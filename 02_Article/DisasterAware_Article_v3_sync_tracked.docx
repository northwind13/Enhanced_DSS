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D3BA4" w14:textId="673F14A5" w:rsidR="000451D3" w:rsidRDefault="008A0601" w:rsidP="000451D3">
      <w:pPr>
        <w:pStyle w:val="Title"/>
        <w:framePr w:w="0" w:hSpace="0" w:vSpace="0" w:wrap="auto" w:vAnchor="margin" w:hAnchor="text" w:xAlign="left" w:yAlign="inline"/>
      </w:pPr>
      <w:r>
        <w:t>DisasterAware: AI Enhanced Concept-Based Fuzzy Reasoning for Scalable Wildfire Decision Support</w:t>
      </w:r>
    </w:p>
    <w:p w14:paraId="21E5BE26" w14:textId="77777777" w:rsidR="00732E46" w:rsidRDefault="00732E46">
      <w:pPr>
        <w:widowControl w:val="0"/>
        <w:pBdr>
          <w:top w:val="nil"/>
          <w:left w:val="nil"/>
          <w:bottom w:val="nil"/>
          <w:right w:val="nil"/>
          <w:between w:val="nil"/>
        </w:pBdr>
        <w:spacing w:line="252" w:lineRule="auto"/>
        <w:rPr>
          <w:color w:val="000000"/>
          <w:sz w:val="18"/>
          <w:szCs w:val="18"/>
        </w:rPr>
      </w:pPr>
    </w:p>
    <w:p w14:paraId="05BC7ACB" w14:textId="3D166F7F" w:rsidR="000451D3" w:rsidRDefault="000451D3" w:rsidP="000451D3">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2ABF800F" w14:textId="77777777" w:rsidR="00002FAF" w:rsidRDefault="00002FAF" w:rsidP="00D050EC">
      <w:pPr>
        <w:pBdr>
          <w:top w:val="nil"/>
          <w:left w:val="nil"/>
          <w:bottom w:val="nil"/>
          <w:right w:val="nil"/>
          <w:between w:val="nil"/>
        </w:pBdr>
        <w:spacing w:after="320"/>
        <w:ind w:firstLine="202"/>
        <w:rPr>
          <w:b/>
          <w:i/>
          <w:color w:val="000000"/>
          <w:sz w:val="18"/>
          <w:szCs w:val="18"/>
        </w:rPr>
      </w:pPr>
    </w:p>
    <w:p w14:paraId="0FA08FC7" w14:textId="77777777" w:rsidR="007E713A" w:rsidRDefault="007E713A" w:rsidP="00D050EC">
      <w:pPr>
        <w:pBdr>
          <w:top w:val="nil"/>
          <w:left w:val="nil"/>
          <w:bottom w:val="nil"/>
          <w:right w:val="nil"/>
          <w:between w:val="nil"/>
        </w:pBdr>
        <w:spacing w:before="20" w:after="320"/>
        <w:ind w:firstLine="202"/>
        <w:rPr>
          <w:b/>
          <w:i/>
          <w:color w:val="000000"/>
          <w:sz w:val="18"/>
          <w:szCs w:val="18"/>
        </w:rPr>
        <w:sectPr w:rsidR="007E713A" w:rsidSect="00002FAF">
          <w:headerReference w:type="default" r:id="rId10"/>
          <w:type w:val="continuous"/>
          <w:pgSz w:w="12240" w:h="15840"/>
          <w:pgMar w:top="1008" w:right="936" w:bottom="1008" w:left="936" w:header="432" w:footer="432" w:gutter="0"/>
          <w:pgNumType w:start="1"/>
          <w:cols w:space="288"/>
        </w:sectPr>
      </w:pPr>
    </w:p>
    <w:p w14:paraId="1DB86DFB" w14:textId="77777777" w:rsidR="000D09B7" w:rsidRPr="00EC42CE" w:rsidRDefault="00BE4774" w:rsidP="005F2869">
      <w:pPr>
        <w:pStyle w:val="PARAIndent"/>
        <w:rPr>
          <w:b/>
          <w:color w:val="000000"/>
          <w:sz w:val="18"/>
          <w:szCs w:val="18"/>
        </w:rPr>
      </w:pPr>
      <w:r>
        <w:footnoteReference w:customMarkFollows="1" w:id="1"/>
        <w:sym w:font="Symbol" w:char="F020"/>
      </w:r>
      <w:r>
        <w:rPr>
          <w:b/>
          <w:i/>
          <w:color w:val="000000"/>
          <w:sz w:val="18"/>
          <w:szCs w:val="18"/>
        </w:rPr>
        <w:t>Abstract</w:t>
      </w:r>
      <w:r>
        <w:rPr>
          <w:b/>
          <w:color w:val="000000"/>
          <w:sz w:val="18"/>
          <w:szCs w:val="18"/>
        </w:rPr>
        <w:t>—</w:t>
      </w:r>
      <w:r>
        <w:rPr>
          <w:b/>
        </w:rPr>
        <w:t xml:space="preserve"> Wildfire incident commanders act under time pressure and incomplete information, yet most decision support systems (DSS) still choose from a fixed catalogue of actions, assume complete observation, and expose their reasoning only through post-hoc attribution. This article presents DisasterAware, a wildfire DSS framework built on concept-based fuzzy reasoning that converts raw observations into a small set of domain-meaningful concepts before any action is formed. Four properties define the framework. The decision space is open: an evolving Fuzzy Inference System (evFIS) adapts the rule base by membership modification and resolution increase, a generative model proposes genuinely new rules, and </w:t>
      </w:r>
      <w:del w:id="9001" w:author="CLAUDE" w:date="2026-08-03T12:00:00Z">
        <w:r>
          <w:rPr>
            <w:b/>
          </w:rPr>
          <w:delText xml:space="preserve">a reinforcement learning (RL) optimizer tunes</w:delText>
        </w:r>
      </w:del>
      <w:ins w:id="9002" w:author="CLAUDE" w:date="2026-08-03T12:00:00Z">
        <w:r>
          <w:rPr>
            <w:b/>
          </w:rPr>
          <w:t xml:space="preserve">a value-based stage controller tunes</w:t>
        </w:r>
      </w:ins>
      <w:r>
        <w:rPr>
          <w:b/>
        </w:rPr>
        <w:t xml:space="preserve"> the admitted rules under cost minimization, with every candidate verified before it can act. Reasoning proceeds under partial observability, where epistemic uncertainty is propagated by confidence gating without any prior distribution, so the system degrades gracefully when inputs are missing. Each recommendation is intrinsically traceable to the concepts and rules that produced it, and a sensitivity analysis quantifies how the inputs drive the decision. The framework is demonstrated on an end-to-end wildfire response use-case that couples a spatio-temporal spread simulation with the decision pipeline and an operator dashboard.</w:t>
      </w:r>
    </w:p>
    <w:p w14:paraId="476001DC" w14:textId="77777777" w:rsidR="000451D3" w:rsidRPr="00D050EC" w:rsidRDefault="000451D3" w:rsidP="000451D3">
      <w:pPr>
        <w:rPr>
          <w:b/>
          <w:sz w:val="18"/>
          <w:szCs w:val="18"/>
        </w:rPr>
      </w:pPr>
      <w:bookmarkStart w:id="1" w:name="bookmark=id.30j0zll" w:colFirst="0" w:colLast="0"/>
      <w:bookmarkEnd w:id="1"/>
      <w:r>
        <w:rPr>
          <w:b/>
          <w:i/>
          <w:sz w:val="18"/>
          <w:szCs w:val="18"/>
        </w:rPr>
        <w:t>Index Terms</w:t>
      </w:r>
      <w:r>
        <w:rPr>
          <w:b/>
          <w:sz w:val="18"/>
          <w:szCs w:val="18"/>
        </w:rPr>
        <w:t>—Concept-based fuzzy reasoning, decision support systems, hierarchically distributed multi-agent systems, partial observability, wildfire response management.</w:t>
      </w:r>
    </w:p>
    <w:p w14:paraId="4934404B" w14:textId="77777777" w:rsidR="00732E46" w:rsidRDefault="00DB3364" w:rsidP="00827FB8">
      <w:pPr>
        <w:pStyle w:val="Heading1"/>
      </w:pPr>
      <w:r>
        <w:t>I. INTRODUCTION</w:t>
      </w:r>
    </w:p>
    <w:p w14:paraId="7493623F" w14:textId="77777777" w:rsidR="00833675" w:rsidRPr="004063A4" w:rsidRDefault="00000000" w:rsidP="005F2869">
      <w:pPr>
        <w:keepNext/>
        <w:framePr w:dropCap="drop" w:lines="3" w:wrap="around" w:vAnchor="text" w:hAnchor="text" w:y="1"/>
        <w:pBdr>
          <w:top w:val="nil"/>
          <w:left w:val="nil"/>
        </w:pBdr>
        <w:spacing w:line="724" w:lineRule="exact"/>
        <w:textAlignment w:val="baseline"/>
        <w:rPr>
          <w:smallCaps/>
          <w:color w:val="000000"/>
          <w:position w:val="-9"/>
          <w:sz w:val="97"/>
        </w:rPr>
      </w:pPr>
      <w:r>
        <w:rPr>
          <w:smallCaps/>
          <w:color w:val="000000"/>
          <w:position w:val="-9"/>
          <w:sz w:val="97"/>
        </w:rPr>
        <w:t>W</w:t>
      </w:r>
    </w:p>
    <w:p w14:paraId="552D0565" w14:textId="7F9B96D0" w:rsidR="00B7769E" w:rsidRDefault="00000000" w:rsidP="00974376">
      <w:pPr>
        <w:pStyle w:val="PARAIndent"/>
        <w:ind w:firstLine="0"/>
      </w:pPr>
      <w:r>
        <w:t xml:space="preserve">ildfires have become more frequent and more severe over recent decades, and the climatic and land-use conditions that drive them continue to intensify across most fire-prone regions </w:t>
      </w:r>
      <w:sdt>
        <w:sdtPr>
          <w:id w:val="788780576"/>
          <w:citation/>
        </w:sdtPr>
        <w:sdtContent>
          <w:r>
            <w:fldChar w:fldCharType="begin"/>
            <w:instrText xml:space="preserve"> CITATION EMDAT \l 1033  \m Jol15</w:instrText>
            <w:fldChar w:fldCharType="separate"/>
          </w:r>
          <w:r>
            <w:rPr>
              <w:noProof/>
            </w:rPr>
            <w:t>[1, 2]</w:t>
          </w:r>
          <w:r>
            <w:fldChar w:fldCharType="end"/>
          </w:r>
        </w:sdtContent>
      </w:sdt>
      <w:r>
        <w:t xml:space="preserve">. During an active incident, operators must decide where to send limited crews, which assets to protect first, and whether direct attack is feasible, and these calls are made quickly, under pressure, and on incomplete information. Decision support systems (DSS) exist to turn heterogeneous and fast-changing data into structured guidance for such choices </w:t>
      </w:r>
      <w:sdt>
        <w:sdtPr>
          <w:id w:val="6009"/>
          <w:citation/>
        </w:sdtPr>
        <w:sdtContent>
          <w:r>
            <w:fldChar w:fldCharType="begin"/>
            <w:instrText xml:space="preserve"> CITATION Shi02 \l 1033  \m Kos24</w:instrText>
            <w:fldChar w:fldCharType="separate"/>
          </w:r>
          <w:r>
            <w:rPr>
              <w:noProof/>
            </w:rPr>
            <w:t>[3, 4]</w:t>
          </w:r>
          <w:r>
            <w:fldChar w:fldCharType="end"/>
          </w:r>
        </w:sdtContent>
      </w:sdt>
      <w:r>
        <w:t>. The operational value of a wildfire DSS depends less on raw predictive accuracy than on whether its recommendations stay meaningful when the situation shifts, when part of the observation is missing, and when responders need to understand why a given action is proposed.</w:t>
      </w:r>
    </w:p>
    <w:p w14:paraId="3B34CCEE" w14:textId="31671291" w:rsidR="000D09B7" w:rsidRDefault="00000000" w:rsidP="00974376">
      <w:pPr>
        <w:pStyle w:val="PARAIndent"/>
        <w:ind w:firstLine="0"/>
      </w:pPr>
      <w:r>
        <w:t xml:space="preserve">A wide range of systems supports parts of this task. The U.S. Wildland Fire DSS couples weather, fire behavior, and economic information for incident-level decisions </w:t>
      </w:r>
      <w:sdt>
        <w:sdtPr>
          <w:id w:val="6014"/>
          <w:citation/>
        </w:sdtPr>
        <w:sdtContent>
          <w:r>
            <w:fldChar w:fldCharType="begin"/>
            <w:instrText xml:space="preserve"> CITATION Noo11 \l 1033 </w:instrText>
            <w:fldChar w:fldCharType="separate"/>
          </w:r>
          <w:r>
            <w:rPr>
              <w:noProof/>
            </w:rPr>
            <w:t>[5]</w:t>
          </w:r>
          <w:r>
            <w:fldChar w:fldCharType="end"/>
          </w:r>
        </w:sdtContent>
      </w:sdt>
      <w:r>
        <w:t xml:space="preserve">, while fire-behavior models such as FlamMap </w:t>
      </w:r>
      <w:sdt>
        <w:sdtPr>
          <w:id w:val="6017"/>
          <w:citation/>
        </w:sdtPr>
        <w:sdtContent>
          <w:r>
            <w:fldChar w:fldCharType="begin"/>
            <w:instrText xml:space="preserve"> CITATION Fin06 \l 1033 </w:instrText>
            <w:fldChar w:fldCharType="separate"/>
          </w:r>
          <w:r>
            <w:rPr>
              <w:noProof/>
            </w:rPr>
            <w:t>[6]</w:t>
          </w:r>
          <w:r>
            <w:fldChar w:fldCharType="end"/>
          </w:r>
        </w:sdtContent>
      </w:sdt>
      <w:r>
        <w:t xml:space="preserve">, built on the Rothermel spread model </w:t>
      </w:r>
      <w:sdt>
        <w:sdtPr>
          <w:id w:val="6020"/>
          <w:citation/>
        </w:sdtPr>
        <w:sdtContent>
          <w:r>
            <w:fldChar w:fldCharType="begin"/>
            <w:instrText xml:space="preserve"> CITATION Rot72 \l 1033 </w:instrText>
            <w:fldChar w:fldCharType="separate"/>
          </w:r>
          <w:r>
            <w:rPr>
              <w:noProof/>
            </w:rPr>
            <w:t>[7]</w:t>
          </w:r>
          <w:r>
            <w:fldChar w:fldCharType="end"/>
          </w:r>
        </w:sdtContent>
      </w:sdt>
      <w:r>
        <w:t xml:space="preserve">, predict how a front advances across a landscape. Operations research has produced optimization models for suppression-resource allocation and evacuation </w:t>
      </w:r>
      <w:sdt>
        <w:sdtPr>
          <w:id w:val="6023"/>
          <w:citation/>
        </w:sdtPr>
        <w:sdtContent>
          <w:r>
            <w:fldChar w:fldCharType="begin"/>
            <w:instrText xml:space="preserve"> CITATION Zho19 \l 1033 </w:instrText>
            <w:fldChar w:fldCharType="separate"/>
          </w:r>
          <w:r>
            <w:rPr>
              <w:noProof/>
            </w:rPr>
            <w:t>[8]</w:t>
          </w:r>
          <w:r>
            <w:fldChar w:fldCharType="end"/>
          </w:r>
        </w:sdtContent>
      </w:sdt>
      <w:r>
        <w:t xml:space="preserve">, together with multi-criteria toolkits </w:t>
      </w:r>
      <w:sdt>
        <w:sdtPr>
          <w:id w:val="6026"/>
          <w:citation/>
        </w:sdtPr>
        <w:sdtContent>
          <w:r>
            <w:fldChar w:fldCharType="begin"/>
            <w:instrText xml:space="preserve"> CITATION Orp25 \l 1033 </w:instrText>
            <w:fldChar w:fldCharType="separate"/>
          </w:r>
          <w:r>
            <w:rPr>
              <w:noProof/>
            </w:rPr>
            <w:t>[9]</w:t>
          </w:r>
          <w:r>
            <w:fldChar w:fldCharType="end"/>
          </w:r>
        </w:sdtContent>
      </w:sdt>
      <w:r>
        <w:t xml:space="preserve"> and classical methods that rank predefined alternatives against weighted criteria </w:t>
      </w:r>
      <w:sdt>
        <w:sdtPr>
          <w:id w:val="6029"/>
          <w:citation/>
        </w:sdtPr>
        <w:sdtContent>
          <w:r>
            <w:fldChar w:fldCharType="begin"/>
            <w:instrText xml:space="preserve"> CITATION Tri00 \l 1033 </w:instrText>
            <w:fldChar w:fldCharType="separate"/>
          </w:r>
          <w:r>
            <w:rPr>
              <w:noProof/>
            </w:rPr>
            <w:t>[10]</w:t>
          </w:r>
          <w:r>
            <w:fldChar w:fldCharType="end"/>
          </w:r>
        </w:sdtContent>
      </w:sdt>
      <w:r>
        <w:t xml:space="preserve">. Integrated platforms link sensing, GIS, and decision logic for real-time suppression management </w:t>
      </w:r>
      <w:sdt>
        <w:sdtPr>
          <w:id w:val="6032"/>
          <w:citation/>
        </w:sdtPr>
        <w:sdtContent>
          <w:r>
            <w:fldChar w:fldCharType="begin"/>
            <w:instrText xml:space="preserve"> CITATION Lou21 \l 1033 </w:instrText>
            <w:fldChar w:fldCharType="separate"/>
          </w:r>
          <w:r>
            <w:rPr>
              <w:noProof/>
            </w:rPr>
            <w:t>[11]</w:t>
          </w:r>
          <w:r>
            <w:fldChar w:fldCharType="end"/>
          </w:r>
        </w:sdtContent>
      </w:sdt>
      <w:r>
        <w:t>, and machine learning has been applied to spread prediction over large remote-sensing archives</w:t>
      </w:r>
      <w:sdt>
        <w:sdtPr>
          <w:id w:val="-1629239037"/>
          <w:citation/>
        </w:sdtPr>
        <w:sdtContent>
          <w:r>
            <w:fldChar w:fldCharType="begin"/>
            <w:instrText xml:space="preserve"> CITATION Huo22 \l 1033  \m Akh24 \m Bor22 \m Sha24 \m Els25</w:instrText>
            <w:fldChar w:fldCharType="separate"/>
          </w:r>
          <w:r>
            <w:rPr>
              <w:noProof/>
            </w:rPr>
            <w:t xml:space="preserve"> [12, 13, 14, 15, 16]</w:t>
          </w:r>
          <w:r>
            <w:fldChar w:fldCharType="end"/>
          </w:r>
        </w:sdtContent>
      </w:sdt>
      <w:r>
        <w:t xml:space="preserve">, including hybrid designs that pair learned prediction with fuzzy rule bases </w:t>
      </w:r>
      <w:sdt>
        <w:sdtPr>
          <w:id w:val="6038"/>
          <w:citation/>
        </w:sdtPr>
        <w:sdtContent>
          <w:r>
            <w:fldChar w:fldCharType="begin"/>
            <w:instrText xml:space="preserve"> CITATION Dub25 \l 1033 </w:instrText>
            <w:fldChar w:fldCharType="separate"/>
          </w:r>
          <w:r>
            <w:rPr>
              <w:noProof/>
            </w:rPr>
            <w:t>[17]</w:t>
          </w:r>
          <w:r>
            <w:fldChar w:fldCharType="end"/>
          </w:r>
        </w:sdtContent>
      </w:sdt>
      <w:r>
        <w:t xml:space="preserve">. More recently, large language models (LLMs) have entered the field as analysis and response agents: WildfireGPT adapts a general model to wildfire risk queries </w:t>
      </w:r>
      <w:sdt>
        <w:sdtPr>
          <w:id w:val="6041"/>
          <w:citation/>
        </w:sdtPr>
        <w:sdtContent>
          <w:r>
            <w:fldChar w:fldCharType="begin"/>
            <w:instrText xml:space="preserve"> CITATION Xie24 \l 1033 </w:instrText>
            <w:fldChar w:fldCharType="separate"/>
          </w:r>
          <w:r>
            <w:rPr>
              <w:noProof/>
            </w:rPr>
            <w:t>[18]</w:t>
          </w:r>
          <w:r>
            <w:fldChar w:fldCharType="end"/>
          </w:r>
        </w:sdtContent>
      </w:sdt>
      <w:r>
        <w:t xml:space="preserve">, and geospatially grounded agents retrieve terrain, infrastructure, and weather context to produce resource-allocation recommendations </w:t>
      </w:r>
      <w:sdt>
        <w:sdtPr>
          <w:id w:val="6044"/>
          <w:citation/>
        </w:sdtPr>
        <w:sdtContent>
          <w:r>
            <w:fldChar w:fldCharType="begin"/>
            <w:instrText xml:space="preserve"> CITATION Che25 \l 1033 </w:instrText>
            <w:fldChar w:fldCharType="separate"/>
          </w:r>
          <w:r>
            <w:rPr>
              <w:noProof/>
            </w:rPr>
            <w:t>[19]</w:t>
          </w:r>
          <w:r>
            <w:fldChar w:fldCharType="end"/>
          </w:r>
        </w:sdtContent>
      </w:sdt>
      <w:r>
        <w:t xml:space="preserve">, and ontology-driven systems pair semantic rules with LLMs for forest-fire decision support </w:t>
      </w:r>
      <w:sdt>
        <w:sdtPr>
          <w:id w:val="1853287356"/>
          <w:citation/>
        </w:sdtPr>
        <w:sdtContent>
          <w:r>
            <w:fldChar w:fldCharType="begin"/>
            <w:instrText xml:space="preserve"> CITATION Cha25 \l 1033 </w:instrText>
            <w:fldChar w:fldCharType="separate"/>
          </w:r>
          <w:r>
            <w:rPr>
              <w:noProof/>
            </w:rPr>
            <w:t>[20]</w:t>
          </w:r>
          <w:r>
            <w:fldChar w:fldCharType="end"/>
          </w:r>
        </w:sdtContent>
      </w:sdt>
      <w:r>
        <w:t xml:space="preserve">. Systematic reviews of this landscape report steady progress on individual capabilities, but also a persistent distance between what the literature emphasizes and what is actually adopted in the field </w:t>
      </w:r>
      <w:sdt>
        <w:sdtPr>
          <w:id w:val="6047"/>
          <w:citation/>
        </w:sdtPr>
        <w:sdtContent>
          <w:r>
            <w:fldChar w:fldCharType="begin"/>
            <w:instrText xml:space="preserve"> CITATION OMa24 \l 1033 </w:instrText>
            <w:fldChar w:fldCharType="separate"/>
          </w:r>
          <w:r>
            <w:rPr>
              <w:noProof/>
            </w:rPr>
            <w:t>[21]</w:t>
          </w:r>
          <w:r>
            <w:fldChar w:fldCharType="end"/>
          </w:r>
        </w:sdtContent>
      </w:sdt>
      <w:r>
        <w:t>.</w:t>
      </w:r>
    </w:p>
    <w:p w14:paraId="73A6AD1C" w14:textId="04F63CCC" w:rsidR="000D09B7" w:rsidRDefault="00C83196" w:rsidP="000B3D04">
      <w:pPr>
        <w:pStyle w:val="PARAIndent"/>
      </w:pPr>
      <w:r>
        <w:t xml:space="preserve">Current DSS approaches share several limitations. Most systems reason over a closed catalogue of predefined actions, so any response outside that catalogue is unreachable, even though fire behavior evolves continuously and rarely matches a fixed strategy. Moreover, recommendations are commonly produced under an assumption of complete observation, or an evidence-theoretic one </w:t>
      </w:r>
      <w:sdt>
        <w:sdtPr>
          <w:id w:val="7020"/>
          <w:citation/>
        </w:sdtPr>
        <w:sdtContent>
          <w:r>
            <w:fldChar w:fldCharType="begin"/>
            <w:instrText xml:space="preserve"> CITATION Sha76 \l 1033 </w:instrText>
            <w:fldChar w:fldCharType="separate"/>
          </w:r>
          <w:r>
            <w:rPr>
              <w:noProof/>
            </w:rPr>
            <w:t>[22]</w:t>
          </w:r>
          <w:r>
            <w:fldChar w:fldCharType="end"/>
          </w:r>
        </w:sdtContent>
      </w:sdt>
      <w:r>
        <w:t xml:space="preserve">, although the missing information in an incident seldom carries known statistical properties </w:t>
      </w:r>
      <w:sdt>
        <w:sdtPr>
          <w:id w:val="6052"/>
          <w:citation/>
        </w:sdtPr>
        <w:sdtContent>
          <w:r>
            <w:fldChar w:fldCharType="begin"/>
            <w:instrText xml:space="preserve"> CITATION Tho11 \l 1033 \m Kae98 \m Wal91 </w:instrText>
            <w:fldChar w:fldCharType="separate"/>
          </w:r>
          <w:r>
            <w:rPr>
              <w:noProof/>
            </w:rPr>
            <w:t>[23, 24, 25]</w:t>
          </w:r>
          <w:r>
            <w:fldChar w:fldCharType="end"/>
          </w:r>
        </w:sdtContent>
      </w:sdt>
      <w:r>
        <w:t xml:space="preserve">. Third, the reasoning behind a recommendation is often exposed only through post-hoc attribution </w:t>
      </w:r>
      <w:sdt>
        <w:sdtPr>
          <w:id w:val="6055"/>
          <w:citation/>
        </w:sdtPr>
        <w:sdtContent>
          <w:r>
            <w:fldChar w:fldCharType="begin"/>
            <w:instrText xml:space="preserve"> CITATION Lun17 \l 1033  \m Rib16</w:instrText>
            <w:fldChar w:fldCharType="separate"/>
          </w:r>
          <w:r>
            <w:rPr>
              <w:noProof/>
            </w:rPr>
            <w:t>[26, 27]</w:t>
          </w:r>
          <w:r>
            <w:fldChar w:fldCharType="end"/>
          </w:r>
        </w:sdtContent>
      </w:sdt>
      <w:r>
        <w:t xml:space="preserve">, which approximates a trained model after the fact rather than tracing a decision to its causes. DisasterAware is a wildfire DSS framework built on concept-based fuzzy reasoning that addresses these gaps within a single design. Raw observations are first mapped onto a small set of domain-meaningful concepts such as fire threat, suppression feasibility, asset exposure, and intervention urgency, and inference is then carried out over these concepts rather than over the raw signals </w:t>
      </w:r>
      <w:sdt>
        <w:sdtPr>
          <w:id w:val="6105"/>
          <w:citation/>
        </w:sdtPr>
        <w:sdtContent>
          <w:r>
            <w:fldChar w:fldCharType="begin"/>
            <w:instrText xml:space="preserve"> CITATION Koh20 \l 1033 </w:instrText>
            <w:fldChar w:fldCharType="separate"/>
          </w:r>
          <w:r>
            <w:rPr>
              <w:noProof/>
            </w:rPr>
            <w:t>[28]</w:t>
          </w:r>
          <w:r>
            <w:fldChar w:fldCharType="end"/>
          </w:r>
        </w:sdtContent>
      </w:sdt>
      <w:r>
        <w:t xml:space="preserve">. The framework rests on fuzzy set theory </w:t>
      </w:r>
      <w:sdt>
        <w:sdtPr>
          <w:id w:val="6108"/>
          <w:citation/>
        </w:sdtPr>
        <w:sdtContent>
          <w:r>
            <w:fldChar w:fldCharType="begin"/>
            <w:instrText xml:space="preserve"> CITATION Zad65 \l 1033 </w:instrText>
            <w:fldChar w:fldCharType="separate"/>
          </w:r>
          <w:r>
            <w:rPr>
              <w:noProof/>
            </w:rPr>
            <w:t>[29]</w:t>
          </w:r>
          <w:r>
            <w:fldChar w:fldCharType="end"/>
          </w:r>
        </w:sdtContent>
      </w:sdt>
      <w:r>
        <w:t xml:space="preserve">, the theory of linguistic variables </w:t>
      </w:r>
      <w:sdt>
        <w:sdtPr>
          <w:id w:val="7014"/>
          <w:citation/>
        </w:sdtPr>
        <w:sdtContent>
          <w:r>
            <w:fldChar w:fldCharType="begin"/>
            <w:instrText xml:space="preserve"> CITATION Zad73 \l 1033 </w:instrText>
            <w:fldChar w:fldCharType="separate"/>
          </w:r>
          <w:r>
            <w:rPr>
              <w:noProof/>
            </w:rPr>
            <w:t>[30]</w:t>
          </w:r>
          <w:r>
            <w:fldChar w:fldCharType="end"/>
          </w:r>
        </w:sdtContent>
      </w:sdt>
      <w:r>
        <w:t xml:space="preserve"> and Mamdani-type inference </w:t>
      </w:r>
      <w:sdt>
        <w:sdtPr>
          <w:id w:val="6111"/>
          <w:citation/>
        </w:sdtPr>
        <w:sdtContent>
          <w:r>
            <w:fldChar w:fldCharType="begin"/>
            <w:instrText xml:space="preserve"> CITATION Mam75 \l 1033 </w:instrText>
            <w:fldChar w:fldCharType="separate"/>
          </w:r>
          <w:r>
            <w:rPr>
              <w:noProof/>
            </w:rPr>
            <w:t>[31]</w:t>
          </w:r>
          <w:r>
            <w:fldChar w:fldCharType="end"/>
          </w:r>
        </w:sdtContent>
      </w:sdt>
      <w:r>
        <w:t xml:space="preserve">, which together form the Fuzzy Inference System (FIS) at its core and have a long record in fire-risk assessment </w:t>
      </w:r>
      <w:sdt>
        <w:sdtPr>
          <w:id w:val="6114"/>
          <w:citation/>
        </w:sdtPr>
        <w:sdtContent>
          <w:r>
            <w:fldChar w:fldCharType="begin"/>
            <w:instrText xml:space="preserve"> CITATION Tsa09 \l 1033 </w:instrText>
            <w:fldChar w:fldCharType="separate"/>
          </w:r>
          <w:r>
            <w:rPr>
              <w:noProof/>
            </w:rPr>
            <w:t>[32]</w:t>
          </w:r>
          <w:r>
            <w:fldChar w:fldCharType="end"/>
          </w:r>
        </w:sdtContent>
      </w:sdt>
      <w:r>
        <w:t>. The contributions are as follows.</w:t>
      </w:r>
    </w:p>
    <w:p w14:paraId="5C4C0587" w14:textId="4FA245E3" w:rsidR="000D09B7" w:rsidRDefault="00000000" w:rsidP="0057706F">
      <w:pPr>
        <w:pStyle w:val="PARAIndent"/>
      </w:pPr>
      <w:r>
        <w:rPr>
          <w:b/>
        </w:rPr>
        <w:t xml:space="preserve">Open decision space through adaptive rule generation. </w:t>
      </w:r>
      <w:r>
        <w:t xml:space="preserve">Instead of selecting from a fixed menu, DisasterAware treats </w:t>
        <w:lastRenderedPageBreak/>
        <w:t xml:space="preserve">the intervention as a field that is reshaped online. An evolving FIS (evFIS) of the Takagi-Sugeno type </w:t>
      </w:r>
      <w:sdt>
        <w:sdtPr>
          <w:id w:val="7017"/>
          <w:citation/>
        </w:sdtPr>
        <w:sdtContent>
          <w:r>
            <w:fldChar w:fldCharType="begin"/>
            <w:instrText xml:space="preserve"> CITATION Tak85 \l 1033 </w:instrText>
            <w:fldChar w:fldCharType="separate"/>
          </w:r>
          <w:r>
            <w:rPr>
              <w:noProof/>
            </w:rPr>
            <w:t>[33]</w:t>
          </w:r>
          <w:r>
            <w:fldChar w:fldCharType="end"/>
          </w:r>
        </w:sdtContent>
      </w:sdt>
      <w:r>
        <w:t xml:space="preserve"> adapts the active rule base through two complementary operators, modification of membership-function parameters and increase of resolution by adding linguistic terms or splitting a region </w:t>
      </w:r>
      <w:sdt>
        <w:sdtPr>
          <w:id w:val="6120"/>
          <w:citation/>
        </w:sdtPr>
        <w:sdtContent>
          <w:r>
            <w:fldChar w:fldCharType="begin"/>
            <w:instrText xml:space="preserve"> CITATION Ang04 \l 1033 \m Men95 </w:instrText>
            <w:fldChar w:fldCharType="separate"/>
          </w:r>
          <w:r>
            <w:rPr>
              <w:noProof/>
            </w:rPr>
            <w:t>[34, 35]</w:t>
          </w:r>
          <w:r>
            <w:fldChar w:fldCharType="end"/>
          </w:r>
        </w:sdtContent>
      </w:sdt>
      <w:r>
        <w:t xml:space="preserve">. When neither operator removes a persistent cost, a generative model proposes a genuinely new candidate rule </w:t>
      </w:r>
      <w:sdt>
        <w:sdtPr>
          <w:id w:val="6123"/>
          <w:citation/>
        </w:sdtPr>
        <w:sdtContent>
          <w:r>
            <w:fldChar w:fldCharType="begin"/>
            <w:instrText xml:space="preserve"> CITATION Xie24 \l 1033 </w:instrText>
            <w:fldChar w:fldCharType="separate"/>
          </w:r>
          <w:r>
            <w:rPr>
              <w:noProof/>
            </w:rPr>
            <w:t>[18]</w:t>
          </w:r>
          <w:r>
            <w:fldChar w:fldCharType="end"/>
          </w:r>
        </w:sdtContent>
      </w:sdt>
      <w:r>
        <w:t xml:space="preserve">, and </w:t>
      </w:r>
      <w:del w:id="9003" w:author="CLAUDE" w:date="2026-08-03T12:00:00Z">
        <w:r>
          <w:delText xml:space="preserve">a RL optimizer tunes the admitted rule</w:delText>
        </w:r>
      </w:del>
      <w:ins w:id="9004" w:author="CLAUDE" w:date="2026-08-03T12:00:00Z">
        <w:r>
          <w:t xml:space="preserve">a value-based stage controller tunes the admitted rule</w:t>
        </w:r>
      </w:ins>
      <w:r>
        <w:t xml:space="preserve"> and decides when generation is warranted, with the whole loop driven by cost minimization </w:t>
      </w:r>
      <w:sdt>
        <w:sdtPr>
          <w:id w:val="6126"/>
          <w:citation/>
        </w:sdtPr>
        <w:sdtContent>
          <w:r>
            <w:fldChar w:fldCharType="begin"/>
            <w:instrText xml:space="preserve"> CITATION Sut18 \l 1033 \m Mur24 </w:instrText>
            <w:fldChar w:fldCharType="separate"/>
          </w:r>
          <w:r>
            <w:rPr>
              <w:noProof/>
            </w:rPr>
            <w:t>[36, 37]</w:t>
          </w:r>
          <w:r>
            <w:fldChar w:fldCharType="end"/>
          </w:r>
        </w:sdtContent>
      </w:sdt>
      <w:r>
        <w:t xml:space="preserve"> under a satisficing acceptance rule </w:t>
      </w:r>
      <w:sdt>
        <w:sdtPr>
          <w:id w:val="7030"/>
          <w:citation/>
        </w:sdtPr>
        <w:sdtContent>
          <w:r>
            <w:fldChar w:fldCharType="begin"/>
            <w:instrText xml:space="preserve"> CITATION Sim56 \l 1033 </w:instrText>
            <w:fldChar w:fldCharType="separate"/>
          </w:r>
          <w:r>
            <w:rPr>
              <w:noProof/>
            </w:rPr>
            <w:t>[38]</w:t>
          </w:r>
          <w:r>
            <w:fldChar w:fldCharType="end"/>
          </w:r>
        </w:sdtContent>
      </w:sdt>
      <w:r>
        <w:t xml:space="preserve">. Every candidate passes verification before it can act, so the realized response stays admissible while the decision space itself remains open. This combination of evolving fuzzy adaptation, generative proposal, and learned optimization extends the hierarchical decision-fusion principle of </w:t>
      </w:r>
      <w:sdt>
        <w:sdtPr>
          <w:id w:val="6129"/>
          <w:citation/>
        </w:sdtPr>
        <w:sdtContent>
          <w:r>
            <w:fldChar w:fldCharType="begin"/>
            <w:instrText xml:space="preserve"> CITATION Bel09 \l 1033 </w:instrText>
            <w:fldChar w:fldCharType="separate"/>
          </w:r>
          <w:r>
            <w:rPr>
              <w:noProof/>
            </w:rPr>
            <w:t>[39]</w:t>
          </w:r>
          <w:r>
            <w:fldChar w:fldCharType="end"/>
          </w:r>
        </w:sdtContent>
      </w:sdt>
      <w:r>
        <w:t xml:space="preserve">, which draws on multi-agent </w:t>
      </w:r>
      <w:sdt>
        <w:sdtPr>
          <w:id w:val="7023"/>
          <w:citation/>
        </w:sdtPr>
        <w:sdtContent>
          <w:r>
            <w:fldChar w:fldCharType="begin"/>
            <w:instrText xml:space="preserve"> CITATION Woo09 \l 1033 </w:instrText>
            <w:fldChar w:fldCharType="separate"/>
          </w:r>
          <w:r>
            <w:rPr>
              <w:noProof/>
            </w:rPr>
            <w:t>[40]</w:t>
          </w:r>
          <w:r>
            <w:fldChar w:fldCharType="end"/>
          </w:r>
        </w:sdtContent>
      </w:sdt>
      <w:r>
        <w:t xml:space="preserve"> and hierarchical fuzzy </w:t>
      </w:r>
      <w:sdt>
        <w:sdtPr>
          <w:id w:val="7026"/>
          <w:citation/>
        </w:sdtPr>
        <w:sdtContent>
          <w:r>
            <w:fldChar w:fldCharType="begin"/>
            <w:instrText xml:space="preserve"> CITATION Raj91 \l 1033 </w:instrText>
            <w:fldChar w:fldCharType="separate"/>
          </w:r>
          <w:r>
            <w:rPr>
              <w:noProof/>
            </w:rPr>
            <w:t>[41]</w:t>
          </w:r>
          <w:r>
            <w:fldChar w:fldCharType="end"/>
          </w:r>
        </w:sdtContent>
      </w:sdt>
      <w:r>
        <w:t xml:space="preserve"> traditions, from a fixed to an open action set.</w:t>
      </w:r>
    </w:p>
    <w:p w14:paraId="351DF7A6" w14:textId="058C37FB" w:rsidR="000D09B7" w:rsidRDefault="00000000" w:rsidP="0057706F">
      <w:pPr>
        <w:pStyle w:val="PARAIndent"/>
      </w:pPr>
      <w:r>
        <w:rPr>
          <w:b/>
        </w:rPr>
        <w:t xml:space="preserve">Sensitivity analysis and intrinsic traceability under partial observability. </w:t>
      </w:r>
      <w:r>
        <w:t xml:space="preserve">The decision core operates only on observation-derived quantities. Epistemic uncertainty is propagated without a prior distribution by blending each concept with a persistence-based estimate in proportion to observation confidence, so a low-confidence input is attenuated rather than trusted </w:t>
      </w:r>
      <w:sdt>
        <w:sdtPr>
          <w:id w:val="6135"/>
          <w:citation/>
        </w:sdtPr>
        <w:sdtContent>
          <w:r>
            <w:fldChar w:fldCharType="begin"/>
            <w:instrText xml:space="preserve"> CITATION Kae98 \l 1033 \m Wal91 </w:instrText>
            <w:fldChar w:fldCharType="separate"/>
          </w:r>
          <w:r>
            <w:rPr>
              <w:noProof/>
            </w:rPr>
            <w:t>[24, 25]</w:t>
          </w:r>
          <w:r>
            <w:fldChar w:fldCharType="end"/>
          </w:r>
        </w:sdtContent>
      </w:sdt>
      <w:r>
        <w:t xml:space="preserve">. Because concepts, not raw signals, drive the inference, the framework still returns a usable recommendation when an input is absent, which avoids the need for a separate model for every observable subset </w:t>
      </w:r>
      <w:sdt>
        <w:sdtPr>
          <w:id w:val="6138"/>
          <w:citation/>
        </w:sdtPr>
        <w:sdtContent>
          <w:r>
            <w:fldChar w:fldCharType="begin"/>
            <w:instrText xml:space="preserve"> CITATION Tho11 \l 1033 </w:instrText>
            <w:fldChar w:fldCharType="separate"/>
          </w:r>
          <w:r>
            <w:rPr>
              <w:noProof/>
            </w:rPr>
            <w:t>[23]</w:t>
          </w:r>
          <w:r>
            <w:fldChar w:fldCharType="end"/>
          </w:r>
        </w:sdtContent>
      </w:sdt>
      <w:r>
        <w:t xml:space="preserve">.Every decision is linked to the concept activations that produced it, the rules they fired, and the confidence of the underlying observations, so the reasoning can be inspected directly rather than approximated afterward </w:t>
      </w:r>
      <w:sdt>
        <w:sdtPr>
          <w:id w:val="6144"/>
          <w:citation/>
        </w:sdtPr>
        <w:sdtContent>
          <w:r>
            <w:fldChar w:fldCharType="begin"/>
            <w:instrText xml:space="preserve"> CITATION Lun17 \l 1033 \m Rib16 </w:instrText>
            <w:fldChar w:fldCharType="separate"/>
          </w:r>
          <w:r>
            <w:rPr>
              <w:noProof/>
            </w:rPr>
            <w:t>[26, 27]</w:t>
          </w:r>
          <w:r>
            <w:fldChar w:fldCharType="end"/>
          </w:r>
        </w:sdtContent>
      </w:sdt>
      <w:r>
        <w:t>. On top of this chain, a sensitivity analysis quantifies how a change in each input or concept propagates to the decision, which exposes the drivers of a recommendation and the conditions under which it would change. Traceability is therefore a structural property of the pipeline rather than an interpretation layer added later.</w:t>
      </w:r>
    </w:p>
    <w:p w14:paraId="59B26E8C" w14:textId="63512784" w:rsidR="000D09B7" w:rsidRDefault="00000000" w:rsidP="0057706F">
      <w:pPr>
        <w:pStyle w:val="PARAIndent"/>
      </w:pPr>
      <w:r>
        <w:rPr>
          <w:b/>
        </w:rPr>
        <w:t xml:space="preserve">End-to-end use-case demonstration. </w:t>
      </w:r>
      <w:r>
        <w:t xml:space="preserve">The framework is exercised on a complete wildfire response scenario that couples a spatio-temporal spread simulation with the decision pipeline and an operator-facing dashboard, in the setting of the TeamAware project </w:t>
      </w:r>
      <w:sdt>
        <w:sdtPr>
          <w:id w:val="6150"/>
          <w:citation/>
        </w:sdtPr>
        <w:sdtContent>
          <w:r>
            <w:fldChar w:fldCharType="begin"/>
            <w:instrText xml:space="preserve"> CITATION Eur21 \l 1033 </w:instrText>
            <w:fldChar w:fldCharType="separate"/>
          </w:r>
          <w:r>
            <w:rPr>
              <w:noProof/>
            </w:rPr>
            <w:t>[42]</w:t>
          </w:r>
          <w:r>
            <w:fldChar w:fldCharType="end"/>
          </w:r>
        </w:sdtContent>
      </w:sdt>
      <w:r>
        <w:t xml:space="preserve">. The use-case ties the preceding contributions to an operational workflow and responds to the research-to-practice distance reported in recent reviews </w:t>
      </w:r>
      <w:sdt>
        <w:sdtPr>
          <w:id w:val="6153"/>
          <w:citation/>
        </w:sdtPr>
        <w:sdtContent>
          <w:r>
            <w:fldChar w:fldCharType="begin"/>
            <w:instrText xml:space="preserve"> CITATION OMa24 \l 1033 </w:instrText>
            <w:fldChar w:fldCharType="separate"/>
          </w:r>
          <w:r>
            <w:rPr>
              <w:noProof/>
            </w:rPr>
            <w:t>[21]</w:t>
          </w:r>
          <w:r>
            <w:fldChar w:fldCharType="end"/>
          </w:r>
        </w:sdtContent>
      </w:sdt>
      <w:r>
        <w:t>.</w:t>
      </w:r>
    </w:p>
    <w:p w14:paraId="2D47E97F" w14:textId="6F4C4630" w:rsidR="000D09B7" w:rsidRDefault="00000000" w:rsidP="0057706F">
      <w:pPr>
        <w:pStyle w:val="PARAIndent"/>
      </w:pPr>
      <w:r>
        <w:t xml:space="preserve">Together, these contributions turn wildfire decision support from a predefined and centralized toolkit into an open, uncertainty-aware, and traceable reasoning system. The remainder of this article is organized as follows. Section II reviews background and related work on fuzzy reasoning, open and closed decision spaces, decision making under partial observability, and distributed architectures. Section III presents the DisasterAware method. Section IV reports the simulation study. Section V concludes the article and outlines future work.</w:t>
      </w:r>
    </w:p>
    <w:p w14:paraId="3AD5718C" w14:textId="3514ED68" w:rsidR="003B3B07" w:rsidRDefault="00966394">
      <w:pPr>
        <w:pStyle w:val="Heading1"/>
      </w:pPr>
      <w:r>
        <w:t>II. Background</w:t>
      </w:r>
    </w:p>
    <w:p w14:paraId="2971DB7B" w14:textId="6AD4B5BC" w:rsidR="00833675" w:rsidRDefault="00000000">
      <w:pPr>
        <w:pStyle w:val="Heading2"/>
      </w:pPr>
      <w:r>
        <w:t>Observation Space and Heterogeneous Field Data</w:t>
      </w:r>
    </w:p>
    <w:p w14:paraId="0AE846DE" w14:textId="75BE217C" w:rsidR="00382E05" w:rsidRDefault="00382E05" w:rsidP="00382E05">
      <w:pPr>
        <w:pStyle w:val="PARAIndent"/>
      </w:pPr>
      <w:r>
        <w:t xml:space="preserve">Wildfire responses begin with information that arrives from many sources and in many forms. Weather stations, terrain and fuel maps, satellite and aerial imagery, in-situ sensors, and field reports each describe a different part of the same incident, at different scales and refresh rates. The data are heterogeneous in type, resolution, and reliability, and they rarely agree on a single picture of the fire </w:t>
      </w:r>
      <w:sdt>
        <w:sdtPr>
          <w:id w:val="1980107893"/>
          <w:citation/>
        </w:sdtPr>
        <w:sdtContent>
          <w:r>
            <w:fldChar w:fldCharType="begin"/>
            <w:instrText xml:space="preserve"> CITATION Huo22 \l 1033  \m Che25 \m OMa24</w:instrText>
            <w:fldChar w:fldCharType="separate"/>
          </w:r>
          <w:r>
            <w:rPr>
              <w:noProof/>
            </w:rPr>
            <w:t>[12, 19, 21]</w:t>
          </w:r>
          <w:r>
            <w:fldChar w:fldCharType="end"/>
          </w:r>
        </w:sdtContent>
      </w:sdt>
      <w:r>
        <w:t>.</w:t>
      </w:r>
    </w:p>
    <w:p w14:paraId="0BF36A8C" w14:textId="77777777" w:rsidR="00382E05" w:rsidRDefault="00382E05" w:rsidP="00382E05">
      <w:pPr>
        <w:pStyle w:val="PARAIndent"/>
      </w:pPr>
      <w:r>
        <w:t>None of these sources observes the fire state directly. What reaches the decision layer is a region-restricted and uncertain view of a hidden situation, limited by sensor coverage, occlusion, and reporting delay. This structural incompleteness, rather than statistical noise, is the dominant uncertainty during an incident. The framework reasons under it instead of assuming it away, and the formal input and observation models are given in Section III.</w:t>
      </w:r>
    </w:p>
    <w:p w14:paraId="11298E29" w14:textId="7ACF8955" w:rsidR="00C62155" w:rsidRDefault="00C62155" w:rsidP="00C62155">
      <w:pPr>
        <w:pStyle w:val="Heading2"/>
      </w:pPr>
      <w:r>
        <w:t>Operational Questions</w:t>
      </w:r>
    </w:p>
    <w:p w14:paraId="023F86BA" w14:textId="584D3176" w:rsidR="00C62155" w:rsidRDefault="00C62155" w:rsidP="00C62155">
      <w:pPr>
        <w:pStyle w:val="PARAIndent"/>
      </w:pPr>
      <w:r>
        <w:t xml:space="preserve">The wildfire literature identifies the recurring operational concerns </w:t>
      </w:r>
      <w:sdt>
        <w:sdtPr>
          <w:id w:val="1855691957"/>
          <w:citation/>
        </w:sdtPr>
        <w:sdtContent>
          <w:r>
            <w:fldChar w:fldCharType="begin"/>
            <w:instrText>CITATION Tho11 \m Eur21 \l 1033  \m Mar07</w:instrText>
            <w:fldChar w:fldCharType="separate"/>
          </w:r>
          <w:r>
            <w:rPr>
              <w:noProof/>
            </w:rPr>
            <w:t>[23, 42, 43]</w:t>
          </w:r>
          <w:r>
            <w:fldChar w:fldCharType="end"/>
          </w:r>
        </w:sdtContent>
      </w:sdt>
      <w:r>
        <w:t xml:space="preserve">, stated here as five questions, one per decision concept: </w:t>
      </w:r>
      <w:r>
        <w:rPr>
          <w:i/>
          <w:iCs/>
        </w:rPr>
        <w:t>Q1, how severe is the fire threat here; Q2, can an intervention be carried out here; Q3, how exposed are the assets here; Q4, how urgent is action here; and Q5, is evacuation pressure building here</w:t>
      </w:r>
      <w:r>
        <w:t>. Each question maps to a decision concept that the framework computes and reasons over, which keeps the internal variables close to operational meaning and lets every output be read back as an answer to one of these questions.</w:t>
      </w:r>
    </w:p>
    <w:p w14:paraId="08991571" w14:textId="37269A4F" w:rsidR="00833675" w:rsidRDefault="009D4C6A">
      <w:pPr>
        <w:pStyle w:val="Heading2"/>
      </w:pPr>
      <w:r>
        <w:t>Feature Sets and Concept Space Based on Operational Questions</w:t>
      </w:r>
    </w:p>
    <w:p w14:paraId="4534C2B9" w14:textId="4105789D" w:rsidR="009D4C6A" w:rsidRDefault="009D4C6A" w:rsidP="009D4C6A">
      <w:pPr>
        <w:pStyle w:val="PARAIndent"/>
      </w:pPr>
      <w:r>
        <w:t xml:space="preserve">Answering the operational questions needs a small, interpretable set of features rather than the full sensor stream. Ten bounded features are extracted from the heterogeneous inputs, covering </w:t>
      </w:r>
      <w:r>
        <w:rPr>
          <w:i/>
          <w:iCs/>
        </w:rPr>
        <w:t>fire behavior, fuel and terrain, exposed value, and the crews and logistics available</w:t>
      </w:r>
      <w:r>
        <w:t xml:space="preserve"> for response. The choice follows established wildfire science rather than convenience, so each feature carries a clear physical meaning.</w:t>
      </w:r>
    </w:p>
    <w:p w14:paraId="141F1567" w14:textId="77777777" w:rsidR="009D4C6A" w:rsidRDefault="009D4C6A" w:rsidP="009D4C6A">
      <w:pPr>
        <w:pStyle w:val="PARAIndent"/>
      </w:pPr>
      <w:r>
        <w:t>Reasoning directly over ten features would leave the rule base large and the variables far from the questions. The features are therefore abstracted into a concept hierarchy. Base concepts summarize physically related features, and higher-level concepts combine them into the quantities the operational questions ask about. The concept set mirrors the question set, with base concepts acting as intermediate summaries and decision concepts carrying operational meaning. The full feature list, the concept hierarchy, and the membership functions are specified in Section III.</w:t>
      </w:r>
    </w:p>
    <w:p w14:paraId="3C7D07BF" w14:textId="2EFED25A" w:rsidR="00833675" w:rsidRDefault="00E35667">
      <w:pPr>
        <w:pStyle w:val="Heading2"/>
      </w:pPr>
      <w:r>
        <w:t xml:space="preserve">Decision Generation: EvFIS, </w:t>
      </w:r>
      <w:del w:id="9005" w:author="CLAUDE" w:date="2026-08-03T12:00:00Z">
        <w:r>
          <w:delText xml:space="preserve">Generative AI, and RL</w:delText>
        </w:r>
      </w:del>
      <w:ins w:id="9006" w:author="CLAUDE" w:date="2026-08-03T12:00:00Z">
        <w:r>
          <w:t xml:space="preserve">Generative AI, and Stage Control</w:t>
        </w:r>
      </w:ins>
      <w:r/>
    </w:p>
    <w:p w14:paraId="384B8614" w14:textId="4DA8988B" w:rsidR="00E35667" w:rsidRDefault="00E35667" w:rsidP="00E35667">
      <w:pPr>
        <w:pStyle w:val="PARAIndent"/>
      </w:pPr>
      <w:r>
        <w:t>The decision layer reasons over the concepts with a evFIS, so interventions follow from linguistic rules stated in operational terms rather than from opaque scores. A fixed rule base, however, fixes the set of responses that can ever be expressed. DisasterAware instead treats the decision as an open problem: when no admissible rule yields an acceptable response, the system adapts its own decision space.</w:t>
      </w:r>
    </w:p>
    <w:p w14:paraId="44636D08" w14:textId="771C8FC6" w:rsidR="00E35667" w:rsidRDefault="00E35667" w:rsidP="00E35667">
      <w:pPr>
        <w:pStyle w:val="PARAIndent"/>
      </w:pPr>
      <w:r>
        <w:t xml:space="preserve">What counts as acceptable is set by a cost function that scores how well a candidate intervention serves the active concepts. Adaptation proceeds in stages, from tuning the membership functions, to increasing resolution, to proposing genuinely new rules with a generative model. Two learning </w:t>
        <w:lastRenderedPageBreak/>
        <w:t xml:space="preserve">components keep this open adaptation reliable. The generative </w:t>
      </w:r>
      <w:r>
        <w:rPr>
          <w:noProof/>
        </w:rPr>
        <mc:AlternateContent>
          <mc:Choice Requires="wpg">
            <w:drawing>
              <wp:anchor distT="0" distB="0" distL="114300" distR="114300" simplePos="0" relativeHeight="251655168" behindDoc="0" locked="0" layoutInCell="1" allowOverlap="1" wp14:anchorId="2E8C89C7" wp14:editId="2CDB02F9">
                <wp:simplePos x="0" y="0"/>
                <wp:positionH relativeFrom="column">
                  <wp:posOffset>3455035</wp:posOffset>
                </wp:positionH>
                <wp:positionV relativeFrom="page">
                  <wp:posOffset>820844</wp:posOffset>
                </wp:positionV>
                <wp:extent cx="3164205" cy="5375911"/>
                <wp:effectExtent l="0" t="0" r="0" b="0"/>
                <wp:wrapTopAndBottom/>
                <wp:docPr id="1887450012" name="Group 9"/>
                <wp:cNvGraphicFramePr/>
                <a:graphic xmlns:a="http://schemas.openxmlformats.org/drawingml/2006/main">
                  <a:graphicData uri="http://schemas.microsoft.com/office/word/2010/wordprocessingGroup">
                    <wpg:wgp>
                      <wpg:cNvGrpSpPr/>
                      <wpg:grpSpPr>
                        <a:xfrm>
                          <a:off x="0" y="0"/>
                          <a:ext cx="3164205" cy="5375911"/>
                          <a:chOff x="25400" y="0"/>
                          <a:chExt cx="3164205" cy="5375923"/>
                        </a:xfrm>
                      </wpg:grpSpPr>
                      <pic:pic xmlns:pic="http://schemas.openxmlformats.org/drawingml/2006/picture">
                        <pic:nvPicPr>
                          <pic:cNvPr id="1763330314" name="Graphic 1"/>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25400" y="0"/>
                            <a:ext cx="3164205" cy="5164455"/>
                          </a:xfrm>
                          <a:prstGeom prst="rect">
                            <a:avLst/>
                          </a:prstGeom>
                        </pic:spPr>
                      </pic:pic>
                      <wps:wsp>
                        <wps:cNvPr id="781729604" name="Text Box 1"/>
                        <wps:cNvSpPr txBox="1"/>
                        <wps:spPr>
                          <a:xfrm>
                            <a:off x="38100" y="5083822"/>
                            <a:ext cx="3094990" cy="292101"/>
                          </a:xfrm>
                          <a:prstGeom prst="rect">
                            <a:avLst/>
                          </a:prstGeom>
                          <a:solidFill>
                            <a:prstClr val="white"/>
                          </a:solidFill>
                          <a:ln>
                            <a:noFill/>
                          </a:ln>
                        </wps:spPr>
                        <wps:txbx>
                          <w:txbxContent>
                            <w:p w14:paraId="300A1E21" w14:textId="58BF41F8" w:rsidR="009A5AB5" w:rsidRDefault="009A5AB5" w:rsidP="00876A92">
                              <w:pPr>
                                <w:pStyle w:val="Caption"/>
                              </w:pPr>
                              <w:bookmarkStart w:id="2" w:name="_Ref233565027"/>
                              <w:r>
                                <w:rPr>
                                  <w:b/>
                                  <w:bCs/>
                                </w:rPr>
                                <w:t xml:space="preserve">Fig. </w:t>
                                <w:fldChar w:fldCharType="begin"/>
                                <w:instrText xml:space="preserve"> SEQ Fig. \* ARABIC </w:instrText>
                                <w:fldChar w:fldCharType="separate"/>
                              </w:r>
                              <w:r>
                                <w:rPr>
                                  <w:b/>
                                  <w:bCs/>
                                  <w:noProof/>
                                </w:rPr>
                                <w:t>1</w:t>
                                <w:fldChar w:fldCharType="end"/>
                              </w:r>
                              <w:bookmarkEnd w:id="2"/>
                              <w:r>
                                <w:rPr>
                                  <w:b/>
                                  <w:bCs/>
                                  <w:noProof/>
                                </w:rPr>
                                <w:t>.</w:t>
                              </w:r>
                              <w:r>
                                <w:t xml:space="preserve"> DisasterAware Framework.</w:t>
                              </w:r>
                            </w:p>
                            <w:p w14:paraId="05017EF6" w14:textId="77777777" w:rsidR="004E41AE" w:rsidRPr="004E41AE" w:rsidRDefault="004E41AE" w:rsidP="004E41A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2E8C89C7" id="Group 9" o:spid="_x0000_s1026" style="position:absolute;left:0;text-align:left;margin-left:272.05pt;margin-top:64.65pt;width:249.15pt;height:423.3pt;z-index:251655168;mso-position-vertical-relative:page;mso-width-relative:margin" coordorigin="254" coordsize="31642,53759" o:gfxdata="UEsDBBQABgAIAAAAIQCo1seoEwEAAEkCAAATAAAAW0NvbnRlbnRfVHlwZXNdLnhtbJSSwU7DMBBE 70j8g+UrShx6QAgl6YGUIyBUPsCyN4lFvLa8JrR/j5O2ElRtpR493jc7I7tcbuzARghkHFb8Pi84 A1ROG+wq/rl+yR45oyhRy8EhVHwLxJf17U253noglmikivcx+ichSPVgJeXOA6ab1gUrYzqGTnip vmQHYlEUD0I5jIAxi5MHr8sGWvk9RLbaJHmXxGPH2fNublpVcWMnftLFSSLAQEeI9H4wSsbUTYyo j3Jl+0x5IucZ6o2nuxT8zAYaT2dK+gVq8vvf5G+s/ba39ATBaGDvMsRXaVNfoQMJWLjGqfyyx1TN Uuba1ijIm0CrmTpkOuet3Q8GGK81bxL2AePBXcwfof4FAAD//wMAUEsDBBQABgAIAAAAIQA4/SH/ 1gAAAJQBAAALAAAAX3JlbHMvLnJlbHOkkMFqwzAMhu+DvYPRfXGawxijTi+j0GvpHsDYimMaW0Yy 2fr2M4PBMnrbUb/Q94l/f/hMi1qRJVI2sOt6UJgd+ZiDgffL8ekFlFSbvV0oo4EbChzGx4f9GRdb 25HMsYhqlCwG5lrLq9biZkxWOiqY22YiTra2kYMu1l1tQD30/bPm3wwYN0x18gb45AdQl1tp5j/s FB2T0FQ7R0nTNEV3j6o9feQzro1iOWA14Fm+Q8a1a8+Bvu/d/dMb2JY5uiPbhG/ktn4cqGU/er3p cvwCAAD//wMAUEsDBBQABgAIAAAAIQDo/Yc4XwMAAN4HAAAOAAAAZHJzL2Uyb0RvYy54bWycVctu 2zgU3Q8w/0Bo3+hlJ7YQp3CTSVAgaI0mg65pirKISiRL0pYzXz+HlGTXcYqZdmH5krzPc88lr9/v 24bsuLFCyUWUXiQR4ZKpUsjNIvr7+f7dLCLWUVnSRkm+iF64jd7f/PnHdacLnqlaNSU3BE6kLTq9 iGrndBHHltW8pfZCaS5xWCnTUoel2cSloR28t02cJcll3ClTaqMYtxa7d/1hdBP8VxVn7nNVWe5I s4iQmwtfE75r/41vrmmxMVTXgg1p0N/IoqVCIujB1R11lGyNOHPVCmaUVZW7YKqNVVUJxkMNqCZN XlXzYNRWh1o2RbfRB5gA7Sucftst+7R7MPpJrwyQ6PQGWISVr2Vfmdb/I0uyD5C9HCDje0cYNvP0 cpIl04gwnE3zq+k8TXtQWQ3kvV02nSSA/mjL6r9+ap3l3joeg8cnKWnBCvwGHCCd4fDffIGV2xoe DU7a/+WjpebbVr9DyzR1Yi0a4V4C/dAcn5TcrQRbmX4BSFeGiBLjcHWZ53mSp5OISNqC/g8D0wJG 3tIr96bUl/ao2DdLpLqtqdzwpdUgMPwETE7VY788ibtuhL4XTeNb5uWhQpD9FVneAKkn4p1i25ZL 10+W4Q2KVdLWQtuImIK3a46qzMdyaLF1hjtW+4AVAn9Bsn3zDgchy2NiPmcLrr3BrjOWvM0w0G0y nZ5wBMAZ6x64aokXkCDyQGNoQXePdshoVAG3jkkEEUvPfFw/doQMqzPQfmnCnmqqOVLwbo90uJql V9n8Mjmw4dnX+EHtScBzUPazSNwe20Pj/f5PQMtn6TBa02SWz7KsH70DdMl8Mp9j9vxwZvMsTXom jdP1i8jRwqpGlCPHPKS3jSE7iru1q4XjQ1tOtBrpOyGVt+rJ4Xcw12NRXnL79T7cP7ZYq/IFABiF RiJzq9m9QKBHat2KGtzN2MR74z7jUzWqW0RqkCJSK/PPW/teHw3FaUQ6TOAist+31F8CzUeJVsOl GwUzCutRkNv2VqHENGQTRBgY14xiZVT7Fc/Q0kfBEZUMsRaRG8Vb1784eMYYXy6DUn+XPMonjRso DXT1gD7vv1KjByI7NPKTGsl0xude18Nr9XLrAHEguwe0R3HAGcQOUnhEIJ28Uj+ug9bxWb75FwAA //8DAFBLAwQKAAAAAAAAACEAIe64I9DYBgDQ2AYAFAAAAGRycy9tZWRpYS9pbWFnZTEucG5niVBO Rw0KGgoAAAANSUhEUgAABQ4AAAhACAYAAABooqToAAAAAXNSR0IArs4c6QAAAARnQU1BAACxjwv8 YQUAAAAJcEhZcwAAHYcAAB2HAY/l8WUAAP+lSURBVHhe7J0FlBTH9v/n93/v5UVf3D3EiECUuBHi QgQIxAiQhOAEQoI7wTVASHCCuwbX4O7u7u4hU//zrZnbW1PVPTM9273LzN57zufsTt2qaqtb1XW7 JFC6xWTBMAzDMAzDMAzDMAzD+E+AhSWZRC/ADMMwDMMwDMMwDMMwjD/ofhkWlvNaqOCu3X2OYRiG YRiGYRiGYRiG8QF2HLIkpbDjkGEYhmEYhmEYhmEYxl/YcciSlMKOQ4ZhGIZhGIZhGIZhGH9hxyFL Ugo7DhmGYRiGYRiGYRiGYfyFHYcsSSnsOGQYhmEYhmEYhmEYhvEXdhyyJKWw45BhGIZhGIZhGIZh GMZf2HHIkpTCjkOGYRiGYRiGYRiGYRh/YcchS1IKOw4ZhmEYhmEYhmEYhmH8hR2HLEkp7DhkGIZh GIZhGIZhGIbxF3YcsiSlsOOQYRiGYRiGYRiGYRjGX9hxyJKUwo5DhmEYJlHGz1knKtVvazFsyjIj jhtW7TgjarfoGpEnGDppcUS8FdtPiRrNO2nHXmrkpzJ75Z6I+D82aCcWrj8sdY3a9zGOGYs6rbqJ VTvOWvl3GzzFiGNH7ZbdRM8RM8TyrSeMc0yUGct2WvnjWnR9stCqyxDrOqo1+V2s3H7K0ullrf/Y eUZ6YvHGI+Knn9tbcfVyGc+zQjns2H+CWLrpmJE/QJ5qfP0YKtOWbIuI23f0HEedG9R8YgHbat5p kPiwSDlxe87nxRV3PCS5PvsT4pUPvhRVGv0q5qzeZ6QD+v20A88LZW/MzDViza6/jTxUlm89Kao1 /s3IY8zMtUbcaOA4PYdPF4XL1hD3P/W6uPLOh+U13fTA0+Kdz74TjTv0iyhDKvFckx0d+owx8mIY hmGYeGHHIUtSCjsOGYZhmET5ve84ywEBmnToZ8Rxw7DJS63Ov8q7n5U04sLRocZ55OX3xbItzs64 L8tUi4hfqGQVS/dEno+MY8YCjgrVKfH1D/WNONG47u7HxA/1fpEOHf1c3VK4bE0rX1yLrk8WXs9f zLqOmx98Wjp3SKeXtftyvSYWbQg5fnVmLtslrrk7pxVXL5duntX19z0uajbvLFbvTHMSA+SpxtOP oTJg7LyIuHBYOencoOYTDTgnH3s1r5FeBw63jv3GG+n1+xmL598tJCbOXW/kQ/QY9peRBsBG9bhO /LV0u3gp7xdGHjoPPf+WGDJxkZHe7TURBb6tZOTFMAzDMPHCjkOWpBR2HDIMwzCJojtzojlP4qFk 1cZGRx1cf//jYvqyHRFxMWLvqTfyRcTDKCY9TzB4wiJxdbYcVrxsj78cMboqMxyHxPd1Whvn64aG 7XpH5JdVHIegdLWmRh5Adwrp5TKRZ1W+dquIPJLFcQhnupvyfU22nGLguAUReej3Mx6yPfGKmLp4 q3E+4NMSlY34ACMh5687aMTXmTB3g8j2ZG4jvRM3Zn/KGLWcyDUBdhwyDMMw6YEdhyxJKew4ZBiG YRJFd+ZEc57EAg6Oe3PlsfK665EXIvKu06q7kQYODjg6KM7NDz4lpizcEhFn5fbT4sX3P4vIq1XX oRFxVMfKrQ8/LSrUaWNMUdTRpyrrzqhvfqhvpIHzCaOx1HgYeThpwSbj2mKxYttJUaJyo4i8QFZy HF6b7VExfOpyIx/dKaSXy1jPqvhPDcU9mmMK5WzUXyutPLxyHDpNVX7wuTes+Cgj5Wu1NOLEM1W5 6e8DIo6dv9j3YuysNXIEJab6Ygr4+1+UjoiD56BON9bv52O580acR7laLUXewmWM0cL5in5vnM/8 tQeknVKcbI++GJHml+4jjDQqqCdyvf5xRJo8HxeRdQHsEQyZuFi8nPfLiDiwC9hMvNfkBE9VZhiG YdIDOw5ZklLYccgwDMMkiu7MieY8iYU+fbFZx4Hi7lxpzptn3swf4agjiv/YICIdHCOq06NllyER +rc//c6Ydqo6DvWRhPGiO6MmOEzVxLFxjmrcem16GPGcgCMUjk9MwVTzILKS4xC8mPcLeU/UfHSn kF4u43lWcFDBIaXGU0eHeuU4dCLavXBDvmIVrHwwSs9uOj/CcrzwjhUPI3znrtlv6fX76TTqrsvA SREje2984CnpKFTjtO42LOJetO/1p5wiTb/fLPCNka9K3dbdI9JjzUa76f5YB/WNAmn3EHQaMNHS x3tNDMMwDOMl7DhkSUphxyHDMAyTKLozJ5rzJBbq9EU4Euat2S+Klq9thWE008hpK4x0WOfugWdf jzgPOCGhW7DukLg71ytWOKYsTppvju7LSMch6DxwUkRcpNXjOKE7rDAyU93sIqs5DkHjX/tG5KM7 hfRyGe+zwig2NZ46gk5/DvoxVDLTcag6z+AQHDPLfgMS3F91ZN28te4dhwCOP/VaMbpR1b9VqLil w4eBpZuPiw++KmOFYXTl1MXbjHwBHITqWo2oJ2at2G3EI4ZMWiI3f3n2rU/kOqCdB7LjkGEYhslc 2HHIkpTCjkOGYRgmUXRnTjTnSTSwrtltDz9j5YNpjwjvPWpWRP5YA1FPCzCSSI1HG6WUqdYsIhw7 5eppQUY7DvX7hvPU4zihOqze+6K0XPtRPf+s6DiE41R1IOlOIb1cxvus4PRS4737eSlLlyyOQ/1a b8ieS5So3FCMmLoi5u7HhH4/oznZ4FxVj6dOJceGJtfd+7ilK1K+lgzHqEM1TfWmHY18wfi568VV d6WNaMQUaz1OvLi5JoZhGIbxCnYcsiSlsOOQYRiGSRTdmRPNeRKN9j1HReQDRwLC4fyDI4/CsQai 3VRLOEA+KV4pIo9PS1aWO+LSb4w6Utc4U0lkjUOsTafmoTtonJxRmFarjroCv7pYN61F58Eif7GK ERtYZEXH4VflakX8VnfJ1p1CermM91nVatElIh5GwJIuWRyHKCf62oPEbTmeE4XL1hDt/hjpaBtA v59OTjaM/s32ZNoIX0xbhrOQ9PV/+SPi+PgwgHD9wwFGFdpNP26nORjjuY9O6NcUzxqH1Zr8ntBH BYZhGIYh2HHIkpTCjkOGYRgmUXRnTjTnSTRURxo2TlDXRfu2UuQaht0GTzHSA4w4u1OZsqvitIkG 4WbXWQLOIDUP3Rmlb7jxQ71f5GYmGA2pxsv+zOti6aZjxjm5ISs6Dv+cvkque0m/4RzrOWKGjKs7 hfRyqT8r1XGINShnr9wjajbvHDE6Dqhr5CWL4xB8XbFexPHtgJMd5RNLBOjp9fupOw6xwzkclC/l /SIiT3VdUtzX594qaOn0jwD5ilWMSItpxvp5YMSwGifaPY+Ffk3xkN7nwDAMwzDsOGRJSmHHIcMw DJMoujMnkY68Pn3xo6LlI/SDJy6OOIbdTq0ENlTRO/ugdLWmRlwVPxyH8YBRVtgBVj8ft2RFxyGc fUMmLorYVRujxuCM0p1CerlM5Fk9/3YhueEG5ZFMjkM47+C8Vu+VE3c/mdtYl1C/n/GiOlpHz1gd Mc24aIW00Zug6+DJEWnh7NSvA/dNjRPtnscikWtK73NgGIZhGHYcsiSlsOOQYRiGSRTdmZNIR16f vkjTlAk4a9QdX7HByexVe418AKY36jupIm2szr4fU5WjgTX5sBs0Rrbp55II6XEctuoyxLg2P9Dv lx3RnGV6WaNRgt9oo+kqN2xvOIX0cunmWYGn3sgn15JU82jTbXhEHP0YKpntOCRmrdwjn4VqT3bk fOGdiFGw+v2MBaYo6zuFV6jdOiIOTVMmcH3Y6If02Z54RSzZeDQiTrXGv0XkEe2ex0K/Jp6qzDAM w2QE7DhkSUphxyHDMAyTKLozx21HHtMXn3+3kJVen6ZMlKrWJOI4jbRddFV+6zM2Iu7PbXsacXT8 2ByFpioXq1hXOjspHFNCG7TtGffGFPGQHseh6qDyE32Eph3RnGV6WSPHIcpLtidzW+HYRbffmLnp chxiZB6mvb/z2Xdyx2a78qCfj34MlfPFcagCx1nd1t3lNaojAYmWXQZHxI3lOMSmK3C+odyPnhk5 YlF3/uvTlIlPS1SNyBP3WNXrztoKddsYecSLfk369GuGYRiG8QN2HLIkpbDjkGEYhkkUN84TO8bN XitHJ6l5xMOLeb+QTkc9v0TPyQ/HobpuHqZjP/T8WxF6TNWk9d/SS1Z2HAJ9V15srqGWK70MRHtW 8aKfj34MlfPRcaiC9UH1kbqFy9a09Ol1smH9QzXveMGu4Wo+I6etiNCru1zbMXf1PumwxLRnbMAU bRSl22tiGIZhmERgxyFLUgo7DhmGYZhEceM8seOHur8YzoJ4gFMITkc9v0TPyW/HIcAoLIyoVOPU at7FyCcR0uM4TPapygBO5Dc/+TZCr6KXgVjPKh50ZyA27tDjED2GTouIi1GMehydaPciXoZNXSad Zq9+9JWcgt95YNqagzpTF22NGHmoOtLS62SDk1y9/ni5/v7Hxazlu6x8sPPzg8+9YelveuBp6fTU j0e07DIkIj+MXCZdeq+JYRiGYRKBHYcsSSnsOGQYhmESRXfm6A6aaOjTF90Cp6OeZ6LnlBGOQ9Ci 8+CIOJi2PCLKbs/xkh7H4flENGeZ/lz1+zt+7no5TVmNQ+hlIJ5nFYspC7dEONqijX7T1+bDRiB6 HJ1o9yJeBo6dH3Hcj4s4byw0fs66iOvxasShvnahWzCtX81P3yAlX9EKcm1T/bhzVu8T9yhT2HFt 6s7q6bkmhmEYhkkUdhyyJKWw45BhGIZJFN2ZoztooqFPX8xXrKIRR2Xygs3i2myPWvHhdFR3uSUS OaeMchxiXcMPi5SLiPfMm/nE8q3mem9uYMdhCGyMosYh9DIQz7OKxfJtJ8V9uV6z8rjyzodFq65D jXiTFmySG31QPJRhTF3X4+lEuxfxgnUEUZ7Va23YrrexvuaSTUfF259+FxEPU3tJnx4nG3ZWVvP9 tlIDI47KsMlL5b2k+FgDVV2WYNGGw8YHB0yzxu7kmPqPOgEjKx9+/u2IONitXb3u9FwTwzAMwyQK Ow5ZklLYccgwDMMkiu7MiQc4RJBWn76ob4Sgg07/y3m/jEiDTTD0ePo56U4jO1THmxvUdfvidUZh 6iV2VVbjVmva0YjnBnYchoCjDBt0qPGAXgbifVaxqNm8s3GsVz74UpSv3UpOz/6idDU5qlTV5y1c xnDc2RHtXrjh57a9jHN87q2ColzNFvIcMZU526MvRujhmPNqPUA47NS8Y611idGDWKOS4mOk4OgZ qyPijJm51jjnaGB9UYxAVPPQryle0vMsGIZhGIYdhyxJKew4ZBiGYRJFd+bEAxwicEqoo7Buy/Gc WLDukJG/DqYtqnl9WaaaEUc/J91pZEdGOg6BMWU5+xNyqq0eL17YcZhG75GzIkasAb0MuHlW0cCa e5iirOYVjezPvC6mLt5q5GNHtHvhBjjiPi1R2TgXJ7AWIkbvqXnoTrZ4HYdw1qk7iuP6cc/0eDr6 2qdlqzc34kycvzFiR3YnMKIX08r19Po1xUt6ngXDMAzDsOOQJSmFHYcMwzBMoujOnHiAQwRrvKlh saYpE+jsX3dv2ggujNybv+5g1HPSnUZ2ZLTjEFMv9amheT4uYrtWWzyw4zCSQiWrRMTVy4CbZxWL ldtPi6qNOkQ4yHQwag7Ou9mr9hrpnYh2L9yC8taofZ8IZ70dcIJOnLfBSK872eJ1HDbvNCgi/1jT lIkxM9dErLf4wLOvy9GkejxcV8f+E0TB736MGIGINRXzf/ODnG7ttPu6fk3xkt5nwTAMw2Rt2HHI kpTCjkOGYRiGYZj0gbX1MHW+dsuu1k7ScCj+2nu0WLj+sBE/M8AUaUz7xchdOkds3IJznLd2vxGf YRiGYRhvYcchS1IKOw4ZhmEYhmEYhmEYhmH8hR2HLEkp7DhkGIZhGIZhGIZhGIbxF3YcsiSlsOOQ YRiGYRiGYRiGYRjGX9hxyJKUwo5DhmEYhmEYhmEYhmEYf2HHIUtSCjsOGYZhGIZhGIZhGIZh/IUd hyxJKew4ZBiGYRiGYRiGYRiG8Rd2HLIkpbDjkGEYhmEYhmEYhmEYxl/YcciSlMKOQ4ZhGIZhGIZh GIZhGH9hxyFLUgo7DhmGYRiGYRiGYRiGYfyFHYcsSSnsOGQYhmEYhmEYhmEYhvEXdhyyJKWw45Bh GIZhGIZhGIZhGMZf2HHIkpTCjkOGYRiGYRiGYRiGYRh/YcchS1IKOw4ZhmEYhmEYhmEYhmH8hR2H LEkp7DhkGCZZmTB3vbjijocMEA79E3k+ssJ+7zvOSA8QTnHuf+p1sXL7KSOOW1bvPCtG/bXSCGeY ZGfktBURv1X7eT1/MSO+X/w5fZVYteOsEc4kxtc/1Lee408/tzf0DJMoep3hhlhtPMMwTDLCjkOW pBR2HDIMk6zE6lRkhuNw8oLNIs/HRUSBbysZOoZJVuavPSAKfvejtCk1PKMdh0s2HRXFKtYV2Z9J v60yabDjkPEapzrDDbHaeIZhmGSEHYcsSSnsOGQYJllROxUPPveGqFS/rWTe2v1Sn9GOwz5/zhbX 3/e4zIsdh0yqAGf4nTmfl+VadwKMn7POsrtWXYYYab1kzqq94t4n83hiq0wk7DhkvCRaneEGtOVU v6CNZ8chwzCpADsOWZJS2HHIMEyyojoO7UY7ZbTjsEmHflZe7DhkUoUBY+dZ5To9ToD0otp7em2V iYQdh4yX+FFnoI2nPNlxyDBMMsOOQ5akFHYcMgyTrGSE4xDHKPTdj+KG7LlknDsfeV4ULV9bTF28 1YqDtdbqtOom3v2spJXXY7nzylESHfqMiYj3c9ue4rFX88o4V2fLIV54r5Bo2WWwWLPr74jjTluy zRpp0W3wFDF00mI52uqabDlF/mIVxdLNx624UxdtkdM3734yt8wXcTBdulXXoXK9Rf2aQf+x88Qr H3wpz+G6ex+Xjs5ZK3bL89VHbhIL1h0SZas3t46D0ZUffFVGDBg738gf50z54Fqw5uO7n5eSxwN4 XjgHPR0YPnW5+LjI99boTRyv+I8NxOxVe424BPLKV6yCuDH7UzIN/uI+9R8714jbd/SciHur6tQR Lnim6jp6izceEd/XaS1yvPCOuPLOh+Vxbrj/cfFGgWKife/RxjNMhJ4jZsj7dEP2J2T+OA6m5Rb/ qaGYvXJPRFx1tB+uCffn0xKV5fPEPX7rk28d7zGeGZ6dfpwy1ZuJ+esOWvEwivDLMtWscp3t0Rfl 8Rq172Ocg92IwxXbTopaLbqIp97IJ88JeTz8/NuiYt02EceJBcrlN4pz69aHnxYV6rQxnlG8ZQfP Eg4yslHYE6795geflumef7uQ6D1ypoyLOiBv4TLSruR9LVRcrrGo5peeZwESLb84btPf+4vrsz8h bnrgaVGtyW9WvHifMXDrOFTtGzbTe9Qs8WLez2V6nEfJKo3lPcWzqdemh6xb6XlUa/K7WLXjjJEn 7hme8R05X0i7B9/8IJ+pHhegDkZdfNcjofjg9pzPy+mxuC96fDwz6G7L8VxEef6idDUjvlo+cL56 u4Cyrj4DPRxpcY+/qVjPuu+dB06y4mVWOSV+7TNGvJj3CxkP5/do7rzSTldo16keH9e2cvtpUbN5 J3FPuA1AewhbVtujWHUGcPMsCHYcMgyTKrDjkCUphR2HDMMkK347DtGZp468DqZhDZ28VMZDGuoY 69DIQ3S40FHU9UThsjUiOtPqiA10/rM98Yr1G9dKTqqO/SeI6+8PdT7tQEdy+dYTEdfctscIy4mj 8tDzb4k8+Ypav9XOGZyKOV58x0gDrrorhxxtqR5DdURUb/q7dGzo6eBUGTp5SUS6zgMniuvufsyI C+7NlUeM0zqVuA8V6rYx4hLoFKPjr6ZBR5j0OE9V5zSqbemmY9L5peev8mODdhF5ueWX7iMsh6Qd uP4Zy3Za8dWyW7hMDfHAs2YZxHNu98fIiOPA6WP3/Ilcr38srxdx1c66Co0iirbG4fRlO8Sjr4Sc 5HbAET5u9lrjPtgBO9LTA/UZuSk7M5ftEtfcnVPq3v70O+mA0dPAqdO627AI5wYBB9Ws5bus/BJ9 Fuktv/hgoD5Lcvq5ecbAreNQjV+xXhvbY8HpV6R8LSMclK/VMiI/TG3FM9LjATzTX3unfYAB+Bih 1ok6tz38TIQDasjERbZ1EIF6Hh9nKL5aPuCkgwNNPb5qF2rbQuFI+1W5yGsnx3FmllOAjx96POLV j76KuFb1+NB9VLS8kQYgnNqkWHWG22eh31vAjkOGYZIZdhyyJKWw45BhmGTFjeMQo3dohIgKwimO 6oTA6Lq7c6V1TDGC74d6v8i/FAanyPKtJ+NyHNZs3tkKQ8eoVLUmEtUxqY7YUh2HOugkIs6k+Zsi 0j/zZn45CqtohdrWSBaA0WqU79w1+2RnknSPvPy+dFx8UryS4bSizhk6hBgFR+FwMCJNoZJVrDRw XqqdOdWxALI9mVuUq9FcOjowIobCMeqE0qCTig4/6d757Dt5z9XO8ovvfxbhYP219+iI48DJijT4 q4Z3UBwPiTgOW3QebIXnfOEd6fhA+cHzte7BfY9Lh4aaX7zAsYyRjMgHjljcW+RfrmaLCCcURjBR GtVZBeC8gbMCzwbPiMJxT8l5gBGAOH/SwZmN42CkD45L4b1HzpLxYzkBnByHGGmmOqFR5kpWbSzv m3o9uGbdKWNHLMeh27KjOkQAniHuefnarSJGsAE8V4yE+7ZSgwiHT7XGaaP7EnkWIL3lVwXnNmnB JtfPGKTHcQioTsCHCv288AwwKu25twpaYRhVSM8dZR/PhnQYrY34+YqmfWjR79vnpapaumff+kTe M5Qv1XkGBxnFx+g7CkddhvjQo86kcDjGyPmVXsehDtoKjObL7HLaddBkKxxlFI5d5KW2dahzKL5+ fPBhkXLynOF8pjCUq/Hh+t/pHlCd4fZZ2N1bdhwyDJPMsOOQJSmFHYcMwyQrbhyH8aA6in5u19sK /7hIeWvKL/6qneNuQ9KmujqtcQjn4n25XpPhcJoNm7rM0g2bvMQarYPOIx1Hdxxi6hccAuhQUpzC ZWtaenTA0AGnfDG65dpsj0odOpEY0YPwhu37WGngNFy04bCVBlMK1WNS52z0zDWWcwxOn4Xr09LU btnNig9HKIWrjgV0cGcp02yrNe1o6eBMoHA4NygcDkbqOOK6Xsr7haUbPHGRFa6OaKverJOVF8Bv 0iEe3Z9EHIeYRkjhqhMHYNofRn5iVKbe2Y0XpKXnhZGN6rPEFOUGbXvK6Y0oAxSuOqvwfDoNmGjp 8FzVe1O7RVcZDscxpnfCOZOvaIWI84XzmOKrI0ijrVfm5Dj8Y/h0Kxyjc6cuSpvaj/JD0/VBnVbd I/J0wunZALdlR3eIYMoz5YWpvxQO8HxJB6cMhcMRR+GJPAsvyi9o3KGfvF6aZprIM06P4xCj5Kge wTmojuFn3sxnjXiG448cWnA0TVm4RYb3GzPXio+yv2xL2ghpOJpJV6NZRxkGpzRG92JqdI4X3o6o w9RnlzbaO+2c4MDGbr8UH8eCbQ0cN18s3Zw2AtMLxyGm06N+Rzg9m8wup6ozXx39imdDTlfU13S9 +vFx/pQGdozpxaRTl31wqjMSeRYEOw4ZhkkV2HHIkpTCjkOGYZIVPx2HWG+Mwttq0wsxpZR06mg+ J8fhmFlrrXA4ANR1B9EJzvnSu1KHTjUcSAhXO15wKKlrKoLl205aU/vgqMAagqoeqKOW4FxAGDqR FFajeaSjYtGGIxGjEalz1qBdLysMzko1zdTF26xRTHASUEdYdSzA6ammwRptpFM7lepoTlq3i0CH mXQ0gmb0jDSHJkbMqA4HgN80kgbxaFpsIo5DdcQhwKig72u3Eh37jRdLNh2NyCMR1BGHAJ143Lfa LbvKKZd2DknVWYV7r69nqTqCURb09ATSjZy2Qq55RvHT6zhUn3+F2mkjv4j2PUfZpouG07MBbsuO 6hCB4/6vpdut+Or1womirt/W+Ne+lk618USehRflF85Bu/UCdWI94/Q4DjFqTdW9lj/NOVWreRcr XB+ZTfWL6kyroIwSBDhn0mGdSP08VDDaF844iq8+H3WUG9YlzV/sezkFHEslqGtkEl44DouUr23k m5nlFI4+WhsRa/bq61yqH8QGTzAdl6jn1Q8AACMDKY16H6LVGW6fBcGOQ4ZhUgV2HLIkpbDjkGGY ZMWN41Dt1KioHX7VGYFNSyg8Gu99UcrKy8lx2GPoNCOdEyPCGwGoHS+sBaeONAMYIUIj1LAZgd6x BZgCRnnQaEBs5EFhdvdEvWfUOStTrZlxnnZg9Ak5P1THgjpKBdh1KtFhVB1n0SBHJEb5URicFfq1 ALVjSyNiEnEcYj24F98Pbf6gA6cORnwOm5I2kjQRMJJRncatgvXcMOLKacQh1pPT81NH/an2ASck ngE2usGoLSpHKul1HKrl7Lc+Y41zGztrjaXHZimrtp+J2JhGhTZVcHo2iZSdaI4h9Xoff/WDiPN2 svFEnoUX5RfTefU0wO0zTo/jUI+vOnjUZ+/kOFQ/ZkQD069VxxJGUVdu2F5uSnXzg+ZatOrzGTZ5 acQUYRXUn6WrN41wpEUrH/o1OjkOf27XKyJNZpdTjPBUp6pHo0234cbx7doZp/sQrc5w+yzsjsWO Q4Zhkhl2HLIkpbDjkGGYZMVPx6G6Hlc01OPaddYAOvx6OifQ4UKaaB0vMGf1Prm5CPR2HTpg5zh0 6ugRdo5DpNXP0w61YxvNsWB3bXAcwYGk52kH3Vv1vibqeInXcQjwf6Nf+8pj6etBAqwxNmxKaMOc RMG0cKxTpk4BVMHoHBp9qJZdjBbS87JzVmHaqL4OHaZUvv9FafG0svlLeh2HWLuNwuN1HKr3XoWO 6fRsEik78Tpk9Ot1svFEnoUf5Rck8oyj2asd0eI71TFOjkOs2aeeqxPqM8cINdUGMVr75bxfRqzF qj4fMGPpTjlK2Kms4N7Qh49o5SPaNTqFg8wup3C02tVbdlDZiHb8aNcb7dyAm2dhdyx2HDIMk8yw 45AlKYUdhwzDJCt+Og7Ryabw7kOnGenssOusAXW63fPvFjLS2RGr47Vsa+Q0Rj+nKqtT6DCCST+O HdEcC07XhpFRFI71/PQ8df6cvsqKn+hUT33qNdYkI53uOFTByL/eo2bJEXHqKCJ92mZ6wNRLTDlU N4LAdEXagEUtu5jurk9Z/blt2hRzTL1HWNPfB1hhcEqpUx/VZ5ZexyHW2KPweKcqJ+o4BG7LTjSH SLTrdbLxRJ6FF+XXznGYyDOOZq92RIvv5ExychxiMw4KU6c2O4H7QCNz73kytxgyabGtM113HKrM XbNftOk+XK5dSh9gAG0Yo5YPu2m92JDF7hqdrp3IzHI6b81+azdjfWqzE9GOD5yuN9q56cR6FnbH YschwzDJDDsOWZJS2HHIMEyy4qfjEE41CseupOoUOaRp22OkXHdQDbfrrAGsgUcjyDBlcOik0IL5 YPaqvaJu6+5yQXh1rbx4Ol7YkZjiRNscBTseT1+2Q4Y36zjQSqNvjqJeM6DOGTrmFIbdU9VONEbY wSkJJwhtAACiORacrg1T1CgcO0Or6/phXUnsQIvroPXj4Lx78Lk3rDTRNpfACBZy5sA5QeFw5FI4 jqdugkLlAcer2uR3uTYXptjpZQnPj9Jg8wlVFy+Yog6nLtaswzR5dUoyHEjYlZqOMXHuBhmull2A dRgpDZwC2GiCdNjsB+Hq6C5sMKEeA2vzkS69jkNsDkLhsTZHwShONU8nojkO3ZadaA6RaNfrZOOJ PItEy28sx2EizziavdoRLb6TM8nJcdhtyFQrDPdJdWhh4xTUWVjnk+q3ll2GWPFxLHrW+IvRuqSj 54PRbSgTGEWOZR/mrt4fcb7qpiSYPo4wxLnuvtBGLnDa0pp/ALaq7lrvxnGYmeUUeaK+o/C2PUZY 8TFKtf4vf4iew6dHbFgS7fjA6Xqdzi2RZ2F3LHYcMgyTzLDjkCUphR2HDMMkK346DrFJiboOE6bB YervpyUqR0z3UneSVDu02R5/WXxfp7U1gkbdHfTG7E/JTVWghyOOwuEwIueAU8dLBdNa1Q7sM2/m FxXqtJEdMzVcHSWIdeQw2oR0cB5WrPuLXCuNwgjqnME5qm6qgF0xy9duJUpWbSKvxe440RwLTtc2 Yd4G6eQkHRx1uOfY1ZrCsEbXIKUTr46uAhhliTTqaEvQZdAkK02PYX9F6N7+9DuZRl20H6jloWTV xlY47i1G1GG04dcV60XcAxrZCdBhp3DVSWMHOtRqPniWKB94nuooJTiaaGSa7qxCuYTTqELdNhG7 9WIUKXbaRZpySjnE9E44WlA21XII1PXZsGkBhePaseYlRomhXDg5DuFEVqf74xxwD3EsddfdR3Pn letH6vfDDnWqJUZelqjcSJSs0kiOvnVbdqI5RJzKJ7BzyIBEngVIpPzGchwm8oyj2asd0eI7OZOc HIdwoMJhTuG4X7hvX/9QL6IeqxkeIa1O+wb4sFOxbhtZR6vhtP4j7EUdFYzyh/KL+/yeMrIco/Ho AwvqYdq0CsBxjzoP9bZqp8CN4zCzyynWLqRw2FDhsjXkvVNt9e4nc0vnfqzjR7tepzoDtu72Wdgd ix2HDMMkM+w4ZElKYcchwzDJip+OQ9C+92jHzSrAt5UaRIwYwag7ffF5OAOhw2hC1fmmgxGJY2aG piKCaJ1CFZyj2rnWKfTdjxEjAUG7P0Ya5wlyvf6xbccejJuzLmLUm87zbxeKGL0YzbEQ7dowNTfa Olz6Riu4/9E2b0FeGEmjplm+9WTEWm8quH7aaEEtD7g27KSsx1eBEwAjd+g4bhyHAM8lWnmDw6H7 kKlWfL3s2q2LiPy6Dkpr4yfM2+i4MYG6LiFGXlIajEDS09BURyfHIcCU6mibQcAJCmegfh+cwPHU 8gkwKoxGLbkpO9EcItHKp5NDJpFnARIpv7Ech4k842j2ake0+E7OJCfHIcASAdhJXD9fAjsqk23B Eehkv6hjybEH5zuN3BsycbHjPQG4zw3a9oy4DjhW9XiE6uh04zgEmVlO4ez/tETa0gc6mCqs1jHR jg+crjdanZHIs9CPxY5DhmGSGXYcsiSlsOOQYZhkxW/HIcC0NEwJxuYCiIPOf56Pi4hf+4yJcBoS GHFGneMbsj8h17yzptZuPyVqt+gqp+NhtAfiYHQHOvCzV+6JyCdap1Bn6qItciTMPeH10GKdI8BO z3D2oZOG0R1Fy9eRa2Cpo6P0zhmmVWPUGF0f0mLEWK0WXYxdn6M5FmJdG/RYB44cABg1Baec2qHV QRo8J0qDv9jd1mmnY4y8xMhMrF+mPgeMcqHr08sDnh86tOoutfiL6X8N2/U21rVTHYd2G4TYAecz dlRVnbRwQiEM0zXVuLrTDtOBPyxSTp4TyhecLQPHLTCOgfUwcT9RTvAMUQ5wfujs3/hA6P498Gza yEYAhxd2bqVrRno4w/Vz0I+FcoGp3FgTjso8NkRAmYh3pKFK39Fz5PkiH5w/HEVYI4308ZadaA6R aOXTySGj34d4n4V6zHjLbyzHIXD7jKPZqx3R4js5k6I5DgEczRjBC1uEHvcNDkI724L9YrQc3a/s z7wuajbvLKcz08hDpB89Y42VBraNUaoYeUmOO9TrKC9Y2kHNH6DubNllsKzjEFctS+ozcOs4BJlV TgGuq1XXoeKVD760PlTgPsChqNcx0Y4Pol2vU50BndtnoR9LLzsMwzDJBDsOWZJS2HHIMEyyEstx yJigYwjnJtbsUtdUBHDyYN0p3E90utVNFZjEGDB2vryfmB6t69KL7qzS9UzGwc+CYfyFHYcMw6QK 7DhkSUphxyHDMMkKOw7do6/v17zTIDkCBU7D2i3Tdk++L9drYrk2ipBxx8T5G8XzbxeUI2nUUXFe wc6q8wd+FgzjL+w4ZBgmVWDHIUtSCjsOGYZJVlTHoQp3KpzB9FBM69PvmQ4Wq9fTMvEDZyw6ulh/ EutQ6novYGfV+QM/C4bxHm7jGYZJRdhxyJKUwo5DhmGSFe5UJMawKUuNHVZVsJ6euskHkxjDpy6X a93p4V7BzqrzB34WDOM93MYzDJOKsOOQJSmFHYcMwyQrWCAfO1DqIFyPy0SC3TUHjpsvajTraN03 rH04Y9lOIy5zfoL1KunZteoyxNAzGQc/C4bxHm7jGYZJRdhxyJKUwo5DhmEYhmEYhmEYhmEYf2HH IUtSCjsOGYZhGIZhGIZhGIZh/IUdhyxJKew4ZBiGYRiGYRiGYRiG8Rd2HLIkpbDjkGEYhmEYhmEY hmEYxl/YcciSlEIFl2EYhmEYhmEYhmEYhvEX3S/DwnJei16AGYZhGIZhGIZhGIZhGH/Q/TIsLOe1 cMFlYWFhYWFhYWFhYWFhYWFh8VfY/8KSlMIFl4WFhYWFhYWFhYWFhYWFhcVfYf8LS1IKF1wWFhYW FhYWFhYWFhYWFhYWf4X9LyxJKVxwWVhYWFhYWFhYWFhYWFhYWPwV9r+wJKVwwWVhYWFhYWFhYWFh YWFhYWHxV9j/wpKUwgWXhYWFhYWFhYWFhYWFhYWFxV9h/wtLUgoXXBYWFhYWFhYWFhYWFhYWFhZ/ hf0vLEkpXHBZWFhYWFhYWFhYWFhYWFhY/BX2v7AkpXDBZWFhYWFhYWFhYWFhYWFhYfFX2P/CkpTC BZeFhYWFhYWFhYWFhYWFhYXFX2H/C0tSChdcFhYWFhYWFhYWFhYWFhYWFn+F/S8sSSkZUXCFEHcE g8FKwWCwXTAYHBUMBlcEg8FtDJMFQFlHmUfZhw1k0+3Da2F7Y7IwGWZvbGdMFibD7EwXIcS/hBAv 47hCiP7BYHBmMBhcaHOODJPMLAmX7cFCiMrhMv9f3R78ErYzJouQaXaWEf4XFhbPxc+CGwwGbwkG g2X3HDqx5fCx0yf3Hz75z77DJwXDZDVQ9mED+w6fQkNVMRgM3qnbS3qF7Y1hQvhpb2xnDBPCTzvT RQhxsRDiq1Nnzy08cers/qMnzhw9ePTUGf2cGCaVQBlHWUeZP3323BLYgJ+ODbYzJiuS0XYG8dP/ wsLim/hVcGFwx06cmbHv8MlTuw+cEAzDhIBNHD91Zm4wGLxMt5tEhe2NYezx0t7YzhjGHi/tTJdg MJgLoxuPnzyzRz8uw2QlYAPBYPDXYDD4rG4n6RW2M4YJ4aedkfjlf2Fh8VX8KrjBYLDE3oMnTmzf d0zsPnhSHDp2Vpw6GxSn/2aYrAfKPmwAtgCbgG0Eg8Eyut0kKmxvDJOGX/bGdsYwafhlZ6oEg8Gb Tp85N2fvoZNHcQxpewdOiCPHz4rjp88Z58QwqQTKOMo6yjyVf9jC2b/PYdrw3bq9JCpsZ0xWJqPs TBW//C8sLL6KHwVXCPH49j3H1m7dfVTs3H9CnEbHimEYCWwCtrFj37F1wWDwCd1+3ArbG8M445W9 sZ0xjDNe2ZkqmDYZDAZ77T5w/Ajy3r7vuDhy4qxxbIbJChw58be0AdgCbCIYDA6Ejeh241bYzhgm Db/sTBc//C8sLL6LHwU3GAwW27732OGNOw6LfYdPy6/SDMOEgE3ANmAjsBXdftwK2xvDOOOVvbGd MYwzXtmZKsFg8LMDR09uQr6bdx0NHj/9j3FchslKwAY27zoqbe3AkZObgsFgEd1u3ArbGcNE4oed 6eKH/4WFxXfxo+BiZ6L12w/9vW7bIWl8J88EGYYJA5uAbcBGYCu6/bgVtjeGccYre2M7YxhnvLIz EiHElQePnuqDPMGBo2eNYzJMVuTA0TPSJsCh46f7BYPBq3T7iVfYzhjGHi/tzE788L+wsPgufhTc YDDYdNXmgwKcOBP0jda/tBdVq9eKm8HDRhp5+E3Hzt3ksRctXWnomPOHPfuPiBq16kjwv673GrIP 2IpuP24lo+zNC8hmp8+aZ+h0evUdIOPir65TOXDkpKhTr4GMO2DwMEO/79BxUatOPamfNXehobcD neCWrdvKNOMnTTP00cD51q5bX+w/fMLQqaBOQP6Nm7UQR0/+behVtu3cZ9Vj+F/Xq+Dc5y5YIpq1 bG2lwf8Ig06Pn9H3JzPwwt68srMx4yfL+4a2QddlFG7bJbfxMwqyi3hsiPEfL+yMBNOd9x4+uQr5 rd9+2DgWw2RlYBOwDdhIepYGSEY7w/sjvds4gXewrj16ia079hrpGSZevLIzO/HD/8LC4rv4UXCD wWDn5Rv3C3D8NDqZ/vBwjpw477j59rtSRh5+80ruPPLYvfsNMnRM+jh49LRo3LSFaNHqF0PnlnWb tov//Oc/Evyv672G7AO2otuPW8koe/MCstk27ToYOp38nxSScfFX16kMHDLCsvE77rhT7Dt0IkJ/ 7NQ/4qWXc0v9hx/nN9LbsXLtJvHf//5X/N///Z+YPW+xoXfi8PGz4t777he5cj0tjp48Z+hVUCfg nG677XZZlnW9yqKlq6xrxP+6HuDYzVq0FjfeeJNR9xG3336H+K1TV3lPKF1G3p/Mwgt788rOqtes I+812gZdl1E4tUvLVq4T+QoUFOs374grfmZDdhGPDXmB0/1JVry+Hi/sjCQYDH6+edeRbchv18FT xrEYJisDm4BtwEZgK7r9xCvJaGd4f9TfbZzAO0qZchXk+5GeD8PEwis7sxM//C8sLL6LHwU3GAwO XrxunwDH0DH1CXJCvPn2u6JK9VoxGTh0pJGH36gdLl3HpI8SpcrKe4uOuK5zy1rFcYj/db3XkH3A VnT7cSsZZW9eoDoOdZ2O6jjUdSrv5f1Qxrvlllsdbe33Lt2l7n+XXy627txv6HXq1m8o4z/9zHPi yMlzht6JOQuWyhfVytVqGjod1XF44OhpQ6+yUHEc4n9dv2XnPvHMs89bcXCfK/5YRTRo1FRSvuKP 4o4777L0pcqUF0dP/WOlz6j7k1l4YW9e2ZnqONR1GYVdu7R7/1FxxZVX2taBdvHPB8gu4rGh9BLt /iQjflyPF3ZGEgwG667YdOAI8tt/9G/jWAyTlYFNwDZgI7AV3X7ilWS0M3Ic3nDDjaJhk+a2/FS1 RsTgkmo1ahv5MEwsvLIzO/HD/8LC4rv4UXCDwWC/BWv2CHDsFEa0+IPlhGjbwdAxqQ9GkOL5S8eh jd4NazcqjsON2w2915B9wFZ0+3ErGWVvXuDGZvMXCDsOCxQydMT6zTvFxRdfLK699jrpIEP8t999 34i3bdcBcdVVV0t91x69Db3KoWNnRY4cj8i4rX/51dBH4+fGzWS6SVNnGjqdCMfhkdOGXmXhEsVx uGRVhO7g0TPi5Vdelbqrr75G9B84TBw9+Y+Rx5ET56zzAwMHj7B0GXV/Mgsv7M0rO4twHNroM4td e49Ix3FG1YFeQHYRjw2ll2S8P9Hw43q8sDOSYDDY3At7Y5hURbG35rr9xCvJaGd4f0S9j/dJXady +Pjf4rPPC8u41kdRm3gMEw0v7MxO/PC/sLD4Ln4U3GAw2GPOyt0CHD0V9A1yQrRu28HQMakPOQ6r 1axj6NyyRnEc4n9d7zVkH7AV3X7cSkbZmxe4sdl8Ycch/uo6omnz1jLOW++8J5/bhRdeKKfQLlmx zohbuMjXMu7rb75t6FSmzpgrRw1e9r//iY3b9hj6aLz62hvi+utvELv3HzN0Or3CjsNbb7td7D9y 2tCrLFAch/hf1XXo2FWG49rHTfrLSKtT9OviMv5zz78ojpz8xwrPiPuTWXhhb17ZGeorchzqusxk p+JIyog60AvILuKxofSSjPcnGn5cjxd2RhIMBtt4YW8Mk6oo9tZGt594JRntDO+P5DjUdTqLl68V /+///T8Zf+LUmYaeYWLhhZ3ZiR/+FxYW38WPghsMBjvNXLZTgCMng77x0MNpTghdF4v5i0Mdjpdz 5xG79x8XP1apIW666WYZdtFFF4mP8n0iZsxZZMXHTmMPPviw1Hfp3tvIDyAf5IFO9dQZ82QY8kea nn0HWfGo0atavbZo0+43OdLnX//6l+zIr1q/zYqH439RuKi4/PIrZHw4RF57/S3Rs89AcfjEP+m6 HoLOD+mR7xNPPiXP/9///rd4Nc8bYtK02TLeqnVbxaefFxaXXHqpjH9XtrvldejnQQwa9qd48613 5Tkj/jXXXCuKFCsulq3aaMSl+1GtRh2xfPUmeZxLL7tMhmEk2Xcly4pN2/cZ16rzTfFSVpxDx8+J zt16ibffeV86OCjObbffIUqWLi/Wbd4VcQ6rN6Q5DvG/fo5eQ/YBW9Htx61klL15gRubVR2Hug4c PPa3ePSxJ2Sc9r91kWGwD/yuUKmKEX/cpOlSd9HFF4u1m5zvFcoH4hX89AtDF40tOw+I//3vcvHB R/kNnR2oE3AcOD32HT5t6FXUMo//KRz1Us5HHpPhX39b0khnx8Kla6T9lilXUew5eNIK9/v+ZCZe 2JtXdoZ6DvcPda+uAz169ZfTzlEHU7uA+nTMhGmGPaS33qd2CXUnlS8VKmt6fJWMaKecoPxgQ1t3 HRRVqtWSdTzll/fDfI75URuBc0G9jzRopwoX+UbMW7QyIm6s+xMN2HbDJi2kneJ5Ih2uudg3JYz2 cMeeI7IOwfXs2ndM1K77s7VmKcLRhqKN1I8BcK979x8S0e7imRT67Esxbeb8iLjpuZ5oeGFnJF7Z G8OkKl7YWzLaGfUZ8D6p63TQd6F6F22orkcdjLoYfQ3EofYLba4eF6CdQbuFdyjER38p2933iIo/ VpXvgHp8sH7LbvH9D5XF7XfcKdPgfNAeoF3Ye+iUEZ/ek+3aWyd9vP1KtG1or9HWIT7ayffe/1CM nzzDOA5we3/ctHfJghd2Zid++F9YWHwXPwpuMBj89a8lOwQ4jBdan6DKsxUcWDb6aMwLdzgee/xJ 8cijj8v/b7zpZvHAgw9bld3Fl1wi/pq90EpTu15oXa83337PyA8MGDpK6h/O8YjYf/SsDFM7XBQP 54swHAt/sU4H1h9Do7L7wAkZp3W736zODEYS5cj5qLjyyqvkb4AOBB0j0etRzw+dJfyFww7HwjHx +4orrhQjRk8UN9x4k2wgkR81OAANhJrfoRP/iNLlKlp6NF5oQHBsyn/IiLERaeh+oJNHed9z733i zruyWfmgYd6+54iMv2z1JpknpmVChxFe+F2nfiOpx3358OMCVlrcX+gRzwq78Saxbstu6xx0x6F6 fn5A9gFb0e3HrWSUvXmBG5tVHYe6DkyZMU+WSZSp9Vv3yLDfOveQaVRbIlAuyOaat25n5AeQ5ubw Wol/jpti6KPRf8hImQ7noOvsUB2Hew+fNvQqZN8A/1P4zHlL5D0Aum27xe/7k5l4YW9e2VlVxXGo 69AhoeeMF3W1/oZTTbeH9Nb71C6h7kS7hXKEcKRHnYm61i4+kVHtlBOUH9opKrv6fUN+02YtiEi3 ++BJ2d7QeSIN6ia6FjjP/4DjMxw/1v1xAtf+7vuhNViRFu2aehw4A6fPWWTFRxuHMNgYHPN0bUgD RzJ+o42cNX+pcZyvin5rXQ+egdqO43ht2v+e7uuJhRd2RuKVvTFMquKFvSWjnVGfAfWirtNp1qqt jIu6cPXGyGscPHyMNUjhggsukPmhPaJ6tEz5H2SfhuJv231YPPhQDqlDfYx68/7sD1j1KD5ard28 K+IYE6fNtvoeiIf4eOejY6AtpPdXQnUM6tfjpI+nX9m5e2/H9hrX06lbr4jjuL0/btu7ZMELO7MT P/wvLCy+ix8FNxgMtp6ycJsAh07AmeQPVHm2/KWDoYvFXKUjfv0NN4oRYyZZutUbdliVb/5PPrPC Fy1fL7+2oCOydvNuI89Cn4XW0qhVr6EV9vIroQ7XH30GWWE4Xzp26bIVxYFj52T4tj1H5N8xE/6y OgkVKlUVew6dluEHj/8jOnbtKS69NFSRq8dJ5HrU8wM//FRd7D18RoZv3L5f3Htfdkv35FPPiDWb dkkdzrfc9z/KcDj0KA1o0bq9DMdIhz4DhslzRjjiVKleW+rQEVq1fruVRr0fjz+RSyxescHSjZ04 XcaHrnW73yPO/evwqAl0xNXwTl17yXB0sCZMnR2hGz1+muWcrNewqRWO8yHHoXpufkH2AVvR7cet ZJS9eYEbm/047DjEX10HSoRHvmGEH4Wh3OLlBOGqzRGwGeief+Flq2yqDBw2Wurvu/8By+7ipeg3 JeTL1Yq1Ww2dHTg/HAsvkbGOpdo3/qfwXzt2k2HXXXe92LnvuJHOLX7en8zEC3vzys4sx+EreSLC +w0K7Q7+3wsvFB06dbfuP+rdF158xXr+qj2kt95XbQTtD2zHrg60i5+R7ZQTan5oJ3APSYf7Rp08 tY4AZcr9IMPRFgwc+qcVvmPvMVHk6++kDs7DWfOXWbpo98cJ5I280E6uXJdWbrbvOSpee+NtqXvr nfeNY9A1oazsO3JW6jZs2ydeyf2aDIf97T5w0kpHdot73qVHX6vs7D54SpSvWFnq8KzwzPRjubme WHhhZyRe2RvDpCpe2Fsy2hn1GfA+qesA+ihLV20S1WrWtUZff/Nd6Yg46M9R36Js+UoR9emwPyfI dyro2v/e1QpHnwFhaI9Rh1M46s/7sz8odd//UMUKx/soBikg/PU33xHrtuyxdJOnz5PtAnRoC6gf COg92e4d1kkfq1+JthJtmn692Pzjxyo1ZTgGeqzfuleGJ3J/3LZ3yYIXdmYnfvhfWFh8Fz8KbjAY bDph/lYBDqIj4RNUecYDOue7D5220qodjk7deht5d+89MFQB3nOv2Hf0bxl24Pg/4sWXcsvwdr93 jYi/dc8ROWpBrq+2apMV/lK4w9WjzyArjCr4yy77n1i/bZ9xbFSs0H9euJihA+3DzgJ0ejbvOiTD ErkeQOf31DPPif3HzkWkqdOgsdShI7toxYYI3Yp122SHA9eLDhrCdu4/YQ3F7/pHP+McwCeFQqMo 0LhSGN0Pu+MAchB+9kUR2/AqNepEhKMRRANYv2EzIy9QqmxoRKSa30rFcYj/9TReQ/YBW9Htx61k lL15geo41HU6quNQ123fe8x6Ies7aESEDk4HhOd5/S0j3bI1W2Q5g4Nv4fL1hp7S6mUqFnuPnBX3 3Hu/nDqt25ETqBNwLL1uskN3HFI4vfDhvuppEsGv+5PZeGFvXtkZ7h3uIepeCkPb8uzzL8rwarXq GWk27Twobrr5FsMe0lvvq+0S2jByJOl1oF38jGynnFDz09tk0LPfECO/tVv2yLYX4f2HjDLS4FnQ tRUo+LkVHu3+OFG1Zl2Zz1fFihu6OYtWyvPAvd118FTEMZDmyyLfGGlwH2nER6/+Q2WYWhfinutp AJ4R9LnzvGGFJXI9sfDCzki8sjeGSVW8sLdktDPVSRYPqMd3HTgZkUfxkmWl7oOPC8g6Xz9G7wHD pF5+JD18RoblK/CpDGvasq0RH20NBkyo7WGDxi1kfDgV0T/S06jOvLGTZljh9J6strcqdvpY/Ur6 0I4Zc/r1om3E4BDom7duL8MSuT9u27tkwQs7sxM//C8sLL6LHwU3GAw2GDtnswAHjuNF3B/cOg53 HTxtpZ2zKNThQCd5zabdRt4z5y+3Tde2QxcZDqeEGr9H75AT4IWXcov9x/6xwq0OV+9BVliLNqEK /olcTxvH3bjjoLVW1OTp8w092LbnmLguPPR96KgJMizR66Hzq1K9jpGma8/+UienXivXBLbsTut0 rFi3XYZNmDpHxse5bd973MgP9BkYGlWDIfL7jp6TYXQ/Hnsil3Ec0KRlaKrBx/kLRYQX+zbsOLQ5 92ggvp4froEch3Q9fkL2AVvR7cetZJS9eQHZLJ65rtPB89GfE0H2hlFLsAdVN3DYmJAt/Pe/Yv6y dUbaN956V+pr1WsUEb5u6z5ZppFu8cpNRrpowP6wAHe5Cj8ZOifoGnSbtIPsG+B/Ci9espwMw33V 0wDkq06L0VHrJcKP+5PZeGFvXtkZ1T+oeykMdQ6ctWDZmq1GGlA6PEpOtYf01vvq87er053iZ3Q7 5USs/Eh/zbXXWW1St14DZBgc/XsOnzXSAKpD4JDbuf+kDIt2f5ygNhTp0I5t2nnIiKNCx5DrJM9a ZOjBtyVCHTp0zvB7xNgp8jfutV4XEnhGiIMRieu37Y84lpvriYUXdkbilb0xTKrihb0lo51Rn0Fu 0nbZ/yzQfiIcYJruD5VriCkzFxrpdx86I+7KFhrtN2j4WEMPtu45Kj964RizFqyQYZXCH2oxJblz j75W2+AE+oOIX69hM0NHwJGHOBV+rGaFWY5Bm/czJ320fuXeI3+L7A88JPU9+w4x9GD46Emi/e/d xJJVmxO+P27bu2TBCzuzEz/8LywsvosfBTcYDNYaNXOTAHAE+cWDihNC18Vi9sKVMi05uZz06MDs PHDKCl+7Za+sFPGVaOX6HVY4rZf0S4cuEfm89MqrMrx770FWGFXwSKMfd96SNVJ3ySWXyhd8XU88 98JLEdee6PXQ+bXt0NVIg3OGDnF03eZdh61Ox/K122QY8kB8dOJyPPKYLdnuvlfGwfqEaHiQju7H 2+/mNY6j6j/KXzAivNi3JWV45ep1jDQEOp+4p916DZTxMGWNvvCp+eEayHFI1+MnZB+wFd1+3EpG 2ZsXuLFZPB/9ORH0soXOs65D+ad1+ODI0/VUrh97PJd8oaJw2C7C87zxlpEmFnV/bibTjhw31dA5 Qeeh26QdZL8A/1N49doNZBg5QfR0yDea41Ctlwg/7k9m44W9eWVnqIdwH9V6dcykGTHLwm+de8o4 qj2kt95Xn79dne4UP6PbKSco/rXXXR81P1wXrg9hZDNYi0mPTyxdvUWukajei2j3xwmcU87wWo4E fmNqNz604eOZGp+OAUcnnIB6foDaWdxb/G7dvpP8/fSzLxhxCTh6aeo41R+JXE8svLAzEq/sjWFS FS/sLRntjPoEeJ9Uw1Gf/tF3iLg6vBxR4aLf2rYj+MiEfgriYMSc3k8BD+d8VNaNiNN34EiZDn0+ Gt0N0Ea88NIrolqt+mLu4tURx0Df4/Y77pLxhoycYJwDUalyaF1jtV2n92S79zMnfbR+Jep6GmWv vj86kej9cdveJQte2Jmd+OF/YWHxXfwouMFgsOrw6RsF0A3QS9w4IXRidVCi6fN9Ehqu3ubXzvI3 jcQBcCyqcfUOF3ByhKnHVTs6dlC+GBWkprM732h6u/Mj3DoO6briQb2+aPcjmj6a47DvoFHiqaef M44LLgiveZKZjkOyD9iKbj9uJaPszQvIZpu0aGvodMhxiCnlajg69eT8jQUciLpDASNt8PKHEYLT Zi+WYXihwQsg0tjZQixy53ldOkPIGR4PZF84R3y51vUqZL8454UrNhh5wCmAekhPZ4fqTLS7Vj/u T2bjhb15ZWd2jkN6jnpHSIXi2DkO9Xo9lt6u3rer053iZ3Q75USs+HbnSfdfb09UqD3AaIoFy9bJ sGj3JxqoE3BMjI7GcVXuuDObGDR8nBWXjuF0PUAvK9Q+2rXTer6IN37K7Igwt9cTDS/sjMQre2OY VMULe0tGO3NyHBL4gEujD7Hkg+6wovpdr4+dUNvJVRt2im9LlLEccSr42Dp97lIZT33PivZBmdoj rAFIYXaOQRU7vVM/Cbjt36Tn/rhp75IFL+zMTvzwv7Cw+C5+FNxgMPjDkKnrBdh3FJ1Of6DKs3nr DoYuFrMWhDsct94uduw/5Urff0hogwC8qOP37116y98f5vvEyIc6Tt16DbLCcL4I+yhfQSP+3MVp IznWbd1v6AmMLkC8Fm1+k7+jnW80vd35EQhTr1Nl0860TseyNdtkGM4F8XM9/ZwRPxrR7kc0veU4 rFbHNj7AV7HvSpUX1Wo1EH0GjhTrtx2Q8fX8cA3UsNL1+AnZB2xFtx+3klH25gWvvPq6vPcYCajr dJ55LrTmW5nylSLCaXQfvvaq01RUaHSNU9n+5rsyUlfxp+ry9/yl66RDGQ6zzbuOGPGjATuFLbz3 wceGLhqjJ4ZGmV188SVi7ZZ9hl5lyMiJMu5FF10s1mzea4WvXL9Thjldpx2wf9QD0dJ4eX/OB7yw N6/sjOoftV4dNW6aDNPrZ5UONOJQqbec6vVYert6365Od4qf0e2UE7Hikx7XhetDGNoChGHEoR6f WLRyk6xf0Plcvna7DIt2f+Jh75FzYsa85aJGnYayk0gby8B+YV/qMULTjo8beYBWbTvKdFivEL9b t0sbcajHJfCM8KwQb/bCVRHHSvR67PDCzki8sjeGSVW8sLdktDN6x0cfUNcRP1UNbcYIuvToH6FD nY66PfQhdqORNh72HP5bjJk0U/xYpZZ46pnnrWPdcstt8h1p54G0EYeDR0ww0hPfV6oq42AJEgqj vq3T+5md3qmfBDZsTxtxjjZR1+t4cX/iae+SBS/szE788L+wsPgufhTcYDBYdsDkdQLsRQXiE1R5 NmvdwdDFYma4Q3HLrbeL7ftPudJv3ROaComh3EvXbJPrHSJu74EjjXxeVDpcFIbzpQpej79++0Fr J6txU+cYerB591E5NUs2SCMnyrBo5xtNb3d+BDkOEUfXbVQ6HbgHCMO5IP5VV18jNuw4ZKQBsxet FvUatRDDx0wRe46ck2HR7kc0fdGw4/CnanWssC17jlmbCNSq19jIC5QuX8nID9dAjkO6Hj8h+4Ct 6PbjVjLK3ryA1qWEA1HXqaD8oBwhbocuvazwnQfPiBw5H5PheI56OmL34b/F408+bZVfKmvEpOkL 5Gii+7Bo9cEz8uUGcbFmoJ5XLPoPDa2H1qpdJ0MXDZQz+ir+54Tphl6las36Mh6mjew6dDZCR2tB 5nzkcbFt7wkjrQ7sH/UA0tjZPfDy/pwPeGFvXtkZ6isqlxS2ZPVWa41D/K+nAWXCO9mr9ZZTvR5L b1fv29XpTvEzup1yIlZ80uO6cH0Io3YNy2agbOtpQJ9Bo2QcbERCNhXt/jgxZeYi0bh5WzF/2XpD hzzQycRx0Caqx0Ana8HyDUYa8FV412eyxZFhpzPuNe65Hh/gGSEOPqqs3bo/4lhuricWXtgZiVf2 xjCpihf2lox2Rn0C9AF1HYF+2v3hdf3wwXPNln2WDnU6bTLVo+9QIy1Ae1K/cUvRuUd/sWnXEflO OWr8X6JBk1ay/dPjT/hrnvVxZsCwsTKM2s3a9ZsY8Qnstow4WOOQwuiDW9eeA434uC4azRdvvxLv jFjOJtr1/tKhq7jyqqtFqXI/JHR/EOa2vUsWvLAzO/HD/8LC4rv4UXCDweB3fSesEWDPkX9848GH 0hyHui4WM+YrHY59p1zrvyv9vdTXb9RSvozfdNMtYvPuY0a8F18ONRxdew6ywqiC/zBfQSM+eCO8 flvBzwobOtC6fWitMThW1m07KMNina+T3u78CIRBhzi6bsOOtE7HktXbrDDqKDZq3tZIs/vwOZH3 owJSjy9QFB7rfjjpi36T5jiksPnLNkiHB8LnLF5r5LVl93HpDNHzwzWQ45Cux0/IPmAruv24lYyy Ny/oP3SsvPe4z0P/nGzoCZQfxMPXyaVrtlvhY6fMkc8XX0KnzFxspFNp2urX0LEuuEDMXhR5b3Yd +ls8+ngumde4qXOlMxL/T565yMgnFkW+LiE7+vOWrjd00cA50Jdq2MOOA2eMOGD99kNyigfifVuy nKGfu2Sd5cTJX/BzW/tXgV1QfDu7B17en/MBL+zNKzuzHIdKvaqWhWq1fzbSoG6lMqDWW071eiy9 Xb1vV6dHi5+R7ZQTseKTHteF60PYyg27rWlmPfsNN9KgnYI9Qv9xgU+t8Gj3x4n38n4s86n4Uw1D B+ge1q7fNOIYCKtSo54Rf83mfXL9Q+iHjcbHt3/Epl1HrXW3cM/1NADPCPqXc79mhSVyPbHwws5I vLI3hklVvLC3ZLQzy3H4UE5Dp4IPVtQfwCwKVffJp1/KcGxgYvfu1alHaKMPOANXrN8ldh48Kx54 MIcM69i9nxEf+rvvuU/q+w4eLcPqNQztqgynHfoeeprp81aICy+6SMYZOe4vK5zaH7s2APU+dMBN v7Jw0eJS//Z7H8g2TtXJNi/swKxRp5EMc3t/EOa2vUsWvLAzO/HD/8LC4rv4UXCDwWCxXuNWC7Ab lZJPkOOwaesOhi4Waodj275TrvXoTKNBokV40aHX4wDqcHXpOcgKw/lSBa/HB8PHTrOGdZcu/6PY uvekDN91+Jz4vVtfa8h55Rr1rDSxztdJb3d+BMKgQxxdt17pdCxevc0Krx4emYTRmOjE7Dz0twzf fuCMPF/ocG1o/ChNrPvhpP8mvLtkgU+/lPcGYWu2HhCXh50ixUuVl8el+LMWrbF2OQOvv/WupcM1 kONQvR6/IPuArej241Yyyt68AGXvsSeekvcfLxxwkixbt1Pqdhw8K6bNWSafGxyDiAMHvZr+6/AU WowmpLLlxKpNoY2MEL/M9z8Z+p+btpG6Dz7+RJbJePLUQfm6+977Rc5Hn3CdFnTvM9Qqj8+98LIY PGqS2Lb/tNSt235I2jt9NUe5XrBik5EH6NF3mLV2Jxzjzdv8LjbsPGLpcZ7DxkwVnxUuJss44qEe GT9tnpEX4cX9OV/wwt68srMfFcehGt6zf2jHeXQkOnTpbdVpqzfvk3UVlRO1HnSq12Pp7er9jbuO iiuuvEq2a6MmzIjIxy5+RrZTTsSKrzoO0WZReMmyFWU4rhf3ncI37T4mioQ/SOE5TJyx0NJFuz9O wC4pr669BlvPFOBeop2EPU6ZtUSGUbuKNND98lt3Kw3qyafCI1Gef/EVWV9SXtTuYtmD9p16Wmlw T8pVrCJ1eFZDRk2y0iRyPbHwws5IvLK3WOAeoR36oXJNV/QaMNLI63wE76o4305/DDB0frFiw27x Q5VaEfbTpkM34x4SqBMbt2wvZi6M/qzpWuIFz1WtF/DMSFerftOI90MncE6UBueo6mCfeD9V7Toj 8cLeMsrOvIT6BOgD6jqdfJ98JuPiA7L6vjN19lJrmZdPPiss37dIh3qSRvWp76AoTwiDbszk2VY4 3otQnqDDh7I1W/bLcLTd9FEHH23oXRdMmL7A2rkYM3DU+pzeEXAcvBNTOI552+13Sh1w06+csWCV bB8Q5/tK1az3TBwXzkKEY8QhnWMi98dte5cseGFnduKH/4WFxXfxo+AGg8EveoxeKcCuw+hI+AM5 DuMFL+Trth+WaafPS+twbN17ysg7ln7b/jPiwYcfsfL+c+IsIw5QO1wU1rRVWgWvx1fjYI0lxENl +1COR+VLPh2v0OdF5DlQ/Fjn66S3Oz9CdRzqOtxHchwuWr3NCsc54dzoPDGy4+Gcj0WsOVejbuOI vGLdDyd9619Du0sCNHA4LsIrVUlb2wTOKRz/xptC05cvvPAiUaBQ6EsaHCGUF66BHIfq9fgF2Qds Rbcft5JR9uYVC1ZsFvdnDznDopGv4Odiy56TVrr1O45YLysNmrQx8rWDyuINN9wk06u6pWt3Wi9S oEnLX430sYBdwckJx4muixe8cJKj1Al8oBjy52QjrcrwsX+J7A88HJEO16faHoCj4KP8hcTcpRuM PFS8uD/nC17Ym1d29mPVNMehritRJuTQAhhZhueJdgDlg0Y7qPWgU70eS29X7+84mDa9H2UEdfeI cdMd44OMaqeciBWf9GrbDzbvPiHefCdvxL3G+wQ51dFO/N6tX0Re0e6PE0jzcbjjCtAxQ3uEvxSG 9oriU7uK533v/Q9Y54ZyQCNn0Nmcv3xTxHH0dhfPAM+CdsbEM8Kz0s/N7fXEwgs7I/HK3mJB95zu XbzAwazndT7i9P7kFzsPnZPHQpu7ZssBK5zqkFjkeORxx/dpupZ40e2ePgoAlPkJfy0wjqGj1smo I1Rdj77DZT4du/c30mUEXthbRtmZl1A50J+HHXjfpMEEuZ5+Xmzdd9rSoY6nD66oI1HP3hyeTgvw gWbDzqNWfPxPdSZAvwL1OU1RRvvRriM+3KQdf9SEmdYocZQV1OtorygP1NPL1++OSLNs3S5x0823 WnHuuS+7lQb/v/dBPvm/236ler14t8O50+h7tBW9BoxyjB/P/XHb3iULXtiZnfjhf2Fh8V38KLjB YLBAl5ErBNiJFwmfeCABx+Ha7Ydl2r/mpXU4tuw9ZeQdSw+qh7/SoDLduv+MoQcvhF+WOvccZIU1 CVfwH+QraMRXGTt1nviowKfif5dfIeOjM/Pam++KHv1GGHFjna+T3u78CIRBhzi6DvdRdRyquh2H zolOfwwUuV970+q4oJF6N+/HYsjoKUZese6Hkx7XUbzU91ajjRdOHBu0bNdZNljUqcV1f1OinJi3 fJNYsja0oQTODb+Rl+441M/Ba8g+YCu6/biVjLI3L8Gza9zyV5Hnjbet8g0w1R1lvveg0Uaa37uH pkbg2S1es8PQ24HyRnnblfG8H38idXh5Wrpul6GPRYOmv8j0g0ZNMnRumDRriShavLQcvUijuPCF HCMZf6hSW6zavN9IY8e2A2dF195DxCeffSVf8MjZABvBiMZKVeuIhau2GumcSO/9OV/wwt68sjM8 A6d6FXXXb936icdzPSPrLvDMcy+JASMmWukKfVHUiu9Ur8fSO9X7KIc4NpWb5r90jBofZEQ75USs +KRX235i+8G/ResO3eT9JYfh9TfcJAoX+07MWrzOyAs43Z9o4DjN2vweOk54TVO0h3Bc6vWc2q7i HMpWrGJ1um697Q5RsXItsX7nUeMYgNrdl3K/ZnX28MGh4OdFxOTZS434IJHriYYXdkbilb3FAuWm aq2fRcXKNSN4P7ysCsp1+UrVDP0f/UcaeZ2POL0/+UXHHgPk8dC+q+FUhzzy2JPGvSxTobJ4/8P8 su5AHLyb9RwwysibrgXvCXoeduC5qvWC6jgE5X6oahxDZcu+0+Kuu++14qPPoeph2y++kkduZrRs /W4jvd94YW8ZZWdeQuVAfx5O1GoQ2lAPtGjbKUI3be4K8Vnhry3nHt6/UEYbNm9n26/btPuELFdw +NG7Gj7U5C/4hWwL9fgAfQ70Vcj5RzM4fm7WVpYxPT6lQVtE7SrOD07s1VsOWOU4kX4lrheDJyhf vBviPQ/helyK7+b+uGnvkgUv7MxO/PC/sLD4Ln4U3GAw+GHH4csE2HkIXyAZhlEh+4Ct6PbjVtje GCY6XthbZtsZOh54CS9d/idDx6QGa7cpH+RWbTP05zte2BlJZttb5z9CH06lU3rPKUPPmKzfcVTc cdfd0tkGB4uqI8dhka9LGumIRau3y7V1EQ+jxOYv3xyhb9JScRjZpI8Fjo30NJpLfvTfd8aIR4wc P1PGo7W77Y6Lkf5wvBcrXsbQ+Y0X9pbZdsYw5zte2Jmd+OF/YWHxXfwouEKIiyv/Ol3U6DhLbN5/ Tmw5gJEw+BKBr+IMk/VA2YcNwBZgE7AN2AhsRbcft8L2xjCR+GFvftrZ1v1n5dIXGDU9de4KQ79l 72k5ghqn8Xv3AYaeSQ3WbDssLsOuyv/5j1i4apuhP9/ww85I/LS3eOikOA437zll6BkTjKDCPatV v5mhI8fhV1+XNHQqS9bukiN/ERfOOFXXWHEc6uniAcdG+nfe/0g6N+V05emLjHjEt+GPNd+Fpyvb HXfbgb/Fk089J0dVzV6ywdB7iR/2ltl2xjDnG37YmZ344X9hYfFd/Cq4lO/a3ecs1u0+J9bvOSc2 7D0nNu07l9ZIHQwZKsMkOyjL1NigjKOso8yj7Ku24LXdsb0xWZGMtjc/7ez9D0NTI1/J86ZYvmGf Fb5h1wlR5JtSUnfDjTeLVZsPGmmZ1GD11jTH4YKV2wx9ZpHRdkbip73FolOPNMfhpt2nDD3YvPeM +LlZO5Hz0SetZVEw4u6HKnXE2u1HjfgvvBRynv05aa5cTgLT/jBV8OsS5cTW/X/H1COPlZsOiEpV 64ocjz4hywni4+9jT2DqYzt5Tuoxydn2wccFrTAqZ7i29TuPi3qN24i777nfyuul3K+L3oPHGucf Ddyje+97QC4lsmj1DkNP1wbnna7Tqd0gtBvttdfdEHEfVcehniYeyHGIe/Fd6ZAzsMJPNY14ANdz Z7Z7JO0794l63EYtfpX6UuV/MnSJkNH2lpl2xjCZRUbbmS5+5cvC4qv4VXDtGqJorNtzTqzfe05s tBqpkEHD6w/jZpjzButL1D+yrKLMouyiDOvl2gmv7Y7tjUlZziN789POpsxdKa65NjQlDk6Ie+57 QNz/wMPWOkqYujdgxCQjHZM6rFIch/NXbjP0vnIe2RmJn/YWi46K43Dj7lOGftWWQ+KpZ1+UcWS8 2+6Q9koORDicZi/dFJGGnGe0sd7d92aXdl20eJm49LOWbLSm2eI42e6+T661RmsDgg/zfyq2Hjhn HbNR2NmW9+OCaeceLmcY2ff62+9LvbWhzn9D61JjNN5v3QcY1+3EwJHyuYtnX3jZ0AG6tsJflzR0 OtMXrLXu45+T51nhdC1w4Olp4gHHpnsxYsIs+T9Gcm/ed9aIOzw8Tfmbkt9bZcHpuHOXb5HrueHZ rNt53NDbch7ZW2baGcP4ynlkZ7r4lS8Li6/iV8F12xBFAwaOLwHUSG3Z/4/YeoBh/AdljRoblEE3 jU00vLY7tjcmFTjf7c1vO1u4eqco9l056YQgR8DNt94uihYvK2Yu2mDcLya1WLklzXE4b8U2Q+8V 57udkfhtb/p9Ufk97CyC/W3YdUq7f+fEB/kKST0c/BNnLrN0S9fvE2+8Hdqx+/Fcz4qNu09buufD zjM45/oMGS/DNu09K1ZvOxqXnvJFPByH8t2454z4sXp9qcOHhukL1lm6Ri3SHIcURuUM4XA6tvq1 h7wm6FZtPSJyv/621OV45Al5fEoXDdRbSPP9T7UMHaBrK1yspKHTWbvjuPURpXWHP6xwuhY48PQ0 8YBj073Ac7kr271yB/MJM5YaceEwRNzh42dZZcHpuLhH997/oIwzdOwMQ3++21tm2hnDeMX5bme6 +JUvC4uv4lfB9bIhcgLDieWXL6Wh2rhPGVYf/grGMAb704ano8xQQyOHqdsMVfcar+2O7Y05r0kR e2M7Y85rUsTOSDLT3jp0GygdQXAcrt91KuI+j5+xNDSN+NLLxLT5a43nsGbHcemUQvqeg8Za4eQ8 e+OdD4w0sfSrtx8TTz/3krj0sv+JqfPXGPoNe86IO+68W6bvMWC0Fd5QcRxSmOo4LFOhqpHXhJnL 5IhDOBUXrd1j6HVQ5h55LLSpSdc+Iww9oGv7slhJQ6ejXkvNBi2scLqWeIHDT80Xx1bvxbfh6cqV qtePiLdu50lx2x13yWe4Yfdpy3GY/aGckeeq2FvefJ/KOJVrN046e8tMO+N2jYlJirVrJH7ly8Li q/hVcDOiIYoHvbFybLCYlMGugcnIRiYevLY7tjcms8hK9sZ2xmQWWcnOSDLT3tp1CTsOb7ldrNx2 MsLeKtdqJHWvvfW+o719XaK8jFP461JWGDnPqtdtasSPRx+L7A/mlOl/7z7ICrMchx8VtMJWbk5z HA4bN8vIZ/nGg9IpipGvc5dvM/Q6q7cdE1dfc53Mb+LM5YYeRDgObfQqG/ectRyvP1ZvYIW7dhwq 9wFYjsPwvcC14zecnpv2/m3FGzhyqgz/plRFaW+/hp3I2R/M4WhvZX6oKeN8XPAroyz5hVf2lpl2 psLtWtYjK7ZrJH7ly8Liq/hVcM+XhiheZAWlN1jhygyVGjVaTOZBz4Gei9HAeDQsPSPw2u7Y3hiv YXszhe2M8Rq2M2fJTHtTHYcrtp2M0H1Q4Aupu/Kqa8SDDz+aRo40sLEH4rzy2tuWvT0Xdp6179LP KAeAnGtOepUVWw6LkZPmicatfhcly1cWj+d6RqYFv3UfaMX7Obxxx/sfFUxLu/mQdBximu6MRRvM vMN6OA7nLN9q6HUQB3GjxVcdh7pOZ+3OE+LG8FqODVt2sMLpWuDA09PEAzkOcS/wTNbuxAYo94p/ /fvfYvzMlZa9fVGstBxxOWzCgoiycP+DOYxyQtRrGjq3517KY+j8wit7y0w7SwRu185/uF2LLX7l y8Liq/hVcJOtIXIDfRWjhougitFqyGwas6wO3Q/1y5LaoBB0f8+Hr01+4LXdsb2xvdnB9hbCK3tj O2M7s4PtLIRXdkaSmfYWzXH47ocFpS4enn3xVSsd/kcY8razt+fCeoxws7O3NTtOiMo1G8rd1fXj wPlFG4pgmjWVzZ+bpzkOKWz5pjTH4OxlW43yHEuvM3X+WuloixafnKZw3uk6nbkrtosLLvivjP/H gDFWOF0LHIeJ2NtnRUKOQzw/eibFSoamK/9Ys5H8vXzrCXHzrXfItStXbT8dURaiOQ5bduhlPG+/ 8creMtPO/MbOzrhdiw9u10J4ZWe6+JUvC4uv4lfBTeWGKL04NWQGNpV1NGTDp6NW/lpDoKPnFw2c m3G+WaghSS9e2x3bmzNsb4xX9sZ25gzbGeOVnZFkpr1Fcxy+91FoY5TiZX4y0kVDdRzqulh6OLFe evUtqYeDLvfr74oS5aqIGvVbisFjZ4vV209Jhxr07bsOtMps/WYhZ9t7HxW0yvnSjWmOwZlLtxr2 tkzRz1q61bQzzd5mLt4snZZ2+RHkFP2iaMmY9vZbjyEyLjaJmblsu2VvNKovmgMvGnaOw4Gjw9OV H39KrN55VvQZFpqmXKJ8VStOPI7D+s1C06jZcZhacLvGeGVnuviVLwuLr+JXweWGiGGc8drusoq9 oQNXsVoDUe7H2mLR+kOGnmHs8MresoqdEVMWbJRrd9Vp3M7QpRJN2nSV1zlm+nJDx8SPV3ZGkpn2 Fs1xWPL7alL3wiuvG+mIrv3GSGfSn9OWWmHRHIOx9D0Gjpc6rD04cvJiQ79qxxlxR3hdQDU9OdtU ZxnaTnIMTl+81cgrll5n3uq94qKLL5FTnyfPW2/oAV0bnHe6TmXNrr/FK6+9I+M+//JrETo/HIcr t52S9w0jNifNXWdNUx4xaZEVJx7HYZXaTWWcPG/lNXR+4ZW9pcfOOvUeKUdr6jbCMPEweNxc2fb+ 0qm/ofOCIePnyfxnr9hl6OLFKzvTxa98WVh8Fb8KbnoaIoZJdby2u6xib247NAwDvLK3rGJnBI2+ idZhdsOE2WvEOx98ImYs2WboMgKn40dz2DDx45WdkWSmvUVzHA74c6bU/ec/F4ih4+cbadFO3XZH Nhmncq0mVnischZNX6VOM6l7KOfjhg7gnOD80tNnhOMQoyHvuOseeZy+w6cZehCv4xBOfMQDnfv8 GaHzw3EI1OnKmKZ8b/aHrGnKIB7H4edFS8k4X5f8wdD5hVf2lqidTZyzVlx++ZUZes1MamFXPwHU uVXrNhe1GrYx0rhh/pr94robbpL546OEro8Hr+xMF7/yZWHxVfwquIk2RAyTFfDa7rKKvbnt0DAM 8MresoqdEV46DhdvOCw7mZllu9GOH81hw8SPV3ZGkpn2Fs1xiCmtNG0Yjqb+o2ZYunlr9ok33/1Y 6tBhnbtqj6WLVc6i6dt2HiB1mL7bpe9oKxyd4Q49hspjkcOtyS/dLL1dxzxWOxpLb8db7+WTx6n5 c2tDB6I5DrGu4OCxc8SnX30nR/sh3idffGN09P1yHNJ0ZdoZGiOUVH08jsNcz7wo4/g1csoOr+wt ETvDCFeMCMU9U8s4w7jBrn4CX35dRoZjdpGexi11m7RPl216ZWe6+JUvC4uv4lfBTaQhYpisgtd2 x/bGMM54ZW9Zzc68dBwm4ozwksw+flbAKzsjyUx7i+Y4BJj6lv2hnDIOuP7Gm6Wd0Kg/TCn+Y/DE iDTRHIOx9Es3HxMP5XjMOt4NN94id3K++JJL5W+M+Hvq2Zfk/z/VbGyls+uYx7KFWHo7fm7ZUR4H I3p1HaBri4cP8n8unYl6HnQtbkAaSu/kOKTpytBhuvWoqWnTy0Esx+HCdQfFFVdeLS666GIxc9kO Q+8XXtlbInZGjuwfqv9s6BgmvZCteuE4RN0J+779zrvFko1HDH0svLIzXfzKl4XFV/Gr4CbSEDFM VsFru2N7YxhnvLK3rGZn7Dhk3OCVnZFkpr3FchwCOLcwnQ4OPHIYXnPt9XLknN1af9Ecg/HoMe0O 02ppdCGOiU09MMoP59KodWcZ/vRzL1uj9TLKcQiHGdY5vPa6G2w759Ech7gOTO0uVLi44WxV8ctx CGi6Mp4lRtOpuliOQ4wAhf7VN94zdH7ilb25tTPYA5zml172PzFr+U5DzzDpxUvHIaA1SGs1+sXQ xcIrO9PFr3xZWHwVvwqu24YoGcEXtxdzvykuuOC/skJCI4rpGr2HTTHiEp16j5ILP1Oaq66+VhT8 8lvbl0x6SULFOXn+BvFhgS/lV2yEYXoAhnLbTRGgtSHky+y//iXj42u408sswItepRoNxX0PPGxN FcHXmVIVqsupN3p8egnEwrYfF/xKvvjhy/dX35aT03gQJ5H7k1Xw2u6ygr0Bpw4NlcexM1bIcpfz sVyyHKNcYgF7TEVCvGmLNgvYEY3SQBmHnelTogA6aeV/qiPXlMLxEB9/0VGr3ahtxBpIKrBxnA/i 4hxyPPqkaN2xrzw35AGdngZ5Ic+HH3nCslmcG2w/WidMt7/C35SVncZoL1zoFOGaEAcL7uv6VMQr e0tVO8OmIO9//KllF2gHMK0nluMw3vaMOgE6sIlE8lPBuecrVETGRZoLL7xIvPb2B6LfyOlxHz+a w2b4xIUy//9dfoWMg3NDu4Z6Rq83qH6CswmjHODQuevu+2U61Aeoi7Bphn6MVMErOyNJVXtLVT4o 8IUs6x17jTB0qQzqB1y3OoU8I/DK3tzaGTlKMTJU1xHx1MuA+jllK9WSmwlh5CbegZ58+gXx16It Vjy0AejD0HRyqofRZqj5fVv6R6nP/2lR45xogyGMKh0/a3WEDnX5Y7melfpeQ9PuRUb1Y+K9XwB9 rBa/9pSOapwPtWdYNgF9MH3Uq9ou4X0SGwzSxweEyzZ2/gbjOCDR9+B4r0f/sEHvyTpow3E8/G/n 3CcqVKkn4+Ca1HD0F7DMw933PuD4IcgJr+xMF7/yZWHxVfwquG4bomQDC15ThUZTRtQKvEGL3yPi o1EqWqKCpUfjiDT4QovfcAjqHQqqULFeDlW+d2a7z1p0G2B6ChoFSoNKHJUzdHBaID46fVTho5FA R0g9DnbOzHZPditP5I909PuW2+40dpukjhZN1UF6rB8FZ2Yi9yer4bXdpbq9EbEchwU+/1r+hT09 8PAj8kUBv1E2ewyaIF+WYBdY/JxsCsDRrh4HL1E33nSr1OElFvaA/PDyQ2ngaNEdB9XqtbD0l19x VYTtvfdRIflXdxximhNekikdLc5ODkTYOGxUTRPN/hq26mTp7F7qsCMnXpxvvf0u2+lgqYhX9paK doZdMTHFDmUGf1HOqV366JPC8q/uOHTbnuGjFMojfZRC+UZ86qy4zY9o2aGXZV+wdZw77A6/4UxH 5yqe4zs5DtGRdcofoHOi2hjVT6hn8rz5voyD+GpdhHNIdK2l8x2v7IwkFe0tlcG7Jewlo0feZSYY cYd3W3wgxJRnXe8nXtmbWzuj9SzbdOpn6EC89TKgfg7qZPy99vob5bsJ+h34+II4cFTSoAlsSIT2 CIMhqB7GaFF6F4PTD2F4b9Kfx3flqlhpsAmPqiPHkjpiNqP6MW7uF9qbt9/Pb50D7hfOC+dNYWh/ 1JGg1C7hnRbOXsTB+6K6tALeh0dOWRJxXom+B7u5Ht1xiGPieq686prQ9V13g/yNNnzG0u3yHQXv r7Y7y28/bb0T9x3xl6Gnj+roC+i6aHhlZ7r4lS8Li6/iV8F12xAlE6iQMTIDFVjPIZOscHwBwVcz qrjVkUJ1GreT4Ri1gIWsqaJFw0ZpUJGrzhB1WgZeSibNXWfpUCkiPnQNmv9mhePrG8LQaKpf67Aw PC3mrb7U4csLRmchHI3IuBkrLR2+8D3+1HNSh1ET6vVQRwuNQvcB42QYrh9xErk/WQ2v7S6V7U0l luMQlPy+mvXCOG/13gin+KNPPG19jcVX229KVbLsRX3JzPNWXhmOfJEHhePFhL5o4gUIuwqSDgvk IwzUaNDKGnmLEbuvv/OhdQ6q4xD1ADkU8SX0z2lpayvhuHQejz35TMT5RbM/rL2Fl1s4KEZMWmSl ITCKGGlx7bouVfHK3lLNzjBinUZwwAm2bMtxGY6yBjuiMqs7DhNpz5xsN9H8MDKBHJ7Y1ZPOHXZQ umINGQ4H5JyVu2Me385xiN1hqVOFDieNUsC5NW//h9WRVdf4omMgHJ2rpm27W9eCNvjlPG9LHUZv OI2YSGa8sjOSVLO3rAA+NsC5o7ZlqUzFqvWlTf/ec7ih8xuv7M2NnaGOg1MHz1jtYxBu62W1n4OP R/TeRAMiaOdmPT+AEYRYGgC6xm26yDC8A8HZBOeSOqJdHVEI9BGJqKsRjhkp+J1R/Ri39wtON4TB 0UczaQjMEKAP4upu7mq7BDAbhT544R3guZfyyHC8g6r3N5H3YLfXozsOCaepyui/IhzvsWo4wPsu 3nvRX7UbVViifFWZFqMydV00vLIzXfzKl4XFV/Gr4LppiJINOO1Q+dx7/4PGlxZUVliEFRXXuJmr ZBi+muHrGdJgyqKeH6CvQMXLVrbCqEKFc0B1GhJUsWKqIoVhSDnC9GHaAKMG4VBAI0AjjTCKA/Hx NWjGkm1GGgxTx5c2xFG/rlFHC6Mb9TRu709WxGu7S2V7U3Hq/FN5xIshvXgSP9Zs5GhHePFFXpiG Qg7FJZuOyh0SYSv6dBaAlyZMI0aenfv8aYXTSF9MF9bToA64574HpF51HGIRdrx4wQkxYfYa23S0 aLs64iqa/QEaEaC/XMERA0eqk1MxVfHK3lLNzuDgRjnBxyN9dAbqbirTquMw0fbMyXYTzQ8v/wjL /fq7RjuDTgo+EkAPp2S04wM7xyF1UPQOJoERK9Cjo7Zg7YGIYyAcnRQ9DZwpsD04FanjlEp4ZWck qWZvWQGMCoJN6I6AVIQ+vODDoF4HZQRe2ZsbO6MdqDEzSW8zgNt6mfo5eN+yW3qJdtfFKDs9P4AP TdDD6UXnQ7uaq+tb4oMq6l2MXsP7FuKrH2/oAy6NBs+ofozb+wXnGxxvWLNPzwvQyH21X6i2S5iV o6dB+0UjOH/tPkSGJfoe7PZ63DoOMcpVPpfsDxkzamiauv7eS1BZwTRrXRcNr+xMF7/yZWHxVfwq uG4aomRj6sJN1noXqKSd1oYgBo2ZLePKIfCbjhp6gK+ViIMh3eT4oAoVow31ChhgkVe9wqVKFY0E 9NShcYIqZ6fOEaDKWHVSUEdL/apFuL0/WRGv7S6V7U3FqfNP5VF/yQBkE5jCoNuRU36xgCMFeZKj AXaGr+JwCthNoQDY6RJpVMchOTUxrVGPTxQpXl7G+bxoKSssmv0BrDEFPZyV6ssVvfSjTtEdrKmM V/aWanZGI+CcOiGYxgy96jhMtD1zsrVE8kMHBB06hLXvNtiID7DJApx7NM3f6fhAdxzigxmtaThk /Dwjb0AjWxCH1gpVO2j6aBCAegKdVrtzSAW8sjOSVLO3rEKr33rLqY0YAaXrUgm0zZgqqq8pl1F4 ZW9u7KzJL91k/fb0868YukTqZern2Dlz5G7Xd90j9XZLVQCM5IajGu9eo/9aJsNo9CAciBSP3okw Ug7vP/hgS+dAdTmWxqAPOhnRj0nkfsUC78DIz24zJNwjfakqghy0doNOnNDfgxO5HreOQ1wLnPW4 lmETFljh0pl71z3yuaoz51RQPpAn0ju9a9jhlZ3p4le+GSD/0gPSIS8EAoF9gUAgp65IAvl/gUBg ViAQaBgIBP6tK1NW/Cq4bhqiZOSLYqVlBURg0Vl07H/7Y5jxFQ5D6BEHI57wtcsOGlWEKQA09J0q VAwX14+v6tUKF6M3HsrxWMS54TdGPwweO8dwnLyY+w0ZByNP9PwJcryonUfqaDmtceLm/mRFvLa7 VLc3wqnzT+WRpquo0I6IqsMuVn4qeDGF8wAjbjHiCdOGqVzTCxNeVPAbX2dpio0Oje5Vz4MWk4fd 63UCQc4JOHkoXSz7w0sRRgrrL1dFvvtepnNyFKUqXtlbKtkZXvLtRrOqoLOEKV9q3Z9oe+Zka4nk h7xorSl9gxUnnI4PdMchRljgN6aq2W0ORjz17EsyHo1soWPgntl1NKOdQyrglZ2RpJK9MYzXeGVv buzMzjFFJFIvUz8GsyR0HUYJ0tqwGCGotwsAH5NQnyIObcqDTfAwlRpTiWmdRBoJhyVlyCmFtfig Qxh+Y/Mq9fh+92MSuV8qOAe0VdjABc8FozJpmrCd4zCaw4zaYbRpug7E8x6cyPXY9WOBk+MQwLkJ HZYQobABf86UYXazjgi0uSgrKBt2M+yc8MrOdPEr33QIHIJPBgKBBoFAYHQgEBgZCAR+CYf9X9g5 1jEQCDysJ0xQnggEAkcCgUAVXZFEkj0QCJwOBAJVPXaonr/iV8F10xAlI6iYUNGi0VIbFoCKE444 ctKpa3jEApU7OR6cKlTCSY+OFSpbfAnV88f0gm79x1pxqcOkDunXIccLhqXT6CW9o6Xj5v5kRby2 u1S3N8Kp4x2tPCbiOMRUfizGrC7ATch1DMMbl9DxaPdZvFjara2ixlHPA7ar5++Emi7a9RL0BRkL h+M3rgkbr+BFHF/T9fipjFf2lkp2hnKK8ooy4jQyiF60Vcdhou2Zk60lkh+dl55XNJyOD3R7op0d 1fO3g9Khroh1jHj0yY5XdkaSSvbGMF7jlb25sTOaCqv3O0Ai9bJTP0bNT28HnKD6G/0PjGBEGJxd +I11ZfHhCXUwpiNDB+cU4tOmKbUatok4vt/9mETuF8BMAHW9RhUaJWnnOIz2fkrvyWpb7/Y9OJHr cXr+0RyH2NEaOnxQJAcuOXmx87Ien8BHQHwMdHN+wCs708WvfBOUmwKBQM/w890QCAR+CwQC3QOB wMqwYwzOvbZhR9+1euIE5KpAILA9EAgMDY/cS2YpEggEDgcCgYK6IiXFr4LrpiFKdjBNoW6T9nJR aFowHdDXLOzMiN+o6PW00XCqUOPVo0HD0Gws3o7RSrTQO75I0WK28Yw4xHUgDqZ6Upje0YpGrPuT FfHa7rKKvTl1vKOVR7eOQzjHaSMhhGOtFrxYVq/fUk6rxIuKPkWDHA1uRxzSujrFy/xkxI9GtOsl aFoypm/gZRE7yeH3i7nfNOKmOl7ZWyrZGUYcYpdElAnsWqnrAUZuoHOgdiYSbc/sbC3R/GjKL9LF O7LB6fhAt6d4Rxw+8dTzMh6uIdYx4tEnO17ZGUkq2RvDeI1X9ubGzmiDC7t+RyL1crR+DEaFYXSY 0wjuaNB5YjkYrLsJhxqNKMTa1rQ7M97n4FRE/0hfA1vFj35Meu4XgEMT0+WxQQ9GW2KJDbsRodTu YPYKjcDUwUhCpEOfEL8TeQ9Oz/Xozz+a45CmJUOP91xcE3Z/Rt8Wz1qPT1B5ctv+emVnuviVbwJy dyAQWBV2CubTRs5dEggE6gUCgVPhcjc3PPowPQJH4R9hh+SNujIJBfcD17M3EAhcpytTTvwquG4a omQDnSms84G1GnQdvtDQulG0bhl12PG1a+G6g0YagAV2q9ZtLr+k6CMV9QqVsNNjwwOsbWjXAKKi vOnm22QaHAthGHaP32gM9fgERiwhDhaApjC9o6Xi9v5kRby2u1S2NxWnjne08ujWcYj1yhAfL0B2 6xWqUzzpeLQmGqYGO+0mienB+nnQzrX6FBkVOBzhmFDzjXa9BF78sIA04uHl6rOvSsj/sf6UHjfV 8creUs3OUAejTKDjoesAdpOEXnUcJtqe2dlaovnBBrEwPdLRYu46GCmCReSxs2O04wPdnmjNUoRh iQ89b4CR/bSjJ64h1jHi0Sc7XtkZSarZG8N4iVf25sbOUA+jzsPmUboukXrZrh9DYEdefdMOHTiR qtVrIZdtwXRaCqepq3i3ondAaudwnmjT4ETCNGX8hfNQneKaEf0Yt/eLlqBBfDhE9bjgm1KVjPtJ 7Q6co5PnrTfSgE+/+k6mox2HE3kPdns9+O30/KM5DgHtkIz+aa+h0gYcNwskcO1wQmMtS3WX6Fh4 ZWe6+JWvS/lPIBCYgvsXCAQ+0pVhgfNwdjgOpi6nV3KF8+qgK5JYHg07Qtt74Fg9v8WvguumIUo2 MJwdhf7p5162HaZODgJ8ocFvVNrUwYBTT4+PPN7OW0Dq1XXMnCrUaHraTQxf2/T4gHaKpE0VaBQU nB52HRk4RLBOCOI0aP6bFa53tFTc3p+siNd2l8r2puLU8Y5WHt06DqvUaSbj40VSjw/wQkqjd9Xj kW1hHUE9DV40ae1R9Tzo5RYvrkPHzzfS4fywvIBqsyDa9apgIXDEw4jGW2+/S76wRRtBlap4ZW+p Zmeo01E+8LJvNxKBdjNWHYeJtmd2tpae/AoVLi7D0FnQ2xn8fuW1d6Q+nmnEdvZE9uz0Ua1R685S D4envquy3THi0Sc7XtkZSarZG8N4iVf25sbOOvUeJes9u83mgNt62a4fo/JhgS+l/pkXchu76AJa gx2jw2ct32mFw+kIJxvqW5rZASch6ckxhX4I/sIRpeabUf0YN/cLji98nMbvCbPXGHmhDceGePr9 pHYH4d9XrmukgxMN6x9Cj49zCEv0PdjN9SDM6fnHchxiNh2Of98DD1sDYGK9D/cdPk3Gg8NT3VE7 Fl7ZmS5+5etSvsA9CTsGozm8WofjvaMrXApGG44IO9mwPmCqCO7d1PCozXt0ZUqJXwXXTUOUbGCY Ow3Hxrbv6iK5qMxuue1OqcOwdgrHdGGEYX0xdDjoyxYaQlTk0KESpEobOFWo0fS03fyFF14k2ncd FFFxo1LF8dFpGTlliQzD17qcj+WSabAb1pjpy634WAft8aeesypaND6ks+toEYncn6yG13aXyvam 4tTxjlYe3ToOsdA02ao6hRO2BPsiRzrAF2nS46VUrvvy73+LOo3bWTaOr+DkgNHPA3FoOgjWH1Rf bOHgow8BOObcVXssXbTrVcGUSzglMUUFX1rxEq7HyQp4ZW+pZmcYNUfTlTGinJzKeKnGiz2VWdVx CBJpz3Csy6+4SnZ81HKeaH7YkAgjB6DDyF1qZ9Rzh6OcdjyNdnw7e0IngzpG35b+UTr/EY56oNXv faw2Tu2I2dUnKrH0yY5XdkaSavbGMF7ilb25sTOa5otlWew+Qrqtl+36MSqjpi61NvzARxx1VDpG xNNa7nYfbN//+FOpwzRlWt+QdLTOIYFZGWraRPoxeEcr80NNifq+Fg039wsDOWgkPKYoq45UvOvB uUrXozo0Vcch2li8t1LfEPnSkhvYKZscaom+B7u5HoQ7Pf/C35SV4Xhn1R2QAO8IWN4EbTScnkB9 vnbU/Lm1zNNuI55oeGVnuviVrwuBE49GErbSlZpUDMdL7/qGD4bzGR/DUZmM8l342urripQSvwqu m4YoGcECrFRpwkmHtSbQ8acwrCOGL14UHxV8vkJFLD0aXewIpq6VoQ89d6pQo+lRmebN95mVJypo HAd/KaxspVoR+UxZsNEacg4wwok6kwBrR6ChVNPYdbRU3N6frIbXdpfq9kY4dbyjlUe3jkN9Z3J8 tYYN4Ys2fmNtFdpN9aeajSPyIwcIgJMCDhfkjd+0wLZ+Htg5EF/vKR2m5iAdOS1QR+jTZaJdrwpe uOhcAaaf6HGyAl7ZWyraGTpmNOIPZRVlj3ZGxNIW+q7KIJH2TF2wHs47pOk3cnrC+YHWHftai8Gj s4I0dO7o8GAR+XiO72RPaGNpAXjkBxuGXdM54ZzVzptdfaISS5/seGVnJKlobwzjFV7Zmxs7o41G UP/h44quB27qZbt+jI6aH+pjLMFCyy4BOLzwYUhPR6MRgb4cDDlAoUPfhD4Mqbjtx9Ba1yDeNf6A m/uF/hsdA++kiEvTl3GONEITbR2loXYHbTl2p4YejjbcRxrBiPda9AUpTXreg91cj9Pzp12eZR4X XSzbWlUPyBEIsNOyrtchRzI+Tuq6aHhlZ7r4la8LuSi8Lh/OAbslRxM4w+Z4sHNwtfDxauuKFJC7 wteG+4Qp4KkpfhVcNw1RstJ9wDj55YIqRHQGHn3iaTnayG5IPTrx+IqDxgaVJ1WqGFWkjqQgnCrU WHo07JiCluuZF62GEcfJ81Ze0bnPn0Y+AI0uRk6gUUFDAvB/+Z/q2H7Fcepoqbi9P1kJr+0uK9gb cOp4RyuPbh2HAF92sXYKfVWFEw8vYnhRwQsmTVO0m8aClyKEIw3sCCN6sd4L2SvsUD8P5Im1g/CC RQ5DOHOw7ozdmjTRrleHpqNiqrLdy3FWwCt7S1U7w9d/lDUsWYGygtEZKP/o/JAzUU/jtj0DGOmO NoA6K1iQPT35AYySR2eJzh0dm3c++CRi9Hys40ezJ+zKiQ4H5Y/OGUZz/N5zuBHXqT6JV5/seGVn JKlqbwzjBV7Zm1s7o5FjGImt64h462WnfowO0hX4/GtrSi3ekx5+5Anp3HPqT2CjDGpL9HV8aZ1D 6D754hsjLeGmH5Oo4xDEe7/QTjZs1Sn0rhj+qIXdkrE2IRx/aMvhaMN1kyNQbXewMSY2OaHBJHCE YoSkneM1Pe/B8V6P0/PHbDiMIiVHJZyY+jGw2QmNRu074i/j/FVwfZh5g+eoTmmPB6/sTBe/8nUh cBxiai3OAVOH80TZ4fiBQCDwkB7oUpD3tPDxPtCVDoJzxPToAoFA4BYl/MJwONZlvFIJT48gz3fD OOWJa8Caj3YOVIRhp2hcX+pukuJXwXXbEDFMVsJru2N7O/+h0Yj5Py1q6PwEL5k4LhbN1nVZBa/s je2MYZzxys5I2N4Yxhmv7M2tneGjBxwwGHUGB4+uz8pgijKcWW4dh36Sqh+s4BjGvcYazbHKIQbN JPr+7ZWd6eJXvi4ETjCMjpP3Juw8xG9sgPJeIBC4VE+QTrk8EAgcDR/nJl2pCaYxw1m4MhAIbAgE AhvDTs6agUDg/vAu0GB/2FmHKdDpkVvD+a0OnyPyVB2VJDg+zuNzXREWrN+Ie4ndqVNT/Cq4bhsi hslKeG13bG+ZD6ZtYKFmLBqt6/CllNafwRdyXe8X6jowmJKq67MKXtkb2xnDOOOVnZGUbjFpKfKb vsocDcMwWRnYRMjeJi3V7catJGJntHmFuv4dc06ORMc6hBitp+syi1R1HNIGNU4bqKhgszPMwPtz mrv3YC/tTBev28sE5Q3FcagDB98fYYefF/JwOF843mJN5cWIxPWBQODtsIMT8eFERPrNgUCgaXhU YK9wWFs9AxdyQXhjEzhMMWpwUDjPelq8i5URmkU1HQltIlNXV6SM+FVwuYPFMM54bXdsb5nPl1+X kY0tpnLgSyiFY3FoLK4NHV4oMb1CT+slmD6D9Wnwl3bGe+6lPMY0j6yEV/bGdsYwznhlZySlWkzq ivyGTE+rTxmGOSdtArYBG9Htxq0kYmdwQGEaKtYOzMrvFiqYGowpwPo68plNKjkOcS0ob9jMBhvj YDmTaYs2G/FU4CyE09BuncRYeGlnunjdXiYocMoVUabY2jHFwdGHjVLg4CsRCAQqx+FgxNRi5IfR g9E2Rrk+7KDDlGFVBobTw6GI8/lMOccGWlw38k14VCPyhOMQIw+Rp77JyZPK8e7TdCS1wvrOuiJl xK+Cyx0shnHGa7tje8t8sNg2LZyNNdSwwRDW0LHWGb3oYrnWoZ7Oa7CLM+28B7Am2+Cxc4x4WQmv 7I3tjGGc8crOSEq1mFgG+dXsnLXrL4bRgU3ANmAjut24lUTtrFq9FvJdp9dQbhMB1k3ECMzzzZGa So7D9z4qZL3bAqzPqMfRwfqJV119bcQH/Xjx0s508bq9TKdcEXbUtQ8EAovVexzGburtq4FAYGhY v8fBuajKF+G4yD+a1AhP+VXXW8SoQHLodQiHwZG3LbwzdDYlrhvBMXCsKuHfjyvX/JQWF6MIEQ4n I87HTsqG4/TRFSkjfhXc0s0nH0a+S7akbWHPMMw5aRPS7ppPPqzbTaLC9nZ+MG/NPrnwNNb+oQ0Y sLB0ocLFjUWh/QIvr0889bw8NnZL79R7lBEnK+GlvbGdMYw9XtoZSckWEx+kd9TR83Ybx2SYrMjo eXssJz1sRLcbt5KonWE2BZZgyfHokzHXmGMyj1RyHP5Ys5HcFOaSSy+TTkN9gxodbKyG+NhhW9fF wms708Uv/4sHglF32AhlkuJEc5oKjA1FMKW5r66wEYxMRF5YRzGa4F4/ooVdo5zLp0o4Nk+J5bCM Jhj5iOnQt4d/Ywo0OQfVfBFvfFiHkY9O8lU4zkRdkTLiV8Et1XzyROTbb/IWwxgZJivTd/KW0Bes 5pM9q1jY3hjGHi/tje2MYezx0s5UKdVsUgXkW7nDjH8Wb2bnBJO1gQ1U6TAjKG2t5aQKur0kKmxn DJOGX3amil/+lzgEzr4PA4HAbbpCE2xgAqcgztHJMQinG/TldIWNFAvHhQPOrcBZiLQ4H2xk4ofg vtCU7eaa7qrwpinQ4TqchByHc3VFyohfBbdUi0n1kG/drvMMg2SYrEzdbvNCHawWk/SFVxMWtjeG scdLe2M7Yxh7vLQzXUq3mDQaeVf9bWYQo0D0YzNMVgCjAav+Nis8CmrSaN1O0itsZwzjv52R+OV/ iUMuCzvgcukKTTDiDiPvcI5OawjWDuvjGZGJqdCIG2uqsp1gCjXSYroyRkT6IZiajGMA/d48H0Wn Ck1VnqArUkb8LLilW0yaKztZ3ebJr9E8vYvJqqDsY5QSHA5hm/P8awTbG8OE8NPe2M4YJoSfdqZK uZaT7yCnBsC6U1i03s0usAyTjKCMo6zTWmvkzIBN6HaSXmE7Y7IqGWlnJH76X2LIe2HnVqyRexiB R7sIv6Arw+sDztTWN8ROxxh9WFhboxAChxvyirU5CuS/ioPw38qOyvqUaeieDq/RmF4hJyhGHepr GMJxCl209Q0hNcPxok1nTm7xs+CWajH5CbxIphkhwzBwPMA2dHtJr7C9MYwd3tob2xnD2OGtndkJ poyZx2WYrAOmFOt24bWwnTFZnYywMzqWHp4Bgt2CcdzcukKTj8PxsPmI3TqC+vqG2CwFIzQbBgIB rHWsr1N4Tzi/vQ75kcDxiJ2TMcoQzkOn9Q0heOeAcxPnogocitjFOaeLEYrdwseYpoWr6xsO0HS6 tA7H+0VXpIxkRMHF1BW5NlR4YXmGyXI0n3wYNuDHNC5d2N6YLE8G2BvbGZPlyQA70+W7ppMfwg6X pVpM6lq6xaSlxjkxTEoxaSnKOsq8Hxs0OAnbGZO1yHg7o2Pr4T4LRgFicxIct0eUkX/XhUfeRZvS TOsblg///2t4s5IF4fDsWnzoaAQj1gy0E4TTuoqYlozzpU1VgPps4BycbDMKEfKzkqagrnSQNuH4 o7Twe5Xz/lrT6TI8HK+krkgZyaSCy8LCwsLCwsLCwsLCwsLCwpJlJJP8L7S+ITnnmoSdhKo8EAgE VoTjFNd0qtDUXowMbBWewgtHX6lAIFDUZqoyftPIvTc1HQmdH0YlwuF3YyAQ2BEIBHaG02EUJAQj FruHnYs3aHngOH8pjkM4SvVzsZN84fhwmP4vHJZNmSYNMILRSXAMnA/iPa4rU0YyqeCysLCwsLCw sLCwsLCwsLCwZBnJJP8LNiiBY65QIBBoEXZy7QsEAlMDgUC/QCAwLhyGtfzgSHMakUjrG5IDElNz 43GW0eYhtXRFWJAvzgs7GE8Pnxt+w2GHc8LIP5wrnHuYQu20TiPWWMS5IT7iXqxHsBGMYMToRaTD seBwRPqtyj2JNsX6TiVetHUQk1syqeCysLCwsLCwsLCwsLCwsLCwZBnJJP/LV4FA4Jvw/3AKYo1A LDUyMhAITAwEAn+ERwtic5JogmnHcLDB2fhQeHovfr8c1jutK/hk2LkGB6WTwIGHXYwx3Rd/abQg jgmHZ7Hw9OloTjwI1kZ8Pzx6MV5HHs4b14N7gPuEacqYDo1zxgjHaIJzQ7xmuiKlJJMKLgsLCwsL CwsLCwsLCwsLC0uWkST3v7wVdpJhfUPIo+Hf1cK/fwsEAjcr8UngFMSIQTgZ79eVPsiPYaem08hJ CHTYabqLze7RjynTlJ3WeiTB+oa4LjgeU1eSvOCysLCwsLCwsLCwsLCwsLCwnPfisf8FjruMFFrf kDYrwZqF+I1Rd1gfcFLYSWgnGJV4KhAI1NEVHgtGKk4JBALf6gpN7lamXE9QwjH6kEYb9o8yihKC HaQRr2ec6ykmr3hccFlYWFhYWFhYWFhYWFhYWFhYNPHI//J6IBAYE55Sm1GCEXpY33CPMgUYG5Qc DgQC7QKBwMBAIPChlkYVTDHG6DysX3iFrvRQioTXN7xaV2iCe0ijCpEGAudfjXAYNkfRN2DRpW+W GG0I8ajgsrCwsLCwsLCwsLCwsLCwsLA4SDr9L+QwRPoOutJngeMQawDqOyNj1CNGIn4Qx6g7ONi2 xbFuYKLycHiDlU90hY3cFHYwzg1vCINp2BhhSCMNYzkNc4fjYlp06ks6C25cIoS4IxgMVgoGg+2C weCoYDC4IhgMbmOYLADKOso8yj5sAFu7+ypsb0wWJsPsje2MycJkmJ3pIoT4lxDiZRxXCNE/GAzO DAaDC23OkWGSmSXhsj1YCFE5XOZjbVjgmbCdMVmETLOzBP0vqsOQyMjRhl7K0+FRep/qCg/kyrDT MNr0YlUw5bpzeEfkReFRk6/Fkf66sNOxR5Sp2aklCRbcuCQYDN4SDAbL7jl0YsvhY6dP7j988p99 h08KhslqoOzDBvYdPoWGqmIwGMS27Z4K2xvDhPDT3tjOGCaEn3amixDiYiHEV6fOnlt44tTZ/UdP nDl68OipM/o5MUwqgTKOso4yf/rsuSWwAT8dG2xnTFYko+0M4tL/YucwBJ30iEkm+cO7HsfaeCSj BM6/WM5CEoy8HB/eWTrWDs+pIy4LbtwCgzt24syMfYdPntp94IRgGCYEbOL4qTNzg8HgZbrdJCps bwxjj5f2xnbGMPZ4aWe6BIPBXBjdePzkmT36cRkmKwEbCAaDvwaDwWd1O0mvsJ0xTAg/7YwkTv+L 7jAMpshoQ1UwVdjPtQ79EkzHxkjFrDHSkCTOgutagsFgib0HT5zYvu+Y2H3wpDh07Kw4dTYoTv/N MFkPlH3YAGwBNgHbCAaDZXS7SVTY3hgmDb/sje2MYdLwy85UCQaDN50+c27O3kMnj+IY0vYOnBBH jp8Vx0+fM86JYVIJlHGUdZR5Kv+whbN/n8O0YewG6omwnTFZmYyyM1Vi+F9iOQxBRq9tyMISs+Am JEKIx7fvObZ26+6jYuf+E+I0OlYMw0hgE7CNHfuOrQsGg0/o9uNW2N4Yxhmv7I3tjGGc8crOVMG0 yWAw2Gv3geNHkPf2fcfFkRNnjWMzTFbgyIm/pQ3AFmATwWBwIGxEtxu3wnbGMGn4ZWe6OPhf4nEY Eqkw2pAl2cSh4KZLgsFgse17jx3euOOw2Hf4tPwqzTBMCNgEbAM2AlvR7cetsL0xjDNe2RvbGcM4 45WdqRIMBj87cPTkJuS7edfR4PHT/xjHZZisBGxg866j0tYOHDm5KRgMFtHtxq2wnTFMJH7YmS6a /8WNwxDwaEOWzBE/HIfYmWj99kN/r9t2SBrfyTNBhmHCwCZgG7AR2IpuP26F7Y1hnPHK3tjOGMYZ r+yMRAhx5cGjp/ogT3Dg6FnjmAyTFTlw9Iy0CXDo+Ol+wWDwKt1+4hW2M4axx0s7sxP4Xt4v3hT+ FzcOQybjYVHFD8dhMBhsumrzQQFOnAl6zur1m0XV6rUsVqzZYMTROXz8jGjQsLGVZtvOfUYcJsSY 8ZPlPerVd4Chywimz5qXacfv2LmbPDbOQdd5CdkHbEW3H7fit70xTLLjhb35YWeLlq6MaMtigbYP 6dB+4XfjZi3E0ZN/G/kyqUHrX9pHPPfzHS/sjATTnfcePrkK+a3fftg4lhPUhscD7q+ePiOg5wr7 13WxoPejeN57mcSgMpTI88koYBOwDdhIepYGSNTOMoK1G7eKtu1/s+y1WcvWYu6CJfIjhR6X8Y9k sAe/8MrO7IQdh0kDiyo+OQ47L9+4X4Djp/El2lvGT5oW8VAr/VTViKMz5a/ZEWkWLV1lxHHLrr2H xfcVfxSDh40ydMlM9Zp15D3K/0khQ5cRtGnXIdOO/0ruPPLYOAdd5yVkH7AV3X7cit/2xjDJjhf2 5oed9e43SH9BiQraPqRD+4Xft912uzh49LSRr1ccO/WP6D9omPiuZBlDx/jPwzlyRjz38x0v7Iwk GAx+vnnXkW3Ib9fBU8axnKA2PB5wf/X0GQE9V9i/rotF4a+KiUsuuURs2rbb0KU6y1auE/kKFBTr N+8wdInglB+VoUSeT0YBm4BtwEZgK7r9xCuJ2pmfLFm+Rrya53XDXok778om+vQfbKRj/CEZ7MEv vLIzO+Gpyue90L1mUcUnx+Hgxev2CXAMnQ+PGac5Dh948CFx6PhZI55Kue9/iEizcOkqI45bqGFD ZarrkhnVcajrMgLVcajr/EZ1HOo6LyH7gK3o9uNW/LY3hkl2vLA3P+yMHIeXX3GF+LFKdVGleq2o rFy3WaZD+4V0cBweOHrayNcr+g0cKo+DelHXMf5DDia88+i68xEv7IwkGAzWXbHpwBHkt//o38ax nKA2/MWXXjHsR6fVL+2N9BmB6jjUddHYd/ikuPXW2+S16bpUZ/f+o+KKK68U//nPf8TaTdsNvVui 5ac6SvR05wuwCdgGbAS2ottPvJKonfnF8tUbxHXXXS/v/6WXXSY+/7KI+KlqDWmv3xQvKa6//gar H/fr752N9Iz3JIM9+IVXdmYnDv4XNw5E3hzFX6H7zKKKQ8FNlwSDwX4L1uwR4NgpjFrwlnETQ47D Cy+8UFxzzbXi//7v/8SsuYuNeMSBI6dFtrvvEZdffoX473//K9MuXLLKiOeWiMrURp+sWI7DAoUM XapjOQ7bdjB0XkL2AVvR7cet+G1vDJPseGFvftgZOQ6lA/DIaUOf2dD5ScehjZ7xF8txOHGaoTsf 8cLOSILBYPNE7I3acLzH6LrzhQjHoY3eib9mzZfpatdtYOhSnV17j4j/XX55yNG3cbuhd4vX+WUG ir011+0nXknUzvyiwCefyjL++BO5xNad+w39waNnRNGvi8s46NNt2nZ+nDeTunhhZ3YSw/8SjwOR Rx36K3SfWVSJUXATkmAw2GPOyt0CHD0V9JyxYcchGn1qQH6qUsOIR0yaNkvG+fKrYjIN/l+wZJUR zy30gtqr3yBDl8xUCzsO8xUoZOhSHXqmrdt2MHReQvYBW9Htx634bW8Mk+x4YW9+2BnaDtQ3t952 u9h/5LShz2zo/FAv6jrGf8jBhHceXXc+4oWdkQSDwTaJ2Bu14XiP0XXnC/Rc3b471qrbQKaDA1HX pTo7FUffmo3bDb1bvM4vM1DsrY1uP/FKonbmB3sOnrBGFEar83btOypuuulmGa9jlx6GnmG8xAs7 s5M4/S+xHIg86tA/oXvMokqcBdeVBIPBTjOX7RTgyMmg54yZEHYc/u9yMeLPCfL/hx7OKQ4e+9uI C0qXrSDjDBs5TqbB//MXrzLizVu0UnxRuKj8ioU4F110kXjv/Q/F6PFTI+L17Gu/LhWcTWq8Zas2 imLflBDXXnud1GO042uvvyUGDfvTODaxfstu8f0PlcXtd9wp0/zrX/8SOR95TDRs0kLsPXTKiP9y +CV56ox5ckj/v//9b3HJpZeKkqXLi0PHz8k4+Nu5Wy8ZFy9JiI+RmoWLfCOvWc+zWo00x6Gu27Xv mKhTv5F48KEccqQn4t2V7W7xY5UaYsvOA0Z8sO/waVHv5ybi7nvute7rR/k+kc+AjqXeO/zvdHzc gwaNmokcOR+V9wbnkD37g+Lnxs3F/iNnjPgLlqwWxUuUkWui0PlefMkl4q2337N9DnQ/9WfpNWQf sBXdftyK3/bGMMmOF/bmh51RWwLHIepJXe8E6k67dPG0Bz37DJTtEI2+v+x//xMffJQ/op1Dnsgb ehW0s/q52EHnh/NBe406Gr/vufc+2WZTPLQn1WvWtdoGau9atG4nd/fU8wXxnD9B9wPn80fvAbLd wu8LLrhAvPNuXnluehpixpxFEe8D1H7j+IdP/BMRV73e3fuPy/aQOrbU3iE//RgAbVrdBo2te4Dr KVGqnNix54i83wizO0837xfIC+8+eKazFywTzz3/okxz4403ifa/dTHiJ4oXdkaSqL3RM8e7ha6L xjfFS8l0+KvrYundlmN6rrB/XReNF156Rdxy621iz8GThk4F5Q/5v/veB4aO+KrotzJOhUpVIsLd lCsC5f+TQp/LqaVIc9vtd8j3xJ17j8oyh7KHMqinQ55vvvWuZct4Ly1SrLg8BzUe3Xsd9T1+666D 8hk8+tgT1nsu/j6Z62njOcTKj8qQ3fNxUy+odrf7wAnRtEUbce9991vn9mqeN8TQEWONY8SLF/aW qJ35AcoL3ddxk6YbepVOXXvKvsCU6XOtMOob6u1iLH0i7QT1U1DPLFy6Rtoa4iMM6VHm9D5pvPUw yirSP/b4k7IuQRz0s3As1DX6uQA37aLb+MliD37hhZ3ZiUv/i+5AJDw9J5YIoXvMoorLghuXBIPB X/9askOAwyeDnqM6Djft2C9f1v7f//t/siLW4+49HJqmDDZu32c5DuctXhURr0uPPlYFeuFFF0nH FL04gZp1GlhxR4yeKF8K6SUJTj78/gMVZTjO4OFjLD0aE7wo3hjuSIAy5X8Qh078E3EOE6fNtr62 wcl1f/YHIjpvaETWb90TkYYq9IdzPCL/3nd/dnHFFVeK70qWlfrdB0+KvB/ms/LANeFc6MXqoosv jjhvUFVxHKrhy9dslvlTXnDGoSNIv3Ef5i5aGZEGx6dzpDQA/6OhyfPam/L/Vm07WGnwv93xce3Z H3jI8fjIa8+hU1b8/kNGWs8Uf3HduKfUEIOWv/wacQw6V/V8/IDsA7ai249b8dveGCbZ8cLe/LAz 1XGItkrXO4H2yy5drPagfkO5g5/kpptvke0WOgwU9kv7jjLeviNnxBtvvmN9wEJbhrgf5y9onIsd dH5wIOD4SP/Agw/Ldofa6WWrN8nOEOKhvUNdrtbnz73wkti2+3BEvvGeP0H3o1yFH+VftMVo26lt xnvDb517GOffut1vVhuJJVGQ5sorr7KOA+fG/qNnjetFG/3Io4/L/9He45qpvcEHq79mL4w4Dq4P jg3KF+8y1OY/+/yL8r0F/+OdR03n9v1ie7jDhjYX+VMa/EUZ1K8/UbywM5JE7Y2eOd5jdF00VMeg roumT6Qcq45D/ThOrN28S76vffFVMUOnM3/JavnRAGVEf2cEO/YelevIofzPnLfECndbrsDYSdOt NGQrZJMvvpxbvnOi7KEMUhrkUbpcRSvfq666WtoybAS/kd+QEWOt+HBCok6jj7+wK8THvYcef2++ 5Vapg73h/uM88C5PxyhQ8DPr3GPlpzpK1Gt1Wy+Q3d1w403i7XfzyjiIL8/twgvlb5xDj94DIo4T L17YW6J25gd4Pqj3cF+eevpZsWbTTiNONFTHoF176qRPpJ2gfsqnX3wlbrjhRvk/6m849qk8fPhx AdvyEK0eRl1B9wCgDVXbEbQJ6Iup5+K2XXQbP1nswS+8sDM7SdD/YudA5FGH/gjdXxZVEiy4USUY DLaesnCbAIdOoDHwltHj0xyH2/YcEWXKhTY+wYuiHnf8lNA05dJlK8q45Dicu3iVFWfarIXWC0b1 WvXE3sNnZPjB4/+Inn0HW2n6DRoRkffLr4Qq0z/6DIoIX7R8vewsQVe2fCWx+8BJSzfszwnWwr/t f+9qhW/cvl9Wpgh//c13xLoteyzd5OnzrA7Ea2+8LQ4cO2ecw38vvFAMHTVehmEx1x17j8n/6d7g S+7AoX9a6aAv8vV3UoeX0Vnzl1k6chx+XKCQFbbn0GnxxJNPyXA0dPMWr7Z0S1ZuFE8/+7zU3XPv /daxQfkKP8lwNH6T/pprheN/hEEHWv7SwdLhf/34eBZvvv2eDL/v/gfE7AXLLd3UmQvE9eGGu2mL X2TY9j1HrRfJ73+oYj1TsGXXIfHu+x9a56vq6H6q5+MHZB+wFd1+3Irf9sYwyY4X9uaHnaHtQH2D TgTqWF3vBNovu3TR2oO1m3fL0Yeo70eOmWylgb5K9doyHdogtf6m80O++jlEg84PoG1A24tw1Muo y3cfPCVHBkH/0suvijUbd1ppF6/YYDnfPv+yqBWeyPnT/QDv5f1IbNpxQIajzi9fsbIMR37q+8CY CX9Jpwt0FSpVte4vzrtj157i0ktDncla9RraXi/aohFjJlm61Rt2yI4fdPk/gfMi7T4VL1lWhsNB O33OYit8wtTZVpsG8M5DukTeL9R3nzvuvEssX7NFhu/afyKi/UsvXtgZSaL2Rs/c7n0wGl+HHYP4 q+uc9ImUY0COQ/3dMRrdevaXafBX1+ngHZHeydRyQPQfPFLqsI4cvU8mUq427zxoORY/+6KIZXv7 jpy13iMBvatTuhat28twOFD6DBgmbQvhKItkyziXVeu3W2moDMNRoYaDd977QKbBs8e7NIXjPGrU ri91sGlcYzz52b3bJ1IvqHaHPgacT3StqAvxrg8dyhDqMfUc4sELe0vUzvxi+OiJljMKDjvco9r1 G4m/Zi+K6PvYQX1DvV2MpU+knaB+CtD7N4OGj7FG4NVr2NQKj1UPo2zkKxBa41Hv56BcUznP9fSz Vr3ttl10Gx8kiz34hRd2Zifp9L+oDkRe69AfIRtnUSWdBddWgsFg0wnztwpwEBWJx/ypOA637jki X7KtyubYuYi4JUqXlzrEQVzVcUhxPspfUIYV+7akcSzQpn1HqceLmJr/S+HKtEefQRHxqTPwwccF xIHj/xj59R4wTOrRMOxBY3EiKBo0biHD7s/+oNi5/4SRBueLih5xxk6aYZwDHGF6mrVb9ojLLgt9 Reo/ZJShx7m99c77Ul+g4OdWeBXFcUhhg0eMlWH4OrRqww4jr007D8ovV4iD+4Ww9dtCIzzxBWnU uKlGGjh1qeFBI0zhquOQwmYvXCHjorGB01LPq33HbjINviLvO/q3mDl/mXS2osO2+9BpI/78pWvl SwnyW7d1rxVO91M9Hz8g+4Ct6PbjVvy2N4ZJdrywNz/sDG0H6ptYUFtH6VTHoVq/RWsPxkycLnUY ta23S8gj2z33yg8p85asMc4P+er5RUN1pA39c4Khp3wxanzL7sOGfsW6bbLtwkjxhcvXy7BEzp/u B9qBXQdORqRBHvQxCu8JFE5t4ueFixnnBaitwce4zbsOyTD1ejt1622k6d57oNThHNE+IUxtH3Ft ehp0PilPvPNQeCLvF+q7T6NmrY00XuGFnZEkam/0zGMBB6CaTnUM6nk66RMpx4Ach/q7YzRQHvFB YPXGnYbOjmat2slj4GOzrvuk0BdGWUikXCE9wvDubfeehXOGXq2/8H5LI5m7/tHPSAPo/PDRl8Ko DMOptHL9dit8x77jclQn7jPe6/S89h45a40IHThsdMz8gN27fSL1gmp3FX+sZqSZtWC5tH/9PTRe vLC3RO3MT9Bm0GAJFZR/1Nko23juejrqG+rtYix9Iu0E9VPQL5n411zjWL926i71cBDuOnhKhsWq h9FvkSOFL71MLFi2ztDDdtCGID36ZAhz2y66jQ+SxR78wgs7sxOP/C/kQORRh96LLKt6YJYXjwpu hASDwQZj52wW4MBxVLzeMkpxHG7ZfUTsPnRGZLv7Xlnhzl282oq388Ap+SUIOsRBXKq05ixaJeNs 3XNUXBOekjxl5kLjWGDNpt2ywcJw8hXrtlvhVmXae5AVhuPclS3U4A0aPtbIyzom7Qa9YIUMe+Gl 3DJNvYbNjPgENV4VfqxmnEPdn5sa8bv1GiB1aAT2HD5r6MHAYaHOCb4w7dx/UoZVqR52HOYvZMUr 9m3opRmNhJ4HUS48uvCd9z+Uv3Ff8Bvrfew98rcRf/+xf8QT4WlaLdp0sMLxv378xs3byLBXXn3d yAds2nlINGzaSpaNfUfPGXodPEe8MAK7Z6qejx+QfcBWdPtxK37bG8MkO17Ymx92RnVkLKito3Ro vxCODtCug6et8GjtwdLVW6ylG0qVrSgWr9xkxNGh80O+ui4adH742LV2y15D/8mnX0o9RnPoOgIO D7UuTuT86X6gk6brQK9+Q6UenSi0URt3HLRGikyePt+ID7btOSauCy8pMnTUBBlG14v3BLwv6Glm zl9uPK++g0KjvpzaZ4Th3QVx0K4hLNH3C/Xdx+m6vMALOyNJ1N7idRzinUZNR+84eng0fSLlGFiO Q+XdMRp47nBAPPX0c/K9SdfbsXrjLjn1Fza4asNOKxxlHB+AUVZhU5R/IuWK7nWTFr8Y8cHEaXOl Xq2/JkydI8NgQ9v3HjfSgD4DR8g4mMJI73NUhvV3tniwu9/R8tPf7ROtF1S7Gz9ltpEG761wEtmd Qzx4YW+J2pnfoD4eMHS0KF6ynLjzztDyRipXX32N6Nl3SEQa6hvq7WIsvdt2AmHUT3nu+ZdsbXLz rsNyCj7iTJu9WIbFqodr128sdW+9m9fQESVKfy/jfF28tPzttl10Gx8kiz34hRd2Zice+18e1QNY 0i2yrOqBWV48LrhSgsFgrVEzNwmACtVrRo6bKh8mKiBUzggrFV4vpWbdhkY8fLXEb8SlSmv2wpUy DF911HVOcjzymMFDylooqOwo/5deeVWGde89yAojJyPC8WVWzws8nPNRayh+34EjZQN2+x13yd9D Rk4wrpeoVDm04DVGSOrn0OWP/kb86rVDO/Bh9ImuI9CIYO0MnM/ytdtkWOWw41A9zquvvSHDGjZt beRB4BwQ58GHc8rf1WqFpoh8mO8TIy6BKTyIg0aYwqhBVo9f9JsSMgxf+/U8YoEXT7xE46WhQeOW 4rtS5cSdd4W+QKvXDeh+qufjB2QfsBXdftyK3/bGMMmOF/bmh52h7UB9g44MPnTpeifQftmli9Ye gG++Ky31BNKjTu09YLhsh/T4dH7Il8JwvBp1fhY/VqlpMHz0pIjzw3IR+CCl5/vY47ksvd4+EjRt smTZCgmfP90PODB0HaD2H50VdIYwygLxL7nkUrF+234jPoERTmo7QddLzhA9vt3zqtsgtM4U1nrS 4xO0DhTeZfA7kfcLpKN3H7T1aPP143iFF3ZGkqi90TPHe4yuiwZmnCAd/uo6J32i5RjvSAhT3x2j MemveQldE01tbPNrZyuM3tPyvPGWFZZIuZLvrbeHRg5S+dRZt3WfuPjiSyLe1dt26CrT4Hj6MQhy mMM5BIcl0lEZ1t/ZdOCcwP1q1a6jdOjmeupZmZd+v6Plp7/bJ1ov0DEwu2XRio1G/GjnEA9e2Fui dpbRbNh+QPzWuaf4onAxa2kpDBZR+0zU59PbxVh6t+0Ewqifgr6nHp+g+oHa41j18Cefhkbaotzr NkGQMw4fJCid23bRbfxksQe/8MLO7MQP/wuLp4Jng12sWVTxo+AGg8Gqw6dvFEA3QC+wcxyOC69l +MSTT8svQghD5YjKfsqMBfK3neOQXujjRX1B0itTgMqOXq7iAWnRgKHi1vPXIYee2mDYnYMeX3XA 6dD54j6hcXRKF49DjTqZcMrhC7bdi7YOxYnlOKTp5G5enPGV/atixeWLq37fafczvYGK5zq9gOwD tqLbj1vx294YJtnxwt78sDO/HId27QFA24iOO5wAep2IqX74MIQPLRTfznGotqM6VD87nR9BjpN4 UNsPt+dP94Paex1q/6gdoPNW3y3soHxr1Wskf8e6Xju9XTurQ+0evRck8n6BdBnVIfPCzkgStbeM dBwmWo7dOg7pIzAcYrouGj3DI6XyvP6mFYY13BDWsVsfKyyRcmX3Pq1DcVR7ove7eFDTRSvD+DgB W1Q3ciHgXKKNJRJ1HCZaL0Q7Rjz6WHhhb4naWWaC0Wi0buwzz71o1flOjkHCSe+2nUAYleNo9Yze n4j1vKm+jwe1TXbbLrqNnyz24Bde2Jmd+OF/YfFU8GzYcaiLHwU3GAz+MGTqegH2HcWIL28ZOTbN cbhp52EZtvMAdk+m6cprxI59J8Wtt90hsmPNioNnZBzEpRedWQtWyrDZC0NTjOBcWrtln3GsaFCl 2K3XICts+drt0imFLyoLV2w00tiBc6cRh4NHTDD0xPeVqso4mMJLYXbnQFSrlTbiUNcRi1Zuki9V OGecO8IqVwt3aPIVtOLlzpM24lDPg/i9S28ZByM01Xww4lCPS3wWHnHYvHUHKwz/68cvXPRbGfb1 t6WMPOxYuX6ntTkKvvhjzZwfKtcQrdt1EnMWrRZLV2+1XgSWrdlmpaP7qZ6PH5B9wFZ0+3Erftsb wyQ7XtibH3aGehv1za233i527D9l6J1A+2WXLlp7oIM6slmrX0XBzwpbC5kD1OMUh84P+VIYjle9 9s+iUpWaBsP+nBT1/Ai0EdB36NzT0MVLPOdP92Py9AVGekDtP6Zubtl9VL474DdGUqzbut+ITzz9 7AsyXos2v8nfsa7XTl/352YyDEuQ6PGJ9z/MJ+PgnQe/E3m/APTuo7d3XuOFnZEkam+W47BaHUMX DdUxqOuc9ImWY3IcxmOn4PkXX5ZrSG/fe8LQRWPzriNykx2M7sNzX7N5r3QMYAqlWr4TKVcox3jH VsunDt6pacQhvavDZpAm19PPGfGj4VSG8X6f5/W3ZJ7QvfHWu6L8D1XEz01aiXFTZsv3a7v77ZQf 0OvRROuFaMeIRx8LL+wtUTvzg5JlKsh7jOm4uk5nwLC0dddRdyOM+oZO9bCT3m07gTDqp2CJJj0+ kSPnYzJOz37D5O9Yzxt9u1h5xiKedtFt/GSxB7/wws7sxA//C4tn8n9hW2DHoS5+FNxgMFh2wOR1 Auw9+o/njFAchxt3HrbCS5YNTVeu83MzK07Fn6pbesQlx+HMBStl2Nqt+60NRP6cMN04Fti8+6io 3aCp6NFniNi294QV/qJSmVIY9PTVs0ffoUZeYPv+U6J+45aic4/+YtOuIxF51a7fxIhP0I5TWOMw 2jkQ1OmDQ3XnwTOGHvQZNErGwTnTtf2kOA4pHq3vg8ZFz4Og+481DvG7yx+hNRbxcr378N9G/D1H zsmXR8Rp1rqDFY7/9ePjmSLs5dyvGfkA3Ec4CuEoXr5uh+VkfeChHGLDjkNG/PnL1suXZDRQS9ds s8Lpfqrn4wdkH7AV3X7cit/2xjDJjhf25oedUR19y623y3ZB1zuB9ssuXbT2YPGqLaLd793FkFGT DN32fSettdjefOd9K5zOD/nqaaLhdH4E2gjovy1R1tARv3XpLdr+1k0sWrlZ/k7k/Ol+/Nq5p5EG oA2G/pFHn5Bt1PrtB62ppeOmzjHiA7wPXBveYXbwyIkyLNb12un7Dw2tL4yPhjsOnDbS7Dp0VrZf iIP3GYQl+n5B7z56e+c1XtgZSaL2Rs8c7zG6Lhr0zlDkmxKGDrwdnvZb9NuSVlgi5Riojiw9vs7q TXuk8w27req6eChcrLg8VtNWv4pfwtOEsTajGifRcvXCS6+E8m7Z3ogPJoSnWKvv6rAZhF119TW2 72Zg9qLVol6jFmL4mCnyPRFhTmV40IgJMj84PabOWmzkBTuiqc/q/XbKD+j1aKL1QrRjxKOPhRf2 lqid+UGVGvXk/cN7vF09qjJmcmiWGdao37LnmAzD80eYUz3coUsvW73bdgJh1E9R2xsV9C3xbNHP oP5mrOeNvh3yxFruuo6Aw7R5m9/EX3OXyd9u20W38UGy2INfeGFnduKH/4XFM2HHoZP4UXCDweB3 fSesEWDPETiIvGX4mDTH4YYdh63wMZNCDQmGrsPRhem3k2cusvSIS47DGfNXWuH0tTLvh/nF7sPn jOM1bhHanQ5rS2zcecQKf/HlUGXateegiPi0YDY2PNlx4IyRX6dwI4SvNSvW75Jh9RqGdlXGQulb dh830kyft8Ja12PkuL9ingNYuWG35RTt2W+4oce1UiPxcYFPrXByHH6Yr6AV1n9o6OseFsRdsnqb kdfarQfkBiuI06LN7xHHx3NQz5mYOH2B+E94yjAaYQqnBlk9Pp4j8rnooovF7EVmueo9MOQAxQLf 2/eflo0efhcvVd6IC2rXD60vhQZKvR66n+r5+AHZB2xFtx+34re9MUyy44W9+WFnqLdR38iOzL5T ht4JtF926aK1Bw2b/SJ1z73wsm07V6dB6OPM62+9a4XR+SFfPX40nM6PaN2+i9Sj00dtoMrcJeus 0Q99Bv0pwxI5f7of+OC069DfEfHxG+HQo82j8DfCm5DhI5l+DEDnDsfHum0HZVis67XTIy3yQLhd +4w2k9ZWxjsPhSfyfkHvPnp75zVe2BlJovZGz1x9pvFQo04jq6zoujVb9lvPqug3Ja3wRMoxePCh kOPQzk51Ooc/wLb7vYehi4fRE2fK9LALbLqA/+Fs0+MlUq7ovfWxJ56S7116Gtwr6NV3dfwlh0Kj 5m2NNLDtvB8VkHq8n1K4Uxmu+3NzGRdOHT0vgOvHTCT9fjvlB+zq0UTqhWjHiEcfCy/sLVE784Pp c5dbfYKqNevb1vMA4QXCO2/juVA47A115gX//a9Yuma7kQ59CqTR6+lE2gnqp6CPs3DFJuNYpMeo Q7KnWM+bbBX3YMJf8w090t8R3igGfRiEuW0X3cYHyWIPfuGFndmJH/4XFs+EHYdO4kfBDQaDxXqN Wy3AblTyHjNMcRyu33HYCt+2PzRdGY0GHFwPPfyI2H7gjKVHXNVxSOHDx06zXizgaNq0+5il+6Pf cGv3qGq1f444D5q+ixdONXzq7KXSwQXdJ58VFuu2H7J0+MqDqSPQfVf6eyt89eZ9luMNjdSydTst 3YTpC6wd7/AlasfBs5aOKvQuPQdFnANBowCvuPIq0bP/CCsc11gk/FIHh+TEGQst3Y+K45DCtu07 JV8OEX7/Aw9JRybpFq7cLJ565nmpw/1Xn0np8j/K8Ntuv1OM/2u+FY57RNcEmrbuYOnwv378XYfP WS+9OP7cpest3aSZi2T+0NVv3EqGFQ2PkMRoDjXu1r0nRc16TWTDBD2+Bqp6up/q+fgB2QdsRbcf t+KVvaGcdu45UFSpWV/8ULmm/IvfavnNaqAswx5g+7ABXc8kB17Ym1d2poJ6G/UNOjJuypfqiFLT RWsPFq3aajkxKvxYXbaXpPtr7nKrDm3S6lcrvEffYTLs7nvvF5t3HzfydMLp/IiNu47KPBEnxyOP i9mL11q6ecs2iEfDi8rjL6VP5PzpfgC0t6j/EY6/35QoK8OvvuZasXz9LiuN+j6A9ovSoA36vVtf 6xwq16hnpYl1vU561CsIhyNl8KhJVrjapgG885AukfcLevdBu7d49Tbj/LzCCzsjSdTe6Jmj3tZ1 0aD3Sjz737r2scKXrt0hnWn0LPDeRLpEyjEgx6Gdnep8+mXR0A7Ia3cYuniAndx7/wNy1CLAOxGV aZVEytWarQeskYpffPWN9e6Md9S6DVvI9yvo9Hf16nUaynBcFxwMOw/9LcPxvg67oucwbPQUKw3u Nd5j4RgaNWGGFY53FMqr75AxVjjsFfUXvVeDX37rHjM/YFePJlIvxLK7WPpYeGFvidqZX5Qs94P1 vHK/9qbo3meofFbQbdlzQvQfNk68Fp59hb7L2ClzrLR4JjR9HmWYnhFsgMoV0OvhRNoJ6qeAnI8+ Ie2ddF17DbbKQ8fu/azwWM8bdvBqeCALrkMtl/h48W7ej6UOZXrVpr0y3G276DY+SBZ78Asv7MxO /PC/sHgm7Dh0Ej8KbjAY/KLH6JUC7DqMisRbVMfhuu2HI3QlyoQcZeDHqnUidIhLjsPp8yLPrUnL X62XHFRaeLGjFyXwzvsfia17TzkeC19hq9dpZOl+79ZPOjChwxqC2R94WNx8y21W/OdffEVs2Hk0 Ir9RE2bKL9fQ42UGL3to4CjNQzkeFcvX745Io1boajixefcJ8eY7IYcbQP64NnKcXXjhRfJc1TS4 b9DBcaeGz1++SdwVnvIB8OUr2z33Wb9vuvlWMW3O8og0uManngmtc0Fp6IsZGmK6J01bdbDS4H+7 4+PaH3w4tKYQwLEpL/BR/kJi2/4zMu6MBavlSyHCcS8RF8+AGjq8kNC9HTtlrnUMy3GonI8fkH3A VnT7cSvptbe/5q6QZYRGt+jALnBvF67cYqRNdRatDi2KbVfXMMmDF/aWXjuzQ3Uc6u1LNNB+2aWL 1R40ah4aPQ9Q96NNoY4W1YtoMyg+6lFqKzAK4v7sD8V1nk7np4K2Am0GHRt1+T33Zbd+Q4fjq2nc nj/dD2o34DhBGnKQoHPTd8hY49xQ/9OGCnBIIA21J6DQ50Wstiae63XSIw/UrZQv9NSm4b5T+4h3 HjU/t+8X9O6DPFGn6efnFV7YGUmi9mY5DrX3v1hsP3BW5AnPwAC4n3gHQ7uIe1eybMihAcehmi6R cqw6DvXzUNm6L7T+9ZNPPyd2Hjpn6OOlYuWa1vl8V7qCoSfcliswYPgEawM6shWa6fJweI03vf1E uYcNUb6Ij7jqGms16jaOOM6Og3+Lx598WurwTJBmxLjpYtPu49JpS+luvOkWmRfeyfEbH6iffT60 uys+GsfKDzqnetRtvRDL7mLpY+GFvSVqZ36B+/dNiXLWPXUCZUV/PqBZ69AamhQHZYHKJ8o+nrNe DyfSTlA/BZtBIj712dR+I/qIqt3G87z1fs4NN94s6wvqu+BcBo2cFJHGbbvoNn6y2INfeGFnduKH /4XFM2HHoZP4UXCDwWCBLiNXCLDz8D+eM1RxHK7dfjhCN2piaLoynB2TZy+N0CEuOQ7/mrfSyHfs 1Hkif8EvrIoPlVeup58XrX7tKrYf/NuIv2rzfvH+RwWsofUfFfg0Qj9t7grxWeGvLWcgKv5HHntS NGzeTmzdf8bIDyxZu1MUL/W95dRCGrzc/Nysrdiy77QR/4Vwhd655yBDR+DcW3foJp557iWrE3j9 DTeJwsW+E7MWrzPiVwo7Dj/IV9DQrd95VPxUvZ71Qk2N5Y/V6hrPgti856R0qt5x190yXzRUeT/+ RMxZusE6/3Yde1rxm4QbZLvjI6+a9ZuK++5/0Do+XgxatutsPCM8YxyHXkZx3NfefFd07T1E7DiE qQ6hqTkVfqphpaHzwTnox/YSsg/Yim4/biU99tamQ3ero4D7g3uC51v75+by7/sf5rdeDFBmpsxe ZuSRyqiOQ6fyzZz/eGFv6bEzJ1Bvw7ZQ32/Ze8rQO4G6zS5dPO1B/2HjxXsf5LM69yjfj+d6RjRq 0d62XWrRtpO0fcRFXbF4zQ4jjo7T+emgDf3+x+rizmz3WB8u4CgpW7GK1OnxgZvzV+9Hy/ZdrA9f sOdPvywm2yA9fwLvA2jT/xeecUDtR49+I4y4sa43mh7tFtqvBx7KKe8B2vyXX31dDB/7l2wDkQ7v PHqebt4v6N2HOmR6Xl7hhZ2RJGpv9MzxHqPrYkHvKjTqBs8c73h4fmSrcBzq6dyWYzxrKpe6TmXi zMUyP/UdJRHguET5QF4TZywy9CpuypWaBu9a5KyDEwLvEFPnLJe/5TI/u49HpME7WKc/BkonBZwO iAcHDEZVDRk9xTgGmDRribR1usfNf+kow1dvOSCdNFRP0XtzgyZt5DOF7SMc0zNx3Fj5RatH3dQL sewulj4WXthbonbmN+P/WiCKFi8t3/Wp34LnCqca7GHpul1GGqLngFHi6WdflPHx/ooRv79162fd b70eTqSdUPspE6YvFK/keUMeC8dEfr0G/mmkifd5o8zWadhC9m3IYYhR6eiz2Z0LcNMuuo2fLPbg F17YmZ344X9h8UzYcegkfhTcYDD4YcfhywTYeQjDrxnGHryQwjj7Dh5r6FIZsg/Yim4/biVRe8M9 p5eSvB99IlZu3GfEAXOWbJAjjRDviVzPii17TxtxUpVFqxTH4bbDhp5JDrywt0TtjMk8rA7PH4MM HeM9XtgZCdtb8vPnxNnS/u6+536xbf9ZQ8+kDy/sje0ssXaiScuw4/DjgoaOSS28sDM78cP/wuKZ sOPQSfwouEKIiyv/Ol3U6DhLbN5/Tmw58I/YdgBf1vGVkckqzF6yQY7efPX1t8X6nccM/bzlm+VU AIzYXLByq6FPJVD2YQOwBdgEbAM2AlvR7cetJGJvG3efEPfcG5pO9da7H4gt+84YcVRmLlxrTffo P2yCoU9VFq7aJv79n/+Iy/53uViz7bChZ85P/LC3ROyMyVyoQ9jpj0GGjkk/ftgZCdvb+U/ZilXl 6EyMUtJ14IcqtaX9vftBPkPHuMcPe2M7S6ydaKw4DnUdk9z4YWd24of/hcUzYcehk/hVcCnftbvP WazbfU6s33NObNh7Tmzady6tkToYMlQmtdiw64S1bka5H6qJzXtOW7pFq3fI0WvQYVj7tgPnjPTJ CMoyNTYo4yjrKPMo+6oteG13bu2tU4/QtCs4bmct3mBchx2FvigmXn71DdF3yHgrbOrc0BS8F156 VQz+c6q49/4H5e9sd98n+g2dYMVbvGaXKFX+J2sKGKZ0YBpG7QYtxMZdJ41j0VQunKeuc9LTi9wP VeqI2Us2ivyFvrSmqWPaVdHiZcSy9XuNvMCiNTvFV1+XtHbOxFSWeo3biHnLt1iOw9VbDxvpnMA1 1azfTK75gmsNTel/UNRq0DzCDohp81aJIt+WFrffmc2aNgVHLWyj54A/jfh4WUUc3PPeg8eKp597 SR4HPPXsi6L/sIkyHq73y6LfyfNHfKy3hfPasu+skSfAsfK88Y41fR3rkH7+1be2ZYTud8XKtUWT Vr+JK6+62jr+/BVbZZyt+/8WbTv2Eq+/9Z41JQagXvi6RDl53/V8N+0+JcsFygdNk8c6P7gO/Twy 2t7c2pl+bUzGgnpJrycY92S0nZGwvZ3f0HvEtdfdIEZNnG2F432u0x+D5bRF6P/oP8pIyziT0faW 1e0skXZCdRzqOiY5yGg708WvfFk8EXYcOolfBdeuIYrGuj3nxPq958RGq5EKGTS8/jBuJjlp37mP NR2WFuGltQ7BPfc9IOat2GqkO6+xvkT9I8sqyizKLsqwXq6d8Nru3Nrbm++Fdmd7/a286bK3KWHH 4S233SEuv+JK6ai7H5vQ/Oc/YuLMpTLOiAmzZMcC8eAUwzOnNTxBzkefFIvX7o7IlxyDHXsMMo7p pG8UfpF75/2PpcML/8OBCWccHQtrUK3aejgiL5wnnR/KKvKmdU4/KvCZ5TjU0zmBa7kvPLUb4Pg4 D/oN5+uGXSet+N37jbQcdfiL4+MekdMMNGzxa8Qx8oYdh3Dm4p7CAQzbolGhsDU4FOna7743u7ju +rRFu8v+UC0iv60HzolvS1Ww9HACqouK47kiPzUN3W88b/xF/rfdcZe49fY7xbqdx8WmvWfEex/k t/KEHnnSvQZYk2rRml1Wnkjz5rsfSB2uC/cN9wPPAGF4DqMmL8w0e3NrZ9yuZS7UIXSqRxiFFGjX 2N4ylo27T4lX8rxp1ee0MQl9qALlKlWX7YueNstzHtlbVrezRNoJev/Bu5iuY84jziM708WvfFk8 EXYcOolfBddtQxQNGDi+BFAjtWU/OrpMsjBq0lzxYf5PLWcMHCIP5nhU/FSjgVi97agR/3wCZY0a G5RBN41NNLy2Ozf2tmr7aXHHXffIZ1GldlND78beJs8JOQ7Bk08/L1ZuOSzDV209IrbsPyeWrt9n LVie+/W3xaI1u620KBd3hs8j92tvic37/rZ05Bj8vccg45hO+kYtQi9y4JHHcokZC9dbuiGj/5KO Tegat/rdCt+w65R4OGdoR8YXXs4jlqzbK8Nx7k3bdLKc3ugI0bVFA+nyvPmuTAPn38SZyyzd6Mnz LeddvSa/yDDcJ9qRs1T5ymLj7tNW/BWbDoo33wk50bLdc3+EjhyHoHCxkmLdzhNWfrh20sGBOXPR BuvcqtRsKMOvvua6iOv5uVl7GY4Frrv0GibjIhzHrFA5NN0M92/eim1WGvV+w+lIz4/y/eX3XuFj XSuGj59lpQODRk21nLvV6za1wrv3+1OGoXzOXLLFsrfFGw6Ll159S+pefeM9o8zGwit7c2NnsXBj Z0xiPB/uEDrVI1mVVGzXYsH25g8b95wRDZq2E4898bT1gQcfmt7Jm0/8MWC0ET8rcr7bW1a3s0Ta CXr/wbuYrmMyh/PdznTxK18WT4Qdh07iV8H1siFyAsOJ5ZcvpaHauE8ZVh/+CsYwBvvThqejzFBD I4ep2wxV9xqv7c6NvS1Ye0BcEp7C267LQEPvhJ29TZi1QuYD+gyZYNznmg1aSB2m6a7ZcdzQw/GI 0XKIM2TMdCs8u+IY1NM46RuGX+T++98LxfSF6400XxYrKfUFPv3KCuszdIIMu+ba68WyjQeMNHDm QU+OQ12vM3HWculsxIi/yXNXGfoW7bvJ/B54+BGxce9ZMX7GUuk8xai99btOGfGnzl8jd4hHfovW 7rHCyXEI56Sernm7rlKHdH9Onh+hW77poDUaBHkjDM8FowQR1r5LP+McwEcFPpd63A8Ko/t96WX/ E4vX7TXSlKtUQ45crF6vma29fV0yNMLx40JfWfZW/qfQju4Fv/zWKH9jpi+Xx3r2xVfF8q0nDH00 vLI3N3aWKHZ2xu0aExc2dpZV2rVEYXtjEiZF7I3tjDmvSRE708WvfFk8EXYcOolfBTcjGqJ40Bsr xwaLSRnsGpiMbGTiwWu7c2NvM5ftEBdcEJoa6+Q4rNf0V6m34/4Hc1jxxs4IOQ7h/Juzcrdhb8+8 8IrUV6vb1NHe8rwRGqFXpkJVKyz7g2HHYPdBRnwnPTmyMOJuc/hLt0q9Jm2lPu9HBa2wb0p+L8M+ +byoER9Mm79WjpCVjsPNhw29Tt1GbWR+L77ymqEDyzceFLV/biUGjpwqNu3929DrzF0e2pwF4H8K xzXgOIW/LmWk6Td8ktTdfOvtYv3OUxE6/EY49JNnr5Rhw8eHdr7EFOLV244Z+YGufUbIOA8+/Kh1 3nS/H33iqYTsrdyP4YXzPyxohbXp1E+G4X7XavSLdHLr6RLBK3tzY2d+otsZt2upD7drmQfbW9Yj K9kb2xmTWWQlO9PFr3xZPBF2HDqJXwX3fGmI4kVWUHqDFa7MUKlRo8VkHvQc6LkYDYxHw9IzAq/t zo29Ldl4RFx+RWjaePP2fxh64NZxeONNtxqjwFZuOyVuvf0uqe8xcHyETrW3Mj/UkHHe+6igZW/Z H8whw37rPtAoB8BO/3OL0Dm//nZeI76qf/+jglYYOS1r1m9uxAertx+TDjU4slZsPmTodb4oWkLm B4eerovFpn1/iwWrd4qBo6bJkZpFvysn7rgztB4oHIdzlm+14uIaEF65VkMjnwEjp0od7pGuW7fz pOU4nDR7hQxr3raL/I2Rmlgn0Y47s90r41x51TVi2aYj8tnVaxa6n2+9l88oPzooC+NnrRZtOw+Q DsO3389vjTRVHYdLNx8TD+V4TIYT+F2ifFUxeOwcsWbX30be8eCVvbmxs/MBbtfOf7hdcxa2N8Zr 2N5MYTtjvIbtLLb4lS+LJ8KOQyfxq+AmW0PkBvoqRg0XQRWj1ZDZNGZZHbof6pcltUEh6P6eD1+b /MBru3Njb6t3npVTZVEpwiGj650gZ6Kd4/DmW24XK7adjIiP3wiHvs+wqUZ+BI08eznP21YYjoEw jIi0szdyHP7abaBVfhqEHVlwQOrlDvzcPM1xSGHPhde2gU6PD9buCDna4DhcvumQodchhx7WBdR1 TsxbuUN89lVxayMSlf9ccIH8C8fh7GVbjePYnbfqONTtbfX2tGcybsYKeS/rh+9bPOA+LFp/KKI8 qI4/nU69R4rHwrun69CoVz09HNsoE9cqm7kQt92RTXTrP9Y4Tiy8sjc3dpZs2NkZt2vxodsZt2ve CNsb25sdbG8hvLI3tjO2MzvYzkJ4ZWe6+JUviyfCjkMn8avgpnJDlF6cGjIDm8o6GrLh01Erf60h 0NHziwbOzTjfLNSQpBev7c6tvRUtEVpfDlNPsVmKrrfDreMw2ohDFTgvEee9jwpZYarjUI/vpHdy ZJG90Qi59z4saJVTbLSBsKp1mtra26rtJ8SNN98qHWZLNx6K0On2Az4t/K3M78uvS8Vlb3NW7JD5 Iw02H/mwwBdyBGajVh3FxNmr5AYhNFV55pKt1nnjGpAGTj/d3uCk1Z8ToTpz8ewQVr9ZaMoxHHx6 /Gg43W9dD+CoLlK8vKhYtb7o2GuEmL9mv+1UZRWMLhz91zLxQ/WfpVP5X+GNajBSceKctUb8aHhl b27tLCvB7RrjlZ2RsL05w/bGeGVvbGfOsJ0xXtmZLn7ly+KJsOPQSfwquNwQnR/MXbVHlPmhpqha t7lYteOMoWcyB6/tzq29jZq61NoBEevK6Xo73DoOATaygP6nmo0NHfHKa+/IOCW/r2aFPfHU8zIM U1v1+JjOSqPR4nEcRtN/W/pHGfb+x58a8cG0RZvFf/5zQcRIu2hgl2rk9/zLrxk6gN2BMa373uwP iRlLt1tO0/seeFgsXHfQiD9p7jq5yQme1fTFW61wXAPS4Zr0NG4dhz0GhTaIwTRku3MA42auknVI 72FTrOnCdveTWLLpqLjhxluk/seajQw9+KZUJSP9iEmL5NqGuG49Pq7/pptvk2lwLro+Gl7Zm1s7 SxbwvBq36SLbiu8r1xWd+/wpBo+bK3//0qm/Ed8tdRq3k3lhgxtd50TPIZNkGjiadV0ieJ0fY+KV nZGkqr0xjBd4ZW9sZwzjjFd2potf+bJ4Iuw4dBK/Ci43RNFB57tDj6Hii2KlDV0iOOUXy7HDZA5e 210i9vbl12Vk2bj88itFv5HTDb0Kpjd/9W05Gd+N4xAOHujvuvt+6fDT9XAkYMdgxOk74i8rHCPM EAYnhp4GzqtwhZ5uxyGOibD/XX5FhGOOqFitgdTH6ziE4+v//u//5Kg4rOmn6zF1F/ndcdc9ckRm njffl78xGk+PCyrXaiL1fjoOcV3YVRphcNrpaVC3vJ23gNSr08nt7icxed56eR+gnzB7jaFHWcCO 0Hr6N9/9WIaVrljDSANohCjui66Lhlf2loidne/8tWiLuOW20K7aRIHPv476fN1iN0I4FjQi9bMi JQ1dIniZn1N7m9Xxys5IUtHeGMYrvLI3tjOGccYrO9PFr3xZPBF2HDqJXwWXG6Lo/Np9iOzEYESW rksEp/xiOXaYzMFru0vE3uC8eeaF3LJ8YOfggl9+K4ZPXBixAcWs5TtFzZ9bi3vvf1DGA+rovFjl a97qveK6G26ScTAKDzs6k27YhAXSgQbdC6+8HjEiljr5GFn457SlVvigMbMjnBzpdRzCIfpi7jdl +EM5H5cOL4TjHrT6vY/l1IzXcYh0ed7KK9Pgnqkj5+BUpHOvXr+lDPu8aCn5G1O61bjYaAajNGlU KEYdqnovHYcA04ERhg1SGrXuLO8LwjGNHc5b6DBVGE5bSmN3PwlMRYZDGno4RdXp8HCoUrkDuV9/ 19LBGYMw3Pf2XQdFlEU8a5wf7snIKUuMY0bDK3tLxM7Od2jU69XXXCftDqNmUYaiPV+3pJrj0Km9 zep4ZWckqWhvDOMVXtkb2xnDOOOVneniV74sngg7Dp3Er4LLDVF00IHysuPhdX6Mv3htd4na27It x+V0XTgOyZEDB9Gll/1PTtGlMIBpoqpTCcRyHIIBf86UTgnEwyi0u+99wHJeAax/N3vFrog0cFhi Si/FyXZPdisN/sdOvvg/vY5DgGMjT/X86HzxF/ciXsch5Zf9oZzWud+Z7T65qQf9xlqO5EjDFGDa 4RrHRlxMY6b1/ODUpOvG1FE6hteOQ5xPvkJFrHPENWP9y0suvcwK06ccO91PomylWlbaiy+5VOZH 05fhGPywwJfy/0cef8pKg7KVN99nVrorrrxapsNfCkO++rFi4ZW9JWpn5zNUlirVaGjovCLVHIfc 3trjlZ2RpKK9MYxXeGVvbGcM44xXdqaLX/myeCLkOPxHV2R58avgckMUHa87Hl7nx/iL13aXXnvD dEV0rB9/6jk5zRZlCc5EjITL/2lR0b7bYNs1MuNxHAKMNCzy3feW0wqOMTiMMDUWU3b1+JTm06++ k9OIkQZOvGIlK8rRbOj8646IWI6saHrs5FuqQnVx/Y03yzhwdMGxhU04cM5uHIcAIwYxnRbTceEQ BHCANWzVKcLxCnAP3/ngE8tJB6caRuHhnmPEHTnY1Om7XjsOAY6FNSXhrMTIPsS56OJL5PRhdaQh Ee1+Un64Xlw3OaZxbEx5n7Jgo3y+KGs4Fn5TOtyfBs1/E7meedFyXuM8MJITa+/px4kHr+wtvXZ2 PhKtLHkFOw6zBl7ZGUkq2hvDeIVX9sZ2xjDOeGVnuviVL4snwo5DJ/Gr4GbFhog63Rdc8F/ZqcCo HYyMUjvdasddRe/kY825jwt+ZU3zBBiZhGmi6sijWPlFc+ygg97i156y80NTIq+6+lq5vpXdIvbk KEAHbPL8DQIODXJ2wKmDNfOwGYueDsfFWneqAwEOGjiFaGpoVsNru8uK9sYw8eKVvaWSnZEjTYfa jmiOYTjay/9UR9yR7V4ZB/U66vfajdra7tIezXGIdT/RBuFjAvJ5MfcbcsmERB19ieQ3bsZKuV4h RgbT2pxwVsOB36n3KCterPbWbX6phld2RpJK9paR0KZkeP/De2nOx3LJcgibwLIgA0fPkvGw+Rfe 4/ChDPFvv/NuaffqEhEEPtjB5rGkB70v4i8+ANrZvfq+iJH1+PBDH4KwGZhMY/Mxkokfr+wtq9kZ 7AL9HPR3YpVjAm0IZmXQh2z089Dfg33p9oL1qJGnvjZ1LD3ZLfp46P/BXmGb+NhKH5zpAy+W/qG+ JvqJiGPX/wJoc7AJIcXHdWNpIqf+VyL3J5Xxys508StfFk/k/4Xf79hxqItfBTerNUS0iQHAdDx0 ouA4pLAGLX6X8TC6ChsM0FpncLwhLkYcUV7V6rWw0pEeL3QUhkr8j8ET48rPyXGIKaq0EQGA4w+d H3ohxEggfUdbehFEOmpQ9GmYWLNOHZmFRua1tz+QOpqKqR4HI7nQIOv3M9Xx2u6ymr0xjBu8srdU srP6zTrItoLWosTSAGrb4eQ4xEcjao+oTgfUBmCkqL47t5PjUJ3OjjZFTtP/179k5+z1dz6U4XaO PicSyQ+7LFOHCn9xrliuQF2+oW6T9jJurPbWbX6phld2RpJK9paRkAMCnX8qp1gShEaSw+Z7DJog HQ6wYdgJvdMBfdd62DwtHYJyDHtHfrQGMMBHbdWBQvXHR58UlmsV4398aMCSJ5Tm7ffzZ0lHhFd4 ZW9Zyc6wPjI5/2gJFfVjED7u6GUSbSX1WWBDKPu0xAyAE05N4+QYjKUnu6WlbrCEDmwVgzKgxzE+ yP+5dVy933bzrXdEzN6APRYtUcGKT0u/4CMWfqNe6NpvTMS5JXJ/Uh2v7EwXv/Jl8UTYcegkfhXc rNQQYT02VLBwtvUcMskKx9dU6sjgBQ2jNEjnNNUJUyPxMoaXOUzXU1/Epi7cJCtxpMPXIzWdU35O jkNM+UQ4XhbVERA4x0KFi0sdrmfU1LSNKehFEOR49MmIzRqwOy11QHHeFI68EQaHIqbDUvjiDYfF S6++JXXYKVU956yA13aXleyNYdzilb2lop05TVW2cxxiCj5GHCEcG9zMWLrd0qE9eCjHY1KHkRlq XnaOw15DJ1ujoNRRTthQCaMEqa3RHX1OJJIf2iFyiBQvWzli2YQFaw9YH72wK7yqc2pvE80vVfDK zkhS0d4yAnJAgJLfV7PKGmyB1vMFjz7xtLVhGUY0fVOqkgzH+5paPmnDL+SLPCgcDoQKVepJHewO 76+kU98X4dAYPHaOpevSd7TlnMBHd/38mfjwyt6ykp3hww/Vz+qI177Dp8mBDNCpzjSE05rT35Wr YvWj0L40b/+HNesKG8xRGifHYCw92S2ck90HjJNhOEfqO9IAFdgONpKjNg7raj/25DNSh1lulF+d xu1s48O2qW+Kfpt6Dm7vT1bAKzvTxa98WTwRdhw6iV8FNys1RHCaoYBhF1V9yDoaGXxlRUcB0zUo 3KnjgcodX2TxoqYfB2A0A9IhT7VSd8rPznGIRoZGQ2Jal34MXAOcedBjowIKpxdBNGqq05Cgdecw xJ7CMLUFYfgip8fHdGicB84ZHVJdn8p4bXdZyd4Yxi1e2Vsq2pkbxyG1Mxhlro8qBPg4hDodI+1U J4Kd45CcaFj7VM8HeZMDLl7HYSL54cMYnCQYcaUv5QGwAzh2NMfHvDkrd1vhTu1tovmlCl7ZGUkq 2ltGQA6Ix3I9a6ypi02unN7jYL9wZsB+yaG4ZNNROYoYdo3yqx8LzkMagayuQUv1B5wuqtOQaPJL N6nHOspZ7f3PK7yyt6xiZ3KpiVvvkOXuz2lpgyKIwt+UlYM8MCWXwqgvhLW+9figSZuuUo9BGPg4 hDAnxyDhpCe7RVump4GNwFagh+3oeiyPAbsFsOOlm49ZI+Nbd+xrxAc0ehFOQvxO5P5kBbyyM138 ypfFE2HHoZP4VXCzSkMEMBKQpiZhWDimdehxdJw6HrGgjQ/0EYRO+dk5Dn/p1F+GwZnpNOQcX4QR B40EpjUjjF4EMdpQd5ACbHQBvdrRbNOpnwzDlyroqWHN6nhtd1nJ3hjGLV7ZWyramRvH4QcFvpBh xcv8ZORD0EhyNT/dcYiRebRz+ZDx84w8AI2Kj8dx6HV+hFMHz6m9jYVTfqmCV3ZGkor2lhGQAwLr C+o6eifDdEj9PQ7LzOBdzW351O0bUP0Bp6N+HABnPqZOIs6ISYsMPRMbr+wtK9nZU8++JMvck0+/ IPtTumNdBet60shYp3YFowGvve4GGafHwPEyLFY976Qnu7UbhQsbgQ42Y/fRDjaG2V6//TFMOvsH jZkt4+Pc8FuPD37vOVzGwdRrug9u7k9WwSs708WvfFk8EXYcOolfBTcrNUQAC6GHC5kEjrrPi5aS lbjdlKR4Oh6osPHlCEPWK9VoKEftXXPt9Vb+iToOK1atL8Ow5pN+TAKLZmMtG7VhoxdBp9GQdh1N fPWi6WsEfpcoX1V+hbZ7ocwKeG13Wc3eGMYNXtlbKtqZG8chPhohjNZDtIOWrPj/7J0HtBTFvvXn fS/c+N7NetXrveacQMEAigEzZsWIiogBEJCgiGRRVCRKElEQURAkg4jknHPOOYMEBeOd+taumX+f muruSaf7OOfM3mv9Fpyq6uqe7qru6t0V8BFNtrONBfR0Qs87zLVkDn00wTAwbJOO0RdEfngWYdoR DMnCPMOYbF56UtkveH7P22zzKykEVc9EJbG+FQViQLzV+UNXXLKym45xCJMeJgrm7UZPJRkiadZv IPcPGPZ2HoLcT2Bm2nEkNUHVt3yqZ30GjtXlW8osnhm33VVZ96KzFxdBD1ukwVRU89bsc+UliNkm z1A/Y1Dwi5d661UfMOc84uyFuPxA3Ud69Cy2n9GCLG72pz//1RkOncn5yReCqme2wsqXCkQ0Dv0U VsHNpwcRgMmHGzW+3MgNV8AQj6avd0wwyZI13jCEF/NUmDdvQXo2FsY4lNUl7UnvTeTBhjmjZMiZ 14ukiV88HkjYp0yQbYIhb3hQ2XmVdIKud/lW3wjJhKDqW0msZ5kYh2IApoNp0NnGoTyXYFKYi2mZ yDPNz+gzKUx+GJKJeX1lwngTWQXWfsHze95mm19JIah6JiqJ9a0oEAPCNPKEZGXXzzjEMEl8vD7+ hJNcZVpWL7f3J/cPr16Pghynfe8h6RFUfcu3eoZVi/GOJXMXmuB5JyZhOs8VIOUYdQR/+xmDgl98 snor9cmr3noh6dPB/n3pnp98Iah6ZiusfKlAROPQT2EV3Hx7EJngxQGrJmI1OZk4F3To8YmTxq/x Nnz8AmcbrM6MXoaYxLZ99366F2AQQ5XT6XGIlbnQGMSLzowl23SY14ukSap4GKdjpi3TkwhjAl55 KGERFnM+rHwg6HqXz/WNkFQEVd9KYj3LxDiU1R7Re8/OJxm2cThp3vpYD8Hf/Na3F4MMqbSNPi+y zQ/Papn7ED0lMRS7Vv2m6o0O7+s5iWXON/sFz+95m21+JYWg6pmoJNa3oiCZAeFXdoGXcYjpbGT6 AYRjVVUsEtGkdQc9HBIjauz6DeT+kWxaA1nsD3N723EkNUHVt3ytZ5iGCaPC0CtWeoMDeTdKt8fh ZZeX1+mw+jL+9jMGBb/4ZPVWnl/p9jjEsSA95jm149Il1fnJF4KqZ7bCypcKRDQO/RRWwc2nBxEM PUxW+/GQCa44fKmVVaoq3nKnE+7XeJMJ3jEhr9cQZ0w+jfjCGIeSVi+w4jPHIRZNQRp8YbbnOPQz Br3iMS8H5ja0J+EGeGBiIRhs07hVO1d8SSboepdP9Y2QTAmqvpXEepaJcYgXBoRhknQ7HwEfyDBh POb+lTDbWMCcSzLtxsDRM1x5ABhuiE/HOMw2P0yZgbCzz7vQc94oGQJtv+D5PW+zza+kEFQ9E5XE +lYUJDMg/Mou8DIOMW8b0uOD9qhJi13bYJE+GfLoZRya7V4TGDHYF+oD2ql2PElNUPUtX+oZnhNY YBJzAXpNkyRlFr3F8QEKc7LL1BteC/zoPDcedp49fQeP12Eo2zAb/e7zIyYs1Ont+GT1dti4+TrO b45DgPdGLIiCOepxLEiPYch+6fExC+9enw6frM9HpufHji+pBFXPbIWVLxWIaBz6KayCmy8PItC8 TWd9M72i3LWeN9tXWrTV8fhSK2FejTc0wE49/Wwd3qZjL1c+ACt7Ib4wxqG5qjK+Jtn7wG8Qs/PO +x5xwr1eJE284m+pdJ8Ow0ubnR7IimVekwGXZIKud/lU3wjJlKDqW0msZ5kYh292+kCHYSESzN9n 54We49Jjvteno51w2zgEeLYgDD3z7XwwN66YEekYh9nmB1MDYVWfrevaBuC5hHj7Bc/veZttfiWF oOqZqCTWt6IgmQHhV3aBl3H4Sst3dPoLLr7UlR4M+mKmM3rEyzhEWxMjWOztJB69Dv0+YJPkBFXf 8qWeoZMHRlFh3j+vMik9181V7+Udxeu5AuSZCINOFn+EmYi/ET5g5DTXNjJdlP0cSFZv8QyT3uxe Pf5nLN2u6xrqIgxB1GUxNNF5w06P9zzMXYh4vO8hLJvzkw8EVc9shZUvFYhoHPoprIKbLw8igOFH 8rJUs16ThJ6CGJqLL0CIw/BlCcfQDIRhZWM8ECT8ivLX6fBLLy+X0DUeD6THn35BxwG8uJkrZfnl 52UcAllh8g9//LNeWUvCkSderBCHhwO+jEmc14ukiVe8HBfy6tZ7sGueRzyg8PAcNXmJK7+STND1 Lp/qGyGZElR9K4n1LBPjEC9EeMYgHItcjZ+9xonDS4UsdoB/zeeNl3GIez6eCwjHi5SYB1h8AfMr ybMuXeMwm/ywgBnCTv7XaQm94jFS4OVmb+lnE+LxsmTG+z1vs82vpBBUPROVxPpWFCQzIDI1DmVR BrTV0JNJ0qIth3pw3N9PdOoWRt5IvNw/AExH3B8kDm1BaTN3en+A6zhIegRV3/KlnqHMXnP9zbrc YVEfmG0Sh2ebGGmoG/KugsWtxBh/ptZL+l4ueXXs2d8pxy82apWwL6mDGMYs73LYpm2Xj5znVCbG IRATH70gsWimhKP3X7kKFXXczZXudY4d00JJ3YXBKSsk49mI40Ucfht6HMrxZXp+8oGg6pmtsPKl AhGNQz+FVXDz5UEkYMWpeCHTDwUsknLSyac4Yddcf4sz5Bfgi5C8ROALz1nnnK9ftMwVrXBDP+vc C3QvRCxSgrC77n9Uz+Nkf/Hxy8/POMSxYHVkOT4YkXi5kzyQv92g83qRTBWPBxWOWfaDbvb4wox/ JQxzONp5lXSCrnf5Vt8IyYSg6ltJrGeZGIcAH8Ok5wPAAlenn3mu8zfi8Dwyt/EyDgF6TshLGXpL mM+gU047U/+brnGYTX44Tnw8QziesXjW4pkreeC5jWcn/o8J483tvJ632eZXUgiqnolKYn0rCpIZ EJkahzDG8ZEA2wDMvY02HIZiSr2SVWVhjktecv/A3GgY2oj6cMZZ5yUskocP2PlkQARNUPUtn+oZ 3omkJ57XPfpvx/1djZ6yNGEblGVZAAgmHN7v5D4P7n+4qqvXbL+hE53FLPGMMLe5496HdV3I1DjE PrAv2S+mktLHHj82PIcxoswvPZ6JqLvm3PsvNXszYR/ZnJ+STlD1zFZY+VKBiMahn8IquPn0IBLw BQg9G2QYMB4KpS67QrV8q6vroQIwYbp8rcUDRr7u4OsPXjDkofN/f/ijHob12ajp2oi7uHRZHW4b e175+RmHAHlhLqqyV17jvARh+0eefM5zsRK/F8lU8dgP5szAfmRVSTQkYVxizkY7n3wg6HqXj/WN kHQJqr6VxHqWqXEI0IMCvethGshHLfSyw6IJXpPI+xmHAAYahvjK8w4vKhha9W6vgfrvTIzDbPLD M/L2ux90Xqbw0QzTinTrM0SbGvdUflyH29NteD1vC5NfSSCoeiYqifWtKEhmQGRqHIL5a/Zrk0/K O0yESy69XDV7o5PugSXDNc3pesz7B0auoCcTDA5si32bUxmQ7AiqvuVbPcOQXMzTa3buwP+frtFA L3BlpwdDx83T72F4HzPv6+aILRv7WYQe6qgzmJZKPmplYhwC1C8slIK6Ju9tmCsez2P0CvRKj17D eKeE6Yn0eP/CNFLS09Amm/NTkgmqntkKK18qENE49FNYBTffHkSEZELQ9Y71jRB/gqpvrGeE+BNU PROxvhVfkn14IMEQVH1jPSPEn6Dqma2w8qUCEY1DP4VVcPkgIsSfoOsd6xsh/gRV31jPCPEnqHom qtV+4lLkN32VuycNyW1oHIYL6kSsvk1catebTMV6Rog3QdYzW0E/L6lARePQT2EVXL5gEeJP0PWO 9Y0Qf4Kqb6xnhPgTVD0T1Ww/sTfyGzq9YJJ+UjygcRguqBOoG6gjdr3JVKxnhHgTZD2zFfTzkgpU NA79FFbB5QsWIf4EXe9Y3wjxJ6j6xnpGiD9B1TNRzfYTXkB+zT6Y49oXyW1oHIYL6gTqBuqIXW8y FesZId4EWc9sBf28pAIVjUM/hVVwa7WbdAj5LtnynasiEpLPoE7oetdu0iG73mQr1jdCvAmyvrGe EeJNkPVMVKP9hPOljTpm3m7XPknuQuMwPMbM2+OY9Kgjdr3JVKxnhLgJup7ZCst/oQIRjUM/hVVw a7abNAH5fjZpi6syEpLPDJi0JfYFq92kCXa9yVasb4R4E2R9Yz0jxJsg65mpmu9MrId8G/WY8e/F m4+59ktIPoE68EqPGVFd1zpMrGfXl2zFekZIAWHVM1Nh+S9UIKJx6KewCm7N9hNfQ76tes9zVUhC 8plWfebFXrDaT3zNrjfZivWNEG+CrG+sZ4R4E2Q9s1Wr/cQxyLvxezOj6AVi75uQfAC9ARu/Nyve C2riGLueFFasZ4SEX89EYfkvVCAS4/BnOyLvFWbBrdV+4lz9ktVnnv4azeFdJF9B2UcvJRgO8To3 164vhRXrGyExwqxvrGeExAiznpmq02HSKWJqAMw7hUnruQosKemgjKOsy1xrYmagTtj1pLBiPSP5 SlHWM1GY/gtVaNE49FOYBbdm+0mXoSFZUAkJITAeUDfs+lJYsb4R4kWw9Y31jBAvgq1nXsKQMfd+ CckfMKTYrhdBi/WM5DtFUc9kX3Y4lRP6TxqHPiqKgouhK3puqPjE8oTkHe0mHUIdCGMYly3WN5L3 FEF9Yz0jeU8R1DNbz7WddAFWuKzZfmLvWu0nLnUdEyEliolLUdZR5sNYoMFPrGckvyj6eib7tsOp nBCNQz+x4FIURVEURVEURVEURYUr+i85LRqHfmLBpSiKoiiKoiiKoiiKClf0X3JaNA79xIJLURRF URRFURRFURQVrui/5LRoHPqJBZeiKIqiKIqiKIqiKCpc0X/JadE49BMLLkVRFEVRFEVRFEVRVLii /5LTonHoJxZciqIoiqIoiqIoiqKocEX/JadF49BPLLgURVEURVEURVEURVHhiv5LTovGoZ9YcCmK oiiKoiiKoiiKosIV/ZecFo1DP7HgUhRFURRFURRFURRFhSv6LzktGod+YsGlKIqiKIqiKIqiKIoK V/Rfclo0Dv3EgktRFEVRFEVRFEVRFBWu6L/ktGgc+okFl6IoiqIoiqIoiqIoKlzRf8lp0Tj0Ewsu RVEURVEURVEURVFUuKL/ktOicegnFlyKoiiKoiiKoiiKoqhwRf8lp0Xj0E8suBRFURRFURRFURRF UeGK/ktOi8ahn4qi4CqlTolGow2j0WjXaDQ6OhqNrohGo9sIyQNQ1lHmUfZRB06360fQYn0jeUyR 1TfWM5LHFFk9s6WU+k+l1LXYr1JqYDQanRmNRhd6HCMhxZkl8bI9RCnVKF7mf2XXh7DEekbyhF+s nhWF/0JlLRqHfgqz4Eaj0X9Eo9Haew4e3XLom++P7T907N/7Dh1ThOQbKPuoA/sOfYcHVf1oNHqq XV8KK9Y3QmKEWd9YzwiJEWY9s6WU+q1S6snvfvx54dHvftx/5OgPR74+8t0P9jERUpJAGUdZR5n/ /sefl6AOhGlssJ6RfKSo6xkUpv9CFVo0Dv0UVsFFhfvm6A8z9h069t3uA0cVISQG6sS33/0wNxqN /q9db7IV6xsh3gRZ31jPCPEmyHpmKxqNlkXvxm+P/bDH3i8h+QTqQDQa7R6NRq+y60lhxXpGSIww 65koLP+FCkRiHP5kR+S9wiq40Wj0+b1fHz26fd83avfXx9TBb35U3/0YVd//REj+gbKPOoC6gDqB uhGNRl+w6022Yn0jpICw6hvrGSEFhFXPTEWj0RO//+HnOXsPHjuCfei6d+CoOvztj+rb7392HRMh JQmUcZR1lHkp/6gLP/70M4YNn2HXl2zFekbymaKqZ6bC8l+oQPRfNA59FEbBVUpdun3PN2u37j6i du4/qr7HixUhRIM6gbqxY98366LR6GV2/clUrG+E+BNUfWM9I8SfoOqZKQybjEajn+w+8O1h5L19 37fq8NEfXfsmJB84fPQnXQdQF1AnotHo56gjdr3JVKxnhBQQVj2zFYb/QgUmGod+CqPgRqPRatv3 fnNo445Dat+h7/VXaUJIDNQJ1A3UEdQVu/5kKtY3QvwJqr6xnhHiT1D1zFQ0Gn30wJFjm5Dv5l1H ot9+/2/XfgnJJ1AHNu86ouvagcPHNkWj0ap2vclUrGeEJBJGPbMVhv9CBSYah34Ko+BiZaL12w/+ tG7bQV35jv0QJYTEQZ1A3UAdQV2x60+mYn0jxJ+g6hvrGSH+BFXPREqpP3195Lv+yBMcOPKja5+E 5CMHjvyg6wQ4+O33n0Wj0T/b9SddsZ4R4k2Q9cxLYfgvVGCiceinMApuNBptu2rz1woc/SGalEVL V6rGTZqnzer1m115kNwAQxvebtdB9R842BXnR6d3uwVyXQ9+871q1foN1bR5S7Vn/2EnXPJHObO3 CZrps+bpfa1Ys8EVZyP1A3XFrj+ZKpP6Rkg+EkR9C6uebdu5z/WcM3m1aXPVvtO7au6CJdqcsbfP BtnnW++0V0eO/eSK98Prfir3vU8GDHKlJ7kJrlWLVq3V/kNHXXGFIYh6JsJw572Hjq1Cfuu3H3Lt KyjQXkC7wa53dh1E2Z+/aFlgdTAsvhw3SR/zkOGjXHGpkHMxcPAwVxzJLVAnUDdQRwozNUBR1TNC iiNB1TMvheG/UIGJxqGfwii40Wj0g+Ub9yvw7ff4Eu3Pp58Nxr7TZtzEqa48iDdfH/levdW2vWrf 8V1XXBh07NxV/b//9//UhCkzXHF+XHjRxYFc1937Dqv/+8Mf1H//93+rdZu2O+GSP8qZvU3QPPFk NfW73/1Obdq22xVnI/UDdcWuP5kqk/pGSD4SRH0Lq54tWrrK9ZzzA/ezWXMXufLIFNnnP//5L/2c sOP98Lqfdu7aQ4c98ODDrvQkPZatXKfur/yQWr95hysuaA59+6M66+xzVNmyV6gjx352xReGIOqZ KBqNPrZ51+FtyG/X19+59hUUaC+g3WDXNT9w3lav3+LKJ1do0qylPs5nnqvpikvF8FFf6m3f69Xb FUdyC9QJ1A3UEdQVu/6kq6KqZ4QUR4KqZ14Kw3+hAhONQz+FUXCj0eiQxev2KfDN99GkiHH4hz/+ Ub30ShP1SpPmSVm5brMrD+LN8zVr63OLhqQdFzTLV2/Qxh1eHu24ZMiL6FcTp7riMmGXYRyu3bTd CTdfdO1tgmTfoWPq5JP/qa6pcJ0rzgupH6grdv3JVJnUN0LykSDqW1j1bKFhHD77fC3XM6/Rq83U 409WU7/5zW90mr///QS1fstOVz6ZIPuEcXjgyPeueD+87qemcWinJ6nZvf+I+uOf/uR6doXFnAVL 1X/8x3/ocmXHFZYg6pkoGo22WrHpwGHkt//IT659BQXOuRiH9Ro2Um3ebueiecvW6u5779fnDeku KVVaP/PtvHIB0zi041JR/dka6n/+53/U6g1bXXEkt0CdQN1AHUFdsetPuiqqekZIcSSoeualMPwX KjDROPRTGAU3Go1+tmDNHgW++S6aFDEO9QvM4e9d8SR70HB0jEOP+CB5oPLD6le/+pVasHilKy4Z jnE4YaorLggSXnQ94oNi2qz5ej8tWr3uivNC6gfqil1/MlUm9Y2QfCSI+hZWPVu4pMA4xP/teGH2 vCXqj3/8k05X64UXXfGZIPvM9LlbVPfTfGLXXuOj18btrvigeeOtd/Q1nDhlpiuusARRz0TRaLRd GPXNBudcjMNk9Q+g3It5+FG/Aa74XCDBOPSI9+PgN7GeqKVLX6YOH/3ZFU9yD6O+tbPrT7oqqnpG SHEliHrmpTD8Fyow0Tj0UxgFNxqN9p2zcrcCR76LJuWTuHF48j//pfYf/t4VT7JHjMNXm7V0xQXJ jDmLdMP7tkp3uuJSIS+iYydMdcUFgeSPcmbHBUnzVq/r/cBAtOO8kPqBumLXn0yVSX0jJB8Jor6F Vc8WGMYh/m/Hm7xQp75Od+5556uD3/7kik8X2Wemz92iup/mEzsN43DNxu2u+KC54cab1fHH/13t 3v+NK66wBFHPRNFotHMY9c0G51yMw1T17/Cxf6vLylyu0z5fq44rPhdAe0+MQzsuGfjtmGrmxfov u+JIbmLUt852/UlXRVXPCCmuBFHPvBSG/0IFJhqHfgqj4Eaj0V4zl+1U4PAxNLb86TegwDjcd+h7 V3wq1m/ZrV5s0Ej965RTdT7/+Z//qS6+pLRq83Z7tffgd670115fUaebMmOeeuzxquq//uu/1O9+ /3tVo1ZddfDbn510g4d/oW65tZLuRYf0f/3r31TVas+qZas2uvIU5i1aqao88ZROi20wtOyOO+9R 4ybNcKXFvj7o84m67fY71f/+3/85L47//Ncp+ljWbd7l2gbnB78Lvw+/E+lPPPEkVa368wnHNX+x 95xZ1Z+tmZDmiarVnWNFw7lM2StU+05d9apq9r6TgWF0yGPgkJGuOIDr0Or1t9QZZ56l0+H3Pl+z jtqx57C64MLYi+iX46cmbJPp+UFe//d/sZev1Ru2O+GSP8oZ/sbvw984h19/85PrWEGzFq11Glxv O86Pqytcp/5x8j/Vnq+PueK8kPqBumLXn0yVSX0jJB8Jor6FVc/M+zX+b8ebdOoSGxb8l7/8Ve3a 940Oe7VpzCi4v/LDrvR+8bJPPHc3bd+natWup++fCMN9rP5LjdXWXV+78rLvp+Yxee1/y84DqsHL r6rTTj9Dp8HztuzlV6r3P/xYHTr6b1d6LyT/xk1aqM5d31N//vNf9POvXPlr1Kr125x0eAbiWfi3 vx2n0+PZfeNNt+pnuZ2nPC/w+3EeW7R6Q51wwol6O4Tj3r989SbXdkCeTWhLiOGE5yiep2gD2OmT Hf/d9z7gXHsTsxz06/+5/h3SFsHzENuNGTfFta9U4Hrg92F7Oy4IgqhnorDqmw3aC3IdU9U/UP6a a3Vasz0lZNoeBahnTZq1UqVKX+YcRzrtsc+HjdZlEHUK+6l44y36I67Ud6/jS8Y7Hd7V233x1WRX nB8LlqxWzz7/gjr1tNOdnpi//d3v1K233eFZ7wDqPcr09RVvcso06h7adbgXFTY9yLT9nml7ONP0 YRFEfSuqekZIcSWIeualMPwXKjDROPRTGAU3Go12n7ZkhwKH8OBPgmkc7j30vSs+GROmztZfzrE9 Gi3nnHuezid+sVXpS8uo9Vv3JGwjxuGFF12i/z37nHP18K/natTW8QeP/lvVivfqAGjko+GHxhD+ /v3//q8aOnKs61g++OhTp9H361//Wl10cSn1pz/9Wf+Nhl2vPp84afcf+VHdc19lZx+Yswr7kN+i w044Ua3bsjthm0p33uP81jPPOlu/xMk+8TIwfc4inXbZ6k06P7xcIg754u+Wrd/U8bPmL1V/+MMf dRxMU8SZ5+2W2+7Q+7N/oxebdx7Q5w/7x//t+G27D+kGleQN81D2dVX5a9TpZ5yp/w/jULbJ5vxs t4xDCTdfdPH3mk071W9++1v9ZX3mvCWu48W+pWyMnTjdFe/F2s27dJ5VnqzmivND6gfqil1/MlUm 9Y2QfCSI+hZWPZtnGIf4vx1v8vqbsWGmMOLkHt3YMAbt9H7xsk/cu/HclPssnodyLLhX289P+34K OhrGoZl29oLl+j6NOK/nM565eN7ax2sj+Z93/oXOcZ5y6mnanNl94KhOM2TEl/rZjHjM0YbjPOHE k5x9vVC3QcK+5Hlx0j9OVg89UsU5F9gOz2v8DVMAz0rzWHZ/fUzddc/9Tr4wKc3nMJ4DH/f/PO3j x7XB80ZMF6TBsw7PcGzbuk1bZ18nnvQPHWd+SHu32/uu85WMgUNH6e3e+6CvKy4IgqhnorDqm41p HKaqf4uWr3PKWaeu7yXEZdMexXVGGUQ8zD+069B2/HV8PlNQ+aFHXfXklSYtnHiUU5QbbI923R13 3avDYRzax58MmNM4/p37vnHFeYGyJMYc/kU9wG+Wj9qgw7vdE7bBPUvqG7DrDz4ML1+zOev02bTf M20PZ5o+TIKob0VVzwgprgRRz7wUhv9CBSYah34Ko+BGo9FOkxduU+DgUTzM/fm4f4FxuOfg9654 PzZu3++8lNx0y+1q3ZY9Ttyk6fMcQ+rGm29TB7752Ym79rqYcfirX/9aDRs9Todh8tMde7/R/2/f qZuOR8Og/6Dh6utv/63D9x76wWms4QVj1frtTp5zF6/SLwyIq123odp94JiT70uvNNPhaMCs37pX h/fq/YkOQ4Nv/JTZCb9rzLipzlfM19q0dcI/H/aFDsPvWrmu4Lxu33NE/0bE3Xr7nQl5Pf1sbKgy Xk7McJwvhL/Y4BV9jBL+5fhpTq+TISPHJmzjB84R0l9T4XpXHHi2RmyBFrwkTZ+z2AnH7z7+7yfo OIDfLXHZnJ9thnFoXht50UU5kzCcJ4Q1bNQ0IW+AY4wZs+ekXR779Buo88O/dpwfUj9QV+z6k6ky qW+E5CNB1Lew6hmeH3IfxP/teAH3I/RKQjr0GJNwMQbvq/ywaxu/eHOfMCnM++PCZevU2efEzMQ7 777PeQYCr/tph3djxpiZP56BkkeFa29QazbudOLwzBBjZPgX413HayP5g1q16zvPc9zz8e+i5eud uR/N5y9A/scdd7yO69aztxMuzwvJF+do3+EfddyGbfvUddffqMPxG8z8XqjTQIfjGYRnsoSj/VD1 6ed0HNoCs+YvS/v4/Z5dazfv1sYE8hv15SQnHM9saYugDSRtl3R4qvrz2lhdsXarKy4IgqhnorDq mw3OuRhRfvVvy66D6sO+A5yes/gXYRKfbXv09jvu1uFolyIPCUdZbBof+QAjG2Vc4kaPnazbKAhH 2ZL6ie1vuPEWp6yh/Wf/Dj827Yj1RIUpbsd5gXanGJ5oR6J9LHE4L/KRG+0oMw5tNoTb7Wucr7JX XKXjzHtbpumzab9n2h7ONH2YBFHfiqqeEVJcCaKeeSkM/4UKTDQO/RRGwY1Go23Hz9+qwNdHo0np GzcOU4EH8tY9h53tXn+rvQ4/59zz1c79R135mmbe2IkznPAKceMQDRt7G+QjQ0x6f/yZKx48+HDs 6ycaDRL2fK26OgxfGg98+++E9PuO/KTKXH6ljm/XqZsOg5kII7F1m3dc+YOatWNfTB+tUtUJa9ys lQ57stqzrvRzFq1U//u//6d/G5aOl3AxDl9p2tIJ233we/2VFuGzFix35fVczTq6AfxOx66uOC+e f+FFnRf+tePWb9unrxsauV9OmO6KHzziS+f6fjFuqhOezflB2ZCXr5Xrtzvh8qKLciZhYvThK/3e wz8m5F2n3ss6DqaivV8/HnuimjaiV2/c6YrzQ+oH6opdfzJVJvWNkHwkiPoWVj2zjUM7fs+hH/Qz TEwB9JYe/dUUJx73d4TDuLO39Ys39+l1r5+9cIXuRQRzYt7i1U641/3UNA4l7JOBw3QYev1t3nXQ lf8LdRvq+Lvvq+yKs5H88YzDM8WOl49TyMt+/oJP4x+3YALiXCJMnhcIf7xqddc2OGbpsYjfgrC1 W/boY0DYwKGjXdtg3/JRqvJDjznhqY7f79mFZya2O/e8C1y/C8/x0888Sxsz85asceXpBZ51SA/z ef83P7vigyCIeiYKq77Z4JyLcZgOZ5x5tm5zmXlk0x7dse9bVe7qCrpczF+61rUNrpcYlZ8PH+OE iylXo3Y91zZbdh9yDD20/+x4P6Qt9m73Xq44L2bOX6bNULShUBbtePwe3KfwgWDd1r06DG1T9LTF frr3+si1De4zuOeAFeu2ZZw+m/Z7pu3hTNOHTRD1rajqGSHFlSDqmZfC8F+owETj0E9hFNxoNPr6 2DmbFTjwLRrU/vT9NH3jcMvuw852V1e4Xoe/1uYdV54CjDykqffSq06YGIet3mjrSj9+yhwdd9zx f1fb937rigf9Px+p02A4yb4jP6u9h3/SDXuE9Rsw1JUejBgzUXXr2UctWZX6fIBXmsRf9B542Anr HTe7cB7e7tBFbdp50LWdTbVn4sZhk5YJ4eWujs3Rc1W5a9TocVP177C3TRc5x207dnXFDRgcGxal e+8d+tEVj7DTz4jNe4jjsOP98Do/KBvy8rVi3XYn3HnR/XRwQtq//u04bWhOnrnQCd/19ffqtNPP 1C/Lcxevdu3Xi90Hf9CN28uvKKf2f/NvV7wfUj9QV+z6k6kyqW+E5CNB1Lew6tmcRd5z0vrRuGmr hO297oep4mWf+ECzedch1zag/DXX6TTmvd3rftq+c9w4NPLHBy6EVX/uBVe+YOHyDfo5NmnGAlec jeR/WdkrXHG4/+KejfjBI8a64sHWPUd0D0Hc72ctWKHD5HmBsCmzFrm2Ac88HzMk8Vvwd59PBum/ /Z5n4PPhMQMG5sHO/cd0WLLjB37PrqWrtzhDQfGxbPHKTa5tMwHXHGYOPo7ZcUERRD0ThVXfbHDO xTjEkFYYeUCGtwJ8GKxWvYYuA17XPtv2aCrs+qbLcnwOz0nT57vSg1rxXrFo/9lxfjxXs65u96Be 2nHZIOfULNNTZy/Wx+V3z0H7qWOXnurTQSN0+zvT9Nm03xGWaXs40/RhEkR9K6p6RkhxJYh65qUw /BcqMNE49FMYBTcajTYfPXOTAni4J+OjuHGIoco7D3znivcCBs+/Tol9iRw6arwrXkCvMaS594GH nLAK192gwz78eKArfZcevXUcGokXXVLaEzG6MH8gGnFo0EgvhNkLV7ryTAV+C3oM9Pnkc9WoSUs9 7EK+TJvHjYbQxaUu1eEC/q7XsLFuMKHxYudd7ZkaOh3yNcMHj/gq4Qv7b3/7Oz2nYNsOXdXaLXtd +STj/HjDFtfRjmv1emyYyW2V7nLFCYhDmlFfTXHFgXTPD66DvHwtX7vNCfc7vieeekaH6+Em8bCx k2bqMJiAMITtY/Fi4rR5nuc4FVI/UFfs+pOpMqlvhOQjQdS3sOoZnhvmfd0Gc4bh+fjY40953idx 77Hvh6niZZ9lyl7pSi/IPbL6c7WcMK/7qRhjZv7XXBszUhBn55spkj+GUdpxazbt1s9rxKNHof28 BhdeXMp53g34fJTeTp4XMGG27fnGlS+Q9gB6heHvJi1e13+jx5edVoDZh+tlPoeSHT/we3YBnHuz LKAcoCcZzBI8G+28ktHqjdj8mF5lKCiCqGeisOqbDc65lA+7DYe2xxVXltdx+EC8YNk61/aFaY+a wEBGe6Jj1/dV3fqNVNnLY0NxgdS3BcvXa/MXbbZ1W/e58gDvfdBPb4P2nx3nBcx3mOGoKzBF7fhU oO25euMubaK9/lYH3evu1NNiPSXNMo02HMJwD7Hz8CLT9Nm037Fdpu3hTNOHSRD1rajqGSHFlSDq mZfC8F+owETj0E9hFNxoNNp4xPSNCtgV0CYb4xDpZDLiZI1geWHCvDISJsahbSQBaeCnAxr6aPBL o9Or0Z+MAYNHa4PKzhf8T7yXgd3AREMHv8mcG1A45dTTdYPGTO9nHIIJU+fqFxmZCN4E+12/bb9r Gxs0OKWB6HU+vV5YbRCHNPZ1zPT8+L18eb3oglFjJ+twNCTlBUxe0tAAtI/TD3mZRIPfjkuG1A/U Fbv+ZKpM6hsh+UgQ9S2semYah7ZxkQ6p7rNe8bJPPA/t9EKDl5voNKYB4XU/9TIOvdJli1f+gmn6 pIMcjzwvkrU7pG0ixoXXebSR40FPRjGZkh0/8Ht2AXzAgiEC89P+Lfhg2aZtJ8+Phl5gVVr0xhLD JAyCqGeisOqbTTLjEGB0hyxsg3YWzGozvjDtUfRKbf7amwkL+QiyWrJZbqXeSvvT3geQcpuucYg8 YUbWfvElV1wyVm3YqXvjwjizjx3zaOJfLwM92T3HJNv06WCfv0zbw5mmD4sg6ltR1TNCiitB1DMv heG/UIGJxqGfwii40Wi0wdAp6xXYdwRfJP3p80ncODz5X2rH/u9c8V7sPFDwhXfIyPGueOHFho11 GgyhkjAxDrFfO337zu/puLJXlHPF+bFh+9fq97+PrbI3a8FKV7wX7ToVNHDwQoBhIq82f131/3yU Wr/tgGr0avwF5f6HXNuCvYd/VjPmLVdNW7bRjVBpvPzmN79V85euc9I5xuGrLV15CNv3HlWfDByh h0KJCQjQq8JOa4PjkGHaXudTejhgiI4dJ9wZX6Fy1NgpTlg252fTzoKXr2Vrtjnh8gJrHx/Kmgxx Gztpltq251s9NxDO4Yp1O1zH6Uf5a67Vq13iPNpxyZD6gbpi159MlUl9IyQfCaK+hVXP8NyQ+126 zxATr/thqnjZJ3oc2ukF6XFY44V6TpjX/VTu12b+6KWHMMTZ+WaKV/7C8rXbtUkB42Phio2ueD/k eQEjDfd+Ox507PK+3u/1FW/Wf+MZhL+TPRsXrdykzR4cE44NYcmOH/g9u2xWrt+p3unYXT306BNO mwP0/PBTV1qbdVv3633ccfd9rrggCaKeicKqbzY452Ic+tW/idPmOz1bcR3R9pG4bNuju77+QVW8 6VYdhv3ffGslVbfBK+qNtzuqrybP1vna9Q1DiVHW0U5Zs3mvax/gw76xaW3Q/rPjvHjznXd1+uFf THTF+YGyKHMpYrERzB3YoFFT1alrLzVn0Wq1dPVW54O6lGk5LvwmOz8vMk2fTfvdJtP2cKbpgyaI +lZU9YyQ4koQ9cxLYfgvVGCiceinMApuNBqtPWjSOgX2wmBKghiH/zj5X2r7/u9c8X5cEzcAW7R+ 2xUnyOpnmFPG3g77tdMPGTVBx/35L39VG3YcdMWD2YtWq9febK9GfDlZ7Tn8s9p1MDbhOLbrO2CY Kz14t0dv9ac//0XVrNNAbdnzjTaakL75a2+50oJa8YnjdQM1HjZ55iL1Vrsuav6y9a70S9dsU//4 xz/1Njg2CX8qbhy+/GpLJwz7//TzUar9uz318dt5vRN/ycFXZDRM7XgbNNKQvluvj11xA4fF5ntC o3rHge9d8Th3511wkU4zcuwUHZbt+dlovHzhfEi42fC285GGfI3a9dXwMboOqNvuuNuVzo/Vm/bo 83R/5UdccamQ+oG6YtefTJVJfSMkHwmivoVVz2YaxiH+b8en4o22nfS299z/oCsOVHnyadf9Uvb5 t+OOV5t3H3Ftg2fD5fEhmnh+SbjX/VSeGWb+j1SpqsMwx6GdN5izeI3uMYfn8fZ9x1zxJl75C9v2 HnV6a/k9f9GuaP1WB/VB34Fq067DOkyeF/jotmD5Btc24Mn4KsnP1qij/5a2Cnqp7/z6B1d60H/w aJ0Gx4RjQ1iy4wd+z67Fq7aorj0/UkNHT3Rtg3OGj4bI95bb73TF28izuGPXXq64IAminonCqm82 OOdiHCarf3XqN9JpvMpaNu3RwSPH679hAk+ZtdiVHu0jGVor9Q3tI9RZhI2ZMMO1DYCBh3i0/+w4 L2BYos2LcmjH+SFtJ7TfvNrKaKfC4DTL9IRp8/U2aAt7bQPwkfmf/zpVl9dM02fTfs+0PZxpejs+ aIKob0VVzwgprgRRz7wUhv9CBSYah34Ko+BGo9HnBoxfo8Cew3gJ8ad3P8M43PedK96P19rEVrGD abdl97eu+OnzVugV3ZBm1FfTnPBrro018LBfe5sNOw45jbI323Vxxe8+9LO6697KOh6Ndgl/4qnY RPAwnZDG3ubGeIOxacs31fxlG/QwJvw9Z/Fa1z7wW84+93wdf8/9Dznhd9x1nw6r/3JT1zbg5vjE 2y1at3XCnqpeYBxK2KJVW9R//8//6K/nC1dscuWD45PV8FZt3OOKt0HvB3sfwrptX+tGHOL7fTbC FY/rIudixJdTdFi25wfXTl6+lqze5oSff0HsRdfrek+fu1y/OJ53/kXOQjJe6fz44OPYZPlde/Z1 xaVC6gfqil1/MlUm9Y2QfCSI+hZWPZsxv8A4xP/t+FR07h6b2+viSy5Vuw7+lBCH+yVerO37pblP r3ve2Mlz9L0RPZvwzJBwr/upvCyb+ffsM0CHnXjSyWr99oOu/Ju1ekvHY6VoO87GK3+TBx95XMdj gYodB35wxfeK91z63e9+r1as36XD5HmB8FeavubaZs3mfc4iFMPHwGT4t1q5Ybczn7HX80w/6+Nm 3n2VH3HCUx2/37OrTbwnGBZjsNsVoOXrsR79N91ayRVnU/Xp52MrZNWVynUAAP/0SURBVC9d74oL kiDqmSis+maDcy7GYbL6h+uEocpIh9EK+FvismmPtnqjnf77klKXudKDMRNmOqNJzPqGsoUwtL3s bbBvMRvR/rPjbdZs2a/+8Ic/plWGTGBWYx/P1qzrigNohyLeLNM4NtwPEN69Vz/XNsvW7tD1C795 1sLVGafPpv2eaXs40/R2fNAEUd+Kqp4RUlwJop55KQz/hQpMNA79FEbBjUaj1T75arUCu/HATsKH hnG4bd93rng/Vm/ep1cuxLbXXn+jWrZupxM3fvoCZxjqdTfcpHZ8/aMTJ8Yh9mvnCZq0bKPj0TDo 1O1DtfPgTzp8+4EfVKOmr+k4NFTwMiHbzFiwypnn5cWGr6pt+7/X4dgvzEKE46spjnHN1gPqD3/8 kw5Dowv5Sj6zFq1xVucDaMxJXN8Bw3UYGiS9Pxmidh362YnDb8HxopE2edYSJ7x6fFXIyo887qTH vxh6hfAyl1+llq7d4aTfuOuI07DCeTL34ceb7bvq9LffcY8rDrza4g0djwbdkNETnfCJMxc5L7Rg +JdTdHi252e98fK1ePU2J1xedL2uN64tekzieuIlESAfO50fjzz+lD7v5jlMF6kfqCt2/clUmdQ3 P9Agfqfze6pBo2aa19/upCbNXJxWGfgleatDN328eDGTMPTQQVivjwc5Ybi3oCy+9GrLjK5xUPzS +893gqhvQdQzL2zj0I5PxZTZS/XLKrbH/VjqLJ6RleIfnACMK699Ys7ckV9Nc+LMe3O1Z2sl7Mvr ftrWMMYkbMueo+qc+DQWeN7gWCRuwNAvtVmBuIHDv0rI3wuv/E3w+2FwIs2Djz6h1m0/6MThXiBz Aj9X60UnXJ4XCMc9/N33PnLOG57Tl191tY7DytJm+wG90xH+xz/9WfUbONIJ37T7G1U1/qEOz+gJ Mxamffx47iI/fDAbPX6GE75o1VZnSHK9l5o47Qowbe5y5xq93bG7K08TPEPPOOscdXGpy5z2TFgE Uc9EYdU3G7QXTOPQjjdB2wvpAD7iSng27dEP+sUW/0D5Q52Q9CiHaO9JfgDlU+LRxhMTEs8TaSNt 2HlY3XF3bOoXgPJoH78N9ou0Hbr0csUl46n4h1aMJpm7dL0TvnXvMdXstbed84n7khnfMm6Woo03 aMQ4J3zVpr2qwnUVdVylO+916mKm6TNtv2faHs40vcSFRRD1rajqWSpmLlwda3++0jzheZEM3Osb Nm6ht8P90o5PBdqN2BbtSDuOuFmwYlOhzxfuf63atNf5oB7b8blIEPXMS2H4L1RgonHopzAKbjQa rdJ3zEoFdh3Cw9kf0zjcuvc7V3wyRo+f6fQKQKP7rHPO0/nEL7a64KJSavn63QnbmMahnR/Ytv8H 9fBjsWFWAF80L7y4dMKcQk1bveXarmefz5xFO2AiYhvpnYBGzCeDRjtpG77SwskLvSCQ9oQTY8Nz f/3r36jKD8d6UFxa5gpnmx1f/6Tue/BRZzsYkdgO/0oY8jWPqVO8JwrAixV+F8Knz1vpfJnFeTv9 zLPVuedd6HzdxrxPk2cvdf1GL5AXGod+1w/n894HHnaOA+nkqz0alyfFh1jDOJRtsjk/67YXGIeL Vm9zws0XXfvYwOtvd3b2VaXqM654P7bui81rVOaKcmrnQTQo3WmSIfUDdcWuP5kqk/pmM2PBalXh +hudc2CDaxUzqt3bZgPO1UcDhmtDwo7LBq/r+1Lj2JxueFGXML/yEfTx+OG3f1I0BFHfClPPkoF7 qNQ3/N+OTwXK8AMPVXHygFGG+znm2sOzp079V1z1QfYJMwmmEv6P+9lp8d5K4NobblLrdxxO2JdX fWvbscAYM9NOnbPc6TGEY8Ex/f2EgkUgGjRq7votXvjlb2I+f2Vf8mwBMAA37DzipJf6iGcX2g1I g7YEtpMe7zB75i/flLCfzbuPqltuv8vJF9vgnIhRgucTjiWT48ezHc8ypMG+0W4Y+dV0Hfdmu9iH OckbbZqT/3mKE3b9jbfoY7LzNJFndK26L7nigiaIeiYKq77Z4H4s1y9V/cO1uiE+LyHaeWb6TNuj m3Z/qy665FInHm0ctHXQ5sHfKH9XlY/NFQozzjyOru/3c9prKC9mGRSTEsahffw21Z+vo/OZs2S9 Ky4ZaDfA7JbfarchUS7lt4+dPNfZzm5f434g9yr8febZ5yaco8KmT6f9nml7ONP0YRJEfSuqepaK 1Zv3O50GcN+z473o8WF/nR7PGdQnOz4V8v6J+mPHFWdQD97p9J5q1LS1K64w4D2tsOcL74lyb0h1 v80VgqhnXgrDf6ECkxiHP9oRea8wCm40Gq384agVCuzEi00SPjCMwy17v3PFp2LJ2p3q2ZovOjci PLzRCH/jnS5qy77vXemvjhuH2K8dJ+w4+LPq9fHnuvEjE2KjkYjeG0PHTHalF6bOXaFNrf+L96ZA A/Cu+x7U4Xb+Hbp+oBs00gDC8aMRN2/5Jv2bYPRh3/hbttv+9U/qnc491ZXlKujhEnJceJH5dPAY 1/HgfOLcSEMUjVTsG3ELVm5RTz9XO+ElBP+vUbuB3r+dlx84JnnpGTtlnite0uD3nnfBxbqhhWuE l9IRY6epu++Prao87MspTvpszs9ay5iRvLDPZNd70ertTm8VHI8d78eEmYv1b6n3clNXXDpI/UBd setPpsqkvpnMXrLeaQCjYf3go0+qF19qouo3aqaefPp53QCWsoHrYW+fDX36D9P5oR7acdngdX0b xo1DlC0J8ysfQR+PH377J0VDEPUt23qWimlxEw/g/3Z8Omzd/4P+CCImIEy0m2+7U9+TcW+164Ps E+V+xca96uEqTznPCbwIIy/kae/Hq769HTfGzPyFVZv3qxfqNUp4PmPobb9Bo11p/UiWvwmes48+ 8bRj3mBfl5Quo9q06+r6LWZ9nLV4napd/xXnIxyeg/UbNVfrdx5x7QPgedapR5/Yczhu1hz/9xPV E9We03nZ6dM5/omzlqhLy17pmJbt3n3fiRs4fJzuSSYfIrFPpH2zfTfX7/Li9baxIc+DR090xQVN EPVMFFZ9szGNw3TqH9LICBOYiCgPEpdpe3T1lgPq+Rfq6/Jjpkf927znmOrQ7UMdjjojbTfhy8lz dR0Xwxz1Fvt5v29sChUYh/b+TLYd+FGde/5FGvzfjk8FzgPat2LKwdi+8ZZKqvenQ/Wxygdeu42E uJ4fDdS/Sc47TH60PbzqXDbpM22/Z9oezjR9WARR34qqnqXDQ3HTF4a5Xd69wDVG+hp1Grri0kHe P/Fcs+OKMy83ifWuTXUPyBRpSxTmfOG9VO6P6dxvc4Eg6pmXwvBfqMD03/F7O41DW2EU3Gg0es/7 I5YpsPMgekSQkkyHLh/oh8Bzteq54nKdxWt2aOPwjDPPUVv2fOeKDwupH6grdv3JVNnWt3vuj/UE LXVpWbVy4z5X/Ja93+temEgDM3zZut2uNJnywcexhpo26jziM8UxMj4e7IQ5xuF9D7nS2wR9PCQ3 CaK+ZVvPSO6xdpth5K/a5oon2RFEPROxvhGSnCDqWy7Vs6FfTNbtMXSMmLt0oyveZP7yzepXv/q1 NtsnzVrqik8Haf9pI8wjvrgibeCqT9dwxf3S4D3LMQ7nrnTF5yJB1DMvheG/UIGJxqGfwii4Sqnf Nuo+XTV9f5bavP9nteUAvm7iSz2+BpKSxrodR/R8S/hqvnb7YVd8LtO8dWyCeTxo7bggQdlHHUBd QJ1A3UAdQV2x60+myqa+bdj1rTruuFiPwqFjprjiBVxPGV7Y+b2+rvhM6WUYdXZcNohxiHwlzDQO 7fQ2QR8PyQ3CqG/Z1DOSm6zZdkj9L1ZV/u//VgtXbXPFk/QIo56JWN8ISSSM+pZL9Qwfq886OzZ1 xKst3nTFm0jbvewV5dW2Az+54tNB2n9oR9pxxRlpAz/5dA1X3C/NZsM4nDp3pSs+FwijnnkpDP+F Ckw0Dv0UVsGVfNfu/tlh3e6f1fo9P6sNe39Wm/b9XPCQ+jpWUUnxpX2X2JCatp16uuJyjdVbD6lt B35Wo8bPUscdf4IexjJv+RZXumxAWZaHDco4yjrKPMq+WReCrneZ1rc12w47Q+qHfTnN9TtMuvTs p5q1fkd9MWGOK2742Ol6iLMMtQKY++ieBx5RX0yc66TbtLugsWCCBpuZ39rtR1TDxq3UaafH5lrD UHUMWX/jna5q894fXPt3jMO+g52wBq8UGIcShmsuRsGCldvSPh7sE/u+uFQZZ9j8KaedofeBY7WP xw97/xJ+dYXY1AlT5q5U73/0uSp16eXOcP4K19+kyyjSoXw+8PDjznBSHMNbHXrocmzva+WmA/oc XlTqMr0/pMe/pS/DkDnv8wj6DfpCHw/S4hguKV1W9ej9mT425IE4e5tMzw+uCdIMGDpOVXuutu5Z gCFuDz1aVd1S6W4dV/WZWq7thArXxebj7PZBf/13Ude3TOuZffwkN/Crj8Sboq5nItY3ko8UdX3L pXr2cpPW+hmP9sfW/T+54sGWfT/q9g3StXv3AyccbY4mrd5WZS4v50znhLYU5hdt+lpbtXHXsYR8 0G60233ybJB2mb3vVPGDR09Wt995n27XIA3a2Wi7TZ6zwpU2XfoP/Uq3qWUaDoD/o91k5otnmbT5 TMy2cDKGfBGf1uS+h3R7UBbgwnQGaP9LvN1OxvV4s313dWmZK525Pr2OD5htb/v8fTxwtO5FirjW b7/rOr6gKep6ZiusfKlAROPQT2EVXK8HUTLW7flZrd/7s9roPKRiFRquPyo3yW027fleXVGugjYN 1mw/4orPJe6OD9EV6r3c3JUmKc6XqH/rsooyi7KLMmyXaz+CrneZ1re1u39SZa6MrRyKh/28lTsy rm8t3ujgnEPMcwSDD9dfwtCAGThiok6L8nHDTbepk+MNEUl/570POvnNWrLR2V5POn7G2RrJD+Vr 1ZaDCccgxuH7fQc7YWIc3nXfQ07YKsMomA/jMI3jwb4uv+oaZ///+Ocp6hxjYvZTTz9TzV66yXVe vLD3L+FiHD7y+NPOcaCRK40nTBb+2fAJ2pjFOcH+//LXvznH1Pz19gn7wTk0F6TA+UN+0ogFaIBu PfBzwnbmtYTxi/MqDVCpLzjWhN+UxfnBNUEcjgn/wiDG78F57zNgZCyfk/+l1u38tmC7eH2btSQ2 NOlPf/6rWrT+wC9S3zKtZ3yu5SZ+9TGvKQHPNdY3UmzIofqWS/UMbRjM24kFncZNX+yKB19NW6Tb Q2gfLd+4X4ctXrvb+eCMOLQlzcWGAD7Gbt73o5MP2o0IR3tHwuTZgPDJc1e69p0s/qW46QmQRi/M E5+bFr+pe+/PXPmlok7DJk6eMCGRJ9paEoaOD19OWaDT4hzg4/Pf4qOJ/vyXv+r0tV5s5MrXCzEG 0W5EmxHn94yzztXTOc1dviXBOJRt0JaU9ivAeTfbsPh30MjYewDYaBiH5vn7fNQkp51qt2sLRQ7V M1th5UsFIhqHfgqr4Gb6IEoGKji+BMhDast+3KxIrjFl3mr9oHm56euuuFyicYu3tLkBk+bFl5qp jXt+cKURUNbkYYMymMnDJhlB17ts6lvfweMdcwiNtGsr3qYaNm2jRk5cqNbt/jFpfZu+YJ1+yKOB 9lbHnmrL/p+duNlLN6sLLiqt873h5tsTtusZb6iVr3BDQvj6ncfURZfEviCXu+Z6tWDVDiduxsL1 6sKLY6tPPvho1YTtxDhEvhJW3zAOJWzllgKjYN6KbSmPB79HDLMzzz5PTZi5zIlbun6fuvm22Mqq l5a9Sm3c/X3Ctl747R/7lQZX7fqvOnlhH2iwSRzM3YWrd+q4zft+Us/XbqjDTz3tzIT9y3EhX+Qh 4Sjj0qjFF2FcP4kbNnaGDgMt3+yk80f4sg371a2V7nGOwTxH2Z4fMQ5R3nr0HujktWrrYbV62xGn 5+onQ8a76luzNzrpuPsfruoqy6kIqr5lU8/84HPtl8OvPuYLJfm55gfrG/mlyPX6lmv17LqKsUVP 6jRo4ooD0v556LGnnLBHnqiuw9CONNuPaM+0fruLs/DU6IlznThp/6EdKWHybED4pDkrXfv2i+/R J7YoEdrFHbv3ddrEm/b+qD/Mon0FA27S7BWuPP34YtI83VZC70nkb7azJ89dpU4/M7YYmt0uljbw E9VquPJMxuDRMWMQVLylklq386gOx282483zNXL8bB2GKY2mzl/jhGPbeys/quPKXFHeaVdu2PWd OiluHMr5G/7VTGdF7Veav+k6rnTJ9XpmK6x8qUBE49BPYRXcIB9EfqA7sf7yZTyoNu4zutXHv4IR 4mJ/Qfd0lBl50Ohu6h5d1YMm6HqXbX3r+/k4dcppZzqNBQFfCa+/qZJq8WYXtWTTEZ3WrG89Px6m TvzHP9VNt93lWd/6DBil88EX4I17f3TCTaPOvB4S/q9TT1crNh90Xa85y7fqL7f4ajttwTon/FzD OJQw0ziUMNMomLtim2u/9vGMm7FUN/R+9/v/VVPnr3Udz5od3zpft/sNHuuKt/HbvxiHl11eTm3a 91PCNjC45VpMX7g+IQ7nA3nhfCxYvVOHrd7+je6VifM0Zf4a1zFs2PODOuXUWI/OvoPGOOE33x4b IvzUs7Vd2+B3nnXO+a5zlPH5ide3O++NGYfoqbh+z0+u+vbok8/r+IefeDahnK7e+aMqXfaq2LEP Hu8qx6kIqr5lW88ygc81kjV8rmUM6xvJmhJS33KtnnXvPVA/6/HxdMPu7xPO+bqdx9Q/TzlNxw8a NVmHoW0DowvtkZET5riuE/JHTzxs06H7R064tP/QjpQw2xi08/KKx/7lY/lrb3dxbQOq13hRxz9U pZorzo/23froj6l+27Tr2lvnWbrMlQnh0gZ+vFoN1zbJ+DxuDMJk/XLKQt9483y92eE9HXb7Xfe7 0s9buV33kix12RVOu369ZRyiLfnXvx2v/27UrI0rD00JqWe2wsqXCkQ0Dv0UVsEtigdROtgPK98H FikxeD1givIhkw5B17vC1LdVO35QH/T/Qj1Rvbb65ymn6we4CYaGduszxLWdF1LfBoyINTBO+se/ 1Jrtx5z69t5Hn+twbUIZ1+y+B6vo8Bp1XnZdT+G6irfqNG3a93DCzj0/bhx+NNgJq98obhze+5AT tnKzYdwt3+aEYzuv4xHT7qZb73Qdh/D083V1mieerumKs/HbvxiHOGZ7m+4fxhrP511widoc/3Kf Kr9U2Odr+cav9ZdeNBTHTl3sSg9ebfm26xyZ58evvlV9NnZ+qjxV0ykfle6JGYfVazZ0lR3w+ZhZ Ov74E05yDGvw1cxV6j//67+0yb1i2zHXdqkIqr4Vpp4FCZ9r+YdfPeNzLXxY3/KPfKpvuVbPlm48 pOcfR1tg6JezEupZ/6HjdTimRdmw+wfXdfND2lpm+1Haf2gXSZi0rRA+afZKVz5e8VPmrdE9AzFs ePHava5twPCvYm0bmGbrd37nis8Gr+MH0gbWxqHHdn58PirWbv/LX49Tq7d94xtv7u+z4RN1GD5w o624aM0e13Ym+O1iHH40YLRzneu90rLE1zNbYeVLBSIah34Kq+DmyoMoXfQNym4YxhsNeGDJQ4v8 csh1kOviesAE1C29KAi63gVZ3+av2a/adftYPfBoNWfOEZg26J1opwXoDTZt0Rb10aCv9FDnhx5/ xvmCCOPQNHq6fhgzDq+65oaE+nZx6TI6/ISTTtbzo3ghQxmq16jnlAlM2owwGJISVq9RCx2G3m0S hq+dYrSht56Em0amWdbEyMQcMfZxCDKPzPU33uYqqzZ++5fGbLsuH7q28Tu2ZPklpNlySI2aOE8P Ja9Rt5G6tOyVOj/zfOGLL/5GL0XkaW4v9a3voC91mnLX3ODUt3sqx84PTOXzLyzliZwfDIGX6y/G YfM333WVI7Bq+/fqrHMv0GlQniS8QZM3dNgztV5ybZMOQdW3IOtZUcDnWu7D55q/WN9I0LC+uZWL 9ezxp1/Qz/yqz72YEH5P5cd1+EtN2/jWs5Vbj6gvpyzS7apa9Rqrq66+zhmq/Eb77k5ZkDYW2pES Jm0rhE+cvcJVfrzie8fnZ0Z77PwLL3G1FQGmdEEaGGwL1+zS+aCtWvelZi5GTpjr2i96Nc5askl9 9NloPR1U5Uer6vmo7eMH0gaGcWged6r9DYobg2efe74eAWMfg8Sb+0MPwquvrajDBWz/7AsNdfoN e39KqGerth/T7wVIhx6isg1Gm9hlIFcIqp7ZCitfKhDROPRTWAU3Fx9EQSFfxaSBKMiN0XmQeTQa 8x05H+aXJbPhJsj5zYWvTWEQdL0Lq77NWLLNMXLKXHG1WrPrJyfuy+nL1a133O/Mk2jyP//zK/1v MuPQ3M85cQMwHR57qoZT38Q47N7nc6e+vWgYh1Lulm8qMNpmL9vqhPfoEzuechVuSCinMqQ2Hext vfDbP7ZFHjgOexu/Y0uW35odR/VwD8w3Yx8nzF9ZuATnC+fQ7Bm6cvsxz/rWf3gsjXnNxABMB6/t Xmvb3bUfoc5Lset374NP6L/RIxZGJL7oj5q02JU+HYKqb2HVs1yAz7Xs4XMtRlD1TMT6xvrmBetb jKDqWy7WsyFj52izD22TpZu/0WHz1uxTf/jDn/RcgVMXbU5Ij4+OmAf55H/FhjGbIJ///u/YKsut 3+nu1DO0gxCGdqTUs2XxthXCJ8xa4Sp70vYy46Wtlg7SZgNebWfwRrvuzv5GjJ+rbri5ktN2M5F2 No7fPEbTOJSwdPZnGoNe9eyzkQXxZj1bse2oatTibXXSyQWLtggYPdLlg0HOdcL7gBiH4Mbb7tbH hfZdv6ETXeUgFwiqntkKK18qENE49FNYBTcXH0S5gl+D0YVHoygZ+sFnY978rQeBjZ1fMnBsruPN owZbYQm63mVa3556vp767e9+7/qa60Xvz2I9zv7wxz+rJRsP67Dh4xc4Xwv/fsI/dC/D2g2bq/bd ++kGnZhN6RqHMlchejra+0+GGI7IV8LEeIJJhb9RBhdvKDDaZi7Z6pTTbr3j5tw1NyTUtzvviy38 8Vztl11lX7DrT7L6tmxjwf5nLd3q1DfsF/tBA9bOXxq1cmxm/Vpi/R7UtdU7vlfX3hAbzo1wzFH5 XJ1XVJPWHdTgL2erldu+c52vsTNW6L/R43DR+oOu8wvk+pvX7I57Y+fn2RdedqVPRjrGoQxLxnAZ HNPIibEVFC8qVUb3brXTp0NQ9S3TepZP8LlGgqpnItY3f1jfSFD1LRfrGYxAfDBEe0HmNUb7EH/f cPMdCWnxQfvu+CgIGFBXX3eTbpu80vIdNWDEVLV861HdfrHbHtIeRbtIwtDmEGMQ7SO7nknbC/Ff zVihw3p8NET/jcVK1u76wVXOvUCb8MWXW6g6DZu5gFmI+vXpsAmOOYhphKo8VUPVa9RSdek1QM1Z sSPB+DTzRr4IR3qpZzjuui+3ULUbNHMx9Ku5+vdJu908Hyap4sGEOWtVo+Zvq5tuv8cxa9GeGzpu no43jUOMIMG1k7mt0StT3jFyiaDqma2w8qUCEY1DP4VVcHPxQVQY5q7ao15o0Ew1btVO94Cx420m L9iYUfrC0vKtrqp5m84JPcLyhSFfzdXn+t1eA11xfqBxAIMJ+Bkm6fD2u310QyTT8x50vcu0vr3Y qJV+UKM3Yao542TeORg5Mu8cvhIiDA04GFL2NpgzEfHpGodoZCAc8yzaeQkdenyi3u7cW01ZuMkJ s40wYBuHQBqDMNSmL97qhPsdT40XX9XhaIDaxyHAUGv9Tg/1xdSlrjgbv/1LY9Y8fsHv2Pzyw1By pIeh69UzD/ehU+ILlsj+MCwdk1fDmPP7Ha+0aOs6jmzPTzrGIeoSerciXa9PR+m6jf83fb2jK226 BFXfMq1npGjwu5/juYjyg97R9jYkeIKqZyLWNyJk084r6QRV33K1nuGZj2f/g1Wq67+vuT622nL3 j4YmpMOHbOlVCHPLzgdcEl8cJZVxuGzLt+q4v5+ow72eG3i3k95/MBYRho+b+BvDkDFKx94GYDof GGqYgiWdD6BmO+j+h6t6btO2y0eu4wfSBn60ag3XNslIZQx6xeMc4ZyOnuJuP85bvddZXE8+MpvG oZw/pJNzXqt+U1c+vzRB1TNbYeVLBSIah34Kq+Dm6oMoW6Rnjm2E+OHX4yoM5qzcrX7z2985Q/tK KjiPMGJhkJrheGjhXJtGUSpgtsB0sY2cTHnv4+G6wdK512euuGQEXe8yrW9jpi1zvgbWe+U1X+PT /JIrX3lhQJ16+tk6rE3HXq5twAOPPOVZ/v3MsDc7faDDYU7OWr7TlR++YkoPx16fjnbCwzIOB30x U4fjHA0bN991PMhPFpJBY9COt/Hbf5DGIb6uI/0FF1/qSg/wm/Dl194frivCvHqf4ku9rBZoHke2 5ycd4xC83i62Uh96suL3eA1NyoSg6lum9YwUDX73c6/7AwmPoOqZiPUtHPBc79F3mKpSrZYrLlfJ pp1X0gmqvuVqPZuxdLt+9mO467hZq7Uxd8KJJztDl4V3uvbVZQNtDq8P2Xh/Qz5228PLOERPx3+d eoYO91oUsNXb3XQcEOMLbVz5KAtz294GwMRDPFYY9jIBbfAbZa5wvGfY8ajD0nazjb6iNA4fefI5 HYZ/7fQApifin67RQP/tZRyCjj376zBc4xETFrry+SUJqp7ZCitfKhDROPRTWAU3Vx9E2ZLLxiG+ wGJfmZpXxQ2ZLBkPRTM8mwal34tmpqABUK5CRb0QxOwVu1zxfgRd77Kpb3iQx2+M+ksuvuLKMAF8 de0zcKy67sbbdTwWScGcM7LtFeWv0+GXXl5Ozzsj4QvWHnCuEzB7KQK8rCD8tDPOSWj8Yb8IQxyM qvGz1zhxk+at18NUEYd/zfrkZQxkYhz6HQ+ua4X4sF/M2zJw9AwnDr/3lkr36Th8JUVvZInzw2// QRqHmEcG6dHw+nDAGCetvCTKF12AnrISj9+m5z/8r//SPbSkUbt4wyF19wOPOduYx5Ht+UnXOIR5 DKMYi6/g92BfdppMCKq+ZVPPSPj43c+97g8kPIKqZyLWt3DAs96+p+c62bTzSjpB1bdcrmc3V7pX X3d0jMC/mGbHTvPp8Mk6DsOUO773qROOtg9GYpjzHpofMr2MQ3DbXZV1+NnnXahmLtvh5IV2FEZo SF6m8fVGh/d1GNpReqTZ9u91ONpK6OwgH229zEgv8IFepvBBO9wcwot3DTkfAKalObKtfuPWOhzt pnRMSsHLGEwVP2DkNN15Ar8PHQnMTgg49zKsG9cIYX7GIY4TI1gQfnHpsqG/N2dCUPXMVlj5UoGI xqGfwiq4ufwgyoZcNg7Ru0t3kV+63RVXkpAvdrlkHAJ5cMIws+P8CLreZVPf0LB58pk6+twlAwaO /eINUxHnDvFoMGDIM3ohysp1d93/qP7CC8MRPWJlO8xfJ9uhtxqGMUj9QC9IfE2W/eLr8elnnuv8 jThsbx6HlzGQiXGY7HjQOJOGG8BXb+xPGoA4Lx8PmZBwPH747T9I4xDGp/QOBJh7EnMEYS5L/H3K aWeqy6+qoP//crO3EvKTVYsB5rLE75Tzct6Fl3geRzbnJ13jEMgLAzBfBrIhqPqWTT0j4eN3P/e6 P5DwCKqeiVjfwiHZsyVXyaadV9IJqr7lcj17/5PYisUAbQuvIbHoZYgP+JIOH/LR9hHTCm1HGeZc rUZ9Zzs/4xA93mSEC/aJeHwEx98wt0qXvUr/3zS+YJghbzkGjALDMWAxFwl7tnYj39E9XqDdI21q tE9xHNIbEuEwDzFs2v5AjyleZJ94N7TnhPTDyxhMJ958j8A5x+/GNZAwvBvJ7/YzDoHuGfrb3+m4 V19r79r/L0VQ9cxWWPlSgYjGoZ/CKri5/CDKhlw1DvHAxNc0PMgyeSAVR3LVOMSXMpx/PPDQO86O 9yLoeleY+ob5YTBkCRMTm2YgTCHMN+I1dBjgCyIaYzJ5M77E3nnfI+qzUdP1OcFXQ4R3en9Awnb4 Miu937CtaXijt1rNek20ySUNJpRvLPJh9mwUvIyBTIzDVMeDobr4eoyGkBhiGD6CYRnpXutk+w/S OASYsxCNV/k9OGbM7YPVBvFbZEj4FeWudd0v0NhEOLbBucf1Q88UqV8Vb73LdRyZnp9MjEPpFYNe h+jJasdnQlD1rTD1jISH3/3c6/5AwiOoeiZifQuHZM+WXCWbdl5JJ6j6lsv1DB9E//HPU/W1Rzvb rwcdjDO0HcWUgqGGj54Nm7bRvfXEgMQzQYYz+xmHAHP3oechPn4jDY4BeeF9TtpttvEFML832kpi gMG4Q49Bc4qdTMB2aJdJ2/zPf/mbHv4LcxO/A21lhJsrEqP3IRYrFOMUbWivIdw2fsZgqni0JbFw Tflrb9S/V3433g8wEsZsayYzDkHdl1vqOBz7xLnrXPG/BEHVM1th5UsFIhqHfgqr4CZ7EGElJVwQ 9JSz42SCf3Q5x5wWZhxuPvKl55NhiXnj5oqbs5gYuLlifiyvl1cBcXjBlS9J2BY3Oq8bfDLjUCbv h3EC0wRhtnGIY5fhnbbxJeBmj/m8kAbnwY73Aosg4CXfb14NG/OBhxs6zAHpZo4vaVgIA+kwn9g9 lR93eivhKxcabrbZAPAgx2q6yNt8uFV+7GnPyYWlAYjzMGn+Br0f+bqHa4GvU+bwRjn3NjJ/h9mg RH4PPFrNeWDCdHjsqZqu4aT2i2Zhr4/Me5LuKrNB17tk9Y2QwiC9Eb3u12HSs98IvV80ku24TAmq vrGeZQ+eBbiWeDbguuKFDIssyTPTRJ4p6CmBFb/lno9h8ejdIMPHBPt+LuF+xiGeKXg+ybFgOxjs Ld7s4gwxI5kTVD0T5VN9y7RdZIIyi7J74SWXOQs3oM2GvMwhjuZLuwnqiSy04PURWi8IEf8wBAPG 3r/Madz8zXedsGzbhTA8sKjWH//0F/1bsEAEFpbwMw4xrYoMccTHT78PnSWRoOpbPtUzQjIlqHpm K6x8qUBE49BPYRXcZA8imH64IPhSYn8FQc8iacxgBVUzDi8E+IqBLtDSGEIDB3NeyDZobKD3i3zt QcMLq3vax4A5wKRRJl3AMdRO8kGvHbPx5GccvtTsTR0Oo0rmcAC2cYgwzP+AMPTk8no5gQkIwxRf h9CTx473Al/AkKcsdZ8KMQ7ReJPzg69y8pUI3er7Dh6veyzBUMQQVHm5AuhdZOaHRpvMZwbQwMW5 lIYihqvCoDS3kQYgtpO8McxVFlMAKBuyOiYa0bimMAERJ8MQ8NvN/MxjRV52fgvXfe0cg9eLZmGu D4xWlCOviZu9CLreJatvhCQDw5cxlw8WPLHjcA+88urrdb3Ai6kdHyYy8bd5X82WoOob61l2YEV0 eSbgWYNnDobE428YEjAYJC3uvbfd+YBz7/7b8Se4hj7h+WQaBF73c+BlHI6avMSZpwofxpC3aaZc f1Mlz/s/SU1Q9UyUT/Ut03aRgHaNrL4KYK6jLSQGIraB8Ye0aG9fW/E2pwcX2n8o/7ff/aBuw+Dj OQx923xD/ZT8zaGeAG0h7BP1WHoIFaZdiGPHv6j3aGvhWNGm8jIO0bZG7y6EY1oTvxVtSypB1bd8 qmeEZEpQ9cxWWPlSgYjGoZ/CKrjJHkQw/fASABPGniNCehQCu4eLfBHFl1gJw2T+CMOLACauFbMP DSR8uUQczDDzZQIrtMq8E1ggAo0ciUNPMlnJ6q3OHzrhXsYhXqQRhsYXzDbzWL2MQ8wJht4TMORG TlyUkB6gmz22qV6zoSvOD3Rhx1xm5m9IhhiHoMaLrzrG7bzVexPmk8PKX9KrA1+OcUwIt81emdMD DV2zpyau8cNPPKvj0Eg05yWRBiDAYhdmd3TMFyjXBiurmseeaqgywBdn82s2zBDJz/wa7vWiWZjr g96I2DfizYUi/Ai63iWrb4QkQxazQY8rc5g26rmUedShsF/KcJ/BfQP/wsTHiyjmbAzCxAmqvrGe ZY6etyi+oqX5vMU9E1MhIBwf/GQuVDEp8EyRHvACnqtiqpiT3Hvdz4GXcQjjBGGYb8qcUH7AiKlO T3Wvj40kNUHVM1E+1bds2kVo795x78M6/IyzzlNfTC1oZ6FNJ6Za6TJXJrTbvIYqm+1vtKXNY5Me hTovq0ciPlojHKNXZBhpYduF6AwgeYlRahuHeC7I4l1YHALGp3nM+UBQ9S2f6hkhmRJUPbMVVr5U IKJx6KewCm6qB5F8jURjQMJg3OBrJ76AwoxDQ8hs2EsDCasI429z7gt7HjVBGhZ4SZAweVFGrwZ7 SAaQlVaxf2ls2cYh5nPAiy16NtrDVoGXcQhuveN+HY4XcjM99gPjzs+08gIvWtg/5pWz4/wQ49Br rhDpPYkeIfbcEhgqgpcyfJEWQ1GMNmyD+dHsfeHcSq8hLJYh4dIA9NoPEIPwvoee9Az3Mw5xbF5z ZmD+Pjs/vxfNwlwfXAdsay884UXQ9S5VfSPED9Rt9BhB2UX5Ri8XGC7oQYswvOBhvkF7u6BBHZP7 OcD9NSgDJ6j6xnqWOTJxOnry2c9bPN/xkQrx+AiIMJiJMBJfadHWlReQEQbp3M9t41AP1YyXddNk EZ6oXlv3Zizq3rUlhaDqmSif6ls27SIYb7hPor08fvYa1zZoI8NUw3bmvdTLOARi5GN6FwmDQYc8 MJoCvR+xL5iSEl/vldf0NjJdTmHbhdjWa0i2aRwiD2nX4Zjy0TQEQdW3fKpnhGRKUPXMVlj5UoGI xqGfwiq4qR5E0nsQBqKEyeS1aIjgiysaRDLEQnopwiiTngmDv5yt0+uhy8aKUiYyTxaGRsEoMyeT 9XspXbzhkP5SipdorPSKMNM4hEmJY4NR5ZeHn3EovxG908yeNOhZgXD8btvQ80MMTpxLO84PMQ5t 8w107vWZjsNQXfsFz2sxBhi4SH/aGef49grCkHCkwcuY9DSRBiB+q70fgJ6BiLfnskllHPrlJ/F4 cZUwvxfNwlwfmevSNjy9CLrepapvhCQDC89gmghzURrUWfQO8ZqPKiwq3nKn3veJJ/2z0CspmwRV 31jPMgPGIFYqxzXt1meIKx5g5W1MSyLP+lR4LX7kdz+3jUMgK4tjeCee0373c5I5QdUzUT7Vt1Tt GK92kXzsxX3TTi9UfbauTmOagX7GofQexNQV8tEec41jdBA+jN5duYqOl4/lZi9FmS6nsO1C9Hy3 05vxWLBC5knHR4ApCze50uYLQdW3fKpnhGRKUPXMVlj5UoFIjMMf7Ii8V1gFN9WDSOaEQ8NB5oST ngkY6ikmEeZGQhzC8DcmQZY8MJQYYfhCi16KXsjXVsyPB/MRX0NlPj/0KLTTA5iMMheLTAQtxiGO WeJAx579Xb8N+BmHMDgxtBgv51jNVsKrPveiTu/Xy8ILDB/BbzFflFIhxqE5DFvwa0wCL+OwfuPW Ov1Nt9/jSi/gOmOuHXM7aQB6rdJqxmdqHOIrtp2XGW/+Lr8XzcJcH9lPuQoVXXE2Qde7VPWNkHwm qPrGepYZeG5I7yOv3uCpwIc+GBeYDw33fYwSkGHP2RqHfQaOTXiG42MkzAj0MvTq6UTSJ6h6Jsqn +pZNu0iMPLRv7XasIHODYoi+bOfX1oOJh/aP+dH+jQ7v67T4V6bneb5uYx2HqS3QBjVXbS1suxCj Puz0ZrzMTS7/9+ppmS8EVd/yqZ4RkilB1TNbYeVLBaL/iT9naBzaCqvgpnoQ4Ss/viziwuBLJf7G irVoAOFlQ75aysq5smhK8zadnTykIZEOML2Qr7xg2PF+yAuHubIvehpKzxg0ymBG2r/PzzgEMlRa JpmWyaXRAEv36ykaaWis2fPNpEKMQ3uVSeDXmARexqFXzw8bOd8w4jC3JMK8GsAmfvGpjEM7vR2f jnEIsr0+MLnt/fgRdL1LVd8IyWeCqm+sZ5mR7D6bDAxxNOc7NsHz177f++3HyzgEQ76aqw0KWSnW BPmiB659TCQ1QdUzUT7Vt3TbMWY8/m+XXz/Mdkmytt69Dz6h42QkC3oaynzkWFgIbbkryl+n46TN 88iTzznbh90uBBg2LVMclL/2xoQpjfKJoOpbPtUzQjIlqHpmK6x8qUBE49BPYRXcdB5EMp8Khlvg yyVeCKRHIebdktWOYZLBVDRXbQOt3+mht8cLhp23H5jgH/miIYTVeu14P8weh2h0wUzC11yEeQ1N TWYcyrBXDAtEHBZWwd/XXH+LKx8/sMIvGl04h3ZcMoI0DtP5soyv1viyjPMmiyuk20C044vKOMz2 +kh59Dp/NkHXu3TqGyH5SlD1jfUsMxasPeD0EEq3x6FpEKD3P4Za4lmD3v/z1+z3NCb87ud+xqGA HlbvfTxcfyT616lnOPtN9kwj/gRVz0T5VN/SbceY8TLv97MvvOxKn4xkbT2Zsga9GWXeWelRiHYv TDssRoi6KPM6Y+ixbB92uxA9Ir+asVL3NJR7y5udPnClzweCqm/5VM8IyZSg6pmtsPKlAhGNQz+F VXDTeRBhxVtcGJiF0pBBowNx+IIoE/RjmDL+hXlozkckhg56KS5c97Urf/DVzFWqcat26tPhk3XP PLwoHH/CSXo7vwn/YRa9+lp73YDCfIcIsxdHQRhWYYSZCQMPw5/MPJIZh5j35axzL9DxMKkeffJ5 /f9M5vTCkFlsk84KviZBGoeSHsPB/eayQc8RpME5t+eySdVAtOOLyjjM9vrINfEbamQSdL1Lp74R kq8EVd9YzzIDz3HMdYb7ot/zFtNmYDEUrLgsU0UgPT4o2mkBVrW37/d+93PbOET+MCCxMq1XT315 VmD4MoctZ05Q9UyUT/Ut3XaMGV/jxVd1mDmFjw3m4cZHTXMxoGRtPSx+h+kAYBZiITi0b80F+GQB OeSLdp3d/i7KdmGDJm/oMMxJLov25RNB1bd8qmeEZEpQ9cxWWPlSgYjGoZ/CKrjpPIhkPhUYUvLl 1DTCxCjCohb4V+ZVEWBm/fVvx+s4TBxt548XA8xdhHhzfpd7Kj+uw668+nrPho18cf3t736vZi3f qcO8jEN9jHFTCb3TcDwSnsw4BLISHb4Uo4GGF6dMhkdhqIheFGbjYVdcMoI0Ds3V89Brw94G5x/n HfFmw9OrAWjiF19UxiHI5vpg8nFsgxdgO84m6HqXTn0jJF8Jqr6xnmUOFtjBffHG2+52mXX4+7ob b9fxDZu2UZPmrXcW5/GauwzzIWPhKvt+73c/t41DmVsZ0054LcaC/WM0wq9//RtnETaSPkHVM1E+ 1bd02zFmvHx8R5keNm6+axu027DqMNI0av62E56srQeuKHetrofS5sL8hhIn8xxK2w712ty2KNuF eIdAr2SE4x3Cvr+UdIKqb/lUzwjJlKDqma2w8qUCEY1DP4VVcNN9EMlQBwxTlvkNJU7mORTQ+8ve Xr444kUAwxWkRyIMwRcbtdJx6BWIHoeyzegpS50J1jGfi/m1tN/Qiepvx5+g47AghoT7GYfolSCT T8uceCCVcYgJ39HYw7Z4UYGZaafxAy806BFhNrrSJUjjEOA3Y5s//PHPegVrCUfPDml04iVsxISF TpxXA9DEL/6J6rV1OM6V2UD0S2/HZ2IcZnN9yl55jd4Pyq0dZxN0vUu3vhGSjwRV31jPMgfDCvG8 wr0RPaRkEQX0RoRZiHB8mEGPIQx//MMf/qTDMETZ/LCHezI+9iEO4IOixPndz23jEM+Na66/WYeV LnOlniJF0uIjnHxoxLMi30yIIAiqnonyqb6l244x49HerXDDrToc8zCbH97xofOWSvfpOCxCaPag 7dF3mA5Hb2BZnNBEhhujPsn8hhIn8xxKPfRaaK8o24Vo2+MYEefXq7mkElR9y6d6RkimBFXPbIWV LxWIaBz6KayCm+6DSHr3AXu4hcxzKI0izK9ib48Xi/sfrurkgS+dmHvQXHnNa8hTp/cHOJOsY64V DE098aR/OtugR5/Zm8/POARvv9tHx+FYB385W4elMg7xUnL5VRWc/fX9fJwrjR/S6JPJqzMhaOMQ X3wxNFd+x1/+epx+WUM6/I3GIc61mZdfAzBVvKyiDWD84ronS2/nl4lxmOn1gfmMl18cVzpDZoKu d+nWN0LykaDqG+tZdpjPW5iIeEZLryR89MPQRUlbu2Fz576LXv9IK8OX8TyREQNYXE228buf28Yh wLNcRirAADn19LP1818WSsHHInxctH8DSU1Q9UyUT/Ut3XaMHY8efudecLFTZzD8F+VeyjPawh8P mZCwDabwkTYa2q1nnXN+QjtV5tBGvLliMpB5DqXuerWfirJdCB54tJqOw3sCPj7Y8SWVoOpbPtUz QjIlqHpmK6x8qUBE49BPYRXcdB9E+OKPxgcukMxvKMg8h4h7sEp117YCTJ4uHwzSi1dIXng5wddW s6ehzZfTl6vKjz2tGzXYBg2tCy+5TA/FsIcwJzMOcZxY2Q3xmIcRDatUxiHAPEvSMPMyRf3ACnZo 7GHYlR2XiqCNQ4Cv3m937q173EnDEF+4cZyyYp5JsgZgsnicR/QCxcukPtcXldbX3i+9nV8mxiHI 5PpgcnCkveHmO1xxXgRd79Ktb4TkI0HVN9az7MHzFqYfFlbAvRL38dvvflCHm+lwT2/TsZc2DPFR T56jTz5TRw8vljnYzOHGfvdzL+MQ4NmJHuwwGhCv93HyKXqaiXQ+/BBvgqpnonyqb+m2Y7zi0T7B XN66zsQNQ5jjaINh+L2dHmD4MdppSAtT3+x9C6MQ7R7EeY1skXkOy1xxtW/P3KJqFwKYpzLy5/Gn X3DFl1SCqm/5VM8IyZSg6pmtsPKlAhGNQz+FVXD5IEoNXo5QMDHZux1HfnkyuT7S69VcXTAZQdc7 1jdC/AmqvrGeEeJPUPVMxPpGiD9B1TfWM0L8Caqe2QorXyoQ0Tj0U1gFlw+i5OBrbOmyV+mvwxwW lXtkcn2wgA6G3V1UqkzCkJ5kBF3vWN8I8Seo+sZ6Rog/QdUzUa32E5civ+mrMlsEjpCSDupErL5N XGrXm0zFekaIN0HWM1tBPy+pQEXj0E9hFVy+YLnB8GdMRI1/X2n5ju6hVq5CRd+hHqRoyfb6yETi 5iTgqQi63rG+EeJPUPWN9YwQf4KqZ6Ka7Sf2Rn5DpxcMoyWE/KzrBOoG6ohdbzIV6xkh3gRZz2wF /bykAhWNQz+FVXD5guVm8YZDzoqRABNEDxk7x5WO/DJkc32wUiHmyLzp9ntSGowmQdc71jdC/Amq vrGeEeJPUPVMVLP9hBeQX7MPkj+HCck3UCdQN1BH7HqTqVjPCPEmyHpmK+jnJRWoaBz6KayCW6vd pEPId8mW9IZu5gNYROWyy8trU+qU089SvT4d7UpDfjmyuT5Vn62r/nb8CRlNqI86oetdu0mH7HqT rVjfCPEmyPrGekaIN0HWM9FzbSddIG3UMfN2u/ZJSD4yZt4ex6RHHbHrTaZiPSPETdD1zFZY/gsV iGgc+imsgluz3aQJyPezSVtclZGQfGbApC2xL1jtJk2w6022Yn0jxJsg6xvrGSHeBFnPTNXsMLEe 8m3UY8a/F28+5tovIfkE6sArPWZEdV3rMLGeXV+yFesZIQWEVc9MheW/UIGIxqGfwiq4NdtPfA35 tuo9z1UhCclnWvWZF3vBaj/xNbveZCvWN0K8CbK+sZ4R4k2Q9cxWrfYTxyDvxu/NjKIXiL1vQvIB 9AZs/N6seC+oiWPselJYsZ4REn49E4Xlv1CBiMahn8IsuLXaT5yrX7L6zNNfozm8i+QrKPvopQTD IV7n5tr1pbBifSMkRpj1jfWMkBhh1jNTdTpMOkVMDYB5pzBpPVeBJSUdlHGUdZlrTcwM1Am7nhRW rGckXynKeiYK03+hCi0ah34Ks+DWbD/pMjQkCyohIQTGA+qGXV8KK9Y3QrwItr6xnhHiRbD1zEsy nJKQfKXmO+EMmzTFekbynaKoZ7IvO5zKCdE49FNRFFwMXdFzQ8Unlick72g36RDqQBjDuGyxvpG8 pwjqG+sZyXuKoJ7ZwiT1WOGyZvuJvWu1n7jUdUyElCgmLkVZR5mv0X7C+XZ9CEusZyS/KPp6Jvu2 w6mcEI1DP7HgUhRFURRFURRFURRFhSv6LzktGod+YsGlKIqiKIqiKIqiKIoKV/Rfclo0Dv3EgktR FEVRFEVRFEVRFBWu6L/ktMQ4/N6OyHux4FIURVEURVEURVEURYUr+i85rV/ROPQRCy5FURRFURRF URRFUVS4ov+S06Jx6CcWXIqiKIqiKIqiKIqiqHBF/yWnRePQTyy4FEVRFEVRFEVRFEVR4Yr+S06L xqGfWHApiqIoiqIoiqIoiqLCFf2XnBaNQz+x4FIURVEURVEURVEURYUr+i85LRqHfmLBpSiKoiiK oiiKoiiKClf0X3JaNA79xIJLURRFURRFURRFURQVrui/5LRoHPqJBZeiKIqiKIqiKIqiKCpc0X/J adE49BMLLkVRFEVRFEVRFEVRVLii/5LTonHoJxZciqIoiqIoiqIoiqKocEX/JadF49BPLLgURVEU RVEURVEURVHhiv5LTovGoZ9YcCmKoiiKoiiKoiiKosIV/ZecFo1DP7HgUhRFURRFURRFURRFhSv6 LzktGod+YsGlKIqiKIqiKIqiKIoKV/Rfclo0Dv3EgktRFEVRFEVRFEVRFBWu6L/ktGgc+okFl6Io iqIoiqIoiqIoKlzRf8lp0Tj0EwsuRVEURVEURVEURVFUuKL/ktOicegnFlyKoiiKoiiKoiiKoqhw Rf8lp0Xj0E8suBRFURRFURRFURRFUeGK/ktOi8ahn1hwKYqiKIqiKIqiKIqiwhX9l5yWGIff2RF5 Lym4hBBCCCGEEEIIISRcbF+Gygn9msahj+wCTAghhBBCCCGEEELCwfZlqJwQjUOKoiiKoigqpdBg ZIOeoiiKoigqv0TjkKIoiqIoikopGocURVEURVH5JxqHFEVRFEVRVErROKQoiqIoiso/0TikKIqi KIqiUorGIUVRFEVRVP6JxiFFURRFURSVUjQOKYqiKIqi8k80DimKoiiKoqiUonFIURRFURSVf6Jx SFEURVEURaUUjUOKoiiKoqj8E41DiqIoiqIoKqVoHFIURVEUReWfaBxSFEVRFEVRKUXjkKIoiqIo Kv9E45CiKIqiKIpKKRqHFEVRFEVR+ScahxRFURRFUVRK0TikKIqiKIrKP9E4pCiKoiiKolKKxiFF URRFUVT+icYhRVEURVEUlVI0DimKoiiKovJPNA4piqIoiqKolMoF4/A/IpHI25FIZE8kEjnHjqQo Kq/035FIZGIkEpkZ/z9FURQVjmgcUhRFURRFUSmVC8bhf0UikQVxo+BXdiRFUXmlP0Uike8jkUin SCTy/+xIiqIoKjDROKQoiqIoiqJSKheMQwiGYba9i/4nEol0jUQiL9oRxUSvRiKR1+O/gyrQiZFI ZFQkEilvR+SQzopEIuMjkci5dkQx0G8jkciYSCRS0Y7IAf0xEon8px1o6Y5IJNIvEon8nx1BURRF pSUahxRFURRFUVRKBWUcovFZJhKJVItEIi9HIpFmkUikUrz3UJiC2fhZJBJZWIwNBAzP3h6JRBqn YZbkstBzFAbw/0YikX9EIpFS8bBsdEIkElkZiUQGZGgo/zle7ppGIpEacVNMDFmc26cDLCcnRyKR jZFIpEcxvm41I5HItkgkcrkdUQyEsjYpEokMD/CaUhRF5ZNoHFIURVEURVEpVVjj8C/x3nIwvjC8 cF4kEpkQiURWxPOFKfGST286zG14XSQS+SjeWzBT8wXDGLvE91vc50a8Lf47HrEjiolgEH4YiUQO G2UKvwe92jIVysqseBn6vR3pI5hIjSKRyN74fldFIpEN8ePAvxdGIpF6kUhkX/xFqbBCjzgYmxhi n2m5zSWhDvaJ11/0nvwlhfP4fPx4brUjfXRm/NjbF8KkpiiKylfROKQoiqIoiqJSKlvjEC/pzxhG TZP40FKZkwwmAIaY4qUe+aNnkG0eXh+JREZHIpGH42luseJT6ab4duhZVhIEwwTn8jI7ohgILx8w fVpHIpFj8esyJ8s56tBbFefhUjvCR+jVCqMR22CRHZiVMMRQBpEHeqMeiB/TUHvjLITf1KuEGNYQ eojCXJ3iUUeLUg0ikcibkUikRfzcnmIn8NF98Wvb0I6gKIqikkqMQzy3KYqiKIqiKMpT2RiHMBdg cmE79Oy6wE5g6DyjFxrmIYShA8F4XB6JRI6LRCJPxOMfsrZNJvQwgykJwyOToay5LBglMExGFuPe UygbYha/ZkemofPj5wDDz9MRrv3kFAYyzD0pg/XtyCyEIfnIq7cdUYz1VPw3PWtHFJFg/i6Lm72d 48dykp3IR9gGvVNR7tADmqIoikpPv6FxSFEURVEURaVSpsYhDLtB8W0wVBPzvKVS23h6GEIYWghh TrK34r23hsXj/mBtl0y14nm+YkcUc4khWxznnIPQw0/KFIZfZyKYyh/Ht023t2GVeHqYh2JKe+mr eLrCLrSC8gpjt6T0NhSh1yGMN9RpDMMual0RiUQeiPd+wfQG6zLsrfpk/PpiWgSKoigqPdE4pCiK oiiKolIqE+MQPXswRFO2Qc+rdAQDSbbBUFZTWMwC4f2t8GRCbzwYHDBvsH1JUrn4+fg8hRGWq0Kv Pxw/rk268xOK/hrfDr1I05k3EGkWxfdX1460hAVMMKweL0mFkRijMCKL4/VJpk7x33a/HVGEujd+ DFXtiBTCBw0YjjA/fwnjk6IoqjiKxiFFURRFURSVUpkYh+gRJOnRizBdnWFsN96Kw6IoCMd8hzCC 0lm4QoaKYg69kmbeYOgtFvDA0NriaIqOiF+bcVlcG+lFCgMrHaGXHIzGdIxDLNwy2A7MQjC+sT+s HF7ShAVJ8NtwnjK9dkEJc1DKBwHUhUyG7EvZu8aOoCiKojxF45CiKIqiKIpKqXSNQzQuZe46vNhj IZR0dbqxH/QQEzMARuH6OJgbDyZiOvMcYu485NXRjkgi9H7DMduLP+B3ISydHm7pCnnC1MrE9DA1 tpgaIOb8htKzFGHoSYi555KdYxhVo+LbPmhH+gjD3qVcYQEUnHM/YUXlSnZghsLxo6cr9neVHekj DLfFsHycA/P3IxxlEgZZUCad5IlznWyYr9/+jo/XbQwTLmzPzFTCMdjHgXOB/Q8whq0nmz/VFsxj XBus8k5RFEWlFo1DiqIoiqIoKqXSNQ6x4qmkxQt9JpLhtwDGixhqp8XDMNchDA8slpJqnkMYCui1 iO2wGnMqYdhim/gwVWyDYbBYDRpDG2FUYngjwmfHF+YojGAMYWXhVHmeFe+Rh7Rewqqy2N4e1p3r Muc3vCMSibxjnAsYQli190J7o7iwErIsYJLuohhYUEO2ARvjpvKNkUjkd3biAPQ347ek0zMWq2N/ YvSKRHlAGIw91CGE4/g/SGF6piPUG8kTdPNZNAjG/Bc+K3ejbmGxIxzrRXZkIQUjE3WhcdwgnhvH XKxGhik/HolEzo5EIvNTmM22pMdktqt5UxRF5ZtoHFIURVEURVEpJaZLMqHXmBgKINNFL54ztp1m 9DRCvujdNDxuZsA4SCUYNuihiLxS9UaCsYRFMzD8EaYFVi2eGN8WYTAR0XOsWjyssEM0sSItetzB KIUhgjwxV6EtLK6BOPzrJZg7iIe5mIlgsuAlIAgyMWxEMr8hwHXFojdYjAQ97uR84PzAtLUFMxXx MHjtXqF+wrWC6Sb7NEE+OH/oZRiUiVQxnjfqQqo80VsUx9AyEomcGz8PGIKO3w/DDOUPv3lgPM/H 7AwyEAxC5IM8/xGJRGbF83zUSocefWK0+u1PFj7CKstBSYxS5ItzgOuCuVKxyrq5WM2pcdOzeyQS mRk/b5kI+8E+8BtRhimKoqjkwr0S900ahxRFURRFUZSvxGhJJplTUMh08YG+xrYwC0xheOQT8d6H 6Zh2GPIpecFo8BOMnX5x88ocMiwGFoABCrNBzJTFWRpmEPKBUSSm6ptGnqbJhJ51MpwXw2e9hPke EY9h3ZkcT+X4bwmCO+3M05DMMQcwXNQ8duldCrx6s90ej0OvwXTKgQhlUYZ2ewEjqqG9UVwoF3+P RCLnRSKRK9PYL8w05IkebcmEMrojPieoKZjm2B5xMFNrGseJnpLZCsY3yhTyhIkoJn8TK93Vxv5g MHpJVvVGD+Mg9M/4NUWeGIKc6t4BsxD3A1yXTAVDWnp3oncoRVEUlVw0DimKoiiKoqiUEiMhmUyD I5VpYgtGhhhlAENYCyMMYZS8kg0XhREEEwGGlal349uityGO7eQMFthIJiyWgTxhEqLHHP6PPLtY 6czhvOiZ6CUcO+LRs9Krd56fYBwhz0zAkFUMH7ZJt9efCMcp13mqx/yOMITkd3utxl09HgejNVPh OqJnIXq1yXk3wfX1MsowVFyuPYbJ28ds66V4WhiVydQqvuqyaZyahh6GcEMYMo+/YdSm6j3rJxwz evC9Ev/bLF8VrLQyNyjOkV+5EsPbNvizEeqnzAmJnr+pzm9hhfxlSgLcJyiKoqjkonFIURRFURRF pZSYDMmE+dIkHXoPZiL0wJNt8VKP4cOFEUwtMVv8zA8Ivatg5plmBUw9GJ/YHkMlRf+K55tJ7z5b T8d7zUEw4+Q32yaZmLA/JJmHDz3gkGZPvIdicZBpWHktQvJIPA5Gndd8fjLMGaZjYQTDEyYcepaa hjXms7SF640h7Ijvb0d6CIYg0mJYcDLVjs+3Z8pcWVzMc5iJGKprm9uZCHlgaO8l8b9hSmIf6OVn DtdFb0oYjKl+a6N4GszNWFihp6f8Zgybhklvkqz+ZiPUbzGOUf8piqKo5KJxSFEURVEURaWUvNgn E0w2SZfJSsaQzG0GpKdVYQRTCHmlMg69dJxxLEHO4WZLjFaYGHYvq9HxOJg4fkNj0TtOjtPPXMw1 ifEHY9DL7JS5/Lx6I0Lo/SfnJZVgluG8pLr+9xvn0W8osPT6w/DYVBLj0DSd0xWMMzk/YV1T9PAT s/RtKw5Dd6V3JYY2+wkGK9Jgvs/CCKasmPR+JDuObATjUHp1iolPURRF+YvGIUVRFEVRFJVS8hKf TG2NdDIkMh2h55yYFTA0spm3zNaZ8fyQbyrjyBZW25XfgR5PYcgcsovz5heHRTP8JL3gYI56mXC5 KJnfEGaRbYjid2NeP8Tb8+6JpEdiOj0OpfdeqmsoqyADLNDjJZnT7xw7wkMyPyYW88lUYibj/BSm Z2sylTV+L3qAmrrBiPNa6VvUPJ7Ga1GfTIRyK3Ufi7WgZ6UJhslnOhw+lXBepX5luoATRVFUPorG IUVRFEVRFJVSYiYkE1ZglXQf2ZE+wkv8l8Z26P3lJfQ+g6kDwwK9GVMZOBjmKoZEpkYkemFhOwzj tE1HNJ7tsGxkLiRjrhgLmcN57ThT18XTYGh3JscEUxW/MQiQV7qCASSGjVfPPlmNGIhpBWPJNI7E 1EWPsVSSuQlTmaoYFi/7laG8ptBzcVt8BWg5FpRbzMeIRXtsSa9BzF+YiZCn9IRrY8Whlxx6IAbR C7GdUb5tUy6d+Q0h1EGkQ0/hwuj3xrnvbEcmEc477gcw1t+KRCJ/sBMkEa4nzHbs054igKIoinKL xiFFURRFURSVUvJyn0zm/GzoMWWuEuynF4xtsHqw3zZnRSKRnsaiBqfYCSxhOKakTTY33ImRSOT9 +JxtMBTM+Q0/sNLCSIGxc48VLnGZmDpYSRf7gLEF88RUHSPOnH/OlswLmemqyuhVhp5iQYB5GtOV Oaej1xBR9NBD3JT474GphUVQ7jXSYKVlpIEBmeo3fxo/h7jGySS9GLFflAFbKGuIlzn/0EMWafH7 sViKbb6JAZpqARekQxm7Of63uaCPvTgQDK6d8YVtTKHXJkz1ZCafrVHxfdjDvXE+0ZMTcYOsOFv4 MIB0XgYwhHOC+mD3KrWF44Ypi7yS9a61hRXFpRco6rnXsHY/4d4g59lrMRyKoigqUTQOKYqiKIqi qJSSF+1kgunWz0iLl/tkEvMMtE/j5V96fsGs8TJ4TOFYYNwgbz9zC6bGSOMY/mnNb9jASo+eZOiJ ZZt5mE8R4ejF9LAV5yfMlYd94PeYvwXHLceUbH5DqKqRrjhIFnzx6gWIHqJH4vFYORnCdbPn+vtL PAznOlkvM5Ql6d0IY9BP2K+s6IvejF6S+Q2fjEQipSKRyLD48OcF8fC/Wumlx6jX3JUibCO93qbF TbtaRtnDQjwilAmYql5zJkqvSpjHyYYWmxof3weMeFPm/IbPWnG20JsS6VAnbJ0eN9jx+/AxIJVg wCIvr9+XTKfGtxtgR6TQSfHtYDgmW3GdoiiKionGIUVRFEVRFJVSYmikEl7KMQQSadf7DBNGD7um 8TQwFx5Ko/cYJEZBstVeTXWNp4fB5iUYdjhGpMH8auglhW2+i4eZ8zTClNkXiUQeNMJEskItQJpk hpYIPchg0gBZQRrnQHobglQ9sDrF02ExjuIg9GLD8cLotK83jDQxrdDzDtdmciQSaWalgxEnPUKT GWVm71dcE6+0uE5jjGvt19tVerZhYRekx7Gi59+k+DWwfwvMKOlFd4IVJzKHqiNfGJiyDYAZDcE4 hqEIE9TuOYvyKqYnSHfYcJd4eph/Ykxj/1joRPLyOl8ic45AOU5TMscjQP3+s53AEgxipAN2fqgb WH3aq0cleq1iH4jPRKjD2C6VMU9RFEXFROOQoiiKoiiKSikxAtIRTIfZ8fTodQUj4db4EF+YYWI6 oHeibRQkk9nzKx3dGU+frEcSejqipxvm68PwS5hM6AmJYwQw5XrHeydhJVnbJIKw8rKYXiCdef+Q jxibM+N5o1eZmQ8WhkgmOcfJ5kHMFcHwE5PLa3gr4mEUIh5mHOa9FDPXlpy3ZOXg8XgazH+H64jz +lkkEnkp3isU11XCX07SMxDXSQw9GFt3Gz1EEedlPCEMw6Sxjd/iG3gJWxGJRNZEIpGG8f/j+qNX Jo4JvRnrxleZxnF6zcWH/Zg9fNHD1s/8NIWh16iX2AZlvkX82vwQD0Oc13kXiYHvlw5DsM1ynE75 RF3F78Q5xlyHmMIA1xn1Ecat1/VBvUT+GDqeiTrEtysuhjtFUdQvLRqHFEVRFEVReS4Mv8Qcgskk JkAyIQ/kBaEHE0wQzKcG4wWGAMw3mBtYRRhz1XmZcMlkr2yLXl8Yqgnjw54nEML8ZTAwYHD47QvG B3p0obcWemLJnGcYbgkDA8ePcBg3XiYRBLPm6njPSfzOC+0EPoIBhQVlYP7AKEMvzNfjvxHnyh4S beqPhnnj1Rsr14RzhIVtYAZ5LSgCoXdq6/jQ1VeT9NysFP/tMAL9hGuHeStx3dFrDas0o6eizHuJ 84ZFQlKZTujlh/RfxPNDWZ6f5DeIZFg2FhHxE8oYjMyhcfMSZRHnCT3pUB7RAxCmYrI5GrENTFKY YDD/vAw2L6EnJIbiD4mfb9Qj9KDEMX9oJ7YE4xXpcP68hHqCXoQwdmEG4qNBOsIwdNTFT+L1Dj15 Ue+86i7O00JrfkMsVoNrhB7GfgYqjk3mcczkowVFUVQ+i8YhRVEURVEUpY2rHkkMxGTGIbbBtsjD Fl7UYWxhTjv86/dCn0rS8wsr2+L/peNGB4y2HT5zsmFfMjwW6cMWVuSFUelneIkwlBWrR8M8NYXf JUOnU833BlMG6WDC5pvwAgPjD73R7MVCRGLCmcL5xba4PukabNJzEXNSQihn+Pu+eNmu5mPcYsg+ TC2YeV7GV9CCKQtzM5VgVqLsyfB4EQx/qeNXWHG2ZBEbv7lDRWJup1rIKBthDkjkLb2JMY8lDFgM Od/jszo2BBNW5oQsiutCURRVEkTjkKIoiqIoiorcZBgHMK1sA9HLOEQapJU45BGWzIUQroqbBFjI BCsiIxy9/bwkZl668yIWRui15TV/nykYVmPjxwyT0OxViMU5EI5ei8l6wsGwQh74Xfm6Kuxz8XOF f8OUrB4svVzFSEQvOiyQMjHJ9X4jnhbDm8MUygPmK8RQ/mRCmZIFWdoY4di+bzwcw8OTmaqy8jMW 8PH73SKY2zBOvYYzF1bS6xHDuWEado9/nFhrXS9bmCoB8V6LulAURVHeEuPwqB1BURRFURRF5ZfQ YxANQ8HsgShhkPQwNNN69TYMUjK/IYZVwjyUeeauSzFHHcIxFBiGSRg9n0QYmo1hmbIisJ8wpFrO GXo9yXFj6KjM/Si92/yEnl5Ih6Gc+SqYROh1GGbPMfRYxPyT6OUq5e2u+Lm/JT7sOtmKzVileGvc 5LV7PwYprF6O8o1ejskEs0zKHobFi2QuUL9FZExhLlAY1nZvWVso55i3MdOFS9KVzG+IYdUYDo7r g3OM33ivz7QC6J2KOoYyk2pVdoqiKKpANA4piqIoiqIoLbPXoYlpEtqGoRBmb0NI5jc8FO9dhXnM 0jWMMJcZhjmjV5WXoVBY4TgwJ92INHpXYZgyDK/98eHTMFgwpx3CYP7AaElmMskiIjA/kFc+C4YX TCwsLBOGcF0xj6JpBiOscXyYPP5NVQYxtBmrdMPMCkPodQszDL1dU0kWLcHK0DAZYXbjN6BeYSX0 S+0NLGEOQZRR9FZMVo9QfmGqYj7TMMqoGLr4LTgeDJ3GQkLJjgnC/JnYJt05SCmKoqiY8LGOxiFF URRFURSlZfc6TIewexua8xtiAQUshoL9YnEHCGZdKtPg2rhpAMMxaMEcgcGU7rBh9BiE8YffIIvG YEGIdBZrQO8qbJNqfrl8EAwkLIaB6+o3p11YSmbumoLRi5W7Ye6ls9p2poIZiLKTTg86HDMWY0F5 wzkD6GWI3oeYjzCZYDKiByFM61TmOOorphIIy6CT+Q1R5/4aX+AFvwU9LyGv+8EN8W2wWjNFURSV mWgcUhRFURRFUY78eh0mI+zehjK/IXr1QTJkZmD8b/Q4w0q7yQQjAcNKYbqFsVBKukaSCEbPGXEz CQ1y2+jwEha1wPFjBWcqJhhzGLINYzmV+fVLCUYWyi56yfkt5lIYpVN2TKH+wKRGb8VUJiAEIxA9 frEqdarVpEWZHlMmQg9d1P868b+vjP+NlbMhzEuJRWBEuH/AIK2fRT2lKIqiaBxSFEVRFEVRljLp dRh2b0Powfi+ZO4/rAiLvzvHjQAMvUzXNELPI1DcBPOmSiQSKWtHUPrcPJbG/Hy/pGAU1wx5ns2w BKMRQ6ExZ2MuCL1uUf9lASHMN4m/sUDSP+P3A3MIOXoiwmykaUhRFJWdaBxSFEVRFEVRCZJeh1EP o1CQuLB7G0JYMRX7EtMFpsCMSCQyPhKJdIv3JKIoquRL5jfcYyws9Pd4T1zMqzg4vuo6RVEUFZxo HFIURVEURVEupdPrsCh6G0JXRCKRe6zhj3+ID1V8Mo0FKiiKKhnCPeC2+D3BFOa4rBufyzTMYdIU RVH5KBqHFEVRFEVRlEvJeh0WZW9DiqIoiqIo6pcTjUOKoiiKoijKU8l6HRZVb0OKoiiKoijqlxON Q4qiKIqiKMpTXr0O2duQoiiKoqj80sCB//nn5s3/7zfN3/zHH5q3OSWf+H2Vaufqtt9//McxOy4f wDXHtbeLBEVRFEVRFBWTV69D9jakKIqiKCov9NvGrU/4c8u2l5/bvlvFK3v2q3RD7wH35Rt/K3VZ r+PLXtXVDs8HyvT8qBKu/Z9ee+eq37/++t/s8kFRFEVRFJXvkl6HJuxtSFEURVFUidf/Nnnr7Ive 7XnzLZ8MfOjpUV893HDy9DsbTZpRieQPuOa49igDKAsoE3Y5oSiKoiiKyneZvQ7Z25CiKIqiqBIv 9DQ8v1OPmx4ePPLRNxcuvXH4tt1XkPyl44IlN1QeMOxxlIk/tGnzJ7u8UBRFURRF5bPMXofsbUhR FEVRVInX/zV9o8xtnw56jKYhEVAWUCZQNuzyQlEURVEUle9CT0P2NqQoiqIoqsTrhObv/fb0Tj2u e3z4F4/Z5hHJbx4fNvpxlI3IC51+FWk18hlFCCGEEEIIIYQQQsLHNvB+KWERjDI9et9Se9yU+2zj iOQ3KBOY61AvlGIXYEIIIYQQQgghhBASDraB90sJ8xuW6fZBpRfHT7vHNo5IfoMygbKBMuIYhyt2 LyeEEEIIIYQQQgghIUDjkBQXaBwSQgghhBBCCCGEFCE0DklxgcYhIYQQQgghhBBCSBFC45AUF2gc EkIIIYQQQgghhBQhNA5JcYHGISGEEEIIIYQQQkgRQuOQFBdoHBJCCCGEEEIIIYQUITQOSXGBxiEh hBBCCCGEEEJIEULjkBQXaBwSQgghhBBCCCGEFCE0DklxgcYhIYQQQgghhBBCSBFC45AUF2gcEkII IYQQQgghhBQhNA5JcYHGISGEkEIxb+M81fCNVqpe6xaarv0/cKXJlM6f9HLyExBmp+v40XsJad79 1J3GZMn2Japp+7cSthk5c4yO6zXkY9c+02Hm2llO/vi/He/FK2+/rtr17q4mLZ3iOsZMmbN+rur0 cU/V4PWWOu8Wnd9RY+ePd6UrLoyZ85XrfNm82u5Nff6mLp/u2h4s3bFMNev4tmu7VLzerWNCPumW iWYd3lZ9RvZXi7YudB2LF8t3LVN9RvRXVWq/oM6+/Dr1p1MvVH885QJ14nll1W2PPqbe6NFJLdm+ 2LUdsOtbutj1En/baUxQnvC7Phjaz/N3pVvWvcB5RR72+TXrks2UZVP177727vvV8eeW1ucLnFbq KnV/9WfU27266PptbyfgfKLeyb5wjnEd7HTCOx92c9Li/3Y8IYQQUlhoHJLiAo1DQgghhWLKsmnq r2dc5LzI3//Ms640mbBg0wJ1+mVXO/kJCJu/cX5C2n5jBqm/nB4zXcBx55TSxpOdpwADwMzzogo3 6v0h7qkG9V37TIcxc8c5+eP/dnwqrr7rfvXlvII80gVmTq2mjdVfTy849yYVH3hIjV80ybVdrtNt QG/Xb0nGQzVqaDPNzAMmEQw5O20qLq14e0I+mZaJ484opV58rblaumOp63cJMIuvuet+17Y255e/ QQ2aMNS1vV3f0sWul/jbTuPHCeeWUW0soy2bsi7gvHqdX7MuCdhnk3ZvquPPLuXKxwbnrO+oAa48 AMrISeeXSUjfe/inrnTCjQ887KTD/+14QgghpLDQOCTFBRqHhBBCCoVtZNgGRaa8P+RjlyEgwFSy 01erXy8hzc0PP6aW7XQbN3PWzVVnlC3vpPvzaRdp41HibRMjXQprHAIYHjPWzHQdsx8wpu6q+pQr H5szy1ZQ01Z498rLVTI1DgF6oZm94n4p41Co07Kp63cBlI/Ty1zjSu8HDLvPJw5LyMOub+li18tM jEMBvXXN32LHp0u6xiFMw+ovN3Rtnwx8SEAPXPvcexmH5ocDGxqHhBBCwobGISku0DgkhBBSKGwj wzYoMuXup6o5eWHoptnT6PYqT7rSz1o7W51RJrGHYtdP3cOlazV9NSHN47VrJ8TbJka1BvVdQyy9 MIdX2mbKlbfe5UoPHq1VS/dOM9PWavaq65j96Nj3vYRt/3Xxler5Vxup2i2aqPOuujYh7pGaNV3b 5zK2cXjbo48nnLuar76irrr17oQ04LWu7Z08bOMQw1nta+CFPVQ5nTKBc16u0j0J6XBtv1owISGv hVsWqTI3VUpId/19D6rPvhqih1aDQROGqQp3PZCQBmbm4m2LnHzs+lbq+ltdx+SFPVTZNA5hoqP8 SFr0msRvx3kzjwVDhCcsnqy39xuqjOPxy1eQocr2+bWNw9e7d0yIx5Dup+rX072K8XEABjrO2W2P PZF4nGeXUoMnj0jIy8s4BPitZjqBxiEhhJCwoXFIigs0DgkhhBQK28gojHE4ffUs3ctK8nqibh11 5xNVnb8xFHnq8mmu7WAUmmYAzDNz+CqMBmwr8ej1BcPRzCOViZEOtnEoPau8+GjUAGduO3DJ9bdq 88hO58XNDz7qbIfzNXZewZyGczfMVReUr+jEw/yBaWXnkavYxiGGyNpp0BMNhp2ZDsN/Jd42Du2e hOmSbpmAiXVftQLDG2CuSTNN805tE+LRY9RrSPPi7YvVTZUfSkj73qCPnPig6ptpHCI/5GunmbN+ nip78x1Jf5dNOvkKyc4veuDCEJc49CTs3O99Vx5Al4fmieXh6rvuS6hPfsYhzNAvPK4rjUNCCCFh Q+OQFBdoHBJCCCkUQRkZAAscmC/1H40coM0CM6zlu27jAsbBvU89nZBOhosizu6R9K7HQivJTIx0 ycQ4xEIO55UrMLdgathz9XkBE9DsCYbFNOw0T9at68SnMm9yjXSMQzB3w7wEY+nMMhWcnnlFbRyC np/3TUhrXnsYhKVvuMWJQ0/aZEPIB00crg0t9FhFz9ien/8yxiHoMbBPwu9C2bLTZJMvSHZ+m3VM NFofr1PHtb0J6lO52xJ7fg6cUDDM2884BDdVfsRl2tM4JIQQEjY0DklxgcYhIYSQQhGUkQGD74b7 C3panVH2arVw80LdM/Ck8y9zwjFM1WsOQyw6cfKFZZ10slDK+5ahU6nKk56rqSYzMdIlE+MQPctM c+vUS67Uv9dOZ4Pfjh5SGO4JE/XDoZ+40jz2Qk0n339cWEb3QrTT5CrpGocwCWEWep2/X8I4tI8b Q6olDtcLw3YlDmXQ3j5dgqpv6Rp8mAfU/F0YZm+nySZfkOz8mvcC9MwdPm20a3sb+8MDeqVKXDLj EHTq+15CXjQOCSGEhA2NQ1JcoHFICCGkUARlZGDuNHPevyfrFfQwMnsTwkQYMf0L1/bgDWtONCya cdHVNzp/w1gct9B7pWHbxPCaz87GXFwFZGIcduv/YULa6+6t7EqTDTBIsCiK5AsDxk6Ty9gGnJ9x OGjisAQzDnPrSa8x2zhMd45Dc75KYJcJP+MQvd1uefixhLRdjDkFO3/SKyGu4RutXHmki13f0pnj 8JW3X9fnxMwnXYPPnhu0bstmrjTZ5Av8zq/dqxYrqqcz3H7s/PEJZeLWR6o4cbZx+MCzz+penc4+ rOkLaBwSQggJGxqHpLhA45AQQkihsI2MbI3Dxm3fSDARPh79mRNnm0lYcMHeHsDAgVlopjVp1aWd axvBNjHSwTaAbOPQa3GUWk0bq3uqPp1gcACYS/YxZQp6UmJeSDPfbgM+dKXLZexrbRuH6D3Z5dNe rlWTn230kpPGNg7TxTYG7TJhm8lYWAP7vfjamxPSnXvldQmr9WI1YjPe/k2ZYNe3dPAaBp/M4IMB i7/xGzG3oJkXFnOxjyndfG3s8yvnf/rKGQkfEcrfcbdrWy8wJ6M5RypMVeldbBuHqLsN27RK2D9W aJe8aBwSQggJGxqHpLhA45AQQkihsI2MbIxDzAFnrjiLHnNmDyO89GMoqsTDFPLrgTRq5pcJC6EI mP8Mw4Pt9IJtYqRDKuMwXWA+eQ2fzgRsj5WZzXzRC86euy3XsY3DdEBPUgxVlzzCMg7TAceClX7N fFBOzDS5ZhymC3rweU0T4Jdvtsah/RvTNe5scxBlQHpa2nG4JriHmKtA//X0i9SgCUN1ehqHhBBC wobGISku0DgkhBBSKOyX/GyMw2FTRyWsMGwOUxYeev55Jx70Huae20+wjZrjziqdco4028Swe5d5 kWqocjLQkwurI384tJ/rWDIF5mD1lxsm5H/RNTfqVarttF7gd9i/LQzs8+VFpsbhqRdfoT75MjFf 2zgMaqhyMrBQS/WX6uvecvZvavRW64S0QRqHQQxVTocK9zygZq5JXZ7CMA7THcZvm4NYfAi9kL3i xPTvM7J/wr3nilvu0PNn0jgkhBASNjQOSXGBxiEhhJBCYb/kZ2McYuixaSCYw5QFLAZiprm/uv/z yj4mDA2209j4mRiZYBuHMlQZPQEvv/mOhDiYhslW1k0XGCNYsMLMG703M8nbNlrDwu6h6UUq4xAm DxZ8ufqu+1T91i08zVHbOAxqcRQxk6vWfzFhSOzxZ5fSw+D9eo126NMjIZ+6rZLPE5gMu2xnU99A KuPwb6dfok67tLy684mq6p0Pu+lewXYeXgRhHMKgNHsNX3x1xbR6zqLXqTm0GgspSZyfcQgeqlEj 4Tiad2pL45AQQkjo0DgkxQUah4QQQgpFYY0M9O5BzyDzxT0dTjyvrKdplO0x+ZkYmWAbh+biKBji WaNJokGKIdlfLZjgyiddYBraBtBtjz7uGpaailw2DrPpnReWcWiWCZhU55e/ISEePWW9DC70qDXT 3fbYE640JjNWz1QXXn2jeqp+PdW53/sJ8yVmU7a9yMTgy4RM8vU7v0t3LlMXVShY1AjzHaZjhPce /mlCfjAEJS6ZcTht5Qzdc1XiMNzcvLY0DgkhhIQBjUNSXKBxSAghpFAU1shA70LzZT8T2vR815Vf tsfkZ2JkQjLjEKDX1l1PPpmQpvQNt+oFP+y8UoG8HnuhZkJemCsx3Z5hJrk8VDlXjUMwcuYYddL5 lyWkadLuTVc+tjkO0zuZEYYefmae5mJA2ZRtLzIx+DIhk3yTnd8qtV9IiGvdraNrext7m7fe7+LE JTMOwZvvdU7Y1oTGISGEkDCgcUiKCzQOCSGEFIrCGhkPPZ9ofmUC5j7zGh6azTElMzHSJZVxCNBL 0l64A3Pj2elSgWG6Zh4NXm/peS6KG8XJOARtP+iakAbDlodOGelKZ/fqvPep6p4mL8rHGWWudtJh 9e0hRn7ZlG0vMjH4MiGTfJOdX8w9aMadXuYaNX3VTFceAs4R5jKV9LpHspE+lXGI3rtX3+W9IjuN Q0IIIWFA45AUF2gcEkIIKRSFMTLmrJ+nTrn4Kmfbc6+8TvfOstMJeLm/+NqbnfSYz2zsvPGudNkc UzITI13SMQ4BFnYxF2SAOeQ1r6MfA8cPTZjLDUMrMW+e3cMPwCDJdOjyL0lxMw5h1t5V9amEdFfc Ukkt2rowIR16lV50dcHwW3BT5Yf0CswY3owVv3t+/pG6oHzFhDR3P1UtwRDOpmx7kYnBlwmZ5Jvs /OKc3HD/QwnxWAhm3IKJrnzQk/X0ywrMVlC3ZeI8kqmMQ4AFlEzzUaBxSAghJAxoHJLiAo1DQggh hcI2MtIBL/B4kX/3k14J4U83bODK36Zui6YJ28Acs9PYx5SOuWKbGOliGhDpGofg8dq1E9JiTjdz Ljs/YCLBcLKPw49U5k2uEYZxmAmmeWWXCS/jEExdPk2vqmymfaXtG650o2Z+qVd4tvfpB+bZs+fx tMt2ukidk3wyMfgyIZN8U53fCYsnuQxBmOxYsAVGeZ2WTXWvY/u3Xnv3/S7jNh3jENRu3sSVH41D QgghYUDjkBQXaBwSQggpFNkYGWJiYJEIM7z/2M9d+duMmP5FQm89GG7orZXsmHLROJy1dnbCkFQA 08JOZzNh8WS94q19HH6kMm9yjeJoHALXkOVzS6svPNKPnT9elat0j2u/Nui1OG7hJNf2dtlOl+Jo HIIRM8ao86661vV7/EAvRazKbOeTrnGIdPb+aBwSQggJAxqHpLhA45AQQkihyMbIwAs8DJTjzinl hKUapixgCOPlN9+RkN+nluFoH1MuGofgvUEfJaSHIWjOZ+eF3UszFanMm1yjuBqHWDX71keqJKS/ /r4HPecxRNoeA/uoys89l9AD8dRLrlT3V39Gr6SMNPZ2wC7b6VJcjUMwf9N8VavZq+qEcwuMPxtc 79e6tPM83yBd4xDY9ZLGISGEkDCgcUiKCzQOCSGEEEJIzgNT8LOvhqim7d9y5vBs1aWd7pVYEhYG IoQQkl/QOCTFBRqHhBBCCCGEEEIIIUUIjUNSXKBxSAghhBBCCCGEEFKE0DgkxQUah4QQQgghhBBC CCFFCI1DUlygcUgIIYQQQgghhBBShNA4JMUFGoeEEEIIIYQQQgghRQiNQ1JcoHFICCGEEEIIIYQQ UoTQOCTFBRqHhBBCCCGEEEIIIUUIjUNSXKBxSAghhBBCCCGEEFKE0DgkxQUah4QQQgghhBBCCCFF CI1DUlygcUgIIYQQQgghhBBShNA4JMUFGoeEEEIIIYQQQgghRQiNQ1JcoHFICCGEEEIIIYQQUoTQ OCTFBRqHhBBCCCGEEEIIIUUIjUNSXKBxSAghBvc/86z64ykXJIAwxDV8o5Urrkv/D1x5TF42Vf3t 9EsS0l1a8XZXuky58YGHnfy6DejtigfDpo5K+Lv/2M8DPQaSPWFci6U7lqoRM8a4woNi2c6lquW7 76hzr7xOH/dfTr9QXXHLHWr8okmutGEQxjnLZbr076VK33Cr/r1/OvVCdVGFG/U5sNOFyZfzxqn5 m+a7wkmM8Ysmqtnr5rjCcwWve4L57HqqQX3XNmGT7LlKCCH5DI1DUlygcUgIIQbJXnC8jMMqtV9w 5dGp73uudEGYHsmMw1lrZ6vKzz3n2k++GS+5TNDXYuTMMeqqW+8O1Qh4rWt7V1n+6xkXqcnLprnS hkHQ5yyX+Xj0Z65zDT75cpArbRjAcGr0Vmv193MvU1OK6PoWJ2Cioz7g/IyZO84Vnwv43RNoHBJC SG5C45AUF2gcEkKIgfmC89gLNVW91i1U13ivQi/j8Lxy16kl25ck5AEz0U4XhOnhZxyOWzBRnXrx FZ77mbhksv4N4PVuHV15kqIjSBOsW/8Pde8/5BWmEXB7lSecYy578x26HNVv3UIt3r7YlTYM8qn8 1mrS2DnXZ19+narbqrmq1exVNWPNLFfaoFm8bZEqV+kevW8YwzQOE1m6Y5m67dHHnOuTi8ZhsntC vzGDnHrUa8jHrm3DBs9Q7BvPVDmHNA4JIYTGISk+0DgkhBAD0zi0hwiaxuE/Liyj//3zaRepL4yX SPTawfBCxB13dsFw5cIaRcDPOAzSkCLhEeR1KqoeRGaZ+3DYJ654UgCug5yrbIwlc/sm7d50xYfJ vI3z1Ennx+5pNA7dLNm+WJu5hbm+YVNU94TCYN4DaRwSQgiNQ1J8oHFICCEG6RqHN9z/kDo+bgy+ 1qW9k2bsvPHaTER4xQcectKbRhFe0pEXemC88vbr+qXU3M87H3ZzeoeMmfOVE+5lHCKt2YvjtFJX JfTOyrbHFnpRNuvwtu5lJr1YMG8jeiVhuB4MUnsbgPm/qtZ/UZ1R5hq9zV9Pv0hdf9+Dql3v7nqo n5k22/Mg4dgWc41Vq19PzweHefh6ft7XSYe42s2bOC/8+B2X33yHat21g+5BZB/79FUzVbUG9dUp F1+l059wbhl1f/Vn1JApI11pk4HeeI3fecPZ72mXlte/r98XAz3LA1i+a5l658Ouqvwdd+tzJucO 579Vl3bO+cY5Ql44p5LXlbfe5epJNGHxJPVk3brq1EuudNL96+Ir9XB281z6MXjySJ0netTK9tID F72XkAblSa4Pypm5fbIeTn1G9le3PfaE+vu5pXW+cu2qv9xQTV85IyFtqvKLMoXzdu3d9zvnDWUP 1xFl0U5vlh2Uv97DP1VX33WfPgaU73urPZ21KZStcSi/EddRtr/t0cd1mPR2BpmWz3TLAK4V6slx Z5TSaXD/ev7VRs45kjJnnjdzP9KbDKDcSDiuu1k+mrR/U59jHAPuIZIO5+rB557VQ4Cx/1MvuUIf N47f/k3JmLNuru61Kfee488upe568knVf+zghHSDp8TKNkDvWZxXicM9A2EFv2eE/k11WzZzPhYB XAfEz1wb6w0qdQHnae6Gufq6IN3FV1d0hpov3LxQn78Lr75Rlzd9jOeUUjdVfkR9MLSf6/fI8aS6 h6VzT0hWHwHq3bONXkrYD+5F+F32vd4sD4iXIdznl79Bb4vzVKNJI3097P3QOCSEkERoHJLiAo1D QggxSNc4xIthudtiQ/tggkiat97v4rx4tej8jpPeNIrQmwe9ehCOXj72i7iXQegXboaZyP6y6eWG F8H7qlVz5WmC82QbgT0G9lHHnRMzH7y484mqatHWhU76wp4HbPt4nToJ+/g0fs1gOpx31bWuYxAe r1tHm3WSJ4Z7n1m2gisdgKHS5VP3Ijhe4CX7rqpPufIAF5Sv6PzfvhZ1WjZ1pTd5sl4dnc7sGWYj vYxg0px+2dWueOHkC8umNA/b9Ojk2k5APUAa/AYJS1ZXzN5PHT96zzFNvMA1MOdPTFZ+sYDHzQ8+ 6spDOPG8sqrPiP4J25hlB+aH17HAfJ+6PPMed9kah+ZvtBFzJdPymUkZ8JqCAUjPw1S9Ec17JsqN hJvn46kG9RLyfr17zARGfYUBau8bYPqFzyeNcJ0vL6atmK4uuibW09sGRqh5XCg3pW+4xYl/4Nln nXsBPkJI+EVX36hNwGR1Qa6z1AWUuYdq1HDi8RwYNfNLPRT8unsru7Y3Qd0wf1O697B07gl+9RHg gwbKg72tgOPGeZD05v5wHp+s+6JrG9nOnsaDxiEhhCRC45AUF2gcEkKIQbrG4aO1aqnqL8VejNED SEwv9OZBGF463/20l5O+OBmHAycMdbZBbzn0PkLvEvQCQi8eicNiDrLNV/MnJBgAWHkXvXRgeJnb oFeZbBPEeTC55LpbdG8/9MRBDzQJx8t37RZN1BN16zi9QUHPzz/S+eHltvyd9zrhpa6/VdVt1Uzd +9TTThherNMxk8Q4FjAv2ouvNVfX3FVwPMC8FjAfpLcX/kVvJmyDnkiS/oTzyugFcNIxCR6pWdAD FT2PkNdzjV9W/7woNg8mgFFpH7tJMrMkW+MQ5xm9rRCG6wCDBeUK8/iZBgnMG8knWfl9yjB5UMZQ 1lDmUPYkHNcNpptsY5cdlBlca3vxBiwSYp+TVIRlHGZTPjMpA0VhHJrAXEMvP/RIO6NseSccPeZw nGbPOVyfRVsXuc6ZCcwzfLyRbdDzDecH5UuMYXzQMK/J0CkjE+5L7w/uqwaMHez0rkbv1f5fxsp0 srpgG4c26M0a6xXbzQk7vcw1+n6E83/xtTc74bhHyPFlcg9L557gVR8BroPMjwtwvnFceLaZ93PT XPXa380Px+5zZjkFA8cPTbhWNA4JISQRGoekuEDjkBBCDNI1DvHy9d6gPs7fGAoG00qGesFAhNkl 8WEZhyCZuZIszo83e3Z2tmnwesuEOJiF6BmD3jBmj8PHa9d2tsFLvNnTBL2KMEQRcTDGxMgJ4jxg WNzgScN1uCzYMWjiMCceva7MoYgvv9naibvl4cd0GIYSShiGBi/cUmBUYJigxGH4sXl8XlxtGITP vvKSE46eiNifxJnX4vOJw/SL+Rllrta9VCUcv8c01Ezjwy6LBftZpq8ZDIsLr66Y0FOojXFd031p N8+1XR8yNQ7RK0zKAc6zWUYwVBJDsjHsFr2zJNyv/KIMidmKPKWnKUC+ppGEsilx5u+54pZKCdf6 oecLzDaYTubv8cI2G5Nhnx8vTKPNNOAyLZ/ZlIFk5mCyOJCOcQizq2v/D7X5JPX0ta4dnPh7qlZz 7if4F72TJa7XUPfQWhOsJCwGIerLnPUF9xFMtyD54AOIud1LbV5z4nDfNk08GNpm2lRzHJp1Afec L2aP1eHyWzt+1EN/RDjl4isThnOj16cYgchfpmvI9B4GvOpcqjiz/KC8mGVrxPQvHPMQ51eO2zYO 8aFDTEX0KMfwbImDYWoeB41DQghJhMYhKS7QOCSEEINMjEO8QIsRUqtpYzVyRsELLOagKq7Godnj EKCHE166O3zUw3OF10XbFjnDKPH7h08b7UqDucYkvzfi5kIQ5+GJunVd+2ra/i0jPjbEV8A+X+va Ts9dJi/JMAkkfV2rJ96wqaOcOAyLtfdlsmDTAmf+OfRcQi9MMx5zi0leqa4FzDMMs0WPT9kmHePQ DwxdxdyTsk26L+1BGodmj0OA3m+YN7FZh7e0gWIOHRf8yi/ql4SjbNnboQxKXYQhIwaO+XtQTsxt ME+bxKVzforKOAyqfCYrA8nMwWRxIB3jEL3n7Ot7b7XqTnzHj3smxOHjhMSZvZS9aGVcN9MkBhMW T3aMORjF5jGgTNg9gQF6aJpTKoBMjMO6LZL35hXQ4xJzBHoZh5new4BXnUsWB4PZPO6+owp6kAu4 v0q89DS2jUP03jS3MXvCmuUB0DgkhJBEaByS4gKNQ0IIMcjEODRfvDA8suW7BXMawrhAL0T5O9eM Q3OyfBOEo8ePOdTRBsPRzMn8MURSDFQMQ7R/D8AwNtleev4EcR7MRRaEpxs2cOLlZTcZGHZu/0Yv 0JPGa1EVIdXvgdkgednXCaZap37v63IFo9Zr7r1MjEP0yGvYppVeZOOk82OLTpik+9IepHEIun76 gbOIiQ16VqHXXDo9Ds1rjMUs7ONGrzPpLXXcWaXV9NUxwzuhTPX/MGEbc0hqOufHXBQEmIubyOIZ gr14jBd+xmG25TOTMpDMHEwWB9IxDjHNgbkNwOIb9jF5cXuVgjlkvaj56iuubbzA3JWm0QZwjsz5 /Y4/t7TuwWjvIxPjsIuxoI0JyiSeEQ89/7zuXWwfn2kcZnoPA351zi8Ocz3Kgi9e1xWYZrr0ws22 PAAah4QQkgiNQ1JcoHFICCEG6RqH0gsGvUHwN4wz9GjB//GCit5nfqZHKoMpHcOssMah+VtM5CUV 5mGXT3upu5+q5piCNjC6kBamDMwZhBW1cWiGC5m+dJuLGSTDfLH3IpWB6mccwlTCnJjmvs4qe60e OmuuiJuucWgv+oEhvRXueiBh+G66L+1BG4cAxgyMNdQTSWOChXmkZ5hf+UUZkvCsjUOr7GRqHNqY RpltLKWDn3GYTfnMtAwkM4OSxQE/o8j8PV718Kpb0zMOcc3sbU3MspAMr3sMhgCbi8iYcxuaZGIc 2nUBoPcw7gmSBj2SsbAI6rhXj8NM72EgWZ3zijN7SHtdV0DjkBBCwoXGISku0DgkhBCDdI1DeZnr 1LdgSJ2ARS0Q52d6mIbZ38+9TM1eNydhP2bPpXQMM7/9JItLZRyaoBfT55OGazOiXKXYStJAJvNf uHWhs8hBtkOVgzgPgjnMz56rDr3ZMJceVhKVudCwOIekb9LuTVd+6bJw80LH6IMZMHb++IR4c05M 81o8+FxBmXv2lZcTzA3TkEjHOMTcatKjD72aMFeamHDm0Pl0X9rTNQ77jhqQEIeFOLyOzwam6Rvd Oyb0cIWpIj30/MovrqGEZztU2S47uWocZlo+sykDycwgM868NsKtj1TxPO5UxmGlKgX3hA+HfeKK T5dmHQvmMazVpLEr3g+cE8wtKtsK6LlpzgsJCmMc4p6DBVsQh+vSrnd3Z35P8x7oN1Q5nXsY8Lsn +MXhvo7ezRKezVBlu6wAGoeEEJI+NA5JcYHGISGEGGRqHGKREFmJ047zMz1moIfe2bGeaTA3zJUn 7dU+0zHM/PaTKs6Pt3t10YsToCdOwzdeS4j7aNQAJ78yN1VywmU1aZB0cZRzSqnJy6bq8KDPg2Au LIB59MYvKlhV15xnEPMHotdNr6H9nDC9+MTmgvnNsDAFVkrGHHzmb/LDXADFXBwF295U+SEnTq7F 0u1L1QXlCxYTMMsc5kg0eymlYxyaq7fiPIlhhH/Ry0/i0n1pT2YcmkNNX2lbsHAMzAyzB6UcH64p ht3CrMC25pBkDCHFarOyzZfx3+pXfmGOSb1LtTgKVoj1+j122clV4zDT8plNGUhmBpmGOHh/cMFi JRjqK8Nd7eNOZRw2btfGib+n6tMJw6xxbTr17anvr8mmBwBmfYdBZ36AwDyA+FCBhT7EPBYwr6Js h3uBuRCRWWZAYYxDnCMxsXE/Mo+v8ye9nO38FkdJ5x6GcL97QrK4Zxu95IQnWxwFdW3UzC91eLKy AmgcEkJI+tA4JMUFGoeEEGKQqXGI1XLtYabS+8pcuMA0PfQ2FQq2gWFSu0UTPfxZXtSEdAwz9AaU cJhtmPMLvZTwwu1nvCQDRoRsgxdenBPM04YhgeawPnPRAgw/NY0+zPlYt2Uz9WS9OgnhZo+goM9D Qb7L1A33F5h0yBeL1yBf9Gy0jwUGltnz5pLrblF1WzVTTzWol3Dsr7Zr49qXTc/PP0o47turPKmH aZe7raCnJjCvBV7YzWPV5+Cl+gmmIRg9K/biDjAXoITD8KjTsqleaKH3iP4J28CQwW/BMFUzHAsY 2MfuRTLjsErtF5w4DIWFKYVjNw0YIEbF5KXTEq4rygiOG+XEPAfnlbvOMTCSlV/MFSdxuE4oa8gL +Ur4vy6+0jGq7d9jl53CGocwdGROw5lr3YsIpcLPOMy0fGZTBsxhqwA9QDFcFsPvYTia1wfnFHUH 9wP838wzE+MQq2yb8wvi+FBXcF3NYdY4r/a2Jqjv5mrmKH8oh881bpRQ3sx7D8qEeewwW9GDT8xo 7N9czdk2+HHucD/5cl6sV3Ey4xBlwbzvoCc1fid6O8owZXBmmQqOmZ7pPQz43RMQ52ccoveoeQ1Q trAd7j/muXu01gvONjQOCSEkOGgckuICjUNCCDHI1DgE5hxkx599iTOfmt+cdsCcO8rGNAnSMcxm rZ2d8PIH0EMIPYWSGS9+wNAzTRkv8IIpv1N499NeCUaGDYbk2r1+gjwPJuipBAPKzlOAkWcORxw8 abju2WOnE7Birb3Sqhe6V1f9eq7tAVYUhsGG/5vXAnNF2mkB5ua7/r4Hnb8x1Fm2+Xj0Z6706GUH w+3ymwuMMxOYK2IGwFzDPJb28dskMw4HT07sFWpiGimmUdHp456+i6MA9Eg1F95JVn5x/a67t7Ir DwF1YsDYwb6/xy47hTUOC4ufcQgyKZ/ZlAGUW69zOSS+Yq7ZM86m9A0F9TQT4xDgnpGsPMC8tFdj 9uKLOV8l9Fi1Mes77m83P/yoE4c6hjDEwZiTcORn3uNgwNr59o4PsU5mHIJqDQrmLDQ598rrnPsc 7g0wU2WbTO9hfvcExPkZh8Cef9EGQ9HNXq40DgkhJDhoHJLiAo1DQggxSNc4NF+I2vTs7ISbL+PJ jEO8DL/zYVd1ifHSiGGuHw7tl7CfdA0zDB+UF3gM3bz54cf0qpnJjJdk4PgwVBD5/P3c2MIn6I0D w7Bhm9ec4XE2GFKHl+8z43MewhTAizlWGvUyAII+DyYYEmj2gNPHf/2t6pV33vA0AdH75qn69dQZ cQMC6WHAtO7awTEW0gHXH4aozGuGoZxV67+ohx7LC7d9LbBCL8LQ0wnXD0PFMU8feq/Kb72/esHz Geft1XZv6qGKiMOLv/Q+Qg8n9AYUgwjmBNJiKKv0OsNvGznDvXqsTTLjEHz21RCdBvmZ5wtDaGU7 26jAEMjHXqiZYPRgoRSEYcitmTZV+cW5bt+nhz6Ggnn9rtE9pqavnOFKn6zs5LJxCDIpn9mUgS/m jtP1Xa4l7ifmCsNYhVoWgJJ63bX/h3qOSq/jTsc4BBjCjqkOnBV+U9wz/MBCJ5hbU4YUoy6hvjdp /2bCsPjXjeOFUS1DcAGMOLMHOXoFyjFMWjpF10scH/LGXIgDxsWmV0hlHOK8Y45YuS9ilWt8YMB1 Qg8/2bZ1vIegkMk9LNk9IZlxCFBXajV5JWE/mE4A92b7AwONQ0IICQ4ah6S4QOOQEEIMkhmHhBBC CMkOGoeEEJIIjUNSXKBxSAghBjQOCSGEkOChcUgIIYnQOCTFBRqHhBBiYBqHfMEhhBBCCgefq4QQ 4g2NQ1JcoHFICCEGfMEhhBBCgoPPVUII8YbGISku0DgkhBADLFJRr3WLBBBmpyOEEEJIavhcJYQQ b2gckuICjUNCCCGEEEIIIYSQIoTGISku0DgkhBBCCCGEEEIIKUJoHJLiAo1DQgghhBBCCCGEkCKE xiEpLtA4JIQQQgghhBBCCClCaByS4oKncUgIIYQQQgghhBBCwsU28H4p0TgkftA4JIQQQgghhBBC CPkFsA28X0o0DokfnsahXYAoiqIoiqIoiqIoiqKoYJRr/guNQ+IHjUOKoiiKoiiKoiiKoqgiVK75 LzQOiR80DimKoiiKoiiKoiiKoopQuea/0DgkftA4pCiKoiiKoiiKoiiKKkLlmv9C45D4QeOQoiiK oiiKoiiKoiiqCJVr/guNQ+IHjUOKoiiKoiiKoiiKoqgiVK75LzQOiR80DimKoiiKoiiKoiiKoopQ uea/0DgkftA4jEspdUo0Gm0YjUa7RqPR0dFodEU0Gt1GCCGEEEIIIYSQnAXv7niHx7s83ulPt9/3 c1G55r/QOCR+5L1xGI1G/xGNRmtv2bZzy959B45t37n739t37laEEEIIIYQQQggpNvwb7/Q7du6G mVg/Go2ear//55JyzX+hcUj8yGvjMBqN/urgoSMztu/c/d2mLdsUIYQQQgghhBBCijd4xz98+Mjc aDT6v7YPkCvKNf+FxiHxI9+Nw+c3b91+dO2GTWrztu1q79dfq6M/fq++//lHQgghhBBCCCGEFBPw Lo93erzb63f8rduPRqPRF2wfIFeUa/4LjUPiR94ah0qpS9es27h25Zr1asPmreq7n38ghBBCCCGE EEJIMQfv+HjXX79x87poNHqZ7QfkgnLNf6FxSPzIW+MwGo1WW7th06Ely1epHXv3qGM/f08IIYQQ QgghhJBiDt7x8a6Pd368+9t+QC4o1/wXGofEj7w1DpVSjRYtXfHTgsXL1ZHvj6qjP31PCCGEEEII IYSQYg7e8fGuj3d+vPvbfkAuKNf8FxqHxI+8NQ6j0Wjb2fMXKfDtT98RQggpwRw8dkS17dpdvd6+ k2bctKmuNF58MmSos82sxYV/Xrz3cT+d15I1q1xxXvQd+HlG6Um4yPVbu2WTKy7X2bhjm+r0/gf6 +FEXFq1a7koTBqg32Ofno0a74gghhJAwkfd9vPvbfkAuKNf8FxqHxI98Ng4/mDZrngLf/HSMEEJI CWb3oX3qtAvLqr+der7m9spV1JEfj7rSmew5vF+dc1l5Z5v3+33iSpMpV996l85r8BdfJIQvWLlM PVGjjt6nGX73I095pie/DHL9Js2e6YrLlK+PHdZGXrc+H7nigmbM5Enq5PNKO2UZwBS304UB6g32 V+2Feq44QgghJEzkfR/v/rYfkAvKNf+FxiHxI5+NwyETp81S4MiPxwghhJRgdh1MNA5POvMStXrz Blc6k5HjxicYLT0//sSVJlPEePr8iy+csPXbt6qTziqljw/HaaYX49BMT3455PpNnDXTFZcpDZq3 0nm93qGzKy5obrv/Mb2vayvdp97p2kOzeusmV7owQL3Bvp+qVc8VRwghhISJvO/j3d/2A3JBuea/ 0DgkfuSzcfjZV5OmK3D4x6OEEEJKMDsN4/CiK67T/3b5sLcrnckzdRuo40+/UJ1ZulzcOOznSpMp 5ePG06AvRjtha3dsUSeeeZE+PhynvQ3JHeT6TZg1wxWXKS82beEYh3ZckOw/ekhdXK6i3te0+XNd 8YQQQkhJRd738e5v+wG5oFzzX2gcEj/y2TjsO/qrSQoc+vFbQgghJZgdB/c6xmGzt9rqfys99Jg6 +MM3rrSS/uxLy6nrK92n7ni4ik7/3scfu9JlSoFxOMoJW7tjs2McYr/2NiR3MI1DOy5TXmzaXOfV ukMnV1yQ7Dt60DEOF65Z6YonhBBCSiryvo93f9sPyAXlmv9C45D4kc/GYa9ho8cpcPCHbwkhhJRg tn9dYByOGD9OnXNpeT08eNXWja60YOhXY3Xat7p2U3c9XFX/v0ffj5348TNn6DAYMnu/Peja3i9e jKeBo0fpv6vWelH/bQITcc32zTpe9i3p02XGogWq+osN1ekXx34zhmbf/uBj6sMBn6kD3x1xpQeT Zs9S1WrXV6ecXya2zbml1cPVa6oRE8a70vr9vlTx8numLZyvnq3fSJ1wxoXqn+dfpho2f805rq+/ /0Z9NmqUuuexqurEs0rp9Odffq1q2OI1tWnPDte+AK5p5SefcdKfVbqcqv1KU7V841pX2lTs+eZr 1bZbD1X22lt1XqdeUFYPK0YZkuuH32dug2P/eMgQ9VC153V6uZYXl79RH/e6nVudtAtWr3Rdc1C3 SfOs8kuGnG8b2ZddHm384vEbar38qj7PiD/xjItUxXseUt369FX7jh1OSIt6gzQo63b+6GH7dtfu qtzNd6rjTrtAp7v0mptVi7bt1ea9u1zppb7g/I+bMV3dU+UpvW+EXX7Drardez3V3qOHXNsRQgjJ T+R9H+/+th+QC8o1/4XGIfEjn43D7p+PGKPA1z98QwghpASz7es9jnE4buZ09Uz9l/T/u330sSst qF63gTa1Fq5Zoe40jEOJRx7ayClXUe359mvX9n7xYsR8NnqU/rtJm7fVVTfdqcNgnFx92z3qhrsr q/W7tul42bekTwfsG6YftsNvxrx2F1xxrf4bPFv/ZXXg+yMJ28AoE+Pm5PNL621MwwrHaW7j9/tS xcvvwe/Ev1dUvE2dccnlqn6zljp+77FD6um6DZz9nl26nD5nYg5dUr6iWr55nZMfjunlVm846c8s fZU+dvwG/A0TdNSkCa7j82Prgd2q4j0POvmVufZWp7febZUfU2Uq3KL/j98n2+CYH69R29nmvLIV 9DGcU+YaJwzG57pdW3X65ZvW6ngZAo90+Pvtbt2zyi8ZdRo3VRVuv9c5f1feWClhX3Z5tPGKn7N8 iWNIw/RFfnKOwINVn9G/QdKbxqGZ94rN6/T1l+1KX3OjKnt9zKwFl1xdUc1ftTxhGzEOazV6VU8j gN+FY0Q5ke1gftvlmxBCSH4i7/t497f9gFxQrvkvNA6JH/lsHHbqP3ikAgd+OEIIIaQEs/Xr3Y5x +NXMaWrouFiPQhhZXmnRkwoG0r7vDjlmV/e+fZ00yANhF5e7Qe3+9oArD7/4AiOm4NmzavtGZ6gy 9m3mU2AcpveswvHeeG/M+GrbvYfa//1hJ27IuC/VieeU1gbh1IXznPBBY0br9DBiYCjtOXbQyatr n490z0zE9/z0U2cbv9+XKl5+D45j9JQJOgwm0/aDe/X/2/Z4T8fDmBr05RfO8a/btcX5XVWer+3k 1/WjjzzT7zn6tWrVvoOOgzG5attG1zF6Ua9ZbN5BmFYzly50wifPm60NPMQB/D6J6ztksA5DmUE6 Mz+kk1557/TokRBXp0lsqPJrHTomhGebnx84/7gO2Gb+6uUJcV7lMVX8A09W12GvtnlbXzsJHzdr ulPHRk6KXVuAeoOwqrXqJhwTDHKEYx8L1hQc19KNa9TN9z2i49CLcPuhWNkAyEOuwfMNG6ltB/fo cFz3zh9+qMNh+M9buTThdxBCCMlP5H0f7/62H5ALyjX/hcYh8SOfjcO2fT8bqsD+79HoJIQQUlLZ cqDAOBw7c5ra+vUedfal5bWBBVPJTIuFS5AOQyjxt2kcShrkgTAYMru+OeDan198ubgRM2DUSCds 5bYC4xDHaeYj+zbTJwO/Cyba38+4UC3fst4V/9QL9dTFV16v+g4Zov+G8XPzvTGTpvEbb7nSAxiQ iC91zY1q15H9Oszv9wl+8fJ7Hn6mhmsb5H3JNbGeax8OHOiKn796hR6KDFZs2aB2HNqnDT6k7zds mCs9eLpOfR3/6ptvu+Js1u/Zpq8BjNVxs2e44odPKFhlG79Pwlu8016dWeoq9U6P91zbgJdava63 eabeywnhYhy2at8xITzb/PzA+RfjcN6q5QlxXuUxWbzOq3zsnM9escSVvn7zlro3ZJc+fZwwMQ6f rFXXCRsxcYIOO7PUla76Bzbu3akuvDzWS7bHJ5844cgDYeila5c7lOXy8Z6sXuWHEEJI/iHv+3j3 t/2AXFCu+S80Dokf+Wwcvv5Bv0EK7Pv+MCGEkBLM5gO7DONwqg57ul5suHLP/p8kpH28Zm3da2nB 2hX67zsfflKn69a3r5MGeSAMhszOb/a79ucXX+7W2LDk/qNGOGErtm1wjEMcp5mP7NtMn4zdxw46 +7j/yepq8vw5au93h1zpBJiLmP8Qv3fx+tWueLBu9xZn6O/0xQt0mN/vE/zi5fe07d7dtc2MJQvj ZtJVatP+na54/I7u/T7WPQu3HdyrJs6brdNjCC/+ttODz8eO0Wmuuf0e3ZPSjjcZPPZLnRa93HYd /doVjzAMXTbLUDrAGMQ2ML3M8DpNmulwxNvbJMMvPz9w/sU4nLtqWUKcV3lMFX/7g4/qsFsfeEyf h1TnFfXGPt46r8Z++3MNGrnSC6+80UangcksYWIcNmjxmis9eOz5F3S8WVcJIYTkL/K+j3d/2w/I BeWa/0LjkPiRz8Zh8/f69FcALyOEEEJKLjCixDj8csZUHTY4bird+8TTTrr1e7erMy+5Ut36wKPa EEHYHXGzC8NiJR3yQNhF5W5QO47sc+3PL940YiRs+dYC4xDHaeYj+5b06OWFHmlewOBDmo+GDnbm KwSYq7Ba3fq659aGvdsT8h8/OzYX4fmXV1DbD+1x/Q6A83DljXckHIff7xP84uX39Bs+1LXNpyOH 6zicIzvOi/f799fp0WsU8/h5IUbfGZeU07057TxM3ureXad98OnnXXEC4pBGypANTLr5a5br39Ky fQdV5fkX1D/Oiw31frJm3YS0tePGIdLZ+WSTnx84/7gO2GbOyqUJcV7lMVX8iInjnTkTAUzlx2vU Ue/27u2UQRMZTm4e792PV9NhHd5/35VeQBmxywPyQNg7PXu60pvxZl0lhBCSv8j7Pt79bT8gF5Rr /guNQ+JHPhuHjbv2+lgB+wZDCCGkZOFlHKJ3H4Yrw/hYvWOTDus/coRO075ngaGRS8Yh/hXDxsY0 hcZMn6IqV62eYCACzGOIhSUwpDnZcdrIccOsS2c7v3j795iIwYQ0dpwXkj4dvM6tDYw5pE1myIkx ZRuHg78ao2689yHXfoGs9Gznm8w4zCY/P4I2DsGkBXPUY8+9oHuq2seH41q3Z5uT1ss49KpTNlLW S19zs9r5zQEdlsoYTBVPCCEkv5D3fbz7235ALijX/Bcah8SPfDYOG3Ts3luBPd8dJIQQUoLZuH+H YxyOmTHFCX+6XkMd1nPAp/rvKjVqa2Nm8YZVTpoCk6OPE4Y8EBYzxva69ucXL0bMp6OGO2HLtq53 jEMcp5mP7FvSz1qxRDV/p50na3dvdh0HzNGPhw9RLzZvoS668nrH3KnZ6FUdP87ocbjt0B7X9mDX 0QPqihtv1+kGjBqhw/x+n+AXb/8eExwn4nCO7DgvuvaNGVJYNMWOy4a3e8R6HFau9qwrToBZhjRm GeryUR/nvF5z2z2qfvNWqnXnd9WgsWPUur3bHEPyiZp1EvKq3aSpDke8GZ5tfn7g/ItxOHvlkoQ4 r/KYSTzKzMAxo1XDVq+r0hVudo774erPO2lQb+zjvfvxp3RY+/ffd+Up9Bn8uU5T/ta7nTDkgTCz LpqkiieEEJJfyPs+3v1tPyAXlGv+C41D4kc+G4e12777vgKYE4oQQkjJZcO+Heq0C2LG4RfTpzjh MgceVopdu2ebOuOSK9VtDz6q57OTNGJ2wdCRsGlLFugwGDLbD+917e/DQYM848vdEjNiPhk53Alb uiVuHF5QVh+nmY/s20yfDAy17j9qpPpg4GeuOPymVh066fzOKXO12vL1HrV08zp14pmX6MVU5q1Z 7toGrNqxSZ10bqyX29TF83VYtr8/2e9BLzbEnVHqKv077HhQ+aln1cVXV1RDxo1VIybJAhvlfNPP WbVUtX3vPfXFtMkJ19QL5In8sEDL9iP7XPE7vjmgrropNmRbytDmA7vVBVfEVlt+s0tX1zbgpdZv 6HiYWmb4C6/GjMMW7To4YYXJzw+cf8c4XLEkIU5WL+43YphrO5SP88pek3C9cHwwMLt+3NfzfIrp iV68a3ZtTggzj7d241hvy2r1GrryEF5q1VqngQkpYWIMmnXRJFU8IYSQ/ELe9/Hub/sBuaBc819o HBI/8tk4fO6N9t0V2HXsa0IIISWY9fu2G8bhZCd8w/4d6uxLy+l5ALt8HFvEoX2v9xO2vePhJxwz QsLmrV2uhwGjd+LSLetc+xMDA4bNtsN7nPAC43CYE7ZkC8y7mHGI4/Tat5k+GVOXzNfHdfrFl2vj xo6ftCC2oMhZpcupTQd2qR3f7lc33vuwDnvptdau9OCNd7voeBhqWw/t1mHZ/v5kv2fz17vVhVfE VtL9YNBnrnj0zMR1wvDY2auW6HOFa4f0HT/8wJV+59EDqkqNWA/B+5542hVvs3bvNnVGqVh+n40Z 5YofM3OqM/RbytCCdSucsLlrlrm2wW+6omIlHY9zYsYVGIftnbDC5OcHzr8Yh+ixasbhvCC8VYeO ru1GT5uk48zrtXjTGm00n3hOKbVowyrXNgvWrdTD4WE0r9q5SYeZxqGkGzL+Kx122kVl1ZLN7vKz ds9W3QsWaVAvJdw0Bu1t0oknhBCSX8j7Pt79bT8gF5Rr/guNQ+JHPhuH1Vq1fVeBnccOEEIIKcGs 27fNMQ5HT5+UEFetXgMdflbpq7QhsnDjqoT4SnGz692PejthWw7tUheVr6jDsT3+RvjWI3tUyw6x VW8BDJuth3c7210VNw77jRzmhC3btl6dcFYpbcjMWL7Ic99m+mRs/Wavuv6O+/U29z7+tFq9a5MT t3r3ZnXnY7Eef1Vq1nbCPx0dm0sOhtVrnTrrPBC+/dt9qkvfPs6cekH8/lS/5634cGEYn8MmfuWE r9q5Ud3xSGzbh555Xu04ul+Hv965sw7Ddev+aT99zPo4vtnrHAeMxlHTJrr25UXreH4wJIdPnuCE T1k8V/d0lN8lZWjNni36WBFWr0VL59yBOauXqtsfftzZBqtcm/uq26x57Py9WN/5PYXJzw+cfzEO Z65YnBDXvF17HY6ehdOWLXDCv5o7I+H3yvXCcd5VJTbM+IZ7KqulW9c528CEfyxu1OI6y29CuUHY 4zXrJBzT9Xc9oMOvrHhHQrlftHGVY2Zfdu0tuu5KHPJAuFkWTVLFE0IIyS/kfR/v/rYfkAvKNf+F xiHxI5+NwypN3+igwI6jaAwTQggpqazdt033VoOpMGrapIS4z74c7RgklR6C4ZG4LcIQ17lP74Tw zsZcdKecV0Zdc/s9eogm/q7f4jV16vlltWGz5dBuZxsxDj8eMcwJ23p4jzZIEI4hw+iFBYPH3LeZ PhVfzZnh/Fbkd0XF2zX4P8JgCM1ftyJhm9c6d3J6uuE34Lfg+OX3NWjVWm3/dn/CNtn8/lS/Z8uR vap6fN5JcP4VFdQVN97hHPvlN9yqlm/f4Jse+8Rx4Hgk7I0uXVz78QP5PRFfYAPg+C+55kb9/xPO uMiZJ9IsQ83eaeek/+f5l+n9y3Bj9Lx7qm59/f/r766csK8e/T9xtsNKydXrNyxUfn7g/ItxOCNe roRl2zY4vTwBzq+kxf8fea6W/r95vZCH9PREmSlz3S36GslCKRgGP3XpfCc96g3CYeqZ+16wfqVT 7gHOM/KSv3Fc05YvTNhGjEG7LqYbTwghJL+Q9328+9t+QC4o1/wXGofEj3w2Dis3avm2AtuP7ieE EFKCWbNvq2OmjZw2MSEOpqIz5LV3b9e2pnFox302dpS6+YFHtGkCc+u6O+5XvYd87uwPJszmQ7uc 9FfdEpsj7+MRQxPy+WLGFFXu1rsc0+ST0SMS9m2nT8XMlYvV841e0cabGDyXVrhZvfrW22rlrk2u 9GDE1InaKBLTDf/i72GTx7vSCpn+/nR+z7Zv96k+Qz/Xc03CrEN6GHY49nX7tnum7zt8iLr78Wq6 5yHSw8B86Jma+jfZ6VOBXn5d+/XV1wrnDb/tjseeVKNnTFaP16ztKkPYP9LD4BODE7+7bvMWav76 FWrJ1nXaGMSx4W/ZDuelXotW2hzENhVuv0fnlW1+fmA/YgZOX7HIFY/8sFgODGukQc/b+i1fU6t2 b1a1Xm3ieb0WbFyl6jRr7vQ61cdYvqJq0Oo1nZ+ZtsA4rO3aN65niw4dtLGNcw3w/+bt2+syZKeX 8+9VF9OJJ4QQkl/I+z7e/W0/IBeUa/4LjUPiRz4bh/c0aNpGgW1H9xFCCCGEEEIIIaSEIO/7ePe3 /YBcUK75LzQOiR95axwqpf5f2Yr3qitvul+tOrxNrY6z5vB2h7WHd8Q4skOt0+zUrHfYpTZ8E2Oj Zrdmk8MetfnbArZ8u1ez1WEfIYQQQgghhBBSgom9/8r7sPmOjHdmeX+W92m8W8t7Nt655f1b3sfx bo53dHlfN9/h5b0e7/h418c7P979bT8gF5Rr/guNQ+JH3hqH0KXX3aXAykNbfzFWHdoWI23z0sfA jJuY3gamv4lJCCGEEEIIIaRk42fWeRp22qzzNuzSNe3kPdd+/y1K5H3f9gFyRbnmv9A4JH7QOPyF jcNfmlU+5uVq4wGQvoG50zEwMzExCSGEEEIIIaQkk9Kscwy7gner9A07b9MO73r2+18+QeMwM9E4 JH7QOMxz4zAXSDAvDxUYl0KCcRmnwLyMGZjmA1YbmOYD2DAwC4xMeXgTQgghhBBCSjr2+4D9vmC/ T5iGnTbtrPeRAsOuwLgz32ny3bTLBWgcZiYah8QPGoc0DolB4sPe7oXp3RvTs2dmvHdmYg/Ngl6a Xr01Y8SHnRs9Nwt6b7oNUEIIIYQQQoqWWLs0wXiLt1/N4a3uXnMeZpzVi87uSefXq867d10Mu31P 8hcah5mJxiHxg8YhjUNSzLF7bCYzPJOZni7jM2vz098AJYQQQgghBkkMt2xMt2TGW4H5lp4Bxx5z pLhD4zAz0TgkftA4pHFIyC+Cu3Eaw27ImqanPYTdC7vxLCSanzbuhro/0rgnhBBCSNFjP5e9sU02 G7udkMp0s9shXuabNuA82jbAbgcRQsKHxmFmonFI/KBxSOOQEBISsd6gPr1CbeRrv8dLiDfpGanJ sF+WPDF7NHj2QE00YAkhhASBfX+Nm11e2PdtD+z7fzrYzxn3c8iN+SxzPedcFDwj7ecnIYQEAY3D zETjkPhB45DGISGE5DzuF04PPF5ivbFfhsPFfhkvidgmRVFgGyphY++/KLDPc0nEri/hY98P3KRn erEHGSGE5Do0DjMTjUPiB41DGockj1l2YJNq1e1d9d7QAa64fGfy6vnqpbfaqJbdOqtlBzY74W/2 6qHDxyya6dqGBMf8navVy2+/qc81GDztK1caL97u3dPZxrxGcj1x/extwgLlBuUH+529ZbkrPtdZ um+jerXDO/o64HrY8aRo+HTCaF2GPhw12BVHCOg++FPVuF1btWjPeldcSYD3osxYsneDatqxneo9 mvcMQmgcZiYah8QPGoc0Dkke0+b97ur40y9Ug6aOdcXlO59NHqP+dur56oKrrtMvLRJ++c2VdDjN 1kSWf71ZLdqzTq04uMUVlw1T1y9WJ5x5oT7X4J6nnnalsZm5cZn6x3mlnW3MayTXE9fP3i4sUG5Q frDfLxcXP6MZL+inXlBGXwdcDzs+U+btWK1qt2zBl9kMgVmCMvTMK41ccYTgA+Bl19+kKtx1v74P 2/ElgaDuRXg+vT9ikHqmcWNXXEmjdovm6rSLy6rxK+a64gjJJ2gcZiYah8QPGoc0DkmeMmHFXN0Q f/j5mq44QuMwE/CyWu2lhuqM0leqnsM+c8Vng20cnnJ+GTV7c/Jee+37feikt68RjcPMCeplXbjt kcdc14WkhsYhScboBdPUcaddoBq++YYrrqQQ1L2o1/CBui7d8uBjrriSBnq5n1H6Kn3fNUdNEJJv 0DjMTDQOiR80DmkckjwFhuGJZ12ivuSQW09oHKYPXlBOOOsSfV469//IFZ8NpnF4/uUV9L9dB37i SmdSqcqT6sRzSukXTF6jwhPUy7qAl3VeF0KCpUWXjrpefT41vekc8hnce/LFOAQY3o3f22NIf1cc IfkCjcPMROOQ+EHjkMYhyUNGzp2sTjjjQnX3k9VccSQGjcP0+WDkYH1OwJS1C13x2WAahy+2bqX/ ve/pZ1zphOnrl6iTzi2le1fwGgUDjUNCcp/bHq2izipTXi3ctdYVRxLJN+MQ03egt/4Vt9yZ0I4h JJ+gcZiZaBwSP2gc0jgkeciTL9bTjWcYPma4DK2EWTB3+yrVukcXdWG563Xak8+7TD32Qu2kQy6x GMUTdV9Up14U6/F10jml1L3VqqsBk75wpUU+0oCHSVfmhtv035ded7PqN26kK70Xw2ZPUg/XfMHZ 37/OK6Meer6GGjlviistyOT4aBymT/VGL+tzcmH56z1fTsxFQobOmuiK98I0DnF9MHchrtucrStd aUG7vr10WvzrdY38hir/f/bOAzyKan3jkwoJkHJzI1JMEURIQhSlSEcBqVKlKk1AQFCRJgqIICgq gogiCqIgTVGsWFEQxAZWVFRsKF57vd57vf6vzP95J3OWs9/OtuwmzCbv+zy/B3ZOmZkzs5udd79z Phzb9XetNDv0Odc8vn7J/jDlGveJUwKccOr7m6qspp5ef9cd1vZB4ydY9yK2FbRoZ152zXy/CQAe fvl5s/+YcZ76eL/gffra4RKTT96voYAxvfjquWaj5u2sPmFCIFIF2/0Zh1hX7cZ7VlmmhVpXEtMl m7Q72zJ69eukHtYlOP/S9KdAspBwE94o8xLjjiicdr36W/vBtcS+H3zxWaseDPBhl1xqfe6h/ilt O5uL7rrDcQ1PTNW/ZfM6q2/8IGPdE01amRdMneZzT4yePt0qHz1tmk8/CqzniTp4z+C101Rl/fPz zW8OmtOuW2jdO9iGewP3FH4gkn0D3B9zb1lqnta+i1d99Knfm7JdIMK5fvh8RzmOF8cu+wLLN99r 1Tmzz0Cvdftgjs288XrPseO6te7e21qvF8cg+1HXG587wy69zKqPa3rRrFmefl/78oDVZ9vuvT3X D/9izUB//YJ7tm01uw46z6qLc23Xs5+5YstGr2sj26Av9Nm2Rx/P5wfuLYx7aYw/9R4dcOF4nzIn 9PsfCVVadO5hva590ilmn1FjrM9J2Ubx/Pt7zbEzZlifd9YYNTjVivLGOMi66kcHfB498fpus1P/ wVYbfMbctO4uqw7uQ9zjuH5qLHBPYB/Yl1N/Tp9FeB/jOFTUO4wyjIf+d13/LNbx/XsQ3vXBzA3U wbhhf7j/1T2EdSfn3nqz+c4PzveP+j6CzwrUV99HtrzgvOZ0OOOvg/c26q998mGfMkIqAzQOwxON Q+IPGoc0Dkkl47Uv3rcWzMaXcPkwrr5c44v32MtLzCCYca269bIeLNTr+x2+2N5633pr6rP6Aow2 6gsuuHLJjV711cNVUeuzrONBv8079bC+dD/xxm6f/iXX3rnCelhDH3hQxcMHjhuvMV31niceiuj4 ysI4hOngtHi9v+2RUBZ9OoF94IEZYzJs0qU+5UB/aAvVkNCNQ9wr5wwbVTLuW53HHQ9QiDhE5KHT NXIyDjFGMHfUPYAHROtet005/IuMtqWtH8w4PO/ii637Hvdxs07dvB5s8eCKzJj6OcIoU/cw7nns W5k0iB7G+cv7NRg7DuyzDF/0gePAe1C9L/DwjeOTD+tvffuxx4AAmEqO91+9JkffTzCMlPm5fvtj Vjn6Qhn2h9dq+ly4/SlgpKFMPvwHQu1HXUfP55t9DfFZhOOFweEZD/vBHsy7rcTMU+DYYeSqcowd jkeZB7gm+jRBZAfH9obN2zoaESrBD45n54evW9sCGYe4T9p07239H6YLjlcZHujn0Vd3+ByvPtbF bTta4P8w5rufP8L6f6jvU6c+g10/3J94je3+zAz1foeJo7bhXsV7DttxbWCaA7WPzucOthLw6P2o 40LEFf5t2rGLdY3Hz7rC06daCgHjhv5wPyhjHgydeLGPYTz/9uWe8nqnnuF1zYdeNMn6VxqHODZl oAH87dOvF8YE2d/lWAQCnwlou2zDPT5lTqjxQJIi/Iu/6zhf9d5EsjSnvnCdVB20wfkqoxpcPHeu 1xgpow/3FD6TVBv8i89lGHQwydBWXUt9DNFWN779GYdzly/1HAOOR/8eAGBmo97+Hz4zew0f6fms w7mgLn5oVH2V5voo4xA/BGDscPw4D/27hdP9A2NcnSve67gGuI/wGvtbvnmdV/1wx1/n9gc2WnUC RewTUpGhcRieaBwSf9A4pHFIKhmrH91ifYnsMnCoT5n8VX7SnDke8+L1rz+0jARsL2jezopwUu3w cKoetK5YfIP1JR3b8UX2zofu86w5p0c4qgdfgKgS9VCJ/fj7AqzAw7f6Mq/vD8ePbInYjkjJN74p eTAvzfFF0zjE/mBcduo/yHpAQMTn9v2vWqYbDE48zKHfy29c5GOOhMu7Px2yHjI69h1ktu3Zx5y9 9CZrTGW9Fz5605x67QJz2+u7fMqC8eTrL1r3xsVXXWVeNHvW0evY91zrNR5iEGWi6kfDOFSJTxA9 IeuqacowG/Da6Ro5GYdb92y3tuEB7Nn9r3i2v/XtJ9bDnro3lQEbbv1gxiHoMug86/hVGTIOq3sV C/mr7bsOvmUZHtiuvy/xL16r/uT9GggcZ7fBJUYCzF/1QI73BcwudRzyYX3+ihLTREUT6X2uefwB zwOuNCCUaSHfO6XtLxLjEOD+V58Frx56zzKVVBkiSvd88o5VhnFSRgvMA9UGXDz3Kms7zEU98gem IBIGoQz3pvoxBG1hEmP73Y/7Zpe+6d67rDIY4WpbIOMQwITcuP1xT9nug2+ZLTqVRJLhvtT7v3R+ yXng83HrS895tuP/KrochPo+BaW5fmr5gWGXTvbpD+MO01P9EIBtuM8REYg28j3z3Ht7PebpiMsu 8+pLXW+YM+ufedTahqhhZdr2vaDEvEI93AOqHYytK2+60SrD3xo9My3WEsQ2sOD25Z73O36I62+b YapP1QbvKWUo4vrjM1SVYb/qODr06e91fwVjzIwZlpEU6hIR+v2PY1U/HmKfk+fPs7Zj3PXPq+3v vub57EFkMj7vVNmGZx8zTzq9xFjHZ7Tarow+bC9ue5bHBH/z24+tCDy8V1CG99MLB9/0tMPfqnOG jbTK9KVUnIxDmOyIHsXx6j/Y4PoiEhl94AcA3aD3N1W5tNdHGYcAf9fV31r0h0hwbMd98tQbezxt MLY4ZjmeOG4kuMF2mO4vf77f2l6a8dfZ8cE+6xjqNWkV8fcLQmIRGofhicYh8QeNQxqHpJIxcfZs 60sm/pVlutGBaABp4CGyRD303nD3nZ7t+NUe2y68/HKfPgF+9Ue5bqroD76hTk1WKJMGX9RlGR4w lQGgIn1Kc3zRMg5xPDBcYRjiAXvZxnss4xVMv/5a66F68T2rzHEzr7D6nbPsJp8+wuHOhzabuQVN zatvW2b2GV4StYNpiXodXFc8lKEMhojsIxi3b9lotu3Zz0JFcGDaFB7e1fbH9oVvSOpI41BFYsGg kVFFuBdRTz04OV0jJ+Pw+jV3WNucpvnBfEG0DKYrqv2FWz+YcYj6Lztkih44rsSgx0Oi2jZl4TXW NqzhKCNJ9esp79dAwFBHtA8idPSHdwWmEVrXVhiHiNbCsd+83jcyCWBJA3n8wJ9xWNr+SoM6Bpjc chyvWrbEKoPJBDNKL8P4YBxwnytD8aXP3vFENzmZgPp10Q28GYtKTA0n0wyGIcrwQ4PaFsw4RPSS 7AeffSjDlF6VURVJjGC+4Jo7Lc+g/yATjnFYmuv3+L5dVoQWTA/5w4ZadqDfBWM925Thg+hI+f4H uD64FojIhdGitqvrjb9nsg2mSSNKEe30HwIUMA9VhKMewY7jwrYJs670aQNjTC27oZtTMI4xtvi8 x49GTu3U9Ot1Tz3iU+4Ejg/TYWGoynvZH2o8EEmHv+d6mXW/2n8z8AOQ2o7ri234XJLfCYD6MRLf DZSpphuHC26/1acNpoajDFP3ZRmm8OKaYBq4+oHEyTjEzAfrXDr28DkufAae1v5sa3yeeedlz3Z/ xmFpr48yDjGe8nMX10RFuurvDfVjG8ZaHjfeq/jRAuVqCYbSjL8OjFqYt6gT6lIhhFQkaByGJxqH xB80DmkckkqGejC47s6jU8AUutHhz8xTURiIVsDr1//xoWdajpwWp4Dpg+glREbssg0K9eCLX97V L+uhgIcdNUXHaco0QNQWsvsiKqW0xxcN4xBf4rGGEcwD/Qv9qGlHp7vevnWT+eQbezwGBKZTyX5C BeOIftAnXqv11IZOnOhTL9feH0xL2U8w8PAC8GA0bmZJ1BfMWpyjKpNtwkUah9impi/KtTnxEAhT EdcRr52ukZNxuGH749Y2GEUwV4Pdh+HWD2YcqghJiYo6UUYRxhnGs3W/PLDRpz6AcYVyeb8GQhll +EyQZeClz0reF9I4DIaKBNSNLuDPOAyGv/5KgzoGXANZpqb04WFf3sNOxgXWiEN9mBP+1sFD9C/q IPJJGTUwMmBS4HNJjwBCVCnuLUQXYUkJtT2QcYjro+57nSfeeNHnfsA0f2zDunbKTNTBOcP4Rp1w jMNgOF0/3NNqX07vZ2zX73VlPiIqTvavUJ8PWItS9oUprbJ+KMjPEkTa4/rAfIX5KesDfDagjW5O ed5ro8b41FeoH/XwI5IscwL3AMxXRJHKMn+o8XAy8wCinFEOMw73CEwnNa3cn6EJ4xc/6GBM8LcM 23TjEGsRyzbqvYY6WHZEn8HghNP774UPX/cs3YDod0w7l+0k/ozD0l4fZRw6/RAL1CwN9X7CmGJs sW3Vw/f51Af4O7N0/d1WpGBpx1+CGSbow5+5T0hFhsZheKJxSPxB45DGIalkyAchHWV04GHUKRIK YOqZerDAgyamcKm1BvGrO9YNkuBBXNXBdE/0ox58sb6UXMstEMpQwvpAiPKS5ZLSHl80jEP0hQcb Gb2kIiCV2XaPbS4ArJ0l+wmVOTcvtqae4qEcDxwq2QWmBer1EG2k9oeHE9lPqGA/an3DUZdN9SmP BCfjUE1XPv/io9FbymxBQgm1zekaORmHGHs1VVeB+xpRmKgvzaNw6wczDp0iZvVyZbTgwVBNVZPJ NhR4aIaJoN+vePjElD0JtqMcySLQpz8zBg+5MMUCGYfYF84NEXIzrr/WmtKn1kOVRl8oxmE4/ZUG dQxL7vWd1ufPVABOxgXWRUV99SOKE5hCCpNQb4f7RK2lpptmWM8P25CURe9D3g9AfX4ikQ2ioeR+ Vbl+P6gfffR13SQqcZYyOrCmm7x/FHK9NxDO9YN5he36+xlTWvF+lqaq+pxR6yc64ZnOedVVnnZO JqQ/8D5D8iFEoCNBEaaloi1Q9+zTb5eMK36g8TftEwYP6uj3kTI+MV1UHrcC1xJ1Qv3x6Opbb7bq B0poIlHj4S/yTP29ROQdzDz8eKDW/0REmzxmgB811Hp9+H6AftT7Bfe+0zRq3LNqerkCrxFZjWnz 8rPU6f0H1NIkCtzvMPZWP/qAY/Sdv/d4aa+PMg5VIiOJKlfvJ5yH+pFQ/5vgj9KOv0QdByI9ZRkh FR0ah+GJxiHxB41DGoekEoEv0mrqldPDuzI68AXd30ORNNT0KXOhoB5ynB5sQ0G1C3SMTvVDRR2f PE/Vn5Mp5Q9EMYyzF+FXwNBTU6lVlAL6X7DyNnPBHbc5PuyEAh60kKQB02nx+oFdJdO4wDaRbAZT BrEd0/78ZXwMBTzUqH3ctHa1T3kkOBmHarqyPr1x0eqS6cP6dE2na+RkHAKY1lctX+q1vpsCka16 Yotw6wczDqWR4q/cY5YHMPBUHf1+VSaBRD00q4dJp+g7BcZL7hf3GrLHtu7m/eCvUFFA8vz8GYel 7a80+DsG4M9UAE7GhbpOGEdZX6GuC8wYfZ08Nb1emWYYg7MHlJiJ65/xjvaW9wMI9vnpVO4U+SdR dZTRod43TqjPytJeP/zwg4hz3SRU68LJKazqPR0K+n4CXW+A9/Ocm2/ySjShUOsY6u39/V3QUXX0 +0hfCy8YTvefE8jgCzPLKcmOP9R4+DOt5GeN/jkcCmqcnN4vEhw37m2s0Sn7wd+me58+GmHnrz/8 eIUfAVREtg4MOqxBqZuQ/t7jpb0+0hiUyHI5vrK+pLTjL8EPeygP9FlPSEWFxmF4onFI/EHjkMYh qUTgC7SaJuP0BVMZHTBn9IXiddRUJkQH4LWKwAjUxgmnB9tQ8ETwhBhxWNrj8/eA6GRK+QPjLaMp YX6pL/lYm0i2iYS3v//UfO3wAev/aoqUFdWoTUtE8hQkTkEZjEbZRzisstdWAmrx+2jhZBwCNR1R rSmHhzg8UGL9NlXH6Rr5Mw51sDbaVctvtiLIVJQU7jVEIcm6odSPlnGoT/uLZsQhEkmgT3/rXKrP C/mQqyLXANbjQoKQ2TffZEVawdD1Z1D5M3FK219p8HcMwJ+pAJyMi1AiDhGVh3sC94f+eYXPAUR1 IZPqa18esK4f6mDNUBlBKO8HEOzz06lc9RPtiMNIrl/v4SVrOmIatR6JKddgVGvFLdu01qePQAS6 3pherj5P8PcEU/YRnX3NilutaHH8iCM/S9S4hhtxqBJv+IvuDRckNcH9GO5nuBoPf8t2qL+XJ556 hpVcDPcs7kt8toQyFVjh9H7xB647ptgikRei+ZRZC1NZme2h9Ie1R6+/a6W1dqhKyAOW33f0RyV/ 7/HSXh9pDEpkOaI41bH5M291Sjv+EnV+NA5JZYTGYXiicUj8QeOQxiGpZCApAL5A3rLRd60b3eh4 xM+DhVp/bYi92D/W4lJTb7b4WXMQDyBYY+rOh+/zrPPl9GAbCljQXmUR3LLLeX9YYwp1kEG5tMcX DePQCawxhPZIsrD3K99sx9Hg5c/2W2seYT+IetTLYJ5i3yjDlDzZNhw8GazbnOW4Zlok+DMO1XRl GBxqmnL/MRd6tXW6Rk7GIUw4rIemMt7qYJyUya4eJsOtHy3jEGOrzklGQCrUWnryfg3EXHuqIyKX ZBlQ5oT+sK4SbKDdTet8p/sCNQVanp+TiRNJf6XB6RgU/kwF4GRcqDUDSxKQOEfuqrUnEdEmk1Hg vrWOZetmzxpr+jRbhbwfQLDPT6dytSYjTDinZBowcNTfB39GiCTS63fb/RusMmRLR4ISmEZY002e k8pWPGHW0aQdEhhEMMWx9p3aFuh6I7ITZTBynNYr3P/T556EGKo9TF4kgilZT+5o5l0dNYVYv4+Q wRvb/L3XAAxHRIxjfUpZJlHv98VhRnqr8fBnwKq1B1XCFX1NYT3Luw6uFRJ/oa2KBHd6v+g8tvcF a21DuYwHwDrDRWeUfG7Ou61kCrBTf/gREX9PsSag7AM/2MGERB/6uoX+3uOlvT7SGJTIctxTWP4h 0HgighJZlUsyKJdu/CUqSZO/KdWEVGRoHIYnGofEHzQOaRySSgZ+jccXSKdfnnWjwyljJAw2tVC3 /iCmojb8Zf1Ta3dhWpX6Yuv0YBsq6oH7gqnTfMr0rIQ33XuXta00x1dWxqFKJoI1u+TDO147HV+4 bHp+m7UPIE2utXY0DHB6WA4Vf+sbRuP4gT/jUE1XxsOUyvoL80Fv63SNnIzDMTNmWNvGzHDOtq0i 8lQ22HDrR8s4BIiEwrbu54/wGWO8hvGCcnm/BuKpN/ZYRg3WNHWKZFTZxvWH9Ude2WFtg2HrlJQD xgoyhsvjB04mTiT9lQanY1D4MxWAk3GhZ1W+61HftcVwXZR5oWdVVmB9Q5QhgRIi7WBGOUWCOd0P wT4/ncrV8WI/TomlsG8VOevPCJFEev0wrpiqjM/eK5cstuphnTtZD5/lKKt/WivH/SD6V0Vy3bNt q2d7oOuNzPMog0kmy4CeZVpvr0yYSXPm+LSBYaXW7tPvI/RljdNJpzj+KIdxwPRc1EEUsyyXjL38 cuvYnIy3QKjxcMrOjtfYjnL9+wHW3MS2LoPOczTIldl4QkFTz7Vxer/oIFISbfBDpCwDaoyxLIS/ /hbecVvJcQ0c4vOZCNQPI3ryJ3/v8dJeH2kMSpzKVdIyZPqWx43XKgoXU+ixrTTjL/tUEbt6dnBC Kgs0DsMTjUPiDxqHNA5JJUOZZE7T63SjAw8lWB9IPVwg+khlZMaC3PoU3Pt2PuV5wJo4Z7YVFajK sEg5IjRQNmtpyRdh4PRgGyoPvvisZzFwRHeoaDdMLUO0l9XvGWd6ppKV5viiYRzu/eoDKyJk64vP eo5PRRtMusr7oRORBTA4H937gk8/+OIvHzACMX3RQmsfMNfkVOlg6xtiKrPc5sSrX7xn9QP09Q0R eYfz2KUtiI/rA5MP0xv9Lcov8WccAmUEw3CQGWiB0zVyMg5hnsBEwb1x07rVXmOMrOIqkmrzjpK1 3MKtH03jENGVKvkDsqiqexL3lIoCBvJ+DQbW2EM73Jd6Rk5ENKn3hXeUz5ueNeuw0L5uPsCIVmYy QKSZvi+YntiuHogj7W/N4w9a99Si1Su9tgcikJHkz1QATsYFwLRctMGUYz3RCT5jLrR/JIAx+9hr O336xBpvSGAEMw9RwDCwnCJ3ne6HYJ+f/spx72A7ooRh+qntT7y+2/OjEPBnhEgiuX4Ktf4a3s94 b8HQlnXwo5X67IQxt/3dVz1lz7+/17Mf/Kufb6DrjehdlMH0xP2utuN9jWUkVHIpoGejfWBXiaEI Fq1a6Tln/Oh0nv1+Avp9hDrnDCsxhLA+KvpQZfjbqow07FNfdsEJmEcYCxUVKMsDocYDwPhUfx/w L6I5revQxNucxY9PmDZccg0nW3/XVNnG57Z51ijUjVR/7xeFWuYC7407H7rP67MU1wrXBH/jt71e 8uOWU3+495RZPO26hV7rA+OzDPc4yq7XPh/UfjF++pIApb0+TsagjlP502+/bP34he2IdFTHjfc+ PhuxHRGHmHqN7aUZfx016wKmKMZMlhNS0aFxGJ5oHBJ/0DikcUgqGXiglGuhKXSjQ5kveCDG/5Xx hqyWT77p+2CHL8boF3XwhR9t9EXPESWo78/fg22o6PvDl2KYmerLOB4w5LTkcI8vUuMQDwHKaMWD GIwEFZ0DMG1Qr7947SqzuE1Hn+mMz77zivWw1++CseYz77zssx8nlJmh1qFU4JjO7DPQPl/vtbEw hWrG9Yus8mvvWBH0gdTf+oZXLbvJPKNLL6/ICP2+8veAJQlkHKrpygCRdrKt0zVyMg7BRbNLHpYB 7hs9eyYYP+sKr4facOpH0zgEuGeUYY57HQkB1D2vopzk/RoMPIS263U0e+zpZ3bxTI3Dex8PsPLh X89kKscA70W1nhYiZ/R9XTy3xLQGJzRq6jEQS9sfxgfb5TUNRCAjqTTGId6vyBysjh/mF45HXScY Iyu2eEfE6iByTLXVDVUdp/sh2Oenv3IYcGqNU4AfEFQkFT6n1BTRUN+noLTXT7Hp+aNZ3tv3Ptfv Zw/+7uDvj37sKtEUQJn8jAx0vWVmX9z3OHZEbuE1jFSVsAbLX+htsR6faqf+RqprrhJ1yPsIyaRU 5Jfan/63FSaY07RbifobDhNYlgVDjYc6DvU5oowpHAOm5Mp2uIeVQYzjbd6ph+deAV0GDrXuLVXf 3/tFgWuMKFzPGDZpaY09/lXb8KNAsP7UD6EA7zWcS5GWuKrnsJFef1Nxf6jrBCMNy0uo90dpro+T MRhKuT6euAY4dxW9DNNUreHrVD+U8dfBki6og895f+8tQioyNA7DE41D4g8ahzQOSSUDXxzxcIYv kg+/4h39pRsdyMQ7a+lizwMgfmlHEgX8+i77VDz8yg7z/IsvsR6k0AZf0GFEYc0e+YXV34NtOCB6 DQv9q6gDPFgMu2SyFYEi64Jwji9S4xBGoVpLEG0Q3aemm4K7tx19MMAC6JjOp2cGVqhIB4AH71Ai D9UU0+K2Z3md17INd3v6kmtjbX3pOU8ZeHyfb+Sjzs0bStZqhNmgHswQdYdzVtlWFdE2DtV0Zes6 bPW9Dk7XyJ9xiPHEel+YoocHNtTBv3jgRESSHO9w6kfbOAS45zHFDQ/JqAOjD+tuIZkEXiOSxilq LRAqs6yK0EHfMGTxkG0ZIuJhHf0j+22zjt2tCEy0QbZ2RPvi2qAdHm4RIaknJELkC/pV02HV9N3S 9ucG4xDgPYa19TqfO9hjSuDzcuyMGdYUWtmXDqKRrXuowameZCMSp/sh2OdnoHJ1vTHG6nrjc/T5 9/d5xsffGnhOlPb6KXB8KtoR/chyHfz9QXQZ6qt9wUDEZ6vT36ZA1xtgKvWkuXM90YU4Tvx9xHFg nNQUaafpsPgMx3a0wbHAmFn1yP3WZxzawFCW+0OfiL6GUaQMKazHi3vF398tiZqii2gzWRYMfTxu WneXZw1H3NuI/Ax0DFjOAMuDwBxXY9W2Rx/LvJNTaAO9XxR43yC7ON436jMBn+sYNzmlNlB/6595 1EoGpow3vAexXAkikeVxAfztU9cb77sXP37bUxbu9fFnDIZSjvHENGQV2Q3DGu9Dp2UjVP1Qx19H RRljdoYsI6QyQOMwPNE4JP6gcUjjkFRC8MCAL5JyIX5/RgcJH3yRx4MkohZgTCLzaF5RUys6B+Ya Hjg3PPuY9XCDOnjIdvryr6Y7Aity8duj06z9oYxItLnqlqXmfTue8kxRVkiTAlPClNEJsHC97FcH UwVRHw9reHDDNG8YuNesWO5TV4GHOacHKBI5ar08JLeQZYSECowI3EdOUWckNFQ0IhI4ybJjTTAj lVQs8J0OPybh77TT+oeEVAZoHIYnGofEHzQOaRySSgimtCC6CL+661n4aBxGl8df322eM3ykZQwi qmLrnu1WdA6ikxAlhUgZTBu89b71jqYh2Hu4JCJm2MWXWNcl1EzM217fbQ679FJ7KuJZVoScmjpd bGVB9t4fomluf2CTOXLKFLNpp26OCQokWB8Sa4qp81j50GafqBwF1uiDsYjIOFlGgjN62jQrygr3 iiwDaroojGZZRghARCGirZGwRV/nVYFsxJiyyrXQAoPpyy069zAf3F2ydq0OPv+QxALvRUSCyfJj DY3DyoXKvj1x9myfMkIqCzQOwxONQ+IPGoc0DkklRU3BwlQhtY3GYfTBgyTGFWsI6tsxTQvTouQU aX8gMQciDmWyEwkMQUQWqOmJ+BdRipgqraaiYsq5bKeDSEk5ldkfoZwHjgHRht0Gn++1gD0JnUWr S6Y/4ho++fqLnu24v5CoRSVrQHZQ2ZYQ8Na3n3jWf9OTMgBM1+zQp2StS/zA4O8HAPKFtY4pxglT mvVprhhPTKNGGaZlI/Jbtj3W0DisPOA93P28Yda9iB/uZDkhlQUah+GJxiHxB41DGoekkoKHHETB YS0qtag2jUP3goXikQk70AM9TMM+I0db1w8ZTHUzD1MPsR3Ti7fvP5qRVLL38AdWvaffju71x/qH MvELCR28R9XapAAGkJ7IAWuszbttmU87QnQQsarWblPJJNRah6BZp27mCwcZbRgIjA8y76r3HdYZ RQS5WqcPUZurH7nfp50boHFYedj0/Dbr/pwfYPkQQioDNA7DE41D4o/KbRx26PULPkicFtQmpDKA Revxa/SVSxZbr2kcuhMsDI/pzjfevcqnTAdmnzIAug46z2McIgGAWvNw/opbfNrpXLV8qZVZUk5l JsceRHbi+sDsUeYPFtYfMvFin4Q0hPgDCXZwz6gkUbiXcE/h78AbXztnZiXe4HsjErLoSVqw9Mfo GdP9JrdwAzQOKwf4Lof1Sq0of/4tJ5UYfFZbxmGHXr9IH8Atcpv/QuOQ+KOSG4e9n8OHyeJ19/h8 0BBCiBuA+Tdy6jSzU//BPtlRJTs/fN3KElnUqoP52N6SrMjI6oo1C/GwiAQtgTLuPr5vl7WI+sbn HvcpI4QQQgghJFZYvPYe2zjs/Zz0Adwit/kvNA6JPyq1cXhah97X4MPk3DGTfD5oCCHEDSD7MaIN H7WNwEDAZER2ZkxHRibFjn0HWkYi1ixEIpNA6xBiCvSwSyeb0xddF7AeIYQQQgghbgfP+HjWxzO/ 9AHcIrf5L+VpHG797HDL9fs/aI1/ZRlxH5XaOIRO69D7NWUe4lcJTlsmhLgNTFWW2/wBA3DHB/us 5CbLNq01H9/3QshTlTAVNtS6hBBCCCGEuAk8y2M2occ0PLP3a/L5301ym/9S1sbhloOft5q5ak33 duf0nlorP39zzRNytmKbrEfcR6U3Dpu079UUHyhq4VRCCCGEEEIIIYTELggQwrO+fP53k9zmv5SF cbhm39tth0yZfl5BixbXZ9as+WxiUtJ3hmHgnM2qqakfyfrEnVR641DJmraMNQ/thCmEEEIIIYQQ QgiJEfAs36H3c26enqzLbf5LNIxDTD2eu25j144DB16c06DBPalpaW/Hx8f/R5mFcfHxf6TUqPEu Ig7b9+17mWxP3AmNQ4qiKIqiKIqiKIqiqHKU2/yXSIzDGx5+vFNxm3bXZNWq/URSlSqHPUZhXNz/ VU1J/SS7Tt1HUT585qwhq/e82k62J+6GxiFFURRFURRFURRFUVQ5ym3+SyTGYe8x40brUYXpWdm7 Gp/R6rqh02YMXbZ955myPoktaBxSFEVRFEVRFEVRFEWVo9zmv0TBODxiG4f/rZ6RsS+/sPCOToOG TJqxcnUPJkGJbWgcUhRFURRFURRFURRFlaPc5r9EYhwiqrD1Ob2nYl3D6hkZexMSE3+1IxCP4P9p mZmv5DUqWIW1D5FZGWshyj6Ie6FxSFEURVEURVEURVEUVY5ym/8SiXGos37/B60nLV7ap3XP3tNy GjRYi+hDZSRizcOk5ORv0rOzdzZu2epa2Za4ExqHFEVRFEVRFEVRFEVR5Si3+S/RMg4lMBKHzpgx tF5R4xXJVap8odZCrJqa+rGsS9wJjUOKoiiKoiiKoiiKoqhylNv8l2gZh5iGvGTb02cNmjx5GKIK s+vUfaxqarWP4hMSfvdMX05I+C27du1tsi1xJzQOKYqiKIqiKIqiKIqiylFu818iMQ7X7Hu77aDJ UzWjMPVjTEtWRmF8QsI/q6WlvVmnXr0Nzbt0uXL0vAUDVu95tZ3sh7gTGocURVEURVEURVEURVHl KLf5L5EYh30nTBwVHx//b2UUJiYl/ZiWlfViTsOGdyFpyoRFi/rBXJTtSGxA4xB39ZEj9Y4cOXL9 kSNHNhw5cuSVI0eOHCKEEEIIIYQQQkjMgGf5++xn+wL53O82uc1/icQ47Dl67Bi1dmFcfPx/YRq2 6Np95tx1G7vKuiT2qNTGoWmaCb/99tvMb777/ufDX33956EvvzIJIYQQQgghhBASm+DZHs/4v//+ +1WmaaZKH8Atcpv/EolxuPDBRzoXNGtxY3pW9q7EpKQfPGsZJib+lJmdvaNR0+aLseYhpyfHJpXa OPz111+nfPLZF39+9MlnJiGEEEIIIYQQQioGeNZHoJD0Adwit/kvkRiHii0HDraatHhpn2YdO8/O rlPnsaQqVQ57IhHj4v5MqVHjvTr16q1v37fvZYxGjB0qrXF45MiRFvsPfHRo//sfmu9/+LH5w6+/ mP/+338JIYQQQgghhBASo+DZHs/41rP+Bx9/eeTIkZbSD3CD3Oa/RMM41EF25Ws2bTm7Q/8Bl9St f9K6lGrV3tcSpvyVlpn5imxD3EllNg6nvf3ugX/ve3O/+e3PP5r/+r8/CCGEEEIIIYQQEuPgGR/P +njmP3LkyGXSD3CD3Oa/RNs4lNyx66X2/SdeMqJ+8anLq2dk7IVxuOXg561kPeI+KrNxOH/Pq6+b 4J//9x9CCCGEEEIIIYRUENTzPp79pR/gBrnNfylr41Bn/f4PWs/bsLmL3E7cSWU2Dpc9v/tlE/z2 578JIYQQQgghhBBSQVDP+3j2l36AG+Q2/yUS43DNvrfbTl9xZ08wY+XqHsGYc8/6bljjUL1W7RCV KPsmx57KbBxufOq5XSb49c9/EUIIIYQQQgghpIKgnvfx7C/9ADfIbf5LJMYhpiAjmzKyKONfB763 +c4G//eUJyQm/pxcJeUQkqrIvsmxpzIbh3c98sSzJvj5v78TQgghhBBCCCGkgqCe9/HsL/0AN8ht /kskxmHfCRNGxcfH/zsuPv4P/CtBRmWVXRl2THx8/H/iExJ+95THx/8BQ7FJ+zOvln2TY09lNg5v ve+hbSb46b//JIQQQgghhBBCSAVBPe/j2V/6AW6Q2/yXSIzD1XtebTdq9tyBFnN9GXzZtPNb9+w9 Lev4459CZuXMmjWfnbBoUT9PndlzB46et2DA4kef6Cj7JseeymwcLr73vodN8OMfvxFCCCGEEEII IaSCoJ738ewv/QA3yG3+SyTGYagsfPCRzrVy87bEJyT8s905vafKcuJOKrNxuOCue+83wfd//EoI IYQQQgghhJAKgnrex7O/9APcILf5L+VhHAJMa8bU5MyaNbfLMuJOKrNxOOu2u9ab4Lv//EIIIYSU CYd//c6cfc1cc/qsmSGx8aH7ffogJBLUPXj5VVean3532KecEEIIqYio5308+0s/wA1ym/9SXsbh mPkLz01KTv66amrqx7KMuJPKbBxOWbJijQm++c/PhBBCSJnw8XdfmmnpaWox6KCMGj/Gp4/y4OC3 X5gTp1xqbnx4i08ZKeHrf/9krntgkzn6ogt9ytyAv+NT92BSUpL51qcHfNoRQgghFRH1vI9nf+kH uEFu81/KyzjsNmzEeHznTalR411ZRtxJZTYOL1p080oT4Is2IYQQUhbAkEtLKzEOh4w4z5w66/KA rH/oPp8+yoP2nc60jnHN5nU+ZaSEe7ZssMao3VntfcrcgL/jU/cgjMM3P3nfpx0hhBBSEVHP+3j2 l36AG+Q2/yUS43DNvrfbTl9xZ08wY+XqHpKZq9Z0n3rbynPa9eozJTUt7e24uLj/Ya1D2Q9xJ5XZ OLxg3g3LTfCPf/9ICCGElAkffXvIYxw+vH2bT7lbaHtWe+sY79q8zqeMlICxwRhhrGSZG3D78RFC CCHliXrex7O/9APcILf5L5EYh/0nXjIiMSnph8SkpB8Tk5K+dyIhMfEnGIb4rpJUpcphtJH9EHdS mY3DIVdes9gEh//1AyGEEFImfPDt52YN2zjc+uzjPuVuoe2ZJcbh6k1rfcpICRgby5g7s71PmRtw +/ERQggh5Yl63sezv/QD3CC3+S+RGIe9x4wbbZmCcXF/4V9H4uP/C3MxPSv7hU6DhkySfRD3UpmN w77T5lxngi//9T0hhBBSJhz49jMv41CWh8K9D99ndup2tplcJdnqJ+vvWeb5o0eYL7//hk9dcOif 35q33n2H2blHV7N6jRpWG1A39wRzzKRx5pufve+pu2rTPZ5ynUXLb7LKp82Zab3uPbCfz378le98 62WPgYVzbtCoofW63kn1zc1PbPXU+/C7Q+b0q64wTzypnlWekJBgNj612Lz25hvMz3792mdfwUAb tD3l9CZWX+gzr16+dYzYl153xtWzrPKU1BTzuX27vcq++P07s1vvnlb5qU1PMw9886lZN+cEnzEq aFxo1VfXGHXQV4s2La3ymrWON5fcsdzT7wtvvWKOmjDGzD0xz4yLi7PqpFZLNTt372JdY3k+6lju 3Hi32a7jmZ7rj35xHd/58kOrzqc/fxXS8SUmJZn7Pt7v1b+6V3CtUI52uL+Gjhpm7njzJZ/jwX2B OhjTlw+8YQ44b7BZvXp1a9vfs/9uXnDRWM9xEUIIIccS9byPZ3/pB7hBbvNfIjEOl23feWa/iyaN BIgkdGLojBlDMZV57VvvtpHtibuptMahaZpxzTr2NZt36mce+OXLEn790vzAi8Pmh4KPfv3qKL99 ZR708A8PHws++e3rEv5ZwqcevvHwmRffmp//7s2h37/zAQ8ThBBC3M3733zqMQ4ffPYxn/JAwNS5 8JKLPEZQ5t8yzaJTiy2zCa9h2Gx4dItXm09/+YfZs19vT5vjjq9ptcmueZxnG4wnmIeoDyMP5cr8 OSEvx3p9x8a7rfKpsy+3tvce0M/n+PyVw3DCNhiV6RkZVt8NCxtZxtT2vbutOjA9807Mt+rBRIOp CNQxntGmlfn+15/47M8fqNuidYlhp/aNfSoDMb/eiZbRpep//ONh8/QWTa2yVu3aWOOmym5edZu1 HdfthbdfsYy5s7p2tsYG23E+GKNe5/Yt2bd9jdPS0806OXXNpORky7TDv3duvMeqc8+DGz3GH/5F +UkNT/YcH7hu2Y1e54Rj6jdkgKc8K/vvVjtl8OEccU6hHh/a7T34jqf/gz98aXbvc47f/mGqqvtA seiWxVYZ2sFgxP9x3XLz8zz9YKyxT70dIYSQ2EU+hwL5vIpnWP2ZVn/WVc+/6nlYPR/L52b9mVo9 Z+OZW38Gl8/neGbXn+HxTK+e7/Gsj2d+PPtLP8ANcpv/EolxSCo2ldY4hE4/s7cJ3v/li5jmgMXR D8hQDFAnEzRUI/RjYYSGZoaWGKJOpighhFRk3vvmE49xuOXZR33KA7Hw5husdjCkVt9/r/VZiu0f /3zYvGzWDKsMxtyrB9/2tLnl7pXW9r/9Pct8ZOdTXv1h/9iO8lnXXu1V1ubMdtZ2GEX69im2Mdhr QF+f4/NX/vybezwmUrOWLawxwPb3vv3UOoePfvzSLD7tVKu8dYe25t5P9nva7n53r9m4ySlW2cDh Q3325wT6RMQj2pzUsIH57L7dnrK3vvzQPPucblbZ6S2aWWOnylBPmbA3rFhqbdvz/uuWQYtt196y 2Gs/GBtsx1jp2/VrnJOfa778wZvW9g++P2TtD+ddq25tq/yiaZd6HcP+fxw0u/TqbpXVa3CSVxmu EbbL6//G5+9b54KyHn17hXx8MAT1e+XCS0tMadwTax/a5Nn+/refmeeNGWGVwTx8Zu8uTxnGBNvB KU2bWNdLlT343OPW/YiyRbcu8ToGQgghylzzNtiCmmy20YZnMPlc5tdoC2K2BTPcSvB97ow11PO+ 9AHcIrf5L9EyDrccONhq4g039W3RtfvMRk2bLy5o1uLGJu3bz+s7YcKo5Tt2d5D1ifuhcVgBjMOK gvcfKt0EVX/YjiL/8OkcNT8l8o+rbo4e/eXLES9z1B/SKCWEkG/Md7/+2GMqBWPlxjWedge++9w8 Ibckguy2dat8+gV97Wi0i6Ze4tl2ycyplvEF00nWB2MvmWC1GXD+YK/trW3jUD8GMGV2iUEJY1D2 5a/8uTeOGocbHn/Apw32gTJEqcE4k+Uvf/imNcUakXkv7H/Vp1zy9GsvmAmJiWa16tXNne+84lOO scyvXzId+t5H7vMqU+Ycou1e+/gds8PZZ1mvMVX5k1//4VVXHTfGSt+uX+Orb1zos38cX169E82T CxtZpqks3/n2y2Z8fLxZNaWqZQpi24c/fGHm5OVafS65c7lPG5izGB+A8cK2YMcH4/CVj96ytr3+ 2Xueaex3P7jRp/9Pf/va7NS9i1XeZ/C5nu3X3nKjta1K1Srmrndf82k3/MJRVrm8vwghJFR088wf etSaE/huL7/vO5lsEvlc4Wu0eeNrtpUgn3PIsYHGYXiKhnGIqci18vM3JyQm/qy+Cyri4uL+rJ6W 8Uarbj1myHbE3dA4pHFIypGS6FA/JqnHKPVHaMapwiui1CG61DvCNLjBKn/hlFGoPuar/KWUkErK O18fDNk4vH3jGk+7h3Y+aW3DFON3v/3Up1+w+oF7rToFpxSZB3/9yqfcictso++cAX29tivjUD+G QPUDlT/7xovWNkSr7fv8PZ82fYeWGJ7jp1zsU6bo0KWjVWfhLTf6lElmLphj1e3Uo6tPmeKCSdb3 G3P4uAu8tn/40xeeNQlPanSy9S+mcr/26X6fPjA2KMdY6dv1a/zo7md82gXjpY/etEw9gP9j27aX n7P6y/hbpvn2Pz7yaYPP3mtvXWyu2rLOc38EOz69/9vWr7bq1mtQ3/zo5y99+gf3PLzZMx7vf/+5 tQ3XA9uwjiSOQbaZt+Q6n/uBEBICwvRyii7zH2kW2BDTv/v5fC8MEJEm8TbN5PdUf1FrOiXfg+X3 Y0LKChqH4SlS43DK8uW90rOyXsT3gLi4uP9LTkk5lFKjxrtIMRGfkPDPxOTkb1CWkJj4a0GzFjfI 9sS90DikcUjIMSOgiWojv5A6I7/Mhmey6sgv0iHj8EU9NOQX/tCQDxDEvcD0UabS5qcf9in3xw0r b7baILKr8JTGjuTXP9Gqk5n1N3P/Nx/79PHBj4fM5956yTKJJs+abnbv18tMSUkpMXbO7eNVt/WZ ba3tKzbc5bUd7ZzqByp/5vXd1jZMz4XhJNvAdFLl8pwU6RnpVp3RF4/3aS9RkZcYB9mPQq3xeGaX Tj7tt7+5x3ONsN7infev9akDMDaog7HSt6trjPUKXzzwuk87HRi8r37yjnnfM4+Ys6+fb466aKyV LAX9Wsbeh29a9ZSx16hxgU8f/gh2fHr/0+ZeYdXFNGnZjwLngnPS2y1YVjJ9vnPPrj719XJ/9wuJ XeTfodCRf/eCE8jgCob8ux4M+b0hFHNMR35v8cX3+w8hpHygcRieIjEOkRylXlHjFfgOkFSlyuFm HTvOwbYeI0ZdCOMwq1atJ+eu29g1v6jxCkQewkTE1GXZD3EnNA5pHBJCKhlHI1/DRT4MhYjDg1bo yIe40JAPhuWBfHhVvPnVh2aNtJIpoZueesin3B/XLLveahMK6B/7UW0RiXjaGSVr4ElUgo6e5/bx ikJpZRuHt21Y7bX9UtsYlPUDlT/9+i5rW50T6prv/fC5T5uGjQt8jssf51840sdUkGDfsp0/cJ6y /YEfD5mn2YlSUqtVM595Y7dPHYCxcerjrX+UXOPEpETzxQ/f8Dlf8NLHb5lDRg8zU1JL1lTUSUou SUait1fXH/uSfflDPz59+5v68X3whnWPeF03h/sPoC7awEx97u2XvO5Lf+2ClYeKfH+VB/JzJHTk 51ZoBI7MCob8fA4N+feAEEIqMjQOw1MkxiHWNKyaWu2jhMTEX9qd03uq2t5z9Ngx+F6QXbv2NryG mZhf2Ph2bKudX2+j7Ie4ExqHNA4JIYSUIXsPv+8xDtc/9aBPuT/mLVtktTntjKY+ZYG4+uaSdqBR caE54qIx5uSrLjdX3n+P+eqhd82Lr5xqlfU41/vvX8sObaztt6y/02u7v/qByrft3WFtq31CHfPt 7z7xadOwcaFVfsOqW3zKSkPPASXG4djLLvIpC4UrFpWscwiDDP+e3rK543FjbFCOsdK3q2sMk23n B3t92u3+6A3z+DolyVHSMtLN3oP7mxddPtlccOuN5pOvv2DuOPCa1VZvf/PakiQ3JxcV+PTnj3CO D/cE6nY+p5tPP4rn3n3ZijiEsfnCB/usber+8nc/BCsnhBBCygsah+EpEuOwz9jxFxiG8RfWMNS3 97jggrH4XpBVq/YTatugyVOHxcfH/ye1Ro39sh/iTmgc0jgkhBBShpTWOLz7sZL15TD99rUv3/cp BzCdZl4317z3yQfM934+ZL7x9Ydmzdq1rHbT5l/pUx+MvrQkOYo0dvwZh7Oun2dt796/l09fYMCI oT79BTMOYVahfNj4C3zKFIvvutW8buVS8/n3XvEpk4yffonVX5uO7X3KFKsf2mCZsY+98pzX9sdf fd5KqoLkJMs3rDLr5p7gd/zCMeZ0xk272GqH5ChO1/KZt/dY+9fbP7irZI1LrHHo1Aac2a2zdbyr tq63XodzfKpuXv0Tzf0/fOrTN7hjy1qrDtY4fPObg9a2YMZgsHJCCCGkvKBxGJ4iMQ7tKcmeyELP dgfjcPS8BQOSkpP/UTU19WPZD3EnNA5pHBJCCClDSmscol3WcX+32s1ZvMCnHEZht37nWOXtu5xl bXv2nZc8UXNPv7nbp80b33xk1m/YwNHY8WccXnv7Emt74amNzXd/+tynP2W0hWMcLlxxk1X+t+ws 88WDb/qUP/3Wi5aZhzp3PrDOp1yyefsjVl1ExsFwk+UYyxPySzIUT18w27Mdx9akxenW9nOHD7G2 3bapZJ1ATCmWJmM4xpzOWd3Pttoh+lOWARwTyvX2GFsVpegUmbnrw9fN6jWqW9mkYSBjWzjH9+LH yFxdMsYrNt/t0z/uL9xXKO85sK9nezBjMFg5IYQQUl7QOAxPkRiHWK8wLi7uf9XS0t7UtzsZh73H jBuN5CnVMzJfk/0Qd0LjkMYhIYSQMqS0xiGYcnVJAgskSIHZpow7RIhdOrtkjToYR4g4xHZMRcZU WGVS6ZFkT72xyzyjfWurDJzZtZPXvtp06mBtnzrvCq/tj76y3YqGQ9lVNy20DCVsf/mzd8yze3f3 9BeOcfj6Pz4wT2xQz6oDQ1I3OWF+Nj79VKsM/zq1l2Bc2p1dYnLVyalrbnr2YU/ZK5/v9xznccfX NF/69G1PGaIK1XYYadiG8+vSp4e1vbhpE/Otbz/21L9tc0nWYhw7jD213cmY0znvwpFWuxPycqzo QrUdfU+/ZpbVDuUYZ7388muvsrbjmq55ZJNnO85BrUl5dq/unmsS7vGNunicVT89M8O8/b57PNsR uTp07AirrGrVquZDLz7lKQtmDAYrJ4QQQsoLGofhKRLjcPKSZb1Ta6S9E5+Q8Htxm3bXqO3KOMyu U+cxvEaCFEQlIkFK/eJTl8t+iDuhcUjjkBBCSBkSiXEI46/f+YOstgARYgWnFHmi8YCcUjvpiime MiT6QH01fRkmUJ8h51r/P6XZaV7tlImk2ikDEaYU1uRTZdnHH2c2KGhorX0HQ/PCqZOs7eEYhwBT hFVEHUBE4Ikn1/e8RpmKpAsFGH9q7USA6bVYHxDGKl5jzO55/D5P/Yf2PG1WtTNML7l7hVdfWM8P U4RRNnnODM92HI8y+RDdeFKjk63z82fM6e1gzqEdIkLzT6pXMob2sbXtfKY1Vvj/lp3bPO3k9cc5 qbHHa4yXMjxLc3yYftyxRxdP/4gAxZipPnC/LL3ndq9zCWYMBisnhBBCygsah+EpEuNw9Z5X2xW0 aHE9vgPEJyT8q069eutnrlrTvf/ES0ZgG6ILm3U6e1ZaVtaLeJ1So8a7c+5Z3032Q9wJjUMah4QQ QsqQSIxDAONu2b13WOYSjDrry1ZqqhVFpyINZf2Fty22DENlMMGUGj5htJXsAok6YJihL7xW7RCZ h6nPKsOvPj0VBtasG+Z7ogSRmRnTbx944QnrnKRRFIpxqPY5YcalZm69fM8Ua0TlwYxEmawfDETw Yc1H69xtUw7TvQePHmZFMur1EE2IckReyinY4Oql15WYZykpXhF3SGiCCEU1Dpgy7M+Y08GYYJ1I ZfrClMO+b9242rpmytBF0hS9HcqQKKVF21YeQ69W3TrWuCFyU+4n3OPDuWMtyWatz/D0j/YYM0wZ l/0HMwaDlRNCCCHlBY3D8BSJcQiu2bTl7Fq5eVvwPSAhMfGnVt16zBg1e+5AvNb4K6VGjfcwtVm2 J+6FxiGNQ0IIIYQQQgghpEJB4zA8RWocguU7dndo0r79PKxpOHTGjKEwDhOTkr5PSq7yVY3MzFdP bnL6UkQiynbE3dA4pHFICCGEEEIIIYRUKGgchqdoGIc6Wz873HLtW++2mb7izp7zNmzugv/LOiQ2 oHFI45AQQgghhBBCCKlQ0DgMT9E2DknFgcYhjUNCCCGEEEIIIaRCQeMwPEViHGL6cUGzFjcUNGtx o/1vMG5s0bX7TNkPcSc0DmkcEkIIIYQQQgghFQoah+EpEuOwx4hRF4okKEGpmpr6keyHuBMahzQO CSGEEEIIIYSQCgWNw/AUiXE4Zv7Cc5EQJatWrSdL/vUms2bNZ1NrpL0Tn5DwTyMu7q/UGjX2N2l/ 5tWyH+JOaBzSOCSEEEIIIYQQQioUNA7DUyTGYSis2fd224GTLh2eedxxzyHTcof+Ay6RdYg7oXFI 45AQQgghhBBCCKlQ0DgMT2VtHCoGTZ46DJGH1TMyXpdlxJ3QOKRxSAghhBBCCCGEVChoHIan8jIO B1827XwYh1zjMHao1MbhaR16fYwPks3PP+XzIUMIIYQQQgghhJDYY9PzT1mmIZ75pQ/gFrnNfykv 47D3mHGjk6pUOVzzhJytsoy4k0puHPa+Cx8mHfqcZ25+/mmfDxtCCCGEEEIIIYTEDggMwjN+iXHY +y7pA7hFbvNfomkcbjlwsNWce9Z3GzV77sBRc+cOnLxkWe87dr3UXpXNWLm6x/QVd/aU7Yg7qdTG YfOuXdNO69D7kAphJoQQQgghhBBCSOyDZ30880sfwC1ym/8SDeMQCVDa9z13cmZ29o7E5ORv4hMS /oVpyYlJST8iq3J+YePbpyxf3ku2I+6mUhuHkG0e3qWmLRNCCCGEEEIIISQ2wbM9nvHdbBpCbvNf IjUOl2x7+qz8osYr4uLi/s8wDJzXX3FxcX/a/1f8lVKtxvt9xo6/QLYn7qXSG4cURVEURVEURVEU RVHlKbf5L5EYh2vferdNs05nz4I5GB8f/5/s2rW3dRo0ZFKzjh3nGIZxJC0z8+XmXbpcmZaZ+Qrq pNSo8S6mMst+iDuhcUhRFEVRFEVRFEVRFFWOcpv/EolxiDUL0/6W9RIiDPMLC+9Q2xFZCKMwu3bt x/F65qo13TOPO+65uPj4/9Y/5dRbZD/EndA4pCiKoiiKoiiKoiiKKke5zX+JxDgcNHnysPj4+H9X Ta32kUqCAnpccMFYGIdZtWo/obZ1Hz5ynB2F+Irsh7gTGocURVEURVEURVEURVHlKLf5L5EYhx6D 8Pjjn3bcrhmHo+ctGJCUnPxN1dTUT2Q/xJ3QOKQoiqIoiqIoiqIoiipHuc1/icQ47Dl67BgYhOlZ Wbv17U7G4dBpM4Yi0zLWOZT9EHdC45CiKIqiKIqiKIqiKKoc5Tb/JRLjcNTcuQOTkqt8lZic/M3A SZcOV9uVcajWOFy+Y3eHBk2a3IxttfLzN8t+iDuhcUhRFEVRFEVRFEVRFFWOcpv/EolxeMPDj3eq U6/eejtj8nsdBw68eOtnh1uqSMSsmsc/M3fdxq4wDbEWIgzGvhMmjpL9EHdC45CiKIqiKIqiKIqi KKoc5Tb/JRLjEIyaPXdgSrUa78MoTExK+qF9376XjZx11SC8tszCpKTv8f+ExMRfC1q0uF62J+6F xiFFURRFURRFURRFUVQ5ym3+S6TGISIMkfgECVKSU1IOIXvy8JmzhsAsVOYhMim369VnimxL3A2N Q4qiKIqiKIqiKIqiqHKU2/yXSI1DxZp9b7edeMNNfZdt33nmwgcf6dysY8c5rXv2njZ0xoyhKJP1 ifuhcUhRFEVRFEVRFEVRFFWOcpv/Ei3jkFQ8aBxSFEVRFEVRFEVRFEWVo9zmv9A4JP5wNA4JIYQQ QgghhBBCSNkiDbxjJRqHxB80DgkhhBBCCCGEEEKOAdLAO1aicUj84WUcUhRFURRFxaCsbH1yI0VR FEVRFBWaaBwSf9A4pCiKoigq1kXjkKIoiqIoKgLROCT+oHFIURRFUVSsi8YhRVEURVFUBKJxSPxB 45CiKIqiqFgXjUOKoiiKoqgIROOQ+IPGIUVRFEVRsS4ahxRFURRFUREoUuNw2fadZ7bs2v3y5l26 XCnLSGxD45CiKIqiqFgXjUOKoiiKoqgIFIlxCNOw/imn3oLvY4lJSd93HnLeRbIOiV1oHFIURVEU FeuicUhRFEVRFBWBIjEOR1wxe3BSlSqH8X0sLj7+vzVPyHlI1iGxC41DiqIoiqJiXTQOKYqiKIqi IlAkxuHZ558/wf4u9ldqjRr7Ow8eOlHWIbELjUOKoiiKomJdNA4piqIoiqIiUCTGYc/RY8fExcf/ kZiU9F3vMeNGy/JQWL//g9Z37HqpvdxOjj00DimKoiiKinXROKQoiqIoiopAkRiH01fc2bNGZuar iUlJPwydMWOoLA+FCYsW9cuuW/eRZh07zpFl5NhC45CiKIqiqFgXjUOKoiiKoqgIFIlxuPatd9s0 79Lliri4uD8TEhN/qlvvpHtHzZ07UNYLxJx71nfLzD7uebQfNHnyMFlOjh00DimKoiiKinXROKQo iqIoiopAkRiHYPmO3R0aNW2+GOsc4ntZQmLirzVzcx8YNHnqMBiLsr5ky8HPW7Xr1WdKfELCP+vW P2mdLCfHDhqHFEVRFEXFumgcUhRFURRFRaBIjUOwZt/bbVt16zGjamrqx+r7GdY+rJ6R8fopbdrN n7tuY1fZRgfTnLFOYkq1agew5qEsJ8cGGocURVEURcW6ysM4vNgwjG8NwyiQBVSlU7JhGHsMw3jS MIxEWUhRFEVRsahoGIeKeRs2d2nYtOnilGrV3te+p/2VlJz8DdYxbN2z9zQnE3HoNMs4/CG5Ssqh Gx5+vJMsJ8cGGocURVEURcW6yto4jDcM42HDMPDreaYspCqd8g3D+MMwjGX2vUFVPMUZhlFNEAtK EscMk5uiKCokRdM4VCzbvvPMll27X56WlfUiIg99TMQ6dR4rbt12AaYzI8JwxBWzBycmJX2flFzl q6m3rTxH9keODTQOKYqiKIqKdZW1cQjhAZwP4e7TKYZhbDMMI0cWlLEyDMNIkBtDVF3DMLYbhtFY FsSAUmwTvacscFCqHZXZQxbEgHCN1OcK+DBGTOLzxXGvlhUoiqL8qSyMQ8WWAwdbdRw48OLEpGTM 3sDn0xH98yo+IeFf1dLS3lIGY3KVKl9MvOGmqB8HKR00DimKoiiKinWVh3FYkQQDpJlhGJNsoyFd VogRFRmG8b1hGLNkQRAhmuxvtqGFKehXGoYxxTCMNuVgDtc2DOOAYRh3xvA05wGGYfxqGEZ7WeCg iYZhfGkYRgtZ4HIp47CzfZ81sO8bt+t4+3jBVsMwVskKmnD/6eeE/yNiMRYMUoqiykBlaRyCCYsW 9cMU5ITExF/qn3LqLTVzc7ckValy2IiLs5Kp6CSnpBxCfdkHOTbQOKQoiqIoKtZVlsZhB8Mw7jAM Y2YMTVcMJJgFS+zxetYwjB8Mw3jFMIwasqLLBePvUzv6LVSjA8YIovwetY0vTJl61Y7+gwGJMfnE MIxefvrE2F1mGMY9hmGcKQtDUJphGFjr6fUYNg2VVtqGYLEsEMKYY7wO2+ZbrEgZh/jXn3ANYT4j g+gGwzDmGIbRPIJI1FCEfU42DGOYLHAQog2djEMcH8z2vYZhbLZ/OBhqGMbz9ja8pxrKRhRFVXyV tXE4et6CATAKEXU4avbcgdh2zaYtZ3caNGRSXqOCVdUzMvYlJiX9aBmHVWgcugkahxRFURRFxbrK yjhsaRjGE/a0TPQ/RFaIQSHKEOdyv22GqrFDBGKsCMbHvbYZhQirUARzBCYKzhXtLjAMo6pWDlMP 0XEwE8ECYR7CALvZMIyrDcNYZNcJJ1IT7a+121WEBDuITIMJ+mYI4wBTGobsC+UQ0RktBTMOcd/t tOs8Yt8XT9vX964QxiRUwSjEmCFSFeYexhv7vFFWdJA/4xDv9bsNwzjN7muXYRi3G4ZR0zCMv9uG 8H0xEmFJUVQUVX7GYdJ3SIIiyzGdufPgoRMTEhJ+S0pO/genKrsHGocURVEURcW6ysI4hGmEaBxE SbW2+0ekTywLJoTKbjjGMIzd9v9hdtSRlV0sTB/FccPAC0Unauf9WBBTR60RhzE5V9uOCCxkUsZ9 sc4uh5kTqhDpiH7XyoIY1kj7nC6VBQ4aZdcdJwtcqkDGIUxTZRrifaQMNvw7zd4OYz4aUaXL7ehY 9RmniMQ4RAQ1Ima72X09qJnkOId9NmUZOUlRlAtV1sbhmPkLz02uUuVLf8YhOJocJfkbRhy6BxqH FEVRFEXFutTDdDRV3Y4Qw4P0Q7ZRlCcrxZiw7pkaK6zn19YwjIUxFm0IMwaRa7geubLQQTB+MKUZ 5/yAndwjkDAdXUV1YS1CFSHX1TCM/nZW7e/spB+hRmShHqZHo88msjCGhWuBSEJEcGLqeCAh6hD1 YOAisUw0BdMLiVhg5OKeOME2agttEE0argIZh1jjEWW4T6S5psYE5TC4IxWinBEJi6hnnFs0jMO+ 9ufbUruvU7UyjBW24UcTiqIqmcrSONz62eGWZ59//oS4uLg/YQr6Mw6HTJl+njIOxy+4rr8sJ8cG GocURVEURcW6ysI4VIJRhIifcNbSc6vOs8cJphuMg1gUTE6cAyK6ggmRhTD/UB9mTqgG0jLtnoLB qgtTnLEd0XahKttug7UkY/0ekkJiGZwbzK1gUuOK+zAawlRz7BfjintaXTPJWNkwBPkzDnH9HrfL /EW8IiIV5YhuDdVcDkUwtdU5RWIcQjiulwzD+MKOoFQaaPePCFGKoiqZytI4BD0uuGBsXFzc/yUG MA6xPTEp6Yek5OSvGXHoHmgcUhRFURQV61IP02UhNcUShhGii2I5QcoK+1zeimED69YQjQ2cH4wT dW8giUWoGq+1m6pth9kCAxkmFSLcYFzJiDMnqemrWAevoqmVfW76dFd/0qfGRmqodbIjSZHU5gbD MM4wDCPfnnIPYBrDHMf7tYpsHIL8GYdYA1DdG8jI7aS5djl+cMAPD9FSNI1DHBf6wfqMulR0NaJC sY4jxpSiqEqisjYOkQilZk7OgzAF/RmHAyddOjw+IeGfSclVvpq0eGkfWU6ODTQOKYqiKIqKdamH 6VAEcyPLNn7kdhgOMiEGHqzxII0prjCrpmvlsSCcgwIZhDFOSN6gtsWSMG1YrVUIoyiQVGQicJpS Gki6cQijUglrJWIbsgRj7JCgBdGEgYT7Cdmr0a6PLPQjtIHphb7141bbMS04mEkXqlSfeE8E6tPf vYJrgvcHTDL0EUhIvoG6SL4h33/h6EK7n1vCiCINV/6MQxiW6t7A+oZOmqHVwZTpaCmaxmEXux99 zUmYrRhXmIdqiYZTtHKKoiq4yto4BMu27zyz30WTRi7Z9vRZsgwMmjx5WHxCwu9YC3H6ijt7ynJy bKBxSFEURVFUrEs9TAcTTAC11hzMCz1qraNhGL8ZhnGctg0P6niQxtRDGDjv2slSYkU4ZkR3vWYY xl5tOudX9jawMYAp5DZh7HH8WGNQn14pBQPsGe2+QLRoOJqntdWNQzXVG4klWtjGSiCzDYKZBlMN Yx/Kl22sQ7lBS4iBabgwQWHqwKhEP2BLFEwztIe5FKxPTF9FdnF/a2EqQxprZgYS7jM1dbxYFoYo GFkYG2QHL8v71p9xqO4BgEQ6TlKZywHWJoyWomkcIkM4+tHXN8T6m9gGYxbbsY5nOIY7RVExrvIw DgMxc9Wa7jVzc7EesVk1JfWTOfes7ybrkGMDjUOKoiiKomJd6mE6kDDtTpkWCpglWHcN0TdI3HCZ aINEBzALkX0YJtFFojyQ8MCNKMVoUNqHd0R13WSbB1u188YabWsMw7jTNoViRefYxw+jKpBOEtc5 3Omi67W287XtiHLEPXO9YRiv25mWg6mp3Q/ur2BZdmHMwRTFPhvZbWFwoy1MXhg59e31HdGnv6my oQj3FIwl9IlkIk/bfQ4T9XD/Yf8o87dWoFrTb4oscBDMSdQN18yFYBYjMQ72F8ywjVT+jEOco7o3 /K3ViOui6gyVhRFINw4Xy0IHBTIOMYZviHsS/0fmcHzmYf1DPhxSVCVTNIzDhQ8+0rl9376XlSZa EFOTU2rUwGeQmZyS8llp+iBlA41DiqIoiqJiXephOpCus9dDm2AYRnfbuICZdshui8g8J2MHEYjI QloQZoQTDDlERkWDXrLzUggGhhonTMkOR1jnDMlAEGkXzhhEW8q0gckVSLO0c0XEXjjCPaCMMgCz UheisgbbRnQoQiZm9IN1JQMJkYn/sJON6Nput//Bnuqr+gPIiF1atbfPE33CRNzlp8/Ttf1hPUMn IUkIykMxs+6w65Zmyj+MVRi3MFXLWv6MQ5UMBvgzBfWIw3B+bAimaEYcYt1Hp+hS3Asw2p0+CymK quAK1zi84eHHO7Xs2v3y5l26XDF33cau2IZ1DPMbFd6ZmZ29o0XX7jNlm0Cs2fd22+LWbRcYcXF/ Vc/I2Ld8x+4Osg45NtA4pCiKoigq1qUepv0JZtdwwzDaie2IYIJh+JS9Vls0hYfy1mGCCDOsiSaJ xrFhPTiMEbILB5rmK9XSMIxvbQMCpg1el6UCrb24xD6H+2SBkMp6CzDtOBzJaEUkw4hEKvosmIE5 0742umEDE0dNA4YJBGFdPbyGoVza6b4qMzAiJyGY4up85fTbK+ztiIRE9KGTLrfrIIo1mGDgo+5t siAEwbSDkerv/oimKrpxSFEU5aNwjEOsVVivqPGKuLi4/+FzKSEx8aeaJ+RsxfqFWz873HLkrKsG Zdeu/XiPEaMulG0Dcceul9p3Hz5y3KDJU4fJMnLsoHFIURRFUVSsSz1Mh6MatgEF09CfIVKRpBJ0 YO2/UAXjClMWMZ1VTY9FtGZZKccwjB12ZKOTVEZlmKD+BJP1Pe2eQHRgOMLUddX2sShMiVVRksHG HWaTXA9Pz+CrpvbCWGxjGEY9UTccoQ+ViRiabe8DxiUSpejCGKAMhp0/XWrX2SYLHASDFHWxjmO4 wvV/xz72cChNghJ/xqEyUoE/4xBmobxu0RCNQ4qiylThGIczVq7uUSs//756xcW3FbduvRARgoZh /AUjMaVGjffq1Ku3ITP7uOeatD/zatSHIThl+fJeiCqUfRH3Q+OQoiiKoqhYl3qYDlWIBoRhCOMw kuyusSJMS1TZiPU1+4IJU5rR5mo7WQISyJR2vcVQpLIZd5UFtkIxDmGKqXMFOOZQBdNRn6aMDLqR ShmHWOw9XPWw2yLSM9zp5aEK0adq7c/logxGFRIGoWyqKNOFJEOoE8hcVMI6oqiLiMdwhWzgn9lj GQ6luY7+jEMYger+CMU4xNTyaInGIUVRZapwjMPVe15t16xjxzlZtWo/MfW2leesfevdNn3Gjr+g boMGa5OSk78xDONI9YzM17BO4ZYDB1vBQIxPSPhX/VNOvUX2RdwPjUOKoiiKomJd6mE6FOELDyLS kE04nCm7sSw9cq2fLAwgROuhzSBZUEZ62DbJqsoCWyoyDkld/AkRgmp6LzhLVggg3fB5JEom6Wi7 v2ARh05SRikiAaMxXd1J+hqGMiuySuwCMJXen1TEYSjG4Vy7bmmM1GsMw3hObiwj+TMOlZkLYHQ7 SY9KDDRu4YrGIUVRZapwjEOANQixJmG1tLQ3G7dsdS22YZoy1j4cPW/BALXuIRgyZfp5aVlZL2J6 s+yHuB8ahxRFURRFxbrUw3Qw5drRaJguKU0hROWBaAlr5ckpk6UFfUUiRFypMUIG3WCCSQXzTq2L iGhDf9mdYdQhahNJQ/wlDEEdfNE80e5DX8cQZegbpsgXhmG8bP/fySibaB8PTL1AwjRYdb6hTlVG khAkz0EbRB36i/DDdOpxduQm1k90Ok5dKpnJm7IgiHQDFJF2ujB2GKNoJLCYY+8DaxhKw1at5xdo fUNImYGY1hxMS+2698qCEHSKYRi/hJjNOlL5Mw7xGuY2ymCYOulmuxz1cJ2ipWhmVaYoivJRuMYh 2HLw81YwCGEU4v+y3KvugYOt1u//oLXcTtwPjUOKoiiKomJd6mE6kOobhvGpnaxCJleAmYVMvVhn LlrCFFk5ZbK0ICosEqkswzCAghldMKNesJNvKIMEZg2Q6xueZhjG8zZ3G4Zx0DCM80SdPLscax89 YWeyhiGpkkZguqfKHq3MFuxrvehH1UWdYNF7w7R7AmsWBhPOGdPWUR/HIZPo6EKGa5wr6r4RwhqI ze26mA4s7ztdWLcQBmE3+zWMTHUOSIiiC/fDV3b2WymYuNIADCSMM/bhFC2o1jcMNt7KKJNTnZ2E aFHURfRguEKEMJLMIDNzWcufcYjPCpjAKPN3HFvsckzHlvcHzHNk6na6dsFE45CiqDJVaYxDCdY+ PLnJ6Uu7DRsxPpiRSGIHGocURVEURcW61MO0P+HhH6YhpsLCyNETQGC9w6vs9jAXK6KUOYQEKcEE YwTmIsYFJhoiAFU0pm6CKBNvgrYdphpMQvU63zCML22jTW1D5l20U2stYn8wutR0V0wFxf6doulg xqLOW0FMOJgymN6LuogexLn4E/ajpgTjfLvICg6C+RPIONKlItQCmbY4XrW2IowxGGT6Wnp6hB3O e519TeUYXGjvC8ZWqAlBHrL3geQ3uv6mmbnImhxIiB5EPaxfGEwwIVFXGsyhCqYuzvFcWRBl+TMO obF2GcZZRuHi2uGzBuUyMQr6UmOKaNJA96WTdOMw0HR9JRqHFEWFpXCMQ2RVbtbp7FlIjjJo8uRh S7Y9fRa2419MW0ZGZSRPWfjgI51lWxJ70DikKIqiKCrWpR6mnQTDC+YXzIa37XowcXbbUVbKsMF0 y4ooGBsq+cV1sjCAECmINitlgWEYjeyowJ2aIQgDboUdfQZhvzARMe4ZWluYUOhXJkCBgRVofUMI xsm3tvmSLguFENWlIiY3+zEiYY4hYzTqYIyKZQU/glmKNn1kgYNgFioTs0AW2sL0Z3UPIxENjO3X tW1Ya1AJ0Ye4fwu1bRDGG4aqaoNI1VB0iV0fhqW6ljC/0F71FWidPpiX6v5C1GQg4RiVqVYkC0MU 9oe1BTEGmLoujbtoKZBxiM8UROWifKAom2Zvf9RhDdXO2pgCmOTBhGUKsPYkTPPJWlt8lvW1jdT2 DvuCaBxSFBWWwjEOYQjWys3Hj074TPoLCVGQKKWgWYsbRs2dO3D8guv618rP31zcuvUC2ZbEHjQO KYqiKIqKdamHaSfdZK9rCLMLJsP5mqGkwMO104N3RVCWdp7hJEaBsYc2TgkgYECiDFFTa23zDUbX 9do4trTrwLTTpQxCPZs1zEKsb/iSQxSdLhhbiJpEv9J4dBKi0pQxjIQ4MJpgwAyxI7ZwHAD3iG5u BtM9dp/+1kGUgqGK+iNkgS2YizDuDtnGKsYBU+dhEuL4MLYwjTCdGoaZv6nUmOqsrjXMSiezVArR jtg32iCSEcYlxuq/9jZEjAYyczFuqOe0RqIUIlDVsfmLvgxFuA9g2H1s/yiAMTvZNpNxDDD2cH85 RcqGqkDGIYS1QrFv1MF1QcQsxg+vce2cHqwwVmqsYX5j2YRgQhIUdU0DUUM2pHFIUVS4Csc4BEiC 0qpbjxm18+ttRIKUuPh4629HXFzc/xISE39OTkn5DFOWZTsSe9A4pCiKoigq1qUenqVgImBdPRlJ dqa21h6mLpdV1JIbhGgxjA0MKGRXDlUqMvAMsR0mDIwtlJ1tG7Iwn6Txqta9G6ltg1kEI0oahEi+ growrYIJZkuodSEYp8jGDJMT5paaNgwDcqphGNmyQRDhPGFywsxT9w2i/5D0A+fqZHxiCjeOGSar P9U2DGO6fV8i+hWGF/pCtBkMoAft8kBmJcYX6ztibGCYBjPylJDUBuOKfQCYYGpKMY4nkLDuJerh GIMJhi3qYmp4NIQxm2FPGcZ1/U1bL1P/P6YWh6tgxiGE8caUa0zVRvQypo/3dHgv6EIZIkwRrQsz OJhw/6L+cXYkKsD7DdG3mOqMchiyTp9hNA4pigpL4RqHOmvferfNlOXLe7Xs2v3yzOzjnk9ISPgN ax3KeiQ2oXFIURRFUVSsy59xWFml1imEkEEaY7MrzMgrRAo6TR1GH0gKgjKnLNTKOEN77LeFVqYb hJgmjOhPRMUhSzG2q/UFYZQM0trpwjqU2Lc+tTYUoS4yAyMSLZJoNxU1hyncONfRhmFssjMsY/q2 0xdqGD2IjkNCE319zbISDMbnQhgfmJCIypTHrM4R4BoFkrrOMOCDCdmwUbeZLIhQuJ6IAITJ6gQS zYSrUIzD0gr3PIzNUMYsEtE4pCgqLEViHOpgncNGTZsvrlv/pHWyjMQmNA4piqIoinKzmhiG0UBu FArFOEQf6KuiC9FvWH8NEXaIplPrD4UTdQXj8V17yqqT+YSkIIjkktMjYdDArEB7TFvGflX2WPSj tmGaMdYgVBmPYbzBDERdmHFIoIL125yEcjUlF1mdy1vIBo19IzkM/o8kLzAjsfaifr5San06RN2V tWDQwTwMJESfqmnccj1EZEfGdkTyBYqew9RbXDfUCzYtGlOJ0ScyNTtFx7lNZWkcYro8jGQY2WUp GocURYWlcI1DZE1e/OgTHZ0SoExfcWdPJEfpNGjIJFlGYg8ahxRFURRFuV1P2RFe/gzEQMYh2qAt +qgMUhmUwVl2lBsMIkT4hSq1bp2/rMGYngzDCGYYpkvCMETUIKYgt7LrwKRFHUzfRaIVROTtt/tF Eo1tWrIQTBmHEYlpl5givTGIuYRrir5hkJW31PqGyBQ9yzbMYIoiYQrMTqepyhDODWYRojUDnVuk wjR8jI1MniLVX7tPrtW2Y6ottuF6BEtggvNH3U6ywEE32Mcllw1wq8rKOETEKe6DYJmqoyEahxRF haVwjMP1+z9o3e6c3lMTk5K+B9l16z6C11j3EOXzNmzukt+o8M6CZi1ulG1J7EHjkKIoiqIotwtr 6SmTAw/D0kB0Mg5RB3VVGfqoDEJEF84Xa9OpacqDZaUg6mC309cn1AVzDMlPkOhkhx3VCBNRZjru Zhu2qIPoPEx7RoQeDMZJWjQjjEqYh6gHgzFY9BqEte1gRCF6q7yE48L6htgvjDUkw8A4hCpkYUZb TA8uC8HExRqSoWQIh4GHY0Hma0xZRvToFPu8YDYHyqQMIYIQ023xHnOKStUFoxn9IgmNP2PVbSoL 4xDnDsMZEZpyCYCyEI1DiqLCUjjG4dx1G7vWzM3dkpaZ+Ur1jMzX4uLi/s8wjCPIrpx53HHPZWYf 91zV1NSDjDisGNA4pCiKoigqFgQDSpmAQI9A1I1DFWGo160s0YYQosSQtVYlAUFW5FAi3GBqINkE zD9lyoXy5TCYaYR+pVnkr42/7U7CFNrb7GhKGGblIbX2HyIxMdUXUZMYJ0yZxjkGMzxxHRDd971h GKfIwigIEZyI1gxlDUccLxKiqIQxAMe10E6WEkiImoP5i+jJYGOPupj2jgzEoRyXW6SMQ3yeIBEJ iFQY895BEtxEKrwv1PEiOpbGIUVRISsc4xDTk+sXF9+qEqCMnrdgQL3i4ttS09LejouL+zM+IeGf tfLrbUJkomxLYg8ahxRFURRFxYL0qENpIDr9X6eyRBsqIZrppDDNDphfMI+Q+fdhO5owHCPvWAjJ WZCdFsawXG+xLITpyLifEDkIIZkLXo+xXyNRSLDM1TB2sIYgjDQZoRkNSZM2mNS9gqy9TslupHBP wDj90DaaAwlGKcyrt0IwI90mZRwqcL5ufz9ASGajH3co2a4piqIshWMcgkmLl/apeULO1po5OQ8O mjx1GLYhu/LMVWu6IyJxy4GDrWQbEpvQOKQoiqIoKlYkow5DoTJFG0YirFEI4/BKe1qpWn/Q7UIU G6ZJlyZzbrhS6xsqwwwGIl4j2UuuYRhPhmguITJxeAyNsS6Yi4hiDWW8kfwDZitMyVgTrhGmcyOC FyDyMFxT9lgIBq06ZhDNqdYURVVwhWscgmXbd57Zumfvac27dLlClpGKA41DiqIoiqJiRf6iDgNR 2aINSytMKb3ZjjisDNmnwxWMpNcNw9ijTf1uaBjGL4ZhXGcYxu5jlOWZoiiKoqKi0hiHOls/O9xS biMVAxqHFEVRFEXFksKJOmS0IRUtIZJwqJ3sXrlpAAD/9ElEQVToQ9ephmFcahjGGWI7RVEURcWU AhmHWw5+3goZk+fcs76b2jZj5eoejVu2urbvhImjZH1SsaBxSFEURVFULElFHR5xMAoVqozRhhRF URRFUSEooHF44GCrHiNGXZienb2zVbceMzBFuaBZixvxfataWtqbXM+wYkPjkKIoiqKoWFMoUYeM NqQoiqIoigpRgYxDgMQn3YaNGJ9Vq9aTmdnHPZ9ao8Z+ZE/OadBgraxLKhY0DimKoiiKijUFijpk tCFFURRFUVSYCmYcKtbv/6D1hEWL+vUcPXbM6HkLBmAas6xDKhY0DimKoiiKikUFijpktCFFURRF UVQYCtU4JJUPGocURVEURcWinKIOGW1IURRFURRVCoVjHC7fsbtDy67dL89t2HB158FDJy588JHO jDysuNA4pCiKoigqVuUUdchoQ4qiKIqiqDAVjnGIDMu18uttUj/cJiQm/pyelfVi/eJTl8NIvGbT lrOlkYg1EpGJGf/K/oi7oXFIURRFUVSsSkUd6jDakKIoiqIoKkyFYxyCxY8+0bFDv3MvzWnY8C6Y hgmJib9qRuJP6VlZu+sVF98GIxF1sS5iVq3aT3QcOPBi2RdxNzQOKYqiKIqKZelRh4w2pCiKoiiK KoXCNQ51kDClRdfuM+Pi4v6EiQjTUDcSE5OSfkQW5qqpqZ+06tZjhmxP3A2NQ4qiKIqiYll61CGj DSmKoiiKokqhcI3DrZ8dbrl6z6vtMC15zPyF52bXrfswzEGsezj1tpXnzNuwuUu7Xn2mICKxekbG 3oSEhN8wpbm4desFsi/ibmgcUhRFURQV60KkIaMNKYqiKIqiSqlwjEOYhv0umjQypVq19+MTEn5H dGFiUtL3mLqM7XXq1Vs/c9Wa7qo+1juEmdh9+Mhxw2fOGiL7I+7Gyzh8/4mBJiGEEEIIIYQQQggp e6SBd6wUjnE4d93GrjVPyNmaUq3G+1k1j38mLSvrRRVJiOQnMBBr59fbiCnMsi2JPWgcEkIIIYQQ QgghhBwDpIF3rBSucVi3/knrkEVZ375s+84zm3XsPBtlOQ0arG3ds/c02ZbEHo7GofnbPkIIIYQQ QgghhBBSBsSycQhGz1swILt27W2ZNWtu79B/wCXYBkMx6/jjrcR1KdWqHWh9Tu+psh2JPWgcEkII IYQQQgghhJQjsW4cgjt2vdS+06Ahk9rZBiHWMsQahvlFjVcUt2l3DcplGxJ70DgkhBBCCCGEEEII KUcqgnFIKgc0DgkhhBBCCCGEEELKERqHJFagcUgIIYQQQgghhBBSjtA4JLECjUNCCCGEEEIIIYSQ coTGIYkVaBwSQgghhBBCCCGElCM0DkmsQOOQEEIIIYQQQgghpByhcUhiBRqHhBBCCCGEEEIIIeUI jUMSK9A4JISQCsqLz28wr7t+tocvP3rap044/PH9K+aSJVd79QkOvPGoV72fD79gLhJ1vvjwKZ/+ dN5/4xGv+rfeutD886dXzX9+86J5w41X+ewzGI9sXenVP17LOhIc8+23X2vu2bHB/O+Pr/gcYzgc +XWv+equzebSpfOsvpcvX2AeeNN7nGKdt1590Jxx5WSz2ZmdzL/Xa2xm5BWZNU9uYnbv38+8edl8 87evd/u0ceL/fn7NfPC+28xxF48zG7ZoY2bm232d1MQ8u08fc8G1VwS9f57ZtsbrWh7+6BmfOoqP 3n7Mq+6PX+70qaP465fXzG2PrLKO7eTmbazjAvmntDCHjRlpbt54i3X8sh1Av/IeCwWci97PmtU3 +tTRWXzTXOu+fWnnRsdjefOVB3zahArGSvbnD+x7/bql1riceOoZnrGq1eg0657AcX5/aIdPOxDK +xzvJYzFgTcesd5fsg+dUD+rghHJ9Q/lnJyQn12EEEIqLjQOSaxA45AQQiooeGhVD7rg5Rc2+tQJ h+eevserP8Wky8Z71cND/diJY73qDBoxzO/DPgxCGER6/aU3z7fKvv54u5ldv9hnn8EYPWGM1z7w WtYJRO1GTc3lty7we8yB2PfS/WbLzl18+gS9Bw8MaGrFAjBELpgw2ufcJPVObWk+GsQE2b93q9+x 0smq19icv2CmX0N32hWTverD1PF37R576A6vugffedynDvh4/+Nm+249fI5FguOHmSXbo19ZNxRw Lno/rc/u7lPHHzBen33ibq/296xZ7FMvVDBW8rycwI8SoVzHugXNzMcfvtOnfbjv8069elvXR/aj CPWzKhCRXv9wz0khP7sIIYRUXGgckliBxiEhhFRQom0cjpt0oc9DLkB0EaIM9brffva8WV+LOgKI 3JF9go3rl3nVO7N7T/O/P7xslUXr4Ttc41Bx220LfY43EIhoyitu7tOPTpO2Z/mNvHI7P36xMywj 628nFlvRhLIfsG/P/WZu42Y+bQJx7vlDzD++L7k3dKRxCJ54dLVPPRCKcYhoSkSVyT79gXtdRucd C+MQIPrzqcePnntZG4f/+e7lsI4xu16xFY2r91Ga9/nJzdr4jUQN57PKiWhc/9KcE5CfXYQQQiou Fdk4XL//g9bjF1zXf9DkycP07YsffaJjt2Ejxi988JHOsg1xLzQOCSGkghJN4/CnL18wTyhs6umr wWktvfresvlWnzYb7r3Zq87p7TpZ0Wp6nV++2mVFSak6MBX27bnPUy4fvs/o1MVnap8TcrqfbhzC zJo9d5pPm6uvudzHAEGE1HefP+9zbk4gwq3/eUM9bTHlFlMcF153pU/k0uWzpvi0dzs4v5EXjvI6 D1yPJx9bZUUCohzmyQXjvKMRYdZ895n3GGJMGzZv61WvQ/cellEFIwp1YD5jemqdRkfvOzB9prex BpyMw1Nat3ecLh3MOMQ9CXNXr4OIWZhJmLqKqam7tt9rHa9eB9Nx//fz0ShHaRye1eMcn3vOCTlV Wb8nYbQuuPZKT138/+IpF1kRsvq+ilt1MP/17R6rvdNUZbTTTVu8n2UdIM0wJ9bds8Rr36PGjTI/ ePMRa6zUPTFk5DCvOn0GD/SKCA32Pp+3YKZ53gXDPdPYFbgf5fGU5rNKJ1rXP9g5+UN+dhFCCKm4 VGTjEMZg3fonrcuqefwz+va+EyaMqlqt2ocwD2WbWOaGhx/v1KH/gEtAx4EDLw4XtOs8eOjE6Svu 7Cn7dgM0DgkhpIISTePwvk23ePX10JYVlqmmXvcbPNinDR6isV1vhwdjvc7V8y/3Kp8zd7pXuXz4 Lm00jm4coj/0K+sATJvuNWig1zH5i5iTfHXwWfO4+qd62q1YcTRaEWYYjFNV1qx9Ry+TIRbY8cxa r3GBoeVkzMEQmj7zUq+6N90016vOVFE+aPj5HsNQ8t7rD3tFccL4ff3lLV51nIxDgOnNsr9gxuH8 hVd4lU+eNslx2vO/v3vJio7V6+qRdNI4lJGEoaIbh0VndDD/dJiufeiDp8yThRH7wrP3+tRToA/0 pepiH7JOqIwcd4GnHxyD03WU9//xDZuYP3xxdG3JUN/nTz222rOeJqhT0NQyCvU6pfms0onW9Q/1 nAghhFReKrJxeM2mLWfXzq+3MTP7uOf07b3HjBtdNTX14Nnnnz9BtollcF6GYfxlERcXPoZxJDEp 6cdT2rSbL/t2AzQOCSGkghJN4xBTRFU/DVu0tR6azx893LMNiSy++NA3+cqn7z3hFTGGRAmfvLfN KkMkEgwEVeYUIRath+9QjUMgI6gwjrKOE5++/4Q55+rpVjRVg6atfaYjY7vqs2m72DMO9euNyK/X X/I273QQLYipnoiyQtQlxlSVYVx0Iwf1vv30OZ8+dOQ1wVRUvdyfcYhkLVhHUa8byDjEfd1Ii4DF dfzta+8oWR1EByLaD2t0XjZtkhWJpsrK0zgEixfP9drf6juv96mjiKZx2Fe7r/F+9pcECOOuR9bp SWnCeZ/LHyMQ3aiXl/azCkTz+odzToQQQionFd04rFOv3vrM4xyNw48qmnHYc/TYMYZh4FqWmoTE xF+KW7ddIPt2AzQOCSGkghIt4xDJPGDAqH4QgYPtiOTR+7/ZTmgiQaITvR6m/f3vl73mwOFHp/UC mdQBROvhOxzj8G6xJhwyIss64fL5gae81kyLtanKMHT1TLnNzzrbbzbZYGAqpj6+6n4KBKa4n9Tk 6JRTrG+nR7b5Mw5Bt379vY41kHH42u7NXmWXTJnocyyhUt7GIYxCfX+B7ttoGody7GGkXTF7ivn2 q1sdI/WcCOd9LqfLYwqxKov0syqa1z+ccyKEEFI5oXHo2y5WEcbhEUQRxsXF/c/zb0k0Ykm5n7KE xMSfaRwSQggpV6JlHN5xxyKvflRUDZIM6FNIkV3UyUxCohM5pQ8P5PprZGF2Mhnkw3co64RhXTxp roRqHMKM6tSzt9ex7X5uvU+9UIFJNuOKyT7j9MMXsZUc5f03HvEaE2RVlnVCZe68GV59PXBf4DXn FAOGea8f+cm7JZGrQDevClq081prEty7dqmnbiDj8E5hvsFElscRKtI4DGWNQ0xvl5GooRiHeO/A kNf3B7NM1lNE0zjE9Fy59qACZjnWYMR0f5XwyAn5PvdnssHAPrn50YhATFvWs5RH+lkVzesvz6m0 n12EEEIqLjQOfdvFKrpxmJyS8jnWLew0aMgk0KpbjxlpmZkvoyw+IeF3jEv34SPHyTIah4QQQsqd aBiHSAbQsUcvTx8FZ7TzivQaJRJh7PMzfRVr0unr/+kgIymmtso2QD58h8IJhc18krAES46CBCaX XznZmi6t99W2a3cr8Yc8rlDp0refV3+DRw7zJK2IJZ57+h6v8yht9ByASaz3pUeMBQJTQfV2Lz6/ wVOmG4cwxGDa6Qky9HsskHEoTc1Qsgr7QxqHoeBkDAYyDrEmJ6b+SyMeU4a/+cTZHLfaRdE4BHLN SidwTFfMnmpl5pbt5ftcGofIpA2Dsms/7/cTfpBQRms0Pquief3lOYWC02cXIYSQiguNQ992sYpu HKbWqLFfL5u3YXOX7Lp1H1bmYJP27ef5K6NxSAghpFyJhnGIxBQw2lQfl83wnlb69La7vPYBA0H2 oUDiE/mgDPRoMEm0Hr514zBUkPVXrp8WDjAcdXNG0alXb/Pjd70TcrgdabZFYhzKayGTk/hDTonV TR1pHMIYu/XWhV711bRTeS76/gPtI1zKwjgMFZlkSBJt4xDm3aLrZ1tZ0eWxSJzeV6V5n4MnHl3t 6SMan1XRvP6lOSenzy5CCCEVFxqHvu1ilaDGYZ06jzmZg4HK3ASNQ0IIqaBEwzhcIDKM6ov/A6e1 53738+CLaYZ6ZlWARAdyaqaOfPgu7XQ/aVYFAgkRkI0X0xvl8YQDIqB+OLTDmkZ6cP82K3pR7aNJ 27N8ssE6sWb1jT7nVxboiSqcePKxVV5jFE3jUJpI/pCmDo7JqUyZb4hSa9eth2c7TCVEKQYyDrH2 pF4WiXEkjcNoTFUOBSSOCTQtGETbOFQgqhMGonyfS5BVXI+8le/zYGTVa2yuXHmd176j8VkVzesv z6m0n12EEEIqLjQOfdvFKjQOCSGExCSRGoeImNMNADn1TzH+4vEhP2zDVNDrBls/UD58yymMoeJv qjLWX9MzOyPb76YNy3zaRwMYSfp07ZtumutTRxKuaVRagkX9vf3qg171h48d6VMnVCZd5n2/YBq0 rOME9qm3w/R3VeZkHGL7Ky9sstbBU2WtOne11lT0d+4yShFr3snjCBVpHJbWbA12DyAZSGGL9tYU cGT5dVorVFJWxqEO3ru3336tlQRJjwRUbFx/s1fdYMYhkq7AfJt+xWRrzU19X9H6rIrm9ZfnVNrP LkIIIRUXGoe+7WIVGoeEEEJikkiNQ6wpprcPFazjJ/tShHtM0Xr4DpQcBQYPoo/047rm2itCMmDC AZFkTdt19OwDySxkHUkw0yhaBDMOER1Zp+DomoHNzuzkmFxCgTIkmbno0vHm2ntu8koGI82ZUAxU 9Id9qjYwy77//Oi6mP6MQ6tMrL/XofvRKER57jufXedVBmNZHosOsmXDsEKk2uMP32lFOaqysjAO 5bmVlvIwDnW+/fQ5s+/ggV7joWcsjvR9Hq3Pqmhe/0jPiRBCSMWnMhqHMNhoHNI4JIQQ4hLCNekk WCNMPmiHQqDEDOEeU7QevgMZh+CVXZssM0o/Nj0iKhRgHCDqC1FRp7bpYP5HMxGAXPMQRorsQ+KW qcoA08rVsSOL7usOySUU+/bc75Vp99zzh3jK3nrNO3qxfbceVpIP2YfOG69s8eoPSTEwFVyVBzIO cW6Yfq7vU0c3Dn/9x26z3qlHp7Oi3W9fO0+9Bzcvu8arr2XL5nvKKoNx+OarD1hrBfYccK6Z27iZ 1/RxyaEPnvKKPNTfy5G+z6P1WRXN6x/pORFCCKn4VEbjkBGHNA4JIYS4iHBNOh25Hli4+JviF+4x RevhO5hxCJbdMt/r2PKKm5ufvf+kTz1/3LXqBq/2co21N17e4mWclNZIOlbItQFh+DklckDUFRLA 6HW33HerpxwmIcxVvfzuNYt9+tHr9xbRaoha1OsEMg7B5o23eLXXkdGWl8/yXksRppRT9OmhD540 Tzz1DE89mFCfHTh6v1QG4xBTwfVzHDF2lE8dxUdvP+Z1/0cr4jDan1XRuv6RnBMhhJDKAY1D33ax SiDjcO66jV2za9feZpuDvxS3br1QldE4JIQQckwJ16TTQbZSve2MIKYHTDE9IgzGkR4Rpgj3mKL1 8B2KcQiDqnv/fl7Hh6jAQFNydb46+KxZq9FpnrantG5v7n3xPmsc3nr1Qa+ptiXnvsmnDzeDceg/ ZIjXOcBwevaJu61oSkzFxpTRs/v08akjk3U8/MDtXnWQjXft3Tf5GDRIUAMzSq+L9fykYRnMOMSx 6RGTOtI4/O7z563Mv3qd80cPN995bat1LWGMPnjfbWajFt7T2ydP887iWxmMQ6wjqPcDYKDL6/j7 ty+aA4YN9aq39f7bPOWRvM+j/VkVresfyTkRQgipHNA49G0Xq+jGYUq1ah/oZTc8/Hin/MLGt1dN Tf04LTPzlXa9+kxRZTAVs2rVfkKZio1btrpW9u0GaBwSQkgFRZp0oaDMDZmIIpjBB1OpZeejUWSI LHrv9Yd96sljCtavfPgOlRMKm3mZS6EYh+Cjdx73Mv/AvWuX+tTzh0z+4o8LJ471MVdige8P7TCb n3W2z/n4A1GbMpEFwLnDaJH1sQbkVfNmWNOnL502yazT6Oi6igBRXZhWLvsLZhwCp2sLpHEIXtu9 2Tyh0HvfgYDxhqzheh/SOAwVefxuNg7Bqjuu9zmHjj16mVdfc7l1HTGVucFp3hGBuM6BsiqHY7KV xWdVNK6/PKdQkZ9dhBBCKi40Dn3bxSpDZ8wYikjDlBo13suuW/dhWb5+/wet1+x7uy3YcvDzVmr7 Hbteat+qZ8/pdeuftK5ecfFtgyZPHSbbugEah4QQUkGRJl0owICBOaQbNsWtOvhEjDlx7XWzvPqa O2+GTx15TMEe8qP18B2qcQjklGVMR/S3ZqMEpsRlDoaYzgUTRnslUYg1kCjlvAuG+5yXBPfNvj33 +bRXIEoR01VlO3/AhHz68bt8+gGhGIcARpbs18k4BPv3bvUymPyBKFUk/5DtK4txiHt+3KQLfc7D H1gLEWtg6n3I93moxmFZflZFev3lOYWK/OwihBBScaFx6NsuVtn62eGWyhhc+9a7bWR5rEPjkBBC KijSpAsFGDDr1y312hZs6p/iwBuPeK1hhqm6mMoY6JjcaBzC0EJGYL2/kReOCitCcPuTayxzrbYd 4YZIOWRRfnTryrD6cTO4dogahAGlpn7WLWhmDhw+1JquGoqBA5BQo10370zHOpjGjOzMWFNOtlWE ahwiyk1OGfdnHAKYYg/cd6t1/fX17E5u3tYcd/E469j9Xc/KYhwCTOFFIh+ZnVyC98An7/qOt3yf h2ocluVnFYjk+stzChX52UUIIaTiQuPQtx1xJzQOCSGEEHLMOfzRM5YRBHMZkYFLl86zjBl9Sitx NzDRMO0XCUdUxu4lS6621rQMJXM3IYQQUpmoBMbhhsxsR+PwYEUzDrGOYYf+Ay4BHQcOvDhc0K7z 4KETp6+4s6fs2w3QOCSEEEIIIYQQQggpRyq6cVg7v97GzOzjnte328bhx92GjRgv28QyOC/DMP6y iIsLH8M4kpiU9OMpbdrNl327ARqHhBBCCCGEEEIIIeVIRTYOsdYfMg0jkk7fPuee9d2ad+py5bwN m7vINrGMnlW5tCCrcnHrtgtk326AxiEhhBBCCCGEEEJIOVKRjcPKRv+Jl4xITEr63uY7Z5K/TUpO /joxOfmbuLi4/zkYhz/TOCSEEEIIIYQQQgghNA4rEIiwxPqEYMbK1T0kiLTE9G0YjNm1a2+Li4v7 P900jI+P/3fN3NwHuMYhIYQQQgghhBBCCKFxWIm4Y9dL7U/rcNZVSAyjG4YwEKtnZOztNGjIJNnG TdA4JIQQQgghhBBCCClHaBxWfNbv/6A11j9Mz8reJaYmH0mqUuVwo6bNFy/bvvNM2c5t0DgkhBBC CCGEEEIIKUdoHFZspt628py69U9al5CQ8JvTtOTxC67rL9u4FRqHhBBCCCGEEEIIIeUIjcOKCaYl N2nffl5ySsqnYlryn9UzMl/rPOS8i2Qbt0PjkBBCCCGEEEIIIaQcoXFYsQgwLfmv5JSUzxu3bHXt 6j2vtpPtYgEah4QQQgghhBBCCCHlCI3DigMyJuc0aLBWTkuOi4//I6tWrSeHTpsxFJmXl2x7+qwb Hn68kz/WvvVuG9m3G6BxSAghhBBCCCGEEFKO0DisOPQeM260iDL0TE+umpL6SdVq1T6smpr6ifV/ BxCRmFqjxv5W3XrMkH27ARqHhBBCCCGEEEIIIeUIjcOKA6YoS9MwXBISE38pbt16oezbDdA4JIQQ EhF//viKuXTpPPO662f78OYrD1h1fvxyp9f2Z7at8elH8c9vXjRvuPEqT91Htq70Kn/x+Q1efaFv 2UdlZdOGZZ5xWbFiofm/n/f61AlEpO2jDa69Oh7cY7jXZJ1AHPl1r7lvz/2e+xP/4t7793cv+dR1 K6GMwZ8/vWo+8egqz/sG1+613Zut6+e2axoM+Xki3//Hio/efsxzTDqxMKaEEELcSWUxDpfv2N3h 7PPPnzB85qwhsqyiED3jsO0C2bcboHFICCEkImD0nVDYzMzIK/LhnjWLrToH33nca/u0Kyb79KP4 +uPtZnb9Yk/d0RPGeJXDHNH7Qt+yj8pKn8EDPeNSdEYHR5MpEJG2jza49up4cI/hXpN1/PHb17vN foMHe90ril3b7/Wp71aCjcEHbz5iNml7ls851i1oZv58+AXXXVMFju3KOVPMvXvu99ouP0/k+/9Y 8dhDd/iMsdvGlBBCSGxRWYzDiTfc1Ld6Rsbr9YuLb5VlFYV5GzZ3adax8+xmHTvOKfk3XDrOad6l yxUYK9m3G6BxSAghJCLkg74OjcPyJVKTKNL20SaYaRaIm26a63WfKGqe1MT89tPnfOq7lWBj4M8c 7dC9hxVx6bZr+t8fXjZvuWW+ZWzimF5+YaNXufw8ke//YwWNQ0IIIdGmshiHfSdMHIWkIZk1j39G lpHYgMYhIYSQiJAP+oOGn++ZxqemKkfTOORUZf9EahK5bVprMNMsEINGDPO0Pb5hE/O9fQ9b2xHp BkNN1ncrgaYqY8r1SU1aes6zVeeu5i9f7TL/+uU161/Ucds1lQacNA5jYaryOQMHRPQ+I4QQQkBl MA5nrlrTPavm8c9gKm5iUtL3rXr2nC7rVHaQSbnfRZNGntzk9KWdBw+dKMvdAI1DQgghESGNQxVl qBNN45D4J1Lj0G1EYhzqY3FGpy4xZRaGinzvXTZtkk8dtxHMOIwF9KjnivA+I4QQcmyIZeNw9Z5X 22Fdv+adulzZsmv3ywH+f0qbdvNBk/bt5xW0aHF9WlbWnrj4+D8ya9Z8NqVajfexjl9Ow4Z3ndbh rLmoA5p1OnsWsglbfXTpckX7vn0vm77izp5ynxWJ9fs/aD102oyh9U859ZbqGRl74+Pj/42ozMZn tLpO1nUDNA4JIYREhDQvyto4DCXiENFWeLhv2q6jp5/T2nY0r7p6hvndZ8/71JdRTl9+9LT5xstb zBadulhtEcn10JYVnvroY87V081mZ3Yys+sdPdaTm7cxx108ztz74n0++9AjlhD59X8/vWbeccci a8om+hgycph5cP82T31Ejd236RZrKmrNk5tY/f+9XmOzZecu5oJrrzS/+9z3PKRx+J/vXjbXrL7R PKvHOWZWvcYWHXv0Mu/fvNzRSAslOu3QB0+al8+aYha36uDZV/4pLcyRF44ytz2yyrFfsP3JNVad eqcejZA7rv6p1pRaXKtf/7Hbp01pjEN1Dqe2OXp8DU5r6TkvFQUb7Fxlkh7cd6oMCVb0ezAQql1p 2gCniEN1v85fMNOaeq3OE9dZ1VXvi2DnCcrjmqrxvGDcaE9dMOmy8dax4ThRT74X/UUc/v7ti+bS m+ebnXr19rwH8V46f/Rw89GtKx2PGeeOMVB9417AtrtW3WC9x9EH+sL76Nkn7vZpr6BxSAghJBrE qnE4Y+XqHjVPyHkoLi7uT5ngw4nUGmnvTFm+vBdMQlnmhyNVU1I/6dDv3EvlvmMZmIUjZ101qFHT 5ovTMjNfiU9I+Kd+3kyOQgghpMJS3sZhsDUOD7z5iFnQop1XHZ284ubmjmfWebWR5wATA/X0djAX UPftV7ea9U89w6dfncz8xh4jRKFHWsFsuP32a73awBw8/NEzVt0fv9hpdju3v0+/Og2atjbfeGWL 1z504xDGT7d+/vu45torvNrK9k6GyOaNt1jTfmVfOoh6+7+fX/Nqd/U1l/vUkyDBx/eHdni1K41x qJ+DE+r+DHau8j7EfafKcP/Kfv2h2pWmDXAaA3m/OqHeF8HOs7yuqRxPCY4T9eS5yfc/eGnHRvPk 5m19+tDpP2SINS1db4dzxxioOitXXmcOHnl0SrsE5XLfgMYhIYSQaBCLxuGy7TvPzC9sfLsy+OLj 4/+DaLn4hIR/eYEIusTEnzFNeeiMGUNV25ObNr0pKbnKV45t7HbKkEypVu2DyUuW9ZbHEEtsOXCw 1fgF1/UvPKPVIkRfIqrQwShVxuHPp3XsOEf24QZoHBJCCIkI+aB/LI3DH77YYTZq0cZTduKpZ5iz rppqzl94hXlK6/ae7TAFP373aHSfPAeYbvo+ajU6zfz2s+fN//74itm2a3eveugf0UtTLr/ErNOo qacMxsa/vt3j2YduHNZq2MTHrBkw7DyrHgyavsL8grmBfVwyZaIV0aW2I0JMj+pyMs0QkbXwuivN S6dOsiIO1XZEqn32/pNeYxvIZHrh2XVWxKMqP7lZG3PO3Onmguuu9ERrKXTDBe30si59+1nHg6hJ eZ4wo/TjcTLN9HInnMZAp7yNQ7W/0rQBTmMg71cnQjEOy/OayvGUhGocHnjjUS9TH/fxxVMuMq9d NMsyC/U+u/fvZ/7x/cuettI4RCQq/kU7tB84fKhXe3x+SPMR0DgkhBASDWLROIQJVjU19WBiUtJ3 MLlGzZ07cPS8BQOm3rbyHEQVAvX/Ofes74b1+/T2Ww5+3uqGhx/vpOqpuur/6KvHiFEXZtep+ygM xPyixivkMbgdmIXIjozowczs7B2JSUk/SpNQgXPEeNbOr7ex06Ahk5bv2N1B9ucGaBwSQgiJCPmg H4pxGA7SOAhkHOpRUIgKPPTBU54yTG1s162Hp3zMRUf7lecAYArOnjvNMkMwpRj1MD0YBlDXfv3M 3MbNfCL+Ntx7s/exaVOP5dpuoH23HpbhcvX8y809O0qmpz7+8J1edW5Zfo3XPmS5OjYgTbOJkydY U55VuYxyxPHqffszmWBmYvqpKsM0YH2qNMyZTj17e8ph3iJxhzpvXMPT23WykkrokWs4Nhibqh0M HP14nEwzvTwQ+rm0Prt7wHIn80caXbpx6ASmxmKauqqvzkdG6oXbJtAYyPvWyZD3d57H6prK94Fc 41Cek/7+R9+9Bh09HxiI8j14553Xe/WPDM6qTBqHANOiVTmux6hxo7zK1ftSh8YhIYSQaBCLxiGS d2CKbUGzFjfIsmgCM7FaWtpbWP9PlrkRGKJYlxFmKrJHIxGMNAl1szClWrUDdeuddC/Gc/GjT3SU /bkNGoeEEEIiQj7oHyvj8M+fXvVa126Gg4mC6cOqHMafyjwrzwFTjfV15kIBkUmIbNSPTTdFpGEC 0wVmpuxnxNiRnjqFLdqb//3haMQUwHnCLHzq8dXW1GZ9zTrdJPrbicXWuop6W3kdpBnmz2R67/WH rTFRZVg3UR73a7s3m/fcvdgycpzOSwKTZv/erZapp/qVBl8g0ywY5W0c3nbbQk9dgIhTp3Uow20T aAzkfRuOcXisrql8H4RjHL7z2lavY77+hjk+xwBzsUvfvp46+ExQ7yFpHNZvcob529fe5/XAfbd5 HR+OV+6DxiEhhJBoEGvGIaIHkdQkqUqVw4gOlOXRBNOa6xcX34q1DpGIRZa7jSFTpp+XlJz8D2kS eszC+Pj/IjlMToOGd3cfPnIczk/24WZoHBJCCIkI+aB/rIxDRBfCLFPbMe1QTzgBkIhBb/vWqw86 ngOSnjglkdBBAhVM37xsxiRrLTd53CCQcSin5QLsU0/oct4Fw33qBEI3iTANE8lR9PJgZpg/kwnr 4OnHDgNH7jsYOLfdz623poRi6jWmf+t9AmkyBTLNglGexiEMNn3qOab/BjOeQ20TaAzkfRuOcXis rql8H4RjHCKxid723X0P+RwTWHbLfE8dGI0f25G/0jjs3Lu3T1tcA30f929a7lOHxiEhhJBoEGvG 4Zp9b7dFgpPqGZmvYTquLI8mSCTSqkePGSk1arwbCyYbMkxLsxDrNVbPyNiXX1i4ss/Y8RfEwnn4 g8YhIYSQiJAP+qEYh04Gh0IaNqEah6+9eJ/X9lBQ0UTyHAaPPN/nuBQwKJHpWPblRCDj0MmQkMch zz0Y/kwihRxbeR38tfc35qECkwrJXPQ+nJAmUyDTLBjlZRxiXU1pHC9ePNenXmnbBBoDeb/I6wn8 neexuqbyfRCOcaivE4lrg2skjwsgq7LTPqRxiLGRbVFXb+v0eUbjkBBCSDSINeNw62eHW2J9wgmL FvWTZWUB1vtDchTsV5a5DQfj8K/klJRDBS1aXI8s1LJ+rEHjkBBCSETIB32nB+3yMA5f3bXZa3so qGOV56Cvf6iDqc2ntT0aEQgwnfjyWVOsadBPb7vLqyyQcbjtkVU+/cvjkOceDH8mkUKOrbwO/tr7 G/NQePB+76mfiADrPXiguej62dY1u2DcaE+ZNJkCmWbBKA/jEBF3w8YcnVoOEOkaaF3DcNsEGgN5 v8jrCfyd57G6pvJ9EI5xiPeZ2h7IOHz4QRqHhBBC3E+sGYfEP30nTByF6cgy6hAGItY7zKxZ89lT 2rSbj6Qpsm0sQOOQEEJIRMgHfacH7fIwDpEhWF//bPWd1/v07Q95Dv6OD2sL6vtedef11rpuqlxm m0UUpCoLZpiA//vpNS9jUiaWCIY/k0ghx1aep7/2G9cfXRsS7NXOKxAww1p27uLV5+cHjiasAbqJ hmQdelkg0ywYkRqH8p51Mg4xVV2vgwQi3x/a4VMvkjaBxiCU+9bfeR6raxrsfSDPqTRTlW9edo2n DpYv+OQ956nKNA4JIYQcS2gcVhywDuPZ558/oVZ+/ubklJRPDcM44sdE/CHzuOOeK27T7ppYMhFp HBJCCIkI+aDv9KAtTRgng0Mhza1QjUOs53dyszae7eMvHu/T945n1pn3rl3qk+xBnoO/40OWYlWn boGvkYVEEk7HBoIZJgo9OcpJTVr67ENlrcU6jBibtffc5CnzZxIp5NjK8/TXXibSuHnZ0Uy1iice XWVlokaW3ekzLzW/+PAp84dDO82aDU/1tJs681Kfc9Ez+0ojJ5BpFoxgxiHWj1TlTtfymW1rPOVA Gof79tzntUYh/v/Krk0++4m0TaAxCOW+dds1DfY+kOekv//feu1Br7ahJEfBmqFIKIQyGoeEEELc REU1DrE+4eh5CwY069hxTv3iU5c3btnqWkzlDSV7MNpievKouXMHxsIUZQmO+ZpNW87G+ozZdeo8 lpic/I2DgehoIrr5fGkcEkIIiQj5oO/0oF0exiG4/Mqja6DBlNFNid++3u0VzYcH/n99u8cqk+fg 7/imXH6Jpw5Ml13b7/WUIRtus/be05hff3mLpzyYYaJ4/OE7verNXzDTK6px57PrvAyfm246ujae P5NIIcdWnqe/9ogy080gGLRY61G1gzHTa9DRtvVObWn++o/dFvq4oo8/vj+asGXL5ls9ZaBjj15e xxPINAtGMONQv5bg+WfWesr+/d1LZtd+/bzKdePwpy9f8FmjENGnch86pWkDAo1BKPet264ppujr 5ViPUC+X56S//3HM6E+V5RU3t34E0NuvWHGtV/+r7jg6xjQOCSGEuImKaBxiDcT8RoV3xick/K4b ZXHx8X8gQ3LW8cc/3bBp08VIFoK6sj3WNWzQpMnNWB8QBqIsjyW2HPy81ZTly3shoUx6dvYLCYmJ vzgYiMpE/BFj03/iJSNkP26AxiEhhJCIkA/6Tg/a5WUcHv7oGctMUGUwD5H1eMF1V5otOh6dXgkQ eajayXPwd3zS1EM01lVXzzBnXTXVPPHUM7zKAKYuq7ahGocwR/pqZg/AlGVkrsW56BFrJzdvaxlS qq0/k0ghx1aeZ6D2OBdk/lXlOF+c94JrrzTP7N7T63iX3lwSvQbDU54LDDmcy/mjj0b8KXCNEDGm 9hnINAtGMONQXo86jZqas66aZs5feIV5Suv2PsemjEMc34ixo7zKYLrhnGQWb7B06TzzP9+9FHYb NfaBxiCU+9Zt1xTZm/Xy9t16mNdce4WF0znJ97+M2qx5UhPz4ikXWfvH+0TvG8bnf7XzpXFICCHE TVQ04xBGIKbqClPMacpuiZGYmnoQZllBsxY39B4zbvSSbU+fhczNSCiSlJz8TawbhzqIpBw1e+7A k5s2vQmZluMTEv4lxwTGIqIzZVs3QOOQEEJIRMgHfacH7fIyDsGeHRus6Ci9jmSeiOKT5+Dv+GDq ycQWOjBUdFPj1lsXetpKo8qfcQh+/GKn2e3c/j796yCjrYy2CmQSATm28jyDtUcmXf38nLhs2iSv RB/vv/GIl5mrg770DNW1Gp1m/qCt9xfINAtGMOMQhpIeUSdBe33KqzIO5RgGA8f98f5tYbdR5xpo DEK5b912TbGkAKYPy3bKYJTnJN//ANGh9R2Meh2YmPpyBIDGISGEEDdRkYxDRNd16D/gEhiCyVVS DsEga9+372WtuvWYgQjE9Kys3UgSEhcX9z9pmNlG4n+xNiAi81JrpL2TnJLy2dx1G7vK/VQE1r71 bhtEFmJcUqrVeD8uLu7/lHFY3LrtAlnfDdA4JIQQEhHyQd/pQbs8jUOAacOImoIZkWVHVOU2bmaO nTjWfGmnr2EnzyHQ8cFwWrZsvicqLbtesWVAYMolzEisB6f6gfGkoq3CMQ4BjBpkaoYJU/PkEmMH +0IkGNZ2+/nw0UhDRTCTSI6tPM9g7cGn7z9hZbctbnXUgMFajBjb7U/d7VMf4Boh064yqFAfa+Md +uBJn7X27tt0i6ddINMsGMGMQ/DfH142lyy52utadu7d21yz+kZr/PU+KqpxCMrzmoJP3n3cWmPy uPolayUicvfSqZOs5EDynOT7XwFTEMY8oh1VP1irEpGdmA6t/zCgoHFICCHETVQk43Dehs1dsuvU tdb0w/qEshzG4sxVa7p3Hjx0YomRmL0rkJGIaMSKahzqLNu+88zOQ867qFZu3pbUGjX2Y71DWccN 0DgkhBASEfJB3+lBmxBCKgo0DgkhhESDimQcYloxpuBm1qz5rCxzQhmJnQYNmZTbsOFqaSRWTU39 uDIYhwqMB6Z6I7GKLHMDNA4JIYREBI1DQkhlgsYhIYSQaFCRjMPxC67rj2m3deuddK8sCwVlJLbv e+7ktKysPclVqnwRS8bhlgMHLeMvEhB9iH5k326AxiEhhJCIkMZhsGl+hBASa8ilBmgcEkIIiZSK ZBxOvW3lOWmZmS9n1Tz+GVkWDnfseqk91kdMqlLlMIxEWe5WBl827Xys0Yi1GZE9OlySU1I+x1Rl rAkp+3YDNA4JIYREBI1DQkhFh8YhIYSQaFORjENEzNWpV2991dTUj5AZWZaHimUcNjl9KaYtT19x Z09Z7lZ6jh47Rq7TGC4lyVFaL5R9uwEah4QQQiKCxiEhpKJD45AQQki0qUjG4dbPDrdE4pOk5Cpf NWnffp4sDxVM1R046dLhSKDi1vX+nOhxwQVjpREYLjAOG7dsda3s2w3QOCSEEEIIIYQQQggpRyqS cQgWP/pEx5wGDdckV6ny5YgrZg+W5RWZSYuX9qmVm38/siPXys+/L2xy87YgYrPP2PEXyL7dAI1D QgghhBBCCCGEkHKkohmH4OIly3pjrUOYh/0nXjJClpPYhMYhIYQQQgghhBBCSDlSEY1DMGHRon7p 2dkvJCQm/prToMHa0fMWDMBUZlnPH+HUJeWDo3FICCGEEEIIIYQQQsoWaeAdK0XLOATLtu88s0GT JjcnJiV9l5CY+HO1tLQ369Y/aV2H/gMumbtuY1esZSjbACRWaderz5Ra+fU2IeGKLHcrOFacG+g4 cODF4YJ2WCPSrQlhaBwSQgghhBBCCCGEHAOkgXesFE3jECByEEYYkqVkHX/8U1VTUz+Jj4//NzIm V8/I2JvbsOHqDv3OvRRG4vr9H7RGGxiO+YWFKxOTkn6cvGRZb9mnW+k9ZtxowzD+soiLCx/DOIJz PqVNu/mybzfgaBzKG4iiKIqiKIqiKIqiKIqKjtzmv0TbONSBiQhTcMiU6echc3BWrVpPJqekfBof H/+fxKSkH6qnZbyBac0oS6lW7UBSlSqH59yzvpvsx630HD12jMySHC7Iqlzcuu0C2bcboHFIURRF URRFURRFURRVjnKb/1KWxqETMBL7Tpg4qlHT5oszs497PrlKyqG4uLj/wUSrmpp6cN6GzV1kG7cS KOLQPieUlZiEapsow5RuGocURVEURVEURVEURVGU6/yX8jYOJYsffaJjs46dZ8cnJPwrOSXlEKYw yzpuxd8ah50GDZnUqluPGcg0DXMwPiHh9zr16q3vPnzkOFlG45CiKIqiKIqiKIqiKIqy5Db/5Vgb hwAGHBKjJCUnfzNz1ZrusjwWQeRkdt26DytzEGs++iujcUhRFEVRFEVRFEVRFEW5zn8Jxzhc+9a7 bcYvuK7/qLlzB8qySFi+Y3eHBk2aLEtKTv56xsrVPWR5LIIEMUgG42QOWsZhnTqPOZW5CRqHFEVR FEVRFEVRFEVR5Si3+S/hGIeIDMwvarwC025lWSQgu/KgyZOHwUDDPmR5rIF1HOsVNV6hJUChcUhR FEVRFEVRFEVRFEUFltv8l3CMQ6xHmNuw4erUGmnvVASDL9ogi/TIWVcNQvboQJmTS4zDujQOKYqi KIqiKIqiKIqiqKNym/8SjnG4ZNvTZ+U1KlgFw6tqaupHtfLzN2PtvuEzZw1Zs+/ttrI+wHasW4hp zrKsIoEow4IWLa7HdGvdNATxCQn/rF986nJVFwlgMmse/4zT+odugsYhRVEURVEURVEURVFUOcpt /ks4xiGiDBFxWD0j4/Vuw0aML2jW4sbs2rW3VU/LeKN6RuZrtXLztpzW4ay5upE4ecmy3piWe/b5 50+Q/VUEthz8vNWgyVOHpWdn7/QyC+Pj/1M1tdpHcfHxf+A1ojQnLV7aB+PSqmfP6QkJCb9he2JS 0g+tz+k9VfbrBmgcUhRFURRFURRFURRFlaPc5r+EYxwiqg7GICLr1DZMz4Wh2HvMuNEnn9Z0SXbt 2o8jKUhaZuYrderV24A1EWtkZr7aech5F8n+Yh2Mx8lNm96UmJT0vVeUYVzcX2l/y3oJY5JSrdoB tS0xOfmblBo13lOmIUiuknLo4iXLesu+3QCNQ4qiKIqiKIqiKIqiqHKU2/yXcIxDgAi7LQcOtpLb 9XJkFG7eqcuVWbVqP4GpuIlJSd/1GTv+Alk31oExKKclx8XH/xfnjenId+x6qX1+YePbZR1P3bi4 PxGxKft1CzQOKYqiKIqiKIqiKIqiylFu81/CNQ4RYYjptjDGMCW5Q79zLy1u3XpBTsOGd8EwQ6Rh 1dTUjxMSE3+CiQaDDJF2FdE47Dl67BjNCPwrOSXlcyQ60Y1VmKiZNWtudzAN/y89K2v31NtWniP7 dQs0DimKoiiKoiiKoiiKospRbvNfwjEOV+95tV2zjh3nVE1J/QTTc2F++Rhi8fF/JFWpcrhaWtqb Wccf/3ROg4Z3I/nHwgcf6Sz7i3WUcRifkPB77fx6G7Geo6wDMKW5uHXrhVk1j38mLStrDwzW4jbt rkGyGVnXTdA4pCiKoiiKoiiKoiiKKke5zX8JxzhEJF2/iyaNRKQcDDMk/Mhp0HAN1vlr3qXLlX0n TBw1ZfnyXjDE1u//oLVsX9HoP/GSEWmZmS8jUYws8wemcsttboXGIUVRFEVRFEVRVMVQgmEYHQzD uMIwjLmGYVxqGEZ9WUlTnGEYE+16aFtZdIJhGNW013Xt8eqsbauMam0YxlWGYVxpj8Xf7HHpIys6 KN+uO0QWUM5ym/8SjnGosCLo2rS7Jrtu3Uc6Dhx4sSyvLKx96902GAu5vaJA45CiKIqiKIqiKCq2 BQNwlGEYX8vpgjZPGIZxvGxkGEamYRi/GobxrCyowMKUwg8Mw6iqbRtpj9OF2rbKpuHinnnQMIzu 9v9ny8oOmmTXXSILKGe5zX8JxzhExOHMVWu6Y31DvB4zf+G5tfLrbUL2ZPxf1q9sqAzT3YePHNe4 ZatrkRglt2HD1fgXax/2GDHqwnkbNneR7dwKjUOKoiiKoiiKoqjYVaJhGCtt0+YT20CsYZuJJxqG sdou+9gwjGzRtrldtkhsr6iqbhjGd4ZhPC8LKrlwr7xoGMbvhmGcZBhGFTsKMxytse+lgbKAcpbb /JdwjEOYYvWLT12eX1i4Um3Duoctu3a/3Fq3r3XrBYjCk+0qAzBT6xU1XoHEME5rPwJkUcb6kPmN Cu9E0hTZh9ugcUhRFEVRFEVRFBW7mmc/jO4yDCNNFtpaaNeBuaNLRYmFMhW1IqiRYRhHDMO4WRZU cqnI052yIETBeNyHbLJBpsZTmtzmv4RrHML0yq5d+3FZZhlnxcW31Twh56HeY8aNluUVFUQZDpo8 dVhqjRr7pVEYgL9SqtV4HxGIsj83QeOQoiiKoiiKoigqNtXYMIz/GobxmW3++FOKYRif2hFlx2nb 1xqG8T/DMPIMw2hqGMYcwzAuc4hMVMoyDGOCvZYd1sHDmngwjZx0qmEYM+26g+0oNinsE+V/t49r hr3G3sU28bKBYRhFdptW2jasz9jNPn6UnSfWMITGGYax0X5Yf8yuhzX8Ug3DmGUYxvmiPs4LEZnq HEY49AnhOFCO8cc5Yo0/vB5r9x2qcA5n2+cAzvQztkmGYfSy62CscN5O61PiONQYYnxhEuO4emrj qta4vNUel9e0scV+ptvjpgttsU/9HJXxeFhMAYca2tc10BjCbEQ5/lXXEq8n2/eck3BOmFqu6tWS FWyhnrpnUa+2rHCs5Db/JRzjEElP8hoVrMJ9gwQpiLDrPHjoRBiKKMdUZpiG2XXqPoqyazZtOVv2 UdEYOeuqQSnVqmEZBC9zMC4u7n/xCQn/ik9I+CeyLiPaUNZJrlLlC2Rmln26BRqHFEVRFEVRFEVR sSk1RRnr0wWTmkra0X4NgwaRMVgXUZUpfjIMo6Vo39UwjH/KB157fURMjVbCWorYJut9YRhGgVYP Wm4bToh4xD5R70nDMB4xDOMH0S8E0+o5wzB+1gwgmKcHHfaHKckt7DpqirJe/qMdodnEfo1jUapj T92VfWKsYCbqwlRw9D3ANs70+ojCk0aak2CyfuSwv/X2VHSlNoZhfOlQb68we3FtD9hjOc0wjH+L +svsesrwk/1hbUOYyTCVN2n9IgHK26Lue3YiFfx/m1Y3w14nUfatXxelKXa0IsbwHVH/K8Mwamp1 YXYi+Y80X/5l36NKGAMYq3KqKF5LM/SYyG3+S7jGISIOMaYwxuyx/SsxKekHGIn1i4tvRRTdpMVL +zQ+o9V1tXLztnQect5Fsp+KwsIHH+lcMzf3Ae0++ys5JeXz/MLCO3Deo2bPHTh63oIB+LfHBReM PbnJ6UtFZOJf1TMy9mK6t+zbDdA4pCiKoiiKoiiKij3BUILZBDMPUVXBpKY0q2nJiPD7j70NyVOw ph36RPIQmCswcBB1BiGSDhGLnxuGUWxvg+l0u90eRg4Eo+9N26iCYYXXMPt628Yg+ky260J7bBMQ xh8i4VSE3Y22kQTzShfqYH8qWQciBmHWwZRElBqOH4bROYZh/GYYxhsiGg/7g/mnRwIiag19IkoR gpmIcYUZcrVtgKEPrN33i23cpdt1cW7YB+ri/BDZhuhOmIWP2v0iqjKQYMbBxPyHHUmIfSHKDiYc 2g+168HgxLjCeMOx4prgPHCMmH4Ns1WNH6LvEIkKcw0GIgw19AuzFdcQfehjAHNQRZ4q4T7B/mHq QbjeWCcTxwCjGmONewjH+Y1dd75dF+e/w76PcHxoi2M7yz7PQ7aZq4T94xxwP6r6ON7Fdr+IVFRC pCu2PWxnx1b9YvxxL6iIRjU9/z5t+jTWb3zZPi6M5zGV2/yXcIxDGGUwDmuecMJDSIaCBCBY2xDr 9tnvXcsMS0xK+j4z+7jnkHUZRllOw4Z3wXSU/cU6/S6aNBJRhThvrGuYnpX9QrC1CxGFWbfeSfcq 8zAhMfGnZh07z5b13ACNQ4qiKIqiKIqiqNgTIsxg4iCqzWlKq5SKTlTGIabC4jWi1WRU3P22kdPA fg2DDtOcPxRTPWEMYspsf/u1MmvO1eooXWOXnWa/hkEHwwzmVltRd5hdF1N3lWA4wpSE6aQiEQvt Kaina/WUEBmHKdzKqFT7e0rUQ8QgzhXrH0I32fu+SNSDEMGGMnW+MPgwLk7noIzaYMbhBtu0ay+2 17O3IxoUJt0r9vWW54prv902ChEpCWHcsG+YnHLaORLD6Mahik6EoaibukiYgz4wHR1S4zJaqwMh GhBjgDJEKkKY7o7X40VdCNOnUdbFfq3279Q37iNsV8Yhzg/7wpRqec8qkxH3F8Yc5iDGVr43TrGv 9/Vie7nLbf5LOMbhsu07zzytw1lXFbduvVBtwxp/2I51/mAkZteuvS05JQU/OCgj0UxMTv6mz9jx F8j+YhlECRaecYZ6v5hVU6t9FMw0VCAzNUxGtIuLj/8DkZmyjhugcUhRFEVRFEVRFBV7gqmHZzdM Cw5FMIxQH9NiIUSS4TWi86RgBuqmEXSLvQ0m2V2GYZyslUGIIPvWnvoKkxCGno6KwFPGpZoijEg5 qWZ22aXatpH2NvwrBVMQ06A7GYbRz94fIjFhMCmp/amoOEhFDKooREQSfm8YxltatKUuRLahDxVh ifHBa306rxKm6SKCTl9TUgqmG6KUMP1aGly6sOYg9nObLLC1wC5XU4ARkYnX0riD2YaovFcdohMR wacL9xVMOpijalzedRgXmI0waHFfIGoV5YjY/MM2H+V9sNk+NkR6Qmr/rzv0jWuFump6ONZKxGtl 3PrTPXa9ux32D4MRhizWuzymcpv/Eo5xCLYc/LwV1jKU2xXSSEzPynrR7Wv5lQZ9mjKiDhFVKev4 Y/3+D1q36Nod66jiPjCrZ2S8Luu4ARqHFEVRFEVRFEVRsSdMK0UkD6LNgklFhWGaqIo0g9mFyDO5 jiC0wn6QVSYjBKMJEWCIcEQZorZg0Kgpp2eoh98gtLPrqynCfbV9KOF4YTypdQcx/RTmFKIjdXOp g8OaewAGJv5F8hcltT89ilFFDCrzVZ0Dpko7SUXAIWoOUuYrpmLrQoQgpl9jDTOnxCVKiNBDeyQh CSQYlainr+GnS10vrPcIwQTE+MmEIZiyi3sGU8yVVHQiTDkl3CMwU2GqwlxV4wKDUgp1Md44X5w3 DG3cG/KaSJT5p/aPBDVSmAYNI1ol/sFrRF3KKEpduD8wXVbuT4IxO6Zym/8SrnEYLhMWLeqXlpW1 p9OgIZNkWSyDLNLZdeog4RKmG/9c3KbdNbJOIBCBqe7LlBo13pXlboDGIUVRFEVRFEVRVOwJhg2M QExHxbp6gaQi0DDdFFLTQ7HmnxTKEP2FtQexvp+TkKQDa8WhTyRIgNSaeE5TfJ2EKcIwt5BMRUpF sT1uv4axBsMLEX9KWK8Oph8MLpTD3MJajzCvBtnHgiy6StifjABUEYOIjIPUOahoOCmVfViZnzBf VaSdLpVYBPsMJGVmqihMf1L7VVPHdeF8MYVbXS+MHaYdO5mWWBsR/aj1HCF1b2DquhKmbcP8U8cf aFwQDYgyRFhCakwxVTsUOe0fUualfo8iElSffu4kGNlYixIRtq6W2/yXsjYOMX23Vn7+5ooWcThv w+YumnH4a0GLFtfLOoHoNmwEIoNxH5ipNdLekeVugMYhRVEURVEURVFUbArGDp7fVAINJ2GaK6K0 YMIo00xND31J1IVQHyadmsqppi2rNemUMO0VJg7WMIORg+QkqKdHrikhghDTRFUfaoqwk7mlBOMH GXsRXYZpspgKqE/nhVmI/TlFLG4VBp/aH4wnfX8qYlAZd5i2jddTtTpKMDixRiJMORi1ynxVkXa6 EE3nz2jTpYxDTK/WhX0h0u5p+/VSu55aH1KXitjbYr9WpqUebakEA1JfzxFCdKI0VJXBqI4fEZV4 rRKl6MI6gvp1x/qCeL1E1IMw5RnrROrXzGn/ENavxLHq2a5x/eRajJC6F5BcBoYjImn16dhKeA1j +xL7njimcpv/UhrjEFOVxy+4rn+Hfude2qH/gEsuXrKst6yjwLTcxY8+0THQ9OZYBOeU06AhpsVb iVEya9Z8VtbxB6Zy1ytqbEUMIzt15nHHPSfruAEahxRFURRFURRFUbEpRN0hmyyizfQpuErIQgwT BcahPs1VmU1YX09Nb4UwJVRlRVbZk4fYddcJIwbrCiLiUWUuhtmF/t4X05/R54t2n2rqs5oi7GRu KeFhGtl6sSYd2jYU5Wr6LrId64KJCuMMyTFUshCV3GW9qCuzCefaUZAwqPSsvzgfK4GBtm6gMl9V pJ0umGaoi0QcgaTWLrxD2wYTEusAwjTDmo2QiqBcJa4B1pnENdDHVkUHTtLqQWgHM+0rLUJVrXko DVyYdehDZR5GpCPGCdF/yOasNFablqwiBjFWmLqMfvUpxZhujghSXBdMMYcCRUeqNS1x7kows9Fe TziDtS1/sK+ZOjZkCUc9ZRxDMAqVCa6ych9Tuc1/Cdc4vOHhxzvVbdBgbVxcHKJucR7WVN3a+fU2 YvqurF9RwVqP7c7pjR8bPGNwWseOc2Q9CdaARPRlYlKytbRCfELCPxs0abJM1nMDNA4piqIoiqIo iqJiVzABEZ2G57iddkIJZDdWU4lhFMlpoDBOEOUFgwrRfFjTD1lmURcG0flaXRhByKaMvtAn+r/W XkcOppFu7KhMwjAPkSBlmW1swljQ66nprNLc0oXEKDgWmGLoR6rILkMSFETkYd9IMoJjwjZMV1Xm HwxW7A9JO662zVJ/2YRVohFEEmIcYVzCwMQ2GGrK4HJaG1AJBhsMW918dBJMQqyviH4QMYixhRGL 12r6NARDbIe9HZGYOFc19RpjiyzUSiq7q0oooqTMWqwTqKTWPJQGLo4f0ZUwhyGYjiqpCbI7Y/8w TGGywvSQEYOI6ENdRKPqY4hrM0GrFyg6EueHY8MxKiHiEtcc9yzuV1wPXGvcY7pJiyQx+r2Bawpj EceEfckI0WMit/kv4RiHa/a93RZr+SUmJf1YKz//vrr1T1qXlpn5MjID4zojyUeomYUrAli/MaVa NZUd3DIP6xcX34qsybIuDMNrNm05u0n79vOQLEa1wf9HzZ47UNZ3AzQOKYqiKIqiKIqiYluIrINB AhMMz3OItoLJd7kf8wrTQxHlhWmdMHVgsMDAecowjLaysh01CEMKUWToH+YAoro6i3owmBApphKW wLzBtOHTRT01RViaW7o62nUQTYapzk5CFKXaF8wrHBOizNTagyriEEYRpukiQhDHDtPRXzZhdQ4w mmB0oR+Mi0xM4m9tPqwziAjQULNdw5i92b4G6A/ng/3LabaIEoRhp67Bb7YJJiMxsV89oYgSxgXt 9Gg7RGtim27gwiyEaSjXv8R9BKMO5iPuFRiQuH7+ksAMsCMcMYbqftEjACF/0ZHoy9+0ZERp7rb7 Vea3zPANwWTEtcU1Rl2s2znKDVOUldzmv4RjHM5YubpHrdy8LciWrLYNvmza+Zk1j38GhlhqjRr7 a+bkPCjbVVRgpJ7W4SxMw7dMQIu4uL+SkpO/Sc/KfqFmbu4WrO+IMcusWXN7ckoK7m1PEiFEG9Yr Lr5N9usWaBxSFEVRFEVRFEVRFEWVo9zmv4RjHCKSLqdBwzV6hmQYh8osHDJl+nlpmZmvDJ85a4hs W1FZsu3ps/IbFSJZ1FHzMATi4+P/A0MRa0DKPt0CjUOKoiiKoiiKoiiKoqhylNv8l3CMQ6xvWNCs xY2FZ5yxSG3DNNusWrWfWPjgI51BfmHj20/rcNZc2bYis3zH7g7FrVsvTKpSRUUGB+JIUnLyP05u cvpStyeMoXFIURRFURRFURRFURRVjnKb/xKOcYiEIN2HjxwHoxBmGbZh+nLN3NwHYCbCWKxTr96G wjNaeYzFygLWMJyyfHkvGKuZ2dk7qqakfpKYlPR9YlLSd0iEUjU19RNsP/m0pkuwNqJs70ZoHFIU RVEURVEURVEURZWj3Oa/hGMcApiD+UWNVyCLMl7DTDz7/PMnpNSo8V71jIy9IFaMsbICY7L40Sc6 IlEMjFVM8cZrmIuyrpuhcUhRFEVRFEVRFEVRFFWOcpv/Eq5xCOau29i1VbceM1bvebUdXmPK7Ygr Zg8ubt12wfgF1/WX9UlsQuOQoiiKoiiKoiiKoiiqHOU2/6U0xqE/lm3feWaPEaMuhLEoyyoiiL7s 0H/AJaDjwIEXhwvadR48dCIiE2XfboDGIUVRFEVRFEVRFEVRVDnKbf5LuMYhTK78wsI7suvUfezk pk1vGjR56jAYhiibeMNNfbGOH6Yuy3YVkd5jxo02DOMvi7i48DGMI4lJST+e0qbdfNm3G6BxSFEU RVEURVEURVEUVY5ym/8SjnG4ZNvTZ8E0RHbg+Pj4/9hZgv9KSk7+OrtOncdyGjRYWz0j4/UO/c69 VLatiPQcPXaMQ9bksEhITPwFU7xl326AxiFFURRFURRFURRFUVQ5ym3+SzjGIZJ81KlXb/1pHc66 6ppNW85u1aPHDGRRrpaW9lZcfPx/bTMMRuI3yLzcqGnzxcNnzhoi+6ko9J94yQg7c7KdPdmJ5G9h rCYmJ38TFxf3Pwfj8GcahxRFURRFURRFUVQsKc4wjJPlRpdqgmEYkw3DSLBfdzAMY65hGDmiHuWs k7Sxo8pBbvNfwjEOMSW58IwzFtXMzd2ib1+//4PWU5Yv79Wkfft5yVWqfJFcJeVQfHz8v2GMIdsy 1gKUfVUE1ux7uy2mbqvsyZI596zvBoMVBmN27drb4uLi/k83DTFGNXNzH+AahxRFURRFURRFUVSs 6G+GYTxkGMYCWeBCpRmG8aNhGDu1bZsMw/jTMIy62jbKVzAL5xmGsUMWUGUrt/kv4RiHYN6GzV1y GjS8G1OTB1827Xy9DGscpmdnv9C+77mTEZ3Ysmv3y0/r2HGOyr5c2bhj10vtEZ1ZNTX1oG4YwkCs npGxt9OgIZNkGzdB45CiKIqiKIqiKIqSGmk/3J4rC1yoJvaxLrFfwww7YBgGHtITRV3KW/XtpA4r ZAFVtnKb/xKucQiW79jdofU5vac263T2LH07zMJ6RY1XDJx06XDZpjKBCEysf5ielb1LTE0+klSl ymFM4VYJZdwMjUOKoiiKoiiKoihKajkebg3DaCALXKgL7YfxgfbrWoZhYJ21B0U9yld97LFDVliq HOU2/6U0xqFiy8HPW2G6rr5t62eHW2K7rFtZmHrbynPq1j9pXUJCwm9O05LHL7iuv2zjVmgcUhRF URRFURRFxbbyDcOYbhjGHMMwWtvbWthr/NUUddMNw0AGUJTNMgyjnb2WoRKm9qLsY8Mw/jAM41rD MM7XyqGGhmHMsOuNMAyjmihXSjYMY7Bd7yrDMPra20IVIge72eeFPs7zs6/VdtQcouegs+2HdBxj KPq7bT5iH1gnEcajk2obhnGRXW+aPe5Sqfa4drZfn2oYxpU2jURdpSqGYQyw+73CbuMk1FPjGaje KMMwJtrXFfcDxn6SYRiZWh1ch8sNw9huj9Ua+7W6Pmh7pn0u2B/uGUxfp6Ikt/kv4RqHiKbrM3b8 Bdl16j6Wmpb2NrIo18rP3zx02oyhsm5lAtOSrTUeU1I+FdOS/6yekfla5yHnXSTbuJ0yNw4zTyzI Sc8tvDpUMvKK2ss+3KjM3KLxgY65fv36VTJzCwdn5BXNBel5BWMxFvp4ZOQVzck6+eQasm00VaNh wyx9fPFa1gmk9NxGTTJzi2aibWZe4YyScx1wTBbNTc9pnJmee0qe3E5RFEVRFEVRlVSYhnu9HRmo T4O7zTCMOwzD+N0wDP37/zjDMKxEBQKsDaieS9QUZR1EH0IZdhSfLP/ONip15drmo6yLh2l/Bpqu xvZUY9le7iveMIw3DMP4h2EYVe1ts+26HbV6ToI5BgMOayHq+/iXYRhdtXoY50W2OanXw7hLc1JN m4axiDUi9frYjzym7vY5yfOEWaqrn2EY3zvUg+GnT8fGGBy2DUFcN73ut4ZhFNr11BRlvRzjiPFE H4857Avj0l/bFxWBysJ/iUThGIeIJOw+fOQ4TLfFOn0JiYm/GHFx1v2UkJj4a8OmTRfLNhWdANOS /0pOSfm8cctW18bqGo/lYRy2ycgrMsNAfkC6Umk5RW/5O+bME04pTMsrOOx7boV3e41HbsGfWSc0 wa9WZaasvMYn68eA17KOo9q3T0zLKbpHnkNaXsG/qzc4Hb/Ilafi03MKR2fkFn2fnluEXykpiqIo iqIoijKMxfaD6T2GYRxnGEaSHW0GcxBTdfdrmXJ72UbXE7ZpBNMMZuENdh+ISlNS5hfMMiWYSUig gWygV9vRa+jjLNu0O2QYRnWt/kb7GLBGIswoRMsh8zHaP6XVcxIi22B+fWFHHMIYw3mcYxgGpv3B 4FLnBWMUBumzWvuH7X37ixxUQhQgzhP1T9DO5yd7/yq6cZld72nb9EQ9/LvPHlMco5KaNg2T8D5t rGH8oe5arS6iPVHvXcMwzrDrnWgYxju2qXe6Xa+nPW6v220wnjBx77T3dbHWpzIEsa9H7QhS3BdT 7W277fYQoiO/Ngxjj9YeGmv3i2hTXHfUR5ZqXGeYj4hapSJUWfgvkSgc4xAZgnMaNFxTKzdvC/6P RClIgJJSrcb7SPaRkJj4M5KByHYVlZLxaLBWTkuOi4//I6tWrScRhYmp3Eu2PX0WMkv7Y+1b77aR fbsBGoelVCDjMCO3aIvDeZnpuYWTY8U4TM8t7CCP3zqHvIID5RlxiMjNtJyCnUfHkMYhRVEURVEU RRmG0dIwjP8ZhnG/mGoM3WI/uOomFdb/w3OLnPGEaceoe6u2TZlfMBuVLrO3jde2KcG4QlkXbduL doRaW20bBPMQ04EDPVMgKg7TY5VxputtwzA+06bUYiqubnJi++d2cpRA+6hjG46vaZGKSsqQPc0w jFa2EQfTUE6zLrINPVwDJUybVmMvp4CjrromMEP3Gobxs8OUZ0Qhoo8pdsZoGKgf2v/XlWIYxpeG YbykbcN1Rlt5XjiW5+3p52r6OsxPmIk3a/Wg67T96+fQw74uYc1io5xVFv5LJArHOJyxcnWPug0a rNWn3cIcg5GIhCmFZ5yxKC0z85VYjbALl95jxmGNUI9h6DEO4+L+rJqS+knVatU+rJqa+on1fwcQ kZhao8b+Vt16zJB9u4FjYBwW3CWnJ1e0qcpepmJO0Wbj9NOTQN26Z6SU91Tl0hqHmXmNL1Rt0nKK fvt7fjEWRY4r6+OVwv7Scgp/oXFIURRFURRFUV56wDai1NRTXcr4w7p2umACwTArtqPYhhuGsc6u i/XtlGB+IRIOZheEiLWPbNMJBh3MI53Ndh/YrxLW4oOxie0w3To5GJzBBKOswG6LiD3s65+2KaYE ExL7QJIPCFOksd9NWh0nYYox2gWberve7g9jJgVj7is78hBS06ZhmCKCURfWC8T+1NTm5vZr3bB1 EtaQRL0XHMYdIGJQN1KRWRr1sc6jFPaFMpXwBmtG4rVKKqMEM1lNn37fXt8Q9wAVRZWF/xKJwjEO EWF3ctOmN7Xve+5ktW34zFlDsuvUeQxRczAWa+XX29Sh37mXyrYVEUxR1g3D0oDp3sWtWy+UfbuB cjcO8VrWqVA6/fSkjLyCT7RzLk0EZVx6buGZGfmFs0pMxsYjQ1mbUK1HaK2pCIOtffvE0hqHGblF V2jG4ecFBQXy1zVLYi3HORl5jXtjm6ynq3qDBn/PyGs8IiOv6Cpr7cTcoplp+UWdLYNVqDyNw5Jz KRqP80jPaYxfF72UntP4xPTcoqkl16Roama9U5y+pGkakABTOTOv6HLbKL4K543zlzUpiqIoiqIo KgypdewwxdUpqg7TUvFcB3MKgqGFNfd+EQ+rMMQwLRf/R5SbqgvzS4/Yg9Ek11F0Qppw+E6Ndf5U W0TGqQQmgYRpsYgslP1jmiz+1SMp8X+ch1oLXY/WC6Rt9pTubFmgCc8nn9jRfvo6gkqYsosxxZpm kJo2DaNUShmVMBD112rc/QnGpRwHCcZKmbJYrxJTijENWUqZoDBXIayBqI+dLkQlolytiYnIRn3d RypClYX/EonCMQ4RVXhax45zMF1Zbbt4ybLeyBY8au7cgYsffaJj/eJTlxc0a3GjbFsRiZ5x2HaB 7NsNuNo4TM8r2ugxjPKKsEaGlzJyC591Kte3B8Ey9cKtDzlNVU7PK7rVoY2FMt+CTVXOPKFRYVpu wTuyfUZe4f/ScwvnwwzU60Mw1zLyih6UbTCtOD23qI++LZhxKI1GiW7cpecW9sO6g7IOtmXmFQ7y 7hkakJCeV3hdRl7RXz5tSsboUFZ+YTNVO9B4osyqk1vU92j7wl9kRKR35KR3uX4Na+Q26paeV/CS 137yG2NBZqNWrdNTM/IK18hjKKFw+99OOgW/2nop7cSiphl5RR/71rf4KyOv8CZ5LXF/4D5R9XDs ejlFURRFURRF2cJagjCs9HX9dMEU+1XLoqumGSNqDRFsiOJDHzCbtgozSZlfujmnpgPP07aFI0zF VQYYzM5AgQYn2ftHJB0yRWPtP/zwju/OeMZAH4gyhGBsYh1HTE1WgQ7z7Toqu7Q/vSUi9ZwUbJyx 3iD2paIG1TjhGKSwjqKerEZG//kT9o1rGcq6gjheRApimrgUzhNRo5j2rMYfaxsiAY3PM6YmRH0i shEGIiIpcX2oKKgs/JdIFI5xCMYvuK5/zZycB9V05WXbd55Z0KLF9WmZmS9jqnJ6dvYLlSXiEGs8 NuvYeXazjh3nlPwbLh3nNO/S5YqJN9wU0tiXNzQOS1EfKgvjsMaJp56UkVPwnWyrk55XhAxpR9W+ fWJGTtFTsp62j//TX0fLOEzPbzzAnwFocyQjt/FQve/03KIpDvW8gHmYnV1gLaocaDyjbRxm5BW+ 4bWPnMIP1RTz9LyiJ+X+BR+n1S3AAs6WquUX1UzPK/qHQz1BY2R784jGIUVRFEVRFBWisLbdN2Jt OyWsW4cpxa9qUWj4/492Qg1dMOSwxp5uJinzC2sRKjW1t2EarBQMLSRWUQEGqj2yPUupKc2BzCeY hajjNNMIJifKYNhBSAjzH9uUU4JpKrNJOwnGoW44Kqn9Y31HJEfBuDmNszJdURcRkhCiHPFaRhFi bDHGKmsxpIxDTAvWhShRrKm41H79uH2OOFcpJIuBqaeeRRD4gD5lshMIdVGGRC8QDEGcm74+ozJK nc4XGbnRHolTqCioLPyXSBSucYgswjANa+Xnb1ZrGSLBR35h4cpqaWlv5jcqvHPLgYOtZDsSe5S7 cRhwjcOcxl6L35baOMwrHC77RoSXNNEy8ovOL019yMk4zMwt6p6eW3RNRl7Bz1rZ83afkxFxF8A4 jNMNKkS/ZdYrPAHGYHp+4RjtWI5k5hZhIWRLMqIQkXHpuadkGDAp8wqnS3MvmHGIKdH2tNrnj7Yr +Bnnhe1ZuUUN0X9GTsE3R4+16LbsgoLqAP/3tMsp+CbzxNOtX8YQtZeWW/CldixzcIwl03kb99LH +m+5jfGrojWemXmF12bkFP1xtM+izTgOlKFO9IxDbzJzihba/V9wdHvBT3/LK8RaIfEZeYWneE9J L8QCypYy8gov9WzPLXz27zkNrWxu2LeXGYrITHt8IBqHFEVRFEVRVBjCdFhkDtafoWAgYf0/PNPd rm3HGnyYkuz5sds2s+616z6nbVdrBlrfyW3hOzSmCWN6tD61F8YajC2stajMM0Qu4jXWxtO/m8No Q5ZfmJqBEkReYe9frruHoARERqJvNeNHrRuofpBXU7h1g86f8PyIvmCKKiES8wfbVMT44Jgx9Rfj 7HkGs7er48R1UFO6sa6ivjakksp0fIe2TWUuVtGTEMw8JEyB8VnP3oa1J1EP+9OFTM6IAtT3P9Ku i3Ug9SnhMB0/tu+BHHvbqQ79op/37MhCa/aVJkx1R32sNUlFQWXhv0SicI1DxdbPDreUr92aHZiU jmNgHPpHGiWlNQ59hKg836m8D8qpoh6FUN/JOISk+SPXOPRnHFrRhso8yyn6b1q9Aq+1P2C4Hj3X As+XgIzcwvvVdhxTiRmntytarZ9HMONQqWS9Qk+/XmscYs1F7VgOeO2zoCAZ2zzl+Y0HqCJE5aXn NO6YmVc0zns9Q0xh1trkFnr+GAVb4zCqxmF+4SzrGuPYSq51fEZO0SvavrFWjNZ3YRdP33kFh3Nz 21tZy0Sk5IM1axbjC5Ul1MnIK7oEWav1KMUSDUiAwezPSKcoiqIoiqIoTTDqYHz9ZmcBvtEwjO9t 8EwHE0lppr0NZt41djTgIdtgwvqD+rOUysiMbTCL1DPQJfb2Tw3DwI/s2CeiHtFej06EqaYMSewD +8IUZ0yTxjb0H0jIVAxDDMeGqDu0hbGJ/WAbIuKsGUraOoEqEYgy6JDcJZiw/iL2g/HCMWI9P/QP c+0UrR4MQ9SDmYfZX5iG/LK9X5hsx9v1YLphXUinqb8qCYl+TWASoi7MUBiK19rjhfO8QKuH6eYw /bB9gz0eMGvRH6Zp60YunhNhXKI/nBfuCZwbErjgHPQ1CnvbfSC6EH2qTMsqshBjscIwjKvt/WL/ MKAR7UpFQWXhv0SicI1DGITTV9zZE+sYZh1//NOIPESylC0HP690UYZr9r3dFmMBkBgmXFS7O3a9 1F727QYqhXGYnle0UN8PDKO/1a8vU9l7FEr9aBuHiHo8ei4FB2Ai6e0w7ffo8RRg8dt4K1ovp/DD o/0VXqm3gdI0cwtEwzjMyCu8W+vT54+yblam5xXhj42vEBGZU9gqI7dwVkZe0Q79GPX7oNyMw9yi j6TpWr3B6X9Pyyv499F9F+BXOY9g/KXlFfzuOW47WUpGftEk/XxgBGfkFT6E62MnXQk3mxxFURRF URRFOamzbebgGQ6RdsiijLUJ8VqPGIORhenEiKZDGdbBw/d0GG0wyp7X6iLqDoYU6skkHwgKwLRn mEiIHHxCmzasC88yE+2kHagLXrdNqWCRgBAMLpUcBdN01X5URJ+KOHzQjga0ZvjYUYpoE+rMnVaG Yey2jw/7wVRqp+clfIfHdGjUQV0YhJiWrK/ViGPAseCYpDAtGe0wjVwXIhOxT4wlymGuOiUgQcQg rhfWOlSGLMw+PQEKnjFwbTD9GuYeojBRH+YyIj1l8kc8Fz1m7xf3gz6NHcfwjD3Wan8wNr2etajI VBb+SyQK1zgcMmX6eSk1asA8xzlYxMXF/ZmZnb1jxBWzB8v6FZn+Ey8ZkZiU9L3Nd6Xgh+SUlM+b d+pypezbDRwD47Dspyrrysgv7Ok95bjgp8wTi/ErlqNCrR9t4zA9t3Ce1iYwOQXfYuovpgbr06LT 8xufq+8LkmsWRsc49Db6ApGWW4Q/UkrxmO6dllP4grUGokP9kjaFg1WD8jIO0/OK8CXES3/LKSiQ xxYIRCBa/cJQzCk6JMs1fsD9rkciUhRFURRFUVQUhO/syAIME5GRYZVLiEyEUfiILKDcqbLwXyJR OMZhyVqGjW9Py8p6sduwEeN7jBh1YXHr1gsys497Lj4h4Z9VU1MPInmKbFdRiV5W5dbMqmyZK+WQ HEUpPac4H8afZ/8wBPMLe8p6SuHUj7ZxmJZbdLPWJiDKAAtmqkFlYxwW7JPH5JfcQpWBLM4pM3Fa TtGvMO1ghqpt+nkEO8coGocqE5pHNXIbnyGPNxDeGadPybOiDB3qKRA5KiNZKYqiKIqiKCoEIaIO z23DxXZEBGL7zWI7VfGFpCq49k4ZnSkXqiz8l0gUjnGIabV165+0rkP/AZfo2zFNud9Fk0amZ2Xv yqxZ81nZrqLSe8y40fYyCT6GYKgkJCb+XNy6LY1DEFXjMK9wu79yRHNl5BW9qe8bU5D1OrrCrR9t 4zAjt+gKtd2eihxU9evXryIi2y6WdTC9Vj+naBiH3klcRJZnP8rIb9xWPw5MYa6RX9zADqmPS8st 3O8pi6pxWDTOX7m4hshG5iWsM6kfMxLDyDrBVO3E4uOsNQ3zijbBJNX7s8htfJFsQ1EURVEURVFB hDX4MI0UU4+x1iDWoVtvT0v9TFuvjqo8wjR1PMv3kQWUO1UW/kskCsc4nLtuY9fchg1XN+vYcY4s A6PnLRgA4xBTeGVZRQQRmDBRW/XsOR1j0qxj59kldJxT3Lr1wsIzWi1CNCE4ucnpS2vm5DyIzNPx 8fFY/kAZh7/QOLQprXEIk9CrcID3+n7COIzLyC28Q5g0/pOhhF9fmk6RG4f5heeo7TCYatRumKW3 86eMvKLnPGOQW4BFiGX5xfp5RcM4zMgrWnq0rABZxoKu2Zeej2zT9nHmFWFRZs/aJrm5uVXT8oq+ OnoepTMORZZqSxm5RdcfPdaAxqHXdYJQF5mPVZ3MvMJBso6TrAzSJxY1TUe0Y35RsVYUl55b3CQt r/CwNhY+kY4URVEURVEUFYKwvuFT9rp7eIbDWoVYBw/r4VGVT1jbEolW8mUB5U6Vhf8SicIxDpEM BKZY9YyMvYg+lOXXbNpydv3i4lsbn9HqOllW2UAU5px71nfrPHjoxPyixisys497PrlKyqH4+Hgk LPKOOGzT7hrZ3g242jjMzC1c7mmbU/Bteu4pngVb0/ML++v96sZhen7haL3MKbmJrnDrQ/5Mp9Ia h+k5jTOx9p3nfHIL8athiU4/PSk9r2gPEnjgPNM0Ays9t/Fkz3HnFfxLXycS0W7iWKJjHHpHD/6V nt+4kyr720mn1MnILfzOms6cW7TKTgZipOcVXudpk1PwTeaJp6erNum5RaP0Y9TNQbmOI5LEqDIo 88TC1nrbjLzGvVTZ33Ma1krLLfjy6HmEZxxC1jRqT52CfTAFVVlmbtFM677MK3oyPbdwvpVcpX37 xLTcgneOnmvR014GtJWxu/AN7VyR1c4WsypTFEVRFEVRFEVVBpWF/xKJwjEOATIBY0pycpUqXzbv 0uXKmavWdEemZVVWKz//vibt28+T7So6MFXHzF94bouu3WfWrXfSvdUzMvYh+YnjVOa4uL+SkpP/ kXnccc8VtGhxPcZN9ucG3G0c5hUO0tum5RW9C4MmLbdoLQwrvUwZhzCu0vMKPZlwbcPHX0KWyZkn FuSEU19lO/ZnOpXWOISwD+/jKHoQSVPScgt36dtVEo6SNqdkpOUVeCLY0nKKfrPWS8wtXKRH8Smi YRxa2Zz1SMe8wn9j6nFJNurCz7T9/ZCdW3A8WmSeWNRdHMubdkKYB+UxpucWXXB0X+0TM3KLDnqO JbfgHewnPbfgMpQiMjMtp8ATkZiWW/TPjLzCxRm5RTfAoNT7LZVxmFvcpCQrsjrXovdKoicL7vK6 B/OL7jzapugCfb8ZuQV7YRCm5xUtyMgpekXr6z/69Gd572B9Rs+BUBRFURRFURRFURVGZeG/RKJw jUOA7Mkp1aphRqGZmJT0Y9rfsl7KrlPnsdQaae+kVKt2AGaibFMRwVTl0zqcdVXN3NwHcO4JCQm/ 2RnLvY1CwziCyMLqGZmv5TRseFeHfudeGgtj5GrjsG7dM1Iy8gpf9zJhFDlFf6TnFj2mmTCWcSiT gQTCMmnyGzeW2/2hG2j+TCdp/khDKpBxaE3ZzSl8WO7Xm8LZen9QZm5RS9088yK3YK8+3TY6xqF1 HjmIgPTZn2qTV/C7bnAialJfk9Krbk7Rr3amZet1em7hLfq+MnIKV8o2iPLzlOcVzZXlnr5zix7J yCv4X8l+wjcOIXudRC+jWhzLHhGhGmcZlw51Nf5Cv1obn3uHxiFFURRFUdT/s3ceYFIU6f/vjbC7 suy6ty5hWVgXEVlAQTAAAgqIAopkwYBgAkHFxBlADJgQUQyYMGPEHPDM2TPdGU89PeN5d56eesm7 3//udP7Pp+lai3dnpntmemZrZur7PN9nd7qqe3rqra6u/vZb72thYWGRm0iH/pIKkhEOIV5yXZua 1iGIIY4VFBT8Dy87Mg3LurlKLzmKFAldj8Ki4uK/lXXo8JvO3XusZ3k32aZveOOdYfIYJtNo4RDg UVfV2Pf8n8SvPt917NG8jmWcesbcXBAOPRRW9egzm9iBytMNL8Kqxn53dGzoN0rUbcHPttxmK5bV tnhPbvTSO9X1SNTOJyzhEGxMKNNvCV54VT2aXXGuY4++f8D78GdbbreVrM8yXzfmoJdB2RU7G5qv 6Nh96x6VPZp3b/m+Hn3/UFvbZzO13+Y9d6hk2fNGb0K3zjd4FWqHLmC5M0ll3PKGPv9x269Hn9mb d+1XTztv/L7khENAf6PfbfzujRm3O/Zo/mVVY9+F7hLlKGAJt7dPyxL0jV6gfa5RS7h1yL5jhUML CwsLCwsLCwsLC4vcRDr0l1SQrHAIieOH59yMRYsOOOiUU2dc+eyLI2SdXCYiaSvR0PXCLP1zU//+ ly1YcUHCbWoS0y4cWlhYWFhYWFhYWFhYWFhYWFj8BNP0Fz/hUMUvVFz/3odDSIKy+vGnd5V18437 HDpvLt6FUjhkaTJJUEratfuCOIY9t93u4vGz5xx21l33jZHHMJlWOLSwsLCwsLCwsLCwsLCwsLDI IEzTX+IJh3gUTllw1Gzi8p1+821j2TZ6xsyFxaWlX9Z07rJB1s83Ip6OmDR1UY9t+lzdsabmeYTC goKC/0QRElnK/Z/SsrLPajp1+kWfwTuuoF1X3r9hlDymSbTCoYWFhYWFhYWFhYWFhYWFhUUGYZr+ Ek84hMtuvGUPlt2SSbl7795rq+vqHkcI26yq6lUyCcv6+UpEVtpq3IEHHb71oEEX1Hbp8lD78ooP 8DyUIiJke/vy8t/Vde++fuaxJ+wnj2cC0yocvvvwtJnvbph60bsbpj/77obp36vjW4ZK2vVZt50f njZT2iBRWJtlhKHZzNorIwzNXgrWbhlhaHaz9soIQ7OXgrVbRhia3ay9MsLQ7KVg7ZYRhmY3a6+M MDR7AWuzjDBUmyUCdQ5ye1vBTziELE+es2TZ9J79t7ukoVevGxDG5ixbNl3Ws9yUCKvEfhw8asyS rk1NN5M8prik5Gt9eXNRcfFf++085Gy5rwlMi3D4yYPTOv3moWm3RrkoLdNM2p32lzbxg7VZ2zEZ m1l7tR2TsZeCtVvbMRm7WXu1HZOxl4K1W9sxGbtZe7Udk7GXgrVb2zEZu1l7tR2TsRewNms7Jmuz ZKC+U25vKwQRDi2j87jLrtircZvmq1iq3NjcfCX/1zdtdROZlDs3Nt7eubHxNljXreHu2vr6+6rr Oj1aUVn5BmKhJhx+13/oLsvlsU1g6MLh+w9NH/ruhhnfcJz3H9n/h2/eWxP55+d3RX747oVI5O+v WYZM2pX2pZ3ff+SAH10bPjzjW+wgbRML1maZZao2s/bKLFO1l4K1W2aZqt2svTLLVO2lYO2WWaZq N2uvzDJVeylYu2WWqdrN2iuzTNVewNosswzDZsnC/a4U9ZcwkYhwuO7t94cuXHnhPnjRrX3h5eGy PN8YK6tyIswr4fA3D017hWN88crSyH++fqrVhWmZPtLetDvtjx2kbWLB2qztmIzNrL3ajsnYS8Ha re2YjN2svdqO//366cgXryZmLwXdbv+1dssok7GbtVfbMRl7KVi7tR2TsZu1V9sxGXsBa7O2Y7I2 SxZ8D5Tb2wqJCIdkU67r1u0eBK/25eUf4lk3YMSI0w8546ypsYREljnnaizEkITD/Fiq/O7D05ez /0fPLPyfvAgtM8ePnznStSP2kDaSaLHZ0wt/lMexzByD2szaywwGtZeCtZsZDGo3ay8zGNReCtZu ZjCo3ay9zGBQeylYu5nBoHaz9jKDQe0FWmxmn6fblInYLBW435GC/hI2EhEOEQH3OXTeXDIDl5aV feI4zo+wsKjoexKBRBMSSRjSc9vtLsZLUR4v20ncR7IpV9bUPM/fRFlZU/NCdV3dY2Sqlsc2gaEK h795aNo/2f/739/T6uKzzBxpf+yAPaSNJKzNzGBQm1l7mcGg9lKwdjODQe1m7WUGg9pLwdrNDAa1 m7WXGQxqLwVrNzMY1G7WXmYwqL2AtZkZTMRmqYDvgHJ7WyER4VDnJU89N3LW8Ytn1ffqdQOecyWl pV8WFBT8l//563okNjbe1tS335qKysrXd95j3M/lMXKBd3/yxc5kVOZvMlT7yuOawNCEw3cfmd6X fX/31LxWF55l5okdXHs+Mr2vtJWCtZlZ9LOZtZdZ9LOXgrWbWfSzm7WXWfSzl4K1m1n0s5u1l1n0 s5eCtZtZ9LObtZdZ9LMXsDYzi0Fslirc4yepv6QDyQqHcPXjT++69cBBqxANG3r1vhYhsf/Qoctr OnfZoHkkunH8Bo7c7VS5v6XZDE04fGfDtNns+4dXT2t10VlmntgBe2AXaSsFazOz6Gczay+z6Gcv BWs3s+hnN2svs+hnLwVrN7PoZzdrL7PoZy8Fazez6Gc3ay+z6GcvYG1mFoPYLFVwfCi3txUSFQ5P vPracY3N/S6v69ZwjysQtmv3+14DBlyEYNiz/3aXUAcPOkRFliezvUtj0y0jp0w7Sh4r20nsxhPW XDUBLr5i7fhEqfa78tkXR8hjm8DQhMN3N0xfxr5fv7O61UVnmXliB8+ey6StFKzNzKKfzay9zKKf vRSs3cyin92svcyin70UrN3Mop/drL3Mop+9FKzdzKKf3ay9zKKfvYC1mVkMYrNU4R0/Kf0lHUhE OFx5/4ZRDb17X4MnYUFBwf8KCgr+U9O588OIhCvufXB0U//+lyEiyv1ylVMWHDW7uKTka49fJcG/ lJaVfbrD6LEny2ObQCsc5iiDDHTWZmbRz2bWXmbRz14K1m5m0c9u1l5m0c9eCtZuZtHPbtZeZtHP XgrWbmbRz27WXmbRz17A2swsBrFZqvCOn5T+kg4kIhzibVjftNVNJEBBLJyzbNl0Yh2SNGXBigsm Dd1r4nGdGxtvn7Fo0QFy31xkWFmV8cqUxzaBVjjMUQYZ6KzNzKKfzay9zKKfvRSs3cyin92svcyi n70UrN3Mop/drL3Mop+9FKzdzKKf3ay9zKKfvYC1mVkMYrNU4R0/Kf0lHUhEOGRpLuJgdW3tU9sO G34GQiLbl16/bs/qLbZ4Ag/E6totnhw8evdT5L65yJCEw+/6D93FCoeZ5A9/fSXy1y+ejnz7+ZNR +c1nT0b++eVzbt3/95dfutv+881LrY6TrQwy0GXCZt//+fmWNqedZXk28W9/eCbyjz8922p7WPSz War2or9jB64NWUbfp0xdE5L87u9+/1Tkx7+92qosbHJ+fNe//vxCqzKT6GcvhVTtFotq3Pq/r19s VRYWg/T5IHVMop/d0mUvy+ToZy+FtrYb4xXX43+/fblVWT7Sz26J2kvdF5i7RaPp9wvT6WcvhUTt 5kdl12y6h4RB5lw8o6Q6p/Kzm7RXLs3J08V0zmn87AWkzYKSMZCxUD7vxnr2zSemYtMgNksV3vGT 0l/SgUSEQ7ju7feHTpo/fw5xC7cesP2FbFv7wsvDB48atbSsouI9BMRFq1ZPlPvlInXhsLi09MvG bZqvamxuvrKxufkKlnS3r6j4LWWFhYX/7lhb+zQxIGWZFQ7bgF/+7tFI8zZbRsrK2kVKSopbEcPM 2X9vt+5d61ZEqjp2iDzxwOWtjpOtDDLQpdNmn7xzf+SYBbMiW/boGikqKoyUlpZEBm7bO3LB2ce4 kyVZ33QywRq5y/aRyXvvlvJELxb9bJaqvVadc2ykskNF1H5+8fknRIqLiyLDhw5sNang846D+kbG jto5LeI6E9kXH7+2ZRL74Rv3RDrV1UTOPf3IVnVNop+9FFK1WyzeffP5kc0qyiNrL13aqiwMYo9d hgyI7DNhZEuf5yHv1WdujPzl0ydi1jGdfnZLl70sk6OfvRTa0m7/++4V9xooLCyMrF5xfKvytiLz oNeevanV9kzQz26J2ov7Qvdund17GPM1nYyDTY31kaU/P8R9OJb7WvrTz14KidrNj7+45xLXftv2 6xX56uPHWpXnKq+46OTIbiMGR/79VWov/vzspuz160eW5dScPF1M95zGz14g2WsM+/Jsq55zef6t rqqMlJe1j/rsmy9M9fktiM1ShXf8pPSXdCBR4VCRBCh4IOqfERD1bblOXTgs71D5ll52+s23ja2t r79XiYMs745VZoXDDPOPH/wiUvuz6kif3ltGlp10WOTUEw91J5WKJx57kCsYUvfOm6xwKPdPhYiG tDtC1Kxpe7htf/Lxc92Bmwtirz2HtxKnTCc3ngHbbh0Zs+uOUT32wqCfzVK119MbrnLb/+xlCzbZ zo1073HD3TIm8L96bt0m5W/98jbXlscfdUCrY4bBw+ZMjgwe2KdlAv3+r+5yJ7X0G1nXJPrZSyFV u8Xirdee7drs0pWLW5WFwWgTaETKms07Rt59dX3MOqbTz27pspdlcvSzl0Jb2o0xkwc0RK3tt9sm ac+GMIkYwD1r3sFTWpVlgn52S9Re3Bfaty+NjN51B3fOdtt1Z7u8/fpzIldfssQdgxgP5x6wd9aM RSbRz14KidrNjwftt5c772COcd3ly1qV5yqZBx8+d3Kr7YnSz27KXj26/cydV+XKnDxdTPecxs9e INlr7KE7V7vPtjzjnn7y4ZFJe+3q2neP0UPcz/LZN1+Y6vNbEJulCu/4Sekv6UCywqGlFA47vK2X ueJg164PRBMH45WZxJwVDv/04SORzasrIwfOHN+qTJKBBE+qdNwk2opBBrp02WzJ4oPdC+beWy/Y ZDvtzE2LsmsuO7XVfiaTGw9vZ3ffbae09RM/m6Vqr68/eTzStcsW7mRC3/779zZEunSujRx84ET3 mrnovOM2Kb/+itNcmz24/qJWx0yVtCWejIMG9GnxOPztr+92HxAR/GV9k+hnL4VU7RaLPDRjl8su +HmrsrDIsku8qdRnJp/Y5qO37otZx3T62S1d9rJMjn72UmhLu5103Bx3bF151iL34ZwHOFkn08R7 CzHzqHn7tirLBP3slqi9uC/QtrF+D3M4HpCp85tX7mhVbhmffvZSSNRu8fjZuw+6L/iPXbifK9bs OnxQVt1LkiWODT0aurirBmRZovSzm7JXaWlxTs3J08l0zmn87AXCusZ4qYJtebEiy/KJqT6/BbFZ qvCOn5T+kg5Y4TB5WuEwIMIa6MKiEg55uybLJN95+Y7I8qVHtDwM42G14syjIp/+5oHImlUnukKY vtzn47fvj1x47rGRxYsOdP/qD9GmMMhAly6bzZw6NrJF7eauUCXLaLuG+k7uRJHPTFxYssGEhuWP ql3XrT1zkzeg3MSpx7KWV56+0X1Q42ao6hDnjYe1U06Y6xKRK1rsN+J73HLtWW4dJkzY94v3N7Sq h7cGghnngpcVD2E7bN/svrFK5sYThH42C8NeUybuFulWX+e2g9pG23fYrNxdLjxs5+1c70N9HzwC eQBFYFTbiElE+/z8mNmRM06Z59okWrvgfYqwRVvT5ohdf//jRm8c7IO9WX5Wt8XmrkcjnjtcT4hT XJNMsM874yj3e26+ZnnUt+LEdWECTp/gjepj963ZZEk1nowsxX72F1dHnnn4KvdYN151RtT+kQj9 7KUQht2iMZZwqPddvBGx9X23rXKvH643dc1xLWELriNVl/ZWx+Gao4x25/M9t6x0l6zjGYJXD22O zVUd3f7Y5P7bV8W8HvXrOd45pIN+dkuXvSyTo5+9FNrKboyFWzU1uC9kuE9wf+MeKOtBltGqcfO0 kw5zxyP5gBqkDow3D+Ea4h7brl2p62nBcf7w24dbHSOd9LNbovZSwuGCw6a3KlPkHsKY+NwjazfZ Hq+tFIO2+wev3x33WG+/dLv7guV3b94bd7vfPJPj6t/DvVSeS5DfFZR+9lJI1G7xyL2L5f0vP3WD +8KSpZT8L+tB7h/cR9Q9hfmejNEXtE6QuSJzGuY29IcrV5/sPlMkUyca+U6WDIdxTfrZTdmrW5fg c3J+y01Xn7HJPZ1rQW1X9RKZuwetl+ocP4hN4tXR5z1hzGno4/qcxs9eIKxrLNYcEfq1p/57GBs5 Bu3FGKls8ssnrmvxbvz1cze32tfP5oqJtG20vuH3XGeFw8SRqnDIEmWEsH2POX7/Ffc+OFqW5zKt cBgQYQ10YTERj0NuhAUFBZGH777Y/czgxoSbgaa+6xauJ8H5y492y7iZsKy5Y+Vmkf59t3IFFT4z mMrjtiWDDHTpstlZpx7hXjAM4ExUdNdwBm2C1KpA5twceLBhqSp/ERx5CGN/RKzP332opR5LwIhj xJta/lL/zx896t40JuyxizsB7bllN3d/xA28D/QJwfOPXuOWE++jX3NP93/sjpCGaKbqsSQK2xIH hiXXnTv9LLJd/16uuLXnmCFJ3XiC0M9mYdiLyTm/i5uv2rbwsOluPFDesjIx4HcSG4syRDfaWf/d TBC22brRfYhjP64PJvw8tOmJAZiQcW1wHXIM2hG7Dt1pW7df0AcQMonDglDYt0+TK0bxIIWQib2x EbZGXGRfvBP1GFb0D+Iy8pt69WxwJ+PYfvrkMe4DPXX4y3G23qq7O0Fu7N7F3SfVuD5+9lIIw27R GG1SyMM1fZV+3btXD9eWtCv9mPEMQRViD+yw0+B+bv+nLseird944Rb3WFxzxJ1iaSCfeZjGnhyb duYzx6LOqJE7tFznPLziPaKuR+qyD6K7Ep/Vde93Dumgn93SZS/L5OhnL4W2shuiPP2b65HPRx4+ w116yX1Er8e1yX1F3X/o81wjvJjRva396kC/ech7r93pXu9cT4y/O+/QvyW8QKboZ7dE7aWEw0VH zGpVBrkXcF+izfT7vl9bqWMHaXfunxXlZe7+1OM+xXF1jx45n4y1Pd48k3sny97VOfM9eOY9cMeF Cf2uROhnL4VE7RaLzBW4TzD3QxhAkOW64fqRdbEt9xh1T+EeQVvuO3X3lheRQeog7AeZK/LSEtsw X8DOzFGwEWJyInVikTkX5yG3J0M/uyl7JTInl/d0uZ3PavlnkLl70HqpzvGD2MSvTrTfn8qchn2Y v6rv97MXCOsaizZHhEGuA/V7uHewIgib8Ls5HtcUIY+IRc78knGTa1eNbUFtDoO2bbS+QV9GvPR7 rrPCYeIIKhyufvzpXQeM2PW0PjvueJ6+/eDTl08rr6x8k4zKHWtrn8kn8dAKhwER1kAXFhn8eGhW MQ71+Ia8rWDSpgYQYoUxaD1y76XuZzXYEriYtyXcUKnLm1Amc3gxMvCyDRFj9qwJ7sQu1pvStmCQ gS5dNqPNxu0+1G1DJtnjxw5z2532ZYKi12VA58ZE3SMOneaKOUwiEZC4ue83fU+3HgIFN2PqYR/q qDhSxMhhwsykmu3w0fsucyfSlFEHG7I/Nx08TKnDxPXx+9e434MHFfXYjjhF38FDjYkDk5YD9h3n fjc322RuPEHoZ7Mw7IVgiMjHgwmfaRcmSSxT5jM3fh7ONty1cQLAAyg3ZLz++ExbMFHgBk070hbc 1Em8QvvwVlDtx0SCfkB/oK2xtap37ZqNy2LYhjCF2KXeHvIQx3XGefBwRB3szxti9r3hytPdehwT eyBIEr8RW7GN+FcIkccdub9bjz7HAyXiIr9P7zup0M9eCmHYLRrlpJDfjsBL31XeMoimxFGiHtcZ daC65nhDS7vTdngUMuHiOuR40SZbeMVwvWB7WUedA9cP9kNQwW7U4Vyx59R9Rrn12B7kHNJBP7ul y16WydHPXgptZTceongIVd483Dfo1wjrej085RB/1DJaxk3mItRVc494dfC2YFvQeQgPZ9wDVYzD dN23YtHPbonai/sC8wnGG8Yh2oWxg3YmKQAP/5QrD2no11bqBVqQdscLhnki3qS8WGN8xWOMexBj 21MPXenWk/NJRbk91jyTB2HuX8SdYx7LuIhXGPdIHpiZI+GZGO93JTMX9bOXQqJ2i0XOkbkIy/vV NuLKcf+Sq0CYB9LGd9xwbsvLL5IQ0X4qtEqQOkHmivQz5i4nHH2gW07b4h1KOBd1n1MiZ6w6uuAm iZ0RQfTfnQr97KbsNWLnrd22CDInl/d9uZ3P+j3cb+4etF4qc/ww7KbOI+w5DeJkUHuBsK4xOUdU DNKe+u9hjGVMZNv8Q6a625hT03bUffPFW90XVCQfkfvGs3kibSv7BkkVYZDnOt2mydwHg9gsVXjH 5zcagaDC4ZXPvjiieach5xaXlHxd06nTI/OWnzPlhjfeGTZy8tSjsRcsLin9M2Ka3DdXaYXDgAhr oAuLTLh4g4sBomVUnjh+RMsAIid0KumAjAvBAMjbXbXURHlXke2Pm9HR82e2Oo+2YpCBLp02Y3LE BJ6BnxuKuoi4QSMeqbf4/OWtFBNilalVkQceJjm0Nzdg3npxs9Jd3fHq4KasRCJ1E+R/PBPYnzda fA+ilkyAw7EQwtQkAW86BCZc7/V6eMGRFII3csnceILQz2Zh2ItJIm/+eMDgM0uDaT+1/EQlFWJi xWeuBW7APMzwmeUACDtMhvisJl9MKpgocBPnuuBNIXaWXi4q0YqKX8i+tD03ddUnmADynXgN6vuq 7Wrfl5683r1uzzltYcu5KNvjacwDCA9VTD55C8mbYCYQ+jFToZ+9FMKwWzTKSSEPwfRdPH71ejzk 8vaV60wJh+qaU16ZEO9S/VqINtliAslDLRNwPsuHCc6B/sHEWZ4vscmYDCrB2e8csvk6swyPfvZS aAu7cW/hAQyRSW3j+iLpAPcq5ekE1cManu9q7sD4RBgFxja/OsqDMeg8hOuee2+8pb3ppJ/dErWX eqHEb2LMQXxBsGUM5IEXbyrp5enXVsp7MV67K9vMmLK7OwdgLqB/B9/JsQ6ZvY/7Wc4nFeX2WPNM 7Mc9Wb2cUeQefPmFJ7lzFjzW4v2uZOaifvZSSNRuscgKBdmeLFekTa66+JSWbfwm5nEyyQ9zTNqD duE69KvDPYuXoPHmisRcRDzmOQGBRBfVeOmoRGnmMfHqKHtEI970vOyUSeiSpZ/dlL1+/6uVgefk 8r4vt/OZ+UHQuXvQesnO8cOyG+cghcMw5jT8LvXZz14grGtMzhFhkPbkelJ2Q5TTV/moa5Tlx2ob dfHQpN3kHDOWzbnuuQaCtm20vsH/QZ7ros1lE2EQm6UK7/hJ6S/pQFDhEK57+/2h4w486PDK6uqX EBArKivfqNy85kX6SUFBwf861tQ8t+qhR3aT++Uq4wmHy268ZQ9NHPyrFQ5DGOjColqqzE2SGwQD OYOfou5xFG1CJyd+DIQEbmaQw0MLN2nIYMQyEQzNG+JkBqV0MMhAlwmbcUOh/bn5ImjgqUZb4T1G OZMR2lGKRJAlN7S3uinQ1jIrFm+pOB7eBjxIKLvwP8IRduTtk6rPsgfsizCIJxZv8dmfN7CUq8k8 N0f9XLA/LvbZHuMQ4j2JHfgdvJHnYYzJOWVsQxwllh2fuXkzcVDLeolTQvuwBAN76NcBx6HN9aUj TNZ5CMBDhO/lWOyvhNl4wiH76OeNqMmDhsq2jNcix2IZiLQ94ieTDibpPDyw/AHPINkWqdDPXgph 2U1STgoJbs71ovd3RV6U0DZqUkd7y6VItD9tF2+yhWiLcKgepuXDRLxEOutvPM8tU6Kz3zlk+3Vm GQ797KXQFnZDWKJPT5s02hXVGbP4q7wt9PvIkw9e4QpcbOcBiCWZxIDipUvQOkHnIdRVwmE6vXfj 0c9uidpL3Rd46OczbUG78ACr4q6q5ZaqPGhb4S0Yr93xbOFBNFryDsZJ4h9jcz4zLsv5I5TzSvkZ MhYy9vFd+m/RGfR3JTp++tlLIVG7RSMrFwgdgmiFaID3G/d15hu8/MILU4lvtA+/Nd4S7CB1gswV 1VwTjyjq4r1JzGdWXKg5EsTmfnVi8YKzj3FFkFj2TZR+dpP2CjInl/d9uZ3PtEHQuXvQesnO8cO0 m/ydYcxpeGmtPvvZC0ibJUs5R4RB2pP7EHXZRlgffczDM5FrlGOrbfo8Xs0x/WxOHFrE2kTaVvYN Rb/numhz2UQYxGapwjs+520EEhEOFfE0nLLgqNlNffutqe1a/0Dnxsbb+g8bfuaZt67fXdbNZerC YVmHDr/Ry2iLuu7d11NWUlr65cCRu52qyhAVazp32UAZomK/nYecLY9tAnNeOFQu0fEoJ3DqMwOk qsMEkjcoxGogDtzJx891vQwg/zPxYb9kBqV0MMhAlw6b8bDCjVh5qEny9ol25KbF/9yQGOTVUlmd agJOsgs+Rxv48YDjIiMwvVqGrshn4pmwzIe6PGDwlp63znw/S4ywHf8jllEH8YXjqe9UVDdGltWm y8Z+NgvLXiR7oR14EGNpAZMa/Q059kMExFsQsVQP9I/3Cu3DW0Mm/Hp7M/GnjdUSAmzKgx4TNLwc uRZ5o8mkQy3jiyUcIk7JpX5SOCSRBufC+amla7rticFCf+QlAcJhkERJidDPXgph2U1STgovWbm4 ZUIm69JGXGe6cCivJTlhjjbZ8hMOOZdo1w9Ub6rVhFMeWx4v268zy3DoZy+FTNuNvjpi2Mb4qswL mG8o8gBGXyeGq74PS7p4+YIwxL2NOryEwXvarw4P+soLxG8ewnHUHCiXhENeBuFtJ8u4r9BOyosG Jjpni9Xurz5zo3s/w3sm2ooD5jA8XDNu8ZlMplIQhEHmmeoFJcKSuh9KJvq7gtLPXgqJ2i0a71q3 wr1XcT+H6rrhhR9zD7zCVMw5hAP9vhGNQeoEmSuq5DKIetddvsydHzFXYj/EaRKIqLlSkDrRyLwz zGvSz27KXo/c+pOHmM5oc/Jo92B5r2d+EHTuHrRetO/NpN2ieRyGMacZsuPGlwrQz14gjGsMyjki DNKeJGKK1Q8Yv7CZus9AfR6v5ph+Nuf6xts6lbaFQZ7ros1lE2EQm6UK7/j8ZiOQjHBouZGT5i+Y U1hU9M/CwsJ/bVZV/Ypetv69D4csvmLt+ANPPGUmcSBX3r9hlCrj/60HbH/hZlVVr1XX1T02esbM hfLYJjDnhcMgYkGsCZ0+8WOwIV4bHlMyJgjkhpPMgJQuBhno0mEz3OB5kGJZjyxTRHTCVZ7lBbQb AzptK+ude/qRrh1ef/4Wt22jDfy8aeTmgueH3J966u0UD10IHrxhJPaTetvLMgLiYKpJAksWOJ58 c51LnlBkd8S7gjiHLOHlJquXE1AYsY8bMktqEBpVmYozqCeTUdSvAZYHUY+JCN4FynODZQc8FPgt VcZWqo6iFA7VG0nilcpz0W2PtyTCYaxMp8nSz14KYdlNUk4K1cOTPqGD6mGU/ptu4VBN9shaLc8X YZMy4lHyWR5bHi/brzPLcOhnL4VM241lrdyfGOMY35gXQJYn87KCBzNenCBIUZ97jhrjqM/DGS9p GA+J7cZ27kex6qj4UXhRBJmH5KpwGG3pNS+IuI9TToxJtgWds8F4tqHdGTMRifHow0b6cbi/kHBL JbuIJghCNf6p7dHmmZDv46GX+6a+Ha8oYvWxxA+PQr/fJbf70c9eConaLRoR1BHXWZHAskJ17dC2 eMzTToceNMmty1yDzzImIL8REYQ4bVyLCJGx6uDRpI7rN1fE1gjFahv2xSNVeXkqQTNIHUnmMMxF 5IqWVOhnN2WvKeO3b7WvopyT4y0m78FqHkVMOj6r+UHQuXvQevJ7g87xw7Cbeuka9pzGJOEwaHvG mosFFQ79bM7ScmKpp9K2QZ/ros1lE2EQm6UK7/j8ZiNghcPkufaFl4fPWbJsOjxy1eqJsjweyUa9 /sNPh0D+l+Um0AqHUSZw8rMiSwwYyBjQ9O1MVJkE4eEkj91WDDLQpcNm3HRYFkk7ITipm5AiD1HE niQGlLrBsCyWt8xMHlQ9lpMjdEBuArHEDgLSM5nBS0BfIsvbMuLc4THAW1QCZnNOvGnUz4flSGxX Lu0cjwk5noX6UhJutkwsuBEmc+MJQj+bhWUvfhdtTjxCBES5tJUJPEugeAvNUiI9TiETK9qBttWX LzAhZrKpghnzsEo99dCsiGcg7a2WxdA/aGvsnKhwyMMdn/GY1GPKMDFkIoHXBhND5XGY68IhAeXJ codgoXs8MGHmgRqbpyocIpJgGxVbS+6DjRCbsSl2UMfGPnw/1xbXWKy32bEmq2HSz27J2otxSg+H IUkbyGWOYZFr1i/hT5A66WCq3+tnL4Vk7ZYs8XLDU4W4uLIMqnuO8pxm2Rbiki48cY2wNJbrBcGK F26x6rB8k8+80AkyD+FaJG5ftCy1maCf3RK1VzzhECpPGpYKqhdVfnM2HmL5HM82qt3PXDLfPZZa OqdIsi62q4zICFnyYZ2xlDkG25V3Tax5pvJwki+AiAmIEM3LWfVQHet3JTMX9bOXQqJ2k1QJKlSc ZUlsh9CCRyXJZxDiWdbMNn0c4TjMX4gtGaQOY7DfXJG4lizTJPyJFPeYz9LmzJdo53h1HrozetuQ HAKRmWtTliVLP7spe5WWFgeak1OOSN6rZ8Mm8yqSBPHblBhEnw46dw9aL9q9P8gcPyy7qazAYc9p TBIOg7Qn112s3xNUOPSzOdd5qm3LOfD7/J7ros1lE2EQm6UK7/ictxGwwqFlLOascMiAxIQhiHDI hFOfwMnPighQeO7gUcdknEGLxAwMfATpVhn5TGCQgS5dNiOjLhNuBm5EHZbTIPYQ4w53cpajqLd/ 3FRVPCgmKrxRJ3Yd+yFQEI9D1UOYihbjgpsG9uLGsGbViW6iD95oc0wCplMH8QuRiRsmb9qwHQHE mTDxPUyUlNjC93M83Nw5FjZWiXa4EcnvD4t+NgvTXvRffg/Lr1Q2UJ2HzdmYiXeXIQM2icGl74tA xUMTnouIdHhn8LBMHfUQx2SUOtiIhzNsz3YegtTxEBuZYPAQxFtDPCt4QFQCoSLXNC8DEK/UNpWl mfNk2QOeomQWZpvKBK08QnJNOFSTJpZsq20q5hq2UX2XiTLbmLzSx1VsInkt6dcYn/V6arKl2psl fQS2jlZHLSHH9iz9xy5q3NSzafudQ7ZdZyvOPMod33i4lwm5+O148cYSmVIhbUZb46kUa1IcpE46 GMb3+tlLIVm7JUNiKnHPZ9zhGpDlkIdZHnwQNBA28IbiuuDexJjI9UlsRO416rqgD/nVwRMtyDyE enw/XnI8QOoB7jNBP7slai8EM5XYQJZBxjZEDdqPexLbgrYV9wq/dserkTkGohfL+mhTkojhqcV3 qPsoD+N48iPgYXPuSbzI4h5EXb95Jg/NHI97Ii/PWPrMufMiTiVzCfq7EqGfvRQStZuk6uNSgNWp rhUljGITfiv3BTXnIDYfbawyuwapE2SuyDwD+9GWxABkTkP/4CUqL1MRJpWNY9XRBTedxF9TYkZY 9LObsldjw8/c3+k3J4eI4NRlbkY/5eUHHlzMv5hfUYdxL+jcPWi9WPf+TNmNl1yMI2HPaVT80yD2 AqleY4rR5ogwSHvG+j1KOKRfqG2UU4/69AvaMIjNYSptyzjn91yH6BhrzhuUQWyWKrzj0xZGwAqH yRNPwWtfe3OXVInXoTy2CcxZ4ZBJHoOJWu4Qj8RbYfBRAWHlZ53ceBA9GJh4EKQeSRdY/inrtiWD DHTptBneT0xMeGjhQZqbADdrJk76pJYbAm+fuGkw8SX7Kxm3iBnEG069XrwHUN4gsg+TbezC2zTe sukPdbwFRuBi8v6zmipXGMSTEBEEAY1zVnV5KMDrTsXN4A0+DyWxvj8M+tksTHsxaefGSkB5WQa5 ASPe8YAky3g7zIQecZiHKOKLYBs9wDE3a27kPLjShlwvZK5EbOLmjVeq8r5imRGTUvoIkzjEQzzn lDeIItc0dlJZlCG24Fx5O4ndIZMhJkZqgsBkkEmDynoZFv3spRCm3XTivUD760vJIZMtYkrS7jys Mmnj9+OJQ3sxqYt2LenXGJ+j1eMa4brBVjxU4L3KMh95LCbkyib0D7x2dC+MWNdzrO1h0s9uydqL h3wmwMT14UELgVsRT1sCd/MmX+6XKmNNqhOtkw6G8b1+9lJI1m7JEI8G7lPS40uSmHvcb5SHCw9p jHVcF9yruB/x0Kb6Otcc9614dWDQeQiJqRAFuAbl0tl0089uidqLF0qIQIh1skyRWJF4qnEP4H7B tiBtFbTdf//eBtebnvOgHiIdIgxCsn4eLKHDuwXbcz7swwM3L3FUIge/eSYPwOzLGM99FDFN94gM 8rsSoZ+9FBK1m05eQtIuzM9ktlWdiMTMF7nXMIawDbGBewrtgX3wEJWZiYPUCTJXJKQKbYlQppK+ MX9glUMidXRiO+6DUsRJlX52U/Z668kzAs3JIfd15rwIaoxzjOGMeTxPqbAKtFfQuXvQevHu/Zmy W6zzSGVOo5Z3Qz97gVSuMZ2x5ojQrz1j/R7GK8Yaxi+1jXLqUV95HAaxuWKybQv9nuuYczH3iLV/ EAaxWarwjp+U/pIOWOEwec5avHgW2ZQ3svKtRFnWocM7ZKgevvc+x8pjm8CcFQ4ZKHjrp6duj0UG Jd7G6wOm/jkaeXvFW19EiWQfiNLJIANdJmzGRFEt1Yu2XI22ZpLPjZUBHXvRrtHa3m/JG/vwPewv 4xDp30e5vmyQc2Sb8jhUZDuTW/Wd/MVzRB4zLPrZLEx78dtpq1jtRFtQLr0NdbKvakvZdorKnnq7 sSSBffQbONtoa/6qa1dmHYy1Haprlu9SDxqKfA9eh0HGgkToZy+FMO2mU/1mZSM8XngoIVA4bUUZ dWgv3vrq3texriW5XX5W30s706a0bbQ6+vnF6h+x9ou1PSz62S1ZeyEW4hVEJm9Zlk6qMTTeMpwg ddLBML7Xz14KydotGTJOxbpP6VT3Fn0Zlho3o41VidSBQeYhjL2MrfHG8nTQz26J2kuN/3pbSqrx iLFQ2iZIWwVtd9qUOvHuKeoeyjjJZ+65nH8i80xlu3i/OcjvCkI/eykkajed6r7kN74rO1JX/03R 5m+SQeoEmSvyvdiO9o817wtSR9aNdi9MhX52k/bym5PrpFwfO+jv6neqsd1v7h60HvS792fKbrHO I9k5jf4dfvYC0mbJUs4RJf3aM9rvUfvI8ZF61FffG9Tmism2rdpXXvPyuS7e/n4MYrNU4R0/Kf0l Hchm4ZDMxWQkHrrXxONOv/m2sSQkkXXSST2rcrIkq3L/oUPPksc2gTkrHOY7gwx0JtgsjAfLXKGf zUywl+VP9LOXQqbshgcKHgRcS0yY2MbkSS07YvmW3Ccf6We3ZO2lhMPXnr2pVZlOJrYso5PeTLG2 Y0PeqpPFHOLZqz8IBBlDY9VBVMbzINaxFelPLE2iDkuZ8JzTPbQVeRhjaSZv+/FyYLnuDts3b7Ls K1H62UshWbtZpod+drP2Mot+9lKwdjOLfnZLl71i3VMkg9bLF/rZC6TLZplirtk8iM1ShXf8pPSX dCCbhcMV9z44umtT0zrHcX4oLin5umNNzXONzf0uHzl56tFLr1+3J8lL5D5hMgnh8Ae5DeEQ8VMe 2wRa4TBHGWSgM8FmPKSyJJhllKm8Lc8F+tnMBHtZ/kQ/eylk0m4s0WZpCvFdt+vfy13GRlwwlr3J N8T5Sj+7JWuvoB6Hsca8aNsR3lhuR0whYjOxBJ2EHCzHUYHNg0zSo9XBM5UYferYhPbg/BH5WJKp 9iWUAOUsfSdmGP9Tj+VHenZ1lheyDI4lcCz5RMSmD7IUjLhYsc7Nj372UkjWbpbpoZ/drL3Mop+9 FKzdzKKf3dJlr2j3q2gMWi9f6GcvkC6bZYq5ZvMgNksV3vGT0l/SgTCFwxveeGcYGYbHHXjQ4fse c/z+K+/fMErWiUZi/K1+/OldoSzzI9/R0Lv3Nbo4V1hY+K+yior3Jx+x8CBZP0yeePW14/oM3nFF n8E7nu/9bcV+Ow05p3mnIefWdunyYEFBwX+kcFhaVvbpmJn7HSGPbQKtcJijDDLQmWCzWF42+Ug/ m5lgL8uf6GcvhUzbjUySZF4l9haZQIm3le/Xlk4/uyVrL2IYcsMnXpIe45D4hsQ/jJaJWreLvl1t Iy4omXHJ1MpYCYlVhzBMGXVY/hPteDrlsVm+wzIi4hsRF4xjUIfYrsQ2VdnRWb5E9nVirBEbiu9n XzJUEidLxUhlO8dDJCRzJQ8LeCkSfJ82QfyMdW5+9LOXQrJ2s0wP/exm7WUW/eylYO1mFv3sli57 BZ27B62XL/SzF0iXzTLFXLN5EJulCu/4Sekv6UAYwiEJPkZMmnQM8fqKior+XlBQ8F/Eu/bl5R8g mLEUFxEvljB45bMvjhgwYsTp1Vts8QRLjmV5POJZWNO588MFhYX/16Wx6ZY9D5g9b8aiRQeMnDLt qBPWXDVB1udcEfzwViS5iSwPm3wPXpB4ROqCIe1TW19/78GnL58m9zGFVjjMUQYZ6KzNzKKfzay9 zKKfvRSs3cyin92StdcZp8zbuMSgqLBVRmUSESG2US+ocPjbX9/tBvwmwQaflXDI/2RXJdi4imcZ 7Xg65bERk/EaZOmxrHvUvH1d8RChkP2uuOjkloQOisQsIpi6Oh7ZovmdiKd6vU9/84AbSB0PyVjn 5kc/eykkazfL9NDPbtZeZtHPXgrWbmbRz27WXmbRz17A2swsBrFZqvCOn5T+kg6kKhxe8tRzI7cZ tMPKwqKif0hvOimUeULiQwiJUxYcNXvVQ4/sxjEQ85p32ulcxLV5y8+ZIr8jFtmv/9BdlhcUFv6/ rQdsf6Es14loyfeSyKS4pOQvpWVln9TUdXp0+F4Tj0uHgIgYOnDUqKXty8s/0tsBUXWzyqpfj5o+ /Ui5j2m0wmGOMshAZ21mFv1sZu1lFv3spWDtZhb97JasvfAyZALw1ENXukG4VQB6RT0pQjShT4p7 xB7keGR1J0MhmS0h/+PZxxJjlZE12vF0ymMTh5Bj65nQFdffeJ5bpmdNJGss2csRBsnCyRJk6owf O8wtp4zPKnuwIt6Jw3bezsY4zEP62c3ayyz62UvB2s0s+tnN2sss+tkLWJuZxSA2SxXe8ZPSX9KB VIXD8XPnHlpUXPwdwiAegywb7tzYdGvHmtpnEQILCgr+J0VEXUjEW7Bn/+0uqenU6Rel7co+W3zF 2vHyO2LR9Tas6/Ro+4qK3yJgynLFKMuZ9fP4d123bveQaEXulwxJ0DJp/vw5HWtrn3Yc50ftu34s adfui60HDlqlBFPTaYXDHGWQgc7azCz62czayyz62UvB2s0s+tktWXupGIe/em5dqzKdQYVDlg0z sZi0167ukueTjpvTQj4vX3pE5JN37ne9EKMdL9Z38vmyC37uHvux+zZ6QepUgiViIJ9Z9t6xcjM3 xiEiJsuOTz5+rvs/noTUueayU6Mej/PhO0fvukPMc/Ojn70UkrWbZXroZzdrL7PoZy8Fazez6Gc3 ay+z6GcvYG1mFoPYLFV4x09Kf0kHUhEOEeTqe251IyIg3nV6GXELEQFHz5i5sHGb5qv8hETYvrz8 w2U33rKH/J5YXLDigkl4ELIcWpbpHD97zmGaR+SPxaWlX3ZubLy9c/ce69uXV3zAto61tc8EjckY iyyNbujV+1qEVCFO/quuW8PdJi9LjkYrHOYogwx01mZm0c9m1l5m0c9eCtZuZtHPbsnaK2hWZQKH 4zkohT4yEpOghFiBfMabkMnFxeef0OoY7KeCjscSInVK4VCJgzdedUarupesXOyWkRTlzRdvdZdZ 7z1ueOTzdx9yszBTh9iHJEBRx3v47ovdffBklN+Lh2S8c/Ojn70UkrWbZXroZzdrL7PoZy8Fazez 6Gc3ay+z6GcvYG1mFoPYLFV4x09Kf0kHUhEOj7vsir0qq6t/WV27xZOyTDKIkNi+vPx3eBHKfWOR Zc1lFRXvkVlZlimyRLln//6Xqu/Aq5E4iKr8rLvuG9PY3HwlwmJDr97Xyf2D0F2WPHK3U6MuS66q epXfLPfJBhopHP7tD8+4S73k9myhCecfZKAL02bZzmRtlux+0ehns3y3V5htHQb97KWQK3YLs/3D PFai9LNbsvYKKhziIThi2MBIr54Nke9+/1TL9l/cc4k7qRi3+1D3818+fcIVEoklqDIoq/0PnDk+ 0rtXj8gffvtwUh6Hf/zgF27WYzwBv//z8y31OJ8dB/V1k6H8/Y/PRu644Vz3nMjWrR/v3lsvcLer pcpff/K4uw/HU+IiJDYibcJvinVufvSzl0KydrNMD/3slk/2kuOd/ByLsp7f51ToZy8FU+3GGKeH hMgX+tktW+wlPwdl0P1kPb/P6aKfvYCpNstXBrFZqvCOn5T+kg6kIhwecsZZUxHu8DqUZX7UhUSW ERNzEFGPxCWybiwuWrV6Yofq6pfjeRxyPG/ZMHPU/9R2rX9A1nE9J5u2uqm4pOQbskLL8liMsyz5 B0RE4i+ue/v9oXK/bKFxwiGD9y5DBkT2mTAy4QcNPDBefeZG94FLlmWK0c6/Lc4ryEAXls3CZCba Sn5HNJsFIfuN3GX7yOS9d0tov1j0s5mJ9soUo9lI2jHT9LOXQi7YLVr7J8tox8qkLf3slqy9Tj3x UHdy4CccwvOXH+3WJXvxLdee5YqOePBtXl0Z2XPMT4lEEOyIZYjot2bViW6WwikTd3P3PfHYg9w6 tCcejMQRVF6IknoddexLPc9CxjCWGl99yRI3HiFJTq5dc6pb591X17vJTRAw8Xxk+fLR82dGunbZ wvVERAAljiF12YdzZfky53nOaQvdekpgjHVufvSzl0KydrNMD/3sli/20sc7PnO9BJk3xNuPzwgc YY6jfvZSMNVuxGRlrFJxX1Phl797NNA4Ho2p7JsM/exmqr3uvGlFpKpjh5bEW8naL+h+ft8ny2E6 bOlnL2CqzfKVQWyWKrzjJ6W/pAOpCIdHrlo9saKy8nUSnsiyREh8wl4DBqwuKW33h0RiHKql0sUl JV+xbFmWw4NOOXUGsQWZn5LxOVYSlekLjz5QxSCUZbG47zHH719UXPyt7mUIC4uKvndjN2673cWN zc1X4GEZjT226XN1U99+a2YsOu4AeWwTmFPC4dpLl7o3Ah52ZFmmGO382+K8ggx0YdksTGaireR3 RLNZEAZ5YE+EfjYz0V6ZYjQbSTtmmn72UsgFu0Vr/2QZ7ViZtKWf3ZK117mnHxmprqqMvPHCLa3K JPHKO3vZgkiXzrVudmTGEbz4Dj1oUqs2Zlnx8KEDI5UdKiIdNit3PRCJUah7SvgJEbHq4FGIhyHH JY7hbiMGRx66c9PfzedBA/q4GZ5/VlPlCoM8XC1edGCkqbE+8sX7G1rqEpdx2369WuIh8hvxNpTf mwj97KWQrN0s00M/u+WLvaQAyHUbZN4Qbz8+IySGOY762UvBVLvxAoYXF4/ce2mrskRIyAjaed7B U1qV+TGVfZOln91MtZcU6pK1X9D9/L5PlqfLln72AqbaLF8ZxGapwjt+UvpLOpCKcEhCEWL3lVVU vCvLEuFPwmHpl4l4HEI8/vAUrKypeX7FvQ+O1svw9tth9NiTlaBHbMOJhxx+sDwGZNk1y6ejeSTG 4oSDDz1EioaJsqi4+K/9dh5ytjy2CTROOIRMiFh+Jbf7kYyPeEF89NZ9rcoySXn+bXFeQQa6MG0W FjPRVtG+Q9osCJnY+y0RTIR+NjPRXpmktFE0O2aSfvZSyBW7yfZPhfJYmbSln92StRdiIEudEmkj lhniHUTcQz7/88vn3CXCsh6iAcf+5rMn3fiCsjzIksVYdRjHODbLlJX3oCR1+G7qqN/HObNN7sN2 fpP6Lv5G+01B6WcvhWTtZpke+tktn+ylj3eJzBv89gtzHPWzl4KpdsMbOoiA5MevPn7MfQF01Lx9 W5X5MZV9k6Wf3Uy1F6I59zXVl5O1X9D9/L5PlqfLln72AqbaLF8ZxGapwjt+UvpLOpCKcHjDG+8M Gzhyt2UId2P2nbVAlgclxxkxadIx1XV1j5FgRJbHIzEMG/v2W4MIV15Z+ebIKdOOwhOR7SyDLquo eF+JdGUdOrxz7Wtv7iKPATcKhzXP19bX3yfLYtEKhwER1kDHJIglUzdfs9z9zGB+xUUnu/GfePig DE8HllkRp0ntd88tK13PieLiosjcA/Z23dBVGQ8yeE2ccsJclw+uv6jlQU19Z5DvUHzl6RsjZ5wy L/LzY2ZHrlx9cqv4U/r5y/PCq4TvZ3/iQunHZd/LLzwpasD6RBlkoEvVZqrd+E08KJJ9k3Zbt/ZM 9wFY1ufBGu+ZWHaQbZUOG8rvuPvm892JgrKZPpHnoZi3knwfywJZKqh710SbyKdCP5ulaq9ojNeX Ff3afv2N50VWnHlUK5sjcFxw9jGuV1PQY+l25NzIIIsXBaIHyynb+rrS6WcvhWTtFvT6itZm9GdV x++6YykO9n/0vss2+f4XH7/W7fcqS3CscRnRCQ84jkFyDPW9v3ziOjf7Lw+zv37u5k3Oty3HSD+7 JWsvy/TQz14KqdjNb1wKeo0EuV4V/a5LxXhjNNcD21gart+D9O181q/XaGOE3+9Phn52k/byu98q cl6cnzpXzpt7cTJ1gvzmeO0fpI4c79S8AU9cxAmSEbEfQoYc16Ptp+Yb2DSVcZT+oMcu9bOXgrSb 4lu/vM2dB3z6mwdc2y1ZfPAmyzw/eP3ulmuCv9HETX4T1xLe27QJIRzwAIsWd45jc2/hHkMSJ+YZ hFnwE5C4X3GfUsd/5uGr3PagjLnisQv3i7RrV+p6m1FOHNkg5xZt3z9/9Kjr/cl5/u7Nezc5j7df ur3V9njnFot+dotlL0m/38e1uMw7J7kv4yBl6nr1OxZ85+U7IsuXHtHSD6SQF/Q47IfdH79/jXse Jx8/N3LWqUe4/VE/R7/vU+X0X65L3ZZnLpnvriTgL9eUflzId/H7o/VpST97gaA2C8Kw7hF4YNI3 1XMV4/V9t61y99H7qN+4qs9X4z2r6ceLNZZz/4w1vqU6T9QZxGapwjt+UvpLOpCKcAhZWtyxpvaZ 8g6Vb5EkRJYH5d2ffLEzoh5xA2WZH/E0ZMkyQhzJVljyTIxBshkrga6wqOifLBuW+ypOmr9gDkuV ESFlWSwSDxGxEW9H/ibKypqaFxBLTU2eYpxwyCDBUqdRI3dwPzNAMHAP3WnbyE6D+0W61de5QeEx OMukmDBQj/hSuJkTiJ14THxmOwPKhD12cW8QPbfsFtmqqcGdWLHcSk3u+M5436EvPePGws2kob5T pF9zT3f5Fkuy1M1UnT9B4vnMjU4/L25oN1x5untsNWArcuPibTE3INkuiTLIQJeqzVS7DR7Yx/27 Re3mbvvy24iVRRZOVZcbKstqlB1oC9qEZTdqspFOG8bqJ9iHSYjqc2rpEBlF+S6W3GFn/mcfjsvk hDpyIi/bJ1H62SxVe0n69WXIBMqv7VevON5tZ/lQTRvSZsRzC3os7EgWVmxGsgX+8vmTd+5327qt ryudfvZSSNZuQa+vaG1GfdqbSXCs6+7372287j5790E3UQf9gHZW26jLdq5PPFuijcs779DfXcbK 91Kfc9t36u7uEtVOdTXuslquoc0qyt3Mu+p823KM9LNbsvayTA/97KWQrN2CjEtBr5Eg1yuMdz9U 1yX0G6P1+ZK+7DXaPCraGIGwwQOg3+9Phn520+0V5H4LaUN+kzpXfgf1GHOUV2uQOkFsDv3aP0gd aQvmGzts3xxp7N7FHR+JA0ofUv1E2T/afnqCI2yayjjKeSK6qW1+9lKIdZ0hkNMOnCO/n9+18qxF bhlzBEIycH60kQqNgGig9uf3HHn4jEhpaYm7P/2TOpw/y0V1cYI2RyziHrPN1o2Rui02d+9F7Cvn ITp/++u7I/37btXSz+hf9IHD5kx253Dv/+ou9/z5TuLNcky2URbv3Dh2tH0ZKwjfgE3U/U8Rm+jb 452bFL11+tktlr10+rU9dRA16VdjR+3car47aa9d3f7PXB07xTuWsqP8/VLI8zsndRz249olnAeh NIgVjKcg8wReaKpz9Ps+VY4A+fHbG+ebypY8VyCmMddhu54ADGKj2p9VR33RIelnLxDEZkGZ6j0C myJub9e/l9s+PFdxvTF20da0B8fiGEHGVb9nNf15O95YzngYb3xLdZ6oM4jNUoV3fH6PEUhVOIQz Fi06oLRdu99Xbl7zolwunCmufeHl4YNHjVkiMxvDwsLCf9d1776eOnI/OP/ccydX19U9XlxS+ucD TzxlpiyPRwRPEr3wNxmqfeVxTaBxwqEuxvCZwYEbMEbmbQNvPxj8eLvKAHLEodNa9uUNJxMXBg21 7aD99nInKw/ccaF7o4FMLLixUJbId3Bj5wH4hKMPdI/DzZM3TcSp0s9XiknyvBhcuRGqINeKvK0l jtV7r925yfZkGGSgS9Vm2Eq1G23EGynaBS8+fu9+0/d06/FAxWSD38YbKtqIfZlQMSkgQUCstoJh 2jDad8g+h6ccNzRuntTh+/gNTCjYj7f56julrVOhn81StZdOJrnx+rL6PUHanps7k6vD507e5Dt4 Y8u+6kE7yLFoU9oeO9I/qIMtmWzItpZ2zMR1pdPPXgrJ2i3o9RWrzdjf77pTE0kmzzyIzdl/Y98+ YN9x7gMMD/TqXGKNyzywYh+2zT9kqruNhzn1xh/Rnv6hB/VvS1v62S1Ze1mmh372UkjWbkHGJRjk GglyvQa5H1IPD614YzR1ol1L6lzk9SrHCLWUPOjvT5R+dlP2+vy18wPdbyFtSBvhXcZvgurF1UXn HRe4TpDfHGS+l6iN1GfVTxBGEDP1fkLG9Fj7xfocxjjqZy+FWNcZ/YrfRJxUPG6VuIK3EA/+M6eO dZNN8Fvx4kNgwE5Pb9gosCLksD8P+8zB6AOsNJg1bY9ISUlxy/1kw10Xu8dbcNj0lrZDDOIew1zv sfvWbHJeOtkHgec3r2xsH+5beFbxvXhAsY35DP1Aj20X9Nxi7asLVHK7EjqDnFs0+tktlr3kuQT5 fXjzITirc4SISvQlrgE+q37gdyzZLrI9gp6T+j4EqOceWeteC/T7ieNHuOPzy0/dEPf75Gf1/dFs yXVDHTXmQ76L78Z+als8+tkLBLFZUOr3gkTvEcwj2U7CNsRC5QFLyBLm+9RlLKMOxwgyrurjn9+z WryxnGRt9Ieg41sqDGKzVOEdn99mBMIQDhG/dt9///mIh2UdOvyGZcfJeA6GwbPuum/MDmPHnty5 senWmrpOjyIYjpg0dZE6H8TDkZOnHl3fq9cNeBfWde9+Z/vy8g+LS0r+wrJrebx8ZlYIh7zB500D g5Wqx42ENx76YMgDLG8ZmMzxGXGEm9xxR+7vflYDGf8vOmKW+waUN/8MWn7fwWduVNyweDhmwFL1 mLSwXITjRJvMyfOCDI4MbMq1nd/NMpO99hzeUicVBhnoUrUZ56zaTWbx42ZL++LxxFIDbgjcJOQx iB/CjYFlG3yWbRWmDWPZQ/Y5Jry40uvZ1SA3OL0/RLN1KvSzWar20omYE68v8z8PTn5tr5bZ8BDN G2fVD3ho5m3jtEmjAx9L2ZG3ughP+rKtaJMfaUeY7utKp5+9FJK1W5Dri/aP1WZMmINed5CHFLbx Npe3xCwP0s8l2rjMwz6eCKoeS0eY1LEUTW3j/HhrzP5M/mFb2tLPbsnayzI99LOXQjJ2C3J/+fCN e1rq+10jftdr0Psh58USx3hjdKz5hjoXeb1GGyMS/f2J0M9uyl6fvXp+oPstYx3nI5MVcL9mWRqh ERgr/OowxiAoxPvNeJMijsRrf/5PdE5ImbIFXjb6XAWSHAkhEo8n9pX7xfocxjjqZy+FWNeZEnp0 L0I4Y8rubsIW+r6+Xb28PGT2Pu5nPLoQdpk76PXI1s71ogQdxAS8edUSYkVELb4/nsehEjYQfrgP sQ3hBxGC8+EznlGIkLoQxL00yLlF21cKVHK72jfIuUWjn91i2Utn0N/H2IUwTQgaVQevPq4Brq1E jiXbRbZHIsfB7iyP1+txbXKuvMCO932xPkezJUKUPnZAQvXoArgf/ewFgtgsKKPNneV2Pse6R3Bd 8sIMD2b9uLwEQDDlnsdxGXP87iVBn9X47DfeIxLzOej4lgqD2CxVeMdPSn9JB8IQDhXnLT9nCktv ySpMPMGGXr2uJ+bgshtv2SOekEgZGYr7Dx26nNiEsjxMshx6yJ7jF5e2a/e54zg/MKZAMi6ToEXW TwcRL1meTNblfjsNOYfMz7KOCcwK4ZDP0s2aerhV64Mhb6aYNCFS8Jm3+RieNxLUxT0a8j9vT7hJ PPngFW5dv+/gM4MgkxaOyVKLvccNj5x3xlGbTKyjDdLyvCA3Gb6fGBN85qbLoMvNS9VJhUEGulRt xm+lPadPHtOqjFgY3NwZ3JlA02bRYoNw06VMxTOUbRWmDWPZI5rNIMu4sAdxaHi7hqs+5zJ+7DC3 PNrEPRX62SxVe+nk3P36cpC2xyuEutiWyQVeE3wmDgmflV2DHEu3o8w4Gc1G0o4w3deVTj97KSRr tyDXl3rYjtZmTLCDXncQ740Rwwa628nUqR5e1LnIcRnbsTxITQ4hk3nszhtrtQ17sR/7xxIOM2lL P7slay/L9NDPXgrJ2C3IuKTGOOh3jfhdr0Hvh3hf8NlvjI42LsrtfFb3KjlGJPr7E6Gf3aS9/O63 eJLRhrSl/C5FHvr96gT5zWpc9Wv/IPfRaLbg+9RLNZ3E8eX8n3roSvez3C/W5zDGUT97KUi7KUrh BX7/5+ddMWDX4YM2uU+o82fJtu6xRN986cnrXcGIuGd4jeGtpPdD2o77jn7tQeyKgCUFOp3MMTge 9kIgweOTWJBqqSVUgpHu+eR3blI41PeN1i7Rtgc5t2j0s1sse0kG+X3YcOQu20eG7NjfbX/6HbbF hvTzRI4lf7/8HPQ4xEVFuFOehYr0PdqRWKJ8Zk4S7/vk52i2hAhSW2/VvcVjGw9xBLdoScui0c9e IKjNgjDVe4Qak6LdB7AH1yP/42XoN64GfVbjc5DxHgYd31JhEJulCu/4tKERCFM4hAhzY2bud0Rd t273lJaVfcwy4eKSkq83q6p+pXGb5qvw9lt6/bo9dSERIW2bQTuspB7iozxmOohAOfPYE/brP2z4 mSREaV9e8UFRcfF3Ww/Y/kJZN2wipNZ26fIg1xHJURBMZR0TmDXCYbxBL9akiRsKBiD+BrFc8BZQ 5DNxUlhGyc1QHivWd/C2g4DSuEareBt4HvBWS75djnVekJsM9VR8Gtz8u3fr7L5hlG2SDIMMdKna jPZhcn/wgRNblambNK7tvIGmnaItIVEeSmqQl22VDhvK74hWB48p7MvbRW6ELKvhjTb/E6+DOtFs nQr9bJaqvSTj9WXK1RKQeG2v3vLxVpg4TSwj4TN9gng4yhstE3aE6b6udPrZSyFZuwW5vtQ1JdsG Emza77rDLmob/ZlJNtt5AFYPc+pcgozLTLo5L33SRjn1qJ+IcJguW/rZLVl7WaaHfvZSSMZuQcYl PeC93zXid70GvR+q6zLeGB1rvqHOJcj1mujvT4R+dtPtFeR+qwQ//aWEJIKrX51EfnO89lfCVbw6 0kbU5zP9RN0r5blFG9fVfrE+hzGO+tlLIdZ1poQX3eOPeQGeRdhQzpG41yMAcm60E16WxP1EBMLz DtEBby+EWdoT4YI2RwyKFmePNsPDTAp0kqy2QIRC0OR8sRfenwhUlEcTjPB+induYQiHQc4tGv3s FsteOoP+PohnH+1MLDrlgcfy0USPJX+//Bz0OFwznI9KUKWoxkCEMD6HJRzy4od69Ee8XvGmZWms Xice/ewFgtgsKKPNneV2PkcbTyAer+qllzw24QcYy/g/yPNC0Dk+n4OM9zDo+JYKg9gsVXjH5zcb gbCFQ52Ic/scOm9un8E7nl+9xRZP4OXnCYl/2ayq6tUe2/S5mmXN0xcefWBN5y4bSkpL/3Ti1deO k8fRybLoeN6LyZJznXX84ll4PsqysHn6zbeNre3a9QH6PWJl/6G7WOEwCOXgEWswizYYykkTb40x AAOf/B72UW87oh0r2nYGPN5iqX2ZFPFmmDdu+sAqjyXPS5EEAizV4E0ZQZHlDSoVBhnoUrWZah/1 Rk8nS7i4ubLch5g02CFahisyClKm3rDLtgrbhtG+Q/a5V5+50S3nwZA4JypWDzcoggH79c1k6Wez VO2lkwl4vL7MRJUlM0HaXpEJArGdmMCxhOGYBbNayjJhR8V0Xlc6/eylkKzdglxfrz9/i9sesm2g mngFue4gSWzw2OABmL/6ciR5jcTq+2EKhzAdtvSzW7L2skwP/eylkIzdgo5LikGukXjXa6L3w3hj tJpv8EAtr0PqqkQGfI51vSb6+xOhn92UvR697bhA91uSpHCuKuGGIueJeIDHi0rIFasOXp488Af5 zX73SJX8JF4dOSfkf2WLaP2E8Q6PbUQZfVzX94v2OYxx1M9eCrGuMym8QNoQcZDvlB5ZtBUJYtSS wtmzJrTEM8OzV4nyiLLYS4mpeCohrMkEFVIYkqSN2IfrlM948iFk4CHKtYwHMdtZgikFI+JOxju3 eMKhEpp08Q2qa11tD3Ju0ehnt1j20hn090GW8ZOEhD7FdYaop2eGDnos2V+k8JzIcbhmlDebIh7M eLoRRofPsn/E+n4/4ZD+wTz36Pkz3XPBAzKRWHp+9gJBbBaUKhmJHPuD3iPUyxh9Tge5tknmhJcg nxn3goyr0ebycjuf/cZ7fbVMkPEtFQaxWarwjs9vNgLpFA51kgCExCmekLiCZCQIiQUFBf8hEzJ9 oH15+e/wxpP7KrJ/U//+l+G92NS335ox+85aQExDxERZ12Ra4TBJysEj1mAWbfDhrQaTJnUTIxsU AyOTDD1THgIgNyXe5PHGKOgbECacvMnAK0A/57WXLnUHOJWtSx5LnpciMYx4W8XSJoIiB42REYRB BrpUbUb7EEuC+BIIGGo7XmbcTCA3rT9+8ItI504/c98IMclW9Yhvwf7ESVNvh2RbhWnDWPaQdlZv zpgU6L+XZSNsz4Wlyky64vVlgnEzWfNrez0DKLFQ6M9TJu7mTiZfeOynbJiZsKNiOq8rnX72UkjW bkGuLxU0XLYNJMNf0OuOCRdL7fafMc6d4BGXis9q+Y+8RmL1/WSFw0za0s9uydrLMj30s5dCMnYL Mi6pMS7INeJ3vQa9H/JQx4NwvDFazTdYOo23tx4vivGbOkqcinW9JvL7E6Wf3ZS9rjp/dqD7LW3C EkGWSaplgpDYWjy8EyuPe5ZfHZUdNt5vZlz0a3/mg8/+4uq4deSckP+xBXam7+j9BFuQTVcte9TH SbVfrM9hjKN+9lKIdZ1J4UXxjFPmuW2hlt8rqoyoSnzn+sAmusDI9YGwodqbbQgJfKZ/qHq0FWI+ 26VAp9fh9+PNKr8DL0aSuvCZPsH8haXCfOa69js3JWpybev7QuVFrGf4xXb0a/13+Z0b/VNt1+ln t1j2Ukzk9yni9YdAg7eZSuaU6LFkf1GfVXnQ46j5uoyFRxw8tqt4pLG+L9bnaLZUJKYpWX4RxXnh Icvj0c9ewM9miZB+k8o9gnkk2cvxJFRe1pAXJwi7jGV8xzef+Y+rQef4fPYb71WSMhhkfEuFQWyW KrzjYxMjkCnhUFIJiSRV6dy9x3oERDIiIwTKuop4BfYeNGhlYVHRP+jTjuP8WFRc/G3HmtpnEBSJ G8gxdSGRffY8YPY8P0/GTNIVDuvr7+U3WOEwATJ48HZEuZczmKnP+ttvvZ4afFadc6w7EOLq/9qz N7nbmIxyM2BAwsWetO0IG9Q78diDWh0r1nfwmRsJNwsm/QSK5U0YbwR5+0SwV4JjM7DGOy+82fTf y5tEyhjY/WKZJMIgA12qNqN9VHYsbkrEISGu2tCdtnUnr3g8qbpq2STxUYiZwXIt3lbxppB9VL10 2jCaPfCO0/sY5bw95CbETZC3Z0woeLvYtcsW7u/CVtz8YvXNZOlns1TtpZMbeLy+rAJSB2l7RdpE TepoI9peLw9yrGTtmKnrSqefvRSStVvQ6ytWm8Eg1x3jFpM/bK8eOAnGztt6suzxMK6Pa5TH6vtK ONSXQFNOPeqzn75vW9jSz27J2ssyPfSzl0KydgsyLgW9RoJcrzDIdRl0jMYLkmPxAM91R4IMPPXw liEbJnViXa9Bf38y9LObstfz953ke79VD6yITbQRv4P/iWuF2IYdVJbVIHWC/Ga/+R4Pszwgx6sj 54QcF1vQZzhH7MQyT/oA2/i9SoSU8085Twl7HPWzl0Ks60wts5bCIR5atDMeQaxKQOhhOSFxyOjz KpEQCRQ4PwQB6nCNIMzQj1maqoRH6nOdIeogSq5be6YrarAvbRpLOITYhnrYmr6B3Yk1yXmr6w4B BPEeYYzz4Npm2XmQc4u2L55v9BH6H6InMdsQm/C2pA3U+QY5t2j0s1sse+kM2vaKxLDGo5Z9dM+v RI4l+4v6rNoj6HEYLzgXwgTgtcpn+heiFt6syjM11vfF+ixtqSeBw7uOc+B7iUur/34/+tkLBLFZ Ikz1HsG4zP5cZ/TLc05b6L4wYRvCnprrBxlXY81Xo83x443lLOvXz9FvfEuFQWyWKrzj8xuMQFsJ hzoR0rylyl/G8ziEiIKIgHgbstSZJc/0B48Iid91rKl5HiERwXDGokUHdKytfXr43vscK4+VKjnv waPGLBk8atTSjX/9ucPosScT03CzqqpfufcyKxwGJ4MHk2mVXp1Jl/os307I7bwZIZYKAw3b1aDE RIwbDp4AvOXljQhv/xgoYx0r1vZ3Xr7DzajIgMvxGMB4i82yglj7yPPS3xyqQOl6FtIwGGSgS9Vm /FbeCvJ7uZGwPJUsWLQ1b7NkfSbV6k07N3neojIB0evItkqHDfXv4EbKxIKlRXodzos3/0zsWJZB fZZ1MSEnZg8PdZybPHYq9LNZqvaS9OvLin5trxNPC+LNMMmTZUGOFc1esbbLvpKJ60qnn70UkrVb 0OsrWtvo9LvueJihn8uHk6suPsXdzsMoxw0yLuOlgwigP0xQTj3qK49DuW8mbelnt2TtZZke+tlL IRW7+Y1LQa4R7gfcM/yuV0W/6xIGGaO5f7FUC7GK7+PhC28sMvSqJY7Rrjmdfr8/GfrZTbeX3/2W 8UEdFwGWdkOI4nzx0pLxzYLUCfKbg7S/X51Yc1pEDvoV/YTfjcCsi16x9ov2OYxx1M9eCrGuM8Z8 xn65ZBTitcryQdqGtm6o7xT5+TGzXVFN1UEQRDCmHbEb4jtLr0l2QBsRI03V5XfSxqouXlN4LiI2 R/t+RdoMGyOacB7Yi36HwKFfF1zXeC5xXdIPEYmDnpu+r7InqzHwpMLOZISmLRCoEF9UIp6g5ybp Z7dY9tKZSNtDXlogjCOqIbAlcyzZX+TnRI6D3RGW6AfUpY3pX7rYJ4/v9xlGsyXECxLb8LJDCd9B 6WcvEMRmiTCMewT3vq2aGtyYlojevBjjODLJid+4Gmu+Gmt7kLEc+o1vqTCIzVKFd/yk9Jd0wATh EK/AxubmK0iOcsKaqybI8li84Y13hg0cNWppQWHh/9V1776exCaIhiQc8YTEH/BkxCtx5z3G/Vzu nyonHHzoIZpomRStcJggeUuruybLz/G2M/hwI+PGpg8+DFrcRCiTsVZiHSvWdgZJjs8NgzeKQfaJ dV4MxtyscL+Wx0mFQQa6VG3Gb+LNkgpU/c8vn3N/Y7yHDfbBDrjMKy8CyVhtFaYN5XfEq8O5qgk4 b7LYps492n7J0s9mqdorGv36sqJf2yvSLrRXvD7gd6xYbRptu7Sj2p6u60qnn70UkrVbItdXtLaR x4p13bGNMjlZpG+wPdY1Ij9DZVu+T99OPerH2zdTtvSzW7L2skwP/eylkKrd4o1LftcI/TmR61Ux 3nWpf0eQMZrriTrK24Lv1+tHu+Z0xvv9ydDPbtJeQe63itHqSgapE+Q3B2l/vzqy7fmslqlTP1Y/ ibZfvM8w2XHUz14K0m7699KW0X6Hovqt9E1Zpshvoh1V+/Ab+C3yd6p7kuof2Nhv7qGIrdkPynuV IueqX08w6LlF25dzVPdTPsc63yDnptPPbrHsFY1Bfx9kW7S+HvRYsr/Iz4kch3bkGmRf2i3aecnj +31WjGZL+i+eb0fN27fV9/jRz14gEZslwmTuEYRQwBGAhFHqfkdbIUbqCRF1+o2r0b4n3vYgY7nf +JYKg9gsVXjHT0p/SQeSEQ5ZZozA12fHHc+r6dz5YRKfdG5svG3AiBGnL1hxQeDjKCIAkm2ZTMzx liqrumRDHrrXxON2GDv2JOIdsuy3sW+/NcRPpA5Zm/FIJItzZU3NC2R3Hjhyt1PlsVKlFQ4DIl0D XS5STRiIy8DbRWImyTqpMshAl6rNGMyjxaqwTI5+NkvVXrnOTFxXOv3spZCs3fL5+kqnLf3slqy9 LNNDP3sptLXd8vl6jUY/u7W1vfKBiYyjfvZSsHYzi352s/YKj4haXE8sK8f7DU9SWcePfvYCJtmM cAyEYuC+hnjHNoRHtfwZT0+5T6aYyPiWCoPYLFV4x09Kf0kHEhUOyWjMEuD25RUfSBGMpcLFpaVf soT42Esu2Vvu60cESblN57WvvbmL8jBU30lCFcTKhSsv3Ke+aaubJh5y+MH6Ppwvy5/9BMlkOGn+ gjmFRUX/LCwq+p64i4kQT0grHFq2Im9wCBRL52CpAktdZJ1UGWSgS9Vm3Dy27derlau6ZXL0s1mq 9sp1ZuK60ulnL4Vk7ZbP11c6belnt2TtZZke+tlLoa3tls/XazT62a2t7ZUPTGQc9bOXgrWbWfSz m7VXeFQxRCFhFGR5EPrZC5hmM2IXslSYpCQkxGFpONm+WUoexCs2XUxkfEuFQWyWKrzjJ6W/pAOJ CofEDCwtK/sM4au6rtOjZDdu6N37GrwOS8vKPvEyJP+IoDdyyrSj5P6pEAGwc2Pj7bX19ff1Hzr0 LDwKlZchAuHkIxYehOcjsQflvung2hdeHj5nybLpLpcF47zl50yZsuCo2dW1WzxphUPLVsSNm2Do p598uJuIQ5aHwSADXao2420PwWr9YrBYBqOfzVK1V64zE9eVTj97KSRrt3y+vtJpSz+7JWsvy/TQ z14KbW23fL5eo9HPbm1tr3xgIuOon70UrN3Mop/drL3CI8mVTjlhrptgJFnBzM9ewESbsQSY+IHE jjxzyXzX27Kt73OJjG+pMIjNUoV3/KT0l3QgEeFw5f0bRjX06n0dYhdLi/UyvAVXPfTIbmRJZvky wmJxSclfRk2ffqQ8TrLk+4ljSBZm/lfb8SZEvCRRSl23hnvSsSw5TLpZlbvW32+FQ8s2YZCBztrM LPrZzNrLLPrZS8HazSz62c3ayyz62UvB2s0s+tnN2sss+tlLwdrNLPrZzdrLLPrZC1ibmcUgNksV 3vGT0l/SgUSEw0WrVk+srK7+ZX2vXjfIMp3r3n5/6IhJk45h2TKeh8ksW47FFfc+OLrXgAEXdayp ea7/sOFnqm31Pbe6ESEOr8cwxcp0cKNw2PUBKxxatgmDDHTWZmbRz2bWXmbRz14K1m5m0c9u1l5m 0c9eCtZuZtHPbtZeZtHPXgrWbmbRz27WXmbRz17A2swsBrFZqvCOn5T+kg4kIhwefPryaSQbIcah LJPEA3HcgQcdXtqu7LPO3RvvkOWpcP2Hn7pxCzkftY3MzCQrYRmwX6zEtibnrgmHf7XCoWVGGWSg szYzi342s/Yyi372UrB2M4t+drP2Mot+9lKwdjOLfnaz9jKLfvZSsHYzi352s/Yyi372AtZmZjGI zVKFd/yk9Jd0IBHh8JAzzppaXVf32KzjF8+SZdHoJjMZuduy0nbtPie+nywPg5c89dzISfPnzyHe oCwzlXgckkEa4bC4pOQrslHLOiYwNOHwnQ3TZrPvH149rdVFZ5l5YgfsgV2krRSszcyin82svcyi n70UrN3Mop/drL3Mop+9FKzdzKKf3ay9zKKfvRSs3cyin92svcyin72AtZlZDGKzVMHxodzeVkhE OFx8xdrxXZuabh48aswSPuPZhwhGghKWJ8v68MhVqyd2rKl5ntiEsiwMIkiSpCXM5dDpJm1FFmja jWQzmUrmkihDEw7ffWR6X/b93VPzWl10lpkndnDt+cj0vtJWCtZmZtHPZtZeZtHPXgrWbmbRz27W XmbRz14K1m5m0c9u1l5m0c9eCtZuZtHPbtZeZtHPXsDazCwGsVmqcI+fpP6SDiQiHOLVh2hIVmO1 bdbixbNYvky2YFkfnnnr+t0bevW+FsFRloXBg045dQZekNkkHGYLQxMOwW8emvZP9v/+9/e0uvAs M0faHztgD2kjCWszMxjUZtZeZjCovRSs3cxgULtZe5nBoPZSsHYzg0HtZu1lBoPaS8HazQwGtZu1 lxkMai9gbWYGv/8iuM1SAd8B5fa2QiLCIXQTpGxe82JN5y4bxs+de+iYmfsd0aG6+uXjLrtiL1kX kv2414ABq8l2LMvC4Jwl2edxmC0MVTh89+Hpy9n/o2cW/iAvPsvM8eNnjtz4duTh6culjSSUzdhH HscycwxqM2svMxjUXgrWbmYwqN2svcxgUHspWLuZwaB2s/Yyg0HtpWDtZgaD2s3aywwGtRdQNrPP 023LRGyWCtzvSEF/CRuJCIcbsyVPXVRcUvIN8fmcgoIfCgsL/9W+vOKDWMttT1hz1QQ8FHv273+p LAuDVjhMH0MVDsFvHpr2Csf44pWlkf98/VSri9AyfaS9aXfaHztI28SCtVnbMRmbWXu1HZOxl4K1 W9sxGbtZe7Ud/5uEvRRa7Pbq0sh/v3661bEt08dk7Gbt1XZMxl4K1m5tx2TsZu3VdkzGXsDarO2Y rM2SBd8D5fa2QiLCIdmM8TgcPGrU0oZevW4o79DhbVc4LCv/SAmHZDeGJEaZf+65kxu3ab6qY03t M8RHlMcLgyyRrqnr9CgCpSyzTI2hC4fvPzR96LsPT/+W47z/yP4/fPPemsg/P78r8sN3L7S6MC1T J+1K+9LO7z9ywI8bbTjjO+wgbRMLG202Y6PNHrU2SzdTtZm1V2aZqr0UrN0yy1TtZu2VWaZqLwVr t8wyVbtZe2WWqdpLwdots0zVbtZemWWq9gIbbWafpzPFMGyWLDZ+V2r6S5hIRDiURBwcutfE48or K99EGERYHDl56tFlFRXvti8v/6CouPjbouLi73YYO/ZkuW+iJHvyzGNP2E8n8RX5/sqamudHTpl2 1IEnnjKT7fsec/z+/CVxCucoj2UZjKELh+CTB6d1+s1D025Vx7PMHGl32l/axA/WZm3HZGxm7dV2 TMZeCtZubcdk7Gbt1XZMxl4K1m5tx2TsZu3VdkzGXgrWbm3HZOxm7dV2TMZewNqs7ZiszZKB+k65 va2QinAIT7z62nF9Bu94vvIoxPOPBCokQynr0OE3CIdlHTq8Q/ZguW8ixHuRuIokYulYU/usx2c2 q6p6tbik5Cv+dqytfVqVISbWdWu4O9OeiAiVfCeMtXw7W5gW4VDh3YenzXx3w9SL3t0w/dl3N0z/ Xl6UlqGQdn3WbeeHp82UNkgU1mYZYWg2s/bKCEOzl4K1W0YYmt2svTLC0OylYO2WEYZmN2uvjDA0 eylYu2WEodnN2isjDM1ewNosIwzVZolAnYPc3lZIVTiMR7Vcecj48YvHHXjQ4bI8Ed79yRc73/DG O8M4piIxF/EsrN5iiydYsrz+vQ+H6OXUl8dJN6csOGp2cUnJ18SB7FhT85wszyamVTjMUhztBvd0 nNWywMJYbPBs9rIssDAS93r2el0WWBiNVZ7djpEFFkbiYs9eR8kCC6OxzLMbfy3Mx/Gevc6XBRZG 41XPbg/IAgsjYcfF7MRjnt3+KgssfoJp+ksywiGC3EGnnDpjxKRJx7BEGNFO1skUDz59+TRiHJqS HGXCwYce4l0HkbKKDu/K8myiFQ5b42DPuGtlgYWxUELUr2WBhZG42bPXb2WBhdG4wrPb4bLAwkhc 49lrriywMBr2ATm7sNCz1yWywMJovO3Zbb0ssDASdlzMTjQpwcRxnPGy0GIjTNNfEhUOV9z74OiG Xr2uLyws/LeyN8uROzc23pbpZcHQtKzKunBI8hhZnk20wmFr7OsZ9zZZYGEs7vBs9o4ssDASV3n2 +r0ssDAaN3p2O0AWWBiJ2z17TZcFFkbDPiBnF9QDwdWywMJofODZ7SZZYGEk7LiYvfjWs911ssBi I0zTXxIRDte+8PLw/kOHLi8tK/usvmmrmxp69b62Y03N8wUFBf91HOfHisrK1zMtHlrhMH20wmFr TPCMa5cvZA+Y+GEzJoIW5mOlZ69/yQILo3GnZ7cpssDCSDzk2WucLLAwGvYBObuwvxWgshKfeXa7 UhZYGAk7LmYvnrbPaPFhmv6SiHBIIhSSngwYsetpatus4xfPImnJznuM+3lFZeUbtfX198n90kmW TBPjcNGq1RNlWVvQCoe5jSGecV+RBRbGgokfNvuDLLAwEierAdRxnO1koYWxeMaz2a6ywMJIKHsN lwUWRsM+IGcXpnr2skteswt/9uxm45lnB+y4mL04xbPdj47jFMlCi+wWDpfdeMsejc39Lt/zgNnz 1DaSk9R1a7iH/w888ZSZZDM+5Iyzpsp908UFKy6Y1Lmx6VZETVnWFrTCYW6jzjPuN7LAwlic7dnM erBlB07ShEPiQ1lkBz73bNZDFlgYiV959hooCyyMhn1Azi7s5dnLrlLJLnzn2e1cWWBhJOy4mL1Q K/ngMFlokd3CIfEN++085Oz+w4afqbbh8YfH4erHn971zFvX797Y3HzltsOGnyH3TRfXf/jpkEue em4kWZdlWVvQCoe5j795Bt5cFlgYCd2DzdrMfJyo2cvGEs0OtPPs9YMssDAWJB/CZr1kgYXRsA/I 2YUxnr3IHmqRPeBFs73Osgd2XMxebKPN+W2ytigwTX9JRDhc/96HQ0bPmLmwtkuXh8iszLal16/b s2tT07r+Q4eedfrNt41t6NXrBsRFuW++0AqHuQ+y89IOg2WBhZHQPdiszczHzzV7wS6ygoVx6O3Z 6kNZYGEsCN1gr6/sg31Azi7s4tnrOVlgYTR4CYbdTpAFFkbCjovZixJtvn+eLLTIbuEQnnXXfWNY roxYyGc8/Vi63L68/IPyDpVvbVZV9erClRfuI/cLg4iV85afMwXKMknqEn8RIU+WpZNWOMx9EKuG diDDsoX50D3YrM3Mx2LPVu/ZiWDWYE/PVo/KAgtjoTznK2WBhdGwD8jZBV5WYq9XZYGFsSjX5oyL ZKGFkbDjYnbjKzuHjA3T9JdEhUPIkuSRk6cefe1rb+7CZzwR5yxbNn3AiBGn73vM8fvL+mGRpdI9 t93uYjI6yzJJlk7322nIObVd6x+QZemkFQ5zH0s8A9ugydkB3YPN2sx8HO/Z6g7v7+9lBQvjcJpn KzJiW5gPFav3W1lgYTzsA3J2YUvPXp/IAgtjsYM2ZzxaFloYCTsuZjdUzGU7TkaBafpLMsIhRJhD JCSbMXEGZXk6uOqhR3bbesD2F9Z1776ez3g7RiNl695+f+iISVMXkawlk/EPrXCY+xjhGZglyxbm Q3mwWZtlB471bHWBl72c/xETLcwFb4mx02RZYGEkyHyNvZ6XBRbGwz4gZxfae/b6f7LAwljM0+aM R8pCCyNhx8Xsxp2e/f4nCyyyXzhEMOyz447nlbRr9wV2Liwq+kd17RZPjNl31gJZN2zy3b0GDLio qLj4rx1rap/tWFPzXMeamudj8Lnyyso3S9u1+1zPAp1uWuEw91HoOM5/PCPXyEIL40CMGmylYtZY m5kNlgZhpwsdx5mkTeD7yIoWxuB7z0Z4slmYjwWeva6SBRbGwz4gZx++8Wz2M1lgYSQYF9W8Y6Es tDASdlzMbjDfV9dcN1mY7zBNf0lEOGRp8uBRY5YUl5R83aG6+mW8+XQBkdiHcp8wSfbkXgMGsNow 4hQU/ODHgoKC/xUVFf29rlvD3fJY6aIVDvMDT3pG3kcWWBiH4zxbfW5tlhU4yrOTWla+1vv8oKhn YQZ29OzzG1lgYSzWeDaz8buyD/YBOfvwtmez/rLAwkioZZPwCFloYSTsuJjd0FeG7SQL8x2m6S+J CIfLbrxlD5Ki4PXHZ5YAE3dwzMz9jqjt2vWB4pKSbwaO3G2Z3C8sqqXK1XV1jx25avVE4ipuwiUe xbb55547OVPLla1wmB843TPy1bLAwjiopa+/tDbLCvCGHztd4n2udhznT9424lVamAU1FlrvtezB 057NdpcFFsbDPiBnH1Qohz1kgYVx0DO8QpYtW5gPOy5mN/bXrrmpsjDfYZr+kohweOLV145r6NX7 OoRCWbb2hZeH9x+6y3I8ERETZXkYdJOj9N/uks6NTbfKMlNohcP8QLNn5H84jlMsCy2MwjGerW6w NssK8IYfO12mbdMnFYdp2y3aHir79RhZYGEsVAbDrrLAwnjYB+Tsw/WezebIAgvjoDzo/+L9PVxW sDASdlzMbozW5vg2IZGAafpLIsKhEu7qe/W6QZZBhEUyHu+4x7gTZVkYvPLZF0eQzXnw6N1PkWWm 0AqH+YNnPEMjaliYC25C2Okia7OsgApMfrnYrgRgaN9ImoFdPHvYTHjZg87ag7FF9sE+IGcfzvZs doossDAO8z1b/db7e6isYGEk7LiY3Rigze/Pl4X5DtP0l0SEQzhp/vw57cvLf7f1oEEXyGzKZ966 fvee/ftfus2gHVbK/fKFVjjMH6gJxkOywMIo6DHzrM3MBx6F2OhKWeA4zpna5GKWLLTIOFhOji1W yAILYzHKs9mzssAiK2AfkLMPKvyG7kVvYSZUTOUXvb880FmYDzsuZjcatLn9LbIw32Ga/pKocEiC kq0HDlpFktLNqqpe67ntdhePnjFzIfEESZxSWV39UrSlzPlCKxzmD4i9pga6wbLQwhgc6dnoYmuz rIAaQGPFouThS9lwiSy0yBiqHMf5p2eHQbLQwlhwzWCzK2SBRVbAPiBnH6Z4NrMvLM3HR56tHvD+ zpUVLIyEHRezGxXavJ6VYRYaTNNfEhUO4erHn96V7MZkUtZs/WNhYeG/Ojc23i7r5xOtcJhfQEGn TW6XBRbGYIFnI5Vsw9rMbBAHCvtcKws0kCRF3Xji1bNIH87w2v9+WWBhNFTG0PGywCIrYB+Qsw9N ns3+KAssjMLenp3e8eYV/H+QrGRhJOy4mP34t2dDwgRYaDBNf0lGOITr3n5/6IxFxx3Q0KvX9dV1 dY/Xdq1/AI9Dtsu6+UQrHOYXiBf1P8/gQ2WhhRGQyTaszczGAZ5tbpQFAsQ5VBMNJvoTZAWLtEH3 NhwpCy2MRV/PZja+YfbCPiBnJ1SyjW6ywMIY3OnZaLGW0Ga2rGRhJOy4mP34g2fDb2RBvsM0/SVZ 4dBU3v3JFztf+9qbu6y8f8OoZTfesgck9iJLrCmT9cOmFQ7zD+d4Br9XFlgYgWjJNqzNzAWxC7HN zbIgCgY6jvOSGnC9+EQ1spJF6LDehtkJtUyZ68QiO2EfkLMTj3p2w6vNwjzoMdbqvBeX/M+LTAvz YcfF7Mcb2jVYKAvzGabpL9kuHJJpedbixbP6Dxt+Zl23bvd0rKl5frOqql+1Ly//oKS09MvikpKv SsvKPiur6PBux5raZ7s2Na3bYezYk09Yc9UEeawwaIXD/MPmjuP83TM6iR0szIJKtqHH9LI2MxfT PbskspT8JG3C8bWXSdsiPdhJa2vrbZhdsMuUsx/2ATk7cZ61m9FQL1VUYobbvM8zRD0LM2HHxezH 09rccgtZmM8wTX/JRuEQz8FjL7lk76b+/S9rX1Hx24KCgv9o/U3njyRxiba9uKTk69qu9ffvvv/+ 8+XxU6EuHCJWyvJsohUOg4MAyrTNvxzH6SkLLdoUh3q2uUpstzYzEyqQPMuGEsE2ngecGuS/cBzn OMdximRFi5Sgsk1eKAssjIZapmyXAWU37ANydmJfz273yQILI/CBZ589vM93eZ8ni3oWZsKOi9kP xkY1f2+WhfkM0/SXoMLh+g8/HUJSFJYB69v5PHLy1KN7bNPn6omHHH6w3C9srrj3wdE9+293SUlp KXGGIwUFBf/Fu5AYi019+60ZMGLE6TvvMe7nY/adtWD87DmH7XnA7HlDJ0w8fuCoUUv7DN7x/Pqm rW7arKrq1aLi4m/d/QsL/6+mrtOj+xw6b678rmQ4ZcFRsxEli0tKvulYU/OcLM8mWuEwMdzkDXg2 c55ZONizS7TledZm5mEfzybJLiMn9uHz2gTkS8dxTnQcp4usaJEwTvPa9Dd2KUnWwS5Tzg3YB+Ts RC/Pbp/LAos2B/GRsc172jaVVXkvbZuFubDjYvZDPY/BEbIwn2Ga/hJUOCRmIB5+1bW1T80/99zJ avuk+fPnqOzKpWVln8xbfs4UuW9YPOSMs6YixvFd7cvLf7f1gO0vPPDEU2aufeHl4bJuPK5/78Mh i69YO36HsWNPqq7d4kmnoOCHoqKiv3M8WTdRIqSyDBqefvNtY2V5NtEKh4mB2GoquOsKWWjRZoiX pdfazDyoSTwT91Qw0XGcp7SJCMSLwHoQJIdpWjuOlYUWxoOHYmxnlylnN+wDcvbiO892W8oCizbF 455deMGo8At7r8sq2HEx+3GpNsfEAcDCg2n6S1DhkOXB+x5z/P6V1dUvlZSW/gnvPrzrdhg99mRl a2IKUkfumyr5brwZEQvbl5V/NGDErqeteuiR3WS9ZIiIOOv4xbPqujXcXVhY+O+uTU0353tmaEUr HCYO3k6qgY/MbBZtD7LiYQ+y5EWDtZlZYKKOLZi4h4FxjuOs12wMEYvPdxxnuKxsERW0k4r5YSfm 2QceiLHdy7LAIutgH5CzFyT8wnaE0LAwAyo+8seO41Ro25/wtu+mbbMwF3ZczH6cpc3RSWpp4cE0 /SWocKiIYMeS3/LKyje9JblfFRYW/qu0XbvPe2673cUIcXKfVIlXI6Ih3oGLVq2eKMvDIJ6CLGcu bVf2WefGxttkeT7SCofJ4SBt8GOZrEXb4kDPFjfIAg3WZuaAiTp2YOIeJjp5D2y/1mwN/+z1jZmO 41TJnSzcJXZuXBCRmdwiO9DZcZx/e/az3obZD/uAnL3AiwbbEUrDou2xgzYPkEuS3aVtjuMME9st zIQdF7MfP9euRzzSLDyYpr8kKhwq3vDGO8NYOjxq+vQjiSV44tXXjpN1wqCKodizf/9L+U5ZHiaJ 44gXZX2vXjcQS1GW5xutcJg8jtcGwAWy0CKj2N+zA/Ez4sHazAzs4tngWVkQIoY4jrOK+7Fmc8Un vTefPEjUyh3zDAO0oPF3y0KLrADZ5LFfIlnKLcyFfUDOXpCo63vPfjYhW9tDJfq6SBY4jvOSV7aj LLAwEnZczH7gZajm4WSht/Bgmv6SrHCYKbJMOR1ejH7ke+W2fKMVDlPDGdogeLYstMgYZnk2YJmQ H6zN2h5M1Gl/Ju6ZQB/HcY51HOcxzfY6SQRyjeM4hziOM8hxnDJ5gBwF2SX/6rXBo47jlMoKFsZj Z60f2yyFuQH7gJzdUAkATpAFFhnFmZ4d3nYcp0AWaisTBsoCCyNhx8Xsh3pWg1fKwnyGafqL6cKh ZdvRCoepQ3+DQow93jhbZBb7eu1/qyyIAWuztgUTddr+V7IgA+joOM7enmhMYhW1xFMSL7x7PM9E JjvbOo6zmTxYFkMt74frZKFF1uBhz4b27X3uwD4gZzdIzoX98HazaBuM1O5vo2ShBwRFyvvKAgsj YcfF7Iceb96ukNBgmv6S7cIhS5lHTJq6qLZr/f0sMdZjIKrsyUemKS5iomSpNefDkmhZZiKtcBgO ECLU8hQyW+4pK1ikFdOTuBFZm7Ud+nnt/pYsaCPgAXm04zi3eQ8TKklINH7lOM6rjuPc6S2FZr9J nhjaLQu8Fcsdx7la+z38BovsxLmeDb8UQf8tshv2ATm7gXfbPzwbImBZZBbM5f7utX+8VSXve3W2 lgUWRsKOi9kPFd8cPiIL8xmm6S/ZLBwiwI2cMu2owqIi9z5cUFj4f2RHVuWrH396160HbH9hcUnJ N12bmtbxWR4j3bzy2RdHTJq/YA4xGjerqnq1cvOaF7NlGbQVDsMDSxxVsGX7QJ5ZTPHaHDEnEVib tQ228tr7Q1lgCAo9L4QZ3tJ2+hXicizvREkeWsjg+IrjOA95iVlWehNekrfg8XqAJzju7sVjxKOx yXGc7o7jdPUSvfzMS+bSwRMkWUrMuSWLCY7j/E47T0RPi+zEqZod6UcWuQP7gJz9UCFRHpcFFmnF bG1cjJcsD3CPpl6jLLAwEnZczH7oyYoyFaooK2Ca/pLNwiEJTLr37r22orLy9cqaGhKVRWo6d9mg yhHoqLPD2LEnlXfo8HbHmtpn0p30hO886677xoyeMXNhQ69eN5R16PBOYWFhyzNlWUXFe3IfU2mF w/ChP9D91mbwzQh4cKa9k03uYG2WWdR7bf17WZAFIIPtTp6oSAyrSx3Hud9xnNe93/N/Wl9KF/GI /I/jOP/yRMpvPU9IMiN/7j0QIcpyTiSgecZxnE+0/T91HOdCL0HQNMdxRjiOs43jOJvLH2thJPQk T/vJQoush31Azn600zLVE0rFIv3gfqzGxfNlYRRwv6Yu8xEL82HHxewHcZjVNYrHr4UH0/SXbBcO G3r3vgZB8PSbbxs7ZM/xi+csWzZd1oPzlp8zpbK6+peduzfeIctSJZ6PJ6y5agLfX9et4Z7SsrKP CwoK/hflmS5SXln5ptzfVFrhMD0gYP0vtU7BA/xMWckiNEz02vleWZAArM0yBzzpaOO/yIIcAXEU 8R5kCfR4x3EO8sSe0x3HucDLgksAfWIokpSEWFhvet6AiHpfOI7zJ8dxvnYc5ztPHEQk/H8+y6jD IIIk30/8SeLnXeU4zoleOIDBjuPUyB9rkVEcodnqUFlokROwD8i5AXWtEv7CIr1AKFTjYtCkNH/2 6tfJAgsjYcfF7EcP7TolxIqFB9P0l2wWDiHLgNuXl3+IgEi8Q1muc88DZs8rq+jw7vxzz50sy5Lh yvs3jNp22PAzquvqHisuLaWf/xjlWeuH4pLSP3esrX2m14ABq2csWnSAPI6ptMJhesGyCTK2qo7y sjeZzKUkCyaAJZi07wOyIAlYm6UfxGOjbf8pCywCgeXKJd7yZZYxVzuOU+t5QxJnkQDUCJP/1frx E54AyPLkJV58vDXeMmy8EvG0RaSUN7doxMMRYXG94zhLPeGeCaFFenGyZgO7zDx3YR+Qcwcqcy8v iSzCB97/d2njIvO3oOA+xj7cPy3Mhx0Xsx/KaQCyOsfCg2n6S1jC4bq33x8689gT9iOmYOfGxttY Qjx0r4nHkayEJCWyvk6Shhx44ikzJxx86CF+dSXZd/CoMTzr/FDaruyz2vr6+waOGrV0zpJl09e+ 8PJwve7Bpy+fVtahw2/wDJTHSYYTDzmcVYubPDfhaVhUXPwdy6eJq0gb4I2YLXENdVrhMDOYL5YK MmDiyTNMVrRICuO8diWeXFiwNksvVLsSSN4iHJAp+Ulxw7rDS9wSFCyxa/Dif3JdIZoTn5GHM7xw /yZviBq/8b6fZdBzbND50DDWE2pVO58kK1jkFOwDcu5AZViGh8tCi6SxneM4t2hti1d+ognuVAIb +1I4O2DHxewHL7v1OaPpyQQzBtP0lzCEw6XXr9uzS2PTLYVFRTiJ6Hb/obik5GuWCDf06n3dyMlT j16w4oJJUhwkgcjWAwetKm3X7vd6VuQgRJSr6dyZVVP690Y4l/IOlW/Vdet2T/+huywfMWnSMfVN W93Ed4Tl9YfQKb73x9J27T7fetCgCxL9HSbSCoeZxSzHcX4hOtQHjuOsdhxnD1nZIjBoO9qSQSJs WJulByrrYaUssAgM3t7iYUE2cfUQBGnbixMUDBMB3o0EuSa+3govOx5Lq/VrRPEzz/vxMMdxessD WcQF7axnwEa4TfTh2CL7YB+QcwvHaNcwSbEskgexeK/V2pMlYOd598JEQegPjkHSMQvzYcfF3IAe boc5jkUOCodn3rp+d8Q5NU4XFBT8p6CgQF8FpXOjkLh5zYssLR4xaeoiBDaV/biktPRPiQhueBT2 2XHH8/hO4hzW1tffSwzBKAKmSzfrcvfu6+VxkuU+h86bGyWW4Y+FhYX/KmnX7ovq2tqnyKbMEull N96yh9zfdFrhsG1AgFgmO38QHYtOzfK/RY7jDLUTmsAY47Uf8eLSBWuzcEEcPdrPBiYPDpZU4X3G 8mDpWQiJ0YlA11Z9kGzQCFssicbTMZqYSPKW6xzH2cd6m8YEY83PtaV0kCUXFvkB+4CcezhFu5Yv koUWcUHSrimO41wu7iW8vE1l/qDiTtn7UHbAjou5AeU0ALeUhfkK0/SXVIRDYgoOGDGCmO4/sjR3 8OjdT5l8xMKDxszc74h+Ow85G0GRLMIFhYXq5Y3kj0XFxd+yb/vy8o/al5V/hPei/J5YRLRkWXTH mprn9HPCq3HHPcadSBnHLiwq+p7vQ1Qk47E8TrK85KnnRo6aPv3Ixm2ar0IMLS4pIXllq/j0CJsb hcQtnsD7UR7HVFrhsO0xxHGcMx3HeU12Ko+vOI5zmbfMZZSNJRYVtAtt9bgsSBOszVKHiiPZTxZY uCC5CiLhQsdxrnEc550o/QziZUsdUydg2JfszbfFEN1v9hKvtJc75hkYU852HOct0Ua8scXLxiJ/ YB+QcxNnadc1me6t93B08OKLex9xeIkxLe95JBfj/pgKiBHMsfCAscgO2HExN0CyCHUt95eF+QrT 9JdUhEO86Go6d9lQUlr6R8Q6WQ4R14hf2H/Y8DPxCIwnJJLkJBHPPJKT4NFXXdfpUVmmiJBIbMPG 5uYryXaMZ6OsEwZVZuWRU6Yd1djc73KSoZAURf7GsoqK9+W+ptIKh2YBgYm18Vd6y9JaXUAeibeH kHCfN4la7nm87e8tnyU+GfHFOF4XbxkHSRSIX5aLb1dHeu3ylCzIAKzNkgPeobTLVFmQQ+ABiPhJ ZCImcQm27eUtIebBiKW+JLmgL9An7ncc5z2R1EQnGY+f8zIzz/D6R7ahrxejT89grn7bDY7jDJc7 5Ai28ETU0Z7dj/U8mPG+ZDm33ha8nWQ5HvHRLPIP9gE5d4FH+MfatX6v5008zXuI5n6fy8B7cCsv qQlJ7Qi1wViIqMocipe/0jODJV+Pecmh8MYOA+XesfE4scgO2HExN6DHjueFqUWOCYcLV164Dx59 iIeyLBaJZzhr8eJZeN6RyEQXEtuXl/8uEY9DEo7g8Yen4vjZcw6T5YrEVETAHDJhwgntKyp+G1ZW 5WgkScxBp5w6gyXUm1VV4XS0yX2O3yv3MZVWODQbTG4QxU7wvI54S62WeKZChIl/ey7jLIfjQRVv IAb0Nz1xgkQjt3qTufO9yd1M73wQuEyKTbeL97vIDtvWsDYLBtqG33W9LGhjINIi3CLkkp0Yr9HT HMe5xBO28ABjmTADP7EusS1vj0gMQuKQf3kimLRfokRM4iEKQfFIx3F2lCeaA+jp9VGuW/23Iyoe 6mWPNh0IoXM9MZc+TRIZMliTzOQjr1/IB+Fo/NBLKoOHskV+wz4g5z4Wx8li/0fHcV717jWXei8X TR0Lu3v3SUQ94upyP2cM5MXgS97Kgt87jvNXbWlwEHIPwAN7d887MGwQ9oPvwQYW2QE7LuYG3tWu c65vixwTDuctP2dKWUXFuyRGkWVBiZA4ZcFRs6u32OIJlvMmIhzCFfc+OLq+51Y3lpaVfYKIKMs5 x8rq6pcqKivf6DVgwEWbVVb9mtiKsl6yJM4iQui2w4af4S3Nfr+wsJBneHmv+7GwqOgfNZ06PSKP YSqtcJidwIuJrHLEfZnnvbEmbg7L/khUwEPrbz1RCXHpL57ghNdbIpM3PyKUIKCQ3Y54BnjSDG6D t+a8teJ8XpAFBsFEmyGItZXN6rzzYWlmWwBxEO8vsgZjhw2e0CPbKxXytoykJYhHPAx+6tn4196D FbYnThN9gT6BhxleafmYaY6lZ3id6MtYEMhZrtZRVm4jVHleMmd412ysB/9oROh/2xMVufYQCYkF SfZpRGoLCwX7gJwfYFw70Bv37vRWJMTyNue+TYw/XpK2FZgn8JKE+yUvz5ijyPP0I2M6L9wQBh/0 Xsbx0gXhkZd0kzxRL90gHi/nw1zLIjtgx8XcAM86ajzgecgix4TD4y67Yi8yJrMsV5YlQpVVGeGQ 5b6y3I8sWW7q228N++P9qB8DUZJkJfRDkqO0Ly//INay6kQ5Z9my6eUdOrytji9I/Ma/kdm5c2Pj 7QNH7nbq7JOW7MtvlccxlVY4zE8UezHFWOrIJI3MVggpjY7jbOtNTsd73mpM5ng7zoMuccrwoGPi p2dxjUZuDni+4Tk0QJ5AyMAbi+/kDXeuIlM2w8MtEzbLZIwhlgwrL1CSduhLJaKRpB60BQ82V3mi OF5/LKviwWY3T+xh2TEPIIigLMHCoxPRLx0eEvkE2pk+q+yBtwrJQtoKXAtrYjzUs+yQa4wlhzxU I/7SP1iOTtxJ+kWRPKCFRRzYB+T8Bvd1stZzr2FskR7ZhDHIVAIs7nOsXpDhFBR50cNLsJXePfIg bwwkYR3zsj6O43TzRFKTvCbxduf88fS2yA7YcTE38Lw2fjDXs8gx4RBvv65NTetK27X7PZmRZXlQ Iqb1HjRoJbESkxEOITEGWSJMUhY9MzPJUDhHxD2WNA8eNWqp3DdZjp87l2do/T75Y3Fp6ZckZRm6 18Tjjly1euINb7wzTO6XLbTCoUUqIHbbzt5bc5KF3B4nzh/LOfGwYmKZSia8aGByy3ewvMciPnSb EVvPz2brPJshkIUNvLD4HuK/hQ1iIRFDEk/CaIIPYhTi1NWO4xzvOM7ejuP0tiKPUSBL+QOazRB8 iRGWKfA2nOQzer/BY/Ac76E+HdeEhYV9QLaQICQCS3dZgUDfwHuZ8TEd4GUk3tB4xutjH8uOmQ/w UpK4zNk8/hFPkt9EmBeL7IAdF3MDhOBRYwqJ8yxyTDiEEw4+9BA8/VgGLMuCkliFxB0kQ3MqAmQs Enfw2Esu2TvRZdB+jCIcRliOXFlT8wJJW8YdeNDhZH6W+2ULrXBokQ7gdYUH3DGeWMjyzE0uIi/z MPHNwph84t3DMfESs0gO0mZ4KEqbkeGQcjwiwsD73nER7MIA2WfxDox27irTNUtDeQizyB6wPJgw BMqWBMrHkyVdINup6puQAPosKbcZwC0yAfuAbBELvBAjnrEam3ipFxYYU4mrqN838Shk7EuXSNlW IDkLvy+XV6nkGuy4mBvQXwa35UoSo2Ca/pKqcLjqoUd2a+jd+5qi4uLvEBFleS6TJc/VtVs8WVxS EjWcR0FBwf/wxqzp3PnhfjsNOYfs0mR5lscxlVY4tMgUEIdYykJWYR7E9QuJGwkBwJMFS3U5zhuy wCIlIMRhM7L9ylgNbCM+YipQmXWZxKcCvNDIqK2fHw88N3r9iqXEFtmPA7Rl5niREp8ybKiHE0jM MbxWK2QlC4s0wj4gW/hhlddHiH/MsuZUcao27pHcC89CvPBzFYST4LcSq9EiO2DHxdwA4YLUWMOq J4scFA4hnnzEFiwpLf1y+N77HCvLc5lkbCa79OBRY5bUdu36QGm7MsJ9REuU6CZHqe1a/4A8hqm0 wqFFW2Gq4zjrxQWEpxhCFZltEwEeZOzP8h2L9ACbTPOCuOs2wzNroawcECz75BhM4hMFHpK8rSS4 uToXxE0y25L0xCI3QYxPYnwpmzMJDWOpO9lBWdaujovnqoVFW8A+IFsEAXFX6Se84CD5WjLAm5vl umrcIy71z2SlHATxoPm9xDG2yA7YcTE3QEIkNd6QaMkiR4VDuOzGW/ao69ZwT2FR0T8RESfNnz8n aCIQlioTCzCeNx51KCeWob6dZcj7HnP8/ixznrNk2XS5XybJOdIOIyZNOqZzY9OtZRUV7xUUFPCC Tl0HEbIuy/1MpRUOLdoaxNzDc0iPs4e3WCIu7Hgzst97ssAiLeDBgtgk+gMHWYOJFZgI8Fpk371k gQ+Wioy2BFsmyHKmM0NbtB2I0an6AC8MUlnuTrxCtaSAt4LjZAULiwzCPiBbBIVKIsULlERxvXYP JT40CU3yBbwETbbdLNoGdlzMDZCAUY07JB+0yGHhEK594eXhJB9pX17+EclISsvKPq7tWn9//6FD l5NR+JKnnhsp91H7kXW4eostnkB4k+WQJCeNzc1XkqFYj4M46/jFszwvvwgZjsn0LPdtK3KeLN/m vDerqvoVbVJW0eFdWc9UWuHQwiQwmdOzqRKcO8hD/FZefTwWLTKL6SLmEg8gY2WlGCBjJPvMkAUx IL0jyObINov8RIM2XuB5OkRWCADCHPxTe4jkRYaFRVvCPiBbBEWT4zhfe/0lkXuhWjnA0qlEXtLm CnjRyO9HPLXIDthxMTeAl6Gaw98kC/MVpukvYQqHighmo6ZPP7K+51Y3lneofIv4h3giakLiWbqQ SP3G5n6XEytQz4iskyXBex4wex7iYFlFxbs77zHu5ydefe24IRMmnKD6GRmN8XSU+5pAPCpnHnvC fngj8ltkuYm0wqGFiSC2zlvazQXX9lJZSQNZAKn3sSywyBj28Ty/lM1YTuqXoZgYhNQldl08FAvv CJLgBBUnLXIb9A0V0P/f3hK0oGDZsxKi7QOkhSmwD8gWiUA9IPEiLQhu9+qzSmA7WZgnmO+1weWy wMJY2HExN3CeNpe/SxbmK0zTX9IhHOpkKTFi4JDx4xfXN211E8KfJyR+X1pW9kltly4Pdu/de237 svKP8Bz0y3yMR2HnxsbbyOSMUMjSX5YDEz+Q7Qh0cp90US2fDkLagfpqXz6rMrn82hRa4dDCZJzi Bf+mT5L4ZHtZwQOeR9TBLdmibcEyYjUpeM3nwWStV+9gWaCBTLZ4MVKPvnCSrGBhocU9xIMmaLId JTjiMWthYQrsA7JFIiBEx7den/GLF3yrV+/PceZT+YBjvXa4QBZYGAs7LuYGztCeER6WhfkK0/SX dAuHknjbISTuMHrsyQh97cvLPywoLPx/9BP+j7VUWaeKJYhXI9mKiW9InMNMe/LNWrx4FkLoRla+ 5c8Ob9c1NNyFWNjUt9+a9uXlv6usrn7J1IQyVji0MB3NWvZdRIGDZAXHcbp65V/IAos2QX9N7GPg j5Ux+zKvDm//o4ElzCoDN8dDRLSwiAUVO4eQBbWyUGClVxevGzyWLSxMgX1AtkgUp3l9hpchsUCm ZOoQzzWMTMzZjCVeW5wpCyyMhR0XcwM4hCjh8GlZmK8wTX/JtHAoSXzDkZOnHo33YGm7dp+ffvNt Y2UdU0n8Qq2PB2JZhw7v8JvJrsznouLiv7J0Wx7bBFrh0CJbQBBddZHNFWV13naSqliYAbIw69lv oy1HvtArWyQLvKzbal+Wqvste7awAI95fSbem2wemlXfGiULLSzaGPYB2SJREJvV9c5wHKebLPSS mVFGQqmdZWEe4myvPewKhuyBHRdzAyRRVPOvV2RhvsI0/aWthUO44t4HR3dtalqHeEjcQlluKpMU Dn+zUTjs2iIc9tt5yNny2CbQCocW2QT1lhgS3FqBLL9sI0i4hVk4XbPZLFGmvL6OE9uJcan2OVeU WVjEQ2cv1il9Z7Us9HCzV36+LLCwMAD2AdkiGajQC3PE9kotgQrJzCx+StBwtCywMBZ2XMwNHKXN 74mLbpHlwiGC1+QjFh7EsmBZlgqvfPbFEVsP2P7CktJ2f1h8xdrxstxUEm+xcZvmq3ps0+dq/vqR WI7bDht+Bkuqh06YeDzJY5r6979sxqLjDpDHNoFWOLTINqjJA1QJMqq8z7xNtzAPyzWb7aptRxRk m57VcYBWF49EC4tEMUzrQzuKMpbRq7J6UWZhYQLsA7JFMlBehbeI7au87Q+K7fmMK702OUwWWBgL Oy7mBg7X5mAfycJ8hWn6SyLC4Vl33Temsbn5ivpevW6QZamQ5CALVlwwiQQqxP+T5ZZtQyscWmQj iEtDP8WzCNFwM+/zP2RFC2OgMqm9zz3J23aWt+1krd6L3jYm9hYWyUJ5sz4itquEPJeI7RYWpsA+ IFskg629fvOVto3kZOohfZC2Pd9xk9cmseIvW5gHOy7mBohTr8YkYkxbZLlwyJJivOsqa2peOPPW 9bvrWYItc49WOLTIVjzq3Xhucxynvff/v2UlC6NAIGTsRMxCoLKrkYkZkOGQz2/ZmIYWKQJxmkkp /UmFNdhKm7Dyv4WFibAPyBbJghdz9B2VWf5e7/PFol6+4y6vXSbLAgtjYcfF3MBMbR72V1mYrzBN f0lEOFz10CO7seQWmxYVF3+HgMjy25FTph1FbMJoQuIlTz03cp9D581FdJRl2U5+E78dkuE5UbLf mH1nLThhzVUT5LFNoBUOLbIVW3o3Hfrrvt7f/8pKFkZhG0/cxVZ7OY5zqvc/cRAHa5OJXeSOFhZJ QAUo5mEaqAcPvA4tLEyFfUC2SBaXen2HBATbev8TwmVzWTHPQfIs2mYPWWBhLOy4mBtArFdz/f/I wnyFafpLUsJhQcEPhUVFrPxT9v2xqLj42441Nc/jkTh6xsyFKlYhS5Cra7d4AvFQHi8Zsqx59eNP 7yq3RyPLnsfPnXvowJG7LWOZtSxPlRMPOfxgx3F+cFlQkDgd58fikpJviHsoj20CrXBokc040huc XuNC8/4nm6+FuTjBs9Pznqch/+N5eIf3P16HFhZh4QPtAfFx7/99ZCULC4NgH5AtkoWKc3i5FzuY /6+WlSxaVj8MlwUWxsKOi7mBCUpU8v4Wywr5CNP0l0SEQzzsiHFY1737nQhxQyZMOKFrU9PNm1VV vVZYWPgvISR+17Gm5rnarvX3V1RWvj5j0aKUE4DMW37OlJpOnX7RvqLit50bG2/zEwNJ5jJgxIjT S0pL/1hW0eHdHfcYd6KskwqTyaosSVbl/kOHLpfHNoFWOLTIdqilOf/z/pbIChbG4VPPVrd7f1m6 zF88RjvJyhYWKUCJ0+scx/k/73+ysFtYmAr7gGyRLHhBQt95zHGcp7z/p8hKFs6vvbYZKAssjIUd F3MDY7T5Pn/J+p73ME1/SVQ47Nl/u0saevW+Tt+OZx+JTdqXl/+uvmmrmzarqnq1sKjoeyWOIdzN PmnJvvJ4ifD0m28bW9et2z3qmHg89howYDVleCGyVBohDx65avXEdW+/P1Tty1JgllSXtmv3ee9B g1bKYyfLSfMXzCksKvonv5XzSYLfl5SWfjlw5G6nymObQCscWmQ75ngDBu69/C2TFSyMwxGerX7n /X3D+3u2rGhhkSJ6qAmFx9dlBQsLw2AfkC2ShYrjql7OwQpZycLN5krbNMkCC2Nhx8XcwAjPjixT 5m+trJCPME1/SUQ4RKBjCfKsxYtn6duJbbj7/vvPr6yu/qWqh3iHR2Jt1/oH2peXf7TvMcfvL4+X CPnO8g4d3m7o3fuaisrKN1jiizchZSxFLi4t/RJ9oKCg4L9e/MXnew0YcNGcZcumU2f9ex8OGTFp 0jF4HuK5KI+fDPFonLNk2XSXy5LgkmXTDz59+bSV928YJY9tAq1waJHtKPSyKatJsn17ZT7Igq2E XqjiHjbLihYWIeA+ra/ZJAEWpsM+IFskC+ZDagkg/IWsYOHiL177WO/z7IEdF3MDQzw7/j/vb72s kI8wTX9JRDiURDDE25CYg4NHjVpa3qHyLZkgBZGO2IeT5s+fI/dPhNMXHn0ggiEehQhtB554yky+ m+QiKt5iQWHh/ysoKFBCtUtExNouXR5EZOw/bPiZ7csrPhgxaeoieXzL1rTCoUUu4DptQLBBwLMD Kqah4iuygoVFSFik9bPpstDCwjDYB2SLVPChNt4x9lm0hlomaUPbZA/suJgbGOTZUYWO6Skr5CNM 019SEQ4RDPvtNOSczSqrfs2SW7wASYyi15l/7rmTq+vqHiORiNw/EeKhV15Z+Wa/nYecrbaRrIVk LMUlpX9GuERMRFjcesD2F1bXbvFkSWnpn8TzZ6SkXbsvDjnjrKny+GGQDNIzFh13wNC9Jh7H+RBT kaQwy268ZQ9ZNxtohUOLXMB4bQCok4UWRgIBRx+4CeRuYZEO7Kz1sy6y0MLCMNgHZItU8Ig23vWW hRbu0m3ahlhbFtkDOy7mBlS2d7vSSINp+ksqwiFLkhHFEAub+ve/rGNt7dNlFRXvk7iEmIPUCUs4 JMZhbX39vaXt2v1eLT8+89b1u9f33OrGms5dNsj6nBsZnRERK6urX0LUJEnL4FFjlsi6qRIBtXmn IeeWdejwm4LCQoTylpV2eEGWtiv7rL5XrxuOveSSveW+JtMKhxbZAMTAeJ5CeBmqiXI8t3cy6Nk4 epnDQ3KDhgYhHO4qK2i4X26wsNAw2WMsFGn9rFoWapjq0cIinZglNwgEfUD2O45FbsIv3EJLoHie /2ShhpVyQ56Al0e0zR9lgUWbwm88s+NibqCPEA63lxXyEabpL6kIh5KIdUuvX7fn5CMWHkQiFbYR wy+MpcocG4GShCIIdBzvhjfeGUayE5KxyPo6SZTCeSHwybJUiXBK5mjxnBuNP7CUW4me2UArHFpk C552HOdbx3FOkAUeVPyCsbLAuzG96DjO3x3HOUAWWqQNZ3jxll6TBR702JTRBJ0HvWzZ8QRIC4vt HMf5veM4XzuOs0AWen1L9bPRstATC3/rLfGz44NFurG74zhvOo4zWxZ48HtAZj/25zgW+YdDvfnO rbLAgwoDwoN5NFzo3XvPlwV5gm289nlPFli0Key4mB9QCZyUcEjMw7yHafpLmMKhpEqa0r68/IMZ ixYdIMsTJcJfz22344UaWZW/xwPRzZZcVvbJ1gMHrZL1003Op6lvvzVSICwqKvo7y6fxctRjLhYU FPyPJdTyOKbSCocW2QIVUBdywS0V5YiClOnCIst0ntL2+0Qrs8gMWA6k2v9VUYY92P5PsR2hUAV4 Rzi0sPDDDVo/Y0KqC4hkzlRl+2rbEQzJuKbKbMZli0yBpBX0OWLtyAflWA/I1FOxeWzSi/zGF14/ 4D55iyi73Sv7Smy/yLufUvY3UZZP2NFrg5dkgUWbw46LuY8e2jyNv/FWG+UNTNNfwhYO3UQpo3c/ hdiDZEBuX1b+UXFJyVezjt80E3OyJK5hY99+a7wlwere+ANCYl23bveQyZmMzngjyn3DJt6UpWVl n3EeLElGFBw5eerRJIRhqfaiVasnjpm53xG19fX3IRpSj7YYd+BBh8tjmUgrHFpkEzZ4A4Iik9/l XpnKkneO4zjdHMd5WNSF1pso88A+ug0YzFUiFN74sw1PUoB99WzL8AHtWBYWsaDi5uhUHoiDtW3z NQ9DWd+ODxaZAl4xet/TPW3kA7LypNHrW6+a/MY80R/IUHqTV6Y8DtWLUjwxeDmn1z9XO1a+QV17 j8oCizaHHRdzHypUgBJ49pQV8hGm6S9hC4dXPvviiOF773Ns16amdcQe3Kyq6rXqLbZ4YuHKC/eR dZMl2ZQR6Cpral7QBETFH4uKi/9GwhbiCg7Zc/ziE9ZcNWH9ex8OkcdJlSRi4TtdT8K6usdifQfL tht69XKdHoqKi//af+guy2UdE2mFQ4tsQn8xECiy7EZNjD+OUg4/lwezyBh0r8OWQdxxnH95/+NB KgVDaL0NLRKB7nWokxcM6n/ERFkOrbehRaahvGt08iCsYtTxVz4YQ+tVYwH+EKVvICC6ng7eCzkp GMK/ygPlGaZ57bBeFlgYATsu5jZqPXspYWcfWSEfYZr+EoZwSBKS+qatbhowYtfTiEWol/EZoU/u EwaJXYgnY5/BO55f07nzw2RM1pcGe/yhqLj428rq6l82Nve7nGQt8jjJkozJfAdCpZ8YqNX9jnaS 5SbSCocW2QYme3LCEITWm6jtcFYUewShTYpikQiieR0GpR0fLDIN6V0TlNarxgIcEaVvBGG+J4hz vUEcx1krCyyMgB0XcxtVnr2UkDNDVshHmKa/JCMcshx51uLFs0j0cclTz41EGBwxadIxtV26PIiX XyaWCUsSTxHPvknzF8zpNWDARTV1nR71hMT/towdBQU/VNbUPC/FzWTJkuT25eUfFRYW/pvl07Jc ke8bvtfE4zgHskKzn6xjIq1waJFt2DLKhMGPxAOyaFso78KgtN6GFskgltdhPFpvQ4u2QjTvmni0 XjUWOsgMLPtIPOa7tyFwH9Qcx7lAFlgYAzsu5i4qPJsp4UbGssxLmKa/JCoczlh03AFlHTq8g00R 5coqKt5vbG6+cs6SZdNZEty5e+Mdg0eNWSL3yzR1IXGjR2KXDWUVFe92bmy8TdZNlgiovQYMWE1b lLZr9/mYfWctkHU4D7JM02aFhYX/IrmLrGMqrXBokY1IVBw4UB7AIuMgppK0SzzeJw9gYREAyXgd Wm9Di7aC8q5RyaBib7+NRwAA//RJREFUUZVbrxoLHUdG6SvxqGJC5zPO8NriVFlgYQzsuJi7KPVs psITHSYr5CNM018SEQ7Puuu+MSxJLi0r+5iYfYhxJaWlbsIikoPgfVfeocPbO+4x7kS5b1sTrz/l HSnLkiWJWhBJ25dXfEAbFBYV/YMEKWR6bmxuvoLkMDWdOj1SXFLihk7ib0Ov3texZLpxm+arSCBD VmbEWHlsE2iFQ4tsBDEyVHZAPzJ4WZiBoF6H1tvQIhUk8mLhDbmzhUWGEdS7xnrVWESDyijrx+/k jnkKskvTHkfLAgujYMfF3IVuv6NkYT7CNP0lEeFw8RVrx5P0hMQkfFZefXwmczBedQ29el1PghS5 b7Jk2fP0hUcfSJITWZYO8hv7Dxt+ZpDfMPGQww/G61JlTE6GJEvpt/OQs+WxTaAVDi2yFZfLCy0G 7dssc7Aiin2ikeDXFhbJIhGvQ+ttaNHW8POusV41FvGwKEqficbT5Y55iuu89jhIFlgYBTsu5i5+ ii/nOCfIwnyEafpLIsIhHnbbDht+xtaDBl0gy/DoCyK2JUqOO3rGzIV4NuLBl674iYigUxYcNXuz qupXOtbWPi3Lo1FlVU6FG7MsDz1LHtsEWuHQIltRpmXlisU/y50s2hz/jmInndbb0CIMBPE6tN6G FqbAz7vGetVYxMOXUfqMTjIsW2zE3V6bTJIFFsbBjou5Cf054BRZmI8wTX9JRDiEs09asm9FZeXr LLnd95jj9yfOn6wTNllejGDJUmBEvQNPPGWmrJMK8ZokDiLiZMfa2mdOvPracbJONJIghqXZG1n5 VqLEQ7Oyuvql4Xvvc6w8tgm0wqFFNoPg1nIiodO6wJuHlVHspPMuuYOFRRII4nVovQ0tTEEs7xrr VWMRBMdEGd90LpM75DGe8NpklCywMA52XMxN/EOz5WmyMB9hmv6SiHC49oWXh7OMV8tU/ENJaekf iXXYe9CglcTqo47cLwziaTh0r4nHlZSWfkk8xbpuDfdMmj9/TrLfhyfjwpUX7tOzf/9L25eVf8Rv quvWcDdxEGXdWMRLEVHTj5w7dWPtE1aW57BphUOLbId+A9JJ0FELMxHL69B6G1qEiXheh9bb0MI0 xPKusV41FkHACgvZd+A3smKe43WvXQbKAgsjYcfF3APxVpUdz5aF+QjT9JdEhEM88To3Nt7OkuER k6Yu6tzYdCuZigsKCzeuCiwo+KGyuvqXePDJfcPiIWecNbWmrtOjfB+xBUnIUtu1/oFtBu2wcs8D Zs/DG/HYSy7Ze9mNt+xBMpczb12/+9Lr1+3JfuPnzj104KhRS4nDyJLk4pKSv/Byon1FxW/xaAwz cYpOjkt25wEjdj0tWuZlU2mFQ4tsx5lRJhTQxs0wF6ui2AveKStaWKSAeF6H1tvQwjRI7xrrVWOR CI6PMs7BpbJinuMLr126yQILI2HHxdyDm03WI6uQ8h6m6S+JCId44yGwVW+xxRN4/yHMIYoduWr1 xCHjxy/u3Nh4G157J6y5aoLcN0zynSRkqa6tfaqwqOh7rY/9WFBQ8J/CwsJ/FRUV/Z2lx8UlJV/x P16KWoZvV+RsX17+Qf+hQ5fzO+R3hMnTb75tLOIm38uyZlluKq1waJELIH6PPlG2b9jNh/Q6xMXd wiJsRPM6xOPEwsJESO8a61VjkQi+Ev0HzwmLTcGDIm3TXhZYGAs7LuYW9Ezwq2VhPsI0/SUR4RCy NJiYfHUNDXdtPWD7C2U5VMty083173045ODTl0/jPGo6dfpF+/LyD4mDiHiIMOi+fCgo+AGPyKLi 4m9Ly8o+rqypeaFn/+0u2efQeXNTFQznLT9nCsu047G2S5cHazp1eqSkXTv3RVZRcfF3tV3r7+/a 1HTzwJG7nZrI0uhM0wqHFrmAE8Wkwr5hNx8XCputlxUsLEJANK9D621oYSqUd42i9aqxSASLRf85 WVbIc3T02uXvssDCaNhxMbegvH7h5bIwH2Ga/pKocKi47u33h7IkePEVa8ena4lvIkSsJFEL3o4z jz1hP5Yls3QZgXDOsmXTWWa98v4NoxAb5b7Jku+I8twRmIWFhf9m6bc8rim0wqFFrkC9aSd2hkV2 QGXFtt6GFumE7nVovQ0tTIfyrrFeNRbJQC0DtHGeW6On1zYfyQIL42HHxdzBp9qc7BpZmI8wTX9J VDhEJBwxadIxm1VV/QrvOUhmYLznZN1c54SDDz1EioGJkuXUMxYtOkAe2wRa4dAiV3C0d8EtlwUW xoIlCtjsdllgYREidK9D621oYTqUd431qrFIBid5/Ye/FptiZ69tXpIFFsbDjou5g99pc7IbZWE+ wjT9JRHhkOy/I6dMO4qkIu3Ly39XXln5ZnFJifsCi7iCxDjEE1Hul6ucs2TZ9I41Nc9X1tQ8z98Y fK5y85oXi0tLv6SdioqL/8ZyaX3pMnEj5bFNoBUOLVrh3aucme9e5Vz03tXOs+9d7Xz/3tVOxDJ0 0q7P0s60t7RBorA2ywhDtVk2wvazjDDv+1lYsP01I8zZ/mr7T0aYyf6ztydWEJA+b2H7dUaYyX6d bXhfEw5vk4X5CNP0l0SEQzIV1zdtdVNDr97X8hnvwzEz9zsCj0O2l7Zr93viB8r9cpkskUZQ5W80 Uod2I9Yh10FZhw7vsI2s1J5w+Nf+Q3dZLo9rAq1waNGCT65zOr13tXNrlBugZfp5K+0vbeIHa7M2 ZVI2y0bYftamzJt+FhZsf21TZn1/tf2nTZnO/jPXEyuukwX5ANuv25Tp7NfZhnc04fBuWZiPME1/ SUQ4JH4gST1Gz5i5UG3b95jj96/r3v1O/ifT8WZV1a8Q+1Dum88kq3Jdt4Z7uA5Y4s22iYccfrAn HH67w+ixJ8t9TKAVDi1cvH+1M/S9tQXfcIP77XUVP3zz/NGRf751eeSHz56ORP74mmXIpF1pX9r5 t9dt9qM7sVhb+C12kLaJBWuzzDIMm2UjbD/LLPO1n4UF218zy1zrr7b/ZJYZ7j8/98SKFbIg12H7 dWaZ4X6dbXhDEw7z2vtXwTT9JRHhkCzEZDDW4xkedMqpM2rr6+8jO/DS69ftyXLlwaN3P0Xum88k Ictxl12x15QFR80+5IyzprJt9klL9mUZMyQztNzHBFrh0MLFu1c7r3Bj++LB0ZH/fLyh1U3QMn38 78cb3Han/bGDtE0sWJu1HZO1WTbC9rO2I/3sDw/lRz8LC3p/pf1km1qmj7nQX23/aTtmoP+s9MSK E2RBrsP267ZjBvp1tuE1TTh8RBbmI0zTXxIRDlmaPHTCxOPxnlPbFq1aPbG2a9cHSJhCVuOmvv3W 9NtpyDly31wk7YEXJiS7dCyS0ZnlyngektmZfflL280/99zJiK7y2CbQCocWzvtXOcu5oX18+9Y/ yhueZeb4ye293YkF9pA2krA2M4OJ2CwbYfuZGcz1fhYWbH81g9naX23/MYNp7D83eGLFQbIgl2H7 tRlMY7/ONpCcSAmHT8nCfIRp+ksiwiFECOvcvcf65p2GnMvntS+8PBwPxPIOlW/VdWu4u6Ky8vXx c+ceKvfLReJBSHIYj18F4Ncda2ufRnDs2tS0rrCo6PvSsrKPTfXQtMKhBYGS/8nN7Pu3r2p1o7PM HL9/56qNbySvcv4pbSRhbWYGE7FZNsL2MzOY6/0sLNj+agaztb/a/mMG09h/HvLEivGyIJdh+7UZ TGO/zja8oAmHz8vCfIRp+kuiwiGJQGYsOu6AxubmKxHA2IbH3OBRo5bieThw1Kilcp9c5YSDDz1E 69+BWN6hw9u0W23X+vv5vDE5ylCbHMXCPLy71unLjeyjW7q3uslZZp7YwZ1YrHX6SlspWJuZxSA2 y0bYfmYWc7WfhQXbX81itvVX23/MYpr6D8tEecbZURbkKmy/Notp6tfZhmc10cQu3c4B4dDyJyYj HFZUVr7hCof19ff9JBzarMoWBuLdq53Z3MT+8NAerW5wlpnnHzbssXFScbUzW9pKwdrMLAaxWTbC 9jOzmKv9LCzY/moWs62/2v5jFtPUfz7xHtS2lAW5CtuvzWKa+nW2geXJSjR5XRbmI0zTXxIRDu/+ 5IudSepR26XLg5XV1S/V9+p1AzEPieGHJ6Ksn2ne8MY7w2Ydv3gWGYv17cQWHDFp6qIV9z44Wu6T Cjnu4FFjluBtufGvH0ctJSM1yVImzZ8/Z8CIEafvMHbsSQtWXODb9m1BKxzmOd69ylnGTezrpw9r dYOzzDyxgzupuMpZJm2lYG1mFoPYLBth+5lZzNV+FhZsfzWL2dZfbf8xi2nqPywR5RmngyzIVdh+ bRbT1K+zDU9owuHbsjAfYZr+kohwiPDWtanp5sLCwn+VlJZ+qWxbWFT0D4TEht69rxk5ZdpRJAtB xGMfMjFvO2z4GXOWLZsujxc2z7x1/e7EDqyuq3tc346Q2L68/IM9D5g9T+5jGZtWOMxz2EmFWQwy qbA2M4tBbJaNsP3MLOZqPwsLtr+axWzrr7b/mMU09J9y74H237Igl2H7tVlMQ7/ORjyqCYfvy8J8 hGn6SyLC4dLr1+1Z37TVTX123PG8K599ccQ+h86b23Pb7S7uWFP7THFJ6Z9bhMTCwn+RJAUhcesB 21/I/0MmTDhBHi9sIhx2aWy6pbp2iyf07Z5w+OHu++8/X+5jGZtWOMxz2EmFWQwyqbA2M4tBbJaN sP3MLOZqPwsLtr+axWzrr7b/mMU09J+tvAfYj2RBLsP2a7OYhn6djXhYEw5/JwvzEabpL4kIhyxH njR/wRw8+mrr6+9VHnwsYcazcPzsOYf1GjBgdcfa2meKNY/EouLib1mqK48XNls8DreIKhx+ELZw eNxlV+zVuE3zVT226XM1f/1IPVMToUSjFQ7zHKZNKn744pXIX99/OvLte09G5TfvPhn55++ec+v+ v89+6W77z2cvtTpOtjLIpCITNvv+o+db2px2luXZxL/99pnIPz58ttX2sBjEZtmITPQzy+DM1X4W Fmx/NYvZ1l9N6T//+vgFd54D//3Ji63K84Vp6D+7eg+sz8iCXEaq/Zr59nfvP+XOzWVZOhnWvC2s 44TFNPTrbMSDmnD4qSzMR5imvyQiHCoiEhKbb+c9xv1clkFdSOzZv/+ltV3rHxg5eerRsl7YzLRw mExylLKKivflcUylFQ7zHKlOKsLml28+GmneestIWft2kZKS4lbkApszY2+37l1rV0SqKjtEnrjj 8lbHyVYGmVSk02afvHx/5JjDZkW27N41UlRUGCktKYkM7Nc7csGyY1xBV9Y3nYieI4dsH5k8brfI j394tVV5GAxis2xEOvuZZeLM1X4WFmx/NYvZ1l/buv98/NL9kcVHHBjptWVDpLJDRaTDZuWRvr2b IucvPTor772pMg395wDvIe0WWZDLSLVfH7rfJHc+yNxclqWLzNt22XFAZJ89RiY0b0PcfPXhGyN/ +c0TKR0nnUxDv85GuJljPX4hC/MRpukvyQiHiRIhkYQgcnvYzAbhsH15xQfyOKbSCod5jlQnFWHz j6//IlJbUx3p02vLyLLjDouceuyhkaXHHNLCExce5AqG1L3zaiscyv1TIaIh7V5cXBSZNWkPt+1P PmquK7wxsO01ZniLt2e2kInjgL5bR8YM3zFtb8yD2Cwbka5+Zpkcc7WfhQXbX81itvXXtuw/j9+x JtK57meRLX62uSse3nzZ8sj1F50WmT19QqSgoCAyatgOka/efqzVfrnMNPSfE72HtBWyIJeRar9m LljdsdKdm8uydDFZwW/tBUsjNdUdI+8+sz6l46STaejX2Yh7NNGEGHh5D9P0l0SFQ5Yrr7x/w6hr X3tzF1nW1sy0cDhr8eJZ5R06vL2RlW8plnXo8JvSsrJPi0tK/uIUFPxA/y8oKPhvWUXFu30G73i+ PI6ptMJhniPVSUXY/NMbj0Q2r6qMHDhtfKsySYQglimbMiEIg0EmFemy2ZJFB7s38nuvu2CT7bQz gi1l16w6tdV+JpOJIx6Tu4/YKW39JIjNshHp6meWyTFX+1lYsP3VLGZbf22r/vPhi/e4ouG2fXq5 Xoey/IrzTnbvvYcfMLlVWS4zDf3nUk+oOEoW5DJS7dcIh8zJmZvLsnTyv5+/HPnf7xN72Xv68YdH 2rcrjXz0y/tSOk46mYZ+nY24UxMOv5GF+QjT9Jd4wiFegtMXHn0gy41XP/70rmxDfEMUq2touEvW b2tmWjjEkxIBVXLtCy8PJwP1olWrJw4eNWop3801UNKu3RcDR41aKo9jKq1wmOdIdVIRNpVwyGRF lkm+89QdkeU/P6JlkvDWE7dFViw5KvLpKw9E1pxzoiuEvfaLm1rqMym/8PRj3Tf6/NUnF6YwyKQi XTabuc9Y1+Ph63ceb1VG2zV07RQ59vD93M+IiTzQIDKyLES167pLz9zEK5EJG/V+ccslkVc23Bg5 6cg5katXLmmp83+fvhh56KbVkVOOnuvywRsvcrfJ7yfe0y1rznLrIGJi3y9+vaFVPZZ04anBufD2 GS+NHQY0ux6HVjhMDOnqZ5bJMVf7WViw/dUsZlt/bav+c9y8/d0H6MduX9OqDPLya9Keu7ovU4l5 yH0s2XsqIgr3ztuuOHuT7/jVI+vc1QXP3H1Vyzbu8RyX+2m67p3xmIb+c68nVEyWBbmMVPt1IsIh 8Tnvv2FV1L6nU5+nXXrWYnd+d9/1q9x+Tb9TfQ/PW73v0d/POGFe5OcLZkeuXHHyJud0z7UrIzsO 7OuumJm7796Ru68539032nE4J85NnSfXi4zlHe+7UmEa+nU24nZNOPybLMxHmKa/xBMO4bGXXLJ3 58bG2zvW1D5L4pParl0fwJ5kSsb7UNZvS2ZaOAxC2mjEpKmL1HVQUlr6xykLjpot65lIKxzmOVKd VITNRDwOb7rkDHcZz8M3X+x+RrRqV1rqepjVd94i0rXTFm58IMqYOLCsuWPlZpH+22zlLr3gM5MX edy2ZJBJRbpsdtaJR7gDGMIc4qG+tJdJF0GmmRjymYkXS4AHb9fH/YvguFVjg7v/sB22i3z+2kMt 9bbvv02kqUd9pEe3Lu5f6v/5rUfdyeKEMbtECgsLIz17dHP3Z9K3x65DNpmkPX/fNW55eVn7SL9t err/Y/duXeoiLz5wbUu995+7y7UtsRlZco0Xx3bNvSJ1tZtH9txtSNoefoLYLBuRrn5mmRxztZ+F BdtfzWK29de26D8kbSCmM/ereGFAEDWU11Sy91QVo27fibu7ZX//4KeEEUcfMtO9d+8/ZVzLtt// aoM7R1o4Z3qr88kE09B/XvMe0naQBbmMVPt1UOGQF/EsC1Z9j7iIzNN4aUtfUvV++/zd7ryMst49 e7jzM2J5cg0wd2cVEcQDlyX6at6GkwDze15gMw8kDjrz/GfvudotJ7QO/ZXj8t2nHXfYJsdR81nm pnxW58n1wz5cFyqJSqzv0oX1ZJmGfp2NIM6oEg6/l4X5CNP0Fz/hEOJFh/jW2Lffmrpu3e5p6NXr BpbpynptTROFQ6jHQiwqLv5rv52HnC3rmEgrHOY5Up1UhE0mJ0wkVIxDPb4hb9YRB9VE4tbLz3Zv /o/ceqn7mbfoXIC7DRvsesEhclH35YducIONMwHCA41tZAsmfhAByCmX59FWDDKpSJfNaLNxo4a6 bVhRXhYZP3qY2+60L6KhXpcHmZ237+/WPeKgae4bZB5seMvLhGu/yXu69Zi47bR9P7ce9qGOmpwd NGMvd6L3wA0Xutvho7dd5oq6lFEHG7I/D0h4mFIHrwliQvE9vFmmHtvHjtzZ7TtMJJkk8hB1wNRx 7nfzMGWFw8SQrn5mmRxztZ+FBdtfzWK29de26D948nOvJXmXLItF7r2p3FPvuPJc996pXrohRPKy j+MhsqhjEUuahHRtFUM6Df3nT95DWldZkMtItV8HEQ6Z5zH/Yp6N5yCf6af0TxLsTZ0wyq3HvIyX uMzTEOHon2RsZhk+tmFOyfwOqhAz7PfBC3dHNqsoj5xwxIHuPszlWGHUpa7WraNEQVYZ0beZK/JZ D1WjzpW5KefEdaBEytVnHu9+/yVnLXZjffNc4PddyTIN/TobcZMmHP5HFuYjTNNfggiH2UJThcN9 jzl+/9Kysk+4DopLSr5uq/NIlFY4zHOkOqkIm0xO8BTkQoqWUXni2BExhUM+U4elCfoxEbbwNPzd i/e6n5mU8JfYQkxGeNsuz6OtGGRSkU6bIdThnclEj8miurkzaVp12rEtyzn4i7chb2tVBjvFeQdO cR+GaG8mWYO27RPZZqvGTTwq8A7kLS7LtPisHnL4f9Ghs9z9eYPN97B8RT68cCzeUqsJ4a8fvdn1 NCTGjV6PZesEy8bjwgqHiSGd/cwyceZqPwsLtr+axWzrr23Rf7gPMrfhBZcsi0XuicneUxFFSHLB PfHMxfPdMhJJ4E01ba/Rruj45hO3utsRcxoburjCjjyHTDDk/lPqzWX+JwtyHan26yDCIS/f8dpj 2a8sO+rgfV2hjv75+mO3uPM0VrfodfCGZQUJc8powiHCHdfJ/NlTN3mJzWoj5qtqTo+XITEOERr5 LIVD5qRcB8xR9e9n3nv5uSdFfvnAdZG3n7w90Hcly5D7dbbiBk04/FEW5iNM018SEQ5Zdos4t+zG W/bIRJbkRGmCcEi7EN9w6fXr9uSvaicSyuy8x7ifbzNoh5Xr3n5/qNzPRFrhMM+R6qQibKqlyghX 3LSZtOIdqKjehsNowqH+GXKT33XoIHdSw9t0lvRAJhMsa+XGRbbgdIlKiTLIpCITNkPwo/2J88Ik j+UatBUxXyhX2Yqn7z2m1b4s/6a9ldhHW8usxryV5ng8sLDsStmF/3kbjR3xKlT1WYaFfREGeaBh qQv74xVJuRKNia+jnwv2x5vCxjhMHJnoZ5bBmav9LCzY/moWs62/tkX/4cUWLy+JYSjLYlGJIcnc U9U9GQ985kX8T8gXXgAS8w1R5caLz3C9sLZu6h6ZM2OjR39bMOT+0+iJFJ/KglxHqv06iHB47YWn un2PPiTL1l91nlu2Yd1G4Y25oT63U8QpgP4aTThEAMdTkOPgDbj37sMj5y05yn35rx+DVUoIhyyH 5rMUDokjyvfHC1FE3w/yXcky5H6drbjWux7dzLKO4xTJCvkG0/SXRIRDhLD6pq1uKiws/HfHmprn m/r2WzNy8tSjj7vsir1IFCLrQ7bHKgubbSUcIqjOW37OFJZyb1ZV/UppWdlnJaWlf2pfVv5RZU3N C7QT5XI/02mFwzxHqpOKsKmEQ7XUNR6lUKg+szRH1WEZDm8xicFHkGMCgLPkGfI/S3HZL12iUqIM MqlIh81448vkiDeusgziVUg78lDC/0zkEO8OnjmxVV2Wp2AHFew9WlZjEp0wYeCBSS1DV+QzMWZU hkkSr+AxSoxDvp+HHmzH/3gSUodszxxPBpjnO/nu0bv8FCsnbAaxWTYiHf3MMnnmaj8LC7a/msVs 669t0X9IdoL3YK8tGzaJOSjJfRlhkPoIG8neU1VCOBJS4HVIgrFD95vkLh/lJS0CIh5iJJXDe/HO q1e0OpdMMeT+s4snULwgC3IdqfbrIMIh/Sna/AvyMpcykpewGgjh7rl717aqR3I+5pRSOFR9HK/A 6y5c5i7rZz7IMYnfScI+5QXoJxwqcV0mB5IM8l3JMuR+na242rse/+v9bScr5BtM018SEQ5veOOd YYhvlZvXvFhUXEyyG1cUZvkt2xp6975m5JRpR+lCIt6JeNnNWbZsujxe2GwL4ZAMygNH7nZqcUnJ V157RCUZlQeMGHG63N9kWuEwz5HqpCJsJpJVOZZwqHscMukgbh8x8mScPsgb+3QJSskwyKQiHTZj GQlLSGbsvXurMkWWd/Aw8dmrD7rtxoSMtpX1zj3lSNcOLEuhbeUEEOL5wKB58fITWu1PPeVJgccj E0He+hLUWiVn4QGKOJhqQsgyEo4n3yQzccTjQn5/mAxis2xEOvqZZfLM1X4WFmx/NYvZ1l/bqv8g 7HHvIkuyLIPcC4kfh2ciSzDVvVfe04LeUyEx4Jhn4SnGC0FERbaz0mPIoP6u0IiXop7UItMMuf/M 9B7UyOaaV0i1XwcRDpUgh7eqLCNuIGXE1MTrkP+Zq+t11MoQ5mrRhENeVH//0fMt/ZiY2k/deWXL aiKVtMRPOOQc+P6Vpy7a5Ps5LsI7cT0R5oN8V7IMuV9nK67yrsf/8/5uJivkG0zTXxIRDhXxsGMp 7piZ+x1R19BwF7YtLCz8l7cc/UdExcrq6l/22KbP1f2HDj2rvLLyzR33GHeiPE7YzLRwSDuMmj79 yMKiIhL/bCIURmNRcfG3O4wde7I8jqm0wmGeI9VJRdgMWziEFyw7xr04mcDo20miweT47JMWtDp2 WzHIpCIdNmOCxFIR2mntBUtbBYAm7hGxJ0cO2b5lYrfjwL5uMGwEQlWP5eRM/iDinpwAqnpkbSbz HXEK9QkpE0QyapNtD89GAlhzTrz91c/n3usucLerpcocD3EYz0IlLkIeppjsIXBa4TAx6P1MTaD1 sAE6SUQTLytoKmTyz3cwoZdlidTJFsb6Lbnaz8KC37jIuEC7puoxks2M1bfSwWzrr379J10k7lrn up+53lbEIJTll539c/deh2cgn2N5HAa5pyohkGuAe7laxqzEEOIY49nPvT6R5dPpYMj95wTvIe0C WZDrSLVfMxf/2eZVrWJZ68RzlT7M/AvRTW3Hi5V5InMz5gj0y05b1Lh9Sx+H6X/EQaSuFA4pZ2lz 9/rOrULRMFfFrgiSfEbwRjhU8cylcMgchiX4iON62CMEeRII8XL8yfVXuOcb67seumn1JtsTZcj9 OltxhXc9KmGlSlbIN5imvyQjHCqSbXngyN2WIYg19Op1vZt5ubn5CpYxkz1YE8y+Gzhq1FK5f9jM tHCIeFpdV/e4+zsLCn5giTIZp+t7bnUj21iu3Njc7/LNqqpeVW1R3qHD25c89dxIeSwTaYXDPEeq k4qwSeBubuBBhEPeEOpCofysyISHt5l41B05d4YrMJ5z8kJ3otPQtVPkN09vzMBmAoNMKtJls/ee vdMNuM4gNnTwtu7S7lOPPdQN3M7DRG1NdcsDBhMylVWZZVYXnXGc673AfkzceAOt6hG3RsZjgoiB 2IuJ3ZpzTnRjLU0Zv5t7zBMXHuTWIXA7S6p4IMKTAtuRzIYHG75nxM4DWyagfD/HY/kyx8LGKtEO AqP8/rAYxGbZCL2fsZS9eestXY9TmbRIJS5KVzwsvADoA0zoZVkidbKFsX5LrvazsBBvXEQ82WeP ke74QAZNWd5W5LpiWajcni7G6lvpYLb113j9J93kfsmSSEKqLD7iQDcWHMs6iSHM2Dpq2A6Rr95+ zK2b6j1VkdjFbGd5MqIj2164/9qW8Vwmmcs0Q+4/q70HtGNkQa4j1X69/5Rx7tyZBDt49CHOQTIY Q5KJUE8tV0aQJnQM/UfNu5mbqeMxj6Me4qGapyEKsg1Bj/kc4rjq4+zDc0HPHt3cOTv9lhfKhNYh aR8eswiC1EP45jhcQ796ZN0mx1Ei+w2rT3fPiW38f+WKk90Y3gjoPAtwncX7rlSTBYXcr7MVa7zr 8R/e35/JCvkG0/SXRIVD4hziRdi5selWWFpW9jGehX123PG8fjsPOZs6yiMRoY7lyzWdu2wYMn78 YnmssJlp4XDW4sWzEE3p2xWVlW8sXHnhPmyfvvDoA9lW1qHDO3zmvOq6NdzDtuKSkr8M32vicfJY JtIKh3mOVCcVYZMHKUQi9XY9HuVDkPyskzedx88/wBWSCHhMvX0n7t4y6TGFQSYV6bQZb44RC0kc 06601J1gMYEiIYkusKolwEwSmfiREY/A6sN3GrjJkivqUYdYMdE8/niryz54LmIXvCXwsNA9YnjD SxwoRCvefCMM4knI5JCHHs5Z1SV2DUlwVDxEvEnxNoz1/WEwiM2yEXo/Y+KOcMzycB4e6CPqAQLy UMr1J9smDMZ6IZBonWxhrN+Sq/0sLMQbF3mI5IUU4wzjlu5t0lbkYZeHWpnhM52M1bfSwWzrr/H6 TyaI5/5h+092X2bST1mazH2YZZVKGIFh3FMhmXARK/FGVNsQTajPvVMt92wrhtx/3Iczx3GmyYJc R6r9muzCzAXxCNRfFhLzDyKsqbr8j9cg/Y6+tduwwVE99BASt2pscOdpZO7mxTNjIQI5fVp5xOp9 nOX1zNlZkUTfRug7ZNY+m3jpMhdkfsi8lWX3eJmzxFheKwj1nCfXGMcibjb3CFUe5LuSZcj9Oltx qXc9qnh4nWSFfINp+ksiwuHqx5/elUQfni1Z5fW/jjW1z7L9rLvuG0NykP5Dhy6X+xHvMBOZhBHo ujQ23VJdG1U4/DBs4XDCwYceQjsUFhX9o8/gHc+X28sqKt6V21jGHa2NTKQVDvMcqU4qwiZv0Hmj F2TZo1x2JT9HIw+MLJkg3qF8W28Cg0wqMmEzkspEy2StqJaAEHuJCRn2ol2jtT1tHe0Yiuyjlruy vFmWq++jnL6B9xDbOEe2yaWHbMfLVH0nf+MFnk+VQWyWjdD7mQohoD9kZoqxQhAkWidbGOu35Go/ CwvxxkXiyPHSCBGGB+BoD7OZJiINYibJKGRZuhirb6WD2dZf4/WfTJKlntzXIPcyWQ7DuKdy3+Z+ qof2UMdGqIwmSmaSIfefd7yH2gGyINeRar9WczsZnkSRuZleX83D6VtyboZnK56JJOlh/q32pw+y ckVfaRStj6uQKczvYs3p1FxR9eFox9Hr6XPKRL8rGYbcr7MVF3vXo1q22lVWyDeYpr8kIhyesOaq CXXdu69v3mmnc49ctXriPofOm0vyE4TBE6++dtyeB8ye17mx8bYDTzxlptw3E4zlcch5tq+o+C3n J/dJhf7CYQdXOKR9RkyahBe8u2w7W5KkWOEwz5HqpMIyXAaZVJhgMyUcyjhL+cggNstGRBMOg4QQ wIv39OMPb4kz5Led7NlkzsaDlL8q86diELGDOngZ4ImK5w4ekaccPdfN8ihfEPAZ7wKS+LAc/7Tj DnP3U6I3DxGXn3uSez56ZlKWZeFdedX5p7Q8EPkdC771xG2RFUuOinz6ygPu8kGOoy9P5X/ahWMT SxSvDX6L/L252s/CQqxxkQdDvFtYGodYh0cXGTz1Ooo8yJJgSdmS0AzyoTJIHRivX+PBS4ZOPHnw tOE4f3j94VbHwIMGD99oAfkJ9E+Z8rgO0hfltRTrmoy1Pd5vksy2/hqr/1i2DUPuPyoJQwdZkOsw qV8zj2AFC/NGRDu2IY6fv/Ro11OJpcNyn1xjyP06W6FCB7jLOR3HaZAV8g2m6S+JCIfENByy5/jF 1XWdHiV7MhmF2Y54WNuly4MIaCxLzkQ8w2gk6/Os4xfPQrjTt+MNSRIT/sp9UiECKRmlXZGwQ4d3 ZixadADbdY9DPC3Hz517KOVsI+6hqmc6rXCY5zBpUmEZbFJhgs2Y7LEkmKUlUpjJNwaxWTYimnAY xOOQuEUkpCHTtd92YnlVVXZwlzWxLA8PLD7r2bGl2BGN1GHZFDEvCb7OkmqWtXNDRuRQ9RC8iXOK 1xnL8RBt+G7qsWRULZOaPX2Cu2SPckhsIwQn6qlM4ggy8Y6lxKR1l57pCkQI7dRTnm+Ukc0UkZBz Jr4oS6KIHcoxH73tsk1+Y672s7AQa1xkWRr9jjAGfMZmLFEjk7xej6WZ9EGWzxHzivAL9DuWjyqv miB1oF+/Jp4s/YG+wnWFzYnnqp8P5OGa0B3Ks1svQwilT+LFQ18L0hfltRTtmoy13e83SWZbf43V fyzbhiH2n+6eOPEHWZAPMK1fE4eT8Zfxg4RA3A9Z+kzsaum9mIsMsV9nMy70rsm/eH8bZYV8g2n6 SyLCIUScw3OPmH09+293CduufPbFEf12GnJOcUnpnys3r3lRxfrLdSKYIpR6ffvHyurql9g+af78 OWwrLCr6Z0Vl5etFRUV/5zNLu+UyapNphcM8h2mTinxnkEmFCTbjQZSg0jxgygfafGMQm2UjpHCI qKViHOrxDfHGQxxT/UCKE4pyOzG2iB+EFyOeYOyPNxeiHTGSKI+2XzQiCnEDJqj5KxtudPsnx9p7 9+FuEh0Vn5NjUY/foLJ+s5SJc+DhBe9A6qkA7cpbCw8x4mwi1CiBJ+ix1LkR74llT2ppIJkg+V0L 5kx3l0Jxzgg1CEmINnhL6r8xV/tZWIg1LhKrSglsfH72nqtde+CRp9fDDsTxVH2FlyP0beqqvhev jortGrRff/7aQy2ZPPkcaxw9+ai5bnxXPcYsnoB8xwmeKK76mF9flNeS/Kwotwf9TTqzrb/G6j+W bcMQ+88o7wHuGVmQDzCxX5PFGI9lPKPPXDzfvWfHGv9yjSH262wG2c25Jl2vLMdxesoK+QbT9JdE hUNFPOlYGswyXD6TEIXEKcQ7lHVzlfzmMTP3OwJhsKCg4D913RruZjtLo73+vgnbl1d8gEekPI6p TLtw2KF375qO3ZtPU6zp3re3rJOtqOrRd4T6XdXd+86T5UHRsfu2PdRxOKYsTydMnFTkM4NMKqzN zGIQm2UjpHCoMlRHy6g8ceyIwMKh8qQ74qBprveSWg6plv9++OI9rkcCHgjxjqdTCScyYy5eUvp3 InAQiF1PNgAJ1o5YJ738IF4QiE8k/9HFvKDHUgKjzFK63+Q93SyqcokqQhH15bnkaj8LC9HGRZbS 4hWHuKe2qcD7eHjqsasOmrGXW/f5+65p6YuIZGQBVYki4tVRHoxB+zWJwBCJESN1O0uy/BiP1QuW HdOyjWQXXHu/fOA693MifTER4TDRa1VntvXXaP3Hsu0YYv9hbs6Yeo0syAfYfm0WQ+zX2YzzvWvy K+/v1rJCviEd+ksqSFY4tNxIlm/vvMe4n5O1WXlgqqXKiu4S7k6dHiELs9zfZKZdOKzp0W/rqh59 I4odu/edJOtkK6p69F2qfldlQ983ZHlQdOzRfLPWRktleTphJxVmMcikwtrMLAaxWTZCCoeIHGQq xJOJuHF6gHQ9+LifGKHEN7IdImqw5F0tCWb5JssguanuNWa4Ww9RMNrx5LE5Fl58+na8wBBd9H1Z Wv/Sg9e7QgvLmBE98fzShRKdyqOM2IayLMixorUHnmr8XrKfygDyLK1FFJK/N1f7WViINi4i6GG7 aXuNdj0MiS/JX5YGs50MtKruk+uvcG3HdkRFlv7ee90FmySo8KuDLYP2ayUcIsrpdpbEExWhc8ig /u7xEej5Dn6DvrQvmb4oPysmc61Kj6Fs66/R+o9l2zHE/rPSe1A7SRbkA2y/Nosh9utsxnneNfml 97ePrJBvSIf+kgqscJg617/34RCSw5A8hs8LVlwwqXP3xjvqe/W6gQzKeBninSj3M51WOEwBYQiH Hbv3nau3jxUO85tBJhXWZmYxiM2yEdGEQ7zk5O+XDCpGEDcQjzuWK+Flp5KQ8D9LoKkf73jRji2F P/bRhUM8pnbZcYAbCw7PMQQQPL74XcRIlPsjFjKx1T3WFIMeK9q5kakS4Sla7DraR4qdMFf7WViQ 4yKiGjEviSFJP6P/KrLsHrtOGb/bJm1MchpEN+JbYjPq9O7ZwxXk/Oqw3A7xLmi/VteUn3AISapD n3jj8Vvc+IjEWNS9axPti4kKh0F+k+zH2dZfZf+xbFuG2H/u9cSJqbIgH2D7tVkMsV9nM87xrsk/ eX/7yQr5hnToL6kgDOGQJCnENSTWoSyzzF5a4TAFpCgcFlZ373tiVY++P1rh0FIxyKTC2swsBrFZ NiKacBgkq7JcHqx4yVmLXZFFiREkGenRrYvrwSiPgQDjt/RZZ6w6SjhU50JyF8QVMhezTFXFMCRg O+emnzPniUAzfe8xm3idKQY9VrRz4/eRWAjxScU8VIzlYZmr/SwsyHGR5cS0I8IW9qOfQWyFhyzJ RegbCIHUxw7Kg4/6n7x8f+S8JUe53p/77DHS3U78wFh1Jo/bKEKOHz0sUL9ORDj87NUH3WQ/Z5+0 wE2sgzioZzxOti+Gfa3qzLb+KvuPZdsyxP7jZq10HGc7WZAPsP3aLIbYr7MZZ3vX5B/z+drUkQ79 JRUEFQ6JXbjD6LEnDxy52zJ9+6JVqydW19U9znLc2i5dHrLiYe4wW4TDgo7dm3etamw+ZWMswH4H ETtRVgoDPXv2bFfdvXnfqh59l20UBvtNZJusB5IVDqsbmod07NH8SyEYWuGwjcjDkL7Usi0ZZFKR TpvxUMzSU/Xgmc3M1G8JYrNsRLLCIcs/mQwSh01twwYIKroYQcw2PiNS6PuTvAKPMEQSPkuxIxpj 1VHCofrO7ftv44p1CECqzvcfPe96/unnRgIUMuayHJTMtvL76FtBjxXr3BCAqMdSV7WNpagIUFLE hLnaz8KCHBcXHTrL9bb79aM3t7IfRGSjnVWSFATiCWN2aWVPPENH77KDKxTO2Hv3mHVIfsNngv4H 6dck3EEAZLmzPLdoxHuQpcFkIiVkgNqeSl8M+1rVmW39VfYf0xj2/Szo8WQ9v89hMcT+83+eOLGZ LMgHmN6v840h9utsxnLvmiTTOX+3lxXyDenQX1JBUOHwkqeeG9l70KCVRcXF39Y3bXXT6TffNpbt Y/adtcCzbaS4tPTLSfMXzJH7WmYnjRcOq7tt01zZvc9brQW25v917N58hjNiRLGq27FH31t/EvKa yaBWsOnRHKe6R9+ft9Tp3uetTfbv3jy5qnvfr1t9V/e+X1f3aJ6x6ZGSEw5rug3oUtW9z39ajt3Q 50vxnVGFw+ot+wz76Xz6/IfjyDrJIN8nFUx6WeKFR4nymsCD4tWHb3QzoMr66WaQSUU6bXbX2hWR muqObiwvWZZtzNRvCWKzbITezxA5iJcWRDhEZCS7MYIC4tj1F53mZjdubOjiZodVogXX17AdtnOX kiKeIGqcc/LCSOe6n7lZcFUW2VvWnBVVeNMZq46McYiYxERmzoy9Xc++S89a7MYZRBRFZEJIQXDZ YUCz68HF+dx9zfluXcg53nPtStc77ZjD4h+LevHOjd+PMIl4dMYJ89zM1HjBcUzaxAqHiUHvr39+ 61G3DzG2xxI0SGqCF93WTd1dLz0l5LJ8+YbVp7sZ44mNiO1IMsI+K5Yc5VsHoTlIv6Ye348YSP9B fJHnqPOhm1a7cQb5fsY2vcyvX8fqi2Ffqzqzrb+m874aBsO+nwU93p1Xr3DHqCfuuDzqfrIcEr/z tV/c1OpYiTCk/tPDe3j9QhbkC0zv16Yx3fP/kPp1tuMM77r8vfd3R1kh35AO/SUVBBUOIZmUR8+Y ubC8svLNknbtvqjeYosn8DZ0bVtQ8EOH6uqXifUn97PMThotHHbYcrutqhr6fNVKyNOP16PvZap+ ZWPfMZq49t+fbbndVpsccMSI4qoefV//ad/mxaqoY2O/aVU9+v4gj6/xx6ru/Wbph0tVOKxs6PN0 VY9turOv9j1WOMwgowmHay9Y6k6M8TqS9dPNIJOKdNpMPlhmMzP1W4LYLBuh9zMeBLfs3jVy6H6T Wv3+aCTe2+4jdnLFB2KjsRwTO3Sv77zJAybCxfHzD3AzNnfYrNy97shg/PaTt7fUkQ+q0RirDp8R RdR2HgbIAIugQjbYXls2RJYdd5ibnRYPQ5adct3X1lS7dTh3HooVOUd+w8cv3e96Ksc71vKfHxH3 3OAXv94QOWTWPi3HYEko3l20h6yfq/0sLOj9FS9OsmBLDznJ4+bt7/ZRlSSFWIJ9em3p2rmyQ0Vk 0LZ9XHFQ3RvwCMU7L14dGKRfQ2Jo0tfIWCyFYkkyJhNrEKFResH69et4fTHMa1VntvXXdN5Xw2DY 97Ogx5PCoNxPltNPibE578AprY6VCEPqP6M9YeJpWZAvML1fm8Z0z/9D6tfZjtO86/Jz7+8QWSHf kA79JRUkIhwqsmx55OSpRzf06n1tdW3tU7Vd6+/vNWDARSxblnUts5cmC4cFHXv0fbhlvx59Xqxu au6G+NexsfkQhEEl6FV377uzu0efPqVV3ft+oPbBu1A/YMfufbZTMQU79uj7b/d47vZtq1zPv5bv 6ntZbZ8+m0H+bzn/hj5fVm+5fUd1vGSEw5819O5c1aPvUx0bmqcoj0grHLYteRgkc6X6fPrxh0fa tyuNfPTL+1rVTTeDTCrSaTO5lC2bmanfEsRm2Qi9n/EWnkzKJPWQvz8Wua7wouJBks9cYxwjmgcY oQIQQxDj+C69LMhSuFh1+BztO/kexBa8C/mM6MN5ch7qPDke5yTJdn28iHeseOemSH2OwbHVWBTt nHO1n4UFvb9iC9pTtqEky4+pp2wHWe6rbK3iGUoGqQPj9WtFvB3pP9HiaEpyPOrL7YrJ9sWwrlWd 2dZf03lfDYNh38+CHg8b0w9ixZyV5Xjy4p1+1MH7tjpWIgyp/8zzhIm1siBfYHq/No3pnv+H1K+z Had61+Vn3t9dZIV8Qzr0l1SQjHBomR80Vjh0vQ2VONjQ9/9VNvXpqZdX9ehzzU9CX5/L1XZiIGrf 97q+FLmqR/NK7Twe+Gmffgdpx3oPAVKV8T/bWsob+0376XiJC4fREFA4bNgY39H9fUtrtt66g6yT DNI1qcCLgeV3ZGG8csXJrreCrMODEsuvTjl6rssHb7xok4en9Ved5y4Nk2IFD2145RCjKuixeBC6 4ryT3aWLnBsZIXmzyMPPNatOdYPEU48lXTsO7Osu75q7796u5wrH4rd8/c7jm5wHx7z83JMiN158 xibbU2GQSUW6bAZ5KGA5Gt4Drz92S+TUYw9125NYV/Ihkc+/emRd5NxTjnTtTKww9lMPm6p9yECq snDCJYsOdhMW4G3DA2uQY8G3nrjN7Q+fvvKA6xnEcfTlUPzPpI9jk/CA/sFv8XswSpVBbJaNSGc/ s0ycudrPwoLtr2Yx2/prtP7jd8/B85iYltzj+BtNbAhyb1Nkf/14JN9RZWHem/XjPX7HmsiLD1zr Zsg+68Qj3N+sH+udp+5wPVbVb5PCoSqnjRANjz18Pzc8BF6HZy6e72YC5y/zKPl7+S48Y6O1W0j9 5yJPmNjEiSCfEK1fh8F4c3zmfmyTntj6dj7TT5mXM8/mhYfq+4Tt0Of9av7uV0+RUCJ4kSfyPMBz AN60hA9R838ZEiIMhtSvsx0853Jdfur9HSkr5BvSob+kglwWDq997c1d9jxg9rzO3Xusr67r9Ghj c/MVZH+W9Syj01jhsKpH84GbiHnOtKJNyrv3m/WTaNfnTbIUs72yZ3NTVUPf//PKfqxq7Nuf7fX1 O5VVNvT9NNp5VPVovk47x1ZvJtn207n0XaNtz5hwmC6kY1LBJJKJI7GP+m3T010CVd95i8gzd1/V UocJJkHmmYASY2mrxgb3Zr3HrkNaJiCrzzyevthqCRfZMon1dP7SowMfi0kDAeSbetS7caX4y2cm 5gP79XaD31OPCTbLbjg+SzOZSBPLivNQkx1FJsy8mWTiK9sgWQaZVKTDZoo8FNB2I3YeGOm0RY27 JI9snvx+JmqqHp4rxLoiDhy25SGB5XbUY4kSk0VEwdnTJ7hB+ymHLLWjX1CPZZkci4eZeMdS3l1M EulX2It6LJkjLhdl9DkegjhnEhWwPJUJIMeU/SdsBrFZNiKd/cwyceZqPwsLtr+axWzrr9H6T7R7 jpp38LKRuQL3KpaP42XHZ+JEqv397pO65zJCBkvf1fFYDs4y9gduuNAtJ3ZlGPdm9Z3qXk8sTI7D 8fgNzGn0ZDnMe5gPPXzzxS376cKhKkeAREilrfguls0PHbytK8ywnJ/tMoP8YftPdn8jIRv07TCk /vOkJ0zsKQvyBdH6dar0m+Mz3962T6/IqGE7bCJq69v5TF9V80L+EiqB+Ts2I6bq56891LJfkHoQ EZrwQ+p5gHk8/XPM8B0jv//Vxn4W7XmAY8+fPdVdpqzm/4jz8renypD6dbZjiXddfuz9HSUr5BvS ob+kglwVDlc99MhuTX37rSksLPy31/fgj2UVFe+Pnz3nMFnfsjWNFQ47dm8+Xd8vLhv6/Llz5+3L vV0Lqro3P9ZS1r3fue7xGvrvprZV9uj7h9raPi0Z1lg63OqYMVjZve/92n5WOBR8/7m73BhLJxxx oDtBRUDirXKXulo3jpJ6+3jQjL3cSTaTYupBBB4mrpRRh8kAk8/DD5i8yXfwRpt91dv4IMdCnNpp +37uIMEEnDq8qWQCwYRWPze8CpgUIQzyGWGSSRHZTvXzwBOBif57z97Zqh2SZZBJRdg200nb0EZM uJjw004sYSNgPg8UKgg+Dw/UQzTFAxSREO9NkmeUlBS3eC2wnbZXng4k2eAhggmniiET9Fjq3Mhe yltn9RCyYd3F7iRxwZzp7jI+zpmHHPoOE0CVGTRdDGKzbEQ6+5ll4szVfhYWbH81i9nWX6P1n2j3 HOYJLz90g3vv5x7F/IBt3Cd5UYbgRzn7B7234fHH/XWvMcPdl52ILYhwZNBG1GB5OCswwrw3q99G DMzn7l3r/gZ+y8SxIyLlZe03+Q26UBjrs3pBx7yNuZce45C5EnV46au28V18N/dttU1nSP3nG+/B MJTQPtmIaP06FfrN8anDfE/OqyFCodqu6vGCFxsRW5VQCRyThGTMwckkn0g9+jqZ5Lk277t+lbsf 30lfR0hX2eijPQ+ocA5y/h82Q+rX2Y5TvOvyI+/v7rJCviEd+ksqyEXhEE/DASNGnO71uVYsq+jw 7oIVF4T2e294451hHG/MzP2OGDhyt1P7DN7xfNh/2PAziQU5Z8my6cSFlPuZTmOFw8rufS+Sol0s VjY0/1Vfulvdo+/0lvKG5t86229fUtnQ9/qfzqHPav27qnr0eU0eMya7Nz/2035WOJRkiSiTU97c MVlV2xFy1HLg3z5/t/uGksD0fFZiH/+THZKg9r978V738wFTx7kik8pwxoSBN41ksgx6LN5AMhFH sMIbTV/aoE9k1AQHr0Mm4h+8cHdLPSYrTEbUkhr2Y0kzE31VJwwGmVSEbTOd6mECb099O7bTHw54 qLjojONaYmIpklkUsS6alx9tRjB9bKKLeUGPpR6Irl65ZJN6TBp5A/2H1x/eZDtLr6gf7VzCZBCb ZSPS2c8sE2eu9rOwYPurWcy2/hqt/8S65zAfwItPzVNUyI0PX7zHFVVIVMNnBL4g9zbqM4+RYgXJ bVgijQBI6I0w783qt3F8vR4iEMIJL2hVvWhCYazPCJ+8tNMFQV6uIkaqeRpECEXMefqun1ai6Ayh /6iMyn+SBfmEaP06FfrN8VXMSzmvhtGEQzz9EMfVHF8R4Vk9C3BMv3oslWd5Pn2c5cnyvIm5SX/j GuOcoj0PwGjz/zAZQr/OBZzsXZu/8/7mrUewQjr0l1SQzcLh+g8/HbLsxlv2mLNs2XTEQrV93vJz puBZSJ8rKW33h+raLZ6o7dLlwcrq6peKiou/LSgs/H9dm5pu1o+z9Pp1ex58+vJpiIDye6KR75tw 8KGH9Nimz9WbVVb9uqi4+LuCgoL/SZHScZwfCouK/tG+vOIDlkyTlfrKZ18cIY9nIo0VDqu69z3p J1HOXYocGHgTduzR94/e/j9WNW6zC16J6nPHhn7b6/U3TcLyU5ZmP1jhsDWZCCDkcGHw5p234WQq ZUKt6vAmkHK8+FguoJax8j9LTJmEsuyFusQmYQkqbxb5TBxDPqvYI0GOpTJIMmFhuYK+dCKacMib eiYOiJKqHpNbjkV8Fj4zoWeiz6RZtkEqDDKpCNtmOvk9TLzw4tO3EwuGhwk9XiDt+NKD17sPKSyV wlMBTwP9IUYncWSwFbENZVmQY8kHFKiWsLDcSj28KdI3mODaGIfJIZ39zDJx5mo/Cwu2v5rFbOuv 0fpPtHsO95ldhw5y75Msu1RzDuYRLDHmHscLRTWfiHdvU/Mc5h+E9JBLeXWGfW8mnhtCivIsVCSx DoKKCiXCy8R4QqH8rIRDxFX9uLTJ1k3dWzy78P5CvEEU1esphtB/JnoPaI/IgnxCtH6dCoPM8aPN q+V2dSyunel7j2n1PSz5p7+rbN1+9fCaRbjkvKLF01Qeu8Qx53O05wEYbf4fJkPo17mAk7xr80Pv 7wRZId+QDv0lFWSzcIjIh4dfSbt2X+x7zPH7sw1Br9/OQ85mWTLiIIKgqr/+vQ+HTD5i4UEIfcWl pV/iCch2hLxtBu2wsrSs7JMjfTJDU3eH0WNP3qyq6tWCwsL/iyIUxmVBQcF/KiorX9922PAzWE4t j28SzRUOG5v30kS5v3Xo0rtG1okHvAq173yu5Ry693m1VbzEHn0v/Om7+jytsh37wQqH0cnk97oL l7lLe1VsHWLpqDfYyqtt0p67uoks9MQZfNYDcfPWvNeWDe4yGz4fPHOiG3uEJTp8ZvLrdyyWNOOF 6DeRiSccMrmlnoqFyDKN7vWd3eU28venwiCTinTYTFEuO1LkoUB/OOEtMHFkePBgmTiTOjwMmFBi a7k/YiF2wi7yO4MeK9q58baYhxyWp+h2hXg1ygeqdDCIzbIR6exnlokzV/tZWLD91SxmW3+N1n+i 3XN4WYX3E17uJIbAs13NOfifeYd6oajircW6tynhkDhtiGjxMnRHOxeY7L2ZuRP74aWlH0/NiRBV +ByWcKg8I/nNrA4glhxLmPU6OkPoPyoBwwpZkE+I1q9TZbw5fqIehyzHZ14vv0P1O7U6xa8e8RXx DOZcooWnIVkKZdTnc7Tzg9Hm/2EyhH6dCzjRuzY/8P4i8uc10qG/pIJsFg4RAncYO/ak4pKSr2Ys WnQA2xAKazp3fnizqupX7v7ki53lPnD6wqMPRGzsNWDARXxGDOw9aNBKtulCo05ESrwFEQyFGPgj HozFJSVfl1VUvNehuvrljjW1z3asqXm+srr6lyyLLikt/ZI6QkD8LwLmiEmTjpHfZQqNFQ47NvSr rurR9y8/7dd8Wkvh9tuXdOzR94Wq7n0/6Nij7y2VPZpnbLLzxv23d70Nte922dh3oaxb1dhvF63O Dx0b+41WZZtvtW3Xqu7NX7nLmbv3vbpjQ7+BLftlUDjMlqzKvI3njTU3YyYQCH9P3Xllyxt63oIT 54YL5OLlJ7TaX+2nb2NCTvwUJrjExDnmsFktZbyNDHKsaAJhrO2xJg5nn7TAXYbEG3o8C+TEOAwG mVSEbTOd8iFAUT2cqIeOA6eNdx9MWD5FXEEVw5DJJPbQH26YxLFMibfFemY7xaDHinZu2JdA29G8 NeQDT7oYxGbZiHT2M8vEmav9LCzY/moWs62/Rus/0e45zBPwxiOpgr5UU1Gfv/jd25TAgQDDqolv 3t34QlQRL65Vpx0b+fNbj7rHkOcCk70389tYvaFWZCjyXazWIEwMn+V9VLaJ/BxLOPzyzUfdeRzL sjkXPCDjxYcOof+s9x7G9pcF+YRo/ToV+s3x8fyjHoK1nG9Tlxf/vOjlsxIYlXerTjKC/3/2zgM8 iqrr43eT3Q2bkMYaQiCkGAwhTYI0CRB671WQjggIClIiUkVAESkigjSxoaKIYsPeaPbee3/t9VW/ 14L7Pf/h3jic7Cbbd3b3/J7nPMnOvTM7u3Nn9s5/TsG4QgVxbKO2fsjxCW9cHPMbrjyxkCFs06pK rU2FxtN5vzJX839/mR/GdSSAKuc4Hu/Iv27pApFMIPQXX/CncLj7tbfLketv9LzK0ahe7K5HHQS+ nUee6ehumLB+PeQQhGiHsGEsw/sjJBk5Dml/Zav23dU9K79gV1qjzHvwGvkHm5SWXgXhEKHPtD8M YiNCjrVxbDIds1itX0KgLGzVZs3As6ZOnr9lez8IkBAzsV8whEDjcy3YsavP4OnTJxa1bbfant7g IXg7KgHRbLF8V95v4Dz6fkawoAuHtRkqHxcWFlqxrhTJ9O37UDQlKbvooH55ak5RT/q+qLKcklX8 zAnbzin8NSG3OJ12hAdiSk7xo6pfck7R76ienJxTvColp+gj3Ta+S8subKDWCrJw2L6qT3bhn/bG ZX5J9uzvSQUmpfDEw9M9/fKd65ZoJwPCajCZxeQBYo+qegyDVyAmvQVNcqqqn8GQJwhPp4f27aI9 QT9y966qtm9ff6TWbeHpticeh/AYwMRB5S9ShmIe2A8IYKgE6Co3jy/mzqTC38dMb/QmQJm6OVE3 OggFx3euDzPCZBITQv0NEb4ziL1IbE1vimD4/t3dlqt9Q2Vl9Nt/7bqqZZjc4maMipiBMHeOWTgS yHHG5rlF6jjzFzxejWXhNl6djR9Xvznrlp2v/bZAjNAvP3jnDk10g5iB+QS8CGv6bVMeh6hijNfK U1HZvOljNREQIsbtO9Y43Rdvf5tV5Ie+iAns6tUXastVTmr6HdT2GgXQME9DZWf9dmHIi4fiLkgt ghBX2q43P4wf5c1UQhuiCWfj2herbY6vqm+j+jeihX58+/GqPpj/o48SACEcIlc48odDIFT9EFGE cQxTBX5q64eH0hh7GeknaZFBGPOqH/YB60Psxz2Dq/sBmKv5v7/MD+M6EqiU56YSDofSDtFGIPQX X/CHcIjwYHjjJaelPQkhDCG8Wl6/hIR3MrJzb4OIh7BgfR5CvUFwK6vofFFqevrDK27Z24O2uzKI c11HjDgXuQVT69d/tGnZaRuQRxCiXnrjxnc2KW2+Kbeo5OoTrLhkS26zou3wCrTabJ/klZZuzioo uAb7ao2zfeJKOEQlZoQZJ9nth1t17b4YYiDt445BTJyzadMAhCrDOxE5F4vatl1N+xnBDC0cZmdn 10nKKtpP+5xoRSjr7pSU7KLpJ/TNLrqN9lHAow8ejNW3L/crp/BXKlCycFjdINJhYogf71ULztGe eiP/CZ40I7xHJezGE2dMNvHjjeTcN266WBMG8SOyYOaEE7aJH3k16cVkhIbzuLMtrIMnoDSniX65 mkDgCT/WRW6g5+6/4YT3GtSrU9V+OPOe89XcmVT4+5jpDeFLzm5OaB4lFJ7B9zBx5ADtBuSqVZXa zQA8DRCygkklJm6ty4q0G59LF87U8lSiLww3G8g1Ay9BeJDWtC2Vk8bVviFZNoRJ3KxcPH+aY/dV K7TQdWwTHhUsHHpHIMcZm+cWqePMX/B4NZaF23h1Nn5q+s1BeDF+XyCQ4fcMv3GY96CYGx6YoV9t v5Pqtw3CBrYHYQQeT7duvVTbLjy4sA30oQKdMk9/m9V7YnvYPkJNUQ0ar5GCBb/XyEeoPPjpd1Db azwghECDqAy8v0orA4NnGvYB74ucc/rPQc3H8ZMkBYk/aUO04Wxc+2LuzvEvXzJLG4fIZYkxgqIj hfkna+Owd5d2Wh99tWSIjMjJiSI+5a1O1cQ75KlGP8zT3ekHw3hHv07tTnNcs36pFr6szlWso7bn 7H4AVtP83x/m47iOFObL81MrVAHvHdoh2giE/uILvgqHEAOR8y/WbP5ZHmNn9k9MbOyvEOfSs7Nv 14TEZctGwBsP28Dfpi1broPoiMIm9D1cmeZxOHT4eU7ezytDAZM1++/tRt8HBkGx99jx0+BVSdu8 NXxueCuOmjP/TNpmBDO0cCiJSckpHI/cgylZxX/IPr+k5JbclpxV0lXXrxoJJ5fWR35EtW0q/FHS 00sTUnJKFifnFL+RklP0N9ZJzin+At6HJ53c/BTan4VD54aqZaieiwkCJsJ4An/W6EFarkF9P4hL mNCiD5Is4yk5nryr0Bq94WkmJseYFNA2d7aFiQImEvBCox6HdPnnLx5w9OrcTptoYLmq0gxTyZc3 LJ9TbR/8Ye5MKgJxzJSh6Ay8Kmn4El7jOKrluHFCyBGOMcK3MZnDDQ+KxsDDEBNJ3DzBMxN9kA8K wp4yHCM8tf7w6bu1cK+atoU8lTXtGwzHDGNMbQNPtOEV0qhBfaf9/WnuHLNwJJDjjM1zi9Rx5i94 vBrLwm28Ohs/Nf3mIMIBHoH4jcHvGfph3vPaY7dW9antd1L9tqntoS9+K9EX4hu86ZXnoKt98fS3 Wf97in2/fuNy7fcSfVXeRr3YR9+3ttcw5DTGbz9ESf2DO3wWeGEiSgT7qf8c1HwcP+3lTR/yTkU1 zsa1r+bOHB/CM9L7QFBE1WMIdYgKmXLmYO0BPPpgfg5vQczBIbxjfKIv5vIQxNW2VGRKbf2UQcyE hyHOS4zBLu1baYUV9duj835lNc3//WE+jutIYZ48P9+Sf6ulG4s2AqG/+IKvwuGgKdMmIccgvPGQ /y8tM/Mue0bDA7bExDdiYmN/o+KctCohMSM3d09pefkqeArC469y686+9D1cGYRDeDo62b5XVpNw GI0WcOGQMTaBmFTAVO4TTA4RmkzblWHigEkqnlK7qq4HQ6gCnso7ExXd3RYEKlXRr7blmFhgO/gM +okFnlhikvzukdDlPwnUMYPhc+M7pN8zXjv7/vHd4RirsBB8V/jO8H1iwoV11DGhhuX6SVlN26pp 35ShP7aBbWO8qPd31d9f5s4xC0cCOc7YPLdIHWf+gsersSzcxquz8VPbbw4Mv0/4zcFvD/VeUlbb b5veMF/S91Xmal+8+W1W28N6qpgFPoOzuRp939peK1OfQx+ZgWJmJc2aOM6bfEa196Hm4/g5R970 XUMbog1n49of5u4cH+NNPw4wBlR/jB1ECqnidmjDOKRjyd1+dB2MS4xxzAdpu7N5v35dZ/N/f5iP 4zpSmCvPTyUcjqIdog2j6S++CIdr7z7QNTM//3qEJpeWl6/UtyH8eMKipSMR1puVn399fGLSq2aL 5Xsq1unsnzrx8e+5ChV2ZsrjEO8PT0Z4PiIM2RoX9ynCj1t17boEIcF6g7djaXmHlWmNGt1jS0h4 u0WnLstQhRl5EbGep+8Pj0tfDeHLdNtGMBYOo5xATSoiyZQABQ86hFqMGXo8aXggzJ1JBR8zY5k7 xywc4XFmLIvUceYveLway8JtvPL4CZxBoMEcCpEI8FBD3mrah5qP42ervOmcRRuiDSOPayUIOss1 6E2/cDAfx3WkMEeen2/Kv2fSDtGG0fQXX4RDFASB4IbqwbSNGgQyFC5p1a3HouNCYuJrsbGxv5zo 8Rf/vquqxs4MhUja9OqzAMVRULwEy6avXj2kbkrKCzXlDYQ4mJ6dvTe9cdadeL3p8UOdkA+xpqrK zmx0ZeVofI7jlvSqp2ZLTHwd31/HAYPm0G0bwVg4jHKMPKkwiiGZMoqs4AKG8FqEadA+/jJ3JhV8 zIxl7hyzcITHmbEsUseZv+DxaiwLt/HK4ydwpvLGwZA7jrY7Mx/Hz0vy/TrQhmjDyOMaXoinFuY7 urZv7dJb15N+4WA+jutIYTYRDsfSDtGG0fQXX4RD5CO0JSS+iXBj2labIb8f8hzCAzCtUebdKGhi tdk+8kS4Q77B1j17LoRwOHL23LFYBlHQ3qDBAxDzXFVpRq5Ci9X6VUnbdpfiNbwjUVjFYo37whOP Q1RyduI56ZHFms0/IVSbbtsIxsJhlGPkSYVRDOEQSLC8fN5Ux1sHb6/W7k9zZ1LBx8xY5s4xC0d4 nBnLInWc+Qser8aycBuvPH4CZ68+usexaNYkrUgGvMdouzPzYfzUkzdfKIwSQxujDSOPa0TzbFuz UCtoWJMnobv9wsF8GNeRBDyBcY6+If+Opx2iDaPpL74Ih/AgjE9KegV5DWmbJ7bxkSc6o+IxhDtP chxCOGzXr998hByfcf68MVgGsRDhx8JkOpaa3uAhiJPwdsRy5C9Ef4REIyx57uat/bEOREyEL8MD UC1zx/wlHCJUmm7bCMbCYZRj5ElFNJo7kwo+ZsYyd45ZOMLjzFgWqePMX/B4NZaF23jl8WMs82H8 9Jc3X4/ThmiEx7WxzIdxHUmoirdKOJxIO0QbRtNffBEO4Z0HcQ7CHW3zxBAqnF9WdgW8ABH+TNtd GXIMQvRbftOenhAH1XIVQi2FuZ9R9KRuUsqLKL4ihDiGoi3IhajfDvYB2/GkajJERmwnp1nhDvz1 1LBeXnHJFuUtaTRj4TDK4UmFscydSQUfM2OZO8csHOFxZiyL1HHmL3i8GsvCbbzy+DGW+TB+Vksx YiVtiEZ4XBvLfBjXkcS5RDicTDtEG0bTX3wRDiHWoeAIQoVRXZm2u2vwBoQnYLLdfgjiHW331FBs BNWWIRpSDz+TyfR3kt1+hKsn124sHEY5PKkwlrkzqeBjZixz55iFIzzOjGWROs78BY9XY1m4jVce P8YyH8bPIXkz2Js2RCM8ro1lPozrSGKmPEdfl3+n0A7RhtH0F1+EQ9icTZsGJKamPpOQlPSyq5yC 7hjEPoQs+6vCMETNdr37ViJ3ok40/DPZnnYQ4cu0v78M+w9REiHXK27Z28MTD0ajGQuHUc6bO8R4 /Ih9caBXtR84tuDbF/f1Oj6p2OE65wcfM2OZO8csHOFxZiyL1HHmL3i8GsvCbbzy+DGWeTl+rEKI f+QNYRJtjEZ4XBvLvBzXkcYMeY6+Jv9OpR2iDaPpL74KhzDk+rPabJ+kNWp0D0KHaXuoDCLe5OUr h+eXlW3Myi+4FhWd19/3YBfazx+Goi5NW7Rcn1TPftRqs30ML0xrXNxn8G5s1rL12gU7dvWh6xjd WDiMct7cKYrxI/bBzdnVfuDYgm84DtqkYqcopsdKwcfMWObOMQtHeJwZyyJ1nPkLHq/GsnAbrzx+ jGVejp/OUoh4jjZEKzyujWVejutIgwqH02mHaMNo+os/hMO9b73XruuIEeeardav6qakvNBn3ISp yBtI+0WiQZwceNbUybaEBFU53JkdQ/Xp7qPOPIeub2Rj4ZBBKMOv+CH77fXt1X7k2IJnv722XYUw /EqPEYWPmTHMk2MWjvA4M4ZF+jjzFzxejWHhOl55/BjDfBg/i+UN2RW0IZrhcW0M82FcRxpKOHxV /sXrqMZo+os/hEMYxMPB06dPrJuS8hxCguumpDwPT7/eY8dPqy2fIEKcURW5vP/Aub6EO4fC4NGI 4itOxMJqBq/METNnjaPbMKqxcMiIt7eLlfgx++jWgmo/dGzBs49uK9AmFTge9BhR+JgZwzw5ZuEI jzNjWKSPM3/B49UYFq7jlcePMcyH8XO/vBkbQRuiGR7XxjAfxnWkcY48T1+Rf1EsJaoxmv7iL+FQ GaoTt+radUmS3X4YxUlMMTH/Q7Xk5LS0JwpatlyLsGYqJG47eLSiadlpG+CxOH316iF0m0Y1hD2j OrISBvF5Ea5d1Lbt6tbdei4sadvu0vTGWXeaLdav0W4ymf5KrV//UbodoxoLh4zGmzvEs/hB+/ze bo6/PjxQ7QePLXD254cHtO9dexK5QzxLj40r+JiFzrw9ZuEIj7PQWTSNM3+hxusX9/F4Dbbh+w73 8crjJ3Tmh/Hzi7xZa0Qboh0e16EzP4zrSIMKh7Noh2jDaPqLv4VDZQjhnb9le79OQ4efh/yCdVNS n401m3+MiYn53RIX93lqWtrjTUqbb0JYM7z27BkND0Bg9DYXIN5v1b67up+7fuPAwdNnTERV5XZ9 +1a27tnzwo4DBs2BYDlz7YZBKMBC1/XW8F62xESt8A8+k7NQZIRso+J0nfh4zSvRYo37YnRl5Wja z4jGwiGj8fYOUf7Wzpgf8MP2znUJx74/PMvx66tXO4598kS1H0E23w3fK75ffM/v7Kr7D773t3bE /IjjQI+NK/iYBdf8cczCER5nwbVoHWf+gsdrcC3SxiuPn+CaH8dPRylCvEUbGB7XwTY/jutIRAmH L8u/59MO0YbR9JdACYfUqoTEIcNmZeUX7EIl5tjY2F/gkQgxEeOjTnz8+8tuuLkXXdeVoXLykHNm ToAnY2p6+iMQHmNiY38TJtMx5QWos2MxsbH/tSUmvpHWKPMeeAR68l7ODAIlvAix/9kFBTtpuzKE X6Mwi/RK/LFFpy7LaB8jGguHTBUfXSsavLVD3HL8B44tyHYLvn96TGqDj1lIzatjFo7wOAupRc04 8xc8XkNqYT9eefyE1LwdP6vljeA62sAch8d1SM3bcR2JKOHwJfl3Lu0QbRhNfwmWcEgNORGVkJjW KPNuJRzSMGZnBsEQ+RCTUlOfPkEkNJmOQcTTKhrbbB/aEhLermOL/wCCotli+T4mJub/9EIilmfk 5t0ycdmyEfQ93DF4MUox8KeyiorltF1vEBll359Ly8tX0nYjGguHTDXe3C5GvbldXPHWDnHwrR3i Nyc/gGy+G77Xg/ie8X3TY+ApfMyCYn49ZuEIj7OgWNSPM3/B4zUoFrHjlcdPUMxf40dVaO1CG5gT 4XEdFPPXuI5EUEVZLxzOpx2iDaPpL6ESDvW25LrdvRG6DCGvJi9AiI0Q65JSU5/CeIK3IjwXM3Jz 97To1GXpyNmzx87dvLU/QpYRkozcifgLMRLbnbFm3WAIlcinaG/Q4AGL1fql8gJsUlp6ladhzENn nDceYiSKwWAfaLsy7EdhqzZr5Hv9AO9D2seIxsIhEykgRwbG7kbawBiWx+Qxe4I2MIwf2SLHGZ5y M4zRWSbHK/4yjKfMluNnA22IYArlZ/6WNjARw1Z5jKfRBibsUMLhi/LvBbRDtGE0/cUT4XD3a2+X Q+RDURDa5otBsMstKrkanoLwQqTtMHgZQnCDxx5CjtOzs/eOmjP/TOQQpH3dMawHMRGFXBKSkl5C yDEKulRu3dmX9nVlEClRRVoKgj81a9l67c4jz3TU94FoCFETHo/oZ7XZPp6zadMAui0jGguHTKSg uQYLIXbSBsawPCqP2ZO0gWH8yG45zsbQBoYxICwcMr4wRY4fVHWMFuCxhM98HW1gIoY98hifQRuY sEMJhy/IvxfSDtGG0fQXT4RDePLlFpdsgchH23wx5ADs2H/gXHtGxv14D9qOSs3IY2i2WL5Jz8ra N23lpUNpH18MomSbXn0WWONsnyQkJb2MYi20jzODSIjKyXJso2ryn7aExDfTMjP3wwMRFZWxPSxH O7wTa/JMNJqxcMhECphMYOzeQhsYw8LCIRMMtDwpQoj+tIFhDAgLh4wvnCnHDx6YRAuIWsBnHk4b mIjhfnmMe9EGJuyA16heOFxIO0QbRtNfPBEOEfIL0TAQ4hc8ACEgUg9ChCcjvBg5C0vbd1xB1/On QTBMttsPJdntR+h+uLLlN+3piWIrSjx0aSbTMVSWrikU22jGwiETKUAUwNiFSMCEB4/IY3aQNjCM H4EwjXFWQRsYxoCwcMj4wmA5fu6kDRFKuu5GLJ42MhGDlr9MCNGWNjBhBxUOUVk2qjGa/uKJcLj2 7gNdc5oV7kBOwEZ5eTdB0Ju+evUQVEymfZWhDeG6NfWpyRAejeIlfcdPPJu2BcLwGSsGD5uNfaZt rgziYaO8vN2qOjQ15GK0ZzQ8gNBmuq6RjYVDJlIolyfjM7SBMSwPy2N2iDYwjB/5SI6zAtrAMAaE hUPGF/CAJJp+V7WqlEKIe2kDE1G8xb/jEYMSDp+XfxfTDtGG0fQXT4RD5DbMbVaE1BhVohjyDaoC JQj3RRgxxD61DnIGZuXnX4eqwnR7kWTwlhw8ffrErIKCa5LT0p6A1yL+ZuadcmOPMWOmw3OSrmN0 Y+GQiRQayAsWJ8cOHx6Sx+wwbWAYP3GSHGP/pQ0MY1BYOGR8IUeOn89oQ4Ryu/y8yJvGRC5apVM5 12fCm6nyWCqPwyW0Q7RhNP3FE+HweKhy0dak1NSn80pLN0McM1ss3xEh8Tfk9YOQWN5v4LxOQ4ef l2y3H+42ctRMuj02YxsLh0wk8Yu8SKXSBsaQPCiP1xHawDB+oiuL00yYwcIh4yvH5Biy0oYIQz0Y gmXRRiai+D95nOvQBibsUMKh8jiM+t86o+kvngqHecUlW+BVh9cIP0aV5e5njJ4BT8Rke9pBIiT+ g9x+lri4z+GNR7fnqyFEGMVJIFDif72nYygM4c1nnD9vDAq9oAJ0ef+Bc0fOnj3W31Wog2UsHDKR xMvyotSSNjCG5AF5vI7SBobxE3PkGNtCGxjGoLBwyPjKB3IMnUIbIoy58nPeRRuYiMImjzPEQyb8 UcLhc/LvRbRDtGE0/cUT4RDC3LnrNw6csGjpSNoGqxISR515DoTEpNTUp2JjY39BNeRACIcQMpFb 0GQy/Y33QGGT3KKibci9iBDpYAl2qPpcVlGxPD4x8TVUTtY90PsHeQ9tCQlvNm3Zcp0neRONYCwc MpHEPnlSjqANjCFRVfKQ9JphAsH1coydTRsYxqCwcMj4ymNyDHWnDRHGK/JzDqENTEShUhEhXJkJ fzAf0wuHy2mHaMNo+osnwqGnhsrEfSdNmlI3KeXF3mPHT6Pt/jAUM4EHpBxfsGNSrHs7GAVVIF4i j6Hu/Z2ayWT6096gwQPBEjP9YSwcMpHEUnkybqANjCE5II/X07SBYfzE93KMFdEGhjEoLBwyvnKl HEMX0oYIopv8jB/TBibi6CuP9RO0gQlLqHB4Me0QbRhNfwmkcAibuXbDoNT09Ie7jhhxLm3zh8Gz 0J7e4CHkVoSAB6Fy9LzK0RAN0abvCyFz4yNPdMbyFbfs7eFraPOu51/pcGr7jhjT/4qEJtOxWLP5 Z7PF+rXZYvkeFZVVGwTNzPz86+l2jGosHDKRRBfdjxFjfFAFEcfrWdrAMH6gvxxfyKPDMOECC4eM r4yWYyiSQ3hvkJ8x6r2VogB1E34ZbWDCEiocrqAdog2j6S+1CYfwkGvXr998bz0GIdRh3dnrNw6k bb4ahLuS09tdAm++orZtV9N2vUEobFJaelWd+Ph3Iegh72JqWtrjyI8IQZH2d8fmbt7av25KKu5r NVEwrWHDe5HvEZWlF+zY1WfOpk0DBp41dXJWfsG1qD6Nflab7aP5W7b3o9syorFwyEQSSASucgik 0EbGcNzNQi8TQK6V42shbWAYA8PCIeMreXIMfUUbIoQ0+flgJ9NGJuJQhfQG0wYmLEEFdBzPZ+Tf lbRDtGE0/aUm4fD6l19v36JrV1TCdliscV9MX716CJbDUw/iGComw7MP4bp03WAY8inaGzR4ELkF a/IexP41zM27WfdbUmWmmJg/7BkND3gj5g2dcd545DQ0mUx/QTSk7cqQAzG/rOwKvF+s2fxD6549 F9I+RjQWDplI40l54vejDYzhgDcEjtULtIFh/MBPcnw1ow0MY2BYOGT8wedyHDWlDRGAKoqynzYw EcnP8ng3pA1MWDJbHs/D8u8q2iHaMJr+UpNwCMEtt6jkanjVoQgJKhfDAzErP/96ePnJY3rMGmf7 pMmpza+EQEa3EUibsWbdYIiGaQ0b3kfb9AZxU3n8Hd/fuM8ycnNvTc/K2lcnPuFdLEdFaORLpOvW ZP0mTzlLioE/IWSZtutt8PQZE2Xfn0vLy1fSdiMaC4dMpIEfIIzhq2kDYzjulMfqJdrAMD4yQ44t PNFmmHCChUPGH6hicefShgjgVfnZ2AMt8mkuj/V7tIEJWy6QxxQ5K/H3Utoh2jCa/lKTcAihMK+4 ZEurbj0W4TVCg1t367nQarN9iHyC2QUFO5PT0p6MNZt/RG6/5LS0J4LpfTh5+crhCD3Oys+/jrYp Q6g0PoMcf1qoMDwFVfuqfXd1RyXmmNjYXxFSTNevyQZNmTZJVU5GFWnargyem62k5ya+K1Rgpn2M aCwcMpGGmmT8SBsYw6FubFAZkWH8yUdybI2kDQxjcFg4ZPzBmXIcocJyJKHCHCEeMpHPVHm8UaGU iQxUIctH5N/VtEO0YTT9pSbhEB54BS1broWHIV5DFIRnYZPS5ptUH+QHRLGR0vYdV9gSE19Pb9z4 TrqdQNm56zcOhDdkWqPMe2ibMuxbkt2uebzCS9JZ3+NelAXXmi2WbycsWjqStruysy5eNcxqs6Fo lwPFUErLy1cht6G+D76zpi1brrNYragU7zBbrV9BcKTbMqKxcMhEIk/JH6MRtIExFHvlcXqNNjCM D6gwmKO0gWHCABYOGX8QL4T4W46lxrQxTDEJIT6Vn2kUbWQiEpWreCZtYMIWFRn2gPwb9UVvjKa/ 1CQcwhDma42L+xTCIAQ2FBPJbHLKDbQfDKIbKhwHSxiDsIl9MVss3yBsmbbDxi1YNApiHcZfbGzs L03LTttA+8BGzp47Fnkc88vKNtI2VwZRsFFe3k1ybGsVlZPtaU/q+4yYOWscPBL/bbcfptsxqrFw yEQiSji4gzYwhuJWeZzeoA0M4yW4sVS5vYbQRoYJA1g4ZPyFejh3Hm0IU1DoCp8HuayZ6OBNecxb 0QYmbLlcHtN75d81tEO0YTT9pTbhEOJYRm7eLTh+CAtOTU9/GH+Rpw8huLRvYas2l8Pzjm4nUDZ4 +vSJKDiSZLcfoWHSWnGXTl2U16vm7Ycqx3QbMFRIRp5DZx6JNdnoysrR+D6wfWcejRA06yQkvCO/ vw+wv3QbRjUWDplIpIG6IAghSmgjYxhUNau3aQPDeMlGvrFkwhwWDhl/Aa88jKXnaUMYUk8I8Yv8 PL1pIxORlMnjDc8cJnK4Uh5XleccQmJUYzT9pTbhEAZPQ3jq1YmPf1/dc6OSMF5nZOfsLavofNHE xctGdBs5amZao0b3oGgI3UagDDkMc2UOw/jEpFdR6RkCIrwRsT+q+AkModTI00i3ATsuHNoPp2Vm 3kXbajKEasOrEfkdkb+wSWnpVfr2ZTfc3Cu9cdadqWn1H4XISNc3srFwyEQqm+VF4XrawBgG5KzB MeKk14w/QGoC9cCgLW1kmDCBhUPGn3wox1O4FxKBVxI+x120gYlYtspjjgeCTOSwTR5X5RG9lnaI Noymv7gjHCrbeeSZjghHRgXhtMzM/crTTto/ppiYP+C1R9cLtEEoRLEWKWj+jXyCVpvtk6oQYSEc KH6SW1S0la6rDJ6Alri4z/NKSzfTNncMguT4CxefgbyL+uV733qvHfZv92tvl9N1jG4sHDKRysm6 CxeeWjLG4zp5fHBjwzC+0EgI8a0cT3NpI8OEESwcMv5kjhxPj9KGMKJYN5/jh0LRQX3dMS+kjUxY o+b+KupoPe0QbRhNf/FEOKS26fFDnSAkokpweuOsO+KTkl5JttsPQWCkfQNteE9ULkY4sO56ollM TMz/pWdn73XlbTh99eohqfXrP2qxWr9CpWbaXptBHJyzadMAhEGPmjP/THhB0j7haCwcMpGMCltE klLGeOyUxwfJzhnGF1TIC+c1ZcIdFg4Zf2IVQnwnx1QX2hgmHJH7j0IZTHSwRB7z22kDE/ZoufGE EDfIvxtoh2jDaPqLL8KhsuU37emJEF1nVYWDbav23dW9dc+eC5GX0Z7R8EBWfv51nYYMmwVxD+0Q DxHCjKImWQUF1yA0GZ6TZovlO+RDpNurzfB+qDpttli+h7cjvBxR6bn32PHT0K5CmVG1edrKS4fS 9Y1sLBwykQwqCaqqgqNpIxNyVBgKytEzjLeoyefXQoiGtJFhwgwWDhl/c5EcU0/ThjBA5UN7VYqg THSgipx1pw1M2POwPLZXy79X0A7RhtH0F0+EQ3jSte7WcyFyCkIYUyIhvP069h84F7n8kPMQYhpd 1ygG4bBdv37zrXFxnyG8Wo5LhDL/t8mpza+k/Wsy5H7MbVa0XW1Db3Vs8R9AKIRgCUFVWxYf/26w Kk77w1g4ZCKdc+UJ+40QIp02MiFlkzw2CDFlGG/YIccQkua3o40ME4awcMgEgjfkuLqANhiY8bqb rtNpIxOxTJTH/CnawEQEL8vjq/KWRn0OS6PpL54Ih1ouwSanqAf4/6CacbI97UkIiYOnz5iIAikQ DkvatruUrms0Q5j16HmVo0vbd1yBfI22hIQ3zRbLN/llZVfQvq4MYdoWa9wXut+uYygag/9VTkVU dm6Ul7dbtSelpj5Nt2NUY+GQiQb2y5MT7vGMcVgnj8vPtIFh3EAJz3+GcQgew1BYOGQCwQDdjUw+ bTQgJUKI/8n9nUkbmYgGnrE47hNoAxMRKFFlsfwLr+Koxmj6iyfCIQxehwj9RZhv3ZSU52PNZtzX aaIYcgla42yf9Bk3YSpdz1+GIiOBKDQCIRHFTUbOnjuWtrkyVI9WIqotIeEtVHRu17tvJQqzYHnd lJTn0K/7GaNn1ImPR3FQB/IohovXIQuHTDSQI4T4r+6HijEGmpu2EOIP2sAwNVBHCLFHdxPch3Zg mDCGhUMmUCBHIMbWI7TBYBQIIV6R+7qLNjIRzTR53BEyyEQmmveVEGI2C4fHMZr+4qlwqLe9733c bv6W7f0Q+mtv0ODBWLP5x6YtWq6n/fxl8HhEaDAEubziki3IVYiwaJW/MNgGARDjGmHOha3aXI5l 2w4ercB3gOVWm+1jfD9Y3nHAIK14Gb4jFJOh2zKisXDIRAtn6oSGqbSRCQnqBhkG70Mco3JZEdtG OzOMrJCuwlx+FEIMoh0YJsxh4ZAJFGlCiHfl+EJ+MSNSIfMeYx8Pcl7DqKK1bk6Im28m8kjVzd9U KikWDg2mv/giHOoNnoil5R1WIlSZtvnL8B4FLVuuhVAnxxPCpX9MTkt7Mq+0dDOERIiLEDT16+jz MfrTUI25TkLCOyiIohdMlSciQrkhqmLZkHNmwqsay37G90S3ZURj4ZCJJmbpJiWDaSMTdPTCoTND 3jq4dsPz4AlZORc5IVBUZa1M+D5PCDFdhrSMlOFYSKbdXghxmhCiUAjRRBbKqS+ESJYeaya6M4zh GaULXUPuI3ilMEykwcIhE0iQK1Alf59LG0PMcN2+oZpuLO3ARCwW3UPBq2gjEzE0lccYDzCQggD/ I+1MVGM0/cVT4RCi3Ipb9vZQnnR6q9y6s29mfv71XUeMOJe2+cvw/kuu290b4b/K+1B3L3lcSLTb D8MjEYLhiJmzxiWnpT1RMXjw+XRbvhrCm5V3oS0x8fW5m7f2x/Jz128cWCc+4V1TTMz/kOcQy9r0 6rMA/WLN5p+QV5Fuy4jGwiETbazUXUy40nJoUTfIyD2J//dKQehjGb6sjlOgDO8BcfJ7IcRXQohP hRAfCCHelhUcX5C5duD18JgQ4kEhxH1CiLuEEPuEELcKIW4SQlwvhNgpBU1MeJHoGR6USPx8qRxz EDmXCCEWyuT0EDwRpoEnrufI8JwpQojJUgQdJ4QYI8UyCKLDhBBDhBADhRD9ZXhubyFETymUdhVC dJbeGh2lcIpiIW3lU/yWQogW0mPvVCFEqRCiWAhRJMXVZnJCh9xXpwgh8qTnZ64QIlsIkSXF10ay cnGGtAay6BBEWXiznCSEsAsh6knD0+UUKdgmCSEShRB1pSVIi5cGL1MYhF1YnDS873W644bv2yxv KvUWU4NBKHZmDGM0WDhkAs1Y3fUUvz2hBr8Di3T7tJl2YCIeFUZ/hDYwEQXmpuo4s3AoMZr+4olw iEIf8KAzWyzfx8TG/pbWsOG9yOm37Iabe6F9+U17ekLMU2G7gTbsT4tOXZbC4y89O3tv07LTNkA0 hDgnxxuKlfwJz7/Te/W5gK7vD0NORFRLxvvViY//oFFe3k1Z+fnXqZyGyPmYkZu7xxIXp1WPN1ss 3yJHJN2OEY2FQyYaUUUVYEZ74h5N1HaDDKEJohWErk7SSxQ3PLjRgfAGMQ6ehwi5grAEIe9uIcTD QojDUvhDJcn3Zb6cr4UQ+OH4P51XAxub3jAu/pYFV+Dd+LsQ4lcpMGPs/CCrgGMsIZwOSb4xtuAZ +5EUnjExeEcI8Zb0lsWTT4zHR4UQ98tiTRirqEIHwRk3yXg6uVoIsVyKyxjfEJXPlpVFIR73lcIw PGkh8kLEhSDLXjmRRW3XRYbxB6owAex82hgk8BuPcY6wRbUvS2knJuJRIauYm+GBJhO5YB6PY415 EAuHEqPpL54Ih/D0g0AHDz6YqiAcGxv7S1I9+9HE1NRnkNcPIcN0XX8ZxMIzzp83BgJmi65dl8Dj ML1x4zvhYTjwrKmT0UfvkZhktx+x2mwfQmCk2/LVRs2ZfyaKnZhMJtxL0HsMp4bqzevve7AL3ZYR jYVDJlrBzbk6aS+njUxQCPUNMnInwQMOnnHwmoNnG7zsIMqgoiM89NoIITpIb74e0tMP4dDw/hsh vVbhHQhPQeTOnCGEOE8IgYS384UQcEOHJwU+48WyIAwEIoy5DTK3C4QjiJ/bpZCEJ+/wqrtRCHGz LAQCb0x4OWKyBXEUno8HhBAPCCEeksnu4RWJkO4nhRCH5BNdeHA+I8Wr54UQL8pwIAha8Kp8XYqr b0pPSwheeEoGsRUi2IfSAxTCGDwy8XQMYtl/pEE8g7cmhLRvpKj2nTR4ckJow00hRDdUWYMAhzwk MAhysN+kQaSD4eYB3qDHdOco/sdkBIIe/sLwo0wN/ZwZBEFXVu1HPAwN3xu+fxwvHNejclzcIQXK LUKIy6S3Kzxbh8oxDVEe4x4eP4wxCPV1kYke8OBUXUPwOxVo4NHeT74vfu/we6DeH79n+I1logvl gQbDg2EmssHDUBzrHXK+jP+jPjTdaPqLJ8Ih8gfCqy+/rOwKvJ69fuNAvE6y2w/Dk85ijfsiK79g VyCqHsN2Pf9KBwiAppiYqkg1ePshbHrGmnWDM/NOuZFWLEbhFHhEoogK3Z6vpquq7JbhO2rds+dC uh2jGguHTDQzUXfywiOoFe3ABBS+QWYoCLu+V3deQrQMZkoBhC/Dgw/5lhAmjdBpiGoQmOHdh9Br hGIjNBth2gjbzpSh3KjeDuEZOTVxg4wcjAgJx3UFRX+6yPByhJtDdMZNEiYYCFWHxw9EZnjbQFyG Jy1E5W3SmxbiMb4XCMMQgCHyQsSFIOv2U81aDIItROHXpPiMnKLXSJEb+wbBETf9ENQRps4EBr4u MsEE1x91DcCDKlznfAWpMeBNdIW8bsH7WlVSpYYHYbg2MtEHCuLhYSDGAR6kMpHPJfJ4Y67DwqHE aPqLJ8IhDEVGMpuccgO8/HqMGTMdyyDOIe8hhEXa35+G98b7pmVm7i+r6HxRk9LSqwZPnz4RbdgH FCDJyM27BSHTdN1AGIRDiJi2hIS3U+vXfzStYcP77BkNDyjDsmR72pNYDkEV/ek2jGwsHDLRDnLE wdtKTWIvpB2YgME3yIwCXpzwmlTnITwRIaAh1yFTO8gRCTETwiXESuS3hAirwvtRQKhSeh3iST+8 Vx+XnqcItYbHJ72hr83grQnxEt6suPmHyIn0AfAoQB5OiAcIp+Zckp7B10Um2ODhjPL+Q6qFbrSD m/SS1wJ6rVAGT3Z4y0MkQsoRPFBhopMVunEB71MmOrhNHnNcc1g4lBhNf/FUOIShUnHHAYPmlPcf OJe2BdLW3n2gKzwcM7Jzb8P/ajm8CbMKCq6pm5LyPETFVt16LKLrBsLgyYiQaBRJoW3K7vjo89Pp snAxFg4Z5riHEbx71CQGYX7wCmICC98gRzfw0kPorKqkCEOIM4rIIPcVE1zgXQmhD2H6yKUI0REe kRAcEV4P70OEE74kw9OpKFCTIdQdQiW2gdxquGlA4R6kCGBOhK+LTChAUSz9wxt4Pbt7HUYhL8yb 1LrwXkZ6BKTswEMhFOBCahCGQWE0pF5RYwVjhIkekC4Hxx1F+5S3c9QXQzKa/uKNcKi3YAtj8GpE qHSy3X5IVSfGMnhBYoxZbbaPAplj0RtD6PbMtRsGIYx64uJlI2i7UY2FQ4b5F4iFyBGmJjTIEYZq tUxg4Bvk6ASi0T1EWILXG3JC8s1l+IAHLsiPiBsAXDvhQYQ8nvBoRHgibhCQA1N/nJ0ZPJ0gHiM0 GtXI4YWAXKII945G+LrIhJJLdecmctYi5LgmcM6q/siDi7QG/gh3ZiIPpO1AXmWMFeRFxnWeiS6U ZzNyi7NwKDGa/lKTcLj3vY+1/IDTVl46VC2r3LqzL6omh7IysLP9ghckQoGHzjhvfLDFzNoMYdzp WVmI/nHUTUl5gbYb1Vg4ZJjqIHE3Cg2oyTC8bFDVlPEvfIMcHSAP4ASZPws5+fSiEXL3sXdvZBMj Q6gR/ogwZngvIlwJIc4ooKMfD9RQ9OVZIcQueV1Gagl4RUYyfF1kQg0eBiCkWJ2HyKuKc1dPihDi Ll0fFPRiGGekCSGW6/LxIocufhOY6AJzQRx/PJAALBxKjKa/1CQcQoBDDsGk1NSnSss7rIQABtEQ x7JOQsI7O48805GuE2227eDRiorBw2ZnFxTszMjNvdWJ7UnPzr4dnpD43swWy/cZ2Tl7G+bm3Rzs UG9PjYVDhnEOwvZw44YbVzUxRj4v5F1DSA/jO3yDHLmgEjVyGKGis14IgqHaM7xY8MSZYVBw5jQh xHAZFr1VenujMA4dO8pw44FCMciNBE9HjDdsJxLg6yJjFPDAVJ8DGl5i8Cruq1sOb3FUaGcYCubK G0kBL+TCZaKTjnIMIK0BQO5lvEZag6jGaPpLTcIhTBUdSWuUeXeS3X4kPjHxNYhfuUVF22jfaLP1 9z3YBd+Dk3mrW2a12T6cs2nTALpdoxgLhwxTM8jxc64Q4gVyckMQwY0dV2L2Hr5BjgxyZZVgPHGE J4FebIf9IRPmQyyM1vBTxjvg1dReioMQCZEnEaJhtcmWNBR7QaL9STKvWjjC10XGaIwTQhx2cr69 I0V/htGDefF1ZKzcLoToRDsyUQV+lzEWkHcOsHAoMZr+UptwqAzhwUuu29174rJlI+Zv2d6Ptkej jVuwaJTZYtFHLXpkqMiMYi50u0YxFg4Zxn1QMOBamfhbf6LDM+ZqIcREIUQRXYlxCd8ghxcQcdrI Kr0rhRD7hRBf0B89aW/Iypm9ZS48hvEnCFdG2DLClxHGjHDmv5yMQ4iMyKe5SIZKIzG/0eHrImNU cA45Sy/wsCx0Bc9fvt5HJyiqhQc8mBfox8ZOIURz2pmJSi6RY2KpfM3CocRo+ou7wqHRbdfzr3SA oAnvyK4jRpzbqmvXJYWt2qwpadvu0rKKiuXt+vatHDl79ljkRoQIStf3xpBTUV3/4IWZlJr6dLI9 7WCy3X5YZ4eS6tmPmq1WrdBgbGzsL1imlqc1yrwHhVPoto1gLBwyjOdgYtxP/thp+QmI/SiEeFCG aqIQBPIF2elGGL5BNhiJQoimMuwM43aeDCuCl9d/nIxzZQhfQzEMHEckOz+JbphhggByKbaTVTpv lZWc6ViFwXv8CgOL2nxdZIzKTXJsovDRZCciEQwCPjzPUWQFvyMthBAJdENM2FMuU0tgDFAv8P/J ojmIRmAYBXIbY3zgugAgNOM1HC+iGqPpL54IhyhAUlbR+aKs/IJdKI4yd/PW/v4S4bwxVFNGfsGc ZoU7EpKSXoo1m38WJtMxJ79VmplMpj8tVut/UtPTH2naouV6eE/SbXpiqJKM7cbExv43v6xsI5Yh L6TesAxiZVrDhlouYVtCwptqOf4iFBxGt20EY+GQYXwHYRnwfMHNqjMhURkmV08JIXbLG9fFQoip Qoih0psR3opNZKXSdJmzK14IYaZvGCHwDbL3YEwgDyfEPuQKrC+9sLLlGCqQIWQQAQfJUDOECsPz 6jI5UUOxkseEEG/rKt3VZL/JG0YUNEGic0z+ON8nY2RyhBBnyOvt007GNG5wUeABlZxx3hgBvi4y RkSNy59JGgB48eK3AAUOXnJyjilDZAYeqCKVADzWz5PnZhchRLFu7oPfMlRlriOEMOnehwk8iCqA 2Ie5A7xLkYIEc1RUyl4jhNgh5wxIP0KP74dCiBulGBQp+WYZ/4LUBhgrygOVhUOJ0fQXT4TDtXcf 6JpVUHCNPJb/wHsuMTX1mUZ5ebsh4KHKMRUS4Qk4efnK4f4spIL9KG3fcUWd+Ph3ddelf2JiY3+1 xMV9juUJSUkvY99QxdiWmPiG1Wb7ONZs/sFkMlVFrKB/euOsO884f94Y+h7uGD5vnfj4D2LN5h8h RNJ2Zav23dU9IzfvlpjY2N/gaUjbjWosHDKM/4GAM1gWUoGYCA8XTLbpRMsTw9MSTNZ+lZVpvxNC fCkTk78lcy4iXAh5ZBC6p4RJPPmAZw1+qDEhNxKReIMMIQ/iXZkQoqss+IBqlGrijTxtOD4Q35D3 7xGZKPplIQR+7HA84d0HLz4cY3ivQtSDaAeRQ59k3N+GsfWe9Ba5RQixXoqN3eVnYphwJ04+pHFV uOc16SnTg64YRCLxusiENxAG1TmCB1E1AdEIERmY/2A+gnPqTyfnmruGGzrkzcUcCr+JCO3C7yTS YeC384B8CAbxAV6OeAiAfWwphMigOxdFIJ8wvocL5XwQN/aYj8LDBb/xmJdCyEG6Ecwx/nHy3ddk yCeLqJsz5QMahqkJRKJg3OBcVkCUxjIWDg2mv3giHMI2PX6oU48xY6bnNivajlDcWLMZ96natSIm Jub3uimpzzbKy7sJQuK56zcOnL569ZDU9AYPdRo6/Dy6LU8NIiS2iwIteD+8d2p6+sNNSptv6jZy 1EyEKkNURKXj619+vT08+Xa/9nY51oO3JDz/RsycNQ6iI6oa2xITX9f2Ozb2t6z8gmvhwUjfsybD dsdfuPiMkbPnaiHQtF0ZPAtRSAX7h8rUtN2oxsIhwwQPTGKRA2iMEGK2fOqOUNB9ciKHifD7QohP 5eQYohEEI2e5u7w1CE/wMINotVaKWkhYnUZ3NgiE2w0yJsc4fvCSgIcphDVMxJE0Hp6mzp7CB8rU zRQm/D9IoRE3APDqwBiCmIwbA4QZI5QIyaghWuJmDrmokFsGN4MQN5tJTwOGiTbwkAe5aSHk4zzS n2O49iKnbbBFxHC7LjKRD35TMCYRmuot8E6HoIg5Bx5qbpK/n/iNUnMfCIJIKg+RELmkPRWznBl+ K3EjuFd6yuP3+1S6c2EMfr8RtYLvFKHk8PrEQ0b6PbhjmHPCcxBzBzyIRmgpqtxDkMWxR+6uAZx6 h/EC5CTGGDuoW6aEQ4yxqMZo+ounwqHeIMy16923EkU+ktPSnrSnN3joBCExNvZXzdsvzvZJ6549 F9L1PTF4LJaWl69CWLDVZvuoadlpG866eNUw2s8TgwgKIRLVok0m09/wUoQQSPvVZCokWQmUrgzt Wliy9MjU96demkYxFg4ZJjxA/i6rzBWEMB5M3BoIITLlxBFFK+AZhgkkboQhTCIRMW58H5BPh2ur 8gRvMzy5R46wYCQ5N+INMr5X5O7Bd4jvDx4T+O5oQRxXBq89CL/wIERID9ZHaNZqOfGGNwS2PVII 0V8Kd6fLGxncWOF4QmCGdyj2BYIevBgRsg5vqUAfE4aJZvAQBTfJuHHWn9cQNeClGIziV0a8LjLR ixqPeEAWClRajiT5m4g0LvidxLmInKbIqztKhj0iFQe8l/BgFGk18ECN/kYrw0M3hE5fJIToFSaF kxTIm40Hz5qHjQvDw0x4F+IBMcLCEX2C0GN8Xx1l7kl4JTaU3y3mmAwTKHBuYlyiaJ6ChUOJ0fQX T4VDiGTw6puzadMAVBVOa9jwXngZZhcU7EToLjzrdB6JhyD0IUQYXn50W+6aCpHGtrLy86/Da9rH F4OIB49FeDJClIRXIu3jzEZXVo7GOsct6dXaLfG19KysfRAL84pLttSJj38fBVU6Dhg0h27bCMbC IcNEFxCfUP0OAiPCZxE2ixsCCF504gkPOlQkxaQT4qS/CfUNMm5CILbCAw+eDxBO6Xegt8/ld4W+ 8DaE1yG8FyCyniy/W4ZhIgPkCYWooPIyKYN3OEQKPMAJBKG+LjKMIk837pHzLhyB6AiRDCG1ENsQ 4UHPaWUQ2s4xaGoOzDMulylN9PuM6BTM05C7eIIUFfGwkWGMxJ1yvOI8VMD7GMsQeRXVGE1/8UQ4 hMccBDbkEURaLRQbMVusX/cdP/HswdNnTMzIztmL8OSq/u993A7huX0nTZrirXcg3rO8/8C5Vpvt w/J+A+fRdn8a9jUtM3M/xDyIe7Sdmr6qsruG8Gh4T6KaMl7DQxOelHTbRjAWDhmGUcDrDZUS8fSP etzAMGG9mCRG94Vg3yAjLBGTFiT4diUSwrPwWVnAZqn0ZECicDyRZxgmOoFn8E7ygAVhlPAm9tf1 UBHs6yLDuALFLjAWr6cNEQA8+4dIMQ4PBOlcAMumyEiPUII8w0hBot83VIy/MozFXCb6QCQOxm5T 3TIWDiVG0188EQ6Rxy89O3svPAkhEtobNHhQhSDDaw+ehhm5ubcinyBd11vDdpEnceiM88bTtkAY 9n3gWVMnI4yZtlHzUjh847hw2KhKOCw5vd0ldNtGMBYOGYZxBSbWqMaLmwc81dZf6OB1gzx5voTO BuMGeaAQYqMMN6YXa+QwOyQn4HhSX0pXZhiG0WGR18T7ybXkOlkQyR8E47rIMLWB3J4YhxDIUWk3 0kF6EMwDkAsR+YPVuf1fmR/YX+e3uyAqRF+lGg9uEXYMz0OGCSdQLR1j+HuynIVDidH0F0+Ew+U3 7emZW1S0rWnLluv0yxGefGr7jhdn5ObuyWxyyg3t+vatpOtGos3dvLU/QrJzmhXuwN/aDOHc+J40 L8p+A+fhu8orLd2M4ip020YwFg4ZhnEXPN2mXjfIIYSk3N545AXqBhm5A5HbsSoZrzQIhfcKIebJ iosMwzDegvQN8M7WX2NQjbwt7eghgbouMownoGIxxiE876MN5PsbL/MU689vpHYJRNoWPcixrH8w 8arMTcgw4Qqqe2MsI6eoHqT8wHKuqmww/cUT4RA2e/3GgRm5ebegEApCiLEMnoj2jAztWmZLSHyz 05Bhs+h6gTSEFSPnoqdVkdlqNhYOGYbxFHjdjBVCPEFEOVTsNdHONeDPG2QUh4GoSSujPidvfJAM nGEYxt8gvym8lvXXnTt8EBD9eV1kGG9A7l+MQeSsinaaOzm/IXQEopgKHniq90AxO+SXZphwBwXH MKZRcFDPuXI5zq+oxmj6i6fCIQxCHcJ0lXAIQ25DVDpu0anLMnjU0XUCZRAMETIdExPzfwgD1u/T toNHK+DZ16S09KoFO3b1oesGwpDXEQJm5dadfVfcsrcHQq1pn3AxFg4ZhvGFntKLT012EU7j7tNx f9wgozjJo2RS/7ys4Obv3GMMwzCuQKVX5Ev7U3ctQiVmT/HHdZFhfAHhuhiD0eht6IomMqRSndvI O4hwYn+AiI2HdduG0JJAOzFMmIIH+BjXuF/QM0cuX0eWRx1G01+8EQ6NYhAGi9q2XW0ymf5CoRYU bEmy2w+rdgicyMFojYv7rE58/LvIwUi34S9bct3u3k1btFyfVM9+1GqzfWy2WL7F+ybZ7UeatWy9 NljCpT+NhUOGYfxBBUkwjhuPVNqJ4MsNMp7Ef6B7v59l/p8i2pFhGCaIpMmq6+ra9KIsruIuvlwX GcZX8nVjF3mOmRNBLmS9yIdia76QJQuyYVtvCyGKaQeGCWNwDcHY/sNJTvQLZNtqsjzqMJr+Es7C IXIuNsrL251stx/OLyvbCI/DJqXNN9F+EPWQh9CWkPAmCp/Qdl8MHobYJrat+62gdgwh3N1HnXkO Xd/IxsIhwzD+ZJZMJo7rCLwP29MOOry5QR5OCp28LISYYYDKhwzDMHogFkI0VNcqiIn0xskZ3lwX GcZf4AEcxt81tIE5gbm6c/shIcRJtIMbQITEPAnbeEZ6LTNMJDFGju/7aIPMj442bzzzIwqj6S/h LByi8jG8+SDKISyYtutt7d0HuuYWFW2FByDEPtrurU1evnJ4nfgEdW2v0aw22ycjZs4aR7dhVGPh kGEYf5MthHhEd2GcSjtIPLlBPk0I8YBumxAPISIyDMMYGdwUqesWPIpqepgCPLkuMow/iZPe+xh/ 3ubojCZaCyHek98XPEsgBLoLqiOjuBzWRdGIQORMZJhQc50c4+fTBiHEctkW9SkRjKa/uCscIm8h xLlV++7qrl+OcOHWPXteiIIpwS6KAkNl49T09IfhbdimV58FCAl2lVdw6IzzxteJj/+g99jx02ib N4Zq0qiWrOZ9sWbzz2mNGt2D8OnW3XouLGnb7tL0xll3mi1W7fqPkOrU+vUfpdsxqrFwyDBMoNio u2GeThs9uEGeqdsOJwxnGCbcgAhzSF7D/icrv7vC3esiw/gbVawAeYMZ92gohHhcfm/vCCEa0Q4u QLVkrHMrbWCYCAIFljDOS2iDLJaCtgW0Idowmv7irnCIgh+Z+fnX101JeX7aykuHquWDp0+fGBMb +yuOrzUu7lN9WzAMeQzLKjpfZDKZ/pbi3Q9JqalPZeUXXAshE1Wg0Qd9B02ZNqlOfPz7FYOHzabb 8cZQEMaWmPg63tcSF/e5s1DkOz76/HT5vppXosUa98XoysrRtJ8RjYVDhmECyTyd6HcWaavtBjlZ CHGTbv0tnDCcYZgwBvnQ1PVsHG2U1HZdZJhAocSskbSBqRWV9/CI9NysiZWy79O0gWEiiBZynH9E GyQoJoZ2hP1HNUbTX9wVDiGATVy2bAQqGFus1v9k5Rfs6jNuwtRT23e8WM11LFbrl2ecP28MXTdQ hn1CdWezxfId3l+Jhzr7J9Zs/rFuSspz9oyGB+rY4j+wJSS8Tb0mvbXB02dMhBdhTEzM79kFBTtp u7LrX369fatuPVDIE8Lmj6g8TfsY0Vg4ZBgm0Fyou2D31S2v6Qb5ZCGE9sRGCIGnVq5ushmGYcKJ NbrrIXLCUmq6LjJMoEDYLcYdPIQYz0ExuJfkd3gbbdTRRnf+o6gcw0QqlXKcuyogdIVsj/ooIqPp L+4Kh8q00ORuPReiejGqByM8NyY29r9Wm+2jwlZt1rgKEw6EIW8hBEwImQhTRtXkpmWnbbBnZNxv tdk+NMXEIOpDXYM1b8QWXbsuodvx1iBayu3+VFZRsZy26w0io+z7c2l5+UrabkRj4ZBhmGDwmLxI fyKEqCeXubpBLpAhP2h7QghxCmlnGIYJZxCapSauF5E2V9dFhgkkKmxwE21g3AZzFZUjcjJtlGBO g/Z1tIFhIgzk7sRYP4M2SDbLdmepjKIKo+kvngqHypDzcM6mTQP6Tpo0ZeTs2WOX3XBzL9on0Iaq yg1z825GXkH9cngiQlSEWAchMTW9wUMIJY5PTHwNoct0O94acibGxMT8n8lk+jMjN3cPbVcGsRWi qhIv4X1I+xjRWDhkGCZY3C8nCXvka2c3yMiDgrAGLEfoj03XxjAMEymgaJQSDwfolju7LjJMoEFx D4w7VANnvAeCIb5HCIiNSZuqxIy8VmbSxjCRRIbu9005C1BUAQmaxijqMJr+4q1waATb+MgTnZu2 aLkeoci0jRryEUJATE5Le8JfVZVRmAXvLQXBn1DheeeRZzrq+0A0bNGpy1KzxfI9+sFLE4Ir3ZYR jYVDhmGCRa4Q4ic5URjm4gb5GbnsPp5YMwwT4Wj5bWR4aH25zNl1kWECSUs55r6gDYxXIFQZ3+fV ZPlXcvlgspxhIg1VaOkO2qDjWtlnPG2INoymv4SzcAgbNWf+mchbmJl3yo20DQbhrvsZo2e069dv PkKLUX0ZIc20nzcGkRCVk5VwDs9DW0Lim2mZmfvhgYiKyglJSS9jOdrhnViTZ6LRjIVDhmGCCXKZ 4BoDgZDeICNECq+RJ8hE1mMYholE7pXXvdvla3pdZJhAs0qOuatoA+MVReqmUQiRLZd1l69fIX0Z JhJ5Uo730bRBxz7ZZyhtiDaMpr+Eu3CInIod+w+ci1Dk1Pr1Hx05e+5YhCqrdoQryzyMvyWnpT0J kdFfwiEM4dJpjTLv0f0OODeT6VjdlNRnQxHS7a2xcMgwTLB5T1408SQSf3GDPFZ3MUXycIZhmGgg SwihVf+ToYwsHDLB5g055rrRBsZrbpTfqcplCFEWr1FtlGEiGeT6xFj/XQhhpY06HuHrznGMpr+E u3AIQ77FgWdNnZyUmvqULSHhrYmLl41QbRMWLR1pjbMh574m3iXZ7Uc2PX6oE92GLwbxsFFe3m5U V64mGMITMSbmf6jqjNBmuq6RjYVDhmGCzdnywqlyGeIGWRVDQXgDwzBMNDFCN6G8THddZJhAc5oc b/+hDYxPtJLfK3JYgc/ka3zfDBPJXCjH+g20gfC87IdUCVGN0fSXSBAOle16/pUOM9duGITCKPpl 3UaOmpmWmXkXKjBPW3npULqeP+z6l19vP3j69IlZBQXXII8iBEr8RQg1PBwhbtJ1jG4sHDIME2zq CCG03A7S7pJ/X6AdGYZhooT98jr4AAuHTBBZIcfbFtrA+MzL8rudJ/++RTswTATyohzv+qJfzlDR R/BQjGqMpr9EknBoJEO4tD5kOhyNhUOGYULBLTrh8Gv5dxztxDAMEyUMktdBVUCBhUMmGCivH+Tg Y/yLEmWRtxl/V9MODBNhlMmx/g1tcAL6oG8abYg2jKa/+CIcojrxjDXrBrfr27cSnn20nS28jYVD hmFCAaoqK+EQ9hrtwDAME2V8oLsmsnDIBJqT5Fj7SwgRSxsZn2ktv9//yb/taAeGiTBUoSV3PJhV 5JGFNkQbRtNffBEOUZikdc+eC80Wyzeobkzbg2Xw7AtFKDDCojOyc2/LyM7Zm5Gbe2ttlp6dvTe/ rGwj3Y5RjYVDhmECxQG6QEcmEQ6R18sV99EFDMMwYcqVdIGOJR4Ih1fQBQzjIeoB3sO0gXGb9XSB Doix/+jO6Qa0g461dAHDhCFfyrHemTYQEmS/32hDNGI0/cVn4bCbJhx+O2LmrHG03Z+GHIJnXbxq mL7wCWzN/nu75ZWWbkZhlMJWbdbQ9QJpfSdNmkLub2u1OvEJ79LtGNVYOGQYJlCskZPmp2mD5L+6 C2cP2ihzfR2Tub8YhmEigTnSA2kXbRBCNNZdE10Jh6jOipstrs7K+Iqq9LuINjBugxQr8JzaQxsk r8jvGHMZZ0B4/KWWBwoMEw5MlGP9KdrghEay7xe0IRoxmv7is3DYs+dCk8n0Z25RydUQ8WgffxkK nuQ0K9xhsVr/g9BotRyFR9RcymK1fhVoAVNv/SZPOYsKg7WZLSHhTbodoxoLhwzDBJL/010cqYD4 oVyOCbU+TOpB3VP6v3XLGYZhIgGVxxDXvmtI2x+y7RKyHKFfuB6i7UfSxjDegBQhGE/ltIHxiI/l 94h5C/I367nDxTkLwRAh4mj7lbQxTDhyVI7nSbTBCYWy75u0IRoxmv7ii3CI8OB2vftWasfXZDpm iYv7PDU9/RF4AEJUW3bDzb3oOs4MocbbDh6t2PjIE51pm96wPSkefmlv0ODBpmWnbchtVrRd3Xta 4+I+DVTVZGcG78dku/1wkt1+GH+pJdWzH60TH/+eKSbmD1hqWv1HKwYPm023Y1Rj4ZBhmEByuU44 VBNr9TQSEwYsw9N2AMEQN9L6/nfqtsUwDBMJwOtQf53DAxYlIKpiUSpH1NVCiN9J/+W6bTGMN6h0 IfD8Z3xjPDk/4YF4s2zbLZd9Jl9vINEWME47wIQ7CE3GWMZDMXdAvk/0h9gY9RhNf/FZOOzXbz65 xmkGL0QpJD7cpLT5JoT1uhISNz1+qFPJ6e0uSU5Le2LnkWc60na9wctx6IzzxmflF1xrS0x83Wyx fg3BMDkt7cmO/QfOpf0DbVp+xfc+bqeqKOsNyyGGwkMS34XVZvsEgirdhlGNhUOGYQKN3utQGQRE dTOMSTYVDGHsbcgwTKSiBEK94Vr5k/z/PSeCIewHuiGG8YIxcjzdQxsYr/jEybmKuY3yRoTHIRUM YextyEQCN8nxjEri7tBb9r+fNkQjRtNffBYO+/atNJlMfyME12qzfQTB0Mm1r0YhEeIaPAfRDs9D +j6uDJWcl1y3u/eKW/b2gKBI241i2M+yigo8BHYkJCW9FC4VqFk4ZBgm0CDpd7UfDDcMIT4MwzCR yDwn1zx3zFXuQ4bxhB1yPGEcMr4zwcm56o7BA5Fhwpkc3XjOoo0uQG5Q9IdHbtRjNP3FF+FQ5ji8 0GyxfN9t5KiZ8BwcPH36RFQOTk1v8JA1Lu6z2oREhBznFhVtS7Lbj9SxxX/giXAYTjbknJna74bZ YvkuXMKVWThkGCYYOPM6rMnY25BhmEjHmddhTcbehoy/gEcrxlRL2sB4zadOztmajMPEmUhgpRzP noiAC+Q6l9GGaMRo+osvwiEqHbfo1GUZqiqPnD13rL4NoboolgLPQntGwwOINkPxEuT6c3J91MyW kPBWbaHK4Wjr73uwi8rFGGs2/1RaXr6K9jGisXDIMEwwWEd/DGox9jZkGCbS8dTrkL0NGX/QRI6n 72gD4xMoCkHP2ZqMvQ2ZcMeiewDWiTbWwCa5znm0IRoxmv7iq3AIj8M68Qnvjr9w8Rm0HQYhsKht 29VmWfEYAmN+WdkV9vQGD8HjUO+RGG7C4dzNW/tDEETBFvylll1QsDMjO2dv3ZTUZxHOjc8Yazb/ 0Lpbz4V0W0Y0Fg4ZhgkW7nodsrchwzDRwjdOroHO7Hu6IsN4yQg5pji/of9x1+uQvQ2ZSGCRHM+P 0oZaUNXGh9GGaMRo+osvwiFM5Rl0lbcPocfNWrZeC29DfcVjeCSu2ndX90FTpk1CFWarzfZhnfj4 98NJOEShEyfX+xoNVZaX37SnJ92WEY2FQ4ZhgsV6erF0YbfTFRmGYSIUp9UHndgSuiLDeMlqOaa4 Orf/mezk3HVmiMJgmHAmUVfMqxdtrIWn5Xqn04ZoxGj6i6/CYW2GvIfwMET1Y71wqDeE8mYVFFxj jbN9Ek45Dj0VDpEL8tT2HS+m2zGqsXDIMEwwqc3rkL0NGYaJNmrzOmRvQ8afPCTH1UDawPiFz5yc w3pjb0MmErhYjmfkqvMUdY64W0wlojGa/hII4RDiH0S1oTPOGz+6snJ0alr9R2PN5h+xjPaFaVWV i0u2WG22jyE00nZvDV6NKOCCv7TNH4bPFp+Y+NpxS3rVlSXVsx/NyM3d03vs+Gl0G0Y2Fg4Zhgkm tXkdsrchwzDRRqWTa6HeFtMVGMYHkNsQ46oxbWD8Qm0eJ2vpCgwTZpykcwToTBvd4Jhc10wbohGj 6S+BEA4RgtwoL+8mFEKJiYn5HcffZDL9lZyW9iTCmml/nXD4SU3CIXIqjluwaFTHAYPmzFizrtb9 xXYLW7VZk2y3H2rds+dCfwuI2B5CtGsy7PPe9z5uR9cNB2PhkGGYYOPK6/Av2pFhGCZKcOV1yAUs GH9yihxXX9AGxq+48jpkb0MmEkA1ZIxnbwoZNpLrfkkbohWj6S+BEA4hqK29+0BXeBg2KW2+yd6g wYOyEMrfqMCc1ijzngmLlo5U/SHw5dUiHEKAa9e7b2VsbOwvGFMoyAKPRtqProOqzng/bBvVncMl v6ARjIVDhmGCzRVOJtOwvbQjwzBMlHCBk2siDMnnGcZfjJTjigujBJaznZzLsMtpR4YJMyD8/SPH szc5ClvJdV+gDdGK0fSXQAiH1CAkrtl/bzetEEpxyZb07Oy9+rBl5DhEFWKIe65yHKKCMTwHzRaL 5kUfExv7X4iSaIOHY1lFxXKEA6c3bnxnk1ObXznknJkT9IVW4KmYlJr6dGp6g4fotv1lECoRvgyP yO5njJ4xf8v2frRPOBkLhwzDhIL/kck0exsyDBPtfEuui+xtyPgb5SnEhVECz+fkfIZXDMOEO+rh /y20wU0GyfXvpg3RitH0l2AIh7UZRMVGeXm7rXFxn7oSDiEE2hIS3mzVrceipmWnbUDeRCyDaGhP b6By+VaZKSbmfwlJSS9BRBw9r3I0tjFy9uyx8FQMVK5BeDOmZWbehfcPt0IozoyFQ4ZhQgH1OmRv Q4Zhop0F5Lq4kHZgGB95WI4tLowSeKjX4RragWHCjNa68dyCNrrJOXL9q2lDtGI0/cUIwmHl1p19 k+32wxAOkReQtsMg+qEISZ9xE6biNfIGwsOvRacuSzHG4K2YbE97sm5SyovKK1EZvBMTU1Ofgcei NS7us0AJh8tuuLlXWqNG8PB3xJrNP5WWd1hJ+4STsXDIMEyoUF6H7G3IMAxzHOV1iL8M429QoRvj iwujBAfkksT3zd6GTCSgHjxsoA0eAAEd2+AHYxKj6S/BFg4h9qGwCUKP4S04Z9OmAQhfRvGUOvHx 7+rDi/U2c+2GQXVTUp+FZ6JaJouw7IZnIXIqqu1jm6179rwwrVHm3RZrnLouO4TJdAwVjl3lUfTV NI/Df4XDH1k4ZBiG8Y4r5YX7NtrAMAwTpVwor4v4yzD+RBVGQQgtExymye8cIeIME84oD1pcP+Jp owdoYZtCiGG0IVoxmv7iiXCIMOJuI0fNRP4+2uauQQCE0BdrNv9ssVq/gjegEvbqxMe/50o4hNiH nIYxMTH/16pr98VYtuKWvT0y80650Z6RcT/tD4NXIvIMtujUZRnyH+aVlm52pxqzt8bCIcMwhuP+ oYNGPTB04BUPDBt08IFhg357YNggB5vfDd/rQXzP+L7pMWAYxljwdTEoxtfF8EEVRgnL3GJ8PgfF +HxmnJEqhPhGXj8m0EYPeUtup4Q2RCtG0188EQ7h4ZddULATIhxtc9cQioycg+369q1s1rL12qz8 gmvTGja8F96EqH7sKlQZNnn5yuF14uPfR/7CjNy8W0bOnju2dc+eC22Jia/Dg5H2D7ZxqDLDMIbh 8eHDGzwwdOAtTiZ/bIG2oQNvwfdPjwnDMKElFNfFuwf3d9w+oK/jvqEDq7VFlfF10choeZ+EEJfS BiMTivOZTRqfz8xxtshrx720wUNMuorMcbQxWjGa/uKJcIgiJjnNCnfAYxDi38ZHnuhM+3hre996 r11NoqHW572P2/UYM2Y6PBWVOJeUmvpUrNn8A/IXIlciXSeYBo9DVHXGvpktlm9Q6Zn2CSdj4ZBh wpQHhwwpv3/YoO8xuXtk9Ihj723Z5Pjyztsdvz51xPG/F59n87Phe8X3i+/54TNH/qNNqocP/gHH gR4bhmFCQyiui789/6xjQOdOjpiYGMe6+fOqtYfKPn34IcfRm26sttyfxtfFsOImP3kMBY1QnM/R bHw+M07orMJGhRDNaaOHFMjtfEAbohmj6S+eCIfr73uwS26zou3acTWZjqHQCLwES9t3XDFqzvwz nVVEhthY3n/g3CXX7e5N27wxCIz9Jk85C+KlbqzCjlms1i/tGQ0PoOoyKi6rvIfBst2vvV2OUOxB U6ZNQjEXCIm0TzgZC4cME6bcP3Tgs5jUvbjkQsfPTzxebQLIFjjD943vHd8/jgM9NgzDhIZQXBef unm3IzUpyZGUkOBo0ayZ47vDB6v1CbZ9ffAJR/OCpo4pw4ZWawuU8XXR8Dwvb6ba0gajEorzme24 8fnMSI7I68Yq2uAFA+S27qcN0YzR9BdPhEMIcblFRdsg0NkSE99AvkEl3MniJu/B404JichXCCEt NS3tceRGpNvzxSBiIkwZnoZmi/VrCId6IdFkMv0JYVMTElu2XAch0Z8ektFgLBwyTBjy4LDBKzGZ Ozxj6j90sscWPDsyY5o2qcbxoMeIYZjgEqrrYuWkiY6G9es7Vp8/22G1WBz7r9xYrU+w7fNHH9bE zBmjzqjWFmjj66Jh+VXeQCFfmeEJ1fnMdqLx+RzVLJPXjHdpg5fMk9u7gjZEM0bTXzwRDuE9mFtc skVVNp6waOlIiITpjbPuqBOf8C4REv+uY4v/IMluP1wnIeGdvpMmTaHb84epAigdBwyak1VQcE3d lJTnzBbLd8QbURMS4xMTX1OFVdhqNxYOGSYMuX/owF8xkftq/x3VJnlswbOv9+9TT+NxQ8YwTAgJ xXXxqycfdzTJynIM7NxZE+saN2jgGNmrZ7V+sC+feMyxc/lFjnkTxjsWTz3b8cjO7VqYs6d9YG/f c7fj8nlzHHPHj9P+vnXPXVVtHz/0gGPWmDMdcVar5nWI7Xz04P3VthEo4+uiIcmWN0v/oQ1GJRTn M1t14/M5aumqE1n60kYv2SG3dw5tiGaMpr94LBwWlVzdMDfvZtqGqsfjL1x8xqntO16cnpW1Ty8k mq3WrxC+S9cJhCGUec6mTQNQfIUIiVq+TYiYCCmm67FVNxYOGSbMeHDE4GJM4g5OnVxtgscWfMNx 0J7GjxhcTI8VwzDBIVTXxds3rMdTa8eNqy/RXp9zxkhH3fh4x6t37Duh32t33uEoOeUUR3ydOo7i Jk0cmenpWk7EyUOGOH555im3+8CuW7XSkZKY6EiuW1frD89CvIbgiPZX7rjdUVZQoN3w1UtOcrQp LXW8vG9vtX0PpPF10XD0kDfsj9MGIxKq85nNufH5HHWgcImqfuzPYkpPym1ClGQkRtNfPBcOi7Y6 Ew6pKSExv6zsivjEpFd7jx0/jfYJhkFIhEdixeBhs7EvLbp2XUL7sDk3Fg4ZJsw4MHTQeEzgXlq2 uNrkji34huOA44HjQo8VwzDBIVTXxRE9e2hehl889oj2+tFrdmiCHbz89P2mjRjhOCk11fHS7bdp r39++qgW4oy+926+qtY+92zepC07dMP1Wi7FM3r30jwc/++F5zQvxTH9+zkSE+K1dvR7//77NEFR 5ThEP7rvgTS+LhqOc+UN+9W0wYiE6nxmc258PkcdyjPwEG3wkS/ldhvThmjGaPqLJ8Ih8grml5Vt tKc3eIi2uTItx2H9+o96m+Pwjo8+Px3VlhGSTNsCYXi/619+vT3+0rZoMxYOGSbMeGDYoGWYwL29 cX21yR1b8A3HAccDx4UeK4ZhgkMorosID4anH8Q9tezX555xdGx5mqMgN9fx7aF/i6SMHdBf6/v4 rmu0PlgG4W995XzN07C2PsqDceqI4Zqn4Zt37696P/x94647NU/HmaNHaa9RURnehhAj6X4Hw/i6 aDiukjfss2mDEQnF+czm2vh8jiogDmsPrIQQp9JGH8iT2/wvbYh2jKa/eCIcQkyDABiflPQKvPho uzM7d/3GgfYGDR7wVjiEaNiuX7/5aQ0b3rvshpt70XZ/mvZefftWpmVm3sWFVFg4ZJiwgyfUxjKe UDNM6AnFdRGCHm6EhnbvpnkYXnjWZO0vQoOxfN8V/+7Lg9u2ah6AWA5RESHNe9ev07wK3e0DkbCi VUstNLo0P1/LXwhDWDJClrFe344dtb5KOITQSPc7GMbXRcPxsLxp700bjEgozmc218bnc9QAcQ/C Hq4VM2ijj3ST20WVZkaH0fQXT4RD2Oz1Gwcm2e1HMnJz99A2ZzZjzbrBvngcwiYuXjYiISnpJVtC 4puojkzb/WEQCvNKSzfHms0/NCltvom212QIh4ZAinDsETNnjYsU0ZGFQ4YJM3hCbSzjCTXDhJ5g XxeRc7DDaS0csTExjrR69TSRTll9ez1NxBvctcsJ6zx36y1aMZOiJnla7kL0aZqT4zh0w3W19jl8 4w2O359/1tGyqFB7PxRPuWDyJM3bEYb/F045y3HDpcdzLX7y8IMsHDJ6PpM37SfTBiMS7POZrWbj 8zlquF9eJ26hDX7gArntK2lDtGM0/cVT4RBhvMgTiIIjJae3u4S2Uxs1Z/6ZtsTEN/qMmzCVtnli k5evHA7xMNZs/gkFWvCa9vHGkIsRHo2JqanPxJrNPxa2aXMZ7VOTrdp3V/es/PzrzRbL96gkHRMT 83vdlNRnVU5HeGmOW7BoVFZ+wbXTVl46lK5vZGPhkGHCDHcn1D89fVTLfeXKUA1UVev85tCTju8O /xtWFywL1fv603hCzTChx93ror8M4cQQ9iDWwSMQ1zIYwpNxTUOVZVQ1hhCI/j8+daSqwAn6v3Pv 3Y5Vs85zWMxmx4DOnbTluGa76jOoy3ERsneH9o7shg2196L7BGFR5TJk4ZDRkSRv2FHNMiyg5/MP Rw9XzV30hYLY/rVAzqf4fI4K1svrxKdCCDtt9AO3yu1PoA3RjtH0F0+FQxhyHeY0K9RyY9ozMu6H KOjMyw7FVDLz869HhWX8T9s9tbmbt/ZPa5R5D94XAl1646w7uo4YcS7CpiFo0v7ODELe2rsPdB05 e/bYJqWlV8GLEduz2myfoIAK7V+T4XvIbVa0XY71E6yOLf4DCIXwRiwtL1+lLYuPfzdY1aX9YSwc MkyYQSfUruySWedp1Tlx84obT73BSwaJ9J/dc7PWt7ysTLt5DWQCfdzUHtl9g+M/jz+qvcbkH7nA cEMcyPf1xOg+umM8oWaY0OPuddFfdu7o0Q5zbKzj6ZtvqtYGu+my1dpEURVJGda9u6NPhw6aOKj6 QAxBSHKXNq01oXB4jx4u+3Rq1Up7ffm8Odp2N1xQecL7oSgLPB0vnjlDe/3xQw9o+RIR7kz3LRjG 10VD0UreuLxEG4yKOp8fXbbYcd6Zox25jRpp8xarxaKF5l8253zH1wefqDbuotUwnwrkPI7P54gH YclK4EBIcSB4X26/hDZEO0bTX7wRDmErbtnbIyM79zYcZ3jaWW22D5EbsKBly7VtevVZUNiqzZok u/2wKSbmf7nFJVvo+t4a8hCW9x84t25SyotqHMfExv4Kb0QIiVkFBdcg1LiobbvVrbp2XVJWUbEc +wQvRVSDTrbbD1us1v+YTKY/sS68DCGCIgSbvldtNmHR0pEWa9wXuvPpmMlk+kvtEypQQ9BslJe3 W7UnpaY+TbdjVGPhkGHCDHdvkHHDiovShEEDtf/hGaMMubiWTJuqeaXA6zCQE05lW5cucdRLTna8 vG+v9hoTXeTn6tq2jSbY0f6hMLqP7hhPqBkm9Lh7XfSHffbIQ1olZVw3//vs09XaYShqAs/A/Jxs zQtx9fmztesxwpevuXi549qVF2u5EeG1uP2ipdo6eNhTW5//PP6Yo13z5pqIAlEQockrzp3paHDS Sdo+qYrM6If3R+7DG1dfonlq0X0MpPF10VAMkzcod9AGo6LO56yT7JpYiCrii86eooXk44EjPg/y eX5/5FC1sReNxsIh4wO9dCLHVNroJ06S2/+VNjCRIxzCth08WlFW0fkia1ycSo9xgsErMCM375ad R57pSNf11bDNjgMGzYHHo8Vq/Yq+d012PJw45bm84pItEP/ott21fpOnnCW3+Y8tIeGtTkOHn9eu d99KeC9iOd4D/bqfMXpGnfj497AM+xouXocsHDJMmOHuDTLEQiTRV16FNRmS7quw5UAZhMo6VqtW iRSvMdGF50C309sGZKLrjdF9dMd4Qs0wocfd66I/DAVLEmy2al5/1GaPHeOwxcVVFUm58sIFjmYn n6x5eyclJDhOKyzUxEF1/cN1eOOCC2rsA8MDn/PHjXU0rF9f64eHHSN69nC8cNutJ7z/lsWLHCel pmpVmO/bsrna/gXS+LpoKObIG5kraINRUeez1WzWzjf92MKDxvkTJ2g3e9uWHRfU2QI7j+PzOWI5 RQjxjbw+XEYb/UhP+R4HaQMTWcKhMoQhl/cbOC8tM3M/POqS09KegJcdwohpX3/b3vc+bodQZVRD zi0q2oZQZngVwgMRXonIXYjiLJo3Yn7BrlbdeixCsRV4LtJteWoQADUhMjb2v4Wt2lyOZRBTm7Zo qaUCsNpsH6vq0xA5sQwejvCCpNsyorFwyDBhhrs3yEo4PHrTjdXa9IaJ5tVLFjuuW7VSe41J+VWL Fjru2bxJS8iPxPtoV0/2EVK3/8qNjgWTJ2l258YrTqgM6sxuW7fW0aq4WAvtGz9wgPYak1wIh73a l2veMPD2Q1GAdfPnaWF2+v3zx/7AA+f6S1ZpfXDTgZv4Dx844HIf96xdU20bzown1AwTety9LvrD ED6M64krb0NluA6hH/qrZQhDxjKYq1xt7vSBIZ8Z+iC3mSuvbXg7IvWCs2tiII2vi4Zio7xpx01K WKDO54b1Uh1fPPZI9fF1z92ah+2sMWdqrzH+Ny9eWE1kx/xBLVf9MJ+AGInzAqH/mHdcu3LFCd6L at7hbj9f5ydYd+n0aVrRI+wvHg540kc/j9N/fuRWxYMLV++v339cK7ANfE48wNDPw/h8jkhihBBP yWvD7bTRz1wo32cDbWDCXzhEjkC6TG8Q8mrrE2jD+0MYhCHHIG33l01fvXpInYSEd+DBCLFQLVee iKjQjMIrWIZq0HLZz6XlHVbSbRnRWDhkmDDD3Rtkdz0OMYkszc93dG7dWnuNG9UWzZo5Ts7M1ELd 8BchxQjPw00qcnAhdC6vcWNHk6wsTWjr0a6d04muMoQYId8W9ge5irBvEA4h1OU0aug4tWm+5j2D sD70wbbVfmP/fN0fFDJAO3I+Fjdpov2P98lMT3ccvP5ap/uI1/RzODOeUDNM6HH3usgWHOProqG4 U960I2Q5LFDnM/YbD/ogHurFcYhjEMwhjOG1fh6j7+dsfoP5A6qT4y8qlGPegPdBCoD377+vaj13 +/k6P7loxjlaLmoIoZifwEu5UXp9xyM7t7vdx9nnR+QEwpfV+2Neg/kN0sN8cP/xh6bqc57e/FRH 65ISbU6EKu5YJysjo+r9+XyOSG6S1wXkPrXRRj8DYRLvNZY2MOEtHC674eZe2QUFO5FHsPuoM89B ReHdr71dTvtFi6Eis/IutCUmvo7iLVh+7vqNA1EQRsvvWFS0FcuQ91EKhz+Vtu+4gm7LiMbCIcOE Ge7eICPsFhekiYMHnZDjEPkN8frNu/dr/fQhw3gNLxpMILEucmPhibSq1Dd2QH9NXLtj4wZtOQwh cKlJSVob3Qe94X0x8X1x7/EcXHjfNqWl2vvgKT2edmPCe/uG9dqk9ayhQ6r6+bI/uLHA+pjU473R B6Ll/Vu3aPsD70JX++iO8YSaYUKPu9dFtuAYXxcNxQvypr01bTAq6nxu1zRf++1HagBUFMcc5t7N V1WrKu4q9Ymz+Y2ad6DiOAqsYE5w67rLtd/+UX16e9zPl/nJa3fe4agbH++YM36c1o59f/62PY6M tLSqfX59f+19sB/6z4k5TvfTT9fSHWBOhXZ8F9hH5Iwc0q1rtc8Jj0R4SmIehggMiJN8Pkcsa+Q1 4RchRDFtDAAfyfcrpA1MeAuHEAkRchsbG4uxdMwaZ/skvXHjOyu37uxL+0aLjZw9dyyqJWPM14mP /6BRXt5NWfn516mchviOMnJz91ji4j7Ha7PF8m2nIcNm0e0Y0Vg4ZJgww90bZIS0aE8yYmKqVVRG Hj8IZ+jnbGKNvFqo5KkPyXn1jn3aRBJ5u/BaTYTxPyqMYmL/xl13VtsPZRAr8b6YBKv3xdN8PAXX J+5XT8D9sT944o73QSjOA9uuPmF/sK2iJnkn3GjQfXTHeELNMKHH3esiW3CMr4uG4lt5055OG4yK Op9fXnuZFn4LoatecpI2p4FBNFszd05VKL8nwiHmHfAMRAiyfsxOGTZUmzfgoSrEM3f7eTs/ee/A vVoxI8zLzh4+7AQx9O6rrqxKHwORsKY+2AcqHCKsGd6FEAP1+w6bMeoMTTzEA1J8V+pzfvXk41V9 kC4Bn0u95vM5osAxVOfSQNoYAHDdwXv9TBuY4xhNf/FEOEQIcN9Jk6bYEhLehKfdqDnzzxx41tTJ qLCMdoQFz1izbjCEMfSDRx7dRiQZPj+KnaCqtO48q9Hw3a2/78EudFtGNBYOGSbMcPcGWVVVfmj7 Nu0JOMQ5van8XM4m1nhNqx3jqTW2h/AYhOZA3IPh//r2epqXoBIjnZkS5fCEXf++NLQI/3dp01oz f+4PQodQgRSemPBmRHg01ocXAxUO1T66YzyhZpjQ4+51kS04xtdFw1BX3pz8ThuMDD2f8dsP0QyC 2PIZ52jhuvhceECKdk+EQ8wThnXvXm3M7lx+kSa2qYeM7vbzdn6i1of3Ivqi0FG/io6OVbPOO+Eh LPa5tj70c2If0R85Den+37zmMq0NXoVq/+k8DNtD+LJ6zedzxDBfJ1iMoY0BQlV1f5g2MMcxmv7i iXC4YMeuPulZWfuy8guupW0QCQvbtLkMobjaGDCZjsUnJr7WbeSombSvN6byFiKHon45vCDPOH/e GBQcQdETul4gTVdV2S2Dt2Hrnj0X0u0Y1Vg4ZJgwg06oXZnKcfjUzburtemNTjj1T671E3AUFsFF bmDnzlq4EMKLleE1cvDUVI2YinKuJvr435lwSPu5sz9IoI6+SGyOyqLIcYiJPPIOXTB5kvY/8g2x cMgw4Y2710W24BhfFw0DQgPxW/k2bTAy6ny+bc7samMLBi9AeMrhNxz/w5vP2TzB2fwGDw0nDBpY bZsI44Wgd+Dq4w8c3e3n7H3dmZ+o+RLSqey4aJljUJcu2jxFu5mMjdUKvyDkuLY+zjwOUdwEfdQ+ 6g3FUtCGz+Fq//G9tT21tOo1n88RwQydYHE2bQwgm+R7LqINzHGMpr94IhyiGEhqWv1Hkd+QtkG8 M1ss3+H4o5pwRm7urUmpqU+ZLdavUcmY9vfUkE8xt1nRdmx34yNPdFbL8b4IB8b7QqhUVYyDYRAO TTExf9gSEt5G5ea0hg3vs2c0PKAMy5LtaU9iOSo6oz/dhpGNhUOGCTPcvUF2t6qys4m1s4kkno7j Iry+cn61baCf/mm1M6OinK/Cobv7Aw8FvC+e0iOhuUqmjlCcZieffMJ26T66YzyhZpjQ4+51kS04 xtdFw9Bb3rQ/RBuMjDqf+53WotrYUoaQYYQDI+QXv/cqxYl+noDchEiHgnx/eK3mE73al1fb3srz ztUEwWduuVnbhif96Pu6Oz+BMIiq62oZ9hdRIhWtWmrzN1X8pKY+j+3aqfXRz+OUOLhrxfFq0nrb cEGl1vbwjuPbdrb/LBxGHBN1ouFs2hhgXpPv2542MMcxmv7iiXA4cdmyEcl2+yGEJ+uXX//y6+1b dOqyFMfebLV+1Xvs+GlYrnkhtmpzOYQ1iI50e54YPAvhvYh8grbExDc69h84Fx6Qrbp2X6zGO957 8PTpE+m6gTIUi+l+xugZNYVkh7rCtC/GwiHDhBnu3iD7WzhEVUNMwJEXUF8REE/6z+zXV6vEpyr1 OTM8ZYco56woizfCoTv7A0+Emy5brf144Gm9fn/2rl+nLdeHKtN9dMd4Qs0wocfd6yJbcIyvi4Zh qryB2kkbjIw6n61ms2Pr0iXVHkw+d+stjob16zs6tjxNE9/Q3uG0Fo5TsrNOyNV3z+ZN2u+8EgAx n2hVXKwVDYHwp/ohfQvCiGF4qIhtutvP2/nJ548+7Hhw21atejGEPv3nw2fGfiPdyqPX7KixD3Id 4rV+HvfxQw84Gpx0kjaPguio1sF3g8+FYnHYx5o8NVk4jBhG6kTDhbQxwDSS7/tf2sD8i9H0F0+E Q3jzpWVm7m9adtoG/fLlN+3pmZaZeReOP4RFfduS63b3hpdgk9LSq+j2vLE5mzYNUMVGIBSiCInJ ZPorJjb2v1gOEZOuw+adsXDIMGGGuzfIi86eok0U3BEO8aQeOXrwWuUAojl7YBDf8KQdE80rL1zg uHblxY7BXbto7zN/4oRq29YbEpmj39zx47TwaVfv4yzHobN+7u7Py/v2OuolJ2uTeDz9R57DmaNH aTcdEAlxs6HCgfT7eGT3DdU+gzPjCTXDhB53r4tswTG+LhqGVfLGfQltMDLqfM466STtNxn59uZN GK/Na0b37aOlHTkpNbXKIw926exZWl8UUkGoMB6eIqoARVV6lrfT+mA+oaoIQ2RcO2+uY/tFS7Xt Yz6A3IToh3mRu/18mZ9A4Mtr3FgT+ZC7EQ86kb8QxV8Qio381BAea+qD3I+Yw6j9UALgFQuOexZC XN22bKnj6iWLHe2aN9cK5OGz1LT/6vPz+Rz2qPyCsJW0MQicKd/7XtrA/IvR9BdPhEOIcvDws8bF faavDIzKwhZr3BcI283Mz79evw7Ciovatl2d3jjrDro9bw15DiFIYh/yy8quKC0vX4lCJSjOQvsG 0lTeRU8snIRNFg4ZJsxw9wYZ4TSpSUmOZ/f8+7TcmWGCiIklcufgNSag6rX+CbQyPPVu36KF9iQe ibrxRB35dDAhp3319uEDB7R8gpi0YmKPkGGE2tD3wf/ICwTz1/7sv3KjViEQYU32lBRtPxBKBIEQ 1QSxb3Qf8X6qCmJNxhNqhgk97l4X2YJjfF00DLvljft42mBk1Pn85MXLNLGw5JRTHHFWq/bbDAEN Bc5QkVg/5jCnuHjmDE1QQ9ViCGKILJg0ZLBjQOdOWh/MC+AtiDnFinNnOjLT07W+mEPAO1FtC/Mi d/v5Oj9BdeMRPXtoAif6oXjKxMGDHO/cezxHszt9XO0HREZ4GOK9kRuxU6tW2nyotv3HchXeDePz OSyZpBMN19PGILFdvv882sD8i9H0F0+EQ9ia/fd2y8rPvz4mJub3pHr2oxnZOXttCYlv4tij+EfF 4GGz9f1RcTm7oGBnVn7+dXRb4W6jKytHI6/icUt6tXZLfA0em3Q7RjUWDhkmzHD3BhmTaITVuCN+ 4Yk1nmy7ek0Nk15s+z+PP6aF69B2V4bJKNZBjh5MUl29D5b5e3/UeyNUR30nPz99VFumPA71/dQ+ 0u1Q4wk1w4Qed6+LbMExvi4ahoPyxr0zbTAy9HzGbzV+42E1zQVgaEeaEqyD198fOeT49tDxdVSK FIhi+H1HG37v6YNPd/vB/DE/UbkLsd9qX6nV1sfVfuCz4P0x99HPdWpbT/8efD6HHchjqETDS2hj EHlX7kMr2sD8i9H0F0+FQxhy+pWWd1hZxxb/gTzm/8DjECHM8MLbdvBoBfpAZGzVteuShKSkl1Xe w0gyT6sqw+okJLxDt2NUY+GQYcIMOqFmC63xhJphQg9fF41lfF00DOomrgltMDKBOp+VIEhz+lFz t1+0GJ/PYYVWkELaAtoYRE6W+4CqukwNGE1/8UY4VAZhsM+4CVNRZXn2+o0DsWznkWc6oooyvBAt VuuXJpPp77SGDe+l60aCeSgc/hMTE/N/dVNSXqDbMaqxcMgwYUagJtRs3hlPqBkm9PhyXYRnEsL3 FkyepNmdG6+o8laCIU8s8qvdt2XzCes9ed0uLVcZcrbi9VWLFmqhkfAIunzeHC0VwrUrV2jeSvQ9 4RGOMEZX76kMVeGXTp+mvf/mxQurFVrAMuRO04sb+uV4DU8l7BtCLLG9ykkTtXxnar9q+/zeGF8X DcOv8gYliTYYGV/O55oM47o0P9/RuXXrajkJvekXLcbnc9iwVidKnEMbg4wKld5HG5gTMZr+4otw 6MqQ17DHmDHT84pLtiTb0w7WTUp5sayi80W0X7jb3M1b++c2K9qe06xwB/5SyyoouAaiKXJCmkym P9MaZd7ta3XpYBoLhwwTZgRqQs3mnfGEmmFCj7fXRVQ27dOhg1bEAAUImmRlOcyxsVquUyXSvXfg Xq1AQuMGDapyimEZCi5hOXKjquIEKFaAv2n16mnbwo0TChK8f/99Ve/51j13OcrLyqreE9sxmUxa gQJ9ZfqLZpyj5XXD+xY3aaLlaG2UXr+qIIQrcUO/HK9Vvjbkc0U1VfzFPn72yENa+GRtn98b4+ui Iagrb9x/ow1Gx9vzuTZzJbZTc7dftBifz2GByicIG0MbQ8D1cl/OpQ3MiRhNf/FEOETxEYQg0+U1 GQqZrNp3V/dlN9zci7ZFi01YtHRk3ZSU51D5+dT2HS+m7Ua1gAuHiQUF9uTsoouU2bOLC2ifcCUl p7hCfa7U7OJptL02kvIKm6TkFM3C+im5RYtSckoGNmnSJI72Yxg9gZpQs3lnPKFmmNDj7XVx7ID+ jpTERMcdGzdoYgEMnoUoLIU21e/ezVdphRnGDRigvVaVXR/fdY32WlUhxY3S1BHDtVxk2Nat6y7X xL9RfXpr/SAwIm8aChygMivyn2HdG1df4rBaLFrhKPR7ff8djrrx8Y4548dp24F48fxte7TCDwif RB+s6yycUh9mqfq1LinR9g3vg+2pnGbufn5Pja+LhiBP3rh/SBuMjrfnM1tgjM9nQxMvhNgrz/W/ hBADaIcQgRBl7FMRbWBOJBD6iy94IhxWbt3ZNyM3d09aZuZdZRUVy8dfuPgMeBciryHty/avQTyt GDz4fJwjyAsZLiJqwIVDe05J05ScYoey5OziwbRPuJKSU7xEfa6krOKXabsrUnKaZadkFz2s/16q LLv429ScopF0HSZqqRBCXCqEuA5zaSHESxOKm/2XJ9TGMZ5QM0zo8UZoePWOfZoX3+yxY7TXSjjD /+eOHq1VUX3jrjur+iPEF+IeqpvCKw+V61UbxDp4G8KbD6HK+veZMmyotq1377tHC2uGdyFCgun+ zBh1hrZ97NfL+/Y6LGaz4+zhw7TiBarP3Vdd6bhu1UrNw9AT4RBV5Qtyc08Im/b083tifF00BO3k jfvTtMHoeHM+swXO+Hw2LKcKIXD/ifMcQl0n2iFEdJf79AptYKoTCP3FFzwRDiEQ9p00aQqqJyN3 YZ34+PdS0xs8NG3lpUNp32DZ2rsPdIUXn9FDoVU+xFiz+cfW3XoupO1GNBYOfcAb4TAps7BeSk7x +9UEwxPtn+TcwmF0XSYqsAkhIBxDKPxGF3ZQZWMKC7QJHE+ojWE8oWaY0OON0ACPP1xTEf6LUF6E 78Lwf317PS189/6tW6r6o8poh9NaaOsM6NypWjV2rDuse/dq77Nz+UWaWPjYrp2a6If1kUeQ9rt5 zWVa223r1mqv4aWI14kJ8Y5+FR0dq2add4KQ56qAgzPhEK8RCq0Pafb083tifF00BIPkvOEu2mB0 vDmf2QJnfD4bEtwnIg0BzvGjQohTaIcQcqXcr1W0galOIPQXX/BEOLz+5dfbt+7Z80JbQsLb8KBD cZRz128cuP6+B7ugHYVRUCilaYuW61t06rJsxpp1tW7TF4O3Y25xyRaMP4iZnYYMm0X7BNogpsKj EH+pYfmu51/pgFBle4MGcAiCcPhTaXn5KrodIxoLhz7gjXCYnFO88gSRMKv4weTsouUpOYXXpOQU H9O1vc9hy1HHbCHE10QofF0IcbkQYqIQorcQouyWfr3W8oTaOMYTaoYJPd4IDddfskq7zg7s3Nmx cMpZmkehMrxGjkHkI1T9IcD1al+urQMhD69VG8S6U5vmOyYMGljtfRAeDBEOuQlRlATrH7i6uiCH Yilow37hNQqo7LhomWNQly6O5Lp1tTZ4Os4ac6bHHofO+nn6+T0xvi4agqlyHoHcZ2GFN+czW+CM z2fDcaHuPgG5BI3GR3Lf2tIGpjqB0F98wRPhcP6W7f0ggGUXFOykbRAPc4tKrjaZTAihPz6HsVi/ btqy5Tra11+GUGlLXNzneC9TTMwfaZmZ+2mfQNrExctGJNvth5Ps9sP4Sy2pnv2oLTHxdYia/34n oRE4vbFwEQ5NydlFnZEH8HhOwZIJyJ1IO/kDiHWp2UVnpOQULzsuDLrOO+i5cDg8Nim76DXd94FK UybVinyH+u8qMbc0/8T1mQhlvBDibd0k4BEhxBwhRDPaEYR6Qo2b0i+feOyEm+ZgmxH2QRlPqBkm 9HhzXXxg29XaNXd95fxqbRDYaDXVS2fP0sKHIeTh72Vzzq9qU2IdhEW6LYQ0Qzh86fbbHHdtulJ7 z10rjlc81tuGCyq1toe2b9Ne/3D0cNV+IGcille0alnlvYg+8BCkgiD6ouAKcinitSvh0NPP74nx ddEQLJVzihW0weh4cz4rw9hFeD8K/0B8p+3BMLy/yiPq7LUro/1qex0s4/PZUOzS3S8spo0GAGIh 9i3scquGikDoL77giXCIisCp9es/iorJtA2huCj+IYQ4Fp+U9EphqzZrMnLzboGwB0GR9veHYT/k +DsWn5j4Wu+x46fRPoE0FX7sgf1TNyXlBXgh0m0Z0QwvHKY2blaUlF34qn4bx63o7+TsootFRYVZ 9U3OKb7lXyGv6Em9KKdIzSm+oKpPduGrJ6yfXTQEOQarvZeLvIOeCofp6aUJSdnFd6dkFb6dlFP4 W1JO8Qh9e7XvKqukhWpLPbmw/b/7U/invXFZQ/26TFjSRAhxRHfxeFYIUev54cuE2h+2Z+0aR73k ZMeD27ZWawuWGWEflPGEmmFCjzfXxS8ee0QT2Iqa5J1QQRh5/s7s19fRNCenqsrxoRuu10KGR/Xp owlqw3v00F5jOdohHLYqLtaKnjxzy81V28IDDoT+wlDt+OOHHnA0OOkkR5c2rTVhUPX76snHtfVR 9RjCH65tWRkZmheifp+3Ll2i/V4g1yFeI3QalZ2xvupzz+ZNWh8lYroSDj35/J4aXxcNwVVybhF2 VU29OZ9hOMfmTRivFfypY7U6Vpw7s1qfQBuuBaiajnQGeI2UBh1bnqY9cKipQnNN6+E1zmPVrraD a9GR3TdUy6vqb+Pz2RCcLIQ4JM/p/8m0RkYE4cnYR4QrM24QCP3FFzwRDqWH3aEh58ycoF+OEOWi tm1XYyxAKBw9r3I0lqMKM0KabYmJb4yaM/9Muj1fDcIdPA0tVutXQ2ecN562u2O7X3u7HCHPdLk7 hnyPTsRBV3YM3wP2mW7HqGZo4TDx5OanpGQVflNNyNNvL6d4s+qflFvcXSeu/XXSyc1PzPdQUWFO ySl+6d91iypVU3JuyXASKkztn5TsktH6zXkqHNZGUm5Rq6r3yyr+30lZLTJUGwuHEUcvXQ7D94QQ k2kHV3g7ofaXIbwN3jOoMkrbgmVG2AdlPKFmmNDj7XURocC4lkBYu/LCBY5rV17sGNy1izapmz9x gtYHXj4Q9VDR+M2792vLUFgEeQBRrRi5D3GTr6oqQ8hbO2+uY/tFSx2nNz9VEzCQT1C95xULjnsW QhTYtmypFr7crnlzrWoz1kGfjx6835HXuLEmMi6fcY7jpstWazkOsQ8owgJxEf3gBYltoRozrouL p57taHbyyY56yUmOnuXttD4QHOCZSHMcuvv5vTG+LhoCVWn1hIfU4YC35zPyg+IzIz/oDZde4njh tlur9Qm0UQGwpvPP3fXwGtcYKhziQQIeoqKYEt2eP43P55AzRgjxszyfXxNCVDmWGJBX5X6iQArj BoHQX3zBE+FwwY5dfdIbN74zM++UG/XLl9+0p2dao8y7MRYQtkvbENqc26xoO92er4Yqz3g/s9X6 1bgFi0bRdncMhV3sDRo8iJyMtK02m7l2w6CM7NzbMrJz9mbk5t7qwvbkNCvc0apbj0UI9abbMLIZ WTg0JecU31+1Xk7h0dS8osYQ/5Jzi86CMKgEvdTs4tO1NQoLrSnZxe+qdeBdqN9gcnZhc00APC44 /p+2PW35qSkpWYVf/ftexZvTCgvrwvD/v2Je4VepJ5+WrLbnb+EwJad4Z9V7ZRc+pPeYZOEwosDT f/W04XYhRALtUBPeTqj9ZZiMh1q0M8I+KOMJNcOEHl+ui/Dqa9+iheYtCC9CeOBtXHBBVSqE1efP 1qoPK1FP2ZbFi7Tla+bO0QQBVC6GGAgvp8z0dK0qMbYLD0D6nhACIUbi/ZC/sFOrVo79V248oc+L e2/TKjhDBMS+QaicOHiQ4517767qg1DMi2fO0ARFvB+Ehr3r1zkmDRns1HPJmcdTbZ/fG+ProiFA 5A3mGRW0weh4ez5ftWihlgdU7/UbCsM5pyqUuypi5MxqW0/fDlsybar2YMLbXKTuGp/PISNGCHG1 7p7hVvjV0E4GokjuJ/K3MW4SCP3FFzwRDlHso9PQ4edZbbZPClu1uRzFUuBViBBhs8XyXUxMzP9R gRDefCVt210KEY1uz1eDt+DpvfpcgLyKCJOGSKe8Hd21ZTfc3Avh17Fm8w8jZs4aR9uj2QwrHGre hkoczCr+IymvEGGdVchiIkpUxEVVAzkQde/3kj4UOSWnaK1uP+75d52SCbptvQUBUrXhfyyras8t Gf7v9vwnHCbnFE6p2u/swr/qZZeckFA29eTCrOP5HbXPt8TetKmRfzgY16hKY7BLaaM7eDuh9pe5 Eu3evudux+Xz5jjmjh+n/dVPZD984IDmCYPiAHR7T163S2tDH3e2VdM+hMJ4Qs0wocfX6yJEMoQV Iy/aT08fPaENYcBoozf9EAuxHB6J6iYfeQXR7/sjh7Rt1SS+qVyt2L6+QjN9D3gXIhQRno20XRny nqEPQjXxGu+v719bbrSaPr83xtdFQ6ByJzvNl2xkPD2fIabBc7dz69ba3GBM/36OS2adV3UO4LyA ML9g8iTNUNVcnSt6w/iH5y76wOMWXrj6uYmywzfe4Fg6fZoWFr158cJqof7YF1RQx2t9/tPPH31Y y2WK9TCPwXla23pKOMS1QN8O70o8fIBQOn7gAO2BAT4X9gtpCPT7i21vWnih09yq7hifzyGhg857 D3Ye7WBAFsh9vZY2MK4JhP7iC54IhzCEJZec3u6SmNjYX60228cJSUkvxcbG/oKxYI2L+5SG4kKY y2xyyg2BynO47eDRisI2bS4zmUx/Yh8gIMIrEvkPsa+0PzVUP+46YsS5+DzpWVn7aLunBiF1xS17 e8C7EJ/dnX0wqhlWOEzJKRp3gpgnhsee0J5dMvpf0a7wFflURiQ1KcpDmK9s+yclt7gUyzMz29qS soo/drYfKTlF1+r2caf+fY63/+sJmJxTjBLfarlfhMPkrKLJJEwaCa2ZyGO5bgIwiTa6i6cTan+b M9EOE1nkFILnTMkppzhSk5K01zuXX6S1YzKukvXTm29U9GzcoIE2oXZnW672IVTGE2qGCT2hvi7S m3zaHm3G10VD8KOcb9SjDUbH0/MZwve4AQMcafXqaXMshPn3aNeuSgzv06GDNmfA8iZZWZrYhna9 4Pf4rmu09vg6dRzFTZpo/6MQEbyH8YBT9UO18TirVZu3oB+8jhul1696MApBsjQ/XxMx1b61Ki5y 5DRqqHnzNqxfX0tngP1EigKVR9TZevrq6LjGoB35UfEaD1wxN8I+Yn6FlAbXXLxc2y5SDui/H3gv wzMR6+iXu2t8PgcdJcDBnhJCnEY7GJRn5D4PoQ2MawKhv/iCp8IhDJ5+8DJMtqcdhGgYExPze3xi 0quqWvCqfXd1h3A2cdmyEU1Km2+qm5L6LP6n2/GXodhIeb+B82wJCVXFR+GFiH2CyLnkut296Tp6 Q5gzKkDXSUh4B5+NttdmEAsnLFo6Mqug4BoUP0GeR1RPtlitX6JoCwTJbiNHzaTrGd0MKxwmZxct 169Xo2UVfp2RcVq8XNWUkl30cFVbdgkSc4rkrNIuallSTvEXaWmFddV7peQUP15tmy4MxU106/ks HCZnl8zWbz85pwheaNWKujBhj6ryBBtGGz3B0wm1v42KdigOgBC3M3r30sQ/3DRjso4n/gh7w5N5 9Ltg8iRtgo3KompbyBeGdeeMH+fWtlQhAroPoTSeUDNM6An1dVF/019THrNoMb4uhpw4Od/4gzaE A96ez8gtClHw0A3XVS0bO6C/JrDdsXGD5nkHu2/LZu2hJNrQByH/yFeK4kQQ2dAHXsD3b92iiYTw 6EO/1+68w1E3Pl6bs6AP5ijP37ZHSxWgBD4q+OG1yn96zhkjNS9IrHvrusu1baMQkav1XL1WDycu PGuytg3sM15j3gQRUxVUUQbvS8ytXrnj9hOWu2t8PgeNbCEEIuLU/cJa2sHAtJL7zGHKHhII/cUX vBEOlUFkg0A4e/3GgarACEQ85POz2mwfwfvPZDL9nZqe/gjCnOn6/rY1++/tVtq+44q6SSkvooKx HKP/IIw6rVGje1r37HmhMxER4c3oY42zfQLRk7bXZPAoLKuoWG62WL7XncvVDOIqqkyHS0VlmGGF w6Ts4iuoaOfKkrKKftKH7qbmFI+oas8qekecdpolKav4un/3oXCj/r1Scgqfp9t0adlFD/+7nk/C IQTORf9ut/CvlNySGbQTExHgyZu6UMykjZ7i7YTaX6ZEO0y88XrqiOGad6AqGqBC7t64605tgj1z 9Cjt9dM336RNcC+bc37VtpBHy2I2Ow5ef61H22LhkGEYPaG+LkIIQMgiPH3Y45CviwYgS845PqMN 4YC35zPmFBAOj950o/YaRYzwwHL22DHaayUc4v9zR4/W8oIiFQq8+ZAf8YFtV5+wPYQSw0tQiXcQ CTFnOXv4MC38X/VDlXNES+ChgTPBD/lPUaVcX/0chlykmNsgPQvWpeu5eq2uMfAghCfh6/vvqNom 5lEQCVWKF1XxvW/Hjie8tyfG53NQOFsI8YM8b/8jhHDrftlAbJD7fsI9NlM7gdBffMEX4dCVKUER XnYojGLPyLi/tLzDStovUAYxr2P/gXOT09KeQN5F3X25JiIip2F+WdkVyGmIUOfjHofwEIz7Ys6m TQPo9lwZPme73n0rUdmZCoXODOJhVn7BLrodo5phhcOU7OIL/xXltFBkt4E3YXJO8X/k+v+k5Dbr AK9E9To5q+QEl+8Ti7D8W6W5NnwRDlOyixb++70U/pCUU9SD9mEignIhxF/yArGCNnqDtxNqf5kS 7Q5cvUV7XdGqpRYqA28bJOaHYXKLMGN8bjVZxaQYCfrbnlqqCYKY+GJdPInHa7S7u60bV7NwyDDM v4T6ush2ovF1MeQ0l/MOj+amRsHb8xkVy/XCIaqZ43uAF16LZs2q5hX4H8WGMI+AV6Fa/7NHHtLm OCg6ctbQIY5Tm+Zr6/fu0F5rh+iIis1YhiiIfhUdtWrneLiptqFPW4DXEPzwnkO7d6u2v6iqjjnP Q9u3aa/peq5eU+EQnpBqmw/v2K59LjzIwGs8mIV4is9F399d4/M5oJQIIe7TiQmohl6fdgoDvpH7 34Y2MDUTCP3FFwIhHFJDKC+8AenyQBveF+Kl2WJR4/WYXsgzxcT8r058/AdJqalPQWBEjsYZa9a5 /T1AZKybkvKc3N4/CE1GheWitm1Xt+7Wc2FZReeLkN8R3pfqPa1xcZ+ddfGqYXRbRjTjCoe5Rf11 otzPiQ0L7LRPTcCrUPeeh6r2IbvwuWr5EnOKN/z7XoVPuBsq7K1wqM/fCNEwJafoVNqHiRielReG 7bTBW7ydUPvLqHDYsqhQyyuEZN8IR66cNFEz/L9wyllafzXJRaJxeB0+u+dmLWQGuYTWzZ+ntWGy 7c629PvAwiHDMCDU10W2E42viyGnk5x7PE4bwgFvz2cqHKLQCb4H5FLGHELNKWB4jXyF8PZDXxRi Q8QD5iUQGpEXEXMP/I98iGoeg7DmHRct08KB0R/bx3vOGnOmS49DCJBIwUL3F/unn0/R9Vy9rkk4 RHEj9FO5EBFWnZWRUZVH2hvj8zlgLNGJFl8JISbQDmECCofiM+Ceh/GQQOgvvlCTcIjw4uU37ek5 beWlQ9UyeBI2LTttg8pnaHSbvnr1EIQgx5rNPxa0bLm2UV7eTVab7UPkQNSLiJqoZ7N9jP50G65s 8PTpE9V2bAkJb8JzkfaBQShMqmc/in7YjxaduiyjfYxohhUOk7NKUlNyir/7d72ii6oaTzvNkpxT fCQlu/jd5Jzim5NyikaesPLx9U/TvA11761ZbnG1UNGU3JIOuj7HknNLuqm2eqec2iglu+gbLZw5 u3hHclZJi6r1vBAO62UVFiblFP6qe7/HVLVkaqikrNbjqsphiSqGgqpofsPbCbW/jAqHqBSIvED6 sB1lmETrw/beO3Cvw56S4rh45gzH6vNna3mHVFgy+rm7LRYOGYbRE+rrItuJxtfFkIO5NuYfd9KG cMDb85kKhwg9xvewvnJ+tb6YT6h8pMjFDAEOHoTv33+fJg5iOUS4ZiefXCXWwePwh6OHq9ZFxXN4 C6poicd27dTWcyb4YX5D9wFzodiYGO1hKrbpbD1nr2sSDtV2EQKNvNCI2ED4Mn1vT4zPZ7+D+8zn dQLFVtxW0k5hxH75OWbTBqZ2AqG/+EJNwiEqDg+ePmMiiqAgjx+qBUN8w/FHIZFwqBg8efnK4ceL lVi/nrj4eIGWtXcf6ArRr8mpza9MTkt7Ep6CmnAYZ/vEE+EQFaSxHnI5Nm3Rcj1tV4bvEZ6PUjj8 ubS8PGhh275Y0IXD2gyVjwsLC61YV4pk+vZ9KJqSlF10UL88NaeoJ31fVFlOySp+5oRt5xT+mpBb nE47wgMxJaf4UdUvOafod1RPTs4pXpWSU/SRbhvfpWUXNlBreSMcpuQU3Uk+k0tLPbmwvVoP/1e1 ZRf+aW9c1vDELTMGA676akLg1zB0byfU/jKa4xA5C/E5N1xQeUK/R6/ZoYUCYQKrX44wH0xk8QR+ SLeuJ7S5uy0WDhmG0RPq6yLbicbXxZAzUc4/rqUN4YC35zMVDr947BGt4jDyFOorKEMARFES5B38 z+OPOm66bLU294AnoX57e9ev05arUGWENcN7b98VJ+7X1qVLtH7IdYjXVPBDjkGENj9zy81V62Df UJUZ+Q8hUCJlC13P1WslHMJrEsKhegCr7OV9ex31kpMdw7p3d5yUmqqFL+vbPTU+n/0GCnNepbs/ QCqu3rRTmJGp+zzhGGIdcgKhv/hCTcIhDOG+I2fPHYvKwPCag2ddrNn8Q25R0Tba14j2r3Bo+QZF UGg7RL2+4yeejc9ksVr/40mossyN+B2EQ4Qn03a99Z00aQrOG+RSREVq2m5EM7RwmJ2dXScpq2g/ 7XOiFS2m76lIyS6afkLf7KLbaB8FPPrgwVh9+3K/cgp/pQKlp8JhvSYlmSlZxf+j23ZlLByGNYfk jyiSBfsVbyfU/jIVWqNEO0y62zVvrj01R8VAiHorzp3paHDSSY7GDRqcUEUZtv/KjdqTeXw/e9au OaHN3W3RfQil8YSaYUJPqK+Lnhg8qr87fLDa8prMm3VCaXxdDDnnyznIetoQDnh7PuOhI+YPSjiE QQzEfAGiG9KloIDR4K5dtDnI/IkTtD5KaIPICO9EzD1QjK1h/fqaMNfhtBaaWPfxQw848ho31uYk y2ecowmOyHGIqspItYLzFAIgchp2bdtG2zYEP1Rsxn7BexHpWZDbEMuwbSVCIl0LXc/VayUcrpk7 R/scc8ePcxzZfcMJ38WAzp20Nuw7qr7T78oT4/PZL0wTQnyuE9kuph3ClEr5eVzeYzM1Ewj9xRdq Ew6VIWx52Q0394IQh3Bl2m5UQ5gw8gq6Eg5h4y9cfMbx4ijWrzzxOIQHZlpmpuaBm5Sa+jRe0z6q X3rjxogIcKQ1bHgfbTeqGVo4lMSk5BSOR+7BlKziP2SfX1JyS25LzirpqutXjYSTS+sjP2KVEOfc M7GK9PTShJScksXJOcVvpOQU/Y11knOKv4D34UknNz+F9vdUOESYNv28NRkLh2HLQvkj+rYQ4oR8 mv7A2wm1vwxiHybYD27bWrUMT/LPHzdWm2TjqTraR/Ts4XjhtlurrY/QHkyw4XX4n8cfq9buzrac 7UOojCfUDBN6Qn1ddNcgDpSXlWk39fo0DjUZ1kFhKeRUc3edUBtfF0MORAnMQ5bShnDA2/P56iWL NQ87vWcfDOJc+xYttGrDmFfAAxEVmCHGqT54qAnvPxQSQUoV5DVEqDNEuZMzMx0fPnBA6/fi3tu0 OUm95CRte4iGmDh4kOOde4/nStSfr3gNIRGvx/Tvp6VoyUxP197j9OanVkVu1LSes9fqOoB9wn5C lMRyVTEahirPGAPI3aj/LrwxPp99YoAu3znsISFEVdqrCAD3v/hcg2gD4x6B0F98wV3hMBwN3oQ9 xoyZbjKZ/oQo6Eo4HDVn/plSOPxSn8+xNoM3Zp9xE6bCoxHFUeKTkl4pbd9xxaAp0yaNnD17LMKh kc8w2Z72JM4beDS26dVnAd5v6Izzxg85Z+YE9EMeSbptI1jAhUOGiTJOEkKoMu/9aKM/8HZC7S/D 5PbLJx47YcKtDB4xEAPx1F3lDnJm6PftoZq9Z2raVk37EGzjCTXDhJ5QXxfdNW+FQ+VpRK+FRjW+ LoacK+U85DzaEA54ez7Dsw5zA72ApgzzBbRhXoHQYNoOw7mG9q+efLxqG9gmlkG4U/1UfkNESTib y1APYbxGbkT8j/7YnrP5i7P1anoNU/uM/dFfU7ZftFR7wPr6/hPzH3pjfD57RUshxF06wRDOBGNo pzAHDjz4bBBJGC8xmv7iiXC48ZEnOkMIy8ovuLZi8ODzIbLtfu3tctrPSIYwZJPJ9LfZav0Kgh1t h0FQRMgxhENPPA6xPVRlRsET3bn/D4RKVGzGX91yROD9HRMT87spJuYPzUymP+EJifyRdNtGMBYO Gca/XCIvBgFLSO7thJotMMYTaoYJPeF0XYQA4UzYcGUQBmhuM6MbXxdDzg1yLjKWNoQD4XQ+G8lw XYHoidBrhEWP6tOnWh9vjM9nj2gkhLhaJw78LISYTztFCHvlZ/y3gCnjMUbTXzwRDlFUJKug4Joq ISwm5o/4xKRXG+bm3Xx6rz4XOBMSdz3/SgeEN4eqkMqqfXd1z8jN3QOvQIQk03bYiJmzxiFPocUa 98XMtRsG0XZXpoqj+GKxZvNPRi2WwsIhw/iPNCHEH/LErwoz9zc8oTaW8YSaYUKP0a6LuIG/atFC xz2bN2kVWysnTdQKKMBjCPnNEEaoFwHRZ+n0aY55E8Y7Ni9eeEIhB2fCIf7uWnGx44LJk6pVVDWC 8XUx5Nwt5yL9aUM4YLTzOVwMBVdQ8AXHHkVcEFZN+3hjfD67hVkIsUR3HwBDnnM77RghFOo+Z1Xh UMZzjKa/eCIcwjY9fqgTwn9zmxVtT7bbD+m97ZSQCKEOIbnnrt84EB589vQGD3UaOvw8uq1gGURL eAdC+KRtMIQNx8TG/oZciJ7kb0RIsvIcrPIi9MTY45BhooZL5YXyDtrgT3hCbSzjCTXDhB6jXRcR 3tiiWTMtN1p2w4baX7xGHjSIgJ1bt64SAS+acY4jzmrVCkChyirynzVKr+94ZOfxSqjOhEPkSsPv zdQRwx0/PnWk2vuH2vi6GHJUgbYOtCEcMNr5HC6G8GfkeVwybarjlTtur9burfH5XCN1hBALhBBf 64S0PUKIYtoxwtgkP+tW2sB4htH0F0+FQ70hx1+73n0rEZaLPH4QCOFBp84NiHG2xMQ3rHG2T1r3 7HkhXd8IVrl1Z9+0zEwtzUAdW/wHS67b3Zv2cWUI3UaeQhjER0+NcxwyTHRQXwih8haU00Z/whNq YxlPqBkm9BjtugixD1VT8Ztw4+pLNA/E748c0gRFJQKiH/KP1Y2Pd8wZP07rA2Hw+dv2aFVaVR+I AVin++mna69R9RXbhRejUXMe8nUx5Lwm5yMltCEcMNr5HO3G57NT6gohFgshvtcJho8JIXrQjhFI PSHEX/IzN6eNjGcYTX/xVDhEwZE1++/tNnv9xoEI8U1r2PDepHr2o1n5+ddPWLR05Pr7Huxygkdi bOwvZovl+1Pbd7yYbstfBuENAiY8HGlbbYbQZFti4usY31ab7UMIibRPtBoLhwzjHy6TP6D7aIO/ 4Qm1sYwn1AwTeox2XYRwiAqtBbm5mmCoX64XDiESWsxmx9nDh2lhzKrf3VddqYUzQxhUwiGqp25a eKHDarE4Fk45y9D5Dvm6GHI+k3OSTNoQDhjtfI524/P5BFJkTj/kLlSCISol96EdI5iF8nPDK4vx EaPpL54Ih/Aw7DZy1ExZRRif4R8UHUEBksHTZ0xMz87eqxfv9r73cTuE/iKk1xtRz5mtuGVvj1Zd uy9u3bPnwmU33NxLLWtS2nxTkt1+uEWnLkvpOjUZcjBC1ETYcN2UlBdClYvRiMbCIcP4hx/kBbMd bfA3PKE2lvGEmmFCj9Gui0ogpJWQqXAIL8NRfXprN5+JCfGOfhUdHatmned44647T1gH3ovwTERI M/redNnqau9pJOPrYsj5Vc5J4BUVdhjtfI524/NZ4yQhxEohxG86wfBAlHgYUj6Vn783bWA8x2j6 iyfCIYS6jOycvcn2tIP4a2/Q4AEIeGhDUZTuo848JyM391aE8NJ1/WHwZswtKtqmzslYs/mHtEaZ d5f3GzgPgh/yKaZnZ9/eZ9yEqXTdmmzbwaMVfSdNmoKwYdoWzcbCIcP4DqoW4rw5QhsCwYGhg8Zj AvfSssXVJndswTccBxwPHBd6rBiGCQ5Guy46y0voajlyFO64aJljUJcujuS6dbXJrzk21jFrzJlV HodtSku15ViGXIm5jRo5Prj/QLX3NYrxdTGkWOWcBOlTwhKjnc/RblF+PqMICIqc6IueoPhQF9ox Spgkv4NnaAPjHUbTXzwRDlGhOK+0dHN+WdkV+uUoOlLUtt1qeBxm5p1yY7u+fSvpuv4whBHjPSAe lpZ3WJmUmvq0MJmOmUymv20JCW+hujNyLZZVdL4I/RFSjUrK8Cqk22Kr3Vg4ZBjfQYgCzptptCEQ PDhicDEmcAenTq42uWMLvuE44HjguNBjxTBMcDDaddGZQOhsOTwOfzh6WPsfIuHXB59wPLR9m6Oi VUuHyWRyPLZrp7YexML2LVpo/9+7+SqtbeLgQdXe1yjG18WQgpzLmJN8QxvCBaOdz9FuUXo+w5sO xQ6VWAi7UwjRkXaMMp6V38VE2sB4h9H0F0+EQ9icTZsGNMrL241CKEogRI5B5DrEWLElJLzdaciw WXQ9fxi8Clt17brE3qDBg9NWXjoUodCjKytH5xYVbbXabB8LIY7VTUl5DuHRCKsubd9xBURFiJ10 W2y1GwuHDOMbBfIHFE8igxYSdP/Qgb9iEvf1/n3VJnhswbOv9t+hTaZxPOgxYhgmuBjpukgFQmfL 8fr+rVscWRkZjn1XnBiSuXXpEu1GFbkO8Vq/DmzaCG2u5rh9g/FCOfm6GHKaynnJO7QhnDDS+RzN FmXnc6wQYroQ4kUiGG4XQrSinaOQ4fL7+IQ2MN5jNP3FU+EQBg8+VARWAiEKpiCHYWGrNmtad+u5 EKIdXcdfpsTDuikpz5e0bXcpluH9ER6NQifId6j6jp5XORph1U1ObX4l3Q5b7cbCIcP4xir5I3oN bQgkDw4bvBITuSMzplWb5LEFz/D9a0/hhw1G3huGYUKIka6LEAibFzR1muNQLcfrjx96wJHXuLGj wUknOZbPOEfLXYgch6iq3LKoUCuY8utzz1Tb1vv33+fIadTQ0SQry/HhA8YKWebrYshpIeclL9CG cMJI53M0W5Scz3lCiNWkQjK8lRYJIdJo5yjmOfndnEsbGO8xmv7ijXAYalOVnSEU4n/arjd4JQZS yIxkY+GQYXxDJQjuRBsCzf1DBz6LydyLSy50/PzE49Ume2yBM3zf+N7lU3iEbTAMYwCMcl2EQNix 5Wla3kLqcUiXv7j3NseInj0c9ZKTHEkJCY769npaGPI7997tch3Y9Zesctji4hwXnmWMcE6+LhqG DnJecpA2hBtGOZ+j0aLkfB4ghNhDvAufFEKcSTsyYkIkeDIbEaPpL+EoHFJbct3u3vllZRvhiXj9 y6+3p+2hNhSOgciJ6tITFy8bQduNaiwcMoz3DJY/oq/QhmDw4JAh5Q8MH/wDJnWPnDni2HtbNjm+ vPN2x69PHak2AWTz3fC94vvF9/zwmSP/0SbTwwf/iONAjw3DMKHBSNdFeAt+d/igW8tVfsP/PP6o 49tD7q0DEfHLJx5zfPVk6AQVvi4akl5ybnI/bQg3jHQ+R4NFyfmMPI2XynBbvWB4vRCiPe3MVPGm /J4m0wbGN4ymv9QmHKowYBRGoW2BMIRBI2ciPAVpG/YDodB5xSVb+k2echaqPGP5pscPdUJ157RG je5Jz8raF6x9ddcQPo39wjlVNyXlBdpuVGPhkGG8B+HJOF8uoA3B4vHhwxs8MHTgLZjcsQXZhg68 Bd8/PSYMw4QWvi6G0Pi6aASGyrnJ7bQhHOHzOYQWOedzvBBiihDiCSIWviaEWCCEaExXYE7gHPl9 vUQbGN8xmv5Sm3CInIItunZdkpqe/rAzMc+fBs+8jv0HzkW1ZIiEtB3hyY3y8m6S4/OY2WL9OjU9 /RFUeR45e+5YePNl5ObuKS0vX0XXDZRtO3i0omLwsNnZBQU7M3Jzb3Vie9Kzs2+32mwfYb/NFsv3 Gdk5e1EBurz/wLl0e0YyFg4Zxnu+lBeqEtoQbO4fOmjUA0MHXvHAsEEHHxg26Ldqkz82fxi+14P4 nvF902PAMIyx4OtiUIyvi8ZjnM6DKmLg8zkoFmnnczchxC5ZwFCJhb/JYicVtDPjEuR7xHcXCWPC cBhNf6lNOISY16pr98WWuLjPUa2YtvvT4DlY0LLlWlti4huuQo7X3/dgFxRlySoouAYFUmLN5p+V kBgTE/O7Nc72SZ9xE6bS9QJh2JfcoqJt5AGF22a12T5ElWq6XaMYC4cM4x0qh9BbtIFxm2XyO7yI NjAMw0QpKm/u+7SBYdwEVWExhq6mDQwTBbQVQlwmc/Hpb8ofEUJMFEJY6QpMjcyT398R2sD4B6Pp L7UJhwhV7jR0+HmxZvOPJae3u4S2+9MgTCbb055MstuP0DZnBg9IrNOuX7/59vQGD2Efm7ZsuY72 C5SNW7BolNli+YYKgu6aKSbmj7TMzP10u0YxFg4ZxjtQfQ3nyjrawLjNUvkdLqcNDMMwUcoX8rr4 Hm1gGDeZK8fQWtrAMBGKK7HwAyHExUKIAroC4xZ1hBBKBBlIGxn/YDT9pTbhEHbWxauGwTvOarN9 3Hf8xLORQxAFSZBjEH/xGmHEMGchxjB4Lqp+av0FO3b1UdtAmDHCd2NiYv4PYb90/doM71vavuMK bIO2BcqQZ1FdfxCCjBDrZHvawWS7/bDODiXVsx81W61foV9sbOwvWKaWpzXKvAeFU+i2jWAsHDKM d6AgCs6VrrSBcZsl8jvEpI5hGIYRQptIcuVKxgf4oRwTDZwuxcJ3iViIoicbhRCd6AqMx6yQ3+nD tIHxH0bTX9wRDiHKqZBck8n0J3ILmi2Wb+Fth78IY4aoiDDhOvHx7yOvnypcgmInFYMHnw9RTfb7 xBoX96lcv2ob8BbE9rGd0fMqR9N9UAYvQxQbcRY2Xbl1Z9/M/Pzru40cNZO2BcJQJRn7HBMb+19U dcYyeGjqDcvwXaQ1bHgf+toSEt5Uy/F371vvtYPRbRvBWDhkGM/Bk0ucJ9/TBsYjWDhkGIY5kW9Z OGR8BGIKxlAlbWCYMKejEGKNC7HwChYL/Qryt6vvtzNtZPyH0fQXd4RD2Oz1Gwcmp6U9Sc5Fp2Yy mf5GyDG8C9v17VuJ3IO0jzOzWOO+aN2z54X0vZUh7yHCkuHdFxMb+xuqKGP7EBLRjmrMuc2Kthe2 anM5XTcQNm3lpUPrxMd/oIVIt2i5nrYrg4dlRm7eLdhneBrSdqMaC4cM4zlz5AXtRtrAeMRi+T3i iSbDMAwjxA/yuvg2bWAYN7lKjqEZtIFhwox0WewHVVO/I6ICCnZALOQiJ4HhLvk9b6UNjH8xmv7i rnAIQzGQ8n4D5zUtO20DipjA8D+qGueVlm7OLS7ZkpWff50tIfHNmNjYXzOyc29LSEp6Scvl17Dh vXnFJVtyi4q2oh/Wg9imWdlpG0rLO6w84/x5Y+h76g0hzenZ2XuT09KegAmT6RjGrdli+Q6iJkKD Ub04WB6H8KacsGjpyFFz5p+pxEtnBs9CeG3CIxJiKm03qrFwyDCegwTLOE+4uphvLJLf40rawDAM E6Wg4ieui2/QBoZxk2vlGEIhCIYJN9rIcHsU49ALheq6uJ7FwoAzWn7feJB1Em1k/IvR9BdPhEN3 bfrq1UOSUlOfgrAHUa+0vHwV7eONQXRToiVew+OvSWnzTXVTUp5DdWWEUGflF+xCPkW6biAMHpDw coRB1IQw6MpUPkclHOLv3M1b+6Nt28GjFXTbRjAWDhnGc5R7NZ6EMt7DwiHDMMyJqBtk5NFlGG+4 TY6hEbSBYQwIhKkzpOCtikMp+1sIgTxg5wkhmtIVmYBgFkJ8KL//c2gj43+Mpr8EQjiE9R47fhpC lO0NGjxI23wx5DZEDsX0xll39hgzZjqWIUegXpQLlg2dcd54kquxNvsWnpLwVGyUl7cb3w88JFt3 67mQbtsIxsIhw3gGKrfhHHmdNjAes1B+l6toA8MwTBRysu6G+TXayDBuoiVcF0L0pQ0MYwAgFA6R YcYvEqEQ9r4QYrMQYoAQIo6uzASc1fI4IHcdEwSMpr8ESjiE16EtMfGNrIKCa2ibr4aw3479B85t 17tvJW0LpumrKrtr8YmJr0E4TGuUeTdex5rNP5WWl6+k2zaCsXDIMJ4xV57o22kD4zEXyu/yEtrA MAwThXTXTSY5xyHjLY/LMcSFIhgjYK9FKPxTpgCaL4QopSszQaWF7rh0oI1MYDCa/hIo4XDt3Qe6 wpNu8PTpE2lbpJg3wmFCUtLLmnCYmanlFT0uHHZg4ZBhIoB98kSfQBsYj2HhkGEY5l+m6SaT8Lph GG94Vo6hVrSBYYJAIyHEYCHEBiHEC/QmWQjxlxDiUSHEMlmtN4ZugAkZylt5E21gAofR9JdACYf+ sL3vfdwOFYlR0VktQ07AwjZtLlNhyqE05DZs1bX74lZduy45/rc267oEhVsQWg1BtayiYjmqSM9Y s85w3z2MhUOG8Ywv5Y/qKbSB8ZgF8ru8lDYwDMNEIRt1N9ef0kaGcRMUkMAYKqINDONnbLJQyTyZ W/MjN4TCWLoRxhCcLY/X10KIZNrIBA6j6S9GFg5RjRhefUmpqU+36NRlGXIYFrZqcznGbnxi0qsQ 4Og6bP4zFg4Zxn0K+YbOr1wgv0/kU2EYhol2ntfdbP9CGxnGTT6WYyiHNjCMj5QIISYJIba68CaE /SiEeIiFwrAiXwjxf/L44fgyQcRo+ouRhUPYce+8GRPTGze+M9medhB5E2PN5h9yi4q20b5s/jUW DhnGfVTegj20gfEKFg4ZhmGOk+TkBpwLAzDe8JUcP+m0gWHcBJV1ke8OaXnWCSEeFkL87OQaBcMD jy1CiIns5Rq23C+P5Q20gQk8RtNfjC4cKoOAiIrKI2bOGjdz7YZBtD0UNm3lpUPtGQ0PeGK5zYq2 0+0Y1Vg4ZBj3uVb+sJ5HGxivqJTf52W0gWEYJsroLa+H/9PdkGfRTgzjBj/I8ZNKGxjGCZny+oOH uTcJIV51Ig4q+1AIcassFNhRCFGHbowJO9RD/M/4mhEajKa/hItwaETrO2nSFCfXzRqtTnzCu3Q7 RjUWDhnGfV6XJ3lL2sB4BSro4ftk4ZBhmGhnpbwe/qGbUHJxC8YbfpPjJ4E2MFENPFBRKXeyEGK9 9CJEPrtqN7LSkCvzFiHEQiFEPyFEQ7pBJuxpozveKGjDhACj6S/hJBxuO3i0ol3vvpVZBQXXoMgI CqeEMs+hN1WVbQmJb9LtGNVYOGQY97DqTnILbWS8QgmHa2gDwzBMlPGY7jfmH/kXN+sM4ykoRsFz legEHoCnCiGGCyEWCSGuF0I8JYT4nt6s6uxbef25Qua3wwMLTpMQHTwtxwAKczEhwmj6SzgJh+vv e7BLTrPCHWruFGs2/5iUmvpUdkHBzk5Dh583Z9OmASiool9n1/OvdJi8fOVw/KXb89UmLl42Itlu P5xktx/GX2pYbktMfD0mNvY3k8n0d92UlBc69h84l27HqMbCIcO4B7wMcW68RhsYr0EVPnynqIbF MAwTrSAkGdfCY/KvCleGZxDDeEKMbiwxkQnCSZsLIQYKIWYJIa4UQjzgoqKx3iAeQkSEmHihEKIv p0OIapBfHOPiFdrABBej6S/hJBzCNj7yROfuo848BwIixLlYs/knnZD4M4RE5ZG4/KY9PZGHMDW9 wUMQFum2/GEQKve+93E7/HVmO48807H7GaNn1ElIeMdssXzXrm/fSroNoxoLhwzjHkj6jHPjZtrA eA1y5OA7XUsbGIZhoojZ8lp4QP5FVVL8RYggw3gCPM4wdlAhlQlP0uTD6qFCiDnSG+wuIcTLumuD K/sbOoQQYr+M5kDYHMKTuVAOo6eXbsx0oo1McDGa/hJuwqHedr/2dnmbXn0WmEymP5PtaU9CICRC 4o/w+LPGxX3aumfPhXT9YBmExfL+A7X74Drx8e9C0KR9jGgsHDKMeyAfDM4NPKVl/AMLhwzDMEIc 0v2+4O+n8i+HjzGeoqpzowIuYywShRD5sqjISPnAAF5f8AB8UEa0/NeJGEjtF9n3HiHEVVJcRFoD bJthagPFcFAIBWPpItrIBB+j6S/hJhzCi2/T44c6Lblud2+ECqdlZt5VNynlRXgZwrtw7d0HusIj EdWLk+32Q7Gxsb/Ems0/lLbvuIJuK5jWd/zEs3EeQsxs3S10IqYnxsIhw7gHkkjj3EBoB+MfMNnF d7qONjAMw0QJp8jrIApaKC8QiAL4u4d2ZphaOEmOHeStYwILcl9nCCGKpBg4SKYXQJVa5AtE9eEn hRDvSrGPCoCuDFWxXxJC3Cm3c74QYogQ4jR5fBnGFx6S4wzCM2MAjKa/hJNwiEIoEAWtNttHyBkY ExPzu9lq/Qqi3ODpMyZm5ObeWrl1Z9+q/u993G7+lu39UMTkrItXDaPb89UQNj3knJkTYENnnDfe mWG/WnTtuiQxNfUZnIvwiCwtL19Ft2VEY+GQYdxDVZ7jfDD+A5NhfKfw5mQYholGFsjr4I1CiGHy f4gN+Ps47cwwtdBIjp0vaANTDbPMF4h5XaGsMNtNVpcdJz0CVwghNksRH4LLCzKXoCdCoLJfhRDv Sw/j22RuQngZT5APDVDUJIXuJMP4EXixYyxiHLIIbRCMpr+Ek3C47Iabe6VnZe2DCJeWmbkfockQ 5dCGsOUeY8ZMb5ibd3MgCqE4s0FTpk0yxcT8gVBp7a8zM5n+1BXBc5gtlm+R85Buy4jGwiHD1I6a iH9HGxifUHm9NtAGhmGYKOEDeR1EoQPkI8P/EBXwFwIFw3hCrsHGDoq1oLozqvTahBB1ZTg1BDu7 zOfXQAjRUAjRWAiRLT9DExl6Wyzz/ZULIboKIfpI77tRUnCbJguEwMtvqRDiEhnFALHvGun1h9yh EOuQIxDnGx4E/+5E2PPUUL36K5lTENtHHsJdMrcgHoxiH5E/rqkQIpl+MQwTZKbqxi48ZBmDYDT9 JZyEQ+QGRAhy07LTNuiXw/OvrKJieaO8vN1Z+fnXl/cbOI+uGwiDJ6OT3wqXZjKZ/kqtX/9Ruh2j GguHDFM7KnyMvT/8Cyb7+F4RisMwDBNtQPjANRBeTGC+fI1K83/I/yG0MKEBYhdELohbyAuWJ4Ro JoQolWLW6UKICiFEdyloIVR1uBDiTHlskb9ophSRKmWxG4hbF0uBC8cZD842CSGuFkLsEEJcK71P 4eF2uyxygZBCiF/Ig/eInIvAK/WwrJL7rBxDEMYQFotxg/HznhTKICJ+InNnfi6E+I8Q4kspoCGk GQ9FER6LBPLIjYg8e/COg7iGIiswVPqGYbsweEzAIJ6hIAcMlZxh8KSo8qYwsGGfUWwE38sbQoin 5feLEOEb5NwEx2uGFAF7yOMOYZOFQCacgFCoxj0ERMZAGE1/8VU4hGiHSsHBqhY8Y826wfA6hACH giNYBk/EtIYN78OYtyUkvNlxwKA5dL1AWK0ehyYTfjOPn4sm0zFUfMa+0u0Y1Vg4ZJjaUTdzCCth /AcLhwzDRDNafhuZFw1ATMLrRUKIV+T/ECqiHYSUQqhBPjmIdxDu2gohuggh+gshRgghxkvvM3iy I/wT4hw8vyDK7RRC7BZC7BNC4EbiMSHEUSm2vS4FNohHENIgnkEoCwfhKxwMQiIERoiOECIhSkKc hFAJwfIbKWIitBrH4GMhxIfymLwj830+J0XSR+Xxu0MIcbMUWSG4Yg5xmRBiuRRnkT8ZYh88P1CE BKIuKgs3l+MHFYbj6SBjmAgFDz4QmozzkefbBsRo+osvwiFEw/yyMi0k3myxfIP8g7RPIAyhyMhr 2FEKhyiYghyG2Jeyis4XIRciXScQVlOOQyzrPXb8tBaduiy1Z2TcD3GxTnzCuyNnzx5Lt2NUY+GQ YWpnm/zBPYc2MD5xnvxeuXIowzDRBqqg4voHTzAFvJywDN5q8DjD/2N17eFArAxDzZECX3vptY/8 jROFEOdKYQ8iKR7GIbQTodn3y3BPFIWAYATPOIhLEJyoGBUsg2cdctnBKw/7A+89hKVC1IWYBfHx CVk8DYIWPNXwWSBSQtTC3AFVb5HHF8LWKiluLZHfwTwpdMIrEaInhC4c+zFS8BoqQ9gxVnpLjzeE 6yL8FR5ECN+FgNpKCNFC5siDiIp9hyCKcN+T5bFAHj+EAiP1CgRYhAfXl3nOEDKMYwZxFh6W8HKF sIbQ4jrS4H0JQ0EQGMKPIejCcMxhCEuGmaQxDBN64LGMawJydDIGxGj6iy/C4fgLF59hiYvD76UD HnbIO0j7sH3VFpWes/Lzr8P3hPyM17/8envax4jGwiHD1I6qqIybH8Z/sHDIMEy0gtBTXP+Qm00B TzgsQ4GGi+T/EJuCCcQi5JtDpVgIUxCtIGRB8EPYJkQw5I5DGC1uRBHeCTENHmPwJqPimz8MIaXw UoNnGjxnXpXvCw803BQjjx0m4Ftl6C9ESewrogWw3xDkED4MIQ7eZ51lmDHENnxOCGwQ1SCkQTyD UBauwhc+F74ziJoMw0Q38LjG9eAz+dCAMSBG01+8FQ7h5ddt5Cg8CMNnOWZLTHyj09Dh59F+bMcN Hoj4rswWy3edhgybRduNaCwcMkztqOT1SNTN+A/c0OF75RBwhmGiCQhYuPYhLDZRt1zlpyuQHmf4 H2GZ3gAPMHiVQRiDdxoqxUJAg1CJEF6If8ifBy8/CH8Q5fzh3YfQVOSNgyclBD6EmD4ghUZ44eFG 9lIZjo2HR5Okl5wKJy2Tv7XIKQgvOHi5Me6DnIs4DvCEZBgmeoF3s7ou42EUY1CMpr94KxzCEIqL 3H1mi/XrPuMmTKXt7hiqIW96/FAnulzfXrl1Z99g5QbceeSZjhMWLR3pz8rMa/bf261JaSkiEhyx ZvNPpeXlq2gfIxoLhwxTM7j5Uj+8CMlh/Id6KoUbSYZhmGgBedtw7UOYqh5V6RWhogg7xf9v6doR RooKrRACEfqL9BnLZAXZvVIsggiI3HFU0HPXsA/wHkSxCIh+98piHbhOI28g8sdB7MP7I3S2jSwY Am8WLuQSelCoBceRwxIZJnpROcRheDDDGBij6S++CIdzNm0aUDcl5QWzxfItwpZpuzuG3IQobNKq W49FtA0GAa91t54L4xMTX0MVY9ruT4PAl5VfcG3dlJTnth08WkHbqU1beelQe0bDAzVZalr9x2wJ iW8ixyHO0Viz+Qd8HrotIxoLhwxTM6fIH15UJWT8Czxf8N3ihpdhGCYaUNe953XLIAgiLBjLUc12 gS7EDAZPRE/DgFHcA8U+ICTCqxDehfAyhLch9gHeh/BChAgJr0TkvUOILhPeqNyZEHwZhok+kFpC /Q5Mp42M8TCa/uKLcIhcfW169VkAUQzFUXKaFe6YvHzlcNqvJlty3e7eENfMFsv3oysrR9N2mFY1 OTPzrpjY2F/hrReI4ifwMky2px1EzkZ3Q677Tpo0xcl8rEZDgZTlN+3pSbdlRGPhkGFqpqc8sZFL ifEvz8rvFhUs9eF6DMMwkQJCbeEliN8SFMP4S173IBzC8xBhvdUmki4M4iGqzR6UFYJRURZegPDe hlcJcvdBBEQVTSY6GSLHirch7gzDhC9I+aB+L5AOggkDjKa/+CIcwhBm3Kxl67VqLEIATM/O3jty 9tyx7hQB2fvex+06Dhg0JyY29r+ZTU65gbYrW7Xvru4Z2Tl7TSbTXwlJSS/BQ3H9fQ92of08MYRB n3H+vDEoXALh05aQ8BZyEdJ+rsxT4dAaF/dpu759K+l2jGosHDJMzeBpHc6J7bSB8Zln5HeLG2cW DhmGCVdQXAPC4FRZmONmIcQRGfJbbaLoxOBlqFUhlH9Rgfd8KS5iGXIBwiuRYWrjDDlmbqENDMNE NEgb8Zs8/9fRRsa4GE1/8VU4hCEvYKuu3RdbbbaP1VzHFBPzv7opKc+XVVQsr83DbtyCRaOQJxHh yBASabsyhA+XlndYabZav0KkRZ2EhHey8gt2wesRIc9ohxiIwi10XWwXYc8Lduzq03XEiHOblp22 wd6gwYPwYoTHpL1Bgwemr149hK5Xk7kTqoww7PSsrH1NW7Rc76k3ZqiNhUOGqZnL5QUPoWOMf1Ee h6iWyTAMY2RQsAPeHBDxUNAJVZHfkcVAqBCoN3gYohIwcgbiNUKIkZewr8xjaJfbnybb9Q+pVHJ7 PLlnGHcYLcfMTbSBYZiIBWmVUDkZ5z4qzDNhhNH0F38Ih8ogyjU5tfmVdWzxqtAo7JjFav0qLTNz f3m/gfOcFTkZPa9yNPIkWm22T5BnkLbrDaLgues3DszMz78eFYrV+8TExPwOIRFiZbLdflgT7Bpn 3YG/qWlpjyelpj6Fys8QKNU6EAyRzxBVjmsSLKPVWDhkmJpBOBjOCVS4ZPzLVvndvkQbGIZhQoBN VvWF+IIQYORfRTjx30QMpIYcuI8IIXYKIZYIIcbK3IFZcrvwSIRXIfq6yjm1UrYv1S1ThS6e1i1j mJpQ+c1Q0IZhmMgHqTDwEAvn/d20kTE+RtNf/CkcKoP417pnzwuTUlOfNsXE/KGbPx0XERtl3lNW 0fkieOAhnBmFVSAcWqxxX8zdvLU/3Z4zg9A3c+2GQfllZVck2e1HYs1mt1LBQGCEWIjwZHgebnzk ic50274axE1Xno/hZCwcMkzNQNTCOdGKNjA+c7b8brfRBoZhmACTJ4uDwPvvdlmApNqEUmd4Wv6g EGKLrCw8QAhRKHMY1sYDchs1eYHBSwR9ULFYASFTvT9XLGbcYZwcL9fTBoZhIo5iIcSH8px/2M3f I8ZgGE1/CYRwqAziGfIXQhSU4xZRGGqe8w/yGiYkJb0MD0GENiMH4Iw16zzeDxRLQYXnbiNHzTy1 fceL80pLN6M6cmbeKTfmNivaXtiqzeUQKuFZOHHxshEIWabb8NWkWLowvXHWnRAykYcRnysjO/c2 iKi1eVIa0Vg4ZJia+UFezFQ4GeM/WDhkGCYY4OZqvKxUjArDPzkRBmHwLHxdCokrhBBnCiFaYB5N N+gB8EDEtj8RQqTSRh3wWES/HmT5Ybm8N1nOMM6YIMfLtbSBYZiIorkQ4lN5vt8vhDDTDkx4YDT9 JZDCIQxCoDXO9kms2fwTwphROAWVi52lfkGosqd5BkNtEEe7jzrzHFtC4pv08ygzmUx/xyclvQJh k65vZGPhkGFco7w94FLN+B8WDhmG8TeZssLwGiHEozKHarVJmyxCgjyFq6VAWCKEMNGN+chQ3fv1 p40E5TVSQJZj/7B8FVnOMM6AxyrGyzW0gWGYiAFRUF/Kc53Dk8Mco+kvgRYOEY4MoRC5BeHth2Uo lgLvP3gF1k1KeREFSjC+ITCGm3A4ePqMibJYC513VjN8D73Hjp9Gt2FUY+GQYVyTK09sVIRi/A8L hwzD+AqEtslCiF26PE/UIMrdJoS4QAjRTQiRTjcSAFDhUuXxuYg2EuDRiH4opELpJ9uepA0M44Sz 5HjZQRsYhokIThdCqDDPO2gjE34YTX8JnnBo+QZFUGg7wozhiRdrNv9ssVr/402ocqhsxS17e6Q3 bnynmn/Gxsb+kppW/7HU9AYP4bXZYvkexVl01aaPJaamPhMuhVhYOGQY1+DHGecDJ6YPDCwcMgzj KfAoRNjxDUKIL5yIhPAwhCchxDp4+WXQDQQB7KOqIIiCKbWBcGj0RSEWSopsQx4gC21kGAL/rgwv 0E0AAP/0SURBVDJM5IKiWyrVxq20kQlPjKa/BFo4POviVcOscXGfuRIOYRMWLR15vDiK9atw8jjE flusVs0buE58/Af9Jk85C8uHnDNTSyNiS0x8Ha+nrbx0aHJaGh4IQ0z8tvsZo2fQbRnRWDhkGNcM kT/OeHLA+B++wWEYxh1QXXitrliV3hByjBuo84QQLemKIUKbDMqiKO6AKs7ojyrOznhOtnemDQxD mCbHytW0gWGYsAZ5brXwzVoKbTFhhtH0l0AKh6gq3GPMmOkmk+lPiIKuhMNRc+afqYRDiGy03agG oRDnKEKtm5Q230SX2xIS3lTL8D1gGTwrS8vLV9JtGdFYOGQY15zDE/CAwsIhwzDOsMoHNyjwoEKy lP0mczrNEkIU0RUNwM1yP1FkpR5tdAEKsWAd/HXGBtm+lDYwDEHNWzbTBoZhwpYput/A62gjE94Y TX8JpHAI6zt+4tkoDoI8gK6EQyw3WyzfwXsvnDwOlUAoxcBVdLkL4fCn0vYdV9BtGdFYOGQY16ib Ob5ZCwwsHDIMowf5/HYLIf5HxMJXZXGQLnQFg6FEwx+FEKW0sQbgaYj1UKTFGcr7ndNmMLUxU44V VBBnGCb8QdoN9Vt4OW1kwh+j6S+BFg6P5wHMugOioCvhcMTMWeNiYmP/a7HGfTFz7YZBtN2odsb5 88ZANER6maR69qMLduzqg+VVwmFi4ht4fWKosvVriKl0W0Y0Fg4ZxjVILo7zAQIX439YOGQYBvn9 cDP0GRELjwghFhjUq9AZCJfGfn8vhGhHG2sBuQ2xLr4LZ6Das6oOTasuM4wehOxjnGykDQzDhB3q PgQ2mzYykYHR9JdAC4ew9fc92AXVh/GXtsGkcPgrciHO37K9H203qkEoVIIgvCqT09KewPJBU6ZN wrJYs/kHZ8VREMJNt2VEY+GQYVxzrzypB9AGxi+wcMgw0ctgIcT9RCyEgLZQCHEy7WxwlMcgwqrb 0kY3QDVlrI/qyq5AeBr64PthGFdAXMA4QXg7wzDhCYpiocgXzmX8PgynHZjIwWj6SzCEw5ps2Q03 92qUl4foE4fVZvtQee2Fg+1+7e3yNr364KH3PyaT6a+0hg3vxXIlHFKD12W4FEaBsXDIMK55Xp7Y rWgD4xdYOGSY6GOGEOIN3cTp/2RYZTntGCbsk5/jayFEa9roBk3l+h/SBgIeYKEffpcYxhVz5DhZ RxsYhgkL4GX/ijyP4ZXkqQc7E2YYTX/xRDjc+9Z77ZZct7v38pv29KRt3tqMNesGIxegFA4/CieP Q9jGR57o3LTstA0o7pJbVHI1lqlQZWXwRoxPTHq109Dh59H1jWwsHDKMa76QJ3hj2sC4BfJy1YS7 wuEwuoBhmLBjohDiLd3E6W0hxFwhRCLtGCbgd+Gg/Cxf+lDReZDcxn20wQk/yL7FtIGJGlCBuybm yTFSWy602rbDMEzw6SOE+E6ew0jXkU07MJGH0fQXT4TDNfvv7YbqwblFRVtpm7e288gzHVFYBGG8 dVNSnt928GgF7WN02/X8Kx2Q73B05fEcjhMWLR2ZZLcfTk1PfyQz75Qby/sPnIvvjq5ndGPhkGFc c0z+eJtpA+MWzYUQH0gPI2fUJhxCMDwqhBhLGxiGCRu6CiFe0AmGLwohzqCdwgx4R6r8NKiefCrt 4AEIacF23PEQ2yn7csGu6KWH9EYaTxsklXKMXEYbJFgP62M7DMMYh0W638nbhBCxtAMTmRhNf/FU OMxtVrQ9LTPzLtrmi0Es7DNuwtSRs2ePpW1soTMWDhnGOcnyxxsJ6RnvuV73PVIB0ZVwCMEQgiPa XiJtDMOEB3FCiCt0N0LwMESOl3BnFHLXyM+EHFSptIOHaHl8hBBTaIMT4I2Cvi/TBiaqeECOA3i6 UgFRCdGXkuXoh/5ow/oMwxiDekKI23W/lStoByayMZr+4olwiOImOc0Kd8hCIE/mFpdsQVgu8hTS vsqQB3DVvru6733v43a0LdIMnxHi6tzNW/sjVyO8KWmfcDIWDhnGOQgPwLnwCW1gPAKeOGoyBNN7 IFLhUHkY6vuztyHDhB9tpFAYaTdCF+g+01ba6CXvyO2V0QYXfCP7w6ObiU7gLaj/ndR7IKJ4DpYh zAsoD0N9f/Y2ZBhjAI989aAcIcq1pfhhIhCj6S+eCofwODzhN8ZkOmaxxn2Rmt7gofyyso0Dz5o6 WZ8Dcfb6jQPTMjP3D54+fSLdXqQZBNKGuXk3x8TE/I58ja279VxI+4STsXDIMM5Rghd7dviO8jrU GyZKN8v/H3YiGMLY25Bhwo8xujQPj0dIcSl4Fd6iuzb5q7Jxmtzeb7ShBiBYYp01tIGJKpTXod4g EKpiPXc5EQxh7G3IMMZA5SOFYR6cSzsw0YHR9BdPhEMtVLm4ZEtao0b3dBs5aiaqIddNSXkBQlnV +NYJiSgaUlbR+aLE1NRnwqmasLcGz0tUVsb3EGs2/1RaXr6S9gknY+GQYZxTIS94T9AGxmOo16G7 xt6GDBNeTNOdvzQFQbjSSwjxkfxMvwghzqQdfECFHnvyO3O6XOe/QogE2shEDdTr0F1jb0OGCS3x QoibdOckPwSKcoymv3gsHBaVXN0oL+8mtQyhyOeu3ziwXb9+86WQ+PwJQqIQDovV+tWgKdMm0e1F msHTEqIqPnOs2fxjaXkHFg4ZJgJRlS730wbGK5x5HdZk7G3IMOEFqrSq8xeeFJHAMt1nekgIkUc7 +Ijafm0VcCnK2yxSvmfGO5x5HdZk7G3IMKEFD6LelOcjHv4gZy4T5RhNf/FGOEQ4Lm1TBiER4cnt +vathMCYkJT0siUu7nOEMNO+kWYsHDJMdDBB/rBfRxsYr/DU65C9DRkmfCjRnbuRUPEXAiEKn6jP FKgcjVr4ihBiBG2ohYFyvQ9pAxNVKK9DVazHlal29jZkmNCxXndOHhRCFNAOTHRiNP3FG+EwPTt7 L21zZdNWXjo02Z52EKHNtC3SjIVDhokOZssfd1QFZfyDu16HnFeSYcILJbL5q2BIKDlfCPGn/Dyf CiH60g5+5Gv5Pt7ktnpRrkur6jLRhbteh+xtyDChAYL967pzEZ7mDFOF0fQXT4TDXc+/0qFVtx6L 6qakPkvbXNnMtRsGpaanPxwNwiHnOGSY6OAi+QOPv4x/cNfrkL0NGSZ8QKgVztv/CCGSaWMY0VoW c1HXoRuEECfRTn7kFPk+X9AGN5ki13+aNjBRRW1eh+xtyDChY63uXHxK5qhlmBMwmv7iiXAIG3/h 4jPiExNfa9G16xLa5sxmrFk3OLV+/UejQTiEsNp77Phpha3aXI6iMNNXrx5C+4STsXDIMM7ZKH/o Z9EGxidq8zpkb0OGCS9QvRXn7kzaEEas0l2DUPF9GO0QAFROSF/y6H4mt9GbNjBRRW1eh+xtyDDB pZsQ4lXdObicdmAYhdH0F0+Fw7V3H+ialZ9/HfIWTl6+cjhtpzZx8bIRqLzcfdSZ59C2SLNtB49W jFuwaBRE0na9+1YizyOKwsATkfYNB2PhkGGcowQuDgPzL7V5HbK3IcOEDw10566dNoYBg4UQr+k+ wwYhhJV2ChB4L7znItrgAQvlNu6mDUxU4crrkL0NGSa44PcDVZLVOfiMEKKcdmIYPUbTXzwVDmHw pEtISnrJarN9DJFs71vvtaN9YNe//Hr7Vl27LoHICE9F2h4ptvGRJzoXtW232paY+IYpJuZ/Qohj 6rpgion5wxpn+yQzP//6OZs2DaDrGtlYOGQY5ygvGiShZ/yLK69D9jZkmPCinTx3EYIVTrTVFSaB PSuE6Ew7BZjDfhB1UoUQf8jt9KONTFThyuuQvQ0ZJjigqOInunMvUEW1mAjDaPqLN8LhHR99fjqq JFvj4j4VJtMxiIhNSptv6jd5ylkLduzqs+nxQ51QSOX0Xn0ugGiGUGW6jUgxLa9ho0w80KW/x9SO xScmvTpx2bIRdBtGNRYOGcY5T8qTuoI2MD7jyuuQvQ0ZJrw4Q567t9IGg5IlhNiuu+b8IISYQzsF AZtuHyD++cICuR0US2GiF+p1yN6GDBMc8CDqId01HblyO9BODOMKo+kv3giHys66eNWw5LQ0dQ/t gIiIoiDwRDRbLN9iWZ34+PcHT58xka4bCQZPw7ziki266wHsWGxs7C9mi/Vrs8XyvclkUgX4HCaT 6e/UtPqP0e0Y1Vg4ZBjnvCBP6tNoA+MXqNfhS7QDwzCGZ4k8fy+hDQbDInNMVYWKyKT1KbRjkIB3 IPbhCG3wklfk9ubRBiaqoF6H7G3IMIEDD32u1J1vKBCGolUM4xFG0198EQ5hO48807Fdv37zk+32 QzExMb9DHDOZTH9BOEzPzt47YdHSkXSdSDHkeLTabJrnMUKSIQp2GjJs1rSVlw6F5+Xs9RsHIrdj WmbmXfhe0M9ssXzTZ9yEqXRbRjQWDhnGOW/KiUAhbWD8AvU6ZG9Dhgk/bpbn7xjaYBDqSI+8r3XX mpuEEM1oxyCzXu7LxbTBSwbJ7f0uhGhEG5moQXkdKmNvQ4YJDDOEEN/rzjU8iEqgnRjGHYymv/gq HCpDnsNz128ciGIgZ5w/b8yS63b3pn0izRCarYmG8CRMT3/YVa5HhG1n5edrTjTwyCwt77CS9jGi sXDIMM75SE4GcmkD4zeU1yF7GzJMeIJzF+ew0TyzE6U3pP7GDuFjXWnHEKE8BDvRBh9AuDi2eQ1t YKIK5XXI3oYM438gxsNTXP2u3COEaEE7MYwnGE1/8UQ4RGhujzFjpsOLEHkOaXu0GURSKQb+XJsY qOv7Y1lF54touxGNhUOGcc5XclKAqqFMYFBeh+xtyDDhiSrMgZx9RqCe9OL7RXdjh9xTfWjHENJY 7tevtMFHmuo+s1EEUib4KK9D9jZkGP/RkRTUeu//2TsP8CqK9Y1PQhIISIq5oZNCqGkQOgQIvUPo TemgNBXpCohUESkivfciSO9K701FUUBBsddruffqbf+r83/eyW7YzElITuqe5P09z/vA2Zmd3XM2 yey+55vvE0L01DsRkh7s5r84YxzO3LWvWamy5Ta658v3j0f8/N4uWjpod4N28aNhKOp984KwJLlA wYKfuLu7/ys0Mmqp3m5q593P6uJzwt8Tr/z5v8R+eh87isYhIcnzN+PmwFdvsCNHOnfoebRz/KtH u3Q4e7RLh9+PdukgqUwXPtez+JzxeevXgJA8BipI4m/kbb0hBygvhHhFCPEvy4PdISFEM72jDehr nN8+vSETQB5HjJ1ZuRPzNJxXs0WcV4mdqSmE2GmZV/BsgGh2QjINu/kvzhiHEAqieHl73y/gXfCT oqWD9oRGRCwft3x1G7MdkYjIe5jSst3cJBim5WNiFhqG4BfNevQarvfB59Fp2Ih+3oULf4AckGUr V3lN72NX0TgkJHnMikdIqm9bTnXtWuxo5/htydyMU1mtzvHb8Pnr14SQPIKZBxYGYk6BqCrrQx20 N5OXAGc2G43zfEZvyCQ+NsZ/WW8gaYPzag6K8yqxB9FCiE2WeQXPBDNzsKAWycXYzX9xxjicf+hY Yxhl/oFFTiw6da6htQ0GGZYww0z0LlT4lk9AwPnoeg2mYx99nNwivLcaTZpNKlCwkLoXQyQmCqQE V6y4GoZqUMWKawKKFTtmVpjGv0HlK64LjYhaFlopYmVIpfBVqMrcfeTo3vrYdhCNQ0IcyWfcKPyf 3mAnjnXqFHukS4efcLN9vFe3P+4uXSS/3fOG/O3SBfnvd65TmSx8rvh88Tm/9Vj3P9VDTteOP+M6 6NeGkFzOCONv5DW9IRtwE0I8YRzbahiuFULU0TvbkK+M843UGzKJppbPpIfeSB4O59XsFedVYjPK CSFWaXPLPKYtIlmJ3fwXZ4xDVAlGEZCqDRu/kFzbI37+V43foz8QXYclvIX9/a+gwrDePzcoftCT A1FB2qyYnB6hWEpUnbqz9LHtIBqHhDiCxPr4PUCeLNtypHP8VdxkvzP5Ofm306ccbsiprBM+b3zu +PxxHfRrQ0guBukbvjT+RnbRG7MQVLifJYRQ39Ia+kII8YIQorje2abEGOf9md6QyYwxjvMPIURF vZGkDOfVnBPnVZKDIOf2cu0BfokQIkTvSEhmYzf/xRnjcODUGV19AwPPdBw6vL91uzWHn3u+fL8h 0g5VldHPNyDwLPbZfPNOrD6eq8usqpwRJVRZjp2pj20H0TgkxJEixi/v93qDXTjWpeMM3FyfH/7k n/rNN5V9ujB8iHrIwfXQrxEhuRAPIcRJ4+8jqhRnNSi6MtByTFNnXbSokrqJzqbKx5uNY53TG0jy cF61hzivkmwEeXB3a/ML/j7zCxeSbdjNf3HGOERRDxiBNVu0eN66HUt2sfQWv1PehQrdmrP3YFOz bejs2Z38AwNP6fvkBvUaN65XwcKFbybI531nhbyHPv7+lxu07zBKH9sOonFIiCPBxs1DVkeFpJsj neN/w431d3t3O9x0U9mn7/fuMqMjMrtCKiF25IDxt/FDIURJvTETaSyEWK0VO/mnsYSsvt7ZhThi vJfH9IYsAKbrB8bxFumNxBHOq/YQ51WSDeBv8HnL/PKHEGKxEdlOSLZiN//FGeNQGYSRUUthdqEA irl97NKVbbEkWQjxZ2CpUvus+8zdf7hJhZhqC4qHhm3Tx3N1Ia/j2uvv1de14cYH9RBhiX8hvV0X Ijb1se0gGoeEOIJvGvF7YIdqoQ4c69YxEjfVZ58c6HDDTWW/cB1UdES3jlmVs4wQO/C68XfxvlHF OLPB392JlqIrpk4IIQYIIfLrO7gYgZb35K83ZhHI+WgeE5GbJAU4r9pLnFdJFoA5ZKSlgBT0nZHu An+fCckR7Oa/OGMcQog6fMTH751CPj7vNuzU5Rks18XSZJXXMF++f8AktPaH2VihevV5xYNDd+hj 5WahqjSMRX27K4nGISGOmHmo3tEb7MDhzh364ob63SmTHG62qewXrgOuB66Lfq0IyQUgx9N+42/i D0KIKnqHDFBBCDFBCGEmzzb1qRBiuhCikr6DCzPYeG+I2sxOhlo+1+zMSelScF61lzivkkwE8wzy 4/5i+Vv4vhBiiN6RkJzAbv6Ls8Yh1H/KlG6P+PklKVqHIiGopDx6yfJ21r5qeXNg4JnK9RpM08fJ TcLybCzHRlVpn4CACzBWfQMCzsMwrdmixXPW5duuIhqHhDhS1/ijd0FvsANHu3SYghvqOwvnO9xs U9kvXAdcD1wX/VoR4uL0EUL8avw9/Nb425hRULVyvBDismYW4jjrhBBt9B1yCYeN95kTkX8vWz7n jnoj4bxqN3FeJZlAT0t6CFPHhRCd9Y6E5CR281/SYxxCC4+fbhQT1+jFwJIlDwQUK3YUUYVTt2xv gaW5zR9/fCiWNAdXrLga0Yn+gUVOIAJPHyM3CEuSm/V8bJh3ocL6CppEoepyQR+f95p27zlC39/O onFIiCNxxi92diT/dxo+4NhLfMAhuZCCRoJ48yZnu1E0Kr0givs5IcRF7eYJles3CCE66DvkMv5i ec8BemM2Mc9yDu30xrwO51V7ifMqSSfRQohXjOKG5t+7/xNCrHXx/LgkF2M3/yW9xmFKgpHWZsCA wYElShwsULDgPWWaFS58s9uIZ/rofXODUDnaw8sLaRCs97vJyjN//q9a9e47RB/DrqJxSIgjSMyP 3wN8M2k7+IBjL/EBh+Qyeggh7hp/A/8nhBimd0gDqL4Mc2qJEOIT7UYJBQ82CSE66TvlYgYZ7/2g 3pDNLLRch1Z6Y16G86q9xHmVOIG7EAJL2pEP1zrXoDDDCCGEj74DIXbCbv5LZhuHVq04ezGuz4SJ PbFMuW6rNuP0dlfX9G07mxctXXqP+XcoX758f/cPLHLSv2ixN/Haw9Pzp8ASJQ55eXujACv6/IEi MnYthqKLxiEhjjQzfpmP6Q12QH/A+fvVy/K7s2fk365ccrj5zsv68fw5+dOF8w7bM1t8wCG5hO7G g5b50HVSCBGhd3oIyIWInFF7hRD/0R7gvjQqIsMsxENeXgOGIT4HGIg5DSqH4lwQhYO5jiQzr5r6 5/Vr8vtzZ9Uc+zD949oVh7kht8i8x8jO98h5laSBhkKI17Tchb8LIZYZhaEIcQns5r84YxzO3LWv WUxc3NQG7TuMgmmWW5cfp1X9Jr7Q3dPLC6l9ZIGCBT9BoRhs7zRsRD9s8y5c+AO8NvM8Gmbij816 9Bquj2VH0TgkxJGWxg0IclLZDv0BZ+/yFTIkvJpc/4rzkRL/vH5VXtm5U3535rRDmytJfx940GnT upN8vHsf+a+3rzn0z0zxAYe4OLpheC+NUYZ+xhLjV4UQ72lGIXRJCIHfiVr6jnkMLE02PxMsWbYD y43z+TcLpiSgz6uJf98PH5JVa8XJoIoxskTZaAcVKxMpS5evLE9s2OAwN7iqvjp5Ul7duTPx9e6l y2XZyJryxIaNDn2zSpxXSQogz+5cIcR9bb45ZxSgQuVkQlwKu/kvzhiHi06daxheo9Yc93z5fsvn 4fGrz6MBF1FFGbkN9b55QTAK8TcJn0fZ6CqL9O3ehQrdMrch7yO25fPw+Ft0bOwMfSw7isYhIY4g OT9+D3J6WVmy6A84r7+2RAaWiZQrZs12uPlOTetfmSfLRdeUN/fvd2hzJenvg8YhIQ8lnxDica1A CZYUD9c7WvASQjQ3qlPquQohLEF+wyj+UVLfOQ+DzwOfzyG9IYdZbbl2L+iNeQ19XjX14YEDyjSM bdBcvjRhkpw1fqKcOe75RM0Y+5za/tGRww5zgyvqh/NnZaMmreSzQ0YkbqNxSHKY6kKIl4QQH2lz zsdCiNlCiGr6DoS4EnbzX5wxDqEez455HLkLUUG5fEzMwkrVa84dPmde4r7IcThl49aWrlhF2FmZ BqFhBs7Ut6dgHP4aXa/BdH0sO4rGISGOtDduSvbpDXZAf8DZsSjBOFw562WHm+/UhAeeUuWryI+P HnFocyUl9z5+u3ZF/n79qkPfzBYfcIgLgcJPiDZDURLz4etTIw+UDgqkNDFyvULId6ibhSgghZ97 jEuS54DxWSEaxm48b7mWKICDa54n0edVU7cOHpQlylWWQwc86fC3Pzfq69MnZdmomnL8iJGJ2xDR j2XKWf0lnFWcV/M8lYUQU4UQH2hzDvKCodBTrL4DIa6K3fwXZ4xDRBaWDAvbXLR00B69DYYhCn88 4uf3dj4Pj1+88uf/En2xTFfvm1sEExWmoRDiT0RfTli1tjW2JxqHhQt/iNdJlyp7fd+mb/8n9LHs KBqHhDiC5Xf4PditN9gB/QFHNw5hlq2e/Yo8unad/OuF83LdnHnyhZFj5fJZs+UXJ44n3pjvXbZS NmveXhYLi5IjBg6Ve5YuT2xDvsTDq9fK6WMmKB1atSZJDkXzGMfWrpOXd+yUU0dPkBvmzpdbF7wm X50yTf588UKSh4Bfr1ySr704Q76xeKnTx3D2fexdtkI94KD/tlcXJXnY+fXyRXlg5aoMH9MqPuAQ mxMqhJiYzAPYWSEEvu00CTYKo6CAxtVkTEII2182CmsUsOxLkgeVqM3PLlBvtAmY7342zhFLzvNk 9I4+r5oyjcMn+g52+Nuv67O33lIRiWc2b3Zou7Btm2pDH7yGGXdt1y45f/JUOeXZcfKlCRPlyQ0b 5T+uOuYRxBdii6fPVHMR/r1n+YLsxp69CRGPh5NGPCa3PbVjYo6b+PRoWbJ8FdmoSWs5a/wk+fWp k/KDAwfknIlT5MdHkn7BePvQwSTnpX8B+e7ePXLe5Bfl9+fOyEuv75CzxiVEa57csCnVL/U4r+ZJ kCYIqS/uaPPO10KIRUKIRvoOhOQG7Oa/OGMcjpi7oAMKf8R17DJSb4M5BqMMv8fu7u7/KlCo0Eco DuJdqNDtXmPG9dL75wbBKDQNQVSP9g0MPI3tHQYPGYBt+Tw8fk6uOMru+1/V0ceyo2gcEuJIZ+OX eafeYAf0BxzdOIQRhpv+Vq07yBYt4mXl6vVlnXpNZWCZCFm9TiP57p49qh8eYspG1pBFykTKarUb qdfY/u2ZU7Jnl8dk0bBIWaNOY1mzbhNZPCxKdu3UU3558oTq8/crl2STpm1l9TqNVf4njNuiZQc5 dcwEWbxstHxrXdJ8T+e3bJNFwqKUqYjX35w+maZjpOt9TJikHoQaNmotO8Z3Vw9L6IeHHixfLhoW pY5ZrXZDtU+nDt3kfeNhLrVjvrN7d5L3BfEBh9iQ8kYU4RHtAQw3KlhqHG0s/3pKCLE1mXxRppD7 EA9y+JuIXH3EOcYYn6Mtv4SyUEEIccE4VxRN6a13yO3o86opZyIOvztzRs0TmMf06LzePfrKKjXj 5DenTynTbNzwkWrcqBr11JxTJqK6DAyNkM8+OUL+btl3zexXZJnw6jIsooZs0LClDA2vJitUri0P rVql2re9+posGhYtj65Zm+R4215dmGQ70nc87Jjo8+GBg7Jx4zZqW/nommpOv3v0qLrH0I+xZNos GVypqpp768e1kKER1dQ54ss26zmgzxN9B8nwmDqyXsMWslx0LTWfTh45Jsn56uK8mifAl1VPGH8f /6nNPd8LIVYIIVroOxGS27Cb/+KMcdh/0pRuvgGBZ7qNeKaPdfuGGx/Uq9GkyWTTLKvZosXz2D5y /sL44qGh2338/S8jP6I+nqsLUZa1WraegIhDNze3/wssUeIgtpvGoS4UUnGVwigQjUNCHOlm/EK/ rjfYAf0BRzcO8YDQomW8MsUQVffzpfPKPNu3bKXaNnro04k359PHPqeiC97b9yDH4bCBQ1Q+o4Or Vsnfr19TenPdBlkuqpZqQx8sW2reor0MDI1Ux8eD0C+XL8p7x46qXIPmg4ipiU+PUg8Yd42IhLQe I73vA59B4yatZeeO3dXr365dlV079lAPSvtXrFJjo8+ORYtlyXJVZL9e/Zw+pik+4BAb4GZEa8xP JrLwT6PQE6pPotokzECYQ/oNzE9GXldEJzYWQnjrByFOc9P4bBHV5wqg8rX587BBCFFa75Bb0edV UzAOYX6ZOQ6t+Q0hRNvDvDP7TxszQZauECPf37cvcdtHhw/JMuHV5OSRY9XrnYsWqy/SMB6+6Pvt +lX544VzcnCfQbJEuWh5Y2/Cl2IXt29TKTh6de2tvlDDXHT3yBHZsHFr9eXXTxfOqyh+fBn25tr1 Sc4buY+x3fwSb8draTvmp2+9qZYqPzvkKYexzGMcWrlGFisbLQf3GagKqfz+9lX5+fG3ZM8uj6v5 9NTGTQnHNO5NasU2UcVWcP7fnjkje3TppT6jh+VW5ryaa6kvhJghhLiezBx0zWirp+9ESG7Gbv6L M8bh0NmzO/kHFjmJysrW7XP3H24SVL487iNkwcKFb8JQM9tgHvoXLfqWq+T1c1YLj59uhAIxqJYc GhG1DNvMpcqmEI1YsLDP+w07d31a39/OonFIiCM9jV9sROLYDv0BJznjsGmztrJ67Uby+3NnE2/E 8bBQL665MtPMaAhE6+HB5PahQ+o1Ig5wQz/pmdHqNQxBc0nRc0+NUg9QiNzDA0DTpm1lnfrNHJYl P9lvsKxco4H81qhwjGTriCjs/1h/9RoPYmk+Rjrfh24cYjm1aQZazxVCLidEYby3d58aL63HNMUH HJJDlDWqH+8VQvxLewBDoZK7Rv7C5ExCCMtH1hkRH1H64CTDNDM+Z1wDV2IUls4Y546fK7zO9ejz qinMV2FGZJ5eURkqEhohH+/WO3FeuPbGG+pLrNemzkgcY8XMl5U5d2n79oT56PUdcsn0mfKH8+eS HGvj3PlqnjLNvglPjVJzJeYma7+L27er+R7z0s7FSU09U7pxmNZjwqDEl39jhj2T4lgDHx+gvuTD F4XWsXD/EBJeTT41eJh6bd6bLJ+ZtHDblvkLkxwzOXFezTVUFUKMFELsEkL8oM1Bvxvbkf81SN+R kLyC3fwXZ4zDFWcvxkXUrj0bJpiZzw8atWhRexiGws3tj+LBITut+8w/dKxxeI1ar5QMC9uij5db tPb6e/WR77DXuIQl2f0mvtAdxWP8ixY9Xiqs3KbYdvGjXbFYDI1DQhxBtVH8HmzSG+yA/oCTnHEI 06xD+26Jy3TN7U2atknWcLt1MMFwQzQeHpCiq9dTS5GxnAnC/yvF1FFRBmY0AY7RqcODpcCmkDew WFik3LssIWfi4VVr1es9y5al6xjpeR+6cbhp3qvqmDg367lCu5YsU22IKnTmmKb4gEOyAXchRB3j AQxFLJJbWqwv9bIKJiH+nj1rFDIprB+AZDr4vPHZv6g3uABhQohtlp8fVN9uqnfKTejzqikYhzAC 8cUXIvTwhdJ3Z88kESL/zP74Eqx9u86yZct4VaAL80X7dl1UJDvmEbMf5pdLr78ul0yfJV94dqx8 vHtvWS6qpjLoTqxPMNQw39SLa6Fy81rPySo9GvBh2x92TN04HD3sQXS9OdaJDRvU6gCcU3z7Lg55 CtVKhObt1HvF652LlyqD8MjqpMuoE5Y+O56zVZxXXZYaxpcN+EILUez6XHRbCLGAS5AJeYDd/Bdn jENo7NKVbRF16Jk//1cVqlafX7Npi+cDS5VCgVGJnIZ127QZZ+2PaERE5JUIDduqj0XZWzQOCXGk r3GDs15vsAP6A05KxqFuciW3XTfcti9crEy03j36yJljE5ZhmcKyLCRIR2J2PDDoY5lChCGWJj3R Z5B6/dSgYSqfIB6wMuMYaXkfunG4cubL6pjH129Mcq4QiqWgDcuW8VofWx9Pf798wCFZAJaIdhFC zDWWFidX0Tgl3RJCbDYe3hrSJMwRUAjFvB5l9EYXopPx82S+l5VGwZdchz6vmnpQHOUJh7kjJa2c NUfNR8iJi8IiQRWryqXTX0psR8ES5NvFuGGRNdQXZ2OHPiOf6DdI5fqFQYd+rVt1VBHwVsNRV3IG YXLbUztmmozD9RtUHmBE5CeXxxGmYts2ndRcidcwDq2mpD6efs5WcV51GWoLIcYKIfYLIX5NZj66 J4RYK4Tob0TJE0I07Oa/OGscQuOWr24TWKoUvjAwVyyogiiINkT0nbVv95Eje/sGBJ418x66slDU ZOfdz+ri39Rk3ceUua8+rl1F45AQR3CDg98D3OzYDv0BJzONwxMbN6q8hctmPHjIMYV9zCi85May CiZgZLVYtWwrunp9+fxToxLbMnqM5Lbr70M3DhPMwUhV9Vk/JpZRwTg8vWmLeq2PrY+nv99MfsAp LoR4VN9IcjXhRjEKmDIwCX9J5uErOX1pFD95xfiyA9Vw8+uDkxxhtHGNcBOdG0DUpPlz91+j8jYK qtgB5OLMsDmuz6umnKmqbOqTN4/J8tG15dxJU+TCF6er/L7W6sZD+j+hcgEiP+Ffz5+X/zCMwU1z FxhfcCUYbX169JXRNeqpvIDW8e8cPiQXTZupKh6bS5V1c86c18yxUjtmWoxDc6y2bTqrQi1YKm09 JpZBo1gach3idUqRhTlgHOLngzlbM06kMdegwvFF42+BPi99JIRYLYToI4QI1QcghDhiN/8lPcYh hIIoHYcO718+JmZhaKWIlQ3axY/eeftuXRiHDdp3GIUoRP/AIidQUTigWLGj+v6upoTCMAHnsQQZ /6ZH2NeVlmzTOCTEETOBKRLF2w79AScjxuGMsc/LUuUry4+OJDzUfHPmlKpMjKVIZnVjCJEEePBA hWEkQU8pGtAUcgqiemLfnn1VdMOFrQm5nTLjGGl5H7px+MWJ4zKiaqzsGN9N/nLpwbKv78+dkc2a t5dVazVU1aSdOaapTHrAgWF4ylhSSnIneOgabhSdQBL4H63fzD5EiOLAQ9pSY38sNWaFY3vznnHt ELGXW4DBjeqn1p9N5AFGsYOcZrkQAn9/020g6vOqKWeqKlsFoxHmWsPGrRKLb0GYS5CWA5WIrcYb 5qUuHXuoL7jMiMMVs15Wc/uO15YkGRtFVrB8+sMDB+SxtetUH/Q127FkuEeXxxLGMsy+1I5pRuNj rsScjQrMZj89x+Hs5yarJch7l61Icl6b57+qti+cMj3JfrpBmNJ2qzJpXsXPA/bHzwdxDkQH9jC+ mMK9yd+TmZsgRCSj+jFS/KBKMiHESezmv6TXOExJMA+R6w9mIqopY0mzd6HCt5p06/aU3teVpBc8 Sa8KFCz0sT62XUXjkBBHkKgZvweIALId+gMObsITHhwSEpDjwaRRk1ayUwfHPH3mdtP8QtRCYJko le/o6htvqG2IQMBNfePGbeSql16W215dqAxAPBC8OGqcw1h6jkMIBhweSIqERct2bTur/tb2jBwj tfdx7Y1d6sFJ74PPBw9IyD+1Ye58uW7OPLUUrFhYlEoQr4+d0jH195vBB5yiRuVVVL7Fz1xzvQNx GbyMPITPCCHWCCHOGIUx8MBlXt+UBAMRieOvGl9Y9BNC1BVC/EU/CLE9TYxr+pnekEtAsQNr9WXo uBCis94xGylvnMffhBBLhBCP6B1SQ59XTcGcC6oYk1hVGdHtyVVWPrVxc5L9Dq9eo+YzzDl7libk +zX13IhRskiZKDl8wFD1xR/mJkTxId9g8bBouc8w5JBPEXNUmYga8qUJE9XSXxh6GHfCiIQoflQ1 RoXl8Kp1VXTj5nmvyse6PS6r1m4oS1eoIt9al2DOpfWYiG6MqdVQNmjYSvX79cpllcbDavThmI2b tJEh4dXl1NHjVb/Jz46VQRVi1Pl+c/qU6oe0JMkZhClttyqD8yquP34O8POAnwv8fJDkgbmK5cYD jNQYiGLHl1r6HAVhPtshhBhv5Dz10wcjhDiP3fyXzDYOrcKy3Ckbt7Zs1bvvEEhvdyW1GTDA9Asy oj9QREYf266icUiIIwONX2Yst7Ad+gPO3uUrVCXD9a88ML9gjmGZkx41p2//7K23VK4iFC/BdtMU w9Je5CoqE15NhoZXk/UatlARDTDkUhpLF84Hy4dNQ1NXeo+R3Hbr++jXq69KJo/k7fq+WKaFCMPQ 8KqqUmZ8uy6qeMvDxn7YdiidDzgwDPEtvtVQYrShffEwoikQXQVjEBEWJ4QQd4wE8P9J5mZAF641 qh3j4eukEGK+EZHmyjnwiCMbjes9TW/IZZQSQswUQvxs+Rl/XwgxQwhRU++cDSCqzDwPGEb4e5xm A1GfVxP/vh8+pJbfwjzUKypbKysjN691P+T6RX7CuIYt5XfaUuPvzpyWE556Vi0JDqlUTeUEhjF4 cfvrKrWHdSxE5aNvxSp1VN+YWnFy4YszkkQOIsIf0fAw7tBv9NCn5bG162VMzTh5YkNCJKEzx1z7 8lxZoXJtNUee3bJFFRUrH11LntyQULQMuv/mm+o4KGiG+bRyjfpyyrPj1PJps8+eZcsd9nvYdqvS Oa/ieqO/aRhCjDZMAJ8Nfi/xpRSiCA+lUGTL1NdG3kJ8nm2EEMX0AQkhmYPd/JfUjEM9Jx+WIg+d PbsTqiXrfXOzhsx4qXNA8RKHrQosUeIg/sVybPwtdXNz+y+iKwNLljxQPDR0e9Hg4DcQdemeL99v aENRmdZ9+j2pj21X0TgkxBGXynEIUwuFR6wPEj+eP5ek0uPDtmN/RBngQcdqisHAw7ho+1XLZZTS WFb9dv2qipgwjcDklN5jJLddfx/J9TH74Zg4N5yj3p7Sfiltd/IBJznD0BSjDbMfT8MAQX7ArkKI icYXBm8KIT4QQnwnhPhXMtcqJSFyEBGGMAcRcYixnhJCROsHJrkSmMvmzwIqE+cFEGmLat8w0a2/ C8h1BoOinr5DFmFGHVqVZgNRn1dN/fP6tWQrKetKbv7664XzKp+gvt0U5pRvz5yWPxvpMzBvYf7C fnpfjGPtqwtzGc4D++M1Un8kN/+m9Zjm8TBf/uNqwjytj/Wg3xn588ULDm3mXKvvl9J2q5ycV5Mz DE3lpWhD5HGMEEK0NeYdVC8+IIT4JJnPxRS+9HrHKKj1vBCiA5ccE5K92M1/eZhxiGIenYc/3Teo fMW1E1atbY1tse3iR6MQCgwzvX9eE0xVRFLm8/D4JZ+Hx8/RsfVnrL5wpYG1z+abd2KxTNvL2/tz D0/PH/H56ePYVTQOCXHEpaoqUzmrND7gPMwwhBhtmHmguEw5IUQtozIxKj4uFkLsMXIFfmwsxfp3 MtchLULU4BdCiMtCiG3GA2s8lxUTwyjDzwgewvMizYzCCfj9sP7O4Jv314QQY4QQPvpOmYg16tAq mPkPNRA5r9pLaZxXTcMwpfx7uTHaEF90NTDuU1G0CBHO54QQXyXz/q1CIZMbRl5SfEHW0UYFjgjJ 09jNf3mYcQhN3bK9RVhk1FIU9ggqX349Cp7g74xPQMAFvYJyXtPYpSvb+vj7X3Jzc/u/oPLlN+jt plBIpkaTZpPwuSHHIZZv633sKBqHhDiCCqf4PcANme3gA469lMoDTmqGoSlGGyYF1YGLGAZgdSFE ayOFwGQjd9UuIcRZIyoQ1YVRiRhGYGqf88P0f0Yhks+FENeNiriI2BhiRE2hQiSWLBOSHP4WMxqm dV4H5gZypt1N5ncNxWMQjfuEECJG3zEDJBd1aFWKBiLnVXsplXk1NcPQlCtFGwYKISoLIVoaq14Q /QcTHnMdvvDCsuLUvuyCOYhIX+QpRDEtfGmG3KMV9YMRQuyD3fyX1IxDCAVP+k+Z0q1C1erzEX0Y XqPWK8PnzEuxf15Rp2Ej+sE0zOfh8bfoeg2m6+1WdRg8BLllJaITazRpMllvt6NoHBLiyGPGTZgt o0b4gGMvpfCAk1bDEMoN0Yb5jEgiVIdGNUYkW4fZ10sIMcx4CHrZiAB5XQhxzIjYg/GHaCQUBsFD IB6M0lJpOK36nxEh+K2xlPKCURkW+QVxXo2Nh6qsjIIieYMXjJ+5fXoDUUbqLCHEpRR+v383/l7O MYo0oMAMvjTAFwjOklLUoVUOBiLnVXsphXk1rYYhlJPRhvgSAblr8aUXonC7G19AYR5EVDJMc8xD mAPxRRUMP/38UxLmMhiJuD+dbvy+NOTyYkJcF7v5L2kxDqnkZVZaRv5CLN3W80GamrP3YFNEa6Jv Pg+PX6NjY2fqfeyoLDcOC1esGOAbHPGiqYDgyFzzzZdfSGSc+b78gyNxU+AUhctUKucbHDk6YYzI 0T5h4XjgJjlPT+MGDUs6bAcfcOwl7QHHGcPQFBKPFzSqG+KBI8CItkMycixLwgMBHkLwII2lReFG zjxEJ9Qwqu/iwQEPKDDrsAQJhh2iFvB3CcU8UAUR0XooZoAHFywbRIEPTFrbjeg6RCmgaMd5o7ov ljXdMiKG8HCDB5a/GlF5MONg8iFKz5n3ml7BbMDxcGzTBIQJgfxNeAhDIQpUN0PkJj4XfG4F9N8d QrIIRKKalUhRbZSkDL5kQPXxpw3zAxFS+u+7Vd8YBgu+cMDfLuRu62GkB8DfPEQDo9JzJeNvJcbW x0hJiQYi51V7SZtXnTEMTUUJIQoZXwohfQUi+jCnltTmVDyTRBrzBgxufJmEHIHdjEIi+IIJS+zx xcBsY+5cY6SpwJcEbxnzJeZJFMpK73yIufWmkV8X8/JLxu8Icu/iZxznixyGhJBcRlb4LxnBGeMQ +foQadj3uUk99Fx+eVGIwvTMn1+ljnBzd/+3f9Fibzbt3nMECqkgJyT+bdipyzOBpUrtRWQi+nl4 en3fpm//J/Sx7KgsNw4DQqIq+IVESlO+wZF4qM0V+IVETjbfl09QJB6y08SjZWv6+AVHvmH9XB4o fE2pUrV5c5Cz4Nth/B7AULEdfMCxl8wHnKFVorCUKL0PDblNMPowIaKwyD+MyqvfGwYkzEg8aOGB a6cQYqXxkDRKCPG4YbzgIQ5Lg2GiooAJIXbmWePnHl8aEOfBFyX4AgU522Ca4AsMFHRQN9XZoL8/ X7vGKc6r9pE5r+K6OGkY2kFInYECWUh5gXkOpjciIDHPYfkwIlI6GV/6YZ7jl1yE5GGywn/JCM4Y h8h3iIrB+NtXoGDBe8WDQ3bGxMVNHTRtZpeUjERE4WGps749N2jh8dONQiOiliWZE9zc/nDPl+8f Hp6ePyC60M3NDauhVJuKTCxa7E19HLuKxmEGSKdx6O4bEnHI0TC0KDgcNxlu+o4k28A3vPg92KE3 2AEah/ZSFhmHGCc5wZCzCpMPHq4hLHdChUSYdf80DDtUmcRDDCIhsBwY0Xr4JgwGHh7MEbmHKIe3 jage5A3Eg84hYykVom4RXYEoCzz0IKk6oiAQiYHqi3FG9CMi/GDyIXKSf7tIXgMmAX5vYQaQzAV/ W2KNlQATjNxtiPZClDSisxAhjb9f+EICaQ/wBYWzhiONQ5spg8Yh5krMg4iMxxyoz3/4OcH8h0JZ t405EPfwmANhWh807v9gYuPnDbk6pxqR+4h4Rb5d/DyaUa81jehFzIHu+g8wIYQ8jKzwXzKCM8Yh DMCOQ4f3DyxZ6kCBggXxN1X9DXbPl+93vC4aHOxgJKIQSPmYmIWIUtTHyw3C+zPN1IfKze2PR/z8 r45atKi9PoZdReMwA6THOPQLjapv/Tx8giP3+QZHTPMJjriZZHtoBJYgkpwByaTxe/CG3mAHaBza S5mwVJmFUQhxXWAi4PcY0UUk50mtQIpVXKpsU2XCUmVXKoxCCMnDZIX/khGcMQ6tgjHYZ8LEnkEV KyLgQGLJLiLq8H8sy1URiaGh20MjIpYXLFz4Zp2WrcfrY+QWzT90rDEKxngXKnzL3d0dX2SZ+Z3/ xBJmfBahERErXKWasilXMQ7dfIMjGvmFRkxMyAcY1Q+5E/VOmUHZsmXz+wdH9PALiZySYAxGxWOb 3g+kyzgMipiX+HkERWIprIrOKVQmuohPUOTfzTb/kHDk6yI5A35G8XuAiCvbwQcce0l7wDFxxkDM DcVRCMmrYO7H73FfvYHkCCyOkguUwrzqjIGYk8VRCCEkzWSF/5IR0mscQliqW6F69XmeXvm/Dq5Y cfXAqTO6Vm3YeEpgqVL7LBGJqpJwVRepJJwRLTp1rmHPUWMfi+vYZWSNps0nxraLH915+NN9Z+7a 10zv6wqyvXHoX7pShE9w+PvWMRIU8T9E6om4OCQlV/iGRG57YORFnEluyZx/SOT4xD7B4e8n2T84 opNfcOSPDscKjvzRPyQCee+SkB7jsHjxagV9ykRW9w2JesIvNBJL/BRFi0YX8gsK/94czz8kEomZ E/EvE17vwfmE/zegdEwJazvJVLAEE78He/QGO8AHHHsphQcck7QaiIw6JMT16G38/qLAB8l5Uos2 dDAMTTiv2kupzKtpNRAZdUgIsT1Z4b9kBGeNw6fmL4yHSYjluQHFix/x8va+jyrBles1mBYWHb3E 7Lfi7MW4/pOmdIuOrT+jZFjYloaduz6tj0XZW7Y2DguXqVLOLyj8BwcjzzpeSOQSs79PaGQzi7n2 f38pUwU5Rx4QF+fhFxL57oN9I8aZTb6hUV39QiL/0Me36E+/4ChUKk0kPcZhcgRUqFDYNyRy8YNz j/wY26x9aBxmK+2Nm05UzLMdfMCxl1J5wDFJzUBk1CEhrgdyhOL39wm9geQIKUUbpmgYmnBetZfS OK+mZiAy6pAQYnuywn/JCM4Yh3P3H24SVL7iWuTrwxJcN3f3/yC6ELkP5+w92LRsdPTi8jExr+r7 5QXh/dds0eL5oqWD9vgEBFwo5OPzrm9AwPniwaE7arZo8Rza9X3sLjsbh26+IZFHEvcLCb/oHxZR Guafb2jEIBiDpqHnHxxZR+0RHu4F083cB9GF1gF9g8OrKAMwwXD8lxpPba/s5xcU/t2DY0UuCQwP fwTC/xPPPyj8O/8y1XzN8TLDODSWRD8wKIMjP34kOLKi3o/GYbbS1rjpRGJT28EHHHspjQ84Jg8z EBl1SIjrMNr4vb2mN5AcIbloQxTGeKhhaMJ51V5ycl41DURcb/1ngFGHhBBbkxX+S0ZwxjicsGpt a0QPRtdrMB3LcrE0GbkON9+8E9tv4gvdazRpNql4aOjr3UeO7q3vm1uF996s52PDkN8wmTlJCZWV C/r4vNe0e88R+v52lm2NQxVtaJqDQZH/8QkLL2tt9wsJX/PA6AtH2WsFciBajveudSmyX0jEXMt5 JJpCyJloGes2DEizDf/HtsT20ChU3DXGywzj8MH7SDA1w9f4BlcI0fv5lwkPSsjvqN7fZD0ikWQq LY1f7CN6gx3IrAec369flWtefkVuXbBQ/uvta8lux+t/Xr8qV89+RR5bu05e3rFTTh09Qa6bM0/+ fPGCav/h/Fm5ad6r8oWRY+XyWbPlt2fOyP0rVql9MJY57t+uXJKHV6+V08dMUDq0ao3aZj0u9jm6 dp3864Xz6hjmmF+cOO5w/tgXY5jjHV69Rv79ymXVdmDlKjn7ucnymzOntfd8Ta56aU7ie8sMOfmA Y5KcgcioQ0JcA3yB+LPxe4vUFiTnsUYbptkwNMnIvGrOXfuWr5TfnjktF0+fqeaura++Jn++lDBP WvulNJemNkeawr6Y36Y8O07N1V+ePOFUn8ya+9N6vulROufV5AxERh0SQmxNVvgvGcEZ43Dt9ffq N+zU5ZmAosXexPJks0Lw5PWbW/kHFjmJSET/wMBTyO+n75tbhSrTHl5e3+lmYXJCAZlWvfsO0cew q2xrHPqFRPRJYuaJrvmStAdH9Xpg2oW/J4Rwx3afshFhfkGR/0404ow8gqVK1fb2CYr8LLnz8AuJ WGc5x9XW4yS0R65+cC6RSy3bM8E4jHjGNzhiql9I5K4H5xD+s0/pyOp6X5JtNDZ+oU/oDXYgIw84 VuEGv2Hj1rJjfHf1gJDcdrz++9XLsknTtrJ6ncayaq04Wb1OI9mwSWv5zZlT8qMjh2TDxq1kkTKR sk69prJSTB1ZL665jG3QQjZu0ibxIeKb0ydlzy6PyaJhkbJGncayZt0msnhYlOzaqWfiA83fr1yS jZq0lq1ad5AtWsTLytXrqzEDy0SoY76ze3fiOX761puyY/tusmhYlBqveu1G6hwG9R4gf7t2RW5Z sFAWCYtSD27W9/ze3n2ydPkq8qUJkxw+j/QqnQ84JjAQb1oMREYdEmJ/5hi/r4f0BpIjmNGGMIyQ vibNhqFJRuZVzHONmrSRzZq3U3NYxSp11BwXGBohW7fuqOYr9MMcl9xc+vWpk+oLt9TmSGjOxCmy ZPkqsnKNBrJ+wxaydIUqMrp6PXlm8+Y098no3O/M+aZXGZxXcf3xc2AaiIw6JITYlqzwXzKCM8Yh hGXJKPhRqnz5DVF16s7CNkQdItrQu1ChW/5FipwYOX9hvL5fbtT0bTubFy1dGjUSlDGYL1++v8NA 9S9a7E289vD0/CmwRIlDXt7enxl9/ijs739l593P6upj2VG2NQ4NMy1xv4cqKPx7FB0xdnXzC454 K7EtOGq2Gi8ourG5zSck8uvAwPDEG0u/kMhTDmOmIJ/gyP2W/TJsHFrxCY58NfFYQZFXrNGSJFup Z/wyn9Mb7EBGHnCswkNB4yatZeeO3ZNEHVi34/U/rl2RzVu0l4GhkXLHoiUqKuHnS+flP65elt06 95ThVevKM5u3qGi+78+dlc8+MVyZdi1axqt9McawgUNk2cia8uCqVaof9Oa6DbJcVC3VZh4H+8AA RPQCjoGHmn3LVqpto4c+nXiOT/QbLEuWqyLfWLxU7QctnT5LFgmLlstmvCR/vHBOPSj16dE3yXte 8MI0GRpeXX5w4IDD55FeZfABx6S4EYHIqENC7A1yJ5vfFtfVG0mOgKgy/P1N90qMjMyrmDMT5q4o NU/9cP6cmuP2LlsuS5WPUfMV+iU3l/508bxqS8sceevAQRkSXk1Ofnacase8/e7ePTKqen3ZpVMP 1ef2wdT74DzSO/c7c74ZUSbNq/h5wP6MOiSE2Jas8F8ygrPGoand97+qg2W6+Nd8jYhESO+bW4Xl 2Z5eXt/iHrFAwYKftB04eBC2dxo2oh+2eRcu/AFeD5nxUmffwEAU8oWZ+GOzHr2G62PZUbY1DpOY aKnIJyjiV+vSXVQkfmDARXwkqlXz9AmKXP/gHMIXWo/lFxJ+XR8zRQVHvPVgv8w1Dv1Co6Isx/rD N7iyw5Jlki3UNB4Kr+oNdiAjDzhWOWMcNm3aVtap3yxxiRKEpUvFwiLlKxNfSDLuVydPqmjBps3a qnFvHzooS1eIkZOeGa3a8fBhLmF+7qlRMrhSVfnxkSPKJMQ+iB6EAWmOhygIRDGa5/PR4cNqn2ef HJHkuL9cvqiWIZ/bulW9xgNcmfDqamzzfTVr3l726vp4kv0yqkx6wDGBgfiovpEQYhvWG/PDOr2B 5AjeGTEMTTIyr2JuMeeu784mTY+BeQrzFeYtNcclM5d+eCD1OfLTN4/J9/ftkyXKVpajhjylvhwz 9z+6Zq3ctnCR+j9Mwof1wTk4Yxym93zvHD6U2D89yuR5FT8f+DkhhBDbkRX+S0ZIr3FIfVcbRiHu Ed3z5futbHSVRfp2RGCa25o//vhQFZXo4fG36NjYGfpYdpRtjUO/4MjnHphyailymkE0oW9I5DfG /n/6hVaqj6hE87VvUFQ1a/+kRVgeVGlOjXQYh24+pSPC/EIj2vmGRIwpEhqJZYqJ6J+VT2hlGFgk +6liPBim5ZpmOxl5wLHKGeMQrzt1SLqsacMrC1Qk4PENGxzGfqzb42rJFv5/cNVqtWQLEYBY9oTt EP6Ppc3FykbLUxs3qb44Tof23ZIcJ2G5VJvE8zm+foM67uZ5rzoc16rTm7aopcxrXp6rXl/avl09 7Ly+aIlD34wokx9wCCH2JdYSbZgk7zJxbTIyr2KOwpw24LEBDm2YpzBfndy4Ub1Obi5FTuDU5khz /yf6DlaRjaHh1dQ8iyh6q0mHVB2p9cno3J+W8z2RzH2BM+K8SgjJK2SF/5IRaBymX6ZBaJiBM/Xt KRiHv6K4jD6WHWVf4zA0op3FlPtb4RIVA/Q+DwNRhZZjnks8h+Dwaw75EkMiFzw4VvhpGHzW9pRw 2jgMDi7gExL+VeI+wZFDrM1+IRG9H3xWEf/zC6kUbG0n2UYl48EQ1ZBsR0YecKxy9uFB74clwXgg OrclIcLPqsF9Bqrch/j/jkWL1UNG7x595Myxz6sE66Zmjnte5WO6d/SIilhI7jj6+RwwHlqwdEo/ rlW/XrkkGzduIzvGd1WvX3h2rKxSM05+feqUQ9+MiA84hOQZDhtzg0qBQnIPGZlXMUdhvntq8FCH NsxT+AILX3jhdXJz3PaFqc+RZuT8r5cvyU1zF6g0HGUiqqs5uHjZaDnx6VHyt2sJ5t7D+jgbcZhc P2fON73ivEoIyStkhf+SEWgcpl89nh3zOExD5K73eTTgIqpOY3uicVi48Id4nXSpstf3bfr2f0If y46yrXHoGxTl7xcS+dcH+0W8mNhYrZqnb0jkBb/gyI99QyK3+oREdE+yc8L+1RKqFD84tlJo5Ai9 r19oVH1Lnz98Q6Oamm2Plqtc0i844ge1nDk4cpVvUFTVxP2cNQ5VdGPE5sT3FBL5jW9wRCMUdvEP i6hriZKEcfi2NcchqypnK2HGw+E9vcEOZOQBx6qEhO6tHB4KkJ+pWq2GskvHh+dDQu5BPDy8/lpS Aw8PL61bdVRRgnh9atNmlSMJRqN+DhjPjGRIq5F5cdt2ddyFL85wGGv7a4vlnmXLE7fNnTRFhlSq Ji+/vkM2aNgqSZ7EzBIfcAjJE/Q25oWfMmNpLLEXGZlXE+aoNrJ7554ObfMnT1UFRN7etVvNUcnN cSc2bkzTHIm59ZdLFxO3/XD+rDy1cbOMb99FmYNm8ZOH9TFTeWRk7k/r+WZEnFcJIXmFrPBfMgKN w/QLRqFpCLq5uf3PNzDwNLZ3GDxkgBFd+HNyxVHMvJB2V7Ybh6kJlY/Dw8O9sK9hklnbd6Foik9w xFnrdv+QiBb6cWHGocBIkrFDwn8rpC0PTqBrPr+QyBNmP9+QiH+ierJvSORMv5CI+5Yx/hoYHF7M 3Cs9xqF/mehIjK+9L11/+peJbJ10v/B6ie3B4f8NKB1TwtpOMpXSxi/zF3qDHcjIA45ViPBr17az rBXbJElOwaNr16mHAvMhKKWHh8/eekuGx9RVUQdYHmVux8NLyXKVVT5BHAPVF6vVbiTrxbVIUm0R ydSH9H9CVU7+/PhbaY44xINQ7XpNZctW8fKnCwmJ2iHkUiwXXUsOH/gg6uPm/v0qWfuAx/rLCpXr yNObHlSezCzxAYeQXI+PEOJrY14YpjcS1ycj8yrmKMx3ZcKrKYPQ3P7d2TOySZO2agkvvqj7LYU5 7pszp1KdI785fVKe3LBJRc0fXLkqyfHXvzJPBiJtyPoN8uyWLQ/tg1yHeJ2RuT8t53v/rbeSHN9Z cV4lhOQVssJ/yQg0DtMvFIep1bL1BEQcurm5/V9giRIHsd00DnWhkIqrFEaBbG0cBmNpb1DEXr1P UkVM0o9p4hccMTRJ3+CIHXofE0T0IYLRcXzjvELCf9MNyvQYh8A/OKKHX1D4f/VjGPoD5+2wD43D 7ATmMn4PvtMb7EBGHnB0LZwyXeVC6tern4rWe2n8RFm3QXNZLrqm7NbpwcMDohM6dUiaexAylyvD PNz26kI5b9KLMqZmA7UNxh4eqNAPy6awXAtLh1e99LLq27dnX9XvxVHjVJ+EPFGOx7FuNx9etsxf KIuFRancS/j/mjmvyAZxLWSlmLrynT17kpzj4z16q/eIByU8vOmfQUbFBxxCcj3LjDnhqN5AcgcZ mVcxR6GqMow5mHFLps2SG+fNl61adVBVlZET0OyX3BwHpWWO/OLEcVmjTmMZUbWeKkr2xuJlcv4L 02RktXqyWbO2quIxjLyH9cEXbxgro3N/Ws43I+K8SgjJK2SF/5IRaBxmTAuPn25UIabaAlRLDo2I WoZt5lJlU4hGLFjY5/2Gnbs+re9vZ9naODRw9wsJ74vcg35Bkf8x+vzdLzRqh29QVBNLPwcKlYku gvyI5ti68adTtGh0Ib+QqEm+IZEfJuQYVMuJv0b04V/KVCmn90+vcQh8gyvFYNmyei/Ge/INidym F24xoXGYrfgbv9g/6w12ICMPOLp+vXxRLeeNrFpPVULEQ8K+5SvlM08MV2Yg+iBKon27zipfkjXq wNTGuQtkzbpNZFDFGFm1dpx6aGrUuLXsqBU5ObBylWzbppOKykDS9noNW8gVs15WDydox0NVcsdJ aTtyHSLKA0uRMWbPLo/Ja2+84XB+qCQZWCZKLp4+06EtM8QHHEJyNa0sN3uV9UaSO8jIvIo5qkmT NmqewpdnlavXl8EVq8q2bTrLY2vXJemX3FxmKrU5Enpv3z45qPcAWT66puqHYiRPDx6m8gQ70ycz 5v60nG96xXmVEJJXyAr/JSPQOMy41l5/rz7yHfYaN64XXveb+EJ3n4CA8/5Fix4vFVZuU2y7+NFz 9h5squ9nd2W5cUiIC1LIeEj8XW+wAxl5wElJWPL77ZnTiRF5P128IP96/sEy4B/Pn0uyLBj65sxp uWLWbPnxkcPKIMSyLDwY4YGkVmxj+USfQQ7HwQMF+mH5MoqX6O3JHedh23E8jIXlVr8n82ADIfID y5WxlFlvywzxAYeQXM37xnzwgt5Acg8ZmVfNdBrIDQiD7eeLF9S8lJyBltJcZiq1ORIycxdizrbO 0872gdIz91uVlvNNjzivEkLyCnbzX2gcZo1cJY/hw0TjkBBHPI0Hxf/TG+xARh5wMlNYEhVRrZ56 WMJDA7bh4ePVKdNUniQsIdb3yS7BRISZiByHsQ2ayyf7PuHQJ7PEBxxCci3Tjbngut5AchcZmVet eXiTi8yjnBfnVUJIXsFu/guNQyol0TgkJHn+MB4Y3fWGnCYjDziZrU3zFqilwuWiasqGjVvJyOr1 ZPGy0XLCU88m5jfMCX1z+pSsE9tU5VtCongs3dL7ZJb4gENIrqSGZYnyQ9OiENcnI/MqvjBriPQc 8d0dcgFS6RPnVUJIXsFu/ktmGocbbnxQr9eYcb3iBz050Lp9ysatLeM6dnzWFZfrPkwj5i7oUDw4 dEfx4JCdxUNDX09NRYODd5aPiVmoj2NX0TgkJHn+aTwwFtQbcpqMPOBkhbAEGPkDpzw7Tr78/Avy 8o6dOR518Y+rV+S6OfPk7AmT5AcHDji0Z6b4gENIruSkMQcs1BtI7iMj8+rv16/KNS+/IrcuWJjj c19uEedVQkhewW7+S2Yah9O37WxeMixsM3L7WbfDSCxQsODHrXr3HaLv48pqM2DAYGsRlLSoQMFC H+vj2FU0DglJnh+NX+hAvSGnycgDDpX54gMOIbmOUcbf//tCiAJ6I8l9cF61lzivEkLyCnbzXzLb OCwRGrbVP7DICet2wzi82/zxx4fq+7iy9OrJaZF3oUK39HHsKhqHhCTPZ8YvdIjekNPwAcde4gMO IbmKupYbum56I8mdcF61lzivEkLyCnbzXzLbOFQRh0WSNQ4/zm3GYf9JU7r5BgScRwVl/KvL59GA izBM3dzd/wPBUI3r2GWkPo5dReOQkOT50HhwjNAbcho+4NhLfMAhJNeQTwjxnvG3n0uU8xCcV+0l zquEkLyC3fwXGocZE6on77z7WV38qwvbFx4/3ahumzbjPPPn/8rL2/tzRCnqY9hVNA4JSZ6rxsNj Tb0hpzncuUNf3FC/O2WSw802lf3CdcD1wHXRrxUhxKVYYfzdv6w3kNwN51V7ifMqISSvYDf/hcZh 1mvt9ffqx8TFTcU9ZyEfn3fxWu9jR9E4JCR5ThkPkI30hpzmWLeOkbihPvvkQIebbSr7heuA64Hr ol8rQojLMMCyRDlGbyS5G86r9hLnVUJIXsFu/guNw+xRp2Ej+uGe08PT86+uslyZxiEhyXPAeIBs qzfYgSOd43/DTfX3e3c53HBT2afv9u5WDze4Hvo1IoS4DOFCiH8bf/OH6o0kb8B51R7ivEoIyUvY zX+hcZj1mn/oWOPQShErcd+Zz8Pj1+jY2Jl6HzuKxiEhybPdeIjsrjfYgWNdOs7AjfWF4UMcbrqp 7BM+fxUV0aXjDP0aEUJchjPG3/v1egPJO3BetYc4rxJC8hJ2819oHKZfo5csbwdDMKRS+Cr8qyu4 YsXVxYNDdj7i53/Vzc3tf4Zx+HPNpi2e18eyo2gcEpI8a4wHyYF6g1040jn+Km6u35n8nPzb6VMO N99U1gmfNz53IyoC+TAJIa7Jy8bf+ju4X9YbSd6C82rOifMqISQvYjf/hcZh+oVCJ5a0N2kSqixP 3bK9hT6WHUXjkJDkec34hX5ab7ALxzp1ij3atePPuMk+/li3P+4uXSS/3fOG/O3SBYcbcirjwueK zxef81uPdf9TPdx07fgLroN+bQghLkFXy82b7fLZkuyH82r2ivMqISSvYzf/hcZh+uWscejh6flT 5XoNpunj2FU0DglJnpeMX+rn9AY7capr12JHO8dvw802lc3qHL8Nn79+TQghLkF1S15DW/+dJ9kL 59UcFOdVQkgew27+C43D9KvXuHG9ChYufDNBPu+nJJ9HAy4WDw3d3qp33yH6GHYWjUNCkmeS8UDp Ejl2jnTu0PNo5/hXj3bpcPZolw6/O9yMU5khfK5n8Tnj89avASHEZfiLsTQZf+PX6o2EAM6r2SLO q4SQPI3d/Bcah+nX7vtf1Vl7/b36D9OGGx/U23n3s7r6vq4gGoeEJM+zxkPlAr2BZBpTjM8Y/xJC SHZxxPjbc1JvIIQQQgjJLuzmv9A4pFISjUNCkqef8WDJKptZB41DQkh2s8z4u/OpEKKk3kgIIYQQ kl3YzX+hcZg52nzzTiyWLkfHxs4MKl9+Q/Hg0B34LCpWrz63zYABgxedOtdQ38fuonFISPLEGw+X +/QGkmnQOCSEZCfjjb85fwohWHyBEEIIITmK3fwXGocZ15AZL3UOLFnqgHu+fP+wFkMx5ebu/u/C /v5XmvXoNVzf186icUhI8sQZv9xn9AaSadA4JIRkF90tN22P6Y2EEEIIIdmN3fwXGocZU/9JU7qh OIpuFiYnTy+v7xp26vKMPoZdReOQkOSJNn6p39cbSKZB45AQkh3UFEL8n/H3ZqLeSAghhBCSE9jN f8ls47BEaNhW/8BkjcO7uc04nLlrX7PiwSE7E81BN7c/PDw9fyzk43PDNyDwLKIMPfPn/8pqHqLN VZYt0zgkJHlKG7/QX+oNJNOgcUgIyWrKCiE+Mf7WrNYbCSGEEEJyCrv5L5ltHCYXcdhh8JABBQoV +qhV775D9H1cWchp6OHp+RPuOfN5ePwaFhm1dOzSlW1RSRntO2/frTt5/eZWEbVrz87n4fEz+nl4 ev61Qbv40fpYdhSNQ0KSp7DxoPmb3kAyDRqHhJCsBMVPPjD+zqCSMiGEEEKIbbCb/5KZxiEMM5hp bQcOHmTdjsi8Jt26PTVn78Gm+j6uLLxP3HMih2Hx0NDterup1ReuNIB5aBqMKKCi97GjaBwSkjL/ NR44PfUGkinQOCSEZBWPCiGuGX9jTgshCugdCCGEEEJyErv5L5lpHOY1dRo2op+bm9t/83l4/K1y vQbT9Ha9r2Ec/lKzRYvn9XY7isYhISnzg/HQWURvIJkCjUNCSFbgLYQ4a/x9uSqE8Nc7EEIIIYTk NHbzX2gcpl+jFi1q/4iP3ztubm7/e1jE4drr79WPjo2dgftU70KF7iACU+9jR9E4JCRlPjIePCvo DSRToHFICMkKjhl/W1DVroTeSAghhBBiB+zmv9A4TL+wNLtmixbPqajDfPn+Xj4m5lXkedx597O6 u+9/VQf/Ynl2TFyjF5ELUUUbNk2INkS72Qf/6mPbQTQOCUmZy8bDZ229gWQKNA4JIZnNXuPvyj0h RJjeSAghhBBiF+zmv9A4TL9QCCWofMV1Xt7e91WuQze3/6GKso+//yVUVca/qs3N7Q8zvyG2+wYE nPMNCDjvExBwwb9o0beadu85Qh/bDqJxSEjKIJk+fh9a6g0kU6BxSAjJTLYZf1O+FkJE6o2EEEII IXbCbv4LjcP0yyyOkhHBTIyqU3eWPrYdROOQkJTZaPwS99UbSKZA45AQklmsNf6e/CyEqKE3EkII IYTYDbv5LzQO0682AwYM1o1AZ0XjkBDX5BXjl3ic3kAyBRqHhJDM4A3jb8k/hRAN9EZCCCGEEDti N/+FxmH6NWLugg7Fg0N3FA8O2Vk8NPR1pxUcsrNkWNjmDoOHDNDHtoNoHBKSMmOMh9F5egPJFGgc EkIyQmEhxJvG35HvhBCxegdCCCGEELtiN/+FxiGVkmgcEpIyvY0H0i16A8kUaBwSQtJLSUsBq4+F EFF6B0IIIYQQO2M3/4XGYeZp8807sSPnL4zvOHRo/2Y9HxvWefjTfVFABZWT9b6uIBqHhKRMM+Oh 9LjeQDIFGoeEkPRQCffaxt+P60KIYL0DIYQQQojdsZv/QuMw41p94UqDum3bjkW1ZA9Pz5/c3Nz+ 6+bm9n9u7u7/8fD0/NE/MPBU3TZtxun72V00DglJmWjjwfSm3kAyBRqHhBBnqSWE+Mr423FKCOGv dyCEEEIIcQXs5r9klXG48PjpRnEdOz7badiIfnpbbtKcvQeblipffoNwc/vDuFdNVu7u7v8sGRa2 BVGJ+hh2FY1DQlKmqPHL/YPeQDIFGoeEEGdoKoT4u/F3Y58QwkPvQAghhBDiKtjNf8kq43Do7Nmd ChYufDO0UsRKvS23aO319+pXrtdgmmYS/omIQ/wrhPjDzc3tf4nmYb58/wiLjl6ij2NX0Tgk5OHg lxy/E3xAzXxoHBJC0spjlpuwTXojIYQQQoirYTf/JauMwzZ9+z8Bo8y/aLE39bbcotFLlrd7xM// Ku5VsSzZNzDwTIN28aNj4uKmYpuXt/enzXr0Go7KyYg4NLch76E+lh1F45CQh/Ot8aCKRPwkc6Fx SAhJCy9aTMMleiMhhBBCiCtiN/8lK4xDFAjxDQw8jfs4D0/Pv9Zo2nyi3ic3qNuIZ/ooQ9DN7Q// okXfMpchY3k23rt3ocK38HrRqXMNy1au8hq25fPw+KVGk2aT9LHsKBqHhDycd42H1ap6A8kwNA4J IQ/DXQix2WIajtU7EEIIIYS4KnbzX5wxDmGANenW7ano2NiZWKIbUbv27Aox1RYoVa8+r1L1mnOx NLmgj8977vny/V40OHgn/u/m7v7vokFBu9AOVaxefW6FqtXn4/9RderOio6tPyMmrtGLfSZM7Kkf 085qO3DwIMMM/BXvQd/uXaiQMg4h00zM5+Hxt+jY2MS+dhaNQ0IezmHjgbWd3kAyDI1DQkhKVBBC XDb+RiCvYUe9AyGEEEKIK2M3/yWtxiGW1wYUL4Hn5IcWAVFyc/vDx9//8uT1m1vVaNJkskN7CvL0 8vq2ZosWz+vHtqs6DB4yAOcNkzQ0ImqZuf2BcZgQcWjNhciIQ0JyD8uMP14j9AaSYWgcEkKSo40Q 4q/G34d3hBBRegdCCCGEEFfHbv5LWoxDVEiGMabu09zc/vDw9PzJw9Prew9Pzx80/ejl7f150eDg N1AcBfsiShHRhIV8fG6g3ZDDfjDfMH4B74KfDJo2s4t+DnYUztPL2/szw/T8Du8T203jsEDBQh8P mfFSZ0Rm4j1im1d+78+Hz5mX4mdtJ9E4JOThTDAeXl/RG0iGoXFICNF5xvJt8w4hhLfegRBCCCEk N2A3/yUtxuHAqTO6enl73/fMn/+ruI4dn526ZXsLRBNO2bi1pfmv+f85ew823X3/qzr6GIi6m7Bq bevk9hu3fHWbXmPG9YLh6Obm9n+hEREr9P3tKLzXkmFhW4x72D8RZYntHYcO7Y9tqKiMpcnmfa67 u/u/ioeGbtfHsatoHBLycHpaHmBJ5kLjkBBiZZHFNJylNxJCCCGE5Cbs5r+kxThs2r3niOzIzYfl 0DDfCvn4vKu32VW9xo3rVaBgwbswPIuHhm3DtvhBTw603N8qoR1Vl2fu2tdMH8OuonFIyMOpa/yC X9EbSIahcUgIATFCiEuWGyrkiCGEEEIIydXYzX9JzTjccOODelUbNp6CJbaIDtTbM1NY1oxCK17e 3p+uOHsxTm+3oxBd2ePZMY8HFC9+BEVjsM1cqowoRFRdRq5DvK+5+w830fe3s2gcEvJwShq/6N/p DSTD0DgkhAy3GIY3hRD19Q6EEEIIIbkRu/kvqRmHWGJcs2mL5/2LFDmx+eadWL09M4XxY9vGj0HU IfIq6u121s67n9U1zU4s5UYBlAbt4kfDVJx/6Fhjvb8riMYhIanzH+OhtqDeQB5KL32DRlqNw9TG IYS4Hr5CCDMPDLRCCOGhdyKEEEIIya3YzX9JzThERN3qC1caTN+2s7nelhWCUelKy3lzs2gcEpI6 HxkPtpX0BvJQmgsh3hNC9NUbDFIzDrEf9sc4hJDcQyshxH3j9/+3h/yNIIQQQgjJtdjNf0nNOKRS FkxVGJ3OCEu/9XHsKhqHhKTOm8YDbku9gaTKUeOz+zYZcyAl4xD90B9t2J8QknuYbokyxN/WcnoH QgghhJC8gN38FxqH6RcKoxQsXPhmgnzeT12FbwaWKrVXH8euonFISOqsMh5yn9QbSKogWtA0CSBr BKJuHJoRhtb+jDYkJHfQWghxwvK7/aLegRBCCCEkL2E3/yWzjEPkJ+wzYWLPiNq1Z5cKK7cpNCJi ecNOXZ5Bvr+dt+/W1ftbhSi8fhNf6N5z1NjHEMWnt9tVliIoaVaBQoU+0sexq2gcEpI644xf7gV6 A0kTZtShVTAI9xj/x7+6YQgx2pCQ3MF4y+/1PSFEC70DIYQQQkhew27+S2YYhxNWrW1dMixsi3u+ fP9I8mzn5vaHh6fX974BAedCI6KWNenW7SlUZtaNRFRTLh8T8yoqN4+cvzBeH9+uctI4RIXlfz3i 5/e2Po5dReOQkNRpb/yCH9EbSJrQow7TKkYbEuLa1BNCXLD8Tq8RQhTWOxFCCCGE5EXs5r9k1DhE 0ZSiwcFvGPd9f8IsVHJ8zjOMRM8fYCSGRUYthZGIQiiooFyhavX5nl5e37qScTh6yfJ2oZUiVoZU Cl+Ff3UFVay4JrBEiYNe+fN/6ebm9t/AkqX2D509u5M+jl1F45CQ1EEOLvxefKY3kDSTXNThw8Ro Q0JcFzchxBzL7/MdIUS83okQQgghJC9jN/8lI8YhlifXatl6Akwx78KFP4yJi5va/PHHh8IQDK9V 62Xk8/MuVOiOm7v7f5J59pNubm7/8/Ty+q6wv/8VLOH18va+P3n95lb6cVxdWIb9iJ/fNURkVq7X YJreblfROCQkbZh/4B7RG0iaMKMO/9QnCU1mO6MNCXFNOlgq0UMwEGEkEkIIIYQQC3bzXzJiHCJ/ YWCJEodg/qUUSYdlyCgiEl2vwfTAUqX2PcxILFCw4F0sZdbHcHXtvPtZ3biOHZ9V79G74Ceu8h5p HBKSNm4Yf8Rq6A0kzaQ16pDRhoS4HoFCiLWW3+PzQohYvRMhhBBCCEnAbv5LRoxDLCt+xM/vun/R Ym/qbSlJGYljxvWKjo2dkWgkurn91zAO77mKqeaszHyI+Tw8fqnZtMXzersdReOQkLSx3XgY7q03 kDSTWtQhow0JcU1Qcf4ny+8yCkoRQgghhJCHYDf/JSPG4ZAZL3X2LlT4VonQsK16W1oFI7FV775D fAICziMXoKsZh6gCjYhC/KsL29def68+lioHFCumAmryeXj8Gh0bO1Mfx46icUhI2njReCCeqTcQ p0gt6pDRhoS4Dm2FEFcsv797hRAV9U6EEEIIIcQRu/kvGTEOURzEx9//kn9g4Cm9zRmtOHsxrkL1 6vM88+f/atzy1W30druq/6Qp3XwDAs7D9MS/unweDbjoXbjwBx6enj+a9874f8NOXZ7Rx7KjaBwS kja6G7/gu/QG4hQpRR0y2pAQ1yFGCLHb8vuLnIaP650IIYQQQkjK2M1/yYhxOGfvwaalypbbiNyE MP/09rQq0Tj08vp27NKVbfV2u8pcfuyE/nzEz+9tRCHqY9lRNA4JSRuVLQ/IJGOkFHXIaENC7E0R IcQiy+/sb0KI8XonQgghhBCSOnbzXzJiHEIwzxApWCGm2gK9La3Ckl4s542qU3fWzF37muntdlWb AQMGJ/N8m5L+QOVpfF76OHYVjUNC0s7vxi/6X/QG4hR61CGjDQmxP89Z/gZCrxkFUQghhBBCSDqw m/+SUeNw/qFjjYMqVlzj4en5Q7cRz/TR23OzRsxd0KF4cOiO4sEhO4uHhr6egrYHV6y4ukbT5hNd aRk2ROOQkLRz1nhgbqE3EKfRow4ZbUiIPekjhLhr+V1FuoYqeidCCCGEEOIcdvNfMmocQhNWrW0d ULz4EUQeIgpPb6dcUzQOCUk7840H54l6A3EaM+rQFKMNCbEXqCD/juV39JIQoo3eiRBCCCGEpA+7 +S+ZYRxCqIYcWKrUPnd3938WDQra1X3kyN7O5PLbfPNO7IYbH9TTt+cGoXJ01SZNJgeWLLW/fEzM q3q7XUXjkJC085jxAL1HbyDpwow6ZLQhIfahvxDifYth+LEQAjlbCCGEEEJIJmI3/yWzjEMIBll0 vQbTCxQs+Imbu/u/vby97weWKrU3Orb+DFQgXn3hSgN9HwjbYaz5Fy16HAak3m53IUcjCsWgsAuW I1uF99N/ypRu/oFFTuI+u4B3wU/M7Sl9HnYRjUNC0k4F40H6C72BpAsz6pDRhoTkPDAHP7QYhrdo GBJCCCGEZB12818y0zg0BROtVsvWE4qWDtqDisvu+fL9hkjEB0Zi7AwUQzGNs4XHTzcKjYha5uHp +ePI+Qvj9fHsqt33v6rTa9y4XgHFih318vb+DHkeHeX1Pf7F+8f9tpub23/xPj29vL5D/kN9TDuJ xiEhzvGz8VBdSm/ISZaN2tpz6eitry4ZvfXsklFbfl86equkMlf4XPH54nPG561fA0JclKFGtXjT MES0IaIOCSGEEEJIFmI3/yUrjEOrYA4i2jAmLm4qljBrRuLnMBfLRldZ5F2o8C2v/Pm/nLx+cyt9 DLsKkYO+AYFmTQSn5eHp+dcG7eJH6+PaRTQOCXGON41f7g56Q06weMyOYktGbd2mm1xU1gufOz5/ /ZoQ4gJ4CCFGCCE+sdywIJ8hCqEQQgghhJBswG7+S1Ybh7pgJCLaEFGHAcVLHEYUohDiT9ybwlSc umV7C30fu6rTsBH9EEGoG4JO6M9H/PzeRmVqfWw7iMYhIc4xzfjFRqGUHGXZmM2xS8ds/Qkm1soJ O/44tf2qfOf4LfnJu1/Kzz/8lspk4XPF54vPeeWE1//E575szLafcR30a0OITSknhHjZEjkNXRVC 9NI7EkIIIYSQrMVu/kt2G4e6Vpy9GNegfYdRHl5e33nlz/+FKxmHbQcOHoR7a5iHPgEBF2o0bT5R qUmzSaZqNm3xPExSGIToi/eIPtiOvI5Y0o2q1PrYdhCNQ0Kco5HxsP2u3pDdLB215SrMqz2Lj8s7 1z5zMLqorBM+b3zuKvpw1BYYL4TYmWZCiB3at5qnhBDd9I6EEEIIISR7sJv/ktPGIYSciCXDwrYg 7x+W/+rtdlXn4U/3dXN3/497vnz/CK9R6xW93RTM0MCSJQ/gfty7UKE7ertdReOQEOdRyUyFECX0 huxi6eitM2BabZ6570/d1KKyT5tn7TeXLs/QrxEhOYybEOIJIcQ1zTBcJ4Soq3cmhJD08u4yUfLW SjH+9irx+q1V4t7tVUJSma9bK9Vn+zo+a3zm+nVwlgNd2pQ82jl+/NEu8a8f7Rx/72iXDpLKAqnP Vn3G4/GZ69fBWZY9u77kktGbxy8ZteX1JaO23NNT6VCZI3y26jMevXk8PnP9OmQWdvNfsto4RMVh LMXdfPNOrN5mClGHFWKqLfD08vrGrtF3yQn5GIsGB+9ExeS6rdqM09tNofhL1YaNpwSWLLW/fEzM q3q7XUXjkBDnOWQ8gD+mN2QXS0Zt/Q2T2jvHbzuYWVT26d0Td4ybi62/6deIkByijBBilhDiR4tZ +KUQ4gUhRHG9MyGEZITbK0W/26vEz7rJRWW5fsZnr1+PtHKka3y/o106/OxgclFZrZ/x2evXI60s HrW535JRW3/WTS4qa4XPHJ+9fj0yA7v5L1ltHI5durItqge3GTBgsN5mCtWJh8+Z1xHLd81Ky3bT hhsf1IPBqW+HMQrp29Oqnbfv1oWxqG+3g2gcEuI8o42H8TV6Q3awdPT2SExiG6btdTCyqOwXrkPC jcX2SP1aEZKNdBJCvKFFF6KyW2+9IyGEZAa3VoqNppH19cHm8m/Xpsv/3H1Dym+uU1kgfLb4jPFZ m587roF+XVLjaOcOG00j653JE+XnG9fLn986Jv/9znUqC4TPFp8xPutEA7FzB6ev25JRWzaaRtbe Jcflpf035K2Lnzjcl1KZI3y2F/ffkHuXnLAYiFucvm6pYTf/JbONQxhhc/cfboLIwT4TJvaMjq0/ o5CPzw3kA9T7upKwLNnH3/8y8hLO3LWvmd7ujGCUTtm4tWVMXKMX/QOLnEA0ot7HDqJxSIjzVDUe yj/VG7KDpaO39lU3DUtPOkxyVPYL18G4oeirXytCspgaRqGm7zTDcIMQor7emRBCMgsj0lDeXu0m f7ky2cHkorJWv1yZpD57dQ2ciDw0Ig3l0S4d5f11qx1MLiprdX/tKvXZ4xo4E3mIaDd1rzlmqzy/ 522He1Eqa3V+99vqs8c1yOzIQ7v5L84ah4i8Q05CRAiiqnDdtm3HhteoNadU+fIbAkuUOAhzDZWS 83l4/OLm5vZ/uE/FEmSYiPpYriRETOK9uLm5/a9AwYL3gsqX39CkW7enkJMxLRGH6IOlzXEdOz5b PDT0dS9v788xXj4Pj1+jY2Nn6v3tIBqHhKSPb40H9HC9IatZOmrrFExcxzdfcpjYqOwXroO6mRu1 dYp+rQjJAooKIZ41qiFbzUJUZ0M0dI7lXiWE5A2QX+/2KrdfYFrBwNJNLSp79OuVyUbkoduvacl5 qHIadu34C0wrGFi6qUVljz5btzoh6rBrh1/TkvMQ+fWWjt76C+41YWDp96FU9giGrRF1+Gtm5jy0 m//ijHGIZccBxYsf8fD0/MHd3f2fpjGYjP50c3f/t4en519hGnp5e3/aa8y4Xvp4riQjn+EbKIaS +D7d3P5ANWifRwMuwgwsHxOzMCYubiqWXKOictWGjV+oULX6/BKhYVt9AwLOe3p5fYt9zP3xGaFo Cj5X/Xh2EI1DQtIHlinjd2Wy3pDV0Di0l2gckmyisxBil3Yj9oMQYqEQorbemRBCsgqjEIpaMqub WVT2yly2jGuiXyedhEIoCcuTdTOLyl4lLlvuHJ/qdUNxjoTlyScc7kGp7BWWiCvzcPTmVK9bWrGb /+KMcYhIw6DyFdfB8IIB5pk//1eP+PldDyha7M3ioWHbUPgDS3lb9+n3ZP8pU7qhf/eRI3sjCrFV 775D9PFcTWuvv1e/afeeI/wDA0+5u7v/KxnDNE1yc3P7Lz6TBu3iR2PZsn4cu4jGISHpo7Xxy35D b8hqaBzaSzQOSRbSVAixSAjxvXaTsUcI0VXvTAgh2QEq+8KsQr493ciisle4Bka+w9f166SjKvt2 6aDy7elGFpW9wjVIWDIen+p1Q2Vf3Gci355+D0plr5BX0og6TPW6pRW7+S/OGIcQqiPDBPQJCLjg GxBwrsezYx7X+1iFfIDRsbEzeo4a+5je5qqCgdimb/8nUPQF0ZQPiby06g9EamI5d8POXZ+2axEY q2gcEpJ+zIf5GL0hK0nNOLx/82v54dW78v3LH6t/73/wtUMfV9G9976UN6/clZ+8/6VDW3bqYedB 45BkMm2EECuTyVt4nUuRCSF24NYqcQ9mFQuh5LxwDVTE4SpxT79OOkc7x9+DWcVCKDkvXAMj4jDV 67Zk1JZ7uM9kIZScF66BYRymet3Sit38F2eNQ1MogFIhptqCQj4+75aNjl4MM03vY5WdI+vSK7wn GKOIsMRnEViq1F6fgIDzBQsXvgk94uf3NqIxg8pXXFu3VZtxoxYtaq+PYWfROCQk/SwzHuhn6A1Z SUrGIQzDTet2yy49n5Bh0bVlSEQNWSaqluzUbaDcuHaXatcnQLvp3Qu35NG9ZxJfr1u1Q5aJrCXf 2HrYoW92av3qnbJc5Tpy17YjDm00DkkGyWdUREZBk180s/ADIcRMIURNfSdCCMkpzIq+uolF5YzM 66FfJx2zoq9uYlE5I/N66NdJR91jjt7qcP9J5YzM66Ffp/RiN/8lvcYhhIIf3UeO7o28h4hAxDJe vU9eE8xEmKgQojP1dlcSjUNC0g+WEeL35ZbekJUkZxzevfGFHPH0RBlYJlI2a9Ndzpy+UK5evl3O fmmxbNm+pwwMjZRDho2XH7/zucMEaBchOrJe0/ZyyPDxidvsYhyuWLpFFg2Lkq9vPujQRuOQpIOC QoieQohtQoh/amYhipy8IISorO9ECCF2gMahvUTj0DVF49A1ReMwdWHZbY2mzSci+rBkWNhmV4us o5IXjUNCMsaXxsN+nN6QVSRnHL4wea4sUiZKPv/cbPnJza+STHCfvv+VnDRpjgwMi5Ljxs90mADt oncv3lYRkk89MylxG6IksTz4sw++ceifnVq5dCuNQ5JRYARiqfER5DXRzMKLQqjE9pX0nQghxG7Q OLSXaBy6pmgcuqZoHKZd45avbhNUvvyGgj4+7yGvIbYtPH66EXIiok3vT9lbNA4JyRhYRojfGUQO ZQu6cXjpxDtqaXKHbgPkpyksR8b2jt0GyODw6vLUkctq24lDF+WUF+bKdy7ckru3H5Fjx85QBuTx Qxcc9lfHOfmufGnWEjl6zDT178WT7yRpx37Tp70qr5y6IefNWSknPDdLHt13VrXBADy2/5ycNnWB HDNmupw06WW5a+th+cl7CTkD3z73gXz22SmyRPkqsl7TeDlx4hx54+JteebYVfnCC/PkxRNJj3Xu rWupnsvUqfPlB1fvykN7TilD9bnnXlJLjWGkWvumdm4QjUOSDv4ihOhhVGD/XDMKoVNCiJFCiDL6 joQQYmfsYBz+5/NL8ufbJ+W/P7vo0JbXlF3G4T+vX5XfnTklvz19Momw7W+XLzr0z2z9/coldbx/ XL3s0JaS0rNPdim9xuFH73ym8phDH79rz5VEt67ek7evf5ri6+xQVh2TxqFzMoun+AYEnvUvWvQ4 Ki0jEjE3VFXOa6JxSEjGKGUxAsrrjVmBbhy+tmCtWqK8eOF6h8nNqjUrtssiZSLlzBmL1OsVSzbL 0pWqyW6PPSnLRNaU1eu3kGFRtWTJ8lXk3Dkrkuy7Yulm1Sc0sqas26id6ofXSxZteNBnyWZZskKM rN8sXkZUj5PhNRrImTNeU21PPTNZFi9XWUbUiFPGYEhkTRkYGqGWT6P97LFrsn7TDmpb2ejasnHr bvLSyRty1bJtsmhYtNy2cX/icWbPWiKDKlVTx6/TqK0MjqghQyNryYXz1yT2Wb54k+rTu//TsmJM PVm7UVtZtnIdGVgmQo4a/WJiPxQ9GfH0pBTPzTRiaRySNFJfCDHNiCDUjcIvhBBrhRC9hBBF9B0J IcRVsINxuHvNK/KRQgXl6nmTHdpS0x9fXZXXjmyUf/3whEObKyq7jMMP9+2RwSVKSO/8+aWnh4eS R758soCXl4wqV06+OHyY/PrkcYf9MkvbXpkj/QoXlkdXLHNoS0np2Se75KxxiEABfGFevV4LGRJR UwaH11D3wTOmL5QfXr3ncH+aU8K9dcv2vWS3Xk+q11g51LxtD9m15xNZtoIIQQBH9p2R71/6SL3G OWTVMWkcpk+INKxYvfpcD0/PH6GOQ4f21/tQ9haNQ0IyDiKK8HszX2/ICnTjcOTIF5TRdXDXCYfJ zaoThy/KYmFRctCTY9Tr1cu3KcMxskac3L39mLx/8xv53sU7smuPJ5QBeHDXcdXv8J5TMiSyluzd 72l548JtNQGjwnD/Qc/K4Iiaqh39YPLBmGwd/7h879JH6htRdZxlW2WRsCg5ceLL8u67n6ul1Leu 3ZOP93taGXYnjAjHK2feV0uVhwyfkHjOumG3Zd1eWaxstOzd7ylVSOXTm1/J62dvyk7dBskS5aqo yEnzXPDecHOFYiu4ocA3s4i6LFWxqjx99EpCv6Vb0nRu+nlYReMwT1NNCPG0EGJnMoVNsBz5mBBi bHZXXieEkKzEDsbhtmWz1N/axTPHObSlJpiNAf6+8taZnQ5trqjsMg7f371LmYZVKlaQk558Qj4/ eJCc+MRgObZ/PxkbE6OuR63oaPnp0cMO+2aG0mMCpmef7JKzxmGFmHqyYtX6cvTYaeoL/SWvbVD3 4riPbd2ht1qpo9+j5oRg2iFnedtOfdRr3FtnlYln6rUFa2TZyrUT7+9pHKafrDIOIUQf1mzR4nlP L6/v2g4cPEhvp+wtGoeEZJwahlGAIgeF9cbMRjcOcdMA4/DN/eccJjerzh+/rpYCwxTDaxRPgbmG CD5rv5OHLylz7elnJqvXw0Y8ryL6Lhx/W73+xFjqi/GCK1WXT49M6GeaddbIPwjGIoq06N+GLnp1 nTIadxhm3DvnP1RLroc99XxiH9OwM/s81ne4LBtdR14+dSPJWIhYxDLsQUPGJjmXV15elqTf0tc2 JjlmWs+NxiERQhQQQjQWQkw28hT+LZmoQlRBflUI0dboTwghuQ47GIfblycYh0tmjXdoS01Txzwp C+T3kp9c2ufQ5orKLuPw5p7d0svTUz7Vq5dD2+/Xr8qpw4epazKwUyeH9swQlkpjyfG/3r7m0JaS 0rNPdslZ47BB844OqXug+XNXqTznTxqreHJaMO2w+qhdpz6Jph2iDvVUQZkp5HJH0IM1dVFWHZPG YcY0fM68jv6BgaeaP/74UL2NsrdoHBKSORw2jIMX9YbMRjcOUUwExuHhvacdJjerTh65lCTiEGYY jER9v4/f+UzWbthWxnfppyZdfIsJE61u4/ZqKS9Uv1kHtWQZNyqdewxW+yUsK07eXEPE38HdJ+Xs l5aob0rxDSCWO1tNwQfG4XOJ+5mG3RtbD8lP3/9anVer+MccbgRwno1adJaNW3dVr2GK4py3bdiX pF9y55iWc6NxmCcpKoToJISYm8LSY+gjIcQ6IcQgIUSYPgAhhORG7Ggc/u/Lq3L5y8/Lo1sXyb9/ fFaumjtJjhvWR0UkfvPu0cT99qydK2tVjZQeHvnkgB7t5a7VcxLbkC/x0KaFcuIzA5QObnw1SQ5F 6zGuHt4on3uqvzrOb/fOOZxfdiq7jcMh3bo5tEEw6BrXqikLeXurvta2Owf2y1fGjJKj+/ZR/94+ sM9hfwjbrf0+Org/se2dnTvUcmjrvshfuHrqi3JMv74qCvL46pXKxHzYPtAHe3c/9Hyu79guZzz9 lMrfeG7jBhVZiQjLYyuWJxk/I3LWONy/M2ElkC4YdV0fe0L2GzQycbUPhPv5Tet2ywkTZiptWb9X 3r3xhcP+qfXDPTfMye2bDqhnhnHjZqoggTtv31ftH169Kxe/tkEto0b6pBsX7qh7ckQcwjjEfTb6 I6UR+uM1xtu26YC8ff0T1YZ9X5mzXOU8188PK4ZWLNsiJ0yYpfKxz3tlhbx+5kG/9at3yUYtu8hi YdFy4BNj5IZVb6jjmse0Rhym9b1azw35z62BCDQOHbXz7md15+w92HTIjJc6T1i1trXebtXa6+/V Hzh1Rlf019soe4vGISGZQ1OLmVBRb8xMdONw0YJ1Krpu2aJNDpOtVWtXvJ40x+GyLSoP4OmjCcVS TOEGpEHzDrJ9575q+W6jlp1l+SqxauIcP36WumGAxo/HpPuSMtWwnx4daAqRilgugKW/yJEI43H4 iOdl7wFPyeJh0WkzDrcckvdufCFj6jRThqa+7ACmYot2PdQ3nHgN4zC5c9ENwLSem76fVTQOcwUF hRCxQogRRuqBD5MxCaGrRkRhVyFESX0QQgjJC9jROITBFxNZQcbWqCxrV4uSpUsUlRXLhqg+YSGl 5Hsntql+L4waLP18Cks3NzdZJrikeo3tP35wXLZtVl+6u7vLsiGlZbnQIGUutmxUV35741jiMapF V1LjhZQuof7FMa3GZE7ILsYhtHji8+ozXzt9WuK29TNnqOXCvo88onIh+vv4qNcw/PR9fQoVSuxX uFBB+Rd/f7l74QLVvm7GdHXd9i9+LfF80K9ggQIysmxZWapoUXX9EPGIoigJ+0xLsg80d8xoZW7i HLAfjoNjLps8KbEP9sO4PVq1lEUCHpURZcPko76+6r0926e3w/tOj5w1DvUvza3Cvbu1QCIiE3F/ i3vXqnWbyyp1mqpnAJh5V8/edKof7r8R7RhTt7msXLuxjKnbTMY2jZc3Lt2RF068rQIJipWNkjXj WstK1RrI2Cbt1bLq+C79E88ttkm8bNMxYelywlLmeNm0TTfZuFVXGVWjoaxRv6XKQ46xjx88n3h+ MEtxXqUrVlX5HKvGNlfnF1mjoTy466Tq8/zzs1Xec2yvUqeZnDhpjipwGNs44ZgwKp15r8mdG9Ik medE4zCpYACGRkQtQ95C4eb2h4en5w+BpUrtbdbzsWF6X8q1ReOQkMzDzHW4Q28w8M6Mpcy6cYgq xhViYmWbjr2TVAK2CvkLu/R8QhmFqKaMbSuXbVUTPSoNW/sijyFyqPQZkLCkuWO3gbJy7SYq95/j uF8nmngpmWv4BhT5B1Gc5fa1T+Qn7yV8s4diLoiUTItxuHNLQp8W7XqqGxQYmtZjYKkxzhG5DvE6 uchC63jmMdN6bim9NyiTjUP8fODnhGQdvkKIhkKIZ4UQG4UQN5MxCKHfhRBvCSGmCiGaCyEe0Qci hJC8iB2NQ1RZrlMtWm1DtCCiAFEEBRGGMI6G9euauO+kkQNlfi8v+cGpHYnb+nVvpwzFAxsWqMhC 6M3tS6S/r49qQ5//fn5ZmZI4Bo6PPohu/PPraw7nl52yk3F4cMli9flMHvKkeo1oPZiBMOC+OvGW WjKMKMHH27VVhh3a0e/M+rWqyEqbBg3k528dU0uMEaVYuUJ5WaZUKfnX82fllpdnK2Pw0NIlah+c B4zFd9/YoV6jsvO4Af3V8Q8sWaS2bXxpltoH54XXexa+ql53b9lCfvHWmyp68P6xI7J1/frqvb25 coXqt2l2ws9XueAgeXHLJnU+35w6KVvVr6fyPN7YtdPhvTsrZ41D/f4zJeFZIL5zX1Xsb+PaXWpV Dsy6Vcu2qnveHo8PTej3/ldp7PelbNSqiwwMjVT31zAw77zzqbpnRpABnhn27ngzMZ9434HPyCJh 0bJTt4GJ+5tLl83XWCEE0w5RfxgL+25YvUttGzYi4TkA0YEw7yrXaapWTSGvOc4ZwQRYMTXwydGJ 73n8c7PUtpNHEoIhrMulnX2v+rkhOMFapJHG4QOtOHsxLqJ27dkenl7fY/lxYX//Kx6enj/hd8c9 X75/hEVGLdX3oVxXNA4JyTxKGGYDfoewxDE5lgshYDCl20DUjUNo2tQFiZMcJj1zO4QJHrk/kDwZ S3HN7WYxk2GWYiTQ4oUb1M3BiiVb1OuZMxepfnq+QNwk4BvFF1+cp14nZ64lRC92lHUatk1i9mEp BW42cJydWw6pbViegKg/VDk2++lG3+TJr6hzWb/6jSTnggTRKppyekIV5+TOxbrdNCLTem4pjQdl knGInwfsj58Pknkg+hem33ghxHZjabFuEJp6xzD/EXVYSx+IEEJIAnY1DmtUCVdRgL/cOZXY71/3 L8rIimGyeVztRIPvxdFPqByHH1/YrV7fObdLehfIL0cPeVy9No1D/H/k4F6yUEFvlQ8RRmT1yuGy UrnQHF+ebJWdjMPDy5aq64Jlw3iNvojmu7V/r3r927Ur6l9UaH6kYMHEfIkjevVUhhyWFlvHO7th nXztuQny18sX5eaXX0piHPZu305FDZ5auyZxXJiT88eNVYVc8No0Ds19ujZvriIHPz50IMlx0B/n 079jwudjGocLxo9L0m/NtKnKiDbHy4iyyjg8tOdU4jOB3ob0Rlhlc/bN6yo3emr9kPccAQJxzTrK Gg1aJS5Pho7tP6sCECZPmpNkX+QhRz7y+M791OvkjMO45p3UKqIPLDnGcS9eu2GbxH4wDhfMWyXf 2HY4yfg4B7OfGbyAIofIcXjurevqtW4cYol1mt9rMudmFY3DB8Ky5JJhYZsr12swDa933r5bd/SS 5e3qtm07NrBEiYMwFBGNqO9HuaZoHBKSuYwyTIi7QohieqMQorzRjsIKS9ITxZSccYhJ+NnRL6oo uaatuymzD8t1X5q1WC3hhQmG3Ia33/40cR9VQCQ0QhYvW1n2HzRSmWNjxk5XywE6dB+oJmz0Q4Xk Zm26qzD9EU9PVP2mvjhfVqoWJ6NqNpKnjG/3Vizdkqy59szIySoX4sDBo9Ux585ZriIHw6Jqy+Jh leUGwwTEt5TRtZvIuo3aq34fv/uF+ibQOiYqKSO/YnB4DTlu3AzVb9SYqeqccY43Lt556LmY200j Mq3nltJ4UAaNQ1x//ByYhTbw80GcJ0QI0VIIMdIwX08LIb5LxhyE/iOEuCyEWCaEeMIobuShD0gI ISR57GocVo2qKJvUq6kMPrMftmN5sdU4nGIYhx+dTzAO962fr8YqVbyI6ovlxxD+XzTwUWU8ndy5 XPXFMZo1qJXkGDktOxmHiOjDZ4lCKXjdsEYNZbRFly+vqjFDMRUrqiXG6Nc2roGK+mtWp45aDvzL pQsOY5rSoweRbxDLnjFOxdBQOaxHd7lz/jwVeajvc2T5UnUcHCOuRnWHPIXIz1gjMkJVhcZrmJQ4 732LHixxhmAoWs8hI8oq4xAF/nB/j/x9etvala+rNuQAx71tav0QBYjXMOHaduqbuOwXWrlks+qD nIHWfRHdh3vyxKrKyRiHeI0c6tbxzFRJVkMQunHxllolhSCIIUPHqaXQSNHUsduAxH5YrgzjEIao OZb1mMjB6Mx71c/NKhqHDzRl49aWQRUrrgmvUesVvQ0mYsNOXZ7x8fe/3H/KlG56O+V6onFISObz pmFQYJljcsDYME0MGEYwnNJsICZnHEKYPJG4uGuvJ2S5KnVlSEQNWbZyHbVEGZO6nhsFBiC+YZsx baFaToCqxMhNggTF71/6KElfLCOGMRlRvYHqV65yHfl4vxHyxOGEZc/Q+tU71XZ96TPGQuVlLENG Febq9VrIiRNnq9wkyFHywgsJEYvQq/PXyPJV6qrIQ0Q0YoLXx7x65n21jAHRjjiXyJoNVf7FGxdv p3ou+va0npu+n1XpNA5xvdHfWpmX0YYPJ58QIkII0VkIMVEIsUkIcV0I8Vsy5qCpX4UQZ4UQrwkh +gshquiDEkIIcQ47G4dWgzCl7bpxuHXpTDVWx1aN5ORnB6miJ6bwesb4YfL+lf0qClEfyw6yk3E4 Z/Qo9VnCeMPr6hHhMvDRR1XxkvEDB6ilxBD+j2IjMOJg2tWtUkVWCw9PzE2YnHTjELr2+jZV4ASG INpw7AohIfLcxvVJ9oFxCEMRy56b163rUGUZRmK9qlWVqYnXenTjw84hvXLWONRXFFl1cNcJtQQX zwJz56xQRpi5asYqPA+gDSt3Fr26NtV++AIfr/UqydBr85PfH33Q18xpmJJxqI+XXDXml2YukSGR tWTpClVlRI049byCHOuRNeJURGNajcO5L6f+mTzsvVpF4/CBdt//qk7HocP7+xct+la3Ec/00dtn 7trXrHxMzKtmRCLl2qJxSEjmU0QI8bFhXKzSGy1Rh1al2UBMyTg0hW/Ibl29pyL4UOkspW/MHizb TZhE0R95/vR+Vt2+/qnqh/H1cTFJ37xyN8UbG+yD6MU7RiQjJmSc363rD6Ig1TGufaL6YTzkaUlp TPTDuViXTZhK6VxS2p7auaW0H+SkcZicYWiK0YZClBZC1BNCPC6EmCSEWG0Y8Ijg1T8vq74WQpww ojefEkI0M8YihBCSyeQ24/DEjmVqrNdmjHU4DvYxowuTG8sOsotxCNOvQfVqammyWQ25Zb1YGVyi hPzh3BmH/sgbaP6/Q+PGsmTRIiqPoLUPljTDjPzy+JsOOQ4RnWgajTAFccyZzzwtPT08ZPtGDdV2 M0IQS6jxGuYgoh2x9Nl6nO/PnpYhJUuoXIfW/XSDMCeNwz2vH3O4B4VwP96+cz/1ZTrynm/buE+t NEquaCLSDsEkO/jGCRVskFq/3dsTjpmcmYaoRfRBuiDrvipysFlC5CBep8c4xOsj+07LUhWqyi49 BssrZ95PXAmFJc21GrROsn9qxmGCOZj+92oVjcOk6j5yZO8CBQvey+fh8bfAUqX21WjSZHK/iS90 X33hSoO+z03qgUIpDdp3GKXvR7meaBwSkjXUNJZE4vcJVVh1rFGHVv09NQMxNeMwrXpY3j4q7Uqj cWgahri++jWH8kK0oZcQIsioXvyYETUIYx0RujDa/5vM56IL/fYLIeYIIQYIIeoKIfz1AxFCCMk6 XN04RBQhjMN7F/eq16iojArLyIVoVlCGEGHYp2sbVZ3563ePMOLQMA7NvIRWIWLvxeHD1DWxtr88 6lm1Tc8VeGLNKlWtePpTI9Rr5DFEPxhz1n6oYIxj4tjbXpmTxATs0qyZMvqsJuDPF8+rZctYIo3X pgFomo0vDB2ijrNj3twkx0HuQmx/aeQz6nVKBmFK29MjZ43DBs06ycsn33W4D0WEIdLuPDFkrHp9 /exNtYIIEX/I2232++DqXdmoZRdVTPD9Kx+r1USp9Xvv0h21Yik5Mw0rfdAH+5umHoSchMgn2KFr QlXl9BqHZi52FCw0+0Ab1ryhKjBblypPmPCSLFmhiqrynNxYyKOekfdqFY3DB0JEIXIcenp5fVug YMGP3dzc/g+/R25ubv/1yp//C6/83p8HFC9xWN+Pck3ROCQk6+hmMTxgjpSytCUXdWhVigZiZhmH yxdvkkXDopNUCqOcVyrGYWqGoSlXjjYMFEJEGVF+vYUQY4UQc4UQm4UQx4UQHwgh/prMe05O3wgh LgohtgohXhJCPCmEaCGEqGAYj4QQQnIYOxiH25YlGIeLZ45Tr2EQIi+hnn/Qut00++a/mLCcdtyw PvL60U1q27oFU5QhBGNw6UsT5KZF02TnNo1Vvwkj+jmMlRdzHKKACAqYIE8hip9gqfHEJwbLUX37 qCXJ+Kwa1awpvz55PHGfb06dUMuQ87m7qxyEMN5gFhb7y19k6WLFEisif3fmlOqHCswYG0uF0R95 Bk0jUjftEF2IY3Zs0lgZf+tmTJOdmzVVfVa++ILqs2HWzCT7oJIyliOjEAqWTMNYxPnjfeH45rnr +5lKaXt65KxxGBJRU1aIqa8KHa5YulkunL9G9uozXOX7Q04+a8oe5OxGhF3L9r3UkmT0NfOVIwei M/1gwtVr2l7lLNRXG6EPniXiu/RTzxVTp86XETUaJOYgRB8Yheb++ms9x6G135ljV1WaoCp1msk5 s5eqgIenn5ms0iYhurBl+57yk5sJaZhmzVosA8skFIE8tu9ckmOYBmBG36spGocPpHIclq+4tkLV 6vMRYYhchtH1GkwvWjpod4GCBT9xd3f/5yN+ftfXXn+vvr4v5XqicUhI1lLfsszySyHEcEshhpSi Dq1yMBAzyzg8ceiiSjR84XjCt3NU+pSCcZhWwxCyQ7Qh8gcGCCHKCiGqGyZgV6N4CCoSw8TDeaIy 8TEhxDXj51l9s5hGoS/2uSSE2CaEmC2EGGIUNUH1Y2/9pAghhNgPOxiHu9e8Ih8pVFCunjdZvYap 17BuNdmpdWOHiEN9+1fvHJYtG9WV+fK5q+2mCbh/w3zZoHZV6VO4kCz8SEEVgYiIxv9+fjnFseyg 7DIOsWwYy45hsmE5MOSRL596jcIis58dqZb86vt9/tYxFTlYokgRWbhQQVXVuFuL5vLtHa879EN1 ZeREhLGHY2FMM6Jw+9w5al8URcFrVFJeOGG8rFSmjBoXpiPyJMJANHMY6vtAnxw5LJ/s1lVFPGI/ GJjIwYjl0Gaf5PZ72Pb0yFnjEFWQhwwbLyNrNlImInJz123UTs6c8Zr8MJkKwGtWbFfRdFjCjNzh reIfk1vX73O6H8w0mG3dej2ZbBQeIgPrNm6vChVGVo+TL744T3boNkD1RzvMPXN//bUecahv37p+ r2zQrKMsVTFG5UCHQfnG1sMqH3tM3Wby2pkPVD/8izZUee7x+BAVAYn3oR8jo+8VonH4QMhx2Gvc uF6BJUvt9y9a7M0G7eJHm9sXHj/daMiMlzr3GjOuF17r+1Kup0w3DgtXrBjgGxzxoqmA4Eg8EOYK /EIi48z35R8ciQfedOMbFB2a+DmFRiDZP8m9wJDZZzFQfhJCzDJMRN1cSUmJBmJmGYdU5kgzDp0x DE1FYp7Gn0/8mRFC/EUIUVQIUcLI04eKwWFGVGIlo39lIUQ1Ix9gcyFEByFETyHEQCPH3zghxIvG kt5FQog1RhTfXiP69ZwQ4oYQ4rMU8i06I0QTIqoQ0YWIMkS04Rgj+hAGJKIREZVICCEkF2AH4xAm 3s+3T8p/f3YxcdvfPjoj/3H3rEPf5LZj/59unZS/3jmdxASESYhx0fav+w/GfthYOa3sMg6RkxCR gd+ePplE2IYCJ3p/XX89f1blMES+Q2t+Q10/nkO/E2rZsXU78hniePqxYCxiXEgvrpLSPg+Oc1L+ dOGcQ1tK+6W0PT1y1jg07zs/eue+yvEN3b3xhcN9qVVmju4Prt5LjM5LTqn1Qy5w5DnXt5vCeSBX uNkHOcKtedP1/fXXD9uOc8N7xbl9akQB4njYZj1Xsx9ylMP0S24ss19G3iuNQ0chorD7yNG92wwY MFhvo3KPMt04DAiJquAXEilN+QZHdtT7uCp+IZGTzfflExSJh+70Ua2ap09Q+OnEzygkEg/0JPeD pcso4KAbL87o74PaPn2KxqF9ZBqHuC5OGoZ20h+GoX3PqFSMgiQ7hRArDfPxOSHEUCFEDyNCEDk8 ka+Qy4cJISSPYQfjkHqg7DIOqcxVeo1DKmdF4zCpFp0617BumzbjKlavPrfj0KH9p2/b2VzvQ+UO 0Th0gswyDn1DIsYm+YxoHOY1UBxinhH99WsyJs7DROPQZsqgcfinEOLfQojfjMi/n4UQPwohvjMq BX8hhLhvGHp3hBAfCiHeF0K8axh8Z42lw3uMiEJUIX5NCPGyEfmIyMMRRiQiIhLjjQhFRCpWMaIZ ffUfUEIIISQlaBzaSzQOXVM0Dl1TNA4fCMuRy8fEvOrm5vY/47nmDw8vr+/8ixZ9q2zlKq/FD3py oG4kYp9WvfsOmbP3YFN9PMreonHoBJlhHPqXiY70CQn/jcYhSUOBFKu4VNmmyoSlyq5cGIUQQkge g8ahvUTj0DVF49A1RePwgSav39yqeGjYttCIiOWt+/R7MrRSxMpHfPzeyefhYaZBMo3E42WjqyxC RCLkHxh4KtbIh0i5juxqHLr5Bkc08guNmJiQBzCqH3In6p0yg7Jly+b3D47o4RcSOSXBGIyKxza9 H8iocYhx/YIiL1s/HxqHeZocLY6SVUotN4izyuzxMlu5pDgKIYQQkiZoHNpLNA5dUzQOXVM0Dh8I uQ3rtGw93r9IkRM1W7R4fv6hY41RCGXs0pVtsXy5ZFjYlkI+Pu+6ubn913jm+cPN3f3fHp6eP9Zo 2nyiPh5lb9nOOPQvXSnCJzj8fd1c8wuJ+J9vcMQ0ERdnVqQVviGR2x4YeRFnYDgmHU0I/5DI8Yl9 gsPfT7J/cEQnv+DIHx2OFRz5o39IRPekI2XcOPQLiZpk2f9z8//JGYf+ZcLrPTif8P8GlI5BoQSS e0gt2tDBMDSxs3GIhMPN2/aQXXs+kWI1MmeU3Hj3b34tj+w7I9+/9JFD/5xQCsahSVoNREYdEkII cQloHNpLNA5dUzQOXVM0DpNqw40P6mHpcfHgkJ2Vqtecq7dvvnkn9qn5C+Prtm07tmRY2GZEJHp5 e38WExc3Ve9L2Vu2Mg4Ll6lSzi8o/AcHI886XkjkErO/T2hkM4u59n9/KVOlXJIB4+I8/EIi332w bwTyfSl8Q6O6+oVE/qGPb9GffsFRvazDZcQ49A0Or+IbEvHPhH3DT/sGR02zvCcah3mPlKINUzQM TfK6cfjagjWybOXa8vTRKw79c0KpGIcmqRmIjDokhBDiEtA4tJdoHLqmaBy6pmgcJi9EGiICUd+u a+ftu3WxxHnmrn3N9DbK3rKTcejmGxJ55IGZFn7RPyyiNMw/39CIQTAGTUPPPziyjtojPNzLLzjy Y3MfRBdaB4RZpwzABHPuX2o8tb2yn19Q+HcW425JYHj4IxD+n3j+QeHf+Zepllg4IL3GYXBwcAG/ 4PBrxn5/LxwaXd46Fo3DPEdy0YbIBfFQw9DEzsYh9Mn7X8pP3//KYXt6pY83adIcWbJCjLx48h2H vjmhNBqHJqaBaOb+sIpRh4QQQmwPjUN7icaha4rGoWuKxiGVV2Ub41BFG5rmYFDkf3zCwsta2/1C wtc8MNrCl5nbkQPRcrx3rUuR/UIi5lrO48CDfaL6Wca6DQPSbMP/sS2xPTSq64Px0mcc+oVEvvDg HCOeMbalZhwGJeR3VO9vckCFCoX1PsRlsUYbptkwNMlK4xAG3fy5q+SGNW/I9y59JF+atUSOHjNN Ll+yWd55575Dv+2bDsjDe0/LceNmytcWrJW3rt2Ti15dK1cs2Zwk4vDjdz6Tm9btlhMmzFTasn6v vHvjC6fGQ7/1q3fJRi27yGJh0XLgE2PkhjW71FiTJ78ib2hLlz99/2s575WVctmijQ7vMzPlpHFo kpyByKhDQgghticrjMM/vroqf71zWv71wxPybx+dUa/1PlTyyknj8J/Xr8rvz56W35w6IX84d0a9 1vtQySsnjcP7H3wtP7x6V93rI5c40gDpfajklZeNw513P6s7esnydm0GDBhsbhs4dUbXoqWD9kTX azBd70/lLtnGOPQLieiTxMwTXfMlaQ+O6vXAtAt/Twjhju0+ZSPC/IIi/220/ekXGhmN7aVK1fb2 CYr8LLnz8AuJWGc5x9XW4yS0R662mHpLLdudNg59QiNqwAg1zvu0qFbNE9tTMw5JrsWMNoRhhGX3 aTYMTbLSOISZV69pB9mwRWdZr2m8LF8lVlaLbSEDQyNks7bd5ZUz76t+9258IRs07yhj6jaXlWs3 ljF1m8n6zTvKSyfflfWbdZBtOvZJvAm5eOIdtdy4aFiUrFq3uaxSp6ksUiZStu3UR149ezNN47Xt 1Ff1mzhxjiwTWVPtX6VOMzllyjy5dNFGWSQsSi5bnGAumjp5+JIsVSFGTpz4ssP7zEyl0zg0wfXH z4FpIDLqkBBCiK3JTOPw/764IneufFm2alxXBvj7Sp/ChdS/3do3k+f3rXHonxv03XtvyutHNzls T69ywjj87doVuXXOy7JFbF35qK+v9ClUSP3bpVkzeWrtGof+uUFfvPWmvLhlk8P29ConjEOs4lmz 8nUZ36WfLFe5jgyJqCHLVq4je/UZJve9cdyhf27QuxduyaN7zzhsT6/ysnGI5cidho3o5xsQcC6o fPn13UeO7o1KyniG8fL2/nTF2Ytx+j5U7pFtjEPf4Iip1v0eqqDw74sXr1bQ2NXNLzjircS24KjZ aryg6MbmNp+QyK8DA8MTDRq/kMhTDmOmIJ/gyP2W/ZwyDosWjS4Ek9Por5Yom200DvMsiCqDwZTu CNKsNA6RU7Bx666ySJkoOWzEc/LDq/dU5N6GVTtlyfIxsveAp1U/3Hg0atVFBoZGylXLtqmIwTtv f6oMwPrN4mW7Tn2Mfl/J+M59ZUhkTblx7S61H46xatlWWaJcFdnj8aFpHs+MYBz/3CxZonwVefLI ZfX6xsXbMrJ6nOzW68kk72X6tIUyOKKmPHPsqsP7zExl0Dg0wc8D9mfUISGEEFuTWcbh75+cl4N6 KeNEGYeLZ46TO1bMlrMnPiUrlg2R+b285IaFUx32c2UhqjImsoIc0qezQ1t6ld3G4c8Xz8v+HROu G4zDVyeMk1teni1nPP2UrBCScN3WTJvqsJ8rC1GVVSpWkIO7dHZoS6+y2zj86J3P5OAhY1UwQHyX /nLunOVyzYrX5bSpC2SN+i3Vff7S17J2lU52C1GV9Zq2l0OGj3doS6/ysnFoClWTwyKjlvoHBp4q 5ONzo6CPz3uMOMz9so1x6BMc+apu2qUkn6CIX61Ld/1DIrsltgdFfISoPp+gyPUPziF8ofVYfiHh 1/UxU1RwxFsP9nPOOPQLjnzuwVgRb5tLj43lxycTxwqOuJmwLaKPPgbJVXhnxDA0yWrjMK55JxlT p5l8/3LSpb9Dho2XQZWqyQvH31bRhHHNOsoaDVrJO28/WMKM/a3GIZYdIzoQy5P1Yz31zCRZvFxl FRkIUzC18UzjEBGEyHF47q3rif1gcoZE1FTRjeZ+WNLcufsgh+NmtjLJODTBzwd+TgghhBBbklnG 4cRnBijzaf6LoxzaEJVXLbqSfKRQQfnuW1sd2l1VP9x8S/r7+sinB/ZwaEuvsts4nDAw4brNGT3K oQ1ReVUrVZKPFCwor2zb6tDuqvrqxFvS38dHDu/Zw6Etvcpu4xD34oFlouSsWYsd2hCVh5U/weE1 5FsHzju0u6revXhblomqpZ459Lb0isbhA6EYytQt21usvnClgd5G5T7Zxji0mmzGUuQ0g2hC35DI b4z9//QLrVQfUYnma9+gqGrW/kmLsDyo0pwazhqHviGRi62fRaqymJSEpERWG4dYotyrz3CHtiWv bVAm4K5th9VrGHpYQmzNi6Ibh4tf26C+2UQeQn28tStfV20bVu9K03imcfj887OVcXj2zQfG4e7t x9RS6AXz1qjXh3adkKUqVpUrl2X8Ris1ZbJxSAghhNiazDAO717cI319HpGtm8TKP7++5tAO7d8w X0ZWDJNHty5Ksv3jC7vlgqmj5LhhfdS/n1zal6T9/RPbVdTiL3dOySuHNsgXRg2Wk58dJE/uXC7/ 96Vj7kTsbx3v/pX9Dn0+vbz/oce8efJ1OXPCMGV4nnpjhZwwop+cPm6ofO/EtsQ+37x7VI568jEV kYeowxdHPyG/fveIw7GcVXYahx/u2yN9H3lEtqwXK//19jWHdmjXq/NlRNkweWDJoiTbP9i7W74y ZpQc3beP+vf2gX1J2q/v2K6iFr87c0qe27hBTnxisHx+8CB5bMVy+XsyuROxv3W8jw7ud+hz58D+ hx7z7R2vy6nDhynD882VK+TY/v3klGFD5bXXtyX2+ezNo/KZxxOuG6IOJz35hLx/7IjDsZxVdhqH 549fl6FRtWSHrv2T5CC3CrnIazdsI7dtOpBk+7m3riXmPMe/enHC44cuyKlT58sPrt6Vh/acks8/ N1s+99xLcte2I8kWS8T+1vEun3zXoQ9SFT3smCcOXZRTXpgr37lwS+7efkSOHTtDvjB5rjoXs8/b 5z6Qzz47Ra1SwrMN0h1dN1IkZUQ0Dqm8KvsYh6ER7Sym3N8Kl6gYoPd5GIgqtBzz3AMzLvyaQ77E kMgFD44VfhrLna3tKUHjkNiBrDYOY5u0l4OGjHFowxJimHM7txxUr3VDz9zfahzOfXmFMgd3bjnk MB5uUNCGZctpGe9hxuHH734u6zdFbsXe6vXoMVNlVK3G8t0LdxyOm9micUgIISQvkRnG4aq5k1TU Gv7V20yhQMq/P7uYZNur00bLQgW9pZ9PYRlVqaws/EhBZUBax9m0aJos6F1A9urYUhYNfFSZj8ib iOONGdo7yXjLX35e5VXEGNGVyqnxAgP85YENCxL7bFkyQx3P7IOIQbxe/+qLSY7pXSC/7NS6sWqr EBas+sFsWjJrvOpz++wbsmpURXUej/r5yDrVouWtMzuTnE96lJ3G4bLJCdcN/+ptplAg5W+XLybZ NnfMaFnI21v6FS4sI8uWlYULFVQGpHWcdTOmyYIFCsgerVrKIgGPKvMReRNxvGf79E4y3uKJz6u8 ihgjqlw5Nd5f/P3l7oULEvusnzlDHc/sg4hBvF499cUkx/TOn192aNxYtZUPCVb9cN0WThiv+ry3 +w0ZU9G4br4+slZ0tLyxa2eS80mPstM4XDh/jUpDhH/1NlP44t5auBCaPWuJWm2E/OJ1GrWVwRE1 ZGhkrSTjLF+8SfXp3f9pWTGmnqzdqK3KmxhYJkKOGv1ikvEWzF2lVghhjLqN2qkIx/JV6sot63cn 9lmxdLM6XmhkTdUnLKqWer1k0YYkxyxdqZrs9tiTqq16/RaqX8nyVeTcOStUH6QqwrMBnjXKRteW jVt3k6ePXklyPukRjcMHmrv/cJPyMTGvIudhWHT0kmY9Hxs2Z+/BpiiiovelXF+2MQ59g6L8/UIi //pgv4gXExurVfP0DYm84Bcc+THyAfqERHRPsnPC/tVUtKFuxoVGjtD7+oVG1bf0+cM3NKqp2fZo ucol/YIjflDLmYMjV/kGRVVN3M9J49A/OLK1dXmyM0uVWVWZpERWG4coRoJvJPU25EApGhapljDA xNMNvQf7PzAOE8zBSLls0SaH8V55eZmazBEtiNepjfcw4xB68cV5MrhSdXl4zylZt1F7tXxZP2ZW iMYhIYSQvERmGIeIvIMRc27vaoe2lHRw46vS3d1d9uzQQkX2IXoQEXttm9WXXp6eKtIP/bYvn6XG Ll8mSBUhgQH5062Tsk3TesrcM826iwfWygL5vWS7Zg3ktzeOqX6ILKwSUV6GhZRS+QixP4xFmJBY ZozoyJ9vn5R9u7VVJiMiGq3HLFW8iDy9a6Ua68cPjsv4FnHqGDgW+n1x/ZAyFM0chylFWzqj7DQO EXmH93ly7WqHtpS0Z2HCdevesoWK7EP0ICL2WtdPuG6I9EO/TbMTPsNywUGqCAkMyG9OnZSt6tdT 5p5p1p1Zv1YW8PKSbRo0kJ+/dUz1Q2Rh5QrlZZlSpVQ+QuwPYxEmJJYZIzry29Mn5ePt2iqTERGN 1mOWLFpEvrVqpRrr65PHZbuGceoYOBb63TtySBmKZo7DlKItnVF2GoeIvMM9976dbzm0paQt6/bK YmWjZe9+T6mlzJ/e/EpF7HXqNkjlKUekH/ohsCCwTKSsXq+FKkICA/L9yx/Ljt0GqNU/pll3cNdx df/euftg+c75D1W/SyfekbFN4lXxROQjPLrvjAyJrCV793ta3rhwW93737xyV/Yf9KzKW457fOsx I2vEqeeI+ze/ke9dvCO79nhCHQPHQj8UdcRS5SHDJ6jXKUVbOiMahw+08PjpRmUrV3nNPV++3/F7 JIT408PT8yffwMAzZaOjFzfr0Wu4biRinzZ9+z8xef3mVvp4lL2V5cZhakLl4/DwcC/sa5hk1vZd KJriExxx1rrdPySihX5cVFn2C4q8kmTskPDfCoVGFtU7IgLRLyTyhNnPNyTin6ie7BsSOdMvJOK+ ZYy/BgaHFzP3ctY4fBipFUfxLxNeL/E8gsP/G1A6poTeh+RNsto4RG5AVFmz5jjBpN2gWUeV/+Tu u5/LT25+5WDomftbjUMsE6hUrYGqsoykzGY/LGfAcSrXbiLfu3RHLWVIbTxz+4QJL8mSFarICyfe TnLuuDEpG51QGQ7VoHdvP5qkPatE45AQQkheIjOMw2H9uirD5p03tzi0paTu7ZuryMHPrh5Isv3O uV0qFyIKreC1aeItmjkuST8UWnFzc5Nvbl+iXj8zqKcyEj84tSNJv0sH1slls5+Tv907J0f076Yi De9d3KvaUAUa/2KpNY6JMazHRESkdSyMjWOYOQ1heCLacHj/bkn6ZUTZaRw+2S3hul3eusWhLSV1 bd5cRQ5+fOhAku3v796lciGi0ApemybegvHjkvRDoRVct0NLl6jXI3r1VEbiOzt3JOl3dsM6uej5 5+RPF87Jod27qUjDW/v3qjZUgca/WGqNY2IM6zEREWkdC2PjGGZOQxieiDYc0q1bkn4ZUXYah/gy Hcbhm/vPObSlpMf6Dlf31ZdP3Uiy/eyxazI4vLocNGSsem2aeAgIsPZDoRWkONqxOWGl0tMjX1BG InKbW/sd3HVCzntlpcpxPvypiSoaEfnU0YYii/gXS60RHPD0yMlJjomISOtYGBvHeOqZhH4wPMOi a8thTz2fpF9GROMwqWAKjpy/ML5mixbPB5Uvv6FAwUIfGyaiMhLzeXj8jIhEGImtevcdgkrM/oFF TsZ17PisPhZlb9nKOAwODi7gExSxV++TVBGT9GOa+AVHDE3SNzhih97HBBF9iGB0HN84r5Dw33SD ksYhsQNZbRyiqrL5zSEm5EUL18mmrbvJkhWqqsrIZj9UKWvbqY9DTkJzu2n0oWobog5btu8lF726 Vi1vaNamu/oWc9Gr6xz2S208JHVGcufRY6fJI/vOJDn/rr0Gq6UYOJa+3CKrROOQEEJIXiIzjMOx w/qoB8u0RhyiAjOWHDeKre6Qp/C/n1+WNWMi1NJfvH59+UvKaDq8+bUk/WDuIfLtrdeXqtfN42qr Mf/56QWH40EwCXE8jFU5vLzKSwhhuTGWLOP8Ea1ojo3lrVcPb0wyBsbGMVo0rKNem8YhjFP9eOlV dhqHo/omXLe0RhyiAjOWHMfVqO6Qp/AfVy/LGpERaukvXm9+OeG67Vv0WpJ+MPdw3Q4vW6peN61T W435y6ULDseDYBLieBgrunx5lZcQwnJjLFnG+SNa0Rwb1+38po1JxsDYOEazOnXUa9M4hHGqHy+9 yk7jcNSYqepePK0Rh/iyv3bDtrJV/GMOeQo/ef9L2ahFZ/W8gNerl29XBuG2DfuS9NNTHCEIAGN+ bAkkSDruV7Jl+8fUWHUbt1d5CSGshMKSZdzfd+4xOHFs5C5EEUbrGBgbx2jfua96/cA4zLxVSDQO UxaKpcTENXrRzc3tv4ElSx6AWViwcOGb+Tw8/qaMRDe3P9zd3f/p4en5Q52Wrcfr+1P2lq2MQwN3 v5Dwvsg96BcU+R+jz9/9QqN2+AZFNbH0c6BQmegiyI9ojq0bfzpFi0YX8guJmuQbEvmhX0jE/7CP b0jk14g+/EuZKuX0/jQOiR3IauOwQbMOynib+uJ8GVWjoQyqWE22aNdTbrckS0Y/9OnW60mHCMHk tq9ZsV1FGOIbSuQswY3I1vUPbjBS2i+57dfOfCDju/STxcpGqe3WGxrkRYGpiETK1veVlaJxSAgh JC+RGcbh1qUzlYGDyD69zRQi/jYvnq6Kofz947Nq+XDLRnUdlvfCSGxQu6oy9PAaxiGMJjOy0NS2 ZUmNw3o1q8jqlcPlfz6/5HBsCPkVa1QJl0X+8qgcP7yvfP7pAfK5p/or4f8ouIIx0RfvB7kXPzyd NHoRY6M6dLMGtdRrVzcON8xKuG6I7NPbTCHib92M6aoYyo/nzqrlw83r1nVY3gsjsV7VqsrQw2sY h7g+ZmShqY0vJTUO61apIquFh8u/X7nkcGwI+RWrR4TLwEcflWP69ZXjBw6Q4wb0V8L/UXAFY6Iv 3g9yL777RtLoRYyN6tBNatdSr13dOFyxdIsKCpg/d6VDmylE/C1fslkVQ7l97RMZU6eZut/Wl/d+ +v7XskW7HmpFEF7DOIRBaEYWmlq5dGsS4xBBA3HNO6p7e/3YEL7wj2veSa0aGjNmuhw/fpYcN26m 0vjxM9WKI4yJvng/yKt4+ujlJGOo55jmHVTAAV7TOHQeZ43DDTc+qNd/0pRuiCas2aLFc4/4+V8N LFVqH0zDbiOe6YM+DyISK64r6OPzXgHvgp9Ubdj4BX0syt7KdOOQEJK1ZLVxiBsBfFOHGwXcRCBP Cb5d1PveunpP3r7+aZq3Y2wsef7g6j211FlvT2m/5LZjLJwX8qFYb2gQHYllFbjp0cfJKtE4JIQQ kpfIDOMQlYthoCHqD/kA9XYI1ZRhUo0c3Eu9hjmISL9/3U9aMAW5CEODSqhch3htRhYe27Y4ST/d OEQhE+QkRP5Daz8sQ8aSYyyJRkRhSOkS8m8fnXE4P5y3aWJi7Hz53FXlZmsf5EUsViRAPtaplXqN XIqubByicjEMNET9IR+g3g6hmjKu21O9eqnXMAcR6ferVjAFuQhDSpZQuQ7x2owsPLhkcZJ+unGI QibISYj8h9Z+WIaMJcdYEo2IwuASJeQP5844nB/O2zQxMXY+/KysWJ6kD/IiFg0IkD1bt1KvkUvR lY1DVCmGgYaoP+vKHqsQIIAv358xlgMjaACRfkhRZO334dV7KtUQch3itRlZ+HqKxmFCgUR82Y+c hLh/t/bDMuTZLy1WS6I7dx+kxr517Z7D+eG8zXv+lcu2qgACVG629kFexIpV68ve/Z9Sr5FLkcah czhjHCLCEAagm7v7v83lyV7e3p8OnDqj6/A58zoWDw3dHj/oyYHWfWA0Tli1tvXMXfua6eNR9haN Q0JcjOwwDvVcg3bWpze/VmYkchzWimst+w54xqFPVorGISGEkLxEZhiH0MRnBqgHzYXTxzhEEX71 zmEVqYcCJChQgm3Txg5R/fesnZukL3IXYvsrk59Rr02DMCXj0IxERLVj7GdGDZpC5WUsX0XuRORJ VBF2Wr7Es3tWqYrNs54brl6bOQ6H9u2SpN+6BVPUdkRO4vU37x5VVZefGtA9Sb+MKDuNQ2jCwITr Nm/sGIcowk+PHlaReihAggIl2PbC0ITrtmPe3CR9kbsQ218a+Yx6bRqEKRmHZiQiqh1jPzNq0BQq L+O6IXci8iSij54v8cSaVapi87QRw9VrM8fhE127JOm36sWE64bISbz+7M2jqurysB7dk/TLiLLT OIQmTJiplvu+/NISh3v8a2duqjzmqJqMAiXYNnnyK2rZ8PrVbyTpu+S1DWr7zOmvqdemQZiScWhG Ir4yZ4WKelxlRA2aGjV6akLRw2PX5JyXl6mx9XyJe3e8KSvE1FOFEPEaZiX6DTOKnphavHCDWpK9 YskW9Rq51rHSacTTk5L0y4hoHD4QDMCipYP2IMIwvEatV0IrRazsMHjIALQh92HHoUP7Fw8O2YkC Kfq+lOuJxiEhLkZWGodYJoDqZihmktI3knbTjYt3ZI16LdUNRFStxvLkkcz/XB4mGoeEEELyEpll HGL5cZe2TZRBgyXIi2eOUwbc1DFPqig/mEDrX30xsT+W+WI5MoqSYLkw+iJXIoqPYNkxqhijH5YN J2cc6tt/uXNK7YeqyVNGP6GWOMPQQ248M8oR0Yjog2hCtMFkfOn5EbJ40b/IoJLFEpcmm8ahp6eH 7NO1jeqH5c04N1RzNvMoYjy8N0ROYh9UaNY/F2eV3cYhlh93appw3bAE+dUJ45QBN3nIkyrKD9dt 9dQXE/tjmS+WI6MoCZYLoy9yJaL4CJYdo4ox+mHZcHLGob79uzOn1H6omjzpySfUEmcYerhuZpQj ohHRB9GEaIPJOP2pEbLYX/4iSxcrlrg02TQOPT085GNt26h+WN6Mc0M1ZzOPIsbDe0PkJPZBhWb9 c3FW2W0c3r7+iezx+FBlHsZ37qdykMOAmzRpjoyu3USWLB+jTEGzP5b5Ir9gcHgNOW7cDNUXuRJL V6yqlh3j/hv9sGw4OeNQ344v+bEfqiZPnDhbLXGGoYf7d7PoCaIRzTzoI56eqMxHpE6qVC1ORtVs JE8dSViarIqjhEbI4mUry/6DRqp+Y8ZOV+fWofvAxDyKGA/vrW6j9mofrHzSPxdnRePwgWAIlo2u sqhkWNgWRB+a2xFNGFyx4moff//LRYODd9Zt1Wacvi/leqJxSIiLkZXGIfIFLpi3Wi5btMnh20i7 6pP3vlQFVyZPmiPPHLvq0J7VonFICCEkL5FZxiGEoifLX35e1q8Vo6oXw8RD5eSeHVrI8/vWOPT/ 8u3Dapkvov0QjQjzDgbd9++/mdhn1+o5agx92XBy27F0GJWRkccQhiRMvbkvjEyyHBp9EIVYslgR dUyM0SO+ubx58vXEPjAKvTw95ZxJT6sl0xgL5uK4YX3kXz88keQ8Vr4yUQYG+Kv3q+dhTI+y2ziE UPRk8cTnZWxMjKpeDBMPlZO7t2whT61d49D/kyOH1TJfRPshGhHmHQy6L4+/mdhn+9w5agx92XBy 27F0GJWRkccQhiRMvdnPjkyyHBp9EIVYokgRdUyM0a1Fc/n2jtcT+8AoxHWb9czTask0xoK5OLpv H/nNqRNJzmPppInyL/7+6v3qeRjTo+w2DiEUPVkwd5Vs3raHql4cElFDpfjp3fcpue+N4w79r555 X1VkRrQf8pRH1myo8g/euHg7sc/61Ttlucp1HJYNJ7cdS4dhEiKPIaokR9duLGfOWJRkOTT6PDv6 RRlRvYE6JsZ4vN8IeeLwxcQ+MAqLl6ssZ0xbKDt1G6j6VarWQI4eM02+f+mjJOfx6vw1snyVuiry cMfmB/na0ysah0k1fdvO5og0ROVkFEbBNhiHiDSEKe+VP/+XDTt3fVrfj3I90TgkxMXISuOQcl40 DgkhhOQlMtM4NIUKxogAhMmGfIL60mVdiFZE9B4KqOhtKEiCSD5UW07LdnM8HBtGpt5m6h93E46J 89PzMur5E9EPY+pj6MdDARa9zVnlhHFoChWMEQEIkw35BPWly7oQrYjoPRRQ0dtQkASRfKi2nJbt D8Y7oYxMvc3UX88nHBPnp+dl1PMnoh/G1MfQj4cCLHqbs8oJ49DUJze/lB9cvSvfu/SRyiWeWrAA iqUgeg+5z/U2M4e5ng89pe3meDj2nRQqLKs+1z9Vx8T56aug9PyJ6Icx9TH042Flld7mrGgcOgrL kscuXdm2z4SJPc1tMBQbduryTNuBgwftvv9VHX0fyvVE45AQF4PGob1E45AQQkheIiuMQ1dXSnkV s0M5aRy6ulLKq5gdyknj0NWVUl7F7BCNQyqvisYhIS4GjUN7icYhIYSQvASNQ0dtWjRN5dg7suU1 h7asFo3D9GvdjITrtn/xaw5tWS0ah+nX8sWbZNGwaLlt436HtqwWjUMqr4rGISEuxtLRW/tiwtq7 9KTDZEZlv3AdjJuIvvq1IoQQQnIbNA4dhXyHKOpy7+Jeh7asFo3D9Av5DlHU5db+vQ5tWS0ah+nX iUMXVVGXC8ffdmjLatE4TF1Ymrzz9t26+nbKtUXjkBAXY+no7ZGYsDZM2+swmVHZL1yHhJuI7ZH6 tSKEEEJyGzQO7SUah64pGoeuKRqHCdpw44N6g6bN7DJw6oyu1u0JlZajF/sEBFyIrtdgur4f5bqi cUiIC7Jk1NbfMGm9e+KOw4RGZZ/eOX5b3TzgeujXiBBCCMmN0Di0l2gcuqZoHLqmaBwmaO7+w01Q TdnL2/t+3bZtx5rbmz/++FBUU4Y8vby+6z5yZG99X8o1ReOQEBdk6eitMzBpbZ6V/bk9qAfaMmu/ eQMxQ79GhBBCSG6ExqG9ROPQNUXj0DVF4/CBpmzc2jK4YsXVHl5e3/kXLfZmhZhqC0IjopaZxqFX /vxfICpR349yTdE4JMRFWTpqy1VMXHsWH5d3rn3mMLFRWSd83vjc1c3DqC1X9WtDCCGE5FZurRL3 YFT95+4bDiYWlb3CNcC1uLVS3NOvk87RzvH3YFT9/NYxBxOLyl7hGijjsHN8qtdtyagt93C/eevi Jw73o1T2CtcgYaXRllSvW1qxm//ijHEIYclyx6HD+5cKK7epYOHCN2EieubP/5VvQMD5Bu3iR+v9 KdcVjUNCXJRlYzbHLhuz7WdMYKsm7Pjj1Par8p3jt+Qn737pMNFRGRc+V3y++JxXTnj9T2Uajtn6 C66Dfm0IIYSQ3MrtVeJ1mFV/uzbdwciisle4BkbE4ev6ddI52iX+dZhVn29c72BkUdkrXIOEiMP4 VK/bklFbXsc956X9NxzuTans1cX9N0zjMNXrllbs5r84axxatfb6e/UnrFrbGpGI+L/eTrm2aBwS 4sIsHrOj2JJRW7eZYfNU9gmfOz5//ZoQQgghuZlbK8V4mFVfH2zuYGRR2StcAyPicLx+nXSOdo4f D7PqnckTHYwsKnuFa2BEHKZ63ZaM3jwe9517lxx3MLKo7NXeJScSngGe3ZzqdUsrdvNfMmIcUrlb NA4JyQUsG7W159LRW19dMnrr2SWjtvyum1xUxoXPFZ8vPmd83vo1IIQQQvIC7y4TJW+vdvsVhtWv VyY7mFlU9uiXK5MSog1Xu/+Ka6JfJ50DXdqUPNqtw68wrD5bt9rBzKKyR/fXrkowDbt1/BXXRL9O OsueXV9y6eitv+Be9Pyetx3MLCp7dH732+Yzwa+4Jvp1Si92819oHFIpicYhIYQQQgghJM3cXin6 JZhWbjQPc0D4zPHZq2uwUvTTr09KHOka3y9hiWxHmoc5IHzm+OxxDXAt9OuTEotHbe6nTKsxMA/f cTC1qKwVDFt89rgGuBb69ckIdvNfaBxSKYnGISGEEEIIIcQpbq0UG82Kvlgyi3x7LJiSdcJni8/Y XJ5sLFHeqF+X1DjaucNGs6Ivlswi3x4LpmSd8NniM05cnqyWKHdw+rotGbVlo7kKBktmkW+PBVOy TvhskVcSS8Qtq4+cvm6pYTf/hcYhlZJoHBJCCCGEEEKcxog8/Nk0sqhs0krxizORhjpG5OHPiUYW lV36xZlIQx1Euy0ZtVUVRqSyT0tGbfklsyMNTezmv9A4pFISjUNCCCGEEEJIukB+PaNgyuu3Vop7 DiYXlSm6tUp9tviMx6clp2FqqJyHqmBK/OtHO8ffS8bkojJD6rNVn/H4tOQ0TA3k10NxDlT2XTJq yz3d5KIyR/hs1Wc8evP4zMxpqGM3/4XGIZWSaBwSQgghhBBCCCGEZCN2818y2zjcff+rOhtufFBv 593P6uptlGuJxiEhhBBCCCGEEEJINmI3/yWzjMPp23Y2j6hdd7Z/YJGThXx83vUNCDwTGhGxomn3 niOmbNzacvPNO7H6PqbWXn+vfqvefYdEx8bOXHTqXEO9ncoZ0TgkhBBCCCGEEEIIyUbs5r9k1DhE hGGPZ8c8/oif3zUhBN5XErm5uf3Pw9Pre9+AgPNhkVFLm3Tr9tTULdtb7Lx9NzEiccXZi3EVqlaf 7+Hp+eOQGS911o9B5YxoHBJCCCGEEEIIIYRkI3bzXzJqHI6Yu6DDI35+12ESuufL97tX/vxfeubP /5W7u/u/dBNRyc3tD8NIPBcaGbW0Yacuz/SfMqVb2egqi7DfqEWL2uvHoHJGNA4JIYQQQgghhBBC shG7+S8ZMQ6xxBjLk2EIFi1deg+iBefuP9wES5N7jRvXK7peg+mBpUrt8y5U6Jabu/t/HEzEBP3h ni/fP6ACBQvew776caicEY1DQgghhBBCCCGEkGzEbv5LRozDCavWtvYPLHKiYOHCN1EQRW83hbyF fSZM7Fm5XoNphpF4283N7b+6iVigYMG7NA7tIxqHhBBCCCGEEEIIIdmI3fyXjBiHQ2fP7gTTsHhw 6A697WGCkdhrTJKIxDvKOPQu+Mnk9Ztb6f2pnBGNQ0IIIYQQQgghhJBsxG7+S2YYhyVCw7bqbc4I UYbFg0N2enp5fYMoRr2dyhnROCSEEEIIIYQQQgjJRuzmv2TEOBy7dGVb38DAMz4BARf0Nme0+sKV BuE1ar2C4ig0Du0jGoeEEEIIIYQQQggh2Yjd/JeMGIem4efh5fXd8DnznN7fFIqsRMfGzvTy9v6M VZXtIxqHhBBCCCGEEEIIIdmI3fyXjBiHUM9RYx/zyu/9OZYa623OaOaufc06Dh3af87eg031Nipn ROOQEEIIIa6OWYWPEEIIIcQlsJv/klHjENGCMXGNXvTw9PyxasPGU/R2ynWVrHFIURRFURRFURRF URRFZa10Ay+nyKhxCC08frpR2egqi9zz5ftHSKXwVVjCrPehXE80DimKoiiKoiiKoiiKonJAuoGX U2SGcQitOHsxLqp23ZfyeXj8UqBgwXvhNWrN6T9pSjds1/vq2n3/qzrzDx1rjGIrO2/frau3Uzmj JMYhIYQQQogLwqXKhBBCCCEZILOMQ2jn3c/qdh85undA8RKH83l4/M09X77fvby9Pw0sVWpfdGzs jH4TX+iO6ER9P0Qoor1AoUIfsTiKfUTjkBBCCCGuDo1DQgghhJAMkJnGoSkYiE/NXxhfs2mL54uH hm2DIZjPw+NXd3f3fyojsWSp/aiiDCMRpuHc/YeblAgN24o8idhPH4/KGdE4JIQQQoirQ+OQEEII ISQDZIVxqAsFVIbOnt2pasPGL8Ag1I1En4CACzANvby9P5uycWtLfX8qZ0TjkBBCCCGuDo1DQggh hJAMkB3GoS4Yif2nTOkWExc3tWjp0ns88+f/Cvd0yI04ef3mVnp/KmdE45AQQgghrg6NQ0IIIYSQ DJATxqEuFFEpWNjnfU+v/F/TOLSPaBwSQgghxNWhcUgIIYQQkgHsYByiYEpopYiVnl5e301Ytba1 3k7ljGgcEkIIIcTVoXFICCGEEJIBnDEOYfDVbdNmXIP2HUbpbRkRCqRE1K49G/kOWVXZPqJxSAgh hBBXh8YhIYQQQkgGcMY4nLlrX7OQSuGrUClZb8uIdt//qs6cvQebYskyzEm9ncoZ0TgkhBBCiKtD 45AQQgghJAM4YxzO3X+4CZYUexcu/EHHoUP7T92yvYXeh8o9onFICCGEEFeHxiEhhBBCSAZwxjic f+hYYxiH6v7Lze0PFDMJLFHiUIXq1ed1Hzmyd3LRgohSrNmixXPMXeh6onFICCGEEFeHxiEhhBBC SAZwxjhUEYcREcuRi9DH3/+yu7v7P837MTc3t/955ff+PLBEiYMVq1efCyNx0alzDYfPmdfRNzDw dNPuPUfo41H2Fo1DQgghhLg6NA4JIYQQQjKAM8YhogdDIyJWlCpbbiNePzV/YXxs2/gxJcPCNhcs 7PO+5d5MRSR65c//5SN+ftcKFCz4cZsBAwbr41H2Fo1DQgghhLg6NA4JIYQQQjKAM8bh2uvv1e80 bES/Zj0fG2bdjuIm3UY80yegWLFjdVq2Hl8qrNymR/z83jYjEj28vL7rMHjIAH08yt6icUgIIYQQ V4fGISGEEEJIBnDGOExJMA5hKBYNDt5pbtt8807sqEWL2kfHxs4oWLjwzVa9+w7R96PsLRqHhBBC CHF1aBwSQgghhGSAzDIO2w4cPMi/aNHjO2/frWttGzF3QQf/wCInmOPQ9UTjkBBCCCGuDo1DQggh hJAM4KxxiOrIYdHRSwJLldqLaspYohw/6MmBWKZcoGChjzfc+KCetf/Q2bM7+QcWOUnj0PVE45AQ Qgghrg6NQ0IIIYSQDOCMcYiqykHlK65LUgRFiD9QURn5DLEkuWaLFs9b9+k/aUo3FEjhUmXXE41D QgghhLg6NA4JIYQQQjKAM8bhyPkL4338/S8X8vG54RsQeLaQj8+7BQoWvOcbEHimRtPmE8Nr1XrZ 08vruxpNmkyes/dg0/mHjjUOr1HrFS9v789HL1neTh+PsrdoHBJCCCHEzsQIIcrrGzXSYhxiDIxF CCGEEEI0nDEOB06d0TWgaLE3sfwYr1FleeHx043wL14jnyHMRNyfeXrl/9q7UKE7Hp6ePxUtHbRH H4uyv2gcEkIIIcTuHBVCLH+Igfgw4xD7YF+MQQghhBBCksEZ4xBRhGWjoxcHlihxECai3o4iKch3 6OXt/am6R3Nz++MRP7/rw+fMS3Vsyn6icUgIIYQQu9PcYg6uTsZATM44RB/0NdswBiGEEEIISQZn jEMI5iGKomBZst5mauzSlW2jY2NnVm3YeMrk9Ztb6e2Ua4jGISGEEEJcAUQMWhNwWyMQrcahGWFo 7ctoQ0IIIYSQh+CscQhhaTKKnVSsXn1udGzsDFRWNpcrU7lHNA4JIYQQ4gpYow51AzG5/1vFaENC CCGEkIfgrHGIaMKA4sWPoJqyec/l5u7+b59HAy72GjOul96fcl3ROCSEEEKIq6BHHaZFjDYkhBBC CEkFZ4xDFEKpEFNtgZe39/0KVavPj6pTd1ZgyVL73fPl+93Nze2/qLDc97lJPfT9KNcUjUNCCCGE uAopRR0+TIw2JIQQQghJBWeMwwmr1rYuGRa2uWaLFs+b2/pNfKE7iqU06/nYMB9//8sBxYod0/ej XFM0DgkhhBDiSjgTdchoQ0IIIYSQNOCMcYhCJ6GVIlY27d5zhLmt56ixjxUtHbQH/0elZd/AwNPd R47sre9LuZ5oHBJCCCHElTCjDv9Mxig0ZbYx2pAQQgghJA04YxzO3X+4SVTtui+F16j1irkNZmFA sWJHn5q/MB4Vl0MjopZVrtdgmr4v5XqicUgIIYQQVyMtUYeMNiSEEEIISSPOGIdQp2Ej+sEoHLd8 dRu8nrJxa8tS5ctvgGGIbSXDwrag0rK+H+V6onFICCGEEFfjYVGHjDYkhBBCCHESZ41DRB2Wj4lZ WLR0abU8GYKZWLBw4ZsFCha861+06Fszd+1rpu9HuZ5oHBJCCCHEFXlY1CGjDQkhhBBCnMBZ4xCa f+hY4/hBTw7cfPNOLF7vvv9VHUQethkwYDD+1ftTrikah4QQQghxRZKLOmS0ISGEEEJIOkiPcQij cOftu3X17VTuEo1DQgghhLgqyUUdMtqQEEIIIcRJnDUOh8+Z19G/aNHjj/j5XbdWV6Zyn2gcEkII IcRVMaMOrWK0ISGEEEKIkzhjHGKJcsXq1ed6Fyp0J5+Hx6+BJUocxPYOg4cMqNOy9fiR8xfG6/tQ risah4QQQghxZaxRh4w2JIQQQghJB84YhxNWrW0dVLHimgbt4kf3mTCxZ/eRI3ujgrKbm9v/4Z6s gHfBT2o2bfG8vh/lmqJxSAghhBBXxhp1yGhDQgghhJB04LRxWL78+riOHZ/F63HLV7fxCQg47+bu /p+g8uU3VG3YeIpvYOCZEXMXdND3pVxPNA4JIYQQ4uqYxiEhhBBCCEkHzhiHWKpcqXrNuSVCw7bi NaIOsWTZ08vr29FLlrebs/dg07LR0Ysr12swTd+Xcj0lMQ6PdukgKYqiKIqiKIqiKIqiqKyXbuDl FM4Yh1DPUWMf8y5c+EP/wMBTPv7+l/ElbmF//yttBw4ehGXKoRFRy6Lq1J2l70e5nmgcUhRFURRF URRFURRF5YB0Ay+ncNY43Hn7bl0UQ/Hx97/k4en5k29A4JlWvfsOCSpfcS1MRGzvP2lKN30/yvWU rHH473euUxRFURRFURRFURRFUVkgVzcOTcFAnLlrX7PVF6402H3/qzpDZ8/uFBMXN7Xz8Kf76n0p 1xSNQ4qiKIqiKIqiKIqiqGxUbjEOqdwvGocURVEURVEURVEURVHZKFczDhFNaH298+5ndVEEZcXZ i3F6Xyp3icYhRVEURVEURVEURVFUNsqVjEMsR+40bEQ/FDyZu/9wE2xr1vOxYV75838ZWLLUfr0/ lbtE45CiKIqiKIqiKIqiKCob5UrGITRu+eo2JcPCtqDoSfmYmIWBJUocRBGUQj4+N5DfUO9P5R7R OKQoiqIoiqIoiqIoispGuZpxCK29/l59VFIOi45eUjw0bFtwxYqr+0yY2FPvR+Uu0TikKIqiKIqi KIqiKIrKRrmicUjlTdE4pCiKoiiKoiiKoiiKyka5snGInIdTNm5tOXn95labb96J1dup3CUahxRF URRFURRFURRFUdkoVzYOp2/b2bxocPBON3f3//j4+18uVb78hriOXUYOnT27E6ot6/0hVGXWKzNT riEahxRFURRFURRFURRFUdkoVzYON9z4oF7zxx8f6vNowMV8Hh6/okiKEOJP/L+wv/+VEqFhW2Ek DpnxUmfTSESEYqXqNef2nzKlmz4eZW/ROKQoisoj+uTNY3LG+EmJOrVpi0MfZ7Vh7qtJxoT2r1yV pM8/r1+VS2bMdurYP5w/J2dOmJxkn69OnlRtbyxd7nDM1DTruRfkXy+cTxz/gwMHHPokp7kvTJM7 Fy+T35497XCOGdG/3r4ml898OfE4OB+9j92Fa6h/XrpemzZTntmyVf52/arD/lZlxjXV9c3pU/KV SVNly9adZPEKMdIvJFIGlImS1WObyjHDR8obe/c57GNq0/yFicfBGP+4etmhD36uX1+0RPZ7fKAs V7mOGh8qWi5GNm3ZQU4d85z87K23HPaDcN44f/MYeP96H6vObt0qRw19Rp17YJlodZy/GO8F2y9s 2+6wj1X6tfrgwEGHPqb0vxN4rfdJTT9fvCAXTp0lO8T3kCUqVk/8bEIia8ouXXqpvwe/XLrosB+E 3zX9WuuaO3maXP3yXHnrUMrvw9RXp0467A9hu973YcL13rt8lRzU70lZ/v/ZOwvwqI79/c+1Xvv9 r9cLFJcQIAmSoAkeJEEKFChWoKUUgjsUp7gUl2LF3YoUl0Khcu+t97a37krtSnvb+T/v5MwyO3t2 s9nsJrvJ+3me94E9Z84cm7PLefl+55tY13NOJeNrya539pSbFjzkd5wHc05uenT1Wp++KIqiqMKj WDYOtWAKIl25Seeu/W8sXnw3DMSf/vSn/3KMRPX3//vDH6/cVqbsxviU2jN+87vf/b1W8xaj7X6o 6BaNQ4qiqCIimA/6ZReCcWG3yY3eO3Na3mqYAlowM76yjJbVs+Z4tSmfVFd+dP6cT59aE4aM8mrf vn0X9eKOdb269fHZZ066vnQV+daJE57+9yxf6dMmJ93Vuaf84Gx4DMQtC5d49Y3jsdtEuzB+7Gvk TzBXFk+ZIb996kmffqBw3FMtmLKrHpwjb3LMQn/6Y8l4OXLAUJ+xCmVkdPS0K1axho9BibHfqFmm T5+2biqXoMx1u38cN45ft8P5222gD86elZ07dffp100dO3ST75w66dMHZN+rZunt/Zpc9vcEPttt AunS9h3q+baPz1bFxPryiZ07fbZ/4eAhn7aB1Dqjo3z9+GM+/WgtnDTdZxtowcRpPm396cVDh2T9 hi19+rCVXL+Z/LuLIZ3bc9Iact9gn74oiqKowqPCYBxqodpyQoO0ST//xS8+Ll6uwtrMPvf2LhkX t+L3f/7zeSMiUf7s5z//IrFRown29lR0i8YhRVFUEZFtCOTVOFw/d4HPi64WoszMtjApWrbu4NVm dNYwnz4hRN+Zpk+xitXlP44c9awPh8kUinEItWh1h/zq8iWfY86NYO6Ujk/26rewG4da3bv0cjXq wnFPIZiG44aM9GkbSNi3NqW1AhmHXz95WUUx2v0E0sHVa7z6D8Y4hDlZs34zn74CqUqtBvK1Y9ee FS23e7VuzgKfdpD9PZEb49BtbAdSyfhk+YYVlRmKyVYtuaG6Xvbx4L42bJzh0x6CEejPPDV1Zddu ZXzb2/sTzt+OIA7lnCAahxRFUYVbsW4cTt68rVmlWrVm3Vyy5LYbS5TYdd0vf/0WzMK45OSZ8cm1 H0QbHZGItObiFSo8/Oebbzlcu1WrEXZfVHSLxiFFUVQRkW0I5MU4hEEDE033hRdrpE7qz/f3ud9n m2f375c3V0j0tEFK59N79vj02+GObl7HiYghs41pMv2pVBU5ZtBwnxQ/W3Zaq20cdmh/l882U0aM VVGGiEwz225e+JDPuQUrnB/SGs3+oMJgHPbs0tvr+o0aOMw1Sgvr7L7CcU+hrQ8t9doX0mTnPzBF Re5hPf6cP3GqTzTitoeWevUTyDhEKr65bbt2nZW5hGhK3F+Y3EhnNdvYJlVOxiHats3s7NUH0qGX z5jliXr9/NLjcvOCxco0s/d19Qlvc9u+VxAMrnec9H9T9vdEboxD3HNzW/znAFKdcV1wfRCNmNa4 tVcbpI2bfdgmG9qb933C0FGybdsuPufjZrI9s3ev1/NrppRj+eWdu3y2MYWoaPv64vsJ9xumJO7T yQ2PyAaNvMc5jGUzujanc/InpipTFEUVbsWycbjoxJm00lWqLNWRhD/5yU++//3115/F8um79zcp WTl+WZU6dabZ26E4Cioy28up6BaNQ4qiqCIi2xDIi3H4ypEj8obS1Tx9TRw2WqU/6s+l4lPUPIX2 dg+O9TYwWrXu6PWCfWjVw17rGzbO9IlQM00mt6izYGQbh5gvzW6jtXz6LK+2XTp192kTrJC2aval VRiMQ3/nsHvZCpWyq9vh768cPeLVJhz39LPHL8iKSfW99nN+y1afdtBj6zd6Gd2pjVp5jcNAxuGg flmedTDCPzyXbUqaQlSiGekGM9SMms3JONy+ZJlnHVS1VqprJCGE56x2gxZe7W2z3b5XWm4Gv/09 EaxxCCMtpX5zz3ZN09v5tIHePHHca4qD6rUbeZmqtsnmZghCmIfSbFcusZ780ooGNqc8wPfV3uWr vIzEkQPco561Jg4f47WPgX0HKBPUbof5GjGGzLYXtlybdzLYc6IoiqKKlmLZOByxbFUrVFWuUrf+ 1JEr1rRse9/9vWbvO9QYEYb4nN6tR7+bS5bc3mnwsG72tlTsicYhRVFUEZFtCOTFOERxAt0PXsSf 2r1HFTww+0fhCHs7vNjXs6LQti5aotYhSqpG3aae5XjRR2SP3Uc4TKbcGIdIv7yxzDXjCyaN3SYY ISUTqZnmfrX8mW7RLNuMCnQOiN40204eNsZrfTjuKcabuY9xg0f6tDGFKNNKSQ3UnxOGjPQyBwMZ h3d3v3asMB/Pb3Y3J4+tXe8VPWYWGQlkHMKAa9LcOxX66Nr1Pv2beu7AAa8xmpjiPc+ofa+0YGja hYrs74lgjUMUkImvmerZrkJSXb9FhR6ePc9zXeziM8GabLhOZqTfn0tVlm88di3tGeeP66DX4z82 YOhiHkLzGP0VacFyrNdty1arIz8JUIwH0YGIcEVhnKy+A1Qkol4X7DlRFEVRRUuxbBxiTsPaLVuO ROpxars7Bq15/HJ9LEda8h9vvPHEz372s6+wjvMZFg7ROKQoiioisg2BUI1DRAfVTbsW4YR52LAM xohpXiCF094WgtFiRnvpQinzHpjqdXyIYrS3hcJhMuXGOHz75AlPJVsIRTHsNjkJJoeZgo1iL+b+ A5lu0SrbjAp0DoiWMyNUEZ1lzisYjnvau0dfr+N5cpd3GnxuFMg4hNll7gdjHlGIqGzsFo3mpkDG ISoxm9eqlvN82X3YwvNmHhfMfL3OvlemECVoRurZ3xPBGocQIojNbWG24Xq9fPiwT1t/yo3JZk6X YEd1ntm02aufJVMfVMunjhjntfzQ6od9+oVwP812btGZwSo350RRFEUVHcWycQht+NvzdVv26HXP jcWK7ylTpdpiLFt57mIDzG/48+uu+/B3f/rzxQFzF7Sxt6NiTzQOKYqiiohsQyBU4xCGhJnuhxdx LIdpYhoHMFTMKCtTmNfMPBbMj1cirobnc1JKI5/567RCmQ/PnsssN8bhrHETvdrCJLLb5CQzRRmp mZd37fLqM5DpFq2yzahA54A0YJy3bgszzkxlz+s9hQlpFhLBWPrkcd9U+WAVyDhEdJ9p7JlCCi7m N8T99hfJBgUyDhFdaPY5oO8An+3dNNcy3s1qzua9uq1CDdmjSy+vtnMmTPG0tb8ncmMcouCKua0p RHcOvW+QPLJ2nd/q2lCwJhsMffM7A+dlpo0j6k+vM7+L/rpvnxpjeh3mMbX7hpZZUxSsDvAdkZPs cwpmjsOHpkwPeJ0oiqKo2FesG4dam557uc7UrTubYv5CfEa6MtKWMd+h3ZaKTdE4pCiKKiKyDYFQ jUMUPNB9wEBEAQK9bvXMuV77mPvANUPCFCIMzbRGU+gTc9DZ22iZJlOwso1B2zh0K46CVNfWhoEE IfLQjOQKRoi20ynKiLREJJRtJAQy3aJVuTEOIcx5p9vCuHnt2DVTOa/3FGnuZuGLuOqpXumvuVUg 4xCaOtI7as1NGCuIUnvrhHfVYCiQcWibbwsmTvPZ3k07l67w2g7HqNeZ9wrng8g8RAPqZTA8dVSg /T2RG+MQ6cF21KGbUExp9rhJPnMSQvazYRuHMGRPbNjoU3inTeadnja4X2WqXBsPiEzU0aAw48xt MU+lW5GY8YO9q3PnNL4DyT6nYJTXMUxRFEVFvwqLcUgVftE4pCiKKiKyDYFQjEMYNHih1X1gvjAz jfLtUye9KtYipdlfmuX+lWt8XpYhRGzZbU3l1WSCbOMwGMHQXDF9ls/xBBJMCjOFFFVnsdw2EvJi ShSUcmscmmYchGug1+X1nsIogiGm1+XVdMnJOIQJhYgwuzqzm26vXFNVEza3D2Qc4rzM7e2x60/2 mDYNN9s4xPlsWvCQV/tOHbqp87K/J3JjHEIw9vrdfZ9XH/6ENOz3zpz22t5+NoKRPdfkzqXLvdYj etDchzlHK7Ryxmyf88D1M9vkNL4DKZRzyusYpiiKoqJfNA6pWBGNQ4qiqCIi2xAIxTg8seERrz50 mrIp0yiD2fbEzp0+bSCYFLZhhCgo20iwlde0Vsg2WQLpxrIJKpXa7iMYmSYQUnU/u5htQNlGQrCm BAow2OcWCQVzrpEyDkO5p59ffFxFsek+8mq65GQcaiE1FsU9zIIbbiqfWM+rUEhujMNgzWp7TA8f MNSzzs04hKHfsnUHr212LV3h8z2RW+NQC/cX0clmJKib8H1hzndpPxs5CdWzYYKa+0blc73ebcqE Fw896jXPapP0tl7HAOH6mfvJaXwHkn1OTFWmKIqioFgzDjGnYbv+A3omNEibpNOSIyWkO/eePK1D lTr1pqEQi72eyl/ROKQoiioisg2BUIzDvj37eba305S1zPn8IMxnaLfRso8J1XftNrbCUUjDNll0 qvLYwSNklVoNvNYh3TTQfHX+9OrRoyraDH3ApDCr19pGQrCmhB0FFSkFE+WWW+PQrICLNF7MUafX 5fWe2nMo3lqxukqHt9sFq2CNQ1MwvBG5hjnzzGI6WvOMtP1AxuHmBYu9tkPKrL0vN9lz8pn7czMO sfzv+w54RU1iHkIUCzH7CdU41MJ/ELxw6FE5a+xEZdCZfWtdNCIy7WfDTUitRjQzInhfPuJdeAVp x0g/1m3NNGUtmIQNm2Z62uD5xLUw2yycNN1rn3bUYm5kn5Odfk1RFEUVTcWacYjKyfEptWf86je/ eTXSZh76T2jQYDL2tfj0+VR7PZW/onFIURRVRGSbdLk1DlHMolR84OghN5VLrKciwuz+Qj2mvJpM kG0cmkYZ5l3r2OFaBWQIppdZeCEY9erW27N91VqpXtFEKBJh9o+IRizftWyFTz+mYtU4hPFqzjmH yFKkvev14binnY0oM+jK7t0+bUxNGjZGzWGJufb+tm+/l7kUinFo6oOzZ2X3rt4FSJAKrNcHMg5R Ddrczpy7L5D69+nvtd2hVdeqBfszDiF7vkZUvDY/59U4tPXs/v1ehWwgRNfp9Xk12R6ePd9r+2Bl V3E/vmGj13pcX3tfpjBvZGJKYxWpuHf5Kq/5G/N6ThRFUVThVKwZhztferV2zWbNxvz8F7/4pP39 WT3s9eEUiqvcVq7cht/+7nd/jXR0I5WzaBxSFEUVEYVi0pnasWSZz8t2sMJ8hnZ/oR5TOEymQMYh hIq8KfWbe7VB+qO/+RrdZKfmBiPTQHJTrKYqX9y+06tthzuumWhQOO6pbRihuI3dRuury5e8IhQR dWcWyPBnHD5/8KAyfbEeBW9QyMTuW+uDs2e8ovmwjV4XyDiEyW4WLkEfrx9/zKd/U589fkEZ9Hob pNe/c+qkZ30g4xD7QxVzvd5WsMYhjEpE5yKSDxWOnzdS0W3ZlaPN5z4vJhvMX0QY2ucQjGDuY1zo vuz/KME9+SSAgWxXtTYjPvNyThRFUVThVawZh1Cbvv3u/tnPf/7FjcWK77HXhVOtevft84tf/vLd 62+97YC9jsp/0TikKIoqIgrFpDPVvn1Xn5ftYIX0Tbu/UI8pHCZTTsYh9Nd9+1RKpNluhUsRBX+K hHEYTQrWOISZ06OLd/TdjiXLvdqE454iys80emC4Pb51m087CPMSmseDaEVzvT/j8LkDB1SKvl6H OQLtufG0YNzBwNNtg404hLL6DvA6vt7d+/qk25qC2Wu2R8SsuT6QcQgdXrPOa3tTwRqHq625Gc2q zrb2r1zt1TZcEYcvPeo9d2FudXLDI179DR/gHeGbde8A1/vw6tEjnsrpEOZdfOXoEc/6vJwTRVEU VXgVi8bh6NVrW/z++uvP/uQnP/nfH2+44WTpKlWWloyLW1EuIWFR+cTq8ytUrz4XKl+9+jykNfcY M/5Oc/tFJ86k1W+dOax8QtICT9uEpAVlqlZ7qGRc/HL0dWvp0ptgGv70Zz/7GnMc2sdA5b9oHFIU RRURhWLSaWE+OjN6qn7DlgEn7kcUU7mEup72mHPMjOjSCuWYwmEyBWMcQounzPBqV6xidfnKkWuG QCA9Mn+RTySfVqipytGknIzDr648Ia/s2u1jGtZu0MIrsgsKxz2FVs30Nq9g/MKUgqmI9W8cPy6H 9fc2gzAfoR1h6c84RMQp5tYzt585bqKPeYjzg9lntls6baZnfU7G4cuHD/uY1jCt7OuG45k5dmKO 55OTcQgz7O7u7pWtgzUOERUJw0xvh78fW7vepx2+S8xUZRixT+3e41mfF5MN8yia266e6f5ca21e 6F1ZGnO4muvfPX1KFbYx2yDyGMeLe4505G0PLZUVkq5910ED+w7w6icv50RRFEUVXsWicYh05dR2 dwz66U9/+i8hBI49oH5+3XUfYq5CbDtw/qJMmI1CiB/tdrZ+8pOffPfnm246Gum5FKngROOQoiiq iMg26YIRTB5saxdeCMbgs6OmUDjCbmMfUzD9miZTbmSag8Eah18/eVk2ad7Oq2379l18jKLcyjYS bNMtFmQbh8EIBrJble1w3FMIBphtDOYkFMGwj8efcQjtXLLcpw9UVZ4wZJQyfzHHnW0kIc012KrK WjCe7f2gcvSgfllqP6hYjGImdhu388nJOIRg6JlRc1rBGofQYMsQh9q27SInDR+jjrnf3ffJWyxD tE1m4KrKwZpsMFHN6taI9szJgEY6Of4zQG+DYkb2XKaIWjXb5CR8Z2KqA7MP+5yCVV6rg1MURVHR rVg0DiEUSamd3nLk//3hD09d98tfvnPdr3/9Jv7E3IeGPkZKM0zAX1x33YcN2rYdgkhCbQr+/BfX fYQ2ZntEGV73y1+/9avf/Oa1W0uX3ozoRnvfVMGIxiFFUVQRkW3SBSO8BOOl3qyG+qdSVeTf9+33 6d8W0v7MvtCHbbjZxxRtxiGEYg5mlVZo04KHfNrlRraRUBSMw/JJdeXZTe4mVDjuqRbMwwUTp3lF v7kJkXmIRnRLPQ1kHKL9yAHDfPrzJxzH0bXrvPoPxjiEVj04x7VCs5sQuYfoR7fzCcY4hJZb/0EA 5cY4hGHWuHkbnz78CRXMXzt21KsP+9kI1jh8YsdOrzRyc07JQMI0Cub+3J7tp/fs8TIl/al5i3Ze c0tq2ecUrGgcUhRFFW7FqnGotem5l+tM372/CQqZ4M8J6zelw+zDn5M3b2uGCMNyCQkLf/bzn1/9 1W9+808YhP/3hz882WnwsG5Tt+5sinZaEzduaY5tsHz+o8ca2vuiClY0DimKooqIbJMuGME4fPGQ 97xhOaUpayGtMr5mqmc79PH3fQcCHlM0GofQnAlTvNqXjk92Tb0OVraRUFiNQ0TI3XFHFxVt+uVl /wZIOO6prbdOHFdRbqgSfEPpaqo9TDhUyEYE3D8fO+azjVYg4xCCObd5wUNe49tN6Aemk91/sMYh hGcGxWTsvu39nN3s3+AL1jhEennDxplefefGOFR9XL6krrudam0K9+G+3v28ojC17GcjWOMQEZjm djmlKWvZ3wW4lm7mKyIaty5aIrt36eUVmYmiNH163isPrFrtuh1kn1OwonFIURRVuBXrxmEwWnz6 fCrMQ0Qa/vq3v31pwNwFbew2VPSLxiFFURRFUVQIglGESsuIDNTzV2Keva2Llsp382AsuwkVfXcv WyFnj5uk9oPoQszRF+79hEsw2i5s2aZSp/W1mTthiqoMjjlQ7fYURVEUVdRUFIxDqNf4iR2RgoxU ZXsdFRuicUhRFEVRFEVRFEVRFJWPKirG4dDFizP+fNNNxyrVqjXLXkfFhmgcUhRFURRFURRFURRF 5aOKinG489U3a889cLgRiqrY66jYEI1DiqIoiqIoiqIoiqKofFRRMQ6p2BeNQ4qiKIqiKIqiKIqi qHwUjUMqVkTjkKIoiqIoiqIoiqIoKh9F45CKFdE4pCiKoiiKoiiKoiiKykfROKRiRTQOKYqiKIqi KIqiKIqi8lE0DqlYEY1DiqIoiqIoiqIoiqKofBSNQypWROOQoiiKoiiKoiiKoigqH0XjkIoV0Tik KIqiKIqiKIqiKIrKR9E4pGJFNA4piqIoiqIoiqIoiqLyUTQOqVgRjUOKoiiKoiiKoiiKoqh8FI1D KlZE45CiKIqiKIqiKIqiKCofReOQihXROKQoiqKoQqyvrzwh46qnyj/cXtlLa2bNVeuH3DfYZ10g vXDwkM8+IqlzW7Z49l27QQuf9aHqX09dkU/v2eO1bM/ylZ59ZWR09Nkm0sI9sa837h3uod2WoiiK oqjYFo1DKlZE45CiKIqiCrFoHPrqlSNHZMvWHWSvbn28ltM4pCiKoigqv0TjkIoV0TikKIqiqEIs 0zi8sUyCnDhstJw2ary8vHOXWm8ah2mNW6t1gfTBuTM++4ikwm0cntq4Sd5ULkH1ZxuHzx886DnP R+Yv8tk20sI9wb5xj3CvaBxSFEVRVOEVjUMqVkTjkKIoiqIKsUzjsFjFGvLTxy94rTeNQ/zd3r6g FW7j0Izqs43DaBHuEe4VjUOKoiiKKryicUjFimgcUhRFUVQhViSMw1ePHvVE5j08e57Pemj7kmWe Nk/t9p5LEJF1vXv0lSXiss0xRAB27tRdHlm7zqcff8YhzmPGmAdU/3PGT/Yx1xAxqPePSMJvn3pS PjRluuzQ/i5Pf7XqN1Prdy1bobbJKeLwq8uX5IJJ02S9hi3ln0vFqz4SkhvJKSPGyg/PnfVpv+rB OZ7jw7a7l62QDRq19Jxzn573yteOHfXZjsYhRVEURRV+0TikYkU0DimKoiiqECsSxuFnj1+Q5RLr ZRtg5RPkG8ePe63//OLjftcvnDxd/rFktunmpnGDR8p/P/2kp70/4/CtEyfk9aWr+D0vzFGot8Pc hf7meoR05GGgOQ5xDjXrNfPZVqtiYn353IEDXtvgePXxwUC0t4Gq1GogPzp/zms7GocURVEUVfhF 45CKFdE4pCiKoqhCrNwYhznJNBbHDBruWb5w0nSvPk0DrmOHbp7lJzY84mUats3sLKeOHKeMO3P5 ygfneLaJBuMQ0YqtWl/rr2R8shydNUzNRQjjTy9PTGnsdRzaONRKbdRKRSd26tDNa/m6OQu8jp3G IUVRFEUVftE4pGJFNA4piqIoqhArUsbh3/cdkH9x0nXrprWQ3zx1xbMOZqHe5qiTfvyvp67IJs3b eZbbkYXr5y7wrEO0IqIWsTxcxqFeHmiOQ3/G4bF1GzzLS8cnq1Rtve7jC+dlcv1rkYgPTZnhWWca h60zOsqvn7ysluO827fv4lkHE9Y8DhqHFEVRFFX4ReOQihXROKQoiqKoQqzcGIc5VVV+dPVaz3Yw v0xz7uL2nWo5UnqRnoxliMa7+sQltfzN48flDaWrqeW3VaghPzjrXZ0ZxiPmHNT9nd+8VS2PBuPQ vEaTh43x2gbavnip63amcbh5wWKvbRBpqdfZKeI0DimKoiiq8IvGIRUronFIURRFUYVYuTEObQMr J21e+JBn26x7B6hliLjTy2A26rYXtmzzLE+p39ynL6h7l16eNhvnZRcniQbjMDPzWl8ocGJuAz27 f79nPYqlfPNkdvSlaRziPMxtUNhFr7OvO41DiqIoiir8onFIxYpoHFIURVFUIVYkjUOzSErZqikq bRfz+OHzjWUS5MtHDnvaXtqx07OfWDMO77jjWloxjUOKoiiKosIhGodUrIjGIUVRFEUVYkXSOIRQ JERvv2jyDPmnUtlmXvv2Xb3avX78Mc+ciOFOVb6lQnX54bmzXv0h7Vpvl1fjMKvvAM/yUFOVaRxS FEVRFGWKxiEVK6JxSFEURVGFWJE2Ds0iKXoOQ8g06yBUJtbRiFCg4ijm3Ij+jMP3z5yRN5bL3h8q Ml/ctt2z7sldu+VN5bLnWbSPJRTjcP/KNZ7lORVHWTVzrmcdjUOKoiiKovyJxiEVK6JxSFEURVGF WLkxDnMqjgKdfmSz1/Z2kRSoYlJ9j/Fnat+K1V7t2mZ2VkVCYODB/NPLN8xd6NnGn3GICMXqdRp7 1iFleuLwMXL4gKHy1grVvfZjGodIgdbLy1arIycNHyMXTJym1vkzDr+68oRs2DjDs65kfLKKtJw4 bLQyOfXymvWbeapBQzQOKYqiKIryJxqHVKyIxiFFURRFFWLlxjgMRjC87H2YRVKgCUNH+bTRmjN+ spdJaGv66AlekYj+jENoxfRZPttrmWnPpnH4zN69nnRqrUbNMtU6f8Yh9M/HjsmklEY++9GqWitV vnLkiNc2NA4piqIoivInGodUrIjGIUVRFEUVYuWHcWgWSUHa8nMHDvi0MXVl1255X+9+skRctjmG tOIunbrLs5u9zTUokHEIg3HjvIUq0g/rUZClXbvO8sjDa72MOTttevWsuZ5rckuFRDmw7wD5r6eu BDQOoa8uX5KLp8xQkZl/dtKzUQwF+zIjDbVoHFIURVEU5U80DqlYEY1DiqIoiirEysk4pKJPNA4p iqIoqvCLxiEVK6JxSFEURVGFWDQOY080DimKoiiq8IvGIRUronFIURRFUYVYpnFoCtWF7bZUwcqs +KxF45CiKIqiCqdoHFKxIhqHFEVRFFWIReMwdkTjkKIoiqKKjmgcUrEiGocURVEUVYj17VNPyoem TJfTRo330uWdu3zaUgUr3BP7PuHe4R7abSmKoiiKim3ROKRiRTQOKYqiKIqiKIqiKIqi8lE0DqlY EY1DiqIoiqIoiqIoiqKofBSNQypWROOQoiiKoiiKoiiKoigqH0XjkIoV0TikKIqiKIqiKIqiKIrK R9E4pGJFrsYhRVEURVEURVEURVEUFVnZBl5BQeOQ8icahxRFURRFURRFURRFUQUg28ArKGgcUv7k ahzaA4gQQgghhBBCCCGEhIdo819oHFL+ROOQEEIIIYQQQgghJB+JNv+FxiHlTzQOCSGEEEIIIYQQ QvKRaPNfaBxS/kTjkBBCCCGEEEIIISQfiTb/hcYh5U80DgkhhBBCCCGEEELykWjzX2gcUv5E45AQ QgghhBBCCCEkH4k2/4XGIeVPNA4JIYQQQgghhBBC8pFo819oHFL+ROOQEEIIIYQQQgghJB+JNv+F xiHlTzQOCSGEEEIIIYQQQvKRaPNfaBxS/kTjkBBCCCGEEEIIISQfiTb/hcYh5U80DgkhhBBCCCGE EELykWjzX2gcUv5E45AQQgghhBBCCCEkH4k2/4XGIeVPNA4JIYQQQgghhBBC8pFo819oHFL+ROOQ EEIIIYQQQgghJB+JNv+FxiHlTzQOCSGEEEIIIYQQQvKRaPNfaBxS/kTjkBBCCCGEEEIIISQfiTb/ hcYh5U80DgkhhBBCCCGEEELykWjzX2gcUv5E45AQQgghhBBCCCEkH4k2/4XGIeVPNA4JIYQQQggh hBBC8pFo819oHFL+ROOQEEIIIYQQQgghJB+JNv+FxiHlTzQOCSGEEEIIISQ2+YUQorkQYqwQYqIQ YqAQopjdKJ+4UQjxB+Pzn5xjamMsI9HDXUKIcfCLjGU/FUKUMz6Hi+uEEKOEEH3sFVFMghBignON WgshfmI3yCvR5r/QOKT8icYhIYQQQgghhMQWMDF6CyE+FkLg/c3WWssQijQdhRCvCyH+aCxr4RzL eGMZiQ5+LoR4VQjxpmPqgVuEECeEEIOstuGgjBDiByHEVntFlIKx+6PxPJ2xG4SDaPNfaBxS/kTj kBBCCCGEEEJih58JIZY4hgbMn65CiN86624XQqx31u10IsgijTah/p5P+yORYaQzburbK4og+4UQ 3wkhqjtRvRGJ4o02/4XGIeVPNA4JIYQQQgghJHZA6iTe2S4IIX5nr3SiEWF8oE09e2UEuFkI8V8h xCZ7BYkpEA34HyflvCjzKyHEu0KI5xyTPmJEm/9C45DyJxqHhBBCCCGEEBIblBZCfCOE+CgHgyfN MQ4ftJbDCGnqmI+Yf7CtE1Fl08SY/w7RjD2d9t2M1FaAefLWOPs67bS5zelzhBDiXqNtbWc90pl/ KYTo7Hzu65JWredHzLCWA8yZqPsxQbQl0myxbrCTemvzf07qNFKrbXDO2NbcDiYsrqW+XpijD8cW DDBtsU1JZ7+4FviM66D5sxBigLO8mZ959HAtcR0w394DQoh0P4YWrifmuETU51+Mflu5RILqc8W9 Ku/8/X0hxFUhxFQhRDujLY6pphBitNOuhxHhaoLoPKzHvm9wIhhxvDC3cd0wx6EeO0hdRlv8iXPB Oen7hmviBq4jxhSuQx1nWS1nu0DPgiaY8+glhJjnpFU/77TDtYoI0ea/0Dik/CnfjcPE1MypSamZ J5NSM64mpWVKiqIoiqKiVPitTs08id9u+/ecEEJIgbDAMelgoOSWakKIf7jMh/iiEKK41XafEOI1 xxj8xGp/zElP1inK5jpEHiICESbe/6w57WAwYk7GDk5El7ndU06klwZGGZZnGcs0jzvGqTZ9YEKu tOakg5BqClPSJMVZN81aDnDO/3JML4DjOWj1CX0rhGhvbevGBucadBFCfGBsj+PEMhigX1p9D7P6 qCuEeMflGJ4UQlxvtIP59pIQ4ogQYrhzHmb7RUZbgHPV90qnKJvS81Le6kS22utxPjDhTBY754Pz +txph+PBfUL7ZwwDc6hjzmEsPGv1/Z5lBGKczXK5v0ud+w4j3Z/ZqAnmPHSkod0GpnlEyA//JTfQ OKT8Kd+Mw4QGGdUTUzOv+LyUUBRFURQV9UpMy7yC33L7950QQki+AXPoBcfwQaRYbijlmDlfOZFv v3YMNxhV3zumCgwagKgwFM2A8fahE2WItoiaQzsYOOhPAxPKNm9gHuG9EgYRgGEE4whGGo7jPucY YNYccNqavzFznGVJxjKAKEOYU8edz4gi2+K03eVEpWFZomOk4dwQlaaBqYa2qERtok0j09yC6Yi2 M5z1WJ7qRObBuPy91YcJ7hVSXXG+MP7udq4hTCrcPxioKCaDyD5EFOrl540+UNUXBiDaYh5LbI/I zEnOPUA6uo5Q1OniuGc4b5wfjgHRk7iX6ENHder7i3Y6chFRqOb9AogUhNGMc8A+UTEb7RGtichE nJd5DWDofuGYyYhy1MdW0TleGMcaGMpY9m+nb9xX9D3XOQ5EA2r0MszdCVMX1wuRgbg2OOecUopz ex4wQLE/XP+IEkn/JRRoHFL+lG/GIV448OLR5a575Jq5C+S7p47Lry9foCiKoigqSoXfavxm47db mYepmVfs33dCCCH5BlJAYZa8nINRYgMDB5FfMNEa2ysNEyfO+ayjBWEGxlttV1jGoTahEAFnpsPO dMwXnVIKUxH9wdiy512c7GIcoortZy5zOMJgQ1v0D1o7n3EO9jVBkQ+sQyEZzW4j0s5EV/01zS2k eWszzUwhbumksAaKcoPBBVMM+0LUoAam1dcu1xbpz1gGExXAxH3Cud+2eYpjQfVj9I1IOqCNP5hg ZiQiOGUZh27RoIgwxPaIyNQgZRfL+hvLNEhBxjodeYn7hPvldn9heqLtPc5nHR2JZagMbnKHZRzi eHCsO1zSuB9y2iKyMxC5OQ8AA9Rt7IWdSPovoUDjkPKnfDEOVXqyYxraLyUURVEURUW/DPOQacuE EFIwlHVMDphGuQERXzANYb64gXnx0C9MOKCjBWHM2MDQgwmF6EOgTajlVjtEBJpRiDAQ0adpVmlg 5sFk0ynC2oTCvmxg4qGfFs5npE1jWzvVGmiTDqYp0CanW4SaNrfMtNQKzrliOdK5MU+f23yQbujz RTSkCaLYsBzRcybaENVzUmIeRHxGOq4bSLXGeh1NqY2/flY7HUl52TDe7GhQgKhRRHLqeSMRgYcU 9b/5OeeGTh9jnM/6vBAFaWNH8OnoyKdd+p7itNXpw4gixdjVprYJjEi0xVyO/sjteeixB/Mw4kTK fwkVGoeUP+WLcajmNEzLVFEL9osIRVEURVHRL/yGq7Tl1MyT9u88IYSQfAFRcXhXQwRZbkBUF7br bq9wQPom1sNEATpa0CziAWAWwkgzDT1tQsF40yCyzW1OO7TLNNoBPU+iaebVcNoiXdlmpxPVhlTt /yeE+FQIccklGg0gGg9tYT4BFJaBybnOagdg0GGfdoQl5tqD8aXnDEREn53m7Ia/80WKNpbjupnA /DKXw8jCZ3/7WmYdL4w/VET2F0lpGrt2NKg2VE2zLDnAPQA6MhCmM9AmHort2NgRfDo6EgVnbB41 DExteqJIiW30AqTZox97rkWT3J6HNkDnW+0iQqT8l1ChcUj5Uz4Zh9mFUJieTFEURVGxKfyGZxuH GZgPiBBCSP6j01kxN55b9JQGBhlMJFQ5hqGGKrSmUWSC9fgPITPtFdGCZvSZRpsqOk0Y4O8wpmBQ afzNaacNPxMdsWi2RWVk7MeuqAxDEvMLvuIYjjDJ0Kcd1adB+in6QVoxuNP5jMhBE/SF1FnM52hX 2dXA9EI/MBBRHAXRn4Hwd766YArOO9BypFfjWMtZ7QCO96/OfIKIqgwmktI0du1oUH0PTLNMG8I6 vdhGHx/SwQHuH8bcTVY7twg+HR2JatUm2nDWbWFU498cej5LG9Nk9Eduz0MboG5Vt8NOpPyXUKFx SPlT/hiHzsTq9ksIRVEURVGxI/17bv/OE0IIyRdg8iHaz8100aDNJse40/MZ6ui1ZlZbgHkFkQqq TUZt3piprRq3aDmYOm87hTs0/ua0Q2ShLsCi0eaeaezg+N1MN12sRKc7IxoQZpVbeiz2c84xxKo4 yxY629tRhdpc0gaVNqwuWu0ACsugrV2t2cTf+eqCKTD5YPYFWq6rZ6PIi42O2EP0JdDGn9tcfzDG MBZg5gK3aFB9/uY8f3ruSLvKM4A5CDMQx4sCN7rwjZtxqc1mRG1qEB1ppqZrkI6MY9Vt0TfMXLf7 gPPBvXcbpya5OQ8AA9Q2wiNGpPyXUKFxSPkTjUOKoiiKooISjUNCCClwtMnzT6uyMYB5pwtBoIiJ NlT0PG57LCOrmBDiNcc4RLVgoKMF7TkLAYwpGHp6PkGYLTCh9ByCGn9z2mEuQxtEuaFtVWMZjCJU LdbFPEADJ8IObbOcZTiXZ51K0ZWMtjCydFXmzcZ1QOERRAyiyIwGxhyiGNEW8wYCmF+oXo3IQttk 1FWZUQ3ZH/7OVxdM8bcchpqmk7Of1ZYxVt45XpxHNWeZHhP2XH/YDsbae4Yx5hYNinkVscyMbizh GHOYG1DPZwmQHn7W2Z+eT1EXvnEzLnUEn454DBQdifkl0RbnrsEclriWZoEYRN6iWBvauo1Tk9yc hzZwkR6NNOmIEyn/JVRoHFL+ROOQoiiKoqigROOQEEIKHJhBsx3DA2YTimxgjkIYhjDxsBzz39mR bpjnD+tQqRdVjNEGhUNgGCE1WONWJAS4RdEhYgumDub9Q1ELzCcH/M1pN9L5bIK2ZrEVAGMN7RF5 iGOFofa5Y/xhuTmnHYqkwPiEqYgoPZh/MInQDnMfmmmsMFOxHAYqrtk25xogcg/LdcEVoCMLsR7X Cu1hQuJ6PWUYcW74O19EiQZajhReDUxgRIFiOea0xHWA2Yd7DvO2m9FWz1loz/WnDT2k9GrsaFCA 88IymJQwH7VRqQuw4J5PF0LMdSIAsQzmsDb+dCEY27gEOGYz4jFQdKRbtB8MbdxfmMPYPwxhFDuB sE97nLoR7HloA9e8XhElUv5LqNA4pPyJxiFFURRFUUGJxiEhhEQNKJqBFF1ExeF7GcYKqibryEEb RHrBsML8iGiP7WCc2amwOlrQjrTD/IcwCc2qyDCYYMrAbIG5g3nicjOnHebng+Fnz2GHfR12DCcY XzBHYTjBbNLz+pnUgwfjGGrYBsYh0qrtiDYYaTAJYVzhmHH+qJyMqEdzjkcNrvFjTr84/reEEDOc aLVA+DtfXP9Ay2E4msCchGGICDh9j3ENcMwm/uakxP3AdqYhaUeDAhiOiDzFcpiIGtxfGHO4nriu uA64znbBFl0IxjYudQozDG0dPeovOhL3Cvux07hBE8esxXa4FtgW18FtnLoR7HloAxcmeL4QKf8l VGgcUv5E45CiKIqiqKBE45AQQgghBQyMRaTqw0QMFPkZ9UTKfwkVGoeUP9E4pCiKoigqKNE4JIQQ Qkg+oedH7G4t7+AsR7GbmCZS/kuo0Dik/InGIUVRFEVRQYnGISGEEELyCRTMQVrxp868hJhnEvNe Ii3+DaeqdkwTKf8lVGgcUv4UdcbhR2dPyXdOHpPvnnrMSx+eOSG/euK8T/twCv2/f/oxdQz2On8K ZRuq4PTlpXPqfmGMfXL+lPzgzPF8v3exMmY+OI1rc9JneSgKZ19U+GTfF/uzPwXbrqCEZwvPWCR+ M0LpO5Rt8qpPL5xRv52fXzzrsw7Cd+F7p/A9lLv7SOOQEEIIIfkI5jfEfISYkxL//kCRHBSrQSGT mCdS/kuo0Dik/CnqjMMh9/SXt5WrKm8pW1XeUqaK0s2l42XFaimyT7de8vTGDT7bhEswkeo1aCr7 97rHZ50/hbINFbyuXjovz23aqIwKe11u9eHZE3LIvf3l7RWT5O2VkuS8CQ/Ixk1aRfze2eeAMZPa MF0O6H2vT9to0WePn5GtW7aVd3W6K89mRzj7osIn877gMwymFultZJcOXQPep7zcT5hVj2/dLN85 cdRnXTiFZwvPGJ41e11ehe8LfOfnpu9Qtsmr1jw4U5auXF0+tvZhn3XQG48dlknJqbL7nd1zdR9p HBJCCCGEhIdI+S+hQuOQ8qeoMw77dr9b3lQqXo7qnyWnjRgtpwwfqXRvj97K7ClRIVFuXrDAZ7tw KBQTMJRtqOA1f/wDsnJiXfna0UM+63KrtbNmy+tLVZYD+9wrdzy0SF7atkWZC5G+d/Y5IPIooVZ9 2btrT5+20SKYQ6kNm8u2GXcos8denxuFsy8qfDLvCz5/celc0MZhqPfz4ZkzZdkqNeVf9+z0WRdO 4dnCM4ZnzV6XV4ViAoayTV61dMpUeX3JOHl49SqfddA/jz4qy1SuKe9o0zFX95HGISGEEEJIeIiU /xIqNA4pf4o647D3Xb1kuSq15NsnfSNSLm3fIqvWrCcrJaTI5w/s8VkfDn1x8Zy8mouXqFC3oYLT 0H73y7J+xkNuNWPkGFmsfDX50qH9nmX5ce/sc4CZkZjcIOqNw7SGzWW7zA4BTaRgFM6+qPDJ7b58 cfFsjs+D23bBavrI0fK2ctXkiwf3+awLp/Bs4RmLhHGI64PvDXt5IIWyTV61bOo0ZRweWbPaZx30 +rHDsmx8LWUc5uY+0jgkhBBCCAkPkfJfQoXGIeVPUWkclomvqV5q7HXQhrnz5A2l4pUJZC7HfHW7 Fy+WDwweriIUj65eLT9/3Hdup4/PnZS7HrrW7tjDazwvypgTClEauxYv8bRHJMbpjevltOGj5fhB Q+X6WbO9TCy3bdR+zp6SOxc/dG0/a9Z4Hc8nF07LxZMmy9Mb1qt5qJZPna76R3rZ28eP+Ry3mwKd S6SOI5h95nQv9D4fXb1S3WdE5GGfOx96SH58PnveP7zIbpw7V0XpwGgYfE9/eWDFcrUup3tiC/vD PWratLW8qXS8HNinn/r8/qnH1Mu1vne4l0smT5GnNqyTJ9evVX1jvH124UxQ52XL7RwOrVql5hSD qYEoWlzzFdOmy3FZQ+XK6Q+6pnDmdr8Q7snK6TPko6tWygtbNqltH545S0U8rXnwQblxzlwvswDt V83IXo7P/swhXKMDK1fISUNHKOGeYJm9f1PZfaXLjm07ybceO6KuPa7tlgUL5MfnfOd5xPyTiCqe NHSknDB4mFwxbZp87YhvxCnOC98D6AvH7vadEcrx5ofUca1Yfu24Vi5X18lsk9N10Pf40KqVKg0f zyzG0dKp01Q0mb1PmGjrZs9RbTAW3nrsqErVR+Qg7jGeK/Sxad58r3ue03bBHu/uJUvVdngGEYGH 7xG9Li/3Cc/3rsWL1ThYNGmyfOP4EfVs2RGH+ntj+shR6vg2z1+grpvdH66r2W7Lgvle4xTfFxjD 5vH9fe9uOW/cBHWNcAz2f2y5bQMj8eT6dXL6CH08832OB5HRj8ydp753ty1cqM5x3vgH5HP7c/6P MxqHhBBCCCHRTaT8l1ChcUj5U8wZh5iXCRGHma3bewyrVw4flC1btFEpzjVrpylTBvMi9uzSXb53 6lpqGF62muDFtVRlWatOQ1mtZn15Q6k4mdX3PvUSh5dMLLu7ay/PNmMGDpI3l6kqE2o1kHXqN1Fz L9as3VA+sW2rWo/J5e1tntm1Q6amNZc3quNpKKvWqCdvLB0vu3XqJt92jKF3Tx2T1VPSZJuMO5Sp gj5w7NeXipN16zeVL+zf63PupgKdi345DfdxBLPPYO4Frhnm1kJfKXUby7jE2qodXnI7tusk33FM wJH3DZQlK1WXN5aqLGukpMn5Eyaq5WMHDg54T2zBqOvRubt6Sb7B6atX1x7ylUcPyISaDTz3DseF dTXrZF8r9I9zwfavHsn5vGzhZdw+hwUPTFQmBK5fct3Gsk79piqKFutwzeunNpMvHLh2zYO5nm6C 2dmwUQuZlJImE2rWl0kpqTKtUQv50qF96j7jfpvpibh/DdKaq+X4jPnubOPwreNHZKf2d8obS1eW 1ZPT1DHjWO5o29Hv86qO5fEzslGTVs79airjk+qo+4X7nZ6eKf9x5KCn7ZkNG1TfxSskqPGHsYl7 VqV6XXl200ZPu5mjx8pby1VV96lug6YqkrRKUl1l+Oo2oR5vboXrkxvjBfe0Tev26lnEceFZwDne 3bWnxzgK5jrgHiPVvnl6hjLFq1avK5PrNlLjCPf7yo5tnn3C2IKBfVPpyjKlXvYzh/uNuWM7tO2U 3d/j18aAHhs5bafPO9Dxntv0iGozdfgoNecelicmp6rPWI7volDv01vHj8r2bTqqsYQxVa1GXfVs 4RnGn9o4/PTCaTnk3vvVdxeOCc8evjfwvJlp07j+MB3xvKJdrbqN1PGmN8+U/zh8QLXB9wW++/B9 gc/4zwHMm4prgmtTunIN9cw/Mm+ep197m3dPHpO9uvT0XCMcL64xrrV537AdnhmcI659nQZN5S3l qslSlWt4/iPFn2gcEkIIIYREN5HyX0KFxiHlTzFnHOLlFoYIXi51peWOd9wpKyfWkSfWrVMvvDAB EWVXrFw1ZTJhO5iM7TM7qpc6ROigDfqaPmq0vKF0vHrJw8ulmUKKiCa8pM0ZO0H1i32d37RRloyr IXt26aHaIILL3AYmE6Jq4hJqq0npMW8YXvBXz3hQ3lCyshzU9z7PdrXrNVZz7sEQw76xD0TP4WUS kWX2uWshnTCnc4HxE87jyGmfeHlGu2Duhd4n+p84ZISKpsHxqX2WrCxH9B/oOVeYktgnzBZ1TzY/ kuM98adJw0Yos+np3TvUZztlGMcFIxOmwaGVK1X/H+HYLp4N6rz8yT4H7Fdfc5wHIgrR50YVTVtZ Thw6XLXDmA11v7g3TZq2kteXrCy3Llio+vr47Ek1BmxDULfXy/HZNA51m369+qrz2L98mSr4Ah1e s1rNk4Z19jGYfTdt1lqNk+H3DVTmDI4HUZSIxIRRg3a4DjDAEmqlqnt09Yns80WULO5b/7uz9/Hs 3t2yRMVEOTZrqDoGnMeTu7bJ+KS6ymDR5xXq8eZWOD9E6r78aLaxlJP6dL9b3lq2mty+aJG6zhAi cG8oXUUunjRFXZtgrgO2U9e1VGUVpYfnCGNkz5KlahkKAaGd+u5r01FWSqitomnRBtGB93S/W+0T pp3uz7znwW6H74xgjhe69gxeM+vycp8wnm4pW0VuXbBAbYdrMHnYCBWVjmdMzyk4a8w4dU0Q3Yv7 hXOBQVcjpaEyXj85f1q1Q/QftoXBj0jGLy+dV9fz5tJVVMQw2uA3Ct8b+K7HWMZvUddOXeVH506p sYf/ZGjStLWsntLQY+7r1Gl9PMP6DVDfdcumTlfXD9cL1xhzoaalpXsMZDwbeG5wzWGSon8UlylX tZZsm9HBJ9rbFI1DQgghEeRPQoiJQog29griRVkhxM/shbmgpHOdO9sr8giOaZAQYqAQ4qf2yiLC b4QQxeyF+U2k/JdQoXFI+VNMGoeIXkJkCowGvEQhcmfOmPFqPV6k9MvUvT36qCgQvOziJRERHXip NPt7//RxlZ6KQhk6hVQbSXiRQ9/K3DprpKo9tFilxuHvtnGIlzSYNUgIv+7OAAD/9ElEQVRXs48d hV9KxWUbSOgPL5wwQc30NbxoIgIF18HeXuvits0Bz+XJndvVS3s4jwPXJ9A+cX1htOZ0LxAFhuus 9tkwXZlZZn+o8ImIUn3/MT+gOR4QURbongR6AZ42YpQyqp5zoijdjEOMq+bNM5SJorc7v/mRHM/L 33iF7HPAfvX5wzTQ7bB/RCV5jOs87Fc9J41aqMgq8zr5S0HOyTh8dt9uWax8ghw7cJDPsYy6P0sW r5jgk57pcyx1GvlESQ7o3U+ZgC8d3KfarZoxQx5bu8arDY4fkaX6WGAS3lKmqjJyzGITMHs3zZ+v /p6X4w1Fa2Y8KDMz2uVYxAf7xL61ca+FFH2YWojcw/daMNcB96hR45YqYtG8rhhTZrsnnGd3xsjR Xv299Oh+j3Gk+zPvebDbBXO8eqzZzyAiGkO9Txj7eAYQqWnvt2HD7P9cwndN9nd0qrzzjs7qOGAa 6n0gxR3PGIx5mOqI/MvMaO+JuITw90fmzpV7ly1Vn03jEL8tcYl1lMGK49Hb4dlF32ijtnGMQxwb ouYxjy+ioO1zggGN7+39y7OjCft0u1sZrX/bs8urHaLG7VRsW7kxDs3zzUk0DgkhhAghWggh8Fsw 3l5BFDDmJgshTtsrcskA5zrPt1fkkRuEEP8WQhy3VxQR6gghXhVCVLVX5DeR8l9ChcYh5U8xZxzi pRjpYEjJQ5TG+tlz1ItWtRr1lPmF1D0Ify9fLVneWj5B/nXvThWlhZeofcuW+fSpZRtJiF7p0O5O FYGCFDuYWjDizMgivY1+eZ034QEV2XLOSKvUwosk1sGQ1NGNSDk129hGpJswN1dO54J5sMJ5HJiP Lqd9rps1K8d7AYMRRgP6HnSPt3kCIeoRL/IwLfB5SL/+XuMBab453RN/QmokTItn92UbEfb91ud8 dxfvax/MeV3a7p4mDdnnoPdrX3OdKqrHEiIwQ92vNgIRlWSaAqEah7jvuP9IB7aPBebNTWWqqPku 7ePQfaOtm1GydmZ2ZKu57ZvHD8stCxeoQhqD+vRT1wTRmR3bZUe4wfSBoYIxgBTRznd0UfPLmQYT TJ6Qj/fCGWVwByuk1r95/Ii6VohyUxG+fgphoMItzhffW/Y6WzldB32PMG2DfY8bNkr33Dt/zy6O ESm4uqqyfc+D2c4cQ4GOV7ezn8G83Cf9HxXzJ0zyWde/V99so+7cKfnM7p3ytnJVVYEiex+JtRqo 6El8J+I/UmDSYb5Buz9TdvQgorJxnkivxr1A1KL+/rK3wXcfIqRxzgsn+h73E9th1sbL2WPGZW93 Vy9ZrQZSnL0N9z6OeRnIONRVlTHPqb0O0gamjhwNVjQOCSGEkBwpI4T4QQixzF6RS9Y6xmFHewXJ E48KIa4KIX5vr8hvIuW/hAqNQ8qfYs44xMsd0tr0vFzLp2RHVeDFDNFwKAKhhRc6vIChAEW2CRMn j65xfwmFbCMJwsvhqukz1MtViQqJ6qUfL6F4OdbrTeMQy9HGfnGEdPovogG1YYcXwJyOwdbDD8LI CnwuiOwJ53GsnZnzPnWES6B7gZdVROFgDrbxg4f69IGIG7yAI6oSn23TDcrpnviTbVrY56jvpX0t gjkvt2IUWvY56P3a+7GNw2VBjG1/+w3GIPS3HJ9tEwmpoDgWpGROGTbS51gw5+CLB9wr5erzss8X ggkO80dHRS2aOFmlnRcvnyDjq9dV93jikOEq+tVMqURqKcbxXZ3ukiXjsufNu7lMFTlmQHbkWl6O F0YL5umDMOdcMEL0KAwemFAJNeqrqEi7X2jPkiXquJA+bq8zldN1QBu3eSgh+176e3axDdq4zWsZ 7HZ6vzkdrz/jUP8nSCj3Cf/xgfuO7wx7HdK0tVGXHTkZL1ukZ/rsAyne+K7Ef2hgrkNEWOKz3Z8p bQJq006lhy9dKvv17CMrVE1WJiIM/x6du3na6G3wffvYw4gGj1PFY+y+cQw3l4n3HAO+C9wMQvsY 3KT+w6NU9lQF9joI/9mCaN9A0e1uonFICCGE5AhSuPFb2dtekQt+IoR4yjEgYUSS8HCdEOJN59ri GhcokfJfQoXGIeVPMWccrlWmV7yKMMJnVJ3ESxoqgdptdVoa/o7UL7SzI30QPYM+EQlkR9lhbjtd TRP9wICEqdC4cUs1x9wzu3eo9aZxuH52tkGpU81MTR0xSpkkSCXWUXe2QWibWW7K6VyOr1sb9uPA RPyB9okoqx2LgrsXum/M22W3GzNwsEpd1EVZbNMN1YQD3ZMnd7obNpBtWtjnaN9/LcxFF8x5+ZN9 DvZ+tWzjMNjr6SZ/BiHS0VNdliPlHNFXSLnEZ9tEemzdw+pYkJZu7yu4Y8muqmyvmz1mvDJrUMgH 5k2xcgkqghD/QYCxiTYwW2rXbew5ZkQcYgzo/eJ6YsxntGqnjCSkiZ7ZuCHk48W5Y1wFK4wbpChj TsmWLdqqCDe7T62z6rjifKLkcEyoSIznFcePsRzoOujjdLvHtnGIFG7s0352VWRiw2uRifY9D3a7 x7duCuq+YZn9DCK9OdT7hPRdFDhx+w+IXl16qPGMcfLSwf2equZ2O0jvA0ba7ZWSVNV1uw2uBYxq fN/pVGVt2uF89flh3t2LW7eoNiqydNZstVwbgDgeZQ5iugVnLlNT+C7DNUcEpLmdbRAGYxziOxnX FpXH7XUQnhnsa9wg3+sXSDQOCSEkaviLEOI+Zw68wUKIW+wGzjxu44QQTZzP1YQQYx1VNNr9PyHE hABzFrZ29oN9/EIIMUIIca+xvrqzHseENNiRQogHhBC/c9ZjmwxnH1ie7mfuP8zlp+fdQ19I1UW/ rVzm4mvurLtRCPFHpy36xjlqbhZCDHGW1zOWm/xSCHGn09cYa3uTPo4ArgP6xTaNDQMKptQoIcQJ xzhExCA+Y3kgcG64Juivr3PfcE5fCiHeFUL8ymlX3mlTy9oe4NhwX3CtQXGnLe4z+tPX8nbnOiPN /P+ctjgfrEPqLs4lzblm6M9tXAG3+6PnZKxsN/YDzme4s00P5zjdwHFhTOnr4y9SENdZ30scf1vr 2mPMzBFC/E8I8bzTLtFYn+9Eyn8JFRqHlD9FpXGI9Km3ncq6ppCWWa1mPRXZ8/Kh7NTUlw/tU+0x L52uWAkhzfjOO7qoudXwYg/TBnPndWzf2Wv+OkSj3Fa+mnr51Caax7h5aJGsVrOBimwxjwMFLfDC hRd823jDCzEioFCow0xXRGRYSt0mqoonjg0vmG7mkT9TydSrRw4FPJcHhgyXLx/arypvhus4YIzk tE+0KV818L1Av4g4RMVTVAk100txbKjGml0xO/tFHOnMmIfrzePZ4wEmXqB7cm5zdgVXN9mmhX2O /ozDYMYYqqTa+9Oyz8Her5ZtHL786P6Q9+vPOITp1qplW1WB1kx/RMEbmAza3LNNJFS+xTxxqPBq mvq4TyjggKkDzOrI9rGgUA/Sii8bqdVvnTgq69Zvps4Dx7ht4UIvs0Vrz9IlqlKwTtE9+vAa9R2w 30qhfXjmTBVhBfMFxSVCPd5QNGfseJU2H8jIgXDNa9VpJJs1z/DMfwehYjnMZUTKYYwHcx2CNQ7f Pn5UVQ9HhKA29SCYdtiP33se5HaIaMvpePXxTR42UkUH68rhGAOh3if8J0Lrlm1ljdppXpG3mN+y fNVk9R2D7zcUOMls1V49S09Z/7Ewbfho9b32+JbsCGdUco6vXk++8ui1fcIcxvdlq1ZtlcmINHlt AmJfuJ8LH/A2grNNuWtzzGoDEMfzuSpc1FodtzknJp5N/P4hahP/qYNl/gxCf8tN4doishvfl085 /WnpSvN4XuyI0pxE45AQQgocGG4wRb53zCktfDbNPJDgrIM5s9dq/50QopHT7tdCiA+FEEes7cGf hRCfCCEuOqYUjCcYL1uNNosdkwvG4+dO/+gLJlRdIcQ71r6hJ4UQ1xt94LxecrbD8f7Lar/IaAuQ bvqNEKKrsU99HWAQ9XTpo7vVRzvn3Oxjg+H3c6MdDK0PhBBbhBBTXK49DFGgU5TNdc+4mJ4mMNv+ bm3zgmP24u84Tw2MTSxraCwD+vieMEzMe5y27YUQrzt/f8UxC3GdEXWnTTVcQ6zHn5esY/nMJeKx v8u1PeoYjfg7xl0gcAzbre0hHGcJox3GHvq12+F+azNcg+1ec2mLPrVJjmtpr8d8hwVGpPyXUKFx SPlT1BmHKNxxU6l4Oap/lpw2YrRKV4Pw4oUXKphheCE1t8FcUdeXQipaG7nmwZkqQqZDu07qZVZH JkIPTZqiXua6dOwqN82bp+aAwgT6CbUaqGgTTFyPCee1ofP8/j2qoi1enjF34fZFD6nojbLxNdX8 XnhBx4uguQ00c/SY7BfrdneqY0FKGubUQhQRKnSiDV747O0CLbcV6FxeOpSd2hfu4wi0zxcPZu8z mHsBg65OvSZqGV7Il0+bLlc9+KA6NqQ7ogCK3ueEIcNU9VGkIf91904ViRjonpgGhy2kKSJCCQUZ 3M4Rx2Wfs1Yw5+VP5jkgStVtzEDaOOzV9Vp16FD3i74QWYhrYkdtYR5JRO3C6EKUG+ZkS6nXWBlX egoAmEh6e236wBhCpCqqvmIsoWAEijTgWCa4RH2Zx4JovJtKVVYRaKgcvHbWLNm0aSsVqabn0EOk HswdGEmIQMMceyPvGyjjE+sow7dVyzbqWJTBnJymilLMGjNWjYG54yaocYHIU22mhHq8uRXO75G5 89Q8h/Y6N22YM1elzmL+SfwdY79e/aayYrXaKhoN3zs5XQeYTOY9suc4tO8d0lZvLF1FGWO4DjA6 45Pq+MyZGMp2iPzL6XhRNR1t9XhGlNtFZxqFvNyn4+seVoY0toVxjGkFMMawLSqk67GAdvjt0N8b OMaBve9V7Xp17anmtUQ7fPfgP34apDZT9wX3B8ZpsfKJ8sCKFaoNfovw/OI5xrXGf3QUr5Agx2UN ldsWLpLLcQz1Gqsq3zpyGs+6Wczk4IoVsnjFRHWMOGbsB9+rOJ7Jw68VoLK3y2m5LVxbpPCXiq8h B/Tpp1KgUY0d+8V3wEijgn2wonFICCEFznTH8IDxog0dVO+F4QNDyzRttHkEk1C3h7EEw+xHIcQG oy22h7FkRwLOdsyw+s5nnYY71GjzuBDiC6fgBKLPtHmFY4HB9LFjSiG6DybXJGf/+422iA78r3Os MLZg/uFYEPEGkwt96Ig0ROAhEg/t33DmAISpiW3QL0xQnIvuQy/f42wPcJy4Xk875wZz7w9CiFXO +SHyUQPjCdvj2Mz2uJ4wHv9hGI3axMM1yQlEFcLswjWCqYk+ELEJgwvngOOAUak5KIT41jJcQbzT FgauZo1xffoZx6ev8z6jLbbT42SeE8WJ+4LIVCyHIahBZCOuxSln3OE6NHWOF9vDQMZ5+QPHgfND Hzg3RLtiGSI49ZgAuMcwl7FsgXPOOjIT+4J5iHPRwNTFed3htMNYQ0Qu7jHMR81M55xyMjfzhUj5 L6FC45Dyp6gzDofc019FpMDguaVMFSWkdVWtXlfef/e9qrqvvQ1ecvEiqKOa9IskXpps0wRGCcwq zI2H4hqIusDLOtbBOIJ5NaD3vZ72qNrcpUNXNa9iyUpJ6mV4RP+BnggXt23wUo99m/vBSzZSx3Qb t+0CLXdToHOJ1HHktM9g7gVedlEJFtd1+ojRKvIQc20hTfb0xvVe+0MkFkyzG0tXlvfffY9ahvkP A90Tf5o7doKKLtJRjvY5wghwO2comPPyJ/Mcsvr0U9E+iOyy9wMTomWLNp7zzMt+0ReisTAHoBmN BsFcnT12nKycUEdVrYVZBDMeKZpdO3ZVbWD0uG0Pkw/HiOuOY6nToKlcNnW6VxSqLX0s9/XsIxdM mCSr1qgri5WvpiIpD69Z5dUWKfEoWoH1iF6FYYXiGDBlED2FaFu0e3r3DmXgwDDGsaCQBq4nokPN /kI53vzQvmVL1T3Fc4Rjw5yA5ndbTtcBkWq4/273yN+9R2Qgnl2YXChGgjGA7wO0w3p/9zzQdrpd Tser7xv+xDqkp2N7PYbzcp/wfQZzEsdXoWotZYz1v7uvSqfGM67bnX1kg/reQEX52ysmKuMNRpoZ zQud2bhefRfhWHB/ME7NAiMYZ/ie0H3jXiBSFGMQ28CAh/F5afu1+2lvA8HMNPeD64fnWld89rdd oOVuOrp6jZpvsWzlmsq8L+48e5jOAtNx2O1zEo1DQggpUJASDCNks8v8bEjnhMkyy1gG8wjf2TAI zfa3Of2YxuE6x5RClJcG0YWI6ttlbK+NFx2phXRkRKXBNDLTgWEGIQIOpliSsRygL6Tzwui51VkG 8wn9IjrRNsZgUpnGoY7s+8pKi0V6LqIhP3WOXYNoNCxHJCHAMb/tmIs6nVqD6EscAyIsNToiD5GA MLo0OI/nLONQm4wLjXb+gEmHfu25EGHc4bpjHSpYA22WukUwIroSbXGcAOvRzq1vfZ3NitgwObFs tLEMNLCMQ9wrFBVB3zp9WgNzEm0vu4xNE20829cH22C8wBTEPcCxoB3SiW30vmAMai4449dOSUcb pPJrQxyVpGH2mvexwIiU/xIqNA4pf4o64/Cjs6fkOyeP+cwj9rGR1udPeGFGW2yPv9vrtTDPG9rg hdE0X/ASDFMLx2C2v/pE9jxq2MZMLwy0jb0f9BHMdv6W+5O/c/HXJhzHEcw+A90L9Is0O6T84TMM O7TVUUm29P7QTi8LdE/86ePzp1SqKFIX8dk+R/uzmwKdVyCZ5xBoPx+cPu66PJT9Zvfl/9pgHVKQ cWzZn095XWN/2+s5AHEsn1w47bPeTaovZ25K7APb+jOFcH7Z4+u4vOoYU/r6mWNEz2+IczCP21Yo x5sfcjvPnNZ7roMz/YC/e+RvObbH9dLrPjybPV1BXreDAh6vFRGJZbh3pkGZl/uEbbEdjh+fsb3d P4TvDXxvoe1H53zPUwvHi/NwG6d4Ttz6xrXR52V/L/rb5otLZz3H4/Zc+9vO33J/wvHg2uD64rzs c8qNaBwSQkiBst4xTGDywVAxNdcxxxB5BbR5BDOlmNUP5rBDP5g3ToO5+LAMBqQGRhuMvwrGMhgv MLW0wajToXWkmKa2s3yptVwzzVmv5+uDkYXPMIVMtGFmGlLafLLTl7UphmthAvMNy2EgAcynh89n Xa4jhIhBROrpVF4dkYdITRM9D6GZTqxNxpwqIWOePhhYmGtPz0uowX6xf5ixMHmBNiSXW20BDGKz iAruDe4RjE57fkV9nXGtgDZ+kdILw84EcxiirTYvESGIz5g70AZGMta5HZ/JYSHEv13GpAmiBRGJ +ZbLMQEdYYlIRA3mNsT4x/Jj1tyTGh0NesZaXmBEyn8JFRqHlD9FnXFIFX5p49BO1aUoiqKiWzQO CSGkwIC59E/HGAmkZU57bR7BRLGBYYi2MBA1KICCZbpACoqEwLgyzTltvJhRbzod2jaT9Hx8SBN2 A8eJ9TCBAFJn/2OlnwIdXWgaUjrqEeakCUw/LLfnrdOGl16+yeW62cK8g9p4QkQeohjt6MSaTlsz nRgmIwwsM+LRjWRnWxioNrjOHzmp3zqSUZud9jyNiKTDsZpFVLSJp+deNMF1RqSnvs7a+LVNWICI VNO8hOGGKM8/We1AM6cfRD/6A3MbInLUnIvRjXKOSQqD3A2kirtdOxQ6wVye2BbrETVqzs+ozVeM n6ggUv5LqNA4pPyJxiGV70KETbWa9eXdXXv5rKMoiqKiVzQOCSGkwIDpgjRRpO0GgzaPTFNLA/PI jBoEiCpEe6SlwtQ55JhXmHNPo40XRLhp8HcYfjcZy8ASpz+YQDYww/7qzIuIeQURFYd5DJH2a8+x aBbu0CDq0W0uPV0wxTwvt+V6e3/VeU10RJ5blBrmecSx6eg9AJPRNPz8oaMmYbzaaENyt7EMcy/C QEUlYhMUV4G5h/kPNfq4UoxlQF9nzCGpr7M2fu0ISV2sxmz7NysS0wRRnuhHG8FuwKzEseqoWH8E Mj6BNohR+MUNXBNtDiOiExGMQI8lHUFZ4ETKfwkVGoeUP9E4pPJdSF9cPGmy3PnQYp91FEVRVPSK xiEhhBQYiEJDtJbbHHL4jEq3WUYkoDaPbJMEJgrm97PnyoOJBmMSBlWqYxCiPxNtvGizS6dDuxl+ SCNFW0SB2eiU4p3OZ12p2ZxzUQMDEseiK+PqqEf7OvibA9BtOUxRpMuapqgGkZcwpnRUnY7Im2+1 Azus6D1tMmJ5TmQ6/ZpFZjSYwxLrdCo5zvMpK6pQo6+zOWchKl67GatuFbHtNGcN5jPEuZltEcGH OQj1XJMamL+4JxifMLj9oY1Ds0+A89OFX9AG6es4J3O+To2enxLFUXCPtMno1nabsw5FXACiQc15 NQucSPkvoULjkPInGocURVEURQUlGoeEEFKgYH44FDXRFY4BzDBEZrmZR2aaqUan/q60lqMfpLzC VDvtRJrZ88vpuf50RVqdDu1m+HVy2q62DD5EzL3vzJ2IdGigo+8wp54JtoNB+J5xLP7m+nNLaTaX m1GSej5HpFOboGIvjgvp3TlF5CGiEJGFiGjTbXE+bv26gUhMmHiIUNQRcaCvkWqrU8lx7jDskOJr gvRljAe0begs05GCtrEK7IrY2vh1MyT1vJCmeaxNStxbDY5dG3RuUZkmiFTEXIow/sy07y7OOa9w PmNcwcRGWzN6FMeIuTTNsY7CN7gGL7oUrjngRMOiMjdAARWk+9tzShYYkfJfQoXGIeVPNA4piqIo igpKNA4JIaRAQSQWjK2vHRMHc7whfRTfyzDvdHqsNo/cUmZ11KDbXHR7HCMQJo49ZyGAyYWIOm36 6Ggv2/ADMJRgQGI90qsnO+YdIv1gaHYz2uo5C5Gia6KNSbfiI/bxw9gLtNxMCUYkHopv4DwR3Ydj g2GKdoieNKs6+4vIc4uS1FGEiMxDn6iO7A8YW9pwgyGI9khNhtGFFHEzIhL38FnHIIN5i/Tz846x hj/NtojYQ1SdbaACuyK22/XVuN0TpAAj0g/HAZNvunMdUeQFbd2iMm0QGYu2MFxxHtud+4DzM1PH UcgG7VDhGseCiEIUS8Ey3DOdLo3r+IizHOvRDtcShW+w7CGnnTYt8ew86NyrAidS/kuo0Dik/InG IUVRFEVRQYnGISGEFDhI/dUFLmC4PC2E6GWl52rzyJwjT2On/prACMJ3PCLH7NRjnYYL81Cj06Ft w0+DSDmYOIhoQzsU1oDRZlZpBv7mLNRFMMxISh31aM+lB9Mq0HIdJamB0YYCLdivNp1wrGYabqCI PMyvh+1MQxIRb0i5xfVF2i5SeAOBtF6cD8w7mJAw8HAtYfja6d+odn3F2ScKtcxxUnURWQjzWLfV aeC2gQrsitiB5sE8aZnEmipCiMecc0RUIMaMrtRsR2W6AaMPxwbD0TwXt2vVwTFVcW1gVsIMvMMl khLnfr8TMYvj0s/FvdZz0cc5ZqzHugInUv5LqNA4pPyJxiFFURRFUUGJxiEhhBBCLI46RjXShkku iJT/Eio0Dil/onFIURRFUVRQonFICCGEFEl0dCKiA00QyYn0akQh2pGAJAci5b+ECo1Dyp/yxzhM zbiKF413Tx33eQmhKIqiKCr6hd9wZRymZiDNhxBCCCFFB6Q3I60YJiHmT0TlafyJOQPx7wKkUpNc Ein/JVRoHFL+lE/GYeZJvGysmbvA50WEoiiKoqjoF37Ds43DTMx7RAghhJCiBczBHc5clfAMvnUK vKBSNgmBSPkvoULjkPKnfDEOE1Mzp+Jlo8td9/i8iFAURVEUFf3Cbzh+y/Gbbv/OE0IIIYSQ3BEp /yVUaBxS/pQvxiFITM28os1DRC0wbZmiKIqiolv4rcZvtsc0TMtERUdCCCGEEJJHIum/hAKNQ8qf 8s04TGiQUR0vHHpidYqiCova+Pk7RVGFSfgPQPyW27/vhBBCCCEk90TSfwkFGoeUP+WbcahRacuY 89ApmEJRVKyLxiFFFVrhtzo18yTTkwkhhBBCwkt++C+5gcYh5U/5bhwSQgoXSamZK6+ZDJkr7fWE EEIIIYQQQryJNv+FxiHlTzQOCSF5gsYhIYQQQggh4qdCiHL2QkL8EW3+C41Dyp9oHBJC8gSNQ0II IYQQUsS5RQhxQggxyF5BiD+izX+hcUj5E41DQkieoHFICCGEEEKKOCOFEHiPrm+vIMQf0ea/0Dik /InGISEkT9A4JIQQQgghRZytQoj/CCFutFcQ4o9o819oHFL+ROOQEJInaBwSQgghhOQ7SI1FWuxE IcQoIURVu4HDT4QQaUKIcU7bPkKIP9mNctEO/FYI0d3YdwW7gUGyEGKs0/a+AMZaTu2uc/bVy/lc QwgxQQgxQAjx/5xl+hweEEIMEUJcb2xvYl67+4UQf7EbOG2wHtfV7HeEs05T3mn3vhDiqhBiqhCi nbGeEL9Em/9C45DyJxqHhJA8QeOQEEIIISTf+JkQ4kEhxI9OaqyptUKInxttfyWEOOjS7lshRPsQ 2oGeQoivXNrOcQw2DY5jg0u77xxTMrftygghfhBCPCKEWG21fUYIcZMQ4pC1/B0hxO+NPmA+zne5 dv8SQnQ02oGuzjr8eclq/5lzPECnKJsab/VFiCvR5r/QOKT8icYhISRP0DgkhBBCCMk3EHWH97UV jlkGEJ23y1luRrv1dZbNcMxBVP1NdaLjPjJMtWDbIcoQpts5IUR1xyi8QQix3dn+TmPfmcZx/p/T tqYQ4p9CiG+EEDfnsh2MPbTDsr1CiLJCiF8IIXY6y99zjNNi1vLGzvboF/9OxbJVTjtQRQjxnGOS lnKWgcVOWxiY85xrjD4QFYnliDzUNHWWDTWWEZIj0ea/0Dik/InGISEkT9A4JIQQQgjJF2BcIY13 sBN5aALDEO9x9xjLEJmoDS0zGrClk17751y0g3GGSLsnHXPRBCnNSNPdbyzDMaLP6daxwpBEn8Vz 2Q6RgmiHfZhRldOc5YhaNI9dn1Oi8xnmHkzPRUYbDdKQ0XaYsexxZ9loYxlo4GIcIsIQy1KMZYTk SLT5LzQOKX+icUgIyRM0DgkhhBBC8hUYbLc7plhrJ2LwmGNewezTYO7Bj53lLzqpv4jGswmmnU7J fdQx9ExNEUJ8IYT4m9H+ViHE2842bzhzEdqGY27aHRdCfC+EiLOW73OiAhGBaILjRHSinqfxsLOP pS7Hr6MLlzhtf+eYpK8LIX5t9AlwfGjbwliGY/hSCPFHYxkhORJt/guNQ8qfaBwSQvIEjUNCCCGE kHwBJtYCp3ov3tm0/u0YV5gDUM+9p0GkIIwxzOOHtpj3r7nVJph2R6x9uumk0R7ASJtpzIkIc7KT 1SaYdr8RQnwghHjKSaPW/NIxHTHHobkcxuO7xnIUT/nU5XhtwUQECc5nt+hERDbCqLzN+Yx5E990 IhQJyRXR5r/QOKT8icYhISRP0DgkhBBCCMkXMDcf3tUwf18HIURpx1RDBOLzjrlmR8hpEEUHYwzG IObzsyP0NP7aIZoQJh3MutyCY0QaMIxBRA1ifkQ3/LWr6KQZL7fa64Ipa3JYjnkSYfZhLsZgQLo3 rrNdMAXX+SVHOq0akZ//c1KpCckV0ea/0Dik/InGISEkT9A4JIQQQgiJODDVEIn3tMv8hoiQg3l1 yvmMIiOYc/Ci1Q7c65hiSG8Oth247Owf29ggOnCcEOK3TgQeUo5fdjlOPQ8j2gbbDugKx6jobKIL ppjzOrotv94xQpG+bIOUbMztqM8TwHB0i95EWvV/hRBbjWVtnH3Z1acJyZFo819oHFL+ROOQEJIn aBwSQgghhEQcmHKYdw+Rf+b8g0jz1YU8ljnLYMS94EQMxhttwXCnLcy5YNsBVBbGZ8x/aNLZiQ7c bBQnueAsq2+1RVVm9NEvl+30HIT2MeqCKf6Ww1AFSFd+wuU8cf4LrX2hLVKckepsz7WIeQ3RNstY hiIsiIYsZywjJCiizX/5/YMP/jFhyerm9x462dE2jqiiLYwJjA2MkagbuISQ6IfGISGEEEJIvrDR Ma7OCSEmO3PwfW7MDTjBaKsjBr92DMVJjrkHkwtzBeqU5mDbIdrufSeyERF52D/mNMS2MAAxj6AG ZiO2x9yLaIvU54cdk/Af8Cdy2Q7GqFu045kAy2GyIu1ag/ka0S/mOpwjhJghhHjFOX4Yjdr0RAVp FFVxi07EPIxoX9NYhmuFZaudwilmZWdCAhJ1/suOHT8rMW9pWufdB3rZxhFVdLXzzXdrd9/3aHeM DTFw0S+jb+ASQqIeGoeEEEIIIfkCDLIVjrGFdzYU5YCBh+rK+KwjDjUwyx5z5vfD+rccw8w0+XLT rrgQYr2x/1edastu8x7WE0IccExBtIXpiOg+GHO5aacrHMMMNMG1gGnob7lbsRLs66hjfkJog7ki TbOvjnMcqBRtA6PUNiRhIr7mbAMTkZCgiUb/5fdTHkxo8cjOzqNPP97KNpCooqkRZy5kYEz8duL0 KmqQROPAJYRENzQOCSGEEEIIISR3RKP/8qeJE39XbNZD9dru2NeL5mHRFiINMbdhh+17ehSfPr8O xoYaJNE4cAkhBUdiWpumCWkZvQIpMS3zjDYO8Xd7vS30ae+HEEIIIYQQQooS0eq//HrizNtunj6/ XrNHdnZE2jLmt8s6frY9VXTU59BjnXHvMQZumTq3tiqKoonWgUsIKTiS0jKOeiIK86wMpIcQQggh hBBCSJEmmv2Xmyeu/A3Slq+fOrd25cWrm9RYsa55UVPJHr16Vxw5pqO9vCio4vxljXHvkZ6MseA1 OKJ54BJCCgZECPoagKGJ0YaEEEIIIYQQEiP+y44dP0Ml3f+bPv36oiZx3XXrxa9+tdBeXhSk0pJ3 7EDleV9iYuASQvKdkKMOG5qfGW1ICCGEEEIIIYD+S1RTzil69B8hxF/slUUaDlxCiBvhiDpktCEh hBBCCCGEZEP/JapBBXvcGwhV5omGA5cQ4g+vqEOvSEI/YrQhIYQQQgghhLhC/yVq0dGGWow6NOHA JYT4I1dRh5axyGhDQgghhBBCCLkG/ZeoxYw2ZNShDQcuISQQQUcdMtqQEEIIIYQQQvxC/yUqsaMN tf7LqEMHDlxCSCCCijpktCEhhBBCCCGEBIT+S1TiFm3IqEMTDlxCSE7kGHXIaENCCCGEEEIICQj9 l6jDX7ShFqMOAQcuISQnAkcdZjDakBBCCCGEEEJygP5L1BEo2lCLUYccuISQYPAbdchoQ0IIKTAS UzPuT0rNfAHC3+31hBBCCIke6L9EFTlFG2ox6pADlxASDD5Rh8owZLQhIYTkN5WSm/4pKa3N+MS0 zA+8vpfV9zCWtRmPNvZ2hBBCCClY6L9EFcFEG2oV7ahDDlxCSLD4RB0y2pAQQvKNxLQ2pRNTM+dX T8v8Tn/39u4/UB49uEEJf9fL0QZtsY3dDyGEEEIKBvovUUOw0YZaRTvqkAOXEBIs3lGHjDYkhJD8 oHqjVjWS0jLXm9+5Q0aMkBdPb5fy6lNewjKsM9tiW/Rh90sIIYSQ/IX+S9SQm2hDraIbdciBSwjJ DZ6oQ0YbEkJIRElMzWyWlJpxwDQBJ055QL7w1AEfw9AW2qCtl4GYmnEAfdr7IYQQQkj+QP8lKvAX bfiB8+d3QogvXNb/p8hGHXLgEkJyQ3bUIaMNCSEkUiSltemcmJZ5Xn/H1mrc9sd582fId14+7mMQ 5iRsg23Rx7XvbPTdprO9X0IIIYREFvovUQGCXkxD8H0hxHAhxP85n78VQvxWCDHBxUDcandWJODA JYTklsTUjGOeF9DUjGP2ekIIIbnHUyHZ+X5t0qbLj2tWL5RX3znvYwjmVugDfaHPaxGIrMRMCCGE 5Cf0XwocM9rwY8cw/Kmz7jeGcajRBuLXRTrqkAOXEJJbzLkOGW1ICCGhoyskJ6W1+VB/r3bo3kdu 37Lcx/wLl9A39uExENW+WYmZEEIIiTT0XwoczG2oIwy1YahxMw41ZgRi0ZvrkAOXEBIK2XMdcm5D QggJhWsVkjN8KiTbRl+k5FuJOYOVmAkhhJAIQv+lQEG0IQzDn9grHAIZhxptIBatqEMOXEJIKCDS kNGGhBCSO3JTITm/xErMhBBCSP5A/6VA8WcYaoIxDosm+TFwE1MzpyalZp5MSs24av2jlKIoiqKo aBJ+q1MzT+K32/49J6GTlwrJ+SVWYiaEEEIiS374LyRkaBz6I5IDN6FBRvXE1MwrPi8lFEVRFEVF vRLTMq/gt9z+fSfBE84KyfklVmImhBBCIkMk/ReSZ2gc+iOSAxcvHPjHZpe77pFr5i6Q7546Lr++ fIGiKIqiqCgVfqvxm43fbmUYpWZesX/fSc5EskJypPXfT56QX7x9Vn7y5pnAlZgrVbru98Xj/yiS kn5hnz8hhBBCfImk/0LyDI1Df0Rq4Kr0ZMc0tF9KKIqiKIqKfhnmIdOWg6AgKiQH0sf/PCX/dnGn z/KcdGjPClk+oZY8f/wRzzK3SsxlEuttub5k3Gd/LhGXZl8LQgghhPgSKf+FhAUah/6I1MBVcxqm ZaqoBftFhKIoiqKo6Bd+w50os5P27zy5RjRUSLb15bvnZMP0dDl85ACfdTlp99Yl8sbS8fL0kfU+ 68xKzBVqNJTXl6osyyWl7mYlZkIIISRnIuW/kLBA49AfkRq4uhAK05MpiqIoKjaF3/Bs4zDjqv07 T6KzQrLWJ2+ckmWq1pRjxw32WZeT9mxb6tc41MI5tr3zLmUcxiU30efPSsyEEEJIACLlv5CwQOPQ H5EauPof0PZLCEVRFEVRsSP9e27/zhcRfvqX0vGJ199eadRfSsTNvKFUpYk3Fq/UsGq9jJZ2heQh I4fJSZNHycmTRsgVy6bLt1884mO2vfnCEbUuUJu3Xjzq1QbbmOtffGqfXDD3AfnRP0/JCycekVOn jJLz5jwgX3hyr6fNh6+ekA9MGCZvLV9NNkxvIWfPHC8/eDW7GMsPn1+Rf39it3xowWQ5ZfJIOWfW OHn+sY3yu08ue7bfs32pvKl0ZXn22Ab55Nltcvq0MXLBvInyhaeu7UO1UwZjZXn3vfcaKcyZskqd 9BO3Vay+4i8lKs36S6m4wTeUjS9lX1hCCCGkKBIp/4WEBRqH/ojUwKVxSFEURVGxryJrHFaqdN1f SsY99Jfb4/77l5KV3rm+ZNwzfykZ9+31JeNkySopqDLsqZC8cP4kWapydVk6voZs0LS5LBmXJCsk JsvHDqz2mGwb1szJsc2urYtlmSo1ZOn46qpN2ao11edtmxZ62uzcvEgWr5goe/bpodalpDVS7W4r X02uXTVLtfnHXw/KRuktJY61XLWaMr1NG/nq3w7JH794Uo4ZO1jeUq6qrJJcV5mKpeKrq3bDRwyQ //v8SY8heHOZeJnRvr2a67BO46YqevG2Ctf2cc04zI5M1JWY45Ib/Yhl0M1lq31zfam4b64vWemL 60tV6mFfYkIIIaSoESn/hYQFGof+iNTApXFIURRFUbGvomoc3liiwp03lI6HqTapar2WgxNTM15M aNBalqicLG8oXVlOm/GAqpD85LmtylC7q0c3+dFrJ1VE31svHJFpzVvImvUbqrkGn76wI8c2f7u0 U5aKryH79e8jP339lDL5UNl4QNa9smTl6vKZCzuUWbd3+1KVHlw1ua58/ORm+cPnT8rP3jgtu/fs pvaB40G7d195TJl9w0cO9Bh9e7ctkTin2bPGy/98dEl+/9kV+dV75+W9/fvIW8pVkS86EYV6H9VS 6ssnzmxRx4Jj6t6rmzIt9bHYKc1YXrJyDdmkVaZMa9lRVWLGNSseV+uL60vF//vGkpVq2teZEEII KUpEyn8hYYHGoT8iNXBpHFIURVFU7CucxmFiWpum9rJo5Zay1RrfXiX50YQGGR/pa4CqwkOGZckb SlWWZ45mFz4ZN26oLFYhQb709H6PQQc9eW6bXLd6tvzXhxflhPGB23z7weNy9JhBKhrxjecOq3Xf f3pF/fn6c4/K2yslyXHjhniZeiuXzfDqC31jH2OddqioXLZaTTlqzCBPGxh7K5dPl1++e95r2y0b 5nudEwzB60tWlmtXzfZqh3RopD8/8MAwTzsYh3q7kaOyvM5hyyPL1DWrWq+FvKFUvCxZpfa3qDqN 6tP29SaEEEKKApHyX0hYoHHoj0gNXBqHFEVRFBX7CqdxmJCW0SspLeNoNBuIXhWSUzNk5drNZFrL trJn37tVxB3SgmGWnTuWbZZ16NJJ1mvcTP77o4teJpsWogtzagOTsE2HO5R5l9osXaUQQ41atFQp yzDd7urZTbWFcQjz7pnHd3r1gb6xj45d71SftXE4cnSWz/E8dX67XLl8hpw8eYTXOWkDcPe2JSqd GZGS5rYwQes0aiI7d+vsORZsh7kQ8dnfOSTWSVXnULxyLTWWcG1xjVmJmRBCSFEjUv4LCQs0Dv0R qYFL45CiKIqiYl/hNw51EY3oMhDtCslV67aQcTXqyZvLVJGlq9RQJtjo0YNkvwF91Px/5x7LNsta tW0rm7RqJf/7yRNeJpsWTMGc2vzn40tqfcWkFFWwBMVIpk0drTR92mj54IyxKroPbXdvXSJLVEqU rzzjHb2Ivhu3bCnv6NxRfXYzDhEJ2LpdO2UKup2TaRzCnPz7pV0++2jUooVnH7ZxmNM5zJr5gKo6 fW0MKLESMyGEkCJDpPwXEhZoHPojUgOXxiFFURRFxb4iZxxGh4GYmJrZzK6QPHHKAyrC79Zy1eT+ ncvk1+9dkN85pt/WjQtUMRFtlvXs3UPNN/j5W2e9TDakGKMqMuYa7H1PL79tkDr89ktH5V097pJJ dVLVnINmGwhRgphnEH9XFY/LVJbnjz/i1QZzEMbVqC373d9HfcZcirZxeP/AewKekydV2c8+Pnn9 lKxUPUX2H9hXfbaNw87duwR1Di88dUBdY69xkJpxAPfCvj95QeYT9n4JIYQQf0TKfyFhgcahPyI1 cGkchk8fnT0l3zl5TL576jFXYR3a2NvlVV89cV6+f/qxiPRd1PXlpfPyvVPH5Ufngr+2aP/542d8 lkdSH5w+Lj86e9JneTTIPjb7cyT18fnsZxL69IL7PdHPT37fs1hTft43KjRF3jgsGAMxKa1N58S0 zPN6/7pCMqoDZ0fvtZL1GzdTRUS0+YVUXaQCY/4/HXH48KpZas7BvU5EoNakiSPkbRUS5Kt/Oygf WTcvhzaH5OoVM1Wa75oVM73aXDq9WZl1C+dPVJ9h1qHdSKPoCbR140J1XLu2LFafP3z1hIoqRBVl fA7mnM4e2+i1jxHWPtatma3OA9Wf8dme43DZkmlBnYOWrsSMa6/vQ/Y9adPZvl+hYBt8kcLeLyGE EOKPSPkvJCzQOPRHpAYujcPwacg9/eVt5arKW8tVlbeUqeKjG0rGyft63uOzXV71wZnjMrVhuhzQ +16fdeHSl5fOyce3bpbvnDjqsy4WFOrxP39gj6xYLUWOyxris85Npzeul42btJQvHdzvsy5S+uzx M7J1y7byrk53KRPMXl+QMo8Nnz+/eFa2SG8ju3To6jnWUO9NIL2wf68cO2CwrFm7oSxZqbq8vWKS rNegmZw1Zpx867EjPu3HDBwsh/Ub4LOcyhbuo33fqOhTxIzDhrZxmD8GYmJqxv1JqZkv6P01adPl xzWrF6oKyaapNX7cUDUvX9ag+5SR9vDKmTKjfXs1HyDSlw/vXanaXX3nnEpFRkXk2bPGyX07limz DgYaCqegDYqR5NQG0Yhoc1OZeDlm7CBlyi2aP0lWrllXJqTUly87hVVUcZSScfKWslXkgIH3qHZT poyUxSskyM49unrmUUR/mFuwQdN0uXf7Evn1+xfkhAnDgjon9IljKx1fXVV1xudJk0ao9OWuPe7y 7ANp02ZV5c/ePBPUOdjCtcc9wL3wjIPUzBdwr+z7lxtsgy9S2PslhBBC/BEp/4WEhV/TOPRDpAYu jcPwqW/3u9VLwtB7+8tpI0bLKcNHemnCkGFy1+LFPtvlVYiWSqhVX/bu2tNnXbj08MyZsmyVmvKv e3b6rIsFhXr8f9+7W72kDb6nv886W4jGatosQ04ZNspnXSQFUye1YXPZNuMOZcLZ6wtS5rHh8xeX zvkYUKHeG386uGKFLF81WZarUksZgpvmz5frZ8+RA/vcK28rV03WqttYXt6+1Wsb7Ds+qa7cu2yp T38UjcNYUcSMw3w0EFHFF9V8k9LafKj7R7Xf7VuW+5hYWp+/eUZVMka6L6oaJ6c2Uqbfk+e2y6rJ 9eT8udei55AWjLaY3w9tE+s0kEsXT/OK7Au2zcSJw2WVmnVlybhEWT6hlrznvrvli0/v87SBGYc5 CpcsmiK79ugqb49LkpVr1pGTJ41Qx2yew8a1c2WFxGRlAJ47vlF+8/6FoM7p0J4VskqtunL7pkUq /Rj70HMXfvH2tXRrtMMxminNwZxDIOGe4N5cGwe4Z6FVYrYNvkhh75cQQgjxR6T8FxIWaBz6I1ID V/+Dz34BoXKvPt3uVsbES4fyL9oMgnGYmNwgosbh9JGj1bm9eHCfz7pYUKjH/+y+PfKWslXl0Hvv 91lna8nkKTKxVgP5z6OP+qyLpGDqpDVsLttldog6U8ft2L64eFZeNQzOUO+Nm57ZvVNWqJoi66c2 ky+59Hd+8yYZn1RP1qrTSL529JDXOpiMjRq3kB8z5d9V9n2jok/699z+nQ8FV+NQm4cRMBC9KiQ7 /fXuP1AePZidWhuMvnr3vIqk+/bD7Cg7zNP35bvnVASf3RbzBppt3RRMGxh8iBjEvjE3oLlOpwfr tGK0Q592H/b+UIBFL8vpnJDWjEjKHz5/Un73yWW/+0A7GInffXrZZ12gcwhGuEe4V/q+hVKJ2Tb4 IoW9X0IIIcQfkfJfSFigceiPSA1c/Q89+wWEyr1gHMJkenbfbp91pmCgbJw7Ty6eNFkZK+Y6pB3P HjNO7l+23LPszeOH5fpZs+UDg4crrXlwpnzz+LV0S9s4/PT8GdX3zoe8oxsxx5vb8pz6371kqWzc pJW8qXS87N/rHrnL2B59Hli5Qk4aOkLpwIrlfueSs6W2XbH82rYrl/tcj0/On5L7li3Lsf8LWzbJ GSPHyPGDhspVMx6Urx877FkX6PhzUrDG4funj8uUuk3kyP4DfdZhfr3NCxbISUNHygmDh8kV06bJ 145cM61gxqycPkMeWrVSfnj2hLr+47KGyqVTp7makLjf62bPUW0enjlLvvXYUXV+iOrLyTg0t8V+ PjxzQu5eskSunzNXrUfEIq7fxjlzvfrCMbotz+ncbOMQ/WO/m+bNV+vte7Nn6VJ1j3Ev3zpxzOvY r146L1dMmy43zs0+VjcN7NNPpQVe2PyIzzot7BupfdiHufzKjm0qrXnLggU+2wSSvn97li6Rb584 KhdNmqyu7yPz5smPXebGzOmZ0f09umqlGtf6mXQzNHNqm9O+tMxxgXGH+4roS/SNe2beN/P+B/N8 7nhokXxkLq7FSblt4UL1jM4b/4B8bv8en+Og8ib9e27/zoeCX+MwzAaiXSEZQjXfi6e3+xhUsSZt HOr04MIu3LNQKzHbBl+ksPdLCCGE+CNS/gsJC9o4/Je9osgTqYGr/3Fnv4BQuVduIg4nDxuhJi4/ bxkcePHGi8b62bPV54MrV8gq1es6c7Q1ldVq1lfp0DXrNJRP7dqu2tjG4XunHlPt7u7ay6tvt+WB +n969w7VZurwUbJ05erKbElMTlWfsRwmSaf2d8obS1eW1ZPTZI2UNHlz6Xh5R9uOXsadm145fFC2 ad1enSu2TUpOVf3f3bWnMs/Q5sUD+1R6pG6Dc0QbGGT/OHLQ09fM0WPVvJJVa9STdRs0lcXKV5NV kurKUxvWBTz+YBSscQjTCO2OPrzGa/mZDRvUsWNOq7r1m8rqKWnqOHDNz27aqNp8dgHpvOmyeXqG bNq0taxava5MrttIXl8qTialpCpDS/eH1Gncp5tKV5Yp9RrLuMTaskFaczUPY4e2nQIahzgXtMX+ a9VpKCtUTVbzD7Zs0U62cVKJYfShDT6bac8wg+zlQZ2bYRya/bd1PiOl37w3mINww9y58obS8cpc N4//6V07ZLFy1dQ29rlBMLsrJ9SWbTLaB0zZRvGahFoNZKPGLeUnF057ln9x8Zxs3jxDdmzX2Web QMK1SW3YQhmguI+4rngW8Bylp2eqsa7bvnX8SI7PDMZDw0YtZFJKmkyoWV+NgQYN011NZH9tcS1g /uW0Lwj/0aHHBcYdxlKd+k1k7XpNZFrDdDUvJWTf/2CfT3zf1KnfVLZv01GN1zoNmspbylWTpSrX UN939jlRoSsprU22UjNX5lWJaZlnfA1BN2WEZCD6q5CMKr62IRWr2rl5kbyxdBV58tG1PusKs3Kq xFxiUIuVtr7+97fyq39/K3+0jL4ffvhBXv32a/nf77/zLPvxxx/ll//6Rn7+zVdey02+/+F/8otv v5ZfWG3s/fooK31RiUHpk4plpQ8qNii9e7GBzVvfmtWyrD1+CSGEFH4i5b+QsEDj0B+RGrj6H3X2 CwiVe93jzHE4xGWOQxiFM0aO9qRHKhOkfDUVpWP20a9nH2V6vXvymHz/1GNqPjaddnn1iXNqjjjM kwhTaaxTsMM2DhG16Ja6bLd799SxoPqHJg0bocy5p3dfm4euX6++snTlGnL/8mUqGgw6vGa1LFO5 plpn7ttWn+53y1vLVpPbFy3yGBOIhryhdBX50KQpqs0dbTrKknHVVeQT1sN02rpggdqu+53dVZvn 9u2RJSomyrFZQ9X+YZw9uWubmq8ORoU2OdyOPxgFaxzinperWsvL3EGEFYzAhFqpyoRV1/fiOXls zRp1LP3vzr5GOLemzVor0wXjAdvhuPcsyZ70Hn2jHaLLcE6VEmorUxRtYA5h3OG6wSTyZxwizbR9 Zkd1v46sWa2qRcP47du9tzLpOra703MsdmoxZBuAn144HfS5mdu59W/fG5hreAZ0QRUtRKndXqm6 /NueXT7nB13avsWZYzTwvYK6dOii5g176VFvk3/0/YNk2fia8lXD+MpJuDbZ9y9e3StEn2Is7l68 WP1HAsa6bhvMM4Nr1KRpK1U5deuCheq+w0x3u7fYt932o3PZlY+D2Rfad2jXSY2pk+vXqTYwVgf1 6afGBc4L3wmQeR9xr3N6PvXx3tsje4xhnL51/KhajmI4eF7aZnRg+nMY5Wvc5aeCMxADVUi2DahY 14tP7ZNzZo2Xbzx32GddUZC/SswlBrWAgeel+Yc3yeRJPeSbn7zvZQAe/tsFWfOBbvK5t19Vn9/4 +D05+JG5MnF8F5kw9k6ZPmeAfPSv5722efqNl+Rdy8bJpHFdZOK4zjJ99gC58/Jxtc7eb9DKSn+v RFaLnSUGpQ8tMahFNfvf0oQQQgofkfJfSFigceiPSA1c/Y85+wWEyr3UC3Kpyiqqx66ofFOpyiqq 74ltW1RbvDwjQgzRYzqdEaYion10IQ68wGPePDvt8u3jR5Wx0vuu7MhB2yi0P2vZxmGw/UPTRoxS Jshz+/eqz4h8K1Y+QY4dOEh9xsu/NgBG3Z8li1dMUBWJzX61sBzrB/W9z2v5x+dPqVRUHA+MBW2k 2duP6D9QmXk4BhS1uKVMVXXNcN66zaGVK1VRDBhm+Gwff7AKxjjEebdq2UY2atTCK9Ua6aKrZsyQ x9Z6RyFiOSK6TDMN0W+IusQ90e1gzpntMHYQaQgD2uwP5lfZ+FrKyHEzl6CL2zarbScOGe67bZXs bfWx2MYeZBuHSFEN9txyMg7d7g0MOKQNI6pN7x8RfXfe4T8a8OiaNcpAmzJspM86WzCxkB79N6sg y8MPzlIRdDpaNRjh2PT9e+ekd2VojHGM9ZcP7VOVnnN6ZnC+MIQxlpLrNnZNT/bZt0vbYJ7PVx49 oIrEYFzMGjPWq983HjusIl9xXm7GIdKic3o+n9qZHRGNSGwYw7bh261TN1XUCd9Ldh9UaPI17PJR ntRlNwMx42hCWuaSYCokU4VPdiVmH1NuUAv51OsvypJDWskN5w96mYB910yVmfMGq8jDD65+KhvN 6CfrTu4ld10+IS+9+qwcuXWhLD2ktccY/PDLz2S9qXfLbsvHy/MvPyOfePVZef/6B+VN9zeWJ56/ 7LPfUFU8q8XeYgObu0bTEkIIKRxEyn8hYYHGoT8iNXD1P+LtFxAq90L0FirwwvTC3HHvnnrMSzCF rhpmzIY5c5V58djah9VnzAN2U6lrn7WQ9of0zWnDR8mBvfvJ2nUbq5d2GJVYbxuF9mct2zgMtn8I 6b0wd2Ck4TOijBDdBYMRqZJI0YTwd5ifN5WpIo9Zabtah1evUv2j0q29TmvdrFmqf7dURsyZhnWI yMNnGBOI9oIx2/mOLnLeuAk+pqV9/MEqGOMQ1ZST6zTyMdu0MIfkloULVBEQRHIh5RNp6naUX2Zr 7xRbmEING6V7zBrMvYfzxpxyZv+I/kpvnhlwjkNEgmFbu2owzCSkKyO91zwW+1zsuQr18mDPLZBx 6HZvTqxbpwy8VTNmqs/nN21URhj2ZR6/KZijOuLXXmera8euKlLVjjjcs2SJ6gPXy97Gn3BtMPZ7 dunhsw5jHGP99Mb1ah7CnJ6Z4+uyn31cI0TjBUq51vt2axvM83lm4wb1nYPjs1PsITxL2MbNOMR8 iDk9n7sXL1Gf8X1TrUZ9L1Mc6nNXL/V9ROMwfCqYVGV/cx1meEUaJqZm3E/jsGjKNg7Ld2sty/Vo 9Xnpvi0v6BTh7//3P9l2wTB55+LR8ocff1Am4Fufvi+rjOkkHz69T32eeWCdLD+8jXzxvde9zMWs jbNl/am95b+/+4984rVnZfFB6XL/02c867/69zdy7dn98tm3/wHTzzc92TtVeWOJQS0OlshqgWN7 oURWi/dt09BLql3LVPvf1oQQQmKfSPkvJCzQOPRHpAau/ke8/QJC5V66OEqwk/4jrbVSQoqnoIZ+ UUfkHT7DWEE0FqKDILx8w/AYP3ioLFO5htof2tlGof1ZCy/oiPAxlwfTP2SbO5vnZxtRXTt1VRFe urAKhNRszDuoo8VsXTNnFvqs01o2dZpqgygyex2MM6zDMeDzJ+dPq+IuSG1F6qSK+ixTRY4ZMEiZ amhjH7+bYI4gzdM0YBAFh2ipQMYhriuizTB3nG3cLZo4WZaMqyGLl0+Q8dXrqnRiRP1hHsDcRvmt nZltptrXBNugDeafs/evhWsFIw5pyva6Lh27qPkmgz0WvTy352Z/DmQcYu7BtLR0j6E5LmuIGp9v PuYd0WcK8/ZhDj0Yofq+uwnPR83aDbOfNSetV+vgihVq/OixFYxwbWCY3t/7Hp91GOM6glFNAZDD M4PIRJi59jXyJ7f7AgXzfCLCecXUadnG5ob1Pn33vqunOi8343D5lOmuYxHSz6cuMoPvGzeD0N9y KnTp33P7dz4UciyO4tcwVKah37kNi1KqclGXv1RljAF7XMDge/jMPllheFv50ntvKMNv4/lDssro Dp705fYLh8tGM+6VV/75gkpHRpTic++8Jh88sFbePrilMgY//+ZLmTqtjyw3vI0csWWh3P7EY/K9 Lz7xmIj2foOhVFbLsrdntexRPCt9RfFBLV7xMQ8RgTiwxUB7O0IIIbFNpPwXEhYiaRxeJ4QoL4Ro JYRoIoQoJoT4md3ID78SQvyfEOIn9op8I1IDV/9jzn4BoXKvYKsqm0IV2Jp1GsmLWzfL0pVreqUM wuTBCzjmPYQpgvRQLMeLduXE2n5TlbVBiIgec18wKjHnmd4uO7Uz5/4h29xBiirSQpHqbO4DgoER KFLq7MYNar/zJ0zy2Q4VelFdGcVG0MYukAEtnTJVrTu+bq36jFRvvU8cO5ZntGqnDJGT67Pb2Mfv JlSNRYEPpHnqZc/s2SlvLFVZDr9vgE97LRSogKnSskUbNUecXo50zmLlEpQhjAIZ+voiBRlRnYHM NNWvZRwi/RrnbUdqqsjEhtmRif6MJkR/4nqsnvGg13LsW1dk1p9TXY4F8/Yl1mqg5ljE58e35v7c 7M+BjENo9thxskSFRPn45kdkvQbNgookxPMEow7RdHoZxsXOhx6SF51pArYtXKSuBeYdtbdH1WBc Y7dIOn/Kvk/psmPbTj7r5o6doIqTYB5IRB0G88z4MwPd5K9tsM8nonZNk09LR7Ei4tXNOMw2BysH 9Xz6Mwj9LadCl/49t3/nQyGgcRiCYWhTFIqjFFXlVBzFDZh6b3zynqw86g659PgOZfLduXiU7Ltm ivo7Cpy0njtIlh7aWtaYcJesPr6rR4mYy3B8Z/n4P/6m2r70/hty0MY5Mm7UHbLYwOay5OBWsvfq SfKNT94Py7NRfGDzrk5EomUgpq+02xJCCIldIuW/kLAQCeMQZl9rIcTfnL5NXRZCbBRCZOL/FAMY ichC+EoIUXCF1SI1cPU/6uwXECr3yk1VZa3Da1apqrLdOnWX5arU8lQyhvDSj7TPvUuzU/601s9B +mO831RlRCzWrd9MFU2AkaO3Q/QTtsP8bvisXvCD6B+aPGykvK1cVfnCgex56N46cVRVwUW1VLNC K4wzbIfqrGZlVVNIWaxVp5Fs1jxDpfnq5YjULBNfU5k/mGMN0WOIotNzQGZv+5gyuhJqZhsOSOtG JNp+K3334Zkz1bkhgszt+N20bvYsdd5IIdfLYIygn8VOwRZ/ujZf27V0TKTVqpTsWdkVsrWUKVoq zjWdN5BxiLkncd64Jtqog2ASYT8wrvwZTUiVR5RdyxZtva7niXVr1fybHdtmHwsMpVYt26q2Zmrp IZVmm70PfM4eS7k7N/uzPlZ/9wbzV2Luxp5dusvyVZPVsZrr3fTM7p2yQtUUZTQ+70T+Yj8o9IPx hLGPyuGIpHOrUjxn7Hh5a9mq8mmnYjkqJqMADf6022rhPmFMlqyUpOYM1MtxzRs2bKHSg2Euo5+c nhlEAYYj4jCY5xPL8Zwh6hmRiXo+UAiGO64DzsvNOMS1y+n5RJEbLPNnEPpbToUu/Xtu/86Hgqtx GAbD0KZ6o1Y1ktIy15v9DRkxQl48vd3HkIpl/fD5k/LqO+fktx9e9Fn330+ekJ+/dVZ+8fZZ9Xd7 fawI9wz3zhof63GP7ftuoyMC73l4qoosfPbtV2X8qA7y4DPn1HJUSW4zf4hKZb767VeqYjKqKuPP T77+Qr772UfyP99/J//3v/8pkzG78vLX8vFX/ian7l0tSw1pLXutnBiWZ0NTbGCLjsWz0r+ieUgI IYWTSPkvJCxEwjjsLoT4j4tp6CYYiRucqMTShpFY21lfxuo7/4jUwNX/uLNfQKjcq69TVXmoS1Vl CGmcMOuQhqm3QaokDD5Uxe3coavXy/+5TRvUvG616zWWK2fMkJvmL5CD+vZTL+woCIK0YrSDcWin ICMlESYYogkRTfTA4GGyVp2GytzAcWb3nz1vXE79QwsnTpLXl4qX4wYN9URuwTRCdBdSSldMmyYf mTtXGWgwlCYMHupzfUzp+R0xNxv+vurBB2W9+k1lxWq15ZOOaZOdrlxZpZ6unTVLRQQiCgrbYQ5E tIHRUj05TcYl1lHRmtsXPSTnjpsgKyfWkY0bt/SYEubxYw5K+3igV49k94Wqs6iuiyISpeNrqHni /KVdayFtFynNV3Zs8yyDiQUzGAYOTGDch5H3DZTxiXWUwYyCKjCJdJQfov7sOQ71cj0ucN43lq6i 0qJxvWF0xSfV8cwrGCjSE+mriIiF+YNrjrkgE2rWV9uaFZnnT5ioxg4q4yICdPqIUTKlXmNl6qKg D9qg0EVuzw3bmZ/1/gLdG6RR41hgZgYy70whUhdjGFV7Rw8YLB+ZN1+unz1bpSbfULqqqvCLc7e3 g7p2vEvWrtfEU2gEYw6m5sMzs8ebm3CfUH0Y1xGGK6qCw4Ru3jxD3lYuwWteyWCeGfO+B7qfObUN Zl8Q7h+WwTxUY2rMeJlQo55aBnMfpqHbfQvm+YTwveRWBMXfcip06d9z+3c+FFyNQx+FbhjaJKa1 KZ2Ymjm/elrGd7r/3v0HyqMHN/gYVLGo1597VFaqniInTxrhtfzQnhWyWUaGqvJeMi5RNm3dWu7Z tlT++MWTPn1Eq3CPcK/0fauelvkd7iXuqX2f/aGNQxiF1cbeKbM2zJKp0/rKz77+Uq9SBmClke3l Kx+86VkGkKrc5MF+8tOvr8rjzz0h60/pLf/+1j8862Eidl8+Xtaf2icsz4ZJiUEtKhbPSr/ItGVC CCl8RMp/IWEh3MbhX4QQ7zjG4WIhxGAhRF8hxBLHJLSNQ1uIUkRE4lLnM9KbC4ZIDVwah+HTkHv6 K5MBBpJdVRmCqVi/QTOfF2WYGMXKVVUmjd0n0ipRpbZY+WqyQtVkZaQgDRNRefVTs/uCyQFTZEDv ez3bwUyEUYltUAQCxgaKM8A46N+rb9D9I2oK7WCqwaxCBVbMJahNCqQsIkUXhiSKk9Rp0FQumzpd GQ32udjat2ypik5COiq2h3l1yTEltbYvWqTa3F4xUZaKq65SkA84UYRaiNK8u2tPWTa+puoHxR9w LTBfnG5jH7+uMGsL6cUwRxBtVaxcNdmx/Z0+VafdBCOtVFwNZQyby5HyiogzXN/yVWupY0Da8Lis oTIpJVUZn7iWMF9wXHbEodtyRPvh3hSvkKBMTaT0wjS027lp//JlqgovtsX+EUmJ6DukIOttEc2I Pisn1FFzX8IwQiQhxgTMZN0ut+eGbWBC2ecU6N6gMjZMxUWTJvucSyC9eHCfOg4YeRiXiOrFecwc PUYO7H2veiYmDB7mFfGK6DucM0x2vQyGIZ5bt5RfLZ0qjvOC6YZqxLi+iO7EM2e3z+mZ8Xff3ZRT 25z2pbVu1mxZIyVNHTfMPJifqZhjsnV71a/bfYOCeT7xLOL7yax6Hmg5FbryyzhMTM04Fi7D0KZS ctM/JaW1GZ+U1uZDvb8O3fvI7VuW+xhWsaRX/3ZI3ly2ihwxcqBn2fZNi+QNpSvLFm0y5eYN8+Xm 9fNl5h3t1H9CLF863aePaBPuCe7NtbGBe9ZmPO6hfV9zQpt8mKMwbfo98qb+jeXkPSs95h/AXId1 JveU9abcLXdePiGvvPa8nLZvjbwtq7l8YNdy1eadzz6StR7oJpvN7C8f/et5NQ/igiObZLlhmXLR sS1heTbcsM1DFkwhhJDYJ1L+CwkL4TYOBzimYUt7hRDip46x2EII8VCQRuJtdif5RqQGLo3D8Omj s6dUOqJdTdkUXpLtF3y8xNsVl00hQhH9Ig1QG3Z6GVIP0R8MROzf3hbVndEOqZLZx3jSp13A/i0j C8uwL/MccPw4N6wzoymDke4z0Pmjja5KDQPDXg/p+Q3fPnFUnbO93tyXffy29PngenxxKWcDVAtz SqanZ8rPH/fexu0cdQqsLuLxwenjXiaWlr/l2B7nqtd9ePak3/O2pY/n4/On/aa6Qugb+9CRfhg3 9j5COTf7s9mPfW8QuYd05WALDtnS4xj3U58H+ofh1bplO5UOrdvCpKxQLdlrGYS5FVdZc0Oa0tdQ m68w8rFP25wzldMz43aN/CmntoH29daJYypy8MUDe9UzhHY4H5jHNWunec2T6m8/OT2fGDf2fQ20 nApdkTcOwxdhGAyFqRLza39/VN5SrqocNXqQ+oy05ZS0JrJ2wyby43+e8rTDckQgVk2uJz95/dry aJFdIVkpNfMF3Cv7/uUG0yBEZGGxrObyideeMxcrXvvwbTlg/UyZNL6LTBh7p2wwtY9ccXKXqqis +dtb/1ARhohcTBzXWaZN6ytXn9qjUpjt/YYLFXk4yEhbzmpxwW5DCCEktoiU/0LCQriNwy2OIRhM URO00UYiIgzdjMTi9kb5RqQGLo1DigqPkGaL+fUOr17lsy5aFcg4LCjBgIQJBQMPafT3dL8212Y4 BWNTnzOM9RbpbeSo/llebV56dL+8847OKqLU3l4rGq9hsFKVqJPqyPaZHZWxiGUwWOdNeEClIZvz fVLRr8gZh/lrGNoUhkrMtnH4xnOHZY36aXL+3Ik+badPGy1vKhuvohTtdQWl3FRIDgXTHJy4e4Vs OSdL/ue7/5qLPfzw4w/yy399o+Y4/JdhGJpgTsSrzjyIZht7v+Gk2OAWHc2ow2IDmxfYM0MIISTv RMp/IWEh3MbhCSHEI/bCIEFE4p+daMVTNA4pispRmFsSKZ2Yu9JeF42CSYRUZRS5sOfIKyi9dfyo TK7TSM2xh8I3ZsGgSGntrNkqjRfp1eZyRDqezyFVPRqvYW6E+R8xXUCZyjXUeVROqiNvLlNFjuw/ UJmidnsqehV+47BgDUObWK7EbBuHmMPwm/cv+BRD+fSN07JheguZ1jxdfvPBBZ9+8luhVEgOhf/9 8IP813//LZ9/9zVVKXntmf1eRmC4sPcbbsxqy8WzWuy11xNCCIkdIuW/kLAQbuNwlxDikr0wBBo5 x8U5DimK8i9EyqFQyqt+KkpHmzCfINJwN86ZGzXRckj1RqGNGSNHB4z0C6c2zZsnT29c77M8GEXj NcytYJBiHsnxg4bKB0eNVXN9xuq5FGWF0ziMJsPQJhYrMdvGoZs+ePW4bNOhvSwVX0OePVawRWHy UiE5FD64+qlsMvM+efuQlrLjklHyy39/Y3t+YcHeb7gpkZXexXuuwxbV7DaEEEJig0j5LyQshNs4 RCGUr4QQv7BX5BJdVZkRhxRFURRFRZ/CaRzGArFUiTkn4/D9fxyXjdJbyopJKfL0kXU+6/NLvhWS M3JdITkU/v3dfz9feXLX5wuObPr8wy8+/Rx1Un788cewy95vJCg+qMUr14zD9KH2ekIIIbFBpPwX EhbCbRxeL4T4UggxyF6RS24QQmwVQpSxV+QbkRq4NA4piqIoKvZV1IxDTSxUYs7JOJwwYZiqan7p 1GafdfmhcFZIDgUp5R/zQ/Z+I0HxrPQVRsThTns9IYSQ2CBS/gsJC+E2DsEoIcQnQohb7BUxRaQG Lo1DiqIoiop9FVXj0CQaKjF//9kVNT/hD59f8Sz757OPylvLV3M1DjHPYeNWreUdnTt6bRNpRapC clGnWFbzHkbE4Xv2ekIIIbFBpPwXEhYiYRwiTXmfEOKf+H9pe2XMEKmBS+OQoiiKomJfNA6vUZCV mB9ZN0/WbNDQqyryy8/slzeWrizHjPU1Dv/32RW5ce1c+ejelT7rIqFIV0gu6tya1bKsOc9hyfvT y9ltCCGERD+R8l9IWIiEcQiuc8xDpC2PFULkS+ZFWInUwKVxSFEURVGxLxqHvhREJeYtG+fLG0rF y+2bFnmW7dj0kLy+VGW5atmDPu1RYfm7Ty/7VFgOt/KrQjJR1ZXf18ZhsYHNW9vrCSGERD+R8l9I WIiUcQh+LoQY7qQtfyyEOCSEQDZGvBDil3Zji7JCiNlCiD/bK/KNSA3cpNSMq/jH47unjvu8hFAU RVEUFf3Cb7hjBF21f+dJ/lZiRqGTmvUbyrJVa8kJ44fK8eOHyjJVa8qqterKN58/4tP+q/fOy4bp LVRF5UiYh/ldIZkIUWJQixc8xuGg9O72ekIIIdFPpPwXEhYiaRxqMDcyDMTdjoGI/b0jhNgshBgo hCgvhPiVtU0Lp11la3n+EamBm5SaeRL/iFwzd4HPiwhFURRFUdEv/IZnG4eZJ+3feXKN/KrE/Mzj O9WchbeWqyqLVagmu/ToIp++sMOnHRQp47CgKiQTFXF4wWMcZqXntUIjIYSQAiBS/gsJC/lhHJr8 VghRxTASEY2I/b8rhDgohBgghKgrhFjiLC9hd5BvRGrgJqZmTsU/KLvcdY/PiwhFURRFUdEv/Ibj txy/6fbvPPElPyoxI/34i7fPyqvvnJXff3bZZ70WUpW/fPec/Ord8BRwKegKyURFHB40CqRMstcT QgiJfiLlv5CwkN/Goc1vnNTlYUKIE0ZEotZt9gb5RiQHbmJq5hVtHiJqgWnLFEVRFBXdwm81frM9 pmFa5hX7953kTDRUYs6rWCE5uiiRlb7RYxxmpS+y1xNCCIl+Ium/kDxT0Mahzf8JIe4QQrznHFdx u0G+EcmBm9AgozpeOK797zRFURRFUbEi/Acgfsvt33cSPAVZiTlUsUJydFJiUIuVRmXllfZ6Qggh 0U8k/ReSZ6LNONT0LrSpyiYqbRlzHjoFUyiKoiiKilLhtzo18yTTk8NLQVRizq1YITm6oXFICCGx T374LyRk8moc/j+n+Em4aVQkjENCCCGEEJK/lZiDFSskxwY0DgkhJPah/xLV5NU4vFMIEYnfZxSg Q4EUGoeEEEIIIUWF/KrEHEiskBxb0DgkhJDYh/5LVBMO4/CAEOIn9oqYhwOXEEIIIaRgyI9KzLZY ITk2oXFICCGxD/2XqCavxmEnZ/uLQojZQogUJ3U5kJGIfQZaHx1w4BJCCCGEFDyRrMTMCsmxD41D QgiJfei/RDV5NQ4RcYjtTV0VQhwRQkxyjMQ/WEbhIWd5dMOBSwghhBASPYSzEjMrJBceaBwSQkjs Q/8lqsmrcdhRCLFDCJEshJjoGIb/sYzELzEMhBBThBCpQohLQojmdkdRBwcuIYQQQkj0kZdKzKyQ XPigcUgIIbEP/ZeoJq/GIVKVt1vLfuUYiYg4dDMSIRqHhBBCCCEkdHJTiZkVkgsvNA4JIST2of8S 1UTCOLT5pWMkTjaMRBqHhBBCCCEk7wSqxMwKyYUfGoeEEBL70H+JasJhHO63F+bAMRqHhBBCCCEk rOhKzJPrpny7LyVOQg/Ura3nL/yAFZILJzQOCSEk9qH/EtXk1TgsJYT4WAjxc3tFAGA0Rv80Mhy4 hBBCCCGxx77kuJXaOJxap9bnrJBcuKFxSAghsQ/9l6gmr8YhDMOLQoh77RUBQLoyjUNCCCGEEBJ+ TOMQf7fXk8IFjUNCCIl96L9ENXk1DkFXp3JyVXuFH/5K45AQQgghhEQEGodFCxqHhBAS+9B/iWrC YRwi6nCrk7LcVgjxM7uBQVmnOEpte0XUwYFLCCGEEBJ70DgsWtA4JISQ2If+S1QTDuMQ3CCEeMrp 61UhxINOJeXfCyF+6piLFYQQF4QQT+dyTsSCgQOXEEIIIST2oHFYtKBxSAghsQ/9l6gmXMYhuE4I scLpz9TbQoiPnL9fFUKk2xtGJRy4hBBCCCGxB43DogWNQ0IIiX3ov0Q14TQOAaILE4UQG5yUZG0e 4u/7nHWxAQcuIYQQQkjsQeOwaEHjkBBCYh/6L1FNuI1DzU+EEL8UQlQUQhQTQvzBMRVjBw5cQggh hJDYg8Zh0YLGISGExD70X6KavBqHSUKIUjFnCgYDBy4hhBBCSOxB47BoQeOQEEJiH/ovUU1ejcP+ zvYXnfTklkKI39mNYhIOXEIIIYSQ2GNvctxOj3GYUmmWvZ4ULmgcEkJI7EP/JarJq3GI6sinnUrK y4UQS4UQt1ttEI2I1OXYggOXEEIIIST22JdS6SltHO5NrnSvvZ4ULmgcEkJI7EP/Jar5VR6NQ0QY PiWE+D97hRDi/wkh8J+8TzsRiWNiKhqRA5cQQkhhRYYJu19CCpqdNSrGXYs2jJP7a1VuYrchhQsa h4QQEvvQf4lq8mocIj25r73QiTDcalVVxp/vCCEq2I2jEg5cQgghhRXbAAwVu19CCpp9KXHPXpvf sNJr9npS+KBxSAghsQ/9l6gmL8YhzEGkKde2VwghbjZMw2VCiOuFEL93/v6CE40Y3XDgEkIIKazY BmCo2P0SUpDsSY6bYkYb7kuuNMRuQwofNA4JIST2of8S1Wjj8N/2iiDZIoToYS8UQtxpRBreYizH fIfYpqexLDrhwCWEEFJYsQ3AULH7JaQg2FM7rvTelEq7TdNwb3KlixOz/+FJCjk0DgkhJPah/xLV 5NU4bCOEeN5ljsN1Tr+Y29AujJIhhNhmLYs+OHAJIYQUVmwDMFTsfgnJT3anVGq4NzlurVeUYbZp +NK+2uXN/7kmhRgah4QQEvvQf4lq8moc/gz/z+uYhzARKzoRiHpOw0X2BkKIZpiBxl4YdXDgEkII KazYBmCo2P0SEil21Kh0057kSjX3pcQN2pdcadu+5Lg3bcMw2zSMO7k7pUJle3tSeKFxSAghsQ/9 l6gmr8Yh+IVVCEXrVcdINNGpyoOt5dEHBy4hJFT21axUaU/tuKZ7a8V12psc13tvcqWB+5LjRuyr FTdub0rc5H0plabvS6k0a29y3Ly9yZUW7qkV99C+lLjF+5IrLd2XUmnZ3pRKy/elxK1QSo5bSVHh lvzxR/n9N1/L//33v8oA/O7rr+V/v7wqf/juO9sbVPz4ww/yu6+/kv+9+oX8wdkG2P1SVF60Pznu 4b3JcVv2plTaszcl7si+lEqn96bEvbo3Oe4/tkFoa29ype85p2HRhMYhIYTEPvRfoppwGIcAhmBD IcRiJ5pwshDiJmddFSHEvUKILCHEYSHEM0KI31nbRx8cuIQQExiB+1Iq9QqkAylx/felxH1tv9BS VLTpu2++lmd6dpAvLJ0nX1i+QD7Wtol8tEmyPNe3i/zkqctepuHVV1+RV8YNkUda1peHm9eVp7q1 k28f2S9hPtr9UlS+K7nSxf214u473aCSPW8OKSLQOCSEkNiH/ktUEy7jMBAlhBALnPkOsa+PhRB1 7EZRBwcuIcRmX3Kloz4vrRQVg0L04IlOLeWB+gny8qgs+eGl8/L9U4+pZUcz0uS/Pv5QmYZf/vMf 8kirVHmqa6Z89/hhZSo+M208orvkq5vX+fRLUZHW3pS4F/alVFqzNzmuz/46FePs72lS9KBxSAgh sQ/9l6gmP4xDDYqk/FEIkS6EuMelaEp0wYFLCLHJjjr0fZENRXtrx51VKXnJlR7Zm1Jpw77kuHV7 kys9vC+l0mpof3Lcqr2O7HQ+isqrYBwe75AuT3bOkN999aUnuvDdE0fl/tqV5cdXLqnPf50xQT7a NEV+/fabnjbgqUmj5MGG1ZmqTIVZlZaqKRxSKk3bkxI3fm9KpWF7alW8a09y5Qb7a1YpebpBg5/b 38uE0DgkhJDYh/5LVJNX47CrEKK5EOLXUW8E5hYOXEKIG6FGHe43PydXOmr3S0h+AuPwsXZNlQFo 8tETF+SB+tXUnz/+73/yxJ2t5OVRA73agPfPHFdRh3a/hBCS39A4JISQ2If+S1STV+OwvhDiS6eK 8iVnbsOb7UYxCQcuIcSNcEQdog+7X0LyE2Uctm8q/z5nqpch+NGl88o4/Pjy4/J///63fKxtY/n3 ud5twMdXLsr9davwN5IQUuDQOCSEkNiH/ktUk1fj8P85cxc+LoQYKIS4XwhRwViPKMRfCiGui7mI RA5cQog/zKhDr0hCP2K0IYk2cjIOP7r8eHbEYefWrhGH751+jBGHhJCogMYhIYTEPvRfopq8GoeD EX8jhPiZvcIpioIqyleFEB8JITZYpmJ0w4FLCPFHXqIOGW1IooEcjcMnLqjPf505UVVbdpvj8ECD BP5GEkIKHBqHhBAS+9B/iWryahxuF0Jk2guFEJi7+ojTN9KYn3eqKSOtOcVuHJVw4BJCAhFs1CGj DUk0AuPwWNvG8m+zJ3sZgh9dPCf3141XfwJdVflklwynqvIT8pnpE+S+lMryH488zN9IQkiBQ+OQ EEJiH/ovUU1ejEOkHp8RQtSyVziRhegXus9p+1MhRD8hxKtCiD/YG0QdHLiEkECEEnXIaEMSLXz3 zdfydPf28vnFc7yMw4+fvCSPtKiv/tRcffUVeWXMYHmkRT15uHldebrHHfKdY4ek/PFH/kYSQgoc GoeEEBL70H+JavJiHIJtQoh77YVCiJ5GtCEqLpusdVKcoxsOXEJITuQUdchoQxKtwPT7/puvVQEU kx++/15+99WX6k+TH3/4QSJK8b9Xv5A/fPedZ7ndLyGE5Dc0DgkhJPah/xLV5NU4TBZCvCOEuMla vs/p97RLURQE3CDFObrhwCWE5ERuog4ZbUiiCS9XMA/Y/RJCSH5D45AQQmIf+i9RTV6NQ6QfL3Tm LhwthGguhJhopSnbNHMiFaMbDlxCSDD4izpktCGJZmwDMFTsfgmJNAmpmZ2SUjP/DuHv9npS9KBx SAghsQ/9l6gmr8YhQEXlsU5asjYMoVNCiP9ntf2tU4W5l7U8+uDAJYQEQzBRh4w2JNHGjz/++Hk4 ZPdLSKRISM1slJSacTIpLVN6KTXjJNbZ7UnRgcYhIYTEPvRfoppwGIeam4UQdwshJgkh7hRC/MJZ juIpiEpc5xRGecKpuhzdcOASQoLFjjpktCGJdqSUfwyH7H4JCTfV0lpWTUrL2KaNwqZtu/6wbfNy CeHv10zEjG1oa29PCj80DgkhJPah/xLVhNM49MdfHCNxh2McXhVCdLEbRR0cuISQYAkUdchoQ0II yT0JjTNuSUrLXKKNwZqN2/64cuV8+d0nl6W8+pQS/o5lWGdEIS7BtnZ/pPBC45AQQmIf+i9RTX4Y hyaINKwghGhir4g6OHAJIblBRx0y2pAQQkKnUqUO1yWlZU5KapjxvTYDZ82ZJj9+47THMLSFdWjj MQ+zt52Evuz+SeGDxiEhhMQ+9F+imlCMQ7tKMioq/9JaFvtw4BJCcoNb1OEBRhsSQkjQJDRoPaB6 WuYH2gAcM2GsfOVvh3yMQn9CW2yjt0df6NPeDylc0DgkhJDYh/5LVJNb4xDTGa120o9BKacoyvNC iML1n7ocuISQ3LI3udIxbRri7/Z6QgghvngqJTuGX7+sQfLyuZ0+xmCwwrbowxOByArMhRoah4QQ EvvQf4lqcmscItqwnRDiohBinlMIBdu/LYT4vd04puHAJYTkFkQYMtqQEEKCw66UfGfPe+SxQxt8 jMBQhb7Q5zUDkRWYCyM0DgkhJPah/xLV5NY41CA1GQVPHhBCDHLmLSxccOASQkJBzXXIuQ0JIcQv /iol28ZfuMQKzIUbGoeEEBL70H+JakI1Dgs/HLiEkFDAXIeMNiSEEF+CqZQcKbECc+GFxiEhhMQ+ 9F+imrwah78TQpR0qiUXLvJj4CamZk5NSs08mZSacdX4RyxFURRFUdEm/FanZp7Eb7f9e04CE0ql 5EiJFZgLHzQOCSEk9skP/4WETF6Nw5nGHIcbhBD9HCPxF3ZDg5/ZC6KSSA7chAYZ1RNTM6/4vJRQ FEVRFBX1SkzLvILfcvv3nfiS10rJkRIrMBceaBwSQkjsE0n/heSZvBqHNwkhFjrFUtCPljYS73Uq L5tG4hQhREXjc3QSyYGLFw78I7Vz57vl6qnT5Ft7t8mrx/ZRFEVRFBWlwm/1qqnT1W+3Mg9TM6/Y v+/kGuGulBwpsQJz7EPjkBBCYp9I+i8kz+TVONT8VAjxJyFEB6e/F/0YiYhIfFoI0d3uIOqI1MBV 6cmOaWi/lFAURVEUFf0yzEOmLVtEulJypMQKzLELjUNCCIl9IuW/kLAQLuNQ01wI8boQYocQ4i/O Z7eIxCx7w6gjUgNXzWmYlqmiFuwXEYqiKIqiol/IFnCi007av/NFlfyulBwpsQJz7EHjkBBCYp9I +S8kLOTVOPytEGKIEGK7EOIhIcQ7QoihQoh2zmc9nyEiEv8ghGghhFgghOhm9RN9RGrg6kIoTE+m KIqiqNgUfsOdqLSr9u98UaMgKyVHSqzAHFvQOCSEkNgnUv4LCQt5NQ57CiH+4wj9PC6E+L2zrpcQ Yo4Q4ifWNrFBpAau/geo/RJCURRFUVTsSP+e27/zRYVoqpQcKbECc2xA45AQQmKfSPkvJCzk1Tic JIRoK4T4tVUE5UYhRJozr2GCtU1sEKmBS+OQoiiKomJfRdk4jNZKyZESKzBHNzQOCSEk9omU/0LC Ql6Nwwq4xUKIe/CzbaQmL3L63SyEGGxtExtEauDSOKQoiqKo2FdRNA5jpVJypMQKzNEJjUNCCIl9 IuW/kLCQV+MQ3ODMczjbWJbsFERBBWWYi7FHpAYujUOKoiiKin2F0zhMTGvT1F4WTcRqpeRIiRWY owsah4QQEvtEyn8hYSEcxqHm59ZnFESBYpNIDVwahxRFURQV+wqncZiQltErKS3jaLQZiIWlUnKk xArM0QGNQ0IIiX0i5b+QsBBO47BwEamBS+OQoiiKomJf4TcOPeZTgRuIhbFScqTECswFD41DQgiJ fSLlv5CwQOPQH5EauDQOKYqiKCr2FTnjsOAMxKJQKTlSYgXmgoPGISGExD6R8l9IWKBx6I9IDdzC ZBw+vWG1XD9lkpwxeLCcM3SY3D5rmvzHjkd82gXSF0f3ynf3b5Nv7d2q9M6+7WqZ2ebzo3vl23uv tXlv/3affrQ+OLDd0+7DQzt91mu9v3+Hp50pHMtnR/f4tIew3zf3bJXvH9iRYz/Xzmeb/PTwbrWd /myfH4RlOEe0wzWw18eSPjPu18eHd/usLyh9fnSf57g+enSXz/pQ24aid/dt8zsWcqNovNZ4XnFu GMv6GfzgYPZzguO121OFTxjXGAf28sKmyBuH+Wsghlop+btPL8vP3zor//3RJZ91/vTfT56QX7x9 Vv1prwu3fvziSfnlu+fUMeZ2f//7/Iq8+s5Zte2/Prros95NrMCc/9A4JISQ2CdS/gsJC5EwDn8h hCguhOgihBgnhFgqhNgthDgphDjv/Ilqy1jeXQhR1mV+xIInUgO3MBiHV9atlH3v7CqLla8mbyhd Rd7o6PrS8TKuWrKc2P9++dquzT7buQlGXbNGzWWJigmyVKVEGZeQLC+tWe7V5siiebJcfA1ZOi5J Fq+QINu1auNjkpxZsVgO6NZT1khuIG+vkChLVkyS9eo1khP695fPb17r1RYvtb06dpbFy1dTfaIt hO0qVq0lO2W0k7tnP+i1DfaH/d5UurIc3KNXwH60ipdPlMkpqfKFretlt/ad5G1lq6rrc3LZIq++ oe0zp6s+bitfVc4bPtxnfSzpiYdXyEpVk2XJiolyx6zpPusLSn/f9LCsllRb3a81D4z3WW+3jU9I Ufds9QMTfNbnRRdXL1PXJ6vH3T7rcqtovNav7dwka9dOk7eWqSLnDhumluF5wjMe62Obylkvb9sg R/W9R15Zu8JnXWFTxIzDhrZxGFkDMa+VkhfMe0BeXzJO3jegr886fzq0Z4UsHV9d/WmvC6c+ePW4 HDzkPlmmak1ZolKibJaRIU8dXufTzk1/v7Rb9ri7uywdX0PeXilJ1qzfUD60cIr8+v0LPm3dFM4K zDKfsPcbK9A4JISQ2CdS/gsJC+EyDlEEJV4IsVgI8YQQ4j9Ov8HqJSHEeCFERbvjAiNSAzfWjcNN 06cocw1GYWLNunLY3b3lwlEj5Zxhw2T3O+6UxconKDOxfv3G8vHVS322t4XIpJSUNHl9qcry+pKV 5fWl4uVDo0d5tZl8/0B5Q6l4Z31l2bRRcy/jcPn4scpQxH5vKl1FGYAl1Od4taxqUh356MK5nvaI hIE5eEOpyvKm0vFexuHNZao4/cTLGYMHebbB/rBfrOvb+S61DMahWz+mcVgrOVVFWp1a/pAsUSFR 3lCqijIgP3n02vEjMiu1flPVd4MGTeTru4MzXaNVF1YtlbeWraru16ZpU3zWF5Se2bha3o5xUaqy XDpmjM96U7kxGXMjjJku7Tqqcb5//myf9blVNF5rRB3DIMczO2XgQLXsrT1b1bNQoUpN+bdH1vhs 40+fHN7jidQtChFssa4Lq5fKqkm11Zh8fM0yn/WFTREzDvPJQAxHpeSv37sgG6a3UMZcuYRa8vkr e3zauGn31iXKbMSf9rpwCceW0b69rJiUIhcvmiK3b1okW7drJ2+Pqy7PHgt8ns9d3iMrVa8tqybX k8uWTJO7ty2R/Qf2Vb8f/e7vI7//9IrPNv4UjgrMtsEXKez9xgo0DgkhJPaJlP9CwkI4jEMYhpss s/CfQohdQgj8ds8QQgwSQvQSQvQTQowUQjzomIyPCSE+MbZDH4hELPj5pCM1cPU/HO0XkFjQtgen yWIVEpQ5OHPwYJUiieVv7t4iz69aKj85vFs+tX6V7NSmvTLtkmrWk0+tX+3TjyllHNZuqAxBmG/4 R3m39h096z89vEdmpmeo5TfCXCxVWTZrnO4xDo8snCeLw6wsFa/62TV7hjIaXt+1Ra6d+ICsklhb rYtPqq2MI2zjMfxKZ5t4Oj34jd1b5LHFC2TThs3VNog2e3RRtuGI/WG/rsah0Y+ZUm2nJo/t188x SONUirc+x5lDhigjCabn3rkzfa6RFtI+sQ+dqv3xo9kp0EiXNtthPfb96RH3lGvdBtsitdteh3PV x47PuAf4jPRaM7UWKdvow47+hGGszawtM6apZdj2bZWq6v+YcCzm+ZlCiiuOAdcXBtIHB3f6nOOn R3arfehjx2ezj79uXKOiWjGWlo/LNg4/OJCdQmufAwyrF7ask89uWquiYrFMpy9Dnx3JTsXEfvA5 0LU2dWLpIrV/RMPa54n+dNo++rSPyU2hXms3ISU7e99b1bNsrw8knbKPc/jnrk2yckKKeoamZV0z 38fc2089K+P63eezvT/heSwTV12m1E5VkYz2+kBS0yA4KdPvu4wpUx8ezH62/BmUHx7c5fWs4dlz eyZMeU2bcND7GTVljttA9xz3E+3UvT2yx/NcZj8T3seJcWQel7/lwew/N+e+csI49R2HMYl7hxR1 83oGe01iRfr33P6dDwVX41Cbh2E2EMNZKfn4obXq3wWLF02WZavVlJMnj/Bp46Y925aq30L8aa8L RihI8vT57fLtF4/4rNPaunGh+r59dO+1qEakHDdo2ly27XiH/P5T/4Ve+vXvI28uW0VePr3Va/mo 0YPU9+2FE5t8tslJeanAbBt8kcLeb6xA45AQQmKfSPkvJCzkxThEejEMQW0YHhBC9HSiBn9mNw4A +kkQQvQWQrzg9PWuECLDiWQsGCI1cPU/GO0XkGjXS1vXy+q1GshbylaRGwzTCy+tHVq3kxWr1JTP b16nluGFMKtHL2UedmnbUZkwdn9a2jjEP+5rp6QpkwARgtokeHbzWlk6rrqKYEqsUVeZETDw0Cde Wu9o1VYtKx9fQ6Vt2v3vmzdb3qKiCOPlyD73qGWm4dcps73Pyy/mbkRUJbbp2eFOtQz7C2QcuvVj C+dUp24jdbz4Ey/PMKbiYLKUjpf97+rus40ppH3eUjZetmuZKbfMmCqbN26hIisTq9dVL+wwPx4c PFhWTkxREY84Nhi5Zh8wdUb3vUfGJ6Yow7VmcgM5NStLGQe6DVJeb6+YqO7LjpnTZcfM9ioVFvcA RhAMzIcnTZA1Uxqo9NPmTVook0Bvf83MilPRo2PuuVdWqFJL3dtud3SST65b6XVMMO9mDR2qjgXH BJMXkaxIedRtcG9xT3Bui0aNknXrNlIRotqEOjB/tmzbMlNtf1OpyrJUpSRl5u6ZO8vThzYOYWws GDlC9YOxhn5aNWsljy9Z6GmL+5JQva5a9/DE7FRlLIMRjesAkw7joGzl6irFHNG2OZnkUFaPnmq8 jHDGotbltSvk3Z06q7Rj3FNcqxZNW8ods2b49GEqt9faTTChYLI3bthcnS+2bdMiU+6bd+3a+RPM Y4yfxBr11HFjO4zNeMewN43Dow/NV8eZVKOeGod2X25CpDC2wXXJzfypiGq8767u6l7huPCfGBgr djQv/tMDx5hSp6FqhzHWu1NXeWGVd7Qctr2xVJy8u2NnlXad3qSFulaYWgGGqPn8vLFrsxzfr79M qFFXjcVbysTLGrUaqP84+Kc1hQOmWLizzR3qmuOZRb9bZ0z1OR/cR9xPPd7u7tRFPfMV4muoMYyx qY/z5jLxavoHbXgHWh7M/nM6d/0fDLOHDpM3Iiq8ZJzSbeWqyeTkVHXN8V0X7DWJJenfc/t3PhT8 GodaYTAQI1EpGdF38TXqyI9eOym79bxLVq+XquYutNvZCtU4xHyDWzcukM0zMuRtFarJc4/5jxzs 2buHrNmgoU9q8bw5D8hby1eTLz+932cbCHM13nlXZ9mjd3f5v8+8IwuPHlidp0jJUCsw2wZfpLD3 GyvQOCSEkNgnUv4LCQu/DNE4RIG4+c52G/H/13aDEIFRmCSE2OEc15hcmpDhI1IDV/9D0X4BiXYh bRfm1uCe1+ZlO7tyiWzVrLWKlsMLtzYOIUSopDVoov6B/eiieT79aV0zDmGItZEtm7VU2xycP0et f2TqFGUqwgRTxp1jHCKKBemkeInGsnu7dPPpG0JUTkZ6a3XsMAf0S7PH8Mto52r4dW3XMTtqskY9 dS4wVwIZh/4iDm3TFHMZ6sjJKQOzZFb3u9V+qlWvK5/bdO36uQlpnzotGinVxcpVU6Yo+kIaNIxE 9K3mnixVWR0XTD1E/WB7HE9G8wy1P2yPl/8bSyGdO14ZXx87RUCQ8op7gD7w8n9rmarqT3zGds2b pKtoTMzHqKJES8fLhBr15Mvb1qvtYWahPfqAGYE2MGV0WxgGuHdoi/vTr0t3dQ9vLB2vjgnmNI69 UVoz+ZpjMCElVx+DToe/oUxVdQ3PLF8sb6+YpAw0mK/TsrKUiYg2ZSvXkCeXZM8p6TEOS8YpQwnn ghR3fVy4BzDI0dYtrRnbw0DFNca4w7Xzd15ugqGE9H5Eq+wyDEGYPok166njxTnA9Ly5LKJv45WB e2LpNUPTVm6utT/pcYX9YVscA7aFCbtnjv8IWAjfB9gOwn2BsX0bzFsnetg0Dl/ftVldY2UW5NCv FuY3RXsYxm/s2eKz3k0431rJDdT1xFjCmML5QDD4PzqYXbAF96N18+zvBgjtbnXGHsbNowuzv4Og ob36qHOEwYbrgvGvrpN6zuLlhPv6q3b4TujdsYuaygHTDkweMECO6N3X+Y+IKvKezt08EXi4r+Xj a6rt8SyryOnS2ZHHy5yIWAhjsXrN+s667Hukxl7FBOe+J6qx6TnO0vHqP2G0oedvebD7z+ncH+if fe6uxmFKqjJ8+955V1DXJNaUlNYmW6mZK/OqxLTMM76GoJsycm0gRqpS8lsvHlEpyphDEJ+3b3pI fb/t3Z6zGZgb4xDFTZAC/cCEYTKuRm31XHfq2lke2LVc/udj94Is337wuKzTqIns0qOrz7r9O5ep 8Xtk/2qfdXp/2N4uhoLlg4f0V6nOLz61z2e73ChQBWbHBPOSbfBFCnu/+aKs9EUlBqVPKpaVPqjY oPTuxQY2b31rVktMgB40Tl80DgkhJIaJlP9CwkIoxiEiBFc7UYFt7JVhAgZieyHEV455mP9EauDq fyTaLyDRLESYwdCDYXJ6+eLsZQd3yvSmLZVpiH+A28YhtGDECPXCiYny7T61PMZh6Xh5V7uOKhoO L5P6RXxAd0RoxcvpgwY5ZlC2cYh1RxfNU8VKsP9Fo0b49K01CNGPpeKV2aNNlJyMw+G9MZcR5i1M VNFLaOPXOHSZ41BHbpmReFp4UcZ1g8miTMSSleWK8eN82tmCCYN9wSjsecedKlLn0IK5al9YBiNs 9QPjlTmKQjHK+CtfVT7hFCmYP2K4Oqey8TWUcYN7iEizbOOpsqe4xubpUz3GYbNG6fLvm9fKy2tX qsgm7AfLpw7MUqm2SFnXRgHSxLG9x8wqVVkZdDCBEZm2bNxYjymloz/3zJmltlVmxdixytQ5tHBu 9hx5pePlrKFDvPssmR2tBIPwwUGD5T+2b1RRS7gviIT6yKnii2uASEGYIzrFEuYKxgCOq1x8TXW8 OK5ZSBXHOZSqLB+Zmh1tZaY147jM7fV4x/bvHdihIr+UqWmcl5tOLl2koq1gvpjRiTi3zm3uUPOC Hl+yQJnNmP9QG8A4Prsvc9tgr7WbEOmIiF7sB2MGZhqKtyCaFNt2bN1OVQW3t4PwXaANpM5tO8iX t2+Uz29ZJztktPWME9M4hPmuDd3x9/lPV0b06MT7B6j/rMCzhnuDMT76nntVdOOUAQMDRlKq510V akpR5t97B7bLSfcPUMeDqLv987LnloSBhecB12/JmNFquoLHVy+TaQ0w32h2VDCmL0Db7O+D7Gev V6fO8tWdj6i2+I8F9NEwtZlK4cX5qzFWMs4rcg8FkTZMnSSfcwo1YY7TNi3aOOO2pTKPsa/+3Xqo /SBCEvtA2yG9eqvjwXFirOH+4hkt5Yxl7E/PG6mOEwZh7YZexqG5HM8tjLpg9x/MuWPqALRdM3G8 OnedqozUZ/Sd0zVx+w6OBfkad/mp4AzEUCslB6OHV+H7u7I8cWit+vzhqyeUsdex653yh88DzwEY jHH4n48uyYO7VsiuPe5SEYKVqqfIiRNHyJef2Z9j/5+8flJWSEqW/e73Ldhy+sh6te9N6+b7rPMn RCGOHz9UPQtLHprisz5UuVVgNgwwj/ILe78Fqqz090pktdhZYlD60BKDWgSMUKBxSAghsU+k/BcS FkIxDvGfgJeFEDfYKyJABSHEK/bCfCFSA1f/49B+AYlmvbJto0qnRZqZTiuD6TR/xAhlVLRq3lqZ ZLZxeGoZog/ilPngL6LENA7v69pdbp81Xb2gtmzWSkXwwUxBH4cXzpNd22ZHAWrjEEaXNnxWjMs2 d9yEtFBtEOiKzcEah7eVr6bSZMNpHMK8rAITzin20jGjnevcYrayjcN49VKOFEMsgymWUjtNXRfM BYkIPizHC7oy5EpVlo85x6BNm+53dFIGHSIREYWIqEQsH9itp2qHVFNtBuqCG9eiK+NV9BMMJizH 9dSRgCsd81ObWViGwjb6+NHHnW06qD4QTfjJo3scU6SKbJTaTEWk4Zhg/qFqN5Znpmc/KzCzsvu8 lj6uhTkisRxRWHe0bivnjRihjgFGldnumhkYLwd2z66MDT2zcU12VJoVXehmHOrtYWKZffe4o5M6 r7TUpir12lynBSMT/eE5wrna6/GMwKT75+7NcvWE8dkFfkrFK7PMbqsV1LVOba6eV3tbaNFImPuV 1VjVUWsQ5vZEIaQXt653fT6gbCM6Oy38ytprRt65VUsc09M7VRnK/o+AKqrKuN2fVlbPu+VNZRPk jWVgfFbxjEV81jLnCDWF74yaydnReSP69PUshykG0w3RqRhfMAlR+Vl/75h9HFb/IRGvnk1ECGPZ 8N7ZUXd4tp9cf+1cBzr/sYFIPjyL/9y9RVarnm2oIV0bx4BnURuQWk9uWKXuL74DYLbhWUDEL4oo 3VYue85KTLOA8YAoPewDY8zsYxCilUvFqzGZG+MQYwFjPqf96zT/a/+J4v/cdao2UvixLb6j8Mxi GYzGYK5JLMrXsMtHeVKX3QzEjKMJaW2m56VSck5CcZDMO9rJlLTG8st3z3mWDx8xUEWPP/N44H0F YxyigAm+Y+Jr1ZPr18zxG13oJpiYiIa8t38fn3Vnjm5Q+169/EGfdW7CuQ4afF/278GSaT7rwyGz ArOPgTaohfz639/Kr/79rfzRMvp++OEHefXbr+V/v//Os+zHH3+UX/7rG/n5N195LTf5/of/yS++ /Vp+YbWx9xtNKp7VYm+xgc19ImoBjUNCCIl9IuW/kLCgjUPMUxgsiDj8hb0wgiAtOv+J1MDV/4i3 X0CiWUihhbGgCjpYxTRgdsCQQkSJbRzCcLu5dLxsnZ7h1xgzjUNEkb2wZb3qC6mCSFNGdBYi3ZDu 1tkxQrRxiMIoOuIQJobdt5Z6wY1kxGEuUpW1dHooTB9E3tjr3aSNw3LxNeQLTkqtef3uMdK1MTcc ohkhpHvCLNHVq/UcY1p40UcaYYeM9mrbbNMxu40+NtM4NIvT6PRd03RzK9ihhbRG9IGUVRgK6p46 x3RrmSqeY8Jx47rWSklVRodpUNr3+h87NqqI2BtKZm+Da4TIsuTaqXLxmFGeQh+mGTjP6AP3179J 6LsM1xCRUuYxwNzDfhH1pyO1bM0eOtRj3pjzzEFI+4ehgnkece10+jH2b5tvpoK61kl1/M4jN1JF +LofU04a3kebUWle2+L83YqjqG2UgZUd5ebv2chLxGH2nKjZUaH6vrnJHLd2O7MqNOYMxTJlHJbO Nr7Mazkc/ylhXb9l48c4ab/Zac8YLxg3MP4Q4Yk2hxfNVWMe52Y+i/i+xH6x3dKxY5Qhp+ZAdTGQ MadltnGbs3HoSVWu3VB9F+A7Iaf96+r2wZy73ld2tHK2cYixqdsGc01iUQWTquxvrsMM70jD1MxO kTQOUZjkpjLxcsrkkV7Lzz6WbcrlVCQlGOPwn88eUlWQi1WoJhu1aCHXrJip5lK027npk9dPqQhF t4hDbRxuXr/AZ52bkBKNcb1qWXBGYygyjcPy3VrLct1bfVb63pYndDrv/MObZPKkHvLNT973MgAP /+2CrPlAN/nc26+qz298/J4c/MhcmTi+i0wYe6dMnzNAPvrX817bPP3GS/KuZeNk0rguMnFcZ5k+ e4Dcefm4WueTRpwfykrfWGJQi4MlslpcKDGoxQslslq8b5uGXlLtWqaa/7Z2+qJxSAghMUyk/BcS FkIxDosGkRq4+h/x9gtINAtGAMy7+IQU+Y/t3qYIItxQEMHNODy8aL56QUQapps5B5nG171du6kI G8zVh3/Uw6jE9piXDNFjmMRfG1fo75rhE+8x82zB4IJJgTa5meMQc/5hX5iTDnOr5TTHYTDFUUwh QhIv/aaZmZO0cQhTRptT5vUzrwGiptyMQ2yPIhhTswaqVE0IhgRSOTdOnay2zY449I4aCmQc2gab x8xyMdgm9r9f9aEKZOzc7BiH8coww7HAFFJ/DhwoJ98/QC4ZO1qZ0zgO3eeaB8b7XBukSsK0gPlc rXodZYLgmND3vOHZJqFpEC43IlTdziHQMhzDukkPeO1fG4fmvbGl7p+LqYOoXR1diHGEis+IVNWG kW2+mQrmWqPIi44QtaWNQ0Tp6SrpECLQ/EUpao0wtoVJrpejCFBOxqE5hgIpt3McmsbholEjvdah aBOqYePvoRqH9tyB/ow6RObh3FF0R0ezol1ySpr6DwYUilFRjSXj1Px/0wZlZY/7+weqsYSxjzGP yFR9LJiuwTzO+cN1xKe7cWiauWoeUczzahqHOez//Kps4y835+7POMzpmuSm8E00Sf+e27/zoZBj cRS/hqEyDV3nNgSRSlWe+MBwNX6ePLvNa/m/PrwoG7VoKZPqpKp0YSxDpOC3H3gXKME8iDkZh9B3 n16Wl05vVkVYSlRKlKXiq8uBWf3kxVOb1Dq7vZae4/Cunnf5rNNzHKLQib3OTSNGDlT7RRSjvS6v cktVxj2z7+NTr78oSw5pJTecP+hlAvZdM1VmzhusIg8/uPqpbDSjn6w7uZfcdfmEvPTqs3Lk1oWy 9JDWHmPwwy8/k/Wm3i27LR8vz7/8jHzi1Wfl/esflDfd31ieeP5yWMZyOCiV1bLs7VktexTPSl9R fFCLV3zMQ0QgDmwxULencUgIIbFPpPwXEhYiYRyWFEL0F0LcJYT4nbUOcxciYjH6idTA1f84tF9A olkwB1G9GOYEqmra6/wZh6iiiRdemEB2n1p44cSLJ14gMccalum0QLyA4h/3OtKmT6cuHtMB0Uo6 2hFtERGp5180tWv2gyr6DP3jRRfLcjL8XtiyTpmk2Cboqsp+DEh/glmhX/rNFNFACtk4XJhdnAap zDhWO+XRltvLf26NQ51WPLqvd0pvl3aIGs2OOIMZm119OztVWRdncZMZWYfjs9ejL52aDGMEpkvt OtmpqJ2cSEoYtPaxQm7nEHiZd5EgSKcq4zxgUNnHByEiE9uicIdp0vXq2FldAxTq0FF4iCgtX6Wm q/lmKphrjVT0j/xcW52qjDTUK0YU35LRo2XtOg3VM2NXIra3hQlkVjRHGj3m1nQ7dp2a3inAfyaY ym1VZTNVGXMdepbv3qLGHAow4TsMkdPJOaUql6wsd87MnrfTY54FSAE2l+v7iO8omKow/XAeeB5h CsPoQzq3m+FrCuYtUs3V831nV691qMKNa+xmHMI816nAOAZUvsdyfFegz6c2rApq/2af9jm6Ldff Hea0EFqBrgnus73fWJD+Pbd/50MhoHEYgmFoEu7iKF+8dVZWr5sqW7ZtI//7yRM+6+fPnajG5rZH FqrPMN7adeqg5izUbbAO4y+YQipa77x8TC5eOEXWbthYbdu0VSsVlWi30+pxd3eZnNpQfmOZlnNm jVdzJr7yzAGfbdx0/NDD8uGVM13PNVQFKo5i3z/w/f/+J9suGCbvXDxa/vDjD8oEfOvT92WVMZ3k w6f3qc8zD6yT5Ye3kS++97qXuZi1cbasP7W3/Pd3/5FPvPasLD4oXe5/+oxn/Vf//kauPbtfPvv2 P8IyliNB8YHNuzoRiZaBmK5Mwv/P3nmAN3Fs7X9uSWzu/b7bvv9NB0IHN8Cm2KbZdBuw6b0GCN2m 99577713sOktdBJq6GlASKO3QEghBDj/5x1p5dVIsiVbslf2+T3P+9janZ2dnR1J3tdn5rBxyDAM 4/14yn9h3IK7jcO3hBAnzHVCK4QQf9LtjxZCfCGEiDOf27h4auBqfySqDyBGF9YHw4MAsihjcX1t O4xDrEOXyy/EKivw6aXzZcQUstYeM0et2ZPeOMTDObbhQRYPlBAe4JEABNsxFVeNVsI+OQUutymD LKbZwjy4vtG0ppnM3AmzLThctgnH2JtijDXPYObAiME6eTBEkD0Ua73hGJzPW41DTIvEtjFdTWsB woBD3yCxB6a3lgyLpPqxdWjfTFP2XncZh3I6on+IrA8JHXBO1Ik2IBoOZdeOMa2JJqe2de4s7wMS mmBdN2SA1pIpODIO0S5MR65cIUoaZEfnzZTrN55cPEdOVca9gTGHsvamJDu6BkfbtOQqMNqWjxhK N7auk+vtYZzjuvq1c5z0I2HSWHmd+qnmaL+2FiGiehHlhXvbqVkLeR6cXzPeMU6RKGVIx850ZN5M S78429f2jj+9ZD7lCzAlR2ndoLE8N0yl0qUryL7DfcDafXhvqMdiiinWN8Sx+uQoyGKutV01Dk0G a5CcOqv2jz3BZMM/BcLCI2Qko7rfnrRkIgUCi0uT0JIAxxzhNn+QKWK1T9t2sn8cJUfB+qpaJKU9 k0zdjrUtMcbaNGhCxUPL0aj4OPp282r5eYl/fsj3VN4g2X8wz6IrV5fnRyQf7jvOhUQ2GLddW7Sy GLYYUzgHIiQRFQzTE8lvZEb1XKaoZe0zZGy3rrLf8b5HwiXcO60stuOzAu3B+9fZ8ztz7dp20/vZ 9Lm9YdwoOdX65KK50vRMrk8OzZlucx+9Qdr3ufo9nxrsGodpNAxVilaMeSckMnamVk+JirVezZs3 mZ7fdxy5Z0/bN8+V76fF88fZ7IOunt9GufxDqHaD+vI1si5nL1SEvvh0i6VM7764//505ug6m+NT EhKVICNy6w9b0bGPVtrs14SpyBj32zfPsWx78O1BKlOpCtWsV9fp6/7jwUlpGqaUkMUZ4Zzoc/S9 7p7OxL1R75ceGHyLDiVSwZ616Iub30jDb/nR7RTUt55l+nKdqT2pwuh2dOrrz+R0ZEQpXvrhGo3Z upje71pNGoOPfn5CESPbUP6eNanX6qm07sReuvnjfYuJqJ7XaGTvEl0/R1zUT6p5yMYhwzCM9+Mp /4VxC+42DvF3LIzBC+Z6P1MMwv8IIdqYMzKvN7R56KmBq/2hqD6AGF2YJhgZUUk+aPZu285iHOEB uHPzFjL7LjLcYhse8GOiYuS6eTBA1Lr0ksYhptDmCbSYCTD4tEzBiDSCIYHtmFIH06FyhapW0xzn DOxPOQuZ1s9CggwcK6d+Yr2uPEHSaEs0L/SvtVmaYHaSmiDTMY7Bdr3pgfPhvMkZh44SwNiTKfoM 0VpF6ezypAy7ycm0LqJpHT0t+koah+b+0xuH+jUOtWieaxtXyqQk2vWhn97JZ1pzDOvgaevGISGK ZhweM09XtPRZnkCr/kfbcQ24Fm2NQxwDMwbnhqGMY3A/cE78jinoX65bJsti/UFtWjjuN9r0rjkp xvuFQuQ0Xq1OzTjUErZo0qZ9o4538wVJMwtmBPoqr39x0pLD2Guro+0wYuxtk1OVc/nLc7yZJ0Aa hshmjXMjSQ2MM33b9IKxDpMO63IicZC2HcanbD/WecxXmLLnLyLvi8nQC7S8hz5dtoByFAyW7ytt Gq4rfW3veAiRX3J9yNyBlKNAsCmCMQ9+L0obxpki7hwdK9dRNE8Jz16gqOx/tN009TrJ9ITubttI kUj0genmQ2ynm9sTotRgaGGcO/v+QmRpWJjJNEZbMKaQrAHXhERNWvIaJH3C55bpc8L0fkD7cRxM R0wn1uq0rBGoTNfVb4dJB1MMUadvmMcE+kF+lsn1NwPpw4ZN6IE5Mhb/9IDZK8dtXlOfmcxNU/IY LQL30qol8p8iKIexhjGH+4ufprGY9M+HYwtmUR7zuNHK4trx2YY26Nvv7PmduXZtOxLjvFfAVA/W S0QSqINzZ5j62Yk+8TZp3+fq93xqsGsc2ih1hqFKkchqhUMiY9Zq9Vau1eTl2lVJ5lpK+qBtS3mP 4+I70ISxA2jsmP4WjRs7gEaN7EcBJUrJ99/FE5vkVOP3ChaViVRQBusOYozWa9zQpYQnqmDkvXjo 2Mz76eZRql67FuUNKiGjIBHliNfZCxWlg7uX2ZR3pG7dO1KBoqF0/dIOm32uCH2Mvtbdz7W4F+r9 sQdMvW/u36SAPnVp1r710uRrOKMPtV04XP6OBCc1JsZTnu41qPigplRsYBOLgrGW4cBG9PGV87Ls F7e+ofjlE8i/T13K3qUq5epanVovGErf3L/llrHsaXLGRxfKERf1iZV5GFftYzYOGYZhvBtP+S+M W3C3cQhT8LgQIq8QYpQQoopawAwyMn8shJilRCQaB08NXG81DiFE/2jTJ5vWrk9nls63TA/F2oR3 tm+QkW4R5SpJgwGRO1+sNZkWjoR1uKpUqCqnEw9ob4rWwoM9phVinTqsgaedAxEuMF0QJaiuj4bI q+6tWlPJ0Aj5UIoHZUQMDerQkS6uXGxVFoYfotByFCgio3X0mZBhVDauVY82TxhrFUGI8+G8OD+i cfT1YBt+uhJxiHX6cP4iIeFOr3E4sUcP+YCPZBRa9JW+/7R2QbhXiGyD9Jmdv1y7TEZ2Fi1eRj7A IxIT6wIiy6pWBtmqEd2EvtCmoGrXivPo+x9txzXgWrS1B3EMIj0Rcbpq5HBq27CxNMHyBxajD+o3 ogsrrK8XUUmIPkJUGdpUILCENC6Q4VUrgzrRHrQL7dMfDyEDLNbSLBhU0lIH7uOeGUnmj722OtqO MaNu069xiAi24XFd5HViDMH8hLmmtksvjGP0HcwSfRZwmKcTuvegYPM9KR9RWWbzRRIYRL1izU+8 Jy6vWkyFQ8KlWYQIORzrSl/jd/V4rV2LhwyWa19q2cCx/EDipCSz3dGxaPuUXr0ouHhpc9ur0JJh Q+QUf7wvMGYtdZinisPk12fn9YTOL19IHZo2lyY72hVSooz8fFGnXWPtRxinmJaNcujLNg2b0PGF 1gk7cCzGPt5r+rUD7W1H1CYiM0uVriD7E0L9OI+WfVgTxifWbs0fVEKeH+Um9Ohhk4QK9xnGPT6n sN4jIguRLAYmrBq1vHbsKIooV1meF/cM5u2EHt3lWIbpr2+/M+e3d42Otj/ajSRAPSgoOFyalvhH Bf7xc33Taqf7xJuUXsZhcETMHncYhipFI2IrhETE7NfO07Dlh7Rne/KG2reXd1GJspGUO6AYvVew sDQH7Qn78V6HUYjjMCW5bKUq8p97+QqXoB49O9GtK3tt6ne3cA5EPCLDMtZIrBobS/u2LbIpl5zS ahyiT9G3lnsaEbMffa/ej+TQIgI/XDRCRhZe/P4qBfapR9vOHpHbkSW55uRucirz419+khmTkVUZ P+8//ZFuPLxLz/54Ti9evJAmoynz8lP6+KvzNCJhAeXuVoNazRvilrGcXtiYh2wcMgzDeDWe8l8Y t+Bu4/BdIcQPQojW5vUMk+NtIcQTIcR/1R2GwFMD15uNQwiRe4gigTGIyCiYGjCikLm4VOny9JY5 q22lClWdmoILQwoPnZhGeWdb0jpspuidNXRbt14c1ubCNv1UaVVYX07LaAwjU92vr1+f/VgT2vJo j30DEOfF+TH1UV+P3LbF/rp2joQ153A+TAHFw7a6355wPaZp1UnRV/r+07dLi9SC7GWv1dqNa1IN T5iCWtse6vbpj9G2oe1aJmltHT0co782tBVthh7utm2LJtxrLbpMLYc6tfOopnFSmc3yWEd12Gur o+32tumnL2vG343EtbKcsxFTsxAdmSfQMn1aL61/tfNp9xDbtPsAUwrJJBYMGiRfu9rX6vF6JY1J jBnbPk7uWEvbt5varr3WvweRJR19Vy+mltPRg2mRfG8kmt8byXxmQNpni6PIRnw2YT/ea/r3i6Pt Wp3aezC5RDP6cZtcOYwxlNHefzJS1LzGofpZq31WaJ9LeM84amdK53d0jY62Q9pnpfoZ7GyfeIs8 bxy6J8IwJVzJwIxpu4++O0w/fp+yUA5Rf9qxmGIst904Sq9+PG1Tt6eEcz25cUSeOzXrFP58+2N6 /MMRevnItTbrMyWbDMPYC+hrtf+dQTMOYRQW6d+Q4paNo4iRbenh0yfaLmkA+vWuQ1/d/tayDWCq cqUx7enB08e079IJKju8NV347oplP0zE5nMGUtkRbdwyltMLGXkYr05bZuOQYRjGW/GU/8K4BXcb h6CcEOInIcQ2IUQnWGXJTEk+L4Sop240BJ4auN5uHEKfr14q18vD1ExMkcTDq2mtsMIyY+aCwYPo RgoP6iyWt8neuoeuCpGiiH5DZGRK0biqsJ7o8Lg4Cgop7XSUqruOT8uxmhABic8JRFOq+1iuS1vz 1J5xyEofec44TB/DUMVTGZizmpzNlOwKmsmHNQojR31Ib3WsSMM2z7OYfwBrHZYa1pLKDP+ANpz8 iE5du0wjExfSe3FVafDGObLMDw/vUsnBzajK2I6049xRuQ7ilF0rKX+PWJq2Z7VbxnJ6kr1rdH29 aZiDjUOGYRivxVP+C+MWPGEctjLXh3o1fa0zEksIIf4uhAg0RxyWUSswBJ4auJnBONSEiBFMOYQR kDBpnMyqfH+HbZQTi5UZJNf5K4A146zX+XNVU/v0luvITerVy2Zfcvp8zVI5hRhJVtR9zigtx6fl WAiJVLB2Iv6xgKzX6n6W60IyoTfzFKacBYNTnCbP8ozcbxxmjGGox90ZmLOSXM2U7Ap6gxCRhdnj qtKJa5f0myXX7nxPnZeOpZCBjalo/4ZUbkQbmrt/o8yorHH+uysywhCRi8EDGlHkyLa04MBmOYVZ Pa83YCfbMhuHDMMwXoin/BfGLbjbOMTahqgLEYfn7BiIqpAk5Z9qJYbAUwM3MxmHLFZW0jebVttk Fk6NMLVzfPfuNkleUhKmg97bYTuF2Fml5fi0HAt9smA2De3UmY4vnGOzj5U67Zs5hQZ37CTHEsam up/lebnTOMxow1DFXRmYs4JSmynZFfTm4JBNc6nahDh69vx3/WYLL1+9pCe//izXOPxVZxjqwZqI j83rIOrLqOf1BnLGRTW2Ng6rbVTLMAzDMMbHU/4L4xbcbRx2EELcF0L8rznpyd/MEYXDhBD7FSPx oRAiSK3AMHhq4LJxyGKxWCyW98udxqFRSWsG5syutGRKdoUXL1/Sr7//RpdvXJOZkhcf2mJlBLoL 9bzeQo746Meacfh+fDSyNDIMwzBehqf8F8YtuNs4bCKEOKFuNAMj8X/MRuJC8zk7qoUMg6cGLhuH LBaLxWJ5v7KCcaiRmgzMmVnuyJTsCrcfP6BKYzvQ+92qUf2ZfejJbz+rnp9bUM/rLeSIi/pcF3WI 9ZEYhmEYL8NT/gvjFtxtHOYzr1tYQN1hh9JCiHtCiDzqDkPgqYHLxiGLxWKxWN6vrGQcariSgTkz yp2Zkl3ht+e/P5q3f+OjKbtWPrrz44NHyJPy6tUrt0s9r7eQIy7qYJJxGPWLup9hGIYxPp7yXxi3 4G7j8M9CiMlCiM+EEIXUnUKIvwghhpoTpYQLIU4JIaqrhQyBpwYuG4csFovFYnm/sqJxqJHVMjB7 IlOyKxDRv9ND6nm9hRxx0Wv16xzm6hSVXy3DMAzDGBtP+S+MW3C3cQheM5uHiDycIITQrw2NNQ+1 dQ6/NSdRQeSh8fDUwGXjkMVisVgs71dWNg5BVsjA7MlMyYz7QCZlvXGYvUvVGmoZhmEYxth4yn9h 3IInjEOAyEOsDb1cCBGmbF+hS5CC3/+q228cPDVwQyJiHuOPz+8S1to8hLBYLBaLxTK+8B0ujaSI mMfq93xWIzNmYE6PTMmM+7AxDuOjmqtlGIZhGGPjKf+FcQueMg71ICmKHhiFxYUQJczRicbEUwM3 JCJWLi6+YMRImwcRFovFYrFYxtf8EaPMxmHsfvV7PquSWTIwp1emZMZ92BiHcVHxahmGYRjG2HjK f2HcQnoYh96JpwZucETsCPwh2qjRBzYPIiwWi8VisYwvfIfjuxzf6er3fFbHWzMwp3emZMZ9qMZh zvgoLKjOMAzDeBGe8l8Yt8DGoSM8OXCDI2JPaeYhohZ42jKLxWKxWMYWvqsxW8BiGkbGIsMb4wBv ycCcUZmSGfchjcM4nXEYFzVNLcMwDMMYG0/6L0ya8YRxiKnI+cx1ey+eHLhFy8UUwwNH0jQYFovF YrFY3iL8AxDf5er3O2OLUTMwZ3SmZMZ9mCIOq+kiDqPnqWUYhmEYY+NJ/4VJM2kxDisJIeLMCU80 YBruNtd5XQjxlm6fd5EeA1dOW8aah+aEKSwWi8VisQwqfFdHxO7n6cmuY6QMzJwpOfPBxiHDMIz3 kx7+C5Nq0mIcRgghbgghDgghtCRz7+oyJkPVlWO8Bx64DMMwDMMw7iMjMzBzpuTMCxuHDMMw3g/7 L4YmLcYheE8IsdJ8/AkhxFzz76gTpuL/Uw/wGnjgMgzDMAzDuJ/0zsDMmZIzN2wcMgzDeD/svxia tBqHAFOVcwgh2gghZgghFgshugshcqsFvQoeuAzDMAzDMJ7D0xmYOVNy1oCNQ4ZhGO+H/RdD4w7j MHPCA5dhGIZhGMbzuDsDM2dKzlqwccgwDOP9sP9iaNg4dAQPXIZhGIZhmPQjrRmYOVNy1oSNQ4Zh GO+H/RdDw8ahI3jgMgzDMAzDpC+pycDMmZKzNmwcMgzDeD/svxgaNg4dwQOXYRiGYRgmY3AmAzNn SmYAG4cMwzDeD/svhoaNQ0fwwGUYhmEYhslYHGVg5kzJjAYbhwzDMN4P+y+Gho1DR/DAZRiGYRiG MQbIhjy6VImbiWH+BA0uHc6ZkhkJG4cMwzDeD/svhia9jcN/CiHeFUL8Wd1hOHjgMgzDMAzDGIfE UP95mnE4slTJh5wpmQFsHDIMw3g/7L8YmrQYhzD/WgshFgoh4oQQzqw/Xdd8vm1CiEB1p6Hggcsw DMMwDGMc9MYhflf3M1kTNg4ZhmG8H/ZfDE1ajMP65uNwPDRQt+9P5rr/RwjxV912X+TLE0JME0Lc E0I00+0zFjxwGYZhGIZhjAMbh4w92DhkGIbxfth/MTSpNQ4RbXjEHG34xFzHGPO+QkKIlUKIu0KI +0KI80KI2UKIkkKI13R1lDEfm1u3zTjwwGUYhmEYhjEObBwy9mDjkGEYxvth/8XQpNY4hAF4TQiB tagDhBBNhRD/Ntd3TheFqOq6EGK0EKKYEOJvQogvhRB11MoNAQ9chmEYhmEY48DGIWMPNg4ZhmG8 H/ZfDE1qjUNEHJ4SQtRWtlc017dUCNFKCNFRCDFHCPG1HRNRm+aMyEPjwQOXYRiGYRjGOLBxyNiD jUOGYRjvh/0XQ5Na4xBMNBuC/9Btg1GIKcxq1mSsc1hCCDFBMRFXKGsgGgceuAzDMAzDMMaBjUPG HmwcMgzDeD/svxiatBiH+czHfSKEeNu8raUQ4qQ5OYojcM4Q8xRnY5qGgAcuwzAMwzCMcWDjkLEH G4cMwzDeD/svhiYtxiEYbD7+JyHEACFEQSHEAyFEXbWg18EDl2EYhmEYxjiwccjYg41DhmEY74f9 F0OTVuMQEYMzlbULn5qNxB5CiP9nZ9qyd8ADl2EYhmEYxjgkhPpvsBiHYX7j1P1M1oSNQ4ZhGO+H /RdDk1bjEPxFCFHfQQIU6AshxAwhRCOvMhJ54DIMwzAMwxiHxDC/M5pxmBDq107dz2RN2DhkGIbx fth/MTTuMA41UFdNs0kIs1DLmqzqc3OUYg0lsYqx4IHLMAzDpAViPIra30zmZkPxQv5J0Yb+tKVk QCW1DJM1YeOQYRjG+2H/xdC40zjUgyjEd4UQjYUQC5KJRjwnhHhNPdgQ8MBlGIZh0oJqdDHuRe1v JnOTGOZ/MWl9Q79r6n4m68LGIcMwjPfD/ouh8ZRxqAIj8T2zkaiPSLwnhPibWtgQ8MBlGIZh0oJq dDHuRe1vJvOyOdR/uD7aMDHUr5tahsm6sHHIMAzj/bD/YmheTyfjUAXrHP6PEOJf6g7DwAOXYRiG SQuq0eVJ7hw7THc+OaJuThdevXhBtw7to8szJ9K1Ncvp9rFDdHXVEvrjl1/k/tvHDtK1NUvpxe/P 1EMd8+qVrFfjzseH6M6xQ1ZF1P5mMh+bw/3zJIT5bdKbhgmhfp8M8ZYFs5l0gY1DhmEY74f9F0OT GuPwn0IIP3WjB/FXN6QLPHAZhmGYtGDlcnmQn65fpY8aVKP7Z06qu9KFa6uXIsMtHWxRly5MGkUX Joyg7eWL0W/378n9FyaPon31o+n505/UQ+3y4tlv9OXiOfTD3p2WbXdPfkz76lWln65fs2xT+5vJ PGwK8yufEOq/2CrK0GQafpEYXuAdtTyTtWHjkGEYxvth/8XQpMY4xJTj+0KI2uoON/MnIURHIcR1 dUe6wAOXYRiGSQsWh8vDnOrfjT4d0V/dnD68ekXHurSmQy3r0UtzROEXC2bSzqqlLcYhIg1f/PqL LOsMT7//hraWLUJfr11utf3M0D50elAPy2u1vxnvZH1xv7c2h/qVSAzzj08M9VubGOr/rWoYmkxD //2bwgoGqMczDBuHDMMw3g/7L4ZGMw5/V3ekwIdms3GuhzIjYwrzMiHED0KIaurOdIEHLsMwqSWx hJ/f5nD/ygkl/RskhPq3Tgj165IY6t8rsaT/gIQw/2GJYX6jEsP8xiWE+k9KCPWburmk//TEMP8Z iaF+sxLD/GYnhPnNSQzznysV6j+P5Z2CUfbHz0/pxe+/S6Pr+dOn9PuTx/Ty+XOdHZbEq5cvZVTe 749/pJfmY1Li4cXztDOqND28cE7dRS//+EOe7/lPj62m/er545ef5fle/Pqruov++PUXy3TjF7/9 air3229JBV69ot8fP6Kj7ZvRsY4t5H7grHH44tkzecwfT59abX90+QJtiyxGV5bNN5mR5uMenP+U dlYtJa8ZqP3NMq62hPovSgj1X50Q5rc5Icx/V2KY38GEMP+rCaH+z1SDUFVCqN8fvKYhkxxsHDIM w3g/7L8YmtQah4gGrGc2D28IIfq6ab3C94UQU8x1QiXVAukGD1yGYfTACEwM82uVnLaG+XdMDPN/ qj74srKmnv/8VEbifTZrEn02ZwrtrVWJdlQKpSNtG9tMK3589Ss6NaAb7apWVppuB5rVpu93bbEx 21TOjx9Oh1rVo5fPrY3GO8ePSkNvZ1Qpabad6NWJnnx9xbL/2aOHdGnaONpTs6I8397alemLhbOk 0alxduQAOt6zI329YRXtbxJLO6qE0b56UfRt4nq5/5cb39NHDavTltJBMkIQ57qxdwd9tXS+yTh8 cF+WuzxjAh1sXkf2B4CheX3TWtrfKEa2bVf1cnRx8mhpID65doV2x5RH8gvaFhFCRzu2sLQJJuLB FnXkNQO1v1mZTKF+n2wp6d/hYDk/LIrNMA5h45BhGMb7Yf/F0KTWONQIFEKc00133iKE6C2ECBZC +JqToDgCmZazCSGqCiG6CiH2mOtAXVuFENnVA9IVHrgMw6gkhvrttnm4ZbEcCNGDWHtwa9midLJP nDTzbh3YK7ftjomkX+/dkQYYDL1d1SPoQJNYurFvpzQVz44ciEgrmWzEETDi9tWtShenjLbajiQi W8oUpk+6tTed8+Be+qh+NdpXpzI9e3BfRg0e69RSmpjX1i6XkXxYUxDHnBncS0Y+AvyeULIQHW7d kH7Ys53unzlBx3t0QKQf3Tv1iTQ1ER0IcxTmJep5/tNP9OXCWVbG4fnxw2hPrYqWNQ6xH8bgxUmj 6P7Z03R942raWi6YTvaNlxGON/fvpm0RwXRxyhi5pqE+WvLCxFHymnHtan+zvFsJYf6fJYb5LUwI 9W+zpVShjFngmvFK2DhkGIbxfth/MTRpNQ7Ba0KI1kKIr811aXpi3nZeCHFYCLFNCLHX/PsX5n2a UagJ+0OFEH9VT5Lu8MBlGEbFFHVo+8CbGiWE+x+WU/dC/VYkhPktSwz1X5IQ6rcoMcxvAbQl1H9+ glnqtD+WdwhGGSL0EFn3/KcnFvPrxke7aUt4AN07dVy+Pjd6EO2oHEZPv//WUgacHtyLdkaXoV/v mgxGlSdXvpQG27dbN1q2wWTDtOEDTWtZJSN5ePEc7a1The6dPkHf794uDcGbB/Za9oOv16+Uht7d E8fk6zODe9OWUkH04xeXLWXQxm3li9GXi2abNrx6RR93aS2lRUd+Md88VdlsHCJZyt46leXU59/u 3aGdlcPp3JjBljoBzo1++vXeXfr55g+0vUIJaSiqfJO4nraVC6YnV7/iqcpeJb9ZcmmGML+Rm8P8 ByaE+fXYXLJQ082hAeW2lAjKdbBcuYz/w4/xWtg4ZBiG8X7YfzE07jAONfA3XwkhxEw7JqIjwVzc J4QYKYQIMoRhqMEDl2EYe6Q26nCL/nWo3261XibzAeMOU4CR1EMPjDlM7cVPGH2Y7nuyTxerMuDm wb2UGB5Ad44fUXdJ7nxyRE4Tvn3skGUbTEaYkJgebQXWWzSvM4hoRkQ8Pn/y2KrIL7d+oO0VS9AX 82fI16cH9pCZjLEOosazh/flmopamVcwDjt/IIXfgSPjEGsd3j1+lBLDA+nW4f2WOmU9L15Y1lN8 +t112l6hOH29foVVGXD76AF5zbh2tb8ZhsmasHHIMAzj/bD/YmjcaRzqgQH4rhCighCijjk7cnfz zyZCiLLmac7/SWE6c8bBA5dhGHu4I+oQdaj1MpkPaRzWqSyNMz0wz2Ac3jv5sZw2vLdWRbow0boM wHTgLeGBcpqwPbCeIPZrEYLgp2+/pm2RIXR11RKrsnpO9etKB5rVslkX8dnDB7QrqjRdnDRSvoZx eLBZbatySHgCUxDmIHDFOEQ9uBYYfw8unLXUqfL0W8fG4d2TH9OWUoF0Y/8e/n5mGEbCxiHDMIz3 w/6LofGUcej98MBlGMYR+qhDq0hCB+Jow6xJSsYhTDAZcdiohv2IwwN7ZHSe3hjUYy/i8JfbN2l7 xZL02azJVmVh2n2zeR09vHSezo0ZQntiy9tEHP5843vaXr44fblglnztduPw92eyrYiivHXEOuLw t3t36dqapfTr7Vv08w/fOTQObx3+SF4z+lDtb4ZhsiZsHDIMw3g/7L8YGjYOHcEDl2EYR6Ql6pCj DbMOKRqHZkPw3NghMlGJusYhkpNg2vEvd25ZbdfAOn9Y7w/r/mnAiDzaoblMVqJN/QVIYoL1C7/b spFu7NslE6/YW+MwoURBuv2xyYg8PbC7W41DTJU2TaUOt4mwhEmI9j2+8qXFwPxm0xqrMuD65rUy kQquXe1vhmGyJmwcMgzDeD/svxgaNg4dwQOXYZjkcDbqkKMNsy4wDpFNGFmF9dyVkYKB8ifQsirv bxxjzqp8gs6OGiTHTHJTjmVW5XpRdGHCcKvtyKoMY/JE784yqhGRi1hH8WDzOvT8yRN68duvMqsy 1jO8tmaZzIb81ZK50pA7PainJYvxqf5dZaZn1TiEmfnFvOmmDa9eybogS3KUedNlmd8e3JOv7WZV Dg+gy9PHy3NfX79SJkPB2osAUYd4fXpQD3py7Qq9eqnLqjxumLxmXLva3wzDZE3YOGQYhvF+2H8x NGwcOoIHLsMwyZGaqEOONsxawNyCWXd5xgSL8QXunT5Ou6LLyp8aj69+Jdce3BVdRkbrHWxR17S2 odmMcwQi92DuYa1EPZjGfKRdM1nXrmplZfTiL7duWPY/e/SQLk0bJ6cso8zeOlWlefjHz0mJUM6O HEBH2jejl8+fJx334L5MmHJl2XzThlev6GTvzlJaW7EPZbBmIsD1S9Py56fy9cs//qDrm9bQ/kY1 5Ln31KxAn8+ZaknC8urVS5P5WCmUDjSvbYlcxDXiWrVoRbW/GYbJmrBxyDAM4/2w/2Jo2Dh0BA9c hmFSIqWoQ442zNrITMY/P7Ux9WCcPf/pifyp59XLlzIq7/fHP1qZdcmBKcg7q4TLKEUV1P/7k8ey TtRtD5h1OB+iEFUwtVhvJAJMR0Z9L549Syr3yy9W06KxT57TbCTi+tEPqgn64tlv8tz6rM0aMA9l Xzx5bIk4xDXurFpKXjNQ+5thmKwJG4cMwzDeD/svhoaNQ0fwwGUYJiVciTrkaMOsh+KFeYxTA7rT maF91M2ZDkRNYvqyhtrfDMNkTdg4ZBiG8X7YfzE0bBw6ggcuwzDO4CjqkKMNGSvXy4M8vX6NDjSq QQ/PnVF3ZRpwbbjGp99cs2xT+5vJGhSNiG0QEhF7AcLv6n4m68HGIcMwjPfD/ouhYePQETxwGYZx BmeiDjnaMGvy6tWrR+khzFi+eWDvo9tHDsjf1f3eLlzTrSP7H9069JHV9an9zWRuikbEVgiJiNkf EhlLVoqI2Y99ankm68DGIcMwjPfD/ouhYePQETxwGYZxFjXqkKMNGUBE/2Z5Tmp/M5mTIpHVCodE xqzVjMLKtZq8XLtqDkH4PclEjFmLsurxTOaHjcPMi4+PT3tfX9/PIPyu7mcYJvPA/ouhYePQETxw GYZxluSiDjnakGEYxnWKVox5JyQydqZmDJaoWOvVvHmT6fn9k0SPz0jhd2zDPl0U4kwcq9bHZF7Y OMx0vO7r69vDx8fnO19fX9LLvK2H+SGWYZhMBPsvhoaNQ0fwwGUYxhW0qEOONmQYhkk9fn71Xg+J jB0aUj7mD80MHDdhJN375qDFMFSFfShjMQ9Nxw5FXWr9TOaDjcNMw398fX2H+Pr6PtSMwtJhRWn1 4lFS+F1nIqLMEByjVsIwjHfC/ouh8bRx+LYQooyy7c9CiBghxD+U7caCBy7DMK5gL+pwK0cbMgzD OE3RcjU6F4uMva0ZgP0G9aevzm+3MQodCWVxjHY86kKd6nmYzAUbh96Nr69vdh8fnwnZsmX7XTMG q1QMpy1rJxP9dMZK2IZ9Wjkcg2NRh1ovwzDeBfsvhsbTxmEHIcRJIcSfdNt8hBA/CCGidduMBw9c hmFcJSHUb49mGuJ3dT/DMAxjiyVTstnwax8XTyePbLAxBp0VjkUdlghEzsCcqWHj0Dt5/fXXC/n6 +s7WT0WuE1uR9m+ba2MYqkIZlFWmMs9Gnep5GIbxDth/MTTpYRyeYuOQYZgsASIMOdqQYRjGOdRM yQ1bfkh7ti+zMQJTK9SFOpMMRM7AnBlh49C7yJYtW3EfH5/letOveaPqdOLAUhuDMCXhGByrrwt1 4xzqeRmGMTbsvxgaNg4dwQOXYZjUINc65LUNGYZhHOIoU7Jq/LlLnIE5c8PGoXfg4+MT4ePjs1lv 8nVsW58unVhnYwi6KtSBuhQDcTPOqbaDYRhjwv6LoWHj0BE8cBmGSQ1Y65CjDRmGYWxxJlOyp8QZ mDMvbBwam9dff726r6/vXs3Q+/vf/0Y945rTN5e32RiAaRXqRN04h85E3Is2qO1iGMZYsP9iaNg4 dER6DNzgiNgRIRGx+0MiYh7r/ohlsVgsFotlNOG7OiJ2P7671e9zJnlSkynZU+IMzJmPnHFR03Sm IeWMi1qulmHSH19f34Y+Pj4fawbeG//9v1dD+7eje9f32Rh+7hbOgXPhnLoIRLSlodpOhmGMQXr4 L0yqYePQEZ4cuEXLxRQLjog9ZfNQwmKxWCwWy/AKjow9he9y9fudsSWtmZI9Jc7AnHnIGR811Mo4 jI/eqpZh0g8fH582vr6+FzTD7v2c776aOKob/XL3mI3B52nhnDg32qCLQLyANqrtZhgmY/Gk/8Kk GTYOHeHJgYsHDvyR2qjRB7RgxEj6LmEtPd6TyGKxWCwWy6DCd/X8EaPkd7c0DyNi8QcO4wB3Z0r2 lDgDs/eTPS4qPmd8lM44jDqqlmE8zp9ff/31+GzZsl3XDLpA/3w0Z0o/GzMvo4S2oE1a+9BWtBlt Vy+GYZj0x5P+C5Nm2Dh0hKcGrpyebDYN1YcSFovFYrFYxpfOPORpywqezpTsKXEGZu8le3xUc+uI w6hLahnGY/zD19d3gK+v7z3NkAstHkTL5w+3Me6MIrQNbdRFIKLtA3At6sUxDJN+eMp/YdwCG4eO 8NTAlWsaRsbKqAX1QYTFYrFYLJbxhdkC5ui0/er3fFYlvTMle0qcgdn7yN6lag1ljcMbahnGvfzt b39728fHZ0y2bNl+0Qy4ipGhtHnVRBujzqhCW9FmXQTiL7gmXJt6vQzDeB5P+S+MW8gI49A3ixuH pkQoPD2ZxWKxWCzvFL7DzVFpj9Xv+axGRmZK9pQ4A7N3katTVH5ljUPK3qVqHrUck3Zef/31fL6+ vjN00XoUWy2C9iTOtDHmvEVoO65Bf024Rlyrev0Mw3gOT/kvjFvICOMwi0ccmv8AVR9CWCwWi8Vi eY+073P1ez6rYKRMyZ4SZ2D2HnLGR93UG4c5ulZtopZhUs9rr71W1NfXd7HeXGtcP4qO7V1kY8R5 q3AtuCbFQFyMa1f7g2EY9+Mp/4VxCxlhHOKcbByqDyAsFovFYrG8R1nZODRqpmRPiTMwG5+c8dEb lKjDGWoZxnV8fX3L+Pj4rNebaR+2qkPnjq22Md4yi3BtuEb9NZv7oIzaPwzDuA9P+S+MW2Dj0BGe GrhsHLJYLBaL5f3Kisaht2RK9pQ4A7NxyRkf1V3JrMwJUtKAj49PVV9f351686xbpyZ09XyCjdGW WYVrxTUrEYg70TdqfzEMk3Y85b8wboGNQ0d4auCycchisVgslvfLncZhcGTNyuo2I+GtmZI9Jc7A bDxyxkcXUdc5zBkfXVstlxG81zlqj7rNqGTLlq2uj4/PYc0o+8+///VqYO82dPvqHhtjLasI144+ QF/oIhAPo6/U/mMYJvV4yn9h3AIbh47w1MBl45DFYrFYLO+XO43DopExrUIiY3YbzUDMLJmSPSXO wGwscsRFJyjG4V61TEaQMy76qxxxUS+NbCD6+Pi09PHx+VQzxt57961XY4fF0ZObh22MtKwq9AX6 BH2jMxA/Rd+p/ckwjOt4yn9h3AIbh47w1MBl45DFYrFYLO+X+41Di/mU4QZiZsyU7ClxBmbjkL1L 1co2UYdx1TL8gQPGodYeoxmIPj4+nXx9fb/SjLCC+XO/mjGxN718fMrGOGOZhL5BH6GvdFOYv0Jf qv3LMIzzeMp/YdwCG4eO8NTAZeOQxWKxWCzvl+eMw4wzELNCpmRPyR0ZmCmdUM+bmcgZF30sZ5ze PIy6m71Txpq4euPQIAbi33x9ffv4+vre0oyv4iEBtHj2EBuTjJW80GfoO52BiD7tgz5WO53JGNTP v9Si1su4H0/5L4xbYOPQEZ4auN5sHH62egmtHDmMxnXrLrVq1HC5TS2Xkm5tXU/fbl5D3yXY6ubW dfRoT4JLx1iO3bLO5rgfdyfI7dj/fcJaurdzk00Ze7qzbb2l3jvbNtjst5TbvkG264fEtfRot227 9bq1xXQN+Knuw7GoA/tRJ7Y93J0g26xep6obW9bK60yufk3OXpfW31rd+n14je36tjqSM21ipZ+0 +2rvvaLKlbLQw12bbcaKkXUjca18f6Vnm+29H+xt02TEPk2uvVlNnjcO09dATG2m5OcPTtKj7w7T b3eP2+xzpN/vn6Afvz8sf6r73K1XP56mJzeOyDa6er4Xj07R4x8Oy2N/vfuJzX57SksGZvVB1VOo 581M5IyvFmFj0sVH7VDLpSf2jMOMMBD//ve/v+Hj4zMiW7ZsTzSjK6JMMVq/bJyNIeasEH33+MYh evDtfjmV99WT0zZljCq0FW1++N0Benr7iM1+V4Q+RF9q/Yo+Rl+jz9X7wKQv6udfalHrZdyPp/wX xi142jjEP/gilG1/FkLECiH+qWw3Fp4auN5oHF5evYS6t2pDefxD6I08gfRmniAp/J4voJjchzLq cY7UtUUryp6/sKwvVyFrBQSHUZNa9Wn39ElOHwO9l78I1YyOtTIGTyyaSx2atKDCIaXo/YLBlNe/ GFWuUJWm9e7t8KEXx/Ro1YbCwiPkMag7LLw89W7bjj5dtsCm/MQePejdvEEUHh5J1zastNmvCQ// reo3orfyBMifqhmAY1EH6kKdWlsKBpWknAWLynbk9jNdA4Tf5XUXKEKVKlSlHxLXUev6jR3W7+p1 ob/RlsCiYXRoznSrfTANq1SoSu/kDbS01Z7QhhZ1G9J/c/nLn2qbWOkv3FeMkdrVa6ZoortS9uTi udSzdRu6umGFzT4j6sq65VSsRFmKiYpJ0fx2l9TPAG27o/eIEfuU39PW8phxWF41Dj1rIKY1U/KU SYPlmOjQua3NPkfavnku5QksJn+q+9yp21f3UdduHShv4RKU0y+YqsTE0IGdS2zK2dOF45uoxQfN KU9gcXrfL4RKlC1P06cOp6e3jtmUtafUZGBWH1Q9hXrezEaOLtFdbA26qodzxdV4Uy2bHiRnHFoZ iPGeMRB9fHxy+fj4TPH19X2hGVvVqpShHRun2Rhgzur5wxO0bukYiqoUTv/59z/oH//7d/p///cv ql+7En20dbZNeVUw7VCHuj299M3lrdSqaQz933/+Sf/7P3+jd995g3rGNUtzEhj0KfpWF4H4An2P e6DeFyZ9UD//UotaL+N+POW/MG7B08ah9+KpgettxuGOqRMouERpeiNPEPkXDaP4Fq2k8TapV09q 17iZNLGwL6REGdo5baLN8fbUtlFTeiN3IL2Z299iYkH4/c08gRZDcv+saSke48g4PDp/lmwv6no7 b5Ask71AUVkH1LZBE3qwc7NVu1aOHE55zNeDduA8SW0KooJBJWjdmJFWxwzv0kXW518klK6sd/yA j4jCBjG1ZT34qUYn4ljUgbpQJ7bpjcPcfiH0br7C8uEMymE2EzXjEJFTDWvWtVt/aq5L6+//5g6k OtVrWRlHiIwMD4uUfau11Z5UoySrmwxGkLyveYKkgZ6SGehs2Y3jR8vxVKhwqKFMruS0c9ok+m/u AOrYrIXNPk9J/QzQttt7jxi1T/k9bS2PGYfpZCC6I1Py05vHqHxUtDTm8hctSZdPbbYpY0+b1syU 32X4qe5zl9C2mDp1qFBIGM2YNpzWrZxGNWrXpvf9i9HhPclf56WTm8mvWDgVDi1Ds2eOpE1rZ1LH Lm3pjdwB1L5TG/rjwSmbYxzJlQzM6oOqp1DPmxnJGR81z8aci4+6mzO+ihrR4HGcMQ49YSC+9tpr gb6+vvN1JhbVr12ZDu9aYGN4uaKfbh2hpg2iMY6oYmQJmj6hlzQRx4+Io5AiheT2/j0/oBc/Ol4n 8de7H1OLxtVpxMAO9N3n2232e1I3v9pFQQH5pGE4uG9b2fb4Do3otdf+SqVCC8sIRPUYV4U+Rl/r +x73AvdEvU+MZ1E//1KLWi/jfjzlvzBugY1DR3hq4Gp/OKoPIEbUR7OmUoGgEtJg6vthO/pm02o5 vfXE4rkySu3ujo0ycqd94+bSZCpYuKQ8Rq1HlWZIVIysQlc3rJTRcjC+8HNmv770dl6Tufdh42bJ HqNO2dVPqWxVv7EsXyK0LO2aNklGyV1Zv5y6tviA/psrQJpem8aPsZQ/Mn8m5Q8sLs8bUryMNNtw vdCa0SOoeMly8hiUQVntuJFx8fKYgKJhyT7g4wFbbxqoD9w4FnWgLtSJbQ93JU1VvrNtozRrYXbA QNwzYwrd3GKadozp3ZjSaK/+1F6XxTiURmUALRo6yLJPGofh5eVxWlsdCdd1YcUiq77RpjpqU6W1 6d6OokChh7s3y/M6mmKNe486MCbv79gsy+F3fRmYX9j+fcIaerDLsRFmPZ3bfpvQv9oUeFkumai1 lM57f6epvRB+V/fbkzNthHBu9Mttc5/hPYUxUqVilI0Z6EpZTRij/dp1sJjn+FxQ709K1+/o3qGP tXuO7SiL6cV4/WBXUj9p/Zfc+FE1umtX2eaFQwba7NPLmftsGc/mfdprdfw5+gxQ3yPO9KlejvpP Xyale6AvJ9+LW019qb039Z+tantVadfvaIp7at7/RpX2fa5+z6cGu8ahZh662UB0Z6bkfdsXU/aC RWnGtGGUr0gJGjasl00Ze9q8dpb8fsFPdZ8zQkKST4+uo+8/32WzT9Oa5VOl0bcjISmqEVOOy1Wu SrXq16U/HjhO9NK+Yxt6O18QnTy4xmp7n77x8jvx2EcrbY5JSc5kYFYfVD2F/pyZmRxxUYtUY04q LvrT97tWdfm9k1pcMQ41wUDMlUoD0dfXN8zHx2e13rT6oFksnTmy0sbgSo16dGkqzcEpY7vbTE1+ dv8T6tqxsdw/aXQ3m2M14biBvVuTr+/r9LdsvtS4XlU6vGt+ukQhDuvfTrZvxYLhVttxPdi+cOYg m2NSK/Q5+l5/L8z3Jky9b4xnUD//UotaL+N+POW/MG6BjUNHeGrgan8wqg8gRhMMK0Sy4eF1Uq9e ctuZJfOoTJkK0ryCwsIiLdNYh3c2Rd4hOgmmnlqfXpoJaM+QuL11vZxCi7qiKlWzGCnaMVUrRdsc owoPzZUqREljq3ndBlb7vli7jEqGlpPTbIfHJUXLfQCjMXegjO6zZ34emDNdRv2hDNqibfekcahq zoB+8iEI0ZWfLJidbP3a9tRel5VxmDuASoSWoy/XLpf7nDUO0Sac/528QfKnth2RSogchRm9ZPhQ OabQPhibMEfVSNBDc2dQszoNpImNcuGlytPEnj0txgPGA6bTvpevMPVt255a1WskIzIxfrQo0M0T x1J05WoyigvRrOijPTMmW50Hxsqwzp2pZKhpOjcUGhZBo+LjrUyNSyuXyEg1v8Kh9Jb5fpQuXUFO 21bND2fOCxMYxi2E3/X7VDnbRmjduFHyPYw+Kx5ajuYMGEAf1G8k75v63nOlrF5xzVtZomDfRF/k Kywjf7X3bUrX7+jeVatSnY4vnEOlSpeX0/LxD4UB7TrIPkekbaOademzNUvp4wWzqGZUjGx30WKl aWrv3vRot207VTWuVU+OQZxD3afJmfusReDhnx34DJzUswcVLV5GtieyXCVaN3aUpb7k3qN4j7Ru 0ES+RlS3vT61dw8c9Z+rYx9KnDROfr7mKFCUipUsS4uGDqbxPbrLz0qcQzNr9e9p/ecYlqvo2bqt vH7UERRSirq1ai37USuj9Zcr738jS/s+V7/nU4ND41CTGwxET2RKRvRdYPFSdPfafmrWsikVKxMh 1y5Uy6lKrXGI9QbXLJ9CVWNi6L2CRejIXseRgy1bt6AS5crbTC2eNGEwvVugCH356RabYyCs1diw aSNq0bo5vXhoHVm4e+uCNEVKppSBWX1Q9RTq2MjM2Ju2bDHn4qPu5IiL3pkzvlqH3D0qeWwtutQY h5Y2umAg+vj4VPT19d2qN6niOjSiL85stDG0UqsLn6yRZl+zhtE2+zRhvcDQ4oH09lv/j258udNm v16INkSkol/B3PSXv/yZihYuICMY71zba1NWr4vH19LYYV3o0fcH6NjeRTSoTxupQzvn25iZqjq2 rUfBhQvSjz8ctNr+2an1sg2oRz0mrcI9wL1QIhC34p6p95FxL+rnX2pR62Xcj6f8F8YtsHHoCE8N XO0PRfUBxGhaPHSwNI4a1aonp9g93LmJ6lavJbd1aNKc+rT9kLLnL0IVIqvI6BQ87Gn7lwwbYlOf XhYTsKKtCXh2+UI5dRb1wCxSj0ku4lBfV+Pa9WQdmMqLh1eYZjC88OD6YOcmebwWVYOoSc20a1iz no2pp6lp7frSSEFZ7aE8PY3D2f37S+MQEYcwTJKrX63T1evSjENMRYdJgCnLvdp8KPchetMZ49DR 1Ey5LTemoxend/IFyXuEnzAocX36KLB9M2GqlZDnwpqLOQthujnKBUqTAmVgUsGwlqZqgSL0FqZk 5y1MlStGSxN5+chh9F7+wrKOHAWDKXuBIvL33P4htG3yBEtbsUbkG3lNa3fCZEFdpjYF0tBOnU3X nriWqpSvKq8J6+ONjIujTs1ayIgbU3/EWdq+dPjQFM8LbZ08XrYXwu9qP2pCVKkzbYRgBMrz5Q6k d/IWlmbSW7Idpv7Tm4GulFXlyDjEWHOm31GvvXtXtVI1Or9ioRyTqBtj/q28gdKQQjuhsmUqUGBw uDTt5DR+/EMjVwCtGDncpp16IdoW657iHwgYy+p+CJ8VztxnXGf9GhjPAXL91bdl/wXL94zsz3xB chxoZR2+H3TbXDUO7fWfK2Mf2jxhrKVvMQawrAOMUvQT6sY5NDNY315tSQRERWL9VGzH0hAYm/iJ 1/inw+ll82U5y2eCk+9/oysksqZJEbHz0qrgyNhDtoagPcW4bCB6KlPyd5/vklOUsYYgXq9bOV2+ BxPWpWwGumIcIrkJpkAPHtSD/IuHy/HSoEkj2rpxDj27Zz8hyy+3P6ZSFSpR4xZNbPZt2TBbjrVd WxbY7NPOh+PVZCjY3rVbRznV+fMziTbHuSJHGZif/vYL/fTbL/RKeWB9+fIlPf7lKf3+x3PLtlev XtGTX3+mRz//ZLVdzx8vX9CPvzylH5UyOeOjMY03C6natve7Rv+YM74aJa/olznjov94Pz76t5zx 0U9zdI3+EcelpJxdo5++Hx/9a4746Gc546N/t6NXqiHoqpIzEF9//fWavr6+BzRD6h//+N9Xfbu3 oh++SN60S43GDO0so/J2bZ5us0+vaeN7ynKrF4+y2WdPiFTckzhTrpGI9RLfevP/aOq4HjblNCFa EJGK9WpVlGUx9RjrFf7pT3+i4QPa25TXC9Okf75z1Ga7dm1b10222ecu4Z7g3uAe6QzEA7iHuJeJ of7zWMkrIdRvWkKY/9DNYf7xiaH+zRNC/WtsK1kon/q+0KBXr+iPn5/Si99/l59/z58+pd+fPKaX z+1/br56+ZKeP/2Jfn/8I700HwPUehn34yn/hXELbBw6wlMDV/sjUX0AMZpa1mso/7Beb46YQfKO 0qXLywdIRAXiARBRLDAXzi1fKMusGT1SHoNj1fr0MpmAgfKhH2bHiLg4qUEdO1HZshXpv3kCpXGx VrfunmZkIfJHXd9Qi7yCAaKVR0RNXn/TFF0I5kKhwiWpRd0GtGTYYDm9VysLEw4PySg3RGe+qMI+ lEFZzbgzsnGIqERXr0uLZNSMWtQlp6wiarFQUTo4Zzrd3bbBKePQXpsgk3Fgilod1KGTjG7dMmm8 KflO7kCZdAHlYEbXjK4pz4OxhzUfv920mto2NEVR5g8qQWeWLpDngbml1VkjKoaGdeosE+xgCmTJ sAhZHhFSX29cJSPValWLpTdyB1H1KjWkIYIIMiSKQfTexB7d5fRfRKdWlOZRIFWvUl22CQY0xib6 CutoateUMGmcHH+a8Xp90yoqEVYu2fNq00kRkaW9B/TRWapgcqXURrwvcX8qI+I2dyAVLV6a9s6Y Qje2rKOx3TA912TOoL/Qv3e3O1fWnmkFYVot7iGO16bV4rq+3rjSqX5HFJuje4c+xDql2J7Pvxht Gj9ajpWWdRtZzNJqVarR52uWyvVQ5ZT8PKZ/bKjt1AtjGIYFovPUfZpgWDtzny1j3Gxaoi/wTwwc I9cBzR1IpcpUkEYkyjt8P+g+F3AP1T51NFUZ98VR/zk79jG9GRGe2hjQ/skyonOcaVkH8xiwZxxq 7UAUIfoe0Zkbxo2Sn687pk6kIsVKye31YmpL49tyvBPvf2+QrXGXnnLOQExtpmRntGj+ODlGPtq+ WL6+c/UjaezVb9KQXj5Kfg1AZ4zDZ3eP07aNc6lJi6YyQtCvWBgNGdKLvjy7JcX671/fTwVDQql9 J9uELQd3LZXnXrlkss0+R0IU4sCB3eXYnTl9uM3+1ErNwDx550oKHdqCvr1/y+pBduf5Y1RicDO6 9P1V+fqbezep64qJFDywMRXt35CiJnSmHeeOWh3z6TdfUNPZAyhkQGMKHtCIosZ3pg0n98l9qinF Soui7GzznPQGoq+vb1MfH5+TmgH19lv/fTVyUEe3rNHnSE3qR8m1AL86u9lmn15Hdi+QJlyv+OY2 +5ITkpbADMSx1auWcRg9uHbJaFkmwC8PXT65XmZ3RmbnChEl6F///F9Zj3pMcpo4qqusr9OH9R2e 053CPcK9wj3TTWE+mRjmT6zUKSHU/2ZCqP+GxJJ+3RPC/Ypoz97Pf35Kh1rWo89mTaLP5kyhvbUq 0Y5KoXSkbWO6f+ak1efm46tf0akB3WhXtbK0s2ppOtCsNn2/awv+U+N2T4CxxVP+C+MW2Dh0hKcG rvbHofoAYiRhbaqIspWlKahl3MXDLB7wvt64Wr7ePmWiNOswzey7BNM2RAjlKhRMEeUqO1zfCjKZ gKYHUi3SCg+ieGh8N18QFS9ZluYNGmDnGOeNQwjmIaKF3itgikbCA6xU7kCKjKhE55YvkuV2z5hM b5u3Y+0ztb2aMB0UZVBWy/rsrHGI/pORSeloHGLaq6vXpU1h1IxDTOlEFGgQDIDcpimL1zeuklNI 02Qc5gmU6yvC3MA2mFixUTVkWfQTtp1dvkDeV1zznAH9LcdfWLlIjg8YidL42KmZT6b78Jkuw3fC pLGmiLW8QfLa5DpwOzfLqDRsR5TV6SXzLOVxn9BujF+YUeUjKst6YZhjO6a2IhoL4wnG0JCOnaTp oU4TdvW8riilNp5eOl/WjzZi6q52HEwmTEVF36O/XCnryDiEtPGDvtcyizt1/Uvn60xf23uH94SW 4Kh1g6Sp7hgLWnQaIuXU9iJJkPr+0mt63z7yfPrrVYX3lzP3OWmMB8p/euj/IbF0+BBpqmCq74HZ piUdHL8frD8X7PWpPSUZh7b958w9wHv7/PKFlvfZFPOyFBDMSm3Jh+SMQ3zum0y/AGk469s323yv 8Bms/VPCmfe/mjzKqLI17NJRlqnL9gzEmN1FI2uOSkum5JSE5CCxdWtTWGRFenLjiGV7z15d5LrI Zz9O/lzOGIdIYIJxFViyDC1dOMFhdKE9wcRENGS7jm1s9h3avUyee8GcMTb77AnXGt8V644GyEQp 6n53SMvAfOb655SrW3VadnSb1cNs24UjKHZSVxl5ePvxA6owuj2VHtaKNp78iI5fvUi910ylPN1q WIzBO08eUpkRH1CzOQPp6Jdn6cTVi9Rp6Rh6q1NF+ujySRszipUKxdnZlg6SyVNal/vM19cXkoZT 3jw5Xk0d15N+f3DcxqByp2CoRVcuJbMo37qy22a/XmePrpJGXIc2dW322dOXn26Spt3f/5aN/v2v f1C3To3p6vkEm3Ka1iw2GYfqeoSzJvWhP//5z/TxvsU2xzgSErSgLqzNiMhHdb8nhXuGe4d7iHup mmGsNCjUP2FzuH9lRA9+1KAabS1blE72iaM7x4/SrQN75bbdMZH067078nPzyddXaFf1CDrQJJZu 7NspTcWzIwdSQqgfXV21xO2eAGOLp/wXxi28xsahAzw1cLU/4tUHECMJD3OIakKEHiKa1P2IukEi FETjrB49wrL9q7XLZcQJjtUeCO1JH3GIdcG6tmhFeQKKyQdMTB+EIWT/GOenKmvCAykejmcN6C+n VRYpVtocRRNIjWrWk2X0kXmDO3ayqUMT9qFMaiIOIUy9dvRgrDcOEXmmHgu5ahym5rrsRRziNcwW 3B88bGGNt3LlKqXZONSvVynLxtaxMT4R9YXpmsiCq9avyWKe5AmU5oN+jbRZ/fpZ2g0DBSYOhHpx zZhOqU3ZxD3AtSFyD6Y5zA4Y1Theb5wM6tDRZMjC7JaGd4CcXo8pptr7xZXzuqKU2ogyu6dNkn1m r9/0CU9cKWvvvaXJ3nvAmetHRBrKOrp3+vfEgHbtLdu194F+vKrGvPr+0qtNgyayXfqs7aowHp25 z/oxjmnk+jqOzZ9lzoQeIBMRYZvj94O1cWivT+0prWMf7zGYmqZtATZjUj8GHBmHu6YmjSHtnmpC wiW51EEuf8t6j868/5Mzfo2kjJmq7GitwxjrSMOI2AaeNA6RmATLBwwf1ttq++G9JlMupSQpzhiH X1/cLrMgZy9YhCpER9PCuWPlWopqOXu6f/2AjFC0F3GoGYerlk6x2WdPmBKN9/H82c4ZjamRZhz+ 8eIF1ZrSgxrO6EsvX72UD7PfPbhFQf0a0KKDifL12K1LqEDPmvT5zes6a5Eobvl4KjuiNf32/Bmd uHYR6/fRlk8PWfb/9NvPtPjwFrr4/RUYUHam82ZhxUWvfT8++njOrtGXcsZXu5YzvtoPOeOr3csZ H/1InZZsmppc7UnOuKiX1qZe1Isc8VHqFGWPTFX28fFpnxHGIaRFHMLoU/fpdXTPQqciDs9/vJpa NqlBr7/+Gv33//1bZjl2JssyjEMYhJje7Mx2RzpzZIVcszGufUObfekh1Tjski879SyQ89GEwDxH 1Sm6LE1+yxNC/bYlhPkdSwjz/ywh1P+WjWmoE4zDffWiaH+jGHr+0xPLZ+KNj3bTlvAAunfquHx9 bvQg2lE5jJ5+/62lDDgztA9tK1/M7Z4AY4un/BfGLbBx6AhPDVztj3j1AcRIwhRIJErAg/nJxdYm 3uwB/ej9QsGUs2AwzR9kvRYVyuIYHJtcplf9GofawygMSG2dK0QsYvqhvWNSMjEgTNU8tmC2jEyC manfB8OxTcMm8iE5X2Bx+nLdchnRExAcLh+m68fWsfvQim3Ypz3Mu7rGIaQ9hNtb2/GrdculUYu6 JvTobnMs5KpxKNduTOV1qcYhoo+QcAHl0M48/sXk76k3Dq0NVHtlNeMQD3hI3KCvF+3RrkdvnmC9 Rn0bNPMEfda9VRsa0SVOJheBYQ2DFu3HWIPxXD6yijw/kvNgO4wlOWXfTtTdgTnTaUD7DhQZUVmu Gycj4PIEUq1qNeV+JLJJ6bzJTUu2p683rUqxjSjnqN8g1Th0tqw6XvWy9x5wpt8vr1osp686und6 4xAReNp2e+8DdfzYG+sQpntj+i7+aXHdHD2dnJK7z/fMU8218zZXptjqjUNt2QV1jKvb0mIcqv3n zD34at0yOQZg+qU0BtxrHCb//nd0/4wm7ftc/Z5PDSkmR3FoGErT0O7ahsBTU5WHDO4p7+vpw2ut tv965xOqEF2NQkpFyOnC2IZIwV9uWycowTqIKRmH0PMHJ+n4wVUyCUtOv2DKHViMusS1p08OrJT7 1PKatDUOm7ZsarNPW+MQiU7UffbUq3cXeV5EMar70ip1qjJYdCiRCvasRV/c/Ea+Xn50OwX1rWeZ vlxnak+qMLodnfr6MzkdGVGKl364RmO2Lqb3u1aTxuCjn59QxMg2lL9nTeq1eiqtO7GXbv543/Ig rI4TxjVyxkUvU4y9eWoZPZ5KjpIRU5VHDe4oDcGU1gGcPbmvLLd8vnXmYr26d24i1yTMmf1tOVX4 3vV9NmUcyZFB6Gi7I82Y2FsmRDl5cJnNPk/K0VRl3FP1PjMpgzUON4f6tUgM85+bGOb/lWoc7q1d WRqAeu6eOEZbyxaRP1+9eEEfNaxOJ/t0sSoDbh3aJ6MO1XMy7sdT/gvjFtg4dISnBq72x6H6AGI0 IREAHlzxkK5tWzRkkPxjOyg43JLEQf+AhwdVHINj1fr0cmQCIvmGfDDPHUBtGzaxqtvRMfa0c9pE S6TdlN5JU+80IfMpzoEEARdWLpbbsK4WyiOCy16CCqz9hsyfKKPPEKx/wE9uSiGE9enwgI91xGDq 6ffhAVubUo3ENOqxkD3DRJP64K1tT+116Y1D7T7smjZJ9qsWxYS2pMU41Ndtr6x+qrJ+Wimm+GKK PCI4sV4djjWZJ0Gy3fo2bB4/xjJddP9sxxFmy0cMk+eBOaTPWK0ljtGPO5xPM1FgfMHYQfZdHA9T HevIbZk0wanzuiJn2oi26fsN0YlaORjqMK1TUza59xxMKIyfwKJhch09bHO235OML9t752j6vr33 gTp+HBlPmGqOjL4NY03RxskppfuMKbrYZzpvoCnSelOSGblsxFBzHwTRoTkzdGVTfj/Y61N7Sq7/ nL0HSFyijYFJPXtatjs7VRlr3CLzNY53NFUZY1aLJLd3vc7eP6NJ+z5Xv+dTQ7LGYSoMQz3uTo7y 43eHqVjpCKpWqyb9fv+Ezf7JE4fI8bt2xVT5GsZb7Qb15JqFWhnsw9hwJpGKph++3EMzpg6n8PIV 5bGVq1eXUYlqOU0tPmhOoRHl6WfFtJwwbqBcM/Grs1ttjrGnfdsX0aJ5Y+1ea2rlKDkKHlK/uX+T AvrUpVn71suH1oYz+lDbhcPl70hwUmNiPOXpXoOKD2pKxQY2sSgYaxkObEQfXzkvy35x6xuKXz6B /PvUpexdqlKurtWp9YKh9M39W24Zs1mV9+KqBViZe12iB6hlVFJjHCZnGKqkZ3IULasykpjot2Na MRKhIOkIko+UCi1Mb/z3P/TtZ9ts6oB+u/cJdWnXQBqLzx+esNmfkhwZhI62O9KpQ8tldmZPmq16 pZQchXEPiaF+TRCRaDEO61SmCxNG6P1Aunv8qDQO7538mF789hvtrVWRLky0LgPunfqEtpQO4s/N dMBT/gvjFjTj8Lm6w0Mg4dEoIcS/1B2Gw1MDV/sjUX0AMZq09bFKla5A1zaukkZXcPEy8iESC94j WiQmqoZcT0yL2gsvVV4eg2PV+vRyZAKiDhhCmnm4Upcd1ZmpyliDEWWxBh8e4tFWRMchqykyqaIM EixoC/YjOYAWNXR47gyZ5RMPO0HBpWjxkMEyIgnHwbAJktlFTZlAUVZrl2YcakkMENGktktLgoFE M3iQx/UhmQCMB6xTh7XekJEa2xHJd3Kx/bXv7Bkmmhw9eKf2uuwZh1B8iw/SzTjEtEuZyMFsysB8 QX/GtWglt72dr7CMlkJZR+aJZdzmDqQaVWPowqrFclvLeo3kWENyHpx73sABluua2a+vXMsOEbWm LM6m9QMRHbV/5jQZoVk8tBwtHDpI3r9vE9bIhBxyHBQNlVGbMHtSOu/dba4lR5lrNmGSayPMHdN6 cUiAoU94spZGdOliuW/oLyQmcbZscsbhmK5IpGLK1Ht43kz6bvMa+nJtyv2O955lfUo7984TxiEy 9qI+R8sBaNo3c2qK9xmfeygrz2ueLo4M7vj8gUmGNQ9RVr/2oTrG1W1au9U+xXiyN/06OePQmbEv 78GOzXLquzYGEMWK9xmWMHAmOYrseznN2HFyFHxPaO23d73O3j+jSfs+V7/nU4Nd4zCNhqFK0Yox 74RExs7U6ilRsdarefMm0/P7jiP37Gn75rmmf3LNH2ezD7p6fhvl8g+h2g3qy9fIupy9UBH64tMt ljK9+yL5jj+dObrO5viUhEQlyIjc+sNWdOyjlTb7NWEqMsbv9s1zLNsefHuQylSqQjXr1XX6uv94 cFKahiklZHFGOCf6HH2vu6czcW9wj7QH1Q8XjZCRhRe/v0qBferRtrNH5HZkSa45uZucyvz4l59k xmRkVcbP+09/pBsP79KzP57TixcvpMloyrz8lD7+6jyNSFhAubvVoFbzhrhlzGZVcsZFL7CYe/FR 36n77eGKceiKYaji4+NT0dfXd6vOkKK4Do3oizMbbQystKhHl6YymhBRgloiEUz5RWbj4sF+VLdm BfrrX/9C0yf0sjlW0x+PTtKcKf1kBuQh/T6kQX3aWKlv95a0aeV4m+M0OTIIHW13pBc/npLThZFc Rd3nTuEe4F7o7w3uFe6Zeh8Z97E5NKB+Ssbh3ZMfmyIOG9WwG3F48+BejjhMJzzlvzBuIb2NQxiG Z4UQX5hNROPiqYGr/aGoPoAYTci2CjMLD3KYroYso8jeGhYeScVDy1JwidLyIRPTkhHFoxlNOAbH qvXppZWF0aEaEoiKe6+AKVowNCzSMk1PHpMb6935y+gYNUEKFvpHJCQSZ6D8hrGjTZF0WCMvT6Al gYpcyytPkDTKdk83JQLRBKNSmmxyTbNAeTyOwfHaMXozExrepYvJNMjlL8urSVuQYGHB4EGy7P2d m6htA0yTNq0xlj1/EcrtF0Lv5TMnh8kVQEM7O85+bIroNBkmmAap34eHcv2Dt95kSM116Y1DfV2X Vy2hosXLWMxdXL/aTkdt0rbba6daVtuODK8FAkvIdr+bt7A0yUznDqTurVrLMjA0MJZwrGqeQJhe /5b52jG2ciC6ypwop39709p5MG8LFQk1GZJ5g+T6geifgkElpXkSXLw0fZ+whj5dNp+KwGzNEyTH EvoRZbU26fvDmfNCGPNakiB7UaGaziydl2wbixYrLU0rlMV6hVg3FG1Cv2llMd5kpI7uvedKWXta PXqkydDMHSDXBMS0XnwGzBvUP8XrR72O7h0MWBjyar/aex84Gj+qEDGIdqpr+alCVKsz99lieOUO kO8rLLeAa0WUobzufIVl/1iVdeL9oPYpEuDoE69oSq7/IGfHYMLEsfIzFNeGtqMs+rcAMlWbx4A9 41BrL74DkOwE2zE20V/4iddh4RFWSbbsHe9ou9GlfZ+r3/Opwa5xaKPUGYYqRSKrFQ6JjFmr1Vu5 VpOXa1clmWsp6YO2LeXYjIvvQBPGDqCxY/pbNG7sABo1sh8FlCgl3w8XT2ySU43fK1hUJlJBGaw7 iLFWr3FDlxKeqIKR9+KhYzPvp5tHqXrtWpQ3qISMgkSUI15nL1SUDu5eZlPekbp170gFiobS9Us7 bPa5IvQx+lp3P9fiXujvjfagCqOwSP+GFLdsHEWMbEsPnyatywUD0K93HfrqtvU6XJiqXGlMe3rw 9DHtu3SCyg5vTRe+u2LZDxOx+ZyBVHZEG7eM2axKzvjoHyxGX1x0N3W/PZwxDtNiGKr4+vqG+fj4 rNabVB80i6UzR1baGFqp0dPbR+iDZjHSPKwUWZKmjushTT4kNMH6h9ieP28OuvGl44hHmHXlSgfL sjhGFba3ahpjc5wmRDfaMwhdNQ7HDO1Mf8vmSwe2z7XZ5w6hz9H3+nthvjdh6n1jPEOKxuGJY/L1 ubFDZLZle2scbi1XlD830wFP+S+MW3C3cfiWEAIR+yWFEH9Wd5r5h9k8vCWEyK7uNAyeGrjeYhxC p5bMkwYhHjKrValGe2dMpR8S19KDnZukEPWHyBwZrZInUJbFMWo9qpAM5a08ATJDrz1Dol+79pbE D6O7miKNcEz2/IVl9k7VNLRnHEIH5kyX06ZDipexGIclwspRl+Yt6WPdVE+9Ti+dR73bfCjXkNOO we/Yhn1qeUzvxDQ8e+1SjUMI0/9m9OsjH8TzBhSTZfIFFKPYqBhaMnyIVXIDVQsHD5T9gqgeNYEM TAlEMaJf8VON2HH1utDfMAzs1YWMxri+7AUKW01vVaW2Sdtur51qWf05D82dIaclFwgqIc0ZRLZO 7NlT9iX2YwxhLOFYtFttB4TkFBiniOhE22GCI/oMUXdaGZh2uC/oG0RiwhzCmMd0UayHiWg8lEOy nR6t2ljGlawvsgrNHtjPZjw7c15ETeYPLC6lRVA6krNthHZOnSQTUKDPCoeUohGd42hiT4zXwjKS U99WV8qqur11PfVq3VYmDsH4bFizHt3aalrjNKXrT+7eySjm8EiZ2EM/zuy9D5IbP5rubN9ANaNi 5D88tGjB5OTMfU4yAwPlz+Ujh8mM4/g8iixXidaa1/Wz10Ztu712J9eneiXXf5pSugeaYB5WKl9F ni88vDytGDGc2jVJWpcVkYmO2gtdWrVYLjcBkx3jCOOzxwet5dR9rYzaB868/42s9DIOgyNi9rjD MFQpGhFbISQiZr92noYtP6Q925M31L69vItKlI2k3AHF6L2ChaU5aE/Yj3/0wCjEcZiSXLZSFXoT Ee6FS1CPnp3o1pW9NvW7WzgHIh6RYRlrJFaNjaV92xbZlEtOaTUO0afoW8s9jYjZj75X7wfQHlSx RmHkqA/prY4VadjmeVYPsVjrsNSwllRm+Ae04eRHdOraZRqZuJDei6tKgzfOkWV+eHiXSg5uRlXG dqQd547KdRCn7FpJ+XvE0rQ9q90yZrMiObtUDdWbfe91q5xXLWOP5IzDHHHRr9xlGKq89tprgb6+ vvP1plX92pXp8K4FNgaXq0LE4Ibl4yiqUrjMgvzPf/wPvfXm/8nkKZPHdKcC+XLKCEQkSVGP1fTT rSP06PsDdoWpw5j2rB6jCUbl//3nnzaGn1GMQ/Qx+lqJMJyPe6LeJ8azwDjcU6sinR8/zOqz9O4n R2hL6UD5E2hZlfc3jjFnVT5BZ0cNosSwALqyYhF/bqYDnvJfGLfgbuOwtbk+aKsQorQQ4i9qISFE dXOZVckYjBmLpwauNxmHEEwbRBni4RHr21WIrCKn40H4Xa4liKiSUuXllDr1eHvCAzCyLmP6n7oP QmQLpsqhDMxJ/THqNGB1qvKj3bb1YUqnVua2nagde4IppR2jGVT2BDNCbYcqbaqyXnjgR3tN7V4j oxHVMqpQj3adD+08WOM60Uf4qe7T5Ox1af1try5EA6EN2I/rV/db1WOnTfa2Jbcderh7szStHbVb TiXFsXbMFU0YV1qf27snEO6Lvg0wMDAG7V3rrS1J0+Ud1efMebXxDmlRXcnJlTaqZbXX9t57rpRV hTZo0/RVkzGl63d07zDOcM/V63L0Pkhu/EBoI45BO10xppK7z0nGYdIUW7QV7VDLmuqybaO9bVrd jvpUL0f9p1dy9wDvJ6yrumfGZGmo3jFPocf565uvDca9Vt5Re5P2m/rL0bhxdLyj7UaW541D90QY poQrGZgxbffRd4fpx+9TFsoh6k87FlOM5bYbR+nVj6dt6vaUcK4nN47Ic6dmncKfb39Mj384Qi8f udZmLVNykmEYewF9rfa/Hv1DLSILs8dVpRPXLuk3S67d+Z46Lx1LIQMbU9H+DanciDY0d/9GmVFZ 4/x3V2SEISIXgwc0osiRbWnBgc1yCrN6XsY5csRHD7YYfvFR59X9jrBnHOaIi3ZbhGFK+Pj45PLx 8Zni6+v7QjOxqlUpQzs2TrMxvFwVpvg+vnFIGn1Pbh62TPm9+dUuGTHYv+cHNse4Q4hYhMGoro/o qnGI9Rjt1ZNaoU/Rtzqz8AX6HvdAvS9M+vD856d0sHkdujxjgtXn6L3Tx2lXdFn5U+Px1a/oVL+u tCu6DO2sWpoOtqhLP+zZjpBt/txMBzzlvzBuwd3GIZZouagzD6GvhRCdhBD/1pXLad73TAjxd912 4+CpgettxiH09cbVNK13byofUYXeMk/Bg/A7tmFfcgv4s1gsVmaUPeNQLWN0JWVMDyD/ImEyahBr LLZu0MSUcTt3oFxTUz2O5UnjMH0MQxVPZWDOalIzJaNP0bdqf9tD/1A7ZNNcqjYhjp49/12/2cLL Vy/pya8/yzUOf9UZhnqwJuJj8zqI+jLqeRnnyBkftT7J/Iuaru53hN44xJTk99LJMFT5+9///oaP j8+IbNmyPdGMrYgyxWj9snE2Bpg7hPUPEZmobvekXDUO3SX0IfpS61f0Mfoafa7eByZ9gen3x89P ZQIUPS//+IOe//RE/tTz6uVLmVDl98c/0svnzy3b1XoZ9+Mp/4VxC+42DgHqDBBC9BJC7DObgzjH EyHEFiFEIyFEIZ2xyMahtwiRKsjCunHcGNo0fozMpqlGr7BYLFZWEaIi69aoTW/mLSJ/esvafKow 3V0mMskdYFlvE2bom7kDpIGYXDRjVpb7jcOMMQz1uDsDc1aSo0zJ6FO1nx3x4uVL+vX33+jyjWsy U/LiQ1usHmjdhXpexjlyxEV9rhmA2eOj26n7HQHjMCMNQzv8zdfXt4+vr+8tzegqHhJAi2cPsTHE vE0rFgynP/3pT7Rr83SbfZ4Q+gx9p4swRJ/2QR+rnc5kDOrnX2pR62Xcj6f8F8YteMI41PMn8+dm NSHESCHESbOR+JPOOPxf9SBD4KmB683GIYvFYrGShAhDrAU4sH0H+dMbIw41Xd+0Sq7RiAzWwzp1 pnHdusks4trahixbudM4zGjDUMVdGZizglLKlOwKtx8/oEpjO9D73apR/Zl96MlvP6vPrm5BPS+T Mn5D6r1uNdW4a1QptYwj3utsGMPQBh8fn06+vr5facZXwQK5X82Y2NvjWYY9pUsn1tGw/u3o2oVE m33uEvoGfYS+0hmGX6Ev1f5lMh718y+1qPUy7sdT/gvjFjxtHKpgPUMkR6mjMw7/Ry1kCDw1cNk4 ZLFYLBbL++VO49CopDUDc2aXM5mSXeG3578/mrd/46Mpu1Y+uvPjg0fIk/Lq1Su3Sz0vkzK5ukfl 1xuHuftUz6GW8WZ8fHxa+vj4fKoZYe+9+9arscPi5LqFqnGWVYW+QJ+gb7R+Qp+h79T+ZIyD+vkH PX/60wtMU4b+ePbbr+p+e1LrZdyPp/wXxi14yjiEQehjnoYMY1BNkIJtHHHIYrFYLBbLO5UVjEON 1GRgzsxyJVOyKxDRv9ND6nmZlMnetVoZS7RhfPRv6v7MQrZs2er6+Pgc1oyx//z7X68G9m5Dt6/u sTHSsopw7egD9IXOMDyMvlL7jzEe6ucftDsmcsmOymEE7YwuhzUhbMqoUutl3I+n/BfGLbjbOMR7 aoZ5SvIP5nUN75tfbxRCDBBClBFCvM8Rh3YeQlgsFovFYnmHspJxqOFKBubMqNRkSmYyBzm6VK2b ZBxGfafuz2z4+PhU9fX13ambikvdOjWhq+cTbIy1zCpcK65Z3wfoE/SN2l+Md7E51K9FYpg/QQmh /jfV/UzG4Cn/hXEL7jYOW+sMQb3u6YxEdd+/1EoMgacGLhuHLBaLxWJ5v7KicaiR1TIwpyVTMpM5 yBkX3dEyVTku+rS6P7Pi6+tbxsfHZ73ePPuwVR06d2y1jdGWWYRrwzXqr9ncB4h+YTIB20oWyqcZ h9Dm4gXzq2WY9MdT/gvjFtxtHGId6PNCiAtCiKFCCH+zMYjzQJi+jDKYzaEZhxxxyGKxWCwWy7uU lY1DkBUyMLsjUzKTOcgRHz3QEnEYF71T3Z/Zee2114r6+vou1ptpjetH0bG9i2yMN28VrgXXpEQY Lsa1q/3BeD8Jof63dFGHNdT9TPrjKf+FcQvuNg4B6vyrulFBv8ZhFjMOI2Ie44/P7xLW2jyEsFgs FovFMr7wHS6NpIiYx+r3fFYjM2ZgdmemZCZzkDMuaoRuqnKiuj+r8Prrr+fz9fWdoTfXYqtF0J7E mTZGnLcIbcc1KIbhDFyrev1M5iEhzP8zS9RhqH9zdT+T/njKf2HcgieMQ2dAQhTNOESWZePhqYEb EhErFxdfMGKkzYMIi8VisVgs42v+iFFm4zB2v/o9n1XJLBmY3Z0pmckc5IyPHpeUVTlqvbo/q/G3 v/3tbR8fnzHZsmX7RTPbKkaG0uZVE22MOaMKbUWbtfbjWnBNuDb1epnMR0KY3zHLVOUw/3h1P5P+ eMp/YdxCRhmHmL6cNSMOgyNiR+AP0UaNPrB5EGGxWCwWi2V84Tsc3+X4Tle/57M63pqB2VOZkpnM QY746Kk643CFuj8L8w9fX98Bvr6+9zQDLrR4EC2fP9zGqDOK0Da0URddiLYjg6cxo1kYj5AQ6rfN MlU5zB9rrDEZjKf8F8YtZJRxiPPOMq+HmE3daQg8OXCDI2JPaeYhohZ42jKLxWKxWMYWvqsxW8Bi GkbGnlK/35kkvCUDM2dKZpwhR1z07KQ1DqMWqfsZ8efXX389Plu2bNc1Qy7QPx/NmdLPxrjLKKEt aJMuwvA62oy2qxfDZH4SQ/2WJ61x6DdN3c+kP570X5g0k1HGIcBntHHXlvbkwC1aLqYYHjiSpsGw WCwWi8XyFuEfgPguV7/fGVuMmoGZMyUzrpAzPnpeUsRh9Dx1P5OEj49PG19f3wuaQfd+zndfTRzV jX65e8zGzPO0cE6cG23QRRheQBvVdjNZi8RQ/3m6NQ75PW0APOm/MGkmrcZhESFE5kxClB4DV05b xpqH5oQpLBaLxWKxDCp8V0fE7ufpya5jpAzMnCmZSQ1sHLqOr69vQx8fn481w+6N//7fq6H929G9 6/tsDD53C+fAuXBO7fzmtjRU28lkTdg4NB7p4b8wqSatxiFmcqxTN2YKeOAyDMMwDMO4j4zMwMyZ kpm0wMZh6nn99der+/r67tUMvL///W/UM645fXN5m43hl1ahTtSNc+giDPeiDWq7mKwNG4fGg/0X Q5NW4xD/tPnMHHnoo+70anjgMgzDMAzDuJ/0zsDMmZKZtMLGYdrx8fGJ8PHx2awz9Khj2/p06cQ6 GwPQVaEO1KWvG+fCOdV2MAxg49B4sP9iaNJqHCLiEMdDT5CfSAjR0Wwkom571BdC/FfdaDh44DIM wzAMw3gOT2dg5kzJjLtg49B9ZMuWrbiPj89yvcnXvFF1OnFgqY0hmJJwDI5VDMPlOId6XobRw8ah 8WD/xdC4wzi8LoT4VAjxTGciQt+bjcT2ZiPR13zMViFEVaUe48EDl2EYhmEYxvO4OwMzZ0pm3A0b h+7n9ddfL+Tr6ztbb/rVia1I+7fNtTEIVaEMyuqPRV2oUz0Pw9iDjUPjwf6LoXGHcbhWCPEnIcS/ hBCxQojxDoxELSLxHhuHDMMwDMMwjBVpzcDMmZIZT8HGoefw9fXN7uPjMyFbtmy/ayZglYrhtGXt ZBvDENuwTyuHY3As6lDrZZjkYOPQeLD/YmjcYRzaS44CI/E/ZiNxrB0jkY1DhmEYhmEYxprUZGDm TMmMp2HjMF34j6+v7xBfX9+HmjFYOqworV48Sgq/66ILUWaI+YGTYVyGjUPjwf6LofGUcagCI/H/ zEYikqmwccgwDMMwDMPYx5kMzJwpmUkv2DhMV1739fXt8WZU8FOtz9+oXERbv/A77EMZ9SCGcQU2 Do0H+y+GJq3GYZQQ4ri6MQV2CSGqqBsNBw9chmEYhmGYjMVRBmbOlMykJ2wcpj/6Pn8zOuSRj48P Fs5nGLfAxqHxYP/F0KTVOPy3EOKuECKHuiMZ1rNxyDAMwzAMwzgNsiGPLlXipvagN7h0OGdKZtIN Ng7TH+5zxpOwcWg82H8xNGk1DjEFGclRVpl/dwaOOGQYhmEYhmFcQ/+gN7JUyYecKZlJL9jESn+4 zxlPwsah8WD/xdCk1TgEyHr/WAjRTwjxF3Wnwp+FENfYOGQYhmEYhmFcgh/0mIyCTaz0h/uc8ST8 fWI82H8xNO4wDkFdcz37zYlPUK89GppNxjfVHYaDBy7DMAzDMIxx4Ac9JqNgEyv94T5nPAl/nxgP 9l8MjbuMQ0QSdhdCPDPX90QIkSCE6C2EiBFCNBNCLDbvX+rCtOaMgwcuwzAMwzCMceAHPSajYBMr /eE+ZzwJf58YD/ZfDI27jEMAMzBMCHHZXKc97RRC/EM90JDwwGUYhmEYhjEO/KDHZBRsYqU/3OeM J+HvE+PB/ouhcadxqIF1DoOFEFNx+82aK4SoKYT4q1rYsPDAZRiGYRiGMQ78oMdkFGxipT/c54wn 4e8T48H+i6HxhHGYOeCByzAMwzAMYxz4QY/JKNjESn+4zxlPwt8nxoP9F0OTVuNwtBBipDkhSjbz WoeZAx64DMMwDMMwxoEf9JiMgk2s9If7nPEk/H1iPNh/MTRpNQ7fFkJ8Zq4DiU8+EULkVQt5JTxw GYZhGIZhjAM/6DEZBZtY6Q/3OeNJ+PvEeLD/YmjSahz+WwhxTQjRVwjxvhAi0LxNA4lQkDAFwrm8 Bx64DMMwDMMwxiEh1H8+P+gxGQGbWOkP9znjSdg4NB7svxiatBqHQ4UQs9WNZjB9+a4uo/L3Qoja XjOdmQcuwzAMwzCMcUgI89urPeglhPr3V/czjKdgEyv94T5nPAkbh8aD/RdDk1bjcIsQooq60Vzv VXPd98zm4mrzdObOamFDwgOXYRiGSQ8oi6P2B8M4IiHM/0qScejXWN3PMJ6CTaz0h/uc8SRsHBoP 9l8MTVqNw2NCiHLqRiFEIV2kYaxue0lzFCL2GxseuAzDMEx6oBppWQ21PxjGHgmh/jUsD3kwDksG hqhlGMZTsImV/nCfM56EjUPjwf6LoUmrcTjWvL6hyhBzvT8IIXyUfX3MxxkbHrgMwzBMeqAaaVkN tT8Yxh4JoX6Hkx7y/Pao+xnGk7CJlf5wnzOehI1D48H+i6FJq3FYQAjxRAhRSwjxJ/O2vwkhPjXX m6iUB4hQ3KVuNBw8cBmGYZj0QDXSPMmdY4fpzidH1M3pwm/37tD1javoj19+ttqu9gfDqCSE+q3R RxtuKemPRbMZJt1gEyv9ydklKqnP46Lnq/sZJi2wcWg82H8xNGk1DkEr89qFnwghpgohDuimKX+g FhZCNBdCGP+9yQOXYRiGSQ+sXDQP8tP1q/RRg2p0/8xJdVe68OK3X+lYx5b05aLZVtvV/mAYjS1h fuUTw/zO601DfsBjMgI2DtOfHHFRc3XG4QJ1P8OkBTYOjQf7L4bGHcYhIg0jhRCHdYYhjMRpQojX zedAJmWUQ4QikqbUVCsxHDxwGYZhmPTAykXzIKf6d6NPR/RXN6cr9059QntqVqAnX1+1bFP7g2ES Svo3SAjz32VlGJqmKG9TyzJMesDGYfqTIz56TlKfRy1U9zNMWmDj0Hiw/2Jo/uoG41ADJqG/ECJM CPG22SwEmJp8WZdleau5rLHhgcswDMOkB/TqFf3x81N68fvv0kh7/vQp/f7kMb18/lxnuSXx6uVL ev70J/r98Y/00nxMSjy8eJ52RpWmhxfOqbvoxbNnsq4Xv/4qX2Mq8YvfflOLyTaiHM796sUL632/ /kJ//PKL6fdffja1zU770fZjHVvQ+fHDLNvU/mCyFltL+eVIDAssmxDq3z8x1H9HQpj/ExvDUMpv 9no/P+P/AclkStg4TH9yxEXN1vo8R1z0InU/w6QFNg6NB/svhsadxqEj/iKEeF8I0VIIsVYI8ZkQ YrxayHDwwGUYJi2sr1fvL5vD/fMklixUMqFkoWhE0CSGBXyQGFYoLjHUv1dimP/AhFC/EYmh/mM3 hxaauDnMb0pimP/0xFC/WQmhfrMTwvzmJIb5z92MP2xYmVrPf35Kh1rWo89mTaLP5kyhvbUq0Y5K oXSkbWObacWPr35FpwZ0o13VytLOqqXpQLPa9P2uLQTzMTnOjx9Oh1rVo5fPrY3GH/buoANNatKO KuFyGvPX61bQkXZN6fKMCZYyP3//LZ0dOYD21KxIO6PL0M4qYXSybzz9dP2apQz2H+/Zkb5et5L2 1qlMOyqH0aFWDejOcdv1FHGO3dUj6Ne7d+RrtT9YmU8Jof6LE0P9VyeG+ickhvrtTgj1P5wQ5nc9 MdT/ha1BaBNleG0zr2nIZDBsHKY/OeOjZ1iMw/iopep+hkkL8vuJjUNDwf6LoUmrcahFFboCpi5n S+Wx6QcPXIZhUsOWML9lCWF+F2weflksB0IEH0y7rWWL0sk+cXTn+FG6dWCv3LY7JpJ+vWcy2J58 fYV2VY+gA01i6ca+ndJUPDtyICWE+tG1NcsVey4JGJP76lali1NGW22HaZgYFkBnhvSm+2dP0fVN a2hPrUq0KSQvXZw0ynTsT0/oQLNatLdOFfp+1zYZuXh19VLaVq4oHevcil7+8Ycsd2ZwL0ooWVC2 +bttm+nuiWP0cXwb2hYZQg/Of2p13h8/v0TbIkLkNQC1P1gsk/y2JoYGIPsew2Q4bBymPznioqck rXEYtVLdzzBpgY1D48H+i6HRjMM/1B1OMlMIsUII0V4IkUcI4aMW8Fp44DIMo2dzuH/lxDC/Vilo h+3DL4uVvGAc7qsXRfsbxUijTuPGR7tpS3gA3Tt1XL4+N3qQjOR7+v23ljLg9OBeMhJQi+BTeXLl S9oWEUzfbt1o2YapyIhW/CS+Lb0ym3/g9rGDlFCiIF2cbDIOMbV5b+3Kcm1CPZenT6CdVcLp2YP7 8jXMRxiY906fsJT5/cdH8rpghur5/dFDGXGoRTWq/cHKekoI83ueGOp3Zkuo39QtYX71EsMLvKN+ BjNMRsLGYfqTIz56oi7icI26n2HSAhuHxoP9F0OTVuPwH+Zsyqjjrnkdw2C1kFfCA5dhGBVMsVMf eFOrhFD/+wmh/okJYf7rE0L91iSE+a9MDPNfuiXUb1FimN/CzWF+CxPD/BYkhPrPV6f9sTKXYBzC nDsztI+VwYaova1li8ifWFPwo4bV6WSfLlZlwM2DeykxPMDutGBw55MjtKV0EN0+dsiy7cm1r2hr uaIyylAP1idEdOKFCcPla5wXxiLWJsQah7/duyvNwY87fyCnS2vG4ekB3elg89o2ay7CgNxdI0Ku eajx4tlvtL9xjJxyDdT+YGVG+c1KDPWfiOUZTGsZ+nXbEubXaGOof6lNJQLfUz9rGcZosHHoPnRf ER5FPS/D6JHfTdrf5WwcGgL2XwxNWo3DQmbDEFmSEW34d7OZCJBFGfvbCSFamNc59B544DIMo2KK OrQ1AVMj1KXWz2RNpHFYpzJdmDDC6qHn7vGj0ji8d/JjGSG4t1ZFujDRugxANOCW8ED6Yc92dZfk xt4dcj8MSI1Hly/QltKFbY7BGogHm9exSl5y6+A++rhLa9oVXZZ2RZeh3bEVaGfVUrS7RqTFOETG 5o+7fGCz1uKXC2bJyEQYjhpImnKwRR063r29fK32B8MwjNFg49B96L4iPIp6XobRw8ah8WD/xdCk 1TicJoSYpG4008Rct6ZnQohx5nMaHx64DMPYI7VRh1v0r0P9dqv1MlmXlIzDuyc/NkUcNqphP+Lw wB5KVIxBPfYjDq/INRWvrVthVVaNOLx5wBTNeLxHR/p22yZ69NlF+uO3X+nzuVNlchZ9xOHh1g2t pj2D8+OG0Z7Y8jJLtMaL336l/Q2r0+mBPeRrtT8YhmGMBhuH7kP3FeFR1PMyjB42Do0H+y+GJq3G 4VYhhL2gGUQdfm+uGz+7CCF6CyF+EELMNXxiFMADl2EYe7gj6pCjDRk9KRqHZkPw3NghMtuyusYh EpNg7cNf7tyy2q7x5OpXtK1cMH2TuN6y7cWvv9L+prXok27tpCmpAZMyIbQQXZxsSqRydtRA2l6h OP1657alDKYjI7pwZ1SScYg2bC0XTI+vfmkp9+zHR7S3bhU6M7inZZvc/vCBnOasrXGo9gfDMIzR YOPQfVh9IXgQ9bwMo4eNQ+PB/ouhSatxeFwIEapuFEKE6SIN9fvfMJuHxl8HkQcuwzCO0EcdWkUS OhBHGzLJAeNwT62KVtODwV0ZKRgofwItqzLWBzRlVT5BZ0cNkuPq6qolVsfqkVmV60VZogg1kFUZ yVc+Hd6PHpw9Rd9u3STLbQ7Oa8nAfG3tMtockk9mWX544Szd3L+bjvfsKA3NHZVD6ecb38tynw7t Q5uK5pbTnFHmzseH6GjHljIq8ccvP7c678NL5+T6ilpWZbU/GIZhjAYbh+7D6gvBg6jnZRg9bBwa D/ZfDE1ajcMhQog55vUM1e2oFyahr7IP6x1iirOx4YHLMIwj0hJ1yNGGjAqMPRhuWgSexr3Tx+W6 gvip8fjqV3SqX1e51iBMuYMt6prWKVTWFlTB2ogHmsTKtRL1wDzc36gG7agaTvubxNKVFYvk2oWX po6V+zGtGNOSd1cvR7uiStNHDarRF/Nn0A+7t8ltWtsw7RhZob9cNFtOdca6hlgXEWspqlxZuVge q617qPYHwzCM0WDj0H2o3wmeQj0vw+hh49B4sP9iaNJqHL5pnorcT7d24f8IIa6Y612mlAflhBAJ 6kbDwQOXYZjkcDbqkKMNmZSA6YeMxaqp9/KPP+j5T0/kTz3IcIwoRWQqRqIRZ4CBBzMPUYrgxbNn 9O2WjXKtQ9SHNQixPuFv9+7Iac9Xli2wOv6Pn3+W5/vj11/ka9kGtO25KYuyJavy899lGdSnthtg 25EPm9CFiSMt29T+YBiGMRpsHLqPp7/9Qj/99gup/+56+fIlPf7lKf3+R9L32qtXr+jJrz/To59/ stqu54+XL+jHX57Sj0oZ9bwMo4eNQ+PB/ouhSatxCDAt+YnZQDxk/h11IhlKLbWwECJOCDFV3Wg4 eOAyDJMcqYk65GhDxh5WT0Ae5NSA7nRmaB/5O9Y1PPxBA2n2/f7okanAq1f05cJZMtvyg/OfWh+c AtI4bGYyDpMDGaL3xETST99cs2xT+4NhGMZosHHoPibvXEmhQ1vQt/et1+Xdef4YlRjcjC59f1W+ /ubeTeq6YiIFD2xMRfs3pKgJnWnHuaNWx3z6zRfUdPYAChnQmIIHNKKo8Z1pw8l9cp96XobRw8ah 8WD/xdC4wzgE7wghlgoh7pnruyuEaCqE+IsQwsc8XRkJU2oKIa4KIYqqFRgOHrgMw6RESlGHHG3I OIPVU5AHeXr9Gh1oVIMenjsjXz88e5r2xkTSR7Ur0+k+Xehwi7q0q2JJ+jqZ9RIdcbpvPB1oWD1Z 4/DV89/pRNcP6criOVbb1f5gGIYxGmwcuo8z1z+nXN2q07Kj26y+C9ouHEGxk7rKyMPbjx9QhdHt qfSwVrTx5Ed0/OpF6r1mKuXpVsNiDN558pDKjPiAms0ZSEe/PEsnrl6kTkvH0FudKtJHl0/ydwuT LGwcGg/2XwyNu4xDgEzJfxNC/FsI8bpue1ldhmUIUYkwE40ND1yGYVLClahDjjZkHPHq1atH6SHM WL55YO+j20cOyN+hX27ffHRl5eJH5yeMePT53GmPHn1xWW5/Bdmpw66IHv2we9uja2uXPXr5xx92 j0Wdv969/ejq6iWPnv/8s+kc5n1qfzAMwxgNNg7dxx8vXlCtKT2o4Yy+9PLVS2kCfvfgFgX1a0CL DibK12O3LqECPWvS5zevW5mLccvHU9kRrem358/oxLWLlCM+irZ8esiy/6fffqbFh7fQxe+v8DMc kyxsHBoP9l8MjTuNw+SAkegvhOgmhFgnhJioFjAcPHAZhnEGR1GHHG3IOAsR/TsrS+0PhmEYo8HG ofuAwbfoUCIV7FmLvrj5jTT8lh/dTkF961mmL9eZ2pMqjG5Hp77+TE5HRpTipR+u0Ziti+n9rtWk Mfjo5ycUMbIN5e9Zk3qtnkrrTuylmz/et5iI6nkZRg8bh8aD/RdDk17Gocpr6gbDwQOXYRhncCbq kKMNGYZhGMZ7YePQfcDU++b+TQroU5dm7Vsvgt+ePQAA2LRJREFUTb6GM/pQ24XD5e9IcFJjYjzl 6V6Dig9qSsUGNrEoGGsZDmxEH185L8t+cesbil8+gfz71KXsXapSrq7VqfWCofTN/Vv8DMckCxuH xoP9F0OTUcah8eGByzCMs6hRhxxtyDAMwzCZBzYO3YcWEfjhohEysvDi91cpsE892nb2iNyOLMk1 J3eTU5kf//KTzJiMrMr4ef/pj3Tj4V169sdzevHihTQZTZmXn9LHX52nEQkLKHe3GtRq3hB+hmOS hY1D48H+i6Fh49ARPHAZhnGW5KIOOdqQYRiGYbwbNg7dh2Ycwigs0r8hxS0bRxEj29LDp0+0XdIA 9Otdh766/a1lG8BU5Upj2tODp49p36UTVHZ4a7rw3RXLfpiIzecMpLIj2vAzHJMsbBwaD/ZfDI2n jUMtq/LfzVmV/58Q4p9CiGxKAhXjwQOXYRhX0KIOOdqQYRiGYTIXbBy6D83kwxqFkaM+pLc6VqRh m+dZzD+AtQ5LDWtJZYZ/QBtOfkSnrl2mkYkL6b24qjR44xxZ5oeHd6nk4GZUZWxH2nHuqFwHccqu lZS/RyxN27Oan+GYZGHj0Hiw/2Jo3G0cwgwsIIToLITYJoQ4L4S4JoR4osuqDOH1F0KIBCFEfyFE cXNbjAMPXIZhXMFe1OFWjjZkGIZhGK+HjUP3oTcIEVmYPa4qnbh2Sb9Zcu3O99R56VgKGdiYivZv SOVGtKG5+zfKjMoa57+7IiMMEbkYPKARRY5sSwsObJZTmNXzMoweNg6NB/svhsZdxuH/CSHihBBf KwahKzpnNhwRkZjx8MBlGMZVEkL99mh/hOB3dT/DMAzDMN4HG4fuQ28ODtk0l6pNiKNnz3/Xb7bw 8tVLevLrz3KNw191hqEerIn42LwOor6Mel6G0cPGofFg/8XQpNU4RIRhe3NUIep5JoQ4KYSYK4Ro KYQoL4QIFkLkFkK8YzYYC5m3RQkhWgkh8D793Hws6rghhKhnnuaccfDAZRjGVRBhyNGGDMMwDJO5 YOPQfbx4+ZJ+/f03unzjmsyUvPjQFisj0F2o52UYPWwcGg/2XwxNWoxDrFeIgBocD+OvqxDiP0KI P6kFnQDHwFjspItaXGheFzFj4IHLMExqkGsd8tqGDMMwDJNpYOPQfdx+/IAqje1A73erRvVn9qEn v/2sen5uQT0vw+hh49B4sP9iaFJrHAYIIU6YowNruzk6EG36QAhxXwhxXAjxL7VAusADl2GY1IC1 DjnakGEYhmEyD2wcuo/fnv/+aN7+jY+m7Fr56M6PDx4hT8qrV68c6pdnvz3DVGQIv6v7HUk9L8Po YePQeLD/YmhSYxy+ZY4KXCeE+F91pxvJIYT4VAhxSN2RLqTHwA2OiB0REhG7PyQi5nFIZCyxWCwW i8UyqPBdHRG7H9/d6vc5kzb47yGWx5XG9y8bh+6DiP7tikoOab40qF99gvC7ut+R1PMyjB42Do1H evgvTKpJjXHoJ4ToJYT4s7rDA6B9U9WN6YInB27RcjHFgiNiT9n8UcNisVgsFsvwCo6MPYXvcvX7 nXEN/nuIlRFKzfuXjcOMg/ue8QRsHBoPT/ovTJpJjXGYNfDkwMUfLPjDpVGjD2jBiJH0XcJaerwn kcVisVgslkGF7+r5I0bJ725pPkTEnlK/3xnX0P4eatyiAy2aNZdufXqSfvnqslP68bPzsvzjzy/Y fW10udree+dO04OL52y2u1uutkvTT19cksc9uHjWZl9qy93+9JQsizap+y3lPk8qh2PU/Zqwf9HM uXKspeb9y+aVZ8jepWrlnHFRrZJVfPQhXd8fstmvCHWq52GyFlg2KDHMr1UKOmQxDuXvNvuthDrV 8zDuxZP+C5Nm2Dh0hKcGrpyOYzYN1YcSFovFYrFYxpfOPEzVtEcm6e8hGDmqyeOMNi1eTPkLh9JH 69fJ1xsXLaI8gSVo37q1NmWNKLX9yenuuVNUObomrZ0/32afu+VKu/Q6s2sH5Q0sQZNGjLLZl9py fsGlKHuBojSs/0Cb/Zo2LlxEufyLybI4Rt1vTzrz0On3LxuHniNHXNRuXd+mSahLrZ/JmshkhRZj MI3ipIfpgqf8F8YtpIdx+JoQ4n+EEAWEEP7m33FeY+OpgSvX8ImMlVEL6oMIi8VisVgs4wuzBeS0 x4jY/er3POMc2t9DiAJTjR1ntHruPHozTyDtXr1avvY241Btf3I6uGkDFQoOp0v799rsc7dcaZde J3Zso//m8qcRAwbb7EtVue1b6b0CRemN3IFUtkI1GXGploHatG5Hb+QJkmVxjLrfnhDd6ur7l41D zyGjDu2YgKkRRxsyGqaoQzsmYCrE0Ybpg6f8F8YteMo4/JMQIlAIMdqcSOWZ+TwQfj8phFgohChh WBPRUwNXW/ibpyezWCwWi+Wdwne4yXiIeax+zzPOof095Mr0ZL3WzJtvZXA9/eKinF7785eOp6sa SWr7k9OogUOoWo069OTzizb73C1X2qUXDME3cgfQqEFDbPalptzJHSbjsFip8vR+oRC7EZBXjh6i 4LBICipRVpbFMWoZe8KYc/X9y8ahZ3FH1CFHGzIqqY063KJ/zdGG6Yan/BfGLXjCOPyLEKKbYhYm p8NCiIrplGzFeTw1cOUfKpGxNg8hLBaLxWKxvEfa97n6Pc84h9Z/qqnjSDCcRg8eKiPVPt29k9Yv XEBv5QmwGFzn9uyicUNH0BeHDlgZRMtmzqJBvfvT6EFD6MDG9fSTHfPti8MHaPq48TSwVz/586sj SXVAMCVP7tgmp9fKugYPoY/WraXHnyWtA/jpnp00eeRounL0IM2bNIWGDxgk2+xs+x0J7Y2t1ZBG DBhks08vZ9oIpdQn9ozDzw5+REP7DaTls2bL86jnhpw1BF0p93aeQOrapSsFh0VQ3269bMqsmDVb Goed2nWit/MGWfV3SnL1/cvGoWdxR9QhRxsyKu6IOuRow/TDU/4L4xY8YRz2tmMOwkRE5CEiDT8S Qly0U2aWEOJ1tbIMw1MDl41DFovFYrG8X64aD4w1rhiHMARhsmEdu9BylalQcCmqUq0mvZOvMO1Z s0aWWTVnDr2ZJ4h2rlopX186sJfKlI+iHAWLUunIqjIq7c3cARTfKY4e65JtLJg8hXL5F6fcAcVl +ff9ilGBIqG0bfkyuR+JOXp17SnPFViiDEVUqk65AorJ6bZdO8dbEnKsnjtHRr1FVq5OgcXLUEDx 0jR19Fin2+9IMO0CipWh/RvW2+zT5GwbnekT1Tj86uhBKhURRQEhZeSUafXcmlwxBF0ph77r3KEL lSxTyWa6cuNGLaht6/Y0ZsgwWZaNQ+8mLVGHHG3IOEIfdWgVSehAHG2YcXjKf2HcgruNw9xCiB90 ZuBPQogeQoh3zZGIGpjK/C8hRLQQYp2u/CEhxFu6chmHpwYuG4csFovFYnm/XDUeGGucNQ53rFwh jawe8d3p3vnTMosuzMG8QSWlWbR3rcng0gwvzYjrEdedChQNo/N7d8vXjy6foyF9B8o183atXiW3 HU3cLM2+Ro1a0Lcnjsloui8PH6ByFatT8VIV6O7ZUzIy8I08gTRq0FB6dOksPfniokxW0vqDdvRO viA6u2enrGvt/AWyPbE1G9CN08ctWYOdbb8jITqwZOlKdPPMCZt9mtbOm5dsGxENiXLO9InWj5ga /P3JT6hshWgKCYuUUZLqefVy1RB0ttzE4SNp24rl9E7eIKvpyogK9Q8pTVuWLZNl2Dj0ftISdcjR howj0hJ1yNGG6Yun/BfGLbjbOBygMwE/MydEcYaCQohd5uPOCSH+qRZIdzw1cNk4ZLFYLBbL++Wq 8ZASWe0BxVnjsM0H7ahg0TC6/skRq+1D+w2QEXWaUagahx0+7ER5AovT4c2b6Mnnpum635/6hGaN n2BJMtKnWy/KXrConOasrxuG4txJk6XRd3z7FpoxfjzdOWsd7bZ0+gxpVunP/9/cAbRo2nSrcs62 35E+bNOe2nzQ3ma7Xp9sTXSqjc70Ca4D036Xz5xFNWLrUvHSFen8PpPRmJxcNQSdLTd2yHC6c/YU +QeXov49+lj2z588hYqUjKDbn56UZdg4zBykJuqQow2ZlHA26pCjDTMWT/kvjFtwt3G4Wjc1uZC6 0wFaJCJ+asbjFnM25ozDUwOXjUMWi8VisbxfrhoPjpDREPKhxq+Vui8z44xx+OPlcxRRqRpVj6lr kxgkcdlSGYWmTalVp9giOg1Zlt/IFUChZStTr649KGHpUhllh/2ILqxdt5GchvvQHB3oSCh7bEsC zRg/gQb27kdNGrekvIElrIxK9fyutt+esB4h2o61BdV9qpJr4961pjam1CcQIiffyhtA+YuEyijG GrH16OHFpP2O5Koh6Go5TEkOLVuJ7l/4VL6uV7+pxVBFGTYOMwepiTrM3pWjDZnkSU3UYVb7Z54R 8JT/wrgFdxuHR831LVN3OOAf5rUN8+uSo7Qx14G1EjMOTw1cNg5ZLBaLxfJ+uWo8qCQZhtqDChuH qmAShZWtTHXqNrbJlrx3zWp6N38Rh8YhhOm1MNFKRVSV+2AuwXw6vm2L3B9dvQ5VqFJDrhGonlvT 5wf3U7UadeX6gbkDi8v1A3vGdac2rdvJ5B2qcaiPIHSl/faEdQ2xLuLlg/ts9unlbBshR33y8ZYE uR/GISInMUUZyWIQFYmEK+o5ValGnyOlttzGRQul0Xpo80a6euwwFQoOp81LFst9bBxmLlyJOuRo Q8ZZUoo65GjDjMdT/gvjFtxtHG4y1xen7nCArzlpCiIUFwoh3javf4jv4ydCiAD1gHTDUwOXjUMW i8VisbxfrhoPGraGIRuHjoQoOmQULh1R1SYqEAaX3ihUjTuU//GyyRBERB3WxEPWY6z516xJS7m9 ebMPKKhEGZv1A5GQBNmVYVB1bNeZ3s1XRK51iOQcWhKRZTNm2p0qrTcCXWm/PY0cOJhq1KxvmVbs SO3adnCqjcn1SdPGpj6RxmEuf9q61JQcpkGDpjJhzPHtW23Oq5dq9DlSasthvcXA4qXlFO/F02dQ idIV5VqS2MfGYeYCEYSqQehI73O0IeMkrkQdcrRhxuAp/4VxC+42Diea66ul7kiGJrp1EW8IIcoI IXzMax1uVAunG54auGwc2teV9Sto3biRNKF7DxrTtSstHT6UPl22wKacq7q3cxN9n7CWvktYQz8k rqUHuzbZlIHubN8gyyQnHP9od4Kl/Leb18i6fzRv0+vWlvVy/62t69N0DnW/vpyja9GEerRrh9AX +v13d2y0qVcVruH2tg3yGm9sSarLnlD2zraNNu1IjW5vXW+pF7+r+9NL2n1GO9Dn9u41+hn75PVv 32Czn2Vsae/Vm1vW2ezT7i3uP94v+mPU8a8KZR7uSrC8N/THa3XrP5vUsYXPDhxnb5+7hWtXP69Y KctV48GxYcjGYXKaNnqMNIUSli6xbIOR1qxpK/pvLus1Bk3Tck1GXKsWbahhw2YyWYh23ANEAJar TDG1GsjX8yZPldF1a+fNtzrngF59KXvBYPpk2xaqWq0WlY6IUuo5K6MIcX5tGrA949CV9qvC1OZq NeqkaLAhWrJ85RrJtvGjdWvlNmf6RDM0tXYhQhEZp2vWbmR1nCqYdjAcxw8babMvteVUg7H9hx0p PKIKVY2uRXEd4yzb2TjMfDgTdcjRhoyrOIo65GhDY+Ap/4VxC+42DuuY62up7kgGrG1Y1pxRGcci 0hCvMX25u1o43fDUwGXj0FrXNq6iIR07kX+RUPpvnkB6M08QvZmnML2RJ4iy5y9CbRs2oVNL5tkc l5K+3bSaJvToQVUqRlHegGL0fsFgKhBYgmpXi6W5A/rT7W3WD8gTe/Sg7AWKUB7/EMpVyFY5CgRT ydAIurZhpa58YVl+9eiRVnXhIb9V/Ubyj9iuLVql8Ry25XEthYJKUK3oWFozeoTNtWtaP3aUPDa3 XzDlKFCEBnXsZLV/weBBlL1AUVkf6kXZvP7FrM73Tt5Aim/RSpp3VSpEUc5CRW3aoy/bv317m3a4 ooNzZlDnZi0ppEQZ2S6oWImy1KlZC/po9jSb8p4UjJ2W9RrKvkMfBgSH0bEFs23K4X6Fh0fSu3mD 5D1T97OMK+29+l6+wnKcnVY+a7R7i/f6wsEDrY7BuHD0XkB9H9RvRN9sXEXlIyrTO/kCaWCHjlZ1 750xhQoEFaf3CwVT4ZBSdGZp0j9KHuzcTI1q1qO38gTIMehJ4xD/UKhdvaY8l/7zipWynDUeUjYM 2ThMTogqq1Ktllybb8yQYbR67hxq2rSlNJ8wbjWDa/XceVbG3eSRo+T3cPPmH9CKWbNp5Zw51LJ5 a1lm6YwZssztT0/J6cq5AkpI82ndgoXUq2tPeVzf7r1lGSRQQdZhRB7CVJszcRJVj6lHeQNL0tt5 gijBPF1WPb+r7VeFZCUFi4bL6crqPlV9nWyjM31i7zomDBsh1zucMmqMzbk1ndixVU6LRn+OGTyU RgwYbNHQfgNp0dRpstzJ7c6XQx9hu3YOmK8wQtX2oQzKsnGYeXAm6pCjDRlXcSbqkKMNMw5P+S+M W3C3cfg3IcQPQogZ6g4nwBqH1YUQ983mob9aIF3x1MBl4zBJx+bPorJlK0qTEObeh42b0ZTevWhq 794U16IV+RcNk0ZiocKhtHLkcJvjHQkP/+XKod5A+m/uQGmO5fYLoXfzBclt+OO6cc26MoJOO2Z4 ly7yj2n84ZmzYFEbI0A19SzlcwdQeOnylu0QDKcGMbXldbVt1DTt57BTHhkPcR34uWLEMJs+gEzm JfrA1M7Q8AgZVaTtV43Dt/MGynPhnNo2mIFdW34go6fCwiNlPVhjSG27VjYtxiHuO9qDfnsrT5DF OHwzd6Dc9l6BIrR46GCb4zyl00vnS2NI6z+MpWGdutiUQ7QsjG/0Ne6Zup9lXFneq7kDpFrXb2y1 P+neBtCsfv3kNph42jFv5Qm0eR9AMA5b1m0kyzatXV+O3+pVatD9nZstdWMsae9vPAgvHpY0tr9a u0x+/mFMDe5obTi6WzAOK1eoavN5xUpZKRkPyRmG9tZXYuPQsb7++Ah16dCF8gaVpPcLhVD9+k1p 6pixcuoqEn6gzKbFiyl/4VDL6ydfXKQ5kyZTWEQVOdU2l38xqlC5Bq2aM8dqvcFvTxyjPt16yszH qLtoaARNHT3WEl138/RxuV87d8nSlaTJeDQxgYJKlKVxQ0fYPb+r7Ve1dv58qlQ1Vpqb6j5VzrbR mT6xdx13z56imNj6FBwW4XC9xTO7dpB/SGnKXrCI/DtBL3zOIUEMznF2zy6nyyG5i359RUxXRsRh +crVZaZlbTvKoCzaoLbLkVJ6/6qwcZj+JBd1yNGGTGpRow452tA4eMp/YdyCu41D0Nds/v1L3eEk 75inLG/VZVxOfzw1cNk4NAnRNcElSssH4/aNm9EXa5bJKBuYNZ8smG2ZPtivXXv5n+UcBYNp3dhR NvWour5pFUWUqyzrzeUXQmO7dqXP1yylG1vW0clF82QUEEwgPCQP0kUAjYyLl8fAJMAUaXvTcvVT Bk3lzQ/9uQOsHu4txoLyIJ66c9iWx8+N40ZTfmRGzB1I1apUp3vKNMhLqxZTocIlpbHRpHYDejdf YdnWzRPGWspoU5UxXRJ1SqMxTyCFhkXQZ2uW0g+JpumLmH6LdoWHl5f7u7RoJac06qdBa9Mx9VOV tWm++unXjoSoTbQV5lzF8lVo6+Tx8thvNq2WUZXBxUvLc+cNKEHHF86xOf7ONtO0bky5VKOz9NNN 7+8wGTfa+FKnj+o1uZcp6qRkaDmKqlRN9nVkuUryWH25qxtWUIDZ5ME9U+ux1w6Mdf307we7kgwl U9lES/8+3LXZMm3dtpxumvQ222nSrpzT3nGO6tX0cPdmS/1or94YU5XcPUpNffZ0a8s6y3hMrt2a 9CYg3h9v5g6Q7y1tP+6tycALoNn9+1sfkydIRuqhj9T3AqSNE0ShYmwUCCwuP4uwDfe0ZnSs5bz4 2bl5S8t598yYIiORsC9x0jibdmvtwL3E+WH+QTjvvR2mJQkcTT9Wt+M4RGarn1eatM8J3BfcH3V/ VpYj48F1w5CNQ2cEMwkGFtYjxDTenz6/JE21x+b1/zBlF1mItdeaHl46K4+BkkuCgrUBER14/4L9 6bg4t34/2gPz6u75M8meX1NK7Vf14OI5umeu21ml1EZNyfWJo+vAMT+cPi4zRavnhX76wnQ9ONae 0L+ynPm61f32yuH1A2VtSOxX+wVlUBZtUNvlSI7ev45g4zD9QUShahhytCGTVpKLOuRow4zFU/4L 4xY8YRz+P3PU4XxzopPUgL+d0a7i6o50w1MDl43DRGkGNK5VXz5M929nilD7au1yio2KsUTxhYWX p5OLTQbRrP795PbioeXoyzXLbOrTa4rZ7MED96Khg2z240G7Xo3aVKlCVZrRr4+NSQcDCNOn1eNU WRmHuQIoj38xOjJ/ptyXknHo2jnM5XURjVBSpFQgBQaH07UNK6z2zx6APjPtOzZ/NhUvWVYabx2a tLA5jyZEfKJMeKlIq2hMSG8c9mrT1uZYe4Jhgum7mOqptl8vGBgVIqvK9oaVKk9frbO9x1unjKcS oWWped0GMlJV2w7TY0a/vhReqjzlKFBUmjwdmjan88sXWsrg3GHhEZSrULAcE6O7xsupoYhmxDTS DTqjSBPMkqhK0fIe9m3bjpYMxTSoAFN2yhlTrMo6axxq7cD0VEROYgo4ps8jQg338mPdNOgLKxfJ NmJK+qRePalS+Sh5fTCXYDqhzP7Z06TZWzCohIxIRR+M695NGr6pOacmZ+qFMNW2QWwdWddb5ijV 6lWq06pR1tPnnblHrtRnT7hO3CdtijvqKFW6goxgVk11vVTjEJ89keUqWyJzUzIO0V5HJqimfTOn yOtBHdunTJTbYMzDSIRRWaRYaVMG07IVLWYj7jnGE8x/zWxUhfcoIgWxfMDwzp1lW3IULEr1a9Sm rzeupHoxtWymH9ublozPY0fG4erRI6hi+apyHOAfFc3qNKBDc2fYtCWrSjUeUm8YamLjkMVKL6nv 35Rg4zBjsBd1yNGGTFrRvqs52tBYeMp/YdyCJ4xD0N5cbyd1h5MguQqOR7KVjMFTA5eNw0TaPnWi fEhHZNmNRJNBhTXsYEphqmDP1m3kA3WDmnUtJom2H4lT1Po0IZqsRpUashwewm9utU12AOHh+aHy sO8ouk8vfeILzTjEAzXWKMOx9WPrWNqbnHHo2jlMxuE3m1dbtRdrOJYtY5qOjQhLfRQcTMU61WrJ 87dq0Ehu69i0uSwLM+rKuuVWdWlCW1EGpi2MQv0+ZyIO8RqRctoxQzt1pjfzFaECQSUdnhPaN3Oq nOaM/hzfvbvNfgjmjL3owN5tPpR9BOMFhhEiK3Hd4WGRdHn1EllGm26KMVcQUZh5EcFaVEY44lgY Iohy1deLtRZheuKYndMm0Zdrl1P+wOKyfO+27azKOmscynYULinrxBRoRNJi/GjTzgOCwy3RlGeX L5BGJ8piijau6c28hWXfY/+m8aOlOYbtmIKPa5fT8PMESuNIM35dOSeEaDtn6sUxBYJKyH5v27Ax jYyLo0Y168pymHK/eWJSlJwz98iV+lTd3b6B6taoRW/kxRR309RhrI+K8YTzTu3T2+YYTUnGYSDl CygujWG0YVS86T6mZBwmF3GoRUt+vWEVBRcvI88xpms3uW3dmFHSiMa4nNmvrxz/WM/0xOK5cj8+ B1E//pmCSFG13ZB8T4ZFynreK1CY3sxrGiN1a9SWnwdVK5qMb/1nkL1pyY6Mw+l9+5iWCchtGjOY fo37UTCoJB2cM92mPVlR2vd52g1DkxLC/PYmhvlNSSjpH6H+7WAPlE1JCWGFaqrH2SMh1L+reqwq lFGPswfOqR5rT2wcsjJSbBx6B/aiDjnakEkr9qIOt3K0YYbjKf+FcQueMg5R70Jz3b1SMeW4n/nY w+qOdMNTA5eNw0Tq09ZkJEwzP9DD8OvVuq18oMWDOiJs8HBapkwFS6bT/bOmyYf3alWq2TWQIEQd IcIOD7eYkqzfhym0eMDXptx9b3dasCkqSItY0gtmh97UkuXNBmW/dh1Ma+Dl8qcV5rUYHRuHLp4j dyC9X7Ao9f2wnXw9Ii5OGnIxUTGmKde5A23MtpOL50kzE4bCMvP6hxvGwqhAdKQ/LRsx1Kq8ppSM Q2x3tMYhIsmCgsNlpJx2DCKtBnXsSJN79rSZ3qvXnAH9zdcSYDUtUz/NFsaM9rs2HRpjQlsTaXyP 7nR72zo6MHuaZVpz3w9N0aya+YNzIDoLGbtvbl0vM3ibpokGymnJ+jZhGjvqwLRtnBvbGtWqZ9qm rBXprHGobwfuz7LhQ6UBi4g6JF9B3dp4Ob9ioWl9RSwCnzuA2jRsLM0sGIroA0QR4nzlI6rIqEFE A8KAkqacbEecy+dEIg9n68WYw/guVbq8bA+2wcBD3+6aOol+MPeZs/fI2frsCcsTxDVvJe/VvIED 5OfDueUL5Wuco0nt+jbHaNKbgPjMaGKOhIbBjGUTMFXeoXHoYI1DvLeRZEgfmYo24BxY7xCv8XmH 15iujOhD0/gJkFGhD3ZuotKlK8i2J7dmqP49CdWrUYuGd+5CB2ZPl+8de2agvWnJ9ozDz1YvsVw3 1jjFeMfYq1S+iizXsGa9FCMts4LqlatEk0oVt2sUumIYqnLWoFOPc6Al6nH2SAzzO2jnWGuF+p9T j7OHyRi0c7wiNg5ZGSk2Dr2HHHHRe5KiDaP3qPsZJjUkhPrt0b6P8Lu6n0l/POW/MG7BU8Yh8NVl Sj4ohMijFnDA++Y1DnHcfnVnuuGpgZvVjUNE5CFyCYbIR7OSsuTiIRSZe2HmlAgtJx+E9ZFd32xa Jach4mEW05rVeiGYVjBb8MDdrnEzq314AEdUDx7stUyomEL7tXnKcKpMvTyB8gH/i9VLqVJ581Tb 8Eg51bZRLEwmdxiH5rXX8iKiyBSphfPAsIBJijKqkTq6a1dZBkaeFumHqYvoP7S5aR37Roq7jUNn ZWqvaRowTCJtO4xgJIvJnt+U3AZmDLLbDuzQQe5HNm60F+MFY+LOtvV0f+cm6tEGpgzWI6wsp6ni HksTJE+gnOqs1f/F2mXSoEZf6ZOa4FpLlzZFc/bUTcteOGSgHLdoq36tSFeNQ9TboUlzq32YQozt IcXLyPNfXLXYNJZzB8qoNv1af0gUhPuAZDa7Z0y2qke7h2g/1vjTX3ty54SxuxZRcCnUW6ZMRWn0 I7EO2oaxienEGLeYwqqtIanJmXuEzwRn60tOMMsQ8YqoyJ3TJlJoqMk4xOeNozU29cYhsnmfWDSX 8pkjS2EkJt3btBmHY7uZ3pMYz+gHUzRgUuKThubPiy7NW8r1XxHhh77YON52Gr0m7T2JemGSwkDV 9tkzCB1tt2ccLhs+zBIh+snC2dLEReTjzL595XZMfYfhqbYpq8mecaiJjUM7xyti45CVkWLj0HvQ Rx1ytCHjLhBhqH0fcbShMfCU/8K4BU8ah+BNIcQW8zmemX+vLYR423xuDayF+G8hRFOdaQjN0pVJ Xzw1cLO6cYgH1+pVa0iTSE1yganFiDrEtDs8nCKq5a45wQH2IboPD+SXV5mmN6qCSYKpuCaDqKHV Pr1xaMoeHEB+RUKlMYD9qZpGjPUAw8vLh+rESePNyT0CZHRg45qOjEMXz2GOOESSGNSLqaU4B9Y+ QwIRtQ/ubttIlSvABDD1AcwFRI3hXHL6o3lq7sWVi22OTck4dHWqsrOaP2igKWoKyVvGj7Fs14xD TFVFpKBmuvb4oLXcL9dkzB1Ib+byl9OKcX8hOQU5T5A0BTEmYKho5hmmzerrt2f4oV+1c60fN4pu b9sgI18RgZcvoJgsr18r0hXjMKBouCynRdtqgimF8yEKEOMbkhGBuQOtkvhAiDrVxpE2fjVh3U7U A9MRUWPXN65y6pwwUcfEm8ytlOpF2/B+rB9j+gdAkpkdQMVKlKXx3XvIfwLgODmmUrhHuA8Yn8nV l1zEKgQTCwZ05fL4/Chimrqb25R0BCafo+g4vXGI8YRtw7vEmQzUPIE0rW8fKoroSHvGoZNTlaHd 0yfLyFGM44VDBsk1UTHet02eIPebEvGYIj3nDhwg92GsXVpp/7MOshiHeQKphc4Qh+wZhBD+yeDM VGX9Pzls7pvMVB9MR3VrjWZVad/nbpyqfAxGn/NTlf2XpCRnTUjTVGXb463lN0U9zh4JJf1a2h5r KzYOWRkpNg69C6xryGsbMu5Gfnfz2oaGwVP+C+MWPG0cgteFEEN0ZqBmIn4uhDgvhDhi/vnETpnS amXphqcGblY3DvHQ3bhWXflgjrXjtG2Ynnx80Vw5NRCmBdb2wsMzEiagzJV1JtOlcAgSgdhPtIHI pVrVYs0RTtbTSTG9FQ/zMDwQSYQyMJNU49BeIhJ70huH2rpvWnIRZHOG+YL67BmHLp1DWePwwJzp VKiwqe6gkHA6tsD64f2jWVMta/MhghGRejBL8VPLrAxzBslT1PM5axz21Jlv7hCmVqLNMCmGdOps 2a5NVYZpd2zBbIuRpkUBav2NSEdEtmGa5rDOnWX0IH6HGQPjWW8QwnTT6ndk+MEY1UwTNTIU5g/6 T79WpKN6VOnLqVOj9SYeDD+9cTihRw+rsq4bhymfE8YhMpA7U68WVQoTCmsixjdvRcVLlrPcQ9Qx uGMnWcaZe6SZgsnVhynv+vbohc8OTB/HecpHVqZx3brJaGbTOp+BThuH2nsVn0H4J4XpvRduiv5z YBw6kxwFwhjEmMH7Dwl5cF14rX0OYEo3jEqMN5mUJ3cgRVeuJg1AtS5NeuMQa8Dq9+mNQ80QhfD5 h+ngOCZl4xBrGwbLyO8RXeJM961zFzn+kGAI62eqbcpqUo2HtBuInByFxUovqe/flGDjMGNBpCFH GzLuBt/bHG1oHDzlvzBuAWsPeto4BIgohAm4SjEHHQmmYR8hxJ/VitINTw3crG4cQjANpBnQwWQu wHiLjKhCRYqVsmRNbtOwiXxYTzCveYcpe6Z1vGrTA3MCEnua3s80lQ4P6GqElSZE57jTONRMtk+X zbdEBGpr57nLONQbOXK6oJwyGygf+PXZbvGQD1MCWVw101ATopxMEUMB0lRRp29mlHGI6atVMHUz d6CcTm0vyurk4rnSwEEZJM/BtoHmdQiRbRmmsFZWNXIcGXv2tsMM0bLcImoNpprWf+hPRIyZzNek tSLt1WNPKGdaNy5QZi3W79OmDcMww/sBU5VNxmGSYaVpxYjhpgzPyUwpLleukvVU5RTOiQjB1aNH OlWvtu4ojHqsx4ffYfphiq0W7Yqf2K6tFZnSPXKmPkcm2rTeveX1YYrxRXM0MqbVaomSXDUOobVj Rsq+197LaTUO5TFI9mL5bDBFVGvHImIR0bVJnx0BVtGx9mT1nmxtnek8yTi0XuPxq7XLKDDYFH2b nHEos4jnDpDj/vTSeZbjnbnWrCRHxkPqDUQ2Dlms9JKj968jvMk4DKlYPUdwRGzH4IiYncERsV8G R8Q+0a6XZQzhnpjujbxHHXHP1PtoNEpUrfqP4MjYxsERMatDImIvBEfG3levi5Wxwj0Jjoi5iHuE e4V7pt5HI+Mp/4VxC+llHGrgfPmFEBOEECftRBnew4oDZpMRZmPG4amBq72x1QeQrCREjyGrLQwN mAPYZkoWECgf9vHwCoMLD9JXNqyQ02+rwwTIHUjzBg2wqU8vmBNyvUFkjy0UTGPiu9GXa5fJh+zD c2fIdd5MiR5MGU21qBnNpEtuGjGkZTi1ZxxCk3r1lOZLcsahS+ewYxxijTgYFtiHh3stAyyOlckt zMlhYChqUyjxE+dr27CJPA6GAJKo6PvOWePQ0VRlSDOVIGeTo0Drx46md/KZpqgiIgvThVHftY2r 5HprkRGVTH2aJ5C6macq75o2SWYHRh/ATESE6bH5s+X9r1opmhYPGSzLOTL27G1fPnKYvH8Yf5vG j5HTlPXXhun1WnZlba1IR1OeVWnGIdqLaLrZA/rLCDBE2cl19XTrECI5iiPjEJGOWpZeR0lMtOy9 rpwT7wVn60XfRlWqJu8V7jPMX0QiVohE8oxAqlO9liy328l75Ex9qtGtSVvTE4anKfHNOprSu5d8 je31a9RxeKwj4xDbW9RtaHqPJWMcJjdVGe8Z/XnxPtWMQ9SnRoCapt6b9+fyp9WjR9i0V6/kjEOo MRKyyM+bkjKiEZGU3Vq1lufG9uSMw/MrFlEhuf5ngEwK9OW65XRx5RK5XmRkuUo0rns3ur/DvpGb laR9n6vf8xquG4hsHLI8p7tnT9G982dstmdVpfT+VfEW4zA4MnaQaiawvEO4d+r9NAIhISGvBUfE DA6JiH2mtpllcEXEPpP3LiTkNfW+GhFP+S+MW0hv41APogmzCSH+K4TIJ4R4z5xQxRh4auBqb2T1 ASSrCVPr3swTRDWqxsg16PAQjIdWGBRY26xuTC06vWSefPDu1caUhRnmkTZlNzkh+2dFGA65tfW4 ikqjTBpTWD/NnNAA0+40k84UBWl6aEdkmz5SD1ITHsjyMA7DIq1MNpgWSHygPpyn+hxmo1GdFnhq 8TzyM5tVWAvtzLIFMiOxyXQIoA1j7SdV0LIr4zgYLvp9FuNQuSZITosMi5TXZS85CvRe/iIyS6wW GYbsz2/mK0IFgkpapvUmp1kD+pnWMswTRG/lMZ1DRhma18N7I1eATEaj9Q8MHCS0MN3nAFkWbUN5 jCNkDkY5aZ6Zp47rk6CgT7XtmuEns+rmCZJJQPQmqF6NaiFyDGtFFqdLq0zTge3Vr8pi4uUyRXK9 nbewvF5tXBYJKWWJ7sIYxtqWuK5Z/WynlcPghPmO497NFyTHjqmfAqlxzbpyHLp6TlfqRd9KMzFP oKwL0ZjZ8xeRfYBEOTBdUc7Ze+RsffZ0cO50yuVnWnsSx2YvUITezhNEBQJLyOsuV7aSZc1FVfh8 sWccQqcWz5XZlWUUoO4+WIxDB8lRIKzLiX986COLsTQDpiOjTbhWJH/Rnw//FDH908E0JRyZodX2 6iWNw7BI2WfdW5micPWaP2iAbCME0xhrP+L+5ypkmgKvXS/er+q6h5Ccum6ObMZnKCTHQu5AmexF PV9WlPZ9rn7PqzhvILJx6C16+sVFOr59K908fdxmnxH142fnqVqNutSkcSv6+ctLNvuzopx9/2oY 3TgsWi6mWLHysUe16+owYCjNS9hAH106TWduXaHPH3/PMpBwT3BvcI9wr7T7VrxCzWO4l+r9zShC ImqUCo6Iva61r3nX3jRl5XLaff44nfjuc5vrYmWscE9wb3CPWnTtYxlXwRExX+NeqvfXaHjKf2Hc gmYcvlB3ZHk8NXDZODQJa6pFlK0szUMYgljLEBlwER0IIxHZVC+sWERNzVEzBYJKWGUpTUlapFSt 6FgZWQXDAkZC7Wqx0jA7qzyUT+zRQxoOWsZlVaqph/JIFlClQlXLGoeadk6dSAUCi9N7+QpT1xat 0nQOPPAj+7O9qc2z+veTUWmYUgtzBklDUL5M6Qp2y0OYuor129A2TPvWZ2RGWxGlZe+a8BrbYTo5 ar9qHKbUfnv6ZMFsGT2FqEetT5AgA1myl48YJiMd9eVhCE3s2UMairjHMFFh6qjZmdEGtAVtsrcd EWow2XAuvMZ6fGrbNC0dNoTeL2RK2IIIN1Pkl239qvQRjgPadZDRqZjajutEJBci/LSyiLYrEhJO OQoUoYWDB9rUBe2fM51aN2giE+Xg2sNLlZfrIervnSvndKVeCNGELes1lKYpysFIrVejFiVONC0v oMmZe+RKffa0duwoiihXWR6H6e64zi2TxlPBwOLkXzTUJhGTJpiAmMINc03/XtWE7M64zzKpifk+ aMfg3jh6L9gzDmFUoy+RGRz/2FDNefyjBGtBYj/eR/pESfakvSfxnh3Q3pRpXC9EJmM8IooU/VKm TAWZiAj/tNFfLyIOETmJf9jo+wBTxxEJClMR1wQzF+surho1nKcsm+Wq8ZCcgcjGoXdp8fTplK9w Sbqwb4/NPiOKjUNbufr+NbJxGFwutqd2PTHN29P6w3ttDAWWsYV7hntnMXrKxfZU73N6U7RczaZa e5rF9aINh/fZtJtlbOGe4d5p9xH3VL3PRsJT/gvjFtJqHBYSQrQXQuQSQvioO70aTw1cNg6ThIia Soh0kRlUg6SxENe8lYwwxLRFRBzBWAwKKeWUeWBPD3Ztkg/o2tRBvFbLQHhIV6ca2pOWKRXlMUUR D+/qQzRew7jEfr3RldpzqFMeNWGbZYqkLGc+ZwrTgrFfm16prxdtTe6aHE2t1ksfpZdS+5MT1ufT 6nQULWZV3ty332Oqt3KPtSQraIvejFG3P9y5Sf6OehytpwdhjU30HcpiKrPpftvWr0pv4mnTy9Ff OJ+6bieyU2v3Vm/uqrK6BnMG8tSe05V69eW0cWGv7/VK7h6lpj5V2njTxgvui3afkutD7f2gmtIQ +kgbh/o6cIw69lWp416+h8x9au89qh9H9tqiSntPmu5RytenjU2MWfUcGBPqNk14L2jXlNz7IivK VeNBw7GByMaht2j04KH0XoGi9MXhAzb7jKonn1+gnz6/aLM9q8rV969RjUNEp2nXMmDSFPrsx+9s zAOWdwj3DvcwyeTJuMhDRKdp7egzfqJNW1neJdxD7X4aOfLQU/4L4xbSahzinyE4HvpeCLFFCNFO CFEkmWnHf8vw9QudwVMDl41Da93Yso4WDB5E1atUp/fym9ZRg5C9Niw8Uq6p9vnqpTbHsVjeJntr KnpaGXFOFiuryFXjQcXWQGTj0Bu0eckSqhSFKN1A6tSuM21atNiy7+HFs7Rl2TIa1n+g1LYVK+jR 5XM2degFM2/+5Cm0a/Uq+mTbFhrSdyAtmjad7l/4VO7H8dtXrnBY54ZFC2nyyNGW8pa2XDpLU0eP lfsxtXrx9Bm0es5cq4hDnG/MkGE0qHd/WjBlKn174phN+1I6v7fK1fevUY3DkMiYI5ppqJoFLO9U knkYc0S93+kB1sMLiTRNT2bTMPNIZx5eN+qah57yXxi3kFbj8K9CiCpCiOlCiE+URCcwEhPNEYl6 I3GtECJSqcd4eGrgsnFoX5iafHnVEplFed3YUXLdteQinVgsbxPWeSwYVJLezFOYhnXubLPfE8qI c7JYWUWuGg+OSDIQ2Tj0Bo0cOITyyCRZARQSXl6+xvYvDh2Q04HfRLb6UhUoJDxSlqlVpyFd+/iI TT2afrx8jspXrkHFSlWg4NAIKlaqPJWrVJ2+P/kJ3Txzgho2bEZv5gmQdZYoVVGulVq3XhOLyTdz 3ET5z6E9a9ZY1Xt48ya5LunUMWPl63IVq1HN2o0sxuG4oSPo3fxFqHDJclS6fFXKXrAIBRUvQwc2 rrfU8cOpT1I8v7fK1fevEY1DLRFKtaYfvuBIw8wj3Msazdq9xL3NiIQpMpmGeXqy2jaWd0ubtox7 rN53I+Ap/4VxC2k1DvUgijCnub4dDozEdUKIH4QQxv/b2FMDl41DFitrClNGkWEamaaROVjd7wll xDlZrKwiV42HlICBqG7LzHircQgNGzBImm7n9u6Wrx9/doHq1m1MuQKKU+KypfT48wtyXcG18+fT u/mKUItmrWXUn1oPhHKVo2vKxEhr5y+QEYj3LpiyH3do14nyBJagrcuX0U+fX5LavWYN5Q0sKfeh zNVjhylvUEnq2rmrVb39e/SWBudXRw/Kc0dWrk616zaS+y4f2Efv+4XQgN79ZJ0wEz/ds5MCi5el OvUaW8xFZ87vrXL1/Ws04zCkYvUc2jXwmoaZT7in2v3FvVbvv6coUbXqP7TsybymYeYT7qkcUxGx z3Cv1fuf0XjKf2HcgjuMQxiGr5uzJHcVQiCqeqsQ4k0hxL+EEFWFEFMVIzFercRweGrgsnHIYrFY LJb3y1XjgbHGm43DUYOGyDUOLx/8SL7+eGuijC7EVF61bO9uPeidfIXp7N5dNvsgGIcVKteg0HKV raYbX9q/j7IXLEr9e/aRr2EoamsU9u3ei3IWCqbPD+6Xrz9s015GDt4wZ3m+c/aUjA5s2byNfA0j U28cwiR8J29h6ta5K909d8pyzp2rVtLquXNN5z+wN8Xzf2a+fm+Uq+9foxmHwRGxHdF+ZORVzQFW 5pCWbRn3Wr3/niI4MrYxzomMvGp7MkIX7l+nk99/ThcffGOzz6hypc3n731NJ777jE798DldfvSt zX57UutXX6ckZMaW4yoytrF6/zMaT/kvjFtIq3EIozrBHE14zVxXSyFEHvN6h//UlYXB+B+zkRih 225MPDVw2ThksVgsFsv75arxwFjjzcYhpifDOLx0YJ98vXT6DPpvLn+5/p9aFmsMYt+mxUlrIeoF 4xCmXq06jayiEhG5iOMwfRhTmSMqVZfC74WCw+mtvEG0b51pejLO+1beANpsPsd28+tNixdZnUMz DmEAtvmgvZzi/L5fMWrcqIVcJ1FvBLpyfm+Uq+9f4xmHMTvR/nkJG2yMAVbmEO6tyTiM2anef08R HBGzGuecsnK5TXsyQnM3r6G8RcNo5b5tNvvcpY+/vkgJn+y32Z5aOdvmDYd3U+nqNemdAkWoeMUo OnzlnE0Ze5qzaTXlCipJK/ea6nf2fJpwb83jarV6/zMaT/kvjFtIq3HYVwjxqRDioBDiMyHEcPO6 h6Cw2VQ05NqbKeKpgcvGIYvFYrFY3i9XjQfGmsxkHM6ZOEmabHvX2hppSJaCfavnzrPZB+lNPX3i EpTHcU2btqQR/QfLpCmaRgwYLNcoxLqKKIsIw5KlK1GbD9rJ153bd5FrLN769KTDczy8eI6WzZhJ zZq2olwBxWTE5Nt5g+QUZ+zHNGtnz++NcvX9azzjMPZLtP+jS6dtjAFW5hDurcngif1Svf+eIjgi 5iLOufv8cZv2ZISmr1ku141dtivRZp87dOrGFxQeVYNa93bfeo7OtPnCvetUqW4jyl+sFI2cN4sW bN1A5+5esylnT6px6Mz59MK9lZ9/EbEX1Puf0XjKf2HcQlqNwyHmLMoABqGWLbmoEKKfOWlKlK68 9+CpgcvGIYvFYrFY3i9XjQfGmsxkHJqi8wJo5ew5NmVnT5goDbj9G5KSjuhlz9SD9q1fK+ucNX6C zTEop66ZCEMvoFhpOrl9KwWVKEv9upsMQHvnQMThgwtnLfXAeET7YmrWlwbix1sS6HDCJpfO721y 9f1rQOPwCdp/5tYVG2OAlTmEe2s2Dp+o999TBEfG3sc5T3z3uU17MkIz1q5wyRRzVR9/c5FyFS5J 7Qf0s9mXWjnT5nN3rlLhMhWocec4m30pCVOaMS1ZS4jkzPn0wr2V4yoy9r56/zMaT/kvjFtIq3GI tQ3XCCGWCiGqmdc5BFjTEPUiGtH46xnaw1MDl41DFovFYrG8X64aD4w13mwcDu8/mN4rUIQ+P2Ra Y/Drj4+Sf0hpmbUYhpxW7vanJ6lSVE0KDo2UGYrVeiDV1NO2/3D6E5m1uVRElFUGYyQoade2A4WW rWSVrfmTbVsoX+FQat7sA8odWJyOJGy2ew683rtuDRUpGUFbly2zasvi6dPpv7kDaNfqVXTv/GmX zu9tcvX9azTjUGu/agqwMpdcHadpxdG4Sjh+gHqPG0PdR42gdYd20bGvL1L/ieNp+5kjcv+2M4dp 0LRJdPCLMzRm/hzqMXqkPAb7YHQlnjhIA6dMovhhQ6n3uNG0au82unjfdk0+7Tw9x4yibacP0+wN q+gtnSmG82H/R5dOWh1nb3tK5z169Tx1HjRIThUOj4qhXmPH0JGrSdOF939+mobNnk5xQ4fKnx99 dsqmvc60WdWOT49Qx4EDKVdgcSpWIUq2TZtmnFKbTccfpX4Tx9NHl03tcdU4hNJ7XDmLp/wXxi2k 1TgEMAsRYdhFt+0NIcRYs/5Xt9178NTADYmIeYw36ncJa20eQlgsFovFYhlf+A6Xf3hHxDxWv+cZ 59D+HtKm03qTpo0dR//NHUgDe/ejEzu2yW1zJ02WEXo1YuvRkhkzaNG06RRdvQ69lTdQroGo1qEJ pl5EpWpUq05Dmyg+TCXGA2FkpRo0b/JkWjVnjjQGERU4uE9/q7KIIqxTtzG9kSdItgH12jsHXn9z /CgVL1WB/EPK0PhhI2j9woU0aeRoCihWhipWiZERiK6e35uEMefq+5eNQ1ZGKL0NHnvjqv+k8dII yxccTsXKV6HchUtSVKNm9E6BojR99VJZBj/fLViUSkXHUKGS5ahQybI0eMYUua/9gP70dv7CVCi0 nDTo3g8sLqOwW/fqRZd0CUFghuE8BYqXppAKVSl/sdIUUbOuPHb57i2yzLRVS+jNPEG0dMdmqzaq 25EwpF1/x+dFmd3nP6FSUbFyW54ioRRRsx7tOveJqb41yyhXUAlp7oVWri6vGa8nr1xsdV5n2qwK Bl+JitH0Vr4gej+oBBWvGE3jl8yX+5zpK/Va2Thk0gl3GIeZE08N3JCI2P14oy4YMdLmQYTFYrFY LJbxNX/EKLPxELtf/Z5nnEP7e2jRLFMWX28SIgzr1msiE5BgjUDN8Fu/cIGMMHzfL4RyBxSTU3+R qEQ9Xi+YejD6UI8+4lAT1kisHlOXcvkXk4lMSkVG0ZxJk2WmZLXs4ukz6L38ReSaiymd49zeXdS6 VVvKF1RS1o2EJ106dKGvjlivW+jK+b1Fi2bOdfn9y8YhKyOU3gaPOq6W7twsEyF92LcPnb75FV16 +K1cW69QibIyOnnmupWyHH7iHwpV6jem499eprN3r8rts9atoDfyBMqIvPN3r9Glh9/Q6ZtfUqOO nent/EG0/cxhWW7J9k3S/PqwX186c+tLeR4YY7mLhMp6V+wxmXCOTDJtu2bWzVy73KnzHvrqUzlV uXXv3pa6Nh/bR+8HlqDGHTvTJ9cvyinByFrcLC6ecgaUkPtdabM9ffLtJQoqXZ4atO9gyabsbJvV PlBfO6P0HlfO4in/hXELbBw6wlMDNzgidgTeqI0afWDzIMJisVgsFsv4wnc4vsvxna5+zzPOof09 1LhFBxtjxxsEM+7mmRMyOk9v+GE7Itpuf3qKnji5DuDds6fo3vkzNts1waRDnTjfw0tJU6FV4Xw4 rz1Tz945tPUNb5w+TvfOnbY5RpOz5/cWYcy5+v5l45CVEUpvg0cdVw07dqKCJcrQsWsXrNo1cMpE K+MQ5hVea5FzmmCyDZ8znU7d+NJq+6RlC6W5phl9jTp1pnwh4VZThaFuI4fLiDutnCOTTDUOnT0v rgtGH8w/rUzbPn0oV2AJy7TnSw9M04T3XTpBOfyKUccBA+Trxp27ONVme4IhiDUOG3XoZNnmbJvV PlBfO6P0HlfO4in/hXELbBw6wpMDNzgi9pRmHiJqgacts1gsFotlbOG7GrMFLKZhZOwp9fudcQ3t 7yEYOYgC88ZpyyzvEMYWolstpqGL7182DlkZofQ2ePTj6uztK1S8QhRVa9rCkohD09qDO+ntfEE0 fe1y+To58woRdRuP7qXhc2ZQ3LChVKtVGzn1F+VX7tkqyyCzccU6DSwmnaYFW9bL86Rkktnbntx5 VeOwbd8+8jWiBivXayyNutAqNeR0YahUdKycsvxG7kCq9UFbOnf3KpWOjnWqzfaEbM6qcehsm9Vr 1V5rEY4j586U5iXWXMRPvFYzNqf3uHIWT/ovTJrxtHGILMvItpxNCPE/Qoi/m3/6mM9tXDw5cIuW iymGP1i0Ny2LxcosqungdxaLlZkEwwvf5er3O+Ma/PdQ6lSvXCUpdTvLOaXm/cvGISsjpN1n9f57 Cv24grmF6bQwr9R2IYEHkoqoxqEaZYeovQq1G8h1+7CeH0y4dn37UqPOneUUaBiHMN6Kla9K1Zo0 tzEoV+zeIs+jmmSqKaduT+m8joxDrI1YunotGUmI5CTdRo6gbiOGmzRyOPUYPYpmrV9Jn976ymSq OtFme7JnHDrbZvVatdfoS0xxDq1cQ0Y8wrzET7zG+fTnT+9x5Sye9F+YNONu4/CvQogcQojWQoiF QoijQojPhBD3hBDIJI9z4ecPQgj8ow8ZmVH2fcMZiekxcOU0HazxY14gnMViebvYOGSxMq3wXR0R u9+V6Y2Mc/DfQ65pUqniUup2VjJK4/uXjUNWRki7z+r99xT6cYVMvuVr1ZeRdTDU9O2an7BWmlIw rfBaNbM0Ne0SR+/kLyIzDZ+5+SVdNNczafkiebwWJVelQRMqWTFaRvLpj8dUaH2901Yvs2tQIqpO X19K53VkHEI1mreioFLl5XRi/TkgbT1C/HS2zfZkzzh0ts1qX6umLdqNNRk14bVqbqb3uHKW9PBf mFTjLuPwb0KID4UQJ4UQz8x1uqrtZhPxdbXyDIEHLsMwrhISETsv6SElNsMfLBiGYZjMxeZw/8qJ Yf4E4Xd1P+MZ2DhkZYTS2+BRxxUSdcjIwI+2WbYhaUfD9h3ldF79GoeqWSaj96rVpJIVq8lIOG37 uTtXZaQestCv3GuaqjxkxhRZ3/zEdUnneXCd6rT+UJbTTLEFWzfItRRHzZ9tKXfxwTcU07yVqT7z 1OeUzrvCXO7o1fMyug8ZmLVyQ2ZOlW2BGaltgzA9O3+xUjRgykSX2mxPqnHoTF9pbVb7Wn3tjNJ7 XDkL+y+GJq3GIaYhwzC8pjMAvxZCrBVCfCCEqCWEKIX/JQsh8piF3yPN+7oJIRLNx+iPx99Bf1ZP lq7wwGUYxlXYOGQYhmE8SWKo327NOMTv6n7GM7BxyMoIpbfBo44rROSVrFydChQvTQMmT6Spq5ZS 3Tbt6K08gTIKbtb6VbLc9DXL7ZpXSCSCdQGbx3eTJuOoebOoYp2GlLtwKL2Vt7CMXEQ5ZGKOqFmP cgWVpD7jx9L01Uupduu28hw4lz5CsEjZSrI9g2dMockrFlPNlq0pqHQFeq9gUVq+23R+Z8974rvP KLBUeTmdF+W0aD1EWsIwbde/nzTmcO0FS5SlgLBI2vnpMZfabE/aNHB9xKGzbVb7Wn3tjNJ7XDkL +y+GJi3G4X+EEOvNx98QQnQXQrybSsMPx8BUHGuuC3UuyNDoQx64DMO4ChuHDMMwjKfQRxty1GH6 wsYhKyOU3gaPvXF18IszMsLw/YDi9H5AMarfrgP1nTBOrqG3ZPsmWWbu5jWUt2gYrdyXFJkInfj2 MnUY0F9OB0ZG4uCIKtR73GjacGQv+YVGUL+J4y1lD185S62697CUrdGspYz+8ytZ1qrezR9/RNGN m1H2gsFyLUJkQV66K5ECwyNp5V5TOVfOO+7/t/ce4FEca7p/bTh3d+/u/+7evetswOSghCSCAAES WRJI5JwxGSRytsnRRGOSMSYnY3JOJploEwyOYBvnbB/7nLN7fHyO/f2ftzQ9tGpG0mg0M+oR7+95 3gemq7q6urtmpufVV/W9uErKx9WW0lHV3cYjDMohk5+WKjXqSamIavrcOg4cJAeuns1xfr722RQM SqxhiH2tbb722bzW5mtfFOpx5Sv0XxyNv8ZhOaXUGZfJ18WV9CRQIIoRU5b/oJTaq5T6P2aFkMCB SwgpKDQOCSGEBAt7tOFeRh2GFBqHVFEo1AaPOa7WHdqt19zDmn5ICGIl2Zi//gVtHO659Ip+jam2 iNTDtGHzHKDXPntXR+hd+yp7PUCsuYe2Xv/ivRz1sB11EQmIpCnIcnzl03c82sV0aRzP6k9u9Xw9 LtYURL0b33yQYzvOGX1BO9b6hqZ87bO5D/px9cvbHmX59dm81uZrXxTqceUr9F8cjT/G4X8opS65 phj/u1kYQCoopa4qpY6aBSGBA5cQUlBoHBJCCAkG3qINGXUYOmgcUkWhUBs85rhCZCHW8Vuxc4s2 sKAjN85LjcZpUic1Q65+mdOAo8JDoR5XvkL/xdH4YxxGKqVmBjjKMDcQfbjS3BgSOHAJIQWFxiEh hJBgYEYbuiMOGXUYEmgcUkWhUBs85ri68OEtadqhs16zr2r9xlKjUZpeSxDrDL50+ohHf6nwUKjH la/Qf3E0/hiH9wccuISQgkLjkBBCSKDJK9qQUYehgcYhVRQKtcHjbVxd//qOzmY8ctYMGTZtqizY +KJc+uQtj75S4aNQjytfof/iaGgc5gYHLiGkoNA4JIQQEmjMaENv/2fUYXChcUgVhUJt8HBc3R8K 9bjyFfovjiYYxmFjpdQWpdRmpVSEUYb1EZFYBcd1Nhy4hJCCQuOQEEJIIPEl2pBRh8GHxiFVFAq1 wcNxdX8o1OPKV+i/OJpAG4cllFI/u9qEzhomYRtX+QGl1GO27c6DA5cQUlBoHBJCCAkkuUUbet3G qMOgQeOQKgqF2uDhuLo/FOpx5Sv0XxxNoI3DHkqpc0qpja52byil/pet/B+VUlWUUtuVUu+4jEZn woFLCCkoNA4JIYQEioJEG1pi1GFwoHFIFYVCbfBwXN0fCvW48hX6L44m0MZhN6XUdaXUvyilaiil HjQruMBxn1FKHXWZic6DA5cQUlBoHBJCCAkU+UUbei1j1GFQoHFIFYVCbfDcz+PqxjcfyKWP35Ir n74tb/7wkUd5cVKox5Wv0H9xNIE2Dv/ZFUm4Xin1n2ahASIRv1VKVTQLHAEHLiGkoNA4JIQQEgj8 iTa0xKjDwEPjkCoKhdrguV/H1Y4zRySxeUt5tGJVqd4oRc7cvu5Rpzgp1OPKV+i/OJpAG4egjFLq B6XUT0qp/UqpIUqp6kqpfzLq/Z1rKnNXY7sz4MAlhBQUGoeEEEICga/Rhl7rMOow4NA4pIpCoTZ4 7sdx9cY3H0rjtp2kQrU6MmPVMlm9b4dc//p9j3rFSaEeV75C/8XRBNo4RHsv2ZKj2PUHl5E4RSnV TCk1wpUopZrZiCPgwCWEFBQah4QQQgpLYaINLTHqMLDQOKSKQqE2eO7HcXX9qzsSU7ehdB6S6VFW XBXqceUr9F8cTaCNw0RXe3uVUvOVUseVUt94MREtcY1DQkjxgcYhIYSQwlLQaEOvYtRhQKFxSBWF Qm3whNO4uvzJ27Jg44uSNXWKjJkzS7a+clBufX83Rx2sVbjn0imZtGhBdr25s2Tzsf1y89vsegev npVBkyZJ6ajqUq1hiq6z6fh+9/4n335Npi5/VjKnTNH/nnjrSo72sS7ijJXPaeH/Zh+dqlCPK1+h /+JoAm0cDlJKXVJK/b1tGxKl1FFKjVZKnXCta4hjfq6U+n+2es6CA5cQUlBoHBJCCCkMgYg2tMSo w8BB45AqCoXa4AmXcXX0jQuS0KS5PF4pTmo2TpMqCUnyUJlI6TNqpNz89kNd541vP5T+EybIIxVi pHJCfamdki5PRFWXB0pHSJ/Ro3WdDUf2So1GqfJw+Wh5IrqGVG+UKnNfXKXLlmxdL6Wja2hTEccq E1NTv1646UV3P2BeRiU21ML/zX46VaEeV75C/8XRBNo4bKGUuuxavzA3/rdSqqNS6gOl1AuuPjgP DlxCiJ245JZNYpPTe+WluOSM09aXMf5vlptCm+ZxCCGE3L/Yow0LLUYdBgwah1RRKNQGT7iMq37j xkn5+Dpy6Oqr+jWi/YZPnyYPlomSdYd2623PbdsgD5aNkjFzZ8uNr9/X0Yivff6udBo0RB6pEC0H Xj+j61346JZEJzaQDgMGypu/z86mvOvV4/JEVA3pPGiIXPjwprz1+4+1MdgtM0tKRdbQ5dZxGXEY OOi/OJpAG4eIIMTU5IZmgQ1kU0YU4sNKqa+ZVZkQEjbEJ6cfsb5sC690/qAjhBDiJjvasEqvvLS3 VpVLljG4u1blw2a5KUYdBgYah1RRyLrP5v0PFuEyrrpnDtPRf9tPHZFb32VHGJ6/e1NmrFgqR26c 169h7k1b8axc+ezdHPsuWP+CPFgmUkcb4jXMRKxx2GngYHedvmPHSumoGnLi1mX9+tZ32VObj9+6 JCWrVJOBEyd49CmcFOpx5Sv0XxxNoI1D0N1lHvbxEk34O1eCFGRc7qWUekcp1cao4ww4cAkhJogQ 9DQA/ROjDQkhhBSU3QkRe+5FFEZMM8tJcKBxGHi99tm7cvWL9zy2O1FF1VfrPpv3P1iEy7jCOoSl Y2rKg6UjJb5BM+k/Ybw8v+clj6g/rHH48rljMm3FUsmcOkVa9XpSTzl+qGyU2zi88tk7OYxDRCY2 addZm4sJTVvoKc5QndQMPWUZUY0te/bRUYhmv8JFoR5XvkL/xdEEwzjENOWmSqn3XdORy9nKEGn4 qS3LMgxEe7lz4MAlhHjD76jDBvbXjDYkhBBScOxTmXcnREwwy0lwoHEYWGH9uSbtOkmbPv0cb8Cg rw1bd5BWvfqGvK/WfTbvf7AIp3G1/7Uz2gzEGoUwAmH0VWvQVHaeO6bLES2I+4Y1DrF+Icy//uPG SachQ+ThctG5Goe434nNW0n5+No6WcrwGdP1NGitGdNk5KyZsnTbxpCPhUAq1OPKV+i/OJpgGIcW WMsQUYUljO39XeYhohKH5bMeYtHBgUsI8UYgog4ZbUgIIcQf9tSqctodcVizygiznAQHGoeBFcyZ 2iktJKVTVx0VZpY7STQOnSXcg+tf35E3vsmeoowow1fefk2eWrxAr13YpndfvR3rET5aoaos37FZ Xv/8XXfSlAUb1ugEKbkZh1CL7r0kuk4DPY3ZPD7Ga6jHQaAV6nHlK/RfHE0wjcO8+GeXnAsHLiEk N3JEHeaIJMxFjDYkhBASAHbXirCtcRgxyCwnwYHGYWAFM65Oarqkdu4WFiYM1tHDFFZze7AVaoMn HMYV1hts33+gZPTopZOeWNuvf3VbqjVsJs06dtXGYt0WraRmozSjzh1J69JdHigdKRuP7tPbvBmH k59brCMYkfTEfuxtpw5JhWp1ZMLCZ/RrjF3sD4XDOLYU6nHlK/RfHE1RGYfOhwOXEJIbBYo6NIxF RhsSQgjxl921qrxhGYe7alXubZaT4FDcjcNLH78lz27bICNmzpBh06bK7NXL5ezt6+5ymGZzXlgp z+/ZLhc/elOmLn9WMqdMkSVb1sm1r24XuJ7dOMTrF/a9LGPnzZELH72Zo1+3vv9IZq9eIYs3rfXo s1359d/SrvMn9HEwBXXOmlXy6vtveNQxhXOat/Z5WbJlfQ5zyJ+2CirrPpv3P1gEelwFS08tnq+N vbZ9+8uiTWtl8ea10q5ffz1lGRGFqDNo4kS9HmH3rOHy3PZNMnPVMmnUpqOUiUmQh8vFyPO7t+l6 MP2QVdluHGLsNmjVXk9pxvqJmJo8ceF8qVSjnkTWSnZnc0ZEItY+hLxFJzpVoR5XvkL/xdHQOMwN DlxCSF74HHXIaENCCCEBYk9CxHuWcbi3VpVOZjkJDsXZOERm2qr1GsvjleOkZuM0qVq/sTZlqiQk yUtnj+o6mA5aOyVD6rZordeKw/pvsfWb6CmfDVq3l9PvXS1QPdM4XLjpRXmwbJQs3rwuR98OXj0n j1eKlTFzZ3v0uyD9h8bPnyePVqwqEbWSpWaTNN1ulZr1ZesrBz3atAvnVKtZuo5ks4xDf9sqqEJt 8ARyXAVTMHNnPr9cqjVKkVIR1eWJyGpSN62lLNm81n2PLn30ps5+XKZqgs6EHJfUVMbMnSU7zh7T YwP3EPUwjRljtdeIkTmOASN4yOSnpUqNelIqopqUi60lHQcOkgNXz7rr0DgMLPRfHE1hjEPs+4/m RqVUJVdG5SizIKzgwCWE5IVPUYeMNiSEEBJAdidEfHwvq3JkK7OcBIfiahxiemdSRluJTmwoB6+d k1s/3NVTQTcd3aeNsR7Dh+t6N7+7K0kt2+oIrr5jx8qVz97V0YCrdm2VxyrGSqchQwtcz24cXrx7 SxtvSJZi799TSxZKqcjqcvj6BY++F6T/R29ckJIR1WTolCm6PzCX9r9+Rh8TU1fzWmfRNDmPvXHR 77YKqlAbPIEaV6HS9a/f19GmEO6TWQ4hIzYiCK99dUe/tqYXv+7Kkm29vvrlvYhYu5BNG+2jHfPe cqpyYKH/4mgKYxwOVUrtVEo9YNv2T65MymjTuRmTfYEDlxCSH/lGHTLakBBCSADZUyviO/dU5ZqV U8xyEhyKq3F47cvbMnfNStl0fL/HdmSrtcwyGH3INBtTt5Fc+jjndOI+o0dLiSrxOostjBVf65lr HMJofCKyupx484p+DSOoXnobadmjt0e/7f30pf8w9h4pHyNPjhmTIzJs3cFdsmTrer2Godm2JdM4 LExbBVWoDZ5AjSvK2Qr1uPIV+i+O5u8LYRw+pJTap5T6zJU9+T+UUo+52rNU19wpbODAJYTkR95R h+k5XjPakBBCSGHYEB39r+5ow1oRsqNmZLRZhwSH4mocWrrw4U1Zun2jnhLcZ9QoPTX3gTKRkt69 py6HcYjpnEhKYe67cOOLemrwZpd552s90zjccvKgXqNuzprn9euXzx6VxyvF6X6ZbZnKr/+Y2tpp 8FAdCYmprS179tFZeI/fuuRuY+erx2XEzOkyavZMLfwf6xjaTU5f2wqUQm3wBHpcUc5UqMeVr9B/ cTSFMQ7B75RSHZVSbyulflZK3Xb9izaPKqX+3dwhbODAJYT4Qq5Rh4w2JIQQn4lNyugQn5TxBoT/ m+VEqT21oyrajcMDiVH/16xDgkNxNg6nLntWnoiqoU26ygn1dbba4TOmSZUETL3toevAOIQZ13PE CI/9kXgCht/Go3v1a1/rmcYhpp3WScmQZh276NeZUyZLZO1kOf/hLY+27Mqv//b2kTgD06GfiKqu TcyHy8fIkKcm6fK5a1bJg6UjdUIMCP+f9+KqXPuaW1uYKm320V+F2uAJ5LiinKtQjytfof/iaApr HFrAQCyplMJSK+2UUpG5rH8YPnDgEkJ8wSPqUBuGjDYkhBBfiE3KaBiflH4yx+colJR+EmVm/fuZ fbUqN7RMw90JEX8wy0nwKK7GISLqYLghag6JS65/nb0O3I2v35fqDVNyTFVGAogW3bIj+OyatGiB PFQ2UvZdPqWNNd/r5TTjoAkLn9GJLHa9elwSmrTQ05fNduzypf9oH1GC17+6o/+PCEKsSbf5xAFp 2r6zNv2spCaXP3k7h3De9qnKBWkrEAq1wROocUU5W6EeV75C/8XRWMbhr2bBfQ8HLiHEVzyiDhlt SAgheVI1OS0mPjl9m/VZ2aRVl1+3bV4hEP5v+wzdhrrm/sUZCRBmu8R/iqtxiOm9MLsQPWff/vye 7fJAmYgcU5Wx3iCy18L4s+rBXEtMbSmJaS21WQdTzdd63ozDw9fOS9mqtaR9/wFSPq6ObDl5wKPP dvna/43H9unoxRf27chR75l1z+spzS/uf9mjbUvmGoeFaaugCrXBE6hxRTlboR5XvkL/xdHQOMwN DlxCiK/kjDpktCEhhORGbKP0R+OTM56zPiNrNGr126pVC+WXby+L/Pi6Fv6PbSizfZ4+h33N9ooj pgHoL2a7xH+Kq3F46OqrUi62lk5mMmPFUlm6baMMnDBBqtSoJ49VipXGbTtqk8/KlgxjLC6pqUxb vlQWbHhBGrRqJ49VipPVe1/S7cFk87Ve7ZQWktKpq0em2la9n9TrBzZu20lufPOBR58L2n8Yk+fu 3JCq9RpLpRr1ZMKCebJ8xxaZtHiBVK5RT+o2byVXPn3bo21L9r7idWHaKqhCbfAEalxRzlaox5Wv 0H9xNDQOc4MDlxBSENxRh4w2JIQQD6pUafe/4pMzpsQ3SP+r9Rk595kZ8s3dU27D0BTKUMf9mZq9 7xS0ZbZfnDANQH8x2yX+U1yNQwgRcogEfLxSrJSPqy1pXXvIpmP7JXPKFImp10gbZTAPE1MzpEm7 TjJx4XyJSEiSEpXjpVGbjrLu0G53WzDZfK2HOlgj0B5xCCEz8QNlomTq8mc9+upN+fX/zO3rut7B a+ek48BBUrZqgo6IrFCtjvQaMVJeefs1jzbt8tZXf9sqqEJt8ARyXFHOVajHla/Qf3E0NA5zgwOX EFIQsqMOGW1ICCEmsfVbDKmWnPGl9dk4/qkJ8t6NAx5GYW5CXexj7Y+20KZ5nOKCaQD6i9ku8Z/i bBxCMMcuffyWXPn0HbnligBEtB+2ISLQmq6b1qW7Ns+ufXlblyES0WzHl3rQa5+9K1e/eM9jOyIU MV352M2LHmW5Ka/+w/S06llrEl786E15/fN3PdrJTd766m9bBVGoDZ5AjyvKmQr1uPIV+i+OhsZh bnDgEkIKSlxS+lG3aZiUjtTyhBBy3+LOlOz6XByQmSWXz+7wMAZ9FfZFG1Z7xTUDs2kA+ovZLvGf 4m4c5iczQYhZXtB6pmD2wfTDGofVG6VIlyGZHnXuR4Xa4AnFuDr/wU3ZfeFkvtucrkD3OdDt5aVQ jytfof/iaGgc5gYHLiGkoNjXOmS0ISHkfsXMlNyxZz85emC9hxHor9AW2rxnIBavDMymAegvZrvE f+534xDRe7WapUuzjp5rEvpTz9SFu7ekWnJTnegEiUcwFdiscz8q1AZPsMcVIjSxXmSfMaPz3OZ0 BbrPgW4vP4V6XPkK/RdHU1jj8O+UUlhmBu34QmWl1CCl1H+aBY6DA5cQ4g/Zax1ybUNCyP1HbpmS TeMvUCquGZjlt9/kr3/6o/ztL3/RBuAvf/yj/OWnH+XXX34xvUHNb7/+Kr/88Q/ylx9/L7+69gFm u8R/7nfjENN956xZJYs3rc0zktDXeqZufntX5q19XsbOnS2Hr1/wKL9fFWqDJ9jj6vzdm1I6pqYM mDg+z21OV6D7HOj28lOox5Wv0H9xNIUxDv+PUmqjUup9pdR+pZQvie7qKaU+UEp9ppQaoJT6R7OC Y+DAJYT4AyINGW1ICLmf8CVTcrBUHDMw//KnP8rpnu3krWUL5K0Vi+RYq8ZysHGCnO3bWb59/XIO 0/DHO+/JlYnD5XBaPTnULFFe6dZaPjm8V2A+mu0S/7nfjUOqaBRqg6cw4woRpnsunZJJixZI1tQp MmbuLNl8bL82hVGOJDtDnnpKHq1YVWqnpMu4Z+bKnounZOiUye5to+fMlrN3spPZQCfffk0nyUGi G/x74q0rOY65//UzMnHRfJ3Jeuerx2X07FkyavZM2XR8f461LQ+8flbGzJ0tJ25dzrG/t+0FPY+C 9tlUfu1hrc+CtOeLQj2ufIX+i6MpjHE4Qyn1B9f+0Gpb2b8opWorpeoqpR5RSv2DrQz/x2wSmIez CxCtGFpCMXDjkjKmxydlnIxPSv/R9rBLURRFUZTThO/qpIyT+O42v8/vV/zJlBwsFacMzIgePNEh TfbVi5XLYzPlq4vn5ItXjultR9KT5X+++Uqbhj99cFsON0+SV7pkyGfHD2lT8dqMSbI7oYrc2bw2 qM+w9xs0DqmikHWfzfsfLPwdV1jbsv+ECfJIhRipnFBfG2BPRFWXB0pHSJ/R2dNvj9y4IHVSMvQ2 ZKNu2LqDrNy1Teqnt3FvS2rZzh1xiuzapaNrSOmo6pLQpLmUiampXy/c9KL7uEs2r5USVeKl8+Ah UrFaHanROE3KxtaSB8pEyNDJT+eo91DZaFl3cFeOfpvb/TmPgvbZFPbNrb1py5fq80MbNRunSanI 6lI6qoaOzjXbKYhCPa58JRT+C/Ebf41DmH83lFL9lVKXXG2MdZU1dpmClqEIve0yCeOUUr9z1YOh +K1SqoKtXecQzIEbWz+9WlxSxhWPHyUURVEURTlecckZV/Bdbn6/308UNlNysFQcMjDDODzeLkVO dkqXX/7wkzu68LMTR2Rv7Uj55spF/fr6rKfkYJNa8sdPPnLXAa9PGSv7G1QLyjPs/QqNQ6ooZN1n 8/4HC3/H1XPbNsiDZaN09N6Nr9/X0X6vff6udBo0RB6pEC0HXj+j651+76qekttnzBj3vt627Xr1 uDwRVUM6DxoiFz68qae9X/7kbemWmSWlImvocn3c7ZvkgTKREpfUVCcWQbQgMmmnd+8pj1eK08l2 UG/pto3yUNkoWX94T45+W9s3HNlb6PPwtc/e5K29Nft2ysPloqXToME6ccqtH+7qSMSMHr3l0QpV ZfOJ/R7t+KpQjytfCab/QgqNv8YhzD9MUUZEIf6QW8I17RizQn4yTENTZ5VSQ5VSaUqp20qpNmbj jiCYAxc/OPBm7dClgyyf01/eOzJGvjw7nqIoP/TJqXFy+8go+fy0Z1l+untijLx7aKTW3eOjPcq9 6eNXxur6+Ne+/ZNXxsp7h0flqztHR2XXP5l//dtHcV7jPPpgP9aHPvaboqjCCd/Vy+f009/d2jxM yrhifr/fDwQ6U3KwFM4ZmGEcHmvdRBuAdr6+9Krsq1dV//vb3/4mJzo2l8tjh+aoA744fVxHHZrt Ev+hcUgVhUJt8Pg7rmCKTVvxrFz57N0c2xesf0EnvLGMuVfff0PKVE2QfuPHuet429Z37FgdWWdN Ib71XfY04eO3LknJKtVk4MQJ+rVlHM5Y+VyO4y7atDbHcX01DgtzHr722Zu8tddhwEApW7WWvPLO 6znqIuKxZEQ16TlipEc7virU48pXgum/kELjr3GIpCgwACca27u4jEP8CzOxvFKqk1JqpWttQ9NE /NlVx3kEa+Dq6cku09D8UUJRVME1elC6RMTFyeWXMz3KctOZLYMlq18LqZZQU8pUiZHSVapKVLVq MrB3qpzaONijvl0jB6br6QTD+jfPsX39/B7ySNlIrUfLRcqj5aOkTERVeaJyTPbrcpF6v8R6tbTx t2VJL11eomK0u9yuB0tHSEy1anJr/wj3MWA6zp3QXuol19HtP1wmQmJrVpfhA9Ll9V1ZHn2lKCo4 spmH98205WBnSg6WwjEDszYO2zSRN56ZnsMQ/PriOW0cfnP5vPztz3+WY60ayRvzc9YB31y5IHsT owP+DHs/Q+OQKgqF2uApzLhCtN/L547JtBVLJXPqFGnV60k9VdduzFkGWd9xY937mdtuff+RNGnX WRt1CU1b6OnCUJ3UDD3998EyUdKyZx9dF8Yh6q09sDNHX7DdbhTmZxzat/tzHr72ObeEQWZ71766 IzUapUnT9p1zrNUI3fzurtRr0VqSWrbV/zfb8kWhHle+Eiz/hQQEf41DMMq1xiGmH1v0cxmK3vgn 1zTml5RS37giFjNdJqTzCNbA1WsaJmfoqAXzhwhFUQXTS0t7yyPloqRU5Ri5uH2IR7k3rZjZVUpW jJYq8dVk7JAMeX52N3lhbjcZN6SlRMTFS+mIqrJ1cS+P/SCYePEJNaRMRKxExFeT12xm5bmtg2Vi Viutp0e0lqFPpslDZSOkVmKCfv3U8NYyIbOlLHy6o66/9pnu8kDpSMlokSxTRrSWScNa5dCErJYy e3w7ef9odkQhzMYuHRrrh4/05km6HG1i28NlI6VarZo+XwOKogonzBbINqEyTprf88WNUGdKDpbC KQNzfsbh15fPZ0ccdmrhNeLw81PHGHEYYGgcUkWhUBs8/o4rRNlhzUKsDfhEdA1tmvUfN046DRmi p9vmZrh524Z1BhObt5Ly8bV1cpLhM6bL8OnTsjVjmoycNVMbfqhrRgxaMg1B83Vu9fw9D1/77Ktx iOnRMXUbSVrXHh77wKRs1KaD1ElN18c12/JFoR5XvhIs/4UEhMIYhw+71jLEOoXNXW3hX2zLK1sy jEKYiM5eqzpYA9dKhMLpyRRVON3YM0zq1KulTUBE7l16Kf+Iw72r+sqjFaIlNbV+jkg+S6/tzJSa dRIktkYNublvuEf56tndpGSlaJk/qYOUqhQj8ya296hjCRGAj1WIlj7dmnmUQWuf6aGnVzw3vbNH mTe9tLSPNhonDmvlUbZhQQ/9V87+PVI9yiiKCrzwHZ5tHKb/aH7PFxeKMlNysBQuGZjzNQ4vvapf X58zWWdb9rbG4b76sQF/hr2foXFIFYVCbfD4O666Ds3U6+4t37FZXv/8XbnpMrQWbFijZ9vkZrjl tq1F914SXaeBNtDMYyEi0DLTTOPPkrl9yZb1Xg1GTHFG/zYezd5emPPwtc/eZLaHKMNGbTrqaEWs tWivi2nUOA7WOjTb8VWhHle+Eiz/hQSEwhiHoJ5rujHaOKqUGqCUuuNKhGIlQQlPgjVwrTeq+SOE oqiCqUfnptKkaV0Z1q+5NvPyMw6xVmDL9GQpHRErF7YP9Si3BHOwYeNEOb8tZ50vzoyX9BZJUrtu Lbl9ZKSkpNST5AZ15KOT3v8IcOmlofJI+SjdT7MMsozDxZM7eZR504KnOuiHFpifZhnWecxokSSp KfXk7vHs/nxwbLTMGtdWG5OfeVknkaKowsmpD96FxUmZkoMlp2dghnF4tFUjuTFvag5D8OsLZ2Vv YpT+F1hZlU92TndlVb4k12Y+JXtqRcrtjWuK3dgsSmgcUkWhUH/P+DOudLRdWkup2Sgth8l1/as7 ktYle3bNxqP79LZzd27oSD5kLrbqeds2+bnF+g/i5tqF204dkgrV6siEhc/o16ZBaMncvnrfDv3M PfP55e46mOab3r2X7t8mV/8Kcx6+9tmbvLU3dt4c3d6q3dty1EWGZmyf/Owij3Z8VajHla8Ey38h AaGwxiFIzyUhym7XWofInowszOFFsAYujUOKKrxemNNNG4AnNwyS6WPa6si+/IxDmIVYFzA3I8/S Z6ezE5eY209vGqyP8/Tw1vr1osmdtJG3a/mTHnUhX41DXyMOd698Uh+vTcsGej3HT0/lNAORJAXT mmFw4jUiMp+oEit1kxNzNTcpivJfTn3wLgxOzZQcLDk1A/Mvf/qjnOreRt5c+kwO4/Cb1y7K4dR6 +l+LH++8J1fGD5PDqXXlULNEOdWjrXx69IDIb78Vq7FZ1NA4pIpCof6e8XdcDZo4US+l0z1ruF5f cOaqZTpirkxMgjxcLkaed5lfyHgcVaeBJDRpoeshOu/Kp+94bEM24gat2uvpwf0njNdG4MSF86VS jXoSWStZDl19Vbf37NYNXo1Dczsi+qrWaywVqyfK00sXycKNL+o1B6MTG8rjlWJlw5HseoU5D1/7 7E3e2rtw96ZeI7FkRHUZPn2q3j50ymQpUSlOH+fC3Vse7fiqUI8rXwmW/0ICQiCMQ1BFKbXRFn1o 6m2l1HKlVGel1H+FhZEYrIFL45CiCqfLOzIlulp1meQy8GDk+WIcbl7cSxt1cybkPr04L+E4j1eM 1olV8BpTkctEVs3VGPTJOCwdqaMgva1xOH5oS9m36t5aqDAEsSYjHoQeKhspjRonyqhB6bJmbnev 06oZcUhRwZVTH7z9IVwyJQdLTsvADNPvr3/6o06AYufXv/5VfvnDT/pfO7/9+qsgSvEvP/5efv3l F/d2s13iPzQOqaJQqL9n/B1Xlz56U2cNxnRbZBCOS2oqY+bOkh1nj0mVhCQZP3+eu+7cF1dJ+bja UjqqunuKsH2bZeLB7Bsy+WmpUqOelIqoJuVia0nHgYPkwNWz7rZW7tqqt286vj9Hf7xt33X+hKR2 7qaNN6xFiCzI6w7vkajaybLpWHY9f8+jIH3OTd7aO/PeVd1PRCyivYhaSXoNxQsf+m8aQqEeV74S LP+FBIRAGYcW/6qUaq2UWuwyC3MzEt9RSi1TSjlyTWpNsAYujUOK8l+YkouIu0aN62pjDNueGt7K J+Nwzbzu2jh8dmrOqcGIxkPCEiQucZt2WS3l5ef6uOvgWAmJCdKhdcMc+w7olaozMl/Z4Xls34zD CG0CmhmVrazK00a1zbEPzMM9q/rq7M/R1avr/fGXUUzVHvpkc3nzgOe6jRRFBUe+PHjHJbdsYm5z EuGaKTlYckoG5hyuYCEw2yX+Q+OQKgr58j0TSAo7rl777F25+NGbOiswXmNdvyufvSOvf/FejnpY PxD1bnzzQZ7boKtfvKcj8tA21gq0l2GaNCL9zOzCuW3H2oHYjj5lv/5IRzya9QpzHlBefc5LubWH 7Wjv2pe3PfbxR6EeV74SLP+FBIRAG4d2kCDlMaVUJ6XUCpdZaBqJnyql/sXc0REEa+DSOKQo/zV/ UkepFBOnpw1b22CuPV4xSl7bmeVR367NC3t6jTi8fXSUJNarpU04GHbIUPxQ2WgZ/GRzd52dy5CY JELSUurL5OGtdeZk/NuudUO9zsjcCe08jueTcVgmUmaPby93T4yV9w6P8lBeU4yxliGOsXhyR732 4oNlo6R964bycR77UBQVOPny4B2bnN4rPjn9iNMMxOKSKTlYKuoMzKYB6C9mu8R/aBxSRSFfvmcC CcfV/aFQjytfCZb/QgJCMI1DExzrcVdEIpKnXFZKHXBlWHYewRq4NA4pyj+9sXe4VI6Nlxq1E3RU 4ITMVjIpq5VOkAKzb0DPVFk6NfdpuZhijHpmlmNE8d05mm3UvX9stJ4eDJMws+8947Bv92Z6W6WY WCkXdU8VY2Ll4TIRktQg0R0BaclX43DJlI4eZaY+PjlWn9u6+T08yiAkfhncJ0338eAL96Y3UxQV PPny4J1tHLrNpyI3EItjpuRgqSgzMP/266+//8sffvoN05K1/vtPv/z2228/FFRmu8R/aBxSRSFf vmcCCcfV/aFQjytfCZb/QgJCKI1DExwbcibBGrjWG9X8AUJRVN66tnuYtMxIloaNEqVuUm2t+g3q 6AjEB8tESHzNGvJk9xQ9ndncF/rklbHSIi1JykfHyqUduWdVRjSj3Ti8vmeYNgm7d2wiH54Yo81F GI0QIgLHDMnQBuCWJb1ytOOrcehLVmUcJ6lholSvk6ANTrMcQsIYtLd5cW+PMoqiAi9fHrxzGodF ZyDeD5mSg6WiyMB8JD1pw8EmtcTSq8OerCsi/7egMtsl/kPjkCoK+fI9E0g4ru4PhXpc+Uqw/BcS EPwxDhE12Fsp9XdmQRBAEpVMc2NICNbAtd6o5g8QiqLyFiIDYQrahe0TslrpbMnntg7x2MfU/uf7 SsnKMdKsWT25sXuYRzm0cmYXvW7goD5p+jXWRISRuGmR92i/E+sH6nUKu3dqkmO7r8ahr1mVZ4xp Kw+UjZJh/ZtrA9Ne9u6hkZLePEnKR8XK664p24hCvH1kpNw54t1opCiqcPLlwdu7cRhaA/F+y5Rs 6g+fnZM/ffGqx/a/fHtJfvj4jPz+kzP6/2a5qVBlYN6VUGXInloRYml3rYgpZh0SemgcUkUhX75n AgnH1f2hUI8rXwmW/0ICgj/G4X8qpT5XSuE789/MwgDy/ymlDiulLpkFISFYA9d6o5o/QCiK8k9I jgKDLr/kKJZg2JWJqCrlo6vK8P4ttFGIzMRTR7XRhiLWLESEIZKpoH5KSn2JjK8mbx0Y6dEW9Omp cZKaWl9KVoqR89vuRTJe3D5EHikXmatx+CKStZSOlIwW3rMqYx3Fp0e0lisvZ58XIh07tGmo1zKM T6ih+45yREZGxsdr8xJJXqz2kSilavUakpZaX0dbmsenKKpw8uXBO4dx2MA0DoNrIN7vmZIhGIIt 27WRnn16yG+/f829/cCuldI0PV2eqBIvpSPipEmLFrJr27IcdXJTMDMw765VZazdNNxTq8obZh1S NNA4pIpCvnzPBBKOq/tDoR5XvhIs/4UEBH+MQxCvlPpMKfWWUqpagKMP0adUpdT7LtMQEY6hJ1gD 13qjmj9AKIryTzPHtJPKVePksstg80WvvZwl4zNb6kzJZarESOkqMXoKc6uWyTJvYns9PRn1MG25 QnSsNunMNuxCVCKiHueOv5ckBf3BNGpkQDbrQ5sW9dQGZomK0R4ZlXWSljIR8niFKNmz8kn3Pog0 XDK5kzYDkUkZdZDVuX3bhrJ7Rd8c7dM4pKjgypcHb68Rh0E2EJkp+Z5gHDZISZG2ndq7TcHtm5bI g2UjJbVlhmxev1A2r1soGW1b6wjwFctmerSRmwKdgXlPQsS0nKZhxPe7EiLrm/VI0UDjkCoKWffZ vP/BoijGFTIWv2ZlDf46O4uxv0IWY2Q0Nrc7QWbfzNehVKjHla8Ey38hAcFf4xCUU0pdd+2/TynV SilVmOVe/lkp1dNlRqLNHUqp/2dWChnBGrjWG9X8AUJRlH+6e2KM3D4ySj4/7VmWnz5+JTubMab6 Ykovpvea5SjDv+a+diHqEPUQFWhtQ3/Qrw+Oe89yDDPPzKLsTd7WbPz09FidDRrl+PfzM551OFWZ ooIrXx68vRqHEMzDABuIzJTsKRiHDVNTpV3nDvr1T5+dk1rJjaV2g8byzQevuOv9+OlZHYEYk1BX vv3w3nZfVNgMzLtqVk7ZUyviUA7TMCHi4901o/BXeuIQaBxSRSHrPpv3P1iEely98c0HkjVtipSO riGPV6oqExfO96jjq9749kNp0q6TtOnTT5uRZnlRyt43vL753V1p2LqDtOrVt0j6Gupx5SvB8l9I QCiMcQiQEXmmUupnVzt/UErtVUqNVUrhj65VlFKPuExB1IXw/9JKqQhXZOFkpdRFpdQ3rjY+VUqN cU1VLjqCNXCtN6r5A4SiKIqiqPCRLw/euRqHlgJgIAYiU/Lfvr8i6154Rg7teV6+/+i0rFw+U6ZO GS07tjwr//3VeY/6WBtw57bnZNbM8TJ92lhZu3qufHn7uEe9a+d3yPx5T8m0qWNk/Zpn5Ov3T/pV 5+dvLsrxAy/KrJnjtI7tX6O3mfV++uysbN24WPd907qF8t2Hp6RpixY64hDlH715WKrXS5aF8yd7 7Dtzxjh5uHyU3PFj/ceCZmDeWzPyoT21qrTdnRBxxogylN21qry9p3ZURXMfUrTQOKSKQtZ9Nu9/ sAj1uHp+93a9bE+nwUNl6baNcuDqWY86vgrmXO2UFpLSqau8+cNHHuVFKXvf8PrW9zQOvREs/4UE hMIahxZllVLPuaYXoz1v+sklc7slTH2G4fhfZuNFQrAGrvVGNX+AUBRFURQVPopPbpmtpIxVuSku Of26zUjKQ+kFNhADmSkZJlyDlDS91l+DlFSpHF9LatZvqBNDNW/dSj5775i77uVTW6VGvQZSsnKs 1GvcVGrUb6DXhkW03pWz29z1YM49VrGqVK1VT+o1aSolKlWVmJqJcuGVTQWq893dV6RLjy56HVcc F/16pFyUdOjaKYfJCMOvfpNm8nC5SKnTqIlE1qgjyc1SpEq1WtKxayf3VGUkSjGToXx395Q+b9T/ 05eeiVR8VW4ZmF+oFVtqd0LEjt0JEdf21Ir40TQLbbq8PyHmMfNek6KHxiFVFLLus3n/g0Wox9Wc F1bKw+WiZd/lUx5lBRXMuTqp6ZLauVuRmHF5yVvfbn33oTYQzbqhUKjHla8Ey38hASFQxqHFvyil OrlMxMt5GIVfu0zG40qpGUopzOhAJKJzCNbAtd6o5g8QiqIoiqLCR/eMvUDKNwMx0JmSYaSltMzQ GeXHjM3UU3r/9v1rcnDXSnm8YqwMGNJX1/v564uSkpEh8YnJ8s61vfK3H67IX7+7ImePrtcGYNbw Abre+zcOyBMR8TJlyhjdDky7t17fLdE160r7Lh11nQ/eyLuOZfQNzRog5aJryNF9q3U96NSR9VI+ pqYuQx1ETGKfiOq15eKpzfLrD1d0VOSgoX3lwbLR2njMLfHJl3eO6wQqZaKqy5mjgVkL0szAPDqx zh+9mIQ2VTm1JyESa/4Qh0LjkCoKWffZvP/Bwtdxtev8CRk7b45kTZ0ic9asklfff8OjDtYsfHbb Bhkxc4YMmzZVZq9eLmdvX9dlMMzmrX1emnbAH4WipNvQLHlqyUJ5/Yt3dfmNbz6QFw/slBEzp2ut 2b9TbzOPYVe2OZchLbr1lAsf3pQZK5/T/UMk47WvbnvUz6t/dvlyrvn11zQOERGJ81+yZb0ux2uY qGsP7dbXAGWZU6bIjFXL5NydGwU+Xn4K9bjylWD5LyQgBNo4tIO2YQYigjBSKRWllCqvlHpAKfWv rvUQA5lUJbAEa+Bab1TzBwhFURRFUeGje4ZeAOWeuuzNQEw/EpvccmYwMiXDOGzcvLlUr5ssP3x8 OkfZqNFDpFSVOLl765Cuh+nEZ49vyFHnv788L3UbNXGvJQgD8NHyMTJ6zFD5w+fn3PVOHnxRXt66 1Oc6779xQEpUipXJT4/Ur2EQQvj/pEkjdL8+e/eovPXabh1pOH/upBz9+uSdI1Khak3p0OVexKFd X9w+Lg1T0nSE5anDaz3KCysrA/OIunU9zMLdtar8siehyv5dtSM8okmJ86BxSBWFrPts3v9g4cu4 Gj9/njxasapE1EqWmk3S5PFKsVKlZn3Z+spBd53tp45I1XqN5fHKcVKzcZpUrd9YR6ZXSUiSHWeP 6Trdhw2X8vG1dWQ7ytO69pDLn7ytDb2MHr10lDnaiK3fREclotybaWcJ5lzdFq0lOrGh1GiUJlVq 1pO4pKa6/Qat28uZ29d86t9LZ48W6Fwv3L2Zb3/txqH1ulazdGnWMXvqcvZU5nRp0LqdJGW0lYiE JKnWoKk8UCZCYuo1kv1XThfoePkp1OPKV4Llv5CAEEzjMLwJ1sC13qjmDxCKoiiKosJHgZ2qnNta h+k5Iw2TMjoEyzjEVN0n+/f2KNu2cbH+QWWPxvv2w5Oya/syeWbuJBk1arCe4ousxJ27d9blMPcG DO6rIxhLR8RLt55dZeniafLhrYPuNv763eV86xzeu1r/6MP05UZpzXUfIfwfU5DxY+ny6a2yf+dK Xe/IvtU5+o5oyOatWuXIqmzXU0+NlJKVYuXiK5s9ygIhyzhMSkqTMXUTZVDdep+OSEycvrtmxSfM 50PibGgcUkUh6z6b9z9Y5Deujtw4LyUjqsnQKVPk1vcf6ei5/a+f0WZaWpfuus6Nr9/X5hcMvIPX zsmtH+7Kre/uyqaj+7QJ12P4cHd705Y/qz/HXz533L2te9YwKR1dU17Yt0MfA1p/ZK+UiUnQZWaf LMF8S2rZVh4sGyX9J0zQkXuIbFy1a6s8VjFWug7N1PWuf33Hp/4dvXEhz3O1phz70l8kQ7Ebh95e 676XidQRhNe+ek9HIWINSGzrO3Zsoa+PXaEeV74SLP+FBAQah7kRrIFrvVHNHyAURVHUPSEr9MHV /eTCtiEeZRTlBPny4J1vchTIq2EIeV/bEARjqjLMv2EjBnqU7d6+TE8lO30k2zhcuWymntYLwy06 IVFPA0ZikZiExByRfX/++qJs3bBIevbpIWWiqukfP4+Uj5annxqhDb386mQf+zltCPbo013mzJog M6aPc2vO7Al6jURMNUYbqHfmaM5ISPQFUZBtOnoahzjnRs2zE6dgarN53oWROVUZ9wr3zLyPJHyg cUgVhaz7bN7/YJHfuNr/2hl5pHyMPDlmjLz2efa0YmjdwV2yZOt6bdRd/+q2zF2zUjYd359j32tf 3pYajVJzrPM36/nl2jjcffEV/frIjQvyeKU4Gfr0U/o12rPWARw0aaKUqBIvx29d8ugXpCMO01pK teSmcuXTd3KU9RoxSpuAJ9+6ouvl1z+8hkmY17ni/0ffyL+/J968ok1A0yg0Xyc2byUxdRvl6DtM WHuffDlebtfHrlCPK18Jlv9CAgKNw9wI1sC13qjmDxCKoijqno6tGyCPlo+S9m0ayqenxnqU+6L1 83tIn27NZEDPFBnyZJoM7pMmvbs1kykj28hHJ8Z41A+FPjs9Ts5tGSJblvSSc1sH69dmHSo85MuD d57GoR+GoZ1AJkeBidYwNU06devkUfbsoql6StQ7V/fIm1d26anDiA5EwpQ/f31B18Hah4kNs6cq w6BDxOH/fHVB/x+mHLIdv3pik7Rqnx1RYSU/yavO1XPbdTQhMm6uXjHbo1/Wfvj/iQMvauMQ0ZHm eTVKTXP3y16GPm54cb4c3L3Ko21/lVtyFNwr8/6R8ILGIVUUsu6zef+DRX7jCpF5yICMSPFSEdWl Zc8+8tTiBV7NKqwzuHT7Rhkzd7b0GTVKT81FZHp6955u43DmqmU5jMPVe1/Sn+WI6ktMa6mn70L4 f4VqdXTdTcf2eRwLsqb7tus3wKNs/roX9PfKpmP3zMK8+odyGHL5nasv/d18IvuYplHo7TXWfLRn hMY5JaZluOut3rcj3+Pldn3sCvW48pVg+S8kIATDOESbSJLyD2ZBWBGsgWu9Uc0fIE7Qp6fHyu0j I+XdQyPl9tFR8vkZ337QfvLKWPnguO8/wr84M17uHB2lj3O3iH68O1EFvf647u8dzr6O+L9Zfr8L YxLXEePNLAsHfXZmnO6/Hg9HRurxYdax65NT4/R4QF3sa5b7q6K6jj07NdXTTR6vGC27lj/pUe6L ti7pKTPGtpWsvs3lkbJR+oGqT7emsmFBD/n0VOCuka9659BIbVwm1q8lg3qnSovm9aV31xS59FKm R91ACmPj9pHssXTnyCgdzWnW8Sbcc+xXkM8XtI19Pjg22qPMlO7X0dH6OB8eH6P7hzFsly/tFJV8 efD2ahwW0jA0iW2U/mh8csZzVjs1GrX6bdWqhfLLt5c9jK3cBIOtaXq6lImMl1uXd7m3//6TM9Io tbmeGgyTbs9Ly/SPL0T42fc/tOd5vRaTNVX5zLH1Elu7vk5oYq+3ad0C/cMM056RxCSvOq8cWit/ /OJVqVY3Weo2apojgzISpAwe2k9qN2iktyMRSnydJB1ZaJmZENZiRH9hiJrGIV7/8t1ljwzL/gjX Gtcc1952T5/DvTHvFwlPaBxSRSHrPpv3P1j4Mq6uf/2+LNiwRtr06SdPRFXXn7EPl4+RIU9Ncke/ TV32rDwRVUNHx1VOqK/X5Bs+Y5pUScA03x65GofPbt2gjbHWffrKqFkzZfj0aW6Nmj1TrzmICD6z T5C1bmDnQUM8ytAuIuc3HNlboP7lda4of277xnz7+8rbr+nr4s0o9PbanhHaXBvRl+Pldn3sCvW4 8pVg+S8kIBTGOESyk6bGNpiFy5RSPyul9iml/skoDx+CNXCtN6r5A6Qo9d6hkTJvQntp1DhRSkdU lTJVYqRsVKy0zkjWETv5RcQM7pMq/XukeGz3JvwAHTs0Q8pEVJXHK0TJjDFtPeo4UfgxfGL9QP3D 1iwrrPy5/psX9ZIGjRLlicrRUqpSjCQ3TJRNi3p61Asnvbp1iFzbleWx3V/165EqderV0ia1WZaf At2Xguju8TGyYmYXSW+eJOWjYvV4KFOlqjRtWk+WTu2sy8199q56UlJS6uvxgPrtWjfUEXtmPX9U mOvor/Beq167pj4u/tLboU1Dr+8DX7V3VV95oHQVqVqjRkjPw65PXhmn70u1WjXl8svZRuFbB0bo +9qkaV2v97WwurV/hEwb1VbqJ9fWn7kYG+WjY6VD20ay7dneHvVNvTivu96vIJ8tO5f1kVKVY7Q5 +vbBER7ldj07tZM0T6uvr83QJ5vLY+Wj5JHyUfJouUitR8pGSkRcvGT2bS5v7BnmsX9Ry5cHb6/G oYf8MwxNqianxcQnp2+z2m3Sqsuv2zav8DC5vMnKqgzDLiGpoaxaPku2bFgoaa1a6sXgsdYg6r17 da9UjK2pzTxEAe7atkwmThgu0TUS5fFKVSWjbWttyH1154TUqNdAImskyqIFT8veHSvk2cXTJKpG ojRp3lz+9OWr2vDLqw4iEHFMmJT4wYckJmtXz5Udm5dIryd76B9w06eNcZ/DlvUL5aGy0dKhaydd Z8miKRJdM9G99qI5HRkJWbBeIjIqF8Y8xDXGtbbdz224F+b9IeGN04zDuKSMnzDeXv/CM1ssVTyE e4t7jHtt3v9gYX2OmX2xhIjD61/dcWcGvvLZO7L5xAFp2r6z/kx++exRPZ0Zhhwi9E6/d1WvKYh9 Me22esOUHOaYaRxi+jCizGesWOpxbOuY5nZL9qzKZtmEBfPl4XJRcujqOZ1oxJf+ZU+7zv1cd547 JttPH/Gpv6YB6K9xuOmE/9fHLus+m/e/qAmW/0ICQmGMw1Yug3ClUur/uLb9P9c2tAk1NvYJH4I1 cK03qvkDpKh0bstg/eP84bKR0qtrU/1Dbt38HjJnfDv9Y1Yv0jowPddoI9THD/ueXZp6lHnTlkW9 9Adej85N9Y/Ss1sHe9RxopbN6CzloqrK+W1DPcoKI3+u/5q53eShcpGSllJfVszoIsund5aUlHp6 2/OzunocIxwEY6dCdKy8/FwfjzJ/5a/hFYy++Ko39g6X9BZJ+j3StnVDmT+pox4PiyZ31K/xA7hT u0Y5orD2reorpatU1ebQ8hmdtblYp26CVIqJlzNbCr8+oL/XsTB6sluKjB/aUl56rrf+yyqiDvc/ 38+jnq+aNbadPFg2Wnp3beZRVhjdPT5aXpjTTTYuzN9Yg6H2QOkomT2+XY7teM/ivuLz0NynMDr6 Yn+Jq1lDXztM1X5uWmc9lmaOaafHCsbY1FFtPPaz9NrLWXr/gvbtye4p2jh8pFyUrJzZxaPcLhip iLzE//H593CZSBnev4U8PaK1TBrWSgvjHZ+DaalJjos+9OXBOy/jMC4p/WggDEOT2KSMhvFJ6Set 43Ts2U+OHriX2MSbrCm9MNGWLJwiVRPqSqnKcZLepo2O/LPXPb5/jY5ALFGpqlSKS9BG3dljG2Tq lNFSvV6yzlSMeu9c2yv9BvaWClVr6EhGJDMZPmKQfPL2YXdbvtSBkPQkvU1rXQeJVOo2biprnp+r Iwbt9bAeY1LTFClZOVYnVFm8cLJ06t5Zr6FoRhwW1jjENcW1dd/TpPSTuPbm/SDFAwcah+9i3J24 9ZqHKUAVD+HeZn9XZLxr3v9gYX2emX2xhIi9yNrJOjGHffsz6xB1HqmNv1W7t+nvbUTq2es8v2e7 jkzPa6ryhY9u6XX+kBXZniEYCUCQ3ASZhu3Zke2CyVYvvY2eVrzv8in3drRZs3Fzvf4hjrvspU35 9g+vNx7bl+e5rju0Wydgya+/Z+9cD1jE4cWP3sz3eLldH7t8eX4pCoLlv5CAUBjjEEQrpa4rpT5X Su1WSk2wGYf440h5c4ewIVgD13qjmj9AikKYBla/QR0pFx2nzRKzHNPIBvdO08bgZiPi5ONXxsr0 0W31Dz2UY/qdub83wRhDFMnpjYM8ypysySNay2MVouW1nYGLQvPn+r9/bLQ2cZIaJurpgPa26ibV ljr1auspf2ZbTteLz3TX5unuFf5NSfUmRKj5Mx01GH3xRehv5w6N5cGyEbIyFwN41jgYYFHaCLO2 tWvTSCrHxsu13fciss5vHSIlK0Xrdf3MNgoqf6+jvzq5YVB2VN6OTB3pm5paT59z5/aNc/0DRn7q APOpbLSO7DXL/BFMVBi0MO/bt24gh9fkb2oO79dCv5dNk/HwC/2zkz90buKxj796Y89wiU+oIZHx 1eT4+oEe5R8eHy1dOzaWB8tEeP3s0WOxfWNtOuK9sPaZHh51vAljsEJ0nIwcmC5Nm9aVtNT6uUaK 3tw3XGKqV3N/tvXo1FRH2L5z2DOqe+yQ7Ei4zYt7eZQVpXx58PZuHAYmwjA/CpKBOXuNw1Rp36Wj Ntj++8vzevqvaczZ66P8x0/Pyt9+yDbkfv7mot721+/vRfZZaxd+/9Fp+ePnr3q042sdCH3B1Gkc A0lVzHJL6Afa+tMX2W1hurO3dnGeOO4fPjvnUZaXrEzJ7vuZlPEGrrV5/UnxwnnGYfohjL9Vu3Oa GlTxEe4t7jHutXn/g0Vccsa3OOalj9/26A8EE6xqvcZSqUY9mbBgnizfsUUmLV4glWvUk7rNW+kE I0hwUi62lja4EBm3dNtGGThhglSpUU8eqxQrjdt2dE9pnrHyOXm4bJTbOIRg6CHKvE5KhsxevVyW bF4rbZ/sr82+YdOmePTJEky2+hltdHuIHJy+/DmZv361JGW00RGGWB8Q9Q5dfTXf/sG8O3fnRp7n ighEX/ubvf5iC0np1FW/hlGY22tzjUNru2Uo+nK8vIR7q8dVcsa35v0vaoLlv5CAUFjjEPxOKVVP KTVLKXVGKXVSKbVBKVXdrBhWBGvgOsk4XDylk/4xtmRKJ48yS1d2ZEqDhol66qS1DcZURnqyPF4h Wp4e0Uaq1qiuf/SZ+9qFH4/PTe8izdOS9CLrfbo20yYIjDCUI1HB1iW9ZEJWS63tS3trc9K+P0xH RO3ghzCikZbN6KJ/wCOSZuey3to8Wzy5k/6RuWpWV/nQtX7ikRcH6MiVKSNay6lNnoYlph+vmddd JmS1knFDWsqSKR3l5p7h7nJrWjB+QCP6apMP0UW+yJ/r//rOLIlLqKGnH5p1MdUPkT52A8mbcC0P vdBfm6E43xfndXNfK0swig6s7i+Th2fXQZSjda8sYZ04RFsh6mrd/O76uuOeXtrhGZV5cftQbXaN GZwhz0zq4J6qCR1Y3U/atGygTYwuHRrrcQLDCAbLmrnd5cL2oToCae6E9u6pjzgmxgvuK/o3Z0I7 fQz7MTct7CULn+4oH5/MHke+9NdbXyzjI69zCIR2rXhSR4ENH5DuUWYJ69PhvYd7h9e4TtuW9PKY SorIrNia1XWUotmGqfzOK7fr+MHx0bJ6dje9H8rfOZht+OB+YXzifbxvVf6GmilErA3r18L9+oU5 XbWxVrJitBx5sb9H/fyEdQXxGYUIOJiSZnlB9NaBkTpir1nTutKrS1P9PvrMBzMTyV0w9Rx/yTYj WY+vGygPlY2Q+g0SA2b6I/kLHiARYWiWWcIfb+on1/EYOxDuZ2RcvMwY004nqPE14nDR5E768x3T 5DGWcM2P5zJlHp/xGKMwEPEa3yFYogHTq826WOMSYwCRt2ZZUargxmFoDEMTXzIwW8ahtyQiVLaY Kfn+xnnGYcYgjMOBE/M3CqjwFO5ttnGYMci8/8HC+mPTkRsXPfpj6eC1c9Jx4CApWzVBnoisppNy 9BoxUq/lZ9V5cf/LOmEHlrooH1db0rr20IlJMqdMkZh6jeTM7eu63ry1z0uFuNo5IgQhmHyN2nTQ 7SOCsEbjNJn5/HJtsJn9sQSTrUm7TtI9M0smL10sEbWS9PEbtGon64/syVHX1/75cq6+9NfqG9ZK xGsYp7m9NiMOvW3P73h5CffWZUjfNO9/URMs/4UEhEAYh8WTYA1cpxiHMBwwJbJSTJz7h5s3IcLH XBgf0ymRqRTrkGFdLkxn69Ep72gZRM/17ZEiFWNi9Q9ARMO0zEjWiRyu7srS63zhB2d8zRr6xySM G/zQvrE3u2/oA6Lz4hJqStXq1bR5Vq9BHXl9V5aOvmvUuK4uRwQL9och171jE5k+pq1UrhontRJr SYlK2esB2n+4I9oHx0RZ7boJul84NiJ1YDiizlPDW+t1vrA9tmYN/do8v4LK3+v/+ensaCe7qQrB 6ENkFvoHA9VsxxLMP0SHPuQ6R6wjh/PCtOjrLsMRay5269jEfR2q1a4pD5eN0JGOpzfdm1revVNT qVW3ljayqsTG6/8/UiFaSkfEalPAqrd6Tld5onKMPtfEJKy1Fqun1r4wt5suhzmH/TEuoqtVk349 U/X16dmlmUTGoY8J+p5inGHqLcYL7jcMjRq1a0qNOjXl4TIROsLObpSgf9HVq+vEHvn217Xem9kX jFncA/Q1r3MIhBAdiGuO95VZZhcMvPwi72C6oi1vBrNd+d0bKLfriGiyCPcYipTGTepq4x7vwZp1 akrZyKr6PZ2XMW7q1MZBuj27CYzjYv1PRB327Jz3Hyi8CVOccT+r4hxsUboFEaIfJ2a1koaNE/V6 rifXD8r3HtiFz8ns6cGeEX5nNg/W6/lFxMZrk9Pct6BCwimYkNUSauY5vRz9Nz9HoLNbBkvlmHh9 32D84g8mvhiH+AzC53hygzrabL+0I1P/ISPLZgLbhXUL27Zq4H6dV8Qh/lCE9Q+PrvVuQhaVfDcO i8YwtJNfBmZE6SU3S5U2HTt4rAV4v4uZkglwmnEY36h5SWtMvnTmmIc5QIW3cE/dnzmNmpc073+w iEtK34JjLtq0waNPdllr/mHq7Oufv+tRDsH0uvTxW3Ll03fkliuK7sY3H+htVsQhXl/+5G13uV0w wVCG+khSYpZ702ufvSvXvspesxD9wr65mWm+9A/y5Vyh/PqLvl394j2fX+e3Pb/j5SbcW5dxuMW8 /0VNsPwXEhBoHOZGsAauU4zDtw+OlIi4apLSrF6BpyHiByciaPB//KiHqZOfcWjpmUnt9VTlo2uz zZFPTo6VlunJOinIliW9tMEIo2ztM93l0fLRerqcrndqnP7RjogsTJvDD1NMt0NdbSqUiZTJw9vo H8J6iq82YaK1sXTWtc7bmc2DpGxUnHRsm93mxyfHaAMKCRPObR2iM9HiWuxZ8aQ2pfr1vJfwBdGI 2HZuq2c0nV04PqJ1dISWlx/llgpz/b1p1awu+hpMyGzlUWYXIggxXRLRex+dHKONSKw7iYyzg/tk T2vFD/0HS0fq6CFcI/Tv4Av9dH/rJdVxRx7CgISZg7XJcD4YFzC9kHwhvXmyrgPjolpCDenQrqGO pkIdJDlo2LiuxCckuE1OGFgwmXbYDEe0i/Zh/n52OjuKDtsxpbNk5aqyd2VfvR1jAWtlRlWrLs2a 1XNHCGJMYmxa5kl+/bX2M/sCc9uXc/Amy3ScNqpNnqYQrjH6HhVfze8EPFZUb5cOjfRYRcQkInnN epbyOy/LZMvtOiIy0Mq2jPGE8VcxJk52reib3dbeETpBRt36vk+fx9qGw/o399i+ajaiDiN11GFB k77ovpWNll5dfFtOwa6L24foNfdghmH67YXt/q0ZeefoaP1ZBOPQnAIPkxTLIJSLjNXJUsx9Lfn6 2XJ11zBtomNtQLMsP+H9junXGS2S9Gv0Fe8FX4xDRBY+Wi5K5timgyMJC9baxNRpe12Ym/WS6+So i3VyMb1oxIB0jzUOH6uAz6yca0M6Qb4Yh0VtGJrkloH5z19dlPVrnpGXNi1hxKFLzJRM7DjNOARx yRlPYVw279rvV3s0EhXewr1M7z5Af+7gHpv3PZjEJWd0xnG7Dxvj0S+qeKjHsLHZxmFyRmfz/hc1 wfJfSECgcZgbwRq4TjEOEeVWNjI7c68ZOfPSc3309E/rhxsibRbl8mO1oMYhIpJgHFpTBmECIDIK 0xrNujAQkGHz3JYhuo9JDero6DK7CQHjENtjqlfPYeBgGiuiDp+Z2MG9DVFsmCpdL7m2Nhdhqiyd 1kn2GBFAaL9WYoKOCLSuzdPDs9c4RBSN2U+70IeYmjW18jKUAnX9Iaz7VbJSjDZQ8zKntIlXu6Y0 b56kr4W1Hf/HdNDtS3tp4whrlMF0MvfHvYN5Y2VjRYIbGFSYmmqvhx/6mBoKow8mWJW4eB3lhymI 1nFx37FGHKa74jWMCRgUmK5rtYP2S1SM1tOzrW0wxzCtHNmmzf51aNswh8FlGl759deKqDP7AjPH l3PwJvQ3o0UDeaR8jJw3jmsX7m29BrWlWi3PrL84Dt4f1niAMIXUvNcYt+3bZGftRQRb48Z1va5v Zynf87KMWuM6IhL0kXKR8uq2eyYa/o/ItIG9shNdWBrUJ03KRFbNM6rWEiLdatVN8Lg/kF4PNLmO NizNY+Qna33DueN9W98Q78fTmwfrqf94T+F6I1GIWa8gun10tI6khHG4Z2XOz5vLL2XqtQQR+flm Hsahr58tMDtxf7ytO4tpyeOG5vxsQXIlyzRHspRKVeN1VnG8xhRhX43D0YPSdcQgIoKtbfpzuHSE Xk7CXheRy4jsfWXDvfGpDeky2ZmUrazKEL4f8Pk2c2w7bWyaxy1K+WIcOpXCZGC+H8RMycTEicYh iE9OP4sxOnHBIg+DgApP4V66PnfOmvc72NRo1uz/xCdl/Izj7zhz3KNvVHgL91SPraSMn3Gvzftf 1ATLfyEBgcZhbgRr4DrFOIRpgCm8qSmeEW/I4vtg6QjbD7coPV0UEUpmOwU1DrFGld04RFZg/LC0 T221hLXUUIaIOLyG4YfIMLvplT2FubY0a1ZXR59Z22H6mIv6wxCAGaiNQ5sJh2uBhBhYN25Qr1Q9 ZROmI9a6s0y9p4a3yjYOX8rbOPQ1KihQ1/+F2V31NGuswXh9T95rG6LvMM5gSppllqxEDfMmepos WB8S1xRJcfAaUwv1FFZj+mfPTk1zGE2ThrfS1xP3vXlafR31iCmp9n3cZt1ym3HYqYk2hGG6mH1B 1OPWJT11JN+w/i20SQaDISExIXfjsFOTPPvrYRza+uLLOXiTrxGHMLIx1RdTw82Iw6XIXF46wm2o wFzBlHvTYMOxdITo6XE6+gvT1uNq1szTtPPlvDyvY1OJiI/P0U8Y6jC/rLUXLQ3pm5brunWmBvZO 1dOAze2WYD7h3MtUidHGnlnuTe71DfGZk4eJatell4bq6NoadRK8ronqjzBeMX3bm3HonqocX83r NF1Lvn62wGjHZ4K3iMO+3VPcny24JjBiGzSqq8fOkbUDpFxUrKyefS8xDyIOsQwAIsDNtuzC8gb4 jIqIi3eb3FjSAX/8wTIHmNZu/5ybO76DXloCkYfWNhj7iDzHuMZYgzmK9yrWecW05uyI6tw/u4pC 4WwcWviTgbk4i5mSSW441TiMrZ9ezRqvNA/DX/dMwwzBvTXvdyiIS0p/Gsfvljnao39UeAv3FPcW 99i8704gWP4LCQg0DnMjWAPXKcahXhMvpb6O+jCjXO6eGKtNARg2tw6M0Nl6sV6WZazYVVjjEK+z p+95Zva0olWsH63aOLRFAUIwAL1t9xYpk8M4dP2IRUQi1nRDZBvMEKy5hR+nkfHxegp1QY1DX1XY 6w/zFOvXYUpxm5YNddIG8ximMGUbP+IRPWmWWcpO0BGhE8SYZee3ZUcyWft3dxlK5riwjCZrO/q6 eXFvvS6mXuOyTKSOXMSUWssM9WbWme1Ywvp9lavGa6MKa/MhinTs0Ay9hpw9Ys/T8PLenrndW198 OYfCqn/PFG3MmsYdTCLLRMG5IBoUBjAMLrMNu3SEaJlI2bLYM/mFpTzPK5/raI+MxPsC7w+8T+zt +2ocYrouIiXNc7cLJmCdurW02TWot2fUIc7FXI9136q++nwQyWhFUOYnLMOAdQgxFTsltZ7MGd8u 3/7np09eyZ6Kjr6YyVGwbh9Mb3wu+TqlOy/hPJFdHVOjzWjYD46PcX+2IDIQ9zG5YaI2nFu3bCBP VKkqowdn6KUZEI2IdWLRt3atG8q00W3l7UOe3wEQEkahHiIOIRiQEKKXS1eJ0UYlki1Z9fE5O+TJ nFPSreQo5uchhDUikxokSlS1avK2l/KiUnEwDi0KkoG5OIqZkkl+ONU4BHH1M0ZZYze9+wCueRiG wj3DvbPuI+6peZ9DRXx8/O+qNWh5F/0YO2++R1+p8BTuJe6pvrfx8chu6ziC5b+QgEDjMDeCNXCd YhxCyHr5QJkoWTYj5zQyu/BDHNFsSCBiGi5QYY1DrGuIH9PIzmrWRWQNTCwkN8Brbwahv8YhXiMC 6fEKMdK+dUMdrWetB4cf0Ql1ck5VDrRxCPl7/WGQ6KjEMlEysHeaz4YIsi0/USVGBniZ6gkzA5ly kfQBP/K9TR1HRmvcD0xjxWtfjUNcV+s6vn90tD4GTAJEECHiFNu9mXVmOxAS8yAyC1GhMDJhKFht t89vqrKX9rxtN/uCaZy+nENhte3Z7On1Y4bk/fkAkw9T+JH9GKbic9M7y64VOc0oCO8pa01QswzK 77xWujJ5W/c5r+tYWOMQmaQHeDEDTWHs4RohWdGZLfeiDj99Zaxei7Bps7py2JZ5ecbYttnrG3Yt eFIVGIgnNwzUUZAYb5OGtZQbe/OO6s1L/Xqk6PesOc1+7/N99Tlh7U5zH38F0w/3cPPC7Ghtb8Ia sZg+DeMQBiOmleP/WHsQf6zAv0hChfc8ImGRfMk+DdkuRDfCxEeG8g9PjNZjBcI6qrtXZv8xwvrc wVjA+MEfhuxt5JVVGWO0VUYDnWwltz4UhYqTcWjhSwbm4iRmSia+4mTjECA6rXqjVuetsYyMvKt2 75ATt16T17+47WEiUEUr3BPcG9wjK3syhHtYVJGGduKTWtSx+kTzMPxlmYZaSS3qmPfbKQTLfyEB IRjGIQzsh82NYUewBq6TjENEMTVslKh/rL28zNN4gLDWFRI24Aekt8iqwhqHWDQfUXctmidpE8jd 7pGR2jBDJlREGsHk8GYQFsY4hKFiN0gsYc3AB8pE5JiqjB/iWKD/ysuBMw79vf6IgMIP8ckj2njU z0swHJHJGsablUEZQj8S69eWtLQk/WMf034R/QWTzqqD648f9ojMxNRKbPNmINm3434iKg5TGOfZ kiBAyNYKU8uaEr1mbrZZZ08c4a19jBvsZ5prpzcO0mYSpoNayVv8NQ4xtdjeF0yd9OUcCit9jTs3 kQfLRugkJ/bxbAnRWI2bZmeUhkkD4w8Zjusm18kxdRjbMX5xTewZiu3K77xgbON1sI3DS9szdSQZ DNjTGwfLiXUDvQrRiDC4EcUGA25o33sRa0hy82iFaL3dMss+OjFWXyuYcvakO/4I4wvJgxo1StTR rVhH0KyTnzYv6qn7MttYaxGRofgcet7LH0/8Fd67NTB1OL6aHF6T/YcXU8fXDtCZrzFlGJ+jSJSk k1O5hDq4bngvIGEQXnsbkxiHmDoPQ9ssg2BuYxo+IloRLQjDENPHzSn0eWVVxr1H9vMmzermOU07 1CqOxiHILwNzcRAzJZOC4nTj0MJKmEKFn0KdCCU/Yuu37Gr1DVNcueZh+An3zJqeDOGemvfZSQTL fyEB4e8CbBxGKKU+UEr9pJSKNAvDimAN3Pik9B/xxn3vSOGnpAVCiFpq0BDZiiN01Aii/NbN7yHz J3WUXl2aSolKMfqH4+DeqXq6nbk/zAP8CPTVOET7WDPLMg6h7OnKkTqiZfmMzto0adK0rp62aUVz 4Ydt3aRakm4k9shtu2UcwpCytqEc9VAf/4dxgh+qWAtuwVMdtMk4vF8LvU4XTJAUrD/oahPmEKID YVjBpDDPy18V5PqjPoxEJFUpU6Wq7gvMQ3uiA0wn9PbD29KB1f30OmJ169eSpdM6y/OzumrT9vGK MbLdlfQEZgGSEdSsk6DvDeq0b9tImxsTh92LRMQ9tycVMbcjgg33B2vnYc21MYMz9LktntxRr0UI U8MyYrHGJUwVZNW1IkxhWJntwxzDvmUiYmXa6Dayfn5Pfd6Yyo1jYE1EZEy298NueJntedtu7wum V354Yoy0SEvK9xwCIZjk7ds00uMhvXl9bRLjeEumdJLBvdOkQhSmE0dIq5bJ7gQZuD94r+A9g/cP 3jNIeIJzmJNHJloYa3neG1ciIF+uI8xJREFiHNqPMahPqh5vpklk15hBGXr6MabBP1Q2wia8zil8 duDa4L0I08ta5xHGHt6zyHyMZQDw/p44DFF3UTrJiZX8o7CCEY7PCGRZHjWwYAYiPj9xXxC9aF0P 3G/88QCZrO1/OAmEcE2Q5AnXFRmLsfwA7jGyTCNbPe4XysYOTffY15K3z1FTs8a10/djy6Lcp8Rj HONePDe1swzr11wvr2DW0VmVy0TqyFErqzL+xfqGlWPi9RjH+93cr6iE73D9IJ6U/qP5PV9cyC0D M7INm0ZcuIiZkom/hItxCOIbNS8Zl5QxKC4p/VBcUsa7cUkZP5kmFVW0wj3Jvjf6Hg3CPTPvoxPI jjzMnrYMISPvok0b5MiNi3Lp47c9jCqqaIV7gnuDe4TM2NZ909OTHRxpaBEs/4UEhEAah2jrqKs9 aLNZIawI1sCNT8rQi5Avn3NvOl1RC8YIEg80T62vM6Ai+QDW/cOacaMHZegsq3ZTzi6YCZjWNqBn 7kkN7IIpWDE6Vv+otW/H9D1EGD5ROVofPy21nry09F4UHgwoGIsd2zbyiDj0th1rlMEURBZRaxvK UQ/1rYial5b21hE3j1eMkgrRsToiD8kLYKQgyg8RkaiHf1GGNQLRRqCMCKgg13/VrK46ugfGIX74 27OPPlQmQipEVdURQOYx7Dq0pp82MLD2GNpCNBCmIdvrYG04ex1cI0Rm2s8b9xz33r7WnbftiH4a 8mSansqI9hCBBpP0lY33DFhMt4ZR91j5KJ0lG/tiHTtv7cO4hQEMwwvmEfqP8fPstE76HlrGrtUP GJje+pVbf+19wT1ABCMi5vI7h0AJBtOGhT31FHpE12E8IOMuoinRB0xLNtfyQxRX06b19PsHwpTT dfNzN3ss+XJvfLmOMMCR7GfmmJxGJTLtIjrR27p1ENb069S+kZ4Wm9QQSnTJeu2p5IZ19GdFYnJt We76wwLeH+OHtpRmKfW18YQ19LDeJaIpzWsVCMEsRgZi/HEBCZXObM59bUa7MI5g2mFcIYIR66i2 zEjKd71Kf4V1MRc81VGbyjBw9WdLRHYGdixHgOzG3qIILXn7HLUL0X+I4q6dmJBn8h8Yy/iDDJKk IJHVksmdPOoM6ZOm33P2zzVEp6PPWGPRyubuFC2f40qgkZRx0vyeL24UlwzMzJRMCkM4GYf3KdYP UBJgsB6eTpjiyrZMhZGSMn7W986haxqaBMt/IQEhkMbhv7giDa3P7ZVKqX8wK4UNwRq4cUkZ0/FG 7tAlexqgk/TZmXE6ikgvnn9klNtcy0v40Yl9sOi+WeZNVqKHz7z8WMUPfCsJhBXpZ9edI6O8rufn bTv6jrZM0wD1UD9H3VdcyUiO3OsX+olt9n646x0dleePbX/ly/XHmmE4r9yE/TDl0NzPFM4LdXEs b8fJrjNWT4/WdbyYL7jn3q5FrtuPjXZfP29GNPpknQfKc2sHsu6vvf/mPTf3N1+7++Vlu9kXd918 ziGQQvsYqzge+oF7b9axyzp/b+M+P+V1Xub1MV9DGHMYT/YsuRCMQYwhs817+43TdRD9WFAhQg+J hKy2cM9ghK17pruOGn03j8jbQAlmGaJy8QcRsyw3YT3Go2v7y/pneuj+hmLqrf29jH/x2qzjTeZ7 yhTuH8rNz19TGCswmq2x7O3z3UrcYn6mYb/Pz3jWL2rhOxzf5fhON7/niyvhmoGZmZJJIKBx6Hho HAaZ+Ebt/j0uOaNzXFL6lrik9JtxyRnfehhVVJFK35OkjDdc96gL7pl5H51MsPwXEhAs4/A3s8AP YBxan9l4jsb6ieFLMAduXFLGFby58cMDUQtOmbZMURRFUZR34bsaswXcpmFyxhXz+/1+IFwyMDNT MgkkNA4dD41DkhccH2FAMP0XUmgCaRwiuvC4UupnpdRDZqGP/KNSapxSqoJZEHKCOXCRLQs/OMy/ ElAURVEU5XzhD4BOyHxZlDg1AzMzJZNgQOPQ8dAYInnB8REGBNN/IYUmkMYhaOpq74xSqrGfU5V3 KqW+VUoV7TrVoRi4etoy1jx0JUyhKIqiKMqhwnd1UsbJ+2l6cn44KQMzMyWTYELj0PHQGCJ5wfER BoTCfyF+E2jjEEbhbNt7EwZiL6VUQZ7ZariiFlebBSGFA5cQQgghJH+KMgMzMyWTUEDj0PHQGCJ5 wfERBtB/cTSBNg4BkvbMcpl/1nv0M6XUXKVUJdcx8wLTld9WSn1aQMMxsHDgEkIIIYT4TqgzMDNT MgkVNA4dD40hkhccH2EA/RdHEwzj0CJSKbXRMBCh/Uqpnkqp/zB3cAHj8R1X3f80C0MGBy4hhBBC SMEJdgZmZkomoYbGoeOhMUTyguMjDKD/4miCaRwCtF9FKfWMK+rQbiD+pJTap5Qa4FrP0MrCjOnO iDhEHUQoFg0cuIQQQggh/hPoDMzMlEyKChqHjofGEMkLjo8wgP6Lowm2cWjnfyul+roSn9gNREuI MlyqlOqhlPrAtS3CbCRkcOASQgghhBSewmZgZqZkUtTQOHQ8NIZIXnB8hAH0XxxNKI1DgONdcR1z t80gzE2Y7lw0cOASQgghhAQGfzIwM1MycQo0Dh0PjSGSFxwfYQD9F0dTlMZhoms9wyhXJubjXtZD pHFICCGEEFJc8CUDMzMlE6dB49Dx0BgiecHxEQbQf3E0RWkc1jHKsMbhvyql0m3rIcJULBo4cAkh hBBCgkNuGZiZKZk4ERqHjofGEMkLjo8wgP6LoylK4xARh974R1tyFEYcEkIIIYQUV5ANuXyPtM8t U6ZitxbMlEwcB41Dx0NjiOQFx0cYQP/F0YTaOMSSNNdyiTi0sBuH0WZhyODAJYQQQggJPnZTpkL3 5t8zUzJxGjQOHQ+NIZIXHB9hAP0XRxNq4/C/bO/b3IxDrHtI45AQQggh5H6ApgxxOhyjjofGEMkL jo8wgP6Lowm1cYh1DF/KxzhExKGVbTnCLAwZHLiEEEIIIcGHpgxxOhyjjofGEMkLjo8wgP6Lowm1 cQj+XSk1XSn1mFng4p9tyVFoHBJCCCGEFGdoyhCnwzHqeGgMkbzg+AgD6L84mqIwDvMC/amvlPrZ 1a9SZoWQwYFLCCGEEBJ8aMoQp8Mx6nhoDJG84PgIA+i/OJpAGIeYfhwoME35nO29XdKsEDI4cAkh hBBCgg9NGeJ0OEYdD40hkhccH2EA/RdHU1jjMFUpNdbcWEgyXX36yZVMpWjgwCWEEEIICT40ZYjT 4Rh1PDSGSF5wfIQB9F8cTWGNww5KqW3mxkKCrMowI4cHOJqxYHDgEkIIIYQEH5oyxOlwjDoeGkMk Lzg+wgD6L44mEMbhNy6jL85l+uXHP5gbHAkHLiGEEEJI8KEpQ5wOx6jjoTFE8oLjIwyg/+JoAmEc Wu9DCNOL9yilxiilquZiJI5XSlUyNzoODlxCCCGEkOBTKjN1h82UmWuWE1LU0Dh0PDSGSF5wfIQB 9F8cTWGNw45KqdNKqSlKqQu2bMiWPvFiJO5SSjU1G3IcHLiEEEIIIcGnVFbK65YpUyIrtb9ZTkhR Q+PQ8dAYInnB8REG0H9xNIU1Du1rHKKtf1ZKNcvDSEREIrahjrPhwCWEEOJ0JESYxyUkUJQY1jTC ZshIicyUxmYdQooaGoeOh8YQyQuOjzCA/oujCaRxaJKXkUjjkBBCCCkspsEXLMzjEhIoSmWl3rQZ Mu+b5YQ4ARqHjofGEMkLjo8wgP6LoymscdheKbXb3JgLlpF4lcYhIYQQEgBMgy9YmMclJBCUykqd Zo82LJWZOtysQ4gToHHoeGgMkbzg+AgD6L84msIah/WVUneUUn9vFuTBEa5xSAghhAQA0+ALFuZx CSkMjw9vUa5kVsouu2lYMjPlgpo8uSAPlISEDBqHRUqsUqqCudHAF2MIbaAtUrzg+Cgm0H9xNIU1 Dv9JKfW1UqqyWZAHe2kcEkIIIQHANPiChXlcQvyh5LCUBiWzUl8saY8yhGmYlfJOicHpj5r1CXEK NA6LHESerMzDIMrLGMI+2BdtkOIJx0cxgP6LoymscQgWK6VuKaX+zSzIhVM0DgkhhJAAYBp8wcI8 LiH5UWpQ6sNPZKXWLDW02bCSmanbSmalfJRjWvI9nSgxrEWEuT8hToLGYZHTxGb+vODFIPJmDKEO 6lplaIMUTzg+igH0XxxNIIzDh5RSbymlTiqlHjQLDX7nilCsZRY4Dg5cQoi/IEtoiaHNmjyRldKh ZGZqn5LDUoeWzEodXSordWKpoanTSmamziqVlTq3ZGbqgpJZqYtLZaY8WyordWnJrJRlJTNTl5fM Sl1RMjNlJVQqKwU/VijKq/745/+WP/z5v+U3w+j79ddf5cf//qP85a+/uLf99ttv8tP//El++NMf cmy389df/ya//+8/yu+NOuZxKQoqmZm6pmRmypaSWam7SmalHC6ZmXqqVGbKnZJZqT97MQhzqGRW yi+lspoNMz8/CXEirjFP47BoQUSYZfJA9ggzuzFkRZDZ6zKarPjD8RHm0H9xNIEwDkEVpdRPLs1R SlVVSv2jUecfXNGJMA7/3ShzHhy4hBA7MAJLZab0ykslh6YMLpWV+kfzB3JuMqfrUVRBtfDQJkmY 0kM++vaLHAbgoRuvSo2nu8mtT+7o13e/+VyGbZwvcZM6S+yEjpLyzBA5eP1cjn2u3n1Hui6fKPET O0vcxE6SMm+I7Lh8XJeZx6Uo/5VyvlRWs4EPDGrn61QVQoocGoeOwB5VZhpE3v5vF6PJij8cH2EO /RdHEyjjEGAt0fdt7z+YiIeVUiuUUmtdSVSwfYS5oyPhwCWEmJTMTDni+SOYoopOr3/4tpQe3lzW n9ufwwTs+8J0yVgwTEcefvnjd9Jw1gBJnNpLXr58Qi7euSljti6WssNbuI3Br376XupO7y3dVkyS c+9ek0t3bsrgdbPl4cGN5MSblz2OS1EF0FulslJeKDk05UlEY5ufq4SEAzQOHYMZVeaLGE12/8Dx EcbQf3E0gTQOAaYqz1VKfeLlPfmjUmqkK/LQ+XDgEkJMdNSh549iv1QyM/V0yazUzaUyUzaUzEpZ VzIzZW3JzJQ1pbJSV5fK1HreLS9TBCkK+uvf/iatFo2UjkvHya+//apNwI+/+0Kix3eQNaf26Ndz 9q2ViqNaytuff5jDXMzcME/qTe8jf/7lZ7n0/k1MHZW9V0+7y//w5z/Ji2f2ys1PbmPMehybolzL KywomZkyo2RW6qRSmSkjS2amdn1iaLP6JUe2KK0m1zennxASlrjGvPUdTuOw6MgtqiwvMZrs/oHj I4yh/+JoAm0cWvyzUipDKTVWKZWllOqglPoPs5Kj4cAlhHgjEFGHaMNslxB/gMG35vQeqTSqlbzz +V1t+G04d0Cix7VzT19us3iUNJzVX6588JaejowoxVufvi+z970oTwxL08bgD3/6SZJmPCkVRrWU 0VsWy/ZLx+Tz33/rNhHN4xJCyP0EjUNHUZCoMj5v3X9wfIQp9F8cTWGNQ/wh+e/NjcUCDlxCiDcC EXWINsx2CfEHmHp3v/1cIse2lWXHX9ImX8elY6XvC9P0/5HgpMX8LCk7ooVUf6qrVJvUxa04rGU4 qZOcv31D133ni7uSteEZiRjbFmNUSg9rLn1WT5G7337B70JCyH0NjUNHYUWV4QesaQRZssr4vHX/ wfERptB/cTSFNQ4XKqUuKqWmK6WaKaX+d7ExEjlwCSG5UZioQ0YbkkBiRQT2WzNdRxbe/OSORI1t J/uvndXbkSW55cLheirzj//9B50xGVmV8e+3f/y9fPb91/LzX3+Rv/3tb9pkzM68/Ec5/94Nmb57 tZQZ3kJ6rZrM70JCyH0NjUPH4UtUGZ+37l84PsIQ+i+OprDG4T8ppc652vhYKfWWUirerBSWcOAS QnKjMFGHjDYkgcQyDmEUVp3QUTLXz5WkGX3l+z/+ZBVpA7DKmDby3pcfubcBTFVuPHuAfPfHH+X4 rUtSb1ofeePj2+5ymIjdV0ySetOf5HchIeS+hsah48grqozRZITjIwyh/+JoCmscIpMysiXjXyQ9 gZH4/7nKEHmYoJSaopQap5QqE1bRiBy4hJC88CfqkNGGJNBYJh/WKEye2U8eHtRIpu5a5Tb/ANY6 rDO1p9Sd1lt2XD4hV95/U2bseUEez2wmT7+8Qtf59PuvpebT3aTpnEFy8Po5vQ7iosObpMLIDFly dAu/Cwkh9zU0Dh1JXlFlfN4iHB9hBv0XR1NY4xDfm0h+4o3BXt6jK5VS/2ZWdCQcuISQvPAn6rDE MEYbksBiNwgRWVgis5lcev+WfbPm/a8+kSHr5kj8pM4SO6Gj1J/+pKw8+bLOqGxx4+PbOsIQkYtx EztJ8oy+svqVXXoKs3lcQgi5n6Bx6Ei8RZUxmoxYcHyEGfRfHE1hjEPse0wpVd8scGVQ/sbV9kml VHul1BCl1C2l1Auu6ERnw4FLCMmPgkQdMtqQBAO7OTh550pJeyZTfv7lL/bNbn797Vf56X/+pNc4 /B+bYWgHayL+6FoH0V7HPC4hhNxP0Dh0LN6iyvi8RSw4PsII+i+OprDG4WmlVJJZoJRKsb03K9u2 /5dranNt2zZnwoFLCMkPRBCaBmFueoLRhiQI/O3XX+V//vJnefOz93Wm5BdP781hBAYK87iEEHI/ QePQsVhRZXbxeYtYcHyEEfRfHE1hjEMwTCm11cvahVjXEO1+qpT6nVHWXSn1rLHNeXDgEkJ8wZeo Q0YbkmDx5Y/fSeM5A+WJ4WnS/rmx8tOf/2R6fgHBPC4hhNxP0Dh0NPaoMj5vEROOjzCB/oujKaxx +H9c5uAKV2IU8KBS6jNXu94MQiRM2W1udBwcuIQQX/Al6pDRhiRY/PmXv/yw6uTLPyw6vOmHr37/ 3Q/Ik/Lbb78FXOZxCSHkfoLGoaOxR5XxeYuYcHyECfRfHE9hjENQ1WUe/qSUuub6F23+rJSqZVZW So1RSi02NzoODlxCiK/kFXXIaEMSTETk/4ZC5nEJIeR+gsah48GzFp+3SG5wfIQB9F8cT2GNQ/CQ Umqea/1CGIZvKqVSXRGNSJTyiFLqCaVUpstYrGQ24Dg4cAkhvoKIQtMwZLQhIYQQUjxwsnEY26BF dFxS+tK4pPTz8UkZP8cnZwhFUZRWUsbP+GzAZwQ+K8zPDydB/8XxBMI4tPhfrinL9qzJ1ZVSV20R wkioginOzoYDlxBSELxFHTLakBBCCAl/nGocxiVljPQwCiiKonIRPjPMzxGnQP/F8ViGXjCBkVhW KdVRKYXv2tlmBcfBgUsIKQjeog4ZbUgIIYSEP040Du2m4dh582XXhVfk2ld35O0fP6EoitLCZwI+ G/AZ4XTzkP6L4ymMcYhlj/7F3OgD9ohEZ8KBSwgpKCUzU4/eizZMPWqWE0IIIST8cJpxiCmHlgkw ZekyD7OAoijKFD4rrM8NJ05bpv/ieApjHD6jlPpEKbVXKTUQX2NKqd+ZlcISDlxCSEGxRx0y2pAQ QggpHjjNOMR6ZVakoWkOUBRF5SYr8hCfIebnSlFD/8XxFMY4xJqGZ10JTw4ppY4rpaLMSmEJBy4h xB+wriHXNiSEEEKKDw40Ds/jxz+mIJrGAEVRVG7CZ4bLODxvfq4UNfRfHE9hjMParkzKFWzb/tH1 77+6ohC3K6XWK6Va2cqcDwcuIcQfEGnIaENCCCGk+OA049DKnsw1DSmKKojwmaGnKydl/Gx+rhQ1 9F8cT2GMw+eVUv3MjUqpv1NKzbO1bQnG9kNmZUcSioEbl5QxPT4p42R8UvqP1noDFEVRFEU5UPiu Tso4ie9u8/ucEFK8KZWZssFtHGamLDHLQ431uWSaAhRFUfnJ+vwwP1eKmlD4L6RQFMY4fEUplWBu VEr9h2v6Mtp9WSkVo5Sqp5TaqZQ6GRaRh8EcuLH106vFJWVc8fhRQlEURVGU4xWXnHEF3+Xm9zsh pHhSKit1/72Iw5QpZnmosT6LTEOAoigqP1mfH+bnSlETTP+FBITCGIeHlVJJ5kalVIqrTUTAPmzb jmzKryulOtq2OZNgDlz84MCbtVOn3rJ6+gz5ePc2+fHoHoqiKIqiHCp8Vz8/fab+7tbmYVLGFfP7 nRBSPCmVmfqqZRyWyEzJMstDDY1DiqL8FY1D4ieFMQ57uiIIYQjaWelq802l1N8bZe2VUluNbc4j WANXT092mYbmjxKKoiiKopwvm3nIacuE3AeUykp9y20cZqV0N8tDDY1DiqL8FY1D4ieFMQ4x5RgR hDAPSyul/skVgfipq01vWb6bKqX2mhsdR7AGrl7TMDlDRy2YP0QoiqIoinK+MFtAP3gnZeABiBBS zCmVlfq52zgc2qyFWR5qaBxSFOWvaBwSPymMcQgwFRnmIdrA1GSrvR+VUpXMykopLAsyx9zoOII1 cK1EKJyeTFEURVHhKXyHZxuH6XjYIYQUY8pkppW3ZVQWvDbrhBoahxRF+Ssah8RPCmscAkQeDlFK 7VNKXVVKbVBKVXGVwTxEFGK6UmqRa/pyBWN/5xGsgWu9Uc0fIRRFURRFhY+c+uBNCAksT2Sm9bAl RvncLC8KaBxSFOWvnPr8Eiz/hQSMQBiHFn/nZU3Dikqp7Uqpb1zHeQt/uzPqOI9gDVwahxRFURQV /nLqgzchJLCUzExZaYs43GGWFwU0DimK8ldOfX4Jlv9CAkYgjcO8wPqHiEIcoZQa6sVgdBbBGrg0 DimKoigq/OXUB29CSGApmZn6ni3iED9kihwah1RhdfWL9+TM7aty7s4NufDRLXn1g5ty5s41OfXu 63Ltq9u6zvWv35cz713LrnP3llz48Ja8+v4b8sY3H3i0R4WPnPr8Eiz/hQSMwhqHiDKEihfBGrg0 DimKoigq/OXUB29CSOAolZnS2b6+YamhzWLNOkUBjcPAC2bZpY/fksufvC2vff6uvPX7jz3q3Prh I7ny6Tu6jqnXP39X3vzhoxz18frKZ97r4xi3frjrcQy0g35c/TLbvDPbs/qIdr31EdvQR9S78tm7 HuWWpi9/TirVqCcVqydKlRr1pUpCklSuWV9SOnXV+6LOnounJKZuQ6nsqle5ej2pk9pSjt644NEe FT5y6vNLsPwXEjAKYhz+m1Kqlc0ofFAptV4p9YxS6h+MuuFNsAYujUOKoiiKCn859cGbEBI4SmWm vmqZhiUzU/aY5UUFjcPACpF1aV17SIkq8fJEZDVtlh2/dcmj3v4rp6VSjbpSOqq61hOR9xRVO1m6 ZWbJEZupdv6Dm1K9UYouLx1dI0d9mHGtej8pL50+6q7/xrcfSlqX7vJwuSjpO2aMx/ER6Yd9HqtY Vfdj++kjHnVW7Nyij/V4pViZ/Owij3Lo5nd35eyd63Lu9g1p06evPFg2RjoPHqIjCmEaWobkjW8+ kJNvvyY9R4yQcnG1ZdlLm+TChzfl1veehicVPnLq80uw/BcSMApiHP5OKbVOKbVWKRWjlGpv2/// mpXDmmANXBqHFEVRFBX+cuqDNyEkMJQYmtreHm1YYlizJmadooLGYWC148xRebRiVXmgTKRbM1Y8 51Fv94WT8lilWHmgdIT+t3RUthn4eKU4ebBMlFa1Bk31dF/UxxTfStXr6vYeqRDjNg1LVI6XB8tm 1y8fV0dePndM14dxmNSyrTxYNlq6Ds30OD609ZVDUrJKNXmwTLQ2GW9+86G7DKZfnZQMvX/tlHQ9 Bdnc367rX9+RhCbN5YHSkfL87u0e5ZaeHDNGeo8e7bGdCk859fklWP4LCRgFMQ4BIgtTXJGGryql LiilBjt+zcKCEqyBS+OQoiiKosJfTn3wJoQUnlJZqZVLZqb8wba24XmzTlFC4zCwGj59qjbxYLbV bdFa/79Zxy5y67uckXV7Lr6SbTCWjpT561fLta/f19OCX3n7NekxbLg2FLHvmLmzdX2sB1ilRj29 bfj0ae76MBRHzZopD8E8LBslnYdkm4SIBExulbdxCGVOnZJtcJaOkMWb17q3T1g4Xx4oEyUPlYuR Nfte9tjP1MGrZ+WxSlWlZEQ1OfVOttlpClGHTdt3lue2b/Ioo8JTTn1+CZb/QgJGQY1DOzALi9/6 hiBYA5fGIeWvvjqwQz7evdWrPt2zTb47vNNjn28O7dTln+zeJt8f2e1RXtT6/vAu+b2rXz8c2a3P 46NdW/W5mnX9UTDaDGfhWn+213U99r/sUe6P8rvG9nscTOXXD4oKtJz64E0IKTwwCnOubZiabNYp SmgcBk5YK7Bm4+bawJuw4BmZuuxZebBMpJ62vO/yqRx17cbhspc25yg78dZrUi62tjYJ2/cfoLdh qrJlHI57Zm6O+te/ui21mqXrssTUlnLt6zt6CrAvxiHa1X0uE6X/xZqHJ25d1tOfcR49h4/w2Meb Fm9aq9to3LajjnY0yyFET8bUayQn33rNo4wKTzn1+SVY/gsJGIU1DovX2oYWwRq4NA4pfzV/5Egp UbGqlI2Il9KV7+mJSnFSObqGtErNkK2zpufY56W5M6V05TipEpMgl9as9GizKLVr3hyZNmSofHtw l379/o5NUjMhSR4uEyXzRozwqO+PgtFmOAumYdOGzeSRclEyccBAj3J/lNc1Nu9xMIV+1K6dLI+V i9bvFbOcogItpz54E0L8B5GGpmlYcljqULNeUUPjMHBad3CXjtzDVOLdF1+Rg9fOadMQ5uH4+fNy 1M3TOHzzSrZxWDZKOg4cpLflZRwiGYtlHNZNa6nXWfTVOISwliEiFhF5OHrubOkzeow+dlSdBrov Zn1v6j1ypDxULloGTZroUWYJ59mkQ+dcjUUq/OTU55dg+S8kYBTGOOyjlLroWvOwk1KqdLExEoM1 cGkcUv5q2tCh+iEGDzelsK6KzTx8pFy0fvDAvxunT3Xvs2nGNP1w81j5GHn1+WUebRaVpmdm6nNp n97GHY0WDOMnGG2GsxCRV7tWsn6wHNHrSY9yf5TbNfZ2j4Op2y9tlIiqCfp9gPeKWU5RgZZTH7wJ If6BNQ1zTk9OlVKZqc+b9ZwAjcPACWv34bkoKaOtnpZ767sPpUm7Tu5tMPSsurlNVT72xkXpPGSo 3o5nn8nPLtT1c5uqfOb2NcmaOkXXRVnvUaN0fV+nKlvqNjRLT01+pEJ0tolYOlLmrFnlUc+bbnz9 vtRJTdfG46pdWz3KLaGfQyY/7bG9MMIU8PMfvCHXXJmjb377ob7uZj2UIxkLksLg9RvffOg1kzRV MDn1+SVY/gsJGIUxDhG1/4mtDehTl5E4QCn1hBcjsYMrG7OzCdbApXFI+asZmVn64QLmyNX1q3X0 GKYh49+X586SClE1dHla0+byzcHsaaibZ053G4fnV/tvHOaYBrrfcxqoVY7+fHcoe2qq1b/vDueM NsO06ZauhZtbN28pd3duka8OvKyntL69dZ3c3PSi3g91vz20yz3VGm2izieuc7abUegT+va167wt 2dtEG9j2xb6XdF1zurd1nB+O5Dw3tI2yz/duD4kB5ovQD/TH6rd53nZ96Tpf3BfsU6dOtnE4qk9f Xf6dbTp74a9x9n3L7R6bfYNwvVEffUBb1pR8axx5m37sbVrynR0bJTK2ln4P4L1iHseJ95EKbzn1 wZsQUjBKZaZ0tmdPdrppCGgcBkbILBxZO9kjIvDpJQu0qfdI+WjZduqQezuMQys5ChKiWMlRkOUY beD5Csbf+bs3dX0Yh5g+DHMOhqM7mUrleL0NCU5i6jaSw9fO6/qI6iuIcYjMzxG1kvWzPtpL79HL 58jAA6+fkUcrxuhEK7mtb4i2Ujp1kxUvb/Eoe+3zdyVzyhTpnjVcugwZqs1PnURl5CgZPmOazkBt 7gPtuXhKeo8araMdESW5eNM6GTZtijuhDARzcMmWdfoadM8aJv3HjdeG6OSliz3aowoufHY8WroS nl8me9HTXvRULprkRRNz0QQvGm9Xr8gqAimlxnnRWC8ak4tGe9GoXDTSi0bkouFeNCwXZXlRZi5C VLupIbkIyUVMDcpFA70IJp2p/rmon6HCGIcAmZarKKV6KKW2K6X+nIuR2NllJO5WSrU0G3EcNA4p p8kyDmGOIMrLXgYjpUN69mLOUXG15f0dG/X2QBiHJ5cvkV7tO0ml6Bo60rF2nQYyd8Rw+XTPdncd 9KdW7SSpGF1dXpzytGT16CUVo2roaEj06/zq5boezKjGDZrpBy7o4bJR8mi5KHlq0GBt6tRJbCgl KsTKgtGjdf2jSxdJ+chqEls9UU/D7tG2o56qjb6M69dfm2LYXqtOA9235PqNZdf8Oe5+ffDyZneb C0eP0tsyu/fSx7SiNctUiZNyEdX0v1Xja8sbm9boelgfcun4cfp8S1aMlYjYWjKwa3e5seEFj2sU Sl3fsEYGdO4ukbG19TR1XI9GDZrJ+mn3Ik0hmMcLR4+W6jXr6/43a5Qqm2ZMldqGcXhs6eKAXeNF Y0bLt4d26v6Y93jCgAEe5wLhesfE19HT7ReMHiWNG6To/g7r2Vtub98gtbxEM3qLcszNOHTqfaTC XzQOCQlPHstMK18iK6V7ycyUlSWzUt/zMAwxPXmo86Yn26FxGBjBnNLPyRWryoaje+Xql7e1Np/Y L49Xzs6UPGTyZHf93IzDMjE1pUajNBk2bapOfGLVz804xL+x9ZvoaMcjLtMQKqhxCI2eM0ubnOjX 9tNHPMpz06JNL7rXN0Sko1kOnblzTWo2TpOTb3lOfX79i3f19WjYpoM2P5EZGmbk7vMnZOCECRJV J1m2nDiQY5+9l05JvRatZe2BnfLmDx/p69O8a09JzmiXow9PLVkobfv2kzO3r8qt7z+U7acPyxNR 1WXS4gUe/aAKLtezC0X5q0AQp5T6SSm1QinVUym1VSn1jZdjwdh0NjQOKafJbhze3bUlR9lHO7dI vbqNsqdV1G8iX+x9SW8vrHGISEaYa3iAeax8tDaqcAyofYvW2ghEPT1NNKamfpCC6YTpEjCZrCnU kXG15fKLK+XrAztyMQ4H6ai0KsZU04OLn5GH9V9kI/X6jo+Wj5bHK8boc8IxmjVO1WbQ4xWyy7Bv 5aoJ8vq61ff65WoTU2exzW4coq/oZ3Z/IqV0lXi3cTjmyX56Pzzs4bxxDXEdMNX3zS1rPa5VKARz rHZiA3mwXLQ+3zJV4rV5huuD11hT0KqLa2pNgXm8YlV5vHyMPF4hRh513RPLODy0ZH7ArvHMrCxt 1BXEOLy2YbVeh1M/hOMv9mWjdTbA4b37aFPSHBPmMa3tuRmHTryPVPFQxW4ttEplpa6iKMqhykzZ UCordb8rovCtUpmpX5gmoRFl+GqprLQk8/ndadA4DIza9u3velaK1IaeXXp5oDKR2jhDAhXU9zZV GYlJMP0YyU3M9r1NVUZ9yJqma5c/xuHcF1bqvpaOrqEjEM3y3ITIwIfKRstQmzFqCusbpnbplqux iHOIqdtQ+k+Y4FHWvv9ASWzeKkcEZOdBQ6Tf2LE56k1b9qwMmHhv/xNvXtbJWGBEWttw/Na9+8qO s0c9jkMVXLaIwyleNDUXTfOi6blohhfN9KJZdnWoVEEgpdRsL5qTi+Z60bxc9IwXzc9FC7xooRct ykWLc9ESL3o2Fy31oue8aFkuWu5FMOq8aaUXrcpF/lJJKdVKKdVUKXXCdY44dmtXOaYqV3ZFJG5T Sr3pijZ1NjQOKafJMg6fqBSrI8HwGmbYlMFDJD0le40SlNsTVBTGOPzw5c06ihBtNkhqqqMGEWX4 3Phx2eaLNmiyzTiYNojk0uZM5ThZP22KnhKM4yOSD0Zj305ddV1MMcX0VWyzprEieYY348duatWt 21CuvLhK3ti4RkePWec76sl+8unu7bJy4sRss6pMpKx++il3v8w2v3RNucW5YIrskx07u9qKlP5d uuk6J5ct0QYb2ps3coR8uX+7vLJ8icRVT9T9HtfPuwnmjxA9t3PeLB01apaZwhR1RH/Wqt1A9iyY p6dyIyK0fBQecKNkbN/+uh5MPURR4pxaNEuXNza/qM22Xh06udbf8W4cBuoae7vHuU1Vvr7hBW3g aqOyTKS+HzAgsf3uy5s92s7tmN62hfI+UvefPAwHiqLCViUzU3eXGNqsifnc7lRoHBZex25e1MlM 8PyBZChWNKAVEYhteH7AH1GRQAX75JUcxZvsxqGZHMWb7MZht8wsj3Jvmv38imzjMKq6HH3jgke5 NyEJS7OOXXS/Fm1a61FuCebf088u8thuaeerx+XhCtE6ctMsm7JsiU44Y02DRjKYag2aakPUvk7h 2gO7ZOPRfbbXO+XRSlXlhX0vu7dhTcTJzy6SCx/d8jgOVXA5dcZEsPwX4ghilVI/2iIJf3ZNW/5f LpOyubmDy0hEubMJ1sClcUj5q2zjMDs5CiKyIDxY4EsfUV2Yoow69jXoCmMc6sQqWN+lXJQcWbow RxlMQBgviYmN9NpxiAyDcYhtA7t0z1EX05axPb56Xfl4V/YaeB0y2ui+419rvTlvxo82tVwZ454b N87dZr/O3XSblWNq6vX1sO3m5helrDbLomTO8GG5tmnX4rFj9PVEecPkpvLhzuxIzsmDBuv2ayTU l/e2bZCv9r+kp+COfLJv9vo19ZvoKbxme/4Ipmm/Tl21WeaLeQih3neHd2oDFPcY08LRr5G9++jy tVOf1tcM0YgwFq39YMZhWrJ9qnIwrjHuqbd77E2WcYj9YTLCDLXKvLWd23Zv20J5H6n7T6bxQFFU OCnl81JZqTtKZaWMKJWVWtV8Xnc6NA4Lrxkrlurn6scrxcqm4/vl9S/ec0cDXv3iPb22YXZ25Sg9 pRj7YKqtZRw+t32TR5um7Mbh2HlzPMpN2Y1DZGbGOoKIZrT6ZUU3vvnDPePNH+MQQvQf9lu1e5tH GbR63w5JaNpCLn38lkeZJVzDkhHV5MStyx5lQ6dMlv8qHSEHr55zb4MRiXUdUzp11dOO910+pacs 241EnAOmJSOCsnvmML22IRKkMClK4ETjkBQBVnQo1izE+ouILAQwB/+3UuoVpdR/GvuEB8EauDQO KX9ljzgc33+AjjrEFGAYPjB39i2c57FPYYzD7Ky42clYYMrYy5aOH6sfNmD4vLVlrY5OxJp7qL9k 7JgcdZdPmKDrIvLQmgas12OEqZTeOl/jEFFoMPd2zpvtbtMytbD+XY7p0sa0ZG9tWjq4eL6e6ou+ Yb9XXeswQtoYLRMlD5WO0OYbptpCMNjQ70rRNfX6e/b2LMGI+nDnZrnroz7bs01efX65VK2WqKPt 8ps+e2nNSpk4YKDUSWyg76ue3uuKGBzVJztTMkxIb/cO16p27QYexmGgr7E2Dr3cY2+CcaijUstE yVMDB+Uo89a22Q9vxiHOH9sKcx8pKj9xqjJFhYEyU5aUykqZUiIzJQvrGpYY2qxFmcy08ubzebhB 47BwQhbfJh0662eBJu06e00ogumxOrsy1g+vkywXP7qlE35YxuHSbRs99jGF9Q4rV6+r28BahGa5 KfQjqWVb/Uz3MJYIMqZPl6gcLxEJSTmmJM9atVzXLxVRTY7cuLdeYn56dusG/RvCWyTk1pMHJaFJ c9lwZI9HmV3t+vXX5iKyUZtlLXv0lvJxdeTix2+6tx2++qq07NlHHkbwA37TRFWXNft3euyLaM7q DVPkQfxxv2yUpHXprk1Tsx7ln2gckiIAhuFmpVRJYzuSziDbMqZWO389Q28Ea+DSOKT8lWUcwhyx 1jh8ZcWzUjkm20CJjq8trxrmYGiNw2zTxkpCYimHcbjRP+MQOrRkgbtNK+IRU3YxLTa3/b1tg97c vFYnDXnAFa25YUbOxCJW+9FxtXXU2rQhQ2XqkCF6PT38H+dorSNpanpWpkTEJkhcjUSfVTMhScpG VNfXJCMl3Z2d2NSpFc9mRxeWiZJWqS1lydixejpurVpWwpNs43D2sGG6Dgzl92zGGExKJBXxZhwG 8hr7axw+Y0uAklvbEAxoK0rRWz9yGId+3keKyk9OffAmhBR/aBwWTgevnpUqCfWlRKVYmfJc7pl6 py5/VidJQfTbi/tflsPXL0jF6onyRGQ1Wbl7q0d9U+c/uCnVG6XIoxVi5OklCz3KTcE4hEmmp05H 35s6nZdxOH/dailROU6iaufcnp+ufvmedB48VLeLacWbTxyQlTu3Sv8J4yUxraW8sPfeVGFvev3z dyWydpLX9Q1hmJaNrSW9Ro1yb7v5bfY6iThHJFtBJGGJKtWk0+Ch7jqIPsQ0avwf6yfCqO0/frw2 OJdsWe9xHMo/OfX5JVj+C3EEf6eUSlZKHVZKrbZt7+2auoxpzCm27eFDsAYujUPKX9mNQ7uRh+ml 1rp1TRul5Mh2bDcOL9gi6nzRxunT9L55TVWuX79xzqnKZaL0Gnz2utZUZRh1liFmmUodW7YNuXGI iMB2LVq5p31PGTI4R38hRPRlT3Gtp7M9W9vzMsAs+RNxeG7VMm0g4lqZJq1dyDSM61avXiO9hiS2 Yf1Aa80+yzhcP31K9r0rGyXHn1vk3l+vfYipysYah4G+xnbj0H6PvemecRipTWZ7mbvtsjmTq5xe uVQn68mvH5MGDvL7PlJUfnLqgzchpPhD47BwgnmFKbiIYsst8QeEMtRBXSQ/gallTR32FqVoCkYY Eqtg/+tfv+9R7k0w5OxTk02ZU5UR7edtuy9C355avECblQ1atZOMnn1kzNxZcvrd7HUJ8xKSlzyC 9Q03e66RiDbLV6ujjT+8hpE4+bnFHtONYVy27TvA/XrFzi2y/nDOKEfsWy6utjy7lcZhoOTU55dg +S/EUfy9MSUZr5E05RGXuRh+BGvg0jik/FVuxiHWbNPrybkyx1rRVpDdODy6dJF8vvclbaBYwhp5 X+33nrQCUzjjXNMrckuOMnvYcF0X/bGSo2BK6PKJE+Tzfdt1VmaduMNY+xBmErYhw/I729brvngz foJhak0ePET3E4K5hXUNP9u73X1NUOfwkgU6IzTqwIzDdcJ0YvQXWYZfnPy0x/XyV8hC3Lt9J5k7 PPta5iUkb8F5I+rwyLMLtWk4tm8/t3E8sne2cYiIykjXVF57cpQurdu7E8EE0ziEzHsMk9Q8Hygv 4/DzvdulLrKFl4nSiVuQHAbrLWK8W+eRVz9wbqG6j9T9J6c+eBNCij80DqlA6tYPH+kIRCvazxfN WLlMSkVWl5Nv5zQZ1x3aLRG1kvRUaGsbEp206dNfG6nWtmtf3dGRjXNWr3Bv6zlipMx9cVWO9l48 8LLEJDaUM+9d9egD5Z+c+vwSLP+FkKASrIFL45DyV5heCVMEU4dhAtnLkAm3iss0QfKLCy9kRxfq BCfIgls6QkpWipXSleNzCOu92SO5TGEKL/ZD5BgivJ6olJ0hGercsq02B1HPbRyWjtTtPlIuRkpV jpVHERVWNlqqxteR19atcrc7ug+SUyBiLFIeKh0pWd176yi9Ki6zC+eKegcXP+M2tbAmobW/29Sq lew2tezr3ln76365tsFQ/ebgy3qqLqYo45qUqFhVT3lFn3FuJSrGyguTJ+l9h3TrqffT68ZUitXZ eXFMmKYwZM1r5a/Q75fnzvYpMQruB/oEIwz9wfqGuNYVXFmVu7Xp4K67YNQoedBlKKJeiQrZdUtX zp4WPKJXtsloNw4Le42tbZB5j3E9zfOBrm1YrdftRL1l48d7lE/oPyB7zGEB84pV5dHyUfJ4hary eEWY15F59gORhaG6j9T9J6c+eBNCij80DqmiEhK2bD91RBq26ShRdRrojMh4jSQrQ55+Shq2bi/r jKjBMXNn62nWSLhy/as7Ooowc+oU6T5smDviEwlpYuo2kqYduugp4YikfPnsManborUszCPzM1Vw OfX5JVj+CyFBJVgDl8Yh5a/mjxypo/lgfL2/Y5NH+bIJ43XkFgyiAZ276W075s3SxhiEsoIah9DJ Fc9Knw5d9Hp5MF5q12mg16KzEmZA9mivif0HyoLRo3TiFhyjfYvWOlrR3uatTWt11Bj6hAQlMHoQ +YfEHThHnCvqIUoSphiE/1v7D+vRS0+hbtqwmbsfuCa4Nvb9MYXa2ob17BCdiX1gapaLqJbjmljG 4eqnn9L7Ysrx/FEjJTGxoT5vGLKIUDy8+F5UXqgFcxH3GdO+0Sf0bd20KbrPMHjx2opGhWm2ctJE SaiVJCUrxupkKs8/NcllpEXq6diod2zp4oBdY2sbZN7jKYOHeJwPhPUKq8bXlpIVq8oLT2ebtnYh CnRsv/7aFITBmNI4TRviyMAMEzG/fjjxPlLFQ0598CaEFH9oHFJFJWRCHvLUJOk7dqwMnDhBhk5+ WoY+/ZTehoQxZhbmW9/dlfHz52ljEZmWkSm506DBMnv1Crn+1W13vWM3L8qIWTNk8aZ10q7fAOk6 NFOvb7jl5AGPPlCFk1OfX4Llv5AiA9OP65obgwSmPPcwN4aEYA1cGoeUv/rqwA491RLRX96i07Dt k93btNGCtQRhHH1zcGeOqcmm8pqqbLaN42bX3+FRbjcOranSmGaKY3x3eJdHfQjbUY52vz+8S/fX fYwD2cf49lB2HQj/t/bF+n6oB0PLWq8uRx9d+5vbUBf7mNfBrq8P5rwe2A/bcU2/O7zT4zyKQjDD vF0nbDOv95f7c9b9cn/2OLLue6Cvsf3YOe7xEe/j4Icje9zj1rz2lvR925NdB2Ma2zC+fO0H5MT7 SIW3nPrgTQgp/tA4pMJFWNcQWazxf0xVxnqMr3/xrkc9JE+xEqjc+Pp9ufjRmz6tI0kVXE59fgmW /0KKDBiHf1BKTVRK/YNZGED+TSm1Xin1gVkQEoI1cGkcUsVR3taXoyiKKs5y6oM3IaT4Q+OQoih/ 5dTnl2D5L6RISVRK/aSUOqWUqmwWFhIkU6mmlHpfKfWOUirSrBASgjVwaRxSxVFIpFIpuqY8VDZG pg7xPiWVoiiqOMmpD96EkOIPjUOKovyVU59fguW/kCIH5t5nSinc2z34CitkBOLvlFIdXGbkz0qp 00qpB81KISNYA5fGIVUc9cXel2ThqFHy1KBBcvy5e+vkURRFFVc59cGbEFL8oXFIUZS/curzS7D8 F+II/kMptdpl9OEev+2aXjzAZSQ+qpT6J5cp+I8u4f/YhrLaSqkspdRemwn5jVJqnFLq382DhZRg DVwahxRFURQV/nLqgzchpPhD45CiKH/l1OeXYPkvxDFganGUUmqjzUA0BTMQxiCEKc7e6mH7bKXU w+YBioRgDVwahxRFURQV/nLqgzchpPhD45CiKH/l1OeXYPkvxJH8P6VUH6XUDldSE28God1MvKyU mqWUaqGU+k+zsSIlWAOXxiFFURRFhb+c+uBNCCn+0DikKMpfOfX5JVj+C3E8mJKMzMhIboJkKnWV UtWVUhWUUg8opf5FKfX35k6OIVgDl8YhRVEURYW/nPrgTQgp/tA4pCjKXzn1+SVY/gshQSVYA5fG IUVRFEWFv5z64E0IKf7EJ2X8jM+fa1/d8TAFKIqichM+M/TzS1IGpoY6imD5L4QElWAN3Pik9B/x Zv149zaPHyEURVEURTlf+A7PfvBO/9H8nieEkGATl5R+Hp9Buy684mEMUBRF5SZ8ZuCzA58h5udK URMs/4WQoBKsgRuflHESb9bV02d4/BChKIqiKMr5en76TOsv9ifN73lCCAk2cUnpS/EZNHbefA9j gKIoKjfhM8NlHC41P1eKmmD5L4QElWAN3LikjOl4s3bq1NvjhwhFURRFUc4XvsOzH7wzppvf84QQ EmxiG7SItpZLmLJ0mYc5QFEUZQqfFdbnBj5DzM+VoiZY/gshQSWYAzcuKeOKZR4iaoHTlimKoijK 2cJ3NWYLuE3D5Iwr5vc7IYSEirikjJGWCYAoIkxB5JqHFEXZhc8EfDZYkYauP3qOND9PnEAw/RdC gkYwB25s/fRq+MFhvXkpiqIoigof4Q+A+C43v98JISSU2M1DiqKo/ORU0xAE038hJGiEYuDqactY 89CVMIWiKIqiKIcK39VJGSc5PZkQ4iQw5RDrlemEKa5syxRFUVpJGT/jswGfEU6cnmwnFP4LIQGH A5cQQgghhBBCCCEkuNB/IWEJBy4hhBBCCCGEEEJIcKH/QsISDlxCCCGEEEIIIYSQ4EL/hYQlHLiE EEIIIYQQQgghwYX+CwlLOHAJIYQQQgghhBBCggv9FxKWWAOXoiiKoiiKoiiKoiiKCq5MX4YQR2MO YIqiKIqiKIqiKIqiKCo4Mn0ZQgghhBBCCCGEEEIIIYQQQgghhBBCCCGEEEIIIYQQQgghhBBCCCGE EEIIIYQQQgghhBBCCCGEEEIIIYQQQgghhBBCCCGEEEIIIYQQQgghhBBCCCGEEEIIIYQQQgghhBBC CCGEEEIIIYQQQgghhBBCCCGEEEIIIYQQQgghhBBCCCGEEEIIIYQQQgghhBBCCCGEEEIIIYQQQggh hBBCCCGEEEIIIYQQQgghhBBCCCGEEEIIIYQQQgghhBBCCCGEEEIIIYQQQgghhBBCCCGEEEIIIYQQ QgghhBBCCCGEEEIIIYQQQgghhBBCCCGEEEIIIYQQQgghhBBCCCGEEEIIIYQQQgghhBBCCCGEEEII IYQQQgghhBBCCCGEEEIIIYQQQgghhBBCCCGEEEIIIYQQQgghhBBCCCGEEEIIIYQQQgghhBBCCCGE EEIIIYQQQgghhBBCCCGEEEIIIYQQQgghhBBCCCGEEEIIIYQQQgghhBBCCCGEEEIIIYQQQgghhBBC CCGEEEIIIYQQQgghhBBCCCGEEEIIIYQQQgghhBBCCCGEEEIIIYQQQgghhBBCCCm+/P+P2gkMPTcg IwAAAABJRU5ErkJgglBLAwQKAAAAAAAAACEAL1c0Tvq/EQD6vxEAFAAAAGRycy9tZWRpYS9pbWFn ZTIuc3ZnPHN2ZyB3aWR0aD0iNjQ3IiBoZWlnaHQ9IjEwNTYiIHZpZXdCb3g9IjAgMCA2NDcgMTA1 NiIgeG1sbnM9Imh0dHA6Ly93d3cudzMub3JnLzIwMDAvc3ZnIiB4bWxuczp4bGluaz0iaHR0cDov L3d3dy53My5vcmcvMTk5OS94bGluayIgb3ZlcmZsb3c9ImhpZGRlbiI+PGRlZnM+PGxpbmVhckdy YWRpZW50IHgxPSIwJSIgeTE9IjAlIiB4Mj0iMCUiIHkyPSIxMDAlIiBpZD0iZHJhd2lvLXN2Zy15 bjVQN014TG5VcF9SR1JpQm9jSC1ncmFkaWVudC1fZmZmZmZmLTAuOS1fZmZmZmZmLTAuMS1zLTAi PjxzdG9wIG9mZnNldD0iMCIgc3RvcC1jb2xvcj0iI0ZGRkZGRiIgc3RvcC1vcGFjaXR5PSIwLjki Lz48c3RvcCBvZmZzZXQ9IjEiIHN0b3AtY29sb3I9IiNGRkZGRkYiIHN0b3Atb3BhY2l0eT0iMC4x Ii8+PC9saW5lYXJHcmFkaWVudD48L2RlZnM+PGc+PGc+PGc+PGc+PGcgdHJhbnNmb3JtPSJ0cmFu c2xhdGUoMC41IDAuNSkiPjxyZWN0IHg9IjMxMi40OSIgeT0iNDQ5Ljk4IiByeD0iMi43IiByeT0i Mi43IiB3aWR0aD0iNTk4Ljk4IiBoZWlnaHQ9IjY3LjQzIiBzdHJva2U9IiMwRTgwODgiIHN0cm9r ZS1vcGFjaXR5PSIwLjIyIiBmaWxsPSIjQjBFM0U2IiBmaWxsLW9wYWNpdHk9IjAuMjIiIHRyYW5z Zm9ybT0ibWF0cml4KDYuMTIzMjNlLTE3IDEgLTEgNi4xMjMyM2UtMTcgMTA5NS42NyAtMTI4LjI5 KSIvPjwvZz48Zz48ZyB0cmFuc2Zvcm09Im1hdHJpeCg2LjEyMzIzZS0xNyAxIC0xIDYuMTIzMjNl LTE3IDExMjAuMzkgLTE0MSkiPjxnPjxpbWFnZSB4PSIzMzgiIHk9IjQ5MC41IiB3aWR0aD0iNTg1 IiBoZWlnaHQ9IjUxLjI1IiB4bGluazpocmVmPSJkYXRhOmltYWdlL3BuZztiYXNlNjQsaVZCT1J3 MEtHZ29BQUFBTlNVaEVVZ0FBQ1NRQUFBRE5DQVlBQUFDckJ1eFhBQUFRQUVsRVFWUjRBZXlkQmRn c1I1bTJoeDlaYklQYndtS0xhM0IzZHcwV0lMQlljSUlGZDVmZzdnR0NrK0R1RU55ZHhTMEVoOFZ0 LytlZTg5V1htcHFxbnU2ZTdwbnVtZWRjYjMzbDFWVjNkMWYzNlhybnJmODM4VDhUTUFFVE1BRVRN QUVUTUFFVE1BRVRNQUVUTUlGTkorRHhtWUFKbUlBSm1JQUptSUFKbUlBSm1JQUptSUFKYkQ0Qmo5 QUVUTUFFQmtQQUNrbURPUlh1aUFtWWdBbVlnQW1ZZ0FtWXdPWVI4SWhNd0FSTXdBUk13QVJNd0FS TXdBUk13QVJNd0FRMm40QkhhQUltWUFJbVlBSW1ZQUlta0JLd1FsSkt4SEVUTUFFVE1JSHhFL0FJ VE1BRVRNQUVUTUFFVE1BRVRNQUVUTUFFVE1BRU5wK0FSMmdDSm1BQ0ptQUNKbUFDSm1BQ0ptQUNK akJZQWxaSUd1eXBHVi9IM0dNVE1BRVRNQUVUTUFFVE1BRVRNQUVUTUFFVE1JSE5KK0FSbW9BSm1J QUptSUFKbUlBSm1JQUptSUFKbUlBSmJENEJqOUFFbGlWZ2hhUmxDYnErQ1ppQUNaaUFDWmlBQ1pp QUNaaUFDZlJQd0Vjd0FSTXdBUk13QVJNd0FSTXdBUk13QVJNd0FSUFlmQUllb1FtWWdBbVlnQWxz REFFckpHM01xZlJBVE1BRVRNQUVUTUFFdWlmZ0ZrM0FCRXpBQkV6QUJFekFCRXpBQkV6QUJFekFC RGFmZ0Vkb0FpWmdBaVpnQWlaZ0FpWmdBaWJRTlFFckpIVk4xTzJaZ0Frc1Q4QXRtSUFKbUlBSm1J QUptSUFKbUlBSm1JQUptSUFKYkQ0Qmo5QUVUTUFFVE1BRVRNQUVUTUFFVE1BRVRNQUVUR0JqQ2V3 cUpHM3NDRDB3RXpBQkV6QUJFekFCRXpBQkV6QUJFekFCRXpDQlhRSU9tSUFKbUlBSm1JQUptSUFK bUlBSm1JQUptSUFKYkQ0Qmo5QUVUTUFFMWszQUNrbnJQZ00rdmdtWWdBbVlnQW1ZZ0FtWXdEWVE4 QmhOd0FSTXdBUk13QVJNd0FSTXdBUk13QVJNd0FRMm40QkhhQUltWUFJbVlBSW1ZQUltc0VQQUNr azdJT3laZ0FtWWdBbHNJZ0dQeVFSTXdBUk13QVJNd0FSTXdBUk13QVJNd0FSTVlQTUplSVFtWUFJ bVlBSW1ZQUltWUFJbVlBSW1ZQUpESTJDRnBLR2RrVTNvajhkZ0FpWmdBaVpnQWlaZ0FpWmdBaVpn QWlaZ0FpYXcrUVE4UWhNd0FSTXdBUk13QVJNd0FSTXdBUk13QVJNd2djMG40QkdhUUVzQ1ZraHFD YzdWVE1BRVRNQUVUTUFFVE1BRVRNQUVUR0FkQkh4TUV6QUJFekFCRXpBQkV6QUJFekFCRXpBQkV6 Q0J6U2ZnRVpxQUNaaUFDWmpBMkFsWUlXbnNaOUQ5TndFVE1BRVRNQUVUV0FVQkg2TjdBaWRRay92 SXZWTHVPM0ovay91L3lQMUI0Vy9JUFUvdXFuTEhsck9ZZ0FtWWdBbVlnQW1ZZ0FtWWdBbVlnQW1Z UUo4RTNMWUptSUFKbUlBSm1JQUptSUFKbUVCSEJLeVExQkZJTjJNQ0p0QUhBYmRwQWlhd1lnSUg2 bml4UWtnZjRSL29HS2VTeTBuVjhaK3FDa2VUYXlMSFYrRVB5dVhHOFRLbHgzSnRSWExsU1B1Tjhz NGx0NHljWFpWL0pVZDdxZnVYMHE4b0Y2U3EzMzlVb1F2STVhU0tYM3JNcXZpdjFmZ1A1UTZUdTY4 Y2ZUKzYvQzZFYzNnUk5mUnh1ZC9LdlZidVpuSm5sRHVtWEN6SFUrU3NjcmVYZTRmY24rWGVLRWVh dk1aU3hhZnY2eXZ1TE5jLzkwSFZPUWg1ajQ0cjFnaWZXbVcrTHhmcVYvbndVTkU1YWRLL3F2WVg1 WldPVDRlNFAwdjE5NmRBUTFjMXBsdy9xdTdCVXIrV1NiOVd3L0c0K0xBSmxLNWY3bnV1eFZ6dnVR NXoxMURWbko5cnAwa2FmYUZQdWVNeWhqcHRNVzl6L2I1VGhYbDJ4RzBSLzRMU0Q1SmozdWM1MHNV eDFkeld5WEUwNHJmSXhYdy9vVGlLdmZKbWhITVhsd3RoempYOFp3bzdzaElDWFBzMzFaRjRuNUZY S1Z0Ky9pclpPSE9ZQkhnR2hIa205Y25ydTlkMTd5L21QK2JCdEkvRXVlLzY3cWZiNzQ2QXoyVjNM TGVwcFhXOGE0K1JMOTlyTHErT1AxU3VKR2RReG8vbG1EK0RhL005UlUxWVRNQUVUTUFFVE1BRXRv WEF2RUxTdG96YzR6UUJFekFCRXpBQkV4Z1RnZHVwc3hlVzYwcytxNGI1U0MxdlRrNm9sTXZLTFNP WFZ1VVR5K1dFWStOeWVldElPNUVPK3A5eTE1Rjd2TnpYNUk2UVl6R05qLzRLdHBKVHF0WWI1RmhF dmFqOE5uSTlWY0pxMGpQazd5WFhsZlI5ZmJYdDV5VlVFZVVZZWJVRTViSFQxaW81M2tMM1VkZFBM MmN4QVJQb2drRDdOaTZqcWwrWGU3UGNWZVI0ZHNqYkZlTG5WZXdBdVNmSkhWZk8wbzdBZnFwMlRi bFlYcXJJNytRc3d5WndEblVQSmV4RDVITlB5TE9ZZ0FsMFJNRDNWMGNnM1l3Sm1JQUppTUJwNVBo ZTh6NzUvR0JNWGxiNEFkUkxrcHk3S2g3L3lFNVJpd21Zd0NBSnVGTW1ZQUltc0NZQ1ZraGFFM2dm MWdSTXdBUk13QVJNb0JFQkZqSWZwQnBZQ1pEWHVmeFVMYjVWcmlRc0JMWTk5akhVNkpYa1N2STJa V0NGU2Q1ZzVXVHFHWXRwejVTUFJReDVqV1J2bGY2VUhBcEY4cGFXdTZpRlQ4cWhnQ052YWVuNytw cnBZSVBJdVZVVzVUQjV0UVRyV2Z5cXNWYmhrUmJpNCtnOTFQZE5INmVHYURHQndSSkFRUmdyZXY5 VnM0ZFkzV01ienByRlhTd2ljQ2FGSHlJWEM0cTVoOFlKRGcrT0FFclRLRTkvVlQyN2tKekZCRXln T3dLK3Y3cGo2WlpNd0FSV1FHRGdoK0E3RjVheHY2dCsxdmxlZzFXazE2Z3NGcS9sVFlVMVJxdzdu MlFhOHg4VE1BRVRNQUVUTUFFVFNBandzcEFrT1dvQ0ptQUNKbUFDRzBmQUE5b01BaWdGM2FDbm9m QlJCWVVrL053aDJHNm03c0pyV2grTE5WaTZTZE9KLzAxLzNpVTNGbUc3TEt4ZE5GRUdZZUg2QXhw Z0U4VWFGVjhvWjFPSncrVm9YOTdTMHVmMTFiWnpXTlU2ZjgzS3gxWTVMSEhKMjNpNW8wWjRTVG1M Q1pqQTZnbWdaTXR6QU91QmRZLytKUlVzUFYrVlpTa1E0Rm1MQWk3YjA4UkZXQVE2TWs1d2VEQUVz Q1NKUmNrZnFVZWNPM2tXRXpDQmpnZzB1Yjg2T3FTYk1RRVRNSUdOSmNCN0p0dXpmVmtqeERKMmt4 K2VvUnovVHRXTEJRWHNXOFVKRHB1QUNaaUFDWmlBQ1poQUlHQ0ZwRURDZmc4RTNLUUptSUFKbUlB SmRFN2dnV29SVTlMeU9wZlBxOFZ2eXVXRWhkZTIyN1pkVEEyeVhabThPV0ViRHo0QXpXVU1PT0dS Nmx0ZFpaRFRxZXdyNU9BbnIzT2hYZHJuT0YwMDN1ZjExYlovbUQ3blkrR2krditoQW5XVmwxUjAx SElzOWY3QmNrMjJzMU54aXdtWVFBY0VlSjVkcW1FN0tDUTFyT0xpSXNDY3pwYWlDdTdLbnhSNmk5 d0F4VjBTQVN4Q3ZsQStGbHprV1V6QUJEb2s0UHVyUTVodXlnUk1ZT3NKOEU3UDFtdHRmbmozRDlG N21WejZnd04rdEhBR3BWdE13QVJNd0FRMm5vQUhhQUxOQ0ZnaHFSa3ZsellCRXpBQkV6QUJFMWd2 QWF6aTNFRmRxS09nb1dLTjVPY3EvVDY1a2x4TkdWaWhrVmRic0NSUlpmYjY5V3BwYk52WW9BeHlU L1Y3RVF1VVJWNmdjbWVXcXhLMjhzSHlFaGFVNE1XNXhTZE8rbmVxS2l1UDlsOGsvd1J5eTBxZjEx ZmJ2bUVCcW83cGM3WXlPMFhiZzR5d0h0c2dYbmVFL2U2MnkyN05CRlpQZ0hubVJJWERIcUgwcThv eGh6T1hzd1VFYzlQSGxHWnBSZ0NHOTFhVjQ4ckY4aEZGdmlabk1RRVRNQUVUTUFFVE1BRVRNSUYx RWNqOW9PL1U2c3grY3BhK0NMaGRFekFCRXpBQkV4Z3BBU3NramZURXVkc21ZQUltWUFJbXNHSUM5 OVB4V0Z4YzFtSEpoZ1ZMTmRkYVVJYkJha0RyQmdvVitYWFhZY3JEbHpjbkYxWEtHZVNhU05WMmJi OVZReCtVVzRYVVBYOG9HNTFMSGVMWC9mS0t3dFpnaTM3NWRuUFZSbWxFWGxiK3J0Uzd5N0ZZL1R6 NVA1YjdweHlDVDV6MHN5cmhObktVbDVlVkt5ajF0bkpkU0YvWFY5dStuVVVWVVpTU1Z5bVhVeTcz cDd6ZUJPVXhMREZ4bkdVZFp1R1g3ZWhEMVFDS2EvSTZGWlFFc1loV1o0d0hGNDZNRlpNTEtxOU9H N1oySWxBYkpIeUV6NTMzTHA1L1E4ZkVyNnpaaHBRNW5MNytSWCsrSi9kN09ZVG5QeHh5Zk9CR0di czlCTTRyNzlweXFieGNDWCtXczJ3bUFlNkQzUDNCZmNQOXM1bWo5cWhNb0g4QzNEL2NSN243aS91 dS94NzRDS01sNEk2YmdBbGtDUnlwMU5mSXBjSjNtVVhmaXRJNmpwdUFDWmlBQ1ppQUNXdzRBU3Nr YmZnSjl2Qk1ZRU1JZUJnbVlBSW1FQlBBV3NERGxJRGxCWG1keWhmVTJ0ZmxjbkppSmFLSUk2KzJW RzNYZHJoYStiYmNrQVNsbjYrcVE3ZVh1N05jU1dCeDlsS20wbEVTdVpmOGtxQ01kWFZsUGwwdUxG d3JtQlh5WDZ3Y0ZFU29wMkJXdWpJUDN1ZjFsZTE0a3BncXhHRWw0eEpKbVRTS05hcGNtWitrQlRj c2ZpYU5oK3VNeFNVRkxTWmdBaXNnZ0hXazB2TTNLQjZ0b0JzYmZRam10RnRyaER5UDVPMEtjenJ2 RHJzSkRwakFoaEx3c0V6QUJFekFCRXpBQklaUGdCOGkvQzNwSmxhU3JwR2tPV29DSm1BQ0ptQUNK ckRsQkNvVWtyYWNqSWR2QWlaZ0FpWmdBaVl3WkFMWFZPZHVJTmUxL0ZJTlZtM2JocldDUlZ1VnFZ bXBvRWhTdFYzYklTcUY5UWg1Z3hPVVlsNnBYbjFTcmlSc2xWYkt1NDR5VUJhUk55ZTB6VlpzNzUz THFVNWdFWlpmMi8yclVLekxEMTk5WFYrRnJ1OG0vMHloejhxbGdpSmMxWFYzY2xYQWtwUzhHWG4v VEd3ekkzZlVzQzRwWnpFQkU1aE0yTjRSSlQyVWExa2NZTDdGb2NqeVhBSEt6Uk5LUm1xNzQ2Z2tD alB5QmlQMDUvTHFEVnRITUY3Yzl4Vy9yOXhlY2xWeWRHVmVYTzdWY2orWG8yNXd4Rit2dEgza2pp ZTNLam05RG5SZHVWVFlydTFIYVdLUDhXT3E3U3ZMdlZUdUIzS0JDejZXNUxqT1lJd1Nzckk3RWRy aUd2NkVXdU1ZSENzNHpnZnZEbGhONUZwWGtWYkN0b08wUVZzL1ZRdWgvZUJ6M0c4b0hTdU5qQjhP aW81TzZEZjlYK1g1U3lGeGIxNUFpY3cvekVPQk1mTVQ1eGhybXF1OHQ5U1ZwV1VJMXcvekd0Y3dE R0VadU1JWTF1ZlFLR0V2cjdGUWovcTBFOS8zL0VEZ1MycU4rNVBqSzJqWkljQTF6TFhNLzV2Z0ZN NEhQeng1bE1xY1NxNGtQSmRoemJrTDlUaW5uRnZhcE8xUzNUcnB6S24wNFg5VU9PNGI4eHpINEh4 U1J0bHJGZVowK3NKemhmRUhGbkNCRDV6NjZDQmpYeGNmenUydE5DanVxM0J1OEluZlFlbGQzR2Zy SEI5elNaL3pmK245amV1SGEvdG1Zc2c3cTd4T3BYU3RjbHl1MzBmcmFGZzRadndLZGk1Y0YzM04v MjA2eXpiQ3ZIK25kYkU4eDQ4WTBuVEhUY0FFQmtQQUhURUJFekNCMVJLd1F0SnFlZnRvSm1BQ0pt QUNKbUFDM1JGNG9KbzZqVnpYOG1ZMXlFZFFlWFBTWk51MnF1M2ErTGlLZ3MzY0FRYVU4RHYxNVp0 eVRRVnJQVGVzcU1UaTdoc3I4cXV5T0RkdnFDakFoL3NUVk9RM3llcnIranFxRC9NaFBtVHlBVFhO T2FjUytQZ3BMeXRzczNmS0pPZlhpck9nS20ramhXMEdINndSY3QzSnMydzRBYXpPL1ZWalpJNU9I UXFqeWlvS0g4VS9yZHkwSG5IbUpaUklsVjBVTExwUk5uWGNzL0c4OHpLMWtKWWh6c0p1MWFLa3Fy VVdGbHhRREdGTG1pZXBGYmI3UWhsQndhbXcxU0tMVzh3SjlJL0ZqR2xHelQvVVlRdzQ1dUZTdGNj cGd6S3h1NWJTZ2pCK09NVDVJY3d4UXJuWUw5WDVvd3F4ME1XQ0ZOdVNva3k4dDlLQ3NEVVBXME95 SUh5ZWtCajVMQlNoeE1SejdtTkt2N0hjeWVSaUlZN3k4MnVWK0JzNUdNTmF3VjZGWDVXalpKc2U1 SzFLK0lkYzM4SVk3Nk9EOEI3QUw5OVpWT0tkUmttN3drSXExeG1NMmM3ejQ4cEJpVUZlSytGOWpu Y0QydUlhdm9oYTRSanlkb1h6d1JhdGJDdUxBdmt6bE5Qa1d1WTV5YmxFK1pjMmFJdnJTODNNQ01k bDhSdHJrWXlmZHpZVWxibG1aZ3J1UkxqR3czWDhHYVdsbHEyVU5KWDAvdUJlU0kvUGZSRGFpdjFj Mldtam1UK3JPSC9jZTl5RGNSOEpzeFZ4ZUI2aldNZTlCUlBtSCthaDBGM21KODR4V3hCeWI5MU5H ZHpMOGdZcmZWMC84WUJMNTU5cmpISXdnaFhYUDljd0RHRkpIZzdHc01iYUtldzVCNlRYZGR5SHZH ZFRuM2JpKzU3dngrZFdROXlmSFArL0ZhWS84bm9WeHM2MWhlTmFzWXNMblFBQUVBQkpSRUZVYW50 L2NhOXhIOUZPNnVDZUcwUjg3TGhPdU02WkU1Z2JVR3prV3I2d0dvR1R2S244bC83eS93bTJvZWI1 RVo4cnJNMHlIL0ZjaGpYblRzV25Ram5PTFczU05zZmdXTlBNbW44NGwyRk9wUS84VUNUdUcvTWN4 K0I4TXU5U2xqbzFtKytzR1BNVmJQcDZmeWwxbExFeVpzYmVOWjhEZGRENGVnbmhjSjF4THRuV0hN VnB0cnJsdmdybkJwODRTbGpMM0dkOWptOEk4ei92Rzd4M01NK2w3Mi9oL3VISFZaeGZXTU5jcDJV cDRYMkQ5dzdPQy9jTjcwQWNLelJLbUxRSEtJRjNTeFFVNmFlaWtaU0RYQi9oV29sOTVpRnFNZDky TWYvSDU0LzVKWjduT1U1d3QxUWc3Z2ZQZk9vcWVVWjRWK1FkZkNaUkVjb3l4eWhvTVFFVE1BRVRN QUVUTUlISmhCZGRjekFCRXpBQkV6Q0JyU0hnZ1c0VWdiTnBOSHpBUFpyOExnVUxOYmhjbTN3OFBu OHVJNVBHd2ptTEY1bXN5YXF0SE9UNjBGY2FpM2dYS2pUT1J5MjJYMk5ydUVLUnltVHFQVVVsVU55 Uk55ZDh3T1dEKzF4R2k0UytycTlGWGZtb0NxUUx6bndvck5vaTc0cXFrOHAzbGNBaXFyeU5GejQw NTZ5SmJQekF0M0NBTE56eHkvSGMwSFAzUVZ6dWpJcVVGZ2E0djA2by9KS2d6TVNjbnN2bkl6d2Y0 M041cTBoREdZcEZOUlJEV0F4WmRFd1dHRkNJN1dxdVhIUzhQdk41L21OUjRURVZCL21WOG82VWl3 Vk9MRUJ5N2xnd2p2TktZZXJBK01NcXdFS2Z2RjRFWlk2Y1VpOUtwcC9yNVlpempYSXZjSnduS0pt RllubTFCSVZ0bEJnZXBOS3drbGRMT0lkWW9PS1pWV1ZWTXRmWVhaVDRGYmxZRVUzUnJEQXVGaTQ1 VnJaQVJTS0tVRzlSUGtwYTlGZkJ3UXJqWE9YNUs0RkEyUThGME5LOEdkZmplbm1hRXJpL0NDczRP SUhydXE4ZkZFaFFRb0pWSFU2d1o3NnFjMzhBL0lMNmc1V0xPdmNoeDMrUnlqOUxycVFncEt4aFNF KzlRRG1BT1lHNUFVV0Zxc1B3N1ozckcwVVZsSitiWEUrMC9TWTFmbjI1dXNMOVYvZGNoalk1N3lo Um9CQWIwdnIyMS9YK3NrNCtQRVB1S2JEdmxqdXBYSldFKyt5WktrUllYaTFaNS9qb0lNZnZjLzdu WHNBU1VlbDdBMzBJRHNhdzVsN2xuZzNwVFgzdVdSU01lTytvVzVmK2ZWbUZxY041VjdDMTlEMy90 KzdZVHNWM3lFKy9YekJtbE1Yd2xXMHhBUk13QVJNd0FSUFlkZ0w4cDJqYkdYajgvUlB3RVV6QUJF ekFCRXlnTHdKODBLdXJJRlMzRC94U213OVhwZko4c09WamNpbWZkUElwUnpqblhxWEU5S09Oa2dZ bFdPUkJ3YWZVS1g3dG04dERrYWUwT0lHaUZ4L3pjdlhxcGxVcEpIQmNGbFRxdHJXb1hCL1gxNkpq ZmtjRlVrVWlQdVJkVHVrNStYY2xuazh1bFM4cWdRVnNlVnNoRDlVbzJaWkFubVdEQ1ZUTnp5eStv amhVR243VjNIUUdWY0xKeTBwSm1Ra2x5dzlrYTZ3bWtjVThyRmxjdGVIaHNMcjJUdFhwVTdGR3pm Y3UvUEw2L2d1TzhoN2x4d3BKTE9vOVZtbVBsR3NqUEdOZ2h3V21OdlVYMVNrcDliS28xZmQyYld4 ZGg3SWE5OHFpZnBieTRZcVNBcHhMWmVKMEZoYlpMcTl1K2JndVllWjlySXhVblkrVHErRHI1TGlQ NWJVV3JwdGdxYUIxSXoxV1hNZjV5dzJIKzVKNWlZWGdYSDRwN1FCbFhFMXVhREtFNndkcmtDamtz NzFURXo3Y0h5Z1hvdWhZVlEvTFBzeVZUYzhaUHd4NWRsWERHNXJIdDNRVUhGQXlhakxFaDZzd3ln a29HRFdaWnprZWxsbnFLQktqVUlTU1ZOTnpxYTVOK0gvVW9Rb3dMOHZyVmRiMS9ySk9QdngvanVz RzZ6cE40TzZ2d25XZnErc2NuN281Nlh2K3gyb2x6L09tN3d6Y3EvZW1neTBjU3AxWVMyeHl6NGJE aEh1WGJ3cWMvNURleE85Ny9tL1NsMUpadG9URUdsV2F6L2VMMlBwYm11KzRDWmlBQ1pqQVpoRHdL RXlnRmdGZWpHb1ZkQ0VUTUFFVE1BRVRNQUVUV0JPQjMrcTRMTVRKbXhNK25ENU1xVTEreGEvaUN5 WDNLNjlRNlJJS1lMRkdYbEhJcDF5dUFBbzF5eXJsNU5ydE1vMFBacmRSZ3psRkZ5VlAvcVEvakVQ ZW5QQWhjaTV4SndIVDZpZ1U3RVJiZWRTbm5WSmxmbzFZeXN1bHIrUDZ5dlVqcEdITkF5c1RJUjU4 cnFmY2doSUtCVG1yTC93eU5kVGRGQjhMR3BpV3o0MkhSUm9zcFhEdDV2STNQRzJyaG9jQ0VJcEE2 YUM1RDBvS0Ixd1hWUmFVZUlaVUtiZFNsK2ROZXN5dks0RmZhY3RidVRBbUZvUFpkcXJOd1JuUG1M OEhjTTVZb0sreWJNVjFrbTR4eDYrMW1TdmFNQXQxVU9qQ1lnRjlDR2xkK2FWckRlc3NmK2pxSUps MkdCT0w1RlU4TTlXeVNiZFRLdHVUY1kwcVdCU1VJTEQ0c3V4MWVHWWRvWFErNk1OZGxjLzQ1QzBs OVBOT2FxR1A4NjVtbHhMR3QrcnpsK3Z3V1pSNGlGeWI2d2krYkhXRG9vS2FHSVFNNWZwQjhaTDdx ZzBVckVpeTVWZXBMcnl4TXRmbW5ORW0xbVB4dDhsZFVvUEZ5cDY4UnNJMXpuT0xPYXRSUlJWbXk3 bWJ5NjhTM29WZm9BSTgzK1cxRWhROW5xZWF6Q255ZWhIdXEzVzh2NnliejZWRmszdFpYbVBoL3Vm OXBhcml1c2ZYOS95UDRqR0t3ZHhIVlJ4S2VWVS9XaWpWNFFkYXoxY215cDN5V2d1S29iemZ0V21B YTRiejM2YnVvdm0vVFp1NU9ueS93Q3BibXNjNVkrdTJOTjN4VGdpNEVSTXdBUk13QVJNWUY0RzJM M0hqR3FWN2F3SW1ZQUltWUFJbU1HWUN2MWZuK2VpTEVveUNjOEl2QWE4OWw3cGNBZ3BRV1BQSnRj STJiQmViNUhLT1NzTlNCK1dPU2prcXhCWXhQejhxT3BqUXNkVVRQblpqYVlOZkFmSkxRaVZsQlQ3 Znp1VFFSdFgyTjEwcFlsVzFjM3IxQzdQbThtckpPcTZ2VXNmNFplRXZsY25Dczd3WndWcFY3bU1v U2hUcFl0Q2ZWWk10VytSdGxHQWRoTVZLbEF4eUErTmpMUXZjdVR5bmJRNEI1aCsyRlVsSHhBSWMx bXZTZE9Jc3RKNkxRSVZqeXlrV3lkSWl6R3NzSXFYcHhGR080aU04NFZVN0ZMRDRwWDNwdU14dHQx VW1ZMmRjS0ZIY1RQR2Z5VzJDTUNZV1Rxdkd3bk1jRjhxd1dNZWlVSWpIL3I4VVFjR1paemR0dzR0 ZjRqUHZLR3RPV09DL3psenFjZ2xWMTFvOGp1V09NbDhiWlZjV3lVc1dOZGd1RlN0MGdRMi8xbWVC Q1lzcTg2M3RTYm1IdkNvckd4eVRjOEgxcWFKemdsSXRpLzRjaS9QQnNUay9uS2U1d2tyZ1hmQXk4 bFBobmVEV2FlSk9uSFBMT2VaY2N3eStqNTFDZWJlWEs3MXpubGQ1dkN2Skc0ekFjdFhucnpSNDJH QlJLT1EvVndHc3o4R1djOGs3SnR5Vm5CWGVkYmhQczVsclNCeks5Y1A5Rm9hUEpjMzR1dVhlZUU3 SUxQaFhVVHJYdUx3NXVhbFNxaFJiYy9maWsxV25kQzhxYStNbFpzbXo5aFlhY1poSFVJeE9GV0dW blpXNEx2Y0k4MHVWa2pQelhFbXBndWNoaW1YY2c3bUR2VjJKNTVIRGlpK09NR2xLbWhPZUJXeS9T Ym01ekE0UzF2SCswZzJmUFlOdnl3ZmxqUERNUzUrcnBQUE94ald4NXlqemYza081LzR2U01raGpJ OXJyNi81bjNzT0szcFZ5bnpjZDF6WFhMZmNUNVI5T1hCYU9vN0p1MHpweDA3Y3ErRTloZVB4ckVN aE1IYzQ4ckVnaVFKb0xyOHFyYy81ditxNFRmS3cvRjM2OXRCV0Vhdko4VjNXQkV6QUJFekFCRXhn QkFSNElScEJOOTFGRXpBQkU5aER3SDlOd0FUV1JvQmZ1cU1Fc0l4NzJSSzk1d1BIUVlYNmZDeDZz UExpRDJDS0xpVy9VMjIyWkpHWEZiWmo0Mk5YTHBOMDhuTjU4RHRNR2ZqeVZpWjF6aDlLTEZpZndU b1V2NllyZFk2K3M0Z0lvN1FNSDBQM1NoTjM0dFNMdDgzWlNXN2wwUTd0NVNyek1aUkZnVnhlS1cz VjExZXBILzlVQnVQNjFJNHZiMWRRT2tMNWFEZGhKNEFwOUozZ3J2YzloWER5T2hVc2YzR04wTWUy N28vcVVmeGhWZEZHOGxhVmZyMWNUbEJJWVFHbDZmblB0ZVcwNFJKQW9mTVRoZTR4ZHpFSHA5a3NF TElBbHFiSGNaVForQ1YwbkVhWXJRWnk5eDU1Yk8vSnZVQjQxVzRmSFpCRk1YbHpnalV4Rkt4ZXBK d3dWLzlGWWJZTFpXSGxNd28za2YxVW1HY3Rya29CK0g1Uk9jcmkyRHBHeVdzUnpnOVc5Y0xCc1M3 Qk15TEVnOC9DK28wVVlUc2RuaThLVHVEMVJnVXVKY2RXRlBMbWhJV3FOb3RMY3czdEpOQldia3NR bEdOK3NGT21Edy9sS3U2ZFhOdGNTeXlTUDBLWmdRMExxVHczMlY0TEpWRmx6UW5mbXVCWmVqZmpt RGtGSWhwNmhmN3diRU01bDJNcE91SFk5QUhyamNSVHg3V0dKU1NVdXVJOHRqRTdkWnl3RThZNjRn MFY1aHh6cmhXY2NDOHp2N0NnZUNBSkdjYzl4NXdRWjNHTmMzd2NTcEdjcnpnL2hOUDdnOFhwSTBM bUVqNHNWMzMrRm5VWHZ2VHBqaXI0ZlRuWWNpNVJlTCs4NHFWeDh4eWZ1UWRVZHAyeWl1dW55Zmk0 TjdnZjQrdVdlK1BPYXVSUmNpVkJJUmVGaHpTZk9hZHFHemlPbDdzWDJmcUlaMEhwV2srUHMweDgz ZmRYVmQ5NU5xQUFBYWN3ai9EK2pWSmp5WkpzYUMrdHl6M3lKV1h5YkMvZEg3ekxvSUNtWW5QQzNG TlNrbVZPdTY1cW9ORE4velZ3aEVralQxbHpna0lwN3d0ekdSMGtNRWJtMGx4VFBITzZmSDhKeHhn U0grWkhGRmw0cG5ILzBrZmUxWGhuNC85SVhCdWtwUTVsemRJNUh0cjR1cDcvVVE3bG1aMHlDWEhl TjhqbnV1YjY1bjdpeDFPOHYvSnV3SHRlS0Z2WDU1Z2xoV1orWUhaWk5SVGVVemdlenpvc2Y1WGVI N0Fpelh1VHFyVVM1cGt1NW44VTNQbnhGdThzdk0vd2c2aGNodzVXSW1XQ293NTFsWnlWbklVa0Nq SkhvamhOMk00RVRNQUVUTUFFVEdDTENmQ1JhTkh3blc4Q0ptQUNKbUFDSm1BQzZ5YkFSeVRNeDVj KzdtSldubzlOZkREcHFxOHNtdnl0MEJnZlNrdS9VRVJwZysyMWNsWDVpSVBMNVkwbGplMVZXQnpJ OVplUFRZdy9sNGZDVTd3d25DdFRONDEyYUM5WG5qNmdHSlhMSzZXdDQvb3E5WVYwUHNhSEQ5VEVn K01YaHZFMXpxK2srVEFaOG9QUE5sSjg3QTd4VGZML3FzRmdycjgwUGhabXNSeWdZcFlOSmNCSC8w TUxZMk5CQmdzbmFUWUwzQ3gwcCtseG5JVUhGQVRpTk1JczVPWVdBRkVRV2RkOHpyMlBwUVQ2bHpy bXMvMlZ5RHdnYjA1K3JCVHlTd3ZKeWg2ZFlIRUZ5eXRZWUdHT3hPZWM4V3YwTUJpdWk5SjJKMWdY WVlFL2xJMTl6dlBkbE1CMUoyOUdXRGpFb3N0TTRoSVJucDg1aFNrczU2RU11a1RUeGFvOE03a2Vj Z1c0UnJDcVZicVdXUFI3a2lxV0ZyUjVON3VXOGxOQmFaQ0Z3elNkT0F2eExDeWl2RW84ZHB5RDF5 aUI5ek41YzhLN0dSWUs0b3hYSzhLQ0d4WmlXUHhsVzdOZktPM3BjbGgra1plVmp5ajFmK1ZTb2Uv Y2YybjZ1dUxyT0g5MXhvb2kvSHNMQlZra1pndWNRdmJrTktXTU5hUVA2ZnFCR3dxQXBYdmp4ZUx6 RTdtY29CaVlLdXRSanZtTGVZeHc2cjZxQkxhM3pCMVBXWk8zNlEvM2xMeXRGT1lqbEF4NVJxUUFl SWV2c2lCWFZSY0xXRmhmVE5za3pqbk12Y3Z3M050WEJYajJ5WnNSL3UvTUQzZFFDSnpKVUlRMDhp aWo2SXpRRnUvVU00a2RSSmcvVi8zK01qUStmTFBneHljNW5Oem5LQmp5THBmTDU5bkp2Qi9uRFcx OGZjei9KZVZRT1BCakZTdzdjejBUangzM0dwYjZYaEluMWd4em5aWVVtbEZJUjRrc2JZcmpQVU9K cGZjVXpoL3ZFU3JTU0xndXVwNy9HM1dnUm1FVXVubHZUSXVpU0pkVGlFM0xPVzRDSnJBK0FqNnlD WmlBQ2F5RWdCV1NWb0xaQnpFQkV6QUJFekFCRStpQUFJdW9iTmZCaDU1Y2MzZFI0dDV5WGNuWDFG RHBsMTU4bk9KWGJpb3lKMVhidGZIeEhtV2F1VW9qU2VDWGVaaEx6MzN3RzhrUWl0MWM5ZlVWZFdR dXlFSUdDMEZwUm1yQmhWOUs1Nnkrc01pSzZYU1V0a3IzUzlyMm1PS1l5TWRLVjZuUEQxVEdrQlkw MVIxTHh3VDRCWFJ1NFJXRmpyTW54MktoQm1XK0pIa3V5aUlmaWt0cFJxa3VWb2E0VjlQeXE0Z3p6 ck1XRHNRaTZFY0xlU0VaNnphdkRaR1IreWduc3NERDRrOTROdUZ6Ym9MRkNvYkl3bnVPR1hNbFNn ZFZjeVhiaE9hVXoxaFVLbTNueHpHYk9oU2RjeGJlc0xpUlU0NXAybjZ1UE5MT3VlSUFBQkFBU1VS QlZGeDRiOG5sc1lCWFdqUU41V0hOZkl3aVVVaUxmU3hocEdQaStpMHBicU1ZeG9KODNFWWM1cm4y WVNYd0xzVjVZZUVQeTFlTWd5MWpVK1VwbEtib0c5YXkyTzRHaXlBb1p4Q3VPdWNzckhFTUhXcE9t aW85enpYUVlRTGpYdlg1VzlSOTV1WkY4d3ZucnRRTzc5aWx2RlduRCtuNmVhVUdqL0tsdkt4d3pl WVVTeWlNQWtOdVFaajNTdVl4eXFTT1JYemFUTlBqT1A4dnlDbmt4R1UyTmN4Y3cxeFVHaC9XVWtw NVZYV1psM0wvQjZBdDNsTlFzQ1FjTzZ3N1lza3FUZ3RoNWxTZWh5R2UrdVJSSmswbnp2UHQzd2ww NkpqL2M4OWlEdEhYKzh1UStERDNsWDdZQXdNYzczQ3dJSnc2NW56ZUZlTDBJWTJ2ci9tL2RIMXp2 enhMTUhnM2tKY1Yzdk5RUE04cHkyUXJLQkhsdjVJMUk2d2psZVphVlozUWw5SldjU2hPb3pBL21V d29XdHYxTWYvWFBuak5naWpPbzBDZkZ1Y0hBZnpvSTAxMzNBUk13QVJNd0FSTVlNc0lXQ0ZweTA2 NGgyc0NKbUFDSnJCRHdONVlDYnhaSFVlcFI5NmM4S0g5L2tydGFxR0lYNzFWYmR1R3lmVDBJejd4 MG5adFdGdGl3VlJkSEozOFhqM0dTZ0xiT3BSK0thMGlvNWRWWGw5VnNHRE1CK3UwREpZZmNDRWQ1 UWtXSjBJY253K3pZZUdjeFZRK2lwSytTWTR4c3ExQmFjRUdMcGpNUnhGbGs4YnRzUnhGZ0VYWjNM WnRuUE4wMFlLRkdoWmRqNnBkRHFGOFJCdWhCTC9rTHkzMlk2V0pSWTVRZHBVK2loZWxSVUw2dGVp KzV4NWF0Q0MyeXZFc2N5d1dhVkRDWE5RRzEwQjhia041dHFvb2JZOFN5akNYZmpGRUVoL0ZHaGF1 a3VSVzBUTVhhckhBeDNPaGtMMVVNZ3ZPV01KSUcrSGFYcVNvRmVxZ1FGUjZ2MkhMbjNRaGlzWG8w b0xjKzlVbzE2ZThvanhHT1d4anlzSWUxcXU0QnI2aU5KVFQ1TFVXcmc4VyszbCtZQ0dKaGZOY1k2 WHpsQ3ZiZDlvNnp0K2lNWEd2b0FSV1ZRNUZsOUxpTU51SVZkVWRhbDZmMXcvM0JFb0tWV05uam1D dXlKVmhqa3JmRitsdnlUclNyOVVJaSs3eUtvVUZhTFlzcWl3MG1NeHVPNEp5L0s4cW1xeDZyaXlx R3l2VFZoeGlONHYvRytCMkU2TEFvdXVHb3FVeS9PaWhhd1gvZGJ5L3dBYkhXRk5YR250Y3JsU21E Ui91Szc0eHhPMm5ZZDdoU2xheWVQYWx6MVRHaGt2YklWN3FPM25CbGNxMEdWOGY4ei92dTd3M2hQ N0dQc3A5L0VBZ1RzdUZ2NlZFbFBIbDFSSzJGTXhaSWFieTRmckRPNUs4b3ZCT2tsTWs1eDJELzZj V0syWXkrcGovTTRkWk91a1Bhb0YzYW5rend2Y3hGTUZuRWgweEFSTXdBUk13QVJQWVBnSldTTnEr Yzc3V0VmdmdKbUFDSm1BQ0pyQWtBVDdRWVNXcHRJaUJsWVRjOWlCdEQ4dUNiZWxZbDFLajZTOFVp Yk5BcHF3NStiaFNzT29oYnhTQzFRTVdHSyt0M3ZKUjdsWHkrYVc0dkkyVlZWOWZWU0J6Q2tsWW1U ai9UaVVXa2xDZTJJbnVlaXdPVmYxcWM3Zmd5QU1zWmo1RVkrQWpyYnc1dWFkU0Fpc0ZMUnRHZ0lX QTBxL0hVUkRCR2tRWU10dXdwWXMzNU9Xc0Y3QTlHOHF0NU9OS1ZzaFlyRzJ5c0VGYlhicVNRZ1J6 V04xK1lkV2k5SHpyc3E5OXRzWDlmNWdPZ0MrdktNeVhiQitXSzRCeUd3djV1Ync0cmJTNHpMVVZY Mjl4bmFaaEZ2OXlkYmplRjQweFYyOVJHa29LS0xUa3lyR29WQnB6V3A2K1piZm5Vc0hjNG1scXhV ekZwc0wxeUhVNWphemdEd3JzM0Vzb0lIRWRzWGlJUWdlV1lWZzBYMEVYbGpyRXVzN2ZvazVqSVdH UlFnWFg5TmpmS1ZkNS9UQzNveGk1aUQzdjdvdktoUHpqS1ZDeVJvV1ZXQ3lIcWtpbGNPOS9xYkxF NW1ieURzSDQyNHdRaGZxcXVuWG4zbkJzL3YvSi94RkNQUGpNcWJ3dmgzakpwd3hsMDN5VXNrdlhT RnEyYnB3NU4xZVdhN3l2OTVjaDhja3AwK2Q0OE9PUzBqVnlucVRDa01iWHgvelBPMVpKUVhpUmNs OUF4ZlA5dXlGU3cyZjdYTjVmY2tYcjNKL2NVN2s1bS9mUnB1OFgzQnU1dHRLK05abi8wN3BkeExs ZVM4LzEwbjNmeFhIZGhnbVlnQW1Zd0lBSXVDc21VRVhBQ2tsVmRKeG5BaVpnQWlaZ0FpWXdSQUo4 ckR5bzBERSs4anhDZVYzOUN1dWJhcXRrZVlFUHRKaE5WNUZkWVJzMzBuY1Rvc0RyRmVhWFkvSUdM MWc3dUpKNmVWVTVsTExXL1lGTDNWaVpyUEw2cWhvVUh6dFJla2pMY0Y3NHBXSEo2Z3ZLU0hVK1dx YnRqakhPdGNsOWxlczdsZ0JRWHN3dDBPVEtqeTJORCtVczNQUHhOM1pqQ2ROM3hyQU1kN1pLeWQw anpNc3N6b1MyTDZnQTE0TzhYZm1aUW16eElHOUcrQVYydk9pUnEwc0ZGcFRZUm92d09senB3ejYv dXEreTJCRDNGZVZGRm83aXRMR0YyV3FtemdKVDFjTDdaVFJvRnFvVzNUdVBVN21jWU0wRnhaQmNY cE0wNW5YNm1hdURja0F1ZmRrMDVzZlMrMUpkUmEzUUIrNXBsRXhDUFBaVEJTU2VYM0YrQ0dPTnNl L25GOGUrbHc2STlRSXNWMkkxQVFVa3JGNlcrS3Y0akN4cmlXbW1zU1VpNnpwL2k3cGM1M290TGRZ dWFudmQrZXU2ZnBpcm1iTVhqWjkzeDBWbFFqN1hlL3lzRE9uNHpLMHNnaE5lNU9xYzcwVnRqREdm K2FwdHYwdUw5bTNiSzcwVDhPNkQ5WmhGenpmS1VEWTlQdit2M2l0TlhESmU2bXVmN3krbFl6Sm14 cjRxUHR4VHZIL1dRY2l6a1BLNXN1azVHY3I0Nkd1ZCthRHAvTTk3Q3NweHRKKzZKb3FCZGZvVzJz ZUtJOC9ZRUk5OUxDb3Z1bWFZcitQL1Q4VDFlWTdFOFVYaFB1Yi9SY2Rzazg5M0x0NEZjM1ZMMzhk eVpaM1duSUJybUlBSm1JQUptTUFvQ0ZnaGFSU255WjAwQVJNd0FSTXdnYlVUdUo5NndFZkpaZHgr YXFNTDRRUFE4OVFRaWhmeTVnUXJDTGRSYWhmdk9YeFllWWZhS3NuMUpwTUpUTWhuTVpFRkxjS3BZ L0hxZzJuaUN1UHgrV05yRml5R3NMMWQ3dGV3ZEl0Zjd0SGZCeW5DTDhEbDFSSitFYzlIeGx4aFB1 cVZQaWJteWxlbDhXR1NqOGk1TWl5SS9pdVhVVE50bGRkWFZaZjRaWHJ1d3lrS0VxZFFSVXp6NHhT Y0VTd3IxYkgyTVZPcFpnU0xHWmlhNTVwdjYxZ0E0MWUvTlE5WldReEZ1Y2VxQlBlWHZEbTVobEt3 OENYUHNvRUVXSVRJS1l6eWkrWmdIWXZyTkdlMUR1c0U3eGFUZEdHSWJTR3drcVNzQ1hNNkNvQ0VV OGR6Z2ZrdVRWOVZ2RFF2bzJCUldzQmFWZDlXZVJ3VTB1b3NDc09MdWFlUHZ2RmNZMDVldG0yVW1y Qkd1R3c3VGVwelRKNm51VG9zS3ZFT2xNdkxwWEhkY2YzbDh1QWZwNWUyQUtJKzdjUmx1d3B6ek5l cU1SYjJuaVNmZDBWNXJZU0Z4bFlWTzY2MHJ2UFg4VEJxTjNlZ1N2S08xc1IxWlRWMUU2OGYvcC9F YzA1WTU0VDNTTjZuNXpLYzBBbUJKb3BqZFE2WUtxalVxVk8zVEtyc2dqSTV6NGNtOXlIL3A4VEtE Y2RNbndlazRmcWMvM3ZnUTVlbkx1VXpUU3o4Z1ZuZC82UHluT0Y1bFd1SytTaE9IOHI0NGo1MUdX YWVPbnFod1RydmdJV3FsY2w5TXVYSEQ1VUgzOEJNbFBjM2NGZ2VrZ21ZZ0FtWWdBbVlRQk1DL0Fl MFNYbVhOUUVUTUlGaEVIQXZUTUFFdHAwQXlocFlQK0hEWG83RmZaVzR0MXdYOGpZMVVsSjR1Snp5 VU5DUU4rRlh4bXpqUmpoMWh5dmgyM0pERUpRNFVDekIyc041MWFHcWorS1BWUDdUNVVvZmo1VTFJ M3hNNWhldU00azdFUlFEVUhUYWlTN2xsWDV4U0tOTnJUcFFKM1dydkw3U1k0YzRGanMrSHlLUno5 aXhOb0hDQlVwZVVkWTBpRUxTTkxBbGZ6RFYvNFRDV0xubW1DZTROd3RGbkR4aUFpZ3VmS0RRZjdZ ejVQenpLK1FMWjhwd24yQUpEc1drTkJ0TGQ2U2haSUlDSU9IWW9jakpGcHh4bXNQcklmQUxIYmFP WWxpVjRvYWFzR3c0Z1l0cmZHeVp1NDk4eTFnSnJLL2Z2bjdXeDM1VGo4ei94Ym9jVzZxZzBtWGJt OURXcHZQWjlQR3Q0eG8wMDNWUTl6Rk53QVJNd0FSTXdBUTJta0FqaGFTTkp1SEJtWUFKbUlBSm1J QUpqSTBBNXJKUkZzcjErNFJLZktBY2k1RHlsaElXclZtOHpqV0NwYUVMN0dTd2lGMHlSMzJJeXRS Wk5GV3hsUXBLVWpmWEVVc0tWOHFhN0s4L0I4aXh1Qyt2VXZoRk5WWkxTb1d3VkZLbm5WSjkwcWxQ TzRSempsL3ROckhxa0d1RHRGVmRYeHdyT0g0SkcxOG51ZXVPOFY5RkZYS1dXN0FXVXFWZ3Btb2JK eWdsdmtpanlpbVdLSGx5TnYyNWsxenBsN1hLc295WXdIdlZkeFNFNU0wSVNrZ29JekZIbjM0bVp6 TGhta0dSaWZrcWQ0OWRUT1d4ZW9QaUh3cUFpczRJaWczTW5UT0pteGpab0RHeCtOdkZjMkdEa0d6 TlVNNmtrYjVlanZkQ2VaWENuUEFHbGJpRjNQbmtVTjZXWjlsaUFyNSt0dmprajJqb3BSK0RqR2dJ dlhaMWpIejRmd3V1RHBneGpxL091TlpacHVyYnlEcjc1V09iZ0FtWVFLOEUzTGdKbUlBSjlFbkFD a2w5MG5YYkptQUNKbUFDSm1BQ2ZSTEFPZ2JXVDNLTDBSejN5dnFEa3BDOHBZVGp2TFdpaGVzcER3 dENwZTNhZnFKOExDVEpHNlI4U3IxaSt6WjVSV0Zick9zWGMyY3pjbHNvaFJKQlNTREUyL2dvR2RC T3FXNVhyRG52cTdpKzRuR3dHQnB2a2ZFNVphSmtKRzlHc1BKd2habVVQWkh2eWt1M29GTFN4Z3Zi QkQ1RW8wVFJSTjZjN0tlVWtyS2dzaXdqSnNBMW45dmE4Q3dhRThwb1dEaEt0M2M4VW5uVWt6ZEJN U205YnM2b2pGUEtZUUVQQlVBRlorUjlpcTE3OFFjcmJ1ckduTERsVjdEYU41ZTVnUWs4WDVrM0Z3 ME5SVStzS2VYS2ZVaUpiTlhIdVc3ajJBcXVxMjBvMVpXVkNrcGFKYVVibFBuQ0ZqdDFPb1hGUHJh RXpaVkZJU3hPWDlYMXkvbThodzdNRmtQeXNvSlM0NDJVdzczRGVHK284Q3ZrbUNma0RWcldkZjRH RGFYRHptMzY5Y084eVB0VERsblQrei9YaHROV1I0Qm5ZZTVvL0IrWjl5Q3U1YmJ1OGJtR2wwaGIx ZndmZDNFb2ZIZ2ZMVzJUR3ZlWE1GWTZVWTRubkxwdkpnbERHVi9TcmM2aXYxRkxwYTNaenFHOFBv UXQ4MHJ0c2gxNDIvdUpldnkvTkc3YllSTXdBUk13QVJNd0FSUFlDZ0pXU05xSzAreEJtb0FKbUlB SmxBazRaK1FFVU5nNGFBVmorS0NPVWZxbEhOWjYrTmhiMnE3dEk2ckxObUx5QmlzdlU4K3FsSzU0 WjBRcGlRVUtGYTJVenlpWEQrRHk1Z1NMSTVlZVMyMldBR3ZheWRWaXk3Z3Y1VEphcHEzcStpcDFE K1dpb0RnUmwrRTg1S3c5ZkZHRitHZ3JiK3ZrTFJveFZqRGtXYmFJQU5mN3V6UGpQWWJTTGluSC9D eHZScml2dzBJRDkxZXFlSEJpbFVicDhSTHlVMEZoOEIxcDRocml2eW9jRTZXUTBnSldXb1ZGc2Jw bDA3cERpWE0rVW9XeVhOOG9WMUpjd2dJQkMwUzVlcHVlaHVKdGV2MkhNYlBWSmNwV0liN0k1N25F ZlpjcjkvVWtzWFQ5b3RERU5ad1VieDNGT3RwMUM3VjVwK01leDlyZzYxUW03UlA5b0QvS0dxeXM2 L3dORmtqSEhkdjA2NGQzNXBKeTdjbkVzcTZWMlRPcjdNaGs0N3JMZkpZYkZNODIvZytYeTF0WFdq clhobjR3NTlaOUoybjYvaklrUGpuTG00RkI3TU1DSm5GYUNLTk1HTUw0UXhvZi9lbmE4ZjVXK3Jh QU1uRWZjeFhQMTlMN0pUOUU2M3FNbTk1ZXFwaSs2ZVAxK0V6QUJFekFCRXpBQkRJRWh2WWZrMHdY bmJTUkJEd29FekFCRXpBQkUraUdBQitLbnFlbXZpSFhwMVJ0MjNaV0hmanVjaVVMTEs5U0hvdWg4 Z1lyZkhURHdrenBneVlkWjhHQmJmQVdmWVJqS3lPMk5LSk82dmd3ZmpjbFlvVkFYbU9oM3YxVWkz Ymt6Y25ubFpLemxxTGtWcktxNjZ2VU9aUXRVRElxNWFmcHFYVXFycnQvcG9VMk5NNkhUcFRtcXE3 aFRScjZFUm9NQ2dEY0MyTjA5SjB4YUJoTFM4N0tFWTNlV0grd2NpUnZScjZnV0ZqTVFURUpCU1Vs emNodEZUdTNYQ3JmVWtMZnp4c2RZcUdrQ2g2aEF0ZkNlVUprZ1g4dTVXTVpTTjdHQytlYjUzaHVv R3pKeE9KN0xtK1ZhVmk3WWN2UjNERlJtc3FsTDV2R015SzF0QkRhWk5HVTUzNklWL2xjZDFjc0ZF Q3g5cHVUMmN6UzlZdEMwemxuaTJaanAxRXE3eHJmay84YXVmdktZUldUOTdENEhRVm9Id1pTQUFB UUFFbEVRVlFyYWFRcGUwNGVySlFxaTRvc0J1K2xNa09XZFoyL0lUUHBzbStiZnYyd3lQLzlBakFV RWt2M1RseUZlL2JpY1lMRGF5SEE4NDMvczZRSFI2RUZpNUZwK2pyanBmbWY1MGhmN3k5RDRvT2lQ R05kZEE3K1N3Vnk1VGpQNlk5dmhqUStkYnR6NGYySTUzMnVZZWJwRStReWtqU2U2ZWROMHFxaVdK M2kvK0c1TWhmSUpUcXRrc0QvVk9ZNjB3Uk13QVJNWVBNSWVFUW1rQ0ZnaGFRTUZDZVpnQW1ZZ0Ft WWdBbU1pZ0NtMzlsYWl3OTBmWFVjaFoxREM0M3pzWkNGNzF3MkM5ZWZ6R1VNTUkxRitpY3M2TmR0 bEg4MXVTcmgxOVpzZDFJcWN4bGwzRWtPYnZKcUMrV3BSLzFTcFhjcWcrUEw2MHhXY1gxVmRSWmxp NnI4a01jMW1pcFdzQlZINldOcXFMZEpmcDFyZUpQR1d6bVdMY3Jrdk9jV3VQWVdBeFNmNU8wS3o0 bjRua0pSNVdPN3VVY0ZzSzZFcGFTalV2YUUySzd0bDN1Q2EvMkxFZ21LSHJsT29KakJJbVF1TDZT eGlIek5FTmtTbjYyNWNrTmxlejRzWXVYeVZwMVdlbjZoK054WFg3Z2Z1Qy9TOXJsR2JxSkVucjN5 S29XRjA2c1VTdkJjUXZFdnpxNjZmckZZeExIajhtbVlCVWkyVnNTQ0RkdXRzYVhRdTFTSTUvVno1 QWRCcVNxRVU3K2svQlhLc1hpNTZENEtaZGZwcitQOHJXdThuR2V1eHlZTzY0bHQrN3N0MTArT0Q4 cXFKY3V2Y1hrVWwxQ3dpTk1jWGowQjNvRksyMi95ckY4MHB6YnBNY3JrdkZzMXVROHZxd09nVkNK dlVqWC85L1grc2tvK2pMSEs4WXpqMlZWVkJvcy9iQXVXSzROVlE2eDd4bmxER2wvY3I2N0NLRStX dnFlY1FRYzVuOXdpNGIyaHJzSWJiV0hkdXZRREs3Wk5yNk1FUlR2YjVQamhHSE5EYnN5OG4rWFNu ZFl4QVRkbkFpWmdBaVpnQWtNbVlJV2tJWjhkOTgwRVRNQUVUTUFFVEtBdWdUZXI0TnZrK3BRUHEv RmZ5NVVrbDg3aU5Vb2h1YnlocGJFZytYeDFLcld5bzZSZDRkM3hRWXFkUks1S09CZjhzckJVQmtz Mit5bVRqOW55RmdybFdIU2tYcWt3eDJQcnVWTCtNdW1ydUw1Sy9VT3ByV1NtUHE3REwwZHhjZHEy aGJtR1g2UkJmMVhPc2owRTJQNkRSZms2STg0dDVIeEtGYmwyNUMyVWtsTEx3b29kRjBEQkEwV1BY TE1zZHVGeWVTSHRZZ3BjWDI2YmhJVWxuaE81TWFQc1dyVzRCQyt1TStaam5qT1VaNEdWYldPNnRG NVVzbGJDMW1sZExpakhERW9LZlpTNXRmNHNVdGJDSWhFV2lrNmxzamw1dVJKUi9KTzNLeXljNXhR QktZRFNjNVVWQTk0SDJJWU5uL0twaSs5UnVLWDVJVjVsL1lneDNWNEZTOGRRMW1Ca0hlZHZNSVB2 dVNQYmNQM3dIQ245MytiTzRvczFNbmxaNGY3NGIrWFVzYVNrWXBZZUNmQnU4L0ZDK3lpMlZGbDA0 ZG4zVWRYbHZlSXcrUStYdTVZY2lnVW94aWpZcVhBY3JydGNvN3k3NEhKNUlZM25jZFAzbHo3NWhI N1Y5YmxmdUcrNGYwcDFMcVNNa3RWQjJNRlFSWFpsU09QYjdWVEhBZDd6YysvcWNMeW5qb1V5akx5 czhFdy9RRG5Ia3FzcktOQjlzRkNZOTZLckZ2Skk1bjN0RUFYNEJzUTdDVC80dXFIaVdKMnM2cWVL akZyZ25IdHVjdDY0UmtjOU9IZmVCRXpBQkV6QUJFeGdlUUlzS2kzZmlsc3dBUk13Z2JVUjhJRk53 QVJNWUVvQTZ6QllTYXFqdURHdDBPSVB5aDZmYUZDUGp5OTgyTVZ2VUcydFJWbHd2WmQ2OERlNWt2 Q1JsTzJNU3Zta3crb1pCQXFPZDlDWEtJOHRVeFpaSUNEL1FKWGx3eDcxRk13S3grTzQyY3dsRTFk eGZaVzZpQldIMGlKMVhJZGZ4MjdMZG1YeHVOTXdIMy9aZm5CTTkxMDZCc2ViRWVCY3Y3dG1sZHhD RHZjT0NoS0xtdUJlL095aVFpdktSOEVEUlkvYzRaZ25uNktNczh2bGhDM0tVTnhyc2pDVGEyZHNh Y3lqUEpOei9jWVNDSXRWTEthaythU1JoOFVzTEJYZFVnV2VKY2ZpR0Fzc2QxUzRLK0ZhekxWMUNp WHlMSlRYdVdEeDYrQkNxOGRWT3MvZTByV0VNdGE5VmVaMmNqbEJ3Zms5bVF5MkdxTmQ3dDAwbTJO eS9XSzVLczBqemphTXBlT2hNTVo1b1J5dWFvdVFPNmdBQy9IeVppU01hWitaMVBvUnhsYmFLcFhG eVBvdDFTdTVqdk5YcjJlOWxWcFp3K3U0ZmxZMnVKMERNY2JTOHhPTEl2d1FJTGZBakJJQVB4UjR3 RTQ3cS9KV2ZYK3RhbHpMSGdjdUtNdVc1dFFuNmdDbE9SWGxvMHNvSDZYUzY4am5IWm9mWW9Sblp0 ZlBublc4dnd5TkQvY045dy8za1pEUENJcGdWZTlvdlB2Qk1LNDB0UEhGZmVzcXpQc0VQeURJdFlj U0crOGl2SytsK2NzODAxK3Z4bkwvdCthOFBVWjVwWGNqbE9adW9QeVR5V0ZONlQ3eVh5ZjNMVG5H d1R1ZGdvT1FmNmtYWEQveTVnVGx1ZHo4UDFkd0p3RUZSaFQxZDZLN0h0YWFTejhJMkMza2dBbVln QW1ZZ0FtWXdPWVQ0R05sODFHNmhnbVlnQW1ZZ0FtWXdMWVJlSndHekVmT0xod2ZUTlZjNThKQzgw R2R0M3BVZzN6OFl3SHRxSlRxRUF2WHVPcFN3OHZsVjdMOGtxK3FaM3owTzJkVkFlVTlWdzRMVWZL S3dxOXdXZVRud3l3TGRlRkRJaDhQMlFLR2RQSlpFS2w2Yi8ySWpzRHg1UFVtZlY5ZnBZNmpKSVlG aEZKK1NPY0RaK21EWWlpenJNLzJKZndxdDR0NUFQUDdWYi9ZWHFhdmJOSENSK1JsMm5EZGNSR29z bjRUajRSN2liazhUdU1lcTJOVkMrc0RLS0RFZGRjWlJ0R0QrejdYQjdhelFvR1diVGFEMGdVK2Na NUx6TGU1ZXZtMHpVaGwza0lSdHFTNC9GQU5rM25qM1BKNUJ1RUlvOFJVVWs1aGdRV0xnS3JTaWJB QW5MTld3dHpiNTYvcTRWSzZCN2lXdnFqUnNVZ2RGdEY0VnA5ZmFlK1FZMUZPM3B5d3lQVkFwWEov eVpzVGxDQ3dQRG1Yb1FRVXhIZ1h3UW9HQzF4S21uRDkzaytCZDhxVmxPbGVvN3o0SHYyMjRqbWVT cDV3REJiZHo2RUlpNHVNaVVWNTd2UFNtRlIwS3Y4eC9adi9nMUlzaTIrNTNLc3I4U0p5SEk4MmJx d3dTZ0R5bHBKMW5MK2xPanlTeXV1NGZsYU5odmZHWit1Z3BSOGkzRng1S1BseGIzQ1BjTzJ5M1JS MVhxMjhxbmR6WlhjdTY3aS9PaDlFVHcweVp6YVpVNW5QZWU1Vi9iLzhwZW9yUDhxUTE2bXM0LzFs U0h5NGI3aC91SSs0bjdpdmVOYnh6T1AvdEtWM05KN1Q3eStjaVNHTnI5REZwWkxaMHZhWkZTMXdM ZWZlNGQ2b09vdWU2U3FTRlpTYzM1RE5tVXg0TjhxOVo2TXczZVE5cGREOHlwTDUvempiMCtVT3lI c1NscnE0UHJHT2ZUMFZLbDJieXByd1huTlNBb2xqaThIU050TkpVVWROd0FRR1E4QWRNUUVUTUlF ZUNQQVMzRU96YnRJRVRNQUVUTUFFVE1BRVZrNkF4Y2JuNmFoOFBKTFhpN0JRVmZlRENvdVVwVVdw WGpyWFVhTndmS3JhS2kxMEsydkN4eWFVa2xpY0lKNXpmRGhFb1NqM3k4SzRQTDhlZkxRUytOVWdD eUljbndVU0ZvSklKMS9aUmFGOStzTHhpb1U2eUtCZmZWOWZ1OTJNQWh5M3RNQVFpbEVHSllNUTMz Yi83d0tBRWh2WGhvS1dMU0RBeDNRV0JxcUd5bjNDd21wYUJnV2xSZmNZZGQ2cVA4eE44Z1loS0hv OFNqMUI4VVBlbkxBbDFRdVZ5bjNBMlBHSms2N2tyWlJGaXFWc2JmTWxrZUU4NHdpalJLS2tyTUMv Uzh0OHZGK3djSk1lak9kZzFkWkphZm1tY1JiNTJVS0dheVJYbDJjOUNzVDBqMnVKWnpYUEhLd1M1 TXFUZG4vOVlhc1NlVmxoT3hTMmVpc2RFNlZrRmdKWkRPZVlsR05lcHkrNUJsbW9aWEUzemtQQnEr cGQ1dElxVEQzdUljYkVnaTVXSUpWY0tTZXN5R1UrZ1dldUNNcEh6Rk1jRDJXMkY2c1FDM2p5bGhL T3Qrcnp0MVNIUjFKNUhkZlBPdER3Znh1dXhkS3h1U2U0TjdoSHVIYVo4L1l2RmU0NWZSMzNWODlE NnF4NTVsUXN6M0tlY28ybWN5cnpPZGFGUytzQ3ZQTzhLZGRRQjJucmVIOFpJaC91SSs0bjdpdWVk VHp6L3JQQWx6SW8zVERmNTRvTWNYeTVmaTZUaG9JNHlteWxObkx2Y0tTVnlpOUs1ejJRSCtVZFVT akkrelR2MWJ5ZmhQY1V0ci9IMG1PdUN1OGI2WHZLVExrMVJKaFRzYlNZT3pUSzN6RG4ycU1NeWwx WXpzdVZKWTMzbWR6WXY2Sk1HTW16bUlBSm1JQUptSUFKYkRPQjBuODh0cG1KeDI0Q0ptQUNKckNk QkR6cXpTRHdZdzJEajZ0OEZGS3djMkZibjQvVmFKV1B3ZStxVVc2b1JmaFF2R2pyTnJhdHVleUNB V0JhL1NvcTA5ZEhLTnE5aHRybk9QSjZsNzZ2cjVKU0ZSOHcrU2hhR2lCV2kvcFV4Q3NkZDhqcFdN SlpaT2xyeVAxMzM1b1I0UDQ0ZEVHVnF2dUVlWjAyU2sxZ1pRVmxsbEwrdXRLeEJvYmlSOXZqcytE ZXR1NFk2L0Z1OENSMWZKSDFQaFZaS0M5UUNiWlZrZGVab01TTU5hSzBRYmJNS1MxU3BtWGJ4bm1P WWtFTGhjNjJiWVI2VDFhQWJkZmdyV0JST0NaYndMTFlWU3hVSTROM0FSUnkwb1ZhRm5oUmJPYWRy RVl6YzBWSy9UK1BTbUl4UU42Y2NBNVI4SmpMeUNSd1hrK1VTVytUQk10Vm43ODIvUnhUblhWY1Ar dmd3N01QNjJOdDUwVTQ4WXhjUmQrN3ZyOVcwZWRWSGdQRk1aU1NsajBtVy9uZFJZMXdidVgxSXV0 NGZ4a0NIMzV3MHdZbzczb29oRlRWSGNMNHF2cTNiQjVLVjFnZzR2cHMwOVl2VktucCt3RG42NjZx MTlkN2lwcGVxekQvVnlsNXBaMUQ2U2hOQzNHc2lvWnc3S09JWFhxZmlzczViQUltWUFJbVlBSW1z T0VFckpDMDRTZDQrTU56RDAzQUJFekFCRXlnY3dKc3dZRjFvczRiVm9OOHRNRWN1SUtWd21JVVd3 aFZGaHA0Smg4MW4xUFJSOTRqV2VqRGhIZEZzUW1MWkpkVEFTeVl5T3RNYU8vS2F1MXd1VlZLbjlj WEZoTnlZK0hESzhwd3VUelNVRVppa1lhdzNSNENmUGhFV1FCbHJqMHAvcnZwQkZBWXFsb1VSZEdE WC9qbU9QQUw5ZEw5UjNrK3BsT0c4SkFjMXptS0gxaXZhZG92TE5paFZOTzAzdGpMby9oNUF3Mml6 ck5jeGJLQ3RieTdLNmNMNVIwMU15TTVLMTRVNkd1TFM5b09qc1ZPdG1iNlRraG82TU1ETGdlcUht RjVxY3pGT1NiYmdKUzIwcHVya0NSd1QyUEZpbmVOSkdzYTVWMm16UUk5Q3Ewb1BIT1BUUnVLL3JC ZDNjbWplQnBrQzZRNjQwR3BDYVdrdEg3Yk9DeFhmZjdhOW5VczlkWngvYXlERGZNaTI3T3hYVlNU NDZNTXlQMjd5di96ck92K2FzSmxYV1dacjU2b2d5K2pRTUY3TTNQcUQ5Uk9uMEpmVi8zK3dqSFh6 UWZsUDVSMm03Q2xQS3pvZjFVOTh0Yzl2cXIrZFpISGRYa2ROWlN6SnFua292Qi9hZDc5c0F4V0xG VEl3SElWbHBicVBOZHpUU3g2VDhuVldXWGEyM1V3Rksva0xaU1NoY2hqcUNidlJ2Sm1CR2FmbVVs eHhBUk13QVJNWU1zSWVMZ21jQlFCRnBLT2lqbGtBaVpnQWlaZ0FpWmdBdU1ud0s4NXNaTEVCNUEr UnZOSk5WcTFjSzNzQ1F1ZC9JcVA4RmdkSHpVZm84N3pZVnBlVnRqRzRWYlpuTmxFck5Yc3JhVFh5 WFVodEVON1ZWdXhkSEdjWEJ0OVgxKzVZMkt4NnZPNWpKMDByc2svN29UdEhVVUFheGtQVVpScldk Nld5dllNRzRVaEZJZEtJOFlLRWxzVDVQS1BWR0xWQi9OM0tMOVVWMWxyRlJRL1VFaTZsbnJ4ZTds RlFwbWJxQkRiVVB4VC9qWUtpKzh3dUprR0R3OTV0UVRGMEJ1cTVCM2xlQmJJNjF4UWFNNHRtRjFF UnpxZVhOL0NjNVZmdWQ5TkIyckNobC9ZODF4K3V1bzF1YTZZbjFIMFBhdnFMYkp5cGlJejhsTEY2 Q3ZNRk13SzdiTkF1NTl5dVZma1ZRcktXRmRRQ1JhTnZ5bWZ1VUhlakxCbENZcldNNGxSQk9WSTNv M3FITzhjVWIwdWdxcytmMTMwZWNodHJPUDZXUmNQNWgyc21tSkZyazRmdU5hWWwzaTIxaW5mVlps MTNsOWRqYUhQZHJobW42a0RNRGR5amhTc0pjeFhLR0p5VHVzcUo5UnF1S0lReDF6MSs4dTYrV0No NXo1aVV1ZVp4RE9ZOTVRbVNyN3JIcCtHMXJ0OFhVZmdHd1RmQXhSY0tMeGJzRVhyTXRjMVAzYnI2 ejFsNFFCNkxzQ1B2TEI4amVMVW9rT1YzbG40Z2RyNU1wVy9wclNteW1PcVlsbWFnQnN3QVJNd0FS TXdnUUVTc0VMU0FFK0t1MlFDSm1BQ0ptQUNKckEwQVQ1V0g3UjBLL2tHK0doVDlRdmkzNnJhcmUx NGJBQUFFQUJKUkVGVUIrVTJRVkRvT0VBRHFUSlR6dFp1WjFLWlJZTGxraHVwMERubDNpblhScWgz WGxXOHNSenR5VnVMOUhsOTVRYUVaYTZxUlFVVWtuTDFuRGFac0NVRUNvSm1zZmtFVUJoQ2NTZzNV aFpvU2haVUtNODloa0lGNGRTaDNGcWw4SkNXWDBlYzhiMVZCejZsM0w1eXpBa3M5Q2s0RlN5bzhR dnY2eXAyQ3JuWHlGRkgzdFlLU2pPdjB1aFBLc2NpUEZZMzJNSXVmdDRSWmdFTEpadUxxdHdaNWVE WUp6dVVubklML0R3N09YZnFRdStDc3RVemRCVFlYRXcrNDRjRFBCU2RDa3F3WEdmM1Z1eTBjbGdz Wk9GSndWYkNscWpYVjAzYW9rM2E1aGhLMmhXMlcyRmJLYlo1bzIrM1ZnNUtGUElxaGZOMXNFcFFo N2F4bHBiZUg5d1RXQmRpd2ZIOUtrc2R0bm5rZWEvb25LQndWTEp1UkYwV1NrK25XbGlTUk1sSndW Mkp4L0hDM2RUdUF1czRmOTMxZm5ndGNUNVhlZjJza3dEWERzb1NiTXVUdTNhNWxwa1AyTGFRdWVG YmErZ3M1Mk9kOTljYWh0enFrTXpIS0JjeHAvRURFK2E5M0p6S000My9uN0Y5SklvdmFabFdCMjlR aWZPNWp2ZVh6dmswSEROenlxbFVoMmRTL09NZm5yTllITnRmZWY4cHgzc0s3eXNLTnBKMWpxOVJS MXNXNWpzQTF5MEt3bGl0NUhrZG1nb01INkdFTThpMXRZeWtxak9TZTAvaC9Ub3VSTHpOZTByY3hq ckMvRC9udjNSZ3JrZXVQeGdxT2hYR3hEc1plUSthcHN6L09iT1NlSCtUTnlQdlZvejY4aXdtWUFJ bVlBSW1ZQUxiVHNBS1NkdCtCWGo4SnJBNUJEd1NFekNCNVFrOFhrMndmVVRmamw4RTZsQnpVam8r Q3pwSHpKV3VUdURqSmx0MGxNWlM2a04xcTN0eVdiaStxWUtsdHZtZyt4WGx0eFVzSzExV2xYUHRZ eDNoczhyTFNZa2Y3WkNYcTFNbmpVWDZvNnNnN2VRY2l4WXNWS3BJTGVFRDZkVlU4dmh5bUQ5L3Zu eXNFS1Fmd0ZrczVCZDFMQkpURGhQaDFQdVN5bk4rNVRVU0dPVDZ2K3JyaTJ1WlkrYjZRaDlMZ3lJ dlY0YzByRXZrNnJVNVZsVWRqdFdWcTdxV3VUOXp4K0crNFA3SWpiV1V4blhFQit0Y2U2VEJ0VlMz VG5xcHIxWGpxOU91eTdRamdGVUF6bXZxK0gvdmV4YzB5WUpHV285NDAzTlp1aWE0NzdtL2N0M2dP dVJZcVd0NmJCYVREOUVCVUo0NWx2elEzb2tWeHJMUG0rU2p1Q1Z2S3FYak1vWnBnY3dmbFB4Q3U2 bFBlNWtxdTBtTUh3NXBQZUtsWTdhcHMzdkFHZ0htQ0JaTVVEQmg0U3ArM2hGbWtZVnR5RmlNYWJN b1dLTUxNMFY0eDhncFVhSnNkcTZaa3ZrSUhPR1pPcmpETWw4cm53b2JySTR4ZmpqQUk3VExNNXpy aksxa1VOVE90OUE4bGJab2s3WTVSamdlUHR1a1hWRk5zaDBubGdNVmJDUlltNkJ0TERtbDl3Y1dz OWdDTmo3SDNDdHMyOGF4VTNkVkhabjdUVjVSNE0zaUhVcmJjZjJxY1l6bC9QRXV5dndVanl1RUY4 MERBSU1OMTJTb0Uvc3dvTXdpdCtyOFZWdy9qRDFtRWNLd2d0bWlNY00rMUlsOXpoWG5iRkg5a00r eGN0Y3Uxekx6QVF2VzRWN2h2WXozcy9oNEljenpJclRadFYvcVkrbitvandjUTk5aUgrNjUvdEgv dUZ3Y2huV3VUa2lycWt0ZUtKZnp5WStQRllmSnk5WEpwZkgvSlpUR0hxaE01cjNjbk1xN0FRcGU2 Zi9EVkdXbHduemE5L3RMT3FCMTgrRTV4ak9KWjNzNHh6eG5VZmpqblpRNUorMXprM2hmNDJNdVlV NEpmWTc5UmZjRi9XOXpMMUl2NS9pR2dQTFdxWlVaK2hFWVBsUnBLSnJEUWNGSjZiaU1oVEZScG82 TDMxTjR2dzdIeFNmZTlqMkZlWWcyVXNlOFJkOFg5UTMyYVYzaWRjZkg5Y2IxeVBVSFErcmlHQlB2 Wk9ReDlsdy9VSnBuMjdZNEQydGdLQnZHYVE2YmdBbVlnQW1ZZ0Fsc01RRSt6QzR4ZkZjMUFSTXdB Uk13QVJNd0FSTXdnVllFK1BETlIvVTdxRGEvYmt3L2tyTll5Qy8xV0NTbUhGdnNxS2pGQkV6QUJF eGdQUVI4MUJVUlFQbnBKNWxqc2NpVlNYYVNDWmlBQ1ppQUNaaUFDWmlBQ2F5Y3dMRjFSSDQ4Sm05 R3NMcUU4dXBNb2lNbVlBSmpJK0QrbW9BSm1FQjNCS3lRMUIxTHQyUUNKbUFDSm1BQ0ptQUNKbUFD M1JKd2F5WmdBaVpnQXR0R2dGLzBINVlaOUJXVXhyWmo4aXdtWUFJbVlBSW1ZQUltWUFJYlIyQmNB OEphOXZrelhjYmFKeGIwTWxsT01nRVRNQUVUTUFFVDJFWUNWa2pheHJQdU1adUFDWmlBQ1ZRU2NL WUptSUFKbUlBSm1JQUptSUFKcklrQTI0dThSTWYrazF3c1oxZUViWGZrV1V6QUJFekFCTG9pNEha TXdBUk13QVJhRWJpWWFwMVNMcFp2S01KV2tQSXNKbUFDSm1BQ0ptQUNKckNIZ0JXUzluRHczL1VU Y0E5TXdBUk13QVJNd0FSTXdBUk13QVJNd0FSTXdBUW1reThLd3B2bFlqbWFJdGVWdzVjM2FuSG5U Y0FFVE1BRVRNQUVUTUFFeGt2Z09PcjZMZVJTZWFrU2pwU3ptSUFKbUlBSm1FQWdZTjhFSmxaSThr VmdBaVpnQWlaZ0FpWmdBaVpnQWlaZ0FodFB3QU0wQVJNWUVZRi9xSzlQa2t1dEpLR1FkSHFsVzB6 QUJFekFCRXpBQkV6QUJFeGdYUVN3Mm5tNTVPRGZWdndRT2NzZ0NMZ1RKbUFDSm1BQ0pqQWNBbFpJ R3M2NWNFOU13QVJNd0FSTXdBUTJqWURIWXdJbVlBSW1ZQUltWUFMdENHQWw2VlZKMVZNcmZnMDVp d21ZZ0FtWWdBbVl3TkFJdUQ4bXNCMEVzTmE1cjRaNkxMbFlYcWpJaitRc0ptQUNKbUFDSm1BQ0pq QkR3QXBKTXpnY01RRVQyQVFDSG9NSm1JQUptSUFKbUlBSm1JQUptSUFKakp3QVZwS2Vvakg4VWk2 V215dHlBam1MQ1pqQVpESXhCQk13QVJNd0FSTXdnWlVTd0ZvblZqdmpnMzVWa1pmSVdVekFCRXpB QkV6QUJFeGdqa0JYQ2tsekRUdkJCRXpBQkV6QUJFekFCRXpBQkV6QUJFekFCRXhnNHdoNFFLc2p3 T0xPNDVMRFhWanhLOGhaVE1BRVRNQUVUTUFFVE1BRVRHRFZCRzZrQTJLMVU5NVUvcVcvRDVEN3Va ekZCRXhnOHdoNFJDWmdBaWF3TkFFckpDMk4wQTJZZ0FtWWdBbVlnQW1ZZ0FtWVFOOEUzTDRKbUlB Sm1NQ1dFbUQ3aTQ5RVkyZWJqTnNyZmh3NWl3bVlnQW1ZZ0FtWWdBbVl3TVlSR095QVRxR2UzVW91 bG9NVmVZZWN4UVJNd0FSTXdBUk13QVN5Qkt5UWxNWGlSQk13QVJNd0FST1lUQ2FHWUFJbVlBSW1Z QUltWUFJbVlBTHJKZkE3SGY3U2NpZ2lCWGRWeGY4c1p6RUJFekFCRStpS2dOc3hnZVVKUEY1TmhH ZDE2cjlGZVJZVEdEdUJJeldBczh2RjEvZXRGZis3bk1VRVRNQUVUTUFFVE1BRXNnU3NrSlRGNHNS MUV2Q3hUY0FFVE1BRVRNQUVUTUFFVE1BRVRNQUVUTUFFTnArQVIyZ0NKbUFDSm1BQ0ptQUNKbUFD Sm1BQ0ptQUNKckQ1QkR6QzdTVmdoYVR0UGZjZXVRbVlnQW1ZZ0FtWWdBbVlnQW1Zd1BZUjhJaE53 QVJNd0FSTXdBUk13QVJNd0FSTXdBUk13QVEybjRCSGFBSW1ZQUltWUFKckoyQ0ZwTFdmQW5mQUJF ekFCRXpBQkV4Zzh3bDRoQ1pnQWlaZ0FpWmdBaVpnQWlaZ0FpWmdBaVpnQXB0UHdDTTBBUk13QVJN d0FSTXdBUk13QVJNSUJLeVFGRWpZTndFVDJEd0NIcEVKbUlBSm1JQUptSUFKbUlBSm1JQUptSUFK bU1EbUUvQUlUY0FFVE1BRVRNQUVUTUFFVE1BRVRNQUVUTUFFQmtlZ2M0V2t3WTNRSFRJQkV6QUJF ekFCRXpBQkV6QUJFekFCRXpBQkUraWNnQnMwQVJNd0FSTXdBUk13QVJNd0FSTXdBUk13QVJQWWZB SWVvUW1ZZ0FtMEpXQ0ZwTGJrWE04RVRNQUVUTUFFVE1BRVRNQUVWay9BUnpRQkV6QUJFekFCRXpB QkV6QUJFekFCRXpBQkU5aDhBaDZoQ1ppQUNaaUFDWmlBQ1l5ZWdCV1NSbjhLUFFBVE1BRVRNSUgr Q2ZnSUptQUNKbUFDSm1BQ0ptQUNKbUFDSm1BQ0ptQUNtMC9BSXpRQkV6QUJFekFCRXpBQkV6QUJF ekFCRStpS2dCV1N1aUxwZHJvbjRCWk53QVJNd0FSTXdBUk13QVJNd0FSTXdBUk13QVEybjRCSGFB SW1ZQUltWUFJbVlBSW1ZQUltWUFJbVlBSW1zUGtFUE1LdEkyQ0ZwSzA3NVI2d0NaaUFDWmlBQ1pp QUNaaUFDWmlBQ1V3bUEyUndLdlhwOUhJbms3T3NoZ0RmQkU2a1E1MVk3dWh5RmhOWWhzQ3hWWm43 bCt2cGFBcGIyaEhZUzlWT0l3ZExlWllWRWVDNlBibU9kUnc1aXdtc2c4RHhkRkR1L1ZQTHQ1aUFD WmlBQ1poQXB3VGNtQW1ZZ0FtWWdBbXNpd0FmSDlkMWJCL1hCRXpBQkV6QUJFekFCTGFOZ01kckFp WmdBaWFRSjhBaThKdVU5VDI1ZThuNS82cUNzQUk1bDQ3eFpibGZ5ZDFZN3Qva0xDYlFoc0R4VmVr QXVaL0x2VnZ1dUhLVzVnUlFpbm1wcXYxSTdtQzVZOHBaK2lmQTNQY3VIZVpJdVNmSy9idWN4UVJX VGVEdU9pRDMvcUh5THlKbkdUOEJqOEFFVE1BRVRNQUVUTUFFVE1BRXRwNkFQL0p1L1NWZ0FDYXdE UVE4UmhNd0FSTXdBUk13QVJOb1RjQ0w2cTNSMWE3SW90dGhLbjBodVIvTEhTVDNMemxML3dTK29V TzhVdzU1cGY3Y1Y4N1h2Q0JZR2hFNGdVcS9TdTR4Y2dqK1h3Z00xQTMxR3NjaUVzcGMxeE0zNXNM Ynl2KzduS1VSZ1ZhRi82cGFqNVZER2VUTzhwOHNkMEk1aXdtc2tzQ3pkYkNmeVBFKzlEcjVGNWV6 bUlBSm1JQUptSUFKbUlBSm1JQUptTUNvQ2ZTbmtEUnFMTzY4Q1ppQUNaaUFDWmlBQ1ppQUNaakFC aERBNHNGSk5RNFdkTzRtL3g1eTk1TzdtZHlONU1pampJSnpjaEtsb0JqRG9wQ0NscDRJc0UzYlU5 WDJ4ZVFRRnVLeHNFTFlybjhDZjlNaHVEZWVKUjk1aFA1d0xwcHRXYVJLbHEwbGdDVVpGRGl1dVVQ ZzZmS3hkdlpQK1gwSTI4SXhkNGQ1SFlzaWRlZDE2akd2WDdDUGppM1pKbjE3aTlxNGdCeUNwVGdV RXdqYnJZYkFtM1VZTE5QSW05eE9meDRwWjZVa1FiQ3NqTUJ2ZGFScnlhR1ErSi95WHkzSFhDZlBZ Z0ltWUFJbVlBSW1ZQUlESWVCdW1JQUptRUJEQWxaSWFnak14VTNBQkV6QUJFekFCRXpBQkV4Z0NB VGNoMG9DTEpCZlFpWFlkb1dGOFk4cC9EUzVwOGhoQVFGTE1LOVIrSE55V1BWQUFlTllDZ2M1a1FM dmtHUDdJZklVdFBSQUFHc2diMVM3RjVWRDJETHNNd1RzVmtyZ1R6cmFBK1dDOHNPTEZlYWNlS3Nv Z1ZpRDdLVmozbHJ1U25KWUQ3dXdmT1loZkJ4S2tsZFVHb3ZWcDVSL2FUblN5R1BldzhkUjk3TEt1 NmxjWHhhQlVGeTdxOXAvdEJ6eUtmMDVVSzRQWlNUbTlVdXE3U2ZJTVhlSGVSMkZ4blJlZjVMS3BO Y3dXNkc5WGVsRG5OZFJlbm1lK3NZNWt6ZmhlWVYxRk1KMnF5UHdEeDJLNjVmcldNSEpYZlRuT25K c1J5aHZvNFQ1SGN0bXA5Q28va3Z1Y25MTUZ5aHJCN2V2MG5ndTQvYUx3bkg4bGtvbkw5UUpQa28w ekZQTVhjeFJ0TTA5eVgyc0twWUtBcDlYSGdyMFdPdGlucisrNHJDVFp6RUJFOWhtQWg2N0NaaUFD WmlBQ1ppQUNZeVZnQldTeG5ybTNHOFRNQUVUTUlGMUVQQXhUY0FFVE1BRWhrMkEvOStjV2wxOGxO eEg1VmdvWjFGTXdheXcwSU5GSHBTVDJKNkZSWHNXeTFESVlJR2ZTdS9uajEzbkJGZ0l4UnBJV0dS RE1la05uUi9GRGRZbDhEc1ZaT0VkcXd5blZmaGxjdUhjS0doWklZRno2bGpNUVd6ZDlRbUZQeWwz dUJ3K0RtV0o5eWorUTdrajVENGtSeHA1ekh2NE9PcCtRSGtvNXh4RGZ0ZkNmTXRDZVZCR1FxSHR5 anBJMTF1MUhWMXRua2FPZWYwajhwblhtYnNWekFwNUtKSzhWcmxZUTBKcENpV3ZGeWsreEhtZC9z RVFsdXJpNU5QNmc4V24vNU52V1QwQnJsK3VZNjVuanY1Uy9VRlJMRlphVnRKb2hXY3ZpbjI4OTN4 Rm8vaVozTGZsZU5kaHZpQTl1RmNvSFFzOU9EamdCeGZpUENzSWh6ckJSMkdRZVlxNWl6bUt0ait1 OWlnN1JBdGw2bHBXMXBYSSt4RHZSUndmYTJrb2daMmNpSjBKbUlBSm1JQUptSUFKbUlBSm1JQUpq STBBSDVERzFtZjNkK3NJZU1BbVlBSW1ZQUltWUFJbVlBSW1zSkFBaTdwWUFtSEJpeTJvUWdVV0Zk bEM2QVpLWUVzY3RzUFpSK0g3eTZGOElXL0NBdmExRmJpNTNPUGxyaXNYaEFYL0VMYmZEUUVzTTZE OHdxaitEYnNBQUJBQVNVUkJWQ0l2TFhLT2JxVkFIMVpWMUt5bEpvSFBxaHlMb1BLbTl3VDNRbERn SU0xdU5RU08xdkZoK2xKc3dRb1RDZ3VodTJ5ZGhtSmJpTGYwWjZxaEpNcThqbEpET3E5alJZaDVI VXRyS0RoZ21hVTByejlPcllaNUhXV3RueW8rRk9FZXU5Tk9aM2dtWFUxaGxHTGtXZFpFZ091WWF3 c0xOWFRoSmZyRGVaSTNXdUc1aXdXMWQyb0VLUGFoakkyaW42SXJGUlR2ZU43M29TUzUwb0dzNEdE TVp5aWJjaWdzSmoxSUFaVG01VmxNd0FSTXdBUk13QVJNd0FSTVlCTUllQXpiUXNBS1NkdHlwajFP RXpBQkV6QUJFekFCRXpBQkU5aGNBc2ZUMEZpTVpuRWM1U0pGSnl6czNrZUJzOHF4VU00dnpYK2xN RnY5dkY0K0M5UXMvRDVEWVFTck1DeiszSkhJanFQT2tUdmh6ZlZXUHpLVUI3Q3FFSTU4UXdYK1Y4 NnlmZ0lQVUJjT2xVUFlhdWNXQ216aWRrVWExbUNGTGZRZXB0NnhqUjduZzNtSk1PY0ZxMGZLeWdy S1pNOVd6alBsS0krVkhmeUhLOTYxc01VWVc2V0Zkam5tWVNIU2tjOTFoL0xveTlWZVBLK2pvSFFX cGJGQXp4ejlTNFZScG1PTE0rYjFxeXRPZitSTm1OZGhHTS9yS0NQOW5Nd0JPTGJMNHJrVnVuSmZC WGhPeWJPc21RQ1dxdGp5bFc1dy9XRnBES1ZtNG1OeldIZkN3ZzRXMUlaZytRNmxTeXNnTDc2Sy9x d2kxNUlMaW5GWWgwT3BIbjVLdHBpQUNaaUFDWmhBU3dLdVpnSW1ZQUltWUFJckptQ0ZwQlVEOStG TXdBUk13QVJNd0FSTUFBSjJKbUFDblJINE43V0VKUU8yQVZGd0tsakFZTkdHQmNRL1RsUHlmOWl1 aEswd0R0ekpQdjJPSHp3V3VmOFdJdlk3SWNCMk1VK0pXa0tCQXM1UmtvTnJKSUF5ekN1ajQ0Y0Yw Q2pKd1o0SmZFSHRvMFQwR1BtUGxVUEpoakNXUlZCWUNZdlR5dG9WbEpYMlYrek9jcHd6eW1QaEN2 OEZTdnU5WEZmQ1lqakhDaGJPVVA1RWdhcExCWU5qcTdOWVJJcm5kU3lGbkYvcGJCbkZkYXBnVnI2 c1ZPWjFGTGtVbktUeittY21rOG5mNWRZdFdQWEQ0Z25LTHZRRlMzRnNZMG5ZYnYwRS9xVXVQRlNP NjF2ZUJFV2VPeWlBY28rOFVRbjNLb3A5Y2FkUjVpczVsTEhpc2lHTTBtR3BEZ3FSdkh2RmptczYx QTArVml6WmZyRXZ5MjNoT0p2aW96d0o5ekFlNW5SdjNSWm9qTXgzZDAzQUJFekFCRXpBQkV6QUJF eGdXd2xZSVdsYno3ekhiUUxiU2NDak5nRVRNQUVUTUFFVDJEd0NiS01TVzl0aEFRd0xHU3ppMUJr dEM5TnZWVUVXMGVUTnlQdG5ZbzUwUVdCdk5jTGlxTHlwb0hEQU9aaEcvR2NRQkZDS1FQa2pkSWJ0 OVU0U0l2YlhTZ0FseWx3SFVKNzRReTZqaHpTMlNBdGJqTkU4eWxCZFcvVmhPNmxIMC9pT1kxNi9x c0sva0tzaktKSnlIZWZtOWZmVmFXQUZaYzZuWTl4RkxzaHJGVmpWT2RTaHRrS1dIZVN2MVFBS09Q S213cnNGMS84ME1wSS9LQUdqbkJpNmk1VzFTeWx5UzdtYkpRN3JZN2lncEszc1hVRVJFbVhIdE02 dFZZSzBmZVZmVnU2S2N0eXJzTUk2bWFLN0Frc3NJaDZ4bStKQUhRSW9mQWJGT0N3WDNrYVZ4cWdZ cDI1YlRNQUVUTUFFVE1BRVRNQUVUTUFFdHBIQUNoU1N0aEdyeDJ3Q0ptQUNKbUFDSm1BQ0ptQUNK ckFDQWloSlBERTVEdHV6c1lpWUpGZEd2NmJjcDhtbDhyMDB3ZkdsQ0p4WXRiSDJJbThxS0JsZ0RX WWE4Wi9CRUVDWjR3bFJidzVRK0R4eU5jUkZOcHpBTVRTK2g4Z0ZxejRLVGw3Q253NGRDaDhvUHNS TllpM3BOM0ZDamZCWFZlYnBjcWw4TjAxWVE1enQ2TmhDS3h3YVpRTzRocmo5NFJEZyt1YjgwS09M NncvYldHTEJTOEZSQ01xS0tGMWpqZXZTNnZFMTVOaTZEZXVSZjFVNGRzejlPS3hPS210R3NOTHpX NlhFNVFsamZRMGY5eGZsbzFSSE9kN0QzcWI0cytRNDlpWGtvN3pFbG9rS1dob1FnR1ZzdFFwbHI3 RnVIOWhnMkM1cUFpWmdBaVpnQWlZd2ZBTHVvUW1ZZ0FuVUkyQ0ZwSHFjWE1vRVRNQUVUTUFFVE1B RVRNQUVoa2xnZTN2Ri8yVnVyK0d6allxOHFiQmdocHRHR3Y3NVZsS2VYL0t6cUpZa083b0VBUmJS NHZQMVpMVmw2MGlDTUVCNXUvcUV3cGk4cVZ4TGYxRW9rMmZaWWdKY0Eyd0xGeEF3MzM0cFJEcndV WGk2bmRyQkNvaThxV0NCaWVOTUl3My9wUE02YmYydVlSdDlGRWZCRHlXcjBEYmJYYUhJRWVMMmgw UGdpK3BLckF5Q2RiRHpLbTBzOHIvcUtJcDViUFgxRVlWUmJwRlhsSDlYenFua2N0TDBHc1Z5R3Rh V3NOQjB1QnBFZVVtZXBRV0JnNk02S0hmZFN2Rmp5bGxNd0FTMmtZREhiQUltWUFJbVlBSW1ZQUlq SThCSC9KRjEyZDAxQVJNd0FSTXdnZlVUY0E5TXdBUk13QVRXVG9DRjhUc212V0N4N1o5Sld0M290 NU9DTEVEeWkvOGsyZEdXQk5nMkpsWmt3T0xFQzFxMjVXcjlFL2l6RHZGNnVTQllTVHAzaU5oZkN3 RyszNVFzc3h4ZFBXSUxIOG9vMkpzOE9Ha1pSWU8yYzI3UzFEVEt2TDcvTkhUVUgrWjFyTHdjbFZJ L2hMV1h1RFJidUtWcGNmNHF3cHpEbTBRSFlpdXNSMFp4QjRkRjRQL1VuVmZLQmNFNkdOdVNjYytG dEtIN0tCSXhqanI5Uk1ubCtwbUNzZFc4VEhZeENVdE0veWptamloanpWMUZTUmlGeXRBTjVra1VH MFBjdmdtWWdBbVlnQW1ZZ0FtWWdBbVlnQWtNbGtEZkg2c0dPM0IzYkpRRTNHa1RNQUVUTUFFVE1B RVRNQUVUQ0FTdXJBQUxnL0oyNVlPN29lWUJGdXRZckE0MVB4TUM5anNoY0M2MUVsdEh3dUlKaTZS S3RneVVBRW9TS0V1RTdyR04xbkZEeEg3dkJGQU1RRUdIKytibU9ocFdUcDRwUDUzM2xEUzVnUDY4 U3U1K2N2dksvWWZjWG5KSGsrdEtUcWlHTGlnWEJLVkN0a1VMOFM1OHRuUUs0d3Z0TFRPdi8xQ04w RTk1VS9uczlPOTYvOENSZXluMDRrMEsySEtNSUF4WTNxbSt4ZGZSSFJUblBNcmJPT0ZablE2SzU4 Q2Ywa1RIVjBvQVJjclhSVWRrbnJ4U0ZIZlFCRXpBQkV6QUJFekFCRXpBQk1aTXdIM2ZjQUpXU05y d0UremhtWUFKbUlBSm1JQUptSUFKbU1BR0VzQVN5QTB5NC9wK0pxMXVFdjgzT25WVWVBZ0wxMUYz VmhIczdSZ29Wc1FXUVRqUU1rb0cxTGZybndCYi9XQXBMQnlKZXk2M1dCM3k3WGREZ0MyVExxNm1E cEw3Z3R6SDVWNHVoNFd4bk9VU1pVMVluR1pMeEVjcjhnbzU2cUFzZEgrRjJYN3AzK1F2SytkVUF5 aEh5WnNLaWpSY0k5TklCMyt3SEhUaFREdUx0cGpLVk5sTllsN2ZqU2d3QkVYVEI2b2ZzYUEwNWEw cll5TERDMlBsQnlYYTBEUHV0M09FeUliNU44eU1COHM4VmtqS2dGbHgwbnQwUEpURDVFMEZCZEhq VDBQK1l3SW1ZQUltWUFLdENMaVNDWmlBQ1ppQUNheUdRUHB4WmpWSDlWRk13QVJNd0FSTXdBUk13 QVQyRVBCZkV6Q0JOZ1NPbzBxNWJZSlFmRkZXSzRrWDdGbDQ5QUp4SzR6WlNsaHF1VTZVZzZVSkZ0 YWlKQWNIU0FDTERKeXJ1R3ZIaXlNT2Qwb0F0cGRTaTFpbStwajh1OGloK0NCdndubDRtZ0xQbHlN c2IwWStwUmpXa1lLVnQ5TXFmaG81RkpSSWU3TENLQ2ExM1dicUdLcC9VN2xZUGh4SE9naWprRVFm MDZhV1VZUkFlVFcweDd6T05SM2k2L0JSSGpobGN1Q1hKbkZIaDBuZ1EwbTNMcUY0ZkgwcE9ucmhQ U2luRklpQzlsOUdQN3J4RHdDcmt2RjNmSlNFVVdBZC84aTJiUVFlcndtWWdBbVlnQW1ZZ0FtWWdB bHNHWUg0UHpKYk5uUVAxd1JNWUpzSmVPd21ZQUltWUFJbVlBS2pKc0RpZUd5cEl3em1DaUhRd3Yr SDZyQnRtN3dKMWtWWStDRnN0enlCaTZtSm9GaWg0T1NuK29QRkNYbVdnUk5JbFU2dXEvNmlFQ2pQ MGlHQms2dXR4OG5CKys3eWc2Qjg5RlJGemlOM29CeEtSMkdlVW5SWEtQY1V4UzRqZDM0NXRuZVRO eFh1UGF3cm9aaUVVaEVLZ3RPTUJuOVk5T2JjeDFYZUcwYzZDS05RaWhKVjJ0UVYwNFFHY1JSWFE1 dk02OHNvTnpVNGJMSG8yWlFUVzZEaHZIa3VGSlMrcFlQMnVkNDVYNkdwYXl1QUVxRzhqUkdzUGww a014ckdua2wyMG9vSm9CU0c4bWw4MkxQR0VZZE53QVJNd0FSTXdBUk13QVJNd0FSTVlJZ0VWcW1R Tk1UeHUwOG1ZQUltWUFJbVlBSW1ZQUltWUFMakkzQTBkWmxGZG5rejhuakZUaUxYUnZpL0VkdUlQ VnVWRDVhemRFTUFybGRMbXZxRTRpZ0t5T3Rjc0xLQ0ZSS091Nmh4cmlNc1F1QVdsVjFuZnR4UHdx dnNDd3ZSOFNJOFc4UWN0MFlIWEtRK0FaUXIyZjRNaTBoeExiYkxZNHU4QTVUNEc3bS95aTBTeW54 ZWhWQnF1cEQ4K053eFoySXhDWGRpNVRVUkZHbE9IVldnM1Q5SDhTNkNYTnYwTVcyTHNad29UYXda cDAyMlNIdU95cjlNYnQwQ3g3Z1BiQ0hYbDVJVTh4cHpZVjJyV0ZqN29RN000ajRPTFJ6NldXZU83 N0x2WE84eEd4UnROMDBaNUN3WllEeXZ1OXlhTVhNSUp6VWc4TkdrTE04UDdva2syVkVUTUFFVE1B RVRNQUVUV0NrQkg4d0VUTUFFS2dtcytqL3dsWjF4cGdtWWdBbVlnQW1ZZ0FtWWdBbVlRRnNDVzFV UGEwWll1MGdIalNXTUx5cVJYL2czVlpyQUloSUtBWGRWL1ovSldib2h3SUk0Rmx2aTFqNFNSem9J WTcwRlJZWUhxSzFYeXIxYzdobHlXSVBKS1RKZzRZZHI1ZjRxYzRqY0UrV3dQTU4xdzRLOG9vTVFs S3ZvSitNSy9XUmNMRUEyN1NlV1BFNmhVV0dKcDhuaUpSWVo0a1g0aTZ1TjNLSzFraTB0Q0hBdUQx STlmSG03Z2hXTXl5bjJPN20yZ3JJTFZvMVFIZ3B0c0pVYjg5d0xsSEJDdWJweXM2UWdDbFFvYUNU SlMwWFpKak0zcjNOZnZsQXRzNVVVOTY2Q3RZVjUvWmtxelppUGxMOU80WjVsREhFZmZoQkhPZ2pE NXovVUR2TVo4eUR6Qmx2OWNmNU9xdlQ0WGxaMGdsVXF0c2xqTG55VkVwZ0x3eHpUOUJtcTZyMEpT bFc1ZnJKdEduTmJrd056SGs2bUNzeUhUZXFpN01kOXFhcTdjcWJkMFBnRGZCKytkR1lZekNOV1NN cUFXVlBTZDVMallxbHJTUGRxMGoxSFRjQUUraVhnMWszQUJFekFCRXpBQkV4Z0hBVDREK2M0ZXVw ZW1vQUptSUFKbU1BUUNiaFBKbUFDSm1BQzZ5Q0Frc1FSaFFOanhlTjF5a014aFVWWkZtSlJTa0V4 UnNsRllYSDk5OHI5bDV5bE93S25WRk9wc3NVSGxOYUZzSmlPZ3NWTDFCaFdBN0Q4Y24yRlVjSzRr M3dXNDk4dS8xSnlRUWtIeXpBM1V2eEhjcUU4U21pUFZSeExFUGVTajRLVHZMWEtDWFIwK2tJL0g2 VXc0NktmYkwyRjBnWjVkUmNoVVVUQTZoY1dkdzVWVzR5ZmJROFZYQ2dzd2xNdkxzaTJZSEhjNFhZ RXNPYkdObXRZV2tsYjREeDNzWlhYWjlVd0NpYnlab1RyaVhzazNCY3ptVWtFNVkxVWthVVBDMmRj YTZWdlZQVDM5ZXBYbU5kdm9qQUtWWXZ1QWF3UERXVmVSN2t3blF1N1VzN2svS0NJaERVcDVqSG1z MzNFNkZweVhFdHdlN1BDKzhvRlpzeHpLRzJ5aGVaamxBN2plSTdCNGlEenBiTFdLaWhaMFUrMkhJ ejd5ZlhMdk05V2gxd0xkVHJKZG9YM1ZrSHVDeFNQR1dNVHBTVG1YbFhmRlpUbGVBN3RKb3c0d0Rz U1ROTWh3RGROMis3NGVrZi9maDArVmpMbCtXRWxZVUd4bUlBSm1JQUptSUFKbUlBSm1JQUpESmRB NldQUGNIdnNucG5BWkRJeEJCTXdBUk13QVJNd0FSTXdnYTBtZ0VJU2loVWxDRmpMUVNtRlJWa1dZ ckdheEhZOVdKcGgwUllGRFN3dWxPbzd2VHNDS0RQRXJiR1E5cmM0b1dXWVJYV1VFckF3Y2dPMWdX SVMxaXNPVS9oWmNoeEgzZ1FGZ0E4cndLSWRpOUh2VVBpbGNzam45SWV5S056OFJHRUVKU1cydW1L Qm4vZzZISW9DOUFORkpJNy9SdjE1dmx3WWs0SVQ4dGsralhDVnd4cklmVlVBWlFQdUN5d2NvYlRR Wkh6cElqeFdYdW9xTk9uUWxnd0J2c1hjUWVsY24vSm1oTG50U3pNcHkwWGVVNmkrdjlKVDYyVktt aE1zRjZYbFVBU1pLN2hrQXNwRDNMOXp6ZXdrY1AxZVQySG1kYXo1ZkZuaFY4Z3hyMk05QitXWkp0 ZTFxcTVVR0I5elMzelFEOFdSbG1IdXhVdXFMb3E0c0lHVG9oTllQbnN5bVlSNWd6a1FxMGxQVUJy UHdIdks1N25LZ2JWUEFBQVFBRWxFUVZRb2I4SWNTRmw4RkpSSXc2clVJeFRBVXB1OHRRanoxdzEx WlByTnVGQzJlb3ZpOUZQZVZPZ25jeVVjcGdrVmZ5NnZQTXJTbG9JVGxMV2FLQ0YvbDBxUll3NWVK NStvSzBzSHo1RnBnZWRpRXo2WkpwelVNUUVVTjNuWGlaczlZeHh4MkFSTXdBUk13QVJNd0FSTXdB VEdUTUI5MzB3Q2ZBVGJ6SkY1VkNaZ0FpWmdBaVpnQWlaZ0FpWmdBcHRNNEYwYVhLb29vYVNzc1Bp SVFnWktIQ3l3ZlVHbG5pN0g5bFh5TEFtQkxxTXNsTWZ0d1g5WmhTUVdxVkhrd09vUGJiTTR6Ym5F RWhJS0N5eFFYMEFaWVNGZXdRa0wyaWd4b0V4REhNdFpXUHBCT1llRmVTeG1rSTVqd1JvTFJZUlg3 YkMyd1JoWUtPZllXRFM1dVFJb3J6eEhmaXgzVXdURkxIbEZJUi9ySW5HQkh5clNSQ0h2K3lvZkM4 b2ZuSU00emVGbUJMRGFoa0pRcmhaS0Y4dmVJM0c3WDFNRTZ6THlab1I1a2V0cmtaVWs4bEZtaVN0 M29VZ1R0eGZDS0U4ZEhpSUxmQ3dPY2E4d3I2TkVneElYMXFCUXRsbFFkUzNaWjBpT3l2eTA3SGxH QVFzbFF4U1I4RkZVUUlHSCt4NDJ6Q1BuMFhHWmQrVk5oYlFERkhxWUhNS1dkbGRRZ0hRVWVWSFVW SFFxcEsxckxxUUR6TmRobmtkUjd5cEtaSXVxSjh1UEJZVTVGRTdqdERTTTRoRGJJTWJwV0tBalBV NnJDcWZYUGMraFRaa0xlYzZrWTRkNXlScGxXdGJ4MVJCZ3praS81WjkrTllmMlVVekFCRXpBQkRh WWdJZG1BaVpnQWlaZ0FyMFNTUDhUMCt2QjNMZ0ptSUFKbUlBSm1JQUptRUNKZ05OTndBUWFFdmlG eXQ5ZnJvMndyUnRiazZDRWNnazE0UDhYQ1VKUGd0SkQzRFNLQTFoY2lkT2FobG1rZnQ5T0pSWk1M NnN3MXdNTGRRcE81ZWY2aTRVUWVWT2hIMWVmaGlZVGxCWmVxL0FmNUZoUVp0c2tGcmtWblFyS0Yy ZWVobGIvQjBXcVlMV0VmbUwxaE8wRTZRbktCL2pCWWUxcjBXTDYzaXFNNG9hOFhlRWNZR1ZzTjJG QjRCOUovdjhwanVLVXZFNEY3b3daQllraE9QcENuem9kNUU1aldNcmhtdHlKem5oZGI0ZUdSWTJT VWdFS0tDaXZ6SFFnaWFEUWtpUk5scjJIMC9aQy9QTUtzTFdZdk1iQ3ZJNENEVzJnbkpQZUw0MGI3 TGdDODFUYTVMSWNtYjlRUnVJNWhqTFNsWFdBTjhpRk9VUEJ5Vy8waDIzSzVPMEtWcVdJWUNFT0My ci9xd2pYSk52aVhWUGhXTTRVUjFZWVJyR01MZFU0SkdPN2hRSnN2eWR2d3Z5T0h4ejM2YUk1bS9a UTRneDE4SGxHWUxtS2NCMlhPMThvN05XcE8rUXlXT1c3VHFhRHYxUGFnWEpjSTdITHBZWDhXNm84 Q21MeUxEMFJRSkV1YnBxNXI0bVNjVnpYNGJVUzhNRk53QVJNd0FSTXdBUk13QVJNWURzSStNUDdk cHhuajlJRVRLQkV3T2ttWUFJbVlBSW1ZQUpqSm9EVkR5dzd0QjBEaWhwWXpXRXhzMmtiTFA2Z2xJ RlZodU9vOHZIbDJES0lOQVV0SXNCQ2JXNjdsMXlhaXRjU3JJd2NzbE9TUmVyOUZDNHRLSDlIZWFs Z2xlUkJTa1RwQTBVTXJDTXBPaWRZRVpwTDdEbUIvbUM1aWNPRWZvWUZjQlNQc0V4RVhuQWxoWmFR ajQ5bE1QellvWUFWeHhlRnY1Y1U0TDdoM0NiSlMwVlpFTCtYV3NDNkZVb2xRM0QwaGV1RGUxeGQ2 MVNZSzBvTmZxeVVzVVI2YkNFbmJxYU9jbGx1MjhWVVNTMXVjNWt3Y3dPS1lBOWNvaEd1ejFlcmZ0 dDVuYTIvT09mTTY4ZFRPeWVVSTAzZVVvSUNZZHdBaW9ITGNHU2NUMUdES0Y4eFg2QndpUUtKa3VZ azNXcU1BaWcxUEZ3QmxKZDRudDFLNFJ3empxT3NsUXI5d1lJVC9hR2ZLRW45TWVvQjIzUkcwV21R YTJjYUtQdzUzVFI5OWc5S2F5anN6YWFXWTV3dldNY2xlQ2JGOFRHR3o2bE81ODR6OStIamxJZGlX T3h5YVNFZmhkcXJxYzQyQ05jUDF5clBRK1lNbnVGWXYyUHU2SFA4M0JOeCs3d2IrTjB6SnVLd0Na aUFDWmlBQ1ppQUNaaUFDWmpBb0Fpc1JTRnBVQVRjR1JNd0FSTXdBUk13QVJNd0FSTXdnYkVTd01y TFI5VjVyRU93Qlp1Q2pRV2xEaGF2MDBYM3FvWlE4bURMR0xZQmU2Y0tzczNRVitWL1VRNkxOUEpH TC94ZmtjVTFGdHphRG9aRk9xeHV4UFhUeGR3NGIxR1loVCtVVmxnNFpVRU9xMFpZOWlqVnkxbjJ3 REpTc0xMQm9tSGFQOXFpajF4YmhGZnBzRVJ6MTUwRFBrMSs2S2VDRS9xS2tnN2g0QmFkRzVTWVVE Z0o1ZkZSVEVHUmkzQmRsMjdaeGoxVFcwR2o1a0d3Ym9YRk1yWXJHNUo3aS9yZng3VlFkZTY0dm5Y WWxRam5jdEdCY29vY0tQUXRxdGMySHdWRDVsZTJZT1ErYU5NTzQzcU5LbUlWUjE0dFlWNS9va3Er VXU1ZGNzenJiSGYzWllYUEo3ZU1vQ3lRS3N3c3E1QjBSblhvSW5JSTgrS3ZDQlRjMlRQcFdFUENl aEpaekJVNXF6Yk1zeCtnd0lvZFNoM003eHoyVGZxREJUeDVVMkV1VEpXN21MUHA2N1JBNFUrNmRT WEZhQnUvcnN0ZDkxM1BoWFg3MGxVNTVxTGNkbTNMdFAvaUZwVjV2dlBPMEtMcVdxcWdSSXRDSUFy UzNDUE1HZDlRVDM0dGgzSlduMk5KNXhLZTgyTy9Eb1hOWWdJbVlBSW1ZQUltc0FrRVBBWVRNQUVU eUJIZ0kzTXUzV2ttWUFJbVlBSW1ZQUltWUFJbVlBTGpKTEJ0dlVhUjRYQU5tbC95bzF6Q05tNXZW THlKb0FCd08xV284LzhqZmdYUGRtOTNWL2tieTJIQkFZV28weXBNT3l4SUtUaHFZWEY2SDQzZ20z SXdsZGRLc0M3Q1ltZGNtWVd6T040a2pLV1NzSzBNMnpyRmk5UnBPeWhUcFduRW44U2ZIY2ZpTXNv dk85RmQ3MzRLbFN5TktLc1hZVEdXTFlsb25NWDFGeENJSEJZc291ZzB5SFpEVlFwWjhBOEtUdE1L K2tQYjZYWkhTcTZVZFBHVHdqa2xGZExiT3F5VVBGV1YyWEtxQzRlRmpyU2RLNm45S25kRjVhY09w UmJtR0dWMUtsWEtJMXdMWFI2TWU1QXRmWEp0Y2owRUsxeTVmQmE1MDNtUjlyaDNjdVc3U3VONlFO bjB3V3FRTFJyWllveXR5QlN0TGN6SHpPdDFLcHhBaGZhWE8wRHVSbkpzaGRibHZJNEZQWlNrMVBT TXRKMFBVWWE0eDA1TEtCaWlPTGNUelhxNWVaeDZXUHloQXZmNHB3a2tqblpYUFJmU0JlYTd3T3RS SkVUdVhBcGZUeTRXbnZteEJhVTRqekRQZ3dzU2lCd0tUR3p2RnlVdERITGRvOVFaRitUWkg4ZkhG dWJhVDVWZGx4a0R6N0dnNkZhM25aT29JTzlVYkQrNHJQS2ZtbHFKWUxXTFBqTmZZS1dNT1NOY3N5 ang5dkhjQ0FQamZnMWhmT1ozNW1yQ2RpWmdBdHRKd0tNMkFSTXdBUk13QVJNd2dVRVRTRDhzRGJx ejdwd0ptSUFKbUlBSkRKZUFlMllDSm1BQ0pyQm1Bbi9ROFQ4angxWWkvTm9maTBjb0g2Q29sRk02 VWRFWllYRUpaYU9aeEVMa1FLV3pJTXJpdFlLN2d2SkNXT0RkVFJ4SkFDV0lvTUR5ZnZVWnExRXM2 RmNwSzZoWXBhQlVrQzZjb1FCUldha2k4eHpLbzAveUpvL1duN1J0SmUwSzUvKzZ1N0U5QVN5U3hQ OEgvcTJTc2F6RjlVRWVGa080ZGxqY1Z0WktoUVh6WUYwTHF4MnhFZ0RYNVUweXZYbU0wcXJPejFt VW53cjNDQlpvMHZTcU9KelQ4OGIxVWxXblRSNWJSNkZnMVlYajNLYnRNRWRVT1JRYVVzYzEzR1lz aStxZ0RQTHhRaUVVWVFwWnJaSlJNRXlWTVVKREtMVXg1aEJQZlJRd1VtczBLR1J3VGFSbCs0aHpE bEdVUVZIaGxqckFCZVNZMTU4dG4vdFdYcVZnWllmN3A3TFFUaWJLckgzTjYxeEg2Yk1odmFkMnVs SEx3K0lSZmFVdzh4YjNEdUdjdzBvVUNndHBYcXlNUTMyc3V0QVdpanBjbTJ6aGhpSVlmVS9yOWhu SHNreFFQSVZSYkNtTzQ3Sk5KMzdzbUwrNVZ1SzBPTXl6TFZpVEN1blVhVE1Yb3BBWDJzQVBTaWlF eCtoUS9rcjd6WGE0ejFMaUl2YzZsUW5DY3hNbGJhNmhKbGJsc0liMU9UV0NWVFMyeUdUYlVxeGdL V213d3ZQNjI1UEpoUEZpblN6bVFLZXhtSVRmbCtNZWpkdEdzYkdQWjNKOERJZE53QVJNd0FSTXdB Uk13QVJNd0FSTW9EV0IrR05zNjBaYzBRVFdSc0FITmdFVE1BRVRNQUVUTUFFVE1JRjVBaXl1L2xM Sjc1VkRhUU9ySnl6SS83ZmlMSERLbXhNc0haMTFMblUrZ2NWUnRwWmlJZjlGeXY2aFhCQ1VERGgy aVBmaHA0dWhiWS9CL3dWdm9Nb3NBTElRK0NxRnZ5NkhnZzRzRk94RWdnSlJhSXlGc3hCdTZtTnhn UDZ4VmQ2aUJjOVRxZkYwRWY1UXBSMHBGd3RXV0xDbVE5bmJLSVB0bXZvK2h6ck1uS0Q0d2ZaL2Ix Y08yOERJMnhVVVNsSUxGbHpIS05mc0Zzb0VXTmhOa3hsdm1yWW9uanRuWTErRVh6VG12dk5SbU1M NlRPNDRXQVRxY2tFZTZ6eTVjOGl4dWQ2cmxOb29rM09sOW5KbHUwcjcwMlF5UVhHQmVmMHVhaFRG SkN6L1BFaGg3Z2Q1YzRJeUZjb0RjeGxKQWdxQTY1elhrKzRzakdLQkJjWEZaNnJrd1hKVndybEts VFBoaFl2cm9XaDJXeVh3ckx5Ni9GZkl3VVhlU2dWbE41N2ZiOVZSSHlJWFczNUJ1UXlsTkNYdkNz b1pMOXlONVFPNVp6dkttVTNuZWxqQ0tUMUtWOC9sdE4yKzR5aC9vVkNUSG9lMHV5bHhrYnU5eXFC QXlYMkdvdGhyRlYvMGJGYVJHVUZ4TnJVeXhUVXdVMmhnRVJUWlVKUmt2QWVwYngrVGkrVm5jYVNI TU5kaDNDelBZOTdwNGpTSFRjQUVUTUFFVE1BRVRNQUVUR0RjQk56N2pTTGcvN0JzMU9uMFlFekFC RXpBQkV6QUJFekFCRXpBQkRJRXNBRENZdk5MbElmbGhYUWhWc2xUT2NQMGIvMC9MT2JGQzJrZnJG KzFWVW1POXdUVnhPS0Z2S1VGcXpzb0k2R1V4Qlp0TEdyTkxLd3RmWVQ1QmxnOG5rK3RsNExDRjFh cFVFYmduRmJWdWt3bWt3WG8xRW9KeFZBT3dVZlpESDhkamdWT3JENngzYzJ2a3c2Z2NKRWtUYkJH VWRWZkZGcFExa2pyZGFXUTVHOEpLZGxtY1JiY242Y3FPU3MvV0hKQklVVFpuUWpibm5GdnA0MWhB UWNGbnpSOVVSeUZqSFJCZkZHZHJ2TTVQZ3A1M05QY055amM1T1oxNXVjek5qdzRDb0RVQzlXNm10 ZTdWTTVrMjhYcnE0TllBS3lhQjFSa2dzSUhmdXhRWnNyTm9TZ2cwVFp6SWtxU2NaMVZoWm1qc1hT SWdndUt2L0Z4c2ViRDFsaHhHdHQzMHU4NExRM3pyRXZUMk9vMVRXc1RSeGxuckFwSjU5YUFnNlV0 QmFmQ2ZmUWxoWmlqRmptdUV6Z2VvZkxjai9JYUM4ckFjU1VzVGE3YUtsZDgvS1pobnJVb1pZVjY5 TDlxUzg1UWJoay9mWTlpZmgvck5iZ01COWMxQVJNd0FSUG9nWUNiTkFFVE1BRVRNSUUrQ1Bnallo OVUzYVlKbUlBSm1JQUptSUFKdENmZ21pWmdBdk1FL2wxSko1UmpTd3FjZ3EyRkJmaDdGMnB6bkVK V05wa0YwempqMjNHa2h6QmJsdEYzdGhicW9ubVVJZTZyaGxCSVFubUZyVk5ZM0ZWU0ozSk10ZExs SWhsS0NDeVFzZ0NQdFNRMW54V095d0pkbW9rRm9qUnRTSEhHaGpMU2I2Sk9uVUxoVkpHQnhVaVVN SlJWRk00bGlpMXhBUmFhV1VDTzArcUdxUnVYVFJlUjR6eUg2eEhnWE45RFJWTzJTcG84VFgrd0Jp TnZLZUcrdm11bWhXY29EYVdVcXZ0SVJTYmN2OHZPdWJTVGMyZFdJdk02MzZWd2lyWVdGRTZaeTNJ Tk1HL20wa3RwS0FYR2VmOFRSMXFHbVpQU01iSmxXTXZtcHRXWUw1Z0xGMW41WVJ2S2FZWG9UeHZG eEtoNjcwSEd4djNCWEJpMllrTlJiTi9Na1E5UkdrcE04ckxDTlliVnNUaVRPZlRkY1VLRGNIcmVl QzV4bnpSb1lqQkYwM2NZT3NaMmlJRTU4YjRkVmdGdnFJUHdIb0t5TmU5b2lvNUdzT0FWSzhteDNk MmllYldQd1kzMUd1eUR4UmpiZEo5TndBUk13QVJNd0FSTXdBUk1ZS01KcEI5RU5ucXdIcHdKbUlB SmxBazR4d1JNd0FSTXdBUk1ZTUFFV1BCaDY1REhxNDlzdTNaaStjdkl1MVE1cHdUd1RhWFhGYllC aWhlaCtGWDhtSDdWejRJdjFwR2VwQUd6UlJpV1JsQldhYk45azVySUNvdHlMUHpHbVRsRm9UaS9p ekRuNXZ4SlF5d2lzM0NjSkE4K2VqcjFNTFZnZ2RMWUlpV0UwNnRlS3RUTFdVVkp5K1hpcVZJVVZu Snk1WnpXakFDTDExZ25TK2NqRkw1ZXBxYk9LOWRXVUViQ2tsWmFuMjIrSHFaRTduZDVsY0k4a2Zh TkNsMHNmcU5zOGl3MW80bS9kQUFBRUFCSlJFRlU5a1E1ckRXaFJLZGdhMkZlVCtjYkd2c0dmMm82 NW80KzVuV2VEV25mc0t4VHMxdXRpLzJiYXFhV2pyaDNQNjcwc1FtV2FMQndHUGVic2Z3Z1RzaUVV UWJqWG9pemZqcVpUTEJLRjZmVkRhZm5qWHRoak0rV0UyakFxYklpMStnTGxMNUtZWXUzTitpQXZJ ZGdXWWc1UjlIUnlMblUwL2k5cGl1TGFtcTJrWXp4R213MFFCYzJBUk13QVJNd0FSTXdBUk13QVJN WUw0SDFLaVNObDV0N2JnSW1ZQUltWUFJbVlBSW1ZQUltc0ZvQ3Q5UGg3aVhIWWlDV0V4UnNMU3lB c1pDWk5zQmlYSnBXaXZOL3FkZ0NEZHVKc2VoY0t0OUZPZ3VmWGJRVHQ5SG5JaFlMaTZreVF4OWpp TWREZUcvOXVaaGNMSWNxOGt1NXNja3RNeDMrb2RJV1diQzRxY3FrZ2xXVU51ZWJjNVlxSkhGdTAv YXI0ODR0RWNCU0dZb1dLQXJGWmRpRzdLMUtZS0VlS3k4b1ppcGFLU2lnbkU4bG5pN0huQlNmTitZ M3JQODhRSGxONXREMG1rRlppbXRDelN3bFhFT1hWZ3RZUnFHZktDZ3AybHBRMHN2TjYra2NWSFVB ckVIRjh6b0tZeWhXVnRXcGs4ZFlVMlpwdkU0N1RjdWNUQlZ5U2lkam5Bc3ZvTEZ3bmNqYkZheDhz VjNZYmtJbWtOdXlEZ1hjTmdwSm5ET3UvL1F3NlQyUzVnOHh6anRWMmkrVVZwZTlEOU0yTnowZUt6 QXkxcjR0WlhLTVdBR0tPRzZNMXlEOXRqTUJFekFCRXpBQkU5aFVBaDZYQ1ppQUNVUUUrSWdlUlIw MEFSTXdBUk13QVJNd0FSTXdBUlBZRkFJYk5BNnNWb1NGeUxZV1htSWNMTnlrQzljczF2OHVMclFn elBZeHA0M0tqTkhpUk5UOVhvSzVSZmhlRHBRMG1sc3dQbHhsVWtzaFNocTBjTjNuK3N3aWZGWEh1 VFpUaXlDVVp4RWV2Nm5MZlRmZ0htcmFUcDN5TFBnUHlkWHBjeGRsMktib1FEVjBLVG1zaGNpYkN2 TWUyN3A5V2JHUHlXSFJERDRLemdqWC9GT1Y4aUU1Mm9xVlVKamJzRVRFdGxXdlV2NGlaVFlWbVJF VTRPSUV6bjN1bW9qTDFBa2ZUNFVZbjd6SmUvbXpwSU1MTG02R3NUZVoxMUhvNm1OZVp5NzhkTnd4 aFRsbjhucVZ3RGMrQ05kSEY4L1J1TTIrdzF4dnFhVTRqb25TSFd3SmwxeE9PWk42cGZKVjZmUWps ODg5a1VzZmFocldwbEtsWGZyS1ZxQzVadzU1ZHZNRWpxV2tXSUh4ZFlxdmdsOTZIVExQTGJvUDFE V0xDWmpBTmhEd0dFM0FCRXpBQkV6QUJFeGdpQVRTLzhRTXNZL3Vrd21ZZ0FtWWdBbU1pWUQ3YWdJ bVlBSW0wRDJCMkVwTVc2V0t1RmRzNFhLcU9FRmhGb3ViV0V6QTBvaXE3Y3BYZDBPekFaUkQvbDFK eDVmYnR2OS8vVU5qWnFzMGVidVMrMlgvYm1ZSEFhekk1QlphUDFDamJjNFZ4VkFFd2wrM3d5b09X eFhHL2NEYUN5NU9TOE1vSWNTTHBPUlRaNUVsRWNybFhPNjY3V1B4ODVJNk9FbzF6NUEvQkljU3oy WFZGNnpteU90ZG1IK3dZblZySGVrU2Nody9LRHB5VGxFb1lzdEt3c3FlRWM3M0haV0NMMjhxbkhP c0xsRVBLMFEvVTJxYnhmTDBYS05JazdzbTFId2p1WGxVbWprNWlyWUtjdStuZlYxMlh2OWFvU2Nv TGpHdm8xUlZod1hjMCtzb1ZaNHFIR3FwNUp0bGFuOGtrNVltTWI0MGJaMXhXS2RLbGloaFlFR3Nx bDhuVldhdTN0dVYza1k0MTF6L2NWM3VzemcraGpCYlFWNC82U2hXMVZacEhRbWxLTTRyOTFCNmJ5 UmQyNDJ5emR4SkZLTnU2ZjdoMnVWOUs3VE52S0FxdlFqSDRuMGpOTTU4elR3ZTRzRm5mSXlUUGxF bnBMZjFZNlhKMEFaelRBamJOd0VUTUFFVE1BRVRNQUVUTUFFVE1JRkJFZUEvMDRQcWtEdGpBdTBJ dUpZSm1JQUptSUFKbUlBSm1NQ0dFbUJoNllMUjJIS0xQVkYyclNBTFF2RWlFcFZZakdNck44S0xI SXZuY2YzWHFFSzZYUnNMWnl5RXZsUjV2NWREWWVtSjh2bEZ2YnhXTXJiL3Y2R1FoQkpFUE5pY01r V2NYeWZNd3Q2SlZEQ25PSFJpcGJQVmxieGR3UnJXSW9zZ0xGeWp0SUh5RzR1ZHU1WFhHRGhiNXRo WVIxbzBGclpwU3F1eUZjK2llbW1kRUQ5RENFUStpak5SZE9uZ1htb0JTMEFvWU4xWjRTRTRGSHpv QjNPUXVyUXl3WUlSRnIzZ2NRMGRsYmtHQmNnSEt2eEd1WnlnbklHU3hiT1Z1YThjVzF1ZVF6Nldr cmdIbDlsMjdBZHFKeGJ1WVJiWTQ3U21ZUmJtNDNtZDdkWWF0SkV0eXR3S3F6aVRlVDJkbStQOE9K eldaMTVQbndsaFhuK1pLbjVGN3V0eWRlWjFMT2lrbHFZNFI4dHlaSzVDY1pFNVVWMlpFZEpuRW5Z aWk1UXp1UmR2cExMM2s0c1YzQlJkbXpDdjh6eU5PMURudWtacEJZVzh1QjVLc20zZkl6aGZuTXU0 dmZTOHhubEREUFAra2xOVXkxM3ZmZlNmOTY4YnFPRVh5M0VQdlVzK2M5MDU1WmVFZTVNNjcxQ0J6 OHRoVVkwNjhUc0ExL3NCeXVQZTVIMHJ0TTBjdUxmUys1QXJxdEZZT2VpRGlxZkN1d3B6Qk9Pa1Qv U1B0TFJjazNpcTJNMDdqaFdTbWhCMFdSTXdBUk13QVJNd0FSTXdnUkVSY0ZjM2djRFlQbWh2QW5P UHdRUk13QVJNd0FSTXdBUk13QVJNb0Q0QkZzL2lCY1V6MXE5YUxJbVZrVGlUWDdXelVCU25WWVZa VUlzWGF0bitKVjcwNWhmOEQxRURwRjljUHBaTzVFMXVxRDlYbDJzcnFmV1B0dTAwcjlldUJndGtM QWpIdFluajRyUzZZUmJkVWJaZ1FlOXRxb1R5eWdYa3g0THlEQW9UY2RxaGlpeFNlTGl5eXJCZHpT UGsvMTJ1cm5BdHNFaGR0M3lUY3VrNHFNdTJYZmhWTHJmWWpGV1VkQ0c5cW8wNEx6ZStKb3ppdGtw aEZBUU9VK1luQnVicUtJQ3B5NzBJQ24xWUxJSEpLM1NFeDhxaEpJWHlrWUl6OGxuRmJpSjNGN2xE NUxDR2hXS1Rna3ZMOXpJdExHdDFKSjNYdVc4emgybVVoR1dwdUFMek9sdmR4V2xWWWU3bGVGNy9w QXJIaWx3b3hjVHpPbHVmY1U4eHIxOU5aUmNKNXpNdVE5MjJIRkhRNEh4elhhQ0k5aGcxSFBkZDBR bmYrMURHSUJ3YzFud1dLU2FpeUhhd0tuQzl4YzgxSlZVSzU3VHRlQ29iVnVicDVWTGgrYnJvR2o5 TFdrbHhyQ3d5M3lqWVdCaGZPaS96bkd2YUVPY3ZONjgyYmFkTitmT3BVbnBkY0swM3VWZlVSQ3Zo SHJ1T2FyNWVEa1VlbE1Pd0JzZFdsTHlYa2Erc09ibVdVcWpEUGNNMXpIdlZRVXE3a3h5V0RiSDJo TFVzMGs2bk5PWk0zak5vbXpUbWNjYXRyRTRsdlM2L0hiVk92L1pSL05keUtGTnhQekpQMzFqeDU4 cVZ4cXFzaFVKYmNTRVVrcnArSnNmdE8yd0NKbUFDSnJDTkJEeG1FekFCRXpBQkUraVFRUHFmbUE2 YmRsTW1ZQUltWUFJbVlBSW1ZQUxMRUhCZEV6Q0JLUUYrQVI4dkFMS1l3MExUTkxQRkh5eHpzRGdV VjhXcXlLL2loQVZoRnBwWVRBdkY0bC9GbjFLSmI1SER3c1QxNUdQVmdVVmR5dU82V0hoWHM2T1I3 eWM5eFNvSWk3cEo4c0lvQzdoM1Z5a1c0RGwvV0VKaHdmd3FTbU1oWE41VWNzbzRLR2RVTGRaeGpk RW1EV0JKcUtvc1pYQllJY0tDQ01vZmJEM0ZBaWw5Sks4cmw3dk9XY0N0YWgrTEthbGlBdVhmejUr V0xyMW1XUkN1dzZqSjRWRFdlSzBxWEdGZ2pqN1JOM1ZyN2NKaWZJazdTaEhrVWFicmpxS1VreXBC TGFzWWluSmhQSzlmYXNsT1k5VW4zTU9oS2VaMWxBRkNmSkdQZ2dCemRDajNvUkNRejd5T3dnTUtC bUZlLzY3U0tZK3J3eU5WN0dMcnIzanVVbk8xaGZudlZTcU5JZ1pobERPWisrQ3E1S21jZGZwMzln K0tHVlVLU1NqSk1KOVJpL3M4dFk1RmV1cXdUTU94c2JCelgyVnlMcGxURmV4TXVMYlR4dWhmbXBi RzZWZWFobkptbWxZM25qdGZINjViV2VXd3hNZHo0OVVLdzVsemwydFQyYTJGYTZEMHJaZnp1MStt NWZzb2JaRnlsNG9zTGRkVUMxd25yNU4vSmJuTHlZWHppSVhDbkZWQTdtMlVpcGlEcU1Nelg5V21n dVVobEt2ZW9CalBTNVNkYUJObHZmOVNHdk8zdkFuM0tMeTdmRWJUVnZ5c1pWeTg2M0U4NWhLVXFE aitVNVJ3ZnJsN3lUR1h5cHRjVkgrb0w2K1ZwT2NYYTJHNWU2UlY0NjYwWGdJK3VnbVlnQW1ZZ0Ft WWdBbVlnQWxzSW9IMFB6R2JPRWFQeVFSTXdBU2FFSEJaRXpBQkV6QUJFekNCWVJGSUY4L1k1cWZ0 ZGhmOC8rZFJHbDY4aU1TdjdsbG9Wbkp0WWZ1a3VIQlF1bUd4a1lVeGxBSllnTUtLRHd1aUxMVEY1 Y2NVWG1iUmpIR21pMlJZZVdyVDVublVHQmFNNU0wSWk5L2hHQ3dDcGx1WlVEaFdMQ0NlT2l3bnNM QlBPZ3VmaTZ3cG5Wd0ZVVnhDSVlwNmJNdkhBak9MeXl5S0tyc1RDZU9LRzF2VVBrb2VLTUhGZFZq d0RRdWhjWHJkY0twQWhqV05zUEJhdDQwNjVlZ2psa3VHNU9oVG5iNXZjaG5PZFhyZExhdEVnWEpB ekF4RkFoUmI0clM2NGR5OHpqeTg3THlPd2hGOXdPSWQ3WVY1SFl0RWJlWjEya09wZ2paeDNLdHQ1 a0k0c1pVZ2JjUU9hekN4c2hGOWpQTUpjM3pHUVRqbmVHNkZ0bEhvK20ydVVKVEdGbmJ2VlB5VmNp aHFNVWVqb0lPQ0p2T3hranVSM0Z5NDZCcEVhVFMxb01mNFl3VmlPdGZFcFlwbnRNZjlVYWNOK29P eU1zOE5XUEhjUUlrRlZ1bjlWYWU5dUF5S1JxZFFBc3BPajVQUHRTQnZUcmlXc1NvVVp6Q2ZmekZP NkNrY0t4WmhEWWw1bmpUdWczRElWUG1UWjgvRGxJbENFVXAzMUVsWlBVSDVXRU5EVVlubk10c3Nj bzF6emFDMHAreXA4TjdYNVRXSllqclAvR25qK29QRkxwNFhLTDNER0dVa0ZLTlEwbFAyaEhjRUZP b0pMK05nZ21KMzNBYlBlSlJTNHpTSFRjQUVUTUFFVE1BRVRNQUVUTUFFVEdBd0JQaHdNNERPdUFz bVlBSW1ZQUltWUFJbVlBSW1ZQUltTUVlQXhkcDBRWkhGcTRlcjVLTEZTQldaRTdiV1lWRXJaTENZ ZUlBaWl4WmRWV1JYc1B3UUwwS3hvTWdpOEhsVmdzVkdlUk8yNy9tRkFpeCtwVlk3V0t4VjFtaUVC YlpsT3N2aUw1eERHMWdHT0hPSU5QQ3gvSk1yL2gwbHNrQW5iM0p1L1dHaFY5Nk1zRUE1a3hCRlVD SmpvWkNrcCt2UElrdFovQithYlpzWWg0cnZDb3BRTERTM1ZaYmJiU2dLY0YxRjBXbVEvazREbVQ4 b0I5d2prNDVWbE45bDB1c21zV0FlbHoxU2ticUw4Q3FhaXVNakk4QzVackU5N3ZhbDQwakRNQXY1 S0piRzFaalgyUzRSeFlvNHZVNlllUjByS2FFczh3MzNRWk41L2ZpcW5NN3JLRDh3cjZOWXF1enB2 UDVMQlhndXRablhtWWRTWlFxc3VLakpSc0l6Q0V0TmFTVzJjOFE2RHVrb0xlWG1RcFNpeU04NUZD bWV1Wk9CZ3NNTEZFYXhRMTVSNElPaVIxcmdQVW9nVDE0bjhqOXFoVDdKMnhXdXk5MUlFbUNleHBw TzJqY3N6UDArS2Rza21pb2tzVlZXVlQ5QzIvVG5vWXIwOGR6ZzJyMnAyc1pLRHMrZ3NHMGp6ME1s N3dyM0ZzK3UzWVNkQUpaN2xtR3kwOHhDNyt3cWdXTFJrK1gvUVE0aGpoOGNQRU1ZbjJjNzUvQ0hp Z1RGNHRSaUgvYzd5a2loVFJYZEZjWWNJaVVsclpEZjFMK3FLc1Q5LzREaXZQUGRWajZLemN3UktM eWpaSVhWcHJnc0NsUW9US2xvWStFWXAwcHFWZDNYU1ZGSFRjQUVUTUFFVE1BRVRHRFZCSHc4RXpB QkU1aE0rRSt4T1ppQUNaaUFDWmlBQ1ppQUNaaUFDV3d5Z2ZHT2pWL1BYempUZlJiYzJLcURoZUZN OWx3U2kxSnNvWWJ5VU1oa2dRdHJBaXhRaHJRNlBtMnhRQmJLZmxxQmM4bGhUUUxyUDFqTUNZdDdL UE5nV1VQWlUySGg3MnZUMFBiOHdkb1FGaGppRWRjOWIzRWRGSDdpT0dFV0lsbUFaY0VQaGFYbmtK aHhwOCtra1lRQ3ovTVZRQm1DdHJpbUZtMWJneklGMnplcDJweWcwSENPdWRUMkNTeGEwcSs0aFhS QlBPUXgvanNxZ21VR2VUUHlVY1VXS1Jhb1NGWlEvRXZ2UWRyaldzOVdjR0t2QkVvS2I5d2Z6SmQ5 SEp4NWpIa3VicHRyUFk0M0NhUDRrbHJ4b3Y1MTlRY0ZVWlFRRkZ3b2xNUGlTRHl2YzcrMG1kZVBw cU9sOHpwVzJaalhzVHlDY2tHWTExRWtpT2QxTE9EVm1kZFJTRHBVeDRubE1uR2tacmowSFEvbEI1 UVl5Y2NTSUZ2Q3BVMldsREtZUDE2bXd1RmV4Nm9MeWxkS0tnclBRdmlYQ3JEOVlpbXZhVHB6L0Nl U1NseURqRFZKbm43bjVIbVAxZmtwalZFQUFCQUFTVVJCVktZMGordVlaMUthWGplZTh2dWNLdFpw RHlXU3F1ZkdPZFZPRzBIeGpLMU1YNTVVNXBsMkI2VnhyOG1iQ3RhUmd2V3JhWUwrb0lEMmVmbDlD OWNLN3orOGQ3MW81MkFvMXNWV3ZBNVhlc29TQlRzVVlybmZVQkJVa2NsWitCTTU1b3pTY3h2dW9T akhEdUV1L1BUKzR0N2pmUVJsSkpRa3NkREczTUd4VUp3T3gyZU9lcndTbVEva05SWVV1bVBGTnRw REdhcHhRNjVnQWlhdzRRUThQQk13QVJNd0FSTXdBUk1ZRUlIY2Y5NEgxRDEzeFFSTXdBUk13QVRH UzhBOU53RVRNQUVUV0pvQWkwa3NySVdHV0hnSllhdy9zQkROSW5aSndZVkY1aE9yd2xQbEtDdHZL clR6QUlWWXdHMnFXRUdmNGwrNll5bmtNMnFMLzF2eGkzbXN4eWc2RlJieW42c1EyK0N3R1Bnc2hl TUZOeFJpOWxaYVhZZUZBUldmb0pSU3R3N2wwdTA5YUdOVmp2R21DNTV0RnVHeExCVVc5T2c3QzVR c1ZHSlJnWVZORnZpQzFSV3NjMUFtT0xhSFlzRTl4RmtjeGZMV3U1WEFkVVM3ZFpVWVdHRGt1bExW ckRDMnF2eHNwVUlpRmw3WWdpYk94aElNMTFPY3huWEVOYzVpYUp4T0dLc2lMSm9UYnVOUXdBcEtD cUcrRno4RGlYNThyR0N4VFJGejFQMTFDSzVORkFkdzNBY29IeWw1UmpoSEtNOHd4MUFQZDZCSzRH T1paVmxscFVQVUZ2ZUp2S213R0YrYWQ2Y0ZLdjR3aDhaallENm1PR2xZc0dPckk3WlJSQm1POUp4 alhuK0tNb0oxTXdVbnRBT3YxeW5TeGJ5TzhncjNNaGJ2c0Q2alpxZUNSWnpuS2NSOXlMd09kK1k1 SlZVS3o0UFUwaFJ6V0dXbFRDYnRNTmFRaGNJbmloMzRNRU1aSnlpZU1NZkY1dzBsbmxoSmhUWlFj c09TSFhNaDhWdnB6MkZ5aTRTNWtQbWxWSTc1bVBtamxOOGtIV1V3bnJOeEhaNzlLTFp4amtJNnp3 THVsM2lycnBDSGo3VTQvRFlPQmJoWWFZMDI2aXBuY2ozRy9hUnU3SGlQcU1xUHk4Wmg1bjZVeitL MEVPWWFlSzhpVjViamZrMnRJNkhnUmQyZzZLTml2UW52UjF3cnZBL3gvT1ZBS0JhaFRFUVl4MzNM dlVVNE9PSzh1M0h1Q2RNTzEzRElSNG5wSFNHUzhia0dRekxINXp5RStESStjMTk4TFhEdkhhd0c5 NUZER1luN2gvdFUwYWw4UVg5NUZ6dTVmSlRQMG5jaUpkZVdNeVVsVWFwZnhUbE1EdXVvQ1ppQUNa aUFDWmlBQ1ppQUNaaUFDZFFud0gvbTZwZDJTUk1ZUGdIMzBBUk13QVJNd0FSTXdBUk1ZSE1JM0RJ YUNvdEpWMVE4V01GQktZZ0ZTU3hPc1BqSWRsdjNWajZMc2FTektQUU14ZG1DQzR0S0NrNkZkdTZq RUl0YzhZS1JrbXJKTFpKUzE5Nkpvd2pBUWhzTGhEdEpVNCtGYWhhZmZxMFlDMnJ5cHNLaVBGdmlr RmZYQllzUGpLOXVIY3F4OEpndVFrODdzWUkvTEZxemFCc2Zpa1g0cG91dmJEbkd1UTd0c0RqTWxq d29JS0FnZzZJT2VRL1VIeGJVdVI0VW5BcThXSERINmdjT1JUUVdPRkhpb0FCS0c2VFZXYXprSEZJ Mlh1U25qZUJRVWtBcElNU1g4YmsrMlo2UTQ0VjJVTkRqV2tNNWhiRzhVUmxma2J1OVhFNVEyT0th eitYVlNUdHJVb2kyY2x2akpNVWNYWUlBRmpCUUlucTAybmlNSElwbUtCZmdVQ3hRVWxhdzRvT0ZM T3JoSHFkUytMZVR2NnhnL1lOekg5cmgzamxiaURUMDR6bVVOdmRUZlpSNjVFMVFTa0l4QnNVUjVt anVZeXlyc0VVWjl4WVc2TGoydzd4T0hSenRoSGtkQzBha05YRnhuNmpIdkU2YjNHdk1WZW44aVFJ QWMyczZyMU8zeWpFUHhYTUh5cUk4QzZycXBIbk1oZkFKNmZUdmtvb3dINkRNeGZOUTBRbHp3Mzhy OEJhNUlKdzNGRFlwQ3kvS2ZFbVpwTXViTUgraTdNbHppL2dpeDl3YkswZkY1ZGxXQ3NXTk9HMlpN TW9zUE5Qak5sQmlJUTJGVks2Vjl5dVRhMTdlbk5CUHp0bGNSczBFbEowQ0o2clFIZ28vaEJlNU9z K05OcXgrcmdPamtDSXZLL1QzWGNyaEhZRDVROEdwWUgyUGV5cFdvSjVtOVBTSGU1TDdtUHNKcFJ3 T2c2SXdQbzU3SWxZdUpBM0hzNGJ0Nk1JMWpJSWJZeUlQaHlJUTl5TGgxTUdUOThDUVRsbjZFZUxM K1BRalZveENPUW4zV1RYS09TR2YrMUxScVdDaDhEY0svVUt1Wk0xSldiWGtVa2twRkNlWm41TmtS MDNBQkV6QUJFekFCRXpBQkV4ZzR3aDRRQ01tWUlXa0VaODhkOTBFVE1BRVRNQUVUTUFFVE1BRU5w Z0FTaDFZUDJDSUxQeWhOUEl0UmJCK3dLSVdhWXBPaFVWcUZGTFljb3RGYkJSWFdLaU1GK0FvejZJ M2k5cVVZUXVZYWVVR2YraFR2RlVHaTJpaE9sdW1mRkdSQjh0aDNXUFIvN1ZRTm5tQ3ltTGxvNjVq SVY1Vkppd3UxcTFET1ppeElFcmRKVjJyNnQ5UUxmakxtd3BXQzFqY25VWnEvbUVSRDE1Qk9lYzZx dmRpT1JRMndnSWxpa2dzVHJOQSswamx3U3VjSThxd2FJMURRVW5aRTlwaUlaL3JnZk5CV2gySE1n Q0w0L0dZV095a0x1ZjkrQVE2Y2l4Z2NtMmpPQkRHd2pYSXRjMVlVTjVBU1FubENmaWtoMFh4cXJS Z201Yk54ZU5GWS9LeC9NQWlNV0c3ZmdqRUM5bGRIS0dMOWxqd1pyRTk3ZytLVTNHOFRoamxHKzUv eW5MTm9naUVVZ3VLTU16cnBPT0NZaExYL3BPVWdLSU54MGRaaG10ZlNWUGhIbHgyWGtkeEFXV0Nh WVA2RSs0ejdxdFhLSTdDRGhhcnNJYTBMRXZ1blRCWHFPa0p4dzJXNzRqWGNjemxqMUJCRkhEa1Ra amJVRVJqemd0ekczTWZTb29vSkQ1SWhXQUVLd1dueDJUdVlMNEk4d2NLS3R6cldGcWpqNVNyNHpn bktJV0d0dU02bk1NdTUwSVVzVkRRWkd6aEhIRU1yZ2NVckxoVzRFa2ZHQnQrN0paVjNFaVZNM25Q YU1JcTk5emdXVTRmR1VlcTlFYjZJb2ZpR052bTVmakhkYm1XUTV4am9vekUvUmZTVnVHamxJT2xx Ly9Sd2JCd0ZpdjA4Q3d1YlJGSVBaNy9xalpoem9tM3pjTmlIT2s1eC9hcGNBMTUzTXRObnZPaFhz Ni92QkpSaXBjM0k3eVgwQ2ZlZVhndmJmcWVNOU5ZSm9JaU5zLy9PSXQ3T1k0N2JBSW1ZQUltWUFJ ZEUzQnpKbUFDSm1BQ0pyQThBVDZXTHQrS1d6QUJFekFCRXpBQkV6QUJFK2lQZ0ZzMmdlMGt3RUpt VUVoaXNSR0ZIMGl3b01VMkgvenluVVZXRmxKSkx6a1czVmpvWnRIMkhpcUVnb2U4Vm5JODFZb1gw VGcraTBNby9MQWd5QUlWVmdCUTJtQjdEaFV2Q290c0tJdmNVeVhxT2hSd1ZIekNOaVYxNjFDTzda YTZXb2pqK0UwZGk0a3NCb2Q2TEk0MlhZU25Mb3BHK3l2QXdqbUwwbXgvaEdQN0pCWWVzUXpDc1ZS a3d1SW1XMVpoQllUemhCSUFDN0VzZktMOHdCWTVXSTc1bUFvM1ZVNUR3UWZsTjVUYldKaGtrZlRy YWdmaHZKSlB1Q3ZIZGxFb1czRWZjQzJqbEJIR2dxSVN5bm9vd2VVV3REbjNiZnVCeFM4V1FPUDZX TjJKNHc1M1R3REZDeXpiWUFFTUJRc2MxemNXWjRJTGkrMm4xT0had2pHa28yREhYRWNkM0dXVmZ4 TzVaUzJEL0VWdGNBL0oyeFd1KzkxSXpRQnphSmpYdVRleEdFUlZ0aWRrN21SKzVScXZPNjh6UnA0 SHk4enJQR3RpSlFmbUMrYjFvR2pEdk00OHl0YUhpK1oxeGxMbG1KL1l2aWt1dzlaVmNieE9tUEZp Uld0ZkZXWXVaRDdnL0x4VmNTeW84RXpDaXBTaUU5alNmNndId3BaeVBCZVpDMUhnWko3RUloUVcr SnJPWFZ4WHpESE1QMXg3Y0x6NzVLaC9UZHM3cW1ZK3hKam9MOGZpUElXNWtPdUY1eTV6SWZkQ2Fw V1AxbmgrY0IwVGJ1TjQ3c1QxZVBhZ0VCU25WWVZoZ1hJZDI0VmkvZkZ5S296aWlyd0oxdmxRK2lQ YzFIRSt3N1ZhVlpkM0ZKVFRycWxDS0tySlc1dWNUa2ZHVXFLOHFhQkFYdWM1SE04NUtLV2h6RGh0 SVBNSFpjZVFUTmx2aDBnSFBuTnUzQXh6Qk9mMW9KMUUzbkc0djFBU2pMZUwzY2x1N1RGWE1iK0hC cmlQZVNjT2NmdWJSTUJqTVFFVE1BRVRNQUVUTUFFVE1JRU5JbUNGcEEwNm1SNktDWmhBdHdUY21n bVlnQW1ZZ0FtWXdGb0pzRGpGbG1Zc1dxRjBFWGVHUlZBV0ErK214S3ZMc1NoOU0va3N3ckxneHVJ YzI3ZXhpSDl1cFdNNUFhVU82aW5hV2xEUW9NM1FBRnZmc0JqSUw5VHBCNHVpNUxFNHhVSnYvT3Y0 T0V5WmJYSXMyc0lwSGpPS1BIRzhicGdGYVJiT1VWNjRtaXJSRGhZeVdKaExsYTVZQU1heUN1ZWZj bGRXZWJhSDRueDlSR0VXNnVXMUVxNVBsSjVZRUdXaGsyUFIwUGYxaHp4NW5RcUtERmh5WXJHZnhX eXVONVJXQ0xPbEYxWlRVQ3FJRDhxaTg5ZmloSVpoRkp4Z0c2cWg5SUN5VElqYjc0ZkFWOVhzUytU WURvcDVEc2YxelJ3V0hBcHdwTEhsMHZkVU5xU2pZSWZ5SDNWd0gxSWUxenIzb0lKTENmTWRTZzJo RVJTTG1pNjJzNFVqWTBQeENHV1MwQlkrMXpEWEdBcEcxMUFDWlpqWG1jK3hQSWN5VFR5dk0vOGZv WExwZmEra1JzSjNNUlFJUWlYR3lYeUY4aDM5U09kMXRtTUtaWnY2akovNUlxNkhjbVFieTB2TVh5 Z0RNUmVpdk1hV3BsZzhRaGtuVlc0SmJNTmNlRTUxNE5aeThNU2FFSE9ab3EwRUpVem1aYTQ5bEdX RHNnYnB5ejV6Y3gxaXJ1VTZaQ3pNZjFkUm9hdkszVUV1aklYenB1aU1ZT1ZxSmlHTlZNU3g3Qldm STQ3LzdvcnlwU3g0b0V5R2dqWEtlT0U4b1REVDlybEJteWpqb3FpQ3NpMzNFUDBMZlVEWkI0Vlcz cE5RcE9WY2hieDErQ2k1eHNwQzlQWExPeDNoSFl0Z2JsNGhqem1CZkJ6elgwbkJqUE9GRlNqSzRa aHJLRXM2Y1Z6dUdLUXZjbGhVZzNVb3gzT1plUmlGUmQ1Qm1iOUNIb3J6M0pzaDN2YVlvWDZxeUkw U25oV1NBaDM3Sm1BQ0ptQUNKbUFDSm1BQ0ptQUNneVhBaDVjaGRjNTlNUUVUTUFFVE1BRVRNQUVU TUFFVE1BRUlvSURCdGpRc0JwY1duRm5jWlZHV2hYY1c1RkEwZWJRcXM1RDhaUGtzV0pIUHdxaWlT MHU4aUVaamJEMkNqL3VLL29SZnh5czRRU2twWHJqR01nZ0w2bGplSUV5WmJYSllkMkxoTVl5WjdV eVdXWnpqbXZpMUdtTkJsK3RBd2FKZ2ZZSkZiSzRwL0VYbGl3MFZNampQYkpsRU5vdVZiUmVXcVk5 ajRmWGtDbURaQmtzZ2JCV2w2RlRvTzJQNGpXS01oL0VyT0VIQjROUUVJc2NXUVpTSmtob0ZzY0lU VjJpNlJWRmNOeGQyMnJnSW9JekdOUlY2elQzTWRSZmlkWHphd0xJUFNoTW9VdVRxa003MVRSbm1k ZWJ6UjZuZ1hlVGllWjM3V2tsTFM5VzhqcUlFQ2gzaElGaDJpZWN0cktSaGxRZGxqN3J6K3J2VUdO WlQ1RTJGYlo3T05RMjErOE5jeU5aaHVFVnpEODlDNWcrVUdDaFAzWFpITGRkQ2laaGNsQ1VXOVlk eWl4emJlL0U4WlM0OFdWU1k4eC9Hd25oK3Jqem1SNVNRVVU1U2RGZlkzZzZsck4yRWhnR3VjeFNn UXJVM0s4QzFMSysxb0J3VEZEN3BPOWQ5MjhaZ2dWSWk5d3FLdDFpc2doV0tkcmRWb3dmTGRhRzhw MmFXRnA2WEtPcUVocmdYd25Qc1BFcEV3UzVWdkZIeTVFVDZFeXNrb1RSWU9xYzh1MkxsOGJCZEc5 Yy9sdGx3OFgyc3Btc0w1eTN0UjdpUE9JZTg2NkJnUm9OY3Q0eVhjSEFvV0hJdGNaMkd0RG8rMys5 VEsxMjg3OWFwNnpJbVlBSW1ZQUltWUFJbU1BUUM3b01KbU1BV0UrQS9ORnM4ZkEvZEJFekFCRXpB QkV6QUJFekFCTGFKZ01lNkJBRVdsY0pDSzgyd1NNM2lGdUhnV1B5THc3RkZCUmFTVUZwaHdTb3N2 b1d5MitDakdNYldhbUdzTE9BdnN3Z2YyaG1DSHkrZXNpWFBNbjFDb2VtbWFvRHQvRkRHd0xyTmN4 V1BsWklVblJFV1NObTZLVTVFK1FzbERoYm80L1M2NFdPcUlOWlQ1RTJGOWw0MERmblB0aEpnOFI4 TEsyR3hIUTVZcU1FZnE4TnlYYXhjd0x5KzZKNko1M1cyeEVNcGdEcDE1M1VVV1dMRkxwNGJLSkdN bFdIY2I1U3lzSnhGR25NWTF3emh0bzR0NE42bXlqK1FZeTZFRzg4T1JZdUM1YWMwRTZVWEZMRFM5 THB4TE92RlpWSDhDVW9vY1hxVGNQemNRTkd1U2QxU1dSU1RVRUxGQ2hKV3I3Q1NoN0pXK3E1U3Fy K0tkSlM3WW1VaG5sUGh1Q2dIOGd6TldYUkQ0VGErVno4Y0tpVStGcGh1RTZYeDdQcldUcHg3OTdv S285eVkzcThvQXA5UWVTZVYyMHV1Skd6ZXZ2ME9BQUFRQUVsRVFWU2JocUpSeUVkeE1vVHhhUWMv T1BvZHd2VHRNWXFnWEljMVJRVnJDOHBhdkVPR0NtelZpT0ptaU5zM0FSTXdnUUlCSjV1QUNaaUFD WmlBQ1pqQStnbFlJV245NThBOU1BRVRNQUVUMkhRQ0hwOEptSUFKbU1BbUVHQ1JLVjRJeFhKVHVz Q0o5WXd3VnZKUlBpS09jZ2ZiZUxDbHpUZEoyRUtIcFF3c0I3QTRHSWFQcFFBV0NFTjhySDVZckda czZUWFJkRXdYVkFXMjg0a1hiTEVtZ2NVSFpXVUZheGdzc01hWldQQmdRVHBPYXhKbThaUHRuMElk RkFHd1NCWGk5cmVUQU5jQWxtL0M2TnRZK2doMWgrRHpUU3lkMTdHNkUvckcvQlRmaS9HOGp2TGdQ VlNRZWYwYjhwdklPMVVZNVNkNVU3bVIvcUpZS0cvVUVwUk1VVnA3LzVJandVb2NTcGxZRlF4Tm9a QnlCVVY0SHN1YkUrYkNlTjZpQUpaMHZrQ2dwV1ByU3JZSEROWFpqcFg3SU1UYittRXJyeTZlRzIz N3NPcDZYT00zamc3SzJNUDlocUlQNzBta29ZQVdGWnNHenpUOXUrY1AxeGZicGU2SnpmNmxuV0I1 aWh6dXMvQmNQcThTVUN4SFFRMGxRa1dud2p5QW90SmJGR05MdmJmTHgvcVp2RG5CY21HY2lCVzFP RTVicDUwY2xjTDFGMkpCV2U2MVNrQnhURjV0WWR1OXVEQVdRWmRWK0l2YmM5Z0VUTUFFVE1BRVRN QUVUTUFFVE1BRWVpUEFmNVI2YTl3Tm04QTZDZmpZSm1BQ0ptQUNKbUFDSm1BQ0p0QWhBU3drVmYw cW5vWHIrSEFzcW9WZjRMTkl5NkwyRzFVZzk4dC9KUTlHK3Z3L0lsWWJzUFlUQnN2QzhkNGhNbEtm eGVxd1lJN1NEdFlvMmc0RjZ3bFlSOHJWeDRwS0xoMkxEazlOTXJEWXdMWllRU0V1eVY0WTVWcU9G ei9aK3BEdEU0ZGtaV1BoSUZ5Z0Z3SXM3TE0xSlFvQjRRQ3hOWktRdG5LLzVRRlJrS2lhMTVrUHVS OUM4OXdEUVlFaVdIcGhYZzlwb2R3aVA4eUZRZkhpd3FxQXNvUzgwUXFLdDhGaUZreVdtUXVCZ05V b25wdUVZNGZGR2M1RG5FYVlMYmk0RnVPNWt1ZndEWlRaVlBsRFZYYUZ1Vzgzb2dCV3dwcWViMVdi RVN4SjBTOFNsMzF1ME1aWUhCYWN1TlpEZjFFVytzdE81R0U3UGtwK0tWOFUwTENXdFZOazhsTUZT aGFxMG12bWtTcUxvRUNJTWhSejEyT1ZnSkswdkttZ3hJUXlGSmFMU09CWU4xT0ErVUhlcm5DTmgr YzlpZlFmUDNicHRSbVVocGhMVUdiaStPK05LOVFJODU1eDk2Z2MxcEdZUTZJa0IwM0FCRXpBQkV6 QUJFekFCRXhnZXdoNHBPTWp3SCtJeHRkcjk5Z0VUTUFFVE1BRVRNQUVUTUFFVE1BRVZrdUFyVVRp STM0dGppak1JaFJieWlnNEZSYkZXSHhqa2ZSWlNtRmhGQXRCOGEveWxieFdPWkdPemdJWmxnRllx R09MTHBTRWxMd3JEMUNJZkt6MEJQOXNrOGxFeVkyRkJVUzIvWUpGcUJ3c0JvVDQySHdXTzRPRmxW ZXE4NHhSWGl0aHNmTlVtWnJ3eWxrYllic3B0b3NLeDZjcVpmZFJZSm5GU3F5TXhCYVhzR1NGMVFn MWF6R0JDZGNDU2hRQkJZb1ZLRjJHK0pqOGRGNy9hdEo1NXV1UFJtbk02NlNob0JyUDY4ejFVYkdG UVo0WFdPMzVkRlNTK3d5bGlTaHBWTUhycUxkaFN5bTJhMXRXSVNsVy9GRFR1NEpDVU1xYmI1czh1 MkxMT0ZTNG4vNGNJZGRXVUZSaFBnMzFVUVJaeHZKY2FDZWV0dzlSWWxCYVVYQ2poZk9FZ21zWUpG YU9VRGJpMnJtWEVyRWM5QTc1cWFBWUZDc3lZYW1zcE55TndnOHV0TUg5eWpHdW9ZUjd5cjFCTHIw MjZSZjN0ckoyaGY2Y2RUZTJKMEEvNHV1U2ZxQ2t1U2QzejEvT0pWYlQ5c1FtazZBWWZHMGxZT0dM OTZ5MGpySXFKVmFLNHhtUFFsVnAvSlVOT2RNRVRNQUVUTUFFbGlEZ3FpWmdBaVpnQWliUW1nRC82 V3BkMlJWTndBUk13QVJNd0FSTXdBUldTY0RITWdFVFdCTUJMTmV3elVjNC9Lc1ZpSDlkcitoVTNx Ty9oOHNoV0hGNGpRSnMwY1lpRkwrK1R4ZkJsTDFXdVoyT3pwWTRoOHBuVEN6MFlobEEwVjFCRVls OExBRUVIMFdZM1FJTkF6OVhlWlNjNUUyRkxaOUtXNk5NQ3d6NEQ5dXJCYXNGTEZSL3NZTyt4dFpZ YUk3RlczaWxDa1pZMkhpRkNnUUZBQVVuTEZUZVJ3SHF5R3NsS0VYOWQxU1Q3V2JZeGlaS2NuRExD V0M5aEFWeHJqZFFZSkhtYWdSRzVsRCtTZWQxbEJmU1lUQ3ZCd1dETUs5L1M0V1duZGZaOXV2cGFp Y29UNkR3T2RhNWtDMGVlVVpvT0JPMnczb2JnU1VkVm5EU0pyRGNoa0pjbk02Y2hVSXRDcUZ4T3Nw bUtKK2t5a3R4bVVWaGxETTU1NVRqZW4rVUFzc3FnbHhBYlhUOTNGQ1RveENVZGJEZ0Z6ckwrVVFo aTIwZ3VjZjJWMGFPTDgrNytOMkVaNStLWm9YNWlXc3daR0o1aWZjY3JIWTlXWWtQa1VzVmgrbFh1 SDZWdlNzb011MUdGTUJTVVd4UjdZTktTNFhqeDFZTEg2UUNISmYzSjk0UDJhNHhOOCtvV0Zhd2dz aDdXTWg4amdLOFI4bXpiQWNCajlJRVRNQUVUTUFFVE1BRVRNQUV4ay9BQ2tualA0Y2VnUW1ZUU44 RTNMNEptSUFKbUlBSm1JQUpUQ1poc1lyRjR5Y0pTTmlPVGNGZFlWc1lGRVRZMG9qRWZmUUhTeGdz SnFIVXNjekNxSnJxWEw2dkZsbTRlNHI4dW81Rk5SWm1WYVdWd09QTnF2a011U0Fvd0dCNUlNVEg0 SjlPblVRSlNkNEVLd2xkTEZTemRVMXNNZVZUYXB3dGtGQnNDd3B3Y0RxRjByR1loRVVRQmFlQ0Vo S0w4bGlZbUNhMC9NTmllYkF5d25uRytzM3ZXcmJsYXB0TDRFZ05EVVU1NWtNRkozZlRINVEzNUkx R21JdUNjZ1RqS00zcktKSmlNUXlsQXBRUmJxUVJVcmVMZVIxTFFqd2IxT1JVVUdRNHh6UTBuajhu VjFkZktJY3daMkJaNXJkRWxuVGZqZXJUTHR0UTh2d0p6MTZVTjArc01qeHZVV3BSY0ZkdXJoRFBi QlJORkd3b2U0cHpQY2Z0WW0ySjYzNVBicnUvWEQ5WTFxSTJ6dzBzSmFIQVFueGIzUE0wVUs0Ujdq bWVMOXhQUExld0lQUWI1ZVVFQlNLdUFmSTQzeWdFRXM0NUxCSTlYQm1VNHhoWVJlSmRqT2NqeWtr NTYwUW9RV0h0a0RLY2MrNUROVEZCMlJJL09LNTFsSnRDdTk4SUdaSFAzUEJXeFRrdVNsWWNtekR6 QjFhYWVFOVVkaTNobXozV2tVSS9VQkIrcm1xRzl3RUZMU1pnQWlaZ0FpWmdBaVpnQWlaZ0FpWXdm QUw4NTJhUXZYU25UTUFFVE1BRVRNQUVUTUFFVE1BRVRHQWdCRmo4WVlzaUZqL1ptdWl6RmYzQ1Nn NWI3NXhiWlZnd3BUeS96R2RCVFVtREVwU1JicW9lc1RpSVk5RXM1OGdMamdXNzFGcVBtbWdrTFBB L1JqVllNSlkzUVFIbWNRUkc0dGpHQjZzSGJKWEdJdW0rNnZleUM5VnFZc0pDNXZNVllORlIzb1F0 YXVEQzRpZ0tYQTlVSXVmc1ovTEpremNWRktOUUpHS0JtemFtaVMzK3hGWk9xSTdDeVRMYkhkRkdM ZWRDb3lPQWNpVldUVkF1cFBNc21OOUdBYll5a3pjS1FYSGgyZXJwU2VTWXI2dm1kYlpYNC83RFdn bmx1NXJYVVlSQTBlWnA2Z1BDbkhJSEJYaDJ5QnU4WUQyUS9sNW9wNmZNaTh4UE85R2xQSlE2bU50 b2hPMjBzT2ozTWtWSVF6a0l4UkNldHlpTEtYa3F6SjFZcmlKdkdXVWtybU1VWjdpdWFSZ2xJcTUz d20wZFZuNGVyTXFjWTNrVHh0QVZLOW9iaStPYXh6SVk5eHozMG9uVWNSUnZzUmltWUZaUWlxVTg3 MkJjWXptbG9yZ2k3eGp3RFhWT29FemV3NnJxY1F5ZXIxaldDaGFNZnFCNnNYQzkzVkVKZTh0aHFZ aXhLRGduS0JkelQxOVZPWlJsalBTN3FhSWVTc2RZa1ZRelV3dUlLSENWbExZb1kyY0NKbUFDSm1B Q0ptQUNveURnVHBxQUNXd2ZBU3NrYmQ4NTk0aE53QVJNd0FSTXdBUk13QVJNd0FTYUUwQ2hpSVdn T3I5dXB5d0xZaHlGOHNzb2lkQkdYdzZsQXBTdDZCK3VkQnp5Z21NUm4zcWxzblhUV1lpOXR3cWow Q052Y28vSlpJSlNqYnpCQzR1VmNQaUplb29DRjlhSkZPeEVXSlRGVWdTTHAxaGhRUEVJcTFzc3Vt T0Y2WnJSVVNoekU4VVBsRnQyQ3hjVzRMRnlFaGJnV1R5bC9TN090YnBuMlVBQ0xPNWpjWVNGZDRZ M05zVkMrb3ppQVBkY21LOUpLemtVWEZCYW9IeVg4em9LbmsvUVFZT0NKdGFtVUR4UTB1Q0Y1OElI MUV2bVFyYUxSR21INTUrU2xoYXVMN2JYUWhtSTV3UnpFOXZhY1oyeFpTREtzYVJ4SUJSSnNJcDBG VVd3ZXJYc3ZJVWlhRkN5UXNtSmZpeHJ5WWcraGVjRzFyWG9wN3E3bGNKN0IvY2M5eEpLT3R4Ymkw Qnc3L0VPVmxJQ1N1dkRtbU5RQjU5anBtWFNPT2VJYXhwTFZqeC9VNFVreW9kK01IY1FMem5hNGhw R2lZa3hMaXFmdG9NaUU5ZDFTT2M1ejMwVzR2Wk53QVJNb0NrQmx6Y0JFekFCRXpBQkV6Q0J0Ukd3 UXRMYTBQdkFKbUFDSm1BQzIwZkFJellCRXpBQkV6Q0JwUWlnTk1JaVpwVWxqNlVPc09MS0tQS3dp TXhpTTRmR0NoVldlZ2dQMmJFZ2VvQTZlSFU1ckhpdzhLbGdaNEp5RVJZaldPQm5NUjdGb0Rlb2RW eXdEdklmaW1QSmdlM2NsbDBvUDdyYWVyeGNXSUJuV3lTT3MyeTdhdEt5NFFSUXBrRTVCQ3RlRFBY dStuTlJPVXN6QWo5VmNhelFoYm1RTFRUUHI3U2hDOHFaUEpOUUpuMkJPb3ZpaDd6T0JHVVNGRmV4 ZW9URk51WkNqb2VpQm1IU0xxNmozVmJ1bFhJb2k4aGJTdGhpaSt1WVJqaldkUlJBY1ViZVVzSnpn M09NVXVuYjFWSlhpbHRxeXRJaGdlT3FMYTRCdHBHcm95aWw0bFhTS2c4cmpGam9DcFY1MXZQOEQz SDdKbUFDSm1BQ0ptQUNKbUFDSm1BQ0pqQXFBbFpJR3RYcGNtZGJFWEFsRXpBQkV6QUJFekFCRXpB QkU5Z01BbXpKZFdVTmhjVlllYU1YTEFnY3JsR2dsTVF2LzArdDhPM2w5cElidXJCUStTVjFzcW5W QTFXcEpYOVVLUlpFc1l4ME00VlJVSUlUbHFSUUhtSXJ0YTRVaG1nWHF5dzZ6QVJsSkxiZTZtSmhu L2JzTnA4QTJ4VnlUWElQTTFvcy9WeU93RnJjZUErS01oSVd6K0NJNVIrMms3dk1DSWFENVJtdWdi N21ET1pZbUtENHhseDRSVEhaVCs2bWNxVHhYT3pxMkpkWG04eTc4aWFmMGgrMnpHSnNDbllpS0NX eC9SOStKdzI2a2M0SjhJNUZveWlqY2UwUlhxWDdOeDBNQzExWVIxUndnaklTNzN4V1lJT0duUW1Z Z0FtWWdBbVlnQW1ZZ0FuRUJCd2VEUUVySkkzbVZMbWpKbUFDSm1BQ0ptQUNKbUFDSm1BQ0pqQmhx NkJCTFV3dGVVNVl6RVlwQ2NzUldFeGlPNTc5bDJ4ejA2cWovSVR5RVl1aldDVHBjbnhZZzNqcFRv TW9RTnhhWWF5U3lMT1lRRzBDYk1GNFBwWEdhZzNLTk56SEoxVGMwb3dBY3lIYmVURVhYa1JWQ1I5 THZtVVBBZVpDbERXWkQ3dCtEaDVEaHdqUEhyWnB1NWJpWE5meUxGdEM0SndhSjNNWXlvSHZVWGdk Y2k0ZGxQbFQzbVJmL1htekhNOStlUllUTUFFVE1BRVRHQVlCOThJRVRNQUVUTUFFbWhLd1FsSlRZ aTV2QWlaZ0FpWmdBaVpnQXVzbjRCNllnQW1Zd0NZUlFDbUpyY2V3ZUhFRERld2JjcGJWRUdBUm5r WFBTK3B3OTVYcnl0S0ltckpzR1lGZmFMeHNuWFZqK1UrWDYzb3JRelc1RllKbGxndHFwQ2dqWVJt bGF5VkVOVzNKRUdBdVBFenBiTmZGZHB4c25hbW9aVXNJb1BqSHRvTU1sM3V2NiswSGFiZU9PNGtL M1U3dTBuSzhGNjJySHpxOFpXQUUzQjBUTUFFVE1BRVRNQUVUTUFFVEdDMEJLeVNOOXRTNTR5WmdB cXNuNENPYWdBbVlnQW1ZZ0FtWWdBbjBTT0NqYWh2ckJGZ0VVTkN5QWdJc2RoNmk0M3hNRHNzajhp d20wSm9BMXJYWTh1ckRhc0hYa3lDMEZMWUplNFBxZmtqT0NrbUNzQUxCQ2cxeklVcGd2OTV6UFAv ZElnSll4THFZeHZ0VXVTL0tyVXZlclFPL1VPNGpjcjczQmNGaUFpWmdBaVpnQWlaZ0FpWmdBaVl3 ZmdMRFYwZ2FQMk9Qd0FSTXdBUk13QVJNd0FSTXdBUk13QVJNd0FSTVlCRUI1NXVBQ1ppQUNaakE2 Z204WDRka204VDd5MmRyUUhrV0V6QUJFekFCRXpBQkV6Q0JYZ200Y1JNd2dhMGhZSVdrclRuVkhx Z0ptSUFKbUlBSm1JQUptSUFKekJOd2lnbVlnQW1ZZ0FtWWdBbVlnQWxzTVFHc3UzMUs0OGRTbGp5 TENaaUFDV3d1QVkvTUJFekFCRXpBQkV6QUJGWk5VRW53M1FBQUVBQkpSRUZVd0FwSnF5YnU0NW1B Q1ppQUNaakFaR0lHSm1BQ0ptQUNKbUFDSm1BQ0ptQUNKbUFDSm1BQ20wL0FJelFCRXpBQkV6QUJF ekFCRXpBQkV6Q0JyU1ZnaGFTdFBmWGJPSENQMlFSTXdBUk13QVJNd0FSTXdBUk13QVJNd0FSTVlQ TUplSVFtWUFJbVlBSW1ZQUltWUFJbVlBSW1ZQUltWUFLYlQ4QWpIRG9CS3lRTi9ReTVmeVpnQWla Z0FpWmdBaVpnQWlaZ0FpWXdCZ0x1b3dtWWdBbVlnQW1ZZ0FtWWdBbVlnQW1ZZ0FtWXdPWVQ4QWhO d0FSTXdBUk1vQ1lCS3lUVkJPVmlKbUFDSm1BQ0ptQUNKaUFDeDVBN3Vkeko1RTRoZHhvNTRrZVh2 eGJ4UVUzQUJFekFCRXpBQkV6QUJFekFCRXhnZ3duOG04WjJPcm5UeS9IL3NCUEwzMHVPZEhrV0U5 Z2VBaDdwcUFnY1M3MDlnZHdwNWZodXhCekdOeVIvUHhJUWl3bVl3RVlTNE4zc3RCb1o4NTNmMlFU Q1lnSW1zSWVBRlpMMmNQQmZFekFCRTJoQ3dHVk53QVMyaXdBZmtmaDRkRDhOKzdWeWI1WDduTnpQ NUg0a2Q2VGNCZVFzSm1BQ0ptQUNKbUFDSm1BQ0ptQUNtMFhBbzFrL2dST3BDMitXKzU3Y1orWGVJ dmN1dVNmSzNVTHVJbkxIazdPWWdBbVl3TG9KSEZzZFFBSHB3ZkpmSmZkVnVVL0w4ZDJJT2V5TkNx T2tKTTlpQWlaZ0FodEg0SVFhMFF2a21POXk3MndYVlo3ZjJRVEJZZ0xiUm1CRUNrbmJkbW84WGhN d0FSTXdBUk13Z1FFUXdBclNRZXJIWitRZUszYzl1UXZKOGFzMmVidnk4OTJRQXlaZ0FpWmdBaVpn QWtzU2NIVVRNQUVUTUFFVG1DSEFEMFJJK0UvOXViZ2NDMXAzbFgrdzNDZms4QzhtLzVoeUZoTXdB Uk5ZTlFHc0h2MkhEbnFJM0tma0hpRjNmYmxUeThYZmp5aERXU1ZiVE1BRVRHQWpDWnhuWjFTNWQ3 YVBLKzk5Y3NrN20xSXNKbUFDRzAzQUNra2JmWG85T0JNd0FSTXdBUk13Z1pZRStFQjBTZFU5Vk83 T2N2d25TdDZ1SEtiUWZlWDREeFFmeEk5UTJHSUM0eWJnM3B1QUNaaUFDWmlBQ1ppQUNaakE4QWo4 WGwzaVJ5SDd5TCtaM0xQa2Zpd1hDd3YvcjFFQy80ZkRRb21DRmhNd0FSTllDUUhtbkp2b1NDaEg4 aU8yK1BzUmN4VnoxbjJVei94MFUvbS9rMXUvdUFjbVlBSW0wRDJCT3U5c1dMYmtuWTE1OHpqZGQ4 RXRtb0FKREpHQUZaS0dlRmJjSnhNd0FSTVlQb0ZqcUl0N3lmRXJSZllFdnF6Qy9NZjZSdktEdzNU NmpSWEg3YmZqRThiZGNpZE9PaTdVQ1Q0S0hsZFVHWlE5TGlmLzBuSzB6ekVWM0J6eFNBWkxnR3Z2 SStvZHZyeGRlYVpDSjVHN2dSeGJCUERCaVY5My9GWHhraHhmR1Z6RDRWcm4xN3kweTMvQWdpTXRP SzUvcm5maTRUNjRndHJnZnBPWEZVemlYazA1KzhwUm4zc1Nudy8zT0k2SHovMFUyaWFmY3Y3UG42 QlpSa1dBYlR2NGNCR2VHZHdyVjlJSXd2MkV6ejFET3ZkUTdIUDkvMy8yN2dQY3ZtQXJDUHZKbDZp SjBWaG9vb2xJRjBSQlFveUtnQUlDUG9xb3p3S29rYVlJaUJWcHdxTW9BbUlFNmIzWGhON2ZFNUJx REVvVHBIZnBTQ2ZtRTQxWnY4dGQ5NjMvL0dlZnMvYysrOXg3enJsenZ6MTNldGxycjFtejFwbzFj OHlIMTQveVU4K3ZpUXgxY3IxNjFkdTROczJqbDRnNDN4elNsejQ0ZFY0dzhzYno4QkNBSTY4U3c3 QnBDVTk4RzkvUjkwb25YenI2ek05dnlJY2pMeEwxOTlGSDMxODlQSTN5d3ZxQUcrSjhUbGliK2hP MlFmRmZSZHZqR1JCWUF3SHJQWnhPR2dqdjRGZmlOUjhlU3JmbTgrWHpwY05CdUwzdkJoRzNRNkov K0JZMFUxMXR3R2Q4UDUvVGwzVDlhTGVlL2wvemJxUE85VUFBeitybmFoN0M0ZE92QjVMalRSSUMv MDhFYk9yL24rSDdDYVMzRHY5M2hiUE9TNC9neldPTi9iSUl2VTI0YTlKNVYvM0xiNDkzdzd1Z3o5 YURkUGdSdEp0RHYvbnBNczVYTHV1a2o2ZkI1NkxsMW9wWGlqNjQ4Yk5TQVlqeERBZ2NnSUREYk0r TU1wOFlEZzBLNys1NXV3aTlURGcwNjMzRC81cHc5RXovTWZ5cGh4eUR0L3J6VWNBY3hZZlIyK0M3 MHBuLzBsOHh5dkNWNStQTHpHUGw4WXlSM1gzd2NSeWFvTHgyMUpIMis2SUduOU1QbXNCWER2M3h2 bEhrb3A0eDJQVVFnQWU1YmpBS2htZldvTVJGZnNXL3pMZUd3Sm5YanE3cEtzUHJQcjgyVXNuSjFp djZURGlzVFRpbmIyc1RIeDVLMTY2MFowUTk4ZkRHYzJZUStBOHhIcnpaSEo3TjdaWjR0a0ZYQW1q akdSQzRkZ2hjazNCMjdkOXF2TitBd0lEQWdNQTVRSUJCMEF2RlFOd000M2ZROHpmUXZ6elNDTldz MjlOaEtqODEwcm1QdmZXRnVZKzdqVXZuc2s3NmhQVG5SSm12RFVlaCtCWGhhLytqd3ljY2h6ZWV5 NExBUlkzV1JnWkZkenRvbTM5L014Si9PdHovRjI3dVF4RUVoeFBYR1REQmJjWk02YVNsZy8vd1hU em53VCtMemhoQmhOZDliQUorWWVSUWdxbHZUdkpkRmM3cGoyOCtaZHZ5UHlIcU1MNEliendEQWhj QkFZb0tDZ3R6Tk5jTWMrWFpNZnFjVDN4elJybzVWSDM0Yno1UXZqckpHdFdlZW41enBMeER1Rnl2 WENldERXMmFSOThSZVh4elNGLzY0SlQ1MjVFM1pLd0F3Z00vRkpUL1BNYndTZUhnaVcvak8vcGU2 ZVJMUjUvNStRMzVjRVQ2UG9PazE0cTIxY1BUS0Mrc0Q3Z2h6dWVFdGFrL1lac1JGSzlSZlR3REFv c2g4SlpSQTA0bkRZUjM4Q3Z4bWc4UHBWdnorZkw1MHVHZ2VUR0ZnLzk5dEkvR29uLzRGalJUWFcz QTUrK0xmRDZuTCtuNjBlNC9qcndwdWhwWjQza2tFR0NJLy9malhkMGUraER1SDBUZlUvZ2RXZU81 SWdnNGdZOFdPaWhpNDZ1K21zMy8vN2ttWEdqNDE4ZTRHUUNrL3NYUGlQOUFwT0ZSMEdmclFUcjhD TnJOb2QvOGRCbm5LNWQxMHNmVDRuUFJjbXZGVjBZZjNFZUZ2M0xETjJxT1owRGdjVUNBRVM2OVNu M2JING9JNDQzM0NYL3BiVWowUjNncmJacWorREQ2SFh4WE92TmYrbGRIKzN6bCtmZ3k4MWpkZlhM TTYwUTl2Qnlhb0x4MjlDSHRYOTdtQ2VzSFRlQXJoK2FPTlRZQTlFZ2V1dEYzakhmTmRlUFRJd3pQ ckVHSmkveUtmNWx2RFlFem54OTFYaTdjMU9NZ2hKODV0RjdSWjhKaGJjSTVPR2h0NHNORDZkcVY5 Z1hSNERnTUZrQzRrQ2Q1TnJkWnRqeWJYeVc0QnA3dFFqN0ZHT2FBd01OQllDakxIdzcybytjQmdk TkRZUFF3SUxBZEJHd0FPOWxndy9mN28xbUtYZ1lRRWJ6WGg3TFJLYUZoUUhHdllIOTBuYjFzdkhH TDN4OFNhWjhSN2orRlcvbzRhYmEwVHEvOEQvWVNiOU5lOTlaZjZsRTJMYTB6eWc4SVBDUUViTXI4 N2cwRzhLK2pqZjgzWE8rUi92SzlqQmxwM3hobGxoZ3NSdkh4bkFBQ0w3eEJtemI5cHByQmh6anRQ SlcvTC8xWFIrYStXL1VpZXp3REFsMEl1Q0hEQ2VGdTVvSkVCd3ArZVUvNTM3a25iMThXK29kKzdp c3o4azRKZ2ZOb0czMzhQUTg0Rkx6NndNTUgvQUFQMExXTlNuSmE3ZG90Slc4Y0NmUVk0VjNjUTE5 UEhyVXh5d0FwOVMvZTZ6NWZodjdGalJYRDJQUStvVDc2dWpRSS9MM09nRDhuMHR3T0V0N2l4MCs2 TGE3VVZDRHJUc21rK01tMTh2UWhIcklaeG9oZU9BVGd5aGFHSXZ2MGp2ODVZUFJidzYxNXZtbE5w VkhuUVNId2RkSDcrNGVyRDk3bUwwVUNmQXR2UEFNQ0F3S3pJWEJoQlFrNEZ6YmtNZHdCZ1FHQkFZ RUJnWHVHQUliUTFhbE9OcHpENlRnL2MwSmd1V2N3ak80ZUVRU2MyR2hmbDVMYkJrZWJmaWhPZWN1 UXlPMWVGRlYvUFNxNGVZV0NLb0xkeDgvQ2ZVRGt2UDJ0ZTZmd1hZRk0rUlBCN3VORW01Tkwydjdz S1BFajRYcVBreWdmRkJuYVY5YXBvN0V4SGdBWno4VkF3RTkyT0JrSGYvOUdqQnJlY3o4YzRkNlRP RzgrdlhzVU1KL014WStNOEw3blRTSlQrOHArWm9TbkhzcTFuRlA2TUJlbnlvNzArNEdBVThWTzRQ a2U3eHBkY3ZCbEg5M05iL2pPVVY1WmVPS1dHRGZpUmRKVGo1OVpjT1BSdTBhT3NwOFZQbHdMNzZs SGVyYXY3YmVORW12V2s2ZzJua2NPQVQrZDQwUXkzSDYzZ01XN2hJTlQxdjBJUHZVNG5mL0JrV3JO ZjFiNGFLWHlibGxDU3lQcHFZZWhFanFHWGg2aWZ4VzNqY21wNmFjYUhBbVBEZ0kyUU4yZ2dPNXg2 Q09ERWZqU0E0WjBPTXpoZ1RuMVdxY2RaYXk3NnZUYXlqUmp5UER3SHdjRUdPeTBlT0VuQTkzNmRt a1FZRVJGLzRLR240UCtCZnpHbkFLRjRRWUVub2FBZ3dZOVk0cC85SFRSV1NsdXBTZkh1RkdWRElQ Znc3dk5rV1BJSk1yeTFmK0ppUjdKSVc2MHdVZmk5YXl2KzJUcDVDVzE3YmEyWWZRN0FkZ3JUR1pr N3VZaTMvNXZ4ZnZoOStITVBuekJ4eW5uZG5tK202a2RXb2pxM1lmc3dSZ0ZidUh6M0xEVUsyaE5o S3ZadnZHbzJ5dDcwclRSK05FUWNETmJ5N085UXJSNmlUeGJESHM4QXdJREFuTWhNQXlTNWtKcWxC c1FHQkFZRUhpOEVLQUU4OU1PRlFJMlo2c2pGR1I4NmtZQjZWa20vVnFQY3BtejBjeG54Rkg3RkNh QXZIY0VDTkRoaldkQTRPd2hRRm5qU3VFM2paRlNsUC9UOE44cm5JM3U4SjU2ekFtQ3VIeTR6cjFu bExMeHZjOXdpR0hSUDR4eTJuNW0rSDZuM2VaUEJPOGVHNUp1OVBocmthSjlaWjFNOGZ2ZWtYUXh6 eGpvNDRZQXd6d0sxc1JmZU04NWFkV0RqQk9tZnJiRFhMSWhiejZaaXovV0szeWI5alBoTzVGdWZp anJaTGhiQWlQNTdyRk9VVDYvU3FSbzM1elNoMXNFSTJrOER3aUJuNDIrMFZyZmd4S2ZneTh0VFl4 aU53OUZhWDVEUHpPa0xEekJjOXdVNlB6N0w1R21EMjByNnljOVh5L1M2a1BKSnQxdE05bSt0cis3 RmhyaEFZRUZFUGozVWZiOXdzRnRtMVR2RVdFNGhjZU80Rk1QZ3c1WDRLTlBESXpRU3VXbmpKWTF3 Tmp1bjBRQXZVVC8zakRDRk1UaDNUMXcrdzlHN0NYREpXNGIwL2RFZkR3REF0WlE5QkcveVJEZlQ5 WXdyUC82Q2RDOFpxUXI4MmZDVjk0R0ZweFZ2enBsck1kdUhuVlRtSnRick1WUjdZbkhUMDg5a1RB aWp3SUNma0xJd2FYNnNuN0s1UklQTXYyK2VBay9YeFBlM2VOd1RPcFErR1JHUGpjMXQvREc4cXVy OWN5ZmRIUXdVL29YaGhYV2hydkJqTUNBd0QxRDRKeTdjd0N0SFI5ampWL1ZKczZNTTBaaWNPRUFB emtEdjRkM1F3TjZUWmpmMWt5T1RLSXNuM0U1ZWFWWFI1bys4SkY0UFFhUWZzSU5IWkRIa1lQd2dD OGRrZVFsdFQza21BRElJM3FzQy9TVHZqMzVBTDlQUnpJRkFyY3A0ZDJVUzVubDQ2UHcxQ0dmeU5y OWFQenprM0RXbWo4UlliajRkdUhYeDlxbGJiaWE3UnNQbWFTV0crSExnSUNmazJ4NU52d2FkeGx2 TUVZNUlEQWdzQW9Dd3lCcEZkaEdwUUdCQVlFQmdVY0RnVjhYYi9yTTNTNysvOHJqcEFLaDFQWG4v SFIvSWJKdCtuSi9KOEx0UTVpbE5NN3k2VHNwa1dIS1pjcnExNHJLendpbmovRHVIZ0s0elk5OW15 aDNoVWRnUUdBbEJLWjRvMVpZV3RuOFhUV2JLbmVSRXJCaGZxeUJFQ0hPQ1NRSzVteWFJc3NKb3Ar TGhIMktxY2dlejREQXhVSEFKcFJOcDk3QXY2Mlh1RENOWVNGbFhLMUdXVVo1dHM5UXNKWWY0WWVI QUFPeTNpZ1lkUGJTbDZUWnFQdXVxRkFWK1F5ZFBpM1NmaW5jZUFZRVRnVUJOMmxRMFBmYVo4emNT MStTaHNaOVgxU29Dbi84UHBsZzZwYWxLRDZlUnc0QnZDYUhKK1hnNmZOM1lBS3ZiTnc2Yk9LVXUx dFloUG5xVjZjZE9HZE5abFJzRTVZeGsvcTE2Yldid0xXTkVkNE5FRHdRQlBDMGpQT3llN1NXSVo3 RExhazM0Zi9GS0lBV2MyNzBqT2hUajQxYlphdHI5UzkwTU9ZUi9Zc2JLdWh0c2lINmwxZU15TkMv QkJER015Q3dFQUxXc1lWVjloYi9iUk81ZmhidTJMNnN2OThlN1Z1VHc3dDUzSUxqdHNOZnVJbU5m d01DejRXQVc1TjYrR2pOK01YbkZsc2RZcnhVZVRzL1ArajI2cCtNRnVGcWVPTzVVZ2hzclhlL1Vq Q04xeG9RdUZ3SVRHMjZYZTRiWGRQSXg3c01DRndXQkd3RS9rQU1PWldHTmwrbWxPTlJiRHdYQWdH Q0xhYmZsYjl1Z1hqZEdEZWgxS2tkR3hUcGZHK2JjUnlsVlZ0SUl6c0FBQkFBU1VSQlZCUjc0cUhF b2tETzh1a1Riak5NdWN3UWc4RUVBY1JKUHllN0NjSi9LRnFqaENNZ0cxTkV4ek1nY0JJSW9HRzlo citsbDNoRTJndFAxTjFpODFEVHp4di9xcExnUXlOdWd5ZTg4UXdJWEIwRWJONjR6YTk5TVp1VjFx YzJmVTJjd1d6V2MwSnY2Z3I4TERQODg0SUFIUEhUTGIxUmZVY3ZjVVhhYjRvNlNYY1pKbjFoeE1j eklEQWZBdXRLd20yM3hmUnEyMXpxcFM5TjgvTWgvK050SlpzTmpKNXZvOE1iRUpnRkFiZHAvZjVP U1Q5QlF4YnNaTTFLSWpjeXVLK0ZuMTBqSS94b0lPQjJ4RmFPby9PK3hKLy93RS9RdnpBV2N2dWky NUxndXJtU3pxWXYzUXYzU3AydlRHOVNkUzFacjZiUnYzRGFkclBaTjBRN0h4YU8vb1doMDV0Rm1J RVNZOEFJam1kQVlFQ2dBd0Z6c0owamRKWm9VcWY0cWlRL0N6ZkY2MzNwcWhhZnJ2UThrVlRYNlMr SStIZ0dCSG9RZUxWZVlxVFI0ZFA3Ui9EbzU0VktDMzRTZXN2NVZKb2V3UWVDQUw2ang3T1JheDlv U0EvVTdlaDJRT0NSUVlCdzlzaGVlYnp1Z01DQXdJREFnTUFDQ0JBbVhNZnFKeDc4N0pTZml0aFhI ZlBJT0swdDQ2Y2tmcXBOUEJBbmNMaW0xVld2cnQ3SHNCNm9NcklIQkM0Q0F1YkoxTWI0ZDI3NEJx bTBjbXJPWE42dzZkSFVnTUJaUWNCcDc5NkFuS2F6MGRMTHUwbGI4TyszbDdKT3E3ZUs1NUk5Z21j SUFYVFhUWTN0MEQ0N0VyWXlXbU93OFQ5RmV4NjNaekhlRmg1dVFPQ1VFTERaRHZmYVByYkU3WHFy bzgwR0crRnRmeU0rSUxBUEFpOCtrZm0xa1g3c09zMEFpZEZFTkxWamhESFdaNUFZRGdRWUJWeWFE R1M4Zmg3SnorTjhSYnpFSVIyS215cDZOMEIrYnRROXBMdUpJazg4OUMvNUV6dWZHam5pNFkxblFH QkE0SUVoZ05kTDNVNGRpa015VzhreGpBT1NuM1NvaC9GaTdldHF3dU5Gam9iQWkwNjBZTTlnSW10 UnNuV3RIbkRmNnREbW9rR013dmNPZ1V2azJlNGRTS1BEQVlGTGg4QXdTTHIwTHpqR1B5QXdJREFn Y0hvSUVIQUpwM042K20raTBDdUVhNSsxUDRlaTczR3JTd3ZOeTQ2ZisranY0NHBZQ3FYZXhqakZ6 N0diTWdsZlYrL254dmlQUjZMYng4SWJ6NERBVlVLQTBxcjNZbC9XUzF5Unhwamw5NVY2YmdncDBS RzhBQWk4NnNRWS9iVGxWblMzM3FMRkVIdHNpazhBZlNSdkNnRS9tOXhya09Ia0ZqdzB2cWllVW5i N1Y2Ky9rVFlnTUFVQmVzZmVEYnJLbzVYOFk1emJLZUJwdHVFbW1Bd1BmMENnNHNhbFFJTU94TWJj blBHNk9hV25mL25xcUR4WGh4TkY3eDU5YjdGMjNEVzQyKzFHZUVEZzJpR1FoanluZWsreWFPcDJh aC9XVUhPMnBxME4rOG5Hck90UWo3VTE0OE1mRUVnSS9MY1I2SzA1a2J6N052ODJjRzVtemR1dnll cjE1OXMyYUg0MGNhWVFRRWN2a1djN1UzQ09ZUTBJbkNjRUtBYk9jMlJqVkFNQ0F3SWJRbUEwTlNC d2J4QjRtZWlwWHZNYjBaMFRxMXR0Q210dnVBR0JTNGZBMUcwdVh4Y3Y1bFJzZUVjLzlUWVhONHdO eGZMUklCME5uQ2tFZm1PTTYrWEQ5WjZ0Zm9ycnY0dkc4NVNlRzhmOGxHa2tqZWVDSVBCaUUyUGQ2 c1FsNVd6aWlLNCt5ci9oQmdST0RBRWIwWDl3b284dm4waGZtbXdUck9MMk55OXRZSlIvQ0FpY1Za Ky9Qa2JUdTluQmJVWS9Gbm5IUGpZdnlKdmFzV2sxTmxGQjR2RTU2M0NyNHhiSHcxMHpOT2hmY3VN MjM5TjhHUHFYaE1id0J3Uk9Dd0ZyMEdsNzJPMysvRVFIYmxHYnlGcVUzQjRzSGZSakVmZ2VWV0hH UWoyZXp1SEtyWXpqeURlLzdSYXFQeEsrQTViaGplZUtJSUJuODIzcks2R2wxODZ6MWZjZDRRR0Jq U0Z3R2MwUnppNWpwR09VQXdJREFnTUNBd0tYQUlFLzJ4bWtFdzFiR1ZsMG1oOUpBd0tiUTJETmFk SWxneUJnOThwdnRURk9pS3VubGhnNjlmb2JhUU1DMXdBQkN0UjJJOFo3YmFrVXN5R2ZwMUlweE1h Tll5QjhPUTVOckFZVmRlUmJHYTM5MnQxdWw4cFpQNTh3NU93SzVSRStGUVRjRHBkNFYvdHdpOUZX dU8xV3h6eHM0R2ZnNXQ3YVVjY3p3bzhiQW42dXJkNHltTkQ0bkFoc3NYbGxVeU1OOGQwV01YQTBB UHNJSDkrOWxlR2tYVHZQOWpzNjM1cGgzdEMvZEFBemtnWUVUZ0FCUEQ5M2dxWnZtcVE3NnNtNk1y Zms5U28vaVlab2Y3Z0JnUllDWkkvVWk5UThPc2V0YmgydXQ3L2k2ODczY0dXRndBZ3ZnVUR2Sm1r ODNMWHpiRXRnTk1vT0NGd2xCRTdKTUYwbHdNWkxEUWdNQ0F3SURBaE1Rc0NtY0c5ZHNYazdyczZm Qk52SU9ETUlPSlhCdGNQNlZXM0N5ampEaHFuYlhINTBaWnR0Tlp1SHFWQnltOHRXN2JiOVBIaDhE R0JBSUNEZ3A3aGM3eHpCSjU0dHI1cC9vOUx5dUhHc0FPTkNndWh1MHNRNlpJWkRQV1ZZTFRNM3JJ OVV6bHBEOEQ1ejY0NXlBd0pySVFEdjhnUnhiY090TTF0dEN2ekYwdkQvSGVHZkRqZWVBWUVsRUdD UTFDc1BuK2JRNE44Y2xSbVc5dVRNeU5yOWN2eXppUkhlamo5dVNBS0p4K2VzdlkvdHJmL3JlT0hl enlGdXlRTkhGK01aRURnZkNKemhTQmcrY25WbzZOR1crcU1wT2FiMmVVd1lQNW55TlBrSUgzbE1l NlB1OVVLZzZrWHFXekljcXZHMVliaFk4ZjA1YXhzYTljNGFBbWprV1E5d0RHNUFZRURnTkJDWUV1 aFAwOXRvZFVCZ1FHQkFZRURnMGlHd2IveS9MakxmT2x6N3ZFOGtqQk1OQVlUeFhBUUVLSFo3bTNz Mk83WjRBUUwybitvMFJQSFRYbG5iS1RZcnlhWk5ib3ovUk5RWUoyUURDT081V2doTS9SVFhWbGZO dTNtaG5rcjkwcXVGNVBXKzJLdkZxeVZOak9EZFl6UDg1KzlpeHdYcVNjNVBqNmJhallsSUdzK0F3 T1lRcU1aQ3RmR3ZqY2dXUmhtVXhVN21SM00zejFZM09kNDBOdjQ5Q2dqUU9mWU1Kcno4cy8wNzRK NC84ajhzbko4Z25Hckh6NGZrUmlxNkhzWEhzeUVFTHFVcFJwZ00wdXA0eVhWMEZEWHRtc0lPb2J4 VjU0WCtVYVNOQTJFQmhQRU1DTndEQk9oZThFdTFLN1JvSy8yUmVaNXJYTzJEQWNoUDFZUWp3cFdm ZE12bVZtTS9Za2lqNmhsQ2dGNmtHZ3ZWSVg1OWpSd1JKbmZrclpvT1YzNzdFVzJOcXVjTEFUeGJx eTlCUjMvRCtRNTVqR3hBWUVCZ0N3aFFEbXpSem1qanBCQVlqUThJREFnTUNGd0VCSDVuWjVUL0x0 SzIydXlMcHNZeklIQnlDRGlwVFlGMHFvNyt0NG1HL2JUaFZvcWZxbEQ2cXVqdmxPOFR6WTluUU9E QklFQUJQSFhqMkZiS3ErZUp0OHVmKzZJVUd3WitBWkFMZTE1MFlyeGJHVmZZREsvSzJXRzBOZ0h3 a1R3WEFyUEswZVg4d1ltU0h6K1J2alQ1K2FKQ3BiSGZHZkh4REFnc2dRQWN5alcwMWlNanp2bTV0 cGVNU3M4TXh6RDR0NGJmZTJyNk1NTG9RZWh4cEpGMzRGVjkyeGVNeUMrR3U5Ym5wVG92QmdaRC85 SUJ6RWdhRURnUkJIb2I2N3F5dWM0LzF2MzVpUWEya21NWW1lUlA4K3JxSy93YmJrQ2dBd0dISzZ2 TW0wVStNd0p6ZUxvb2R2QnhLMllhNFBrVmhxRjdPUWl5cXltQWozdkUvTXZWZk1meElnTUNleUZB aWJXM3dNZ2NFQmdRR0JBWUVCZ1FtQW1CM3RXdG54dDFCME1aUUJqUGdNQXRCSDdOcmQ5Nld5cVU2 dWJoMkJodklUM2kxd1FCSjBiekJGMTlMMHF4WmNxcld2dkpNR1Z5M3E3anhyR3RsRzFQOWpKaXA0 SUFvN1ZYbUdqOE95YlNseWE3Z1NIN0dFWnJTNkUzeXErRmdFMkJ4THZheHBZNFNER2N0enFpcTRQ K1ZVaVA4QndJV0QvclJtZlcrWndJekZtbkdTTkYwZDBQeGIrcG13Ky9PL0krS053N2h2dktjT01a RUVnSTRPRnN0bWY4MnZ5ZS9zWGMrb1ZyZTlIeFBnTUNqeFFDYm90aGtOdDcvYTJNeFBXUi9PUy9p STYyT3RRVFRaMzVNNGEzRkFKa0QzeGRXKy9ySW1FcmcvQS9IVzNsNDhaWEIwWXpQdnpyaDhDVXZ2 ejYzM3k4NFlEQUk0SEFNRWg2SkI5NnZPWlZRWUNGT0VVekJYRzZmenJ6RFo4M3luMXJ1S3pILzVp SVU5U0V0L2RwNjFKSTkwNDdUalhpZE5yZmpjeHZEb2VoMURmMzB4SC8xSEN2SHM2R1RuaXJIblVK YWg4YXRYOGduTGJUNmVPZlJacVRKVFl2SXpqcmNiMDNJNEZzUjd2ZVErV1hqbjlmRUM3ZnhjbTdM NDc0NjRZNzlGdmh4b0RKVnQ3WXNuMitQajQyMm5EaTJUdEY4Q0llNy9UNm5aRitVcVMxMTNCRzBu Z0dCSGE3TTRYQkhIcTRkdWpvYU85RWtmYTIyaGluSk1nK1BpTWFuclBaRThYR015QndrUkI0Um95 NnB4VHpreTFiL0Z4Uk5ML0RPL0M1Y2VNWUtGeVdjOEp5eW1nTkw3dkYyK0NCRWcrSDBkb1dFQjF0 eklFQTNPYmFzbVRGclhDNzNyaG9zOEV0QUcxL0l6NGdzQThDTHo2UitUV1JUbzRPYi9KaFVFcStW d0IvemdtM2pqenRaOFAvWVdTTWd6QUJoUEhjUVlCK1phdE4wcnRHenlSQTV2c1RuYkY4U3FTZDdj L2x4OWpHTXlBd0lEQWZBdlRQUFRtR25tY3JYZzh0U1g3eXgySm9XN1ViVFkzbnlpRHdGeWJleDc3 SlJOYWlaTVp4eWZlcHVOV05yOW9hN3J3Z2dEL3JqZWhhZWJiZXU0NjBBWUZIQ1lGaGtQUW9QL3Q0 NlF1SEFPWENjNXAzK0FNUi8wM2hEajB2RkFWK1I3ajZ2RXhFZm1PNFE0K2Y0M3FKVXVqZlJOaHB4 UEQyUGpacEdFejlTSlI2NzNDL08xeWxQY2I5WnlQTk85bVF6NDMwU0pyMVVFeSthcFJVOS84Sy82 K0UrKzNoNnFPUFY0dUVUd2ozTStFWVJsRndSbkR4WSt3VW50N2ZScWk0UnJ6bmEwYkFqVUJ2RW43 djBhZStqZUhUbzREeXhoYkJ1OGZZL2FRVEphMTM4bTdlOGE3QW1RWVlhS1VRbTBQODRRaHc0WTFu UUdCQTRCWUNQVVBPejRxOHJZd24vRFJHYm94L2ZiUTdGRW9CaFBGY0xRUisyOFNiV1VNbnNoWWwv L29vWFpYQS96cmk0N2tzQ1B6ZUdHN0xuMFRTN2wvRnY2M29ialhhWUF3M3BXQ0xMc2N6SUxBWkJC eUM2RFZHSHRycU1JQ05nZXhqMEwrRXhHWDVEemxhY3ZJclRnemd5eWZTYS9MclJTUTNwc2pZUHhu eFE4OHd4RDhFb2V2Tjc2Mjk5Q2gwTU5mNDFsUDZGM3EzYTN6ZjhVNERBbzhSQXI4Y0w5MlRkNzho MHY5RHVDMmVxcjhtSDlsejJLTGQwY1oxUWNCdGczbVRWdnRtRGxhM2FXdmlmcTR0ZFM5MHBOYndO ZTJNT3BjTGdXdmwyUzczaTR5Ulh5SUV6bnJNRkFSblBjQXh1QUdCQVlFdUJBZ0pWZGxHR2ZFaTNa SlBKbUllblg2b3FTOFpFVVl3NGUxOUtCT2R1TTFDZmdibzV6SXk0ZHNVWnluLzF5YnkyK1FYalFT YmlIOHkvRGtQUnVVZlIwRmpVVGVDQngrM0Z6R01jcDE3YjRQcVVBT3VqWC8vS0RSRlB4bmdQRHZ5 MjRjaG1ENzFiUXh0ZmkvdW5iemJQNHJNdVhXaTZJTTh2Wk1Tcmd0M3ZmNkRER2gwT2lDd0VnSnVK anVWNE12WUVGMXNoMmJ6c05MME5uOUp2SjZVL1lvbEZVZlpBWUVMZ3dBZW9HZmc1elcreGI4Tm5M VVg3NlFwdDFPT1RSNlF1Q3lIbCtxTmVNNW1lSzllbStaYThZcUhYN1RidFVWR2ZFQmdjd2lRUTl5 bTJtdllUYXU5OUtWcFpNYUsyOE1nYVNrRVIza0hkaW9PSlVUK1hRVDI4YjBNNGY1TWxIR0xjbmcz enpEMnZBSEQrTGNRQW95VXJ2Vm10NTcrNWJNRFBrUC9Fa0FZejREQVBVS0FvUWErN0JSZDl1YTVm cmFTWStqNFU5YlZybDhXNEE4M0lOQkNnRnpRTzBEdUo1M2RWTm1XWHhNM2o5SUFqMDdXemNOcjJu bUFPcVBMRFNCd3pUemJCdUFaVFF3SVhBY0VFUHJyZUpQeEZnTUNqd3NDYmlaeVEwKytOY2JRRFVZ WjcvbVl1VmZ1WkRqOTc1YWtUdFpka3A4dSsyTjNzZDBPazNCSUFMSlIrSWxScHdvM1R1dFNKbjVF cEx0NnMyZEZiL09QQVE0RG5pZzIrU2pITU9odmRrcTRFWVFoajM0K092TDlURjE0VHp6RzlXV1I0 dGFvOEdZOURBbU1MV25uejBZdE54M3B3MjFHRWQxUkFuMy83c2svZlRCUzB1ZVRPYnVkelUxdEdD dS94M0QvN2FqMFFlRzhjM2huOThDL1BNVlFCMmVUem8xUWJ4K0ovT3JlcnBNbVgvckxSOTU0N2hj Q3Z0LzdSWmNmZUVZT3ZjcTVGc082dHdldFBGVm41a1N2N2EwTWh5aFFtUWFVQUFBUUFFbEVRVlRE cXBMZ08zdWRYV1hhZUtuSENBRWJuV2hYKys1TzArRUQydlExY2V1YnRWOWQ2L08rRFZSbGhqc3ZD T0JGZTV2aFJ2bnQvbTNnNEVqU1hVWnJBMGMyQU9wbzRpQUU0RjFQcm9DRFc5RS9OUFpQM1k3RVpz UEE3VnRnREc4MkJCeDgrdjJkMG01MmVPMUlkMHV5RytiZU1NSnZFTTVQcEw1eitINXk2dFBDcjg4 WDFjZ2pEay9KRW84WUpIZXZUb2JyeVk3bnFrTzVHL2lLQVA0bWJ3K3IxYVcvYlNTOFF6aTZsZXJv V1dxOGhoK3ovb1ZCUm9CclBBc2h3Q2o2WVhWSHUxM3QzNjM4dmZWbTRXdXRLbzd1b0QrMXN2aXh1 TVU0dHpmUDlaUDZaK0ZqSEg0eTVaaC9FUTF0MVc0ME5aNHJnd0M1SVBVaTlkVytMaUpiL2N4V05j RDcybWpYSGxKNDQ3bFNDS0NkOWRYUVRYU3ZwbzN3Z01DQXdKVkJvSjM0Vi9aNjQzVUdCSzRXQW00 bVluQlRYL0RWSTJMeERxLzdQRStrdmx5NDNqTWw1R1JaVEtlZldzdjR0MFhnRzhQdGU0d0Z3NnFN YTJZcFFCZzI2ZXN2UjZLYlFoZ2QvYTRJdDIyNTdla3ZSZnJVbzIyR1NHL2VGUGllaUw5R3VOOFFE anowODZZUlpuRDF2T0YvU0xqNnZIaEVHQUlaVndRUFB2cE5oZFkvaWRLL05SeEZxajRZaExscDZ1 OUhHb090OEc0ZVkvbW9DT2tydkx2SGhxbjNaUDJ2RFdQbC81WW84YkxoV3BoNDE3ZUo5TE41eWtC OFE5KzFKTjBFd2VVZlJvaHpNMVIxN3hYcE5aNWg2YThUZVkvaGdVOXU0NEZUZmphUk1zQlArT1c4 dVM4WU1HSmhOUGJYbzhPM09pUEhvQkZjWWtqMytsRDB0eHZZVHBvZUsyVDd2bFBLM25QZEdJZWo2 ZkNNR2VadjlWRzBsZTVVZld3MTFtdHJCN3dwU2duOU5qRFFIbXVsT1hBSjcrb25UZkVuN1ZqZE9J YnZhTlBYeEcyT1pyMnZpa0JkM3lPNnlXTWR3SWZnMGRBZUJnQi9JMXAydTZTZkc1TVgwYWNlQnVW L0oxSjl3L0RHMDRFQXVqdGx0TGFWY1lWNWszaklhRzByWTVETzZ6eXFwRXFmekFIZkVzNXZSWitz TytZZSt2Yy9CR1MxNzJjQzBNS0ludjBENzNvM3ZhSUhXK0UyV1MwQlliTmg3UzBqWU0xbFc0ZDgz LzVRbVd2S0I1dkVSVGlldUlnL3YvVDNaSkRVZXdjL04vakprZUVHcEk4TC81UENpZnQ1OVhlUGNI dGI4cUVibGFMS3JBZHVjV0JlWGFiTmFtVERRcjY3YjA0K3NPYi9yV2pidTlQYm1PTVJ2WHZJUkhR QjZPRmQ0c3dBdXFrK2VkMVB6K016WGovcVNwTVh3YnVISHNMR1BoM0dYV0lHRnZqZzYvM1FXR05P dkc3N1c5RGt3YUordnFqVm9hQ1RkQzRISzE5WWdTbjlpNTllZXM5NEZ5NzFLK25UczJTNDlSa0lt Z2RSZGRIak82dkhyMDRhdDZpeERRclRxMWpUOGRQbUMzN2E3Y0c5OVIyT3YxUDBhUTZHdCtoQm4r bHRHT1c4WmRUTU9hVk5ZNGlrdXdkL3owRE1QTGhMWEJFQVQydThPYVYvTk9MNW9wMVR6cWxvdnZ1 QUdYM3NPZW1PMEZCeWtiRjFCMzNDUlBKaEd2VmtONThSZ1Y4TWQ4eURicmJ0YWsvYlcvRjY4QWlk MU82UHhiK3QybzJtWmoxSk4yWVZQbkVoYTViNWk0YVFCOEFHN1pDMlJkZmFONGZSZ216ZmVtOU9i OUgrcWR0NG80a08vQ3JHUk5haVpIQ29janVlY0ZFRG5jTHdDKzNrcDh0NHAvaWpUUUliK09rYm9L Rm9EOXkzMXB3S0tPVEt4OEt6blFxR285MEJnWXVFQUNKOGtRTi9wSU1lcnowZ1VDSGdoaUtDVDZa aDNEQ3pHVzk5QmpNdjBTYmV4djlBK0FUcThMb1BKUmxtSkRQMS9lOHpjc0IzaTlBZmlqTHZFNDZT S0x3bm5uOGJNUXF4N3dxL1BuODRJaGoxOEo1NmpPZFpUYW94Z2NGekl2MC9oMnNmNHlVd3YzRmtW Q3Y3UHhweC9ZYzMrL0ZUQ0F5czJ2ZGh0RUNJcXcyOVJVUmVMVng5M2pFaWZ6cmM5NFZySDkvMG15 TVJ6QmhrUlBEdWNWUFNpOTNGemlmZ1pPdVdvM0diMU5MMmtubGVXdStoeWhOQUdiV2w4dDJwWDBZ cHJycDFleGpoOTc3R1p1UGViV00yOGJkdy96SUd2a1U3SHg3dEVGTEN1OWZuR2RGYmJpNUg4T2I1 M1BoL3JFS0pBU05sWlRUMXhPTld0YTBVUC9BbXgrNzArZHAyS1RiLzl4aWxuOFJNOTc1TjNFOXBV S2hFOHVybjlhSm10czl2KzZCVVBLVVFITjAvMnNlYTdodmJCTFIrTW5LMkh2OWtRSVRpUHJ5emY2 Yld3Ni9lYU9Sd3J5cUIvZXpxUmszZk5HT2VNVGh5OCtJWFI0bzU2eWQ1M1hCaWZiQWgrUFdSN3J2 WVVMRnVSUFRtOGYzVWNVUEtzZlB3cHNFci9jZkFPV2xpZlVWdy9vODE0WWh3TlZxejl1SGoxalJu RXhpZlo0Tm5TNGMzcG1SY002YUhxa01SNnRaRzlBbFBoQy9FSS9rcFJodU14MjRNMkdnd3gvQmc2 TitYeEl0cW42eGdrNVl5TnBMTzRwa2FCS1AvWGg0ZXJNbzV2VEp6MHVCTWhZTlR5blBxdFdXMFEr YXh4bHR6MG9sejRxMXY3YTk5dDIxZVU5em1kY1hGeEhXNFNIWStGdGNmRWxaMGpYUU1XNHpoYzZL UnRUd3RISHhtMUlkcitFd096bFdYYWNyMG5MTFdFOTlyaXpYWG1PaGVyUC9vbXA5RHRPYnJ4MGJ6 VDhWNEhRQmpuR1F1S0VzdUlxLzE5QnhSdlB2Z014aG0vSVBJL1psdzFxZ1BDQitmNFhEVU4wVllI bDRrZ2pzSHBUNDRBczhmcnRWelJOTHNoNkhURkY0N0FFTnVuOTNZZ29ML0tjcmF3UHpCOE92RHVC SWNhOXFsaDdmV3YvaVpwcmxyaCsvbklKMjVBbWR6L2dpbms4WXAwenBscExtQjNYcXN2V08vaHpi Z01hTXJOOG5qODh3WGVPaUdQenkyZHpRZmxIMkI2SkQreFdIQ0pmd2dYcHhzUUI5SWIvTTEwWTZi ekhOTzBlTVpnemtRV1RzMzl1aWI0ZEJhR3FZZGVsNHd3eGZoVzFKdVl3ai9FSElibUhrdk5PV2Nu TFhpMkVOazRMM0VXZXRhM2JUNjZQb3gzMXdiRHF1bXNaQjRPdkxoTVRRNjIrSFhHMmtZbjlNTlNw OXkxaFZ5Q256a2hEa3lES05hWVg3T2Mzd0E0NFplZTlyNmM1RmhMZFJXZFZsZkdsa21pcDMwMFlm YkdhMGhaR3czUlpIQjhXTm95N0dkMjNOQUU4MWh2SjU5QyswenlMQy9jV3o3cDY2UHBqRnE3dlhq Rnp4NjZVdlQ0SW52b0I0ZDZWb2N4NmZ0VzZOOGg0cGZjQ3dkWE1SN01TUkY3NDNsMmgzZTFscVpj akg4VExuNGxMSUlmcGFjMy9Kc2RDdG93N1hEZmQvN2pid0JnYXVHQU1icHFsOXd2TnlBd0JWRGdK S3FMdHlNalJnZFRiMHl4ZzVqSnArUkVBWmJtSE5xakxBajNEb0tNN2NOMVhRTXlwd05GMlVZNVBp WnRscS9EZnZwTmtxNG1tNmpFZE5iMDRTTmgxRVJabFdjWTh3a2pWSkFmTW9aajFPWVRvelZNazRL WXNKcTJsU1k4RTBoZUVoUVU1K2lvNzNweVkxTUdHRE1sekpUemdsN0c1Q0V3aXp6Z2hIQW5JVjNO bzlOSThMVlZnTnlTbzBpWjBsN05tYkJ5azFNV3dpTFMvcGVXNVpTaVVLV1VRZGhpYklxTjAxdCt2 aithOXRlV2c4dXVwN1o3V0piT0VZbWJUc00vL1k1TktaMUZPYkhLbkdXd2dLZEpIVFZlZ3dOS2V2 bnpQbGFydzMvOFRiaE5nNzJ4N1o5MjlTdTBnZkdFMmhlNWkzeENkK1VTZnNjL0tYUVhkSnVMWXUr KzhiNytxQmd6WFdyMWgzaDR5SGcxajNmRUExeXVwZXkwQzEvV3I2RW4vcURvMVBLTzhvOTc3SFMz VlhEWjloMGtHQ2o0ZWNGTm5BMnhheFY2QXFGc2pud2lyZnRvamYvUjRRcHhmaldBMnNESlJIZXhY dFRUSDlCbFBIZGZpUjhmRWw0NCtsQWdDRm9KM24zWmIzRUZXbVVaWWtqcXVPUCtVc2RYRE1uOFll Ky9aYU9BZjJsR1RXOFZBRFFTWGYwQ1krRVBwa0hhQlRlK3RnMTAwMFFsZjVWSHN4aGdYT2ZVM1E0 RmU4Q1hIZlB4OXlGamd2QVNiZllaQ3ZmbW9HRlBoN2ROMFRucXJOWnhVbHJmZS8yV05aK1J2RDdj UEZZWEYvNHVUWXR6a2plNW4vYjZBOUh3cnVHY3p1clcwUDRIQm5ReGo2KzJGb1lSZTRlbS81empT WHVLdDBHMEdsNGRveURvNThYN1gxK09MU0pBV2tFVnoxNEFKdGROaUdOQ1YyejN0c2NFeGZPdGQ5 YVlIUE1yVGNNKytTWi8zTTZkckNMYk13d3cwWXhtT0lsYWovYWtXZmo3NVVpOHVuaDhCWjBOOGZR UVlZbUZhK1Roa2Z6TysyU1BZVlA0Y0NWVVVKdDJ3MDJ4bk10ZE1XM0pTUFZkendtYk80dDBiOHcy SGU3R1h4ZDQ4d245YjR3QnMzUjQ5VGIyQ041MFlNM05xZncxTnBXMlZ5cHVFNkhDTGNaSitFdHlL RHdVcm01dElXKzhEMmljZlBEdW1aT21hTjROKytqTGZQWkdNRHpWYUtzdlBCMmJubWIyNC95cmNN andtRmo5eDZjdnBTcmVsM3grM0NNZnRDVFZ1ZXpOdjVhTWVpMjdqN2RrYnhXZHlTT2hxRXgwZHk5 UFF4ZXJRdTFRMFphY0x1bXJRbFA2WSsydXBFR1RjUUQ1OWpteUVmV01EZ081emx6Z0lQcjVwd3dQ OHZvWTBxbng0Z1VUMjRkMGxaMVdWL2FLK2NBVCtULzZ0MXV4ekRLT210dW93MHBkOWh6T1hhTzBa a3pJa1hyekdIdGsvM05ZWEs5dlowVHZkcG16ZUk5ZWp3ZG12b0xHL1dDYndRUHpkRmpyajBRYWsy QWozQm5xWE1vZ21FNGcwdEdyUFREWkNKanVsYTNUeGI1M25qcFU4b2lQWjdOUlFMV083UWp1aC9Q Z01DQXdMVkJ3SUp5YmU4MDNtZEE0TEZBNE1malJTbVl3cnQ1TE5hdWJyNkpOUC9rRVZvejJXazRQ eU9XY2NwaXl2K01WOThKdVNxa1VDSTZkVlRMVElVSjYwNFhUT1hYZENkNnF3VzhrNEEySFdvWllU L3oxaHJBdU5xZFVaUDhRdzVqKzlGUnlIdUVkL05nTWltL2J5SUgvbEV1c0JZL1VPd20rNC9FLzJv azlxTVJaK3d3bDZGekdvTkFGOVh1SGtLU245UzVTM2pnQUp4TG9TR0hRZ0IzdXBKU2VaK3p3WnQx TVAxdkVCR0tqU21CTmJLZmVpaUczRjVENENDMC90MG9jUWtDQTl3bWpCSjR2SE1NKys3WlNzRncx K0NNQU1VTlFYSUw1NlJlMnc1aGN0cnRkZ3l3V3Zkek04YTlWUkdLVmNvSGRLamlNMFhqRzBZbjVt NTRSejAyUkhvTmZFVXZjVVVhd2R0dEtWbjFHTVhKaTBjanFWd3pyK3BjamF5Ymg1Sm1yVUVTV0RE c3BCeSthZXoybjAwb0NpeEtLZC9qUXlQOXZ1WXpBeW5LL2Q4VGZWNzd3d2paNWg0YVJFbnphYzBM ZjA4VFA4Y29oWlcxdXgwYnBkaVNOYVN0WCtQNmdPZlMwRFUwU3ZnWTV5UzRrOU0yVGVDNXR0QVpl SS92WVZ4T0lTclA5OEZITUY1U2hoSVREMEhabm53WjN1ZVlEUTc5WDZ0REUzdUtVKzk3REgxVVB4 MGNTZjRSblZ5TEkyaWhlZWk3NC9zWTZWT0Faejk4NnhOK1FUNjZYSjEwRHYvVjFvTWpGUDdhdUJU My9USFFuQWMyK0NKNjk5aGd2NHVzQ0ZoVG5PUzF4b0IzMi81RDhHQkxYd1BlMWZVKzY4UEJMZWxm MGhsMGRTMXVxL2R1TVVDd3R0N1krSTdvRXcrOGxjZjVMdWhjbFFtZktIeEZrV3ZBeFgyZnc4KzFK UTdWY203bVlaRHJOakxySVo5amRPdVFrRTE4TjV2VU9uTTJTV3Y1R21hOHdlQ0duRW51SW5QV2ZE VHpiU1BCR3N2QlFUZWF3bG1iSW1pck5UaUs3TnhnakFhVFBjM0JwWHd3L3BjZXcxeTFFWW52ZFFx ZnJHRnNib2F6OXR0WXh4ZThVSFRxb0FjNU40STdhNFdEWmNMN0hGN0R6Vy9tbEhMRy9OSVJzRzVr UDk3VFJyRDNNeFlIR1ZKZmRJeHNBcTl0WUdsZmYvZE5ZOG1iYnIwQjQzamx1d2RkOFUxZjVpN2xj Z1Blb2NxcjNnUWRuYU4vcWZndmJGN0FPN1JhTzNPY05Zak94VUVZT0dhTnFQWE1LZm0rZjg0cHZy S01ENDMxaDNhL1VzT21QUHora0lqaWQ4TmI5TUEzQnlEeHhpckNON0ljSGlKeDNaeGk4R0lld0hX M1FOQ3BLWSszbXJQZTBKY3lNSUZEM3MvOHBPY1RSei9BRUN3Wks4b2pQK0Fudko5KzNHakVYK1BR c0pUYndKSEJZbTNub2VRMmNHdDFQbXZqOUQ1dFhYTjVuNE96cldNb1ZXRnp5ckR2Z25iajMycy9q TS9vVWVoeWEvclNNTU9mbnF5cm5hME9ENW5MS2NkWWorYm91Y0dZc1lCM042ZTlyekdsczE1YXc4 ME5heW5EanN6citRN1phRWU5bWk5dXpyckJpZjYrNW0wZHRwYmJIMkJNYTQ2WjQ5bUg5L1BPR1Yv ck0yWmtPTm0rSytQT1M1RFQ0QXE2MXI2L0E5UmJ3RWU3dmpXZmc0OXJqWmZ4Um5tZjNnQUFFQUJK UkVGVVdveE9yVkhXb2Q0YVpYMkFvNzQzZk9iUWJtc0kzRE1HUEpFMXduN1RNVWF6MmpwWFp3M2RK eGNmd3cvT2VXYzAzTnhvZVRaeWdXK0UzNW5UemlneklEQWdjRUVRR0FaSkYvU3h4bEFIQkJvSVlG b3A5R3F5a3lLTWoycWFNT01IU2pOaDdwdmpId1pQR3hHOGVmeEUyazJnK1lmeG9sRE01S3BBeUxR cG4rQk51SnpLcitrWWZUOFZrMmtVYmowYVpUeXVFODl5TmxwY1c1enhPVDRHMDN0a1dYM1o5TXY0 UHAvd04wY1JxTTNYYkJxaUdGeXFNR0RVVlg4R3ptWWw1VWZUOUlORUNXNlkvTFp6cC9HZEV2S3pH dnVjbjV1Z3BIR0RnWk9maERHS2piYTlmWEh3MEVhVzhXMHpmTTYrSzV3Sk80UWVPRnpIeXRpd3hr ZDRld2k0b1lwaWtjRWxRWWVnQmY5cVQ0UlBwNWUyK1Brbmd0N1ViUzViYll6ckl4VktCTHBqTmlV cEZpaXBQekFBUXFIRWtET0NPN2V4OERscHZmVkczaUhuRkE1RmNLdWdva3oyUFNpZmhGMlp6UkRr VUh2SDVsc2ZHZXBTVmxDRU9NVjJiSnZuWE45R0VieEdnMnhlMUxGS3MzN1Z0SE1NdjJvTWFrb3B4 c0F5c285KzNxaTA4RlVSaHZQaHJYckExRWFMelF5S3lHekVSaUREWG5pUHQvQXpsZFhBeUxzNE9V WkJhZ1BDWmkyNmxQWE5rUXdQLzBrSVVKejJGUG5tK1RIMHNmYWlqOFJEdElwU3JlYlBEYXNIeDlB K3lsRkdHemJOYW4yYjJKU3E4dUZOZGRJNUo0Z3AvL0hVdFc3RnFacCtybUd3dE1FREhuVlRRUGhZ cGJkdmI0Mnp4bWpmSmwrRnd4WUd5TFc5VTRTdDkrMW10SDd3NWQ1UCtGam5KSGUyQVY1b1U4YVgr T281ekFIV05td2RWR2pydTRsSkh1ZTc2TzhZZXR1MmY2NXgzOHE3ZW1md1FlUHJXQ3ZQVmROWGgr KzVJdVAyWHBkazhLcURhTXM0dU9NblRaS084YVcxNWViRy9meVpXNGJ3K2VRdWhrKzFMcDJJalN2 OEx1ZDdXQ2Q4RXp3UzJrcmVaTFNlY2liNmpFOW1URlRiMmhlbTEvQ3piMmliY3VEd2FoSEFmN2J3 SUE4ejZNQXZPSXdWeFc0ZXZOc2hlbzQrT0JCbUkwMGxHNkRhc3JFdm5zNGM4M054Ym05dWNjL3Qw MWx1cVErdnlWRGdhSjFxMjc0UHZMYUdNQ1lqeDFnMzhoMFl3SDFrUkd5a2s1bndaWDVLSzVJdTVv RkhQZjBMSEo2amYzR3JPTjBKZlZycVgzeXpKUUFBWDNQS1BFVzM4UysxdnJuQnlNajN6em5GVjlZ bUl6NldQa3VaL0Q3RzVCMThrOXJXdmpDRERjWm41cXB5ZkxDaGYyem5pZHRUM2NoR3psRTIzUnhq UndaK2JrakxPVVcvaFc5djRXYnozSHJuNTl5U1Z1Z0huM0hNbkRKM3dkallHVzdWdHFXWnkvb1o3 clFRUUN2b2tPZ05HS0c1UGNVY3FMMWFPK1F6YnFucGE4Sm9lVStPTWI5YTNGdlR2anI2U0g2U3pu bE91MlJUNytubnpjeHB0RjViNmVBbitKaVB5c0hmekd0OWN5YmJjUmdqODNQZEpmTjhZaVFlK2lX RUtITFVZODNGSDFnN1crTW42OW14c2dkak8zb3YremNPNWRYQmtqdjBYOVBPTVZ6MUluVjg5S2cx dmpiTWlNaTZuUFg5bEZlR2wvcjRQa2JJNXFkMWlGL2JvQ3VGdTNEVTJnVDNPSFNkTVRVRFZyUTE2 OEJEUC8xSzdzKzBhL0hOK1llV1Jld0R1c215NWRrY1FtcDVOdnI3YTRIOWVJOEJnWHVCd0RsMlFw ZzV4M0dOTVEwSURBak1nNEFUOXBVNUovd3dQbXBydjNBa1VEcUVkL01RbnB3K3JvWVBUaEk1NVhG VG9QeGpxR01qTFpPZUU0RldhUlpKM1lmUlJUZGpScUtUN2IyZmtmdGZtN3FzdVczaU5jbDdvOFlQ ZHJVUWhhSmJVbXBhTDB6Sk1FZm9kOXRHYTgzdFpxazVkV3UvbURQdm1Ha01BR3hlWnZ3aGZUaEQy VmZIUUdrTVJwUkFoNXlmdjZHa0pJUUoxM2JtaGhuemNGbWU0SUNwenZpNSt4UnBUdHZtT0NtcENW QVpILzcyRUhDcjFyT2lXYWZXMEVBSzFhcnNvZVNocUdaUXVJVXlLYnJhRVY1dEVndFhSeWxCcVZQ VDFvWnRhdVRHT0FNR0c5eHIyNnIxS0FmeWhEdEZidWJaakhIVFRzYm4rb3g5S0trb0F0b05KZ3Jj dWUxc1djNzM5ajdhZEtMV3BxN3dZM0JvVUNyWXZhOE5zcVZycW5yMzdmeXNhNjlQNCsrbEwwM0RE MVNsbU0yRXBXMWtlZktXbTNyd0hUWmNwTnVBc2JscGs1Q1NVdG8rNStlU3JBKzFqRTFVaXR5YU5z TFBoY0NVMFpyYlJZOVZMR2N2VlRucmU3UThYcFpiNnJjYitaVDdjL2drTk5YN1ZmN1RCdmJTL3Mr bHZQWEh4bVdPeDdxeDFiZlRKbGtqNTZTNFRSVzhnZkE1dTJvc1ZNZnAyMjlCRThoOVpNZHNHNitl NFdOOUN2M2FCcnEyYjdPcWxyM21NRnlzYXpGY3JETCtwYjA3UHFyT3JUcitPUVlBNW41dWtycU5h RXUrcE5KdDQ4THJINklyRE92Y3NzUjREajFXRDk5b0k0dXhndmdoUnpkZzgwczViZURiOTIxQ2tx UHBYWlJQZDRnWE1YY1pNQ2ZkMUorZkw5dEhGL3hVREZrbyt5Qkw3eXVmNWViNE5ydHpMTXJmSjE0 em1ubm42SlRNNGR2UlVVUjBSNWRrYzlLaEwzd1pRN1Z6dW4zYUdQZTVLZjNMRjBVbE9IUEk0VG5S ZElaaGMvaUthSGJ2WTY2bi9Ka0ZHYzhjNG9mb2Ezd2J4ajE0WW5YUkRESVp2QkUvNVBBNmpQYVV3 NE85WXdUMnlkWHkzTTRXeGU2ZXFrZTZTeXdCUDNuckp5YVRQalB3TTZkS2thZUNEUDFzZ21jR1dO TS9adndZSDIzTXNXakhlL3Vtd3NPZERnSU1rZkFyOUhRMjd4azdvQ1haSThNYlAzdUpQNk5meXZS amZQcWpYQWRyTytpVytWUFQxb1lkeE1xNjNvc2NrZkc1UG9PZHRpeTYwS2J0aTVPN3pTMWxHSVNZ UDlaZDhmdDJMeG9kV3QvRHUzbm0wTE9iZ2pQL21jT1ZadHFYUWJkblZuK1FZcjVQMVl2VVFSaC9q YThOby92WkIzbnYwQm95dHg5Nm1LcHZWdy9PVHZFNSttWEFhbTZZODhwempKSVlLZ2tmY3BlYTM1 TkY3a3N1dHUvbFFCYStZQi9QeG9EeGtuaTJTOFdGTWU0QmdaTkNBR0UrYVFlajhRR0JBWUdUUW9B eWk1Rkxkb0p4N3YzMEd1R2VJWXR5bEp0TzZQeE1ST3FWckc0ZXFveHhaTzhZS0trcnpLbnJPbS9o T1c2TlFMT3ZYZTlRYjJ0U2xzQkFZSEhTWUlsTGdVY2JIRXRyREpqd1BwZktySDFsNVBucGxWYUF4 TUF1R2FPeUxQV2RJTk5tT3Q4NXd3L3AvNlZPNXhRMFd5cU5PMTA4a2FRdkoyZ0lDRTR0T1hueVJJ RXpqMUJ5VldVR2hkVWhwZmladjlMWkQ0K3kzcTFjdllIYWxIQmpFU1BBclF4NjlFTTV4VzhkWmZo V0NpVzBNTnQzUlh5R2ovVlRhVUpoM3lxR25CaGYwajRhN3FkYmJFNllzNmwwMEliMk44QjlUUzF5 RkN4MUR0b3NlVXlLWFFaSmRlM2Y2cFRib28rd3NEQ0YxZFNOWTI0YVdOaGN0emdsY09JbnBSaitw MXR3UnVJZmp6S1V2T0hkUFU2eFU3WXMyYUJnVEY0M0kvRWpXOUtwdThGZFNXREthRzNwclpwVDRF QTdFa2VVZWJaL0d6a24vR3RUY0xDbHZ6Vy9EZHZrSmlOSVg3b3BvTTY1T0J2NGRlT05rbmhMMmNL YWxBYTMzcGxCNDVidGEzTnI1M3RXbU5UMjBZZ2FYeHRHL3lxTnRibTZ0cTFhRC85VmIzdVJoKzlk Z3R2cVhLTWpEN2c1TXQvTkp2TzU0MktPdGVjejBtR0kyK1padCtid3ZmV0FGVjU1cTgwNlBFODlw R1Y4YmwvZ3ozRjRqTHBCUlUvaXh0OURkWDFmUDBPY01yeWJZZWJBZ1V3Q0Y3UnYvYmRKSmp6bEdQ MHpRc3A4aGhSellGZHZjRVlIdCtJdHZMZWZ5OHJ4ZUpjbGZFL1dXK3U3S1lkTVJGODJwU05vRFlE WDluVmY5WHI2bDYyTjlwYThDem14eWxIcUx1R3ozRHlFeDFHUGMwT0ZueGNVM3VmbzdSajFaeG0z Szh5Ukk5MTJudnlSdVh4STVqT24wdWhKWDI1UTRSOXlkVTR4QUdNTWRhak9uSHcwN05Ma3RqbnZk V1NaazFmSHYrRDdleDJSOGVBRm1zNzF5cXhKWXhEUnE3ZEVIOStybjJub2MrV0IvYnBCNWkzeGN6 NWxIVHB3L0hYRzUvaHBTR3Y5OGFzQ2MrcWNxa3lyMzdLR2JObFhhNWgvekUxQVc0NXJYMXZrZ2ly elpsa0hPZW5qTTM2TXI0K2tiZkNIOGQ4eDdXWGQzaHJWR250bjJlcGJUOW85YzN3NkdsekxYVk1Z VGZDTytVNzN6Yk5aai9FUERyZzdZSnZqcUQ2ZURUMnVhU004SURBZ2NHRVFhSW5yaFExL0RIZEE0 TkZEd0lsU3lxa0VoSVc1VmY0Um5QeUVRNWFoa0NFMFVEU3hETTkwUDE5a2NjODRIMFBJVUVtWXk3 ckNoeHhoakpMNVVMa2wrZDZsdFlhbTJIN3phR1NwYStIRUlFbjcwZFRlWis1Sk1nWkpsTEcxTVQr cHQzU2NsRTd0T3hQeWFyc1BFV2FzOWl0R1hjL3RIVjY5eDNPajl4S2kzSEVpaWZLVjBIS2ZTczR0 WHRCbW0zbVdiVzE5QWlmYkhmNXpJWUJ1L3ZXSXVnbUhJcE5SZ0EyU1NOclpwSEM2MHVhSFBIUlIr ckdPSU54cll5c0ZCNlZzcFdtVXJiMysxcVM1emw4OW02Q01XWVhUVFJsMlpYN3JXMDhvZFFtNjFv amNtRkhPVFdrRWYrSDdkTDVOM2R5bE5KNDZNWFdmNDdxdnZxd3h0Uy9HZURWK2ptRnJJcU8yZG16 V0FualZwcStKdTdrZ2FiTk5MRHpUbW5iODlJUXJ3V3RkTnlQWlBLcHBjOExtZFpYZDRPcWxyWGx6 M25PTE1uaXdudUpVMitESVA5WlJuR1lmTnRQVzRrZzdEZ1ozK1BtYTdwYWpPWnZLV1ljaU4zbndP VXJYckhkdXZqVzVqc25WN1RWK2JOZ0dTTTV6YlcyMUptdnJWTTRwL2NTNzJnYytodkZDVFZzYmhv TzVTYlVsWGJYZXRodlhibU5aTzg1cnF2ZG16Y3RjZ25Gd00rUW5vZ3hDRTRkcUJwNTdEcTIwZG1Z OU43OWsrRmdmWCsvMmhXeUg3T3BuYWpJK3gzLzNLSlEzdWtSdzk4ejRaODZFTi9sWUx5cnUyM0Na TEZ3eXJQSG10aVEwWFZ4NHl1SFprN2ZHSTh3MTl2dSswcUI2SlRvUm5KZmNHbXZkSjQwRmM3ZGh3 VGszSmJuZEtrZnRodHEzaXdqakYvS2dUYkNJbnYzam5lQmJPMUQ2RndhN2JmcDl4RjgyT21HWUY5 N05rL2g2RTVueEQyL2paOWRxVWQvazBLWXZXTlM1UEplMzA1OTVyei95L2o3RFR6eTNuN2hUbHJO ZU1mZ1dQdVRxelV1TUxBNlZuNXQvaVhMYjNIYzc1M0pvQkx6a0hCaEZReEtQOEdRT2t2cTVJWFNs MVFHdmVTKzYxcnBtMURhMjR2WE1JV1BYTmh5dGg1V2x6WFd0N0cwTll0Z3d0ejZaelVFMTVlbUpH SklLUDRTajc2cHc5NDNuenZrNTQwWFhxdDdwb1E3a3pSbHJMV092cE1wTG1lY1hNYmFDVHoyTTQ0 QWdXcDM5SE9PVG15ck1mZE5EdkpUKzRBSy91aGVLeUNGK0w0cGM3UE9Rc2doNmhHZHp3UDFkQW9K KzRqaThtNGNzaXJiaTJkNGdVdERqOE1ZeklEQWdjS2tRd0dCZjZ0Z2Y5YmpIeXc4SUZBaFFhRlVG Qk9PamFsaURBYXMvOGNYYTJJYThKbXh3OE5OVjVsdWEwN0VVZDhJY2hXRFdGUi91OFVLQVlVRnJH R1dEMWMxYmp4Y3F5OStjWVVhdE5lZG5ER3I1RVY0T0FRS29tNUNjaXZRVEJYNUt6VTgyVnNXU1Zs M3Avb1VSU0VWTkJGYzlsQ3hUYmN4Vm5oN3FtSUlnZjNiT2U4M2RnRGpVcmszeG5PZldpM3JhVTEw S0ovNGNSOGo4b0Nob284TmFVcFVPa2J4ampMZVY0a0Y3YzExZEg5V2huT1kvQnNkb29hNzdjT2No ak1LV3d0ckp4WjR4bkJPcVc0Mi9Ha0xnczVhT1VYbW5xaW1uNnp5aGFMVld5bC9xMEs2NjBmTnhT eHQ0Uk9WdEJ2VG9Mb1ZXcXpoZkN4WWI3bWl2K3VqYVZ1MlN6K0dKZHROTjRTREZkcGFwUHRxTm50 bzBYN0lwVU5zNGh6REZaSTdEdTJ3MXY3UE5PcytsbmJWQnBnR0dnOXZ0dUNONWgvN05NZlJROXBD cmNMZjJiOFZUa0NucnBvQnhITHJ4UlpuSDZGb0Q4RXVEQWZyWUcvT2MwOVkyWXRQQXdXYmRWcHRk eHZPQy9oV0hkanZRVXBJT0JzMkh1aGJENmZaUVY5c0lJNExLQzh6OWlaTzZJV2FzRHVLMGJXY2Ny YS9HMnRhQnVRYjIra0ZqdGJYVm5OUi95aERhNWU0THIrSFEzNGdPUHlGY2hRa2VIOTlyUTh0UEx2 M2p5QWZYcmRlV2FQWWtELzFMUy8veG1RK3BmMm5uRktPZHBRWUY1cFJONGdRYS9RZ0Qxb3ozL0hy N3NMcDRubDY1TmcyUGxXbUhET1RvVkIwaXlQSjEzbWZhbEc5TTh0QTgrbGZoWTUwNW5zWTBTSGNB QUJBQVNVUkJWUEsrdGk1RmJqUFdTM2RvQkJvSjVnNjJNWWFERy9SSCtXNW9EY041Qm5aMDhKbSt4 bmRvc1NmSE9BQ3hsYnpoUUZ2U2FPKzJkcTM5M3M0TE10em9KRCtWUkJmQllOU2E3MWNQL1BUd1U0 WHVNUUhkc1Vaa2wrRHQyMmY4V04vN1ZtTnRhKytXN1I4N3ZxbjZjTDJYdDVYeFBObW1IcTdjNmhZ d1kvNHQvaFhubTg2Umw5RGJkcjNGVSszancwbzNWeEc4TDU2Tm5oaGRuZUxaL0pScjhtd3VaTUF6 WEFXQTU3ekVLRE1nY0kwUXFNejROYjdmZUtjQmdjY0FBVmNaZmx0NVVVWkVkYVBPVDdoVkJWaTl6 dC9waW5vcUVQT05HZEFjWnJreW5qYkNMUDd5aG52Y0VMQUJoaWxzb2VESys4ZkVvTGZ2dnpSdWps RmNaRDBuUVFnNUdiOXZuK0w0M054OXdJQUMwMjlqVXl6WnJFNEZvcjdSUkxoK2pGS0pZcU1WWnJY dHhPNitVNW5LekhXdkh3VnpZL3p6STd6VnFSRmpCNE5vY3VjNjZYWWQ4Rjd3V1A0K0I2LytjaFNB NzI4ZFBzV0xjQVR2bm9jeXhxc25qU21hdDRMZDNZdWRjY0QzcmQvQjZmdExvT0dWeDZuZ2RicXp4 dGVHS2NYOEZLajZOaEx3U3NKTG5Ia0I1MjFVWmoyYlhoOFdFVFFudkZYUFQ5N1dza2xyWHQxR2g5 ZEFvS2RFVk1STmJGc29zWHpmdDlmZ3JZTW45WERBYmZJcXI5M1l0aVpOdGUyVXBuRXdxcTJkd1Ey YkRHVDloK1FyNnBpV2htMG8xL2xqazlQYXNiU2RxZko0MlZ6ZmxORytOVTc0bkIzYzY0M1BLZVV0 eG04RDFnMEEyUWRhaytGai9icmVhc3ZHM2hielVWdVg3S3pGZFpQNVVuQnhDdVkyMkd3dTl2TGhh Uys5cGpuOFpBMjJGak1xMlhMZXQ4YndEaWdzNWNXVlY2K08yWnBUNDIwWVRHcmFINjZSUFdHMFBP bi94KzRwSjhzWThPWENuRFVBYmdrZmN2cWdMekludCtJRDlmMFFOQmFzNmJBWUJkVDNaampnOWt0 R1NWdmlWTzNqbEdIZnQ4VmYvWDFLL0h1bzk4RmovS0hvdno0T21NQ25tbllvYk8zQzYyUTV1RGhs MUtpTWRiRGlGaG40VldYTWREbStRd2VEOUtQdGJKWWhnYlNNNy9QVElJTnN1ZVdjTW9ic2x5SHlR MzM3SEFNYWRVNHV4M1ZxM3pwZ1BUTW5HUVhXL3Z3czk3TWl3Y0dVOEZZOTVudXZJdnpid2lESk4z TlFMUHR3NjVOM3l2Z1NuNXpSN2hQNEZZTTViVEN5ZEFqRC9HY2dpaGJNcVhlcU1zWlQrWmMxOUd6 ZjJLeUxsYWJRWFJ5akY5algxNVo1VTdxWHVjYlZoOGJDT0M1bEJQclluejVVWVdZK1BLZkxyY1ho Nmh5WU93Qlg1VkJ0K0lXUkxlYWZ0czdOd2MySGtFWHdFWGcyaDRFclRPaktYejBTTHBWbmk2R1Ba MEJnUUdBS0FpYitWTjVJSHhBWUVMZ01DTmhJdDBqbmFGbUF2MHhHd3NkVVlNUWl1TVBZVlN2bkg0 L0VidzJYajVzaVh1QTJ3bitGMnpDUDRWTXRLKzBjbkkwWTczZXNvelN3VVhXcWQ4SzRndWV4NDFT Ly9kM3BVNDE1cWwxWGN6TXFxUG1ZY3ovcFY5Tk9HU2EwRVBJWjBCSE01L1NsckovNnNZRTN0ZjVo eEpYTHRxZVVBWFA2TzFSR1g5VVlnSEs3ZDFxRFl0V1lLZVp0RkIxcWQwMCs1Ullsd0FkRTVRZDB1 K3liWXVlUHhsaHNHSVozTHc4bGpHdGdYUk5iTzdRWndyREEzS3ZwYzhNRTNsUjgxanErdDAyWG1y WW1EQzhvdnJMdWwyUmdBOS90VGdSeEc1SVVucFJFRlE0Mk8rYk1QNmY4L0t5aWsyL294RytJc1dr M3ZKdkg1cHYyYnlJci9wblA1Z2E2d0hqTWZERnZEalZsRGxhRnRuR3NOVWlxWS9DK3hpTHQwQmg2 K2VnT09tUkQzamZ3YnIxeXg2WnB0eXJGbkVhRHIyMjd4bU1zNk9KOXpzbDJISWZpdlJPYWgrcjA4 czEzdUMyUGdkL1BDaXgwY1B4dG1qcE9kcTA5ZlpwTjVUeUIzMHZIQlI5OWM3anBwcEs1OHlUN3Jq NmNVQjllNUp5citROGRudHI4UVhlM0dCcytpQ0dvdGo0ai9uMUx1SzJldjlBMDVDVG56emRwR1gz TkNEaU4vVWZDcjQ5dmJkMmhkTzNSTk4vUHQrUFF3VnIzRkdIOW9XbndiMjZmMWhxOFNZN0hPMW1u TTM2c2J5eVZCMk5VMXB1ZjVwcXhvMy8zQWF0RDcrVm5FM3BsR0R6MjBwZW12WFpVSUR1R3Q3T0J2 OVhORzc1bnUwRkZmazJhcHI4MXpwb0VwM3dmMzNST0c5WlZkQXN0bkNydlcyZTd2djhjWG1lcXJV UHArbUlVbitYZ1lzOVF5eGlNeGJ1cWsrWFB6VGZHZXRJOXgyZGpmcTZzN2RZaXRJdXVZb3FlWjd0 emZXc1d1bGpMNDI5cmZHN1l1OVN5cjFRalRSanRxb1pDc3RINWZmaW5ET2M3NDV2Sko0Zm9uem1t VGpyOG5aK1gwMyttVGZub0hJTnA2MWtQOTZicTdVczM5c3JybzFHOStiNDFYanVjNXhCRkhSdGE0 MGFkTGVTdTJ1NTlobjlQZFBaVzRlb0REN2U2ZmFlMk96ZE1CcTF5bEhwa0NmNEN0K3ZKSHZ2d1Zs NDdsOTFDWmowNDFDOTgrNllvOUxiaGV2Z1l5WGVQT2NVNEtoUHdEQXdXTXI3UE4wWUdINThjaGNq UDRSMzlXT1BxZUtadXo4Uno1Zm9sZkhUSG5RYkFoakhhKzBWZTZtOGUyZ2R2eHA1Z0g4TzZsNGVP OSs5R1QvaWw4TzRldXBuZmV4ZGJIb0NiN2JxaEZiU3N4WDNwU3gwNWtCR0FldVNNWStRWThMYUdh Q3VkZVpiaEtaOWVsczVQUG4zYnNUS2FjVmhYNFQ1ZlhOdExYQXR6L05pUytvZkt0bnI4ajU2b1lQ MzBIbHdMMjRrcTk1N01JUElRWHpKblVMN1RoNVNDOUhFOWVhd1VtUjNzclZGekQwRzIzNHJSSEo1 cWJ1Zm1BTDZUdzdlajMzUHIxbkxnQTUvaGduYncyTnF1WmJZSUc5OUR5Q0xQRjROM00xSjRkdzlh Z0djakI5d2xqc0NBd0lEQTlVQUFZYnVldHhsdk1pRHdPQ0ZBSUttM0hvRkNLZ1l3RmRYQ24wSUxJ NlVNOTB1NzNZNGhpVERIbU9rbEJjSzFOeXRoeHJkU1NrZnpxeDd2MmdyMDdVbnlWUTJmb0pKeE9p MlNUV05FcHpZUnNzd2wrTllOekdFN1ZrcWRuakZOVys3WU9LWEtuNHhHUGlZY3dabnhoVTNmYW9R WFdVODhXZWZaa2ZyMTRmaXVCTVhNUi9UbUlhdzRuZU1uY0Z4Vm4yMHp2S0pNb0hTNUtiamhQemhC V1p4TjlrN2dVQmI0V1RGak5uK2RqbTF2UXNqNmEzM2o4UE1jM3AraTh4emNXOGJMZkdRNDN5Vzhl M3ZNMi9lSzNseGJIZDdkQXdjSWdIY0pDd0xvQU5yVlZuRWJUUys5TFhjby9oWlJJSTBuM2pIQ2pG VEQyK1J4WmI2R2JDRFpvUEF1VG5KSjQvUjdTQ0MyRG4xQkZMYjJ2R3Y0WUJ6ZVRsMCtSNkcrWnNN Sjd0cDRlTjlvNUQzQ3Vjbm1HOEkzWDh3YmhrRVJ2WHNvM2hoR3BWT3ZicFk0amF0ZTV2czV2N3ZL RXdGMEJHMm5TRU9YM0ZoSTBXMWRscmFQTnRVbTBSajRiaU9ZZ1FIYXhnaVlNYkI1YjM3S3IzV09E YmVLbGxheGpkN0RmWFBpaTZNemROSFkxczZGYU9La0Qvdzh0Z000WTMzUURweEZoM29iSmZLbm5B MFI2MlRkTk5BV0dFN1ZtWlBPeU1uM1VOWXRCblBIVlhFVUx0VjVBa2ZuYnE3bzE3ZFBIRFhQNEto MWxVSVZqaHFqY3VmcXR2Z3BBTi8zNzVVWHBNamZhcE1UdjlKK1Z6K1oxYWJwSHMzd0xZVGJUWFhq ZVozSXNDSFNLb3NaWXJqUjByZURrK1k5T3FxOXFOSjk4Q0pPcnY2WnlKMUwweWpRelNjNGhtNmdh ZDhlOWZWSkdZeVhvM0NQcE82REh0ZU05dVJrelZzVGRsTkduYVB0VDdlQUI4TVZhNEt4bzMvRzRK M1c5SGZxT3NaN2JCL1dWQnRyMlE0alNtdC94by94ZmV1VVQ3T2RGdWFaUHNkSGk3VEg4QUJPK1Q3 b20zVmJYK2dlZWxuWFRlbnk4U1I0QmVzMHVrWFJyMDh3OUgybGtRZk1FZTM2L21RTmhvaktiZTNl cEdtd2hZdHg2ZHYzTUJaak9nNFhtdzQzampxQVU0MEpzM2tHLy9jaEsyWi9yWStuK2RzbEVhK1Ba eXRKczRLK1I3dHBLVzJxTXZyTkdLZm00Nit0eFF4YjhaRFdsWnFmWVh3TlkzNkhSZzdCVHRsMkhB eVoxUDNqMGFCKzhPUVJmT3F4K1EwMjFyT25NbGNtdkhGVHI0ZlhaTm9XcjQvaEkzempscmMxakw4 Uy82eUw0VjNrNDdzeXVHa0gvM2FSOEpEdlpRMnRjaFJlOXhDZXhwQ2ZldkFMYmVJKzNwUXNTWTZ1 ZGN3cE9HWk8wV25pcDJwK2h0VzF6cGtYTFgrVVpkSTNweGgyWjV6djFnWkdPUGdpYnFvZi9JNSsw RDMxdG5Ca2k5ck9kOWRJaE1IUnVsZmx0dmVPZEJ2WjRXMzZXRnZKUzliR2M5QWRHY05malRmazR3 OGllRzhQNHdrM0RQMUEweU8rZVlybU5rVzdVZk9wemFDVGFkT1d4dUVKblV6V2N5UE4wcDlaekxw ODcyODlGVTVYNlVLbXRmNnJSSUp5Ym9uL3dnaXZmZkIyakp2b2RjaWplRGY4SGZtRHpFSlhoYmV6 M2t6TlYzMWJQeGpaQ1hQZ3YvVHdqM3BURHR5OWIrYVQzYXk5R2VjYkg0TnVQSjczNE1naHgrQ1Jk bzl4NE5LclQ0KzVoWXlBTjZHajA0ZTlxV053UVJ1dHF6RDNUZkZrYlprMmpnOXhVMmROUitzT3pS TnJOZHBJMWlDRGYxUTBrSHNMWHhwaDZXU3RDQjU4NEMyWkhSNG5YdVAveVFIb09scC9zSkVGQmVi d2JLZVFSYXBPSllkTGh6R01rUklhd3g4UTJBb0NaOVRPMU1KeVJrTWNReGtRR0JDWUFRR2JRVzQv eXFLTWtBaWVydGEweVpEcFRsQzFTZ3NiSFpuUFR5YmNhV3NNbFRUTTV0YU1vWGFYT2dxTzlscFFH eGJlZFdsYnB5N3ZwL0R5cDFXeUx5ZmJNbnlwUGd0MlJqcDEvSXdKR012VXRGT0VDV2dVcWs1dkVp eStMenA1NFhBVVNwUjB1YUVRU1U4OEdHZDFKQnFyK2NIZ2dBRUQ0WTdpSEg1TGs4ZmdBdTRMUzZO NDJwcmhOeFpHUVB4ME51Z3lUREZOc1diRGhPQml2YmFSNnRTQ1c4R20zalhyTC9HZDdLSUk4Tjdu NUp6VWJlblZrdmRhVzViaEpWalgrcjdGSE9HMTFza3daYWRUSGhsUEh6NW5lSzFQZ0Nmc3F1L2Jm WGdFMW80enFqNzE1RzBHYVN4SE1XdHVaRUdLYUhNbzR6My9HWkhvUkNtbFpkN3k0V1I0Sk44OVR0 TXVHYmY1WWQ0U3psMlhidlBRM0RDL3djSGNsV2JObzREU0VhSGV0ZXJTMDdXMDdIV2pZT2J4S2Ny cSswYjIzZU85LzVlSVVRbzR3WThPK1prYkp4ZDliOGFHMHVBeFpWZ1VuWHdvSm16T282TVVNVGFG d0ZiWU8zazN0SWdTb3E3cGt3M095QUFQbTdsWmxJRkxWWXBScGxDQTRDL2dQd1dvTU9YTW0wY2xO Q204ZzQ5K3RzRDEybEhMQjhnRGM0bys0YlhPV0ZzRHYzWWRuOU0ybmdUc2FsbTRVT0ZiOCthRzRZ VDVEaDlheFcrdkRRcGE4NFRoVU9Lb3V1WUllR21QOHRhcHhFUDhpVFVIdm54UmRBUXZwM0RVbktO SW5abzNVZjJwQnk2WjAwOWxISkdBN2pLa2I1dDR3VFpoUlJ4TWJYaXA2a1QwNXdvY2NqUHpmVE93 cmNVWkROVjRobjB6ODVGeU5XbHI1cUduNkVtTHYzZ1o4NWhoRVZvRkI5Qm43MEZSbi9XcmIvNitV eVE0c1lwT29Pa1IzZnNrL1dDY2FUUGRPNkhMK3ZTOThYRDRNaHRINWwydk1mUTYwK0g3c2ZNbjIw by8xN2VNMTQwOU5CbmRJMXNsRDJhdDhSNW91dStVOWZiNWFOSXBjTHZYcDIvZVMxK1Noc2RPSXpj M0RlQkJsOVRmVnhiTWZQZGFwc0s4cHU4THcwZHpFQzFDeTlBMDMwWVlMcU8xRE9DZUU0M0FkZVZz VHZvV0ZOd01Mc2kxa2Iwekhtc3JQTFNtVzRmaHJEUTM1NkloYUJuYzFhNjVQalZQdExmV21STzFi cjNOR0M3YTFHU2MzTVBGdWZqbC9jR3U5bk9xTUdPQVh0dE8wK01qZTNuM2tkWWVZb0l6YStnS09G YWplbU52RFpTa1ZmYzlOWElieGllaXZmRFg2WEI4Snh3a2F5ZGR0TmxILzNGYlphL25YZERWdGhC K2hDeXJId1o4MWcyR0ZBd3VzeXhaVUQ4NU56SjlyVy9lV0Y5cS9ZclgrQ1I0amNhMGVQMFJVUW1N dzF2ODRGVmFQdGthK1JPTFd6cXZDbkFpK1k0Y0dma0FmY3Y0US9qMGNMVmY5QlVlMXJRNVlkOGJQ YTVsVzc2bTVsbnZXaDJtZkd1QU9ZWFgrS1JJTUtlc2ErUmxORENTZG93bjV1SzZkOEV2cTVjT1hw TnBIUUJDbC9XRHB5SnZNb1ROY3Zvd3I3YWFVMkNFRDgvMjhXUEdsM0g5RzVkMUQvK1NjaHNZa052 TXlTeTdoZS9kR0Z1aG8rZmtqT2toOUVlTURoTEhFcjRNYzlmQzNWclo0bDYyZTZ4UGY1RTZFTVkx ZXRZYUFBQVFBRWxFUVZSSWJnTStwczNlV09GOUM0L2FCM3pGYTBsalNHYXRFMTdxeUJ2dkdaWElP M0RkL0NTbldsL3hiWFRFREhQeGR0WWJjbEFVN3o3NHdPU0JGVmhMejlUdE9Yd3duTWc4OEtsejJM ck0wSVFlRWszQmMrSVB2ZGNmeTBvemZMUWllWWdaeFE4V1FXK05xUzFvYkd2eE85dkNDNWl6R2Nl ZjdLUDlXVzZ1MzF1ajBPWjk5Y25YOWdheURCa1ViL1o1bVREaGV4ZDhqYnB3QjM3L3VTaHJQVEtY OFkzU2N3OGlzaVlmdkwwMUh6Mkh4K1FRZUkzV3duRndBcmQ5K0R6WitFU0c3MW16S3MrMmxTeFMy eGZXTHIyUmNEbzhtL21jOGVFUENBd0lYQ0VFV29KemhhODRYbWxBNEZGQXdPWWNKVisrckJORm1Q QVhpUVEvdlJiZXplT2t3RTJnL0hNNmovRk1KbEcwcXVQa2NLWmh3bXhzWlB3aC9mcWV4c0hZcE4x VWtMN1BZWnhkRDJ1amdTS0I1VHFGOXBhTU8rdDVKNlBxT0JoNVVaVFZ0RU5oMzhJbXRGTmd2cC9U Tjk3NVVMMjErUlFwKytEUXMyQm5JTFBsNlpHcHNYdHZHMkkyQ0Y0NkN2bFpDY0p1QkhjMmlYNm5R T01JQmdSdGpLMmZOdkV6WVBCWk1jS2R6VjA0QlNlY2V2QmIwWXdLekIzTXYzS1lmbGRRRTFMRnQz QmdUR21XYlZXbEVpR1M4b3lSRU1HRFlwWFFZWU5WZWZVSUtjSmJPU2QzemZsemNqWXgxeW9uam9F THBVcVBQNEpMYTlvbFZGTW90SFVwbDl1MEpYRW5kd2pHaEZ2MW5OYWtIQlhld3NIM1ZIeldEZkgy cEtpMVpxby9TaUp6RXk0VHpwVnJjVjlhYlY5OG4wT2puUHcwYjlGdGM5dmNOZi85WkFZRmpwOGZS U2VNelFsQWZhSVZyczAzNzQySmIzTW0rNkxZZDVKVmVqcWI4T3BsbWZSdGJqcTVSc0ZBUVdEK21L ZUVhdlJEbWpFWUd3WDdQaVVTaFJ6REtnb0t0TWE0S2FRb1VMeWZkU01GZGU5RDBWNDNrWEpNUy8x V0tXYU55ZmtHeG00R1FnTXBVN3liOGRrRTFvL05vME0wQ0N5TUgxNXF3eFg2M2xYOVl4MmxMNWpY ZG13R1VvN1h0S1ZoNzJVald6MjAxN3p0ZlgvNVU4NWFRdm5wVzlZeWJzK3E4VFZoZkJoK3dIeUMv L3ZhOEEyOWkzSndFQzQ2ZmVpN3dGRnAxbEhwOFBWTm96R0swZkNlZXN4anlqTktNR1hocUJON05u ZDlZOThXamxoYnZiYzFGdzQvMVZDVG9EK0tXVHdFWEhQeU8zRzlLYm80aWlmeDdtM0ZOVGV4MVRh TUwya2cyRkdpSDR0M3RYMHdyWEYweVhya0c2RDV2aC9ZVWtCKzhHMUJjOU82ZFJ1ZDlMU0JsMUVB andFUHNnM2Y3VlVqUTEvaFBmSG9FdytTaVZWQm1XblZOemIwbnJHYmRxM2xsTHRvQm54NTVTaU1a b2UzODkzeGRzTFZLVnZuSHQ0djZWTXR0emFzL1Z6ZnRHRk9aZnRvSThORWZKbXh3MjFyUm00YXdG bjExWnR5OHZGcWJxL3dqb3h3d1dXcS9KSjBOTUEzYitzY3kxUFloTEZHYWhmZVdUdnpuYVVkNjlw YlM4QjNhZnY0RWdwNmN4c3RzZzZZRDc3UEc4WUFYeThjcGI4MUhQd2p1ck51NHF2eGNPQ0dmcEVG cXFHdzArZHVtSlR2M2MwUGRPME5vZ0ZyTWZ5TDRBNCsrNWJhRTkvQ3dUZXd6N2JnWXNKRkhseVVW bkV4NmRnU1hFUm5yY1hHdnhVdTVwaXJqOTlLMk5kMFlRYmMvSWR5MWNqUkdIenJsSzNFNXpyejJ4 cGF5MXNQYXJ3TnU0a0p6cmZwNHZoNHZLdnZ3NkFJYityV0lEb0ErWE1kbXVrRXZyVzRWMGMvREJY UUpQS0NEVnA4QVg2aFYvNllOTGpiMHRqRWEvUFlUK01tWGx0WGJSaW5JWnNEZFdDOHBuODhHRmZy V3Rkc3FOYTBjd3Y3QnViTzFMam9YM3kvbWsrWDVSQk5UYnZQTUxqbVFjYnNOdyt3Wkh5dWo4NjJa UTk5TThiMnlZKzFkZEY5dUc1T01jYXpacGhUZU5lMjdMNDQrc0JBWUtwTTltTnVtMDkwaXVqcmxt dEU5bTNlb1BrWko2ZmtuQ0tYT3BSa2JudG5jOHA2bG5LYlRmSzFjeXI3YTMyd3NUYWVrKzdJV0h5 TE9UeHgrejdIeHZWSmxxN3RvR2xMZGI5WjM5eG1jSkR4OU9GWGh0ZjRiaExDVDJSZDgyS0xtMGph dVFoWHAzQk8rcnZFQVBCVTVBdTZzb2d1ZnVoREdHVnFRMlZHSTJRWnNnYWRycm1BUHlRUDYwdVps bVpKUzBjR3cxdG0zSUU1NjJyR2ovWE5ZVFFqMjJGVW1YUU9EODh3ekZ4bFJHenVtbU5KOSttNHlN MVp0K2VURS9IQzVnQ2RsanBrdUY3WnBXbjJqTm82OEJ2ZXQrbHo0K2drWTdMa2dSMkV3UC9NclQr blhIc0FtQzREajRCSDBUOWNCQ00wRkQ2aG9mU3J5ZVBoVTh3NTY4aStkMVVYajZzOEhDSnIyRmZ6 emNuYjhJNk1naitEci9LbXhtOThEa21pci9BV1R0Qnp3bXRPK1Ayak1seWlPMWxMWTZLSnV3Yzg4 anRJOUI2dFhDd043VWk1ZUlrc29zMmU4NjVjeld2ak5XK0VCd1FHQks0RUFvU0lLM21WOFJvREFv OGFBazc2MUExZHlsbU1nbzNNWE5BWjMvUTJFWnlhZHhWb0F0REdBRVVpbzZaTXcxQXBsL0dIOUFr N05wcHlERFk0TVdiNW5wbSt6My9SeUNTd1lCeTlyNnZ5TVk2dWNJNnNUUjRNSEFHcE51WjdFQzVx MnFFd3BibU5iYWY2Q2RsT3N4QllEdFZia2c5MjJyUnhZcU1mTERDbGJSdVVPRFlDYWpwbHJvMm4z VzVYa3pjUDIwZ2dVRkw0dmxhMDd1UVQ1dHNtZEVSdkhqQzZDZHorODE3d0dMTk91RkNuRmVRSTRk bW1qVHB6aWVBSkZ3aWh0MDNkbktMdXdTVHpsL3JhSXFoblBRb01PRU1nSXF4ZytDbG5DVkVFVllJ bFBGZWVZTUxmMGhHd2JLcWVtOXZ5SGVlMkJSWndZRzc1T2VXK3MxTUlMWUFIbmF5RFNlYUQwLzhw T05wSVk2aHlzT0tDQWhSV2hISENjSzBHUGpVK1pSQkt5TGVocVEwYmFxazB0VDVWM0lmYm1WZmI3 WVhOajNlUERKdU40ZTFzUnRwVU5IZmhibzZOd1FyalRXWFFCYlJBbm8yZU5KQnh5MFh0MTN1aUUv TFQ5UlIwRkJhTWRTZ1R0Rzk5Wk96bzFCMzZZYjdDSDNYem0valdQWjZiNHNoUHgrVGNKdVJUcEZG Q0V2SzF3OWUyUFAyWi96WW13RmQ4cmFNZzBWYldCMHRoMzRmeGpHOWtnOHk2NENZNjE0cW5VZ3pO VkhiS3dXdktOSFhjUEdIZHdxUDRkdDU1cXQ3Y2RMU2NzVkJiSHV6YXRMbHh5aDdqVmQ2NlpxMWJv eUFGVnlkUHRaTU9QWWNiR1QrMWIyTUxyTnQ1UXBsbUhIRFVHTURSM0JHbVZPemhLQ01Xdkl6MVZ6 bno1TlVqZ0tjMGYrQW9oU2tjTlc4aTYyYlRucUVMSlovNGxFTWJ6Qi9HZlhERVR5Ulo4MXI0VGRY ZmwrNDl2VzliQm4vVHBzMk40NEVvUzdPOHViRTFiOXh1bVB0V05pUjhBd1pwRE4xdGVqa3hDWDdH b2d6K1FYaksrYmJvc2ZjM044MGZOQkh2bDNYQTNkcVM4ZlRialVJL2laSjVyVS8yQUhmOXlET3Z3 TW5ZNFFsOHdWL1p0R000b2d3ZWpWK2RjU1RPWmJwNkdUN1dOMC9KT3RtT2pUM2pnKzkrTXRaYVFJ SE1LTlg2Z1Q2S1ovbDl2dkkyUXRWSjNIWXJDYVd4ZFhWZjNUbDU1cTFOaTdZc090Mm16WTNidkxR K1pubXcvNm1NYk9ERHY1WlhZTkNMaHN4dDNwcEhRWStlcWdPKzVBSHJKZHlBeitZRzR5TDU2WlRU ejdOdUU5QWEvSUx2ZEp0MDQ3MXovRWVQWGlOODgwTWQrR29OdG1rVXlUY1BJd3RyM0Uxa2czOXdN WGtBemZWd1VYN0ZSWEZsRHpsd3Q0NkR3ZCtQd3Q0ZExqSU9RODhpYWZQSCtvUG5hUnNtNTRCbm0z NWZjZmpUOXUrbks5ZjBiOU95cmVkd1dKdFc0MmkwVFZGNmpKcmVDNk9KMW04YlRtaFNyOHhVR2xx TC9remwxM1Q5V0xjZDhEbTBYdGQ2VGJnYmhkZTVSaWxndnB1bjlEWkpZK0h4TzBTbXVRZ3VsU1pI OG1hUDcyN09iOWJnaGcxWmc2MlI5Qy9XR0hCcm02ZXZZamhXMC9HcGJwS3FhZmNkUmdmUnc5cHZ2 ZTI1cGg4SzA4MjFaYjZpVFdqaTFrTEd6VFo0bTZ5bm91UWRjaHQ1bVN6NVZJRTlDZWFVdW51SzNH VHBBMDdqMld4Z3R6cW5tMEpIL0FOdmZXUVQ1b3d3V282bklyZVord3dSR0g2VGFlYktiZHBaNDZ5 VDV0WTVPYnpjbW5jNXRnNGFqeDgvdHAyc2ovZkFrMlE4ZllhTGFHYkdsL2hvQ2IwRFhGR1B6SVUy Q3gvcjhHQzFEZXRMamRjd0dkc2FoemRCeDZ3Tk5YOU8yRnFDRjg1MWhyeEIvb0NUYUw3dmdRZHY2 UU1lYUtyOWwyd3k2QzZhcEtPaTVJRGFRQjRDTUllTjNYekZQekUyWlR3T1JyWDh2akQ5aXNORGJt eXpYbmgzdW16d1FUdjIxWjJUUi81czhkRjQ2ZVBuMUcvTG9JKyttY1BCOHZDKytIRGZUM3dMWnox dDF5Z3dkU01sUE9EN3hnNTkydytqMjBEcjBWbjBFeHp4eTlMaDFOU1l6S3RxeEVSWFFpZEZKdkUr NkFKbkxVbURxMzM4am0vSm1FNS9mRElKR21zTTVyNmZvSFVibm56eTJ4WTBENnlzWDlyazBBWHpF ZzlhZWJZMXNvajJsanJyKzlJNm8veUF3SURBQlVHQWt1S0NoanVHK2hRRVJzS0F3SE1oUUNqRk5H UUtvd2JDY01ZeFFMMU5SRmRXWWdDem5GTnBieGFSS3F4ajltdmJrZjFnanl2UHEyTFlRQ2hZYmFR SUgzS0VPSXAybTlSWkZvUG9SSC9HdC9JeHVGV2hUOWxISVk3Sm5OTUhKaC9UVjh2NmpqYithdG94 WWQvWlNRck1NV1VZV0ZMUXZsU25VUnVjeGxTekNMSTJBMnJhS2NMR1ExRm5JeUkzaVFrTHRTOG5I bXFjOHRtTkZ3UlJBb2M4VEh5dFowNVF4RElla0Y4ZDVYbU5ieG0yNlYvSDRVU2g4YnBKeFlrMkFo cURDZ0lHUTdaYWxvQWtmY3Z4akxaT0N3RTNHbFE2cXplMGxzR2M4QkpITUlUUFNmTUlqQlFYRkZk TDJqbFVsdEdtTXBUZWJud1Q1dnhVSWo5ZHU4bVk2ZDZOMEU4NVdvMUlLYXdxUHB0bmM4WnVmdmk1 RllxQzdJT0FuUFFnMDlKUEdvL3VFdUF6UFgzcGxEUVp0NjVZQ3pMZTh5bDBySTgyK09TakxlYnNs TkRzWFpYNzN2alhqc0dtSFdQT0hBTWxEM3BQZ1JiRm4zalVwVlRLUlBSaHJRSW8yNkJneVRDZmda c3hmV2hFakltQ2lFSWxvanUwbDUvT1NlTjlOSWloTDBWWWxrOWZtL0l5dnRZSEl6eFBXOTl0RnRi NE52MVFuR0kyMzFWWlBFSzlPVkxhWEFkSHdLOHR2dzllYmRsajR2Q2FBV0NkSitiTjFEeGhpS1Ev UDJmUzRqOGNveWpPOTZFNGR2c1RwWmc2cllQbm1RYW0rSXVNdHo0NlppT3BUVWN6NEtiNTN1WXRq YU83NWxXdFJ3bXU3NW8ySjR5ZnBzUlB4YVpOMUdyQU1hZU5RMlY2NzR4V011N3hEU2ozdVpZUFl6 eHpxRzBHUHZnaFBBL2pKdVY5bjZSbDRtaHhqOWZINThubjFLZGNGVzRkaFN5K3haamxNYUtrUk8z aFBsNHNEY3JSSHVXcjgzTlpOVzRqdjhhUERUTmt5WEZxQzc5dTdyb3BqUElYclBCaUROdmNsS05N T2pqVmU2Zk1Cd2Y4ZE1iVFp3am1WaER2bm1sci9QK3kyKzNjdHRMV3RXYWo0VzM2b2JqTkQ0WjJp VmUrOTlhNGpTN2wzTW54Z0dPRzUvaldEakpBbG4yckNQUjRkempLUmZiTmcvZEMyL1F2UGVsVWE4 QWxqekVTdWZpbVl2bVh4bk9TekVIK1ZnN08xYmJnb28wQnZFYUxpK1NCV2hZTUQrR2kwK2UxanJD TkRMZ292TFd6b1lmK3QrMlNzOTNLMDZiZlY5eDZabTNQL3ZCditOdU1ML0ZidzFGdHpUSEVzRG5s VmoyMFVaMURmZG9jb2pjd2Z3NlZ6WHk0VHFhM1NUVm5iVUFIR2ZHNXhTN2IyTUozMkt1MjQrWW1l TzFXRE9OQ3I5Qlk2NG1OMTFyV2ZOdUgxN1hzcFliaEkxcnJXMWt2NkYrc2MvUWQ3VHZSNlNWOXpq eEdURFpKTS80UXZySGlUYkp2TkhUTitxYU8yeU95SGI2MjRJYndQc2M0MjQxMmFPVytjcGxuYmFm M1diSVBBaGV0a2VSdWgyaXlyU25mR2tHbVlEQXhWV1pOZW12TXdFREFtdjhoMFpqTmJUS1dPZVhk S204WDJUdTZBdThoUE54cElFQlczN3BsZWwvcmZHMFhQVmlEVzNTUFh4d041V0UyT2dmcjhsYmpi bzF5dGR1VHlja2plSkFZeXM3YU02VkRrVC9seUM4T1p5WDl3UnZhcjlCbnJZTkc0Z0V6emJyYmxz azg4NmJ5TG1oUVR5Yks4a3Q5NjNpT1YxMzZYUHltZlFIR0xQcTNEcFBIeVNONGMrWFMwVk9sWGlu VHFxOHVHbERUaE1sWSsyN2pVV2FPbzh1akkyckx0bXQ5bTkrTGd3VWFsUVpaZURGMGZPczlCWGhT WVc0c3UrYzQ5QUFBRUFCSlJFRlVZR2c5UmFmSjEzenlLRjgrNTZBaFhRb2pNVG9uYVZQT1FVVzRw eTFsNEExZFNhK2ViNXg2Ri9SYitaNXpDQjF2Sm8rK3E5SnVmQlE5b0R3T2JlL05NM2xMWEN1TDRH bjFOVWNXc1FkVHg3aWszMUYyQ1FSRzJRR0JLNElBZ25oRnJ6TmVaVURnVVVNQVUxTnY0YUJVZGJ0 T0F1V2JJekRGOEdOd0kvdm1vUlFncU45RTRoOUduckFmd2JONGJBN1k4S0J3eXdFUnlqNGxJaFFq NFUwKzNvMGlvbFhDMmhTdXdzcGtBd3N6M05MaGxFS3Roc0ZrUEVDQlVOUGJNRVdWMCt5dTVLeDVs QTViS1hSdHloRUlHU0JWSmh5VGp2a2tJR1hmVG00UWdEUE9kN1BDbHNaUjJ1dzVheFdsblR3blAv Z0VtYW9ReHZ6RERYbnBDTHlVenhTYmFmQkFVWjc1L0xlTmY0VDk4SjU2MmhPd1V3THNVeFZuSk1E RFdzem1rczFaaWlSQ2hnM0RaT3h0bmhCR2xDZElVNFpOYlFnck05eHhFTmp5TytkSWJKb3hFSUNu bVdiT1VYQWVvZ1Zabm0rRGdXTEJwcm80SWRUR3F2YkZ0M0pvWlJvYU1aYXJNUG1CcGhQdm9YeE45 azdvQXdNR1YrclgrdTNHQTBPYlNzOXJPeldNenNQOVRLUHNuWnE3bERJTUc1UjFLMEJQb2VUbnF1 U25zd21ZNFNtZmtWVlZlcHV2MVZpcjFxUDh5VEg0NmFJS0F6VHRHVkc0S2trWVY3VTBMSXJjUGVo QVJpZ3BlcWVKTS8rUVQzRmhjemJMZ1NYNHdpM0tPTFRJQ1YvNVlGZmg3cHM2aVV1aEk3L25LTko2 NmRLc09SUWN3c2M0YXc4Y3EyMllIMDZ6MWJSOVlZb3F0d05VWlMrakp2QjRvdDZDaUxYSjk2bFZL bzlWMDA4UmhxUHdMZHUyOFVtSm1QSHEyK0JIbDZTNUZhdjlwbkNVd2xBKzUwYkJmV3RQaTZPdElZ YzIwdUZ4ckhVWnI3NWJkdkFuTlcxTm1FRTRoWHV0aTc5QkU4eUJtajRWWmlURXFCSWZuSE5HbS9q UTVDdW02aTVOTjIveWUyUmRSaE1NWENoTCtUYkUzQktUYXdsL3l0Z3MyK0Q3MXZDUzBqNlZwUGhM OEpEUDRRWGI3MnRNK2Q3S29IbTlUVUxsYkE2a1FsWlpSdXpKeDRpblV6YjVjUFNrUi84cmY0ZnZ5 VEZuRzhmNjRGbmJzQ2xnVXhoOWg1ZVV5emtmSElRd0J1WEIyOGJ4dnZIZ0hTdGMxVXZuMjIyQjIr Z2ZQTXgyK2I2VGRhUmRqK1gxbk8vZ2ZSbVlxcXVNOVpreFVyNjd0QzJjamJDNjNtblRhV1QrSEVm aGoxWm5XWGpNdUNQajFXYzBqUy9KTlBJZFhOYy8vRTBjZDNvNXkvQ3QxMU55OGpIcnJiYVhPR05n Uk1Sb2c2eGdveXJuU0l1TGpMSjY4ekg3ZzRzVkZwbk9KOU50Z1l2YVN1ZkV1elUwNDlWM201eDVN UmMvYTkwdHd1MDN0SUV5dFRidTY4K2E0RDFxR1R6RFBwcFF5K0pieVo1NFJEd0xPYlh5SUxXc01I cEVuaFdlNjh4ZmE1YmJCdEIrZUlRWFNGbXliY2ZhNERhbUxYZ3piZnZHTFl6Z3RSc0p6RFBqcVhq dEpweEtZOUd4dGV1cnZvMmhkWlVIYi9QdU80NmU0WVd0dVhWK2dwbk5YVEpNamdudHhMTmtuTStJ d0JvbC9KQXU1Y1FjQS9vNkpSTmxtWjRQNytCNXpkUFczRG4xalZIUlQxS2FVemJ4NFRyZUlwS2Zl aGc3NDVHWHppbjQrSytpTmJ5TGZ1Q3hlYjl2VHJtTmFTNnZHVTN2ZmRDZFhLY1YxRGVlTU9VMitG VGxObXVrY2h4WWtOdHlIWkUyM0dWQWdCN2VBWWc2V25UQzl5UnYxdlNwc0hVWnpjVXpwVEVTZnAw Y00zZU9UYlZkMDMreVJpSnNYZEYzQk84ZStvODNqeGgrekR5bGc0L280c2RoTUd0blZzUy85M2do OHcvZm51WHdnMU02TTNRbzRhTThHdlJMQWhzNVk2Rmp5ZWJBeGkzZmRMN1dKL3FMNUVuSVR1aE5s aldmL1J4WXhsc2ZYTnZEWTdWTXkrL1d2TGxoWTNRd0IxeHFIVVpRYnZxcmFmdkM5QlQ0MjJxTWhM YmhFZmZWVzVQM0lrMGxlaVBHUnZiSTZEanNIZmtsQ2pRZFBpWWZBdGIyUWc3Tk1kL3czYUlQK0J6 ZXpVT0hsbkxHVGNMdFA5K2ZETWg0RkU1TzZZYTBXZHRydnl2K0RoNGJLNk0yY054eUh0OE9kNGRu bXl1TDRObDY4eS9iMnVkUDhXejc2b3k4QVlFQmdTdUFnSVhyQ2w1anZNS0F3SUJBUUlDUmlzM3BD TjQ4TmhjeFBqZVIrT2NxeXZDNmo5OEVucm9OZ01LT2NyZGI4WUVTYlJ4L2VOTTNoaFBqenJyYlJs ZVR2YU4wSlhoaDNDcnR3L2d6Y3RtM0VkeTJOVGVPY2FmMFlDeFc2OWhvd1lSaXZudE1tSTF5eWpu dlV1czVYY2p3cXFZZEV3WVR5dXhlRzlJeDQyNHFjSk1MWnBzQW5HVXgwb1MvS2FFdXkyM2grMTVP N2xPV0pyd1lQRkFHWmZzVU0rMDN4QmdUbWdpN21HcGxLMVB2SGVSSjd6a2JmNW11ck8rWjhXTjg4 NUl3a20yWVl4OGJFYmhpNDVOQ3FRb3lGRzF1dUtDNEpzUTVyUkhGci9wNXlKY2pDQ2FlYlRrTzlP bU5td1lwUG16eU0vaWI2cE13N0hZTzlFc2I2bWlHWVNOanBLMVBFMm5iUmlYNkpPeUVERDhkcFd4 VndDb0hwelBmZkhXVk1HSGF4bTNkTEZldTRyNDY2RGwvbnpNZVNvUmFoaktEZ2xZZW1vOG0ySGlS VHVsR3llOW5EMjMrMUhvWk50Y3liSDZqRnhuditZeFhuRmF2ZWVhc2RHT2d5S0xndG5tQU50a3dW cFpCUjZ1Z1IzdlZsYzlSTkIzYW5IMEpCWXRqcUZDaWk0TEdXNVZpTmhXc0xXaThFMm8yTzJxRDNn VU9Vamd4ZHJadTF2dzJiTTFvMHpMdVZEeVlaWHl0ejREQUxVd1VTTm1HYjI2RG5ZTVRtZDc2Tm9O OGYwYmNsUGp5NFlDTlZHdkpNYlQrbFRUV09PdDVrOVNOd2lFS1NkOEF2TTExUG1lZVdaTVk2MWdM S00vRWEwUHExelZPbnZuZ2UzUHlLNDVhVzVTaDFIV2JrSEE2T0FxT0dXZVVSbW1hOFo3ZmZsZTB0 RmRPR29VYW1BdTNEbzFvOGIwdE15ZnVPN3A5b0ZYbU0rajBidDV4cWgzNEE3NW9uZm1aNVd3d01Z eW9hM1RtSGVzekhxaHRnSStUc3VZYkhvaHZEYkFSaVI5U0ZvOERsc0w3M0F0RUpscjczdUY3NEFK ZVZKalRGOE5vNGVxVVE4c3pEVHg2L2VGYnF6R1Y4WUUvZk5NR2VJSTNSYTF4Z0Q5bEtxT0lsbmV6 NXFtYmZYckhRL1E1eTg3eHpRWHpLY3RTN1BxNVFCdWk2Sk9mMnJUT1piNzF4SHhEL3lpdUdicGxY czludEF1ZXZUeDB0eldNNzVVN2xHYXp3Z0VGZkVFdGEyTUFUUVQzbWw3RDVxbjNaMnhzclpKbnZJ eVJ0b2ExdGptMGxaOE9QVm55VFcwTVZHTTM2MVhGa1d5WDM5NGlnYmI1bnZyRVB3dWpUZFVvelli dFBubkEvTkUyeDNoa3E0MWR1SWpPYTVlRGk0dzJyRTl3MFhoOWEza2NtZzBYclFOd2tld3ZmY3JC eGFtOFkzRVIzNHEyTW94akRJQW5aV0RoSnJCZW4vaFZQQmxlVG5uTzJnTTNLbng3ZGJkSXEvUk9l MDdrVjloS20rUFFNbnhkTFd1TmdGYzFiVjhZRGNXN014cENDMjBXTWtKQmc4ekZXdGVtYm5zelZz M2ZGMFpiSFVqRDAva1pKL3diZm9LTTM5YkQvNkhWYmZxYU9MeEdZN0l1dkhhenE3VWRqNFBHTW5i UGZIaHRMVWdhZXdpdnM5NWMvMGVqNEQ2YUdObjMrdUJCd2FIWEtibUpqZ3M5ZHBNQ3cxN2ZKc3ZD RCt0b2xhMHk3ejU5c2w1N3E1RTFaWW91N3h1Yk5SSC9yZ3lITjdBUnVvVE9tc3ZXYWp3Zk92UHEw UkNaRUp6QkxLSjNqemtGUis4U0ZnVEFYVC80UUd1TnpXMzB1RjJMTldrT2JEbW4wR3p0Y3ZnazZ5 RGNNS2ZOY2VtY2I4RGd6N2pNS2ZPK2xVT1ZHMjViQ09DdDhCYmJ0cnJiNGZ1dHM3VmRjaUQ1anI2 L3B0Y3czR09naDcvQjI4RVYrZHFDcjZrYmxiYUZJNk9ZdTdVdEIzRnIzSGl0ZWVZa2VXVEp1cG50 b09YNDNJeHJxOVcxWjU1NVhtVVRaYWY2SklOVlB0T0J1V3huQzkvM3FIVE8yT3pkMFA4NURGNzNZ dEN6RDQ1T3plSG5EZCtOTy9RZUVldythQ1dlcHBzWmlmUUtlSmNJSHZWWW04RWVUbVZEOEFvdmc1 ZWxsOHYwNmxzdmZIdDE4U1RXT2ZsMDRPZ2tHVmQ4U3dldWZnV2l0dm5QSXdLT2VDUDRhZzdZeThD UFdUZk1reWh5ODlEVDBidmZSQ2IrV2NzWisyVzJROUQyZU9Dbzd3M215bmhmaGtOSnArbWU5SnYx cW0vY1lKcHA1QUh3TnQvTmV3Y3NHSnVUQlJqM2dYMldYZXZEUmQ4djYrUFpEc2tpZURiNE9VY1d5 WGJuK21BQWJuUExqM0lEQWdNQ0Z3Z0JDOE1GRG5zTWVVQmdRS0FEQWNJbkJVOG5hK2QweFhmMU1t N1RmbnkzMjAxdGhtTEdUMkYxZmR2MUtvOFNpeUtUZ1U1dGdDRDRrWkdBdWNSSVVlaHdUdjhTeERH RGtYMzNZTjV0TGhFRzdoSTNEaEFPR1BWZ2VtdlRtRWhNT0dhVXd0azRiWWhnWkgwTEcyRzFQQUhL eG9IM3FPbkhoSjFrSWVST3RVRkFZQ2hqVEZWNWlTbW1oRHFGOE5BYmkrL3RTbC9YdkZQaUt2Tmkv aFZIdUMzUm15Q0JnOUxZeHBnRXpMWjNFdVlJSGNvSXQ0NUNvUzA3SmNDMmRRL0ZqWU5TTnN0Uk1P bUxJUkpCamdEVHJzL3doOEJCRVpiMWhuOVpFSUEvNWp4RlVCMjVVeVdVOFlSVXA2WUpubkNDMEU1 aFJNSHIyOXRvVkkreWgySkNPd1JvYVZzN1JqVTJvVzNndFp1RzVpTkJzZmJKMENqakZBNkVadU52 allIZ3RuZkxzcjMyTTYvNmhOSnFER1NUemJ4bUxNVXh1RVgzd1pIaUNiMjBzZU1HS25DdmJRbGJL OHc1WVE0dE9MVE9PVVZGV2FFODV6dFljL1Z0REl4YjBIUEtHdlNJOGFzeCtNa2lNRk1uSGNNMEN2 R00yK1NuZk1wNHo2OUtyRjcra2pUZm9mWnZ2VUdUckVNMmJpaFFhbnZHQnJZMjRxZG9aaTN2eEs2 MXI2YlZNRVY2amE4Tk8wMEhoOHlyYklNU3gxcHBZOVJQV2xnRDRCeThzSUZndlVkSGJTRG1oclQ2 aWUrNXhtUjdTLzNlZC9ydW1ZMDRHWThPNEFuTWVYd01uek5HWTdmWll0MW1KSmJqeitZWmhWUWNs ZTYyRTd4U0QwZmhIUnlsOUd6bmliRlVITkYvVzBiNzFjR2hHdS9CSXZQTlYydGV4bHVma1htYnRp YnVXOE5ybStCWjM3alFVN3lXZERCRGR6bDB5emRnY0FUZTVvWjZhSXFiR3VYTGs3YTFhemZNR2Nl MTlEZjdyTi8rRU8xU3h6c3h4TXIyMEFEelJCNm5Md3BhNGVyZ1ZJMHpKcXB4WVh5THpWUGhkSXdw R0xDNUlRK05kUEFCLzRwdXd4UHp6eVlhZXBsMTBzY2pNVlRJdVBXbXBhR1p0OGJYdmpGa1hXc0JH bUZ1NFl2UlAzMW1QbG5CV292K29mR1pQdVhEYld2RFZENTRUZVV0U1RjbU4yZmdFN0llM0tib1ps eEdUZ0pIZUkwT29uOW9DaHB1UHJlNGpaYk93YVhzNnhqZjNFcGNQTlFPWStPcThGY2VUdkZiaHhl cDM5WTc2Y2RjWi9pQ2Jxb0QvOEZGbUFPUEh2N0xVOWI2SWN5UmlheUp3c2M2YlZmZUpuSFJaakpq UkxoWSswaGM5QjV6Y2RFYVVOdW80VisxMjlYbzdEQWNaaWpCYUFBTytxa3BjbUpyRUZzYnROR25E S2M4WjhQSEpvM3ZWc3R1SFRaZWVwTGFMaDZoeHVlRzhXKzFyTFhCZkt0cFM4UG1IWDdadDJMZ2dE N1dOaGlOMS9pYU1CcHE3Y0xMV2ZQcElXbzcxdnV0dmdPOHhsTmwrNG5YSHhZSlBiekdkekh5bUV0 am81bEZUL3Z0RjFVK1FXSHZXVGVmMnk3QXkyWWdmdHg4eVh6NkYwYnZhRkNtUFpUdkc5Y05UT1BB Wi9LWHVwWi9nUC9XcWFYdFpIbDBFajIzOFkyZmRwc0syR1UrLzVYOU85S1p0OGFKSGx0M2JSYlhK cTNIOUVrMWJXMFl2TTNSck0vQXdGcG5UcG0zN1ZxQlh6Y3V1R2FNV1cvNHA0VkFqOWIwMHBhTXd2 ZERzeG45WmoyNFFLOXQzY0RmOStRWXhoZDA0RGxQclZYbUdsNXdEditRZmMzMTBmRlc5amNYc3o0 Y2RzT09PUG1EREMrODFOSEhtRnRaanc3SGZNOTQ5UmtaMVhqN3l3VTFyOTZpQ0ZiMlFHcitzV0VH akxVTkJoM2lEaGZ3Nnk4VGlIc25jNWljSkN4dG4wTi9qYnRYeG5mWVN2ZUNYNlpmcVgzUnZmZ09l RzdHejJRT2NoVVpoTnluRHBtbEdxeVR2OUd4VSswbmtQV3NwUlVlUFJrMjg4SEluTWs0M3pxQnZn cjNIT01nY3pIenRFSHZSL2FsZXlINzBrTjRWeklIK0Znbjl1ay84R3JnbFczeTBYcHlDUDBQWGdu dmJRNlFOK1VmNjh6TmZiS0kvTnFIOXpRTytIa0tXcUl2ZmZDSEd4QVlFRGdKQkI2KzBYYkQ4K0ZI TkVZd0lEQWdjQlBwemVZQUFCQUFTVVJCVkF3RW5BTHRLVGdJSzVWcGJQc2c2RkJTdCtrVVYxTksz N2JzZmNkdGJGQlFZMzdidnRFMndoZXJjYzdwa0xZTUpvZnk0RVBiakJQRUtkNmRidXg5QTRwMnpM aHhFbFI2TjB1b1IyanhIYmNjSGlXOTB5bmFuOXN1QnBuQzJXYjgzRHBibENQTVkrZ3h2VTdaRTND eVhjWVBOcEV5WG4zMTFKR0dtYTRLVWljWTRJRzgxdG1FcTJVWmhZQlhXMjVOM0RnSUVXMWRlRUF4 VDdITkFBdHV0R1ZHL1BRUW9GQ0JONmZvQ2EyMW9lMm5qQ2hjc3crQ3ZNMWl0eVZKZHdLZjBHN1RI QzNMY29SNndqRmpGL01oMDdmMkdTbG9rNUtneGZ0V1VEYjJGTmJodHRzN2pQOVowWUN5NGQwOThx dmdybjFLMDdzQ0V3SHZYTE1vZUgyblRFUERHQUZ4VHV1WXZ6WjJLSXV6VFBWdFR0WDViYnhUdENE cnRXT3d6aGdEWE5FL1piZitLUXlNd1kwT3h0RENqekVVUlZ5MnkyZU15cDl5M3BjeW91WXp5cXJ4 SldFS3lWNTV0d1hhQUdGYzVWUXhaVTZ2M0tFMFJ0Q1VVZGFMWGxrS25GNzZtalM4QzZVc1JXMWRs eGhFdU1XUDhzZjN0VTVZODNNVFhsKytHOE0rTjlCUm92cVcwbzl4MnF6MTY1aHFlaHRtZE1lWi8v Q0diK093TGFjOXhpTm9BWU9pbXQvZW11V2Q0S2d5eGdWSDFVMGNkV09GdnRwNVlwNVNKS3FYanFJ end6MmZBVWVkVThxMDQ1T1dUcDgydENuU000MXZuUHl0REpLMEJSK2RKblJGZTdZdkhlMkNPOVpi OE9iUVhiZ3Zud052aWtSS1RhZlJqVnY2ZXRldmFUTUpER3N1K09YM3ErbE9YcVpCQkdPQW1qY1ZS dCtzR1p3eXJaSWVMeWk5ZFJTb21RWjJhRkhHMDBmL3dTZmpmR1hSU0hNS0hwcUROa3pBbDhFcmZ0 ZDNVYloxcmNHNW05RGFNc2ZFM1VaUzE2RnNDdytHMTNQU0d2MUFxek52aVU5QnpOakMzS3IxNEpK NEMzdHBheDNlOTEyanNwL2ZBUE1JM2p4dzJ4Z1lmTUJyZEJEOXEveUU4dWdtbXVpOUU2ZHVHdGp3 SDNxaWo5cmsxTnBReTJUWTNHRE1rbkh2TXJVNVk4MnFhNlhOdUZ5RDRXTEtBNzVCNWNPOWY3YmYr amEvYWhxNGJnVXJCMVpxMnhuK3F4RWdvOEJGc2k0WVJOTGl4L3ZpSzdmR1JYREc1eXdlVUtjQzQ0 cWtTNTNzVFpMUW5DbzNva253ZjJuajNydmlsL3I0UG5BV2J0MExSb0tOTyt1cDlUMmlCeDh5b0xX bUZvUzdOZDZHMFZPR0srM1kybkkxVHFlQUx0ZTBPaWRxK3RLdzhmVHE0REd0YXpicGpzSHJYdHVa WmgxRi96TE90LzZoeThMbjRNZzk2TWdTSFBTdEdGWG1PdkxRNytGR3IwcVh6YWsxWTZMcnFIeUdO c2k0VXpUZVhIS1FaOG10YWd4U3dVL2I2ZmJoT2hrUmJUYW42cHFaZGFkOGVsaDhkdWJqTStCanhv L3hwK1EyUENBOUl4NmR2bk1ybzROanh2cFk2OUx4SEtMVmEySGpZS0pEdEc0Y3FqaUcxcEZaZW5K TTh1Vm9Cam5HK21CdG9kOWZPNDU5OWVoOFdqcFFqV245UkpiNWEvejdicVRjMTRlNVNROWR5K3k3 aFppK0xjdUN3OVFCYmZKS3BXZG84NVp3SWp0VkdkbFljbHgwUUl3N0hKNXhVRVBaekZ2aU8xVGhJ RUw3RGJTQjNwRWRoWTkxMWxQck9EMFBYVVMycHcrNFNKN0VwNk81WkJBMytsVVpBR3pSTTNJTEEr V3N2N1h2RnM4S2MvMm1QRERWVi8wdXlwZ3paQmpoMXBGOVUxK2FlZWc5K0tBRCtnTURlbDk2ditm WjdYWU0yaDB5VXlicjlQeVBpY1IyTEpGMDk0QXBRemJyOEYzaUVRSHJYYTk2eWlLbjVObDYvWUxm T2ZGc3ZUR090QUdCQVlFaklXRGhQYktKVVgxQVlFRGdqQ0JnY3hlVDB3N0pDYUZEaXpyRloxdnYz MGJDOTRZNzE0ZFJFcUhFZFp5VThuUEhTVUh0Q2s2S2VBelAzSHJIbExPeDZIZWlDWVNIbU5EYWp6 R3FwMzVOM3lwTWllSFVQNmI1VUpzMmJobEd6U2w3cUsxajhtMjZWaXQrRytpVWU0ZmF0QUZSeSt3 N0pWRVpjd0lCUlUrdGUweTR0cTJkRjRwL0ZQc0VsZ2p1S0Jkc0dOdXNYYnNocHAzaDFrR0FNR21E cEsyOWxaS1BrcFh5aExHUksrVVBiY3laYitnR2d4aTNoREZFT1NSUXQyTmZFdmYrcVVDeVNkZlN5 SlorVWJpbThpUi9HOTBHV0crRHByMEJSUHR0ZSsxWTYzZ3lEendvNVJnWWdLRWJvL3gwaUEwbnAz V2VXTyt5VXZIYkRlOURocmMyb1NoYVNoTTdtMHc1QmdvR1k2QUlNbytOZ1dLeWxzK3dHNlJxVzVR Mmg4WnJJNHNTTDl2Z2Y0OS9LeHc4cmdvYW05V1VjSlJJbElTYVJJTzhCNlcvZDVlMjFGSENPSlZN bVVNUmhjWmxHMXNiZGFRU0RpOEFOL0k5c3IvcW8rZU1jdHllWmFPQkV0ZnB3MXJtbUhDTHovQjNU bnZteTBkRVFlc3h2c1lhOXlvUk4vL0R1M3U4bzNtRUZ0Uk5YSE13NTIwV2hvOHRqcXJyMjhMUkti eURvL3JQZHNEVHhuakdlNzVOSmQrNjVoM2F0TWUzMmJoa2lBMUg4RHJTdEVHeHpkL0s0UmZSWFJ0 ZnZqMzgzTmMydUN2bk5raHd4R2UwdEhCZi9hVjVGSnNVbHJYZUZJOENweWhJbmI1Y1k2aWdEaHpM dnJ3citHUThmWE0vTnpTa21UZE91QXBYNTFTdmRTRFRLTU1aOU5oOFFLUFJSOStaNHByVHhyNDFE STVtVzhhMk5iMW9qZDN3WUU2c01pelFML3Juc0lPTlByQ1N0dFE1SE9LOTNXUUZ0OGtjaWR0eitO VWwvWUVucGIvTkFUTERJZHoyZmVDMitlcFd4clduMU9lT0VSNVZlcUtlRFdMK0hGZnhRWGxHcUQx RFBYbjZxdXZyMUJ4cU42bjI4ZmcyVHJUTndjZDl1S3ZNRW1kenJaWTNqM3E0eUNqUG5LOWw1NGJK ZVJVWDBWbjlxTDhXRjlGQzN4UU80VTM1NWpvK0pYMThoVGdha3M3aEhHbktxNDl2d250TThVdkd1 SVd6eHRSMnJHazltbGZMOU1KK21zSzRNMDg3MXUyTXR6NERFb2JSOE0wYTMrWlB4Zkg1VTNsdE9o ckZxTnJjTjdmYi9LazRYcVdWUCtEM1ZQbTU2ZlRMTFM4eVJXT1B3ZXVwOGVCeDJ6ejgwYm5KMCtZ bGZtNE96T2xmSEZyQnY1cDc3ZnM5Ukx5ZFUvaUR5cFBPSFJQRCtFcXpyY1A3MWdmeWkvV3IxZWtj NnE5ZEY4M2RxVHJvTXVNNXZOK1NPWVdldXNFaTI5M1hSNWFaNDZQOWFHYVdiZVUyOUJ4ZFpYaEtU MmY4V2ZaUisvZjg4dVFnL0hudFZoeGZVdFBXaHEwaDVCaEdFSXc1V3B4dTIwVmJyQXR1VmFNam9k dWE0cDNhdW12aTJ0WkhyV3R1V3hNWWg3aVpTWjZESUhSaHdrc2RXSHIvck9jZDBkS01WNTljcGY5 TXM5NU55UlBtR0Q0bHkrSXpwOHBtbVNVKzNEQkhzdzQ2WVU0emV2UU81akFlM28xdWpKS3kzQktm M016ZzdPV2lFdjZMcS96S2xnWlcxaUh3ZFBnUWYwTzI4eDdSZGZlUnA0d0RJZlJCYnFoY3MxNTBH NTlJWkJCZXM4aDFoNzRwWEsxMTRJOTNyV2taSnZ2aWJUTE85MDNwSmZIQitHNnlMMzBoM0hjSVp5 N2VNMEMwNXU5YlE2eUZlT2dlejJNc1MxeTdac0RIS1ZrRXo3bWs3VU5seldsMHNpMTNianhiTzc0 Ukh4QVlFRGdTQWkzQlBiSzVVWDFBWUVEZ2dTR0F5ZXBkTDNwb3M5V3dXVDVUb0F1bmM5MGtSWGZH ejlFbi9HQytLZjF0SERsbDhQMHhVSXEyOEc0ZW0yTGV6eWI1UzBZS2dZT3hWUVR2OWNGNHMyaDNV cE9DMjJaU2JsRGtRTUNiRU9SMkRiOFp6V2hCdmN6ZjJnYy9SZ0UyVENpOENCZUVodXlIZ2dsRERi NXVtR2pIbStXcWYrcHdOZWlobkhPaVJKL0p6UFlZV0hrVWY4cHgzbkZxVTRFQVM2QlFqaVBBS0Zz Wi9sNGZ5aDV5Mm9aL1dZNHhndE1oTm9kZGNldjJnTXhqbFBRYUdRbWZzQnplZUU0TUFiUUR2clRk VURTMmFjZkVmWGViWUpTeDVoZmpBNEtyZWVnVW5FMDRnaTdCSFc2WXA2ZWtCZmt1dnlrQ3FUUXh2 b2crOWFCUk5kSFlDZVpvQkpyUk8vbEcySzN6U3YycDl1V2xvd2l3UVp4eHZyWEpla2U1UXJnWFh2 SjlHSDFvaCt2UmdsYllwdVF4RHVYVHVYWmN2M1VNMXByTW4vSXBpR29lUTJKMHVLYTFZY3BFU3BG TVJ6ZThkOGFYK0w1RGZsLzFLQThwUENqQktGRW9UYVREUGZTb3dtSXAzYU5Rc2FaUXZPbFh1NXdi bVBoYk9odWFUdXlaSzVRNCtBR2JuK2FTelF0cnJqWEF1N3VSME5xSzU1bnp6WmFNOC91YXdyNmJ6 YkFtdVJ1bHJJSnJuQUxXSFBXRk9jcG5hd1ZjUnd1c1M5STVkQXNkRVU3bnRIYUxvK3BtL3BUdjI5 YzhPSEtvbnU5YjV5a2N4WGZWZG5waDM0MnhEeHl4bnFOM3lrMmRZcFczMXZuV2FCZTh0b0ZMNFVh UkNrZlFYUXA3dEFITUtYUVpDS0VQNXZqYVB1ZldhNDBrOVR0VjE2WUUvb0JTSHM4NFZXNHFIVjZw bi9sb2RzV2xUS2RBcC9ETXVIVVJiaVpOa0s4dHRLaCtlMk5uNUFlZndVNis5dFhOdHFaODdabWpt Wi84bHpnYzR4L0RDMm1mSWFKMk9CdDc4TTloRHB1UHZybDB6ZzBlbE1yQ1hMNjM4QnpuTzZIdmNC c05vTnhWejV6a2IrbkFGNjFsbE1zdzJIZHJjUnY5ODUyY3FEVUh6T3RUaktWOXI4cXp5ME1ibHZR TGR1cWxhMzlTSWRQNWVDaCt1dDdQWmVMRHpmRXNZOE1aL0RKZWZiaG1ubVVhZkRSMkN2Uk1XNG9Y V1U4YlpLK013MFZyRWx4RWkyek1aeDVjckRjMUxlMno0cUk1a08xNmx3d3Y4ZEZ0OUJyTzRVMzVk QTNvYS9yNENuR2JoZWw4TzJuS2UxOHl1ME5DMXE4bC9TOHRpNSt1ZFh4ejYwRk5PeFRHL3pCNHpu TGUzNjFxWUpGcDFZZTNTY3Q2dXBsYXRnMjNCa25XL3JaTXh1RXp1ZEk3VFJrWlo5bldWeWZUZkk5 anY0TzI0SmZ4Q0hQYVJRZDdlRzF1MVJzemwrSzE5bHNIN3RhcW1vN0hudnBPdGR4OWhzSGFZVUMz MnVCQnpBbHJaNDdCTjhlWG9ObG9BWmt4OHg3YUIrTldsa0VIV2pucDBEamRlTTFBUHN2aDRSa0NU ZEVsNVhOT0xUMHdDZDdaRDcvQ1dydzZSdm5XQ044QUwxUHpEb1hoV3BheHhoN2luYlBzUGovbmVK YUJLK2hyeW0wSlF6d3RPUnl0eXJJMW5HbkRQdzBFMEpoMkRvaFA4UmRyUmdHLzhLd01YVjg3R29D bmVEMjhEM3FCZDZoeURKN1FXbVZzVWZ5a2ozZHQ1NVg1aXRjeE5tTTFIZ2VsMXc0RVBZVG5XVjkv VTNOVXZ3NmhaRm56TWRkOWVlWUdYejREeDByVDBHYnA2Y2c3R1Y3am81bmVQK3N5TERPUC9SU2Z3 MXRvalR6dlJnOWpiT0pjRFl2dmM3NEJlS0FQSEZsQWVlbGIwQ0p0VmNldzI3djR2dmhaK2lyNkZu SHJtakREYkhtTTZCd1M4RE9TdFkxVGhPMXprM2xxMjc1cHV3N1VmR0hqNWFjemQ2Ym1MOW0yR2ow bExscS9xdXliT0pkdEh2TGhKRWZmUXkvSG1JOWVDNTNYUjYyUGY3QSsxTFNsWVgzNVBsa1B6N1pQ RnJrUG5zMVk3b05tNldlNEFZRUJnUWVDQUVMOVFGMlBicmVGd0dodFFPQU9BcTdKcElpcDduUHZj cWNEQkh0TVZhMkhtWnl1OFdRTzRjZ21WdGJIdUx1MTRNbFMwN0cydm5ZK2I3cjRVem1ZUFlvTWx1 SnUwTUg0YTRPakhNTThzVkMzRVlvcGY2cUJUZ0xGSGlGUEcrbVdqS25UNUUwUzV0M0pBRXptODBk S3RzMW5yRVI0KzZoSUoxQ0VkeStQRTlLdUQ3ZjU0bVRHODBXdnZ1ZGJoUDhKNFNnVHB4anl5TDYz aDFCR2daa2RPZzJHNlJlM2dXaVRqV0FuWGgxamlXb01ZVk1CenRReUdYWUNOZ1U0YVF6ZUNCY0VP VXB0SjhvWnRzbGI2akQ5ZFJ5VTlOcldqczI2ajR3QUFUSzhtNGVoUjEycmJiWTdXZVJkYndxTWZ4 Y05BYlFJUFRDL2JGaVlhKzhaYjJRdWZsTDRCR0dDZStKSUpKMzhJYXpEVVp1R3h0ZnJzRFVXZ05k T1NTbjdsK09mdVJMZUV3L2FwdDFNdEFuZUs1ZjU2YU9MR1U0ZnZESzgxRGZXdWxsaUhDMTgzU0NB bGxRQm5SSXMrNklRc01aa2ZJa1B2clY4dS9GVTg0UzlQMFdaY0RxMytxeWx4OTYvS3NYZ1diWkx1 Zkx4R1FtZllzeHB0Z2plUEdqUlA0MFFoWTJOZ1FqT2ZpaWtGQWE3S2J5U2Y2enpMUm5PNGdkc2Zw cExhS1kxRnkzSGE1aHpweHFEdWFIditoNE1vMnA4YnBpQ3VaYTFlVGcxWitDSi9GcCs3VHhwRFp2 cW1sVGJyMkc4VjQxVGFNR25tbllvWFBHY292WlErYlg1MWxyR01uQ1JJaFdPb0xzVS9INDJGUnps VC9FSWEvdmRWOCtjcXZsRW1WQ01BQUFRQUVsRVFWVG9Fanl0YVRWc1U0TEJYL0kvTmU5UUdJOVR5 K0JEYWp6RGVPa004OTBZeE1lSFVZeWFWeFNoNXBLMVNoN24yNEd4OEZLSFBsWCtDNzNVRnBtQ1F0 Yk5ZSXhFbHJhYjViVmYxeUZqemUvTS8rZ29tTytDL3JWOTJleGh6T2pHb3lnNiswbURNemczWno3 TmJQaXBZdWdEMmNIbVJvdmI2SjhOR1Vac1lQcFU1Uk1sd0pIYU5IeWJ1MzZoYXkwOVFtTnJleG5X VC8yMjVsRHZQZkVpVHFKblBRWXlVK041NlNoVTEwdDBBcDdBZWZ5NGRhM0ZrYWd5NjJseDBUZlR0 c3ErbzQxNVlRNHVKZzZKYzNEUkhGeUtpM2xEMktseDBSalB3Zm1aa29vWHhvUWY0TTkxY012M3FM UUpqMmlkbUdyRDl5WFB5MSs2c1VMV1ZJK3pscmFHenRMVDZRZCtPSXdGTHpQOWtJK2Z5L0VwYXg0 c1hiUFZhNTN4VkRqQjY1eUg4UHBqU3dWenErSzErVzR6MWkwdlMvRTZtOFVETG9GRDFuc29uNkVS SGlUMUx3d1AzVERGMkkxT0Q4MzJUZzgxdmw2L0RxN1VqWDVsNWh3d1VTNGR1a25uQVFla1dYZmRy SWl2RWU4NUJtdlpMeDFkcjh4VUdwMVc1dEVCN1lOcDNpQkpMNXAxNXZod3Y4NHBhOUJXYzhvY3p6 Rlkyek9zZmJxRGpDdm5adFNNazFYcHJjZ2hTK1cyYkdQNDh5QnduM1NIRElDWEk2L0FCemlBUDJu bEdEUjMzdWkzS2RYVGFkQ2xNUGJIKzFwN2pYMXRiNHdGYTEzcjF0UTdraW1UdnFnRFJueTNUcnVa MGM4WVc5dWx2YWgvdHc0dGNtaFlWSC9tRDZOd2NvaTBOYTZWNTZ1dXhZMXdEQW16WFhNWXJjczRX b25mczY3aVp6SjlqcCs4ejJkRjRXUGdIdFgzUG5nY2V3bU1mbnhqdUdoZEUvWVRuUEtXMHV5OUhS N0k5TjBxTFZhY01SUi95cUdQVlQrb25QV1hQOGVaaThucnpDbmZsckZmWmMxaHFBOStEbytnNy9q TXo0bkNlRTZIdHNqZkViMTVyR3Q1V09jbVljVS82MWE5U1F2UGRoK3lTQTdWTzVMMU04NEhTLzV3 a3hBWUdRTUNsdzhCZ3VqbHY4VjRnd0dCQVlFQmdRR0JMU0JBa0NZczJNeGdCRUVnd3dTZlVvQlpP dTUyYzRCd21lT2p3Q1hRZlZ1blVlOVdCUk1DVXpMYmJYRUdGWmtHQm96WXhBbXRqTFZzQUxRL1gy TTlaZlRrVml1KzhqMUhDSzdDTWFhL2xxTTRhZzBmakYwWmVhNzJkZlBIUHVXMHNzT3RoMERDZTMw TGwxMHpiek5neklBZTlONG01MXptVWRaUU5uRlR5bVJDZXNWOXd1WStoWEMyN1h1MEJoNXpOK0Vw Y1NnWXpNOXNUeHFsVHNhMVhRVmhncjFOUnJRa0ZSSGVsOUlyNnhnVEFUcmorM3dLTEhRcnk0QnJo dmsya2ZoVGp2TEpXRExmU1drMzMyUThmWW9NbXdSb2xEcVozdnF0NFVpK1k1YnpYVExNcitObG5H UXpuaUV0bU1pZjQ4QS9UeDVTaXMyRjNaeTI3N2ZNNGQ3ZzVtYzJ4YXhONkhlVHZEZnFlOWFiWEJT R3ErYVJjT3ZnTUx6TWRHdVhzV1I4bjAveHlRalBacUJ5TFE1b1cvcVVnMi9tZnVZelp2eWlqQ3p3 MHlqSFJ2azE0MGdMRXQrNmhiRnYzYWExOWRiR1c5NW5Ta25ybEhYMjRadVl4K0xvdUJ0MktIemhH Rm9nWHg0M3RUa2dyenI0aG1aUmhtYTZEWVFNOHltMCtaeGJUdDF1MXBzRCtEUGp3WU9oK2NyM0hG eWw3TSs4U3RlbHRmTzBHc05ZR3lpSjhXQ0g2TGEycXZPelZ1STJRaDhUYnZ1MkxSMXpBQVlzNWpn MHJmTEo4R3dLdjN6Ynl1ZXJCei9iZnZ6VVVPV3pHWU8zWmNSOWJ6ZkVDblA2em05bkxqQVlnSk50 SDRtTDF1Sjl1TWdBWVI4dTZnTWQxemRYeDR4bXdFV24wWmZpb29NTzJxc0hPc1N2MVlGamJzcDVS ekJkZ29Qd3dMZTJHYVErSit5QTBqNGFEZmZSU3VYVENFejRrTk1mR3BQbFBqOENUcXVIMTMxeTNZ UkxhSEczVUNmUmZLbWJieDhUWlJLL0kvalVZMXhvTEx3bXl6NVY0RGJoVFc3OTlCaDlacGpmOHB3 SkkzbncyaVl4bm1sck9SY3QwY2U1T3ZJVy9RdjlnazE5aHZWTHZ1ZDl2aGRhVkw4YjJyaGtyT1F3 Ry9KcFhHVHNlRWk2SitFcFZ6ZE5IUmljS3RlbTQzRnJYL3Btek5HV0UwY3ZjaDJ4MlNzdWZZNGo3 eVd0QVpNdmlVcjc4QTZOd0FPWlUrcEc4ZTZUY25sbXRuT295bW5LMUh3eW4zVktIMjVXbFQvYzZT RFF5aytuNitrOFcyN3BOanJCc05Kb0hhWmlnQ204MXFWT051c3pjc3B3NjF0SE1zMTh6SFdVOFJF RGZmd1pQUlMrUDNVVXl2dUcwb1VkUURWL1htNjMyekc2a1ZZZDJzTEkzZndTcm5rWnhoUFdOWjJo WXVhbEQwNDFYT2tPWXliOEhtTVY2MFNXTytTaktjbC9PeVNlNzNTbzNqWGtnMmZTWXUvais1TTVo YWNjbUZmOW9ITG9keXR6V3I5OGEyc2VYRkdPZy92N2VFSmwwdUdsdEpOeC9zdkdQN1RjT29mSGRI QWRia2J5M1dPTmZQZTcyRzdudmFaa0luaW5IN2dKMTB1MUo0SmtrWnJReXNYZ2dtL09NdGIvRE9Q WjRPWWFXU1RiOEYxcW01aysvQUdCQVlFcmh3RGljdVd2T0Y1dlFHQkFZRUJnUU9CS0lJQ3hydGV2 WXNMekoyRUlCcFJOMGlyVG5LOWVUMkJLbTlxQXc3QmozSlhoS094VGdlTldJZ0lDUVpJUUlqK2RL MU1walNrUS9aUlQvalJINXFlZnArNHkzdjUwWUN0NFlOSUpROHBUOGxJNEV4VDIzWnlnN05XNE0z b1J3dTBaRGVja1E4RVhwbExHSnRlVVlHMHpwODR6K0U4cDFQdXB0aHdvaFVxRytVdXU5OWVmT3Vu TWl3eFArUlF4YnNoeDhneDl5SEpPSDJlWWJ4ejhkRTRrL2MySU1BS3lPUkRCbTRlaTRTWVEvOHpE T1dPd2FlT1VIZVZCS2g3TWVRYVIwY3pOQStZM2djNC9OSTlDTzdNWUtiaWxwTDNOZ1ZMYjdTSGZH QVg5TE1aSGhPODl3bnZpUVY5UzBTNkQ0VWlybEhjeVcxNDZlSkRoVk80NUNkMVR6R1c1MW1lazZZ U2tkQVpKMTZ3VVE2LzlaSTF2NVgwNW0zNnUxaGVlNjZ4RlZabW1YbXZvSksyNk5UaHFVOUo2K0c3 UlVNNFRScjExL0hWekk0bzk4Y0JmTnpvbWZVUVgzakpLN052WWpPeW5Ia3F0VkFUNkdZb2xTdGVu R3J1d0JQUFh6eGpVWWZzbU5iNWxHUDJxN1NXUFU5UFFMbmliYVF4cC9PeVRlTklCYWVLVW9SVkg1 bXkrbzU4MitSbTlNN1RXRHRjYVFTV3RlSW5JUkp2d1h5MXVvR3ZhK3FZb2d3ZXpEbFUrTHBMdm5w WUhhMzg2QWo1WCtPQzNzbklhcDdpeEpHR1JlZnQ4TjBvbExPRjVPLzU5ZFM4OXp6cE11VjdmdzAv WTFmaWhjRjMvMFZmcllsdEhHbU8xK3UzY0d0Q1dFNjhiMmVpVjlVeDY2OUJHQnhBeUhlN2x1bWZq QUwyU1ZqY3I0S0sxR0M1YWkvZmhZaDJyUGc3aFlqWHNzTW1zampWOENTNzZIcmxCWldNajMwZGIx K3BhK1E4Y1d5T3lxWGNITDNpVXRBNitrRFg5ekFxNk4xVlBldElMWVVidURIcUVEN2xuUkFGOWhM ZkRWK09aaEhzT2JVbWVEajdad09xVmE5UE1sM2VOUkhYQzI1bWp2WFZBSHFkOHhXc0d4MU0wRm0x WEo5Mi95Y0N0YjQ3Y0JtODhob00zZ2ZpWGVHMEQrREhSeVhqMWkzb3FEVFZ3ODJNdUxXSDhqdVlt anBPSDNEN2lOdmNuWkU0Tk53NGVaaExEeWhiWE1xLzEzWnlOWGt1M2ZqOUhZTUl4TGtqZUcxL2Ji dFpPVk52aDQraUJNcDhjdVc5T2tRbnhMU20zbVk4OXVjMDdKLytnYlRTL2xkdXFzWU15Vlc2elVT ek5yUnY4NFFZRVRnbUJkZzR6TkxCRzRaWHdROGYyN1VDRmRUamJtVnBYV3htYWZqaDFPaWxuZkYw MFFwK0wxOHM1SDBrN2ZIL3FXYXlOMHVxdE5PS2NlbTVPMUM1K1R4alBJSzg2WTZ4eldGNnJ4eVY3 U09jWXVTUmZLUjJ0OU01MEMvTG51cndOVjkxVHlwUnp4M09mNVJpZDFmNnNVWWQ0NWZaQWpQb01o UGpwR0pEK2c0aTRZU3U4blJ0ZitWeDdxN0MwbnJPZjhNV1J3VkF2K1NHeVllSmFaTjA4RHNUQXo1 dEkrVWNXenFqK0UxY3pqYS9keXJPWmUxTThXL0tCNm5HdExLS3RXZ1lQclJ5WGZLNTE2UkI4bFYv aXlIdEx5byt5QXdJREFoY0dBUXZjaFExNURIZEFZRURneEJBWXpROEluRE1FVXBGdWpJU0xWQ3E3 MVlqaWlLS3BwOFJNNFZNOVFta0tldUxWWVg2clVNcWdRVDZGVUJwRFVaUldSVFRoaytJcEZVSU1P dnlzRVVXeHV1a3c5S2tRazBZNGI1VnArcGVYcnA3Y1RxVlN2ZTQreXczLzlCQ2dVRGg5THcvYmc1 OUlvUGd3Q2h1Ny9KNmpjS0l3cVhrMjdxYU1FQWphRkZLMS9CTGxDTU5ER3pOWjMwMDlHZTc1M29Q Q21RTElYS3p6bFhJczY2QUZkY3ptc3ZLVU4yN21xRUkrUlpEeVdkY0dlWVpiMzd5bXRLQndNQVpq cDBSVERzMnFoaVUycW5yOE9Icnh1bEVoNlpFeHZXL0VXMFYwSk8yTW16SWdGUVkyM1czc3RPMVNt TmZ2UU5GUzMxRmJMUTFLK0RCV1VWYy92b2V5YzkyYjNSWUVQOFl1dDlHcjlTaHpHSy9tQy9vdUh4 Z1JtOWpoSFh3WWc5aWNVUzhMV3k4T0tYdmd2S3ZSczA1UHVaWjVmQ2ZubmgwQk9HcFRNSEhVTjY4 NFNra0dINlBvRXc4ODk5TXErZk5IY05UdEJveE1uaWc0SXdJMnViNTcxeFl2WnpSeHNVWGE3MlNl OUpTUVc3MGdaWHR0cTFYY29oczJ4U3UvZ3ViN0ptaUlkTjg2ZnpvTDNqajU3RllIN1ZLaUtpZmNj L0lvYzIyMGE4ZEo1U3hYVDAvRFNmM0t5MXRBOEhqaTFhRi9lTENjTDNnd1BKOSthamxyT0JxV2Fm QXMyODgwZkdTRytkNlpELy9OQTdUY1dpQnRyclBKYUk0cGozODg1YmZWeHptNVZGYm5tSHkvZGlN bTg2Wjg2MDBhU1ByRzllZG8xUEdkYmV5Q3JYaTY3ODVBOGZIeTJzZ2thMkRsRHpLZDMrSUNvMDNw K2tQejRLNk5pZm85NFNKajV1d2pjUkVQcEc0NjhjUUphWEN4WFh2Yi9uTytlUWY5ZzhsU1hHUVlt LzNhb0s3NGJ4elg2TktBTXQ4Tjc0cG1aYnoxcld1KzQ5dEVodlV4ZVREd3RrYjU2WXlrQzFHays2 QVhsZGFBT2RoM0M1ZEV0TUpQQVVxQ1gyNms3TW0wOHJtMm4vZVBSQnV4NFUwKzZ1QXQwVXlGMERR R1JoV1BwVmNISHZqUGl0ZmdpcWJXY3VZR0dHVWF2RzdibmNKcmJaRS93Tm1jenphVytndzlsdFla NWVkRHdIZHF2NkdESFMzOXFpM0NPWHl0bXhVWnFOVTU1V2ZhR0tGUDZXV3luUmEzbmhrWitNYnc5 ajQyWVIwdVU4aWNlb3NJcEtGekJKOTY0R3VWRTk4K1NyVDZuRWg2NGdHVDE0bVVmQzgzMmRvQWpx VEp4NXdpVCtXYytqdFJra0VoK2hQQnU4ZDdaN3NTYlVDM2E1YjNrc2ZoSC9Id3dzYU5EdW1IN0Ns dHVOTkJ3QnhvdjUrNGIzaTZYcytyNVdwQW5pT0RrMzgxSWkzZVJ0TGl4OXByWGNtS0w1Q0I0bHNE L1J3a1dTV1RHVkZrLzJRY2M0WmhwSHpmcU01NWE2SjBlZzkweHZoNzY3QURidlV3aWZCcnF0ZzQz Ny9TVEdPQks3V1lQakt1L3pUdzlDN2V3OXErWkE3akUvTm1OVFJqS2QrZFk3bEUzM3FEOTY1angx ZnM0L3VVN1JrVW9lM3kwcjFUQk9oMzRCSmN4RWZEcFVqZXdTRTNhZ24zbkcvQ1NPZ2JJaE5QeUJq WGVoUFJtNmZTZWVObDRIYVRVZjRaVHg3dzFLOERqejArbnJIY1ZyS0k5eXBEMkZWWkpIbTJwYkpJ YmMvOE1BZHIyZ2dQQ0F3STNCOEVIcXduaS9HRGRUNDZIaEFZRUJnUUdCQVlFRmdBQWN4cVBZV2ZC ZzBVcSs4WDdSRGduaFYrKzFCT1l2d3puU0ZUQ25xWmxqNEJFWU9mY1lLMXRaS2lpZktXa3FrOThV YndJU3htSGI1NGE3Q0E0YVlZa3M5UmlyY0NJdUZHdW56TzlieDhtNzZZZmlkMGVrS3hNc050QXdF NEFOZmExcVMzYVpjZWg2ZHU4N0x4UW5CMVVqUGZ5Y2tkNlRiNmJERGJRTXM4Z25qRlU4STVJNHpN cHdSMWE5TExSNEtOTTIzeEkzcnpVTHlZdHdSejVSanYzR1JNL0tPRWVidVM5d0VScHFRSjcrNHhQ b1pJTmsyTXhaajlsQnhEa0txRThITm5PY2NwaUZJWlFGbk9vQU5NdkU5citNTVloR0k2TjkxdGtO ZWZZak1RWTJEa1Flbk9LSU1ReitESWFmcnN4MWpRTHNvR2RkQW1TblYwUkp5anFMYTVta1loeW9J VHBiMzgxcW1iNDhvOG0wS1VhUm5ubzBIZVdaaXppY0N2enJmTnVPOWtrMEQ3RkNQcTJsRDJQYkxN SWQ5Sk1PK2lIQ09iRnE3U3I5R1pCZHhqb0FBQUVBQkpSRUZVUy9BbzN3M3N2RC84cENnQzA4eEwz L2N5WnhpeVVVd2xuc3BYdmwxN3BGZG5YWU5yV2MrY3lST1NXUTZPdXJIS2V1WmI2QWVPZmxBVWdK dmg3WHh6eWlWNEp3NUh6VmZLTkhFT2pqSkNZVlFpcmsrM1lObXNGVi9pdkxkNXFnNjZZc05LK0Zy ZDg4U0x2Y3B1dDBQL2ZBZXczelYvVHZTanZSeTRtdi8xVkdSVGZGSFVkODl2cXlJREQzeU9NUHpR WnpWc2srNjc4T0VUbkxIQlYra0FRME9iWHNxZ29UYjl0Q1hPYWQrNm9HMzBUMzFqc0tuOW93cmN1 bFIwaXBvejZCSGFERTU0UEQ5bkk2ODZiU3RiMDJ3TXRJcGg5Sy95WUF5ZTZqdW9yMy9qRXVaeVRz Qi83NDNYWE1LRG1ldDRUbTB4QkFONzRXdDB2amQrQXE3NnpqYWE0WGg5Vjd6VmEwV0NkTFFPZkh6 ZlNKcDh3QnZ2bXdYZ2pIVldYWnZOZmk0Z1laeGxiRmoxbFBSd3dOcVk1ZURBMU9hME5SVmR5N0o0 UURRUWJxUHRqSmRibW94T1ovbjA0U0lhbDNHK2NjQW5ZYzQ0NXVJaWVjUWNXNHFMNEV5RzBSL2U0 aHB4MFdiTjg4VUx3ajg4cDAxK3Q2OUUwdDJETjB2Y1ZBWXUyblJVenJkQ3grQ2NEVUJ3VmhIYzBJ QWZqMGpTaEFoT1ByNXZwVFdNRHJTSHAyNXhRU1BLbXc5dVdORW52RVB6OEJIeXA1eDYyczU4ZEJD UGE2eGdrZW5wVzdlTndmZVhocWJDSi95dCtKVHI0YlU1MEw2TDhWUzgxbjQ3djNvMEZsMndZZTNk bCtMMTFKamJkUE8zVFJ2eHd4Q2dRM24rS0dhZTBFTXdPdmZ0SStudWdWZnl1WnhUZkhNS0hqTTZS aXNySFdmZ3kvRFo0WmNlcmI1ci9EYUFiMVhuTnJxRDkzaHFmY0s3VEU4ZmJwcm5iaTZSWms1Wm13 N1J2ZGFJRmo0N0NNWllFUDNYVmpwNGk2NlNjWE1OUWovY2RwUkdRVm0yOWZPUVdVMDNYdkN1YWQ3 TnZNNDBON1psT0gxOFVvYjVlSGh6TnVVMll6bzBIdldHT3cwRUhoUHRvZXVvUERTSW9nRnVFUkkr MXNIMVQ0NUd6T2Z3ZG1oUzFjWGdEUm5ZU3EvanlEbEVKNEYra1VHUzV6STNyRlhhNCtpUCtPUXc5 WlR2MFkwOGlLcHNPalNxcFJOcFFKSmwvRHhxaHRPdmZJVSswVVJ6UHcwYkdVL1ZNbGx2eXNjRHVh MVlQcmtjL1JXK1JvZG0rbVlPdW9BL2ZQUE42cnRhRDZ3VmVBd3lOVHlwK2NKb2ErS1ZPRmY1RjdU ZXVxWU1mYUY4Y0lXUHdyN2JtMFpBWCtIZFBOWUk0M1B6bm5KMEpsK3oyKzBjY2s0K1RFRTBPM1Z5 RE5hc0llMGVBUm42RTZPdzl3dHY1eDNiTXRJNWNqRy9Pdnh0SFpzOE9HYU5FK2J1UXhiUlQzVmdW T01qUENBd0lQQklJTkFqVkkvazFjZHJEZ2dNQ0F3SURBaGNHQVFJWXBRcU5na01uWURIaUlKQ2l0 REphTWVHckx6cUtNb0lJSm5tUkFKQkwrUFZKNVFTVWpPTllzckdIQUZDMzA1SVYrRkVPVVpFcVln U1Q5ZWV0Q0RJRUZZeS81TWkwQ29wOUorQ1JtVHZiTko2UjhJa1lWbi80Q0J2dU5OQm9QMHVlckxa eHI4bVoyUE96NmZZS0NIWTFuZURxOUlad2RnZ3FKc2JGRTVwSEVoNDlSTmgwcksralJWWFlmdk5l dk9HZ1U3bThiWDk4UkV3cjVUemswK1VwNUUwK2RqTXBRaFFRSDJiTG94anpBK2JSZHBqaUVUZ1pp aEI0V0Q4NXBRNnU5MnYvRWMvYkZiK1NteTNVeTgzRmdubGxGaWZGNWs5R29FMlVDQlFSb0NYOTlh M09jdlhGcVdWTU1NVHltKzBvYVVaTnBrbzliVkRxUTdHRlBZTW5panNiZTVyWDc2Mm5LeW50STlo ZFIvdCt3NDEwK213VmlubTFxUmFKbStBcTJrMi9QVXREWndwdE1FVFhJMkZvay9lSEVjSjgrRzNC UmszdVUyQ012RTI2YW85NzhuUWhER1A3K2hsZld0dzlET0NGRlB3eG9sbzh3TnMzUXBnemxpdjRB RmxKMTlkaXFvZVRzcXJ6anlCOS9xa21QdXd5TlMydnZodzlHZHYwOHhOcDB2aGRUdFB6Q1VibDla VzQ5YW1NVE55TWlaNDRsMzBvMTFHZFc2MzZkSE82Rzd2NHpZeXRFZ2h4Z2JHSjN5TnpxYmFoOFNM bVh2b0g5alZqZXZJMnBsMytBNTBnWE82MWExdzlXYzRsRnZyOEVsd3pyZlRobStMWHFHbG54QUph QngrQXg1bUdUUkJQdncwbC9FaUZLaFIvT2JScG53MFdZSTF3enRLNDd3UG5QRStGTWR3MDJZa3ZG WStIVU00N1l1angrOFZBVDliS1kweXVZY2JlTEJLMDZQS3pkT3VLWGd3dUh5VEdmK01MN3duSGhz VXhwNkpmeThDeHU5YmdRbGp3YnJXUmZia28zL0dNdDRYSEwzem9ZMy95Y1l1SUFPUGdKK3dwdnZP NkFvYVZvZHVmWVVqNEFtWDROMGN1c1pRQXo2QUl6N0FPZ3VXTnB2aEpsNDVqZWIwWnoxa1ZDSmNI WVcrdFRIVDRIdUdXeDlOdEg1bnVnMENOQkIrb0tkb2E4dVBXNHU5WDlaSnYvMFpROFpVRlJjWjZX WFo5T0VpR0dZOCtRMndRN3ZoNGh6WXFZOFhzUDRtTGhxL09TdnZtdHp6eHN0WWgrQWZHT0ZkS3B3 amUrZG5iOEUxNGNoSFAzeHIrQWhIbGZPdDRSWis5aDBqQWM2Rk4rdXh5WU9PSyt6R1NqaGpIR2l0 ZFI2T29NRU1waGd6T0dWdlBxaUQxdUVQdmNPaDc4c3dYaC9xbUIvV2EyMlFpNzhuTXJJZlJrZjRY THlsTlNleWR1Z2FHanpudmVDMU9hVmVkUzFlazdlOVo1YVp3bXRyVEpaeGs0V3hnQTBmajdtR2o4 ajIwT2RlL2JIcGxSQmE1ak15Wllobm5zQW5jNnB0QVIyVno1bDM2WnRUOEMzbkZEa0gzOGdvR3c3 WXpHM2Jtb3JqRFROUEczQUZydXVMa1p1eG1WTnVHSVByNXBsNXJvNjEyenplSjBjcGgwNG1QNmFP c0RYSCtNbUY5RGI2TlQvZFhvWVg5ZzdvcWZyaWJvUzFOb252Y3d3TXpOdGF4dHBrSGExcGVjdEpw cG5YR1U0ZmJ3WE80bUNDeG9FMStvWHZNS2ZrUFY1M1AyL2VvekVPSnNHcit4bkJ3L2RDTHFod01J KzJ4aitIVmh3NG84OGhwK0NOekV0cmxQVk1HajdSdW0zK2dvcTVqRTlFRzh3N3VnMXl1and5aFBw WjFwekJDNkFmeG8vWFVxNTE1T21zazNsNHJEcUg3YmZXNzI5ZWdsR1dUNStCaTc3RXRZSC9zSDVh MTlFZk9pOTVjeHpqU2JSWFdmNFhDRnl4czBiaC82MHBaTTE5YXhRZXlacFJjVFJCUTc3MHpUUE9o emNPUHREbGtFWFJWM3FRTkFRaUE5Qmg0UEdVUjNQSnNmREp1bUE5L05MSVlKRG5POHBuTUE0UDhD cVJkZlBnOWNpTGNFQ2Y1QTA0cUIzTytvYk93MnM0eDRnZW45ZmpkVFFJcDlVUnJxN2wyZTViRnFs anlUQTRlUCtNcDkvN1JwazMvQUdCQVlFcmdJQUY4Z3BlWTd6Q2dNQ0F3SURBZ01BNVF1QUVZeUpV VVZvbU00Nnh4K3c3Q1lMWjczVko0Q1I4eXNQVUV4U0VldzVUckUxS0pYMElFeUFvdjk0OEtsQTho ZmZFZytrbk9CQVNDRG5HcDBETFhEdGhTRkNTUjBnZ1dBaTM3cHNpZ1RCQ2FDTDRHQU1CaFVJNUJh QW9NcDRUUXFDbnRMUWhmTUl1NzcxcGdoNmpJaHN4cmFQQWdLTWNuT1hYelNzQ3NEVEN2ODJVZHVQ UG5HdmJuSXJyaTVMWDNOc0hCRUsvL2hnYVVid2FnN2xwZmppRkt5NWR2czF5bTFMcXRHM2FaSFRG c1RsdWpsRXlVQ3lqSTM4aUN0c0VNdjRJUHZXWTZ4UVJsTjdLVXpSU09HUy94bUE4Mm5GYkd6enFL WjQwYlBPSlVzSTQwQ2Z2UXFuaGhDemFJNTBDL1IyaThLRjVUL245VmxHT0VzMzNvcFNMNk01NCtP bWMvaExXdnJMMW0wcm52RHZsbnY2VjgzN2dLKzZkd0UrNVE0NENEbTc0SHNxNjV0bzNFWDRzRGl3 WmsrUjNobS9lM1lhZDlRTGVVRUtDTFRqN1h0SnNxdHBVZ1JmdkVoVW9wY3lSQ0I1ODlFbmg2cHVa bzlZUWJXdlh0OUJINHVpYlJHdStTVytlUk5iT1pyOWJDOVNsN0lPakRFVGdLRVd3Y1ZNRVV2cFM1 S216MU5tQXNibWpucHZQekF2aGEzV01ESDRzWHM2MzRTcGQ3TVV6N2FPanpwYVBLK1BSS2UzblBJ Y1grQmE0NlJZYnVBdVAwTHJFRzd3SXV0U2pTWEFKVHNFVHVFNnByazBPSFZSWDJBbGx0THpIVDBu RHorblR1R3pZR3hPYWE2T2hCd00weWVZQ21rYUpuNHBoOUxtV3g0TlJBbXZYT0hvOG1QZGsvQ0xm TzNnWFlid2p3MUMwdHJhNUw2eXV0VVVaOHhoOGhLL1ZPYVZ1QXdWT3d5dE8yQnJQcjA2ZWRHdE5i eDFxWVdUdFplekVLQTAvcnI1dmdnYTVFY2NHYlAzZXVkYTE3YUNQNktwMDM5Vkd0bkRQS1l1WFFQ OFNaM3hUZUdiY0xkK2pEYmhvTE1yQXRjUkZPQ3cvSFZ6VUptY2NQVnhVNTBPamd2ekVSYlRjZS8r VlNPLzFIOG5keCtiRlk4QkY5TU9HRXZyQndUbCtPbml6enlsdjdiVld1bDNBQmlaYUNmKzZnSjFJ VENNQ2VPQkFDZjdIeHFMdmFFMkdSM0RYeHBuK2xJTUxjTzFsb2sxOHFPOGZ3Y25IcGlkWlVUMzFu YW9uSjJwRHBkb1BZd3JmWHhyOFI5ZmZPUXIxNkhna1AvVll0OXdNcGg5NERVNEt0V05rNEd3OFB4 aVo1aW1qa0FnKzhlRDFXN3cySHVQR204K2hCMDgwMkVSZUxPTGVNN3k3aDRIMUZKOXpWMmdFdWhC QTAzenZuRU0xTEMzaisrWVZYSUFiNkJZZGlWdks4QVRkRGc4a3drRjBGVzFtZUFEZmZPK2NVK1NP aXV0b241OVJtdElSMWU1eVR1RlY5TVBBMzVxRDVpYmZqaDdySDUrZHZDczQ0SVVkS3BsTGw5RXF2 QkRZcUQ4bHQzM2w3UUM5Sjk3TVhMeE51dlBRSnp3aW1xS2NkWUpzSys2R0ZRYUZkNFZINEdRUVFO dmdkdHNCbXQ2bVhXc2NETXliZkwrM2prQVBaeU41OVlPV1cxZk5SWE1IN3lkc1BVU0h5Q2pXVUFj ZXlEbm1NOTZlbm9SdXdnSFdWcDZnZTlXRzlaSHNZbDZhOTliVXFUbXREUWZQckYzb1lLN3Yrc3FY czBhU2w4WE5UWHh2VDQ2dzdxVzhqZGFnWjhaaFRHU1N1ZlFTUDR6TzZzKzdrS0dNVS94YUhSZ3pG dklOT0RnQXpzTFZTUmUzQnFHL0xUelFVWWRRMEUzZlNyNTFnQzRFZjRXSDgxM28rdVdsMHhaZEhU NEdyaVUrd2d1L2RLQXQzNEZ1eHkzV1U5OURPMlJ2MzV5TzF0b2x6S0huMmhaMkFJd01iUjdrR0Zy Zm5EdEhXYVFkcC9pTHh6OXJlSGgzai9ub2U5d2xqTUNBd0lEQTlVRmdHQ1JkM3pjZGJ6UWdNQ0F3 SUhETkVNQ2NVZ0lSN3AydzgxTlBidjNZcDJnaStDbnZoSU5OSVF6L0lSaFJFS3ZqaWxYWHV0b28x YzVVUFhtVTRJU0h2TVdBZ0ZUTE85RkRTTlNtTVJNK2EzNkd2YU9OUUFvMHlpcmwzYUl4SmNCa3Zl RnZCd0VuM3dueXRVVWJyUlFQTmUyU3d4UW1GRHB1R25PQzI4ODI4VjBqTE15WDV3UzJ6WXoyWGQy Q29CeEZTWnZIcU9DTkl0R0pWazViMlhiNjByWFBiNFg3cU5wOUtMcHNTbEw2bXA4NVA1d0djMDJ5 ZVN0L2FtNWxvMmdBd3lLbnc3VmhqcHVURkZpSGxENFVBTVpyN0g0aXp2emtiRlliQS9xa0hjcUE3 Ry9LdDBsQzZmVWFVY0FZMERTS0JuSEtDM1ROcG1oa0gzd29RZEVnY0tjNDZWVndNeE9hcVEvdk1O VTI1UnRZZ3JGM0ExOHdsOTVydDVmbVpndzM3TWhEUCtHYTd5ZisySnp2N0h1Ni90Mm1CWVdTT0tV WFovT0FFaEc4NGFYdm5uZ0k1bUFQNytiQ1RWM3p3Tnl0T0VxeHVoUkhyVnZHYWcycU9HcDlja0wx cDJKUTFxendGaitVZGhTK0tzSlpOM2g0WC9GcmRiNmpPVytlb292b0h4OWRsTWJuMEZicDB0QWFj TjRTSnVZaUpTc2NnWGZtT2RyZ2REOUZMcDVHR1hqa3BrZzB3TzFPY0hqZldOQmU5ZEV3ZEFiZnBW MjhqMDE2K0k2WGdhTlQ3OE1BQUQzVzUwdEZJUVo5bEsvNzZ0aFkxNi8zTWU2b3RzdE5BR0dPZ3BQ Q0g4MTNTNVdOVnVtdHMzbEhZVTB4ckt6eFUxSXZNYnBqYUdmalh0dHcyem81MVo4eXg3cHpxTy8y RlpzL2lkUHdsNFBMY0RxZHVIVGZDcTh3ZCt5K1A5eWc1TmNIdW9pV3drZnpwTGJUdTBWQ1BqeEpt Z2dIRHRFYnZJSitzbzQ1WUoyRjU5cnJPWDNBUldOTVhFeTVJTXZEUmZnTnYyeFF3TG5NcXo2YzZl R2lQbXE1ZmVHS2k4YU9uNXZxYjE4N2w1Q0g3NEpYNmRDUkRQUFJJTGpTYzNCU09pTWhkQStNMGVz MTc4MjRBRzdpZThEYXVHelNvaWw0QUp0YTF0WDNpY1k1c2dVNkxBM09SZkxCaDR5SmhqT0swSjhL YUJSOFJiTVlWVEZnMENhNml6ZTFJZWFuTERHZzlOQUFBQkFBU1VSQlZORlR1S1hPWEtkdCtBT3ZV ejVxYVN3ZU0vSGFEWkhldmRjK2VGUzh0bFl3Yko3NzdyMDJwWGx2eGlMQzFmbVpreWwrdDVZYjRh Y2hnT2FhTitZUDE4NHBjVGhoN3JUT25KS0haalBJVGI3aTZWNzJwOWljL1pFb1lzTVg3c0o5YmRH Vm9NM21UODRwUENYRGVmTU0vd0JuRDlINWFQcm1RYThaeXpHNlo0UXYwZnN6S0VTcjNlUnBYcE9Q NEJsSGJnTWZjM0VwanBIYnpFdHd3eWZZdVBhdStrMW5UdW5iSE5rbnQ3bDUxYmpRRVdNeUQ4a1Rj OTg5K3h2K2VnaFlMeGpIKzQ2MUZiZkErWVkxN1ZyRDVwQ0RVZFljT2xIeTd5bmVsZHlKRnFBL2FJ RGIrZHhNaUVhWnM3NEZQWmQ1NldlcHpRZTN3ZnpSR0F6K0s3d25Ibk1YclVBemZDdGxHZTJTVjU0 b1dDTG9rSU5uMWx4eWtybnIyN3NkdFJUYjRibHlUdElQMWJ3YUJpdUdMZmhNNWIwWCtqQzFqdGE2 d295dEdBNHpwaFludDlTZnhKWjJqWTZlZ2c3T1dzTlpkMUxPU0xsREdnYy80Q1k4N2NFQ2I0S09v cmZXRy9RZUwwT2ZoWC95L2VCZVc5YzNnbytKYTc0ZnVkcTQ0SVkxa0c2blY3ZTJaVjJ6cnRDNStQ NTRHZzVkaCt2R2poZUQyN1ZlTDR5SFBTZFpwRGRHZWlYdjIrWTVYR1JPdHVrai9qUUVSc3FBd01W Q1lCZ2tYZXluR3dNZkVCZ1FHQkI0dEJBZ1JHRFlLWEl3NVlTQVE4Q2c1S1RVSVdnY0tpdmZ4b2Mr Q0tJWWVvS3Q5SDJPWU1xeDhpZVErbW00dHJ4eGFQT1FJcGlnWWNPRDBEeW5mTnZQaUI4SEFVSWpS VVJ0eGVZNVphQVRXSDZLcXVaZGFwaXdaLzdBVy9PS0QvYzVjWUt6c0RMdE84cFhuOS9MTTJma2M5 ckl0dE9YcmwxOVNHdmIyQmZYdHZtWjg4TWNOYmQ3WTVscVJ4dm1JenFpdnJGTWxlMmxHNy82NWlj bnZIUU0yalhYMVRNR1kwSFR4SmZDUkZ2ZW4wS0tFdENHRWJoTFQ2ZE43WFBlUDlON3ZycGc3TjJN emZ2MnlrMmwyWnorLzltN2Q1L2JuakdBNHhLSnVJUlNhRVFwNHRZb0pRcFVGQ0lpTGlGQkpDNUJR U0lVSWxIcVZLNUJJbEZJWEVKRFhBb2FDaUVxOFFmb2RCcU41eU5uSGR2K3ZlZTg1MzNmL1o2MTl0 cmZaR2JQdXM0ODg1MVpzMmV0ZWVZWkgvUU5HSml4ak0ranJyMkU0OWpqNmVPb0Qwb0dUU2ltK05q bFk0eEJkZWR4UCthaFhKWFo4ZkhyOXBVWjdzcVFWNDdxbHZpdXUvZnd2RHJxUDh2OVN4MzEvM1RU ZUE3anRFMFdQQXpVVW9TeExJamplL2VlUGVXTW56S3lyWDRzb1czbmVNZHUyamJkaEovMDFUdjFR eDFUcnNyN01JNmw3TlVsL3ZEY283YVZyZmowdTRUUzBOWS82dnJqNC9Lc3ZyRWNRN2JqODFmdDQw YjJ4V3JDOFdDNWU4UXBQdkhiZjVRWGw0RTgvekhrdis3NjQzaklUYWxCM1RaWXFVOXhmTTNlOXZI Q1Y1MVNkM24xbDhkejhZN3pOMlY2eUd0NWhoeGoxY0xzWWR1OEdmUHFuKzJyUEJtZnBBNHM5MHBM dlhlUGtPekx1VWVGOHVyY1VoZlZTL3VIZnBIanV1ZENYTmpldGk2eVVxTXUraTgyY0tZTlA1UmpU OXM0YTYrVUdhOGVDQmV2enFtUFYzbmw2cnBUOFBEYysxOC9MRnV5S1VmL2VRYUpERkFwRDBvREZQ TzBrYTU1MHZUSnEyOWxnT3p3SG5uUVppbHoxZ0NrbzY5QmNVazdoTS9oOVRmWmxxWkJWNVlDdk9l cW04ZjMzN1plSDdJNmp2TzZmUVBBbEZJc0RYVFlGcmpQSUtIL0lkdjVteE5RSjlVWjlZby9mcWJz WC9VOE9hYSt1T2ZtcWY3L0hXU2c1T0FkWEx6TFdmRnJrejAveXpORlVkNmd2dWRNZjJhNTlrbEMv MTJXelRudWk2cWIybDhUY1E3Nzd5WVRhRStkZjVMNHI3cEdmcnkzaWNzNzB6RXZlWlMyWjlxMVY4 V3hISE5lTzBJbXorRnhYTXQxaGZkSFFCdHJLYVhERkh3L291aEdvVTEvNWZEY0hyYzlKeFJoS2Zp b3YvZVpSLy9wMmdEdGtPZVhQMDdQTlo0SDdRR3ZQVG0rWnRsM1hsOVBxTjFiamo4dTlKeTlmQzdR MzlQUE9tNFB5TFE4azFmOVo4NnRENTFyNWNmMXdwdndrNjlmVDB5c24yc0hLVVNMYnc3dDJ1bFg0 U1N2dkcxdElZODNiOXR4WldQN2NVQ2MxOTdxTzJqdldma3lzYzZ6N2R6ajdsM3FtdkpUajVTaFk4 cm1jZmNkbm5PdHV1ZGVjdkRhZGZFY1h2Y2syL0x1T25WVG4wM2M5Zys5WjRPczJCd2VQOTRXRjli TC85RnQ1Rm5pcElmQWFpTExWdlhaRmlxRkViZ3dBaHFDQzh0eTJZMUFCQ0lRZ1FqY0c0SG5UY3dV VmlnRFhOZXhuMHRQN1lydlJBUjhYUEFpYjdrR0wzQkx0RDRxbVlsc09SQ3picGlGZnRHY2ZPSDRY QVMyUU9BVkl3U2xTQU5SYTdaQlB1ajd5R0M1QXgvSFJxemNFWUdyUGd3ZFhiTHJYUi9zREJ5cEky WjM3enF6WmU2cEVIaitwR0t3bkduK05kcy9INjVaNExQODNOOUdwdHpOQ1ZBeVlHR0xRZ1VsVzJW N1ZTejZZUHJkeXptV0p2VGhsdjIxUXZKdW9TNVNkalZMMnpJbGYxOEx4Z1dtZTkzL3UvUDhmYU9S Qm4rcWRKWjZ2V1lmazZVQ1ZpUllscVJzUlJuRklMZys1MkUrRFNoK1pBNFl6SnRneis0aThuWmRQ WGFldjI4WUJtYjVVNlhqdlUxY0ZCblg3TGVRSVg4M0FoUlpMRDNKc3MyaFVyeTJTZm5xbTFJTzBM ZFoyckc3cGJpOXV6MkRwM3crdHBmRFowcGsyU2xITGF0MW5kS0s2KzdEVTdoUngxaUgrOFlrUU5G a2d0eUZFMWo2Yk5xZXRmNWZsclpPbjQzbFRzcUsvNWh5b2FRNXdVT256OGFpTW1Xc2h3ZmJpRUFF OWtrZ2hhUjlsbXU1ZXBvRVNpc0NFWWpBL3doWXhzYUhCak5rekc3NDM1bTJ6bzJBR1NuTXRQTm1M UjdLN3dYS2NpeG1aUnBJLzlXY3RDekdCTGtJckVaQXY1NDFEZ0tZT2UvamxPMjF2Q1VXTHNGYytG cDg5NUN1RDZZK1N1MGhMK1ZoZlFLV2lpTUZwWlM3ek40VXgxMjlwUndvWnQ0MW5rdTlud0lOS3hj c1IxQitzRnpnTVF2V1dpZzF2dXpCQ1FyazMzMndmYi9COWJGLzZNRWw2dUphZ3dBUFJIaVc1Wktx aXd1Tndyc1FXT3ExeVJtc0Vkd2xydHZjYTFhOTVkMytPamVyMTErWmtGTHpCQStkU1VHV1pyRlVD dVhRaHlmYWlNREdDQnkrdDdIT2RHbUtIQnNyanBPSW8rLzNwWW5waStPMVJSTThkTnFxMzgrZXZv Mmx2TDQvMjVaM21pQjNwZ1FzRldlWkwvMVAzd1BYekFabEtIMDk3OVpyeWxIYTJ5R3c5Tm5XZWhk NThhQmdZV3JwczdGaXF4MmN3dytkZHZMOXMvZkI4U1pSVEpDTHdFWUpKTmJKQ09nQW55eXlJb3BB QkNJUWdRaGNNSUZYVHQ3TmlQSkNhbmFVR1VKektIZkdCTXpROExIb2RaT0g5NHhuTWVsWU9ZblZw TmZQdVVzd3d6M1p6RzJZd0d0R05rdUFlZGx2UnZqQXlPMkhRRG1Kd0RVRVhqWG56YTcwWWZPWHM1 MDdYd0lHZU41MUpQNmlkTFFjcG96RXlnQUxLY3N4Mi9wdHkvNWFvYnBveVM1MThSZHJDVkc2RVRn eGdWZFBmSll3TWFCdXFZM1pYY1d4VU92ZDZ6QnhDbExhLy9mTlFkWnJ2YnR0b1MwWWNYSVJlQ1NC dDg0WlNyZmUyeXlITTd1NUhSQmdBVllieEZxTk5rbmJwRDl3bURXV0hWODdCNTQ3UG5lK0JMNDhv ck9HeWVwTHovREFPTFVydmxzVDJNSzdpSGUxTjA0T2p2dHMya1B0b3ZaUk82bTlUSkZ1UU9VaWND a0VVa2k2bEpJdW54R0lRQVFpY0o4RUtLTjhlQkt3VkpJQmtUclVBMk1uam1LWkdiWXNJaWxiSCtS Zk1ubGpDZXZkRTVxQmEvWUphMG16dXh0WFJzNkxnRm5qUHgyUktVUitZc0lzdEEyRVhBUWljQkVF bmpPNS9QcDQ3aDN6MDBEMFFEaGpwOStsUDcxa3dZZHJ5dzBvWi8zdEY4eUpUNDAvN0hkUllQclpI RnZiTWlCbHFzTzZtSEx3RkVydTdBbW8xMStiWE9oamZuckN0UVplV1J0akZjMVNiRzhZT2J5THNW cHJXY0wzenI1QkxUUHN0U0d6bTR2QVpnbDRielBSeVRQMThaRnliYXVPSThKL1hUK25JY0JhRFd0 SjJpU1QyaWdmdlhTaTFtYjVmcVFOOC8ySTh0SWN6cDBoQVV2eGZXYmtwcVRMS3BZeW45MWNCRllu b00rMmhYY1JmYmJQRFExTHNXbjN0SC82Yk5yRHBjK21uY3c2NEVES1JlQ1NDS1NRZEVtbFhWNGpF SUdORTBpOE15YWdVMjJHbXhuUlA1OTg5Q0YwSU96UVdaN0FVbTdNSVp1Tis0UEo0M2ZHZjN0OGcw NERJYmNLQWYxNXkxTVl3R1VoNlorclNGR2lFWWhBQk5ZaDhMWkoxZ3hsZmJDL3pIYnV2QW5vYS9r dlczS2hULzNEMmZuTitOK09wd3pCVXN0c1BvdGxpYmZQeG8vSGIyRkE5Nk1qaDdwb2tPclBzNTJM d0RVRU5uL2FEUGVQalpUcU5VdkFhOVpyNzJEZkhWbStNZjUzNDcyTC9YRkMvZDR0UFA4alNpNEMx eEo0OWx4aGlacmUyd2JFQlRpRDh0cW9mMHhldFZtK0gybkRXRkJzQXRGQU9VTkhRZjZ6SXplRndr OU8yR1RVZ1pEYkRJR3R2SXNzZlRiS1Vkbzk3Vjk5dHMxVWt3U0p3SG9FREdDc2wvb1dVazZHQ0VR Z0FoR0l3TjBKL0cyaWVPZjR6NC92dzhKQXlFVWdBaytOZ0ZsRjM1clV6RGhpSldsdEN4RWpTaTRD RVlqQVV5TkFVY1ZNWmJNd0RmdzhQdUhPbmdNQjFvOHN2Y1F5cFEvWS91Y29KdkZmbVF4UVNIcnho QjhjVHhtSkV0TnNydTYrTnhLb2l5eGZiRVdtRVNrWGdWc1Q4TXhSQXRMSC9PckU4dS94dVFoRTRQ WUV2S2Q5YzI3M1RQMWtRdjl2RStRaUVJRXpJYUIveHpvK2k0Ri9PaE9aRS9OeUNQUXVjbFZaZHl3 Q0VkZ01nUlNTTmxNVUNSS0JDRVFnQW1kTXdQSWdabStuakhUR2haam9FVGhqQW1aZW1uRzB5WUdp TSthYTZCR0l3UFlKV1BMaUR5Tm15a2dEWVNmTzBoY0dlVmk5K3NEazZVM2ozekwremVPL01KNmlF alAvLzVydExibnE0cFpLSTFsT1JVQzkxc2MwQ0h1cU9Jc25BcGRNWUhsdjgxOTN5UnpLKzQ0SjdE eHJyTC84YVBKSWFYZUNYQVEyUTBDZnJmZml6UlJIZ2tRZ0FzY0VVa2c2SnRKK0JDSVFnUWhFNFB3 SmxJTUlSQ0FDRVloQUJDSVFnUWljTXdHV0l5aWFVZmluZkNTa0ZORUEwRG1YYXJKSElBTDNRYUE0 SXhDQkNFUWdBaEdJUUFRaUVJRUliSlpBQ2ttYkxab0VPejhDU1J5QkNFUWdBaEdJUUFRaUVJRUlS Q0FDRVlqQS9nbVV3d2hFSUFJUmlFQUVJaENCQ0VRZ0FoR0lRQVQyVDZBYzNwVkFDa2wzSmRqOUVZ aEFCQ0lRZ1FoRUlBSVJpRUFFSW5EL0JFb2hBaEdJUUFRaUVJRUlSQ0FDRVloQUJDSVFnZjBUS0lj UmlFQUVJckFiQWlrazdhWW95MGdFSWhDQkNFUWdBaEU0UFlGaWpFQUVJaENCQ0VRZ0FoR0lRQVFp RUlFSVJHRC9CTXBoQkNJUWdRaEVJQUlSaUVBRVRrMGdoYVJURXkyK0NFUWdBbmNuVUF3UmlFQUVJ aENCQ0VRZ0FoR0lRQVFpRUlFSTdKOUFPWXhBQkNJUWdRaEVJQUlSaUVBRUloQ0JDT3lXUUFwSkQ0 dTJqUWhFSUFJUmlFQUVJaENCQ0VRZ0FoR0lRQVQyVDZBY1JpQUNFWWhBQkNJUWdRaEVJQUlSaUVB RUlyQi9BdVV3QWhGWW0wQUtTV3VYUU9sSElBSVJpRUFFSWhDQkNFVGdFZ2lVeHdoRUlBSVJpRUFF SWhDQkNFUWdBaEdJUUFUMlQ2QWNSaUFDRVloQUJDSVFnUWNFVWtoNkFLSWdBaEdJUUFRaXNFY0M1 U2tDRVloQUJDSVFnUWhFSUFJUmlFQUVJaENCL1JNb2h4R0lRQVFpRUlFSVJDQUNFWWhBQkxaR0lJ V2tyWlZJOHV5QlFIbUlRQVFpRUlFSVJDQUNFWWhBQkNJUWdRaEVZUDhFeW1FRUloQ0JDRVFnQWhH SVFBUWlFSUVJUkNBQyt5ZFFEbTlKSUlXa1c0THJ0Z2hFSUFJUmlFQUVJaENCQ0VRZ0FoRllnMEJw UmlBQ0VZaEFCQ0lRZ1FoRUlBSVJpRUFFSXJCL0F1VXdBaEdJUUFUT25VQUtTZWRlZ3NrZmdRaEVJ QUlSaUVBRW5nYUIwb2hBQkNJUWdRaEVJQUlSaUVBRUloQ0JDRVJnL3dUS1lRUWlFSUVJUkNBQ0VZ aEFCRTVFSUlXa0U0RXNtZ2hFSUFMM1FhQTRJeENCQ0VRZ0FoR0lRQVFpRUlFSVJDQUNFZGcvZ1hJ WWdRaEVJQUlSaUVBRUloQ0JDRVFnQWhIWUc0RVVrcDVab2gySlFBUWlFSUVJUkNBQ0VZaEFCQ0lR Z1FoRVlQOEV5bUVFSWhDQkNFUWdBaEdJUUFRaUVJRXJobTRPQUFBQUUwbEVRVlFJUkNBQyt5ZFFE aU1RZ1pVSS9BY0FBUC8vTmpxQzdRQUFBQVpKUkVGVUF3QzJ1QWRNZFIxTy9BQUFBQUJKUlU1RXJr SmdnZz09Ij48L2ltYWdlPjwvZz48L2c+PC9nPjwvZz48Zz48ZyB0cmFuc2Zvcm09InRyYW5zbGF0 ZSgwLjUgMC41KSI+PHBhdGggZD0iTTI5MSAxNTkgMjkxIDE4MC42MyIgc3Ryb2tlPSIjMDAwMDAw IiBzdHJva2UtbWl0ZXJsaW1pdD0iMTAiIGZpbGw9Im5vbmUiLz48cGF0aCBkPSJNMjkxIDE4NS44 OCAyODcuNSAxNzguODggMjkxIDE4MC42MyAyOTQuNSAxNzguODhaIiBzdHJva2U9IiMwMDAwMDAi IHN0cm9rZS1taXRlcmxpbWl0PSIxMCIvPjwvZz48L2c+PGc+PGcgdHJhbnNmb3JtPSJ0cmFuc2xh dGUoMC41IDAuNSkiPjxwYXRoIGQ9Ik0wIDM1IDAgMCA1NjAgMCA1NjAgMzUiIHN0cm9rZT0iIzZD OEVCRiIgc3Ryb2tlLW1pdGVybGltaXQ9IjEwIiBmaWxsPSIjREFFOEZDIi8+PHBhdGggZD0iTTAg MzUgMCAxNTkgNTYwIDE1OSA1NjAgMzUiIHN0cm9rZT0iIzZDOEVCRiIgc3Ryb2tlLW1pdGVybGlt aXQ9IjEwIiBmaWxsPSJub25lIi8+PHBhdGggZD0iTTAgMzUgNTYwIDM1IiBzdHJva2U9IiM2QzhF QkYiIHN0cm9rZS1taXRlcmxpbWl0PSIxMCIgZmlsbD0ibm9uZSIvPjwvZz48Zz48Zz48Zz48aW1h Z2UgeD0iMSIgeT0iMy41IiB3aWR0aD0iNTU4IiBoZWlnaHQ9IjMzIiB4bGluazpocmVmPSJkYXRh OmltYWdlL3BuZztiYXNlNjQsaVZCT1J3MEtHZ29BQUFBTlNVaEVVZ0FBQ0xnQUFBQ0VDQVlBQUFD WlNBQlVBQUFRQUVsRVFWUjRBZXpkQ1p4Y1ZaMHY4UC8vVm5YMnBLbzZDVEZyVnlkQlFybzY0RVJF bkdFTWd5Q0tJanF5ak9NMmc5dTREazhGWEhtb3FPRDIzQlczUVIwVjNFVUhGZEc0c21pUGtLNE9R U0JkSFpKQVNOSlZuYjNUVmZmLy9xZTZxMU5kZGUrdHBXdXZYMy9PN2FwN3pybG4rZDZsS24xTzdy VUlQeENBQUFRZ0FBRUlRQUFDRUlBQUJDQUFBUWkwdWdENkJ3RUlRQUFDRUlBQUJDQUFBUWhBQUFJ UWdFRHJDNkNIRUdocEFVeHdhZW5kaTg1QkFBSVFnQUFFSUFBQkNFQUFBc1VMSUNjRUlBQUJDRUFB QWhDQUFBUWdBQUVJUUFBQ3JTK0FIa0lBQWhDQVFMTUtZSUpMcys0NXRCc0NFSUFBQkNBQUFRalVR d0IxUWdBQ0VJQUFCQ0FBQVFoQUFBSVFnQUFFSU5ENkF1Z2hCQ0FBQVFoQUFBSVFhRUFCVEhCcHdK MkNKa0VBQWhDQVFITUxvUFVRZ0FBRUlBQUJDRUFBQWhDQUFBUWdBQUVJdEw0QWVnZ0JDRUFBQWhD QUFBUWdBQUVJMUZZQUUxeHE2NDNhSUFDQmNRSDhoZ0FFSUFBQkNFQUFBaENBQUFRZ0FBRUlRS0Qx QmRCRENFQUFBaENBQUFRZ0FBRUlRQUFDRUlCQXhRUXd3YVZpbEpVdUNPVkJBQUlRZ0FBRUlBQUJD RUFBQWhDQUFBUWcwUG9DNkNFRUlBQUJDRUFBQWhDQUFBUWdBQUVJUUFBQ3JTK0FIbFpDQUJOY0tx R0lNaUFBQVFoQUFBSVFnQUFFSUFBQkNFQ2dlZ0lvR1FJUWdBQUVJQUFCQ0VBQUFoQ0FBQVFnQUlI V0YwQVBJUUFCQ0JRUXdBU1hBa0JJaGdBRUlBQUJDRUFBQWhDQVFETUlvSTBRZ0FBRUlBQUJDRUFB QWhDQUFBUWdBQUVJdEw0QWVnZ0JDRUFBQWhCb1p3Rk1jR25udlkrK1F3QUNFSUFBQk5wTEFMMkZB QVFnQUFFSVFBQUNFSUFBQkNBQUFRaEFvUFVGMEVNSVFBQUNFSUFBQkNBQWdSWVZ3QVNYRnQyeDZC WUVJQUNCOGdTd0ZRUWdBQUVJUUFBQ0VJQUFCQ0FBQVFoQUFBS3RMNEFlUWdBQ0VJQUFCQ0FBQVFo QUFBSVFhRDRCVEhCcHZuMkdGdGRiQVBWREFBSVFnQUFFSUFBQkNFQUFBaENBQUFRZzBQb0N6ZExE alJzN0Fpc2pUdzJHZTY0TGhYdnVEb1lqVCtnaU9jc2hYWDhrRU83NTcxQjM1S1Z6dXlOTG1xVjdy ZFJPNDI3OHpYNHcrME9YNDdwazd5dXpuKzdUZmZueFFGZlBQNUh1MjFicVAvb0NBUWhBQUFJUWdB QUVJQUFCQ0VCZ3VnSlZtZUF5M1VaaGV3aEFBQUlRZ0FBRUlBQUJDRUNnOVFSMEFPZG1YYklIY2JM ZmIxNjhlUDI4ZXZZNnRIcGpZR0pnTUx0ZGp1OU5QcFBmcTczejFtdzRLUmp1alFiREVjY3l4dU43 Zmxlb0hLODZUSm9aS0Jzdnk3V2UwVkQzaHJOTjNzeWkrYjMyaFVkN1hldncyc1oxM3daVzlXN1V0 aHpXeFd2N1V0SjJhMW1QaE1LUld3TGgzdGNHdyt2QzJtZldwZUZDcUx2M2pkcFdwNzdkM0hDTjlX aFFLeVRwUVBQVkx2dkM3SitoUlYybkxuWHJwMjduZWk0RndwRUhPcGR2V09HMnJWZDhnWFBEOVp3 eVpSYlkxdlNwbUNXbGZkdXB5NDVnZDgrdmRMRDl1b1Zka1ZPMWZKOHVSUVZ6VGRmdE4rdmlWcDlu UDd3cUtYZWZGZGpPclozVGpmYzhocno2V1NpdGMrM2FCYUZ3N3czQi9hTWo3S00vRS9GN2hmaE1J bHFzUzI2WXF4R3JtZmdsSXZTTkRxSEh6VEVhRFBlK1FPT0wzcSthbHhybEdETnRjVm9DWFJ1Nmcr R0lPWDRMN2pzMStEYlJKcjlUT1JXTTg0VzZJaGRxbSs0MTdzYmY3QWN0ZjdVdUhicGtCN09mVGlQ aUs1bjVUdDIzeHdMZGtjOTZYWWZJNWFkQys2bWdvZllyblNmVTNmTjhsNllnR2dJUWdBQUVJQUFC Q0VDZ0JRVFFCUWcwaW9EVktBMUJPeUFBQVFoQUFBSVFnQUFFSUFBQkNOUlZJSG0wVjRRM0Z0T0dk RDdONzVYMzBDTmJuaUMyMzZsNWJGMWNBcDh0cWRGWHVTUVdqRGFENTdiUXV3cGsvSHg4Y01zZkN1 UnBsZVNsMnBIVlFuUXBrM3lCeUQrb0EyOHhIUnk4Vk9OTEdzRFYvRlVMWnZLVENMMnVhaFdnNElZ UVlLSjFkb2Y5Tm0yTXZ0WGZ6UlVzYmU1eVhWYVM4TGxFL040VTAxWTlueDVNMzFWQ0l3Zy85UlRn UURoeW1aMmM5YWlRWEtVTm1hMUx5VUVQekhWRThpTXQ2L2ZCOFFtQkpaY3hqUTJxZG94WkpNL1Fk cG5qVjE4S2hrMkJWZnRYRmN4VlpvWUZxM3ZPVU4rb01QMVVpemhEbDFLRHhVS3ZUN0p2S0JEdXVX ckZpaFZsN2V0U0swVitDRUFBQWhDQUFBVEtFc0JHRUlBQUJDQlFBd0h6ajhrYVZJTXFJQUFCQ0VB QUFoQ0FBQVFnNENhQWVBZzBob0N3ZFNreCtZdHFqZVlUbis5eXphdmpnL3JiSlNRNlo5M093bDl4 U1I2UFpucnJnaFU5YThkWFN2ck50bDllcXczUUFVcm43WVJvbXpWbWZWUlQ5YTMrYnMrd2lvVnVD WGIxZkdlNmQ4dXBFQi83ay9JbUhWVHVxVkI1S0theEJWNjlJTHorYVkzZHhKSmF0eVo5VjRsd3o4 Y3cwRjZTV3lVemN5RGM4M2E5OW45SEMxMmd5N1NEbG5VV2lmL1A1akZIMHk1cytnVk03eGdMaDJm WkxDOHB0aG5hOXlkWlBucHVzZmxMeU9jTGhpTnZzV3krVyt0dy9ad3VvYndPSnI3aFVFZmd0cm5o OVU4cVlUdGtoUUFFSU5CZ0FtZ09CQ0FBQVFoQUFBSVFtSjRBSnJoTXp3OWJRd0FDRUlBQUJHb2pn Rm9nQUFFSVFLQ3FBbk83STB1RTZieFNLaEdSYzNXN2t6eTM2ZXNiRXg3N29PYlpyb3RiV0dwMThE V2xQaUloMkxYK2RHSjVvMXVoR204enk5WER1N2JzMVBjSXpDK20xUEdQME1hTnVZK0RxS2xOb0t2 blJicmZ6SjE5YWxvdktxdWJ3QnlMclBjdnJ2TWoyQ3JmZTc3eXNDLzB5WHFmVDVYdlYrT1hHT3FP L0t1WjZGRHhsakl0WW90dTcxeTF2a0VtMzVWM2pJVlNDOVl5a2JtRFMvRkVJcytyNklRdC9ad0po Q09mMFFiOFAxMHErN2RYNFhNN3hMck4zTUZOeTBab1ZRSDBDd0lRZ0FBRUlBQUJDRUFBQWhCd0Zh anNQN0pjcTBFQ0JDQUFnZW9Mb0FZSVFBQUNFSUFBQkNCUXJvQlA1Q2s2SUhaS0tkdHIvblc2M1Rt RnRrbkV0c1dZNlZyUGZFTC9GdWplVjdDc3lUSjA4SXpaZW9ldUIzVnhDZkoxY3djWmw4UzJqQmFX VndmM2piNjVUcDNuUUhmdkpjejhiYTBmL3haWGhEWUs1eDJmYTcyMDFmcHJ6cWZBL21OWGFyLzBj cWkvRWFvdVlPNzJKVUkzVnEwaXBrVTJXeCt1NkdTUGFUVFc2eGh6TGRZdm16VE40N05SVTNPQ0VK MXp4QmM2UFNlNnZGWDlmQTRPajM1SVQ0cnFQWWFPNmFtMjMvNThvK3luOHFDd0ZRUWdBQUVJUUFB Q0VJQUFCQ0FBZ2ZJRThFZTE4dHlhZFN1MEd3SVFnQUFFSUFBQkNFQUFBaERJRTlqa1orSlhhRFRy VWxKZzRoY1FiU3I0V0tPNVk0bnZrOUJQUFFxM1dPUTl4VDVDSnpoODdEazZJUGZQSHVVOVppZnBl dXJyRy9QSTA1NUpURmNHdWpaMDE3VHpac0N6dStkZExIS3IxbHZYTzhoby9RaDFFR0NpOTVySkNU V3N1aVpWc2ZEYk8xZXRYMStUeWxBSlczNDJkKzFhNmtGeGdGamV3eW1yTjBHSFppZGlVVTR2QzJm T3NLM1VrMW5vWGJydEFWM2NBOU9GQi95Qlo3cG5xRzBLbDNDTXBUOUR4UzVuTXRrTW0rWFpsZWha WVAvb2kvVHovdjhVTEV2a2U4eldQM1ljdHVlbjk1SHVLL1BlRXZwNzNmNGJCYmRuZXQ1QmY5Qjhk eW1ZRlJrZ0FBRUlRQUFDRUlBQUJDQUFnWllXYUx2T1dXM1hZM1FZQWhDQUFBUWdBQUVJUUFBQ0VJ QkFsa0NnYTNpbERqNmZuUlYxNHExUWtuUVE2a1RFMUhlNjNma0x1L2FkUERVMmYyM256cDFITGJH djBVR3JmZm1wbVJnK1cxS2pyOHFzdWIzT1g3NXVJUW0vVzlOZC96MG5STzg3c0hQZ1ljMVRUdml0 R1dUTERMaFY0SFhUM3IxYkQ1WFRFR2E1cU1qNnJkUlljaEVSWDB4RTk1SDN6M0xMa2d1SnZETlZL dFU4UmlJNGZPeDIzV2Z2cjFTWktLY3BCWlphZm5wWEl6elNwOEI1NVUvNnJDVm1nZ1FKZlZxbHZT ZkpqZC94NDdXYXJ5bkNTR3pnaGlLdktTd2sxM2gwYW9kZlVzdUtMS3RyMzlBRGozbVVWVlRTd2hX bkxkT001aHFuTC9sQjIvc3R5MzlzWldKdzRBUHhSN2RFS1JZN05wbXJyMi9zd1BZSEhvb1BSVDlv SjhWTThQdk5aRnIrRytiMHBNL0NremZ6TngyUHFkY3h4cW5qNjRYNEtlT3RtUHBiaUI3WG1EdDBj UXVYekYvMlpQMGNjVXN1SEc4bXNUSFJKelNudnVodjUzQ2ZaVXRQWW1qZ2t2amdsdDluZno2YTk4 TkQwVDhsaHFJdlo2YlR0TTNibklzWWo5V0Q5SzJkYXlJcng5ZEsvMTFnUDQxUGpvcEZpMzZORHc3 Y1Zub3JzQVVFSUFBQkNFQUFBaENvaFFEcWdBQUVXa25BOVEraXJkUko5QVVDRUlBQUJDQUFBUWhB QUFJUUtFT2dUVGF4U0o2aFhWMnVpMU80VDhUNnNBNHltWUV4cC9STzIrSnpuUkp5NDRaM2JCM1F1 QS9yNGg2WTNtb0d5Tnd6RVBuOC9sZHEraG02T0FlaG44NVBKbTUyVG16WldEbTRhOXYrUkt6L3gv T1NpV2NRMDFlOGVtcUxQSWZDNFZsZWVhYWJ0bVRKaHJtQmNPODFkb2U5bmFTNFkyUzZkV0w3Umhm Z2x3ZUdSODNqVXhxNW9hbERqMng1d2t5UTBFSDJOOXRKTVhkbmVjaXp3VXpuVG5kaWdHZjVTRXdM SkdmWXArcWJWYnJrQmYyTTJwWmsvai9ERHovc2ZYY1czZkxBem9GaDNhK3YwYmV1azI2WTZLeUZL K0pMTkU4MVF0V09zWlFsejlNR3o5QWxMekRUSDBua1EyUW1ydWFscGlOTzVSa2RUMDIvSyt2WEpy L1Z3V1pTMUZMWHpWbnVaR3ZtcHVFZEExdGQ4MHdreEFlalc1SmtuME1rdjUrSXluOWhXaXMydnlB L0FURVFnQUFFSUFDQk1nU3dDUVFnQUFFSVFLQkpCRERCcFVsMkZKb0pBUWhBQUFJUWdFQmpDcUJW RUlCQWt3dUV3N05zbHBlNDlVSXMrdVhJam9YM3B3ZkdYREtKeUlzWEwxNC96eVY1U2pUN1puN1pj N0NLYU9uNEFKbnovNXhQVDM1aGV1dVVRcWV1Sklqczk1bzd4a3lOYnA4MTAzZDdUTXhFSXEvQjI4 Z2ltUjJxaG9xNXcwNGczSFBWNkd4N041TU9waExoa1VUVmdHN09NaTBXdXQ0Y0k4M1MvQVBtVGxC aVg2YnQxV3VML25ZT1ljcy9zOHM1Q2JFVkU3QnBqWmJGdXVRRmpkd3o1NUI5T0MvQkpjTHNWMkg2 bWt1eWlUNXBiRVp5bVhsVDdjVzBoU3B3akpsSlZucCt1ZDdoaG0zK29ZaGw3dkJsRnFkdXNVVmtq blhsZEVyMmpndXRIRjVIUWw2UERueElQNSt2aUcvdkcvRXU2VVRxNGRqV3gvVTd5dHMweHZYOEsr VTdpSmFEQUFFSVRGTUFtME1BQWhDQUFBUWdBQUVJMUY5QS8rMVcvMGFnQlJDQUFBUWcwTklDNkJ3 RUlBQUJDRUNnWVFWQ3FRVnJkU1RyR1k0TkZFcGFLZnQyb3MxSk16RG1tR2M4OHF6VUhGL3YrRnZ2 MzJaZ3l5WjV1K1k2b290ekVQcTNRUGUrYy9JVE4vblp6Mlp5aSt2L0R0ZSszSmdZMnVvMmVKZGZa SXZHSE5pNU9FWk1mL0xvM3FJeDhWZDg4SGJ4NHZYemZCMys3elB4RFZyM0FsMFFJSkFyY0lhL3cy L3Vuc0c1Q1kyNm5yNm1NUCszUi92bVdENjc0dWVUUjMxdG1tUUgzVG91UkV1T3pMUG11cVU3eGpP Ynh4VHBwbzZwczMxQ1QzSk1xVUprSlk2eGlidXZtTHZjNUxWUU8vbTRMWFRYeUk3K3VKbTRtcGRo TW9MUEMzUnRDRSt1bHZCR2ZQYUxOYnZiUGhJU3VpWXgrTUNRNWlrcEhCamMrbWZ5UHYvT09EN2Jk MHBKaFZZM00wcUhBQVFnQUFFSVFBQUNFSUFBQkNCUVZRRk1jS2txTHdxSFFMRUN5QWNCQ0VBQUFo Q0FBQVFnVUJjQnY1akhoYmdOU04xbms4ODhWb2hzWWpOWllwZExHMmVrclBSakVWeVNwMFlmaUcy OWw0US9QalYyeXByRkl1OEpyZDRZeUk0TmRRK2ZwU1BpLzU0ZGwvUCt6OG14NUUwYUo3cTBlZGlj VklRSEd4RkI5K0V0eFBTelJtd2IybFFiQVQwMnJ3cDJyVCs5TnJWVnBCWWhXMzd0V1pKdFlVS1hK MUIyWW5udldhd3h0eTMxdXJLdVEvZ2Eycml4NkR0R2pXenYvMVVpRnJWMFlhY2xQamh3bTF0OVZZ aWY3akhHRmx2bThVUktrZDg2Y3hlMmtSMExkNWdVbjgwLzFkZmp1amlGNVJPUExYUktjNDBMck9v TmtkQ0Z5S05pOWdBQUVBQkpSRUZVYmhtWTVGNzJ6YnpUTGIxQXZBalRqNGpJM0tGbnUzYndWaUo1 SDdOY1JKd0tkeHkybDR6czZPL1RkQVFJUUFBQ0VJQUFCQ0FBQVFoQUFBSnRJZEE4RTF6YVluZWdr eENBQUFRZ0FBRUlRQUFDRUlCQXJRUVdMMTQvejl6YTM2MCtTVCtlcUQ5dTBrZUdPaDhWb3QrYjk0 NkwwSXZtZGtlV09LYmxSMHJTejU4bTR2VGtHWEw4NGJNbE5mcXFUTko0VyszMzYvb01YWnpDY1di cnJRZDNiZHZ2bE5pT2NXelQvQWJydHhtY2ZrczhGdjFYSFFqRmZ2TGFPYTJmRmlTeTNyZGl4WXJa emRKVnRzUWN2NjdOdGRsZTRacUloSW9JTU5FRDNnWEpmd2Izajk0YjZPcjVKODNuMDZXcHduU09z WVVyVGx0RzRqN1JsRzMrb2JrYm13RVIzNHl0VFBKWDg5NXhZWGxacWVlbStPMjF4TlRqV0o1R0N2 SFB6UjNjOUcxWllXSXkwcnhFTExwR1AwTXVTOFFHcmpVVGtNd2RZZmJ1M1hxb3JFS3hFUVFnQUFF SVFBQUNFSUFBQkJwQkFHMkFRQmtDbU9CU0JobzJnUUFFSUFBQkNFQUFBaENBQUFTYVh5QTEvbGlo c3h4N0lwUWNmenhSSnRYY0VVUituRm5MZmRXQngxTjhJay9KalhkYlAvVElsaWVJN1hkcXVxMkxj MkI2NjRJVlBXdE5ZbktlZGJHK1BsT1hkSEQ0OWZuNDRKWS9PTVMzYWRRbVAxbms5Y2lVdUMvRmUy cUk4ME5yekZxZGlFVS9wWFdtZEVGb2R3R21Ddy82Z3hjMURVT0JPN1N3OEVOTjA1Y21iYWd0OUtB UVBWNmcrYWN6ODUzQmNPUmdLQno1UW1oMXIzbDhYbk5NZHBuR01UYm1UNTZ0TGwyNjVBVmpwbloz WlJMTVJCTWgvbmxtUGZkVmlNNDh6SjFyY3VPOTF0bTIvazdUM1Nhc2lWaU16MmNGUW9BQUJDQUFB UWhBb0R3QmJBVUJDRUFBQWxNRnJLbXJXSU1BQkNBQUFRaEFBQUlRZ0VCTENLQVRFQ2dvWUxNOFd6 UE4wQ1V2TUVzZitXZjNaeWV3K083UmRiZkhGREVUdjRKb2sxL3pGQlVTZzR2L1J3ZlNidkxJdk5U cTRHc0NxM3BYaTAzWHV1WFRNclpaWTlaSE5WM2Y2bThFQ3EwY1hrZEM1N3BTQ0ExYTgwWkhYTk1y bDNDSEhoaW5KV0xSZng3ZXRXVm41WXBGU1UwaThFbHRwOXVqVUZqVC9tL244ZzNOY09jVEZyYWZw ZTExRFV4ODFEVVJDUlVSbUhqRXp1WWlDNXV0SHdpdkZWdTJCTU9SNDZGdzVCZWg3c2hMUzdqVFdK SFZWQ3piTkk2eFRYNDkvbDdnMFpMTkUzYVRXU3poWCtpSzI3a1pGSi85WWswdk91aDNoalBjTXV0 KzJFTkoydTZXam5nSVFBQUNFS2lJQUFxQkFBUWdBQUVJUUtDTkJLdzI2aXU2Q2dFSVFBQUNFSURB RkFHc1FBQUNFR2hmZ2NDcTNoQUpYZWdtSUpUL09JR1JvUzB4SXJuRGJSc21PanZRTmJ6U0xUMC9m bk9TS1htRHhyc1BmQW45RzF0eUt6R3QxWHhPd1NhUmQxZDQ4c1F6eCtaYUIzVlFWS2E3Qk1JOVZ6 czF1cHB4QzFiMGRPcmdwTGxUU3RDMUhxWTc5ejM0NEVIWDlHa2s2SEd3UjVpdXQzeTBLaEdMbmg4 ZmpHN1I0a1FYaEhZVFlQbTFkdm56dWpnR1BWYlcyUjMyMnpSUjMrcnZCZzBMd3V1ZlJzU1hrdnZQ c0VXaTEwZjNERWlwaE1EbXBNWFc1N1FrdDRrWm11UVlMQ0U2WDRTKzBTSDBlRERjc3l2VUZYbG41 NXBJQ1o5WGp1VldMSEk2eDFoZzFmNVYycEJOdWpnR0lmbHg1dkZFbVF5K0l5a3pnWFh5cmk2WitN d3JrMXdRV3IweGtGbjNmQTJIWjZudFVyYzhlbklQMjhuUkEyN3A5WXdYNFo5TTkzTitZdnVoUlYy bnVoclVzNCtvTzFzQTd5RUFBUWhBQUFJUWdBQUVJTkFhQXBqZzBocjdFYjJBQUFTcUpZQnlJUUFC Q0VBQUFoQm9TUUd4N0RPSmFhTkw1NDViNC8rN096ZFpkSnNmNWtabXJTOG5sdk96MWd1K1RjUzJ4 WmpwV28rTTV0OXNidTNVemVUckk0dG0vVVRmdEcvWXVMSEQzSlZnd2VwVFQ5YUJ0amRiZnQ2bUdP Zm80aFlTbkxLKzU1WTRuZmk5ZTdjZWlzZWlsNDBNUnQ4OS9FajAwZW1VaFcyYlgwQUh0c1hjWFVt SXpESHAxcUgvQ0hWditBZTN4SHJIaDdvakd5eXl2cVh0bUtPTFcraTNqdGc0M3QxMEtoZy84U2c2 MTBsVHhWWEZ5NFRwZWp0Rk8vU2ErZkNDY00vbHBOZlI0cmF0Zks3cEhtT1dqNTZyNTlxVFhGcTJp OGZ2dmpZbDJWeXJoZVQyS1pGbVpXSVI0cWZaZFB5TWlWWFBsOFdINS9pMS9ya2VtZmJPR3ZNZjgw aEhFZ1FnQUFFSVFBQUNFSUFBQkNBQUFRaVVJR0QrV0ZwQ2RtU0ZRTDRBWWlBQUFRaEFBQUlRZ0FB RUlOQmtBbXl4OVR4dHM0NUo2ZStjd0NSL0ZkK01yVG5SNlZYZm1MOVAzd3pwNGhnc2toZXVXTEZp dG1PaVMyUzhjK1l0MnBEdnVpUjdSVDltSitsNjZ1c2I4OHJVekdsRi9lL3kvYVBIelYwSkxOdjNO KzJyZVNUTVluMzFDamZISDkweTRKVUJhUkNvbE1ERTNaWCtyNVludWppRkdTS3A2MFBGM2kzQ3FZ Ukt4b1hEc3haMW5ibzBzTHIzV2NHdXlOZEY2SDR0ZnJVdTZlRDBpNW0vWnlZTU9LVWhydUlDd3Ri TWE0WDQ1eFVxZVkxRi9PM2cvdEdIUTEyOXo5RXk5ZU5JZjFjelZQQVlTMy9laXBqUGM4Y1dDOUh2 UjRZNkgzVk10SzFmYWZ3Ulhad0NzOURGUkZUUVErYklmQ0xxMWdVQkFoQ0FBQVFnQUFFSVFBQUNF SUJBeXdnMGNrZXNSbTRjMmdZQkNFQUFBaENBQUFRZ0FBRUlRS0RTQWd0WG5MYU1QQWZFOGg5UGxH bkQvcDMzN3libW4yYldjMTkxTU8zc2cxWm9mVzY4NTNwZjN4amI5blVrdE04elgwNmkxdlcrQXpz SEhzNkp4cXFYQU11ZFpuQllzeWlmL3E1OFFJa1F5Qk1ZV1RqekJ6cEs3bkhYSUQ3YnRrZi9KVy9E S2tXSTEyTkphTjdSSlB0MnN5MTNFTlBMQ2plQkI4WXN2clZ3UHVTb2xFQjhlOS9JcktQOFlpTDVy MHFWcWVXc0VwYi9DWVVqbjA5UEd0R0k2WVJhSFdNSDlmTldpTTUyYTZzNFBKNG9rM2UrSGQrcTUr WHZNK3Q1ci9vOUlmMTlJUzhCRVJDQUFBUWdBQUVJUUFBQ0VFZ0w0QmNFSUZBbkFVeHdxUk04cW9V QUJDQUFBUWhBQUFJUWdFQjdDdFMvMTJQK3BCa002M0pwaWR2amlUTFp4UmJiVEhEUk1iVk0xSlRY T1d6Sjg2ZkVGTEV5dkdPcnVhUEloNHZJbXNseXg0ekQ5amN6SzNndExLQURtYisweCtoU016aGNP RGR5UUtDQ0FrVk1ZdFBqODcwTFZ2U3NyV0N0dFNqS0pyYmZlZWlSTFUvVW9qTFVjVUpnejU0dGh4 T3hnVmN4eVVzMGRxOHVGUW42d2ZiYXc3N1FKK3Y1eUtLY2puZ2VZeE9mdDI2UHozSjhQRkdtL0ow N2R4NGxqd21ybXE5cjR2dUN2a1dBQUFRZ0FBRUlRS0E4QVd3RkFRaEFBQUlRcUx3QUpyaFUzaFFs UWdBQ0VJQUFCQ0FBZ2VrSllHc0lRS0NLQXB2OFRQd0N0d3Awc05EMThVU1piVkxNZjlWQndBY3o2 M212UWhjR1Z2V0c4dUlMUkxCdjVwZUo1YzRDMlV4eWdzUytHbzhFTVJSRkxRZDB2NzRrSG9zKzk4 RE9nZUdpdGtBbUNGUllZSGpIMXEzTTlIR1BZcGRhZm5wWEEwMHM4R2hxT3NsbTVyY2tCZ2R1SS96 VVN5QVZqdzE4TzdGdzVuS2J4TndCNkpGS05FUllYaDNZZit4S0xZdDFxV2Z3UE1iTVk3MzAybjZC V3dQMWM5cjk4VVNaalpLOFdkOG1kSEVNRnBzNzVXenlPeVlpRWdJUWdFQ2xCRkFPQkNBQUFRaEFB QUlRZ0VCSkFwamdVaElYTWtNQUFoQ0FRS01Jb0IwUWdBQUVJQUNCY2dRQ3EvYXYwdTAyNmVJWWhO d2ZUNVRaNFBCZzlBa2QySFdmaU1LMFVTejd6RXorWWwvTm5VVnNrWGRwL2lPNnVBWW11akV4dFBV KzF3elRUL2h0eDJGN2ZpSVc1ZWt1STdHQkc2YmZuTEpLR0ZPblh6RExSVHI0dThnTUFtc3BLVjNh T2dUQ1BWY0h3eEZwbGNYMHA0bDJxQ1RIa2pkcGUvK3NpMHZnbHdlSGp6M0hKYkdSb2crd1JTK0lE L1ovVmhzbHVqaUdpVWw0UTQ2SmlLeWNRRi9mMklIWXdIY1NzZWpKUk1sdVlicWVTSFpQcHdJV2Zu dm5xdldsUFc1dk9oWG1iMXY0R0VzZTdSWGhqZm1ianNkNFBaNW9QQWZSWEJsK1JEOHI3c21zNTcw S25SdGFPYnd1THo0clluUXNOYWFyaDNScHVwRCtqS3pBWjcwZWUxMzdoaDU0ckpvQUtCc0NFSUFB QkNBQUFRaEFBQUlRZ0VCR0FCTmNNaEo0aFVEckNhQkhFSUFBQkNBQUFRaEFBQUs1QWhhZHA0TlpU OHFObmxnL2Jnbi9ZdUs5MTB1aHh4U3h4ZGJ6dEFDdFNuK1hFQTdFdHQ2cmczSS9jdDlFL2pveFNP NDZxT3krYmR1a1BHSmI4dmZ4V1BTQ3VMbTdoQTcrdGszUDBkR0dGamk0YTl0K1lUS1QyR3lYaGxv azFnZm5yZGx3a2t0NnZhTnRiZi9uL0pKYUY5OGU5WHBVVzczYjJZNzFtejVMSXJZdE5qSVlmWGNp TnJBOE5aWmNKTXlYNmdmUkx6WFI3WmpUSklmQXRNaG02N1VPS2RXT0t2b1lFN1l1SlNhM3U2dDRQ cDRvMDRraUhsTVVKTCs0VG9vMTVjd2E4eC9UVjYvSFJLMDhNcythcTNrUUlBQUJDRUFBQWhDQUFB UWdBQUVJUUtBQ0FtMCt3YVVDZ2lnQ0FoQ0FBQVFnQUFFSVFBQUNFR2dLZ1JVclZzelcwZU1YdWpX V1NRbytuaWl6clJ3Zis0dStmMEFYNXlCeWNhQnJROWc1MFROV21EanBub01QekRwdWpicW50MVlL bXp1d25QamY1Wllac0xWSnpCMHVQTzZDUVdzc20rOE5kdmU4dTRrZTk5SmFPNjRoZTlNWWpSb1pY UFFiSWJySnZUWFMwNUd5cnlEUlM0RjdwbHFrbUFIN1IvVzZlQThMZllTRm56dnpxTFZnWkRENkJ0 eXBvUmI4MDYvRFRLZ2FHZXovYmp3V2ZYWmk0Y3haTmxsbk1kRVh0ZVNqdWhRT1RPZk9YL2JrUllV emxwMmo3R05zYm5ka2laNGg1N25WTEVTRkgwODBzYkZscHg4TjZQNzRPckZmYWg2SE5KRTk3NldJ T3hVRkZiOHpiME5FUUFBQ0VJQUFCQ0FBQVFoQUFBSlZFa0N4clM2QUNTNnR2b2ZSUHdoQUFBSVFn QUFFSUFBQkNFQWdMWENZTzlmb29KZnJvNE9FK0V5eFJ4UEZQTDdGTjJPR0daanplbnpEY3VHVWEx M3BCalhhcjhadmo1Z0Iyd094Z1o4bll0R3p0TG4vcVl2N1hRbUUzeC9jZCt4YlhnT1R1ajBDQkdv c3NEbkpsRFNQN3RydVZyRVFYVVUrZG4zMGl0dDJ4Y2JuVEJ4emV4VFpTWHFlcllySEJwNGVINHBl RlIvcXYzM1BuaTJIaTYwRCtScE1vTTg4eG1qTDNmRlk5SFdKaFRNRExQeFNiZUVCWGJ6Q1N0L01q dVZlR2R6U3FuMk0rVVNld2tTbnVOWlBkSGt3dkcrc21NL3pGTk5XTGNkMUFvb1FQNFZUeDcwKzc0 bUZIdFF5M0VJbzZlT3lIRE1GbW9sR3dlN0lIMExoeUhjV2hIc3VXTHg0L2J4TUdsNGhBQUVJUUFB Q0VJQkFXUUxZQ0FJUWdFQVRDMkNDU3hQdlBEUWRBaENBQUFRZ0FBRUlRS0MyQXFpdHVRVnNYK3BD N1VGUWw1b0VKbjRaaGNPemFsSlorMVdTMHNIM1R3bkpPenk3enZ4aVNZMStac21TRFhnOGhDY1VF bXNwWUI0ancwelhldFFaWkpLUGFmcHNYUkFnVUZtQnZyNngrRkQvZnhPbk5takJEK25pRnVZejBT cTN4RHJHcy80eDh6S3RYNXVudjZzZlp0Z2svK0pWamUzamV6VmRkSEVLZWpyTE9VNEp4Y2I1L2Y1 MVpOT1pXc0ZsRnZIdFkzT3RnNkZ3WkZ1Z08zTDl3cTdJcVZxT1R4Y0VDRUFBQWhDb3NBQ0tnd0FF SUFBQkNFQ2dNUVdzeG13V1dnVUJDRUFBQWhDQVFKTUtvTmtRZ0FBRUdsTEEzTVZELy9IaituaWlh alJhUjk2ZUVVb3RXRnVOc2xGbVdrQkdGczc2QkF0L0tiM205b3ZwcGNkbjIyL1daTjBsK2hzQkFn MGdNSGNzOFgwUytxbEhVOHlrcktZL1p0bjd6aFllM2ZkT3NvVGRCL1NGZHRBcys1QjNDVTJXdW5G amgza3NUekFjMlJUb2lsd1JDdmQ4VWQvZnA4dHdJTnh6ZFRtOVNRdytNRVFzYnl0bjIzcHVNLzc0 UDNaOVBGRTEyaVpNNXhsL3Q3TDl4eTN6eU1JZGJ1bVd5TG5tZTRoYmVxRjQyMmM5aDVqODJmbUU2 QlE5djk2Wllob0lyTzZkMWdTYTdITHhIZ0lsQ2lBN0JDQUFBUWhBQUFJUWdBQUVhaTZnZitPdGVa Mm9FQUlRZ0VDYkM2RDdFSUFBQkNBQUFRalVXc0E4WGtDSW4xTGplb01UZDQycGNiVnRWRjFmM3hq NVpyeWRTSDd2MVFybzN3SUFBQkFBU1VSQlZHc2gra0NncStkRlhubmFJVzBrTm5CREloWjFleVJO MDhXYi9qVHJmdHU1YytkUm0rMFBhUHVQNk5LeXdXWkplWFN1VytiSWZJOTAxeVJoY24wOERUR2xl TmlucDczcjVrMlZzR1RKaHJuQjRXTzNkd2c5cmczL0RUTjlXWWhmbys5UDB5VkV4UDlZN3QzQ0pH WHRJcUttT2dabC9QRi95N1hkTlF0TXRLNkR4UFd4Zy90MzNyK2JtRjBtckJIcC9ucWFwRWJQTGFm Qm5Xc2lLOW1tUzkyMkZhSUhreUw5YnVtSWh3QUVJQUFCQ0VBQUFoQ0FBQVFnMEdvQ21PRFNhbnUw VmZxRGZrQUFBaENBQUFRZ0FBRUlRS0NDQWhPUEY1aFJ3U0tMS2tyL3dmWEM2Znl2N2FJcWFmTk04 ZTE5SS9iNFhRZ1NIaFFXTTM4bzJIMXFsMGNlSkVHZ3BnSUhZbHZ2SmVHUDE3VFNHbGRtTVcxMXJW Sm9XVXA0RGJsbWNFNHdFejZJeFhXQ2c1RHMycnQzNjJIbnJac3ZkcytlTFlmSlpsZEhKbXFmdTRX Rnc3UFlQUDZ2RHJ0UmhQK0ZhTk9VdTZoa05VTzBYYmZvK25GZG5BSnJodXM3bDI5WTRaVG9FY2Qy aXQ1S1RHdmQ4dWhuMjUySEI2TlB1S1VqSGdJUWdBQUVJQUFCQ0VBQUFoQ0FRTU1JVktnaFZvWEtR VEVRZ0FBRUlBQUJDRUFBQWhDQUFBUWFVc0E4VmtBSGxtcjZPSU1NaEJBL3hkdzlKck9PMStvSUhC amNlaTh6dmFsQTZTZVRXUCtYTm03c0tKQ3Y0WkxSb0pZVmtLU2ZQMDNFQTlTaVB5bE8zM1hrcUdQ M21QeGlXUy9XTk5hbDZIQjhCbldUOEViWERaaGptaWE2dEV4ZzRuczhPaE1Vbi8wcVRXZGRTZ3FX ajg3U0RlYm80aFFPS3FMclkzZWNOcWgybkhuc24zYnlHZFd1eDZsOHJmZnNRTmZ3U3FjMEV6ZDNi UGd2SlBSTDg5NXAwZTNYcFRya1M2Vk1lcDI0ODVqWFo5c1JTZEhYdEQ3ZFZmb2JBUUlRZ0FBRUlB QUJDRUNnNlFYUUFRaEFvTENBVlRnTGNrQUFBaENBQUFRZ0FBRUlRQUFDRUdob0FjL0crVVNlb2dO THJvK3pFSkpycHZQWUZpRituVWNEWmt6Y1BjWWpDNUlxSVJEdm5IbUw3dWZ2ZXBmRnJ3anNIMjM3 UnhWNUd5RzFsZ0tISHRueUJMSDlUcTNUMXFYbFFrcllUSkI0ektOai94SHEzdkFQSHVsVGs4d0VO VXZlckpGQlhSd0QyOVRubU5ERWtUYnhuN1Q1NW5GQyt1SVkzalF4R2NJeDBTa3lHRjRYRnBFcm5k TFNjVUlQU3NveSt5KzkyaEMvL0xKSjIrRzY3NG5sQmRQNVBDZWhUMnY1Ym1HNWxuKytXMkw2c1dP Vy9YNU5kNzJiR0pOY0lLblJYeGw3emVjVmZNRnc1QzNNZkt0bWN2L2JMZE8zUjNZc3ZGL3pJRUFB QWhDQUFBVGFTUUI5aFFBRUlBQ0JOaGR3LzBkU204T2creENBQUFRZ0FBRUlRS0MxQk5BYkNMU3RB T3MvZWk3VDNyTXVUdUVJMmRhdm5CS0tqclBwRHFIMFhRb2NOeEdtODh4ZFpCd1RFVms1Z2I2K3NW UlN6RVFCcjhGMDFnUGgvWGhVVWVYWVVkTDBCUktkczI0bmtxOVB2NlRHSytIdzRLTDllbjI4MTZO bE0wVHNueXdJOXp4YjgranBxYi9kd3NhTkhjSDlvKzhTbGxlN1pkRzZIaGZoKzl6U216VitaS2p6 VVdMNnVVZjdMV2IrZXFpcjl5V2F4NmVMWndoMVJ6WUkrZlc0bzlXdUdabCtOcktqUCs2YVh1T0V4 WXZYenhNUmM4Y2Z0NXFIZkdQK2FVMXVZckZ2SmFHa1d3VVd5UXRYckZneDJ5Mzl3T0RXUHd2Smg5 elMwL0ZNVHlYeUR3YTdJbC92N0lvOHcvUXJIVS9FODlac09HbEJ1T2Z5UURnU0phTC9SMFNXTHM1 QmFKK1ZzajlCdE5tMXZjNGJJaFlDRUdnUEFmUVNBaENBQUFRZ0FBRUl0SzZBK3orVVdyZlA2QmtF SUFBQkNFREFXUUN4RUlBQUJDQlFUNEZuanMyMURnYkRFWm51RWdqM1hKM3BTS0JyUTVpSXZSNVA5 T2NaUjFNUDBqUitSbllzM01GTWYzUXJnb25XZFpDYzZaYmVnUEVWMnhlWmZabTlUNnJaM3dNN0J4 N1dmWEZWZ1RwT0Z2RmRRN1RKWHlBZmtpRlFHNEcrdmpFN1NkZHJaVjZUc3pTNUdjUG1wTVhXNTdU bHgzVnhDMEdMK09kNnZmaUZEdTVmTUgvNXVvV2FVUytkK3B2SXQ2anIxS1hCY084cmcvdEhIOUNZ YTNWeERYcisvOHhjazEwek5HM0M1cVNrK1BQYS9DTzZ1SVU1d3ZMZndYRGtMNEh1M2t1TW0yYWNu T3dTREo4ZURLenVmWmFaV0NGQzk3TitObW02Y3pDVEoyeTd3QjJ4bkRldFZteHFqcTlYeXphUFZO SVhweUMvMmIvei90MU9LY1hHMmVRYjBMejM2ZUlZaE9qc2cxWm92V1BpZUtTTUxKejFDUmIrMHZp cXgyK21sOW42M1NIcnU0L3RUOWw3OUZ6NHR1ZStHUy9TRnBMWERlL1lhdG83SGxQR2J4SCtpUjR2 MC83ZWxWWEcwTVJ4VjBacjZyQUpxb1FBQkNBQUFRaEFBQUlRZ0FBRW1sTEFhc3BXbzlFUWdFRGRC RkF4QkNBQUFRaEFBQUlRYUNZQjRkU1oydDdsdWpnR0hTQzZmZS9lclljY0U0dU8zSnkwUmI3bmxW MEhrZjRGRXlxOGhDcVhObmNzOFgwUytxbFhpVHA0K0pwQTk3NXp2UElnRFFLMUZEQ1RzM1R3L0gy MXJMTldkY1VITysvU3ZuMjFpUHJPczRodjkzWDQ5K21BdWEyTEdYaFBKdG0zbTBpK3B0dXYwY1Vy Sk1pMlA5dXFkN1FZMmRIL3Z5VDhjUytBaWJUVFdlUlc0NmFHU1YyTW8rNkNaSnh0dVlPWVhqYVJ6 L1dGbVQ0K3ZHUHJWdGNNZFVpd1djeGRmbWE0VnMzMFEwM1RmdXJ2TW9NYXg5WG5aeDZiejJGTG51 K1JUdFRYTnpiakdGOUpRdC8wekRlTlJQM3U4bzZSb1lFZlRLTUliQW9CQ0VBQUFoQ0FBQVFnQUFF SVFLQnBCYXltYlhuak5od3Rnd0FFSUFBQkNFQUFBaENBQUFRYVFtQ1QzMkwyZXB6QkVacnU0NGtt K3NuaXUwZmY3dExGTFd3S3JOcS95aTBSOFpVVDJMbHo1MUZMN0d0SWFKOUhxUllMZjhJOERzSWpE NUlnVUVpZ291a3pEdHRtUVB5M0ZTMjBJUXJiblBTTldkY0wwYlpxTmtjSC9UK1VHTnJxZXZlTmF0 WmRvN0tGZlRNK1NpeDNWclUrVTc0MTA5eDFSM2RaVldzcXV2REFxdDZRWHRNdjlOaGcybzhueXBS dENmOUMzN3ZmY1Vqb3duUjdOSk5iMkxObnkrSEVvcG4venNRM3V1VXBPNTdsUGVZdU1icTk2SUlB QVFoQUFBSVFnQUFFSUFBQkNOUkdBTFUwa0FBbXVEVFF6a0JUSUFBQkNFQUFBaENBQUFRZ0FJSEtD U3pzMm5leURvaDUzYVZqMm84bnlyUjJaS2p6VVIxcCtuMW1QZmVWaVo1aytlaTV1Zkd0djE2Zkhn N3YyRG9nVE8veHJsMTYvRWw1aytiUjNhTy9FU0JRWndGek55bG15eHkzN29QcmRXNWp1ZFVQNzlx eWt6bDFBUkZQNjVFcTVQNXpYVHNNK3NlMzk0M1lZM1NwWHJSKzZVNHhyWlRmbVBKTlBkTXFwZEli KzJranNTNnU1VTcvOFVTWm9zVTNZeXVUL0RXem52ZXE3UkRMTm5lSHkwdWFFdEhYTnhhUDlWOGpJ dWRxL0NPNlRDOEk3ZFBQdGZNVGd3UFhtN3ZFVEs4d2JBMEJDRUFBQWhDQUFBU3FJWUF5SVFBQkNO UkdBQk5jYXVPTVdpQUFBUWhBQUFJUWdBQUVJT0FzZ05pcUNkZ1dtMEdsVHJjS2hLUUNqeWZLbEw0 NXlTemZ6cXc1dm9vOGI4V0tGYk1kMHhCWmNZSDV5Y1ROVk9CUlJjUnlWYWg3d3o5VXZISVVDSUV5 QmVLRFcvNmdtMzVlbDVZTGljRUhodXlrL1k5TTlOMEtkdTZBRUYyZWlFV3ZhNWRCL3dNN0I0Ym5K aE1YRS9HMVZNRWZGdnJvdkdUaVFsTitCWXV0UkZINjhVcmFYOUpEaDV4L0t2QjRva3pCWm5LUFRX UWVkNVNKeW4xbGk2M25hYVI3ZXpSeElzakkwTUN2MWJWWFAyOWVvWEhsVEhUWnF6MS84N3hVWXRY SVlQUU9MVU1QZWYyTkFBRUlRQUFDelNtQVZrTUFBaENBQUFRZ01HMEJUSENaTmlFS2dBQUVJQUFC Q0VDZzJnSW9Id0lRZ0VDcEF1bUpKQ0ptQU1wdDB5T1ZlanhScGdMZm1MOVAzdy9wNGhoMFJPcWNJ NzdRNlk2SmlLeTRnSGxVRVpIOVhpMDRvWXRibUNHU3VqNjBlbVBBTFFQaUlWQmpBYkhHckkvcTlh S3FqL09wY1o4bXF6T1RKK0t4NkdYRS9FeU4vTE11NVlhalRIeWo1VCsyY2lRV3ZVVUxVVEw5M1Ni QlhOOFNzZjczaVZpcnRjdGYxY1hXcFp4Z3R2dDZpcTExOGFIbzIwMjU1UlJTelczbWRrZE9tcmdM aWxzMUZYczgwV1FGNDQ4dlBESzVudnRHNU9KQTE0WndiclRidW5GTkRBNThQUkdMbmt5VTdDYWh0 eEdMZWRUVVl3N2I3RFZwUW5LMVQyaTlick0wTVJqOTlNNmRPNDg2NUVVVUJGcFNBSjJDQUFRZ0FB RUlRQUFDRUlDQWx3QW11SGpwSUEwQ0VJQkE4d2lncFJDQUFBUWdBSUdHRjlCQm1sZm93dFZlUm1J RE41aUJJQjFFdmNDanJya2pPL3JOaEpTS3VlM2ZlZjh1clMrc2kxc2ZadzRQOWQ5VnFFTGQzc3Rw azNtTVNhRXlDcVVYcU1PdC9XWEhtMzNpMUNhekQ3UXRjM1Z4TERzK09IQ2IwM2JGeGlXR3R2NVZ5 dzdwNGxqK2VQekFQNXIvc1Y5c21aWElwL1Y2N1dQenYvd3JVUTNLS0ZMQUhKKzZUOXlPa2E1OVF3 ODREVUtuUzlmdFhQZGx1Y2V2ZVp6UFNDeDZxcGJ0MWliUDYwQzF6NnQweDZmM1N4S0QvYi9UL2ox dGpPbEp6UFF5TGU2clRQU2d2dTdWeFNuc1paSjdXT2dqTmxsbkpSYk9ETVJqL1ZjUFAvendBYWZN bFlnYjBjOFNiYVBiUHZBOExpcFJmekZsakF4dEdkUTJYcUVlc3lSRlp4REorNHlUYnZ1WUxrN2hN Wk51SE1YaTh4SjB5RngvWDNGd2NJdXhkOHJ2R0ZmTFkrendZSFRQaVBmNUVEYWZ2NDROTFRPeVVQ L1VmSVd4TDZONFNjUzJ4UkpEMFk4bEJnZWVwZVVzMHlYM0dEdkpwSTNFQm03Y1B4UjlRT3RJNlpJ Ymlsb3ZvaCs1ZFU5M3ZTSE9pNkp3a0FrQ0VJQUFCQ0FBQVFoQUFBSVFhRm9CVEhCcDJsMkhocGN1 Z0MwZ0FBRUlRQUFDRUlBQUJDQUFBUWhBQUFJUWFCUUJNM2toUGhqOXBnN3lYeEdQUmRmcDYwbTZP QTJ5bnhTUERUdzlQaFM5NmtCc3k5MkZIMGZVS0Qyc1VUdjYrc1pHSG8zK0pSRWJ1Tlk0SldKUnA0 a1R4bldaU1RlT0k5djdmMFd4MkxFYXRSRFZRQUFDRUlBQUJDQUFBUWhBQUFJUWdBQUVLaUl3ZFlK TFJZcEVJUkNBQUFRZ0FBRUlRQUFDRUlBQUJDQUFBUWcwdEFBYUJ3RUlRQUFDRUlBQUJDQUFBUWhB QUFJUWdFRHJDNkNIRUdneEFVeHdhYkVkaXU1QUFBSVFnQUFFSUFBQkNFQUFBcFVSUUNrUWdBQUVJ QUFCQ0VBQUFoQ0FBQVFnQUFFSXRMNEFlZ2dCQ0VBQUFzMGpnQWt1emJPdjBGSUlRQUFDRUlBQUJD RFFhQUpvRHdRZ0FBRUlRQUFDRUlBQUJDQUFBUWhBQUFLdEw0QWVRZ0FDRUlBQUJDQUFnWVlRd0FT WGh0Z05hQVFFSUFBQkNMU3VBSG9HQVFoQUFBSVFnQUFFSUFBQkNFQUFBaENBUU9zTG9JY1FnQUFF SUFBQkNFQUFBaENBUUxVRk1NR2wyc0lvSHdJUUtDeUFIQkNBQUFRZ0FBRUlRQUFDRUlBQUJDQUFB UWkwdmdCNkNBRUlRQUFDRUlBQUJDQUFBUWhBQUFJUW1JWUFKcmhNQTYrV202SXVDRUFBQWhDQUFB UWdBQUVJUUFBQ0VJQUFCRnBmQUQyRUFBUWdBQUVJUUFBQ0VJQUFCQ0FBQVFoQW9QVUYwTVB5QkRE QnBUdzNiQVVCQ0VBQUFoQ0FBQVFnQUFFSVFBQUM5UkZBclJDQUFBUWdBQUVJUUFBQ0VJQUFCQ0FB QVFpMHZnQjZDQUVJUUNCUEFCTmM4a2dRQVFFSVFBQUNFSUFBQkNBQWdXWVhRUHNoQUFFSVFBQUNF SUFBQkNBQUFRaEFBQUlRYUgwQjlCQUNFSUFBQkNEUVhnS1k0TkplK3h1OWhRQUVJQUFCQ0VBZ0k0 QlhDRUFBQWhDQUFBUWdBQUVJUUFBQ0VJQUFCRnBmQUQyRUFBUWdBQUVJUUFBQ0VHZ1pBVXh3YVps ZGlZNUFBQUlRcUx3QVNvUUFCQ0FBQVFoQUFBSVFnQUFFSUFBQkNFQ2c5UVhRUXdoQUFBSVFnQUFF SUFBQkNFQUFBczBnZ0FrdXpiQ1gwTVpHRmtEYklBQUJDRUFBQWhDQUFBUWdBQUVJUUFBQ0VHaDlB ZlFRQWhDQUFBUWdBQUVJUUFBQ0VJQUFCQ0FBZ1RvTDFHQ0NTNTE3aU9vaEFBRUlRQUFDRUlBQUJD QUFBUWhBQUFJUXFJRUFxb0FBQkNBQUFRaEFBQUlRZ0FBRUlBQUJDRUNnOVFYUVF3alVUd0FUWE9w bmo1b2hBQUVJUUFBQ0VJQnN0aDRjQUFBUUFFbEVRVlFBQkNBQWdYWVRRSDhoQUFFSVFBQUNFSUFB QkNBQUFRaEFBQUlRYUgwQjlCQUNFSUFBQktvaWdBa3VWV0ZGb1JDQUFBUWdBQUVJUUFBQzVRcGdP d2hBQUFJUWdBQUVJQUFCQ0VBQUFoQ0FBQVJhWHdBOWhBQUVJQUFCQ0VBQUFxVUtZSUpMcVdMSUR3 RUlRQUFDRUtpL0FGb0FBUWhBQUFJUWdBQUVJQUFCQ0VBQUFoQ0FRT3NMb0ljUWdBQUVJQUFCQ0VB QUFoQ0FRSllBSnJoa1llQXRCQ0RRU2dMb0N3UWdBQUVJUUFBQ0VJQUFCQ0FBQVFoQUFBS3RMNEFl UWdBQ0VJQUFCQ0FBQVFoQUFBSVFnRUM3Q0dDQ1M3dnNhYWQrSWc0Q0VJQUFCQ0FBQVFoQUFBSVFn QUFFSUFDQjFoZEFEeUVBQVFoQUFBSVFnQUFFSUFBQkNFQUFBaEJvZllFMjZDRW11TFRCVGtZWElR QUJDRUFBQWhDQUFBUWdBQUVJUU1CYkFLa1FnQUFFSUFBQkNFQUFBaENBQUFRZ0FBRUl0TDRBZWdn QkNEUzNBQ2E0TlBmK1Erc2hBQUVJUUFBQ0VJQUFCQ0JRS3dIVUF3RUlRQUFDRUlBQUJDQUFBUWhB QUFJUWdFRHJDNkNIRUlBQUJDQUFnWVlWd0FTWGh0MDFhQmdFSUFBQkNFQUFBczBuZ0JaREFBSVFn QUFFSUFBQkNFQUFBaENBQUFRZzBQb0M2Q0VFSUFBQkNFQUFBaENBUUQwRU1NR2xIdXFvRXdJUWdF QTdDNkR2RUlBQUJDQUFBUWhBQUFJUWdBQUVJQUFCQ0xTK0FIb0lBUWhBQUFJUWdBQUVJQUFCQ0VD Z3dnS1k0RkpoVUJRSGdVb0lvQXdJUUFBQ0VJQUFCQ0FBQVFoQUFBSVFnQUFFV2w4QVBZUUFCQ0FB QVFoQUFBSVFnQUFFSUFBQkNFQ2dlSUZtbmVCU2ZBK1JFd0lRZ0FBRUlBQUJDRUFBQWhDQUFBUWdB SUZtRlVDN0lRQUJDRUFBQWhDQUFBUWdBQUVJUUFBQ0VHaDlBZlFRQWtVSllJSkxVVXpJQkFFSVFB QUNFSUFBQkNBQUFRaEFvRkVGMEM0SVFBQUNFSUFBQkNBQUFRaEFBQUlRZ0FBRVdsOEFQWVFBQkNB QUFVeHd3VEVBQVFoQUFBSVFnQUFFSU5ENkF1Z2hCQ0FBQVFoQUFBSVFnQUFFSUFBQkNFQUFBcTB2 Z0I1Q0FBSVFnQUFFSU5EU0FwamcwdEs3RjUyREFBUWdBQUVJRkMrQW5CQ0FBQVFnQUFFSVFBQUNF SUFBQkNBQUFRaTB2Z0I2Q0FFSVFBQUNFSUFBQkNBQWdXWVZ3QVNYWnQxemFEY0VJRkFQQWRRSkFR aEFvR3lCVUhmUDg0UGhpQlN6bUx6WkZlazJOK3ZpdE8zTjJmbUtlYS9sdUpXMWVmSGk5Zk9LS1FO NUlBQUJDRUFBQXFVS3VIMytCTUk5VjVkYUZ2SkRBQUxsQ3dSVzlXN1U4L0d3THJuZkxZY1dkWjI2 dFB5U1cyNUxkQWdDRUlBQW1YK2JPMXd2YzYrZjZYV1RGMlFRZ0FBRUlBQUJDRUFBQXRVWHdBU1g2 aHUzV1Ezb0xnUWdBQUVJUUFBQ0VKaSt3SW9WSzJicm9PZFZnZFc5ejVwK2FTZ0JBaENBQUFTcUtN Q0JycDUvMHNHZmE2dFlSMU1WM2JtcVozMnd1K2RqclQ5eHRLbDJDeG9MQVFoQUFBTE5LWUR2R2My NTM5QnFDRUFBQWhDQUFBUmFTcUN4T29NSkxvMjFQOUFhQ0VBQUFoQ0FBQVFnMFBZQ1ptRHdrRC80 SnlhK3dSSjdkdHVEQUFBQ0VHaGVnUlp2ZWVmYXRRc0M0Y2hubWZsTzdlcHFYZG82akUvTzdMM0d0 cmlmaERlMk5RWTZEd0VJUUFBQ0VKaW1BTDVuVEJNUW0wTUFBaENBUUcwRlVCc0VJRkF6QVV4d3FS azFLb0lBQkNBQUFRaEFBQUlROEJJd0E0UEJjTzk3ZFdCd1FQT2RyZ3RDR3dpZ2l4Q0FRRk1LY0tB N2NwNDlOdXNSSnZxUHB1eEJoUnNkNm81c09PZ1AvaStUZkVpTHh0OWFGQUVCQWhDQUFBUWdVS1lB dm1lVUNZZk5JTkRvQW1nZkJDQUFBUWhBb0JJQytLTkxKUlJSQmdRZ0FBRUlRQUFDRUtpZVFGdVV2 R0IxenhtSC9NRitJcm11TFRxTVRrSUFBaEJvVW9FRkszbzZRK0hJTFN6MFMySmExS1RkcUZpenpl VE1VRmZrSXlKMFB4T3RxMWpCS0FnQ0VJQUFCQ0RRaGdMNG5rRnR1TmZSWlFoQUFBSVFnQUFFSUZD YUFDYTRsT2FGM0JDQUFBUWcwSkFDYUJRRW1sZEFTSzVKeEtLY3ZjUUhCMjVyM2g2VjN2TEZpOWZQ czJ6K2lHNjVSaGNFQ0VBQUFoQm9ZQUgyMDZ1RjZKSlNtNmlmYzYvUVpjcm5uVmtmaVEzY1VHcFpq WlQvY0VmZ1djTDB0a1pxRTlvQ0FRaEFvTFVGMEx0V0ZpajNlMGExVE15L3pjMzNsZXpGL0J1K1d2 V2hYQWhBQUFJUWdBQUVJQUNCd2dLWTRGTFlDRGtnMEJvQzZBVUVJQUFCQ0VBQUFoQ0FBQVFnQUFF SVFBQUNyUytBSGtJQUFoQ0FBQVFnQUFFSVFBQUNFSUFBQkZwVUFCTmNzbllzM2tJQUFoQ0FBQVFn QUFFSVFBQUNFSUFBQkNEUStnTG9JUVFnQUFFSVFBQUNFSUFBQkNBQUFRaEFBQUt0TDRBZXRwNEFK cmkwM2o1Rmp5QUFBUWhBQUFJUWdFQlZCUloxbmJvMEVPNjVLaGlPYk5FbHBZdE1MTVBCN3A1Zmhi b2pMMTJ5Wk1QY3FqYkNwZkJhdDgzME14anUvVVF3SERtdWkzSFlFK2lPZkRiUXRhSGJwWW1UMFdi YlFIZnZKY0h1eVBkMDJ5ZDBNZHRubGlmRzQzdGZRT0h3ck1tTlNuL2pDM1ZGTGd5Rkl6L1g4Zy9w a2lrL0Z1aU9mTUI0bFY2azZ4YSt3T3JlWjJsZDM5RjZoblhKMUpVS2RrVWUwdlZQZHE3cVdhOWJz eTZWQ216S0RJWjd2cWJsWjlkNVNQMSsydGtWZVlaVzVOT2w1TEJnUmMvYVVMajNCaTMzWVYweWZU R3Y2WDBUNnU1NVBtM2MyRkZ5d1ZNMzRQbXJUM3V5N292cnRZNzdkTWtjUjZZZTgxN2plcTRMaHRl RmRiTkt1bWx4QlVPcEdYd0x3dXZQMUQ1OE1oU09iTk5YMDM3VGo4eGkxaDhKaG52L2EwRzQ1NEpw SHRlbHRxM1kvSFhydy96bDZ4WUd3MlpmUjJMQmNDUmpka2d0dnpPTjQzamkvSWdVM0NkNkRKNWZn ZU81V09kcDVldGNFMW1wMTVTM2hzSTlkNnZWSVYweVhwUFhtdERxM2w2dHhLZExVNFVhWFhkT21P ZzF6RnpMOUhyNUIzWE1mSjZiMTN0Q1hiMHZXYkZpeGV3VG1VKzhtOSs5NFJROU5yK2cyK3pSSmVN L3JISGZXYURYQWMxWmtldFZsYzRMYlY0NjFPWDZHd3ozUGxPWGFIRDhQRTliQjdwN1h1eHgvclhr ZVd6NjJ5akhuam5PelQ3UTR6ZjN1NUw1M0VwL0RwdnJUdnFvS2VPWCtiNW52aHViNzhpNjM1L1FK WFBPWkY2ZlNGL1B1aUp2TGFjZXMwM1dOVEg3dTFDbS9OMm03a0JYNUlxNTNaRWxaWFNocnBzWXYy QVozN1hiK1hwYTdXUGE1WUNZdUZaVi9qdTVTMzJlMGExK1huaDJIb2tRZ0FBRXloUEFWaENBQUFT YVNnQVRYSnBxZDZHeEVJQUFCQ0FBQVFoQW9INEM2VDh3ZDBVK2xXVGZiaWErUVZ0aUJoQ3p2MCtH U1BoY0Vmckc2R3c3cmdPbWJ6Y0RHSm92THl4ZXZINWVNQnpackl1TXpiVU9hb1puNnBJWFJQZ25K azltTVlNaGVaazBvcEp0MCtJbVF5RGNjM1dtN3F6WHc0RlZ2UnREcXpjR1J1ZWtma3drLzZrYmRP aGl3a2tzOUhvbSsxNHpjY0ZFNUM3cFB6cUhlNjR5Uml4eUt3bjlzK1packV0MldEd2VMejhLMHJ4 aFkybTJ5ODVRNkwycFg5dDhsekQ5VklpZXJmbXpKeDExYVR2ZmxXVGZrQTU2dkZ6VDJOaHEvc3hn eU9TcmlkZDB6eEJNRDloRkhtUmI3dEM2THRQTUlWMHl3U0ttdGJyeVp0dmlnV0E0Y285cG02NTdC bU9zZVEvck10a1c4OTdzRTdPaERseDA2bURVTGFaTUluNGxFV1hYT1ZmOUxyU1ovcWpiM0ZWTWZi cDlPc3dOcjMrU2J2TUR5ODhQQ2NsVkdybEdsK3lRM2pmcFkzUC82TDVBT0dMNnk5a1ppbmsvUGpF bmNvL1BUajJvKytLZHVzMXB1bVNPSTMxTDVyM0c4WHVKL0lOYXo1L01OaWJCYTFuVWRlcFNiZitR TGxQY2REMTkzSHB0YS9hMTVzdmR6cXh2WHF6bnJOdTJDMWIzbktIdGkxcGszYTE1M3F6SHdDbjZh dHF2TDVQQnJLL1c4K1VWRnZIdGVsenYwUUc5ZjlGVW55NTFEOVhzZzVyZXJJdHh6RjZHekw3U2p2 T0NjTS9sdmc3L0RpS3pyNm1MVHZ6TVZjdkx5am1PelRHdmRkNHpmbjVRd1gyaXgrQXZndnRISHdo MDlmeVRWcDkzUEp2elRzdEx0NStKUDZ4NW5NTExNM2ttWG0vT3pxUnhUZzVpeXM3TzUvYStjL21H RlZyR0Qrd1U3U0NtandyeG1abzMrN3FtaDliNHRVWnMyV0tPU2JmKzZIYlRDdG5uaXJrV3VCVDJU UFA1cG0xT3UrbXI2M2xVamV1TzJ6WFV0TjIwZDJGWDVOVEEvdEV0NmZZTC9iM0dXYnFZWUY2Zkpp ei9mZEFmL0YrVHowU2FaY21TRFhOMUlQMVRQckczQ2RGck5lNGtYVElocEhHWFdYb2QwR3Z6dDBP ck53WXlDVTZ2NnVGMFBGVDF2TWkwdzF4THRmNWFYbi9UNTRJZWovcDVMNy9XNjJEUFJGdlMxaXo4 M2VEd3NienpxdExuOFVTZFZYOEo2SGNrOWMzNy9HNlVZeThMZ1BVNmNka2hmL0J4c3cvMCtIMjJw bVZmVTh6blZ2cHoyRngzdEU4L01PZXE1aWt1Yk56WVliNi9qYzYyNDZMZmpVbS9JK3VHdWQvM05J b1dpN21lTVgwMFhVOVh6NmM3MTY1ZFlCSzhGdk05U052L2JiTk4xalV4Kzd0UVp2T2xwbTVtK25L SDBPUEJJc3AzMjRkcWtEbEhNMlhudlpwcnV1YkxYUGV5WDlQblFlNEdMdm5UMzFuTWRhVFU3OXBt SDJuOUZmMGU1K2JSTHNlMFcvL052alA3MHh5TGV0MmYxbmR5VTVidXQvVHhVdTczakV4YnFuVmVt UEt4dExzQStnOEJDRUFBQWhDQVFLTUltSDlNTjBwYjBBNElRQUFDRUlBQUJGcE5BUDFwR1FFenNE ZzZ5OTZzZjBCL1U1R2Q2bUNoRzRQN2puM0wvSEc2eUczS3lsYVB0dm1ZWmxEcStFZk1nSUZUbzRY cFZ3ZTNoN2JucGkzVUFVVXpZS2gvdURVVGhNekFTVzRXcC9YWnhsSzN1OVAwMVNsRGJweTVrNHJQ VHQyajhXZm80aFU2dEE4MzZ4K1YzeTZrZTVkSy91RlFkKzhiZGJCT0Ird29keUtJVzJGbmFOditH dXFLWE9pV29WQjhzUHZVTHN0di9VN2JmRW1odkpxdTlTVi9ZUVlLOWIxbkNJYlhuOTVCMXIyYTZZ VzZGQk1XTU5GM2d0MlJqN2hONXNvclJBZThndDA5NzU2WWVGQm8vMHh1cnZVOFhiZTVMOVRWODNx TjFGWDkzUUJCQjd0ZlpObjhSMjNRdWhLYnMwQ0l2NlYyTnhSdFYySUZ4V2F2Vngvc1pJZFBCNFN1 c1lpL3JXMmRvNHRYME9NNGRVOW5WOFRjbGNnckh5M29YdjgwWDNIbmYyNDVhNWo1RGgyRWYxRnVR cDNYV2MrWmw5c2R0cm1tRm50dW1ndmFPdTNQbmFGdzc0ZnJmWXg1K2RYa3VwUFRBUE1aa1dMNlU2 SHoxcVJydmgrYmE2NzVMRDgyVzc2bnNBVy9Cd2pSWlpJYS9XYXBFek5OTTZ0MVhwaXl6WEdneDlL NzlWbzZvT3MxdmY2YTgxS1B4eTlydlpZdXVlRzRaVnZmeTQ0MCtYMnRkUjZudTljd3gxNzZzemp5 RVQzR3Y2TU5LemlaUlBPWThFTHpIY0djczJiRmM5SHlRL3VPZjlaOGY5TjhIYm9VSDVqZmFLZG0v c0NjYzI0Ym1YUFNmQS9TOWwvdWxzYzEzcFEvTnF2bzc1U3U1VlE1b1p6djJzRmFmSS9MNlhmYkhO TTUvYzZzWm81RnZlNlBmeWZQSkRpLzZuZVo0cjZUTzIvdUhadHBTeXVmRjk0Q1NJVUFCQ0FBQVFo QUFBTHRJK0QwRCt2MjZUMTZDZ0VJUUtBQkJOQUVDRUFBQW8wdVlCNFJrT3F3YjlWQnJhZVczRmJt Rjl2MjhlOTQvWkcrNURLek5xaFgyMUtXdkZSWVhwM1ZsT3kzSWlRM0UyMU9aa2VhUDdyclFPRXY5 SSt1cFU0RVNCZWoyNTJsQTd5L05uKzhUVWU0L0FwMnJYOEsyL0pkVFE3cVVsUmc0Zyt4OEV1S3lw eVZTUWNLWHlZaW45U29VdjlkTVVlWWZtZ21GdWkySlFXdEtFUmtmWVZJZW9yZmtNTitPL1VCTTdq cHRzMzRCQmorb2FhdjFLVzBJUFRXd1A3UlQzbVZueTVRQjd5Q3c2TWZJdUgzcDlkTC85VWh6Sjgx RTVKMFU5YWxycUZ6MVhxekQ3Nm9qZWpRcGJ3d2JuZEZlUnRQZjZ0NjlrSFA1N2ZwZ05BSFMraEYw R2I2bVJuNGR0dkdUSUpqc2ZUNlEwV2YvelQxeDJMaUwweTRURTJwejVxWlJQY0dFdjZhVmwvV2Nh Ylg0NnZNUUhQQjgxTXJxSFdveVhVbnQxTkNmMS9pWjhUSlpQdmVML2F4Lzhja0YrUVc1N3JPOUx6 REhjRi9kazEzU2FqR2VaR3VxbzdYWFJ6ckNnQUFFQUJKUkVGVVh5WmFZb24xR1cySDQzbXA2Yita azRyZnArbnAwSUxuY2JwZjFEakhIZ2YzSDN1M3R1ZXQ0dzByNmZkS0V1dU93TXFJNTNmaTRMN1JO N3Q5VHl5cU51Rnp4UjY5VHZQcTRhRy9zMEo2NHBqdDArT3BsTzlCV1FXWXQweFB0ZjMyNTlObG1m VUdYRXI5cnQzbTE5T3FIOU5PaDBpMXZwTTcxVlVvTG4wc3Q4RjVVY2dCNlJDQUFBUWdBQUVJUUtC ZEJQUzdhTHQwRmYxc1lnRTBIUUlRZ0FBRUlBQ0J1Z2xzOGxzZC9nL29YOWZQS3JjSlprQk1VcU92 S25kNzkrM3Exclk1TEdUdW91SFlOQjJ3ZmpERi9OZnNSRE1SaDhpNlNlTktuenloRzJXRms3V2Ny N2hOR0VyL2NaZXM5MmwreDBFMGpYY0xscmJiUEdySExUMHZQdGkxL2lra1hNN2tsa3haSGNKMGZl ZnlEU3N5RWNXOEN2RlZXdSs1eGVUTnppTkVGd2IySHQrUUhaZDV2M2p4K25rK082V0RSUnpPeEpY NnlrU3ZDUTRmZTQ3WGRxSGgwY3RJcUp3QnRTbkZNdkdIR3VBdUcyejdmUDlCVEl1bU5LNk1GVmFU empXUjZaNGJaZFJNOWV6REttM3dtM1VwTlFSMW9Qd0Q1cGgxMnREdXNGL0ZST3VjMG9xTzAzMmFz bnovVUhUK0ttWU1kVy80QnhINW1GWXhyYjlkbUlIbXdQNWpWMm81eXFPL0d5Q1lmVmlMNjA1dVY0 WDRhbzByN1RPQzZXVTAvaWc0S3VWSGhGNWwrbG5DTnVhOHFQaDVZZXF2NS9WWGlKNnRiWEMvWXd6 elQzZnUzSGxVODZSRHE1M0g2VTdwTDJtUVl5L1kzZk44SW40M2xmdWoxMGoyMFFmZGp1MUExNFp1 L1d3MDE1dHlhOGhzZDk3OFpVOWVtRm5KdkI3d0I1NnA1WmQ5Rjd4TU9hYU1RNzZnNS9lV3lieTFm MVBTZDIyekw5cjVlbHJ0WTlwdDkrczVYZkh2NUc1MUZZcHZrL09pRUFQU0lRQUJDRUFBQWhDQVFM TUpsTjNlYWYyUnFPeGFzU0VFSUFBQkNFQUFBaENBUUNVRVhoNE1SNlNVUlN0OXVTNUZoMUQzOEZr Nkd2anZMaHY4bWNoK1NpSVc5WnZGdk5kOEdxZS9jd1BUbGVrLytPZkdUMk85VWR1bVhyY2NIb3p1 eWU2YTFlRXpFM3pjQnJjZUlhRi83amhzejFkSE5xOW1YYmQvUkpmOElIeXViUjk3WFg0Q1VZRS83 aDdSUWQ3WHNEVXphT29aWTNvU0VWOUxSR082bEJZMmJ1eGd0dDZoR3prTmtvN3BIN3pma2FuSHZK cDF6WnRYajFxdE13TjVtbFpLME0zR3N3dlJGNGlTM2RvZks3Rnc1Z3p0M3lWcXQyODhOZS8zSExM SThYOWNKK2RaRjJ2dTgzUnhDaiswazNKeXBnNmIwbmN3Y05vM0ZndTkwMjN5a1puQUlUWVpiNmM2 eVBSRlVyUlc2MG1mVCthOWlYUE1UR1R1c3ZGaFU2WkxldFdqMDROdUl1YzRWSFNFbWQva1Q0MHQx NzVZdXJBdWZtdk1Xa2x1eHh2VFdrbnlQMUtOZnhxZ0R6elI1UVBNOURKejdxdVZubG96ZzBKc3px KzhjMlk4UDUwM09wZWZOL0YrOG1YaGl0T1c2OG9yZGNrTFF2UjVjODZiOHMyU0drc3UwdlBsTlpy eGlDNTVnVWtLUGdvcGI2TUtSNWdCU3hIYjNPMW9oblBSL0JOaU9kMmMrOW9ueXh4ejVIYU1FUkZy V21CVjc5OVJnL3pVNHJwVG9LdFRydFhtK0JDU2J4WFl4aVEvWXE2REUrNStZVHBmSXgvVnhTbjAy bk1zUGZlZGtsemplQ0tsSXVlRktjdGNLeHY0K3J2THR2bG5wcDFtYWJYejJQVEpZYW5ic1plZWND eHNKcmRZRHUxS0gzTUpPalJicnlsc3pna1MrWXhEUGhQbGVCMDJDY1NwUy9YVlhJLzFaVXA0Tk92 Y1lYTU9tV3VZWHAvL1owcXVFeXRoeXorejY4VHErRHRMK0xuNkxuT2U2TnZKOERYTHRpT21YTk4r c3hENVEvb0Z3OXhKeWVsN0M1TkZMeUhhNUtjbSs5SE9UL211M2M3WDA1b2MwKzdIaCs2SzhVUTlq aXZ5blh5OHROSi80N3dvM1F4YlFBQUNFSUJBc3dpZ25SQ0FnSk9BNVJTSk9BaEFBQUlRZ0FBRUlB QUJDSmcvZU50aW16dVY1QTh1TW4xbFhqTHh6RVJzcTdtbGZrcTFVdWE5aVNOaTgzZ015dmxaYmxs eVlTWnU3OTZ0aC9RUDc1dDBHWi9RUWZUYlRGcjJLN05jWlBKa2x2amd3RzNqNlp2ODFXcmJlUG5G L2RhLzZ0NXErV2hWcG4ya0F3azZNUExoN0szTnhCNG1mbE4yWE5iNzM5aEplVnBpS1BvRFkyTGl6 YXRaTi9HNi9odGQ4b0lwejVRN05XR1RYK05mb1hHc1MyNUkyR3lmTXpJNDhLWDQ5cjRSazJnbTRT UmkvZThUS3oxUWtqQnh4UzZkKzQ0L1ZmK1EvUUtIL0FsTGFOTklyUC9EbVhyTXExbG5XOHhraUx6 QmRDM25zcm5ka1NVT1pYbEYyYnJkNVNPeDZPc1RzVzB4elNqVTF6ZW0vZnVlOXZONVJKUlhqK1lo SFVneWR3ZWc3Si8waEJTUk4yYkhaZDRyNUR0MTMxNXlZT2ZBd3hxWHJ1TkFiT0FYNlgwajlBZU5t eEtFK0drcCs5aFpVeUluVnV3VVhVRk1heWRXczE4bSt6THlhTlFNUUtYUEovUGU5RStJTHRmTXRp NVRnNWFWTG5OcWJNM1dmRE03ek9CZDNzQTFDMTBmSCt6L3pMNUhIOXl0amRIbTYyK2kxUEN1TFRz VGVyd3hrNWt3ZDFEM3haMUU4ajVoZXJaZlVzdmlRLzNmU2VlczRhOEc2Y05EeEtrTjhjSG9OODI1 YjdxZk9XZjBXRFozVVhFOE41bjRaUlFPenpMNU0wdXFJN2xSMytjTmhyTHdsMFlXem55TE9lYzFQ UjBPN3RxMlg4K1hMekd6dVp0SE9pN25WOWZpeGV2blplSkdZZ00zNkxsZ0ppdXhrRnlUaWM5NS9Y b216OFNydVI3bFpDbCtkV0lTenpPZHRtQWlQVGY3WDVRWUhMamZuUHVhUjh3eFo0NHhjdzNTZFNl M09XVEoyOHhubTZaUEs4VDFzMmlpajBvb0Y3a1U5dHZNcEtXSnZKc3krN2hXMXgyWGRwbm9JemJa WjQ5a1hhdk44WkZrL2o5NjBtNHpHVndXYzd5ZWUwQ3ZneFB1cVpIQjZCMDJpWmtzcFp2bWJUVjd6 Q2VUeDFGZXFudUVxYWNpNTRXcEluMnQxR3VtZVorejFQcjZteERtU3ljbklDeWNPVU0vVHphTURH MHhuMlBwcGxYelBFNVhVUDlmZFQzMnVNTm5Kck02VFRoK1NQZkZ4cmhlaXlrV08yYVl6RG1SR0Jw NE01TzhSTmZ6am04ZjhTdkg3NXlucVJOaHNWNDNtZGpwcmlqbWU5aUxzODRkTXVlUXVZWWw5WE5S QzNjNjcrWllQbnZaUk5IcGx5VkxOc3pWNjlqNjlFcjJMLzFPNHA4NTlwYmhIVnNIVExtWnBFVHN2 a1JDdjJOcTN5N1F6MXh6blBVTDArZjBuUDBYMjBvOU9TR0hYa28wOVpHYW1XMGI1WldKYnZYNnJ0 M3UxMU91OGpGZHhIRXdlUjFOVE9NNytYUytaN1RqZVZIRWZrRVdDTFNYQUhvTEFRaEFBQUp0SjJD MVhZL1JZUWhBQUFJUWdBQUVJQUFCS29aZzRZcjRFdjJqc3ROZy9WNmJVemRrMzA0L1U1Nko0eFIv Vk5mekJoZHRrZWZrRHNocXZySkNnN1R0dC83RDloWERqMFFmelhRaUVic3ZrUmtZeWNUcFFQNzUr dDVNQnRDWEtlRXhIWEI0ellHZEE4TlRZaWRXVEx4SjE5WEhkTWtOeXlmS25ZeWYyNzF2b2U2dnAw MUdaTDNSRWRqM0hCamNlbTlXMU9UYmtlMzlkNUx3WnlZamluaVRZdnNmTlZ2ZXhDY212bWw0S0hx WHB1V0YrSTZCUHhIejEzSVRtT2dVUDNOdmJyelh1ZzRFM1RvU1cvUjl6YU52OVhkV09CQTdxWStZ YnMrS21uekxRbm1QUTdLVHg5Y0tPZFV2ZjAyT0pXL1NqYzJFRTMwNUVkTDdodVY2alJGZHNnTmJ3 cy9OampEdjV5OTc4aUo5dlVTWC9DRDh3WkZZOUZaTnlDMUxvMGpTYVpySHJEZ3NsMHlVN1pCVW55 Z2RPSHZXZ2hVOW5XNjFtOEhEUkN5NlFBZjFucFdJRFZ5cmcrTy8zRGYwZ0RuRzg1emR5cWgyZkEz N2NKelp1aUl4K01DUVU1L01PYXNIeFR1YzBqVHU3d0wyL0NrRG4ycjZNek5aaVBVWVpLR1BNTWs5 bW04WDJmeXA3QUZQalpzTU92QnZ6bGZuQ1dHVHVlcndKaHlleFdZU2owUFZUUFRkK01LWjVuUEc4 WmpSYTlDZm1NbHhVcUZ1ZS83Q3JuMG5PeFJiMDZoYVhIYzhPNlRYNGdPeC9NOEVNNkN2Um82ZkZh WThIUlIvcjlQeDZoL3pSVFhkVEdyVGx5bGh0ay9vU1ZOaUNxOVU5THlZdUVaZTRsaXRYbHZUMTFn ZCtYZElyL1QxVjBqb2lwSEIvdTlPbm85OWZXUG04MFRyMWxOZGYydG9xZk5ZKzVNWDZudnNzZjRS MUR3dUtxOVpSUHhCM1JkbU1pdmwvTWpjNU1pUDlMejRaVTY4N2s0NjQ2Z3ZHTTZPTjVQWU9nN2J6 K09VMWNzaWI5RHQ5UE5kZHBQSU4vV2E3bmlYdzBMblhYYjVydStaSXZheER0ZnZVcVp2aWRpQXVl UGRocEhCNkJzT3hBYStjMkQ3QXcvbGZXZDFyYUJ1Q1FXL2E3ZjU5YlRxeDNTaFBhOFhyMXNyOVoy OFVGMGxwN2Z1ZVZFeWhka0FDd1FnQUFFSVFBQUNFR2dsQWYyM1hTdDFCMzJCQUFRZ0FBRUlWRXdB QlVHZzdRV1NNK3hURlNIdmpoZjZoOHcvSDdDUFRrN3EwRHhUd296ak5FZ3NmVk1peDFmeUJtVEhv MHYvM1FodDA0RytMNWlCRE8vV2IvSXppL25md2s3WmJqSUREazRKbWJpSjlKc3k2OW12NCtWdW1y eXR2SS9GN0t1bDJYbk1lOTFmaitzZ3R0dnQ3OU5aMk9aYjlFM2VwQ1NOeXc4NjhFekVab0lMNWZ5 SWJkRWRHcWRWNnUvOElHelQ1R01Zc3BKMUhGN00zVjJ5b3J6ZmF0Ky83ZjQvampjbnRRRVBlcGVR bFdyUlUzVnRqaTVUZy9BZnpGMHVwa2FlV0VzeC8xWFhCblhKRFdjRlZ2V0dzaVA5ZnY4NkVucHlk dHpFKzExQy9GVjlMN3E0QlpIeFBMdnlNbWlaNmJMekVxb2ZrUm9kTSsxeHVnNmNZL2w1YnlnYytV V29PL0xTUlN0UE1aTXdkSXl2K20wcXRZWjY5MEZSZmpOM2JQZ3ZYdTMySjMyM2FYcmVCQmpkOWtr VzB5bWFsaDFTWnJKUWZLai85dmhROUtwNGJPRHBpVmgwUmZ6UkxXYnlRWGEraG44L01Ybkg2WEZD eDFuNEU1TVRCTng2d2pOdjB3dUxtZUNUbTZQVEpuWXFOemRmZGRkcmNOM3g2SUFJMDQvSWVWS0hm bnlUMi9WemwzL01sM2ZuS2kySHJIbWpJM3FOYzdvZW11U1NGajIySzNwZXBLK1JlcTEwYUVSTnI3 OTZQTjdMdnBsM09yUWpONnBsenVQY2p1bDZYWSs5K2N1ZXZKQ0luU1lDRC9za1BTR1FuSDdNNUcx dGVONEVGODNyZUQweDN3M05kVGMrTlBDNWVDeDZXU0kyc0R3eE5HQW0zWWx1TTYyd1o4K1d3MlR6 Vm9kQ2dqYlRIL1d6ZDF1b0svTE96bFhyZTJqanhnNkhmRTBWVmRSMzdjcGRUek0yZWQvak1na09y M3BvVU4ydXA3VTZwc25qcDZMZnlUM3E4VXBxdC9QQ3l3SnBFSUFBQkNBQUFRaEFvRjBFTU1HbFhm WTArZ21CcWdpZ1VBaEFBQUlRYUdrQm05Wm8vM1NzU1g5bkJZM1k1L1UvUHROL1pCUTJnOTlaVzVF Wk5GdGtVY29NZHRPMGYrcmNOaDJoZUp4dHkvVi91V2Y2Wis2cW9vTitUOG1zVDc0S0pkbTJmelc1 N3ZFbW5VL3o1MlVST25YK3N0M0JUUHpFLzVLZm5WblB2T3IrZW5ERzBkUVRtWFduVjkrYzBTRnRa MUdENFBPUHo1aW5aVTc1SDhzVFpSNmxKTVVuM2p1KzJFS21IWGwzaTlEeVRpRTZNVm5IY2VNVGtV Y2taZVVkWHllUzlaM0lBZjFkVkdDUkhxZU13dUpaeDV4RDltSGRMbStDaHc0Y203dkVUSm5nSXV4 N0dqRk5Ua2JTN2NZRDA5MGpRNTE1Wll3bm52aWR6cU41VDhSTXZOTXliY3ZuMlA2SkhGVjdPYmo3 Yi91SjJmRVJXbHFwcGVmSStTTDBqYVN2WTFjd0hCa05oWHZ1RG9SN3JtcWtRYmU2OTBIb2QyYmdW TDFjdzM3L3lINjFISERLb1BGbUVxSlRrbmRjT0R4clFmZjZwNFhDdlRld1pmOUVNK2RQOE5MSWVn WXplVWV2QzAvS2E0UFFscFNRMDZNOHBtU05iKzhic1prZEp4TUl5WmxUTXRkaHBSYlhIWTl1SFdL eDk3cWwyeXlPZDhiUi9BLzdqaWNkSjBMeXNINENNYmx0cDV1V0VDcDhYa2lEWEg5dFBSN05jVm1D aEhmV3VwekgzazBxSXJXdXg5Nk1qaG1MdFkzNTF4V2lRM3I0T2g3Ym1qOGQyTElmU3IvSitXVmJr dis0b0p3OExxdThhT1VweTh4RTBGQTQ4Z3ZOODFKZGlncDZqcHBKeS9vUmtKOWRJMC9SN3lIWDI1 WVZEZTRmUGE2ZnZ3L3I4c25BNnQ1bkxWNTg0ckZ6K1ZzMlhvejJwYWp2Mmx5RDczRWVPdTErVEZm ME83bUhjOEdrZGprdkNrSWdBd1FnQUFFSVFLQTBHaUlBQUJBQVNVUkJWQUFDRUdnVEFhdE4rbG0v YnFKbUNFQUFBaENBQUFRZ1VEMkJyeWRpVVM1bDBhWjhYWmVpZ2lXeTBDWGp5L1dQNWVLMTZIWXYx MlZxME1GNDh2R1VnZitwR1lwZnEzZmJXR2ludGphdWkyZm9JREVES1daQVpXbytwajJjOHNlbVJq cXYyZVRicllNViszSlRoYWpUOHM5Y2tJa1gyM0o3N01hUStkL0VtWHhPci9zZWZQQWdNVzEzU3N1 TjYrQlpzelF1b0V0dW1NT1cvTVhydUREcHVsSCtZTHJRb3NXTG56RGxhbkxCRVBlbGVFL0JYTVZs WUdIbjQ1eUpQK3pWbDdHNTFrR3Q0cG02VEFsTVpQYkoxT1BjWlFDTWJmcGY5enZSWkJmcmNWZWE4 VHYzWkdldTFYdXhVcW5QazFEZXNlblFnQTRoUHBPSmI1Z1lkRHNjRFBkOHJYTlZqeGtZWklmOHRZ cXFheCtFQ2svVU1KTUptY2s4d2luUFJOanV5SXZNai9BRlZrYldCTUs5cncyRkk3Y0V3ejI3Z2pU dnFDWFdQVUp5RlJFdm93YjhVUnZIeVR2QzhyZVJIZjJlQTlHWjdsak9kemtnc2tqN1hQU0V1a3h4 eGIwV2w2czIxeDMzdHNUOXR2MkVlN0p6aWg0dnUvU3o1TEJ6YXVWaWRkOFhuTUJVMG5uUklOZGYx K094T0xxbVBJOGR1bGJYWTIvTUovTzBUYk4xeVEycmt1emI3ZldaTDhKbU1tRHVkbWJ5dHBuVW1o ZWZHMkVtbDVoSkpxR3V5STJoY00vZFd0ZW9tUUFxUXQvUVk5NDh5ckxvdjg4dVNJNzhWajk3bmU2 SWwxdXRXVGVUMWQvTXR0eGh2cmNFd3BHN1F0MDl6MitHdTd0d2NkKzFXVDhYSFArOXdsVEI3M0ZH MG5scDIyTjZncU9TMzhrbmlpenZwVjNPaS9KMHNCVUVJQUFCQ0VBQUFsVVJRS0YxRlNqNkgxQjFi U1VxaHdBRUlBQUJDRUFBQWhDb3VZRGtQLzVpMm0yd2hjeUE5clRMcVh2Ym1BN1BPSm9hSzlRUlNW bCt6ZVBUSlRkb3lsaFIvOXU5ZzVOSG1laDRiZ0VhTjJVaWhSUTMySjFiVE1ucktaOHMwWTJtVHVE UWlHbUdicGtqODRzc28yaTdRdVhwZ05OY0psNWVLRitKNlhNc242MEQ2RmxiQ1hWa3JVMit0ZDN2 bERDWlovS055MTFwV0tpb3diWEpjaXI0Wm5qSDFnR0wrQ0lkYUN0bWtrdTY1b2xmNnNHdnRDMGUw RUcrNzNjdTM5Q1dmV0JMQ2w1RGpKZUlPTjQ1d0tTNUxMN09yc2d6ZENEelorcDduSDMwTUpOOFFR ZFJMeVZxekFrdGxQUGpkajNUOHpXcFdiVXIrcnRRc0d6bk96bkoxQWwxWnJCWG5hU0U1ZVpDVlh1 bEwxNjh2amJYSGE5R2xKRldrbjBaNVdjMnFmaDUwU2pYWDdmak1kUHgvTmVtUDQvenUxUmVUS1dP UForUW1YVHNOTUdsdklhTmI5V2w1N1NaT0RPK2x2VjcvdkoxQ3dQaG5xdUM0WjVkWm5LSm1XU2kz MS9mTHNUbUxsSWRXVmxMZW12dS9HV241QlZNNVBUWUpNK3lkSnVuaS9CUGd2dEhId2gwOWZ5VFp0 WW8vZDJJb1lqdjJtcmYxdGRUWDQyUGFZZkRwR0xmeVIzS0xpbXFiYzZMa2xTUUdRSVFnRUQ5QmRB Q0NFQUFBdFVTc0twVk1NcUZBQVFnQUFFSVFBQUNFSUJBQ3dzVXZDdEttWDNIWmhCb0tvSGhvZjY3 L0pUYW9JTjJuOU9HMjdxVUdsNW9kOWkvRG5hZjJsWHFocFhLM3dwOXlGaVl5VUtCY09UM050TWZk ZFR5dVJxUGYvTXJBZ0lFNml4d3hFNVp1NHR0QTg3allxVWFOaCtIdW5wZTcrdndQOGJFTjFBVkpo WWUyRGt3UERlWnVKaUVyaUFpMTBlT2FacGJXTVBNZHdTNmVsN2tscUVCNHZGZHV3RjJRak0xb1Uz T2kyYmFKV2hyY1FMSUJRRUlRQUFDRUlCQUdRTDRZMWNaYU5nRUFoQ0FBQVFnQUlGNkNxRHVXZ25v Z0xWNURFK3RxaXVwbmtadVcwNUg0a0xrZEJjQm41M3NjTHF6Uzg3bVJHUGluNjFsek1oTjBEaFRi anczdmdicmJuMnFRZFdWcldMdjNwT09FVk9wZHg4cHVSRnV4NnNsWE5ReGtLNlEyZHl4Si8wMis1 ZGIyZGw1cXYxKzM5QURqNDBNUnQrUW9FTnpiWkxuTU5FdFdtZFJkeWZSZkNhY3pPTDdTRDBmbVZD UFBuZzhWc3lZVEM0NkNPbjIrTEhKUE9hTm1TUmtKZ3VwLzFsbTNXVTV6Q1QzRU1uN05QMmNpZVdJ dmpaVXNNUnkvUHdSRW5OWExPMWlFYzIxTGNkenhweno2WE8vaUNLcWtTVmRkdzJ1TzlWb2V5M0ty UFI1NFhhTnRCcjArdHRLNTNFdGpwZVM2a2hKbklUTVhhQksycXpFekJ3STk3eGRtRCtyMjNuZHBX V0hYcysrcGRmaVYwcUsxbzYvMXkxS0NPYU9GWW1oNkZjVHNlaFNuOUI2SnI1Unl5dDZJcFZXWmVu bnk2Y1hyT2hacSsrYk1yVDk5YlEyeDNRREhCdkZOd0huUmZGV3lBa0JDRUFBQWhDQUFBU2FXUUFU WEpwNTc2SHRFSUFBQk53RUVBOEJDRUNnRWdJdWowVFJQOEpmbzM5TTUzS1drZGpBRFpWb0dqVnky N0k2bVBTSkRpWlQvdUN4MEJMeEpjTlpXVjNmV3BSYXhrS0xjak13MGJDZEhEV1RYTkpKRnRQVzlK djhYNjYzejg5a1hYVEtLZk4xMEdkMVp0M3IxZTJSU2JyTkRyK2tscFZ6WE9nMlhXYUNnWlpSNDdB NXFmMCs3RlFwczF5azdTcnJPSThQRHR5V1hTYmJ2RDk3UGZOZUxQbzdvazFtd0Q0VDVmSzZ5YS83 K3hUSFJPRWRqdkhsUk5vdUV3S0tMU3NXTzNZZ052RHplQ3g2dWRyTjlLZkdsalBUeTRqcCsxcEVY QmZYSUVUbkx0dzNXdjlCdHByMlFjS3VJSk1KbTh6eEVaeGNuZkxHU21TdE1vbnZTbDNQbXd3alJJ OFQ4YitseHBLTGRML01pOGNHbnA2SURWeWJpRVUzaTgwSHFURi9ocDJheGNKUERxenFkZkdZdW9W dGlmTWo4V3pTQVdBOTk2ZG1yK0dhMWkxVTlldE9EVHRVNGFxa2t1Y0ZOYzMxZDF5eDFjN2o4VjQx eUcrYmZFZjE4eWp2a1kvYXZOOTJITGJuNnpXUnkxZzI3ZDI3OVpDV2tRNmRxOWF2MSt2VTI5TXJP YitFNkR2RWNucGk0Y3daV2srWGZpZisxMFJzNE9hUlI2T1BNSEV5SjNzcHE2bjlROUVINHJIK3E3 Vzg1YVl2WXZGNVdzQ25kSGxFRjYrd2xQM1d1VjRaU2s1em1aQmJjamxGYmREZTExTzdCc2QwVWJ1 aE1UT2w5amZTZWRHWVJtZ1ZCQ0FBQVFoQUFBSVFhRm9CcTJsYmpvWkRZSm9DMkJ3Q0VJQUFCQ0FB QVc4QlM2d3RMamsyYUR6clVyZlF5RzNMUmprc2gwYUVhRnQyWFBvOWsxOHM2MW5wOXdWK3BmTnAv cnhzVEE4YzNMMXNjb0E3eGFTRDJIUTBONS9XZjhyeDJiNlRjdU96MTFOSFpuYnBvRThrTzg3dHZl OVl4d0Vkb0huSUlYM3hjWisxd2lHK3NhT0U3M2Rzb00yOWp2RmxSSXFQekxta3V5Sm5ZNkduQjdx R1YrYkU1cTJtODJqZXZBU2hwR1duQnZMaW5TTm1rNTlDemttWldPbkt2S3ZBcSt4NzlNSGQ4Y0hv TnhPRDBSY25ZdEZPdG1hYWlRbHYwYktkSG1YVWFWdXlWdE1hS1ZTN0QyY0ZWdlY2N3BPRksrSkxT T2lwRGloQ0ZrME9YQzVjY2RveXpYT3hMbE9EMEQ2ZmJUOHJFZXYvcjRPN3RqbE90SnE2UVdPc1dT UXhiVW4rSkJlbURUNm1kWnJtR1VLck53WXNFY2RCV3lhK3gzUGpXaVRXNExwVGkyNVVxWTZLblJl bWZUSngvVFh2cHl4NlRVMWZXNmRFNXErazgyamV2SlRTcnI5NW16dEZ0TnA1N05USGVzWWxmV0x1 REdXK0srVTJZMjFxaHQ5OFB1WEdsN3llc3ZoNXhKUTNLVmtMK3VSSUxQcVN4T0RBL2RUWFY4b2R6 blRUMG9LWmNET3l2ZjlYK3JuN0ZsM1dtZ2sxUkx5SmlMYnJraGVZNUJsNWtlNFI4NFI4WGxaYW5C UXhTYzI5Z3BKVDJ2aDZXb3RqdXVUOTBhQWJWUG04YU5CZW8xa1FnQUFFSUFBQkNFQ2dkUVc4SnJp MGJxL1JNd2hBQUFJUWdBQUVJQUNCZ2dKdUE0eE1mTTZDRlQxckNoWlF4UXlOM0xZcDNZN0ZqaEhK NzZiRW5WaDVqVHA2RHVoUHBML214Q1luM3RraTN5UGFQUGsvZnVYWTJLQ21ta1ZmVGdRbWVwTGxv K2VlaU1sN3gyTEpaUnJyTldDaHllTmh6NTR0aDhsbXA3dkZ6TFpTMWtXYVM2dlUzMDBTM0FZL2hl bmkrY3ZYTGF4RU4vekhyUWUwSEtjN3JTeG5rbi9YTkM4em5zaXpYUE5OQ2N6U1IvN1ovVk1pM1Zm WVN0RVN0K1RGaTlmUDB6NmY3NWFlRng4T3oxcXcrdFNUQTkwOUx3NTFSVzRNaFh2dURvWWpCeGFF ZXk3UHl6c1JFZC9lTjlKeDJQNnFydjVlbC9xSGV2ZUI2YW1XVHk3MGdyQTdVdVl4UWwwT2VYWk1I RmZwSk5zYTZ5YWg1ZW1WN0Y5TUE3NmpOSlFkbGYxZUxOdmM4V1VPRVdWSDEvMjlkY1IrVkJ2aGRH elBFSllyQ3o3T1NrYWZMOFJuYWhtNVlaZE4vS2ZzeVBqZ3dHMDZDRnpLblJ0ZWtiMTlPZTlyY2Qw cHAxME5zUTFYN3J3dy9aazRUK3A5L1RWTktiaTAybmxjc01NMXp1QTY2WmhvdWN5d3pRU1FhYlpv azUrWnozQXFSRCt2NzlSNDBTVXZtQWw1K2pudmZKZTJ2TnprVzlSMTZ0SkFkK1Q4UUxqbnFtQzQ1 MGY2MmZ0RUlOejdMYUpOL3Z6c0d0UFhONWFJOWY5V1NHN1N0ZWtGb1FXMjJLN2ZqVHJYUkZhdzhO T21WMGxwVzdmejliVDZ4M1JwKzZLT3VldDdYdFN4NDZnYUFoQ0FBQVFnVUtZQU5vTkEwd3RZVGQ4 RGRBQUNFSUFBQkNBQUFRaEFvQ29DKy9uUW9QNGwvbTZId3BkYVByNTJ5WklOY3gzU0tCQ09YS1ov Yk4rdnkzMzZCL2pQTHRBQmJ6TVFiZ2JRbmZLWEU5ZkliY3Z0ajVYeS9VempKdSswb3U4ellhbmw1 NXNXck9qcHpFUmt2NXA0azY1eFMzV1pFblMvYkVzeC95WTc4dUR1diswbmtudXo0ekx2UmVUOUM3 clhPdzQ0QkxwNlhrUXM3OHprTGVaVmZQd1R6YWZOME4vWmdlV05nZFc5am5kTk1BTTRla3o4UnBm ZFprQm1mR0Ftc21uZW1nMG5hUkUrWGVvUzdHT2o5Mm5GWmdLS3Zrd0paL2c2L0c4Nk1aQStKWTFE NGNnN3RDL0RvWERQM1dhQ1I3QXI4c0pnOTZsZEZBN1BtcEpUVi9idnZIODNNZjlVMytZSHRRK0VJ NWRxZ3RNa0YwNm5hUjVOenc5c2ZkTk1HcG1TTU1zK1JFSk9nN2trYkwvVzdJY3ArY2RYZk1tNTFw djA3VE4xS1J5MGp3R2E5MzNMOXYyTmhiOHJURzhYU2s4bW1HOFJYOU81ZklQcm5YeU96TFBtQ3BI elJCdmJtcHl3VmJnUjA4elJJSDBRb1U4dmNEazNGM1pGVHRYMDY1eDZxb1ozN2Q4WjJqT1o1dU1R TWZrbjEwKzhPV04wTHZXY1dEM3hUcTh4YTNWL3ZlOUVUT084TS8vVG1wbS81OVFpN2ZzbG9mMmpi OU0wbnk1NW9iTXI4Z3gxKzNSZWdvbGcvdEhJMEJaemR4aXpWcmVsRnRlZHVuV3VBaFdiL1ZlUjgw TGJVdFBycjlZM3JkQmk1L0cwTEtxeGNYclNjZnI3UzE3cGVzeGRaNjY1ZVFrYUVReXZDK3RuOFZi OTdqS29uLzIzaExwNlhtK096NGxKc0pPZjNZc1hQekdMaEp6dTNrSmEvb3RjdmsvNHlCNTl2VkQ2 TTFScjh3NkJjTytya3V6YnpVSy9ZT0liaVBnRlJMU1lTZjQ1MUxYdjJmcmVMZWdsMVhLK1l4eFQz aDFsZkNrMm55LzVqeFprY3dkQ3ZzS3BMeXRXckpodDIzU3RmaGF0ZFd0RU5lTGIrbnBhNVdPNkd2 dXJHbVhXNnJ5b1J0dFJKZ1FnME1nQ2FCc0VJQUFCQ0RTeWdOWElqVVBiSUFBQkNFQUFBaENBQUFU cUtLQi9OR1docjJnTFJKZXBnZW1sbzdQdDM0Ulc5Zng5NW8vYzg1ZXZXNmgvWUx5R2liNmhtYzJr amROMCs5ZGJ4TjgyQStISnVmd3JsOEYxemU0Y1JQamlKV1lpVFRnOHExTUhMUU9yZWxlbmN6WkEy OUx0S09KWC9ORXQ1aEV5Tjd0a1BjZnk4NzNCcnNpTEZpOWVQOC9rTWE5bTNjVHIram02T0lWUEho Nk1tc0dIN0RUbDRtOXBoSzFMYmdoYVl2MG0wTjN6NnJTbnBzN3RqaXdKZHZWOFdrYzh6Q0N5cFZG Rmh4a0hVMmJpazlPZGFZSnN5LzhFdzczdk5lV25DOXk0c1NQUXRlSHZ4QjY5UTlmTi81QmVTam9n dyttQkdmcU5QMlh2V1JEdXVZVHE5SE53OTkvMkNjblhYYXEvTnJqLytQZENxM3Q3TmQybkN5OWFl Y295ZGZ1VW5oUWYxUFdRNktDVW1lQ2hBem8vSVBIRkFqVHZhdzcvaTFxc1ZPcnpKTFJQdDhrTkZo TjlKeENPZkM2d01ySkdFMDA5UHZQZXhKazBqWFBZUHp3d1p2R3RtallsN0h0dzZWR3lLUGZZbU1q RFo0dDkvT3RtWW9OR2FOSGtNMzNUL2ZVRElUTDkwZWk0TThlaUFBQVFBRWxFUVZRaWdwNS9hbWJP YzZmTXA5a2Q5bVp6REFmRHB3Y3pHY3h4cmZ2NWdnNmgyN1RpZFpuNHJGZHpaNDF0V2V2cHQ2SHVu dWNId3hGeFdEYWJNdE9aeXZsVnd6NFVhSjQ1Ti84UUNQZGVrN2srbXRkQVYrU0tGSk01ejhhdmVW TUxFZlhYYThxSk96aHAzc2MxUzk0anlqUnVqa1hXZDlYKzJSUFg2dkZqdUx2bjNYcU4yYUxwNWc0 dStsS1JjTmI4N2czbUxnVHA0emZZM2Z1UDB5bDEvUGhtYy8zTUs4WWNyOEZ3N3crQzNUMm5UZW1Y WG50c3BzMUVOSG5zVWVaSHo3LzBlVWg2Sm1iaXF2dDZXbkkyblU1RXZvbnJ4am1rbjJXNlRqVzY3 cGlxbW5XcHlIa3gwZm1hWFg4bjZpdjdwVUhPNDdMYjN3d2Irbnp5UDNvRmVOaWhyYXZWLzI1ejdU WFg0SFM2bnE5NjdieUF5UDhySmpxVmlNTjY3YmxVbUQrcjM2bnU4WFg0ZDNkMjlUNmRKbjcyN3Qx NldLL051eVpXYzE3NGxZSDlvNStjL0c2a1pZZTZONXdkQ0VmK29HVVcvL2tyL0VzdDJLbU9HY0ww dzZCZUF6dkhKNW42TkIrWjYyUG5xdlU5d2E3SVRTVHloblJjemk5YjVGYzVVWlR5eVdGMWVpdzNm bnlkcC9aRnYrZVpmdzhjOGdkL3E5dGNNWjZuZHIvYi9YcGF6V082ZG51eDZKck9jdnllVWFQem91 aFd0bE5HOUJVQ0VJQUFCQ0FBQVFqVVNjQ3FVNzJvRmdJUWdBQUVJTkNXQXVnMEJKcE5vT09JYmY2 UW52ZUg3NGwrbkNFVy95RzRmL1I0VUFlZzlRLzkrNWprUTVyV29VdHVFQkcrTWI2OWJ5UTNZZS9l azQ0Uk93NzhtNnovUGpyYlBoU2tlVWQxMFBLUHpIUXhUZnpVb20wVFZVMzNSWWhUbjlCQ0h0TEZL YXpSL245L2JLNTEwRGlhVjdPdUdkZm9raCtFZmpvL21kREI3Znlra2M2Wm0zVVE1dnY1S2VtWU9T eDhVOXBUOTFlSDBPUEUvTVowU29tL2RCRG5FTEY4WERkem1reWorMSt1TStXYi9wampnOW51MDd5 T3QrM1grTi9PUEN6T2R6ZlJ4Rm9FMzVqdnY0VW9iM0xGZU4xeWtkaXlSZnVTMU1WTytqcDJlYmdk SVpzL212M29xUEV5aUlaM2JOMHFMQi9Kck9lKzZuNTdIZnZvWWEzRDFKTTA3MDFjYnI2SmRWdkx1 dkxRSTF1ZW1GalBldG1jMUhQTlRDYktpc3QrS3hkWmZuNUk2N0YxU1pxKzZYaS9lYlJVZHFhQzcy VXNaZXI0czB2R05jU2t4MkV5cm5Xa0o2ZVk0OW9pdmwzenV4MEgzNnYxblRVYXFBOGQ1dG9wOW1q Q2VKbFh2ZFo5V2EwVzZKSWZoSDYySURueTIreUVsUEFPSVhKN0ZORkt0Zis1T1JlMS9QRmpXUGo5 dXYxc1haeUQwTnpqczMxNkx1Y242OER1enZ6WWRNekpQckczYVIzcDQ1ZklmbTltUWwwNnRjUmY1 dmdXc2EvVnpaeXVNeG90RjVId2ZWUDZSV0x1ZU9QWWJtRjZqNTZIamhObXRMRHlRMHJpSk9SMDk2 R2dXTmJ2amNmRWRlUExjM2xlSUZOUkxhNDdtYnFhOUhYYTUwV20zN3JmYTNUOXpkUlkzbXN0eitQ eVd0ajhXdzAvRW4xVWUvRUZYWnpDQW5QdE5kZGdQVy9GZlBmVWE2ZjUzRnJqbEptWXZqRTh0REQ3 YzFDL0ZsdDNPZWJWU1AxTS80L0o3MGI2dlZhdmI3L1R1TWtKTXBvbFA5aldsTStCOU9lazhOZnlN NlpqOU5vbjE5a2Q5cVBhZnZOZFFzejEwYmFzcUxiMVZla2NlYjk0d1BiNWZwMGJQYktqUDY1eHhm VkYveDBnK3U4QnplLzIrYTVKMVEyTmZEMnRicy8xKzJWMWorbHFOOSt4L0ZLL1o5VHF2SEJzTENJ aEFBRUlRQUFDRUlBQUJPb2lZTldsVmxRS0FRaEF3RjBBS1JDQUFBUWcwRUFDNllrTVlsK3RUWEo2 eEk1R0Z4ZFkrTXVKUlROdmM4NnRBL0pFRHpxblRZM1ZRZUJabVpqYXRDMVQyL1JlRTRNUERObHN2 MVJMbVpZamtmeCtqTzFYNzl5NTArbE9EVVI5Zlpwc1g2ZURyZnUwcmxLQ2FaZmI0TGhqT1luQnhm OGpSRGM1SmhZZm1WQ1hxOUw3c3ZodEtwNXplTmVXbmN4aWpuTjdPb1dMRHE3cm9ORC91cFFoSXd0 bmZVTFBoUys1cEJjYnJXM2tLMFlHbzI0VHovUXdjZjBmM3NYVW9idTFjTGFEdTdidDEzMzNSczFw amgxOW1WWjRpTVluZ1JWVjk3UnF5dHE0QWZwUVRuOGZJaXYxeHR4cndPSEI2Qk42YkgwdnEzdWx2 RFVEbVZQek15MzFwWGp1MU1pSk5Va042VFhHYVVMSFJJYUpGNXRucG9LajAvcWJ3OGpRd0EvMHZI ckhSSW5UZWJsdVpPRk1jMGV5NlpUaHVLMU52dDNDVk13MWQrYk00NVlPUUk4WFU2UHJ6bmhsemZW YnltaXU0M21SVlU3dHJyOVpsWmI2dHFibmNhbU5xMTcrbXBmY2NjVCtvbFpxSm1ucVM5bmhJYUxV KzNNbnRLYkc3SjlyaVM1M1B0RVU5M0JFay9UelhYOVBDZEkxWmRWOHd2dG1mSlJZN3N5SkwyZlZG ckd2TlpNSm5UYTJpTCt0OGNkMUtUV1VjdzZYV3NlVS9PMStQYTNtTVQwRnVsWXJwWC9QRUs3UmVW RXJBdFFEQVFoQUFBSVFnQUFFSU9BdFlIa25JN1V4QmRBcUNFQUFBaENBQUFRZ1VEdUJ4TkRXdjBx S3p0TUJ6V0lHOFBJYkp2VE5HY2Y0U2pQNUlqOXhJaWJGUDlCMzVvLzcrdUllZEJEUlBQNWlNa05O MmpaWjIvVGVIQmpjZWkrUmJSNDU5RWc1SlRIUkwrMGtYWHc0dHZWeHIrMkhkMndkMEx5djFEd0ZQ VFdQQ1dPNmI4MHQ1YWZjRWNJa2VDK2JrenBnL0dZZHhYRDduOURlbXhNbHhPSkx4bDBLWmExK2Vt Snc0Q2ZxWUI2Vk5GWm1iVHFBUHN2Y3FVZEpYRXJvNnh1TEw1cnhCaWErMFNWSG9lZ3hZYjQ4RWVz M2QvQnhyV2RrYU11Z2lMeEZDM01ZTE5OWWx5Qk0xeFBKSDF5Uzg2TE52ck9FbjZ0dTVWMGJ0RVR0 eERhZjBBc1NndytVTk1GS042MUlxR3NmaEs5WHUyOFczUkdoZlhvdGZvbUxsWlE1dUhNZEViK1Y4 bitXcFdiS3V2eG9JdjlSdW8rWS9raUZmcGhXMFRFci9laTFRbGs5MG1Va052QVJIbiswUmxubnBw QmNuWWhGMysvNUdlVFJnRUpKSXpzVzdtQ21ueFhLcCttaGxFK1c2T3RrS082Nk01bmQ2VTNoNjQ3 VFZvMGNWOW56NGtSUGEzVDlQVkZoV2U5cWRoNlgxYm9XMmNoTXFtVnI1aVZDYkNhamxOT3I3VzZm V3dkMkRqeXNuNzl2MGtKTCtmemR6cmFjcjU4SGVSTmtiYWEvenp6YVRNdE1CM00zUkh1TUxtWDlY cGlPS08vWEdMSDgyOGpRZ1BuKzdWakM4RkQvM1hyOWZJOWpvbnVrNmZlVm1yeERsNXFHZHI2ZVZ2 T1lydWxPbktpc25POFp0VG92SnBxSUZ3aEFBQUlRZ0FBRUlGQWxBUlJicklCVmJFYmtnd0FFSUFB QkNFQUFBaEJvWDRHUlI2Ti9HV083Vi8rWS90MFNGQTR3eVVzU1E5Rlg3dG16NWJEWGR1bTdYZ2k5 MXl1UFNST2lSYmwvNks5MjIweTlsVm9Tc2EzM3pVc21lb1hwS2kzVCtTNHNtcEFUMG83eFdQUzVP bkF5bkpQbXVCb2ZpdjdNdG1TVEpucFBwakVENWlJWDZENXlIZURRTXR5RERoaU94S0t2RjZMTE5k TmVYWW9OUDdUR3JONlI3ZjN1ZHlFcHRxUUs1ak1PS2NzWDBmN2NYVUt4aitoZzFyazZnSDVkVVFQ b2FoYVA5Vjl0MmRKVFlqM0diUFhJWUw4NUIzVlQ3eGFhUVN1MjZBV2E2NEF1aGNJQkxmQnluKy9Z alVSc0JxZW8yQjhkQUx2TFhCdUk1TCtLM1dZeW44aG5mUDVqWis0ZmlqNHdHVmZrR3gxMDI3VjM3 OWJ4NjBxUjI3aGxHeDdxcjA4ZjJENlVXRFR6MzRtbDRBQ2lFTjFGbkR6RFhPL2MrcEUxdUdPT0Vi ZHNtZmdEZW53ODN4eTNZdE1XamN5ZEVNY3NkREVSNldXZnB2eW8reUZKMGR0SXJ4OVRFdkpYNWdu NWd2blJKY2RJZkdqZ2Mzck5XSzJOS2Fadm1RcitiTTZ6a2RpQUh0ZVV5a1JXL25Wemt0SjNjdUJD anorYVRYNEs1ZFpmayt0T2JxVU52QzRWUGkrbWRMVkcxOThwZFphNFVxdnp1TVJtdFZ4MjR6eXlj TVpGZWgxN20zYXUyTzlqK2xFbm43SDh4NTZ5MytOenE1VFBYM05OczVOeVJuekh3Si8wc3lDcWJa a1NOUDBab2RTQ3RWTWlkY1Y4SDR3dm5QazhaamFUYVlyNW5OZXRKb081TnA2ZUdCejR1c2JveDR2 K2RnNW1ndUhITk1sTW1CM1QxMEpCdjNQeVAva2xkV3Voak5WS2IrZnJhVFdQNldydEw3ZHl5LzJl VWFQendxM1ppSWNBQkNBQWdWb0pvQjRJUUFBQ0tvQUpMb3FBQUFFSVFBQUNFSUFBQkNCUVdNRGNP U1FlaTE1cStXaVZHUkJna250MHE5d0I1cjNFOUgwZEdiMG9zWERtb25oc3dOemV2SmlCUmRFL1Nu OHN4ZFk2L1dQK0Y3WGNKM1RKaERHTmU1Q0piN1F0MzVVVWk0MW1Fakt2Vlc1YnBwcUt2SnBIaTR3 TVJqK2lQZ0ZoZWpZVDNhSUY3OVVsTyt3dDAzR3lqQVBiQi81c0p0T3c4TDlPN0t1c3dRa2VNSU1p TTQ5WllSMkkrVFdGdzdOMGhHUFI1TWFsdmRFQmtPZ3QycC9scGo5RWJPNHVrdnMvZDAzZDkrdkkw UHZNOGFPRDZpOHl0NU9uQnZ3NXVQMyt2NDNFb3M5SVdiNVR0RDhmMUNacXU4bTBYOTlPQnUwZjMy d0ovYjMyNVpTMG9YWnVNcldJTjhNN0JyWnFQV2NaRHlHNVdqZkpyY2ZVcVhGU3JwbkV0MGQvT3ZP b3RZeUkvNDJJK25XeGRjbUVLY2VZdHVVVzM4aU03UFJNdm9LdjV2eEx4QWIrTFRXV1hDUkNyMUtL SCt0R2orbVNHeDdUQWJ3N1RSNlROekUwOEtiaGh4OHVkV0F1WFNZVEovV05IcmI2dXdLaEhuMUlO MXNIM0hXUThRTWkxbW85M2o2bmRydlQ4ZU8vRHJOZUg4eHhwdnZuN0VSc1cydzgydjEzZW5BbkZy M01KdnZwWmx2TnVWZVhUTkJycWR4anJnbDZiWGlTT1Q0MFFlemtxTGw3VG43WklpOWFzS0puamVi SkMyYWlqZFZ4YkkzNUxDRGkzSWtkajVtNnRULy9zbi9SekllcFFqL21taEdQUlM4MXg0NDVoaWF1 YTltZlFiYTJ4OVQzS1RPeEpSR0xubW5Pc3dwVjcxbE1ZdkNCb1huSitCbkdWalBlcTB2MnViUlhQ WDRoekpmTk9zeDNhVnBlcU5WMUo2L2lSbzJvOEhtUjIwMXpYT2c1VmMzcmIyNlZKYTNYNmp3dXFW R3RtTmtjWjBQUmorbm41R0k5UHk4bC9mNnEzY3krWnVvcTZYVll6UGZkL3pUWG5pSS90OUtmdjVi LzJFcTlKcGtKTlBwWm52MDlRbmJyTmVHTDVqdXZ1YWFaL2EwVjZXWE5jcHBjR3hSTEx0TjAzVVIv WndkdGYzeXcvelA2L1d1UnBMOVB5azJheVR6eTAzeC95TTVwSGtOM3YrYjVvUGx1VStLMU1hWDVQ NlY5WHpyeFhlV1I3SUwxL1E3UzczM21jMHJ6blpLSTlaZDROMENxK0U5YlgwLzFtRWhVNTVpdStI NHFWR0RaM3pQVW9BYm5SYUhtSXgwQ2RSZEFBeUFBQVFoQUFBS3RMb0FKTHEyK2g5RS9DRUFBQWhD QUFBU0tFV2pvUFBvSDQxZm93ZzdMSzBwdHVKYmhWdFltODcvbGlpbHYrSkhvbythUHAvSFl3Tk8x dkhtNlpMZnRwTVJnOU1YeHdZSGJpcnFiUlU2RkJ3ZTNQQmlQUlYrblpTN1JKVlB1REkxYkY0LzFY MjMrYUsyYnVBNXFWN3B0STdHQkc3TGFrV21QZVMzWlh0czlOZWdmWUVjR283L1V2bDJ1ZFp5a2l5 azNzMHpMTVZPUm1Vd1RIK3IvVm54OFg4MDRVVWQveFB6eE4zTm5uY1dINS9oMVVHUnVacnVzVjdI Wkt1NS9Oay8wUndjM1hxbjFkT21TNll0NU5YV2Zub2dOWEd2MlVWYjVybTlIZHZUM0pXTFJ1YnFZ N2JPWHJuMUREenptdXFFbVZHQy9pVG5XZFArOFMrdlhka2ROKzZlMHdmUnplQ2o2SjYydW1BbGNt czA1R0E5dDc0ME85Wmc2dGU3aXpaeHFNUHRZMi9wZld2NEdYWHk2WlBxUmQ0eVphNENtYjlJbGt5 ZnpXdFQxNGVDdWJmdEhocUpmU2NRR0xrN0Vvc3QweVd5ZmVWMldHQng0bHNsajhqcTFOemZPWEVz eTViRHdTM1BUSzcxdTJtWGFsNmhnSDRwcG8zbXNsQjV2YjlCNmx5ZGkwWXpYdkhnc2Vua1p4NWtj aUcyOXgyeXJaV1ZmVy9SYU92QjBjMDB3MTRaTXV3N3UvdHMremRlalM2YmV6T3N5SFhnMUUwWXlX YWU4bXNsSjVyTWdFZXVQNUd5N3pOU3QvZmxsOXVlQTVuSDgvTkhqLzRZcEJSZFl5ZXlqK1BoMUxm c3p5S2Z0T1ZucmVZdVp3S0RGdUg1V2FGckZnekUxdGxyL21icjRkTWs0bmhTUFJTOHdkMTh5NTZO SHhSVzk3cFI3RFRYN0k2dnRtVDZZVjlmUFBZOXJCNXR6MktQUHErUk5OUUFBQ0MxSlJFRlVua2tW UGkveTZxcjA5ZGQ4TnFsZDd1ZWZzWnRyOWtkZUE3d2pxblllbTdab084djZmUFZ1OG5ocXVlWFg2 OWd6NTZVNVB4UDYvVlZkc3ErWlp0L3BkVGo5ZmZlVDV0b3ozc1BpZnArNFJrYjFzeno3ZThUQWNy MG12TzZnZnVmTkxta2sxdjlGcmQvVU9YVVo2amQzK1hLL25rMTgvNHJIQmw0YmowWFhhUm5tKzBO MkdaMGFkN3Blazk5bHZ0dG9uZTVsYWFKVE1IM1gvV08rcTZ6VnNyTEwxdU85LzVYWm4xTWU1NEhq TlVUTHJjWjM3YmErbmxiNm1DNzNuRGJIMG5UMjc0bHpxTGp2R2FhK3lhWHdlVEh0ODJLeUxyeUJB QVFnQUFFSVFBQUNFS2k1QUNhNDFKd2NGVUlBQWhCb1ZnRzBHd0lRZ0FBRUdsMGdHSTU4VlpmZHdY RFBqMEpka1JzRDNUMHZYckQ2MUpNWEwxNC96NnZ0eDJmN09raG9ya09lUXl4Mjd2OW1kc2lHS0Fo VVhZREZvck15dFFqSjFzeDd2RUlBQWhDQUFBUWdVR2tCbEFjQkNFQUFBaENBQUFRZ0FBRUlRS0F4 QlREQnBUSDNDMXJWckFKb053UWdBQUVJUUFBQ0VLaXZnRStyWDByRUx4Q210N1B3ZHkzYjk3ZXh1 ZGJCVUZmdnY1TGJqeVhuRTlOR2grUzlZOFNQTzhRakNnSTFGVmpRdmY0TUVza2N3MEtXMVZmVEJx QXlDRUFBQXJrQ1dJY0FCQ0FBQVFoQUFBSVFnQUFFSUFBQkNFQ2c1Z0kxbitCUzh4NmlRZ2hBQUFJ UWdBQUVJQUFCQ0xTSmdOZGRMWVRsUXd2Q1BjK21qUnM3SmpoNDBjcFRsZ1hDdmRjdzBWYzFUbC8w ZDFZUW9uc1BEeTdhbnhXRnR4Q29xY0Q4NWVzV0JzTzk3N1hFK29OV0hOVEZoTi9OT0ppNjI3ekIw dGdDYUIwRUlBQUJDRUFBQWhDQUFBUWdBQUVJUUFBQ3JTK0FIa0tnbGdLWTRGSkxiZFFGQVFoQUFB SVFnQUFFY2dTWStNUEJjRVN5bDFCM3ovTnpzbUVWQWtVSldDbmZ6elJqUWhlbnNOSWkvbmx3Lytq eGllUE5Udm82ZGpISmh6VHpIRjF5Z3dqSnpVU2JrN2tKV0srWUFBcnlGTmprdHpyOG55R1M2elJi Wm1KV3dtYjdxcjE3dHg3U09BUUlRQUFDRUlBQUJDQUFBUWhVVGNEODIzemkzMDZULzJZMy80YXZX b1VvR0FJUWFHVUI5QTBDRUlBQUJDb2tZRldvSEJRREFRaEFBQUlRZ0FBRUlBQ0JLZ2lneUZJRTRv OXVHZEQ4TitzeS9TRDBzd1hKa2Q5T3Z5Q1VBSUZ5QlRZbnh5ZFprVXlVOEFpUmZjNkJ3YTMzVHF6 akJRSVFnQUFFSUFBQkNFQUFBaEJvR1FGMEJBSVFnQUFFSUFBQkNCUVd3QVNYd2tiSUFRRUlRQUFD RUdoc0FiUU9BaENBd0FrQllXdm10VUw4OHhOUjViempBYkpTYjl5NWMrZlJjcmJHTmhDb2xJRFBt blVYRTkwaEpGZlBQR3FkbG9odHZhOVNaYU1jQ0VBQUFoQ0FBQVFnMEhRQ2FEQUVJQUFCQ0VBQUFo Q0FBQVRhWEFBVFhOcjhBRUQzSWRBdUF1Z25CQ0FBQVFoQW9GMEU0dHY3UnVZbjR5OHlFd0swejJP NmxCSnNFdnEwNVQvNmpNVGdBME9sYklpOEVLaUdnRG1lNDdIb3MwZGlBemZ1MmJQbGNEWHFRSmtR Z0FBRUlOQmFBdWdOQkNBQUFRaEFBQUlRZ0FBRUlBQUJDTFN1QUNhNHRPNitMYlZueUE4QkNFQUFB aENBQUFRZzBDSUM1czRyWmtMQXpLTldpRmt1SW1MejJLTHRST1EwNGVVeEl2a3hNNzJNclptZGlh SG9tNGNmZnZpQTVrV0FBQVFnQUlIV0ZFQ3ZJQUFCQ0VBQUFoQ0FBQVFnQUFFSVFBQUNFR2g5Z1pi c0lTYTR0T1J1UmFjZ0FBRUlRQUFDRUdnMGdmamd3RzJKV0pTTFdVemVSbXMvMnRPY0F1YU9GK1o0 U3NUNlg2bkgzaHBkWnVpU2V4d3VTOFFHTG80UFJyOXA3cGJSbkQxRnF5RlFhWUhLbFplSVJWK2hT KzU1eHlPeGdSc3FWd3RLZ2tCekNlZzVnZk9pdVhZWldnc0JDRUNnTFFYaStIZDhXKzUzZEJvQ0VH ZzNBZlFYQWhCb05nRk1jR20yUFliMlFnQUNFSUFBQkNBQUFRaEFvQkVFMEFZSVFBQUNFSUFBQkNB QUFRaEFBQUlRZ0FBRVdsOEFQWVFBQkNBQUFRZzBrQUFtdURUUXprQlRJQUFCQ0VBQUFoQm9MUUgw QmdJUWdBQUVJQUFCQ0VBQUFoQ0FBQVFnQUlIV0YwQVBJUUFCQ0VBQUFoQ0FBQVJxSTRBSkxyVnhS aTBRZ0FBRUlPQXNnRmdJUUFBQ0VJQUFCQ0FBQVFoQUFBSVFnQUFFV2w4QVBZUUFCQ0FBQVFoQUFB SVFnQUFFSURCdEFVeHdtVFloQ29CQXRRVlFQZ1FnQUFFSVFBQUNFSUFBQkNBQUFRaEFBQUt0TDRB ZVFnQUNFSUFBQkNBQUFRaEFBQUlRZ0FBRUlPQWwwQm9UWEx4NmlEUUlRQUFDRUlBQUJDQUFBUWhB QUFJUWdBQUVXa01BdllBQUJDQUFBUWhBQUFJUWdBQUVJQUFCQ0VDZzlRWFFRd2k0Q0dDQ2l3c01v aUVBQVFoQUFBSVFnQUFFSUFBQkNEU2pBTm9NQVFoQUFBSVFnQUFFSUFBQkNFQUFBaENBUU9zTG9J Y1FnQUFFMmxFQUUxemFjYStqenhDQUFBUWdBQUVJUUtDOUJkQjdDRUFBQWhDQUFBUWdBQUVJUUFB Q0VJQUFCRnBmQUQyRUFBUWdBQUVJUUtERkJEREJwY1YyS0xvREFRaEFBQUlRcUl3QVNvRUFCQ0FB QVFoQUFBSVFnQUFFSUFBQkNFQ2c5UVhRUXdoQUFBSVFnQUFFSUFBQkNEU1BBQ2E0Tk0rK1Frc2hB SUZHRTBCN0lBQUJDRUFBQWhDQUFBUWdBQUVJUUFBQ0VHaDlBZlFRQWhDQUFBUWdBQUVJUUFBQ0VJ QUFCQnBDQUJOY0dtSTN0RzRqMERNSVFBQUNFSUFBQkNBQUFRaEFBQUlRZ0FBRVdsOEFQWVFBQkNB QUFRaEFBQUlRZ0FBRUlBQUJDRUNnOVFYcTNVTk1jS24zSGtEOUVJQUFCQ0FBQVFoQUFBSVFnQUFF SU5BT0F1Z2pCQ0FBQVFoQUFBSVFnQUFFSUFBQkNFQUFBcTB2Z0I1Q0FBSlZGTUFFbHlyaW9tZ0lR QUFDRUlBQUJDQUFBUWhBb0JRQjVJVUFCQ0FBQVFoQUFBSVFnQUFFSUFBQkNFQ2c5UVhRUXdoQUFB SVFnRUI1QXBqZ1VwNGJ0b0lBQkNBQUFRaEFBQUwxRVVDdEVJQUFCQ0FBQVFoQUFBSVFnQUFFSUFB QkNMUytBSG9JQVFoQUFBSVFnQUFFSUpBbmdBa3VlU1NJZ0FBRUlBQ0JaaGRBK3lFQUFRaEFBQUlR Z0FBRUlBQUJDRUFBQWhCb2ZRSDBFQUlRZ0FBRUlBQUJDRUFBQWhCb0w0SC9Ed0FBLy84QmVUeHpB QUFBQmtsRVFWUURBSXhGNFZFOHRZNEpBQUFBQUVsRlRrU3VRbUNDIj48L2ltYWdlPjwvZz48L2c+ PC9nPjxnPjxnIHRyYW5zZm9ybT0idHJhbnNsYXRlKDAuNSAwLjUpIj48cmVjdCB4PSIxMSIgeT0i NDIiIHJ4PSIyLjQiIHJ5PSIyLjQiIHdpZHRoPSIxMDAiIGhlaWdodD0iMzAiIHN0cm9rZT0iIzZD OEVCRiIgZmlsbD0iI0RBRThGQyIvPjxwYXRoIGQ9Ik0xNC40OCA0MUMxMS40OTMzIDQxIDEwIDQy LjQ5MzMgMTAgNDUuNDhMMTAgNTRDNDQgNjAgNzggNjAgMTEyIDU0TDExMiA0NS40OEMxMTIgNDIu NDkzMyAxMTAuNTA3IDQxIDEwNy41MiA0MVoiIGZpbGw9InVybCgjZHJhd2lvLXN2Zy15bjVQN014 TG5VcF9SR1JpQm9jSC1ncmFkaWVudC1fZmZmZmZmLTAuOS1fZmZmZmZmLTAuMS1zLTApIi8+PC9n PjxnPjxnPjxnPjxpbWFnZSB4PSIxMiIgeT0iNDMiIHdpZHRoPSI5OCIgaGVpZ2h0PSIzMiIgeGxp bms6aHJlZj0iZGF0YTppbWFnZS9wbmc7YmFzZTY0LGlWQk9SdzBLR2dvQUFBQU5TVWhFVWdBQUFZ Z0FBQUNBQ0FZQUFBQVJaLzcvQUFBUUFFbEVRVlI0QWV6ZEJaZ3N3VlVGNEVXQ3U3dTdCQWt1SDA1 d0RSWWt1THNFQ0U0SUZvSkxjQXNRSUxnSGQvZmc3bTdCaVhIK2VhL20xZmIyelBUc3pzeE96OTc5 N3QzU0xqbGRVN2ZxbHZSam45VmZJVkFJRkFLRlFDRXdna0FKaUJGUXlxc1FLQVFLZ1VMZzdLd0VS TFdDUW1DdUNGUzVDNEU5STFBQ1lzOEFWL0tGUUNGUUNNd1ZnUklRYzMxelZlNUNvQkFvQlBhTVFB bUl2UUZjQ1JjQ2hVQWhNRzhFU2tETSsvMVY2UXVCUXFBUTJCc0NKU0QyQm0wbFhBZ1VBbk5Gb01w OUM0RVNFTGR3cVArRlFDRlFDQlFDQXdUbUxDQytPblY1ekI3NVA1UDIzY0tuVGgrZUN2WTR3alZl UllWQUlYQkpCUFFiK28vMnUyTG5kOG5rcnUreE9RdUk2ME90Y3I1ZUJDcjNRdUE4QWk4VTU1ZUZu ejVjdEVNRVNrRHNFTXhLcWhBb0JBNkt3RE1tdHk4Sy8xYjR0Y0xWbndXRVhWSUJ1a3MwSzYxQ29C QTRGQUl2bG93SWh2ZU1XYlFuQlBZZ0lQWlUwczNKL25paVBHbjRzWGJFVDV4MGZqbGNWQWdVQXNl SHdPT21TSThmTHRvakFxY2tJUFlJMDBrbi9XbXBYUzlVN3hWM1VTRlFDQlFDZFZsZnRZRkNvQkM0 ZzBEWkNvRWVnWnBCOUdpVXZSQW9CQXFCUW1DSlFBbUlKUlJsS1FRS2dVS2dFT2dSS0FIUm96SGQv b2FKMmc3Qk1CMDJpOWVDSGlmL1h5SDg0UERmaDRYalI4WCtCK0ZQQ2o5cmVCMDllUUovTHV5NXh2 YzdpOGVXWkNIdklYbW1wY0g4M0xoN1VuYitqVmNkbEh1U1BQUmo0UmJ2ejJLM3pUREdtWDNvM3hP TE9nci9qOWkvUHd5bnU4UmNSMCtkd0hjSnE2L25QTjlZSGwrVnNGY01iMG9uVVpZazM1WUdVeDFi NEM3ZVQwdUxLVzE1TkpZM2YveUUrWGZQc0xyOVg4d1c1NTlqMXo2MEUrV0o4d0xCNVVQaSt4dmho cXZuWWZLQStHMXFRNG15a3VUNXNnbDlZRmg2MG0yc2JEOFUvN2NMMjZnUll4S3RheDhTYVBYNXRU aUdXRXh0SzdCdDVmeWxwUE5FNFViUEZzdGZoMXY0bE1OcDJ0VEw1Wm5QREN2WHNQM0IvVThTcGcy K2RrenhZOXdjS2dHeDIzZjlmRW51WjhNL0hYNnI4Tk9HRzhINmVlTDRxUENmaDc4cC9GVGhNZnEz ZVByUnhGaVNCdnFVUzljMGl4K056clhGOXNQOGh1YllnYWxPNzV0MGZqUDhlbUh1R0djNmxydkg4 cDNoZHc2UDBiUEU4eXZEL3hoMnlFbUg1Yms0bDZUOEZzMS9LajUvRlg2YnNNNHR4cVZvVis5blUr WVcvZDhna2Y0Mi9IVmhkZXM3Ris5Uis5Qk9maURoenhCdXBIN3ZIOGZmaEQ4ai9LTGhobXVzWnpE NTRGaTBvWStPMmFjYjUxcFNybGRQak44TEUxcnZFVk42TVpha2JLOFIxOWVHL3lWODd6QkJGK05T cEh3ZmxpZGJmV3hQNVJldkJjbXZ0UlZ0QVc3S3VRamMwei8xZWIra0xUKy8xdytLWGJtRzdRL3V6 NUV3YmRCN0V2K3FiVERKelljQU1KL1NIbmRKWHovRis5WHdTNGVuMEZzazBrK0VuejA4UmtiKy85 b0Z2SGpzTHh6ZWhod2U2anNmNWZ2dGJSTFlFUGNlQ2YrYzhLcDJwRk4vYU1LSHBKTlNsbmNjQnF4 eEU3WmZuM0RDWlBoRGp2ZEcydlg3V1pXaHprMEgvbDJKOEdUaFRhUXpmbEFpbVRYcU9EOC9kcGl5 eDdxVzdwdlFUdzNMTThaYTBpbWFlZnh3WWoxM2VBb3BnMTF1MmltQlB1V1pQbzQ2ZVdlZkhrOXB4 VmhMOElJYi9LYlVhVzFpS3dMVlEzM01wT1czSXRxb3QvanE0eDFOcVUrZnlDenRxMzdZczZ6TU5S YjZsWk8zSDNrLzVhVmVNa3Y0MG9SOVI5aVVOOFk1MHVGL1RIeW9nbUtjb3orSzYrZkRqY1I1eSth WVlENUI0cnhSdUtkdmk4UHNKTWFWaVlyai9rbWx0U0hDVEgyL0luNUdxREhPdnYzczdPeFB6ODcv dlhtY1B4aCttdkNRcUR1K0pwNHcwNUU5SXZZaEVTcUVwODVuR0xiS3ZZLzNzeW92S2lVZFloOU9I YUpPNnFhT2ZSZzdJZkZlc1JqSjlnZS8xRi9iOFN5VE85SE9rUmtjTmNrNXo0RkRaMGJvU0g4UWRL WmR3bG9lM3AzRFo4TTRMeFdQSHdtdkdzd2s2QUlSU0o4ZFg0T0lHQXQ2ZFA3L1FuaGRYZ2srKzhU OGU4bndrUDRpSHA3RjJoWjFVcndXWkhhczh4YUdEU1QrYVJGeTU1ODJRMTJrUG5kOGI5bitJUWFN UFl2WnphRGlmWUhNdktpN0xnU2Nta2Y3Y1o5YXZRNWRINlBUcDdpZDZTL0dORjAxY3FkR2VQZTQz eVNzY2RLMUQzL2tPc3dYU1BpUS9qc2VPdlFZUzlLUmpIV3N5d2lkNVRsajd6c09IYmgxZ25qdmhJ endkRHdTKzZ6OGU2YXcrcXFqK2xCZFdHL3BmOFF2a1RoK3VNTjJSKzNsK1RhZGg5bHJKcTVPUm9m NzhOaDdlcDA0akp3SnpWZzMwajdlejZwTVlkRHE1eG9JNzh1c1VwMm9LcndYNWZjKytqUStPUTZq OVJobi81Vi9ieHRXZjIzSHMweHRTT2Vab0NVOVhtemllaCt4WGlEK0JNTzdEVUlNUUtndHBRbHJl WGgzTDVKNHlxenNzUzdwZVdQVGNWcHJpSFVqbWZGUkhZbW96WDlrTEViZzFHMTlYZ1lhQkZTQ2wy U2c5VTV4S1h1TUpWa244Q3pXdHZ4R1dpQjEzb2ZHSVF4L1FPekR3UW5oNnplVW9DVlJnejVYWEU4 WGhyRm5NVHNWc0xac3hwSGdKU21YT043UDB2TVVMYTBobjJMZHJxTk9YNTVNWHlWc1liSHZHT04x WnNITENJME8wMGlLSHlaWWRHRHNRNmFlb2FacC9pOFlDMVZUakkza2g2Q0J0NGhtSXpxRjV0NlZh VVJtb2JiL3NVcmJhTStQbGgzN01lbmMxSmNidzRFdVdBZEhSODJ2WjVnUkhtWmFSdUY5bUIvb3Ev VWVFK3dyMzArZWxkZTI3eWVQclNTWXZFOUNoNk5ZN1lJKzI4d3h3VXZTNlhBUUhPcGxOS3hNL0Jy RFdNY0k4K2JIRk44aU1QdVFqY1EvYnVENW8zRy9UTmhNYnBoSHZNK1VXZGwxMHQ0UlAweGxxZU5r bjhycTg2cUpUS0NicmNSNmp2NHlMb09rb1pDd0ZtSFFrT0Nka0l2OHpENzd4TDQ1RGpNY0M5R3hq cExaTUlIK0xZTlFnOEMyU1dNUWREck9VeElRT3VaL3o2dnhBN3dxMjYwemRhU1VMQmRrYW42ZjJQ eUlZNnlrNzAySUgyYU1KZDAxdHRaQnhMb2tuZXhQTGwxblorSU0xVVpuSTM4Nll6K3dQc2lpNDZh eTlmR24yRTNydnlRUmpSQmpyQ1dDellpMWoyVFUvQVh4OEw1aXJDU2RDTUhhQ3hGdDEyS3V1cTU4 c0F2WXgvdnBrajluSlFBK0x6N3I2cVVkOUFJMDBSZGtwRTBOczNDTS9JTzFoZTgrYmJOVkkvWmhk TzFGSjI5RTNzTHNwT05udDFMekd6T2xiMGViZDlTSFUybVpkZlIrNit6cTh6UHJJaVNNMnRPQ3ZE empYSkFSL1M0RmhNWCs1MStrZk9zZndXWEFBczliUHF2Lys5MVFsejJ5aXdLRFZVSzVpelp2cXgv WnZHdHdQS1hYQVZ0MzJGUWlqVzE0eDlNejU2R3hoVmNOMGdnNndVc3lNNkFDV0hxTVdDeENtc3Ez SUxPUVRUL1NGbmNiMDB6cGR5YytvSU9uRG1uUlBXZXhyKzhVV3RpWStZZnhISFpXRnJ0dHNVM1FS dHJIKzFtVnFSRys5N3dxbkwrMlluVEszdGo2aEVYYTVsNWxlcCs5ZnR4NlV5OEUybk5VZHNNUnYw NVJQaTNPT3RPN01hdVNYNHRuNWtGbDF0enJUUGxNcVk4MGZqLy8vaTdjaU9BbitKcjdxcVkxQnUz TlRKcmRJRTBibkpxdTJiZHR0QzMrcnN2WDBqMHFjeDRDNHFnZ0d5Mk1qdHlXeGRIQUVjOXRkaEpw MEgxRHBtWWFXMlRyczZHeTZsVTVaaUZtSTMyY1hkajlxSTNFTnFWbEsrUExEeUo5YTl4OWh4RG5S aHFPdW5XS203Q1E2RDdmai9SN05qTC85ZDVqaGYxLzRtL2JaSXdsVWFOTndRVG05dXd2SDF4aE1X bzIrR2pCT216cXBlYWVZbW8zdHNTMnVHWWxWRnJOdmM2Y1doOXBFSGhtaXV6N1lPL0VqTk82bk5t SkRSL2F4VDd5T3BrMFMwRHM1bFg2VVE4WHhOYWxQRngwWFJkWDJrWTdMWTRmS1BVUnMvbjFKdFhZ Ni9ZZXNadUY3T1BIWUFaaGxKa3MxcElGNjM1Njc1bHRPeW9aR01IOUNrdkhEcHQxemxFckRQZjFm b1laL25FOHhsUkg4VDVIM3NkUUo2OSsvTTlGdklLam4wVkt4aXlNY0dHZnlzb3p4Snk2MEt4bFV4 cWU4L3ltZU1LcGVvWjQ4QysrUmdST1NVRHM4cnB2aTJwVFJtanQxZjF2TEJwNGpMMlE3YVA5RDQy YXlTaG9MRE1kY2E4Q01Qc3dDeG1MZTFXL3FTTSsrbkdDcStWbnROaXJMWnIvSnRPbzIwNldQcDZ0 bDMzYWZWaXo3L3Y5dEh5WU9ybkx0b1hMWUNMUE1iYkRTMXZvdzZnZTdUaXpiclFOdjFtZlNPemFI aFZMckd2Sisxb2I0Y2dEN2RLelFjTGFvZ0dOZ2M2UkYzbTN4VHNsQWJGYlpMWkx6VFJjeDdEZFU5 TmpPNm5jcjF2NDRkc3lPcGFDL2RsVUx5M003TU1JdXJsM2FVNmRDZWxNK2hrUDRidnRTTGFWZTJx ZUxUNXozKzlISG8ycGpZNmhZelRDSDY1VldaT3czWFZidmx1cjNHMlRnSkQrYmVkS3c0TDR5c0Fq Q2RBdUxUWmJXM25ybE1rWkZsZU5VQlhhaFBHdytOMHY3RGNYNDJaUkNZaDV2Rys3UFBvekVScjFt SnJKemdwYjhscXR6RHJNUHByN0ZFM25DbndvNmxqcVpxQUE5Mk1wVDVYaklnSm1CZ1pTcm5EeHJn aDFzMnlxV05lQ21LRmJON3Y0NUEzektRRXhueGZ1a0ZzLzZ0YUlqZVQ2R3RqUjA4OHN6RHJNUHZv NDUrd240TEFiNkJoRzdDY0E1Y2xYd2NES3pyZmZTVTBka0hOUDJkUSswUHBRZnlZa1NadytUUVhu OUpFNC9ocmFabWVVMDBycWhPZHdFZEtzb3Q5SzZzSS9zNC8yekNtYVJ1eVgxZm1mSWg3cjZ2UVJD ZFJKWHBXdCsvUm5VcExzMFpNNk8veEg1V290WmwyQjFjMVZHdzQ3K28xUmtkb3ROM1hOYlYzYXN3 b3JBVEdmMTJWZnZiMzhmWW5mTkE0TlA4YVpLWEYvRU0xc3c1MUZ3cTZibGQzT3BWWU9pOHI5TnR6 bVA4WHN0MjJLVDBYUXA4MnYrT3dNSnJEcHNYQmRSdSsrU1hackRLNHlHZlo1TmowUUhMWUVVMVg2 UFRtZzUveUk5UWlIRm85MGhyci8xemNFYS84NVZnNVhRY0JodDM2bmkvM29Hck0wTFNSaWRteTJZ ZGJCZnQyc3pIWXV0WEs0QXNTQ2FYTlBOUjBtcEVicjQ5dSthaGJSKzVYOWJIRUpIMng2TEZ3M1R6 ajNmamZCYmtmWEI2YWkvZVlOczA1bklWeEY4b1VKc3hodDgwU3NSUTJCRWhBTmlYbVlkdU00OU5a S2E2cmZoSUlyT0l4K1dwaEZiU1AzNXI1TzA3a0E1d1A2TXJ4Uzc1aG9kNStPYllkOWRKY2o5dTZ5 MzBGZ2lJMzdnN1lWek5xVUU4aDI5Umh0dTgvS2hZUTYzVHM1SGJmTjlsUmIxL3RTbWsyWVladHA5 ZjZyN0s0SnQxMTdWZmhKK3BlQW1OZHJwVEp3UDA3ZnFOM0VTYjNVbjFUV0lkTzFIa3Z0ekI1OG1L VXZqOUdibXp4N3YwMTIzOURvcjE5dzY2blR1cHVldTQ3d1k4alQ2WDZxeGxZV2FqMmR1MDYvK1cw eTZldWRnOURHQ0JnZmdMSzRxeTF1ZXZaWXdzMnkreTIvZmovT1RUR25sckd0UlV5TmZ4THhTa0RN N3pYNjBFNS9ody9CNEhzSFRyZTIycmhzMEJmSG12c1lURnNJN1N0dlphSHVjQ1ByMU01S2ZGYzR0 K2VaWmxQYlhGdmltWnZFVkl5MmN2WjFkdGxlZjVDeUR4dmF6Uko4OXJTL3RkUk9IdGVrRE9NZXM5 dVpEVi9xYTJYVTVteDFiZTVOcHJaM24wMlJUakc4Qk1UODNxcERiLzNzZ01wRlIrdkgzR3FqTXo2 MkVSNzFoT3ZMV3htWlBwazU1ZXRocHZmcU5PeW82STZQUlkybVBzZkdzUEhsTkoxNks1dFpCQ3pk NmRYOHhreWRxR3U0dGEwKzNIMVkxcmQ2djJPdzI3MW50OUZZV1Z6T04xeGZNSU9kSWlRSUJ4OG42 dHRleTJQSzh5M3VMTTBiS3lCbStiYnVGTm9QdkkzRy9TaGN6dGRDOTNtMVJzdmpNcWJPNm1QellL L3lpUFBNTmMvdTJpY0V1SHMyNnFQZU1HdXl6YkFQb3d2L3Z0Nmo3S01JdUNMQ3RScDlvQS9rVU0z NVFKRDIwNGV4KzdBUHdmTGdPUG8rd3J1N2IveTh5eGpYU3RTTC9lNGlxa2ZxTTIxbVdEQ0w5Y09a cG05RCtNcWV1ZzdqY3p0ZHJiMTZ6aUNNMzVCUGZsZFkvL0tIbForYmU1ZmZnNkNieEc2L0hCczVY RGMyR3ExT2M2d2NQcnppOE5oWTJIWDdLZk83cGhEOWlEYk9NOXQxTGNEN0lWdGowYUc1N2tCSFJI ajArbVB4MWRHSlZ6dFJ1SXRYenRkcTlBQUFFQUJKUkVGVUkyQW02ZndEelBwWWR2VDR1cCtSdFJr QnpMR0ZiV2RucUtMNitONFpOWXR0bjczL2Rkbk5DcXkxOWZtN0RsN1pxVmVwMTZoZWhmT3owTTdl czgrOFdoOXo2YVFCaC9wL1l5TFlkZWQwOVNmRTNtWUoycHIrSUY1TEdoTkd5OEJUc0p5U2dEaUY5 ekcxRGhxOFhVckQrSVNhNlRCekdIWXNiaDIrQTMxamR5clpsZlVPS2FpN2dwd1Viei9PZUMzSkQ1 anFBd1pMejdLc1JRQldNTE5yWnhoUkgrQ01BTXp4Y0tZbVB1RmcvZWVCSE5mUGl4TDQ2bDJ2YWwx NDVwK3QwRFkvbUNYWnZSU3ZCV2szWStWWGYyY2dMTDZyUDlXVFJlM0ZRN2YvRVRZVzVzMnFibnN0 RERNTHFyaUY0eFQvQWVjVTYzVVQ2alM4ZWtPZGplNk1BTm1QbWFtRy9MaDg4bkZxT2YxSUNSWWZI dExoVFgydTR0MUNBR1l1bzd0bm5FYmZNU2FSOXFRRE5RSS9wb0dIc3ZpTXFZMEtxeXJTbjVreEEv QTlpSHNuTW51TWpXUVE0eG4xaDRPWmhuemJnNFRHVUppMHNKTXdTMERNOXpXNjI5L0J1YjRHYzdw YXc3VUZSbXRHZVIrYVNsQno5QWZlakZyVjBhak5SMTdjcGtrbzlqL1FQRmEwQlFLK1AyMzl5bWww NTFDbzg2ajFZTjJTMFhuYUplY1VNY3h0NzZUU2JPSEhaRkl4M1QwRmNoTGFuV045UGVKOXB2ejk1 ZzExdTM4Q3FJMGRuQnUydVFTZFVVL0JSYnBVbXo0ZFM5VXBUQjZ3WWNkbXZBNnJzcDhrejFsQTND dHZ4UFJ1bjZ3QnVKY2xXWjBqbjFIczgzVUloeTczWEtRMWpxcytMMmtMZEJhbiszSjh2SUF0MllH aFBnMjRqaVdoZnVyWngxV1BZZHh0M2RZZUhwQ0hDQUduZkZ2NjlMc1dBYWsyL0pCMWJvazJpWlNy cGNOVWJ1V2Y5SEFpYmZQOFZQeVM3QVdDdGZJMWx0YUZTQ01lMnFTMjJaNmpWbkV4NDBqVVVTOGRw VE1TRm1yZGhndnJscGJkUU83NWNnK1JMd1pPRmNqd2hYTkxod25IMFFLTWVGNzJlWjIzM1d4M1Ra cDlQZVIvai9oWmc0bHhqcWluTEZBUDI1eG40QW9YTys3ZzFEOW9CNkhkWCtJMWZsQWY0YmJkdS9C T1doeDJmcmVENTJQTVdVRE1CK1VxYVNGUUNCUUNNMFNnQk1RTVgxb1Z1UkFvQkFxQnZTQXdTTFFF eEFDUWNoWUNoVUFoVUFqY1FxQUV4QzBjNm44aFVBZ1VBb1hBQUlFU0VBTkF5bGtJSEM4Q1ZiSkM0 TEFJbElBNExONlZXeUZRQ0JRQ3MwR2dCTVJzWGxVVnRCQW9CQXFCd3lKUUFtSjNlRmRLaFVBaFVB aWNGQUlsSUU3cWRWWmxDb0ZDb0JEWUhRSWxJSGFIWmFWVUNCUUNjMFdneWoyS1FBbUlVVmpLc3hB b0JBcUJRcUFFUkxXQlFxQVFLQVFLZ1ZFRVNrQ013bEtleDRWQWxhWVFLQVN1QTRFU0VOZUJldVZa Q0JRQ2hjQU1FQ2dCTVlPWFZFVXNCQXFCUXVBNkVOaUZnTGlPY2xlZWhVQWhVQWdVQW50R29BVEVu Z0d1NUF1QlFxQVFtQ3NDSlNEbSt1YXEzSVhBTGhDb05BcUJOUWlVZ0ZnRFRnVVZBb1ZBSVhDVEVT Z0JjWlBmZnRXOUVDZ0VDb0UxQ0pTQVdBUE85UWRWQ1FxQlFxQVF1RDRFU2tCY0gvYVZjeUZRQ0JR Q1I0MUFDWWlqZmoxVnVFS2dFSmdyQXFkUTdoSVFwL0FXcXc2RlFDRlFDT3dCZ1JJUWV3QzFraXdF Q29GQzRCUVFLQUZ4Q20reDZyQTlBdlZFSVZBSWJFU2dCTVJHaUNwQ0lWQUlGQUkzRTRFU0VEZnp2 VmV0QzRGQ29CRFlpTUNSQ29pTjVhNEloVUFoVUFnVUFudEdvQVRFbmdIZWMvSjNTZnF2R1A2cThK K0ZIOVB4ZjhUK2ErSDdoWjh2L0ZqaHk5TGo1TUdYRFQ4d1BNem5uK1AzUStHM0N6OXhlQ285U1NM K1dMaVZXYnJQR0hlanA0N2xROExxOEg4eFd6ejVmWC9jYnhoVy94aGIwOVBuaVE4SS8xd1lUaTF0 NWwvSDd5SGh0d2h2VTU5RXYwRFBHcDk3aDRkMWVGVDgvaUQ4T2VFWERjTTN4aVQ2OE1SU3pzWndp TmZaaytYZnA0WC9KU3hNSHI4Uk93eGhHZXNGZ3Q4aDJzK0ZqTXRqSGdpVWdKakhleHFXVW1mL1Z2 SDhxL0JQaGU4VmZyWndUenEzRjR2SGZjSy9GLzc1OEF1RnR5SDV2SG9lOEx6TzlEMWlIK2J6bFBG N2pmRFhoblZPT3NRbmpQMnlwTlA2c0R6OE4rSFBDS3NEdjFnWEpMKzd4L2FkNFg4TXYwRllPV05z cEdkSWpHOEsvMjM0czhPRUhweGlYUkloOWVaeGlYZlorc0Q1b1Vuano4TTY3V0VkL082ZUoySHZI OWFKUHl3bW5LZldJOUhQMFl2SEpRM1lQMFhzU0I2RUR3eS9KaDVQRUc0a243MjFuNVpKbWZOSFFD T2FmeTF1VmcyTU5qOGlWWDV3K0duRFUrbWxFL0Uzdys4WTFrSEVXRXM2K1Fja3hnK0huenM4aFhU a09zU2ZTT1JuQ1c5TFQ1NEh2ajc4NldGcHhWaExSczNmbFJnZkhONVVKeDJ5Y3BrWkpQb2tVZ2Ix K1lIRUpseGlyQ1ZsZUlmRU1HTjRyWmhUNlFVU0VjNGZGVk9lTVNiVGN5VW1ZV2EyRXVzb0VkNy9j enZrVU8zbmRuWmx6Qm1CRWhEemUzdHZraUovVW5oSVZDTTZpaTlOQVA2Rm1JOE85K1I5ZjBFOFhp YThqblJTMUI4Zk5CTHBQK09uTTVQSFY4VCtXK0VodlZROGZpVDg3T0dwUkNBWjFkK2plMEQ1MVdO ZFhxSi9ZdjY5WkhnVkVUelVZODg3aVBDSXVNMnNwSS9oOS9meEc5SXJ4K05Ud25DSk1VcUVnNW5Q VnlkMExCNmM0Q1VmZFZLM1JEMUg5NDNyYzhOano4ZDdsS2dRVzcyaythT0pKUThtOSsvR3pSNWpR WWRvUDR1TTZ0LzhFZEJoekw4V042Y0dkTWtmbStyMjcrMG40emFLZk9hWTFBYnZIaE5UbnhoaGYz emNkK2pzN0luaStNRHc0NGJIU0VkSE1MemJJUENQNG43dHNNNzJOV1BLNDExaXZrajRhY0pmRk81 SnA2V2pzdGJRKzYreW13MVJIUW5YY1g5a0xNcXZIbjFlUnNvRVZJS1hwRTd2RkpleXg3aEFoQTQx V0F2UWNVcVRldW5sNHNtTzRXZW04Qkx4MDdIR1dOSTlZeVA0WW95U3RRQkNaQmhvQmdJek9NRkxQ dW9FRitzSjZ0by84NTV4VUQzRm1FVHFJT0l2NVorWkhsV1ZQSmp3b3k3N3U0U2hRN1FmK1JTZkNB SjlSM01pVlRycGF1aTQ2SlZiSlhWaVZDWi8wandHcHRHKzBiVjFpRDVJUjY4RDcvMmEzVWo4NDVy anRta0VhdGJ4ZzNGYi9JeHhqdjRwcnZjSjY2UjF2ckV1aUpyRmlIWGhtUGp2WHhQdlZjT2ZHbGIr R09mb0wrUFM2UTJGaExXSVowcllrT2plMzJ6Z2FZR2E4QnAyenFKWjRLVWlldDA0L2pqYzZQRmll WnZ3R0QxZFBEODUzUCtlL2l0dVphSU9mSGpzUS9ydmVGQ2x3ZlV2WXUvSk15L2NlMnl3SzZkMjhL ZURlUEQ3N2M3dkVPMm55NjZzYzBlZ2I5QnpyOHROS1A5ZFU4bCtsRXhWMFVhSENSb2xIUjdWQm1I U0lqeFZMQVJCakhNa2JaMjhFWGtMc051R245MUR6Vy9NbEEvMWlvNnlEMy9mT0l5Z1kwd2lNNGVm MlJEejN4SnU4Vldlc1M1SUp6MG1JT1JOeDcrSWxIODY3cCtOdVlsMHRwODFpUFR5Y1Zza2ozR09q TmFISGJvRi9lODVGMnZjUVJpOWJZTHMxSXF4SURNeU16anZZK0d4NFo4MUJ1WGRFTzFzMysxblUv NFZmalVFRHY1MENZaURRMzZsRE84eWVKcDZZWldxcUk5S3IvNkw4ZmlITUowN2RkQWZ4ajZrNTRq SGNNUnZCbUlMYW9JMmtnNmJNTEs3cWtVMlFyWkEzdHpyVFBsWWRGNFhwNFg5Zml5OWNMU0dRVDBV NzNPa2pmY1ltUW1JZXk3U0NnZXNZR2FFYm4zaVd4S3ZMZmJHdWlBemxMZGYyTzc4czZndDdoMmY5 VFk3MGN4bytsamV3NWpBNitPd1B6TC9iRE9Pc1pIMjNYNDJGcUFpekFzQlA1NTVsZmhtbDlab3Zr ZmdUZU53L21EVFNGUEhiWGVOVVRhZCszdm5PWjFmakhORWZXVXRvM25xc0ttWG1udUtTVjFpUzJ5 THEyeXYxaHdiVEhyMHZ0TmZGOTBXVk9xbWRYR0VPZWRndXlrN0ppek1jc2FFaWZDZUNWV1kwZTFi bjZEMm9ocnE0K2pFaDdNeEkvcGh2UDZab2QzN3NTdE5aOS9DYkNkK3dlWllZOEpyeXV4QkV2dHVQ L0lvUGlFRVNrRE02MlgrYW9yYmo4Njl2NitNMzYrRUxZQTZBQmJycGNuaWFmK3dXWVkxZ2Q1dmsx MG5weng5UFB2MGpiUjd2ekc3NXp3L0ZqYjBzMzVBeHo3MEg3ci9QUjdEOVFxN2tzd0s3R3dpTUlj ajZ6d3ltWjQvTVJmQ0ppYWlpbE1QOW0yWUN0Q3NxRDFEc042dE9kYVkyN3lqZmJlZk5jV3NvRGtp b0lPWlk3bHZhcG1ORkFtRVlmMTF3RjhXVHdmQWpDaDFmSFlhVGVtVTg5aUNqS3gxZGd2SDdYOUd6 dlR3WHhMM05qeGNGRFlLbjZMV0dhcHZrdTFPNkVGSnhjRzdHRXRTSHVzRTFpUGthMGJGVGMybWMx NUczR0F4MHUramVBZlVVcjNmRkR0Qi9EdURpQTdjRGJ3dU9CMFdWUDRMQVNNZSsydy9JOW1WMTl3 UktBRXhyemRJRldGeDFsVVRxMHF1TTliUjJYRkV6VUZOWW5aaGkrT3FaL2dUSmhaSDJSdnJMQzJX YnN2RGthOHlTYitsdThvY3FrQld4ZHZXM3lqYllybFp4OWl6ZmdmV1NnaFdPOExNQXRqTnFCd3NH M3VtK2JXVHk4MU5PRXp0c05zelRET25LVE1pY1h2MmpHZDd2MVgyZmJhZlZYbVcvNHdSOE1PWWNm RzNLUHJwUkxXRHh3aDliQS85V0MzdDNUZTdNTkkwV3RicGJUTkNIa3R6am43Zm1rS2JhUkdZc2E0 bG5UNGhheTJGaXVxakU5dVpnaGdISlFjTm5aZllaYWJWZm5hSjVvbW5WUUppbmkvWXpNQWVlbHN1 YlVGMVY5S1VtdEMzNi9RdWM2WERsUFNQUFk0ekFRU2tMYWt1T0Z3MW8ranJRUlhsaERNVjFKUkY0 LzdacTlvSjljdk1SamJsVysxbkUwSVZ2a0NnQk1RQ2h0bitvMTdRMGRubmI5VDdScW5KTjRiNXgx aEpPcndwcDNVZDJETGJ1Q29iQ1EvWEFGWVdiczhCMUN3RUJjR3E4NmZuSnpCZGhiRXVheGliaFZ6 bWpxbDE2YTRMOHg2bnFvL1dwYk1xVFByN2JEK3I4dDNXditKZkV3SWxJSzRKK0Qxa1MzWGdETUZi SiswbkRkdXUrcTR4YlIyTmNZR0U5YnVlZEp6RHptalZhZXNMaWMzVXc2bHdDOE8ydmJvS2c4Qncv ZlVYcHo0V2pXT2NJMExDK1lUZWN4alBsU0ZUMWx2Nk5OZzlNMXdEbWpMRDhld3UrS3J0WnhkbHFE U09ESUVTRUVmMlFuWlVISjI5eS91K1BPazVwT2IrSW5jMnhia2tuVjIvZjk5bzBpNlhaWVJZM0lD NmF4MTRrajFhb3M1eGl0dDlTRHByUXJTL09rVEJDUWdIRk5teE82cmd6WTVoVFRpemI4UERFOStl TmROaEhwclZaOXYyYytneVZuNEhRS0FFeEFGQTNsRVdyc2R3MkUybmI4KzhuVGt1Nlp1U3ZBTmxk akxaWWRQSGQvVkM3eDR1NFBxT2daMU1mWndMOW9FSGRkVG54ODlPSU5kSUtLOURacmJSeHZ2Z1pN M2hFNUtyMDhaT2xGT3Z4Ym1SekM2Y0NyZHJySTlzVnRVdldEdFBZV3R4aTJQMlpqYlMzRk5ONmZa YlpuWFN2aFV4OWZsTjhRN1JmamFWb2NKbmhrQUppUG04TU9vUDExNjhjNHJzdklJekN0dDBSTllB Tm8xSWZ6cHA5eW9UNnhvNmQ1MStnaWFSY3RsbFpRR2RnRkZlYXB1aCttcFNZanVJNU9JL04rQzZ6 Wlg2eHlHNXFiTWluYlJyTU5ZVncwaDdlRERPdHVDcGVVaWI4UFNkRGlZM2R2cWIrb3Q5RjN5STly T0xjbFlhUjRSQUNZZ2plaGtiaW1LVU9seFBjTTNHMUZQQVZCakQyY0R3M0FGMXliQkRkSDZBbW1w RDhSYkJPamlmdVBSVnRvVkgvbEhSV055TjlWcUkwT3VGa3d2MzNHbzZ0VEFXc2Z1NE9tN1hkelEv YWlsWGF6UTM4MVh5anlvcXhpUlNwdUY5VHQrZEp3bWZHRHVoUTdTZm5SUzBFamtrQXV2ektnR3hI cDlqQ3RYSlBXUlFJRmM4KzNiRHBoRytjT29wdTRsYUVrNzhVZ0UxTjlQMlJ4K3MwYWx6WTdPSWI0 aGwweFpQZWJpRzI3Y0lFbjFKM3h1YkxhSXhyb1Y4UmUrWHU1eGQxa2Z0MVdQUkJaK3pFcWpEK3Zn cW5iTVJmVVFmUnhydWdxS2VNcFBxNDQzWm5jMzR1Z1FvVjR3Rm1jVXBveG5Nd21NSC93N1JmblpR ekVyaW1CQW9BWEZNYjJOeldaeU9IcTRUK0NDTlRuM1ZTV242Y2wrUnMxT256OEYyV0tlR2V6OTJs L081Vm9POXNiVU9zeGZyR0ZRVnpiK1o4bEFHRjg3MWJVcEhSK2RQOExTNGh6YnR6ckVtMHVkTDMr OStKdCtyR0RzcFRkaTV3cHN3VVBmMnJKeE5CT2tBQUFTSVNVUkJWSE1KUG9uYTNNMjB0dUdiRzcx Z05iTnpvK3ZuSlJKOFlwd2pPTG8wMFpYdEZyYjdRQjhlR2dydlB2eXk5a08wbjh1V3JaNDdRZ1Q2 SC9NUkZxK0tORURBaDNuczJlODdJbEdvZ1hSZUZxNTlrMEVIeitUV1FiNlhTQjFUTGJsamFXeUVh cVRwL0lNT3RIdGs4U1U2SjdLcFY4d0k1SUVKTEhrb1F4OWZHWFdhT3NEZS96cnNPbW9xbXo1dmF5 VVBqWWV5VzhCV0Y4eHVocUQrdzQ3Ny9vbS9haDNIRm1QZnNraVVjd1FYZVR3c3ZtWUY4b0FmSEFs dWdpUkJTM0x0ZDNzM1M4OGRXUTdSZm5aVTFFcm1HQkFvQVhFTWIyRzdNdWpBak9SMXdNTW5kWHBV U1JaSm1kekRPSFpBdlhFOFhlVWRZNVIwYU5SRlE1V1d5TnFNZTR2a2dWM2x3YjluWmZQVk52Y1o5 ZjdYWlRlRFVkYmhWbC9sc1dYVkFyWnd6TTVQV004ZkU4ZTZqcHV3SlVCOFdXL3MvSUxUMnhiczVR RS9PQ2JKYytSMC9Lcm56MFc4Z3VNUTdlY0t4YXRIandtQnNVWjZUT1dyc2x4RVFFZms5S3RyTTNU MkYyT00rK2kwcVR0cys1eXlPNGFRY09qT3Q1aUgyMlBIYzdqbGEwYmh1eExVT3NwNnkvZjYvMXR6 OGMxcm5UQXNwcFlJeG9URy9mTEFXTWNmN3lXcDd4ZkdaVjNCbFNheFRpS1kyUWd3OVg2dFNZbXVp S1NNaDJnL0s3SXY3emtoVUFMaUNtL3JtaC9WcWRoaFk4dXI5WVZmVDNrY2RvdXhKQjA3VllrZE12 YkJ1MTdqNGN2UXpSWm5BU3hRTy9qMVNvbE9iZVV3WGQvQjZqVGRCYVhqVlJZQ2FKVWFKa2xjSzVs SjZJU3RDYnhsU2tMMVpQdHZyRXRxOWJHbTRweUlyY1FXb1hXc3kwZ2JMT3IvQ29rRGovWnVwQnV2 QmJGN1g4TEVnWmsxbmtYZ2dmNGRvdjBjcUNxVnpiNFFLQUd4TDJRUGs2NU95MGRtckVzWXRkcDdi NEcxc1d1MmZSZkM5eERNQ0M1YktoMmE3YUwyNmo5bkVyR3cyL0t3KzhhcGJCMnZzaWhUb213a09u aG5GRm82VEhyOGpRL2VqbkNWNXduU2IwNDY5d2o3SXB5OEc3ZjZVSkhaQVVWSUp0cldCQWQ0dEhj ajNUNFA3MHVZT09KT3pjQ21oSllPODE1VEh4eUpKMS81SzRmeTdLdjlqR1JkWG5OQW9BVEVITjVT bGJFUUtBUjJqRUFsTndXQkVoQlRVS280aFVBaFVBamNRQVJLUU56QWwxNVZMZ1FLZ1VKZ0NnSWxJ S2FnVkhFT2pVRGxWd2dVQWtlQVFBbUlJM2dKVllSQ29CQW9CSTRSZ1JJUXgvaFdxa3lGUUNGUUNC d0JBcGNTRUVkUTdpcENJVkFJRkFLRndKNFJLQUd4WjRBcitVS2dFQ2dFNW9wQUNZaTV2cmtxZHlG d0tRVHFvVUpnT2dJbElLWmpWVEVMZ1VLZ0VMaFJDSlNBdUZHdnV5cGJDQlFDaGNCMEJFcEFUTWZx RURFcmowS2dFQ2dFamdhQkVoQkg4eXFxSUlWQUlWQUlIQmNDSlNDTzYzMVVhUXFCUW1DdUNKeGd1 VXRBbk9CTHJTb1ZBb1ZBSWJBTEJFcEE3QUxGU3FNUUtBUUtnUk5Fb0FURUNiN1VxdElZQXVWWENC UUMyeUpRQW1KYnhDcCtJVkFJRkFJM0JJRVNFRGZrUlZjMUM0RkNvQkRZRm9GakVSRGJscnZpRndL RlFDRlFDT3daZ1JJUWV3YTRraThFQ29GQ1lLNElsSUNZNjV1cmNoY0N4NEpBbGVOa0VTZ0JjYkt2 dGlwV0NCUUNoY0RWRUNnQmNUWDg2dWxDb0JBb0JFNFdnUklRSi90cVc4WEtMQVFLZ1VMZ2NnaVVn TGdjYnZWVUlWQUlGQUluajBBSmlKTi94VlhCUXFBUW1Dc0MxMTN1L3djQUFQLy9DdHMxNFFBQUFB WkpSRUZVQXdCcG1YbGJBTW9hV3dBQUFBQkpSVTVFcmtKZ2dnPT0iPjwvaW1hZ2U+PC9nPjwvZz48 L2c+PC9nPjxnPjxnIHRyYW5zZm9ybT0idHJhbnNsYXRlKDAuNSAwLjUpIj48cmVjdCB4PSIxMSIg eT0iNzciIHJ4PSIyLjQiIHJ5PSIyLjQiIHdpZHRoPSIxMDAiIGhlaWdodD0iMzAiIHN0cm9rZT0i IzZDOEVCRiIgZmlsbD0iI0RBRThGQyIvPjxwYXRoIGQ9Ik0xNC40OCA3NkMxMS40OTMzIDc2IDEw IDc3LjQ5MzMgMTAgODAuNDhMMTAgODlDNDQgOTUgNzggOTUgMTEyIDg5TDExMiA4MC40OEMxMTIg NzcuNDkzMyAxMTAuNTA3IDc2IDEwNy41MiA3NloiIGZpbGw9InVybCgjZHJhd2lvLXN2Zy15bjVQ N014TG5VcF9SR1JpQm9jSC1ncmFkaWVudC1fZmZmZmZmLTAuOS1fZmZmZmZmLTAuMS1zLTApIi8+ PC9nPjxnPjxnPjxnPjxpbWFnZSB4PSIxMiIgeT0iNzgiIHdpZHRoPSI5OCIgaGVpZ2h0PSIzMiIg eGxpbms6aHJlZj0iZGF0YTppbWFnZS9wbmc7YmFzZTY0LGlWQk9SdzBLR2dvQUFBQU5TVWhFVWdB QUFZZ0FBQUNBQ0FZQUFBQVJaLzcvQUFBUUFFbEVRVlI0QWV6ZEJaaXN3VlVtNE5uRllmSGdFRmdX aHdEQmZiRUVXUUtCQklJbEpNamlDUkJCd3lJSnprSVdTM0JiSERZUVdGeUR1ME53ZDNlSDcrMTdx NSthdW45My85M1RNOVBkYythcG12TDZxNzZxT3FmcWxQUi9QcXUvUXFBUUtBUUtnVUpnQW9GaUVC T2dsRmNoVUFnVUFvWEEyVmt4aU9vRmhjQ3hJbERsTGdRdUdZRmlFSmNNY0dWZkNCUUNoY0N4SWxB TTRsaGJyc3BkQ0JRQ2hjQWxJMUFNNHRJQXJvd0xnVUtnRURodUJJcEJISGY3VmVrTGdVS2dFTGcw QklwQlhCcTBsWEVoVUFnY0t3SlY3bHNJRklPNGhVUDlMd1FLZ1VLZ0VCZ1FPRFlHOGY0cC83K3Yw SStPLzc3VVhaTFJ6MFZQZmV0ZThTOVZDR3lMd0hNbHdXOUc5MzNxSnZXbC81SzZmMWYwVGF2L1NM TmdBSXRBY2ZqcTJCakVPa1R2bWNCbmp0NkhldGxrOHVMUng2Q2VMSVY4cStpUGpMNFpxbXBaQ0JR Q1Y0TEFLVEVJUlAwbDk0VGFteWFmL3hSOXlFcjVYamtGL0lIb0w0KythM1NwUXFBUUtBVDJoc0Fw TVlnbkR5cHZGSDFSUmJ6MGVoZk41QXJTdjNlKzhZUFJyeGhkcWhBb0JBcUJ2U053Q1F4aTcyWGNK a09FL1JtM1NUQVIxMHJrR01STFR6TlI5dklxQkFxQlFtQnZDQnc3ZzdEaDljOGRHbmVQL1NXaWQx WEVOdmRPWW1hTU0va3pTeGNDaGNERkVQaWJKSC90YUdPcjZTZkVYZXFBRVRoMkJ2SGJ3Zllib3B0 NnlsamVJSHBYOWV4SmFCVVNZNkdjT1BqZGhhMytGUUkzQUlHcVlpSFFJM0RzREVKZC9sLys5VFA5 TjR4N1Z6R1RGY2lMSm4xVFh4WEx2MGFYS2dRS2dVTGd4aUZ3Q2d6aUo5TnF2eERkRkNLL2k1akpz dmROa2drenh0a3Y1dC8zUjVjcUJBcUJRdUJHSW5BS0RPS1AwM0xmSHQzVXJtS21VYndrVDNtM2ZI YzFuelVKM3luYWlTTnlXS3NkMnNya2wrUC9tR2dNclRHbU9GZW9zN012U0lpMDlNZkUzcXNIeE1H L2FlS3hPUmR5bmk3cDNqTDZtNkwvTExxbFo3clk5Zm54ZTdWbzl5MWk3S3lrZHl6M3NjbEJ2dkp2 R2k3d2VVakNuaU42R3pWZVJHcVh6NTRobVh4czlKOUgrdzY4ZnpyMmgwWnJreGdyMVZNa3hMMmFM NHY1UjlIU053MmpiNHZmMjBmdnVsSk4wcDNVOHlYVkk2Sk5pdjRwWml1VHVyVytkTGY0d3pyR3p1 cUZraEoyOHBSMys4NnZ4UDlSMGNvUlk2SEdDNENyK3AyK0tLemx4V3h0dGNob3hqL2YxWDc2aWo0 akR4b1dNUG53NUNGT2pLM1ZVeWNGNmNQallwb2N5bFBlVFhQek4xNzE0NHRpbk04Y3Zqb0ZCZ0hs cjhzL0RSbGpvV3lHNlpBTHg4eC9WaDVOdkNTdnIwKzZmNHZlVlNGUW41TEVmeEw5MmRFNkZXSWM2 MExCM2tCOGNGeHViZjlRVEl3aXhwVW9wNkFRR3dUMEsvSkZlemZqUlVOM0s5NGhZZDhYL2FUbzE0 MmV3OGdTYmFrTUpCZjVmaTArQnZhN3hwUnZqS1dDQzN3K09UNS9FSzA4enh0elYrVWsyczhtc2Zv OVUwd0szb2puSjhUeGhkRUlRb3h6Q2lhT0QydXpiMDdJL2FLZkxicFhNTEpQOVVYeHhDeitUMHh0 SGVQU2xIN3hMY245dDZJUjdwZUppWW5GV0NoMWEzMEpFMVQzWGRycU9aUGIxMFJqRExDVHA3emp0 VkQvTGY4L09GbzUxRnU3eFhucFNsL1FKM3hYKytrci9iZGhBWk1QVFVuRStkS1l6eEk5UjJtN2ow L0V2NHIreHVqL0dZME95RFBXcGVMbWI3enF4N3VPaDJXR3gyRHBHLzhZeXJ1cWpHWVB2WmpKM1FD TnVTcis2SS9vOWVJbGpmOFRZNlF0M0w1dmtMN1hsbWwrSnZHbFVaNVlMMDI5UUhMK25takVSc2VQ ZGFOQ0hLeXFES2E1YVF4aXpISGJpM3hXTlBCSDVEWVdiSWp3Z25Fakp1dG1rb2o3UHlSZXJ4Qkhw Mm9RUGtTakQxdGxOMzR3Rk16OU1vNUc2d2RXaHZyM1BWWVZZc0wveGVLbnJSRHp1VzJGcWY1dzBy MTU5QnlsM3ZDYVM0am41RG5HVVg5OXdlU0NPWWF2Y3I5MUFuNGtlbE9icUxOeCtyREVuWXRUb2k1 VUd3L3ZGNWR5eGxpcmpqSlFCei9LZ2crRk51TXpJSnIzMDhieSt0RnoxWlI0aVdoaGJ2byszaXZG WWJZM1JhQitOV0ZtcjU4VjgydWovemE2VjlyRHF1UGg4WnpxZElpNnRQU1BKVTZ2ZmlNTy9rMDcz ZlV2OFJ2Vjg4ZEQrVjRoNXFoK0x4NklxenlZVXhoWTRuOWE0bTBhVU1RdjZ2akF4QjJWbzhuYXkz ZmdRZVEweG5GaGtkanJMY2FBRFc1dmNyM3c3VGhXZ044WnUrOHd1WWtKMk9POVZEQ0JyWlhCMHZP MlJSdXBoenhXWVlJZ1N6K0Y2ZTFzdGphMHYzNUFyRGlGdFZYbjV5Wlg1VUxZMVMzT2M4cnpLeGpl VlBvK292cXIyMVNmYmQveExmWSszZXZFQVJ0dEZldmVsYlluNXBzcXY3SW8wNnI2bXloWURWbDlU QlZzWFoydFF1QWhiMXBmMVErbTh2bUllTDVjOUVrcUJPbFVLamFLbWR5cW5pdG1taEl2RVROdGk0 MU85OFZKMU1RYXNTN1VwK2EvUVdUSlRtUmpHWHZ2K0NHaVpOMk82OGE1VkI4ZDI1Ujg5blBpTHkz OWxiSDNDb0hpMzdTWi9qaEw5ajE1TkFMYTBqc0paa0E5VHp5SVZlVEJOS3UyZERlRFRkQlN2VXRz bHRveEpwVmI3ZlpJUm9LTGtkOG5LWWh5TUhEZmdZY1ZEZUtrSEFsZUtvUkJlYlhQMG5PRHhhcEZs Qi9OUDdNOHF4RGZZVm9aK1A0Zkpxd3BmUVFSR0RIQlNGNDlrWjQrV2x2SkF5YjJTRHpwWW9hYW9L WFN2bFltcXdqU011Sk1pL2JYRDhib1ZuM2E4YVVTWUc5THVZaGMxTU4rRE9hYm9LVjZ0OWpXdFpW MFUvWFhGdHFrZmNlMzJQa0pTN1lMQldNVHNvVmpqLyswdWRYblNLUGFXRklXWldyMXR4Y3lqZ21N MitvQXMrMkxwbjgrTWg1am0zOUcvTFNqY2F5dDVVM3JxL3FCL3FCZkpOcFNxZnVENGhxL0VhL2pW eVA0eDF3alJHd1hNWk9HN2NWTDhrQmN0c1ZpcXRPWjFWbnVHcUIvT3BHaERjQnZqYjlWeHhOak5x VmRQaVNPVFp1cGliS1ZRaXhHb3YxQnljSHkvZGRqamdxVEpOTitqUVJnZkRHV3lrb0N3MXQ2ZEJZ elN3T3I4enFEcVVGdlZxZmVmUmo3NytRZjRrMTBBYmM0Rndxek5VdkRWQlllTS80MWtZUlZWUi9k TFBEbmU0L1liVGJmSTJhdkhHOStsWGc0eFFhRFdNOHBlU0FXbjNqTzkreHNGVUVhb20xMFd0RitW R0xwQnpFVzZ1L3lYei85Z0pqazVUSE9xYitQNitPaTlhVnh3aUVOcHBiZ094VG1ONHF2YlBZaWtO cGtUTUJQbURoajJMN2N4cEk5RUczZjh0UW4xbzBscTkyM1MyVE1Mc1pTbVlDTWRkZE8rdG95VWl3 MjM5OHo1dFE0amZmaTBxeis4RnB4Nk1zeGxncUQ3c3U2RERoMlM5OEJqNzB1WnFlV2dxMGVPRHZP Mzl5clRJT3hKNXJ5a05lcStLdjhwenJkQnlheXBlb1VrVW5RVXRtWWZjZTRmais2S2ZzWTQ4QnRZ YnVZWnI2anVNZGdzdWszUmJEN2J5Q3M3eE9QZnRac3hvYTR4dnVjTXJqVnBlOWI2dlUyaVlXNHhG aXA0RVI4aFRqMmtkNDREa3dxeGl4bEpqOHloNm1FWnVJakp1cUlrZjdsVklMT3oweGQrNDZ6VmtU S3BuSVhkV3VyMWM1STFHenVFeHR1eXN4RVNSbWN1bWx4N3hLTFZaL0pVS3hMcGY3MnZKWWVzVGlj WVpXaWZuRk9LbUZFZVdQZEp5UHY0R2tzT1ZIVUp6VmgyalNXbEl0WXpXbXJsaGJodm05ejNEWXhk LzYzbldkV0JWWW0rbC96VzJVNjJlZ3dSUjl1TExTVmErOS85UForRUI5OVpWS0JVY3hrSnJ0cDVv bjc2NUJKdnBnbHlJTjlXNjBUOXAwT29TRWVtZFBwZkV1bi9reVdUdDgvOXFuVE52SGVXc0dpMVZO aVJOdU0wNkRpM3FUTnJQNzNFTW5LQS9IcHZTM2JpYzE2UHdSZi9YcS9WWFo0R2F3R2JZdWpuNzV0 SENPQmk5Y2R5cjZMWTZoM0JFeDRZTUptM0MzSXQ1MkVVZGZtdDg2RW5kWE5YM1NSNEdHbTMzbHRa ZFhlMnIxUDVFVFZWL2NlRyt6Zm0zRE1QOFpTV1NrODk5SjF5K0pVMTh2ZnNpNytZeXJheW1wazRi SG0zMVRkMTBUZkt1aC9KSFkvbHZRZEsxanRrNkMxeXVycC93NHhUQzU2QW02MWJLejlWT0k1eFdk VjI0c2Q0NzFXNlp0V2RDMlNrMjBtWU0xOU1xYUJkL2lWbVY5Q3N5Y2lvcFlDOFNjamJlN1JSSEQ2 VXh2U3ltT010OGxOanV0b2JSL1BnSjVMYUZvNmhBMkJhMjZiWCtPZ2JtSGJtT3JwR0d1ZkJ0R3hh ZDc3YmJMYkRMWGFhZkZlSkphZTZjUjVwc3o5eVJieC83K0FMYlRCYXREMlNSRHlPU0kzYWVlc0h1 U05hY0tHbmJieDcwUVMrMXlOV0ZoMTl2R0pJUkQ2M20rdVhYdkRzSTl2UlRTSGFMYzBDS25OM2I0 dk9WbzhudXF4VDJmRjE5SjVPdDVKdXViZVpFN1ZmVk9hVGVGd2cxOGZUMS9kdFByczR4dEgraDBH Z0JIWXl5Q2lhbkVjMHJBaWM0cEpYM1hhcTRXVjJTRndhZ3lDYUtnZnJHWWhJK0h1cW45bU1DSVN6 VTlhZVRUM1hKT1lhanhXUzNZL04zMkxoN0FoY00xdFZtTHp1TGwzTmVGZ1U2OVBqeEFnSkwzZkpy dmx0ZGxjaTRlNGpLS1FIay94Zmp6L25JNktzWlZ5MHFndm40MXNtNGViTWxHK2ZrYS9LcjRacFFs RUg0NUFtbEgyZnB2c2lMQjlwRDRlck0wcWU3KzVkdjNJNFlBVzMxMExHRGIzWEJQeC9xVXVNa2JZ cnhZUVlnU3lpM0xtdm9zTGFMM2ZPcnU2azh1dmk3TnRHTEhYT09uNGptVFM5NFU0MXlvcktHSWY5 Y01JTU10dEdPemF6RzlTNEtreENHMUhSTlIzSnN2OVZXSW1BNllSSFoyZGpGTWUyMnFNaG1paHBm TjltN1JtTDl0b3N0LytZcFpCalVtMGZIYzFFYXZ4ZEEwWjd6WmxFOWVSeVhId21wbTJjaUU2Qm1a ek02MVN4dE5VL0RkcEc4MDlzN1NuQk9kTjZURDRPZC9USjhheU9qcTVLZitwY09uMG54YW1MOHdw YTR2Zm16MmUvTTJFTVdiMmJUUW1hVVhjcCtuM1JxeDZNZDArM0FxcWQ4K3hqOThZMDJ6cjFrOTdC b213RXh0dG04Kys0K3ZiVnJIR0tCcWpQKzc3R3dlWDN5a3lDQ0tpdnRPYUpVNkptUkRmWHJ3a25Z RytTeU1od0diVExhMjh5WHh0REc2anlkazlGZEx5WVJvd3pJdG81WFBFczgvREJ2ZzJaUlBYaGk3 aTErZlRsdzhHWnVaOStLNnY0U0lNWk9KOVhuUHNOdFI3WXIwcWpTTzBpR1FmdnN0S1IvcGR5eXJ0 cUszMmVqL01ZUTdENjlPd3d3QVc3Rk1hd1ROYjc4UHNLL1R1T1hhbmgzcDUvSncwNitLZ1NjWlBp Nk1ldS9TRGxuNGIwNjEvMGdCU0J4djlKa1J1VFZ0VmFXUGlSNmVyZG1YKzI1VGxJT0pxaklNb3lC NExZUVpKVk5TeU5PQ2NXbWp1Wm1ya1hoeENMcm10ZUtIbFZlYlZJTkRQZ0svbWk3dDl4ZXhTLzlv dDllV2xzbHB1VE5ISzFNU2hmUTJSMzVWQnRqejJZVm85V04yMXZJeEpUS2k1OTIyYTBKajR1RkdO R1ZtMUVtL2FGSGZrMmdSVG5IMS85eWp5TzBVR0FYaExRR0llZHRwdlRKc3hzVGM5aXBlOHc5TENi b3g1WkJYZFpxUHlPcXVHMENCczExbUdxVytiUE8yeUdwbks2OWo5ckJZY3ZjWVVQeStWR2ZmUzRy VlNTZFBUbDVVUmp6M2dWQmtFY1ZFdlpuTHA2YjkyaldVSnV5L3hVcGZ0MHVxcXZobWs3MXhVazNr dU05NlR4V3pSc3hBWExadjBMaUx0cVZnYnM1bTZJTFl4MFRWRUlCSWhrcmlHVDYvOUpKRVQ1aVdT bVhMUHhBNWwxYU5Ncll6S2FaVkQ3TU8rTDAyOGFGeDlTVEljUmEveFdpb25ueHdjc1RmcEVwM0RC MFRBSnB5SDJMN0xndS9MY3FvTXdreXBGek01eXRZZm5VTzhlL0dTQzBnNjVxNjQ5aDFhSHBmUnFl VzdxMWErL2pJY1lyRHZRYWRzdm9NSXNUZnQrWTVtMzhZa0dtemlrSlpPL3MxK1VaTzhuV3k1ejBl LzZOMXo3ZHE3RjR2QWV0ZXkybHp1dit2UXdyajY3Y05YMmFVWjk0dlV1Y1ZuLzhmbXVHMGluTGV0 c3czOVNIK2FuV0JEUklRWGcyM1I3R3NoeXMyOUQ5TWJUeDdaRy9OeVBKYTR5ZkZ0N1dtVllXTHA1 dmluSjdJOVNyakZlZ2pxOHN0d3Fnd0NjdXZFVEwxNFNXZDB6bHFhWGJVbDUxOTNpYjNiUXQ3YmVW MnJkZW9rekV0ZlFvbUlMNXhhNnJPMmI3Q0xETmNKRzR5OTVRVmZPRGYzUlUzTXdleXd6OGZGdWQ0 OTF3NUxxNmtXMzhZeXpKdDdHeE4rQyttbHFRQUFFQUJKUkVGVXZmakMyMGU3TUZrYjBPT0pNMCtF dExLb3Z3dGp6YzAwTHBqYjZQSFUxVFpwcCtLT0t4dUVHZ1pUY1ZmNW1WZ2c5dm9MMDJaek95NE9s L2ROd3I2OVRDajk1b21ER3g1SDlOeTV2cHhvTjF1ZE1vTVl4VXd1SDVraDZoaTllTW16MHYzQTJh VkhPS2t6SHNWem05aTN0c25QRXRZTlo3TDJ4eWVobTg3N0dJQ2VqWEF1UGxrdWxSV1V3YmYwbUdH eHNXa3pyeDk0SHZQcmt6cnAwYnZKZHFYci9lYlkzWDd0NDhFWHpyM2ZSZXdJZ0Q3UzU2RXVWZ085 M3lhN0dTN2kwc2VETmN4N3Y3bjI4WGl2eVlaK01UZDlpK2RHZTk5M01KMytibzZWM3RoV0dNUTJm VUxkRWRYMnpYMllWdkx3Ni9OeXFxaDNiN0piMWVoM2pqRjdSdWZkazhEWWozRTIzaDduaDJHNEE4 TStSNXY4N1hQVk5PZWIxeExubEJtRVdVRXZabkk2NGxXRHNvNkNPTWE2VUo2VTNuVXdMekxJUHpl bW5YeUlkYWtzWTZlTzF5NGpEQmJNeEZKV09jMFkzeXpoWHF2Y1pmYWRwT2NVWWpodXdzUEFQc1M1 aUJzY2lFRS84THpqUXdUU0ozT3B5K1d1NXFjK251Um83am1tR2FNZkdlcmp1c1VONTk3dm9uWnRo bkMyZkJCSXVEVDNIQk5UY1NPNWordGxYWmozZm5QdG1DOE0rL2lPR0pzVjkzN3I3QWczVVFtenhi TXYxdS9MOFIvcnIrNHVsd21ibzYzeVJ1WTRKOTI2T0JpWGkyNTlIUDF1bTBtRyt3cjZYY3ZEaGNI R2RCRDNIaGQ5ZFp2N0g4YXB0N0phM2lkdG5qS0QwSENqbU1uS3dZYTFUaUo4SCtJbCtTQXkzc1cz cWNWTm03MDRNejFYcm10Z0lyalNObzNRakdLQUZyYXRpUmhnbWkwZHVlNy9pc09TTzhaRzViN0Qr Q1NCMjloV1lIMWl5M05IaG5zL1B5VzY2dVhYUGg2N0FlaVNZUjhmdm41MGlDbk92clQzc2pDZWxw OXZlL2wwenBNZTBtaGJUMnozczBsN0NQYTBoTytpTVJaUGEvUnAvM3NjN3RYRW1LVk1oTWIzbkR6 Q2gvbjBHWXoxMXlmTXB0V3JqemRsUjJTOTZLdWZUNFZmeEkvSTE5aHNlUkNWZVFCUyt6Uy9WU1pH NnJIRlBsemZiNU1MNFgyWXVxcDM3N2ZPYm1XTFlhK0xjekpocDg0Z2lCRDZXUk1aczdQTnJRRVJ0 NHVLbDFwZVpqM2ptME02RXFLcUU3WjRVeVpadTZlamJjeTJjTXpHeGhpQzBmeldtVllhQnUycU9P bzVQbUptK2UxaFBHbFhwZU5QN1BCaHNSaW9NWmJLKy9sdDREVlBtN04reUVYNW14OGlRbVRXR0hQ ekgwMEV3R2tSVDVEM1llVEk4TzM5OW1HM2N2U2IyMzFlK29nejhKc1lwemIxZXczajZzaXpEbTIy MnVlN2pkM1RFalpFK3pRd3RTcnQvYWJzSmhyYXVTZDZtTmJVdzVIcXIvMzdmTlRIYnlqWW9PMzll N3QyUW9ReDh0NS9YM2FNYTN5THkzUGNtK3F2ek1ZM2h0cks0c1NlWTZ4dGNtRWwxY0tZUkhoZUMx WW43blVhNDFXdUhsdnhwVDFKV25xU2xkSml0N1VaY3k5bUlwTmRkSjdiNFg3NHhDQzU3YnlRNGZT RmwwQU54ajRqczNURTBSczd2VCs3am1XNWFoWnJlYyt2YVFQNnU1cGp3aHkvZzloYldrOUVYWGda SUo3MkhvbVhKN3NSWHhlQ2xHY1J1ZnRuay9tNzR5YnVpckZVY1AzU3BldTh4WXpOMHh5OUw5RVVH Yml6NXdaeUg4YU9pU0JzZmxHdjc1ZnE2YWxubTZyaTdWdGpCdU5iU3A0aElYYlFObE9ZYUV0TXl3 eTZMNC9Wa3g5S3dpUjcvMjN0TG9aaGtqMlR4WkE4QUFtZnFhT1ptUGg3NUVQNkVoRmRyRXVGa1pr c0xUMDZpNzQ1MXQrTHJsWXgycVNMdXJCYVhYbVNYVG42ZGxvRTd1a2YvREFFNDdkbDZWdU9tM3Bp ZldwQ28xeVlxTEszTkV5djJ2WWlPLzEvM012eUxTdEJHRW96YW5pYURIbDNhandaSnE1MHZVaUwz MGxvb0o5RVJkWlVZaFF6dGFobUZnWjVjKy9EdENKNTUyVFVEK3c0ejh4UWRFd25OSWhLRUU4bStT ZENPKzVWR09RWXk3b2pkZU5wRjZzUGo2MGhMbVpKQnIxQjQvdE4yL3gyYndIUmJYNU1zMDVQQ2pn cGhHQW9uOU1jQnBLWnJGbTFlRTNiTUNhS1dNVmNEWENpR25WcmFaZ0ltN1BubUNuczIzZWNKaUwr d0R6RWF4cU84SVJIODl1M2lmRlk2U0h1ZmQ3YVJQbDdUTFNaTnRTVy9iRnA2V0NLMlU3OWZLcndi ZlVUa2dBeGpIRk9FVVBDM1dFQmt3Z1kybXhXRDRRYkkra1RJSkNmRkE4VGhCaDNLT20wWlUrTVJk SVcycVI5eDdmWXhiUHBLdzY5S2w5aEY5SDZuVldLUHREeVFhOHdBUGRoMUZuZCszSTlvRVc4Yldv LzQ2Z3ZvNzVtUlhFN3lzS1FMeVlLVitOQXZyU3hZSXdhVDhxeWlKeC92aitlVWh0eFQ3VGpWNEE1 L2xxc3I0R1pVeTltYXJFdFk1L1VISHMwemZKY3BNR0F4bXlkcnJENWlpQXhFZlV4amwrcjhtdFhU ak9OWWIzYmJKellxUGRqdDJsc3h1UGt5NVNZQkxHMVdrSGt4ZSsxbVpuTmNlVXoyR3pvOStIczBx bWYvUWZ1VmRwZ1V3OUVkWXhqTUZueHRPOU1pWjRNUWc4dHduTk12Mjgzb202MU1IV1NwY2RFbTJu RDhmdVlOVXhoTzRidDZrYlUvR3dza2R2VVJNR0tqRndlaGxhT1UyUFpLYmhWNmZ0eUljWTIyaEgv M3ArOWZjZTMyUGsxN1pmM2ZLTzU5MjFxZTMxdEdFdG42cXJPNmo1Vkx1VjRZdjVoMlBwaHJFc0ZW eXRwaDFPV25yY3QrcVdWdEh4cFkyRTgxYWFQT0pndzdqT040dGZiV1I2M0Flampyc0htMHV2MFpo SmpUS2Q2eko1Ry8zMjRkUjVpaUcxK2NRc1JzTXcxTXpYVDMxUU9Ld1cvOG1ibU9oWFhVbmlLd0l1 TGFXSWd4QVQ5REUzWU9rMWVMWjMwNitLMU1JUFRvMmNlSVhRM29QbHZNaCtiQ0didzJpaldLMUV3 eDdRY0xMRENtZk5SYmZiSVJFUXc1bUtTNkxNVlltWWZxcTN3NWlZMCtiSHEwNStVY1U0NkU1TzdK eUt4YTR5TlNyMjFxMk9wZldTclIrWHUvUzVpYjJOcGJyblVWNzM5L3NrNHkyL2wwQy85d0pmKzMv dzJtVllSVGhtK1ppSmFoY0E0MXFWeXJIM2NBRjhHSHF2bEpqQUliVE9LbWN4SWlEaUVYWlpHY013 NHlTWVJja3ZpY1RBaG1rNXNpR2VtWWpZMmx6Z3B0em80MTQySUVBZndhOXFHOWRUTXZJV2JvVDg0 RGh2a1RyeGdvc29UcjZWU1h1VW01c0Z3YkFCS3Q0d3d3K0pXc2IwS1IzY05XcUlyZzYxUDZqdSsz NzVEaElHeDkzR3V3ZzU3czNhck1HMWlCanRpd3MxZnVEWWp2M1kwOHpMTFo2WG9PS2xKQnhHTEg4 SkJDTnMzMmZrSkU4Y3NHTUZ2NFhOTmZkYXF6MHJCNVRJcm96NHR0NThhTmZGUWI5L3R3OW1KSmZl TmgzTFpvTGFINkJmODFMWC9OcnQrYXB6Wk41a3pqcFJSLzErVnA0bVQzeGFCZzVPUEx0clpBOUdm MVpNNHQ1K2MyY0RHWUlXZGpENDJCdUg5Rkp1R1RTT0FtMFF4R2dzaFZkZVdqdGpBSnFTd2RWcmV2 dEhTTWNtRzE2VVp3OGlzSHhOUG5Rd3hsa2ZUeEJVMlJLMDBkTmhFMjFvWlBNUUlDSERMdDVrMmZU ZGxhRFpsbzlidmR5dFBTOHRVWHVVbTV4MVBLNjNLZDVXL1FlejRxL1A1STZhKzQvdTdmR2ZzRS9a WVZwVmhycisyMENabW1TTW0zUHlGaXpjM3o0djJKYk55NS9tZGlyT2ljSkpHRzlIcy9JU0pJKzdj Y28zeHBNV1EydEZrK1RmdDZMRURBK3JTMHRsWGFuYW1kbWFPMm1yZGhiZVdGM1Bic1VTOGFVOUJY ZFZaSGpTN2ZtcWNiZHRQVitYcElJWExobkRBZkJwamFQV3lIMk9DNFB2MFV5V0FXQ3ZHT1RYMlR4 akE0bHlrUTNVZ21vZGF0aXBYSVZBSUhEWUNDS1BMY24wcHg4MytQcXpzUjRaQU1ZZ2phN0FxYmlH d1J3VHVsYnljMHJGLzhyalliY29TVGNZNlMxbE5lY0ttait6d1JPOHUrekVoTUpTMUdNUUFTRGtM Z1J1RWdIMHJvaEdiN0M2OU9SeEFKajhYQWs5ZzlLZDNiQXBmeHNuQXVlV3BlSHRHb0JqRW5nR3Q3 QXFCSTBJQVFiZnAzb3JzUUlXVE9rUkh6VytWNlpqcGVBckl4Yzd4QU1LcTlPVi9CQWdVZ3ppQ1Jx b2lGZ0szRU5qN2Z3Y29IT0RvTTNZU3lzbWQ4WkpsaStPdWdLUExMbUwyOTNpYzZIRjZ5REhYRnJm TUkwZWdHTVNSTjJBVnZ4QzRBQUtJdVZ2VzQ1Rml0N1g1T2VicFdMSmJ4VTZZMlYvd05waFRiLzNw SlVkQ1BRM2lKWUVMRktlU0hob0N4U0FPclVXcVBJWEExU0xnRnJWbk5hd0F4aSs3ck9oR3ZWdkZi aXk3Y3pQU0RNZGFINVNFOWk5aWxEb2xCTWJHUHFXNlhYVmQ2bnVGd0xFaVFNeUUrTSs5cmR6cTZk MGlkeEsrTUI3dVQ4UW9kVW9JRklNNHBkYXN1aFFDdXlQZ3dtVzdyZXk1YjVmRDNIRHZjM1F4a0w5 d3A1M2NIbmFwcm85VDloTkNvQmpFQ1RWbVZhVVEyQU1DYmhiN2JSSTNrOTF3ZDZLcGFXOE44UmN1 M2g0K2R5QlpWREVtRVNnR01RbExlUllDaFVBaFVBZ1VnNmcrVUFnVUFvVkFJVENKUURHSVNWaks4 N0FRcU5JVUFvWEFkU0JRRE9JNlVLOXZGZ0tGUUNGd0JBZ1VnemlDUnFvaUZnS0ZRQ0Z3SFFqc2cw RmNSN25ybTRWQUlWQUlGQUtYakVBeGlFc0d1TEl2QkFxQlF1QllFU2dHY2F3dFYrVXVCUGFCUU9W UkNLeEJvQmpFR25BcXFCQW9CQXFCbTR4QU1ZaWIzUHBWOTBLZ0VDZ0UxaUJRREdJTk9OY2ZWQ1c0 SWdUdWxlOTRiSzVwUDN6aldZbDRseW9FYmk0Q3hTQnVidHZ2bytaUGswemVPOXJQVmNZNE9IWG81 VHM0d0twQWhVQ1BRREdJSG8yeXowWGd5Ukx4emFKL0p0cXZqejF6ekVOU2gxNitROEtxeW5KSkNK eEN0c1VnVHFFVnI3NE9uNVpQUGo3YUQ4ckVPRGgxNk9VN09NQ3FRSVhBRkFMRklLWlFLYjlOQ0JE ZGJJcHpuZUdIWHI3cnhLYStYUWpNUnFBWXhHeW9LdUpKSVhDK01rK0lzLzNtQWZPMTQvNmI2RktG d0kxR29CakVqVzcrcW53aFVBZ1VBcXNSS0FheEdwc0tLUVFLZ1VMZ1JpTndvQXppUnJkSlZiNFFL QVFLZ1lOQW9CakVRVFREcFJYaUtaTHpxMGQvZnZSdlJyZUxZRXd5OXArTTM2T2pYeVNhN0QzR3BI SnB6T1V4NmVnSERMRStKbTcrVFg5QjNKdlVjeVRDTzBVN0RmVjdNVnZhWnY1Wi9INHcrcUhSenhl OVRsMjBmQmU5S0FmbmU2YUFYeGI5UjlHdERrejErTGI0dlgzME0wYlBWV09kdE45emRZbWZOWGJZ YU1OL2l0MjNhTi83cHJqVlNibGkzVnBwbTRja0ZmejFFL2sycmEyK0ttRnZHZjEwMGFWT0dJRmlF S2ZadUlqOS9WSzEzNDMrM3VoM2lMNXJkSzhNN3BlSnh3ZEZQeW42aDZKZkl2cXlsVzk4U3o3eUI5 R2ZIZTArUlUvNDRyVlE3bGE4Y215ZkVQMWIwVjhUL2J6Umg2U2NsbkpSOEU5U3FHK09odm16eGV5 VmVyeGVQTDRvR3ZGMmIrUVpZdDlWSWZvUFQrTGZqNGFOTnVRWDUwTDUzaHZFOW5YUnl2VW1NZldI R0J2VmN5YkdWMFJybTArT0NYLzlKTmFsMGxiM2lVdThQNC81aUdnNHhMaWw2di9wSUZBTTRuVGFz dFhFSmJFUGlNTnNkaVJXOFY2cFhqRWhMcjQ5TU9aY2dwS29zNVU4M3l1eGZlTWVNYmRWYjU0RVB4 SDlDdEdIb0JCVHA1KzJJZmpHRzRhQ0diLzREcFd3QXZtU3BQdTQ2SjRweERtcE1DSmxmTCtFd2ov R1N2VkNDZm1lYUN1REdMT1VNbnhzWW1LTzhJaTExQ2tob01PZVVuMnFMbWRuOXo0N08zdFU5S2lJ QnN6NlBpc0I5QS9IL0xmb1h1a1BMcG05VXU4Wis3OUVmME8wZFBSdnhONnJINHVEZjlNSVRiek9x YmVJNnpIUnZoRmpxZjQ1dHArSy90eG82Wm1ZeUZpMkJKL2RKZi9NbW9sZllsMnFmWlJ2bWRrTXkv TW5qanBhR2NSNlR2MXRYRjhiclM3d0puS0s4NXg2c2JpazM0YlptYVdiMWQ4M2FadUNrWGIwTGJq OVhBc1l6SStJKytXaVZ5bU01N0VKZk9Ib1hta2J6RXorOUtyNnZHWVNmWFEwaGhHajFLa2dNQTdX VTZuWFRhMEh1ZlNIcHZKOXV6NHg3aGVNZnA3bys1MmRuWGszaVNZK01NUDhzUGozNm1uamVKL29K NDl1Nmg5aStmaG82V2pFTGM2bCtzclkrRGY5T1hIM3loNkNmWXErWEgrWENQZVBKc0o0MlpqMkk2 Um52blRjbU1CN3hrU2tZaXpWYThYMkd0Rzl1bWo1K3J3MjJaVUxzUnlKNlM4bW9mMmVwNCtKU2Fz TGtSTjUva3ZHNzBlaWU0WFpFVHZORlp0WkRRTDBzdklBQUF6aVNVUkJWQklkeVFNbUh4aUw5dE9P dmdXM2w0b2ZyTDg5WnErMDZZUGlzV29WZ2VuMHpBN2prYWUyZVpXa1k2ZlZ4MHJoN3ZGVDN4aEw5 YmF4YmNQd0VyM1VvU1BRRDloREwydVZiek1DQnU3ZHVtZ0dNWkhCcjNkK3ZkVnMxK3pTUGtUdmI4 TjFKSUI5K0xaMit3eEVHQzJkVGRVM2pPT0xveEc3R0hlb3Y0L1BwMGVMSjM2c0M0WEltYkV1SE5m d3oyYnpLQ0t6YVl1UWZuL0tZek0zeGpuMTgzRmhIcDhZczFkV0VnK0xoenJGbUtYK0lyRmM1TU53 dFYrYzU5VHZ4R1dQWUdRUzlpS2VPMkdqZXVwNFdOM0ZXQ29iMUpqZ1ZOdW9uNDN4TjByc1g0dHU2 aWxqZVp2b1VpZUVRREdJRTJyTVZNWE11eWMyeEE5L0dQOTF5b0FubnNCTVdyeG5pV1dkU0NMQnN4 VUNoSmowQ1JBZm0rZTkzeXE3MVFvNWVoLytBbkgwOVl6elNoUlJqRDJhL21OV0J1OFdqNytNWHFj UVc3TitxNjArM3R2RlllTSt4aXdsRDR4b1hXUmxJWXJUdGkzZXM4Y3l4U0RVQ2FOSzhFSloyZjNB d3JiK0h6SGpKdzFSWGpWdW0rUXhTbDBDQWxlZVpUR0lLNGY4VWo4NHlvQ0pDSHBSMGFxUGs1TWpk SCtjQ0dUT254SHpWNkwzb1JEeWIweEc1TmRtbkU2KzJFRHZpVmVDVnlyN0M4cldSeUF1VTdmZTd5 cnNOdkw3L1JsMUlOTDcwNWtmeHlTczJLd0NXaEtpSnJQNzVsNW5PdW82TXN0VjhYOHBBZjNrd0I0 RzhWQzh6eWswb084alZnTGlub3Uwd3FHdjZEUGFWZnQrZGVJUjk4VW9kUW9JNkJ5blVJK3F3eTBF ZnZtV3NmenY1QStSQ0NLOTlKeXdJSFR1TnBobEVwVzhSK0lZL0RFdXJJaUtQalc1a0Y5Ny9kWHFa TzdxSWNrT1NyMU9TdE5qYVhOK1c1eXMxRWJ4ajMwVks2MWt2MWI5YUVKN29oL25Tb1VSRXpldGpI QTd3RDBIeDRodk84OHdpNCtLWTRxWnhQdWN3cmoxR2UycWZZbTl0UGU1U09VNFhnU0tRUnh2MjAy VjNERlFkeDlhbVBiOXZEaCtQTm9tcGczVFdFdnRnSUFWaXczaFBpbFJERUs4OEp2NXo0cm9XNGU0 TnBmbmlHYTBvL1JEOGttbjFjclVIc1VZK2Evak1USXNlenhXQlU0Mm1UQ01LOU1rS1hVVEVFQkFi a0k5YjBvZHlZVXhoTEcrVGdtNWxPWUNsQm1vZ2YvNmlUUm4xcHBvMTZLY3lISWJtRGpxSTYrbEJP Yy9TdXppa2xqdnUrcFlhUjlueWk1ZFQraUptYWIyQjhhMGx5VytjVmpBeGJ2K2UrcjdydkhBQkgz WFNvbjd1dlovVXBSU1Y0MUFNWWlyUnZ4eXYwZFVaSFBTVXd1cnZrUWtZS0NieFJJSEVCTllYU0RJ cTlKY2xqOEc1VTRCUmtDczVZa09ZckovelFmZEFuWWJtT2ppRUdhd3l1Q0lhNHEyVk82V0xCMWJX T0Rlbjh5YW14UTJjK051RTg5K2swdU1WaDFUNmRBSmV5OG1GazdFdVJIT2JrWGxZdVpVbXZJN0FR UTAvQWxVWTBZVmJrNFVKMWdjVzN6L1ZIblZnRS9RVWptN2JuV0JJSnN0R3ZTOW5IMFpjVThXNS9R ZDk3U1NRU2l0ZWpBQ0YvVHNnemdPZTlQNnBYc0tjMVlRZTJxQ3lXdzhaV0tsYWNJd0dhSHpmS2JZ VFRLODFVUkU5U0Z4dTVNUm85UXBJWERUQnVJcHRkMjZ1aUM4bm1NZzEzWkJ5bHRMNitLM01QSm1n LzZENDJIR0hHTnZDZ0g1bE9SbVE5VFREMVl5Y1c1VW1Od28vdGlZNk1naUVEZHR1NWR4R1ZWMFg4 TUV3Y1UrRHp6Q2Z0TjNpS0tJQUltZ2RuaytaRlArRlg2TkNCU0R1RWJ3citEVE5pa05kT2ZjemZy ZU5OLzg4bWorTVZZcUEvN0JLME8zRDNCYjJFWW9NY2E2MU1ybDJRMFg1TjRxRVIxbmZhcVludWlJ Y2JLS3VBbFRQNFFLRWxOaUZDWVdpTDg3R2lZTTlrM1dsVThmc3dyUjF1dmk3UkpXYWE0SmdXSVEx d1Q4Tlh5VzZNa1orcmZPdHowSGdmaStjK3lPVHNhNFF3bmJ4NmtuS3hFTWh5aXIvd2lDK0xoNHZI RTA4WXJqbFdUOHhCeWUySENoakl3ZndVcVVhMWRtMDQ2RTlnVlI3dDQ5MTI1bGgvaTIrUFpjckNL YSsxQk01ZnFGRk1heFZ5ZXRsTm1OY08zVzMrVklsSVhDSkR3enNuRFV2K05Ib0JqRThiZmhMalZB ZEJGZmJ5YTUvR1Zmd0p0TmZWNEcrejV1VTJNTTN1bnA4L2JjdDVtbUc4Z3UwUkVoSVVaOW5FT3pZ dzcyUy9weXdhNTN6N1dQTjk1ZE5uUENiRzc2NjRybk5KTmIzTnJOeVN1VENPODI5ZVhCSUJ3Sjd2 M0tmcVFJRklNNDBvYWJLTFlMYURaNUVYMlhzWnhNOFVqZlJOUTd2RnlvY3BJSm9lb0RFYkxlUFdu ZjRPbVdzTnU1TFJwbVlJWGdKRXp6VzJmYU1OOUhPZFo5WTA0WTR1Z05vajZ1MzJLd0d1ajlOdG10 bEY1dGlLUzlyUEFHN3l0eDJuUDQ4SHpKanhxNVVXKzFGK2RHaGFGN29zV3B1VDZ5Tjd6c04vVita VDlTQklwQkhHbkRUUlRiOHQ4ekR1K1lzQmVOZHJ1VldDRFdXUXJoSm51ZUZYbG1KTVJRV2Zyb0x2 TmhTTDNmT3J2TjdIMnNaTlo5WTI3WWR5YWkxVmVNaFhyNS9IZTdPc1pzaGFtTWIxTjVid29EbXAz SkhpTjYrTTl6SVY1ejlXS3NTM0pFZlhNK0FZdGp2UlUvcDM0M1BrNHhpTlBwQW82Tmp2c0pudG13 QnpDbmxoNXRjd21xajN2UmMvY1lCTWJWNTJuVGVlN1plYXNIRzl2RVhYMGUxMlYzQk5RRGlPMzd5 dWZIbWViZUlkRVdqaDg3MXRyeUlNdjNXeHZOZmRYbTkrV0QvZjZIQi9lOENoenZXY29tZGgvUktU WGl1TjZ2N0FlTHdQcUNGWU5Zajg4eGhScmtucDN1eSt5cDcvZU5CMElXWTZVU1RqemwwbHFMUkNZ K2lsUmEyR2l1RWltWUZWdVo5UEVSb0Rrckcwems0VW5vakgyTWMwcVlNcC96WE9OWVZiNDFTU2FE aUlHY0N1c0Q3VU80aVl6Qjl2NmpIWFB3b3pyYXBBOXpVNXlJcWZlN1Nyc2ZaL0ttVlBzbWNTQXha ZDhYV3Rob21sRDRuWWplMzJySTNZamVyK3hIaWtBeGlDTnR1QlhGZGp2YUxMY1A5cE9RZmhaejFT d1g4WFJKelVtVlBwM2pzRzdOOW43TmpsQTJPeFBSYzhHTmZkUmsyNzJmMmJNVFNxOGJ6eWtpai9p VDBidTBwK3lKZG9lNmEzeldpVUcyS1YreTJrcGhCbkR1RS9uTkNrUjJWWjJJMmVEdzBENVI3Rlpv SHJqRDNPTzhGZ1VyanluMkg3ZVA0Rml5MzczUUhuMFl1M1pUVjh5ZzMrZHkyZEpQb29wVCtnUVFL QVp4QW8zWVZjR3owODZzanlkTGlHa01YaHZYbnJQNHpLUmhjaU1RN3g1M3J4QXViLzJUTWZmK3pU NmVpVWRRcEhFeWlvakJMTnN6R3VJanBpUFRjbW9LQVZMZXh5ZVM4dEF1NlRuK1N1eGhacDZnaGZM TXRic0NDMGYrSVZwMHJKTnFtL0pOWnJER2svamtYUkt1dmpHV3lwNlBPcGs5dHpwaHNrUi9WZ2hl YkYxR2pvVm9pUWhRM2VLY1ZGZmw2Wm51cng4K3BqNU9tK2tmbUp2Mm9kblZVVjIxWTUvTXJ3N3Vl eCtyejcvc1Y0eEFNWWdyQnZ3S1BtY0FPNUUwTWdtZk51aUpraEE0SmpmL1hpTm1mZ0Z1SGVHeU1Z bmg5T25ZUFdhSGFMaUoyL1llTUFIdkxFM0Zkd0xJdDVTSGRxS0dLRVplVFRzbFl5TzEzOWgyWXN1 M1dwelIzS1o4WTlvNWJ0aVlRVnZsalBFZDhXeDFjdG5QSnZzWTUxZmpZWE83MzgrSTE3VXBUQm4r NDFGbkJWSWZHOWpDYVhaK3ducjl5RGpXVFNvU1hPcllFQ2dHY1d3dHRybThadjFtOEo3TlFPdzNw N2dWQTBQeEZBWWk3WExVTGQvcC8yYUo5Z2VrbVlyaGpnUGkzOEpzbnJ0Z05hNGtXdmlVYWVXQjBm aU8vWkMrTHBnUEFqMlZqdCsyNVpObVc0MWhJWmFQU0VJRU5zWkc1YklkUXVvazA5ejluWTJaN2lr Q2pQM210U2RhVnJYcjFLZTBDeHdlblVEMWkxSHFWQkFvQm5HQmxqendwSWl4RXliazMvWVhQR0ho S1l1KzJPNDlFQlhjUDU1bTVaN1grS3ZZTjZuR2hPNldpTVFvNHp0Q0xsR050NHo5d3BrTmFveUNl SXNvS3NtWFN0bTg1L093K05oanVHZE1oRDdHbWMxdUYrclltNzVQTEt2MlZYWXBYN0xiV21FTXhD cU9oMW90RU5YQXRNK0ltNzl3VFBOUkNWVFhHQWVuMU1jcEsvdFN5cXZjNHlFRFRNRGJYdmExM0U5 eDRPQTdVaE9ZeHloMVNnZ1VnemlsMXJ5ekxnWXR3bXhmd2hNV05uWnRNRFpOL09GM0lXeThralhm bWNONkh3VGMweDJZUzh1VFNVeEV6RE9tZHJuS1Rkd0hKc0FwR1hHYlZqYXJIaSs5L25iQ1IyVWp0 Y1ZsZW42YStHcU0xN3ZubHM4VEpQSnNta2pMWGtPZjF6bzdnbS9qL2I2SkJOT1dENU9idjNEeEVt V1c4bjNsa0VmVHlqa3JjU0pkSkwxeUtxOXlZL1R0KzB5bm5Cdzdma2krNFFTVU5vMjExQ2tpVUF6 aUZGdTE2bFFJRkFJYkVLamdPUWdVZzVpRFVzVXBCQXFCUXVBR0lsQU00Z1kyZWxXNUVDZ0VDb0U1 Q0JTRG1JTlN4YmxxQk9wN2hVQWhjQUFJRklNNGdFYW9JaFFDaFVBaGNJZ0lGSU00eEZhcE1oVUNo VUFoY0FBSTdNUWdEcURjVllSQ29CQW9CQXFCUzBhZ0dNUWxBMXpaRndLRlFDRndyQWdVZ3pqV2xx dHlGd0k3SVZDSkNvSDVDQlNEbUk5VnhTd0VDb0ZDNEVZaFVBemlSalYzVmJZUUtBUUtnZmtJRklP WWo5VlZ4S3h2RkFLRlFDRndNQWdVZ3ppWXBxaUNGQUtGUUNGd1dBZ1VnemlzOXFqU0ZBS0Z3TEVp Y0lMbExnWnhnbzFhVlNvRUNvRkNZQjhJRklQWUI0cVZSeUZRQ0JRQ0o0aEFNWWdUYk5TcTBoUUM1 VmNJRkFMYklsQU1ZbHZFS240aFVBZ1VBamNFZ1dJUU42U2hxNXFGUUNGUUNHeUx3S0V3aUczTFhm RUxnVUtnRUNnRUxobUJZaENYREhCbFh3Z1VBb1hBc1NKUURPSllXNjdLWFFnY0NnSlZqcE5Gb0Jq RXlUWnRWYXdRS0FRS2dZc2hVQXppWXZoVjZrS2dFQ2dFVGhhQlloQW4yN1N0WW1VV0FvVkFJYkFi QXNVZ2RzT3RVaFVDaFVBaGNQSUlGSU00K1NhdUNoWUNoY0N4SW5EZDVmNFBBQUFBLy8rcUZqdGdB QUFBQmtsRVFWUURBQ1IvaEdvMEY2bGpBQUFBQUVsRlRrU3VRbUNDIj48L2ltYWdlPjwvZz48L2c+ PC9nPjwvZz48Zz48ZyB0cmFuc2Zvcm09InRyYW5zbGF0ZSgwLjUgMC41KSI+PHJlY3QgeD0iMTEi IHk9IjExNiIgcng9IjIuNCIgcnk9IjIuNCIgd2lkdGg9IjEwMCIgaGVpZ2h0PSIzMCIgc3Ryb2tl PSIjNkM4RUJGIiBmaWxsPSIjREFFOEZDIi8+PHBhdGggZD0iTTE0LjQ4IDExNUMxMS40OTMzIDEx NSAxMCAxMTYuNDkzIDEwIDExOS40OEwxMCAxMjhDNDQgMTM0IDc4IDEzNCAxMTIgMTI4TDExMiAx MTkuNDhDMTEyIDExNi40OTMgMTEwLjUwNyAxMTUgMTA3LjUyIDExNVoiIGZpbGw9InVybCgjZHJh d2lvLXN2Zy15bjVQN014TG5VcF9SR1JpQm9jSC1ncmFkaWVudC1fZmZmZmZmLTAuOS1fZmZmZmZm LTAuMS1zLTApIi8+PC9nPjxnPjxnPjxnPjxpbWFnZSB4PSIxMiIgeT0iMTE3IiB3aWR0aD0iOTgi IGhlaWdodD0iMzIiIHhsaW5rOmhyZWY9ImRhdGE6aW1hZ2UvcG5nO2Jhc2U2NCxpVkJPUncwS0dn b0FBQUFOU1VoRVVnQUFBWWdBQUFDQUNBWUFBQUFSWi83L0FBQVFBRWxFUVZSNEFlemRCWno4d1ZV WThDdTBhSEV0N3BUaTB1SVVLZTRXSUFsYXBCQVNvQ1ZBc1FRSVVCcGNVMUpDY1VpS1N3S0Y0TnJp RkhlM0lvRlNQaTBGM25kemIvTnUvci9kL2YxMlovZHU3K1krTXpmK1puNXY1TW5JUHRuRitCc1lH QmdZR0JnWUdCaVl3TUFnRUJOSUdWRURBd01EQXdNREF4Y1hnMENNVVRBd2NLNFlHTzBlR0RneUJn YUJPREtDQi9pQmdZR0JnWUZ6eGNBZ0VPZmFjNlBkQXdNREF3TURSOGJBSUJCSFEvQUFQREF3TURB d2NONFlHQVRpdlB0dnRINWdZR0JnWU9Cb0dCZ0U0bWlvSFlBSEJnWUd6aFVEbzkxUHhNQWdFRS9F dy9nL01EQXdNREF3TU5CZ29CZUIrS0tBKzNkSHNoOGFjSWNaR0JnWVdJNkJaNGdpM3g3VzNQei80 YjUrMk42bW5mczNZYjcray9qSTN3anJ1OW4vSGY1WEREdGwydllMVCtVN3Q3aC9IQTMrcnJDK24v MzQ4QzgydlFqRTRvcEhnWUdCdlRIUXYrQS9DNUQvT2V4emhMMHQ1aC9FaDd4UDJOY0x5M3gxL0xO Z2hEUE1IY0RBODhZM3ZuUllCb0g0VHA2bGRoQ0lwUmdiK1c4VEJuQ2FueGNmOUQvRDRxNXYwM3o0 Ri9GTkR3bkwvRlg4KzZTdy95L3NNSGNEQTY4UW4vbk1ZWm1maTM4L0VYYXh1VTBUWXZISGp3SjNH Z012RzErUE1QeWJjRytib1ZwNmVIelUwNFJsSGhuL2ZpenNNSGNEQS84d1B2UE53cWI1a2ZEOHI3 Q0x6UkVJeEtvTjN4My9ueTRzTWZkUWkvTUpVTU1NREhURmdFbjBsRjBoM2h4Zzd4bE5lYzJ3ek8v RnY4OE9TODBRempCM0FBTlVwYTlhdmpQM29VclVQTyt4Q01TODJrZXVnWUdCZ2Q0WWVKRUErTy9D cHZuODhQeHkyTHRrRU1Ybmp3OU81dlJwdy8ralllK0tlWW40ME9jTHkveEovTnRiZWh3RUlyQTN6 TURBTGNHQUJmSDk0MXZzcllSejhUdnhiOUdwbk1nL3pQbGo0SFhpRTR5RmNDNStPdjc5VnRpOXpD QVFlNkZ0RkJvWXVKRVljQnJyZnFWbFh4ZitYdzg3ek4zQmdPT3RyMTQrOS92RC81ZGg5ektEUU95 RnRsRm9ZT0RHWVFESCtGN1JxbWNOeS96ZitQZGxZY2ZlUXlEaERwa3V4MXNUWDdlSlFEeDVmTlFy aDMxRTJIcEp4Z1JCUVg4bzRqOGdyQTJjY0dZYkYzL0FTUHZtbHlXZlBsd2I2SDhhcmpRWGtYNHEv UFMvenhMdU5yT3RyWFNHTnBYdUh3RG9Uc081TlBzNTJ2S3ZveWlZWUdzcnE3Mi9GUEdmRVJibmFZ RUo3eUx6anlMM3E0VDkxTENPMGNFejJHblY4V3VSOWwvQ3ZrRlkrY05aYlBTWnZ0T0hiUjIvRzlE K2E5aTNEN3NMWC9vdTIvWS9JbitlOGdudkJaMHRXSm0rN1hLVi9FNEs2YU1XcjhyL1lXUVFEKy93 SDhHam14ZUlHdDR1YkJybjN2VkpodWU2eHNHTFJXWmoyOTZGNzJIMTVROUgvSDNEUG5YWUhzWjRP TWI0b1dLcmE4Q3V2dHoyTFM4WWliOGRGZzdTV2hNaWFwR0JzOGRGaVlUQnJkSmVKSFV4OVhqcmJ3 WkVSMXpEMmMvY0JnSmhzYjFQZlA2dmhyV0F1Qnhrc2tkd2JTd2NpTWVuUjh6dmgzMTAyT2NKdTY5 NXVTajRNMkUvSk93emhtWGcwc1dVVDQ3QUY0ZDlxckN0TWZsZU55Si9JZXltdGo1VHBMbmM5Q1ho SWo3cU1MZ2l1TWdnWUo4WkpTeFdMb0dCQ1haRXJZejIydEI4VUlRYzkzVHl6Q0lUd1oxR2V4NFl1 ZjQ0N0ErRy9hQ3dqbzNDYzNqWFJoMWd2bXZFZkd0WStkOHBYSDBXems3em5KRkRYK2t6ZmFjUDJ6 b3NCbTk3bWU4UWZBV0lXVWI5Mm9MWTZxTVdyNEE4Vy93VEQrKysrYk1pckQvQ09acDUwNEQ4M0dI VGZGTjQvay9ZSmNhY2NLSE8rRFR1WHJnVTFwZnVWcEJLNkxYL2VVbGI2ajNWK0ZuYXJxbjhWSFQv clVsNDR3aFQ1WVF6MjJEQzhtU1pRdmFIZm9Dbm83VysvS3NDejl6OGd4SmU3TlhwaXd2ZG9BSW1x MG40VmRHbWxpaEUxRWFEMi96eFNMVlloN1BJdkZEa3RtZ1I1Y0k3YVN3Y2Y5MmttQlNmRW5IZkVi Wk92QWh1TkRnc25OejNSQTZUTjV4WnhoRzNYNG1jRnZHNWZXend3a2tkWUFIaUhxTWQyb1A0TEYz MDVQL3lnT2pZcFc4TDcwYURlS2xIWDIzTTFDU0FDVitJRWVMU0pCOGNkUEhvR3dNS2FXWXVYaVA3 aFkxanVIVzZSTGkzdFZoVjZjSEZPSXZEa25yTUJXMTg2eG1Gak45dmkzeXZGbmFwT2RYNFdkcXVU Zmx4K3RZWGJ1WkJIRjg4QXpOZDg2cEtySWdPNGpPeitLeHN6eDY1U0dUaHJBd200VzlXdmozL0xS bmtlMVp4dEdKRS9LOFA2TzhXdGpWdWpGcUlYUkRDelJNMzJ6eDB0VVMrdDJrVGRvUzlhZktpbDNu K05seWl2SHE0d2o5L0dSZk8ybGk0cUhKdzJ1dklTdy94Tjl2NnFJakR6WWR6eGJ4U2hCNGYxdEc5 Y0xZYVhONjNSQTdmRjg0VkF3L3dvYjNxaEtlYWdUVDBtSWg0K2JCVEJzNnBpN1NuVGYramlOQWZZ TFA4T1BxSXZzZVE4cWg3N2ttNGpGQVBWV0hpK1RMNlFudXBPY0JuRVdvU1VxYW5pOWg5WWdUZ1Ba eTFjWnBET2RZR2JwMzBkUGFJbHpRVzQxRXZGNEgxSHdLU0V5TGhySTAreDFIck8rWGdGNTdYR1M0 OUdJdi9GSDdmRms1WFEzTEZGQ1RRbncwUGlUcWNXY2FZSVRsTWpSbXF1S252TWxZd1F2OTBWZzFQ ek9UYlR6RitubGhidi84SUo2a3FJVnJvdDQzZnpKZXU3NjZFMTdocmlVN21QY1ExRHBKd2tYRDNQ dDZhalRoWEF1R1NrOGxLak05djRSTG5xUnR3NnlqMmUwY2s5UVkxQjQ3L2F5TmNqVW4vQlJHeGFV R01wSHNNcVVXa2lZT1R3bm1waDR0RFZuOFY2NGg5Q0lNTlJPWFM0dkRwNVEyZWJDdWQ5VXRGQmhQ VkV4RGhYUnVMcFltS1cxeEhOaDdjbVdPTkptOU44dDBXS0hpQUQrMVZKNVVUcWFibVZmWmpJd0lP dzdsaTNEcHVjZjROa1FOczNNdGJoUjlzbGgvSGJRRWhDVVRTMnNDSlBGTjF5SVFicnZWWWhPV0hl eHdTUC9zT2tabWtvUDhRNWdpdURWMTVTOGpvNUpWakh4WTVxd3FHR3V1REkwNGFTMHFvSEo2VElm b25zcXdOR1ByOFpTSkdtbkx3Qzg5d2dnaEgwdG9nWE5RVDY0aE9udGNLT0U4Uk5zMVBobWNUY1k2 a0s4WWVDWWxPdjljRWhNNDR4QzIzMzZYUDVmV05pQXYvSEh1cThUT25MVXZ5bU04NC9scm1qU0pn N29hejAxQXZHYU9aRWJGQmRETGN5OFc4bUZ2Z1lWb3dSUHg3MjNNbEVCQmgwTllQdDJEcmhLK0pT QnRxNFZ3eE5wb3MzdFF1RnB4TU5ERTJMWWlacDNWeFoxUWZkUUdSaHpTQWUrTlBhOU1vMzhUSk9O S0dpV1hRVGJVVjUvcUF5UHp1WVd0YnZSZGs0WTNvU2VNR3JRVzVKbjU0QkxUVlpuRjRyeGp0ZlhE RXRKdHU5Tm4vTXVLcnNWSGNTbXVrRFl2NUZPd3NhektZVERqVWpPUGFzN0Ivd0YrdHZadFdxck5Z STQ0a2lKcVhIemRtNGJmdzZoZHhyQVhUZmdmL1Rqc2pnemJWK2ZJNVVlYWp3OEpoT1BjWU9ESGV2 cmRKZWVjSSs4Wnd1aGl3RUlnS3pQaXE0VzErWXdNUnFIbU1tZmVJQ09Nd25DdkdkK2x6L1hFbFlV ZmdWT05uUnpQMlR2NktLRW5LREdkbHJEVVcvbFZneDc4M2pIVGpNWnlWc1VZaE9xdEFwMzhZUjB4 TWdqdm9lR3NDcVFNKzQzcTRGcGUvQ0VBbTd6NldpRDYxZUFUSUM5S0R3VnZiN3Vha3hRQVJrR2VU MVJZVCt4T2FERzhTNGRjSU85Y1FyVnZpTUZVV05iZklFMGt6M2NraGNVVEFqSnR5dFpVMDBMYVZQ bnVLY3pFQmNkUVZGbkhlcHZrVUVjcDg2dm5jQ05pa0RtZGx0QnNuRE5lcmlQaFh4ZGNJWHZ6Wnhj VUZ3anExYUVmU0ZZTlR0N0ZiOWFHK0FmZDZKV01FeEZjaU4xZWZyajgrTGNwWFErMUNTcXB4Ky9o Skx1MWlZSjhEN3JiQisvTkkxSDgxSDRiaHVTSytsOEhsSTdZSkQ0N05ud3h2YytGNml1anZHalA2 SEdQUkVyOXRkWjFxL0d4cnd5RnBHTC9LOVZ2d0xmeTdZQnAvR0s3TWg4allHOGh3TDVlR0JJN0JN OTZXTUFuS1ROcTZ5RTVtdUlHUlZDMVVNN1ZwSnFFamVUVnVreC95aU5SVkpRRVBWQklXeGszbE10 NEVkSVF4dzl0Y3FvYVc0N2VvenAzQTJrcTM3Y1JEMWtQeWFEaythVTc0dEF1cjd6U1pwVyt6am83 UytkYzg2cWtMdUQwRzhPd0I4Sk4rS2c1cjJTay9sWnBqcEpsR3ZVUTlsT0YwOVVVbFRDYWl2Sm0r emMyMmtTVHNUNUJhMnNNQzI4cHZTak11YXB2a28xcmk3ckpPdTJtUFByUXZRNldKZWRwVmJtNjZN WVk1eVB3NFU4UXl3OXRjQzByOW5RU0xGeUk3Wjh4TUViOXRkUmt6cHhnLzI5cHdTSnJ2cGFxdE1F akdpR3lOYS8zd3kyWThJb1BZWkxpWGkvR2cwZ1h2NE9PdGdMQW1JL2RtMjZ1dHE0aVFRbmRzVTVa L3JqV0ppSGsxZjdzZzFyVHFWM2JKQkt4SER4R0dwWlNkSHRHUjJHeUR4ZXAxTWxCY2V3b2xlSUc3 V3pJUXZmaG9FYWNTb24rMngxTVhDbnB0UjJMdEFkaHZjTFFZc2F4MTl2QWpWZ1o0d3JJd1l3Q21p RW5tU2ZlL2gwZmI3QTJScG53RDZTV2lEekxVU0JiNENnU2huM01xaVZUclJKYjlJY3pDUndZUWky VTRYWXp2aGFNRVJwclczZ3h2YzZra2FsbjNlSllRZlFSNTdodEhweG8vMjc3MzBMUnZEZ0FrNTNC V3hzS1B5SzRDRy82OVJjU2JzK0dzekpmR2Y4UW1uRzRHL0RyL3FkdXRVd2RYY0k0RW9sMGM3ZFJY em5RdVVpelVPUFRNanhPYmMwcUlwRklIU1phZmNuSDFOWDVKMlN4bkVmYU5HZWE2aDBIM3pNOU9x VUJzREM5WkhIRzVGakpTQ1BVU0hmTXVOWmk2ZTF2YzlkVG1ydmFSY2hBb2h3dDYxN3NObm5IaWVH dk5ZNE9XZE9BMENrNnk5a2ZOZDJ3L2licldZZkVoQ2RTNEtUL0MwRXFpanNiTzNkd0dVMTRMUC85 ZHNPWnZ2YnNBaC9hK05uMDd5YzYrWWFaYk40N3hvMDBrZlF4dTFrTzZ0MjVrZUcvM1dBU0NQdnVR NTc0dDFEaWg5c05Nd25adkF0ZTdqeHJCZ2xPcHJIMkNPYnBoSjZYbTFHZnc1Skd6L0E2Y0xSSGVD NXRMckEzU2hNSEZOVmExQzNWSHUxQXM0UVRCUElhMWtMOWtBTGJwaVNEUHZhdUN5MnI3My9jNkht c1JnMy9jcXpEQ2pvT0thbzVxVERvU1NxM0UvQ0ZKUFRZaUVXTUV3N2VTTE9aZUJveWlCNWwyYjRT a00wZUNnRThMV0sxOHJtUmN5K3lTVW12ZXBmNTl4OC9TZXVibU4rNGNoYTc1cWJ2dE05UzQ5TnZJ cm1zQTRvTElaSG92RjhOb3pJRm56NDRFd1grd05jQVBCbkpDQUJaZDNIS3Qwb1NvNGJsK0Uzb09w OVhDTS9ubVVHZkV6QVppTFc4eGM5eDFxU1hLVmpnSUJQZ1paekZpTTh6MWZkeGpXNHR6Y2pEdkdK WDl4N0QyYUVnZjhHdlJkSGVrVHBUSXN0V1lSRGJqcTRxckZqQnVjVXdrQ3FkcTFNVlBZbXZ4VU1z ZDRuZWk1LzBDQUFZaG5FbURHUHBXaXliOGYyWGtzb0JZNk1KN280eFRMeTNCZG9CaWFTUDNLVlBy T01iNHFmQjcreTN5ZGMyeE9PdjN0aDdmNVVkN3VKbUd1Q0F5R2U3bDBxcGtQWmdZYXVJdXNFMjBM b0J1Q1pDV0d6dVh6OElKVmk0R0Z6RjFnYXpYOTFqd1hCVDZ2Z0NJV0ZvMGNmU09BanJkNGc1RGJV OWtXMnpzRVpsOEJ2eXV3bzRxa3liczFWQlIwZk9UcW5hVlc1cU9NOE1WdHB1VlUzRGd5RDZJMDA0 V0JhZm5XdWwzcXR5U3VDbUdhVW41NjhvTE44Y2VQOGY2Tm51Qzl2Y1N2ajRnUldZNFhkb0lCQ0xE aUFyaWt1RmVMa0p2THluaGRUbmVtc0FHZ1VoTVBORzFvZmhFM3gzNXYvQXpjU2t1QkhvQXpHVXBB M1B1R0xKUFZPOTB6S2thSjA0cXdLRTVzcnRKb3Fpd3FFNCtMaUlRckJTN0k5ak5HQ05VZnJodmp4 VFNLKzhDRGtla0Q1dkE4TGNyLzl4MFVtUXJwYzR0ZXgzNVRqMStqdkdOR0NMSHorMUxKWHdNVWRz UHBINnE4c3hEUmJtUENpL0xiM0tQY3J3MUt6Tncwei9jaTRzbkhCa0pIeGJ3VFpKRHJZRlhkZlEy QzJ2YjdhZFFRMFYxM1l3MnU3eG5vTnRMMlFaWTJ4enBkQUhQQW0vUmRxdlo0cnF0M0ZTYWlZaFF1 RHNDRGludkl5TGoxSk1rRWIwMk50dEpJVTRQclNNN2VuQ1NYdTUxdE5DTG4yNEpPd20yalFoYVJC eTlKWVgwYUFySmhQVFdBOWF4WVZ6WCtEbkdkem1xV3RVNExyWmNMQUFBRUFCSlJFRlVHQkhTYnRa RnFuQXZLOFBHc01NTTNJenI1ZFpUblU3L1lkNTZ3YjQ0TndLQmV0c0RxQWlveDBoci9DNC90UVR4 ck9ZRHY0WVA4UnNNTGJ4Mkkva1ErTFVzZlRkOWY0MnptTmJ3b1g0NmZ3L2h0V1BHTFdhRXczRy9Q SmhBdkhhazAzNkVSZE5DZG1qOXlydndad0k0OXVwSkV0OUlpdkhHMFJRbmowaG9oN0xIc3ZvWlo2 Z05pQ0d1WHR0OE82bXByZGU0OHl5SEJiTk5XeG8ydnRyNU1CY0dWWno5bTVvZjhhM2hPZjY1cXJ5 Yk1IN21mTStjUEE2M1lKUXlyNzQwenJqaWNQV2VWZUZuRVJORWhiK2p2VkRmVVk2M1ppUGJ5Wjd4 TjlXMTBEaTFWTnRuVUxjYjF6VjlrOStHTWU0djAwMllxUW1kNlV0ZEU5ZkNVY3M1UnRvU3BacSty Nys5T3dDT3haRzd4SDVoWkxaM1FaZnZkclVGTDZKV3Q5Yy9NRHdrazNCV2hycUg3aFVISTYvTmFP MVlKWjdvbi9GQXI0dDd4NTE3YXFUbDRFM2NmY2JIdnA4QUw2UWIwaFBweFJIWWxuZzVHdGxMd2xQ ZlBtMDFQdW5GYTFsanhxSlQ0M2I1emI5ZGVYRFVOM0g4N0dyM3RuUVhNUkhvekdPajJHRU5ZZk9t TXE0a1dVUkZXaytyUG9RM1lTSmF0VTBadjdkN2JnVENoOUl0YzlQU1Q5dWt6ZkJjdDMxYWc4cWdu VEJ6WVczSzEyNndlaElCWWRxVWZ5cmVoSFVEMVVrZDNMcWJ1RFkvVGJyTWo3amhVakxNeFZualp2 bm5XSnZLT0YrL1pXQ0F2MjhVUXREQ1dmMll6bXZ6RkV1YThFTTlPT2dTdmRGcnNRUjdZNGJMQkhW L1RQaWRoRUtzN0NkRWNLY2hYYmgxN3BtSW1wblVOcGZMcmVXcW53ckI3eU40QVJZVFFWMVE4Vi96 VmovYzJLVDJXR09OZCtrUFBtcmN2djcyRkJIMTR4d21STnZhUzI0V0c0dk8zTGFveHpqYmxkOSt6 YW5HejY2MjlFcjNHRjdGbnpGQ3pXUysxaWM0U1BiSGVGckRkeURvZnR5SjM4RVVoeWo0dTlsekpC QXVqVmtzRXdrbW13ZkhNanpISlFMaWZtdGVxaEJIR1d2Y29YNG5DaXIzU0wxZ2NUZUk1c0ttNzdj cGFnRkhZTHhEWlZLMm5JSUZ0Y0wwVm44dThEVitrOTlnOHlwcHBzTXhYQXRUR2VIUStWbUxpN3N1 WE9FNTFzSlBKYlFycjRYRUkzZzIvaEFVb3JxRmFGYzU2ZHJqWkJWL1Q0dklJSWh2R1VDZFJQSXR1 NWlTeUxvMkZoTVRlQjNSMGRNU0NEaWJ5eGpvdzlvdWkxejc4TisycGxJcmV1OXFXeDVwcHh3LzZq dUZkU0d4bm1ZenAwa1J2cFdiYmFCYXNvZVc0WjR1OVZJeUt1cHd0NnNuL0xQYmcvRHhKb1FmSytG UDY3WFB1WXVoanZRU2JNMXZZY0VWY2hObUQ1YzZyRjJ3bk85dmI3QnVxa3ZuMndpMUtHVWVLaFFp YTRiVEpWbFZDUWd4VXRhUndzeXp5VlVQdmJoM2p6SVA2U2RWWkJhY2VyOEFEdWZBVFZodzdRSlpo cmU1aUdvbGZoYWdKWnU2cmNyRHh0MmhxaS9xTTArNlpMdHg2WFVSeVBoTkxuVkRWYzg1Vk5CTDVV RHl0UWVWZFZPYnpwV1lMQ3IxeUtaK2RaQmlqaFNoLzBsR2RjeGtHMXIzbE9PbnJmdVk0ZmJwRFl3 YktZekVsUFc2OUltWVpMaVhpMm5DVENVOEYwaU5xd3gzY2M5UmdyQjRVQ1ZZS0JNSkZsRGl2NG1i Y1ZPdUNXQkR0VjJzY04vdFFqNVZmbW1jaWV1WDEycGJMZHp1QytEV3RzSFRWczlGSTJZMW4zZW5F SU1heDIvRDBZL2M4S2YxVXFkSkRGYkd0YTQwOVRnbGxHa0lwWnZlMmkvTzIwSHRJa3NDczBoSTMy WVJCMzJqajlwOFUrVngyMVYwdHdCUnErM3FXN0NwNzFwOGVYS0VDazc2TnF1ZVRSSU9JdE0ra2VC blJDMEcyMkJLODVpYjM1bmdUMnVQcHhLY2pOL0gxVGFueHJJc3ljWXpJQm5lNXVwZnZ3ZFN4eWZt eGN1NzIvWnRNQXUrYWE3a2ZzcnhzKzE3ZTZkaEFPdGNKRkhCaVRtbEx0cURkdHlJNzJGcFFkUUhs dm5xMkRsL1YzdU9CQUlDUE50Z0FlTlBheS9DT1hQSHl3emdqRS9YQXVYM2RFM3NKOHZJY0hXaWkx WHRBaGhKWGN4VVcwMWcra0pjKzlTaWhBTkVXTnpFclgya3JYVHlKdlpVNDJ3VzJ5Q3RhVlFqTG1s TmNZVVdBZXFjdGg2Y2tlY2pFZzVKQXJlWllTN2k0MWZ5dEZXNHRlb0RXemw5MDZZTFU5MXdxOFZ0 MlhPcGNmSjVuOG03TmxOOWEwSzZYNEFZd0cyV2RRVFU3ZFVNVjVkcXhTWjN4bEZWVXY5TndjZVV3 QzE5Y3VaSDZHMEszaThpcGdoZFJGK1FaaXdRMUdUQ3JNWFlpU2N3aFErMTFLTFVHQWtITHFxcU1P TTN1ZHFIQU5mMCswZkF1TlgrOEY0eCtoV0Q1aVRabFlRdGdWT09ueTNONko1a0hucjZQd0dUM3F3 L0dYYUF3cXNBR2U3cE9oeWlQakF4Q1U3MzhYZTFkZkhwQ3ZqSXdFd3VvckJGbzFabHNiSWc2RGhT QVNMaVVvc0Jhbk94ZHA1eUpxdVRML1lmaEk5aE43V1Z5Z0hIanpEaFFyU1ZwZHF4U0ZKRjFmWm9L OGxuVzF0dDZ0cWpRRWhxV1J2T0ZrdXFFb3VCZXRUcDdzUkRhOGJ3VStHcEd3NGp1RExhMHk3YUVz QWwxaUxNQ1plcWpxcExmVGFiYy9GMDJzWnJ0c3FsblZxTXBia3IwRzdzMll1aFd0U1c3RnZmd1U5 Q01CWndWY3FuZlhoNEVLaHc3akc0MnBhTHQraUJiOExoRHV2Q1RzSnNmK1hQZUtOQ2NDS0lWS0E5 TEluSkhnNWliZU95Vmc1UEZ1VWFkNGpmK0VLb0tnejdUOVNHTlc2VFg3KzQvUTUvTlE5SlF2dk5I WE5JdTQwZi9mb3VOZU1NUDV5ZWN2ek1hRkszTElpQThUNEYwRnBVbVpDcFBQdkVZUUxzUDJSWnpH WXZsV1hDWExublNpQTAzcUNqR3JFZ0NWZHJVYkxKNmMwamczbEtQV0Z4ZEJYZVlsVExIc09mYlhY cXA0V3ZENmdxdEpWMW9hek5nempZWi9IZVVKdldoaEVRK25HNjZUWU5KNCtBcUVlZDZxNTViSExa aUcwWGNubmdlYXArTUlpNkNaZnF5VWFkTW1rdHR2U3pwS0tNNDJxUHdjNWZMZUtralZVL251bWtu dXhiZWZqRlpYcTZIeFVlRHlNU3Y4TjdqOEY1dHd1clRHQWhOQ1NScWtzR3h3VTlCRUcrYW8wM0c5 ZmF3OEtoUXdVMUQ3L2I0RlIrRm1YaFh0WUNRU0pLZU5TWEpKd003M0tOVDFMREZMN05IWE5JLytx dkNndXhRRlJyM0NaL3gvR3pya0o3cHNiUE9zTUpQT2JaRk40UURjVGpHRTBneFptL0NkczR4aWhr dUp0cmNuY0RkZzJBREd3aXZoLzd3UkhPYllLRkRrZGExU2h6eSs2YlQxczlacmUwclNRS0N6QU96 Q0kxcDM3SFlSMVpWV1pPZm5ua3RSbThTVlMxcVBrOUNNYzkrWlhaWlJGaFpiVGZkNUEwNmpjZ0dp MHhTWmk0ZThjRlhUaERJRE4rbCtzVlcwVERvM25iMnFrZGZpOWlhbkpuSGEyS2hhUkF0ZmJBeUlD SWhUUExHSnY2bmJRS3hxeENDektSa3VwM0lCQ3Q1TElMWE9MYi9ZMXRlRXM0TmtWSkdTU25qTnZt Z21rc25HcjhiR3RMenpRTHN6M0ZGcVpGbS9UVnh2Y0lPM0Y0MU9PdDJjaHpKeEMrdy9sM0hlU2tp QVdGT0V4RklDMHROUWdSMmdSMVhKTnFCUGVUNmFkeWExdmR3OUJXZzZndWdDYVNPdzBXUmkrZzRr d3RBRXZiYUhHMmtQbGVsNVNvbE9yaXBFNGJ3bjc0QnFjc3J6TGI2dEUyYWh2N09WTXdsWVY3MzZV djFHM1BKeGRUOWZrMitWamNLV21IZjhvcVo4R2l5aUdaa1BicWhxd3kyZ1FtNllUdUhXRjhmQ1Fn QU9Gc05ia29PcmlnYlhCU0M4Qi9xNnJSaDRpcHpXZmY2RnZiUGdSSG5EVDliR3dhbzhwVytMMzg4 RFIxNUhJcGZIQ01PLzFyRTlwdlBjQnZ3akdQU0FJSU8vV2JiOHkwT1M1WXB4dy9jOXJVSTQrNWhU RkpXTVllUEhFenJxY0wvemt1clEway81N3cxN0I2RVFnL01FUFVTK3Y0RmQzNnVxSVRlQXcrT21v Y25vVW4yOEsxbVVOblI0OUt0YkNrT1RaNXdVanJXNWVVbjhxcnJZNXphcXQzZk9qaUU3N1RORGdF QytNdlJ1RkRCNW52dFpuc2gzWWNqY3Q2MUdsQmZValVRVXdPWjdiWkJCTnN1UGRkK3NKM1ZxRDBw TGhiK2RKT3FXeHFHWDZFN1RIaGVidXdKSTRzeTAxOFVjRlo1SmN1d2haRkc5QndBU2RncGxVZkRq R3F2Y2Y0TnQvb1c5cytCRWVjTlAwczd6MEFPa2RvQzdWR2duV0RISUhPOEJKWC96cmRSQXFCMzhT SGVVUUtwanBKUFBzaHBVem5taSs3NmdKL2Frd3EzMlA4WUNMQUFZK2xOcXduNDJyN3pHZDUwZ3JY OUgzOEdKWjZjR0FmR052S3dIRzJseFNIY0cvTHYzZGFMd0t4ZHdOR3dZR0JnWUV1R0dpUE9TUEVV L3RaWFNvYlFLNWdnR3FXdEptUjdpbGhoako4dHU0Z0VHZmJkYVBoQXdQM1lJQ1VsYXBUSENadU9G VVI5MlFlRVYwd0FML3dETjhBT2dyZG5zQVRmeDYyYWVVZ0VBMUNSbkJnNEl3eFFCL3RyazkrZ29j Q3FTc3pQTnorR0lCZmVFN0k3bzg0SkpMaHMzWUhnVGpyN2h1Tkh4aTRnZ0g3VlRiUTZlQWxPT3Jx OGw5eXQrS0c3WWNCeDV1ZHpJTG5oT29vczMydERKKzFPd2pFV1hmZmFQemR3c0NzcjNWejF3Wnda blpiMzVIdURBOTNQd3g0ZmRjVDdZZ3Q2d2taSjVYY2UwbUlMaFk2UVpmaHMzY0hnVGo3TGh3Zk1E QndEd2JjMEhmdlJJSWpxMVZITG03WTVSaHdNYzNHc3lQTXJCY0gzcm9CNDE2TjF3eWE2UE1ORGdK eHZuMDNXajR3c0FrRGpwRjZ5ZGVHcVR4K1VLbTk5Q2QrMlBrWWNFZUlDbTlUaVVkR0Fva2luTnRq Qm9IbzE1Y0Qwc0RBVGNLQXQ2TmNldE1tOXlFODhlSEVqZkN3eXpIZ3JzR212UVZQNkhqUDZoVDNY WmEzL0lBU2cwQWNnTHhSZEdEZ0JtTUF0K3ZYOWJ3Z29KbWVjOTkyYTEyZVlUZGp3SHRpWGoxMmFU TnplUVBMWlVxWEJ6MmxrL0czeGgwRTR0WjA1ZmlRZ1lGN01HRFI4b0tBVFZXM3U3MFBkRSttRVhG eGNiRWJDVjVJdHVGZlh5TndpOW56TDNtcmZEZVVNOHN4Q01TWmRkaG83c0RBd01EQXdLa3dNQWpF cVRBOTZoa1lHQmdZR0RnekRBd0NjV1lkZGplYk83NTZZR0JnNERvd01BakVkV0I5MURrd01EQXdN SEFHR0JnRTRndzZhVFJ4WUdCZ1lHRGdPakRRZzBCY1I3dEhuUU1EQXdNREF3TURSOGJBSUJCSFJ2 QUFQekF3TURBd2NLNFlHQVRpWEh0dXRIdGdvQWNHQm95QmdTMFlHQVJpQzNKRzBzREF3TURBd0Yz R3dDQVFkN24zeDdjUERBd01EQXhzd2NBZ0VGdVFjNDFKYng1MS85M0Z4WVgzZE5qdmlyQXIvdUYw TVI4YVVNQk4yeHQrZ0w4VzQwbUpMNHlhODdzOG9qWWVxQXVFM0FGamZoakgyZmRjOCtnWW4vNktB ZFNiVE9wZytjVkY5TW1OVjN1MWdmMzhxTjJQR0lYVHh3d0MwUWVQQThyTndNQ3pSRE84MngvT3lu aDc2RzlXdnZIdm5ESGdxWEsvY2ZFYzUvd1JSMnE3WDdETDMvN3dWdFJiOUt4bkVJaWUyQnl3cmhz RGZoLzR4UzRiOFNmaGZrL1lZYzRYQTM3czZQT2krWDZwN2ZYRFBhdjFLdHA3Q3VPM1AveFFFUWtD Zmp6eC9nSzlLZ2F3RjZ3QloyRGd1akhnNWRKVUtmMTBOT2Ezd2c1em5oaDQyV2cyd3VESGpzSTd6 QllNUERiU3Zqa3M4MEx4N3lGaHU2aWFCb0VJVEE1ekt6QkFCLzNhNVV1K1AveC9HWGFZODhRQVF2 K1U1OW4wazdmYUR4bVJIUElYQk44bFd2REdZUTgyZzBBY2pNSUI0SVpnNEhtakhTOGRsaUZ1Znlm UFJqc1NCZ1p1RndaK0tEN242OE15MXZXUERJODl1WEQyTndEdFgzcVVIQmk0T1JoNGhXaktNNGRs ZmpQKy9WellZUVlHN2dvRy9OenBwOFhIcGhUaHg0emVQc0lIbVVFZ0RrTGZLSHhETU9CNHEvMkhi STZmZ3Z5RERBeDNZT0NPWU9BbjRqdXI1UHorRVg3MnNIdWJHMG9nOXY2ZVVmQnVZb0FvUFk2MzNz MitIMS85SkF6WWkzRHNOV05lTWp4dkUzWnZzNFJBdkViVVFveWgzMlVkcjNxSmlKdGozaWN5S1pO MnljV1N0cXlMVURqR0FMblJQSG1rdkhMWVI0VDlqYkJaTDlmeHgyK1B1UHVIZmRxd2h4b3dpSEtQ QzBCZ3F5T3R1blhZcTBXYU5vVnpOT1BVd2tNRGV0YWQ3dU1qTGxVdjRaMWxiQkIrUmVSTUdGeVhr R3dFUi9RaWc0dFJQdTB4THEvVjQ2MS9GYTBqUVlUVHhiU1hDdXZscTZlT0d1NGJsdjZYYUovZmFC eDhaY1J2NjNkRXpTV25uNHA4ZnRNNHl4b3pueEp4OWxUQzJjc1lDMFpBd21BQUFCQUFTVVJCVkc4 UUpiWGhEOE5OMkZ4dHkvSC9ESkUyMStoN1l3QU1WanNkUTgzeStUMjQyQllYNWdhOGFWZm1uM0xs QVp2VmgwOVRNajFmK0g4M3JEUjJ5Um9TeFM2ZVB2NjVKOUQybFlNTTJ2ZDJrYTQvd3puWVhPZjgr ZDVvdmI0SloyWGVMZjR2NmVmSS9pU3poRUQ4ZkJUN3hiQnBMRHIwdmhuZTVGck1YNlZKMVBFbWRS TjlUeENpblgrdUNkOGFBUU1rbkh1TXVsNDNZbjhocklHQXVCaFlFVnliWndyZjY0WDlrckIvR3Za RHd1NHpNSlJSRm94SEI0dzNEQXQyT0d1ajduZU5rQk0xMnFSdDJoaFJYUTJZSHhRUUhXOExaMjJJ bXdhK1JXRWRPY1BqY2hrQ1ViUFNhYjU0alpqaHQ2aW92MlpGSU1DdmNZZjZYejBBR0N2aFhEamUr c3M4UjdUdy9XWUIvL2ZEZmxsWXpFaGQvSXlEZDRoNC9XNjhQbWY0MDJBVUhoU0Izd3Y3eVdGdHJO ZDVhTXo4MjRpM2oyS2pzY0tONkszR21IeGc1UGpqc09yVmhtY0xmelhhbHVQZnVQak1TTFI0aHJP WDBiNEhSOG44bnBjTnY3aHdWa1o5NXNZM1JFaTc0QTMrSW5nU295M2FwMjZYN2RxK3d1QnAzMk9p TmZxelIvdU03K3VhUDRpb2VSK2ZzeklrNjFkZCtmYjRWd2ZtcnVJa2hoOXBNdEg3N3Vwc25JVkdO a1V2WHFlTm1BaTdPZmxLSlY0SHRtM0laSk1ENS9VZEVmSENZZWNZZytlVElxTUxWYzhUN2x6aklv b3l5b0l4cDV3MmFkdkRJL1BjTXBGMXA0Ri9FMEJiYW1hY0JPN1dJbERqNS9wL09ESmlDc0paR1VS ZGY2OENNLzhoS0FoTFpzZlphRmVHZTdqNnZZNGxPUDd6SG9BM3dJQnZDL2czUnZxY2hkVmkvS1dS RnhlbjN6ODcvSjhSbGorY3JlYmpJdFVsS0hXR2Q2dEJoTFJweVlKdi9pTW8rbnF1TnFBMndqZDll VVE0WWpubmUrQkxHK0Z2empjRjZJUE1NMGJwNjJvZm5GN0gvTUU4ZjIxOGR4cDR4cVFtQTVYeHMx d0RaRmJHeUtSaVhFbDQxK2Fsd3FjVHd0bG9YakJTMkhDdUdCZGhjQmRYSXB1QTkwMmV2OFQ5V1Bo UnlIQ3VHSVBUcE1ORlgwbUlBRkhVb3ZISThEOHFyTXMzNFZ3eGlCQlZUSzNyU29ZU2tPZmJJcXhN T0ZlTXRwRW0xTVVsM2wvSkVBRnFoYzhKVjV2RE9jaGs1MzlpQThVaWZKK0lRMUREMmN0b083elZ3 bThkQVl0Q09MTU1sUUhDa3BtL0tUeHdGRTQzZzFnbkVUSkdLL2ZVclpJQ0NORzFJSmFvQytvUWZm N0ZFWWtJaG5QRklCTHZHekhHWjczNFJXWHJhS0t5WE9ISWRzVlEwYlVTK0pVTUVUQW1NU3pxaWVB VlkveURyWTVOWTVJMHIvelVtTDRDckFRUTVrK1BjSlVRL3piQ0dEaDFiWnBya2VYaVkrUGZsUGJC eFVabDJhK0xQUG96bkpXaHRyTFlTMk5KQTVqV1ZlS0dmMjM3WkRQL3RZM2xGOWRhN1p0aWF0dDgy OExYT1g5K0pocFc1LzVyUm5ndmxlVVNBaEYxWE9qOFdyRTNVdHpjazdiSkdnZ0dVNXV1SEs2bmph L2hsbU1scHY1MXpSQitpNlNKOTE3aHIrWlhJa0FQYTBFRDU3MGpUQWVKcUQxcitGM2hEMmR0WGpS OEJoNjFTSGduRFZoZkVDbnlock0yS0xidmVlNklJZGFyaSt2N0VFSjYyVWhhRzIybFpsaEg3T214 QWFVOXRSOHRWaGF4Mms5UEFqL2ZaM0syay9UbG83ZytEMmVuZ2FzM0tybkFReUM0SmZwZ3IvRkYz UWtRdGN5eGo3ZnExOFMzTVdRc0lWRDZIS2VHR2ZMZGY2WkJ4WDVDK0ZQS3MwOXl2d2liRjI4VnJy SmNPTE00UmRUYVBFWDQ1RFhPdzN1UE1WNk4yM1pNNGw2cDNwNHVTb0N0RG0wbmxkdTh6UGQ3SW5s bGZBZTE2MXhKbXVxS2FrWmhoTzNmaDRlRVFJV2pycHhyRnFhVzBjQTB2SHZrYjcvSlBGR1dmVmlr MjNRTloyV001dzhPbnpUMkE4TC82MkczbVJ3WDhwRGM0TmY4MXphV1gvdXNLL0trMWI0UGpNQmVY SGVVWTR6ejY1by9pQk9WdG5hdzFpV3FUUDVGTmdmNjNFSzRQMXg4NW9mSWJWd0hCTGQ3Q0ZsVzU1 bmNHVzVkMGtYVm5abHdkTHB0UGpDbWRPODRBSSsxMlFCc3krQThIaENSQmltdUo3d3JvNjBtMHlv dzhRLzMxM0pwSHg3NWJGTC9Xcml0TVVoc1F0cmdwMmFvNlNTSkY2a1JDLzF2Ry9seGhMVVBFUWRj L205SFdnOWpFY0VVSkN5TFZTNEtHYmZKUlVnUWxFei8wZkFRdThQcFppd3dpSDhDOVAybk90NXE4 OW9ZTXBheWZxNCtKMmwvbEVDeDJpcG9IRk9KNFliYnNXbEJ0REE2MkNCdld2bXBhak5jWFljdGpO c2FaNStIMVBFREVhazk0Vnd4UHhzaHhJTktOcnhyUTVLd0NHZGIxd2xiUEw3SERYYXFNTkpLbTlW WU5GWmJJa0hYLzF4dDVpT0V6VzlTRGxYYUV5YmdhNStieDIzN3JEMkk2VVNSMlZIWE5YOXN2RnQz YWtQclBLbnhXLzExY2RtYThUSVI5MDRVdlF5dUhJTVRJVmdGbW44R2RWMGtiQ0NhQkprTnQ1SCsx c1dSVzJReS9pZkQwM0lNQnJKRkhxR0s1Slg1cGZndmJwZnUzY1Q1b3NpTHN3dG5iWWowT0kxMXhL WEhZSEVpNERLNGNuQnVOaHJiaWI1S0xQOU1IQnlKQVpQUlRvQ1kzQmxlNHVwc0luYnRQNHRqVCtL Z1BYVDVUbmp3cDhVZFQrRW4wOU8xQUNBb0dmWldqQTM5RFBkd2pTK01RTUxDRU5nZ3pQQ3hYQVRn c3dLNE1SVE9wUG1XaU1YMWhuUEY0TFFyMGIyU0dBSGN1STN2Q3Bza2ltT1A1Q3RHUDdSajBoakR5 T2k3SzVtYmdIcTB4ZVpzVFNLdDFIbFgwNmI4WUNCRVUya1pweTNtU2YwbTUvTlBRU0JzOUg5Tk5t U0RlNnoyZ2R0ei9peVpQeTB6WmgwbVRXNUF3WFIwWFdDbWM5d2JpNHV2azlEbTFxWjlDR0t2VXhr SnhRWmE1YlMzTlJvRnJ3dS9JM1lvWThMaTBqKzNIRDhSZlVvUExIOXJEVmk2eU44cENSWWNLb01T dGZMaTRuQllxMEQ4YzJxREx0cEVpK0JPZzlQODFDWVh5WU5vMzBSdkRXcWZTVjF4VHBlS1M4SU5i UzI4UjZKTlJTcVJMS3JQZGkwZ3ZxbjJDLzJ4UlRWaDlITDFSNzdlcW8ySVpDL1kyK0RnOEN1ak01 VzNGZlBsTVM3aGszK2JOUjdyWXZCVWtibk9oUWl1akhGcVBLd0M4Yzk0L3Vod2piVndkaHBqMTN3 aEJXUm1mWWU0WjNpYk8vZDd3SEFDc2twMzFHc0luN1JqV1hoMDFCZGVkdFZCYjA5RGt2bDZ0VTkv RzVzSjkxVHpSOS9VZFpycUUwT1I3WmpsN2tNZ0xFWjBoVm1CQ1dxaVpyaTZ4TmlVTG5EME9LZXFJ N2JRVE9rOFRZajYySlFQZFhhN3d1YW5WNk5mNDJjaFpla21wWTB4UjJLVlowa2xpQUYvV25HdGFz V0NaNThqODh4eGZYL2xLcmZoYmdxZXhVQzlMWEY0MDhqczI4UHBicWdqYkhvbllGTEJyZ1hrNVNJ enhpR2NsZEVuZGN5c0lqdjhxK05MTzMrMUE4eGRJSXhqMHV5dWZLUnRSeXRyUGdTc0xwSTFyZm90 MkMwelZOUFRiNXdhbXhuZVI0MW5yNkpWcjd4V0FEUUh3OWxxNW40UElBamVNUmdZc0RkWjg5cjgz cFJlNCtHOFBSN2Q0eUNKY1hrZDh3ZXhxK09QU3AvV29uN3pUdjgrQkVKSC8yQ0JqQUNZcUNWcTVS V1B3MWtGNGgvMWtnbGM5ekEwbXBRUnlWY00wZFBlUWtiaVBnemtES2ZicXFoMHNJN085RGt1NGxQ YnBJd0ZyazRRQzdJTkxXbHBmYzhjemlUemMvOG8vbWxqT0NzRFJ6WU1WNEVkL3hCVFo2dTFKYlBh bFBVREljY2lEdXJCS2R1RTUwOXI4OThlVVlhcmE4RWlQWEF6M3VZME9CbnU0ZW9mQzFuQ01pYU56 UXdmeXpXR0s1RmYxOU40akN1cXhScHQwb3F2Y2Z2Nm5kOXZ4LzgrT05BZXFybmFEbU45VS8vV2ZP YU44alZ1azUrMDB1SmpVOTVlOFV2YU4xWG4xTm8wbFc5Ym5IRi9IZk1IcnF2a3NwZEV0QStCZ0l5 V216ZFJUVmhwYWVuczZ3YTJUUk5jMFk5bmhrdVhQdjNTdTNZTTBDcCs0bkFxTlpUUjR1cWNQWDlh ZHcwOFdPV245NVpZcDRFU0JwZCtGRUw1V1pPbGxYVG80cGZVSVM4Vld5dHRWUldjdXFZc1NZT29h bCttcGl2cnRtNk5PNGJmQWxJWFJRUjBFMkdEdTdxUmorUFdmNzNiUldTMkVadHcyekdaOGIxZEU4 OWl0dzljS285OXlrMlZNVDVianBCMFA1VjNWNXh5ZGFHblpzS2s3U3BIU3RxVjV6clRkKzBObnFw dDF6Ri9qTk5XZWxwTThQWWxFUFIxZGNHd1dOZ3dyQWluWXJDQVpWeE9ZTWV2YXRtWGlReU82b1d6 TmkzUnlMTHJET0ZCa0F6azhLNk5QUWxIU0pkYTl5M1dRTUpqa1FNL3ZDdURRRGpDdHdwYy9yTTV2 N1FlRzRwdG0xdkNjd24raW1NaDBLWXJrWmVCanduWGQ0ZHpORU5Tc1FlVUZTRE9WUVdZOFZ3NjFr cTRxWmNjSEpEVzA1SXdTYUJna3FDb1YvaVBiVEVxTjJGaHBQNW81dzBKWlovdngrWGFKMXBhOWhq OXVyUU4yL0pUNzJ4TFAxWGFUWmsveHN5aWI5NlhRQmlJeExlc0RDRkFFRExNdGVpbW1nRVhtWU9K RGhiSElnOXJNYW1MbjhYWUJyVTB0cy9rQitsMldNZjI2cGVRS2h6elhkejVGY2dPUCs3U1phdWFq UnFwSlhiNjIxbDdidVoxNUZMNURQZHd3YTlNeEJKZCtLSDE0OHg2ZjgraGJlcGQzb2I0SEFtaWQ3 MjNGWjd4Y3VyNW8wNWo5U0NjN2tzZ2NGRDFjb2tKYThNc0c0UDdwbmJLTUgxOWlqc2FYWTlnVVNV aEVwbVhORUtGa2VGVFR2NnM4NmE2Y0doZng2M3gya2JudURkeDlEWGZJWDZTUU4wSHdoRFVmZ0xi b2xMSEFlSmVOK2prNldGSnF6YnNFeFlSM29USThIQVB3d0Jjbm1JLzU3QldubGZwVTg4ZmF6UnA5 eUFzN1VzZ1ZHcmhycHNnTnFwVDVNVlp1a0VzSDV2N0QvenM5L2xYckl0a0dRU0hDaVBETm5nTTJB eHZjejhzRWhHclE2Mm5DeHhqRFhDVHhuZmJYem0wSHVYZHZwMnNwSWxFSEd4SWs5eGNjS3FiM2Zy UmZZNHFpVFhGRHc0NnRsbjNFclJkZXlwZ1YvcmhMdU5zVHBNMk05ekx0WTlqWHdZOGZXRXM4Zy9i QndQVVRkUk9mYUFkRHVVMlFEajEvSEdJb1o3dzNBdUhGcGE5Q2tZaHB6bXFqbzhVa0F1VUNZeWJq R3dyMCs0aHRQc1FUbVA0b0ZieW9KcXlJSzZBTlArY0lHb0p4K0pObUFibXBxQjY2b1lYRVR5L2RW T1pudkdJRlpWT0hoVkZMT3c5MURwSVhtNTFXN2hyZkM4L2ZMZFBCOWlIY1JoQkhZajZXL0pjV3Zr UkNPNWxWRGVuTWhIR29MSFlEZmlaQUxKUjd0QkhiVzZkY3pWK2w1OWExNlozNWpQV2pma01EL2R3 REpnSHA1dy8xZ0Z6OHFDV0gwSWdpS0NPMVdVRHFJcWNQaEttWnRCQWZvdDg3ajhJcyswK2hNWE5R bU9BMjN5VWgzVXJ0TDA5TFo2bHFtclRQRjJSVW93OHZheE5kVWRVS3p5YjZ6VjhUTDlqdm15dDQ2 c2pZQUVPWjIwOENGZWxzWFZDSjQrTllEYkJZUXJjUlJIMnBnMEpncCtWcjZvU3hmV3dMUk5oREJx TFBXQ2ZFd3pFb1IzLzFJLzdmSU94blBOVmVXUGRtT2NmdGg4R3pBazJJWjU2L21BcXN1NVo3aUVF UWdXZUUwQVorVmtiaHladzFVM1gvUWQ1V0l0N1hUd1FCNXV0OU1vSWpUd3N2ZDAyVVJjQmtTOHR0 ZGJTRXowbWhvZThFREljdXNmdmJMUlc2dXZLZk5XL3F3OFJyRnlYdUYzV2R6b0JSdTFDcW5Mc1Za dDNsWnRLaHhlM1p1dTlENWZZUGo0eUw3NHhHV1htR0F1eEp6TXlMOXk5eFdVQW9hZ2lyWHp5WHla M2Mxb21BaDY3QVQ4alFIVE14bXR0c3JGRUdxaHh1L3pHZVh0VTJsZzM1bmVWSGVuTE1HQSttQmRa NnBqeng3TWFqb0puWGR5V1VSZTMxUjVLSUN6K2puQmxKVTRma1FhcUZORHVQMlRldWc4QlVkUk05 Yll5UFdqNzdsT1dUZGV6SDNXQmRJbk00ZzVlNXRubHVqdmhIb1NKWllLOVJ4U2d3cWdpdHNuNDJJ aXZCb0d3RDFIamR2bXBaT0RIc1ZWM0JiejdOUFhHemk0NG1XNkI4TnhIaHJtNCtQY0x6eEljUlBi WnhuME1ldjhzb005dEduc0hLdVAwblJ2ZkdlN3BWaVlDbDR2ZzlvUi9UckF3VUpWQmMzTFF1Rnp5 RGNaOGU4REJ2RFBtbDhBWmVlZGg0RlR6eDFwWXRTbm1MTVowWGlzdmN4MUtJS2lLNmdhaDI3NFdl Wnp5WlJVWG16aThkaC9DVzBKMWNDTXNPSm1FTStWNjZxSVNHbmtzdW5ORmJkeVRWMVV0Mk1xeWpw Rk9QZTVsTXRaVEFiaDF4MHZuY3V2dU8zeUVDb3BGWU51TGd5VjVwOWZpNEFLaEc3aStBQUFJNFVs RVFWUmVLMG41cGJzcXhlMEV0Q0FEblg4OW1hVFA0ZHZDbldEZ0N2SEtjQzhYMFRPK0VwNzlxY1dE UGd2ZkFsZS9lNzRsUHdWK0hOUkFzRE51bSt0b3RGZHA3YWxsUGd4WDVYSXpmcmg5TUhDcStXTU0x THRicEJmcmRmTVYyNE9IRWdoY3RpT0dXWXVCVnJsWGFwdE5ZbzNHMXZzUUZyUjZBbWFPYnBtYWha ckdvcDV0UURrOVNlRVlac1pOdVNhVFo0aTlMVi9UcWMycStpdlRkS3hYTmpQTUpRVlFUOWxnRjk1 a3FhSWVHb2syNzhOWkc3OG5NUGRodFhXaHhxTTh3dFBpd0c4UFZBNmlLYlozRU03cjNvYytmOGVB VmxWNzB1V0w2SzdHb0srRXlGSHJ1OHpwVWdONU9MQWlHYkgydFB3dXhnVng4RU5USG95czVUMXV0 NHN4cS9sUDVjZVFtVWVucXU5WTlaZ1g1a2ZDUDliOG9hbkFBR2M5K2hTUnlQQXM5MUFDb1JJU0JQ R0ZuNjE2YUJ5eUV6ZmlXOXZ1UTlSMG5MSEpYK00yK1hHcnVPaWFiajlEdS93b3lOU2dRbGtSRnBP aDRnRDM1R2NlZFdLRng2OU5uaXlHYU9HMG51d214VkNSSVRvWm55NE8rN3Nqb0MzaHJJMGpvd2pa T3VJQWoxdk9mczJzZ3FETzByWWExOHVQaUZMdkpEeEhkUTEwWVV5QmIrUHZiUkhZY2J6MUtsWVJn OHFrU2ZVTWpNM1ExNDNBMUppME9VcXlKejFIbHJYQnpQbGRCNHpmT3ZLYVBOYVVTdnp0VFZJZlAv azF0YWRudGFlWVB4aUYybVpNcnpXM3h1MzAxOFZ4WitZTkdhaUtpTHBUeWRSRVRsdE1wWW16c0hK YmExK2p2dnJhcHRld3dVeXNiaGNsQzViZlRGQS81Q0FpckxiaXZLaWlLaHdjdUdPaVZXU3Y2Znhl bzdRWUlpVENhVWsvWG83OGk0aHdsRTA5Zm12QzJ6dWtwTGF6RUUyL2dxY2RVZVJnNDNTQ3pXbkhZ U3N3bTloT2R0VzRIbjc5Z3loTndVS3dMVFJUYVlmRzJSdEtyb2hFZDl1UHQ4N0JsL0h0eVpjVzUv Yld6SWs2SnI4cUFKTGNNVG4xSW10RVh4alRHQXFYR3k5dXdOL1VTU3AzZmN3WjQ0OTYyWDdiRFdq cTRpWm8vekhuancxcVRFQTJESE5yWG1aNHR0dURRQmlnTm91bktzV2xUTVZuSE9KU09kR005ekZM ZE1zR0RYV1JaeDBTUnJxK2tWckNKR0tuTnBZUkJ6OWgrSWdzdE1WRlFPeVZXT1RiYkZSTjdnS294 KzFtSjI3YVBNcTVZRWE2YXRNT0NiczQ1MjMvQ3NQZWlrbEZuVkRqRC9Vanl1M1RBUWxUSDBqUGND L1g2Ymk2cU0xUlFmYXErNmJEc2FpVEZ1Q2tiV3Nkay9lSnhLbjdPeFpiWTlyWWppdzN3bENkdHBL Umh2a2VSNnBwQ1R6eEkrN2NyUGx4elBsanY1UG1JdkZpbmQxcnZiRjRKcEJEWEFzNktsVmhVRFcw WEUxTjU4Zk40TEQ1cTBWWVduZzFmY3FQU05DRjN6Y1NjUi9oekRJa0NrYzA3U1hNcmRNR3JEc2Zm bFVNY1psVlVXUlNoM0xLUjdDN21WSTMyUHgzU3F0M1pUYXFMVXdWcnJENEd0ZkxqOWpXMDNIR1ND L1l0d0VPNmRhZW1BTUtVeXJTcVc4a2VmcHBWQ2VaampVbXArcWRFMmN1VW5kdEcwOTFFWndEOHli bDhWM21TMjJUc1BnYXQ0OGZJNVVQV1NwUGtuU1RtMytSN1VVZ3FJT0lUYlZ5RkF1M1hPTmFQNTBZ OVUrTkoxRk1jVUkxenlhL0c2RDArdlpCWEJpajVuR1pxQzdpSmdXSzZuZ29NY3plQVhYRkpwaWI0 cDhRQ1E4S3F5UGVPVnlkMEJJbW0wSys3ejBqM2ZNakR3ejNDV0dQWlVoekpqejliZFpCQjIyREhG ZVJjVDFjRWw3ZGJBTlRXRHgvYjR1dzBrT0RhNHpjNWVPdGNEQmxFWWFIUjRLajA2UUZseW5iTVNr c1hycWozUStML09aaE9EZk82R2VuMWg0UUxiT2UxSGtjVVJmbWI2b2NoYy9KbWlmbVMyMnpzUGdh dDlRUEgvWWZzNXdqNXc3WElMZ1pOOXZ0UlNEbzJwMWlzUmlsZmUxb2hRVXJuSzNHQ1p3c3c2VVdP VlMzakFoUWUzbGUyMlVSRzF0Z3MwNUQyT3gwdk0vdDVMMFFWNzZJNUlKemQwbVErSzZPdElpSDN5 eHcrWTdJWElwdDlUb3JuVEM0YzNFSktJSkVERmN1clJOZE9FenByQk5PbWNaZEFsLzVLUXVQQmpo M0t2M1FPSWNXdEpYdE1VYm10cWZGbFQyb3VXWGwxZDYwWU0wcGF5L0ppYjRzcHo5dE9zOHBLNDhG MzgvU2toN2JNU2tzWHJwODhzK3g1ckp4a20zaUdxZHp5c3F6YjNsRTczTURnTnZlZFI2cjMzZFEx MFR5eGI3d2xXV255bS9xTDMyaFQ3U0I1UmNIenI3V3ZPa3hmNmpkN05WbE8yaDM5cFlPZXhHSWJN eHc3dzRHTERSVUd2bkZKZ2ppbE9IaERnemNZQXhjZTlPT05YL2VKTDRzSmUzd1hqZ0dqY2hlN1BN M0NNUStXQnRsWU1DbUprbU1uM1c1aWtxTmY5aUJnWUdCN1JnNHh2eHg5OFZKdEt6Wi91clVSbitt NzNRSGdkaUpvcEZoQWdQdWxsRGZaWklqa2s0dlpYaTRBd01EQTVzeGNLejU0OWtiSnphelpuZTls cWkyczl6YUhRUmlqWXJoV1lBQlltemRDSHRjbEhXMlBwd3VaZ0FaR0xqTkdEakcvSEdVM1R0eTlr VGdqdlRRdmg4bmZwRWRCR0lSdXU1Y1pqZk9IVDR3K0h3OEVkYWxSQ2ZGY3V3NFdmS29TTXpOd3ZB T016QXdNQkFZT09YOGNSakdIYXlvOXNLY2REcnRJT2tCb0p6ay9NTU9ETFFZTU1EZGRuZFV6aWtM cWlUdjl5VEJrTitSeVUyM1FxVVBPekJ3VnpGd3F2bGpQanBDNzRRbVhKdVRCMHNQQU8xRklCUWM5 azVnd0ZzNGp2RnUrbGdYSVI4Y2lZNFZoelBNd01EQVFNSEFxZWFQNDhkZWtsQzFJOUtlRE9veUp3 ZUJnTkpoTjJIQUFIZXhhaXJkSlVpWHJkeituRW9mY1FNRGR4MERwNWcvMUw0dXgxckxTZm5lZVBQ c1RoZmNBOW9GMEFCeUt6SGc4dENqNDhzcUVYRFQwNXRQYmpidmZRRW5ZQTV6TFJnWWxaNFFBNmVZ UCs4VTM1T1BGbnFjZE9xM2JDTExmbVlRaVAzd2RwZEt1Y1ZxbzlycENOWXpKbjRvNlpoUGh0d2wv STV2dmQwWU9QYjg4Y0NvZWNuNmJac3VxcVhza2tFZ0VoUERIUmdZR0JnWUdCaTRnb0ZCSUs2ZzQ5 b0Rvd0VEQXdNREF3TTNCZ09EUU55WXJoZ05HUmdZR0JnWXVGa1lHQVRpWnZYSGFNM0F3TURBdVdM Z0ZyWjdFSWhiMktuamt3WUdCZ1lHQm5wZ1lCQ0lIbGdjTUFZR0JnWUdCbTRoQmdhQnVJV2RPajVw Q2dNamJtQmdZR0FwQmdhQldJcXhrWDlnWUdCZ1lPQ09ZR0FRaUR2UzBlTXpCd1lHQmdZR2xtTGdw aENJcGUwZStRY0dCZ1lHQmdZR2pveUJRU0NPak9BQmZtQmdZR0JnNEZ3eE1BakV1ZmJjYVBmQXdF M0J3R2pIcmNYQUlCQzN0bXZIaHcwTURBd01EQnlHZ1VFZ0RzUGZLRDB3TURBd01IQnJNVEFJeEsz dDJ2eXc0UTRNREF3TURPeUhnVUVnOXNQYktEVXdNREF3TUhEck1UQUl4SzN2NHZHQkF3TURBK2VL Z2V0dTk5OERBQUQvL3pCYnU1RUFBQUFHU1VSQlZBTUFUS25XbHdnQWpub0FBQUFBU1VWT1JLNUNZ SUk9Ij48L2ltYWdlPjwvZz48L2c+PC9nPjwvZz48Zz48ZyB0cmFuc2Zvcm09InRyYW5zbGF0ZSgw LjUgMC41KSI+PHJlY3QgeD0iMTIxIiB5PSI3NyIgcng9IjIuNCIgcnk9IjIuNCIgd2lkdGg9IjEw MCIgaGVpZ2h0PSIzMCIgc3Ryb2tlPSIjNkM4RUJGIiBmaWxsPSIjREFFOEZDIi8+PHBhdGggZD0i TTEyNC40OCA3NkMxMjEuNDkzIDc2IDEyMCA3Ny40OTMzIDEyMCA4MC40OEwxMjAgODlDMTU0IDk1 IDE4OCA5NSAyMjIgODlMMjIyIDgwLjQ4QzIyMiA3Ny40OTMzIDIyMC41MDcgNzYgMjE3LjUyIDc2 WiIgZmlsbD0idXJsKCNkcmF3aW8tc3ZnLXluNVA3TXhMblVwX1JHUmlCb2NILWdyYWRpZW50LV9m ZmZmZmYtMC45LV9mZmZmZmYtMC4xLXMtMCkiLz48L2c+PGc+PGc+PGc+PGltYWdlIHg9IjEyMiIg eT0iODUuNSIgd2lkdGg9Ijk4IiBoZWlnaHQ9IjE3IiB4bGluazpocmVmPSJkYXRhOmltYWdlL3Bu ZztiYXNlNjQsaVZCT1J3MEtHZ29BQUFBTlNVaEVVZ0FBQVlnQUFBQkVDQVlBQUFDYkhxSmRBQUFR QUVsRVFWUjRBZXpkQlhSc3NYRUdZTGRObVptWktXVm1USm01VFptWnVjMHBZOHJNekczS3pNek16 QXdwOTVTUytmWlplOGJ5M1h1MTlsMTc5NzN4a1N5bVh6Q2prWFQzWWMvcXJ4QW9CQXFCUXFBUW1F Q2dDTVFFS09WVkNCUUNoVUFoY0haV0JLSkdRU0Z3cWdoVXZRdUJBeU5RQk9MQUFGZjJoVUFoVUFp Y0tnSkZJRTYxNTZyZWhVQWhVQWdjR0lFaUVBY0R1REl1QkFxQlF1QzBFU2dDY2RyOVY3VXZCQXFC UXVCZ0NCU0JPQmkwbFhFaFVBaWNLZ0pWN3pzSUZJRzRnMFA5THdRS2dVS2dFT2dRdUUwQzhmQlJs K2NOL1dHaGZ6cjAzNForU0tmNUNSUG5lU0xzNFVLWHV2Y1EwUGYvSHMxdTQrTlB3djdFb1VzVkFv WEFBUkc0RFFMeDFOR2V6dzl0d3Y5Y21COGErZ1ZDUDM3b1h2RVRKczdQUitDL2h2NjQwSThidXRT OWlrQzF1eEFvQkc0RWdac2tFSThSTGZyMDBIOFkrcTFEMjBHRXNaZDY1SWo5dnFIL0t2UzdocTRk UllCUXFoQW9CQXFCUXlCd1V3VGkrYUx5dng3Nm5VUFBxYitMd0Q4NzEreGhuVlNJeTZkR3lHZUdS alRDS0ZVSUZBS0ZRQ0d3SmdJSElCQ1hxdmZLNGZQRG9aODhkSy8rSUR6ZVB2U1RobGFYSndqektj NDErMzNDL25TaFB5cjB2NFR1MWR1RkIwS0JZSVMxVkNGUUNCUUNoY0JhQ0ZpVTE4cHJLcC9uRDgr dkNQMG9vYk5DR0Y0K1BKNHg5T2VHL3N2UURpRER1S0QrTDF6aWZuQ1lUeFQ2QTBML2YraXMzaW9j cnhpNlZDRlFDQlFDaGNDS0NCeVNRRGhJL295bzYyT0Z6dXFid29Gd2ZGK1lDRUFZUStvL0k5Ykho bjY5MEpsSWFBTUNvcndJS2xVSUZBSlhSYURTRlFJWkFZdHJkcTlwZHhEdDdDSG4rUVBoZU12US94 ajZxZ3FCc1pQSTZaWHpjdG1qN0lWQUlWQUlGQUxYUStCUUJNSlYxbmZwcXRadUwvMXo1Nyt2a3lq cVN5TFJiNFRPNm5YQzRjd2lqRktGUUNGUUNCUUMxMFhnVUFUQ3diU0Q1MXkvVHdqSEg0ZGVRM2xB OXpsZFJpOGM3cjdNOE5xb1Y0My9DRXZUN3hkdXlnMG9oT3d2d3RIQ2ZqL3NIeGw2NmxBOXZMZktG VnR2Tk5URHc2Mldudmx2RWNzRHYzY0w4d2xENzZPK05DTExvMm51OERvN094djdMMzVMeStTZVN2 bG80ZW55Z0RpME51VEhaMFIyN3hWeGZqbjBmNGNXaDdiNysrNXd3L1E2bHdNZU5mSjQzZER5Z3Bl ODZiOEpQNWc2bndycnJTcGpBQWI2TXRjUkhuRHhnRk9jcTFUeWtTTFJLNFIyQnZmYlljcFQrNXZt NXU4U2huRm12RVcwUmFWZldoN01OdFlsbEllNTJXT3ViZnlrM2RXbit1dE5JaE5ZcUp1OGFYUHhp OFAvV1VJL1RPaXJLUFhTUnYxdUhNcTNhZVB0K3lOVFphdERXSWZVM1BoVzErK0lYSWk0bFRQUy9v aCtCcHNYRE1zbmhkYi8wa25mdFB6K0tNSXdzTTVZeFEvbjNzcWFZZTJBZFYrRzg5cHZpQnpOblgz d2lDVDdxME1RaU1lTWF1ak1NTGJLUUgvUTFyV09oYmhLdmlZWThkTFRSTFlHVnhoRDZza2kxbytH L3JUUVR4SzZxYWNOeXdlRk5tRWVMOHhlR2N6T1FleUlkS0NiVkc1ZTVYZzZ6b0QvbFBEODY5QmZG MXA1WVJ5OU1xamZKMnJwcmNrbmh2a2NvZm1Gc1ZHUEhmL3ZGL3BiUS85OTZGY0p2Yy9DQUw4M2pE UUdPbHprQmEvdzJpaTMxMkNxYnpFVmlQZ200QWIvNlN0MSs5TW9Fd2I2TXRjUkhuRHhnRk9jcjQ1 NGp4TjZSSGtQcEYxdTVYMVhKSGpiMElpaFBNTzZWZHo4dmZjeHpuNG5RbDQ2OUQ1WVIvU3RJb2FW eDdlSFQ0KzV0dkhUcDc4YTRjOGN1aW5sNldQOTllWGhDUXQxQyt0R2VjejY1bUd6by8raU1PVVZ4 cENTdHphcGx6YnE5MzR1R1c4dkU3a3ArNS9DOUE3cXFtUENldWVxL2E5RlBxOFVtanVNTTNWdTdT Y0M1NWUxOGpDU3h2dFBSY0I3aE5iLzBvVjFxK1QzVk9GNnM5RGZFMXA4WTkyWUQrZWljaEhIdUxO bVdEdGczWmVCaVh2dHlFbTg2K0lSMmN3ckRacVBzWC9vczBjU24wWUlZNnVjRytBTXR4NHJXSDRy OGpDUVhaUEZZZnhYdUVlVlFZZksrOVRIcmpSZkh3RTZPSXl0MGxsZkVLNnZEZDBQNVBEYXFWRDdY NHBRa3lHTW8xV0krMWRGN1Q0K2RGNEV3am1wTEhiZkZpSHZHZHBrRDJOV05meVVJZTFzNUFoODc5 QWVWK0sydzNwd3BRMzZDdkZuamhiNEJoSFJWd0dNeDdEdVZNOFpJZDREYWRjSXZoRjlxekF1bUtK UnJMY0p3L0phb1g4aXREekNtRlhQRktIZkV2b3BROE5EZWZwNHBMOFFpaStMZEJiVU1HYVZPQStN R05vMFVxK0l1dUhnZlVrQlk0ZUk4OXRIRTBQYmtlMWE5MGdTdnJmTFVEbkt3MGlPWUpDVGkyK3N1 Nnl6MU4rdTh5dG5uM0VuVDNnZ1JvaExMbnNWK3k2Z3JwUDVpMFRpZkJid3YrSEdLWVZ4TkFvWGdT dHBGZklaRDUvL01ESCtKendmSE5vMkxveXRzbmdLTndtMm51Y1dhUXgwZVpnZ1V6c1p1eEc3RXBQ MVBObFJHU1lzcnNVa2FoVnpXK3hudzZGZHVFTmNZamd2cVE4UG4rY09QYWNNNWsrT0NGUDR3UnRI cEJ3NHdqT2licFJyekM0bFdLdzJIZ2Y4cDIrK0p2SlgxekF1S0cySGdUckNCRFk1Z2gwc1JzaUNr djJiM1lLcmpWTWlLYnNRWWZLbVllQlROQzF0Tmtld3p2RmZMQnhmR0RxM0NjZXVMYlIyUmZBRjlm VGgrcERRcng4YXN4REdSbW56RDRWTkhkVlh2NFh6Z29MaHExL3d1ZXhRRndzMVRyd1AxVzd0Vjhh dSttSHNmakFTd2pTTUlRVjNPN2UyNXFtN05pZ0RIakw1NXZpWHhlRG0vQzVHMGtOZTY0RjYwdXc0 K3NqaWtySXpJcjY3RkhEdW9SemlOYmlmZTIwTTgrQm53aVovV24ySjlNTHJndExISHhNK2NBMWpQ ZFhBV2l0SGsvaStYV2FvTXJsYzUzMnJUcHlzQ25pMTdjcXQ3YmV0L211RXA3QVhEWk9JSTR5TlF2 QmNzYzFFUllBZGh1MmV4ZlZsdzBNZXRwZTJtUVprTDFiVGdTYnJjMFhjWTFORUJiYlo2bVZnV3BS eFFMYTUybVdoZnJZSTFDNFRPS3hiNVozTFc0UkwvNGN4cVN3MmI5T0Z3TThiRnNSVHVITGdxQS91 SDNIL0l6UkZiZzVqOWtOcGZXSjMyTThKM0ovNmFUc00xQkVtdHZwMm1iayt1Rys3Z3g0SDQ4ZUMy eThBbngySjVXMmhhKzJYUHd3ZVBjSXdXM2tjaHRmWkNOYmlOUTI3ZHRXY0NBa2hVMDl0b2JXTHVN U3VxYVZoQ3NQOXdnTmhNQjdJOWUyQzFWRjkxZDF0UmVIU05JMEoyTlZmc0VFWStySGd2Uk81dmNW Uys1V2hEdXFuSEZpMS9KbXd0R2lxRS9lU1ZxNzVKeDVHaFZoWkc1UUJEeElCWjQvT0U4U2hTU2Y2 T2Q4d0pBcTFYcWduelU3TUtDODdBZW1iVnJZNHV6REJsT1Z5NENtK2VlRE1nNTFXWHpzRlk3VWZG MjhVaFNHY1lheW5kUDU2dVoyZDZTeEE1enhSNU92ZVhNcjVyV1czK05qT0VRM2tQQzJPdUNvN24r Yi9VbUhSUVdGc2xWMkhqc0kxT3B6YUJweGIvanhNeElQc1VvZUhjNk5NVmx6Z3JzR3lpWFNMLzNC V0x4bmxJNGk0dWJCZVVLMWRQWkVncHpicExrUStkNWhNNzM5dWI4YnZoZVdGUXR0VjlmanBBdzhz NGE0K0VlMmc2ajZSTzltMnZnbnJSdWt6b2lObkFQK3c4Ym40RHlmM3h1RmxrUXBqcXpBSXo3cDEz YkZZTkl5Rk82NDcveTFHN3hUV3FiekQrOHhDOVpOaGVmSFF4bG9ZVzRWQTVicHVBMllzNm1raG1t TFduRHVvaXpKekZoWTJPRGh6TXg2OFJjcmgrZzBIN2gxUzlzZHdZWkt5WDdQYmFUNmdPYzVOdXhL TTJxNjNVVEJTUDB5SStwd25PM1AyYUdGdTdoSFRqc0RCZmQ4V3pDTFpmOHZEUVRGQzE5eE1ETUV1 RElYVGRpTXVIM3dqUjlLSU1LWWllVzJzeEtkMlhSdkgrVDhIMVByTFBEajMyaHI2eUFFNXhpb1Q5 VWVJR000N3dsaFAzUVNCSUc1eEVyOWVyZGZKQ1Nmd0N3Tlo0ZjRjWEdXc0hPRHFESXZsWEJZNjAv ZWlQcnFMNUlETUxxWHpQZ29uVHRIQ05GY1pCTi9ocmZhMWVJakFMZ0tCNjh5THBsc3dPRGMzeGxy NktaTW9CeGVYeTVtS2QxMC9DN2hKbmZPeDZOblN6NVZ0QW45RUpNcnRzSEJiUk1KN3Erd0UrRGNQ M0orZHlWemVMUzVSQnRGZmN6TXROTGhMOWhHdFBEc1k5ZDBWbnloamFqNDRBOElFN1VxbkRVUXpi aHUxT003NHBtNFVJamdXZWJ1Z0ZoZWp3QytuYjJIWlZJNGJlZjFjSWk2MjY4aHhkOW1OdTgrTHdE a2NJbmlqbktXNkpMQnh4RCtNQ3NadUpDM2lvODh5azZtT2JnWkdWaGNVZitPdmVXSmNIWVEzOXk0 VDQyMG5sTU14WExEUGZ0ZXk1MFh2V2htZEo4WVZvMlRuenFNMjNPYklIYmlyc3JheXRyNDUzQ0RO aTBJTzYrMEd0c1hBSkcxaGNMY2xOR0dhM3pHWWlMa0R5Wkc2L0c1RXloY1A5TDN0YjNoZlVBaHN2 MkJhY0VZbWdZd1E4djdna1ArYU9vdGg1S3R2N1dEMEhmZWN4bmwrWlJjQjhjOExPSzdkd3ZRckVZ K2NXdnN6ZHVFOXE0d2RDMGVMWkJIQTRUYjNrdWxTeFZKNTZ2V2JYVWJLZEh0b0NRZEVMSFBmeHJY eDBHVjNabGZSYy93V1hlUHViT0JQUGV4WWlLMWJkRHNQTzVibW5qUHRsR0E1RjZlRmFaTjVpM0N5 MjkyTXBwVUhrWm1iWCt3MFBLYm1oN1hBSEJHSHRuNkt5NzZrVzkzc0pEQXpkaTM3WE5aWnl2OU01 UllqN1JIQndDVzMzaVBKcGFqRVZQbCsva1BPempiYmJZTmpTZU13TG1VNDRZSENXK0FtZ2k1NTJS S1RMYllBRStFN20yUFFORGt0Q2ptNmdUM0ZVZVE0TjIwbnlsRFhrWEl0S0VzN0tQbFl5SHJaNkNo eGxsNWZXYVRZRDZGdDhZbHhjdDV1aFl5MHJhVnhpODY0UUFBUUFtY1pXUlNDd0Rtb2RJdkpXSEtO dXFVOXRHbk8vUGhnSVgyYkVReUx6MUp5aTVKRmRDa2Vyanp2TEJBRzRxV2xkRGtjUVhZbHR2a2hS a1NSelQxbm12TjJBbk54V3BpK0pGNTBCbUIzVE13MndsQzI5S01tNllwTENpMCtZb0VCblNJbUxV NHppY2ZWelMwdzV4TlRZc0FXOTBybTJnUUN4Mkd3WEtreU41aklZTzRudzY3aSs4SDNpeEV4Y3di aEhGSW1nc25hSXVPbUhFNDI5ekdZMmpZNkNXeTFwODRvK25aNFZaOFhCYUlFNWZUeDV0eXVodnF4 cUxrNFZ3M3J0L2p5Y1VNbTl4Vy9PVzBCSnZaQkFCQUNONkVRdHJrME54V0c0SThzOHVyamJRYXph ZWNzYTdiRDJVbkxtMm1uTnJwZ2kwOGJuLzM0Z1R0Q0wzeE8yMEhzMDY5emVhMFZabHozNTNsdUpl a3pONXNRcUhhNHZsYVp3L21zVFNCME5vbzRYSUZiaW1qZ2p4QXlnODdFejlXMGRSeEptOU93NjND VGxaMG1oOTBsc3hkK0cvb3E3VnFxSnc0SFY5VGlHU09JUkhPUG1MaHpSSDBrN3I1eFhFdk4zSm9G RVplNmJ6NXJ4emYyN0RMZGN5ZG1NMTZ1VWdhNXV6WmRKYTFiWnRjZEU2MWNZeURMOVBuamZNblI3 YnIyMGYyaHJqRTJJcFlaWlFyVjdTcmFRdTZzN1FNak1ZYXd2N0FUM3BPS09OTzVaZzdVSHN3R1Vh dytJRTdpeGxqYU5lVzRCN092VFNCd2xUMkJ3RDFtZWV6QkdyTkh4amhmZFYxS1lsRDNkYy95ejZY ME9kd2tOVm16MzdIWkhSaXVYU2RuT0RsUGl5LzhzOStTWFh6cGx1SmRKZHdjeUJNT2gzcFQvZVNG cmNYTnJURTNvanpHSWo0eGg0d1hpNExiVmRkaEpFYVpvYXRndDA4YUJNOTExWnpHWXVlNjY3NjZm NGdMUS9ubnZLZnMvUTVwS3M2U243RkNOSXg0dStYbW5RZ1JJNmJIdUxIYjlmczFQVEdjeTlkT3lt SDdyalhKR0ZXZUhZWHpMR1d4MjVFWlEzTjVYeXRNd2RmS29FdHNZRHRkejk0NGNOUXcrODNaNVdI QzZJZzU3Wjc0ajh4bGRBSmh2Z2x6QXRXOHE2dG85NURIcDdNVmkrcWhHbzNoY0gzU1FvSVkyVlhp Tm5HUnJrU2I5T0tzVlQ3aXVtdmhXYXVNdXowZk93TVAzWWdTOVptZEZlTHRFeXMrUytNTmcvUFg2 K0RnakpLb3pMbkNVajV1eE5sTllDYUlxTnk0dSs3WjcyU1pheE1JV3lGM2RITmh1SVJqazdYbit0 Mm0vZEJiM3NXMlZZUWJRd0NuNTJxMDh5c2Z0eU9LR0MxY21tT1RuWS9XL1pUallWQmQwZlpaSDJJ KzE1VkgxMHg5bGk4cWpPRGdVZ0FHd2Rqd1htT0VzR051WExWR3NKWSs5VEpTaHd0eFJodDdYeUlP R0FBQURPQkpSRUZVSWRHQ0F6ZVVCelBacWZ1NUM4bnV5ZUExdHJ6M0pIQXJOdHFPQVZmWXNzUUpF bGswOXhvbUR0UlpncGZKYzV5ZUJjVU8zSlZGRDhPOEluYnQ4ZFdpRWtST1lkeFZ5dU5KaS9CMU5R YTBsK0ZmRnloMTBnZXV0em9ybWN0UDJUNjE0UUdlQmQ2aTdlYmVWUmhBYXlkQzRXMklmRWdaM0hy emVIZXVEdDVTMklVNFU1dUx0MWZZSVFpRUx5VjZUWmdyNHV1dWJvdGt2MU93V3poczBYTmRuYWxr OTZqZHR0QVYzaHhmL3RsOU45b045dHd1dDVxSUI3UGZrdDBDdTZiWUpaZG40U1U3Ym43T25Tekt6 YjJHNlZEVlIrLzZ2TWl1aVp1ZUlRSXNCbllaOEhGbDhiUEN6Nkl3d2tWRzFLTlhGcjUrdlBmblU4 ZlVDREovUkwxZkkwbElFQTVYZG8xamhNUVprZmNkemlNODdpUkpXYU10WHFyYnZiajJpbGt3UnV4 aWZNSDZ3V2RubDRwQUpOVGpVc0JWUGZyR1h6V2ZuSTVNMWNPYzdBZnMvcVZxRGo5V3U0NTJheW5Y RDBXL3ltSkYxT1lPZk11TDdOQTJ0TG1iNlpWeXMrOXJxdGRWQ2RpK1pZM0dkd1BKSXR6aU82ZzBv WnA3eE1UVnI4b1pwVUtOVjd1STVtVVMrdDVVYzQrWUNML0ZYbjh5SFRiNzVwRzBHQ1BmSHJLUWNO TmsySDYveEtjaXZOMXhPY0JZRTNhM2FveVczVkZ1bnkrWXdpNzdIWU1kay9EdVVSSFNqekEyQ3FI MkZzSzdLTVRiR1pMejBrM2dEZjB6Um56bHdOY0Z6S09wNzJBaEVOYUJWYXAwQ0FLaFlyNVpZaEt3 MHlZSE9abXRJUGNwYWJLOVhGL3lRWSsvc3QrSTNldmFITSt0bktrYlViMmZ3UXEvbkhhWDNXVERn ZTRLdncxL2o0QnN3VnZaSnAzdGQzT1BtTGduaDhramNmZU5nemowTDJSZGt0Z25IeUlwNDhLRkRB ZVc3eENKR3hIRWFmYTNiaEFNMXhjajJwQXliK0EyRlBtSUkvVUhzTDVQaEhIYXA4cm1naGZPYnZM ZzVuMzgwbzdMUE5rbm43bTRycWYyWThCdXdoZWU3WVRtMHJZd0RJMFBZRGIzTHBOSXlnOVBZU3hj anJCTzdvcWIvZTB1dkNyM3ladnNiMWMySjhiTWNSZnRoeUlReEFwK2RTbFhRTVYxSm80cSt4Kzcz YU1jZzdIVjAwTGxJMy9OUFdMaVNIRWZPYTZ0cUkrUVpiOHB1OEZxNFo4SzYvMHNSc2RHSUF6Ni91 dVdEbXRIMjJUaWk5KzNkUzAzenRidGxKd2Z6bjRmSnNBTzJiaG9lWGl4MjRpT3hWMGJXcGl4TlBY Tm94YmVteFpFQjZXOS95bTYvU2FGZHpDdDdzU3VGbmR0Ykg1THB2TUFJanU3U2dUR2Q5S0lYWHJ4 MVZJK2MrR0lPdzY5eFVFVTNKaGtOcjhsMDhKdk43b1VEeUh5dzFNWUN3VEZJN25SdWFFKy9kaGRL bSt2OEVNUkNCVzNEZXRmQ0FMQjkwTHlaTnFyd3VlUkFmK09ZYmRORCtPZ3l2YmZweEp5SWI2MmFI dWMvWGJaRFg1ZmdzM3g0VU1NeCt6VDlRZGJ1R2VMVEIrdmQ1UFRLMGQ1ZmRodHVyV3hiK3RMUklW c2hjTllWQzQ0V0JBV0kxNGpnazlyNUhNSXNsd0x6d2lXSnJNdGZ5N2VSWTFHL0lYbk1QMjB6eG1I bmFkM0FqbVBVN1VUMS9ZTG12di9vOTlTUW1qOUJLeWRXc1BBd2I3RDJlWmV3L1Ntd25sUXk4czQw Ry9OdldTYTZ4N0xMY1VUam1obTRtYTgrMHEwc0JGTjVKM2oyYkd2SnZvNkZJRlFZYkowVzIwdmlM bWJSaVFjWXB1QUZ2cm1QMktTcmZrS3FHKzQyUEx0MDJraitVL0YwWG0yY2daaUN6ZEFmY0Z5YWVF MnNCeG85WVBGZHJLZktDMXZuS2RQbGpRM0xzczNZZWJhYWpEN0hZSjlkemF0akVPYnVDKy9BWnpM OFpWUTMvM1BmcjNkUkxQcjNHZEI3Zk1ZY1JOOTlJdU16M0V2RVNhNGU3dUE0TFZ5OUoxcnJBZ2pQ eE9XMmJTRFRWL3pOVGFhM3k3VFlxRmVmZnVsUGVUYzNWV2Y2L283aTNJK2srZVM4ZTA5d2RJVlRX MzJ5WFJNVUs2SDc2TDFZdUFjZmhXN1YvdjlJa3NDTURjSFd6bkdyTFhCR3RIOG1qbVYzcVdldktQ VTE4YjgwdG9pVCtLNUhnKzdkZWVid3ErdER6M0ljTjg2bGJ3OVY1YU1EQWk0TEovRkpiK2RBazhh QThnQk55N1V0VkFmUXJNVkU1YTFTZTRGWS9iYmFkOHpBRWZvVXdBNW1Ucjd0Z3Z4aDRVaWg3RWJJ TDd5YVNITU9OdGllOWpTRDBCcGFNUlRXOWlieGtINkJTNjROYjltRWlrNTgzSFRvZmtkbTJsaElG dlY5bFkzL1dweWV5bmNNd3J3MU9mazlFU1RMYzJoVEV3QWdwRFB6ZlNaNjZZK2Y0NHg2Y3YybWhi ajBPUHVPLzdFa2kwK2d0K2ZLeW5MbGNpKzNTME5rYVFmeUhFZ21VVWRMVnk2Nis3Q1cxNDNiVTdO SlFmNlBoU0orZE8ydms3R1BjTGlHMWY2cFlVYlQ4YVY4ZFg4MWpBZHBoT1Q1N3pjTnRzMUI4VXpI b2lLcExNMjhPdjExRmpHU0R0VHlYSEZJMzBoNmpRWGNoZzdZa25zaUJqQWpoOXQvTHBLemI2S3pt Q3ZrdUZFSmc2U2ZDM1RaTytERFFiaUdqY0NiUEhKWjNGY3RCc2h1RENIaUg2eUZBV2ZxcS9iQlNZ YkxvN3N0eTlqRGJjRnhKMXRuWmJ6TTNCMWlBRnFWNENJdUpWaWdLay80cEhqNDV6Y1BIRCtrUDJ6 SGVFd0diUTkrOXVOd2NLSDVISTVkbWl2ZVI1Ui9nNnRjTEhuWGtkamFMTzJxMk9yRktiQVR0QWth ZmpodnJqMStkVGkyTkt1YmJwU1NsU1U2MmU4SVFBWUUxd3EzREUyeHF2SitLWmRKWXlQQjRSZjdq dGp3WTRpdkxkS3ZuNGlVanU5aHBVdnJlMXREcWhMUzZCOHQ4R2Ftd2s3NXFucFhYUEpJVHptei9o dldNTUVzd1Fub3FqY1Z2MWtaMjVjWmY4MTdNcnJGMjM1dGptSU1UUU8xQS9qaWdFd0hodzJ0MzZ4 THBGMFNOZjAxR0l2ak5qZEY0N1ptM2JXUXJTdExtMXVLSS9kRHNGWXcwaTArRXcvcVlwQXNhK2lE ZFJWTWxySXhDUngrT0kzRUF6MlhkRWRQR2swalFQZkZZKy9EckFZV2tUY1A3Wkk4eitVMWxGMlF3 WkVYNFpCUVhTRzA3ZG9URzBQdGR1dnJoa01mZnJlN1RjWitrTitjZlNYcjh0T2xXUEM0TUNtNmlm dE1XamlFblZVMTF5ZmpKL2ZNKzQ1ZGlJSWkwWk9jd2k3dnZFb3JTZXdjSGNRRFhlaTBTa084Y2Vp UXQ3N0dDZGgzU3JFd2pqMXkzbGJ6M09MZGp2TWxDK3Q3ZWJBZWZER3dGZzVqTzFGZE01Sk5oRk84 QitNekNXM2d2cnFaNnhoTW5IajdjejR3Vmo2SGxHZmZpMjNlVFNWdi9xNURHSWNxQi9HMWFGMkx0 ZFppNE56akY3Mk4yNXcvOW1QM2RvbEwyT0lPMnR6b2EwdDRyRHp5M0hZL1NDVUR4OGFiOXlyYUkx ZEphT0JURnpMTXRHQjZaVWdFQWVTWFlvaW5mUW1rdStnV0hndlJUcVFoNEh0bzJvSUhUbmxhREVH R280QVZ6eVNCdkd6SzFMT1NQdGdZc3ZwZWY2cUEyU2tzbnZFVVRkMU5NRndoa3RKNFdBaHdMbTVB NzRVZjQxd0M3RVByVDFvTUROMTFGZjNpL2c5bHg5ZUcyWGMrTkVrNHNhTng4QS91MmczZkRCV0dL d2VMejlpMVIrQUQyUjdORkZnNG1OM3h2Zytjd2tPeGc4TzMzZzZWSVAwcTdNL0lsRDJrWExNVldu VVR6M3ROSElkRVEzcjMxUmV4bzR4aE5sRkFLZmlUUGtSWVNJYXhPdWo5WnpLWjlMdkpnbEVxNEJy aFJZSmh6bmtxTVFPWkwxRUpYMER4U1dUSit1OWYyUWd2blRTQ3d1dkcxZU4wSG1RcGtPSmxFem1Y QkdpSUZ0QWJiUERzY0RaZ3VZNFMvWldqZ0dsN1RqbzNHWmx1SDJENDNYQTV5QjRLYzlqQ2JjTmRn QnJ3dURVOGdKaGNqaTRjK2h1RjRrTGc4Vk4xdDFOTWdmVXJoajd4VE0vSHBQSEpydis4SmhLSFUx cVhPQmNIZldkeFdOWG50cnRxNTdhNnpjQXlKYk5pOVoydDEzSTNGc1o4TnZudGt0TGQweW10bUVh elNXM3Rjd2x4QkFXclo2d3RnYkFHT0cyNHpKK1d2Z2hUV1VUMitoamZhM1A5V011MDl4WGIydUJ1 WTRKYUdQQk9GYjNGcDlrZ1FTZ3VYdFRPc3dHMGJXZGlSMXRma01rdmpySjB6aTViM2k0NVVqc25B bFJlSytqYm9OQTVKcDd4VXFXaDFQQ1lUdkJ0d1ZyR29ka0swMHM0V3VYNHVmMG8zWWltNVluMDkx anNzN1I5RlB4ZEJRWm9jTXJIUy9mcHIyWWRrTkgyeHpFVDZVZjlUTWd0ZDJpQVk5Y2hvTmNiVk9Y bHA4YkViYWdMWjRmMFc5aDJkUitPTFI0VEhubE9IUDJYZW5uMHVRd2k0TkRXRnlraDJiS3A4bHBE ZndIUnVTR1hWOFd2UHVKRTlGWFZ5NVhPRlB3bGMwOE50bjFoMFBMVnNmUnduZmxxZDBPSisyWUxF VHd5WGs2OTdCcmhoSDlpQkU0SlpMUWg4S2Ixc2Z3aStpTHlubFFTOGZjTlhiNmpPU3ZIR21hVm84 KzNpNjM4WXNBbWtzdVhjQ2k1UU5yYTRDRjB4bmo2RUo0M1RybHV1cGpmYTNQOHh4VVIyTlJ2YTBG MnBIVFdhOHdiK0kxYlM3bk9GTjJjOTdGRTd0T0RHSkx5Mng0R0NjSVVEOU9wdks3c3Q5dEU0Z3JW N3dTRmdLRlFDRlFDQndXZ1NJUWg4VzNjaThFQ29GQzRIUVE2R3BhQktJRHBKeUZRQ0ZRQ0JRQ2R4 QW9BbkVIaC9wZkNCUUNoVUFoMENGUUJLSURwSnlGd1BFaVVEVXJCRzRXZ1NJUU40dDNsVllJRkFL RndNa2dVQVRpWkxxcUtsb0lGQUtGd00waVVBUmlQYndycDBLZ0VDZ0U3aW9FaWtEY1ZkMVpqU2tF Q29GQ1lEMEVpa0NzaDJYbFZBZ1VBcWVLUU5WN0VvRWlFSk93bEdjaFVBZ1VBb1ZBRVlnYUE0VkFJ VkFJRkFLVENCU0JtSVNsUEk4TGdhcE5JVkFJM0FZQ1JTQnVBL1Vxc3hBb0JBcUJFMENnQ01RSmRG SlZzUkFvQkFxQjIwQmdEUUp4Ry9XdU1ndUJRcUFRS0FRT2pFQVJpQU1EWE5rWEFvVkFJWENxQ0JT Qk9OV2VxM29YQW1zZ1VIa1VBak1JRklHWUFhZUNDb0ZDb0JDNGx4RW9BbkV2OTM2MXZSQW9CQXFC R1FTS1FNeUFjL3RCVllOQ29CQW9CRzRQZ1NJUXQ0ZDlsVndJRkFLRndGRWpVQVRpcUx1bktsY0lG QUtuaXNEZFVPK0hBZ0FBLy8vcVhqSXJBQUFBQmtsRVFWUURBR1JoSU5SZkNaaENBQUFBQUVsRlRr U3VRbUNDIj48L2ltYWdlPjwvZz48L2c+PC9nPjwvZz48Zz48ZyB0cmFuc2Zvcm09InRyYW5zbGF0 ZSgwLjUgMC41KSI+PHJlY3QgeD0iMTIxIiB5PSI0MiIgcng9IjIuNCIgcnk9IjIuNCIgd2lkdGg9 IjEwMCIgaGVpZ2h0PSIzMCIgc3Ryb2tlPSIjNkM4RUJGIiBmaWxsPSIjREFFOEZDIi8+PHBhdGgg ZD0iTTEyNC40OCA0MUMxMjEuNDkzIDQxIDEyMCA0Mi40OTMzIDEyMCA0NS40OEwxMjAgNTRDMTU0 IDYwIDE4OCA2MCAyMjIgNTRMMjIyIDQ1LjQ4QzIyMiA0Mi40OTMzIDIyMC41MDcgNDEgMjE3LjUy IDQxWiIgZmlsbD0idXJsKCNkcmF3aW8tc3ZnLXluNVA3TXhMblVwX1JHUmlCb2NILWdyYWRpZW50 LV9mZmZmZmYtMC45LV9mZmZmZmYtMC4xLXMtMCkiLz48L2c+PGc+PGc+PGc+PGltYWdlIHg9IjEy MiIgeT0iNDMiIHdpZHRoPSI5OCIgaGVpZ2h0PSIzMiIgeGxpbms6aHJlZj0iZGF0YTppbWFnZS9w bmc7YmFzZTY0LGlWQk9SdzBLR2dvQUFBQU5TVWhFVWdBQUFZZ0FBQUNBQ0FZQUFBQVJaLzcvQUFB UUFFbEVRVlI0QWV5ZEJiUThTWFhHSDBFTzdrNXdPTGc3Q1FzRVd3Z09BWUljTkhnZ09DU0VIQ0Fr T05rZ0NVRkNnanNFWjNHQ3U3djc0cnNzRUdDWGZMLzUvKzl3WDczdW1aNlo3cG5wZXQ4NzkwNjVm ZDJ2YnRVdDZUL2E4WjhSTUFKR3dBZ1lnUVlFTENBYVFMR1hFVEFDUnNBSTdPeFlRUGd0TUFKalJj RDFOZ0lESTJBQk1UREF6dDRJR0FFak1GWUVMQ0RHK3VSY2J5TmdCSXpBd0FoWVFBd0dzRE0yQWti QUNJd2JBUXVJY1Q4LzE5NElHQUVqTUJnQ0ZoQ0RRZXVNallBUkdDc0NydmNCQkN3Z0R1RGdYeU5n Qkl5QUVTZ1FzSUFvQUZuQytWOUs4L3ZFNzVEOXBPSlY2WHJLSU9lTEhUOTVMMDNuVk1wdmk4a3Ir UC9rdm9LNEMxMUFrWDRzanJTWWI1VDdST0krNlhqSzdJVmk4Zy8rbk54bkVBOUYxMWZHVWRiM1pE K1hlRlVhMDd0Qlc0K3ZuMHVMSHk1K3YvZ0ljV0FTSm42RUVlZFNDait1dUN2Vi9QNTB4V0JVOFN3 Z1J2VzRWcTdzbnl1SHM0Z3puVUNPVzRtUEk1NUhYMUtFTjRzelhVbU9DNHI3cExNcU0vS1ZNYVVY eS9ZRDhjN09NRDlYVDlsK1ZQYnZpdmNMTVhCNGhocDd0UGhENG9lSkx5YytuYmdrL0FnanpvY1Zl SlQ0TWVMVGlPZFJ6ZS9QdkxhUE10d0NZcFNQYmFsS004cS9ia3ZLRzhyL0hPSjU5RHRGWUdRdlkw b25sbTNWbVkyeTJFVlhsQ3NMc3QvSS9TYnhVSFFxWlp4blVmOGo5Ni9GdGRQSjFjQW5pNzhxdnBP WUdZU01oWWozNm9GS3dhenJYakpuelNocWZYL1U3RHJKQXFMTzU5clVxb3ZMODZyaUlGUUdZYWN6 Wm5ZUjdsbm1CeFQ0ZVhHbVErVTRoYmdQb3NPNVRaSFIyK1grdUhnb09yOHl2cWdZK3FWK0dCbkxx Sm91bzlaOVdueFA4U3o2b1FLL2RaQ3h5OXBJQ0pmREZQSlVNYzlRUmlQVitQNDBOclFHendFRVJB MndWTmtHWmcrb2syZ2N3dUdKc21ES21OQ3Q5ZHVsazBmTjh3ckZ6WFFKT2ZwU001MWJlYUhDa0RH bDU4cjJLL0ZRZElneURtdytLenNqYWhuVkVvTUIxc3BRNVpXTi9Jbzg3aXBtMEVEL2NIclp6M2FR c2JNK2RCNjVIeVUrVWx6U1hlU0JvRUJneUxxSGFueC85alN5Rmc5ZWdGcmE0bmEwSThEaTdvMVRN UCtrcjViN20rS2dSVHI1MXlvUmFoOFpFNkp6UlFCTkhDdiswSG1kTXVYeEhkbmZLeDZLVHFpTUVS QXlKdlErL2Y1VVhDdGRWZzE3bmhqVm9Jd3BJUml1S2RmNXhFOFhzd2FUQnhEeW10QXgraVh1UTJX ZVVmd1E4YkhpVEhlVTQ5cmlOcXJwL1dscll4WCtGaEJWUE1hNWphRHo1eDgvSW41QmxrK0lVZDNJ bUJDZGZOZkZhdFE5T1MwWjBMbWd5OGUrTERPRHVWR1IrRlZ5ZjEwOEZKMVpHVjlTSFBTV3NGUm9z cEQ4RkxVckMyQTVkNWdSSWpnT2x3TUJJS01UTWF0N3RHTGVUSnlGQlAwS0FvVHlGTFNIYW5wLzlq U3VKZzhlWkUzdGNWdjJJb0JLNExieXpydVUzaU0zNm9GWHlzelVkYkdhanFGTXk1WkhPT2UzcVAw aVNwRHpZQVNMZ01CVTBDQjBZZVhLU0ZqR3p2ZjFnMTVlUnBYRVFqUnJEN2x4YjVYakR1S2ZpSmNs QkF3emlaeWVjcTZSUFpLOXB2Y25OYXMrcXdWRWZjKzBiQkg2NDZza1R6cmJHUDEvUlA3ZkVBZWhk MGJGRSs1Wkp0dGRVZjlFSEFRUUFnWXovQlkxR1lraTBDTGRCMlZoMjZXTXdXaS9iRzlsSyt0ZkZ5 aXkxb0xRK0huaHY2aVRkK281U3ZRWmNhYWJ5cEdmcDV4VHF1WDltVGFvUm9zRnhKaWU2bkoxdlk2 U3hRaFoxaDBPbkRIRng0NmVHWDB3OXVDdWk5V29mUTZQUkFmTnE4bGtJVlBHd3NRNlNUbmlSRmUr YXVjMXF5S294UEwyMW5jcGNxM2JXeEg4REFEVXhDazlUamFlbzR5VmlRTjAvMTdrVW01WHpzR1VP L2IzSjdlblNyc0ZSSldQZGRvb1RuUXppcHQ2eU1Mc2dkUFFzdTR3OGtOQVlPS0cwVVdqSHNBK2kw bkQ0VFhNaU1jNkIrc2Q0VjdFWk9jUzIwMGp6YzlrWWFlTmpNR0kwOUt4KzRwRmR3VEVZSVZ0TUdQ V2RoRDh1UXBzVlM3VmhEbDhHVHZxS3ZKbGtSdGhENzU1aHByejVMMForL3VUMjFPbDNRS2l5c2M2 YlJRNi9UeEM1cCt5MU9tejU1OVpSU1JDUmRSVlZjU2VkdFJVT2UzTjVTQVBHWjBKTmNSZkZyRzV3 b1BPcHZEdTFRazJzWnZuazhwNTZQSlV4RWFJOXlDdjdWQUoxZzNZellhOUwrWTk0am9OdHNteTJE OXZOamIyOTJjUjNFWVoxd0ppbEkrdGM2WHBkTm1kRkFub3pPRndZLzVJUHdnTkdWTkNRSFE1V2Mx MjBOZE5VeDJ3TUhMc2t2WkE3QU8vN01jdnI5Ymd4RFluYncvRTZQK1g3YTE1SzJiTjIxdi9SUEFo aEdWTUNGemZNTEZ0OW1mTTc4OW1rVnRUNlJZUWF3SjZBOFUwNmZUcHpQbW5MS3VEbWdrVlMvaWpx MFpuSGU1WjVzc1VpRHBJeG9SSWk3cG80dWo0VStxcUdja3p1dXlZZktsbysyVjdLN081T0NVZVFM RzU0R3ZoMkxBNTF2ZG53N0N0cDNnTGlQWGd2SWxTNktTelRwOHJKRjdUVWhGT0QzK3NDRU5uamU2 NjhON2o1TkJVMlpuZlFMSHlpRlhPVnVKYWh2SnFEWFRUZmFzL3lncnMydDZxd0ZxM3Q3SU94VTQy TlhGS0xCQVB1ZmcvTGFpRFphenZUNGVtalQrS0JjVDRuMkZUQytpY1VTL2xzSGZMZ1NDUXNZZm9M TW9GU3hhcjBkSHZpVng0c0tlZExZN1ptMjIxWmFlVXc3Tzl2RnFEbWN5UUYvTkYyZnRsZTJ1VGdH RGgrQmNCeEliTnNiNC9HNFp0UGNWYlFLd0g1M1dYY2w0VnlNbG1HVk5DamNRLzQ5U2pzS0IreXFv aVZCTmNuNEZaUk4zalJQalE2VVFBMjJwWml3ajNMQk5WVmo3Wnl5NnIySVk3SzkwcVlmdHBleXN6 dEx3T3RRcHVRNlVkMi9zekZBNWJsKzg0Qk1UV3diYjFGZUk4d3FsVExUa2x5eGJFNUxYSCttWDVs SGNlZFYyc2JqcFB3UWQ0V0FoV3RxMkVDcXU4V21Qb2kvbW9ETnN2WTNzckM3YWNMTWUvUmtZWWNx MzNLbTFqRnNLV1kzYkJMY3A4TkdsZTJXTjdmK2ExcDVwd0M0aHFIdVcwSVhTNnJCOU1QV1JoVk03 SFdtUnRKYllrdnFBSVpjR1pFWDdodmNkSnAvRWkrZExaeXBnUUM4L2Mramx4dFB5VTJ5OVpQQzJG VkV2U2xiejVhbHBzYi8yaWNtSlJYRWFWeE5vVHozYWJHemUyOTJlYnNleTFiaFlRdmNLNUZaa3hN aTRQcTdGVEpIZmViUldsYzZhVHp1RUlHNFJPOW11eWYwcWVlUXN0YWlQV0l1VGRTdVhWR215M1pR RzFOVUVQQWN4cW1OMUVWbHpuRVFjSHc2OG1FN1hoSnRjYnVtSTVsdmVuYTN1cWlHY0JVY1ZqM05V SUZxZXp6cGtPdjl4bHRDdEJjdkJoR1BUQnlXdW42MkkxQzkxY2paSFRzb2FCRGp6N2hiM2Noc3Nv RWdHQkdYR0dNTXZ0clN6T0QxM21FTzNvbXVkdkZiRVVFTXdNVHlML2JhS3h2RC9iaE5uZ2RiR0FH QnppdFJaUWRyb1VUbWZBcFd4MGd2T1l6dVFXSkVyTUlqVzN3Ykl6S25rM1d0RlRNMktOUUE2L01h TUpkemJMYmJpTTVJZSttSS95OTh2MlZ0b0tJeHpLV2RtWkZOQW11QlcwaDhpRDJTRHZ3aXcrbVZL K1U3d3NqZUg5V2JadG8weG5BZEgvWTJOazF2WTFyVlZLUTVmTVl0NnNQUGlrYUQ3N01DdnVKS3pq RHgwOXA1M25SVWVYenhVWkVRODkvL1hDa1V5RURUT2Q1TFhEN0lOUlpQWWJ3cjdKN2EyYmVEZFlm eWgzaFhIUy9leERnTHRpbm1ONGYxWnM0cmlTVzBDcy9yejQrRTdPaGR0TTBYTm52MlhzYkZWZEpC MmRMZ2ZVRmtuVE5TNnprQzZMMWF4ejhLVzZuTytoY3BSckdBZ2JoSTZDSnNTc2c5SGp4REhnRHp0 Njh0a09MdWVqQXgycXlHMTVOOWlrd093eDJvbmd6amlFLzZiTmJYOS9ObzNQMnN1M2dGZ2Q4bktC azA0SUliRnF6b3p5Y2g3Y21UUnJCc0hNZ2M0NHB6bGFEdFlWRnVYdktWMUpYUmVyNll3WUNVWjZG c3hMTlJObk5CQTZFWWRaUjA0VC9uMmI2OTdldWkzdkJndkFwYkRxK2p6N2ZnYno4dHZtOTJkZTNk Y2NQbnh4RmhDclk4eFZBWGwwaGg1MjFlazcrODdMKzNPK3FhcWlDNWJSU09pSTJUa1VnZFNKcTc0 NTBid29jN3E1UE0zY2RiR2FLeks0S1RUcXdZSTVpOVhoUnZkZG5uMFkrbUsrS0h2ZDIxdTM1ZDNn bVhCOVNlQ0F5Zk1zQnhUNGI1cXA2N2ErUDV2R1p1M2xXMENzRGprTHdMelVPU2RHeUN6bVpiOUY3 TXdlTGxZazRLNmtvd3EvY0tMQ1lVUVlia3kybkhiZHZVVDh6Snk0Wm5kUDlxTTlYUmVyT2JYTmxS bVJIanlZV2VGRytMQkFqUjFtNXJCc1BVbmZsVkhCNWRQZExJcVhJL3l1ZVhXTnR3M3ZSdFQxcGJJ d0M1VXhJWjduSTJWYmRUQ2pMSHFuYlh4L2VtL2tHREswZ0ZqOUthSDIrV2lSRGQ5RUtOVXFSWlJX Si8rNHBNK3pBU0p6dno1bUU1Y0h6b2pEMVJsTk43Y1Mxb1hMVDBLU2hsa0tzeEhzczVoRlVWUUZF ZWZpc2x4SURMR1drZHZHeUxZVXNNVHJtMW4zdUh6S0ZEeVpaU1d2WHExa3RnM3ZCdldBdVlmcmlW Z1NzODcxTExrWllNallHdHJHOTJkcndGbG5SU3dnVmtlYlJVNnVoOGc1blZhT3c4VEwvT1B4TmJk N0ttMm1XYU5zQkFwYlV4a2hSeHAyUExYZDNCcHg1cGxzamVSY1FvN0hIVXQ4d2pUN05kbVpnVEFL akREcXhyY1hVSjFoaGorempGS1ZGV0Y5bXdqUldQZmc2cEZTcVBkZEh2bHQrdDJnRHNFSXc2ZkpV VjY1d3JVc0w1Yy96MWJHMG9UcThPNUt6UWw2R1N2Uk5yNC9LelZvcklrdElQcDVjbTlUTnA4Ulor SWZqNTA1WFdjU3gxWGlXNG9aZWVjUnRyeDJFRFp0bzJ3V3hDbUxlTUVjZG1QRUdPNWxURHFVOHZv TThrR1YxVVh3TVlQaGtCNXBZTlJNckt2UVVlT0dhU3VqUmV4RGM5N2UrbjRWdHE3dklXenkzVkF6 ZHhIYmlPOG1IMVJmTXFiRSs4TWk5aDNrUTBjdm96T3hkZmVPaXMxbGpZK1IyZGNXNzIxN2Y5UzAv VWY3VmtEMC9LaVBVSDUvS3o1V25BblZDb0tEcjNleElIZ2FCVExpbHpFaFJ0UWMzQ0l0LzZEUGx5 OWJFR1ZNaVJFZmk3aFRqOExTZFBhQjlRTkdZVVhVaFozc2ZtRXRJeWRrY2JQTEZrbDJUaUdvSWky QzhzNXk1RXNFKzZxbnNwMUpySC9rT2crOXZUVlhacFB2UnE1SDJMbVQ2eVp5OEh4a1RJa0wvVkEz c1M3ekwvSkZKZGpXMlRPQTRYMUdQWGlrNGo1VGZEcHhTUng4ZkZUcDJkRk4vYmJsL2VsWTVmcWlX VUQwOTB4UjZUeXdKVHYrbVJBU0xCSWlSQmlkd3l3NjB3bnpUOFRpYlpuOHcvSzRuWmlSbjR3OWhP cUduVW81Z0ZFNzZ3ZlpiMWs3NVhLQUxhZEh3SFZackdaUE96ZDUwazdTSS9oSWh4M3VzNTdrTjR2 WHZiMjFyTXNtM28yeUR0bk5yTzBRZWZDWlZSbTdpQm5FdmVYREI1UlFBYUtPWXdjZHpKb0t6NU8x TGQ1bjd0SnE2a000a2Y4ZzVYRmxNWmNoeWxpWXR1bjlXYmp5dFNSb2VyaTF0RzNkN2VBZmgwVkFU Z2l6QnJCcStldzZ1Wll5K2JhNGpUajdnSG9naHpQcVl2U1YvVmF4djE2SnZ5L09oTUNqN096WFpF ZkFmYTRwUUg2c2I3RE9JZXZndE83dHJXV0ROdkZ1bEhVbzNXRFBZVVhVbXN3Q3l2QndNL3RpZ1Iv bWlvN3dieklSREk5WEFHdHdqNVc1Nml5MjVmMVJ6anM3NjN4L2R2YnJud1ZFdjArZWpnQzlQZGRj c3lESWJHSFJFbGlRcHRObkp4T2p0MW5weXgxQmxNK29uZEhYckhTTGhERnlaQzBscDBIRndJNm03 TmRrWjhhRW9DdkRxQ2VMMkpobFdOOXVabG5yM3Q3YTFBYmF1czUzbzZrT3BkOHg4a0I5eVFXR3Q1 ZWRjeHN5RmliU2tSNWg4Z0NsbmlWd0ZOeVp0dUg5NlZ6WkdpTmFRQXp6VkRtSmZBOWx6UUllbmRP VFpQK0VtS201akYxRVhOWVo3aS9mYzRyUjFiT3dTWWNpWnl1eFVGd2VPR01kZy9NU3JZbVdDRURZ SUhUSytuUmRyT2FxY2E3U3lFVnpCcUZKdlpIajlHWG5Ba05tRUpIZk9yYTNSbGxOSnM5NzZIZWpx ZHhaZnB5NDU3T3hER3pZelhRblJYNkptTVZzWmdXeVRvbTR2R2ZQbHM5dHhNUW5IZWtKazFldnRP bjNwOWZHakMwekM0aGhueGpiSE9tUTdxdGlXTEJtZ1JZZGZtWkdiK3l3ZVlMaU1PMHZPMko1SDJ1 V1VRQUFFQUJKUkVGVU54THJBK3pyejNsZFFESGJkanNwYUduaUtnemVsVndXWlZPSE10UFNqUzZi a2VVeWFjdThsbkd6MXNIQnd5aWZqUURMNU5OM21pSGZqVlhxeXZ2RFlqVXpXTmJGT0FrZjJHR3lz UUwxSWp1WFdKOGkvaXJselV1NzZmZG5YdjJxRHVlZnZ1b0d1bkZHd0FnWUFTT3dIQUlXRU12aDVs Ukd3QWdZZ2ZvUUtGcGtBVkVBWXFjUk1BSkd3QWdjUU1BQzRnQU8valVDUnNBSUdJRUNBUXVJQWhB N2pjRDJJdUNhR1lIMUltQUJzVjY4WFpvUk1BSkdZRFFJV0VDTTVsRzVva2JBQ0JpQjlTSmdBZEVm M3M3SkNCZ0JJMUFWQWhZUVZUMU9OOFlJR0FFajBCOENGaEQ5WWVtY2pJQVJHQ3NDcm5jakFoWVFq YkRZMHdnWUFTTmdCQ3dnL0E0WUFTTmdCSXhBSXdJV0VJMncySE83RUhCdGpJQVIyQVFDRmhDYlFO MWxHZ0VqWUFSR2dJQUZ4QWdla3F0b0JJeUFFZGdFQW4wSWlFM1UyMlVhQVNOZ0JJekF3QWhZUUF3 TXNMTTNBa2JBQ0l3VkFRdUlzVDQ1MTlzSTlJR0E4ekFDTXhDd2dKZ0Jqb09NZ0JFd0F2c1pBUXVJ L2Z6MDNYWWpZQVNNd0F3RUxDQm1nTFA1b000MU9KTmlma1A4KzROOHRNeExpVTFHd0FnWWdhVVJz SUJZR2pvbk5BSkd3QWpVallBRlJOM1AxNjB6QWtaZ1F3alVVS3dGUkExUDBXMHdBa2JBQ0F5QWdB WEVBS0E2U3lOZ0JJeEFEUWhZUU5Ud0ZIZDJ2cWRtbkYxOG5JTjhFcGtmRVp2YUVMQy9FVEFDY3hH d2dKZ0xrU01ZQVNOZ0JQWW5BaFlRKy9PNXU5Vkd3QWdZZ2JrSWJLbUFtRnR2UnpBQ1JzQUlHSUdC RWJDQUdCamdOV1cveUVHNUI2bE9jYUFPODNweUI1MUlsbHVLM3kvK2paaHcrQ2V5djBoOFJmRnh4 VTEwR25uZVQveEo4VEZpMHNFYzRIdUMzR2NWTDBPc3E1eERDY243TFRLUEVKTnZadndJdTZQQ3FJ ZU1wWWkyWFYwcGFTdDVSaGxnQVNhM1ZoanJPekltQkhZUkJ4TnNKd0VkZjZncmRTYnZYeWdOZWNE Zzl5VzVEeE5mVUF3R01qb1JkU0NQWU9wSXdwUHI1ekhpbjRvSm93eWVGYmllUVg0dkZPTWYvQTY1 VHlwZWxPNnBCSkVINXN2a1BwN1lORUlFTENCRytOQUdxRElkMEhXVjcvZkZ6eGRmVG54OGNkQ3Ba TG01K0QzaU40blBLQTZpVTcyWEhDeVVQMTdtUmNUNXZUcWIzUGNWZjFQOFVISE9WODVXb2s2SEtQ U2o0cStKeWZ0cU1rOG5MZ2svd3A2cGdCK0pueXltUTVUUm1hNnNtRjhRSHk2bXJlUXA2NFNvTTVn OFY2N3ZpZ21uZnJJdVJkU05PbEpYNmt6ZVdmQ0EzM21VTTdoK1J1WUh4QWdLR1V2UnhaWHEwK0lI aWs4cGhpaURad1d1ejViSHk4V1pMaVBIK2NTTEVBTGxwa1VDQk1UdkNqODdSNElBTDhsSXF1cHFE b1FBSFIwZCtHdVVQeDJYakpsRVIvdzh4VGlGbUk3ektUSVo2V0tYZFNZOVVxR1BGbE9takZZaXI4 Y3A5SjFpT2pjWkN4R2oyUGNxQlR1N1pNd2s2a0w4dHluV3VjWHpDSXlZWVR4WUVSR09NaFlpT2w0 NmE4cnNtcEEwbjFKazBsQmZXVHZUdVJUekplSlpNemdFMzdzVjUvUGlvQlBMd214S1JtZENvRkRY U01Ec2tYekRiWE5rQ0ZoQWpPeUJEVkJkVkVxUExmTDlzTnpQRVArM21IOXlHYnNJSVhFMytkeEhm RmR4MEc5bGViV1l0Smk0NWR4RmRIS1gzK1d6MjBFSFNMNm9QbmFIN094d3h4U2phZktIcWQ5WHlr Z0gzUmVTK2ZmaWVlcU5HeXNPQXE3OFg2RHViMVVZNWREQm9uS1NjMHIvSkJzeklobWQ2YktLK1da eFUyZE5PMmdQNVlFZGJWWFVLVkUvWmgwUGtBOFl5ZWhFajFLczg0cWhZL1h6ZGpGbFlPSkdLR0Nu ZmJSWHdWTzZrV3dNQkdSMEl0UlpDSmFJL0ZwWm1ISEpNSTBSQVY2Nk1kYmJkVjRXZ2IzcFVKZkVl L0J2Q2o2dG1GSGduV1hlVm54TzhhSGluNGt6MFVHaTA4YnZsL3E1bFpnMWpCdktKQzBtbmNzajVN NTBBam1JMjliSlhWTGgveURPOUMwNXJpa21QNFFMK2NQVUQxVU0vbEVYUlp2U1RXUTd2N2lOTHFF QVZEelJmamwzRUF6bzhjbVRFVFRsZ0JGcU5RUWpIVG54NEVVdVJHUTJ3OHdyVkR5a2g1bUJnVG50 b0QyVUY5alJadHBPdk9CL2xvV09XRVluQ3RVVlFwOFowcDhwRldWZ01oc0NveC9Jai9XQ1Z4MDBa VXdJZkxxcXRzQ0w5MlNTVUQva2g0REFsTk0wUmdUeVA4WVk2Kzg2OTRjQW5lSTlsTjJQeFpuNEIy ZmRnZEY0OW84T0hzRnhWUVc4UU16Q3A0d3AvVXEyZnhRL1I1eUorQ3pRWmovczVIbDdXZklvbExV Tk9qUFdCc3I4RlhWQ1IrcjNJV0xTeXBnU25mSEZwcTdkRnRSWXBDRk9oTkNXNjhqQmpJcTZ5em9s Y0VBTjlhZnlXVlJ0d2l3Ry9HSWtyeXgyR0wzZlFoYldHVXJNNWIxRFcya3pzNDVjSHYrenpGeWE4 Q05kRTM5Vm5uOGgvcm80RTdPVXp5YVBEOG4rUVhFUXd2eGE0WmhqSWtnUUtCR05nNXJNOXNKdGM0 UUk4TEtOc05xdWNzOElJQUJRWDlBSnRtWDllZ1d3aUMxakY5SEo1azVsVjZBY2pNaForTTU1TXhy UGk4Q0tOaUU2UFlUSHhISHdoNW5LbHcvYVp4bmtqMnFHa1hLT3g4Zzl1OE4rYVZsdUlNNUVXOWdO bGYxS094amNRWjRJTGhtZGlGa01JL1VjbWJKUVhWSHY3Ri9hbThwamhuZU5NdUlNTjJzTXBYQm9p djV6ZWI1Um5JbFpBYk9EN05ka1o1TURBaVhDWGljTE82WmttSHBDWU8zWldFQ3NIZkt0TEpBUmZq bGlMaXVLanBwZFB0bWY5UWtXdDdOZmsvMDc4c3lkeFFubHpyTUVPU2ZFcUpydGxuVDBwQ0YvQk5N a3NNTVBaZVFSTVVsWU9NVXN1ZXpRR08xU2RobXZ5WTNBUW5BMWhUWDUzVlNlZWFiQ1NQMVo4cHNu SEJSbFFwVDNIeFBiSDM1dUl5czR5cGhKN0NDYUovUnlCanhQVkliaHg2eUEyVUc0bTB4VVpLakZJ b3h0d1F3NndtMXpwQWhZUUl6MHdmVlliYzQ0ZktKRGZyOVdITFpseXBnU28zWDAxMU9QRmd1cUcv YjV0d1JQdmFrTEtpazZteitXTCtjZlVJL0kyaXV4YlJmOWZzNzBsWEl3Z3BiUmlSQmNqTzduUldi cjUxV0tTR3dwYlZJckZkRjJPZW5rNmV6RGs3V2FNNGRqaHNuejZUSjdpQ3dRc0ZtbHhhd0FZUnJo VFNZN3pTNlFBbGowL25oeTJ6cFNCQ3dnUnZyZ2VxdzJIWENYam83T0NaMTFMcG9kS3ZobnZ6SFlV WEd4L1RQcVNoczQ0eEh1TGlZZEwyY1VwbkZiTEtlWGZ6bUw0WUNhdkJjaU9ubktqRVFjYnN0dENQ L1NaUGFCZ0M3OTI5ek1KQkdXT1J4aGlsRE5mbUZuM1FpQmpobCtMRTZUVDdodGpoUUJDNGlSUHJn ZXEwMm56enJCTWxtaUJsb21YWjlwNkpnWVNYUEtHYlVHNXJ6OHo2SUl1Y09qNDZVRGxuZG5BcmN1 YWFnYktwaklHTFVTdTRoUUdTM0M3TkxLNnphMEd5RVIrYmFaelBxWS9iV0ZOL216T0o0SERjd1Ey RGJjRkJjQnlPNnVDR01XV0c2WGpUQ2JJMFBBQW1Ka0QyeUE2aTdUZ1F4UWpibFpvcXBoRnhDalZV NEV2MWdwV0tOZzNRSkJ4VUlzSTkwdTd6VGJPK2xnbGNXRTJERUVUeHdML0hBZHhyem9DQ0oyTVVV OHlxVU5meVdQUlpqektxaDdsR3hLcU9HbWpoWUxnb3daVWt0d296ZW4zcmxxSXdLcC83WERVWmlz VWVRWkV1cWxMcmdVMmRpNWpRaDArV2ZheG5vdlhpZW5hRU5nbVE2a0xhOCsvZWxJV1J6OVQyWEsr c1ZSTXI4b1J2M0JhUHBtc25PTmg0eUZDVUdURTNHVkIvbG52LzFzUjZDd1VTQmpnRkRMTXlIQ2VF YWNFY0hFRGZ0cURWQ29oQzBnS25tUWxUV0RrVEVMdWVqNGI2ZTJ4V0V2V1djU3VuYk9STXlNNU1C T0NEQVQ0SlIxUkdZUkdsVlR1REZSbitWdHljem84Z0kzY2N3alJzQUNZc1FQcjlLcTB3bHhqeExY UE14cUlsdGEyWnJLblUwY2JtTjBpenFIMDhDejBoRldxa0E0TFg0eUF0YkFxRy9vV0JsMXI4ck1w SWFxTXR1YTgxb0NkYjErVWRpVjVNN25URmljWnVPQ3ZIc2xaN1loQkN3Z05nUzhpMjFFZ0FOWi82 cVE4cTZpSDhxUDA4Mk1WaEVFdkxlbmxoL1hickFlOFFiWkY5azJXdTZ3NGRJOVdOa3NSS1dxcWlr eDZwcnNqeEJqWVRmN2JhT2R4WFNFTFdiVWo4TjVzVERPdWtRK2FFZzhCQVJteExjNWNnVDRSeHQ1 RTF6OWloQmdJWlJSYVc3UzArVmdsTXBWSUN5Y0lnaFc3WVFZNWVZMUJ6bzl6bHlvcU03RUlUVyt3 ekV2UVZrV014WGFNeS9kTm9SelhRWWNkV0V4bWl2Q2NTUEU4N01pSGpNNndzeVZJR0FCVWNtRDNH UXplaXFiRVNrbmpuTjJuRGorTzNtVUkzNTVOUktkYjVlekFhaDU4cWx3eWthMTFaaHBpeWRxSWc2 cnRRUlB2ZGxoVlY2NHgyNHJWRGJUU0Iwc0YxWWNydmY0dGt4RzlzeW9sbDJrVnhhZENEVWVWMlpF Wk9vY2FpWUVCZHVGSTR4NHhBKzN6UW9Rc0lDbzRDRlcwZ1E2OTNKa3paZldtREYwYlNMcDZVam54 YWNqZTE4UmlmTVRxTGdLNzFZblg5Zmp3RjFyaElNQjFKOEYzNFBPaWNFVjQ5eXNPbkYwK0tGalpy Y1E1ZEVwbzlyaFMzUmRGKzg3Rk5FYXBieDY0d3FLeVoxWmVZM0lWMnNJbEJySkFxTEdwenJPTnJF R1VON1BWTHBudFl6YldSK21DUG5PSXpsYmlYdVg2TmdpQWw5MTYzcU5OcnVzbU5sRTJsa202akMy akhKZUkrS2htbUx0aERxSDN5eVQyUTNmMGNoeDNpVUgyM05sREVybDFSdHNQZWF5UUc2WmpZSVJn TDVhSTlBWWxUbTdzaFlRcy9GeDZQb1FRSTJFQ2lXWHlLSjBsN1VCdmtQQmJiUmNhWjNUWTBkOXhB Z2NlMmJ1a2FManpuN2t3Y3dnKzVWMlpobFBraWMzdE1yb1JQK3JXTnpkSkdOS0hKSkR5TXdURWl6 R1AwR3BzdUJEMkR4TmZvdWVrRmFTaFlubnd1SnpKRVJvYzAxNWZpNkVFeS9pMkt3RUFRdUlTaDVr QmMzZ3dCNGRhVzRLNndrY2pHUFVtdjNEVHVmS0FTNCt4M21YOEN4TVZESk5xaGl1RitIak81eWRp Q1Iwd2l5RTMxMGVDQjBaVTBMSVhGUXV3c3UxRW5uUEpEcFBaamU1TEJMd1lTVFdFMWo4eFoyWjh2 Z09CbGVwSXloekdEZkJVby9zTjZRZDRaYXYzdUREUmdnS3l2VFZHcUJRS1Z0QVZQcGdSOW9zdnJo V3ppSlFyM0JnanNWZXJ0ZmcvaUk2U0M2OFl3U05BTW42ZkM2blE2MFRFS0M2b3JNTmR6WS9KZ2Zm WlpBeEpZVE9VK1hpWmxkdVVLVTh5cVdENU5aYjZxUGdDZVZ5Smg0emZpanJUZ3BuOUM5alNwemg0 RUFhOTBGUlRwUkh4OHM1aE53MkVpRXdFQ3dJT056cllCYjEyd1FTNnFYeVhNazY2dVF5MW9DQUJj UWFRSFlSblJHZ2MwZlgzdFQ1c1d1STZ6VlF6ZkRCSG5iUjVQZVhOUGRXU1N6bWNqV0hyQlBpRUJ4 cW9ZbWo0WWR0dFBkdjhFZFFjQWtkNVZGdVBydEFKNDk2cUp6eE5HU3p5NHZUNGV3Q3l0OWJpQWpr VHpsUkhyT1pDQXNUdFJnZkhpcUZhSVFQWlhLV28xVEhSVm0rV2lPUXFORE0vMkFWTnM5TkdpRUNy MUNkT1pDVnYvMHNyNW5FQjQ5UVIzSElqdEZ1M2xhS2ltbldkbFJtQVU5VTdnaURMbVZ5dVNIMW95 d0VoWkpPQ1NFMWRiUlkyQTZLU3VtbExlRk4zdVRMT1pCREZNZzJWeGxySjY3UTRDcU5YREJ1L0xP ZjdSVWhZQUd4d3NOMDBzRVFlS2R5NXU0ZlJ0dU11amxKTGE4cHNVMFY5UXNxRzA1VzMxNGgwWEUy YlN0bEN5c3pBa1ZySklURTJ4U1N5NlFNZVUySURwcERZTGVTaTdNSHhKVjFEM1ZWdFZCWFpndHNX LzBiNVVMZXVUeDU3ZEJtcmk4bkhxZXZPZmZBV2daaG0yQU8vTEVZbmN2R2pYLzJzNzBpQkN3ZzZu aVlxQnc0QTRDdUhXWlJscE90VGEzai9oN2lCTFBnMkJTdnlZKzRrUTZUdkpyaWxYNkwxQy9TMGlt ekI1OEZZZFF2bEJmTXpwNnJLeUpyRVFnRVdhZEVaNCthS3VKaTBzbVMzelJTaTRVNFVTWmxrQmJt bW0ydTlYaUIwa1VuamNBQlozbE5DVlhNMU5IQndyckRZWXBIM3JrOHlxVE5oeXFNbVFZTCtMSjJJ cDRKNllONVpwMFNMaGdKbkJFUW1Bc21kZlN4SUdBQk1aWW41WHB1R3dJSUI4NHpSTDFZVitDQ3Uz RFhaaUt3VU1ORnV4aUFNUE1KOThoTVY3Y0xBaFlRWFZCeW5Cb1JlTFlhaFhxRW5VcW9iMWowbGxk bjRuUzFyandBQUFNTVNVUkJWTVEyQytlUmdGMU9xSTdDWFp2SlZ0dDg5b08xbEZJdFZsdWI5MzE3 TENEMi9TdXdid0hnTGlabUFJeUtIeUFVMkRyS29UcFo1eExxSlhaU29jYUp5R3hqTGRWZEVUWjJr ek1oZkpjajJzRjVEbll2aGR0bXBRaFlRRlQ2WUVmZXJIVlUvM05GSWR3a2U2bkNyOG1KVUxpUEFz cFQyM1NZaTY1QktKdFJFR2MxMkxrVmxYMmpMSnpka0dHcUdRRUxpSnFmcnRzMkN3RkcvSnk3aURp Y0RINnpIT3hVWW9ZZzZ4N2lranEydDdJUW5BTVBsNE1GV3htanBwT3I5bHloRWUzbi9NaUQ1Y2U5 VmRGWHNMVVg5Vnl0d2xETk5RVUM4ZEREYmRNSTdCY0VPQ3ZCSFVlNXZYU1FuT1ptMXhBM3lYS3FH ZWFFTXllNU9RUEJEcW1jaG56dUo0OThPRS9PVVJMdDUvQWZseGl5T3dsVkV0ZVJoTUNnVVd3N2Jq dFZUYmk1SWdTV0VoQVZ0ZDlOMmQ4SXNFMzI0UTBRMENGeXV5dW5tbUcyeWVZRjZVaUNtdVZhY25B WGxJelJFMWVYY01WSVcwTTQ1OEY2RGR1QjIrTFl2eUlFTENBcWVwaHV5c0lJME5FaElGaW83bktL T2dwQXpjTE5yd2lSY2kwajRvelJSRUJ3UUsrcDdzeVVFSlNjbm00S3QxK0ZDRmhBVlBoUTNhU0ZF RUNWd3Nsb3JyL2d3QnByRE94d1FuamtqT2c0VWEvUVNhS0t1WmNDanhTUGpHWldGelhaU3hRakN3 RzJBajlDZm16cjlUY2ZCTVIrSWd1SS9mUzAzZFpaQ0J5alFBNStjZUVmKy8wNVBjMk9wV0FPaW5H cWU5R1R6Y3AyVk1SM0psaW9qblp6bHhWYmdHc1RocU42S0p1cXJBWEVwcEIzdVViQUNCaUJMVWZB QW1LN0hwQnJZd1NNZ0JIWUdnUXNJTGJtVWJnaVJzQUlHSUh0UXNBQ1lydWVoMnRqQkl6QVdCR29z TjRXRUJVK1ZEZkpDQmdCSTlBSEFoWVFmYURvUEl5QUVUQUNGU0pnQVZIaFEzV1RtaEN3bnhFd0Fv c2lZQUd4S0dLT2J3U01nQkhZSndoWVFPeVRCKzFtR2dFallBUVdSV0JiQk1TaTlYWjhJMkFFaklB UkdCZ0JDNGlCQVhiMlJzQUlHSUd4SW1BQk1kWW41M29iZ1cxQndQV29GZ0VMaUdvZnJSdG1CSXlB RVZnTkFRdUkxZkJ6YWlOZ0JJeEF0UWhZUUZUN2FLTmhObzJBRVRBQ3l5RmdBYkVjYms1bEJJeUFF YWdlQVF1STZoK3hHMmdFak1CWUVkaDB2ZjhmQUFELy96TEsvdDBBQUFBR1NVUkJWQU1BVHhJTld5 T2dvaW9BQUFBQVNVVk9SSzVDWUlJPSI+PC9pbWFnZT48L2c+PC9nPjwvZz48L2c+PGc+PGcgdHJh bnNmb3JtPSJ0cmFuc2xhdGUoMC41IDAuNSkiPjxyZWN0IHg9IjM0MCIgeT0iNDIiIHJ4PSI0LjIi IHJ5PSI0LjIiIHdpZHRoPSIxMDAiIGhlaWdodD0iMzAiIHN0cm9rZT0iIzZDOEVCRiIgZmlsbD0i I0RBRThGQyIvPjxwYXRoIGQ9Ik0zNDUuMzQgNDFDMzQxLjExMyA0MSAzMzkgNDMuMTEzMyAzMzkg NDcuMzRMMzM5IDU0QzM3MyA2MCA0MDcgNjAgNDQxIDU0TDQ0MSA0Ny4zNEM0NDEgNDMuMTEzMyA0 MzguODg3IDQxIDQzNC42NiA0MVoiIGZpbGw9InVybCgjZHJhd2lvLXN2Zy15bjVQN014TG5VcF9S R1JpQm9jSC1ncmFkaWVudC1fZmZmZmZmLTAuOS1fZmZmZmZmLTAuMS1zLTApIi8+PC9nPjxnPjxn PjxnPjxpbWFnZSB4PSIzNDEiIHk9IjUwLjUiIHdpZHRoPSI5OCIgaGVpZ2h0PSIxNyIgeGxpbms6 aHJlZj0iZGF0YTppbWFnZS9wbmc7YmFzZTY0LGlWQk9SdzBLR2dvQUFBQU5TVWhFVWdBQUFZZ0FB QUJFQ0FZQUFBQ2JIcUpkQUFBUUFFbEVRVlI0QWV5ZEIrdzlSUkhIbnpWV0ZIdnZ4dDRyR28wZE5J SzlJSFlSU0JTUkdEVVdGQlBzRlRVR3hRSXFzV0ZGYkdnVXhkNTd4ZDU3NzVUdjUvR2ZZMzc3djN2 ditydTkzL3d5ODl0eVcyWm43M1oyWjJmM25YVVJmOEdCNEVCd0lEZ1FIQ2poUUFpSUVxWkVWSEFn T0JBY0NBNHNGaUVnNGkwSUR1VEtnYUE3T0RBd0IwSkFETXpnS0Q0NEVCd0lEdVRLZ1JBUXVmWmMw QjBjQ0E0RUJ3Ym1RQWlJd1JnY0JRY0hnZ1BCZ2J3NUVBSWk3LzRMNm9NRHdZSGd3R0FjQ0FFeEdH dWo0T0JBY0NCWERnVGRaM0FnQk1RWmZJai93WUhnUUhBZ09KQndJSGNCY1VtMTV5ZkMwMGJBZjZp T0d3a0QrdUhBK1ZUTXg0Uys3L1pVZUk1d0x6WHFGQ0Z0UFU3dXVZVXBQRkVSUEcrRGYxZmVud28v TEh5YzhBckNzd2piUUZtL3RLRnBWUjYrV2I3ZE12cjR4dmpXeXZKL1hobDJGZllGTDFWQlpmVWNy ZmdxZ0wrVzUxVktkQTdoYkNGM0FUSGJqb21HcmVCQVhvOHVMM0tmTGVSYis2L2M1d24vSmV3VHpx dkNMaXU4dmZBRndoOEp2eSs4ci9Cc3dybkE5ZFdRYXduN2dJdW9FUGdscHhFY3BkUUlLam1MUitq ZlhzTFpBaS90YkJzWERRc09iSmdEekM0UEZRMVhGUUp2MEw5UEM4ZUFLNnVTdHdnL0tMeUVjQTV3 ZGpYaXpzSStBR0Z6alJZRi9VRjVuaU5rRmNINGljQm54YWFvK1FFTm5GK3Jva1hCZ1dsdzRKNGk0 eUZDNFBmNjkyTGgvNFZqQXJQa1Q2ckNOb09oc2swTzdpU0srbEF6TWZOdnE0Wjd2Mmc0WGdoY1Nm K2VMbVF5SUdkZU1JQ0FHSlZCdjFKdExPSHA2RHI0ZXFYM2NLSUM1eGZXeWNzeS9vdEtHeEFjcU1P Qnl5Z1Jxd2ZlTFhrWFIramZ0NFIxNFo5S2VHTWgrVmNocytxTEs5MTFoRThSbml4TWdVSHMzWXJr VzVIVEdQaHVWdEhROUJsMDhPMDJKa1Facml1OHVyQUx0RlV2V1oyb0NGazVvRElrN3NINjE5ZktS a1ZOQjNJWEVOUGhaRkRTbEFOc3JONUdtZnpnd2dhdW9ySUgyclMvV21FRDJTL2tmNjBRdFlTY1hv SE43OStxeEc4SW55VzhtaERkK1Ava2VrRE5kYVFpMklTV2t4V3dhVzBFbjFPZTNZVmRBTUhyVjFS dCt1VXpJZ0NoSzJkNXA5MVQ1Ym13Y0ZZUUFtSlczUm1ObVFnSHJpazZEaEFhdkZvZU5vN2xEQTRJ RElRUnd2ZlBTVzEzVlBpQndrcVk2QVAyYnZ3Z3ZvZm92SUN3RFNDODc2cU11SElXV0ZTZGhLY2hJ b0JSR2RvcTRpYktmeC9ockNBRXhLeTZNeG96QVE0dzhEeFNkS0RHa0xOZ2tENTJNZjdmcDFUbHZz SlRoUjRPVWdDVmxKeHM0QXVpOU50Q2d4dklneENXMHhndXBoenN5OGhad2tmMS84ZkNOdkFWWlNL L25DVThXdjhwWDg0OElBVEVQUG94V2pFZERqQnc3ZVBJK1lEODN4RnVBbENCWUt2djYwYnRkVnNm a1lFZkZkcEhISjFkMUV3SUY5UndGTWVxQkVzdlhNSk5rYjBJekY0dEh5YTRHQ1pZT0hzM0JFUzNM a1RuaUw0WGZTUTZkVjQwa0dVK2R1aUhxM2dHREdhVjh0YUM5TUNVSFI3YlpiRllQRmNsL0Vsb2RY eE5mZzd1UUllOFMraWFmMW1JK3dmdG1QRlJEd2V4K0ZpcDN5TnhQSU1YbmhaWHpFNWVkT0YxRDhw eHFBcFZnTlZKUHZKYm9ad0JPRXdCZUE3dkxSMTB2Vm54dHhDT2RSNEFOWU90SHFDRFExZGpXeTZw dVV1ZzNwZkxod1dWbkFJZUpOKzVoRG5CZTBRcy9KU3poRFpxSnQ1bHIxNzZya3I2c3JBTGZFS1pl VGZsTE9HaCt0OVcvYVdzMDRJUUVPMzZZeGRsZTVtUUR3Lzk4czNreDhwSnpoTGc2MVhrZTR6d204 TFBDaEVVY2xvQk50dHNRajVCdVM4b0JLZ0R5eFVPUm1GbHN1cURiNU9maituV3F1aExRdlRuMU1Q Uy9LSUtwMEFjeitBRlBJRTM4Q2hOMTNjWW5uTWFsbFBFV1BEQWMvaGk5VURYL1JUQXpKUEJBRDJ4 Z29NQnFodnFzd3FvcytzQVpHVzFkYUVCNGUzejMxQ0JTd2x6QXRRNVhzM0V1MDkvTjJrRDZoL2VV OHZEcW9SSmhJWGJ1TDlVSnE5bXVxbkN1d2xuQWY1am1rV0RSbWdFZ3d5RE5mckd1dFdSNSt0S1RC NEdYbmxyQXlhS2IxVnFac2x5U29GTnZIK1hQbGtzMnVUSHB2djVLZzh6WUlTTHZJMkFkcUlEeDV5 eFVjWUdpVEVqWlNWeFlNMDhIQnhEVUF5cEFtQ2lnQXJIU0dKbDJYVUFzckxhdXF3aTNwdGs1dURj dFpPNHFRZVplRENnRzUzbmtlY093aWFRcXBmZ2kxK1ZOQ25MMHBML25SYVF5L2ZOMlJmTWp4VXNJ RXRQQ0lobTNjYnM0RVBLVWpaWVkzL09UQjVUUW5TLzNqUlBXUmJ3bXBuMTR4WGdKWkpUQzU2cFZK Z295bG13NGNoc2hUcHdDYVBmeHMvek1teWFIOW9PVmtHb2xPUnNBZHJFYW9qNlFkcEx1N2NrMmhG QUgzdUkvRU44S0todzNxaXlNVmVVc3dTc1NoaEFqQzYvN0Y4bTBEOEVIMnE2c3Y3VDQwNUFPL2RP U21EbXpnQ1NSSThlWkVMenQ2VFczQVFFNUtkcUpzNGVlRlVqYWFxUTk3cHY5WkxWQlg5L2JRRzV0 eElPOFk2cDJIR0JRV3ZjR3ZPdGpka3dnNUtwZUt3bDZIZ1pzRmp1TW5QWVR3L3VMa1FQeWFuUG44 bnZnWHQ1YkYvQngxZjVVYVB3REVzT1pzRzNVNEE2Y0ZIamNCSGNieFJYQlUzem8zN2daS2d2anpi UUZ0cDBjejJnZnBEMjBtN2lHWGoxYUF0QW01OVJiM25ZSVlEdzRWSTNpdmlyL21HNlNUdVpVUnBk N0p0Y1Q4OFFvSElLZ042N0ZhSCtQS2lYdkdxQkFabUJvNzhhMnBmRUtvYTlLMStDYmRUNnVLbjdV elVUSy9PNjdSaEN2V1Q4Z3IrbzhpeDhhWGxRZ2NuSkcwSkExT3MvWm9mTWhtMG1UeTVtNy9lWGgz MEc3bWVSZHd1d1dYcUNZbGgxc0pFbDd4TGdlZE5ETlQ5VVRqWS9VM004WnZSMVR1Zld6YzhzNjJH cWkrVzduQ1Z3NGhWaFJGdG8wekl5K2NjZy9TVEZrVmRPQVFoVEJ1a2lvbWNQbTlJSWltTlVMaXNJ T1Z1QVRYdzJNMG5uSDl4YmdTMHpUNFc3QWdldkx1Y0tZY0JnYjhSRmJjeUxzR0lmeVJQQWhLZHZI dmp5aC9CM1VUT2w2cVYzaWNDK1ZuY1lxUEN1cWNnQ21Ld1VnVnc5REZhNTBqNG0zY3lDbVEzN09o a1EyUnRZOTVLeDlIeTRNakxReWxrQ014OE9MUzBETmY2eHg1QUtoeHJaaWlSMTgyT0JsSnBBY2py M0IwVkoxUjc0Z0dxTmxZNVB4VURrdzMzNUVkQ1BVbUhyYUVQVnhFYTJraGJBS2dMaFZVVDA0R0Vp Z0lDMW9xaVhnZG5DT2J0Y0pVSC85b0ZZZFhYaFJSczFFLzNpMVV0c2RyTWE2VUpIbWhmVnE0OURJ SEdOajQvTHpoOENvbDZYTWVQMEF3clgvYjVHV2ZsZzVLd0ZCckhVSHIydXFTR2JqT2l5MTFaU2th QkpmZ2JkTjZrY0JucXVoMkNRZTUvQ2RRRTFScnFpcWFzQ3FGdUhwV05WVnZkbVZBWUQrR0I1ZDVV SGxaQ2NYb0FWSnFvNVh4aldYNzVPLzJ4c1B3WU16TDU5dmVqSVVjdjV1Qno4OUNVRHZOSEtDaFYx b29YTFhDeTJFQkQyakwycWxCLzJySzNMdCtMNys0b3FDTldybkh3aER3R3hXZjZ5RE9mYUFrL0Yy eFVvVXlzcHVoSVk1UDBMeElEQ2kxdVpZY2NEOWhlNnJCNmE1UCtqNnVROEFYc29XQW54NGFHZVV2 VGtBSXNrbHZaMUNNTVVzZThCd2RmTER3Q2xBb2NCdzZmWnBCL1Y0SDhTQWhCcU9YNy85Q01EdkRX SGlWdjZmZG96YzFGRDJrcVdTUjJyRUh2V2w1dStZeGRTd1p6ZmtaTXY1UGlDak0xdE5yZlNXWENx YjZ4REU0TThnN1dsWlVEQkJOWENWUzZyRDY1cnFIcStMcjVyL25YbGIrcDVrNXQxT2ZGcWQrWU1R UytUQ0wvL1FCMElXOXdwSUNzRk5rNDlMUWpYc24wYm4yYXFmZ1o0Qm5xamo5VUJRdHJDM2tXOWRB OFh3ZXFEVllpTDZzWExmaUEzOEZwaDBJTTVzWVd6ZEVOQXJPODJadmxZS1ZsS1hrd3NaVkFaTlVH c2ZEaTRaZVh3NGlJa0xGemxNbU5DUlZEMWZGMTgxL3pyeXFjZDhBaExJbjZjQm5kZG5qNmVNK2oz VVU0ZlpkQisvNDR3VUdEWjBrZlpRNVh4T3hWYzk3M0NuSmwrYm9OcEhpemZWSFVuWUlCbm9MZENP SCtDaForRnZVdmYrSDAxTnFmNUpueWFQdndJQ0t6OWZGbmVxTVhIWitNUEFiRytxOUJYc3h5M2xM endxR0M0a0swSlBrQUZjSWVNbkFKUTR4U0JDZzh2bmxkTlZTU3JqTzZhM3dwbWxzd0xUOXM1MGMw ZE5xaFIyTGRndjRLTmNFeGh4M2luY2hpQWpXOVRjRG4vd1NyQzA4STd4V1RIeCtYaVo0Q3ZxMmJ5 NmlYYXpJLzlqTlZPK0Q1V1hZUFVNOGJIUEFqaFVlamdIRUFRY2ozSTYxUVQ2Z2dzY3I0blA2ZEdX UTN4ZThlcFdrV1B0eVdnVGtpRi81UVl3U1Fubll3ZzFKazhUSW5PSnJTa2FpWU96YVhYemZBT2Uv VVNLdyt1dm1sU1Q5MjBDSitjK1ZuYXpoQVFwV3paUHBFVkxXVXdZU09lajRuTHg5TFpaMFcyQlhz bG5JbFliTE0vQm1DL3lweGE4MUd6ZUJVWTlIMlZmeGtqZzcxWE0zR0FFOHNoM3lUYTdkVkwzSUtB cFoxUDA1Y2ZkUjBybTc3S20wUTVJU0NhZHdPSG4zanhtSjEwUldiaXpTa1lOZ2QzTDNHUGtwOTVs ZFhJaDRidE4zYzIzVVVKR0lBWUtOSHhLcml0QUY0d2c1eHFvMjhwd3J3QVE3WFV4dEJDeFV3R0dJ eTltZ21ySVM2WDlBU09xVjVpRXBVYUFuaGFzdlNIZ0ZqZmJlbUh6eUNJWmRQNm5QbWx3RzZiUTJY WXlIdnEyZERrTjNpWmpTRUllRy80SUptMXNSK0JYcmVwMmE4dlAzYy9HK1pEV2tsMTRRL3FML3JO bDhFa3g4KysvYk9jL0ttYWFTOFJiMm9tSm05K2tvUFZHeGRtS3NrZ1FIMWVDQTlTeWRaQ2h3L3hv UTlmUzk0MVlOK00vdDFhd2VsSXM2bTJ1TG00NkhHNWFNeTM1NVVLMEY1K1o0TGJVeEVFekVBVkhi Q0RBMHdpT0d1d0l6Z3BoeFZoS2lDNDNKSDNlbEtFdGlCbWxacUpWYjV2TnovYzlKY1dkWFRKa3Fz WmNkSG1FQkFGS3lvOWJPYWw1bXRZNnpCanFNeFU4b0RiTTdsdTQrZDZoaHFHR2ZtVU5ubVovWEJp WE9RVndJbHhmbWVCR1hJUnVjS0Q4S3h6dG1ORkVWayt3cVFWTlpNUnoxMVdERkFXM3BSTG4vSWpU bjRESGVHT0JScnVwdWpxcTk0eU5STUhVQ25mcTVkWTNXR0NUZnhReUx1ZjdvR2tkNEFOVmZkZzVZ YUFXTTlhWnN6TXVIeEtmbE9neXU3YXB6TS93b1Fma3VIZ0RIcEtiaFBsdzBWdmFXazI3ZktDczFM d2RQQjdCclRmeDYzeWt4OUJ1Q3JOSEo5aDVZWGF4cmR0Q2dLQzl5eTlRUEhqSXZJazRWd2dWVE9o VnNLOEZOZmF5STgycFZmQTJMTytYRTUwWXdwdTVXR0tuZjBxTFFTRWRXZTF5MHlMdTRtdzk3ZFVI S0ZIOTg2TGFIR3JYSmI1L0lpT1Q4T0htdDZ3NlorUDdlY25PWm41K25yVHNIK1crdUhGMHhUSmh5 Sm5XMEdaZ05qMDZwRExBL21GUC8rTjh3Ni9TRDBEdlhKbUFhbWFpUTE1OXNiR1ZpOXgwU1hYN3h0 VFdWSDZteE1zUGl2WHZ6eFpFVDR5c2N5NDBrdnJPQ1NIK29XQmNSVTViT2ErVUFuOHdNbUgrZ3JG WVJvblp4S0FHZ2tWbUNlR2o0ejdtSHhjbVorTlVINE1pU3ZKMCtlb09WaEJwZkZ6Q2pPSllCUFV0 NGxKZ1cyWSt2aWgvYnlQckU1NVovMDdSNzFjTUlsQkFmNjVZS3BtWXBWK2dCckhhbGJPWWd6MUV2 WHdHeVc4Ni9oQmZvY0VJWUUvVzl5MkFxSmhqekY0TWp2R3p0OW41WWQxMkU5STcyb2lEWU1pdjZQ d09RVVlhT1VVd0lmS2htOFJNUUVQaDN3WVZEd3A3Q2R3TUk0RGN6N2UvQXhHbkt6R09tUi9pMHhj VkdwVFVxVWw1UFVXcEovWnJMWUN1U0llcXpBTEQrWFNCMXpad29WMUwxRWw3SWV3Y2lCZXdRSXdD ZVhYRExQZk9DMWFkS1luVlROeGE0RTk1Y1pmM2s4TEQrVnloYjh2R3hOd3Zpa2ZsNTAvQkVUOUxr T1B1YStTTS91WFV3Qm5BSmd0c0p4azg0LzdtWEM1ckkyUE10MnJZQ0JCc0V6eFErVVg4OUpWQkRO aERzeXhXVSs3YUI4Q0RqdDZWa0FJRU45R0xnZGtSbTBNUW5XRnNMVHdYRjNlQVU2YVcvdFFNWEUx aVlXYnVxajMrRzBOZUxrS21TSHpteVBza3gya1N0SlZnNklXbE1PQng3WldQSDMrSG9TMWhRbVMx OWxEWjF0TTFVeStIRlpNRllyNGZ3QUFCTTFKUkVGVVE2dlUyTC96azBUYVNIOTRPckwwaDRCbzFt MmNMc2JXbWcyb05DZG5JN2grQXRVVGJ0V0h5ZzhQcFlOd1d0YW13Z3p1N0pXVUNTODJYV2tYN2VN SGtQaEpSZi8ra0ljQmlzMTQvMEZpMlRIR1RIcFRQTE42MmN4SCtGc1lkUU5xQnd0dnluMmJLdDVk aVBXY25EbkFUbTFJMVV5V2dPK1VhL1l0UEpUTHpRTitsYzJ2Q1k2eGFobXFQVVc1L2dNdklzT3pr Z1BINnltekJUNDhlV3NCZ3lmbkNEanBPZlVQOVIxcUViOTJkN0xjdW5DVUVxS080cEFkMWp6ZUxC Z1ZrNWtlS3Rsc2dWa2pLeXhjYXlTVGlVM3NRMUEvRm1oczFpS3dXYzBTTjJkTTFVeTBGVE50Qm12 OFF5TGZOWHVOVmdlYUExUjlGczdXRFFIUnJ1c1k1SmxOc3lIMldCV0J2akhka09MME1iYlhwT1Aw TmVjZTJNdFE4c25EaWFLUTMxaG1nR1BWUkZzVVZRQnQ1U05BNWNiSmFrd3A0UWtKbUVtbnkydXVB RTkxNHFTZEc2TEs4U2VVRVl5c3ZJWnVKLzNCUUlqNmp6NWo5YnFiS3VXOTlBSkxVYk9GTWpYVEdP b2xWb3BNcUl5eHFQeU9VV0FXZk45dUFvSzc2TkdIRzdLeDU5VWg2dGRHd0w3RDRjckJUSTBaaEpX TGk4cHBEejFqcGRGa3M0cjdtY2h2Q00wcXBqWjB6VzhWc2VvNVRnRU96OUVXb3dlWHR2S2o3T3hG SUJDVXJBQStETlJVcERORVNGSmVrVWdlK0E3L0xRMHU5ZW5SVG9CS0Rxc1Uwb0JzZXFkV1F6dGxj aEZkODd1aVZucFJkZERmbG9nSmhCODhMTDdNVGZ1TmR0WkYrb05OY1F3RjRHSGJ2UWJvS3V1WHVu UTBTVWZmVXhkMWVxUmY2VjlmRm0zeWFjcjg4QjZWbnM4SFQ4dlNwbkY4WXo0ZjRUUk5WWmk5Smt4 cjdUbVRJNFNWaGJOMnQ1dUF5THF6Z3Znc09IQzBxR1JEWDg0U09MQ0ZHZkF5RVA5bXh3R01WSmdJ V01OUXQrYWlLVENhSzkwUUVKV3NpUWZCZ1ZZYzRLZGxqM1U1TVhIR0VzeEZoWGNtSE1ENEF2V3BO WWM5anhNc2tLV2JFQjBDSW1GSUJJTURIVG1BaXUxSWxZSEtRODZDZTVEMmtRY1ZocHlBR1hHQWZS NU9yRnVUTU5KSVZhNzJMRXMzQkVTVzNSWkVUNXdEM1B0emhLT3g2ZDFkTG10NEo4b0JqQzR3OXpi QnorcUJUZkdKa3R1T3JCQVE3ZmdXdVlJRHF6akFLZ0tMSXM2VmtJNjd1OWo0dE1HRXVCWVlXU2JF QVF4VHVBd1Jramc4ZTVnOHMxbzlxRDJMRUJCd0lUQTQwRDhIT0F2eURGY3M5eVA1RStmdVVYZ3o0 d0NyaHdORk0rcERPUXRNd1dlM2VxQmhJU0RnUW1Cd1lCZ09jSERPekY1WlJaajU3ekMxUmFsamNR QVRYVzVFb0Q1TXFKOHNUMnJHcmFqOElRUkVmMzBZSlFVSFVnNHdhREI0TUlqd2pHdEtPRHlIUHpC UERtQzVkSWhJWit4RWxYaXcvS1pLbEhkZVFDUG4xYUpvVFhCZ1doeGc4RUFkZ1o2YUMvZ09GWGx4 TGtKTXlCVDJGdDMyczd6Y21zdlZOSXFhSjRTQW1HZS9ScXVteFFGMDFIYXI3WjRpYlRZSHFkU1dl VUQ5Vm1DZGhyRUJ1Sit5c1VxVU0wOElBVEhQZm8xV0JRZUNBOEdCemh3SUFkR1poVkZBY0NBNEVC eVlKd2RDUU15elgyZldxbWhPY0NBNHNBa09oSURZQk5lanp1QkFjQ0E0a0FFSFFrQmswRWxCWW5B Z09CQWMyQVFIK2hBUW02QTc2Z3dPQkFlQ0E4R0JnVGtRQW1KZ0JrZnh3WUhnUUhBZ1Z3NkVnTWkx NTRMdTRFQWZISWd5Z2dNck9CQUNZZ1Z6NGxGd0lEZ1FITmpPSEFnQnNaMTdQOW9lSEFnT0JBZFdj Q0FFeEFybWJQNVJVQkFjQ0E0RUJ6YkhnUkFRbStOOTFCd2NDQTRFQnliTmdSQVFrKzZlSUM0NEVC eklsUU56b1B0MEFBQUEvLzlTUzRxNEFBQUFCa2xFUVZRREFMd21wTFkxYjg5S0FBQUFBRWxGVGtT dVFtQ0MiPjwvaW1hZ2U+PC9nPjwvZz48L2c+PC9nPjxnPjxnIHRyYW5zZm9ybT0idHJhbnNsYXRl KDAuNSAwLjUpIj48cmVjdCB4PSIxMjEiIHk9IjExNiIgcng9IjIuNCIgcnk9IjIuNCIgd2lkdGg9 IjEwMCIgaGVpZ2h0PSIzMCIgc3Ryb2tlPSIjNkM4RUJGIiBmaWxsPSIjREFFOEZDIi8+PHBhdGgg ZD0iTTEyNC40OCAxMTVDMTIxLjQ5MyAxMTUgMTIwIDExNi40OTMgMTIwIDExOS40OEwxMjAgMTI4 QzE1NCAxMzQgMTg4IDEzNCAyMjIgMTI4TDIyMiAxMTkuNDhDMjIyIDExNi40OTMgMjIwLjUwNyAx MTUgMjE3LjUyIDExNVoiIGZpbGw9InVybCgjZHJhd2lvLXN2Zy15bjVQN014TG5VcF9SR1JpQm9j SC1ncmFkaWVudC1fZmZmZmZmLTAuOS1fZmZmZmZmLTAuMS1zLTApIi8+PC9nPjxnPjxnPjxnPjxp bWFnZSB4PSIxMjIiIHk9IjEyNC41IiB3aWR0aD0iOTgiIGhlaWdodD0iMTciIHhsaW5rOmhyZWY9 ImRhdGE6aW1hZ2UvcG5nO2Jhc2U2NCxpVkJPUncwS0dnb0FBQUFOU1VoRVVnQUFBWWdBQUFCRUNB WUFBQUNiSHFKZEFBQVFBRWxFUVZSNEFlemRCWmhFdTFVSDhLVzR1N3U3UzNGM2R3b0ZpanVGMHVK UTJ1THU3aFNLdXp0Rml6dkYzZDNoUTN0KzgxNXV6MmJ2M0xtek8zZG03dHV6WDdMeDNPUWZPY25K U2VadUYvVlhDQlFDaFVBaFVBaU1JRkFFWWdTVThpb0VDb0ZDb0JDNHVDZ0NVYjJnRUZnckFsWHVR bUJoQklwQUxBeHdaVjhJRkFLRndGb1JLQUt4MXBhcmNoY0NoVUFoc0RBQ1JTQVdBN2d5TGdRS2dV SmczUWdVZ1ZoMysxWHBDNEZDb0JCWURJRWlFSXRCV3hrWEFvWEFXaEdvY3QrQlFCR0lPM0NvLzRW QUlWQUlGQUlkQXFjZ0VFOGFaWGpyME44UStzOUQvMytuL3pyY0R3djl3TkF2RnZyUlE1ZTZQZ0pm SGtrenh0emhkVVU5ZGZqOFVlZ2M5L1hDUGFiNnVQOFdrVjQwOUcxUnQ3Myt0NldkYjMwOWowa2du aWZRL3I3UWZ4djZ3YUhmSkxTQkZzWWw5ZVRodW52bys0ZisyZEQvRlByRFFqOUI2SE5YangwRmZP L1E3eEs2MUZVRURvUFAxWHpMcHhBb0JCWkE0QmdFd3FUd2lWSDJYdy85YXFIM1ZkSi9aQ1Q2dmRE U1AwcVk1NlllTlFyMEJxRi9OZlJuaEg3aTBLVWVpVURoODBnc3lsWUlyQWFCcFFuRTR3WVNYeEQ2 ZnFGdnFwNHNNdmllMEc4ZSt0eUl4R2RIbWI0bDlMT0dMblVWZ2NMbktpYmxVd2ljUFFJTEVJaWh6 aWJ4OXd5WDg0WXdMaW1zbzdjSm4yY0tiWWNnTHEwOENJR2R3bGRFMlArRnprcjRsNFRIUzRRK0o2 VU81MVNlY3l0TDRYTnVMVkxsS1FSbUlHRENuUkh0V2xHY09ieC9sL0lmdy8yYW9aMHhmR1dZRGtY L004eW1ISkQrWFRoK0lQUzlRanVQK0tZd3MzcWNjSHg4Nk1jTFhlbzBDUHhGZlBZWlF5UHF0SjNp ejRmN3RxamJYdi9iMHM2M3ZwNUxFb2czQzNUdEJzTFlxUCtLLzY4ZitudERJd1JoN0ZSL0h6SHNR TDR4ekt4ZVBod3ZHN3BVSVZBSUhCQ0J5cW9ReUFnc1JTQ3NLUHNKL0F2and6OGVlbC8xSDVIZ0kw S1RmZ3BqbzZ4YTN5SnN6REJLRlFLRlFDRlFDQndhZ2FVSUJKSFVaKzhLKzFQaG5ydHppS2lYMUcr RkM5c3BqRUU5VzlpS3pSUWdsQ29FQ29GQ1lBa0VsaUlRWTJXMUV4anpuK1AzUHhIcFIwSlQrTDkv RWhabkY0OFI1bHoxbEJIeEhVT1ROaHE3b0llZDVZTGVmU1BPMDRlZVVnaVQ4aUI0OU50MmtUOHUz UHliM25ZNUxhSU55bTdvT2NMbGZPVjN3dnpmMEMzOXY0YjlZUmNYRis4VHBvdUdZWnhVdWIvaS9L aVZyNzhvdHdRK0txenUybEE3d2FSOUgxWXcrL1NJNU93TGxtRmRUTzJxZi83d0I0YWpsWk9aTHg4 NnZIK3JDRmNmTEZqaHRMNzROZUgvMHFHSkNJZHhSY0ZDWC8yVkNGRi82V2p0OHNuaHQ2c1BSNVJS QlR2Q0kvSzJLSE54VmI1Wjh4T21MWlJqTktNWm51cjJxaEZQWGVYWnZnRUxtR0F2NDBaRWxJMkNY WXZEaE8wbVlPWS9aVlZtZVIrcS8yd3JrN1oxSityUG9tektTdjl1MkQ4cXRMWjVRSmo4bXY3RGNE OXQ2SDJWTTEzQ1BDMGZBa0FIRTdOZmlrQW9zRWs5Vi9hVnc2SHpoWEV0OWZtUlN2cW5DZk1aUXBO MGNxQWQxa2xsd25CQjd5OGoxaGVGZGwvQkFBL3JKUVhVdTRmUEo0WCs0OUFPeDU4dXpHTW9aZnpw K0pDZDBnZUVhWGVVMjhZZ1ViWlBpekNzdHM4TTB5NHRqRnVoMUZXZDFWMGJ3Z0ltcmZLd2d0bTl3 OE45RzFqQ05KeG5xZlRqMTQyUzZaTmZGYWI2NUJjRDlFVXMxSitJTUdkMlR4Vm1VeVpWOWJSUTBs ZWZQd0xVUDR5Tk1qYmVMMno2c0F1bU9kL3czcXFVeWRuZUwwU01Qd2d0NzFjSms2QklHSmNVUDJI YVFwdG9HMjEwS2RJT3h5dEV1UDcrL1dHcXF6ekR1bEhLREJNWGFpM21oQ3ZmSnZBYS81Uk5HWlZW bWVXOVpQOHhiL3hvbE5PZEtQTlZXRGVLR1B5SGhvMjQvbytGK2UraG15TDBzZTlyQkREcHNmbk95 UEFmUWg5RTVZNTFrQXp2ek1URS9ZdDMycHR4ejdDOGVPaGpLZUM5VjN6TTVUWEVKS3g3cVRlSzJP cmd1WSt3THFJTWRyc0NaZHdIRy9YNnRTalJDNFcrcXl1NHFLczZ6NjJyTkRDVlJqK1ltKzRZOFpU SEJQN3Q4VEVUVnhpVHlrUk00dThKSTVhSjg3UEN0Rk5pRCt1a2NzSFVidFkzcHlMS3kyWFdoMGFr Ni9RcE9QOWtwRFhKaFRHcGxFWDhINHBZSnN3d0poV003REErS0dJWkwySHNwZlNGWS9ZZnhQM0xv b1Q5dkJGZWcvcjZzTUVMa1Fqcm9NdzU4Qms4ZGxnUW4xZEtjUkFjL1NwNTNjeTZGSUd3ZS9EV1Vp N2RFNFhEYWdHaDBDSER1YWg2NDhqZFFPcnIrTi9oLzh1aDNhZHdjTTQwbWRqMWhQY2xSUXJMU2dy TEpBZW9IMG90UFcxN21NT0pmUEp2Mm1vaWg3UHJDTGJ4ZGdWalpiUUtidWwvSmhMMDViTk4vZUh3 UDdjN0lWR2tpMFBnSXg5MXMvdFRWKzZzM2F4M1Z3WkczeG9CMkZ4aERBcW1WbzFFcldFOUJKelln cVgwQ1YwWmZpN2M2cUUrV0VUaHZLUVFpWGNQbi91RWZyZlFUZW5MNmk0dGs3dUZOZE5rL0pMTk1X TENScjc2WWg4TTA5d1BsUS91ZlR6dTU0MS9IeDc2MFVKUHFhbHgrWU9SVUYyK0xrd3NwekFHOVRG aHN5TUtZN1k2UmYrQnQvWnFoV3h0MjlxSHFMKzVFY3Y5TzFxa08wMExXZXk5TzUwN2paZUxHSmtv SXppL0VYNEhVd2JSd1RMck12cnVjQ3R3R0lPeUdyQWE4cjdTNTRXdmpyc0VzVENoV0RubCtxR3VM dWZaV2xvbDRVVjZNNG41QWxFV1JNREZ2bjZRMlhiM0Vsbk9QNnk0cEtkN0FtQ0Z3TC9wTDQ3OGUy V2dmR3puK2MvaGJueFgyTFQwdHNTdys1QUl6NFFDMFhXK1lVc2JRV2VqRG9HUGpxK3ZxR091bUJV MHdvMmw1SzRNak40d0lsaGh2M3FZenFmQ0dCU004WWtIanhOYnNBUmF2L3pjS0l1NldPV3FoL284 Yy9qaEs1dEl3am9vRTZUektSNzZzb1VXUHJlNlM4dUV3WU5FU05vNW5iZ0lRZkllckM4U05sS0NZ UXdLaHJDVVgrNkh5Z2QzL3Ewc1E2S3dlRi90dWNMY3BsNDRBckI0V3YzRGVXRzhPVXVRcC9NSWRZ RVJ0cHFKTmhPa2ZWZ3dwK28vNWhmMWdpRUMxZHBXK3dnemwveW1DS0VSUk9kTllkMG9aeERHK3Nh eDR4OUNqRjJlb3lFNENFLzJ1NUU5TjlTTk1ocEpqQWpZU3VQNzljRTY5cnVHSjhrbUIxSzJnQjhk Ym9BK1ZwZzNWWURUa1ZzK3ZtSFFtWEIweU9hZlRjQitUbmlJSjM1WU44ckFRcWszamdQOUd5TmdE bGtOQUR6cHNUSmF6Wm5zWGlQS2tDY1BBeEtXeWhsQmR3bWw4MXVOWmtrNGhQRWVVVHY4ZHl6TXNG NVNEbXJ0VVBXaHZERFJ4NjA4SFZCZVNwQWRKN0NiRkMxSStybzRiSFR1b1A2NVdLMTl0VDIyd2tN aVVKM0RHSlErN0JBVWkyUHdESXY0WS9XWDU5dEh1TXVuWVd5VXN3M25oYkRzODk5RWlIOFdNaDhj cHJSaERBb3hmOEhCZGRsaUlTaU5PQzFFWFY0N0hIWlV5aDdXUWNFQkc4cUVtdHR6aURCaE9YWC9R Y0RkQTNOZ25JdHBYRHNqczhQbWI4emJJYk0zYmU1Uy91YmVacHBEOHJ6a1BPdTd0a1crcnIvQmM5 MjBjOUxaWGxtQk40cTVMWTN0cWRXeDdheU9nbVdEUFdUMW9tTnRTemZtajhDOFZoZGcyenIzRG9i ZFFNL0hzKzB6bUxwc3IrM1VDVElCTTFEc0hFZzU3TXFVOUFqcGlCelBRRlhHN0xkbU82Sm5OWnJy WUhMQmVqQnhaUC9lYnFDOFEzaWE2TUxZS0tzNDIvZU40d3orSVFEWVgxTjFNZGpWcFM4dUhMQWNl Ly9tTmdsWlpPUzhyY2J6SVhDTGkyZ2dIczNOdEZPWjB3L2xqMjFpakV2WHRKVjdzMmNUVDE2L3oz N3Fvajludjk0T2c3NDkremk5KzlUOTU5dWlRTmpNWVV3cWhBS0dPWkpKMytTZi9jYnNKTnpzT0Zv WXFVcUNDYzE5RUhOcEFxR1FENDkvdHJHa2Mweis0ZHlwZERJclJUc003QXBzbE9mY21lcU9DQ1p5 N0MyVHllK0hseE45aDF3NmREaDNLbzNXVTM0TllYdTRNL0dNQ0xiU2lFR09pbTNTZnpPSDkzWUVE REZ0L3NxSEpkRGNhemZmTkNxUVY1cXd3YWFiMjRZbU9JOUVSamFEd2w2MGVCZzhUbWl4d3Q4MUZ2 RGdTZm5rWWpxZjBQYlpiOHhPdEZLL2IySHFuWGNKemQrdTdLdkRZWktTUnY0SVUzak5VcjdSODd5 M2pWTlNXOWhkTFdQOTE3ZWJlOHJVbmdqWFZKd2NkdXIrZzlWakhzbGwybWEzTzRKN0N6ZVdkN0da dEtlenJKYUdxUTNuZmxQOFdmb1lCRUpCREFZOGU2c1lyN0dTUStZL1I5L3Q0dUxDUFFPN0VLS25W a05UNlh6TGhJdVBTVXJpU1NMeTNOMURSRjFjMlRrUVRXd2ZzaDExTjJQdTVDY2Q5aDMrSlh2VFZz aHp0cVl0L3JtYXpvSmVzU3VjcDFaNlZrd1g1WXJUeWpRUEdJc1VVaDlYSWg3WkE4K1prTVN1ejFv WTlleFpxL1cvMnBVd3d1MUl5Zm1IZFZJcEM1WVUvcmh6TEx0UWk2ckpSTmNJSk5uVEwyQytPZkxS ajhPWXBSQXV1NGxka1UvZGY4dy92NzJya0NtY0dDK0Nrcnd1RUxpcHNleWNDbmVscFRFM0VsaHA3 b09aeHlJUXJjRDQ2QTV3WHlvOG5FTzhUSmhraFRNRkRhK3RpaGdZaVNQcHQwWTY4d0RiMzd5YTAr bi85QnBsN3Jld3p4MTU1RlYzT0ZlcG5pSkszYTlDWFFZTDc3MFVObVdlVEYyVWZKYTljbGdtc2ds WW0rL0tIWEV6WG5JOGt3bi83TGNHdTBWZHhsNGQzUEhZcCt6YUV2OStWNXBUOTUrL2lRTHVNNTR0 RFBzRm9ublJmWmJJYWxRNXZMZndiWUVXaTNhY3pYMHc4OWdFSWhmY0Nva3NzSHNBVmk0SWhxMlZB NnNwZ2tIcXcyckNZV1RPNzZaMi9GalNMdGhSNU1kdm10KzI5UDBGTHRKSkpLNndSUGJSV2R6UnQz UVllYkd2V1Z2bGErTldCd09JWk1zKzJJaEx5c2FPdGVXRDlZaElOUGVwVEpPK2M0THJmQjhiNkRy cERwa0dqdG9JbTlSWkNuTXFmMkhZSm5ZUjdMVEpIZ0ZubjZ2aE5pZU5zcDJ5LzVpb3pXMXo2eVdl eFI3TlRpT28yeGJCNWtuc092Rm80Nk1uTVB3UG9rOUpJUG9LQU5YaEcra09CTU5xMk9GckZuTnJh WVM1bjRDZjMvem1tSGgzempjUWd2ZUlCTTQyU0JLUTFyQ2RkN2lFTmJYdndYaGtOVnZaeXVmSU92 UGJoY2M3NzZteGxDTEpvQkNIUEFpSGdKVloxQ0Z2cjAxSVdDRDc0b05IbTNuZVlPaXg1M2Rzclov cDY4Zis3cjdmdzZvaFJRWjc1NGRmR3hsWXVEbTNRS2pjY3NZMm1qT0g2SnZhTWJMWUtPT04zamoy K0dlczdvcCs2djZEa08yN0FIQ1c0MTVWcmh0dVNSNEhMUXpiM0VLNnVSRVd1cmtQYXM1cDNJTitj SS9NOENjZDVtRTN1S3ZRZys2MHY1ZFdHc3VlUklDM2FheGE4QWV0UWhBQ3YzTG1iTU9ad0Ruak1G YW44bHN2QWlZUUxKWnpxNEVKM083MlM2Tmd6aS8rSlV5OGRHY0ZkbVBPRHFmWUhoRjlxMEpvY3FD blBPU2YvVzY3M1c0c2k5ZVRMdXR4ZzlIcnhEOEw1REEyQ21GQllEYU9RLzlidzhSb3BlRzI4MXRH NWExZXdoalUxR0dPVlF0UlFxSmY3bVBnVFE0Skp5d0lVUmFSbklpNi9xQ3FRU0VRQ05oWkVRVEE0 N2ViblN1eDV6RGNuWWpJb3RRTkVmaWxTSjhQbXJHTVhSRUk3MEhaMWVWRk1RR1hPVkp0UXdiN1dw WWdFRzRwa3lBeE1lUEgyWmJxZ1B1V3JZOVBqSXZvYXZiZmRqRHJldzV1WEh2UDhYdTcxUnlKRWhm a3JKRHdTaDh6SXJtREVjWlJsT2NMck41dXFnM3F4YmFhUjBGaS9DUDZFYjd5VGZHUjNrcDQvQ3Uz MTlkNGRSYUlwVEdGZ2xVcTBWVFNpQzYzWVkxaTUrQi9UNlVUMXJPR1NPRTh2b0FqNkxYMEg5eU5Y cHJKRDZ4aGl6ZVlTRC9tc3draXNyMlljWXQ3RUhNSkFxSGp1SW1KdGVPUTBPQjJwbkRUQXR1V3V3 eVM4MEZSKy9NQ2JvZk1MdWJrdUJyQWk3QTZ0ekxoNzBsdmdMalJTcnFLbEloRG41enUwSFk3bEp3 bm9tUnl6MzYzMmE2ZGMvMU5Rbk4zZnpsZDJYY2o0QXlQRktHeG1tT1R4Q0VzZ3MxaFBKc25yR2lK VmpxUGNNOW9IN0ZqWXkvbjc5RTlPdnZOc1kreFhQcDBhKzQvRnJWRWoxdWRYSWJEQW05dXJ5aWtj N1VMQktYSHRzVTlpS25oRDVKUnlzUUJsdFZHOHpJUkU5dHE3cHVZT3U2dTlBaURBOG9jejNWMnV3 cVNQem8zRmhMV2szM2Ywd0FBQzZ0SlJFRlVWWTV6TEh0UDhYV0F6Rk04VmpuTzlUdUlkT1pQVzJr U0xEalg4cTY1WE5nVnp2SnlIU3lpNEUxWXhJSU1JYmpwb3FsdlU5SmsreTRhcmFUSG51blBaV2Z2 djdXbS9tT25sZGxNNW9VMmR5TG1uZ0ZTUjVxb05HbE85c1gwRWdSQ0E2bG9MclJicklkWUJYcXJL T2RyKytoQUxmc1JBY3RVRmpHd1E4aVVPY2Z2N1ZnUkh1L3IvUS9sSnRPZkI1eURQMXZIZmZQSFBs TjNsMlJJWTNFVGdkczNuM09MYjRIaG9iTmNMdEl5MmlYNzdiSS9YMFRROW1UU3NVR3NpR0VkM3FV Q0FRczNaM2hoSFpRYjYzNnZZTzZxMU9TYjd6Y01HWFVXNHpUZkN2ZHRPL2N1MnFUVHJ0OWx4OGxJ RWJqbS9tUDM0NlhYcU1hZ0dwdkpRakxQRTRnM1hJZUlTMWlXSUJDa2ovd2dSaTZ2dDVaSUl1MDd5 SE1lQ0V6L2xvdmZhOGlyVFIyUDFGTk9KNDVKSXZ0TjJYMW5Ua2VjeW1NcXpFVy9QRmhnNHEwWnJM R3BkRG5NblEwU1dGaFQ2c3R1TlpnSlQ0Ni9KcnNWYTE1RktidVhiNG4zc2MvUk1DV3VUSjRjQzAr LzBmL2dOU2Y5SWVLY2V4NG1kenVGWEU0dkhNQS8rMDNacFVlSXArSUl3MUh3YkE1NzArNVBXQlUz OXk0VHUwVjc3b3FuL0d2dVA4NFZuTnUyZXBxTEVFY3YzZVlMdHM1a0VaUVdieEZ6Q1FLaG9GNU50 WHBqYjlxVmZ1OHJYWWYzYVBLVUhxRnArUkVKNjk5eVFTRDZWYlJENTduZk5MRllpYnZ0M0w1emFO UEJQWkcybksrSDZhd1VzdCtVbmFTSkIraHlITStRckVHK1BwZDV6STdJNmZ4WllnMXJBZTliUHho TDAvdFpuV3JIN084UlJ1S1YyZTgyMjQySlBPSEFvbmZ6MjZhMXhmMGpFQnNrakozS1dEVm1XMFN5 L080ak5mZVVpVDFzWnpNVnA0V3R2Zi9nd0RoYmFQVkJGSTMxTE5HRWE5QVR3UmIvb09aU0JNTGpX dTRlNU1MNmxoL0hNWkZaOWVhd0tidk9ZZHZsb2xTT1p4THhOazMyTTBIMmhNbXAvNXhWamdIangy VThEWjN6WkJlR2VMRFAwVVJzdDhYVGdiMHU2OEpVaXdNYjcrUmJKVFMvYmFhVlZGOUc0b21MaXJ0 dEs4dzEvYWZ3a2FXM3MzcitxdlkzU1ppWXhObW1IYWJxZTNuaVFteElxdWtmMjlMZE5uOXNwSDZz T0pTZWN6WmdFVWFFM0pQV1BXNFdhV05qeFZnMVpuTjhlZWpQMmErMzIyVjhhbmp1czJoYmMvOHhQ eUFRektqMlJoSHh6NHRqaDlrV21wdkFKZitabUpiSzM0QkVEUHI4clpSUlFLd2Z2Mk5BTXNFQlZJ dG5Bc0FXMFBtOFNZOGZMVTBMWnpyak1KbjNFa0hDaU5neW03WXFJcUZFc21yb3VDMHdUSk8vVG1v THZFME1FdStheEZORUgxWFlhamxBMmZFTXMxKzJtOUE5cjVIOVRHaDJGbjY4Wld3Q05TaXRvdkVl eFcxcFRYN1NIS1hEdEkvdWFlNkxqOG5MNnBTY2ZmNlVlanBQR0Z0Z2FGdHQ3RGEraVM2bjh4SXMz TExmYmJjVDhUYVJaaHljSjdnWTU4SmM5bTkyWTlQTmFteFNZN2Y1WjlQWUhXUGxHYXQrenlTM3FY NnNYYnhxb0gvbmZMU25zMERoL1ZsSmpqZG1YM3YvSVU2Y1JkYXhTTEh6MUJYaE1BYVkzSXZxSlFt RVJzSmI3ODhqV29Xd0FmeXFuTnVhNHFvd2JSdnF6TUNkaDdFVnRaVTNLYVhNcDJ0NU1oRVZoMjNz VFJQalEzWHhKNEhyclI0YXo5VzNQUnhtRzlmaXkxczVtaHNSb1p1N04wMzQyUS9SUThSc0Z4MGt1 UkdlaWFDNHhBdnRKTmliMWg0UENJY0oxWThvbWRpVTB3K25PSkJHd0F6U2lESW9UNDcwSzdNaDhF d3MxOEhIQXVLZG92d0lZQmlESXFac2dlRm12T2NmNE1Na2hLQ04rN01LQkFOaE1VRU5tWlJsZzhB WUs5aTQxRjRPZStFS1gvMlFjSVVkR0FLU01jWXRNRzQzR2NZLzQ4VGtIdFlyU3B2NkRZZ2NvRDk3 MVVDZnQ3anpQZDhscGVPT2t2SzArUGs3elcrYjZWdHI3VC9PYk55UUhxc2J3a0dQaFIzY3o0UjA4 RXhUaGhyZEFhTUJtcnl2YlRYeEUvdXlYZDJXQ1NKZ1JZS1E5SEhJMUtQRzJCVTBQcWdPbXVPWmNE MDNqVWcxZjJ3TGZQRG03azByc2JIdlNZTTQyUjcyS3lRVEZ1a3E3SkErUDI1cEVGamx0Q0llYXl0 cHNac1dQNnhTb0J2bzYrRGpjMjczMmoyNk1jcWROV0VDbHh2aHc3UWF6ZUhzK29uem5aNlZJcXow eFlYSjNWbU52dGpqNFdBVXJ2RFZEMG5RNUQ0b2pZYzJDUU5ZdkxUMExzRmhDelYzYnhLanZWL3ZH VzdqMEN1bHZ1ZTcyamU4TjhvaUFYdFJQN3E0dU5qNHpmbTM1djZEbTVBWHFhMitDQWNDMHR5TG1y bkJsL3FRRmZxREluUGJWMDltYU94dzdxVTgyS2NqT2srdzQ5aVYyTVNBa0NBb3UrSzJjRHNQa3pM V2xkV0xWV29MTTdsalh6UjNiN3JiSU4yMnVqbEhRWno2ZEFhWmRBWkcvbDRmcjNmRFF4cHA1ZEdI bjV2N3V2aW9od0dCcFlSTnlEMUh3NFFjdjRPOVRPam5wTDF0Y2JDQlBmeW9UODJ0dXgyeDhXd1hi SWVNRGR6U1lqR1J2R251M3JRTCtKVHcxSC9uZk5QQ1MvbDhxeDlmMmpteW1sUnI3VC9ZZU5qZXVY SVdTa2M5YXp3R2dXZ1ZKRUhTUkEwMXVDdjdlRzFqbDk5UVNHRUd1Y2tCeXdiTGFaL0xiUWdKZ29K UXVDZWdJN2V5TVBGZ2ZjTnF4aGtEV1hzVG1UQmJhUmZxMkp1MkVpVmUydHpaMU9rTkdxc3MyMlBs eitGdW8xcVJaYjltbHhZTHlVRTZucXVCUUF3MmQzNER3eU9EVmw5dXM4SkVHbWxiUHVkc0t1ZDE4 VkV2azd4VkpZbU85dzBQN2RaanJCOVpkWW1IR0x2M1lIRVMwVXZ0UU9DaEVlN1pHcnMxcTI1WWh0 ZWdZSTE5aDJXakwzdGxXWnVJWU1mZVM5UVFZYlVqRUQ2bTlRZjlOMy9UTjFwY2ZWOGIzek04akUx eHczcEZZZU5lOFJ6eFVGYjlZazM5eDY2TWNFNnVEaEhZTmtkbC84WHN4eVFRclJJbVg3eEdCNjRt TzF0SlBNdXNzWFNFR2VRbWVoMnFwZC9IUkZDOE0wTXMxQ0ZQL29aRFo5L0Fwc2tyb0phL1g2WEw4 ZjMraE1IUXdzZE1qWGVQQ0ZEK25OWmcyYlU5VmxhckJ0dDJFaHN1KzdVODhIVnQzZDBFTjNERWpj L01VdmVLV0MwZkpuZDRYVkhZTUQxRzIxWXJmVnlIa28wdmVpWGo1SEVUZkdUajNNRTdXZHF0eDFn L2N0UFVUZ1B4RjM4cHZVLzluUnZCdmVsdCtJK1ZWZHlXamltdnNYaTkzejdsYTJsTnl0cmJnVEFz ZmE5cFdEc1BkQmJSandGakU1dXF4V1dhak9YWDh0NW1pdE8rNlJ2UzB2cStObjVJSkd4RTNoalN6 OEpyVVB1eVZwZm9QOHF2ekUxalQ1dmNoMEllMEVLNnFlRnh3R3kzWjNVS0FyRzlOQlZTQ0JRQ2hj QTRBb2lETTcwV2l0MXl6cEo3clp6WE5iRzF2UXJSMG1ONzk2TGZMV3d4c3dqRVl0Qld4b1ZBSVpB UWNQNUlxZy8zQUdjQU96WUY3N1Jpd1dZMnJRa1Q2Mmhud3BWR0lMMUZPS1VWbjdodnp5WnZZWWN6 dTV5S1FIU0FsTE1RS0FRV1FjQzVtaDJBdzJuQ0ZTUWJYYXFiOHpIc0paSlUyRGd0UGpIV250M1Z3 dFp1cXFmekY2dzJkY0hHYzQ2NkwwdE4yaHZwSWhBM2dxOFNGd0tGd0V3RUh0N0Y4M1pZLy9obUYy WGpORm5lSjJ3dW40WXhLQWU0UjU4d2g2OHZhM0VuQzRGb1gzR1hwNWRvYW1HTG1rVWdGb1czTWk4 RURvbkFxdk95NG5mdm9sWENDd2VlNFRjUjJpRTAvMnlTR2lUVjF4L09FMGwzWUp2anJ0SHVuTUds dzNhSmxra0NUUDN5dlI0U2dPNlVIYjJPUlNDT0RubDlzQkM0bFFpUUZDUXhtQ3Z2U1JtM3VVbWRl ZFhBTFdxYXFMaWIzTzVBa0pES2FlUnozL0JZU2xJb3NqNmF3bUl6K1pOTXdrWmlQamkrRHBjd05z cGRMcEo1RzhleC94V0JPRGJpOWIxQzRQWWlRRXoyZ1NQVnQ0UHdxb0ZiMURReDJYd2czWks0VE9w WDFZaURONzgxbThSOHAzN1QyN3RWQ09USnpscUtRQnl1ZTFWT2hVQWhNSTJBQ1JHQmNGQTk1eFox eTgxRlVTKy9JaUw5V1VhTHMwYlRuVEM3cExHeUUrUEZibkwrTUJaK0ZMOGlFRWVCdVQ1U0NCUUNk eUtBbGVKbXROY0FYSVp6eGtEQ0NmRzRNOHJHY0p2YnJXNjdDU3lYZTRmdjFHbzdnbGVwc0k4OGp0 Z0tiOWZnSld6NGVDYWsrWi9FTEFKeEV0anJvNFhBclVmQWF3QmVCUmg3T1lEa2t0dmNibldiUUox UkxBdlk2WEozMk82T2h6clRub254aU9kWjNQRW9Bbkc2amxGZkxnUUtnVUxnckJFb0FuSFd6Vk9G S3dRS2dVTGdkQWdVZ1RnZDl2WGwyUWhVeEVLZ0VEZ0ZBa1VnVG9GNmZiTVFLQVFLZ1JVZ1VBUmlC WTFVUlN3RUNvRkM0QlFJSElKQW5LTGM5YzFDb0JBb0JBcUJoUkVvQXJFd3dKVjlJVkFJRkFKclJh QUl4RnBicnNwZENCd0NnY3FqRUpoQW9BakVCRGdWVkFnVUFvWEFiVWFnQ01SdGJ2MnFleUZRQ0JR Q0V3Z1VnWmdBNS9SQlZZSkNvQkFvQkU2SFFCR0kwMkZmWHk0RUNvRkM0S3dSS0FKeDFzMVRoU3NF Q29HMUluQlhLUGNqQUFBQS8vK2FDbWpWQUFBQUJrbEVRVlFEQUZQWFQ5UVJRNjJRQUFBQUFFbEZU a1N1UW1DQyI+PC9pbWFnZT48L2c+PC9nPjwvZz48L2c+PGc+PGcgdHJhbnNmb3JtPSJ0cmFuc2xh dGUoMC41IDAuNSkiPjxyZWN0IHg9IjIzMCIgeT0iNDIiIHJ4PSIyLjQiIHJ5PSIyLjQiIHdpZHRo PSIxMDAiIGhlaWdodD0iMzAiIHN0cm9rZT0iIzZDOEVCRiIgZmlsbD0iI0RBRThGQyIvPjxwYXRo IGQ9Ik0yMzMuNDggNDFDMjMwLjQ5MyA0MSAyMjkgNDIuNDkzMyAyMjkgNDUuNDhMMjI5IDU0QzI2 MyA2MCAyOTcgNjAgMzMxIDU0TDMzMSA0NS40OEMzMzEgNDIuNDkzMyAzMjkuNTA3IDQxIDMyNi41 MiA0MVoiIGZpbGw9InVybCgjZHJhd2lvLXN2Zy15bjVQN014TG5VcF9SR1JpQm9jSC1ncmFkaWVu dC1fZmZmZmZmLTAuOS1fZmZmZmZmLTAuMS1zLTApIi8+PC9nPjxnPjxnPjxnPjxpbWFnZSB4PSIy MzEiIHk9IjQzIiB3aWR0aD0iOTgiIGhlaWdodD0iMzIiIHhsaW5rOmhyZWY9ImRhdGE6aW1hZ2Uv cG5nO2Jhc2U2NCxpVkJPUncwS0dnb0FBQUFOU1VoRVVnQUFBWWdBQUFDQUNBWUFBQUFSWi83L0FB QVFBRWxFUVZSNEFlemRCYnkwd1ZVZThFdUxXNEpEZ2t0eGQ1Y0VHa3BTTExoTG9SUUNCU0lVS0pC QUtRbFFJRWdwd1VvQ2hDWllnelI0Y1E4L0NGWWdXSEIzQ2dSNC9wdHZOdlBOdC9MdTNyMjc3OTU3 N20vT0hYbEh6andqWjN6L3hVWDlGUUtGUUNGUUNCUUNLeEFvQWJFQ2xISXFCQXFCUXFBUXVMZ29B Vkcxb0JBNFZ3U0s3MExnaWhFb0FYSEZBRmYwaFVBaFVBaWNLd0lsSU02MTVJcnZRcUFRS0FTdUdJ RVNFRmNHY0VWY0NCUUNoY0I1STFBQzRyekxyN2d2QkFxQlF1REtFQ2dCY1dYUVZzU0ZRQ0Z3cmdn VTMwOUZvQVRFVTNHby80VkFJVkFJRkFJREFxY1VFQzhVWG40OTlFOGRQU2ptbTZia3VjZmdmeDRZ Z0t1Ty84RHN6aUs2KzRTTHZreStKL1puRDVVcUJHNFVBcWNVRURjSzZDdkk3QXNuenM4T3ZXcm9a cW5LN1NFUXFQcHpDQlN2TG81WmxFOEppS3NyNEt1SytUa1Q4U2VFbmhUNmQ2R25ENVVxQktZaVVQ Vm5LbEtuOFRlcjhpa0JjWnBLc0crcXo1K0FQeDU2Y09nWlFxVUtnVjBRcVBxekMxckg5enU3OHJr Q0FYRjhWRzlRaXY4eWVYMm1VS2xDWUI4RXF2N3NnOXJ4d3N5dWZFcEFISy93MTZYMDBIeDR1bzdl SitaRHFxdU8vNUM4Vmx5RlFDRXdJd1JLUU15b01JcVZRdURVQ0ZUNmhVQ1BRQW1JSG8weUZ3S0ZR Q0ZRQ0N3UktBR3hoS0lNaFVBaFVBZ1VBajBDNXk0Z25pV1p1Vy9vLzRUK09OUXVOLzFsek54Y2VP cFArNHlYeG55UDF6c1U5eFlYWGJqbXlVYlNHOFR5Nk5EdmgzeEhUNG41bDBLZkVucVIwRlFsYnVF YmpSZmxYak1SL1ZYb255NHVMbjQ3K291R21ucldHSnhxYW1IcGVJL3pVbTJMZitseGplRjU0djRC b1I4T3dWVWFqVngwL1BLNHYyR294em5XalFxUExRNDZIbHVBUStQYjRqMlVicjlJbVh4aEl2eXRF UDRiL1hMczlueGVPdnBsRkN6ZktoR01kVXc2NnZsMzVOdDdodTRTMnFid2VwbjZzeTMrS2Q5ZklK NCtJclNxRHFuVGo4MjNkd285VzJpS0dpL1o5aGNabGMvckpoTFl3UXBtNk8vaUpuMjRUVTBuUVZZ cWRWUWE2b0EySVA1RzJvaDA1RmUrVjBiUU9jNmhmRHAyYmplZXE0QlFDZDRsV2ZuZDBHTkMvenIw WEtHbVZBQnUvenNPUHg5NjA5QWgxTDlLSkQ4VStvR1E5Sjh2ZWxPdzFERjhYQngrSS9TL1FzOGRP bGZsb3M2WGhmay9ESDF4U0lPQWE0eExSVmpaVlAvK3VPZ3MzeTI2eGhOdEx6VjNmUEgzSThrWm9m ekIwZThXNnRWTHhmTEFrSUhDUHVWdndITy9oSWY1NDZPUGRTeE9GK3I1UFdKNFpFZ0grUERvenM1 SG01MTZ3WEFFQiszVXBjNVZkVWhuLzQ2My9QMUpkUGpCSWNhZGxmYjJOUW1sZzRZZHJHSmRLRUpY K25DVHpnUGl5aTNhWktWdXYzTjh1NE1rRFhWQUc0alRVbWtqMHBGZitaWi9iV25wNFp3TU9yVno0 aGV2Q3ZYVFl6QkNtTkl3Tk5ydmluOFZobUNKY1MvMU5nbjFoTkJyaDZZb0k2THZqY2NYQzUyYmVv c3dMSy92RzMycUlpeS9LcDRKRTQwa3hwM1UzUEc5ZDNJRGs2c3FmNTNwNDVMR0xoMis5a3VnRUZv dm43QnpVZ1pMNnI5Mk1KVXZiZHNNakhDRXg5UncvQkVPYlNiQ3ZvbWs4N0I0VUYrbnpNTGk5VUtk VnJjSm9GRW8rTDZPNUYrOTBhYlcrWm10dXdvMlcrWldNS2FELzhpNGYzUm9WS2JSM3hqSFI0VG83 REV1bEh5cURPKytzTzMrNzQwVDVGRWhTenJSRnNyeWt0SEJxdlFXSHZMdkZVUC9PWFNaMjg1L2xQ QXFwblRrd1ZRNVRndGxXdnNOTWZuVzZEZGp2NHd5bXZ2MlJQQzhvVkdaVG45RkhLWDFuZEgvUGpR cVFrVkRuZHJ3aEQ4bHZ0TGZScThYRDBhZWZmbXJYK29aTE9qczhYYWJVdjZmRkJjZFVyUzF5aUJD WjJwbU1Ib1NyL2lsbzc2cGQ2T2ZsNHVEOEs4VmZWVEhyai9TVi9hV1gxNkdwU1AxaFRDVEY3UXVQ K3JEZjAyNGJiakZ5MEk5Yy80YnNiOTU5S2IrTVlidkRyVjAvalRtVVZtZU50amNsbzc4S0FOMWU0 eERuclFGNldnYjJzam9SMXV5NVAwTzQ0ZllUMUUrU1hhYTBuRk84emtQWDlhdVZaeWVteitQUmNl dkVOOHU1ZzhLMGRtNSt4Nm5DM2w5WllZOXlPajJycmZDL1ZoMDd4OFo0WmlWOU9sWnExZGg0bVdw ZExnYThOSmhSOE92eGIvMVRPbmNQMmJUMW1nTDlUZjViOC9EdDBZL0ZiZDkxYXNuSUdFRXF4aVg2 cXRqc3B6eTR0RXRLVW5ybmpGYkN1Z3hqdE5DM1N2L1B5MDBWVENlRXQrd3VWVzVuTmp5OGl2eHJT Ti9qdWpxR1N6bzZ0dDd4TzJ2UTcyQ3o2cU91L254Q0tET1pleE1meUVlN08zMDZhaHYxclVKSHZV d1hwWktKMFNJamNzWng2dy9qUmtkTDR5YVhXY05KNk53d3BZWnlZOTJwTjdKYi9OUDM0WWJQNDBz NmJ4OXMwVC92SkRsSmFQMmxnNTgzanJ1bHUraUxaWG5hajU4YWJ2VG9OelY1VDQvZklsSDI5WUd0 QVhwYUJ2YWlEM0lyK2VwSTBMb1MyS1gxMmhMZFlyeVdTYSt6VEIyQk52OG4vSzd6ZEtQRHdNOXo5 WUNWVGdkbUUzaWZGNHFkdTYrODdmOGNBbURBcmFmOGRPSncrZzkybEpKNzB0anN3NnZRY1M0VUFT TERuQmhtZkUvRmYwaDRRKy8wUlpLUGl4aDZQaCtaK0Z5K3o5NWhyRU95N3A4LzFXRDZVZDAvYmQx NXBQaHU0Nmh3ZDFJMGFhaUpjdFY1VytHOTk0SkE3ZG9DL1dNK2Y4bW9YWEtwdWxiRGgvTndOVGJI NHo3bUU2Y0xuNHUvd2lQejR6ZUt3TVJnd2d6N2Q3OW1HYWorWEdrYklCRENJNkRKM3pKbjBHTnpy dHZwM0RUbHZpWlNuQi92M2pXNGJlQllhd0xwYTRheGI5K2JQYUlvaTJWVlltWFdOcHVONmpENm5M dnFxN3I2TDh1anVLTmRwdDZjbXlFaDdhRHAxZ1hTdHZTeHJTMWhjUGMvL1dkN2R4NTFZajY5Vi9B Ly9zd2JSTTYybHJsdTZsaHZ6U3oxdk9HRHorYmJ4OGJNbXFQdGxaOVM3NVlvb20yVks4UzB5a2Ji WkxmcWw0dFBweWNpYlpVbnhyVDU0YzA0bWhybFFhaE1mZENSTjNTVUtjMmhybmpxL1A2d0NEd1o2 Rk5hcGZ5Tit0UU4vdjR6QXpVNjIzcDZHei9Vd0k2cEJGdHFRanpWMWpham0rUUo0S3FwV3hHNVdC SHM2L1RqYVEvYS9pb016Y1RHSnpYV2cwZ25RTGNWRitkTkh1dnhJQ3ZhQXQxOS94Zk5ZZ3plM2ov ZkZPWG95MlVPcTZ1cS9NTGh6WC84S0R0YUVPOWwzOFR5eHVGemtMMUdaOHp3d3JLdExYbjBmcWxO Y2JlYlozWktSc2ptSFhmcDdpYnZxOWEveDNERWlBL01UaXFnS2JYZy9Pc3JDcTlVVnRqeXBUZlZG MUZiMjZiZEExdmJBeW0rRk03cTduaml6K2QyQ1lNZkZQKzlnT1lHNjByZndPZTEybWVvc1BhUzcz V3BXUGRxZ2dKSTlKK2ZkMVNpZzMxcllHdnlJTStSWHR0MGF0VFV3Y0o5aWYrSUFFSlkrMzdhMlAr MjlBVXBiNmF3Y053bTMvdDA4eTM5NmQvc2R6WHUxbjJXelZvVXRkN2Yrdk1lTkdHOE5iOHdNZnky ZHdIakF0K01ic3d6UHJmeFlWVEE2YlVQWnNLK0I5Nmh3MW1CZVhVMDFUL1kxVENPZG82dXEreld3 Slk5MjJPN2tacFJtczliNmJQdjljN1REQWJQZmQ3SkRaMU42Mi90eWpuamkvKzNEMW8vRzdUZjJi dzRIamtxZzdCOGtYdnJ1UFNTUTdCTjFwMVBwYStlaytXdEN6MTlHN0hNcnNINEpoM1M0K3dNSEN3 MTlEYzF1bG1UMTQwZGZMUS9vUzFmd0ozbmYvZTNlbWlxZlZWZWVvUDlBc3REdnVUOWc2YW5mNGEr ZWQwVkxTRlVyZlY4WVZsNGo4OGFVdTlkNE1DUythOTJ5ek41eUlnWGpMbzJaeUx0bEFLNm9rTDAv Ui8xaDM3aWpzOTVNV0ZRcDR5ZW14eGp1dWZ6WDJ1T2dIOHNoMXpHczdVMlZrWDdNS2xwNS9zSFdK MnFURGFSalYzZkhmbGI4d3NmTWZScVJtbHpkWGVyNlVZWi9SN3QyMW1uZDI0cFBsS0NVVG9SenU2 K291a09Bb3NwNUxNQ3B4c3NyZGl3emJlRHFaZ3NJc0FsekRCcXI0eUk0TEFCak56SXdLOG1lbnFk aCtHMnhUU2xyU3A1bGM2VHE0MSsyejFjeEVRUmhUOVNNc1V6MVIwRjJDTmJINTFsd0NkMy84ZnMr bDh0R3VwM0dIb096Q2RsSXR2dTJiV2NvQU54ejZjaHRESDNYOXI1cm5qYXlNU05YNFBvVnQyY1Vt c2o4cytURytmYWhaT0o5bjhXMlp5NnF6Wmo2MDdFbTZ0WHJxTjVOZkZNa0pRUFRGVFl0ZFo5bTI3 K2Q5RjMwZUFXNWJUai9UcDJDdHNkak93c1h5Y1lNTjc4ek5WSnh6eDJQeWJXWit5ZkJvZlcvVnpF UkRqZEV4ajdTWHkxb3pHZy9QayszUjZDWHJoYm9Id3pOZVJOTjYra1JLbUd0QStlZDFuOWpSM2ZB MHNqSXozd1dOZEdLUG9VWER1TXpvVnYyV1l5eDdDRU0raFNNZjdZWWxzM2FCS3YyT1p4WXdDdG02 RU01dFJXWTVMMEoyVU9MWnQ2bzhSNnVnZFZlM2QrNHUzbHNiTTh2cnYrL1lmY3l1ZlBrOGJ6UXBx bzRlWmZPeVhQN0RrTW9wT2pMbG8zZ2c0UHVncy83eTV2RjdjeldHRWF0M2R5VGo3Q3R2UWRmelRi TUx6RlFTeDAwaDlaNzB0L0Q0RFJqT3VjZEEzM2lIWmx1NWx2azg5dkhHWk5DNGQ5bHdFeEtVeldo R3NSdUFJcms1K0dhMGRJYWxLNGhZQ09qL0xoTGVzSjlNYzFqQXJjRS9HbzQ3clpoUTlnMmF6bnh3 SFMxQnplejRrYkIxTWJUc21lN0NFTGhQUnVRaUlYeHd5T1dWZGV3aFMxaE1oWUpRMnBXTTRFWHZY TWxuTFRaWTE1cEE1UzhFRWhRdHNPbjhqWnc5YTJqZlp4Sis3RkdZaFZ6V3F0OGRncjZibkFaKzkv U3JOK3l6RlhpVS9LK00rRndFeGprQ3RVL1pyNWlzek56aGFUM1FlZlhBdWF4RFFtV2pJTVM2VXRY SFQvb1ZseDM4anhrYXpmZHc3Um5kdHZST2E0ekxwdmh1WFRpenBmQnRZbGx6ZzN1eHowZkhsNHFw anIwNWE0ZG54OWY4UkJsZnRlUkVTbmpISjU0M0s4VlR0ZTZPbjRhTTlvSEVacStjQmZnWTNmYkN4 YnZmZk5wbTFKVzJxOXlQKzNyNkgrZXFEbkl1QVVLbDZOTHdVNmVSTjc3Yk5yREtPcHhLMmhia3Az MjIrOVVzU3E0NzhUY0ZDSXpWQzdQMDZIancydFA3N1RUVVREckRwOCsvaVhHK2ZhbmI2cGg4d09l SG5LUGpVOEtmeVorRG5PUkUzeDQzbTNWVDNRa0xQRHdHaFh2VnVvMWtIck02TzdwdnMrZy85U1BO akVPT1VVclBqcmJkelY3ZTM4Y0xmU0U1cTlmelpaOW4zUU1JWTk1WGF6MFZBV0dMcUs3dzdFZDdt M3dVY281RmR3K3dTL3puN2hhMmplSDBlOW5rT1FMbFliKzdqbWJKSjJmdS9LV1lkMEhnazJDT1Fa Z083WU9DMHpYalh4Qm4vWFUvMTdKTG1Kci8ySEI0Y0QrNGwySCt5bnhEclZtVjI0U2IwWnd3KzNX WWVSL3FEbHd1ZEwreEc5MDEyTTVqKzhwNDdVdU5BMUQ1SUg0ZTZyWTczYmxQTVkxdHlhcytnYkVy WWsvbzVGd0ZCMnJxazBzQXlXdkp5b3NiUjNEYnAvUHNCb2FuK044VjFIYitaUFRpZjN1Zk5ENk9Z dXZkdTI4emV2dThibmZkdVBHeTJMZHgxL0Q0bFQrTUZLZzhCanBlenRzV2pZL1RRWGUvUFV4OEVV TzkyTFBPYkpTSFBoWGo5MUNqZEpibHhlU1ZlVmlxamVNL2lyUHk0eGZGdDgzMXErK2JQMHpJSnNs VHFmMzlYd1FkOWppTzR6RWpkVnNlWnA1STJwQzMxL244MGxxblBxY1RyNmRTNUNBaVYzVnM0UFZK ZWpCeWZoK2kvOTJiSDdaekw3dDNLZkRzQ25pNnh1ZGxjVGIrOVlrbTROcmROT3Y5ZTdlejlmRjhz eDl6NFMzSm5wY3l1ZEJhTmFWaC9UQ3pqdlo4NHJWVFcwZjFjcTJPdHpZTjE5Rzl1bGhQb25xVHAx OWUxVVMrZlRtWEZNazd2MThqZWNsenZ0c3FzRTU0cVhQbmp2OFZETUhua3IrZmJONjh2ZkJ0RFIr cTR1dDQ1clRVcVQyMm85eTh0ejRMUTF3YWN5NGR6RVJEdzhweUFCc1dNUEFMbWVlZ2VmTzRqT1FY eFJYRzBUaG50V2lrWTJGczVSS1lzZDR5TndYbjBqMHJrS25xMHRRckdCRXkveDJNdCtRc1N3Z1o0 dEZJckVMQU01UGhuLzhrK2hKdklkK2tkVjVnSkI3K05NbzVvdlRGa2lXbEZrRHVjRGxsL1d1VGVv ZkttVkxOTFF6dDE4ckM1cmRPdDFldFErKzltUTlic2U3ZFZabjJaeTNiYmpzWWFMT0tIL3hhUEN2 aHVhd0FBRUFCSlJFRlVORmJOWEFnTXkxN3Fjdk9yanZ1UnJtMzUwV1krTklHOEFCMXRxU3k5clVw cjZhRXp3TzVRN2J1TGRycXhCMmw2cU5QNE5DWHo0emg5WVZtZk5EVTBtM0N5cWVlTTNSUGhOc0h1 ZURDdTkzaEc1dkhraTZteTU2SVBVWWwwNUpZR2pFQjdTS3dKZTFXVEVPamRtV0VNK3lmRU1tS3NF WDVyM0V0dFJvQXdNUGpwZmZuQkpaMnMxM0IxTlAwM1poZEhkVFRqTHlzYThYcmdUc2ZHMzBoWFdY OWFXb1NlRjB5Ym5hNmRlcDlKZTFSbnVQVWtqL0txby9idVd2dm1wclBmMkdqMmJicXdMdHRaUGhy VFlmZUtxaG1PWlo4V2wxbXpYMzFjTjB1eERHaUEyZnpUN1VYNFRaaFY2ZmhPaUh4bERKOGI2dnRZ YmN1Z2ExMWF4eWlmc0RSZDljeFBEM1U2bjQ5TDBrQ1B0bFJPUCtqQVZFeVNYV0hTMlkySVcyVTRp eW5kTWxlckRTcldlUExGcjlqSnE2azQ4dGI5NnREYlhYWDBxMDZTK0xVdUcydlNOaFdIc1E2S1VJ RzlNdWhqMXhrOElBNHFmTFJTR3hCUXBuN1ZUT2ZlZS9QK0dCeU5udFZubUZ1YXNFNXVodURGMXQ2 L3pzZVBEM2xsb0hmdnpkSlNocjNiSWV0UGkxZWQrS1ptdWFYTGovYW9ycW83OG9PWTVWRmVXMXU5 RmVUQ3o0Rk9YYUpzN2R1R05xRWluWVliWFYzVmFmZkxjZEloSERhTjZBbGJ5Mzc0NDc5UlMwZTg4 aUF2MmdaODdaa1NIczB2M2NCVzIrcVhGTG4zZEt6eTZkUGNhRDQzQWFFUzZIaE1KY2VNT1g1bW8w cGpvN00zUHpaTEhhWFRnVGEzYzlUdHhSQ1NJKytXR3pRdTVMVFcrSDBYdThidDl3UldYZVF4cmZh TGFUQzJDU25kTVc2ZG1GL1Qwa0RIYjJWZmpZQk8zUWphYkhqMG9SNnJ6ekMzYnU0NTdOR1A0NWpX MVRkMVBzSWNvLzVJUjZlSlgzdFE3RDNKajdyak8yTG0xdnRoMW5IN0FTRnRucjJqTzR6YXR6MUdN NDcyVVp3Tk4vcFlWM1hZZnZHTkVOcVdocnFzVHF2YkxmNm1pMWNlNUVYYjBFYmF0NlpyUzlxVXR0 WGNWdW5IS3A5VmFhOTBPemNCSVJOR3BTcUQ2U0xndVcwaW95M0xINnM2VnFPRFRXSG4rTTFtdldX SmRieFpmckQwdE83N0ZIZExRNmJSNDYrVmJRcXJrOUlJakp3MHFFMSs2OXVkQ0hoNlFVZnp3SHpT d1ViYnFyUUZIYW1UVFBhUXRnYUloMlBVbnlSejRlaTBrNE1QaTBWbkhHMlMwbDdoOEYvaVcvNmlU VktPcE5xL1dTVmt4d2pzWmZyOUIwdGgyNFJEQzZ0Tys3VSsvWTU3SnMxOW0yNHdhL2FrVFczejYv dXh5a2RhVytrY0JZUk1PVE50VTlUTlUwc3Fwbi85WlN6bXg4ZWpEc3Q1NS9GOGN6NWRHSFU0cDgx OFRpUnY5aDM4QXBaR01UWWlJNWhEUEk2bnd6Smk5VnNHOXc5QTBwSjJqQXVsMFh1MTgrR3hlZU9m WUhKNlptcURTN0JTQXdJRWd4R3Q0Nkd3TitJY095TjI3cjY3TTJGZnJpK1hJY283clB3ZW8vNUlX SDZjc3JJY2cxOThqOCtBcTcvdU9hbEhMdnhwcjZ0KzgxdDgyOGp5am1PMTJyMzJMKzRXeHJLUEc5 c0dpKzVxVEYyNmF1SHByZDl4bzVyd3M2UTBya280TXE0L3NweGs2ZlZERXJDZjJjUzZVUjJ6ZkRZ eTR1TXBCWVNLb2pPelFkWG9vWmphZ1lCcE5IM1BoSEhXdXNYRGJLTlBoNlZROC9uQ1JxNVRBY3lJ KzdvWmhObEdpNHZ1YkxmMVFlR20wQzdoNVZrYWpkenYySllHM2pVMkhiTTh0YkIwb3lpVnRNV3hU L3d0TE4zZWd4L0hseFpjcFlGcyt0bDhkT3lQOE1BVC8xTm9GM3hXeFhmWjhLdmk3TjB1Ry84WVhq MVgzL3MwTnBuVmE3TTNnd0JMU3ZCdXhNN2RkLzQyeGJQdW03S2FXbi9XeGJHTE96N3hpMitEdXBZ WHV2cHJXVlE5Y2dJS2I3dkVQZm9WWHJ2WC9zVXREYVJUdDh4czgvK3lneGlDeDM0S1FhdHN4ZC9J cFQzOWtVTWFEdGFNL0UyeHk4TXh5MmN0VDZjVUVHdVp1cUlQenBiM1J3ZDFvdWM0ZzdnaWVDcmFR cUFRS0FSdVIrQmNCSVNScXltalpROG5FbHpsTnlLNFBUZWJiYWFWWmhITmwxTWpVL1l3bXYvU0M0 RkNvQkM0M2dnTXVUc1hBV0Y1eDZZWG9lQkVndlA2LzJISXl5YXIyWU1UQnIwZnl5S212cjFibVF1 QlFxQVFLQVJ1SVhBdUFnSzc0NmJTdThiUnpjdG9HNVZqYUc2Y1dwdHZIbDJPR2M5cHQyK2xGd0tG UUNGUUNBU0JjeElRTHFNNGVSUzJGOHF0U1c3cmJtZnk1T2N1blYxMlJwbTlrZXZ6anJvMWUrbUZ3 QmtnVUN3V0FzZEY0SndFaEpjVkh6SEE0M3l4MHdUT0tCTVdiak1pK3hSZVlmU0V0VnZBZlRDWGlS NFNoM1VubVBLcFZDRlFDQlFDaGNBNUNRaEgwL3hVb1dPdFk4bTVOZWx5alprQ3NrL2hqUGpvei9s azMzWTVjampHVWZaQ29CQW9CRzRFQXVja0lCU0lUV1ZuajkxbTNPVUVrZ3M3YnFqZUo1SFk3STUy Y0ZVUkZnS0ZRQ0Z3clJBNE53RUJmSmRJM0tKMlM3SGRablNEMHMxZTN4dTU0ZWltSXovdVA3aWhT bEMwNzZVWEFvVkFJVkFJYkVEZ0hBVkV5MDUvbTlGbXRKdTk3VFlqM1ExSHN3MTdGUHkyY0tVWEFv WEFlU05naVZqNzFzNlJKV1kzcFBmUFZZVmNpY0E1QzRpVkdTckhRcUFRS0FRS2djTWdVQUxpTURo V0xJVkFJVkFJWERzRVNrQmN1eUs5amhtcVBCVUNoY0FwRUNnQmNRclVLODFDb0JBb0JNNEFnUklR WjFCSXhXSWhVQWdVQXFkQTRCQUM0aFI4VjVxRlFDRlFDQlFDVjR4QUNZZ3JCcmlpTHdRS2dVTGdY QkVvQVhHdUpWZDhGd0tIUUtEaUtBUTJJRkFDWWdNNDlha1FLQVFLZ1p1TVFBbUltMXo2bGZkQ29C QW9CRFlnVUFKaUF6aW4vN1EzQnc5S1NLL2ZOdkltVlp4S25TRUNWWlpuV0dqWGhlVVNFTmVsSk04 dkh5OGNsajg3OUtxaG02aHVldjV2WXBtZlhaNUxRSnhka1owOXc4K1pIUGhOY1QvbTVMYzduajcy bTZSdWV2NXZURmxmaDR5V2dMZ09wWGcrZVhqK3NQcmpvUWVIbmlGMDA5Uk56LzlOSysrenoyOEpp TE12d3JQS2dDZlpuK21zT0Q0c3N6YzkvNGRGczJLN2NnUktRRnc1eEpYQUxCRTRINlllR2xiOTVr R2o5NG05VkNGd0ZBUktRQndGNWtxa0VDZ0VDb0h6UTZBRXhQbVZXWEZjQ0JRQ2hjQlJFSmlwZ0Ro SzNpdVJRcUFRS0FRS2dRMElsSURZQU03TVByMUkrSGxnNktkRFR3bTFTM0JQalBtalE0NVBSanVJ c3BuNnVvbnBDME8vSG1wcDBmODQ5dThJdldmbzJVTGIxR3ZHdzErRmhQM3Q2QzhhYXVwWlkzQ3F5 YmRHOTRuYk5uVkkvcmFsOVR6eDhBRWhlWmIzeHFjeStLVzRmMDdvRlVMMkNLTGRvUzZiLzh0ZWxH djgvM0E0Kzh0UTQ1K3ViTDg4Ym04WTJ1VlUyUXZGdjdEaVFOOFQrN09IbWxKWFB5VVcrTUNKSC9U N2NYdDA2QTFDeWpCYXFUa2pVQUppenFYelZONTAvSjhiNDIrRWJGaStjdlMrM0Y0eDlzOEkvV2Jv M3FGMUhWVStiVlhDdmtWOC9XSkloL0xCMGZzT1BkYUw1OHEvZTRRZUdmcVRFS0gxTE5HUG9ZN0pI OXdmbmt6cDFMNDR1anpMZTR3THBReGVPcVlQRC8xczZQK0dYancwRitVaTNwZUZtVDhNNFovQUh3 VzZzclhwL2YzeDgxdWhkd3RkcHVNVy84TVRoN3I2Y2RIaEE2Y1lGK3I1OHY5ZFFqOFFVc2RlTzNx cEdTUFFGOTZNMmJ5eHJMMThjdjRqb1E4TGJWTTZ0RytNcDNjTzZVaWo3YVIwOHArWkVOOFplcW5R RkdYVVNXaDlienpya0tKZG1Ub21mNitmWFB4SzZINmhxVzNramVQM0NhRjdoazZ0Q0htOHZPOE9q T2k4dnlyK0NSTWRmWXc3S2VWdkpnR3pLUUhWTVlMaUhhWjRMaituUVdCcTVUOE5kemM3MVJkTDlu WDRMeGQ5VkVaZlh4cEhaUFFhNDBJcFQyNXZzckJOLzZlanQxVHlrU3VDV0I0aU5CNlJiK0x1MDR2 VFFyMVcvbjlYQ00vUmJsTi9GSnRPUjNnZDBOL0YzcFJsaDIrSXhiZEdaa0p4dWsxZEpYKzNKUlRM NjRTK0pmUzhvVkZaVnZtS09PSVZKbjhmYzYvdUdzdGpRcThlYXVvUStXOXhUZEhmTVo2K1BiUVAv d2wyUWFnODl1TGk0aTZocVVwYWo0cG45U0RhUXNFR1JyQ0NHZXdXSDdwL3l0VUF3NUpVNTF6R3VT Q2dRNWtMTDhYSDB4RFFjRDQ5MXBjSjlVcURlOGs0RUJyV3hkRXJ4YTZCL3Zmb2xIWDl0MlpZU1hj Nm1tMFFESjY5Nkw4YVFiOVZISFFVUnNVZkZQT3E5T0s4VUhqVkdmUnIwVDc4V3Y1OVJFajQrMGYv M1ZCVGZ4T0R0V3JmR3YxVTNIcDExZnoxYVJrRmU5aFFSOSs3ZjMwc2NMZUVaRWtHcnpDeDVHVFds YzlMSmV4RFlqUGppWFp4MmZ4ZjdQQkhNQkhHWTd2KzZzUnh0OURJUHg3ZlBlNS9IdXJWdldMNXRO RFVaMUFzYzlwclNaQUxjYlg5S1JqQkNtYlM5dTdXTC9EVWtXV290KzNzWlp3UkFtTkZtaEZyTjVx Vk4wdnVqUVNqTGRXWHhHUUQ5MWVqajhvbzlVUGphRU16Mms3cU5lTDdFME85K3U1WWpLU05SRzB5 eG5xYmF1bTlYMXovTWRUVVc4YndkcUZEcW1QeTk0RmhuUENOdGxRZkc5TTdoVmJoYm5iMWdId2Jj WCtidUwxcDZKaEtaMDh3RVZBdFhXVmp5ZWM5NHZBN29WRXBXOEpEQisrd1FQOWR4LzdtdmNNRXMw MXBndUlyNDljTUl0cHR5Z0VMd29lLy9zTjlZeGtIRm5FcWRXb0VTa0NjdWdUdVROK283ZjNqM0pm Tmo4V3VFekxpam5HbHNsenpXZm5pVkVxMFNjcm9YQ2R2MXRFQ2FMemNuTmhwYnF0MDZSbHRmK3J3 MFg2SldjZmd2SmYxbVB5OVFEaTBnUnB0cVdEcEFJQ09kT2s0R09Ed0JYR3pTUjF0b2ZCdDFLd3NG dzVIK1BkcVNjT01MOXBTS1p2UGp3MlAwZGFxSitlTERlcGVpS2gvTnVBSm5uemVxZ2dqZzVSZjN1 TFRVcFBOLzk2YldVUXYyUHB2Wlg0YUFrYzNxUVJIVDdRUzNJaUFreVZtRUwybi94YUxVWHUwamNx b3paTEhuMjcwOWJTUHB2M2ppTjhvVkNOK21xLzFKaDJQZlFrbllKb3ZNNDlEblU0NUpuOU8rZlN6 aDc5T2hqNHZCTk5vRzVYam80NEU5NTdnNElocDczYVZaaDM4TTNZSldNckJ2ekxxbk5jYWRld0VT dS9CWnJjanZMM2JPdlAzNWNNUGhhWW95NGovMEhtMFZFZEFkMDVsbkFNQ0pTRG1VQXEzODJCUDRR VTdKMnYyUDlyWnR4bDFEUFlxdHZuejNaSFp1elBjSW9MQjh0SXQ2eVROcHJJanNjMnowZk91U3hN dDdLZ2Zrei9yNVgzNk9yeWY2eDIybUpXUmZSc0hDR3pLV3NPZklseTJSRHZwc3c3V3lhdmU4OWZG OG51aFhaVE5lZld0aFRHejdEZWVtL3NxM1lra2duTFZ0OUhOZlJqSGIwZjNzczhNZ1JJUU15dVFz R01rRzIycGZqSW1EU3JhSkdWazlvT1RmRjVjakdrWlJVNmRmYlFrcElmSFpxZGI3bmhtaGt2U3Nm aHpySE1jS1R1NnUybEpiOHphaytKZ3FjUXN4UEtTRGZ0dHkzUUpjaEJsMXZteVhVeG1EYnNLZXNI VnM3RXNYV3J6YlJ2OXhEWVAzWGU0OXFmWnVrOWxuQk1DSlNEbVZCb1hGMGJmbGxVdXVqL3J3bi9i MmFjWWYzNkNKK3ZqZmFjaWlMUHA5akcrS0paZGFEekw3bmNQcHE1ZEo2bVY2cGo4dVVQaUZGYlBp SmxZYjUrejJSMkdmcFBYQmNaKzJXOHE3K3FaNVovZXY2UExmZHo5dDk2czArL3RaYjRHQ0pTQW1G Y2hHc25lZldESnB2SGd0TlhxOXE4MTlFMGVqZkFkaiszOUVFNk91KzVLVHE3MDhSQVE0dS9kZGpV TGZ5eiszQjVHUFkvbjFPRVJ4Z1lYalg5TFBidk9CRnRZeDFTYmVhcXVycWx6VS8yWHZ6TkI0T1lJ aURNcGtHTHpKQWpZSUxXTzN4S3ZEcThoY1hIeEVqRStSNmpVRFVTZ0JNUU5MUFRLY2lHd0F3Sm1C cGFlZGdoU1hxOExBaVVncmt0SkhpWWZINU5vTEZWY2xxeGIyenRKZEFkVlY4V2ZOZnQrYWNYcEhj dGtCMlgrVENOekdmQllwN0hXUVZUdUowS2dCTVNKZ0YrVHJMVmpSMDM3eitQcG12N2JPck0xNmY1 TS9DcC9Ucm80Z2RSL0d6ZHErMi9ITmgrVFAvc040NmthR0I0N3ovdW1oMzk0dGZBMmxlL2FMRHZx NHg2WU90TEh2V04wNWYyY0VTZ0JNYi9TYzQ2KzU4cG9YSVB2M2JhWmhYRUthSk0vSTBQdkJQVitI TlBjTmEwKy9DSE54K1NQWVBaRWRjKy80NnE5ZllyWjg5cVdaTndMY2J0NlBLWTdKWTU5L0RpeFpC YlV3aVdIYVZ3QUFBY3VTVVJCVkQ1M0RBNGNSTnRKT1NReERralVFV1d4VTBUbCtYb2dVQUppZnVY b21lYWVLNWZGZG5udDB2TFFlT21yajY4M2U4S2p0M3RNYmRlTzVla1NnUnU3enZ3N0l1bk5LRTlX YkJOUUNiWlZIWXUvdndnbm8yRDJJenBPVXVYVEpHV1QyeVZIUjA0SmhnOUpLQUkzMnBVcmw5dWVO S1R5Um9OOWl0Vm12WGVaZXI5akdmVGZ5bnpORVNnQk1iOEM5cUJadjh4a05QaHZkMkJUQisvUnZD bEIzSDd0ajBOYWx0QzVFekpUd3ZQajdvUjdFRHBJQXNZN1VqcFhTeE8rWDRhT3laOWZqT3Q1ZFVG c2x3N2VqT05WdWdnSXpQSFNXZmY1b0VhemgvR1pDNzhMc3N2QUFrTWVKZXh2OFR2Tk5UN2l4MS9S RFVHZ0JNVDhDdHB0MW04YTJQSmM5cFRPU3NldWd4N1hrWWZvbGxaUFEvZzFzYVZEREI3Ym0vcVdr bG1Dbnp2MUU1UUp1bEFlYmZQTXc4Snl5WC9INU04UE0xbXFhU3dUbHZMbTZmWG10azZIZzZmUSsz MGZJMi9MTSt2Q0hOcmRxNno5UG9yNjRrVldkV0pLV3Z5clo3M2ZYWjhiNmNPVytTd1EyTXhrQ1lq TitKemlxdzFCdiszUXYxV2pBL1lvWGorNkczblRFUmcxZXA1Ni9MYk9iblBUeTVvNjllWkh4Nml6 OFd0MnpXMlZMajFQa3V1RSt1L2U4OUhaOW03cnpEclVUWnZCeCtUUGM5NStTNkhuMVkvbitLME1l ZTNkZTdOdmNQQUNibk5YaG02aTQ3KzVyZEszNVg5Vm1IVnVsdmUrYmZqNDhiRi9WQWlQMGRZcXY0 T2h6Tld6NWttZHNJK3lMUS9OZituWEVJRVNFUE1zVkkvRStjR2duanMvYVdtMDc0WE5zY0hiWFB5 RWVINTBhTmN5OVdhUHppeEJsOHFQNDFoYU1DcGUxWUY3bW9KZ0dkT3pYUFhKaVdWZHArSzRwQTNo ZUZrb0kyK2Q4S28wRmg3eTc1ajg2UkRIWDh6emkyZWV6RjcxTXVzNjNMODVmSDlyYUZUNzVIK01Z NTBkNXVxQU11ajllSzc4YStOQUNFUzdUYms5Ym5uUXZ0ZjRLSis5cEZWNXVDMkNzbHh2QkhidFRL NDNHdlBKblJHb041RTgrTlp6WmIzZlM2MDJKYjhtSDNUc1J1dk84SDlTN1Bzb2V3WHVGNGkzRCs4 dWdCRzFEbDBhMGtLV1R2NHNIaTFGUlZzcUkwNnpGNithTGgwSGc3akdaUmRDU0h4T0VhSDNHc0lj a3o4bmtDelJqWjJzRFdjenVpZUdOeDBuSEdDeUNuZFBvOEJHaHgzdnQ2bGQ4MzliNEFrV0hiMGZQ VklXdmZlM2o4V3J1N0QzR3g3NHQrZUNSOEpqZk5KRVhmQkRTQVJhZ3BhNnFRaVVnSmh2eVd1Y2xq Y2V0WUpGbDdnc0oza3p5ZThPOU9Vb25ObUhEY1lWUVZjNjZhQXRrengyeFZkeFMwTmFhQnhwQ3FK RHNuNDkvaWFDYnoyNWtmdTQzdUdXMlRxL0RWVmtzL2VXODFJN0ZuOFNKT0E4VjY1RFplL0pDUjhD QkE0d2dVMy8zVWtpUDUvWkh6TG92KytiL3o2T2JXWWQvcjNqaWZDS2RwdHkvUG05NDRML2UwU0hl N1RibElHSHVnRHoyejZVNWVZaE1GYndtNGZBdkhQcy9Ma2xtRlcvRzd5S2M1dTZUaEJwNUt1K2Iz TFRJYnhyUEVqckQ2SlBWV1lVanVJNjZtcm1zeTNjSStOaGxkQ0w4MEo1WWRiUzA4TFMvVHNXZjVL MG51L0lxanl4VHlGKy9TYjB0cGQwOTgzL0ZCNmFIMHREaE5sam1zTUVYZDBoV1B6d0VLd25CQ2t2 MXgyQkVoQ1hLT0VqQlgxSzByR0JlTGZvbGw4c2JSQWNzUzRVOCtOamNoVFd4cklPTzlhOVZFdkxL U2puNkMxSFdKWXdRMmdSbXFHNE0vQ3dPT2pNbmZtM1p4THJKSVZmUXUrKzhTMHY0b3R4cVl4eTF6 ME9kd3orR2lORzRQZUx4ZkxMZjR5T1Y3ekh1RkF3K1ptWS9BS2YzMlBnVjVnNGJWVGkyRGYvR3lN ZVBqNDVkck5Ndk4wLzVsWDgrLzBQZTBtdmwrL0swdDdKRkNFZjc2VnVBZ0lsSU02bmxIVXNSdDRh czl2T05xb1I4NzJTRFVzM3JiUDE0eTAyVUgxSGZzQW1YaVlyOGJpRG9DUHptcWZOVFBFZ0oyOHNB ejBvc2YyLzBENGRpbzdlVW9pOGlFKzhqUnl4ZGE0L1VhOVZWODFmbjdDZmV2MmNPT0FWMW8xUG1M ajM4SW41dG1vNUtzNXIxUzc1dDBuZTBxVHZXcFo0OHpPMHEvajN0SXFsUWNJRFQyc1pIajU0WjRz Z3h3OVMxOVM1d2R0YTYyWERyNDI0UGh3V2dSSVFoOFd6WWlzRUNvR3pRS0NZbklKQUNZZ3BLSldm UXFBUUtBUnVJQUlsSUc1Z29WZVdDNEZDb0JDWWdrQUppQ2tvbFo5akkxRHBGUUtGd0F3UUtBRXhn MElvRmdxQlFxQVFtQ01DSlNEbVdDckZVeUZRQ0JRQ00wQmdMd0V4QTc2TGhVS2dFQ2dFQ29FclJx QUV4QlVEWE5FWEFvVkFJWEN1Q0pTQU9OZVNLNzRMZ2IwUXFFQ0Z3SFFFU2tCTXg2cDhGZ0tGUUNG d294QW9BWEdqaXJzeVd3Z1VBb1hBZEFSS1FFekg2aGcrSzQxQ29CQW9CR2FEUUFtSTJSUkZNVklJ RkFLRndMd1FLQUV4ci9Jb2JncUJRdUJjRWJpR2ZKZUF1SWFGV2xrcUJBcUJRdUFRQ0pTQU9BU0tG VWNoVUFnVUF0Y1FnUklRMTdCUUswdXJFQ2kzUXFBUTJCV0JFaEM3SWxiK0M0RkNvQkM0SVFpVWdM Z2hCVjNaTEFRS2dVSmdWd1RtSWlCMjVidjhGd0tGUUNGUUNGd3hBaVVncmhqZ2lyNFFLQVFLZ1hO Rm9BVEV1WlpjOFYwSXpBV0I0dVBhSWxBQzR0b1diV1dzRUNnRUNvSExJVkFDNG5MNFZlaENvQkFv Qks0dEFpVWdybTNSdG95VlhnZ1VBb1hBZmdpVWdOZ1B0d3BWQ0JRQ2hjQzFSNkFFeExVdjRzcGdJ VkFJbkNzQ3ArYjdud0VBQVAvL0RiNmV0QUFBQUFaSlJFRlVBd0JlNnpKcWVCRHdpUUFBQUFCSlJV NUVya0pnZ2c9PSI+PC9pbWFnZT48L2c+PC9nPjwvZz48L2c+PGc+PGcgdHJhbnNmb3JtPSJ0cmFu c2xhdGUoMC41IDAuNSkiPjxyZWN0IHg9IjIzMCIgeT0iNzciIHJ4PSIyLjQiIHJ5PSIyLjQiIHdp ZHRoPSIxMDAiIGhlaWdodD0iMzAiIHN0cm9rZT0iIzZDOEVCRiIgZmlsbD0iI0RBRThGQyIvPjxw YXRoIGQ9Ik0yMzMuNDggNzZDMjMwLjQ5MyA3NiAyMjkgNzcuNDkzMyAyMjkgODAuNDhMMjI5IDg5 QzI2MyA5NSAyOTcgOTUgMzMxIDg5TDMzMSA4MC40OEMzMzEgNzcuNDkzMyAzMjkuNTA3IDc2IDMy Ni41MiA3NloiIGZpbGw9InVybCgjZHJhd2lvLXN2Zy15bjVQN014TG5VcF9SR1JpQm9jSC1ncmFk aWVudC1fZmZmZmZmLTAuOS1fZmZmZmZmLTAuMS1zLTApIi8+PC9nPjxnPjxnPjxnPjxpbWFnZSB4 PSIyMzEiIHk9Ijc4IiB3aWR0aD0iOTgiIGhlaWdodD0iMzIiIHhsaW5rOmhyZWY9ImRhdGE6aW1h Z2UvcG5nO2Jhc2U2NCxpVkJPUncwS0dnb0FBQUFOU1VoRVVnQUFBWWdBQUFDQUNBWUFBQUFSWi83 L0FBQVFBRWxFUVZSNEFlemRCYmcwejFVbThNdmlUbkFDSkxoRGtBV0NCSUxETGdFV1ozRm5GMGdX NTRHdzhBU3lrTVVKRmpRNHdkMGxRSEQzQU1FU0NPNHVBZDdmL0w4YTZ1dHZwR2Z1VEUvUDNIT2Zj MjU1MWFtM3ErdFVsODEvdWFxL1FxQVFLQVFLZ1VKZ0JRS2xJRmFBVWw2RlFDRlFDQlFDVjFlbElL b1ZGQUxuaWtESlhRZ2NHWUZTRUVjR3VMSXZCQXFCUXVCY0VTZ0ZjYTVQcnVRdUJBcUJRdURJQ0pT Q09CckFsWEVoVUFnVUF1ZU5RQ21JODM1K0pYMGhVQWdVQWtkRG9CVEUwYUN0akF1QlF1QmNFU2k1 NzBLZ0ZNUmRPTlQvUXFBUUtBUUtnUUVDYzFVUVh4UTUvLzFJL0NISmQwajNpMGRmM2lQamZwcHdV U0ZRQ0p3WEFzTytZOVg3Zmw0MU9xRzBjMVVRSjRUa29vcCt5dFRtZmNQdkViNGNxcG9VQW9YQUpB aVVncGdFNXNrTGVlS1UrTWJoWHd4L1d2aHU0YUpDb0JBb0JIWkNvQlRFVG5DZFRlVFBpS1RmRUg3 K2NGRWhVQWdVQW5zaGNBUUZzWmNjMnhMOVFDSThiZmlKRHNBUFNSNlhUcWFXTHIyT1ZiOUNvQkE0 TWdMbm9pQ09ETVBWTjZlQVh2bmNOKzYvRFJjVkFvVkFJWEJqRVNnRmNXTWZmVlc4RUxnVGdmSXBC SG9FU2tIMGFKUzlFQ2dFQ29GQ1lJbEFLWWdsRkdVcEJBcUJRcUFRNkJFb0JYRVhHcnNjbEhQd3Bq OVVKNjFjbmk3L0xJRC9SVXpoVDRqNUMrRVBDRDlUZUJVOWFUeGZKZnp3OE8rR3BXdHNEZVRuNHZm ZzhBdUZuK2dxLzlhUVEzME85N1cwN3pDSTkzRnh0ekNtdzBUeE9oakJRTDZOWVNSemkrWE9ZZngr SEMzc01iRi9UUGk1dzV2SW1wQjZ3L1EzRWhHZUxRL1kvRmo4SGhCZWgyMkN0dEtoOE84TFV2Y21K eE0yTFZ3YjBSNjBpNzQrOFBuc1JIcXhzSHJIMkp2ZzhhNUpEUjg0a2FHeE5xYXRhWFBxbm1palNC MWFIa3gxYkFsdHFYN2xPTDR5L01kaDRWajlQTGN4enpySjFoSThXanZRZHVTTjVmL2pTZlUvdzlw WmpJUFFVeWVYdHdoL1IvalB3OHBxM1BCVFgvVk84Q2g2anNTU3R1WGpYZlhPcXR1ckpleEh3eTFN bWJEY3RZeGtjWGdxQlhFWVRGODYyZnhTK0lQRHp4QkdzSDNKV0Q0aC9NWGhwd2czMGpEZUtnNGR3 Nk5pdm1QNEh1R2VOTlI3eGVQRHdyOFc5akxvUUdJOUMzcXVTUG1EWWVjdzdoNnprYTIzSHg2SEYv Q1pZNjRpOVZSZjlZYnBDeVFTUEdNc0NEYXZHTnVuaFA4MC9OQ3d6amZHS0pvYWYrVzlZU1I3WEZo NzBDNzYrc0RuUFJQMnkySDExaUhHdWhQQit3dVRBaDZmRnhNK2NJcDFTZHFZdHFiTmFYdHZrNUJk T3JwRXY0M0lxWFA3NGZocXo4OFNzNUg2ZVc2ZTlXUGorVlhoWnd6dlF1cjB0VW5RMm9HMkUrZUM1 UDhLc1gxWjJIbWZsNDk1SGFKa3REVURQTEsrWGpJYm5oOXErS2t2bVY0emNUemJHRHZUa3lmRng0 ZnQwTHgzekViS2hLVm45QnJOODFRbWtFOVY5cVdVKzN5cGlBYTFhVVQ4SlluemoySGtoZnpRV0l3 UytoY3FYaHZKQytCRmVLZkUycmRSSnVra3BKRWJxZjdYRGFWOWRjSjBaakdXQkJ0ZkJlcXB2c3VB TFpiM1NUZ0ZUVkhIdXBHVU1TWCtudFZiUnFKdkRJOVJZdXI5czRuNzM4TmpTVWNsamJZeE5vMjI5 K1dKVEprTUZVbTh0eEw1bEVuZXJaRVR3YWpjZ09HZXNZK2hWcWYvTVNJeXhmRmRpV2ZVSFdObmVw NmtJSnV2MWJGZlZzcjgzcVRUeVk5Sms2aEwwdSsrWDF5K0ptT3NwSitJNzArR1Qwb0VQYWtBRjFD NEthQVh2RldQZjR2NS9lSFBEVE81SDMzTEhtTkJiNUwvUHJ0ajNFYVBqNHVpa1JacklOTEhlMG1l bDBOd1JrNUx6MWorTmZ5dFllbnc3OFRlMDAvSHdiK3hseUZlUnlNZDltdDF1ZjlVN01yV1NmNUw3 SDhaL3Bwd1R6cFNMNHl2QXZYc3c2UXhzcFlIWG9VTkJRM3pJVFo5UHV6SHdGKys2OWgwemhja3NL K1RaKzJyVWwxZ2srRGI2S25pK3RMd3Ryb2t5dFdiNWQ5M2gxZDlqWm5XYU9Yb3pPQ1lxTGNScGVK WlBQMXR2cHNkOTBrdytjZ1o2NEpNTDdYMjZ6bi8zY0wzOW44dkh1ZEhoSjhrdkluVTI1ZkRxanJC QzI3cXBYNHRIMS91Qm1JdjBqeEdtaFFXNWJKcU1PTTV0VG94MVhHWXJUYnJuZHhGU2ZoaU1EUFE4 bEtPK21CMi92RDlLNVpUY3Q5b1R5bkhPWmZkUmw4YXJsR0ZrWSs3ajVoR2pGN2dQN3BWUWZQRC96 ZjJIdmNmaXR0WHlIUEc5R2twTFRaRklQMUh4YjhuTCtYL2lVZi9rdms2TVpLUkRnOFZnTkU2Lzhh Zm4vVEhwSWFKS1JVdnUxR21zblhPd2w0MWhWT2NNWmIwcHJGOWJMaW52NDdqN2NMU2VLbmtnUnMy WHJKZWllb2tySytZbWtpeU8raFkrTjlSVU9kaDJzSXo0L1diK1VkeGtzOVVqN3JBUmtlb2Mwandr cmJWUmNTWHlUOWZBSDE3aXRmVlYrU2ZhU3NqNDFiT2E4ZlBOSW81ZTdqR3VhVFhqODA2VmQrbTRy V1dmRDJRVHdTalhGT2h6eDVIYTcrZU00VmpMV1NvbEx3UG16cHh6K2pUazFmTFA5WUZ3UWRPOElL YmVxbWZkK2ViRmpHdXJ0aTF0MXZPclFZWnZRdHRnTmNTZkgwczh1cmZTWFZUUjNXMU5wZ29TM3Iz Mk80ZkhrdVVpUUdSdHV0ZGJsTlg2cVJ0NkVkODNZM043Mmp4aGczcmFBVmRlTWEvbGZyNWhCNk8z STJpZmlWaGpielE1cCtiV3ljcDNXODNqNEVwL1lQaXB5T01zYVRYalczWXFPTTFLL3I3U0tOdU9w QllsNlRETU5mdXE2ZDVHdjNyb1ByMmFJSHo1UkxCSExNMHNkNUdzS0ZRekJYN0ltbUJPaC96K1Y3 QTV0Zk10ZmkzQ0FOVEdZZkMzMENBWXZ5K2xHRkJNc2FTL2l5MmR3a1BuN082dkZ2OFY1SE9ubXg5 UjZyRHNTbmdiWlBnRDhKRHNyQkxlUmpKRzlEMDRUcmRYZWU4ZGE2dm5rd3N1Zy9ycEN4ZlR0WTV5 SlZvQ3lJdkJiTndyUGluelZBQ2ZSQmM0QU9uM3AvZHUvUG1zZmlxaUxFVHZWZGlVOWd4bHFRc01z aDM2WG5Mb283cTZqa2E0ZC95WGhpK0pLeTVMQndqL3owdzhhelJ3U3JXQlNsRGYyS3hldUZ4eW4v OUMzbEtPYmFWclJIK1RTSUJieC8yS1dvblFiSTRDdm0wSFNxSFZRVzlWRHo3anN0VVNmdTZTTkJL VWw4dkdtWFNJbGpzZTlubW1LbHBWR2RxYTR4NExoYnNYeTRkdmk4SHUxYTJwZitlUk5BcHhsalNP OGRtZEJuak5qb1YvbDU0Tzh2KzhEWnBibmZvSkN4Z1c3dnBRNHhjbjYzM3VHVzMzbUtnY011NU1Q NWYvcHZ1MEdaaVhVdS9seEFkZDY5RTlBVkd3UlJQZ3JjU0phOHovWWN0TWI4dDRhYkFZaXhwK0J4 YWdCRzlLYS9tWnZyNmhRdDh1RmV4QWNRSEpZQVNqakdLWURvc2k1TFpWcGJNRFJ5TS9QdkJqLzVG bXhVK2htMFNzQTY1N1ZtTnlldG9jVFNLbzJWK1F6STJFdFpKamFtdVQ4cytucW1UTVovMTVqNDF4 ajlKWW5QeG54VnpUT2VaYUNlamIwbkpzSW14a1hRS3d4ZkxGSVA2Ymt6WUJib3FCUzdOeTlUQXNQ TVVkaXI4UHptRmp4bEE2T2pVM2RkWGtpeklWNFFwdFlXais2ZURmN0xPYlFBaDdkZ09SL3VoVUxv c3JreUwya0hXKzYyekd4UnBsK3ZDbXo4Rk1od29lRDdhZm92VFRGL1h2aHFiKzU5amdSMWNZdDFJ NXV2VloyejlmUzNCdG1WS1dmNy9PTWFVbFdoWHZtWStpYVZqWHg2bXdUcXZ0VmJia0UzQnJvMHdo NER6VUJCelFHcTlETDRBeHJ6OGNqQnR3bXhzaDRiT3NmK3FhR0c5cWRFYmdUNXJQTTNGLysrWWZZ Y1k1NnhJcC9Eckl5WHk1YUJqYU5GMWptNmlWZWZtdDgzVU9WaUU3ZU85VGh4RDVYc0svSTBVYlND SU9LUEl5TncrK1Q2eTlZUGVmYmM0WGluYzA5ZkZvUzNHR0UxRzkvMVhqYldTVll1MXd3d3BmbHM5 aC83cjNQMDA2N280L0Mzbzk4L01kQTdGSjJ3TWV5ZUd5bWhWT3UrYnFjays3RHZqc0VZVVl6U1pB ZWp4cysyM1Z6cWJNdnFaQk1JeHhueXBGTVQxbjQyUm1DbVJNVG5aRnFqRGFISGhiKys2eG1KQnoy ZHZDenRuMDVlT2FZd3hkZkJDNlpoYVhDL2MyTFF0RFhQWU1ieG9QTTEzeDFqU0tmRGZkYVJvdzhH dzh6V3E3MGZjRmpWZmVGbXJxeXZLMUE2dXptdVUxWTRaYmErUFBHYXJLRVUwZGxBazcrR2lPTDho VXd6RHRRZG5MSnhMR01aZDV4YjM1OWNGZHY3YXhVdDBibFpicStISVBwYTFjKzkvaTY4TzFuZWFl NU9wdkUzaHN3alRRYzFDa0MxQ09FeHluZXUrYldYekNibWxtTDJDN2VYM1VvOUo3S1dpRUlaeHpT ZmJqYUp6OVBJNVZXdlUyQit1RzZhWnM5dlV3MWhNZEg1OVhlemNzbUQ5T2ZIY2hTMDRKc21Tck5Q SWEra1J5eW53MXdIdk9sSWNkaDQySlBSMWNZYkJTZHhVYVVFNnhuN2dzZkFjOGM4ekd1N0k4YTcw ZWEvSzVwL2lPWFlxSmxGSGtiV1A0UURKOHhxVnVJczA1bXZGRjVqZFFsMnlLenU1ZG1sdjRscGdO c0RwODZHOGUvY3F1L2JnbWEwS201WGZ1U2lJV1lFMkVNYUNsUWMrOEY3cE5FS3hDT1lVOGNvSThU U05aQmVPaFQxVE5lYmlmVjNZL3BmZ2c1S0ZOUXY0NUJyTDRrdTNTUkNZak8xQWhpK3FPVnlMaDdZ TzdzS21sSHFaZEtnNmd0NVBIYWZHZjVjcGtpYXJ6cU52VTlZYWRLQXRuTjAwU1hPN1VtUHNWMnhM MDh3eG8vc1d0NW5temozajVqNkVTU2tOTzlmaGxPQ1ljc2FrMFM2MGp6NC83V2VYOWlhdWRxcTk5 dmtNMjNNZjF1eldWcnpielQxYnN4VEU5SS9HZkxrOS8rNnpHZE9KbWhQMmRlRkx4U2UzQmN1K2M1 aStCdWRkNHRUNGozbkdRMFIxSGpxUjVxOHowNmsxOXpITjUwM212dFpqRk4xMEJFcEJuS1lGNkFE c21QRFMyNUxwWHBjeGtsaWdOcWZ0ZnB2aGpwd3g2ZStJYzBNOUN2LzFEMzZYNmNIMXVWVElSU0JR Q3VLMGo5Rm51bjN2NWpFdG5MMVJ4SGxFbUgrTXRmVFJDYkZuUGNiRmtST3p2cEN1eXhaMWh3dlhR N0RnUEVmOERSeE1JelY1ZlQxYVVHN3VZNW93MmVlcjU1Z3lIVHR2TytkOHFWKzN6VW52TlBTeDVa MHMvMUlRazBHOXRTQlRIL2J6djNWaStzUzNWOXdwMnVHSjF3UXZTTmh3VVc4UnNNTS9DL2NXSlRY c3NTeStkRHNVc3pIcXNETlNiNTM3eGtSSENEd1cvaGFZZHhYWGxKTG4wZEpaWStoeDhnVmtQYVdG bTc4M3dHanVYVXg0OS9HdGZmUjU5MkhIdERzSU96eTlQTnpBTUtaODJHMkxwNDc5d1R1NzZLejli VXMzcy9EamkxTUs0dmdZNzFPQ0Y5U0kwVlVHdHY2NWltSjRTdFJYeDl4UFU0K3ArM0RYaVhNUisz WjJZOG9iRStlUStLODYwYjFOaHY2d21MaDI4MUFTN05pT0pRdlo3TmlPclgzS29ZaUhuYkN5ZkVY SWQwcFdwbnIxWldyanZhTHN3OWJaaC9WWkZjOXVRVnRVK3pDbnUzdDMyWU5BS1lpQU1CRjVpUjEy MCtuYjJXTC90QXZCeGhUdlhJQ2RUSmZZcUIyRzBpRTNIT3hrNlEvT05mOXRwaHRrZGFLd2RXRWZk ejlOY3lyOFhSN250UGcyK1Z1NHJ3RUh4cHFiNmZKRlcxTFpzUTdPOVIzc2pkMFAxT3hqVFYrZ3cz MzdkczJOVFgvSWVOckFjRW9RZHJ2czNsdUYzU29aZlMxcUozMllrOVY5ZStuRDF0bmg1NXA1Z3pt M0tkajI2aksvZGZIUHpyOFV4SFNQVE9OenVacEx4eHh5Y21QajhMRE9KbWxNNnd4SDI1dmluMHVZ UGYvOUlyMFJJNHgyV1lUWGlWQytSc1N3WlgrREFLRFRpYkdncWZGZkZKcC9MZ2djTTZwTjFBVlJq djBwYWJ1WktJaEY0SzEvdmg3c2FMdmxYQmgrYzhLWDVzSXg4cCtySWR4UTJxS2JpMTgzcGRuaUhO TjAzb2tNclF5SEhmM2lXbk52TTRmWXJZdFAyWDc3SUpDQ3NBNHg4TjdvdERXV2dyWHQyNlYvQmlY T3FHeE1kRTZCcFNDbWUxb093QTFmUHRkc2pPMElqVUtIMHdoajlueFBWOFA5U3JKcnhqVUhmV3BY UWx1dzcvMDIyZTFITnhYWHgzSDFoSTZnK1owS2YyY1lYR3BIUVRWWjFwbmlpQ3ROaStPRTlQQXdt ekMzc2xJZTdOalVuQnRaS1ZqdWJTeStIMmZxNDVuR1BPVWdSTmxrYURLcGl4OTNNZ0JvZnV0TTc1 RWY0ZW14V3hlWFAxd3Qvck5qNlQ0eUZ1OVpqSzNrdklQZGhIMUVneDJuOVh1L3M3YVhncGp1OFZr WWlTdlNGd0FBRUFCSlJFRlU4OE1zZllsR2NCcTFGNkgzSDlxRkd4VmJJRzVocGhsV2RSd3R2RGZI TE56MThhZTBHK1c3UmJOL1diVkxaeitjSnQ4bWk2c2hYSnZjeDNPZmtRWC8zdStVK1B1NVVlZGVk R0s5VEwxZG1OMXA0alovMkRpeGExRzYrVFhUcy9kRE44M05oTVA3eDZLOXhGaExPamNLeHNpM1JY SWw5MmZHc2Fxc2VFOUN5djdFbEVTV0dBdWkrUDJJbEsvRGhjZUtmMzRsOEFQajczMktNWW9vSTFm Sjk1RjlCYmp3Y0ZOWjRsUGtmcWZGR2dsM1k1ZG91c1N2dWMvZTlDS2VmU1gycWNDSjBqZ2RQWnpq ZlVoa01YZTVicFNrYzNlRnM1c3FFM1ZKdHNNT2QzMjBRSE9zemM3MDRoZ3hzcytSZGVpdTEraGxz MUR0eThLb0RnWjlHTHVYMUkveHVOaE9YSDVZNXlLTkx4UHVucWZDdnkrejJjbmttZW1jbTE4eitS azgrRTJCNXNma04xUjAvTEhPMUk5UERVOVFPeW51MTlqa0tWN1BPbEtITkkxeWg5TXAxc2FHMHk1 OTJxbnNuaWRaK3ZKOGFSdnhyNXFxODk2NERuLzRmdlRwVjlrcFgxZ04xeUtVOWFna1dIY2dsUXlt d3F3Skp0cVNYQlpKNlM0OUxzRlNDbUxhcDJoMDRiTlVKOWFYYk83U0NOckN0UVZXbzBZbXQ4Nytm L1dSWXplMTVCcGtqVHpPTzBpSDIzdmFhaW1OeGJUSEpzRGUvN25kODBSSitwS0llRXZTUG8zVVlH QXhVTWNCR3orNlkwR2Fjalh5WGlhSXhVdnZKeTlqdllPbXdyOHZ1SDlHYnU5MVRVV3JpL3Jvb1Bn TnA5UThMNzl4MEc5djdmTmwxOUhiN2p4c1Q2MGNPNUswSTVoWlJLVlVLSS9oOVJBNnQyMWxLVzhL VmwreWtLa3Z6NWVFZHQzcUJEczRlbTk4WGZkeHg5cHQvbkJ1WWFoazNZM21RS3F0dDI0V2hoOGM3 YklpQTFuNk1qdy9Nd0hhYWU5LzluWXY0TmxYNHN3cTRFVTEraGkrMUtwaDRWcGpkODhMazV0L3p6 b1VQN0RqVHFUZXY3Y2JBWGx4ZWo5MlV3b1dNaTJzR1lIem13dnJHTjQ3d3BoaWlIRUhrZG5pTld3 c0tLNXF1OUthWmpHZGRFY0d0enltd1A5V1VRdkRieG03ZkhIaHVQV3YxVVY5TEtyZjhsNGExcXI4 TnNPbVo5d2k2L0JOUzYyNlU4bVVwSFlFTTlNblEyVXFEMTgxMW56bTFMbVJ4VWkrWDQ4Z0s3N24x ZFdWT3NFT2p2d2FhL083ZmttNHNsdDcwc20zZkpwcHFzbTdCajlsM3IwRmRLWjBsTHYxaDg3N01x eXJYckxMcU5sOGEyRkVhUVR2Mmd5ZC9WaEpLWlNISnJKUDMxK051WW5NcnhxRlNiTXFudWtIcDNW WGhaM1NqNUlndDg1c0YyemM0eStOdFBMWVZJY3A4Ty9MZC9PcEwwUUx3dHRrRTI2dHdzNGRvOXMr bjAxMlUwTTZTNysrdGlsZUh3WXppc1VQRCttUSs3QTUySzJ4K2MwR2VNQmxtMHgyZFJuWkcvbHZp enNNdDU1alI2SDNhOTA3TTB6RGJiMUNPdW01TDQ1TFFaenVrVnFMTUo5cEJHblU0eDU3aDRWNmla eDc4S245OXZHMGo5LzFHcXRHaWdtK2pWb25hTnVmRWFKdGtYMEVVd3lyUmtOOW5GUFp5VzRLeVl2 bjhKS3BKOXRnKzA3Q1MyeXE0V0VSa3FLRm9UVFN4bXNVSFJQL29RQk83YXFIRWYyREU5aC9HYWlY SDdveFZlUzV1S1BMVkZDaTdVUVVpcTJ1enBGWXNKVm4zNTVnWnNxU0hBMHpQMlMwQzJZN0NYU0F5 SENBaHk5ZmRmS093S3RsclYxcjM4Nk4zQ2VlMmtTTXZjaDc1ZjN5bm5uZnZIZmV2ejR6NWNHMVBT cy9kU3RkSCtlaTdITlZFT1lGN2NSb2ZOK2diczQ1eGxISVFtQXJpN21wUFBQZTRqUW02NzVDZVRu OThwcDFDZk9lRHZxMGZKbU8vOXZKNHdmUzl4bmwrWkp3ZFlkR0w3L0dwaHBNUSswcjl6QmRqNTh5 TnVFM1RMdk9yVlAxMlc3a2JiZUliWWp5eGhaYjNUcnFOeUM4c09LdXkyZVQvN0h4SDVidExJc3BN TnVWMVFPcmx3N2JuUG9oT2h0VEhxYmE1Tm0zSjVoWmk0TG5ycGhkOS9sZU43MjFJM1h5anNBTGJs aTcxcjUvSkVDM05qQXN5L3VhNE5Ia1BmTytlZSs4ZjhwcHJEeTRlbFprR3B1cDUyNXcwUEl4ZFRV OEZEZzJyMG5qelZWQlRBcENGVllJRkFLRlFDRndKd0tsSU83RXBId0tnVUtnRUxpWkNBeHFYUXBp QUVnNUM0RkNvQkFvQk81Q29CVEVYVGpVLzBLZ0VDZ0VDb0VCQXFVZ0JvQ1VzeENZTHdJbFdTRXdM UUtsSUtiRnUwb3JCQXFCUXVCc0VDZ0ZjVGFQcWdRdEJBcUJRbUJhQkVwQkhBN3Z5cWtRS0FRS2dZ dENvQlRFUlQzT3Frd2hVQWdVQW9kRG9CVEU0YkNzbkFvQkNEaTUyMDdNTXE5ejBsNSt4Vk1nVUdX c1JLQVV4RXBZeXJNUUtBUUtnVUtnRkVTMWdVS2dFQ2dFQ29HVkNKU0NXQWxMZWM0TGdaS21FQ2dF VG9GQUtZaFRvRjVsRmdLRlFDRndCZ2lVZ2ppRGgxUWlGZ0tGUUNGd0NnUU9vU0JPSVhlVldRZ1VB b1ZBSVhCa0JFcEJIQm5neXI0UUtBUUtnWE5Gb0JURXVUNjVrcnNRT0FRQ2xVY2hzQUdCVWhBYndL bWdRcUFRS0FSdU1nS2xJRzd5MDYrNkZ3S0ZRQ0d3QVlGU0VCdkFPWDNRVW9JWGp1Mnp3NzhmL3Zl Ty96ejJud3UvWWZocHdvOE05K0gzaS92VTlFVVJvSmVKTzE0SHArZElqcjhiYm1YOVhld3ZGNTRM elYyK3VlQlVjc3dJZ1ZJUU0zb1lLMFI1MHZnOU1Qem84SHVHN3g3dTZXNXgzQ3Y4aEhCUklYQmRC SjR5R2J4ditEM0NSWVhBVlNtSWVUZUNkNDE0SHgzZVJIK1R3TWVIaXdxQmZSRjQ0aVI4NC9Bdmhq OHRiT0FSbytnNkNGeEMybElRODMyS3p4elJqT1ppM0VGL0VKL0hoWmwvR0JQSEtDb0U5a0xnTTVM cUc4TFBIeTRxQkpZSWxJSllRakU3eXowajBmT0VlL3J5T0o0K2JLcnBIcmZNRjRyNVIrR2lRbUJm QkV3dDdadTIwbDB3QXFVZzV2dHdLWUduNnNUemxmQVJjZjkxZUJYOWJUenZHL1liQkkyL09lNmlW UWlVWHlGUUNHeEZvQlRFVm9obUUrRXhrZVJQd2tXRlFDRlFDRXlDUUNtSVNXQStTQ0YyS3RuQ2Va RE1LcE5Db0JBb0JMWWhNRk1Gc1Uzc0NpOEVDb0ZDb0JBNE5nS2xJSTZOOFBqOGh3ZXB2bW1ROU5Y anRxWFZWMFRqL3REWmRRL0tXYmV3NFAyUWxQTWI0ZmJGb2l6ckd6OFd2d2VFbnlrOEZUa0g4cm9w N0N2RERnV1NCWk9IM3l2R245d3hUa0pUeXZjVXFlSHJoeDhXZGk3bW4yUENvakUzLzArTlAxeHNY WTExSlEzYnlqc01ZbjFjM0MxZlp0L09FclNTRGluZnlnTEtjM29FU2tGTWova2NTM3l4Q1BYajRW OExmM0Q0QmNKOTIzanF1SFU2bnhMelQ4TVBEVDlkK0ZpazAzL05aUDZyNGU4TXYxVzQzNXRQSG42 VTFpTVM5b3poS1dsSytlRDg4YW1jelFuZkh0TWhOaWZyS2FjNGw4VE4vLzd4Z1l0bkNVT3l4dXRv ZElkOEtZa2M1SWwxU2R6OHA1WnZLVUJaZGtlZzd3UjJUMTBwemgwQm8weGZCUTVJdmZ3T2xYbWZ4 UDJsOEV1SEQwMDZrZzlQcHQ4YkhyTXYveTBTNzJ2Q1V5bUpLZVdETDV3L01QVlRib3pSQkRzWXZu OVNIRXRKekYyK1ZMM29PZ2lVZ3JnT2VvZE4rdy9KN2l2Q24zdUx2enRtVDBidUQ0OUhDMmYrWU56 N2trN2pBNUxZVjhHd0hmeEwvSDFSS0FQL1JOei9GdTdwdWVQNC92QXJoQTlGWkhxL1pMYnE5RGla dmpGaDVHRzZheW5PQmIxRy92dXFPZlorL2lubGN3N21xMUl2T01lNGpSNGJsekJZWUlxZ3h5UEJT M3BRYkM4Yjd1bGY0L2pXc0xUNGQyTHY2YWZqNE45NFZUczdwbndwdm1nT0NBdzdoam5JZEZObCtN dFUvRVBEcGhDd0RpL09KZjF5YkU1V0MydjgrZkhiamY0ejlwdkcrckhobmt4anZGMDhUT0hjTzJZ cngvU1NxWVFQaTErdktKNGhidlBUenhYekVQU3F5V1NvSENpR2Q0cy9tZDRrSnBtWURneGFuM0Np UE41WGxNU3pzQnlScDVMdlNWSUhaMTVlTUdaUG54V0hFL1k2WjFOc3NNQ3ZIZituRGI5SzJEcEVq Q1U1Uy9QT2NWRnVNUmIwai9sdjJrcGFQRlFBWDUxdy9vMkg3ZXpZOHFYNG9qa2dVQXBpRGs5aGVo bU1TaTFFOXMvZndyVGJUNzhzNHVpVVk5eEdScWdVeXV2Rmx6S0xzYUFYeVg4WENmWWRVTHgySnFO LzZ4OVAxcVZVanNOL09xaWhUQmJSZldYZEovSEpIdU9vTktWOE1IMnpRVzArSnU3M0R2OVplQlZa VFA2UkJMeGErS2ZDUFZId2xIbnZkeDM3M09XN1R0MHFiWWRBMzBGMDNtVzljQVJjekdZaHVsVlRS K3pMd1dHODVyZk8vSjRFK0pLSnNTUWoxT0cxSU12QWtSYnoyYjRJK3VqSzBlbjFma083Szc3ZlBw NS9IejRtVFNtZkw0RytRL2RWOE9tcEhDVVFZeU01VEduYXNJOWtoNXd2c043dk92YTV5M2VkdXMw NTdlU3lsWUtZSFBLVEYyaHFoakxvQmRINS9HVHZzY1h1Q2c5ckZDM2FjOFl5N056anRSUDVUWXYr NjBIK3lobVRpVFdTTHh3VDhScHhwcFR2dHlQbjU0Ui9QdndYNGE4TDczTGZGb1hTSzB3N3dKNHRl UnlLNWk3Zm9lcDU0L01wQlhIem1vQXZoNWZzcXEwamNaUG5tTkZwUy9aWHNWZ1lqYkdrMTRuTjNI U01uY20rZktQU1BxSDhsZFA3cmJPVDNia0lpNi9yNGx6SGYycjV2aXZDbXJiejFXSjNsbDFkOFpv TnpWMisyUUIxN29LVWdqajNKN2k3L09hUExWeTJsQzRCL0wzbTJNRzAwNldQL3FKeDlOTWljWTZt WjAxTWUrUmpMRWlIYjRmVXdqSHluM1VJdTN0R1J0OHAyaWo1dHVSNFRQbTJGRjNCaGNCK0NKU0My QSszYzA3bFVGd3Z2OTFKRnF4TmFlekM3OVZuRXJ1UnJyeGkzWm1jempiMTFSSTZLVzB1dmJuSG1O S1kraGdUZDljNGM1ZFBmWnhrdHVYWVNYaW44UHRCZ1BCVDg5emxPelUrc3l5L0ZNUXNIOHRSaFJw dVNiVnQ4cDFTNHJ2dnlLYVVrbVJKbElPNTdxWEhEcFpuVDF5N2hHSXN5THo3SHk5czQvL1paZVUz dThlbkdCOXpMdkk1Mk9ocnhzNnV0NDM0ZnYzTnFXbkswVGthNnpaMmdya3FQc0dUMDl6bG14eVFj eS93NWlpSWMzOVNKZjlOUmNEdUl3cmNpV3ByTEJhclRiOTlhUUN4eThzV1ZuSGlQQWtwZTg3eW5R U1VTeW0wRk1TbFBNbXF4NlVoWURUK05xblU0OE4yYUwxNHpMRWtqWFdjc2ZIM2lUZDMrZmFwVTZV WklGQUtZZ0RJRFhSK2NlcnNrTnQxMlVoeXVIQ2RySXYyUU1DOVM5WVMvTVNzcWJ0MVdUalY3cG9N MTI0NFJQY1NpV2lyOEJ2Rk5PVVU0eWcwdFh4SHFVUmx1aDJCVWhEYk1icTBHTU1UeWM0dzZOeFBX VThqWHR0dG13eldSWGFkUjdmRjlsajFtRm8rMTZDNFpLL2gwVXlIRkUzbnVKYmRtbzFSL1BNbTBM VWJueG5UZFN6RDV4dnZnOVBjNVR0NGhXOXFocVVnYnQ2VC81VkJsWjJMMkhkNzZpQ3J2WjNtMVMx TXR3enN3S0c0bW51TTZTNGlkeFNOaWJ0cm5DbmxzNXZMaFlXKzZKcWNMbXA4NVRoc0RIRDNsUzJ6 N2xPSzErUTBkL2ttQitTU0N5d0ZjY2xQZDNYZGZpSGUvZnowUGVMdUQ4N0ZPWXBjK1czM3pLTVRX NmZGYlZRYjU4NUVPVGo5MnlkMEFWM3YzbVovdmtRWWJ1R04xMEZvU3ZrOEMzZGk5WUpUR0QvYWUy eXhVNVNVN0pab2V3WFBYYjY5S2xXSlZpTlFDbUkxTHBmczY3Y2YvSmhNcTZPUjZydkVZVjQ1eGlo eUxzQ3ZrSm5TY2NDTi9RMlNzbGM4Y1k0bVcxUmR2TmNua0o5TEJYdS9UZmI3SmZCWW5lS1U4dW5j VFplbE9ndnlTM3E3ck8xNG5uNG9hSkg0Q1AvbUx0OFJxbnh6c3l3RmNmT2V2Zk1GZnFXdHI3bWJR eTFzOW42YjdPYkJoejh3NUw2ZzYweDcrSDBDbHdhMmNrMTl1VzVhaDlmODFwa3Q3cnJ3US9oUEpa OXJQWHA1S1c0THo3M2ZKcnNyeVoxcDJSVG5PbUZ6bCs4NmRidUJhVGRYdVJURVpud3VNZFFvM3cv Qm1OZHU5ZE1PUGkrT01kTTY1c0lmbUxnOVdSd2RlN0ZlbjY2M3k4TlVWZS9uOXlmZU1SNmJsSVFU M0U2QXU3RTBVWTlHVThrM3ZDN0Uyc3AvUzYwMllaRGdCYjFTL2xQVVE0VWlyV2VjNEZHMGFlZlVI T1FiVlltS2RIMEVkbWswMXkrdGNwZ0xBam83MTJ2MDhsaW85bVh4a2ZGYzFVRllYM0JLOTVFSkZ6 ZkdnbXkxbE1hWHljSmp6MzhVMXljbnJRWFlHQXZTUHAwQmNHSjRLSk5PejJWMlA1eVlmaXdveGxG cEt2bXN4UnlWV3NFQUFBUnhTVVJCVkF4UGhQc3RpQTlKN1R5REdIZVFxVGcvSnVScWREdkFoaEdr Y3hwODZOL2N3MHNSL1l5cnI3SVczcHVua0s4dnYrd1RJdUFGbkxDNEttcEdDT2gwZlVuMElta1BI eFVQSFlhVHUzNm94K2o4KytKblFkcmVmRk1lY1M3cEUyTHpFNkF4cmsxKzI4RlY1UDFVazB3dGdG c29kcFVFZVI0UlQ1Y00vbXhNbHcvR21JU21rTSs1QmtwUmhScDdMbjZzeVhOeHRRWU1zRnQ0clZF WTFmZDNZL2xsUVBpMDlNemhjK1BYMklDaDJabCt5WTZpdHIxWDNnK1BwN3VVWWx5ZFFyNnIranNO QWhyZWFVcXVVaytOZ1AzeURsZDk0aHBCbk55MWVHMCsyd2g5VlZ1UjFuU1RLeURXWkxPenQ5OTJN SUlkS2dubHU0eU9QRytaWE4xSkZHTkozeEdiZFlJWVI2Vmp5K2RMaGRKVm4yRkZkUEt1MW9BQjlz TlB3L3V2N0hhNlZ4SU9zZGlrU0IrVitQMlVZNXdMTW0zbjYwUmI4QlhDOHhUeUtiZjRCQWg0NlU1 UWJCVTVFd1FvaVErS0xLOFZOblVRWXhUOVptSkpJNjA4NGp3b09SQm1PK1hYajh4VmgrcncxcnFm NHh5WnplaG94NWJQbDhLYlI1cUhoc2VTa2I0RGMzNkMxU2gvK0FOUWZ0QnB1TURjOG5ZMnhyTTBY ZGo4ZXRNRmo3MGltbHErWHBheVQ0aEFLWWhyZ0gwaFNZMElUU0c1cHVHbFVpZFRUN2JCOWgyL2pr T244N0NFM3p0c2E2czAwc1o1RlBJYkZYWlhHYjBxVndmWUYwUkpQVGdlem5IbzNJNTV0VVNLdVlP T0xaK3R0ZmRQcWVyM29KaCtYVzc0VEI0VGY4L0xNM0VPeEpVYlQ0Z2ZzamJUZjRWWndINFpBU3ZZ Y3pTTlJDbWJ2ak9kMTBlenJqRTgyVDZsZkwwc1paOFFnVklRRTRLOVkxRjJCVm1JYmV5S1orc0E2 N0lSSms2THo1VEh1dmhEZngyTE14SVBTSURwQ0R0aDVJSGJsUTdtdWEwRGlKdG9vNmp0UXBJUDVo NlZNSkYwWEVhM3lyWC9YdnJHRmxGTmJ6MHU4UnJKdTRVN283SEwrWUdXeHk3bUZQS3BuMDBBRnVT SHo4UmFnZWUxNnBsWVF6THFiM2c4ZVNyMlErRk5CT3UzVGdRN3cxbzZwcWt0MDFBSnVvT21sTytP d3N2anVBaVVnamd1dnBWN0lWQUl6QktCRW1vTUFxVWd4cUJVY1FxQlFxQVF1SUVJbElLNGdRKzlx bHdJRkFLRndCZ0VTa0dNUWFuaVRJMUFsVmNJRkFJelFLQVV4QXdlUW9sUUNCUUNoY0FjRVNnRk1j ZW5VaklWQW9WQUlUQURCUFpTRURPUXUwUW9CQXFCUXFBUU9ESUNwU0NPREhCbFh3Z1VBb1hBdVNK UUN1SmNuMXpKWFFqc2hVQWxLZ1RHSTFBS1lqeFdGYk1RS0FRS2dSdUZRQ21JRy9XNHE3S0ZRQ0ZR Q0l4SG9CVEVlS3ltaUZsbEZBS0ZRQ0V3R3dSS1Fjem1VWlFnaFVBaFVBak1DNEZTRVBONkhpVk5J VkFJbkNzQ0Z5aDNLWWdMZktoVnBVS2dFQ2dFRG9GQUtZaERvRmg1RkFLRlFDRndnUWlVZ3JqQWgx cFZXb1ZBK1JVQ2hjQ3VDSlNDMkJXeGlsOElGQUtGd0ExQm9CVEVEWG5RVmMxQ29CQW9CSFpGWUM0 S1lsZTVLMzRoVUFnVUFvWEFrUkVvQlhGa2dDdjdRcUFRS0FUT0ZZRlNFT2Y2NUVydVFtQXVDSlFj RjR0QUtZaUxmYlJWc1VLZ0VDZ0Vyb2RBS1lqcjRWZXBDNEZDb0JDNFdBUktRVnpzbzIwVks3TVFL QVFLZ2YwUUtBV3hIMjZWcWhBb0JBcUJpMGVnRk1URlArS3FZQ0ZRQ0p3ckFxZVcrejhBQUFELy95 RWdvaklBQUFBR1NVUkJWQU1BYSt3WWF0WEJJcmNBQUFBQVNVVk9SSzVDWUlJPSI+PC9pbWFnZT48 L2c+PC9nPjwvZz48L2c+PGc+PGcgdHJhbnNmb3JtPSJ0cmFuc2xhdGUoMC41IDAuNSkiPjxyZWN0 IHg9IjIzMCIgeT0iMTE2IiByeD0iMi40IiByeT0iMi40IiB3aWR0aD0iMTAwIiBoZWlnaHQ9IjMw IiBzdHJva2U9IiM2QzhFQkYiIGZpbGw9IiNEQUU4RkMiLz48cGF0aCBkPSJNMjMzLjQ4IDExNUMy MzAuNDkzIDExNSAyMjkgMTE2LjQ5MyAyMjkgMTE5LjQ4TDIyOSAxMjhDMjYzIDEzNCAyOTcgMTM0 IDMzMSAxMjhMMzMxIDExOS40OEMzMzEgMTE2LjQ5MyAzMjkuNTA3IDExNSAzMjYuNTIgMTE1WiIg ZmlsbD0idXJsKCNkcmF3aW8tc3ZnLXluNVA3TXhMblVwX1JHUmlCb2NILWdyYWRpZW50LV9mZmZm ZmYtMC45LV9mZmZmZmYtMC4xLXMtMCkiLz48L2c+PGc+PGc+PGc+PGltYWdlIHg9IjIzMSIgeT0i MTE3IiB3aWR0aD0iOTgiIGhlaWdodD0iMzIiIHhsaW5rOmhyZWY9ImRhdGE6aW1hZ2UvcG5nO2Jh c2U2NCxpVkJPUncwS0dnb0FBQUFOU1VoRVVnQUFBWWdBQUFDQUNBWUFBQUFSWi83L0FBQVFBRWxF UVZSNEFleWRCZGc4VjNYR2x5TEZOVGhGUTNHbk9FV0xsRklvSHFTNEo4Z0RnUllvVmtJSlZwSkFz U0FCaWpUd1lBV0tld251MWhSM2R5ZkErOXYvZHpibnU5L3N6c3p1ek83czd2czk1M3hYNThwN1or NjU5MXpaUHh2NXp3Z1lBU05nQkl4QUJRSVdFQldnMk1zSUdBRWpZQVJHSXdzSXZ3VkdZRjBSY0xt TlFNOElXRUQwRExDVE53Skd3QWlzS3dJV0VPdmFjaTYzRVRBQ1JxQm5CQ3dnZWdQWUNSc0JJMkFF MWhzQkM0ajFiaitYM2dnWUFTUFFHd0lXRUwxQjY0U05nQkZZVndSYzduMElXRURzdzhIL2pZQVJN QUpHb0VCZzZBTGloaXJ2SHhmZzQvVHMxOFhIaUI4bHZvejRoT0toVVZuUGQ2aUFweFQzUVVjcDBZ d3Bibm50SWZLbkhEa3U1ZHdUMFI1R3dBak1qY0RmNjhuNHhyNGwrM25GZzZHaEM0aEZnYUorWjFj aWx4Yy9YUHdoTVkxd2dNd2hDZ29WeTFTTGdDTnNJd0xuVUtXZklyNkVlSlBvMnFreUg1SDltK0xC RUIzb1lBcXpwSUtjVWZtOFdQeFM4V25FSmlOZ0JJYUx3S2xWTkFaM1g1UjVWL0dKeEp0Q3AxTkZy aWdPZW8wc3Z4WVBoclpSUUFUNE41UGxDZUlUaTAxR3dBZ01ENEV6cVVqTStsRVBiK0ozZWtIVjcr Smk2SmY2UjExbERJZDZFQkM5Vnc2ZDNRbVVTeE0raWVJeE5VV2w5QVhaUzJKRWNzdlMwMjRqWUFR R2dRQnE0RDhmUkVuNktjUmZLMW42S0JtanorZ2ZzeVFadzZGMUZCQnQwUHVkSW45RGpEcnBZaktm SXk3cG4rVEJTRVdHS1NId2M5bXZMczZDK0xWeW00eUFFVmdjZ1pNcUNRU0VqREc5VC85L0pCNFVi YnFBeUdEL1NvNEhpTjhxem5RUk9hNGdOaG1CclVmQUFDd05nYk1wcDB1TGc5NFNsaUdaMnlRZ3dQ MG4rdmRFTWR2S1pFd283eVNZZU5waUJJeUFFZWdKZ1lzcTNiT0lvVy9yMzZmRWc2TnRFeEEwQUF0 Qm44V1NtSVVpOXYwbkwxdU5nQkV3QXIwaGtBZWxnOXZlR3JYZVJnSEJOckx2QlFBNzVpbGtscnNr emlxL3I0aVpiUVMzT1NpMjZQUEtla3lVaXgxWHg0eEdvOS9LSjhyQzJzcno1YjZTbU1VOEdaMFNB bk9SZzNLVWlmTW5oNmxVeDRvNXRCaGwvNkhjVEtsdkt4UHNaWFJPWmZscFM5cUVqQzZzZjY4VFI1 bFliL2tmdVdsZjhKWjFLbEhlbXl1VStOUWo2b1JKSHZPMENlWGlXZEtBd1ozeUs1c1JhMERneURw YXpvOTNnUU9nWFdCSW5hK2p6TWpqdXpJcFF6QjVSbHUxMlJaTythbEhwRVA5cUtlU0g4M0NuN3Ir UXBGNGpqTUI1NVE5Nk9TeU1NQWpMSmcyazNjbFVhOHJLNFEySWY5NEJwTTIvNWpDRGhIL3BSaWNa U3lGeXUydDcxS3U5RXN5aGtYYktDQ3FXb0JGYWhhTnFzSlc2ZmRYeXB6Wnp0RXkrWEI0NFdVZEV6 ck0yOHYyWGpIVDA2dkpIQUx4b1YxVEJhRk1kR0Qza1gxL2NYN1grRUN1SmI4WGloSFdCOHBFb01q b2xTZ0RlWDFTdWZ5dEdMZU1FWjMrZFdWaEgvcWRaRmJSeWVUNUlERUxpZjhsay9qVVE5WUowWmxG bTN4ZXZ1QUFIckxPUmFmWFV5OFRneU83N1hKK3ZBdThFMkJJbVE1V1BQeGtOQ2JxZEpCaWYxLzhS akY1Y0U1STFnbVJaN1FWd3VKd2hYQTJRVVpyQXU4Ni9ObWwyRHJoNGdFd3B5NE1vdDZqTU5xRXRw RjFRclE1aCs0ZUloL2E2djB5RVZ3eWVpZE9TMGRlQ0hvRVJPK1p6cE1CRFRiUGM1djJ6SmRVb1or SmgwUTNWV0hvL004bnM0N1lULzAyUmVMajQrT1FkU1ZFaC9OMDVjeEdBTW9rYXkzeHpCR0t4U2lQ ajFiVzNvaVpHRE9hYWU4OUhjcWJLbkkvdC96NGlBK1YyYlFUcHQzQVlkNnpOZ2lIbHlzL1ppc3la aEpsZXJ4aWNBQzA2U2dmL1RlNzB0cDArT0NHUUtFenZaRHlhMHROOEVjWXRrMDN4MmVnd2M1RVpr T2xzTXZ4U2p1RE1RWU9kMUJBSDkrUWtwMFFoK09ZRGVIeENmMzduSGlRUklNUHNtQTlGb29QaUE4 K1o4RUlha2hUUEhaVkhha0M4dUhMR05PUDlaK1I2N05sdmwzOEIzRW0ycExPN3liWmM0bDJ5a3Ir ZDYvSWsrM0dkSmFVL1FVS1o3b3ZZeGVoS21FRFFWOG5aZjlDdWRGWmc1T3NvOER6dWFQUmlCR2tq TkdyUnFQUmwwZTcvODRsSjBManNqSkxRZ1VTYllLSmVxYU13ODY1cDhrVGZHUTBJbWF6WEN0eGpS U2I5cWJkd1pDOEtIOEtIbHZwZ0tsalhWN1VDWUhIekdEOFlQcUhldWZWY2tjK1ZYVkMrUE44RlNa NnRKS2E0cy9NazNlZi9CRjRqTEFqUVZSRHRCRmh3VitMd0IzenhqSWZJeTRwdHhYUGZrQVJ3RlRH aEhnM2FLdkxUWHk2dDlDMjEwL0pEbko3YTVRUFFNSytMZVpWVlZFK0VCa1QrcUJzdnhjUGhUZ2NG QjBsSHdBZk1pTktwczEzVXlGUlhURE5mNlRzbVdqUFo4aURyYnN5bGtxb2tqaDRtRFA5cVJ4MC9N d01XSlNqN0V6M3p5Ti9SbEhsNFVYQ2M2ZW9hSjBSbzhMb09QOWRxYUtpQTg4N3kwNkhod3FDam9W T1NGNWpZakRCMlpuemoxM0gvM3VscktnSnVPZUxOQ2czSnFOeTFCYm90aFZsUXVBQ1BoT1BHZ3Vx bzM5SWNaNHFPNm9lMmozeTJrOStkRFFNYm1TZFVGMWVyQTNRUVpaMVloU0x2djVVU29sT052STVz OXk4VDN3anNrNkkvRkZ2Y1JCMTRqbkQwaFIvWnZQM1ZUcmsvMENaN1BDUk1TYTJxdE5HaEFWbnJN K2dXRnpMd1hjZzY1amVyZjlsVy9Fc0dGZDlRNHpzNzZkbjR2dVR0VlBpdlJ2ODl0YW9jUVl5L0Ri WlpLM2hZVVVGR2FFd0dpcThCK0ZrY1JlQmh2b29kMXdVanBIZW8yVzVsVGlQaFBodzd5Ky92bDV3 SmIySDZQREpNd2RRZG03UC9VOTVNb09RTVNIcWdpb0J3VWU4Q09COVpNU04yaW44dWpaUlpUMVlp ZExaeU5oSCtvOGd6cDJSdkViMzBEL0tLR05DNkt4Uis5Q1JUVHgzTE5RTGxjRlY1SDZST0JQMVlp MG0rOVhaYWRjN0toTENCV0VyNjRSWVlHZWhIRUdiTVNRQ2JVR2JZQzhaZ2YwM2hTZXFMR2F0L3l0 LzZpQmpGM0hLRitIeHBGMitveEdDbFU2Y3pyOEltdXBzZy8vVVJLWUVYRXIrSElpVk1TYUUzclMy SWtKOFE3UXA3bUFXN0VzQkdtR0xtbXV4dlRVcXlRY1o5azAzR2Vud0lUQWF5blZGZlpCSElUbHNs WFpVQ0h6TVZlcVlLQmNmTStxR3g0Ykhqc242QlIvdmpyTjM0d2JLZ2RHMGpERnhyOHp0WlB0LzhT eWlidWlMcVVmRVl3Wnh5WEIwYkRJWWVKYlNMQVdXdlBZUUkyZjAwVG1Ba1RkcU1Ecm43Ri9hNlhn WWhlWlJOenQ0YU04eTdpdzNneG11WTgvNGxQSEJHS3pCUE1Kb0M5b2szR0V5SXlyclJCa1JoSndS aW5oVkpwajlzd0xZTUNGalFyZVJMUlpjWloxSmJmQ2ZtZENVUUxhcloyR0ZHdWs3VStLR045aWla a1NZaEIrejlUektELzh1VEdiU2tjNWd0N2RHQVRkWlFQQ2lNT1drUWZqSTZJd1lqVWZkTWZtb21M S1dvMG5DVnMzbzgzbkI2OG9STHpnTHJCSDN0TEp3VFlhTTNnbVZCYnJ2bk5GTDVQaXd1QW14TnBI cnlkMDBqSXFiUE5zMkRxUDczQkhNZWg1QmxZVXMxOFN6RUV4SE9ldTVDUHVCTEU4V1oySTB1MS8y bUdHbm5IUmN0TytNYU9NZ3NBYnpzV1BuSDIxQzIrdzR4d1lMc1ZtL1R0cW9aQ2pyT0VMTlArck9y SlhCUzBTbFBuOFhqaHF6RGY0MVNWVUdod294QWxGdE5wbEpzODZDb0dSSEhRdndiTFJBOEVZNlha bW9DZk83amVaaVNHdWZlK3E1SGdKaWQ3SFppc2lMWGNkTXo5SFB2bG1QLzZPNHFxN2NFcGs3SjBV YkJQRUJNdHRwV2hnV1ZxbG5qbytBYVBKeDVHZm1zYlA0bUtmMXRBdGxiN3FtdzhpVnN2TnhJaXhZ WkVYOU5FOVo2cDc1UDBVQVd4a3ppY0VGMjFoekpMYUJsbXNtT2J6S3pydVYxVmJzdDg5Q3ArcVo4 R043YTkzb04rS0NOYnQyd0Q3OGFCUGFKdHlZQ0QzcWhoMUdzTkFoWW0vS0NDN2FLY2ZuVGlFV1g3 TmZsYjBwL2xYUE52RXJWVzJzNHpCcnkzV3VTZ2ZjNkNOUVFhTnF1NWNpdGNWRmo5UVNheUV4MjZM TjJLVlkrOUFxSTFSMW1xc3N6ekx6UmcrTlRwV1hZNW41TnNtTG5Sek1lSnJFSlE1MTREQVQ5bUQw c2N5Z3d0Mlh5WTR3cHVTUlBydEZLSCs0bTVqL29raDhuTXoyT0d1QUxseGVuUk1qV0xDcVM1Z1pH THJpSEk4dGtFMmV6YzhnOVBKSUZJRmRxamh6L0xEVGVaVHRHV0hUVERwdXNJOXcyb1MyQ1RlamFS Wm13NDA1enc0YXlvWkE1L2xnc0dKMEhPNXBabFA4cHoxZjUvOVJSY2d6YWZxMzU4a1BWUTZiRVZB Ynlya3lZdGNYaStBVUFHRkptMkVmTEFQZ1lBdlhVOEVZbmZLUm9pNm8weVgzVklUYVpMbjJ0KzI1 REFRS0gyOGt6aDV3ZHRXRXV5OFR2VzlPbThWYlpnWFpieWgyZm42MlNWbm83Rml6eW5Hdkp3ZnJG MjJZTXdibGpJSGRVa3BxSmpGellGWTRNMUlSeU13b0N5T0NjOXV3OE04NkNQN0JudzVMUzVQbjhy dUdtb25kT1ZYSlpMK20rT2RuMnRqQkRJRlFQc09hRmx0bm1jMkJMVHY5R0l3MG1mV1VhYzNySnE5 OENKRFpaVlBWM3J4NUx2emNwZ3NJRmd2cGJObFB6VUllSFNZNlFIWmxMQXhlanduRXZ2dzJXYkNP d2lKZ1BNT0JJVWFzNGU3TEpKK2M5bS9rUUwwblkzQlU3Z1NhVmtBRUJGc2djemc3ZjloQzJvWlpF S2J6ek9tVWdpZUhoWDBlSVlzdUc1VnFwSUdaNjRCK3ZseVR5RE1PNGpmbDhsMXIrbHhUL0p1bVY4 Wmpoc2NtQW5aM2xXSGhacWJLV1IxbVFkU0R0UWRtRjMzUHRoR2dlZUdicmRLVU44bzFTSE1kQlFS U0dKMWlFK2FENEVRck95M1lkc2pvWVpBTlVSUnFucGtOZGVQS2hTS3AzcDBYS0hKZ2lvOWdMcnp0 YklFQTdkKzI4MkJFWCtMZVJCaTFLTmJVcUtoTjZBQ25SbGhpQUxOWERvdWlRbVpSdlM1cjFEN01M aEN1cU54UXc5RzMxRDNYTmh3MUhBTlVubU1tMDFZTnkzTkw1M1VVRUVzSGFVMHlaUGRQT1pxdkxi b2pHSUVPRUVBNHJXSndNcTNvekF4UUlUTVQ1QnhKMHhrNUM5U29vQitxaEpseHllaU1VR2xGWXF5 SnpEdDdpelNXWWxwQUxBWG0xcG5NMDlIek1XU1ZRdXRNNTN5ZzFDdXpCNThGMFRtVEcrUmpiSWRt cE1uSWNsSG1KSGtmbFVUSFhhcXpscVZLUmJWSnA5eEh2UlpKa3hrVkIvTllCMkxqQWRvSGRvZmhQ eXZkZjFVZ2h4TmxkRUo4bTZpMkk3SEJiMitOZ2xwQUJCTERNa3UxVFpQU3NRakpMQ0xpb3U5ZHhx aU9mQ0pQVEs0SldmZjNpaEV4YWg3cUE2TkNRWGVOZlJuTTl0UzJRcFlSYnpsQVlPRTZ5b3U2aFN1 dXc0MDVyMXFJRG8vM2pUUmdzQUl6N0VObFZFOWNUc2pOQTF3bndrRG1MaW9zMTRmTDJFT0VkYlhy cWFmdHJYdkszTG5IdW4vSW5RT1NFcXo2b0ZKd3JaVU9oUStwTm1KRkJGN2V0aDBFTzdQeW9qUWor MlVJaUhMdk9WYzhjR0szb2xwVHZiaVNnNE5vbkROZ2hNZnA2dHdCVFgyd3B3QjB4R3hSemNubkhV SFp2dzg3bzEyMnFiWkptMTFyK1NvUDFqREFNOUpBT0xETEo5eVlISnpEYk10Z3dVd3FuZ01yTUF2 MzBFMndRY1hEUFZ0Z2dFRG16cVpjYm1ZZGVWRTVoN1cxTS90a2tNRnphN0c5bFlMQ0ZoQ2dVTTNz Q3VIRno2R00wcko3bHAzUkdTT1ZXWEdtaGRIWnR4bTlJQmc0R0pmVFl4RXNqeUJ6V0pkMk9xRzhK WmQ2ODNHMXlZUDRMT0F4MHJxRkh1U3FFRlFtc3E2RUdHMldlOVE1Wk5aV2FOR0d0QU9kRWVjYTJQ YktaWDUxbFVJNE5JbVgwOG1Mb1BoL1ZmLzRMUkVaWStKOUxxK1VJWSsyZ3hqZU5YNmthcHpvemor d0FyTWQ1MG9NTU9Pd0c1MCs1V0hMTCs5VGs4SXdtR0luVS9tOUl3aWJQRDhyRG5peEF5N2lyTVgy MWlpc0JVUWcwY3lrSTJzV2N6VGlwczJtY2N0NGRKYjVTb1F5dkhSVEx2YnBaMzlPL2pKU3luNTky Qm1WWmwwM0kwdHVBOFZza2g4ZlVIbFZBN3RKbGpIN21WWStPdE0zRklFSUNFYUNoZmRVSndGMERB aDd6aDl3NmQrQjhtU2tMNk9XYnFRWVlDT2psb2gzUUJFTEROblpscjI1TGp5L0U4emNxRmVPVTJk SHFKVHY5aEIwNmdodnJnSGhCNTlRMGJKN0VhRlpWNThJWndhYjMrUHdYOVJrZHNMaUwrbFMrQUFB RUFCSlJFRlVkNlREUUNHM1FmZ1AwclNBbU40c2RCSnNmY3N4dUZLQUZ6SDdWZG4zbHlkMzRjaVlt N2lvRFRWVlhRTE1hcmdwRkxWRXhHVUVSV2NRN2o1TlJvN2x2bk4yampRVmNIUTRMQjVHR2ZsNFho K09GWnJnbDl1ZjlaMUhxRHhOMVdkc01XVTNqQjZaRUtleE9lMDc4WmhoWVNiVnRQTW1IdkVqT1RE ay9yRnlYWUE5LzR4Z0l4NUNISFZlMHpNQXZHdHNIdzExQ2Vrd1MrWG5XN0d2a2hHRzVYb0MxMnhR NWlibG9sM3p5WE9lS2RXbitMVmxyanhCWmN4ei9DSWZPNWl3cndWYlFFeHZKajR1UHFnY2d4RWhQ MVdaL1VvN1UxMU8yekpxTE1QYXVCbDVja3ZyTElIRWJpZXVXK1pBVms2Ym5SdDhNTm12VHp1ZEVl Y2ZJZzg2RUg0cm9QemRqUWdQRTZ5NGU0bjQ0Y2RvbEorSkRQZXFURWFUWEZXZTgyY1d3Rzh6MUsw UDBXYjhWZ2N6dS93OGw4QTFQVDNMdDhtSjM3cGZidU9VTUdvVjRrZGUwekJFbVBOdVJEeE1kUENj RWFLRHhEMk42V2ovVFlGY09DaGpRdHdCeFlCazR0R2pCU0VOdGxWWjhMMXlCMWdPbzZ4Y2ZZNGd6 UDZsblhEVVUvbDlaVTJsVk1tVnp6Vng1KzJ0YktIbEVHU1Q1d1lSSjc5VWd5alFzZ3JSTUIrbWcy eHhqT2pneFMraTNWb2VkTTR5Sm9RYkFjSUlqUkhkSkdBQkMzcFJkbDZ3OEZzbXc2aVAyejRSSWpt TXhUWTZsdXpYdDUyWG5sdHhjejdjcDA5WndBUnNjaGdmSkIwYmw1VmxyRGlCZllnaXNxQXFZNlhF S0p4VHVXWG54NmdVQVRidFFCV1hzYjFUSmFmdFpFeUlDKzdLRzFjbmdWTXM2TkRwVkZBZmxSamk1 ajBFUTlRWWtRUmJUcm5iYWhxR0NBTk9FVWQ4VE5TVFhOekhEeExSTnZobFJtWER0OEJNTmZzendu NmNQT2ljWlhSTzVVWVJWR2tNaHFZSkNlcFZEdW9PVmFsWSsrRjdrWFVQc2ZPTFg1RXJ2eU0yUy9C ZTczbWdoUWZyTzJ1NXZUWHFTSWNYZHB0N0VmaTR2TXFQbXRFdUkwdlVEN3hFekJiNEdVUkdaL3ky QkxwUFBUYmk0K0gzQTdDM1pmVGZJWmdZdFhKZENCMFZJMFh5NHlNZ2YwWTlPVzErOUliOTI1UWwr eS9EVHRuSyt0SnhnUW5sQVNQS0RtYU16bEMxbENOc2ZtK0FqbWdaNVcyU0I0dVhuRnRBalpMakk5 em91Rm1jajNyRkxJcDdpaGlWNS9pMEN5TlpjTWorcyt3SUtNTHB3TGdxaG1jakwwek9IZkFlOGo0 U0x4amhnQUFMZDJraU9MZ3VoUGN6aC9IZUlzUnluV2dyWnFLOGU2aFhjM3d3UVZoeUIxajI3OUpP V1Zuanlta2llTUdDUlhpWUszUWluTmtaYWowR0d1R0h5ZG9QM3dzTDE3UVQ3eUVtYnRLNko1RVNn dzIvT2hodGtJSmFXUkh3REJoNENDR0tNTWUrTm13Qk1idXBhRlJVQmFWdWs2ZlErYVAzNVdOalFU R3JIZWpROFdPSEQzSGJNaW9DZEwzNVJXY1V4d0ljK1ZVdGx2SVJjMFYxRjlQaXR1VWxQcU85ZTh2 Q0Ria3lkaEhZZ0FkbEI3T3F0Uld1WHUvaW85eVZjUWVPbUJIU3laZko1WG9ock5uQlZjYmhPZFpZ V0g4b3c2YTVHUnhFcHhaeGNsNWdpY29ud2pCNVZ3NlNCWlZkWGNkR3A4NXNnWVZzUGJLTGNqN1Qy b3IzbXBrZjJPeDZ1R01INjRETW9JdGtSOVNkd1FkY0RqSVlZQ0JFd0tOOERpRklPL0VlWXVJdTQv QWRnUzhZbFdGdDNYeW5JY0RYYW50clZOUUNJcENZYmpLS1pCU1A3bmw2ck9ORHVJU0xuMmZNV3d5 UEQyMW00d05uMnN1TFdoNUVxMHFCc3FIeVdDVFBxblRiK2lFa0R0WkQ0RVVuSW1zdEVZLzRDQWll cjMxZ0JSRVF1dXlJT1VKNVYzVTg4cTRrMm9YbmVMNHl3Z3hQZm8rQW1VaFZKMTQreG95U3hWRHk0 OTBwdzZ2YzhWNXp2VHF6a2FvNHBSL3R3d3lGalFYejFLbE1yNG1idFN6VVl0UGlNbkJDOVJUaDFK OTFGbllPMGRtSGY1MUp1OUsrWFgxSGxBbjFhdVNMTUdXR0UrNjFNQzBnbWpVVG5UU2pNNjVxUmtm TzFKUVhLcDVtcXZ0TU9WaFlaZzgvS2hRNUZ5SmU5UDlXQ295U1dJaG1CSnJ6cEdPbExKU0pzbEZH UlY4NVVlNjNxUlI4dUFoS3B2TGdJNjhKc1lYMUZYSXhzbVlSbHZnOEo2L0JFdmlpdm1OaEhiVUc2 cGh5M3p6MW9tUG5GQzdYWGl6YUxxaFgrQlZFdGdHemJaa09PZ0RpYkFYdkhLTlVPalVXMVNPc3FZ bGdZTWJCMWx0bUM3UkpXU2ZjK0JPT1RwMjFwcnFyS3BybTN5UWVlYkh1d0s1QXNNMFk4RHdMeTFY bmpSQ2FxSGQ0RDFsZlFGMU1XandUVE4xb1I5cVRkcVY5YWVjSVg4VGtEQXh0RTJrd3N4bjZPeDVs blpoREZ4Qk1MMWsweTR6ZnBBSkx0cUF1WVBzcEM3QXNFa2E1ZUVuNVhWOCswdndTc0VBV2NUQ25s UjEvd29ONUxxckdDNHZhaGtNN09VKzIwbElXeWhSeG01am8xQ01mVE54Vno2SC81ZkFkY1lJcFox WGM3QmQycmwvZ2gzLzR1TUVuMHNEa1krU0RKNzN5ZzQvbkZ6VVhMZiswL05GWk02Smxkd3FxTXVv VFRMMFl1YkllMDlWb0VSelpSc3BDTXJ0NElpKzJUdkxPc2JpYzM3bHA1WjdsVDhkNXRDTFFKbVdk Y09OUE9QRVVyUkYxaVQ4WUlLVEFObU1BRnN5eUVNeFZoUUlYVkR1c1M3QnV4TzNPUEJOTTNXaEgy cE4yclVwalhqOTI5YkZ0TnZKaXZXamV0RmIyM05BRnhNcUFjY1pHd0FnWWdXMUh3QUppMjk4QTE5 OElHQUVqRUFnVXBnVkVBWWlkUnNBSUdBRWpzQThCQzRoOU9QaS9FVEFDUnNBSUZBaFlRQlNBMkdr RWhvdUFTMllFbG91QUJjUnk4WFp1UnNBSUdJRzFRY0FDWW0yYXlnVTFBa2JBQ0N3WEFRdUk3dkIy U2tiQUNCaUJqVUxBQW1Lam10T1ZNUUpHd0FoMGg0QUZSSGRZT2lVak1DOEMvSnBaUG0zT2hYbWNr SjQzUFQvWEZnSEhyMFRBQXFJU0Zuc2FBU05nQkl5QUJZVGZBU05nQkl5QUVhaEV3QUtpRWhaN0Rn c0JsOFlJR0lGVklHQUJzUXJVbmFjUk1BSkdZQTBRc0lCWWcwWnlFWTJBRVRBQ3EwQ2dDd0d4aW5J N1R5TmdCSXlBRWVnWkFRdUluZ0YyOGtiQUNCaUJkVVhBQW1KZFc4N2xOZ0pkSU9BMGpNQU1CQ3dn Wm9EaklDTmdCSXpBTmlOZ0FiSE5yZSs2R3dFallBUm1JR0FCTVFPYzFRZTVCQU5CNERJcXh5L0Vm OXhoN1BqSnVZZU9ray9FdzhRdEw1TVJXRDhFTENEV3I4MWNZaU5nQkl6QVVoQ3dnRmdLek03RUNC aUJiVU5nRStwckFiRUpyZWc2R0FFallBUjZRTUFDb2dkUW5hUVJNQUpHWUJNUXNJRFloRlowSGRv ajRDZU1nQkdvUmNBQ29oWWlSekFDUnNBSWJDY0NGaERiMmU2dXRSRXdBa2FnRm9HQkNvamFjanVD RVRBQ1JzQUk5SXlBQlVUUEFEdjVQUWljUVQ1M0ZyOUYvRU14aDhuZzQyUS9WbnlZK01MaUU0amIw b24xd0JYRVR4Wi9UUHh6TVdrSGs4ZVg1UGQ4OFhYRXhKY3hDRHFOU25GYmNZa0xaZi91amorNGda K2NKaVBRUHdJV0VQMWo3QnoySVhCcUdZZUw2ZXlPbEhrdDhlbkVRYnlMKzh0eEgvR254ZThVbjF2 Y2hFNm1TQWVKdnk5K24vais0a3VJVHlIT1JCNmtlWHQ1dmxGTS9BTmtubEM4S3FLTVQxSG1DTXNY eWl4eGtkZm9qUHFIUDdoUjVpUGtCazhad3lPWGFITVE0SVBabk5xNEprTkY0SW9xMkJmRWRPSk4z N21yS3Y1SHhkY1d6Nkp6S1BCZFlvUlAyMDZUK0MvV3MwOFZyMkkyY1hybCsxcnhmY1ZOY1ZIVTBZ SDZCellYa21reUFyMGgwT2FsN0swUVRuaWpFYmljYXZkNjhYN2lrcjRpanhlSW55MStxL2gzNGt5 bmxlTm84YVhFVllSYUJuWFJaU3NDdnllL1Y0dEpHOGIrSTdtcjZPN3l2S0Y0bVlSQWVwd3l2SVk0 MHgvaytLVDR1V0xLRFQ3Z0pPY3VPcTljenhTRGdReVRFZWdlQVF1STdqRWRkb3JMTFIyamV5NnJv NlBQT2I5U0RqcTRVUGZjVFc1bUNxaWNuaVI3SnA1OXREeFFJOG5ZUmZlUUM5V0xqQW05UmpiU1Bw UE1HNHRKRzhiT2lQMkM4bVBHSVdOQ3JIY1FweXFQU2FTT0xWZFdlcXdweUpqUVkyUmpWbk54bVlS Ukp0Umg0RVNkRUtJS21oQ3pyT3RQWExZWWdZNFJzSURvR0ZBbnR3dUJ1OGhGaHl4alFnK1I3ZVpp Rm90bDdDSnVTVDFZUGc4V1o3cUJIRmNUWnpxekhIY1FaMksyY1RONVZLVXQ3ekY5WHYrdkozNkZP Qk5yRm1mTkhqM2JiNkwwOC9mM05Ma2ZMZ1lER1h1SU90MVV2dThXWjdxZEhDY1ZtNHhBNXdqa0Y3 VHp4SjNnVmlOQUIzN0xBZ0hVUVUrVUg3dUpaRlFTdTNiK1F5RXNVc3NZRXlOOFJ0SW5HcnYyL2J1 WWpBdUlnMzRzQ3pPTlVrMGw3ejMwSy9td01QeDdtVUdvYXBhMVE0aUZhWFpxUmQ2WUxKcFRkK3pU K0NjS2VLdzR4N3UwM0djVG16WWZnYVhYMEFKaTZaQnZUWWFYVjAzejdPR1hjck1ZM0tRRFozdnFN eFEvRTJzWnVRTm5qWUgwM3E5STJOOHM4M1BpcHNTaStUZFRaTlJMWjBudVBxMEl2Q3pzeUF2VkVt WWRmMG9SdmlqK2hwaDFsZWZJL0puWVpBUTZSOEFDb25OSW5lQU9BcXdwN0ZqSEJxcVJ6NHh0emY1 OVFOSG94RkVKc1ZETGdtNFdMaDlYT0Z0aU9mZkFlc010NU00ekFqa0hTNmlSNk9CekFabjlOTm1W OUhVOXhIWmcxbmRZVjNtWTNBaElHU1lqMEMwQ0ZoRGQ0dW5VOWlGUXBVSmhZUmpWenI0WTlmOFpK ZE1STWd0QnZjU09IczRLMUQrNW9oZ3Rza1ZGeFBiVy9BaUwwTXdPWGlaUDFraThyaUFnVEt0RndB Sml0Zmh2YXU2b1M4NWZWSzZOK3FkNHRETW5XMHN2b3RSWUtIKzd6SE9LVjBXb3hENVlaTTczeUV6 b0RmSkhtQ0l3S0NzemkxVWU1bE54VE51SUFDL2tOdGJiZGU0WEFUb3pPT2RDaDVmZGZkblI3N05X d1pyRnJaVEo0OFZ4ZmNWdlphZlRQVVJtWHVDV2MrbjBBK1Y0THpFbm8yVlVFc0tNc3FLYUE3K1hL dGJRcmdoUmtVeWJpc0QyQ0loTmJjRmgxb3NkVEp4cGlOS3hRTTBWRytIdTJtUm13RUczOXloaDFp SG9kRm04Zm9uY2JKdmxyRVF1ajd3SFFSOVNLVGdFeUxrUVdXY1NkV1JYR0x1ZGZxMlliSXRkNXJa Y1pXbmFOZ1FzSUxhdHhUZXJ2c3dXcnFrcWZWYk1BVGtPbnpWOXA5bkJ4S2xsUGJwU1l0R1pNeEdv dTdoa2tPMjZkUVdpanN3K1BxR0kxRitHeVFoMGp3QXZXdmVwT3NWdFI0QXJMWDZhUURpNTdPdzBr dEVaSVJ6dXJkVFE1WjlQNWl6NmxnTFpFc29CUExiZnNxV1Y2em5vbkJVMENQcWFTdkVBTWFlOXp5 T1RVK0xzNUpvbHhMaStoQU4vekVMMHlNYVNLN1lpQkN3Z1ZnVDhobWVMdmh4OWY2NG1uWEoyTDJw bmplRlFKVksrdzF6emplRGdJTjJwRkk0ZzRTQVpXMEpaajZEVFJVV2pvRUVTTzV5K3JKSnh6eExD ak4xTUY1V2JzalBya1hVWGNSVUoxM0pRejEwQmRoaUJSUkVvUDY1RjAvUHpSZ0FFT09qMlZTeUoy YTZhbkkyc3oxTXMxaTZPa2NucGFqcE1XVWNjTXJ1ZkxNeE1aSXlKTXhMc0FPSmtNWEZaaktZYzQ4 QTEva2U5dVA2YzJROW5IOWdDVzZxaHVJK3A2eG5hR2tQbW9uZUZnQVZFVjBodWNUb1ZWZWRrTHdm Y2NoRHJBNHlHczk4c080dktqSno1TFFRRXd6MFZtWE1STWtibzY2K09KVEd6aVpmTHpRaGNSaTNS MlpKMmJjUWVJckJ0OVVGSzkxVmlaZ1djZlVEb3lUbVRxQnVMMVB6ZVJZN0lDWERxay8xc053SUxJ MkFCc1RDRVRtQUtBbXd0elVGWGtpTTZlRmxyaVJrSHQ1cEdSQTdKZldUSGdjb0kvZnVPYzBUSHlk MU5tT0ZYWnlKMHVsWjcxZVVaNFp3UlFhRGRTQjdzUktJczdQeVNzeEZ4SFRnN3d4cEZkaVFqTUM4 Q0ZoRHpJdWZuNmhCZ20ybStUZ0pkT1l1d2JOZXNlNWJSTkhyMWs2U0lIQ3BETjQ4WE01Rjh6Z0w5 ZTVOMGVSWkdVSEVBRGZzcUdQWFh0MVBHNTVLOS9GMEllVTJsc3lza3E5ZllGUEFkK1ptTVFFc0Va a2UzZ0ppTmowUG5SNERycVk4c0h1ZDZidFFqZE9oRjBNUkpHTmRhMzNIaU14clBFSjRsTjR2Zk1r YmNQVlN1TDdEKzBFUklJQnhRN1RCeUo2M01UWjdQOGVlMXN6N3pqdUxoSStSbTRWM0dUT0xXMlFj V01WaWp5UUtuQ0xiVENNeUhnQVhFZkxqNXFXWUlzRmpNQW11T2pXcUZRMTZjZHM3KzJMbkRpV1Fy bUVnQUFBUU1TVVJCVk45RTRNUndmamRmcDBDdW41QXhKbVlTbkM0ZU8zYitJWHdPazUxclBtVHNJ ZklqYlo3amhQS2VDUEpBOVNPamQrSXdIOWprblY3TXNOaXlleHZsUGsxUWNVVTRnb1VmQ2xLME1i RU5saDFQcERuMjhEOGowQlVDK1NQc0trMm5Zd1FDQVhZZzNVbU9jdGNOQzg2Y2RrYlZ3blhWekE1 UVNYRjI0cEdLbitsWU9mZ041cGc5eURuaWR4RzQ2aHQ3WnRKRjNjSUJza2lYQldCVVhlVDNLRVdP enBmZFFlVlBlV2ExbGFMMlNwejZmbnFSQThMdFJmTGp0bGRtQmVBQ00rTmhEUVpoZTBtRlo2S2VD STNzWjdzUjZBUUJDNGhPWUhRaU14RGczQUg2ZFE2Q2xkRVl5U05BN3FvQTFDdmwrOGlOcml6a2xo MjVvby9vK012ZmpNQ2ZORGdERWVtaWVtSlJtN0JncmhGblY5WGg0YkZqVWg1VVhEdk9YZzBXMUIr cUhCQUlNbllSUW95RmEzQ0J3WUJkWGJzaXljRVBNS0d5UTlqSmFUSUMzU0xBeDlSdGlrN05DT3hG Z01OcmJGbXRHdlh2amIzUGg3aWNFT1lhalgwK3UvL1RLZko3RUd3WHhiNDd0TnJGRElWbkVDQXNl alBUb0tPTzJBaU5VcGhFV0I4bU13VlVZd2NwOFR4RGtuTW1zUVp6YThYZ0oxMUpRMWFURWVnZUFR dUlCVEQxbzYwUW9IT21JMlI3S29mY1VDbmx6ZzFkT3RzMytlRWN6amtRbDJkbVpZSmdlSUlpc09C Y2xhYUNSaXdJSHlYTGRjWGt6V0p3ZE1ia2w4OXJ0TjFOcENRWHB1T1VBc0tReFdmS1NGbFpZd0VQ QlkwSk8zNkVYVVUrN0dMaUlrS2VsZE5rQlBwQndBS2lIMXlkNm5RRXVPYWF4V1IrQ2U2VWlvWktC MGIvejdtSFI4aXZTaDBsNzZrMExVM1NwZE5ubFA0bVBZMUFrVEVodG9aeWFJMTR3VlVxbncvckNS YlFJdzUyL09TOWgvaHhvNGlIaVh0UHBBb1B5a1laS1N0M01ZRUh6OFBZOFNQc3ZYcVd1REpNUnFC ZkJDd2crc1hYcVJzQkl6QklCRnlvSmdoWVFEUkJ5WEdNZ0JFd0FsdUlnQVhFRmphNnEyd0VqSUFS YUlLQUJVUVRsQnhuMlFnNFB5TmdCQWFBZ0FYRUFCckJSVEFDUnNBSURCRUJDNGdodG9yTFpBU01n QkVZQUFKekNZZ0JsTnRGTUFKR3dBZ1lnWjRSc0lEb0dXQW5id1NNZ0JGWVZ3UXNJTmExNVZ4dUl6 QVhBbjdJQ0RSSHdBS2lPVmFPYVFTTWdCSFlLZ1FzSUxhcXVWMVpJMkFFakVCekJDd2dtbU8xakpq T3d3Z1lBU013R0FRc0lBYlRGQzZJRVRBQ1JtQllDRmhBREtzOVhCb2pZQVRXRllFTkxMY0Z4QVky cXF0a0JJeUFFZWdDQVF1SUxsQjBHa2JBQ0JpQkRVVEFBbUlERzlWVnFrTEFma2JBQ0xSRndBS2lM V0tPYndTTWdCSFlFZ1FzSUxha29WMU5JMkFFakVCYkJJWWlJTnFXMi9HTmdCRXdBa2FnWndRc0lI b0cyTWtiQVNOZ0JOWVZBUXVJZFcwNWw5c0lEQVVCbDJOakViQ0EyTmltZGNXTWdCRXdBb3NoWUFH eEdINSsyZ2dZQVNPd3NRaFlRR3hzMDBiRmJCb0JJMkFFNWtQQUFtSSszUHlVRVRBQ1JtRGpFYkNB MlBnbWRnV05nQkZZVndSV1hlNC9BUUFBLy84ODZxS3dBQUFBQmtsRVFWUURBRm9hcUV3YTE1bFVB QUFBQUVsRlRrU3VRbUNDIj48L2ltYWdlPjwvZz48L2c+PC9nPjwvZz48Zz48ZyB0cmFuc2Zvcm09 InRyYW5zbGF0ZSgwLjUgMC41KSI+PHJlY3QgeD0iMzQwIiB5PSI3NyIgcng9IjQuMiIgcnk9IjQu MiIgd2lkdGg9IjEwMCIgaGVpZ2h0PSIzMCIgc3Ryb2tlPSIjNkM4RUJGIiBmaWxsPSIjREFFOEZD Ii8+PHBhdGggZD0iTTM0NS4zNCA3NkMzNDEuMTEzIDc2IDMzOSA3OC4xMTMzIDMzOSA4Mi4zNEwz MzkgODlDMzczIDk1IDQwNyA5NSA0NDEgODlMNDQxIDgyLjM0QzQ0MSA3OC4xMTMzIDQzOC44ODcg NzYgNDM0LjY2IDc2WiIgZmlsbD0idXJsKCNkcmF3aW8tc3ZnLXluNVA3TXhMblVwX1JHUmlCb2NI LWdyYWRpZW50LV9mZmZmZmYtMC45LV9mZmZmZmYtMC4xLXMtMCkiLz48L2c+PGc+PGc+PGc+PGlt YWdlIHg9IjM0MSIgeT0iNzgiIHdpZHRoPSI5OCIgaGVpZ2h0PSIzMiIgeGxpbms6aHJlZj0iZGF0 YTppbWFnZS9wbmc7YmFzZTY0LGlWQk9SdzBLR2dvQUFBQU5TVWhFVWdBQUFZZ0FBQUNBQ0FZQUFB QVJaLzcvQUFBUUFFbEVRVlI0QWV6ZEI3ejkvejBmOEt0bVJHeHE3MDBRcFpUSXd3aEZVV3FITm1K RksyZ0lxaVJxeEU1Ym94VkNrNXBSdFZjUUl2WWVzVWVFMkh2ditYcGV2OC94dnQvL1dkOTd6em4z bkh2ZjkvRjUzODhlMzlmMzgzMi9QNS8zWjV4L2R0Wi9qVUFqMEFnMEFvM0FFZ1JhUUN3QnBZTWFn VWFnRVdnRXpzNWFRSFF2YUFST0ZZRnVkeU93WndSYVFPd1o0QzYrRVdnRUdvRlRSYUFGeEttK3VX NTNJOUFJTkFKN1JxQUZ4TjRBN29JYmdVYWdFVGh0QkZwQW5QYjc2OVkzQW8xQUk3QTNCRnBBN0Ez YUxyZ1JhQVJPRllGdTl6OGkwQUxpSDNIby80MUFJOUFJTkFJVEJQWXBJRDRrZGYzOW51ai9wdHpi WWp4cnhaSC9FTS8rTEtua1cwT2o3b2ZIM2FZUk9EVUVwbnpvVU4vUHFlRzB0TDM3RkJCTEsrekFr MEhnaGRQU2U0WVlRdUlKSEVkQjNZaERJUEJDcWVSL2hsNGxkSXptMk50M2pKak5ibE1MaU5tUTNa b01yNVluZmM0UTgxUDU5eU9oTmpjZmdXZk5JejRzOUF1aDl3dzlYZWlZekxHMzc1aXd1bkpiV2tC Y0djSWJXUUNtOE9ibHliNHY3dDhOdGJuWkNEeHZIdThIUWg4WmV2clFzWmxqYjkreDRYWGw5dXhC UUt4czAxTVQ4d0tocDlrQjNUOWx0TmtmQXY4OFJmK3IwRENQajRPYUtWYWJHNHpBMCtiWm5qRjBy T2JZMjNlc3VGMjZYWWNVRUpkdVpHYzhPQUl2bnhwZkpNVDhYdjc5VUtoTkkzQ0tDSHhDR2wwSHBU MjREQ0RibWhZUTJ5SjF1OUs5Zmg3WFJ4WHI3TWZ5NzVkRGJXNEJBdjJJalVCRm9BVkVSYVBkRUxD OTlYVTQ3dEIzeHY2VFVKdEdvQkc0WlFpMGdMaGxMM3lMeCszdHJWdUExRWthZ2R1QXdFMFNFUDhp TCt4UFF4WlRFYmV3QkcxbHBKVkhYc1F0Ykt2TVNVUWw4ekt4NlR4L0x2YmZocFNEak1DL0ovNzNE ejFYNkhMbU1MbnE5bFliQzJ4eHZVck5GcnYvTWdYQUFmMTEzUGNPelRVdmtReS9IbElHK3J1NDd4 dmFaTzZlQkc4WGVsekllb3E4ZzM0cFlZOEp2WGJJQW1pc1M1dm5UODRQRHRrTy9GZXhSeDIvR3Zj alE2OFEwa2RpblptbDFVT0kyaUcvdUcxSVcxOHpDWlVyNzZpTDdSbHRLbmlYeEh2MldHdU5QcTZ2 eS90clNUbldudUk4ZStiOHM2dEozS0MzU05nNjR4bGZMQWsrTUtRZHZ4Vjc1QjIyTUhIdm5yaE4z OE5WMjNmVmczTGFwNTIrWDkveGVBWTI3UFVmTSs0NXU3NjhhM21WZ2ZRRmZTSnduQnVEdEkrSmE4 cEg0UGJZaE8raXY2YVl6ZVltQ1lqTlQ3dS9GRDcrNzAzeFB4UENKRjRxZHNYV2grcURkdkRvZHhM M2FTSDd1V01kbGZGeFY2YjczV25kYjRhdVluNHltWDg0Tkl3dHRHODZQRE5zZ3ViNVNucGJiNysv K0tmT3V5WEF1L2o5MlA4djlLOUR6eEdxQmpPMGFFbU41dDI5UVNKaEVHdHI0OTErYWxKanJnWUhE cFpWWm1IbjNnTVQveE9oTHczVlo0aDNsdEUyYmRSV0RFdTVucUVXNGhuZk1BR2ZGL0xzTUlCRnZI czEybmFmMUdCRHcxTmlmM0pJTzU0bjl0UUlFL2ZaaVRqVzc4RkJ2RWZmYVo5MituNjk2d1F0RE96 MW4rOUlpSUhBTzhVbXZHTmR5aWhmWHpJdys3Q1VNT1VqY0h1SGhJLysraHB4NzlWVUpyYlhpbTVv NFRxRFdZR0YzRGt2NjBIQjQ4ZERyeG82Sm1PZitXdVZCbjFOM0g4VHVvcjV3MlQrL0ZBMWJ4d1BS aFpySy9OTVNYVy9VRFZtQk1xdVljTnRCUHR0OFdEWWxWa25hS1Y1eWNSOGMraVRRdHZtd1VTTS90 NDNlYll4YjUxRTJ1WERqM09Xd2VRZmtSemFxSzF4YmpTZUF3YnExTmFOR1M2WlFEMXdlMkx5WDZa UCt4NitLM2xmTkhRTWhoQTJxSG5YR1kzQnZMOHc2UWtUakQ3T0MyYVR4L3VaMDVmMEFZTGkzMjBx K0NyeExTQXVqNTRSazJtMFdjRVVSMm9VTTRwSHBYaGt0RXNsRXUvQ21FYTZ2dUpmTGtLdTMrRnFq WmU5MHd5cUNxUEJPOTRyV1RyK0g1UVNxQTFRQ1ZycmZQSEVWc0gxWi9GL2RXaVp3V1MrTVJHdkhw b2FvM3l6Q2UrRWJjbytUZU9kL3E4RVlucXhWcHBuU3d6MXdySjZxQTgrTi9IcW1iNzdsMDc0TjRT b0kyTnRaYlRsVTVMeXdhR3BvUjRpTk5UMWZ4SnBwaExyZ3RIR2Iwa0liR0pkTUE1QVltcnlZM0RV WXlNQjljZFh4Q051MEhSSG0rOUF1K0NXcEJlTXR0WHZBQ1pQdnBEaW56eXZHT2REUTJhWXNSYm1x dTFiRkxTbDQyMlM3cHRDengyYW12cGVZZTQ3bjZZaFZQNS9BdldQV0ZzWmRSbEVlVThqZzdMVkFY ZTRxWHZFRFZ1L01BREFTMGJZVHUwcFk5dHA0VGU4TUpMNzR5YlArRWZ4RDkwdmh2WmU4U1BUVXlx bC94cC9GUlRQSHIvTHc0d2U0cngyczYvdHJUK2ZKek5DakhWdU1KVzNQSGR0OTQvcVlsejdJY2Uz NXgvVlZhd0x4a2Y1T1FuQmhHTXR6SmZIWlEzakJXT2JvbnNuYk9vZUtpSHJCb2xhR0ZkTXZOL0Nk MWNISnZieENhWW1pYlV3VkY0WW5Sa00xWU42dkh1enBVOWZwRG83TTFPamh5NUJLNTJ3d29DMXFT YkNhTTNFUERPMW9Mcm95bDhwaVRDY3o0aGREVXd3bTZyckZ2K0wrV2NXTFA5RDR2Nk4wREIvSGdk ZHVMaEJVNnlzV1gxRTBsVkRpSXkyMWU4QUptWlAyb3l4MVR6Y21QUExjUlM2YXZ0S1VSdWQ5MG9L d25MS0Y3OG80VlNGOWIzQzNLek96TlozbnlRTDh5Wng2Ui82U1p3YmpUNHpCa3pLR2p4RUhYQ0ht N3IxMVorZWxBYlBmenNKMjVsM0NzVE9DcjdoQlpIWU9rREZ6NEtTbC93RmVYYlNQOVlGWXpSRm9O Q0YxOUcwRDRJdUdTTzRrT0hBSG96RFl0dW8xdlRWb3R6d1g4WCtpMlNtRTQrMU1KZ3JScllJV09I d0VWTE4xR2lxTDh5cmhuRy9kLzRwTjliQ0VNb1dxZW5GRjRGM0hFYklUNHI3M2lFanVGZ0xZMFRz NDFzRUZJZjFrSGNyZms3NUNkaGxnc3RIVCtBOElBbnJBQ0hlaldZWkF4NHpUeU5kbXlHbWhSaDF2 MDhDcC9XOVVjTGVLclFybzgrcXcyTDJLTk5HQWlxYVZXMlREaDRmR29lOHNSYkdnQWtUWEFRYzBL R2ZmVlRxMDRaWTU4YTdvajU4NS9nOFY2d0xCdmFFQndadk1iOUdZdXo2UXczYjVON0VRL1JWd2tl Nld0YmJ4dVA3amJWYlV4bmNia3UrYTJrV2RFenhmWlNYSVF3V0E3NXJ5WWNQSWJFcjg4RHdTWDBq NVUydHNYdERwNnZwZkNoR0NEWHMwRzVDajRwSnZkNFBKc1M5SzZKcXNKQTN5bk5hZXh0OU5WMnJV ZmpJWjRUN2RjTlRiTmVEbU42WG9ETWpab3VsUHVRYVBuWHJXLzg1Z1dZQXNjNk5FYjUzZXU0cC80 d0svMVA4enhBYWhscUhRRkhPQ0p2YU1EVmIvTmhweEJyL01nYU1PZWd2VklCcnNwNnRxbysrM3do K1hkNXQ0K3p3bVRKQno3Zk5kNkI5WDVtS3BveDFtUm9zeWZadTlFV3pubHFSWjZGdTFOWWFQblgv U2dJc1VGY2hncmNhRkJBOGlkNW9DQ05DZlJOMlZFMFdzbXVCZUZFVmJEWHVTbTRQY2FVQ2JtRm1I OWVVY1ZBZlZPYXlDUmI2Y3d4enBLUDZtSGJPRVhjbzIwaDFxSEhzb3JqcTl0WnB1NmtLakNwSE9P YTNqWnJwOVpLaGRuN3JHZHFYNEFzR296SWJHNEUrMWsrTVo5bHNMc0YzTVViZC8zMFNhdVl4bmVV WTZHaFRUVW9OczJ3OW82Ymh4bWowbGFtYVFOd3lNbWlZanZpTmNqR0paZW1uWWVxekxsRUZzeld2 T1JzcXBtVldQNlptQkkzUnEwTzdsZ252bXFlNjdiS2F6cmpHR2xoTmR3ZzNCbCtGdm5ma1hjRndt L294ZGdLbHBqV1Rzc094aHExeVU1dmFOYmdxdm9aVDg5WE5JMVNZQmtnMXpVN2NweUVnZHZLb095 dUV0QjRqYllWYU1MV1F0MjFIa3NmdUd3dFEzSU5NLzQxT2gvK1FObVpOM3pucU5LcTc2dmJXVWRh dzRmUEY4YkJqblJ2UHZLNWptemFiUHA4bnZ2TVBNNm9maDJEdHA3cmpIbVFobUo1KytMZXhMU2li b1l5MEZwS3IwQkZPdldUdGdodGhpajV1N20wSXJsKzJUY0trMGM4TUh1SThOK3FhTzdPekhtQkw3 SGtCK1FjcndqVE9LeHV6R01LUkVMT09ScUM1SnZ6S0JSKzRBQXpXZTYzVmVrZmVWUTNiNUNZY2Ev K2hlcXNMeit2eXoxSHAwc1RZSHJ5dXZKM0V0WUNZRHlPRzRjV1BuRHFFS2Vid2Iydi80Q1FobFVz ZEtVK2k5K3FsS2pDeUhKVVk2VStaOElpN2lrM3cxSm1KMGFLRndWVmxpcStqWFF4eUdUT0dtOFha V282dHgxVVkxYmhWN3Q5T2hKRmdySE5EWU5Ndm4zdnUvS3ZxTGtHZWFTNGpzVzllM2swMHJVdmJx RE0zNWF2eDN1TjBOeHAxaXEzRE5kMXRkcHNWNm1zREEvMW1yaUNXRitPZVl1MVFtN2hOTk9VSDY5 SmJmNnU3emRhbHZWTGNJUVVFdFlDZEFFWXdsNkc3NTBubmdKamtlekhUS2FQZFNSYXNQeXUxelNF THFzbXlNTlE3eWxvRUhOQ0JZUkJRcWpRand2UzRkMDFHUFdaYm8xejl3TzlPc0VkWXRjMXFxakMy T08wanJHbTRqUUNOWUxrSFdjeWI4ejZrcGRzMUFCaGxzREVQTnNKVXJZbHdEOElRTU9IaDM4YjJE SCs4SVNIaFZKbVc1T3IrSDNGbzZ4eXk0eTdaRnNZdXFtMTE0NHRNbDNSTXMzblgrQUExclZrZWU1 cm0wSDVuR014V1I3MVVYMVJtdzcrdGJUTUc5VTlOYjAybGxsM2pxaHZUci82amNCOVNRQnpGQSsr Z0VWTkdSRWR0Y2RRMnhEbEV2VktiUXpoZ2REWHNVRzRxQngrdStxeWxPS25MdlEvQzVPdm94NjRq REd0YWw3V2V1bnZKcUk1d1lVL1R3ZzErTlJ5K2M5Nkh0TjZqOTFuTHFlL2J2dk5wUFpzV3dHdFp3 MjI5QWhNYS9tVTJZVFJ0Q3hXT2RzNmw2ZVlPZUN0L1diMjdDc01VYmEybGZuS2FtM3JSRE5DNkJl WnJWNXQxdDJQZ1FZVGw2UCtlMys2OXVUTTErWkFkV3V3NVpGQ21UOHpKYzVDMHgvQnlEdktnWGNs S0JIekkrOXJldXF4U3FwKzZHR2VVdkV6TlpLWld3ODBlMGJJeUR4VUdxenFqVU85MGtWWFliU1FN MWp0elBRVUdhNGIwc3dIQ0dSUm5IdDQrN2lsMkNicnh4aUhQZTV6cVU3YUFPTlUzdDZOMnA1aDli MjlORlJjTTV1R2s2UWpFV0phcG1TdzYxMTBsWDVzTW0wYmRTZExtR2hBd3kzTFBsTzIrWm1IVXdk czB3eWo5TWlQdWJjbytsalJtQmxSUHg5S2VXZTFvQVRFTHJxV0pIWVBINUs1S1BxcnJHQ0h2ZTN2 ck10QnNWY1VjUmh3QlFTODkvRlJHLzJaNFlsTkowVmZIdVpVeFpiZDc1S3J2Ukg2bldFZWxoSnUx dE9Gbkd6V3pEMEgvSlpWbzAxV0pYdHcyNEJSM1pXUDl5aW41cWc1Y1ZpamhibXUzTzV2ZUxBbW96 N3huYXNONGI2eHhObWJicmRaSEIwSUxpUG12WlBxeWJVUEUzT2VYZFAwNU1Cb0x3YU1sRnFmbjdz Z1plZWZZOXBqWGJiNFlWdFdUMnptRThZd3k3U2laTHY2Tk9MWkY0cm9XWUdHYm5sM2NMb24rM05Y bHRVd1hObGIvTm01dHd4elhwYlhXNHJscUdqcjk2cjl1dDNVaUMvdG1vYlV0ZG9NNWcySnRpeURB WjJ6Q2NPMkc5WWl2VDJMblRtSWRoYkZBRE8vUkdLcEVPK09HZjQ2Tkg5VDAzbUV0dThaZDBiMy83 RjdjL21zNVRBMUdqVmVaeXZsb01aWk5yWjNxbkoyTHVHeG4ybFRYdnVNUHRiMTEraHcrbXFwbUVt OEVTbUJ4MDFmYnhjT05MR3o3aUxtWGthM0dtRktOZStYcTJaSGJhTkNCdjFxY0dWaHRhNDFiNVo3 dW1sbVdibGxkK2hybXRTejlkWVM1dHYxMUp4Vi9adndFdnQ5aE1GTWtDSTZkUVZvME44TkowODhO WVdaRHdMbG54ajhEeGVtTVVuL3hMbWNVY3p4SmI1S0FvTEtnQWhqb1lqWnpubTlzOHh6NVY5bnVR NmtkM3NLYkEwMnIwcThLZCtXQjlocE51NEtCMzI2S1ZlbjNFVzVMcDhOZ3lpWmd6U0M0RDBIVURU N01VWmZSSmpXVEVhZWRUU1BjWWF3NjJ4amgxWGJ3RUk0MVRIbHo4WFJvenpYc3RxRzZFc1hvZUhv M2tObE1yY2RzaDZDdFladmMycVovYmtwblIxbE5veTF6R1pkNm5BaUdvMW1ZeXd4ZFZEaFhxTlYy Y01zL1BjU292WDdIWUowd2wzZVF4VnVYS0E3L2Rka0dHTk1EZnBmNVVTdjlSMytvendHVDZqOHA5 eHdHZWxJUGxzWmlEdE9wYjRLWEdsditLbE5hbXVoT29GMDRkUnVvRDlERmJiWkEza215MGNKUS9r TlNHWEhZM3h5Q01RQUFFQUJKUkVGVXhjTnRORllGVDZMM2JxaVhmT2dxTWpPYWZpVEM5MFZHVmxY L1ROQVMwbFZvcVJ0RGR2OFE5eW95YzZTMnFQR1lzSFdJR3JiSmJXdXNEOXc5VFBvRG9XMjBYL001 OTREWmpqRHRWZGZ3RDN1VjdkMnJaMVY4RFhlNjFzQm5oSm1wWXU3NjNBamJaRHM3NFJ3RWxSWUJv Ni9hdFdZV3R5bnZ1bmpNM1V5aHBuRmkyNHloaHExenl6ODk0TGd1L2I3aXpCN3F6anIxbU1WdXl6 K2tSNjVtcWFmc0R6M28wb2FkMGswU0VKaUVIUU1WSUhlaGJQTXhPYTJMV2RhOHE5enFtQzZZdXFa NG0zdUZScGwyZXFoeitObU85bnNHN2tNUVZVVzlVOGdINGtNNVJOM3FJQXlwanRqODNoTkdTMUFP b1NXY0ttb2Jaa2FRT0lnbkQ3SUR5alhVOU9UOG04aE9IS1BmbXM1Z3dBL0gxRERDeXU5TjFMQVBp QWZqajdYUkxIdjNxeks1S21SNjZwclFtdmFkVmZuaDZCSkJBbStrc1k2aXJ3My9aVzFyTDFPVjdO Uy9ybXdEcW9jbEFhRVg2OXFOTzZWc2hoZ05vYzV6STZ0K09jTFcyZEs3TnIybWNlcmZ3S3VHblpU N0pna0lJeTNxZ2ZvQ1hOTzc2V1B5WWsyN01aU2FkNVViUTNOTGFHVkdjSFNQL0RaQ3h0SDdENThV Ym51Z0Mvd213WHYxR2gwTjFaaG4rcXE5MXJhOGNDcXRldldHVzNMcmJ4NDdXT1VqVzU3N1lxZ1Aw VlhyTmRRc2dIckZUSzJHVDkxbW0vOHRnV1lEc1JiR2J5cE1SOFNFMWY5T2lzcE05REY3L1pXVHFK WEd6aXlYN2ExTU1JbWdxcUhtd3RSSEZJYUttWmx0amJCbE5zWm00SUxKMVhqM0JWSHYxYkJWYnQv RXFtZlN0dWxPS0FKK0d4V1lNdjNzcmhIM3RHNUNUZHVuNGN2ODY5cTNMUDI2TU9xM3FlRDNuUkwr bTlwamNPR2RUQVd4ZmdLbmRmVWVkUnpHZHRRTm5ORTRUTTZobkpyRngyUUVlcGVaUkJJWndSQWd0 cGJPM1IyQ29idGVJOFVzakxyTUxJeGFwNmR0SmZKUjJNRmg0VTVhWWNqSEw0K1pDZitoeU9LcXhU ajEyYnBaR2JXd1F4QWgreVdsSXVxZEliUUVtMkZZRCtEZVJONi9xNzJuYXhHdWNqQUtkNi9Sc2cv ZG91SVRVN2dmMjRtMU1OWTlmUFNMZ09JdzIzSkxhZ2s2ay85eENhQXlqSFhCRUZCKy80QVFualBL Vm9pWmtXczF1QWZSMnhPdTZ0U3ZSdml3OVQrQzViRUpxTis0UWRSSEoyd1YwN0pEejdwWWtwd2J6 TnFNWjFrZEZsN2hlcDd3emovdDhnM0M5RTdRQmNzMzUyUzFtWm5mUUxrUWVjZGpGeEM4N25ndldI UGFkeUhqRmg2WW1OSEFxQ2JYcDV6eElBUnFPTGRaRlBXZFdlWlVuV25RT1ZWN3luTlNWRHZQU1RW OFJXUDlyS0tQdlVZYktmdllYYWhuTWRqSFpnRlNCL2NqTHo0bTZhVnhHSXQ3Ry9JQm1rblV0UEEw RXJWb2FqYWprNmhQdTN4NFJwaytrcHBIQjNSRGFRM2J0eHVqckxNZHpPWVEyMXVYUFJlaFdrZmpJ dzJHVDBDd1I5Z20yenQyYm1INmtkc3lTei91ZEs5MUQrOUVYN0JJVHRpYkFkU3kzWURxVjl5OHh4 byszR1lSaExxOEk0enRsKzhJS09zcnlsZVAwYnJEWUs2QzFqK2ttL05NNm5MK1FmK1VkeEJCWTlh cVg2bERYY2lpcUhaVFJZMjBiQU1SUDU3a3hscitaYVFzYmE5eGhKRHlEQ0xRdnkrUnZwL3BMQUxX Y0lHdDZ6VzB5WGRnY3djVktnRmlYV1FVNHdMQ2lnZW1xMytPK0dyUGJWL051NDBibzMrUEpJUlZy SVd4dzA2ZmdNMTRyM2dJb1VKNDJGaXhTQnlIZC9WQnNRbTBXS2RyUm9jOTNTZTQySElkeUErL2VK a1hZODdPN0pDeEdPd2VHNnFIeXFpcE1ZdzBwK3FFYVJuVjcrWDdnWTlIMU1EaU5ocTJJS2crVSs5 bFdNdHJHb3NKbEt4N2Q5S1hIK0wyMW0wZXhHalNpSHlhMW95RzRKcUdiL0pqZ1BCZTFnZU1US214 dkJOOVFaK1lsaWVmOVNUdG1zWlZ2eGtmbFJGbVdNTzVMYjRxWHoxd3J1L2VNMDEvTUVxZWRZUkJV eGVaRFUvVEtWc2Q2a0xUa2F6MEdCNzkrQ041MWhBR3ZrelY2VnN4MEVKVkRZZTVFMFMraFdteHNM WFFxMDIrQXpORGJSM3A1TkVtaSs2KzJ4SHVhb3BWNjBaMzJqZVNMdXhWN1Zza21PSEE4QjNjSk5T bjJlcDduZktRa1paUTlLNjhzeEYyc25aOVlTZjdFSk9HMHlYUzh4dXBUS0tXZXVsQ0xZemE2clkw d1pwQW5keElRV2N4Y2x5VDlFS1V4VWQ1NUZYR2hjZ0RlSHprMTdXOWRmcDRtTU15eGtmMVJBVTFU YitOWHgrd084YTd4UnkzeVNPTjlRcjU1T2ZmUk5aSTlEWDVOcVVWLzVqOHN6SEFTRHpPaFRGQTJO Uk9ET2NkaytOK29lbVpqd1N0TkdZVW1MTTIxcEg2cWd3dTBUTXpXQlZQaFViMU5PSXRlTnVWcFUr UHNFMDJIS2lqek1KaFFTaVBQRlJNMUovRFA3WG50bSthZnhzLzFaQUJuajY0VFhwcFBEL0I0b2VI dkN0aEowODNVVUI0S1ZRTnBMaVg3T0NPVGlnYytSQ05mQjRlajYyVmZoYVF1aW5lU3hrZkhSVVN4 dUp3bGs1dkcyeGwvT28wUGRVV3AwbDlaUExJZTZsS3I1akpOc2Z4a1Z2Y1BlVDIxbVZOTnlXdlcw ZXBuS2llbHFYZE5zd0kwTHUxemtJdG9vNHBZN1ZyaTNxR1dvR2F3TWhldm0zcmtFNTYrZlFsQzlC bUh0NjNPR1FOeFhzbmxQMVU2TEsraGtFdUM1ZS9rdFBpMWtVd1VmdjBxVHYwcTFxZmZxZi9PY21z bjFsNzhZNXJPZXZjMm1IZHdSa0gyQ2l2cGplS3ZrY05pSnRhMTZLNW1aY1IrREtjNFQ5d2hvTnZO Rm5Qek5xdHMzQVBNcHMzS3hqK2FsK21mVFgvdG03dE13UHlYaCtTVExCUWQ1em5CdWI0aU85OWZO TlUxTmYxVFo4M2F0Zi85aWtnNk52cEVnZnBXRk45NWE2ZnA1Ym5SZmt3L082Q3VrYzc2RGd0U2xQ dCtEQnJIdnJya1k0NndnSjJqVi9uOXZGaURxYk5tSUVkRnFNc2RabzZhNHVPSnUyNnNtcGNiWlB5 K0d2OFpkejEzZEMvWTVTWEtXZFpuc3VFVVNkUmUzays5SXdwWkpuYUtjR3pqZEdjRWJFMUY2Zmxs VCtJOFBCeDA1RmpWTE1MTHhuMEplc1NCZ25lOTZnRE0vZmVNZTJSZkt4N0RiOFpoUDQ2L0p0c1RO c1pDWXhjdjZyMTZYZjZuNVBNYmxPZFUrNm9WLy9FNkdHanZQRXM3Rlg5Ulp1b3B3aVdaVGpEZnhu TzJrZE5wZXhCR0xQeVJudW05cHoyMWI2dS9MbmZqL2RLRlF3TFc4T1ZnV0NPai9qZTUzN1QrR0Rs U1hONXpWWHpUL0ZjNmQrbmdGaFphVWMwQXJjY0FjeWhRbUJCdDQ1T2ExeTdHNEZyUTZBRnhMVkIz eFdmS0FJdUZiVDJZTTJKaXNjb2Z0azIwRldQSjYzZFRqWCtSNnVuM1kzQXRTRXdxYmdGeEFTUTlq WUNHeEN3cGlBSi9iNmRTclk2RXhyQ3RpRzdqT3l5R21tcGwreThHdjYyRzRHalFhQUZ4Tkc4aW03 SWlTRGdMTVZUU2xzdDlqc3JzR3BSdFNROW8xcWloNmZYSCtIV3VheGREWC9iamNEUklOQUM0bWhl UlRma1JCQ3dMZGMyeU5wY2FpYjczeTBZMS9EaHRxQnBLNmlkUEJZMlI3aWRNQTdRV1VnZllXdnNq bW9FRG90QUM0akQ0dDIxM1F3RUhwM0htQjZRYzlyV2RtRUx6b1NGRThUSUNXNG5idDN6VTA4UXA0 Z3pwK2pkamNUZDFBZ2NIUUl0SUk3dWxYU0RUZ0FCcDZoZE5FY2dUSnRiVHhBN1Jld2N3akwxMDBP VDBWWnJheEJ4dG1rRWpnK0JGaEM3ZXlkZDB1MUN3Tm1OZStXUm5WQ090Yld4KzhrcGVnYzExKzMx MzdyQVR0Z0k3QXVCRmhEN1FyYkx2UTBJakZQVVRtRTdKV3lOWVhxS21CQ3dqZFZhZzUxUGJqcTl6 bFAwdCtHOTlEUHVDSUVXRURzQ3NvdTUxUWc0aFcxM2t0UEMwMVBFZGl5NTRkU1BFVjMyWlBPdEJ2 Y2dEOStWTEVXZ0JjUlNXRHF3RVdnRUdvRkdvQVZFOTRGR29CRm9CQnFCcFFpMGdGZ0tTd2NlRndM ZG1rYWdFYmdPQkZwQVhBZnFYV2NqMEFnMEFpZUFRQXVJRTNoSjNjUkdvQkZvQks0RGdWMElpT3Rv ZDlmWkNEUUNqVUFqc0djRVdrRHNHZUF1dmhGb0JCcUJVMFdnQmNTcHZybHVkeU93Q3dTNmpFWmdE UUl0SU5hQTAxR05RQ1BRQ054bUJGcEEzT2EzMzgvZUNEUUNqY0FhQkZwQXJBSG4rcU82QlkxQUk5 QUlYQjhDTFNDdUQvdXV1UkZvQkJxQm8wYWdCY1JSdjU1dVhDUFFDSndxQWplaDNTMGdic0piN0dk b0JCcUJSbUFQQ0xTQTJBT29YV1FqMEFnMEFqY0JnUllRTitFdDlqUE1SNkJ6TkFLTndFWUVXa0Jz aEtnVE5BS05RQ053T3hGb0FYRTczM3MvZFNQUUNEUUNHeEU0VWdHeHNkMmRvQkZvQkJxQlJtRFBD TFNBMkRQQVhmelpod1NEdnkvMEZuRVBjN2M0N2hmNm50QmZoVWE2MzR2N3NhSFhEajF0YUpsNXJn UitZT2hKb2I4TmpieS9GUGNqUWk4Y3VveDVtbVI2c1pDeUh4Lzd0MEtqN0dFTEUvZnVpZE9PV0J2 TnN5VEZ0NFpHR2RyNS9QRVA4N0p4UERMMHE2R1J4bk41UG0zWnRwNWtiOU1JN0FhQkZoQzd3YkZM bVljQUp2em15Zklib1M4SXZXYm82VVBEUEVjYzd4RDZ6dEEzaEo0dk5BeUI4WDd4L0hyb2swUDNE TlYrL0NMeGYwRG9xYUVQRDlWeTQxMXB0T2sraWYyaDBGTkN5bjdEMk04VG1ocGg0ajQ3RWI4VCty VFFzNFl1WXdqSlQwckdudzQ5TVBRQ29XRThsK2ZURnZWOGFpTHVIanBxMDQyN09Ram9nRGZuYWZw SlRnRUJqQmdELytvMGRodW1paEYvZnRJK1d3aXovL1RZbnhMaWpyWFdmSFJpUHo2a3psZ3JqYkl3 NlNjbXhhdUc1cG9ISmNOM2hWNDBOTWNRRG9UTFE3Yk05TDVKWnhieVFySGJOQUo3UjZBRnhONGg3 Z29tQ0ZBcGZlSWs3QWZpZjFUb2MwTlVMN0V1R0VMaVB5Ymt3YUgzRGczejEzRjhaVWhlTm4rOEZ3 em0vVm9YUWk1NkNBL2xVdU5jakRrNys5TUVmRzlJK1VqN25oei9Ndk9LQ1h4bzZPbEMyeGd6SVlL Qm1xcW1yMWo4V28yNDQzNzEySThKRVppeDJqUUMrME9nQmNUK3NEM09rcSsvVlZSSG85OTlScHJ6 M0tIWENMMVg2UDZoRncrOVNlZ1BRdFY4YkR5ZkVHTCtMUC9lT1dRRS9sYXg1V1ZqbWg4VmZ6WFBF SSswQkVHY2R6R3ZscENQQ0ZYenkvRzhjVWg1aEl2eWtmYTkxSjN3MFpaNEYrWnQ0bnE1MERibUJa T0kwSXQxYnI0OC82MmJWQ3pNRk82VmNPcW5XQXREWUpvWmJTdU1GaG5iMFFqTVFXQjhxSFB5ZE5w R1lCY0lXTHgrbnhUMHU2RnFMTkJhZHpBYXIrR0R3Uk1jcjUrSUx3eFp4STIxTUg4ZTE4ZUVqTEJq TFl6MHl4WjVsZm1BcEhybTBERFdOdDRnbm04S1RjdFAwTG41by96LzBKQzhzUmJtMmVONmxkQmM4 NUhKUUhEK1N1eHFZUEVqQ1hpZDBCTkMxYnhiUElSSnJEYU53SDRRYUFHeEgxeTcxUFVJRUFCMDd4 amdxcFJmbHdpTDJMRXVHSXo1K3k2RVhQUlFNMW40cm1WYjVMYXdmREhsMlJtaFFYalVjRE9WbjY4 Qks5ektwOWFpRXFwSjVxNURFR1lQVHdIYUhXdXBzYXVMUVBpRkVydHBabFNTdHZPR0lIRHd4MmdC Y1hESXU4SWdnQ2thN2NlNTB0aEsrak9UV09zVEZyY253WGZ4MmlyNit5WDBtZUt1czRSNHo4M2Y1 ZjhYaFRCNmVaUlBNQ1ZvSzZPT241eWt0RjExRXJUU2F6WmtTKzQ2NFRBeS8ySWNueFdxeGs2d3V1 dXB4clc3RWJneUFpMGdyZ3hoRnpBVEFhUGhIOTBpejE4a2phMmRzUmJHYVAwM0Y3N1ZEb3ozVDFa SEwySzBoVXJLK2dWOXYvTVBkWlMrU0xnbngrTlM3blI5SVVFcnpWY2xScHRqblJ0YmVsLyszTlgv R29FOUlOQUNZZytnZHBGckVjQ0FsNm1PcHBuK0pnRjJFY1ZhR0x0NmhDOENqc2x4aWJaOFRmTE1l UjVyRkhYR1lnM2xsVk5HbTBaZ0x3aTBnTmdMckYzb0dnUXcvVzFVS3N1S29BWmFGbjdJTUV5Wld1 ZGRVcW0xRkhhY3N3MFYyOC9PelBYSFNVL0F4bHFZeXl5S0x6SzNveEZZaDBBTGlIWG9kTncrRUtB Mm9qN2FSOW03TE5QVkdDK2RBcW1mUGpqMkY0ZXNVVmkzSUtnK0wzNWJZUy83RFZFVjJUR1ZZbVla czRpYXdjbnEzdTVhRVduM3poQzRiT2ZlV1FNT1ZsQlhkQ3dJbUVITVVhc2NxdDFtQnErUXloNGRz bjVodEc2RTczeUNNdzl2bjNBNi8xZzdNYmJRb3JtRjJXSmI4emhIWWhHK2hyVzdFZGdKQWkwZ2Rn SmpGM0xpQ0ZpZy9xOHVZN01BQUFWZ1NVUkJWTkk4dzArRTNqVmtWQjVybzdFWVBtWFlHek4xZ2ti Z1ZCQm9BWEVxYjZyYnVTOEUzTDNrSHFXMzNsQ0JMYTJ1M1hCbjA1c2xyWkc3U3dXL0l1NURHaWV3 YTMzVVhtWThOZXltdWZ0NXJnbUJGaERYQkh4WGV4UUl1RXJERGFtdXVLZ04rdTE0M0JmbEVCMUI0 RHQ1em9TNWRzTjZ4TmZIUFQwQm5xQlpobkI1M2xrNXpzNm93Unp1T3l0L2YxamM3V3dFZG9xQWpy L1RBcnV3UnVDRUVIalR0UFYxUTlWOFpqeE9RN3NLeE0ycEJJRlQwd25lcWJFSXZ1eDA5N3BLWE9Y eE1wTUUxR0tUb1BZMkFydEJvQVhFYm5DODFhV2M2TVBiK2ZPMms3Wi9mL3dmRnJJRk5kWkdjNCtr ZUluUVpZelp3TDFuWmxTWGhmU1J6YVdGRGc4T2Y5dU53RTRSYUFHeFV6aTdzQk5DQUhNM1U2aE45 c3QyWmd3MWJKMWIvbGRhbDJCRG5GdHJxYmsySkZ0RSt6VytlbVhJanlWbW0zdWprcXhOSXpBZmdS WVE4ekhySERjREFiL0hVSm10cDVyNmhhMGlQekwwc0VSUys4UzZsUEZMZXUrMFpVNi9OK0gyMjVy Y0R5bjFHa1JGcE4wekVWaWZ2QVhFZW53Njl1WWlRSTAwUGFobVVkcDlUSnVlK201SjREYmF0NHM5 TlZSWDFFZlQ4RlgrajB2RWZVUHJqRzI0TGppMFlEN1NtVG00WkhENDIyNEVkbzVBQzRpZFE5b0Zu Z2dDRHV4OXg2U3RkUHdPeGxVOWYwMWkxdUJrTmRYT0EydEVjZHVHdXUwNUN0bk1RTndnYTNjVXdT TnNFRUhqdHlsc3cvVkxjaU9jN1Rjay9MQVJkMU1qc0JjRVdrRHNCZFl1OUVRUW9LS1p6aUtjaTdB enlIVWFydGR3eGZibjVIbWVGSEpGQ0FIeWtuRVBZeVJmZHpsUlhXSHNJMzZkUGZJUlBFNXJVeGM5 UGhuVXFXN1hjWHh6L05OdHVJOUttUGhZYlJxQi9TSFFBbUovMkhiSng0OEE1djZnTkhQWjVZRXU1 SE85eG5zbTNvLzEzRE4yL1Y3a2VmK0UrU1c0ZWxETlQ2WnV1L0Q4NE9RbmpHS2RHNExDejRtcVU5 MW1GK2NSNVovZmo3QVdvZjRTM001R1lQY0kxQTYvKzlLN3hFYmcrQkg0c2pUeGpVSlBEbTFyckFk UVJ6bGs5OVJrcXFvZUtpYS9jNTNnamNiTnJQZEpxaThKYlRMYVIzaDhVQksyY0FnSWJmYVBRQXVJ SzJEY1dXOE1Bay9Nay9qaG5iZU03VTRtSjZualhCalhiRkQxdkVkQ0xCUS9JUGE0VmRXMjJDZkVY NDByd00wR2F0Z3FOeldTV1loVDJ0Ukcxa1pHV3ZVS0k4RDhVdDIzSkdLb3BlSnMwd2pzRjRFV0VQ dkZ0MHMvTzZOYnA1TWZkUDhab0VnNzhyR1Z0VTEyNndyT0tNaURMQnIvNElhTVJ1Vit6dFRoT1Zk Z3lEZklOUnYzVFg1ckVRUkNuQXVEWVZOVGpiUnM2aUhsTFJKdGNDakRQVS92bUhST1dDc0RxVmVZ ZFluTDNQeWE0dG8wQXBkSG9BWEU1YkhybkkxQUkzQ3lDSFREdDBHZ0JjUTJLSFdhUnFBUmFBUnVJ UUl0SUc3aFMrOUhiZ1FhZ1VaZ0d3UmFRR3lEVXFjNU5BSmRYeVBRQ0J3QkFpMGdqdUFsZEJNYWdV YWdFVGhHQkZwQUhPTmI2VFkxQW8xQUkzQUVDRnhLUUJ4QnU3c0pqVUFqMEFnMEFudEdvQVhFbmdI dTRodUJScUFST0ZVRVdrQ2M2cHZyZGpjQ2wwS2dNelVDMnlQUUFtSjdyRHBsSTNBVkJGem85M29w d0FucFFVNXVKNmhOSTNDY0NMU0FPTTczMHExcUJCcUJSdURhRVdnQmNlMnY0RUlEMnRNSU5BS053 TkVnMEFMaWFGNUZONlFSYUFRYWdlTkNvQVhFY2IyUGJrMGowQWljS2dJM3NOMHRJRzdnUysxSGFn UWFnVVpnRndpMGdOZ0ZpbDFHSTlBSU5BSTNFSUVXRURmd3BmWWpMVU9nd3hxQlJtQXVBaTBnNWlM VzZSdUJScUFSdUNVSXRJQzRKUys2SDdNUmFBUWFnYmtJSEl1QW1OdnVUdDhJTkFLTlFDT3dad1Jh UU93WjRDNitFV2dFR29GVFJhQUZ4S20rdVc1M0kzQXNDSFE3Yml3Q0xTQnU3S3Z0QjJzRUdvRkc0 R29JdElDNEduNmR1eEZvQkJxQkc0dEFDNGdiKzJySGc3WGRDRFFDamNEbEVHZ0JjVG5jT2xjajBB ZzBBamNlZ1JZUU4vNFY5d00yQW8zQXFTSnczZTMrQndBQUFQLy81UEJjRHdBQUFBWkpSRUZVQXdC dHZ3bGJuRmZPcUFBQUFBQkpSVTVFcmtKZ2dnPT0iPjwvaW1hZ2U+PC9nPjwvZz48L2c+PC9nPjxn PjxnIHRyYW5zZm9ybT0idHJhbnNsYXRlKDAuNSAwLjUpIj48cmVjdCB4PSIzNDAiIHk9IjExNiIg cng9IjQuMiIgcnk9IjQuMiIgd2lkdGg9IjEwMCIgaGVpZ2h0PSIzMCIgc3Ryb2tlPSIjNkM4RUJG IiBmaWxsPSIjREFFOEZDIi8+PHBhdGggZD0iTTM0NS4zNCAxMTVDMzQxLjExMyAxMTUgMzM5IDEx Ny4xMTMgMzM5IDEyMS4zNEwzMzkgMTI4QzM3MyAxMzQgNDA3IDEzNCA0NDEgMTI4TDQ0MSAxMjEu MzRDNDQxIDExNy4xMTMgNDM4Ljg4NyAxMTUgNDM0LjY2IDExNVoiIGZpbGw9InVybCgjZHJhd2lv LXN2Zy15bjVQN014TG5VcF9SR1JpQm9jSC1ncmFkaWVudC1fZmZmZmZmLTAuOS1fZmZmZmZmLTAu MS1zLTApIi8+PC9nPjxnPjxnPjxnPjxpbWFnZSB4PSIzNDEiIHk9IjExNyIgd2lkdGg9Ijk4IiBo ZWlnaHQ9IjMyIiB4bGluazpocmVmPSJkYXRhOmltYWdlL3BuZztiYXNlNjQsaVZCT1J3MEtHZ29B QUFBTlNVaEVVZ0FBQVlnQUFBQ0FDQVlBQUFBUlovNy9BQUFRQUVsRVFWUjRBZXpkQlpoMHpWVW44 R0dSRFJaY2d3ZDNDQjdDZzBzZUlDeWF4UjEybDRSZFFvQ2dpME1TSkFUWVhXd2h5QVlXOTJBSjd1 NFMzTjNoUVFMLzMzeHY5VmRUNyszdTJ6TjlaN3I3UGZQVW1YSzUvN3IzbktwVDB2L2hyUDRLZ1VL Z0VDZ0VDb0VKQkVwQVRJQlNRWVZBSVZBSUZBSm5aeVVnNmkwb0JJNFZnV3AzSWJBd0FpVWdGZ2E0 aWk4RUNvRkM0RmdSS0FGeHJEMVg3UzRFQ29GQ1lHRUVTa0FzQm5BVlhBZ1VBb1hBY1NOUUF1SzQr NjlhWHdnVUFvWEFZZ2lVZ0ZnTTJpcTRFQ2dFamhXQmF2ZGRDSlNBdUF1SCtsOElGQUtGUUNFd0lI RHNBdUkrZVo2L0MvM2JGZWxmay85M1E5OFIrdWpRUzRTZVBGVG04Z2c4VjdMK1ZxajFqWDdTWHds YTNLaEhmZXIrNTlUMm1xRXloVUFoc0NNQ3h5NGdkbnpjdGNuaGNLL0V2bDdvSTBPL0VQcmwwT3VH bml4VTVwQVEyTjZXVjBxU3B3a3h2NUovdnhRcVV3Z1VBanNpZ0RIdW1PV09TWDd2UE9sM2hqNGdW RUlpSUJ5SmVZcTA4dzFDemVqRFAyMmVzZ3VCUW1BK0FxY29JUDRpai84N085QWZKTzBtOC9CRXZt V296SEVnOEx4cDVxdUZtcUUyYk82eUM0RkNZQWNFRmhBUU85UytUTkozU2JIUHR3TTlkOUxDNFFW amYxcUl6anJXeW9oN1ZIemlZNVU1Y0FSZUp1MmpMb3gxOW9mNTkzT2hNb1ZBSVhBSkJEQy9TMlE3 dVN3V00zOHpUMFdkOUhLeGZ6M1VHd3lINE9uRHluMllDTHgrMTZ5ZmlQdjNRMlVLZ1VMZ0VnaVVn TGdkdEY5TTBMdUcvaW5VbXplTzV4bENaUTRYZ1dkSzAxNDkxTXozeFBHUG9USXpFYWhraFVDUFFB bUlIbzI3M1Q4WTV6ZUVldk1pOFZCSHhTcHpvQWk4VU5yMWtpSG1YL0x2KzBObENvRkM0SklJbElD WUJnNXorZEVoNmg3eHQ2MlRjWlk1UUFScWUrc0Jka28xNlhnUktBR3hYTjg1YVBlcUtmNS9oL29E WTlZNy9qWmhQeFI2LzlCemhPYVo2VlMyNEw1QW9oNFNzbVBuajJPcm95ZGg0dDRqY2M4U3VxeDV5 bVI4dzlCalEzOGVhblY0SG1HZVYzc1NkZTFtM043NkkybkJuNFdXTWdZTTFJNy9KeFU0WjBFbDJm Qmc4d3Uzd1FFdTNvY2t2WlJwdUg5aGNvL3Zrcjc5eW9TL1dVaTZXRHNiK2ZUclV1VjdkaGhNZlF2 ZUkrL21PNmJWVHh1NnJLSCtWWWF5bEtrUEdzRkkrRlhlLzZYTHYreHpMNXF2Qk1SNmVPKzVQbXBq akkvaGJaUENRamNoOEQ1eDIxVVZhMlY4Q0Q2WVQwK0luVFpmRWZ0NVFyc1lqUGkxa3NGQzdHL0Vm bVRJUWI5bml6MGFZZUkrTHhIT0JEdzY5aTdQcHk2SEJxM1BQQzU1M3k1RTN4L3IzSGdlWVo3M3l4 UHl6S0hyTmdTdEdVU3JWenN4aU9iZmx3MjNSNlN3dnc1OVMraTlReThXd21SanJReS84QWNuQkM2 WE9YanBYZnJQeWY5N0ljOWpvOFQ0THVuYnQwcjgxNGVrZTlQWStpdldWck4wK2RyaHZmSHNNSmo2 RnJ4SDNzMHZUbXR0VWYrZzJFOGRtbXU4ZTc0alFrRVp5bEptbng5R3dpL3ovaTlkZnQvT2czT1hn Smp1RXFQcy9yQ1ZWQmk1NnppNDE1R1h5VXVJU1k0Zjhybzh3dDhtLzM0eTVHT0t0ZFZnUHBqVWR5 Zmx5NGQyTmUrWEREOFFldjdRTnFPdUQwc2lCODRjSG94em8vRXNSclRYTFNSc2IyMlk2eXN6aUkw TnZVUWtyRzJiL2NEa2hVdXMyUVoyTUxSVER1UGNsaEYrMzV4RVh4YkM0R0p0TmRKWk8vdW9wTnpX dnFYTHgrUS9KZTN3eko0OXpxMUdtejg1cVd3dW1ETmc4Z3llMTB4OEYxN20vZmU5dVZJbjFhMDEr eXgvYlNXSEhMRUxxSWY4SFB0c200L1hWUFNWaDBLOXRLYXFRL0RLYXdyNmRmSFpBUlhyZ25HMndv Znl1UWw5VElpYUlOWUY4Nnp4Zld0bzI2RTg3ZnNmU1VlbEZPdUNjZi9RRHlkRVBVaGRUNHgveXJ4 VUFqOGlSRFVUYTlLMHVqNTJJdFl6ZVY3MXNOWGRrcjFPSEdZcG1FU2MxMkx1bjFxME45YVpXZFcr dDdjU3BtWjZEdUtwbzZmZmprY2NMSkMrN3ZGSTlNcDhURnl2R05wa3ZFdktvL1laMHlrWDN1cVJa dXFkSkNETVhNYTh6YjkwK1JnOTFacjN0TlhaYk8ySGovWi9RUUovUGpRYU04SHZTaURNWTAwYWRY eFNZcnhyc1ZibVNYSDliRWpaNnZBTlRIMXZOalJRRDhJaXlXOHpTNWQvVzRXSEdGQUM0bUt2bUhM N3NEN3hZdkFaZmZMbkpHeWR5Z0tUOWJLYXhpYlp5bERubVA1amxQYm5VMGRRRTFnendHaStacFh5 TG9lWDh2UGpmSVhRT29PNVlBQjl2SlBqbUltWDNTbGk5U0IxdlhBU0NqY3lpL09DMGJZWHZ4Qnkw ZU9TdTFFNEVBenZtV1JtUzI4Uld6MXNkV2lEdGlUNHpJZHJSTXU5TkZFcExMbTlWZjhTcG5heTlj L3l2K0loMkRFeUtqWllJSDM5OUltN2I4ZzZSS3lWc2RIaDNlSnJ3aXpPQzBaZFUrOFNRUTlmT01O YlBlcTBzKzQvcFFRcXIxZ3I4eUZ4R1FURXVtQ1dMdDl6RVF6dmRhSFdzN08rL2ZEUmZnT3hsMDQ2 R01JeXpwV0JOUWIvZEt1UWl3N1l5dCtIZmx3OFZJQXZHMXVjT253RHZqY0NnV0JLMU1yY0w2NDND VTJacGN1ZnF2UGd3a3BBbkowOTQ5blptWmYwUTJQVGxkSm5qcmhnRG5Tb1NUSnBNRU12WXgvNVkv Rmc5RjhkMjIyeHNTNFk2aW9NK2tFSk5lcUpkVzYweHlpVFVEa1A2UDc1K0RBWFRLWUZ1eXFFYXVy YkV6QlZUNExQTUkrSHhTRnZySlZSbDRPQnE0RE9vWDc2NEtmcXd2NHk3dGNPRVdJRVJad3JvMjV0 OE5IOTZpcjBlaHcrL2l0dGI5M1NURUpVWC9YSk1LUC9sb0IxQytFR0U5UjQxb204QzBtNk10YWZZ TDhLNkJ4bXJ1L2UrVGtmbjMrdkVvSXZuT05jR2Y2dmpZOUtWUC9FZVc0dzNmOFNsM2NtMXNvc1hm N1VBR1pUK3pVTWhyRDBmdmJmZ21jaURLVVp5VXk3LzA0L0t3bGN0R21HRXVkdHhqcWRQdnplSWVh ZDRyOUhhRFJMbHovV2Q1RCtIdUNEYk9BbEdtV3h6c2M1bHl5TW1aSitmT3FhMHBYYWVlRUtEdVVs eVczR2lNd0gzV09KYVZ0Y0pBUnV5OUFGS05PTC9RbGRHQ2QxaWRFN2QwL1dSZ2lqUGt6ZVgrc0Qx cmpWUlRVeE1pdWozNmtzOU8xR3JIMGNZWWJwOVdHajIzVGVSL2YzWThTQ2ZpcUpKalNYdUwzVmFM Sm42R1lGbjVubmdXbXNqZVpQRW12UUVXdGxYSVZ1QnJZS3VPWEF6TjhoN2w0bzIremcvYklJbTZp MXhwcUxtVWVmQUhNMWVtNWgxMUUrSnQvNlFyMEdDOEsydFIrV1g1UU0zdWRZSzJPOXdLeHBGUkFI N05xQUlONXpZeEZmR2VlZU5mLytLdUhLNzlNUmFHWmhpVnFacGN0ZlZYVG9qcDZwSFhwYnI3dDkv NUFLTVVRdjZEaGFUdFRLbUFxUGpOUkxPSWRwSzhUTGl0bGdPdnhJdjd4OUhEN29XQ3RqZFBYLzRz UG83VmpCakMxa0ptaVdJUXhkWmQ0bnR0T205emUzM1RBOW83SzJZVUd3eFcreU1hdi91eW5CSHVN SWFDUE5WcVM2alVpYmZ4KzIwU2NWNDArbk1CaWFGZjVSM0hPTnZ1MEZKcFdZWFZkamZvd0s3bjI0 ZWwwRDA0ZXRjMXVUOEY2MGVGZkVtUDAwLzlMbEUwYUVVcXVQYlRic1BlWGVScjRGYXdmOU01ZzVt ZlgwZVgwWCtyMFBvMXJxL2V2Y05oa1F1dXJ3SFprTi84MlFlT255aCtvTzE0c1JIVzdyV3N1dTE2 Wm1za3ZsT1ZNdHhtMEtIK2RhWXdSaXQwTkxZQWZOTGt4YlBzd0cwK0Z1NU1Nd1kyaCt0bEVZMVlh UDBDNFBINlNYWGR3K2lkN1hxTGt2ay83V0NLd1BXK2Yyb1RzWDRjRGh1alQ3Q3Nkb3pTQmFlZmE3 cTcvNTkyRi9Xd3F4UmRPc1NsL2IxWldndlJ1N2F0cE9MSVZUR1gwVHgweXkvdVAwdUJrczVvYzU5 OEpsNmZMdEpDT1VXbk1KQnVxbDVwOWplNFplbll0Wmo3Tm1haVFNdmkvUHMzcStQbXpLYlZadlhj NzM0enY2OENReXk0dTFNa3VYdjZybzBCMm5LQ0NNOEx4a1V5UnVxazk4Uk5RNkZoYU51R3pQbzdl ZlNqdUdqUy92WlhmUStKQjZ4b2I1cjFQL2pHM1l0Ly9aVTJBL3M5QXU3VXZ3YkVPMVlIZlA3QXlY VElncE5LWktnTUwva2tYZGVEYUxxeGhpYTRqUkxpYmIvTnRzQXJrdFhHTitOak00dTlMeUxWMit0 WlZXRjlzc21wRGpua3VlWWV4RGdybGZKL0EranJOWjYxRHdzc1hjQWNZKy9keTZXN3FseTIvMUhM eDlpZ0xDcmdVTVk0cU0vaXplK1hCNnRSRm1iTysrNlgzL2dXN3JRQzhoZlhLZnptNk55MXdRWnla Z0p0SEtvc2VsRW1qK3k5cWVSemxPbWRMVHNyZVZaZWJTNjMyZGxCNUhXZHZLa0lkcVpsdTZxOGEv ZVFyd2pMSE9yQ1VaR0hEZk5IazN6QUx0SHJNdXBqKzN0V25jTUVEQXduRmJ2cm54UzVaUDVkTVBL clRKbXA3MU8ycXlYY2dDc2Z5TkRGaHNtbWgrdGdYNzhUb2MvTXdoVlFjWXFZZ0pESnRQRENMc1VK UnZMaTFkL3R4MjNHZzZnTjVvQTI2Z2N2cHAwMUVmYjg5TWZNRDArNFNIN2Faem11YWpzS0RWcHgy bnZuM2NKcmNYMm5iYVRXazJ4VkVMV1E4eGNyVDd5RWpLNk5PNmhUWTVaV3F0WkU2ZlU2LzFINlNa MTlSKyswM3RtWnFtYjBwL21UaTYvSDU3Szhhd1Q0YTZyVTJZRHVabFo1ZkY1YzlJQnVvUmJkQ2Yx bTMwQlFHZHFJMkdrUE0rOVltVVlUVGJoMTNXdlhUNUJLTEJWOTgrQXkvYlhYZWwrL1NGeEExajVj ZTVNcjdqL3hxZnJlU3hKbzF0dmphZldIZURKYlduYjJETzk3MTArWk1OUHJUQU9jemkwTnE4ci9i OFZBcDY2OUE0QlNZZzdPUDJRU1g2UnMyNFU2TnZqUGFKdHhpTUlWbG9zNFBIMlFxalZpTXBzNmcr ejZtNXFSVmc0TG1vSnVqZnVaY2tBd0tISVkxTzFXbldSLzMySmFuVXBnWnFGbW5pM2NuSTArdnZa YWFtWSsrRGxpNS9IMjNjdFF3Nzhtd2w5ODV2eTBzb1VMK1pSWnZoMnowNHp2N0hNcFl1ZjZ6djRQ eDNzb0RRR1hhOCtLaTVlM0pRYnB6bTl2SFg1YmFnTmxXWEJiYXZTb1JUcUppVmp6L2VyWVl3dkxD MnNqWEhZU2V3T0czbXA1V0VvOTFDM0V1UTJZS3R5MDVvRThwR3AzUHJrV2RmTTRHNWRkNHA2WHdq dmxXRG9VL05RM3ZIWTIwMCtKN1p4ODhrbFRORXNkYWFwY3RmVy9FaFJBRHFFTnB4azIyZ2luR0xa ZDhHdUJBU043VkkzTm95eGN3dDJEbUw0UFJzU3pkbFV3dFJjYml6eVFLODZUK1ZqRU5WVSttUExZ dzZadW50clEwVG8wK3pNdmNpYmRwT1NaMW53NFB0cGc1K09ZQnBxN0IxRWlxT1Z0NlViVlE3cWt1 b0RLZlNYaVpzNmZLbjJ1UTB0NW51VmNsM2FHZldWQjB0akxyWTlUUFdHZjA4OFBzbXdnQlFuOFE1 YVh3VEJscG1JWk1KdXNDbHkrK3FPaHduUm5nNHJibVpsbGlzL3VoVWJaRTQxc3I0T1A5bmZKaERy RWxEeFVEWDNrZU9hb0krYnBQYlFTenJDSDBhNWZkK0M4ZjAzSzdwNk1NdElEODhBWFpVZWVuMXF3 L0Z0UnQwNEhUemRLcEpNc3NZOGZiNzlwVTVSNC9lRjQ2Qno1M1o5UG5tdXE5amUydHJpeEdxUy9h YXY5bTIxSnJCdldnQ3JObVlaV0JPVkJtZm5UQXpQTzlYbkZ1TnZoN2ZKV1ZpcmxzenowaXdkUGxt U09yb20rSWI2djNYNGRZT1F0bzlTOVI5MWk0SWF0K0g5M3BzZysvT3RSeHpjVjY2L0xGOUcvekxS MkVreTlkeStEVjRvYXc5akMxOTV3U3N1NnNsVVdkR1pYWXRjVGVpRTc4TVk3U2doNm0zY3F3cGpD KzB0cmpLb3FWaCt4Q01zRDQ0bmllRUNBSXZjWnlYTnZUcVppQ3RBR3FjWFFXZkxjUGExY3JZdDIx bkNyV0NjcGZjM2tvb2oydFNSdnF2a1lyTllKeit0VmJnWFVqUWxZd3pPSDBCbm04Y05QVHhVMjYv QzJGTmlycE4yNXpDSnF5bFhiSjh3czEzcEo1R3podnMydjZXZDE4MkFVMVErejZvWm0yQkhkVlF2 aXNMNFplcGMrbnlMOU9tdmVVcEFYRTNsS2FhMzNpMzk5d0ZINmVpTjcwODFEam5pVy85bzVzMnVy M2xuVzJOVjJ1WTB0cDkxQXJ3a1Z0VWIzNjJiWDRPYlcxVFgwaUxNRzBMdTl5YmlIREFZUG8wTGxq ci9kdmM2aUVzdDZXN2JMelpVaHYxTGJtOTFlR3ZjVmNOZ2VGbmFlZTJuYUFrWkxlbGR3VjFud1or bUZvZnRzMXQxbWlBWXN1cEFRNzFZc3V6ZFBuZXgxWVhaS3AzMmdBQUVBQkpSRUZVMjdaYUF4L3V1 YVJQSFZBbDlHMGtjZExaak16NzM4b3dPREF6cGk0MWlLSW03dU5idXRFMmNMSklyZi82T0x2MmVw eVhMcit2KzZEZEdPQkJOL0FhRzRmSnV1eHJIRjFnK0p1bW9BNzFlSmxiVTcxc2ZoT2grZWZZVkVa MkhmVnA2VS9OQmxvWTVvN1JORC9ibHNvK2piQk5KTC9wOXFZMDRvd0c3UVBuYm1TVXBaM052ODAy a3AzREZMZVZNeFZ2Vk4vZm5HdjNrbEh6Vk5xcmhzR3Naejc2K3NkbkZOcVNZSGpiRmtKYldrSzVI eFNZVWZiUDJkS3RzMGRjcE5PUFRmV3pkUG42b2Y5K3FHOHdkeGhveXh4eWRvSkt6M29aQVdNRzVG Ui9ld1psVUYxWkUzcEFQSFlpVVNYdE1pZ3pvT2hWcUNubWdsbTYvQXVWSGJLbkJNVEYzakZpTVhx NUdIcDJaclJpY1hnTTU2ZGVjQlVEZHlNL1lHSjYzZnliYkIrUG0yRDc5RVk2UmtYc2xwZCtlMlM0 bzcrbG5iS3RwUkNBUHRxcCtESE1GUS85eDY1OTJxbTlZOXJSMzlLTzRmdnlLOS9JWG5rd3NzMlVl d2thVlNSd3RQQTh0eTR6UStjQTVxUTNheHh2R3pYYW5Uc0tKMHljNzJsMTZUOU11L21YTHArNjlm dGFaYmRzZDVtTmR5bmRpcnJOSW9ndE5HUDZMZElpODNnTmpTM0dyclJwYVFoeE04cm0zMlpUbC9i Zmpoa3p0V3JMdDNUNXJaNkR0MHRBWE93aXpNWVAzZEJaOWpHWXF1dXlNWWMrbk52SXhnVmpYbVIr NUFVMy9mWGk4cThqek5adUY2YzkrelFXUDhjUHpReG4zTW5obzVqRFBDeDJlcTZwbVkyUFVqdjYr cmxoUUlmTjNVZzduVlNmU3QvU0dQVTZOUXVERnJadnU5L2U2aW9KZ24zZmRiVHluR1p1YnJhWkhM WE5KZ3lrUXc3eFlXNmpRSkYzNnR2ekx0bUUwQitZcEtyeks0Vm1COHBjUjRTbTIxeVYzZEpRbTVv MU5QL1M1WHRIdGIvL0ZudzdEcUJTMjdSMlRObmE3VHB1ZzVBKzNyMW1veHBYbjFodjY5TjV2M3Zo Mk1mMWJqaTZhNjBQTXhQdkJjN1M1ZmQxSDdSNzZpVTk2QWJ2cTNFYnluRmkySS9rRUJaOU12cC9V OTgrckxtTllESEY1bWRUVGRsbmJlKzgwYit3bmpEUUwwMkFGN3Z2QjZNK0Y0aU5LaE5xbjFGb1lC NE9DZEZWcDZqYkRJSG1aTFVwdGN2bWJrdVFBS01wT3VzNEx4alA3NW9FTTZRV29aM09BR0FDNDNa UEg3aFpsaEVyd2RYeTdOc20wQ3dPdDNKSFZWd0wzNWVOd2ZacUgrVzZNTkdpSjhITFB4SlZuQi9B c1IzWkRyQXhYajZxeURHY0g3T1NsN3VSbVFHR09ONmxKTjY3WmVIVm1nalZpREJrSVYzL0VRcjhq Wll1ZitwYjhKNDZkRVpWNjlsYlc1cnRYZkpPT2Vuc0hXdmh2Z1hmSXNIVHd0aWV5UzZ4WHBBU1JO UnBUclI3NzZVYnlYY0N4MzZqQjJGbW80Y3lXM3J1SmN0djlSeTgzWGZHd1RmMkdodm83aHdxbHI1 S0ROQVBCMDB0V0h1aDdQbDI0Mm1meDR0djc3d1gzS3lBRURFcXQ5dkQ0aHJoMGFmM3N2cTFOa3l2 RDI5dXAzWEhXUVNtYkxTUGlWRkxxY1BDSHVGa1p3MEJRcS9ieW5DQkd1YmYvQmlNWjJ2KzNuWlZo N3ViZktoOU9MV0JhYm1SbmZyVWF3Um1FZFJsaDMzYWZidnBtczBnV3JsdzdaK25oZS9MMWxlRVls K2U3OFk1R2JmYllyZ3dRR2FOMWlpTVFPM0RiM21jWjRGUDg3UFhNVEhQWWtmZCtDN3BaOWVOS3dm ZXJUNXRzSTI1RjBUZUkvVjdMOVRWMDlMbHIvc1dxSFRNaEF4ODJudmpHU3hzZXdidlZOOU96MkRH dXU1Yk1GZ2FCYW52elRkaU1EWFZML0NBWTErUGI0WFE2TU80bHk1ZkhRZFBYdlNEYitRTk5CQkRw NjhmR2FOWmdaUFhVd3pWUzI2SzdPTWRtNHdaR0FYU1JkdFpNcVY2d2tSY0ZrZ3RNT1p2ZnN6ZGgy UnJYUXRydG5NS0ZyclZZV0dQanI3dlgzbXNqVmcwOUpHMmZQYnRtM1kzLzJqN1FLbW1SaXlVYlVx dlB2V09ndFB2YTQ5Q2RpejdNbjZxQ3RzLzVjV01iUkxnWG9vdzFFZW1jTThUNjRMUnJ4WklZWUFz bWxwYzdSTVoyVnRzSGJIWUpFamJ1K1FDeWI0c2JqakR1OVUzenY0d1ZpTjFxaTNwcCtnbXkrL2ZH OC9RQy92V1ZzL2dYZlZqWFMyc3M4K2Qrc1VPUGdMaFBLRDdONmRmSkhkQTFocVBiNE8vcDZYTDcr czZXTGZPT3RqRzNYREQ2TFduRnF3eDZIRVUwcHJxd3pQRjlXTS9EcSsxOEcyMkQ4RW8zMGh3VzFv ZlBoV0xCY0Z0YVZ1OEQ4RTAzelRlNk5aaVpZdWpZdktiRnMwL1pSdWxFemhtSTFQeFl4aUdTaDIz eXc2cnNZeDFmdXFySnFDcHp2cG5XWmZucXVINmxZcVJPbkJ1V1hBbWpLa3p6RUtNbFB1OExvMGJG OEQ3ZUhVK01BSGVKWU9IT0xjYWRlZ24vWTNCYmNwd25lWHY4aTIwWi9EdGJYc0dNd1VIRlEzYURP bzJQVzhmcHoxd05WdFhSaC9YdThVdFdYNWYxMEc2UzBDczd4WXZKNFpnV3Rxbm91dDBHK3lVTGxV NlB6QmtVUTdqZmFNRVVDbGhGbkd1RFBVTUZZSVhsR3JBYndmVEdhOFNiSEY4ZCtLTnBGM2hZTWJo aFUvUXlvemwrOGxIZDhwSWdHblRFM00zb2tZeTZtcitLVnQrTXlTektEcmI4WmtJTERkbkd0MC9O QVhzOHNFbStTeURvZDYzUzJtOW81OE5kVkY3ZDJJV0QwNnBuay8vVS9mMEkwK2pYak04UXRoWkJB TFpsUnZlaDJRNzA5WitGbVlCZTlzVkQvSjZsN3dqNi9xYXF0STdCaGRsdXJsVWZYUG91c3IzTGRq TnBaMkVKYXhhKzJEb0FKK1R6czV1bUpIdCtneUVpVmx3Kzk3R090UW5UUDNhb1QxdzlmeXRIZXRz YVpZc2YxMjlCeEYrN0FMQ2ZuUlRiQ1BLUnVNUGlWd0ZhQXZXemcyMHNwdHRqLzgyQnVqRnQvM1ZD SVJLcWVWbDIrbmo0Qm45SjRaOW1UWXEzN01hMlZJN0tMZlJwdklKUHJPZ2xwWk5aYUc4YmUyUTE4 ZEx2ejArazEwMEZ0ZjdFWDNiOGFRTy9hUy90dFd4S1o0d2NMVzI4aEFWdzZiMFM4UjVQbXNFWnBG Mkoya0hzcFpqa1pocWhJNGRZK25ydDNXUytrbGE5QjhUT1c1cFRkQ2swVGZyK2hxejg0NVpFQi9y bkN4c0l2QTZ5aWNndFpOS0UxWXdRRENrYnJQbzc4SkY3OWhFRTdjR2VZYjJ2WTExcUUrWStyVkQy cTBGRGdua1diTDhvYnJEOEI2N2dEZ01GS3NWaFVBaFVBaWNJQUlsSUU2d1UrdVJDb0ZDb0JDNEZB SkRwaElRQXlEbExRUUtnVUtnRUxnTGdSSVFkK0ZRL3d1QlFxQVFLQVFHQkVwQURJQ1V0eEE0WEFT cVpZWEE5U0pRQXVKNjhhN2FDb0ZDb0JBNEdnUktRQnhOVjFWREM0RkNvQkM0WGdSS1FPd1A3eXFw RUNnRUNvR1RRcUFFeEVsMVp6MU1JVkFJRkFMN1E2QUV4UDZ3ckpJS2dVTGdXQkdvZGs4aVVBSmlF cFlLTEFRS2dVS2dFQ2dCVWU5QUlWQUlGQUtGd0NRQ0pTQW1ZYW5BdzBLZ1dsTUlGQUkzZ1VBSmlK dEF2ZW9zQkFxQlF1QUlFQ2dCY1FTZFZFMHNCQXFCUXVBbUVOaUhnTGlKZGxlZGhVQWhVQWdVQWdz alVBSmlZWUNyK0VLZ0VDZ0VqaFdCRWhESDJuUFY3a0pnSHdoVUdZWEFCZ1JLUUd3QXA2SUtnVUtn RUxpVEVTZ0JjU2YzZmoxN0lWQUlGQUliRUNnQnNRR2NtNCtxRmhRQzE0YkEwNldtSjRUK3JhTTNp N3ZNSFl4QUNZZzd1UE9QOE5HZk9tMStVT2k5UTJVS2dVSmdZUVJLUUN3TWNCVy9Gd1NlUEtVOElQ U3pvYzhJUFZPb1RDRncwQWljUXVOS1FKeENMNTcrTTN4V0h2RnJRL2NPbFNrRUNvRnJRcUFFeERV QlhkVmNDUUdxcFNzVlVKa0xnVUpnZHdSS1FPeU9XZVU0QlFUcUdRcUJRbUFyQWlVZ3RrSlVDUXFC UXFBUXVETVJLQUZ4Wi9aN1BYVWhVQWdVQWxzUk9GQUJzYlhkbGFBUUtBUUtnVUpnWVFSS1FDd004 RFVXUHg1MCtxM1UvVnloWnA0bGpvZUVmaXIwVDZGMklPclA0LzdXa0VOUlR4bjdLa1lkNzVFQ2Zp ajB0NkZXeDcvRy9hdWhSNFZlTXZSa29VMW1mSlozSGhKL1V2eXRiUFlYeFcvcjY0L0c1bS8wUHZI UE1TK1JSSDhXYXZuWUh4ei9IRFBtL2Mxa3VsZG9rNEh6R3liQlkwTi9IRkpmSS8zeEhRbDd4OUF6 aE9hYUViTysvMkgrVFNsSVA2aEgzK3lyenozL0UxTzJjaHVwNSswU3RxMmZrNlRNSVNOUUF1S1Fl MmMvYmNPTUhwcWkvaUQweU5ETGhZVEZPamNZNnh2RjlmV2hQdzI5YVdqWEQvdWV5ZlBva1B5ZkYv dFZRMDhiYXNaNzlzTHhQRGowODZFZkRtRmFzZlptL2lJbC9XQ29OMjhRejFPRXRwa1hTWUpuRHZY bWxlT1prL2NWazY3UHF3MS9sTEFwWXplV2czNXdlbHdTWUtMUEZyczMrdVAxRXZERkljTEN1US80 eHJ1emdmdjdKWmZ6SS9lUHpSL3JUTiswUG45M0FaZWs1MCsrcnd1OVVLaVpKOFh4OXFHdkNCRVlz Y29jS3dMdGhUblc5bGU3TnlOZ0JQcGxTZkx3VUM4VTRwMDBHTkUzSk9ZRFFuT0ZCRWI2YzBtUEVj V2FaZVRCdE9TWlc4K2NnbzI4KzNTdkZNOXpoTGFaMTU5SThBb0pNeU9LdGRabys1ajNHNVA2WDBL amVjNEV3SFlYaHUvN0pGQUlWQ1AxRkxHVGVldWtObXRUVHB5M21kOUx5TGVGTG1NSWgyOVBSc0kx MXJsNVV2NmJRWlp3Q0JDbllOYTlPS2Z3YkhmNk14aXRmbnBBd0NSaW5Sc2Y4SS9FOWJtaEx3Z1p6 Y2U2elh4TVFveU1ZMjAwcjVKWURPWjVZNCtHMnVFeENWU1hVZWJmeGQwYjc1NVpoOWtOUnR2SFli QlVJdklpYXBzKy9zZmpFZDdvZStKbkNCMU1qeHRSOWJ3Z3h3WjYrc1FSQnJFdW1PZUxyMmQrOGQ1 bW5qc2hyeE5xeG9qL0o1cW5zekZUYlRRejZJTFBuWENCajJmQldLbWN6aU82Znk4ZXQvd0VYcHl6 akQ1NVJGTENPZGJaWDU2ZG5TbGZ2Lzl5M0l6RGh5TzJ3cmNSWVdlRzArUGozU0ljcVB0cTVyQU53 U09KYnkvUGtUUzNtcmtEQWxRWDFBaXkvSFArUFN4MHo3T3pNK29mZHhuNW1GODZZUmpKZDhidXpk UEU4MjZoa1hFbmFHVXd2UytKN3hsRHZmbk1lSjQxUktYMExySFY5UmF4eldibzNYOG43dDU4WWp6 V1AyS3R6RC9HaGJuSml6REhCSzNNLzQ5TGVLUFBqNTlSdHZVUGJrUkZkRitPRGZROGladFNkOG43 VW9uYlpJenFDWktXUnQyLzBUeTNiR3NEbUgvUFRFWDlVdjVwR3dFRkg4OUM1V1RHbzE3cktVbXlN akRGbExWM0ZiakJvZS9hclBIVGtvNHdVNzUrSjNDMCsrTVN2aXN6MTQvNi9YN0oyd3poOFA3eGxI QUlDS2RrU2tDY1VtOU9QNHVSNDJzbnlzS3UwV3FjRjh6dnh2ZFdvVkZJV0l2QVZCSjFtOEU4UHlL aFBkUERKQjZZTU9zTUZuemp2R0FzWEZKSm1IVjhieGZqSGZ6dytMZXBjNUprcXpIelVFZWY4TFhp dVVkb25URlQ2dGNRK25UYjFqRE1IakRpbHVkYjRpRGNZcTJNeFdibHJBTGkrTXJRcTRWK0lEVEZv SDhoNFlUSHA4VHVEY2IrZ1FubzY0eDNvL25DeEZwdy80Zll2U0ZNLzdBUG1PRW1ITDRxNmZxWmtI NG5IRnlITXZVc1NWN21XQkh3Y1I1cjI2dmQ4eEF3YzhDSU5xWCtxMFJhd080LzhHZFAyRG9CZ1ZF UktrbXlNdXFod3VqTFdFVjJEa3pKd3FoRjh4WnNUV0prb2kxdVYvdkhrdUh2UTgwUUFPdWVReHBN bm8yb2QzcVZpeG5DT0VPU0Rwa1pZT0xjU0owV3FMa2JZYWp2Mmp5M2JET0Q5NDBiNXJIV21qYnJN MXZxRTcxRFBGTXpuZ1RmWnV4Vys1eUVLaXZXbFl5RmJiUERFZzVYZ3ZGS21hODljd21JYTRmOFdp dTAxZEhDNkp4S2Z5V0ordDAzMWpEb21oTjhtN0d1MFROT1RJK2FaNXR3YUFYOVdod1lWNnlWZWFl NE5vMzBFejNML0hwU0dZSEhPamRVTnYwdW0vUEFXLy9zR0xLcjY1YjM3SnZqc01nYzY5eFl2MERu bnVIZkM4VGY1N1grNGJrU3ZESUVueGxUQzREUFI4WXpOY05LOEcwR1k3Y2VaQmJZSXFtYXpPNmFm NVA5TTRta3lvcDFKVU5WUlUxbE50UVg5RUh4MU13aElKeXFLUUZ4cWoxNzEzTVpUZmRNLzY3UTZm KzJpVkkzVGNmZUhXcmtUR1YxZDhqWkdiWERYS2JYOHRseFJDWFUvTnRHK2kzZE50dHpXRGh2NmFo aitsbENDMmNUSFAxbzNCb0NFb2NJU2UzaUhzbnNvUmVTVkhUanJFQzk2bTk1TGE3YmtkVDhjMndN WHRsOTJtMXFzNWFXME8rRlN3dmZ4U1ljQ0lIM0dqSlJkWDFxd3VYYWYyd0FBQW9aU1VSQlZBaTlX R1ZPRVlFU0VLZllxM2Mva3gwMVBSTytPK1oybDlIcTFCckZtSkxxNmNXR1FDUFZJV2lybHlxbkYx NmJSdnBiQ3hzU1BENytubkZoNWdSYmdpOFlxaklMOGdLcGlBaFVUTFhYMTFzcjZKbTh0TlpnZXBX WXVoNHZvaU1xR1JzQ3VxQXpLaWdDckEvYjV0Wi80N3FLelFWbVA5dnk2aGR0MjVadVhmeFRKZUxE UXFOd01Bc3E0UkJnVHQyVWdEanRIaDRYVFBmeHRQVDUxQnl0TEF6SURod3FvMTNvazFPQW5WYXh6 ZzBtVEVpY2U2NzQ3eGVULzdkRHpieE1ISFpyeFZvWjlmVm5HQWdzS2puNSt2VVJLcUp4QVYwNyt5 Mm42bk5DZlZWNEhHWWYvVW4yQkoydDIxWXNiaFBKUjFDME5QRFhEODIvenA0ekkxeVhWN2gxcFkv aUdNaXVzM1VMKzBQUzhoNHpBaVVnanJuM3RyZmQ5UmJiVSsyV3dzalZDTHJsd21odDB6VEszSVdj dGpWQ2JlV3c1MjdobEhZVG1abVlEYlEwbUZtLzQwbzRwby81Y3lQblE2akowRThLdUVYV0dtenB2 ZVU5dHl4ZTJ5WjY3c20vbGpmT2xhR2FHV2N0djcrSzNjMWhSbVBCZWJkY1oyZC92V3VHSWYxOUJu L3pXbHN4S05EM0xhenNFMFRnemhFUUo5aDU5VWhyRVREYUh0VXkvV3hCUmt3ZjgrZEcxaDdNaHVU dGQzMVJRVkZGU2ROb1hGdjRta1RJRyt0YWpEYk5tVUhzc3pHMktmZmwyWnJjQzlnK3J0d25na0FK aUJQcHlIcU0yeEJ3dU03SjVoYng2bkdZL2NRNk4xUkVHQzFQVzMvZ1JtWUVCQVUzSWhEWVNCa08v SEVqMjNaZE5jSjlYYVJ0dTY1bFhLVnR6bVBBeXgxU3JSellmV3c4NHl3cFFXVk9CWUVTRUtmU2t6 ZjNISFQyUnJQVURWY2w2eEw3ZWhJSHdXdzliZVhacldUWEVyOTIyZ25FamRyNkF6ZWltdk5jM01o MlZvS0JXeG5LNGtiZm4zOTkybmdYTjlSTjFFNkxWNVFLQ0llSHhiYkc0cXhNbkN0am9YN2MrcnFL M0tPamlyb2hCRXBBM0JEd1IxeXQwV3ZmZkl6VHpxWSs3QkRjcnJUR3ZGdGJqSGlicXNqNnc4dTNp TmhtRE5ZZTRqdzMzUDA2aEYxYmJjM0JTRnBaNXduemp5cHJ4Q1RCWjNhRmFRTjNJNEswdVhleFlX elJ1K1doN3BtcXM4WHZ5M2FYRitIZ1daVHBwbDVuWHJnYm1VVzRHcVQ1eXo0aEJFcEFuRkJuWHRP aldHajltNjR1ZHduUjUzZEJCK01jdDd0YWh6QjdJQ2hldEd0bFczOW9RWmh2dnc3aEdXMHR0VGh2 MU56U09XUFFDNkVXemlZY3pFeTRHMW5jYmU1ZDdKZE5ZdTJPZFc3K0pQK3B0bUl0YXI0cnBUZmhF T2Nad1duYnErczErSkVkVlhZNldaVG5Mem9oQkVwQW5GQm5YdE9qdUMyVittWlZYUngwOGowRFM5 QldnK0hhVG1vcnBsdEZYVW5lUnVsYk04OU1RTVhVYmk2VnhhS3EyWU1STDJZdmJGeC9FSWJNS2dn S2J1Uk1nNjJ5emtYd281L092MUVJSk9qYzJHSk1MWFB1dWZXdlYxWGRDdHBxYWVkckRLa2NuaHNQ NVExSkZ2TVN1cll6OXhVNFdmK1dmVUM1VHdPQkVoQ24wWS9YK1JSR2taaEVYeWZtY084K1lJdWJN SEd6cUtzODdwVzBEd2k1WmRUaHNqajNadHl0WkhiUUNqUnJjQ2FpbndWZzhNNC90RFROSHRjaFhB bittb25VM2xqbjVnbjViNllRYTlMQXFkL2RaTnRvditBOW1Xa0lKRlRlWkFpekFFOEFEY0hYNGlV MHJSVzUwcVJWcUQ4L0laNStWMWk4Wlk0ZGdSSVF4OTZEMTk5K0RNL3ZGL1JxQmdmQzNNc3pWODFB LysvSGd2cldZM3JqVmRsOS9HWGMydXBLajViWGFOd2hMK2NZV3BpWkFxSFgvTTBXMXE5RFdKaTI5 Ny9GWTVSOTJTMjh0K25ybGQvQ01OSVBpY2NzSnRaV0EwODNzZlpySHRSYWZpdGphK1lGRXhDcTFF cDlGUmJ2dFJYR2ZYaTVEeHFCelkwckFiRVpuNHFkUnVEN0V1eGl1MWdyNDVBYy9UU210Z3FjY0Rp MFptZE1mNDhSWWZQWlNUdDNWT3lYNzVKOGxuSGRTTC9kMWU5Y21FbTB6R1lZQkVuek41c0E2TmNo dE5zTW9zVzdrb09xcC9tbmJHb2cxMjMzY2RZaC9KNkNtMTc3OE5FTlI3K1Y4VFpEeEdQajMxWnZr aXh1M0wvVlgyeW9RZ0wwL2h4RnA0RkFDWWpUNk1mcmZncGJMTjNIWXpUYjEyMVVhVDNCcnA4K25O dm8rWFhqTUtJZTFTeHVncVd1U2ZTa3dXajdDRXpURHhMMVlldmMxa3VzUmJSNGdxbU5jdGV0UDdT MDJrcFFOSDl2dTBDdlB4ZlF4L1Z1d3NCT3B6N3NqZU54Y1I4ODRCTHZCUU0vczVPSFhBZzlPNlAy OHJzZTY5bzBKRi9VNngzd2cwTXdiQlhoSjFSTmg3aXJyYld4N0IwUTBLRTdKSytraGNBS0FlcVg5 NHpQNkQvV3loaEJHdUc2N3VMTEUycEJrMjBVajZtT2F4V1lNTUhTNzVaSnRndkdYVVI5Z0dzek1F czdxcHhCTUVwZmQxVzROUUkvNU5QbmIyNnFrcW4xaHhhdkR1VTNmMjlqNEwxL25WdjlabGZLNnRQ QUFSNTJoQkdxRFNlNHdjODVqVDQ5WWV6TXdhYjI5dW12dzYzdlhOclgxMlVEd0lNU01DWDRFbHpt bUJBb0FYRk12WFY0YmFWbWVQTTBxeDlGeG50dWpDTGZOaTdNa1cza0h1OEY0NzRrUHp4a045T0Zp TUZEcFRVMVdyZjJZV2NScHRTZkV4aXluOW1LT2pYcXh1Q3NOWXpwbTE4Y1Fkajh6Y2FrelFDYWY1 c3R2ZG1DMjF6SHRCYm1MZEkzbk9BMnBubGlBc3k2dERmT2d6RlVjNDlPYTBZQmJqMnFWOGNsU1ps alJLQUV4REgyMm1HMTJZSXBsY2o0eTJlYldtbTJZRUhUS05rMjEwMXB4ZmtCb0lmR01jNVdFblJ1 WFBMbk1ObTVaK0tmRWJrMWd6RnEzZnBEUzBlbzlPc1FMWnhnTTlKdi9qbTI1L1JyYkpnbjljeWNQ SER5MDY1Mk1vMWJadWZrdjQ0MGRvcDlhQ3JxKzhZbGpCK2ZzRzNyTEVsUzVwQVJLQUZ4aGQ2cHJD c0VNRCt6Qk50Vy8zdEMvU2pPZUZlUXcxMlBTNXgwbUxsekQzTVpwWkVxTlpJdHF0UlZZOWtPYTIw NnBXd21NSTYrelhvdytqUnBvNUdQb09nVHVaeHZET3ZqMTdrOTd5TVM2WnB6T0ppQndTVkJLOE12 WER5YzZQbm4vRTdIcW9BYmNGRGhQV2FvOTM3eFUwSEdLbk9zQ0pTQU9OYWV1NzNkZE4xKzZZM3V0 OUhjbnh0VjJsWHpLOE9vK2xGeE9FeG0xMDlyQjV2cXhPS3NtY1psR1o2WnhBTlQvbGkySFQvVVVJ bWFOQVNNM1V2YTBZaHFaNDZhU0xuS2IvbllYenBaeS94QXp3OEhCOHpnb3N4Ry9NTEZTemUzMUt2 MjMxWHltK21NK0hvZXU5WG10ci9TSFNBQ0pTQU9zRk9xU1lWQUliQTBBbFgrSEFSS1FNeEJxZElV QW9WQUlYQUhJbEFDNGc3czlIcmtRcUFRS0FUbUlGQUNZZzVLbGVhNkVhajZDb0ZDNEFBUUtBRnhB SjFRVFNnRUNvRkM0QkFSS0FGeGlMMVNiU29FQ29GQzRBQVF1SlNBT0lCMlZ4TUtnVUtnRUNnRUZr YWdCTVRDQUZmeGhVQWhVQWdjS3dJbElJNjE1NnJkaGNDbEVLaE1oY0I4QkVwQXpNZXFVaFlDaFVB aGNFY2hVQUxpanVydWV0aENvQkFvQk9ZalVBSmlQbGJYa2JMcUtBUUtnVUxnWUJBb0FYRXdYVkVO S1FRS2dVTGdzQkFvQVhGWS9WR3RLUVFLZ1dORjRBVGJYUUxpQkR1MUhxa1FLQVFLZ1gwZ1VBSmlI eWhXR1lWQUlWQUluQ0FDSlNCT3NGUHJrYVlRcUxCQ29CRFlGWUVTRUxzaVZ1a0xnVUtnRUxoREVD Z0JjWWQwZEQxbUlWQUlGQUs3SW5Bb0FtTFhkbGY2UXFBUUtBUUtnWVVSS0FHeE1NQlZmQ0ZRQ0JR Q3g0cEFDWWhqN2JscWR5RndLQWhVTzA0V2dSSVFKOXUxOVdDRlFDRlFDRndOZ1JJUVY4T3ZjaGND aFVBaGNMSUlsSUE0MmE1dEQxWjJJVkFJRkFLWFE2QUV4T1Z3cTF5RlFDRlFDSnc4QWlVZ1RyNkw2 d0VMZ1VMZ1dCRzQ2WGIvT3dBQUFQLy9rRGlpaUFBQUFBWkpSRUZVQXdEb0g3cHFBWjRvZ0FBQUFB QkpSVTVFcmtKZ2dnPT0iPjwvaW1hZ2U+PC9nPjwvZz48L2c+PC9nPjxnPjxnIHRyYW5zZm9ybT0i dHJhbnNsYXRlKDAuNSAwLjUpIj48cmVjdCB4PSI0NDkiIHk9IjQyIiByeD0iNC4yIiByeT0iNC4y IiB3aWR0aD0iMTAwIiBoZWlnaHQ9IjMwIiBzdHJva2U9IiM2QzhFQkYiIGZpbGw9IiNEQUU4RkMi Lz48cGF0aCBkPSJNNDU0LjM0IDQxQzQ1MC4xMTMgNDEgNDQ4IDQzLjExMzMgNDQ4IDQ3LjM0TDQ0 OCA1NEM0ODIgNjAgNTE2IDYwIDU1MCA1NEw1NTAgNDcuMzRDNTUwIDQzLjExMzMgNTQ3Ljg4NyA0 MSA1NDMuNjYgNDFaIiBmaWxsPSJ1cmwoI2RyYXdpby1zdmcteW41UDdNeExuVXBfUkdSaUJvY0gt Z3JhZGllbnQtX2ZmZmZmZi0wLjktX2ZmZmZmZi0wLjEtcy0wKSIvPjwvZz48Zz48Zz48Zz48aW1h Z2UgeD0iNDUwIiB5PSI0MyIgd2lkdGg9Ijk4IiBoZWlnaHQ9IjMyIiB4bGluazpocmVmPSJkYXRh OmltYWdlL3BuZztiYXNlNjQsaVZCT1J3MEtHZ29BQUFBTlNVaEVVZ0FBQVlnQUFBQ0FDQVlBQUFB UlovNy9BQUFRQUVsRVFWUjRBZXpkQlpSOHpWRW84T1VoRDN0QWdPRHU3dTRrZUhBQ0JFSndDWUZB T0JBME9NRURDUTVCZ3hNY1FpQkFjSGNJN3U0VzlLQ3Zmdk50emFudC81MlpPN056WjNmL1grM3Ay bmFybHBMdXZ2Ti96dnF2TWRBWWFBdzBCaG9ERXhob0FqR0JsQTVxRERRR0dnT05nYk96SmhBOUN4 b0ROeFVEM2U3R3dNSVlhQUt4TUlLNytNWkFZNkF4Y0ZNeDBBVGlwbzVjdDdzeDBCaG9EQ3lNZ1NZ UWl5RzRDMjRNTkFZYUF6Y2JBMDBnYnZiNGRlc2JBNDJCeHNCaUdHZ0NzUmhxdStER1FHUGdwbUtn MjMwSEJwcEEzSUdIL3Q4WWFBdzBCaG9EQXdhYVFBd0lPWUwzS2FPTUh3ejQzeVBBWDBVWnZ4and1 UUZ2RVBDa0FXMGFBNDJCeHNCSk1OQUU0aVJvUHJpU3UwYk9sd3k0WDhDakF4NGY4TUVCVHhadzV6 WGQ4OFpBWStBa0dHZ0NjUkkwSDYyU0o0NlNQaVhnbXdPZU9xQk5ZNkF4MEJoWURBTk5JQlpEN1lX Qy96TjhmN3dueUJOWkpnMTEwNmRGRElJUlZwdkdRR09nTVhCOERDeEFJSTdmeU51Z3hLK05QanpI bnZBa2tmNXBBdDRsNEk4Q1J2TWVFZkJXQVcwYUE0MkJ4c0FpR0dnQ3NRaGFqMWJvUDBaSlh4N3dJ Z0ZmRlRDYUIwUkFxNW9DQ1cwYUE0MkI0Mk9nQ2NUeGNicEVpZjhTaFNJR1B4TjJOUzhkSHNRanJE YU5nY3Rqb0V0b0RGUU1OSUdvMkxqZTdyK041ajBzb0JwcXFKZW9BZTF1RERRR0dnUEh3a0FUaUdO aDhqVGwvRVpVODY4QjFUaW5xUDUyTndZYUE0MkJvMkNnQ2NSUjBIaWlRbzVUelZORU1XOGQ4TjBC ZnhkUUgvVDlZZmlkZWJ4SzJFOFljSWlSNzhVakkybm50OFArNzRDczR6L0NqY2lKZThWd1N4dldR VVplWlh4QjVOYnVySVA5enhIMmt3SHZIL0NNQWZ1WXI0akV5a2pnajZEWlJ2ck15K2FmeWp3K3FO U0haejVQU0czNHFIQW43dlRIZUwxSmhPMjZ1Zlowa2ViZEFyNHZvSTZ2c293SDNDdi9DU0wrRUxQ MC9ORW1ZMmJzaktHK3cyUENuMFdDYnd3d2g3VWxuRzJXd2tBVGlLVXd1MHk1SHNoUkt4MVN1cndl MmYxOVpQNkdnTmNQdUV0QU5XNWF2Vk1FL0ZqQWJ3YmNMV0NmamVRMUkvM2pBbjQ1NFAwQ25pK2d6 akdiMnd0R21EaUwvNUE2RUlhM2lUSitMMEFaN3hXMmRvZTFOallPeE9PaEVmSVhBZnI3YkdGZmR3 Tlg3eHVOL0pXQU53cmdEK3RNZjR6WHQ0Zm5YUU9tekZORjRHY0ZlSDMveFdIZlBhQ09yN0tNQjl6 L2FzVDlVTUJ6QmN3MXA1Zy96eFNOTVZiR3pOZ1pRMzJQNExWQlJOM2VrODVjTnFlMWJaMmdIY2ZE Z0VsenZOSzZwQ1V4WUtPMlNUelJVSW5OZUFpNnhXc2orT0VJOWNqT0poM09uZVo1SThYM0I4eDVi NkZ0Ynh0cEh4dndRZ0Z6VGRieDBaRmhUcnRzRmphL3I0LzBJMUdJb0kwR3Qva0xFWXZnaFhWdHpU MmpaVGo4VGV2eVR5UCtNUUdqZWVVSStOMkErd2RzeWh0UkY4eXJodzlPWGlmc1hXYnArYU4reE1z Y05WYjhjOENjTWFlL0p4SWpMbUZkVzNNakd6WjNNdDNJenQxbWpYNzU2QS91TXF5MW9aYllSU0Nl TTFMYlZGNHU3TkVRMTNGaUQ0OElOdTR6bkJmTUI0YlB0NkFzeG5CT0dtMmo2aG5uRXc3djJ5S0g4 Z0dDTS9VQThLTWl6VnNHYkRPdTh5cnJuU2NTS1ZQWjZuaEV4TU5MV0JmTTA0ZVBtbVpYUFpIc1Nz eXpSNjJJY2VMd0g4SnZUTDQwYkpKV1dHZmZlbloyOWdkbkYvOWVJYnpmRmFCL1lWMHc4QUFmOEFJ LzhGUVRPTDk2WkFTNERSZldwRG5GL0RHMjVzL3pEeTNRM3ArS01PMEg4REUxUnhHN1Q0cDAyK1pv UkxmWkZ3TTVHZmZOMStsUGl3RWJNTDJyQlYxcmRsNkFxNnhoMVczaGZVa0VqQXZ2V3lMc2VRS2VO UURuLzU3bk5pN010NTk4SURDQzFzYWpQS3FKZFVCeCtJRGdoNFcvdG8zNng2WkRILzdtRWFkOGdG c2xCYng3aEZuOFlhME1DZVFEd3FXOVlkMWlTRTJmSEtIVUptR3R6ZCtFaTdxQmlrSFo2cUFpdy9I YWNQVXprcXlORFFRK3RHMGRlRTBjY0tCOW12T1o4ZTlaQW95Tjh3UlNHWW5wRXlLTUxqNnNsYUUy YzhaUmNTOUN2NDB2UE1BSHZNQVBsZE5ESkNnZzc4ZUZIdzdEdW1DTUIzd3RPWDlVU0hLcVkvcy9F YWpONXNvcm5idjU0Y01jTlg3T3NpSnFiZDQrWEZOTVVBUzNPUlFEVFNBT3hkeXkrV3k2T0xkM2lH cStOK0NuQTJ4NFlhME5qdEJHc2c2WWNOdzN3dXJDQysvWmg4Yy9Zdnp2aHowYW13K0o1TlVpWW55 WVI1S2dCb2lvQythNXcvY2FBV2x3dm04V0hrUkdlZUc4WUJBR204NTlJclRHNDRRUndnaSt4Yngy aE5nZ3dscWJudzJYamNKM3FSekFodmVDK1pQd0lSN1VMamFjOEs3TTVJYTRpcmtlL3hEOUQ0bW0v RnRBTlQ3VlFqZGZ3eEJheEtPR2JSdGY3MmtlR0ltVkg5YmEzQ05jem8vQ3VtQk9NWC9NOVZHcWMw Qk5ZakJYTGpRb1BPYU11ZldHNGNhSWhMVXl6dWJlYnVYcWYwZkRRQk9JbzZGeWEwSHZHTEVtOWx5 d09WQWxmR1hrdy9tRmRjRTRaTVJaZW1sOUlhSjQzQVFaMVRFVzNhZEhtcWtOTllMWHhrYnlnUERW aDNrT0J4R3NDTDVnY0tsUFcwSitLZHphSHRaVzQ4Q1Y2aXNUNGFBUmd2U25UWHB3TUZ2bjZwOUhw TTBBRVFqblJnUGYxR09mT0tSd0FJd0lEc0ZYN25YTDY0dWlGVk1iWXdSZk1NWVhSMTBERVpkZDR3 c25ueGVaSEZLSHRUSndUOUtBNjFWQS9GUCtLZVlQS2FVU09kZTRmeUxxMzJYTXNaRkJjaFpEU3Rx VnQrTm5ZcUF1dXBsWk90a1ZZK0Ryb240Y08vMXlPRGNhbTIxZGVEYlZUNDNVY3phZlNIYm1ZZDVu Y0JRZ2VZeTY3cnFwU0VvdGtLb1MvazJBQ0RxVWRFNkJxTkMxdTVVMHBxZmVlTDBoMEliL08wUFlK cThOOFhNaXNxb2t6SHNxQ1J0alJGMGJRM3FyN2R6V01EZDg2dmphV1BWenp2aTZPa3JuWDhzbndW RUpadGlwNW8reHFIT0lKRENsN3NwMlZkdjV4RjlIQUVuQytjUTNoZnZmQTlvY0NRTUc1MGhGTFZo TUYwMXQ4NFdCQmhzQ3p0bjk5dkJ1TkRZK041NXFBamM5M0hTcFlidmNWRnRWcmZFQ2tVRWJ3bG9i OFRiN0RLQUhwaUtZUXlSczlLU1BsNHJNSktMdkNIczBMeE1CMG9TMU11cHpLTHZ5elB6M2w1R09L aXFzdFJrM3hIWEVGVHArSytvMjFtSHROS05rK1NPUjQ5Y0M1aHBqYXo0NEFIZVE3WXduaWNzcDV3 OWlWVDlHaVZpWUY4NGFkdldGaFBzTWtjaHRPTktVUHRTNUdGRnRMb09CSmhDWHdkNzh2QlllSGZJ VTRPeW5TcUlHY3ZoTHRXT0RwQSsybUtmU2ptSDA3QzgyQkxwYmo1c2VncmQ2Y1dlVlU3ZDRYM1RJ WVZQRCtkWmcxMVovUFFMY1VhZUNzdUdFOXlDRGs2MFpmejQ4YmwrRnRaZjVnVWhkKzY5ZHpua2kr Tm9ZZUt4dDNOUXdVcHJIYmpXZU5MYlA1b2pyZHFhRTRGTXZVVDhtNDNISytmTlAwUW5uYVdHdGpW dEoya2ZLY1VnOWg5bFlaMjdIOFREUUJPSjR1TnhXMHJiUGZidXRRcXgraXlnQVJ4Zld5bmdRNXVy ZVI0YnZ5UVAyTWZTd2JyalVQSDVEZ241N0gvRHd5Z1pTeTNHYnB2cWRnMUJ0MURCdVhKMDc2ZzdE YlFKVVkxNEMwem1MbndNT01CSEltaGFPRGxFajJIQklFbGtXbk1KOStxK0R2ZXRNSmR2b1VSelZX L3JaYzFWVDB1NkNZODZmWGZOSFcxeUlHQmtsYWlhUElKMUhHRy9xSkg2RS9USU1oL29hWm1LZ0Nj Uk1SQzJjaklUaGp2dkxSajJ1czRhMU52Y0wxNk1ENW9qY2tXeGxMSENieU1wei91OTF3M1pkZFI5 d1NEbWVPWXlFSjRvOTgzQU50OGM5QlRoZUtnQUgwMVFvTmpQU3hYZ3phOHhMWXBHM2htKzcxbHZU alc3Y3RVUGdNZnc2K1I4L3N6R1lCMUNUNjEvMVg4Wjk2dmxEU3ZYR3h6cVlhcmQ5aWtyUUhNTndr SFM0bmNPTWVKakszMkVIWWdEaUQ4emEyUmJBQUc3YzFjVXBrUnVYdFEvM3ZVRHpOaFpwWVZ2Z0Ru N25iSEkrdDBHNm9IdW1pbkl0OWlvVytxaW0yZGpCYXhiaGhwRk5QSnZsZ0hycUFWbkczd1RiR1pH ektPY0t1OXBMQlVhYWNLbUJkUHFneURBeVJCSFU1cklZYUFKeFdRd2VQejhpNGJ4aEZMbTlaL0RT OXFqNjJDTTIzNWtKVlJxSjQwMmpYSXMzckoyR0NvTDA1Qk1hbzdTd00vTWxFOHhWNlZ5eW1zNCtF d01PMlVrRnpybGMyY1Y0N01wS0ZmWHhrWWdLNm9YRGJuTkVERFNCT0NJeWoxZ1VrZHZMNHZIQTBr MGZtKysrVmVFdzNTNml1NzBzT05EY1ZyOUY3VGFTTytrV0w5V1dHMWk3T0Z6cUxIZjRxWlcybFgv TXVEblN6akhyTzFaWnJnYlh0anRQY1p2bldPV1A1Wnh5L3BqekNJV2YyalYvU0hrZkVRM3k5aWVz alFhalFRcVpVb0Z1ek5RUjJ6SFFCR0k3ZnE0eTFtVDNHWVhhQnVQbExZT0R1aG8rdXY4ckFuRDBZ YTNNMGh2SXFwS0pmdzRYZlhhYVJFUXRRcnJ3SlZZUDVPcnI1c3g2cjNCWTZHR3RqSDU0dExmeW5Q L3plWkJ6NTE0V3RZUlBiTmRNeXEvK20rSjIzakNlcDloTWo5VitlTGtPODBjYnFDQmRlM1VyVHg5 Zk5UcUo0WENXRmM0THh0enhhWmNMZ2JldlovbWUyWENXcjZWck9BUURPUEVIUjhaUjFlUWJPejZW c0kzVDlsYkFGZFhJdmpiWDRaZm5QTDd6Y1Rodk5PalF2MmJkdWpzY052SDZLQTZCY1d2cGp0Zzcv dU1vRDFGRklhcXVDOTlSeXRrWjNmWFVkVmtxdmt5enI2MWRoeEt3ZmVvYTN3N0lhM05rN3dOZkZv bEpkdFNCWGxkVDcwVFEyWFdkUCtiRGowY0RNUnlZRGVkMUk2T0JRQmlIU05ibXNoaG9BbkZaREM2 Ym42ckpoOVRHV255WGFId2ZVTlBZNU53VXFtSFM0OEJxMkM0M3J0L3ZPOWhJU1FLdXZmcVlYK1pU bnV1NVBtZmgremlJMmR4UFdGQ1IrQUNnVDA1bmVleGFQai9kTWp1QmZscTcwai9YSHR2bFRjclVq YWd4RENHbWxwdFREd25GdDZubXBMMU1Hc1J0ZkJPRHMzWXRlRzY1Q0RTdS9LNlJBV0Y0NzdDOWl3 anI3RlR6UjEzcS90aHdtRitJbGZPRThPNDBwQXV2NzZrbGEyTFhmL3ZBdW1Ma0V1NG1FSmRBM29t eXVyM2tnMzIxT3VQbWZjU21XMDA0TFZkamF4NEV3amxFRGR2bGRuNWdRL1lXd1NHNW0wbzJsTXpu NXBGWDA2N2kydGhkeGJWUlpmd3VtMFRoQWQrMmRCN0d1ZGFZYWRUaGt4L3BuMk83VGt1MVZkTjZT YXorR2pibDl1N0R4ajhWTjRiNUpiMGtFR1Bjc2YwMjFGcW1Yd0hNRGI2R2IzS1RPS3BVQ2Nkd0xm MnA1bys2WGl2KytkeTcrV1Z1ZVNRM0Y5L09LMzQwOHJkWkNBTTJtb1dLN21LUGhBSHFCRnpWcUhP MmtJalltNnJ4Y3RqbnNEUGVZend2bkRjUmxVeVh0c00raDRQcFo5dk1LOGV2Ylg1OVRseUNMNmpX Yi9waytKUnRJeGhmTTQrY3NaL0pkR1pSOHlOS2N6ZEQzRCtKcTZhM3NYaTd3YTdsY284M20zRFpZ eHVsRzhIdE12V29iNHhid2sreXF0SU85Wnd2N21ySHJ2cElSUzQ4bUJPWjF2VlNIOEJML3lubWo3 ck1IMmNlM01EbEJsL3A1WjREVkk0MW5hdlQ1bVVOYS9lQkdHZ0NjU0RpVHB3TmwvVDVFM1hhRU9y R1Y1TzRDZkxWTlNEY3VEU3ZubmZwYUttT1BpYlM0ekxEV2h0dEdMbnU3NHpZU3J4OHN0c0w4RGti bGM5TSsvQmdGTEV5TmdxZmpGaDV6djhKbzBxb3VtWVNqYXV4dXpadW0vWDdSRGsrZ1IzVzJ1Qys0 WFFkVUJ4VWMyN3RaSkNObHlwc1czOUlVaDhVR2ZhVmJDTEx3Y2FETVZlRGF3RnVncm45cHQ4MXZM ckZJZUp1Q1dVNFF1bUZ2Y1B2RER2Vi9NRjAvRnhXR2phaTVYUHd1OFkya3A0NVYwS1V6OHFmK1VN RlY0TGFlU2dHN3JRRTRsQ0VYVkUrQy9paFViZlBSWVMxTmpaS1hQN1U1aVVQL2F3TmI1MGhIRDda YlhPays3VlpSTkFGZ3lQektXZ2NabzN3ZU04N2h4ckc3WGNaL05JYmQ0TFgyamowVGVvV0JPaERJ N0ZENnRvR3YvaFdONHRJc2pLNFdSdll5blAraityTHQ0dDh2TkFHZlI2OHR1QUdnZnpzQ0tuejNP MFhENnMyY1pra0dOeDBaRnNiL1hsWStLWjAyL3JvNE4xTm0waHlVdU5nZWJ6KzZRR2lNNkVwS1E1 alFKM2pmZlZhOHdBQUVBQkpSRUZVc3ljVko0K0tWbzhxeVZQTkgrY2RtSlpvd3RvNFJ6RGZxRGlu eHRhY3VWdWtSZ3hjMmdqbnlwQ1l6YW1WcC85ZEhnTjFrbHkrdEM1aFNRd1EvejJVRyt2d1d4UDB1 R000UDNXSmR3czJSZjRFTDFiZFhNRnA0Y1J0dnE3VVVsblljRWdCbVpidFFCZG5hakh6VjNEYnlp R2p4Vm5ESFY0amFNcEVMTlNCTTdTcDI1eEpHWFgrYVNOVld1VmlzenhTQklKaTA4Z3d0ZzNiaGlB UHFVQWQrZ0ZYRHRZUkQra1NTQ0hVY3M0Zk1teTB0YzFodkEyeXhqbkU5Zjdnc1JGWTY5RkhmWTNn TStVanlsVUNFYjRVT05UMVd4bHdWK3ZRVnVQaGdnR2NheStWbElzQkpNT2FsZ3JQMlJJYzFuRHVV OHdmOWZoTU4wbVVPOEczdktnV3pia2NXLzNnTm0vTkJXZExtWjV0ZlpCOHVCdU9nSUc2UUk5UVhC ZXhNQVkySFZpN0RqdkZNV3FPemRBQnRVMmV2d0tPMG1jdWNNZ0l6ZFRINitUek9JOHFvT2F0YmtU RlpqeHVWTklvMHdHeE9teG1EbkxIZVdjem8vYlFWbm1td0VZaERXSXp4cE9ncU0vVW9SOVQ2Z21i NHh0SFJwdFJXRnVOaDM3amIySElvTjF3T1ZVUDRrRHFtbXFmdkVzQm5HbVRjUnJySUdYQnVmYjZs cEgyMXpTSW0vSGY5dHNpMjhvLzF2eEJuTFRSSjh0cis3alZrV01yemQzUHpzNkVpYXZnMG9ZZkVC b0plMDNUN2oweE1FNllQYk4zOGhOakFIZUx5NjQ2ZjAzQThkTS9jMCtCSzZnT1c2bGJiR1JUYWFi Q2lQN3l5VDhWWDhOd2RnNFhweFo1VFRlNnFXZmt3NW1QY2FNZmtiaDNCUHJtMC9qT0k0STNHaDky dzVHT2FwUk5HVWhGM3Bxb0IySFpsQzdEdmRXZzh2QjVpS3ZZb0l5UGNUSmUyYVpkdHJUdzdpSGFy clJaL3BMeng5c0w3Mk04Qk4xbmpsS2hJaUNZSk9PMnF5OGR2d2NHbWtEc2dheHJrdFQ1Z2NQaXNU bFVNRGpHTVR6OU5qcUhyUjZMM1NjQ2llampKa3VGUWhWQkRlTWgwdjBqblh4aHpUSlVPdzZkWFEx MWFLc3NaZGJNL01MOXBLa3JxNlFMcW95YVpwdmIvWGRuSVI2azJWQ29sTnhjcVhuVW9YL1pqMVM1 MURTNzNGa1BDUWkrdExtKzZsYUhIMkVpWGZrR2tIT2JYV1V1R1crY2pKZHhnOXV4dlRaZFVxQjNO Y1pIV25ubXRrbmFwZWNQU1FKaHBqbzBMMGg3M3RiVU5pSUN6b21vQVYzVFJSZ3hGMWRCbUd1N2Jr dDNFNGpqRHlzdTM1bUFnN1FFNXdESHFzbENzQUZrMldtN1EwN1ZzNnNlWERoVmxWOGs4LzJlek05 R1BQeEFDNzMxZUZ0cFY3a1p6NmJ1ZUVnNGxLVk1aU2Z3QzNmb1czK2ZJWkx2Wld3VWROUWtKeXFs TEordER2MjdiRDgwQ0ZHQUwyMTJMVmY1UUIxK1k0TTZTbHVrQlE3WnFVQ2tBWnZHZm1xZUtFc1ps d0hqQnJkamV4MzIybEJkZFRZK2g5WnhpdmtENXlUTGUwWWpFV2g0VEhETHllMDZWNTBSUElROGty VlpBZ05OSUpiQWFwZlpHR2dNTkFadUF3dzBnYmdOQnJHNzBCaG9ERFFHam9LQm9aQW1FQU5DMnRz WWFBdzBCaG9EZDJDZ0NjUWRlT2ovallIR1FHT2dNVEJnb0FuRWdKRDJOZ2F1THdhNlpZMkIwMktn Q2NScDhkMjFOUVlhQTQyQkc0T0JKaEEzWnFpNm9ZMkJ4a0JqNExRWWFBSnhQSHgzU1kyQnhrQmo0 TGJDUUJPSTIybzR1ek9OZ2NaQVkrQjRHR2dDY1R4Y2RrbU5nY2JBVGNWQXQzc1NBMDBnSnRIU2dZ MkJ4a0Jqb0RIUUJLTG5RR09nTWRBWWFBeE1ZcUFKeENSYU92QjZZYUJiMHhob0RGd0ZCcHBBWEFY V3U4N0dRR09nTVhBRE1OQUU0Z1lNVWpleE1kQVlhQXhjQlFhT1FTQ3VvdDFkWjJPZ01kQVlhQXdz aklFbUVBc2p1SXR2RERRR0dnTTNGUU5OSUc3cXlIVzdHd1BId0VDWDBSallnb0VtRUZ1UTAxR05n Y1pBWStET2pJRW1FSGZtMGUrK053WWFBNDJCTFJnNEpZRjRoV2pIM3dmOGI4RGpBcDRob00xV0RI UmtZNkF4Y0NRTVBHV1U4NE1COXArRU53bi9UVEhhLzVob3JMYi9kOWh2RmJDNE9SV0JlT3JveVNj R1BFMEE4OG54NzY4QzJqUUdHZ09OZ2V1T2dSZUpCbjV4d0RNR1hKWDU1Nmo0NHdQK0k4QysvVWxo UDJmQW9rWkZpMVlRaFQ5QndQMEM3aDdBL0ZEOCs5YUFObzJCeGtCajREcGo0Sm1qY1o4ZjhLc0Jy eHV3MTM0WjZZOXRmaUlLL01vQTV2bmozOGNFUEhIQVl1WVVIYVphZXRCNUQvNG43QWNIb0laaHRX a01OQVlhQTljU0F5OFpyVUlZN2h2MmRUSC9GUTM1eklDL0NXRGVLZjY5WmNCaVpta0NRVzlHTEhy eTh4NThVOWowZ0dHMWFRdzBCaG9EMXhZRFR4UXQrNzhCMTgzOFdqVG9Dd0lZMmhsU3hMUHhMQUZM RTRnM2owWVR6Y0k2b3p0RC9mNlRwNkV4Y0tVWTZNcnZiQmlndFhpdDZMUk5OZUU3d24vVGpFUHFy NGhHLzNrQTgwTHg3NzBDOUNtczQ1b2xDWVJiU2g5YW12dk40ZjZaZ0RhTmdjWkFZNkF4Y0RnR2Zp ZXlmbEZBR21vd0IrbnBQNXE5SklHZ0czdlI4NVltMWFORE93OXFxekhRR0dnTU5BWU94TUEzUnI1 L0NHQ2VQdjY5UjhEUnBZaWxDQVRwNFgyandXbCtPaHhPNE1PYVl6cE5ZNkF4MEJob0RHekJ3RzlF M0hjSHBMbDNPSTR1UlN4RklPNFdqVTNwSVp4blh4WC8vakhnRVBOMGtlbmRBcjR2NE84Q1NDUEFZ NUhmRHYvREFpQm1GL1YwWU82QVhGN3doNUhQTmJhd3p1Ui9WRGlVS1k2K0V2STlwTmwxamV3cEl0 OWJCMGhmMjZjY2RYeDV4TDFLd0JNR2JET3ZGcEhPWitRRGZ4ditGdzZZWStnZzVVbjRsOGowc2dG enpKajN5eUxUSmx6Q3hhdEd2RDdwVzliSGhyTmZqRGkzMUY0ZzdFMWxSTlMxTXNlYVgxT2RncTlY aW9qUENJQWJPSUtyQlBQdDl5TU9QbDh2Yk9uRDJtbk0yNHAvODlyOGxoSGVYekVjWHhkUTU2TXp3 SitNc0hjSU1HZkRPc2dvLzdraTV3Y0dXSlBlTTJWLzBoWW16cnFGMzBoNnNKRmZPY3FyL1lHN3k2 eC9iYlcrYThQNGhZT2ZqWWk4WEJQT3MrZUlmMzhXSUE3a0dudnVDUHVUQUdFSkh4TCtmYzJUUlFa N1NKYkJ0dWxIOEtTaGpmbmFFa09Lc0ErVm9NczdseUFRT3ZyT3BXbkVJQk80Qk0xeVBsV2srcXdB azgwakZlOG83aEwrTk5yK2ZPRjV2d0RYMGJ5dk1ISERPOXNvZzZUeks1SGpqUUw0d3pxemdGNC9I TjhlOEs0QlUwWS9QemdpdkE3L2hyQ2xyKzJMb05Xa2NoWHR4OEx6bXdFSXB3VVd6bHNNanVDM1N1 alRodnRsQW5ZWjVkbUVham9UMitGVkRadHl1Nm1SbHdneS9udkNZWEtHdFRicWVOdncvV25Bandi b2t3VVR6cldCTTFjRFB6eEM5UFdud2taNHc3cVdac241Wlc3Y1AzcnRPaUxKK1FQQ0RUZHdGTTYx TWQvTVdmaUVkK25mTG1KM01ST1JaTktZTTE4Zk1RaUI4YXJ6RWZGQk9OeWpOMmNmR09tRWhUWExt QU92RVNsL1BnQlIrL1N3cmNtN2huM0JoRWVZT090V256NDd3dUE3ck5sRytxWFgvK3pHYkVuNEJ4 SDN2UUhWdkdGNGttQ0hjNWF4Vmw2OXBMVFdmcno0cDV3L0Y0RVloYkJXeHBnZjlUR2ZDYm9xK1lq L3hvNytVcFFOaVdITk5xOGNLWDgzd0NLYjIwYkkvWVhJOHpvQmM4MDlJeUVKWkZNZEJzbno5a2gy d1ZqVVB4d2hueEl3ZDVFOWI2VDkvb0JQQzVqS1EyS2dpb3ZvdGRFWEMzTWRNT0hBWVhsck1rYTk5 aGd3NFRlWlhxNkUvMFc0eHpiWXJGdzJ3SkZhK0pGa2xubjVTSVh3WWhaMjlTR1NudFFzT2I5Y09U UTNiRzQydVgwNkp2M1hSSWJQQ1ppYUl4RzgwU0FPOU5KenVFaGxmMnFVcEM1Zk9Ram5WaU85ZVlz SmU2bXRLYWNqTVdFMnU3a3ZmNWNjbitrV0hoNkttVUtVMlZtS3VmK0M2WmxwVytzWXUweU82T3ph TjBrMFA1QVp3c1lVemxuM2tYU2UyYlF4enNzOW5ZcVlWanVLZXlaYVQ2ZStOZFJtOTEwUlRHUUs2 NEpCTFI4UklROFBzTmxTeVlSemJYeks0NUhoZSttQVhlYlpJNEZKbnpnZzZaQUV2alRDY2NCaG5Y bnhQUTZTU1k1bzFJMzE3UHpQZ0NsRCs5aWtuL09vdFVVMC85endXWFJoclkwSmhvdGNCNFRqeFFM MEtheU5ob2dMeGdRNDFzcEJqdkg4MUZENnd3MXdoL3JBbmVDcThpZWtwOWpTNmFPK0FvVEZROGlT NUF4dTlkV1kxdkNyZEd2TFV2UExaa3RkTkRVMy9qbzYvVzBCY0FXNGNmSVJkSXVoOXJPT2JvbllF UENrRWY3UWdMbzVHQXViaDdxTWsva2RTUzRZREpJMU1NN0ZtZ2h4SndHWnR6V2NtNXFGcEtnT1lH MWk3TVNOUU9YOGtSRklhZzFybzFseWZEWldlaDd4eDJIckI3RDJyY2tJV2hrcU9nUlZIQ0FkWWVw RVlreHp6K0MzLyswemZ1Yk5XOGg0RHVvZGljNTUxQVZMT3FxM0d2aG00ZG1GNDBneXoxakE4MUxP UzBXc2N0ZTRwcWFTcVA1dGJ0eVhPNzdqcHZndGtlbDVBbkR1eFBIM0REZUthd044U0xpcmtmZmpJ b0NZSDlaR1krTG53dkErNDFraUpSR052aE1scGtLeE1ScUVpRm9aQS9rbDRmTE1QYXkxeWZZOWE0 UW9RL3ZZenhSK0d6WDljempYeG8wRHFyRjF3TG5ESm91TFAvZXV6a2IwTy8xVE5qWFVWRi9sVS8v RlBCZDljRmhEcU5UK3ZRU1FUajRxL0hXZS9FajRsVjM3cXIvVUZ6aGdEM2NpeWRwWUxBOEkzOUVt YlpSMXFGbDZmcmx1U0xWUzJ3ZW44T1hpQm1JTFY0QWIxMit1a1RocUhuTlRtcWx4cmVuU0RmZDFn eUdCV0J0VW1zb3hGekZjVkI5VVBwbVB2V2t1aWdQbTEwZHpGTENST2pPeEhxZzMxUUdzVFdwZjRh VHJrbVhsOUlFNS9WMTVKdjR0UFQ0VFZWNElzazcxQTFqNy8xWmlyY3NQQ3I4NDhQN2hUdWJ4TDhP TjR3OXJiZDRnWFBBUTFrNUQ2MUtaV3NRRzBkbVpNUkpRVGY5cjJHbElYelFENmIrVVhSZitwUW82 ejR3cmYvRnpOd3RTZFpaN0RyeDdKQm9uRUowMnNabmVNNkl2R0J3TVhlcDRLSFNQU1BXYUFYTU1q ay8rT2hua3N3aTBuenRoYWdQWTFqN0U1WmNqc3dOb0IvWGhYQnNjbWNXMERnZ0hyaHdYSDg2VnNi bE9jYU9yeVBobjB4M1BFQ0o0Wld3K0Z2ZktNL0hQQm1JeVpSUU9rN1NYZnJaSlc4ZlRaTncwRnRJ YkQ4UVpUdmdUYkNZalVjMjRVOXBMemkrTGtqcXQ5b2MwaTB1Zm1ydVp6dnF3bWZqS1FJYXhNUllP bzdubkFxbmhYU0l4NXVQeFlWZmpVTmNocURGM3VGdmpTQWhUVWloQ3BUenpNTk43b0lYdzJCQ1Zt ZUhWVnZlSFJZQzhZYTBONWsyLzFnR0RZOG54R2FvNnV0ZUJNU2tqQzdaMmJQenAzMlk3djN5U2tz Q2JNVVNuQkcxMDBxb2tvWklJWXp2M2NvdjBXK0hZQkVMRGJFeFpxZFA5VFdKMHBrbmJBc1BwcEo5 dDgzWVl0bWtpU21NVC9yeHcwSStHdFRJbU5tN0dCcm9LMlBEUGdIcHdNcXFxcHBKcjM3Z0JFRFYz dFU5Wk5rNWNkSDBvYVBHN1VTSStBZmMrY3BNSXdLWis0UEJOeE14UDUxOEpIYzR5NDBZYlYxc244 TlJaMFV0RUpyZ01hMlZJT0xzbXJ2R2dwa05NVnBuaW56bXhqVmhGa3NXTjhWdHlmaUdrVmUrTTRD S1djK2FXTWFNaWNqTWxFWUg3Tkw3cG4yUDc1aGtKM0Joc1N1K1IxWDBpc25LZHBFRk1WUVJmTU9x dmFpdVJ2c3FzRE81dG9BM1VhRzREMVhSVnBWbkRseDZmV3RjU2JwL0FxRnkvRGQvR3Y2c3VqRnJG dlQzcE96ZGttZ28yejM2OVJGaXYxSFFsNkhEbnNRa0VuWFp0alZzNU9sREROcmx0WmxWNk1JR0p5 bk1XbURPTy9ENUpsZzlKSm5qNnAyemNmZDNJcHRKa21JVlMyNGVUY3RBM3AzM0tvSzkwM1pFN0FU ZE85RTgvR3hkZk53cEVGK2NsYmdSY09ZNGh3eDJNVm00VjhmaC9HVG5ZT01uS0dicHBCbzgxV2Fy Z01zd3RuRTNFS3RPd25iMGdodlR1ZE5TK2lEbG5VNUYzS1ZoNmZ1bXIrYXEvM0Rqc3VYTkxuK251 U1pEY2dIcHBsNHBRdWdSMUljdzI1Z3piWkx2OWd1T3Q4U1FkS3VJYVJpS1J6a2J2d2dadTFmbE5U YlBOalRtMGNkWTBsWWpXOEtYSHA5YTFoTnMxZnFybVdqYkpFS0d2WWFQYm5na3lISkVaY1paeFU3 YTlnaFJhNDV6M0lCUTE3Q0QzTVFtRUJqa2pxQTBoK3N5WnNQS00rbkM2N24wUWhidTF5Q0RMWVpu Zm5OaTFlYzhsWUFXdUd6MEFBQkFBU1VSQlZQbzJjZ01PbE5XbjdYTkJHNnZheW51QlNuU1U0OG91 WFNnM21Fb2pISGlUa0J1Mk8rTEtyOXdFQ1lGZVY5b0tEalhwb3pQTUpCc1B1OFNOcWdoNmJsSVBm SWpmQk1iOEhTT1MzcDJPMnVmZWJad1JkR1ZtNmZsRkFxUGEwVi85ZnB2b0tieUdkUkxqVUhPWGRK Y04wUzYzMG94VGhwR0FxSWpUenphbjZPS2RsNWhIMXZmdmlWZ0FsaDZmQlpwOFM1SGVVbFdHMk1Z UHI3Y2tMQUZ2R3U2Nm5xaWlFWnNJbm0zR2ZSTFRPQkw3MllYVmhNY2tFTGhMb21vdEg5ZGMvWnZj OHRyTWFqeFZDOUc3aG0xem03aDAralpjNmlYcUh4TjhXeDRTUkYwa205TGk0TjBvcXZIVU9YUHkx anc0eThwSjI5eFIrNW9HMStYdWZJWkpneENrUDIzaHJ0T2xYM3Znb0o1aFVPMlFNakpOMmc3a3E4 b0hvY1NCWm56YXVCbWNZL3JORncvcDFPRXduMW9nNDY2emZaTDVkWVVJc09GUEVmaHRUVExlVldJ eFZ4Q0FiWG1XaXJ0ZHhzZmFkcDAzOFdTTlZrWXN3OU8yZnFpUTA0KzRrT1RUUDljZTk3bHJTU0Nv TXNhRHJwRUQzZFJodDEvR2pjd0UzcFQrV09IT1NPYVVSVStJZzZwcGlZL09ML1lCS2lBRXJKWmpN S3VmZTF6c0hpamgrc1VsbUZ6MUFCdXhveUt5cVdjYTlzaVpDVVBzcXZyQ2xlSHhkb3QwSkVBRWdi dUN1L0N1K1pHR2NLM1VlK29aMjFqelhLWDdxdWJYcmo1VDRXRVFIT3E3a2pvMUYzYVZJZDRZR0N2 dXVXQXpzcUhWOU02Y3F2OFFOMjRZQTBMU0pHV3pkNVZ6WGNkblY3dkhlR2VJcnNMV2NCYzA3Qjgx TE4xVXdGWGxocmlNWTVKcHQ5bFV1bFR5bVVaOXBOajBIMnpqQ0EvT2ZNU01IbU9CV3VRKzBrUE50 NC9iYllzNTZTSGNKSzVwVVg1WEJQY0JoOXpqbWNOSWVOVHh1UGhuOHcxclpXd2k0M21LczRtNm9T UlJvV0tyZVMzNlVkeTBtYThLUHYrWGVjKzlhNHVFNUJEZTdaZDE0T0F3RWQzYnAzTTNaczRlU0Jk amU0ZHNKL1dhVzZCV3FxM1Z2NVRiaGdrWHpzVHVGWlU0dDRKdlhKOERTV1B0OHlSMW80aGtleG5u VHZ1cUpXeG1JMU13enZGdGpUQ25NSFhVVDc0b1FNWGxqTUs1QmFuVGkyMmI0NXc5eHRpQVd0K3B4 cWZXZVF5M1RWNy9zeXpNbFBXYi9yVE5pemNPRHp1c2xVRmNqTXZLYzRsL2NFbDZ1VVFSZDJTZE0z aDNwTno5MzZHYWsvdmRLVzlOZ1J1MkNXY01hb2dxcHYveTlzMHFnZWhQalpPdFJnZ1FoUFN6NlRk emN0bHNVbHJEVFRySGtBYlllR3ppM0FDZUhWQnpBNHZhb1NYM0ZOaDRmSm5YVmVCZFp6cnlrMnBJ RnpZZnFqS0hqOWxPOFZjQnA1NWZKQU1QcGJ3Qm92NkJDMmN3RG54ZHkvWld3amdjQ3hkdStTSG0r NVNuWFc3WDFUeFR6RXJHRzBOcVlCSWxTZldmSW9KcTBzR3NOdy9PWE16VENON2JuSHA4OW03Z0ho bGNqM2QrbWxsczFIQ1QvclJKV1FoRStoRVZ4Q1g5KzlqMnkyTVFsbHZxUENhQk1PSDM0VUJ1YVV3 SHJERmdzRDJ3eWdDTDB5MnE5RlBsVUR1bDMvbURpY2x2MGR1TXVBRlZFaUxCRFhBenVCcHU0Qm9p b3NLOUNYQnpPRjlqN0c0N0tXVlQyaHJ1d05aM2dUNGlBbTJhWWQzV3hqaDVJK0NpZ1BGemRqUjNq V0VLY04vWEVVRUloM2NhR0E5U3NET0RPZTJreHBvcnBjOHA3eWFrUVhqSHE4WVlnbEZ6Z01HclYz NUo0UHVxQ1JNZjhJeG9wLzlvOXR6Sk82ZENoNnVIVG9ZeHIrdVhsZXVkVS84cDA2RFlPR1Vid21Y QmdmcFUyMjNjNnNrNG13MnhudDlrcXcrTzh2eEJITUM1c2hNODFFdTNjbkExNmNjQm10VHAzMllq UHQ2bU9FZHhjTzhHQnRXQzhHMzUvT3lzR3o3YjBpd1pkNHI1WlI2OFQzVENRdmZkclhCdU5LNUl1 enBLS2lOaGtiN05wN2xuWWhzTDNpTUNrMkVlMVN6amJSaHhtQW1jclJ0cy9Kc0FqakVtUHQzaHc1 Zkt4bEQ0Wk1XbVBCa3ViOTA3eHZXZjZXNks3Unl3TWxHa2Yzak05bHQvUHNxWWZ0S2ZkY1RPc0gx c2V5VmM3NU5uVnRwakVnaGNKcDNxcklxSFJGTjVMWm9oMlpWNWJhREUrR3pBS1Nhd0cwbDF3WklD VEFSdHNFRVRVYmtCblRZN3dlU3M1eEEySVZ5ZlRhRktIbFJUVlpXVitlZllWRTkrc3BGZTNRVUZO OWk4aEVYWXB2S0xvMHFZaWxzNjdCVHp5eGtEVmN1NHBseFpSamhjZDRRbmhNVFkwZDJUeWx4Tkpq RmVCZ2V1cHhyZmZjb2cwWTBTUDA2MGx1RU92NHNWeXEvaGJ1TnBPNmtXSWRCbnQ2QklqTTRqSGgy SjU5NWdqS1JucHhnZjlad0tTT1FZaGF6UG1CdHZ0akQ0OUhGUmJtQzlJaXJjaHdDQzQ5emhrTHhi OHhqWXJRbjJpQ1FlMjBqM3lMSk9Tano2bzdYdkRvZE44QTdYL1AvMG84NHVxRFc4cnJZeHpzKzlP YVhOMXFLb0tSeitWdit4M2JncU92d3NsNnJJN1NOK0N6TW5tMDArengvRUFST1VPb0FiVUN2Wm5H MU05WHFyQStWRHhWcmxKdUI4cUVoOHA4clZXd3VnNm1HbE01NjFibUduZ3FYbmx3WHFwVHpHSWZ2 a3ZJYnVXWi9OUllmUjJwSHh4N1JKY3pib2ZjcjBaVjdYd2pPUE1SemY5YmlpV1RjeWFiOHcvbEdO a0g1Y3lVUUk1STNnZ3cyOFhPZjFmMGpIZkNDeDdvZldyTXNLeXJJdllhaTR3VDZmMXBCK0YyQm1h OTI3MG0rTVB5YUJvR1pJUFhoVzZGQXIzZHRzQjE2b2FFMURGWUxqcldIYjNFUXNHNmlKYndEZU94 TFhCUkRlZ3cxdWVieDJhOEQzbFhKczBqWUtteW11SDNkV1ZVVmpBNzFhcll2UDdTTTRxZUpxUFgv SS9NYUN1SjkrOWZxMEJpNFhvY2x3Vnl0eGIrbXZ0ZzNIWXplYnZyNjdmcWVNbW1ibG52aEhWZUlt MDZtSjZrUlRWa0ZMenkrSHMrTkhLa2tUUHI5ZHgyL1ZtQTMvNlBuTjNRM1JXNE9OMWJaNU5KWFpX cWx6d1FidDdDVFRJbnBlVjZlZmphRnduclJwemtoVGdjUTBaODRzUFQ2MVRhZHlXNWYxOGtlcW1U QjI5ZEV0cmNzK245YVlhai9HcnpJbm1FdU04bFRhdmNLT1RTQ2N4TmNHVkNwWnc2ZmNOc3dhN2xm WTl0bmdjYWlWcThkWkg2bytxZTNncGdJZ05uTW5JQkQweHVtZlk3c2FpNXYzSFNZSFY3NlR2MjFU TU1rczNDemI3U1A1Y2FVWk5wNC9aSGc5aHpBcEVjMXhZbnFNbU9sSEcvSHpMU0UvbUVTOVJhOXVV eG5UYmZMVHMxY1YyYVowcHdwZmNuNVpvRlF0MlJkRXdiZkIyQm0yeXpZK2NMNHIzYWI0ZlQ3emJQ T3ZPbkJsa2xaSm50ekE1azVTNEU0Z21aTVkwci9MbG4vdW5GbHlmSGExYzRsNFRLWHp2U3piR3JS bm1DdnNES2RhdXV3NlVXYVd4M2J0R2RIbHZoUWNrMEJZREZXdG9XRWFiakp5N3dJY2J5VXd4R1pm UEtVcjNaVlhIVGpXZXMwV3QzTU05VW5XamR0MlhUSDk2dklaWkhyYUROdG00eEJ4WHpVTkFtQ0Mx TERxdG1DclRwOUVacE1uRVdTNmNXRmxPSW1NYWl6OXVNRTZNUkVXa2tIR2ovWll0M2lQbnVhTWg3 VHdNcjdNSFZWaDBwMEtscHhmcExxcUE3WVp6TVdUL21PRVBKYmpQaFNvcytyNGJpdEhPdWt6amJY cjVrMVZTK2hQNVVxbEhmM0NOb0grKzFTOGRid3BUUTFmY254cVBhZDBqNS9lb0JVaHhaTTRzeDJI ZkZvajg2WmR5eE5tSDZWRjRONEIyNk9QU1NEVU5HNTJ4S3E1RXdUVmMzOWVPUW11MVBrVXNRV1hZ YU10em5mbVhiL01PQlBlQytlNW9uRG0yMmFqOGw4OUpDQUYrRURicmdOQ25LSGZTU0RsMUNKOHhH NGJSMmJCMXNNdUM5UjNqZlJaT2FTa1RadXVEYjRTYkdvcEhKMThBTWRJRk9XZUFuVlRrZFE0SHhm Y05SN1NheC8xVkswUHNYSmdLLzRxWU1uNVJaVkdqMTc3WlFPMlNkYXdLVGZpNEtZUHFYS01uNU0v ODFqTFhyUmJjeGsyWlpzSDFJYlNaenhKc2txY3dxMGRVaUIzQXNJeUV2Mk1xN2I1N21kR3paY2F6 bzJaTXorNEt5dzVQcldlUTkwWVF2M2FKNzh6SFlRdjg3aW9BQ2ZaZjVjQ25PTmsvQ0UyNXNTWTFy eFVXL2JBR25hUXUwNlNnd29ZTW8xY3E4UEtmZFJNRHZQcXBxWjR1bHkvU3BZSFBNSVNiTXk0RkI4 ZXEzMUJ1VWVWVU9ZNTFJWndyNHBIcmh0WGJYRlJFZVRBMXpwdy9kUU5KSndhN3ZNV0hrN1ZzQ2sz Q2FKZWQ2MzRKSUdNNXo1WkJnNmlUczRNWit1TGUvcmMyd0J4SW9uVk5NYkQyY25VZUVqblpveng4 bGxvL2dUWCtHd0M2YSsyUjJYYVZFRllUWE1NOTFMemk2U0tnYWh0eE56NE9WdjRxT0hwaGo5elZ6 NXF3d3l2dHBmSzFiL0xUZDlQRFVSOVJBS282Zm5mUGdKOExkaTZET2ZLMElIN3BiZVJ3SmsvNXZV cTBmay81Vk9ibU5QblFSY3NCTTF0SGZQUzYvb0xrZWNlODllNlBmZGVzSllhbnd1VnpQUlljMVRM bWR4NWpjL0Z3Mk9HN2JJUldTL0tNNTJ6SW1PVGZ0ZUhuZTJsL3hDYnBGNFpUNHlkbTNHSGxIVkxu cnFwM2hKNVFJREQxNnIzcDhlY3E0TlVuWU1WT20rVWxUL0JnVFAxamdOZTNBL3B3T2JuN2pUT1BO T3hjZFIwK3dhSC81amc4Tlc3aGJGOUtMaUZTZStIRzlRK0lqdFJEOEZ6czZlMnc2YU9FNmVuck9G VGJrUjMzS1F6SFRYUnVMQXpqajB1Y0dIQXVVWTlrQlEyQmFRYmFqRTMxR284L0JvUGsxcy9zNy84 K21TOGFucGo0bGY3RUlBYWZtcjNVdk5MbjBtU1kzL2dnWlJtbkhMZUlwVG1CZng5YkdTd3FZWjE1 dGFUViszY0NmdHNSb2xiQk1rbkc3UXA1eUxiZWlBQmswS3pmRGJpc0dtZVVIK01Vb1M1Yms3cmc3 NFllMzNUUnhzcUF1SzhTdG5Bbk1pMjhldlRGQ01sYnFueFVmYStRQ29rOWRaOG1CNTR0WDVJQitN TnI1bzIzWWdBWEtXLzJzWUp6bXJZdm03cXBTcDlldDArTXJIN2xybE9mMndDb2JQRTFYVUY0Y0Ja aHpYYm9INUVXWnZvbUFtbmhZRDQvaEZkM3RoK2J3Y2MxbzBMYlN6bk12NXQ3Y01acVYvN3FGaWN3 WXgxNlpjSFpyaXNNVzdLandEZytxYmlOcDAvWkZyRVpaems0cHluSU9iY3UwQWRwSitSU01obkk5 RFA3QysvOEFvbUs1d3NPU2ExdmwzdWJlTjNtZmxsczZUaUdlczNSNmtXY3Q1U1BZM3p3bVpEUDAw eXEvbTFaOU5tV3RQaGRwTm9aM2lkaS9DZmhDampqZWY5dytOaFc5M0FJMmh0Yk83S1JieldnZWNP ZmRBWFk2OXYrcWl2NTlFcmd1ZG5PWEhkNW5DRys2QW5yamY5bzczVStJejE3UEpqamtqUVl6cDRK WUdScG16T1kvem90OTdISzkvU0lCcUlCL2Rsd0lXVnF2cXl0clg5TW1XdTg5WUJYUWRlMGtHOVV6 bHNldnA2dzJOTzhYVFZKSThwcm14VGZtbDlIWEVPWjd5cGpMbmgyVDU2Vmd0dGJqNXQxQy81NSth UnpxQ1BpM2piK1lNOFlEeUhFQVpzK21ONXdxZEFPcStuUFlLeTJVK2xtUXFERi9qQklKeGlUS2Jh c0NrTS9vMkQ4ZGlVWmd5WGR0djhzb2w2TGU2aEdQZVlmOHBQQXBiSDVrcEt4SVhEZDZaRk5HekU2 ZDltazZoSnFzNld0cVVUcHk1MTZsT3RUOXdJN3VpN2ZZZUlqWEdiL09hTERSVEJ3MjNiSkRNdEZa Tk5MZjFUOWhMak0xWFB0akI0OFpzeVU1dDc1dHVrYXN0NE5wWFBsQ29aOGFHYWxPWlFjUDZBMmN6 ODJ1ektMRHZETG1VdlFTQndIWlV5YnZ2Qm0yMk50M2h3T0lpTFIwZ1dBTDFvNXJFQjRjSmR4VVRK cFpVbjQ1ZTJIeDhWV056MGl2Y0p0ek1GWW1rNDE0WjZRYnU5SXRhUFE5dG9nN1hRMWdXSFE5L3J3 b3VnV3d4OHFiOUdrQ2ptYkNJMUQ3ZE54WUp3NVpXbzdRZHlsQzh1UWYvaEFUN2dCWDVPT1NiWmpq bTJkaGtQNDNLcytZVXc0TWlKL0ZObGFwZHhwSlp6RzAzZGlDajFqemhqU3VyakJnNzVTZFBjYzhD R1ErM2hJM0ErdGEwOW1ZL0U2SkdicTltSXRyT1BqTnRsTzBOeitHMHo4azBtNDF6em1PZkdQZWU1 Q3lQVXNkTGdaakU0M0FuTzdVYUpKdVBTWG1KOHN1eTV0clZpbkx5RU56YjJuSnJYV25Eb1hzT20z TlpnWmE1czRDUk85bFQ2dVdHWWgwcHNTVitIck8yTjlTMUJJS2laNnNFTUJCSkZOelppUjRRSjVy QVBCK3RiUkVSdVFKZnAzWU9ycHJzMlNsVVFjejFta2pmQnB5TEVYUWJvSk9scVBXTHpLWXdzbTIy VDFHNDZXdjA0dEI3aXFOdlVVMWJZQUFBRWIwbEVRVlFqeWt6UUYzM2FWYVl6aE16RHRubFJ4ZTNL TnhWdlF0TnhLcE11dW82SHN2VWZIdUFEWHFiS21Bb3pEdktiOERiUXFUUkxoUm1YWTh5djJyNU5a ZXFqVGQ4QjltTWlROTNBdzN0RzRyTVJTNWNBbCtMbWdsZTBwSGkvVitMbVRaYURjNzl2RkhMb0RS ZHROVTZ1U3h2bkxKZHRuaHYzcVhsdXpsQlRTWmRnUDFCZU5HZW4yWVRMVTYxL3hOdmh1YjFHbmRr SE5seVFFSFoyWWtpQUNSaHZmQTVKWm5tOWkzSjRub25ObFgzV1hlYmJhQzlCSUZUbUJoR3F5UTJJ cVBYdXZyQ0d4c0NJQVFRQ1Z6Mkd0Nzh4Y0dRTW5MUTRxa25TUmxaS2JZY1pTUDhodG5NSGtucm14 VVJpRE5KL0ZIc3BBb0dLMFVObUkxM0Qya2RVem54dDM3a3dZSjY0WmVNMjJLa2xpVHNYcHJ1M3A4 SUFEWXFianlRT2RicFc3SnlBK3pKQWdxOTdxdS9RVVRGZXBzeGI4aTVGSUZTRVNyb094dzJJMWFn ZWQwTmpZTVNBbXkxNWQ1NSsvT2lUZmF5dy9ZMkJFMkFBMDBQZGwxVTVqM0VJbi81RGJNVG0zcEdS Q2pHc00xZVJuV3RSNS9FZkRaWWtFTzQwdXdXUWpVWHRISkNsdiszR1FHTEFaMGdlRVI0SHJHR2R1 VjFEQ3VWdWFBemNWQXc0aUhkUm8zNU5nbWJGdWNabCt1UTZ1Vjk1ekRLYy9leHp5eXp6N2JTWEpC QXE5MERIRFFodTFNNnRFVWpqYjJnTUpBWWN1THNodys4dGdSc2UzQTJOZ1p1Q0FVeE9QYnozQ1JY ejJEdVI3QU9OeW1QVGM2Qk5lcUN5Y3RsRUVXNUh1WjEyZE9sQjRVc1RDTGRzdk5Ta2QxT2ZCenR1 OVhBM05BWVNBeGdKMXljeEVHNjh6TDNoa3ZuYmJneGNOUVk4M0hYdzdDb3M4UFdBOFZmNGFGUm9W aTdUVnRLRGg2dFp4b1BEa1ZlS3czbGNjeENCMkxNSm52SDc5U25aU0JFZUV2VlpCR3cwSkFZd0Vx NE1VaTI1cHBuaGJUY0diZ29Hdk52WXhzVS9QRHBDb2dqcllFTjZ3RUNsOVBESUtPbXlaVVlSbTgw cENBU2tQVFNhNEtGVldHZjNpSDkrcVNxc05vMkJ4a0JqNExiQWdNZUNtODRXZkJYNWdkSEx5MHJH cEpSVVdYbkxoTm0rYkpuUnJNM21GQVJDN1I2N29Idyt3WUVLZXYxTVh5ZXVvVEhRR0RnWkJycWlo VERna05oWHBldlhCWHlKbVdSOHI2anpzcGN1YUYwZUZPVzRCazZGaFRnc2Z0UHZWQVFpK25YbUdm aGR3b0ZBK0E3T1pYVnhVVlNieHNDZEVnT3VOWHFSYlMwQkg1RHpRdnBPaVl4cjBtbk1yN09CK25V QjM4Wnl0bllNdFNucHhDZndqYmNYM2NwZHZPdW5KQkNMZDZZcmFBdzBCaG9EallIallhQUp4UEZ3 ZVl5U3VvekdRR09nTVhCdE1OQUU0dG9NUlRla01kQVlhQXhjTHd3MGdiaGU0OUd0YVF3MEJtNHFC bTdEZGplQnVBMEh0YnZVR0dnTU5BYU9nWUVtRU1mQVlwZlJHR2dNTkFadVF3dzBnYmdOQjdXN05J V0JEbXNNTkFiMnhVQVRpSDB4MXVrYkE0MkJ4c0NkQkFOTklPNGtBOTNkYkF3MEJob0QrMkxndWhD SWZkdmQ2UnNEallIR1FHTmdZUXcwZ1ZnWXdWMThZNkF4MEJpNHFSaG9BbkZUUjY3YjNSaTRMaGpv ZHR5MkdHZ0NjZHNPYlhlc01kQVlhQXhjRGdOTklDNkh2ODdkR0dnTU5BWnVXd3cwZ2JodGh6WTcx blpqb0RIUUdEZ01BMDBnRHNOYjUyb01OQVlhQTdjOUJwcEEzUFpEM0Ixc0REUUdiaW9HcnJyZC94 OEFBUC8vRXdoVUNRQUFBQVpKUkVGVUF3QUorUU9YTkRrNW53QUFBQUJKUlU1RXJrSmdnZz09Ij48 L2ltYWdlPjwvZz48L2c+PC9nPjwvZz48Zz48ZyB0cmFuc2Zvcm09InRyYW5zbGF0ZSgwLjUgMC41 KSI+PHJlY3QgeD0iNDQ5IiB5PSI3NyIgcng9IjQuMiIgcnk9IjQuMiIgd2lkdGg9IjEwMCIgaGVp Z2h0PSIzMCIgc3Ryb2tlPSIjNkM4RUJGIiBmaWxsPSIjREFFOEZDIi8+PHBhdGggZD0iTTQ1NC4z NCA3NkM0NTAuMTEzIDc2IDQ0OCA3OC4xMTMzIDQ0OCA4Mi4zNEw0NDggODlDNDgyIDk1IDUxNiA5 NSA1NTAgODlMNTUwIDgyLjM0QzU1MCA3OC4xMTMzIDU0Ny44ODcgNzYgNTQzLjY2IDc2WiIgZmls bD0idXJsKCNkcmF3aW8tc3ZnLXluNVA3TXhMblVwX1JHUmlCb2NILWdyYWRpZW50LV9mZmZmZmYt MC45LV9mZmZmZmYtMC4xLXMtMCkiLz48L2c+PGc+PGc+PGc+PGltYWdlIHg9IjQ1MCIgeT0iNzgi IHdpZHRoPSI5OCIgaGVpZ2h0PSIzMiIgeGxpbms6aHJlZj0iZGF0YTppbWFnZS9wbmc7YmFzZTY0 LGlWQk9SdzBLR2dvQUFBQU5TVWhFVWdBQUFZZ0FBQUNBQ0FZQUFBQVJaLzcvQUFBUUFFbEVRVlI0 QWV6ZEJaaDB3VlVtNE1rU1dBanV3WDF4ZDl0bjBRVVdkd2trV0Znc2hBUmJZTWt1QVJiWVpDRUVD UjVrY2ZjZ3dkM2QzZDJkQU44Nzg5ZWt1djdiM2JkbjV2WjB6NXg1Nmt5NTNLL3VQYWZrVlBWL09L bS9RcUFRS0FRS2dVSmdBb0VTRUJPZ1ZGQWhVQWdVQW9YQXlVa0ppSG9MQ29GalJhRGFYUWdzakVB SmlJVUJydUlMZ1VLZ0VEaFdCRXBBSEd2UFZic0xnVUtnRUZnWWdSSVFpd0ZjQlJjQ2hVQWhjTndJ bElBNDd2NnIxaGNDaFVBaHNCZ0NKU0FXZzdZS0xnUUtnV05Gb05wOWhrQUppRE1jNm44aFVBZ1VB b1hBZ0VBSmlBR1FDZS9USnV3K29TOEwvVjdvM3diNm8vaC9JUFMvUXk4VGVzSlFtVUxncGlMd2dY bXcvaHY0blBqTDNGQUVTa0NzNzlnWFN0UTNoLzRrOUhtaE53czlVMmcwVDUrQWx3OTlXT2lIUTM4 Wit0RFFVNFRLTElGQWxWa0lGQUo3UWFBRXhOMHdQMG1DL20vb1owT3ZGZHJWeVAvUVpQclZrUHoz aUYybUVDZ0VDb0dqUTZBRXhHcVhQV204bnhaNnY5Qmx6ZE9sZ0c4S3ZXV29oRVJBS0ZNSUZBTEho Y0FDQXVLNEFPaGFpNG0vWi96MkcyS3RHRXRIYjUrUTV3eVpJVWlMNEVjUW1DbDhidUwrTmRRYjha K1ZnSmNMbFNrRUNvRkM0S2dRd01DT3FzRUxOdGFldy9zUDVmOUYvSzhUc3NmdytiRi9NL1FQb1da czF2MXBQTjhhdW0vSWZzUlh4TzdOdmVMNW1OQ1RoY29VQXNlT2dIZlo0S2lSOS83WW42bmF2d2FC RWhDUEIrWXQ0alFiaUhWcS9pbi8zekQwbUJCQkVHdXIrYk9rTUFQNTh0aTkrYy94dkVxb1RDRncw QWhVNHdxQkhvRVNFR2RvMkhzWUdmaW5KK3A3UXJ1YXYwK0doNFJvUDhVNk5VWmJieFVYTzFhWlFx QVFLQVFPSDRFU0VHZDlSQ1gxK2M2YzUvKy9QNjY1TTRja1hURy9HSjlscDFqbjVubmpxbVdtZ0ZD bUVDZ0VqZ09CRWhEcis4bE1ZSDNzNXBoL1NmUjNoSmpmejcvZkR0bTdlS0xZVTJZOGZDVHYzY0pr S3VkWjJDNzV4N1J2Y0ZiRTZYK0M4c0Z4L1ZUb2NTRUNFdjF1M0k4SzJhZVpPd3ZTZnM4aFA3Si8w NThqZWY2VXAweGxpMGZxVkxjMk9LQ1lKTE9NY3BXdkRLUmU5V3VyNWIwbTdNVlpCdnlpbFBwS29T Y0liVExhOE01SjRDRGszOFNXSDJubkw4Zi9pTkF1bUNUNWluR284cFVUOHVoUTMzNTFxTzhuRXY2 Um9mOFU4aXl4ZGpKTGxEKytQN3NlbEZ1SHFXZUdBU3hnb3UxekgzWmQvN2Y4enhiSFI0VDBtYjVU RjNMSWRlNjdrT3kzejVTQU9PdHoya2VZK3BudjdQK3J4N3JJUjVsc3ArWlQ4MS8rWjQ3OTdDR2FU amEwNHp3NG81MnZuMVlSWkErTC9hS2gvdDN3RE8rV01HZERmakEyaGhYclFvWVdtSE1tdjVEY3ls UjJuS2RHbmVyV0JrdDBuNUJReTMreGRqYi9NVG5VODUyeFh5SFV6RlBIWWJuUDh1R3J4VDFsQ01w SEprSWJQaU0ySllXK0hkcHBSdmlBeERWTUNJcDRaeGw0YXdQaHFCMDJlcjBqZldiMXZYZ0NQamhr UmdyM3VYVXNYWDZhdExONTF1VDQ3TkE2VEJOMUFnTll3QVEyYjVQQWJVSThTZFlhR0hxSGZpc3BQ aVNrei9SZG5LZUdVb2wrK043NFlQeXlzY3QwQ1BSZ2RjRzN6b2x4Ly9qdzFHOFgvMjE0WVRBVFp6 VytPcytMTWNiYWFHQUNxLysyTWRWMEpPR0E4YzQ5Wi9MZUtjWnNBSE9KYzdieFhyOXZVcHVKeEpv MFA1UlE2c3V4Vm96bis1bUV2RmRvcnBIbnA1TllIbmpHdWRaZ2VCK1VXQ05YRENyT1dhYlZjYitr M2xUSDB1V24rcDJOd1paM1J0dm5ab2JORnlReEFZM1J4N21UOGM1NGQ3eERjekkrVHhJUkZHOGFl d2x6bEdYNmtJNnk0VmZjYUxNSGR5MzF4VDVWUE44U0lpaDJtZTRteTFFWjAzbG5OZnAzd1oxVHpu WFlxUCtSaWFlaHVrdnRkNWZ6SFJnWHdXREpwaTlTK2VwUm4zcjdPRzczVzFsMmVFcWVtV1RHWU9U ZGtpdFgrWWhidVBhN0ZvVzdrZWR4dllvbGlSYldiQ2ZqNWRkV3d2UnZXOFFkRzM2RUgxWHBUUXo4 alpQZWNrZXNGYU5kWDVJUTVTTUN6TXcyUWVkR0haOFVuM2JHbWpSTGx6OVo2WVpBVjlUNGpub053 WmJja2xMRDlOc1MrTStoMFJBcXZzMWQrbDlkK3RlNzA4cFR0anBncTA1MXQ3aG0rODZwOFU3MWYw dHpxMnd2M0sxNjRBMFArNDJKKys1UWI0eW92V2dZaWZWeWpNZEwxS2M1ZHZjSDVBRXcvRmdubU9C cnhHSDBaYXAvLzdpTlhIMXdQcXA0encwQmF2MVoydlBBRFk1blNkeTdoNXI1eWpoOGlNcFhqL3FV OVpJSnQvd1U2OXhvMDBmSGQ4L1FIS09QTUdrTTlvSEowSll1V2gxR2kwYW5pVG8zenhHWHZ2WmNj WjZiVDR6TDgxdWVrRjliTVdFTTY3VVRaMWt1MXJuNVAzSDErenJ4bmh2cjcrN3M2cjg3Nzl4ekp3 VjhMSGNvSDFuVzh2NzlyOFQxUmw5NXBpa3NsaTYvYjhjY3Q3NDBBK2lmVjc0dnpEOUxpdzZlTmt4 Zk0yRm1tRzhiKzY5Q3ZYRVdhWmYrZitGa2Z1a1FveXlxNTJZaDZvQ3RPdFZ0Q1c5ODEvVHpHOGxZ ZEhJeWR0eHR4b1FRZUZBQXNFWWFhOFY0Y2EyWDIreDBQc0lTaE0xREk3a25Ya2w1dkI2TWlxcnZZ L01JTnZCaW5SdExjTzhVWHo4cWovZmtCZkx2WFVLN0dqZmZZb2EvTTJSVXI0MVpzNXB2SCtMVVQ1 Z013UnU5TGsyMEJtMWpzaVZVeDYvRlk3TTYxcW01Wi83L3oxQ3Z5VWE0dkhYQzdETjQvamhYakRL TmpMMERzR3VSdmluMVl0WXRyTmtZcGoyVzVzZWNuTC81OVJZdzJHWXBINTZ3RVhlQ3FXOXJrcHlh cGNzL3JXVG1QOStNdHZjQ0Y2YVdmTXpLS1crTVJjR1U4TURnelN6N2VJeDkzWjVSbjY1MzI1UW1L UDUvQXMwZ1lxMFlDaEdFajNSOXhKdkhROGtoMXUwMlh1YmJqY0RxMDNzcGFiMzRjRmRqVm4xZVlC K3RqVVBhVHIrUmFCb3R4enJEd0REZkljL3dCNkYxeHNkcjg5aHlUNThHbzMvR1BtQ0xXMzdDZGVx RGJWa3hid0pCdTFvWURUQ001UjR0WUl0dGs5TTZQNEd3SmVtcG9MTVUwcWY3SC9GWTh0bVdIMmJh MmpNOGdveFNRb3BZTVM4V1g5OSt5MGgvbUxCTlJ2MldBUHQzOG1tUzRhVkNvMW02L0xHK1RmNlhT Q1JCRnV2Y2ZGUmNsc2c4VTV4cmpZR0REZW9lVTd5S3NDWjQxbWJzSWdnalYrZjhTaGMyNWJUVVpC RFJ4NWxGOUlLdGo3dFZicURmcWdlZThiQS9uelErUGtzdm1IKzhXNDNsQ1MrdkdRWjFWa3N2MURp M1pqeVFCQitYZGhCeXNUWWFUTjJTeTk5MXFjd2lMSWQwUVd1ZHJpNTVlR0tWRTJ1ajBSNFhKL2FK YUZwWm11akQxcm1wcG83TFArdlNHakgyRE1IbTlXY204VFpHbGlTbkJoTWEyK3J1cm5GMmFlbnJO TU9kZjVZOXBwYUs3a1NmVzlReHRlbVBFMkpROGlteDFSbHJ4U3hkL2twbFd6d1lQS0hla2hGdzNw MWRNQ1ZRV242MnplNjVtbHhtZGI1SCtiYVJXYXQ5eUphT3B0c3VnNTZXNzhiWnh5RWc5Zzg3d1VC RmtpWUZEUi9NWm00cllHbzA3b053TDlPOTUyYThwblJHMmwrL1E5M1VPbW1IOUZtczdmYitkVzYz MjhKbFhmd1kvalVKTUp1SWRXcnNKYnpncVd2N3Z4OUxrdjZqajNmU1dFcjRMME9NcTFLbWxwV0da Q3RlQnlQNytnd3lSbUUyTG1XOFNVcXdQdDdQS2hKMGw4RlV2VlBQa0JpejFQZUlUVkRFV2pGTGw3 OVMyUVlQQnZ1S1E3eHZZZHRzYWNoeThnMEpNRU9MZFdyc3YvUWJ6NmVCYS83UlNIS1daRTMwU2pB RmdhbWw1WlZFdDlHRG1kM0c1NTc3ek5hQXZ6U0p2ZXltdHRiR1RVZE5TeE84MVdBQTFCL2wzNXI0 bWhJUWZuTkgycHBvaHVUajQyNWtWR2MwM1B6cjdLOUxSTTlFNDkxb0xEWDhYSmNDSTdXTTBnV3Rk Y0o5YldRWGdlbU9zejFyMDEyU1dVNHpucDRCR29IYWZPNHpVL1Vra0Z1WTc4L1pBTUtNZHBjOExl NGk5dExsejIwVFFkNWpTc0NOZTBwenlzSzRZZE9uZGNDeDk2OXovK2k2aUlsd0EwSjdpeE5SdHp2 SUMzcTdFWmovOUJqajl5WDUrNFJvUUJBWWxsWStOdjVOQW9NR2pKR1F6Y3drUFRqakE5eUZhWHVB a2ZuYU1LVnhJMjRkK1FoL2FWM2ttdkMvVG5pL0R4SHZDYzBUOWlieVBIKytLVUVYWjVTdmoxb1Fa bVpEMUpMUkxrUTkwb3l6bFVPWWpReWZFQ0VRV3BwbVc2K243V08wVE1qUW1ETXJHNWVvV3ZwMTl0 TGxyNnQzREllRG1abHdwQzk2d1Noc0R2bm1MUC8wYVMzbjltWDNjYjNiKzliN3kzMEJCRXBBWEFD ME8xbTh2RFlaWFQxQVlGakRmc2ZFVVJXTnRXTEUyZUNsR3JrU2NRQ2VYWlo4V25OOThKaHc4MXRy SmpDYmY4cTJWTlJ2T2s2bG1Rb3ppK2pEelZTMnJkc2JEYzVsRUpaRCt2SXdkbXFzNzVwS2R5SHFt WEJJdG5ORGJmZmNFd2ZoNHoydzFCYnZwREdqb1RGSFE4b3oySHN3dTVqU2lob0xXTHI4c2I1MWZ1 OENIRnU4cFI3N1Q4Mi9pMDFOZFpmMDB0b2pzMi9EWFhRSkJFcEFYQUs4SVNzMVdSbzZwdFkrNkhF ajlsV1QvblZEaDJiR2RzNXBIOGFGQ2JlMFpnOFliZk5QMmJTZzBGVGNwckNSUVJqdDd6cXkzbFQr dnVPOEowN3JHbGpNd2Q2YXU5bUZOWEticm1hdFBmTWQyNzkwK1dOOSsvWS9WeXA4OGxDWlBTQlFB dUxxUWNZRXFTWFM0cUJxMTlkQVc2WWZyZlp4MStLdVNxOEZBUUxXMGlTaGF0YnBIcUE1RGJGQmJj L0l2VUtqeGxLZmYrbnkrN3IyN1RZek1IdmZkNzIzc3I0U0VDY24xbjlwb0xqUXk4dG5QMkZjR2pp NXdKL3JHT2pSOTFscDRGaHU2c09PMFkyeFdVWm9iVGU2dGFIWS9GZHBPMkhjbDZkL0xGbjBZVmZw OWg3WWx6Qkt2eXpabDlqVU5rb1FacDFVaGIwWGZxRHFpNU5CZUt5MTVxR0pvVllkYTZOUnpwTGxi Nng4b1VqUE5HZm10VkQxdDZ2WUVoQW5KNVlzNkZlNzlzSG1HdVpnVCtHeWI0STErbEVkMU9iYXBw SGZaZXU4U0g0YnpMdm1zNlNFZWJaOEdQYTJqNVpRc2I3ZThzeXgxVEd1dlZ0Q21aTjNiaHI5MUtl OVNEdjcvQmQxZTY2dlRXYW50eTJoRUl4T3FUdThtZUM3akxoeEUveXVSRjNBMHVWM1ZaMll3ZGdQ YVdIZWV3S3crWGV4NGRDbjExOTkyWDNjTFhNdi83Z2xJRTVPYUZmWWRHMW9Xd0tpenRyOGw3RWRi SnFULzZJYmVLM3NpekQ1bHZjaXd0RDFCUzAvbS9ZTUljRzlqakFKQW5oZC9GUTRwakplTGU0Y3hs VGFpNGFaK2RDV2F2a3haNW95elg4ZE5nYW9YUTdyT1pWdDhPTGdWOThXc3c1bkxmcXd1ZTZseXgr L0tTZS9ML0tlVVVpZ1F0MC9sM2ZOTEtJUEsvZENDSlNBT0RueElZNEhqSnlDM1hXME85VkZJeU8x ZkRIRlNMV2h6Ky9tVTZQblBteWQyMGQwa1krdmxVZjlkaGZ0S294K0ZLRGZsY0syclF0N0huYzlK ZWxzNHh4Qnp5Qm9wNndiVWM4dWRFaUltWTNuUUZ3Um9iMUQwbzNlRjBrc0xTMWFWMThWdHowRzV3 SGlQRFdZcE1OdW1EN05NU2VoUGQ5cDVKWi95cVQ0TUE0NCtqTWhTNWUvcFlrcjBkUjFSL1hrWGZ0 ZWdXWklyclhoYmtTcnE3bkxYaGlCRWhBbko2YmVvOXFobDlJSHVTdVQ2THVMZ0JsdmhYU1FxUit0 OXVsN04wMk51VXdiRTNKSlc1OS9GN2U4UFJQZWx0ZGxjLzNCUDlwTUJNUzJmT0pkakRiM3VhUjNL K3E5T082UTh4Y1k2eDN2bFZoT1RJK0h1R2dadWZGMWJnWGVFM2RTM1RzWkxJbm9kKzhQNFoyZ1Uy UFB4dVYxN20yaTZhWjhRdVUwY3NZL3dxYy9ORGhtV2JyOHNiNU5mak55R2xkOUdqY1NtQW4xWWR2 Y0xqS0VhVXUzeEFDaGxWMzJCQUlsSU01QWNjMnpEL0RNZC9iZm5mMDJBbzNtejBMbS83ZlBJRDlC MDNKaHBHNnFiUDdlOWtGWlcyMWg5a0htTUErTWlmNjkwV1BMdTZ0TmQ5L0ZneGpNdHJ6U1NDdFBT NHU1am9lWld0eG9VOUdrM1RXR1QvbGg1N0sxUGs0L0VlaDkyR1hkbGxzb0ZQUWFaMzdDMGwxYytu Rk8rUlFkL0ZoUW41YlE3RzlwZFFCdW5QMjRabU51SFFUck9GUHNaNzVMbDk4LzJ4eTNkOTA3MzlL NkFNOEJSTzlzQzl0a1MrOVFhcC9HTXRzbUlkbW5MZmNWSUZBQzRneEVvMUtYQ1ZmZHRnQUFFQUJK UkVGVXlKMzV6djdENXVQamRJZU1FVitjc3d3TktEOXc0cEJWbndFVEdobEVpOGRJTEhVMHY0L0lq K3RnQ2kxc3RLVXhLc093eDdoZC9TN0JvNWUvaVZtSm96MGpiU3NmYzNYYTJLWmtDOXRtKzcwRXA0 UTNwWU1oN1JzS0JDMmRQb0poODErbDdTY3VuWGJ2eTlSLzI5UkpwU2VjdlR2MlMvZ1JZZlBKY2ZU TGJnWUEzb3NFbnhzalpMOThweS9QQXljYzRpMVA5WHNqbG5GNndieDArUlBOMmhpa2JYNThxVS9r R3ZRSEpjRHp4RnByOUQ4QlExQzNSQTNUWGQ2MWxyZnNDeUtBQ1Y0dzYzRm5tMmk5RDVvd0dLT29I bG96dGp6a2hLc040ZjZnRnNacFdjSEg3dlNyOVd4NStuS005UHpTMkRwTkgzc1FSdUo5SGorUzQw ZDZmQ3g5T0RmTkhuZEN1Yzc2cXZyd0lTbVlpdVZVZmNJd3R3Y25UVytFMGJ6cHc3YTVNVkxNMkFq ZGpLUlBqM0hRS0hPbGlRTmlmWnpma0lCdEgzWlZia3pIRC9tTXlnSXdzWjh3TlVCb2JYV2Fmdnlk QXZzTW93YWJ0bm8veGpWMHFyRDZVcDlLTXhLTk1WZGtqemViNmlzRGl6NzkwdVgzZFcxenI4UFVT WEtYSVhxbnhqTE0xaTN2K2RiRy9vZXBIL1VhODVSL1FRU3VpcmtzMk1TOUZlMkZ0ajQ4N2tlMEJs aEdjRWVPKzRTa05YcEdwdEUyRVoxNW1Cb1pPeU5nR1lqK2ZpdHJ0SlhqS21ScnJIMGNRWU1wWWlw RzZqNFNQMWFrekg1SlE5NStCdEtYc2MydDdwYkc1WUxxVTRlNkVPRW9URnRhT3ZZMm9TZk5TSzB1 UWhWanRGemtESXBudy9CY3grRm5JY2UxYWo4VEtYNHM3eXI5bUJMVlVTUFZ2dHpYaXdjR2xuQzBZ V3lydllRa09UY0VCc0V5TlJpdzMyRldNdGFoTC9XcFdaS3I0dFhCNW9kUi8wdDhLb0s5SzlvYm5z TFEwdVdyWXhkYWgybDd6MmdrZVU3UDZ6M3dYUkVlL2N4UmZkNkpUUU1zYVlvV1FLQUV4Q3FvUGtZ akdCLzRhc3pGZkJnN2paOTFTMHQ5cVM3TnM4d3pNZzlwaktZc2VSQmcxdWFGTlRLeU5pcHpncnVG N1dJVGJBUmZuMGNkNmtKVG8yZlBZNlMvU2VqMTVUVzM1WlJlVFpXZ01GUHliSmJMekM1YTJtWmJ2 ckVYTWNWd1c1cXJzakVuZ25BVTFNcW5kS0NObTlvS0Z6ODhOTzVueWQ4SUk3U0JQZFhQaEkybEpI V3crVnUrWmhOV05zSFhZYjkwK2EwZGMyMllXcFljcjB5UjM1S1o1L1M4M2dQdmcvQ2VDR1dZK2pi dmhKZTFMd1JLUU55TnRGRU1iUk1xaUs3TW1QcVE3ODYxR3VMQ1Bsb3R0SDNNT0ZaanAzMUdnNVlT L0JLWi9OT3BIaC9xZzNPb2lvQXdpM2w4ekc2dWYweHlJMWdiZ3R1WXNIaEN6Sy91bVRVbDYwNkc2 cU84cmxEZmxoRUdtTWErUjQ1K0c0TlFuTlBHOWd5NzRLS2Y3YSs0TmdPemIyVnNzNzJIajB3aUcv MSsxQ3JPU2JOMCtaT1ZiZ20wTkdUUXNRdW0rcDlnb2RSUXdtRUx3RXRGbDRCWWo2ejFYU005cW9x WXRoOFE4aU10b3k2NkVtZ2hpY004TVJmN0ZFYm11NDdxZmR5UFRZR3U1RENTZlV6Y3lvNTFhaHdR VW85ekdqU2RqSzdrT1kyOHhEL3R0QTV1Uk9mblFQdlJLZWFuVHNzdnB2NzArd25SaTFabkdZbnd4 Q0MxM3pPMXNqeXJNSGpERVJaWDhYeXQvTGsyNFdlMlFNWHlnY25rK2JVdHpuUGpQZEEvMGpsOXZT c3VacGZVaXoybi9ZV2ZUTWs5RnZHZXFNUHlpdjYyR1U2cnpzQkEzRFphdXZ4dDlZL3hEVk5xMlJR d1lOby9Md0ZvU2MxNzZOMkFDMkY5SGYwL3R2M1cra3RBYk85Nm1paW03VFpWdmJpV0dteFE5dVRq RllkSm1ERmM5cVhHbEczK09qZWc3RmFYUTJycW9lN1pmMXlXTkREM2xzNHZwRTBkeU52MnRNcWhh VUtkc3BWRnBWV2Q5aVBtTUtkdGRZaUhEd1poQnVTWldsMmVWUmk4Q1MxcDU1QjI5ODlQcU8veWd6 SHI2ckR2OEloRWVuNXRhKzFrZXcvMGoxRngzeGRKUHR2QXdmdGlYOEllVjQ5RnE4TytsdjYreUNo NmlmTHRIV2xiby92T2Z0cXpoUGF6TEJ2Q3RIOWVHOVFHVm1heTNvMTk5djlTNzgvWkV4L3gveElR Ujl4NTFmUkNvQkFvQkpaRW9BVEVrdWhXMllWQUlWQUlIQk1DUTF0TFFBeUFsTGNRS0FRS2dVTGdE SUVTRUdjNDFQOUNvQkFvQkFxQkFZRVNFQU1nNVMwRURoZUJhbGtoc0Y4RVNrRHNGKytxclJBb0JB cUJvMEdnQk1UUmRGVTF0QkFvQkFxQi9TSlFBdUxxOEs2U0NvRkNvQkM0VVFpVWdMaFIzVmtQVXdn VUFvWEExU0ZRQXVMcXNEeVdraTU3RW5idWN6cko3VVIzTzNITGRqcDhidjVLVndqc0Q0R3FhUktC RWhDVHNGUmdJVkFJRkFLRlFBbUllZ2NLZ1VLZ0VDZ0VKaEVvQVRFSlN3VWVGZ0xWbWtLZ0VMZ09C RXBBWEFmcVZXY2hVQWdVQWtlQVFBbUlJK2lrYW1JaFVBZ1VBdGVCd0ZVSWlPdG9kOVZaQ0JRQ2hV QWhzREFDSlNBV0JyaUtMd1FLZ1VMZ1dCRW9BWEdzUFZmdExnU3VBb0Vxb3hEWWdFQUppQTNnVkZR aFVBZ1VBcmNaZ1JJUXQ3bjM2OWtMZ1VLZ0VOaUFRQW1JRGVCY2YxUzFvQkFvQkFxQjYwT2dCTVQx WVY4MUZ3S0ZRQ0Z3MEFpVWdEam83cW5HRlFLRndMRWljQlBhWFFMaUp2UmlQVU1oVUFnVUFnc2dV QUppQVZDcnlFS2dFQ2dFYmdJQ0pTQnVRaS9XTSt5T1FPVW9CQXFCclFpVWdOZ0tVU1VvQkFxQlF1 QjJJbEFDNG5iMmV6MTFJVkFJRkFKYkVUaFFBYkcxM1pXZ0VDZ0VDb0ZDWUdFRVNrQXNEUEExRnYr VXFmcytvVzhOL1ZubzN6cjZvN2lGdjNQc3B3MWR4c2l2bkI5SUlYOFQ2dXY1emZnZkhYcmwwQk9H NXBxWFRzSy9EYld5dUlVbGFKYVJWcDQ1K1Q4d0piWjA3RGVJbjNtSy9QdVkwSitIaEQ4dTlrK0ZI aHp5ekxIV0dzLzYyb24xN0RDUXZ4SHN2eXh4NnBFdXpwM05FeVRIeTRjZUZSckwxOWY2VnQ4L2Fl SXZhdmIxL2x5MGZaVnZEd2lVZ05nRHlIdXVBbFA0K05TSlVYeGU3TmNJUFhXb04wOGZqL0RQaVAw bm9VZUdNTVJZczgyekp1Vm5oK1JYRG9hbDdnU2RtMmVQNjc2aDd3bjlidWh0UXBoYnJJTTJMNUhX L1V6b0EwSlBGV0o4S3k4YXg4TkNueHQ2NHRCb1BKdG45S3lQU2FSbmgwR2M1d2IyYnhiZjE0U2tl LzNZOXdqTk1kSzllaEwrWW9oQWZyZllZL242V3QvcWU4TE5NenhKMHMwMSt2QlM3OC9jaWlyZDRT UGdwVC84VmxZTDV5THdORW40dGFIM0NlM1N0KytWOUQ4ZWVzSFFISU5KU1grL09ZbnZwTUVZdnlC dXdnUVRpdk1nelhPblZWOFNlcmJRT29QNS9zTVFDZnR2U0pobjlLeHhialhTNmErSEpPVzIyUVFt Ly9Days3YlE4NFRtR0dXYUJYMVhFaFBvc1RZYXo2QTlTNzgvR3h0UmtZZUR3QzVNNUhCYVhTMlpR Z0F6K09oRXZGcW9OLzhhejArSFBpdjA2U0dqWDhzU2NhNFlqUEZURTJKcElkWmFZL1Q3TFlsOXV0 Qm9sS3Q4OVdCay96d21pSjlRc2NTeXJaNGt2UmJ6a2FuMStVSU03TDQ5RHMvRDV2K0YrTGxqblJ2 UFFxaFlWam9Qdk9PdzFQWFZjU3RER2t0TThhNFlBdUlCS3lHckhuMzdpQVM5YjJnMHlvZTE4dlh4 ejQ0SjRuK1owR05EenhGYVo5U3hqL2RuWGYwVmZvQUlsSUE0d0U2NVlKT3M4OXNMNkxOL1JEeVdq bDRzdHJqN241eWNXUFo0enZnSkJJd2x6blB6cW5HOWJtaWRlY2xFbUFHTTc4MFhKdnlaUThwVi92 M2pmczJRVWUvYnh2NnJVRzllSng3TTZKNnhEODIwMmMyUHBHRkc2bVpMbm9jTlN3THlEeFBYakdm d0xKWjFXaGo3Vi9PUHdDQTgzamh1WmJ4VmJEaTlTZXdSa3c5SzJBdUhSbU5aaVdCNDF5R2lMeC9X eXRmSEw1SjBoUGVueE80Tm9VZUlQRmtmMkxuMzhmNTAxWlh6R0JBWVAvUmphSE8xY1JxQk4wMXcz NStmRlArSGhZd3dZOTFsZmowaG1OMTN4KzdOMjhjenRiNk8yWDk0NHRxYWZKd25SdFR2SGNmYmhY NC9OQm9idTRRSHhvZmg5dkVZMmpqYjZlT3YwLzFycWZ3dFFyOFI2ZzBzZjY0UGlQdGxRKzhVNm8w Wnhzc2x3RXdMQm5HZUcvNnZpdSsxUW44UmFnWlRmL2Q0Q0lSWTUrYWw0akxEaUhWdU5wVXYwWi9t MzN1RzNqR2tqMktkR25VU1ZxZWU0ZC9TNzg5UVhYbVBBWUdlb1J4RGU2dU4wd2dZOWI3UUVHV1Rs T2JNRUx6aS9jdjRQaXJVcDhPUWpISVR2R0pzM0JvUjk0SHlFa1I5L2o2K3VYOG5EcHUzdlJEeDds bFdJWGdTZlZER0hzTW9IS1lhaUprVGprL1VSUkl1QkFZbGdTNzRMdWNQSmNUTUk5YTV3YnpOd2xx QThqSDVlN1dBMkw4Y0VyYXRmSDN5T1VtcmoyS2RHL3ROWmpYbkFYSHM0LzFKTldVdWljRGVzL3RJ OTE1cFZYamxDR0FrbGpyNmdpMkg5UDUxYnRvNm1CcU5HbXZsbjVtRWZ4MGFEUWJmTTBKcjhaK1lS QmhSckszbVY1SmlaRmFXYlViQmxtVFhhdjRsdFZNVGpiWFZFS1Mwa1BxRW54YlBIT0dTWkNmMkpP RE9qWjRsLzE0ZzFBeGhRV2cwUDlzc3psNFA5emJTTi9ZbCtqck1iTXg2K3J6N2VILzYrc3A5SkFp VWdEaVNqdHJTVEVzZlBST1FIQ09abzVWa2RQKzh5VURMQlRQNjBMai9PTlFicXBPdjJBZkUvUldo ZmkwKzNxMkdsczhmZEttTWpHMmdka0hYN3ZSTWN4azhmSHMxVTB0R1g3L0RFL3gyMG41dnlNeUtj TlpuZmQzVWFnbU5KRGsxQklQbHBWUFB6SC9xb0JMYmtoTUc0OUxlMHU5UHE3dnNJME9nQk1TUmRk aWE1aG9wVWsvc28yMUNteDE4Y1FKdENrL3RLeVJxbHNFRW43OUxxYjVkR1pYc3Y1ZC9QeGJxelN2 MW5nTndtK2xnOUhPYVl2TWZ3ejFObTMvd3hzVGpuR1hNVnRyR05lRnNyK0hudTV6T2xuVGVrMTNh MXZLcFk4VGNjbUgvUHVqUEpkK2YxcGF5and5QkVoQkgxbUVibW10RDlJZUhlUDM3bGduN3h0RGZo ekN3RDQ1dDVPdFFWNXl6REgzOVh2dkZBYXh4eGpLbklHY0hmbUpJU1BXeUwzdUkzcnZYd1QvdG5G UHhpdytKZml0K3A4bGpYZHBZTXV5RnNnSnBWWDFjSEpheGRpRWIwTWwyYnA0aHJuSHZaOG4zSjlX Vk9VWUVNSkJqYkhlMStXNEVhSzY4UjRJeHVGaVRoallSUFgrYU9BVEdGeVdWaldjNjhIR3VOWmhK UDFMR0JPZU9zc2RDUi9YT01mNjYvWlpiakxxM3RRTWVtSGlmRHFaRzQzM1lSZDFHK0RTYit2ejJK S2k3N2txdUh1bkxJU0NVMzRjdCtmNzA5WlQ3aUJDNFBRTGlpRHJsRWsybFN1cXN3bGZPS0lOUXNM eEIyOG1JbVRiU004M0lkOVZKbmlzRlBubm8yQXpObjM1L1FQdHBHTEdQbFk3eC9UbFdySStpM1NV Z2pxS2JkbXFrVFdkTEN2WU4vbDl5emhucGV3L01QbHhHUjdNbzJmWm1uQ3dtb1BaV1lWVzBFWUZq ZTM4MlBreEZYZzRCak9GeUpWVHVRMFdBOW9xYlI5MnZZNVQrMzlOUXV2Zjl3YWtFclJoTEdsK2VF TE9RV0hzeGxuU21ydVRZUytXWHFJUlFHNWZ6bkZhK1JKRmJzenB0YlducnNtVGZoK2JVcGdvUDZm M1oxTTZLV3hDQkVoQUxnbnNnUlZzVHB6cnBuaVZhTWRhZVhjZndzV2tmcmFKWUs4WkphVmMyWUVJ dFlseGJ0NmtzWFl2ZnhSNlhaYXozYStNdVpSeENXdTBtM1BxMmpIczFmZHl1YnBpb284KzN0QURx NjJwdTdianMrOVBLS3Z2SUVDZ0JjV1FkZGdYTk5WcDNvWnZmUVhEMmdRcnN1QXpsUGlZYm1hMDZH a3MwbDVyZnJNU0dhZlBQdGEzYmp3ZmpNSitSMGY1ZENqUkNqM1VobyszT1dGd284dzZaWEx2ZEo3 ZXNSM2oyWWR2Y2ZoZkNwcitEaDA0K080VnQ4eHNtc09uek82K3lhL2w5L3F0d1grVDl1WXA2cTR4 clFLQUV4RFdBdmtDVjFGYmQrKytPSDdNQ1p4OHdtVzFWR1IzYXBIWVpYSi8yM3ZFUUhyRk9qY050 VGx1ZmV1NzhlNVU3OXNrTzlqTW1MVTJxV09kbVZNMFZRV0JobXR6SWJHYVhkeFVlOGkxTnJqenY2 eUQ4ZXR6NnVIWHVWMGdFd1VtbDlSM2lmcjFRTXlNMjFHcDNGY3l3YytMZDFSeFVqSjJVcDV6UXZ4 L3dXdkw5YWM5VDlwRWhzTXRIZDJTUGRxdWFhK25CdmY5dmxLZW1pV1FwQ1RPT2Q1WnhIYmhSKzdy RVpnL2ZQMFE2WDdIcE54T0c1S2RlRitBUlBxZWUvRk1uelprNE54cExOM1Byc29RMjNnNEI5L29B QUFhNVNVUkJWS3k2c2ZCTFJCcjFtMTIxSXN5c2RxbmJuVWhqZXVjUjJ0S1NVOWFFWlN2ZnNoN21q dW0zc0cyMnN4T1VGcHlHSjJETVVOemMydXFRZituM1J4MUZSNGhBQ1lnajdMU0pKanNBWjVUZm9t eENqdGNwdExncDI3NUF2eVJESUxoeW9rL3JWdFovNmdJc2Q3aVJkUzZ6a3Q0UDBYUkZuTGhKMXBt TVBvemI4aEx0SnU1R3RLdm0xT1dlSWRkZnQzeEwyalp5UFVOZmg5blkzRkUrNGVCdXBKYWZNQ0FV bXQrVjNuNk5yL25aTHR2empOemJ5Q3lCb29KQlEwdExTY0UxS2MzUDNzZjdvNTZpZzBOZ2M0TktR R3pHNTFoaW5lRDlqcUd4ajR5L1p6N3hUaHFqMlBjYll0emQwd3NjMFpZbnZwbWpJL2MyUFNqK2JZ emJzZ3NCTXpLcVQwNWVHK0N4Vmd4R2lXbjFnVzVOM2NZWUNTRkxLUDJsZ24wWlYrMDJDditFRk5v TFRsZWMrTTBNdUNacXJkRld0N24yMk5FZ015dHBtV0NqZkV5OWhabEZ3Tkt5VUF1YnNwWHJPbmRD dkk5M0g5WVA5Z0Z4NytQOVNUVmxqZzJCRWhESDFtUFQ3Y1dvTU51ZVVXRWtsaXN3Vm9maXBuSmFN eWRZL0ZCUWk4ZU1hRHdwczRXeE1TdS9MNEY1OHpkNldCd1lHeUVRNTRweG5ZZmxEV3YxNDZWOEdM a3JRRll5M1BIWUd4a1ArM2tldjBRM05aUHdmSjd6UjVQZmNrbXN2Um5DZFB4eEhqTUR1STUzTldr VVRDZ0dXTExyMjBwbDFqVWFJKzd1dkhLdGhyeU5DQ0ZMYzdUTkxMKzE4R2E3eVpkZ2NWSysvOGIx M1VPVFNGL0dPamZxWFByOU9hK3NITWVEUVAveUhFK3JxNlZUQ0ZpS0dCa1ZSdkg1U1V3akJpUERh SkROYkp1V3RKbGMzSllrNXdianh0ek9Bem9IUnY4dThSTWlzYzZOWDBpejNFTHJoaWFPT2x5WmpS RVJIczVYbkNlT3d5L1p2WDlzR2pHeEpvMmZ5UHpPSWNZK2hMd09jL1gxZUQ3UDZYbGxrV2FYVzFY bHVTZ1JaaTdaVTJkZkJseC9NZ0ZtWXBRR1lBSjN2OEZCTVBhWXdOTTVGZjJSTE9lR0EvTjIvbUVz MzVLZ21Zck5mRE1DNVNNYjIrcXdGQ1YvSTNXNGg4dFptQmJXMi90NGYvcjZ5bjBFQ0pTQU9JSk9t dGxFak9wRGtoYWpqTFZpakxCdFhMYzdmR3htMjdSY1NSVFBvMFBXMERjeGJnemZieUJNM2Fsazc0 TW1qbnFNb3RXYklsY01abW5wQXhOYmlSZzhHTjhERTBid3hGb3hmb2RoWFQzMkJPNlQxTzRXaXJV WDQxazhreG5PV0NHVld4djZNSUU3amFVK0RjWnRKakR1Qy9ScE5wWHZHN2FVcUh3MHp0U1Vvdzc3 UDQvaVdVUDdlbi9XVkYvQmg0aUFsK3NRMjFWdHVoZ0NSdEwzUzFZL0EycjBIdWNzNC9jZi9IYTAy WUV5dG1VeUFxYXUrcVhiRW5ieE5sd0pGajg4aE9GMVVXdWQ5ajFjQno0dU42M0xZTi9GR1E2ajlu VnBsZ3IzVEcrZHd1RTRKVHdUZFpjeDJ2ZWJEd1F6Qm4xWGdpNmdMMTkvZFZFYm5hME9xcTdiNnRE MyszaC9OamE0SWc4SGdSSVFsK2lMQTgzNnVMUUxNN0JKK2wvanRoUmo2Y2NvTXQ1VHd5MU1uUE1N dEpoc2ZNcDdtbURHUDhzOFJzWU9oOW5rdHN5QndiU3M2dkQ3QmRiQzZmclQ4N2ZzczQxSnRmek5W by9ST1lGa2I4U0dhb3RyZGJpaFZqc2VrSWkrRGZIdTFjQVBqcGFQM2pBMW0yMk56Tnc1RmJoVE5m VWpURk5hWE1rNmFWcjUra3UvS1VjL3dxRmxNUHR6Z005SmVaaWJPZTVheHo3ZW45YmVzZzhZZ1JJ UUI5dzVsMndhUmtIcnlJalFYVXcyUjJtMklHNWg0cWhWU252UjZpd0JQVHlaQ1FHbmZKV1AxR0VU MXRJRzRZRzVKZG1GREtHQ3lWbW50NHlsZk5UcW9FMmxIWDNoOTQxSEdtUlp4d1oyZ3U0eXpvOUkw MGkrdXhMdEdBQlBQOER6NXNsbmlhbVZ6Y2JjNGY1OWlic29Kc3JYYjhyUmozQlFOcUxCNVdkTG5a VC9wZFFCdTFnN0czWHM0LzNadVdHVllYOElsSURZSDlaVlV5RlFDQndNQXRXUU9RaVVnSmlEVXFV cEJBcUJRdUFXSWxBQzRoWjJlajF5SVZBSUZBSnpFQ2dCTVFlbFNyTnZCS3ErUXFBUU9BQUVTa0Fj UUNkVUV3cUJRcUFRT0VRRVNrQWNZcTlVbXdxQlFxQVFPQUFFTGlRZ0RxRGQxWVJDb0JBb0JBcUJo UkVvQWJFd3dGVjhJVkFJRkFMSGlrQUppR1B0dVdwM0lYQWhCQ3BUSVRBZmdSSVE4N0dxbElWQUlW QUkzQ29FU2tEY3F1NnVoeTBFQ29GQ1lENENKU0RtWTdXUGxGVkhJVkFJRkFJSGcwQUppSVBwaW1w SUlWQUlGQUtIaFVBSmlNUHFqMnBOSVZBSUhDc0NON0RkSlNCdVlLZldJeFVDaFVBaGNCVUlsSUM0 Q2hTcmpFS2dFQ2dFYmlBQ0pTQnVZS2ZXSTAwaFVHR0ZRQ0d3S3dJbElIWkZyTklYQW9WQUlYQkxF Q2dCY1VzNnVoNnpFQ2dFQ29GZEVUZ1VBYkZydXl0OUlWQUlGQUtGd01JSWxJQllHT0FxdmhBb0JB cUJZMFdnQk1TeDlseTF1eEE0RkFTcUhUY1dnUklRTjdacjY4RUtnVUtnRUxnY0FpVWdMb2RmNVM0 RUNvRkM0TVlpVUFMaXhuWnRlN0N5QzRGQ29CQzRHQUlsSUM2R1crVXFCQXFCUXVER0kxQUM0c1oz Y1QxZ0lWQUlIQ3NDMTkzdWZ3Y0FBUC8vMkI2bzZnQUFBQVpKUkVGVUF3QXB6eEJxRmc3QXNBQUFB QUJKUlU1RXJrSmdnZz09Ij48L2ltYWdlPjwvZz48L2c+PC9nPjwvZz48Zz48ZyB0cmFuc2Zvcm09 InRyYW5zbGF0ZSgwLjUgMC41KSI+PHJlY3QgeD0iNDQ5IiB5PSIxMTYiIHJ4PSI0LjIiIHJ5PSI0 LjIiIHdpZHRoPSIxMDAiIGhlaWdodD0iMzAiIHN0cm9rZT0iIzZDOEVCRiIgZmlsbD0iI0RBRThG QyIvPjxwYXRoIGQ9Ik00NTQuMzQgMTE1QzQ1MC4xMTMgMTE1IDQ0OCAxMTcuMTEzIDQ0OCAxMjEu MzRMNDQ4IDEyOEM0ODIgMTM0IDUxNiAxMzQgNTUwIDEyOEw1NTAgMTIxLjM0QzU1MCAxMTcuMTEz IDU0Ny44ODcgMTE1IDU0My42NiAxMTVaIiBmaWxsPSJ1cmwoI2RyYXdpby1zdmcteW41UDdNeExu VXBfUkdSaUJvY0gtZ3JhZGllbnQtX2ZmZmZmZi0wLjktX2ZmZmZmZi0wLjEtcy0wKSIvPjwvZz48 Zz48Zz48Zz48aW1hZ2UgeD0iNDUwIiB5PSIxMjQuNSIgd2lkdGg9Ijk4IiBoZWlnaHQ9IjE3IiB4 bGluazpocmVmPSJkYXRhOmltYWdlL3BuZztiYXNlNjQsaVZCT1J3MEtHZ29BQUFBTlNVaEVVZ0FB QVlnQUFBQkVDQVlBQUFDYkhxSmRBQUFRQUVsRVFWUjRBZXpkQlpCc1AxWUc4Tm5GM1ZuYzNWMldo Y0xkdFFwYkhBb3BDdDNDRm5kZnJQREYzYTF3Rm5lSHhkM2RYZmI3OVh2cGZ5Wnp1K2ZlbnU0MzA5 Tm42cVRqdWJsZmNuT1NrNVBNL2MvcXJ4QW9CQXFCUXFBUW1FQ2dHTVFFS0JWVUNCUUNoVUFoY0ha V0RLSjZRU0Z3ckFoVXZRdUJBeU5RRE9MQUFGZnhoVUFoVUFnY0t3TEZJSTYxNWFyZWhVQWhVQWdj R0lGaUVBY0R1QW91QkFxQlF1QzRFU2dHY2R6dFY3VXZCQXFCUXVCZ0NCU0RPQmkwVlhBaFVBZ2NL d0pWN3pzSUZJTzRnMFA5RmdLRlFDRlFDQXdJbkRxRGVGancrUC9PL0YvY3J4NnpiM3JwRlBpZk1m MnozajMrZTBWZmtnZjF6K1pQVUZFaHNCY0VIcEpTYmtML2V2elU0NGRpK3JxOFR2eEZPeUp3Nmd6 aXE0TGJmOFUwdWw4Y2J4YkRqclUzZXJXVTlKZ3hqZjQwanUrSUtkb0ZnZFBKODNSNTFVK0xlY0dZ b2tMZ25pTnc2Z3ppVjRMNFQ4VDA5Q3J4UEZQTXZ1aEpVdEJyeGZUMEkvSDhjVXhSSVRDRndCTW04 S0V4dnhmempqR1BIbE5VQ054ekJFNmRRZnhMRVAvNm1KNmVOcDZYak5rWEtldEZ1OElzZjRsNC9x Y0xLMmNoMEJCNHlqaCtOdWJEWXg0anBxZ1F1RFlFRHNBZ3J1MWRkbjN3ZHlialg4VDA5SHJ4N0dQ V1JsVDEyaW1MSFd0RlA1ZmZuNG9wS2dTbUVIaTBCRDVXVEZFaGNPMElGSU00Ty91anRJS05yVmhy ZXZtNG5pSG1xdlEwS1FDRGlMVW1ldzkvdi9hVm94QTRmZ1ErUHE5Z0V0VE1nK012dWdVSUZJTTRP eVBxSWZJaCttbE4rbFJ4MER5S2RTVjYyZVIreHBoRy94REhLTkpLVUZFaGNETVFxRm9VQWowQ3hT RHVvRUhtKzhnN3p2WHZtOGYxMkRHN0VoSFZHdytaZnp6KzM0a3BLZ1FLZ1VMZ3hpTlFET0pPRS8x TnJLK0w2ZW1COFR4YnpLNzA3TW40Q2pFOWZWazgveEZUVkFnVUFvWEFqVWVnR01SOVRmUnRjZjVi VEtNbmpzTmVSS3lkNkpXUzYwbGpHdjFHSEQ4WXM0MGVrTWkzai9ubW1EK0xJZmE2ejV5ZC9WM0Nm akxtZldLZVBtYmY5TlFwOEE5aittY3VPV2gwMWZ4azJNK1I1NU5wLzNicy80MXBkYUZ4NXQzZk0y RlBGbk9kcEo1VW9iWEQ5NlVpZnhYVDZ0bHNZZUswNTJYMXBlWDJyM2ZMME83OS90ZmpKdHdLdDVY TFh0SW15WDRwUFNRcGxOdE1LNSs2cmJhd1p5Wk9lL3h5MG5ydi9wM0cvRVMyU1hZcFBWRlN2R1VN blBSdHoyaG1DWDRwNGtyMDNNbjl1ekh0Mld6dmVvZ3pVWG5NOFZBeGlQdmE2dGZqZEQ0aDFwcHNN RC9PMmpmZjRVVG5LRjc2L21UWDZXTmRvT2RKeVBmRTBLYjZndGkwcUF5MmNaNGpaeXFvelg1U1Ft MnVmMk5zaDZsaUhUM0JnSGJYYitaTjNqL0c2cTN2bjQrWE1PL3U0SmdWMzJmRWJ3Q0xkYzhJWTNp NVBPM25ZMzQvUmp1WUNEeEYzQ01KRTZjOXI2dStZNTJXK0Y4b2lYODFSbHVZTE1WNXBqMmVQdzd2 L2FXeGR4WEJha3Z0aUNsWVZjTkozMDZSYTdwWCtOa2ovSlk4OVZsaUdybFJnWWo1YXhPQVdjUTZU ZExncC9ubUY5LzYzeE9rczhaYWswMW1BOWM2WUtiRFI5UnZjanV0L1JYSk8zWTJBNDRyTnh6WWMw QXZTUmJSR3lUMUw4UzhXTXl4RXJWT3F3SVl2UGlDbDRDYkFjeEF0aURiemttZFNmakU1SDVFekM3 UFZGOTdVQWFrRkhHanlXQnBjTnkyU3ZXdDdDSXV0YXEyV3RmbVM4WWYrT25yWnZ2N0FrOWJmRzhL SXc2T3RTTE13YXJQKzQvZjZ5ckJqajlIbVcxSkF4M2xDeTZzdEEvWU5SZ3RtK1Y5VzI2M3NEbjJl TFdHMDlvR3dESHZHeWJnMDJQR2R2anZoUDFTekJmRmZINE1XMzZkTjk1ejlPVHhtZEZadGNSNVZJ UkJFbGVZVFU1aFlFWGgvWm1menB1TjcyOEFJN1o3aWNRZGt0VHp2ZklBZFkxMWpvaUcrbnFhV1JO WG5FdDAxL084c1Q4a2hnSkRyRFg5YlZ4V0d0N3pLK00yb1lpMUlvTVVrYU80Wmc1OUN2K2o4K1Ey YU1JY3hwN041cDhqTGswUkZ3aVQvYmlFam50enl0Uy85WFBQZ1NGUlo1S2VJNHpyY3hOQ05CWHJT a1JURVpOcjc2a3c5Y0FjaU1qZ0x1eWt6ZmhSbmpRWWVmay9pUEV4eGxxVHkvdVdkRWhMNWZGcURh cXRaT2pyUXVNd3VQbFkramF3Qi9KV2liTUVOMHZWV2Q4cGZ2WUx4TVlFM2kwMkJoSnJUY1FlRDFy N2pzZUJRWDdzVU4xL2lwOWNHZ1l2RmJmM1o0aVhpSlErTUdFKzVGZ3JJdjd3UVI5UzFQWWllZEtI eHZSa2tIN1ZCT2diZlQyZEFTQWVFMDUrbnlUbjZJM2llNjZZbnZRN00ycnYrYjZKSUdxTXRTSXIy NCtLUzF3enZ4ai9JUW4yeXJmMzhheHh2R0tNWjdPMWdYZjR5NFF0cFpkSkJuMDUxcHE4bXpMMWIz R2VBME43UEJnQzBldzZjUnhXOWE4Uit5cWtiYjQ4QlNncjFvcjBLVzJnTHhWeldFRnl0cElwM25X V0ZRUjBqRysvYThkYTBRdm5kNG1ZeVVCbTB6SFpWbVJGNG5EY3l0UDkyR2N3a0xRZ3MwYk1TTWNk R1VCTFk3RDQ3SGlra3o3T0ZkMHZ2MzFuai9mRzB4U0R0REVOTytLNEtRek0xakVVS3pSblN0cExH bkRmT1I0NHhGcE9XM0lvODIwVGJ6VVphMFYvbmwrREpmR0V6Y3g0THhCRzl3RUpsVGZXbWpDMFk3 aDh6ejFRYjVKYVkxNngxcVFON05ldEF4WTRUQWo2Q2RGbkplOURZNVFaNndMWjU4R014cjFCazZo ZDl6OHdoMi9Jayt4N3hGcFJZdzdxWXd4WUJkYlBXVEdJaVU1QUhFU2MwYUxjd21xenV2bTMyZmRM cExUc09GZWtjNXR0cmp4M2YzVHVjUlprYWYyamQrTXZzMzQ0Q2NoeFk2M0pqS3QvN2pyaWhqcEdC bW5BdDNLWWMwNkUxc3Q3RE85bElJYkJFSHhsTDIyZFVTVHlNU2wxVGowTk5qWkF6Y1NUWlUxazMy dlBEWFVRdjR6TTRTcFZ0U29aSjFyZm5RSmhGR3NqL1dOaTROMm5zNkp6UzBHaUZwRTZmR1p5RkhN SUNIT281K1p6MHA5Q0doM3ltNFlYZmYzNHlmcGpiU1dkRm9Ob2lYUnFTMWFudFZzWTIwRCtYWEhZ Q0ROVG8wYjQxZkZMSCt0U1V0N1BES2xjTXVnREdJSnZwTmNzRGpQb0srZkRIZCtwangvZEdDVFpm d3YzL2tRK3piOHYyK3pTdGZBR2VxdEJzbkgzZDgwdFg5dU9NKzdubkp2NW10THBYNWp3UGgrdno0 OTdMMFJMYzU1QkdjRjNBbi90OElYSjlNOHhTOGoreDZjbXc5anZhR25WeWlIQVRORnhNSWlwbWg4 MmpFaklqTFk5aGVhRVBZSG0zMlFUOC9TencwMFg4eEVWR1JEcFdaUHgwdXlZdTNyWTlPeGpDaWRh bytuVjZtenZ4ZDdQWEFZcEgwWSt5cWRwZ28yRGtMUlhNVlF4eWNsTkV1eHpXS1VZcks1UzVrM1Bh MzlobjZzSDcwdU1aSURuYnVZajR2QnR4ZHBLZjVKWWZRYisydUdENC8vcm1MbUVPV0FDcms3djg5 anYrWlFFTE9sM1NYNDZWQXhpdXExcGFmU0RqOW1QanNtZXpuRjJabUFheno1Z05HYVFtL0tjYXJn OWcxNm1iMVBXSUxBVUR3eTR6Mk93SWVQdnc4cTlIQUhpczM2Q3RMeUVpemtNd2xaOWZZeE5hS3VE cjBtZ2ZUV2kxemozU2tURUg1UVNSK1pnNzZPWVE0RFpSdmZmRm5uQ2NaYllOSTk2Q01ndDNkWGZo L1Z1Nm5LOXJOb0hOcGJScDkvRlRSNU83Wlk0NmlOM0tlQ0c1QmxsMFVRTk5MbytML1ZiWXQ0bDZY dXlFbE5XSDNZZGJoTUo0a2JpREhKMjluWFVZOWRuT3RpM3l4bUhxZWYxWVRiMVJ6R2lNZWhOazRq STFjb2F3NkNwaHRrN0k1T29LeEZGZ1ZFRFRZRytJLzJGdTh3R0JEVE9ocWlURDZiemJTWFJnQ0Ez cHRIVS9LT05nZlFkenBrS003RXgzV1Yrc3loaUtoMzRYWlBZSGdidEh0b3lQdHh2VFJqUmxHVnpu RWRKUkFWOXhlM3Z2RTBDelBLV0dDS2xaRnNUNWtETnVBWFFpQ0xhTUh1ZGExejlUcDI0bGJITmxz N0V3T3FTTE50TTJCNkZmUXZpRkJ1OTlrVU85WjBkNnYxZ1pwSzA3ZDEzaVhQZVE1L1dqemZsZDFi RU9RejdOaGlHeVJBTWQrM3ZNSnA2bGtPWlZHb3g4Nm40Q2dzQ2grcTRLZnJveWJVWW81akp3RHpW b1F3VW8zako0REIzRmtibDg1T0RHTm12ajRMOEZ5TWdOMzNyaEpPL1Zsc0ZpR3NtYlcvMTg4V3Bo M010TmtwL0syNUtEYzQ4bUFuMzl5Z2xxbWhBZ0VhWGlSYk1ocWdMWGt6Qk4yY1Y1bHZ5UFV4ZFFY TWg0NFlBazZ3K3lsN0dvUTlaOXM4N09uY05PcHViekl5VFBuNS8zc0NNMVNibG1NdUdhMysxaHBX SEZjaVlidlNiOGJwVHlMMUs3NTNJYlNLc1JLL0pHUUc2K091QVhSMlZiellDVmozMDUzOHRPYXgy NW1xTUVUVTZFNUZzUlhjUnNOL2tUQVJtYWg4QVJuZWpObHJHS3FzUGx3VTZnN0l4NFlZSUV6Qlgw dlNyRi90Z1JMVW1lQnV5blhZdzBFOGJnZTF2YjVuci9wZVdpaXFsZzNETjMyd0h0MnlHTmIrVmh4 Vkk4MC9aQmh6cDNERXpGZC9DTFBkZHUrR0FuQm1xT3ZpWGxLN29hR21PM1hhMWd0bjVWWTFCZTl5 NDNnYzJOTmlJRE4xOXRhMDhDZ2xVYjkzWjlKcEpTSFJHNUVWREs5NmlBUUhuZzF4ZlFqVDd6SW16 cCtRTUVoRmR2Sk1FVTR6YUttUXl3VVFnNW1BdndnbDAxOUwwU1V6NmptMlBxSy8vUWQzRklMYkRT NVhTeWVZK2xRTmVOSlphbUE3cnhHbnpXM0ZZZVZpQnRMRFJ0blEyY3pHajZlT0lsOXcxWTNDeHll azVaamNHS0ZkcytKOFZyb1BlVm5aZjNrMTFXd0gxZGNQMERPNTkyRDdjbUlWeWx6QWVWN3dUSDdY bk83UHhzSGlJQVdPdGlacmxKOFJITVVFZjhDMFo2Rnk3WVQvQ3BpdVplNUljalBieGZnZXIzSUtD OVdkaVZYM2ZCTXcrM1BNbFAzejE5empQRVUwMTEzSm8xM01SRXg3M2ZHRU9yYys1ODJyY0tQY3Qy dnVZeUg2VGd3NWZONTM2OEU4NTdpYzRGRVVOczcyRkFjVFN1UGtOOGpRdW10OUpiQmVQTmYrVUxZ L3JoUHM0MTMxYlZaaEZHVnlJa0VhWmFaLytFRzRmVVQ4NExuMEdFWmtaODJYNXJNejZOUFpZZlBS OTJFMXhPL0h1ZkV0Zkh3TVpSUUwvQjhHbU5rWmdrT3ZUbEh0M0JQUkRvano0K2lhb3dJNWlLTzJp djEzMmxCOUlBdVhGV3BHMm92YmFyMUl3ZUpwT0ptNnJSUFZ6QjRGaUVIZHcyUFpyZjhBZzBOSzRC Ykx0TjVqQk9Ebk5idkZVV3k4YlpPWHBSVktZZ1JXQ1ExbXRuRzIyNTduY2JGdWFYZUpzQkpvWjkz bVhmRFJXUFUvUVo5N2dKa2Z1QjFRTTF6N09odVFiZzRubllHM1BoN1lYL3k3L3YyUFRBNnpnUnVV RHMwOERqTlhlcG54OU9Eem8rL2RocCtnMmliS3lJbTZ6S3FEeEJkL0xzTkJQYkZLN1RiZFA2enZF UFBxd3VXNzdnOVNwKy9UYTJiNUlIM2J5N21JUWwzY0I2bjRHSHgyMXBTYUwxcmtOaUFiN0ZrNjEw ZUc0NXAreTVhTXkyOGZaNTdCeDE0ZHRjNXM1dVk5bVc1cDl4VG5VTnJjc3M3bzVhYTJ3L0dPZ2xo YkRlN3Q0bGpBalowSm9lQkVod1pQYjgvdDJTcEZYSW9PN2xVSmZpUDlxWnhiYWgwMjVXNWo4eENY TmY2bzJkV0NhWGtTME5KR0lraDZ3QUF4OXhvbjdCVmsySnZWTnEwdC9JbDRmZE9mVGxCTEt4b0p1 ZTBReGlIa3RiQUR2QnpUWEZwdjEwckUyQUxSU3BpN21hM0hOeGlER1dhNU41N21IZ25Sa00rVWxB M2Q3OW1XMkZVU3Y1U0c5cThUSCtnb2ZEVEdSV2RnWVB1VzNnVzlXMk1lNXRmTjErNEJMM0RTSjZM TDN5ZnlIUGUvUWgxM0ZyVTFvdXZSbGpQNCtiblJqZUU3czNsVHgyVmpmUS9vZGdPdEZ0YjRiK3pk em4ybWZxc2VlUWdDMThMbjV4M1QyUElpVituQXJQV0l0MzJnZmZyTHVZaER6bWw1SHRDUnVxUzF2 aVpsZXVRWEVObk8xMGpBN2lYY2pHY0NJbFBvRXlwb3p5elJndlY4eTB0K09kWTdFWVI3bkFoZDYx SjBJcGM5R3k4T21lUjgydW0zT1dyS2JHWTV4VTM1WXViMjJaMGI2b2czRUh0T3B2TUllbUo4UkF6 THI4U3FISkxzU0VTT05iV1ZRbXpQTHhGU3BNUGNLREsweUJxQzViVVVVcWF5VzkxanRVVlRyUGVB ejV4d0NSUUgzSnNuVGpKVmN6M0JhK0JLYk5wVHIvZnM4RHM5ZDF0Lzc5TGZhN2FPODFTKzQ2ZVYy Q0RmanBhSFVzcnFUM3VEWi9JK015cmo0Y1FBQUJpMUpSRUZVd3lHZ1dKZlNlRk9tbVJFTkpmcmRV d09Id2QrZ2FBUGMwbmpxQVZZME5KNm00cGFFcVZ1L2xOZEhxS0hhVkZlUHZpeCtHRkJOTkhEMmNa ZTVEZWl1MStqVG1XbkQyY3pPR1pFK2p0dEFTWTV0VDBoYVlZd05SM21zVFBqM1phZ1lqNWNvbW1V NjVPWEEzTlJ6ckJxY3JDWVM4VDhxcHRLWURST05UY1haVUxXdjB1SXdFNnNsNzk3Q2p0RTIrYUNx M1g5RDJ0RDFHMitSRjRKYnJBc0VaKzNkS3dwb2I0b0N5cnlRWVVHQUNZQ0xHTWYrVHRSRWpMdWdx TnVaMU1kL085OXMvMjlGaDlybVZpdloyWWRlekdPQTcyZkVMZDJVN2FNWVorclVLSjJMSU4rMmtX ZEd6cGdwNmNnL2xvSjZrWW9ySGZxUHpXRE5KTm1WeUprTDExdjNoV0JnVkhlOW41V1VlcWtqTldE YVYyNmtsZDZWSUZZRzNITU05ZEV4dlQ3NVljbXNiR0lKVnp0N0htMFVBeWNHT1E0bWROdGRBNTFz ZXlkcXp1TXFndG94Qm1mUHFlR2huamJmclJBeGtJYUpDcmx5eGFxSm05Rk9VeE1CY2Q2UitJTzdH U3FkOERBTFoweE9XdHd4MlpqdDV3d1ZOaEdBTVdhc3IydHJSditpdEFGbmVQZlpZSTFwOUdHN3Vr MXVITmJyODFONTlmOUdOclZSbi9aV3UzMk10L29GOS9oeUJta2YvbFNSVlBCb0wwM0ZUWVZoQWs2 RkduREhlR3FpTnZMYW5VUTI4NllHUk9xMi9jWTJNYzljRWMvNHpONXZWbWFBbmxvTm1mRTVyS2R1 NnRqUGdtMzRDZHYwLzVqN1p6UzMyVEx0TFFlWldsaHYrMUJ0WG51ZUZjcFVmNVdYdUVtOSs3ejdj aHZjN2ZtbzYxZ21KWVdHaDNyU3hPcnJLSTkvWSttNkNBTi95KzlRR0xGSjgvYzJCak1sS3RNSFRD S1lmbUxTNTczcGJreVNCaGlHTU5iVisrbnIycHJSbDN3TFk3cUhuNTJkMFdpQzdSaTNpMStkaUxv d29qNi9sZXFEK29CVGRQZWQrUlRmZitrN215MmJOWTc1bko1ZE1qREtid0MyMlQydUpNUnRNbFll QmszN0VPU3YxRHRiV2lJSUlxcm12NHFOOGJoODBQK3NtRk1PeHVsZGlObm1wTy9UK05DOWorZjE3 OU9ubVhMRFd4NTVsVEdWWmw5aE5yK0owanh6YnBrUFQwTGlLS3NrczM2bmhoTzBJaUttYlZwbzd2 R2FHa1JYbWZORGE0dm9LYzZqSXlzRklqTXpkSk91dVM5QS9acVk4eDJTUVJteDlrWkVrMjZRSmJw cWhkcjdjV25nSmtiZTB0MXF1eGpFc3VhMTlMZjBIWE1aREpaMDlwYmZSVzgycUEydU5yZ05KQzJP N1VQQWZHelEyV053cTJVN1pHYW02VUNkZE0zUUJLTCsyZnhYc2QwZjVDUDJYQitLbVhUL0Fha3JP VENHNWJrWTFxN1BNNHNqUXJKUjczeUhRWlhXV0Qvd2V6YjhQZE5wWllPa1BQTHUrdHdsK1I2UnhI VDVhVnJaM0RSZ0pXaE50R3FJQ0ExZ0RsNzVGNmdZclFSV2pMMTRVcGpySGN5YXVVZWozUTJpdE1L MGY0K0R0RFNBcU9CeUg2TnhBTlRrdytCTFZLdnZhMXR0M042SFc1ZzRNM2xNbGVoVDNwWm1uN1p2 eVY1Ylg2WjlEKzNaaDUyVXV4akVzdVkyR0JFM2tFMzJ4cFhFeTBxNkw3VU83NTRmQTRJUHZ5L1hw clBCa0JpbG40RzIzRDZ5UGoyTkVJTlJpMi8yZytQbzAvRW5hQlo1TGhFT1BmWW1PMWVXdWpyMWpX SEJwUlZtajBCOE0xUGlrcFoydEdGaGM1ZFloaGpGTEs2VjQ5bEVNNTVwMEpSMnpIOW92NEhhK3hp NGJXSzJ1ckdKK0doZ2tZK1BiUUNmc2Q4UVRTbHZVNTI5SDBhay9Yc2NQTXRlRklhMEtlL1M4TEhO bHZRUHo5bzF2L2UzS3RmM3RhMDI5bjRNdHpCeDl0K2s5YXh0aGhpUDZGWCtaclRYdGp3dFR2bVll c3ZYYk45ZVMzTnlkakdJazJ2eWV1RkNvQkFvQk9ZaFVBeGlIazZWcWhBb0JBcUIyNC9BOEliRklB WkF5bHNJRkFLRlFDRndCNEZpRUhkd3FOOUNvQkFvQkFxQkFZRmlFQU1nNVMwRWJpNENWYk5DNE40 aVVBemkzdUpkVHlzRUNvRkM0R2dRS0FaeE5FMVZGUzBFQ29GQzRONGlVQXhpZjNoWFNZVkFJVkFJ M0NvRWlrSGNxdWFzbHlrRUNvRkNZSDhJRklQWUg1WlZVaUZRQ0J3ckFsWHZTUVNLUVV6Q1VvR0ZR Q0ZRQ0JRQ3hTQ3FEeFFDaFVBaFVBaE1JbEFNWWhLV0NyeFpDRlJ0Q29GQzREb1FLQVp4SGFqWE13 dUJRcUFRT0FJRWlrRWNRU05WRlF1QlFxQVF1QTRFOXNFZ3JxUGU5Y3hDb0JBb0JBcUJBeU5RRE9M QUFGZnhoVUFoVUFnY0t3TEZJSTYxNWFyZWhjQStFS2d5Q29FdENCU0QyQUpPUlJVQ2hVQWhjTW9J RklNNDVkYXZkeThFQ29GQ1lBc0N4U0MyZ0hQOVVWV0RRcUFRS0FTdUQ0RmlFTmVIZlQyNUVDZ0VD b0VialVBeGlCdmRQRlc1UXFBUU9GWUVia085SHdVQUFQLy94WXpmMndBQUFBWkpSRUZVQXdDdkg2 ZTJkMVM2NXdBQUFBQkpSVTVFcmtKZ2dnPT0iPjwvaW1hZ2U+PC9nPjwvZz48L2c+PC9nPjwvZz48 Zz48ZyB0cmFuc2Zvcm09InRyYW5zbGF0ZSgwLjUgMC41KSI+PHBhdGggZD0iTTI4MCAyOTAgMjgw IDMxMCAyODAgMjk5IDI4MCAzMTIuNjMiIHN0cm9rZT0iIzAwMDAwMCIgc3Ryb2tlLW1pdGVybGlt aXQ9IjEwIiBmaWxsPSJub25lIi8+PHBhdGggZD0iTTI4MCAzMTcuODggMjc2LjUgMzEwLjg4IDI4 MCAzMTIuNjMgMjgzLjUgMzEwLjg4WiIgc3Ryb2tlPSIjMDAwMDAwIiBzdHJva2UtbWl0ZXJsaW1p dD0iMTAiLz48L2c+PC9nPjxnPjxnIHRyYW5zZm9ybT0idHJhbnNsYXRlKDAuNSAwLjUpIj48cGF0 aCBkPSJNMCAyMjIgMCAxODcgNTYwIDE4NyA1NjAgMjIyIiBzdHJva2U9IiM4MkIzNjYiIHN0cm9r ZS1taXRlcmxpbWl0PSIxMCIgZmlsbD0iI0Q1RThENCIvPjxwYXRoIGQ9Ik0wIDIyMiAwIDI5MCA1 NjAgMjkwIDU2MCAyMjIiIHN0cm9rZT0iIzgyQjM2NiIgc3Ryb2tlLW1pdGVybGltaXQ9IjEwIiBm aWxsPSJub25lIi8+PHBhdGggZD0iTTAgMjIyIDU2MCAyMjIiIHN0cm9rZT0iIzgyQjM2NiIgc3Ry b2tlLW1pdGVybGltaXQ9IjEwIiBmaWxsPSJub25lIi8+PC9nPjxnPjxnPjxnPjxpbWFnZSB4PSIx IiB5PSIxOTAuNSIgd2lkdGg9IjU1OCIgaGVpZ2h0PSIzMyIgeGxpbms6aHJlZj0iZGF0YTppbWFn ZS9wbmc7YmFzZTY0LGlWQk9SdzBLR2dvQUFBQU5TVWhFVWdBQUNMZ0FBQUNFQ0FZQUFBQ1pTQUJV QUFBUUFFbEVRVlI0QWV6ZENaeGJaYjAvL3UvM0pPbmVKak50cVYzb1pGcVFNcE5XZEZoRXIxb3ZJ QzZJWGk2QytzTVZybnE5TGhkUndCWEI2d0s0WEhkRnVWZlV2NHI3QlhkQTZzcG1GVHFaVWdRNm1k SVdTNmVUVE51aG5VNXl2di92azVsTXM1eHpza3lTU1RLZmVUMVBrdk04ejNuTzg3elB5VWxtbm1m T3NRZy9FSUFBQkNBQUFRaEFBQUlRZ0FBRUlBQUJDTFM2QVBvSEFRaEFBQUlRZ0FBRUlBQUJDRUFB QWhDQVFPc0xvSWNRYUdrQlRIQnA2ZDJMemtFQUFoQ0FBQVFnQUFFSVFBQUNwUXVnSkFRZ0FBRUlR QUFDRUlBQUJDQUFBUWhBQUFLdEw0QWVRZ0FDRUlCQXN3cGdna3V6N2ptMEd3SVFnQUFFSUFBQkNF eUhBTFlKQVFoQUFBSVFnQUFFSUFBQkNFQUFBaENBUU9zTG9JY1FnQUFFSUFBQkNFQ2dBUVV3d2FV QmR3cWFCQUVJUUFBQ3pTMkExa01BQWhDQUFBUWdBQUVJUUFBQ0VJQUFCQ0RRK2dMb0lRUWdBQUVJ UUFBQ0VJQUFCQ0JRWHdGTWNLbXZON1lHQVFpTUMrQVJBaENBQUFRZ0FBRUlRQUFDRUlBQUJDQUFn ZFlYUUE4aEFBRUlRQUFDRUlBQUJDQUFBUWhBQUFKVkU4QUVsNnBSVnJzaTFBY0JDRUFBQWhDQUFB UWdBQUVJUUFBQ0VJQkE2d3VnaHhDQUFBUWdBQUVJUUFBQ0VJQUFCQ0FBQVFpMHZnQjZXQTBCVEhD cGhpTHFnQUFFSUFBQkNFQUFBaENBQUFRZ0FJSGFDYUJtQ0VBQUFoQ0FBQVFnQUFFSVFBQUNFSUFB QkZwZkFEMkVBQVFnVUVRQUUxeUtBQ0ViQWhDQUFBUWdBQUVJUUFBQ3pTQ0FOa0lBQWhDQUFBUWdB QUVJUUFBQ0VJQUFCQ0RRK2dMb0lRUWdBQUVJUUdBbUMyQ0N5MHplKytnN0JDQUFBUWhBWUdZSm9M Y1FnQUFFSUFBQkNFQUFBaENBQUFRZ0FBRUl0TDRBZWdnQkNFQUFBaENBQUFRZzBLSUNtT0RTb2pz VzNZSUFCQ0JRbVFEV2dnQUVJQUFCQ0VBQUFoQ0FBQVFnQUFFSVFLRDFCZEJEQ0VBQUFoQ0FBQVFn QUFFSVFBQUN6U2VBQ1M3TnQ4L1E0dWtXd1BZaEFBRUlRQUFDRUlBQUJDQUFBUWhBQUFJUWFDaUIr WjJSWlcyZGtZdUM0ZTcvTHhTT1BLcnhpRWJKaWdmMTlmMmhjUGVuZ3gzZC8wdzlQWUdpSFVBQkNH UUpPQnhqNXBqS1BzYk02OTJoenU3YjlUaThmSEZINUVSZDNhY1JBUUlRZ0FBRUlBQUJDRUFBQWhD QUFBU3FKRkNUQ1M1VmFodXFnUUFFSUFBQkNFQUFBaENBQUFTYVdDQzRlbjJQRGlhT2FEUURQZ1d4 cmJQN3BkUGR2VVhoN2xlNnRTOC8zWlF0MXQ1Z09QS1cvUFh5bG0wdGMyR3hlcnp5RjY1Y3QxanJ2 RmRqZ1drbXJTMGMrWDcyNEcyeGZaRlpyMXJQWHZ2VzVGVnJPMXBQU3VOTzdlODJmYjdSREc2YkFV Z3Z2enJsK1JhRnUwNEw2VUM2dGtzSDFDUDVBKzFEYmVIdXUwTWRrY3ZhMTBhT3JWT2JhcktaWnEx VTk4dE5HbDNmUXlYbURXbTVIWm5qTDlpNS9oVnRhM3FDNVpnc1hkcTFRT3ZZcEhHcWJTbDEvWnZj MmxlRDg4UnU3ZGVqNm5Oek1Meit6YUh3dXJCdW16VldNL2phT2lJdjBlM2NHeEQ2aHdoOWk0bGZy UnRZb3pHZ01Udk0xNFduRWZHbHpIeEhhTi9vNFdCbjVJdExPazVjVG1YKzFNREtjLytaODZaYkUw MmU5dDl6L1JMeXpUbHFoNWJUMlAxVGMyNHFaMzlWcVEzbDltSEU3SWVNaTNtdDdhLzZkNDVWcTFi TkRYVjJ2MWJyZnNUaEdEUEhWS1lKbWVmbEpIeUdIb2ZYcHBpMjZub0gyc0xycnpXZjNaa0M1VDR2 MFdOVTZ4blE2R2dVREVlK1RMVFJYMjY5cG53dzNIMkZlNzNkVjVneWlCQ0FBQVFnQUFFSVFBQUNF REFDaUJCb0ZBR3JVUnFDZGtBQUFoQ0FBQVFnQUFFSVFBQUNFS2l2d0VhL3hYeCtxZHNjTCtzOWdE UnJ4UDYyMW5lYnhreklmMlpOK0hEN3lnMnI5TG1pNFBQN1g2OHJucUxST1FnTnNtMWZUWnMzanpr WGFLbFU4enZ0U2lFNlFYdjFSak80YlFZZ2RiRHViNkhPOWMvVk5PT3RUM1VMdnJadzk2dDArNDli Wk4xTk9wQk9SRHFnVHZrRDdXMUNmQm94ZmRKTzBRNGRuTHlyZlhWM2w1WkZhQzZCTm0zdXNUSngv TEhJOThVZVRZUTZ1ai9mZnR4eGl6UnZwb2ZsQ3JCR2lDNWdrcThRK2Z2MXZSRUxka1l1MEhTZnhp bUZSV3U2VHdtR0kxRmgrcGxXNUg1TzFFeVhZTEhRVzVQc0c5QkIvc3ZOUkFhWGNqTWgyWnlqekdR N2pmd3ljMjZhMkYvM3pPQnpFNXNyL1J6MGgzcEoyRXdNVzF2aGdUQlhTQzczQmZ5UDErbzQwdys2 TndVN0I1OWZZZnV3R2dRZ0FBRUlRQUFDMVJOQVRSQ0FBQVFnVUFjQnF3N2J3Q1lnQUFFSVFBQUNF SUFBQkNEZ0lZQXNDRXlQd09LT3dlTkpxUFFCSWFFejJvNGRXdWZWMnIxN3R4NjAyZjZBbGtsb2RB dzZFTFhPOXN1Yk5WTmY2bU1aWWRHcTd1T0k2YklpcTN4aWFNZld2aUpsV2ozN0pCTDVYYWd6Y24z MmxXeHEyZWxRZUYxWUI5di9JTVRmMGUwczFWaHkwQVBobWJiRmZhSE83Zy9VcTcwbE53NEZ5eGRn ZnB1ZG5CTTFFekRLWDdubDExak5RamVIT3JxL1YrN1ZickprZktGdzVKMld6WGZyZThmem5KeTFq dGZMQUJOZmV6QVF2SFYrdU9zcFhnVm5ZTjRwZW03cU5kN2E5eWxQU3RJNm1pUDA5QVRhd3VzL3dj eDNhSU1ybmRpaXErYUU5SEYyd0IvNjYrTHhXeGZsWkU1eHdXS1JEMDdoUFRYRnpXTjFDRUFBQXVV SW9Dd0VJQUFCQ0VBQUFoQ1ltZ0FtdUV6TkQydERBQUlRZ0FBRTZpT0FyVUFBQWhDQVFOVUZkTkR1 REsyMFhXT3BJVVIrMlZpczhQNytyZmN4MFhXZTVWamVGVnk5L2htZVpRb3lOL3JaejJaeXkvS0Ny S01KdHdXZXRMOTZkSEdHdnhLNkxManY4S1dxb0x0RUgyc1VRcDBuZGhENWY2TWJPWDFLbXhEK1NH aG85T09ZNURJbHhVWlorVmpMNXQ4czZ1dzZ0VkVhMUZEdE1GZlBTaDBwZndKYVQwOGdHSTU4UWZ2 eTN4b3RqZFVMd21jRXhMcDFLbGZZcWw1akdxb200L3pmd1hDMytmelIwMXhEdGEzcWpURlg4dEh6 OEpmTlZWZXFYcmxXcUlEclVreC9idStJUEVzWHF4ajRPWklhdmFTS0ZhS3E2UlRBdGlFQUFRaEFB QUlRZ0FBRUlBQUJWd0h6UzZwckpqSWdBQUVJTkpNQTJnb0JDRUFBQWhDQUFBUktGVEFEV0NSeVRx bmxKOHVKZlZFSi95RXR5YkhrRGJyT2ZScmR3anhtK1hDNkhXNGw4dExiT29kTzE0R3hOK1lsWnk4 K2FaUDlRWE1WbWV6RW1mNmFpVDhlNnV4K2FhMGN4bzhINjBhdC8zaU5VdzlDbDdVTmpWNDQ5WXBR UXdNSWhDeXh2aDFLVDRCcWdOWTBXQk9FNWQ5Q2c2UHZLTGxaUFQyQjBORG94NW5vTFNXdlUyNUJw cE50di8zbGNzN041VzZpV2N1em5rdURIZDNuTlVyN2E5SU9QY1pHZkcyZkphR0xhMUwvMFVwRE50 UFBhekFCN3NyMjFWM2RSemVEVnhDQUFBUWdBQUVJUUFBQ0VJQUFCRnBQQUJOY1dtK2ZldlVJZVJD QUFBUWdBQUVJUUFBQ0VJQ0FDanpwYXp0SmlFcS9QWkd1WTRJUVA1MVRSN3JNYTY5NFlOZTJmY0ww ZmkxamEzUU9UQzg1NEErZDY1eVptN3AwYWRjQ0VmdURtanBMbzNNUS92VCsyTlo3blRObmRLckZR dThibjRoU2ZRZmJQdndXRWpaWEE2cGE1U0wwaVdESGhzNnFWWWlLcGxQZ2VCSmZ6YThpNU5EQjVr aGl1clRVWXoyNGIvUThFbnBYMFk2Si9KRFplbTVneEY2WWlFWFpSUFBhRW5xMnJ2K3RvdXN6bmFQ bjV0Y1ZMVGZ6Q2xqcWV2V0N0UnVPYWRHdWMzRGY0VXZOeEtzUytyZVhoZDV2VzZtbkp1amdYSE9N bVVqa2Iwc2ZaMFRmMURyY1AvODFVMFAxSjhBeExSSEx1Z3BYQVZOZEJBaEFBQUlRZ0FBRUlBQUJD TXdjZ1JuWFUydkc5UmdkaGdBRUlBQUJDRUFBQWhDQUFBUm12SUROY3JZaU9FNFdFYUs3ZEJEMEVj MTNDck5za2xjNVplU25EZmRIYjllMHoydDBDNndaSHk3bGRoakpCZGJMdGV4WkdsMEM5eVg5Ykxh bHpYY3A0cEhNTE9lYXdibHF4WGgvMzYwZW0vUEtlbEpzUHJuRWR2ajlrbHBCeEc4Z29oMGFYWU1R bjVxeUQ1K2VXMkRxUy9NN0k4dUkrUFhrK2NPM3NNVWJ0RTkralR6RzlCUWl2b3FJeGpTNmhaWEVx UXZjTXBGZWM0SGZtUWtSWm44NVJaTm5qVm5IQ3JQWlIvZVgwSnJYTE82SXJDdWhuRk9SYnpxMVlR cHBGVS9jNE5MUEUxWnFMTG1FaU0xNXE1alBTc3VTbDFDUm4wV3J1bzlqb3M5b01YM1NSK2R3djJW TGQyS2c3eFh4L2kxL3lMNmFsWGs5TkJEOWMySWcrbHBtZXBvUWJYT3VZanlWaFM1clh4czVkbnlw L01jeXJMaVVmVm16YytyaTJiUE1PY2tTZWpZSkZaLzhROUx0UzhtLzVJdVk5cFhTRDFQRzJPU3Zu N1Zjem1mQS9PRWR2WnV6MXAzU3kwV2RYYWN3OFh1TFZES21UaGRyUDViSEI2SWYyNy85d1ljcEZq dWNXU2NSdXorUlBzNWkwZGZwT2FKRDAzK2kwU3NjeitJci8xWmRIalhxc1gxKzBFd0c4eWlETEFo QUFBSVFnQUFFSUREekJOQmpDRUNnbFFTc1Z1b00rZ0lCQ0VBQUFoQ0FBQVFnQUFFSVZGR2dSYXNL cmw3ZlJrS3VBNnFXOEJmRm91KzdkVitZemhxZjJPQldZakpkckRIcmt6clk1RHFReWtUcmJMKzhX ZGZRbC9yb0VNd0VHRnZJWEEzR0lUZWRaQXZMcFFjZjNmSkVlbW5tUEtRR0J4NThQQkhyL1lhZGxL ZHJ0Ky9VNkJaWTkrdUwzVElyVFErUW5LWTd6blhpZ3VhOVQ5dDNYbng3YjY5dUk2V1JSdnFqZXhL eDNtdHN0djlKbHhNYUhRTVR2OGhjdWNjeEU0blRLcENlTExGcnk4N2gvdDRmNkVEM3lVejB2aUlO YWs4eVA3ZEltVmJLRm5NVkt6M08vMjlCTXZFc1lqSzM4SEx0bnkzeUlncUg1N2dXb0kxK0s4Qlhh djV5amM2QjVRNjJabThjMnRHMzFibkEwZFI0ZjNSTGt1em5FOGtmanFibXZXSTZUbXgrV1Y1cTZ5 MXUzanhtemtucFNSa0QwZGRhWnFJTGtldDVpZEkvY3E3My9rb1hhcXFIVmF0V3piVnM2NFBhNkpC RzV5QTBhQWsvTHpFUS9SOHRrRDZmNjdOckdOSnpoSjRmWGxIcy9LRGZFYzRQRFk1Vzh6WjZ6TVFm Yk9FcjdiaWFJd01DRUlBQUJLWW9nTlVoQUFFSVFBQUNUU0pnTlVrNzBVd0lRQUFDRUlBQUJDRFFr QUpvRkFRZzBJUUNmdXJSQWRjZXA1YnJRTk0vYktHN3JKVDlTeEpLT3BWaG9uVUJrdE9jOHZMVHpB Q1hwbjFZbzFhdGowNkI1VjNCMWV1ZjRaU2xhV3dtd0podDZtdkhvQlhmTU55L3hHdHloK042clpT NGYyZmZFTE4xbGZicGlFYm53TFNoNmhOR2JEN1RlV1BwMVB1U1k4a2I5SlhqUU9qKy92VHRwRDZy K1c2aFUrYkpRcmRNcERlTVFDb2VXM0s5dmcrLzR0VWlKbm1XVjM2cjV1M2N1Zk9RUFNhZjBQNDly dEV4NlBrdHNrVG10amxtYW1MYnNVUHI5SHo4ci9yU0xUeE1aRjhjMzc1NTJLMUFmdnBJYk9zL2JK WjNhN3JyWkE0Uk9iL3E1d3pkWUNNSE05R0ZXTXhWZmx4dnIxTnNmelZ5Lzl6YXR0OGZmQjR4dVU1 ODFmVVN0bVcvWkdpZzl5NTlYVTVJeFJmUC9pUUxmODFqSmRadHY2TzZ4NXAwKzVQeWR0MG1hMFNB QUFTcUtJQ3FJQUFCQ0VBQUFoQ0FBQVNtWHdBVFhLWi9INkFGRUlBQUJGcGRBUDJEQUFRZ0FBRUlO SklBczVDNWJZYmpvQTh6L1dsNHgrSWROdm42aU1qMTFob2kvQ3Fpalg0cTRXZDQ4ZXdmRThsTkhr WG5hYU0rYlA2RFBMOU1xS1BySkIxc2ZGdCtldGJ5ZHFia3RVU2JIQ2ZqWkpWcitaZDJTcUk2Q0w3 Rm82TlZuVENTSG94azJ1QzJQV0c2elZ6RndpM2ZwTE50MzY1dGR0dDNTOGJFdjhLVVEyeDBnVTFK SzJWOVVWdnBPbGxDOHpyU3g0eSttR2xoLzg2bE1SM0EvN05IdnoyUGRmSFo1K3U2YmxmV0VIMFBY Wm5vZjNCQXk1UVY5dmR2dlkrWS96K1BsVTQ1TXRkM2drZCtTMll0R0J1K1RUOGdiL1Bvbk9mKzhs aXZRYk0yK3BuWVRPcGh0d1pxeG5YcDQ4V3RnRmY2NXMxanllU1l1ZlhSZlI3Rm5qczZuODFWdlR5 S2xKbkY4cTVGNGE1VHkxeXJHc1ZSQndRZ0FBRUlRQUFDRUlBQUJDQUFnWm9LV0RXdEhaVkRBQUls OUFEaFJ3QUFFQUJKUkVGVUNxQVlCQ0FBQVFoQUFBSVFnRUE5Qk9aM1JvNFJrVFBjdHNVMi84Uk1G aG5lMFJzbnBwKzdsZFAwamNIVisxYnJjL0dnZzF0MmtqNnFCVjJ2WUtEYmVza0JmK2hjTFhNMDlQ UUVtQzB6S09ZMnNFdk1kRlVpdGkxMmRLV1orMnA0eCtJRFpGSFpnOXlWaWsxY1hhWFRiWDJMNUc2 M3ZFeTZUYjVEeE9SKzFabE1RVHczdklCdjN1Z0FDVVZkR3lvMC84aGNYOEExdjZVek5pV0Y2S0ZL dWhnc2NrczVKcm1YZmJQdnFLUnVYVWVFNmFkRU5LSnhPeE45bjBpdVlaWnppVlBod0lpOVREOExO bXRlbFVOalYyZXV1cVBIOHU5ZFd5azB5NkxVWE5mOEpzdFkzREY0dk83N0Y3ZzFXNGkySFdINkg4 M1hsL3BZUVRDVEhXMlNUM3VzeWhaYjUyaStOa1VmcXhQbVdXUjlaT25TcmdYVnFRNjFRQUFDRUlB QUJDQUFBUWhBQUFJUWFBeUI1cG5nMGhoZWFBVUVJQUFCQ0VBQUFoQ0FBQVFnME1RQ0FaTFRkUFJv blZNWGRPUXFmWHVpVEo0bC9HdDlmVVJqUWRBNm5tTDU2TVVGR1M0SiszZjJQYUwxWCtPU2JaSzFT dnB3KzhvTnE4eUNpYUhCMFpmcU91YktCV2F4SU9vS1A0aTN6NzY1SUdPbUpvUmpmaEdhVzYvdXow a2RTT2pnK0NVNmFQa3FGcnBldDJzR1FCL1E1MTA2T0R4b3A2emQrcnJpb1B0K3Y2NGMxemp6UWhQ Mm1JZDhRa3lPdDZOS2Q0ZnBtQUFuNTZSZno4QUh0cW1pMjIySjN6NU9YYnZkeUJUOVYrWGNtaWkv bnVIdHZiY25ZdEVGR3RmR1k5RUxFN0crcStMOWZiZWFLOExzM2J2MVlINzVtYkpzczNnZHkzN3lz ZXN0cFpyTnlDWTJ0d2hzZDJ1M2Z0YmVQTklmM2VPV1gycDZpdmxPSWRybVdsN2srUXRYUEhXeGEz NWxHV2NkbVc5ZFZObXFXQXNDRUlBQUJDQUFBUWhBQUFKMUVNQW1JRkNCQUNhNFZJQ0dWU0FBQVFo QUFBSVFnQUFFSUFDQlpoVFk2SmYwcllXYzI4NFR0eWZLNUlwdjFsWW0rVnRtdWVCWjVCeW4yd29W bEp0SW1EVmlmMXRmdXQ3MlFRZlIxdGwrZWJPVzRZVXIxeTNXUWQwcnpXdU5CY0ZNb0dEYnZwbzJi eDRyekp5WktVRjc0VndXT3NhMTkwSTdhSTU5MERXL3pBeHpsWVBoL3VodCsyTjkzNHNQUkM5UHhL SVhhenhKNDZyRVFIUnBLVmQrWUorOVVqYzdUMk5CME9OaHlFNk9ta2t1QlhsSWFEeUI5TlZaaE9h N3Rxekt4NS9yZGhveVk2T2ZMUEs2M1ZiY2wyTEhDUVJzVzJieWdkdkVOUkdMLzlpUVhXNzJSakV2 OHVqQ29SVFRQenp5bXlwTExIbSthNE9Ga3ZwWmU3dHJmaGtaSS8zUko1alo2MnBEblR3bjRIcFZz REkybFZOVVAwdmVFd3F2Qytja1lnRUNFSUFBQkNBQWdhWVNRR01oQUFFSVFDQlhBQk5jY2oyd0JB RUlRQUFDRUlBQUJDRFFHZ0xvQlFRS0JJSWRROGZxUU05ekNqSW1FbXlSSDVyYkUwMHNrcmtxZ0JE L0tyT2MveXhFejMvUzEzWlNmcnJiY3ZwcUFHSmZvZmtKamM2QjVWM0IxZXVmWVFWOGwyaUJVelM2 aFU4TTdkamE1NVk1RTlQRnNrOGpwaDYzdmd2TGpzR0hIcXJhQkJlMzdaU1Jyb2VqNVhwYkRDSzU5 OER1dis4cm96NFVuVjZCTlhyOGRiazJ3WkpSWDJLMlRUUHdwKzNZb1hVazVIcHJPTTNydHhhTURq dlJNSXZyZVZEUHdYc29TZHVkMWtOYTVRTG1sallzOUd5UEdwS1cwQkdQL0tiSk1uM1Y0Kzg0MXdZ ejdUamlzeDUyelM4dlE5aW11enhXbWV0TFdVLzF5SGZMMmtYRU41SDd6eG9odjM3MzJPaDNMNElj Q0VBQUFrMHZnQTVBQUFJUWdBQUVJRENEQkREQlpRYnRiSFFWQWhDQUFBUWdrQ3VBSlFoQUFBSXpT OEFpZVpiMjJGd3hRNThLd2k0VzN6MzVxV0x6clpyMnBFYW5NTXRtT2RzcHd5MHRNYkQxZmlhNnpp MWYwK2V4SmQ5bFluUDFGbDEwQ0N4M3NHLzIxeDF5S2s0UzRWdEM0WWhVSVE0czZUaHhlY1VOcVhE RlJhdTZqN09JUDZlcnMwYkhvSVBoWmwvcWsyTjIzUk9EcTljL2cwVGU0TFpobThqY0lxdGgydXZX VHFTclFFOVBnQzM3YmZySzhXbzhtazVrODlZOWU3YU1wRitYOS9EYUtyd3YwKy90dHM3dWw1YTM2 YW1YMXZkbXUvaHM4OTRNdWRiR2RNZmdRdzhkS01nUGgrZUlrT3Y1Uk4vc0RYdVZJMm5pYytxUitk WkxkRjg4VjZOYmVDdzFPcmJMTGJPWjBtV2VtRnRudVY4MWhhVi93Wk5XMVNaR3BuejIzOVhua0Vh WElCMHVHVjdKS1dMN00wVHNPdWxWM3l0dkNuWU91bCtwaHZBek13VFFTd2hBQUFJUWdBQUVJQUFC Q0xTR2dOVWEzVUF2SUFBQkNOUklBTlZDQUFJUWdBQUVJTkFTQXVsYkNiRzh4cTB6UXZTSDRZSDJ4 L0x6WngxS1BhUnA5MmwwQzY5WXVPS3BTOXd5SGRJbE9aYThRZE85Nmp4ZTg5MEdnNSswUmQ0ZjM3 N1o4V29IdXQ3TUNEcndiU2JTdEIyN0lSTHFXUDhSeTg5YnRPUEdUWjhLZys3ZmJTbm1Pd3R6cGll bGJVMVBrSDMydGJwMWx3a1IzR2Y3ZkwvVmZJUUdGekRubHRDK3d4OGc0dGVUMTQ4bFZibk5pZGNt R2lLdnB5Y3d2ek95Yk5HYUU0OFBoU1B2MFBmbU5tMlgxOEI2Z2xQV0Q3Vk1RVmc2TXMvUFJPNjNm U0xhTzJmTWY3aGdSU1JVS3NDTHd0MW5xL2xYdEFKOTBrZkgwRHBYbHhMeW1jL2FCWlBkekg4aHZH dFBaUlBUOG10S0wzUFMycWVmUjY2ZjM4SjBRcnBnbVE5KzIzNkMySDZmcm1acmRBb1dDMzEwNGNw MWk1MHlrUVlCQ0VBQUFoQ0FBQVFnQUFFSVFLQ1pCRERCcFpuMlZvTzJGYzJDQUFRZ0FBRUlRQUFD RUlCQW93dU1jUHRhSFZRNnphMmRRdkovUkp1Uytmbm10a0thOTh2ODlLemxFM2xXNE9TczVhSXZE K3phdG8vWnVrd0xsbitMQitGUDc0OXR2VmZYYmRWZ3JtRHpGeDBZVDE5eHd2V1pGaHhLc20rMytP eGVZdm1BWXN6VjZCVStPOUlmM2VOVm9HNTVQVDBCU2gyNW5vUmRiOW5DTEo4NCtPaVdKK3JXSm15 b0hBRTJnOFJtQWtkYlIvZGJEL3BEMjRqNFErVHhvK2VlYldQRUJWZUk4bGlsSWJORStCYlg5MlRt Q2xEN1JvOEVoUDVoMlQ1enBZclBha2VXYXZRS044VWYyK0o0NVltaVY5ZndxaFY1SlFtWVcvUzBy OXl3cXEyeis2VzZiMzl0amQrV3owejZjRnRmYktLYk5WTVBhMzFzOHBBVU5wTU01N2gxZzRYTUpG ZTM3TExUQTV3OHhFVHVuLzFzSm5SVmRpdWhSUHNjL2E0aTMvUm8xQ24rZ1A5Tm1xOU4wRWNFQ0VB QUFoQ0FBQVFnQUFFSVFBQUNIZ0tObkdVMWN1UFFOZ2hBQUFJUWdBQUVJQUFCQ0VBQUF0VVFzSDBw YzhzRnQwRTd4OXNUWmJacnBYdy8xOWNKalU2QjlaZXFDeldqckFHamVQK1dQK282WDlaWVJ1Qytw Sjgvcnl1MHhNQ2k5cU11Z1lXL05yeDQ5bzExMlJpUjkyWjZlZ0tob2RHUEM4dS9lUlM4elgvUS9x bEhQckpxTC9DOHNmbldBUjN3ZDVwb1pmc0Mva0V6Z1VPWXY2aE5XYTJ4V0dpY0NWYkZXbHJQZkhP N05XdjJWYnBKbk5NVW9VYkJjOUtnT2M3dGdQMlltYnlrMno5TG8zY1Erdm1pNVBEdnZBdTFUcTdO a3FwcmI0U1dMRjM2aE91RUc4KzJiTjQ4WmlmcG8xcm1jWTJPUVlUZTFiNjZxOHN4RTRrUWdBQUVJ QUFCQ0VBQUF1VUtvRHdFSURCTkF2cTMyR25hTWpZTEFRaEFBQUlRZ0FBRUlBQUJDTXhBZ2ZwMzJk d09Sbi94K1JlM0xldklxdVB0aVRMbDU4dlFvMHprY2ZVRlBpdllzU0djS1YvaXMxaGoxaWQxMjl0 S0xHOFQyKy9EVlQxSzFKb29wdnZ0cS9OVDhYZVNEdnhOSkUzZjA4VGtGaEl5Vis5eGEwZUN4TDdD WERuSXJRRFNtMDdndGxrajlyZWJydFUxYnJDK04zOWpqOUVGTS81MmF6VjJybkwxQ1NMN1F6dDM3 anhVNVhwUlhaVUU5dS9zZTBTL1YxempXaDNURXJHc3EwZy9qMXpMSUFNQ0VJQUFCQ0JRVlFGVUJn RUlRQUFDRUtpK2dQNmR0L3FWb2tZSVFBQUNFSUFBQkNBQWdTa0lZRlVJUUtDcUFwdzYwaVhFVDNl clZGeHVUNVFwbng3TVkvNVpadG5oZWFWRjhpeUhkTStrb1YxYmRwS2tiNjlqZXhiVVRDRzZJZEcv OUJmNkVxRTBnVWRGNUl4NExQcnY2ZjFYMmpxMUs2V0RpY0Y5bzU4ck1ybkYxalpma2hqWStyZmFO UVExMTFWQTZDL1dtUFZHVEZqS1VkL1BKSy9XOSthTGRUQitLQ2NIQzQwczhDUUxYWVR6VXlQdm92 RzJXZGJzN3hMSkg4YVhDaC8xKzhUNStubDBYbUVPVWlBQWdXa1R3SVloQUFFSVFBQUNFSUFBQk1v U3dBU1hzcmhRR0FJUWdBQUVHa1VBN1lBQUJDQUFBUWlVS3BDeTVCd3RPMHVqVS9DOFBkSGtDa25l cEs4VEdwMER5MnRXclZvMTF6blRQWFY0eVp4YmRDRHFtKzRsMGpuYm1aTFhFbTFLcHBkcThNQXM1 eVppVWE1QzdCZ2NlTkQxOWdnMWFIcDJsU05NZExNbDlHenR4d25EQTMyLzFVd2R5OVBIYVF6TGxt MllIeG9jL1I5dDIxczhtbUV6OHp1MXpULzJLRk4yMXBLT0U1ZUh3cEVCalU2MzJtbkd0QUhUcDdJ aHBtRUYzZDgvc0ZOeWRub2kyOVMyLzAwOW5xdngzdVI0ZjkrdFUydEt4V3VQcWNldjArZVp4Yk9Y eEdOOU9nQlBSVy85TWpxV0d0TXRIdFRZZENIZDErWS9wMmJjSDdVdDJSZ2ZpSnJiOVdYU1pzWXo4 Nko2ZGxRL3NFYjJ6bjl5U3AvMTVxcEl6TDczYTd1UGFIUUsrbmFrRDdldjNMREtLYk5SMDlBdUNF QUFBaENBQUFRZ0FBRUlRQUFDR1FGTWNNbEk0QmtDclNlQUhrRUFBaENBQUFRZ0FJRVpMN0J3eFZP WHNOREx5ZVZIQjVNOGIwK1VXYTNZYllxMG50Tkd1SDF0cG56Sno1czNqOWtXZlVuTGU5enlnVCtT aUcyTGFSa0VGd0gxdjRzb0dZbkhvcThjR29qK1dZc1ZIVHpYTWpVUGJXdDZncU56VXQ4Z3BvczhO bVlUOGNYeC90NHZFcEYyUlI4Um1sWkFkK0EySW42NUhvdXZ3aFZLeVB5WXlSSFBWbzhYcGlmWTZE blBKSllTNTR6NUQydTV2UnJkd3JGUExyRG11MlhPc1BSYWRQY1FzWHpROGg5K3h2N3RmZmZWWWdP TlhxZCtmNmpxSkpDa1pSMmpmVzdUNkJpWWFKQmlNWFBjTythWG1oanYzL0pITGZ0bGpZNUJ0N1BP RHRqdjFreDlxWThJRUlBQUJDQUFBUWhBQUFJUWdBQUVta2hnaGs5d2FhSTloYVpDQUFJUWdBQUVJ QUFCQ0VBQUFtVUw4S3pBeWJyU2lSb2RRN0hiRTJWV01yZTVzWWwva2xsMmVBNkp6ejdmSWIxb0Vp Y3RXd3ZwdUxnK09nUm1lNTlEY3FzbVBTazJuNXgxeFFxL1gxSXJiSkpYYVljZjFlZ1lkSVR1ZENM LzMwT2QzYS9WQXJxb2o5TWNGcTNxYmhkNzlDZkU3SFZjbU50K25KdUk5WDVEbSt0NkRHZ2V3cFFG cWw2QnVicklZMXJyZGozZ3ZzOGkvNUd5ZkNjTXg2SmR1ai8vVDlOVEdsc3FjTzZWbnF6VVdIS0p2 amRmcEozMG12eXcxckw1WG4xdmZvQjZlZ0phdHVRd2NXdW5BWThWUW5Oc2F2ZklSMWJwQXViS1c0 OFJ5eDFFY28yZXQ1NlhXRHc3bU9qdis2K2hSeDdaWDNvMXpWVXl3TW5kMnVKQmpXNmhZK25TcmdW dW1lV21DMXRMZFIzWCtvUnBwK1pYSTRnMVpuMVNQMVMyZVZUMmI0dkNYYWQ2NUNNTEFoQ0FBQVFn QUFFSVFBQUNUU3FBWnJlNmdOWHFIVVQvSUFBQkNFQUFBaENBQUFRZ0FJRVpLOEFXVytiMlJEcis3 R3hnRVgrMzFOdTNNTWxYbkdzWlQ5WDhGNW9yZG93dk5lRmpZelk1Wlc1NXREL1c5NzBGeWNSNkhY ajlqRWN6QXlSOFU2Z3pjbjI1QStrZWRWYVVOVC9jOVJUTFR6OGxvdWRyZEF1UDJUUDF0aDl1SW8y VC9ydkFpTDB3YTZLVjB5MkNabW4rYW8xcjQ3SG9oZkdCdmk4ZDJQN0EzN1VMT3Fhc2o2MGY1TUN1 YmZ2MHZma3JOVGhkdS91ZkdzMWtQWDF5Q01JZkNRMGUvazY1NTBnV2VzaWh0a3hTVzlMSEt6TUxs VHlicTN6cE9lT1BiZUhJOXhhRnUxOVl6Y2tNbGJTbkJ1dmtUeHAwT3BaTjJncmRqNnNUL1gxbkpt SjlWeVg2ZTM5UFpWeHRwd2J0cmsrVmMreURKTFREWTJQSHBXYjVReDc1NVdYWlpLNzA1djZkeE9h dDVWWG9YbnJpOW1nZjFoSnU1NlI1RmxrZkllYUZXZ1lCQWhDQUFBUWdBSUdaSm9EK1FnQUNFR2hp QWF1SjJ5Q3g2WjhBQUJBQVNVUkJWSTZtUXdBQ0VJQUFCQ0FBQVFoQW9LNEMyRmh6Q1N4ZTliUVZK R0ltdU5TbDRVSjhxazFIVHFuTHhtYmdSc3hWZEJLTDUxekJ3bC96N0w3UVphRjlvKytmcmtrdTVz b3RBYksrUThUUEliY2ZvYjhRSlo4N1UyLzc0Y2FDOUtZVlNDVmkwYzhKeVhzOWU4Qjh2cVJHdjdC czJZYVNieXRrKy9oZXJWTTBPZ1hXYzd6WEpES25kWExTL0g3L09yTHBOTjNBaFJieEw4Zm1Xd2Zh d3BGdHdjN0lSeGQzUk16VnYzdzVLMkNocFFRR0gzcm9BRm1lazZoV3BHYkx1dXAwZXFPZldjN3lx T3RReW1lYlNYSWVSY3JMR2w0OCs4ZE05RU9QdGM1aW9iZDY1Q01MQWhDQXdJd1dRT2NoQUFFSVFB QUNFR2hNQWFzeG00VldRUUFDRUlBQUJDRFFwQUpvTmdRZ0FJR0dFUmp6SjgwRWc0NDZOa2pIcnVq bFJLVGpTWVNmV2dpWUt3cjRacjFuL0RZYW5odjRVSERmNkhtZUpXcVFhYTVPWVFYbysxcTErNkM3 eUEvWk4vdk1SR3hiVE1zaFFLQlZCR1I0OFp6UGNMRUphRXdYSFpscnYwTTdYZEo1MG4vRWVsREx1 bDVod3hJNXc3enZ0RXhGd2ZaWkw5SXp0ajk3WlNFNmdZWGVsMkxxQzY1WjcvNWV6bDRKcjV0V2dH MiswNlB4VmZ0Y0QzWU1IVXRDei9UWVZyOGNIdXYzeUM4L1N6OHoyYmF2MXUxNjNZYXByZnlLc1FZ RUpnWHdBZ0lRZ0FBRUlBQUJDRUFBQW5VWHdBU1h1cE5qZ3hDQUFBUWdBQUVJUUFBQ0VJQkE3UVUy K3BuNFpiWGZUdDRXUk01Slh6a21MeG1MMVJPSWI5ODhUSks2Ukd2Y3J0RXRNQk45WlZGbjE2bHVC YXFkYmdiWkpYWDQ2eVI4aG12ZFRKOUtMSm56Nm5RZlhBdFZMOFBjM2lrUmkzWm81QmFKSGFaUDFS TkNUVlVWME1GME1oUFFTUDdnVmE4US9WZXdvN3VrQ1dqN2RqNndtNWgvNWxhZkVKOHFxVkgzOTV6 YmlwcmV2alp5TE50MGdiNTBERUwwVUZLazF6RVRpUzBqWUpIOFZUc3pwTkU1aUp5M2FGVzN1YldR YzM3UjFQRUNsaVV2MFZjck5ib0V1ZmZBN3IvdmM4bXNPSGxveDlhdCtvSDQ2WW9yd0lvUWdBQUVJ QUFCQ0VBQUFoQ0FBQVFhVEFBVFhCcHNoNkE1RXdKNGdnQUVJQUFCQ0VBQUFoQ0F3QlFFRm5jTUhz OUVMNWhDRlpXdTJqRTJmdVdZU3RmSGVpVUltS3VmaU1qbFd0VFc2QlpDRnZISHpNUVR0d0pWUysv cENWRHF5UFU2RUgrK1c1MTZQTDR2MFIrOWdzd2tBTGRDU0lkQWt3dVl5VnMyeTd1MUd3bU5ic0Zp NW8rSE9rOGN2OEtXVzZueGRHSGltL1hsRVkxT2diWEFSOXRYYmxqbGxPbVJ4bmFLTGlPbTQ5ekth QnZ2R09tUFB1R1dqL1RXRU5qSEIvdUY2RzZQM2l4blAxOUd0REhuU2o4ZTVRdXlRdUYxWWYzTXVy UWc0MmlDNkllWk9jNjFLVWNUcS9SS2ttUEpHN1N1K3pRaVFBQUNFSUFBQkNBQUFRaEFBQUlRbUQ2 QkttM1pxbEk5cUFZQ0VJQUFCQ0FBQVFoQUFBSVFnRUREQ05nV20vL29iNStPQnVsZzdNdW1NaEEy SFcxdXhtME9EL1Q5bUlRLzV0bDJjelVWZS9TdFdvWTExaXkwRFkxZUtDei81cm9CbGcvR1k5SHJO RCtsc2V5QUZTRFFUQUw3KzdmZXkweHZMOUxtNDBtc0Q1T1pIRmFrNFB5eG9iK1EwRy9jaXVtYmUx MHFJRjhyWnpMYnhCVmt2TnI0cEtUb2YzV2J0Wmh3b05VaU5JeEFMSGFZaFc3VTlyanVhejNHM2hU czJLdWY3VnFxekxCcTFhcTVSSUVQNjJwck5Eb0dKcm5YWjgyNXl6R3pDb2tIZG0zYkowenYxNnBz alFnUWdBQUVJQUFCQ0VBQUFnMHNnS1pCQUFMRkJhemlSVkFDQWhDQUFBUWdBQUVJUUFBQ0VJQkFR d3ZrTkM0OW1DUnlUazVpN3NLQUwrbGJsWWhGdVpLWU9uSmtxVmEzVmFOajBJR3dGeXp1R0R6ZU1S T0oxUlNRVkhMc3Y3VkN6LzlLMXhITER5d0sxKzVXUmFHT3JxZUwwT2UxSGM2QjVRN21PU1lmazF1 Y2haRGFnZ0x4OXRrMzY3bndCOTVkNDljRjk0MFd2VlhSenAwN0Q5bVcvUkd0eS9XcU1FenlRa21O M202dWxLSGx2SUl2Rkk2OGs1bS9yNFhjL3liRzlOM2hIWXNmMERJSU0wQWc4S1J0SmxEOTNxT3I1 cXBEM3cxMnJuK0ZsdEZEV3g5TENPYjd5TUZBU00vLzhqcVA0aUxDMTVtckgzbVVtWExXY1ArU08v WHo4SVlwVjRRS0lBQUJDRUFBQXRNdmdCWkFBQUlRZ01BTUYzRC9aWDZHdzZEN0VJQUFCQ0FBQVFo QW9MVUUwQnNJekJ5QkExWmJsdzdpUE1lOXgzTG52cDBQN0hiUDk4NDVzUHZ2ZzhMMFUzTC9hWis0 Z294N0NlUlVSY0Q4VnpxemRabFc1bmI3RXMyaWVUb3krZEZ5cnU1Z1Zpb3A5dlFFZFB2djFiSWhq YzVCK0F5eFJ4TTZxQzVseHBIZzZ2VTl6cFVpRlFJTkxyQjU4MWdxS2UvVFZqNnUwUzB3RTMya2xG c1Y3ZS9mZXArUWZOeXRvblE2MDhsRS92NVFSK1NiN1IyUlp5MWQyclVnblU3RUM5WnVPR1pSdVB1 VndYQWtTa1JtWXB4RmJqOUNnMWJLL2d6UnBxUmJFYVMzbHNEZXZWc1A2cm44ZzlvcnI4K1NBSXQ4 UHhSZS8wRXpjVVhMZW9iMjFkMWRCLzJoMzVIUXhaNEZoWDYrSUpYNHBXZVpxbVJ1U2pJbHI5V3F0 bXRFZ0FBRVdsNEFIWVFBQkNBQUFRaEFBQUt0SytEK0MzM3I5aGs5Z3dBRUlBQUJDRGdMSUJVQ0VJ QUFCT29xSU1LM2hNS1JjZ2Y5bmNvUExPazRjWG1tOFd6SlMvWDFQSTNPZ2Vrbm1pRWFLdzQ2K1Bs TEVuSWQvQlNSODdNR1Z5dmVUcjFXck9LK3lPeWZuSDFTeTM3RSs3ZjhrWVRON1gvY04yTW1tYVJH TDNFdlVGbE9jR2gwb3g1SS8xcloybGdMQWlVSnZMWks1OG5NZTFQYU9ydk5PYktralUrbDBQNmRm WTh3MCtWRjZqaGV4SGRsQ2JkMWsrSEZjejdEd2w4clVoOFIwMnRzcGorTnpiY09UTmpaL3BTOXh5 TCtMaE90SSs4ZlcwamVNclJqYTU5M01lL2NaajZuZXZlc2RYUE5aNG51ZXpQSnBVZ241ZXFEL3RB K1BiYit1KzNZRFJFS2grZGtWZ2lGVHdvdENuZS9NQmhlLzB2YlluTU1uWkxKYzNsK21LelUyOHhW aWx6eXE1cWNpRzJMNlh2eXFxcFcyc3lWb2UwUWdBQUVJQUFCQ0VBQUFoQ0FRRk1LV0UzWmFqUWFB aENZTmdGc0dBSVFnQUFFSUFBQkNEU3lnTGxLQjVPODBLT05BNzR4LzJhUC9OS3kvSE43bWNXcm50 TlQ4M3pyUzZzTXBhWW9JRWsvZjU0b1BaaElIajlYdHEvdTZ2YklMek5ybzUrRTNxZ3I0ZmRxUlVD QWdKUEEvTEhFai9SOThqT252RXdhRTcwcDJEbjQvTXl5Ni9QbXpXT3pEdk9sV3QrM1hjdE1NVU5J M2pzODBQZmpLVmJUTXF2UHNJNlVQb21LYUs3YXZGTjhkbStJRmh3S1RVeldKVXJHTGVKZnN2ZjNF RjAxSFJJMjJ4Y2wraDhjU0MvVjZhR1U5MlNkbW9MTlFBQUNFSUFBQkNBQUFRaEFBQUlRcUVqQXFt Z3RyT1FsZ0R3SVFBQUNFSUFBQkNBQUFRaEFZTG9Fa29mV2kzQ1ArK2FuZG51aVRMM3g3WnVIaGZo WG1XV0g1MWtwUzg1eFNFZFNEUVFPUHJybENXRzVWS3UyTlRvSHBpVTJXNThvNWRZU3poWGtwZ1pY NzF1dEtSczFJc3hjQWZTOGlJQzVNb1VsOXBVa05PaFIxR0xoejVqYkNIbVVTV2Z0MmJObEpMRms5 aHVaaWx5MUtWMjZ6QWVXRDVxcnhPaGFvaEZoSmdyVVlSTFZCT3VUTEhUUi92NnQ5MDRzMSszSnZD ZjFlOUtIZFlOUGFrU0FBQVFnQUFFSVFBQUNFSUFBQkVvVFFLa0dFc0FFbHdiYUdXZ0tCQ0FBQVFo QUFBSVFnQUFFSURBMUFXSHJBbUx5dTliQ05PWGJFMlhxdG9SL3JhK1BhSFFPUXVmTjc0d3NjODZj S2FuMTYrZHdmL1IyM2Rybk5ib0hwbk5HQXFHcTNGTElZanFkaVo3aXZqSGtRQUFDUnNEYzdrZVlp dHo2UmJyOVNYbTdsdGUzbFQ1NmhjMmJ4K0t4M2l0RjVBd3Q5cWpHcVFXaFFXM2ZDeEw5ZlI4bHJY dHFsV0h0WmhmSVRLSWlsaUxIYkdVOUZhSnRQcUdUNHdQUm4xZFd3OVRYR3Q3UisxY1MvdlRVYTBJ TkVJQUFCQ0FBQVFoQUlGc0FyeUVBQVFqVVJ3QVRYT3JqaksxQUFBSVFnQUFFSUFBQkNFREFXUUNw VlJNd2swbDBrUElzandxcmMzdWlpUTM0bmt6MTZzdTdORG9HSGFVOXdTZnlkTWRNSk5aQ1FKSSs2 Mk5VNUZaRkluVGRvbFhkeDlFVWY0VGt0Q2xXZ2RVaE1HTUVGaVlUTjVHUTU2MktpT1h5dHM0Ti8x UWlpZ3dQOVAxMlFUS3hYdGQ3bmE1VHlVU1h2Y1QwamdXcHhPcmgvdWh0V29kb1JJQUFtWWxPaWY2 Ky95S3huNkVjOTJ1c1RoRDVnczkvK0xSOUE5RUhxMU5oeGJXVWVtdS9pamVBRlNFQUFRaEF3RVVB eVJDQUFBUWdBQUVJVEZrQUUxeW1USWdLSUFBQkNFQUFBaENvdFFEcWh3QUVJRkNLZ0psTVlpYVZ1 SmV0enUySk12WHYzYnYxb0pEOE1yUHM4TXhNckFPdkc5MnZLT093RXBJcUZ6QzNLaUsyMzZjMXVO K3FpR2k1NWFmM1UwOVBRTXRWRkpZdDJ6Q2ZMT21xYUdXc0JJRVpLR0J1aTBKa2YwaTdudERvRm1h SnBEN2F0cVluNkZZZ1A5M1VtK2p2KzJZaUZqMmVLTmxKUXU4bWxqdTAzT01hODhOZWs2Zm43U3Q4 UWwyNnp2SkVmL1R6TzNmdVBKUmZFTXNRTUFLSmdhMS8wK1BrWkJZeXR4eTh6NlJWRUEvcGNmZHB2 NlJXSkFiNjNqNzB5Q1A3SzZpajZxdVUrSGxaOWUyaVFnaVVJb0F5RUlBQUJDQUFBUWhBQUFJUThC TEFCQmN2SGVSQkFBSVFhQjRCdEJRQ0VJQUFCQ0RRY0FMRE8zbzM2OERRZkkxYzQ5Z3hPUERnNC90 amZiL1M3VmdhWGJiWDl3WkZxdXAvNkEvSCtxNTEzMTZVaDJQUlZ4RnRTdXAyWFVNeHAzaC8zNjJ1 SzVlWVVXd2JYbjJvTUMrOVQ1eWFaL3JqVWVkODAxYW45VXBOUy9UMzNhTDErelM2SEFkUlRkZGpZ UXEzSWtuZndxSy83MHp2YlpqdFRDbE8yYUpVczVsWVR2ZmQ2elRxc2VDNGp6YWFDV3oxY0RIYjBY WnMxT2pXbHFxbm0vZWdVOS9NZTAvYjRYck9kbHZQcVM2bnRJbkpBbTI2RFk4KzlUMDN2bjN6c05Q NlJkSWtFZHNXU3d4RVA2WG5BUFBlWE9Hd25XTk0zbkNzNzdwOTQxZlFTQldwMHpXN21KWER0ajM2 N0hnTTVwZWZ0bk9xSzBLRkdlWTQ4dkNwK0x4WGJKK1k3VmJZNUpTNW5aQzIrVlMyWm9lWTVWd211 WUdKSHRMNjRocnp3K09hZncrUlhDTXBPaVd4ZUhaUWo3dkxCdlY3U243QlVwZk51cnI5RG8yWjR5 TDcyZlhZS0ZhL3Rzdno4MUxmSzljV3F3UDVFSUFBQkNBQUFRaEFBQUlRZ0FBRTZpMkFDUzcxRnNm MnBsRUFtNFlBQkNBQUFRaEFBQUlRZ0FBRUlBQUJDRUNnOVFYUVF3aFVYOEJNdmpJVFplS3h2amZI WTlGMWlWaTBYV1AyWkJQemVrVTgxdmZNUkt6dnF1SEhvbjh4dHp1cWZrdFFJd1FnQUFFSVFBQUNF SUFBQkNBQWdaa3JrRHZCWmVZNm9PY1FnQUFFSUFBQkNFQUFBaENBQUFRZ0FJR1pJNENlUWdBQ0VJ QUFCQ0FBQVFoQUFBSVFnQUFFSU5ENkF1Z2hCRnBNQUJOY1dteUhvanNRZ0FBRUlBQUJDRUFBQWhD QVFIVUVVQXNFSUFBQkNFQUFBaENBQUFRZ0FBRUlRQUFDclMrQUhrSUFBaENBUVBNSVlJSkw4K3dy dEJRQ0VJQUFCQ0FBQVFnMG1nRGFBd0VJUUFBQ0VJQUFCQ0FBQVFoQUFBSVFnRURyQzZDSEVJQUFC Q0FBQVFoQW9DRUVNTUdsSVhZREdnRUJDRUFBQXEwcmdKNUJBQUlRZ0FBRUlBQUJDRUFBQWhDQUFB UWcwUG9DNkNFRUlBQUJDRUFBQWhDQUFBUWdVR3NCVEhDcHRURHFod0FFaWd1Z0JBUWdBQUVJUUFB Q0VJQUFCQ0FBQVFoQUFBS3RMNEFlUWdBQ0VJQUFCQ0FBQVFoQUFBSVFnQUFFcGlDQUNTNVR3S3Zu cXRnV0JDQUFBUWhBQUFJUWdBQUVJQUFCQ0VBQUFxMHZnQjVDQUFJUWdBQUVJQUFCQ0VBQUFoQ0FB QVFnMFBvQzZHRmxBcGpnVXBrYjFvSUFCQ0FBQVFoQUFBSVFnQUFFSUFDQjZSSEFWaUVBQVFoQUFB SVFnQUFFSUFBQkNFQUFBaEJvZlFIMEVBSVFnRUNCQUNhNEZKQWdBUUlRZ0FBRUlBQUJDRUFBQXMw dWdQWkRBQUlRZ0FBRUlBQUJDRUFBQWhDQUFBUWcwUG9DNkNFRUlBQUJDRUJnWmdsZ2dzdk0ydC9v TFFRZ0FBRUlRQUNUbTFjWUFBQVFBRWxFUVZRQ0dRRThRd0FDRUlBQUJDQUFBUWhBQUFJUWdBQUVJ TkQ2QXVnaEJDQUFBUWhBQUFJUWdFRExDR0NDUzh2c1NuUUVBaENBUVBVRlVDTUVJQUFCQ0VBQUFo Q0FBQVFnQUFFSVFBQUNyUytBSGtJQUFoQ0FBQVFnQUFFSVFBQUNFR2dHQVV4d2FZYTloRFkyc2dE YUJnRUlRQUFDRUlBQUJDQUFBUWhBQUFJUWdFRHJDNkNIRUlBQUJDQUFBUWhBQUFJUWdBQUVJQUFC Q0V5elFCMG11RXh6RDdGNUNFQUFBaENBQUFRZ0FBRUlRQUFDRUlBQUJPb2dnRTFBQUFJUWdBQUVJ QUFCQ0VBQUFoQ0FBQVFnMFBvQzZDRUVwazhBRTF5bXp4NWJoZ0FFSUFBQkNFQUFBaENBQUFSbW1n RDZDd0VJUUFBQ0VJQUFCQ0FBQVFoQUFBSVFnRURyQzZDSEVJQUFCQ0JRRXdGTWNLa0pLeXFGQUFR Z0FBRUlRQUFDRUtoVUFPdEJBQUlRZ0FBRUlBQUJDRUFBQWhDQUFBUWcwUG9DNkNFRUlBQUJDRUFB QWhBb1Z3QVRYTW9WUTNrSVFBQUNFSURBOUF1Z0JSQ0FBQVFnQUFFSVFBQUNFSUFBQkNBQUFRaTB2 Z0I2Q0FFSVFBQUNFSUFBQkNBQUFRaGtDV0NDU3hZR1hrSUFBcTBrZ0w1QUFBSVFnQUFFSUFBQkNF QUFBaENBQUFRZzBQb0M2Q0VFSUFBQkNFQUFBaENBQUFRZ0FBRUl6QlFCVEhDWktYdmFxWjlJZ3dB RUlBQUJDRUFBQWhDQUFBUWdBQUVJUUtEMUJkQkRDRUFBQWhDQUFBUWdBQUVJUUFBQ0VJQUFCRnBm WUFiMEVCTmNac0JPUmhjaEFBRUlRQUFDRUlBQUJDQUFBUWhBd0ZzQXVSQ0FBQVFnQUFFSVFBQUNF SUFBQkNBQUFRaTB2Z0I2Q0FFSU5MY0FKcmcwOS81RDZ5RUFBUWhBQUFJUWdBQUVJRkF2QVd3SEFo Q0FBQVFnQUFFSVFBQUNFSUFBQkNBQWdkWVhRQThoQUFFSVFBQUNEU3VBQ1M0TnUydlFNQWhBQUFJ UWdBQUVtazhBTFlZQUJDQUFBUWhBQUFJUWdBQUVJQUFCQ0VDZzlRWFFRd2hBQUFJUWdBQUVJQUNC NlJEQUJKZnBVTWMySVFBQkNNeGtBZlFkQWhDQUFBUWdBQUVJUUFBQ0VJQUFCQ0FBZ2RZWFFBOGhB QUVJUUFBQ0VJQUFCQ0FBQVFoVVdRQVRYS29NaXVvZ1VBMEIxQUVCQ0VBQUFoQ0FBQVFnQUFFSVFB QUNFSUJBNnd1Z2h4Q0FBQVFnQUFFSVFBQUNFSUFBQkNBQUFRaVVMdENzRTF4Szd5RktRZ0FDRUlB QUJDQUFBUWhBQUFJUWdBQUVJTkNzQW1nM0JDQUFBUWhBQUFJUWdBQUVJQUFCQ0VBQUFxMHZnQjVD b0NRQlRIQXBpUW1GSUFBQkNFQUFBaENBQUFRZ0FBRUlOS29BMmdVQkNFQUFBaENBQUFRZ0FBRUlR QUFDRUlCQTZ3dWdoeENBQUFRZ2dBa3VPQVlnQUFFSVFBQUNFSUFBQkZwZkFEMkVBQVFnQUFFSVFB QUNFSUFBQkNBQUFRaEFvUFVGMEVNSVFBQUNFSUFBQkZwYUFCTmNXbnIzb25NUWdBQUVJQUNCMGdW UUVnSVFnQUFFSUFBQkNFQUFBaENBQUFRZ0FJSFdGMEFQSVFBQkNFQUFBaENBQUFRZzBLd0NtT0RT ckhzTzdZWUFCS1pEQU51RUFBUWcwQklDYlozZEx3MkZJMUpLTkdVem5WN1NjZUp5WFdkQW8rZTZ3 YzdJUnpQckZIc09ybDYvSmhpT1BGNnNUczIvcVZoZHRjNFBocnV2MEhZNDliM3FiYXZudG1ydGh2 b2hVQzBCdkMrcUpWbGFQUXM3TjV6UUZvNThKUlR1M3BWMzdoc0tkWGJmSHVxSVhHWStGMHFyclhs SzRUaHJubjFWU1V2Ymp6dHVrVGwyOVpqZW9qR2xNZk81ZmtSZjM2L0grNmYxdTBtUDFzMGFFV2Ey QUhvUGdXa1RNSit2ZWs1eStyMXJaT0ljTlcxdHE4ZUd6ZStnMnYvTStkbnoyWlN0UjV1d0RRaEFB QUlRZ0FBRUlBQ0J4aEhBQkpmRzJSY3QwaEowQXdJUWdBQUVJQUNCbVM3QVFzOWV1clJyUVNrTzdM TWpPb0wwbEZMS3RrZ1pEblowLzdQK3dmYXFGdWtQdWdFQkNPUUptQUgwWUdma3YwS2QzVS9MeTJx S3hWV3JWczAxZy93K3NiY0owWnVKZUFYbC9yU1I4Qm5FOU1reDlwK2JtNFdsbVNYUVZMMWxmVStl YXlmblBHNk9YVzM1ZW8zWmZ4TUw2TEsrWi9sU3N1UWFDb2RuNjNKTGhtWS9SN1hrVG1taVRwblBp R0M0Ky9MZ212Vm5ObEd6RzZxcGVBODIxTzVBWXlBQUFRaEFBQUlRZ0FBRVNoSm9yRUxadjh3M1Zz dlFHZ2hBQUFJUWdBQUVJQUNCWmhWWWI4K3pqaTJwOFRiUG1EK09wLytZSFk1OGtabnZVSnMxR2hF Z0FJSFdFa2hQWU5NQjlDZ0xYU29weTAvTjF6OCs2QTk5bklndnBlSS9RaFk5V3J3WVNrQmcrZ1dD blpFelNmZ24ycEo1R2owRGl4N1hzZGhoejBMTm1ka0s1NmptbEcrUlZyZXY3dTdTejRnL00vRzFs dGh6VzZSYjlld0czb1AxMU1hMklBQUJDRUFBQXZVV3dQWWdBSUc2Q1dDQ1M5Mm9zU0VJUUFBQ0VJ QUFCQ0F3WXdUYWJlSm5GT3Z0a2hOT1dLaGxucTZ4MVFNSE95Tm4yV056SG1XaWYyLzF6cGJiUDVT SFFDc0ltQWxzb1hEa0d6dytnYTIwQ1g0TjJQSEZIWkYxMnF6WGFDd2x4UDBwMlZWS1FaU0J3TFFL aE1OelNPZy9pYWlrdjRFSmM1K1diYW5RS3Vlb2x0b3BUZFFaYzlXV1VIajloMndyL2Q0NHFZbWEz akJOeFh1d1lYWUZHZ0lCQ0V5ekFEWVBBUWhBQUFJUXFJWkFTYi9jVjJORHFBTUNFSUFBQkNBQUFR aEFvQ0tCcGx4SjJEWlhabUd2eHN2aHdDcGk2dklxMCt4NWkxWjF0N2VGSXplejBHKzByMHVhdlQ5 b1B3UWdVQ0RBYldzaTU5akpPWTlwem1zMU5uV3dMVGxPTzlDdXNaVHdqeU5qUi9hV1VoQmxJRENk QWt0a2JwdCtJWW1VMkFhaDFyb3lVVXVkbzByY2h5aFdSWUZGYTdwUE9lZ1A5UkxKMVZXc2RpWlZo ZmZnVE5yYjFla3Jhb0VBQkNBQUFRaEFBQUlRS0NLQUNTNUZnSkFOQVFoQUFBTE5JSUEyUWdBQzFS QVFraXNUc1NobngzaC8zNjJWMWMybkxsengxTVZlNjlxVXZzcExxUU9wWGxVMWJCNzc2ZCtFNkJY bE5uQTQxbmR0OW43SWV2MjZjdXRDZVFoQW9IWUNTenBPZklyWTlFWGR3aUtOVFI5c29TNlhUaVJZ K01WNkx2SnI1TUNJdmRDZkdqdnJ3TzRWQ1pmeVRadU04Mi9UN2pyWGhvK0pmNFZtT2s4eUZmNnYy WWVzQmVhNFRpeWVQY3N2cVpWelJ2Z3VMZDhTb2RYT1VTMnhVNXFvRTB1WGRpMndiTDVlbTd4V1l3 T0Y1bWxLcGUvQndZRUhIOWZ6VW9mR25OL05kSG4rOEk3ZXpjMGpVRmxMemUrZzJ0ZWN2cHZmVlN1 ckRXdEJBQUlRZ0FBRUlBQUJDTFNhQUNhNHROb2VSWDhnNENhQWRBaEFBQUlRZ0VCOUJjS1dmM2FI MXliMWo1U25lZVVqRHdJUWdBQUVHa05BejllL2lBLzAva3BiazlKSWUvZHVQVGo0MkVPN2lUWWx6 VElpQkx3RWdxdlg5NFRDa1JHTmtoM2JPcnRmNnJWZUhmSjJXVW4rNnA0OVcwYlMyOXE4ZWN3TUtr OHVweE9iOUFITmhnQUVJQUFCQ0VBQUFoQ0FBQVFnQUFFSXRLZ0FKcmhrN1ZpOGhBQUVJQUFCQ0VB QUFoQ29XR0JUM3ByenlLS1Q4OUltRjNXd3EwMFhUdGVZSFE0UmlRNllaaWZoTlFRZ0FBRUlOSURB Rm0yRGFHeVpnSTVBUUFVZThSMUp0dHhWaUxSZkNCQ0FBQVFnQUFFSVFBQUNFSUFBQkNBd0lZQ24x aFBBQkpmVzI2Zm9FUVFnQUFFSVFBQUNFSmdHQWI2ZmhKTFpHMmFXczRnMityUFRzbDZ2SVM2NEZj WldJbjZDOEROdEF1MXJJOGVHT2lLWHRZVzc3dzZGSTBNYWMvN2JYcGQzaHpxN2J3OTJSQzZlM3hs Wk5wV0dMbHUyWVg2d2MvMHJRcDJSSDJxOVQyak0zdFlUNCtuclgwYmg4SnlwYkdlNjFqWDlDNFhY ZnlZVWpoelJhUHEySjlnWitXS3dZME5ua1RiNTJqc2l6d3FGMTM4akZJNE1hRFRyWnVMQmlYM3p6 b1VyMTNuZUFzeHRHNnRXclpvYjdPdyt2eTBjK1pYV2ZWQmpwbTdUenZ0RDRlNnJ6WEZBUkc1VlZE dWQyMWQzZDJsN3ZxSnQyYU14MHg3dGErUjdpOEpkNWtwUFhJMk5tbjNTMWhtNXlCekR1cDBuTkdh MmxYbCtJdTJyNzRFNkcxQWp0NjBhOWpXcXcyZU9EOTJQbjlYalo1cyttMk00c3kvTnMxbCtOS1R2 cFVYaDdoZlcrMXhpOW1sd09zNXhQVDBCYzJVVVBaZi9JWFQwL0tNZTNidjAyUDlVdlkvdEd1Mzdh YW0yMXVkUGM4dzA2amxxV3NDUGJwU0Q0Y2lGK3ZtMFM0OXBQWllqUi9ROS82dGdSL2MvYXhHZlJz ZXdwT1BFNWNGdzkrVzZ6aGFOS1kxbVhST0g5TDF3dTdFMjVvNHIxeWJSRjF5ei9reHQrL2UwTFVN YVRWdE1UT243OVdGZC9xejVQTlJOVitVelQrdHA2REEvM1BVVXRiaForNTNaTnpIZHgxZDdmTDlK ZjEvUThrWFArY0hPeUF0SXo0VVZBdFQwZTFpRmJhcDhOWFV3SGlIOUxBd1ZmcThjeXJ3WDJ0YjBC Q3ZmaVBPYTV2Tkc2LytVN3RmTWU5Y2M3MGYwZVArRCtaeWF3ajV5M2lCU0lRQUJDRUJnS2dKWUZ3 SVFnRUJUQ1ZoTjFWbzBGZ0lRZ0FBRUlBQUJDRUNnSVFXRTZFRmkycEhUT0tHVEY2K0tPMDZDc0pq V2FkbDVHbzhHNXJ0MVlWaGp5U0hvY3RzRDh3ZGNNN0RoVlpFT2VseWg1Y3dmV3ZQalRWN3JIYzF6 ZnBWZEx4Ti93cmtVdlRadjJ6bmJ6SzdEcTV4TDNXVW5MMXJWM2E2RFI5KzFVN29QbVQ0cHhHWlNn Ym5LVG41ZHkwbjRER2I2ZWtEb0g2R083cyszSDNmY292eENYc3ZwQVVJZGNCcWRhOGRaNVBzazlL OWFmcW5HN0xCMFBGMStHcUlGUS9xSCtmZVk5YklMT0wydTUvSGdzbzlHVEJ2TUlNSG92TlQvRWNs L2Fqc0RHazA0aG9YZXltVGZ1M0ROMDU1cUV2SWltOEU2M2Q4UDJVeC8wblZmcC9tck5XYUgrVEsr Yi83YkYvQVA2Z0RCNTVZdDJ6QS91NERINi9RQTRVRi82QjhzL0FNaE9sdkxacTlyMnZrMEl2NlFP UTYwSFQrZXI0TlBWTU1mVTc5dTUwZTJ4WDNhbmpmcnBvN1JtQW5hVjdyUUl1dHVNd0JtanRGTVJ0 blA0NE03N3pISG5BaDlpL1FZMWpyeWp6bE5vcVZpZkprK21UWndPYjZYNktDcHRudEFveVRaWjY0 NnRkcXNuQmZuc1NWL01XVW1ZdnJZeUN0RFpuREhITi9WYWx0Qi9VVVNsaTd0V3FEdDI2UXhmUjUw TzJlWjlFeVppZWNCNDVDcFh0TnUwcGl1SS92WnZFOHlaWnllVFIxYVBtMnB6OW5yTzN0TlZMSm9U ZmNwd1hBa2FvNFBUWHFIRUoyZ3orWVkxcWZKWUpiWG1QZVNSZnpMRUMzWTB4YnVmcFhtK2pTNkJ0 UG12TFprMnBWem5uYXJ3SnlydEk3THpUNnQramt1M0gyRlE5c21yWXhMYU4vb2d5SjhpMzRtLzVP MjBSam9rd204Z29UZk5YNXNSOG81ZDVpVm15N3FQcGkwWW4wdmFnZHl2M05vZ29ibmpjMjNEbVNi cGdkZE5TTXYxUGI4MllEbnFDVlo1N2xzSDMwOWViemxHVTB1R2tNdGwzbmZaRDl2TXVlY3lZSVRM OHpucHBZZjBaaGRWc3crMUNKcTMvMGVKdm9la1I3RGxQNEo2SHYrYkdhK1F6OEh6V2RsT2pIenNF dy9Gelg5YytiOHpNVFhhdnA2alpiR1RHZ2ovUndRL1R3WW5Xdkh6VG5Zbklzem1iVjREb1hYUHk4 VWpqekV0dHltYmI5UXQ1SDlIY3ZTOSt0eG12WU84M21vNWU1eCtaNmdSWWpNZDR4UVovZnRXaTdI YTJMWjFuT2pxVDlkTnY5QiszcVdsc3RNS01sYnYvdjNwbTZ6ajdSTStuUEJ2RCswanVkcExBZ2lm SXVXbTZ6RDdQZnNRcHJuOUxtUS91d0lkWjdZRVNEcjkycHhnYTVqYVRTaGcvUTdpSDYvK1czK0pC ZmpvZlhkWTN5SXFPZzVuNFYrYmM2RjVudVZsbWVOcFlTcWZROWJrdlgrTWNlaGJyenM3d25aZFdq Zko1MzFkZEgzb0c3UEJGK2JmdWFwdzZEeE1KK0ZtcGpmanNuM2d0aWpRK1o5VThyM2VvKzJwVDhu emVkZ1cwZmtldk41US9xNVEwZmZ1NlEvQVQzZS95bDkvT3diZlRDazd3MU5RNEJBa3dpZ21SQ0FB QVFnQUFFSU5JcEE1cGVJUm1rUDJnRUJDRUFBQWhDQVFDc0pvQzh6UmtBSDhRYjFqNVYveSt2dzZ1 UXMrOFM4TkxQSXd2YVo1a1Z1dEgranl3TWFFZW9vWUFZWkxMLzFlLzNyL3l2TDNpenoyK3l4T1hl MHI5eXdxcFIxRjNkRVRqemdELzJWeHdlY0FxV3NvMlhtc3RCMXVsN0oyOUYxcGkzNG1HWlI2c2ox K2dmOU01d2FJVXkzSDlqZVVnaFNPQUFBRUFCSlJFRlV0ajBuVHdjM2RiRHEvV2F3VHRQWGFpd3RN TDNkVEtReEExS2VLNlRyajF6UDZRRkNLblZDMHI4RXlMbzNGTzQ2eWJQdUNqUE5jYWYxLzE1WC94 ZU5ua0VId0Y1aGpsRkxyTkp0TWpWcTM5c0dqM3pSSEVPYUZOQlllakRIZDJyMmo0djZsbDVqYnNs R2JsdHVTeHRxU1FmZ3pyTnMvcE1lejJhaVpEbHRXeVRFM3dsMVJxNnQxV0QyZEo3ak1pNEtVdng5 WXM0ZGMrd3ZtMEZJTFkvZ0phRHZVejFtYW5mKzFQb2I5aHpsNVZLbnZHQkg5M2xNL0hHWHplMFNz dTdNempQZlIwYm4ySnYwTytuYnM5TTlYZ2ZNNTBObzhQQjNhblN1NTdiTzlXOGprdDlxRzRxL043 V1FobE44ZHVwdmJSMlJsK2pyZ2hEZnZubVliSG1QWmlRMDVnZG1vbytGd3V2QytSbG0wb2oyOWFP YWJtbk1Ed21iNWQzcHV2Tnpxcnc4eXY0Z2tYV2pWbnU4UnFmd2t3Tzd0dTNMWkN6cTdEcFZQZTdS NVZNMGxoUFdNdk50NWhncXVwSytEMnY2UGF4b0E2cGJZSDY0NnluYW4xK2J6enl0dWRUdmZaWjUz OWpKT1g4TlRlRzdYOXVhbnVBQmY5dVA5ZnZ1dTNYYnhZSytKK1FYYmF1N3pJVE1ZbVdSRHdFSVFB QUNFSUFBQkNBQWdVa0JhL0lWWGtBQUFoQ0F3TFFJWUtNUWdBQUVXa0dBTFJrVGtmdnkrc0lrOHZ5 OE5GcTQ0cW1MaWZoVXl2MFo4dG44Y0c0U2xtb3RrQjdjdEgxZjBJR1g3b3EzeFhTeTdTOCtVR3Ir V0o1aStqVVRyYXRrVzdyZTZYYkEvcTJaR0ZISit2VmFKMlhKUmNMeWJ5N2JFeUc1aVdoVDl1MjhP TGp2OEtVay9CR1hkYnlUelgraDI0Zi8yMlBBbmtQN0RuK0FoQzd6cnNneDkxZ1M2N2Jnc1pHVEhY TXJUQndmUlBRYzNIS29XYm85WEIzS2p5ZUZCa2ZmVWNsNjQydnJZOXAzOUdwOXBZZWdQbFl4TkhM YnF0ak5xbGJWdnJyTG5LdStxcFVHTkZZVzlMMFEzRGQ2Y1dVcnU2OFYwZ0hCNlRySFdXdy9Vd2Nt ellCeHdMMkZlVGxNcnhrSmhNd1Z0UEl5c0pnbFVQUHpKODREV2RwNUwvV2t1NDZaUDYvSnpuKzda UDdwOE1DV21PYW5nNW5Ba1FyWTM5ZjNRdm1mV2N6bjIvYVI3NDEvUHFXcnE4cERxTFA3TmZyOStM TmEyV1FmOUhVcFlaNHcvY1JNWEhNcW5CalkramRtY3B2RXMwYklmd1hSUm4vV3V1d1ArTitreTQ2 VFJQUzd5Y2YzOTIvTi94NnZ4YXNlZkQ2aUsway9XMTFxVG5ESyttRW1yMzNsaGxVc2xuNXZvaEJW OW1NeDhWY21QanZjYXFqMTl6QzM3ZFlrM1pnRnhMcVYzSTJMYlhjdGtYWG5vczZ1L04vVmlxMm5i ejJhYlNaNU04a0xpeFkrV21DZVdOYW56ZnYzYUJKZVFRQUNFSUFBQkNBQUFRaEF3RnZBOHM1R0xn UWFRZ0NOZ0FBRUlBQUJDRUNnR1FRc2E3TTJVelJPQmhaNnRyblUrV1NDdnJEOHN6djBLYXp4YUJE YW5oVCt4OUVFdktxSHdINS84SG42MTJqSC94QXVhL3RNTHpub0M3M0liWjN4UDFwYk4yaitzUnFu RW83WFA3cmZXTzBCcUtrMEtHL2RlWHJNdnpVdmJYSlIzeHdQcFpoenJuUVU3SXljeWU3L25UNjVy dmNMZm4zYjBLampMUWwwY08ybFJQd0JxdlNIYVFuNzZHUDU3K05LcTlQMVdGSkgzajJGZ1JldG9y UVE3TmpRcWNmM3BhV1Y5aXgxMXZqRVBNOHlaV1UyY3R2SzZraDlDN1B0OC8yNzd0TWxVOTBzQzEz V3ZqWXkxZlBSWkRPbStSeW5BK0ZzSmdHVVBRQXNRcGRVOGIwOTZUSEZGdzJ6ZXEzUG56Z1BGTnZW L0hvdHNWeWpVeEJiN0o5cGhuNjA2aU50OUZzQi8zOHgwZWxtcVpKb0J1VWxOWHBKSmVzNnJSUHE2 SHE2ZnRaVk1ya2xVMTFBbUQ1cUppeGtFcktmNCsyemJ5YVNiMlNuWlY2cnc1dUNuWU9Uazh4REhW MG5DZEhsbWZ5ODU5dG1qY2lYTkUyTDZHTnR3MHB0OCt2Y05xSHR2bWUrREQyYXliY0Q5aVdhVnRI RTZFd2Q1ak1qWmZuK2FYSTU3MFd0djRmbGJhNjJpejA5QVFuWW45WStsei9KSzdkbElVdXNiNWM3 cVZ3UG9Bc3FuRlI4aW0rVzc5bTVUY0FTQkNBQUFRaEFBQUlRZ01BTUVLaTRpMWJGYTJKRkNFQUFB aENBQUFRZ0FBRUlqQXNjU2pIOXd6ZksyM1J4dDhic3NONmVaK1VPSWxway91ZzZMN3NRV2ZUQThJ N2VlRTRhRm1vdVlBbS9XRGVpWXdmNm1CdisxN0x0U0dMeDdGbUpXSlJOSlBLM2taRDViLy9KZ1ll c1ZWajM0YXVKY3Y1Ym1ESS9Wc0JuQm93Yy8ydFl5enhxNmcyTTJBdk5kc3l6V1U2bjYwTkJFRDdE dGcrL3BTQzlDUklVK3VhUi91aWVURk9YTHUxYW9BUHQ3OWRsUzJOK0dDUGlxOGFZbm1KY0VuUndM ckdZUWFFbnllbEg1RzM1RTMvU2crN0NabktMVS8zN21lazFwbDVUdjlrT2lYekJxV3BOTzJ0MFBw K2p6MU1PT3FBYjFuNjh3YU9pbjloSk9WN2JaSm5qajIweGcxTDNlNVIzeitMVUJacXBnMm42bUJz ZXMwbGVhT3JYN2JCNTFqYVp3YjlmNUJhYlhBcFBUTXliVEpqeWl5bTFMV2ZyMVc5YlR2V05zNUNl Wk9Sd1ZUQnQ0WlBNL0haL2FteWw3azlMb3psbithMHg4OW5EVjJtK3ZwZjBNVHN3SFNkSmZtNTIw bFJlTjhBNVRrOHY2UjdzRjZGTDJKb2RNZzZwc2VRU0hiUy9OcDNqL0ZENEdlMWNic2FsMXVYOGlm TkF4Y2VWSHRmMytxdzVkMlVxYU9zY09sM2ZCRy9NTE9jOTMwZGtQMTNmRTM0VHpXdk4xelI5ekE5 TWwrcm5WR2QrY3RuTFBUMEJadXU5dXA3VHhMTXhJWDV2NW4xcW5zMnlsaTA0VjJtZjFwbEpIcHBY R0RadkhpTzJQNndaVGxkQXRGajRNd3ZXYmpnbWZiVStzcTdSY29WdEVSclU3M3VYN3QyNzlhRG1U M3RJa1h4ajU4NmRoMHhERnE5Nm12bjhmcjE1blIrRjZNdm1lNHZ1VDNPK1ozT3VFeFp6aFJySDcw aDZ2RHdydnc2elhPdnZZV1liOVl5aHdkR1hxczM1THR0TWZ6NFlxN1NiZnEvVVk5UjhEanEvRjRp T0ovSjlrTWo1dTczTE52aG9PdC9DRm0vUWJhWGZkMlpiMmpienUrTFJJdG12YkhhNGZXMTJBYnlH QUFRZ0FBRUl6RlFCOUJzQ0VIQVNzSndTa1FZQkNFQUFBaENBQUFRZ0FJRXlCSVNUbGowVTJEK29m N2g4SUcrOWRwdjRHVWZUTnZxWjVheWp5K092Uk5qdGo2dmpCWnJvY1RqV2Q2MytNVGY5QjNjaHVk S2w2ZC9NbEpsNE5oTVhYSXJXSm5uWnNnM3p5Wkt1Z3RxRi91aWZQZmJPb1IxYis4Z01ua3dVU01U dVR5UUdvaisyay9KQ0lqRzNCT2dWcGkvWkpLK3lyZFJURTNMd0lxS2NXKytrMXpRRFJVenNkaG45 TzdXK1UwMjltY0VWODJ5V1RicFdjS2ZHZ21EcU0vVVdaR1FTR3VDWmliNXYrV2oxeFA3VlJYOWJn ZzUrSXJ0cFJ4YjZucW5MWm5CQm4zS0NMU0t2U3NSNnI1bWNFQk9MSFU3MDkzMVRCd2pVbjQ3a2xO WUZJVDQxWlI4K1hWOU9CZzc0ekh2TmFXTFJ3K3JiRSsrUGZwdTBYck9DMlU1aW9POGRUUEpxWFJh Tk9jRkgvUHJ4UWJLYzVQSVhXRjZnSzVsQkszM0tEVUp5aFhyOTYvNmRmWTlvanBqakw3Nmo3MDlz emQ1SUxIZG9Xc2xocVprOFJPeDBWYUdFemZiNSsyTjl2emIxcHl2VTQxeHRIMGd5dlZFNzdqVDRN cy95MlN2U1pmVmhjT0RCeDdXZEhSclpMeW1UdmtPVDg4T1RZdlBKcHN4RW5EKzhvM2V6S1ZUTHRw bjZ5NG5wOTFzc3VuR2lqYXo3d1BHY1pkSXpaU2FlTzR4RE9kdWFhbG5mN0lBNWJuSW5UR3FsMnVp UHh2dDd2ekQ0MkVObWdxWHVRazBrU2czdDJySXpvZThoWmpLRDNnZkdqeUc1UnM5Ylo1djlGaC9v L1Y2NjVCUWZ6TG1JRytNY2wzNWZEdzlFYjR4djN6eHN1blZnMTdaOThWamZlNW5vZldhNUlBb3Rz c1ZlWEpCZVprSmJaL2RMUStHSXVFVzI1QzlhNVR5Tk9VRS8rMjl4Vzhla0I4UGRWK1NzVU1aQ3pt ZXh2aGQxVmFlQjc5K1pTWlVUeDNUNmN6dmUzM2VybGlXdThmbHphUU9mbzB6L0d5eHUxOCsrNStw K01nUGxySitsYzRVQ0w4d2M1MllBWG8vanQycWJaMm5NRFV3M0xrZ21ucGVJYlRVVEpWT2FtVEt2 VFJvUm0xdmZVTjdQU3N1U2wrU2xsYjNZUG5qa1pEMFp2Y3hoeFlRbHRIRTQxdnVKVFB2TnMxbG1X NTZ2NVF1T1U2M253dm1ka1dXYVZ4QVMvUThPNlBjRk01SEdMc2drNmZZbjVlMEhBOEZYRUpQakpG VzI2TktoSFZ2N3N0Zk4vbHd3N3cvTis1M0dncURmNTgvVmZaSiszNWpuekh1bm9LQkxncDY3UHpr NTJTSVd0ZlI3eWVMOWkrZjhLRk04RlVqMjZHdHoxVWQ5T2hwWStHdkRpMmUvMDN4dnlhU2FjOTF3 ZjkvWG1ObnRuTkd4Vk45em1mS1o1MXA5RHpPZmoycFM4ZmVFVFB2S2VUYVRuSFdmWEs3cnNNYjhN UG41WUt6U21mcjlMOTYvNVEvcDl3TFRqZW0wL0FlaDE3UjM3SFA2SHBsZk1tZFpHL0ErL2Z3OUw3 Njl0MWN6MHU4N3N5Mm1wUGxldGwzVENvTkZLOHg3dVRBREtSQ0FBQVJLRUVBUkNFQUFBaENZY1FL WTRETGpkams2REFFSVFBQUNFSUFBQklocVlxQi9LTlUvMnY4cHYyNWgrMHhOMDc5MUVpMWNzVHRF UWlmcWNuWTRKSmI5MSt3RXZKNUdBYWFJZlRpdzNxMEZadkpCSXRiWG1ZaEZOd3ozUi85amY2enZl L3UzUC9od1pxSkV3WHJ1RXhvZTE4R01OMmw5UXdYcmFJSkpOL242OG5HTitXR2xEbGFiaVJMNTZZ MnkvRHYvaUgzeDBLUFJ4eklOU3NUdVQrUWJjVXJPMWZ6MGUwT2Zqd2FtL3gwZVdQcC9SeE9Pdm9y M3Q5K2xBMVhwQWRpanFlbFhPb2JNTDA2L0duL1FjU3M2ZS94bC9pTi9USDNOSkpMOERKbWZIUDZw TnVnM0JSbEVweHp5aGNMNTZXVXVhOVgyYzUzVzBZeGZMMHdPbTl1czZGaGViZ2t6K01kSjMzOXFh a0pqU2NFTTBPbkEzRG1jc3RhenlIOW8vZDhua3Qwazh1MzkvVnNkSjlTWndUSXRkMjlKRzVoQ29V WnUyeFM2TlcyckN0T1ppMVoxdDdzMUlONGYvYmFlcnhZbCt2dk9UTVQ2cnRMejFtL000S09XTjRO dStqVEYwQ0RuT0p2a1EyN3ZhOXZtbS9XTlZYZ2JRQ1kvK2JodGlnS3R1SHJOejU4NEQ1UjgySmpK Z2hlWXdYRmRZL3c5cTk4M0V6SDlUTlVFRXhhdmlpL1RjM2ZPQkUrVHJuR3Z6YWxyTTFjRTBlWEpZ Tkk0eFovVWhJTFBGVnZrUlJRT3o5Rzhpa09LYmZOWk55dS9BaWErWVdnZ2VsZCt1bG1PNytqN016 SC9yM21kSFpub0JEK3o2L2N5ODMxQjM5ODNaSzh6K1pybC9TVDg5Y25sbkJmeWpmSGJIT1VrMW1l QjZjYjR3SkwzVGs2MjBBOW9QWDhOVFU0ODFWYm9PZnZuWmpJaUM3K1loYTVua25zMGVSZlovTG5z Y3BvMkdld1VHZHVDU1VLVEJmSmUxUGg3V043V2FydG8wNUZUaFBoVWg2MGNZYll1VmwrbjczMWsz Z3VwSTBrek1janB1OUVzL1d4NWxVT2Rya25wL1dUTk5yZThHbisvWnBWTXhMYkY5RFBiZVhLcDBK S2xTNStZMHZzdWExTjQ2U0NBSkFoQUFBSVFnQUFFSU5CS0Fwamcwa3A3RTMyQkFBUWdBSUZxQ3FB dUNFQ2dBZ0hieDJad1dISlg1VlBUdDViUVJML2Z2NDZFbnFvdnM4UGpLV0duS3lCa2w4SHJLZ3Zz MmJObFJBY0p0anBVRzdLWi90UVdqbXhyNjRpOHIzMTFWemYxOUFRY3lwV1E1SHpGbm9rVmIzRDdZ L3RFUGszazM1Qlp6bjdtOUpXQU52cXoweHJsdFE0R2ZNVU1YbnExSi8yZnhFd2JuTXZJTFU1WHd4 a3Z1eWtwd3JmcDZ6aWxyMm9pMTZqRnVXelpIWWtsc3kvVDlIUVlmODg1RG5RTStTUTlTSlF1bC85 Z0JqcTAvdC9rcCt0eXU1MXpOU1pOS1RNRVY2OFBzWEQrKzMrOEZ1RnZtVzJQTHhRK3hoOXIzMFpN WlYzRnhleUQrR05ib3ZHQnZpL0ZZOUVMRTdHK2xZbUJQbk0xb2J4elZPSDJhcDNTeUcycmRkOHJy VDgxT3JaTDE1MmNOS2F2TStINWxwLzM2am5yMTIyZGtZdVdISHZDQ3MzUU1XRjlySG5ZcU9QT2hW Y2xtOWhzUGM5eEE0R2svdzhUMjNWNmlyUFFUcWNNcEJVSzFPdjhpZk5Bb1gxK2lwNnNieG5lc2Zp Qi9QVHM1ZVFzMjB5Y1hwMmRabDdydXZmdHR3ODVuVE5NTnMwNlF2MzZPWnErc2xZNjRlakRNNEwy UW5NZU9acFN6cXYwNUJqSFc2Q0piYmRyTk53QUFCQUFTVVJCVkpINS9OYW1PVllvYk5QUEhYS1lu Ry9QTmxGMFV6TGxzNjRpNHB3cnNkRDRqemtYT24ySGU1ak03WTAyYng0YkwxYlh4eU9XelRlNmY4 K1piRXZLVEVhTUQvVCtNajRRdlR3ZTYzdG1JaFpkWlQ3WEowdE00Y1ZTYzBXWDNPOWhXYlhKbEwr SFpWVlduNWZqeDRqWjN6bmIwNFB0eDNFek9Ub25OWGZod0s1dCsvUzc2NmR6VXllWFR0ZnZieVZQ aExTSmZoS2Z1SXJZWkExWkwzVGZPLzN1a1ZVQ0x5RUFBUWhBQUFJUWdBQUVJRkJjQUJOY2lodWhC QVFnNENxQURBaEFBQUlRZ0VDZVFKSzI2eDlTOStTa0NqMDFQYkZGRTRWOXArb2dkZTZrQkthL2pm UXYyYWZaQ0hVV3NGbCtvWnZVWGFhUGVVRVRUeENtajlxV0ZRM3RHejBTQ2tjZTBmalo0SnIxWjZZ SEJmTEtPeTNPN3h4Y1RFSlBMOGdUU3JKdDMxNlE3cENRTHFmbEM3S0VUa3hmRWFnZ1kzb1QxTzBm YkZ0bW9wZG5RMlNlTE5RQ25Scnp3NURQNW9mekU3T1hoMk85WDlWQm52YkV4QlVwNHYxOXQ4YTNi OTJSL1IvTnN3S3psdW82VDlHWUh3NHlwUXIrWXoyN0VGdTI0L1p0U3dwdmFaVzlZcEhYQVU3T0lh WmpISW9kRU11T09xUm5KWm1KUGVMMDM4VlpaU3A2eVdaQ2hKa1lZU1pJYUEwWGFXeVUwTWh0cTd2 UmdkMS8zMGZNanJjdDA4WlkrdDU3Z1FoOUsra0w3Tkp6MVdoYnVQdnVZTGo3OHFsTjB0T2FQVUlE bmVOaTF1allzRnRUWngxS2pSSFRpRnMrMG5NRkd1ejgyVURuZ1Z5bmVpeFp3ajhyT2hIQ3ByWGFs b0tCZlUwWXBGanNzT1k1aGoxbW9xK3dtVGlYazg5Q1N5eEszMzR1SjczVWhZVkhaaTNRYlR0ZDhl d1FKU251Vlk4dDlJVG1GMXlCUk9zN2dXaWpYL01jdzhGSHR6ekJ6UCt1bVFXM01OUzAvR0NMeUhz VC9ROE81R2ZVWlZsb1MwcG9XOVcyRlE3UFdkVFpkV3BiZVAyMWJObTNhTDN6TkJZTnRmNGVWclFC VlN5d2JObUcrVXh5bWxPVkpiMkhkRVh6M1ZVL1I1MnU5TFhHeitMMGZWTFhLZ3dXay9jRUZzdmVY N2dXVWlBQUFRaEFBQUlRZ0FBRUlGQ2VnRlZlY1pRdVd3QXJRQUFDRUlBQUJDQUFnUmtrTUdlVTl6 Qkw3bitRTXZsdGk1K2Qvc084SmMvSzU5QS9zdXVnOWFha1NSZkdmNWdiaDNyRlJjbmgzNUdRMDM4 TE96WEJEQ0M5ZzIyNWJXeStkU0FZanR6VjF0bjlVcStydXdRby9RZHhNOUVpdHo2bVBaenl4M0lU blpkczh1M1c0Mkl3UDFlSTJpMy83RVg1NmRPOXJBTmo1aW9KbmdOWXBvMUp5enBHbjUzK0k3Ym9C QlJkcjJnWTg4a0NMVFJYWTM1WW5XVGY3bEE0SW01UmhNMEFVZjU2cEgxYlZaQllSc0tZK0ZkbzhT VWE4MFBjYjl0bVVDOC9QV2U1NktCSlRtbm5oYVZMdXhhWVNWcHRIWkhyMnNMZGQ2dkJxSmtRSVVM ZjBtUEszUFpxMm41SGJ1UzJPV3ZXUFZXc1ZPckxlczRxT0I4NHRDUWd4S2N4OGJVVGsvUkdRdUh1 LzIxZjNXMG1hYkZEK1lxU0NzNXhtVnJxZkk0VGtsMTc5MjRkeVd3ZXoxTVRtTTd6Sjg0RFdmdk9U RzZWVk5GSkdKYkk0cXkxc2wrK1ZzL3hycDkxSms4THYxWmpidER2cmVSanA4L24zSEl1U3dHZU0w ZXpnaHJ6d3p5MjVDOW11MjdSNU90S2hSTTBoSXJldmlYZXYrV1Blbkw3c0s3dkdZVG9obUdYMnlC NnJsaXRUSXNHaG5jc1BsQmhkYjdnc1pHMXdmRDZON2VGSXpmcmVYMVhpQlljc3NTNlIwZ3VKMkx6 UFlOSythbjE5N0JTMmxDdE1nZm4yUXRJMkduUzlLR1V6LzU3aWR1SjYvYzg4eDAydDdqUUlsdHN0 L2RZYmxtaVF5bW1mK1FuWWhrQ0VJQUFCQ0FBQVFpMHBBQTZOYTBDMC9iSHUybnROVFlPQVFoQUFB SVFnQUFFSUZBVEFmUGZzRUo4VDJIbC9OemdzWU1kSkhSeVhwNlFaUjI5UEx3SS9xc3ZENmpZNHBL T0U1ZnJRTW1BUnM5Qm5LejhBYk9PcWRmY0VzWk95ZXQwUU1UcGxqU21pR3ZVZFo0cHdyZUU5bzAr R096by9tY3RxRW42bUJVa1pmbDEwYWN4UDJqT1dDby8wV2s1d01sRFduSEJmeVJybXBuY1V2RUFs Tk8ycXBMR05KSytXa0tSeWp4c2lxeFpXclpQeVB5MzdkelNTcGRjcXNNTXZwWmMycUhnZENRdFhM bHVjVERjZmJrWkNET1RzOHdrTFdGNmo1NnJ6SDg3QjZhalRabHRObkxiTW0xc3BPZWhIVnY3TE9K elNhaVVTUzdaVGRmOXpLKzNMZTdUYytHUDJsZHVtTkprclV6Rkh1L2p1cDdqbU5oTUVwVk11K3I5 Yks0aWxZaEYyUzJLemVhei84bjhkakhMdVc3cm1QVGhXTisxK2V2VVk5bFg1L01uemdNdWU1WHBp RTIrUXk2NWs4bDZQajloY3FGS0wyd2hNeG11b3RwU1BsbW1LMWI3KzBubnhCVkh0R3JYb04rcFoz K0owcmN2ZEN2RGZlTzNNeHFmV081V3FxYnBRaU5FWlczZjE5NFJlVll3SFBtNW5yK1BzSThlWVpL dkNORUZWTWFFRnNyNzhUaC81NVZzL01XNWRzclNWcHJ2M1BxVUU0U1RscDJUNHJLUS91NnEzMkVM c3BuOFpVejRLbmw3QmR0QkFnUWdBQUVJdEtRQU9nVUJDRUNnVmdMbUMzQ3Q2a2E5RUlBQUJDQUFB UWhBQUFJelVFRC82T3d3d1lXZVFUNDZTemxXYTV3TStzZnBQWlNrN1pNSmVGRjNnZjA3KzRibUp4 TXYxd0hqaTNYamV6V1dHOVl5ODIzQmp1N3p5bDJ4UmNzUDdOMjc5V0NMOXEzWnVzVnRIZDF2OVFY OGp6T3hEcFNYL3AvZGRlaG9JN2V0RHQydmZCTkRBNzEzK1NtMVFRZTF2NlMxbERSd3ArV3l3Ny9Z QWZ1M29jNFRPN0lUOFJvQzB5Q0E4NEEzK21DQWs3dTlpeUEzV3lDK2ZlRUlFYnRmSVU5azJheXha T0dWOWFoK1AwTGlmUXVickthWXlZakJjT1FQTnRPZm1PakZtb1cvWXlzQ0FnUWcwRklDNkF3RUlB QUJDRUFBQWhVSTRCZURDdEN3Q2dRZ0FBRUlRQUFDMHltQWJUZWd3R0UveStSL1p2dHNmbGpiT0tS eE11Z2ZwWitpOFJKTjBDZDluQWpNMG1kdWF6U3hpS2RwRWpCWGNra01SUDhuRVlzdTl3bDFNZkYx UkZMT29KTEZ6SjlmdEtyN3VMd3V4SVhJNmFvOFBqc1o4T1dWZFZ3Y0UvOWNyV05XZnFhbW1Ycmor ZW5Oc3N3cW9HMHQ2U28yV3E3OGtKSTRtZHM3bEw5bXpkYnc2TE5xbEhZOGxORTREb2E3M3lQTVg5 UjFBaHJkd2c0ZGJQdU9IdSt2bHhRZE4vN2FyV2pWMGh1NWJWWHJaQzByR2h4NDhQSGgvdWgvSk9q Z2ZKdmtSVXgwczI1dlRHT3A0WGdXMy9WZXQxZ3JzU0tjNDBxRWFxcGk5VGwvNGp4UXBZTkNtQXB2 cTFLbHVpdXN4dTI4VUdGMXBhOFc3Tmo3TWhKNmcrc2FURXRzeS9yTTBxVmQ1amFHcnNVYUljTk1R alNURWZYOGZycEhlMGJHSjliTE5Wcm0rUk54OG5jU1hYWU5IdDlKWE5kcDFBejlybnhZOS9zVER1 MWo4ZHNsL2UzL3lGeGZRT3VZWDFDSFVKTE1PYkVnbzU0SjJCWUVJQUFCQ0VBQUFoQ0FBQVJ5QlVy NmtwdTdDcFlnQUFFSVFLRGhCZEJBQ0VBQUF2VVZPTWlVU21RMnlYUEdkdW9mU0ozK083TW5VMmJ5 MmVhdDVyWkdrOHYxZk1Gc2JuRlR6eTAydzdaUyt3YWlEOFpqdlZja1luMHJBeVAyUXJIWVhIbm5j OXI0UnpWNmhlWHN0ODdJTHBEMGlRNDhVT0ZBZzlBeThTWEQyV1hkWGx1VVdzRkNTL0x6ZGNCanlF Nk9ta2t1K1ZtVkxkZjVlUERidGhtSWlEczBkb2tPVkt4d1NDOHJ5VGEzZFdBcXVMV1RWdkk3czE4 VEhyY1Q4Y2piT0pXcjAzajB1VDA1TzdWYzIrWWRiRjd2WGVCb2J2dnFyaTRXZnMvUmxLT3ZoT2g3 eEhKU1l2SHNXZHJYanVGWTMvOUx4UHB1R240cytpaFQrbFl2Und2WDRGVWp0NjBHM2ZXc1VvOTF4 d2xzbml0bFo4WmloL2ZIK240VmowVmZtWWhGWi90VFl5dVo2VFhFOUNNdDV2VCswdVR4b01mQkdZ c0hSL01uNVkxbmx2allWT2U0RXZ1RVlrUjJIYzZmTFgwZXNLMzZmcjl5dWIybGtGeXA1d1hYVzJk NTVlbm53cldWdmhjQ25IUzh0YUxXdDhNdnFSVmUyL1hJNnhnY2VQQnhyY001YUtxWkVNTE1IOWVY eGY3V2U5YllQT3ZOV3E2UkE1UDRMdFVHSHE4eEp3alJQNGo0RGFteDVCTDFXaENQOVQwekVldTdL aEdMYmhLYkQxQ0pQeDdmU2FyeVBhekVabFNsMkp4UlBrS1dERHRVTnRlWHNwN3FrTzZVMUNaTWhi ZnZZOXB2c2JYUGFRV2tRUUFDRUlBQUJDQUFBUWhBWUxvRWl2M1NNMTN0d25ZaFVITUJiQUFDRUlB QUJDQUFnZG9JREQ3MGtQbmo4dDlLckgxVGllWEtMYlpBeUJmeVdFbi9jQzRsVGJEd3FLUGxzOHhr aHVIdHZiZnJvTUU3TlI1bkpnUVE4VVlpY3J5dGxLSStTL01tdzRnY0hCYWliWk1KbVJkTWZyR3NN ek9MWHMvcGNscStvQXpUZ3dkMnI1aWNXRldRbjV2UWNNY0RQNWtlaE9uUGJXWjZhWjdGdEM3OXl1 WEJYTEsvTFJ6WlptSW9ITGt4MkJHNXVPM1lEWkZRK0tUSlkxNEgzczEvdE9zZ1VFRWx4NlZtK1Nm TEZlVFdNbUdPZlpDRWRqaHNvdmdBVERnOHgyWjZ0c082amtrcGk4OGhMcHdZcFlVL094eUx2anJS My9jQWJkNDhwc3QxRDQzY3RtcGpzUEJLcnpyRmJ5OW1vcUJYbVRMeVpQQ3hoM2JIKzZQZlR2Ukh6 OWR6Vmp0YnM4MngvazZ0dzlhWUg5cHRTNDdMVHl4bnVZSE9jZVUwZTBhV0xhZlQ5VGgvTnZGNVlD NzVxYzNiVXpxODg2dWJhNG0xeGFYR0RacXVweGg5ckdQd0hRN3NKeFp6TmNQOHJTNDk0ck5XNVNk V1pibW5KOEMyLy8xYVY4R0VFRTByREV3ZldOVFpkV3BoUm1Pa0xGNzF0Qlhha3BkcnpBMUNnejdi UGpNUjYvM0dnVjNicGpUcG90YmZ3M0liWHR1bFBYdTJqSkROVHY5Y29NbHlEdEZHZjdFV2lHV2Zx bStXcHhTVUU5cWVGSGI2UGxsUUZBa1FnQUFFSUFBQkNFQUFBaENvbDREbHNTRmtRUUFDRUlBQUJD QUFBUWhBb0ZLQlVpYXVEUG1JSHF4MEE1N3JDUzJ5eFY3c1ZxWjliV1NWRHJ3MjdCLzIzZHJ0bEQ0 NDhPRGpPcERib1pGTGpKbi9Bdll0NlRoeGViQXo4b0pndVB2eVVMajdwNkZ3NUlsZ2VQMTNYUDhR dm5uem1BNHEvRTVJYm5CcVMwRmFMSGFZU0g1ZmtENmU4Q2FIV3hxTjUwdzhUdVMvYVdJeDU4a1cr U0hScG1ST290dUNOTjd4WUNZUGtaRHpvQnpMYTFhdFdqWFhyVHZKUU9xZmhPZ0VFN1hNRzVucDYr S3plNFdTRHdaWHIxK2phZVE2OEU2MFVtYlpacEtTS1ZiWE9PZzErYTFJbnhmUnZLZnB3RXVKN2Q3 b1orWlRuRHJITEhkb3V0THBZMTVvVzlNVFpKSVQ4cEtydk5pd2JhdHlQeWVxczJpRjYvbEVpN0JO LzZ4UHJzZTY1aDBONGZDY1JXdE9QRDdZMlgxK1cwZmt1clp3OTkxNnp0cS9LTno5eXFPRmNsL0Z0 MjhlRG96WS82T3BmOUJZL2RBbzU3anE5MnhHMTFqNzgyZFRud2ZZU3RFeXR3UEUzUHBHbUY3Z2xs K0xkSXNrcHZVT2Fjd0pUUHg4L1I2eE5pZXhEZ3Q3M0NjYnpMVlMxcm5hQk5aWTFSRGNOM3Flc0Z6 aVVxazRwSWNzNG8rWnp6Mkh2R2xQc3EyeFR2Mk90TEtnSVV4OXZrTTBVSkEra1NDV2JTYjR6SnRZ OUh5cTlmY3d6NDNYSXRPUzI1MnExWVB0dkxiT29kT2Q4akpwQzFldVc2ekh3N3N5eXpuUFREOGYz dEhyZVVXMG5QSllnQUFFSUFBQkNFQ2dHUVRRUmdnMHZZRFY5RDFBQnlBQUFRaEFBQUlRZ0FBRUdr NWdZdUpLd1dCRFRrT3I4QitCdmhUdjBUb0wvK2pLNWdvaGZESDE5QVEwUHllWWlRTzJUVmNSMDNF NUdUTnNJUmhlZjBtU2ZidFo2TmRNZkMwUnY0eUlsdW9BLzcrMmRReWVyYS9kQWpOYnh6cG1NaFZj RWNOSytYNnVaWjJ1dExMYzh2TU5PdmpVcnZrRndhU2JmTTFZcmpFbjZFak50aFR6blRtSnV1Q3I2 ZkdnRzZoeUVCL2ZvbFZxZC9ReEsyakMyUWY4d2JkckVtdk1DV1l3U24rSmUydE80dEdGdnc1YkIz YW5GOU1ENytuNjA0dlpEeUowOWVLT3lJblphWm5Yb2ZDNmNEQWMyUm9LZC9lM2hTTTN0M1YwdjNW Ulo5ZXBadkJEeXhTMFI5UEtDamJMTDNRRjdhSStaZ1ZOY08xeitsZ2c2K05hZko3R29tSHAwaWZt a01OdHJjeUsydmZ6bk00TG11Y2plL1N0UW56T0pGKzNBQUFRQUVsRVFWU2F2cTVaYU9TMlRhWFRM UFNRNC9wQ0wxb1VmcUx3OW5SYXVMMGo4aXdtdmxKZkZnL2g4SndnTGZpUlpmdit6c0kvMEFIMDkw enNxNFdXMW1HdWF1Uld5Wk1MclBsQ0xnUHl0bFhhSkRtM3lqWGRxdU01VGplSFVBK0JHcDgvbStJ ODRIN0ZMUksyMzJ3K2l4eDJoUzg1M3pLZlhjOXp5S3RaMGo0KzJLL3Y4YnNkTnJEYzh2RlZ5NVp0 bU8rUVIvcFpkMkVvSE5tbjhmNWdaK1NMaThMZHJ6U1Q2Sll1N1ZyZ1ZMNmNOTGZQZDJKNVczRE4r cHpiT1dicU5hYmFsanMxN3RiUDRKOEcwNU9QSXhzWHJOMXdqSmJ4YVhRTStobDVIQk45UmpQMVNS OXpBdCtrMi94UVRsSm1RZmdNODdtbml3N3JhZXAwQmgrM0VaUGZvUW1uak02bmJvZDBNZzc2ZVhD TlU1NWJtdHQrMHVQSjlUdUoyVThXVWZIdllXNGJyVkg2R1BFOTJ1NXREdFhQRXJGdk5ENE9lV1Ir TC9MTjh1dnZBWFNLUTM2Q1U5WVBIZEtSQkFFSVFHQUdDS0NMRUlBQUJDRFF5QUw2bmJ5Um00ZTJR UUFDRUlBQUJDQUFBUWcwalVCV1E5T1hzaFp5dkkzTlpER1c2UENPM3B5SkR5elcyR1IrQ1M5U1Bo a2hvY2VkaS9McmcvdEdQenUvTXpMK244WTlQWUcyMWQzUFB1Z1AvVTdYdWRoNW5icWxucjZ3YzRP NVVvUXZlR3hrYmFoei9YUHJ0dVhNaG9SL295OTNhY3dQczNUdytDZWg4UG9QVFF3YSs5SUYxSzk5 ZFZkM3FDTnlBNG44UnpvdDc4R1d3djhlalQrMnBVK0wzYVRSS1R6Zjh2TzlXdWQ1U3ljR2xNeXpX VGJwdXNMek5UcUZ6NDcwUjgza3BweThaanNlWmgxSW1RRTV4eXZjTVBHMU92ajJwVkI0WFZnN3lX WlNoamwreFI3ZFJNVFBJWWNmSWZrV3BRZG14ek45UHZtRkh1dVBqQy9sUEs1Sk1kMmR2clhSbXA1 Z09pY2NucU9EZXk4azh0L09SQ2NTY1ZnSFNpNFE1aTlhWXQzakMvaDN0M2VzZnlaTjhjZG56Ym1M U2U1MXFvYTF6N3J2YjVvWWhFbjNXZHQwZHBGam9hQ3F2WHUzanFqRnJvS01kQUxubmhlMDMyMmRH NTZqMW4vVS9uNHNYYVE2RC9Nc2xyUE5mbHVxeDNZb3ZQNTVTenBPWE40Z2JhdE9EM05xWWJmL3FK OW5rZlVEc3grTmhWbkZuSlBWNDBNMmt4N0xaRzRoUkVWLzlMaldmZm90bDNKUHN3UDJKajEyenN1 K1RaZHgxKzIrTUNCMEs1UGpiYjkyMmNST2c0RXVtM0ZPcnVjNXpya0ZTSzJGUUMzUG53MXlIcGpu ZEk3S1dBNCt0UHdRV1ZUd09UdWV6ODhSKzhnM0o4L1ZSTDYyTmV2WDYvdjZ4MVUrajQ1dnJ0aWpu aDlZNkVZdHBwdlh4K3pBZE5Ib1hQdE84L21aT1FlWkNadkI4UG9ybWNpY1U4d2syNmZwK20rMWlM OXJKdEVsNS9QdFpoSkRkalhsdnZiNGZBK3hMYjlRcXcrWmMyRzZYdjErRmV6WThBejlmTDlObDgy VnlwWVQ4Y3RZUHhPSjZFNS95dDZqNTdKWDZPdUNZQ1luV0Q0MmsxdDBuWUxzeCsyay9WL01jejVQ NDFjdkt5aWdZQi9XejhCL0tzZ29JVUdFWDc3TVRCN1N6OUgyanNpemdxdkhyeUJYd3FwRmkraDNG SE5MbkVNT0JlZmxmYWJ3a21OUFdCSHE3UDZBZmxjd1Y4VXpWM0J4V00wNXlXTS9rZkVQaGlOZm1z cjNNT2V0VHFiTzgzb1BUcFlxOGNYRTkrTFB1aFEvWG4wMm0rOTk1dmhQbDlIOXB2ditPVVYrTDdw cDRqTXV2UW9lSUZBZ2dBUUlRQUFDRUlBQUJDQXdUUUxXTkcwWG00VUFCQ0FBQVFqTVNBRjBHZ0l6 UldEWVhNcmFvZ2U4K2l0a21jRjkvZHY2MFZKczJROGZYU3IrS3IwZG9ydmNTakxSdit2ZzVqOUM0 WWlFOW8wZUVZdi9xR1dkL2tOUms2c2ZMTEYydXRSNnZFL3NiZHF1SlB2b0VTTDdROHZNSUlGTDRW b2tEdzlzaVpIdy83clVIU0NTcTNYUStESFRSbzFwUDl1eW9zUjBpZk02M0dmN2ZMOTF5QlBpbEJs OGNkdTNhN1hPSDQzTnR3Nlk3WmhuczZ6MXJOVllHSVIrdGpDWmNKd3cwK2pIUTM1bmRKRHpJTFAx UVUwL29yRWc2UEg3RmlKL3Y3cllXY2Z2U1FVRnh4TitOM3RFZmpiK2N2eHg2TkhvWS9ycUt4cWR3 aUptK3JyWW93bXRYMEswNEpCRi9Fc3Q2T3pPOUsyaGdjWDNhZjZVUW56NzVtRmkvb0pySlV5dnNm ejhzTFlwM1dkdDA2KzBySE9iTk1NbGlNVldhZWNGN2JlSS9YdTE5cDY4WTF1TG5MWTFKdjdESlBT RVU1NHdmZFRzdC9ReFRiSXBSWDZ6NytyV05xYzIxU3JOSXZtcjF1MTIxYTVqelg0MEZycGZ4WnlU emZsRnkrdDVSaDlMRERLV01vTy85N2tVWDB0TVB5Skt4czAyVERUdXVsMXpUTHVkODMrWVBnKzZW RmhHc3RUckhGZEdteHFxcUo2Yk55ZGkwZmthYzI2bEYrL3Z1N1doR3ByVm1CcWZQK3QySHFqZ0hE V2hzQ2twd3VZOU43R2MveVRuVHA2cnc1R2syTEpGMzlmbTlqdjVCZXV5SEhqU05wTjJIVy9Sb2cw NFJmVDdYK1ljNUF2NEI1bms0NXJ1ZEE0UzdmZDE2YzhxTFZCcE1KL3Z4UEpwWGQvV21COTB1M0sx T1JlYWM1VnBGN085V1F1NW5hc0tQdCsxYkRvYzhJZGVwK2UrYzlJTCtROUNuOXEvcys4UjB4ZWI1 SDJhblRPcFhKZE5tS1VkL3ZMRVZXTE1jazdjdS9lWXcxci9ZRTdpMFlVM2pzNjFENXJ2RHpiVG4v UTd4Y3VQWmszdFZVcDRoeEM1VFp6TS9reXhrNzdBTGhMK2lHNXhya2JuSURUL3lGeWZ1dWRtbS8z RU5md2VaclpXK1h2UXJGMWV0S3paMzlYajdnNlh0ZExmKzh6eG56N3VKcjcvYUZtWDQ0Nzdrajdy WTVxdnUwSWZFU0FBQVFoQUFBSVFnQUFFSU5CQUFsWUR0UVZOZ1FBRUlHQUVFQ0VBQVFoQW9FVUUy T1k3WGJzaWxMVHNsTG15aDJ1UlVqTXM0dTlxMlNNYXl3MjEvNE90cEFaSSsxcTBZVGJQVG9WR3Jh TGxxbHRBMkRmcmt4NS9DQzluYTdhSWZkWEJSN2M0RHZRbitoOGNzTm0rU0N0MEdselI1RktEL0dH TTdYL2J1WE9uMDMvMXBpdXhHdmw0U0xjdzl5SGV2K1dQUXZMQjNOU3lseExxZTdrWnFNbGZVd2Y5 dnFwcEhvT1VtbHM4UEV5VTBzR2pUVk8rbll2WlZMeDk5czBzL0RYenVzeFk4bnMyTldhYmlURXVW M2Z5M09xVG11c3dJQ2tkbWw0UWhuY3NQa0FXdVEzQzVaVFgvWndlZkt0WDIzSTJYdU9GZlFOTEh0 YWRZd2FZSzltU3JscDh0UU83dHUzVDQveHRXbktLNXhHdGdlaGhHcDk0VjlLMjAydDRQTlR6SE9m UkRHUlZXYUNXNTg5Nm5RY3FPVWROTW9ycmxkNG1pM2k4S1BXOTVWRkY2Vm5wenoreHI5QTFwblIr ME0rbXJ5ZVd6SzdLeEt0RS85SmZLTUlOMnFhcEJOZlA5MUJIMTlPWnlFelVjYWhmL3NDKzJWL1Ba T3p2MzNxZmZnYTVsZTMycGV5cmlUYjZNK1dQUG05S2FoK2NiMEYzdEZENkZaUE1TYitvd3NOSWYv UUozUmMvckxDcWVNRjZUTXQ5S1hhOFZWV3R2NGRONlQxWTBCSHZCRE9aaWNpK1dFczlySEVxWWJ0 UDVCVnUzK3VuVWpIV2hRQUVJQUFCQ0VBQUFoQ0FRRFVFckdwVWdqcnFMWUR0UVFBQ0VJQUFCQ0FB Z2NZWHNJWE1yUi9NWUhGaFk1bDJIUEZaVS8zamE3cmVvWUhldS9XUDl1Vk9FREFEMkpkcUJUczAx aXo0RDlIOXhQUW5LdmJEdEpvT1d3dUtGYXQydnZsRHVEMUdGK2dBU2FVRDA2WkpZOFR5aHVHQnZo K2JCYmVvZ3l2MzZoL2R6UzJISG5VcjQ1VnUybWduNmVVanNhM21zdld1UlljYStIaHdhYlFNeC9v K3BjZXdHWmh6S2VLWm5CQ0xYekh1VzFqT0RQcXhOZnNWUW13bWZCUVdLSjZpZ3h6ME1qT0FYN3hv aVNVMmJ4NGozNnoza0VnNWcxZGx2V2ZOZjYyTHlOdTFSV1k5ZlNvcGJHZGJYa0JDNW1va09TdllU TSttY05oaDhHNVRrbXo2amhZV2paNUJXTkszVHFoZjJ6eWJVK1hNVFVubTFKVmFhWG5uZFpZN2RG RDBPbDJ2cEdDT2MwdjR4YnFQM0s0b1VMUWUzVkhiZkZMbFkxcTNhdHBXbTNPY1ZvNHdMUUsxUEgv Vzd6eXdxZXh6VkFaN2VHQkx2NTVIMzZuTDVaeEh5Vnk5aWtqTUZmTjAxZnFGeE1EV3YwbUt6aUto eXM0UFF0K2VkWmd2SmZNWlZaVm1iMG9PTDU3OURqM25mS1hDNmx3LzM5TzNVTEw0ZXEwM3BERS9I R0gydmQ5OHg4dktFTXVhODFYU2MyNVcydVJML1k3MXBsRG4zaGRQSm1TL1NMSDVmdWY4ZlQ2cm5P NTNjK3ZOckpRcHZSU3ViQkwyMVVSOEdSWCtyRWpObG5XRnllbVVtbjRQSTZyOFBaaHVYWmtQNXZ1 YU5XYjlzeDUzcmxleTg2NlMrK3lrbkwxdklQcWdkem5rUWdBQ0VJQUFCQ0FBQVFoVVh3QTFsaXFB Q1M2bFNxRWNCQ0FBQVFoQUFBSVFnSUNiUUQ4L3lRZnlNKzNrcUxtcVFTdy8zU3pySDEyM2pjakJZ Zk82Q2xITUJBR3R4d3pDak9senNmQW9FZit6WDFMZnB4ci9tTUV4SFd4NWR3bURMUXVFZkU2REZE VnVJWkVPc2czRkY4OCtoNW5OWklEOVpXN3dQc3VXa3hMOWZkL1U5WFMzNnFOSFNNUzIzcjhnbVZp dmd5Q1hhekhYcTdCb1huYll6eVN2anNlaUx6WnR6YzV3ZWQyd3g0TkxlMDF5YWpqV2Q3ME9KSjZo QzNwODZtTUpRVWgrU1pSOCt2RDJYcmZiTXFSck1ZTmN3NHRubmF2SDRiczFvVlIzSForVUwxait3 MCt2eFNDSGFkT0MxUEJyV2VpVDJxWmlZYjhlWEsvMkpYM09FMkpjMWg0ZTZQc3hXL1F5elM1NlhP dmczZzkwUU9lVStJNitQK3NBWUZUWHlRbWEvNnkyMUtMamNoSW5Gc3gvKzJ2N3ZqcXg2UHJFd2lz em1mVnFXMlo3OVhnMmcycDZQTDVBTFVvYlZCUDYvT3duZlMremlRci8yOTZqd1VNRHZYZU5zYjFl RDlCdmVCUnp6aEw1Z3M5LytMUjlOUnE0UzlUbkhPZmNONlRXUk1DY3EycDEvcXpYZWFDU2MxUUdz NXcyNmpybVhQMUtuKy93ZFVTc2IyMnErOC93WTlHL21QT0Ruck4vVU1iRzk3Tit6MGdNUkYrL1o4 K1drVExXSzE1MDgrYXg0VmowclhwZWZLVVczcXV4MVBBVGE4eGE3L0w1enJaOStNMGtiTDR6T05Y M1pYTlZrdndNY3l6YjdyY3FzclMrVDRZNlR5eTRXdG53anQ2L2t0Q0g4dXZMWDlZK0xxR3cwMFRR L0pLbExhZmJPMFptRW5ZcCszSy9mdDYvTkJHTFhpMDJiZEV0NUUvSVlSWXl0MURTUTRPY2ZtcjZQ V3dxNzBHbnhoWkxHOXExWmFjZWQ4OWhQYTYxYktuSDNaaCtyN3hpUVRKK2luN2Zma1RYUTRBQUJD QUFBUWcwcGdCYUJRRUlRRUFGTU1GRkVSQWdBQUVJUUFBQ0VJQUFCS292Y0dEMzMvZnBIMHJ2ZDZy WkV2b1R4V0tIbmZJcVRFdnBIN1UvbHhwTEx0ZHRYcUYxNUU4UzJFSEVOK2wybjYzbFRrakVlbjlI ZGZveGd5MVc0UEJhSFJ4NE54SG4zNWJwY2YxTCs4M0M5S3A5UzJiWDdJL0pWT3hIQjJEaS9iMWZT Q3lldlVUYmNyYitRZndHYlplNUpIMytoQ0V6RVAyQWx2bFl5dktwWS9TMG9SMTlXNHRWbjUxdmJp ODAzQis5WHJjVjFIcDBXM1N6NXVmLzhYMHZNZjFJUnlQTzFYSkw0ckUrY3h1cWxKWXJOVFRzOGVE UkFkR0J4TithNDlNbSs1bnEvMVV0cThldFBoNE5adUR0QVIzWXY0WW8yVGtjNjN0SklyYk5jUkxa MFZVbVh1aytUZ3hFUHpYN2tMVlVtQzh3dnBxelYyTjJHR0dTZXpUaFAvVzl0Q1F4MFBmMm9VY2VL VG81Uk10WEZNeXhFQitJdnNmeTBXcGkrYlQyYTNkV1JlbTJNTk5ydE0wcmhtUFJtOWwzcE53QlU0 bHZqLzdNOGg4K2R2ejlSMnBIV2NlMDdEYk9LYmJXeFdQUkMzUkFaMGkzTDBMVzNmcWNIMEppeVlX YXFLdm9ZM1pRVzIzZld5ZjJtem1lelg3S2xEQ3ZIekRuSmN0UDVyL3RNK24xYVZ0bWEzVjZOc2Vq V2p6SG5HdUo2ZWU2V2ROL2ZVcUg5RDdWVnhQSFYvUWRsUTRtbXlzNUpXSjliekRIcWU2d1MvVFkr VCt0MSttV1ZJL3JzWFdIS1dQSzF2cVkxamFRT2E3cmNJNHptMEtzbDRDK3h4TzFPWC9XNXp5Zzdk ZjNaYm5ucUl4dXVvM21QRXpFYnlDaVhvMjJ4a3pZcSsvMXljOXIzYzdOdnVGWjJmbVpjblY3TnVj SGMwNVBmN1lJdlh2aWN5MzdYR1Rha3RQdWVQbmZNMHdkcFVZeEx2cDlacVV3blUzNmZaU0k4ai9m eldlVGZrYkpOYWJkaVZqMFBETkpRY3NWaEVXZFhhY3dxQ1g3R0FBQUNSdEpSRUZVOFhzTE1qUkJp TFpaWTVhWk9Lb3ZOU0V2N1BlOFZSRWR6N2IvL2RUVEU4aGJUY3p4Yno0cm1jaDhOM2tpSzM5TTB4 NWk0dXRzeTNlcGZyY2Z6Y3FiOGt2enVSeVBSUy9NK256ZG0xV3BibHZ1WWVIL3R5Q1plSXI1dk5j OGNaMWdMM0xlb2xYZGE3V01XNUNhZlErYjJudlFyYjNGMGxOeFBhNzFXRm8rNFdmMlhmNXhGemVm a1R6K1hhdHRPTlozbmZrTUsxWXg4aUVBZ2NZWFFBc2hBQUVJUUFBQ3JTNkFDUzZ0dm9mUlB3aEFB QUlRZ0FBRVNoRkFtUklFQmdjZWZGei9TTnFoa2ZQaVJuT2xFb2NxUlA5USt2L3l5cWJYMVVIdGp6 bVVwM2gvMzYxTzVUWHRkVTdsODlNTzdOcTJUN2Q1blpZL1RtTjZXeFBQMnU3ZTF3OE5SUCtzNjZR blNuajB4M0ZiV3UrMUUzVmwxMnRlTzViWDdVd0dNMG5BREE0a1lyMlJ2RHBXeEdQUlYrcGc2Ryt5 TDRrL2xXMU5iclNTRitZUDhQM1IzOFJqZlcrT3g2THJ0SzJ6TkpvK1ptSzdMcCtrN1gzL2dlMFAv RjAzNFRpQW91bkZ3K1Myb3EvVU9vL1JtTm1HZVQ0bTBSODkzeHdQMlM3Rks4MHQwYWpIUTI0ckM1 WlMrMk5iNzFIL3Q2aUpIcmRSNDVHSkN6VHRwRVNzN3lvemtVRFhMTnZmVENnWTd1LzlnZkZOeEtM NTdndmlzYjVuYXZwbmpaM1dYNWN3OUdqMHNVUi8zMldKV04vS1JHeXl2K20yeFB1ajN6WnROZzBw OXoxcjFqSHg2UHN2cW5iUnJHTzZiMlU4Rm4zTGdmNHRaaktYS1pxT3c3SGVyMmExSTJQUGlZSGVE Mm9CTjNPWjJHL21lRGI3aVNmcU1LOVAwdmYwZGFhZnVuNU9xRlBiY3JicHRhRHRkRHpQbVhTdjlm THlVdVpjbStpUG5xTUdwditURm5HSDQ4dlVyZVV5WlRMUDg0ZDM5RzdPcTdkZzBSeW53d1BSR3hP eHZwY25ZdEVWR2pQclo1NVhKUHI3empSbFRObUNDaHdTWE5wajZpdDZycytwcmdibnVFcmJaajZq MVdhalJ0T1BuQmpYejkyY2RyZmdnam1XdE8vek5lYjBYWmZkdnI4NEtwaHpVUzNPbjNVNkQxUjBq c3BBbUw0bllyM2ZVTE1OR24wYU01WUZuOWNleDV1anQ4Zis2VERuL1V3YnluMDI1MXp6M1d2aXZK TjlMakp0TDJoM3VmV1hYWDdpbktDT3IxZS8vTTkzODlta24xRjlWNWwyZTlXOXYzL3J2YnArbTBi VGo1dzRISXVlNkRZeFpxSk84OTNjZkUvT1dTOVRWM3lnOTAxdTM3c082R2RsWEQ4enRld3lqWm4x WjJuYXVuaXM5NHI4NzRWYTVuVWFNK1VtbjRkamZkZFNlVC9aeDI3Mjl4YmRkdDh6dGMzZnlaNlVj V0QzM3dkMXU5MGFKN2M1OFhyRi9wMTlqNVN3NlZwOUQ4dnVSL2J4YUY0WGZFOHd4NzYyTy84NE1Y MHE2Zk14cTU5ZS9XbFA2R2RrUE91N1Z0WjZyaStuMHJhNGZ1Wm92MHcvOHFQaitjRzFFVlBQUUEw UWdBQUVJQUFCQ0VBQUFrMHNnQWt1VGJ6ejBIUUlRQUFDOVJYQTFpQUFBUWhBQUFJUWdBQUVJQUFC Q0VBQUFoQm9mUUgwRUFJUWdBQUVJQUFCQ0VBQUFoQ0FRR01LWUlKTFkrNFh0S3BaQmRCdUNFQUFB aENBQUFRZ0FBRUlRQUFDRUlBQUJGcGZBRDJFQUFRZ0FBRUlRQUFDRUlBQUJDQUFBUWhBb080Q2Ra L2dVdmNlWW9NUWdBQUVJQUFCQ0VBQUFoQ0FBQVFnQUFFSTFGMEFHNFFBQkNBQUFRaEFBQUlRZ0FB RUlBQUJDRUNnOVFYUVF3alVVd0FUWE9xcGpXMUJBQUlRZ0FBRUlBQ0JCaFpnNGsrRXdoSEpqbTJk M1M5dDRDYWphUkJvZGdHMEh3SVFnQUFFSUFBQkNFQUFBaERJRWpDL2cyYi9UbXBlbTk5VnM0cmdK UVFnQUlGbUZFQ2JJUUFCQ0VDZ1NnS1k0RklsU0ZRREFRaEFBQUlRZ0FBRUlGQUxBZFFKQVFoQUFB SVFnQUFFSUFBQkNFQUFBaENBUU9zTG9JY1FnQUFFSUFBQkNFQ2d1QUFtdUJRM1Fna0lRQUFDRUlC QVl3dWdkUkNBQUFRZ0FBRUlRQUFDRUlBQUJDQUFBUWkwdmdCNkNBRUlRQUFDRUlBQUJDQUFnUmt1 Z0FrdU0vd0FRUGNoTUZNRTBFOElRQUFDRUlBQUJDQUFBUWhBQUFJUWdBQUVXbDhBUFlRQUJDQUFB UWhBQUFJUWdBQUVJQUNCMWhYQUJKZlczYmZsOWd6bElRQUJDRUFBQWhDQUFBUWdBQUVJUUFBQ0VH aDlBZlFRQWhDQUFBUWdBQUVJUUFBQ0VJQUFCQ0FBZ2RZWGFNa2VZb0pMUys1V2RBb0NFSUFBQkNB QUFRaTRDOFQ3KzI1TnhLSmNTalJsM1d0Q0RnUWdBSUZXRlVDL0lBQUJDRUFBQWhDQUFBU21ROEQ4 RGxySzc2cW1qQ2s3SFczRU5pRUFBUWhBb0pVRTBCY0lRS0RaQkREQnBkbjJHTm9MQVFoQUFBSVFn QUFFSUFDQlJoQkFHeUFBQVFoQUFBSVFnQUFFSUFBQkNFQUFBaEJvZlFIMEVBSVFnQUFFSU5CQUFw amcwa0E3QTAyQkFBUWdBQUVJUUtDMUJOQWJDRUFBQWhDQUFBUWdBQUVJUUFBQ0VJQUFCRnBmQUQy RUFBUWdBQUVJUUFBQ0VLaVBBQ2E0MU1jWlc0RUFCQ0FBQVdjQnBFSUFBaENBQUFRZ0FBRUlRQUFD RUlBQUJDRFErZ0xvSVFRZ0FBRUlRQUFDRUlBQUJDQUFnU2tMWUlMTGxBbFJBUVJxTFlENklRQUJD RUFBQWhDQUFBUWdBQUVJUUFBQ0VHaDlBZlFRQWhDQUFBUWdBQUVJUUFBQ0VJQUFCQ0FBQVMrQjFw amc0dFZENUVFQUFoQ0FBQVFnQUFFSVFBQUNFSUFBQkNEUUdnTG9CUVFnQUFFSVFBQUNFSUFBQkNB QUFRaEFBQUt0TDRBZVFzQkZBQk5jWEdDUURBRUlRQUFDRUlBQUJDQUFBUWhBb0JrRjBHWUlRQUFD RUlBQUJDQUFBUWhBQUFJUWdBQUVXbDhBUFlRQUJDQXdFd1V3d1dVbTduWDBHUUlRZ0FBRUlBQUJD TXhzQWZRZUFoQ0FBQVFnQUFFSVFBQUNFSUFBQkNBQWdkWVhRQThoQUFFSVFBQUNFR2d4QVV4d2Fi RWRpdTVBQUFJUWdBQUVxaU9BV2lBQUFRaEFBQUlRZ0FBRUlBQUJDRUFBQWhCb2ZRSDBFQUlRZ0FB RUlBQUJDRUFBQXMwamdBa3V6Yk92MEZJSVFLRFJCTkFlQ0VBQUFoQ0FBQVFnQUFFSVFBQUNFSUFB QkZwZkFEMkVBQVFnQUFFSVFBQUNFSUFBQkNBQWdZWVF3QVNYaHRnTnJkc0k5QXdDRUlBQUJDQUFB UWhBQUFJUWdBQUVJQUNCMWhkQUR5RUFBUWhBQUFJUWdBQUVJQUFCQ0VBQUFoQm9mWUhwN2lFbXVF ejNIc0QySVFBQkNFQUFBaENBQUFRZ0FBRUlRR0FtQ0tDUEVJQUFCQ0FBQVFoQUFBSVFnQUFFSUFB QkNMUytBSG9JQVFqVVVBQVRYR3FJaTZvaEFBRUlRQUFDRUlBQUJDQUFnWElFVUJZQ0VJQUFCQ0FB QVFoQUFBSVFnQUFFSUFDQjFoZEFEeUVBQVFoQUFBS1ZDV0NDUzJWdVdBc0NFSUFBQkNBQUFRaE1q d0MyQ2dFSVFBQUNFSUFBQkNBQUFRaEFBQUlRZ0VEckM2Q0hFSUFBQkNBQUFRaEFBQUlGQXBqZ1Vr Q0NCQWhBQUFJUWFIWUJ0QjhDRUlBQUJDQUFBUWhBQUFJUWdBQUVJQUNCMWhkQUR5RUFBUWhBQUFJ UWdBQUVJQUNCbVNYdy93TUFBUC8vV0t2Qjd3QUFBQVpKUkVGVUF3REdhcVFWQjdJSlJBQUFBQUJK UlU1RXJrSmdnZz09Ij48L2ltYWdlPjwvZz48L2c+PC9nPjxnPjxnIHRyYW5zZm9ybT0idHJhbnNs YXRlKDAuNSAwLjUpIj48cmVjdCB4PSIzMCIgeT0iMjI3IiByeD0iMi40IiByeT0iMi40IiB3aWR0 aD0iNTEwIiBoZWlnaHQ9IjMwIiBzdHJva2U9IiMzMzQxNEYiIGZpbGw9IiNENkYwRTIiLz48cGF0 aCBkPSJNMzMuNDggMjI2QzMwLjQ5MzMgMjI2IDI5IDIyNy40OTMgMjkgMjMwLjQ4TDI5IDIzOUMx OTkuNjY3IDI0NSAzNzAuMzMzIDI0NSA1NDEgMjM5TDU0MSAyMzAuNDhDNTQxIDIyNy40OTMgNTM5 LjUwNyAyMjYgNTM2LjUyIDIyNloiIGZpbGw9InVybCgjZHJhd2lvLXN2Zy15bjVQN014TG5VcF9S R1JpQm9jSC1ncmFkaWVudC1fZmZmZmZmLTAuOS1fZmZmZmZmLTAuMS1zLTApIi8+PC9nPjxnPjxn PjxnPjxpbWFnZSB4PSIzMSIgeT0iMjI4IiB3aWR0aD0iNTA4IiBoZWlnaHQ9IjMyIiB4bGluazpo cmVmPSJkYXRhOmltYWdlL3BuZztiYXNlNjQsaVZCT1J3MEtHZ29BQUFBTlNVaEVVZ0FBQi9BQUFB Q0FDQVlBQUFBY1RQSFFBQUFRQUVsRVFWUjRBZXk5Q1dBY1I1WC8vMTczNkxJZEg5S01sTmlPUFNP YnhKNlJuWURKeGJXR2NQNVlJQndoM09GWWppVUpMTXRDZ0xEdzV3b0UySU1rc054THVBTUJRb0Js SVFuSmhpT25JZGdhNWNDV1pNZDJJbzBzeDRrdlNkUDkvdC9xT2RROW10SE02QnhKYjFUVlhYZTkr blIxZFhlOTdwSkYrbE1DU2tBSktBRWxvQVNVZ0JKUUFrcEFDU2dCSmFBRTVqc0JiWjhTVUFKS1FB a29BU1dnQkpTQUVsQUNTa0FKS0FFbE1BY0lURktCUHdkYXFDSXFBU1dnQkpTQUVsQUNTa0FKS0FF bG9BU1VnQkpRQXBNa29ObVZnQkpRQWtwQUNTZ0JKYUFFbElBU1VBSktRQWtvZ1prZ01Mc0svSmxv b2RhaEJKU0FFbEFDU2tBSktBRWxvQVNVZ0JKUUFrcEFDY3d1QWExZENTZ0JKYUFFbElBU1VBSktR QWtvQVNXZ0JKU0FFcWlJd0p4VzRGZlVRazJrQkpTQUVsQUNTa0FKS0FFbG9BU1VnQkpRQWtwQUNj eHBBaXE4RWxBQ1NrQUpLQUVsb0FTVWdCSlFBa3BBQ1NpQmhVSmdJU3Z3RjhveDFuWXFBU1dnQkpT QUVsQUNTa0FKS0FFbG9BU1VnQkpZeUFTMDdVcEFDU2dCSmFBRWxJQVNVQUpLUUFrb0FTV2dCT1lN QVZYZ1QvaFFhVVlsb0FTVWdCSlFBa3BBQ1NnQkphQUVsSUFTVUFKS1lQNFQwQllxQVNXZ0JKU0FF bEFDU2tBSktBRWxvQVNVZ0JLWU9RS3F3Sjg1MXNHYTFLY0VsSUFTVUFKS1FBa29BU1dnQkpTQUVs QUNTa0FKekg4QzJrSWxvQVNVZ0JKUUFrcEFDU2dCSmFBRWxJQVNVQUpWRUZBRmZoV3dhaW1weXFJ RWxJQVNVQUpLUUFrb0FTV2dCSlNBRWxBQ1NrQUp6SDhDMmtJbG9BU1VnQkpRQWtwQUNTZ0JKYUFF bElBU1dGZ0VWSUcvc0k1M3JyVzZWd0pLUUFrb0FTV2dCSlNBRWxBQ1NrQUpLQUVsb0FUbVB3RnRv UkpRQWtwQUNTZ0JKYUFFbElBU1VBSktRQW5NTVFLcXdKOWpCNncyeEZVcGxJQVNVQUpLUUFrb0FT V2dCR3FKUUhqdHhwUENzY1R1U0N3aFJlekRiV3MydFUrVnZPRm8vTzFGNmtDOThWc2prZmlTcWFw bm91VkF0bXRnSVUrZXhUVVRMYXRZdmtnMGNlbDBsay82VXdKem1BRE9qZUQ1aC9ObERqZG56b2kr ZXZYcXBuQjc0alc0RHR5Qll6QU1teHNEblVnMHZoZjJHOHVqcHkrbkNmMXFMNU81MWtSaXVPYjRy bmxvKzR0cVQxS1ZTQWtvQVNXZ0JKU0FFbEFDU2tBSktBRWxNREVDcXNDZkdEZk5OUmtDbWxjSktB RWxvQVNVZ0JKUUFrcGdKZ21jNklTY2M2YWl3bWcwMnNoa3Zaam00YTk1VFNJZWlTVyszaHJyYUp1 SHpkTW1LUUVsa0NVdzM4NzFsclVkRzRmcWx2MlpoYjdIUkdlaG1YV3dPV01SOHlwaFh0dHd6QjNK QmM3b1hpdFRBa3BBQ1NnQkphQUVsSUFTVUFKS1FBa29nYW9KV0ZYbjBBeEtZSllKYVBWS1FBa29B U1dnQkpTQUVsQUMxUkZnNFpjU2JRMVZsMnRzNnNkbFNVeFl6aDRiTTNkRHZOVUxvdkgvc20xS0N0 RnpYTmV4NW01clZISWxvQVJLRVppUDUzcmJ1czJ0elBKanRIa0RiRWtEeFg1dlg5LzJJeVVUMUhD RWlxWUVsSUFTVUFKS1FBa29BU1dnQkpTQUVsaUlCSFJ5YWlFZTlZWGRabTI5RWxBQ1NrQUpLQUVs b0FRV0lvR250cTA1c0dheURXZDJud0ZGVVBOa3k2bVYvSzJ4eEdsc1dVbG1ma2V0eUtSeUtBRWxN UFVFNXV1NTdqanBsekpUb2dneG82eC9DT0hHSGhHV0xyZ1hvdEUyS3dFbG9BU1VnQkpRQWtwQUNT Z0JKYUFFNWlRQlZlRFB5Y09tUXM4ZUFhMVpDU2dCSmFBRWxJQVNVQUp6a3NDSmp1V2VPUm5KNStQ eSthNWxtVlVKR2liRFJmTXFBU1ZRK3dUbTY3bk96RThwb1A4b0N6MC8xWk04QVhaTjFpNFo2Tzc2 OTRKMDZxMklnQ1pTQWtwQUNTZ0JKYUFFbElBU1VBSktRQW5NRGdGVjRNOE9kNjExb1JMUWRpc0JK YUFFbElBU1VBSktZT1lJbUM4dzg3V3hSUytaekRMNngreW05Y1RpVnhaSnZ2QUY1RWoxSnErQVVv eDk5c0lGMUh4dHFoSlFBalZDSUJLSkx5R1N0VUZ4NUV2OXZjbmZJR3hlajgrcFZOZmhWRS9YVnQ4 NHpBTTl5VitnM2JWbFZCb2xvQVNVZ0JKUUFrcEFDU2dCSmFBRWxNQUVDYWdDZjRMZ05Kc1NtQTBD V3FjU1VBSktRQWtvQVNXZ0JDb2x3RUkzUUlNem1FL3Z5dFBiMWc2ZW5QZFg2WEJkM29vc3kyR05P WXF5YnpBT3RVcEFDU2dCSlZBYkJKaXRiYlVoaVVveEZRUzBEQ1dnQkpTQUVsQUNTa0FKS0FFbG9B UVdMZ0ZWNEMvY1k2OHRYM2dFdE1WS1FBa29BU1dnQkpUQUFpTGdranpBd25ma204eTh5bUhuckx5 L0NzZnExYXViaVBqdktmK1R1NW1vTSs5Vmh4SlFBa3BBQ2N3NkFWZGtaTmFGVUFGcWhZREtvUVNV Z0JKUUFrcEFDU2dCSmFBRWxNQWNKcUFLL0RsODhGUjBKVEN6QkxRMkphQUVsSUFTVUFKS1lDNFJZ T0xqUW03Z0svbUpMcU0vMG5EQ09yVGRyL3kvam9RZVI1Z2FKYUFFbElBU1VBSktZTjRSMEFZcEFT V2dCSlNBRWxBQ1NrQUpLQUVsTUpzRVZJRS9tL1MxYmlXd2tBaG9XNVdBRWxBQ1NrQUpLSUVaSnlC aTNTWkVrMTVHdjJENS9FY3RTMjZ0cGpHUmFPTFNTQ3dob3paK2F5UVNYMElWL2lLVHpFKytYemlX ZUZGT0RuYmRleEMxQ05ZelRMU0dMV3QvTGg3N0krRjFtN1o0a2RsTlpJd3NpV3RvQm42dHNZNjJT TFRqM1pEL2prZ3NjUmpXeHpOaFpMNHVFb3VmMzlhMmVmRmt4R2xlMTNGeWF6VHgva2dzY1Mvc01H eXVIZ2Z1djBWaThTKzB0Vy9haERwczJJcE1KRHB6eDcrd0x2QjZFZUhYdkg3OTBuQjc0b3BJTEhF UTFyUUo3WWx2RDhmaTcxMjFha01Ma3BRMlc3YlV0Y1k2bmh1SkpiNFZqaVYyWTIveVoyMjhILzdy RVA0aVFyclNoWXdiWTdkRTQyZTF0bmQ4R2VVVWxKOFlSTmhOcmJHTzEwMzIySTRyUWVsSURyZHZP TVZqRjAzc2pJeWV4dzdrdWhQaHI4bXMwRkc2Z0lwandLOHR1dkhzMW1qaTMxR1A2WCtGL1J6SExO R0R1RysxNG5pVTR3MzVKbld1ajVGN2l1VWJVMzRGQVJIZnVVUkwrSEVpL2p2eS9UQ0czUkFaUFVh bWp3YkdNTVJkQTJ2Q2M3YXE4UXQ1SjVSL1JYdjdzbGIwWVJ5VG15S3h4Q0Jzcm43czQvMlo4STYz bEQwWHMyMDExNDlJRE5jUlgxdFJobmV1WjVPVTNVM0hXR2RraVBoa2l1QjQwZWpQYmwzYjhSVEUv ekFTaTV0eEEyMVBHR3Y2TmNiV3hDZU5US1BKNTdoTHhWY0NTa0FKS0FFbG9BU1VnQkpRQWtwZ1Vn UlVnVDhwZkpwWkNTaUJtU0tnOVNnQkphQUVsSUFTVUFMVkV6aUJEL2R3NFRMNmxtT1VyeFVYbGxI TytaZlBwenZyaGg3ZlZYRUJtbkJTQkNMUitJbVJXTWVQaE9RUll2bFBLT2pNU2dpRlN2cVRpT2ps UlB3amQ1RnpFQXJROTJlT0cxWDhhMTZUaUVkaWlkL2FydXdScGl1UThUVFlPdGljTWMrTzY0bjRY YTY0MjVHMnMyVmQ0bGxFQkpHb3BuK1JhUHgwMjJub1pLSDNFOUZ5eXZ6UUh0N0V4Sjhmcmd0OU94 cU5ObWFDQTFzYkN1cFhSd2FQN1FQLzN5RG1RaVphZzczUGNBU2VseVA4QnBNdTNONWgvdFVFdkFn dGI5Z3dqRVFURDFqTWQ0akkyNUd4b0h4YWdiQnpVZjkzSm5wc2FZSy81dldiVjBlaWlaK3cyQTk0 N0pqTVNoeVUvVm1RNjB5RWYyOG90R3hIUzN2aWpHeDQxVHZUVnlPeCtDV1J3ZU1ETGx1M0M5TjdV SWpwZjRYOUhNZU1va1IwSVhqOHhxUTN4d2QrRzNiYVRLM0xOMjBObjRLQ3pVc25rZmJFZjRha2FS REg3RHZvTStlaTJCV3dQc09SVExoOGZiamVIb2pFRWxlWkYyNThDYWJVT1J0alhiaDl3eWxvMSsx aXlSL1JtQXVJMkl3YmxQMlpmcjBlN3N2TStHdkcrNldyRTgzd0wyaWpqVmNDU2tBSktBRWxvQVNV Z0JKUUFndWRnSGxRV09nTXRQMUtRQW5NZndMYVFpV2dCSlNBRWxBQ0M1SkFiMi92MkdYMG1WNEtH TkNYWUZ1QkdidDh2dnh5Nzk2OXh5cklxa2ttU1NDeUxyR2VtRzhqa3ZPcktLb09DdEFyaHVxVy9T WUM1VCtWLzNGckxQRUcyNlo3aWVnNXNKV2FEWlpMTjBkaWljdktmUWxkYVlIVGtZNkYyNG41Unlq N1pOaWl4aWdXemJuaWp6UUt0RWdzOFQ4czlIMEtLdHVvOUk4akxQS0wxdmFPajVaallwVENyZEhF dnhtR0ZGU01seTZlS0hkc2J6UEs5ZkVTVGphdVpWM2lXYmJqL0FXeW1mRmkvT0lndnlYMDI5YTFI VThaUCtIWVdOTU85RlgwY2I0U3NVdGhxekZMemZFSlIrTlhsK05kVGFIK3RMVXVuMS9XV25PYmM4 aGQ3UHlDaE40TjJTellTczNGdHRQd2w1YTFIUnNyelZCaHVsa1o2OEx0SFM5a3NmOENHU3Q4eVVY T3J3L1JiU2ZGTnE1RkhqVVRJNkM1bElBU1VBSktRQWtvQVNXZ0JKVEFuQ2RRelVQVW5HK3NOa0FK S0FFbE1ERUNta3NKS0FFbG9BU1V3TndsVUxpTXZnZzlzMlgxYVNzcmJkRmtsOCt2dEo2WlNnY0Y2 ME5NOURWamhmbDYxQ3V3bm9GajJDZ0VPUnNQeGZuWFE4N0lBUzl5aGpjcjJ0dVhpVXRmUnJWUGdQ V2JFY2g1cDA5R281enU5eWZJdXA5T0ZuKzZqR0tUb1VSK0g4b3p5Mmo3djdiM2lrQmZTWkxJTjAx ZFNITVhBbDNZUXZPSjhJRmpWNWFwcHpEUHpQbFpQb1hLY2d4ZEtLUnZNZTB4ZTRTN3NQZGJ6TGRn bnpjcndMNitqbjZFZ09mQ0Zwb2pZUEZ6cnd3U2syWU1leEg1YUhqdzJMc0tNK2I5VzdiVURkY3Qr NEprdmpUUEIyY2RSMUQrelY3NVlPOGRnMnlFYi9ka0tOZC9OMTBLdnBaWS9FekxwWitndmpCc29i bkhrNDNvMjVCenR5OXl1Vmp5SFlSdDhJV042elNjTGNmNUZoSTlHYmJBU0FwbGVaeE5mY2FOQkFk aHh4aG1mbnZyd2FFWEZVWk05bHlmYnZrSzVhM0lMN0xkOERBV2ZkaXdHeWpJZDZPSnk5bFpHOFBR eHh2cjZET0U2MDJCZkRqblpFZHVYRUZjWVQ5Q2tHZmFMVXUrWW82QjU1djhabmJHT3Fhbm94OStG K0xuLzFVTDNCZ3o1RWZtR0dYNzlSR0VCUXd6SmRKay9TdlIxbEFnUWowelJFQ3JVUUpLUUFrb0FT V2dCSlNBRWxBQ3MwL0FtbjBSVkFJbG9BU1V3RHdub00xVEFrcEFDU2dCSlRDTEJBcVgwWWZTWUMz WHBiZFVJcEw1U3Bob2ZpMmZuK3J0dXJlL0ovazJZNG41azBSMEREWm5IbkhGL1JjVFoyeXFwK3Zk ai9UZTM1dUxuTWw5U0JhOUFzZktMRGVkcTlhRnN1ZHRxZWJHeFFNOXliUDdzMjFJOVhSZGtPcEpu Z2lGMkJPUjhIN1l2SUh5OXpXdEE4TkZsS09aSk9GWTRrVlFJbjg2NC9OdG1hNXc3S0ZsQTczSkR2 QjZTei9xUXAxbk5Zd2NXc0pDbHlMbENHemVNUE03eGxWWTUxUE9paU8zRFBzOXRqanJVdDNKWjVu Mm1MMTExRjdxT1BUeS9wN092bEhKdG9ac3QvRXpCZXloQjZWZFRQeGNzRjRHRnVmMWcwa3F3MzRs aS90UzVIOE1ObStROWdQTjYrT0pmTUNvZzFzUEhIOFBqdVZiUjRQZ2trRDV6KzQzNWZkMnZjVWNn L3BoSjR4aitWOUk1VGRQZ0lMdmE1RklmSWsvY0xMdVZhczJ0RmpFVjZPYzViQis4MjBqQjlwL2hp ZGJUL0pDY0loYXJ0M09SRGRrRXhyM21WbDMyVjNJYlhvSDh2cjdPTUYvZ3lrejFkUFZpdkk5enYx Z1lkeW91MW5JM29DRGNWdEI0U3dpYjh1TVY2TXg2THVUT3Rlblc3NVJTU3QzcFhaMy9ib2ZQSXls eCtVU3NFajZjNk5mWFdYaWNqWTFTMk5ZK01EUVV5SExXL3l5d2YxSmM4NUJwczA0TnQ2NGdtT2E3 MGRJZnpQUytNM1RiYmZwQmY2QWlickRzemZXdlJBeTU4Nmx1NW40TkxUNVJEQzRvQi9ITWR1dmx4 R0xZUlVZVjVIdjVXM3IrdERmNFZJenR3aW90RXBBQ1NnQkphQUVsSUFTVUFKS1lBb0lXRk5RaGhh aEJKU0FFbEFDMDBoQWkxWUNTa0FKS0FFbE1Ca0NabWx3SVRlbllQT0tZaWFqY0dUUE04Nm1jUGw4 RWZtWkxwOC9EckFwaW9wR280MGs5TEpnY2ZKdUtIdStSdHUyRlNwNVRESko5WGJkQ3dXMVVYWjFt d0JqY1lEcnhaSlhHM2VoYlZ1M3VSVjFYSTV3L3pQaFVXSCtleWkzUHpDNGMyZEFJWTEwWkk1OWYy L3lzeVJpbExRUG1iQ2NWcCtsT2dBQUVBQkpSRUZVWmVKU0N1dGNrdG5jZDRQTitZVXZZL1QxYlQ4 eXVDZlo1UmVzZGUyQk00ajV6ZjR3WXJwbEtFMW45dmQwM29od0I5WnZuUDdlKzY1M1NaNkR3RWRo Y3lac08veVA4REJzM29UWGJYcVNNSDAwSDJBYzQ1ZFArL2JkZjJDZ04za1J1TDhKeVYzWW5Ia09M N0hPeTNtbVlqOVNaNWwvMTNCR29DeVdEMEhwK0dZalJ5QWNucjdkMjN2Nm14dk55eVpmZzdkaTB4 cnJhQ09tTjFMZ3h6ODJaWmt5QThFK3owRFA5Z2NhUmg1N1BvTE1DZ0hZNWMxcEk5YUtrL0srU1Rw YWExeStTVFp2MnJQakdtUEdMOHRYMFJmUmh6NWl6amxmV041cGpybkR4MTZPZ04vRDVnMFR2OTRi RC9NaDFUdHFaS3o3UnNQSW9iL0RHTElkTFJCWXYzRlMzVjNmQkRNelZ2dlA3K1d1WTVrWEFQeHAx YjBBQ0dnVGxZQVNVQUpLUUFrb0FTV2dCSlNBSWVCL29ESit0VXBBQ1NnQkpUQy9DR2hybElBU1VB SktRQWxBNzJmZEJvM0JZQTZGU0dYTDZQdVh6emY1UmF6Q0wxOXpSZXArQ2drYzVTWG1pMHovbDVk SHhiSnZMMWRGUmtFdC94Rk1KK2NzVzdOcFJUQ015SEdjWjBGaEZQaENITXF5dHc5MGQvNnFNRzJo UDlYYmRTK1J2Qlo5WXRnWEY3WmRObCtWc3krc0pwek0vSjBNbTdMaXNGanVhOUdBZWwvS2J0dDEz dnpZM21UKy9QSEY1WjBIZXJydUlxSFA1QU9NUStTOHRyV2JvOGFadGN5dWE1VHcvdVcwL3hZUzkw M2x5a2QrODVLRytWY0hsOE9kTnk3SnhTdmEyNWZsQXliaE1PVzR6R09VNnFrVlRaOUhzWVV2TGlB b2E3WnRHeG5oWSsrREw2QjhoYitrWVhZMklmSlUySng1MUxLY2o1ZDRRU1dYeHR1YkYwbUk1VC9o U2NQbXpMSjB5RzNKZVNhNzV4cVhiN0x0bTg3OGJXMmJGd3RKM0YrSEVQMEdmdXl3TFdFT2RuY2ZJ aUhUdjBmVHNUenBtSHRDeGYveXBWalJzejNXaVZEU3N1d1BlZjIybUlEWnNQcmhRLzhENTQyd2Vj TkVtK0hCRGxzMVNxQXlBcHBLQ1NnQkphQUVsSUFTVUFKS1lKNFFVQVgrUERtUTJnd2xvQVNVd1BR UTBGS1ZnQkpRQWtwZ1BoQW9zb3orR2l1VU5ncTBrczNMTHMzOWlsd0NGcjdEbEpQejYzNzZDTGl1 WTBHREZmTFZVTS9pTlBuOEpaMVF3TjRKNVhvS0NicXgveEd4L09RRTkrQngrUFBHZk5IS3hLL1BC MlFjdjZrZmVmUW5HV2Y1YmFxbjZ3OU1GUGpxR29xcTgxcFduellwWlZ2NW1xdE9rUlp5YjZva2w1 RWQzUDgra0Zib3F4VXEvOGtTKzBja3NpK2ZuM21WUytuOGl4aHRScGtQcFg0K0hnNG0vdmpEUGZm dGhyTVNJNVpyZjlOZkJ4T2RXVThOd1MvbUt5bXBTSm9RTlc1Q2VmbC9yd0VXdyt6eWYxU2lWRDlZ VFBsS3BYOGlGdm9vWDQwNnN2MlZiK3piMVJiNEZ4Q2xjNk5uTzdJTGVmZjcwalN4MElrKy82U2N0 UzdmcEJvM3pabGROODFNNGgrL0NPUFFVcXJnNTRUc1RoTHFObjBjeC9mbnlQSU5yai8yT1BZVE1y VXcxdUdjK2s3ZnJ1Mzk1UnFRVWZETE5uODZZVm1GYTNIdTM0RDRvOVN0QkthSmdCYXJCSlNBRWxB Q1NrQUpLQUVsVUNzRVZJRmZLMGRDNVZBQ1NrQUp6RWNDMmlZbG9BU1VnQktvQ1FLOXZiM0hKYmlN UGhPVFVWUnlLUUZscVgwcUVlY1ZneWEvS1lmME4vMEVHdDNET0RCN2ZCV0ZTUGp5U0RSZVZrRjVv RHQ1TjVUcnJhbWU1RHJzTDBoMWQzMG1veGlpL00vN29wWGxTZmtBT0tBbytrNWhPZ1NQWndSS3VS OGlRZjRyYU1pOEpsUS92QkZodFdORStod3IxRnVKUUVaMjB3WmYya2N0Mi8yVnp6K3VzMjkzODBN NHIvNklSQThMMGMraHhmeTRTMWErYnNkeU5oR1Urb2ozakJEdGRrYnNXenhQaFp0TUhYeUhMem03 d3MvMCtTZnVkUG1weUJ5QzlReFliQjhTcWxpcFB1eGFVTVpUUUFIcEZWUmswOStUL0d1cXAvTmRB ejNKczFNOVhlaXZuYThrdWpYZmw0cGttZEdnL2hxWGIwWmhWRmxaS3RWMWhJVkhYMlJCZnZnLzNy SzJvK3pZTUxoeis5NVViM0o5cXJkck5mckdlYW1lNUljZjJia3poU0ltWkdwZ3JFdVRKV1pNcUVo K1llcXFLS0VtVWdLMVNrRGxVZ0pLUUFrb0FTV2dCSlNBRXBneUF0YVVsYVFGS1FFbG9BU1VnQktZ WWdKYW5CSlFBa3BBQ1V3ZEFaSGdNdm9vK2R6V1dFY3I5a1VOTys2ekVlRXQ5UTFGNDZESkQ3K2FH U0F3OE1BRGp6UHp6UVZWUFoyWXUxdmJPNzdjRnQxNE5tM1pVbGNRWDdIWFplZFVKTTYvRE9BZFg4 ZjZNOEtxTW5XaDlQMVFPRDNveThTdWErVy80UGFGejU2VGFhZDlLUDFvSlFJNHhJWExWWGM2SVhk M0pYa3phVzVOcDNxNkxvRFNjYVZSUHZaM0p6OTZZSGZuZlprNElpWTVpNEsvbmFFUnFVaTIwV3hH eWMzQll5WFc2ZVpMNDlFMEUzRnREVUhBL0FzN21STDQ5a043ZGh6TXVNdHZzMm4vV2o2bHBwam5C TVFsK2tWQkc5c3RTem9qc2ZpMWtXamkrWlB2cjFUUmI5Ykh1aXBlSVBJYUpQeVl0OWVORWxpZ0JM VFpTa0FKS0FFbG9BU1VnQkpRQXFNRVZJRS95a0pkU2tBSktBRWxNTDhJYUd1VWdCSlFBa3JBUjhB c2Y4OFMrSEwzVkJGNW9pOUozaG1KeEpjUXl3dHlBVXgweTRIZDRiL2wvTHFmZmdMQzhsM1U4akNz M3pUaG1MM2RaZXYyeU9EeDQrRlk0czV3TlA3MkU2TWJva2pFc0JVWllWb1RTTWowU0VQRGNOVmZ1 ZTUvY09XakxKUlhVSHRsTXNXOWZjMXNlQ0NWYWczOEM0RlNvckh3YWY0NEZ0b3o4TUFEaC8xaEUz ZERRVTVzWHB6SUY0RUR0azRXT2YvUkdrdDh0UnBMNHI0c1g0aHhzTFFlZEUrbzZGOHNtT1RGYlBq VWgwMytObitjc0p0ZlBjQWZQcDViV0tidkMrSXRXK3FhMThjVGtWakhoOWppVzhBdjJJL0hFMndt NG1wZHZwbGdrSzJqWWNTNUVjNjdZZjBHODAvOFNtTDY5UkZlZkN3Y1RVQ2gzL0doN0pmNXRqL2hW TGxuZmF4akhnbzU3c2hVdFVmTFVRSktZRndDR3FrRWxJQVNVQUpLUUFrb2dYbEZBQTlRODZvOTJo Z2xvQVNVZ0JKUUFsTkVRSXRSQWtwQUNjd3ZBbWI1ZXlIM0JsK3JHSXFVb3N2b2oxaytuK1ZudGJT OHRhOE5OZW1NeEJMWHdFbzFGc3I0Ri9rYms5cVYzTW5NRnlPc2xQTEhZcUl6a2ViTER0czlxR3ZR ZkozZkVvMmJyN3pIVllZeDhYS1VtemNza2hvNUdLcEl5WjNQNURuTTErQjB4SFBXN2dieWVYS1dr NUJaS09SUEJPWGZNZmdGZHRJbUV1bHZKSkp3UVVGUkZQN1dhaTB4QjFZNVFQN1dPazZqL0lMU3Ev RWV0NWFnbktCQ1hMajZsM1lta2ljb0o2OWF0YUdsSlJZL014eE52Q29jaTM4MkhFdmNGSWtsQmlP RHg0ZHRoenZCOFZOVThESUV6ZHlQYTF5K21TTXhUazM3OXQxL1FKamZpU1FEc0VVTk15WE1zYlFz NmNMeFBRYjd3OVpZeDNNbnM3cElZVVU4NjJPZFBDU0hYWXhCaFpLcFh3a29nZG9qb0JJcEFTV2dC SlNBRWxBQ1NxQzJDS2dDdjdhT2gwcWpCSlNBRWxBQzg0V0F0a01KS0FFbFVJTUV6REw0VU5JTjVr UVRwbWV1UE9XVWxwdy90L2N2bjQrd1IreTBmVHYyYW1hWVFIOTM1MDhkaDA0bm9zSXZXUkUweGl3 M1grZGJ6SGRFWW9uSFlUL2N2SDc5MGpHcHBqMUExa1lpOFNYVFhzMFVWd0NaRnd2THFrQ3hRdFVy c0FNRnFLY2lBbHUyMUlWamlSZWh6LzRCTmoxY2J3OVl4SGN5MHcrZ2dIMGZFNTJMY2xiQXpvNnBk ZmxtaDByWldnZTZPKzl4YlB1SkpQU3pzb21Kekw4RXVVQklmaE1aUEg0Yy9lQ0w0YlViVDZvZzN5 d21tWnRqM1N3QzA2cVZ3UHdtb0sxVEFrcEFDU2dCSmFBRWxNQVVFN0NtdUR3dFRna29BU1dnQkpT QUVwZ0NBbHFFRWxBQ1NtQTZDQlF1bzg5Q0c1MjBiUlRFK2VvaVJ2bnFXejRmRVgvczI5T3lCM3Mx czBCZ2NFK3lLOVdUUEF1Sy9BUXhmWXVJU24yUmo2aThNY3VoZjhKMkd1N01MaytkajVoK1IrVkwx aysvTEZwRGpSUGdsbldKWjBVT0hMOFBTbnF6T3NoVElXK2xjeFQ3a2RhRm5VNVQ2L0pOWjl1bnBP ekJuZHYzcG5xVEwzTXNYb05qL084bzlGSFljc2IwZ1hleVpXMDMvYU5jNHRtTDE3RnU5dGhyelVw Zy9oSFFGaWtCSmFBRWxJQVNVQUpLb0pDQWVUQXFERk8vRWxBQ1NrQUpLQUVsTUxjSnFQUktRQWtv Z2FJRWlpMmo3NHI5WW45aVhUN2ZUNk5tM09JcDhydVRiNEl5djhsMU9VN0VsNGxRa3NiL2JiQXMr V256K3MycngwODJwYkZINXVLL1cwaWxXbzhUY1hDNWI2WW4wSFQraEQ2QTQ4bVR0UU05eWJVRHUr OTdlRHBGbllheU9SS0xYMlM1ZENNeHJTdFQvc05DOUhNV3V0UWxPV3V4SEdrUzEzMHl3dmFXeVRl WjZGcVhiekp0bS9HOGc3czZIK3J2U2I0WGZiM1pGaWNtSXUvQThic0xnb3ozRWtZWS9lTW5rYlh4 SnlKZExabzVPZGJWSWtpVlNRa29nVWtUMEFLVWdCSlFBa3BBQ1NpQmVVaEFGZmp6OEtCcWs1U0FF bEFDU2tBSlRJNkE1bFlDU21BK0V4aTdqTDZjdS9LVVU4SzVOZ2VXenhmWlp6dWhQK1hpZEY4WkFT aXBMb1N0U2pFTEpld3ZLaXVkbkFPN08rOUw5WFJlUHRDYjdEREtUSGI1cWN6OEZlUXY5blhyQnR0 Sm40ZTR2QkdTUURwaGp0U3RTRGZtRTFUb2lFYWpqU1NjN3p2WmJKV3NFSkJOV2t1N1c5T1FCZ281 YkxNR0NtT3prZ0ZudlpQYVdWWkloTmpVTVZyT2RMOGdNRnBUV1JjZjVjZVpwTWVmRU8yUCsvMFZ1 VmtxK3JjTkxkSDRtVVI4QlJFVnprbmN5MHdYV1phN2lRN0xDYW1lcERtUFZ1TDhPSysvTi9uWkF6 MWRkNWtYa1pCdldrMnR5emV0alovZXd1V1IzdnQ3QjNxN3ZqTFFrendyMWR6WTZOalNJVXlmUmJW bVZRWHNBbVk1V2Z3V2hEQnMxVVowckt1YW1XWlFBa3BnSVJMUU5pc0JKYUFFbElBU1VBSzFTS0R3 WWJrV1pWU1psSUFTVUFKS1FBa29nYmxFUUdWVkFrcWdwZ21NdDR4K3BIRDVmSXQvMzdlNythSEpO cWhRaVZKMWVUV2s2S3hhOW1uT1lKU1ovYnM3LzlUZjNma09LRHVoVE9kL1FKV0JyMXFoT0Q2dnJX M3pZb1I3eHJaa0Z4d0M2eGtvYWs5T2o5U3Q4anhWYkk3eWttWEVzc0dmUlZpNi9IN2puanZIbng4 dzh1WXNsSXByd3FlZXVpVG5yMlFmamlWZUZJa2xEa2RpOGZzanNjUTFrZmI0bTRtMmh2cjZ0aCtC QnJJM1dJYXM5ODY1WU9DcytGS3ByaU1zdkM5UXVVWG0yRUxzUU9pNEhoYXFRT20vTldSWi9FOG9h QkZzem93UXlTdlJoNS9VMzUzOFV0K3Urem9oMCtGYzVNenVhMTIreWREZ1F4UE5iY1lRREJwVmp4 UGoxcmR0MjhqZ3pxN2tRSGZ5VWh6NzFlZy96MGY2d0F0RzhMK2dOZGJSaW4zVlpxYkh1cW9GMUF4 S1FBa29nZmxBUU51Z0JKU0FFbEFDU2tBSlRBc0JhMXBLMVVLVmdCSlFBa3BBQ1NnQkpUQkJBcHBO Q1NpQjZTVmdGTDVDN2cyK1d0Z1ZmcWJ4eTFMN1ZDSStnN0kvY2VublU3SWNPblBCbDVWc1M3UEQy V3JHM1dXVlJ0RnhFODJ6eUpaby9Lelc5c1RId3JIRVRaRll2RDhTUzN5aXdpWTZxWjdPYjBMeC9Q bUM5RTl3R2tkR3Y0eE9oN29SM3dlYk15ZTRMQjA1VDZWN1lkY3NNYi9HbDE1c2t1MCtmOFk1VjQ2 LzYvNGxJM0JtQzJWbFhJN1hWZlh2QjVqa2JPUmVUTVE0bCtnTkpQei9LUHNUa2J1enp1eU9UN09X U3JWOW05RWZyb1lkaEwwM0VvMS9JeEx0dUlCb2E0Z205eFBYa20zK0lvVG96Sldubk5MaUR4dlBu WDBaNGFuanBURnhiV3NPckNHaHJSVDhYWkhxNmJvT1FhZ1cyekpHYkdzMUJwQkltV1FUaXE1MStT YlVxRndta2NCTEdsQ1ltMzREbExrRXBmZXl5RjJDaExIU0tUSXhMV3M3TnJaR0UrL0grSFU5K3Vq K1NDeCtiWVg5VS9wN2s3OGhrZmRrU3NwdlQzUXRydW84ek9lYzZiRXVYN0U2bElBU1VBSktvRklD bWs0SktBRWxvQVNVZ0JJb1RzQXFIcXloU2tBSktBRWxvQVNVZ0JLWWt3UlVhQ1dnQkNvZ0lHTGRC aTNaNEdoU2Z1NnlOWnRXakZrK1grdzdSOU5Nb1VzazVqb055eW9wTWQzb0dnWHhFeXRKTzEvU1dN UmJSZWdqVUphZFM4UlFVc3JUczllMGdsOEFBQkFBU1VSQlZNcFJxdUFuVUk3K1lieDBUZGJqKzBu NHovNDBVT1M5dFlvNmtCVUtZK0Uzd21FVWdOZ1JvVS90U1EvWDMrZDV4dHZVNlBHM0tIUS9sSWQ1 QlNjVE5WdVdpMk5BRmYxV3RMY3ZFK0pBZWhHNWtjaGJucDlzVy82SWd2eGZGeTkzWFF2S2QwSlZp S25BUk5ZbDFpSFp5MkJYd0o1R3pHOG1KaWpOTTNVZ2JPS0c3ZjlENXFPd25rR2YySmhPMXovRDgx U3c0VVgySnJUL25ISkozWkN6RW1uQ3NEa2pGcnVtYnNrRmxOdGJJbWNoVFJQc2xKdGFsMjhxR3l4 TUZhOHl3ZXhzUXQxbEZmaHN5Uk5RN2hYbzFDOUIrcE9FK0t5VzFRZmI0SzdJaUczdlFNSjhQNFI3 d21iV3g3b0pTNjRabFlBU1VBSktvRUlDbWt3SktBRWxvQVNVd0x3bFlNM2JsbW5EbElBU1VBSktR QWtvQVNWUU5RSE5vQVFXQm9IQ1pmVFI2dFByMlRtYldGNEFkOFpZVTdOOHZpbU1XUTVpbjRiTkdP YVZkdHFwNUl0dnRpeDVEUlJCelptTUMyUnJlWXJlUEM4b3dNNmhKVlR4U3d4UXZBYVdNUWUvUGRU bzVwY2p6NnpDSU44SjB1Uy80eVhXZWNHdzByNUlyUDhjSVhxOVB3WHErZVdCdlgvZDd3OHo3cmx5 L0wxL0Y0RitiMlFldGZ5ZUU2TWJvcVArMHE0NlduUXVHSnhKbzc5SHMwcDdMNlJ1NkhIenJ3c0tY NjY0dUNVV3o2OTY0U1VzdWRrYUVrZmVpK2lUWUhQR0ZhR2Y1anlUMlRjT0hUVC8vdUQzdmpKWVJE NndhdFdHOGwvaGI5bFNKNWE4QisydjkrVXY2clJJR2hGaHcrWU11dzdYNVR6bDlwRjFpZlZFL0NH YXBsK3R5emVaWnVNWTdTM0kzMkducmJVRllXTzlPTDZ1Mkc5REJBNHh0dU1ZMjdFNkVmMElyR2VR WWExZDUzaXJ2SGdCNVRhdXV3cEpSdis5Z3NoQmw5bS9ZZ2lpS3pNelBkWlZKcFdtVWdKS1FBa29n ZG9ob0pJb0FTV2dCSlNBRXFoZEFsYnRpcWFTS1FFbG9BU1VnQkpRQWtwZ2poRlFjWlhBSENHUVVX cTQvbVgwUTJMeDIyazZsczhuSW5lNHJnZkszdnlYelFoaVlmcVhGZTN0NDMyRno1Rm94eXVSZHRv VWRTZzdZS0JvcXJjbE5DMWY5UVlxS3VOSjAvRWQ0SlZmenR6SVJjVGZPQ20yc2F5aXpWTTJNeGxG RzQzKzVMYUJCeDU0Zk5SUFpOdjI3MFFvNlE4VGttKzJ0bmVZcjd2OXdXUGNrV2o4ZENMK0hoUDVs YldQa2l2ZklESWY0bVByTTNQbCtKc3Y1ZG14cmdUN1laLzQ3V20ydjc1aS9MNUtScWtzSXA5QlBt REJObU4rMHJlcjdmNk1rMmp2M3IzSG1QaEsrRjNZbkZsdUVmK2daVzNIeGx4QWlUMUhvZ012With Q1kwdi8wNWgrZEVwV3lzaks5MitvM3kvZkdVUDExbithZjJXQjhGTEdqaHc4OWk4NDlPZVhTdUFQ RjdGUzhPZGZLSUdieU9aWEVwVEVubnVjVFFUS2UzSG9laUx5djhRQUw1SEZYUEZMQUl5K1crcGNy d1g1dkFaTng0WnQweC85WDdjdkY5ZDZWeG4yVlIzZnZqMHRlNGpwVnZMOU1MWmMxUktMKzE5dThj V09PbGZnUE1PeFFWOGFEU1BtT3daM051ZGZDUERGVk9TY3liR3VJb0Uwa1JKUUFrcEFDY3dmQXRv U0phQUVsSUFTVUFMVFNNQ2F4cksxYUNXZ0JKU0FFbEFDU2tBSktJRXFDR2hTSlRDVEJLQ2tDaXlq RDZYSlMxQy85OVVqRkppN0pSM3lmNG1McUlrYjgxVTJNOTNpTHdIMW5Wc25UZDl1WHI5NXRUL2N1 TTBYdjVGWTRrcGkrU0g4MC9iTUltazVpclllUngwNWM2SWJjc3lTNW5ZdVlEYjJCN3U3RDFuRVZ4 ZlUvWVMwV0RlM3hqcWVnL0JpOG5ITHVzU3pITFp2UTN3N2JNNE1PRFo5UCtmSjdmdDJiZThuSnZO eWhGOVpXd2NsOUU4aXNjUlZ6ZXZYTDgybHplMVhyMTdkMU5xZWVDY3gzNFd3azJIemhvVStuZHJk ZFc4K3dPZW8xZVB2RXpIdjdOKzk0dzcwMWYvS0I4QmgrbXBJbW01dGpYVnN6bml4SFRWMkpKcDRQ cmwwT3hFOUFUWm53RjMrdzd3VWtBc3crLzZlOEMxZy9GWGo5dGwyeTVKN0lyR090eGpHdm5EUGFZ NUZKRmIwZkhqVUpmbUVVYng3Q2FkZzA5L2NjQ3ZhK3cxL1VVejhPbmVSYzB2em1rVGNIMjdjMlhQ MW15Ujh1ZkZYWWtmNFdDL091NjVBV3FFM2hnOGMvNEpwYXlBODZ6SDFoS09KajRCekY0NVBJaHNj MklrcmZ2N0J1Q3JPOWRtUUx5RHNOSHI0TWVjQklybmJYd1dPeFZ0THNXOWJ1emtXaVNaK1RGVWNY Ni9QaTN3SjVmcGZoREV2cXR3WWJvKy90dFRMQXFaL2hYQ2VFZEhUWVhQR1plS3ZlR1htUXFyY3or UllWNlZvbWx3SktBRWxvQVFXT0FGdHZoSlFBa3BBQ1NpQjhRaFk0MFZxbkJKUUFrcEFDU2dCSmFB RWxNQ2NJYUNDS29HcUNCUlpSaitmSHdxeVc0elNOUjh3ZVljSVcwWWg3Zi95azZEZ2ViSHRPQTlC T1hsM2F5engxVWcwL28xd05ORTVYRzhQRU5IRnNEbHpOWW40ditEUGhVOXEzOUF3bkNLbTRKZWRV RlJGWW9sRHNIdGdkMFZpY2I4eWFWTDFWWk81ZnVUUm55RDlMMkZIRGRNNklmbHRCUEtGWTRtYkRE TmpqUnRoajFzdTNZekVoWXIxenczdTdBb3FTNUhJbUlHZTVDK2dlUCtnY1JmWWkyMm40WkE1RmhF Y2syd2RkdzdWTFRzc1FsOGtvc0NYemt6MHRmNldSaWlyelNGRjdGZ2p0WGo4eDRycGhVaWFqbjBV ZmRPdzlBS3ltOVBCL3EvZy9FZ2tGcjgyeStUNkNJNEZNZjBhYWNLd09lTXkwenZBUGJEQ1FTYnkx clJqSGY5QWtmSVhRYkg2ZGNNNEhFdmNhY28zTmhKTDNHMk9CZkw2endkNENYWHdodzcwZEptWEtZ eC9hdXkyYlNOUVlMK3ZpSHhuMkRZbElWc3ZaTG9tZ240UkhqMVgzMEJWL0E0V2YwR0ZtT2tmMGRh RGtWaDhld1RsWjlvZnZ6WVNTK3d6WXdMaVAwYWpmVzhFTXU2R2Y5UXdGM3V4eFl1djVseWZEZms4 SVdkZ2swcDFIV2EycmtSVndJZHQxb0J0aG4xNzRuY1o3b2xyd3JGRXIyczUzY1QwMG13eUYrZkE1 K0VPak9Qd2p6R3BucTQvTUZQZ1JSZ2tXc3JDMzQwTUhqOFNqaVh1TVBVWUM3YzVqd1pOLzBLYTAy SHpob20rWVY0cXlRZE0wREV3YzJQZEJDWFViRXBBQ1NnQkphQUVxaWFnR1pTQUVsQUNTbUNlRTdE bWVmdTBlVXBBQ1NnQkphQUVsSUFTVUFJVkVkQkVDNDFBa1dYMDh3aEU2R2Z3QkJRODhFL0tET3ph OFdjb0tDOUZJZjR2dnVIMXpKTlIyVnVKK2MzTUZQaTZscGsvRmlMMzg4THNlQ21uY0xQL3dRY1BR RUYwWTVFaUZ5UE1LTUxiaFdrTjNETnV2SytxUmQ2S2lvdXRoTEFZY3A5cm1CbHIzRWhuWk1ZdVlQ NjFuR0s5dnpmNU9XYTZDTGxHWUFNRzRRbHpUTEoxbkluSU1jK1A0UFBaL3ViR2l3aUtYOFNYTkxW NC9Fc0pheFM0RGg5N09lS3ZneTAwclVUOHlpd1RzMnBGSVhlWFJON1MzNTM4S1pYNEhZUUNlNXp5 TFJ6UE0wMzV4cUtJSjhNV0dweEQ4dTcrN3M0dkYwWk1oZjhnNUdPUjE2R3NNWDBQc3BsLzQvQUcw eSs4L29GRVBqT0FjN3lpTC9HaGxMMVdSSXJKano3R20wejVtZmF6K1RjYUszMTFvQXJhNVRJOWxW aU1Jam9mQlprVDhFQkViQXRNdGVmNlRNdFhJTzYwZXZ0WE5QeUNpZis5U0NVV0NUMHp3NTNld0VU bVdPZVNlZjJhMkxvMkYxQm1MOVlSK3pJaCtXNlJkSFVvK3l4VGo3RndtL05veFpoMFROL2lvL1o3 eW8wdFZObFArbWRvckt0TUhFMmxCSlNBRWxBQ1NtQzJDV2o5U2tBSktBRWxVT3NFOEhCYzZ5S3Fm RXBBQ1NnQkphQUVsSUFTVUFJMVQwQUZuSk1FUkt6QU12cW1FVkNvN0phUjBEYmpubUlycVo2dUw3 b1dQWWVFZGxWUTltTWsvS3IrN3M2UGpiamtYNHE1Z3F3Vkp4Rnk1VE5JUFVaUmlURFBzTkNZWmNP OWlCbllwSHE3SG1rWU9mUThveVJIZFZEYVlsdVp1UitjejAzMUpEOVZnZkpMK3J1VFgzSWNPcDJJ NzZES2YzY0w4eGtEM2NsTEs2akRsRnFMeDkvSVZkUWVoQkliL0Y0bFRLOUJnc2RnS3pGM2crTW1I TGR2SVRGT0pXeExtR0Q1a2lxUnJGaHdwbzZlTHJPaXhiaDFGTXRjYVJqYTRQVTk5SC96MHMyWWx6 dkdsaU8zMitLY0laWDJvVzNiUmdaYW10N0Z4TzlIV1JXVWoxUkVPQTd5cm9iMG9VMEh1cE4zMnlU YkVTcXduakZLL1piVnB3V1YvVjZNdDVHcXp2V1psODhUY2tZMmFGdC9UK2VsRmZkdGpOZTRWandy MWR2MUxXTDBpQXFGN092YmZtU2dwK3VOUkhJSnNoeURyZEJJeXNpVzZrNytneW1qd2t5VkpKdXBz YTRTV1RTTkVsQUNTa0FKS0lHNVRVQ2xWd0pLUUFrb2dXa25vQXI4YVVlc0ZTZ0JKYUFFbElBU1VB SktRQW1VSTZEeHMwT2cyREw2ekRUVnkrZjdHeWNIZGlWL2wycHAzQWl0MjRzUjhSdllnN0E1Y3dU aGQwS3A5M3JycUwweTFkdHB2dlpFVUM1NjZ2ZFFTbVVVbFV3WFFkRzBBelVVS01yNVZLS3RJWVRQ aWpGZjRoc2xPWGdzaFh6bWEyU3p0UDdEQmNKQUFTb1BJUDVLaTYzTlVEeDNHTTVJVXpHN3dUM0py bFJQNTFPRUhiUlh6RmZVZjBWK2xJdHR4aGczd3VSeWt5YlZrenhyb0x2em5reFV4ZHVhTy81bEpI Y0d1cE0vU0RVM2hnSFM5RmV3SDZOczM0OHlybUdYbndvbTV4aU84RmRxc3VVM3JXS0xub1pNMThE Mnd2cjdJTGpMQTFCb2ZqYkh2Y282VU56RWpPbDcvYjNKejlZUE95Y0p5YitnRkJ4L2dqeHdaWXc1 ZDYvTnRMM3I2WS8wM205a3o4UlVzczBva2o5bnlpZmhmd0xqTzVIdENHemVJR3dQUE5kZ1RIaWVP UTZwbnE2cmpGd0lJeEhibksvbzk4Wkh4RVJyN1Rybm1WVGlsOHErRUlNeHJySnpmWWJsS3lIMmRB VjdmUS9qeWtvbWZqMDRGN0kzeC9ZM0NIK3hHYThIZW5mODN3UUZjWERNcnNheFc0WjZub2N5aXZW eDA5OU4zN25HbkFlcDVxWlY1cnhEMmlsZmRRVmxramwvVXRNLzFwbXExQ29CSmFBRWxJQVNVQUls Q0dpd0VsQUNTa0FKbENkZ2xVK2lLWlNBRWxBQ1NrQUpLQUVsb0FTVVFFMFRXUERDRGV5KzcrR0Ju dVRhVkUrUzg3WTNlVVU1TUdZWmZTakpYNWpQWS9KM0o5K0VmTkRiWUR1T1NhSDhRTDZlcnEycFZO ZmhjYktNUmtFeEJubC9nZnpQaDIyR3pjbTlCT0ZuOS9kMGZyZXZiM3Rla1RlMmZhWHJRbGtYd3Vi S00vc0xSeXN1N2pJS3dmN3U1SmRTUFYxRytXMFg1SDhGMGEzcFhNNng3VTZXTFQrWGR6Sjd3d1B5 L1JpeXZRSjJKYXhwVzg3V0kyNEQ3THY3dW5jWXBlWkVGVjh5MEgzL2d5am5NcFIvT2l6S3pmY3A0 MFpZMTJVbURkcFN0bzhnVFhFem5jZC9UTCtjZ3VNektpL1lkN1dDUzQ2NzJhK0MvNDM5dXp2L2hN Wk9qRHZLNzkrVi9LTXBCellHNisrRDRONjFBUXJOU3lmTkhRSk94T3piZC8rQmdaNnVmNE5jT1A1 SnlKUHZFK2JjZlpXLzdUaC96WGx0dUdRc2prZTVPazM1cWQ3T0x5RHYyYWhqQ1d3bUw4WWpoSmx4 N1kzOVBaMi9MVnpwQVdGOVNMc1JOcDhlWWNXV2JNK0xVTTI1bnNzMGsvTGw2cXhrYjhiYmxCbDN3 U25IQUx4K1VVbmVYQm96cnZSanZFVytRdmJtMkQ0ZjRiL3djeC9ZdFdNYjZsb01tMk5lMmZobitq aU9JZks5RWJhd2o1ditic0xlYU00RGYzMDVPUXYzVTlEMmFSbnJEQyswTDhjRys5TFhxc0kyR2Y5 azg1c3kxQ29CSmFBRWxJQVNXQUFFdElsS1FBa29nUVZCUUJYNEMrSXdheU9WZ0JKUUFrcEFDU2dC SmFBRVNoUFFHQ1dnQkpTQUVsQUNTa0FKS0FFbG9BU1VnQkpRQWtwZy9oUFFGaW9CSmFBRTVnWUJW ZURQamVPa1Vpb0JKYUFFbElBU1VBSktRQW5VS2dHVlN3a29BU1dnQkpTQUVsQUNTa0FKS0FFbG9B U1VnQktZL3dTMGhVcEFDU2lCR1NLZ0N2d1pBcTNWS0FFbG9BU1VnQkpRQWtwQUNTaUJZZ1EwVEFr b0FTV2dCSlNBRWxBQ1NrQUpLQUVsb0FTVWdCS1kvd1MwaFVwQUNTaUJTZ21vQXI5U1VwcE9DU2dC SmFBRWxJQVNVQUpLUUFuVUhnR1ZTQWtvQVNXZ0JKU0FFbEFDU2tBSktBRWxvQVNVZ0JLWS93UzBo VXBBQ1N3Z0FxckFYMEFIVzV1cUJKU0FFbEFDU2tBSktBRWxvQVNDQk5TbkJKU0FFbEFDU2tBSktB RWxvQVNVZ0JKUUFrcEFDY3gvQXRwQ0phQmRUWUc1QUFBUUFFbEVRVlFFNWhJQlZlRFBwYU9sc2lv QkphQUVsSUFTVUFKS1FBa29nVm9pb0xJb0FTV2dCSlNBRWxBQ1NrQUpLQUVsb0FTVWdCSlFBdk9m Z0xaUUNTaUJHU1dnQ3Z3WnhhMlZLUUVsb0FTVWdCSlFBa3BBQ1NnQkpaQWpvSHNsb0FTVWdCSlFB a3BBQ1NnQkphQUVsSUFTVUFKS1lQNFQwQllxQVNWUUhRRlY0RmZIUzFNckFTV2dCSlNBRWxBQ1Nr QUpLQUVsVUJzRVZBb2xvQVNVZ0JKUUFrcEFDU2dCSmFBRWxJQVNVQUpLWVA0VDBCWXFnUVZIUUJY NEMrNlFhNE9WZ0JKUUFrcEFDU2dCSmFBRWxJQVNJRklHU2tBSktBRWxvQVNVZ0JKUUFrcEFDU2dC SmFBRWxNRDhKNkF0VkFKemo0QXE4T2ZlTVZPSmxZQVNVQUpLUUFrb0FTV2dCSlNBRXBodEFscS9F bEFDU2tBSktBRWxvQVNVZ0JKUUFrcEFDU2dCSlREL0NXZ0xsY0FzRUZBRi9peEExeXFWZ0JKUUFr cEFDU2dCSmFBRWxJQVNXTmdFdFBWS1FBa29BU1dnQkpTQUVsQUNTa0FKS0FFbG9BU1V3UHdub0Mx VUFoTWhvQXI4aVZEVFBFcEFDU2dCSmFBRWxJQVNVQUpLUUFrb2dka2pvRFVyQVNXZ0JKU0FFbEFD U2tBSktBRWxvQVNVZ0JKUUF2T2ZnTFp3Z1JKUUJmNENQZkRhYkNXZ0JKU0FFbEFDU2tBSktBRWxv QVFXS2dGdHR4SlFBa3BBQ1NnQkphQUVsSUFTVUFKS1FBa29BU1V3L3dsb0MrY3FBVlhnejlVanAz SXJBU1dnQkpTQUVsQUNTa0FKS0FFbG9BUm1nNERXcVFTVWdCSlFBa3BBQ1NnQkphQUVsSUFTVUFK S1FBbk1md0xhd2xram9BcjhXVU92RlNzQkphQUVsSUFTVUFKS1FBa29BU1dnQkJZZUFXMnhFbEFD U2tBSktBRWxvQVNVZ0JKUUFrcEFDU2dCSlREL0NXZ0xKMDVBRmZnVFo2YzVsWUFTVUFKS1FBa29B U1dnQkpTQUVsQUNTbUJtQ1dodFNrQUpLQUVsb0FTVWdCSlFBa3BBQ1NnQkphQUVsTUQ4SjdDZ1c2 Z0svQVY5K0xYeFNrQUpLQUVsb0FTVWdCSlFBa3BBQ1NpQmhVUkEyNm9FbElBU1VBSktRQWtvQVNX Z0JKU0FFbEFDU2tBSnpIOENjN3VGcXNDZjI4ZFBwVmNDU2tBSktBRWxvQVNVZ0JKUUFrcEFDU2lC bVNLZzlTZ0JKYUFFbElBU1VBSktRQWtvQVNXZ0JKU0FFbEFDODUvQUxMZFFGZml6ZkFDMGVpV2dC SlNBRWxBQ1NrQUpLQUVsb0FTVWdCSllHQVMwbFVwQUNTZ0JKYUFFbElBU1VBSktRQWtvQVNXZ0JK VEEvQ2N3MlJhcUFuK3lCRFcvRWxBQ1NrQUpLQUVsb0FTVWdCSlFBa3BBQ1NpQjZTZWdOU2dCSmFB RWxJQVNVQUpLUUFrb0FTV2dCSlNBRWxBQzg1OEFxUUovQVJ4a2JhSVNVQUpLb0pEQWl2YjJaZUZZ NHFaSUxDR3dUbXVzNHptRmFkU3ZCQW9KUktLSlN5T1pQbVA2RFd6ODFrZ2t2b1NLL0pEdUdsaWs4 ZnFZMlY5VEpKa0dLWUU1UXlDOGJ0TVc5T2tqc0tZL0Y5cTdsNjNadEdLcUdoT0pkVnhab3A2UzUx Rmt6UG1aS0ptVzV2RFBqRG1SR01ZZTMxaUU2OW1MNW5DVDVwVG80YlViVHdMdjNaRlIva2ZNdVRH bkdyR2doZFhHVHhVQlBSZW1pcVNXb3dRV0xnRmNUMS9zdTU0KzNMWm1VL3ZDcFRFM1c2N1hncmw1 M09hSzFNM3JONi9HR0hFZnJIbjJQTmdTaTU4NVYyUlhPWldBRWxBQ1NtQnFDRXhPZ1Q4MU1tZ3BT a0FKS0FFbE1MTUV1TTV0ZWpzVG5adXBsbi9TMzl4d2E4YXRXeVdnQkpTQUVwZ0FnZFByUTA1aUF2 bkdaRmw1eWlsaFljbU96Mk9pTlVBSktJSHlCT3hJTFA3S1NDenhpZkpKTlVWVkJEU3hFbEFDU2tB SlRCa0JKbjUydmpEaFB6ZFpqKy9QKzlXaEJDWkJZUFhxMVUyUldQeVNjRFQrdGtrVW8xbG5tY0Rn enUxN21maFRXVEdXdzMyNStSZ242OWVkRWxBQ1NrQUpMQUFDczZyQVh3Qjh0WWxLUUFrb2dab2ow QktObnlsTUg4MEtkbFFzdm9LMmJSdkorblduQkpTQUVwZ1ZBbWFpeVNpdmphVXRXK3BtUllpSlZ4 b2lvUmRNUFB0b1RpZHRuODVDRzBkRDFLVUVsRUNGQkJqM09HZEZZb25iaWZoYUlsb0RxNmFHQ0tn b1NrQUpLQUVsa0NHUVdibEp6c240Q0xlUjdnMjl2YjNIYzM3ZEs0RUpFckJ4TC9TU29kQ3lIVVI4 SlJTK1U3WkNHT2x2VmdqSVlmZDZqQkQvWnlwbm9uTkQxUGhPSW9LVDlLY0VsSUFTVUFJTGdNQmNW dUF2Z01PalRWUUNTa0FKVEMwQjg3YXV4Znc1bExvSWxuRGIvN1dCWFR2K1RQcFRBa3BBQ2N3aUFh TzBINnBmL3IzaGtiby9qNlRyZnQ0eWVPd0NpR1BEemlIRHo4MU14azVPWkZmc0Y2TUVuWlFCQkRW S29Cb0NrV2o4RXR6ajNFRkVaOENxbVg4RXRFVktRQWtvZ1hsRG9JRnBneEJ0empib0tObjJQVm0z N3BUQWhBbTB0bmQ4RWZkQzEyT2VaOTJFQzlHTU5VVWdsZW82ekdTWnIvQmRNai9oRDdkRTQ3cVV2 bUdoVmdrb0FTV3dBQWdzWUFYK0FqaTYya1Fsb0FTVVFBRUJXeHIvQVVGUGh6WG1ZVHpZWFEwSDVn NndWYU1FbElBU21BVUM2OWV2YnpnK1V2Y1pFbmtwdE5Zbms5QlRzTDlreWZvbk5zK0NPQk91RWdQ cFpqTVpPK0VDa05HOHlLREw1d09FR2lVd0lRTGNOS0ZzbW1tQkVOQm1LZ0Vsb0FScWg0Q3crd3pj Nzlabkplb2FHYUh1ckZ0M1NtRENCRVJFNzRVbVRLOTJNMmIrNVNYL0pDdmhJb3Y1RTVGSWZFbldy enNsb0FTVWdCS1l4d1JVZ1QvUmc2djVsSUFTVUFKempFQmtYV0k5RTc4M0p6WXpmelcxSzdrejU5 ZTlFbEFDU21BMkNQUWZiMWlNRzlMbit1dTJpR1hwVWV1SVA2eEczWGtabWFpZWJIbmVaT1FjR2E1 N2NzSHkrVkpwZWFuZTVCV3BuaVQ3N0lXVjVwMUw2Y3hYS0ttZXJxMitkdkpBVC9JWGM2a05LcXNT VUFKemtFQ0J5QU83NzNzWVk4OWEzMWkwZUdEWGptMEZ5ZFNyQkpTQUVoaERJQnFOTmhMeE15ai80 OXNQN2RseE1POVZ4NXdob05lQ09YT281cmFnM3IrOGRLL0NnK0Z3dGlIUDRTWFdlVm0zN3BTQUVs QUNTbUFlRTdEbWNkdHF1bWtxbkJKUUFrcGdoZ2t3Q1YyTU9rK0NKUkxaeDQ1MWplZldqUkpRQWtw Z0ZnazBOYnFuUVBsOXNsOEVZZmVlL2Z1M0hmV0gxYUpiUkw0RHVUQ1hnaTJNSy9MOEZlM3R5K0Nj aUdGaStudGtaRmdNMmJRYit6L0FxbEVDU2tBSktJRTVUa0RGVndKS1FBbmtDQnh6VDFoSkxFL0sr WVhrcHB4YjkwcEFDU2lCWWdSU1BhMjNNOU5QYzNGNDd2eEEyN3JOclRtLzdwV0FFbEFDU21CK0Vs QUYvdHc4cmlxMUVsQUNTcUFxQXMzcjQzRm9nMTZiejhSOGZkL3U3YjE1dnpxVWdCSlFBck5FSU8x WW8yTlRWZ1p4ckQ5bG5UVzlZN2J1RWFiN2ZFSStzYzVaSFBmNUszYTJ4anJNQk15NXVReVlvTGxG aUhTY0p2MHBBU1dnQkJZOEFRV2dCSlRBUENMZzJHNEhtbk1pckRHUDJJN1ZhUnhxbFlBU1VBS2xD ZHlhSnBmTVJ6aDRSQ1RDczJKQ25QVExTSDlLUUFrb0FTVXdyd21vQW45ZUg5NVNqZE53SmFBRUZo Z0J0bDErSzlvY2hvVWVuNGJadGI0SHQzZmpqNzBhSmFBRWxNQ3NFREJMaUZva2JtSGxsc1UzRjRi Vm9sOUkrbGxHWmVWSkxLTXZJazlFRzArRk5VYklwV3RSbm83VGhvWmFKYUFFbElBU21BUUJ6YW9F bEVBdEVXRGlaK2ZsRWY1emsvWDQvcnhmSFVwQUNTaUJFZ1RTMXJIYjhYQjRWeTdhSmI1WXY4TFAw ZEM5RWxBQ1NtQitFbEFGL3Z3OHJ0UGJLaTFkQ1NpQk9VV2diZTNtS0xueWlwelFUSFJMdlhQdzNw eS8yRDRTaVMrSnhPSzNSbUlKTVRZY1Mrd09yOTJZV1g0ZkdjS3h6YWUydG5kOEdYSDdZTDAwMkR1 UldIeDdPQlovNzZwVkcxcVFiRkxHbEJHSmRid2xIRXZjRVlrbERzUDY2a244TFJLTGY2RjVUY0o4 NllvbVZWWVZ5bnBSSk5zbWJ4OU5YR3B5cmw2OXVpa1NpMThTaVNWRzJ4Tk43SVQvazgzck9nSkxl NXYwVTJGTnVXR3dDbzl0M3pEcXZiZTFQZkV4azJhaWRVMEh2NG5Lb3ZtVVFDa0NqM0pUbXhDL3F5 QitQMXVXRklUVnJOZGk1d1lJbDVmWG5kZ3kra3c4dW53K3ludUFtZitDZmNVbWd2RXM0aC9mWWdu emhRYVYrNjFvYjEvV0d1dDRYVGlXdUNrU1N3ekM1c1phN09QOW1mQ090NWd4cFZ4WnhlS251dnpD NjVPUkZ6SytxRmpkNXJxRnVOMG1UY2JpdW9icld5NnRHV01SL2tsWVhGTVN1SVpscm5tUldMdy9F a3Y4c0hWdHgxT1Exb2Fka0ltc1M2d1B0eWV1UUZuQjhvdGNYOEs0eG80bjY0UUVxRFRUbGkxMXJi R081MGJRWmxoL0h6RFgzaCsyUk9Obm9TaUduYlF4TCsxRW9vbm50OFlTWDRuRTR2ZEhZZ2x6elVO Znk3RTNmaE1lLzBLMjNuSDVJLzgxc0Y1K1l2b01CWDl2aUFUT2llRHhEeWJOK0taYXZreXBNN3VO Rkl3RjZGZjU4OFBjNzZCUHZnWmg1dDdLejk0YzkzSDd2QmtEd3JodmllQmVMeEliUFYvQ3VFZkU4 ZnczY3o3UlJIK0JQdWlkZjk0eFJUMW1QNGc2Ym1yRk9HWEdrM0pWaEtPSlYwVUN4ejN4Y051YVRl M2w4aFhHUjlyalQwTTVJN0JHQm9FTUIxcldkbXpNcFJ0N3ppYU9oTmR0MnBLTDkrK1J0K2o5Wnph TjNicTI0eW1vNTRlUnpOamoxUmZKTURaang2VHZSU2M5RnZuR3phek0wN0tiMnZOdmF5alNudmdC T09aNG12MTFSRnREMVFvZmljVS9GZkgzcVdqSHI0eXNaY3JoY1B1R1UzQytqYjBHNExrR2ZlS09T TFRqM2VhOEtsTk9JRHBTNHZ4dVhyOSthYmF1ZzFsWmNVMnI2TG1NVDR4dWlJWnhib2U5KzRBeDV4 KzR4U2Q5TDBDWm45M1d2dkhaa0srd3J3K2o3anRhY1k2M3RXMWVuRWxLaExEeHpwdGNzcEo3d3pZ eXhjK1NKU3VySW1MWm1rMHJpT1NjMFN4eVcyOXY3L0ZSLzhSZGtSTDlnL0R6K2dpT2M2UmdESS9n K2JjVnovWFZQbGVqeURIR0hMOUlMSDUrSkpiNFgxaHpYVUgvU1hnV3g5UGNqMzNMakhmSWFNTlda TUtsNzQ4NEV0djREQnpqMjFHWFZ3ZjJwczV4cjJXdHNZNjJDTTY5OE5obmNGUEcva2dzY1YwRWJU QnRxVVRBc2ZLVnZoWUV5alBYdlhXSnAwWmlpVzlCRnNQRzFKK3o1djdyM2dqR25qREdFZVJqMktL bThMNFlpZDRBTzJwd2J4VHhqMSt4eXA0UHB1UDhRVHZITzZlbi9Wcm9hMVBoTXcvR3l3U3V0L0dx NTVkR1FST1pQaE5CMzRsTVlmLzNsMi9jQjd1N0Q3SFF6NHpiV0daS09JN3pMT05XcXdTVWdCSlFB dk9UZ0RVL202V3RxbVVDS3BzU1VBSXpTOEMxMGk4azVsV2p0Y292OSs3ZGUyelVYN25MbS9pTnhU L0g1Tnd2SW05SHpwV3dPWU5yQ205aTRzOFAxOXNEZUppKzBqekU1Q0lyM1p2SmhVZ3NjWlVwZzBp K3prUkdjYkRZbHgvMTBIcUMwcysyS1ltMGQyWW5IR2dpditiMW0xY1AxUzI3allpdkpLTFI5akN0 Zy84eVMrUi9WNTV5U2hqdUtUR21QckQ1a2UzS0hnWXJIdHUrT2xSMG1naDl4S1NKdENkK3NIUjFv aGxoRlpubTlldVhnc21NOGF0SUtFMmtCRW9RYUxEcEpKd0RnVmpYZGEvdjI3VjlJQkE0anFkdzRn cjlINU5mOFZ0TitEalpwaXpLRGpuM2ltOFpmYlJuazgyTE1VWlZYa1ZyckNPd2ZENXkzdHpmMDlt UC9iU1pOa3lTWTN6NXo1QTBEUXJKZHlDM1diNGZrOHIrS2ptU0NaZXZtekU1Z3JIWmpESCtGS1hj MDExK3FYb3JDZmRraTNWY2FjWllwTDhNMWh3dmMyMkIweGlPWUh1QldQTEhTRFR4UUV0NzRneXE0 aGVKeGsrTVJCTS9KWmYraGttMjl4TlJzUHpzOWNYVWordkJoSzZWS0hNcURMZXNTendyY3VENGZl Z0R2MEdCRjhENis0QzU5bDVnTWQ4Qk9hK3Q1bHFFY2dLbUdkZW1NTzRmanZEaXg0anAxMEwwTmlJ K2xZak1OUSs3dklIZmhQTzd2SG9OZjhpSVdIUkZiS2ZKeklSOFJya2JpU1dPd0dLTXlpZzA0Szdv UlpzcGFEYUgyenYrSHZjN2o2QlBmZzh3emIwVldPZExOc2ZkNi9QaFdPSTNFZlJoR3YzWmtXajhY UmdESG1iY3R4RHhKaUt5WUQzRFJHdHdQUDg1MDU4VEh5WW9KYnlJQ2pibXZqSVNpMThTR1R3K01O b0h2ZlBQbjNzRjZqZ1g4ZDh4NHhYNjRwWG1lUGtUUUEwRVJ3QUFFQUJKUkVGVStOMjIySGVTeUQ1 ZjJJbE95UEVweTN3eDR6bUZYb0RvdkxLWG1YNTdZSGY0YndpYk1oT0dZaVlTUzl3dUdHdFFLTTYv UU5zTll6TjJYSlpoMi9HamFzL0JDSTVqcEFiR0lpcnpNOGN6UE9Yanc2MXBjZW5uQlZVL3RXM05n VFVGWWVONk04cFdmcTQva2VtTDR5bGN6WE5KSkphNGs4VitBT2ZiMkdzQTBXTDA2Yk9JNVQ5eFh1 R1pLWEdWWWVDdm94cDNKQm8vM1hZYU9yTjFMYWZNRC8ySE04OWxkYUZ2RjNuaElLdjhUUHpaWWJ1 SGNXNHpFZTREQW4wd1V4THhoTzhGc2dWUU9McnA3eUlZejEyeGJpU2l3cjVlaDdyUE1semRSYzUr S0ZjUlR3aEN5Z2tZd3pLQyt4WERkaWFlSmFzVnNhNk8ycEhIdklST0dEdUhXU3c4aHlKaytneUhN ZjZqanp6RU9NNVVNSVlUbm44RnovVzU1K293eGlXRVZXWE1XTjRhVGJ3ZngrOGdFZitJaUo0SGE2 NHIyR1VNNDFvQjE0Vm12SXVnTDVqN0R5SkNNRlg5cTY5M0cxcGpIWjhqc3Y0UHgvaHNYd0dtVG5N dCswTmIrOFpuK3NJcFlzYkRXTWVQME04ZU1lY2VqMzBHSi96TUJ3c3ZKN1RCdE1XMHliU05wdmJI a1dqSEJaSEJZL3N3UnYwQlJWOElXUXJISlhQL2RSb1JmNGd4amtRd25waHhoV2JnTnh2bmorbHph T08wWFFzemJlcTRFbU1DbnEyOCtTV01kV1Q2U282b0JRZXV0L3l1N0hud2YrYkZKb1JWWkV3ZmFa M0IvaSsyZFJNRU93cnJHV1o2bzVIQjgraEdDU2dCSmFBRTVoMEJjNUdhZDQzU0JzMXJBdG80SmFB RXFpQVF5WHd4ay8vNkhsbVBpbVhmam4zVnhwWlFFeVorcjJMaWY2a3NzMXlDQjk5YmpjSzZzdlJF UmttQ3lRWHpQd0F2cmpRUDBwMkJCNjBka1ZqYzVHSDRLemNXcmJBYzUxdkk4R1RZb3NZaS92SCtC eCtzV0psWXRKQk1JRVBHODIzSDZjWkV3L21ab0FxMlFxOXFxS083L1Y5OWxjbzE0L3hLQ2FMaFNx QkNBcTdEcndra2RlRmp5eXdMYUZ6dzFMNHg0d1A3bHRHSHhJdlljVWVYUmtWQU9ZT0oweWNpalZG bVlrZVlXNlJmd29GNVhXeW53Umdsa0x2WStRVnFlamVLdDJBck5SZGpqUDVMdWZGb3VzdXZWTmhp NmR6RjltcHpiY0k0ZkVteCtERmhUT3Nzb1QrMnRuZFU5RDhtSTFDa0VQTmR4UFJTcXVpSGF5V09o VnZIelJVbG42cEVVTEpHWW9uTExKZHVKclN4ZkxGeWZrTTlYVGNST1NOZ1lodmxVdWIrb1k2cStV RTJJMk00RnY5blpLdnVHbzhNbFpoSWpjdEhrLyt4NGNjaXYwQlJTMkhITllCOHJqQi9kMFY3K3pL ampBOUg0MWNUOHhlUXFaSmo5NG5Xd2VObUpRUkcrbkZOQk1xVTQzWExJQk9iRnlqTHlrV1pIOFly dVFUOTZjNVM0MURmN3UyOWtQZjZUUExNRm1NMHpzZkt2N3cyTDI2Q3dYbVozSmt0RkMxUUJ0K2F6 dmdtdjRWQzdZVXN0bGxwcGNJWGhPVDgraERkZGxKczQ5cEthbytnWDRORHpZOUZSazRjejA0dVBU NVF5VitaOGNGaXZnVjU3NGZObWFwZjVtZ01wYmNnczdIWXdZanNzODFMSW5BV01YWWsydkZ1ODF5 Q3VBcVBLMUlTbVd0clo4UWNNNnJ1eDhMdE9NNUdZVnB5eFREY1ZId244TUlCeHYvV3ZQS1RUcWZx ZnhkYjZZWS9WZGdYemZQUHhjenU3d2pIcTRLcWxrSzUrc05JZS93RGxyaDJCZWtEU2ViQ3N4Qzcz Z3RGaTR6Z1RMUjlTTWpmUjAzd1ZGcU9SRHRlaWZFZjR4Y3RyYURnTTh5NFpNYW5DdEo2U1l5aWM2 aHUyVzNDZEFVQ0tybE9rT2tMNXRyZWF2b2graU5WOVdNTGl0ajNvRisvdDFRMjNFRGZOVXhEZCtm aUkrc1M2NG41TnR6N1ZmNE1UbFJuMm9TMkZiN1VsaXQySW52YjlHM1R4NG5ZdkN4S0ZmNHk4eDNS K0J1Ukh0MEcyMmt3czNIK21MNW0raHlhVStHWVdkMjFzSFh0cG5Od2pkbUZZMi91K3kzVVU0bDV1 c1AyWDlyYU41WjlucHY1L2svRWp6a1BvRDM1L28zKy9zeGhlOFZFeG5MU254SlFBa3BBQ2RRK2dV b3ZYclhmRXBWUUNWUkVRQk1wZ1lWRmdCZlptNFRZLzlWUjE4Z0lRWUZjSFFjODlOdU81UnJGL1Zz S2N0NkRKOGl2SWV6YnNNWCtkOStUTFNqSVY1aEpZQ1FZejdURTRtZGFRcjlGbXJFVFVFSjQ2S0p2 bTdxRXlFeEFIRUU2djhIMWpLOXFqU2JlaDBBa3c3WVNJM1F4RXBzM3NIT3B2ZlprNnhoQjRLUE16 blhZVDlxMHRpZWcvT0Vmb3FBeEV4c2lsQ1NSYjBLV3I2SHV1NUNtVUhuWmJsbnkwL0ZlaHBnVmZo QzBSZzBZZXhQMWRrWHliZDBhV3I5K2ZRUFM0aEJnVzZzR0UxeFpPZEhmYTFYSUt1U0t4K3ZIcEVi TFFnMDJKdGpHeE5SMFFPRXkrc1R5Z2tqbUJhcEs1R1ppK25za1pGaGpxbDQrMzJTcTJLSWZOZGJS WjBqb21RVjVNTzdJanR4WWhMaHZZenphalgyaE1lUFJWMWFVR3RlbnUveENhYXJ3aTNEWUl1ZTd5 T0ovYVdzRTdid1o4TDFyR2R6RjJsd25JbGMwbC9tWEtwNHlnL2xIS0gvTWRVeXk0N3poNjdtUktH OXdMT3cwL3h3eWhQTmgwK3ZnMWdQSDM0TXFQZ0ZiYUF3UEk0dTVIZ1d2dDBaT2w2OWlrcWJDVEtY ODR6SWgyb01KeUIraDNWOHpGdXh2UmptRjEzY0VFVEh4eDhQck5qMkp4dno0TmlieThvUHR0b0xv M2x4Y1ptLzlhdkhpb3dFRjdQVExWeURSTEhqUjl0Y3c4V2NMcXZidWR4Qlc5RHhub25ORDFQaVBw cDh3OHp0bzlGZllQOHk5MG1nc1hCaElMbTVkdThuL1JTUkNneWJMM1J3Ny96MVlMdEVSOUFXdkQ1 citnY0IrMkVLekFmZEZ0MkhpMzM4dTU5SkFyME9CbDZCUTNqTmIxZzQ4SVplZzNONUoyNmV6ME1a Y091VGZMZW5RNzNQK1NlK1pubzU3YXpNV2VVcThiSGxvcDNqbkErb0xubnZaQk15VVNKUDFyMFRl UFU0MmRPd3V5N2ZteDZKeDVaeUM4YUhmVzhtR3pMaVNoOFN1OVpwb05OcVlEeWpqY01WK01aTGds TURXR0l0djlGNFNNZTZnNWRabzRyMjQvdjhuZ2kxWXZ6SG56WjBveEJ1cmNIeUwzZXVmVE15M21Q dDVmOGF5YnBaUElVMnViN3ZFZEl1cHgrd1I3c0xlbjMyUkFVN1BlT00vVHBMM2VyN2d4cHg3ZVRr UjlXM0tQSVBCR1RTVjlzWFd6UFBQRjVDN0dKUHN0VmRNWDBYL1I2cWNFYjVjaUQrYzgxYXlOK3ht L0ZteUVzRjhhYnkrSjVaWjNTTWJ5cmNmMnJQallOWXo5VHVtcDZKUGZoTUYrL21iWjNidnVScmg5 OEFXbWtWbWZESThDeU1LL2VZY2hxTFRQTDhYRzR0UmozaGpXcW14M1BURDFzSGpYelF2aXhXV1BZ N2ZYRjgrNUl0SFBmUnQrSTAxYm5SLythNVphaHhodEFMM3ErTFNsK0hPblNkd2VpWndYcGFTRVNt ZlRoWi91a29aa1cyc3dmbHdIZ2wvY213TVFlNE1LM1ArQ2xHeE1jSWk1aSsyUk9Obit2T2IreG9t NjFjbW43RkUxRXYrbjhnMkU1NnpSRnowT2NzYzd4ay9mNmI1V21qYUpKYjdQMFFVaGcwWU1EYjMr OTU1QUxlNVRoVGV6eXgzeGZweFpHM2N2R1FkeUp2enpGTC9wMVNxNnpCaytDT3NaM0JzNjhrV3Mr cUY1OWVORWxBQ1NrQUp6QzhDMXZ4cWpyWkdDVXd6QVMxZUNjd3hBc0x1TTd3YitsRzUvenFoU1FM bVZaaW8rY2Q4TVVJL2Myejc1RlJQOG96K251VGJzTDhRZGpVbXo4MERUdUFyQXRSL3J1MDJmbWE4 eVViejhHTVJtNG5NNWZrNk1vNnI2NGVkY0tvM3VSN2xYMmpxR3VoSm5nZjNNaVp2T2N1SE1za3lX Mkg2ZERpV2VGSEdWOUhXTEU5bkVqN2tNcDJKY3IzMmVIVTBOeTUyYkhsYTM2NjJRSHRNNG1xdGVm QVRvYThqbndYck4xNzdCbnFUSGFuZXJyZGsyM2VXWmRrbkVmR1BLZmpiWUx1T2VZbUNnOEZFczhp dlVKVFo4ME1aM0JycmFBdTN4MThiaWNXL0cya2YrRTdMMnNRWGpQK2tkWnUyRk9sL2ZPTDZKMFlp MGNTbGtkNEQvM0xJYmZnKzBsL1Z1bTdEVThLbm5ub0MxZEF2SjJmTDRQRi9QK1RVZjY1bDdjYXJW cTQ1NVduTjY5ZFg4aVdOcnlWYlE2dFdiV2hwTlp4bXNJM0xvOUhsSzllZGNiS3AxOWp3Mm8wbmVm dmpkVkVpTmw5RFVPNG54SHRsMkZscTRsZEdOMjB3KzR5TnRlWFMxT0srY0JsOUlqNURsdHFuVWdV L3RLOFZ5ZnhLckdsZFBqOThZT2lwUXZRVzFPazNuN1NPMmt0VFBWMmJjMk1SeHNNTE1SWkdMZGR1 UjNvenNlVlAvM1RiYmZKTlFJOUdUWGY1b3pWVjcyS21CREZqUFBEeVBpWXNyMHMxTnk1R081L2Ru NzJXd1IxbDR0T1FvbkRzWDIrNzdrc1FYdFNZRnphZ1dETXZBUVFuaUxQWHk5dzRiL2dhdDdtR0V1 THloVEd0ZzNzUjdMU2JTQ3orTkZ6ekNwWDNtTGprZjhqeU9NL3dBSXV4MTFzbzhhbmlyOGEyaHNB RXlrWUtNTUgxOEwvTXRSM2xyMDMxZEYzUUQvYkd3djlzOUxzVDJPV25FbEVoLzBYc3VtOUNPTVBt VGFxbjh4c21yN0UwOXJwNW13a2Z0WjJmNiszMS81L2g2WmVQYXVObmxxUDI3ajl5N0ZPKyt6ZHdq N0hROHlIcW83Q2p4aWpRTWw5VW1yQ2p1TWQ2TGZJMUlYMitmelNNSEZxRzgrcmpKa0hPNGdEVlk4 TDh0ZkREaVcyQmlVVGlTOUF2eHA0ck9PYm0yS09PRTNKMXBOQS80Rzl6SEp5N1JQbXZ6YkpGaGxu a084VmVicXlySDdrSDh0NlhUVWNRcEpseFQ1enpsOXU3QlVwYjVQL2xnYjEvaFlLbFhNNks0MStJ bE10aGpibWJNZWFnblNlYTl2YmpmRER0aDM4WkZHOW1yQjR4aVh6MjVXM3IramI0L0FGblNiNFli OHk0WThZZk13NFphOXdtYkhiR29oazUvOFJpMTZ6R2dNdFlCaFBHL2JNZmx5V3hqRy84N2NwVFRn a0xpLy82TE9UU3RjaVZMdzl1ejdSQ1VZMCs5Mm5QTTdyeFgyZk9Oc2ZXV0J6ZnM4dzFGOGZYS0NI ZDBlUzAzQ0srcGxpZjlxVXBkT2FlWmU2eHhWbVg2azQreTlSaDlxWU9uRHN2NysvcDdNdGxDcS9i OUNUSStkR2NQN3QvaVBGY1pmb2NaTXZMQ2YrRjVobk1zWWZRRjhsOFhaMU5udCtOM3hlaCtKS3h6 ejhqR0c4dU5XTUg2c3BlZTdzdVFGMG51aGFkaTc2NEsxLzY2UFU2SDFUS01WZWVoWTY1SjZ6RWNj Ky9qQ1lrWmluc1VzMmFkRGhZbTMvaGtMbTNFTnBsR0lQMWFsanZ1UnI3TTh6MUdCVVo1VGQyZVZP Mkw2NkFZbnlFckc4Z1IrQWFqMlA0TTNQdmlMSlhwVENHOTJOTVMyRVAvNG5vWitiKzZsN2t5UnVj VEc4TkR4NTdWejZndktNT1NSaldKZUYvUXJscllNMWNoTEdyTGNkYU56VEMzMGU4WjBLeTZCVkk3 RCtQWGRUNXR1ejlqcSsvWi9waHNma005T1BYdEE0TUYzdEp3YXVqa28xNUJrTTVIMEZhQ3pabmZs L0lxaCs4Y0c1NFk0U0kvSCs1aE5uOUlzdmlmeUlhZlluTDNOZjA5M1IrcmgvNWpFVzZBZ1U5Lzlp RTUyd0s5MDFJRXpDemVQNU0yN1hRaktNV3hsTTBOSGV0aFJNRzEwTERISXlqcVo2a2R4N0EvV3lN bHl1WStOK1F3bStXazhVZkw3WTgvWXJaNi8rZWZFSjhwK2ZJYmtUY3JlYjZuL1hxVGdrb0FTV2dC T1lSQVdzZXRVV2JvZ1Jxbm9BS3FBUm1rb0QzaGoveE0veDFZdExLTENYcEQ2cmF6Y3dmUzdVMFhq QzRjL3ZlZ3N5UzZ1MjZkMmlFbm9xWjBtQTl6Rzl1WFh1Z3hMSm9SU2Z3ekFQNXEvQlE5YTU5Kys0 L1VGQ1A4VHI5UFowMzRnSGJ2SUh1L3lMS1lxSVBtd2RrazZoQ2U5UVZPZjlBZHpJNE1ieHQyOGpn enE0azBXU1hTOFVEdHMxbThzVC84RGh1Ky9wMmJlOVBOVGU4Rm0weEU5eWp6UkM2c0czZHhzUm9n SEhOT2o4anhLemFFNDBpL2dqOUN5YkVmc3BpWGdUaFY1SzRyN0lzdW9pRnZqdml1aitMUlB2ZjE1 eFZlSnR6NDhUb2htYzQ2YUdmbzY5K2h0ajlOQW05ektRWDEvNGpqNFMrbFZINnoycXppS0piRzA4 Nk9mNTBKejNpeVltYnRvc2gwU1dXWmIxenhLNzd2ZTNVZjNMbCt0SmZCU0J0M3BpSmg1Yll3S3VI NnUyL0NNa2pQR3gveWt3ODVCTk1vNk9lRmw4KzRoN1pZK28xbGkxcnY3ZVg5QVBnSHFpWlNWWUww YjBtZm9UZCs4emVzMDdUWlVob3c5YWttY3d5K2lMeVJEUXFwK3dmbzJ4QTNKUWFabm9aQ2tSM3dq Wmp2cGpxU1g2a3IyOTcwUytmKzNadjczSDQyTXVSMUQvVzRvQmJPWWdBQUJBQVNVUkJWTlRoMTV0 ekNlRUJNOTNsQnlxYnVPZHZaTkdXZ2U2dTd4SEcrc0ppK25zNnQ0ZklOUXJOdnhYRXZhTFU1Qmd2 c2N4eTI4L3hwK2ZTMTBzeTExQnpMVFZwL0htbTIyM0dBaUorUDY0djlUVDZlNVJkM3BveWs3cGpl WGpYVy9CNE9wSVg4a0JRYVpOVk1wcSs0MC8wU1NnTkw5cFgvTnB1MGtuLzdzNC8yZmJRTStBcC9E THdyR1ZyTmkxSCtKU1lXcGR2U2hycEt3VFh3MHRMc0pmKzN1UnZpTVM4Yk9ITGdkTTg0M3NVTnkz UEhPaE9maDllQnpadjl1N2RlNngvUmVNbmtmSmIrVUE0aE9tWlVINjJ3RG5HOEdKNkhRSUQ1d3I4 MTZYNTJObm0yTU9OeXdDMlBqTzRKOWtGWmN0VGVlemtldEdYRzgyWWJCVzgwTUZrdmJqWW1FVUZ2 OVpZUnh0WStPVVRYS3NDWC9RWFpKbU05eHRRWlA2ZEdYTlFTR0c3blZSMzF6ZVo2ZFdJQ3loNVhj Y3lTZzhFanpVOFI4YWltVHIvaG1ub2JvQTFYN042c0ppbzRwYzVSb2Jybm96elpxT1hNYk1wdWtK Tzg3cU9rNkdZK3d5U1dMQTU0MTFuU2wxbnpEVVh4L2ZURnJ2bXEwbi95ek1iYk1kNU93cUJxTmhX WnJxaHZELy9rZDc3QTEvZW1qck11ZU1yZ3JNdlFtVVV1cG1JaDhraUtQM3hYRVVVT0w4ejBZVHIx YzdIVXQzSkQ1S0llWWtxRjJ6Mnl4MWhvNUExN3FEZHNxV09MT3VEQ1BTUDJZK2l2Zit2dnpmNVdU TjJJTTV2NU1DdTVPOXc3ajBOZ2IrSHJjTE1uV2NoeDNZNzBMQVRZWTE1eEhZczg2L2pqSHU2TFpq SzB6S01NYUw1YXR1SDYzR3FKL2xtWWpFdmxQaGlhRVBJZGYvQkgrQjNoOXltZDZDVCtoWGpaTXBJ OVNiUDc4TzlJNDM5aVJucm9DaDltcENZRi9mektaajR2Ukd6ekgwK3BBSUh5NGRUdlozbVg3RDQr NjMwN2RuUi9kamU1S0Fwd1J2ejhZeG4zS05XM2cyRjdkZUszZjhoalRlZmdmUEp2S1NhWDdXUWll ckZFak1XSThuRVRMcUJ6ZjMrSmwvdSs1bTRGQ3N5NSs5QWI5ZkhEVk5mSHB5RzlOeHFWcFR4NXkz dXJvbnpaOHF2aGRtK3V5SFFacFlQcFVyMFQ4TWIvZk45TEhScElBL1JDNGRDeS82dUlJeG11LytM eTMvRHRjM3I1MFkySWQ3a0xySk9ObTYxU2tBSktBRWxNTDhJK0I4dzVsZkx0RFZLWVA0UjBCWXBn YW9JUEJaYUdpWnkvWk1xYVNZeVM0VlZWVTRnTWRPMytsYzBmS3JFQTYrWDFEd3cyNjd6Wm5nS0hu cmRvbDlqRlp2QXc0UFRCMU85blQ5Q0dRSmIwcVI2dXg3QnBKT3A2MkZmb2pPRzZtei94S3N2cW9p VDZZWUR2YTJGeSs0V1NUaXhJSzk5NG4zWk5scEFac0poL1BaQmlaSzIySHdodVhNMEl5MFhzVi9o ODVOWFBsRkFRVEtqL1B6Q3pJTGJUSm82enRBTlpQR25YS0duR0JHRStYclhsUzh4OFIwazJCS2RU TXlYODBqRDVVczJiMjQ5YkRlKzNtSDdWbUk2QjdNZyt6Q1orVVYwdEh1RWVaL0pqN0NYcFYzbkRi UDhKYjUxa3ROM1pqcEV0eEc3M3IvQmdJdzNvRFUzZURKNkc3NWthSVRmN0UxT2VmN1NHNmRoU2R3 aU1jc0VucHhOZFVsRHVtbFYxajF0dTlXclZ6ZTVMRThpd0taaVB5NFdPRGJNWmJZb0hyZkh4cEMz akdDcXB3dkt4eVJqQWpKcjRVOTV5d3NXeXpJdFlSTmNScCtKS2I5OHZqRGRaNGVjZTZkRlFCVGEx clo1c1pERTRjd2I5Q3NvN2dpN2ZOQVl4OEh1N2tOSWNUa2lSdFBodUhwZmtpRXdaNmE3L0Z3OWs5 eTdnSDVSYWxmU1A3YU9LZkxobnZ0d3ZSUXpNVHdhSjdUZVdSYnlLeU84dUJYdDdjdGNFdk9DamVm UGJuNVpQL3pvRmVOZEwwMmNkMDB0VURSbTgwL0x6dnlQVEJ6RTUvb0xCNDlMK3FFMDk0Y1Z1ZzBQ VitUMUNEOEtXNUZ4SEg0cUV2cDVtY25xcXhFR0ViQWR4enl5YzJkS1dQNHprRVRrSkx1ZWMxK2JC cUltNHBscCtRWjI3ZGlXNmtrdWhzMk9VOTZZZGVGRVpKOUFudC9VcHc5ZGhYd0NXOVJZam0yV21Y MmtNSkpGUG5pZ3B5dXZBQzJNTi8zWUl2ZDdDQjh0VytqRW9hSDZNZi9mMXp0WG1OK0l0SDV6ZC8y dzh3NXZuUEdIRnJweFg5VGYzQUNGSUFkWEtCSjZiZlA2ZUdCYzg3STYvQnNJTk95NXNVRi9xdWpM YXdtK1ZJV2N0RzNZdFFKZnVwbkF5Vm9SU2xxVy9hRWlpc3hBMGZYRGg4eHh1ZEVmeUVTYjRjY09X NS94K002UnNXaW16ai9Ucnl6bS8vVmh3bVhYcXVSbERrYkMvUFU1azE5KzJ0OHoralY3Sm93b3V6 ckwrcHdmZS9QU3krdktYV2VRanZxNjc3dUpDMVlqd24zb205cldibzRTa1VsUzFqTHpkd3FWOThV eXJUemxsQmJjWnhUOCt4eTV2Qkk1VVo0TXUvYlBzUSs4V01WaXJVWFlHR08rVnNiOVJtRFZHak9X bVBhT1Nld0xTQlYvdHZPbEdPdWNTODlDT05iUHpyZEErTTlOMXVQNzgvN3BjNWdYUE43Z3NTMWRo NU5hMGZSNTlQbmd5MWdpRjdSNkx6VUZNM3BoVElHeG5JbSs1cFZCNU5BNFA2TW9iUmgyL3dsSi9D L1BuOFRDNXVVdUJGZGdSUFpaVHVpSFNJbGhIdHNTNWlndldVWXNmaVh1VWJIczIwc2t6d2Ruemlm NWozeUE1NUJ6bHEzWnRNSnpUbURqRUc5R05tRENObVB1S2phZVpLTHlXMXk2ckcvQ2R6K3NaMUJB TTlzdW5xMDg3NlEzczMzK3lEUmNDMDMvRlBUZEFCek1ZMVhRUDBXT3lKZUk1UDk4ZVprc3dyM2Ex aEJsZjZaOG1zMytEem5Td28rZ0wvam4yNXB0bXpZaVNvMFNVQUpLUUFuTU13S3F3SjluQjFTYm93 UktFOUNZaFViQWR0TlJZbTdMdDF1a3o3RkNnUzh6OG5HVk9SNjEyUDAzTTFGYkxybjMwQ3YwVlg4 NlBGMy9mY3ZxMDFiNnc0eGJ4Rk5JK3lmNDc2NGJjY3h5Zk1oaVVveHZ6YVFUSnE0Q2RURVYveksw V0VsQzhrdWl5WDVsWDZ6a1RKaWIrVXJLMzc2ZERsdm1xNE95N1J2YzFma1EybVlteFRPRllldUtQ TTBveWVEMHpHeno4NFNZcFUzeitzMnJiY2U5bG9qUGh0M3JFbDlnSGJXWERIUjN2dXpBN3ZzdVN0 dkhuK2NLZlpHeVAvT0ZmZE1SNTEzczJGNS9FZUs3TVJtNXFYLzNmUmZibHYxQ2R0TFhaSkl5ZHZ3 dXkySHpsUXpjTTIvUXRwVWpJZE5QbUNEblhVTWoxRExRa3p6dkNQSGIvTkpZRmwwOFpDMHBKNmMx bkxZRFgwMEpXUSs1Tmgvd2x6VWRiaWdtaG5tWWYrbTZkTFd4Uk80WHpWN0UvUyswNnlGL25jYnZZ Tnd3OFlXV25KRlBVMWRYWGhIanoxY3JicU40RnlqZ1IrWGgwNnlsRWgzMWozV1pNVkhJVStCN2ta aTh2Tmw4T2VwNXBtSGp1bWxHandvRmltWlpHdkNYOERnaHU1T0V1cUZZMkFlWnpTVCtON2orMk9Q KzVOTmR2cit1aWJ2bDkzTFlMVHQ1NjVYUFpGNm1TRlB1eDd6Q0VobTlybWJEUTlTNENhTkdibWwr WUtKaGRxM0wwZitQVWJrZmxKS1c1WHdjeWZ4ZllNSTdQVVlzNSs4aGEzMnVkQnpMTzBmNDZDOXkv dkgyQjNxN2pCTDN2OGRMNDQrejJPcEJYV2E4L1N2Q0R4SVZWMzRocnJoaDIweFlqNzR3VUlKLzhj emxRMnRkdnZJdHFEd0ZKc2kvVmE0L3VzZWNmaHlqQi95bG9uL3NkdEoxWmZ0SDJySE51SUJqbk1t TjQ5N0lJZlovNWV0RjFGUERHWWd6cXlkNWZteHdHMFlmTVYrQXdsM2VGRDlmd25hYWphSTFrRitP T2pzdzN1WFBkZFJieVpmWFRMNlhxa3lCelB5ckNmMzdLWk41SE10RTN6RXJMbzJUeEl2S0hEY0p2 R2dxTEtzaWtmaVlsMWxDYzJnc21zbnp6MlUyZlRnL2xvQmYyWmM1V21NZGdYOXZnM01CNDdyOVN5 cjRyV2h2WHliRWhZckhxdy8wZFBtVmt3VzVndDRSak1GQ05QcVNDUE1xaDlPQkY2MkNPUUsrdEpC YllobjJRRG82ZkxUT1phRWZvSzZmWjYvbHU3TXY3Z1FUbHZCbHo0T3VZTFNjR3ZSbmZFV3ZOZGJ4 SDJSaXg5K2FaenVNUlplUG4ybzBWbWI1V1hKVWt2RmRHZVd2ZUMvbFpsTEtiYjJCZit1U0NaMzZy ZnlIOTJ4ZXJtQ01yOEtXZWNrdWY2NGd5d2FYNUN6c0F3YlBvK1pGRUw5aS9HR3g2TE9WekJPWWd2 YnR1LzhBcmt2L2J0dzVpM3JPWDNuS0tlR2NmOXc5OHgxOXU1c0R6eEhGMHJ1dVk2Ry8rKzk3NjFt Y3BtSnBDOE5jTmt1VVN3cmhVSkxLajRqbEp5ZTRCNC9EUHlIREx0Y1ZaTVFZUHFvVUxvakxlL3Q3 T3Z2UkJvd25rc0wrVG5EN0wzRnAzSmRRODVrcmNNejIrVE1kMTBMMEpkTm4vZjN6cUppK2pUNWVE a2txMVhWWWhMOGNTQ2QwWm10c0lMK3EwS3ozZndoM2FFK0xlUWJiRFdmZWlKQy96Zmx3ZFNnQkph QUVsTURjSnFBSy9MbDkvRlI2SlRCekJMU21PVWVBeVRJVFQ2TVByTXdQTzhOeWhDYjZZL3Jmdmwx dFpqSzlvaEpjNFJ2d2tKbGYxZ3NQWjJ0QzljT0J0NEl4K2JoRXhOMGFLRkRvSithaFBoQld4cE9k dVBJcFdlUkpoVitHbGlqaW1CQS9XQ0p1MHNHWkw2UFpMQVBzTCtzM1VNenY5UWVNNTg2MnpYd1I5 MWN3L0NvMFExK3ZxeHQwVFo0YTRHZkVtQlhiY3NwcHEyd24vV05pUGdkYzdxeXJHMzdpWUUvbmo4 eFhIUkJJWUwwbFArRzRCZFo0TTlhbHl3Z1poR1dmdzhlZVl5WWpsNjVPTkl2ci9wellEaXdkS1dt NzhOaGx5cGptclprTURqbk9kUkR6WkdIZWw1YTY1NW1WTFZDdExLa2ZXWVErQU9lbzRmUnc0Nmh2 ckt0dDNicXdiVXZnWDFoQXFjRnUvWWgvZ201c3hxa0pjVkw3a3BjZjJKMTh0N0dwbnZ2K3lleVBI eC81S0pPYld3M0Fxd2szcGZ1c3crbC9NZkZqN040SDkzbUphbmhqRk84c2ZMTlB4T1d1eThIeHpS ZHBuRnlYM3NKRXVhL1hKUHNWdjRtYUZvdEpxU09RTWNBUy9vKzNyTzBJak0zRkt2ZVdmTzlOcmsv MWRxMGU2RW1lbCtwSmZ0aDhKZTFQTzkzbCsrdWFoUHVQa1BOd0pmbXR0RzIrakJzb20xYklMTFdh djk0eXllMUdlVmcyWHpaQjl0cnE3enZabUtuZG1Xc0dTalJmeFdPWE1aRDE1b1BkM1ljeXZySmJJ UmJ6eGR2bzlYYWNMUDA5bmIvdDcwbStIWDNsZE5qbVZFL1haZU1rbi9Hby9ocVhiNnFBQ05HZ0NK dVhLTVl0TXBWcWhXS0NBLzBkNDlNOUIvYXU2QnMzSXlLWkhQTUNTdG56eWhVMlNoOFVpMHdaVS9Y WDdjWFBGMzVHNXA0clU2alpacy96NjR3N1o1bjVwV1psbUp5L2NGLzRVaFhZRFpQRFpwV1N3cVNU OWFmSmtqOVdXb2d3RlNoTlMrU2NJMk9Sa1g0bXo3L0dvWU9HMys5TnZjYWlBelpibGh0Yyt0dEUr R3dSQmRCZlJ1d2pwaHhmS2lLYkY2OW5vazIrd0tOaVdkZkRqKzZEYlFYR2pNRm1MUFluUlY5OURs RjU1UjVKNVM5b20zdEpqTVdmOUs3aG1XdDV0Ry9QRGlnbi9UWDczQk4wWmhUVkhIZ0JnWVYrWnRw WmFaSFpGd3ZNODgrNFdjeDFUV2IzV1hKYytmeVJkWFhVRG45dXRaQ3F4Z0RrbTVneFg2cTdvVjlW bW5tSjgzaVNoRy8xcDJmaTBWVURNaEhNRmowdjQ4eHVtWDZUMnBYY2xmVlZ0TE5keTd3VW1EL0c2 Q09uaktSREZTb2crYzhWdllEZjZCNW1vajArZ1VKbzMrV1JhRHozYnd5bzFPOUFkL0x1VkU5WEs4 NlpkZGhma09ydStrem1oYXBTT2NZUFo0di9WcERpcFpGb3YzbjVCeUlXeEFTOWduUDJEWkNoRmZ1 ekIzcVQ3enpRMnpYNndrOHdiVlcrR2poL3Fqb1BLcjBXOHRnKysvdnNkYUFpUGw3ZkZFSi9Gdk5T NDdjeG1IL20rSWlNWkRQWFFQODNrcGdQVUR6NWpNZXpMR0wrMVNKN0h0MG9BU1dnQkpUQXZDRmd6 WnVXYUVPVWdCS29hUUlxM013VEVGZWU0SzhWRHg2SEdvZDR3bCt3U3BWZnFuUGp5RjQ4UGZnbnV0 akpMQjJYRjh0cXNsdUpPUGpsaHNoMnF2TG5tSlVGTUlIbHk5WkdvYlNaSlBFRmpYV0NTWW9kdDJK bCt0Z1N4Zzhwc213ZllVTHVkOGlGcXJHdHdLUzZ1LzZBaVlPVFlFL3ZoeUprb0RmNXc5emt3V3p6 cTBEOGFVbXlhdFdaTFRTVS9pQW1ZTTRHeUlkYzEzMnBVWjRXcTZ3cDdkeUtmamdteWsySC91bGdW bW5WVUNjZlJmOCttd29TdWxEeWo4azRBd0VOYnYzcGFKZjVjb0RjdFB6VG83MzNHc1VJbVI4ZkQw VUw1Unlwcnh0L0VzcXBiNGZ5eHYvRkk3a3UvWHpnZ1FkbVFvRnZ4RFpFcHZ5cEFBQVFBRWxFUVZR dm5PU3NVZnk1aTVmVXJhT0Noaml1YkJzWWVNQW9nSEpwL1h1YUM3K3NBaDZITHljdC8vMDR5aUlN Qi9UU1hFcE1TdDFudnVMUCthZHBMNEJxdmtUMEY5OXVXZElaaWNXdmpVUVR6eTlVZ2xGMXYra3V2 enBwaXFSbXRnSmZzaFpKa2c5eU9IME1CM1BjNjZiSFM2elQ4NWt5am9wZkVzZ2t2elV0TEgvS3VL ZHZXK1NhSVJiTExkWFV5R0taQ1dqL1pIZzEyVFh0TEJEQXBhMGJIU3l2SkNrdGdwa01wb0lYUFhr L2tSZGVPbHVGTVcxdDVsOTRzSGR0RzgzQ3Q1c1g2VWI5bGJod3ZvZ0VscFRIK2ROeFdKckdMRzNz dXRiTk9JZnpMNU9pOUxOR0drN0E5UWV1SXFiZ3BTcmlLbC9HS1ZKazhTRGNzenJtM3JWNDdOaFE0 Y2ZHQmdaRG90Rm9JODJSc1NnbytmVDd6SDJ6aVB3c1dGUGwxMmVUajBzcG9NVXhDa2YvYWhPUFdL NVUvV3pCQmRjbTNCTnNYSG5LZnY4S1hrYU1zWlpwcDMwb25iOVBISnRnNWtOQ0xDZml2R3YzMVp5 dTVvVVZMOThROTZHTXBPY2VaMVBrdWtZMGc4K1M0NGcyTnNweG5veEFyNi9nK0Q1WUYwcFgvR0k4 OGszTWNHVmZxdWNLN3pVckFqQUZYaTdDTTFMY2pOKzVOTXZXYkZwT1FvSFZ2NUJtQitKeHlMQ3Qw RGhOd3lrazlYOUpIaEtYakFJU3dlT2JiSDNqSjBMc3dBTVBQSTZiN2NJWEpKOU96TjJ0N1IxZmJv dHVQSnUyYkNuOE1oNDVwOTZ3WS8wRmZkUC9FcTBGT2Y0N0VrdjhPUkxyZUV0cnJHUE1DazlUTDBX d3hGay9mNmJoV21qNkt2cEg3a1daYklQNU5uTWR5SHJLN3N5TFRTbnowbkpQMXdiTXdWdzQwSlA4 bW5rQnltU3NoZjV2NURBVzQwaGdOVDNjQ3hWZG5jZWtWYXNFbElBU1VBSnpsNEExZDBWWHlaV0FF bGhBQkxTcEV5SEFGSGh3d1FUdXZyNis3UVVUc3hVWERDVUdWL1dsK2dBZW1GRjY0S3NPRmo0TllY bmpoaHl6cEg0NEgyQ21YR3pyYmEyeHhGZXJzYUcwYzRVd1IzemxtSmNGeWo0RWcwbi9pSVNPKy9K TnFkTzFlRFVLOUN0WGp6a2taWmY3UTU2S3pHenpxMGpJYVVpVWJucjhDVkE0WGtRNGdKYlExUU83 NzN1NFZEVk9YWENDeWFRekUvS0wzRUh6SWdWUlBGN3ZFaGU5SHhMTDh2Ly9PNU4xMm0zeit2VkxI V0pQcVFzbCt4Y0hsOGdObzVXZWJ6c1d2V0xVRDVjSTFibkh6QmNzOEJRM2ptVzE0OVFLUm9ib2Jn UTRzTE5pWElkZlcxZ3hNLzBCWVZWTi9pRjlUUm1qZ0JlbSszeENsVlFXZVY5NkNwbXZVYjNrTEhK OXFSZFJ2QVJUdEdrWWNZeml5eHgvZjRrNEIvaVZ4UFRySTd6NFdEaWFnRUsvNDBQWkwvTnRmOEp5 N3VrdXYxejk1ZUxGY2NzdmExK3VFRi84Y0gzOUVyRWs2Z3NpTGxERStPTkt1WEhSOHZlYlVza21G WjRPdVMwb1lCbHN6aHdXc1ZJNVR5VjdQbW9kRnFLZVN0Sk9KSTFSUXJiRTRtZUcyeE5Yc091YThj OVRka3lrck9uSVUrdnlGVyt6SEtrLzV1UytIQ3VlcEZTb2lGL1pVQ3BWUmVIMnN1Tk54SFNTUDdH SVcxWkI1MCtmYzdORkpsODY3eWNLVXloazdpbHpRZDcrd083dzM1akkvNUxLZUN1ak1ETjUxMTh2 YzJaelhmWkwvb3h2cXJiTVF5SEhuZGd4S1NIRFhCcUxTalNoYlBCa3pqL2J0YzIxei84aVM4WFha d2oycUdXN3Y4SitqR0VKUG04aHdWSW9VVDVUelhPTVNTc2k3MERldkVHNXpjN3hoZ3IreFEwUFpG YlB5R2VkYWdlSFR6NTFaV3VzNDNXUldNS3NSbUcrR0I2M2pwRHRyTUo1Ti9wQ2pWUytTa0N1NEw2 KzdVZFFSdGwvL1RaWG5vVk0zMld5WGt6Wkg5cDJGKzc1QXNxM2JOUVU3eXI4VXQxWEs1U2ZSaG52 QzZFbk9JMGorYjdZU0dTT3JYbkd6YWRoNGVlYmZseU41WkhRbFNoZ0EyemVZQXhlay9lVWRxU1pK Zjh2VzBvbnk4VGdmRFQvdXE3d1diRUo1OXpiWGJadWp3d2VQeDZPSmU0TVIrTnZQekc2d2R6UGNT Ym4xRzc3ZG0vdkplWmkvNGJvZER5bmZSM2NING5FRW4zZWl3WHRHNThkTlM5bFRhMElZMHFiOWZO bkdxNkYyYjRhK0pDRm1hYnNaWmxHb3RudS82UEhVZGk4VkR2cUp6NlpsMWlMZlFIcVZBSktRQWtv Z1hsQUFKTjE4NkFWMmdRbG9BU1V3TGdFTkhMU0JFUUd4YklMSDN3cktIYk1GeWg0b0JoZERsS0V6 UU5ReUZjUW5zZmxQQ2dIM2xxVlpYb05uclRyZmVVUXU1N3kzQjlVeEQySlNlMGlwUlVHaWJqbU9n dlI4akZwVzJqY3J6bnpLU3R3ekQ2L0NvU2M2aVJHNGU1YW1EejBzTzRkc1JxL01sNFZEbG14d25p SGVOdmV2WHN6WCtSMXRicVc2MkpDRnowdWtGQ3Vza0lqTS81RlU0aENDV0xyM1VZVXNmZzI2dXJL OTVlbHE3dU00dTJkSmk1bnhiTDJIaDV1TWwrdDU0S0MreTFiNnNTaGM0ZzhYdVQ5MEZST3U3LzEz TE93V2I5K2ZRT3FoUlRZK294dDI1bVhLbnhoYzgySnlkZ0JGdlovNlZOU1djVEI1ZlBUT0VTL25v bjJtbjlSSXN5bUh3V1d5dmJYelV3SlRDWit5cktrS3hKTEhJUDlZV3VzNDdtVmZLVTAzZVg3NVp5 QSs2aUU3UDRKNUN1WjViamIyTWl1bUhNem44WVZHY2w3S25SazVScDNWWXhJTkhGcEpKYVFxaXp5 VVBiSFF1YUZzcWFzbDNBU0huUmR0eW9lZlgzYmpWSmxza3BkdTIzZDV0Wnd0R05ydUQzKzJraXM0 OHB3TEhFSDJuWDRDQzgrWmhIZkNWbmZEem5IS0dRUk5oT20xdVdya3NHMEsvZ3FrbWQ0eUs1RHAx c1NTTXk4UCtDdjBDTnNteGR4OHRmSDB0bk0xL29VV0VhZmlJdXVqTksyZG5PVVhIa09aWDg0UHda ZDEvS1A1OW1ZcWRqSlEzTFluZWhMdFVVRm1FdGpVZEVHakFaT3kvblh0NmRsRHpINWx3WXZmWDBP cForT3U2YmN2N2ZCNVpELzFPUWM4MzhwVEtPL01jOGJZUko2SS9wUFZjOHlLQy9mOStBMlpxbFRS K1k1eWJqSHMraEhrMThsSXhLSkw0bTBiM3hDYTNUamVhM1J4UHNqc2ZpMUdKZDNSMklKbDBPaGZV THlIUWhobHNXM3NCL1hDTmxHMlF1RW1XUzQ1M0Nza1JFbjQ2dGlLMVNnbkJxYlYwbytTMUpWL0dY Q3o1SmpaU29XNHYxck41WW41ZUpFeUt3SWdXNlNDNW1lUFU5QWNZbUhjYU1jVCtja3dvR3N0eVdV djNmSTlrdHpqSE5KelA0NWFFeFZ6QW5uQ1RLR1lYMW16UG5raThzN2g3UFhnSHpBZUk3VXJ1Uk9a cjRZYVVyZG0xbG80NWxJODJXSDdSNzArVUdqUkcrSnhzMktNVGJ5VFpXUk5CLzdQQXI3WDloU3Bs VkUzdTZLZGFPNUg0SXNkK01lNlMyclZtMHdMMkNXeWpQaGNKbjE4MmZxcjRWdVhaM05Jb0hqTnBV djc5WkEveTk1dkhFT2hselhLVHRHbHl4QUk1U0FFbEFDU3FBbUNlakFYcE9IUllWU0FrcWdwZ2pN U1dFOEpUbVU1Vk1qdkRCUGNPS0ZDNWI4bEhBazB0ODROVkxWZmlrOEJjcVMybS9sekVwNGd1dWVn QW1maTB5dExzbjFCN3UzSFRMdTRuWjlBeFJwWnJuS1FIUUR1ejhmRGJnMXpaYjlkU0wrQ1RGN3F5 TzRMbjJ4YmlqOThZSE1LaEkwZ3o5MjAveEtVeC9PdWIzQ1I4MlhUc2JyMlNiTHpVLzhlUUhZWUpM bjU3a2wvZUFkWTFZY3BFVnM4M24rQ0xGNHIyTVBqYXNvOUtlZmF2ZmdzVVVSSXI2RUFqL2VTNGNK azlDQndEbnBzZGd4WHcxakRpVXJ2bGd2S1BJVkRlWUp5ZitsNTczRGFkdDhVWnJOTkwyN2dlN09l eHpiZmlMT0pUT0JYSzR5czdUb0JaaTgvNDM1U2lrU1Mzd3h2SFpqNEN2YXdnS211L3pDK21iVGI0 bTBFYk5meVhLVUxHdENTc25aYk1kMDE5M1d0bmx4SkJwL1k5aGIzU0dSeGdSakg1UUV0N0R3ZDRu a0VpWXlFK1ZUZHQ5Q1ZmN2FhbHkrS3B0VG1CeGo2NjE1WlV4aDVEenhMeUxYTGZyQ2g2UkR2OGVB dk52WHpxSmZYanZzbklWemVWVXVIZnJrTGVZTC9weS8xdmR6ZVN5YW1mUFBlNW5qQjhIaldPeGxq cTBodHVnbC9uUml1ZC8zbGhiM0I4NTlOemV2U2NRajdRbXpoUGRoV3NLUGsxZ1BDbHMvRTZZcmlQ aVZPQWNxK1JxYUNuOVM4Ry9jbUtTSGo2TDh3b1MxN0o5aTJSemI3VUNSNWlVNjdPZ1IyN0U2aldP NkxaNkRTaW10UzFZdFkxK1FxdlJsa3BKbHpuWkVmM2ZuVHgySFRpZWl3aFdvRURUR0xNZnoxZHN0 WnZOaTRlT1JXT0xEemV2WEY3NndNQ1pUSlFFSHU3c1BOWXdjZWhrTFhZcjBsUndiUE1mSzE0ZnI3 WUZJck9QMjdFc0ZPRFdSVzAxUkFsYVIrL0xzUzdKRjA4L2xRSnU5VmNWd2l6T1hXNkd5S3dFbG9B U1VRRGtDcXNBdlIwampsWUFTVUFLVEpEQWIyVE5LY2lsNG8zMDJKTkU2bGNEVUVvZ01ENmZ4bFBv TGw2d3Z1a1AwdWZGS0Q1OXExOXNXYi9HbkVhS0hqcVJEMi94aC9UMmRmVktmZnBQRjFwT0hScWps d0dMNTUvMzdIeXo1ZGJJLzcxUzdRMmw2aElpdkZVZXVKOTh2R28wMnVqYS8yQmNFcHhDNzdxZmdL R25xM2NjMnNFaGdtVXNSdWY3Z2loV3pwc0N2YXhvSnlHT0VkMTNuaHI2KzdiTW1rNUZocXF3ZGN1 N0Y1SGQrT1hSaE9mdHhXUkpZQ2FKbDlXa3JSU2kvZkQ0VW1MODl0R2VIK2VKcHFzUW9XODdnenUx N1U3M0psemtXcjhGTTRMOGpReVVyVHBobmgzZXlaVzF2V1pkNEZ2S1VOTk5kZnNtS05hTFdDTmpo OXNTcjNVWE9mbUwrYjJaS1ZDSGdmcVFWMk9rMHRTN2ZkTFo5UHBXZFpwYWlZK2lCdlgvZGp6SHVs NzdHRnZueXVvalNWdWc2b25uLzRvTVB5Nnc0Wi9UOHM0anZSQ3Y5U3ltUGVabWpiZTNneWVUSzA1 RXVZMFQyMlU3b1R4blAvTmcycjkrOE9oSk4vTVMyS1VtWnI2QXJmWG5LM0NjOFJ2b3JTNkF3QVJN L094OG0vT2NtNjNGemZjc0hxV1A2Q1F6dVNYYWxlcEpuUVpHZklLWnZFVkVsQ25TejhzQW5iS2Zo enV5L2xVSzJ5Wm05ZS9jZTYrOU5mdFk2YXE4Z2tUZmhHZUNCeWtxVXM3TXZGVnhXeVlwWWxaV3Bx ZVl5QVlkRDVyN24yRnh1ZzhxdUJKU0FFbEFDNVFsWTVaTm9DaVdnQkpTQUVwaEZBaE9xT3BWcVBV N0VzNktBSlArUE9mOGxVeWFZZDZkU1hTV1grOFlzL1I1eDNaVjR1T1pKMjk3a0ZaazZaMitiblV6 T2YvWEdSQ3NzeTJxZExvbm1HNzlpbkxxN3V3OE45Q1JmbW5ZTy9XdTlFeHIzZjBkYXczV0xoUGhz ZnptVzY5NFFxVDgyWmhuUGdRY2VlTHh2MS9aKzcydDIzN0wxL3J3ejRKWkg5dDczYjBNajhzNFJo ejVxaFVMNXI1eVA4cEpsVlBEVk92clRuZlVqaThaWmdRQlRRbFQvZDFUd3M4emQzN1p0bFV4YUZl U2NHcS9yOEdzQ0pRa1JzL1Y3TXVKaU05Zk4vZ2NmREN5amorUFV6T3crdzk4dW5xWGw4LzB5NU55 RHV6b2Y2dTlKdmhkamJyTXRUa3hFM29GRGNoZmlYZGhTSm15NTlKUEkydmdUU3lYSWhVOTMrYmw2 Wm12dk12ZGhBdFpNb09WRUtQa2xjQzdCZ3RsdjJWTFhHdXU0Z29XK2p6YVA5L1dhNld1OUdBSit4 RXdYT2JaMHBKb2I2OFd5ekV0TDB6Y3hXZXZ5QVpxYWlnbU10NlN5a0pCUjRHTm95NWYzaWtna25s L092MjNOZ1RWSXN6VWZhNVMyWWh0bGJ6Nm8xaDF6Yml5YWhmT3Z2NmV6SDhmUi8yOFJscnVPOVVL RTVZMWpwNTlDL3VjWGkzL2Z0N3ZaVzZFcG4yaDh4N2R4UFozOGMweFBjdkhBcmgyQkYwN0hyN2F5 MkVnMGZycnRPSDhpcHBmUytMK0RPR0h1eE1uek9YTGwvOVVQTzJHMHk2dzJFM2pCdEZnUmJIRmc2 WHNoanNraU9hRlkycWtPRTZLYWU1WmN0bVlUdU1rNW8yMlYyOHFzNkRDYWRCWmN0cVFoTHhuRnRW YzdtQTVRT2ozZUN3ZEhjYjErTXZySFZQVDdDNzFLcDI4am5pSy9PL2tteU52a3Vod240c3RFcU53 cVdCc3NTMzVxWG42aEtmcjE5VzAva3VydCtsYXFwMnREbW84dEIyZHp6M010aWo4Q081NzVSSGp3 Mkx2R1N6RFJPTWhRYytkUHRXMnhSOGpjay90Zk5GckVhV2ZhNWw4ZzM2ejEvMnk3RmtFR05VcEFD U2dCSlRDUENaZ3AzSG5jUEcyYUVsQUNTbUNoRXZDK0dEcENORFh0aHdKcUlvcG5acEdDLzlmR0FX VWp1NUpYYmh0SkoxaVB5VnFUVnRnMmlvZGhuM0FoaDZuZTU1K1VjNzd6R3dlT2xBb3NtUUFBRUFC SlJFRlVjMmpQbm9ObTRtT2NOR1NOcERlUVVRdjVFb25GN3M2ZE8vMFA5YjdZbW5DbXpVc0V4aDU0 OE1IUnI4UmMrZGRDNlRESmN1ZisvZHRLZjdXKytwd205TGN4eTUvS2NQclRoV1hObUgvOStxVXVz UldvRHllK0c3TC9FQWliNHg2cllCbDlKdXZGWmhVRnl2eVlmUlBuT0k3YjBuUjhSeVpxVnJmeVNP Lzl2UU85WFY4WjZFbWVCUVZxbzFHa0N0Tm5JVld4aWR2bFpQRmJFSWNqaUcxNU05M2xsNWRnR2xL RUhIZUVtSWY4UlZ2TTV0OE8rSVBLdWl1WmhFdjFKcS9BaEhOMUUrVElrNjg4czdSL2ZzekFnUXRU S0ZSMDJmRjhuakdPclNFRVZmUzFadVRBME11RTVKK1JQbUNFK0NZeVgzMnllOHBpT2RLRU50bXdz VlJQMXdYOTNja3ZEZTdzU3RJTXZHUlU2L0lGb00wRFQzMkRnM09GRGdlYUlsSmwvOHZrTGxRd0lk U3hYRGR3VDRtd3ZCbDJMYU9NOXlsRCtReFphcCthUytDRUhLTmN5eTF2VFRpbnIrL2J2YjJYNXRC dlRvMUY0RHBMNXgrR0gva2hxaC90S3l3dmlPUmY1dGdhWW1HL1lsdHdIM2xObVpVWVJsQmUzZ2pS cXJhMnpSV05rZmxNTStSWTBkNitESDM3U2xSM01xelBTTXBjNjBYNG1WbEZ2WVV4dVJuM0FtY1A5 SFM5UDdXNzY5Zjc5dDAvN2t1enZzSklIRzlaNTN3UWk5aHVYVjNnZjFMbkk4ZHpNRDFodkdnVE54 ZWVoZXJxcUIyeVFsR01MVkdhTFBtajU1cTJqYTlnbHJJTWZhazlwNUJ0WHJqRExZTG5KV0k2N0kz ZmxQbGx4MW9uNC9PMjA2MGc5U3FaaG8xellIZm5mYW1lenNzSGVwTWQ1bjZFWFg0cU0zOEZkWm5W SnJBTG1BMjJrdzc4VzdKQTdDUThCek12cVA4aTFaTjhGZXdKa2s2dkl1Si9JS0o3WU1jWVJseHJy S050VEVTVkFYUGgvS215U2VSdytoakdZZi84QzdGdDVWOUlxYmE4d3ZTMTFQL0ZZbk5QWGlpaStw V0FFbEFDU21DZUVRaE9vTTZ6eG1semxJQVNVQUlMbkVCZ1FtbENMRVl6TFdGMkk2UGU4cTVsYXpZ dHgyVFFLZjZVSW03ZzdYYTIyQ2lGSHZlbE9jRWxXdXZ6ejJtbk8vYkx6Q2FidUdEU2JQd21SakNw R0k0bGJvckVFdnN6KzQ0cjI5WnNNaE5CTk4vNWpVK21iQ3lQMlBiNVZIQ25JL1doTDViTldXTUp6 RVN3V0RTcVdJQjhtR1RkWjlVNy93bG5TYk9pZnJpZW1WL2lUeURNZTlOMlUxNkI1NCtiQ2ZleTRT WWJoK1NpZ3JyMjFqMU81bXVKZ3VDNTZ4MXZHZjNDNWZNdDV2ODFFM2MxMTFvb1VJMGlkYUE3ZVNr bUUxZXowUE1oWStHRTVndGFZeDJ0Q0svZVRIZjUxVXMwb1J4ODFEcU1pY0llZjJaYzZ3TC91c01m VjhvdFRHTmV0aW1WZHFMaFJhNUpaclVBVEJKWFh1S3lOUWRPUU9xeTEra1ZVQlFKeTN1UWxtRnpa b0JkNnlrRFBaM1BTZlVtcjBsMTMvZTMzdDdlNDduSW1kelh1bnd6eVdLbTZxb2ZIajdNTGdlVTRy aEduVEdSK2gzaXpjakhzRG1USXVKSHFNVHYwSjRkQjFIWHIzelJpOWh4bjIzODV1VXE5RXYveWpC Q1k3L1lOMGxyMnM2bHNXZzJ6NzgwSGQrQk1idm95eHd0YXdlZWdEamZ2N2VoQjlCdi9qTGVnY2M0 MTFVUXZ6NWR4OHNMd21yQ2E3dE5MNEFnby84ZUFCNjA3eXNOSTQrdE5kZjZnZDdPVzdPS2VtQkE1 QVRObU9jVDVqYmJUVWVyS2M2Y2x5U2NYNG1xVk40eGRSSFYzck9rNHp3WjhudGZ5UXJUZzNXaDlP Z0x1b2lZVHNOaVZjWGR5Q0xpQnU1aEdPTzJHYjlOWE1aNll5M0czSXpQMnpLYk1kbHp6dFdOdVIv cDM5MzVwLzd1em5mZ3ZqZE1VSklURWFZbXNNMGFJVDZ2YmZwZjBKR0JoeDdZbitycC9FYXFKM21H WTl0bTd1RDNXUkZ5dXczaXVrL0tlU2E2bnhQblQ3V05hM1FQTTlFZWZ6WVIydUQzVitLT3RDZitP eEtMOTRkamlUdkMwY1NYV3FMeHN6TDVhcmYvTTFIYXN1eEFuODNJckZzbG9BU1VnQktZeXdTc3VT eTh5cTRFbElBU1VBTGpFQkQ2V3pCVzFocGxjRENzWWg5ME4vYlRLazZOaE9ackEreHlYeHZBU1Vm SnRnTnZrWWZxUnZaaElpT3dMQ1VlUEo2THhOaGhXNkZwVzdleEl4SkxQQnlKeHZmaUlldjZjQ3or MlJYdDhXbFhobENabjFGS0NuTmdrZ1lQa0tOTHRKYkpiNkt0SnJzVk1CSnduNFQ5dVVUeWoyN0k4 YjVZbSsvODBPWUpHMHl1Ukd5THpJUlp2Z3doZW1qa21KamxVL05oYzhMUmtEYi9CdURsZmxrdGR2 YzJEUTA5N0E4cmROZTdqMjBna2RYK2NCRzUvdEVXdTl6U2pQNHNVK3B1ckUvbnYzak1GZXlTZTBO ZjMvWlplNmtnSjhkVTdvc3VvMjluSnRyOHkrZWpUdzZUdzcrWnlyckhLOHY4Lzg3V2FPTDk0Vmpp ZW95Wit5T3grTFZFV3l2NWVrUDZlNU8vUVg5NlQwSDVKN29XNS92WWRKZGZVSGROZU5GM2p6Q0or YnJYSnc5dldiMTZkUlZmKzJ3Tk1mTnpmQVZNaTdQWU5ZbjkvNWUzZ2xxTFhOdUw1Z3BSNHlZbUNp b0JpTi9UdjN2SDdWVGh6eEl4THdvc3FqQjVWY2xDTlM0ZnpjT2ZVWTRRdS9jV05PMjBaV3MyclNn SUsrUEYrU0w4bEVBaTRmc1h5ZUhBS2srQmVPUEJXT3VOdWNadExHZSt2SDVjbHNTRXhWeG5UU2dK MDMxMTlTT0IrMVV2b3NZM2Mya3NDczNpK1hld3UvdVFlWEdPUm4rTGNpOXpNTHZQd0xqVlBCckZO L2IzZFBhTitzZTZiSkx0Q0VYWHdoWUcrZGRZb2ZRbU9Lc3l1QjVmSElrbERrZGk4ZnNqc2NRMWtW ajg0dFZWWFVmS1ZZZnpodWtWQmFudXJodEtYMmIrSjNkQmVGRnYrTlJUelF0YzNrdkVSUk5rQTRj Y3l5alAvUC9YTzBSQ3AxTVZ2MlB1Q1N1SnBheUNzdmFmaFF6MzBlczcrc2RkdUVlc2VEV0RLcEFW VFNva1o2NW9iMTlXTkxKSVlIYXU0S25CcU9DUy85NVlpekUza0licG1ibitHZ2dmeDlNYTYyZ0xS eE9ka1ZnaS81SjZheXh4MmpoWnFvNHlTdGZXOXNUSHd0N0w4UEYrMVBXSkNndHhVajJkMzhUMTRQ TUY2Wi9nTkk0c0xRZ3I2MTI2T3RHTXRyMGhFbzEvSTJMTzhXaGlaMXYyaFh3cTh4dmN1WDB2c2Zz V3pBR2tBa21aSi8zU1JPMmZQNEVXVitRWmVPQUI4M0dJZi93Qk9ucHFOQnB0cktnQUpQTHVTNFE2 aURqQ1JHY3gweit5UmVzSnYxcnEvNWlnODgrMVFUcDVTQTY3cy9hY0R3SFVLQUVsb0FTVXdEUVFz S2FoVEMxU0NTZ0JKYUFFYW9BQUYvNy9RZVpJM1lwMHhROHVoVTF3Ulo1ZnpRUUFKdDVmaERMeUUr K1kyZHJoeUpHZENNc2JNNEdCQjQ5YjhnRVp4OHNpNnhMcmlDampLNzlsMTdVdVFMSVRpWGtWSHJK ZVFzUnZzUnhyMXBldjdPdmJmZ1NUaEFWTGc4dHpXakZoUVJYK0hNczlFMGxQaFBVTUpoTHlYMjdN ZDM1ZWd5ZTQ0Uk5zUVovTHZpbWZLUVJLdHVzajljZm1uS0k0YmROSm1SYU1ib1g0SGs4Wk1obzB4 aVZVLzNjNEg0TGhyc3N6c1RSMXNOSlJuK3V3L3l0SE02RkNMSmI1cWtSR1U4MFAxNWhsOU0yeXZG dTIxR0VTeUw4ODcxOUc3Q09GWCs5Tkd3QzI1QWtZUTY1QXY4QTRTU2NKOFZrdHF3OVd2QVNuMkxa WjZyL2tPVFRkNVU4Ym1Fa1diTEdZNjVqa2lvSGptY1AyaXROei9uTDd5THBVRkdtQ0Nra0VUTFV4 MXlSY2MyOE1saXN2YUY3WFliN3VDZ2FYOEJWZTIwc2tJekF3eXZmOHl5SHdEem91K2I1NkxaVXpI ODRpOHF5OGI0b2RrS2VtNVp2aTV0Wk1jWVhuQ2dUYjBoQVMveGZQQ0JyZmhOY2RNQW9lOHlXeEwy RlF3ZVNMeUR2cm5ZUDNZdXd6NTZvWEpzU2IzRVhXeVd5N1QwSjRYbW1Mam5jOTdxOEd2RVJ6YkZQ SVY0aHFjaXlDWExONi9qRTcxK0hRK2xhVTRXY1l4U1VIWDZSS0U3cy9RcnB4alloM1hmUXJpNWlZ MzB5NDNvK2IwUmU1YXRXR0ZpSitBeEhoMllYTmk0NXZJTEZlRUFxRmdBcWhVMkNLcjU3Q2QyUy91 SytvQmp0dG1lTUdwZGI0eWMyS0YwUWNlRmxMaUY5WHpYT2syR0t1aWZubkh5cnh3N2w2Z0lYeTUz VTJXYzA4UzdhdEhUeVp4UGVDRU1sTmtGRmdaOG84c2M1WlhLRGtLMTAxTDdJM0NiSDVseUplSWlF YVpyRnU4enpaamZmOHdlNnZzMTV2aDNUUEhLcGJHbmh4Mm9zWWYvTWNaa29nU2U0bDlZdVozYXBX L0VQZWNZMUZ2RldFUHNKRTV4S1VzWGp3ZUxvNTE2bXluNUJRd1hOOFpSa0xVOVZScU1rbCtyZzNO aENmU2t6ckhOc3RleTdseTNtY0g0Wjd5cDhYYXYzOFFac25aSERNelhrMm1wZmxLY2ZzSms4QlB4 cFkydFhBdEFGOU92K0NCTnlENGxoL05qbHFxdjlqN3N2SU5HcDVkeXJWRmZ4WFJhT1I2bElDU2tB SktJRTVTc0NhbzNLcjJFcEFDU2dCSlZDR2dFTml2bXcvbGt1R3lZMW01M2hEMVcrTTUvTVRuVlhu TnI0NjV4OXYzN3crbnNERWUyQ1piQ2I1cnZucXBTQ2ZNUEhQRVlabldtd3o1aVIyNmYyVlRueEYx c2FOa3VUaVROYnNsdm0yRS9od1lFbmpiTXpNN3dxLytDSThFTEw3WmdqQ3NPTWFNOEhBTE8vd0o4 Snh2TVU4YkdmRDVqKy9iRU9yM1ZuRFIwNHRsbWZuenAxRHhjTHpZZkY0ZmQ1Tk5QdjNTVkh6dFlE a0o5Snlzb25yZmlybkxyN2YydWd3alZtRmdsMzM4dUxwcHo5MC9mcjFEV05xWVNMYnRuODNKandU WUdkMmMzTnJoNXg3Y1lMZTU1UCtxWkhCWTJkalV1bVp1VEJyaHBmUHR4MnJFM1hubDVsbW9yVjJu Wk9YQjNIakc5ZGRoUVQ1RjdNd0tYM1FOZjhxQklIR1RIZjVwbzVhdE1NMGREY205KzdLeVFhdTlX TEpleXE3am0wTmlTUHZSZDR4TCtvZ2JNcU5aYnRtR1hHZjRvclcyNjY4RFJWQmJHekhNWkYxaWZX NHRwdTA0NlRLUnJtMEpPdnlkaWk4enJiRVA3NTY0YVUya1ZqOGFXRDYxbEx4a3c2dmRma20zY0Rh TEtEd1hJR1UwSmZMQnpJS1RQaktHU2hGMlpWTGtXeDBIQ0o2Tk51dkVWemFaTDR5bGwvbVVqQlJz OFh1V1d4ZXJzb0dvczhOczJ2bjAyU0Q1OHl1a0MvYVdKdGowU3lmZjNWRGorL0NRUjFkT1lYbFNi ekVNZ3JqL0pmSDZBdmIwblRjdkxTR3BLVk5mMDluUHpFVnJLUWpMMjg5ZVB6RnBYTUZZNGJxclRj aTVBellVY1AwVTA5Uk5Cb3lLZGZpeGlGYm1Qem5EY3FUQWorQ1NobWNlNjVyZndUUnkySExHbmI1 QjJDWS96L1U2SXRuMWNraTgzSjMyYnpONnpldkZwTEx5aWJNSkVDemF2ZFowckdjVFpSVnNvRkhY Z21ZRVgzNnQrQ09NY0Q5VUNWZng1czBZcmtmTW5seWtzRjlpM241S2VmUDdSMmJ6RXNUK1JlZGtL NWVpRCs2b3NLdi9Vc2M0eDJoSVJuM1gxYms2aSs5TDRpeDVJOElTY042QmpLZVEwdm9pWjZuZ2cw THhmM0owTTQ5MU9oV3JTQTlzSGRGSC9JR1ZuWmg0dGRWZHA5STVEYlVMWVBzMFlBc0JSOXIrT09x Y05mMCtWTkZPd0pKYmJIdnhEUEtQbC9nY2xlczkxYkdHL2ZsbHZzV0pzcmZzOEo5ZDVQemFQNWZB TlZHLzk4YUlwS1Z2amJDeWY2WHllQlhvd1NVZ0JKUUF2T0JnRFVmR3FGdFVBSktRQWtvZ2JFRU1F dGpsaTgwYjJ2bkl0c29sQzY3N0dFdWNiRzlNSCs2clgyajl6OURpOFdiTVBOQWJqdjhMYmpEc0Rt ejA3RXNvNmpQK2ZQNytwRkh6WnZ0LzVNUGdFT0kzdHA2Y09peWNnOVpaams2c3ZuZmtNVS9tZVJh UWwrYTlLUVhDcDBLMDcrNzVXN0dKRnlnTE9GUHRyWW5YaFlJRyt1eDZRUzZoSWovamtaL1I4V3kv aHRlSU1JV1pyN3pReE9MR3lqYXpTUlJKQjRQS0lteWlhMGh0c2U4Yk1LV2MyMDJ2dWh1NWNvdGkx cU8wU3NqMFUwZmFGNjN3U2lPL0MrV0ZNMHozWUd0dkdTWlRSejRva1dFOTFrbjJPUEt0cUo5VHdN em02K3M4eUxpL04yYnRwdEtmajJkVHpoTmp0UndFeWFLR1gwNlVNRmU5N0YwVVptV3JkbTB0Q1VX ZjEwRXg2TXR1ajYvdkhFZ2R3MTc5ai80NEFBTDMrd1Q4VVQ0MzhGUW1wc3duTVF6dW55K3FiTnZU OHNlWXJxVmZEOU1rbDhGem1hbEQxL29XS2M1M3lEN3Z3UmltTzhZM05tY2Z5Rmd1c3NQMUYxRG5v UGQzWWNzNHF1RElzbjVrWVBIREM4N0dCN3djU1RXL3c2Y3E1VXB4UU5aSiticDIzVmZFdEMraHdJ QUFCQUFTVVJCVkgzZ21vTGNINHBFNHhjU0lZYUsvN3pycmRCWEVWdlJpd1lzdEFkcC9lWUVZZmwv Q0VBM3duWWMwN3AyMHpsRS9GTWt6RStlVXVZSFphOXJaWndWYlJjVG1Rbk9zV2xyUkw2eGdzM3pF TzljRVRIM2lQNlduakZjYjM5M1JUbkZEeFNJcllORG44YUU5Zm4rekNMeXc3NWRiWUYvVitTUDk3 dGQxN3BaaUFiellVeHZneit2T0dXUzIrV29VMVpwbTg5Zll3NlA3eHdZaTJiNy9ETXZjNkRmL014 MytFN0V0ZkROOE9lLytJYU1Qek04RVZiT2lHUEoxNUFvcjh5RTJ4S2hyN2VWZVdaQ09tcGQyL0VV SnY2d2NlY3M4aVl0eS9wRnpqOFZlK2RRNHpFUzhqOFhtbUtmZVdKMFE5UTR4ck5Hc1l2bnNxc0t6 ejJUQjV5Z1JCcDc3ZWdQMTkrRGR2M2NwTWxaTUw2cUZlM04rWXZ0elRoZ084NS9JRzREYkVXbWxw K0Z3Q0QvM016Q2Q1ekFzL0tDK2Q4UDF5Ky9kTnpuYW95dnczWEx6Zkx5ZisrRGprY0gvcW81WDN4 aG5uTndaMWNYanZyM1BFOTJ3MFRuMnRKNGRWdVoveEZ2K2hPTzhmK0hiSUZqakF2OGYxV3pJZ1R5 bHpWcE9yNERZM3grOVIvSWlQc0svc1pKc1kxbU5ZbXgrWDBoM3JtQmE0UXZDRTY1YlNDelJEdmMx WmhiMHppdnpjb2Z2a3h5ZnV1QjQrWmZVMEVzWC9CWUoxdjFJMjlBSXIvTWozQ2FDLzhsemRpY0pv UmxxZG1Wc3JWOC9wU1N1Vng0Mys3dFBXeFpYdytrRTNwakJidzVFaDB3LzdidVRiNjhZODZEV3Vq L0swL1p2MXlZTnZya0pITGR2d1Q4NmxFQ1NrQUpLSUY1UWNDYUY2M1FSaWdCSmFBRWxNQVlBdjA5 WWZQLzlmdzM4ZXdRNTVjQ0c1T2hzZ0R6OXZML3RFWVQ3emNQM3dWWnVHVmQ0bGw0SVA4VHdnTUtS eWIrMk9DdVRyTWlBS0tDeHBzVWNPVWpDSDBVTm04d3NmYlJ5SUdoNjhPeHpjVytwUGJxYWdqUlhT UVUrSHFVaWI3UjM5d1FVRkRsQzUxQngyaFZ0Nll4c2ZkSitBc245bjRVYVk5L3NOZ2toL2tTTFJK TGZKT0VMMGUrVWNQMHRZRmRPN3psMjNLQjg1OWZycVg1UGJldDMzaDI1TGoxdzVBMC9wcU84aWRi MTUzNjFId3NISkZJZkpGdDhSWTQ4d2FUTnc4ZEh3cjV2NGJPeCtVYzdxSkRpeTNpN3hDN24yWnE4 Qit2WEpJU2U2TWdNclpFOUdTQ2JWb0MyUVBLVmJia3p2NkdobEVGUkpIeTYxMTdBNG1zOWtmaG5M ciswUmE3c3YrTHQ5VzB4MWgvQ1pOek45YW54NXpMTHJrM3BGSmRSV1ZxdEk2Zll1V09oMk01cFdy SDhWNFNpY1Z2amNRU01tcmhqeFI5dWFOVU1kTVNYcmlNUGlaYTh2OUNnR2RGVVhSckd2M2lTK2hU K2EvaTBQRGw0SHhqdUQzKzJsS1R1ODFyRXZHUU5KbHg5ZWxJbnpNdUUzK0ZDR1htUW94YlpCckx6 MWRVY3c0NTdGNFBvWUxMMDJNTXgvWHlPK0cxRzhjb3ZjMDRINDRtdmtqRVVJcVFSVFAzazVDNFJq bnlOMStWRmpIL2R5U1d1TEo1L2ZyQ2lWNU1ac1pQYjZpalAxTEI5ZGFYZjR6VG90RDk2R3YrcjUr SWhEOFphWTlmV3VUK2djeXZlVjNIeWVGby9ML0VjczE5aFA4bFFCTnRiQk1MNVJWc0pzQnZoU1J3 SDRHNGMxdlhEZ1RHVDRSNXhwb0YrY0xyTm0wQjR5T3d2ckVxVWZneUJjMzNueHloNzZLTndYT0Y2 UGtodDJtYnVZOUVITU1HakxrWGpBd2V1d25IMkt4VzRZLzdXeDNMWjRMamtEODY2RDZ3Ty93M1p2 cnRhQ2lmZzhyOHE5VmNoMnRTMVY5WGpwWTMreTZaQTJPUk5Rdm5IeFg4YkFuOXRtQ011c0NYNU5G S1ZuWElwWWN5SjRtK2lYNllDL0gyNXBucE4rRm8vS1BOWThkVk11TWdyZy92RjB2TXRUWDRJckpG SCszYnRiM2ZLMldLTm4xRi82MFh0VHRzLzh4YzQ0dFdBNlZ1YTNUamVVT2haVHR3RC9uMlltbUVa VlVrRWw4OEptN2J0aEVva3o2TmNQKzR2TnkwdDdVOThVN1Rmc1Q1RGJmR09qYUhNdmNhci9CSGxI UFg2clBRc2pXYlZ1RENkODZvL09YLzFjZG8ycWwxNGZqaHVmcjR0ZVpGKzhLU1RWanI0UEhyMElj THhsZStybjlGUTZrWFNjU3g3TStqck1ETFUwejhPbmVSODRlV2FOejhHek5HZk1DWXZqWlV0K3ov RVBnVzJMd1JvcHRIck9NL3lBZE1rY084aEdPTmVhbUpucEFXNjJiMHQrZWdHaHUyMEhqekREZzN6 TDhPOEgvOE1PRFk5UDNDeEg3L2VPNkdFY2RjOSs3MnA4Rnp3UlVSM0h1WmUwSi9lTTV0eG82d3VW ZkUvV1F1ek5zelhkdTNaMGVQNXg2ejRVUEJJRDQvc2k2eFBoZzI2cXZWODJkVXdvbTVtSzB2aVZE U245dndOanlMOFRaek11Rm8vQ1BFOGtQa3NXQno1bGYxdzQ4Ry9tVUVJbWE5LzZkSDZsYXhrUDlm WUQxaWlhMWY0T1BncUZFQ1NrQUp6RGNDL292U2ZHdWJ0a2NKS0FFbHNNQUptRGU5eFR3bzVqbXc4 Rk9JSnF5VXc3TzFWMVNkZWZqQncvZWhjQ3h4VTJzczhkVklMSDV0SkpZWXRGd3lYNXY2SHlTSWli NEdoZnE0WHo2bmRuZjloWm4rQWFXN3NLT0c1Zjh4T2ZkSFlvbStDT29ZVXhmVHV0SEVSQkR3THRk MVB6cWIvK1BiTDAvT2JTYjIwTDUzd085dm4wVjRHTWNreDJQaFdPSk9yMjNSK0RmQzBVVG5jTDF0 bE1kdlFQcThRZHR1VHRPeGp5SUFUbXg5WnI3ejh6V1ZXdGR2T050MXJOc3g2ZnBTSWo2SG1ON3RV dDI3TTVOazVQMUNTKzFUaGRoTUhIbCtzN0dFNzFsS2gvTC9Vc0tFRlZySHFmZStnRUxlaDJ6WE1R cWt3aVFCZndRS1loeXZWN2VzVGYxblpHMy8rMDljdmVIdndxZWVla0lnMFNROXJqMENtVGxRaXV2 UXcrWDZ1RXVOend6bUlrS0hjOHZsYThZa2N6aTYrZFV0UFprMm5YUnkvT2x0WmI2a0NRZzNqc2Qx T0srOHppVmpzY3dLSEpMejUvWm11WDJYNjk5QU9HTVF1WGVvN29RSGMzRnphVjlrR2YxUjhZVi9Q UnVLb2xSUDF4K1k2YjlHQmZGY1MzRjkrRzVrOFBpUmNDeHhoeG1QaklYNytnakdkdHNtTXdGbS9s MkpsOWhzdU1UTFV0TmR2cW03RnEwNWxvNHQ1a3NxTTM3blJSU21WN05sN1E5amJJOWdqRGZXdUlm cjdRRm0ra2NhL2FHcmozcW0wL1Z3ejMyN1haTFhvUTYvWWdWZXV0aDJHZzZHWTlsckVxNjdPUDZQ RUxONUdURHdwWnhKUEo3dDI3MjlGL25NaWpIK1pCaUcrTlBaKzRleC9jeVZQY3hzcnBXNVBJL0I4 UWhzM2xqTWRYbFBnY08yeEN5TDdlZG9sRVYvak1UaS9aRllZazg0MW5GamJ0SjJOdVFyRUhmQmVz MjVFaUxYckhMamY0bUVDUGQwNWo0eUVrczhIbzRscm04ZHZiL3NZOXdMSXNFektQaDcxUFJqMDUr RHdlUDVjRy9zVXVDcllGL3FSNjJNTXRVWE5QZWNobSt0ajBXMWNQNzE3VzUraUN6K2ZZa2pmR2Qy bWYwUzBXT0RCNXFicm1RODh4VEVXTXo4LzJGY1BSVE9YZ084ZnQyZStOMVEzYkxEdUQ1Y1FVU0JN UTFobisvdmpwVHFvMGcrY1NNczV1V1p3cS93VHpmWCtFZ3NzUytDTWQrVHoxeXJZdkh0dUNjNExt ejlqSEJ1K21yZENiZHZuR1ZibWgxRzJCaVRNczkzSWg4c2lLaURVdTJMYVAraGNQQTU4aEVva1Ar S3RQNTdEVjg5aUJuSGVIWFYyTE5rWFIwWjVXOXVDZlkwV2ZMSGNab3dYVkdqREpsZWFqdk9RK0Zz WDR4a2p2UDlKZ3lKWGt6QjM5OUM1THh2dk9lR3daM2I5MklNTnF2M0ZONUxuSTZPZjBja01KWW5y b0YvbitscnFPWU1XTDk1eUdiclBVYlo3ZytjS25mOXlLTS9RVm0vaEIwMTZOUG9iNytGVFBsK2FQ cCtHSDBTWVkrYmF4RVNCK2MwaEQ2SFovb3VoRS9JbU5VRm1QZ3laTWJURGJhajVtSnpUeGlKSm5h aTdtdU1IR1lmaVNaMm1yR0RPWEN2U1BqOUxmc2lKZzRiZkFWR3hEWDM3UDdRSitCNTZtOG9jei9z SHRodlJhUFJSbitDV2p4Ly9QSk54RzFlZ2hJV3M3SktvSDhhbm9aM09Ic2VHTjVoM1BlYU9Sbkdl RjFRRjg0RDkyTHZKWWVDaUZudi84eG1IbXgwM2tINHowM1c0L3NMeEZTdkVsQUNTa0FKekFNQzFq eG9nelpCQ1NnQkphQUVTaEd3N1hzUWxWK2VHcE5DRzgxeVd3aXIzZ2kvQnhNdS9nZkNPaVk2RjAr T21JVGxWNkxBNWJBQnc4VC8xdC9jZU5GNEQvKzVEUDNkeVo4SXM1azh5TXViaThPK2xZaGZPVjVk UkhTUGE5c3ZIOWg5WCtIRUZLSm0zNHpUUG91Snp2VGF4dnhtWmtvVWtmYjNMUEs2ZzkzZGg0ckVl VUg5QVg1ZWtIOHo1L21aeHF4Y3VXV1JPTmFyak50djJaSHo2eTJuSVJlV2R0elg1OXk1dlZqT3c4 VWV2blB4Wm5sb0lmYityWUc0OHZPbDl2SEF3MzR1WFc1dlpLRkY5QzRjcis5YkZsMUVGbi9LcWJO djVlUDJKVzFUcFBBMmRkV0xESnU5MzJJeUlqRFo2NC96M09CRWxodjgraDRSenZEdzU3QXJhY3pM Qit3MGZJclp5YmNwSGFMYjBrM3A4NHQ4S1ZXeW5HSVJwbXdpR1hQZktmVWg4M1hMbUN5UFVlaEpT UDlPd3NsQkxCODQyTDJ0Wk44Zms3bUdBb29zbzUrVDdxalkxazA1end6dnhUcGlYNGFKU3pPUlgx aTFHZGZQRXFLM0dndjg1dDh3ckNoTWhPUHlMVDVxdjZmRTJEN2Q1WThScDFZQ01MR2J4SFhzQlpB bm9NU0huekJXSkxCNXM3R2Uyd1NPMnV1STZiT2ozdWwzSGVqcHVzdGk5M3pVOUNpczM0eGVrM0Rk UlFTdUg5aU9tditGODFldzVZeWsrWmo1T3Mra0wweGJRVCtUMjIxeFRrUEdRRjI0RHluOUlnSFhi VWQ4a2NsMWpxQ2NrNW1rSTIzWExZUGJtSm1YejlTcTFpTmdsTzZPYlQ4TDQvenRYa0J3czlpTVBX WU1vdUo5RU5sb0Y0azgwL1JqcXZJbjZkRHZVZmJ1TWRtRS85VGtIRFBLeVRGUmN5MWdEb3hGTlhE KzNXcVd0Qzc2eGErSS9HeThlOGFpL1dIYnRoSHp6TU40OWlrVzc0Mzd1TTlIMzNzckNablZ3OGJj RTVtOEF5c2FQMXpwaWhMRjZoa3ZMTFVydVpPWkwwYWFFZGhDczVKd3ZubnlRVTY0TnhHUlg4WVJu SFB2RnRjMUt4V01ybEloRW5PZGh0eTRpaXhCMDkvYjlSWGNiNWgvSnhPTUlETFhBZjl6cFA5YUF3 V25wK2cwTDNrVzVpdnA3NisxWnlISE1TdlNMVElDQzlPRGRhRjA0R3QxRXo0RDlrZm96MS8yMThQ bVdkTWNZMk9KeDZ5T2hiVDNtUEhaak5Od2oydThNUmhqTVJJVlcyblBONWFUZVRFZGZRd3BnK1lo OUtzWDkzWHZtTFovWGVLZHl5SnZSYlhGWHRneE1ucjkwUFI5eHR3RzBvMWRVWUxvWC90YkdzM3FS VWlHRkJNMC9UMmRONkc5WnZVQjlQR0NRdGo3TU9FTnFNREkrZ2JLK0FzUzBmMnV5eThwZm13eVNk MFFtZk5tekgwb1lrK0NOUzhsSkE2Nkp6VEJIVEQ5dFhiK0JLU2JtR2U4L3BrN0R3eHZIUGN6VVlN RjZ6ZmQ1VmlQVno0S01uM3JKYVo4dU44QU82WDlIL2U3VzFIbXFHSDMxNzI5dmNkSEE5U2xCSlNB RWxBQzg0VkE0UVZxdnJSTDI2RUVsSUFTVUFJZzBEaDAwRXhrL3g1T3o3RFFSaWR0bis1NXF0d0lT L2R3bXA1QnhEK21jaitoWGE1RjUrSWhkZHczOXd1TEdlanUvQlVtRERDUlVFRWRvNWxIMEs1TEcw WU9QY084Q1QwYVhIdXVnVno3aEg1V29YUzV0ajB2MWRzVitBcXhXUDU4K1pVY285RUNjbldNOGh1 TnF5a1g4eEZNTnZDN0NvVVNpL2NPdS9hUUNUZUtkU2hwL1A4ajBBUmpyb1I3UEVlUmpmbmF1ODZt anlQZmFpRitpTjMwcDNmdTNPbVZWeVM1RitRc09ycVpvTFQzUFA0TndtVEo4R24rb01tNDY0ZUgw NUJwVDc0TUliSXN5ei9KbVkvS09WcWJqcHhPUWhmbC9ONmVlYTgwdUk5NzdoS2IralJ0dGtndURr WXptc24vUFJJNllWSnRHckJ0RENGMmNPTENITGNqUTJNbUdpTFIrT25pMkg4aXpGeGhjdVZPaDQ0 SHY1cWh1ZlVyWEVZL0k3M2N6WTg1czdiTW9WbEtkNkNuNjQzUWdsMENlWTdCVm1na2hVbm8xNlM2 ay85Z3lpaVZ5Y1JOWi9tbDZxMkZjSXpEWnVMN2lUZ0hLeDNuL3pYVjNQZ2FjdW1nWDM0aFRsdFdT UHhoVSszdTY3N3ZKbHh6TjFHRjF5UWgrVHl1dFMrREhPWmY5R0EzdmpuWTNYM0lPbXEvZ2pML0pv QXErYUhCR08va2dsUlAxOU1mNmIyL1YwUUN5ODBTdWMrTlJPSkxpcFZsdnJheUxmZWZFRmY0VWdJ WUp5aDRBQUFRQUVsRVFWU0NQQk4yUTA1K0hKcHArVHdKZEpNbllPN1pHa1llTzVlSjM0L0FTc2No bzNqOFYrdVlmVnFxdDZ1eS8vK0x3djNtd042LzdtZWlNZGNWSWZuT2ZKcjhydld4cUJiT1A0djRU dlNOb0ZKVlpKOXRsdGRIUk5YR0tQRjdPdDlubm9HUU4xZ3VBa3FhQ1Q0M2xTeHZuSWorN3M2Zmls alB3Ymh2Vml3Wko2VXZpdWxidUZhMHAzcTdycXh2Y1BiZ1B1Q2hmQ3p6S3N0eG5wVDNqM1VJN2dm KzNXT0NkbzZOSGhNeWdMVFBvY1B1bFVUaSttUEZFblArKzRQR3VOSHZhK1JaY211SW1jMFM3WjZN R0hQdTJ2L2dneFZkTzcwTVU3Y1pHdWp0dXBoRTNvMGl5L0diMERNaCtzVzlqajNVUVpscmZlQ1kw ZmkvcTAwK2szLzhaSk9QUlIyUDRQN2xlZWk3NW1YSmFtUzgzOFdjUnFvbitha1NMNjFXSzV4QWxt KzVUR2NqWStWakJPRXVFWHpCNjZ3RHV6dkgvWmR3Z3p1N3VuQzgzNGZ5UzdWemRTUFIySmR6a2FG MnpoOElNMFVHdkxQOWs2NnVva2pUTjU5WWpyVXBiN1I4TnY4U3F4UnprN1RRbWpvNlRQN0NpSEwr bGFlY0VzYUQ5Ym0rZFBOaUJTRmZlOVNwQkpTQUVsQUNQZ0tXejYxT0phQUVsSUFTbUdjRXpCdm5t UHoyS3hIWUZUWmZmVXlvcFkvdFRRNm1lam92Y0VYTVErZTFLT1FJYk00WTVjTzFGcnZQU2ZVbVR6 MndLL2s3UkdBdUh0c3FqSm5RVGZWMHZwS0pUeVRoZjBJQlpuTE5sTzByUlZMdy9JWklYZ25sd0ly KzN1Um5UVnNSVnZQR2ExOXY4bVdPeFd1WTZlTVEyQ3dYNlo5UUdmSGFqTGJYRHpzblZkczJyL3ha NW9jMlRZdHhtcG9zZ1lLOXNIQVIrdENoUFR1OEw3U0g2NDZmSjh6bkZhWmh0cDVTR0pieGJ3MDk2 amE4M1B1S1hwaUU1TU1ERDUzVW40a3J2WFhUMXQrVmluWFM5bXVJdG9aS3hWY1RuazZuaDVqYzBh VlVtY2dTOXlUejBrR3hjdHJXYnp4YlhIdk1FcDNpeVBVSHU5ZjR6OWN4MllmU29WY1JNWTM5Q1dI Y2VCYkNpMFVpdUx5SkhqMmFkdXlDZENLUDFEV2wvWDJmbXRldlh5ck1YekVwaGVnaE41MSsyVUVv QVkxL3Jsbzc1TndyVE1ISnRsbGFQcitBb1pQcTZib2F5dU5sVFB3OHhGMEQyd3ZybjN3eWJoTjJE VnYwdEZSejA2cUI3dVFQa01hQkxXZW11L3h5OWM5YXZEY085eVpmN2ppVXdIWHFTZ3dzUVVWSlJv bnhLWEhkbGFtZTVDZUxUUW96MFQ3eklzUjBOOEl2SytQY3czbTNKMUJuVmxaenpZSVM1bjNWWG10 TkcxSTluZTh5K2JuNE5jLzBzWjJHazR0N2k0R2VaRHY2NVk4Z2c5ZkhiRnZNZUpaWHlJdjUxeWxM NkltSUwycnlMeVVRZlFrSkNwY1NOVzlFQkY3d21tbjVJSk1hSHdIVG4vcDdPaitIZTdrSStvQlp6 ZWtuMkp0N1BGOHE3NTdQaEh2M2ZDbWNNK2E0K1JKVTZ4VGNxMTZQVEFLYk1aN1MxamIzbXhuL1BO bjZ6Mjl3cmJteHlCekgxQXlPRDRXSEZYMnZqNGdELzI2TUxQNjl0N3crVGZnbjVoa28xWlBzc05q YTdIRW5NUy9zK2U5M3pMalh5eGh6WFl4N2szbHVtb2lVQTcwNy9pL1YwcmdSSjhDTGtkK2NXd1hu SEIxRTNNMUUvQS8xdzA0NDFaMThrK2xMaE45K0tLRlo2Qlk0ODRhSlgwZGJ0b3kzT2xTR1NhQk84 ai9iZWM4K3VGZDZiY1BJb1RXR1g3NXd2ME00K0c4My9IRSt0NUUxTmN2UFFpMnJEN2FCb2ZrQzM1 Tk1TTXlxU3dqeXZETzljVks5WFZmaW5zTmMvejRGSWZ3cmtIanNDY2NheXVGdy93U2ZxUWQzN253 TXpOK1Y1bVBONkErdlJ4M29QOTdZVGI2ZjZWY1laN1A5cWlkNWljbm5pNTlXcDduZTRCNzJVbHh2 bHVLOHpGNXZxSERsUHB5bjVueVZLODM1bThKNW5PMlBhTkxVaVhlZ08zazN5bzRMTzZkQ2xzdFJz cGtQS0hoT2t4UXF2ZG53TkZ4VEdDc3I1T1c5SklCN1VMT0tocG12OFo5cnFJb0NMek9hQUwrZDZQ bGorUHJMcVNXMzRaWkNmelBqR1dHT0JWelJEOG5QRzJPeTdHRGNwNXI3VlpQVzVLbTBEU1p0Q3Nm SEhDZHp2RkQrdFBiL2tYUm9BOGJoVS9MeU1mMXYzNjYyYWw0SXlXZFZoeEpRQWtwQUNkUStBYXYy UlZRSmxZQVNVQUpLWURJRWJQTVZDU1ltYzJVSWxKdm1yZDJjZndKN09kRGJkV2VxSi9rcTJDV3du TFhOMkwvS1RKNmpURy9pSGZzSkd6T3BsdXJ0L0FJbTg4OUd1YWJzWEQzWWQ3VWk3UG1wbnE0Zm04 bS9TaXRCV2I5QVB1UlBabTNYMWxTcWEzUVp5RW9MbW9KMGc3czZIK3J2VG40VThwd09XdytibFNs WkR6blBObTAzL3l0dm9sWDE5M1QybVRLOHNucVNVOEl2MVp1OHdpY241QzNORCtrdWhFV2FIT3Vr K1IrSmxUU25aSm9oOTlBd2xJaDM1QklJOFYwdThSdENSNjJmSWt6YW9odlBacHUraDRrUUlxWmZ3 ejVFdVovSVN5UFJlR0QxQ2FNc2pzVDYvNTFGa0lmd3N6NG85aEFtOVc5Tnd6T3VFU0dVTFVYVFdK WnNhVjYvMTFzeXMyaUNLZ0xOWklnSS84bWZCYldlOVppRXRoQ2RiK2ZDbzlGbzQ0cm81bGU3am5W N0xzeS90eTM3YnFMeDIyV3g3UFBuR1hWaktzS3lYdFRXdG5uQ2JUSmZOVnFPQ3hsR1N5VVJQMmMr YWYzbUo0V2NoaHVaNkV6dkdBcGRPdkRRQTRVS09GOEJHYWM1aDFNOTZJczlTU2FoRDJSQ3AzNDdz R3ZIdGxSUGNqRnN2bC9qL1BwRnVab3cyVDJBQ2NPRVA1ODVsOHJsTS9ISVUvRjVaTXBFK3J4c2NG ZDJ6bVcrR1B3dDByOFJOZ1pydytiS01XNFQ5c2IrWGNrL0ZsTTBHem5IdFZOY3Z2OTQ1K1FzZFJ3 R2R0LzNNT0xXNXRKaHY5Z2N4M0hsOVVWT01yOE03a2wyb1crK0c4ZG1QZXJPTWVXcy84T20vSHgx TEpoUXp2dU1BNVBJWmpjajFwTzF2N3Z6SFFXODhyS2FhMVpPRXJURjN5OHJZbXJ5OXhlLzVways5 Z1REeWR4Ym9JN0EvVVBmcnZzNlVkOEtXSThmNUd0QTJ0OGpYVW1UbVh4T1hvUThxMkM5ZkxuOVFI ZFhkcndQWnA4SitVemZneHlCTVFUK3lzN1RvTGpqK3RDL0NxN1ZsVjkvalR5d284eHczUiszc215 azZjczROaE0rMTh5OUhJN3JqMUgzSzdBMzkzaWpNdlIwR2I4SnIrcWVMeXRhMFoyNVYwVmRGbXlt bnQ2dTFYMjd0NWRjcWFkWUlkVzBHV3dtZGY4NXlmemUrUTJ1TlRzV3pjVDVWK3dZbXJCVVQrZTdV cmgveU52dTVLdkwzUytaZkJWWXA2OTd4dzZQZTAvWEJwVHZ2OWMzNDE2c0gyTnVzWEZ2dkxJbmMz NEh5c1cxT2R1dnpMbGx6ckhNdVpCaDBZeTRaNmQ2T3IreGI5LzlCd0w1Y0lPVzZrbGVET3RMMy9u S2l1NFBBblVHbmsyOFp4L2NLMzNmM1BlYStvYWI3RG9pRGl4bHptN2d2cEhLL2ZxbjRWbW9YSjI1 K0FONy83b1BES001VHFXdVBibjBNN0UzWXhiaytiQmZMdmc5OWlrY2E2T0VuS3djQjd1N0Q0SDdk MUVIK284M2R2djZTZEwwS3p6WEYrMVhKYXMyY3FPOENWOWZDZ3NPWG0rUzVrVkt2NHc0VDgzNTJ2 WHVQcHkveUJ1NEo0Ri9qSm1FZkRMUWZmK0RxWjZ1eTFJOVNUTWY0SjlYZ1V4ZHJXajNzL3Q3T3I5 N0VGekhWRndtSUhNUDZzM1hGTXdESk90UzNWMS9LSk9kVU8rVXp5V2dQYVd1aGVYRThlSW5tOStN WjZuUitTVS9iNHpKWFp2N2NaOXFya2RlWlJQWUhNUnhBcmNwN2Y5RnhSQXkvNjRyOTdHQWtFdlhU TkYxcTJoMUdxZ0VsSUFTVUFLelMwQVYrTFBMWDJ0WEFrcEFDVXc3QVRNaHlaYjE5VnhGTExSeFpM Z3UvMFZBTGx6M1NxRFdDZUNoK0RGeTNML2s1TFF3azJlNXpsblM1THczMHQ3eEU1ZWh2QllpS0lE dmNDejdiYTVEUDRleU8vODFLVE4vT1JLTGY2RjFiZnhmSXUySm45aE9ZeEtwTDRIRmN5OWRQZXpT VnlxZHZMSkQ5azFTWkRVQXdrL0lXdFZvV2ZWd1RvbXBIMjY4d1hYcGk2T0ZRVS90Mm45c1dkdjFo ZFkxaWZkSG9vbExqL0tpL3d1eDgzM01xMUt4bjBqNnQ4WEMvV0UyMCs5S3RrbGNPZDRnazJwVFhY MzZhOEs4ZDdST1B0dHk2NjlwWGJmeFBIUDgwbzZ6VFR6bFBWcmg4bXNIV2hxdkcwMWJvWXNwWG1G S1RhWUVhb2tBczNBMElKRFEzd0orOVNnQkphQUVwcCtBamtYVHoxaHJxSUNBWFEvbHZZajVuOTI1 MUVjbFpKZGRJU3VYV1BkS1FBa3NKQUlMcDYydHNZNDJJamIvem9yTUQ4L09kNld0WTBWZjREZnhh cFdBRWxBQ1NtRHVFMUFGL3R3L2h0b0NKYUFFbEVCWkFtbkwvVEVTRGNBYXcyVFJoVVJUczhRMzZV OEp6QndCR2FINi8zS0pyc2JENmg0UlBvc3M2eUpoK2hpSnZOUVRnK21uUk5aNTVndk0wSEg3QXl6 eVpja3Eyb1hvTENKK2wxajhPUko2bVpDc1J0aERMdEdGWWc5ZGRtalBqb05FbGYzNmRtM3ZyM2RH WGlONWhUUktRcUVtTjlUcko3dkRpNVlZOTFUWS9mdTNIWFh0WTVlNXJ2c2xZdlBsZjZaVXk1S0x4 S1lyRVBZWklUN1RoTHJpZmd0Y0FsL1NDOUZlYVhEOHl3U2FwR1BzSXoxZDIwaXNTNHUxaVpqUFdl Snc0RXVvTVFXVUNUQmZvdHVXYy81bytjZ2dmSjY0L0ROeUpYUDhTTzVJTTEwMEVJdjhxS0t2dVZC RXppeGJzMmtGM0ZrRlB1OU16ZExxR3BCQnpRSWpFSTRsWGhTSkpRWmg3MjJOSmI3U0VvMi9wSnBy Ykd1c28xV1luaFRBSnJJOTRGZVBFbEFDU3FBTUFSMkx5Z0RTNkJrakVJbDJmRE1TUyt4SG43d3BI SXQvdHExOTA2WnFLcmZUVGdjeHIvVGxlY1J5eGZjU3FDOUduVXBBQ1NpQnlSQ1lRM2xka1dkQzNB MnduckdJcno3WTNlMzlLMEV2UURkS1FBa29BU1V3N3doWTg2NUYyaUFsb0FTVWdCSVlRMkJ3WjFj WE1YMHZIeUgwL0xaMWZma2IvM3k0T3BSQWpSTjR0UGZlUjdrKy9TSG95aTkxWGJxYWllOGdLSDBo OXJYQzlObzBIWHR6ZjA5bkgvemtMWkhZMi9vNWNwMnpTT1JEekhRbjB0NE9oZjExMkY4RjVmNEhM ZUl6RHZSRXZqKzRjK2RqSms4MWR2K2VCLzh3a3ViTmx1MmVZeE9keGE2OExKZGZiUGRvemowVmUv Tmd2cUp1NUovZDRaRnpvT3krREdYK0JOYTAzYlRuNThKeXZTWHVPZlhVOEVObVdZVzR2QkdYZmo3 d3dBT1Z5T01NOUc3L3dmQ3duTWEyOHhTMjdhYzRaTC9TRkdSZUFpQWFQbWJjazdGOU8rKzdvLzc0 OEJOZGt0Y3p5WjJ3ZDdqRTE1RkZQMFViWGpjMHdpODgySjM4RXQwNi9uTC94V1NvdCtTNUNOOENp OE5OTjVtOVdpVXdJd1FzeS95cmh3YlVkUnJPbGJkWnpGOXVXM05nRGZ5Vm11Y2dvZithL0lnbDln TUlVNk1FbElBU3FKeUFqa1dWczlLVTAweEF6RFhzSkNZNmw0bmY1NHI3MFlwZmJOdXlwWTZZM3d3 QkdUWm4vdExmRXk1Y3pqOFhwM3Nsb0FTVXdLd1JtS21LVjY5ZTNZVDVqRGY2NnJ1N2JqajlhNTlm blVwQUNTZ0JKVEFQQ1ZqenNFM2FKQ1dnQkpTQUVoaExRSWpwYWdRL0RHdk1jdGUxTG9ERFB6RUNy eG9sVVBzRW9JeCtmS0EzK2NNRDRjWi81cVBXczZtSm5wTTZ3WDZMK2QrWlJ0RWRiTUd0YWZPL0NW TzlYWit1SHo3MFRNY2VmajdYcDkrOHpCNStIOEkrazFIMlY2OHN6dFZodnRvM1N1bEhlcnJ1U2x1 aEVKSGdqL1lNUzkxUUxrMFYrM0dUN3R5NWMrakEzZ2YzcFhaM1hkNHdjdWoxYU12ellFMTczamxn RGIrcXIvZStPMFlvL1pMQ1FxdzYrUWJDSE5pS3pHTjdrNFA5TysrL3ZYL25qdHR0U1QvRk5JaVpa V2lKREZkVVFKbEUrL2MvT0hDZ3ArdTdpK1RvVnNqL1BITThVbzN5Nm9IdXJ1K1p1c3RrTHhadGg5 c1RyeUdXYnlMU2pHbDNONHc0TjhLdFJnbk1DQUVac2g0Um9wU3ZzaFBka0ZQUk5iWWxGajhUbzha VnZyeUU2L1d0Zlh0YTh2LytnL1NuQkpTQUVxaUFnSTVGRlVEU0pETkNRSmp1SzZqb0JTM1JmdThs eTRMd1FpKzNIamorSHR4UG4rK1BFS0hyaUNaK3YrNHZTOTFLUUFrb2dSb2lVTEVvUTNWTG40em5E Zk1GdnBlSGlhL2N0KzkrZmJISm82RWJKYUFFbE1EOEphQUsvUGw3YkxWbFNrQUpLSUVBZ2RTdTVF NG80cjdnQzN4TFpGMWluYyt2VGlVd3R3aHMyemJTMTdmOVNLcXI2ekJ0MzE1MmlmaTllL2NlTTEv YUR6enc0UnYvWFFBQURCNUpSRUZVd09OR0dUN1ZqYlhKZVJwQjg4WWsrKzI2d3k1TjhyZWlmY3V5 NW5VZEo2OWNjOHJUV21QbS85MFI1NHJNdFNYYm52MEU1WDd6K3ZWTG1lbEZ1VFJtTDh4N2g0ZnRY dU9laUhYWkNubTF1dkxUK3NlWFZQd1NRQ1YxOWZiMkhzL0svemgxZFUzNDVZQlZxellzWjZGL0lx SkZzQVBDL0U2ZHpBQUpOVE5HNE1EZUZYMDRPWU9yUGdoZkhva2xya1QvYkNrcXlKWXRkZUgyK0dz dFl2T3l5WEpmbWtmSmtjK3Fvc0pIUkoxS1FBbFVSRURIb29vd2FhSVpJT0JhL0JkVXN4TTJaeFpa ekw4MTF6M0M5UzhYNk4rYjY2VzViZ3JURmY1d3VHL2tJL0pMN05Vb0FTV2dCQlltQVcvY3RDN0I4 MFo5RnNDTmN0aTluaWpyMDUwU1VBSktRQW5NV3dMV3ZHMlpOa3dKS0FFbG9BVEdFS2dmY2I2T3dM dGhqVG1KWExvUURqd0hZS3RHQ1NpQmlST0l4K3VaK0d4VGdPdnlQUU1QbkRTcDVlYmJvdXZQcnBP aC83VmQyVE5pMS8xZVdIN2F1bTdET2FiOFVyWngyTnBNSkt2OThleTZYelNyQlBqRFNyb0xJc3d5 ZmJoUnZOZ0xGdW5mdjMvYnBOcmtsVE1ORzZPc0Y2SlBvT2diYlhIT0dPanV2QWR1TlVwZ0JnbmNt blpzK1E5VU9BRHJOeGNQMTlzRGtXaGlKNVFTMTdUR0VsK05ST1BmaU1UaTJ5T0R4NCt6OEhlSmFD bHN6cmpNL0tIVTdpNmorTWlGNlY0SktBRWxVQ0VCSFlzcUJLWEpwcG5BNEs3T2gxamszd3FxV1dx dWU3aitIUW5IRW5lWWE2S3h1Q1plRzRrbDlwbnJKZEpuN2p2aHlKcUhMTGJlbTBwMUhjNzZkYWNF bElBU1dIQUVJb1BIemhZU2I2VTlQUGNPNDVuL0UxTXlMaTQ0a3RwZ0phQUVsTURjSTRCNTJia250 RXFzQkpTQUVsQUNFeU5nRkYyNDJYOXY1cWJmSytNZHpldmpjYytsR3lXZ0JDWk1ZT1V3SlhCZW5V blloTVNDSW0vaXkzd3VXN05waFhEOWYrQWgzWHNod0JOSzZDbmkxRDBqR28wMmV2NkNqZmxhUDIz WGZaNklLZmVES0h1SDB2elZuTC9hdlZPL1BKSEpJNVMyeVNnYVVXUW1wTmgyTnNNR2VwSy9TUFVr bi90STcvMFRYbTFnTnVYWHV1YytnY0dkWFVtTDNWZWpKWS9DQmcyVFdlM21EVGlCM2tyTWJ5YmlU VVJVK0J3MndrUnY2dS91L0RMaTFDZ0JKYUFFSmtSQXg2SUpZZE5NMDBDZ3Y2WHBHOHo4c1NKRjEr RjZkNWE1SmhwTHhLOGtvcFd3aGVaKzErWG45WFh2MkZFWW9YNGxvQVNVd0VJaFlGNnFKK0wzWTl6 MHZyN0gvck9wbnE0L1VBMzhWQVFsb0FTVWdCS1lmZ0tGRTBmVFg2UFdvQVNVZ0JKUUFyTkt3Tnpz bTV2K3JCQmgyK0gzRUcwTlpmMjZVd0pLWUFJRVJoeDZrOGttVEErRm5KRkR4ajFSdTdodU9DN1py L2tEWmJDek1oUUtTU0RNODJ3TldYTHNreUowbHVmTmJ1cWRrVmRQOEgvS214THNZVWZlYUJ5d2Q0 aGIveGoyMDJtMGJDVXc1d24wZGQ5M2syUGJtMGpvWjlVMWh1OXdIRHE5dnlmNWJlUVRXRFZLUUFr b2dRa1QwTEZvd3VnMDQxUVMyTFp0cEwrNzgyT3VSZWVTMEs0cWluYUorQ3JISGpycndPN08rMGgv U2tBSktJRUZUR0FvdFB6RmFQNExZWTM1ZlpxUGZSNk8rZkM4Z0dhb1VRSktRQWtvZ1hJRXJISUpO RjRKS0FFbG9BVG1IUUV4Ti8yNDQ3ODUyN0kzdGNZR25wbDE2MDRKS0lFcUNaeTBmdk9UaVBnU3dr OWN1bUhmdnZ2SGZvR0x1RXJOc05qUllta3htM25YenAwN2h3cmpXdGM5ZkpaRmZER3hMMGJrUS91 WGhPN3loVlRsUExFOThTVExvb3NJTTY0d1AzKzA5OTVKdGFtcXlpZVVXRE1wZ2RvZ01MaHorOTVV Yi9KbGpzVnJoT1JmY0syOUU1SWRoUFdiSXliY3hKdDBxWjdPY3diM0pMdjhDZFN0QkpTQUVwZ01B UjJMSmtOUDgwNGhBVG13Sy9rN1hCZFBkVVhPeG4zbGxiQVBvUHdSV0orUkZEdy9RZHdycmFQMjBs UlA1N3NHZCs3VWwwY0JSWTBTVUFJTGwwRGJ1czJ0ZUY3NFZ4QXdUL3FQdW5pMk9OamRQYW1QQlZE V1BESGFEQ1dnQkpUQXdpQmdMWXhtYWl1VmdCSlFBa3JBVDhEYzlBLzBKSitkNmtreXJOM2YwM21q UDk3OFA2MVVUOWRXeEpsNHp5TDlML3hwMUswRWxBQlJXOXZteFNPTzgxOGVDK0hiUXlINzQzQTdz Sk13RE4yZVA3dnh5bFdPMVAvU0h3bzNOOGM2WGlsdUtMaUVudXQrbUk3UVZkVFZOWXcwVlp2bTll dVhwa2x5WHhEZmNYekUvVnJWaGN5MURDcXZFcGhpQW9PN09oOGE2T242TjF3N3o4YTF0Qm5XdTVa bTkwdE11SWszNmFhNGFpMU9DU2dCSlpBbllNWVlNOWFZTVFmamo0NUZlVExxbUdFQ3pvSGVyanZ4 ZlBsdTJBM29pL1d3dnV0aVZ5djhyMERjai92NnRoK1pZZG5tVFhXcDN1UVY0T2pqbXJ4dzNqUk9H NklFRmlDQnZsM2Ird2Q2a3gzWjgzckZnWjZ1Q2IrZ3Z3RHhqZDlralZVQ1NrQUp6QkVDcXNDZkl3 ZEt4VlFDU2tBSktBRWxvQVJxakVBOFhwOWU1SHlHaWM0MGt0bVUvcUI1eURidXlWZ1pIdmsvWW5v b1Z3YlUrUjgvZHF6aEU0LzJqbjRGdjZLOWZWa2ttbmkvVFhJdCtYNHUwWVhXOGJyL05DL2grSUly ZHE1YXRhR0ZSeG91WjVkWENkRWV5M1ZlOC9pKyt3OVVYTUFDVGFqTlZnSktRQWtvQVNXZ0JKU0FF bEFDU2tBSktBRWxvQVRtUHdGdG9SSlFBa3BncGdpb0FuK21TR3M5U2tBSktBRWxvQVNVd0h3aXdH M0gwMC9IamRURkpFS3VTMStVWS9YM1RFVURWelM2QTY1RE4rVEtFdWFQTkRVTi9hcDE3Y2FyMjA2 T2Z5Z2MzZmp2SVducWhKTC9NK1Q5QkU2NWc0UmZkYUJKZmppSkw1ZjRXRVBEaTcybDg1bE1zejdT eEVNUGUxWG9aam9KYU5sS1FBa29BU1dnQkpTQUVsQUNTa0FKS0FFbG9BU1V3UHdub0MxVUFrcEFD VlJNQVBQT0ZhZlZoRXBBQ1NnQkphQUVsSUFTVUFJWkFzS2hSWStSeGZ0Z2YzcmM0azlNUW5HZUtU RzczYmx6NXhBM3BqOUlybHdHMVh6MlMzdytReXpySWpmRW4ySzIzb09rcTJFSmRmK1loRDU0ZklS Zm1PcnR2SGFpeStaN1pXRVRzb2J1RjdIMm9jd3ZqS1RwRjcyOXZjY1JyS2FtQ2Fod1NrQUpLQUVs b0FTVWdCSlFBa3BBQ1NnQkphQUVsTUQ4SjZBdFZBSktZQ0VSVUFYK1FqcmEybFlsb0FTVWdCSlFB a3BneWdnODh1QzlkMHRvNUV3bzJpODYwdFBaTjJVRm82Q0JCeDU0UEJWdStoeTV6bGt1OFJ1STZh ZE1mQWVpcmpOdTFIa1pXK21uRFkvdzIxTzlYWjk1Ykc5eUVIR1ROZEsvOC80N21ad25EN3ZXeDZh b3pNbktwUG1ubTRDV3J3U1VnQkpRQWtwQUNTZ0JKYUFFbElBU1VBSktRQW5NZndMYVFpV2dCT1lV QVZYZ3o2bkRwY0lxQVNXZ0JKU0FFbEFDdFVRQWl2YjlVS0EvTWkweWJkczJNckQ3dm9jUDlIUitK MlVOdllhUFdzK3VHMnE4MExoVHU3c3U3OS8xd0I4UDdkbHhjSXJyZGsxN3BxSGNLUlpUaTZzVkFp cUhFbEFDU2tBSktBRWxvQVNVZ0JKUUFrcEFDU2dCSlREL0NXZ0xsWUFTbUZrQ3FzQ2ZXZDVhbXhK UUFrcEFDU2dCSmFBRXFpZXdjK2RRWDkvMkkvdjNienRLY0ZkZmdPWlFBalZKUUlWU0FrcEFDU2dC SmFBRWxJQVNVQUpLUUFrb0FTV2dCT1kvQVcyaEVsQUNWUkpRQlg2VndEUzVFbEFDU2tBSktBRWxv QVNVZ0JKUUFyVkFRR1ZRQWtwQUNTZ0JKYUFFbElBU1VBSktRQWtvQVNXZ0JPWS9BVzJoRWxoNEJG U0J2L0NPdWJaWUNTZ0JKYUFFbElBU1VBSktRQWtvQVNXZ0JKU0FFbEFDU2tBSktBRWxvQVNVZ0JK UUFrcEFDY3gvQXRwQ0pUQUhDYWdDZnc0ZU5CVlpDU2dCSmFBRWxJQVNVQUpLUUFrb2dka2xvTFVy QVNXZ0JKU0FFbEFDU2tBSktBRWxvQVNVZ0JKUUF2T2ZnTFpRQ2N3R0FWWGd6d1oxclZNSktBRWxv QVNVZ0JKUUFrcEFDU2lCaFV4QTI2NEVsSUFTVUFKS1FBa29BU1dnQkpTQUVsQUNTa0FKekg4QzJr SWxNQ0VDcXNDZkVEYk5wQVNVZ0JKUUFrcEFDU2dCSmFBRWxJQVNtQzBDV3E4U1VBSktRQWtvQVNX Z0JKU0FFbEFDU2tBSktBRWxNUDhKYUFzWEtnRlY0Qy9VSTYvdFZnSktRQWtvQVNXZ0JKU0FFbEFD U21CaEV0QldLd0Vsb0FTVWdCSlFBa3BBQ1NnQkphQUVsSUFTVUFMem40QzJjTTRTVUFYK25EMTBL cmdTVUFKS1FBa29BU1dnQkpTQUVsQUNTbURtQ1dpTlNrQUpLQUVsb0FTVWdCSlFBa3BBQ1NnQkph QUVsTUQ4SjZBdG5EMENxc0NmUGZaYXN4SlFBa3BBQ1NnQkphQUVsSUFTVUFKS1lLRVIwUFlxQVNX Z0JKU0FFbEFDU2tBSktBRWxvQVNVZ0JKUUF2T2ZnTFp3RWdSVWdUOEplSnBWQ1NnQkphQUVsSUFT VUFKS1FBa29BU1dnQkdhU2dOYWxCSlNBRWxBQ1NrQUpLQUVsb0FTVWdCSlFBa3BBQ2N4L0FndTdo YXJBWDlqSFgxdXZCSlNBRWxBQ1NrQUpLQUVsb0FTVWdCSllPQVMwcFVwQUNTZ0JKYUFFbElBU1VB SktRQWtvQVNXZ0JKVEEvQ2N3eDF1b0N2dzVmZ0JWZkNXZ0JKU0FFbEFDU2tBSktBRWxvQVNVZ0JL WUdRSmFpeEpRQWtwQUNTZ0JKYUFFbElBU1VBSktRQWtvQVNVdy93bk1kZ3YvZndBQUFQLy9idGZu NFFBQUFBWkpSRUZVQXdCNU1CeVRDMC8rU3dBQUFBQkpSVTVFcmtKZ2dnPT0iPjwvaW1hZ2U+PC9n PjwvZz48L2c+PC9nPjxnPjxnIHRyYW5zZm9ybT0idHJhbnNsYXRlKDAuNSAwLjUpIj48cmVjdCB4 PSIzMCIgeT0iMjYzIiByeD0iMS42IiByeT0iMS42IiB3aWR0aD0iNTEwIiBoZWlnaHQ9IjIwIiBz dHJva2U9IiMzMzQxNEYiIGZpbGw9IiNENkYwRTIiLz48cGF0aCBkPSJNMzIuNjggMjYyQzMwLjIy NjcgMjYyIDI5IDI2My4yMjcgMjkgMjY1LjY4TDI5IDI3MUMxOTkuNjY3IDI3NSAzNzAuMzMzIDI3 NSA1NDEgMjcxTDU0MSAyNjUuNjhDNTQxIDI2My4yMjcgNTM5Ljc3MyAyNjIgNTM3LjMyIDI2Mloi IGZpbGw9InVybCgjZHJhd2lvLXN2Zy15bjVQN014TG5VcF9SR1JpQm9jSC1ncmFkaWVudC1fZmZm ZmZmLTAuOS1fZmZmZmZmLTAuMS1zLTApIi8+PC9nPjxnPjxnPjxnPjxpbWFnZSB4PSIzMSIgeT0i MjY2LjUiIHdpZHRoPSI1MDgiIGhlaWdodD0iMTciIHhsaW5rOmhyZWY9ImRhdGE6aW1hZ2UvcG5n O2Jhc2U2NCxpVkJPUncwS0dnb0FBQUFOU1VoRVVnQUFCL0FBQUFCRUNBWUFBQUNXTmExeUFBQVFB RWxFUVZSNEFleWRCN1N0UlhtR1Q0Szk5NGdGQy9hR2lvcDkyVXRpaTcxRmpTMGF4UnFWV0JON041 YllHd1o3aVFTeElGWlVzQkFMQ0NJV1FBVXJObENYQnMzN2JPOXM1OHpkNWQvbjdMUFBMczlkMzdl bnQyZm0vOWM2OTV1Wi82L1gvQ2NCQ1VoQUFoS1FnQVFrSUFFSlNFQUNFcERBc2hOd2ZCS1FnQVFr SUFFSlNFQUNFcENBQkNRZ0FRa3NBSUZOR3ZBWFlJUjJVUUlTa0lBRUpDQUJDVWhBQWhLUWdBUWtJ SUZORXJDNEJDUWdBUWxJUUFJU2tJQUVKQ0FCQ1VoQUFyTWdzTDBHL0ZtTTBEWWtJQUVKU0VBQ0Vw Q0FCQ1FnQVFsSVFBSVMyRjRDdGk0QkNVaEFBaEtRZ0FRa0lBRUpTRUFDRXBCQUp3SUxiY0R2TkVJ elNVQUNFcENBQkNRZ0FRbElRQUlTa0lBRUpMRFFCT3k4QkNRZ0FRbElRQUlTa0lBRUpDQUJDVWhn VlFpc3NnRi9WZWJZY1VwQUFoS1FnQVFrSUFFSlNFQUNFcENBQkZhWmdHT1hnQVFrSUFFSlNFQUNF cENBQkNRZ0FRa3NEQUVOK0J1ZUtndEtRQUlTa0lBRUpDQUJDVWhBQWhLUWdBUWtzUHdFSEtFRUpD QUJDVWhBQWhLUWdBUWtJQUVKU0dCMkJEVGd6NDcxK3BZTVNVQUNFcENBQkNRZ0FRbElRQUlTa0lB RUpMRDhCQnloQkNRZ0FRbElRQUlTa0lBRUpDQUJDVWhnQWdJYThDZUFOVTlaN1lzRUpDQUJDVWhB QWhLUWdBUWtJQUVKU0VBQ3kwL0FFVXBBQWhLUWdBUWtJQUVKU0VBQ0VwREFhaEhRZ0w5YTgxMUdx eXNCQ1VoQUFoS1FnQVFrSUFFSlNFQUNFcERBOGhOd2hCS1FnQVFrSUFFSlNFQUNFcENBQkNTd1lB UTA0Qy9ZaE0xSGQrMkZCQ1FnQVFsSVFBSVNrSUFFNW9MQXJ1bkY4ZEUvYllHZW1qcjNqQ29Ta0lB RTVwbEEreDZjOHJ0cm5vZHUzeVFnQVFsSVFBSVNrSUFFSkNBQkNTd25BUTM0eXptdjh6MHFleWNC Q1VoQUFoS1FnQVFrSUFFSnpDdUJYZEt4dTBhZkVWVWtzQmtDWjA3aHZhTVBqaXFURTFnT2ZwT1Ay eElTa0lBRUpDQUJDVWhBQWhLUWdBUldub0FHL0pWZkFvc0h3QjVMUUFJU2tJQUVKQ0FCQ1VoQUFs TW44RmVwY2Evb29kRjNSbmVMS2hMWUNBRTJnZHcrQlkrSXZpeDY3cWpTbllEOEtsWjZKU0FCQ1Vo QUFoS1FnQVFrSUFFSnJDSUJEZmlyT091clBXWkhMd0VKU0VBQ0VwQ0FCQ1FnQVFuc1RJQ1Qwb2Ns K3BwUlJRS2JJZkNmS2Z6KzZPNVJaWElDOHB1YzJiQVN4a3RBQWhLUWdBUWtJQUVKU0VBQ0VsaElB aHJ3RjNMYTdQVDJFYkJsQ1VoQUFoS1FnQVFrSUlFNUo3QlArc2RwOHMzcVdWUFA0ZEZWRWE3clhw V3hPczZ0SmVCYTJoeGYrVzJPM3hSTFc1VUVKQ0FCQ1VoQUFoS1FnQVFrSUlIdElhQUJmM3U0Mitx cUVuRGNFcENBQkNRZ0FRbElRQUlTa0lBRUpDQ0I2UkU0S1ZWZExGbzJMYTNhNXFNTWZVN0Zia2xB QWhLUWdBUWtJQUVKU0VBQ0V0Z2dBUTM0R3dSbk1RbHNCd0hibElBRUpDQUJDVWhBQWhLUWdBUWtJ QUVKU0dENUNUaENDVWhBQWhLUWdBUWtJQUVKU0dCMUNXakFYOTI1ZCtTclI4QVJTMEFDRXBDQUJD UWdBUWxJUUFJU2tJQUVKTEQ4QkJ5aEJDUWdBUWxJUUFJU2tJQUVKTERBQkRUZ0wvRGsyWFVKekph QXJVbEFBaEtRZ0FRa0lBRUpTRUFDRXBDQUJDU3cvQVFjb1FRa0lBRUpTRUFDRXBDQUJDU3duUVEw NEc4bmZkdVd3Q29SY0t3U2tJQUVKQ0FCQ1VoZ2VRbnNrcUh0RlgxMTlQam9ueW85T2Y2RG8vZU9u alc2R1RsOUNsODcrdUxvVjZLblJPdTJUa3Y0dTlFM1IyOFJKWCtjb2JKdlVrcjU1OFpmeTMwU0tH bTRuMHo0Yk5FaXU4YlRqdlcyaWVzcWs1U25YdnBROUFrN0dqbHozTDJqUDRpV3RHL0YvOHpvUmFP ajVLK1NlSm5vODZMSFJtRlg2b0RyWVlsN1pQUzgwZTBTMm41QUdxY3Y5S24wajc3UzU1Y203UXBS eGhKbnBOd3VxWlFyZGVBZW5iaUxSTHZJcFpMcHhDamxpbjR6NFl0RldSZXNqeExQMmtsMFgxaGJK UTJYZGRkUGpLZGRDOVJGbll6cmhray9ORW81bE9mcEhRbGZOOHB6RjJlZ25DbXh0NHErSnZxTjZP K2psQzlLbUhnWTh1eU9xaXRGUndyUEdjOGJ6MTM3VFB3NEpkOFRaUTJUTDk2ZGhMRXk1dEszemZJ N05TM3NHZTBxOUl2K3c1WCtsbjdnd3J1OHY4N1p0Y0xrYThjRUYrWTVTVDFoYlQ4MlB0NWp6QVZ0 b2JUMzRjU1A0cFZrWmU0SjJFRUpTRUFDRXBDQUJDUWdBUWxJWUZNRU5PQnZDcCtGSlNDQldSR3dI UWxJUUFJU2tJQUVKRENIQkRBdzNpVDlPaWFLa2ZXZjR1NFdyZVhjQ2R3MCtsL1JuMGNmSDhYd0hL ZXprQjlEOVU5VEFtUG1vK1B1RVcwM0JQRDMzY1VUZjkvb1I2TGt2MGZjelJnblUzd3VCY1B6cDlP emwwVXZGQzJ5ZXp4UGltSUVQRi9jUVlMUisvTkpZTjZZRDR6VHNFdFVUK0NLVWZjL0VvTGh5K09l SXpvcm9TM2FwTzNYcDFINlFwL2k3UWw5cGMrUFNPanJVY2JDbU9JZEtoOU15bXVqdFZ3dWdYK0pz bzdqREJVTXZNOU9hbTJBL1dQQ2xNVXdHKy9VNVl5cDhRWFJUMFhadEJLbkp6eFBkNHZ2TTlFYlIx dUJIZVYrbFlRUFJSOGN2V3lVTWNUcEMySGlZY2l6eTFyZ1dSN0hvbDlCUER4WFBGOXNJT0Y1NDds cm4vL3pKOStkb3Y4VEpkOXQ0azdTUnJKdm1kVHZGZm9QVi9wYk53anY4djdDdU03ekJ1TTZ6eVIr dUQ4dUJVNkt2akRLZTR5NGVIdENlN2VNRDE2cy8zbmlsVzRwc3lKZ094S1FnQVFrSUFFSlNFQUNF bGgxQXZ6aHYrb01ITDhFSkxEOEJCeWhCQ1FnQVFsSVFBSVNtRFlCakY4dlNxVWZpMkkwampOV01G Ung0aHZETXdib3NRV1NnWHprMzRqaERFUGIyMUxISzZLMEhXY3BCQ01mcDUydk1XSTA3MDRhQnNB NGZjSGd5cW42SXhKenpXaFhlWGd5SGhtOWFuU3JoWDdSRm0xMmJZc3lqSWt5dzR6RC81ZktuaFhs MUhtY3ZqdzB2dXRIUndtRzNiczBHVERvSDlERVRTdkkvMU93U1lVVDJzUHEvRUlTdmhpdGhmbUJI UnNMSmwzdlBNTTh5NDlKaGNNWUpxa3Y1NG1QVFJFOFg2M1JPMGtEaFh3d2UxcFNKKzFmaWt4Vkxw amE2TXNrN3hYbWhZMUViQmk1Zk1wUEtwemdoOWZ6VTdETCtIbC8wY2V1YzVKcUZRbjBDUGdqQVFs SVFBSVNrSUFFSkNDQmhTZkFIMkFMUHdnSElBRUpTR0JyQ1ZpN0JDUWdBUWxJUUFJU1dFY0E0eE5Y YjJOa1hKZVFBTmRYWXdoOFhmeHZqSEpDT3M0NndmRDg4Y1J3L1hpY29ZTEJhNWloK2ljcHRYK1Vk bEQ4blBCUDFFN0N6UUJjU2QwbXNER0FzdWpoVGVKeENSTmY5TUNFTVFMSDJYYkJVTTJwNE5LUkw4 VkRQMkh3aC9oL0VlWGE4amg5d1NpTFFaaFQ5ZTNmd1pUQktFa2RLTVpoVHBqM0M4ZkRsZnlmaUh1 dDZGWUpkUitVeW1rcnpqcjVka0p2aWRJL3hzazZTN0F2aklsVCs1eHVacXo5aE1yei9mZzVjVjZQ N1F5Snc3RFBXb3QzSjdsaVlsNFNyZVdRQkRnOXpaWG44YTZ4TGxnZjlBMWw3UkJmbExWRmZGSFdY VWtiNUhMaS9vbFZBbGYzTTNZVVAwbjc1ZWVYMFNJOFMrOUtZQkM3RXhKUFdtbWY1N1BsbHl3OWVY cCtyeDRkSmJDaVBxNmRiL05STC9ORFcrVGhTdm8yRHdaODVxSEVUNXRmcVhlWUN5dm1vSDZHU3Q0 dS9lZm1Cc3J6SGl2bHhybHNlT0xadTNPVmtYWElzd2FyWWU5S3NuZVpFL0twRXBnU0FhdVJnQVFr SUFFSlNFQUNFcERBOWhQZ2ovenQ3NFU5a0lBRUpMRE1CQnliQkNRZ0FRbElRQUxMUkFEaktJYjdC eldEd3NDS1FRL2ozczJTeHRYZEQ0aDdwU2hYdWI4cWJpMlhUZ0REMWRuaURwT0hKS0Uxc25HMTlD VVRmNEhvSGFLMGcrTG5WSEF4cmlXcEwvU1pQQmpSK3BIeHZDRktQTXFKOVFUN2dvR08rS0pjUy82 N2Z1cjJlc3AxOHQ5TE56QjZjd0tkZnNLQU5FNlV0eWZONzVpOHo0bld3alhyOTA0RVpUQWFVd2ZL bGZXYy9zV0lqSkV4V1hweXJ2enVHK1ZXaERoVEZZeXFHS1ZwbzY2WTJ4TllQMXlaenhYdDlJOXhz czVZYnpDbzh6UEdRWnMxU3A2RDQ4SFFINmN2TjRqdmdkRldXQy9QVFNUdHgra0pteU00NFY0Ynox a1hyQS82aHJKMmVwbDMvTEMyaUMvS3V0dVJOTkJoZ3d4ckZ2YVBTZzZ1cFdmc0tPdzVMYzlKN2lU MTVIVDVmVXFVWnlwT1gzam02RHRzdVVXZ3RNL3plZmJrdWw2MFhTZG5TZHcvUm1rL3prNUNXekJw bjh2NitXZCthSXMyK2J6RDM2Y1cxbHFjdnV3VEg1c2o0cXhObXg5MURsUGVON3gzV2xad2dBZGM2 djcvVFNxaW4rMXRCM0Rsc3lETVI3S01GVzRmNEdwOE1ySmg1bC9qNFJualdZTlZlVmV5QVlNTkZr bnV5N2c1NldmVUk0RzVJR0FuSkNBQkNVaEFBaEtRZ0FRa01BVUNHdkNuQU5FcUpDQUJDV3dsQWV1 V2dBUWtJQUVKU0dDdUNIQTZseE8wZGFmS3lleVBKdkswYUNzL1M4VERvaGdHTVVyRzI1T2I1eGRq V1p5ZEJNUFovWnBZREtHY1lQMXVFMThIajBuZ1Z0SDNSbXZaSTRGZG84c2l2OGxBdU5hOU5TeGlI T1RXQTA0MUowdFBNQXBpZEszLy9qMDJLWHRHM3hxbFRKeDF3a2xrak9FWUhURmFsMFEyU0hDandU QURiOGszaVl0UnVEVkFzMDd1bmtvNHFjMzZpWGVkc001WWIyeGc0RVI4U1dTTVQwN2d2TkZCd3Fs NXJyK0hVWjFlRzVSTC9EL0hjNXRvTGM5TWdGUFRjYlpjR0FkWHZEUFcwaGo5LzA0Q0owZUxNQ2Qz S29FZEx2M2ttUnZFaml6VTg3bDRiaGpsQm9jNGZjR28zRzZrS0lsc0ZybC9DZXh3UnozLzlQMzl5 Y2V6WHE4akRPQjh2bUNhNnlqTmpCVTJyTkNYT2lPM1ZiQ0JCUjV3cWRQd0g1VWZqUHQ4TWlUZXZz Q2R6UnlUakFFR04wb05QSTg4WS9HdUUyNkpZQzViSXo3cmtNMFE2eklia01BeUVuQk1FcENBQkNR Z0FRbElRQUlTZ0FCLzNPT3FFcENBQkNTd25BUWNsUVFrSUFFSlNHRFZDR0FZd2dpMVVlV0U5VEJt R0tvd3duTWl0T1RCRUV4Y2JWQXNhYlZMZjZnYjQya2R6M1h3bkthdTQvQmZPVCtYalJiQjhNVlYw b09NelNWUGNYOGJEOWRWMTBaczJoaG0xRTMyaFJOdUl1QnE5aTRkdjMweWNZSTlUazlnaVNIelc3 M1E2QjlPck8vZFpHRytMOTdFYlNhSUlSU2paVjBISjVTNWdwMTFVOGUzL2g4bUFvUHlTWEdMWUdS dWpiUWxEWmRyM2JsRmdrMENoRkVNeW14TTRmUTc0YXZsQndONm5MNThJTDVYUm1jaFAwZ2o3NGlP RzMreXJHRmNyZzN1bkNibjVvSXVaZmtVQmM4SzlSUmxvd3UzTXBSd2NYbis3NVVBbngySTB4TTJF OEIvM1BQUHBnZmVUYjFDTzM3WXZEUE5kYlNqMnFFTzc0QjJVeEFiWUxqcG83NVJZVkFGdkhkWWsy d2lxdFBoY1lVNllveWZPdGdvTUNvYmZhay8wVUJlYmh6UmdBOEpWUUtqQ1pncUFRbElRQUlTa0lB RUpMQWtCRFRnTDhsRU9nd0pTRUFDVzBQQVdpVWdBUWxJUUFJU3FBaGdiTVBvVmtXdFlWUS92bzRZ NGNlZytNYWtZNXlNMHhOT1VHTnc3UVdxSHd5TEdDRS9uemo4bkxiR01KbGdKK0ZLN3hPcm5GeUhm c0Vxdk9oZWpNbjFCb1ZoNDhGb2liRytUb2NyaHNzNmJwVC9nQ1F5RDNGNmN1SDhjbjE5bktrSXR5 clVCbWo2eGpYenJKY3VEYkFSNGJWTnhuOUkrRXpSWWNMR2hIWXpDWnNJYnAwQ1hMUCt2TGgxbnpC VXM1R0J6U0ZKMm5JNUxDMjBud2RJMUVEaFJnckcvOVdrL2p6NnZ1aVBvbDJGNTRvYkhVcitjOGZE RFJoeDFna0daRTZDMTVHMGUxd2RNY0xQaG96NjJXY2RzWGxqUkpHcEp2R2U0WDFUS21WOVBUV0JZ YmNVSkdtZFlNVG5mY2NHbUpMQXhvK1dTVWxyWGQ2VFBFdHQvS0R3TnhOWnorR3l2Yjh5UEVVQzgw akFQa2xBQWhLUWdBUWtJQUVKekFzQkRmanpNaFAyUXdJU2tNQXlFbkJNRXBDQUJDUWdnZVVpd0ts NGpHNWxWQmlrdUQ2N2hMdTRHQ1V4VHBhOG5PcTljUWxVTHNaSXJrL25hbXRPbjk0MWFWME0xc20y OUlJUkdRTmZsNEZ5OHA1NUsza3gxSEtsT2NiTEVqZk81VVJ3ZTZVM0o5eTUrbjVjMlhIcHhwWklC d0FBRUFCSlJFRlVHTXU1VXJ6T3grY1B1aHBWU3prTTh2WDY0Rk1QR0p4TGV1c3lmazZlczFtZ3BQ SC9BNXk2UnhsZmllZWsvdU1UNkdxb1R0Wk55LyttaG5vOENRNlZnNUxDWncydUd2YzgwU2RGdDBJ dW4wcDNpeGJCa0gxZ0NYUndlZlkvbTN6Y2xyQi9YSXpoczJUS2U0YjNUWnJ1Q1RkWTFCdFRlcEZq ZnRqczBENExmSVpnMUdhUlVpV2ZLcWlOOGlWK2tNdEdESzdUSDVSbW5BUWtNSzhFN0pjRUpDQUJD VWhBQWhLUXdOUUk4QWY2MUNxeklnbElRQUlTa01BMENWaVhCQ1FnQVFsSVlNNEk3TlgwaDVQUEdQ R2E2SkZCakpJWUordE1HQjY3R01EcU1xdnM1MGFDcnNZOVRqalhuenpneXZtdVpXdkdHRHZyTU1i YytvUjZuVGFKbjgwWjlhY1NLUHMxZmlaVURNRzFjWlFUNUpjY1V3ZWJCQjZiUEwrUEZ1R1U5aE5L WUlmTGJRQjhzbUJIY0NiT0VUTnBaYkpHcnBMc3RRSDh5SVRaeEJPbmsvRHMzeTA1MlZqQlRSNThz dURvaEdjaGZCS2dmWDhkbW9ZeGxNZnBMSXlCMjBEcUFsZEtnRnNMNG93VTNudVVINWxwUnlLbi9V L2Q0ZGVSZ0FSV2hJRERsSUFFSkNBQkNVaEFBaEw0Q3dFTitIOWhvVThDRXBDQUJKYUxnS09SZ0FR a0lJSFZKTEJQaG8yUmJhTjYzNVFmSkp5MmJnMnR1eWZqUzZKY296MkozakZsYXNHSXl4WFJkZHhH L0tkUG9TdEdueGpsWm9ENnRIQ2lsa1orbkpIOEx0cEZydEJrT2tmQ3o0MU9NbC9rZlVqSzFNSkpi K3FxNHpiaXg1akxOZVNsTENmakg1d0FiVTZpWEhsLy9wUXJ3dnJIaUYvQ3c5elBKT0g1MFdIQ2lX dE9pbU5RSFpabjJ2RVllU2MxTEUvYUJ6Yk1jSjA4M05pY1VHL3lHRmJYSGszQ0NRbWZFbDBFNGYy eWE5UFJyemZocmtIS01VY2xQK3VYZFZ6Q3c5eXV6K3l3OHNaTFFBSVNHRVhBTkFsSVFBSVNrSUFF SkxCVUJEVGdMOVYwT2hnSlNFQUNFcGdlQVd1U2dBUWtJQUVKckNPQXdROURWUjE1OFFRZXRBSGRN MlZxd1lCUC9YWGNNRCtHMmZNbUVlUGozZU5pZk9YNjlKUGo1eVExcDRLZkZYKzcyU0JSU3lPY3pP MXFVTDVJTTJybThINkptM1RlNml2bFUzd040MzJYVThma0hhWFV3ZWFRa29mNTVYVDJwUDI3Wnlv NFE3U1dkdXgxV3ZHelllQ0ZDUndTYllYMXhHYUNqZHhZME5ZMVNaaDIrVXpDSkdVRzVkMGxrVHhi ZktMZ1h2Ry9MTXJuS3pDNlV6L1h4L05wZ0M3R1orYWxucWRVdFVZZDhNTS83OHJtSGo3WFVQZnp4 RG93Z1o5eE0wY1RGT2xsUGJiMzY0OEVKQ0NCdVNSZ3B5UWdBUWxJUUFJU2tNQjhFZENBUDEvellX OGtJQUVKU0dCWkNEZ09DVWhBQWhLUXdQUUlZSHk3YmFyanREUW5YMzhhUDhiSHQ4ZDlYUFNtVVF6 QmNSUUpURXpnbHltQkViODFSblBTK3Fpa0xaSndWVHdiTk5qSXdyUENad1c0aldLL0RHTHZLTmZJ a3lmZWlZUXlGMjVLYUpEK014QnVMK2l5Q2VMUHVmMlZnQVFrc0l3RUhKTUVKQ0FCQ1VoQUFoS1lN Z0VOK0ZNR2FuVVNrSUFFSkNDQmFSQ3dEZ2xJUUFJU2tFQUljT3IzSm5HUGpuTE45L1hpZHYwYmp0 TzFmMHgrUlFMakNIQ2p3NU9UaWZVV3B5OVhpKzlSMFRZK1VYTW5uTGEvUjNyRnVuOVRYRDRsRWFl VFVLYmR2TkNwb0psNkJOZ29zZFdmUE9nMTVJOEVKQ0NCWlNYZ3VDUWdBUWxJUUFJU2tFQkxvT3Qv L3JUbERFdEFBaEtRZ0FRa01MOEU3SmtFSkNBQkNjeUd3RDVwQnVQbVp2VmlxZWVrYUMzVStiQkVm RFM2ZTNTVVVIYi9aSGhDbEJQR1o0NTdqZWlzcno1UGszTXZiMGtQWWJ0WjVVVDI0YWxyMm5KQ0t1 UTA4MmI3Ui9ubnBhNXhRajZNOU5jY2twRXI1cTgvSkcxZW9ybWhnckcrTFIzaTB3WnhCZ29iV281 THlydWlQRnRYaXN0bkIyNFhsMnZoNHd5VjN5V0ZteS9pOU9YU2ZkOXFlN2hPZnh5LzFTYms2Q1Vn QVFsc0xRRnJsNEFFSkNBQkNVaGdDUWxvd0YvQ1NYVklFcENBQkNRZ2djMFJzTFFFSkNBQkNRd2d3 QWxkVHByV1NWdHB3THRXR3NJbzJmN045cFhFWTN5OGN0eXpSekhBWXZDOVEvelBqMzRoaXJFeGpo SUNmNGpXd2pYb0dOL3J1TzMwdDJ1S1R5RmNZSVlkd2ppUGtiNXU4clFxZ0lIN1ZRblBzazlwYmlL NVkzSS9KdHJLd1luZ092M0x4R1ZUQzZmMEx4SC8zYUt2alBLSmdIWjlKSHFnTUUrbk5pblV5ZlBY Uk05bGtIR2UwdlNNOTBZVDFTbklHbVhzSlRQckJUNGxyQ3NCQ1VoQUFndEZ3TTVLUUFJU2tJQUVK RENQQk5yL0RKckhQdG9uQ1VoQUFoS1FnQVFXaVlCOWxZQUVKTENjQkREZWNYcTNIdDJsRWpoYmRO cHl1bFRJcWVpenhDMkNBZTZ1Q1Z3OWl2SHh5TGl0UVM1Uk14UDZzNW4yTVFoakNOenFEaC9WTk1D Y25hdUoyODRnMTdmL3V1b0Fteks0a2FHSzJqSXZWK2UvS0xWanBJL1RrMFB5KzNmUjMwU0xjQjM5 RXhPWVIyUDFPZE92UjBmcnZuRlMvcnFKdTNsMDMraXgwV2xzYWprbTlkU3lXd0tUUHYrM1RSbWVt Mi9FcFcvM2o4dnpIbWRMaFRiYjk5ZXdXeGZHZGVRcXlWRHova25DUDR3cUVwQ0FCQ1N3aWdRY3N3 UWtJQUVKU0VBQ1cwSkFBLzZXWUxWU0NVaEFBaEtRZ0FRMlNzQnlFcENBQk9hWXdCZWJ2dTJSOE1X amt3aUdyMWVrd01sUlR0Ty9JUzRuZ21zakhvYkJHeVcrRms3anZ5Y1IzQVFRWjZ4Y0pEbk9IOTBx d1NDSzRhNnVuNnZNNi9Bb1A2ZC9NVmFQeWpPTnRLK2xrcG9aYkxtOUlORVR5Y09UR3lOb01id1Ny azhoSjNsRDhvT1UrbDYwbGxza3dEcUowMW00RHA1UEtmRFpoUGVuRkxjeE1OWjRCd3IxUHlVcHRS RVhvLzNqRW5kUTlNWFJXdlpPNEdiUmVSUG1jcyttVXhqMEQyM2lSZ1haTUZGdmxobVc5OHROd2hV UzVqbUwwMW11blp6Y0FISFp1UGVKL20xMEZzTHp5dnVtYm92MzE2U2JhSGhQc1RtaXJvZG40cGQx aEg0SlNFQUNFcEJBVndMbWs0QUVKQ0FCQ1VoZ01BRU4rSU81R0NzQkNVaEFBaEtRd0dJU3NOY1Nr SUFFdHBMQVoxUDVMNkpGT01tTjhSMWphSWtiNSs2ZURGejVqZUVNQXhvbmNLK1h1UG9LYW96YjUw dGNFUXpRbjBvQU4wNG4yU3U1cG1GZ1RqV2Q1WEtkYzY2dDNYcUN2SnZKZWtRSzF5ZW5tU3VZVDdM WmdKUHFHRnRyd3l2OW4yUSswbzJCOHJQRWZpSmFDK3VEZFZMSGpmSXpKdGJoQlpPSlR3VGNQdTRE b3ZRM3prREJHSTlSdms3RWFNOG5HQmpYeTVQQUZmTnhlc0wvSGJ3a1BtNU9pRE0zZ3ZFZG8zTHBF QnRqRGkrQkRpN3NidEloSDFrd1ZMUGhBajk2bnZ6Y05OcFZ1QzJnemYvUkZLNmYvUVMzVEZobnpH MXBnSTBQTnk2QmppN3ZMTlorbmYzVENiQkJJSTRpQVFsSVFBSVNtQ2tCRzVPQUJDUWdBUWtzTFFI K0NGL2F3VGt3Q1VoQUFoS1FnQVFrTUJrQmMwdEFBaElZU2VEYlNmMU10QlpPWXRlbm1PdTAxbyto OGJHSjNEVmE1SS94dkM5YXk1a1MyQ1ZhQkNQakpBYm5TNlVnVjU3SDJUTEJZTWRWNVhVRE4weWd5 NllCK25mbjVKMkYvRGlOZkNSYXk1MFN1RjIwcTl3dkdkczVaczVna0tSTkNRYlYvVk1ENnlCT1Qx Z2ZqNCt2NjV4Zk5YbFpoM0g2Z2xIMXUvM1FlZzlHZUl6eDlmOEhZS3pIYUU5L3lBMDMxbERkcjNt OFNyKzl3aDVtOVNjQkdNc292WDRTSHhUdEl0eVV3Q2NHNnJ5Yzl1OTZDd2ZHKzJ0Vmhka014S2Fn S21wTHZkd2d3Z2FOMGdqdmxYMFNZSU5LbkxFQzJ5Y2tWMzFiQVdNNE1IR0tCQ1FnQVFsSVlBRUoy R1VKU0VBQ0VwREEvQktvLzJDZjMxN2FNd2xJUUFJU2tJQUVKTEFJQk95akJDU3c3QVIrbXdHK0xG b2JOVG1GLy9iRVhUNDZTakNXWVRoK2NKUHBnd2wvUGxvTFY5TnpYWHNkZDljRU1LREZHU2tZeDds Q0hTTndtN0ZMK1ZLRzA5dHNPQ2poMXVYVU1BYkJPdjdtQ1l5N0VweFR5NjlOdmtIOVMvVFVCWVAw NjFKcnZkbUF2NE5mbnpoT29jY1pLVndYL3VRbUI4YnVBNXE0elFUWkZNSTZxT3ZBcVB5a1JJeWJN M2krS1BsWWgzRjZ3dnA4Wlh5RE5oaXdEakhNWTR4UGxwNlFuemlNOXIySUhUOGZpdnVXYUMyYzJy OXRIZEhCZjQ0T2VUYWE1WVNtSUo5bFlBMHl6aVpwcCtCMUVzTkdqTmJnVDFuV1NKTFhDV3VlNS8v M1Zld2w0MmN0Y2JvKzNxSENjL25jcEZKM25KNjhONytjNm84elVxYkZqMnZ1Mzl5MHhNYVUvUkkz cnYrc3crY2szMTJpdGJ3amdTNWpTRFpGQWhLUWdBUWtzR1FFSEk0RUpDQUJDVWhnQ3drTStxTjBD NXV6YWdsSVFBSVNrSUFFSkNDQllRU01sNEFFRm9JQTExQmpnSzQ3aXhIdlM0bmcydkpCSjlBeHdH SDR3OWhWL3czRzZkVm5wQndiQStMMDViajRqb3JXd2lud2x5YUN1dUxzSkp5aWZXcGlLVmNiWnhQ VmwwdjNmVHQ3NkVzZDI1NFdydE9LLytCNGZoTXR3dGd3K040ekVmVU5BZ211RWNiQXp3bmdTYS90 cHZ4bUZJTTd4dE82RGd6ZW5NeC9XaUlITVdVZU9RWC95YVNUTjA1UE1IWlRwalYyOXhJMytNUDhN M2Z0SE5BT216RXVPNkJlRE1GYy9UNkk1eHVTbjM3SDJVbll0SUFSdms0Z1A4YjZPZzcvSC9MenJP aEowU0xNOGZNU3VFaDBtR0FvcnRNdyttTEFydU9tNWNkNFhGOXJUNzNQekE4bnhabkRlSGVTaXli bVZkSFBSZXRQVlNUWUU4cnhPWUplb1BrNUxHSEt4dWtMendxOHI1SVk1aVZPWDFqM3Qwcm8wR2o5 L0xHaGhGc1EyQlNRcEhXeWxmd3cxbk50ZjkwZy9lT3pBNnludHYva1kvM3hySE43Q09HaXg4YkRj elZvREVsU0pDQUJDVWhBQWhJWVJjQTBDVWhBQWhLUXdDZ0MvUEU5S3QwMENVaEFBaEtRZ0FRa0lJ SEZJR0F2SlNDQjJSREFXTVcxMHg5cm11TmFhVTdpY25LZUUvVVkrVkZPcVdPUWE2ODR4eERNcVdj TXNFMVZhK1IvUlJ1WjhFT2pQNDkrTFlyUmxmcmZHVDhHVEF5Qy94NC9KMlhqckdGOFBSNVBwUmdU cStBNkw1OEg0TFI2aWNSb3pmWGVHS281NVl6UmowMENKUjMzcS9uaDlvRTRmWUhEV3hPaVAvU05Q bUtFWmt3SEpYNzNLSUx4ajVQeCtHZWhiS0JvMitQdjRYOUw0L1R0eUxpRjZjZmpaeDR4VkJlZWll ckpDL1BMbGZkeHBpcGZUbTBQakxJdTR2U0YwK1FZcVgrVW1NSVQ5K1NFV1lPRlo0STlZVDFoK0dm K2V4SFZEMFozT0REdUV2MmRlSjRkSFpRLzBXdmZ5ZzhiR2VMMDVYTHhjVHZBc0JzYTJEQ1JMSDNC Y00xOG41Z1kxaEtud1BsTVJJS2JGamE3dkttcGhmRnhXcHg1eGVET0drUlpoM0NqRHcrcHl2d3Ev aDlHYTJubnZhVHhqTUFYOWlVT2w4OFk4RHhRRC9OVDJxTVBiSTZvTndvd3g3VGZjcUlldEkyZkpq L1dOYmM3TUIrMFZaUjF4SmgrblFnNDBYL0d3YnBqL2ZGNWpDVDFoYzBtOTA2b2ZjY2tTcEdBQkNR Z0FRbElZQVlFYkVJQ0VwQ0FCSmFjQUgvWUx2a1FIWjRFSkNBQkNVaEFBaEtRd0hnQzVwQ0FCQ1ln Z0ZHTzYvRGZNNkFNZjJOZEsvRVl5ZEJyeE44S0JyeEhKdkxWMFdHQzhXeFFPdlZmT1lYdUg2Vity dGEvVVB5MVlJeS9YaUl3MXNicEN5ZnpCNTJ3SlFPYkFqaTlqNy9XOHlmQWllVXJ4VzJ2MldZekF3 WndiaDlJOGpwaEF3QjlvNCszVHdwWDhzZnBDVVpqNHVobkwySUdQeGlvSDVaMnVHNCt6azRDbThL VUd3TGczR2FpTE5mcE0rNDJiUnBocmxTL1hTcXFielZJc0NjWHlHL2hpUXZmUkswVDVvRjFXWitZ THhrd3RtTjB4L2hlNG5BeFJtTUV4ejlNNmRjSG1rUStCY0htZ2lhNkYrU1RBR3pnNkFXcUh6NmJ3 RnFDTmFmY3E2UU5lekdvczZuaXd3TnF3QWkvVitKWmd5aHI3dHdKMThMSitEMFNjV0MwbHBaVG5U YnErYS9uaWZicWRVOGRQUHZjMU1IVi9ZUUg2VmJ6dytqT2FYdkczclpQZitrM3ZGaG5qS2ZOdzNQ TE04Sm1rVGJOc0FRa0lBRUpTRUFDQzBIQVRrcEFBaEtRd0x3VEdQU2ZFdlBlWi9zbkFRbElRQUlT a0lBRUpEQnZCT3lQQkZhUEFFYTh1MmZZWEJmL2s3aGRoUlA1R09BNVlZL3hjVmc1RE02UFNDS25u K3UvUU0wQUFBaHZTVVJCVlBISE8xWTRTVXdaNnFjZGpQSjFHeGoxVzJOL3FaU1Q5bzlLZ0pPMWNY WVNUaEFQS3Z2OTVPUUtjY1lUNzFqNTcrU2dIMGZIbmJYQThYRnBsUDV5cWpqZVRvTEJraktVcFk1 T2hUYVlDVU15VjVhL2U0THk5SWtyNHprbHpYd01Lb3F4SGFON25ZWlJIdU44SFRmSVAraUtmLzR2 Z1JzS09OWGZsbUVqQ0t3d1ZyZHBoQ25UR3RLSjM2anlMTjQ1aFY4ZTdTcWN3cjliTXQ4Z3lnWUdu cGQ0KzNLTCtNNFdIU2EwV1o1L25ydGgrZXA0MnVEWjVBYUMrcm1zOCtDZkJUL1dDV3VhOXd2elM3 dmpsSFgybEdSaXc4Tlg0aW9Ta0lBRUpDQUJDYXdxQWNjdEFRbElRQUpiVG9BL3VyZThFUnVRZ0FR a0lBRUpTRUFDRXBEQUtBS21TV0JCQ1p5V2ZuT0YvSVhqWGorNmJ4UmpZRzI0eE9oMVRPS2ZIOFV3 eTRsZ0RIUUpqaFhLdmlDNU9MbU1jWjJyK1U5TnVCWU1rYlI3eTBSaVpNZUlXUXh5UnlTT3R1UDA1 R0w1NWVSc25JRnljR0l4TUw0eUx0ZWR4K2tMSjdncDM0K29QQmd3OTA1NHQraXpvbHk3WGpPZ2o2 OUpQQ2V2T1NIT05lTUpib3RnT09XS2ZHNFV1RXA2d0MwRk1JSjFnajJoNzh3amZiNTJZcGczeWxB MndTMFhqS3VjZnI1Z1dpcnp6cWNURXV3TG0wWStraEQ1TUlhenZzcThKM3FkWURESDJGNy8vYzhK ZVQ0Rk1hek11Z29Td0dCTEcvSDJoVlBxVDAySWsrNXgrZ0luak5Tc0pXNlNhUHZPT2gyMEdhUmZ3 UVk4UEJkc1htRU5QajNsdWM2K25WUFdKZlBObkY0eWVkNFY1Um1Pczhibkl1ck5LOWRKNU5XaW80 U3lQUCtNaDVzVDJBekJ2TlJsZUk1NFB0bTBRcDFkbnYxWjhXUHVlYjl3eXdicmFGRC9HUS94cExQ T25wbkJ3VHFPSWdFSlNFQUNFcENBQkRaR3dGSVNrSUFFSkRDZVFQMEgvUGpjNXBDQUJDUWdBUWxJ UUFJU2tNRDhFYkJIcTB1QXE4SXhLbk10ZkZFTWxiTW1ncUVRQStEOTB2QWxvcnRFUzMvT0VEK0dU azVJZnpOK2pITnhKcEtmSmZkTG94Z2VPUlZjNnNabC9MUjdVTkxwUjV5Ky9DaSt5MGZKVjNTL2hF Y0p4bU91bW1kVFFpbFQzTGVPS3BpMDcwVzVZdjdTY1dzRzlQRWhpY040V1krZnVTcDE0eDZRUElP RWVOS0wzaWlaVG9sdVJqQytzc0dCVHhrd1A4eFRxWisrTTQvMG1VMFQ1TjFNV3hzdHkveVZlVDlQ S2luOXcrVnE4MXNsanBQNjR3eXF6R203RGpEYWZqM2x1d3J6OXB4a3B1MWFPZFhmcnJ0azZ3bnp6 U24xdHU4WS9Ma212cGNwUCsxenpEWHVoeWQrSThJYTVMTUFWMDNoZGs1Wmw4ejNvRGs5TXZreFVK ZXhuVEhoUTZKZGhQR3pScmtGZ0hrcGRlRHlIUEY4Zmk0VlRicU9ac1dQOWNNNkd0Ui94a004NmVU TE1Eb0p6eWZQS1F5S3dxaFQ0V1RhYlBsVW9VaEFBaEtRZ0FRa3NLUUVISllFSkNDQmxTQ2dBWDhs cHRsQlNrQUNFcENBQkNRZ0FRa01KMkNLQkNRZ0FRbElRQUlTa0lBRUpDQUJDVWhBQXN0UHdCRktR QUlTV0F3Q0d2QVhZNTdzcFFRa0lBRUpTRUFDRXBEQXZCS3dYeEtRZ0FRa0lBRUpTRUFDRXBDQUJD UWdBUWtzUHdGSEtBRUpTR0JHQkRUZ3p3aTB6VWhBQWhLUWdBUWtJQUVKU0dBUUFlTWtJQUVKU0VB Q0VwQ0FCQ1FnQVFsSVFBSVNXSDRDamxBQ0VwQkFWd0lhOEx1U01wOEVKQ0FCQ1VoQUFoS1FnQVRt ajRBOWtvQUVKQ0FCQ1VoQUFoS1FnQVFrSUFFSlNHRDVDVGhDQ1VoZ2hRaG93RitoeVhhb0VwQ0FC Q1FnQVFsSVFBSVNXRS9Ba0FRa0lBRUpTRUFDRXBDQUJDUWdBUWxJUUFMTFQ4QVJTa0FDaTBSQUEv NGl6Wlo5bFlBRUpDQUJDVWhBQWhLUXdEd1JzQzhTa0lBRUpDQUJDVWhBQWhLUWdBUWtJQUVKTEQ4 QlJ5Z0JDY3lVZ0FiOG1lSzJNUWxJUUFJU2tJQUVKQ0FCQ1VpZ0VOQ1ZnQVFrSUFFSlNFQUNFcENB QkNRZ0FRbElZUGtKT0VJSlNHQXlBaHJ3SitObGJnbElRQUlTa0lBRUpDQUJDVWhnUGdqWUN3bElR QUlTa0lBRUpDQUJDVWhBQWhLUWdBU1duNEFqbE1ES0VkQ0F2M0pUN29BbElBRUpTRUFDRXBDQUJD UWdnYlUxR1VoQUFoS1FnQVFrSUFFSlNFQUNFcENBQkNTdy9BUWNvUVFXajRBRy9NV2JNM3NzQVFs SVFBSVNrSUFFSkNBQkNXdzNBZHVYZ0FRa0lBRUpTRUFDRXBDQUJDUWdBUWxJWVBrSk9FSUpiQU1C RGZqYkFOMG1KU0FCQ1VoQUFoS1FnQVFrSUlIVkp1RG9KU0FCQ1VoQUFoS1FnQVFrSUFFSlNFQUNF bGgrQW81UUFoc2hvQUYvSTlRc0l3RUpTRUFDRXBDQUJDUWdBUWxJWVBzSTJMSUVKQ0FCQ1VoQUFo S1FnQVFrSUFFSlNFQUN5MC9BRWE0b0FRMzRLenJ4RGxzQ0VwQ0FCQ1FnQVFsSVFBSVNXRlVDamxz Q0VwQ0FCQ1FnQVFsSVFBSVNrSUFFSkNDQjVTZmdDQmVWZ0FiOFJaMDUreTBCQ1VoQUFoS1FnQVFr SUFFSlNHQTdDTmltQkNRZ0FRbElRQUlTa0lBRUpDQUJDVWhBQXN0UHdCRnVHd0VOK051RzNvWWxJ QUVKU0VBQ0VwQ0FCQ1FnQVFtc0hnRkhMQUVKU0VBQ0VwQ0FCQ1FnQVFsSVFBSVNrTUR5RTNDRUd5 ZWdBWC9qN0N3cEFRbElRQUlTa0lBRUpDQUJDVWhBQXJNbFlHc1NrSUFFSkNBQkNVaEFBaEtRZ0FR a0lBRUpMRCtCbFI2aEJ2eVZubjRITHdFSlNFQUNFcENBQkNRZ0FRbElZSlVJT0ZZSlNFQUNFcENB QkNRZ0FRbElRQUlTa0lBRWxwL0FZbzlRQS81aXo1KzlsNEFFSkNBQkNVaEFBaEtRZ0FRa0lJRlpF YkFkQ1VoQUFoS1FnQVFrSUFFSlNFQUNFcENBQkphZndEYVBVQVArTmsrQXpVdEFBaEtRZ0FRa0lB RUpTRUFDRXBEQWFoQndsQktRZ0FRa0lBRUpTRUFDRXBDQUJDUWdBUWtzUDRITmpsQUQvbVlKV2w0 Q0VwQ0FCQ1FnQVFsSVFBSVNrSUFFSkxEMUJHeEJBaEtRZ0FRa0lBRUpTRUFDRXBDQUJDUWdnZVVu c0tZQmZ3VW0yU0ZLUUFJU2tJQUVKQ0FCQ1VoQUFoS1F3S29UY1B3U2tJQUVKQ0FCQ1VoQUFoS1Fn QVFrSUFFSkxBS0J6Um53RjJHRTlsRUNFcENBQkNRZ0FRbElRQUlTa0lBRUpDQ0J6Ukd3dEFRa0lB RUpTRUFDRXBDQUJDUWdBUWxJUUFJekliQ3RCdnlaak5CR0pDQUJDVWhBQWhLUWdBUWtJQUVKU0VB Q0V0aFdBall1QVFsSVFBSVNrSUFFSkNBQkNVaEFBaEtRUURjQy93OEFBUC8vWWVpd2t3QUFBQVpK UkVGVUF3RDVUMHpVNjdqdWVnQUFBQUJKUlU1RXJrSmdnZz09Ij48L2ltYWdlPjwvZz48L2c+PC9n PjwvZz48L2c+PGc+PGcgdHJhbnNmb3JtPSJ0cmFuc2xhdGUoMC41IDAuNSkiPjxwYXRoIGQ9Ik0y ODAgNjg2IDI4MCA3MDYgMjgwIDY4NSAyODAgNjk4LjYzIiBzdHJva2U9IiMwMDAwMDAiIHN0cm9r ZS1taXRlcmxpbWl0PSIxMCIgZmlsbD0ibm9uZSIvPjxwYXRoIGQ9Ik0yODAgNzAzLjg4IDI3Ni41 IDY5Ni44OCAyODAgNjk4LjYzIDI4My41IDY5Ni44OFoiIHN0cm9rZT0iIzAwMDAwMCIgc3Ryb2tl LW1pdGVybGltaXQ9IjEwIi8+PC9nPjwvZz48Zz48ZyB0cmFuc2Zvcm09InRyYW5zbGF0ZSgwLjUg MC41KSI+PHBhdGggZD0iTTAgMzU0IDAgMzE5IDU2MCAzMTkgNTYwIDM1NCIgc3Ryb2tlPSIjRDZC NjU2IiBzdHJva2UtbWl0ZXJsaW1pdD0iMTAiIGZpbGw9IiNGRkYyQ0MiLz48cGF0aCBkPSJNMCAz NTQgMCA2ODYgNTYwIDY4NiA1NjAgMzU0IiBzdHJva2U9IiNENkI2NTYiIHN0cm9rZS1taXRlcmxp bWl0PSIxMCIgZmlsbD0ibm9uZSIvPjxwYXRoIGQ9Ik0wIDM1NCA1NjAgMzU0IiBzdHJva2U9IiNE NkI2NTYiIHN0cm9rZS1taXRlcmxpbWl0PSIxMCIgZmlsbD0ibm9uZSIvPjwvZz48Zz48Zz48Zz48 aW1hZ2UgeD0iMSIgeT0iMzIyIiB3aWR0aD0iNTU4IiBoZWlnaHQ9IjM0IiB4bGluazpocmVmPSJk YXRhOmltYWdlL3BuZztiYXNlNjQsaVZCT1J3MEtHZ29BQUFBTlNVaEVVZ0FBQ0xnQUFBQ0lDQVlB QUFEdWlzQXZBQUFRQUVsRVFWUjRBZXpkQ1h3Y1ozbjQ4ZWVaWGRueHFaV1BoTVNPdFhJUzRraHJK OFVrSEMzVWtIQVRvQkFJbENOQUtQQ25CVW9wQ1FVQ2haWVFqcllVU3JraFVJNFNLT1ZvdVZOTUtZ VWt1Q1MyWkNmazBNcXhremcrdFBJVjI5TE8rMy9ldFdSa2FXWXZyVmE3cTU4Kzc3dkhlNy9mbWRu ZFpGN1BCTUlmQWdnZ2dBQUNDQ0NBQUFJSUlJQUFBZ2kwdWdEelF3QUJCQkJBQUFFRUVFQUFBUVFR UUFDQjFoZGdoZ2kwdEFBTFhGcDY4ekk1QkJCQUFBRUVFRUFBQVFRUUtGK0FrZ2dnZ0FBQ0NDQ0FB QUlJSUlBQUFnZ2cwUG9DekJBQkJCQkFvRmtGV09EU3JGdU9jU09BQUFJSUlJQUFBak1oUUo4SUlJ QUFBZ2dnZ0FBQ0NDQ0FBQUlJSU5ENkFzd1FBUVFRUUFBQkJCQm9RQUVXdURUZ1JtRklDQ0NBQUFM TkxjRG9FVUFBQVFRUVFBQUJCQkJBQUFFRUVFQ2c5UVdZSVFJSUlJQUFBZ2dnZ0FBQ0NOUlhnQVV1 OWZXbU53UVFPQzdBSXdJSUlJQUFBZ2dnZ0FBQ0NDQ0FBQUlJdEw0QU0wUUFBUVFRUUFBQkJCQkFB QUVFRUVDZ1pnSXNjS2taWmEwYm9qMEVFRUFBQVFRUVFBQUJCQkJBQUFFRUVHaDlBV2FJQUFJSUlJ QUFBZ2dnZ0FBQ0NDQ0FBQUt0TDhBTWF5SEFBcGRhS05JR0FnZ2dnQUFDQ0NDQUFBSUlJSURBOUFu UU1nSUlJSUFBQWdnZ2dBQUNDQ0NBQUFJSXRMNEFNMFFBQVFSS0NMREFwUVFRMlFnZ2dBQUNDQ0NB QUFJSU5JTUFZMFFBQVFRUVFBQUJCQkJBQUFFRUVFQUFnZFlYWUlZSUlJQUFBZ2pNWmdFV3VNem1y Yy9jRVVBQUFRUVFtRjBDekJZQkJCQkFBQUVFRUVBQUFRUVFRQUFCQkZwZmdCa2lnQUFDQ0NDQUFB SUl0S2dBQzF4YWRNTXlMUVFRUUtBNkFXb2hnQUFDQ0NDQUFBSUlJSUFBQWdnZ2dFRHJDekJEQkJC QUFBRUVFRUFBQVFRUVFLRDVCRmpnMG56YmpCSFB0QUQ5STRBQUFnZ2dnQUFDQ0NDQUFBSUlUQlpJ cDA5cFg3MzJrbFM2NSs5VDZjeXRGdmRaZE9OaTN2TDYyOU05WCs3b3lyeGswWW8xU3ljM1V2TVVU YVhYcE52VGExOWpmWC9MeHJMZDRqR0xFOGFWMmVIemo1ZGJrN1pScU1YWkhDYTZtVS9HdGw5bXZO dStqblRQcjh6dDNlMnIxcTQzcklURjFnck1wcllDNjllM3RaK1plYVRmWjQ3dk81a0hKeHlMZnY4 NmFHbDNqMzFPTE9qS25GYmJRZEJhR1FJYy8yVWdVUVFCQkJCQUFBRUVFRUFBQVFSbVJtQmFGcmpN ekZUb0ZRRUVFRUFBQVFRUVFBQ0I1aFZZMW5uZTZYWkNaOENpUDdrektkcUpucXRuZW5idG5ldTZi SHorSk9lazhWbjZTV250NmN4WFJUWWtpNDI1dlN2ekpLczM4WVRwU2UxMHBETi9aVzFVZjZMWlRx WlpHemRZUHllMU8rSDl6ZU5QdFBzVHRaWi95R0t4T2pYTDYranF1ZFRtR0JsOFhnM0g0YTEzbU1m dDF1Wm4vUUtEaGpoeGFOdkk5b1VucDlKcnIwK2xNeE9QQWI4UTRWYkxmKytpMWVjLzNKQ3EzeGVz TXFIMkFyN0ZSVjNyenJWdDk0V1VMRHlrb2Z1eGlMNUpSTTYzMkdGeGZBaEVOSzJpZit5Yy9FdWlM Ym5IUGl0K3VUamQvU2dSVWFuaDM1S3p6MTVzbjV0WDJiaDJpU1Q3VmR3blJQVFpJbktteFRhTDQw TmdiMWFJNVI4dmwrejM5U3krOGJUVDFpMlFLdjlLZnBaMFp0NWNaZE5pWS91Q3hjalBJZis1VVcy N0sxZXVuSmZxNm5tWnRYMm5uT3htUGhKTWFMZkRpZHEyMDNkcTRINXRkUTVZM1hkNCt3bmxTcjcx WTdiNmtmT1podlJEZnR2RURjcjZpN1cxdkhMSDZCZDNiUi83dkczdld2djhqdFhyMitQNkhKKytm SG4zUXV0bm84VnkrNnBWdVMrTUgwY3RYL3Q5b2lPOTl2MnB2VWVITkNHM2lPZzdYV0hma2VVeStj OGZjNnQxOUhPaXpja0Q3ZW5NdGxSNnJUOStLMXBFNWJkektwMlo2dmQ1NGJ2VDJ0bHUrL2RQVXVt ZWR5L3R6SnhudzY1b0xGWitVcWoxNzZwSkhWU1lNRlBIZjQyMlU5bkhnZis4cVpDRzRnZ2dnQUFD Q0NDQUFBSWlBZ0lDalNJdzhYOU9OTXE0R0FjQ0NDQ0FBQUlJSUlBQUFnZzBtRUFnN3JFMkpIK1Mw NTVLaGczdHEvYXVLbFpxcUgvWlQ1M0lwNHFWc2Z5clVwM2RGeFFyVXl3dnRlL0kwNnlONXhVcEV6 cVZ0eC9ZZWZ2ZUltV21rdFZJZGYxLy82MHdqM050VUsvMEN3emE3TVNobmJUN1RhcHI3ZU10VFMz V015UTYwajB2c2hPZWU5VEpEMFhjRmRiNXhIMm16ZExPdC95M0pjTDhIVGJXbTVhczZ1bTJORUlE Q0N4ZTJiUEVUangvTmVIQzIyMDRMN1BvOXpGN0tqL1lUdmZvUUlKZjJiYjl0eVVyMXEwc3YyWnN5 Y0orRlk2Y2NxK0t2dDlLUloxQXQrU1N3ZGY3OE5GNTRYMStQN1hTQ1l1MURtOWRzcXE3cDlhTlZ0 bWVkcXpPUFBOZ01qVWdUdjFDaDdPcWFHZWUxZjBiYnorTlpsVU1hMGFxK01WZFo0NTkzcXB6Tjdq d2FDN1YyZk5SdjloalJrWTBNNTJxZlVaYzd2Y0pKKzRxRzhJOGl4VUhGVmxqM3hIZnNyWitua3F2 U1ZmY3dOUXErTTgxLzl2blROdS9MeGJSZCtaVnR0cG4xaDN0blQxUEZLbCtjVjZ0ZjFkSjlYL0s4 Vjg5SGpVUlFBQUJCQkFZSjhCTEJCQkFBSUU2Q1BqL1NLdEROM1NCQUFJSUlJQUFBZ2dnZ0VDY0FP bE5JWkJPbnhLcSsrTnl4Mm9ub3g0V0pPVHB4Y3R2SEZITlgyZGw3clFZRjFLcXdWL0ordlYrb1VO Y21jajB3bFZabkw3RE1tUC91OGVKZk1vdnRMRXlzemxjSU03OUxOV1YrV0ExenRYQUxVaDNQeXpW MWZOREovb1ZxNy9ZWXJuaHdqRFFMWFppOFkxV1lUb1dIRml6aEhJRUZxL3V1VEJJNnEwcThzSnl5 cGRSNW8vQ1pQaWIwUlBHWlJTZlhNUmZJYU1qbmZseUZmdlY1TVorbDdMWXQrZjNWNy9mL2k2NUJx OVVsdG4rL0pmMU91N2lSbHk0YWtPNjUrOWNLTisxTW41aGp6MU5LUnczUy9kOFppcFh3Sm5TQ0Jx MXN1cWZoU09uOVByanAxR0hXTU54YVh1NjV5MzJHZkd2MW1ZbG4vTldQRHBZVzQ4Umw3ekYzK1lv dWtSZFU4OVMxUnRUZHV6NFk2amlucWZsZDFYRm94QS9kajhIanYvSzdhaUJBQUxWQ2xBUEFRUVFR QUFCQkJDWW1rRHMvK2lkV3JQVVJnQUJCQkJBQUlHYUN0QVlBZ2dnTU1NQ0hmbkZaOXVKSlg4Rmwv Skg0dHd6L1ltVFloVnkvZHNHbk1nMVZzYWU3REVpV01abHFUMUhMNDNJS3BxVVNDWmZiZ1V1dEJn WnJOM2JFOFBCZTBVMmprUVdtRzJKVHQ3Y3Z2ZUl2N1dNYmVycG03eGZoTkNtK3FYai94Sytxbjc4 ZjhkKzJFNmMrdHU3VE90WXF4cmRMS2lVNnN3OE53ajFGelpWZjdzZmU2cFJVRmxtSjR5LzI5R1pl VWFsTGZxcnlianc2TC9iY1gxNXBYWExLdS8wNGpZSi90djZPYnVzOG1VWDBwZjVLMDJWWGJ6R0Jm M3hlQ0RaOFUwNWZsc3BxZTJmdnZ6b0tmbnJmUisxYmJmcFd6dlRqcDhmTGU3cXZxanBaMUprQWgx ZG1SZnI4YXNvRlNsVlJaYi9uQWprKzQxejlTTjkwNkZFeHo5V3VsQnR1bjVYVlNMcWowMk8vMHJF NmxpV3JoQkFBQUVFRUVBQUFRUVFRQ0JXd1ArUHdkaE1NaEJBQUlGbUVtQ3NDQ0NBQUFJSUlEQ05B a20zd1ZwUFdTdzdPSkVuSEU1MGxMeTkwTkRTdWQ5VWtXOFVhVmhGOVQwTHoxcDNhcEV5SjJVVlRr S3IrQVVRSjZXUGUyUERrNy9ldDNQempuRnBzLzZsUWI4djFkVlQ4V0tpOHVFMkpNUHc2SFZUV054 eW9pcy8xdmJPbnVlZVNPQkZYUVFLaTA5VS9zVTZhN000SFdHK0haelhMNm5nMWozK0pHM1FKamZZ WUo1Z2NUckRPVUZTdjVmcU9xK3pocDBFNG9KcksvbDhxMVhmM3MzbGozeEd4VDIxVm0xT2FrZjFN aGNlZmJlbHEwWEM3d1JTZ1F1K1ZPTjk2WGV0ei9Bci94M3NuSHhnMm9haHNpelU0THBTaTJpbnJm OEpEVHQxZjFMeEF0R2ttN2JmVlJPR0YvbVc0eitTaFVRRUVFQUFBUVFRUUFBQkJCQm9BZ0VXdURU QlJxcmhFR2tLQVFRUVFBQUJCQkJBQUlHS0JmeEpFSEhoU3lxdUtESW5WUGVVa3ZVMmJScldNSHkz T05rVFg5YjF0T1hES3kyL2pKT2tHNUthVkwrNDVYUXJIeG1za1cvNGhUV1JtYk03TVZBbmJ5dHM4 Mmx3Nk9qYTl4aXpmMldObWc1VWczZlB4TUtBR28yLzZacEpwZGVrbmNwSGJPRHpMUllKMnFjcUx4 MUpCS2Zsc3IyQlJjMHRuVHNuRFBJUHQvM3I3Vlp4djhYNG9MSXNMUGZrdGI5OVdmN1lCOFhweGZF Tm5zaTUyNG0rVm9PdzA0K25NQzRiWDM1NFpGa283bW1XOTRNVEplTmZuQ01TZkxaajlmcjIrQ0tW NXJpZTVJaDd2ZFZTaTdVS3BkcFJDWSsrVGxRdksxRndXSjErV3RSZGtKT0Q4MGJOYkp6SkRtOW1k WDlzc1ZSNGZYdFg1cEpTaFdaaC9qbmlFdE4rMWF3WmNOVWdxWDltL2NaK0IxdmVmdHVucnRGOHNI YjhmdVdQeXdvK0o1NnhQOW4raDlaV1F3UjErcFlscTdxN3l4bE00Zk5qT245WGxSNEV4MzlwSTBv Z2dBQUNDQ0NBQUFJSUlOQXNBck51bkN4d21YV2JuQWtqZ0FBQ0NDQ0FBQUlJSUZDWmdPYVBkZHVK MzkrTHF1VkVIckQwWWljNG43L29qSWN2c3pKRnc3N3RXL3VjeWpYRkNsbGZWNlU2dXk4b1ZzYm5s VnhFNFdSUFlVSE5wazNEdm55bFVkVTlhK3drYnkyZUIvdjd2bHZwR0ViTEgzYWhQckxNTVNTVExu K0dpTDVDUkxaYmpBMU85S0o4ZU9ReHNRV3F6dGlRREYzNE9xcyt4MkpVR0xhKy8wcUR1YW5Dbk94 a3VqaDVuaFc4MTJKTWNEMUJQdi9FbU13U3lXUlhKTEIrZlp0SzhnTldaN1hGdUhEWVR2SytPSmZk Y3Y1Z2YrK1hEdDY5K1VFcjZDeUsyUEcyLzU1dGR3NE85RjRiSkkvNFd4dDlzWkFlOTZEeWpJT0ox TlBpc3NmUzIvY2NlWlpUNXhlL2pTVk5mclpqM2o1Zm5tejcxVGxEMlMyZkhMeG42M1kvbnRHQzdz RE8yL2Z1ei9iOVlDaTc1V2xCNkhvcy9SYUw4Y0hweFM1LzdDK3RnRnFzVFZEM0Y0dlQ5YnRsVFVm WHVqK3dEZlBYeFFldjN3bUdnOVdEQTF0ZW5ldnZ1MDJ5MlNOajVYUFpXM1A3emN4TW4rSnQ3Vmd0 c2tCUi9NSzV0eTlmM3Ixd3JINkZ6NVY4MXFtTnFWUmNNTFI5eTZZS3h6QlcvR2R0aDhKRmNYMzRQ RE03MDZtK3dDcmNhckZVZU9uU3pzeWE4WVYyNzk1NjBOcmZZTEhVUE5UM1ozVi9aakV1ZkxHY2Rr YkxYQkhYU0NYcFMxZWViOTgxOGh5SitYUGl2dUkvQTJ5Zit0dkJlemYzanQrdi9IRTU5amtSanJn dWErS25GdU9DcXFpTmVVTXlya0NwOUJMZjUwbS9TRS96d1ZyYnZ6OXFiUlgvelhCOFlkNXJyRnpK b0hYNFhWVnNFRTEyL0V1SjdWVHlPQm5kdjArVUc2eitkMWN4VnZJUVFBQUJCQkJBb0tFRkdCd0ND TFNTQUF0Y1dtbHJNaGNFRUVBQUFRUVFRQUFCQkdvcE1OcFdQbkRQdEplUml4THM3Tkl2eExuMzJj bWZFU3NURmM3VE9XMlBqTXFZbURiblVQZ2xTeXUyV0NhbEd2eVYySWwyS3hjWi9BbFU1OEpyTERO eXZKWXVUdVVhdjZER3Y1NUZNYjluWU52OXVleVc2KzJrb1Yrc1ZQU2tZZUQwNmJXMmFWKzFkNVcx NlcvSllFK1R3bUhiTHM4Y3ltNjVidkNlVFVPRlhEdVpuaHZvL2FhTjF5OWd1YitRRnZFUWlKWmNC QkZSamFRS0JWSjdqbDdxUklwZDdTTVhhdmlFd1lFdFg3R204eFpqdzc2Nzd0cWZXenIzVlZiZzNS YmpncXJLcTR2ZGdzUmZ2Y2MrRTN3YlFWd2pJdG9YNXQxamh2cDcvV2VMVFVHSy91M2IzcmQxNFVq dUQwWGxzMFVMcXZ1TDlsVnJIMUcwVEdXWjh3TVh2S1BZZkN0ckxyNzA2T2ZrMzFpSjJNOUpkZnJw M05JNWw1VnhHemZuYlJNaWo3ZjI3ckVZRng1L2RJSCtRVnhtcTZUN3hTbmViS2gveTlmdHBQb2pW ZVJ0SmVhMlpFVFYyNVVvMWp6WkkzUEM4MnkwL3ZQZW5rNE9kZ0RlYnZQOUMvOFpjSExPNUhmN2Qv VHRzOC8vVjF0TzdPZS8rVDVtNmNyQjA2ek1kSVM4WDZUbkYrSFlkOUViYkN6ZDFzbWRGdU9EeXNY bExPcXQxKytxcUlGeS9FZXBrSVlBQWdnZ1VCRGdBUUVFRUVBQWdTWVJLUEkvZ1pwa0Jnd1RBUVFR UUFBQkJCQ1l1eGlLeWdBQUVBQkpSRUZVUVFHNlJxRFZCZnlKR25VUyt5K3hOZFIvZHk3dy8wcmRS NG40MDBEa2NrdTM4MUQyV0NUNEU0T2hGQmFuSEk0clppZkhMdk1uMnVQeVJ4WUdmcXhQaXN1MzlC K1BMcVN4bDdNeitKT0dxc0c3YlBiSExFWUhsWFgrSkZoMFpuV3BtZ2d6dGhNOExMSzIwNy8zSjht ajhteThkem1WejBmbGphWjExbnFzbyszeU5DcXdjdVhLZVg2eGliMjFUV2lQazBQb25IdlYvdjZ0 TjAvT2lrblp0R2xZZzduL0lPcHVqQ2toZHJ3LzdrRFE0VThxUnhacEM5MExSQXBYWEluTXQ4UTdS VWVlNGZjaGUxMTIyTEZqeDBPcWM5OWNiR3pXMkh4TnVQOG5VdjNWSTZ5Tms0UEtNdysxcGZ4Vmkw NU9yL0c3MFlVbThZc3EvRFpKekhtTHY1cEd1VjN2SGVqZFp2dkFWVlkrdEJnVnl2NHVpS3JjcEdu NXdleXlEOXArL0lsaTQxZHhqeTJXMzNSNW9aeGxZNDc4ckxERVhmTVBob2NzdjZ6Z2o5MFNuLytu RHM4WjhWZU1LYXU5cVJUeVl4RVgrdDh6dVNMdHBJUGszTTRpK1ZMUDMxVlI0K0Q0ajFJaERZSHlC U2lKQUFJSUlJQUFBZ2dnTVBNQ3djd1BnUkVnZ0FBQ0NMUzRBTk5EQUFFRUVHaGlnZEdyci9oL2pU MXBGbmJTN29IUXlTK0h0bThaZElIOGFGS0JFd242cFBiT2Rla1RiNHU4MkovZGVyT2RBUHZiSWtW VVZOL2pyOXd3c2N5U0ZldFcybmplUGpGOTNQdkRmZ0dOWDBnekxtMVd2Z3p6cmxlY2JDNHkrUzQz M3kwcWtsOU4xaDlHVm5JeW9pNy9ROHV6WGNvZW80SnorNk9TU2F1UHdPRkV4d1cyY1o0UTI1dks1 NGNHbG44N05qOG13MSt0eDQ3WkQxbTJOVytQazhOOENjSkxKaWVMZEt4ZTN5NHVmRWxVM21pYXMw YXZ5ZlZ2R3hoOVg5RlRZV3pEOGxxckZIdjFDRHVHbnRkeDVyNlRiaTlqNWFjVWJORHZUcVhYbFBW NVdWMUhHNUwySVhxRjFWV0xVZUd3eXdkWCsvbEhaUlpMVzVRZitwNDE2cStVRTFOTW56QjYrNXFZ L0ZaTTNqZ1M1SU9QMmN5S0xZcG9zVVY2WWNybUd4bnNtRHp0OE1KZ1FXUm1YS0txditLWVZZMHNN Qy9oSkhyaFpHVHhxU1htQnJiZWFyOUJ2bHlrbGZsQklpeTY0S2JldjZ0T0htdGRqditUdXp6eGJq WWUveWNtendzRUVFQUFBUVFRUUFBQkJCQ29vUUFMWEdxSVNWTUlWQzlBVFFRUVFBQUJCQkJBb0NF Rk5OREEzNTdJemxsT0hwK3EvR0pvKzlMdFBpY1I2bi9ZYzl3VlFWWUU1ZjhMZFRjeVBQSXBhK3NX aXpIQjliVGx3eXN0Yy95NE5FeTYxMWpDR2t1UERrNy8zaStnaWM2Y1hhbTIzUTVJSUZXZCtLOVdL dGZmOSthY0hKd1hCdm1IaCtKZTVGVCsyZHE2VFZTMkhVc0VkOXJycW9JVHQzUDM3cTFsWHhHZ3Fr NW1lYVY4RUgrYk1xTTVGb1Q2V1pHTmNiY3BzeUx4d1IwYi9yWGxickY0ZitHS0tVNCtxazVmb3Zs Z2JYNTRaTmxRdHU4RGxqY3BoSExzUWlkNjBhU00wUVQ3TFBqUm9wSGNkMGJmVnZWVXVHS0RpUDg4 aXF1ZmtxU0x1KzFXWEoxUzZhdWRKSzhXMlpBc1ZiQ2EvUFpWUlc4VkprN2tPL2I1Y0ZzMWJmc3Iz NFNpLzI1MUQ1bi9IZmI4UlRzK3I3WmovU25CY0hCbVRnNnUyYnZqdHAyV1BxdENZdjdSQVlQdC9k MmtKN3h5c3VEWXZFVGJoTlNtZmFzdUdJNGJ2TzBYYTlxY3ZyWFlyUVluMWgyNlo4dFBjdG5ld0tK R3hjSCt2dTlPckRPTjc1MkU3citLdGg4R2k0dmt6OFR2cWhQRDRmZy9RY0VMQkJCQUFBRUVFRUFB QVFRUWFHS0JvR25HemtBUlFBQUJCQkJBQUFFRUVFQ2dyZ0tGZjJudkNpZTJJL3YxdHljYU82bnRF bk8ycXJqZlJCYjBpZXBlNm05ejRsK1dpZ2QyM3I3WFRvajZLN0dFY1dYdEpPeFZxYzd1QzhieTIx ZXRmWVNkSFArTHNmY1J6N2ZrUjRZL2JPbFcxUjVuZTBobms4N0p2TG96WkxOSDl0K3o3Yzc5MmI1 L0hlcnYvVk03V1htQnhYV0grbnQzeFkzRjd6ZUJhT3pWUTJ5RCtwT2I5aFRYQXVsVEVWaDI3cm1M TkpUWTI5bjQ0OTRmLzlYMmNlQyszKzZ4ZmVCOGkyZmsrdnN1eVEzMHZtRndZTXVYQisvZDNPcy9D NnpkNkczcm5OOG43SHk1bFlnSWVYSFgrd1VYRVZrVkpXaysrSVpWaUwzNlJ1amMweVNkUHNYSzFD ellwRjdkM3JYSHo2OW1iWTQxcE9vdXNQWmpyM2poeEgxNzdITjlyRTRsejBQWkxaKzBiYmx3TU51 N3hwNnY4QXVVN0ZqLzBiNmRtM2RJTm51a2tyWmFwYXp1U3poUnljZk9SK1hVTmgycDZUNFUyMWNk TW16LzJsYThHL2ZucWIxSGIyN3Y3SG1pbFV0WWJLcWdnUnN1TnVCUXc1VngrVFAxdTJwc1BCei9Z eEk4STRBQUFnZ2dnQUFDQ0RTTUFBTkJvQXFCb0lvNlZFRUFBUVFRUUFBQkJCQkFBSUZaSURDY0hI bWNUYlBUNHFUZ1JBcTNKeHJMOExlemNLSS9HSHMvOGRtSlBPcVFMamxyWW5yYys2SCtaVCsxT3Ar S3k3ZjBsR3J3VjRWL0JiNStmVnNRdUtzdGJiN0ZxQkE2bGJlUG5peVB5bSs2dEtrT3VEMWNORStk bkJyYmpwUHRja3A0TURhL2ZobUpROG5Vbjl1KzhKVG9MclV2VENTSy8ydjY2SXFrbGluZ2pyU3RG Slh1dU9MTzZjMysrSS9MbjQ3MDAwNWJ0MERGUFNxdWJkdGZIdEF3dURrdXY1TDBCVzdmM1hiQy9x YTRPcFozL3BMaHhjdmk4cXRNRDlTNWF3cTNZYXF5Z1NMVk5oVEoyOWZtdEtxcnR4UnBjOVpuRmE3 TzRpVCt0anlOODNsYmsyMFZPcm5ESDRNbEdydEFWVzlNcFRNSE90S1pUM1NzWHJ2V3lqZkhZcGZp VjJnUmRScDdSYktaL0YxbHZqNXcvSHNGSWdJSUlJQUFBazBtd0hBUlFBQUJCRTRXWUlITHlSNjhR d0FCQkJCQUFBRUVFR2dOQVdZeFpZRU5TUlY5ZHBGbU5nNk4zcDVvckV6ZzlJZjIrcGpGcUpCeWlm Q3lxSXpvdEkwamllSGd2WGFTN1Bib2ZCSEx1eXkxNStpbFB2clhSY3A5eWkrWWljdWZqZWt1Q0I4 bEt1dmo1dTdVYmQ5enh4MHp0c0JsK2ZMdWhSMWQ2eDVuSnorL2I5djIycGh4aHFMaDJ3N2V2Zm5C bUh5U2F5Qmd5R2xyWm9uRnlHQ2ZFN0dMUHlJcjFDQXhmOHJ3WW5GNlRseFRxcTd2bEtPNkt5Ni9r blIvRlpoUVpWTnNIU2VudWNTSU40b3RFcFdoNG01U2tSOUY1UjFQMDhlNS9ORlhIWDlkbTBlL01F Z0NGN3RZU1p6Y00rTDBnZHIwUml2akJGYmI1MjI4ZStDT0puSnpRMm1SdjlIZkJodkxuTTQ4KzR4 L2pRdmRadnU4UDlhUnp2eXdveXZ6a2dWZG1kUEtyRi92WXVvMHZLUllweXI2VUhUK3pQNnU0dmlQ M2lxa0lvQkF5d2d3RVFRUVFBQUJCQkNZUlFJc2NKbEZHNXVwSW9BQUFnZ2djTElBN3hCQUFJRjRn ZlpWZTFkWmJ1eS85STI2alVYaWNINkwxZm1seGNoZ0ozU2ZXc2tWQ1FxM3RCRDVheW1zWmJISHlj Rk9OTW5IN01UaGh5MUxMVWFGTzFYejE0bHNISW5LckNiTk9mMk9uWWh6TllnRHl6clBPNzJhTVV5 bHp1S1ZQV2NIb2greE51TE14RTQ0enNodGZ6cTZlaTcxcnNNTGdnUE9oZjl0WTN5U3hhZ3diSU44 ZnE2Lzd6dFJtYVRWVGlCVThaOEZjUTI2TUNFMVdVZ1MxMEZVK3JCTG5tSHBSYTZhb3RsZHV6WWZz akkxQ1JvV1dlQ2lrblFheEY4TktXWUVUdlJJWG9KMzJYNjhSK0wvM3Jwa1ZYZFBmSFpsT1ljVFIr YUowOWpQSEtmeTRGQndJT2JrZkdWOTFiajBmQTNjci8xblF3M2l4dVhMdXhmV2VIenh6YTFmMzZa QitHZFdJTzRLWXlLaGJxM2wvbXA5elhEWU9CSm84TTgyaUxnRnI1WVZHUUluOG1UbjVGL2FuRHlR U3ZmczdPak12RzNKV1prekkwdlBRT0xpZFBkRkl2b0NpZi9iRjRqTFJtWFA5TytxSmo3K3hUWDU3 NjZvL1dGbTB1Z1ZBUVFRUUFBQkJCQkFBSUhXRUFoYVl4ck1BZ0VFRUpnbUFacEZBQUVFRUVCZ2xn b0VDWG02aWp3c1p2bzcxU1VtWGJWaDkrNnRCNTI0NzhmVUVTZDZVU2pITG96TGowb2ZXanIzbXph T2IwVGwrVFRMODJPTU8vbmxuTWcxdWY1dEE3N3NySTNwOUNuTE9zODd2ZVBNZFpsVTU5cS9DWks2 MlN4aXIzNWhacmZuVlg5cVplb2VYQmpFam12Y1lHNE5RbmRCYnFEM20rUFNlRGx0QW1HcVNOTVB5 WWdNRnNtZm5xeWtkRmpEOHl4R0J1ZGM3QzFDSWl1VVNGUVhQaWpPWmhwVHpxa3JaNytkVkh2dW9a RmVTN3pPWW5SUVdlYUM0RjJGVzdGRmw2Z29kVzVib3MwcUxMUVlHZXp6ZEk5a3MwY2lNMG1zV0dE bHlwWHpVbnVQdkVORVh5N0YvZ0wzazJMWnpaZzMyTC81ZjJ6Y0g3YzRoYUJuT0pYM2hublpua3Bu N2xxYzdubGhyWTZGMkVFVnllam95cXdMSlBpS0ZZbGZyQ1N5SlRnYzNtdGxKb1daL2wzRjhUOXBr NUNBQUFJSUlJQUFBZ2dnZ0FBQ1RTckFBcGNtM1hDTk5HekdnZ0FDQ0NDQUFBSUlJTkJhQXY2a25E ajN6TGhaT1pHZkR3MHNpVHlCSTJIZ1Q5UWRqcW1yNnVRNUlxSlM3dCttVGNQNUVmYzJLMzYveFlx Q2RmSU52MENtb2tyTlZiaThxeHJJd29kR05IR2ZTNFJiUkoyZGJKWFloUUdqMC8vSFEvMjlkYjhx UjZIdllyZFBLUlNRV3pRZnZIVGY5cjQ3anIvbGNib0ZWRFQrMWlyVDNYbE0rNEVML1Q2c01kbTJt MnRORjdpRWtuaklQclhpcjBhaHVqaHVMS1hTTlRIM015THU1M0hsbk1obDdYdVBQamN1djVMMDBs ZStLZDBhSllvSzZLSVZhNVl1WG4zZU9SMmRQYTg3bUV6ZExxTHZsQ0ovdG4xdkh4YWR0R0MwU0pW bXlYSWF6SDJYRS8xQmpRWjhWaUQ2MWRUZW8zZDFkSzU5bXJVWmUveGJYbTNDNk9MUTl0VnJMMGwx WnI3b25OeG1EYSsyR0J0VTlSdCtzZS9FQW8zd3U0cmpmK0pXNFQwQ0NDQ0FBQUlJSUlBQUFnZ1VF MmprdktDUkI4ZllFRUFBQVFRUVFBQUJCQkJBb1A0Q0I0S09iaWZ5dUxpZW5iaHZpMFRmOG1kUk9M alZ6anJGbnF3VjU1NjVkT1g1L3ZZaWNjMVBTdCsvbys4dUc4OTdKbVVVUzNDeVI4UHczYkpwMDND eFl1U2RMS0JPUHoyMGRPNW5UMDZ0MHpzN21XZ25FR052bnpJNmlndjlRcDFVT25OSGUyZlBFeTNO ZGpkN2JKekFTQnBBUUFOWDErTmVuYXlzZHRxRDkyd2FVazI4M2VySExhQlJGYjFtNFZucktyNE5r clZKcUwzQUgvcGJxTmxua0l1SVlhSXR1U2NJRTc5MXFoK3pybGRaTEJWbWJrRmhxWkZOTWQvdjI2 YzhwSmVKdU91bjJOVDQ2cXVjdXU5MXBETWZMeXdhR1o5VHhXdm5pdHh5Y0hSeHFJYnV4Nkx5MHRM TmE5OXdvRGRFbFR2UVlMK3Jvc1pJR2dJSUlJQUFBZ2dnZ0VERkFsUkFBSUVaRW1DQnl3ekIweTBD Q0NDQUFBSUlJSUFBQW8wcVlDZUhMN1d4eFYyQ2Y2ZEczSjdJeWhmQ2poMDdIaExWL3lpOGlYeVF6 dUhrU096aW1lZ3FJbk1PaFYreXZCOWJMRGRjdDIvNzFyNXlDMU5PUkVVK3VTQS8rTWFaV2hUVUhp NmFwMDdLUFlsL2xxcmVtT3JLZkhBbWIxa2gvQ0ZRQTRIU3QzTnhQY2tSOTNycnlnNVRleVMwaXND UFI3L2JXbVUraytheGE5Zm1RN2xzMzZ0VTNCOWI1bTZMTlFsTzVEV0hFaDMvMkVDZi82Rm8rTGFE ZDI5K01HcUNqZmk3S21xY3BDR0FBQUlJSUZCN0FWcEVBQUVFRUVDZzlnSXNjS205S1MwaWdBQUND Q0NBQUFKVEU2QTJBak1vMExGNmZidWRpSHBxM0JEc3BGTDg3WW5HS28zb1JudVpzeGdaQXRYTFJE WWtJek5qRXYwbC8wTU4vZTExWXRzZFYvWEhiWWZEVDQ1N3o4dmlBbmM3NXk0ZXpQYit2OElDcGVK bHB5MTNVVGg0UkYzNHBxVExuNUhMOWlZdDZyREt3NnpEdjdZWVdwd2NuTHk1ZmUrUk4xbUdXaVFn MEt3Qzl0RTY4bUViL0QwV280TzZ2MWljN3I0b09wUFVwaE53OHV0Z09IaWwvMjVydXJGWFB1RDhZ TGJ2cTdtbGMxZUU0bDVrMWUrMk9PWGcxUDFKZzN6K2g2cjZ4bHgvMzNjbDRxOVJmMWRGREpVa0JC Q1lLUUg2UlFBQkJCQkFBQUVFRUtoSUlLaW9OSVVSUUFBQkJCQm9FQUdHZ1FBQ0NDQXdUUUlqRDYx MVR0Zkh0ZTZLM0o1b3JNNEN0Kzl1RmJscDdQMmtaeWNYZDV5NWI4Mms5QklKKy91MzNtTHRmcUJF c2NPaGhOZE01MGxEVmRJQ2loUUFBQkFBU1VSQlZQY3N2L2lpQnJGeno4QzIrMHZNWjdxeUQ1bmwx d0ludjIvek9IZG9vTysvckNNN3lXNlBNeFQ4NHByQjdWdi9aOVFrNzRkeHFMOTNsNDN2M2Vya1dm YitzTVZKUVVYZjE5NlZ1V1JTUmhVSnFYVG1DeGFqYmozU2xHa2RYVDMrYWt4VlNJeXI0bVJvM0x2 bWVCa0dpK3M2MEJvWTViSzNaMVhsWFVYR1BUK1E0RytXTCs5ZVdLUk0wYXlrT244TUhTbGFxREV6 RDd0UUgybWZCVnFEdUdFNnZ4L0s0Vk9ScjRkNTk1UjlPemZ2S0tkOHk1VFp0R2w0ZjdidlgyMGJu aU15MHVWVTNpdmk3cHZLL05UcFc1YXM2dTZlU2h0VHJMdGZBM24yWVA4V2YwdXE2Ty9RQnZsZDFj VEh2L2pmWGJiZjFPTDRuOG5mWFZQYzFhaU9BQUlJSUlBQUFnZ2dnQUFDWXdJc2NCbVQ0Qm1CMWhO Z1JnZ2dnQUFDQ0NDQVFNVUNUb01YaUVyYzFWV0szcDVvckRPL1VFR0szNllvSlVtM1lheDhCYzlP aDROL3NmSTdMVVlHRmYybi9kbXROMGRta2xnUWNDSy90Sk9MbWNGczd3djNEZlQrcnlVV0ZwUFlj OE9Hd1lIZTc2bkkzOFlNTUFpY3ZIbmx5cFh6WXZKSm5vS0FVeGQ3dkZtejh3TXQrN1pTVnJ3K0lk UndaUzE3R3Azai9MZzJTeGpGVlp1VXZtQTQ5Mi9pcE5ndDNwNTBiRUh3a2trVnkweFF5ZnNyWUIy TUxhNXV4V21uclZzUW0wL0dsQVRzcy9kMkVYMk9mZmErYVArT3ZuMVMyNzltYXMzNUJWMUQvYjN2 eUdYN1Z1U0hSNVk1MVJmWVoveVBiQkxSVit1eWpNaWdzaXpVNERXUmVkT2JHRHFWZjA2Ni9KckJl M3I5TVd1Yk43ckRSdmxkeGZFZnZYMUlSUUFCQkJCQUFBRUVFRUFBZ2VZVG1PVUxYSnB2Z3pGaUJC QkFBQUVFRUVBQUFRU21TMkJCVitZME8ySHpwTGoyN2V4TjZkc1RqVllPUW5lanZZdy9nZWZDbC9q TDlsdVppa0tRSE01YkJSL3RhWElJSmZSOTJsQW41N1ZneXNTckdpVHRaTnNaWVlsYlFOaEp4TWVJ SkgrYjZ1cDVtWm5ZVzN0cy9PRENVTDltRy9hQnFLRmErdU1PQkIweithLzRvNGJWRW1tQnl0WmlF d2xWVmhYTG40NjhNQi80cXo3NHE1RkVOcStpRWZ0Q1pOR3lFa3ZOTVhCQlRhN0VVVmdjS09FN2JW QitJWW85VFE0cThwWlVlazE2Y2s3cEZEMnNCNnhVdjhYbzRQVDB3NGtqTEJTTDFxa2tkZGdLMzJ2 eEh0dGVONmh6ZjVvUEV1Y09aWHU3YzlrdDM3YjAyTzh3eTV0MTRjRE8yL2NPOVcvNSttQzI5eW01 cFhOUENTVjRqTGw5MGlBZXNsZzZxRnk4Nkl5SEx5dGRzT29TdTYzbXZTcnVKblh5UVhYNjlMa1BC WXVIK252L2RQU0tZNVlkSFJycGR4WEhmL1EySWhVQkJCQkFBQUVFRUVDZ0ZRV1lVNnNMQkswK1Fl YUhBQUlJSUlBQUFnZ2dnQUFDNVFra25QczlPNmwwYmx4cHkzdGhLcjFudUp4YnVPU1BueFJmRXRl V0UvMDl6UityNlVub3VMNW1VWHJlbjJ6enQ0QllPSkpiSytMK29jamMyOFRwRjFKZG1RL0srdlZ0 aFhJTi9qRG5vZnlEdGcvZUVUUE0rYXF1TXlhUDVDa0kyTEhzRnhYRm5taTJrL2M5VTJpK1VMV2pN L05CKzF5NXFiMHpjK1d5TTg4OXd4SnRVOXRqVEVqa2RaZGxEVnFNRGs1V0x6djMzRVhSbVpXbkZw MmpreEZ4K1lIS1c0MnVrUnZZZXF0TnZ0aXQyRlk3U1Y3dFJPWkV0eENmdW52MzFrTk9pbDZSNTJG ejJ1WXNqMitoZE03U3pzeDVxWFRtdG81MDVoTkxPak9QbFhUNmxOSzFtcXJFejlvT2hZdHkyZDVp dDB1WlkvbXJMSjQxbU8yOWZIQ2c3NThQM0hQYmIyMld0dG5za1JBdlVMaU4wZVpmbWR0cmMwdm50 cXRUZjhXaS9mRVZDamxuSnVhMnJTaThxdkRCdmplZVpkdXAyTGIwZWFkYW1WV0QyYjVIRHc3MFhq VTRzT1g3dTNadFBsUk9WNDMwdTRyanY1d3RSaGtFRUVBQUFRUm1rUUJUUlFBQkJKcFlnQVV1VGJ6 eEdEb0NDQ0NBQUFJSUlJQkFmUVZhdkRlMS96aTQzT1pvNTFidGNmckRuUEQ0bFVhbXY2ZFoySU8v RWtSdTZTbFgyOG5CVHhlZHZwTTNwL1llZlhzekxISXBkWExPcVR1bjZGekpyRXJBSFJuMlYvendN YTcrWTlwWHJlMkl5eXlWN3V2YVdYOS95N0tMVk9Vekk0bTJuYWwwWmw4cXZmYjZ4ZW1lcDBZdGtH Z2JrVUZSZDN0czJ5cmQ3a2hiVFc1VDVNZG4vVHpHWW5SUTJhWDVaRFk2czZwVU56STg4aW1yZVl2 RnlHQWYwcSsyK0t6SXpPS0pSaDM4ZDVFaVMwTFJSeFRKTDVrMVduK2RkZlNhVU9VWEtWbjRVS296 YzR2Rk42ZU9YM25HaGw2eUdRb2dJTEpwMC9EZ3dKWXZpK2JYR2NlZEZ1UENJdHVwNm40bHFiakJq RXZYQnZ0ZFpZY2x4Lys0N2NOTEJCQkFvS1FBQlJCQUFBRUVFRUNnTVFYc3Y3VWFjMkNNQ2dFRUVF QUFBUVNhVW9CQkk0QkFrd3EwZDY1TGkyanM3WWxrR3Y2Y3lwUDg1ZnVub1dtYTlBSjJjbEFTYzk0 aTZ2enRvbnhLWEh4bis5Nmp6NDNMckZGNll1Rlo2MDVkM05WOVVVZm4yaGZieWU2UHBMcDZmcEpL Wis1THBkZCtPMm9SdzZSKzArbTVJcG9TL3VvcWNPQyszKzRWY1RmSGRxcXlMcUd5SmphL1JFWWdl WDhGbUFzbUZMUHQ3SzRJUkwrZmNnc25YYzNFWHozQmlkNDBvYzc0dDB2Q1FDOGVuMUR0NjhMY2JJ NXg5WjNJYmZ2YTl1K0p5NjhtM2QreXhUNGYzMjUxUTR0UkliREUrUllyRDZIODJpb2R0aGdaUW5Y UEZObVFqTXdzbWJnaDZRTDNSNU9LcVR4U1ZENGtrdHkwdEROVDliNHlxVjBTR2s5Zy9mbzIvNzJl U21jMitDc3lkYVI3UG1tdmI3VzRyejNkYzNVMUE4NzFieHV3NzdHL3JLYnVUTlpweU45VkhQOHp1 VXUwYXQvTUN3RUVFRUFBQVFRUVFBQ0J1Z3NFZGUrUkRoRkFBSUZaTHdBQUFnZ2dnQUFDalNmZ05Q OG9HOVVLaTNVTEtyS21UWnp2dDI1OXpyYU9CdS9aTkNRdS95cWI5ejBXNDRMYXR2aUVYM3dTVjJD cTZlMnIxbDZReklmOWdRdHVjdXErWkNlN1h5K3VzQURoZEJHWFdhQUwyMHYxMFI0dW1xZE9UbzBy cHk0WWpzc3JOejJYN2IzQ29yOGxSVXZFd2Y2Kzc1WTc5eUxsWENqeU5jdDNGcVBDbkRCd1YxYTNL R0pEMGlXQ2w5ditrSXhxMk5KY3FPNTc5anc1cVA3VUV1UEdKTTY1bHkxYXNXYXBsWmxLMERDUUYx c0RjeXpHQlBmZmtzMGVpY21zT25sb3lkeU5kbXg4c2VvR1lpb3VDZ2UzMnZIKzg1aHMyeFR5clBa VmU4K1B5eStXWHFqbjVHbHhaYXpmVytibGM3VzgyazFjVjZUUGdNQnBwNjFia05wMzVQdHRUdnh0 elg1cVh5eWZjYUt2dHFINC9hbERSQjh2VmQ2eXl1V0RuU0lTdXpETDhob3V1Qk8vcStvM05Edkdp djZ1NHZpdjM3YWdKd1FRUUFBQkJCQkFBQUVFRUpnK2dXRDZtcVpsQktZZ1FGVUVFRUFBQVFRUVFB Q0IrZ25ZQ1NjVmZXbjlPdnhkVDg3cGk2bzdNZjY3Tm5oVlhDQ1h2VDFySi91dnNsS2h4YmlRQ2tT djdWaTl2dVJDazdnR2lxV1BKTndPeS9jblBlMXBVdWhLT1BkN2sxSW5KNnkycysvZGs1T1BwNmpJ dHVPdmVLeTFnQnZPKzl2bCtDdC9SRGZ0NUJXcHJ0MVBqODZNVDIzdjJ2TUVzYnB4Slp6SUhYblYz MFRsaDBlTzNtcnB4YmI1aFlsazh1VldwdXF3T04xOWtUajNpaUlONUlKODRqK0w1RmVmdFduVGNE Z2k3N1VHN3JkWXMrQnZYMmJIMFplS05EaGZBL2UrNWN1N0Z4WXBNeWxyNWNxVjgxVGRYMXRHL0pW bFZQK2owTDhWT2lud3BpVUUvSldWSk5TdGNaT3h6K2pIZHVRWG54MlgzMUxwNmZRcDJvQy9xd3JI bndySGYwdnRiRXdHQVFRUVFBQUJCQkJBQUlFbUVxalJVSU1hdFVNekNDQ0FBQUlJSUlBQUFnZ2cw S1FDL29TVGlqeDJKb1p2L1Q2dXZYUGZtVFBSOTJ6cWMyaWc3NXZpOU5xaWMvWlhWQW1QdnM3SzJH YXh4eHFHUS8zTDl0cEo5Y2lGQ3RhTm5VL1hQL1VueU8xMVROaVFsTUQ1SzlGRW5qeDNJZytFVHU2 SXFkejB5VE05Z2NJdGMwUStWMlFjZ1lUNjJmWXpNNDhzVXVha3JGVFhlWjNxNUdPV1dPVC9TN2py RC9YMzdySXlrOEtCKzM2N3g0a3Jmb1VUbFhkVWUyV2l4U3Q3bGdRdStKQjFITG5QV2JyWWZ2ZUR3 WHVYM081ZlQwZmN2NlB2THV2alBiVnVlemdJZmlTaWZSTC85NlJqQzRJUHl2cjFiZkZGVHNyUkE4 bjIxOXN4L3N5VFVzZS9jWEtYSGVqZkhwL0U2OVlUME9LM0RrdTVST2cveDdYU21RY0plWXpWaVRz V0Q5aHhzdDN5R3lZMDh1OHFqditHMlUwWUNBSUlJSUFBQWdnZ0VDbEFJZ0lJbEJZbzhqK1NTbGVt QkFJSUlJQUFBZ2dnZ0FBQ0NMU0FRTkp0c0Zta0xFWUhkYytleW0xYjdDendSNk1iTHFTdUVIVlBM cnlxL29HYXBRVmNmbVQ0dzFiTVg0bkRucUtERTNuSFluL1ZpdWpzS2FSdUhBbWQrMFpzQXlyUFBK Uk0vYm5sSnl4T0RKcEs3MzJKblJGOTljU01jZTgzRG0xZjJsQW5PTWVOclNWZUJzSGNyOXF4ZW1Q c1pGU1dhVUorbHVycWVaYVZzYzFsanpGaDhlcWVDOFVsL0cxeXpva3BJdmE1Y1ZjaW9WK0p6YmVN UXI2VHUreGxYRWdGWWZDZlN6clgrcFBqY1dVbXBSY1d0eVQxRzZMeUI1TXlmNWR3V0VMOWtNakdr ZDhsMWY3Vm5FT2h2OXJDajJ2WjhzRzdOei9vWFBndWF6UDJxazYyQVYrYjJudjBYNzJGbFlzTmZt RmFLdDN6ZHlyNi90aENsdUhVZldiZjNiMzMya3RDQ3d1RW92OXIwL08zRTdLbnlQRDY5czZlNTBi bXhDU20wbXZTenJrM3hXU0xmVmJjNGZKQlkzMytOL0R2S283LzJEMkpEQVFRUUFDQjVoRmdwQWdn Z0FBQ3MxeUFCUzZ6ZkFkZytnZ2dnQUFDQ0NBd1d3U1lKd0xSQXN1WGR5KzBFMGVYUmVjV1VnY1N3 OGxOaFZkVlBxZ0xiN0FUVUxFbmdRTnhmK1JQa2xiWlBOWEtGUEJYNFZBTjNtekZqMW1NQy9NRDFm ZE94NjJLd2tUaXY2VElWU09jeUxXcDlOcHZkcXhldTFaRS9FS1h4S0xWNXo4ODFabjVncDNCL0x5 bHhmMzNxNTFUbGM5TjkwSUQ2MzlXaDhGN05nMkY0dDVtQ0RtTGNXRytPUDEyS3AzNXYvYXV0Yzlm ZU5hNlU2MmdXaFQvV2JPa00vTll5L3RtRU9yTmxsYjB5azFPNWU5S0xZancrUnJJdTYydCtLQ3lM RlQzTTl1UFhtbUYvSDVsVDdGQjdlVDdFNE5rWVh4UGlDMTFQT1BUUTl1My9OL3hsOVAzdUh2MzFv T2hoTmRZRDRjdDFpd01MVHZsTytyMHN5VWFmSzVaUEdCMkgrazRjMTFHMHVsVFJzc25scXhZdDdL anMrZFBEeVpUQXlJYXYvaEEvSi8yNVJNSmZ3ejdOOFFXRmhnYVdIS3ZxUHlneUJUdEswYS8yTkc1 OW8rdFRLbmpVVHE2TXV1Y0pMOXZaVmRiakE0cS8ybkg0bUIwWnYxVC9XZGRvLyt1NHZpdi8zNUJq d2pVWDRBZUVVQUFBUVFRUUFDQjFoV0kreCtFclR0alpvWUFBZ2dnZ0VDY0FPa0lJSUJBQXd1bzZI VjJZdGpWSUI1cVg3VjIvZGhVOC9NVGZqRkJrYXNidUovdTNYSGJmV1BscTNrT0pkRm45VzYxR0Jt Y3lPTU9CQjNka1prTm1PaWNmcWNHMjJIOHRoeFkxbm5lNmZXWTZtRC81djhScHg4bzJwZlRpMTMr cUwrTlJORmlsV2I2ZnpXdTZxNHJYczg5eTRWdXMvbU8rSmdJODNmWXlkS1hGcXZqVDlJUExabTdz VmdaOG1vanNMOS82ODEyNHRidkcyR0pGaTlRNTI1STVzTmR0aDFEaTI1NFFYQWdWUG1GMWZzamkw V0RiZE5QRHkyZFcycnhSYUdOd1NWenYrYkxGOTdFUDdUWmZ2UlpHOGY5SFoyWnR5MWVmZDQ1NDI2 L28zNGhqbCtRWS9rM3FhcS9TczFaOFUxWmpyb2JOWmo3TG50bEgxLzJPTTFoZjNicnpYYmMvbjFO dTltMGFWZ1NjOTVTOUtvOHh6djBkcTkzaVhCTFNoWStaRWIrczJza2JBdnZkYXIvWkVXV1d5d1dj cUhtWCttUC8yS0ZTdVROMThEOWVyUnYzMzh0NHNibHk3c1hsdWlYN0lvRk5vNjR2SDdjcWhWYmtE WGZxZnV5YmM5ZisrTnUyZkh2dnhPTFhWTHBDMUx0cTlkZWt1ck1mTkU1dVUxRjFsaDcwY0hKbmlB TXZ4NmRPVE9wVGZHN3FybU9mM0hUOWJ0clpuWVJla1VBQVFRUVFBQUJCQkJBQUlFcENyREFaWXFB VkVkZ3Rna3dYd1FRUUFBQkJCREtRcldOQUFBUUFFbEVRVlJvTFlGUTNWTnNSbk1zUmdlVmY3ZU1L WjNFTGZ6TGFwWC90SGJpZ2o5NWVXbGNKdWsxRlhBalNmMm9GTG1TaWh6L2UrdVNWZDA5eDEvVzdy SE14UWdWZEtoOUxoaDVyL2lUZFJYVW9tajFBa01EZmQ4VTBTdEZwTlFpRnl0U1JWQjNZMkhoUmJu YjFKY3JiNkdHSDh4eXAvTGVJRXo4TnJYMzZMRlVPdU1YU29SK0lZNWZrR01GTHJSWUt0eHBVNzl5 OEo1TlE2VUsxakMvM09PMm9pNzlISWFkZTRtSTg3ZUxxcWh1bVlWRHZ5REtMNHdxc3p6RkdreWdt dUhZZC83L2lkTnlGbVFWRnNLTmFPSStPeGI5b2taL1BOcnZqWkZCRGQyUFJhWG80a1kvTmxYNSsz M2J0MjcxcnhzbE5zdnZLbzcvUnRsakdBY0NDQ0NBQUFJSUlJQUFBZ2hVS3NBQ2wwckZTcGVuQkFJ SUlJQUFBZ2dnZ0FBQ1RTSFF2bXB0aHpoNVJwSEJUdm4yUkdOdEIwNS9hSytQV1l3T05vN0NlS0p6 U2EyaGdMK1NnbFBuYnlrU3YwQ2hjRnVYNExxYTN6cHFkREdDRXkxMkM0c3laNnQ5b2lQUHlQVnZH eWl6QXNWcUkrQnkyUzNYcTlOblduUDdMZFl1cUx2Ukw3andKMTRyYWRTWDkvV21jYUhHMkhEdUZR bGZNRzZmRzB1ZjltZC8zSXB6NzdTT25NV2FoVVBaclE5b2NNcWxLdksxbWpWNnZLRmhVZmVLNHd1 aWppZndPR3NFbkNibWZNaTJ2NzhhMHZSTjJqNHZKSmo3ejlaQlRZOEphNi9xVVBnZFk3OW5palRR VUwrck9QNkxiQ215RUVBQUFRUVFRQUFCQkJBNFdZQjNEU1RBQXBjRzJoZ01CUUVFRUVBQUFRUVFR QUNCdWdva1piMm94ZGhPcDM1N29yR21YV0xPVmhYM203SDNrNTV0SEM0SUh6VXBuWVJwRVJqcTcv MkpOZnhSaS9GQjVabUgybExQaXk5UVRzN2tNbjR4d2lrUDZXVWk3dnJKdWVXbTZIZUdKWDlKanNV dDVZTFZ2Tnpnd0pidkI4TkJqelhzci9Ka1QxTU4rcTZGdzBPWCtoT3UxYlRrNjgxOUtQRzBxZTFY UlhxMmsrbkRFbDZVeTI2TnZkMWFrZG8xeWNvdG0vdGRGZmxHVFJvYjE0Zy9KZ2V6dlMrMnorZy90 dVFwTDFweUlyZXJ5aU56L1gxZnRQYnNyVDBTWnBXQTM2ZkNZWG1CN2E4L21xYUovOVMzNy91WnB2 YXJhN1lKZjFkNVE0Ny82alkzdFJCQUFBRUVFRUJnb2dEdkVVQUFnZm9Jc01DbFBzNzBnZ0FDQ0ND QUFBSUlJSUJBdE1ETXBhbzZlWTZJMlBrbmlmNVQ4U2V1YTNKeTBwOUFDYVhRWG5SZklocG80SzhJ RVQ4ZTRhK0dBbTRrRVZ3ckpXNVY1Sng4WVBIS25yT2x4bis3ZG0wK2xNdjJ2ZEk1ZDdFMWZiZkZj c051ZnhJK2w5M3lYTCtnb2R4S2xKc2VnWDA3TisvSVpYdWZGMHI0YUZmZFZYbnNZMEUrRnd3SFo5 bzJmYytPSFRzZW1zcEl4L1lyZGZwMGEyZTd4VnFFWVNmdTZxa3N2cW5GSUFwdGJObzByR0g0Ym5H eXAvQyt0Zy81d1d6ZlY0UGtrVFA5ZkszcDNSWXJEWGM3bGN1SHNyMlp3ZjdlelpWV3BueHJDZXpm MGJkdndVak9mbWZvdTJvNU0zWHlvWVVqdVdmNDltdlpiZzNhYXViZlZSei9OZGdCYUFJQkJCQW9T NEJDQ0NDQUFBSUlJREJsQVJhNFRKbVFCaEJBQUFFRUVFQmd1Z1ZvSHdFRWFpK3dvQ3R6NnVqaWdy akdhM1laL1JNZGhJRy9hc2poRSs4bnZuRHVPZTJkNjlJVGszay9QUUtGVzU1bytEWnJQYlFZRjA0 UGt2SjJXYisrTGE3QUZOTGQwRURmZitXeXZlZHFvT3Vzblkrb3lCMzJQR3h4TElSMk12OHVlL09S VU1KSFc5blQvVWw0ZTUrM1NHZ01BYmMvdS9XbW9leVdwMmt3TitWVVgrREVmY1dHZG8vRjhkdlMz c29oZTdoTnhQMkRDL1JKT1RtNHdMYnBsWDZoaktYWEtqaC9kUms3QWI1RzFGMWhqVmF5Z01xS253 aTdiUjVYQjhrank0YXlmUitZNnVLYkU2MU84Y1crN1Z2N3JJbnJMRTVMMkhmWFhmdjlmRzI3bko1 dzBtM2I2ajBxN2lickxHckJ5LzJXLzIwbitscVJrUzZyYzg1UWYrOE5WcGJqMHhBSUl2NjR5V1cz dk1lNVlMVjVmTTVpc2U4Ynk0NE52dDRYOHhxc0dSem9mWXR2Tjdia0RHVzB3dThxanY4WjJubm9k cElBQ1FnZ2dBQUNDQ0NBQUFJSUZCTmdnVXN4SGZJUVFBQ0I1aEZncEFnZ2dBQUNUUzZ3WjJEYi9Y WnlzTk9pVG5OY01MUjl5NlpEL2IyN2hySzk1eFhwSzcxM3gyMDdhOG5xKzdYKy9BbnR1RG11SEJy WTNGK3N6MUpPUTltKzl4ZXJYMDVlR2VPTUczKzE2WjErWGxGakcrenYrNjZaeGJWYjJKWlI5Y3BO eS9YM2ZjZmFUMWlNNjhQUysxNGhtelpOWEtoUWJoZmxsTXNQM3JObGk0M2hqWVBaM2pYMlBNZWk5 ZHZyWXlJMzBIdU92WC9qL3V4V2Y1S2RFK2ZsaU01UUdYK2xwcUgrTFYrMzQvREZ0czNPc2poK1cv cnR1ZERTTHNobCsvNWk2SjR0UDVGczlzaDBEZFdmQUxmOSs0dTViTy9ad3lvUFU1V1h1dDh0dlBF TGJjWjM3VStlN3hSMU4xcVpxLzNDRHF0M3VzM2pBLzZFNy9pQ2xid3U4Vm15WWZmdXJRY3JhVytz ckIwVGYyZmo4NTZSMFg5dWpKV2R3bk4rNzBEdnRseTI3MTJEMlQ2L3VPelVYTFp3VEk3djg0eGN0 dTg1UTlrdG44eGxiODlhWDg1aVZjR1BPVGU1L2ZGOTFmcDFyTCtONHdxTGNmM0YxcXRxNGxPczVQ Y2hHK3NHaTNIajlZdThwdGpMMUt2NzczWWI0NVc1cFhOUGNYbTVVTVNOTFp5NlA2YjErMVhjVGVy a2d5NDRzUmp1aWdQOW0vMGl5SmdxazVOTEhJUHE5N3ZKdGFwTHFmUHZxc0lnUzgzUHpFdityaW8w TlBtaHJzZC9HZk9JMjcrclRZLzkzVFdaZ2hRRUVFQUFBUVFRUUFBQkJCQm9OQUVXdURUYUZtRTgw eWhBMHdnZ2dBQUNDQ0NBQUFJSUlJQUFBck5Od0o5NEh1enYvZEpRdG05czRZMWZhRFAreEdqQ253 ak85ZmRkWW1VKzRCZDJtRkhlSXFGcEJSaDRRd3BzMmpROGRHL3ZyM08vV3poMVJpNTZZZE1aZm1I VjRFRHZWZE85R0s0aG5SZ1VBZ2dnZ0FBQ0NDQ0FBQUlJSUlCQXJNREpDMXhpaTVHQkFBSUlJSUFB QWdnZ2dBQUNDQ0NBQUFJdEk4QkVFRUFBQVFRUVFBQUJCQkJBQUFFRUVFQ2c5UVdZSVFJdEpzQUNs eGJib0V3SEFRUVFRQUFCQkJCQUFBRUVhaU5BS3dnZ2dBQUNDQ0NBQUFJSUlJQUFBZ2dnMFBvQ3pC QUJCQkJBb0hrRVdPRFNQTnVLa1NLQUFBSUlJSUFBQW8wbXdIZ1FRQUFCQkJCQUFBRUVFRUFBQVFR UVFLRDFCWmdoQWdnZ2dBQUNDQ0RRRUFJc2NHbUl6Y0FnRUVBQUFRUmFWNENaSVlBQUFnZ2dnQUFD Q0NDQUFBSUlJSUJBNndzd1F3UVFRQUFCQkJCQUFBRUVFSmh1QVJhNFRMY3c3U09BUUdrQlNpQ0FB QUlJSUlBQUFnZ2dnQUFDQ0NDQVFPc0xNRU1FRUVBQUFRUVFRQUFCQkJCQUFBRUVwaURBQXBjcDRO V3pLbjBoZ0FBQ0NDQ0FBQUlJSUlBQUFnZ2dnRURyQ3pCREJCQkFBQUVFRUVBQUFRUVFRQUFCQkJC b2ZRRm1XSjBBQzF5cWM2TVdBZ2dnZ0FBQ0NDQ0FBQUlJSUlEQXpBalFLd0lJSUlBQUFnZ2dnQUFD Q0NDQUFBSUl0TDRBTTBRQUFRUW1DYkRBWlJJSkNRZ2dnQUFDQ0NDQUFBSUlOTHNBNDBjQUFRUVFR QUFCQkJCQUFBRUVFRUFBZ2RZWFlJWUlJSUFBQWdqTUxnRVd1TXl1N2Mxc0VVQUFBUVFRUUdCTWdH Y0VFRUFBQVFRUVFBQUJCQkJBQUFFRUVHaDlBV2FJQUFJSUlJQUFBZ2dnMERJQ0xIQnBtVTNKUkJC QUFJSGFDOUFpQWdnZ2dBQUNDQ0NBQUFJSUlJQUFBZ2kwdmdBelJBQUJCQkJBQUFFRUVFQUFBUVNh UVlBRkxzMndsUmhqSXdzd05nUVFRQUFCQkJCQUFBRUVFRUFBQVFRUWFIMEJab2dBQWdnZ2dBQUND Q0NBQUFJSUlJQUFBak1zVUljRkxqTThRN3BIQUFFRUVFQUFBUVFRUUFBQkJCQkFBSUU2Q05BRkFn Z2dnQUFDQ0NDQUFBSUlJSUFBQWdpMHZnQXpSR0RtQkZqZ01uUDI5SXdBQWdnZ2dBQUNDQ0NBQUFL elRZRDVJb0FBQWdnZ2dBQUNDQ0NBQUFJSUlJQkE2d3N3UXdRUVFBQ0JhUkZnZ2N1MHNOSW9BZ2dn Z0FBQ0NDQ0FRTFVDMUVNQUFRUVFRQUFCQkJCQUFBRUVFRUFBZ2RZWFlJWUlJSUFBQWdnZ2dFQ2xB aXh3cVZTTThnZ2dnQUFDQ015OEFDTkFBQUVFRUVBQUFRUVFRQUFCQkJCQUFJSFdGMkNHQ0NDQUFB SUlJSUFBQWdnZ01FNkFCUzdqTUhpSkFBS3RKTUJjRUVBQUFRUVFRQUFCQkJCQUFBRUVFRUNnOVFX WUlRSUlJSUFBQWdnZ2dBQUNDQ0NBd0d3UllJSExiTm5TVWZNa0RRRUVFRUFBQVFRUVFBQUJCQkJB QUFFRVdsK0FHU0tBQUFJSUlJQUFBZ2dnZ0FBQ0NDQ0FRT3NMeklJWnNzQmxGbXhrcG9nQUFnZ2dn QUFDQ0NDQUFBSUlJRkJjZ0Z3RUVFQUFBUVFRUUFBQkJCQkFBQUVFRUdoOUFXYUlBQUxOTGNBQ2wr YmVmb3dlQVFRUVFBQUJCQkJBQUlGNkNkQVBBZ2dnZ0FBQ0NDQ0FBQUlJSUlBQUFnaTB2Z0F6UkFB QkJCQkFvR0VGV09EU3NKdUdnU0dBQUFJSUlJQkE4d2t3WWdRUVFBQUJCQkJBQUFFRUVFQUFBUVFR YUgwQlpvZ0FBZ2dnZ0FBQ0NDQXdFd0lzY0prSmRmcEVBQUVFWnJNQWMwY0FBUVFRUUFBQkJCQkFB QUVFRUVBQWdkWVhZSVlJSUlBQUFnZ2dnQUFDQ0NDQVFJMEZXT0JTWTFDYVE2QVdBclNCQUFJSUlJ QUFBZ2dnZ0FBQ0NDQ0FBQUt0TDhBTUVVQUFBUVFRUUFBQkJCQkFBQUVFRUVDZ2ZJRm1YZUJTL2d3 cGlRQUNDQ0NBQUFJSUlJQUFBZ2dnZ0FBQ3pTckF1QkZBQUFFRUVFQUFBUVFRUUFBQkJCQkFvUFVG bUNFQ1pRbXd3S1VzSmdvaGdBQUNDQ0NBQUFJSUlJQUFBbzBxd0xnUVFBQUJCQkJBQUFFRUVFQUFB UVFRUUtEMUJaZ2hBZ2dnZ0FBTFhOZ0hFRUFBQVFRUVFBQUJCRnBmZ0JraWdBQUNDQ0NBQUFJSUlJ QUFBZ2dnZ0VEckN6QkRCQkJBQUFFRUVHaHBBUmE0dFBUbVpYSUlJSUFBQWdpVUwwQkpCQkJBb05Z Q3l6clBPejJWemd4WWRCWEVqY3VYZHk4Y1A1YU9ycDVMaTlRLzFMNXE3ZnJ4NWN0OTdldFp1NGNz Um83UDl4dlhWcW01RmFzYjF5YnByUy9RbnU2NU9tNS9zL1JKKzM2dFJXYTYvMXJQcDlidCtlUFd0 a1BrNTRHbEQvamp2dFo5UnJTWFdOS1plV3dxdmZiNjFPVFB6N3lsN1VpbGU3NWwyL0txUmF2UGY3 alZWNHVFR2dyVWNqOVl0R0xOVXR0bWIreEk5L3pLbmc5YUhMOS83YlAzdDdaM1pUN20renp0dEhV TC9EUnMyODdvNTRRZlE2dEhmeXliZmV6dkU3ODlXdDJna3ZtWjFSY3NqdDkzUzcyZTl1K3pTc1pQ MldnQlVoRkFBQUVFRUVBQUFRUVFhRllCRnJnMDY1WmozQWdnTUJNQzlJa0FBZ2dnZ0FBQ0NDQ0FB QUlJVEl2QWtsVTkzWFlTK1plaHlpOUUzQlhXeVNxTDQ0UC9memdyUlBUWkt2citoTXRmSlZiUUlx SEJCRmF1WERtdlBkMXpWYUl0ZWI4TjdjTk85RkgyWEZqQVlzOWpvY05lbks5T1h1ZWNmdm5vL1B6 WjlwNVF2VUNpSTkzem92YjAybGRYMzhSSk5YbURBQUlJSUlBQUFnZ2dnQUFDQ0NEUWdBTCtmNDQw NExBWVV2TUtNSElFRUVBQUFRUVFRQUFCQkJCQUFBRUVFS2hFWUhGWDkwVmhvTCt3T2hkYUxDczRw N2VVVlhEYUN0RndwTUQ2OVcySEVoMy82QmNoV1g2YnhYTEN2Zm1qd3p2TEtVaVpTUUxhM3RuenhG UTZjNGNUL1lwSTZCY09UU3BFQWdJSUlJQUFBZ2dnZ0FBQ0NDQ0FRTFVDalZXUEJTNk50VDBZRFFJ SUlJQUFBZ2dnZ0FBQ0NDQ0FRS3NJTUE4RXloRHdWL3RJdU9BOVZqUmxzYnpnWkNRSTgzM2xGYVpV UFFVVzd6MXlzVlAzcW9yNlZObDI0TDR6Y2hYVm9iRDRxeDYxcHpQL3E2bzNHc2RaRmdrSUlJQUFB Z2dnZ0FBQ0NNeU1BTDBpZ0VEZEJGamdVamRxT2tJQUFRUVFRQUFCQkJCQUFJR0pBcnhIQUFFRVpy dkFnYUNqMjRrOHJoSUhwN0lubE1SOWxkU2hiRjBFMVA1SDIrWFdrMW9zT3ppUk8wUTJqcFJkWVpZ WFhMSmkzY3FPZE9hR01OQStnMzcwTE9kZytnZ2dnQUFDQ0RTTkFBTkZBQUVFRUVDZ0ZnTDIzOTIx YUlZMkVFQUFBUVFRUUFBQkJLWkpnR1lSRnY3a0dnQUFFQUJKUkVGVVFBQUJCQkJBb0lVRlZGMm5U VysreGNpZ1RqNlVIeDVabHN2MnFzWEF2N1k2VHgxYVB1ZmV5QW9renBqQXNuUFBYU2hPenk0eWdI dFVnOGZiZGt4YTFKd2NuQmNHK1ljbmpnVWZMMUtIckFrQ1lWdjRYaWZ5L0FuSnZFVUFBUVJhUVlB NUlJQUFBZ2dnZ0FBQ0NKUVFZSUZMQ1NDeUVVQUFBUVNhUVlBeElvQUFBZ2cwb2NEUDJnNkZpd29u K0k2ZnRQVW5ibjNjc0h2MzFvT05QcDg5QTl2dXQ3RjNXdlJqbmhRSCsvdSsyK2h6WUh5elQyQW8y L2YrdUgzVzBwdmkyR3ZGcmViVW5WTmtYbHRIaG8rOS84RE8yL2VPbG5IK2RhNi83emJadEdsNE5J Mm5HZ3I0ejI4N0hpWjlybyttZGZyUC85anVqZ1FMUldWVlhMNFQvY0JnLythZlczN2Vva2cyZTJU L1BkdnUzTGR6ODQ3Q2UzdmdPRFdFYVE1K0c5cjI1RHU4VEdlenVzTGlTY2RFMHVYUHNPcmJMYzVB b0VzRUVFQUFBUVFRUUFBQkJCQ1l6UUlzY0puTlc1KzV6eTRCWm9zQUFnZ2dnQUFDQ0NDQUFBSUlJ TkJjQWlyYkR0eDNScTY1QnMxb0l3V2NqQVJodmk4eXI5YUp0SWNBQWdnZ2dBQUNDQ0NBQUFJSUlJ QkFpd3F3d0dYY2h1VWxBZ2dnZ0FBQ0NDQ0FBQUlJSUlBQUFnaTB2a0RUek5ESklaR05JMDB6WGdZ YUw2QnlMSlRFUS9FRnlFRUFBUVFRUUFBQkJCQkFBQUVFRUtpMUFPMjFuZ0FMWEZwdm16SWpCQkJB QUFFRUVFQUFBUVFRYUQ0QlhiVDYvSWQzcE5lK1A5V1p1VE9WenVRdHV0R1lIMDM3eDhYcGRZK1c5 ZXZicG1ONksxZXVuSmZxeXJ3K2xlN1ptVXBuUnZ0ZTIydDl2M25SaWpWTGkvWnBZMXBzWTdPNmYy OWp2dFhpZ3haSDI4aU1QZnM1N2JBeTMycFByMzNOa3JNeVp4WnRzN3BNVFhXdGZYeDdPdlBMY2Yz djZraG5QckZrVlUrM05ha1dpd2ViUzN0WDVzbXA5TnJyYmF6OXFaTzNoWi9Mdm81MHo2OHM3OTFM T3pQbldXTUppelVQM3J5OU0zUGw4YjR5QjIwY3ZtOGZEL3EwanE3TVMwNDdiZDJDbW5kY1NZUDF0 VXA0YisvdTUyOGU5MW4wSGhQamZhbXVucCswcDN1dThzZVVUYWYwTnJkQ0JBUmFWb0RqdEc2YmRr Rlg1alQvdWUwL2crenphZUwzb1A4Y3Y5VytYOTdidm1ydGVodlV0SHgzV0xzbmd2OGU4ZC9oTnBi TkZ2MTM4TmpuNVlQMnZmaXZOcFluVDlkdmloT0Q0QVVDQ0NDQUFBSUlOSU1BWTBRQUFRU2FTb0FG TGsyMXVSZ3NBZ2dnZ0FBQ0NDQ0FRT01JTUpMWkxMQ3M4N3pUN1dUUmdNV3hrMFVuUFhkMDlWeGFw azloUVlhMTgzK0pNSCtIRTNlVnFKeHRkY2YvdDFvd212YUdRTUpmcHZZZTNXa24rRjlrWmNvNk9W WnNyTzNwbnF1dEhWbThzbWZKb1dUcVcrTGtJeUo2aHB6NGN6M1c5NGNTYmNuN096clhQdjFFOHU5 ZUpQeFliRXg3L05oRTlFMGljcjdGNVJZbmhzQVNWb2pvczFYY0o4SzhiTGQ1LzJoMEVZS1Urck95 WDdCNGt2UG8rNDNMbDNjdnRQcUo5blRQVzhTNW42bklvKzM5V0RqVmlid21ETFRQeW45WVpFTnlM R1A4czEvZ1l5ZjczbUp6R1ZJblB4UnhWNGhvV2tRQ2krTkRoeE45bElpK002K3kxZHE4eCtxOVFF UVNGcWNjL0tJVmEvUERadjZncW56bWVGOHlmaUhMQXAvbW5QekwwWG5oN282dXRYOW1uWmJWdC9s Y2JXMUhHZnEwTVVkcnJuaW9zNVcyZC9ZODBjWjloL2NXYy9mekY1SFRMVWFGMDhYcHhTcjZmbjlN V2IzLzYxalY4L3RSQldjcWJlSjJzTEZlVjJRc0w3TTUrTzB6UHA2MHJTYTJONkg4U1dYait2RW4z SzNlSVl2ait4bDdQYkRNUHZNbTFpMVJaNnh1TmM4bjlWZXZmc2JtNXorL1l4ejhYRTRhbTNleHNp ZStDMFkwY1orMXM4cGlWSml2Z2Z1MWxmZnRuSWkrdi9HRmE3RTlmWHV0ZEp4TzNBZHNmaSt6R0Ju ODhUVFIySnVPTHp4eHUwMHNQM0diaks4YjhWbzd1akxyMnRPWlg3WTVlY0IvYm90OUJsbTVpZCtE L25QOGZQdCtlZHZvZm5DL2ZhKyt1SklGSnY2N3pzYTYwZUtKL1dmYzZ4UEhldUY3cERQekVmc2Uy ZU8vdzIwc2F5Mk8veTViN2tRdXQ3SDgwTDd6dHZuUFdNdFhpd1FFRUVBQWdWZ0JNaEJBQUFFRUVF Q2dVUVRHLzhkTm80eUpjU0NBQUFJSUlJQkFxd2d3RHdRUVFBQ0JlSUgxNjlzNjBtdXY4d3N5ck5B RkZzc05kbUpLdjVMcTZ2bmhnblQzdzhxdEZGZXVZL1g2OXFCTmJyQ1RYVStPSzJQcEQ0YWkyK3o1 UlBEMVVwMDkvK3BFdjJLSml5MVdFNTZVQ1BQK0tqSFByYWJ5V0oxOCs3SEFUbUMrV1VYZlA1WVc5 UnlLKzJYVTdWNFdyKzY1OEdBeXRjVk85bjNBNnMyeldFbFlaZlcrbGtyM2ZPYTBLVjVSNWVoQzZU NHlML3kxZGY1R2krWDg5L284NTl4SDdTVHB4eXM1U1dwdFZ4M3FhbVhIU0tvcjgwRlZ2ZEVHZkpi RmFzSUZMdEQvOFZjeHNNcHFrWUJBeXd0d25OWm5FL3ZQL1BhdXpEODVKN2ZaaDh2NGhaWGxER0M1 VS9lbDFONmp2eWgzb1djNWphYlNhOUpIVHdrM2lzcnJ5eWx2WmM3eW43SDJHZmtYOXRxbVlZOEVC S29Wb0I0Q0NDQ0FBQUlJSUlBQUFuVVFLT2QvbU5WaEdIU0JBQUlJekY0QlpvNEFBZ2dnZ0FBQ3Mw L0EvOHY2MUw2akh5OWNzYVhhNlR1OXVFMkMvMDUxbmRkWmJSTWlnVXA0OUhXai85cThTRFB1eDBN RG03TmpCZno0WFhqMGM2SjYyVmphRko3YlJPV3ppN3U2TDZxMmpYdzQ3eUlWZlZlSitnTnRJOG1m VHl6VDBabDVSaERxUmt1dmRnR0ZWZlZCWDM1a252dUdYL2pqMzFVUkx3eGM4Tjhxc3FiU3VuYVM5 RTlTZTQ2K29kSjZsWmF2czVXbTloMjVUcHk4dWRKeFJwWlgrVUI3WjgrVUZsSkZ0a3NpQWcwbXdI RmFudzJ5Wk1XNmxYNGhpVHA1WFNVOVJwUzlNQkhtYjJwZnZmYVNpTHlLa2taT1NhWkZrait5NzlS SFZsVFJGMWI3ak96S1hPSmZFaEZBQUFFRUVFQUFBUVFRUUFDQlJoWUlHbmx3akEyQlVRR2VFRUFB QVFRUVFBQUJCQkJvSlFFOW1FeTl6MDdjWDFtRFNaMGpFbnkyMmtVVnF1RWxUdVN2cGZpZkMwVyta a1dzcUQxYU9KQk1YV0ZQdFZ3c2tBcGM4RmVTVHA5aTdWWVVWT1JobW5jZnQwcnpMY1lIMWYvWXUr TTJmL3VRRTJYOG9ocW44aVZMS0Y3WENwUVRWTnhUWGY3WVgxcFpHNVk5VmhiOEdPWldWbVZjYVpV M3RYZXU2eHFYVXRPWDliWnE5eWRhbmY1NURTY1JxT283RjYxWXM3U0diZEpVN1FWb2NRb0NIS2RU d0t1Z3F2L09EZWZrcjY5cUlVbDBQeWtOM2RmOTlvdk9MaWRWbDdsRWVMMlZ0TjhGOWxoNUNBSW5i L1lMV0N1dlNnMEVFRUFBQVFRUVFBQUJCQkJBb0dLQnFpdXd3S1ZxT2lvaWdBQUNDQ0NBQUFJSUlJ QUFBcFVMcExwNkxyVmFSVzRkb044UmRSZmtsczZkazh2MjZyREt3K1Q0MVVtR0plclA2Y1ZWTDZx d3V0YmtISXZGd2paM2JOamZOcWRRWmtGWDVqUjc0VytoWTArVGd4UDUzdmp4K3ptSUpEdENjVSt6 MHJkWWpBeFc3OUh0NGFJeklqT0xKRnE5YyswazQ5bEZpdmdzNTFTK0pTSlczQjR0K0JPVWdkTVAy Y3VVeGVqZzVETUpKOTAyaDZSRjFXQ3VsZFZYV0NNUFJGZXdWSFZYTGVsY1crbXRLcXppU2VGV0VY MU9UZzdPOC8yMkhRb1hxY3BMUldTL2lEMUdoeFhtWHV3MlU5RzF5a2l0dDVVL3dScllpVlliV21B eEt0eHFHK1B4WXo1alJsYm45MFhzK0pHWVA5dVd5VVJ3WGt3dXlRMGlvRTUvdUdmWi9EM1RQWng2 OVRQZDh4aHJuK04wVEdLNm56Y2t3L0RvZFhMOCt6T3VzKzBpK29yODhNZ3kvL25rdjgvRnZ0Y3Q3 VHNTLytjWGVuNnArcXV5dVI1cmVyM0YwV0NmaGRhbjc5dkdFSVFqemk5OCtmZlJ6TWduKzI1N3d1 RkVSeVczVEl4c2gwUUVFRUFBQVFRUVFBQ0JXZ25RRGdJSVJBbkUvYytpcUxLa0lZQUFBZ2dnZ0FB Q0NDQ0FBQUtOSmpCZkEvZnJWRHJqVHNReVgvdDZOaGwvMVF4N3FrL3dKeURWeWR1c3Q4ai9GbE9S dCtXeVc1NmI2Kys3VFRadEtpeG9PZFRmdXl1WDNmSWVrZERmd3VkZXF4c1IzR3VYck9ydWpzaW9S ZExYRDl6MzJ4TW5teFBPUGNIR0dYTWJIWGY5ME5LNXp4ay9maitBWFBiVzNQNXMzdytHVlM2MUUy aTMrN1NKMGRvOFRaS3llbUo2TGQ2cnVKc0RtWFBTNGhvN1Fma2lFWDJjUlArRk5zNFg1Z1o2WDcx M29IZWJGY2xibE1GN05nM1p0cmhlTmU4WHNOenAweUxpbkx5Nk40aHNTRWJrbFU1UytlekNrZHhq clo5dlN6Wjd4RmZZdlh2cndjSCszaStGR2o3SjN1Y3NSZ1pWWi9sVjlodlo0dkhFZWx2NUU2em0v NFRqdlU5OGREL1hZTzZHd2Y3TlA1ZFJIMS9DRyswYjZQM2ZoU09ETDFTUkgvcTBTVkVsR1FZSmZ4 SjRVbFk5RTRheWZlKzNFODQ2RnAyNHR4YnAvNHRqNWNZOWIvRHpMVktuTGxsRDI3ZHNzakV0c0ho aUxzVmVqeVNDMDBTMFQ0cjlxYnRSRW5QZU12YjU1NHZXcXgvZlY2Vnh6OEMyKzIzT25SWUxCa21Y OTR2MHRzZTBjOWlGK3NpeHNtUFBnLzE5MzQwcFgxRnlLeCtuRS9jQmcvbWl4Y2pnajZjeDI3Rm5m OHhGRnE0aXNiMXJqLzhPZkhXUnF0OE1SOXp2MldmNDlRZDIzcjYzVU02K3ovMzNvcVU5eHo3Ylht aHBvY1dvY0k1STRwcXF2eitPdDJodDZ5dDhYNzdQMFdQSjdkL1JkMWR1NmR6TDFlbW5qeGVMZkp5 VFYxa1htVU1pQWdnZ2dBQUNqU3JBdUJCQUFBRUVacDFBTU90bXpJUVJRQUFCQkJCQUFBRUVCQUlF RUpnWmdYeDQ1REZPMUM5VW1UUUFGZm42NE5LNS9vb2loY1VVRXd2a3NsdHZkU0p2c1hSN3NzZnhR V1ZaR0FUUEg1OVU2V3RyOUhzYTZEbzdJVmk0V29tL2Fvakx5OWwyb3U0ajQ5dmFuKzM3bXY5WDZa YjJCSFh1VCszNWl6YjJPK3g1cCtZVGZ6ZDZNczNlVGc1K3NZNDYrZkhrbkVLS2F0NHRMcnlxL3VG ZWNmSzhFMWYyV0RwM1RtSWtzZEpKL29WK2NjcFlzeDJyMTdjSDRsNCs5bjdpczgzbkhVUFozaHNz M1ZtY0ZITDkyd1pDY1crd2pNaDhTOS9Rdm1ydktudXVOTnlTUHpaeTlZNGRPeDZLcXJpL2Yrc3Rv dnJscUx4Q1dpaW5MVHYzL25tRjF6VjZtQW1yZlFOYmZpbVNQQzNVOEZIT3lhdFUzS2RzT3JkWjNH ZG5icThkdnkwdDdhVGc3VUxSMktzVUJNNHRQYWtDYitvanNINTlXOXVJKzFzUlYyeUJVYzZPcTdj VjI3NGxCMXV2ZmtvT3BMNEZPRTdyNCsydkxxV2grTS8rSUxKSGRUZHFNUGVWKzNmMDdZdk10d1BB dmx1K3BpcitObi9SUlp5OGRFbm4zZ3VqTTh0SWRYcHRMcnZsQzFaeTh2ZlRwazNEb1pQckxDUDJL bVQydlY3c0dMVm1DUWdnMEl3Q2pCa0JCQkJBQUFFRUVHZ2xnZWovSUd1bEdUSVhCQkJBQUFFRXFo T2dGZ0lJSUlBQUFyVVdVUHNQc011dFViVTRNYmk4dU04Vld4eFNxQkRxajhUSnBzTHJpUTlPbnRH K2FtM0h4T1J5M3R2SnJ1L05PUlJlUG5qUGxpMVd2ckRBeGw4aFl1amUzcnNqVHRRNS82L1NjOW5l allNRGZmOXN6MWNNWm52WDJQUEt3WHMzOTFyOW9zR3AyeGxYd1BMT2ljc3JtZTVrajZpN05EZlEr ODBUVi9hd2szbDdkOXkyTTVlOVBYdFMvWkdIMWpxbjQyN2xjRkx1UURDUytLS2xHSXM5eG9UanQy MXl0MXEyemNkOTI4NWJ2a2RFL3lnTThnODN5M09HdG0rNVJ5cjhVOVV2ZXRzaTFaeUU3cjlpODFW V3laRmdZV3grTlJrelpKWEwzcHJiMzcvMTVxR0IzczhPWnZ0ZVkvdlhCUmFYN3MvMi9hRFVOQUlO NzRzcjQxVE9qY3NqZmRvRXRIM3ZrVGZaOGYwblJYb0luWE92OHR1OFNKbFNXZlhxcDlRNDZwL1Bj Vm9YYzM5MUtWR0p1eFhjTVpYRXU4dFpvTFZnT1BkdjlrTWcra3BUSW5QQ1FGNHNZajFKeFg4NURm VnJWc3RaakF4RHdRSC8rZmgva1prK1VhWGRQODNDeUpRUlFBQUJCQkJBQUFFRUVFQ2dTUVRzLzY4 MnlVZ1pKZ0lJTktBQVEwSUFBUVFRUUFBQkJCQW9WMkRSR1E5ZktqRlhieEdSKzVMRGlaS0xRNGEy YnhtVVFHNno4cE9EbmJqWFJGak5WVU9PSlp6K3JVa3F0UDRBQUJBQVNVUkJWRi9RTXJuUkdxV2sw NmNzNmN3OE5wWE9mRUZGcjYxUnF5YzNvL0t4d3UwWVRrNk5mQmNHK3Z1aUVua0xJU2Z1RjN0MzNP WlBBRWJXSFV2MHQyM0taZnNla2N2MnJzeGwrNTVqOFYyNTdKWnY3YjluMjUxVldoNE84L0xMc2Zi am5zMHY4dW91Y2VXbm10NmdWcE9udFg1OTI1SlYzVDIyajMzWXVjSUozc2xsU0prUmdWUlh6Nlcy Mzc2dldPZDJOdjVUUXdQTHYxMnNUS204ZXZWVGFod3prVitmNDdRR00ydnk0elFmdUdlYXdoeUxr NEtLL0hUQjhMNWZUOHFJU1BCWG1zcUx1ejRpNjNpU2M4OWN1dko4Zjd1cjQrL0xmVlMzYWM0eDZT OWFQSnM5WW1QZFU3UU1tUWdnZ0FBQ0NDQ0FBQUlJSUlCQUF3dXd3R1c2Tnc3dEk0QUFBZ2dnZ0FB Q0NDQ0FBQUltRUNUbmR0cFQydUxrNEtRL1dIaDBhSExHNUJUbjNKMlRVd3NwaXlUVXN3cXZLbnY0 WmVKdzNsKzVwYkphOGFWMTRWbnJUdTNvWFB1MFZEcnpqeGF6S1ZuNFVLanlDNnZ5TW92VDhkK2ho MTJvMzdXMnl3bDJiay9XeFJWVUYvZ3I1TGk0L0dsTTM5T21JeVVYMW9ST0hyUXhITFpZajlDb1Zw SktYNUN5Zld0RGUxZm12YW4wMnQ3VTNxUEh3aUR3aThUZUtDSTF2VTJUdFZkZW9OUWtnVlRYZVoz aTFOOTZMZjY0VjNkakVNeDlxOGpHa1VrTmxKbFFyMzdLSEU2OWkzR2Mxa0g4dE5QV0xWQnhqNHJy eWpuOWtWKzRFcGMvTVYzRDRHYjdvb20rVlpDVEZXRXczRFd4VHNuM1RuZnUyclg1VUtseVRtVkhx VExrSTRBQUFnZ2dnQUFDQ0NDQVFCRUJzbVpVSVA1L01Nem9zT2djQVFRUVFBQUJCQkJBQUFFRUVH Z3RnU0FSK24rTlBUOXlWaXAvTUhLMGJYOHFuWEdsb29wZUY5bUdKVHAxbGQvaVIrV3VLcTg0WWow ZUQ0dFdyRm5hM3BtNU10WFY4eE1iLzlGa1B0eGxZL21lNWI3QllxZkZRcGpHaHdkR0VxNnNFM2JM bDNmYlNVcGRFVGNXRGNLNEJVUnhWV3FWM3ErSDlVQ3RHcXRGTzQxazVVOHV0M2V0Zlg2cUsvTU4y OGNPaW93TTJoeC9xazdlSnVKNjdEV2h3UVJzLzFrb0x2RnBHMWF4ejZXY2hPNHRnL2RzS211Qm43 VTFLZFNybjBrZE4waUN6YjloUHROYStUak5ueks4V0p6Rzdjdk9KV1J6SmJ2RW5JZnlENnJJSFpG MS9CWEdORkh4ZDZlNm1QWW1kdUxjL29sSjQ5NTMyajVWMjF2ZGpXdWNsd2dnZ0FBQ0NDQXdld1NZ S1FJSUlEQmRBaXh3bVM1WjJrVUFBUVFRUUFBQkJCQkFvSElCYWxRdTRLL2M4Y2hjdGxjcmpTN1VS MXAzOWJvU2hwM0REZndDRit0eStvS0tkbGZhZXBFcndwUnNhc21xbnU1VU92T2pSRnR5ajZwOHhr NytYV3lWMml6V085dzcvMkJZOGwrdCswRzUrVzZSUFZmK0wrT3RVaE9FWmNNdVdiUDlyQkdzbHF4 WXR6S1Y3dm44MFhuaFFYWHVCbkh5UE5zT0N5d1NHbHRBankzUTE5a1FuMlF4TG9UMitmT3EzTURX MzhRVktDTzlYdjJVTVpTWktjSnhXaC8zMGMvV1pURzlQU1FqNGhmZHhXUlBUdDY5ZStzaEoyN241 SnpqS2FHR0s0Ky9Ldjh4VkpjdnZ6UWxFVUFBQVFRYVFJQWhJSUFBQWdnZ2dFQVZBaXh3cVFLTktn Z2dnQUFDQ0NBd2t3TDBqUUFDQ0RTclFKaHF4SkVIS2xzckh0ZjY5VzJwcnA1M2hJSDJXZDFpSjdB dHV5NWh3RTRXSHF4TFQzUlNMd0cxZmV4bFlWdDRqNGkrWFBocktnSGJkcGVxNlB1S0RkcUpmR3Bv WVBtM2k1VXBsVmV2ZmtxTll4Ym5jNXhXdi9HZEhTTlYzNWFyK202cGlVQ3pDVEJlQkJCQUFBRUVF RUFBQVFST0ZtQ0J5OGtldkVNQUFRUmFRNEJaSUlBQUFnZ2dnTUJzRmFqSHJRVzBmZStSTjRuVHZ5 a2YyZDFuWlQ4U1N2QVlVWGVOdlNZZ1VGU2d2YlBudWJhUGZkNEt0VmtzSitSRTlBdWh1S2ZaV2VQ TGhiOFpFMGgxbmRkcDIrNUROb0Q0LytlazdzWWdtUHRXa1kxVm4rQ3ZWejgyRDBLTUFNZHBERXk5 aytrUEFRUVFRQUFCQkJCQUFBRUVFSmhGQXZIL3MyRVdJVERWMlNuQXJCRkFBQUVFRUVBQUFRUVFx S2VBdW1DNG52MlYzVmNZVkhTQ3VhTnIzUitvbEZ6Y2tsT1JUd1pPZmo4bkIrZmxzbjByY3RuZU4r N1BidjZWYzFKN0I1MkdOc3NHcEdDdEJSYXY3RGxiVlQ5cTdSYjdmeGJEdG85OXpTOW9hVHNVTHJM OXF5T1gzZkx5L2RtK0h3VGlIcks2aEFvRVhETDAxa1phUWFXSW9zdVhkeThVbC9pMFpaMWpNVG80 MlJQazNSc0g3OWswRkYyZ2RHcWwvWlJ1a1JLVkNzeTI0elNwenQvUzhFaWxUdkhsTnlSRmhkdXR4 UU9SZ3dBQ0NDQ0FBQUlJSUlBQUFnaEVDdmovZ1JHWklTS2tJNEFBQWdnZ2dBQUNDQ0NBQUFJSTFF aEFnL0RPSWszOWJQUWt2ZHFKK3FuRURSWGVxdWR3Nk9UQkl1T2FrTFVoR2Jyd2RaWTR4MkpVT0t4 T1gyeHpXRGFZN1gzdHZvSGUvNVZzdG9ZbkJLTzZGSEhPRmJNOXFaSWUxZ09XMEc4eE9vVEI0dWlN bGs2Tm5OeE1XUVZKZllrTjZIU0xVY0YyV2YycmhTTzVkdHZIWHVnWHRGUzR6MGUxT2V2VEVrNGVa Z2p6TEU0bDZMRUY2ajhmaXQyMnpMYWZlKzIrN1Z2OTdjMnE3YXRlL1ZRN3Zyclc0eml0RDdkS1Bt Yzl4ZDBLYjU0a3BjUHl5dzdMenIxL25vUnlXbHlGd0FVNzR2SklSd0FCQkJCQUFBRUVFRUJnQ2dK VVJhRHBCVmpnMHZTYmtBa2dnQUFDQ0NDQUFBSUlJSURBOUF2VW9JZThHeFFuMFZkTGNiTGcyTHhF dWJkaXFjRmdxbXVpZmRYZVZWWnpnOFhJb0NxdkdSelk4aFhMekZ1TURPcDBSV1JHSVRId0p4QUxy NmJyWWZmdVU0K0l5cDY0OXNQQWRjZmx6YmIwbWJCcVg3VzJ3NDZUWjhSYU83MTJLTHZsL1R0MjdJ aTlTa3ZvZ2pQaTYwdlZWdzJKYlpPTWdrQjdWK1lTRlgxZjRVMzh3MGVIQnZxK0daOWRPcWRlL1pR ZVNXT1U0RGl0ejNaSUhHbmJMeHE3bUZJMUwrc3FHY253UTNPV081V3pZK284bEUrRXY0M0pJeGtC QkJCQUFBRUVwbDJBRGhCQUFBRUVHbGtnYU9UQk1UWUVFRUFBQVFRUVFBQ0JKaEpncUFnZ1VGUkE4 OG1zcU95S0xLU3lPcW5PWDBFaE1ydFJFbDB5WEtvaTdUSGoyYW5IZ28weGVXUEo2dFF0SFhzejhU blE4TDZKYWJWL3YzSEVPWGRMYkx0T0xwQjAraFFwNDY4OTNYTjFLcDNaMTVIdStWVjdPdlBQN1oy Wkt4ZDNkViswOEt4MXAxcjFoTVVtRC9XM1N1UjFnUjBucDhmQVBSUW13dTlZbnJNWUd3SVh2NC9a L3JjenRtS1RabWp4MjU5MXVmbHVVYW1waFU2bXRMQXIxWFZlcHpyNW1QVVRXSXdPNm03VVlPNjdM TFBvOXJQODJGQ3ZmbUlIMEpBWkhLZjEyQ3k3ZG0wKzVFUnZpdXRMMVQxNTVjcVZaVjhGeVFYaFJm WjlHdmU5MysrT0RNZGZhU3h1RUtRamdBQUM5UlNnTHdRUVFBQUJCQkJBWUlZRTR2L0h3d3dOaUc0 UlFBQUJCQkJvWlFIbWhnQUNDQ0F3ZXdYMnRlM2Y0MFJ1aXhGWUVnWjZjVXplaWVTT005ZGxVdW5N RG90M2Q2UXpYMHVsZTk2ZFNxOTl6dUxWNTUyemZIbjN3aE1GcCtsRm92aHRUUEpCY2pqMnlpMStT QXU2TXFlSzZDTmtoditDMFAxQ1lxNm1ZeWNjSDl1UlgzeDJxU0g2RTVtQjZCT3NYSWNUZlpUVisz K3E4cG5BQlRjbDgrR3U5blRQWDFwZTA0ZDZXK1VUenQreUkrNVdIMDVIZ3JBWXF0OHVvdkw0WW1W YUxhL0U3YzhTNFVoYmljVldHNUtxZW1HMUxnWHpNUEZQVnY4Y2kzSGhUcEh3eXNGN05sVjlCWjE2 OVJNM2dVWk9EK3I4bWRiSXgybmd0TVQrUG9VdHFmcFRxKzBzVGdxVytJUkRiVXNlT1NraklzSHZ5 d25SbDBka0hVOXljdU9CKzM0YmU2V3g0NFY0YkFZQnhvZ0FBZ2dnZ0FBQ0NDQ0FBQUsxRndocTN5 UXRJb0FBQWxNU29ESUNDQ0NBQUFJSUlOQ2FBdG5zRVNmdVgrSW01NXg3UTZycnZNNjRmSi91RXVG bDl1eHY4YlBhVHFhOVFFVGZLZUwrUFFnVHZ4MWVFQXdzN2N5Y0o5UDRGMnJnYnd0alhVZDI4ckJR a3VuSW5OSEVwSk0vVXBFMW8yOG5QNFhCNHNtSjA1Q1NuTGRGMVcyS2FUa2xnWHVEckYvZkZwTmZT UFluTWczQ0wzQXB2Si93Y0ZqQzRDY1QwcHJ6YloydGt1b09HOVFSaTFGaHZndkNZb3NvNUVCYjZn OXN1endwcW5JaFRiVSsrMWlocy9vOGxEZ3V6eGhweTJlS2pXUngrc0gxNHVScHhjb1V5ZE1EeWZi WGk4b3ppNVE1cGhwY21ldmZObENrVEttc2V2VlRhaHlObWQrOHgybTA1eFNPVTZkeWJuU2pVMDhO Wk00dEt1N21tSmJtT01tL3EyUDErcmlybkkxVjAwTnRIVmZhNTlSVHhoSW1QT2MwREQ0MUlZMjND Q0NBQUFJSUlJQUFBZ2dnZ0FBQ293SXNjQm1GYUs0blJvc0FBZ2dnZ0FBQ0NDQ0FBQUxOS0pCWC9h bWQxTG85WnV6bmlFdDhmdkhLbmlWUitZdTd1aSt5OURkYWpBNnFYOTA3MEJ2WGRuU2RDbE9UZWVk djd6SVlVMjFPR0lSL0UzTnlUOXU3MWo1ZlJUNFNVN2VRSEdxNHN2QmltaC84VlNSQzBldmp1bkhx L3FSajcxRi9CWlpFVkJtL2pad0wzMjE1Y3l4T0Npcnk4MFhoNE5aSkdVMllVRytyWThQSGRodlRB eFlqUXlENm5yaUZZRXM2MXo1R1EvbUtWUXdzUmdaMVVwZDlMTEx6cWhKTFZ5cHhYR3FnOHBjeHg2 WDRSWEdCQk41c2Z1bWVKcGRvNzhwY29xTHZtNXp6dXhRbjdwckIvczMvODd1VXlsL1ZxNS9LUjlZ WU5XYmRjYW95SENkdisxdlM4dFJpellOM0ZsVi90YUxvdHAxZTdNS2puL1BmRWRFRlJOdlRtUmM0 NS80eEp0OG5mMkh3M3MxOS9nVVJBUVFRUUFBQkJCQkFBQUVFWnBNQWN5MVhJUFovK3BUYkFPVVFR QUFCQkJCQUFBRUVFRUFBQVFUS0V6alUzN3ZMU2hZN3NmV0VJS2szcHpvenp4Mjc1WkEvTWQzZW1i a3ljTUdQclc3SzR1VGdaRStRejMvY01wekZhUXRoWXU1OUt1N08yQTdzNUY0WUh2M0trbFU5M1Za Ry9WVlFVbDA5NTZmU2E3K2x6dDFnYVVXdmltTDVsWWNxYXdUQjNLK0t1Si9IVlRmSWEyM2MzL1Rq OS9QdzVmdzI4ZHZHYnlON0gzZjFsakJVK2JzZE8zYjRxOTFZc2VZUDliUTZjTjhaT2JQZlhFVE5M d1Q3MXBMT3pHT3RUTUxIOWpNelo5bEo0NCtINnY1WFZKWloycXdLNVJ5WGR0TDl4KzJkNng0eHRp OHY2TXFjWnZ2M08vTXEvclpwcTZzQjh3dU4xTW5Ickc3cy8xdFNwNThlV25yS1AxZ1oyNnoyV0VX b1Z6OVZESzJocXN5bTQ5UzUrTzhoRlgzNjRuVFBrMjNqYU9IN3MydnQ4OXU3TXY2OUpVMDlMQmpP L1pzNCtZOGlMVDNYdmlOK1k4Zlh5eGV0V0xPMFVHNzkramIvWFdKcDMxS1JmN1cwbUdORyswWVN3 YldXWC9YeFluVUpDQ0NBQUFJSUlJQkE2d293TXdRUVFNQUVZdjZEeW5JSUNDQ0FBQUlJSUlBQUFn Z2cwQklDVEtLeEJPWWNDcjlrSS9LTFZld3BNcHdsS3Y4MnZDQTRrRXBubkoyWXpxbktaNnhrc1Z1 clhMZHYrOVpwL3hmZi9sK3ZGN3Z5aVkzUmhpNVBEd1B0czdHSHFiMUhqNG5UVzBYY3MzeGVxV2du dzFlVUtsT3IvTUpjMVBtcnRPVGkyN1J4Mi9qOVBHdytidGkyaVUzdzM2ejhXUllqZzUyVi9OUlEv N0tmUm1ZMmFXSjlyVGFPbVBIbmpDcTBHQmN1Q0ZWK1lkdGt4RWROeUYwcTh0cTR3dVBUYmZzc2sz VDZsUEZwemY3YWJ4L1J3SCt1Rkp2S2hhcmhwckY5dWMzSkEzWmMrcXNRVmJYb2JPWEtsZk1rVFBn cldSUzlaWlMvR3RKWW43YXRYQVZ4WUZubmVhZlhxNTlpY00yUzUvZURzRzZmYVRON25BWXUyRnhr dTZRQzBSL1l2aFlXdmovOTRrcm5mcTlJK1lxeUNvc1hnL3lmV2FYNHhaNGlxK3o0K255aUxibkh4 dUg4TVNEMlhXSnA4ZCtGVHZhNHZIdjV3YnMzUDJodEV4QkFBQUVFRUtoYWdJb0lJSUFBQWdpMHVr RFE2aE5rZmdnZ2dBQUNDQ0NBUUJrQ0ZFRUFBUVRxSnJCNzk5YUR3WER3U25IeTYxcDBhaWZzUDVG Yk52Y2p0V2lybkRZS1Z3bFFkMk01WldQSzJKQ2pjNXpLV1ZMSHhRZjcrN2ZlckU1ZVlxTTViSEhL d2RsSlZmTjVxNGlkL0oxeWE0M1ZRRDJ0aHBiTTNhaE9QenVmQUdZcUFBQUxJa2xFUVZRRkFSZFhW MFhTaTQ3TldSaVgzNnpwdzRIZUlLSjlVdjNmbldiKzZYS3JId2c2dWtYbGllV1dyN1pjdmZxcGRu eU5WbSsySEtlaHFMOGRuNzlsWGxtYlFFVzd5eXBZWnFGYy83YUJoSk5uMndmTjdXVldLVlhzWHRI d1NVUDM5dGJrZDBHcHpzaEhBQUdCQUFFRUVFQUFBUVFRUUtDSkJWamcwc1FiajZFamdBQUM5Uldn TndRUVFBQUJCQkNvbGNDK25adDNoSG4zRkd2dm14YXJEK3F1R1ZvNjl3MnlhZE53OVkxVVZ0TmZK VUFrdk5KcUZmdlg2NVlkRWRUZHFDb1hpTWhXaTFIaEVlM2hvak9pTXFZcmJYQ2c5ei9Ed0cydzl1 KzJPSVhncmovbEliM3N1TThVbW1uZ3FuV3o4dnR6WXM1YnhQYVhTam1jeU8zaXd2WDIvTDNJdWs0 ZW5rd20xMFRtTlhHaXYrcUR2L3FET05sVHhUVHV0V1A2QmFHR1V6d0dxdWlaS2pVWG1BM0g2ZERB NXF3NC9YeTVlUFo1VVBNck4rMGQ2TjNtUnR6dnE4alh5eDFIWkRuN25BdUdnOGZtc2x0dmpjeWZz VVE2UmdBQkJCQkFBQUVFRUVBQUFRUWFVNEFGTG8yNVhSaFZzd293YmdRUVFBQUJCQkJBQUFFRXlo VFl2Nk52WHk3Yit3S25jcmxWMlc2eGtuQkxFTHFlWEgvZjM5WnpjY3ZZQVAyL1hoK1c4UEgyL3Q4 dGxoTjJxN2cvdHZFK1piQy9kNHVJdXptcWtwMG9mSmdMd291aThxWXpiZjg5ZmJjRXlTT1BFSFhY V0Q4UFdTdzcySW5UMjUxekYrZXlmYS9jdFd2em9iSXJObW5CZWxuNWhVSnpEeWVlTFU0K1dpYlZR M1lzWGJWb0pQZUkzTURXMzlnKzl0K1I5VlNTTGdndWljeHI4a1IvOVlkZ0pQZzlPNDUrVlBaVW5Q c24yL2N6bkZ3dlcreDNCUnY0MVN3NFR0M0MvT0MxNnVSRDVXd0dPeVlXTEQ4MFAxbE8yVXJLK08v eHdXenY1YXB5dmhQOVFTVjFyZXgyKzh5NjNIOHYra1d2OXA2QUFBSUlJSUFBQWdnZ2dBQUNDQ0JR aGtEZEY3aVVNU2FLSUlBQUFnZ2dnQUFDQ0NDQUFBS3pSU0EvMU45N1F5N2J1enJocE50T2RsMXJF Ny9ONHNTRkVvZFUzRTEyc3Y4dlJVYTZyUHlqOW0zdjIycmxaaXdjeW01OXdNYnhQTC9ReGs0ZWZ0 SUdzdDNpK0xEYjByOW1jM3BLYnVuY0ZZUFp2cTlhWnQ2aVV4Zjh4SjRqUTBMMDVTdFhycHdYbVRt TmlmdnV1bXUvbldqOFd4dHJ1eCt6aUg1QnhHVkZKTFE0UHV3V2RUZUtrOEsyR01yMmRnOE45UDJY RlhBV1owVW8xOG93cG1UbEZ3emxCbnJmRUNSa2xXMlQ5NXI1WGRibStPMHhhUHZZRDUzcUMrWStG Q3kzWSttRE8zYnNLQ3hRc3YzeUYxWit4TXBQQ3JhaExsL1FsVGx0VWtZTEpQZ1Q1WVBaM3FmYS9I dk1Kdks0OVB1dnFyeFVnN21wM0VEZjYvMzJiSUdwTTRVSkFuNjcxdU16YmFhT1UzK3NEdzcwdmlX dndacmorN3E3YndLQmZUN1k5NmE0OTlqMzYvL2J2WHRyNGJOaFFwbGF2SFdEL2IyYmg3SmJucFlm SGxubWp5MVIrVGRyK0g2TDQ0UC9Yci9OcVZ4cjQrbTI3OC9WOXBsMWd4WHczNHYyUkVBQUFRUVFR QUFCQkJCQW9Ia0ZHRGtDOVJSZ2dVczl0ZWtMQVFRUVFBQUJCQkJBQUFFRUtoWVk3Ty83cnAwSTBw aTRZR2o3bGswVk4yb1ZmRDFyYzRIRnlMWjl2MVlzTXV3WjJIYS8xZXUwV0hIZGNRMk9mNW5mTzlD N3pVNTJ2ZDNhdk1EaVFvdmoyMTQ0bU8xN2RHNmc5Kzl5MmR2OW9nczdSeisrZXZ6clBjWEhXclhm YUkvT0w3UVp6UGErMXNZNzBlTlVTMytoemVsSEU2OHlNeml3NWN0V2Z2ejhUcnkyT2svMUp5NUgy ei94Wk9XdnNIaWkzUGpYUTltKzk1OG9PTlVYbXpZTit6SG5zbHRlbnN2MitjVkVpVnkyZDN5L3A5 cEo0MHVxMlJaK25CUGFHdC91QmpzQmU3RFU4RXZzdDBXM1p5MzZQMmw4MDJnMXZwOTlkL2ZlYTl2 a0hXWitqdm1OM3g1TC9QNHkxTC9sNi80aysvZzZnOXUzL28rVmI3UHk0NDBMcjRleXZlY2Q2dS9k TmI2OGYrMlArYWp5bzJtZC9sank1V29kaDJ6L0hlMmpNTDRKcjYrb29yK2l4NlhmZndmN2U3L2ty NUl6dnUwaTQ1ZzA5eEw3WWRROEtrMHI5Rm12ZnNZN0RCYi96aW1NYTN6NThhLzlQbUxiYitKbjRk amNpeDZmWSswVTJRNituYkkrSjhiYUtqeTMySEZhbU5PNGh3UDltKyt3endIN0R1cGJZZmJlYUN6 YTU0TjliMmI3M3JYWHZsK3RTdDVpSWV3cC9yMm9maDhvRkt6dzRjRE8yL2NPMnJHVjYrKzl6TVp5 aHNXeHNmaG4vNzErZ1gyV3ZYM3ZoUEdVMjQzL2pyQTJOMWowN1UyS2Z0OHBweTFmTHE0TlM2OThI eXVuVThvZ2dBQUNDQ0NBQUFJSUlJQUFBalVTWUlGTGpTQnBCZ0VFRUVBQUFRUVFRR0E2QkdnVEFR UVFRQUFCQkJCQUFBRUVFRUFBQVFSYVg0QVpJb0FBQWdnZ2dBQUNwUVZZNEZMYWlCSUlJSUFBQWdn MHRnQ2pRd0FCQkJCQUFBRUVFRUFBQVFRUVFBQ0IxaGRnaGdnZ2dBQUNDQ0NBQUFJSXpISUJGcmpN OGgyQTZTTXdXd1NZSndJSUlJQUFBZ2dnZ0FBQ0NDQ0FBQUlJdEw0QU0wUUFBUVFRUUFBQkJCQkFB QUVFRUdoZEFSYTR0TzYyclhSbWxFY0FBUVFRUUFBQkJCQkFvSjRDZnppOElEaVFTbWZjaExoeCtm THVoZlVjQ0gwaGdBQUNzMHlBNlNLQUFBSmxDOWp2dEM5WVBPbjMyb2dtN3JNR1Zsa2tJSUFBQWdn Z2dBQUNDQ0NBUU9NS3RPVElXT0RTa3B1VlNTR0FBQUlJSUlBQUFnZ2dnQUFDQ0ZRdlFFMEVFRUFB QVFRUVFBQUJCQkJBQUFFRUVHaDlBV2FJQUFMTkpzQUNsMmJiWW93WEFRUVFRQUFCQkJCQUFJRkdF R0FNQ0NDQUFBSUlJSUFBQWdnZ2dBQUNDQ0RRK2dMTUVBRUVFRUFBZ1FZU1lJRkxBMjBNaG9JQUFn Z2dnQUFDclNYQWJCQkFBQUVFRUVBQUFRUVFRQUFCQkJCQW9QVUZtQ0VDQ0NDQUFBSUlJSUJBZlFS WTRGSWZaM3BCQUFFRUVJZ1dJQlVCQkJCQUFBRUVFRUFBQVFRUVFBQUJCRnBmZ0JraWdBQUNDQ0NB QUFJSUlJQUFBbE1XWUlITGxBbHBBSUhwRnFCOUJCQkFBQUVFRUVBQUFRUVFRQUFCQkJCb2ZRRm1p QUFDQ0NDQUFBSUlJSUFBQWdnZ2dBQUN4UVJhWTRGTHNSbVNod0FDQ0NDQUFBSUlJSUFBQWpNaXNH ZGcyLzI1YkcrblJhMGdidGk5ZSt2QkdSa3duU0tBUU9NTE1FSUVFRUFBZ2JvSzJHKzRLeXp5VzY2 dTZuU0dBQUlJSUlBQUFnZ2dJQkFnRUNQQUFwY1lHSklSUUFBQkJCQkFBQUVFRUVBQWdXWVVZTXdJ SUlBQUFnZ2dnQUFDQ0NDQUFBSUlJTkQ2QXN3UUFRUVFtSTBDTEhDWmpWdWRPU09BQUFJSUlJQUFB ck5iZ05ramdBQUNDQ0NBQUFJSUlJQUFBZ2dnZ0VEckN6QkRCQkJBQUFFRUVHZ3hBUmE0dE5nR1pU b0lJSUFBQWdqVVJvQldFRUFBQVFRUVFBQUJCQkJBQUFFRUVFQ2c5UVdZSVFJSUlJQUFBZ2dnZ0FB Q3pTUEFBcGZtMlZhTUZBRUVHazJBOFNDQUFBSUlJSUFBQWdnZ2dBQUNDQ0NBUU9zTE1FTUVFRUFB QVFRUVFBQUJCQkJBQUlHR0VHQ0JTME5zaHRZZEJETkRBQUVFRUVBQUFRUVFRQUFCQkJCQUFJSFdG MkNHQ0NDQUFBSUlJSUFBQWdnZ2dBQUNDQ0RRK2dJelBVTVd1TXowRnFCL0JCQkFBQUVFRUVBQUFR UVFRQUNCMlNEQUhCRkFBQUVFRUVBQUFRUVFRQUFCQkJCQW9QVUZtQ0VDQ0V5akFBdGNwaEdYcGhG QUFBRUVFRUFBQVFRUVFLQVNBY29pZ0FBQ0NDQ0FBQUlJSUlBQUFnZ2dnRURyQ3pCREJCQkFBQUVF cWhOZ2dVdDFidFJDQUFFRUVFQUFBUVJtUm9CZUVVQUFBUVFRUUFBQkJCQkFBQUVFRUVDZzlRV1lJ UUlJSUlBQUFnZ2dnTUFrQVJhNFRDSWhBUUVFRUVDZzJRVVlQd0lJSUlBQUFnZ2dnQUFDQ0NDQUFB SUl0TDRBTTBRQUFRUVFRQUFCQkJCQUFJSFpKY0FDbDltMXZaa3RBbU1DUENPQUFBSUlJSUFBQWdn Z2dBQUNDQ0NBUU9zTE1FTUVFRUFBQVFRUVFBQUJCQkJBQUFFRVdrYUFCUzZ4bTVJTUJCQkFBQUVF RUVBQUFRUVFRQUFCQkJCb2ZRRm1pQUFDQ0NDQUFBSUlJSUFBQWdnZ2dBQUNyUy9BREZ0QmdBVXVy YkFWbVFNQ0NDQ0FBQUlJSUlBQUFnZ2dNSjBDdEkwQUFnZ2dnQUFDQ0NDQUFBSUlJSUFBQXEwdndB d1JRQUNCQmhkZ2dVdURieUNHaHdBQ0NDQ0FBQUlJSU5BY0Fvd1NBUVFRUUFBQkJCQkFBQUVFRUVB QUFRUmFYNEFaSW9BQUFnZ2dnTURNQ2Z4L0FBQUEvLzlISDhHZEFBQUFCa2xFUVZRREFEMCtrOUtv WittcEFBQUFBRWxGVGtTdVFtQ0MiPjwvaW1hZ2U+PC9nPjwvZz48L2c+PGc+PGcgdHJhbnNmb3Jt PSJ0cmFuc2xhdGUoMC41IDAuNSkiPjxwYXRoIGQ9Ik0zMi43NSA0MTdDMzIuNzgzMyA0MzEgNDEu OTY2NyA0MzggNjAuMyA0MzggNzguNjMzMyA0MzggODcuOCA0NDIuODc3IDg3LjggNDUyLjYzIiBz dHJva2U9IiMwMDAwMDAiIHN0cm9rZS1taXRlcmxpbWl0PSIxMCIgZmlsbD0ibm9uZSIvPjxwYXRo IGQ9Ik04Ny44IDQ1Ny44OCA4NC4zIDQ1MC44OCA4Ny44IDQ1Mi42MyA5MS4zIDQ1MC44OFoiIHN0 cm9rZT0iIzAwMDAwMCIgc3Ryb2tlLW1pdGVybGltaXQ9IjEwIi8+PC9nPjwvZz48Zz48ZyB0cmFu c2Zvcm09InRyYW5zbGF0ZSgwLjUgMC41KSI+PHJlY3QgeD0iNy43NSIgeT0iMzg3IiByeD0iMy42 IiByeT0iMy42IiB3aWR0aD0iNTAiIGhlaWdodD0iMzAiIHN0cm9rZT0iI0Q2QjY1NiIgZmlsbD0i I0ZGRjJDQyIvPjwvZz48Zz48Zz48Zz48aW1hZ2UgeD0iOSIgeT0iMzkxLjUiIHdpZHRoPSI0OCIg aGVpZ2h0PSIyNC4yNSIgeGxpbms6aHJlZj0iZGF0YTppbWFnZS9wbmc7YmFzZTY0LGlWQk9SdzBL R2dvQUFBQU5TVWhFVWdBQUFNQUFBQUJoQ0FZQUFBQ0FuSzVNQUFBTnRrbEVRVlI0QWV5ZEI4d3NW UldBNTFteDRiT0RsUTRhaWtaQlF6Ukd4U0JSRkkzUm1CakVpQm9yYUVCak1LR29pVXFMR2dzV0xO Z3dCa1hRZ0FxS0tGZ1FEVXExRUo0VkcySkFEUmI0dm4xNy9zeS96UDQ3KzNibjM1bWRzemxuenJs bGJqbjNubnZ2bkh0MzVnNUYvbElDUFpaQUtrQ1BHeityWGhTcEFOa0xlaTJCVklCZU4zOVdQaFVn KzBDdkpkQmpCZWgxdTJmbGh4SklCUmdLWWtpMmhWNEgzam9qSHNqOVpmZ2tqa2p6emZBSkxaRkFL a0JMR2lLTHNSZ0pwQUlzUnU2WmEwc2trQXF3ZGtNOG0rQU5XNEJuY1U5Q0J5U1FDckEramZRU3Nn bEZlaGY4WWlGelg1RkFLc0NLS0pMcG93UlNBZnJZNmxubkZRbWtBcXlJb2xGbWtoazB3bSttRkk4 RnR3RS9BdDRDYWo2OUhub2lxSmtXc2dydWlPdVo0RG5nVGFEeFJYbjlOTW5lR2YrRUNnbWtBbFFJ WmNGZTI1UC9kOEJEd2VpNEQ0Ui9MYmdkV0laSDR2ZzVlRGE0UDNnUE1FQmV2Ni9nY1NXNE41Z3dJ b0ZVZ0JHQkxOaDVOL0wvQkxneitCL3dUUEJUNE85QitVdWdBZnZDWEFUdUJnWmNEWFBxRUMrSEJ1 d0k4M1Z3UDdEWE1GcjVWSUJSaVN6V3JhWElrZnRDaXZGdzhDQlFDNUw4SWZBcUJhUndKaml0S0lx TnhlYmZ4WkJkUUpYaFpWQnhkK2pEUUdjQVNHSGNVNHFpOE40aWY1c2xrQXF3V1E3anJuWWUxOU4x Y1I3SEhGejNIMFdCL2dnRy9BL21uNkNna2h3QnN3TW9uTWZsQVBBWDRDajhGbytEUWVOQUN1ODVI TVkwSUFtcEFPM3JBNWRSSk5mMWtFcHdCSGRtTUZCbE9SYm1SbkFjR0hZTWdmOEZCZTk5c0V4aVVh UUN0SzhYWEVPUi9nNk9nejBJZUFnb1RGSVc0NGhYY1RGZFNPRnl5b2RuK2Q1aktzRGFYV0Rhb3hE ejJPWDE0ZFVsMTdpU3ViYVBNR2VEazNCOGVBSWVUN2lXSkVpeGdZc1B4WkNFSGlsQVp4cmI5ZjVh aGQyMUZIaC9lQitPWHc1ZEM0MWpYS0lOWU9QZ21wZGNBbVVmNkxjRWNnYm9kdnU3UitDU1pscWN4 MUt0MjVJYmxqNFZZQ2lJRGhGTm0xRmNselZiaFNQcDlCSklCWmhlWm91KzQ0cFNBZmFDcnpvZmhI ZENIUW1rQXRTUlVydmlYRXB4L2dZS21rTTlDQ2MvSG90aUp3STNnUjZwK0NuVUEzZVFoRlNBN3ZV QmQzdzkxeE1sZnh2TVB1QTQ4RURkbXdqMFdJU3poY3VtVUNDOCt3MnBBTjFyZjNkMDMwMnhZN05N aytaWGNUOGQ5R0VZc2dKYnc3MEgxRVFLR2NESlhLOEZFNUJBS2dCQzZDRDhoREo3NEMwT3h6bXFP eXQ0ZnVoMHd0d1lPeDk2QS9ncU1NRC9HTHczSEVtTDNBZm9jQ2M0ZzdJNzZ2OEtHdUJ1N3d0d09P SS9CVm9lNEU3QWZSZ1lTZ09iVUJaUVNxTjdFcmlBSW51dXh5TWI1OEk3NGtNRzhIK3VQd09QQXoz L2N5VDBYMkN2WUZKbFV3RldTK2dQT0I4QmJoaml2RjV2NHBuK1NMTnFFMnBTT01VWkM0N29sdk1a eExndkdQbjRWOGs5Y1I4Ti9nWk1xSkJBS2tDRlVOS3JQeEpJQmVoUFcyZE5LeVNRQ2xBaGxQVHFq d1JTQWZyVDFsblRDZ2tzc1FKVTFEYTlVZ0lqRWtnRkdCRklPdnNsZ1ZTQWZyVjMxblpFQXFrQUl3 SkpaNzhra0FyUXIvYk8ybzVJSUJWZ1JDQkw0Y3hLMUpaQUtrQnRVV1hFWlpSQUtzQXl0bXJXcWJZ RVVnRnFpeW9qTHFNRVVnR1dzVld6VHJVbGtBcFFXMVFac1FzU21MYU1xUURUU2l6akw1VUVVZ0dX cWptek10TktvQTBLRUIrSTg0M0k4L2pBeExReTZIdjhYc3UvRFFxd3FBNzRVREwrT1BnWU1HR3lC SlpTWG4xVUFEOUU5MDdhKzllZ2IxRG9vd3lvZW0xWWFua3RVZVBYYmxCZkpQVWlZdnZHTkVqQ0JB a3N0Ynphb0FDenZCRmhRdHRsY0EwSjlGcitiVkNBR20yVVVWSUN6VWdnRmFBWnVXYXFIWkZBR3hS Z2toa3V3bTlHcHZGYWI5OTBmQ0x1MzRHYVQ4V2I0RDhQUGg3MDVWQ1FWWEFnTHVQNWluRGZsSWF6 dUR1WFMwRDlSZVBndkIzNGtpbGZRMzRPSWVaalhGRmVQKytiOUV3eHIzcFFoRldnTE42T3p5OUJ5 eFNvYkQ2RW56S3JrZ2RCQTRoeWVWL1pERzJkOUpza3J5ZVNpaS9uTW02NWpmQWVDNVpIQzV6M2lP Vjh4OTdVUkVBYkZHQ2FlaW00VjNPRDc4TjhJN1Q4dlZ1L3NQNUMvTDRQZmc2OE56Z1A4TldEZnJm M2JCTGJIelFmeUFEazlmT0QybGZpc3pkWUIrWlJEeFh1cldTMnFTaUtvNkE3Z21WUU5xL0VRd1gv TW5RYnNBbnc5WXMvSGlic2dLTGlESjFqeVhhRStGNVRTT0Zicm4yN2RiR0lYNWNVd0U1amc3OGZR ZG40ampwbnd2dkc0MjlCZlJjbVpBQXF3ckZ3M2dNWmdLOEhOTzVuY2QwQ0NvNCtkZzc5UmVQb0g3 Z3Z6RVhnYm1EQTFUQ25EdkZ5YUlBZDBEYzA3eGNlWTZobG1xVWVrZXpyWWZ3MkFHUUFmK0w2QmRC NlNIWGpISUR2RHZWN1l2Y2N1T3BkbElWcFRaTFhqU1QzYVREQVZ6Uk9HbnljcGYyNGgvZWN4K1Vx Y0NIUUpRWFFIdjBjcEdSSGZ3dFVJUjhFZlFYNFZGQ0JYZ2dOVUFtMkR3ZlVMNk1ZOXdoNFh5TU9L WHhack1zSC9VWGo2Qzg2U3AwR294a1FVbHpNWlJkUVpmRFY1T0x1dUYyQ09BUEFGc1k5cFNnSzd5 M0cvR2F0aDhsYXJ6ZklnTXJqVUtnanZuVzJIbExkK2h0T2NPR0kreXlabXFnc1RLdU92TDVObW83 a2tNS054VWZKak1FNzRmOThNT0NMTUg3ekFMTCswQ1VGQ09uWStYM0JySjAzL0tSMmFqdmxuM1dB VHZtUGhtNEpPRXJiOERzTWIzYVVPZ0RlcjdOQVZvRWZyVHNZSCtOQUN1ODVITVkwSUdOaGxucW9o Q3E4aVgrSmkrdjQwZThMNjNhbStpRGhBUzdYSnBVcjRrNURIY0dqL25maHhyVVViV2ZDZlhVN3BQ QStaMi81aFdEWEZFQ0IyZGd1WGFvRTVyVDlvMUtBd2k0NWE3T080TTR1M3VCeXllV1VVNzN1S2pU c0dBSmlKUE5lUjJDOEttSFdlamlLUnNJdWExd1NocnRNbFpOTFBEK0o1TkxOQitXN2xpUE1pYmZl anVTUm5QWDNveDNoTHRPbjRmQXQxcEJDcFNrdjFmUmJWK3lhQXJqbS91c2FFdm8zWVg4Qlo0VTlT Q0JHMk12Z2ZRaUdyQWwyNm11R01iUXkrZkE4ZE42T3pGb1A2NmhpbXJDanVoYXhCK21vd0cvaWR6 L1FXZU1kVUdVRW1UdTQvTHh1bUtwMWY5eVFMeE9YZnpFN1dQN1BFS2lTUXJZTVpyMnJhd3JnS09a b00ydTlKOTN2Mmo3aU9CdWNoTVBQRHEyRnh4UEhMN1JBQ3BjWlBoVExWK0dzOVhCOTdnTjNwTzFu a0Z3Q2F2cjBtMkErdkc4VmdldEVOWmRxS1RNNzYyOUhsK29POU5uZ1NVT0huM202WXNndmpIUk5B ZjZ4VHBMYXRaU1BVL2todVAzczBGcG9IT01TZFFBYkI5ZnF5NnoxOFBuSEx6OTZvSytjZzhzdXJV UGZ3OU00TGdkOUxuSUd3S3RSY0NSM0h5WUdLSmM2TVNCRXhwcElOWlhxMW5MazBsRitZZGcxQlZp WW9GcVlzZnNPV2x6OFlxU2R2YXFJTGtNK1NvQkxKaitPNTc0RnpzYWd2Q2Zna2t0eloyUjJIeGcz RXlHRnp5U3UvK1VYaXFrQWs4V3YvZHlwZkZyVVVqVTU5ZGxpT0pPNGkzb3ZrbkY1b1RMRU9oeXZW ZkE2WE5iRmRUaHNJK0NJcmxVcUV2ZlViVHl3dXlNdEd1YnlyY3FpWnRpNllpcEF0YmcxYlVhSXk1 cjFYazlIM25XcEprOW5CSlhCWnhZN3VYWi9PM3pzQTVqV2M3azhHV3dTM05XTlBRSFgrKzZUbUor YmNRNGk4bTVneGxKSjk4S3d3d3JRcU16S0QyZDdrZE8yWUpkQVM0L1dINDg2dXhTSlp3VTdvSjJ5 eWJwb2FuWDMzRHkwcExrTWNoRHhtVUEvcldVTHRmMWJpTUJVZ0pERWFub3BUdGVwa01KR2pMV3I3 bkc0RXdHYlFLMGhXbWxpdXNkcnJ1QnNkQ1FwZXViSk1qNFBmaTF3cWZIZFVvUng1dEpTbEpsWWxj OGQ5RWhFTTYxbVVYZlI5ZnNHbCt2QlZrQXFRSFV6MkdsY3AwYW9aMjcyQ1VjRmRTTktxNHpUdmJP Rkk1NmRzeUxxekY1Mk1QTnhaUFhCOHFXazZKSUhVZ2x1bFBucDF3alVNaFI4VTdTOEorQ3VyMGN6 ZkJiUTl1OUJ4YWJ5blRyZHZpdUFIZWNCRlZKemZlb0RaYXhsTldtNnRuVmQ3VEtpZk12V09MUzlh eUtGSGNESlhLOEZtd0k3a1ozSjlMVzN1eEZtT1hTWDBmb2RoMGVzKy8wTzhpeldGOU9ya2hkWnJB Sm53ZGdUY0ZQUU0wVkc4RHlWbGlMNVZtQWZGVURMaVNPOERXQm5QZ1BtZE5CTnJ2TFpJVGRxdEtG NzZwVGd3bEhkV2NFTnA0aC9QZ0UzZ0c1RVFRYmdDVXBOamdOSFF4ZVhQK1V6UHVadk9YNUFmdFpE OUJsQXEwd2NtaU9vVUtsZG84dlh4YnJ5S3Fmbm5vQkhNS1RLMkJuU2NJOUwrQjhLK1ZaZ0h4WEFQ MjNZZWNJNjRxam0yeUVjd1QxVldtNFlsY05SMy84ZmhMK2JPeEhmNmIwc3d4T0lkQmdZU2dQYkFC U0ZIY3ZuQUR0MFpHQTVYS1paRDlHSHp1aDRsc2NIWW1lcWlGK1hUaU92Y3BvdXRYNVk4bkRnK0Zy SjNRcFdvYldpSU90Y2lPallQcXlXczlhV1huYkxYOERGaHpqTmVPZkNPOUpDQnFBU09hVzd6SENx dDFPTzI1UWEzRERIaTUxYXM2ZjVlc2JINHhYNlJSYnl6Z2dlaVhiMjBpU3E0a1Q0TkhRYWVVVzZ6 ajcrV3k3Y0hwbldTQkR1VnRBMktJQWprOU9rV0xWNU5DbDhWSkIxNHRzUlhMNjRrMnErZ1hhVzBm UjAyNW5PZ3ZIUEhwNWtqUGorVlhKUC9JOEdQWWtLR1F0MXlsVyt1VzU4OC9VUE5wbzdQWW9jWlpO L0FnbCtESFFaQTZtRU92bE1LNi9Sakx6ZlU3dytXNDJHTGRUZEJnVllxQUF5ODhZa29MbFY2NDha T0R2NVRDWGZLa3dGYUZWekxGVmhmSFp5VnJKU0dnMWFZL3UzUUlHcEFDR0pwTE5Jd0lkdC82SnFH dkl2aHZHdm9aQkMwNnNuUCtWbnhua25rQW93YjRuMk16MGZzdjNqa0d0OTl5ZmNDWTVqeis5REpH VXJHczcyUUNwQWU5cWl5eVZ4ZDdycXI0M2EvVDlBeFZRTVNQc2dGYUI5YmRMRkVtbjYxZWF2dGN6 eXV4UHNIM044V1lEbVVQMWFpYWtBcld5V3poWEtHZUExbEZyVHEyWllEeEM2OUZFeDhHNHZwQUsw dDIyeVpPc2dnUTRwd0RwSUk3UG9uUVJTQVhyWDVGbmhzZ1JTQWNyU1NMNTNFa2dGNkYyVFo0WExF a2dGS0VzaitkNUpJQldnQzAyZVpXeE1BcWtBallrMkUrNkNCRklCdXRCS1djYkdKSkFLMEpob00r RXVTQ0FWb0F1dGxHVnNUQUtwQUkySk5oT2Vod1NhVGlNVm9Ha0paL3F0bHNCdEFBQUEvLzhDRVdo a0FBQUFCa2xFUVZRREFGRUZZZUZvODBsS0FBQUFBRWxGVGtTdVFtQ0MiPjwvaW1hZ2U+PC9nPjwv Zz48L2c+PC9nPjxnPjxnIHRyYW5zZm9ybT0idHJhbnNsYXRlKDAuNSAwLjUpIj48cGF0aCBkPSJN NDY4LjI1IDQxN0M0NjguMjUgNDE3IDQ2OC4yNSA0MjguODc3IDQ2OC4yNSA0NTIuNjMiIHN0cm9r ZT0iIzAwMDAwMCIgc3Ryb2tlLW1pdGVybGltaXQ9IjEwIiBmaWxsPSJub25lIi8+PHBhdGggZD0i TTQ2OC4yNSA0NTcuODggNDY0Ljc1IDQ1MC44OCA0NjguMjUgNDUyLjYzIDQ3MS43NSA0NTAuODha IiBzdHJva2U9IiMwMDAwMDAiIHN0cm9rZS1taXRlcmxpbWl0PSIxMCIvPjwvZz48L2c+PGc+PGcg dHJhbnNmb3JtPSJ0cmFuc2xhdGUoMC41IDAuNSkiPjxyZWN0IHg9IjQ0My4yNSIgeT0iMzg3IiBy eD0iMy42IiByeT0iMy42IiB3aWR0aD0iNTAiIGhlaWdodD0iMzAiIHN0cm9rZT0iI0Q2QjY1NiIg ZmlsbD0iI0ZGRjJDQyIvPjwvZz48Zz48Zz48Zz48aW1hZ2UgeD0iNDQ0IiB5PSIzOTEuNSIgd2lk dGg9IjQ4IiBoZWlnaHQ9IjI0LjI1IiB4bGluazpocmVmPSJkYXRhOmltYWdlL3BuZztiYXNlNjQs aVZCT1J3MEtHZ29BQUFBTlNVaEVVZ0FBQU1BQUFBQmhDQVlBQUFDQW5LNU1BQUFRQUVsRVFWUjRB ZXpkQ2JoK1h6VUg4Sk1wTXBmTVV5Smpoa3lSSG1UTUdDSkRwaFJSa2hRWkhrVEpWS1pFSVVNSWVV cW1NcFU1TTRVaU14a2k0MlBveWZqOXZPNzYvZmQ5N3pudmNOOXo3dSsrdjkrK3oxN3ZIcy9hNjZ5 OTE5NXJyNzN2UGk4eTlML09nZXVZQTEwQXJ1UEc3NjgrREYwQWVpKzRyam5RQmVDNmJ2Nys4bDBB ZWgrNHJqbHdIUXZBZGQzdS9lVlBPTkFLd0lzbjdUMEQzeGI0czhEL052Q3ZDZjlTNERNQ3J4WG9y bk5nR3dlK1BRV3FEMzFXd3BmU0VZQWJoYks3Qko0ZitMSEF4d1plTzlDNmwwN2s3UU5mR2ZqendC TUNyeG5vcm5QZ3FEbEFBTDRpYi9BOWdaY0w3T28rS0FWL00vQTJnZTQ2QjQ2V0F3VGdmZzMxLzVM d3ZRT3ZFM2lKZ05rQnZHTENkd3o4UktEY0t5WHcyRUNmQ2NLRTdvNlRBd1JBQjBmOTAvSnppOERY QjZnNS94bS8zRDhsOEpUQWV3VStOZkEvQWU2TjhuUDNRSGZIeElHTG9aVXFyVytCTDd1WUt2ZXZo UUI0NnQvejg0REFQd1EyT1l1YVI2WEFkd1RLV1QrOFNrVzYzemx3VEJ3b0FYaFdpUDdqd0M3T3pQ QXRLZmhmQWU3MTgvTUdnZTQ2QjQ2T0F5VUFOdy9sTnduczZ2NG9CZjhxOEkrQnZ3NjhaR0RkN1dz RzIxYSt6WC8vazhyZUpQNFBCMTRZTUR1QlAwejRNd1BiRnZWTDRmdTMxUDNXZ1ZjTmZGT2dhSHRl d2c4THZGcGczYjFvRXQ0M1FNMWtjdlllUUZpYTkyV21UcEd0anBuNndTbUZEM0FVL0dYU3ZqR0FO bXBKZ2h2ZG9YaGEvbTR6Zzc1VUtMbHp3THQ2NTZKWldOb3U3MS8xRmYrRGJ2QU9lTzdkVzV5TVBx eWFOeW9Cc09qOXFEeXhDMk5TYk5EcFBYUFRSSmhNZnpMK1JUcDAycFA0M1ZTcTQ3U2Q0NVpKbzNQ K1JmejNDeWdiYjZOVFprNTgxbEkvbXhxdGo0cTJWMDZjZ2VGMTQ3ZnVqUlA1blFCQnRzWmljazUw NVlTbC9XQml6dzY4YldES3FlZnprbW45OXJueDhTSGVGZmZxQ1gxUzROY0NQeEFnb1BIT3VMbndu RUU4a29Edjc1RjBORDgrdm5mMXpnbXVuTEMwWGQ1LzljREpEN3lma3JDQm1wSEh1eWU2Y25CUzIr MXJQYTRFUUk1Tzg4Z0VOQkFFQ1Y1YWQ3ZFFaazhpM21CQmJnRnZ0Tlc0MG9BWjRFa0pmSEJnbTVz VG45SE1aaUsxa0xxSUJtc21NNlp3UytNN2hyQmZEREFteEZ1NTM4L3ZZMDZBZ0NlNGNqcjBqeWYw N29FeGQ1OGtmbkdnM044bThIMEJmT0dMSjdweUg1QmZOTDFNL0hVM0Y1NTF2T3R4ZmV4ZVNUVENz eWdtdUhMMS91aXpJYnRLekkvMy80WDQyOW9UWGdNQll3NWhyamJBaDZmbGVmMGwzc3JkaFFDdzhL eGkrYmxuNEU4Q2Z4TXdYV0wyS3lSODJkd0huaEQwM2ZHWmFPOFEveE1EUmtpamIzVXk3K2M5M2pS NW05eWMrRFNBVWViblVxSFo4VTd4V1VTRVB5NWhEUkp2TU5Bd0l4ZC9uejRNdzYwQ2hPRVQ0b00z aTI4YU53SW1PQ2pMQ09IWm9mbnp6cDkrRXRmQVpoNmpucEVPWC9qaTB1VXJhdVExUXdvWHpJV244 RzN5OWEydlNRRnRGRy9RWnUzNzQ1bjNmSXRrL2w2QTA2R3RQOTlLWkFJTVFOclRlMzUyeXJ4OFFC dmdnMzd5R29scm0zakQ2amkwNHcvVWhWWEN5WS9wMm5USjdrL1BwNHZSbStoaUVKNFV1Nm9laWRh aDdGMjBoUHhwSXZUSlA0alBHVjArT1lFYkJUYTVPZkhSKzZraEJwS3E4NzhUWUcyTE42RGwvZ204 WG9EN3FmellaeW1hRTczaW5wdlF4d1NVaVRkNDVyNEp3QkZ2NVFpTmhoVjVZbjdvdytwTDhJb1RO N044dzVXVVlhQmVMSUducVdJMGFPYkJuK3I4M28xQWpMMy9NNFBodlFPVlp4Q3d4bnV4cEcxeU9q K3Q1ai9XQ21rVGc4dmZTVWZBcnlaQUQ4WFVWV0xpNjg2SVpoUXhFcGt4bnB3Q2J4NW9tWmZvaFRs cmtDOVBiVFdhSm5qS21Uby92MGt4MGhrQm02UlR3Ym54YVRSNi9hbEttb2lSemFna2liQThLSUYv RGt3NWVWK1l6TEs4ZWJaOW43WXo2RnhHeWhRLzR5d0U2Zi9NM1ZRTkMrVWJONlhtd3RPZ0hBM2VP cW52RU9CMmVYL3QrY0FVUm4rOHdhQk54UlFlQXpPR1FhREtyNWN4NE92M0F3R1FhZVZzT21LaFlG bjVraVMyK21laXB4eUpmRVpTSGhFZ0hQRXUxRG16WklHenFWTFRITVlwUS8wZzVNSmpNRGUrNTZR U0EwVzhVYWNEMUlpOVRWZ0tnVWFGVjN6OWZaemowcEhrR2RWWlBxYjJaaGdzYnBhQ1pvMkh4SDlC b054Y2VBcmZsSy96TzJrZ24rcm5XSTN3Sm1CVVlBaFFodkhsTmdJVG9PLysvVVNlWk8vc1hhOEln RVJnbWxTSjZZbitpVWkrT0tUS3RHQ2wvVlZKbUJweGtyV0kwNGhUMGwwVjZvQkdPSEV6bFJsTGVB em14b2RYbStqRDA2TERiUER3UkI2OUJaelpvcHFtMkVxRnVxWEFDZnhXZkF2a2VDdEg1VFBWTS84 WjJDeTJ4MHpWcThMTnoxeDRHcFNqUVhwOVpSZ0FxTmdWbi9KMWFQUlZ2b0c2d3V1KzJhMW15L1c4 VS9HYUFVNGxOaEVxaHNZMEkyZzAraGRWcWRXNzc1SHkxS040RitiYStxY3FOYXZwQUNmNXd5WWhu UnVmZ2FUcUhmUGZzRW0wUnJHV3djZE5vSXl5OWFpMnFEQTlsMTY4dnBsSlRXTFZZVDFSeHJSUC96 VUQxTE90cjh3Y2VGcWM2MkVhUTgxKzh0bzJFcDhDQXdvaHFQeE5aOUIyYWM4Vm5tMENzQ3JVL05C RmpTZzJVMnBSSXB0MWdlNHB2RFJZU0RJcHpsWFAzUGptb210ZlBHWnUxaEZySXgxNTdIbW5kNzg1 R2FiL3I0MnZNOFk3NWViQ2N3cHBFekVidDJ1TkptdHJjRmRoMllxb0NoQUFvd0pUWXFYdDRsTXRM Tnlxck9NUTdZaFU2VXY0ekZ6NzBydUpqcm54YmFwckxJKzlXNmZZRjFnNDF2RVorZXk2dm13eXFB aUVvZFpCU1RybEhHcFV0L2MvbFpISVhIaUM2b3d6a3Ura25weDVjaGcyTFh4SGltOVBJZ0E2Ynpz bGJYL3EvMHRZbEJrOXhYVElxVVdYL0cxZ0pOcVZCaDNGSnRjMm5HWWt1OVZWampteHdxMC9ONzRX OTFTNHBZVmFzNHQrUG9WckxKMEtaaVFuRE5ZWU9qbTd2dzdQUGw3UCtMK09kNjdJaUQ4WG5oYjF1 bXE2YTd1Yk5kcEJscDdmNGoxWG1BQkE2ampCdmdndzFTTFpjL1lLbkhVUlBnL0FzOC8rQWhWc1d6 MFdqS1ZyRzNHbVJrSjQ1c1lINXladytMRHlMUWhaM3lxK2hNL3FZYUZ2YzRuMXA5WUtoUC8yZTFR NEZ4NFd4S3FXY2NKZ1ZmRXAzN3FsM2REYzFKNVRPTTZrRXdDSmJLeHZKN0Fqa0VhTE1yNUgyTHpi QllxMEZyWk5YUm9GSTlwbk5vV05aaGl5cVF6TFI1MTNZVDJ3bUo4cVB6ZStxWG9xL1RjU1lJdVBO eGdCZHhtQXpOVE96RmovZUo4U1dyT0hvK3pPdHNCNTlxaUFXbTRBYTdlZnZ5RTYxTXc5RjU0RzlX U1E2YlBNdGt5aTFpNlRoVTh5YmhlL0JqUVd2bGFJa25VK1Z3SmdGdmlSb05BUmpBb0pUam9uRjUz aCtQaW14SGNtdkw3d2FnbEVmREU2UlU4NTFobmIxR2FCVXhrYklvNDhzR1pNMFVyMWFUZkN2ais0 ekZMeFJ0M2MrRVlyYVJKMXd0WnM2UXpQcGdFSWoxaG5ISXN3VzFDYmRIWW9qY3JTblc2a2ltb1hz N084TVREYTRrL2xXUU1LejRVSHJtMUFnSjNmVWs2N2YwRUNtelFBOUg1cHlsUjdPNkV3bXdvVXZD dUhxUnJsbHhQNzBBQkc2K3dKRG54bUo4Y2pWUHpWU1N6aFFZemR4U1NkY3EyVUcrRWRYcVBydDRX TTRxd1NacE0yZlpmd1ExT0lqcnZlMkdZU0I2eHExakh5ZjJ2S2JuTno0OXRVSDVYTUF0VklwdHlt QWNoNmgrV05pVlJaWU8vRm1TMWg4TGo4MUlocTE5dEdtT2VTZk1yaDFSY2xwZlIrTytDT0lTUnA1 ZWJDczBLMjRjZGdhUk91YUg2M2xQM3BnSVY3dkZOdXZUM3hURjlpb2o5VjhEd1JuUml6Mm1lTmhr NFBtbW8xVkszYWJSODdXTlp1d05odGRVNWxiQ1BENFNhSDFRcjNYUk13Q2hNV216NUdIdVk0ejN1 cE1hdEdIaGwxYUVLN1Rvdk83MDBwaDZRc3pNMDhCQzVKQTd4T2VyWW5JWWVSdjdueGpWUnhKc251 cDFtc0dySUdJQnRZM2dlUG5wcW44TXpHVm9JcjU4d1NFK1lxY3ZKRC9XblArQ2p2T1lNWlBNQWFn Qm03RHMxNWxCQ3k2QW1EdWZEQXRRMm9ZWTZnMTZMOExmT0F3VW9iYWt0SEdaenJhdHNUci9Ec1Yx SjJGcWNUMFI5SjRMYWpCVzJGQ0RINjJuYlhZRzFlaFpYeGdxNVFxVFJUdVpONlJqTTJhZWtFeTlr T216WGl1d0QxcGdUWDZQbGhlVWhITHgweDBRRWpyUU4yWWRiYytOUy9DK0FOdGJQbHZjVzc5OEdq ZHcwU2JSUnY1WXg4bjVZUTNzYTc0Z2l3ZHRTaEs5RnoxQ3A0Z0RiR2YvbWV0eUEyczRnWHpJV244 RzN5MWVYSXN2N0E3RnBsdGFHMk5EQlNmU29kajZqU2VGWnBCL3VZaEJBampZcE5RWFo5U1IxelZW dUJFY1YwK2RGSnBHdGl0cWtzMFVsSFQ5V1lDTGZHd1BncVROclpvcDNSTVJ0VStpNCtQQnI4dGlu YzRwWHVYQTgxd000MVUyQ0tiSFdlbXhQZjFncWJBaitUTUI0NG80OTJmRTdTeWhrZGZ6c2hhb3Z6 UDJpYzRybDNNQ2dwUjcyZ3Frckw0eXNuYkVhd2FXbTJZUkxWOXF2TTVrZTVPZkEwS0NlRDZ2ZVBR SXdWL2lFTGZXMi93d3V6b1VGQy85eTNud3lUTlo5a0VJQ1Q0RkEyWCtkK1RFY1dTeFlkQlRkTlFV ZFdMWGhiSXBPODBjSHJuejUwU2d1ZXdxZURPa3hYdUg0b1dDcHZGM1VJOHpDc3hRdS9nM3FFUXIx QnViTTdGSjhSZFIvNlc4SjBPdStQZG53dVBOWmVkR0NMUkRObCs4eFVXRG4vRUVJTnhJL0NKV3pB b0Y2MEkrNVNlUGJoQjZHbUxxT3Y3WGQ0OGVFaGtQcTJyVDMzcVM4b2gxWDVWZ0FrZHVnY3VLNDQw QVhndW1ydS9yTHJIT2dDc002UkhyK3VPTkFGNExwcTd2Nnk2eHk0aGdWZy9WVjd2SFBnTEFlNkFK emxTVSs1ampod1RBS3dNbHVsYlpqMWRqR1RwdWhHTnplK2paWDF6TXZKZ1dNU2dNdkp3VTdWVVhP Z0M4QlJOMThuL2xBT2RBRTRsSU9YOGZsTzA4NGM2QUt3TTZ0NndXdVJBMTBBcnNWVzdlKzBNd2U2 QU96TXFsN3dXdVJBRjRCcnNWWDdPKzNNZ1M0QU83T3FGendHRHV4TFl4ZUFmVG5XeTE5VEhPZ0Nj RTAxWjMrWmZUblFCV0EzanZrSGJmOHhCdnk3NFBwVDIvTFh5eDhhbjd1K2JmZ096VC8wZlJkN3Zn dkFZcXp0aUVjNDRHb2RWOVRzY2hIV3lPUHpKM1VCbUorbkhlTlpEcmlQeU1WV3JtUjBTY0tsNlhl WGhwQ3pQTnMzcFplL3hCeHdkYzFIaEw2NmxpWEJ5K0c2QU96V0R0ZjYwZWxEMysvUTUzZHJoUVZL ZFFGWWdLa2Q1ZkZ3b0F2QThiUlZwM1FCRHN3cEFHNG9kb094bTMvZEZjcGtXT0J1VHQ4WmRsV2h5 NTdXWDhYbFIxWFdiVzVUTjBtM3o3bE4yRjJXOVJ3Y2JYNkZENkdyY0d3ekExYTVYZnc1NkJtcng2 MStlTnp5M3JYMXJxY2N1eWkzeFhIbyswMDk3N3ZTMnNmOXJXNnNVK2ROOHVQZVdPbEFtWGRLbXN2 QnhGMlVWbGUvSjNuUytjOUFGaVhQZ0RIejlPVERsVEdIQUxqeDJXV3Q3cTczcjRvKytDQ3Q2dURm UEQ4K3BPZitUOWYvdVFvdlNWZWNxN0xkNVNuQmpXYXUraGJlQkJxOHpHbStIZVdXdUxZOEdnNmxx OFYzYUhncGVsNTBHQVlEajZzbThWZzlSYXNQU3JoUDFHMXhidERUYVNydk12bXVmL3oxRTRJSUNL RTRpVTU2dm56anlrUUZYSUxzTmtEaHZlQlFBVEFLUHlrMXV1TXozc3FSWUdsdU1YNU1ValJNdkN2 T0phMDZabXNSTUVPNGQ3UUsrWFRQdHNiU29LNzc4NHdicDkwa0xBem1vZ3V1T1dCSmV1NGZBZzA4 OFFhamFQSGVLQ3NObUFHa2IvdDRockp6QXNIVEQxeDdXRmVoRzYyMWwzU2dqRnVyWGJsWmRic2lF czhxUHVZYkpIMWNSSjYrVXdPbytNNXdxQUF3YmVuUUtuU1I2MGNtZ1BBN3hmZlJDMWRadXdOVUdp WWtlZVY4RWNXZGw2dElmakRGOU8wNjlrUUhrazNDaGNmQTVhN3FrT2RaRjZ6eXhjRmNkTUUxQnl4 Smo0dUswZWg2OU9JTDNydm0vaGJKS0VIUTFsK1h1Qy9OeExzUVJ4MUdDeUd0VzhUZEEvcmcxQzRk S0pQbzRQc0FSdkloZjJaMk0zeUNvODZYaWU3YzVQZ0FTdldkSm5sN0VGTzJkVUdHVVFBQUIycEpS RUZVbHhvdm9WTzNIN1p3cTdST1BIYUpxY3RZN3hjMEphV211ZmJxNjJRTjdUUklza200OURGd3Ri b2JsZVdaT2x2MVoyNjYxSEVJWEFROVJsTFhwdU56UzZ0WlVVZnhSUnJwUG5weTd3UzJ6YTRwY3VG TzN6Q1NxOWpNYm9ZWEhnTWZQM0YxdkR6UFVhR0Y5NFpEQk1DMDZzNTIrcmRGamhHK0hZWFhpZkVO c1ZZZDhoSnRtZlZwVU1PUjlMYU1zTWJESEw0NDNjODEyc0pnYnJyZ1BBU1dwc2NITG54aWlmb3pS cWVQeWZuK1FlWDVwb052RUZUOHN2aEdjQ041MFdPR042TlZ2UFZwSFc2T2xrWm9xTkRDZThNaEFr QjNjNmU3OHgxR2JOYWJUUVI0UWV1RFRXWGFhZkIyS1ZpV2d3U3ZPRjgvSndBU2ZLYlZ0ZUxDQlV2 UVZialA0eTlOejVORGxEcmlUVG9mQ1NrVnhEMzd0NTRzZVhVemZIR0l3S0xDREcrbUYyN0JzWXBx L3hjbTQ3c0Ntd2JlWkUrN1F3UmdHdXNOT2JiQWZhV0VsY0xIRFh6MTQ0YmNzeUhUR1ltV3cxSmtM U0Rjd3UwVEtmVUp3NTZWK0w1dVg3cjJ4Yjl2K1VQb2FkVy9xWHFOa0Q2WUlkL00yWDdtU3RwbEFa cUU5Ung2MEttajg4VUxyQTMwQVhHZm1UcFArM3QyQlhNSkFOcysyKzJEZ3RYSERMd0lxYVNhYUNC V2lqRnBUdkZUeml6UlRvT3NRU1MrQ2xHSmZGS240azlNd0tJcTNxaWJpNjVSNU9kSVhJS2VkYjEv akN3ekwxVzE4Z2hjaFMrVHI4OVlSK29INktMcXJLdHJUS1RXa1BKWmpxak93dWVDUXdXQWRKSlNY eHRrYmFCckl0cGlhNTBnUWxIVDhIcGVHemVxMXpSb0lkeU9WbFNpZHprcHJFRjkxZklrZXNwYmdx NVRGZXdadWRyMDZGalZxZllrL2NLTHQ4YVE5VDBoRmk4V1JFVDUvRlpwQytMbmdrTUVRS095N05E QmJYUzFCQkFJZG1mZnRySmFSN2gxd2xTSGJaOGxLRFVOR3FucWhaV2hFbEdOaEgyZWxaVkR1SVds NkdycjJDZDhHZWhCZzlsekg3cXZWbGtqdXBtOTZtZENMdHBwR1VDZXZsVFdMZkZ6d1NFQ1FCZDdZ Rk1yZXk3N0xXSXRWSzNpZmR1cUZyYTdOb0xScXAwRzc1ZzZmRGVLS2tRbFNuUlF4c2ZUK09JdExF VlhXOGMrNGFYcGFUY1VwK2pDUDdObjVUKzNBcGZVWjltclBRSDZ2dU1qU1BVaFFmMUkyQUI3OEt4 MmlBRDRtSGFacVpqaUVFY0l4dllCRUx6ZUNOS21vSjBHYmVpd1hGQ0ZxRVNlZWZZd0RGUXU0WFZZ a3E3MXVuYUpMMDFQallpYmFERkQxd2FZTmROek5oVytCSG42a3c4cklvWG1vTjMxTmVxMU5NYVNj OXYrSVNnNFJBRHNNaFlleEc0enhkMHFoVzhUMk1XMTA2QUZqNjlUMHYycFJKNS9mSDZlSHhoelM5 STFWdCsydEtYcG9SYmViQXNSNzVQOFVoM3R4ZWhnU2JxMDdnV2g3TEdCY3ZZdW1FWDFJV25VMytj SkhBcUhDRUJidDlPYlZKUTJyUTNiRFdVSjBwbmI5RTNoZGhwME51UkRUZ283VStKQTNVbDBvN2NF WFJzcjNKSzVCRDFtU0VkT1NqVllKOEZDOG5PYVJGWTIxcmttNlZJR1cyT0lkYVNEZnRScjdmKzR1 U2crUkFDTStrVUhDYjF2SXN4ODhhNDRqZUxNajNWQVRWK1Z1VjYyMHNzM3pkVXEzK2dQNUpuNnFG ckNZN0EwWFdOMWJrcTdDSG9lR2dMd2YzMDlRRGdzRnNzcVovUjNoRGpGcjVvelVGTEp0aEhRR2tP c1g1d2I4c3pUODBORmpuZTRPMFFBck5ReHRLaHdGb2hhWW5INjZDVHltVDJma2JBUGI5dXFKd2lK cmh5OWZoV1krTEhBTVZxdFo3TVEwV1BYMHl1K05GMVZ6NjcrMHZRNEM2VWRIeDZDYkhqaHU0OWhH MERzQU5jQ1V0czR1NlZNaWw2b3MxZFJGaHVENGhOU096cjFFMzBqMFRPT2djT3BVYjVuU3JqMUNm L3pjT2FCOHlSZzNIbWU4d3hHM2pVQjU0SGlyUndkM1gvOTN5TXhmbTFpMkFYMm9nOUp1aGVLTjdD T01JOEtUMEU3RFNwRG9INVVZQU5jQkYwYnFqK1ROVDg5cDZzdytqL3NKS240ZjdmRTJ3SEdqT2xv eVpUaElNVVhkVGJpbkZaMVlsaEZaZ0g5UXorNWc0UUowRzhJY1dYdjB2NVZkaWYvRUFGUUFjYjZC eGovRDJCYXFoZVVad3A3VkFKMmdLM2liVms3TCtRZlo1SThVSTBjbFJhZUFqaU0rSlZ2QnFubksy M01YNXF1c1RvM3BTMUpENTM0QWFuOHRnSHJKak50Z29PMjhBOUlySE9PbzF4dHk0OVIzNElkTDlC WFlDQ3M4THJQR1BLVUpuSFg5bThlMlJ3OFZBQmdKOTJQU0VDSHB0ZWJyZ0R6MVQyVGJvcXVVZC91 clhQKzhtK2NQQ044dkVubnVUcSs2eG1iSWxTanlRZWFqRG5wMm5icndiWjhaQzFGajQxSWZITGt4 SzY4bzhSNHBTMzhxNkg4RWdwMGpNRTIrZy9OVnljYW41cUF2U0wwRmR3OWFiczR6L3ZYeTEzYmZ4 ZWN3eHdDc0ZORnZWRG53RGs0d0dyRyt1TlJoL2tjZmhPZURib0F6TWJLam1nQkRsQ1ptSEdodG1p ZXhmWVBXVUVYZ09KRTk2ODJCMWg1N0JlaFE1aUJ4UnBTM05reUp6OEhrVG1oQzhDYzNPeTREdUdB b3c3UERBSzZ2b1c5bmVEYU9QVy96SzIxTWNYbWNWMEE1dUZqeDNJNEJ4eC9ZREpleDhUdS84Z2tF b3g0ODdvdUFQUHlzMk03UHdkc2JyTDVsOFdLQ2Z3K1FlZS9DSmxERTV6ZmRRR1luNmNkNC9rNFlB YTRWeDR0TXk0ek90V0hZQ1I1R2RjRllCbStkcXhId29FakVvQWo0V2duODZnNDBBWGdxSnFyRXpz M0I3b0F6TTNSanUrb09OQUY0S2lhcXhNN053ZTZBTXpOMFk3dnFEalFCZUFZbXF2VHVCZ0h1Z0Fz eHRxTytCZzQwQVhnR0ZxcDA3Z1lCN29BTE1iYWp2Z1lPTkFGNEJoYXFkTzRHQWU2QUN6RzJvNTRE ZzRzamFNTHdOSWM3dmd2TlFmK0R3QUEvLzlmVlliM0FBQUFCa2xFUVZRREFGRVJYZzRidDVjekFB QUFBRWxGVGtTdVFtQ0MiPjwvaW1hZ2U+PC9nPjwvZz48L2c+PC9nPjxnPjxnIHRyYW5zZm9ybT0i dHJhbnNsYXRlKDAuNSAwLjUpIj48cGF0aCBkPSJNNTIyLjc1IDQxN0M1MjUuNDUgNDE3IDUyNi44 IDQ0OC44MzMgNTI2LjggNTEyLjUgNTI2LjggNTc2LjE2NyA0ODcuNDA3IDYwOCA0MDguNjIgNjA4 IiBzdHJva2U9IiMwMDAwMDAiIHN0cm9rZS1taXRlcmxpbWl0PSIxMCIgZmlsbD0ibm9uZSIvPjxw YXRoIGQ9Ik00MDMuMzcgNjA4IDQxMC4zNyA2MDQuNSA0MDguNjIgNjA4IDQxMC4zNyA2MTEuNVoi IHN0cm9rZT0iIzAwMDAwMCIgc3Ryb2tlLW1pdGVybGltaXQ9IjEwIi8+PC9nPjwvZz48Zz48ZyB0 cmFuc2Zvcm09InRyYW5zbGF0ZSgwLjUgMC41KSI+PHBhdGggZD0iTTUyMi43NSA0MTdDNTI0Ljc4 MyA0MTcgNTI1LjggNDQzIDUyNS44IDQ5NSA1MjUuOCA1NDcgNDgxLjk2NyA1NzMgMzk0LjMgNTcz IDMwNi42MzMgNTczIDI2Mi44IDU3OC44MzMgMjYyLjggNTkwLjUgMjYyLjggNjAyLjE2NyAyMzMu MDczIDYwOCAxNzMuNjIgNjA4IiBzdHJva2U9IiMwMDAwMDAiIHN0cm9rZS1taXRlcmxpbWl0PSIx MCIgZmlsbD0ibm9uZSIvPjxwYXRoIGQ9Ik0xNjguMzcgNjA4IDE3NS4zNyA2MDQuNSAxNzMuNjIg NjA4IDE3NS4zNyA2MTEuNVoiIHN0cm9rZT0iIzAwMDAwMCIgc3Ryb2tlLW1pdGVybGltaXQ9IjEw Ii8+PC9nPjwvZz48Zz48ZyB0cmFuc2Zvcm09InRyYW5zbGF0ZSgwLjUgMC41KSI+PHJlY3QgeD0i NDk3Ljc1IiB5PSIzODciIHJ4PSIzLjYiIHJ5PSIzLjYiIHdpZHRoPSI1MCIgaGVpZ2h0PSIzMCIg c3Ryb2tlPSIjRDZCNjU2IiBmaWxsPSIjRkZGMkNDIi8+PC9nPjxnPjxnPjxnPjxpbWFnZSB4PSI0 OTkiIHk9IjM5MS41IiB3aWR0aD0iNDgiIGhlaWdodD0iMjQuMjUiIHhsaW5rOmhyZWY9ImRhdGE6 aW1hZ2UvcG5nO2Jhc2U2NCxpVkJPUncwS0dnb0FBQUFOU1VoRVVnQUFBTUFBQUFCaENBWUFBQUNB bks1TUFBQVFBRWxFUVZSNEFlemRDZFI5WHprSDhHTktaSWlRSVZObExyTkV4aVJDeGdZTkM0VVdL bG1wRkZFaVE2V1dUQmxLSkdRbUxDUkVvUkJsRGl0ejVtU1psdm43T2IvM2VaMzMvdTg1OTk3Zjd3 N252bmUvNjNudW5wNnpoMmZ2WjU5blAzdS8rN3h5MS80YUIwNllBMDBBVHJqelc5TzdyZ2xBR3dV bnpZRW1BQ2ZkL2EzeFRRRGFHRGhwRHB5d0FKeDB2N2ZHbjNGZ2x3THdIaW5qWDRML3UwVzhZL0px Y0xrNThHMXBYbzJaejR0L3A3QkxBZGhweFZ2bWpRUGI0RUFUZ0cxd3NlVnh0QnpZcFFEOFdyaHln K0FyVGVDM0o2M2dPZkc4ZG5DSy9wbEpiOUE0c0RVTzdGSUF0bGJKbHRHV09kQ3lPK2RBRTRCelZq VFBLWEtnQ2NBcDlucHI4emtIamxVQVhpVXQrTWpnVHdUL09WaG1NMzV4ektXdmx2Z3BLSE1iVXky VExkcTN5OCszQnY4aFdIbitSZnhmR1h5ZDRCRGVKSUd2Q3Y1MWNCVnRTTTZoeXZXTWVrcDR4L3o4 YVBBL2d1TGhIOGIva09CaXVZa2FoZGRJeXAyQ2VJQVg4b0g4NHBTM0tWL2VPUGw5YzdEcXByM2Fy ZjJKdmdCdm5wQTYvMFpjWlNxNzhHOFM5OTNCOXczcXZ6aUhoMk1VZ0hjSTIzNHJhTUI4V0Z3TDdU Zzk4SXY3a1lSK04vaGV3WFhnZWlGNmVQRDNncDhTZkwxZ3dadkdvMU9WK2E3eFc2Ui9VdHcvQ1Q0 dytFYkJncUw5bzBTOFozQVZ5T3R6US9UYlFRSTlISnczU3h6Qis3TzRIeFZFRzJjcFNQdlFwUHhw OEh1RGVJQVg4ZmJBTDI1VHZyeDFudjc1NEtjRnEyN2FlNytFM3lwWUlQOG5KcUI4ZFg2WCtNWEZP WWMzak8rdXdlY0ZmekpJc09JY0ZvNU5BTXdldnhpV3ZYMnc0UGZqZWNvWkdrang5bUFBL1ZSOHR3 dE9nY0ZqdytWTHpvaitNZTczQk9VcDczaDdNTHM5S2I1UERYcExHQkJEV29NK1NUMjhRWDYvTnZp NndTbTRkeElmRndUL2s1K2ZEWnB0ZnpWdWdUZkFEeWZ3OGNGbG9QNzNUWUlaWHJueDlxRHUyc0RT UmxqN3lQemdpMEU0bGw5SWV2QTJlV3A4YnhQOHo2QTZ5T3N2ei94VlIyMlVkdi9FRjNpcml0TVdk UmoyQzVvUHlRK0J3Y040OXdlTEpSMlRBSmh4bnBZRzNEQUlmaWsvYnhza0RBWWx2RVhDQnFxWkx0 NE83VGQyWGVmWmJ1UlBSMzlNMGd4QU01MUJaS2FTbjdjTjRVaHlEKytkWDUwYXAxdWtOVkR1bFFU NXhPbHVsWi8zQ1U2QmNxVi9aMzY4ZFc0Yjl6NUJieTZ6YncweS9VVDQzaWxwaTBEQXZ6cVJhT0ow bmhueTVaTVRxZjFtWlcrNEJEc0Q3OG54dkZ0d0RBaVdXZndYUXZBV3dZOE55b3ZmVzVKUUpLcTdX MzRNNkRpZHR0ODlIa0tCWGx2d1ViK0kwODRrOStDTjk4Njk3NEEveGJRRFZtR3RvblhHZzBKNTB5 QjRkbjd1RVB5RDRDTDhlU0tvS0dqaTdUenpPZkhJSTg0b1BDd3BacXYvamx0QWZ5VkF6NitJTTNl TTlobEpmMVlRS08vZGVWWWdnVEtnL21tQjdvOFRwczlYR3dubVp5Wk92bkY2ZUszOGZrR3crbEdi Q1VROWs2UnplSEY4SHg2c3RCdkdUN1Y3MWJoalFPK1gvMThOQ1BEblg4L0NCclc2bndXN0w0dUhu bzhtM2d1Z2ZWVEdFc0xYVE9wYkJnOEt4YmlEVm1LTndzMWdaaFNrT3VXTDQzbEZjQXlrUFRLSi94 VUVucVdmOHk5REtzTFRrMkRBeDdrQThxTC9WK1FVN2IrRnlBWmduQjRzcW52UHlNL0xFditZWU0y bThWNEFaWDNSSU1aYVlOaU9XeWF0M2pMcjhFVitEODB6MWM3YngrL05GV2NwRUpwaDJ4ZUpxR2RV UDRZQ3FwRVp2dkplcEJYKysvd00xYUdwc2tPNmV6Z1dBZERSYjNiR2psV2Rja2JXbVdsZWNoYncy cWJPbkFXdjQxQWJXRGV1azNBV1ViT200Q3BhTXgyNmRkQmkwQUNhb3FXQ0dMaG9GdHRoOEZ2QVM2 TVMvanJQQ3JTb1pTQkE5dnI1bVhwTDRaOTFUc2lXZ2dYNlBaSnlrNkQrcVh3VFhBb21KT3VEcFlt SGlEd1dBYUJERm4rOERSNmZ3RGV0d01jbW5jVWlUa2R0c1Bqalg0WTZXZWNzUzF1TTA0SHIwaTQr dXhqKzZVUk16WmhKN3RTTlNiVExuM1lNOVdaNmZhSjdNREV3UGZhQmlSK3pNRE5sa1REQmxuL1JO VnV2cXQvaU00dGhxcGIxRUhYclY1SklQWTB6RHpnV0FSaXFFblJoZXVlbmg0VlRpQVp0eUVDbkk3 cVJ2K0VNUDBLeWsraDEzaFlFam9wUkZiQ0E1YmRBTmV2eXd5R044QmdhMElTZzBzM2U1VjkwbCtu eWl6UVZadHUzbjBJOUpkaFVJbVc5UEFUV1VNeWo2NWlHUTc0L09CWUIyQjlIOWxlU2hhUkJjclVs ZWh0TUxXQ244bDFYV0tieXFEVDFzRGF4bnFFZVdyT3dDaTNiS05QZTRZSzY4amlZZTR3Q3dCYU42 WnVpR2VoZ2pGNVNNUE1yMCtlU3BMV2l6SzVYcTRwdGEvR3BEMWgybk5LMTBUV3NPSUd3Ri9Db1JI NXdVRnU5c2V6TkpEZ1BPQllCWU5vc2psRnJybCtCSTNZTkhsYVVWVTFnNmh5YUM0c1hpNnFSd2JV cUwrbmVHa04xMElhWitLdEI2d2RXcFhyVzJzTGVnakpZcTFqZkhwSEVud3RheTJpenRBVG5BY2Np QUw4ellKZUYzN0xYNjREa2FMeDA1bFdWdFpDdk5aQVp2eXhDbm51Um56TzBPQ1lzWjhGUjUwWkpH VzZvRGZOTDBrWnc1MUNia09KMEZ1b2ZIUThoR0ZzN3FCOUxWc2ptQWNjaUFDOE11eHhRaTlPWjZl d2k4ay9oelpQb2JBcTlVNmVzTTlqeXlGN0IrUjBEY3FwUXh6L3EzSXgyc013VVBkTW4rNzh3azZq WmwvOGlYZ3pkSnNFU0tMUHlVSWlTdEJIWXJhNEhIRkZoRnEzd010Y085WlRaZGRrek80MDdGZ0Zn cFJucWpzN3RNSzJOTVllbGhObk5zUWh2QzdOVUNkRFlNNGVJZCtUQlVRR3F3Ykx5cVQ0V2xaWDJm Zkd3cXNUcGdVQTRQeVJnUDRDNllYZFdlQm5LN3l1U1VPWFp0YjRXRlNoWm5jT040N091aWJNVTFN czZ6QTd3VW9KRFJCNkxBSGoxMnpFMVkrRVRIZmJINGpHRFZtY20yQU85MnRrWUp0SStJajlQQ0w0 ME9FZjQ4bFRLZWFQRndVT2xjY0N0RnF4bWZvZndRbjRPZHA0Zm5WQzlCVmhmNk50MDgwUmZnTVg4 OE5KQnZMRmQ2QXNQandUTStwWGt0S2tqSjh5aEZjZlZQOHBXTC9VVFY3aElXL0Y3YzQ5RkFEREVM cWZac2pyTXJPNnR3S3ptREk2TnNaOEpvUm5TbVpsNGUzRFd4c25EUGpDekg1WWNmVUFJcUdyYTRa Q2FYV3lxaVlOK3FteXdPam5xVEwzd0VKK2JnQ1BWRHFMRjJ6bXlUVmprSVMvL2YrQmMwVEEvUE1U TEYzVFg5dmVEZVZ4WmNYcHdGdWp2NHRNTy9jSFZQOHBXTCtVU2hKRDBVS3BZSHpqRUQrWWZvdHly TGZNSDhxQlpmM2g4d0NMeExvazM0ek8zRGR0a2hudEEwakErenV5QWV1T2ZTMVRNVzAwN0RQVGh3 RENRclFQR0Jpc2grcnBrNEdUcGNHTk5Idkt5ODByMUNVa1BlR2NkZ0pkOXhEWDhFTWg3NW5sNXh1 bWgycUUvdEVmL1NMQUxUQWk4c2RSWm5EY1Y4eWovUVhBNFdBNVNnYXNvMU8wUnp2V3dPRGhMWThh dmJNeUN2NWtBMnpOcnc0UGpweWJFbVNVUVRIVzhkV3BIcFJPT3QrTnFtdzBteDBCV25iRXhvUHlE a01XeXN6bDJYcGxKNVFYeHlHeHM4aUFZQnFQNGJhQjFDTXVjL3dmQWUzMVErWHFyT1UxckI5aFJj dFk4YldHY1FFTTEwajcrbmVDcVRBOHRBTTZYMHhIaEI2V3k2NXhsQ1ZrL1FHeStPTjdyUUpmbkla MFNVeTBHVjFra2htVmJuTWwzREtYTEgzcHVqRTc4SnJUb0RWNEQxbUMza0ZVR1Y5c0l4WmhKMGJP TFNOaWR5Q1JRVEk3eWduajBpU0YyUkdGVmZ0cm5HYWd0ZVd3bEVEYi9BSVQzK3NDemtNWHVNL0sw RTdMYUdXOW5GOXA1THVtdm5naUgvZUtjdzlXVWYvN3dwcDVEQzhDbTlXMzBqUU5iNVVBVGdLMnlz MlYyYkJ4b0FuQnNQZGJxdTFVT05BSFlLanRiWnNmR2dVc3NBTWZXRmEyK2grQkFFNEJEY0wyVk9S c09OQUhZZjFmczFjeTMvK1lkVjRsTkFJNnJ2MXB0dDh5QkpnQmJabWpMN3JnNDBBVGd1UHBydmRv MnFyVTUwQVJnYlZZMXdzdklnU1lBbDdGWFc1dlc1a0FUZ0xWWjFRZ3ZJd2VhQUZ6R1htMXRXcHNE VFFEV1psVWpQQVlPYkZySEpnQ2JjcXpSWHlvT05BRzRWTjNaR3JNcEI1b0FiTXF4Um4rcE9OQUU0 RkoxWjJ2TXBoeG9BckFweHhyOXBlTEFKUktBUzlVdnJURjc0a0FUZ0QweHVoVXpUdzQwQVpobnY3 UmE3WWtEVFFEMnhPaFd6RHc1TUNjQmNJZWx5NU9neTJKWGNXd1ZmYVc3dE1uVjZHNU5jMCtvaTJT VjRhdVFyaVYwZS9SaVdlSytOSkh1MUVRTFhkcmxjbG8zcXlXcHUyTit4RU5sSlRnS0xvdHlwYnZM YnVYakdjZ3ZUbDV1dEI3TklBbks4RXkxSjFHZDI2KzF3V1ZUMHFBOGZhdlhUV3d1bjBLM0NwV3RE dXJpZWZsQWZuSHFyZzNEZk40dkFUZllvUnZXS2RHam9ENTQ2Qm00VGorUFpyYU5oRGtKd0RiYU01 YUhlK3g5SHRUWDNYVTJPbmRXM2k4ZXQ1VEY2VUVuZjNaOFBocmhBOUhET3pWOWxNNkg5OXpWK2ZE UXVMMHR6a3B3amFOdjdicTYwQTNLOHFtSCtNWDVzcjByQTEyWFhtbFRyb0gwV1NGd0orY0R1Njd6 TlpZRWU1RG5YZVA3NWVCM0JWMUxIbWNVUGpBcHlsWUhkZkY4b25yZ0Y2ZnVibkFiOHNvMWlHNThR K2pLY3dMRVA0V2VkejBqR2hmK3V2bU8vMkI0Q2dMZzJ2R25oc091R1RkaitXNlY3NHk1dDVMZmg5 MlMzQmxVYmxsMnRYb0ppWHN1M2IvdnpjRVZSdXY3Qks0QzVKOUNsOXE2UXJ4dWVVYnJQdjZueEFP SE55dmZMSEZ1dTc1ZDNDbFFUd0xvUWx6MXJEWXQxbEVlQk1GWEd6MGp2SWlma0FnM2FpczczaDZH OWVQdkkvUGpBeHpxVjVQQ0t4TDNIY0VDVnptdUVqWnZKZGNsZXViWitUR1p4RGtjbklJQTZId3pt Um5NaGJtK1crVWYwL25ONkFhUUh2QktON0Q1b1RzMjNWeDgyd1R1RStUNkVGemRxa3lsU3ZRb21P MmVsbFMzSmNmcGZNM0ZGMUlJZzZ2Sm9ZdGhxVEZtWHpSb1hTYnJXZUZsU0tEZEJFMFlIeFlDZzA2 YnFvNEdtTFltcVFkQzRBM1lCd1kvUHBQMHBJUnJETGprVnR5d2Z0NWVCcmJaT3FTZFNlUUw0Nm52 ZkxucXZOSjhuY1p0ejBsZUNwNjUweURGeHo1ODkyRVF0WDl2Tlg3L0plKzNSSG8vbGNaZDlWV3lT Mko5cWxUWW9KSmVhbzAzQnVFWVhqZU96bGRtWERJclhYZ01DZDJEa25qVElERGIzU0VlWDdxSmN3 Rjg5TTRWNW1na2VNYUhKdVFoUElZR3Y4dHJYWWc3cE5GR3d2VzNaNUVFMWJYa1o4SGVrYmR2S1Bq R2dnajFJa1J1YnhZdXBLZTdwZG9GdC96aVB5NC9CQ0ZPWndhdmV1T2RDMzdGTDBQUHVMNWVtdWU4 VWZrUGlxY2lBQzhPbCtuaGNaYUNtZXY5ejFMTWFCYVc5V1k0aXo1M3hFdEhkeDY1NERHREcxQ2lD UjgxaE1vZ3ZBeWxQVElKTlNONmRxalhKK2tDR0VDMUtMNlFjQlp3TS9id0NuU0Q3eXlwZCtROUhL eStVMkRkMHljdStiRVFwc3E1MXR3TjAyNTFScWErWm5KK3FONGxWTUpEOUhVWXQxU0xJelMrTGNC L1VEd1ZBWGhKdUR3MVlDMEVMZVJDMXVsb1h6emtIME1EVUNlT3BkOHlDVlNST04wcTRVTUQ1YW1l L05RejZnZi9NclIyR0g3dGZaSG0zeFBoU3kxeGxvSzhsU0hSd0IrcVRPSVdrWUJTRWVuL1ZDcnFV dEY0Vmg3Qzh2VXRBUDRoZXNPV3dKa1FucDdFZXFQRWUvVndyVStlaWdBWU1GTU05NEdINHVYejRq R0E0b3lDbVc4NHd5NFMwdTByenR2ZzhRbjRaTkFVUGpZMExGTngrZ1g1Y0dFcWJvZ1dwK293ak52 RTd4NS9hcEJuQ1B2VTVJQm1DaGtUV0luUXlOTkE1d29YRHQrd1BuVzFxR29WM2Q3ZFV4RUErdjRZ YzMxSXdzeFc2YXNHZjlGTmRXTHRGYUNsRWxoUCtHVFFGS0pCNnhsb1FjeGRob3RyazJVMFUzR3NS NVZ1RDRFZHY4S2J1aVlXK3c0bGtGU2RFdVRLaTRtMDNyQXNSOTRvbFhaUTkxUUVZQk1tV3hCdVFu K010R2JrYmRaN3VDZkFpc1RjV2ZtenBObElFMlpFbUZJZDBld1Ztd0JjbDkzYkhoejJIS2dFbXlJ THozVnJ0NTBZS3RSMmNycVNpeG5kRnlPdmhMcnVidkV3ZThicDdNSkRmdnNJczVwZ2psVUEyUFZy a1lteHJyekt4Z0FBQmExSlJFRlUxNEplLzlTQXlzTjNoc3MvNVU0SkN0Tm1QVXV0dVg0Rlp1SU9W VUo4eE05cnJacGQzVnBMc0tqWjM1Q25qeGtTZm40Ymo2VXFDUjhjajFVQXJ0ZDFuUTJnYlRDUURz dFNVM214bWE4YXNEclVRcktlV1hTSDZ3TUxiR2VMRm1rT0dSNjI5K2FweU5SNkk4azlmSDUrcVRB c1FQZU9meEVzcGxuUXhCTXFhaERodHlZUXg4bzFDOXUveWhUT1ZRQVc3ZFpWMzNMcG1WTURzT2pX ZFowVFlwNUQ3L2lDUWNFL2hpdzdUS2RqNlM5TWdzRVNwek1ZU2djV0hrTmxzck96cWhoa3BUYU0w VjlMdk1GWWJ6M21VSU4xS2o5bXpBOElBWDJlUUE4WDBZbnVnZkhBem5jZnlJOHpSTXlpZHI4VDdK NlZId2NRNDh3SDVpUUFMeHF3NVRieDN6aTRERERmdHIrZHgyWHBWeE5ud05Yc1pEWjBJRTQ1eS9J U2J4Zld3RjZXTG82ZVM5L2xoNDVZM0lwbkJPWDVrS1JSRzd3dHpKd2xRSW5lT2pqbCtrTm51WHFi UFRUK0d3WEg0Q09TVUlmWUNNNndiVWs2aCtHZWdGMWZld2JXQWlZWEIvUE9DZWZpbVpNQU9DdURV WGhqaG45Y1BJdTZxVTc2bHNRekdjYlpHamhPOE9qa1Z1VXpWeXBuY1QwZzdMQ2M5SkNQQWozM01V a3RuWmhRMFpFTklnTXVTZWV3TE04bkpQV2x3VjBCdGU4YmtubHRsam1GYWhGN2s4UU5RVjNONUho Ulk4VnhaZ0kwcEN1L3QxZnRDWGl6bUtpazZWdVdJdjVaWVRWcURwVnlLdE1CdEtyTFBlTjVlZEJN WlFQSnhwTU9jMjdHd05xMmxlUzVLY3RCcnpnOUtFZjVUa3NxM3hFQTVUdERnOEFnNG82aERSOW5j aHlkUUdOV04zTTZxL09NUk1oVDNzcW9QQlBkT2RYNVJKNGRvODFCWjN3Y3FsT1VoV3Nkb1ZBM1J5 MHM1aDJESU1Cb21EQk5UR050RjYrL3VJVEhtODF6amt2NDN3TCtXZUdjQk1CQWNSeTVUbHRpRkFZ NitXakdyUzEyblhUN0pOcXhqYk0xMEduTytEaUlWb01DZjd6S2xXOHhwejdTN3A5U2JlakU2Y0ZB NlQwTFA5cGkxbmR1djVKc0V0MGxBWG5LV3hrSjltQndQU0ErdklnekF0dUwvdjVrNVpUcnNINzRy RzRtQUdlR1F0S0RBNEQ2Z3Ntemp4ajVNVkc5WUpCRzRIOThFSjZWZDhqOE9WU00zbXR3V0FOUUdZ WUR3WXhsNEZsWVlmSXU2c3M4U01XeHlIVjh3U3U5eW1FdU5RaVlQLzB2QUlHcHRLbWQyZWVFU0oy WkE1MnNOT01ucWdmQ1JEVjRWRUpVaGdmSHBZN0YyUnVvbjdOTDkwaUp6dzhPZWE2dTJ1eVlOTXNQ SG9Sa0VnaUl0MFlST1RKdGNWL2hXYmx6RXdETU1RaVowNXdwc2REMUtvVzNTS0tCVjUzd3pJVEZ3 Mlhxa0RQLzB1Q3k5RHcrQ3Q0eTNrWVd1cDZIamt6Y0swOHMyMFFhZXdPRXZBZURTbjJkclhjaVVu N1FmNkN4WmowaVZNcU1Nd3FidG1jVGVrSkgvYngxU2gveVhGMjFtVmwzS1BBaFd3czhRNVd5Smxy cmdYMFR6VkVBOXMwRDVURTVPdEhJR3VUL0Fwajl4SThoYzZBM2dYU2Q2MW4raGwzSGVzZjZneGNt QzJzaC9sbGlFNEFyM2VJZlk4endiTnora1dYcUpLWW5yRUVJRGI4TklHWlAvb1pkWjgzRGlvY1hG dnV6cy8ycldHRVRnQ3VjWU5hcmRRV0x4OWNuZXRFa21LaU95bkwzZVB3L0x4VW0zbzZPUE90Tzdu YjN4eWhRTy9MOExIZitwVk9KTDh2UDBGQ1E0TFhEdG5Ob0FuQ0ZvM1JnMTZCNEU0Z3BrNkQvSW50 eUlwZ0ZtZmNzOFB3elJ4M3R0ZGp6ZjdVaE9VbGcybldzZ3E1dkQ4Vk9jUEhtYThLUm9YVXB3ZmxC RTRELzd4UDdBTTZ0cy9WWGJGay9tQVdaQUc5UUNYRjFzSC95SmhRSm5pUTQvckRzWHh2Wi9iMUZD Y2FzR2RNRTRHTDMySmhpanJ4em9wa3N5K0tVWU1ka1NkKzNZNHpHY1lsaE9wcFRRMjlPTm45V0xt MW5Oc1lYZXdoSE1URTBBZEJ0RjFHbm1zR1lMQzJNNmZxUS91K1FuanQ1VnBrc0wrWjRlVVBlQVBk Tjg4cDB5bXpzellpSGlaNC9OQUdZZngrMUd1NlFBMGNrQUR2a1FzdjZaRG5RQk9Ca3U3NDFIQWVh QU9CQ3c1UGxRQk9BayszNjFuQWNhQUtBQ3cxUGxnTk5BSTZoNjFzZGQ4YUJKZ0E3WTIzTCtCZzQw QVRnR0hxcDFYRm5IR2dDc0RQV3RveVBnUU5OQUk2aGwxb2RkOGFCSmdBN1kyM0xlQnNjMkhVZVRR QjJ6ZUdXLzZ3NThIOEFBQUQvL3g0ZVlPb0FBQUFHU1VSQlZBTUFJZTNLOElOK0xSNEFBQUFBU1VW T1JLNUNZSUk9Ij48L2ltYWdlPjwvZz48L2c+PC9nPjwvZz48Zz48ZyB0cmFuc2Zvcm09InRyYW5z bGF0ZSgwLjUgMC41KSI+PHBhdGggZD0iTTQxNC4yNSA0MTdDNDE0LjI4MyA0MzEgNDA4LjEzMyA0 MzggMzk1LjggNDM4IDM4My40NjcgNDM4IDM3Ny4yOSA0NDIuODc3IDM3Ny4yNyA0NTIuNjMiIHN0 cm9rZT0iIzAwMDAwMCIgc3Ryb2tlLW1pdGVybGltaXQ9IjEwIiBmaWxsPSJub25lIi8+PHBhdGgg ZD0iTTM3Ny4yNSA0NTcuODggMzczLjc3IDQ1MC44NyAzNzcuMjcgNDUyLjYzIDM4MC43NyA0NTAu ODlaIiBzdHJva2U9IiMwMDAwMDAiIHN0cm9rZS1taXRlcmxpbWl0PSIxMCIvPjwvZz48L2c+PGc+ PGcgdHJhbnNmb3JtPSJ0cmFuc2xhdGUoMC41IDAuNSkiPjxwYXRoIGQ9Ik00MTQuMjUgNDE3QzQx NC4yODMgNDc1LjY2NyA0MDguMTMzIDUwNSAzOTUuOCA1MDUgMzgzLjQ2NyA1MDUgMzc3LjI4MyA1 MzIuMjEgMzc3LjI1IDU4Ni42MyIgc3Ryb2tlPSIjMDAwMDAwIiBzdHJva2UtbWl0ZXJsaW1pdD0i MTAiIGZpbGw9Im5vbmUiLz48cGF0aCBkPSJNMzc3LjI1IDU5MS44OCAzNzMuNzUgNTg0Ljg4IDM3 Ny4yNSA1ODYuNjMgMzgwLjc1IDU4NC44OFoiIHN0cm9rZT0iIzAwMDAwMCIgc3Ryb2tlLW1pdGVy bGltaXQ9IjEwIi8+PC9nPjwvZz48Zz48ZyB0cmFuc2Zvcm09InRyYW5zbGF0ZSgwLjUgMC41KSI+ PHJlY3QgeD0iMzg5LjI1IiB5PSIzODciIHJ4PSIzLjYiIHJ5PSIzLjYiIHdpZHRoPSI1MCIgaGVp Z2h0PSIzMCIgc3Ryb2tlPSIjRDZCNjU2IiBmaWxsPSIjRkZGMkNDIi8+PC9nPjxnPjxnPjxnPjxp bWFnZSB4PSIzOTAiIHk9IjM5MS41IiB3aWR0aD0iNDgiIGhlaWdodD0iMjQuMjUiIHhsaW5rOmhy ZWY9ImRhdGE6aW1hZ2UvcG5nO2Jhc2U2NCxpVkJPUncwS0dnb0FBQUFOU1VoRVVnQUFBTUFBQUFC aENBWUFBQUNBbks1TUFBQVFBRWxFUVZSNEFlemRDZFI5WHprSDhKTXBVMlRPUEtWRVNJWWlzOHlT WkFndFF6UllwcEJoaVlqTVliRllGREl1S2NwVWF5RXlKYUVvSlpSNTFqSVRsckh2NS96dmZ0dnZm Yys5NzdudnU4OTk3MzEvKzY3bk9Yczh6OTc3T2Z2Wis5blBQbmVmbHhqNnIzUGdCdVpBRjRBYitP SDNwZzlERjREZUMyNW9EblFCdUtFZmYyOThGNERlQjI1b0R0ekFBbkJEUC9mZStCVUhEbFVBN3BY Ni9YK0ZqNDcvcFlJZHJoOEhicFltZlhmUTgvNkZ1SzhZM0JzY29nRG82SGRmNDhEN0ovem13UTdY andPdmxpYTlZeEQ4U2k3L0Z0d2JIS0lBNk9nNlBDWVlGYmkzek9YRGd4MnVId2M4Nzl1a1daNzF6 OGZkS3h5aUFMeEhPS0REeHhtK0w1ZC9ENEtQeXVXMWdoMnVGd2MrSU0weDYvOVozTjhON2hVT1RR QmVPYTIvZHhEbytOOFR6MjhFZ1pIaVBYazZYcElEaDNNN2ZmOHVxK284UGU3ZkJ2Y0toeVlBYjVY V3YxMFFQRGVYWndWL0pGaUFHbVMwS09IdUhqY0hYai9WOTh6akRFL0s1WCtDZTRWREVnRFdBTmFm MHNGL05aejR4eURMd0QvRkJlK2RpNWtnVG9kcndJRTdwZzJ2R3ZSOExZRGozUzhja2dDOFVacitv VUZnSkhnc1QvRDNnajhYQk5ZR1pnSCtYZkNsay9sdXdaOEtzakpZY0VGK2NSK1UrSmNNbmdldDZD aExtY3BXQjNXQi9PTFVWVm5uMVVlNlVmUmg4ZnhCRUkyQ2Y1bnd0d2ZOcUFhWGVMZENLenBiQzZr UzFlbXVxN0NaL2s5Vy9yMDZoeVFBZDByTFh6Y0lucEhMczRPQU1OUnEwSzZMNFhjUEVZdXJuNGo3 ZnNGWENCYmdGL2VFUlB4eWtCREdtWVJXZEc0WDZzOEpLbFBaNnBEZ0NQemkxRldkMzJHTW5iNFFr QzlLa3NYamcrTythYkNHMTBuZy9rRzY5WS9GdlZWd0NsclJtYUs5TGU0MWszam5JREQ2RTM3K3Zl S2hDTURMcGRXZkVDendBL0g4YzdBQTg1aVpRSmdLTkhjeGZNL2M4T1JnM1RsK1ArRkhyWkEvM2hI ZUtkZWZDYjVoY0IxYTBYbm5FSDVxVUJ2aWpLQU9wVDYvTThiY2RGRm45U21qNUUyeEw3NStScnhm SGl6d2duak1tdCt4Y29YakhlRkRjbVZScytpTTl4UzBvbk9LNkl3QTNmKzJ5V2ZHOG56alhSN1dT emdVQWZDd3pRRHE5dys1RkpVbjNoRllCeXlTeGtBdWhJWFF4THNSM2pJcFZJRFN4bWNtTEU3bis2 VDRvZEhZbmdNZE5GSERtK1h5eGNHeURvbDNjRThMT21hWDd3OUJhbHljd1JxSC9idXV6KzJUUUJV eEE4UTd5UHVJWVJqY08xUy9ONDcvczRMZy8zTDU1S0FSMyt4NHYvaTV3dUtsSjJwNG4xdytPRmhE S3pvMXpibCtneGcxeUF4bXRwdDdYOU44cFhNMEpYb0JZdlQ2VzY3dU0rbzlmK1d2SGE5RC9OY3FB dlB1c1BKUE9SajdLVWw0OVNCQXovcUNaVW00b05IbnB4TjRRSkEvem5DUFhBaENuS0VsblFlRjRK c0VBUUZuLzFZdjRSci9Jb0dQQzhvVFozRFBBK05SbHpnakVKcWlMdjVvWXI0MytML0JHb1ROTE45 V1JWS3ZscUJURlRITGF5YTZVdk5ucWVVaENNQ3JwRElXaEhGRzBOSHAvV09ndWxnVEdEVkZ2VXd1 SHgzY0JFYS9lclI3U0RMK2FYQVRXSGhTVFl4R1A1dE1OdytDVm5TTTRBUVFUVUw4MEhocUZTL0JV eUR0U3hOVCtPQmVkVW5VQ1BVTXBUUFI0OGVFdFF1aHB2K2JWYWxhRnNxbGJiSzJvb1BXTG1pV293 SzV4OHhlMmltOFZ6d0VBYUQ2c0ZSb09EMy8xM2dtMENLcFhneWIwamZ0REZOdDNtQkZROGUzd0Yw Rkp4MGQ3bDJTUXYrblBsQ1hFaHhhMGZHd3k0ajkyeUZzRVJ4bksrREY4MVk1dEVWZFZzSGg3K0lo U0hFR28vclh4N09KRndUYSt6Wm1qYTlJdnY4TUZtaEZwOUNiNnhieko4SDhwYmszTFpIdnFnWEFk S3pEY2JYdjhiblE5K05Nd2hNVHk3d1haL0JBcVVMODYvaldpU2cwalhwRngwLzBUdENLRHQyK0ZH dzIrSVlFSG5rT2ZsM1NXVXJpaktxWWRSSS9KS0JVUlg1STNmdWJlUERtbStKYWJMOXMzUE9nRloz enlxblR6VHBsZGphci8zbWR1Ry8vVlF1QXptQWtMKzMrd25oTTI1dndqNUplUnRKNGgwMkw0Vm9s MENsZU9BekRSWDZ0NkxCMmxQS3RTOVQ3dm9uWWh2TEltMndqbERXU3dIL2s4bmxCL0loekF0UWtW aDFtUlhtOFJtS3hid1k0eVZSNTVHbEJweUo1cnRkTXhlSW1vM3FhMmZtdkJLOWFBT2orZFlmZWxR bG1nS25GOEZ2c1NtaEQvbFowTnBDL1ZEVEx5ZHVHd3RjR2RlUTRaK0R0RS9PZFFhck9OOGUxenhE bkZMU2ljNHJvbGdCVmprcG5rTHN5ODJlcDMxVUtBRE5tbVFyVngyc1Bwc1B6MEloZVRIc1d3eCti bTR1NkUrOElGbnlqNTVLWFZuVHFhckRIcSsrdStEVTFrWlgvWCtKK2Z2QVdRY0pLR0t4NUVqd0Ru NTRZWmVON3ZLZWdGWjFUUkRjRURGcmF6dUJBK0RaazIwLzBWUXFBa1JzenROU2JuMVFoSThONStI cTU0YXVEQlZoSXFGSWx6R1VDNUVJenpOVElKKzA4YkVXSGFiT1VSYTJabzUrWC9ITmM5ZFNaQ0FO ZTZPVDRxY09Yd1FJZEpsNDcydnhUMklyT0ZHMXhMRmJGL01taXQyMjlKLy9pZUpVQ1lQUTNnbXNr SzgyNmpWNzhKdlFhUWJHQzZPQlVxVG92UzBzSjN6cWVXbjlPY0JLc1AxZ2xMQXp2czhyUmlrN2R0 cmNKN2RjT0xna3NQYXcvSDU5Q0dBdktXc0hJKzY2Sm13dXQ2SlR5YXZPblozaGw1czlTb2FzU0FB dWhEeXVWaUlzWm0vVFlKSjhCMWdNalNFbXdrV1owS1dFbVJLcVNzQm1GcVpWL0V4b3gzeTJKOWlS MDBMTDRiVVhuTjBPYmNNVVpwZ1JXL0RvU1hHckNYeVdCVUJaVHNkbmpjeFAzdENDYU5SOFRkUWFl UHd6RFU2cFl2QmRzUlFldHVZakgzdjVVYnp5WmU5OWkrYTVLQUhSSUk1T0dNVkY2NVpsL0xySWMx SHNDckFwczdlVitieGJhQUJJMjZuMUJQSnNzSVVrYVBqQVhLa09jZ2VBVUUyTXJPblo4QzAxbGVJ ZW4vQTlXZUIwSklPdU1FZE5zUVczU2FlUXpLb3ZIUXdMN2lZa2t3SEVtd2NCZ2Y2TWtzZ3p4dDZL RDFoeGsvaXc4Tm9CWjY4MjViOUU4VnlFQUdGSHY0dHFCWmF2ZnRhRmVGU2lkZ2lwVkw0WlpHTHdD d1BxQnJyY3F2VEpnL1NCY2tIRFlTR0lwS2J4d1FvR09MMDhyT3FaNkMxVENqaTZWeko2R0RxRU80 Z3ErVWp4cytVeWs4WTd3amJuK2NiQ0EzZktpQWxJbGJZUzVyNlFYbDJCOFdRSkY3Ly9yK1BFdHpn aXQ2SXpFenJtWWVWaWxaTHR5ODZkS3dQTFErZmVGM3JONTM2b3dMMzRaamFxb1dWNmphbTFHVzE4 TWU3UFNPejVsRVVqM05lb1lBVzFDZVgvRzR0UnJFRHFrUW5XT2g4ZWo0OGNab1JXZDN3bzFOdm4v amd1TTZtWUZHMWlQU1lRNmVYT1ZOY3pHVnFKRzhIWW5FK1lZV0Yyb1B3UjhGUnprZDU5ZGRIU2dO WUFkN3ZMU25MeUVzQjVzV3RGQit6dzhLUE5ucWV4VkNJQi9kZEVEMWNIRDl5NEkvNjVvVkszVm9D bmQrbkVoK2w3QlB3d1dNQW9aWGIxd1p1T294UHYvc2VOWWRKb1NWOXhXZE94MEcvWHIrdGp0L2Nn VXBFNnNZdlV6SVl5Zm1iUWlOUEdPUUVDdEEzVG9NU0lYOTFHcjBJSDRUSlZLMHVCK0MySXppM0RC Vm5RS3ZXMnV0cG50ckd0WXJMYmwzVnNhcHUydHNCUlUvK2s5d2NGVWlDSDhGMEhXbzlydTdRLzF5 cWhwL1dJQzFnZFVKQ09renBDb0VZeWFPcjVYbnUrVG1CY0dOMEZMT2taRDcraDdFMVVkU3BsbUsv b3h0Y1hpWFNmZlpCelFEbVpQK2J6alk4OUNYS0hGcjcxZWlUYmJNSW5xOENXOXVQSzFvRlBvVGJu V0ljWDhhZGEyc0ovSzF6enVQSUw3RmdDanEzOEJHUWtnNjQyUi9MeDZia3EzWUdYM1JndWlyWXox L0RyUkR5WlN1dldDdk5CTVpCSEpURG5WT1hMTEtXaEZSNmY3eVZEMlh3UjFVQmZvcjVMZVAvcVNw RkhYNHB3TDh2bG5HS05DM1RaKzdmMnVVTERSRldjcnRLSXpWUWlqaGVOdXRCRy81L0I2aWs3enVI MExRUE1HZElLZEE1ZmhRQmVBeTNDdjMzdjBIT2dDY1BTUHNEZmdNaHpvQW5BWjd2VjdqNTREMTFn QWp2N1o5QWJzZ1FOZEFQYkE1RjdFNFhLZ0M4RGhQcHRlc3oxd29BdkFIcGpjaXpoY0RuUUJPTnhu MDJ1MkJ3NTBBZGdEay9kZVJDOXdOZ2U2QU14bVZjOTRIVG5RQmVBNlB0WGVwdGtjNkFJd20xVTk0 M1hrUUJlQTYvaFVlNXRtYzZBTHdHeFc5WXpId0lGZDY5Z0ZZRmVPOWZ6WGlnTmRBSzdWNCt5TjJa VURYUURtY2N3ZjZQMkxDZnI3NEx5N2VxNkQ1MEFYZ0lOL1JGc3I2SmdYeDdnNEpIZHJ4c2FKVjFW dTQyWU1ReGVBNWl6ZEMwSG4vVGdmMVpHSFRwVFkxM084cW5JWFkrcStHTGRZQTE1TStJYnlPY2ZJ NFdMbDJKTjlOZjZxeWwyc2ZWMEFGbU50SjN3TUhPZ0NjQXhQcWRkeE1RNTBBVmlNdFozd01YQmdy Z0FVTTZDVDB4elRmYXMwenBtVkRtaGxHdlNoQXdlME9zazRTYWZBd3NrQldNN2dkRUNTL0pCZjNO MlNleGRkMXNuSVRrNTJaRGdhYUJWOFFXajlVTkJINGh3eUZlKzVvTTRQU3k0SDRoWTYyOXFUckpj R2JWQ21jenBMbVZ3SGZma29OeDdmYktJVXZKTFB5V3BPaEpQbDVYTjVlbEE4bENmQk02RE1pL0lO VGJUbmxsdjZpM3ZtbUkzbjV0ZUdpL0R0REROS3hGd0JLUG01dmk3dTA1YU8zQ3NkMS9tV241WkVw N1RGR2NFRGRBNm1vdzkvT0RGT1lhNi8xTUl2enVHNHpvcDBnbk95YlFUNUhSS0xuczhGT2NkZlhI M0RheVRncTVPT1hIVHNJRUZOMUNTb3U2TUhIYTM0NE9Tb2p4RFhuczlPbkRSbmlHcExncGNHWlRy RlRSdVVXWC81RVhGbmxkNC9IaDNhOGU3YjZwOXNLOWp1NEZGTHZtMHZiWm5VeGZpMnF3QVl6WjJs NllSbngvdjllTnJyekVrakE3OEhsNmhCaC9uVWVJend6cVdNZHdUblZ6NHFQdmZvWFBHT29DUG90 SnMrOXVDOFQvUjk1MnE4SVJlemtUZ3pFWnBPY1U3MENUZ2Mxb1BIdkpQSWxVZjluSnJzY05tU1h0 cURudk1ybmRNcGpaMzlucXY3THV2NGdxTnZBeFE2WnF6SEpxQk1ybkNDSXpnN0ZKK2NxemxHNU9M NFFua2Q4MmoyVGRSZ2xDVXM0cUU4NG1FcnZxR0o5dHh5bGQwU0w4dTNqWFhaVlFCMEhDT0tRMmxO d1k0a2Qrb3d2ODk2NmtRS3Uyc3VUaUl1OUFuR2JSTG4vRXBIaEx2SGJHRVU5eFdXSkEwNm0zTXNw eloxbVB4MGFQbDB6SStKeDhOVi92M2lSL1AyY2NWNVNQR080Tk5KenRvY0E5VkYvYjZxQ3V0b0JM WFFjNkswR2NIc3BBM1VqQ3I3aGJ4bVRrTG5abTB3Z3hyeHpWamF3QlVXTDEwK002anovL2todFUv ZUJ5WGdaTzA0Zy9OS3FRWGlvVHppWVN1K29ZbjIzSEtWM1FwYjhHMWpYVHpjallrYkVvdzhwdS95 QUdUemNUVWZ1dU0zWWtrdnRKMjVyOE01ejE5NmpiN0I1WURZa3NiT1RFLzFFWTJTVDZjbVhDWDhs ZkhRODVVWjd5bHdDQ3pWcFFpVmpxc2oxNW5NWXArVGlGSS9NNXBPNTk1RW40QnZCMUIvMVA4azho SWV3dThJZHlSOHJJUGV1OTRHWWJOWmZmWS9OZEhBNDc1ZHNEWGZkaW03WmQ1RitWWTZ3UzRWMW1t ZnMrVUdSNUg3WkpFc2hPV2g4VXlkMkp6b0VhaENQbUZrS2hmaDR4bFVMSDdveXlmTzA3ZEFwR29a NFV0ZTZldjQ5NG1vMWFHYVZwSUdueFAxc1F4K1gyeXhlQzh6bDdnYTFWdjl0YU9PdjRpL0ZtcURo Qmx2aW82MlVXbDgvWWJLYUtGODg2bU01OFMxNXRzNXhTMld2Q2pmTGlJQXowdFRkWnc0azZEek81 cGJvZy9aK1RJSy96YTBxTFlRbHNkeDRYZmtXU0g5MDluKzNqOHhncFo4cStRemp1UFdyUS9PSkt3 aWZDRER6Q0Q0ckZ4WWYrSnNCTlAvcjI5TW5aL2djMDFGa0l6cUJNOW5nNllvK0xxTGI1b1ovWno5 ZjVFdjZMVG0yMVE5OXhHM2xXOXJGZGlaYnhjUkFLT3JVV3F0N0pNZ3ZiNEV6QlpNbFNXOHlUVnE2 MmdsM1NoZC9ITmNxcE92bzFDZmZBS0o2ckxwdnRyYVpIUTlyMzcvR2tKRzRqaVhBdTN6U2FSQ3hH ZU5xSkZtTnVzbHBsdGZiaXpwKzNCMzRkcys2ak5WeHFKOHU0Z0EwRk9uS2lyT0F0a296UTg5WE81 NVNLQUlRY2xudEMvK2djVkZ2Z0FBQm5wSlJFRlUybVhiWnlPbmxwQjJLcEY3ZldYRjExQ1lSNDN3 OVQyMW55NXREVkRpeXRxamhEZTVjL050dWwrOHhTb0I5UUtiY0VFTFgxWU9WakI1Q0xCRnZSbWc1 TG1zZTFtK1hiYjh5OXlQSjR2eDdTSUNzSzB4T2xpdHMyM0x1NTYyVFZqUVpRM3hsVU1XcFlma1ps WWhtMWp4bmdKQ1lXUTlGYmtLckF2b0tucHZEdldObFl2NTFZT2RLcGdBKzJxbHFaOFpWNTJuOHMy SmE4VzNPV1V0bVdjeHZyVVdBS014SGZ3aXpGaGZyQllhSGlMTGprOEsyZWdxOFZ3Q1lTL0FON1Y4 aE0xM2M4MUF0YW9oWDBGcmcyMkNWdkl0NmJJMjJSMjlSUXFoNmhFR2hvQUV6NEI5RHliYWV0WTZr MmxEUkV1K2JTaGlyOUdMOEsyMUFLeDNNSjF4RHBmTUd2VFJrcmZXdVhVU1ZxS1NSaWMwaXJxSCtz QjI3NXRhUHJadGNlN0JTeXY1YTVlQTFpUHZKcUdyNytGblVlRzJSS3Fra1kwdzJCUFJ5ZG45ZGZp eUQ2QzhlK1JTdnZNYjcyeG95YmZaaFY0Z294bHViajlCdmluZldndUFDcktzY0tGTktDWS8vbTFJ My9XbHhwS25IaEUvSXBFMnFlSU1GcTEyU0o4NURBTkdpRnRINWRtWVc0OHZZVHAyOGQ4Nkh2bmpi QVFMMHp0c1RHMlh3TkpqWFdPVGtQV25yQlVJZERIYjdsSmFhNzd0VXZZdWVWa003Vm5zY2srZDkx SjhXMElBbUQ2THVZOUoxR2hkVjNqS2Y1ZEUzallJak9LMUVOa0pGQStmbWd2elhweU5ZTWU1TnFP dVo3VFlWSWI0T2ZVakpDdzA4bDhVQ1pIM2pwNFdBdXo3bTE3NVNQSUlGdDFQR1gwM1hUYVpTMjlL bmI2MjV0dDBLZWZIbmpmTEVuWUQ1UlNseGZtMmhBQlFVYnhMbzBHa20zcXlUY0x0MVBwN241SE9Q VS9LcFZhQkVqd0JIWUdxY0JLeDVsRU9TMUN4ODY4bGowRzd4TjVSRWppdmZqYXI3QnJYNnBuN2Rr V2psRGNaNzVRYnJWTjhLblJiTzh4SytKTHNJOVN6MWhpeDQ2VUYzM1lwc2g3QURHN0tuN29mZjcx aTRUbE1wUy9PdHlVRWdJNXQ4NmJNQXF3MTlITTY2WG9qU2I3T1dFWUpJL1BEazZuZW1UWHFKMm9F RzBnUGpJOVpMODRKRUI2MGxLTzhrNFI0MXZOYXBGdDRLaXZKZy95UGkyZmQ5RXJ2WjQycFg4Tkl0 Z3ZEbzNObjRRbUxsbzB3WlNUNkZCQU1pL3FpOTF2b2Izc2RRLzUxNHdDQ3JmbUdabzJieXBXbjFn S004SjRwWFY5YVFXcnZIUDR1eGJleEhrc0lBTUttYnlObldjelJvVzJnR1gyOThPWTlHRHV3Umdv TWNvOU96LzY5dnV2cXZSbjN5Z085QzhSRStKZ0VIaG5rTW51aXBSeDBDRUtTUmlpcTFSaFlYZXhP ZS8rbjFJOFFVSzNjaCthVGs4L2VRdGxRczNoTzFLV0ErbE8vNDJNalRCbjJMNVFKclFHOGZsRmVt bE1nWWJYMjRTL0lJa0pORWliOGo0OEhIOURBZ3dTSEpmZzJwMXhsTTFWN1pZVWYzanNYYmZXS2h6 cWEwVHhEL0RVUW1iV1RaUkphOHUxTUFVc0pnQTd6clNudDdrRk1pek9Dem5pZitEUzhudUs5NjJP cTlDQ1RmQXE4SW95QjhwUUVLb25URU82YkNLNzM5K01kTUZZSE1BT3Bnemd6RDdXRHYwWmxyZGZQ cUlzbWsycmh6U055azQyM09KY0M5YkVPMEtFTElXWFl3VlltSklqVUF1a0UyWUxZTHJId2kzRVlX TnNJVXhGZ296RStvT0ZOVm5tWDROdWNjcFd0N2daQVBCYUcyb1hmNm1pdlE1eEJ4N3RmMW1YQ1U5 aVNiMmZvZXdCbklodEZxUGdUUXN1Zk9yekxZNlREd0VTTllFUXdhakg5RVF5ZGQweVl1RmhYZU1X Q1hmelpTUzhQUHQ3QnhwZE9pcWwwN09jbWtublJuMDdpSGFoR1hwWG1yN0hVajI3dU5kOTZsdkVB bjVqTWR3NGFxZW1pOFY0YTBHWDJaS1VpcE5ZNjRncGhmbnd5TzdGOE1ZbXFaMG12WFowTDcvQ21q aWZ3SlN5dE5kL21sS3Q4aTMxQ2FXRERTMjBURC9IYXM3eGRBdHVlZTVKSGNHOHJ2bzBFeTJXdUFC aUpUTFZ3MjNSVjZOYXVOWUhwVUdleXVFTURldW50WHNsbzJ0OWswa3p5Q1JDZWIwbEloNmJYb3dI WmtCK1ErR2NFUzJleDJjVzJMdDJibFA2L2tPUkpNRVBSeHdtSi9OQ2lqSjZ1TTZLcHplSWgveVNo SFNLTmZQNFpSdjFURnJxUUg1K29pZXExamFSNlVkVlkyZHhia1BEVTk3WG0yOXh5MWNGenRSYkJT MjByZGNScnoxTGQ1TFBKV2RLMjhiY0YzNVIzZ25NRjRPU0c3dWtjdUU0YzZBSnduWjVtYjh2T0hP Z0NzRFBMK2cxWHlZSFdaWGNCYU0zUlR1K29PTkFGNEtnZVY2OXNhdzUwQVdqTjBVN3ZxRGpRQmVD b0hsZXZiR3NPZEFGb3pkRk83Nmc0Y0VRQ2NGUjg3WlU5RWc1MEFUaVNCOVdydVF3SHVnQXN3OWRP OVVnNDBBWGdTQjVVcitZeUhPZ0NzQXhmTzlVajRVQVhnR040VUwyT2kzR2dDOEJpck8yRWo0RURY UUNPNFNuMU9pN0dnUzRBaTdHMkV6NEdEblFCT0lhbjFPdTRHQWU2QUN6RzJrNjRCUWVXcHRFRllH a09kL29IellFWEFRQUEvLytySUROUUFBQUFCa2xFUVZRREFBMXNIQTRFQ3ZHdEFBQUFBRWxGVGtT dVFtQ0MiPjwvaW1hZ2U+PC9nPjwvZz48L2c+PC9nPjxnPjxnIHRyYW5zZm9ybT0idHJhbnNsYXRl KDAuNSAwLjUpIj48cGF0aCBkPSJNMzU5LjI1IDQxN0MzNTkuMjgzIDQzMSAzNjIuMyA0MzggMzY4 LjMgNDM4IDM3NC4zIDQzOCAzNzcuMjkgNDQyLjg3NyAzNzcuMjcgNDUyLjYzIiBzdHJva2U9IiMw MDAwMDAiIHN0cm9rZS1taXRlcmxpbWl0PSIxMCIgZmlsbD0ibm9uZSIvPjxwYXRoIGQ9Ik0zNzcu MjUgNDU3Ljg4IDM3My43NyA0NTAuODcgMzc3LjI3IDQ1Mi42MyAzODAuNzcgNDUwLjg5WiIgc3Ry b2tlPSIjMDAwMDAwIiBzdHJva2UtbWl0ZXJsaW1pdD0iMTAiLz48L2c+PC9nPjxnPjxnIHRyYW5z Zm9ybT0idHJhbnNsYXRlKDAuNSAwLjUpIj48cmVjdCB4PSIzMzQuMjUiIHk9IjM4NyIgcng9IjMu NiIgcnk9IjMuNiIgd2lkdGg9IjUwIiBoZWlnaHQ9IjMwIiBzdHJva2U9IiNENkI2NTYiIGZpbGw9 IiNGRkYyQ0MiLz48L2c+PGc+PGc+PGc+PGltYWdlIHg9IjMzNSIgeT0iMzkxLjUiIHdpZHRoPSI0 OCIgaGVpZ2h0PSIyNC4yNSIgeGxpbms6aHJlZj0iZGF0YTppbWFnZS9wbmc7YmFzZTY0LGlWQk9S dzBLR2dvQUFBQU5TVWhFVWdBQUFNQUFBQUJoQ0FZQUFBQ0FuSzVNQUFBUUFFbEVRVlI0QWV6ZENi aC9RVGtIOEdNdFMvWjlMMlFuMlNKQ1FrV0tJa3VQZlgwS1dSSlJ5azdVZyt3a2loUkZLUHNTSVZ0 a1RaYnMxR1BmSDdKOFArZTU3elgzL005dnU3L3p1L2QzLy8rNXo3eS9tWGxuempzejc4dzc4ODQ3 NTg1NXdhSC9kUTdjd0J6b0FuQURkMzV2K2pCMEFlaWo0SWJtUUJlQUc3cjdlK083QVBReGNFTno0 QVlXZ0J1NjMzdmpUemh3S0FGNHE5RC8xOEQvN2dqL21meC9HSGhVNEE2QkZ3cDAxemx3TUE0Y1Nn RE9XK0VYeVlPM0NIeFk0TWNDdnhLNFphQzd6b0dEY09BaUJNQXE4SDJwL1RkdGdHOVB1dGsvM3Ft N1ZVSS9HSGp0UUhlZEE0dHo0Q0lFNE45VDZ5OElmT3dHTU91L1h2SzhRb0F3eEJ2ZDYrZjNnWUVY RG5UWE9iQW9CeTVDQUhhdDhOL21nWThPZkhlZzNQc21RQkRpZGJjM0J6cUJVdzRjb3dDbzNIL2w1 eHNEMUtkNHc4dmx4K29Rcjd2T2dlVTRjS3dDb0lWL2xKL25Cc3IxRmFBNDBmM0ZPSERNQXZDeWFl VkxCY3I5Y1FWVytFeW03NVcwSHc3OFM4RHFBWVRoN2hJY0sxTzhqZTQxazhPKzVRL2lvMUh3RjRs L2ZZQ1o5d1hpYitOZUxKbnVFVkFIZFNsYXduRGIxT3ZiOG53OWQvK0VON2xOK1N1ZHFWcGJYaVVF R1NtWW9aVmo0dm1LNEY0MU1IVjRxTTdxcmczeUEyRTRmYUF2cHM5TjQvTEk2eG5Qb2dHRTRaU2hy T2x6aThhUFdRQ2NBN3o0U1d2L0xmNmZCRmE1TjByQ2J3VllqTjR6L2tzRXlnbkRmWDhRdnh0NG04 QXFoK0dmazhRL0RYeDI0SFVEclh1MVJENHV3RHpMc21YZ0pEcnJDTWk3SndVdCt4bDFVSmVnUmlj TXQwMjl4Z2NPOUhQejBQMlpnSDJYOWljNHZGSis3aE40blVEcjNqa1JQRlJuZGRlR29FWW5ES2NQ ZmphWTZiTkJuYnFsK3V1VTRIa0R4eW9BNzVBR2ZXYWczRThtOER1Qk9TZnZ6eWZoRFFQbGZpK0JS NTdBYjhjdlowRC9hQ0tFSzk0MTdwT0MrZnhBdWVjbDhQaUEyWkV2bnVqbzNpZS9yRlV2R1gvcURQ NTdCMmttWTlWS2NIUlZMOCsxQXExZVA1Y2M3eGU0U0dkMWN1aEl2YlR2ZWxJS1Y3ZS9qQzlNMEJN YzNkM3pxeC9VTmNIUlZYdndXbmhFNXVmdEEvZzhaNzVlc3I5U3pHNXVtdnVZQk1CQWV0TlU4QnND WnBDWGljLzlRMzRNU3ViVUJNODRzOHlqZzZtOHY1Q3dnelBDOEZFSkF6U3BOR2F0b0FaNWxlSFpv Zmt6RTM3S1NmeC80cHNSemZqM1RKZ0pseThPTHozb3dRei8zZ0lUSUdCZkdWengxMEJxNjhYa3Ev eTNTSjVuQlRpejc3Y2s4SmFCaTNJRTFjeU4zNitWUXU4V1VEZmhEMCtZVU1RYjNpUS9WTDlxejY4 bkR0ZnkyYXgreCtEMVY3eUJVRTNOMTlxOFZIOHBZMitvQnUxTmFBMEJhb3dCUUw5YkIvOGNHcjha TU5pcVhuK1crSHNFZmlrd2RUcnYwNE4wY2h4ditJbjgzQ253KzRHcCsvTWdQalFnVDd6Qk0vZE5B STE0bzlPWnJ6NkdodUY3NDlPVC96dCs2OFROZGwvWElDMzdMUjJDVEgycU5paVRRTXpWNnpkQ3g2 Q3BOTUw1R2NGZDVKa0h2Vjk5L3pybGx0Tk9hcWU0dG4xQ0FyV1NxU3RCbWE3SSt2WkhrdS9qQThM eGh0WjhqYzZTL1lYKzNsQ2R0RGVoaFFsWWdnMVFzOG92cjZCdE50RVJrblhpUXhMNHg4QXFKKzNC U1h4K2dQT3NHVjBZdElQT0lEWWp3MDlCNTlMLy95NEpsbjBiNVpza1hPN05FcUFDeEJ1MnFSZFZp THFIcm1jSXZObFQrQ0tBRU5vL3JTb0xqOXBWN2tISnFNN3haaDIxajBwcTcvUGp5Vkc4V2JxL1Fu cC9keEVDb0dNTkdIcDBDNlZydHExNFRDSTJZR1ppS2dRclJWQ3p6a0NUVCtLbVRwUUhVRGVlTFJD d3pCT3dCRWYzTi9rMVlPTU5ablZXa0ZjV21RRWQrL0xCV3pXK01QNS9CTW9aL0M5NkVxR1MvZHBK ZUoxbkUycHpLWTh6ajFzTFhCRGdSNmt0YzBYaUVWNUpNL0NwUzhLcndFVHpqa21rLzk4elBuVXAz ckIwZjZHNU4xeUVBTkRkbVJTcE5pMlVydmtoYVVVdHQvZEsrQ21CMXdoc2NuVDd5bU4yZVZnaURz L1d3VU9UaDRERkd5eko3WVpPUjltNFNRT1dmV29CMHlkaHRIbTdxWVFOUUsrdkxBU1RXYS9pcTN5 bjM4cXY5RGV1d0FYNGpBUW1xVlZGdlhrUzhDcmVZTFZiSnl6eXJJS2wrMnRWT1R2aEwwSUExbFdJ cnZtZHlVQS9yNDNsV3lmTzJtQUdTWENsZTRNbWhYNXEwL1l4d2EyQUFWNGVlWk50ZEhUdU1aQWZn a3IvZGdDWDZLbWpBckFPc2RMSVF5V3p1YllDbkdZNkNkaFExcW9FUlhqNG04QUFKQVNWYjVzSm9Q THU2K3VEZFRSYVZWQjcxcTNLNitnczNWL3J5dG82N2JJRm9DcjZ4QVErSzFDT0RreGRvb3NYN2lK OGFnZ3J6SmVsTUlNOTNqV09nSDV6c0ZTbXI0cHYwTWNiblpteTNVdU15QzEvREs0dHMxNW90b3Rj alM2MFlRbzdGZ0V3QXpKTnNwaW9GMkJpZE9na3ZBbnNKd3krWGVGTFp3ai9VM0JPVzI4V1grY1RC cnB2b3RlNFR3eEcyZXpwQ1E3YVVadHM4VjJBME8rUy82THkydWd2WFJhZTdkcFg4cy8xMTE1MU94 WUIwQWliSithNDJnL0FzWTZ3Tnd0UGdXbXpjTlNhYmZUenlyK05Ueld3SWhBR2V3eURuRkRxdkZM WDBHSHFjMElxVEQxb1ovSldIWksrQ3F3YXJUcTJ6NkN6SW0xYjdxcjZ0SGg4cURpNjZGZDhGLy9R L2JWTFhVN3pIcE1BcUJSN3Y4MnNNREN3Mlk1YlBSUWV0SFpvRzgrNTkxYmtXd3BZZWxoL2JONVpm MnF2WUdaNnA2YVFaelpoRzhodDFEajdpVmJRVjYwNERlbVZRUmFvbDE2WnVudUNqWHc5NVkzY1Zs QUxQL1VmRUFRenNZMzlSeWJNWFhSL0tYTWpISnNBVUNHb1FzeVZWWGtiNUhlcFNPTS9JMkZNampl WW1ieFlKYndPZENEN3RITUduZU5GTVBtdEh2ZEw0T2tCTkRlOWt1QXc2R25KVzY0MWx6Sjlsam1W U2RTZW92S3Q4bStiaE5va3NySzBRcFNrTTI2VHFrUTRDZDcvUDdSZlNGL1Vxc1ljK25ZYnlGa3Bi NWM4WG1ZME1kWGt0V1IvaGZ3eTd0Z0VRS3NzbFd6cndrQWR4YzJTNGdVR1lXdTI5THJFMjFiaWpL OGpXSG04Rm1HMXNMb1k3TEthM2VGMXJvNzdpQ0IxWkx4WloxWnZyVlFzUTVXUllQM1VTY1JzL0xr SnI1dVIwZm1TNUxHU3hCdjhML1JVQldvRmdyQzBBdWVaQW0xa2FsWnU0ZmIxdllYckhBY2RkYVNX VHZ0Q1dzR2RFNkFxeGhzSVR2WFJrdjJGOWlKZ2NDMUNhR0VpR0c0Z0ZGbHZjREpoVnB4dnMybURh c1lVdHpRL09RSE0xMUVKbmpxdlZiUGxNNFVXOHVFSlBDZFE3ckVKMU16dDVOTkJtT2VDUHVNSXh1 Y0ZVM3IvWHlYY2J0NVpqd2hzMFhxM3BQOTB3SVk2M2hsbnBuWnlXck82dG54NWN0UTdPQW1Pcmwx VnpQRHlUSFZ4ZzVKMWFzcW5rY0FlUDFabHIzNndlaUdqTDd3cU1qWFY0cmtEUkhXb2NmV3RlWUFB eFJ1VzdpODA5NGFxNk42RUZpYmc4TWlNWG9NSStVL0xEeFVtM3Fsenlzb21Yd1BHckc3R2NZRDF1 T1J5S09aTTRlOFRkckFWYjNSTXJFeVlZK1RraC9xam8wK2lnL3llKzhVZzBBSDJBRGJyOWRKY2tn WkM2SUJJdUlCNnBMNjFXZmJQL1E2Y3FCTmVlUE9la1lGaFpqZWdQYWNOMm1JZkpONkNkNm1jbHhU T2dhRzZtU2pVeXdwa2dGSVhDZEhTMWhKMTk0NVB0Y2VleDN0YXlsVys5bGk1Q2JPSlNEMU5DZ1NW QUltREpmc0x2YjNoV0FWQXd3eWlka0JTV3l5L0xDYlNDNXdobVBYYkd5V2M5bjVBTXBqeDN6Visy MDZkOHNuQkdYRHhUcDJPc2c4d29BdnBPV29WT3NCc1RzMlE3bmtiWWl1TGVBdG9mVTBRZHcwd3E4 WWJIVDNmcHRCQXBmcU15UHlvTzlWR1d4Szl4aW1MUUxYcDZvRytlam1iOEpCQjZWMGloM2JpUzhJ VFF1ejJBWFdOTnpybEtsOTdIQmlPeVB4NHhWcmRUQmFKbm5IYXNFUi9uU0Y2M29nT1B1K3poMzdP SUhwRUNxRml4QnNkM2R5QUhpUE56MU1UOXM2S2QvUzlrV2gyREdwMFppMXZtVkpiYk9JTWNtcktt RGo1TWRDWVBlV2p4dERGNFNxYnNCWEJLOUZXR3laUjlhejAxb2YzenlIK2FjYnJIcDVqSnEwODZt aVZNaGdJaHRtMDB1WjgreFZDVFZDb2V1cFMrY3pRemlUd1lCT2RldVk4UGo1N3A2ZmEwOVpCZXd4 ODFpeEMzcloxV2hZNjZycHZmMDNwWGhQZmhEaVVBUHhxQ3FhajBndjU0a0h0N0tnV1poWjBnSCtq YS9jR0xVR2Q4UU5CZUwzWUMyWHlBOC9RdFcxR3paREpzdEhKNXovRHFDYzJsT2dBNGR2a2FXcE1P N01IdGRJUk51cUw1MnllMFFIcStJRjVpbHJWMnRxRFd1bms4NmFsUFlxNm9BTzhaMk95cUVHSEQv QmdUaDJ5Y2trRGMra3JLNUNFdGoxdEhiVEhCTVhjU2ZpVGRhMWJzci9XRnJRdThWQUNzSzdNbnRZ NWNEUWM2QUp3TkYzUkszSVpIT2dDY0JsYzcyVWVEUWU2QUJ4TlYvU0tYQVlIcm1NQnVBeDI5akt2 R2dlNkFGeTFIdXYxWFpRRFhRQVdaV2NuZHRVNDBBWGdxdlZZcisraUhPZ0NzQ2c3TzdHcnhvRXVB RmV0eDdhcGI4K3pOUWU2QUd6TnFwN3hldVJBRjREcnNWZDdtN2JtUUJlQXJWblZNMTZQSE9nQ2NE MzJhbS9UMWh6b0FyQTFxM3JHcThDQlhldllCV0JYanZYODF4VUh1Z0JjVjkzWkc3TXJCN29BN01x eDQ4M3ZIOVA5Snhid2I1M1RtbTVLbitiZkZOOUViOS8wVGVVdmt0NEZZQkUyZGlJSDVJRHJWMXl2 c3MwRll6dFhvd3ZBeml6ckQxd1FCOXkvNU1Jd1YxQzZET0FnWS9VZ1JDK0lRWk5pZXZRNjQ0RDdo VDRvYlhMOVM3ekR1QzRBaCtIclpWRGQ1NmFIODlSMzMvTDJmZjQ4ZGI3bW1TNEExN0NrSTI0a0Ru UUJ1SkY2dTdmMUdnNnNFZ0EzSmJ0SjJVM0g3dWxrV2l0NFhxaDhWOEJINDF3NmxlQkdSNCs3UzNL NU83S2xKd3puYXZOdGFDMUZSMW5LVkxZNlZOdUU0ZFJWV2FueVJvZFhQZ0xvRXEraXczY3pzbzlM dTRMZEJWU2JDTzFMWjVQWmNhNThGL2JxUysxV1orQ1RxYTVobkxzWXVLVnhudksyZVI3djFjTVY5 bTdvODh6MFc5UHkrQktseTdYa2RTRVlQc3U3RHZRRGk1Sm53UDJuQXVBV041Zkd1a1BmaldIdWQ0 ZHJpYjVpSWo1LzZmNUoxeEM2K2krb2xjNHR5cjYwNGt2dGJnOXU2UW5EdVVMUTV6ZDlpV1VWb2FY b3VKSlBKeXRUMmVwUVpRckRxYXM2dXdtNTBxWStBWEY3SEY3NXNrMzd4VWw1M1dqbkUwOHV0bldK N1NvKzdVOUhhYnVCQ2NBRTUwcEZmYW5kUmNIVmh1NVBkVHVlRytnTW1rbzdKdDkxbDNYaklBRWhG SnZxWjN5NWlsSStsd2cvdVJVQWQ5Zy9LU251bUl3M09wSUY1emJsUndhRFlmRk9uY3RpQ1l4T1BF VTJnYnNuN0hibWRuQzRieE10SUp3c28vTXhDVGM3dDVmR2pnbjVXWXFPVmN2VmdxNDhETm5ScVlP NmdMWjk2cXcrZHhoelhmdmp5NUZ1c0s0VUsrUGpFOEVydm5paW8zTUhwbnRFWFkwNElwcWZwZWcw SkRjR2ZYWEhCQ2VqV2JUNm1MRENBU3NBL0thUGhjaTdKQkE4UEhTZFpOME9iclkyaWNBRGVWeTgr NWltWUZkaUdzTU42cHFnN3ovNG1Jb0V0MWMvcXhVQUppY0RXcUlMWlQ4NEFRVHZGdDlIRjF6ZDdR NUtPSlVMZW5SVUNYZHZqcEhteDB4Q0JhZ3lxRk53Qmg5YXdHeXM0cVRSbys3SmYyQUM3UTNRbmxt Q0R1bC9kR2d6cjhVYjNMbC95d1RhK21nZlZjUUtrS1JCWGwrczhlelEvTjA4NGJvaUhhOWNsbXZH TjV2aUZWOGNYbnF5RDJZZU02cHd3VkowaXQ2MnZvK0F5T3YyYlpmOFZoOWI4ZFNwQkVIZmZYVXlU cStsRCtwZ3pqakJRMExxbW5zRnVZK1VtZ2tQNUlIMzNZVWFPdzdLcUhUd2MyQk0zYU5KK0o2RW42 K0I4UWVEdXYyd3doY0ZTVGQwR1d1Q1o1eExZVDgxR0hmZHh4c3NQOU5aMjdMcGZuM01sY2ZYUVRE WnhhbmlCU1NiR3VYdWVXRjRINTBqQ01KTDBzSFFXeUFhSVAxM2lxOWU4YzQ0OTl5Nzdsc2VDWjY1 YndMcUVtOTBoS1ptRWgrTG9BOVBlU1Z1VlRISXhvZnlRNzA2QkoyUTN0bVpTVjBUcnovYmgzMjN3 RUFwM3JpVy9qN0owTlk3MGFOd3htRDFrNHQ2cHhOTVcwbGpxbTRXSDVvZzVRQUFDVmxKUkVGVTk5 ejRGWjhTQU11ZGU5OXQzR3crelBBMUlGc2lGZlpSNTFaZFFMelMrR2EvdGpJUENuTGRoOTlzUEtr bTlHbTNKZDhrK2JtbDZKakJDU0NhbHRXSEpHQUpqVGZycEQwNEtiNXFFbS93ckxvTUozOW1rNVBn UUsxWnBRTGlvYVhiMWVaVUxSdmxhcHZubDZLRDFpNmdIdFEzNnMvY2MvcEtuMVVhd2ZYTmhZb2Zp Njkvek9SVkgvMVVrMjdoeXFmZHVNRmFuTkNNS21vSkFKM0tuZS9ldXpDejJRREt1QW9VYkgrd0tw MXFVenQ0ekxUQlhaVVgzb0N6cTdlU1VCOXFpVnVLamp2dHRVdFp2bnBvRXl5OERzd1N6ejdKb0Mz cWNoSWRmSTJGSUlrYkhENm50T3E3WFFUYTU0dXNHcjQ1NEh0a25nTkwwVUZyRi9paFpOYm44Vlk2 WDZvcEZjVDNDL0J3WmViTFNraTV4cFl4bHVDZ2ozeTBRN2dGcjFYVWhLemZ2aU9KSnFlaEJDRHhq WTQrN0dzcHJBYyt3a0JOV1BXUVBVRXRtV2FiMHROVzVWK0ZYNG9PM2I3S3NCbzhMQkdmOWxrSEQw MmVtdlcweGFZNHFORVJVQnZrTVpJZjZwN0JZZ1gxeFJpYjdac0d2OGt0UldkVE9kTjBIK3VZNHFa eE02UlZDMzdhZnJoakFSb0xpNTc2cUtlQnpoY3ZzRGZ3V1NkeG4yazZWY1huQklDSmpFMlZtbUQy VWdCcDhRVVFqR005bUpNeXhBdGFsY0NnV0xkYTFETnovbEowekdCRjN4SnB2K1BUUHV0QUhubnJP Uk5BaFczS1RBUmUxQ29jbjVyRXFzTkVMSStKd21iZkNpQjlDdklzUVdkS2QxTjhxdmZQNWRkbitx N1MydllYN2hoOFk5TitsVmFpUGxTZG1yakVBUk9wdmFvd3l4R05RL2pNQ2tCcVNJOVBFckVDMEFF UnN3a2FNemMvaE1LTTE2RE9CRW5jR2NRNUkwdlJPV2Z4YXgrakpySTgrS2FZZ1R5WDJVVGhxNGxV SGViaTF0NWUrWmVpVS9TVzhnMnNHbFJMMFR3VW5mWk1nS3JKM0ZsbHNYaXhWSXJiaTlIL2hVZW9G Y0RnWjlueGFSMEhYV1BpeVErQllBLzJqUzI3YUFUcDA2MEtjSkwxMUt1bDh4Unh6c0JTZE5yaTJl TzFkMWV3OHJWMGhNMmsvdm5rWm9rUVZzSlErbWhRWjV6ekZXWFRSODhrSkxJVW5aQmF6T0ZQdTBs ZmpQQUJDSm5SV2VPS05KTisxWjAyQTZRWnMyWGRFajlkQVhTZUx6Q095UHpRVGMxdWlGalc3YTU5 WTZ2c3JwdVl3d1FZTXFNakxITXozNWk0NFdjcE9reWJWUlMxWmh2OXZQSnY0NnVubVp3dzJHTVk1 T3orQm55ZEE2RER4T3RFVzNnT2xxSXpSN3ZGdGFwbGkyL0RyRnMyLzRWcmVWaTRZL0o5T0xEMm12 Ujk1em5xNXhEU2VCVTJrWjlaMVdvRmVQK2tHaGp4QnB0V0R4RUNIUUkzaFNsenB1a3NMWVZ6aUxL Ti92aUFQR0NKVXE2dkRDWTZyS0VqZVJibTZKeHVldktFMXp2bTFMb2tMZVpZZXV5ZnZQSnJTYTY5 Z283UU9kc1d0QlNkYVhrMUkwN3hiWndtb08vZ3FIaGxFUk0vUmpCdW1kTFZ6YVJMRFRLbXFmRndy SHFqN1Yra29BVEE2Vi9oRU5sa0luT0NldXQ2WU1aWFdHMmd6Q0lxTTVQdEZHWEd2RjFpMUNzRHRH YW9wZWc4STdRSlY3d0JjMG9uRkY4Rk90KzVoUDBPb2F4QlkvVzRYeDU2ZWdETlRhOEtXSEtmbHJ6 bHlseTZGSjJpdTR0dmRWcTFNUzg2ZDA2ZzNsOXk1bU9BQlhXMHptVGhwTDhxeUR6TkxHcXN3dm02 NkhNRldpZ0JhSEU2eUlCc2NXM1lxVEY5dUhiVmJWcUZuU1k2QUJJMzYxR3YxakVjczNXSy9BU0hy aWE4RkIyRHNHaWk2eENJU1ZkNERnZ2c2NHhsMUdwaEpqSFk1Y1ZvZUVKTllIMGFkQjIvckpiT056 d0xXSWI0UzlGQmExZnd5Z1BybEw2WmU5YXFaU1d0TklkTnJJQVZQMWEvUFJPd1gzV21SSTFuKzMv c1hLVkxBTXo2bFU1eUhQMHpoeGFPajFuczh2WUJ0YXpBZzJsZUZnU3ZBTEIrU01kd214UUhiZUlG YUNxUHBhVHE0blZWQTErZXBlalErMnhRUzBla2t0RVpDWjA2S0t2QXFUaGJQaE5wNFI2ZXdITUM1 VEFUVThWWnpoeUVlVTY4QllMQmVGQjZQNE5DYTRWWWlrNWI1cmJoTDA1Ry9VellFengxK3Nwa1Fm QWh6Zjc2UlBpeUFCK3BaSnZLdDFyWG1RRE53M3REbnZIZUYwdVI4Qm1vUVdkd2FtZ2xlaGZJNEgx Y0VBNkwrTXllejB6OFZnRkg2QVFod2RHMWR2WVJrUi8wdk9OVG0wQzZMOVhLRElpbTkyZHNyTHdH WVVEbWtjSGc4Q3F1Z1M4T2xxTGpBTVNzcCs3b210VjF0SFpwbnpwNWM5Vk01MkJMSHVDZEdTWk00 UUxxRHdHdnVQeWVjMDZDRHJBSFlKMm9sK2JrSllTdEtyRVVIYlIzQWE4UjYzc0hnZzY4dE4vSHY2 bWNUb0N0Y09nWkE4NUQ1QkcvU0dBWnMzSXIweVQxeEFUVUUyK053VVN2Y2NZTnpZUHZtUkp1SzVq L2Viam1BVXlBMU1CN0plQjlvSGlqTXlqOU43NlprRitIQ3dhd0NqaldWNURNckVqVUFlRVducERJ N1FNdFhiWnhOSjBrc3pBbGVYU1B5dTlkQXdaTnZETnVLVHFZYU5adjY2TmQycWRPbHMzaWlRb1FS aStNbGREQUFlMjJEekNneFlIbnFGWG9BS3RrZFlEbmJZaXRMUElXbkkvT01FenBGTDF0ZmJPL1ZV dis2bWVHaDNZaXMrKzViVEk0RTRwMzRjNUJuRW1tSmxDclFQV1RNYldxUXNZbklhNTBFOXhUS2pM MWRWcmhOTmdHbEwzYWNsRUZTN2UwZUMzWTRLWDdzcW93Kzlra1NxY2F0YThid0JVOE5RSHZrWGpY eUF4cE1BUTFPck9tZ2UrVlp4MmcwV1BDek0rU2RHeU9XTHE4aWFvT1ZadzJhenUxeFJKcWtMT0FW SHJyYXdlenAzd21BMmNXY0pWSFdIdTlFbTIxWVJJMTRDdTlmUG1Xb0ZQMHR2R3BiOXAybTJTbUNx cERnb1AyTzhYR0c4SjgyWmFmbXJDTVRmVXJNT0ZXZU9xYlFHa1ZoYWVwMURndDNLbmZDZ0NrQWZp SUJBeG9lcjFsQkxDY1VHY3NuZFdKTnF0czN0Szk0V2dEa2tkbm5VSGtEVk1NOTlxcVo0QzM4Mndp Q1ZUUm5TVndnbHlLamc1MzZIZkgwRlVIZFFIYXJPM09QS2hyU2Q3bzVQT2ZZVGFPYmR1RXRaZHFZ VG5mUkdoZk9sWVliUUNNRk5QeTJuUnR4MjhDYWcranJwN1RmaThsU3NlaktZMDIzdExiVk41NTBw V2xqdFJTWjFMcVYyQlNrYjRKUEUvVnRnZWN6VHNWZ05sTUhkazVjSVU0d0lySitxUEtWbVY3UCtG WjZBSXd5NWFPdk1JY3NNZXpHbXVDVGZNMXRuOEpCVjBBaWhQZHZ4SWNtRlNTa2NHNUZMUXdRNDY5 cWppVHN6Yy9oVmRDRjRDVnJPa0pWNEFEakF0ZWw2SHIyOWc3Q2E0RFd2L0wzRnI3WnB2VEJXQ1dM UjE1UlRqZ05KMEpmMXBkZHYrdkRaSmd4RnZ0dWdDczVrMVBPWDRPc0FxeStaZkZpcm5lUHlRNVky SU8zZGlDTGdBYldkUXpIREVIckFEM1R2M0tqTXRjVC9VaEdFRnZkbDBBTnZPbzU3aU9PWENGQk9B NjdvWGV0RXZqUUJlQVMyTjlML2dZT05BRjRCaDZvZGZoMGpqUUJlRFNXTjhMUGdZT2RBRTRobDdv ZGJnMERuUUJ1RFRXNzFCd3ozb3dEblFCT0Jock8rR3J3SUV1QUZlaGwzb2REOGFCTGdBSFkyMG5m QlU0MEFYZ0t2UlNyK1BCT05BRjRHQ3M3WVNYNE1DaGFYUUJPRFNITy8yajVzRC9BUUFBLy8rQ0ov V0FBQUFBQmtsRVFWUURBSHRLaEE3UEJqU3RBQUFBQUVsRlRrU3VRbUNDIj48L2ltYWdlPjwvZz48 L2c+PC9nPjwvZz48Zz48ZyB0cmFuc2Zvcm09InRyYW5zbGF0ZSgwLjUgMC41KSI+PHBhdGggZD0i TTMwNS4yNSA0MTdDMzA1LjI1IDQxNyAzMDUuMjUgNDI4Ljg3NyAzMDUuMjUgNDUyLjYzIiBzdHJv a2U9IiMwMDAwMDAiIHN0cm9rZS1taXRlcmxpbWl0PSIxMCIgZmlsbD0ibm9uZSIvPjxwYXRoIGQ9 Ik0zMDUuMjUgNDU3Ljg4IDMwMS43NSA0NTAuODggMzA1LjI1IDQ1Mi42MyAzMDguNzUgNDUwLjg4 WiIgc3Ryb2tlPSIjMDAwMDAwIiBzdHJva2UtbWl0ZXJsaW1pdD0iMTAiLz48L2c+PC9nPjxnPjxn IHRyYW5zZm9ybT0idHJhbnNsYXRlKDAuNSAwLjUpIj48cmVjdCB4PSIyODAuMjUiIHk9IjM4NyIg cng9IjMuNiIgcnk9IjMuNiIgd2lkdGg9IjUwIiBoZWlnaHQ9IjMwIiBzdHJva2U9IiNENkI2NTYi IGZpbGw9IiNGRkYyQ0MiLz48L2c+PGc+PGc+PGc+PGltYWdlIHg9IjI4MSIgeT0iMzkxLjUiIHdp ZHRoPSI0OCIgaGVpZ2h0PSIyNC4yNSIgeGxpbms6aHJlZj0iZGF0YTppbWFnZS9wbmc7YmFzZTY0 LGlWQk9SdzBLR2dvQUFBQU5TVWhFVWdBQUFNQUFBQUJoQ0FZQUFBQ0FuSzVNQUFBUUFFbEVRVlI0 QWV6ZEI2eDhUMVVIOEdzRkVmUnZ4eTZvWUVGRnBZa2FDMWlJSW1JTVlDQW9LaEFyR0RzWVJXd29D ckdESXFBUUNFZ0FDd2wyVUJUUXZ5Z2dpS2hnTDBSRmpTMzI3K2V5NXpGdmYzdjM3ZnU5dS90N3V6 dWJjKzdNbkpsNzd0d3pjMmJPbEozN3BrUC9kUWtjc1FTNkFoeHg0ZmRYSDRhdUFMMFdITFVFdWdJ Y2RmSDNsKzhLME92QVVVdmdpQlhncU11OXYveENBc2VvQVBmS3UvOWZnMCtOLzgyREhZNVFBc2Vt QUNyNjNaYksrVk1UL29CZ2h5c2w4QjRoUFNINDRjR0RoR05UQUJWZGhWZVllZ0h1ZGJsOGRyRERH eVh3VnZFK0l2aWE0RDJDQjF0UER2YkZVbWlyNE9ORFZPSGpERCtSeTc4RndUMXplWmRnaHpkSWdJ dytKOTYzQ0I0MEhKTUN2RzFLOGo1Qm9PSS9NWjdmQ2dJOXd5ZndIQVgybHp5UndERXB3SWZrclQ4 eUNGNlp5MHVEendnV01JT01FU3JjM1NPUXdMRW93SnVrTE0zK1ZBVi9ZY0t2RHo0ditJOUJjS2Rj OUFSeE9oeUxCSTVGQWQ0bkJmcVpRZkRmdVR3OUNGNlZ5eThGQWJ0WEw4Qy9LYjVuRW41cjhJK0NC dFdGZjVud1k0SjZITW9YNzFxWWk0K0h2Rmt1bnhaOGJ2QmZncFVuZnJTN2hqWmwyNHVUL3ErUzVy MkM0RWE1WEI5RWg5SWtlQmh3TEFwdyt4VFh1d2ZCYitmeThpQ2dESzBadE9sZ1dBWDZoakQ0cytC RGcrOGJiT0hkRW5oZ1VNVjVkdHliQmxmQlhIeUs5d2ZHODN2Qm53MStTdkN0Z3dYOGFEOGR3dThI YnhzOGVqZ0dCVENsOTNsTlNUODUvbjhLRnZ4S1BIcUNPQU1UYUpQQjhKY244YmNFQzE0WGoxN2xS eGV1Y0x3amZFYXVacHh1SEhjWjV1S0Q3eDF6K1kyZ2Q0Z3p3aC9rK3ZnRnZpSnVBWVg5K1FUdUhH emh6eFB3RGsrSis1OUJvTldueE9oUUd2Uzl4T1ZNSDRNQ0tHdzlnSGYvaDF6SzVJbDNoTC9OOVJl Q0JaU0YwbFI0MmIxWkNGOFJCUCtieXhjR3RmaDZqd2ZFenhWR0Z4L1M4RW01Zkhxd2hibjQ0TW5F ZTFJOHpMZzRnekhPTGVLaERGOFFGOTRxTGxOTER4RHZJTzFqaDJGdzc3RDQvVzVjNy9CVmNmOG1D UDQ5RjJZZU9wUW1wTU9BWTFBQWR2MTFpK0xTNnYzaHd0ODZ0a05VaTZjSHVIVWJ1ZVJYcWNxY2Vs Ymlmano0UDhFV2hMVzhQOXdRbVIvdGVHQXVQbmlxc0RkZlBJdUMzeVgrVmUvNUY2SGZOeWhObk1F OUQ0NEhqempIQjRldUFHK1hJalVnakRPQ2lzN3VId1BOeFpoQXE0bjBscmxZQklxekVtb21TU1N6 aGgzUHY0eGxPdWgxbUNJR3lqZG9FczNGUnd0ZUEzeEsvTTE1Um12aUpYZ0t4RDBzbEpLRGUvVllJ UjBmSExvQ01IM014Q2haZHY2TGVWYWdHWkoyTU14a21Wb1ovcnZjcjZMRkdiVHEzeFBQVk5wZlRO dzdCTFgyM3hiM1A0SUZjL0d4dmxFOTBzdkMzQ0E0emxvZ2kxY3ZVcGp0TVhoZUJJL0xPV1FGMEsy eng3bEs5Wm01c1BmanJJVG5oR3I2TXM3YXdUQWJtQ2tsSGZ5aVhOakw3djNlK0ExR2J4ajNMSmlM RDl1K25xVTNlRlFDUDNJR1BqTHg3eHdFNUdPY3hIOTBlTWdLb0RKb3lSZUZPandrSG1iSkZOcjRW UzFwa2c1VGcyR0R3cThaaGtINk9DZkFqRENyOCt1aFNHT2JoY0duSGlDa0swQ2FPZmpjc3VIOGp2 SEw5LzNqcmtOcHBFMnlFV3FNTkFhTzZYTElDc0QyYnl2MGVjdDEzV0RZUExvdHd0OFZwaXB5bkN2 Z05xRThMc2pVK2I2NDV1SGpuSUs1K0p4aTJnT2JTK0JRRmNBMFpqdnRhTnVEK2V1emtCbFRVNWNH dy9lT0tKa0ljYTZBZnc3bGE0TTNDWDVRa0RMOGFkeFY4R1VoV2d1UXIzaFB3Vng4TVBVTStUMHZm cWVianhFUFZRRk1ZMnJCbGFtZG4wd2hnNzJ6MEI5QTdJTjNIelJEd3BUaW4wSlRubHB5eWlDdFN1 NTVLbU1wazN2dm5zdkhCYWZnYXZtWTJpeWV6SnBOeGgrVi91amRRMVVBcmI4V1hBSC9XaTUyZjhi WkNHd2pxRmtlSmhSVGFxTWJGNG5NOUpqOStkeUV6ZjdVV0VHci9MR2hiUXFiOG1uZjdjUEMvRjJE SFRhVXdDRXFnQ25KejJyZVg0V2VzdE9iWkNmZWRrMEEwVUthK1g1K3JldFh4L09pb1BuOTlqa2hY UUVXbzE3UVVPVk5jQzQrZUwwa0YzbUpNNnhXV0RHbjhmMFN0SS9KcGplelVUVlZIUEp4d1NFcWdM bC9MYStTdE5YWmxtZitUWEY1VGVDamNxTzU5amlEVnRsMkFzK3d5SGEvRUprOGNWWUN4WG52SnNi TWtPQmNmUENpWk8yMHJEMUt0eE14Z1JidXpENTVENzBGczZrVWFPS1d3eVVmbWdKWVhXMVhjVzBP c3dKNzNoSzBWYUFxQlZPcUhReGJUUzRUaWFsbElleHRWanlBWWp3ODlMTDcvenArZk9PTU1CY2ZL N29HNEpRZFkxT2ExalNNUTVoZGFJWHlhYTNDRkduUkhoM1BhNE5UNEQzZWFTcHkzK21IcGdEdm53 TDU1R0NCalY5YTJ3cHY2bXBWN1JLdDlPMWdtUG5UN3ZHeEVHYVd5U3B6TFVBWkE5aHlVSnZtOEZG SlcyV2Npdy9ldjVPTE5ZZi9pZ3UwNm5vRkMzUlBDMEcrZmptdWZNcHZ2Q1BZM1dtS2RndzBGek5U WklCRWlTd2lGaDhURE9nSGdZZW1BUDdWOWZhTGtsSDQ3UzdQQlhralI2dmFibzFvYldzTGFjWUJL blF4STBkbWg1WVZ5Z2RUUTd4S2FVQ3M1UlV1bkl0UDhWTkp0ZnAvWElTNFZudWQ2aUJQWnNYa00r UVJ2anZYQndYbEw4NHArTmVFS0huTll1a0ZpczhuSnU1Z29CWEl2cjlVKzZkMzcySkYxa0NQLzJy UTdGRTdyKzhQOVo2QmwwcGoydE8wcWowK05ydWhpWVA4ZWdSYm9yWEdwa1JWZUhFdFNqY0huK0w1 L0hqczYvRWZoSitMWDRzZlp3U1YyUUNmV1NiZmxIamQ1RUFwbEVIeXlHQnhzZWF4OEY1KzU2d2NI cElDTURudWtCZldaVU96TjFyeWtLNEtMSXFaMThjTDR1MFpMVE1MYS80Wlp0QnRyQ0FkNUpmK3g1 S1lPUkZuTGN6RngwTW8xYy9FNC93anZhSDhRSCtWL05EUXZ5bm9lWEhXQW9WbE5sbnhkbjhocFY1 NzR6NUZIcElDN0pQY2UxNHZpUVM2QWx5U2d1alp1RFlTNkFwd2JlVGVuM3BKSk5BVjRKSVVSTS9H dFpIQUFTdkF0UkZvZitwK1NhQXJ3SDZWVjgvdHpCTG9DakN6UUR1Ny9aSkFWNEQ5S3ErZTI1a2ww QlZnWm9GMmR2c2xnYTRBKzFWZW0rVzJwOXBZQWwwQk5oWlZUM2lJRXVnS2NJaWwydDlwWXdsMEJk aFlWRDNoSVVxZ0s4QWhsbXAvcDQwbDBCVmdZMUgxaFBzZ2dmUG1zU3ZBZVNYVzB4K1VCTG9DSEZS eDlwYzVyd1M2QXB4WFlqMzlRVW1nSzhCQkZXZC9tZk5Lb0N2QWVTWFcweCtVQkE1SUFRNnFYUHJM N0VnQ1hRRjJKT2orbU1zcGdhNEFsN05jZXE1MkpJR3VBRHNTZEgvTTVaVEFyaFhBNFV6TzIzOXV4 T0VVWm9jdlFYNjB1NFplUndyR2V3cWN5dmFyb1VnUEhlM3RtTytRVnNKeWV2ZWlWV0xmOThVSGVp NjZVODhjcCs3d1czVG9QRStuS1R0WVZwcE4wRkdDRHVieVR0NE5IOGlQNW5sVDc3bk0zeW5PUGxR dEgzZ1VPcmpyTVVuc2FIT0hWc1c3RXRyM2RBcmR5a1FOOGF6MEZlLzRSTSsrYWU1MXhtakp6SWNJ SFJqczVPbEVuWUtMbFA4cFJuTUZkcWtBanV6ekNVOFZ6T2RGMjI5bThhTTV6TmJYVm02NzRnV2R5 dWFEMEhVS01nRS9OT2xXVlNRVnd2ZHk2NE1VN25FdkhybmxDcEQrSzBOOVJaQ0N0ang5UWRFbmhK eW01alJvYVpOc0pZaHpQcWNqR1g4eUtieVRkNHQzQkg2MGRlODVKc3hGSHB3Nmg1ZjNsSStRVDhC SCtSNlkwUFhETUR4N0dBWVZNYzVPNFdaNW1vYkZhWEh5bStEZ1BOSXZqY2VwZW5GTzRLTGxmOEpv VHMrdUZPQ095YlNqeWgwaEdPOEl6dE44Zkh4UXhZdDNCQVh0Wk9NN2o2SFRGK2ZyZjBkRHVtLzh6 c0dNY3dxMHNMN0xWVVF0Nkc5V1lJWDcrYUU1TERiTzRBeE5KME5yMWE1SFdLQWU0S2Zpbi9vb2hz ci9KWW5Yd2pzUE5ONFI2ajJkRDlxZU5lbzluVjg2eGM4WEo1MzFQekxKNVhYQnB3ZmxpeXVjNEFo a2dQK054OUJ1TG5xNUorWlJUdVIySENQWnlJT2VtYitWM1Z6bG44Zk5DN3RRQUMzQms1SnQ1OWJI R1Y2WXl5MkNsTUdSM3ZCV0NldnF0WXp4RHRJK2RoZ0c5dzdOVC9mL1F3blhxYy95cjNMN3RsZklJ L2dnaGNvc0RrRWhyVG9DWEZ6aDNSYWVwOFQxNFFzbklEOGdmajJSVnE0S0UwOW14d2NuYmhrb3JC T2dwUkhubnZZOW5SRHRmWHpHNkZVU0JMV2F6ZzkxL21hQ0orQ1pkYlE2aGRUQ2F2SHZtUlR5eFJW R0Z4L3lvT2ZSUS9IdkFpbThIczBod2c3YmRZUzhkK1QzR1ZaS0lSL2VlYTd5eDI5V3JNS2FsV25E akpDWUhqZGYwSHdnNGk3eDE5bno4WjZBajcxcDBhVkJkTStENDhFanpnbXdvOW15ekJwRWlzUkU4 SEVNRmVwaElXcVY0Z3llSTF5RmdUYUZXbFlGdDN5WTdaL2tCdlk4WHZFT1duZG43TGY1MHZMS1E4 blRPMUNJdXNkOWhTK0x4OEcxRlhkZHdzWVk4aC92Q043Smtld0N6OHFGM2UwamV2R2VnTERlMHpI bVJXUmV0ZmtxK3JaY2RyLzNkaFI5UFVPK2ZKaFFXRjdtTG45OFo4TXFzTmtZTGpHaS9Wb0daTUpp bDAvWjRkS0lVMkhyVkdmM2F1bkV0ZWlERUYvZkVMU0t6ci9YTXFyRW9yU01oTithSGVpcjBOZGJu UGMvcFNoNGZHTnpvNWEyelpkUEtQbVVraVNidkNkK1g1ZkVlclE0ZzQ5NmxOSUt0OHBBdVNnMitq SzZuLzN2YXpaTUxRUGxHeXduMm1LWU1odlhUVDFpVytVLzlieHowN2V0QUNwR3RXUm5DYXN5enp4 NDlTS2dPelY0V2dSUE9Vd0hBMDFFNzZFRi8zNkJCWDU3WE1lRXh6a1RuS1hmZmxoaTFRMjZlaFZY M0hLK1ZINUhvb3RqNGxGUS9uVm84R2pBTDQxanpEK0NaNEUrcmsyUkJMWHFabFhxQTN0b0xmb2Fq YS9SNnpWOHErQnF2b2pUOGp1UFh6bFZUN3pxdm0yVy8vaThpMTVVbkl2eVdIYy8yNzdpdFFhUFNz RG5ldGJoSTVQR1RFS2NRUmRxc01pL2pGcHJwc05yRmhGc2YrYUVJQlBFT0VBTEtYd1dxa1JucFZY UVdsaTg1TXRaKy95UVhjK0ZGSjJaeHI4Ty96NlI3Y2NuVE1HR05BSzZpWUF4a0F1VGk1bGg2dE00 dzZEeWhxRmZhekI1c1U1dTJ5ei9XZDU5Mndwd3l5YVhiR2ZtaWMvMXJFTnBwSzFicTFKWHVIWFo1 NVNBdVZOMEZkWFhUNWhUUlR2TFhiYjdWNlUzNzYwQ1ZseVpKUWFDMWN1SmE5TUlUNkdLUXdrcXZo M0krM0tMOXlybHJqVE1Mck5EWm8ra01TdG1Fa0VQVUdsMjZiTDMxejF2MitXLzd0a2J4VzFiQVRi S3hBVVRHVHd2ZC90Vk9UZGhiY0JtNm02VHRLdlM2QTFhbTMxVm1pbmFPbVZoSHBrZE1qWlIyVmZ4 dUUySWp3c3ltY3gwVWNZRU8yd3FnVjBxZ0RsaWxlVzhhQkZxNm4yczdES1pidFFrMEdNd2Y4UTE1 RW12K1d4VG41TUp6b2pRa3RlZy9ZeWtWMFMzQTk4cklrUFFNNW54dWtuOFRDVEtVT09Ra0U2QmRR OHk5ajZuSWk1SlFON09XL2JTcnl2L0M3L2F0aFZBNjF5WlpOYk1hYmNTamxtZVd1MDFFd0k5RDAy Y05NTHJVQnFMWE92U2lETWJZNXpCRCt2ZGxrMmoxaHlTYmdyMUdwUzE0czNpbEgvWlpXcm9FU2lE c1pSS2J0NWZwV3JOdjd2bnh2b3VjYnpuQmozSXB2bmZoSG5KU05xNXl4L1BDK08yRmVDVlRRNE5G RzFmYUVnWDhRN20yUit5NEtBVi91TDRJWCs4QXh2NlkzZzJRSHRhemtwbVlGNDJyUmEvYllsZjJ0 eHNjRXhaR3RKS0w3dTlYVkJyK2EyOG9TRXkrUXpjTFR5Wi9hbXhBbVdtL0UzU2Mzbk5aRzNhYzI3 Q2VKdmx2OG56ejB5emJRVjRTWEpRcmJLV3hUNmJrTmFDRFc3MnY3REx6WWFzcXB3cTQ2UERwZkp2 b2VpWkNjTm54QVVLMHlLUnRNTHJVR3VxUXE1TFkrYWw5dHZJbHhtUVNtL3FzNll0VFlteTNTdHV5 djNvUkpSQ0diaVhFdWtsRGVKZmxIaXltOW9xa2VnUkxLaTlZUFM5NFRJMVhTcjJMSk9MTWxGZ2Fl ZkFiWlgvSEhrYmVWUUZHZ05idUNpY2RqclAzcGJiclhtT3dhdVcyN1lJdllWdVV5Vm9iMkU2V0ZD cjFsUHJKMnhhRk9vVkxHeTVSeHB4N2hHZVFsc2V6S1pvUVZlbFlmcTBDMkdVS2RqUE1nQUFCQzVK UkVGVTdQVk5RZ3BoL3hBU3hmTXAwblV0S1g2UFNPSjZucTBkWlFKcDNiMy83Uk52YkhLL3VFeWVP Q3RCYjROZlJab1pLaiszRkl1ZjBrMHBDTmxiVUpSL2FlZkFiWlQvSFBrNjRiRnRCV0FxR0xocDRU eVV6ZnVjZUxTNFZmZ0pqc0FPTjhkdGluUWs1S0tWZjIzY0Z1emJVVkJGVTlsTWgxYllYUDNES3hC WFd2ZkV1eFpzc21OakwxYzJMYUlOYnRWNmF2bWZzTVRKTEkxRnFPb0Y3cFQ0NXdVTlhPT2NnbVYr WkdQUVRua3I0VlBqS1Y1V25TMkVrVS9JcDBCZXZXdlovUlRmR2tpYnFPMmR0UENleGRadjArajl6 Q2FaZ203cEYvVnZvL3d2bXFkVDkyOWJBVHpNcXFqV3RRcFlxNjVYc0xEenRDU3dLT2FEekZwVUN6 NGhqV0JsMTlUZUdGaGN0SFFxYXVYYlNqQWVpK2dUaDBsazJ6V0N0TzV4ci9BcU5HNm9kRXd2UEsw MFc1WFdncW80N2xOWjdSeHRkMktpUTJhSUxkVTFLTDExaUpRRkQ3emtpYUsyL01pRWJKWjNxakov bUc5aE1RSzVrTStMRXlJdmFBeGdyYU0yelNWcTBOaG9BUGdMYmNxenlhL0M5NGtITDFzbzhORmpt RWExRDh2N3pUM3JNbWY1Sit2emdrS2ZsK05xYm14enJYNjczWUJ0Zm84azErTGJ4OVBtUlN2MW9N U3BJSEZHMEVYYkoxUXRzZGFPdWRPbUdSUG1va1cyMTBiQkpqaTR4NzE0Q0M4ajgwWXJpNjZYa2k4 VnZXeDBkQlhaT0dDNXNvcURsT2dINDlIYm1MNk1kd1E4OEZMQldpVWtDeVlKMll3Sm13dGV4Z0Vx ZEpISmgvbDQvMkVZeUV3dlUrOURCZ2JFZXRCS1g2NDRpdGsreDMzeWlZKzFCR245MzhHZUpJdHN3 bk9pWjErMC9PZk16d2t2UWowSmJObnovUEMzcjhmZWRYdHZ0RUloamFEVmZIbDh1blA3YkJTK1No elNDYlFiM1JDbFhXN3QwQXUxdnV6c0N1dmU4YWh3NjZva25ubUhFSmxvd3ZFT1hIbGxobGpXTnhX SlBvVXFycDdIWVBuZVNhVEZOazBhN3dqZVdlK2lNbEFNcmU4WXNlTGkyVXd5OG1CZUdTT2dWVkor L0cySjFxdWFFdlg4aW05ZDR5aEtUZUhhOTVPR25Ld2hLSnQxK1pIMklualI4ci9Jc3lmdjNhVUN5 SVJDczBITmRtQWJ3SXdEb0wvS3NZM1o4MW9pYVpmeHlTRklXMmhmZmtoclFhdGU2Ymw0VE4yZzhx aFFLcnVCb1BSY2VWVnB6TVZQM2J0TXA3ek1EZ3Bsa0lvWDlNNzNTbUxteTZiOHlNTS93NWhoOG9N UDVNZWZlZFgyT0dHL0VqelBuNUxhOThPSFl2OUE3aWhGVlQ3b2NKVTVwS2NSQjFmRmg5VWtYS1Q4 SjVsZUpHTFhDbkNSdlBaN3V3Um1sMEJYZ05sRjJobnVrd1M2QXV4VGFmVzhEbk9Mb0N2QTNCTHQv UFpLQWwwQjlxcTRlbWJubGtCWGdMa2wydm50bFFTT1dRRXVNcDIzVjRYY016c3RnV05XZ0dtcDlK aWprY0FlS2NEUmxFbC8wUjFLb0N2QURvWGRIM1g1Sk5BVjRQS1ZTYy9SRGlYUUZXQ0h3dTZQdW53 UzZBcHcrY3FrNTJpSEV1Z0tzRU5oWC9XaitvMWJrMEJYZ0sySnRqUGVCd2wwQmRpSFV1cDUzSm9F dWdKc1RiU2Q4VDVJb0N2QVBwUlN6K1BXSk5BVllHdWk3WXpua01DMmVYUUYyTGFFTy85TExZSC9C d0FBLy8rcWVRS3FBQUFBQmtsRVFWUURBQ25ELy9EV0tLeXRBQUFBQUVsRlRrU3VRbUNDIj48L2lt YWdlPjwvZz48L2c+PC9nPjwvZz48Zz48ZyB0cmFuc2Zvcm09InRyYW5zbGF0ZSgwLjUgMC41KSI+ PHBhdGggZD0iTTI1MC4yNSA0MTdDMjUwLjI4MyA0MzEgMjQ1LjEzMyA0MzggMjM0LjggNDM4IDIy NC40NjcgNDM4IDIxOS4zIDQ0Mi44NzcgMjE5LjMgNDUyLjYzIiBzdHJva2U9IiMwMDAwMDAiIHN0 cm9rZS1taXRlcmxpbWl0PSIxMCIgZmlsbD0ibm9uZSIvPjxwYXRoIGQ9Ik0yMTkuMyA0NTcuODgg MjE1LjggNDUwLjg4IDIxOS4zIDQ1Mi42MyAyMjIuOCA0NTAuODhaIiBzdHJva2U9IiMwMDAwMDAi IHN0cm9rZS1taXRlcmxpbWl0PSIxMCIvPjwvZz48L2c+PGc+PGcgdHJhbnNmb3JtPSJ0cmFuc2xh dGUoMC41IDAuNSkiPjxyZWN0IHg9IjIyNS4yNSIgeT0iMzg3IiByeD0iMy42IiByeT0iMy42IiB3 aWR0aD0iNTAiIGhlaWdodD0iMzAiIHN0cm9rZT0iI0Q2QjY1NiIgZmlsbD0iI0ZGRjJDQyIvPjwv Zz48Zz48Zz48Zz48aW1hZ2UgeD0iMjI2IiB5PSIzOTciIHdpZHRoPSI0OCIgaGVpZ2h0PSIxMy4y NSIgeGxpbms6aHJlZj0iZGF0YTppbWFnZS9wbmc7YmFzZTY0LGlWQk9SdzBLR2dvQUFBQU5TVWhF VWdBQUFNQUFBQUExQ0FZQUFBQVhnK1N0QUFBSjJFbEVRVlI0QWV5YmRhdzhTUkdBQjlmQTRlN3U3 aUVFaDZEQkxVQ3dRQWpCSlNIQlhRT0JQM0JMQ0lUZ2tPQjZrblAzdTV4cnppVjNPZisrdmEyOWZy czd1N1B2OTJibTdXNXRxcWFxcTN0YXFydDZ1cXQ3cjEzbEx6V3d4aHBJQTFqanpzK21WMVVhUUk2 Q3RkWkFHc0JhZDM4MlBnMGd4OEJhYTJDTkRXQ3QrejBiUDlSQUZ3WndCOG82RHJ4eUIvRUZ2TDlN OEJNcUcyMytNUHhtWWF2eTJXejVYYi9YYVh1N01JQ3VGWmpscFFZYWF5QU5vTEdxTXVFcWFxQVBB M2doaXJ6V0p2Q1B2Sk9RR3RoU0RmUmhBRnZhZ014c0V4cklWMFlhU0FNWXFTS1pkZFJBR3NBNjlu cTJlYVNCWlRhQVJkMWxpNlMvRGhwNkh2Z1g4QUl3M0pueXluVEpYZy81ZG9NYlVhR1hnZGJSdXU1 b3ZlOUNYaDhDOXdQTC9NejNkR1MvQUo4SXFpL0lYTkFsL2hsU0hRdWFoM2dhL0ZkQjR5RGR3akli UUZ1YWVnQVpId1QrQ1h3MmVCTXdRRjdaSHhBY0NqNEczQTZnVStHWlZPUjQ4RmVnZGJTdXNBT1FW OWEwM3FiL0ptK2EzeGVoRHdPVlFVWndHN2hYZ3J1QWZ3VnZEOWFCazhVSGlmUTg2S1BRdTRFQnQ0 VjVIMmpjNjZHMkJkSU5wQUZzMUxPejJhNkk3ZzhHSEE3end5RWVEQTI0Rjh6ZndHZUFmWUlENXAx VXdGbi8xdENBcVBkUEVUaTRJQU93M2c3YWx3eENrNCtiSS9vOStDNHc0RUlZWmQrRHFvdFNENGlx cC9QUVlCem9zQnZBK3IwWHlaZkFpTDhVUHZMN04vd1ZvSEUvZ3I0VWJBM0dNMDREdUVZamQ0ZjlH YmdUS096RzQ3Nmd4dkJtcVBoZ3FNc0NaMUxZeXJUZnFhcktkNnVlZmhyZ055Zzcrbkl2K0xMZWJ5 QnMvWnpGRDRNWEhHdy9nSGtFT0E2dlJ1Q0FobFFPek5mQWFCUXZocjROREQwbyt6bmhBSmVNRDQx QVFhM2Y1NHV3QnFtaFJuNVBJODR2Z2pxMURUY20zQmxZWUdlRkRRdXlvYTc5bXVLT1hDTVlGam1Y T0V0OWdGVDNCSVYvOG5ndWVDUTREaWNpOEZOdEd0aktkOTREWXg2UVR1R21sT2FTSXZyUk9qbmdw dFg3QU5JK0I0eTRuZUJkMzE4WEd1Q2dmbU1Fb0o4RFhlZGZEaDJIOHhDNGRBbWpjdUE2a0JHUHdE M0ord2xGL1g0TS94YlFkeUVqR05mcEtLSnRKaXJXZGpuYlBYOW5TR2NrNjNrSmowK0M1NEoxWU53 bmlMd01GSHozampJZDQwTW83d21nMEtUZUxvVStRbUluSDBqMUxCNzNBUU51Qm5NMGVCSjRNdWdN SDJrSlRzQ1pTTXJsVUprWFVkVURlVHdaRk03aDRXYlg1US9zQktoVDlXNDdKaUxiRXFRQlhLMVpC OUtkcm1ZclowbzN3Y05nTFhIbU8ySVllMWVvbTJkSXArRGd2LzZ3Ukpkcyt3NzVXZVIvUkxxQmgx UzM1UEZJTU9BRW1OZUNkd2JWUjZRak9CV2NBTndmVEkxRStHalFMd09rMnArSDNoOUlMZWh0MnFN MnRvV0lQZ3hnMGFzUWVpRmFhUHFHTEYzYmg4Q3Z3ZGNJZkhjT2ZwbDRQUmlReXVXUG0wdjVMdEYx ZlpTbjRlcXFqSEFkZGRaMm9FVzhzM1R3VGFoTHA4ZVMwT1hUbmxDWGc1Q3BVSHJKamlMRnZQcWRU eG8zNzVCdW9BOEQ2S1psRTZYTUZOeXZpSFdENWpyNHJjaG1vV2xNUzdJQk9EQUdURWNQM1pMTzBs R2N5NWJnWjFHWE5CcEJwSEcyRDc2ayt2WWZoY0JseVQrZ0xvbDg5Mno0M1VFbkptZDQyS25ncE9B ZUlDSmo3eEhoT3RvMFhkMzdDOG5UQUJaUzE3Wks3QUFyTjdDTFZHNldzWmp2ODhuc0ZGQ1Awc2Vn ZW9XbUhWUnBGS2NTUHczR0RYUmFtdDVsYVFDVFhhQ2J6a0d3S0RvalR1Ylduc1RaMkRYNFprb1kz NnhHSHJaWno0NDNiejNvQ3JsVWc5QjMveWtDVHdWdkFmb0Y4aXdFZGdMY0c4d3l0SWtYK2hDc2l3 SE1tNDEwdzRYK1hkYmNNQUxibUk0UE1BZGprK3I2MVNpWGErV2EyLzJBWHFMSXg3MkNad1crbzVk TGI5ZkhpZndQcUZkSGd6R080QVJvb0JjVjBqcWpLNUlNV0QxUkE2YUx4N29ZZ0o0U2ZkeDFPajJr aUhCak9lMXpYeVRaTnF5ZWxhaU1oMUNlQzBTNGp0NktpQWVCQWJwR2czODVqQk1BcEhMVHFzTkNJ NWgyRG1BYXk5TURKajhOM1NTSC9ONHdwb2ZVZ2hQUHcydGpXNGhZRlFPWU43dDRtdXNBcVZQaFBr U2NCUXJPcEo1cXlzOUNPOVM3TXE2REhTUnVHR2VsYnlOTzEyZjR6WFdKT2x0UGxyTlI4aVNDc2Vs M0ZpK042QjdFQlhnbFJMZG9oS2RSVDV4TE4rcDRHcTljV0lieUp2VlRwMTVITVgwbnVNd0dVSGFj blhxN0dvMTU3TzhSdmwrQm1pU1Zub2R5TGZ0cEV1cnFnMHdGODlRTjZMVUl2eGJPbW1GQVUxOW9T YWpoZVpmRzdHMmZ5NU5aWHpwUGFyOUFZcGN1a09ydlBNb2xFTUVScU0vU2l6T0tHREtXNDc0bi9Q eEQ4UWJpV1lsM2xCVE9xNTg2OWRTNFhKNzVYcXU0ekFaUXpuN084RjlCVTY3MUlTUHdjLzk5UXJv c0liWGdadExMV2pGYjJRbC9KclUzTEdPd0VCeUFhMVR2M3VnaUhRaDRmQjA4QnV3YVhHTi9sa0xq SzZDM3h2VzVhM25FRzhBdm9JTXh2cGEyVloyVko3UE8rdkdTdDBlOTRxRTdOR1JTOVdGZWxtTjV5 Z0xIMDQ3cjFmUy9Kdkc0NjFXZE51a25YdDFhV0dZRDBFWG5VWDFvNUhVdytxaC9CL1VReS9Ybkdm QWUxTmpaemxZRWE4RlRWQzk2eFlCd1Z2ZXJvSnZ2bDd4bG52K0NXc1k3b0FIZWtQUW1aSVM3cGp0 VG9ET25GOWRnSzlmUVhrOXc5dlhDbS8rRDhBVFdMNllUUmNYUE50clc4VlBYM3hMbnU1QUJlQmRJ SFViN3BlckR2Q3pIZkRTRVFXSWVzYlNDSFlGNjlmNVAxRThqY0dubGU2Vk83U2RmY3ZNczdRU1gy UUJVdmgzL20wSlRma1pmUk5qWk9RNXBWTFozWGx5UEVqVVR6TXRaMy9zd2tkRFQzbGNRTUUvZGY2 WE9uRUhmVFp4MWdmUUNEcGh2VTdMdExpK1pPUmpmaE55QjVkSUhkZ0MyelNXamJSMElpb2QvY25F aU1VMkkvUnBHKzZYcXd6Z25HSTNBTDVCMVVPYVhSL2VvZkltV05WNi9wNUJnWEtmZXJQWGdqYWh1 b096TWJrcmMybEpjZDlzcGRxaExsbklnT3BONXA5MDdPblpXMDVML1MwTGYwUVBpSHoyYzhSRU53 Rm5zUURoOTRYby8vSk9IeXhCRXZZSUQwRC93K0tjVTcvSjRVcXViTkNwbEc1eTlOVzROWTVZKzNG Zm9DVk4zdHRVMlJ6NXUrQjJrVGk2UFE2ajN6UHRDT2dNSVZpNk55bXNseXNTb24zc21iOTNhTjhw Ris4eStlendCdjZ3WFE3Y001bVhVaFFGNGdPSU01TnBSOUpCbFhyMFdpZGRGNTlyVjAwczNXcFlo MmhIZklxTVlDSmFyWEp5M0hMSlRUTy8xWVMrTStZN29HdGRPZHJQcGw0WHNhOEY3K0w0anppdXZO aE1pRnNsSFkzUlo2R0RTNVdqWm9tMTRGWGw1cFVGOXdjNEVkYWJ1Ykt0dE5nOVJEOW5iZVhOdjBF RU5xVHpzOHY2VThUZEE4SCt3RHZ4Q2VTUFV2akc5YUovWmR4cXRlYW9yNWFKOFhWNWJJdS9DQUxh a29wbEphcUFORGFRQnRLSFZ6SE5wTkpBR3NEUmRsUlZ0UXdOcEFHMW9OZk5jR2cyc3NBRXNUUjlr Ulh2VVFCcEFqOHJQb3Z2WFFCcEEvMzJRTmVoUkEya0FQU28vaSs1ZkEya0EvZmRCMXFCSERhUUI5 S2o4MW9yT2pCdHJJQTJnc2FveTRTcHFJQTFnRlhzMTI5UllBMmtBalZXVkNWZFJBMmtBcTlpcjJh YkdHa2dEYUt5cVRMZ01HbGkwam1rQWkyb3MwNitVQnRJQVZxbzdzekdMYWlBTllGR05aZnFWMGtB YXdFcDFaelptVVEya0FTeXFzVXkvVWhxNENnQUEvLzg5YVAxeEFBQUFCa2xFUVZRREFPN2NySHEy TS9yMkFBQUFBRWxGVGtTdVFtQ0MiPjwvaW1hZ2U+PC9nPjwvZz48L2c+PC9nPjxnPjxnIHRyYW5z Zm9ybT0idHJhbnNsYXRlKDAuNSAwLjUpIj48cGF0aCBkPSJNMTk2LjI1IDQxN0MxOTYuMjgzIDQz MSAxODcuMyA0MzggMTY5LjMgNDM4IDE1MS4zIDQzOCAxNDIuMyA0NDIuODc3IDE0Mi4zIDQ1Mi42 MyIgc3Ryb2tlPSIjMDAwMDAwIiBzdHJva2UtbWl0ZXJsaW1pdD0iMTAiIGZpbGw9Im5vbmUiLz48 cGF0aCBkPSJNMTQyLjMgNDU3Ljg4IDEzOC44IDQ1MC44OCAxNDIuMyA0NTIuNjMgMTQ1LjggNDUw Ljg4WiIgc3Ryb2tlPSIjMDAwMDAwIiBzdHJva2UtbWl0ZXJsaW1pdD0iMTAiLz48L2c+PC9nPjxn PjxnIHRyYW5zZm9ybT0idHJhbnNsYXRlKDAuNSAwLjUpIj48cmVjdCB4PSIxNzEuMjUiIHk9IjM4 NyIgcng9IjMuNiIgcnk9IjMuNiIgd2lkdGg9IjUwIiBoZWlnaHQ9IjMwIiBzdHJva2U9IiNENkI2 NTYiIGZpbGw9IiNGRkYyQ0MiLz48L2c+PGc+PGc+PGc+PGltYWdlIHg9IjE3MiIgeT0iMzkxLjUi IHdpZHRoPSI0OCIgaGVpZ2h0PSIyNC4yNSIgeGxpbms6aHJlZj0iZGF0YTppbWFnZS9wbmc7YmFz ZTY0LGlWQk9SdzBLR2dvQUFBQU5TVWhFVWdBQUFNQUFBQUJoQ0FZQUFBQ0FuSzVNQUFBUUFFbEVR VlI0QWV6ZEI2eDhUMVVIOExYR0ZodWdnbUtKaWhVTGlpQm9iQ2dtTmtKVVFJeGRFa0dKd1lZVkZY dU5CVkd4WWdIRm9HQ0pEVFVpMklOWXNCUEZoZ1Vwb1lYKy9TenYvRFAvL2UyOWUvZTlMVy92em1i T25YYW1uWmt6OTh5WnViT3Z1ZWkvVG9FenBrQm5nRFB1L043MHhhSXpRQjhGWjAyQnpnQm4zZjI5 OFowQitoZzRhd3FjTVFPY2RiLzN4bDlRNEZRWTRDZFQzMWRld08vRmZxUEFxWm0yRFY5MmhjcnZL cDhyVkdFK1NVK0ZBZVpEOGMwdGVadWcvSGpnZlFQZDdKa0NuUUgyVE9BdHNuLzk0SDVMNE9tQlR3 NzB2Z2tSOW0wNmtmZE40ZW41djJsUTd4TjRuVUEzQjZKQVo0QURFVHJGZkhyZ05TN2dXMk5mMWx3 OW44dVdQTU4wblFGbTJLbTlTZE1wMEJsZ09xMDY1Z3dwTUZjR3VIWDY2aHNDL3hJbzllbno0Nlpk ZVpmWXpNZmxVWEZVaS9IZXpBZ1QvNEtFdmwrQXVXMGUzeG40ajRBNElOOUh4MytuQUJFbjFscFQr VW5UcWtHckh2K1pWRzhiWU40Z2p6OEx3QVZ3NGwyYW9YeVdrU3NQQyt0UFROaXZCOVJUWG9CYm1I dzNyVG1xdkYzUklWVzVQbVp1RFBCYUllMERBLzhhK01yQTJ3WEt2R0VjbnhINHU4QlhCVjQzTU5V WTJQY1A4ajhISGhTNFRhQ01mTzhWeng4RkhoVjRrOEN4amZwK1pDcnhqTUJqQW5jUHFHZXNwZUVX OXZqNC9qWnd4OEFVSTk5VG9zUEdOczJKQVhUT0Y2WEYzeE9vV2UwVmNmOXU0QkVCTm4rY2k0Zm04 ZjJCS1VhK0dPWmhRWmJ2UzJNL0xyQ2FaNElXR09IcjRwQW0xaVR6YjhHUzE4L0dma21BTVV2L1Vo ekNBWng0SnhsbFB5Q1ladmhieGk3ejkzSDhXT0NSQVJORXJLVjV4enlmRkxobllNeklkNTkwR0N0 N1ozR3JHYzJKQVQ0b2pUT3dZeTJOQWZWbWNYMTQ0SDRCOXExaVB6YkF2SlhIQkNCR2ZFTHdNTStY eHpiRDN5TjI1Zm5XY1Q4eFVBWVR2RU41SnRoL0VSeDVmWEhzWndhWUYrVkJoQk1PNENSb2tybGJz RXdDMWJkRXFkc2w3RjBEbngyZ1JYcjcyTzhkOERhTXRjRFlQeHJIMk9iYnZ1bVE0Zzl2aWtpSEwz bTNKZW9jSWsrSk5UK1I3SWs3ejR2ZG12K1A1OTRCOGJHMk1nWS85YVhCMlNZMGFBMnMvNzBJeEZq dmMrRSt0T1dJQ0RwVXZ6NGhGY0FRL3hoNzFmeGxBajQ2VUhIMkliNDAvdGNPakpsVG9NTlkvVzhX VjRTNldlQUpldDQ5ZGY3Z0FQT2NQQ3hVaVNweDNtQ0VpNGQzUStSQWdKbXlGb1ByVUlnb2Y5cEV2 SFBqUHFUejlpbnNBd01NY1lvNDlseWVBU0FLUFRoeFJLNVlpNC9LWTZ6dXAwS0hOR09hbVFzRGZF aWFTM01TYS9Ia1BQNHBNR1owcE5seERLZU4rNXQ0bmhVWU1pOU94UDhGam0wTS9ub0wvbUVxODVU QUp2UDdRYkFRanJWNDh6enVFQmd5cDBLSG9mcmZFRDRYQmlEUFZ1TXM2QXpJOHErelg1YkFkc2FP ZDlSWVFFb3ppblFOSWxzNkVIR29PemRWQzJPM2F3eHYwNkUwcDBLSG9mcmZFRDRIQmlEM3R1ck9n Y0YvUTl1ZmRrUEljTURxV21JWTgzZ3hWSnNXNUZVRGV4WGxIck9KUDVpZ2NKeEdMZmVxZlFwMFdL M3pxSDhPRExEYXdGclVyWWJQM1U5TnVXa0JPMFNEcWN3eWxQNWt3K2ZJQUdPdjhKUHRxQWtWTjVO ZlZrd2JXL2hPS1BwMFVlYkFBTGJvMnhuc2pTZDJ4OXdZWlpVT3JUZzBSaEp2RFNyUXdpSG5sM3Yy OWh3WXdNeG53VmVkUlFmL2V1VVpzSWtMN3pVUWQ4ckJUMjBxcjMzV1IwM1FXdWN0RXZvZWdUSlVv K1dldlQwSEJ0QkpWSG4wM3R4M3llT2RBbVBHVGlqVjZSak9LY1pSZlJZZHFFUmZ2Yk03M3BLN0py b09DTm9iYVprb1VmTTJjMkVBYWp4bmZmU1cxN2tEY2JiMytWZEJ1TjNNcVNMQ2F2cnI3Ry9wWUQv Z0lhbXNveHV4MWhyYU01OWhlaU5DK0swOHVnZ1VJcHlhY1R6aEcxUHBtdjArTis0ZkNheXVCL2lk a3hHZjZHdHJITzF3Ym1uYkNxN1M0U09TZ1ZzMDFxMTNpRWdPek5VQzJPei9IY0czVXg3clBNeGMz Z0I2NncveStPcEFtVStMNDltQjN3bjhjT0MzQTNaclB5ODJZKzNBdmk1QXgxNHFYRE95UTNzL2w4 cXB1M1ZObkpNTU9qZ1Y2L0NlQk5MYXdiWDc3Y0NiSXgyK2t5RHFPQ0FIeDZCM251bFBlTTRKNXNR QUJyUXpQbCtZRHF6TzE3NFBpOStNYnpZay9vajdnb1Q5ZEtETXY1ZmppRFl0enNOVHZ2ckZXbmdM dUIxQzNaMWtGVFlGME1IUmJTZFlNVldsSWVkL1Zqd21CcUpQbkV2akd3ZnJBQXkzRERpbmh3RXlw L2ErUEkwaDRsamtmbGZjdnJLS3RUUUdtRk9neEFIZkFoZ295NGc4Mm9FUzc5R01RZWhERnJKOFd3 bDFidjJiM05yMkswRnlNdlcrc2Y4NG9QMnhsc2FiMGR0RldSaGptMk1oeXd4TzViR3BucWZDQU02 d0V3dkFoNlpSbTg2NE9KMUpETERRbFFaUUNYNW0wcTViNUsxN0E3UmxPZ2FkcEtObUUvNm1lSmti dUVRMjJodDFMdmdja1Jjd0paOEwxSVUxZ2U4aTdwd0E3YS84SEhwekxKeFlhTkpJOUtEWnBqeVpi SXN2emRIZ1ZCaGdFNEY4czB0L2JlWjBIcDc0TUpiR2h6STFxOW85bFhZTXY4Zk5sQUp6WVlBWHBu L01jRTVEK3JMS1ozNEpHalRPdldNYUNJNU8xK0tUdjhNWlVXQXVERUNyVVhLc2ZZQWZTQit1TzlY b28vbFBTWnh2WTRrRGNTNnNDLzU3MFg5blNZRzVNQUJaMXplMDNnUTYwdGRoMWdGL0hRL1ZIMVdp ajh4OUhmVXpDYXVQWitqQmZ6RCticzZVQW5OaEFOMUgvKzJlRzdyK3hXSWhhT0dNQzlVZlZTSzFv RFB6eTRnOHZpL2d6aHhNRVdjMzUwaUJPVEdBL3FOQmNiblVKOFh6RzRGVzlVZS9UdDYzWXd6SGNZ azJQdWpkbkJzRjVzWUErbzg0OUF0eHVQSEF3cGlzRDhqL3R2M2RiVU04Q2tvMzUwNkJPVExBdWZk cGIvOFdGT2dNc0FXeE91cjhLTkFaWUg1OXVsajBOazJtUUdlQXlhVHFpSE9rUUdlQU9mWnFiOU5r Q25RR21FeXFqamhIQ25RR21HT3Y5alpOcGtCbmdNbWs2b2luUUlGdDY5Z1pZRnVLZGZ4WlVhQXp3 S3k2c3pkbVd3cDBCdGlXWXJ2SDk1RzZMOEZBKytkNXV5OXB1eHl2YTcyMmE4VUc3TTRBR3dqVW96 ZFN3SGNYL24zVFo1d2JrYThiUW1lQTY5WWpwMU1mbjUyNlZPdnBxYkxiSzA1eUxKMWtwVVB3TmFZ SEhaZ0N2cnk3VDhwMDFVeXMwelNkQVk3ZmI5ZjFGb1hyV3ErZDlsaG5nSjJTczJkMmFoVG9ESEJx UGRicnUxTUtISklCV3JXYWIzYzF4TjA4YmpCenFTMDFJUERab3YrcmRaRXRuQ0dvL0h6VzZJb1R0 NkE5SXNpVmw1c2VYSlY0NjRTdEdnczQzd1A3S040bFc4b0YzTUxVYjBpMmRkdXk2OWpoQTdmUGpW M0h2b292cmJDcVU3VkRYdXZVb0JWZjdaVE9iVzQwTC83M1dEcmdUMEpjNExWS04rMUhCL1NBQjRa dzVWMVE1Y0p2NjRVMndyVGJwNlh3WFRMZ0Q3bUZBemordU55ZG8veHQzZUVQZ1MvM3RFc2EwSlk3 bE9aSzRZZGtnTGFpR3VybU5wZTJma3dpMnNIbVRoOGQ2YlBGajAwYzNGaWp4ait6RzFodVVLdTgz aUlwUGovZ21zUllTeU12MXdFK0k3N0hCTzRlYUQrVTV4YjIrSVQ3NjlBN3hsNDFQcUozOTVEYmxN VVpZQzdqcW5LRkZTalBmL1c2cFVLWU5OTEtnMzliY09XNVR6cGRkT3VQd0Yzd3RWaThPcGZieERK eHVBbkRoYmpLZGcrb1M3OGVsRGowaUxVMGhldGUwUGRmaHV6KzhWZko4czhEREFiQkZOeGpvSy8w RHh5MCtsV09mY0t4R01CTkRhN2kxallmcTd2YjMreHRGaEVHekdTUGkrT2VnVEZqTm5lM2orOTl6 VGpTUERJSnpGRGNsYWNCOFlDRW0rRnZHYnVNcXhMZEV5U053VkxoR1BGSjhhd3IzeDFFMzV5NE1n YmF4NWVuc1hXNmkzZ3J5TlV0bDcyQldmM05pQSs5eU13QStmbTQxVjBiNGx5YTIrYnBxaGUzUFp0 Tk1XYUxhOUFIWlduUXdUMnA3UnRwR1RIeU1ESHBLMWN1ZXR0Q05WdTdka1k0Z0lQSjJ3dUlmYU85 cVp3N0pUUFhXY1phUENFUGpCNXJmK1pZRE9DS0VxMUNSTE9ZMjQvdmx3QXpydG04QnEzNjZVelht eVI2clRFd3pOeFBUS3hYOGoxaTAyQndteVV4UllJV2Q4dkR4Ym55akhPaGpOdkY0WXB3ZzBVYU01 RGI1WXJ3Qm85N2hWWTNlWFM0eTdmOG9VU3lXTWpUNExZcHhBL2N3SXpKeGZGajB1L2x1Q1JnZEhR ellYalRHYnozU2w3cS9tNnhNVWVzcFRHUURFU2VWVndUaFR0UzVTUCtBL0x3YnpLeEpoblhUK29y YjdKblhxUndFWUgyQ3dkd1JQbHZBc3pIallaRVh1NTE0TC9LaUtVVjUySUQxMWFXZnk5MmRjNWVN dCtRcVE0eVFGZHZabmJMRzBMVWRZVTYycDMrQnZwUWxtWWlZa2gxQ0R5WHZ0WkZXVzZIRUYvdE5i dGdpQ29EZm9IL0d6TmJWUng5TjlGQ0J4VU8yM3JCb0tzT3hraktnSWR4dmpaSUJsdXNoYno0aXht RlhSYjh1NDFaWC9zcUR3ejVRL0c0QlRyV1RXWUkxODNReGJ6b2VvZWJVdXpXWVNKQmE3a1MzNGkw M09zQXJWeGxMMDQ2VWdIM1hxRUd4RjRMV1pQNWZ5WHMyd0pEQTRJbzhqV0pMNE53NU5ieXI5b0dM ZGwzTmJ6OHQ0K2paam5NUWk3M2lrN3dXcVA4QnlmR3dJcTFjSmVvRHVKdTRTbnhHR1N4bHNic3B4 UE56Smhib0puV2JDbFAvcXVBUE54c1YvVnE4OUtlbGdaanVHYnNrcy9sWVZITjNqV1l3YzNrbGEr M3N3bXQvSzN0L3h2Y1dpME0wL3dQeDc3aFdBemcwcXBXRmwzWFRpS05UaFJIblBHYTUxNEgvNURB bW9uanZNRVkvR1lnRWY1SXpzRGxIZ09MYWd0aE9EcG1hSllrSWxsUXcwTlBiemEzenZHRGI4cmps d083TU1RMjJweWh2THhwS200VDd1cWJ0OUx0Mm03N1VSK3VXM1FUNzB4eXlqWkJEVEc1K0p2QlZU MDY3S3A1WENhOWUrblh6V0p0WGdZMGxhZ3dyMm4vYWNXOURtaVR4dklqMTFjNmJ3dmlTL21IN0dj bG9tVFpPQmREOHF1M0dCSEptUmg0Wkg5aUU3ZVp6RHBnckc3d3BnS2FtRlduNEZNOVRzV2RrdDls Y1NnanFMcWwxNDhHT3B1L0FHMUxVMlp5ZWxwRjdOcytGZ05NbVgxMElIMTEwWUJjWGU1VnU1V0hW K01za0V1eklLN05rMzhJREZwTVVQSHRBcmZDeXJadXdRVEVuUW96V0w4a0hxSkpySjJZZG9iZlNZ WUh5QVFkSDUxeWlobUpPcTFLTmxFTDJqS3FVbTZhbzEzU1RKNkRjQXdHc0RBMUt3eFdhc2NSWmhz TDA4dGtPNVZaNU8xZlpsN00wY0FZMHpab3MzZTJld0tVQmJSVTFXaGFRSHRCL0RiMnZEVzVEd0xI WUFEeW5rWWZwSUVweEF4VXMwKzhXNWwxQzk5MUdkQnZmM3NpYWhhTGMwRU1JdjZJVzV6NXo0eitp dzBObkNLdFNja3VQaEQ5bTNrYzlDMTNEQVl3STl2a1NsdEhEZFVsZWJxUXpMRGwzc1plRmFWYWNX Z3NIeDFrRUJkT3U5bFVZV3p0b2VVcEdkWXNCc1FKRXdlSC81ekJyaTZ4RUEzUXhZWWR0dzNFb28r Tnk4dE9WdkxhR283QkFDcFpITTg5Qk9URVVzOGhTbW1FTHZDM3NwN2FZRnRNWTY0bWFLM3pGZ2x0 TitDR3lyZWY4QlhCWmJ4dDdoOEg0STV6WVczZ1hBejNPUU9GeHBNdkNHQVNJZ1pSaVZvVENENlk3 bDloQmNkaUFPYzlETENxeHpyN0xnbDB3QzNXZ2phR3BtZHh5Ui9WSi9XYTVGU2lkaVc1eCtDdWlT d0dOSE8xVEpTb3BjR2szeDFYMGRFQnNzZkdEMHIvVGYzNjhJVEJqWFcyeHZyb3A1cldPM05GTFdv M1hyQ051VEVWTDV5ZFEzWGN6alBla0tFakQ3Ync2OVczaWs3MGFUZkNES1pucnlKdDRjZEF0Yk5v UUQ0a2FjZGtjK1g3M0svcXAzTldSU0Fpa2cyMWVrdFFnL0pUaXdKdkJSdCtLV29CUjV3MC9PY0s3 WjVBYlJpaWljbnBVY2NneXJFWVFGc2RKbk9Vd0tLWXY0Q0k0c0JhTFVETi9BNTFWZnhsYkR1Zi9o a0dvYVgzMm5WT2hmNlp2NFhWOHMzK0ZyTUdkWXZuWEk2ZDN3ckRWTlNoNWZmSy8vcnl4SVlyVFp5 ek0vcndWaE5hUmZ0WGV3STJOOUZFTW05b21pTHVnOEt4R0lCOHJHeE1nQ2pPcHRoUkpRY1NOYWpL RU1MZ2MzSjBGOXZpL2tQTUVlelMxVHN5akxtVXFXemlpd0hjbG0vUWUxT3RudUQwa1BtNFF3QUFB dE5KUkVGVWhsQjNiVkJQTzhIYXdOMkNQS3ZENFVvamJZdHpxbTU3T2FXeDhhWWs5cUdCUHlSRTIz WHQwdTlPamJLbEtUV3hOL3lVemNsMWVWNHBUS2RjS1lOTEppYmUrRWhEY3BvV3R3b1k2Q1Z6Q3pj d3JRTldCNSs0eXdDaVB5d0p6Y0k2TDg2bFVhYXlIV2x1QjZlakd0WUJPbmFKZVBIUWFRNjIxUnVL bUVQY3dTd1hLRGRaM2p6T0ZOVWY5MGtqclR4dVF0cmFjVDBTMEs1WjI5U0U0aTJnSC8waG9kTzlR N1YwbEx6dFV3Y1lmMjBJZWQvaHgySUFnOFV1NlozVFFPb3gvamdYYk9lRWJKZS9ad0xxTEU2Y096 R1l3SXhzY1gzZjVPajBwSTZNYzJtc004eGlGdWtZUTJjdEk1cEhlOUJOTURHSHVNTzlEcnhsckNj cXppRTVlWlQvbEcyVEExcFpZN1h0V0NkYVZydzlBU0p1K1ltaVBsQXEvMEh0WXpHQVJocU1CcURC Ym1IcWxjaDJGQmxUakIxdmtONzVmV21BTDhpRVRRVXpzMjhSTUNDVnFEeUFRMi8zVGliT0tnMlZi NnNlYm9IdkZaSmsxSGpiRlQ1YkhwVmdVenMyeFZjK2JIU1FQNUJPMkJCc3dwVmVQZ0R1dW56MG9Y L21wRldEVitBYmhIWDRxMkhTRXhPcHVWZmpEdUkvSmdNY3BJRzlrR3RIZ2JkTWplb05TTFBtOEZ1 Q2ptTTZBeHlIN3VkY0twR3BsQnpFellQci9sdmlkd1pvcWRIZHU2YUF4WDd0dDNCL2Fncnc1VnFz QmVWQkt3b0syd2k3UnVnTXNHdUs5dnhhQ2pqcTRQc0xzcjQ5R0R2QmRXRFFSME0wYlMzK3dkMmRB UTVPOHJNcTBQR0hkWHM0OVA0dUZjQVlSeVZJWjRDamtuLzJoZE8yMGZsVGIydXNUYzhIeG1IUGhU bzB6dU9hUXpMQUZMWGFjYW5SUzk4MUJid0IzTVZFdlUxRjZoUW8wUWRqN0xxc1MrVjNTQWE0VkFW N29rNkJmVkxnaEJoZ24yVG9lWjhyQlRvRG5HdlA5M1l2S2RBWllFbUcvamhYQ25RR09OZWU3KzFl VXFBendKSU0vWEd1Rk9nTWNBbzkzK3U0TndwMEJ0Z2JhWHZHcDBDQnpnQ24wRXU5am51alFHZUF2 WkcyWjN3S0ZPZ01jQXE5MU91NE53cDBCdGdiYVh2R3U2REF2dlBvRExCdkN2ZjhyelVGWGdVQUFQ Ly9pRnNscVFBQUFBWkpSRUZVQXdEcGZVN3drbnNPU0FBQUFBQkpSVTVFcmtKZ2dnPT0iPjwvaW1h Z2U+PC9nPjwvZz48L2c+PC9nPjxnPjxnIHRyYW5zZm9ybT0idHJhbnNsYXRlKDAuNSAwLjUpIj48 cGF0aCBkPSJNMTQxLjI1IDQxN0MxNDEuMjgzIDQzMSAxNDEuNDY3IDQzOCAxNDEuOCA0MzggMTQy LjEzMyA0MzggMTQyLjI5IDQ0Mi44NzcgMTQyLjI3IDQ1Mi42MyIgc3Ryb2tlPSIjMDAwMDAwIiBz dHJva2UtbWl0ZXJsaW1pdD0iMTAiIGZpbGw9Im5vbmUiLz48cGF0aCBkPSJNMTQyLjI1IDQ1Ny44 OCAxMzguNzcgNDUwLjg3IDE0Mi4yNyA0NTIuNjMgMTQ1Ljc3IDQ1MC44OVoiIHN0cm9rZT0iIzAw MDAwMCIgc3Ryb2tlLW1pdGVybGltaXQ9IjEwIi8+PC9nPjwvZz48Zz48ZyB0cmFuc2Zvcm09InRy YW5zbGF0ZSgwLjUgMC41KSI+PHBhdGggZD0iTTE0MS4yNSA0MTdDMTQxLjI4MyA0MjguMzMzIDE1 NC4zODMgNDM0IDE4MC41NSA0MzQgMjA2LjcxNyA0MzQgMjE5LjggNDQwLjIxIDIxOS44IDQ1Mi42 MyIgc3Ryb2tlPSIjMDAwMDAwIiBzdHJva2UtbWl0ZXJsaW1pdD0iMTAiIGZpbGw9Im5vbmUiLz48 cGF0aCBkPSJNMjE5LjggNDU3Ljg4IDIxNi4zIDQ1MC44OCAyMTkuOCA0NTIuNjMgMjIzLjMgNDUw Ljg4WiIgc3Ryb2tlPSIjMDAwMDAwIiBzdHJva2UtbWl0ZXJsaW1pdD0iMTAiLz48L2c+PC9nPjxn PjxnIHRyYW5zZm9ybT0idHJhbnNsYXRlKDAuNSAwLjUpIj48cmVjdCB4PSIxMTYuMjUiIHk9IjM4 NyIgcng9IjMuNiIgcnk9IjMuNiIgd2lkdGg9IjUwIiBoZWlnaHQ9IjMwIiBzdHJva2U9IiNENkI2 NTYiIGZpbGw9IiNGRkYyQ0MiLz48L2c+PGc+PGc+PGc+PGltYWdlIHg9IjExNyIgeT0iMzkxLjUi IHdpZHRoPSI0OCIgaGVpZ2h0PSIyNC4yNSIgeGxpbms6aHJlZj0iZGF0YTppbWFnZS9wbmc7YmFz ZTY0LGlWQk9SdzBLR2dvQUFBQU5TVWhFVWdBQUFNQUFBQUJoQ0FZQUFBQ0FuSzVNQUFBUUFFbEVR VlI0QWV6ZEI1UThUMUVIOERGbnhZQTVnMklnbVJCRlJSRURnb3BnRmtWRVVaOEJBNWpRaHloR1VG VGVBMUZSREFSRlJSUjhJb29CQTZJQ0JqQmlqanh6ZmliNGZ2YS9kZisrL2Mvczd2MXU5M2J1dHU5 MWJWZFhoK21wNmFxdXJ1bnJlZW1oLzNVT0hERUh1Z0FjOGNQdnR6NE1YUUQ2S0RocURuUUJPT3JI MzIrK0MwQWZBMGZOZ1NNV2dLTis3djNtbHh3NGhBQzhiYTc5OTRFWEwrSGpFbThUWGpHRm5ocW9l dUp2U1hyYjhCMHBxQTdRanZaQ3VoTGhuWElYL3g1d2IzK2ErQTBDUFd6QmdVTUl3SituWDc4VnFQ Q3VoV3lJM3pENTd4aG93N3NsOFpxQlRVR1pXeldGZmo3NGZ3VXVTM2laZFBSakF0OFU2R0dISERp RUFQeGIrditMZ1FydkVPVFZBcHZDelZQZzlRTnRlTHNrM2pLd0thaFg1ZjQzaGR2ckp6bnJRRUg4 V25yNHVBQkJUdFREcmpod0NBSFE5MS93czRTYkpyNXhZRk80NDdLQUFmekNKZjdLaWQ4NXNDbVlP VjVyV2VqM0UvOXU0TEtFOTA1SGJ4M29ZUThjT0pRQS9GN3U1VzhDQXUxOE04Z2FvUG1ZTzRyOFpY NGVGcWp3ZmtGZU5yQXUwS0tWLyt3ZzFpQ0pqalQwMno3aHdLRUU0Sy9TZytjRUtqQ0RDaCtMbVMv TUhYbk1nYWNIS1FFeUE3eGUwbE9CZWRXMi82d1V0RmhNMU1PeGMrQlFBbUFCYWlGYS9MOWRrSFZl R1lPY3VaTmlnOEgvWjBGS2dONDBPTTlTb3RId3hxR1c4UHhIY0FLVXFJZk9nY051aGZqMVBJRFN4 RzhmL0xVRFk0RjV3OHlSVndPNEZhQ1hTc2I3QktiQ1d5V2o3UDhYQlArandGVGdQbnh3TXY4d29H OEYwdWh2RXZxMjRlVlM4UDBEVHdpWThhb3Q4WCtIOXJ6QTV3Zkc3dnRWUS8vWmdMSmZtN2pDSndS QkEvS1ZDMmswOEJ6ZE9UblBETGllT3NDOWZFRm9yeDdZTnJ4U0NuNXN3T3padHZVUG9ibS9kMC9z ZW9sR2czN3FyK3VYbS9hdFU1STcrdjhTby85SjRyUDJLMVhPRnc0MUErajE3K1NISms4MHZGRisz aUl3RnBnM1pnQjU3UURteWJFZ1JqZURZREo4RlZyNy81ZVQrWStCMVdDd2ZtbUlCdW9ERXQ4azBB WnBkUDE5U0RJTWlFU1Q0ZmJKY1g5UFMveFJBWUtWNkNTNEhyZnNRMFA1NjRDQlRaQ0Q3aVRncFlI L2xMVDJIZ0hYUzdRSTd1WHJnbkVrM0NIeHBxQ00rMzVzQ3VKbDI1YTFtZnZ6TEZ6dnpWTm1tNkNk WDBuQkR3clVHSHl6NEo4ZEdGTUlJZThuMU1YMzAvcjZWdjgyMldXTzBQSm1nWkJ1RUpnM3pCd1o3 UURteWVIUlFiOUZmc2EwODZ1RWp0bUpGdUduRnIrbmZ3em1SNGIwbFlFSy94UGt5WUZ2RDRpOVpB cTZDUGZMNzdjRnRKM29CdUh1b1R3allLQWxXb1RuNS9jN0EyUHRHVkRvQm1xS0xBTEJwaDNSelpR TFluNW9TVFFnWDdtUVR3VW1Iek94bkFZMDd2ZWtCQ0RnUVJmaGRmTDcvWUVwdmhOSWcxdGJ5cWJv SW5obXJxODliUytJK1hHOW4wN3NlU1dhRFBwSG1HNlVFdjhVK0lFbHdMOHJ1SHRNdEordzJ1b2hC Y0REdzl6cTAzc0Z3ZlJFcHdMenB1anRBT2JKNGRGUm1JbkQxUWx2d2V4UkQ5aWkrYmZiek9EYS9a ekU5dzRJQnI2MHdYM1hFTzRURUw5R1ltK3NtV0JCaDN2a2g3WlNQK2hKZU4xZ0R3b1VYMzhtdUQ1 NGgrRWExWjZGK1FjbXowTlBOTHg4Zmo0cFVPMHg4Y3cweWo4eDlBcldUV2hBdm5LVlY3RnJXeTlS RUJiL1pvTjdKaE1ZZkI4ZC9QOERnb0g5cVpBUnVFMW9oRlo3UVFmOWNDL3Zrb1RyYTQvR3gxL21Y TWdEWjhXamd1QlhvdEdnUGYzN3Z1VHFEeUVEZUVjSk1ZZVNkVEZCWnk3bVN1TlhvUmtKZ2x3Mklh MEFMMkRXTUcrazJadC9BRmtDUnJVQzRUMUJEYUJsa1lGN2xadFYycUs1MVlCb0hoNjdFMjVRZU52 NnpVa1FoRVFuZ1ozcVJSUlRSVGtabjVlZldsd0hYUVRtZ2pZbG1EWUd5b3NrVmtEZm1VZGYxdEM5 RDNHL0RlbWFVZXVjTzZXMmdlbGFRUmNCVHVOKzlTSjEzUThoSVpEWHBhNzdOU3NTWkFNVmhjYW5B TWJ1aFZsS1NkU3plYzlVd01kRWt3RnZ0Ti9PckhodWZURlphUjhaaHhZQVdxck1HSU8xVEoyNlZ6 UWFSOXIyQ2RzbzRBVUdOY0dRcHJGVzdjZldyS0E5VnpYbWg2ZGlDZDBQQmYvUndMckFISHJTc2dE dGVaY2xYcEVCOHh0SldHZjhZR0lMemtTVHdRQXRCZURlZHlVQVRMUXBVNElRRUw1MTEvWGl6Y3ly NHdicjF3Y3hRQk9OQnFhUUFWMlpacGwxOS9KTEtUalZ2MlJkWERpMEFMUm1EQzNFVkdqdjN1TFhv RUt6MExLTkFsN0FyS0h0cE0wZ2J3TlpBcmVxQnlucFlhc1BML0NBdkdXdHRNRzk3aUVycDUxVnM4 MTE1QUVtZzJzeXlaaElhT3ZnUDVPNWE2Mm5qNnYzbXN1Y0N2K2FsR3NuR2czTVVXYVp6RzBIYTZ1 TXB0WmsyZ1BLNmlmOG9IQm9BYUNOV2pPbVhiQmFHSmY3VXpuMjlDcXphRm9MWTNUbHkxeVNwcUY1 V3VDOEdEVkZTd09hbjlrQkIyeGFtbk1UV09RcUQ5akFCQW0rRFZqdzB2UWZrY0tQQ2JqM0V2QWtk eEwrTHEyc21ub2huUXBNR2J3N1JWd21tSkczWE9JaU8wMGZFV1FUWDNqUmloZThReng3cVRZYXpQ eWpHUmROUExRQXVGL01xTVVseGhjVExiak1BTW9Zd055SzhGVXdpSXBHYzVWR05odllRU3J2dWNN d21HM2dCZHIzb0NwTjJENGxpVTJnWElvdGdyNGExSXZFeWc5enpHTDUwYUc3UjdNWGJjOWNZSWNU T0VLWTdKMEcxMWluM1RkZGpBT2dIYnlFZkJOUDVIdFBVTE1HSWJLT21McldwcGwycXQ3TzZYTVFB Q2FNaFpTYlkvUHpCc0M1MDJoTE9OY2J0eWw4RlhoMm1FTG9ORDdORDZlNVBBZzRzK1dpcGx6bXor TnpVWnI0ZXhQejdyZ3ZBeXZKazJBeFRhak5iaWZFamx3c0IrWWdBS2JpTW1Ob1phNDBYTEFJMjJZ QW0rN1psT3JRK0RRL2M2Z1d6MllYQWlSL0NwUXgyN2plV2NETEc0dkVhbGZhWXRzaXNHaGkzZzZM WTJiRUo0Wmd2V0ttK3ZqZzU5SFdxYjczOEVXNXdsbDRVbVYvTFBWbUgrWWdBSmprTmJrWTgzaHpE QTZMU1RTRGM5MEE1dGt4NkpSVm54bEZrQXhvTkxPTFdRYmVBc0g3bHlYQmROMmFRMHZ5bVNMWC90 elVLRGNvRGY4bFNUTnptRXJ1aDgvOXUwT3pIbUVHNEw5NkljMG00S2ZacXpyVW1rTkZ1ekt4QnpD SG0yRUtsRHZUQ3kyK2UrYU12azBOWUhrRnZCNWw0cWpuNVU4OU9MT0x3VjVsSzBiN2kyWENJR3hk cGt2eW1TSzJNcmRxVlRMNHZ5YUpmdzVNQlcrdkNkOVUvaUhvK0dpN2VsMmJRbHIzWXF2S1hjcDRM Z0xBdjgvUGo0bHNmNi9WbVRQU1V3TllYb0ZGWnIxUFlFTFpuTVVNa3Q4dWtxVUxDSUMySysxdHBK bWowbU14UWZHMjBvTFd3cHgvM0d5bExOdS9aaEd6MXRSMWxRWDZaeThNZkw5dzl0WjUzR3B0UWdB OGowMnRlQUZHMkNrVlcwRW9oRTExRHA0L0Z3RXdvR2h4REtFVmFWS0RUWHJUUUZLR2g2ZTJSZEQr dGhtZ1d4eGJKTVBId0dLVjEwU2V0WVBCUGVYVlVjYTY0ak9EV05EcXA0SE9aQWpwVktEVk4vMlgy NGVteHIwQ2N3eS9tazRWUHowSGh3OVkzNFE4R3N3UUQweU9IYVptWHE1ZENpYWtlWWU1Q0FBdTFi OUplaUgyWVFpQlRRTTRSUmFCdGlwQjhRQXNvR1ZZSEZza3c4ZkFnL2J5cXZLNDg1d2U0VUVXVFd3 UTJPYmc3UzZiSHMyc295d2NjRy9XMjAzbERacjJQWU15Z1BCOGNSQ3UwSmIvdGhPRFpFMEdNeFRo bWl5d293eWEzSFlKNnhoTjJsTCtFMEdzcnhLZEN2YnoyQmozdmt1cU91cHFZMG1hYjlRK2dFUDNr dDFwd091SEFTVGVOSUNWS1ZDMjFoRkZNNnVNYWVqS1orL3ljbmk0UmJQZmgvYXlYWmZYeHFMVnRH Nm5JNjJ2bkUxcy9Qam8wc0RDOGVHUUpSZzBGcnVFVER0QW14YmVCZ2plOHd5VkY0bjVaSUF2cTU5 RXYzbUNEY01IQlBkbVZsdjNEMTdtVjlDZEIxNmMyaWVsY1RPay9oSnlQTkVIOThaOC9SQUZsa0M0 MVYwbTV4MTVDSFBwSVUxdEVMZjk0ZDFaTjREYnNoNUVyU1BRelFvMWpVdFBBVTNGNUdvSEw3Nndm YzBJQktMV0k5cXdqOTQvdW95MTdhV1hkWUZ5QmJ4UjJnSGExRFlQMEJlbWdKbnF1WWtGWm9OQkJt L0JnQ2Q4UmVOTjB0YW5oY0QwU0xTWGdIL2ZtSmE1ZEFsdDBFVmdDdUdKUHJpM0JURS83dW0raWI4 aG9HNmkrUWNQWXk2OU5OQU4rT29QN1V5RFYzcFRiQjNSYWt1TFZONmxUZlhrODlQYnUrUEYyMWVG WUJPYnFUem9JcGdSYkphajZTelNhYjVGeHNxUFFXQkc0WW15MTE2OUtpTFBEUERKSVhoWlIxRGt0 L2RzWGJDNkJpR2dkMHNkdTFUMU0rZ2lXR1B3bGkwU2Uvb3hrTjBIQmVDZGhmNjNmYWg3c29YY1Av MHcrK3ljM1ZOM3p0N3NwaHB6RWdCOTlaOUt6QjlnSU5TNlFONDJZQkNyQzNnaG5DQ3hUYjBxWXhh eHA0WDV3aDdYRHVEaE1VdVkyajMwS2o4V0d6UUVrZVpVVDMxZ204QnRVOEVzMFdyVTlwNC9Ndmxq N1N0dmtIbWZvQzFnbmNJa1NaWEJQODFZVzZEVDBHVld5UnNEK2NwdFc5Nmd0MzlmLzlzKzFEMFJU bzZJc1d1aFVVNDJIcm9ld0VmMGc4UGNCT0RnRE9rZE9DNE9kQUU0cnVmZDczYUZBMTBBVmhqU2s4 ZkZnUzRBeC9XOCs5MnVjT0FLQzhES25mWms1OEFJQjdvQWpEQ2xrNDZIQTEwQWp1ZFo5enNkNFVB WGdCR21kTkx4Y0tBTHdQRTg2MzZuSXh6b0FqRENsRXRQNmpld05RZTZBR3pOcWw3d0tuS2dDOEJW ZktyOW5yYm1RQmVBclZuVkMxNUZEblFCdUlwUHRkL1QxaHpvQXJBMXEzckJ5OENCcy9heEM4QlpP ZGJMWHlrT2RBRzRVbyt6Mzh4Wk9kQUY0S3djdS96bC9VTzcvMW9EL2kvNTh0L1JPZTZnQzhBNW1I ZkZxenJ1eERlN2ZFSG15dDVxRjRBcisyaXYrY2FjTytUVHJNNVQ5VC9LVjNxTVhLR2J1K1lIM2l1 ZTVvQ0R2M3pqeTZFRXAzT3VZS29Md0JWOHFCdHV5WUZlVG1ZQVRxVFlVUHhxWjNjQnVOclB0OS9k Qmc1MEFkakFvSjU5dFRrd1p3RndEdWVEdzM2bnRISFpGVGpzNmx0RGJ6K0JsT1RhNEpDck82ZUVN MEFkMGxSdHdkRStPSGxUTnE4RHJxcThrK2JHenU5TTlWUEJrWVhQQ3FYcWFTUEpHNFR6OUtzYUs3 ZW13NnZ3eEdseHZ1dnIxR3ZYOTJrcHh4VTZ1VTJkS2krdmRZUGlBWm9qS3AyUXA2empHbjJjQkIw bzR6c0tEdStTcm1zcXV3NllXenhLNm9EMnV1dnE3VDF2amdKZ0lEcWR6ZEdHRHdnSGJoSm9nMlA2 ZkduRmcvbVJaSGpnaVNhRG93d2RrZjZVbEhDNHJCUFVnaTRDSE0zM2dRMXV4NTh2TXBvZlorVTdD UnJKMlozdGx5elJ4c0FIdE10OVNHQWRLYmhhN3J6OXVyNjk2ekZId3p0cTBmR0wrQ2pITjljYzZl NmtQT256Z3ZOWG5VU25IUUpDS09EcndMWHI0NElPRm43cXVzSVhtVGRIQVhDOG9YUDZpdzh2Q3VJ b2NWcE5MQjNTSWppcjA5SGNqdXRiRUZaK2ZDakQ0YklHYm1VNWhkcVI2T0Q1UlV4TTBINHk4UjBE YlhDOTluQmFSN2ZUYUcyWlZmd3VJVGcyTU5GQVNKMm9QRFIvdStoWDA5d0M1YjU4VERESE90TFFU dzZPTnpRNm5NSUlhVEk0RmhLUEg1Y1NabzlFQTIydC8raEFHV2VWT2laUlB2QXRCak1lZkFvb0Rj Zld5OGZMVWlqU0I0VzVDUUFONWp0Ym1PSndXcHFNeHZmMWx2dUVLSlpHbHgvU1FMTVljUEFXYUIx ZmFlVFdRL2MxR0Irbkl3ejNEZ0hjUERGVHl3d1FkRkQyVWNNd3FEc3Mvd3lDSndSM1dHK2l4Zlhh ZkxRV0hIeDcxeVZCWFRPUGVFa2ExTjFGdjRhVlAwSnBSbnRtNkV3WWZlRHhnZnN3SDZGSTFtUjRY bkx3K0g2SjY1aDZIL0JqaHFJRFpaSTkrS1liVFQ3a3oweG54Z3M2R253Sng3bXFsZWtiQzhYTG9o MHNucHNBR0p5bEtaNFVyckJYVjA4YmxxYTlINW44Q3N3WUE2RFNjQS9TNTVMUWFKMDdCWEZlZjZK VHdSbi9qdnRXUm9ZNkRxTFZoalJvcDMzOW85SFF4OENSNGN3YmVVeUYxdnpSNWk3NzVSb3QwTnpN eGhyQTh2RExsMnpndXdJYXZQaGxwaHRUUUhVdE01Smo0S1hWWTFMQ1p3RnpFd0RhKytLaFdRQUFC dkJKUkVGVW9oakRyQ2s3dG1nVjA2aW1aaC9FWU5KWUtMOUNaU2FtWlduQW9JTkI4YUFncHU1RW8w SGVseWVuTkpPNlpwcVFGa0YrTyszVGFHMWZGNFh5WTRBYkRPSWtCN2F1STlEaFlOZjkwbVlMVHFX MjNtbHArOER4aVNhdnR2SEx6RmZwTnZibEdLZGtveEVhSmlWOEZqQTNBZkNWRlFNV2MyaDEzb3Nw cjR0UEl2a2F1MW5EbWY2K0w2QWV1RVYrYU9wRXc3YURnbmFxRCsweEcwcUxhd08wMC83dFFsQW0w YWxBYUFnQUlxMjdlZ3o0UHZybFdnWDZYNlpKMGZZVk03VjhGa3I3ZUdYbWc3ZGdYVkw4OEZ3Zm0w ektLOUZ1d25sYm1ac0FzREV0Uk91K1BqMkk2WndueFJuMEZvL2JmQmFJYlorcWkwRHIrdEtKVC9x c2c0ZWtOSTlKb29FR3R5aUdGeEFRR2t5YTU4bmFBOTZDTHlVNmR4L05BSGtCcElGOTlLdHBmckNv djZnQlpuRnRmZVA2K0dXZ2k2VUxyQTN3Uk5xWGNGYjVnWDVRbUpzQVdIVDVMcFdOV0MxamFGYmVJ VitNVWNZWFdpeGl6UUJ0dWNKdlZraGlVN05Gb0UvNnJBTmxsRTJWUmJqUjR2ZjZuOVZwbnplSWhx c1NUQ0pmZUttME5ZeStWbHE4ajM1cHQ0QzlYL2krWTRMV09nZVlPcVZBNnRwY3BGeWwwa3hJcGlS OE5qQTNBY0FZL25pZUJaOFFXaDFBOG9IcDFoY2FtVXcreThQN2diNXZvTlZyMnJjUWJtY0pKcEd2 b09pREdhdWR5ZEN1SXJUT0FhWW9udFI5K3VpZmw0L1MxbW8xZTByUEJ1WW9BSmpqazBEZUZ2cGtx bW1VTU5UQWs5L0NaeVhCMzkxcTQ1Qk9nanhUODFsaGJLTllPKzJiSWVvQnV4aVRpR2tFZjNwK1Zu My9JWjBLdSt6WHFZWXZNRUdqbStucWtuYVJtZ21sdlpVR2NNcGd6QU1uNzZBd1Z3RW9wcGpTelFp RWdTMXZrQnRvQmsrOUIxQ1dPWEo3eUJLNE5wZm93S3paWnQxUTVkZkZxOU0rMXlwdmxYN3BnN3JL K0xDY1dMcUZmZldydmNaRjR6eGR0ZkJtNzN1dm9nOWVVbEk2Y0MvaW1KRHdXY0hjQldDVldUdzl2 RC8zSEliQmxGdHJCWXpHL0NyZkxyWnVGV0x0Z3dsNjd0Qk8rN1pPc091WlFqWDlFOWlwdDY3NzdO ZTViK3dhRytDQzlyWmRkWjQzZktCMHJBblFPQTltNWZ2WHFZSTVDUUF0ZmY5MHpDWXlOdVBkZ3E4 THB0VDJLNUt0dS9RNXFhaU5SSU9IMHBvcWFHTncweER0UDJMbThFYlY5QjN5cWRCTyt4WjR0azZ3 L1psRUNqNHhQOVltaVc0UTl0bXZHMXpzZ2dpVWtqZmJkVG51YTI1UmI5M1JtSU0yNU1GbkIzTVNB SXcwZmRJZ0ZsRDNDcmVZRm9sR0E5T2pYSTRLOEF5SkFlRmdkOEtCdlVXM2dVeUFGMjY4VDY1dnRx REJTb0RHcXJUVHZyMHdkMThXNHV0KzJoSWZpL2JkcjdGclhnU3RkUTU0NjJ2TGlyVUFmanorSWpw d3JkZVlrd0M0Qjh6Q05EaS9zaGRodm9jcjNRTEIrSW9ReXU3MzNkdld5OERldEhBdTI1UjJObWl0 SDVoTHFYb1N0TzhkQXhkcEVSOFc1SThEVThHMFh0ZWovWUd5cG5xekIzd005dDJ2c1d1ZWg0YlBO OTZpQWJObXZSUGdEYk52U0RYN3I1aU04Rm5DM0FTQStkUHU4ZkVpekZZQysybnFKWlkxQURPa05z MWhyTUhPRm9VWGVQSGlYVUZ0QXFQVnpRcGVyRm1rYXU4WktheDkxd202Q0hZOWNxMHVFaE0vQm5L N0ZhQ0tHUVJUcnRzcXM4OSsxVFhPRS9QQW1hbTBRVm44Y0pEaTE2MkRqd1VMZmx0VHhPcVlVWlhE SS85ekFaOGx6RTBBTU5BNndJQXVodWtqODRXR0JoWlh4V0NEMjQ1SEdyekt0N0dIUit1L3NDRjZX ZU8wQTIyWnJyVmYyUThOY3QrQWRoT3REZTIwcnlEQituSElGbkMrZm0xeGdYTVU4VTh1bEZCNTJj d0N4YTg3ckdtWENmcnNKdjhzL0dpcVhTemFQdnlMdmZMMDFRdytiazlUcVQwK05ydWhWUTI0R2NH V2FGcWRTNVRnVlA1cS9ITWhXSlJ4eTdIUGFmeVFGc0ZETmtVenAxeVA4RzNTNEl1SytXbW4vU1FI ZTRVc29vY3QvL2JWcnkwdnY3WllDZWlxT2VlZHpGUkZzN0wvcnF2OHMvS2o2bDFvUEVjQktBYjQ1 d3YvR2NiZGFjdXRxUlhBYjV0Q2p3NllyaE50RElUR3hqUUxWanNUdFFQOFMrSXRVL3VCQWRkTHRI VWdkUDdUU2p2QVN5Q20wZFlOcE9BdSttVUdkSDB3OXZJdWx6a1Z0aW52M3BpSDNzaHJ0NERTT2RY WVJFSjlXOW5QeW8rSjV2Wkhuck1BN08rdWU4djc0QUEzTk8rUHRzM2ExanJ3V1VNWGdGay9ua3ZW T1dzdHM3Vk9XelRQMXZldmd3VmRBSW9UUFQ0TEJ6Z2g2ditBNGZkSVpmOUttbWpna3JiekU3NXoy SFdEWFFCMnpkSGphSS96d1Q4YXNmVzl0L0VtMkZ0eGQvL3cvTFJldHlUbkc3b0F6UGZaekxsbjN0 cVAvV3Nqdi84ajBuR0NrV2orb1F2QS9KL1JISHZJVmN6bno0dWxmMXpDL21ISjRRTGNvV2lYQXJv QVhJckhOTHRPbWdFK0k3M2lrdVlpdGVHUTZVTXdRcjQ4b1F2QTVYbFd2YWQ3NE1BbEVvQTkzSDF2 OHVnNTBBWGc2SWZBY1RPZ0M4QnhQLytqdi9zdUFFYy9CSTZiQVYwQWp2djVILzNkZHdHNERFT2c5 M0Z2SE9nQ3NEZlc5b1l2QXdlNkFGeUdwOVQ3dURjT2RBSFlHMnQ3dzVlQkExMEFMc05UNm4zY0d3 ZTZBT3lOdGIzaFhYQmczMjEwQWRnM2gzdjdzK2JBU3dBQUFQLy9rM3p0bWdBQUFBWkpSRUZVQXdE VHYxRC8yemgyN1FBQUFBQkpSVTVFcmtKZ2dnPT0iPjwvaW1hZ2U+PC9nPjwvZz48L2c+PC9nPjxn PjxnIHRyYW5zZm9ybT0idHJhbnNsYXRlKDAuNSAwLjUpIj48cGF0aCBkPSJNODcuMjUgNDE3Qzg3 LjI4MzMgNDMxIDg3LjQwMzMgNDQyLjg3NyA4Ny42MSA0NTIuNjMiIHN0cm9rZT0iIzAwMDAwMCIg c3Ryb2tlLW1pdGVybGltaXQ9IjEwIiBmaWxsPSJub25lIi8+PHBhdGggZD0iTTg3LjczIDQ1Ny44 OCA4NC4wOCA0NTAuOTYgODcuNjEgNDUyLjYzIDkxLjA4IDQ1MC44MVoiIHN0cm9rZT0iIzAwMDAw MCIgc3Ryb2tlLW1pdGVybGltaXQ9IjEwIi8+PC9nPjwvZz48Zz48ZyB0cmFuc2Zvcm09InRyYW5z bGF0ZSgwLjUgMC41KSI+PHBhdGggZD0iTTg3LjI1IDQxN0M4Ny4yODMzIDQzMSA5Ni40NjY3IDQz OCAxMTQuOCA0MzggMTMzLjEzMyA0MzggMTQyLjI5IDQ0Mi44NzcgMTQyLjI3IDQ1Mi42MyIgc3Ry b2tlPSIjMDAwMDAwIiBzdHJva2UtbWl0ZXJsaW1pdD0iMTAiIGZpbGw9Im5vbmUiLz48cGF0aCBk PSJNMTQyLjI1IDQ1Ny44OCAxMzguNzcgNDUwLjg3IDE0Mi4yNyA0NTIuNjMgMTQ1Ljc3IDQ1MC44 OVoiIHN0cm9rZT0iIzAwMDAwMCIgc3Ryb2tlLW1pdGVybGltaXQ9IjEwIi8+PC9nPjwvZz48Zz48 ZyB0cmFuc2Zvcm09InRyYW5zbGF0ZSgwLjUgMC41KSI+PHJlY3QgeD0iNjIuMjUiIHk9IjM4NyIg cng9IjMuNiIgcnk9IjMuNiIgd2lkdGg9IjUwIiBoZWlnaHQ9IjMwIiBzdHJva2U9IiNENkI2NTYi IGZpbGw9IiNGRkYyQ0MiLz48L2c+PGc+PGc+PGc+PGltYWdlIHg9IjYzIiB5PSIzOTEuNSIgd2lk dGg9IjQ4IiBoZWlnaHQ9IjI0LjI1IiB4bGluazpocmVmPSJkYXRhOmltYWdlL3BuZztiYXNlNjQs aVZCT1J3MEtHZ29BQUFBTlNVaEVVZ0FBQU1BQUFBQmhDQVlBQUFDQW5LNU1BQUFRQUVsRVFWUjRB ZXpkQjVBOFQxVUg4REdDb1V5b21BTmlSTVFzYWxtV3FDaWxvcUlZQURNaXBzS0VvUXlnZ0tnb3FB Vm1NV0NoS0lLeERDQUlvaUFLQ2lncUJqQUhGRE5hNU85bmFudXJiMzR6czd2MzMvdmR6RjVmdmJl ZFh2ZDB2K25YL2ZwMVg4OHJkKzJ2Y2VBS2M2QUp3QlYrK2EzcFhkY0VvUFdDSzgyQkpnQlgrdlcz eGpjQmFIM2dTblBnQ2d2QWxYN3ZyZkViRHF4UkFGNHRkYjl0OEVlRGZ4MThlWVgvRS85VGdsOGVm TXRnZyt2UGdSL0xJOHM3K2FyNEZ3MXJFb0JYQ2ljL09maXZ3VjhMZmtid3JZSTF2RllDN3hmODl1 RGZCQjhWZkl0Z2c4YUJVUTZzUlFDTStnOUlDMzRxK0RyQmZlSGpRL2dId2ZjT05tZ2N1SVlEYXhH QU82VG1YeFlzOEYveGZGSHdyWU92SGpRN3dOZVAvM2JCeHdRTHZHRThEd3UybVNCTWFIQ1dBMnNR Z05kTmxiODBxSVBINlI2Zm43Y05QaVJJelhseDNBTC9FYyt2Qmo4aStNWEJsd1hCTytYbnJzRUdP TkJ3eTRFMUNNQXRVOXYzQ29JWDV1ZWV3UmNFNThBaTdQdEQ4T1BCQXRZUE55MkI1allPNE1BYUJJ QmE4Nm9xRzN4MjhLK0MrNENaNFlkRCtKSWd1SGwrM2o3WW9IRmd5NEUxQ01DMnN2RzhVZkExZy92 Q1g0YndINEwvSHZ6SDRJMkRRNmpOZGgrelNYeVh1TDhVZkZIUWJBTC9JdjZ2RE81YWhKZnkvamUw WnE0M2lmdUR3VkxXUDhmL0hjRTNEUTdoVlJMeFVVRnFISk91NTBKK2NlckhJQkNTdllBcFdKMy9N TlRLVUZiQmYwa2NvOElIeFBYY09EdEJuZThicXVjRlN6bHo3UW5ac21FTkFxQURVMzF3MHFMM3p2 R1U5VUM4czZEVHkvTUdvV0l5Zld6Y09WQ3VQWVEvRHBHT1dIZTJ0MHZjdHdiL052alJRYlJ4WnNG YTVZbWhzUDRvWmIxeHdoYndieE8zaG5kTzRJK0NCTThhaGtrM3dSNzR4ZjFDUW44U2ZKL2dIS0Qv N2hCWUk2bnpyZUlYRjJjTEJoTnE0VzhuaGxtWm9NWTdDdXBPOWJUdjhyV2h3Tk00UFdnUEE0VzBU MC9NUG53SjJUSmdEUUpBN2ZtdGlsMWU2UGNrckFNZG05bWZuWEx0SWNUcExLQXR1STNldnk5aWcy YUFuNCtmWlNyT0pMeEdVbXpXVWJ1b1kvSllreEJvL3JwTW8vRHZoTjVpUFU0UGY1YmZoMjZRUU1i YkEwSDg5ZmcrTERnR2pBYktad1FvNldZamNkcWl6TG84TkIrYUh3S2pvOGQ3QnZDWUVlTGJFbHZT UzN1VWgwZDRKZTFIUXZNSndjWENzR0pyRUlEL1M2Vy9JY2pDRTZlSHUrZjN1Y0YvQ241ZlVHZDR2 YmczRkQ1MlU4REQ0MXA3M0NidTNZSkdYS041NmJUNDVybTNTTm9VNkRoR1hjSnI5dm00RUpiTnU4 K01YeWVLMHhGa1p0cFMveWQzWGZjT1FjTHdPWEhodThhbHpwZ0I0dTNRV3VUTDJ3MytQalZoSFRw T0w4UjNpb2RRZUw2MmxQTEVhV2VTZXpEanZWdnZPL3VEdC9ldm9nZ3gwM0lwRDQvTUNPcUdMNGVv cUZXeGwrTlY0Y3Q1OG1GUGZXcklIWCtnZnNTN0JkUHY1eVhFN2svUHArZlNhK25LWG5DU0RnYWpt ZzVxcjZIT1RPLzl4RVQ4ZVJEb0JKOGZqNDRlWnhUby9WUUdnbG9JWGhwUFVlbmsvWXFFYnhZRXY1 RWYreGpsR1FsdTRlL2lvMktnaWJlVDUwdmlVVWFjSHJSWjNmdEFmcjQ1aUIrZUdlOFowRDZxeTU5 dVluVmNIWGtUN0IyekdKV3c5Qk16R25WTzNwNWc4ek9zMnlaNitVNXAyUEpyMm5XL2wwclNrNzMw NThjL0JrWmNlcTNSeUl6eEt5RXlxdFdkSkZHVFlNMWdxaStqODVDUW5tczJLdkhXQW05V0FpUHVN eE5IcjQ4ekNrWndJNmxFd3ZLTjhmeG5jQXFrM1R1SnhiSWxiLzE4NnBtRi85K0hocXBsaExkWVRY QVUvaTJ4dFRwRVhVdlVGaGdEUG1nVHdrK0w5eW5lcUp2NmE4Y215L0tkTlFrQWJ0Smx2eXNlMWdn dnh3aFh2OEFrbllHUFRPZ1p3UWNIQ1VlY1diQVkxSUhtaUtnMEJBRU4xWVpROG8vaGN4S3A0OFFa QlhzY2I3NUoyU1VzRzdMT2lLMWM0ZUh6elpDTUJIYTlsV3ZCakc0S0NSS2VUcVU3UW1KbWtJNlBa a0grS1dSdE1sdFBwUzh1Zm0wQ1VCaG9TdmR5cVJmMFk4Y2h1TUpqQXZFRnlmaWdvSVZhbkVsZ0pa b2JNV1hVb1psRStjMHNaaGorTVZTWHVmTFV1ZVF6R3p3d2dSL1lnYzVFVWYxQzFubStSVEgvdm1q OThMNGhaaDQxcTFLckVod0ZhNStTb00xVXpCSWVjLzg3a1JidmNkWUJheFdBSVhkTnl6cWJHVUdu OHBLcFNwV3UybjF1TWxHUDRreENUVDlGWk1Ta1lwVDBPYUVpcUlWdXpIM0hLdEthZ3Y2dW5uT0lC bTNKcXEzRlg3dHMrL1locUNVRW0wcEVHSzJWZmplRXJHbEcrSGhIZ1hCWkE1VEVzWFZKU2F2ZGZl bnFQSmZtUHhVQkdES1FQa3BWMGdIcUYySUI5OXBENGszWXdsUW4yUVJYNitpNDFpYldNNnhXMWl5 c1F0VEdZYU8wdDE2ZzErbFVSbXBVSFhkeS9xVUxBQk9jelJ4bmYwelhUSk9IdkFUVHRoR3c1SEVj WW1yRU5Ob2RXbjRwOXhndTg2TE9leWdheWN2ejVXWForY1ZFMk9pS3N3VUNZUy9nbXhMeklVRnQx Y0h0S1NSNERReG51bXNJVGlGaTZRS0F4eFowWHBiTzY0V0pPd1F0R28zdThpaG42a0NjenNPS2dt NE96U0MxdVpBSmNJNStMcTNPUzYwWk82b3hsMytZeGpEdzFWV2tSZWw3Sk93c0ZXc1JxOUc5RXY3 Tm9MV01Oa3RMOEJxZ0x0bURLUWxEQzFHSkg3cjc4SENZNTlMQ1N4Y0FCOStjTmNFZ0k3Zk5HdjVE ME1odWtTd1AvYmVVSnp4RUt0TXdiaGkyQUMyNk95dEtzUWdONmZZSjIrVXVkSTRyaktrcEpYMGY5 NDRoSWtoeE9yUGY3ZU1oQkZOckVjTE1raFN5VVREcmxnUURFUG9TSG5NSjhMdVBKU3cxYnVrQ1FQ MHhXaFgrR2QxWU1FcDRsMnQwczJqa29tV1RaL3ZtSDhNUFQrUk5nblBnMkVJNU42TnpXWHpQMGMr bFBUMkoxTHM0bmRsdEh3SFhFZkdGL3U3NXRkRGFyVllXZExTQ1diVHJoTWJSanZON2ppZjFzYzRK bVNrRTNqOC9acE00azZCdStETkpzTFNFcFF1QUVkYTVuN0s1WWhiNDVUQlJSelY5eHpzSnJDQmZt TlRQQ2hiNGlYanFhVDNCTThEczU2akFWTmxVSDR2S2t1bVI4WmhWNHB3TExOQnJIZncrS1dWT3dG bWNtQzhkaXpCYkdPMkxBQ1hyR2FEcW1mM09SRllCdThiV0Q4WE9YeVZ0dmRSSHAxQkZtRVdwVC9J SkQxSGQ3QnA3UjhPMHhZYVhMZ0FZOTZUOGZIMndnSmV1MHpEbG1mSjFCSjFkT3RlYXdmRUk5dWp2 VEdScG8rTVNQNWZ3TG5EdXhXMEd3ODdEM3E4ekZGM1l5Ty93MTY3eTV0SUp1SjNuTXNycVBGTUNU cmRtMldJaUxXWGEyM0FtcW9TTitzWHY5Q2hUTUo2VU9DN2gxaFl6Syt1UXVJSkQybUg5MFA5c2lQ RTR6aGJVN1ljU010dkdXUStVenJIa0dsdU1lZEcyNGV0NkdxMS9PaEZVQVM4S0hkZTA3NkJhdlVG azk5YUd6NjZOSEdYZ0NTRlE3aU5Tdm4rcU1STGFDWFZBTFZHZER1dmtxRFAxM1EzODgwLzdaaDE3 R1lvcUFzNDg2ZmsyeGg2WEJET05zMGZ4OXVETWtoT2NmV0R6OCtpNEJETk9EL1pGM0tKUnl1RXFW MXZvNnA1SkVIcmkvSlMxVGJ4YlVEL21ZeWMrUlJJQ1BKYXZyaHYrU3NkRDdpclF5MTVEUmIwbzU5 RXhmOWRSaGJvOThobk5qWVplZkowMjVxZmVGRUV6R245U2lIVDB1bU1RQm5ydU1iZjhYZDlDcmF2 YlpySHQrVVo4WnN2NlhUbXlmWS9VVGZ2aWJJRkEzaVdodXB6U0R1VW9UN2toNlN4d0NjSDlFaWlk bGhXSnBTeFJaMEQ5bkpTdE53by9PQlRLck92bWhHcHRkZzdKc3FGbTZySnIyblZla3BGUVovU2lq RzVHTXZicXV1NUdTaWNtUHkyUlhpWVZZMDd2RDlrV2RDaUNkdXZFVUVXRTQrMjR6Z25aWUxMVDdC aUcrR1BpRTFLWWMwVXNONTZsSFlucXdlajdyUGpZOEZsdDFIR3FUUmJHTEVyK0gwQWVlWk8xQjdP YVRtb0gyUDFKckZEYVlsR05nR3FrZmZ3MTRyMS8xTEgyY0hxMW5tWHdCcS93ekF6MS8zWEd5L2J2 ZXY2YUJLQzBoVW5QUzNQdXh3akdORWV2TGVpL3YyeWdXZkFPaGFPVU1lZDYyZFlYT3J1Rm4zSzVE dFo1MFo0L2w5K1pmM21nUmVZYzdUQk5aN0tKNVZuYW9ReElOOWM1NzVVTTFJODRzNkRkRGdES0k2 OHlJRXVULzZWNFduSnJaNXpPc1E3bmtLVGZLQkhVeFRpallBWXdReElTOUJCdjhBclBsS25ONGlI L2FFRkxpVnlqQUN5RmQ2MGVKOENCSmdBbjhCSmJFODdQZ1NZQTUrZGR5M2tDSEdnQ2NBSXZzVFho L0J3NFlRRTRQMU5henF2RGdTWUFWK2RkdDVhT2NLQUpRTmZkRUxQbENFdGIxSm80MEFSZ1RXK3Ix ZlhvSEdnQ2NIU1d0Z0xYeElFbUFHdDZXL3ZXdGRIdHpZRW1BSHV6cWhHZUlnZWFBSnppVzIxdDJw c0RUUUQyWmxValBFVU9OQUU0eGJmYTJyUTNCNW9BN00ycVJyZ0dEaHhheHlZQWgzS3MwWjhVQjVv QW5OVHJiSTA1bEFOTkFBN2wyT25TbDQvNythOHUvMGQ5MFMyOTNzOGJiVThUZ0ZHMm5JbDBCWWpy VDNaZENuVW0wd0lEcDlLT283SzJDY0EwTzkwTDlDMUpkajJqMnhUV3lxdFRhVWRleGZGaHJTOTFo Qk5IajNLZGlBL091ZkhzNklWZnh3SlBwUjBYd3JJbUFCZkMxbFVXZWlXUGhUY0JXR1ZmYlpVK0Zn ZWFBQnlMazYyY1ZYTGdNZ1dnTm9QNXJpOEd1dkhORFdSdWcyYU9nKzY1ZHlPeUMxalI3SU1XZnI3 cDZ6SmI5NEVxQi9LTDg3d3AzVjRhV3Jlb3VZWE44OXlnN0hORDRpRWE4VU4wQ1pVcnpqM0RzOUJD Zm5IeVRUMjNsRlg0NG5LcmN2VzVHOWxjU09VU0srVkJaZm9Hc0J2ZVhFSlY4aGZYczlEdDI0N3lY SGwybVVIVnh6dHhDNTE2eUZQUTlZenE1ZnBJL0NqMVdhUjdtUUpRTThRTGRMVzJLL2Qwb0xxVHVP VFdEV051UkhNREdkbzZiKzJYNW81TlYvMzlUQkxjQ2VwYlYvSDJ3Qy9PZDRUZEx1ZUMzVDdoQ0Qr dU5mVDlBUUxzR1o1Vml1VVhkK2h6dGNjWEx0MzE2ZE5IdnZKU2wrbWpmMC9wdXU0bkV6bDFiWG1T amdiYTRVSmUvUFZPYnBXU3hjWFpnazh6cVpkdkM3amlzWHhMWVV1d0pNOVNCTUFGdEM1OHhSdDNX VDQrSHJjZkczWGo3Y0VNNEJ0WGQraEQxLzdvTEw0SFlLUjF3M0toY0UzNlF4UHdEYTc2YXk0RXkw c2Fsa2ZRUFB2aHlXTW1pdE1aM1Z5dExoNmlFVi9RYU9kcThuSjd0UGp5WE04bTJPS2c1N3JlM2ZX TndsT29QVitYeEljRURRaXVUZFIrejhjZmZFcFNEenFjUzJubDZTUHlvNDVvRDJsSHNrMENBZk44 ZDQ0V0lyT1VPTThadGhPTnk0d0pqUG9MTHc2WElnQnVIc1ljTDh1RnRyZEo0RzVCSTdTdm5oUkJV RjlYbjk4aWFVUFFvZHlmajBhYVBMNkFvbE82ZnB5Vnd4MllSaTAzUEtQeFlseC9YbTl5bWRZOTJ5 V3c1VVpwRjlIZU54bkVRelFKOXFETWg4WEgzQmluZTNKKzZ1ZDZ0cnMwcVExbWdDUjNhRjFTSzI4 MzhVZU53eGNkL1d0Q293UDZ4cGZuNDQ5N1B1dDdQQWtCWG9XMEIzVkV1Mjg3K2t3elAwekNPalFT ZGJwVFBIV2RTanZGZVk5SjdzR003bzdTUHJDMG45SlpsbEF2bzRnUExMaUF0YTdQOHhLZ3ovdWFT cnlkMGQwdHhQVm81NEpjbCtXVzlyZ2Rta0NVUFBJVmZHWThMcDh0YVRvamZiWjhSaW5KZTRNNjZH QTMyK1R3M052Rlg4cU9kd3MraU9jT2ZUUWk1ZkVCQzJVSVQ2SE9UOTBnaERVTjRkVHBucitKcEdx NExIZ1RQS3FqVTNzM3BWQTNjOVB6eHk0Szl2Nm9hMldRc1g3eVpaMlNkMUZ1NlRDWFhTbWY4SFNO dVdsK3JDNVVGM2YzbHpScmdWb2Z2bVVTZk1NcVRrZHRvUTc0VnJEd0dDclA5OGFvTnRKdm01L3k1 WmQ0OXdZanVGRlpobjJlcTA3M0RyRVBlY1RwNUszYjBRMytkS0t5T0IwazlVRnFqbnYrKzBCK3p0 T0daTnNKMUUvckVJdHdpMm9qZk9IZFdHYmZZYXZWdm91cTE5aXpENHBiaWdCWUxHSHdYT1ZOOXpv dUd0WVppMDUrcVBPN3BwdWZDdUtySnZ4eitNUWtXZ2pINlZ4RlB2ZXhPRFJqU1BDb0l0TE1MQmJC L0hPb1V6OW5RekJzeHlaNjYraEVPdE0yWXVCeEY3OHZ3QXlpang0a2FIZE9GY0VwbXdBQUJmTkpS RUZVcWM0VGFXL2hXNkpHZ1lCYkg0d21IalB5aHBhMUZBRjRiQm95TjZJa3VmTlpJaWJSTG4vVWhs cXZwTmNudWdjZGtXbXVEOHo4NkZqMDVFTENCRnY4KzdwMCswSnJObmhnQWo0Yk5JY1BDRTM1U290 MldCUW5haFFzcEhXbTBjU0ZSVklsZmVDUE9tbFdvdTR0cklyWFZtY3BBa0J2dkxaMloyT01LS2Jn RW1zQnk4OE1aMVRpaHpXTjhCUVNPRUpRMG8xdXhiK3Y2MnMxaGRiYWhKN3NzMEZ6aUFadHlhZmpG UC9RM1ljdnd6d1hIV2JidHo5QnpUUndVWW53MGhkdGZDVERlc1VYYUM2NkhrY3Bmd2tDOE1LMEJC UGpuQXVNb3VkWndIcll2c0tDOXFvalBsdDdXYSt4c0ZtVHNRcjVTdWVRTjk2blJmb3dmbkhoSlFn QWN4L1Q1M21aWS9RNXI1cHd6TVdaZlFhZDVGQTBZcDYzN2Rjcm56YXg3UGg4azQydStya0V3bDZB NzVmNVlKNTNhVWEyMTFIVExkSy9CQUhBWEZhR1hReGk2cXpOYWN5SzhneFZJOHdYdnd2TkdyWDZR ZC9lbFdlWVh1b2dubHB6WTU0VFJPc2pWclBTTkdzbmV5ZDR5SXJGbXVYN1pUNmRhcTNtblVvcjlJ dDFseUFBbUVPbjVNNmhoV1BSdVYvU2RWMnhDTW56REQ4YnREZ21MSnZncEhPVHBOUWJhblY1U2Rv TG5sMVJXWWlQcVFNVnlXcTlkMHpOQ1hpY2ppSGk5dkVRZ3JGOWdDUjErTS9DeGI5b1hJb0FPTCtq UTg0eHkzRURtejFvTUorSmtCOHlmYkxEOHpPSkdwMzQ1L0FEazFnRXlxaFZDMUdTOW9Lbmgrb0ZR V0Rtc2V2SlA0YzNUNkt6TlBSazdkaEgrSlBsVXFIZVlYYmtnMWwwcmtKMndzOWpWcDRyODBMU2xp SUFqanpZMVRSMWpqV1U2bVBSVmRJZUdRK3JRNXdlZENUbll3VHNCNWlPN1Y0S2o2SHkvTHRqZWQ1 alFuUWVGY2lPYjYzcjNpZmxNQVhHR1FXV0syWkN4eUxNRmtiVklrQ2pHUllZZWRQVXlib3R6aWpn dTNXTkhlQlJnaVZGTGtVQThPVCsrWEVNZDhoY0tvMERibVhCYXVUM1Qrb2gzNEpqQXZkTHFNd0Ny QlAwVWJwcm9zL0FzRHlqdjRONFU3dlFNcXZUY1BFbjN1TGJEcll5aEswcGZFdllqRmFFU3p5MHpu RldpWWxVR0Q0b1A4OE5YaStZYXNldTV4djFDNDFUclk1d01JZVdPSzcyNGkyKzQ3KzRna1BhRW4v cDdsSUVnQ1ZIWFFnQjFlQVI0WXhEYW5aTnFTWU90Q1dxMDlHY0hIWG12QnY4UFNsaFI2b2QxSXEz Y3k2R3NDaERXWTRVT0ZkVWw2ZlRtM21lMmwzN3h3WnZoSmZpNVQ0cUh2V3l5YVhzQkh1dzY2d01a WWt3cXBzVm1BRUwvZU9TWU1aeWhpbmVIcHg5Y2xLeUQxemd6Nzd0bUt2Q281T0lsM0Y2Y0JiSURu UnBIMWQ3OFJadjhJSWc5TVQ1S2FwbXZNc0NuVzRKTmFMZStJY1BkVEdLdW9WQlI2OFpweU5iQjR4 MVZ2a0lrYVBEVGxCNjZlS2dNcFJsWjVMcUl3NDZlbUVkb0dNTEQ1RjE2WHNUV1FUSzZLbGVSbkNu TVpPMEJXVVk5WlZaSWkzYUN6M3pZTTFyTTg0OVFxaWp4RGtRRGlNL3BCMVRKUnR3N3BMRXVuM2xQ ZUdIZG1wdlNEcTd3SVRBak95ZGlETVRNNC95THdycmwzS1pGZE1SN3BrSzNEcEloUkNPdCtNNkoy UUR4ckdEWFdkUU1Ody9wRmdzTzd0aVoxSUhVQlkwQ2h1dGRGYUM0V1dKbjhMU3NhMHhhaG92dEE3 elB5RS96aWV4a0tpelp5V3FCMEwwclBqWXlsbEh0SlhhbHFqckFvZTBZNnBDZU1EUzVmOEJ0RVdi Q3ExWjIvRnVPOEQrUTQxMXpMdXkyRWRETmZMKytCZUZTeEVBVE5GNWRWaWQzVUtXMnNGMWRKbFFU Sm5jNUIyaXp1WEVJb0Zpa2xNV2RPanRVMEpzQzMrZjh0U0orc0txSkgvQnU2YU1NU0N3Tm92VTJi TUtQUjFZSjdBNDMyVkI4WDhMSlovRjVOaHo2cmg5NlBkcHh6N2xHRXdlbklkcml6YVZlcktBM1Qz eFR3dDZWcHpPTHJ2elVXaHVsQWlIR2VOc1laL25iWWt2eXJNa0FiaW9Oclp5R3djbU9kQUVZSkkx TGVFcWNLQUp3RlY0eXlmVXhtTTNwUW5Bc1RuYXlsc1ZCNW9Bck9wMXRjb2Vtd05OQUk3TjBWYmVx amh3bVFLd0NEUFlxdDVXcSt6Uk9YQ1pBbkQweHJRQ0d3Y081Y0NLQk9EUXBqWDZ4b0hkSEdnQ3NK dEhqZUtFT2RBRTRJUmZibXZhYmc0MEFkak5vMFp4d2h4b0FuRENMN2MxYlRjSG1nRHM1dEhsVTdR YVhCZ0htZ0JjR0d0YndXdmdRQk9BTmJ5bFZzY0w0MEFUZ0F0amJTdDREUnhvQXJDR3Q5VHFlR0Vj YUFKd1lheHRCUitEQXhkZFJoT0FpK1p3SzMvUkhIZ0ZBQUFBLy84S3lJRUFBQUFBQmtsRVFWUURB R0hDeS9BeVlFVy9BQUFBQUVsRlRrU3VRbUNDIj48L2ltYWdlPjwvZz48L2c+PC9nPjwvZz48Zz48 ZyB0cmFuc2Zvcm09InRyYW5zbGF0ZSgwLjUgMC41KSI+PHBhdGggZD0iTTg3Ljc1IDQ4OUM4Ny43 ODMzIDUwMyA5Ni44ODMzIDUxMCAxMTUuMDUgNTEwIDEzMy4yMTcgNTEwIDE0Mi4yOSA1MTQuODc3 IDE0Mi4yNyA1MjQuNjMiIHN0cm9rZT0iIzAwMDAwMCIgc3Ryb2tlLW1pdGVybGltaXQ9IjEwIiBm aWxsPSJub25lIi8+PHBhdGggZD0iTTE0Mi4yNSA1MjkuODggMTM4Ljc3IDUyMi44NyAxNDIuMjcg NTI0LjYzIDE0NS43NyA1MjIuODlaIiBzdHJva2U9IiMwMDAwMDAiIHN0cm9rZS1taXRlcmxpbWl0 PSIxMCIvPjwvZz48L2c+PGc+PGcgdHJhbnNmb3JtPSJ0cmFuc2xhdGUoMC41IDAuNSkiPjxyZWN0 IHg9IjYyLjc1IiB5PSI0NTkiIHJ4PSIzLjYiIHJ5PSIzLjYiIHdpZHRoPSI1MCIgaGVpZ2h0PSIz MCIgc3Ryb2tlPSIjRDc5QjAwIiBmaWxsPSIjRkZFNkNDIi8+PC9nPjxnPjxnPjxnPjxpbWFnZSB4 PSI2NCIgeT0iNDYzLjUiIHdpZHRoPSI0OCIgaGVpZ2h0PSIyNC4yNSIgeGxpbms6aHJlZj0iZGF0 YTppbWFnZS9wbmc7YmFzZTY0LGlWQk9SdzBLR2dvQUFBQU5TVWhFVWdBQUFNQUFBQUJoQ0FZQUFB Q0FuSzVNQUFBTzRrbEVRVlI0QWV5ZGQrdzBSUm5INTdWaXc5ZU9IWkNpaHFKUjBLREdoa0dpS0pa WUVnTWFVV05Fd1FUMEQwMG9hcUxTb2lZcUZrU3hhMUFVRGFpZ2dJSUYwYUNBb0lqWUtDRzAwRUwv ZnZiZDU1amIzKzdkM251N2Q3TTN6K1g1N3ZOTTJkblpaK2FadG5PNzl3citjdzFrckFFM2dJd0wz Mjg5QkRjQXJ3VlphOEFOSU92aTk1dDNBL0E2a0xVR01qYUFyTXZkYjc3VWdCdEFxWWlTUFZiOFV1 R3VPYkdIem8vcHEzSlltaCtVN0pTSUJ0d0FFaWtJejhaeU5PQUdzQnk5KzFVVDBZQWJ3T1NDZUpX QzEyMEVmcXh6bkFhZ0FUZUF4UlRTM3JxTUdkSW5KQytYL09vakRiZ0JqRlRoUW80YWNBUElzZFQ5 bmtjYWNBTVlxYUpYWWRveXFJWGZxRnc4UzloTStLSndxOER5NlJYaVJ3Z3MwNHFOMGIzbGVvVndr bkNEUUh5QWpCOUxzdmVWdjFPTkJ0d0FhcFN5Wks4dGRQM1RoWDBFcTdpUGxyeXZzTGtRMDlQaytL dHdvckNiOENEQkNCbS9IOG5qQW1FbndhbWlBVGVBaWtLVzdIeUFybitzc0xWd20zQ0M4RFhoL3dM eTJlSkd1MGc0VTNpcVlIU2hoR05LbkNkdTlCUUpQeE4yRmJLbTZzMjdBVlExc2x3M0swVzAzR2Nv RzA4UzloUllRVUorcTJTTVFpelFFeHdYUWxnZk52ek9FdHRHd0JqZUxnNjJFMytpUUE4Z0ZvaDdk QWlCYzRQL05takFEV0NESHBxT1ZCN0cwMjNSeFRZSHh2MGZVb1l1RjR6dWtIQ1RBR0VrQjBqWVVv Qk8wV0YzNGU5Q2xmNHJqNzBFNG9nRnp0bGZBbW1JT2JrQnBGY0h6bFdXR05lTDFSSXRPRDBEZ1Jq TElSS3VFNXFJc0lNVmVMc0FjZTdqRUJ3aHVBR2tWd3N1VXBhdUZacG9ld1U4WG9DbUdRdHh3Tjkw SUYyeHdIQ0t5VE55OW5BRG1Gd0ZadDBLMGNWVFhpYXZETG1hY3NiWTNzTG9EWTZVNHd0VGNKakNX VWtTQyt0MFlGSXM1cFNSQVF5bXNCbnZUOHJzdGxIZ0l5VXpPWDZIK0NRUWg3aUtWdEQ2NHVnSEh3 SjVIY2hiQTk0RERMdjhlVWJBa0daV2RERlVHN2JteXR5N0FaU0tHQkJqYWRPeXk3Qm1FM000bjEw RGJnQ3o2MnpaWjV3ZlpXQkh5WFg3ZytUdDFFWURiZ0J0dEpSV25IT1VuYXNGaU9WUU5zSWhOeU9F clJUNGI0RXRGWDhXWjhPZG1KTWJ3UERxQUU5ODJkZGpPZitJaEoyRkptSkQzUWNVeUxZSWVndUdU V1pBOHM2YjNBQ0dWLzQ4MGYya3NtMFB5MWpTL0luY0x4T1lESXVOYUZOSm54SllJaFVyNkNnZEx4 R2NwQUUzQUNsaGdQUW41WmtOYjdZNWpsYWRYb0g5UTk5UkdBL0dUaFcvUm5pM1lNUi9ERDV0RHVm Qm53TU11Qkljcjd6VDZsOHNic1RUM2pmSVFZdi9Zdkc0Z1R0Yzd2MEVNeHFKVHJHQ1hCdkQwOEJw eWpMN2V0aXljYkprV255eGd1N1U4Uy9Db1FMN2Z3NFV2MW5JaXFiZHJCdkF1SVl1ay9QSndyb1NY YjNlaEQzOWxtYmRRNmhwNGNwT0k5R2lrOCtYSzhiREJic09mNVhjUWU2RGhQOElUalVhY0FPb1VZ cDc1YU1CTjRCOHl0cnZ0RVlEYmdBMVNuR3ZmRFRnQnBCUFdmdWQxbWhnaFEyZzVtN2R5elZRMFlB YlFFVWg3c3hMQTI0QWVaVzMzMjFGQTI0QUZZVzRNeThOdUFIa1ZkNSt0eFVOdUFGVUZMSVNUcitK MWhwd0EyaXRLbys0aWhwd0ExakZVdlY3YXEwQk40RFdxdktJcTZnQk40QlZMRlcvcDlZYWNBTm9y U3FQT0FRTnpKcEhONEJaTmVieFYwb0RiZ0FyVlp4K003TnF3QTFnVm8wTlA3NTlrSTgzVUhmeFFZ OUJhOFFOWU5ERjEydm1uNkRVdnlJOFUxaFpjZ05ZMmFMZDZCdmpRMzBmMTluL0ZIakR4RXJYa1JX Nk9SV1hVeGNhNEVWYmIxWkN2RkZPYkxYSkRXQzF5N2Z1N3VaNUEwVmRlb1AyY3dNWWRQRjU1dWZW Z0J2QXZCcjA4d2V0Z1pRTmdMY1pmMVRhL1lmQWtwM2hmM0ovWHVBVjM3d0VTdUpVNGlWUnZFYjhK TVc4UWJDMGtQSGJRMzVOWTk0M0tjemlYeUQ1TWNJMGVxZ2kvRmF3ODBoRHpqVTBUNzRzTVZ2V3ZG RWU2R1F6Y2Q0QnlpZFV1ZjRWY2g4aDhHWm9zV0R4Q1l1WFFkRUJmcnhDblRmSkVmZUJPcHd0NEEr STgzeTVlUmtYYnJ1bXZDWVM1Y1NLRXVlQStMb1RUK3c3TUVVRG9DSitXRGZPKyt6NVlIVDFpNFo4 NC9aZENxZGdmaWhPZ1lzMUVxOE81THU3SnlyR2JnSmZZaGNyQ0JrL1BvaE41ZDZwOEIwLy9GSk9Q ak1xRnZnUyszTVFwdURwQ3JmbFF3ejJkM0pYYWQ1ODNaUGVQZElXRWs4WDloSFFvMWpnZmFIN1N0 aGM2SUo0M2VJZnk0UXdFSXlpZERZeXJzMTdUSW5BVzYxNW16WHkwcEdpQWJ4UFd1R2Q5MklGWGFu amR3VmFOVGh1T1F2aW5aaDhKK3ZCaFd2dFlSZDVuU2xRY2NVS3VsREhZMHFjSjI2RW9mR0c1VjNO bytSYzc1UlNocjFHQjFvMHNVWjZwVUx1SjBBWTZiOFFJblNScnlpNVFtVDU4bGhKV3d1MDBDZUlv eHRhZEdRYURIazFFcTlQUk1mZlZBeDZEN0ZBYTAzKzhRZkV1VTRCWHhlTWVDVWpQWjY1NnppTkJo L3pJQXhkV29PQ2U2bEl6UUJvd2Q1ZmFvU1h1OUtTMGVLL1VYN3ZGT0M0OFNkY1hvR1doUXFISElO VzV6aDVzS3duRnM3U1lSc0JZK0RWNG1BN3VSbHEwUU5JRE1ROU9vVEF1YUg4VVFtK0xabjM4b3NW MTR2RDhZdkJxOHIzTEQwNGw1NEhYbm9GenUwaVg2SHl3eWpwMGM2UVAwTVk4c0NLRHpLZlNjVW9G TlJJZkRrR0hSK2dHTHhtWFN6d01sMkdvZmdENHVEL0t4MW95Y1VDUFIwOUhuSWQ3aVBQMXd0RzM1 ZGd1cFM0WEVyTkFLaWMxbEw4UUtwaHZGcjliaTV1V3ZEUEtkeUlZUXdWd056SUZPU1dwUWV0enU2 UyticUsyQmp4MGJtOTVFTWNzY0E1KzBzZ0RiR0M0bTZmL05HaUZRRTFoMmZMaitHTldHQ29FQTkv U0xQTGZIR05HTFRjREJ1dEFoT0d2bTVDNkJDMDRLWXZlcnE2QnNndVI0L0VxOXB4Y3g1RFN1UWtr Sm9CMEZxWVloalcyRGpXL0l6VG90STE4NmtmaGpSTWxPOXZnZUswc3JTQUVnT1Y0aEFKZE4xaXRV VFl3UXF4bG9sejZXbmtWUkRoY2JkUGl4Ym50WWlrQXhXY3lnQ1hNekRXalY5WjNuVyt1RWFNYytW Z3ZpUFdLNkVuV25LN0NQcWk1ek4zekY4cUIyK3RGZ3NZRFVOSzVDU1FtZ0ZjSmExUVljVUNyVHFy RjAyckxyOVFwRWNJOUJvZkU3OUZNTnBlQWkyMVdHaGJLV2lkTHVJRWdXR0R0ZUp5RmhSMys4K1RE M0hFeGdpandRRHdwTlhsdGVYSWhqN3laV25EeWI4TlRYRDNDWVphbDVZWFFGZjBmS1Z6eEppWG1E NG8xMjhvaE1aTHJCdWFONVhVRElBeEpoTlJ1eTgrNzBOM3prb0szN3BpOHJpSkJVN2dqTzB0bUZi M1NEbjRiTkFrSEtZNHJKaUlCVnB3SnNYSUJneUVGZ3czSzAvTVBaQmp2RUFPdmk4Z0ZxZ2c1eU5F NkNOZlVmS0JTZjJpS2hpVGErWTNYQjk5VWRIaHVBM01EZEFKYmo3clZOVUgva3RGYWdiQXBJc3ZH cklSSzFZTUxTdXJRNytSSjNIK0lNNGtsaDVBNGhyYU52S2hhMllTeUdlREpvRTR4TFZUMTV0UTht cTN6Mm9RTFZ3WkhCZ1N2ZG9jNHN4aHlLdkVFZldScjFIaUVoanZpeTJFTUxSNGNZQ2hqalVnbGdH V1NGa3F4YzBRa3FFa2NqSkl6UUJRRE92eHJDendKY1JxQlNJYzBOMStTUUpESmo3Nnh1cUhuTDBU cmJwMSsweUU0MTZDSWRHTHloelFZOFU5V2VtOWNpeGVIR0FvaWs3c0poOG1nWWVQWW9HNW12V2V1 Sk5CaWdhQWNxN1hnYWVGRHhHbkc4VVlyT0xKYTR6ZUt4ZnIzWEZyTEs4UkVVYlhQQ3ZxUG1VVWQv djBFRmJBWEl3aEVVTWo1Si9yVUYzN2w5Y1lkWm12c1lRWDZLQkZwNmV6UzdLTGxKNFFOMCtsQVRL TlFkMEtIR0ZMUmFvR1lFcWhTNmRId0JnWXkxUEpxV2hVSG5zT1FGeUdJeTlFS01IU1ppa0doalZ0 NWcwV2Z4S3ZkdnNzcmJKYVJiN0lBK2NTaDArVnduSEg2Q3RmOFRVV0xiUFNaUk52eHZzOFZ5RVBQ S1NrMFVIbVFSeERTT1Nra0xvQlZKWEZTZytyUDN1SFVHeExzTGtDaWtiNUZqK2ViTzBvVDlzSEkz RnVpcnQ5dGs0d3JtY29aTjAvQnR2MDFMWFBmTTE5WXh1WkFFdlFQRzNuZEZiZTBBT05Ebk1DL0Zn OFNHcnRuMHdaVWpJQVd1a0RsVEUya1RGbWZLM2tTVVNYK3Vzb1FyeGNlbzc4U1VNc1VDanhVQVcv T213bFQvWWZNY3hoTmNxNmIzbVBVZHp0TThGajZ3UmpmNFpFUlB5ZURzeE54TlpRbi9sYWM3RUZl ZEFvOFdUYkxzZnlOY3VpUEhYSGorRWdHL0tRazBOS0JvQWk2VDVwUVpoQXZVM2FZbWdoVmtzTVBX ekprUWlzRE1FQnhzRzRFeG13dDJobmhBYnd3STNWSjY1UGIwRUxaZ1pVZDByYzdiTVg1blZsSk5h NlR5N2xPdFozdnVxdXVRaS9lSEdBcDc1c1dXRXVnRDYrdFlnTWJPdzFVaklBN2dGbG9UUmsxcFY1 RUxZcGpnb3dqRVBsWitOK3Z1OGJyekl3M21UaWJHTlRXbWNxTGZNSGhrczZkVVNrenpNR2xrak44 eWdKbHdoTlJMZHUxNlAxQjhTbHE2ZjNRSzVEMy9tcXUrWThmdWo1VVMwU29OZTBad0tzaHJGdmlO UFlmOFdRRVRsSnBHWUFESC9pUFQ0OENHTXJBZnRwN0NFV2N3Q0dJYlpwRHNWUzJSbUxJaHQ0OE1L ekF0c0VScXRPcjhDRE5TYXBwSGVxSXBNKzE1RllFTHNlV1ZvdEhBMEhLbks4RmNDaVVRbWFsbTR0 VHAvNXNtdk13MW1CbzZjaURScUw0eVdZdnA0aHVZNlk4TE0xQmM0NTlLakVRMGY4NXdJNVNhUm1B Q2lRZVFBVjJoUkdIaG0rMEVJREpsZW1ZQ28zT3g1cHdTMSt6Q2s4V3YyTEkwOGUxdkMyQTlLaXV5 WjlDejVjd240QzZZcE5wTGpiSnlLRzlWT0VGcGd2WHkwdU1FY1UvdVJDSTJTcmJQUUNwcStYVEVp WEllanZvL0JaOUJHZHRsZ3hMdnpGWHJuNWFsUStsajNwU3RuancyWTMvT3dNWkhvRXRrVFRxck1r aXVGWWVKV2ZKZzhtWlN6TE1UNm54WmRYUVJReVhUVERLYTZIOFUxcndZc1RkWWk3ZlRrRGU0V1lS SWVXdjc3eTFmTHlFNk9aZ1ZhSGN6eVRhVHFSWHBsLzExbjRyUHF3OHhiS1V6UUFVd0IvdnVDZllU eGhaTXN0WFN0QWZxNGlmVm1ndXhhYlNoZ05HOU9Zc0xJemtYUUFmMG5jUVdjZkpIQTlzZGFFMGZG UEs5SUJQQVJpYU5RNkFVWHNJbC8wZ0Z3ZjFEMjgwMlhHcUUxODdvM2hJVS9rU2RkQW96T1dXSU9E ODluS1BxcytHcExyenp0bEEranZyajNsUGpUQU1qU3JQNlJOcjgxY0J6bHB1QUVrWFR5RHloeHpM WHByTXMya09kbTFmekpvY0FNd1RUaWZSUU1zUXRqL2dKSGZvcFA1SzZsWVlFbWFuWi9JbmFQckJO MEF1dFpvSHVteCtNQWZqUmpyODl5R0o4RThGZWZ1UDZORHZPb21aN3JrQnBCdTJhU2NNNTdhMS8y MWtYWC96eXJqR0laWSt1UUdrSDRacFpoRGxvcFo4MmNWaS95eEpNd2Zsbmk1QU11aCtBMENiZ0NE S0tia01ra1A4QjdsaWlWcGxralpjTWpRQjhPUTkzRElEV0E0WmVVNTdVRURBektBSHU3ZWs4eGVB MjRBMlZlQnZCWGdCcEIzK1dkLzkyNEEyVmVCdkJYZ0JwQjMrV2QvOTI0QVE2Z0Nuc2ZlTk9BRzBK dHFQZUVoYU1BTllBaWw1SG5zVFFOdUFMMnAxaE1lZ2diY0FJWlFTcDdIM2pUZ0J0Q2JhajNoTGpU UWR4cHVBSDFyMk5OUFdnTjNBd0FBLy8rQ2owVFZBQUFBQmtsRVFWUURBR0RTc09Fd2dRRmxBQUFB QUVsRlRrU3VRbUNDIj48L2ltYWdlPjwvZz48L2c+PC9nPjwvZz48Zz48ZyB0cmFuc2Zvcm09InRy YW5zbGF0ZSgwLjUgMC41KSI+PHBhdGggZD0iTTE0Mi4yNSA0ODlDMTQyLjI1IDQ4OSAxNDIuMjUg NTAwLjg3NyAxNDIuMjUgNTI0LjYzIiBzdHJva2U9IiMwMDAwMDAiIHN0cm9rZS1taXRlcmxpbWl0 PSIxMCIgZmlsbD0ibm9uZSIvPjxwYXRoIGQ9Ik0xNDIuMjUgNTI5Ljg4IDEzOC43NSA1MjIuODgg MTQyLjI1IDUyNC42MyAxNDUuNzUgNTIyLjg4WiIgc3Ryb2tlPSIjMDAwMDAwIiBzdHJva2UtbWl0 ZXJsaW1pdD0iMTAiLz48L2c+PC9nPjxnPjxnIHRyYW5zZm9ybT0idHJhbnNsYXRlKDAuNSAwLjUp Ij48cGF0aCBkPSJNMTQyLjI1IDQ4OUMxNDIuMjgzIDQ5NyAxNDIuMzgzIDUwMS41IDE0Mi41NSA1 MDIuNSAxNDIuNzE3IDUwMy41IDE2OS44ODMgNTA0IDIyNC4wNSA1MDQgMjc4LjIxNyA1MDQgMzA1 LjI4NyA1MTAuODc3IDMwNS4yNiA1MjQuNjMiIHN0cm9rZT0iIzAwMDAwMCIgc3Ryb2tlLW1pdGVy bGltaXQ9IjEwIiBmaWxsPSJub25lIi8+PHBhdGggZD0iTTMwNS4yNSA1MjkuODggMzAxLjc3IDUy Mi44OCAzMDUuMjYgNTI0LjYzIDMwOC43NyA1MjIuODlaIiBzdHJva2U9IiMwMDAwMDAiIHN0cm9r ZS1taXRlcmxpbWl0PSIxMCIvPjwvZz48L2c+PGc+PGcgdHJhbnNmb3JtPSJ0cmFuc2xhdGUoMC41 IDAuNSkiPjxyZWN0IHg9IjExNy4yNSIgeT0iNDU5IiByeD0iMy42IiByeT0iMy42IiB3aWR0aD0i NTAiIGhlaWdodD0iMzAiIHN0cm9rZT0iI0Q3OUIwMCIgZmlsbD0iI0ZGRTZDQyIvPjwvZz48Zz48 Zz48Zz48aW1hZ2UgeD0iMTE4IiB5PSI0NjMuNSIgd2lkdGg9IjQ4IiBoZWlnaHQ9IjI0LjI1IiB4 bGluazpocmVmPSJkYXRhOmltYWdlL3BuZztiYXNlNjQsaVZCT1J3MEtHZ29BQUFBTlNVaEVVZ0FB QU1BQUFBQmhDQVlBQUFDQW5LNU1BQUFRQUVsRVFWUjRBZXpkQjZ4MFFWVUg4S3Vpb0JnYkt2WXUy QkRGQmlhRWlBV05DZ3FDQWV3RlFWSEJpaG9GQlRXS1BXZ0VGYkdFaUJGUmxJaUtvTml3SUFxS2l0 am92YmZRLzc5bFp6UHZmbmZ2N3I2M3k3ZXpiMTdPMmVselo4N01tVGx6WnQ3TTJ3NzlyMVBnRWxP Z004QWxidnhlOVdIb0ROQjd3YVdtUUdlQVM5Mzh2ZktkQVhvZnVOUVV1TVFNY0tuYnZWZCtTWUVX R2VEdFUvYlBDVDRvK1AvQk4xWDRpdGdmRi96MjRBY0dPN3oxS2ZCcitXUnBrKytPL2FpaEpRWjRt MUR5UzRNdkNQNXg4Q3VESHhTczRkcHhmRnJ3SjRKUEMvNXU4QU9DSFRvRkppblFDZ01ZOWUrYkd2 eFc4RjJDMjhJWEorSVRncDhjN05BcGNBVUZXbUdBVzZmazN4WXM4TEpZN2hyODRPQTdCTTBPOE4x ai83emdud1lMdkdjc3Z4SHNNMEdJME9Fc0JWcGdnSGROa2U4ZTFNRmpESS9KejRjR2Z6NUl6SGxk ekFJdmllV1J3VnNFdnpuNHhpRDRxUHg4WGJBRENuUmNVYUFGQnJoQlN2dEpRZkNxL0h4bjhFWEJP YkFJdTM4aS9IcXdnUFhEZFl1am01MENLTkFDQXhCcnJxR3d3U2NIL3llNERaZ1pmaVVSWHg4RUg1 R2Zqd3gyNkJSWVVhQUZCbGdWTnBiM0NyNVRjRnY0NzBSOFZ2REZ3V2NIcnhVY1E2MjIrOEpsNE1m RS9NUGdhNE5tRS9qVTJMOHJ1R2tSWHZKN1plS2F1ZDRuNWk4RlMxN1BqZjBuZys4YkhNUGJ4ZVB6 ZzhRNEtsM2ZoZXo4bEk5Q0lGRzJBcXBnWmY3bnhKYUh2QW8rTDM2VUNwOGUwM2RqYkFSbHZrOWkv Vit3NUROWG4wUTdibWlCQVhSZ29nOUtXdlRlTVpheUhvaDFGblI2YWQ0anNhaE1IeFZ6RHVSckQr SGZFa2xIckR2Ymg4ZnZ4NEpQRDM1QlVOd1lzMkN0OHRqRXNQNG9lYjEzM0Jid0h4S3pobytPNDEr REdNOGFoa28zemdXdzgzdDRYUDhlL0pUZ0hJai9jNGxnamFUTU40eWRYNHdWR0V5SWhYOGRIMnBs akJyckpDZzcwZE8reS9jbEJwckdXSUQ2VUZBSSs0cjRiRU9YUkRzT2FJRUJpRDEvV1pGTGcvNUMz RHJRdm9uOU5jblhIa0tNd1FMYWd0dm8vWTg4bG1nRytQM1lhYVppcklWM1RJak5PbUlYY1V3YWF4 SU16VjduYVJUK204UzNXSSt4Z1AvTTd3T1hpQ0ZqWFFCRy9KUFlQaXM0QlpRRzhxY0VLT0ZtSTM3 cUlzODZQM0UrTXo4WVJrZVA5UXlnTVNYRWo4ZTNoSmY2eUErTjBFcllyeWJPYllKSEMrT0N0Y0FB cjA2aGZ5Qkl3eE5qQVhmTzcvOEdueFA4eGFETzhHNHhMd3EzV21idzRKaldIamVQZWFlZ0VkZG9Y am90dXZudXh5WnNIZWc0UmwzTWEvYjVva1FzbTNkZkZidE9GR1BBeU5TMHBmeC9Pd3pEOVlLWTRX dGp3bytMU1p3eEE4UTZpR3VSTCswdytydDkzRHAwakFVVDN5RVdUT0g3NmxMeTQ2ZWVDVjZBR2Uv akY3YXpQMmo3bzVVWEpxWmFMdm1oa1JsQjJkQmxGeEcxeXZicVdCWDQ2bng1dDYvK2ZhSTcva0Q4 aUhVRnB0OXZpSXZlbjV4UHppWFhrcFUxY0lKMkJxT2FEbXF2b1U1TTd2MlNlUHhYRU9nRWQ0bEZS NDh4Q2VSK0lnTkdMUkhlRUVzUjZhVDlqcmcvTEFqK0xELzJNY28zNGx6Qk0ySWpZb2dUNnlETjNX S1JSNHdGcUxPeUx4ejUrWkVnZXZobXJHZEEvWWd1LzdIMDFYRjE1S1Z6WVpqRmlJU2xuNWpSaUhQ U0xpSXNmOFpsVzNvZnYxRXFkdndsSFlaL1NDSEp5UnI5K2JGUGdSR1hYR3MwTW1QOFVTSVoxZXBP RXErMVlNMWdxaStqOHpnaU9kZHNWUHl0QmQ2dk9DYk1KOGFQWEI5akVvemdSbEtCbU9VSFkzbHBj QjBJdTFjQ2kyWkwydnI3eERNTC8yY21EbEhMQ0creEd1Y2t2REMrdFRoRVhJdlhDaWdEYnJwMG9h ZkYrenJhS0p2eXE4Y3l5ZkViTFRFQWFwSmxmellXMmdpTlk0U3JHekJCWitCejQvcVg0UDJDbUNQ R0xGZ002a0J6a1lnMEdFRWNvZzJtWkovQ3A4UlR4NGt4Q2ZZNDNuOFpzb2xabHRFR0k3Wjh1Y2Zm TjBOU0V0ajFscThGczNqckVDT2g2YnB3UjBqTURNTFIwU3pJdmc1cG04elc2OEtQenI4MUJpZ0VO S1ZyWE9JRitkaHhDQ2IzRkVOOFl4TCtkTkJDTGNaYW9DV2FHekVsMUtHcFJObk5MR1lZOWlsVWxy bjhsTG1rTXh2OFZCd1AySURPUkJIOUVtM3dmWXRpOW0zUit1RlRFNWw2MUt4S3JJcHpFcXg5U29B NkV6R0xlOHA4ZVR3dDNtTzBBYTB5d0ppNnBtV2R6WXlnVTJsa29sSWxxdzVmbjBURW94aHJvWTYv THBJUms0aFJ3dWVZQ3FPV2VGUG05U3RQYXdyeXUzTE9vVGppbHFUcVd1eTFTYmR2SDRKWWdyR0pS SmpSV3VudkVwRTJ6UWdmNnlSZ0xtdUFFamkxTGlsaHRibHR2RHJOVmJPZkNnT01DVWdlSlNycEFI V0RXTUM5OHpqeTBtMWhxcE1zbmMwYU9xNjFpZlVNclpVMUM2MFFzWEZjS2ZXdEYraDFPSkdSR0ZY N25aejkyQm1BQ3M1bWpyTS9wbXVxeVYwYXdiUnRCQ3hwSElkWU4ySWE3WGJOditTN0Q1TjZVZWZk RlkzazVmdlMwdXo4UVR4c2RNVllBWWF3Ri9CRDhmbU1vTHJxNFBZVTRyd0N4alBkRlJGT3dlUFlH UUNOTGVnMGxzNnJ3Zmp0Z2hhTlJuZHA1TFB1UUp6T1E0c2kzaHlhUVdwMUlSWGdYUHk1c0RvdHNX YnFxTVpjK25FWXhjQTlLaytMMGsrTTIxa3EyaUphbzN2Ry9lZEJheGwxRmhibkZVQmNzZ2RUQXNZ YW91SS9OcmVoNFRqTlZYTWZPd000K09hc0NRSVp1VzNXc08rQ1JuYUxaR25JdnlVLzdqRVNtY1or WTdjRmFKSGRhVkdLUm1nY2J4dTNYZTRTejNHRktUR2xoRzlqM2phUk1GS013ZXgzeTFnd3dicTFD R2FtU1VxMFNURHJsZ0FEa1BqRlBXVmk0RStZQ2poV3YyTm5BT0tQMGFyUXoraEdnMUhjbTB5am0w VWpVMXc2ZWJwdjlpbjg3SGhlSnpnSGppMlVjek02bDhYM1hQeTVzSDlLSVBFdXhtQjIyNGJCZFVS MEliLzdmczIwZHF2bEJSMnRvQllkQnE1cHRPTjhvK21naGE5elFtWUtqcHZreDJ3U1l5MG9HL3Fz alhCc0FjZk9BRVpZNTM3SzVvcFo0QkVob281cStvNTFMZENDZkZOQ3Z6cFk0RGRqcWFmMU9NOEF0 WitqQXV2eUp2cFlWSlpFdnhPTFdTWEd1Y0FDdlpiQjc1MWM1aGljeG9uNjByRUlzNFhSdmpCUWtw NEJvcDdaNzR4bjViQnJiUDFROVB4VjBNcEtmSFFLbFlkWmxQZ2tIZmNZbGMydXNUWWFoeDJ0Kzln WkFPSCtLai9mSHl5ZzBYVWFxanhUdm82Z3N3dG5Xak00SGtFZi9UUHhMSFYwWE9MMzR0NEV6cjI0 eldEY2VlajdkWVlpQ3h2NUhmN2FsTjljT0FhMzgxeEdXWjFuSFlPVHJXbTJxRWhMbnZZMm5Ja3Fi cU4rc1RzOVNoV01Kc1dQaWJuVnhjeEtPOFN2NERqdXVIemlQelNSMFRqR0NwVHRsK015Mjhab0Iw cm5PT1lTVzR4cGFOdndkVG1OMXI4ZEQ2S0FoaEtQYWRwM1VLM2VJTEo3YThObjAwYU9QTkFFRThq M0ljbmZQOVVZQ2UyRU9xQVdyMEdIZFhMVW1mcmhnbi8rYWQrc1l5OURWb1hCcVNkOTM4YllveE5n cG5IMktOWUZPTFBrQk9mQ3NmeDVXRXlNR1dNQjlrWGNvbEh5WWNwWFhjanF2b2tSRnBIelU5WTJz YTVBK2FpUG5mamtpUW5RV0xxNmJPZ3JIQTJaVGFER2JxR2dHc3A1ZE1UZmRGU2hybzkwUm5Pam9Z YXZ3NmJzeEp2Q2FFYmoyeVdTamw1M0RNeEF6dDNubHIvclc0aDFkZDBzdG4zZmlFOXRXYmVWSTl2 Zm1yS3BYNHdWWU1ndmk2dk9wOVJEUHZLVGI2SU1GcmlZNElmaktKMldGb21tTEY1blFQbWNsSzAz Q20rV0dQS3N5K2FFYXExMlRwVGpocHFveDEzU1lkQklSa0tkVVVNWjNZeGs5TlYxMlkyVVRreCtl VHcxSmhGalR1NVB0QlhvVUJqdHh2RWhpbkRIT2pDZEU3TEJaS2ZaTVF6Kys4Uy9TR2JPRmRIYytK WjZ4R3NCUnQ4bnhVYUhUMnVqak92cVpHRk1vK1QvQWFTUk5ra1hZRmJUU2UwQXV6K0pGa3BkTEtw RklCcXBIM3VOYU84ZmRhdzluRjZ0WnhtMFFTczBNME85cGs1NHRlMmJ2dDhTQTVTNlVPbHBOT2Qr akdCVWMrVGFndjc3eXdhYUJlK1lPVW9lYzZiR3RyN1EyUzM4NU10MHNFNUQrLzVjZW1mK3BZRVdt WE54eDJFNmswMHMzMUlQZVVDeXVjNTV6eVFnZnNTWUJmVjJBRkFhYWVVQmFacjhMOFhqazFvOVl3 eU9kVGlISlB5YThTQXV4cGdFTTRBWkVwT0lEOUVHcmRCTW51ck1IN0pQWm5Rc25pMHl3TEhRcnBm akJDalFHZUFFR3JGWDRmd1U2QXh3ZnRyMWxDZEFnYzRBSjlDSXZRcm5wOEFKTThENWlkSlRYaDRL ZEFhNFBHM2RhenBCZ2M0QXczQVJ0ZVVFU2J0WFN4VG9ETkJTYS9XeTdwMENuUUgyVHRLZVlVc1U2 QXpRVW10dFc5WWViMnNLZEFiWW1sUTk0aWxTb0RQQUtiWnFyOVBXRk9nTXNEV3Blc1JUcEVCbmdG TnMxVjZuclNuUUdXQnJVdldJTFZCZzF6SjJCdGlWWWozK1NWR2dNOEJKTldldnpLNFVhSTBCeWdO MC92UEkvL3J1V3Q4ZS96QVVhTFpkV21PQXd6UmZ6L1hTVXFBendLVnQrbDV4RkRnaEJsQ2RqcDBD dTFHZ004QnU5T3F4VDR3Q25RRk9yRUY3ZFhhalFHZUEzZWpWWTU4WUJVNkJBVnlPNjdJbUZ6eFJq MEozZ0xySnpPMW5MbWphcHRuY2V1Ym1aVGVyU1MrZmdxNGM5TjZ1S3hGZE5EV1ZYNjBLTE9tMk5h V2R5cFBmUmNzbEQva3Jpd3V6WEtmdWVuZDNpN3AxbTc4M0U5QVFMY1d2a2Q5OTR1R0ZTSEhoWFB4 RWJRZGFaZ0FkOFZ0Q2FnOVVlQmJJQ3loeExzRDdWdTdhZjF4Y0R3eHl4NWdFWVM2WmRUMmdtOHh1 bUZqOFlxekFjME1lMkhOZnZtc0xkYUJWNElFc3lyQmR1WVpobDNKNVErQ3hLYk1MYjExcEh1dmd2 dEM3eHVLR3VCZ0xFT1lLUnZSMUM1K3I0UmNCK1JFZnpZVzVGSGZiUVNaSmp3dGFaZ0IzVkxvdVhF TzVVdEI5b0VhMXg0VEU5WDJZcnV4MkFleFVJN25yM3J0Wjd0Rk1zZ1VZSmZuSkMvUFU5MkNLNElK ZUhkTjN1UXZxVk5Kc2cwOHNpV0lxNjhOajFyRFBjdFg1dXZMOVFmRnd4VHVhcWFlM3lkd1p5dTVS dlFRUGFIWDNXTnlyV3VwWjRxdGZvYkV3VjhUZkpuR2JoSllad01XM2lINnYvTEM3RC9ST3NkODhh TVRXU0xFdXdFVzU1V3J6aGNmeTUvWXhkZWdZZzQ1NGgxaDBQbTlweWN1MTVlN0I1UGZnaEJVd3U3 aDNzN2lacmxHWFpoUHFhRjVTa1FaK1QzN2N2aHhqQmZzczF5clRXSFJzTTR2N1AxMnlxNTR1QldB M1VPamtpVGFncFN2aTJTRW1jVzI3K09xSHhtWUVqS3NQelQyeUlmM1Jvc0lmYmVHMktOajNKbzRi azQzYXNhN0FxeWtheXN1SVBGMDA2K1psOW9JNnRVWXZicmROay9PbkxyOTFLYXdwMzlYbzRtdHdI WUI5Ri9UNmkwdDdwWmZPYU9ydEEzSTFOengwdWNqOVJKcjZ1bmgxTGc4Sm1pVzg5Rkw2aGhtRHVJ UUd5bGZRQTMvRUh6TnY4V3ZPTEpWc3J1QXBNUG5UeUZSM25uaXZ3S0t0ZmpIRnRMOEtqTVdySnU3 UnQzZ21BaGpoMStXVjZJTzN4V3B4YUp5Zk9IT0lZWFIrOS9XTHArT1FzY3VveXc4ZXVsekVMMits K2RZVXVucitwc3NBRDRGWUhJL0x1QXdldk1mc1BRQk1WZnlhTWx0bUFQSXFiY1E2Z25zdFJnT3VD M2ZOK0IwVDZMa2YxNGE3Y2ozT3RTQy84VXl6TnZJb3dLaE9SQ3BNNDIwdzRwVU9OSW82SExwY1Q4 a0g1K2ppN1lBeVEzbC93VUNTSkd1QjFteWZqNFdzL2RCVXdFWDlXbVlBYjREcGxITTAwTkhtd2pl RkdhMkpMZFNqWGxReDVXOUtNdzYzVUx4dlBNdGFRK2Z6aW9zWkxON25nb3VVeXl3Mk45TjVlcW9V NnFteFVBbkhXQXN2VDRpMmlORWV0TXdBWTVuMEl0U25VcVVmTjUwL0toa1JpWFFTcjdSNCtJRjYx TWlZb0ozQW9wTTJ4Vk5DRWxwb2s2ZTNIVEVQVVM3eXZySk1vZkphQTVTd2JRZVFiZU9WZkkvR2JK a0I5a0ZFRGU1MUU0dGxJcFUzd296VU5uL0crV09LZXVFNERwOXkzenFldFRabFN1T1RLRmZBb2N0 MXhRZVhIalJFeE1HbDgvU055OHdBT2huTmppZUpxRTNyMXNZUTFKVTBUQjZCbzJiVk1UelBXc2Vi c3hPZFBCMWFhRHlsOFpsS2YraHk1YWVIT0FBQUEzNUpSRUZVVFgyeitGbmpVQW9VOThtYnBYRk92 cUlURmFUdHVFZmxiekhuSmZScnhNK3VNcDIzTjdrOEIwcHUxekdGSlhnamJLdnhtY3Jva09XYSts N3RSK3lySDk4cmkvWTZ6cFNkNW1ySy8rajlHbWFBQzlQMnRzbkI1azZNd1dMdmxyRmdnblV5c3Nm NGJCZ2wyaXpzb3ZHWnl1aFE1WnI2MXBTZnhYN3h0MkduM3NVOVpWNHJuaDRyak5FZVhHWUdjQ2Ft dEpqOUF1ckg0cDR5cnhmUEd3WG5ZQjhhbjBPVWE2N000ekRuaXN4NC9HK1NIN05pakxXQVNSd1NY QnZobUFNdU13UFU3WExkT0dydFI1eG53S2hPRTFUMDQyY0NsdzRpMGxqancxMlBxTXVvV3h2N0tO ZldIMXRHdE52OXlLWGRFNmpFUVBWZmVwMHhNTHhkWTJyWk13R3RPQzR6QXhqMVN6dmRJcGE3QmFr ZFk2eEFwM2JteHpxQWRtZ1ZFTXM0N3BUR3B4eERUdlN0WWQvbDJ2ckR5NGoyVmh5Q0s3T0Flajgw WVRZTVk2eUEzRytSWHg4bldRVzJZcm5NRFBDd05KSk5vUmdMY0Jib0JiRTlKUGlBSUpQYTAyNG9H ZGR4QUl5UW9BVmNmL0g3bGg5aWdzNVE2UG1rZUJzOTd4OVRYcHZRcWRaeUZIbWY1Y3JuendWUFND cjdGZll0WWgwd0FSRlIvZFhsMGZHMFIxSTJCaTJlNDlVZWxBWnJyK1FYTDdGL2NyRWo2enhReWMx VWZyczRiRnd4blh1UGN5REdZQUxIcWt0ajA5WlFqd28zT2tyTERtK1FuM3NINWJNTjZtelhTWHl3 dVZ6RDR2eSt1SnZLSmM1NTBRblZXeVZ4dmVGNHM3alZoMnE0OUIxTWJnTXhRZTFCcVVSN0pkOVBp V2w5L0FPTS93Y3dhcGNSVCs0MnZqU3VIV0QvV2Zia2VEb3Y1QjluWWgySVJvNUtzKzhiajZGY0dO MS8xZm1QTlA5N1VjK1dac05IcE5JM0R0NGwrSnBnazlBYUF6aTdUaTZIRnFXYmlDNk91SkI5S3I3 Tm4vc2xRSWNtMTRzTGJYemRPZjZQRCtvTU1RYWJSRVFWNGRlTWgzUDFNUWFiYWZ6T2k5ZE9KcjRU WXdYN0tGZkpiRmU2bFhSTU00QVRvWmk5MUk5NFp3ZmRNUkcwUWRzU3hpNWRFOWdhQXpSQjFGN0lk aWpRR2FDZHR1b2xQUUFGT2dNY2dLZzl5OE5SWU44NWR3YllOMFY3ZmsxUm9ETkFVODNWQzd0dkNu UUcyRGRGZTM1TlVhQXpRRlBOMVF1N2J3cDBCdGczUlh0K1RWR2dJUVpvaXE2OXNJMVFvRE5BSXcz Vmkza1lDblFHT0F4ZGU2Nk5VS0F6UUNNTjFZdDVHQXAwQmpnTVhYdXVqVkNnTTBBTERkWExlREFL ZEFZNEdHbDd4aTFRb0ROQUM2M1V5M2d3Q25RR09CaHBlOFl0VUtBelFBdXQxTXQ0TUFwMEJqZ1lh WHZHKzZEQW9mUG9ESEJvQ3ZmOGo1b0Nid1lBQVAvL1JjS2xzUUFBQUFaSlJFRlVBd0FYanB2d3Z3 K1REd0FBQUFCSlJVNUVya0pnZ2c9PSI+PC9pbWFnZT48L2c+PC9nPjwvZz48L2c+PGc+PGcgdHJh bnNmb3JtPSJ0cmFuc2xhdGUoMC41IDAuNSkiPjxwYXRoIGQ9Ik0yMTkuMjUgNDg5QzIxOS4yODMg NTAzIDIwNi40NjcgNTEwIDE4MC44IDUxMCAxNTUuMTMzIDUxMCAxNDIuMyA1MTQuODc3IDE0Mi4z IDUyNC42MyIgc3Ryb2tlPSIjMDAwMDAwIiBzdHJva2UtbWl0ZXJsaW1pdD0iMTAiIGZpbGw9Im5v bmUiLz48cGF0aCBkPSJNMTQyLjMgNTI5Ljg4IDEzOC44IDUyMi44OCAxNDIuMyA1MjQuNjMgMTQ1 LjggNTIyLjg4WiIgc3Ryb2tlPSIjMDAwMDAwIiBzdHJva2UtbWl0ZXJsaW1pdD0iMTAiLz48L2c+ PC9nPjxnPjxnIHRyYW5zZm9ybT0idHJhbnNsYXRlKDAuNSAwLjUpIj48cmVjdCB4PSIxOTQuMjUi IHk9IjQ1OSIgcng9IjMuNiIgcnk9IjMuNiIgd2lkdGg9IjUwIiBoZWlnaHQ9IjMwIiBzdHJva2U9 IiNENzlCMDAiIGZpbGw9IiNGRkU2Q0MiLz48L2c+PGc+PGc+PGc+PGltYWdlIHg9IjE5NSIgeT0i NDY5IiB3aWR0aD0iNDgiIGhlaWdodD0iMTMuMjUiIHhsaW5rOmhyZWY9ImRhdGE6aW1hZ2UvcG5n O2Jhc2U2NCxpVkJPUncwS0dnb0FBQUFOU1VoRVVnQUFBTUFBQUFBMUNBWUFBQUFYZytTdEFBQUto VWxFUVZSNEFleWJWYXcwU3hHQUI5Zmc3bTdCWFVJSURrRURBWUxmQkFra3VFdUNTL0JBZU1FMUJC NXdTSURnQkhmM1hOZGM5MXovdnIxYisvZk85dXpNbkowOS81NmRQcW5hcXFuMjZxNlc2ajRYcmNw ZjBjQ0lOVkFNWU1TZFg1cGVWY1VBeWlnWXRRYUtBWXk2KzB2aml3R1VNVEJxRFl6WUFFYmQ3Nlh4 VXczVURlRGF5QThHejE4UkgwWDZ2UVNmb2JMUjVsZkQ3eFNHeW1lbjVaZDBlUTAwOWt2ZEFQTEpp N1JvWUVzMVVBeGdTenUyTkt1YkJ0b000TkZrYzVFZDREZEpVNkJvWU9NMTBHWUFHOStBVXNFZGFL QWttV21nR01CTUZZVVpvd2FLQVl5eDEwdWJaeHJZTFFOb2RFUE5hakxQOUlsL01aSStBdndPZUNv WTdreDVaYnBrTDRGOGY0R3U1ZmRSK09GZ1dyZHY4WDBQMERNV3BCV3VUNHhYZ1g4Q2JWdmtKVDBH MlJmQmU0UHFBN0lBcVU1TjB3ZE51NURoVkxCcXZjekcvSzNQYVh6Y0Jid1crREh3TEZENTBWQjFx QzVoNTBEWjI1QWNCQnBYWEJhZmFQdGd0d3hnWDRuRGNyY211NytCRHFhSFFpOEhCc2dyK3dhQ2Y0 SjNBM2NUSElndm9rRHZWVjRHdlE0WVlOMDAybDhoK0NUb055UUxobjJJa0VQQWQ0RjNBSlZCWm5C MXVDZUJQd2UvQ3pxQUlHc0Y2N0NPZXQyWVd2OFVmRFlZRTljMTRGOEEzZ2dNTU95VmZLamYxME52 Q0FZWVg1MGI5Z3lFalpQTVhqWUFaN3RmMExoYmdRSC9obkZBaVgrSEQ3Z3B6UGZBQjRHN0JhK2dv QStDZHRUWjBCK0F6bW8vZ3A0SEJod0E4M1l3MTBsWFJQNTE4SVZnZ0xPa012T3F0OU00RCtUSGdX bTVzRE53VUptbUMvNWxscXFxckt1VFNDS3FocXhYbXU5bCtQZzBlSE5RbmRuT3o4SWZBY3IvRGlx b3E1ZkN2QnVNZGtaODJ4YzZOdXhUeEhrOE9JSDZ6MTQxQUdlQ3o5R1lLNEhDTC9tNUJhZ3hQQXNx M2hicThoeWRaOXlQSURNdFpPMXc1V2tKYjRMS2EzelBoWDhBNkl4dEo4Rk80T244V25mSUhEeVpM d2MwWkRJUW53TGo0SHNzMUx5aW5jcStnQ3pBMWVYMjhUR2xuNENhcGcwZGFEY2pic0JyWWI0Q3Bq Qmt2ZEo4SGRpdUxEOURlQVBRZGo0VEt1OUU0U0RuczFLWDc1U1pva1p5TlhqajJ6NTE3SXBnM3p2 R0wwdFlGZ3pNQmt5Rlp1Q2VxaXV1OG94Z1dtUXJVVW5PcmplWnhuUm1mVGo4ZjhFNkhJYkFKZEE0 c0pWcFhnSmpIcEMxdytzbzRTMmdzelprQnNmRDJWRkhRb1dyOE9OMkRqSURCN1dkSG9KM3dMalBQ eGRhaDVNUnVPVC9DeXJZNFE0QStUNTRkeUovSGpROXBISTIvUUNNL1ErWndMcnI1YjdmTGMxUms5 SXUvTEhOcDEvSVZxNFNMNGVQc2V1SzRYWkpIU0NlUWIzdlp3RXBFNW1rc2szbm5jRzFkT3Vwc3Q0 TWN4TFlCSVk1QzU4empXRGFkRDgrRlE5TzNIODZNNldESnkzRVE1dGJ1SkM1N0FjdnZRSS8vd2M5 UExzRmNJWnZ5b3RvMVhIOHBOdStlbjRFTHdVTnhzSHZTbWxFSnczMzJESHJLaFBYWFMrM1g1N3JM Q3VIdDBGNFgxQTRrUjhQeC9VNklwNkFmZS80Y0p4TUJQV2Z2V2dBdDZNUjF3V0ZObVVaUjNSbS9J OE02SEphbjIwUkR3N3VWL1ZHTkdXc1FkcUJUZUdIRXZCVThIcWc3ZlVnRDlzSTVsZGZhUm9qMXdL YzFkMGloZEc0bXJxOWNnRFZvbGJycnBmOXRFd3ZkNlZDc1VMOUdkNkpCTklJZXMxKzB4VGFaZ0I5 bjBMb3BXZ3FheWk1ZS92SXk5WGcvWHg4dEFYZlE3aWVBVWpsOXNkRHNmdzYwUU81ZzNKWkdRNjBa ZUZ0WWM3V2JsdDBqLzZXeUc3M0lMM0FnNkw2aWJPR2crOXA1T0FLQnRrUnJGSXZWN0ZsSzEzcXpm c2Z0ZE1sREdtRVV3aXhMeUNMMEdZQWl5bjJ2K1NXU1JVOCtMaFBmZzZ5WlhoQVZWWEdKZG9FN0tB SnM4YWYrcDUwbGFKMHFlb2Zkem4vUGhtNUpYS1FuQUQvYTlDSng1a1J0aGM0R2VoTlVYY20xT1Bq ZnJweHhqUlNndXVvbC92OXBJZzUxdnA2QmdoaDF3bWtNZDVlTklCby9CaW9IZjVJR3VwaDJTM1ZH K0NkcWIzOGdaMERqU0k5T000Rk5udzhEbm5xVGNsNWZJaXlBT3V1MTBLQlU0RWVJcmVEMDgvVnlW NDNBQStaZGtaZmRNWmNYWHZyemNFMjZkbnhaYTF1MDdRMERVSjNwUjZtK3hPZ205V0I0VjBIbjUz QXJkUEhpUmxqSU9meElYZ0IxbDJ2aFFJVGdXY2NuUUtKYURVMkdyOWFMc09tYnJOeTNWdFJvdHVh UzhmSGxsRzlIYTlKMnVSaDdrNThYeHpVaTZVMzY0M3dQd2JkdHpzd0RlT3pGYnA2ZkhJWnJiTmV1 ZkpTbWR1K014SkJITm9UVVpiVmM1VU4yRVFEdUNRMTFTc0J5Y0kvRXFuUEFuTGJnU1RLbm1XZlFN MDFjRWpsWVUrSGhFYlF0RWUrUEJIMWNFR1dncnJ0NnZISlpiU3VldVhLeXNrODdJZmNDenZiSGQ4 NTZnUjV4MXlBc3YxaEFHMVc2NDFvL1JiVHVnYitBY2FMSkVqbHN1K3RwL3d5VkZHK3BYR2Y3Q0R5 UUxrcy9pYUUrU1ltNnVGOWdlN0grTTVSYjhMdm5BdW85Z21IOFBpc28xNzdhdGpPK2Q3SkZjK1k5 K0xIVlJIU0NQYTl6MmF5RVhiTEFQVFhSZ1h1QTNOTk1BZDJrRGVrcmdLNWNHV2U2Tk85N2xzUnVw K0ZaTUU4ZFJQNkxNTFZ3bGsxRENpYllBT0Y2aXYxZnRTcjZLenV1U2I4NC9Wd3Y5MGkxVDArZnFj enF2SDY0QkQxNmxPZWNiM1Q4Wld2dk9QRWJhRHQ5N3VPOXIyM3hvMWV2OTB5QU4vcXhHMmNNL3g3 cWFsN2ZjZ01yZ3Jub1V5M0ptd2o2RnYzRVZUTUFqYnUyOFIrTUdnblEyYmczczhIYWVIbU04Q3Iv UU5sTmh5ZDlhT0t2bXIxQ1lkdXg1QkpiYStycGVjQXZVUEtBdXR4Y3g2ZmVJWWNhYnJRb2V2VnBj dzBUcjMvYmZlWGllQ0ZJV1FHOW4zcmVOb3RBOUNGNTFWKzFNNkxGbjNZWDBQZ0paYXowTEh3WHVR NHNKM04rR3lFUHhMaVRXVmNnVHVydXlyb0J2d1NZZWI1UTZobFBCOGFvS2ZEbDVMeHZjbjBxMVRP U3lISUJId0xwSTZpZlZMYjYrcnFIbGRkYUFpVHlQeWs5eVZ1RXh3TTBkOS9KZHpaMDhlQjZxb05u VVM4ZENSWk5XUzl6RzhuYVA5N1grRzloZWsxQXJlSXR0KzJSTjg3bmd6MzhDeGR3RkRJUXNEQUFq dkhwU2g5VmVqeTlCaktjWGFPU3h3YjhSQms3dk1nUzhHOG5QVjlMeE1SdmUxOUloL21xWHN3Ylor cnpvc0pzeTZRalFmL3ljV0pJbTJmcTEyMFQycDdiWWdUaUViZ3Mrcm9iTDAxdWtjTmQzWTByYnpv Y3hLM2p1cXBDenJZWEtGTk8yUzl6RytuYVA4N2Z0SUx4L3VSbWUxSisxNGo5d0tSb0VWSUI4aGk2 TEFTOTkxMm1tY0F0eXpwUUhTbTg4MjdiM1Rzeks0bC80U0lwdEZENGorQ09PTWptb0N6Z3pPZHZu SzlJejdzU2wxb2swZ2IvdU9CWFUrWHVyRXR0aW1xN0lIZXpuWHk4RC9MOUk3NVhzakR2bkhjR3FY UFJwUU5oWnRRTHczZGY0VHliT2ZyWU1kUXRNK3g1Umk3SndKM0FHZENzMUEzQUM5WTlCRzd0eFM5 aE1rbTNLRlFGNTU3U0c4M1hZSXRRN1NqUGt5ZVhuUkFLc3RWTHJadGgyeXM4UjlHUXA4Vm0wWjBE K3dnOEpEa3lrSndJL2ptM0RSaVczbU5tUkRRTngvTHNreFJuaXdXUUoyb0c5dGltNHdyNmdGN0hy Ri9Eem9ZSUpXWFJHNVZETDhVQXQvVlErYjBhVmhmOUx4bU9lWVZPRVM5SXErK2VvdDBVbGNBWDRR NmhxSmRqaTNIbU05RTFJMjZqVEI1MDAyd2JnQVRZZmtwR2hpTEJvb0JqS1duU3p1ekdpZ0drRlZM RVk1RkE4VUF4dExUcFoxWkRXeXhBV1RiVzRSRkEzTWFLQVl3cDQ3eU1UWU5GQU1ZVzQrWDlzNXBv QmpBbkRyS3g5ZzBVQXhnYkQxZTJqdW5nV0lBYytyWWtvL1NqTTRhS0FiUVdWVWw0alpxb0JqQU52 WnFhVk5uRFJRRDZLeXFFbkViTlZBTVlCdDd0YlNwc3dhS0FYUldWWW00RnpUUXQ0N0ZBUHBxck1U ZktnMFVBOWlxN2l5TjZhdUJZZ0I5TlZiaWI1VUdpZ0ZzVlhlV3h2VFZRREdBdmhvcjhiZEtBeGNB QUFELy8xaGk4elVBQUFBR1NVUkJWQU1BL3YxQ2lUdnMvSG9BQUFBQVNVVk9SSzVDWUlJPSI+PC9p bWFnZT48L2c+PC9nPjwvZz48L2c+PGc+PGcgdHJhbnNmb3JtPSJ0cmFuc2xhdGUoMC41IDAuNSki PjxwYXRoIGQ9Ik0zMDUuMjUgNDg5QzMwNS4yNSA0ODkgMzA1LjI1IDUwMC44NzcgMzA1LjI1IDUy NC42MyIgc3Ryb2tlPSIjMDAwMDAwIiBzdHJva2UtbWl0ZXJsaW1pdD0iMTAiIGZpbGw9Im5vbmUi Lz48cGF0aCBkPSJNMzA1LjI1IDUyOS44OCAzMDEuNzUgNTIyLjg4IDMwNS4yNSA1MjQuNjMgMzA4 Ljc1IDUyMi44OFoiIHN0cm9rZT0iIzAwMDAwMCIgc3Ryb2tlLW1pdGVybGltaXQ9IjEwIi8+PC9n PjwvZz48Zz48ZyB0cmFuc2Zvcm09InRyYW5zbGF0ZSgwLjUgMC41KSI+PHJlY3QgeD0iMjgwLjI1 IiB5PSI0NTkiIHJ4PSIzLjYiIHJ5PSIzLjYiIHdpZHRoPSI1MCIgaGVpZ2h0PSIzMCIgc3Ryb2tl PSIjRDc5QjAwIiBmaWxsPSIjRkZFNkNDIi8+PC9nPjxnPjxnPjxnPjxpbWFnZSB4PSIyODEiIHk9 IjQ2OSIgd2lkdGg9IjQ4IiBoZWlnaHQ9IjEzLjI1IiB4bGluazpocmVmPSJkYXRhOmltYWdlL3Bu ZztiYXNlNjQsaVZCT1J3MEtHZ29BQUFBTlNVaEVVZ0FBQU1BQUFBQTFDQVlBQUFBWGcrU3RBQUFN dDBsRVFWUjRBZXpjQmF4dE94RUc0SVU3UE56ZENlNFNnbHR3MXlCNWFJSjdnT0FRbkVCSWNDZDRj QWd1d1lPN3V4TThXTkQzZi92dW50ZXp6cGExejF2N25udlA3czNNYWp1cmEzWTc3VXluMDU1NzdL NzlheExZWUFrMEJkamd3VzlkNzdxbUFHMFdiTFFFbWdKczlQQzN6amNGYUhOZ295V3d3UXF3MGVQ ZU9qK1Z3RzRVNERiNTl2OFZ2aTc1NHdZYmJKNEVYcGt1bDdud3NPUVBPMWhWQVV6MEcvZDZlZDJV THhCc3NGTUNad25wNWNGTEJCc2NnaEpZVlFGTWRCTmVWMmkrOUlnOGJoRnNjTFFFVHBUc1U0SS9E TjRxdUtxYzgwbURneUdCVlFmbXFtbVVDWitrZTFVZWZ3K0NXK2R4K21DREF4SWdvOXNtZTd4Z2cw TllBcXNvd0NuU2p6c0VnWW4vaW1RK0Z3UldocXZKTkR3TUpOQ2F1Q1dCVlJUZ0l2bnFVa0h3elR5 K0VueHpzQUEzeUI2aGxGdmFKSERJUzJDb0Fod3JQUkg5S1JQODB5bi9NZmpSNEorQzRCcDVXQW1T TkdnU09Ed2tNRlFCenBIdTNDUUkvcFBIRzRQZzIzbDhLQWo0dlZZQithRjQxbFI4WXZEN1FadnFn cjlJK1FWQkt3N2xTM1loak1YSGp4d25qK3NIM3h2OGE3QzBTUjd0aHFITjgrMjlVLytYcVhPMklE aHhIcDhQb2tOMVVod0VqSTV2NExmeXhaQjlGbGYxTTZuckc0aEhpanVBekI0YTZwZUQrcVp1d2Qr Rzl2cmdGWVBra1dSWHNHcVlkSlg2MnJYYmNkcnF6RkFGdUZ5K09ITVFmQ0dQcndVQlphamRvS0di WVJQb1VXSHcwK0FqZytjTzFuQ21GTzRSTkhIZWx2UU13Vmt3RnAvQys0TEpmRDM0cnVCMWdpY0pG cEJIZTBjSUp1TmxrcTRiUHBJZllHU1NkRlpYNHlDL0NDK1VseVhzeXBCOE51VWE5T081SVpEOVU1 TmVMSWlXWkF0T201eXgvR1RTOXdYbnlUK3Y5Z1JHRzZjaENpQ2tkK2VxbTY5Si9zL0JBdjFCR3JJ WnZtOCtma0t3QUl0alZYbHhDRkxsWkNkd296eEZuRTZhdEE5ajhjR1h0ZnRVTWlaYWtnbDhKOCtY VGZFYlNRdFEyUGVuY00xZ0RUOUxRUjllbS9SZlFjQ3FVbUowcUE3NkVDU0hzc0txZjlNOGxxMklO MGlkNHdlQjMvMnh6QlN0RG05UC9qN0JBbjlMQmszYjlMWHVaMTUxWEZzS3c5Z283elVlbzNIcU4z NklBaGpzWW5uK0VBYjFnS1RZL1NhUER3UUxVQlpLVThyOTlKd2hQQ0FJL3BmSFhZTXNQb3R6OStT bHl1amVoOVJkS3c4RG0yUUx4dUtESVJmdjFjbHc0NUowOWpqblM0WXlISmtVWGpncHQ4RUtrR3lu N2d1N3J2TnROLzNIbmRDSEI2Zjg2eUQ0Ung3Y1BIU29Ua2lEZ1BKd1JheTBQaUNIK3ZmUWFqeE5D c1ZWOWEyVlRCcnlCSVJtVFdnRnNyMWRNcFRDTjlwVytvbEdpZk42QWx5TmkwNXllL3ZROXpIR2Fh c1hReFNBWDMvRTlBdFc3M3ZUZkoyNERsRXNuaFhnNHZYTFh0NmtLdTdVVy9PTzMvZmZwRFVvczBi UHI0amNqOXI2amNVSFR4UDJYTlBmb3VEWFMzNVdQMzhlK2gyRDZpVHBmSFAvWlBCSXNoYmdibkk3 TVNlM1lveVUrM2pwRUxnSFNUcmYxTzZQU2MwNGVRZWZuQWZsSXV0a3Q4RmZVbnBnc0xoZjlqRm5U M2t2Z1l4SEg2ZGxDbkRLOUpqMko1bUFpVjZzMFlRd2ZSZ2tWbFBSOHN2U3lNL0NFa255amxzemIy bGx1U3poVmgydWlJM3lDWHcweGJINHNDb3NJTGFVK0hISjFDNWVpdHZBdThlR1V1VGdXeXRXU0dz QnY4ZnRMTXdacExydmhXNkNXQ1dsYU8vT1E2UXV5UVJPbnVjUGd2WUZOdWtzUEJtSE5CTitIMnJ0 RHAwMzViMkV0WXpUTWdWZ2JVUmlkSncxcUMwS1drRlJoSG96YkttZUY3SDRYVDR5MFpKMHJQb3pr NWxYOTRONWQrb2dhLytrcFA4TUZoaUxqL01ObGhYZnIrWmhFNXhrSVpERmQ2YzFSSHVLMVoyU1Jr L3FjUE9Wd3Qxdkp0a0dsSkFDSURxb2ZLZE1oZllldDAvWi9TVDl0WkZQY1M1UWNQdUR1UlVPOG91 MWpOTWlCV0JKK09OU2ZYMUxIdno5SkRPQnhXRmR2RFJodVVMeWZlUURjNlVLL1Y3SjhKZDkrNXpr YlhKT21IUVpqTVdIYjE5K2k1VjVWZ292V29KUHovdlRCUUg1MkNmSnJ3c3BYSEc3UkdRWW1QNXZY VG1FNHFaOFBIbUhsVWxXQXE3dVpmT0Y4S2hUZnU1ZWlvY0VyR1djRmltQXlWQUwraEVSZ3lWekhy cjR4YktrMmdUNG03TTJ3emFGQkt6K3BPTDB3WUtKNmdpOXFXTUFiTXFzQU5NcTJ4SjFWdURUemVO ei9vcXJUYVIyM3kyMFJhaU91cWsyQVJObmtsblRneld1VjFqUm9GcTJYS0w2bHE2OUZmbk1hNDRZ dXBXZHUyZVY1UklaVnk2VFZWNTQxSDVpM3ZkN1FWL0xPQzFTQUw1L1BhRlg3YlFWWU41bTJQSXJW djIwTUowM1VBYmdKWG5QMVJHRzY4ZXE4Nm9iaXc5ZWh6cXk2aitaTnBKcldxODZYQ0lYRmIyMmt0 WXJMRnBCcXhVMzZWY2hPR041ZEZKUm9UTW03UU9sc0RMMzZmdXFQRThCV0JlQ0twMWxHZmlReTVE d2hkZDhaelBNNXlSMDVUNktOUGdqaXBQbGhjTWJ5bEFHT0tSdElHN3RMRUM3dHIxSVlTdytZZFg1 RGUxZEZWbE0zNjhUVFVoaFRiOWh4V0dnNUtHVm1tc2tMeVJkeC83Um9ENko3TmdiT09oQ0swZ2hu QVU4UGdTR1MvQ0Q4WnVuU0ttMnB6RGFPTTFUQUphYklQVFNob3FBV1psbGFJUGxIcnp2b0FnSlYw cCtIZ3JEc2VTVVFWMlQzTy9wWkZFbTMxcjJyeUl6QjNmTFIyaXpzT1RXRE5sL2xQb0hNK1dpQ0Z0 eWgveXVVSzBvR25tUkRabzZiMGhHbW1RYk1ESVByeWoyVUZaaDdoUDMwMWc5SnUvTGhwdkNlQmZT UVFFclBLV2I5Mk5yR2FkNUNzRDZzK0FhWStsZFpVUEZTcFVvanc3VmxncS9aU2pTd3krOVV5cmFU SmU5Z2dHeDBRdDVFQXpsVS9mTnRZQlo3c0NnSHp3SWxZU2J4ZmY5bEtzWS9HS3VFSmNJalNIaDJz ajM4WlloVVBBa25aQ3lFM1pLd0hDZzlaRnlNWGg5K3JySzVwdXppbm44MXpKT3N4UkFTUEptVlN0 TTZIbCtlbFZ0SzJ1UXlwa0FvcmcxWWNxenJnOUp4bVV0OGYzNmQwTGVBUTZqUGxGUnRVMXhMRDU0 ZlRFUGJVblNEVlhZODZTeXV6VGNFcFBJaGpLa3RZTXpBUnRjUCtSd3lsVU12aitYQ08xTmVkZ3pK YW5nUU5iSitZRmMxN255d1owdDVWbXBrL0JMem5xeFM5cXljd1RHYnRGcDgxckdhWllDc0NZYW81 K3VPbHNTNVlkaS8wemdDdmxRRERkSnh5cTdUdUEzK0psM0NkRVNubVFtVUp3UzJsTkJaRWc2Rmgr OEtGbnQ2N3FqSkJUbzNTeDBjQ2Y2cEI5V0MxYTFLTkNzK21QVGhKdU5DNzcrUFBYbU1rR3Jyb3Ry eVM0RmhtU1IzRmxpK3hwS3RwVFpnZ3IrWnFTOGRuN2hkMHU1VHNuVVZReXJRRTJ2ODJzWnA3NEM4 UG5xVTF5V3duSlpOMlJJWHN5NlRBcWRxamZEVHBNTkZqNWNMUWRoVGltVmF6UkFObVhGNzdkUnc3 ZlVHWXNQbjlvR3ZFd3ExdFFrc3cvaGRwWGZrMnFuc3dvaFVtWDQ3RHgrRkp3SCt0SGZkTTZyTzRS ZW53bXcvdEIzTGlWYWplUm5vYkVzZEFlUXJuQUloeGFhVkg5WllVWlBkQWl0WUw5dW9TOUtlUUps ckJuVlo2UXlYei9KRmdoUGkvWUpMVzhSWjJUV01rNTlCYkJNWGJ2NmNSZS9XTnVLTkNoTFd3MUlx V3lEWllPcnpQMnA3L2c0Q0JObEVuOHVCMUQyQUpiN2Ntbk9keVpwcll4ajhjSDdTM2tjR2Z4M0VM RHFWZ1ZoUUp0SzdmcHdYbWluOWlZN0FUY29oV2duaGVvaE1rVUdTQ2FWUThUQ1I0QUJmYmRvSXRS bkFvWFBNbGVWNjFSZmJYQVhpTHRVMmlYVlgxWmJHOG1DSWhUKzloc2xQelMxSDNIbG90VDNKN1Zr NklvTG1WclJ0Y0dCR3dOazFTbDFaNlZqajFQWFZ3QmFmNnJwTHhPR2tOcTB1RkxTSDZUYXR4YWhz QTh3b1F0VDdlQjJzS3hRT3l5TDNoc0lHMktXVjduZ1dId0tQNU9VMVhkZnB0Q2M5dnBmSGJSSlZF dzd5enZXN0g0cGFGK1NiZUFLQVNVdlVTeXJRT0Z6OVcwMWQxY1FtS2hEeHNicVBVdFl1VnB0QXRi OXM5cVZka24xRnhzVGt4SzRma0xPYUtKSTNGYjVvVWcyRDBwbHNrMHlBZVBxMEk1TW5mVWcybzh3 dkE1QmxSY2hYbU9OMHpZRjRQY1JVUGx4amJIUksrVlYwLzRnNGUwMzhDRVlZVTlSQmtKMjJRM05P eWh2UlhBbG1qVVdFaTBENFgxQjljYmdVL2g5TEJuM2VrUkkrTk9zVlVnVE1KbHQ4TGxsMmsySkZ3 VUh5a0QxM1JJVGFjTHdHRHhzdmxuOHdvS2xIakpXMmlMUzVWeEZYL1NwOE1EVDlXNlQwaDVOMUVW VXFmRGxHdFhYRWNwM3kxS3VNT1d5QitCYUdyUHlqUlZKVzhpYzBoWDZzblR3T0lYUnduR3FMUnFY NC9MNXdKSU5SVzlZOHBCMkJRN0Z1RDE0UWJ6OVJzMk01dnZMTVA2aHZZSjZVRjc5bDZZeWR5TEpR aGlMang4eFFBNkxiREN0aHRvRCtjQW1nVmk1MzFOM0VWSllicE5ZdSs4TFV1cEYzdzE1aC9lOVU3 SHd0RzhiT2xaV3ArZmxXMzNScDhMREtuM1AwSVZaOFUrMnE4ZlFUVnhHRGIyZ2xibDh2OGg5RVdx MUI3SG5NN2JsR3dxbExkcUVKN21YZDR2NHFUdktPTlVLZ0duREpvR05ra0JUZ0kwYTd0Ylp2Z1Nh QXZRbDBzb2JKWUdtQUJzMTNLMnpmUW5zWXdYb2Q3V1Ztd1IyU3FBcHdFNlpOTW9HU2FBcHdBWU5k dXZxVGdrMEJkZ3BrMGJaSUFrMEJkaWd3VzVkM1NtQnBnQTdaWEw0VTFvUEJrdWdLY0JnVWJXSysx RUNUUUgyNDZpMlBnMldRRk9Bd2FKcUZmZWpCSm9DN01kUmJYMGFMSUdtQUlORjFTb2VEaEpZdFkx TkFWYVZXS3UvcnlUUUZHQmZEV2ZyektvU2FBcXdxc1JhL1gwbGdhWUErMm80VzJkV2xVQlRnRlVs MXVydkt3a2NCUUFBLy84cTZGR3BBQUFBQmtsRVFWUURBUE53M29uOW4ybGlBQUFBQUVsRlRrU3VR bUNDIj48L2ltYWdlPjwvZz48L2c+PC9nPjwvZz48Zz48ZyB0cmFuc2Zvcm09InRyYW5zbGF0ZSgw LjUgMC41KSI+PHBhdGggZD0iTTM3Ny4yNSA0ODlDMzc3LjI4MyA1MDMgMzg1LjYzMyA1MTAgNDAy LjMgNTEwIDQxOC45NjcgNTEwIDQyNy4zIDUxNC44NzcgNDI3LjMgNTI0LjYzIiBzdHJva2U9IiMw MDAwMDAiIHN0cm9rZS1taXRlcmxpbWl0PSIxMCIgZmlsbD0ibm9uZSIvPjxwYXRoIGQ9Ik00Mjcu MyA1MjkuODggNDIzLjggNTIyLjg4IDQyNy4zIDUyNC42MyA0MzAuOCA1MjIuODhaIiBzdHJva2U9 IiMwMDAwMDAiIHN0cm9rZS1taXRlcmxpbWl0PSIxMCIvPjwvZz48L2c+PGc+PGcgdHJhbnNmb3Jt PSJ0cmFuc2xhdGUoMC41IDAuNSkiPjxyZWN0IHg9IjM1Mi4yNSIgeT0iNDU5IiByeD0iMy42IiBy eT0iMy42IiB3aWR0aD0iNTAiIGhlaWdodD0iMzAiIHN0cm9rZT0iI0Q3OUIwMCIgZmlsbD0iI0ZG RTZDQyIvPjwvZz48Zz48Zz48Zz48aW1hZ2UgeD0iMzUzIiB5PSI0NjMuNSIgd2lkdGg9IjQ4IiBo ZWlnaHQ9IjI0LjI1IiB4bGluazpocmVmPSJkYXRhOmltYWdlL3BuZztiYXNlNjQsaVZCT1J3MEtH Z29BQUFBTlNVaEVVZ0FBQU1BQUFBQmhDQVlBQUFDQW5LNU1BQUFRQUVsRVFWUjRBZXpkQjdCMU8x VUg4RzFIUkIrS2lyMDhPMkREcDZJSXlyT2dLSUo5RUd5SURvNEtqSUl5TUtMWUZZRlJHU3NnVmtR Rk82TFlzQ09JWWhkN0w0TjFMSXo5L3p2ZldZZmNmVSs5M3ptMzdKTTdXU2NySzluWnlVcFdzcktT bS8yeVEvL3JIRGhpRG5RQk9PTEc3MVVmaGk0QXZSY2NOUWU2QUJ4MTgvZktkd0hvZmVDb09YREVB bkRVN2Q0clArZkFNUXZBeTRVSDd4cjR5c0R2Qi80bjhIOXorTS80dnhaNGRPQU5BOTFObEFQSEtB QTYva2VtUGY4bzhFdUJCd1hlUE5EeTRoVVNmdnZBb3dKL0ZuaEc0QTBDM1UyTUEyMmpUNnhxUzZ2 ekdxRitWK0JwZ1RjS2xQdkhJTjhmK01ZNS9ITDgvdzJVKzVBZ3Z4cTRPZERkaERod1RBTHdPbW0z N3d0OGFLRGN0d2E1TVVBdzdoMy9rK2RBTmJwVjhBY0UvajNBdldaK25oNTRsMEIzRStIQXNRakFL NmU5ak81M2ljLzlWMzZvUVI4WC80OER5OXgvaFBpa3dOMEMveFRnYnAyZkp3ZGVPM0IxWFMvNWdn UEhJZ0FmbGhwL1VJQ2oydHdueUhjSExIcmpyWFhVb1FjbVJhVzlmWERDRTYrN3E4NkJZeEFBby9Y RG00YWl4dnhBRTk0R2xmN0htb1QzQzM1RG9Mc3J6b0ZqRUlBN3BZMk0ydkdHLzg3UFZ3V29RUEcy ZHRTaGIwN3FQdzE0L2hIeGEyMFFkT2JFbXlYK0xhRjNDbGh6VUx1WVZOSC9OclRIQmw0M01IWXNV eDhZNHJNQy94cVFIc0RSN2hrYXkxUzhFKzdsRS9xZWdMVGd2c0ZYdVZzazRvY0Qwb0UvREg3YndD cW5udEtCejF1VjZLclRweTRBTDVNR1lzR0pOM05zKzc4MXczYi9lV29lZVpQQWd3TS9HVmduUkcr YStKOEpXRVJYeHpVVGZWcG84b2kzY0c4VDdEY0RQeFM0ZStCVkF1WGdhR2FnM3dueG5RT3RJOURm MnhEZUo3ZzZ4enZsTE9LWmRpdUNGZXd0S2pEeVh6M2hkd3R3M3ZIamtDbkMxQVhBb3ZVT1RjUHBh TFdnYmNoN1JTMjRuNUljZFM1Q3dyejZMUW4vVlFEKy9QamwzajNJTHdUZU9sRHU5NEpZYUlOV1dO OHNkR3FZVGg1MDRWNFE3QjhDSEF2VmJTQkx3RHRlcjZHYlBXcG1iTWd6bEdYc2RqTnNHRjRVLzNj RGszRGpTa3hkQUl4azdRYVdoalNsai9td3o3QVIyTWo5czhuVUtNdTh5dG9FLy9qUUNFVzh3VXpB REV0SWgvejlZdUF0QXpycUo4WUhoTmRPdEJrZ3BFSGFyeCtHd2JQRC9POVA0ajh2d05YejhER3da aWxiUzc5ckFtTmFTTU5OK2JsbGdQdUovTHc0TUVsM0RBTHdhazNML1hhREh4S2w5ejh5TC9pYlFE bEhMV3Jkb05NOU5CRkcybmlEVHZZQlFSekppSGZDL1VWQ0h4dVFKdDdnbVljRWtVZTh3ZnJrcHlB Qm8vcWQ0NDhkL2Y4ZDVrUXpJTFZHa01EY0d0S0F0Qjg4RHhzc25qbkhKK2xOWFFBdXF0RitQUytt YnNWYjZvemdaZ2FSaE1XWm8zOFdXQUhpTEVTcjQzcTJWV2VzTitUamNZSmtFdzllSU8wZDV3R3pp U01nZ20rVkh6TlR2SVZyMHpvRzhodUxtQWtpWFFBTzA2ajBaaVB0cXR6Zk5oR3ZIK0EyQ1lzMGdQ b21YN2hPYS9FTUIrTGtBNWMzdFFsZVFKVmlsUksyRHJIT2dMOXFmc1RGV3pqaFNrc3RZNzFhUkU0 Tk9UWUJLSXZNb2R2UjRwWDZzT285T2xuRm1RMGVsOEEzYklESEpKNGxLZDVBL2JFb2hnTm5tU3lR NFk1MTFHZ3ZEQnp0NEZzc3N5YlZtZ0d0NHVEeWZUL0lIRmltYXRhWms2YmxUVjBBV0Y3bUM3aFp3 N0hNekpBRC85RDMxNzJDNmxIeHpKTVd4NThVd2pxUVJ0b2ttN214N200ZFVFTEhVcVF6UzBnZHFu VUJkZWJQUTJRNXNuWUlPcnhqZnN3RThRWVdKSXRsT0dHUkRqNVptTG9BL0V0YXJsMVl2bDNDMVRH Q1RzcnAzS1hhdE9aUTZoQzFTR1dwU1RiWG5IOENhSTZDdnhZa3dBSmxZUngwc0U2b05NS1RoS2tM Z0YzWjV6WXR4eEppbEd0SVc2TkczNTlMYWp1dmprS2NOWjlrY2NMWkl5Q1V1OEtYbmNobEdQNHVZ WjAyM3FBVDY4eHdzeDYxQ0Y0Yld0WW5WQ0UwK243TlNHWUtsaVQwSDhuUFN3S1RkbE1YQUkzWHFn WVdqbXpjNkx1QzUyeGNPVmpIZnYvK3UyYlFwR2ZhckNEQllucXM4Rmw5NnMrUHpoL1dpWFZtUWVv UW4wbTJMRlAwZWh0dzZPQTk4bU1EcjlRZjVsb0w0SkNuN1k1QkFDejRuT2pVa2tiWit3ZlpkVEVz dmVjOG44ZUh2OHhQMjRFUzNNbTEreEdPSnl3N0g3UlRodlBFNnFtakM5cmtrbThkYWFBZW1TWEVB V2tKQXR6TWFNYW9veGJVcVQ4UU1YVTRCZ0ZnUTM5QzA1Qkc4TnJvYWNoclVlazlWNG0rS1lnZDJI aG5jaGFYRnBrZVpnNTFFQTYrRHVqcTdQSVc5czQwT1hBM1RpLys1K2RFbGlDejFvM0ROUUk2L2Y5 YWFCam85d1JabUJEYVB5aFZ5YVlidm9tYk5CeURBR2hBUjZDWjlPRHFUTy9XcVd0RVIxOEZWSWdu SnRKejhRWTJkOGNScUJ6Q1p3RUw4ekpiZXY0TDhtUGhHbStwTXdOOVZtSXNhSTNxMUtZU29KQVh6 b2orN0htSWJ1OC8zSFJxWmFVS3pxTm0zdC9ubDdrMjN1QlU2SU1oZ1dWcFE1Nm1xMGFkWnUxZVdp c21QeWN4ZFR4VTUxeHNDQkVNSnpmUnhtQ1IrN2toMHF2TDVHang2RnhQcThNbnljNU9SLzN5UENX L2VJUDhIVlYrMzJFWXhrTHBLSWViSzVoSWgvbmY0K01id2VPZGNrYjZ5cmYrQ2NobWxrc0Eyc1FX dU5LaVdUUFVIb1BGc1JrR2ZmSndMQUtnSVozbHYwZVFHdldDRG81SzZ4aEdVLzh2YkRQS3VYNzZy LzBEeHcrS1I4TFVJTHF6WjY4WC9KTzlBMjkxT002b2JsYWd3L3VuZldWeDdOb20xNmMwTC9NL0Jz N3FONlFUS05Yc2hTY293MERsb2pxTnlJTzZHUEZidXBuQzdORFNKb3RYNDA2MmdxT0s2ZGgyUG8y by9qV3lvcDBhdlZjQ1Jsa0h6OXBkMXBBSForNXRHT21Rd3ZzQzE2MFk5ZjF6U3VWcEpQWXZsOHJD S3RPMjBWY2tFVldsaENiQlU0NmV6NFRaUmhqcGpmZ3REVTc0elE3d0FrSTRGb3FLbTV6Zk1uZHls VnRSSVhzRFRsTlNMWFEwYXRCZmo5THFZRWJSenc3ZHVSczNTVnl2MnBPc2xycm5oTW84YTAxQzNU TGloelJ6aEpSRjV2TVRVbzZIeGFmT3hWdnJkSGhxbGtRNnM1RWVQZ1pXSWRhaG9sc1VlMStGcjd5 L3FRTEhLQURGRTRMZ0grTS9QQVFuSU9uZUJhOFlHdE1nUGQzUmdRUTNPbXVEZW42OFNiWHBZUUwz ZzBsa2I4R2l0Zkx4cjVKMnI2MUZ0aTFIc2hsczJGazR5MGNiMXdhWXVCYk1GdThWZ25UQS8wNnNX bHNrMmZRYzVreXZWcjFHblFOYmNxQUx3SmFNNnNtbXlZRXVBTk5zMTE2ckxUblFCV0JMUnZWazAr VEFoQVZnbWczV2E3VmZEblFCMkM4L2UyNVhqQU5kQUs1WWcvWGk3cGNEWFFEMnk4K2UyeFhqUUJl QUs5Wmd2Ymo3NVVBWGdQM3k4M0xrMWt1eE5RZTZBR3pOcXA1d2loem9BakRGVnUxMTJwb0RYUUMy WmxWUE9FVU9kQUdZWXF2Mk9tM05nUzRBVzdPcUo3d0tITmkxakYwQWR1VllUejhwRG5RQm1GUno5 c3JzeW9FdUFMdHk3RnA2L3pqdlh3MkJmNXU4UnIwOHYvc3UzNmI4cmpmK3dqalhCZURDV045ZnZJ UUQvaVhUcFdNdUlGZ1N2WDlTRjREOTg3VG51RHNIM0V2NnBYbk1MUlV1S2ppM2ZubHVMMHJsRHV4 NjlsZVlBeTRHdTAvSzd4LzU0NTJmNndKd2ZyeSt5bSs2bmhzdjFQdDZuNWZIUWFBTHdFSFkyak85 S2h6b0FuQlZXcXFYOHlBYzJDUUFaZDV5aVpUcnVOMDQ3RzVLbitSa0FuU3QzbU5UTWpjV3h6dmhY T3JrMnU5bmhlb0NKdWtCSE8yZW9lK2k4N2taMlEzSkxtNlZoN3dLM0hEMm5jblBCeXk4TitoRzU5 M0tvQ3h0Zm5BMFpkODJMeS9EQTd4d3UxcVZTMTV1cFhZZG80dW5wTnNFKzY1bnZlOTJRZkJJbWFw OFBwanhtYUc3SlMvZVNsZjl3SE5uTWZ1dWVoNy81ZW5lVWpmZktZQ0xpNThmQkIxSTR3TWVMZzhU cnI2WUpHc2Rmck1vZVFZc0xmY21BV2pmNEJabDM2TjlRSWc2VDd6QlBaWnVYZmFsUStFQ1YvMWhy c2EvZTRpK25CNXY1dUJvdmxmckp1TDZLTU1zY3NtUDlDNkRkZmU5RzlmY1pZL1dKdldOcTQ4S3da V0FyaGNrcUFtdWRPK1pHTzlXQm1WcDg0T2pLYnV2dlkvcmxrZFBPRUx5b0ZCY3Z2c1o4ZDB5RjIv bTVFV1FmTHJveWFFSXgxdnF4SjJ0bmt1eld4Q1Z6OERoVW1BODhwNkt2SDBROTQyNmRjNU4wanBO U0pmT3VhN3hWK2FsSWlDRVloNWM2V2szOTY1SzRMWnN0Mi9EVDhDMkFzQk05WlE4Nlh0VEpOSFY0 dTdZSjdsd0Vwdm9tVE1LKzNxS0w0N01DUGx4LzZRT0FEUkVTRFBuRWxxWHNicURmMFlZL2R5UXNQ dy9QWDQ1SXdDYW1XaWNuelR2blI4ZHFZUTB3UlBPRGM4dXVmWHVpbWpMQnkrNnI2c28zeHNYWVlu LzBOQmN0dXQ5ZU9QakVzcm1sbVYzZXlaNjVuemw4WXVDTGV0a2g2aG5YalZ6eW1mZ0VGQys0bDNi Wm1ZQWRIZWdTbmRlUVBEdzZqdnlRbHBGdk1GbzdhWnVkQ0NOajNWOG04ZzV1RUlTeitiQnBaNVox OGRIUkdvVDMzV0FuNEJ0QlVDakdUbU1pS2FxZXljWEszdTRoc1hZa0FaUzUvdFp6RnBEL254bnFq N1k1aXB3Y0lmUVRmTkczNkNEdEQ0NDRkbGg5TWMwcGtNajYwd2ZIVVRGdmQvSEh5by9ORXhNOU13 WmRkMnBPUXMwUDBhOHIwdTQ2azJkUWlPczhnSm1Md3cyYWlUcFFPZy9KNGc3OU9PZGNtNldSblNW T3B3d0s5dk5JWnFaQ0VMUW1mdVkvSHBYdkJOdTMvVnNNMWNtNGEvTmp5dllpM2RtWHJONkNRS2Vm SFhTK0JKTnZITngrSTlYaE5TMThGN3E4dDh2RElJT3BFbHcrT2xoR0twTmJKUlI2WVlWZjlyS25h OFY3Y09HZFZsdzBXYStTcytRTFg1STZDT1RyZ29hZFBBOVhCOVVneE1TRmJsUklFRHFmSGFuUGtv UjBzSzVhZGsxNU5JZ2VzYU56ZklRQmpvMTRZS0RMODRQSGRZN2c1NXdQb2RLL1NncE4wMk9SMjE1 dTJkZkovQ3djdWtNN2ZlNjBJMUExS2dISmdDUE4vdU9BRUdBTDROSGhPZ0daN05UMElYejNRR05X TGRQdS9pV2dDMFNCTmwzUFpQbEtXY2tkYTA2UHJXUnZpV2dvK0FGdW5VTWxSYXZoQzhUYU52cUx5 NHZwckt0S3ArMmNyVzhlTSsxZ3hEYUFuWVJBTitZcGRjdkhoNGhSbkFkQ3Btd1BEcUlxU3ZlVWlm T3FGbVM2ZGxXZnpZdHV6ZmZvcEtxWllTdkRya3NReDkxYU5VclRHalR5YnRsMnFNU1NXK1B0OVJa Q0ZQbHJEM2NydnhLUzFNTmd6eW9nNnZLcHBQSnB4NGZsMnZmOWF6M2xPK2JDRDdCVkxOMDBjdFhm cnlvc1BXUHRWMkZMNHV2bnhqSnF6ejZTdzFtUlN1ZjFtQ3dFU1kwakNUd1U3Q0xBTHdvVDljVUZQ U1U4ekhtMHJrMkNVczlURHJsSzB5ZGFrZEh1dDk5RStGOGlId3RXaE5jNlRCb1BBSzNpZVh0SFdn YW5Ub0hYd1VFbFBYQlRHTHhXRlB4T0QwVmdqVnNUSyt3Y3EzajI3N3JXZTh0MzhjeXZLUEN5M3pm RDZpWjNUZUR0ZVd5ZEJkTjAyYmFUam0wNTAyUUVWaXYxa0JuSVA3MnhLOGFuSVpkQk1Eb3VqS2p2 SVJ1SDIvbXpBYVBDK1l6UCt2Z01VbFRvNDFwdDEyWUptcWpzMzd3Y1RsV2p1Y2xOYlVxM2xKblRl QWRJbzJLNnpxbE5OdUNSYk5Pdmk1OXFSanIwcXlMMjZXZTQzeWVPeVlzQ1JzaDFVTVVIdTNhRHA0 N0Q2QUpzTTU1bDNMcTZIemhBbXVEdTh3RFBrTTFWbkhuVWRlOFhRUmdtZTU5TFpkcnYwYU9hOWd3 bUpybzd6N3pzdzZra2JhZTA5Q0Z0ejVUbm4wSWFoVjFCQ01JbzYrcGFHQldqcHZhQjViZ3JEUkZw bGF0bXkwcTNUYitXSy9lNXBsVmFmWlJ6M0hlMjVRUEwvQ2tubDNWRGhWL1ViNDJ0dzZzQVllcVV3 Tm9sWW1KOUpiekFNdVJtWHdlUE8zdElnQ25uejQ4aFhTVGNvdElxZ1pkVmFVdDFzWnZKeFExalkv amhJME0vTXNJKzZ6bldlcW5ZMVduT3N2ejUvbE11eWZBb3NiY1dlOW44V0lCRkdhQW9QL0RWOEto Qk1DaVVLUHVDa2J5S3F4bldYWjhPb2c1c2VoOEFzRnV6ZkppdGEvaTFnbHM5dUtYUVUzeHkrSXVr cmJ2ZXA2bExzckFkSGlXWjgvN0dTTzZqeGJXZTVtUXEreTBibGw2NndBQUJkVkpSRUZVQkNCT1g5 aW9ldTVUQUpnMnZSaFFhMjRCdVE0d1lqKzhlZDRpbFAxWFpWbDBXQUY4TzZ2c3c1c2FzVlhoQ0l0 OWpTYjdDMFAzWGM5eFJWclZieHhYNFZzRktRTkIwS0Z0UytITEJuWjFhdzFIMzdldnBJdytOS2dm d0EyUUcyZTFmUXBBdTlod1hHR1ptcUpnMjhKSEpDRkJpamRZdEtvY0laaDNaT1FUTUc3RUU1RUpz RXpGbXptYlBkdm91ZXo3cGxMdnZmL3N5ZjMvN0x1ZTR4TFdpRGltdDJFekxKNmcyWWdxeTV6d1pR VDlvVXpMQmpOcWtMNUNQVlplMXNXVnRuOEpDdllwQUM5SXBqcEx2RUdoU2hjVFhnV1l6czVPZjlm SjJzYXlTMW5QcWV3bVU1NGQ1enZXQTB0OFRLbUZudEVPMDVZa1c1Q1kwKzZhRVBXS1FHOHpraWI1 em03ZjlSd1h3SG1ZMjR5Sm8vQTlFcTd6VTZ4OU9saElsOWE5SkNWejRpRGV6Tm03WUJiVkJ4Q2Vu WjkxcHVsRVgzUDdGQUQ2RnIzcldzN0RZUE9GaWJMQ1kxK0hZcjQwZlprdFNIQUowRGp0YlVQUUll TXRkWFpUclI5cTliOHNrUTBwWjB6RW1TYXBWK3M2aGs2aDgwaFBjTnE2b1IwQzlsSFBjYmtjZVhE RVE1M0hjY0lXa21ZNk9MRFp4TG9Hdjh6UTdnbmNMUVcxVjBNOVp2dC9hc0pidVgwS0FIM0xkM1ZM TjZOaTBOVjBvakh6N1g0NlFNWkVXZ1Y5ZkpEMkc3VkcvWkJtam9RL0pCZ3pZYnlGa3kvN3ZuVkFU WDhWT1U3TDB1RTh6SXZuQ1hRTWl5a2JiWFBTekpPbjl6MHhvZUtQWTdVRUtLUzl1MzNYYzFrQnZ5 UkUvRFBvQkYwNFBDRFlCaUJFbzcrNndpOEtESFJVc2szdnB6WFVub0FaM1pFVHp6aC94bElFM3dq VndCc1RicG5BeG9QUnByYmRqZW9ZekR6NXRPUmhVOHhKVENPTWN6a2h6Wnl6S2s1d3pnTHpINTFU Zzh5RGc3TkFPbS9sdzVmdkM1UEFSNjI5a3lBa09IUHR2c1NNa0IvNU9lUGpZRjJDZ3dVVTFjb21t ckk1dDI0QjZCZ0VBWmFHS2MyUllRSWt2Rzg0UkQzYk1qcEdySjF0VE5yd3dyY25KUUdWMEE2d0dU akJBVy90eTBnamZKNWdyNElHNFowR29HY0VVVTV0b20wVFBPVzBoeG1kNzVrU2JqT1kvM2s0OWNB eUFzWXNvMThQVGVHTitzN3hWRDQySy95M3Z4SGZkTlcrVitkeVVFc0hydlI4RFhHL0lHMCtPbVhs dzVkdmtndzZNRVk1Ym93aGFLd3I5SGQ0QzA5UHdFbk5ObCtiYU1wbUo1bUZLVWxtemhId2V3Vmpl b3QzRUxkN1BZZGhtM3BXWVkzKy9sRkh1UGhuUWQ4T0VOWmZkMDRDZXkzeHp0M1ppRE03MThCa0Z0 QysydVRtTmFYUjdvUzRraGdRbjFtQmJmeTJJMjZUZnRzMHowbENpeEtXR3ljcmpmZ2h6WnhLbXFM WThFMWREd3VWNVNIZUthZGhMRUQ5UDRCblBGdUpUSUdPVWV1OEZyU3NVTTRMV1ZSTFF6VnFqMmVn RlNpZjh5N09HdGxKYm9WUFdYVjh4NlIxRkkxVHp4M0tQMVE5bFpkT2pNZDNTb0JLV25YRlMvOUFw STJzMVM3YThsTURKMTZrcUF0bklGc0VSb2lCeVd4ZFpCcEF0WC9SMXZxYkJNQ1pmOU1Mc01oY205 a29FcU50WWpsYjcyU2VQQURkWE9ka3c2ZCtqQjQ3RmRRQm54Q3FaendyRDhEU1JKMHh4ZGVvYjdI cUhKSjRwemN0bFBMb1VrZm9uRERWTVJ5djlReFExay9JRXdTcThrM3doTnVWTDNnbmJ3QS9rZGs4 c005NnR1WFRCdXBCME8ycVYxM3gwbUUvOGRwcVhveWxYcHZmc3ZKZmI3eVhLaVAxMkY0UFBoWDRE MFR4bThEelZGaHIwVTFwRi9HYkJHQ1JzQ09kQTVlUUE2eG1yRCtLWnFmZkdoUytOWFFCMkpwVlBl RWw1SUMxSmpPdW9sazBiMlg3bDdpZ0MwQnhvdnVYblFPc1BEZk1Dd2xuSUxFR1JISTJ6TWxQK0U3 UUJXQW5kdlhFRjhnQkpuWEhXZWo2RnZaMmdtdmowLzh5dDFhOXJZdlpCV0JyVnZXRUY4d0J4eCtZ ak1mRllQZi9taEFKUnJ6ZFhCZUEzZmpWVTE4Y0IxanQyUHpMWXNVTTdqNG1lemZNb1djcVdSZUFN N0d0UDNRQkhEQURmR3JlVzJaY1puQ3FEOEVJK1d5dUM4RForTmFmbWdnSHJwQUFUSVRqdlJxWGln TmRBQzVWYy9UQ25EY0h1Z0NjTjhmNyt5NFZCN29BWEtybTZJVTVidzUwQVRodmp2ZjNYU29PZEFH NFZNMnhvakNkZkRBT2RBRTRHR3Q3eGxlQkExMEFya0lyOVRJZWpBTmRBQTdHMnA3eFZlQkFGNENy MEVxOWpBZmpRQmVBZzdHMlo3d1BEaHc2ank0QWgrWnd6LzlTYytEL0FRQUEvLzlPbzRRTkFBQUFC a2xFUVZRREFOR1RDUDh5Qk5hK0FBQUFBRWxGVGtTdVFtQ0MiPjwvaW1hZ2U+PC9nPjwvZz48L2c+ PC9nPjxnPjxnIHRyYW5zZm9ybT0idHJhbnNsYXRlKDAuNSAwLjUpIj48cGF0aCBkPSJNNDY4LjI1 IDQ4OUM0NjguMjgzIDUwMyA0NjEuNDY3IDUxMCA0NDcuOCA1MTAgNDM0LjEzMyA1MTAgNDI3LjI5 IDUxNC44NzcgNDI3LjI3IDUyNC42MyIgc3Ryb2tlPSIjMDAwMDAwIiBzdHJva2UtbWl0ZXJsaW1p dD0iMTAiIGZpbGw9Im5vbmUiLz48cGF0aCBkPSJNNDI3LjI1IDUyOS44OCA0MjMuNzcgNTIyLjg3 IDQyNy4yNyA1MjQuNjMgNDMwLjc3IDUyMi44OVoiIHN0cm9rZT0iIzAwMDAwMCIgc3Ryb2tlLW1p dGVybGltaXQ9IjEwIi8+PC9nPjwvZz48Zz48ZyB0cmFuc2Zvcm09InRyYW5zbGF0ZSgwLjUgMC41 KSI+PHJlY3QgeD0iNDQzLjI1IiB5PSI0NTkiIHJ4PSIzLjYiIHJ5PSIzLjYiIHdpZHRoPSI1MCIg aGVpZ2h0PSIzMCIgc3Ryb2tlPSIjRDc5QjAwIiBmaWxsPSIjRkZFNkNDIi8+PC9nPjxnPjxnPjxn PjxpbWFnZSB4PSI0NDQiIHk9IjQ2My41IiB3aWR0aD0iNDgiIGhlaWdodD0iMjQuMjUiIHhsaW5r OmhyZWY9ImRhdGE6aW1hZ2UvcG5nO2Jhc2U2NCxpVkJPUncwS0dnb0FBQUFOU1VoRVVnQUFBTUFB QUFCaENBWUFBQUNBbks1TUFBQVFBRWxFUVZSNEFlemRCNncxUVZVSDhMVmlRMnpZRzFGQnJJZ0tD SllvV0NLS1lBUEVDRGJRb0VhajJJVUFHa3ZVUkFRMVlvOUtBRVVGVFZRc0tJcUFKb2l4dDloRklx TEdRdWovMy9MbVk5NzlkdS9kKys3ZWQzZmZtNXR6N3N6T3pKNlpPVE5uNXN6WjJkblg3ZHF2Y2VB YWM2QUp3RFZ1L0ZiMXJtc0MwSHJCdGVaQUU0QnIzZnl0OGswQVdoKzQxaHk0eGdKd3JkdTlWZjZN QTZjUWdFOU8zcTg2dzcrUCt3N0Jxd3cvbnNxVituNU4vS2VHcFpYbnBQdzRoUUNjdE1MWElQTjNU aDEvTlBoQndRWTdPTkFFWUFlRFZoVDl4aW5ydHdYL052aVp3ZGEyWWNJdWFFemF4YUgxeEw5Rmlu ci80QnNFRzB6a1FCT0FpWXc2SU5rRGMrL3JuT0czeHowMVBMRHJ1aVdWcHp2bHJ3bkFLYm5mOGo0 NUI1b0FuTHdKV2dGT3lZR3JKZ0FXZ3A4ZWh2NXk4SCtDeGZ6SUw0d0pkaDhkbVluMm0wUG43NEkx TFZhVzJ5VU1vRm5pbUJpRjFTaXN4Rzh6Zzc1TGJwTFhYOGN0NmJuL25Pc2ZDSDV3a09vUzV4eVUv UDhsb2U4YUJHK1N2ejhJdWg5S2s4c2VwcFpIWXJ4eUw5N2hJVnFRWDlnOWsrajFndHZnb3ZYYVJu TzJ1S3NpQURyR3g0WXIveEI4Y3ZEamcyOGFMTUF2N0trSitMUGdod2EzZ1ViOXNpVHduT0liNHI1 YnNBQmFEOHJGbndlL01maUd3VU5BSjBOSDJlWDFIaHZFM2pIWER3bnEwRDhmOSsyRGx3RWZsVXp3 Q3Mvd1RyMFQxQU8vc0YvTTFUT0Q3eDdjaEtYVzYxdzVyNElBNlB3UFRhMk1TRzhUdDhCZnhQTWp3 WjhJNnNoeGV0REJmamUrVHcwT0FYcGZtWWp2Q1dyRU9OMHI4L2Vid2NjSHVhN2o3UjZkdjhjR0R3 R0NoazZoOGNKNG5oU1VGOWQxTG51NFYvN1Y1ODNpRnZqSGVLVDk2Ymd2RFFLak5HRVJEcVVSUGhV L0xRbC9JNGhYY1hvby9NUlQvajR3Zng4Vy9OVmdQVWprc2p1MFhtak1qcHNFcjRJQTNDT1YwbGxM WFl5VXQwM1lld2MvUDhnS1k0VDZ3UGlOMm5FNkhmdUg0eGw2V1BUaENhODdwSTcxbGduN21PQ0Rn OXhieDMxS0VCd3lJdDhtQkw0aUNBalZGOFJqeEw5dlhIbHhYUXNYbitET1RQZEpQR2Y0aDNHbC9h cTRMd2lDLzg4ZmRVbzRsQ1pCaytCOWs0cktWZmpwWG1HRm4zaDYrNlQ1aE9CL0JzRjc1ZStiZ3E4 ZkJIUFVDNTJqWTZuazBUTTZVZ1pHUW1wRHFjZXZKeDhDOFZkeE4rR1BFcURSU2h5NytWY25yRFJh dkowMUJIcEZyZm14QkZKMy9qdHVEZitSaS9zRnhjZTVNT2hVNzNSMjk4L0ZwWisvSW00TnJvMjYz MThGVWovTVZGWFFMRjQwdnppVXlreUtWL2ZPOVo4R2F6REQvRW9DdmlqSUg2ZTdULzRJUXB4dWFm VlNwa0VzSFdjd2NnV0I3NTh5bW9MamRLYi9SOGJ6WDhFeG9BcDliU0pMbzMxYy9LWFI0dTNlSjM4 ZkVRUkd0KytLNTJYQklSQXVYcnFoK0NsaHRmQVJaalBUMEgzS1M2VWhlTlFQQytWYkRDVThNTXhz VTg4dUR3ODlQSXN6Q05UT1p5WEcrdVhYNHBZeUxhMWVLZG93ckYwQWRQNHlXdjllcXZpODRDNzQ3 U1N3dUl2VHZWWCs3aGdzWU9ISGd1SmF3K3BvL0dOSXBUTHJqTVh2Q3YvM0pDQzRjVHFqT29GNk94 Y0RxSU85ZGNLTnJ0OFM5eVhCdVlGcVV5eEpPcjRGN3JZOEREWlVSdm8vZFkyNkpQM1M2cVZNZzdo MkFhRFhsNHBSY1pqbnl2V1krNkpFbElhS3R4LzF1YkNtWjZHOHE1TzlQRGY5ZnZDaW9Cd1drT1Yr NmdjOW51blR1dWF1aVhpajRHWEJCeVFqYWxDY2p2QmZkSFpiV3IzVVp4RFhMQUJNY1VWL1ZqbWRo anVDTjRLcEU0U2dCTmc5eVU4Rk1aTHh3MTJkWHhxNHFSOExtNG9XcTlZaE5yRFY5MUJGV0ZFSW9U U0V6T0xUREZDbm05dGZxMkQ0K2I4WHpFQ1psMVN2MFdxc1dRQ01WTFd1T1ZySmdRaU5PeEI4THNn QzhGekFrUzZvWTZ4UjN4SDZPazZjbStCREV2SkRRYXJGWStJUy9qaXpnelhRWEVTWFZLL1JPcTFa QUl6a1ZKRFJ5bTJKcUJlK1k4bm03QXhqZVpSd1ZpWlBpVytaQVBrU0JqcDRMbStDTDAySVp3RXNW dkhPQ2hiWWN4SmNTcjFHNjdSbUFUQTkxeU41clE2TlZqZ1JaZzBtMEhoN0tJMitTZS9OKzlqZGZ6 cnM3bFRUVWpCNUdqa0pnMmNYT2ptN3Z3NWZuZ09neE9Sb3djNC9KOHEvME1QUHVXWWFkRTlacjFL bm05dzFDNERLUE4vZkdWckEwZVBQTGtjZGVyUUhPeVZCR1duTktCYlNKZndPOGV4YWdGTEQ1SnVr UndIckVOWWZEL05ZZjhwYVFiN0ZYRHRueG5YOTN6T0U2NEVpbDRQdzlRbGxuclh3L2J6NHA4Qmwx MnUwVEdzWEFLYlBZa1prRXFWTGoxYjJMT0p1Y2N0R05sYU9Xb2lZU0FzOUZoaWRJTWxId1NoOTBa R1ljRDBzbEo4ZDFJSEd0bVlrdWdkcmt0L3BmYS81R3pPWHZpYTIvcC91WjlZdHN5cHo2SjEzM0dx RytzaWs4YVNjQmMwaWVvbjFTaEdIWWUwQ1lOU3hOMGZ0UEE5NFJEeTNDbzRCSzQvWEJvMmcwanc5 ZjBVRmlyZXI2Um45V0dJMGFqZndFLzUxQ2FjcXhOa2JqSUoyU3Vwa090RG5ob0lPRldjUXpHN0tY eUpaaG9wL0x0ZXVWdy9jME1NakR3M05tSzZIOEJNVFNFV0wweEVjSnQwbDFrdjVCbkh0QXNCcTRx RlFHYlh2bmxvK0l6aWtsMU5WUExrc0MyQ2ovM2NtclNlNmNYcllwUGVGQ1dWOTJWd1B1R2FuRjU4 a0Y0WW41TTVTZGs5Z1BRaERPOEhuZ0dBOEtpRmx0dm5YK0xjOWdKUGVmcVVrMnd1b2diWmNzRGE1 MGE1Wld6U0txVmdZSkJ3ZTNPRk42VU8yaUJNZzhjZXFGOXF6WWluOHJFVDNJR2FhdFk4ZDQ2ZWkv VEoxRnRRQ3V6ZkxJcEh1L2lkSllEcTM0VTE2RFVQVm9VY25xdFBwMmRXZjYySUQwYk94cXdSL1Rq d3ZEdG9kK1lOeDZlUTZpSWRXdWV5VW0zc1JwUDdvY09WZU5PWDFuQVRJQzhyUEU5ZXlhUzVSSFN1 UkIxWDhCVmxjcUVtdWRWQ2I5WjZZQ3pUd0pONUpnSGYyK0JSK1dtdllUV3JHUVFzLy95bVVEQ1pt eVhnN3dtZ3dLYnlZczE3b0h3MVBMUUJ6VkF6VEh4ZENueExVQ2VMMFFNKzNLTk9CYTlYaGJ4SnJI YUNEeEhzVG9HY2svdkxFbEU2QVR4K2RheU8rV1liNkk0NUo4aWNUWGtESEtQNHBycnlzQTNUb2ts NWVkOHFGdkdESkwwRzk0Rm9RbTMxYzE4aUtSWmlVUzdoWndPa1FhTmpCS213cS9td1N1Z2V2NHUz QnN3aTA4Tk9EdWo0d2Z6WUU0ajBoeldVUGM5YXJKM2lzUDh3K0Z1M0xwSXZoWHM2d05ma0J5ZGdJ cWtQRTI0TlIxV2hJWHlVWVJyTStZdVNQMlU0bnM4ajk3cVF4UzhYcEFWMk5UczN5TG9DOCs0ajgx UUtZeTBsZ05tTDJOQnRTNTZ4SmhKV2IrZFhIbG1pN05KbEU2enhMT2k2aFZrZHJHZGNGbGJYNHA3 cS9sWVEyR3haK0trZUNlc0JQUEdCTk04amdTUjlSL1VrL1Y3MHFzdnQ1ZDZVK2hRQThMWVV5UlY4 VWpZQWhNUWgwZVB2Mzc1SllpOGFTaDAxdnRpOVRKM1R1UkU4Q1V6LzF5a0szMEVMWGdsVkgzU1F5 TkFNb2I3bDMyNmtROHZKbUdEWE5ncjdjdzY4KzFMbGRBa1l3cUdxc1llVitMdUVwWloxYUh1bHJm aW9IV2hBLzhjQTJFSGxLTzRaejFHdU05c0hocHhDQWd3dDlSQUxldS9WY3dBanF2UUJxeExic1dH L0s2T3FwdEh1M3BXOXhDK05BRTREekRmSi91VFRDczJsN3c2cCtKVEJSTjRIM0NRaU5DSXZTc2do MTNYQUZIR2dDY0w2UldJdksrb0NGNC9zU3ZXa0NURkRucGZuUGlzZWJXbFNDZURzNjhiOTE3YmNx RGpRQk9OOWNkRjd2MHBvSnhCUVQ0Qi9uZ2c3T0RPaEJFWXZIVHlXc3ZEekRKT2c5MmdRMVdCTUhy ckFBWExnWlBBZHdGZzViZnlGU3JCM01nRXgrOVNheDcwMGlaeEVSaW5nYnJJa0RUUUNHVzRzbGhW bnlNeEx0NWUvYXpNZk9UdDluc3BUR2RvazZQcmMwV0FzSG1nQ010eFIxNkdjUzdTUUpDMk82UHFU LzIwN0JaTW5FbHlRTjFzcUJKZ0JyYmJsVzdsazQwQVJnRmpZMkltdmxRQk9BdGJiY3RuSzN1TWtj YUFJd21WVXQ0VlhrUUJPQXE5aXFyVTZUT2RBRVlES3JXc0tyeUlFbUFGZXhWVnVkSm5PZ0NjQmtW cldFYStEQXZtVnNBckF2eDFyNks4V0JKZ0JYcWpsYlpmYmxRQk9BZlRuVzBsOHBEalFCdUZMTnVh aktlSS9DVVNsZXoxeFV3ZXJDTkFHb3VkSDhjM0RBYTZRT0gzT01vMU1wRnQzSEZsMjQvVnFqcFY0 SUI3eEpkLytVeGRFeGNaWU5UUUNXM1Q2dGRFZm1RQk9BSXpPNGtWODJCNW9BTEx0OVd1bU96SUUx Q0lBVGxMMm83alZFaHpBVmRCcXhGOUVkUytKTnJURldPY3V5M09Pa3NyRjBKWHhYK2pyZXU4UHVj emFRaytrY2RGdnlVbDdmeVJvNjdOWTlCZWVtVitoeUxVaTlyK3lsZlI4UUxHWGpGNmI4dTNUMVVq NnZmZUsxMC9jZUgrS2xyazdDY0pTa0l4UFJkNHFlVjBXVHBITm9nQStYQzRmeUU3NFlYTElBYUJp dkhmb0dyVU9xTnMvb2NUN2xROEpKREhaU2c0Yko1YVVDd1hOeW5BTmw3NW1jbFRsT0Q4cnJKRGl2 VFRyNVdkbytZc3VmTlB2VHU1a2dPbzVJeExzbko5cEp6dldML1B6Q25wbzRYMjV4Q25TOE8rRTJT ZUViQ2s2YUszVjkyNFI5U2ZBWTN5c0kyZVBDa2dYQXkrYVBycXIvd3ZpZkZEVDZjRjNuc29kNzVk K1ptZDdkamZmU3dMbVlUa1dXb1pmbGZhdEErUWlsTUdnRytJVjRkbjBBSTBtNk9lanAvQThOTVNP OHMwVGo3Y0ZSanM0eHdxZjZCRHVDNm11VXU4cG5Obkgya2ZlaG5mdXBUbWdaOGZsTDNSMU5hWGFR cVZIZjRJUW4wR0FnZkRHNFZBRXcwcFRqd0hVc0k0NFIvNzdoM0lPRFhOZkN4U2VvTStJWmFma3ZD eDJSSWkrTjdwaEVKeW9ybnhGVkhZb2c0RE4xemZFcTBvL2hIUFR1RWVJTzlwVm52SjB5M0RZZVo0 NDZFdDdab0E3OWRmcWRJK1FUMVJuTm5YdTA3YUVWd1RKelBETTNVSEh1SFJjdC9nZkZMeDkxZDZM ZUMzSU5IQ3hBZlJVT0hUa3BmREZZbUxTWUFwMFZSR001a05hbER6VFFRemNQdFhWdFJITWt1SFRR dEs2aCtDOExqV3c2d09iQnRVNlpvMytYNHhLTnhzNy8zMVcrUStpWkFhbUxwVjJkMjA4Z1NobHFu dmdlbUJNdlNoejd2VFdMandqVzZXcS9rUjM5MHNIRmFZZHlrSmpyVldGaDFOSUtYVGVDUmpWQ0Ra V3hUTEcrc1dXS3QvQzh4VkRDSTRYNVVvdXovYWtFUTFsUU5SNWVSWmloekZ4VjBEbnZvZlFjWis1 YmFZanFySStNWjl1Qlhjcm5NMGo0bUtTZHMwNnBPUHhEU0dpY2tqY1V0OHF3cFFxQVU5azBJS1lh MVZrWnhoWlpqanozSFN1emhzT3FmS1BLZlplQkRzMnFQeUl4bENlVlFVY1RSMTI0UGM4SUhrcFA1 M2VNT2ZJK0lQZzhuaDFvVVdzaExKbGp6Ky9JTTRKL21YQ2Zsb3F6RERpMEZFc1ZBTHFpRDY2Vits RWRUTHRNbi9UYnV5YkMxd2pqbkJRSVh4azl4d3FpdzVpWnhGTi9mS3VNZndnUHBVZXZMM1NOMXN5 ZDVYck1mVkVpOER0T0QweTZ2V2ZnajdWclYzMEhibHR1MEZJRndPS0pQbXBEVmMwOTZnUHJFS3VG TkU1eXRyQXpBOVRwTHN1L3FmY1A1Y3QrVG5CTDNKZzZKLzRRZWhhb1pkMkVWcDJuNnpIVW9RbEJp YmVMcy9nM1hmcitadGlxcjVjcUFKaHFXbWFWb0dQcjdNSTIwWGVyZkttUXl2U1lST29FY1M0RkxQ eVlBT2ZLN0ZCNlpwZDY3YlJQdWFZS3l6NDBWNUYyeVFLQWdVWkVUMjl2bVF0VE0yRW8rblNDem9F UDFyRkxzMWVmaXpqU2hYeVlQdWNpZnlnOUk3bXYxRnlrUE5zV3ZoZWh0NXA3bGk0QWhaR21Yak1D WVdERDFsblkvWFg0OGh4QTJ2dmtyM3hMTjk2OXdReFNxeEhiQ0JoeFBlVGFsa1ljSzFiOWxjcWg3 NGhKZHlpOVRWVnJhajNNR2t5Z3lnQlowN2pYQXRjaUFKdU44Wkt1Nnl3WVBZaGgvU2xyQlozSVJ5 MDIwMCs5WmtHNTFkVEVTV2R2VEp5dFlLdkE3YzVTR0tISFpqQkpEcVgzZkVUTzBHS2I4SjFkampy V1QvVUR1bTNsR3lXeTFvZ2xDZ0RyenNQQzBHY0gyZmQzUGFMM0lNZEhMWks4aHpGenFjaGRVejFo MG5Ha25ZSm1JUjFvVzFvV3NKdXAyZ0FBQThkSlJFRlVxN0pQaWJXRkpXVXMvYUgwbUQ2TCtaaEox QnBxTEs4U2ZyZDRpb0N5V05WQ2xLaXJEVXNVQUhaOE8wRHZITmJUc1gyT2s4cVR5MEV3eXRVcUJz dFFuYkJ1VUkwOUppQ3NNeDdYbXdYcSs3ZjViWGxnaFRMekRLVlRydnBCbU84TnZIZ280Vm5Zb2ZR SW1EMDV5S25ISStMWk5xTXBuOWNYUy9tZm52Uk5CUW9UVGcxUFNBSEtTT2JwcVFkaFEvbzJ3WGhV MGhhOTM1TlVqLzhUZEFQcVVkRUliL01hWGY5R2duaU00cXhKdGpUa2NpLzQxcVMyTmxHV2VHK0Ft Y1NHdERMckdQbTlKSDRqd1lqbkVIcXNaUjRHRnQ3ZFBYazhJOGlBRU9jY2JKYlA2STgzWTArMXo5 MDg4UUpQYmoweDdVbVNMWEVHd0FqcVQ3M0h4NE13SStkekV1bERkZEFhd0dQK3Nta3VVUjByVVhu bzVCcmFwR1d6R2ovODdQeWhaWmNpT21ZTVpsVDcyWFVDVzVpVFpCS3d2T0NoVHNzaytzVGNaVk9a VFdabUhnS1hvQTVkT3ozckhhemR3RzhPZXRSQlc2cUxjZUFPeVlmd0taT3kyVmRsbjFKZFBwM2VU UGJjcEQwVVdPNm9wZWlZV1o0U0Q3N2d0YkxrY2ptZzhaWlRtdGVXUkVld0R0Q2hTNml5M2lrWFBs UUhqVzdVbGdSMUd0Q0MyRk5pMXpXSzB5RTBSQWwzbjUyWDZIaVdJTnhXWFh0aFBHUnpQUVdwTjJZ bmFWbFNuSUtnb3hlZFdyaU9aeDB3cFhOTm85ZDEyK2poM2VPU3NmcnBqUEgyb0V6S1J0Q3BQbjFn L216bG9CclcvRW53aFlFMXl1QlZCTkFzZ0M5NGJiZnNoUWtmNDBhZDZoaDA1NkNwNDFJdDdKOHhy ZE5OaFJYYS9HWUVXNkx0dEdRUzFmZ2x2bll0cGpXQ2h2NmxSTGczVGc5R1I4OFE3TkV4Ry9TQkUv L1FJYWgzU2ZxYXJuRDdlcWh2NzVjNEp0dzRPOEY5YzlEREIyK29XWHcvSUxuaWs0NFpidzltUUtP eVJUZkIyTGZlUFpFdGY0UUpiV3VTT3RtUUtsYkhYN3AveVFKUW1HRms5bVlZZGNMQ3pyUUsrWFU4 MDNvOTBwWDdObDNQRXA2VlFKM1N2V2hBSGZTeENTOGQ1R254QzRkVDFDR2RUUWVyNmFKdnF6R2hr RzlJVG9ZNTZWa1RVUC93aWJGQW5hQk5iL2RMaWFpUnU4cG5ablVQbk1LUGtPM1V3WmMyV2FIY1Y5 QmdKWDR4dUFZQldBeXpXa0d1SGdlYUFGeTlObTAxMm9NRFRRRDJZRlpMZW5vT3pGMkNKZ0J6YzdU Uld4VUhtZ0NzcXJsYVllZm1RQk9BdVRuYTZLMktBMDBBOW0rdWk1Z0Z0K1V5TjcxdGViVzREUTQw QWRoZ1NMdThYaHhZa1FCY3I0WnB0YjBjRGpRQnVCdyt0MXdXeW9FbUFBdHRtRmFzeStGQUU0REw0 WFBMWmFFY2FBS3cwSVpweGJvY0RqUUJ1QncrSDVaTHUvdG9IR2dDY0RUV05zSnI0RUFUZ0RXMFVp dmowVGpRQk9Cb3JHMkUxOENCSmdCcmFLVld4cU54b0FuQTBWamJDTS9CZ1dQVGFBSndiQTQzK292 bXdLc0JBQUQvLzFhdzZYRUFBQUFHU1VSQlZBTUFuakxqOEFUOG5qUUFBQUFBU1VWT1JLNUNZSUk9 Ij48L2ltYWdlPjwvZz48L2c+PC9nPjwvZz48Zz48ZyB0cmFuc2Zvcm09InRyYW5zbGF0ZSgwLjUg MC41KSI+PHJlY3QgeD0iNy43NSIgeT0iNDY0IiB3aWR0aD0iNTAiIGhlaWdodD0iMjAiIGZpbGw9 Im5vbmUiLz48L2c+PGc+PGc+PGc+PGltYWdlIHg9IjEwIiB5PSI0NzEuNSIgd2lkdGg9IjQ1IiBo ZWlnaHQ9IjE3IiB4bGluazpocmVmPSJkYXRhOmltYWdlL3BuZztiYXNlNjQsaVZCT1J3MEtHZ29B QUFBTlNVaEVVZ0FBQUxRQUFBQkVDQVlBQUFBb1h4OHJBQUFOQzBsRVFWUjRBZXhiZlhCY1ZSVS81 KzBtNlVlYTdLWkJQbHE2RzRxbE5Kc0lGQzBPeUJSUVFQbG04R3R3aXFNT280N29qS0lkQjZzdzR6 QmowZjhjWnhCbVJBRkZRVVFLREF3NmRLU0lBaGxvazdRVmtDUWxCVXFiYmxMNmxZLzNMcit6MlUz ZXg5MWtrODN1MnlSMzU1eDk5NTV6N3Izbm52dDdkKys3OTYxRjVtTWlNSWNpWUFBOWh3YlRkSVhJ QU5xZ1lFNUZ3QUI2VGcybjZZd0J0TUhBbklxQUFmU2NHczZKT2pNL2RBYlE4Mk9jNTAwdkRhRG56 VkRQajQ0YVFNK1BjWjQzdmZRQU90N1VmRlVzbVZKNStQZnpKaXF6cUtPTmlUTlB4bmoxZ0hYakZz cVl3WmZid1g1L2VzVFhVb2ZXQStoU04yYnFuL3NScUUrME5xR1gzd0NIUWdiUVJCUks1T2Rtbzh6 c2ZBOWRXd1lPaFF5Z1F3bjczR3kwUHRGOFBYcDJDemcwTW9BT0xmUnpxK0g2MDFvK2plbjVYdlFx VkV5RjJqZzZiMmoyUjREcm0xbyt6NDU2Q2wySmdVTWxBK2hRd3orN0cxKytmUG5DZUNLMW1aWDZD M3BTQlE2ZERLQkRINEpaNlFCanZYeng0V2lzWFRIZFdrazltQVRRSWJtNmRtMlY3SW5IazZtbnNa OTVFT3plMDhTZWE4dDk5VTJwU3dsMklYazRyV1liVnFaT2hkOC9qeVZTYjZCUE5qalhyOFB4WlBO L0lQK0IyRXlyOHZJVTRuaFRxaFYrUDRQMThqL1I1RXB3UlZHbEFUcUNnZjF5ckcvd2dGTDh1Q0s2 RE5HS2c5MjBna2pkeElxZUVUdXhoeklDMWhLQ3I5dmt6d0Fwbm1pNVVWdElJOHo4dkk3ZVlKbXlx SGY4bWtpOVhMK2l4ZS9uV0MwTnkxcVh3LzVSeDZZOThQczJZam9kU25mc0Z5dmlkWkQvVW16RVZz ckFwcUlJZlR4SEtYb1JUbjBHWEhLcVR6WnZSQ3pHNHp4KzZIY0V2cXpWT2VBT3FrNWZOdG1KSjdZ dWppV2I3OFhBL2hHTjFvRUxvVHF4anlXYUg0cWZ0clplVjRCdDZ4SEkrOEVCVXBhNmptaDlOS0RR Q0k1d3cwcEZ0RTZqSWdEeHlZRTk3V25TZk9TbjJZazZyMEtGdHZCZEdGM25WRG4vaXlkU1Z4Um1Y aUZXaWg2QUo0K0JReU1ydEpaZERRc1lCeGZZOXhIeFYyazZIK1liSEdkSUMrcDA1TkNiQU9LL3Rk VXF1bWhwNHNCSHRUcWYwSW5ZQWk3ZFUzeC85cWJ4bFNBU1FPS25lUXNBM3hoUVRpNVlwSmoraG1X STdPMU9iaDJ1aGFOSWJleHZyUGthM0RnRURvMHFBZENzN0tGYkNhQXNKZ3BNNm5MbERONkJPaGc4 VHQzZHh4SHMrOGNGbmxTRFkvRWxIb2ttSXpjY0FxV2RZZVZta1p2R1g2eHVlZlBwQU9ROWtDOENU NWVxVVBEdWhoVnJtbkd0U0VML2R6UFQyUVBkblp1cHJXMDRiQ2N4VHVHNkVHOXF2WUJZL1NpUEYw Y1ZxNXZacW9uMWQzZXdYQ1VQMjZOZ0hYMnJJZEZ5bmw5aE16OG5nZmZMTTNtbHJwVDFjU2FkNTR2 dG9UV0srR3lkT25PejRLYng2UEN3R29ueW5aQ2REQTZRSW5xS0xXNUZuNkxDa2haWndGQUVUSTIy WmYyazBLV1JGSmtXVDczUWZsYjhsWUdsTmEzcHJvNGRVeTllbWhJaEEzcDkxRkhPdDlHMWFyQ2Yr aDEyTGhybzZyd24vVmJiZ0NqbEtubVJJNjliRjFmYnJMN3JIL3dqWFIzdk03TThsYU9ZbHdDa2Ri SSs5a3E5T2R0U1YwS2k4N0duYWlUNlBIUWVhamd3ZEM3cXZjWWp6R1lBZ25zQWdtdlRiN1czUTJR TFMxcGtva00rUVBqSnViNGgwZmZ4Z0tMTUFtYmJRWk12TUt1cis1ZldMRXYzdEQ5WUNiTXlmQnFq VUFFZFAvWGdhZ3pXNVdQZXVCSUE0S1pEWFR0ZmNvbkdraUlYL1pqQW0xaGZ2NklQT3lFZW9iSWNl aENTSWJDZll0bjFzVitleVM4NVpWVWpLN3FXZEIvbUovcDZ0Ny9qVTdGajBZMlFCVzRBZ0h6M2tL VTJrZTZuR1RMUmlRM0srcWs2ZTFQNTVXWE45L2ZzZkJXL0tKZW11enEzYVB0UVZtLzBqWVVLYUNl aXpvZGJnUWN0RE9wNzJMNlNvMVNvOVNSNnNmTnJjWU9jaEJua0xMODhjdFNXR1ZHMm5Qd3FRaEN1 azNWeVFBRUJWMWVkaTh1WllDOHBHbUhiZmdoQ3VJSHZMT0VHV0VwS1haVE5laTlNaitMWFlwOVhP SjdMNkdBekxobFBzVU1YTnA1eHhwSnh5ZHhQWVYzK0M5eEFyT0hGMkZWcTAwVUFZNmtUbDBVRzdE a1g2bG9DSURzWERITGVnWmN5b2hjN1NXdDR2VisyZi8vT3c1alZIL0hMSmErSXo1WjFzcVI5ekFq UUZ5R0RyL2gyRWRwdW8raEN1VWxjVWlKZVVDWHZBd3VULzJNNXZNMHY4K2Z6MmpDdFVjZXJsdnZ0 VGQ0YkFZeVhWMUN1SEdhYldsYnNYeHFNTnE5NDc3NTlPNDZNWnZUZkdUM3NkRnJGdEpLU3lRVitu ZVB3azVEdEJmdXAybUYxbVY5WW4yaE5FckgrRUlHdEIyUk5UNzZQWmZPcEVDMEUrK2tvOXJiZTl3 djkrYXlON3FFM1BoTGhaWDU3ay9kR0lEUkEwM0dybHBqMGdDYmFFQnMvRlZMNTB1aktCbkNBV0ZG ZFkwMk5iSGw1ZEFNOURXOHJvdWM5d2x4RzBSVTRmZktjOWltMjVTQkZCNkorTERpMjVvcTZyOWlG eWJldnZZZ3Q5VXErdnVUa1lvUDZkRnQ5ZUNaVGRkQVptaUFDb1FGNldFVVhBbHpWRS9nMmZSWGpS cEViSmxERDFoRnNzOG4vN05DMFQ4bTBscUxnTWZINnFKVm5ieHlGbjA2LzNiQjd6TlNkWUs1eloy Y3lQY0hOTXBQTnpPcTZRZ00wb2hiSHdyUmtnNC82dFJTeEZyeUlReGpkN29uTWdGZm5DbVZPRUhH U21NdTdyN2dwL2s2MGRjUXR5Nlh4NjJEV3VibGdoSEFORGRCUlZySk9QRjd1UHFleHA2MkluOWEy eTNRSmRpa2FSZWVNbmlBMlNOck5pbWkzSE5TNFpaNjBvc3lldVVkbU1tV0xRR2lBWnJMbFlPUndu cDcrUWJOVm85dSt5U2RMSE9qWjlXNmV1aW43N29XMDd6VlJ0Q29hamE3T25CemlCTkdySE0xaEJu NDJzNzAybWcxOFkxbWdlK2dVdTZQSzRYT0w2WmRzWTBsRmh2TkhJRFJBRHc3YmN1NnZCVFIrMHVV Tk9LeEk4anRlakNhei9tVUtuaHd5UloySTlkbGprVmdTTTdIdVpHN0lJdjdUeEcxYndSdGx0QUNy cUdPTkpzMTNxU0pRWElDTDhPcUQ2cUhEQUUyM3JncFd2QW83RGpHZGJtWmtXMGNjcGJSNzBxem9m SWRKOXJFRHl3MGllakY3UUlOa0hyTG8vOUNnYS9qMjBzS0liYTN5aWt4dXBpTVFHcUFwODBLUCtw ZTJRMHl0RWFiVld0ME1DV1VkRE5UcGRpbytDZmtkdW1hWStSRTVvTkhwY3JMb2tMVUw2VDNnQURt c3JpUXE3UDNyUUdFaktDZ0NWa0ZXSlRLS0tFc0FyWHUvQWdjZHpzMFQvY1dxTHRuOHBWZ3lkUWo4 V2p6WmZIZDlJdlgxdXFZMW4xaXliUFZTdUR2cGNrWFd3WmlObjRXdG42b2hPQUhzcDczWmd4bS8z SlB2NjQzdnd3MmhQV0tIVTFmWEpkOWY2eW5neXNqeGU2d3B0UzJXVEwwVFN6WS9CcjRqM3RSOFZh enB6QVJwRG9wY1JVMHlHNEZRQWIzSVRyK0dRWDR1NjR2dndodGlmVVB5a2c5TXZDb0JyVVg4ZlVq bDNZYVBLZUtibWVsZVMxbi9qVlJGOXdQc2dWTS8yQVlJZGNoNldIZERCV3dWRG1Ua1lDYWdDQWky NXQvckpscUVOdTlhbkZ4elVxQ1lDTlRnVmFSSTNtODVtWWl2QWY5VUtYNmNWS1E3VHJXUFpSNVdh ZjU4U3YwWHJBMllPVlNSdlBXRUU5YlU1b2FrdDdmM21GTDBXK1NCRjN4N3lTSlN2NnRQcG40VFM2 NU9Rc1V5WThkWE5KOFAwUDREZWQxREd6R3BsMlN2R2ZwSmFlSWJ5bE1jYmlvY3lPajNuajJXeU5R Y1VmTE9odno2SU9jbi9sUVZXZHN5LzBUSnpycUxtMUluSXE0L1F5Tm93MjgvbXJkSjNTZnhHczJa NzN3UkFHanlxY29qNzIrczJZSXBXUHVBSmg1QTkwMmlhQmNHM0luMURRNHBLL09DVCtCdE9yRUZZ MVhBbTJTdkdlbEpLUU1RNWljbU5TVGFwWWFHWHluQUxtTWk2MnhtYXhNeStXYi9sY1QwMXhqVkhr Ty9WSldpOTJCN085Z0NCMG5SRTNVakF6ak1DYXJLSlprdDdlZ0RXRTd2MjlxR0Zkcy9SSk52Z0lz aVJlckhBMTBkTW5zWFhBL3VnSHd2TExucmVQaURkMTQvNEJaTWxrNTM3ZGdHZndUVWs1bE9wbitE TFBzN21adHZNa3VqbDFlQnc0OUNmOWV1SG12WXVwZ1VGVHdMK3IwR2VEYmk0T0ZYa091V0x4RHJh YUJuQjdZT2xlN2hNRmRBRGtTMjVESlR1Q3I0Y3hjejM0SXk4azhQWEtaSzNPbU1xTTlKZktaYWNy N2FoejlEWnlOL2NPK08zbHE3LzBJQkprUnk2SUpMUWZRYU8rb0NnR2N6ckczd1ZFa0JiWDlHSWUy TmdDWFA4MHVjOUU3b3AwTXEzZFgrYTh0UkxTajhNcmhRR21iaXpUWEhlTjJoM3M0M0N5MWs3S2d5 WnVqY1FNalBxZ0N6NXBnVlY4eGZrSFVtZE8rQzNTUmczNjZZN3JTdHlCbjkzUjNucFBkMHZ1QTJt R3BhSGlMbFlWSmJUdkg5NHBkV1Y2RHc0SjdPbmZCem5mZ3JmcVBZZHJEL2ZlLzkwbCtGZmt2LzA5 M3RHelB2Zk1QUVVPRVI4TXpROGw4eEJEN2YreEV6SVY4dkQweVR1U2NET2REVi9uQi9WOGNOOE9j VXNMdnRhdVRQR3VqcXVPMkR0N2EvanJxME15dmtCWk04UkthN084OUR2ZTUyTXVuTUgwRUxybWxD UXlYK2l0OW81eXh3TFRqVFJ2YjZFZW12OUZ2NlAyRk5McVc4czRMeUNiQzdybHo2SnBkcFdaTHc0 eVp3cm4zM2RjTDNhM1RPWVhLYlZYL0IwdlZoRnNxTXk1VVVBYzhNWFVtT0dWOU1CS1lUQVFQbzZV VE5sS25ZQ0JoQVYrelFHTWVtRXdFRDZPbEV6WlNwMkFnWVFGZnMwQmpIcGhPQmtnSjZPZzZaTWlZ Q3hVVEFBTHFZNkpteUZSY0JBK2lLR3hMalVERVJNSUF1Sm5xbWJNVkZ3QUM2NG9iRU9GUk1CQXln aTRtZUtadUxRTVZjRGFBclppaU1Jek1SQVFQb21ZaWlxYU5pSW1BQVhURkRZUnlaaVFnWVFNOUVG RTBkRlJNQkEraUtHUXJqeUV4RXdBQjZKcUk0VVIxR1Y5WUlHRUNYTmR5bXNWSkh3QUM2MUJFMjla YzFBZ2JRWlEyM2FhelVFVENBTG5XRVRmMWxqWUFCZEZuRGJSb3JkUVErQkFBQS8vL09PSVFzQUFB QUJrbEVRVlFEQUQ0ekw5UVRHWkdWQUFBQUFFbEZUa1N1UW1DQyI+PC9pbWFnZT48L2c+PC9nPjwv Zz48L2c+PGc+PGcgdHJhbnNmb3JtPSJ0cmFuc2xhdGUoMC41IDAuNSkiPjxyZWN0IHg9IjcuNzUi IHk9IjUzNiIgd2lkdGg9IjUwIiBoZWlnaHQ9IjIwIiBmaWxsPSJub25lIi8+PC9nPjxnPjxnPjxn PjxpbWFnZSB4PSIxMCIgeT0iNTQzLjUiIHdpZHRoPSI0NSIgaGVpZ2h0PSIxNyIgeGxpbms6aHJl Zj0iZGF0YTppbWFnZS9wbmc7YmFzZTY0LGlWQk9SdzBLR2dvQUFBQU5TVWhFVWdBQUFMUUFBQUJF Q0FZQUFBQW9YeDhyQUFBUE9FbEVRVlI0QWV4Y2FYQmN4Ukh1ZnJ1U2ZNalNybXh6R211Rk9ZeTBO b2RKVEFLaERDU0JoSnVpUWxKVVFWSWtyaHhBSlpCQUFpSEJWU2tvanZ3SnFSUUVpaENPQk1JUnds VlFoTUlWQ0lUREJVYVNUWUJZa2pHbkxlK3U4U25ydmNuWHE1WDBqbm5TYXJXN2VwWkcxYjF2cHJ0 bnBxZW5aM2FtNTYwc01uL0dBcFBJQXNhaEo5RmdtcTRRR1ljMlhqQ3BMR0FjZWxJTnArbU1jV2pq QTVQS0FzYWhKOVZ3anRTWnFjRXpEajAxeG5uSzlOSTQ5SlFaNnFuUlVlUFFVMk9jcDB3dlBRNmRi R2s3UFpGS3F4RDg4NVN4eWg3VTBUbk5oKzJMOGVvQjZzYXQ0bVBXdENCOVFLSTVmWGt5MWZZZjZM QVY2TlpqYzU0T3ZzaFZ3NndlaDY1R2c2YU55V0dCcHZsdHJZMnA5TXVPVGV1SjZXWkZ2QlE5bXds MFF6SlBCMS9rNE95UE5PMi9lSjVib054cDQ5QkVWRzZqVHVyNmxpeXBhVXkxWGVGWTNNNUV4NHl4 cjJjN05jNS9rODNwVThkWXJtaHg0OUJGbThvSXdnTGMyTHZ6SjB4OEE5S2wrczRNeGZSM2JGUE9R UjFsaDFLVktyc2lwc0xvVzZDeEpmMWxPUFAxWmRDMEJ0dVVteEtwaGFreTFPV3B3amkweHh3bUUy YUJ1WE5iNjFuUjFlQ1h5MmNPSklyL0dQVXhzR3hnbGEwbVU5R2t0a0Rmckpqc2w0OFA2NlFpZW9w WUhaR2RYVmViN2U1Z3R1b1NpdFZ5eUc4SGhzRlpzK2Nkdmw4WXN4UzZjZWhTckRZRnk3Q3R6a0Mz dGFzcEs3NDlON3Z1ckd4WDUycGF0V28zNUNpemJsVXUxOVY1dThQT0NjaG5nVHFZMzEvckhLWmps RW9ieGFGTHJYYWM1WENTbHBoNE1wVitHcUdlelVCM2JCTXgxMFYzWVQvM1ZZTGNPRnVxYW5HSnhV THYzK0JBOUM3NlpBTUgrN1UxS1hIY0tzWnJ4OUx4dmZkZVBKTXMxUnBTSmtzTy8yN1FrZjB5Vzdy V3ZFYk05L25waFR4am9qUVUwbVY1Uk0yaFl4allieVY2ZDIxU2loL0QxOWpKNkdVUzZJYjVST3BD VnZTTXlJazhtREdnRnVBMDF3SUhIY2Z6VERZdk9sOWJTRU9jTjIvZTlNSUU4OVNScjdzNS9Wcmov RVYrUFlkcWtkZ3I1QjZSV0N6MHZwcVlEZ0xUYmZ1WlN1SzRURGVMak1oS0djaEVBdXhwdXh0SThj RTZaUlRSUzVuWWx2ZDB2QUlOUVEzbm1VSTY4TUMyUkZ1dkNEYW0ycTZFTFlMMlRxVzN3ZDVMUk1h UGJxUDZlVlhOeXlxUVNMWGRvWWovZ29hTG5iVU5JcDlvYnJzL2VlQ1NScFFMQU52V1F5QnF2L0tV cGM0bVdoWUhmMVRZeGswTEZKRmNIZ1JsbVo3TXJXL1BCQmxFamMxdEp6cHg1dzN3MEJZK2k0T0t4 MnVMVTJOQXFzKzJkcUh2VjVDaVd4amJDeWIxQ2pqdkE3Y3gwMGZVM2IwVDZaSUE5YjFiVXNHUVFs WUl2YXBrY2NaZDAreTdpUGpiVk1vZjg3bU8wNmQxYWxrOU1CZ3ZhYXRWZE1MczVrMmhLNFM3akJP ejVUSWc0YVlWMHRuQ3BDbGtoeDlKWENBdzgrTllrZWNNVTR0T1ZUUmVXN1FXRU55eW9YTnpycnZq Z1d4UHg2V1pudmJsbWU3T1kzRHdtdytzejNaMWZCY2lwWUpTTWQ1U2FtRmR1U2c0TkN1Nzc2Y0Vw OVFwV0N3TnE4WXB5dG0xQXZJTUhBYXNIb3JVUGNNRVQ2b0pOMTRuZVNpYWpFdzRHRXE3d3Nwa2tV bmpMOVl3ciswZ3hYUTc2RE9BcFVJTkN0N1dOTCsxRGM4OUZoeGlpWkRvOVArUWJQNmZqbEVxRGVO VWF0SHlsRXUyTEQ2T1dGMFJVdHQyN0xHV1N3Z0lxd0hMVS9LUURRc0YvYUNwZVZIQWVEYno4M0M4 dDFFdUNFcWRKdnZqSUdPWXduWmZxeUkrY3BneW5NcFBGa3lhWVFwU09Lekc0bndkVXZzQ0E2Q0lu bUtMRjZOUGNVRkpDeTBnS0FTbU9iWmwvYkxZclpFVUtRa3JWR2htUzNwdmJGVzB0NExvOHd1NW5p Ylp1cFN0OVFsMjZHVnhSemsvUkc5cWdYN0lTc2hIUWo4U0FoS21QQ1V2ZE9SMSsrSmFtOVdsL3NI ZjF0WHhLVE0vaHpJQmdGR1h5djQ0d0hBUmJFdWRocXhPeDU2YS92Z0w0SG1nYVZQZjBhajNUQSt4 a01HZU1SL2l5cXhyYndmSkZwUzBoTDJFaDN3QThKVnpUbE56NytjQ2pPZ1R1TWJoaTZIL1FvMnFX TGpwVHFLVi9ScGV5YVFKZGVqa0Fac1hvck9uNkxTSEExNkRrTStyT3A3UWhhL2pnYmFzY1g0dklp RklEWU95SEpMUVVkOHdhU2lWS095UGh3anV4S3o5RHBuRGlzNGkzUi96RTcwYlZuL29ZN0ZqMGZt Z0JTWUFuUHp0UGt0ZFE0VllMV1NHQVRUaGljd3djU2hWVzVoVVE0UTlJWUVEOFRuNDlyMUtweXZH L2VGY1U5MUtIVzg4dEFsMWFDZW1qb1h5Z1lNV0J2VmpoSytlQWk4VWhDOXlmZ0VZYWgvR2paV2ZI dHR1eTRyNHNwOHVlUmpoYk5rblM5cVBYRnR6TkdqQjRMK2lmcmJ0KzhHREd2Z3NBQ2JBYkZKS0xo TUtGTmVENlJGOFczemlvbmlTZVI1a1BNUkNoaDA2ZnM2aGg4NHFaQ1AvS0J5STc0YWlNQzgrdlpC VnlybGVPN0ZkY3JudXpodXdKV01OemtSVWFaVkxkQ2lwYTJ5SVdlRUVmTS9SWHFYQ0lUdW43ZUxR Z1JlOWhDOXlrdGJnTWo5dDQ4WTFXN0dxUCtTblMxNFJIeW43WkVuN2tHR2c4MENEcnZoMEFkcGVS ZkhwTWtsY1ZDS2VWdE5DUklKNGVNRnkrRVV2SlpnTGxXRnFWVHRyNWdWTFJJOGl6cXlZL2diTnRB ZGlacm9rMjdQbURmRExEaGl2c3RkWlZJVlliZXBac1g5ck1GQlc4UWVmZlBMV3RvR00valBQaDV5 T0MyTXVvRlJxbXAvbk9Qd2thQjhBL1ZEcnNEclpUMnhzWHB3aTRxK1E3byt0ZTJWUDcyZFpOaDhB Mm5TZ0g3WTdpajcxRS8zNWdvenUwSnZzai9IK2Z2bW81VWR6WmtWMGE2YXA3b0ZLNlQxaERrMDdy WHBpMGpzMDBRV0o4SitDcVVFZWpISUJNQUNzcUdGT1haMkV2RHc4T1ZIRG9JRkRYRjVJMGFtNGZm TGM5aW0ybHhLUnpvbXkySEJvOTMrSXdvVEZ0V2V3cFY0ZjFEM3NLVExRUjdleWNibXZpZEZPT1lF YlUrbnpzSmc4aGtwMStpUFlRYmZpOEh2cGFGc05sQzhaSnN5aGQ2djRkRGhYYmNtYWoxUlFKb3BN bUlETXluNkUyZVIzZG1qYXgyUmFRbkhnRUhsWjNBcUpqYVB3MDVuM20vUmhRT2FHb1NyS25CaGhz cFM1cFRGWHg4bVdSVC9Ddmt4dWVjTjhha1dsblZtMERtdGNlSlhHSkF4UXNjRVBVejVtVFh1WlNl bWlKN0lDbmpGWWJyYmNJT0ltY1REdmZtSlMvQ01zM0lSdmh6MWluK3Z1enpqVG5HaE9YNmFVdWdY MTZQekpZZVpMY0xCYlVjbVZHVzNuUWFkQW5sSHBqemdyMlNmdXJIUTcvdm96NjFibEZQSFRmbm8r ejNRU29oUnpKTzFZTERlSVRaSjJveUo2V3k1cTNEUlBXbEhPazUvY21WZ3lsZjQ1TWQwYzBzMnNz dmprVEZmNzc4R0g2ZkJaWVpnd2gyYXk1V0prYTBqLzdzYU0xb1ZyaXFVMWIrcForMUZJM2NSaEx5 d3BPaVFlankvTTN4emlCbEZYSGl2d3MvbndtbzRKR3JZRnVrTW5PTFJkT1h6MGVQb2xZU3lwS0NL SVBYUGI1ZkJTdVJFTnFBVDYyekZGWDh5dGEvOW5nRmxCd29RNTlLN2R0cndJcm5Wb2ZLWExHM0RZ a1ZTbTUvbjlMMVB3NXBBcDdzU3NyKzJJSlZJWUVOM05YSjlGL05lUnRiSmtvdXBFV01VZFM4ZllB Mm41YlFZVHk0OWxnK3F6ZXE2Zm5CTjZlenJXQnBtVnBZelB3T1BRN2JQYXZxMXdtbTVkRmF6NEVF UWNFanBlZVdncit4Mmx0REZwVm5Tc3d5Ung3TUIyZzRoZUxselFJQmtDRnNuTE51aGFnRDg5Wmx1 SEJLaDdJR0hnQnBCdTFLcXU2TjY2N2JFenQzV3YrVmpMcnpCeHdoeDY0QjFhOVM5dC81Z1d4NWgw OS85YThWS0lzZytHMStraUZWOEFmWVd1VGh4dUhwSUxHaDF2a0JidnMyUlZXaitZZHo4ZFZxY1JG ZmYrdGJ0Y2xOSU5MYTJmaHgzdWdFNFcwQXRZbVRsV2QzSCtqc0RMcVZvdXFGVFZtaWFLS1VzY1d2 ZCtCUzQ2bk9Vai9jU3FJZFgyelVRcXZRWDRaakxWZGx0amMvb2lNZmFzL1JmT1JoY1lPQ0xJUGhp cjhiTWFvVnJRNWdMOThFSGhZc1pQOStSN055US93WVRRWHJGRHFUTWFVcDh1OFJSd1plVDZQZEdT ZmpHUlNuK1lTTFU5Q2x5UmJHazdQZEZ5V0ROcExvcGNSYXVTckYrd2VDOUx4ZTVFWXdtZ0g5NGxj aTZTUTdlZlVjMzhoRHIwRER2ekpnYjVlWDJIK1lKRWI1Kzg1QU1ScjRRNHJVVjhHYWp5YnNQaGlu ZzVNOTFoS2V1VldFMThJNXo5WlBCR0JkUWgrMkhkaEFxVVZVUkZ2dXE0TWp6V1RUUURiZDQwTTlX NlQ2QUJJYWhkcCtQMlFkNXYyWmVJendUK1NpbCtqRlNzTzBuMWorWVBxelJoZnh5M25hdUlWTmk3 MlFlTG5waU1haXdvUDdNSzY1SHdRdW9xeTArd0xnaXBmQ3dkV0RsM2JtdjlZQWMyYk5pd1F5bjZJ L0x3RjN4NndZTHgvdFNZU3Y4aE1mQVBTVmhXN09UOHRtUGh0SEp5MWgzYUVFRlNyMHFzMlZ1VlBq ZnloUEtVZ1pvS0Z6TEZ2ZXBZdDAzSk94dnk3ZU9wWkNERFg2b2g2MFhFYnMraHdxb3I3d3pEdHI5 R0kyaGpRTXIvYVpPNlMremxwMWNyanpQTlVXanJlOEJJQTV4bVl2WEx6cWw3SEV1dzlvQW1tb0gz ZmFKNEZ3YmNTZlR1NmxOVy9nV2ZJNFNuUWV3SytKcGl2L2J5RHNMOGhLWWVQMm10NnR2OXVwOFls cGQ5TnJOMURmaGhxLzhDWW5vNFFmVTcwQzlWbzBnT1VOZEMzZ0lHUWRFVERmMDVYT1lFV1ZXaU1N Zm9PMmhMZTZVTmVtUkFiOEJxcXJkcTFXN0Y5cy9RSlBaZytCd0hLRksveUhWMXlPcGRkQzJZQVdF dkxMbnJlUEN6RDkvWjVDYU1sczUwdmZVaTlCR25IazEwTlA2N1pOa1g1eWZmYUpJVjR1ZGYwbEpL LzA1NGhkb3N0ZHFKZDJob251MWEyMlB0dGs0a1JVV3ZnaWptQVRqUGxiaDQrQzJJQ2xnMDVIcmVR dWhRNlE2SGczWEloY2pqZzVreFBCWDB1WWx4N1lzeURyQUU0RTZuWDMxZDdGTkM0YklWWWN0ZWhN cjJCMFllSXVIUVlxWE5IN3kxb2Q3T0hpK09pYnhjdXVCUkZMekpqam9PemlOeFVidW9FbDRoQlcr VDF4bTFFd0ZibmhkbU9aazEzaUpGNTFRRzE3NldvOFFoWGl1NkZORnVKcjZ4YmdjdjNiS2g4NzB4 bEt1SXFDS1d0dzRyVW5lNUs0Mk1RMHZINUd0VkhMTnVoNVZVek44ZzdETkIvd2pvQm5IMjFZcnBP dHVLSFpydDdqZ3FzNzd6MzI2QnNhYmxFQm55d2hMT3BYeVA2RFhXT3QzeW05ZDNyb0dlUzBWZjBS dTgxVUQvKzk0YnBiOEsvWmIrWjdyYnI1ekllQzcwR3dBNXVDb0tPN05RMVA0OERwM3A2bndjaGkv MmZZbFM1SmJKZ1drMEk4aEE1cnJhSDh4MmRad0xmZllEdXR1cVJmNklYRmZIMVordFcvME82bExB Y1lFY0lndi9hOExkVGo2ZDZXbS9iMXlWRHhkV29xL29MZm9ENjRINU5nclB2YVMvMG0vcC8zQ3hr Vk9iZXRaK2hQTE5RSGRkZytrTFJ5NWRCTGU3ZTJldXUrUFVrUG9IMnluNW1ldnUxRitmUXpYaGhi UWJ5WjlnUWVYSkFLWVBVYktBWjRXT2ttSkdGMk9CVWl4Z0hMb1VxNWt5a2JXQWNlaklEbzFSckJR TEdJY3V4V3FtVEdRdFlCdzZza05qRkN2RkFoVjE2RklVTW1XTUJjWmpBZVBRNDdHZUtSczVDeGlI anR5UUdJWEdZd0hqME9PeG5pa2JPUXNZaDQ3Y2tCaUZ4bU1CNDlEanNaNHBPMmlCeUR5TlEwZG1L SXdpNWJDQWNlaHlXTkhVRVJrTEdJZU96RkFZUmNwaEFlUFE1YkNpcVNNeUZqQU9IWm1oTUlxVXd3 TEdvY3RoeFpIcU1MeXFXc0E0ZEZYTmJScXJ0QVdNUTFmYXdxYitxbHJBT0hSVnpXMGFxN1FGakVO WDJzS20vcXBhd0RoMFZjMXRHcXUwQmY0UEFBRC8vL0U3TGtFQUFBQUdTVVJCVkFNQS9LUXk0M0RR MEg0QUFBQUFTVVZPUks1Q1lJST0iPjwvaW1hZ2U+PC9nPjwvZz48L2c+PC9nPjxnPjxnIHRyYW5z Zm9ybT0idHJhbnNsYXRlKDAuNSAwLjUpIj48cGF0aCBkPSJNMTQyLjI1IDU2MUMxNDIuMjgzIDU3 NC4zMzMgMTQyLjMgNTc5LjY2NyAxNDIuMyA1NzcgMTQyLjMgNTc0LjMzMyAxNDIuMyA1NzcuNTQz IDE0Mi4zIDU4Ni42MyIgc3Ryb2tlPSIjMDAwMDAwIiBzdHJva2UtbWl0ZXJsaW1pdD0iMTAiIGZp bGw9Im5vbmUiLz48cGF0aCBkPSJNMTQyLjMgNTkxLjg4IDEzOC44IDU4NC44OCAxNDIuMyA1ODYu NjMgMTQ1LjggNTg0Ljg4WiIgc3Ryb2tlPSIjMDAwMDAwIiBzdHJva2UtbWl0ZXJsaW1pdD0iMTAi Lz48L2c+PC9nPjxnPjxnIHRyYW5zZm9ybT0idHJhbnNsYXRlKDAuNSAwLjUpIj48cGF0aCBkPSJN MTE3LjI1IDU0NkMxMDMuOTUgNTQ2IDk3LjMgNTY1LjMzMyA5Ny4zIDYwNCA5Ny4zIDY0Mi42Njcg MTAxLjgyNyA2NjIgMTEwLjg4IDY2MiIgc3Ryb2tlPSIjMDAwMDAwIiBzdHJva2UtbWl0ZXJsaW1p dD0iMTAiIGZpbGw9Im5vbmUiLz48cGF0aCBkPSJNMTE2LjEzIDY2MiAxMDkuMTMgNjY1LjUgMTEw Ljg4IDY2MiAxMDkuMTMgNjU4LjVaIiBzdHJva2U9IiMwMDAwMDAiIHN0cm9rZS1taXRlcmxpbWl0 PSIxMCIvPjwvZz48L2c+PGc+PGcgdHJhbnNmb3JtPSJ0cmFuc2xhdGUoMC41IDAuNSkiPjxyZWN0 IHg9IjExNy4yNSIgeT0iNTMxIiByeD0iMy42IiByeT0iMy42IiB3aWR0aD0iNTAiIGhlaWdodD0i MzAiIHN0cm9rZT0iI0I4NTQ1MCIgZmlsbD0iI0Y4Q0VDQyIvPjwvZz48Zz48Zz48Zz48aW1hZ2Ug eD0iMTE4IiB5PSI1MzUuNSIgd2lkdGg9IjQ4IiBoZWlnaHQ9IjI0LjI1IiB4bGluazpocmVmPSJk YXRhOmltYWdlL3BuZztiYXNlNjQsaVZCT1J3MEtHZ29BQUFBTlNVaEVVZ0FBQU1BQUFBQmhDQVlB QUFDQW5LNU1BQUFOL2tsRVFWUjRBZXlkQytnOVJSWEhwNGRsSm1iU1EzdW5saFdwbFdsZ0JGbEdT V2xGWmRsRGhSNGtXRWFvUlVHYVZwU2FvZ1JSZ3BWR0dNVS9Ld3V0ckN4S0kxT3pwNWI1Nm1GaGxt RUc1dXZ6MmQrZEgzdnYzZnY2M2QzN3UzdjNYTTdaYzJaMmRoN2YyVE03T3pOMzUvNHBmb0ZBaHhF SUEraHc1VWZSVXdvRGlMdWcwd2lFQVhTNitxUHdZUUJ4RDNRYWdRNGJRS2ZyUFFyZlE2QU9BOWlK dUc2QTc1MlREK1Q2TW4wQlI0N3pmZWlyVGwwcjcxTFVaeDBHc0JRRmFVRW1Ia2NlUHdjL0d3N2FP QUsxNGhnR3NQR0ttUGJLaHhEdzQvQ2Y0SVBod0J3UU5rQ040TmhFWlJ4RTRlNjNBZjRtMTZ3aWJV K2hEb0czZ29NMmprQWpPRFpoQUJzdll2K1ZoK0hNaHZRSjlLQzZFSWg0MWhGWVpnTll6MlFvZ1VC VENJUUJOSVZzeE5zS0JKYlpBQ1lOQytiei93WHB2ZUFkNFRQaE8yR0hULytPL0NUc01DMmlqeDZB NitYd0JmRHRzT0ZsZGYwY2twMjN6MjRjeHZsWDRuOENMRzNENFRKWWY5a3dPRWVTZWJjTWZ5R0U0 V1h6ZUQ3dTU4RjJFUkdWdEV6NFBKNGNIZ3RmQ1p0L3k1SDVIL2lkQys4TFd5K0lQaElqdzg2RFkx K0VaY2N5RzBBNW41UDBKeFBnUi9EYjRIempQZ3I5U1BoSmNKbWVqdVBYc0RmUlM1RVBoVE9wNi9j TlBINEg3dzF2Qm5ranZKdUVuVjk1TC9JeGNDYnpxUEZlaXNkWnNHN0VXTm9zZk16YkdlVHNSdGoz dUQyUitpSFc2WkZvcjRkL0FsOEkyNUFoRmtPcllBQU9qMzBldUo0Qy94LytPbncyYkl1aGJvdUxz eUJibVoraVBRM09kRFdLTjVMOEcvUk11NkI4Qjk0ZjNnamR4RVUra2I2RTlLbUVTTFprNTZIb0x4 c0c1eEFkamMvcHNNWnNtUzVDTi93UGtQZkFtUTVIK1NnODdrbXdXZmc4akh5Si83dVFtWHhhNjJk WkJ2RTJ6SXM1YURDV0c3VWdNVEw4Um5Bc0lpZ2ZCdlZWTUFBcjMxYmx4eFRPcnNhcmtJNGdxWHVE ZUFQaGxYd1NuSk5TY2pndDhic0VmaXFzTWJ3VktUOFQ2ZVBhSndCcU11eG5Va3BlbTJiOCtiaC9C OWQ0TTkrTWxQN0g0U093L3JKaGNBN1J3M3MreHlQVk5VTER2d2kzTGFhR2dGclFXemhhQmtRbGJS WStEdjE2UTVzcGpmYU5LQnFGOVdOWk10NzZlWE56dWlDZmJuc1UydHBCakF5L0VSelhZaGh6Yk1J QXZIbHM2YWJsT3BZNTJNSitrSExtR3cwMTNjM2hEbGp5SmhEQW5YWEF0cWdISVA4QUQ5S2Y4VGdV Tmd3aWVjMTdVSXdEc1RENkFDbWRBTnRxSXRicFZqUnZpTDhocFIwNDJLMURqS1JGNCtOTmJlT1RN L1F4RlB2NTFnbHFILzBIbDkyODN5TWwzNU9lcUxJSWJzSUFGcEh2d1RTdXdzTitQYUtTYk1GdGVU enB6ZkJobE52Z1VlUTVXOSs3ZWdHOHR0d1A3M2szSnV6NzI0MnpFYWxLNUhvODdjb2hDckw3Vnln akRvdkdaenZ5Y1Mzc3k3dGRVVnY0VVdVaFdQb25oM0wzYzFKNUNGNFByWW9CWEFNYy80WkgwZTZj ZUN3c1Rib1pEQ1BiSWhtdnV0MnBTYTJzNGVwaTMxc2N4Um9WbjRZNXJyeUQxMW1PY2VIcnhzZCsr NXZJaE90MnhOMEJCWndqeWZJTVB1bEdCcTd6UkJNR01PdFNDRWNINWkyVHJjZTRGc2ErZlU3RHA4 R3BPRDQ3Z1UvbXZDTkppR1QzeDVkaTlVV3dMK2JlRk9QU3F1cStqUXEvalBoc1QyYjNnUjBlL1Ru U2JpZGlzZFNFQVN5MkJHdXBWZlV0MTg2c0hYZExhVTNoK0FqWS91bmJrZVBZTUlZbFdFRldXS0Vz NEdDL3VNNWtOaE1maDNTZHA3SGIrVDBLWlpmSXh1cGY2RCtEYlFDZmk5d1VXaFVEMkJUd0l0R3hD UGpVZkFVaGZGbTNTL2NoZEVlRm5OeEQ3U09Ob2p5QTBYZXlTVWNYRGNDWFN5dG5WcmFsYXJJdWxp WHVPdkFSVzBkMlhPSHJzRzI1YkJxRWN3R09jTzNIQ1lkNWZVOXd6Z1huWXFrckJ1RFFaa2JXYnMz VzJSR3lRS0J1Zko1QnJPK0hNem1XN3grQkhvaUhvMm1PcWgySC9rUFlsM01OeG5NNEYwdGRNWURm bG1CMU9yN3FNVndLMGptMWJueGVCNEkyTklqMFJ3NE9qR2dFbzk1RnRpV01JMjJJeFZKWERPQnlZ SFVDQ1pGODNEcmJxRDZPZCtXa2ExanNuMXA1dnNqaDFVS2FuT1c2OFhIdFVVN1YrUXFIUmJPN1Nq b2ovNXlxRTAzN2RjVUFIRElzOXpGUEJGaUg0QkNWNUZvVWgrZGNGdUhUd3RZc0cxRGxCUzMzYkJL ZlI0T042NUVRbGVTc3NlOVh6Z0JYQm1qU3N5c0c0Smo2U1FCcGZ4T1JITkw4VmtycEpiRDlUOFE2 T1l2cFFqU0hTTFBuYVNqWHdmT1NOOExnUytHOGNkWnhmZDM0Mk9ybmZMbTYxcVVrRG9kbVA2VzR1 K2JIOXdCSGgvVExQQmcyKzJkWkc0NWRNUUNCdTRLREM3RHk0amhiZFo4S0RyOTltWE5PakgwZjZm ajBFY2hNcmtSMGhXSjJ6eW9kMDdlRjlUb3JmUXRLVHU5WjZNdENkZUx6TlFybDVCdWlJTmNDM1lL V3k2MFU5MS9pSndiV2lZYUFzNkRkaW1QL29SRWN1MlFBd3VuTlo2dnZPaFhkc3JPOWZxM0JGdDlo dVRJbXB4RGdLTmdLUW15SW5PTC9ORmU2SWhLUmJMMXllcTd1MUc5WnVDNTgvSlBMbXlsVUdXZWZ1 cm5jU25FblNISVdXQ053V2JjVFpQbzVpdVR3cUhybVJuQXNWM1pPYU5YbHhSVFFkVDJPVFBnSERG dDh2QXJ5SnYwVm1tUFVqa29jZys0U1pzUmNsRzhzWDZiTEVWblJaZmN5NkhYaFkxa2RjZlAvQUdJ cXRybDhEaXk0ek53WllQL1o1aWlVNjRVY2REQ01YYVB5OGhYOTVKbHg5S0p4WEljQk9MSGg4bFVm NzdLVEgrUFNuUGFjYS9xTlQvWWxhZkM2U2VjSHc1ZmR0dWptODJWNHVwellOR1Q3bm9MdkdQV2tr UXN1blpwczJleGVPUlp1T3BuOUIxdU9aTmJ5aUVtT1J6M0hrK1dzOGVYcmxIWGhZNnY5S1NJVVU3 SE4rWFVrN3AzNC93SVdHMFJ5NWFqcnRBenpZRHo4ZndlaWp3dzdDY2UrQ3lZNTZqQ0FTV25FK1VC Z2FSRUlBMWphcW9tTUxRS0JNSUJGb0J4cExDMENZUUJMV3pXUnNVVWdzTUlHc0FqNElvMjJJeEFH MFBZYWpQelBoVUFZd0Z6d3hjVnRSeUFNb08wMUdQbWZDNEV3Z0xuZ2k0dmJqa0FZUU50cnNDci80 VGMxQW1FQVUwTVZBVmNSZ1RDQVZhelZLTlBVQ0lRQlRBMVZCRnhGQk1JQVZyRldvMHhUSXhBR01E VlVFYkFOQ015YXh6Q0FXUkdMOEN1RlFCakFTbFZuRkdaV0JMcHFBSGtET2Y5aFZNY0dIYlBpdml6 aE80OURWdzFnV1c3QXlNY21JeEFHc01rVkVNbHZMZ0lyWkFDYkMyU2szazRFd2dEYVdXK1I2NW9R Q0FPb0NjaUlwcDBJaEFHMHM5NGkxelVoRUFZd0dVZy82T1RuMUM4ZzZPMndRNmV5dW40SDR1Zlhw QkZEOUFaOERDdjc1VE8vbEl6WFdQSnJ5WmNTd210azQ4QTVSUFBrYXlpeXJucUVBWXl2ZVQraDZQ N0Q1eFBNcnh5N0l6MXFRZXI2dVRHNE4vZmVoVy8vd1IzZDNXNVZYM2R6OXpPQTZ1UFl6eVg2QlRu RCtMVTBONUpUTDNOL3ZsSXlML204K3FSODViQ2RsMkVBbzIrQmZUbmxaNzY5Y1ZFTHVwcmpXVDB1 Zi8xNEYvejgwdlQreURMNWtkaUxTaDZ2UnZmVGY0aVI1TVp5RCtxZFBROTVQVnltT3ZKVmpxL1Rl aGhBZGZYN2pjcHpPT1VYalJIcEVnN3VZcUl4K0lsMTJZKzN1b0dHVHdCT0o4UDZ3VmV2VGIyZlha aHowZjMrUGlMNVplcnllZjNLN0NmYjNUOUxQNi8xeWFQVUxYdHRIZmt5cm1BUUNBTUFoQUd5aFQ0 YXY1MWh5UmI4QUpUOGpYL1VkWEp6dVVOeEdRYVJ2TWJOSUl4RHQreVhrZjBJckxvZmhSM1hEZkpy eVhadkRPczE1ZTZQY2RhWkw5UG9QSWNCRE44Q3RySzVGYjZUMDI3d2ZCdHlGSG51ZUU3bVZ0NXIz UWtScjRJOC84VkNXenU4RmxHMUk2STN1TjBmSlVHU085aVVQOTFlZDc1TW8vTWNCakI4Qyt5T2x5 MDFJbDNGd1pkZ3hGanlSZmVhWGdqM0ZjaXRlTThydWZ0SjNwN3ArU2tsd3lENlNLUFJBUFM4ZzRP ZmIwZXNVeFA1V28rOHJjcTgrUTRER0ViUXZuMzJ0ZFU5RllmYko0M2prd21UZHp5eEJmZWxHSzkx MGtCeU4ybEhmSDBYUVBUUkMzQzV6d0lpK1cxOE40MVF6OXhFdm5MY25aVmhBTU5WWDk2ZnlwZlN3 d25pOWtuajJEQ0dKV2hCdmhBWFN1OWc5K2lyUFYzaGFKQmJKYW5MZG9sZXFkSmo5OWdhM0ptbWlY ejFrdXV1Q0FOWVhOM2JxdC9RUzg0WDRmSlR3aTdSQzN2bkhQdDNTTFhuRE5Fa0FtRUE0OUU5bTlO MmFXYmxxaTJMM0JmTFlVMmlURDRobkYxT3ZaOWRJcnRHT3IvTFlYRHNINjgrcWpOZmZSRjN6UkVH TUZ6akRtMW1YN3MxVzJmSG5OTHgvUEtjZ0VPcjJ4S25YU0c3UktqSk1HNGhxdFJkNXFieVZVNmpj M3FMRGFDeHVpcS9mTzVKS2p2QmRWRjVUc0NsRS9icjdRclpKVElObDFSY3BsTEJUZWFySXJsdWVJ VUJETmZ6NVhqZENrc09oNWE3S3ZwVjhhNTQzZ2piemJrU3VSZGNSYzRKK0lMcnVXMDR1SFRDdnI5 ZElwenBLeHh1Z2F1b3lYeFZwZGNKdnpDQTRXcDJ4cmY4RW5vaVFmYUJSOUZXbkRnV2RsbUVUd3U3 VGRtQThCNGlKN2p5bklEYnRMNm1GOEpKdHd0N2VwVm9PbDlWYWE2OFh4akFjQlU3WkhrUzN2a210 WFgycHZWRjFaZGhUcTNUZG1pbnd3NlJJZ282amVOMThDZ3F6d25ZK3N1R2RlV29Udy8xS200Nlgx VnBycnhmR0VCMUZWK0J0d3ZlM0RBYU5kbXErMVM0R1ljdnFVNkt1V0d6U3hXT3dDL1RtU2hud09Q SUc3azhKNURET2tJME9QYWZ6MlhaWkw1eUdwMlNZUUNqcTNzTHAyejFyMFZtY3JiM1lCeTIrUHNo eS9pZGd2c29PQnNONmtncXp3a1lTTVA2dHNvVXZDV2wxRlMrcGtoK3RZS1VLM0MxU2xaUGFTNG1H dGYxSElTMGYyNkxqMXJRUFJ3ZDFUa0I2VVRXTWNoSkxUaEJDdkpsMlJhL2NIQndyWkF2MGFoVFVW UDVtaXJ4VlFyVVZRTTRqRXEwUHk5WFRWcHhlcDFzMFYyWTVndnJEdmg2amV4ZkV2ZkFmUng4RXp3 TE9jNS9KQmNZajN3SXVsMGp4TlJVUjc1bXdXSHFqTFVwWUZjTm9FMTFGSGx0RUlFd2dBYkJqYWlY SDRFd2dPV3ZvOGhoQ1lHNjFUQ0F1aEdOK0ZxRlFCaEFxNm9yTWxzM0FtRUFkU01hOGJVS2dUQ0FW bFZYWkxadUJNSUE2a1kwNG1zVkFpMHlnRmJoR3BsdENRSmhBQzJwcU1obU13aUVBVFNEYThUYUVn VENBRnBTVVpITlpoQUlBMmdHMTRpMUpRaUVBYlNob2lLUGpTRVFCdEFZdEJGeEd4QUlBMmhETFVV ZUcwTWdES0F4YUNQaU5pQVFCdENHV29vOE5vWkFHRUJqMEViRWRTRFFkQnhoQUUwakhQRXZOUUwz QVFBQS8vLzFrOGRvQUFBQUJrbEVRVlFEQURIbzR1SGlRVFl5QUFBQUFFbEZUa1N1UW1DQyI+PC9p bWFnZT48L2c+PC9nPjwvZz48L2c+PGc+PGcgdHJhbnNmb3JtPSJ0cmFuc2xhdGUoMC41IDAuNSki PjxwYXRoIGQ9Ik0zMDUuMjUgNTYxQzMwNS4yODMgNTkyLjMzMyAyNjEuNDA3IDYwOCAxNzMuNjIg NjA4IiBzdHJva2U9IiMwMDAwMDAiIHN0cm9rZS1taXRlcmxpbWl0PSIxMCIgZmlsbD0ibm9uZSIv PjxwYXRoIGQ9Ik0xNjguMzcgNjA4IDE3NS4zNyA2MDQuNSAxNzMuNjIgNjA4IDE3NS4zNyA2MTEu NVoiIHN0cm9rZT0iIzAwMDAwMCIgc3Ryb2tlLW1pdGVybGltaXQ9IjEwIi8+PC9nPjwvZz48Zz48 ZyB0cmFuc2Zvcm09InRyYW5zbGF0ZSgwLjUgMC41KSI+PHBhdGggZD0iTTMwNS4yNSA1NjFDMzA1 LjI4MyA1OTIuMzMzIDMxOC44MjcgNjA4IDM0NS44OCA2MDgiIHN0cm9rZT0iIzAwMDAwMCIgc3Ry b2tlLW1pdGVybGltaXQ9IjEwIiBmaWxsPSJub25lIi8+PHBhdGggZD0iTTM1MS4xMyA2MDggMzQ0 LjEzIDYxMS41IDM0NS44OCA2MDggMzQ0LjEzIDYwNC41WiIgc3Ryb2tlPSIjMDAwMDAwIiBzdHJv a2UtbWl0ZXJsaW1pdD0iMTAiLz48L2c+PC9nPjxnPjxnIHRyYW5zZm9ybT0idHJhbnNsYXRlKDAu NSAwLjUpIj48cGF0aCBkPSJNMzA1LjI1IDU2MUMzMDUuMjgzIDYyOC4zMzMgMjYxLjQwNyA2NjIg MTczLjYyIDY2MiIgc3Ryb2tlPSIjMDAwMDAwIiBzdHJva2UtbWl0ZXJsaW1pdD0iMTAiIGZpbGw9 Im5vbmUiLz48cGF0aCBkPSJNMTY4LjM3IDY2MiAxNzUuMzcgNjU4LjUgMTczLjYyIDY2MiAxNzUu MzcgNjY1LjVaIiBzdHJva2U9IiMwMDAwMDAiIHN0cm9rZS1taXRlcmxpbWl0PSIxMCIvPjwvZz48 L2c+PGc+PGcgdHJhbnNmb3JtPSJ0cmFuc2xhdGUoMC41IDAuNSkiPjxyZWN0IHg9IjI4MC4yNSIg eT0iNTMxIiByeD0iMy42IiByeT0iMy42IiB3aWR0aD0iNTAiIGhlaWdodD0iMzAiIHN0cm9rZT0i I0I4NTQ1MCIgZmlsbD0iI0Y4Q0VDQyIvPjwvZz48Zz48Zz48Zz48aW1hZ2UgeD0iMjgxIiB5PSI1 MzAuNSIgd2lkdGg9IjQ4IiBoZWlnaHQ9IjM0LjI1IiB4bGluazpocmVmPSJkYXRhOmltYWdlL3Bu ZztiYXNlNjQsaVZCT1J3MEtHZ29BQUFBTlNVaEVVZ0FBQU1BQUFBQ0pDQVlBQUFCNml6ZWpBQUFR QUVsRVFWUjRBZXpkQ2JCMFIxVUg4T3NLSXF1aW9xSUlLcUNnb2dLSmlJVWFGQ2xGaUZxQUJZV2lo aFNJRWtzVUlTNklLRkdVbERzZ2htZ29Vb2tVQ1NwVktDSmJsQVFqeWlvR0JSVVZRVEZpNFZLS3kv OTNNLzNTYjc2NTgrNzczcDE1ODJaNjZwemIyN25kZlUvMzZUNjlUUGVIZCszWE9MRERIR2dDc01P RjN6Njk2NW9BdEZxdzB4eG9BckRUeGQ4K3ZnbEFxd003ellFZEZvQ2RMdmYyOFRNTzdLSUFQRHpm L244VlhocjdSd1liN0NBSGRrMEFWUFFIejVYejE4UjkxMkNEVXpsdyszZzlQL2lGd2EyRVhSTUFG VjJGVjVoNkFlYXQ4L2ltWUlNYk9mQXhzVjRRZkdmd29jR3RyU2RiKzJFcHRFWHc1ZkZVNFdOMHY1 N0h2d2ZCdy9MNHBHQ0RHemlBUjk4YzYwY0Z0eHAyU1FCdWxaSjhaQkNvK0JmSDhrZEJvR2Y0Q3Bh ZHdQYVJleHpZSlFINHZIejFGd2ZCMi9KNFkvQkZ3UUxVSUdPRTRtN21EbkJnVndUZ3cxS1dabjlL Qlg5ZDNOY0hYeFg4bHlBNEt3ODlRWXdHdThLQlhSR0F6MGlCUGlRSVBwVEg1VUh3OWp4ZUVRVDBY cjBBKzFqOHRCQStQZmdYUVlQcWduOFg5N09EZWh6Q0YrdFNtQ29laVh4RUhsOGJmRm53ZzhHU0oz WitENHJma0c0dkRQM2ZoK2JUZytCbWVWd2I1QS9SeExrZHNDc0NjRWFLNjFPRDRJL3plSE1RRUla YURSbzdHRmFCZmpBUi9FM3cvT0JuQm12NGxEak9EYW80VjhhOFhYQVJUQlZQaWZ0ellubEw4TGVE RHdoK2JMQUFPNy9mak1lZkJlOFYzSG5ZQlFFd3BmZXRWVW0vSVBZUEJBdThNaFk5UVl5T0NqUm1N UHpkSWY2eFlJSDN4YUpYK1pXWnlSMXJEMStmcHhtbm04ZWNoNm5pRWU5OTh2akRvRytJMGNPZjUz blJETjhhc3dDQi9kMDQ3aCtzNGQxeCtJWVh4dnl2SU5EcUUyTCtFQTMvRTRuem1kNEZBVkRZZWdE Zi9zOTVGSlVuMWg3ZW0rZkxnd1VJQzZFcDdubnpqdkg0bmlENDN6eStJNmpGMTNzOEpuWW1OMy9o OGVxK0tvK3ZDOVl3VlR6aXBPSmRFZ3MxTGtabmpIUG5XQWpEdDhlRWQ0OUoxZElEeE5xaGZVN1hk ZDd0WnI4L2pla2JuaGp6SDRMZ1AvS2c1dkdIYU9LMUhiQUxBa0N2di9Xc3VMUjY3NWpaYThOMmlO TGk2UUh1VVFmTzJWV3FvazVka2JCZkMvNVBzQVp1TGU4dlY1N1VqM284TUZVODRsUmg3elJMaTRB L01QWkYzL20zOFg5VUVFMk16anZueFNLT0dMc0gyeTRBdDBtUkdoREc2RUZGcC9mM2p1cGhUS0RW NVBYUmVWZ0VpckVReWt5U1FHb05QWjU5SG92cW9OZWhpaGdvMzZRaW1pb2VMWGdaNEJQaUgwMGF0 WW9YNXo0UTl0VDRGRDU0VjQ4VnI5MkRiUmNBcW8rWkdDVkx6NytHWlFHYUlha0h3MVNXb1pYaGY4 cjdLbHFNVHF2K003RU0wZjVld2o0K3FMWC84WmovR1N3d1ZUeldOMHFQOUtaRWJoQWNZeW5neFhV ekNyTTlCczh6NTI0WjJ5d0F1blg2T0ZPcHZqZ1ArbjZNaGZEUytKcStqTEYwTUV3SHBrcWhnNC9O Zzc3czNaK04zV0QwcGpFUGdxbmlvZHVYdFBRR3o0cmp1UWZnTXhQK2lVR0FQOFpKN0R1SDJ5d0FL b09XZkZhbzNWTmlvWllNb1kxZnBTVU5hVGMwR0RZby9QNnU2OURIMkFOcWhGbWRQNGdQR3Rzc0RE NzFBUEU2QmRCTUVjOWRxcGh2Rzd0OG54TnpHYUpCRzdJZXloaXBkK3pTWTVzRmdPNWZWK2pEbHV1 eXdiQjVkRnVFZnlxUnFzZ3hUb0Y3eHVkNVFhck96OFUwRHg5akgwd1Z6NzVJbTJNOEI3WlZBRXhq MXRPT3RqMll2ejRJcVRGbDZ0SmcrQkZoSlJVaHhpbndyL0Y1VXZBV3djOE5Fb2EvanJrSXZpdWUx Z0xrSzlaOU1GVThJcFdHL0I0V2Y5TEx1NGpiS2dDbU1iWGd5dFRPVDZxUXdkNUI2QThnOXNGN0Q1 b2hvVXF4RDZFcFR5MDVZVUNya2t0UFpTekM1TjJ6ODdoZmNBaE9OeDVUbXlWT2FzMlk4VWVoMzNs eld3VkE2NjhGVjhDdnpjUHV6eGlqd0RhQ01zdERoYUpLalhweFJtU214K3pQdDhSdDlxZU1GYlRL WHhhL3NUQTJudnJidmlDUmYzS3d3VWdPYktNQW1KTDhodXI3VmVnaFBiMGkyN1BXYXdJOExhU1o3 MmZYdW41ZkxGY0h6ZS9YNmNUckZMQVlkVlhsSzIrY1U4VWpyamZrSVM4eHVzVUNLMlEvZmxhYzlq SFo5R1kycWt3VngzdTNZQnNGd055L2xsZEoydXBzeXpQN1dKeGZFL2lTdkdpdVBVYW5WYmFkUUJv VzJSNGRUeXBQaklWQWNPNVFoWmdaNHB3cUhuRVJzbnBhMWg2bGV3c1lRQXQzWnA5OGg5NkMybFFF YU9DVjdmWGVOZ0d3dWxxdjR0b2NaZ1gyc0NWb3EwQ3BGRlNwZWpCc05ibW9TRlF0QzJHM1hKQUF3 WGhhL0l2ZS81N1l4UnVqaDZuaXNhSnJBRTdZUld4SzA1cUdjUWkxaTE5QitiUldZWXEwK0YwWXk3 dUNRK0E3UG1FbzhLVDdiNXNBZkhZSzVLdURCV3o4MHRvVzkxaFRxMnFYYUtHdkI4UFVuM3FQajRV d3MweFdtY3NDbERHQUxRZGwwNXg0Vk5KYUdLZUtSOXgva29jMWgvK09DYlRxZWdVTGRKZkZRNzUr UDZaOHltK3NQZGpkYVlxMmQxUVBNMU40d0lzUVdVUXM4WmhnNEw4VnVHMEM0RjlkSHpjckdZVmY3 L0tjZVk4eXRLcjExb2hhdDdhUVpoeWdRcGZJOEpIYW9XV0Y4a0hWRUs1U0doQnJlYmtMVGhWUGlV OGwxZXIvWmZHSWFiWFhxUTd5WkZaTVB1UGR3MC9uK1lTZy9NWFlCLzhXRnlFdnMxaDZnUkxQVnla c2E2Qm15RW4vcVBwUDc3N0ZpcXlCSHZ2cG9ObWplbDdmSCtxbElTNlZ4clNuYVZWN2ZHeDI0eWNN c3VzUmJJbldHcHNTVmVHRjFZaHVpbmhLbksrT3hiNGUvMEg0bmRpMStERjZVSmtOOEtsbDhrMkls MDBPRklFeVNPNGptRDJzZWN5c20yOGNsTU50RWdBcXg1bjVZRjAyTkh1akpZL1hhWUZGTWZQNjRv TGlsa1lkbVlVMS93d3o2RFpXUUFmWjBmOXFpS2tUTVpiQ1ZQRkloRkQ5Vml6T1A5SWJ5Zy8wVjhu UGovK1BCS1VYWXlrUVdHcVRGVy92RnlUVVMxODhTWUhiSkFBbmllOHRyeHZDZ1NZQUcxSVFMUnZI dzRFbUFNZkQ5NWJxaG5DZ0NjQ0dGRVRMeHZGd1lJc0Y0SGdZMmxJOVdSeG9BbkN5eXF2bGRtSU9O QUdZbUtFdHVwUEZnU1lBSjZ1OFdtNG41a0FUZ0lrWjJxSTdXUnhvQW5DeXltdGNiaHZWYUE0MEFS ak5xa2E0alJ4b0FyQ05wZHErYVRRSG1nQ01abFVqM0VZT05BSFl4bEp0M3pTYUEwMEFSck9xRVo0 RURodzJqMDBBRHN1eFJyOVZIR2dDc0ZYRjJUN21zQnhvQW5CWWpqWDZyZUpBRTRDdEtzNzJNWWZs UUJPQXczS3MwVzhWQjdaSUFMYXFYTnJIcklrRFRRRFd4T2lXekdaeW9BbkFacFpMeTlXYU9OQUVZ RTJNYnNsc0pnZldMUUFPWjNMZS9zdkNEcWN3TzN3SnN2TjdVUHpMa1lLeDdnT25zcjBtUHVpaG83 MGQ4eDJ2aFRCUDcxMStoZGo5dnVLQjB1WHYxRFBIcVR2OGxqOTBucWZUbEIwc2kyWU1Pa3JRd1Z5 K3liZUpCN0x6azk3UWQ4N0g3eFJuRjFYTGh6Z0tPcmpyMlNGMnRMbERxMkpkQ1BWM09vVnVJVkhs ZVJCOUNYZDhvclJ2bDNlZE1WcDQ1aUpDQndZN2VUcEIrK0FvNWI4dm9xa2M2eFFBUi9hNXdsTUZj NzFvZldjV096K0gyYnB0NVY0TFB0Q3BiQzZFTHFjZ1kvRDVvVnRVa1ZRSTkrV1dDeW04NDExeDVK VlRBUDMzeHZldFFRSmF4K2tHUlZjSU9VM05hZEJvUTdZUWhEbWYwNUdNdnhFSzMrVGJZdTJCbmQr eTcrd0o4NUFIcDg2SnkzZktSN3ozd0tWODU4WjFiZGQxVjNaZHB5TEdXQ3ZjTWFscFdKd1dKNzl4 ZHM0amZYd3NUdFdMc1FkSExmKzlpS2EwckVzQTdwTk1PNnJjRVlLeDl1QTh6WXRpZ3lwZXJEMG9h Q2NiMzc5MzdYODRYLzhabGRlalluY09ab3g5b0lWMUwxZngxSUsrdmpnV21OOFdQNGZGeHVpY29l bGthSzNhdFR4bXFBZDRTZXhEbDJLby9OK1pjQzI4ODBCajdhRjhwL05CNjdOR2ZhZnpTNGZpYytP a3MvNzdTUEo0WC9EeW9Id3h1ZVBzQVEvRWYvUGV0WjZIWHU3aUpPVkVic2N4NG8wODZKblphOTVO VmY1SmJscFlod0JvQ1M1SnRwMWJINk43WFI1M0RoSUdSM3JEdThldHE5Y3l4dHFoZlU3WGRkN3Rx cC91LzVmaUxxYyt5Ny9LN1c2dmVQZmdRZ3FWV1JnUGhiVG9DSEJoQlI4OHM3d3dwb3N2bklEOG1O ajFSRnE1VXBqaXBIYmNMV0h6UUdDZEFJMUdtSGZxNzNSQ3RPOXhqZEhiRVFTMW1zNFBkZjVtbkhz Z3pYSzBPb0hVd21yeEh4WUsrV0p5OHhjZTcwN1BvNGRpWHdjU2VEMmFRNFFkdHVzSWVkL0k3aHBX UWlFZnZubXE4aGZmcEZnS2E5SklxOGd3aWVweHA1bWZDeUllR0hzNWV6N1dQWERabXhZZERVL3Zu QmVMT0dMc0FUMmFMa3V0NFVtUXFBZ3V4MUNobmhwUHJWS01UanJjcFRENERhR1dWY0hOSDJiN1Yz bUJQaSt1V0R1dHV6UDI2M3hwZWVXaDhOTTNFSWp5anZjS3Zpa1dCOWVXc0Z2SGJZd2gvN0gyNEpz Y3ljNXhSUjcwYnBmb3hib0gzSHBQeDVnWFQrcFZuYS9pdnlxVDN1KzdIVVZmMHBBdkZ4Tnl5OHZV NVMvZXliQVUyR1FSemtWRStyVU12REdMWGo2a2g2TVJwc0tXVTUyOXE2VVRWcU1MSVo1Y2VXZ1Zu WCt2WlZTSkJXa1pNYjlXTy9ndlFyZTNPTzkvU0ZERThjUFZpMXJhT2wrdVVIS1ZFcEl4M3ltK0h3 aXhIaTFHNTFLUElyVGN0VEFRTG9MTmZ4NjlULzkzbXcxVnkwRDVKdk5FSzNRVFp1TzZvU1JXVmY1 RDZSM2FmOVVDb0dLVWx1d2dacFhNVXcrdW16bDBwd1pQTStjK2crcGdvTW5UZDJqQmY1NWpoajhS MHpIaE1RNEVaK25YRjBzc2VrRlhyK0lLbTgrWHl1OUlkR0ZVUEFMS3Znd05IZzM0MFRqRy9JdFla dWh5YllMRXFWVTNxMUl1Mk9OWG85dG8zRWF2MTNCWHdlbmNpRlBIZHhpN2Npbzk4YUwzVmxuK2ZY cEhmYWc0UjQxajJmdDAreEt1TlhoV0hLN3JXWWJQREkyWmhCaWRMdFJna1gwZXRkWlVoM2ZPQXVq KzFBbE9Lb2h4Z0JhUyt5QlVpUTZpVmRCYVdISEpsN1AyMlNHOW5na0pPaldOZlJtK1A0SDE1Uk9t WU9QVkEzOFRBYjBqRHlvWE5jUFVwM0dHUWVWTjQzL2NZUEppR2Q5V1dmNlRmUHVxQmVBdVZTN3B6 dFFUMS9Vc1F6Um95NnVsVWhkM2JkTFBDUUYxcC9pcnFHNC9vVTRWdjRQTWViMS9FYjE1YnhXd2hC VzF4RUN3OUhMQ2FocnVJVlJ4Q0VFSnJ3ZnlibTd4WFVXNEN3MjF5K3lRMlNNMFpzVk1JdWdCQ3Mw NlRmcitzdlJXWGY3TDBoNFZ0bW9CR0pXSkl4SVpQTTkzKzZWeWpvbmFnTTNVM1JqYVJUUjZnMXBu WDBRejVMZE1XS2hIWm9lTVRWVDJSWEhjTTU3UEMxS1p6SFFSeGpnYmpPWEFPZ1hBSExIS2NsaTBD RFgwUFZaMnFVdzNxd2owR05RZllaWDNvTlY4dHFuUFFZSURBclRrWmRCK0FPa3B3ZlhBOTVUQWVP aVp6SGpkSW5ZcUVtRW80NUI0N1FQckhuanNlL1lGYkloRDNnNWI5dWlYbGYrUlAyM1ZBcUIxTHBt azFreXB0MktPV1o2eTJtc21CRXFQbnpBMDNNc1FqVVd1WlRUQ3pNWVlaN0REOG0zenFsR3REcUVi UXIwR1lTM2habkdLZmQ2a2F1Z1JDSU94bEVwdTNsK2xxdFcvcy9OaXVaYzQxa09ESG1Scy9zZEVY bmlFZHVyeUYrZVJjZFVDOExZcWh3YUt0aTlVWGtleGR1YlpuektMUVN2OHVOZ2hlNndkSGZxK0xD UFFucGFEeUF6TWkwNnJ4YTliNGpkV0x4c2NFNWJLYTZHVjNsNHZxTlh4TFh5aDhxVHlHYmhiZURM N1U4WUtoSm53VjZTSHNwckpHdHR6am9sNGxlVS9KdjBEYVZZdEFHOUlEa3FyckdXeHp5WmVTOEVH Ti90ZjZPVm1ReFpWVHBYeHdzUlM4bStoNk1WeHd4ZkZCQXJUSWhGYTdtV29OVlVobDlHWWVTbjdi ZVRMREVpaE4vVlpwaTFOaWRMZFM5aVErYVVKS0FKbDRGNkVTQzlwRUg5MXd2RnVhS3RFZ251d29I WlZiN3ZoTVRSZEt2UWdsWXN3RVdDMFUrQ3F5bitLdlBWeGxBclVPMWJ3VURqMWRKNjlMZmRla283 QnE1YmJ0Z2k5aFc1VEphaGZvVHBZVUN1dHA5YVAyN1FvMUN0WTJQSU9HbUhlNFI1Q1d4N00wWEpq Q2dBQUNhUkpSRUZVcG1oQkY5RlFmZXFGTUVKMmZVVklJT3dmNGtYd1hFVzZyQ1VWM3dVaEx1bloy bEZVSUsyNzd6OGo0Y1ltajQ1SjVZbXhFUFEyNGl1QlpvYUtuVmtFaTUzUURRa0kzbHRRbEgrMFUr QXF5bitLZk8zRnNXb0JvQ29ZdUduaEpFcm5mV2tzV3R4UytISDJRQTgzeDIyS3RQZklReXYvcnBn MTJMZWpvSXFmeW1ZNnRMak4xVCt0T0dLaTlVNnNTOEVtT3pyMmZHWFRJdHJnVmxwUExmL3o1Mkl5 UzJNUnF2UUNaeVg4VlVFRDF4ajdZRDQrdkRGb0o3eUY4TkpZU2x4V25TMkU0VSs4OTRHOCt0YWk5 eE44YXlBMVVkMDdhZUdsUmRldmFmUitacE5NUWRmK1I3V3ZvdnlQbXFkOTc2OWFBQ1JtVlZUcldn cFlxNjVYc0xCeldRZ3Npcm1RV1l0cXdTZGVQVmpaTmJYWE8yWVBMWjJLV3ZKdEpWZ2NzK0E5ZzBw azJ6VVB0Tjd4THZjaU5HNG9kRlF2Y1ZwcHRpcXRCVlZ4dktleTJqbGE3OFRrRDZraHRsU1hRZWs5 NGtsWXhDRXVlU0tvZFh4NGdqZnpPMVdwUDlTM1JORUR2dURQTlhIaEZ6UUdzTlpSTnMwbHFOUFlh QURZQzlxVVo1TmZjVDh5Rm5IWlFpRWVQWVpwVlB1d2ZOL1VzeTVUbG4reVBpMG85R2xqWEJ3YjNW eXJYMjgzb0pzL05PUmFmUHQ0NnJ4b3BaNlFNQlVrUmcrNmFQdUVTa3VzdGFQdTFEUTlZUjVhWkh0 dEZHeWNuWGU4S3c3dWVhVGVhR1g1NjZYa1MwVXZPanAvRmRrNFlMNnlDb09FNkJkajBkdVl2b3kx QjNHSVN3V3JoUkF2cUNSNDB4TldEM0VaQjZqUXhSdC9xSS9uZEYySFozcVo4ajE0WUVDc0J5MzB4 UlJHTU90MHZDZWY0ckdXZ05iL0hleEpzc2pHUFNWSys2amxQMlYrOXVMQzFEM0hpaTJ2VHZ6Mjlk aTdidStOVmloZVBXZzEzeHliN3R3K0c0V3ZFc2RyRCtxTmJqelJ6cmQyL0F0cWZlblp4YTE3RjBk eDE2WktJczB6NDBsRjQ0NjFZOG9yTmNTeXZxbEkva09vNHVwNURKWWZFU0l0dG1uU1dIdnd6WG9Y bFlGZ2FIMzdnQVVQYVZQSjhJTjZaWXpBcjVDeWk5K1dhTDJxS1ZIcGwvRGFOSTRpMUFTdS9qNDAr R1FOUWRrc3l3L2FvK0JSeS84b2FRKyt1MDRCa0FtRlpvT2E3Y0EyZ0JrSFFIK1ZveHZUNTdWRWFP ZnhCZkZBVzlDKy9IZ3RCYTE2b1dlS1krZ0ZsVWVGVXRrTkJORXo1VldsTVJjLzlPNjhQK0dsZGhB b2cxUnhRZC84OEJCVFg4YkdoeC8rR1VZTmt4L3hRSGJ4VTYvcUhpZlJMd1RwK1ZOUy9YM2lJZGkv a0RlS29Db2YvbkNST3FTbkVRWVhoU2VxUVRoSytROUdlcFNBZFF2QVVmTGEzbTBjbUp3RFRRQW1a Mm1MOENSeG9BbkFTU3F0bHRkdWFoWTBBWmlhb3kyK0U4V0JKZ0FucXJoYVpxZm1RQk9BcVRuYTRq dFJITmhsQVRqS2RONkpLdVNXMldFTzdMSUFESE9saGV3TUIwNlFBT3hNbWJRUFhTTUhtZ0Nza2Rr dHFjM2pRQk9BelN1VGxxTTFjcUFKd0JxWjNaTGFQQTQwQWRpOE1tazVXaU1IbWdDc2tkbW5uVlI3 Y1dVY2FBS3dNdGEyaUU4Q0I1b0FuSVJTYW5sY0dRZWFBS3lNdFMzaWs4Q0JKZ0RUbFpJL3ZmdFhH ZlJYeHVsaTNoL1R1dExabitxV3Vwb0FiR25CYnN0bnJmbzdtZ0NzbXNNdC9vM21RQk9BalM2ZWxy bFZjNkFKd0hRY2J0dXJwK1BsMm1KcUFyQTJWcmVFTnBFRFRRQTJzVlJhbnRiR2dRMFdnTFh4WUNp aE10M293Q2hIdER2dHpYbWxEcTAxMWZuZXZPamdMYWRZeDlvVmVtSExwa0dkL1B6MHZPQlVPN1FG WFpma3NDOXBPWFFxSktjTjNuOTgzbllZVm9uZldhT09SSXgzZzhLQkpnQ0ZFOHZOT3liNE5VSEhF SlpLNUd4VGxjeU5MUWs2RUx6bmhEZDNINXdmNnZuYkwxMkFkMjc4SFdicjRGb0NGK2VoUWVVM0hu Rk9hQ2xmZ3VWeVBTZXpIVHJDYlg2aE1HaWJ2L0dvMytZSThvc1RpUU4yVmFDWHhPNGNUcWRJczZ1 dzhUb1FWRUQzSXhSQ0oweGZIb2RlaGNrZFp3L09UNVdHWXhWN2o1RVBsZDhab0k1TExHV3JsNUsy dkkrTVpuZklDcE4yNTRzUC82VXFsZlAwWDV0WEhWVDdrSmhhV0hZSDdvNnBXSHFRY295NWc0RDFK RnA4aC9XNnY0REp6Vjk0a3VnY29Pc2NUL2F4NkRZWlo1S1djbFg1bjV5WHgrUXhaTHNIaFZHNzkr V0grMko2UDdYRm5RYmxUZnExSzFhTGU1bnBZRnRYUktHNUlnL2pCZS9IdWdmY0Y4VkZWNC9Sd3dQ eUpJQXhEb1J2RElXZXBKU3BtM0ZhNVE5VGxrRmgxakthRnRaMWJuOS95eEVZVVYvUlJLMHhIbGdV blFIcmxWM1hPYzdjY2VnR3lqZFpSRGpuNSs0MUtsTXBUNVhma2VxdDVaOWoxTHl6TUd6ZXY3bjNj K0M2T04yZUV1TzB3RVVkZWhFdmE5V3BKa04zZFRrNjNaVkZlZzJWMkoxaDNodEN0MlU2OXYxbU00 SlcrV2VNR0dNMEFSakRwYTV6aVlUV2VSejFxVlF1MFhNdFZBbDViQ3pVS1ZPZlptdmNQT04yeUhn ZkNseUo2cG9vdDlwNDBmakJ6WXl0NWNlTkVkZ0VZQVNUUWtJL2ozSGE0TUlNdDErNjBiS094TURY REkxcmlkQzRvY1dkWVhxQW1tN0lUdlVwbFIrTjhuUnB4ZTA1R2g3TUFRdzdtS3BSVE1FQjF5dTVQ OWk5WHlyN29qamQxK1cyUmlxVEN3TE5QaTJpbS9lN0pCNy9HQVJVcHlmR01uYndITkxkaFNZQTZ5 MTdWeGs5S1VuZUl1Z0tWY0l3ZEVPOGU3c01iSzFEaEh3UVhCVG9MbUVYL1JVaTd4b2JGUGVKTWRl ZDBTWUE2K2I0RGVsUnFmUUloTUZLc2twdTNsK0ZwOGZmUU5WMVo4ZHl2K0FRR0V3VEl2RVpDTDk4 UnFoY0w0emRhbldNQmtNY3dLaWhzT2EvUGc2WTZUSDdZNEh0cmttMmpCV29NUWE2OFZvSTFCNlZY K0FIOC9paFlGbWJ1RnZzZWdkeHhOcGdFUWVhQUN6aXlyUitabmRjd1hwMW9qVy9iN1UyMWtGNFIw S3VDaFlZbWk0dDRiWDUramhzdEl2Umc5bW0rL2EyOWxqSWdTWUFDOWt5cWFmVzNRN1FNeExyYllM MGRTcFByQXZCUXRrZHFoQXpRNVZ6cWRWVTdYTkRVZDV4bFNvMWFleXNVbDdkTFdnQ3NKN3l2alRK bElVdyszdFV5bHZHYng0SWhndkFpOTcvbmhDOEluZ1llSCtJYmRzb1k0bDd4WDFlc0tsQ1ljSThi SkFBekdkdHE5elVuM3FQRDlYaytuemhOVUV0TmpRRytFRGNaZE5jckowQnJ1MFE3SWZCVjRaWW5E RjZzQWJSVktHZUZmc2ZUUUQyODJOVkxxcUpjWUFLWGRMQSszdkhjYzRNejRwWjlnaFp5VFVndGtv YzcwUERoL0xHQlVIamlSZ2RWY2kyaWx0eE5MeVJBd3JoUmxlenJaSURLclZwVDl1b1ZVYWIzZmlW Tk5uMUNMWkUzemFlcGtRSlRxeW5CZFlYekFxVk9Nd21QUzR4TlZVb1RDalFCS0J3NGxSVEM2eXlR TnNMVHFYWTd6T1cvdDE1elQvRFRIZHFtY1VQMmM5TW1EK3pXRENMZFNHTVRjZkxsK1doak1VUG54 RjNFWWhZRzJCTzQwTGp3TTV5b0FuQUpoUjl5OE94Y2FBSndMR3h2aVc4Q1J4b0FyQUpwZER5Y0d3 Y2FBSndiS3h2Q1c4Q0I1b0FiRUlwdER3Y0d3ZWFBQndiNjF2Q09IRGMyQVRndUV1Z3BYK3NIR2dD Y0t6c2I0a2ZOd2VhQUJ4M0NiVDBqNVVEVFFDT2xmMHQ4ZVBtUUJPQTR5NkJsdjZ4Y3VBWUJlQll2 N3NsM2pqUWM2QUpRTStHOXRoVkRqUUIyTldTYjkvZGM2QUpRTStHOXRoVkR2dy9BQUFBLy84M0Vx cWhBQUFBQmtsRVFWUURBTy93eDAvdllsUllBQUFBQUVsRlRrU3VRbUNDIj48L2ltYWdlPjwvZz48 L2c+PC9nPjwvZz48Zz48ZyB0cmFuc2Zvcm09InRyYW5zbGF0ZSgwLjUgMC41KSI+PHJlY3QgeD0i NDAyLjI1IiB5PSI1MzEiIHJ4PSIzLjYiIHJ5PSIzLjYiIHdpZHRoPSI1MCIgaGVpZ2h0PSIzMCIg c3Ryb2tlPSIjQjg1NDUwIiBmaWxsPSIjRjhDRUNDIi8+PC9nPjxnPjxnPjxnPjxpbWFnZSB4PSI0 MDMiIHk9IjUzNS41IiB3aWR0aD0iNDgiIGhlaWdodD0iMjQuMjUiIHhsaW5rOmhyZWY9ImRhdGE6 aW1hZ2UvcG5nO2Jhc2U2NCxpVkJPUncwS0dnb0FBQUFOU1VoRVVnQUFBTUFBQUFCaENBWUFBQUNB bks1TUFBQVFBRWxFUVZSNEFlemRDYmk5WHpVSDhQZHZLaEdKekZORjVpbFRwQWVaNS9LVURCbktG SVdrekE4aFFwUWhrWm1ROEVpbWpLV0VURkhtRENGVDVwbkhVSDAvYjJmOTJ2ZmM5MHozdnVmOHpy MTMzMmV2dThkMzdmMnV2ZGZhYTYrOXozNWZaT2gvblFKWG1BS2RBYTV3NS9kWEg0Yk9BSDBVWEdr S2RBYTQwdDNmWDc0elFCOERWNW9DVjVnQnJuUy85NWRmVUtCbGdCZFAycnNIdmozd1o0SG5OZkR2 Q1Q4MThHbUIxd2gwMXltd2lRTGZrUUkxaGo0ajRhTjBHT0NHdE94dWdiOFAvR1RnSXdPdkdXamRT eVh5dG9HdkNQeDU0QWNEcng3b3JsUGdRbE1BQXp3a2IvQzlnWmNKYk92dW5JSy9FWGlyUUhlZEFo ZVdBaGpnZmszci96WGgrd1JlSy9BU0FiTURlTG1FM3l2dzA0RnlyNURBb3dKOUpnZ1J1cnVZRk1B QUJyaldQekgvYmhuNHVnQTE1My9qbC92bkJINGk4QjZCVHdvOE44QzlmdjU5VEtDN2kwU0J3N1NW S20xc2dTODdUSlc3MTRJQlBQV2YrZmVBd0Q4RzFqbUxta2Vtd0hjR3lsay92RkpGdXQ4cGNKRW9V QXp3dTJuMG53UzJjV2FHYjBuQi93dHdyNU4vcnh2b3JsUGd3bEdnR09BV2FmbE5BdHU2UDA3QnZ3 cjhVK0N2QXpjT0xMdGR6V0NieXJmNTc3ZW83QTNqLzJqZ2Z3Sm1KL0JIQ1g5NllOT2lmbC80L2lO MXYyWGdsUVBmRktpMlBTZmhyd3k4U21EWnZXZ1MzaWRBeldSeTloNUFXSnIzWmFaT2tZMk9tZnBC S1lVT2NCVDhaZEsrSWFCdDFKSUUxN3J6NG1ucHU4a00rcEpweVYwQzN0VTdWNXVGcFczei9sVmYw VC9vQnUrQTV0Njl4Y25vdzZwNVF6R0FSZStINVlsdENKTmlnMEh2bVpzbndtVDZNL0VQNmJUVG5z VHZwRklEcHgwY3QwNGFuZlBaOGQ4M29HeTh0VTZaT2ZGWlN6MDVOVm9mVmR0ZU1YRUdodGVPMzdv M1NPUzNBeGpaR292Sk9kSFJDVXY3NGNSK0wvRFdnVlZPUForYlRPdTN6NG1QRHZHdXVWZE42T01E dnhiNG9RQUdqWGZLellYbkZPS0pCSFIvdDZScjgvZkg5NjdlT2NIUkNVdmI1djNIQnhiLzRQM0Vo QWxxUmg3dm51am80S1MyMjlkNmRER0FISVBtRVFub0lBZ1NQRnAzejdUTW5rUzh3WUxjQXA2MDFi blNnQm5nY1FsOFlHQ1RteE1mYVdZemtWcElYZFFHYXlZenBuRGJ4cmRQdzM0eHdKZ1FiM1Iva1Av ZnVnQU1udURvRE9pZlN1aGRBMVB1azVQNFJZRnlmNXZBOXdYUWhTK2U2T2plUC8rMTZhWGpMN3U1 OEN6alhZNGJZL2RPSWduUG9wamc2T3I5dGMrRzdKaVlmOTcvRitKdjZrOTRDUUxHSE14Y2ZZQU9U OHp6eGt1ODBkME5BN0R3akxIOHUxZmdXWUcvQ1pndUVmdG1DUitiKzRCRmc3NG5QaFB0SGVOL1hJ Q0VKSDFya0hrLzcvRkd5VnZuNXNTbkEwaVpuMCtGWnNjN3hXY1JFZjZvaEhWSXZJR2dZVVl1K3Y3 U01BeTNDV0NHajQ0UDNqaSthWndFVEhCUWxoSENzMFB6NTUwL2RSSFh3V1llVW8ra1F4ZSt1SFQ1 aXBLOFpramhncm53Rkw1MXZySDExU21naitJTitxeDlmelR6bm0rV3pOOFBjQWEwOWVkYmlLd0FB a2gvZXMvUFNwbVhEZWdEZERCT1hpMXhmUk52R0k5RE8vNUFYUmdURnY5TTE2Wkxkbjk2UGwyTTNr UVhnM0JSN0xwNk9OcUFzbmZSTnVSUEU2RlAvbUY4am5UNWhBUnVDS3h6YytLajkxTkRDSktxOC84 VFlHMkxOMmpML1JPNFZZRDcyZnl6ejFKdFR2U2ErNHVFUGlLZ1RMekJNL2ROQUk1NG84TTBPbGJr c2ZsSEgxWmZndGVjdUpubDY2K2xEQVAxWWg5NG1pb21nMlllOUtuQjc5MHd4TlQ3UHlNWTNqTlFl WVNBTmQ2TEpXMmRNL2hwTmYrMVZFaWZFQzUvSjEwRGZqVUJlaWlpam9tSkx6c1NqUlFoaWN3WWow K0JOdzIweEV2MFlNNGE1TXRUVzBuVEJFODRVK2ZuTlNra0hRbllKSjBJem8xUHA5SHJUMVRTUkVn MlVra1Nadm1DQlA0bHNNckplMkF5eS9MbTJmWjkyc0ZnY0pHVUtYN0tXUWpTLzVtN3FSb1d5amRx U3MyRnAwRTVHWHlUcEw1ZGdOdm0vZlhuWjZhdzlzY2JDRzBxcHZBVW1ERUlnU3EvWEliQU4rNEhE Q0RUeXRsMHhFTEJzdklsU1d6MXowUlBPQno1OUtROFBJQTU0aDNVT2JOa2diT3VVdE1jd2lsRC9j RGt3bE13Tjc1bnBoS0NJdDZrTXdCS1ltOWlsa0tnVStFVlgzNGY1N2dNSkhta09zdkhxcjBaQm91 WFQwR3p4aGZILys5QXVibndGTDVWdnNIdnBJRjhxcDlqTmNMcmdGR0JJVUFaeHBmYkNxd0FZL2Nm VnVSSjlzN2U5Um9EU0FTbVNaV1ludWlmR3NrWGgxU1pGcXkwSDVhRVZSSW5XWHR4T25FVmQxZUZC aUFKSjI2bU1tTUpUOEhjK05CcVhmdlF0TnBoTm5ob0l0KzRBWnpab3BxbTJLaEMzVnBnQWI4WjN3 STUzdWlvZktaNjVqK0N6V0o3eWxROUZtNyt6WVduUVRrWnBOZFhCZ0ZBeGE3NEt0K0ExcjdLSjZn cnZPeWIzV3EyWE00N0VhOFo0RVJpRTZGaTZFd3pnazZqZjFHVldyMzdZMU9lZWhUdllLNnRmMVds WmpVRFlKRS9yR1BTdWZFUkpGWHZsUDk2VGFJMWlyVU1PcTREWlpTdFIvVkZoZW01OU9MbHpVeHFF cXNPNjRreXBuMzZyeG1nbm0xOVplYkEwK0pjRHRNWWF2YVQxL2FSK0NvZ1VEQkI1YTg3ZzdaTmY0 NTROakhBV0tqNVJ4Y2xVV3ltMUtKRU51c0MzVk40MzJBaHlhUTRWejF6NDV1clhidmlNWE96amxn YkdjaFR6enU5KzgzSk1QMS9UWHlETWQ0Sk54ZWVFMGliaU5tNFhXczBXUnVEMnpMTFJrUlZBQU9R Q2t5SmxiYU5UN1d3Y0t1eWprTzBFcW5TOStFemMrM2Ezblh0bUJ2ZnVycW04dGk3RFlwZGdZVmpH Ui9KWjlmMXBzbWdJbUNHV2djbDZZUnpxRkhkM3Y5RVJpSno0UW1xVTQ0azMwbzlPZlhrTUt4YitF NFUzNXlFQVF6ZWRrcmEvTlFMU2xpVWtaNWlCdVNxUlpmOFRVQVNiZHNHQThVbTF5YWNaaVM3MVZX T09iSENyVDgzdmhiM3FuRGJGbXJOTnZyNUtseFQ2VlF3a2h3eldHTVk1T3orQmp6N2VEM2pkeDN2 V0pFSmZ5NDhMZXBsMVhUYmZqZHJ0RUtXbnQvaVBWTVlBMERxT01HdUNCRFZJdGx6OWdxY2RSRStD OEN6eS80Q0ZXeFRQUmFNcFd1VE9Lc2tJVHh6NDROekhUaDhXUGtXaEt4dkZkK0h6K3Bob1c5emlm V24xZ3FZL3c0N1ZEZ1hIaGJFcXBaeGdyQ3ErQ3JmdXFYZDBGelhuNnR3bkVySEFCTFpXTjlHWUV2 QWpSWmxmSSt3ZWJjTEZHa3RiSnE2ZEFwQ3RNK3NDNU5tQ0xLdURNdEhuWGRoUGJDWVgxVitibnly NnFuMHB5WEFGaDl2SUFHM0VVQm1hbWRtckgrOFR6R3QyY05SZG1kYjREeDlWRUF0THdScnQ2ZThN RHJVekQwWG5nYjF5aURUWjVsdG1VU3RYVllXWG1UY1BuNEpOQmErbG9tU2RUWlhER0FXK0xHZ01C QkloUVJYT2ljWG5lRzRSMVBpdXhKZVhuaTFEZFQ0SW5TS25uQ3NNN2FwelFJbk10WkVISGxnelZq VlZxcFB1eEgyQThGbGxvbzM2ZWJHTjFsSmsyZ1F0bVpMWjNqV0NTQTBZcDF4TE1Kc1FXMHkyS0Vr bGFVNzNVZ1YxUzltWjNsVFFOcWlUK1ZaQXdyUGhRZXVUWUNCbmQ5U1RyOS9mZ0xyTkFEdC9kS1Vx ZjUyUW1FMkZTaDRSNGVvT3VXWEU3dHJBS0VOOWdRSFByT1Q0eEVxL3Fva0Z2Tm9qTjNGSkoxd0xa ZVQ4QTZ2MGZYYlFxUTRxNFRacEUzZkp2emdGS0xqTG5lMm1jUUJxNXAxU1A1dlM5bE5ibTU4Nitx amtsbWdrbVRLclJOQTFqc3NiMHlreWdKN0w4NXNDWU5INTE5SlZMdmVOc0k4bCtRVERxMitNQ21s OTlzQmR3d2hTYU9iQzgrSWJNMC93dEltWExYNVhWTDI1d0lXN3ZGT3VPWCtSRE5qaVluK1JNR3pS QXhpeEdxZkpRMmRIalRWNnFoYXRkcytkckNzM1lDeDIrcWN5dFJHaHNOTkRxc1Y3cnNuUUFwakZw cytKQTl6bk9lOTFKUlZJNDlNT20zU2RvTldPeCtUVWc1SldaaWJlVEJja2daNG5mUnNUMElPRTM5 ejQ1dW80bFNTM1UreldIVmtDU0FiV040SGpaNlFwOURNeGxhQ28zTm1pUWx6akN6K1VYL2FNejdL ZTQ0d2d3ZFlBekJqMTZFNWoySkNGajFoTUJjZXVEWUJOY3dSOUZxVXYza2VJS3owb2I1MGxNRzVy clkvMFFyTmZpVmxaM0VHRWYwUkIyNDZXdEJXcUNHa3IyMTNIZGJtVlZnWkwrZ0tsVW96bFR1cFI1 cXhTVXZIV001MjJLd1Izd2FvTjhXNHBPY0g1U0VEdlhURVJBZUV0QTdZaGxoejQxUC9Ob0EyMU02 VzloYnYzZ2VOM2psSTlGRzgwWkY4bjVJUTJzYTc1akN3ZmpTZ0s5RnoxQ3A0Z0Q1R2YvbWV0eUEy czRnWHpJV244SzN6MWVYSXN2SEE3RnBsOWFHK0pCaXBQcFdPUmxScE5LdTBjL3VJcENFa2pZcE5R WFo5Y1IxelZWc0JpV0s2L1BBazBqVVIyMVNXNkVwSFQ5V1pHbTZOZ2ZCVkdMZXpSVHVqWXphbzlH MThlSFQ0N1ZLNHhTdmR1UjVxZ0oxcnBzQVUyZWc4TnllK2pSVTJCWjZVTUJvNG82L3Q2SnlrMFpH T3Y1VVF0Y1g1SDIxY1JYUHZRQ2dwUjcyZ3Frckw0Nk1UTmlQWXREVGJNSW5xK3pHeithZmNISGdh bEN1RDZ2ZERJTVlLUDhqU3ZuYmNvWVhaa0pBd1BuY2RKOFBLbWhjWkdHQVJITXJtNjl5UDZjaGl5 YUtqNE9ZcDZNaXFCVy9ieUNTdmRmRDYwWWRCYWNGVCtBeFFoK2tLMTQ4RVMrVnRvdzRoSG9LMWVP RjNVQTlUcURjb3QzYm54VWVpN3RMK3RtRUduZmZYZG5RdVBOWmVkR0NMUkRObCs4eXFzSEorRUVJ TlJJL0NKVXhnVUM5YWlic3ZQTHZRQTFOVGw3V3ZIWGRvOGNGcElQVnRVMy91VWw5UURtUDVsZ0Vr ZHVnVXVGSVU2QXh3cGJxN3Yrd3lCVG9ETEZPa3g2OFVCVG9EWEtudTdpKzdUSUZMekFETHI5cmpu UUtuS2RBWjREUk5lc29Wb3NCRllvRFJiSlcrWWRiYnhreWFvbXZkM1BqV1Z0WXpqNU1DRjRrQmpw T0N2VlVYbWdLZEFTNTA5L1hHbjVjQ25RSE9TOEZqZkw2M2FXc0tkQWJZbWxTOTRHV2tRR2VBeTlp ci9aMjJwa0JuZ0sxSjFRdGVSZ3AwQnJpTXZkcmZhV3NLZEFiWW1sUzk0RVdnd0s1dDdBeXdLOFY2 K1V0RmdjNEFsNm83Kzh2c1NvRkRNb0FiQ2Z3RTBnK2QvZnFxd0NWUnJndmZ0ZTBYdGJ3ZmU5ZTcr K25oOG50c3lsOHV2eW0rQ2Q5NTh6ZlZmOVQ1aDJJQWQ3NzR5Wi9iRE5vZk9pT082enY4OWxPNHc4 V2xnR3R6WEQrenpTVlhSL09XaDJJQVA2UjNLMEc5dUYvNCsxeVBLejc4eXI4elFGSG00dmxtZHBk V3VXN1JCUWlIR2xPelVPb1FqWFhsbnU5ZlZZTjlRZEV0Q081M2NTT2MrK3ZyaC9GVjVneCtmK1E2 VWNDMU5CK1N1dXZLbFFRdmpqc0VBN2cvdEwwUmpzUjNDOExGb2RLOExUMzBNZXp6MW5mZTUrZWwz c3pZRHNFQU16ZTVvK3NVbUk4Q25RSG1vMlhIZEFFcHNFOEdLUFBhdjRVdWRSbHJnb05QclpZWjBC M3ZMdUdWM29JTG9Wd1o3cEpiOTQ1V2VXRnB2bGU4aTg3cDltUzNLN3VWR0k3Q3gzZHZxRzhndTBa UnZXMDdwc0p3UFNnWjd0VDBmSUhQOTdnNzFiWGxmcldXSXBPdTZPSzVLVFBvMUVOdTdOUEd0dTJ1 cEhmMUpDdmExRE9WZHBiNjZsbitxdWYxZ1hkd042dmI2SlM5U2Y2NUUxWTZVT1lka2tibEZiZldR NThrclhYb3g2TGtHYkF0bmRZaW5jcmNKd05NMWJkTm1nV3l6blZsbnJ0SDIvV0RzRFJNNU5wREYv bXV3Nms4MDZ0NzlmMk0wc2NvcExYUDNDSVJIL2x6TjZtckNWM1RsNlJURHNPNWNRMHV0K2UxbHdR cjdJTjBiczgyQUZ3QXZBcVBzdHNDaHNTNHJwSFV4cmJ0UGhiaHJ0Qm5EOFBnZGp5RFpsdThoeXpu YXNkZlgxU0lRVERGSXJyUzgxVWIxeUVxNElKak4vMEp6dzc3WklBbnA3WE1uS3crYm9GT2RIU3VV NWNPWE1mdFdyd3hJLzlJWWRjb3V0WXYwZEc1NDVMSkZCZ0lZMkwrR1lDdWMzZGRZNktubkwySHh5 WFY1bHU4MFpGQTB0UzlqRThCcGxvTVk3Q0x0OEJhNVI3L1NqTnp1RVViTHI1NDVibm4wOTJicnZt cnRMUDQ5ODlER0RmZVFJcFcyekdaTkdBR2tMN3B3eGpLemdtdVlQVHVyalNzYTg1SmE4d3ZIU2pq Um1yWHZGcHVaQUFBQ1U5SlJFRlVhVmJkcm4vVU54V2Y4bjNyd0lkRDVMbVAxa1hId3JQRFBobkFI WlRNbkFaZ08zQy9ObThoSGZneURRNVAwb0RySHpVTUE3UGFrRC9mRjdoTmZNekFaQXJjSjBvRk1R TWthMUQya2NNd2VIWlkrbU9hTTZBbHUyVDJReE5BK0R2RlYzZmhrNllUa3p3NnFwZjdPTWZJNHQ4 dDQ5ZTE0bkM1WUpiRUo1WGg0b3RMbDUvaUF3bEdNZ3VmRlZ4QzdGbFhuN3ZRdHRwdTV0T21ZZ1Q5 aUs2K0lxUDhJWUE2NmQweGFkMFFUcGhSRDZVRFpiVEYzZi9WenpiS3FIVFNwNERWOEM1TmhvK2J1 S2EvU1pvdmlIRHpZVHM3SnRNM1F0NXFnUUxYMnp2d0paVkYwalhQQitaY25hMk1STS9jTndFNDRv M09vRzQvdXVIR2F6cjAxQVdyTG9xOVg1NHFLV09hWHQ2dHhvUWxrUjZic3ZUaVpWemlaaFdETlVW R1IxMXIyelVtN3ZpUEpIVWx1bmEyanpwU1lxQVVqYXlsN3BNQzU2MHZLR1ozYUZ2OTVaTGVkWUxC aDAxY0M2OFJucXN2eVlqUERzZkNBQ1E0NmVZRlRhYyt3V3JxRko4Q2VROU1Sa2tHejVMQVNSb2R0 Y0J1czRXcFJSb0piM29lTXlmKytiNVpPMHZwaExZWXFWUnhhczJVaWlSZkhWUUExOEpUM1N5VWJ5 VGpqT0I1YWhmMVp3b0ZJNEp2RzFRZWh2TjlnWW9maTYrZlNQSnFqLzR5bzFXODljM2Fib1dXaG1s YTFWTGFySEFzRE9Bd1hFbllaK1FOTFlManJYV2t3ek1YSlZnaExKNFgwWUh1NmI1NTUxUGd0V0N1 dkNsZkIxa2ZUT1ZKczRiQm1NSUdtWTl6clBybW1hdThmZnJKck9HZWZ0L2U4dHhaNFBGNXlMdkVX K2w4QUtSVUVIZm9vK1hLd3RjeHc5ZUVNS3dtNkt2NlFJcDRnV01WTlR1ZzkzY25nMUNKTiszT20z b3NERUMzcjNjeEd6dzBFWi8xV1FjUFNabVNkcVo5aStJa2JlMXVscEsrb01MSzRzTUwxS29rVFRx NnJBVjNaZm9Fa1VGbmh2R1ZGWXYzRzFmbWpMN3ZIMnhDUjBLYWJaUTdDeDA4ZHdnd0U3UHNxVXM3 RFhTK2VJRzF3UjBXRVorUWNsSjRFZDJQZHl3TVFITFZHNW9hNmU4KzY3TU9sRkcybmpPZ0s5ejZU SWxzejlRcTBsbEhrQ29PNEJsZ3JDeFQwcWpGWVhHSFVSejRhdE9wWGF4RFRLaktZQ1NMYXpOQVcr NnM0V1c5ZndxUG1Rc2pWdDRxT2xUKzlmTFIzRHJNYktzTlZKMFNZT0tBaWRRYVRKamxpS29ydkRj NEZnYll4d3VTTHFTTUx5R3lsdENWRWQxaWNiaytURUdpTDZlM2NXb1VDOGE2VDBOaEpGKzlwREl4 cDdaMit4YlhuR0VEcXdiVm5IajNnYXZkRTZBaU1uZFdQU3hlTEhEaTFsRDBmK0c5d2pFeUFQdTV3 YnNya09SRkxNK3k3UGdOZ28ydVN1ZGpDSFp6MzkxaWJVQjQ2NFJXeFZGdUNraGt1NUkzVGFicEdq T1VYcHVrRTQ3NTE3dlFhMDlrekJ6eHJ1MGlmV2IwczZJajBWblJDaWxUZGJYZExBM2s2WXV5Ym9u dkRZNkZBWmcyNnlXcE5lZlZwdzFPZXd5Rmt3NVBlaU0ydFlVVnduZTN5ajY5NnlCaThqUWpZQVpy Rm9PYzNkK0FyMzBBZGQ4NS85cGpJSW51NUZaWm0xb2tyRktNQUpYVzByTFNqc20zcTF0N0F2Ujkr enJhWi9OUVB3Z1RVQWVaMVk2RkFkckZqdU1LVTJvS3dqU3dObmpYNUdLa2VBTlRJdUppQWdOWDJq SXNENkxsL0UxeGxoN3JDMGVIVGUyMVZ0Q2hPbm5UODZ2eVN5S3V5cGR1aHFzTk1PdVFzb3pKTzBi UUgzYjd0YzNNU3czU1Y5UlRhYXg3ZTdYOXE2VGdXQmpnYVdrUXZTL2VnQ2lsQzRxdkFwM3VYQTc5 M2VCdUI0dGQwbm9Pc1RlWkV1MDQzN1llV1BMTlJnOUkybE1EMnJqcHlJR3AreWtwVzI2VnViVHkx L2xtbFUwTDZ2Y09nanAzWkMvREFFdlMwVHJDd281L05aQlptVmxVSDBoelZPWTVBb2VBWTJFQWc0 YmVWKzlzODRlSnN1TExQdFdBVmNiMGFiWWdRUXpPNVhMaUJpQVZSWGdLN0JwYlA1VDFZYm1NRGxN UFNXVzljSThVV0lmUGJOTHVKTE1NNVpFek9VY2VXSlhNSkZNSXpEYWYzV1RZYkdMZGFwS09NdGp1 Q1ZpSE9VcENQV1g3ZHo3c1lJMCtGZ2FnNzFsUWxtN0lsRWRYSkFHWE85OHVMOXM3RTJrUjZtRUpQ Q3RRanRTdk1BbmpxQVJ6YUtYeDRYWG14enFncGwvcFlMbXNUdEU1OGxpV2JJUnBoM2dMR01QaXV2 UitDKzd6V2pNZW5BcTBIOU1uZU0xaERrS0RBSkJJK2p0Q0xIeTl3UHRUeVRiVmI5YXVQUUhyRitl R1BPUDhGMHVSOEVIZ1dCakF5OXI0SU8xcTI1OVUxOEhNazQ5SkFadGlUNGhQd3RtSVNuQjB6c293 T1k2UnhUK1dCZ05pRVIyY0JXS2FMRHg4ZUorZUFqNEtyazZNa09qbzJuMEpDZFNmOW95UCtyWERQ b0oyQVdzQVZvNDZOT2M1VEgwZWxjUXhZbjFrWTlDR2wzWTdaRWhQdGdOc1psS1BkN012b296NElZ Rmx6QXl1VGtMRlQxNjFFMDNRVnZveU1OMDZNc0wzVERHM0djeHZIcGJMN3kyT3VIdERmZ2JFaUVm cU84ZFRqOXNzY2RzQWlXKzZiTnZzUEx5RFlnWndsZWNiQ0hkUG9NVmpWaWs4ZkhoVFpLQ2k2Q2pI Rm5TSU5GWWs2bzR3a0c0ZFlFQ0xBKzJncG1rWE1JdFVSMnFQQmJHWlN0bXpBdWx2dHZGOHRmK2V3 ekMwREdyOWMvc1VzTmNSNytET1JoemhVTll2c3dENm9za2QxN1FHM1RGeEZTR1FmcndpaC9KMTRx SHEycmFlSjZXZ1JSSExqUitva0xSSkdoMGlteUtwR2FaT2c1TGxZOHhjK21kZ3NDaXh4M3ZHczFY RUZPd1l0WTBydWowckZMT21SYlV5VktQMmVJWTBnNXJaVTcyWXhmRURhZktBc0JuQmtXaXpGNU1v eHBGM1ZxQjJlY2ZiQlFHVlVCMEpEdDdGN2pNYVljTHJiZmtwd1lYbTJsZEFrRlI0MlRkYituVmZw WnVCaS82VnRuZi9FQXhnU251bnZJbXBEdGljU25TdDA5SEsrZkdFazRHZUEzUnpnNU1OZjVObFJ3 V2swOE1UOEl4bjRRQXNUZmRLT2hXakJxbmpCR3o2OHAzZ3RGQkxrVk5Pdlg0WlpnSHFhSy95UU5o QXBhSlFDMDQ5dUVnd015Z1BMTDRYeWRlOE5oOE50QTlqV1h1b3czUGV4VThONWFQVnRZY25BaTIr VGZXZEpWK1Yya2c5dGRlaWZRV0VnZnhONEhsSHpLMEZONVdkTmY4UUREQnJnenV5UzBNQjFqbldI eTlrTnJVR0ZENG9kQVk0S0xsN1pRMEZyUFhNb3BJc21nOW0rMWRoUVdlQW9rVDM5MGtCeGdIN0xl b1FacUN3QmhObktuYnlVM2dqekYyZ004RGNGTzM0cGlqQUtPQ0hUblI5QzNzN3diWHg2TGZNcmJW dTZ2bTlwWFVHMkJ0cE8rS0dBbmJUbWFhYnBESEk3ditJaERCR3ZNTzd6Z0NIcC9sVnJKR3BtczIv TEZiTTBINUk1RmQ0ektIWGpTYWRBYTRiNmE5VXhXYUFlK2VOeTR6TERFMzF3UmhKdm42dU04RDFv MzJ2K1Fnb2NJRVk0QWlvMVp0dzZTalFHZURTZFdsL29WMG8wQmxnRjJyMXNwZU9BcDBCTGwyWDlo ZmFoUUtkQVhhaFZpOTc2U2pRR2VBaWRHbHY0OTRvMEJsZ2I2VHRpQzhDQlRvRFhJUmU2bTNjR3dV NkEreU50QjN4UmFCQVo0Q0wwRXU5alh1alFHZUF2WkcySTU2REF2dkcwUmxnM3hUdStJK2FBczhI QUFELy82STdFcWdBQUFBR1NVUkJWQU1BZ2h3b0RsN3J6R2NBQUFBQVNVVk9SSzVDWUlJPSI+PC9p bWFnZT48L2c+PC9nPjwvZz48L2c+PGc+PGcgdHJhbnNmb3JtPSJ0cmFuc2xhdGUoMC41IDAuNSki PjxyZWN0IHg9IjcuNzUiIHk9IjU5OCIgd2lkdGg9IjUwIiBoZWlnaHQ9IjIwIiBmaWxsPSJub25l Ii8+PC9nPjxnPjxnPjxnPjxpbWFnZSB4PSIxMCIgeT0iNjA1LjUiIHdpZHRoPSI0NSIgaGVpZ2h0 PSIxNyIgeGxpbms6aHJlZj0iZGF0YTppbWFnZS9wbmc7YmFzZTY0LGlWQk9SdzBLR2dvQUFBQU5T VWhFVWdBQUFMUUFBQUJFQ0FZQUFBQW9YeDhyQUFBUUFFbEVRVlI0QWV4Y2ZYQmMxWFUvNSs1Szho ZlNybXpxZ0kxM2hSMWp0SktCaXRaaFNLbEpwbWxLK0E2bDdhUTFuY21VTmgzYXpyUU5iaWFsaExT VER0Q1BQOXJKTkNXZGtwSTBDZENFWU1MUVNUdHhDZzF0Z2hOalNUWUpNVm9abTAvYnUyc2tHMHQ2 NytSM1ZydEkrOTVkYVQrbHRYVTE1N3gzNy9tNDk5eHp6N3Z2ZnJ5VklmZm5QSEFXZWNBRjlGblVt YTRwUkM2Z1hSU2NWUjV3QVgxV2RhZHJqQXRvRndObmxRZGNRSjlWM1RsWFk1WUd6d1gwMHVqbkpk TktGOUJMcHF1WFJrTmRRQytOZmw0eXJTd0o2SGhQNnJwWXNrL0s0QmVXakZmT29JYXVTVng4SHZw ckZHanJ0NmIzV2ZmR3ZndTZrcWs3VWY5ZTRBU3dhSWVtOXlwUGJWd29sNVlFOUVKVjZ1bzU4ejNR dlc3cituaXk3MkhmbzBOTWZDOWFkQW13RFZnRVRWK2l2Q21PdkJKTHBQNmhlOU9temlLeldYY1gw RVRVTE9lZXJlVjJKL3F2OEtQK0Q0WG9WeXR1SS9NZC90VHk3M2F1VDIycVdLY0dRUmZRTlRodEth dkVFcjJYK1N4UEV0T2E2djBnS1JQbEoyTTlGeWVxMTYxTXd3VjBaWDV5VXZEQSt2WHJseE9aVHlN WkE5WUs3MmFKM0U4REF6b2xxYldNc25vdW9NdTZ4akdDSGpnUjdmcEZqTXdmQ3RLcnpXT3E4dUhZ c2ROWFZxdFhpYndMNkVxODVHVGdnZTFSSnI0TkNRYUdRSWkvVERUVmswMFBtU3lOTFdlbTM0TFFD YUFOREFuZGJHUFVTelAxRnVEMGw0WUhWcS9QckVVa1gyRnJMUXMva0Z2ZGZsczIvVUlhZktGMCt1 M015TkFYaGVrVzVIMWdHSXowcmwyN2RXV1lVUjlsbm9DdXIvQ2F0VEcvaW1OUEhOdENUMkZmOHpp d3VMZXBkK3k1OWovWTFkUDNnV2JOdzJxMmV4N0YvSjV0VDk5ZnhSSjlMNkpOSGxEYm96Z1dUNmIr RC9RL1VabDVpbGtVdG04bWV6Q3Fyck5VZnNRbi9tdmFzMmN5eFBQNE9lajhJRVJYZ25EVTk2Zndq R2ltY2RocUFSMUJ4LzRHNWxkSFJmaHhJZnBsTkRVT25BMGJpT1EyRnZwUGxWTjVNQ05BS3lCb1Bn WFVvQWxoUE5IL0VhdVNoYWdMb3NJREZpb0hnZmo5cmczOVFUdmZLVVgzYkdIRDEvSjd0a0tmeER4 VXQ2NW0rMzZsRUc4RC9XOVVSbVZWNTUwQ1dpQ1JNU2VmSStOdFlwYnI0WDhzRE9VYk1PdFZJdDZU NHhPNFUraXYvWlEzaVRhTmh4aEtZSmt5SmlxYUxJYzRsTmtKWDRUOW5ld2JoNzhIYkhxem5XcmpM eGh0TFY0L3NXVHE4MEw4NzZpMDBnMzRUcFdQSlZKZmlWODQwQVc5RUxCbkhnVXhDd3lCR0xtSmFI czB4TEFReHJsN294QnRzN0FJbmZiTjNLSEJERm4rdWhLcDkrbWVMVmlvQzlmSzRDYS96ZjlSUE5G WDl3S3NzdW9xa01JMElqdHlZRFF6TXJ3cm14NitHM2hqTmoxMGZqWTllSU5PTVd3bFRLeUluZ3U2 UHJ5NEJjRG4vYSsvdnM4ZTdBSFJhckttR3VGbXlXb3dubDdtUFVqRXYwMjEvREhmNHZzVDFxRE9S RTc4QklINFhXdXhRbGV2VGh4OXQ1VVhJUG9SVDRQTHRsMlZMVHcwQVEwaURVaG0zb1dBcjJIUGxs WUkwOWN4K2pkbDhSUXl0dEVFVEJ1eDh2c0VpbDBIRE1KSkVXN0tzWHdyQkRTTE4vR25oS0FNdHJx YVBKTjhVUHpUOTBDSGdUT0FrVVZJSHBvaGxLUzZmY1B2TDZGWU12ckF3VkhXRVZZZkZuMW9nbXA2 SW9hQWZBRDBGY0Jhb1EyS24rdmUwSnZDL2N3QUJIS3NKM1ZKN05qRW84THlPemFqMFIvMzRJMW1u MXZiRktxZ29aK3FrRzZDYUx4bjYzdUo1YzR5UlorRVUyNW4weEhENjQzMXJubkluZ1RhNEdQZGlm NzNCQmtlODdjUmVDOEU2Zm04eUxVNlA4Nm55MXpZbStnVjRzdHNiSFRPUTZGWExqbzFFdVhQUVA0 OFlBaUU2RWsydkJWdGlpcHFXbWtoUVNVd3JmR00rWE9peXFaR3FsSVQxcW0wc3FkdkxlYTdCN0d1 bVNEaHZVUTYxdzRYaW5iK1UyNzFzcjhIQjBsY0d3eW13ZVZWV2R6MnFDLys3ME9wSFJpRXJNLysx Ym1SNFFjeUwrM0pLVlB2bWxjNjhyWjVjYnZIOG9mQnpoOGZHWHFEbWY4Yk9pR0FWN2ZwL0RqRW1F WHdqRnlMck0zRzBiYXA2TlBnbFVEMzBZbkxVZTROSmNSQ2h2TmJYQjAzWmw0YUhBVEpVOVIwYm5Y SGpjcERQZ1JNZEhOMzR0alBoUmd0UkloNmpJVXR6ZlUybW9TNWY1UkxEOTFoM1JFQnN4R3dxQUVk ditENEZuVFdCMjBOUVFEZWRXSmsvL2RzUEtVcjM4WURiWHZYaG1QWUNVRnFCc1Q0OUNWa0o0QkJp QlhteDBGNlBuL08rWnZYc05DTlpQdGpmdUxZNGVkZkNiRFlOL1FSMEVJUEFJTDhoUWtqZDVGdGl3 czA1YWtNZElQUVhuaW9ndlJXeXNmUmwrVVc4M2h3WldmSEtmTXZNQmhwWEpzRWl4clFma1QwK0RP MDBFS252b2J0cXlmbmFyUHlWUzRvQTZlK0MxdExsd2Jwa1pPZWpvalBCdW1haHhOdTBubXlwb1BJ N1cyWGczWXhzQlNFcHRqenZnSWl6TUMxQUhnQVZwUEkxWVZzNlkzcGEzaGJ2RjVLbk1ubGVaQ1pv Y3lrMktlcjFseDAwVGt6bE5aS21ZaC9QaXhhQWJRQnRsWDU3MDR2OXpOZHlkU2Q4MDN4aWdYazBz UDNZa3JHRmx5Sk9maWVvdHpzTy9weWRuWkIwNGc5L3lwYmpRakk0V1dudVd6SHE0N3lWVTdURnR3 ZXBMMzU1djR4ak9xUEJ1bWFGK0xMZEo2czZRQXlIUFJyb01GV1hHY0I2dDVEMGVYNmtNeWlFdkd5 dGg0aVVzU3RGSXpQejVSU3dybXlNa3k5OG5iYityQkdhMURFTjVYc0ZyVXg4YjNqMGRoaldEUjNO OE55OUZjemlwMi9USXcycTFnNE9EV1lWaFErTXQ4ZVpaNFB1V21GMHFzd2JhUmtjbGtwbGNqMyta dWdIUUVHb2QxbjBVT2NFbnBYWW11U2lIK0piSDlzdnFoeitpRExlSHdCYU11QlFUanBDNzBSSkFi ekJSbmJvamMrRmVGMVFmbFd5ZnVScVYyKzhUWm5WM2UwNjRocUlyUUIvZnVBelQ0aCtvQ0o4QmNx SGFsdFpaU2pMVnBBMDl0bUZUSFpBNXBvUjZ6OFQ4R2t5RU9qZGdCRHdFS2Rhem82ZE11cmhKY2I3 WDRaemd3dDR2SkNRaC9DNlZQSmFaK3dwd2NwdGlES1lzS3hPNjhYdUdBWHB0eEl0WUtOUEZlMHZk eGRaVkNrN2RYTjdFa25lQzBKSjE0NjhLSmljWDF3L09EUXk1blJ3ZC9GTHRCT3E4Rk0xNDYzeFQ1 czVkVkJYTFNBbnBUb2NnUlhleDIybDFkbFBDajZ3SVFrZGsvQndicWhqNm9EVEtZQmlnTGZJVytQ bWpKNzQxQitLdk55dDMwYmtMbnpuU0lhbkpqallXbHdUUTByVHRySDViTW83VHZBTUlqY1VXN3RF aGF1akxKb0FRM3o1bG9WZzkwY2lKaGx6K0lReHJaN29pUGc5Y1ZhOHllSU9Fa3M1bWZmOFZCOGcy ajMxR3hhTVkyM1E4dk9jNHMyTHVSZDF5NUMvR1ZibmFEMysxTVRtMnk4V21tTEZ0QlJGcDBudmwy cjRiWHFaYkNuRFVjK1pkVm5lajkyS2RZb3o1OCtRUXd0WElUb0JUMm9VUmtyQ3VYM3pLMjhKVW8w N0FlM05vdWVXRkhZSFNubTY3NHZXa0F6ZVhvd01sYW1CZittQzRzNk1IRjA5SUQxQ3pDdHIvRHRo ZGF2MlJrVTJoeU5ScmZrRnlzNFFaeGh6S1F3QW44cnY3MDJReXBKWVZwZ1czU3F6RW54K2ZJNjJz UTViR05wUVdjVFNtVzdJeFUzZWRFQyt2U2tweWRIMW9ER0sxMi9nT09LVzFHbFlINyt5eFErT1dT SytoSHpLNmNpc1NSR1l0dkozSVFwOC9xY01jR0VINVJwSmt2VU45UEpNKzRhd1lKNW9ET1ordlY0 b3UrK2VMTHZxN0ZrMzBIZ1dMeUtUM0J0cmNhT1ZFTy91S3ZQd1RZTEs2UzkxVDR4aHFEUlh6aUVO Rmg0TXh3WUN6RWFSdGc5NVl0WTk2Ulo2RXFmU2ZleFE5TU5JbnEyY0VDRFpCa3dkQkFjTkEzWFVs Z2U4Y3ptVXRLWmtWdlowN2NHdXk4UEd6ek1DTUNQbzNHM3d2SUxnU3ZGa1A2S1pjN0J4eWNPZlY4 RDNUek1NUjNKODZ1OW1Hb1ZHaWFmVG1QK0xQOWpMWTlwYTRScGk1WFhJS0xPZzlFeHRwMktLMEMv eDFZTk16K3FpeHdicjBpTFRwZ0RTQjhDaHNCbnVaYW90VDh5Q2hrTndyaU01ZUFUbTY4SXA2STM0 NUJrSThTc2dJZGhMWlgvL2VCYktOZnFLMnRoRlJCTkJUSk5FNG1JMFlDMmZWK0JndzcvOXJsK1lx V3ZQN3p5VGdEM3hwT3B6M1VsK2o3YTJkUDc4K2VzMjdJYUJzODVZb0JQT2cvR2FQd3RUUWV3SGZs emdVRTQ0azhmekFUcEpmbGpoK092bzVPc1Ird3c2dnJPNUJzREpRcXpNcnFGRmV2cGV5YVc3SHNs bGt3OUJyd24zcE82THFiL3h5SVpQaWlhcGRyYzVGeUREOUY1cG8zL0xML3VDRm94TU5DR2p2eEx0 TnM2T0RISmZ1WmwxcmQwc0toSzg0c2EwQ3U4ekY0MDl0dDJZM2xIN05pRWZ1UURrVklKRFZwRC9N ZWc2cmNObHdqeDdjejBlU1BtL3lOdDBUY1I3S0ZUUDhpR0FHWG9kcEx0Z1FySkN0SFRlakFUWW9R SXU4dnZkUk90UUozM3IwejJ2aXVrcGdRNWZSMUdNLzIrNVR3aXZnSDRGeUw4T0Vra0hhZFZqMW1E aGhibXozZ1JQV1cxcncrRVBqb1dqWDBubHV6VmIyZ2lzQ2dTdjdDL3Yrdlk2Y2V3U0xaK0V3MFpv aktuclZUNDYwcW1tdm9UckIwWU9hUk8zSDN1dWIyckN2YlM0Y09IVDRuUVB5T1BlTUcxRkF5Ui9H dFhzdSt6c2VTV0pGaXNJM1o4UStwS0JPMS9JVzlidEJHZSt1OUZzTmNNL3J3dzl3TlZvZzR6QlFj eTlyM25Fa2xrT3NaRnY5blF0dzl5UWVCZmFDUHpUUDZYS0lWUlYxL0w4T3ZkcUFSMUJPV244eDdK ZytxdjZkekNYek12N3h0R3JXWHRBdy85WVg2SWRrd3BpaS83TUJKZEEzb1o0T0ZKd3crWFlkWk1S dERVck5zUXhleWFqbDFvdUhXQnBoV0E5M3RFMFJFNHlkZVB4OFhrUC9EUmtVRFpRY1NzZ08vU3Zl WWd3NWJQQndqekV6WmVnSFpBSmlhZkM5REtabldleld6dWdrQzUwWDhqTWYxSGpGYWRRcnVrVGVn MXlINEthSUJoRUhxaWN5cUh3NXd3YTZFb3FFZUlQZjB3LzBXazY0VUpadjdZMk1GOTgzN2JVbTFG ZGdkV1cwbzk4bnYyVEFwN0gwY1JkVHRLU0Q2Ukd4blMwUnZGVlFaNEF2UlZXbTd2dUZqSUkyKzk4 dU9qeFV3bDk4ekl2bWRnandaMUplSnp5YnhJeHJzai8vRE5KYlVBdk96SWdWR2YvZDlFVmZhcEJ4 Z1ZnQzlFTzlRL0ZjaFdMYkw0QVEyVDFWRm0wcnlQaENvZUJhRldBZ2llblRoNCtGc1E0UzljSzRU YzZENHNTc1MyT0N5V29BY2l1NHFaS3U0Q2UrN0hTUFFIMFBHQk5RQVArMU55amZxbkJ1V21xT2lQ SzR6d05laXJxaDd3Z2pFbmllV21YSHBJcHhwVjlWTkJmOTViU3dTMFdubjh5TDdEcTd6c1ZScVl5 T3VoQzI0VndWNzI1YjI1OVBCOWtQYUExWUlnMnI0S0phdURNZVY1K2h3L3N4LzhXa0F5STRQL2FI enBoL0wzZ1pYQ0pCUGYxM0dLdDUwNFBQeVRTcFVXU3U3NDZPQ3prK3ozTTlFalZkVDVkUXhhRjJW SGhoK0hqdFhYb05jTkxSUFEyaEo5cldwZ2Rwd3ljV0crVmVlWm9MOEtuQTBhN004TDAyYzhFN2tv bXg3NjJjeWg0ZitkTFZCdFdoZVJ1cGkwNmdrL3BIWlplUlVTang4YTNnODd0Nm05YWpmVW5nY0dU OGplMVBZSzJxM3R6NlFIZCthLytZWmdLOEo0ZXY5cm1mVFFyU1pDR3dxRGtMWkorNlpvcnFaQmsw K3JETnAvc3c1YVJXYXo3aVVCUGYxUFJJWnNQM2xwRkcyN0xwam1hNHgyWkc1azhKSHN5TkF0Y01U NXdObjE2d2ZrbCtaR2hqNzUxa3ZQL3hobDFmMjA2eUl5a3g1K1Q2Q2VmSjJaMGNFdm9ZNUdnS2k5 YWpmcXVSUzRDcGl2bzNEL0dXMnZ0bHZiWDJtRlIwY1B2QXI5QkhCMldjWDBiWldXVTZ1Y2Z2ZXNn eERxMXpacDN4VHIxalJvdzNlclRDM2xvOXd6NmlkWXRiU3hCWFdjU2Eza2daSVJ1cFVNYzdZNEQ5 VGlBUmZRdFhqTjZiU3NCMXhBdDJ6WE9NTnE4WUFMNkZxODVuUmExZ011b0Z1MmE1eGh0WGlncVFG ZGkwRk94M21nSGcrNGdLN0hlMDYzNVR6Z0Fycmx1c1FaVkk4SFhFRFg0ejJuMjNJZWNBSGRjbDNp REtySEF5Nmc2L0dlMHkxNm9HWHVMcUJicGl1Y0lZM3dnQXZvUm5qUmxkRXlIbkFCM1RKZDRReHBo QWRjUURmQ2k2Nk1sdkdBQytpVzZRcG5TQ004VTJLZURnQUFBRU5KUkVGVTRBSzZFVjZjcXd6SFcx QVB1SUJlVUhlN3lwcnRBUmZRemZhd0szOUJQZUFDZWtIZDdTcHJ0Z2RjUURmYnc2NzhCZldBQytn RmRiZXJyTmtlK0NrQUFBRC8vMTJSQ2NZQUFBQUdTVVJCVkFNQXIxaHM0ekdPaWx3QUFBQUFTVVZP Uks1Q1lJST0iPjwvaW1hZ2U+PC9nPjwvZz48L2c+PC9nPjxnPjxnIHRyYW5zZm9ybT0idHJhbnNs YXRlKDAuNSAwLjUpIj48cGF0aCBkPSJNMTQyLjI1IDYyMyAxNDIuMjUgNjQwLjYzIiBzdHJva2U9 IiMwMDAwMDAiIHN0cm9rZS1taXRlcmxpbWl0PSIxMCIgZmlsbD0ibm9uZSIvPjxwYXRoIGQ9Ik0x NDIuMjUgNjQ1Ljg4IDEzOC43NSA2MzguODggMTQyLjI1IDY0MC42MyAxNDUuNzUgNjM4Ljg4WiIg c3Ryb2tlPSIjMDAwMDAwIiBzdHJva2UtbWl0ZXJsaW1pdD0iMTAiLz48L2c+PC9nPjxnPjxnIHRy YW5zZm9ybT0idHJhbnNsYXRlKDAuNSAwLjUpIj48cmVjdCB4PSIxMTcuMjUiIHk9IjU5MyIgcng9 IjMuNiIgcnk9IjMuNiIgd2lkdGg9IjUwIiBoZWlnaHQ9IjMwIiBzdHJva2U9IiNCODU0NTAiIGZp bGw9IiNGOENFQ0MiLz48L2c+PGc+PGc+PGc+PGltYWdlIHg9IjExOCIgeT0iNTk3LjUiIHdpZHRo PSI0OCIgaGVpZ2h0PSIyNC4yNSIgeGxpbms6aHJlZj0iZGF0YTppbWFnZS9wbmc7YmFzZTY0LGlW Qk9SdzBLR2dvQUFBQU5TVWhFVWdBQUFNQUFBQUJoQ0FZQUFBQ0FuSzVNQUFBUUFFbEVRVlI0QWV4 ZERYUmNWYlhlKzk1SjB0QUtiVEtURkNqcFRGcWd6YVN0dnNwRFJaN0lqK0FEbnVYSm8vcDA4WGp3 eXZJWFhlSWZEM3lLNkZxaW9BdC9uK0FQb0E5aHlRTkJjV0cxV0VIQnYwcHRNMm5CTnBPV1V0dE1t bEFmYmROazd0M3YyM2Z1bmR4TVppWkpNNU5NTXZldXMrODVaNTk5ZnZiZVo1OTdmdTdNTlNpNEFn bFVzUVFDQTZoaTVRZXNFd1VHRVBTQ3FwWkFZQUJWcmY2QStjQUFnajVRMVJLb1lnT29hcjBIekxz U3lHc0FrVmo4SG9Ca29HMWpKTkkyejZVUHZFQUNJeVNBUGpMY1Y2THhqNDFJbkFHUnZBWXduZTF1 V0xweVVhUTEvdDNJNHJaWFRXYzdncm96RXBqdCtxZ1lBMWkwYUZFOU92N25UTXZxSXFFckpHUldU TnN5WGFHNjd0V2lqNHJwWkFQbUsrYUwwTnZSeldvQWdadG1DVlNMUGlyR0FLWlozOVZWZlFtNVRT VVQvd1pnQjdvVHQ1YXc2Q2twS2pDQUtSRnpVRW1sU2lBd2dFclZUTkN1S1pIQU1SdUFiL3ZyVUhq Sml0WGEyb1lsN2FjMHhlSzNJKzFGZ0x1TkduOFo0ZnNibzIxbmdvWUJJMXc0RnI4VTZjS0dzUmVK TFc3aWNXemJmMVM4Z3RLNCtGelBETGUyWHd5YXh3RmFqNy9PeDUxOHExY1hYVk1nbjdlTjUvQVJp Yll0Qk80dXdDQkF5OXV2UElXajdlOXk0NHJiMWhScmI2WXhyZ1d0clNlZ0RiK054T0thUjhMUitO c0taQ2s1SDFyUFZPZ0R2SG55azhnWTI2RE93am9Xdnh4NVNxWXZ3blVzZkNLYjR3em5QdG1iQ0Rl MXh0OWoyckpUaUQ2RTRrNENlRzR1QW1zTlp1MElQMWlBVG9INHBGM2o0dmJsRUdRSGkvd0VoVjBJ MEhyZ09VN0RGekxSbzVFREE5c2FXK05uT05neGJqQzZHREUvQ2JML0FIaUcwMlFUdlM4azlBSncy d0hxbHRra2F0QWFMZ2cxMXR3MkpHYTJjMFZlTk1YOEhlSWpYRG40b0duUXh3aW1Sa2U0S2RaK3dk R2FFM1lqNlllQWt1aXJGSHlXd2dBWURibEpoTDRHeHJUVERNRUlIa0hudTR1WWZna2MrZy91R2Jj MlJQVTNFeUdGTWhjNjhBdEt5MEwzSWQ5Z0Jvc1NtWC9FUkhjNUlLS2R6MDBpYWxyYy9qckRrS2VC V0Fad25UeUhYTjlSUUZzU0xwSlEweEpEYUgxejYvTHpxZmhWaitTN0FhY0NIQjdnM3d2QWs0a2Yy VGZYL2puQ0d3Q09ZNmJMRUVEemNDL2d4TEF1QVVHdGt3eCs5dS9hMHUyRTNWdVorSmh5ZmJqc0ZQ STRFbXQ3cjVBOERvSXd3SFd1dm9qdWhkNTN1VWdpSnRYWGI1cGEyLytaaWwvSHhHZHVrYVV3Z0hv bytTMG8yQ2FXRytxR0RwN1FtMHlzNlVrbXJrMTFKYzVGaHp3WmFVOEJNazVvYlhQTGlsZ21RcFRx N3R5c3RMYllId1p1SDBEZEVXTCtqT0lWbEVhUkNndWp5NkppeVBjUW5nK0FrMmVJN2ROU3ljNWxv THRHb2JjNzBXNlo1aWxvMTZNZ1VEZmZGdU9ibWxjakJRRGtOQmRwVDZITkxjcERLclBEMFZKenRP NHE2dXdjSkpiN2taNEdFTmx5UWZQaWxWRW5uT2QyMG1tbmhZVjVqWnNrSktSUEt1ZzZnOUcybElt UEtkVkhocHZDOTZaWU93WWV2Z01VWGwvN0kvbjFCUmxEMWxFbVhnVWE3d2xiSXlMZmpoUS9ESjBV bjZqTGNWNmpuTWhrYml4MFE2cXI4OVk5ZS9ZYzhaZVQ2dTdjQjRhdklaS1VpMThvSVhtbEc1Nm94 eGFiYWlpdG1sR0lOcVI1NE0ycHJtMS8wYmdmK25aczJUUEVSNjVVR2hmZmFobm1CeEZtUUY0SDJr RzA4MGFuemNNVTF0NjltdzVyTkUwRFcwR3pTY1BFZkxMRlZzRnAwTkJnemFzaGsrVU9MZEdtUWR2 d1QzL0t5b2ZXaWJxblFoOWFWVUdJUk5ybUNkazNnc0RwWjVBZDlIWGsvSHo2NmtsMmJBbVJmUkZv UFYzT0o1TS9TblJPQ0xpQ2JySjhHZ1ZMbmxqQ2RuU0llNUFGUE9LZTQrYmFSMTRnTWY3Z29jVVdu V1o0MFhIN3pUcmlpamlqcWhBTjRobDRjMzlYMThGQ0JXZ2FzM3dLNmM2b0xVSnJHaGV0OHE5UGtE VHNZQmxiQmkyell4Z3pNdVNVUi9KOUQ4dE1seGRRRUJQVEphQmpBREh6WXdkM2IrM1hzRUs1K1VB ZFU2SVAxRlBVOFhIbUNpRityUkxKT1BUMTErUzJYWkRWeDBFUGNneEZRbTlxWE54YnJLOU1tczlT R1VDaUp4aytnSWJuZGQzZDNRUEUwcHMzY1FKSXk3QldvRGZwbElyUXM0cDJWcS9ZbWxCNnV6QTly M0hrYVFuVkRucWpzcUpHQUFzOWo0NzYwZ2hrVGdScmo0MUFlVFJuTmJjYzhIYXVnTTQ0TlRKb1VB MUFFWWR0NWg5cndJTnk4NEY2cGtRZnFLZW9zMDNydFpDNXN3YkNZUFVNdlV6UEZzMkF4RkJvOEVu b2F4dUNxdU1HTnUyLzAzQUJtRFNmSlRJQUxHaG9velBLRm1ob1NkQk0zTzRyS0ZvYnNyK0lMY283 aThGUXV1WUw2TmhOYmo2MmJGN2loa2Q1d3F5TFovVGRVVWxaeFA2ZHpkc1IyUUJRdHhDZCtRSU4r SUZENmJPWmFMR0xlMnJPMGY1T04reDRYR1krTUhZK1IxT2dENGVaSWpjVzFubTlTMkZzU2FVNlgz WWpCYjI5eno5L3dMQnBNN2tYQytsT21odkw5U2JmNzBwakFNSi95MjFhZWVKeXVxL2NNQWxkaGQ2 NnJoZ29EZktFaVhDSFErZHpGOCtJNURvUkt4YzFPcjR4amFuVWd4NGVqK3pMZEgvYmkrdVVpQTNT VFFFSEpTSVA1NjZMaU1yTkIwK1JQaHdXODk2YW0xZk9oVjZjcDdWRElQS2k0NDk5RXd4RXZ0a0VM eXFZcFFUOXJqUUdVTENGc3pOQjBxR25vRnh2Nis3TW9icFhaSjhxenBSSTZCelNDMG8zSmJSZWc5 VUd0cDFtSmltNmdDMG9FOGl0WUZxSkUyYXlBZHliU2lZeUwyRk54Qy9CQzFzSDl2d1pad09rMjVx cWp2bTJaVnlzQVFWM1NyUlF3MlR3ei9mbjdQMDcrSkczYWVOalpETktHek9Na0FqeHNVMkxtVTR0 YldzS2x6YkRERUQyWkZrUkRrZWowVG5aK05RR29GdmZtUURMbXlQWTh0T3BFRE5mNWpaRnlLWUhF QlpBanFzWVBuTGFWYnJvL3YxYkRqSFI4TFFIMjhiaks5M1o5dlJOVXhucm1mSGxQQmFxR1dVQXd1 UmJUTnFyanNqeEp4NEwwNlhJay9hZkNSQ2ZJY2VicDd0VEllZHNBRzNkVmxNNzlNZDhkU0d0WXZq STE3NVM0WVRsejhObDJTc2pHQ1NHNC9sRFRiSGVScVRFQVk0VHRyMnBwaE12OVcxbUdZQmwvQW5E YVo4akJJd290cEhPVGowY1hKNWJaRWw4YVNRVzN3M1lDOWpzdmJpWGgzUkNxSDZjUDdEUXcyNm00 N0M5ZEw1dHM4NzluZEhMSVA0aGRqVHlidjNLVlBQaE5uS3FQY015bjRHK2NMaUlaYitlQjh5anpI dFJ4UnJDZEJhU3ZjMk9sOHdSUm9TVUVqdWp4T1dWdGJnRHU4Si9ZU2Jmb3BKdmFZeTEvWDNCU2xl dnJtR2JjSnBJcDREbVJCSUptMm5PR0JBUWszV0dhVCtHTWpKbkFrdzR4ZVMzSWs2TzBpMyttWWJ6 UWFYeGthK05wY0RWV3YyYm1VamZCeVA0dFVMOHlRVkZYb1k4TWJaOE1YYk5Qb2U2UVk0N1lRMDEv N2lxbkFMVlkwU05xQWhHQXM0YUxQazhjSmxPUnpUZklINnNLZGF1ZS9FTWZOWTFMRjE2ZlBqQXdC MUN0TTVEQ3RPWDl1L2FrdlRpay9WenpnUjA5RmNnTk9TWHF2ekM1VmNXSDRYYm1VMHBvSTlzZXQ1 QVp2dFhQZ3NkT0U4QnlPVzhrTlJ2YkdpSmo5cmJiNHExcjB5VG9TL01uVXFaNnlXYjdOdG8wNmFo VExROGQ2TTh4VTY4VkhPZ1J2ZXV2ZmRBbUpnZWlzVGFIdEJEcmtpMDdaWGtYcWxkbmM4eTh6V0ll b0lKQzhuNlNDeStMK0xSdDhhZk1LMjZmbVo2TitnY3gwUjM5VGJVZjltSmxPdzI4a3hndUZqNVNV YjV3NWpjVUdYeGtkczZvdkhxWTNUT2taaFVzdlBYMkE2OUhsZ2JvTzZWcGtrSjZHcDdKTnIyN1Vn c2ZrODRGdStHRG5XOTRMM2RPOFRROFlGazUrK3B6RmZGR0lEdUdoaE0zd0MvbnFEcWlmZ0tqQjdy eEtCenlYZjFkSFU4SkdKY1FFSTdmV2ljOW1ib2dYOGo4Rm5lSU56YmFvY09mcUFjbzBuT21RQ3Fw WDJZKy81VUEyTkJKZkdSMjlhSjZDTTNiMDVjWUFSZkUyWTlITlJCemszbTA0bjVha1N1NU9GVGMx MHM3TFN4RGxEWklLM3NMdHRKeWw3VE9Dcm82VW84WkJ1azA1bnNVYmhtWStFMjlmM1EyNzMxVjZu R09jdGhJUDhFdk02MysrRjdEa1lrVzVucDA1YkJMYjNKem8rTU5TSjdHU2ZxNTV3SkVERnQzTCs3 VVgvNFFlTzVLb1dQZkcyZGlEN3k1ZmZocExlcjR5ZDFRd2NYQ3RNN29ETjlNL2FRTDExMTk0REI5 Z1dwN3NUcEI3b1MyUmNuZlRUSEZCd3JVMTREd0FIVDhDLzlrNTNuNUh1SFl3Uk45OWovQmpCT2Vq bXdNL0VFYUY4RjhCOXk2UyswUnZPQytXRnZNdkZqMEY0RWFBQjRlVXlNT2l1aHdFLzI3ZXdZOFdP YTNFS1FaNWpYY2ZDUm14OXhqSENKOTZHY1ROMWRpYmRQK0QyY2FlQUQ3UjBQMzJQcVk1emxRRXhF T2dqMWRpWHVnODVlZzN6ekFCbVpKUk9xdTdmdDc5cjJDeEJhZ0lJT2VjYlQ3bXorc2VqekdrQTJk eEFJSkRETEpSQVl3Q3hYY01CZWNRa0VCbEJjUGtIcUxKZEFZQUN6WE1FQmU4VWxNSXNOb0RqalFX b2dBWlZBWUFBcWhRQ3FWZ0tCQVZTdDZnUEdWUUtCQWFnVUFxaGFDUVFHVUxXcUR4aFhDUVFHb0ZL WWJSRHdNMjRKQkFZd2JsRUZoTE5SQW9FQnpFYXRCanlOV3dLQkFZeGJWQUhoYkpSQVlBQ3pVYXNC VCtPV1FHQUE0eFpWUURnVEpERFJOZ1lHTUZHSkJmU3pTZ0tCQWN3cWRRYk1URlFDZ1FGTVZHSUIv YXlTUUdBQXMwcWRBVE1UbFVCZ0FCT1ZXRUEvcXlRd2l3eGdWdWtsWUdhS0pCQVl3QlFKT3FpbU1p VVFHRUJsNmlWbzFSUkpJRENBS1JKMFVFMWxTcUJpRENBU2k5OERFQWVpOFkrTkpTN1FGYVgzcFIv U3YwU1BSTnNXQW5jWFlCQ2c5ZXh2aXNWdkR5OWVQdW9iQTRvRHpXZkNzWGczZktWVmVEblNHdjl1 T0xieWRNS0Z0RXQ5YWZxSldHQUxPalBjMm40eDZCOEh2QXpROGhRMC9MaVdSYXRYMXhUTWpRVGs4 ZmgxK0FHS0dwYTBuOUlFSHBEMklrRExVOUF5NzIrTXR1bDNDbGpweGdUVXJXMUFHZm5iaDdhakRC T1FkWkhXdHRlRGZnaWdkV2JibENYSUgrQUlaT2pta2NnNDlFeGx2aXJHQU1ySko5dDJqSmlmUkIz NkQzTmVSMnV5aWQ1blVDaEt3NWNaaWJaZHg0YWhIMlc0RWIzSCs5SWo0WnBMUWxjeFdkc2pzZmhO QmxNdGplTnFYTnkrSFBRZExLS2ZWTG9RV2VZQ1BLZmhDMUhQbzVFREE5c2FXK05uZUFsRmZSRnVh bzIveDdSbHB4QjlpSWhPOHRGcm1Xc041dCtpM2g4c0tQSjM1Sm9uSEYzeEJxMWIyNEI0L3ZhaDda RlkyMU1Mbzh1eXNrcVArRUFJSFdlSVhJcjhSVjN6NHBWUnNrWC8rbExwWG5ML1hsN0Qwd2JHdE5V OGRSWFhvNnE3QWZxMzIwUG9NSThnZkM5Z0x4TS8waE91OWI3aXdrM1IrUFhFZkFmU1BDT3hpZW1Y VEhTWCtzRGJBSFczaU5CWE5WQU1taGEzdjg0dzVHblFMQU80VHA0amtlOG9vSXlFaXlTVXY4UVFX dC9jdXZ4OEtuNHg4dDZFdkY4RG1iYlQ0U2xQRzVGTWEwTlVmek1SU3FmUlYxTnIvSzNNOWhOSVhU S2NPdHcrSW9TekNmeGFpODMxSjhhV080TkN2MzRnaE9UN1hySXRjdEZZeG1heGRTWXhlMStPM09E K3ZieFh4TFQ0MVdBQTZCdWtvK0pUNkRndHZjbkVtbFF5b2Y4djJWSnp0TzRxN3grakk3RzIxOXRN dDNoYVlLSDdMUFBvZ2xSWDR0eWVaT0phOVk4T1VZU0VIbkpwTWgvQ2N5TzVubzZXWXNqM2dIZStH SVBPOUF5eGZWb3EyYmtzMWQxNWpVSnZkNkxkTXMxVDBNQkhRYWR1dmkzR056V3ZSZ3BBUGVqMW41 WnRZcm1oYnVqZ0NjcFRqOXRHOEtnZDdLbHNYcUcxelMwcll0bTRHMmhZMmhZWG9mOUcxT3NEbXky TDRpbGYreEJlRGpsY0JCcnZld3lucHNuNEJKSHpIUytDY1cvMHBiMnF4cG83NmsrTWtlNjZjMExN ZExrYlFUUHB3UW4vaDZxWHVZUytVY0t5S3JZb2pQcUQ2SUEzb3RQdDh6WFMycnQzMDJHTjY4ZnRp RmluUExXa0Y5UGRQWTF6cnVyYnNjUDNkOTVFZjl1VDZFczF6bmtiSVYzSmlnQmJiSDRZNmEwQTJB eHRTUFBBbTFOZDI3enZIeWphZ2I0ZFcvWU04WkVyMGNZTkRvS28xVExNeExjV1RnQUFDb2hKUkVG VUR5S01mbzU3QVllT2VVT3FxL05XL2NOWlA0bkRJOXZYRUVuS3hTK1VrR1MvcitEaTJMVDQzUWlI QWVyK0VpSjdUZC91aE8vYlpZb202ZWxPL0l5RTM0V1lBQWkzeXhvWDkrclRsTndSM0drM0dsc3Jo bldKMHVRRHpZTzgrcmYxbXJ3ZFV6VG55ekVhbVU2b0NnT0FjcllNV21aSElVRVAxQzNRa2V0c04v MGxnKzNidlNlRGl4djJObTBhY3RLSnZGR1JjcTltbmV1S3JGRzhFQTFpem5KelA2WU1HczhIbXNZ c24wS2E4MWxSak14ckdoZXQ4cy9ya1RUQ2JTZG1YWGpMQ0t3Ym1Xc2ZlWUhFeVA3RnVOamlkRmcz bWJSc1pNeDJWdFQzWDM5TmJ0dmxwZWY2YWVPd2ZybmxhZVRaRFY1K0FmN3JNalFqUHhBaXpHdE9P dTAwejZneUpPN2RNT3p6b0ljR043cWhKOW5SNDRhbjFhc09BeEI2L3VEdXJRVTdMSW4xQm1qaE9B QUdUbjY2M2pxeXd3a1h1UGxIdm53a2xtR3RRQWZWcVFoQjZVV056OHRmRTBwdkY2Ym5OWTQ4TGFI YXdlVWFMZ0NKbm1UWTl6WDFrVlRkM2QwRG1CN2wvVUNmVW1yWldvZUcwYWwzU1RvMFBHVlNaQTcw dzNneGJYdzlwbHFMVThuT3RhbnV6dXozR3pTdmxxRlpXR2o1MEdETnF6WHNCL2NKNnhnY2FBZlpO djRINlFqaVBrazMyZXhWWVFEQ3JJdk5nZ0puNFZWWlFUTDl4dWxBV1VTK3dNWTBDV1ZIMkZ3S0pt NzM0YUsxSWZ1TDJLNjhzeGdNcFd1K3dFSk5iajYyYlBZdFRGMXMxdFBGS2RxUWpVOHNZQkd2UkE0 R3FOc1JHcExDZzROU0ZJR2NENFF3TEY0N092dXo1RHhobngweUQzWDYwNmN6WEJVR2dCV1hWVWpJ a1VqYlBBejd6czZHMGdqYkErcVBCY0pVUkluaW5CVzRaWVJoTEZjSjBicGlvRFNnejA0Zm1OaGRQ QU9iNjRSSHJFMXlrOGVLczgyNmUrU1FNZEdMK2pra0ozSnNOOEhUNW41a2RhWnY4TTlyaXJWN2hv d29rYnRGNmp4aE1ZWDZ2ajVSbklRS3VGV0hBVXhFME1LakZxb1R5VDRqYUpsMHpWT3lwcVpIbmdr c3Mwbk85QW8vb1dYRkFoRzVXT05DMUdmYmhyTm8xbmdsUUdBQU9WckFOS1NrblFQRjM0djVzL2Nw b1BIN3gvYTVKbFEzSHNjbC9mYXVqdWlRMjhOZXpjejBkbStyZEU0b3ZScDRCUUordlg0akdmR0tj VFBTQUpxYlY4N0ZhT0lzTWljcnlWU3E4eEFMdjVndGgrWDRiTGhJZ0tYWUtDcDdzbG1GdzlGb2RF NDJYZ2tCa2V5VVVPV284cHhzczl4VDNjeGF3cGF6bXhmMzZjZkp5UlpUUDJMSVdyN1loRVBJWTEr N2FCbWxoaGxwQUFOMVVzdEVKNVJJR0lKT3NDVmJsaGl2SEVlSHhXQkd1cERNWnZNSFJxNFA3RlZI NVBoUjd4djU2YWM4TERMTUw5SFNkQTBYWG0rNGpZdkUydjh6RW92M0FUWkhXdHV1ZHRGWno5azVF MzdhUWVDMFYwOTlkVXRVV001emNFUVZzL2Z2dHNmeEt0TUFtRWJzV3pzdDlkM3FtSmFoMHhic2dE N1NjUVZaakNkUkhnN0xRTTd5dWlObS9WS0VDcnBtN1BNTGlXNmQ1cVVSeS9nVHl1dHpFdEVaYkNQ dHpJR2RlSUZiWkVsOEtUclhic0Jld0daOWdhOEE2YVRSQm9XMlkyUEFlZW94VVl0WmEyWG43SlRu eW14anlqOGdhUUZnbGRpVVhVUWo3ampkT1lOTTlPVGJpYk5CRnc0TmhmUWsrVFFIUWZ6em5tVEgv a3k0Y3U0Vll3QVlLZjdzRTh0WlRiSDJabDk4T0xoNmRZMlk5clZRWE9iVWRqamxtRU8xVnY5bWxP ZWRUTTRYMjdpdTROdVpXcjloM1VEbzJJVXExSGt1SGhIcmg5UDVsc1pZMjk4UHgzTkNLSk50K2lp d09tMDRFWjB6YktZNVkwQkFsdHJ0MzdXbEcrMy9rVnN1aThqSFR6NTVXYU1iSCtVTjFwN3dqMEJt WG1JVGVkR1VrSTgzcExqT2Z5WWdRamoxNWJWSUNtRXd3TjQvL3dEaGluTVZZd0NHWlQ2amduSWxo SjBFKzdiY3Vha3FLZEkzOEMwU3VvcEtlR1ZlSjVEUGV2WERYNmYxTkN4ZE9tSTlvUEh3Z1lFN05M MTQ5WmpuV3ZKNTBHVG14RVR6RGVMSG1tTHQyb2tZK0t6TFZ5YW1VRjlDSjAxbWlVb2ZFTXVVYjZC WTc3RHNqTUZhOCtHR3BTc1hBZWQzK29MZ2hlak0zd0xTQUJBeGZ4ZHQ2Nlk4bC85TUFFeTJnT1Jh QUdIcjh4azViRzNWY0tWQmhxa0thSlcrbFlsUjh6NnZLVXo4VHZzNHF6OGNpLytvS1JhL014S0wv d0ZLVW9WZENacVhpT2xXK0NWenFXVG5ydzJoVC9nS3ZOSzA2dm9qcmZFbnRINjA0eGVJOXpLVHZr T2paTEFEOWZKRGFsZm5zOHg4RFZLSEFPckNtQ0tzajhUaSt5S3h0Z2UwVEMwYlpmYnpjSm5FUkhm MU50Ui9XVE9VRS9wMmRDWlFyNzdqWTd2MW5HMWExZ3NSeU5scFcrYjNHWHRnalBvYWhMTkdBTU1i MG56a050QWppUHRvSndiYittVFJkTENTblNvOWlNMkdsMGVUVHorbVlneEEzNzA1T2tqWFkzVDMz clpVNmRSQWltK0JOTmNoNGgyeHYyQXp2UW1qMG0rQUs2WFRGNzl1SjJGOUVjMTJDelpJNkkxYVB4 UHBZazdudmtpVDl3T1hmUlVZQjJuRHV6NXVSdlY2dWpvZUVqRXVRQms3TmU0Q0RvbjRDdVJmQnp5 bUNaVFZBUXprdHRxaGd4OVFXYmkwK2IwU1lYdTZFditMOXAyTGR2amI5MnFuYlVRNjBKeVVyWXJw YnZPdytaYitycTZEV1Z5ZXdDQWQvUVB5Lzk2WHRBOVA5NS82NGhVVnpBcS9FbHJsdkczWm5iaUNi VDRMN1hrTTRJMmVtQlpUQWgzdC9jWmhjL21CcmtUQjF4Q1FaekxPU25WMzNHRVpIR1dpTDZLZ3ZR RFBIU0owQWlHekRVK0xyeUlkZW5hVGlwek05blp2L1ZXcWNjNXlFT3QyNE0rUW94L2dPUnM4YmNW SS9HblUyZEtiN1B4SVpqcm1KWmZmMS9iVnBRK3V3RWovRHJUeGQ2Z3hLM09FKzVWbnk2SjRxaXR4 OVhoT2pOVkFER1o5YWlBN0hOUEcvYnNiZHlOVWthNmlETUNWa05XenErUHBWREp4Q2FBVzRCd2U5 WFluMnJYamVVcm9UU1orN0tXbHVoT2pwa05JMDNmK25iejUwdDI2OG5wOU96dGU2RWttcmtjWkp3 TXlaU1FUODlBSi9yMDN1V1hVSVpJWWt2Y0prQzE4MDZZaHQ3MFhvYndHZ0ZlbW1VcDJydXpwU254 UzY4elM1d2tnejRUNG1RaTlHbDF2VitJK3RQRTF5SmVWT2NJTnlyUDdtalRzSTAvRGlxT0ViTHFI Q0d1aTRuVFRsbHFKQmpEbHd0QXR4M0FzdmlzU2kyK094TnB2ekd6N0ZXNkdIdThqMVRzeFR1TnBV UEJWWXRCVmxXdkM3cDJJNk82UDh2MGNNeityZ1VxRndBQ2dHVW1ML2pCbUhvS3JNQ1g1OEZEZEs0 cThpVWxVYThpYlFPc2M3OFBmd1dMTS92ZUh3T2c0M1FXZ2MzNENpczcvUUU4Rjd2MmpmVmtYR0FC RVVXKzkxSTFSM0Z0WHpMZHQ0K3Q1dGdSQlNXYTROZjZ2eFBJZFJKQUZkNkc3SzEzSmFHVjVITTR2 Rm5nL3VrY1lvLzg3aGVTYmJtVi9GUmJmUm9HTG5hUlg2dXlCQVVDaU9nZEdwLzRNZ3Zva2dFZk9s bUE0R3UrSVJOdSszUlNMM3huR2Rtd2tGai9JUXZwakR1ZlZYaUo2UEcwYzBkL1ZJbGg5THR4N09H eEsvUmJJUlhCdU1vak9yeWZCR2Rtd2ZDVzFNK0hmWGFwSUFRVUc0S29sMWRYNWE5dWdTeEhWc3da NFJNd1V4KzFxclA3V01aSCtFRjEvWEUrWmk3K0NIYW5MKzhmWUZzelF6czc3a0lRR0lKZWVQTnc5 bUthQnJ3TVAwZUZld1M0d0FKOXlEdXhNUEZFM2RGQlBNUDhGYU4yeVBBVGZjOWl5SlAycDVHZDF5 ektWN0xqTzI1SHlDS3JOWDJEODN4SHdySHYrM3RZcHRvM2xPc2p3eXBreU1BUUdBQTM2blU2SFVz bkVnd0Rkc3B3SDM3ZGxtVGdWOFp2NnNFM3F6MU90WVgwQkR2SjRMOERiT3NXMmNlZFhWSVl6UlNh QkFjd1VUUVh0TElzRVpwQUJsSVgvb05BcWwwQmdBRlhlQWFxZC9jQUFxcjBIVkRuL2dRRlVlUWVv ZHZZREE2ajJIbERsL0FjR01CTTZRTkRHc2trZ01JQ3lpVFlvZUNaSUlEQ0FtYUNsb0kxbGswQmdB R1VUYlZEd1RKQkFZQUF6UVV0Qkc4c21nY0FBeWliYW9PQlNTS0RjWlFRR1VHNEpCK1ZYdEFUK0h3 QUEvLytnSzM1akFBQUFCa2xFUVZRREFFbUVuM2VPK3IzUEFBQUFBRWxGVGtTdVFtQ0MiPjwvaW1h Z2U+PC9nPjwvZz48L2c+PC9nPjxnPjxnIHRyYW5zZm9ybT0idHJhbnNsYXRlKDAuNSAwLjUpIj48 cmVjdCB4PSIzNTIuMjUiIHk9IjU5MyIgcng9IjMuNiIgcnk9IjMuNiIgd2lkdGg9IjUwIiBoZWln aHQ9IjMwIiBzdHJva2U9IiNCODU0NTAiIGZpbGw9IiNGOENFQ0MiLz48L2c+PGc+PGc+PGc+PGlt YWdlIHg9IjM1MyIgeT0iNTk3LjUiIHdpZHRoPSI0OCIgaGVpZ2h0PSIyNC4yNSIgeGxpbms6aHJl Zj0iZGF0YTppbWFnZS9wbmc7YmFzZTY0LGlWQk9SdzBLR2dvQUFBQU5TVWhFVWdBQUFNQUFBQUJo Q0FZQUFBQ0FuSzVNQUFBUUFFbEVRVlI0QWV4ZERaUWNWWlcrdDZwbmhpUklmcVpySnBDUTZab0VN dW1lRExBQlVWaDNGWW5STlVCUU45SFZBd2pDNnE2NHV5S29xNHVMaW9vTHV3ZU9ubFVCRlhZUGly cjhDWHNBUWFNSWlKQTFKdE9UZ01sMFQvNW5lbjRTRGtrbU0xUDE5cnZWWFQwMVBkMHpQVFBWUFgv VjU5NTZmL2ZkZDk5OTc3NzM2cjNxS28yQ1g2Q0JXYXlCd0FCbWNlTUhWU2NLRENEb0JiTmFBNEVC ek9ybUR5b2ZHRURRQjJhMUJtYXhBY3pxZGc4cW45RkFVUVlRWHI1NmpXSEdqZ0xWaERFUysyeW03 TUNaWmhwQTI5OEhUUGVCR2RLT1JSbkFOR3VuUU54eGFtRFJpcWFsUm4zc0IwWmQ5Snh4c3BoMjJR SURtSFpONXIvQVM1Y3VuWU9PL3czZHNscEowVVlWMG1kTnZ4aFhSUlhScGFsRW5NZUZ5Zmh0L2pk aHdIRWlHdWpWMzdSQUtmb1FlRlFBWnhXTXl3Qm1sWVptWW1YSFdTY01lRmNDMHdQZkRCbklBZ01Z WjJjSXNzME1EUVFHTURQYU1hakZPRFV3cVFZUWpzUSttTjFXTTJNN2FzekcydEhxc2JDK2ZuN1lq UDNPTUdQT2Rwend5SmRuMGZMRzAyc2lzWnRBdHhYNEJ0Q2hUN3ZSRHJnL3JxbHJ2QUI1ZGVEb3NH Wk5CY3E5QlBtZUJIcjVpZi9KY0gzamU4RWtMeS9RajJuN2NDejBFNmxucGo2S05lMEFFeTJEL0FK ejJiWmZnUXlPdm9SR0lnVVJWM1E5bkJ0ck0vWUI1TW12THpOMkNVR253cmNRSXE5YjNsSFppaGM2 cDc1bTdBNms3UWM2TXNLVk52aHhkU1I2UG1oUUZWeUxoRWsxQUkzNVY1QnpKMUNnd1NZbEZSQi9R YXl3NWtXUm1ONm1VMnEvcnZTWEVNNUNiVzNUUE1Oc3ZFdTMxUjdGSkRmY1p5RnhIdEFEYkNDd1NX bnFlVFR3VTBZa3VwaEcrSVVqcS8vUzZPcmRBYzArQnJKMVFDOC84YTlqcFI0M3pPaHppeU1ORWFT WEhFcFJUNStFNWhxemNlMkppdmw3d08rbndQejZJbnBNZEZwZEh6c1BOS09EVWx4VEgvczd0T3R1 Yk1KOEdobE9BN29nYmJBSi9Va0d4aDh0eENEcEpvem1hcU1SbERLOUk5SGNBZjdQQWgxZ3BzdmhR VC9EdFFBb3pWb1Bna29ubWZtUjlyWnRTY2VQaTFUY21tczlTcVN1UjlDRm8xRFlvOGh6TnluMWZh VW83aWFJaS9oM0VtdDNGUnFOb1BUM005dS9KS2JsUXA5RzlhcndjcERnVDBmaXltKzFXSC82VkhO VkhRSWxBNy9xQ2FQZGkvcmZ6WW9lZ0k3Nk1nSXJCYjA2OFVSSVUzc3o4Y1U0YkpqUnYxZWtuZ1J4 R0pnQjZBaTZSK0IrbE5NR053M1FxYWJvK1pyNnh2ZWxJd3BlR2JyK29sTDBiVkRJVGxVLytLVGJs RWtHVVJ2eExtd0swWnhiaUFoVm9HRy8zSWhKTlFBSW80alZqK0VPQUlsc3RiYTJycW5nQ0hyYW1X ZUcwVGdiSEZvaTZKa2VoMThCSGFpd1Qvb1FhdjFPSjBEZ3h2UTMyTFdZMzVtSWIraEl4SzlMSlZ1 dTZVekdHeTM5eEh4cDlBd2RIUFhlOE9HK0puaUd3S0lWMFJpVS9oMUV1bnJhYWxrVVN5VmFHb1NY ZzRtV1ZlRDFidEFjQmdxY01VRGF2eEM5UFNTQlVxQmY5WVQ4V3p1Z0YxdlpuNEdjaDRBQ3g0bjVx eEl2S0RRU1dReldtSTBYRS9HZFJLUUJCVjRodHM5TUpUTDZTc1N2UkZ0RW1GaG1aWGZtcjFCSzNX dU1mUGcyaDRrdUEwT2JXSDIrcXYvSVlKdTJ4aStDY1N4QjJuUEFOQ2phVkx0c3Raa09qSHgxQlIy WktpY1Z3anhtWk5iZ1kzSWp3eCtER0tEZTdlakJXNXdpbUpkWWJCVmNCdlgzVlp6TGlsWTV0RVJi K213dHUveFppR25QWnI0cWt5Yk8xenBiNDJKY2xnUzgyTDFyMSt2RUxOT28yd2h6TmFWeVIyM1dM ZjRFOHJrajJaOUNaRy9vM2hOdlFad1hWRWN5L2hRcC9qZ2lVUlVpWEM2dnJ1czhBMkhmb1FUMTlF Vkd3NGllck1qK0FwZzVmUW82ZUhhQWoxK2NhdDN4SjhRTmdZNUU4N1lRMlRKb3VHa0xTT2ViUmhz MDBQYWZUN1cyM0xadjM3N2pYb2FwWk1zaFl2c2FhRDZWaVYrc1F1cnNqSDlFeHhGMlJJb1NKL2Ew dGg3Qi9QYmZiakhNOUlFQ2ltQmlXZzg2QmhJelAzRmt6L1llOFFzeXp6MEYwK2x1akFiN0VUNWcy L3dBWEFYTUN4MkpjQmNTc3NzaFphc2hIYlo2NlZtbkliT1VCektvVnRITkJ4TTdCcWR2SjNid01x QWRrMm4vQmVUWmcvbzhvN0ZkTlpqcW44L3Zldm9sR2MvVlZ5dml0d28vUmRRSEhkelNnN2FWY0Q0 VVhhSU5QNGMwa0R2NmZkY29nOFpPTlBwOUxqM2NJVERQUHI2WGxQYXlHNmx5MnRPTnozVW4zUUJF SUUxVG0rRzZTNGdMYTVkMXVUc1NpRTVEVG9jOGh0SCs1K21VOUxWN2QvUGVqbVQ4dzZsa3k5SlVJ cjZrcTYxNVJ6cWwwSFd6TEx1T0Zrb05WZmF0Z3FVNWNpaWlOalVRR3B4aTgyVHFRV09qM0QvSEZG K1hTclJzZ2h4Yjg1Qk5PTXJ2ZWs1WW9Bd0RXN2ZlQ24wNTkyYm8vQy9TRy9TSFRGSkJKeFRxKzQx aWN0b0plUmV4YnY5WlFXS2llR2JReWt1U1RDWjdpVlZuM3NRUklzZGxBT2dRNDNzVUlobS9MWjhz N2J0cmR5TCtXYURBWWt1ejFvckhpeHdhZUJ1VTVDNVRuanZwUkUvdVVzUkxudGUvSUhMMmdtb3or dWFhU0V5MlIyVzB1Q0l2SVNJdFlya25RSkVJRU8wSzlTdlhRSjJJcVh3WlN6MzlxZ2NybG5WOWhw MjJMWlZxZVNNVEtPZ2NlTzIxTHMybTdFREJpbVNIai9ML2NDTk56cUNWUDNtY3NlTXlnSEdXTlVL MnpRTkswYzljQWt5Tmw4cytzaHVXSlJGckpEZEJUcFJTNnVIY2RhQ1RNSGpSWmQ4WU96aTNoTTNZ TTRZWk8yQ1lNVlhCL1QwYThVc1lkY1FRengwa0grNWptMlczd1VtQUZleHZiOTlXY0xad2lDYm5N dUY2K2lGMmJXM1RQRVVrTjZKcGRrckpNalR0SC9tcUZMTXNSVE5VdkRUakdlNG9mbjE0NU1SanRJ bXo4SWVETERHZ1JIZU5mWDUvMVp1eTI0N09ra2pSMjBsK1VLNnVRaytMTnc5eXVMNXh2V0ZHRDhw aGpsSjBNenF2N0FxZG1vZjJBT0lPQWZNRGp6UWE1YzlTeGxqLzZ1bUQwTFk5d0V4cWZMdGVhRThm UkJnM2l5bGpBRjM3L2lpbmtiS3RLWlZaWUZ1YW5LeUtuekpMb3ZSaGxjYS84Tzc5T3dUcEM0Zk42 S2V4dDQxN0E1YURyblJzK25vUXh2VW9NMzFaS1g1SHY2cFlpUFc2akZpRkRBbTUrRlZjcGlMNFhN K0pWMUhUUWtvUnl6M1YySmt4blRIMlRQN2xtRElHZ0NwQmg1NHpBVmJ2TWJDMUprc2hacFlETXBD UUlwc2VoRWNCaHdEMjdLTk1MTHNLYnZ4VzdBaWRnNDRlQXA2R205TU5IYTN4TDNVbW16Y2ZUbTZW OVR5em9zS2psbEtXeXdpRkxaRnAzZzJYMHBWeXBMeENaZmhlejBJRmpTRmVsb2RNTkxqc3dYWjJj ZG1kczVJRmc3VGxIM1Nta2dIUWdQZE1nUGc4ZFlxK01yTVVjczRHRk5PT2lzcitWd1lWTnVnTDJk cGZJeFFHQ3V5eU5MNDBsV3paaWtDMkk4T2ZoZkRLbFNlRG43UExrNDMwZXBUYTVnbXVHS2hnVDBO NVVqeGV3Mno4WjhPTWRRTzNHdlhScXoxSlJYdDdxMVFsRTgwdmxNSDNlaFlxYUl6eGl0VWZCN1BZ VFlZUlBYa3duTjlYWTNaV0l5VUdkRUN4N1M2Qm5YQTVMbFBLQUhxd2xZaFIrZUZNeGVleVpWOXMy L3gyaEozT3B4SC9GRHNIZWJlNmNHUHNQZmw3UWJZTGthOHdERlNlaWNTQzIyNGFoWFppQm5GR05T WmFwbGRhamhGU2daL01WTmpOL2dza0x3U2VwV3pLM2tRalBBaE1JMDc1VlV3Tm1BRmtCMm93ajhj M3Jub1NGYXluaC9XRXZKcWx2d2k1bmNjcGxKd0huRXpwNTdWRzRzcDBJWkpYQWdVTzYwT01TS0pL ajFycGl4aGJDWnB1UDRFY3NrUWhZc0pwSWIrZjhGTTRYQ0dMbjRLM0dLaE5kOGo4cEF0eGFreTJM VHRCYy9OVEVMWExNMGJNajJUU2NXdWhQcmRrU1VOMUpqek02YXVjLzFlSVRHL2Y0c1pPOTl5b3E2 RU5lMkdOV2VDcDF6VnJLcFJ1WDhkRXpuNDYrSTBHRTY3bmFBVVVtMTVwOVd5RjNQSmNEc0d0Vk1S ZmN2UmNnTUdwNXFvNkdQTTNrQXh5WElsLzBiNWdidG52dTZhY0FlU2NDY2pvTHloSy9aVW9XVlNW RDZITUZ6eng2MDVVbnZLUENPdEFMOGlUaWswaE5XY3p0QzY3UTROcHpMbTB5dExWZjRLZ0V5aHdY bCtsL3ZDaUZVMUxKZUJCcm9uRTF1RXU4QjdFcGZYSi9JTjJNU0JFQ0hoSFI0UWJiTEp2bDdVKy9G a1E0eks2ZSs4aFJkN0hPU2ozVjRKNjVoWXhCek92a1JzNVdqaTlMYTF1VlRKUWdWajBHNEtlRnky TERkdmJyekVibXdaSWs1UHpNMEFxY0ZoMFFsdTI5RXVnbkpodXNER1dpTXFONzFrZ002YkNacXd0 WExmcTFNSkZEajBUR0tSVGo2ZVZQQmpqOWVsNjZHRjB3dXlqRGFUNGE0WVo2elRNNklNMVp1eDc0 aHBtN0pBaVo2MHF6NG1Jc2pjUDhsRHVWSnlONnQ3VkVtY21lY2JIemtTK1RiZXN2ZUR6Y3BwblRK NVgzNmVZcERHZFpSbzZnRHdEY3p2bzRjVVYwQkd1ZkFWODVORU1oSWlZK0NQMlhLc25iTVlleWZC NUdjWWxoaVlIYzRkQklMTVQ1ZnVWb3A1NmI0WHNzYnZQNVVBOGVzaHc5UmFKaXE3eWlUSXNMcFZv K1MyMlEyOUFncXV2czNXZDR1QzEwNGhFN3pYTTJIMm9jekxUQmcyVS92VXo4elZkaVpiZnA0UGx2 WTdMQUVvdFlzNlpnQlIzQ0tQby80cW5FTGJ2M3RZQjVYK0VGTzMyMEtCVDhrYjB4R3VKZUNNUjFR QUZYcllzT2x0aisxWUVrSXdyVVhUK3N0V3lmbmNDN3FXak5mNC9TbWtYNWZBOUY1bkFrNlRERGo2 WHp2UkQvWmgrV1EvdVpkejhqb3VSN1VRZjNRQWVEem5oOUtXQ2lTN0w4SEVQNWZiYVRPK0NJVCtm SmhsK0xVVTlaUmRIWTVMWnp1MjRjd2o2RXRtVVJoZFI4VDhGSS9pMllwWkRTekdxVEU1ZVNjeXlL WEFGNnV5ZTV1T1dpWGFqdmhkMnREWjc5WkxKVXg1blNocEF6cGtBRWRQbTlqM1Y4Z2NMR3VtWHdx NlBkbHpIa2J5Nkh0cmREbHEzUWVHbEF4aHB2cXMwN2R4VUluNitQTlU1MEZlNUE0M3M4SVhiVkts YmpVS1lpNTNKN2IrdUdqaXlXakY5R0hUeUJLck1IaTVaRCtUN0lRd3FsbXFOWHkyZHlVM3d1cS92 aTNlbmt2R05iTFBjK01sOVRwWUhPanhtTG5XOWRreGYxZFVhbDBjMHZGbUgrVXRSejQ3VytFTzJS bklQSXp0bjJUSlpjVFFiS002ak9sdWJINi9xUDdMWW95L3ZLWG9QMkR5SXdXY3Q5TEd5bVBxQ2Z0 d3dXc2FpREtCejkvWXQ2RFR6Z09rM0FvejNsU2pJMTVtSTEzVzI3VGc0aW1BWVNlS2Z6SmJYR3Y4 UVVYSFBnVWdIeENqMExXQVQ4dXRBVitZbEhhM05INWU2b0d6MFl5SVkybjdJRXhFYXVGWEk4eHpT OG9Jc3Z6cGI0dytBN2kyZ3J3UzZmQmVoNDM5VURBb1pIYjV3QzRIVjBkYjhBdkt1QjJaNWRDYmpq U2o3V3lLN1pFUVpQMGQ2bW4raDU2ZmF0eDJWUEVDLzZxbTZkc2QvaVhMUEFhYkxSbnZCL3pHUlNS RCtvdDhLa2FPdms1SFg1YmtJL2crMnQrNTRCand0WUVFQVhkSGxDWk94MGt1ZW9neEFDQU1NTkRB VE5SQVl3RXhzMWFCT1JXc2dNSUNpVlJVUXprUU5CQVl3RTFzMXFGUFJHcGpCQmxDMERnTENXYXlC d0FCbWNlTUhWU2NLRENEb0JiTmFBNEVCek9ybUR5b2ZHRURRQjJhMUJnSURtSW5OSDlTcGFBMEVC bEMwcWdMQ21haUJ3QUJtWXFzR2RTcGFBNEVCRksycWdIQW1haUF3Z0puWXFrR2RpdFpBWUFCRnF5 b2duQTRhR0t1TWdRR01WV01CL1l6U1FHQUFNNm81ZzhxTVZRT0JBWXhWWXdIOWpOSkFZQUF6cWpt RHlveFZBNEVCakZWakFmMk0wc0FNTW9BWjFTNUJaY3FrZ2NBQXlxVG9vSmlwcVlIQUFLWm11d1JT bFVrRGdRR1VTZEZCTVZOVEEyVTNBTU9NeWZzMEZWeDVUK2dsb2haNWdTckNqd1A3Z0U2YUVZbnRx b25FYmxxMFlzVXBOTUlQOUM2L28vSmRNQ01TWFl5NHU0RXVyL1lhTTNaSE9QLzdTUFZ3ZmVON1Fm c2s4QTFndW13ekp2NG53MmJzRWxxekp2OXJ6bW5vYjlIeXh0T1IvNnNHNUlicjhoRjNmMDE5NDNk RU5pSmlHdVUzVVQ2R1I3OUdaUGgzbVNubk54cTlKMzFTOVpzanRtL0JzaHRBanVUeXVaOGI1QVdx aUpkUElnMTJOcWJsaFQ0emJBQUFDazFKUkVGVWl1azIzYXJhaTA0cTMrc2R0Zk93Ylp2RS9Cdndr cmVadWJ4cWJLSlBhaFNLa09kWFhkZTR5akJqemF5VWZKWnBIWkxtQVYwUS96b1UrSmpSMWJ1anVq NTJucHN3eklXQmdNOFhkVnZKS3hhL1FKQTdoK1kwcGRUZlFyWlhZSWlQR0RCUXl2ZWJDSjk4L0Vv UWh6cVVYNzhscUllWDVXUWJ3TlZNTEc5U0ZwbHNkSjVmTWRIZENIaS9Bbk1LT3Vtak5mV3g5eUYr SkppRHhCOEM1WlhiL1lyb1VmanZCeDVnNGtmbERjM3dPMUJUMTNpQnBpbDVuYnI3aG1MRXExZEpx ZThMcHQvVmlTZ0JkR2hOMGRPMTlhc3VsbUF1aHJ1UGZ3cHhYd0c2MEVHa2ZzSk9QZFJQRUlrd3Jn RElkQ2t4MzIvaytYcUtYM3hRVEtsZ1V2UmJxc3E0ZkNmVkFOQko1QzNDeElvZXNQUVRDMU90OFlz NkV2SHJVb240ZWJxeVRBanBHb0tHVHZtZFJTdWkyYy9wSUMwWHdJNWs1SDRPblhoWlp5SytBWHpr M1pMTEtrNVVYZVcrZTM1eHBDR2lOUFZmeUx3QUNGQXZFdHRucGhJdERhbGt5eldDOHE1T1M5ZFBC OFBIUUNDd3dGYmFkeVd2QkZ5c3JXc3lJZnMvWmNJMkVYOE1aWjRHWHBzNm5IcTBiSkt3eEJNUjBu RWxXcXZtc2N4b1RrQXVmdkVSWGlWRXFLTzgraTFoWGJLc0o5VUFSQXBvOWU2TzZwT3U2dDYxeS9N NmJhSkR5WjNKRU5rZkFJMzczdnF3YnZFbkVFWVdYUE1BUnRnK0l2VUZkR0x2NTArdEF3ZTJITXVR czhYNlorQ3ZCeExvbngzZzN2ZWtXbmU0WlVpMGc5Mjd0dTNyNStOWENJMFRRVlJ2YWJwOGRDTmJ2 azBERFJqUjVXdVRRdkp3S2hHK0Q1N2NGNzVhcVVUejl4RXZyeCtIUThRYXlaTExkejVVNGg5MFVW Yjlscmc2RHZ2Sk5vQ0RTcU52dXFPekk1SG5jakN4bzAwcHV0bU5RZ09zcjE1NjF1RDcrTjJFaklz ZXRhM1AwcHN6d1dGT2JWMVRCTFBEQmtrQXJ6NG1kVXRQN3J2OEpUR0Rrc2FzL2hYQkFTQ3kwZ1p2 K1VyamtNUm44T1NsUzNlNTl4MlpxS3dEVXZzUlJkUU5BOFZTaTNkRklwRXFOeFdKdnZCeCtaWEtM YmQrUzFVUEw5L0pOUUNtcDFLNzQ5NFBXbmhsYy94cUlQUWNPazZiQk5BQXkwS1ZmYXZFbncreEhI bnR5Sjd0aC9PbFNaeWxXYXNwOHdsUDhCclJXSVJlc0NJMHNCTTM0NitKSDNtR2xLL1pXaWRrdzZn b3FiU3VOelQvanBvQzMvK1MxNEZqV1ZhZGtxVldvdm5XWkRMWjYrVEN4UzgrWUZWU0tMZCtpNm5N UkdrbTFRQVVxV2RRQWZRaFhBdEFxRjlKaDk2VlNXYUx1Q25qSCtZbzVqZ2lGVEF2TUhHakp5RlNH YkwvSFRzejN4c0ord2NxL2cwTjczNVpoaTJibDdzODVKdGxUUFMwRzJhbVQ2Qk9od3d6dHQ4d28z ZlcxRFZlZ0pIK0pEZTlrT3NYbjBMOC9Zb3Z0Mzc5a25za1BwTnFBS1I0eUxvL242RHkwUWgwc3Yx dUd0dGNhSm1CMVlXeVhMcjhybHJwaVErVG9xdGdMZGVPaEVLRFBHR2dBMHljdVhrbWtvOUEyRGJm aElSV29CZXdUT05QNFdiNythTTg3N2hoeGw0MnpNWnI1RU40WGlMWDd4Y2ZsMS9KWEZWZS9aYXNI aDdHazJrQXgwalREbmhrbVpiZXJyYm1IZGpCT2tjeGZSTVZPQTdNQitjU3FYdmtRM2d3aEx0cWE1 dGt0Mm9JblY5OGhqQU5BcU5xWURJTllJNnVCaGFPS21IcENPNVBwVDhCeEdOeWsvRmhYM0NVSGF6 TzF2aG53ZWRObUJHaVlneVlWWno3bHVIaXErdnRPZGI5K2I1ajdCZWY0V1ZPU294ditpMmw5Sk5w QUZoYTZ5TSs1aUFWVHg4YXFleVhCYkdzMkNmeDQwTTFtRmR4dUpqMStSakxzV1FrRjJQQURXOWtu am82Uno0R0J4NzNBOTF6QUNLbXkwK0U1djhsRmY3NXhhZHdDVWlSbVFpRzZtN2pJbWFpVUhMOVRs VEFZZmtuMHdDd3JXaXZHU1pSVG9RMlI4Y05LTHRyOXdFbXlveXNPWVJGQkRFeXR3eVMyV2NkVjZl Y09oajIzeWM3UGJMN2c1bmhTaHkyTmFBRTkxNkJpZFhiRUM0Sy9PS1RXMWh2bGFwa292bTU4ZU1O bDF1LzQ1WFRtMjlTRFlDSTF4YTZNYVRNVCtucUFuZ1hBd1cyOWczb3N0TWovakdqc3JUL3c0aUh2 WGhreFhhb3JRM0k4MGNJRkFaamVXeUZZY2IyQUE4QXQ0YVhyM2FNVm1hUEdyUHh4ckFaKzUxaHhy cHI2aHRIZkZRamxUNXMrKzFnU1Z3cmZyLzRDSzloeUNTUGhReUxkaU9xbUJxZ2o0SzdhaTVkc2E2 ZitpMjJ6SW5TVGJJQjBIbjlGZm8xcUFRR0lseHo0RlJ6VlIyMkZXL09SaXY2R2ZiNWU3TGhNWHE2 MnNKL1lxYnN0aVVSZjZYYWpMNlpDdjNXcktsZ20yU1g1M1NRbklvcEs2d1BzR05BTWlxajg4ampF dWNqYmFGUzZxUDUxdlZJYzhCd252L3hMT1dVZWxrUy9PSWp2QVFWcXorS204RUxhd3FjUzhoVHJr cTNyNFBpS3pPMEUzYjgxTytFaFNtU3dXUWJBQ21tcnh2MTBjL21kaDQwWE5NQWFVK2lIczRvcGhU Rk5WMy9BY0lUZ00wRFpDblpyWkd6QmVHelFDTitBbVd0UlFCOUFkY015R1BZNGE3ZU85SEpyODFF aWF6LzBkNjJMZUdHMmVZZklkMDlDRnZmaTRNd3llZW11NjdVamVmeGw0bllYZmNmWkoyZnBjelBM ejdDVHJQMEZ6MHlOZGhrM3k1cmZVbHpVV1pkbzd2M0hzSTJzQnZuait1dmZ2MlJhV1F1MnNqSkpV OUZXNUZHaXI5K29tSStsaGpSQjQxSTlGN0RqTzdFeUM4am1heWJDYi9EaXRYVjdidTNaWitzUk55 NElOWFc4Z2RtbGxtblA4TWdqTEtlTnN3WURyQ2lEOWFZc2U4WjliRmY2bFpWRCtOZ0swTkRzSTY3 T3hmTnVjc05pOXZSdHYxM29CbDh4Z2Ywa2k5c3hsNFNQb0x3UDRPNkhZR2h1dy9OWVNLaGIrSUUz RDNjSTcvNE9ES0ZLMTlocGdmRUw4akVIN0huV2oxaE0vYUl5R1BnVEVLMlk1RjJCZkF3TVEzYjFV TDh1TUZQL1k1YmlERmtuR3dEdUJrTmRFZEdYaHd3OFVaaXZwcUkzWnRld204bnRoWXY2RXEwL0I1 K1g2Q2p0ZmtocGJTMXBNajdHSWJjYkcrRVJWNkwrSGVnb0t4dVlDQzNWL1lmK1ljOHp5eXAxTUtU YmtUbmxsa0ZXUnpRbU9qTndrY1EvbmNpMWoyODYwZjR5czVrL0U3RWVXRnNmSWdLOFNHUjhVUWYz WUE2UE9RcG9BTGxYaWJ5SUE1bkVyZ1M3YldaM29XWjlYa241T1BGUi8zNktGVitWdGxHenA5YzRs aEYvUjJKNWh0dHBkNkNrcDRBdXFPeXVFOHA1dldwUkx5eEM0ZE5TUE1WT3BQYmY1MnFQbWtWT3NX bFlQd1UwSHR2Z1MxTHRaMlp2bXhwdkt3ejBYS2puTmFDWmpoczJkSXYyNTVDaDhSYmNlRDFLbHlS SDQ0RDh0K0VsNGo0WXpnd0MzY2s0cklsaW1KcDZNOHZQdUQ2K3I1NGR5b1ozNGlsMVlVSWV2VXFz dzgyRWRUMTJqRjlWVmRyM0xrUEFZM3YwT21YZm4yWGJDakR5VFdBdEN5cUs5bnlFanE2ZFBaS3VI SXdKZTY3TzF1YnBmR3NORm4rSytqbG1YL0p3Mmowc1UzbjB1a1M4WitEeDd1Qmk0QnBQb200bmtx ME5IVzB4ci9VdmJ0NWIvNlNoOFlLSGZKL0Vma2E0SXI4THEvS3prVDhMYWxFODcxeTBEVTAxL0NR WDN6QTJlcG9hMzRobFloNzljcWR5WGdqWlB4V2UvdTJvNkFoeUNiMVQ4dWFISDdJaC94VFFyOGlh eWx3S2hoQUtlb1Y4QXcwVUpRR0FnTW9TazBCMFV6VlFHQUFNN1ZsWjJpOS9LNVdZQUIrYXpUZ042 MDBFQmpBdEdxdVFGaS9OUkFZZ044YURmaE5LdzJVM1FBbXRLMDJyVlFiQ0RzZE5GQjJBNWdPU2ds a25EMGFtRVlHTUhzYUphaHArVFFRR0VENWRCMlVOQVUxRUJqQUZHeVVRS1R5YVNBd2dQTHBPaWhw Q21vZ01JQXAyQ2lCU09YVFFHQUE1ZFAxK0VzS2NwWk1BNEVCbEV5MUFlUHBvSUhBQUtaREt3VXls a3dEZ1FHVVRMVUI0K21nZ2NBQXBrTXJCVEtXVEFPQkFaUk10UUZqUHpSUWFoNkJBWlJhd3dIL0th MkIvd2NBQVAvL1FCL1gzUUFBQUFaSlJFRlVBd0IyOXZLR2F5NCtaZ0FBQUFCSlJVNUVya0pnZ2c9 PSI+PC9pbWFnZT48L2c+PC9nPjwvZz48L2c+PGc+PGcgdHJhbnNmb3JtPSJ0cmFuc2xhdGUoMC41 IDAuNSkiPjxyZWN0IHg9IjYuMjUiIHk9IjY1MiIgd2lkdGg9IjUwIiBoZWlnaHQ9IjIwIiBmaWxs PSJub25lIi8+PC9nPjxnPjxnPjxnPjxpbWFnZSB4PSI4IiB5PSI2NTkuNSIgd2lkdGg9IjQ1IiBo ZWlnaHQ9IjE3IiB4bGluazpocmVmPSJkYXRhOmltYWdlL3BuZztiYXNlNjQsaVZCT1J3MEtHZ29B QUFBTlNVaEVVZ0FBQUxRQUFBQkVDQVlBQUFBb1h4OHJBQUFOcGtsRVFWUjRBZXhjZlhCY1ZSVS81 KzBtNlVlYTdLYmh1M1EzRkV1YXBCRXNXaHlRQ2VBSDhsRStCa1dIbWVJTU14MTExRDlFWlJ3c0g2 T0RVbUQwRDhjWmhCbFJSSEZBUkFzTURqcDBBRVVwR1duVHRCV1FKQ1VGU3B0dTB1OTh2SGY5bmMx dStqN3VKcHZON3I1dGNqUG52SGZ2T2VmZWUrNjV2L2ZlZmZlK2pVWG16MFJnRmtYQUFIb1dEYWJw Q3BFQnRFSEJySXFBQWZTc0drN1RHUU5vZzRGWkZRRUQ2RmsxbkpOMVptN29ES0RueGpqUG1WNGFR TStab1o0YkhUV0FuaHZqUEdkNjZRRjB2S24xNmxpeVRlWGdYOCtacUp4QUhXMU1yRGdONDlVSDFv MWJtR1BHc2NUS0grcjhFcHlWS3NRZVFKZXFFVlB2M0l0QXZLbjlJbUwxdlhMMzNBQ2FpTW9kOU5u ZTNxSXptaGNyNVR5QWZsYUR5MG9HMEdVTjk1eG9qQ05WMGZYbzZjZkJaU2NENkxLSGZIWTNXTi9V OW1uMDhKdmdVTWdBT3BTd3o4NUdhNWUxbjh5S2Y0cmVoWWFyMEJwR3B3M05xZ2gwUkNPMmN6ZVJh ZzJ6V3diUVlVWi9GclVkYTlwN0JST3RDN3RMVXdBNkpQZFdyYXFTdGNwNHN1MzVXTEp0UDlpOXhv bzExNVdQWUs3MldZSmRTQjRXMUd6RHNyWXo0ZmVQWW9tMnQ5QW5HNXp0MTZGNHN2VmZrTjhxTmdW VkhtS2hoalBhbHlqRjk4S0YwUEVVdWdNSWdwc2lHTmd2eHdhRzl5RkFmMUZFbjRNeURuYlRVanpX Ym1aRmZ4VTdzWWN5QXRZU1FITVhPQXNjenptZVdIbVR0cEJHdUdUSmt2bVpDOHhUUjdydVJOdm0r cVVyL1g1TzFDSUREcnVuSEp0MndlL2JpZWxzS04yeFg2aUlWME4rdjlpSXJaU0JUZVVUYmlvcXF1 N0EzYm01Mk03V0oxdHZReXlDOFU2MkhVYThWK25hY3dkVnB5K2I3SlJUMmhmR2txMFBZMkIvaDBi cndQbFFuZGpIRXEyUHg4OWFWYThyd0xiMUpPU0Q0QUFwUzExSDFCRU5LRFNDdzl5d1RCR3QxcWdJ UUh4MmFGZFhpalIvOVluV1M1Mm84eCtvMEJhTytkRjFUcFh6MzNpaTdjcjh6TU96cXQ5M2JJMWlk VXZRQTVaZHl0MUJlV2tsVm1tcno2OTJBZVB3UFBzUkl2NEtGZkxIZklQampHaEJuWW9jZUJ0QS9L ZTJXa1dYTEU3cys0aFc1eE02RVZ2QUZmT0pKVHVZdVdnazdXRUJKRE52Qk9BYlBZcjhNZ3NVMDU4 d0RiaytQL1B5VzhXYVZpVFF2eCtqWlQrT05yUE45ME51Zzh0S2ZrZksybmltTVZiMnlIY0lvTXpr Q3pveHFjdVZNNHkzYkdKUEJiMjl4eFNwUnoyeTQ1a0d4K0xMam1mMUtibmdFQ2p0SFZZdUZybG8v Q1hybHJTZURVQStCUGtDY0tGVWhZSVBOaXh0Q1hYbEFENEVDVk1OZHFLM1ErRy9JWXd3VzdkR3JO RUI2TXBPR0tleXQrbHBjSW85L3lONG5LMWpxeVkyMkxzTmNhcUpTUjRWSEFIcjZHc05pWlVYK0JV Mjg0c0EzazYvUEoxWDZpcVpINmZUT1E1c2o3UW80dk4wNnZURmdvdkdvOE5nUjZKOEQyU25nUU9r aUo1amk5dlJwNml3cEVVV01CUUJVNk50V1QvSWQyb2tSUXJpYVJiS09kVlF2Q0hWcy9XVmFWWlhO UE9RQWQwUmRaVHpkZlNtR3V5blFZZWRTNFo2dWg5S3ZkTTVKRW81UzE3a3lPdm14ZFUycTIvNUIv OXd6N1lQbWZudktCTWdBR20xekk4RENwZkF0dFJWeU9wODdLc2FpNzRNblljYTlvMmNqM3F2OFFn ekdWYjgwTkRpbW10VDczUjFRU1NQWkZ2U0loTWRaQUhDSStmNmhzUkFLRnZKQVdjZ2lDV2JrNGpu QmlUOStObHNqNDMrREhKMEg4Y1F5TzlRV1YySW43bS9HWU4xdWE1UkJHejlnWjd0citsMEloZTlU Z2RaUi8zU0FheUVJSFdjbE9YUVk4aU9nUDBVeTh5UC9mSjBmdEhweXh0WjBiV2srMk4rWnFCL3kz cytGVHNXM1FSWjRBTEFLTzhjc2RSNjZ1d2NoZDVMa0lsT2JMeUtkSzQ2YzFHbE02RWU4UFFoaXR3 Skg4NEN1eWs5MVRpNGUyY29VNDJzSTZFQzJvbW9DK0ZJNEVVTGcvb0JscStlZ3k0bmlWN3MvQVpN ZENxek90Y3ZqeHl4NVk3NHFsOHVlUVRoT3BrblM5clBYRjExUG1RcndGNVNOTWEyL1RpRUNqeEJ1 QUFXazFLWFRBamNDYWFuOExUWTR4YTUwMmtkYk55eWJKb2R1cmp4bkhNV1pmTmhuZXNIaHZHU3lq Y0gyaS9CVkdPb3QvdGVUTWxZd3d1eHF0UVo4QUVDakNXTzRSQ3c1MXlzYXhxQTdKNDN6RGtIWHNx SVh1d2tyZUVPdjJ6djN1MkhjRmQvMGkrWHZDSStUK2JKa3ZZeEkwQTNRZ1pmY1hRUjJ1Nms2SHk1 U0Z4U0lwNVgxVVJFd2poNXlYSjR5cmxsVGh1bUZuV3Nhb20zeHZMbTVFVVhnWkJ2TlhEeXRCMzZW Q1ByRGNZcm15enZHWGViV2xic254cU1PNkY0OTU0OVd3K1BaL1RIdEI1Mk9xMWlXa2JKNUR5L3pu SDRXY2gwYTZQVkRpdlp4SUg2T05VbjJwTkUvQm5TL2JIMVc1blQrMVdXeldkQ05oL3NweU9Pb2cv OVFuOCtZNk43NlkyUFJmZ012MzNaOHBocTVIalJyWWlwUmpZT29RR2FqbG0xeEtRSE5OSGFXTzZm Z3Ftc0RwMVlDdzRRSzZwcnJLbVJKUytQYnFpdjRWMUZGSGlKU3hzcHVoSzdUNTdkUHNXMmJLVG9R RFNJQ2NlbWREbmZBYXN3L21Xc3JNVUN0dFRyV2Q5em5jVUdCWFJMZmN5MnFvTXVGSXJ2SDc0UnNm dENvUEVTVERVQ2JVeERFQnFnUjFWMFBnSlVQUTFmOHpkbFhDaHl3UVJLYkJyRE1wdnNZS0ZwbjVK cEZVWEJFK0tPcUpWamJSeUZuMCs5MjZCZkJtU3VtNmlpeUlsSkxwWWl0K1N0VHRiQmxVTXkxZkFx aUNwbXFwRjFMRFJBdzRFNEptSWxHM3pVcjZXSU5lOVZiTUxvVmsva0RyZ21XeWk5ZzRpZHhHemVm Y1pGOFdlaVRXTnVXVGFOcDBPbzg5eXNIOFU2eXhxOXc5WlA4RFJ0OU5WWlVWT05yRytoQVRyS1N1 YUp4N0tPbE91Y3dwcTJJbjVlMng3VFpWaWxTQStjTTc2RDJPQzNVMFE3WmFQR0w1L0lLMHF2bVUv a1QvREVRU3ZlUWt5WGFycFJyWlR6VWl6SDFIQ01JN0tjcVoxU3lvZG43bkx5RVpLbS9vSkVvUUdh eVphTmtVTTV2UDZOWnFsR3QzeVRTNWJZMTdmai9SeDFVK2JiQzJuZmE2Sm9lVFFhYlphN0VwYmVa RFBGcTBjT2QrQVgwc3RyU09zSTB3TGRTNmVZSGxFT256K1Rmc2t5bGxSa09IY0VRZ1AwOEtndG13 dGFRT09SSG9YTG1KSGdXQUpLejMrWmdqdUhURkVuWW4zK2FDU1d4SjFZdHpNM1loSC9mbktYck9D Rk1sNkFWZFN4eHBQbVdLb0l6Q3pBTS9EcVlQWElJWUNtVjFjRksxNk9GWWVZVGxjYzJhWXhSeW50 bWpRcnV0Qmhrblhzd0hTRGlGN05iTkFnbVlNcytoODA2QnFPWHBvZnNhM2xYcEhKRlRzQ29RR2Ew aC8wcUplMEhXSnFqekExYTNWRkV0cTVQMWo2Sk5CNHQ2NFpabjVTTm1oMHVxd3NPbUx0UUhvWE9F QU9LMHhqOHZ2K09sRFlDUEtLUUhpQWhuc1JaUW1nZGQ5WFlLUERXVGZaVDZ6cWtxMWZ3b3ZGQWZB YjhXVHJnL1dKdGx2cW1sbytJZi9rQkZWUE9WMlJlVER1eGkvQTFrL1ZFSndFOXRQdXpNYU1YKzdK RC9USDkrQ0MwRzZ4dzZrMWRja1BWM2tLdURLeS9SNXJhbnNsbG14N0w1WnNmUnA4ZDd5cDllcFkw NG9FYVRhS1hFVk5NaE9CVUFHOXdFNjlnVUYrTWVPTDc4UnJZd01qOHBFUFRMd3FBYTFGL0cxSTVk dUdqeXJpZGN6MHNLV3NmMGVxb25zQjlzQ3VIMndEaERwa1BxeTdvQUsyQ2hzeXNqRVRVQVFFbTNL dmRSTXRRSnYzTFV5Mm5Cb29KZ0kxZkRVcGt1OWJUaVBpYThCM3lJb0FxVWh2bkdxZlRyK3NVbm4v NUpzSnZNZ3VCT2Q2QWRmS284bytIWjd1QWdlSVdhMXgxNWZyWmJlK3hEL0JXb3M3aDVvaGJ6cnBw SmJhYkEvNysvdVBLa1cvUkI1NHdkRkxGcEg2VlgyeTdSZXhaSE1TS3BZN2RueHA2NFVBN2QrUTE3 MjBZWVZKdlNacnpkQlBTWk5mVUo3aWNGTmhRMGEvOXV5eFJLYm1zSkp2TnVUcGc1eWYrRk5WWkwy Uy9pVks1cTY3c0tudEZNVDFUalNDTnZ6MjQzbWIxQ01Tci9HY09lYUtBRUNUUzFVZStXQmp6VWJj Z3JVdmFPSUJkRjhsaXZaZ3dKM1l3UENJc3RJZitBUytwaE5iTUdZRnZGN1dtcEdla3RJQVlYNW1T a09pSFdwazlQVTg3TkltTXM5bXR1VGZZZVc2K3k4anBqL0dxUFlvK3FXcUZIMkFnbmVCTFhDUUZE MVROemFFelp5Z3FseVNFNlVkZlFETDZYMW41NmhpKzd0bzhpM3dqRWlSK3Y1UXp6YTVlK2RkRDY2 QVhCOHN1ZXQ0NHVCN2IrNXpDNlpLeTY4MjRJK0FlaXJUcWZSdmtXVi9JMzN4VFdWcDlCUStvREVJ Z3owNytxeFI2MUpTbFBkZEVNVThCUERjaHJuWUF4RHFwaThRNjJtb2J5dVdEcFh1NVRCYlFEWkVO bVl6MHpncitITWZNOHYvZVhPbVVjNWx5dDNPbUxwQzR1TVNtdVFrRWFnSVFJdC8rM2R2N2ErMUJ5 OFdZQ0l2bXk0NDVVVnZzS011QW5nMndOb0dUNWNVMFBZSEZOSmVDSmp5dkx6SVNXMkh2aEJTcVo2 dW4xdU9Xb25DbThINTBpZ1RiNmc1eXFzUDlIZS9uVzhoWTBlVmNZZk9Eb1E4VmdXWU5VZXR1R0wr b3N3em9Yc2Y3Q1lCK3hiRmRJOXRSYzRaN04zMnNkU3U3bis0RGFhYmxwZElKcVg3WUFudnBmeW8r RFhkT3QzMiszZDFiNGVmcThWZjhSdTZMV0QvOTk1N3BiOEsvWmIrcDNxN2JrdC84dzFEUS9sSHdI T0hUdlYwYjBUZ3Rjc3dSWkozeUF2VFZPN0pRQTcxZEQweDJMUHRCclI3T3RqdFV6WHk1dzcxYkx2 OTREdGIza1JkMmpzcjVIbVR2RVNtZXJzdlFMM3VkdExwVkYvWFkzbFhOTG1oRW4vRmI3UnpMcmdX bkc0amN6NVoraXY5bHY1UFh0VnhyWHl6Z3ZJSnNMdXViUHJtNDVibFRVM21sK0FzSDI5d2N6dWhm b0tWVDU5T0FCdmpZaVZGd0hPSHJpVEhqQzhtQW9WRXdBQzZrS2laTWhVYkFRUG9paDBhNDFnaEVU Q0FMaVJxcGt6RlJzQUF1bUtIeGpoV1NBUktDdWhDSERKbFRBUm1FZ0VENkpsRXo1U3R1QWdZUUZm Y2tCaUhaaElCQStpWlJNK1VyYmdJR0VCWDNKQVloMllTQVFQb21VVFBsTTFHb0dMT0J0QVZNeFRH a1dKRXdBQzZHRkUwZFZSTUJBeWdLMllvakNQRmlJQUJkREdpYU9xb21BZ1lRRmZNVUJoSGloRUJB K2hpUkhHeU9veXVyQkV3Z0M1cnVFMWpwWTZBQVhTcEkyenFMMnNFREtETEdtN1RXS2tqWUFCZDZn aWIrc3NhQVFQb3NvYmJORmJxQ1B3ZkFBRC8vMDJIRVNjQUFBQUdTVVJCVkFNQWlwK2YxTFd1UXVR QUFBQUFTVVZPUks1Q1lJST0iPjwvaW1hZ2U+PC9nPjwvZz48L2c+PC9nPjxnPjxnIHRyYW5zZm9y bT0idHJhbnNsYXRlKDAuNSAwLjUpIj48cmVjdCB4PSIxMTcuMjUiIHk9IjY0NyIgcng9IjMuNiIg cnk9IjMuNiIgd2lkdGg9IjUwIiBoZWlnaHQ9IjMwIiBzdHJva2U9IiM5NjczQTYiIGZpbGw9IiNF MUQ1RTciLz48L2c+PGc+PGc+PGc+PGltYWdlIHg9IjExOCIgeT0iNjUxLjUiIHdpZHRoPSI0OCIg aGVpZ2h0PSIyNC4yNSIgeGxpbms6aHJlZj0iZGF0YTppbWFnZS9wbmc7YmFzZTY0LGlWQk9SdzBL R2dvQUFBQU5TVWhFVWdBQUFNQUFBQUJoQ0FZQUFBQ0FuSzVNQUFBUUFFbEVRVlI0QWV4ZERYQWN4 WlYrYjJZbFd3WnNTOXFSSE96WXU3SUQ5cTRzVEJ5SHY4c1Z3VGh3RlNkSHBUZ0lseFNoNEtBdVA1 ZmtRb0JMY1VlT1hQZ05YQTZTWEg1Y2hFQnlCQXFLaElUYzhST0NFMEo4QkhNWVd5c0x4OWJLMk5p V1Z2SVB3VmpXN3M2Nzc4M3U3SzZrM2RXdXRKSzE4a3oxbSs1Ky9icjc5ZGY5Wm5xNlozY004ZzRQ Z2VNWUFjOEFqdVBPOTVwTzVCbUFOd3FPYXdROEF6aXV1OTlydkdjQTNoZzRyaEU0amczZ3VPNTNy L0ZwQk1vMUFMTnhVZXN5ZjB2NERpc1k2clNDNFVHUXBDa0ovMDlXTUhSUGM4dnk1U2pmQkhsdUVo R3dndUVIUUtuK0NJUnZtTVNxcDJSVndHSlVQRW8xQUc1Y0hENFBCYlliaG5TdzBQVkVmQ29SMVlC Y1p5Q3doSWcvYjR1OTJRcUVYOWM4Uk1Ua0hSVkJvR0ZKMndLckpYeS90U2gwZWtVSzlBb2hIYlJG WVdodWJqdkJDb2EvYmRqMEhBU1hnbHdYRjZLWE1MclhLU0dzNllmZFJHSmFySG1zWVBpbjlTMHRj eko4TDFBMkFnc1dMS2l6V3NLM204bGtGd2xkSWo1ejFINHJ1NUxqTkVOUklPc3hjTzFaeWNlQXpX ZEFybnVaYlQ0bkZvM1U5VVVqWi9aR0k5Y29JWHcrZUNjeDhXa1FmQm5rdWt0OVZQZXoyUXZDRGVR ZFkwSmd3RHhwcmdoZGhzeTVkMXhFUFRkZUJBb2J3TXFWTlRWUzl3MVVjQ0hJZGY4U2E1aDVUdS9P OWorQWtRUU5kOUliYmQ4TVF6aUxoTCtJUkJ0RUpQVEJHVFgwZ0Y3Sm5MaDNtaEFFZ1B1blFPeFFk K1NPZ3BWNENSa0VDaHBBMDRHakg4RzA1dTljU1JhNkFjRGVRcSs4RW5kNVJmeGtyTHY5WHVUNVNv N00ya0hmN0UvbHhMMmdoOEF4UnlDdkFUaFRIeEU4NkJLbk5PUkhleHRuZmhOaDJBVE9wVGxKNWVG SFhYRmgva0pUc0xYWmpYdStoOEN4UmlDdkFmanN1ck13OHQrdnltSEVEMkxPLzgwU3IveWFKVXU0 VzJoZUxTUE5YR3FMZlZFNm5QR3NuT1U3ZnpEOEVVMW9XQmdPZ2Y4a0tMdlVHZ2h2YndxRXIyOVlz bVMyeXBSSXByK2w5Y01vNXluUTI2RFVNbUV3ck9Hbm5Qb3czU3RXRnZLNHkybUgvWXVYcjdRQ29Y bmdyUU81dXZVMEJjTjMreGN0ZXhjTk94b1d0NzViZFlic0pwRFc2ZFlQUDlRTDNzTk5pMXJQUmpZ VE5NU3Bia2dYTm93OTZJK0Y2Y1JaYk5zYmxhK2tNbWsrSWU3cUtWYWcrREtvVGtjaGZ6R29ZcmdR RHFlOXdBTGx2Z21TTkdtN0gyNE1oTTZBQ0pxQzh5ak9LU2NRdmg3NXk4WnRsS0tISk9jekFDYURM aVVpUjFHY05oOFY2cVF4SHJYSkE1dFF4dk51ZGliam80RkFZQ1lWUHRnZkRGMXJtaFNCeUlkQjJR Yy9yQ3dKMHgxbWNzWXVET3ExU0VQUk9CZHd1bWRoQmNQdExQSWtSQzRBblFCeW5ZWXZRQUcvc1Bv SHRqYTJoRmU1Q2NWOERMNGdNZjhPTWpvOWRIVnJzb2srWjVBdlFPbWp1VmxYejFydk5XMTVRM1VH V3hjSHRFNEVYY2NXUXBlS0lTLzZnK0duclVCb0hrMzh3VTNCMWpWSGErYThnYXIwN2x3UlhFaUVt MXJDbjBGN2QrQ0M5eVdVZlRMSWRkcnVTdzNtLzdWR1dSV2NiTnhHR01DY2hjdm5rbENycXprUmJ6 ajB4cFlETk1aajkrN2RSNGljQVVPcHd6N3RMZDlzZnlxYzkzd2xFOStWVHJHSjZYa21Xb2Y0UnBE clptTlFQd0hBUCtZeWh2dE51S3BpejBJZjFuT1didVYxZE5RUGxVUWNBMHRsZzJFWlFzODB0eXc3 UDhVb2VLNUR5bzlBN3dIcE12QVQ4QjhFNFFyTlQvVDZheDBkNjdGNmxweVZSSnI4QTlKY2R4Z0Q0 d21uTFNJL0hGSS9KTUJmVFd6Y1N6bDNJN1J4Ri9qcjhDejFFUElPUWt5ZENQUFBHWmc0SkxKTG1T VVNXOEhRWjRYa0tjam45RUVhRjZJSFVjOU9wS1ZjQ3BjWG0xcGFDK0tjRWlRR3B2OHNRdDlCWEM4 S0RqYXFIMUwwNG1lRDd6cGRGYndaRVNUam5PUHFLNFJiVHBFamdzTVpJd3dBbCtaNkNDMEFPVTdF MWl1eEV4N3JDWUJ2eWVSbGJtQTdPV0txNEtZRGxiL1dzSFo2MGp4YUgrdUtuTmVMcGRaWU5MTEts R1FRYWM0Z2cyOEE4TzgxTEFtRkVSN2k1Z1dXQm5CVi9UR1ljMEZ3c29IWVBpVVc3VmdhNis2NFNx bXZPOUthTk0xM283NWZRRURkWEZ1TTcydGVqUlFnaUpOZXpWNUFoeS9FMHU5RjBFdFhYaGJXSEox eGhUdE5yTEZuWGdiQjFla3liR0g2VzhqTlVmbGViUXQwU05WL2RJNjJNeTBIVHo3c1B6allob0Rq b09jbWxiZkYvaklZKzBEcWpoRHoxNVd2cERMS0xJV2FncTB3Y0w0SHNtNi9ieHlDU3pUeUtlZ1k0 TlJTdG52WHJ4R1IrNnppbTI5MVRLVDlaaFBMVjJiRUQyWGJpdjREVnZOUjV3dWdsQk82dEhuaGN1 M0xWRHg5cnFrUWJ1bmlTdkpjSURMQ3lScFNBOGpPc1puM1pCTEhHc0FjRmxuZkFhbXJRNmNYdmRV RHpIVjRnTDVpLy9idGIya0dsL1oxZDNiN3lMNFk4VCtCMVBuTkpIOGFBV1RCT2VVNHlhWU9tQmFO NG9yMlhJSUgvaXJXdGRYTm8yeUg5bS9mdkR2T1J5NVhHWWRCMUpJMFRGMit6UzB2blpUeUlJc3Jz ZHlJZ2VjT1NFMUk3dG56aXRNK3ZZclp6RmNvTTAyMzluVkZIa1o0eExLeDB6NW1uUzY0ZzIwV3JI b1JaQ3Z1TEN0MG9wQjlJd3AyK2h6dEFDNUh6cytIU3krV3NuMWs2L0szaTlsY01obUxJdWY2a0wr Z1E3OStKZGJWY1VmcXJwOFZpM1YzN0NPMnI4SjZlQ3pOblNjK1daRU9POTZ4d3MwQnc5RWdmVEls VVkrZzN1cmhIUk8zVnd5NjA3MmFEdGRnYjNUclRoRzZ5ZVVMMGRyR0JhZGw1cHZOaTlvQ3VPSTRE OXBJRzJTU213OTBkUjF5NVlmN21zWXMvd3ArQW9Tc2RGRnVlY3JMSlNiYVBKZzAyM041dVdIbVdi TXhuZHFCZ3Q0RWY0OXQ4MFB3QlpUWDlVYjkvVWpJM0dYRkZwMWVnVlZaeDdQTTVVSjhscFlxUktQ aW9qZ3o4ejlCSHVJWXVrSWZhbHpVVjB5M1RtSit3SldIUDhTZFlCL1pSV0prTmtpSHQvTlk0VGJD QUpKaTFFRno5RFBPeDhJeFBSM2JFZGxSckdwSitGNUFyemh6VlNpNjBGYzd1TXlWVHhySjVlZ0l2 ZVVTMG9vT1ZqZFBqUy9SaVduS05vMGp6NUR5bEpkTExMUU56MFFIYzNtNTRmMDcybmYxZGtjK0Vl dnVXQkNMUnViMzcyemZtcHMrTXJ4ZURTLzdDc2xJZ1lwd2JET3BLM3UxV2hndUNodm9iWHBWdzhY STV4djhIWEJ4OUFjdURXemE3eTBpSDBrYmMxNlI3dTd1QVdMcHk1c0k1ckhDYllRQmtHSG9sTWU1 blVPdlNYZEM4bXRVaXZHTmN3SG5pNHNPd08zcFpFNFN0NlhER1BUYzZvYmhCMnA5OXI5amlmSUh4 U2llcVBrR0JuWVQ1TlZ4MHViRkdzaEh3cXhYYThtWFZpcHZibURGM01aZzZQMU5xV1UrdlNwZVht cmVzY3F4c0s1Q3BiTWJtMk94anJmVGtZTGVubTNiK2cyYk5sSDZZS0ZRT3BqSHc0TTBPY2FjSjYw eXJJbkFiWVFCU0VMZVFlOE9aRlJteVQ0UFpKamxCVGlSMU1FMUs1M3JpRER0UzRkSGVzSkQ1djBq QlloNmVqWWZ4aFZKcHhoT010dXNLdzlPR0RmclU5TUI5ZndrZEFYYWM3VVFYVjNJVnhrSVoxWkZt RGo5OEF6dWNDZVNITTRxRWpkMTM2Q3BKWHl6UHhqK3RSVU03d0ZKRGNjUEdNUXZBUWQ5WGVGOVJm SlhKRW1YRnRGMjU2N29GQ2lTd2M2SkZ6NkpNT3NVTFMzQm1jV1JOQ1BybGRCdldlRlJRNU9HbXpG Y2xZVHdQaWJxY3ZuRnJkNlZHc1Zuemx5aE1UZmVMNGE1dDBDT2R5aDFCeXFRWERWczlyZTBycldD b2IzWU45Z29lR1lCcHJvcWxHLzFTKys0aFM4SUZXaXliU2VZU1lvK3dCYXNwblJqS1ZoRUdRbVRq dHNJQTBqUGIxOXlsUmJpMWZxRTdzYkw5UVBPcGhmL1pUYWY4ZHJzeEZ1RjVvSjE2WWZ3clBqNFFn L0dvcEhVeTJIbCtOM2plcEZNTi9LK2hEWDhYeEt4Ym5SUnpyRlhpSjdBYVB5YUNIOHdMalgxMEUr dnpNL2t5RlE4YUJnK0VXSjkxaWkvYktaaUQ3N2xsMWM0eHpIQmJZUUJRRDlNdzBsM1RnVmh3cFZy VlkzTWVyK0d4MEp2bXllRjhmQnpiaVl2Mi8valBCQmxHRU1DdU9HWW8wNjVMQ3pwRVVsbXVSQnIv cnV6cFVnMkxPeFBHV0EyZGFKRDJKY0lNYkd1bnJoVmJjSmQ3M1FNZEIvb1pLeXpYOVRiRmZscVgz Zjcrb1BkbS9SWmh0Rm9ueXM4RWY3d0tTTXhxOUdWVUpXejdKa3pIZVRYUzhnMEpwRmpoVnMrQXlB NkxML0hBTlB0Zm0yTUFZdTRMalhvTkZvR1lWZVR4ZjRjY3Jqei8rMUp3OEFPS1RnRm5JaTlza0JT aG0zVW1YaW1jSDZScHJ3RUV6a3JRaG9ScGc3MVUyU2Zka1JtNTV0MnBKSW40T3l6amI5QnNlN3pC TnJMSDQxMWQyd0NMKyt6Zy8vVVUwK0V6dTU3UGhDYkdDY3NyMlZMdHR0SzZjK21ZRjhqOG9SQmpo TzJNemc3akFxZWpoVnVlUTFBVndpWWpGdUl5QWFwVzBNbmtXN3JteG9wa2JpcGYrQWZDUStocmp5 TDNLM0xYVzQ4djg5cjVzOWZxc0RuVHdaWFROR1h4OXpOdEUyRENWTlhacEJDSkVuai8zRHIydTlF Y0tXempZUytUK1JFQzUyc3hlRWxWakQ4QmtnZlVqZjVGeThmMVFnTGxTVWl1VHVjZnhpMXZZbmFV MUJXc2VWRkpJL1RJYnVSTkRjQUYyemlBU1BkRHppUlJ2OVpKZE01eU9vdUtodzBoeGdSVWlyb2po VnVlUTFBMjRVMTNlZWgxQTgwN0pEd3JWak51RW5mSW5UaXhVK21GV2o5dkREZGxpUDJyQnltbitU RUN3Vlh4V3RNN0JvU0x1d2pSZDRWWExaSVNHN0twQWc5aHVlV3pMdEsvVHY5ZjhJY08yZE96Zitt UzQ0WitlRUJ2VXZaaEYxT2VqZVMzb1hwaXQ5TWNNcUF3QmluYXk2R1YzMUx5eHl5YlYwSmN1K1E0 Nnl1Y1BiY2x4SUJiSzBRZjlXcHYwQVdCMmVSMjVFTWNaeUpuKzJaTzJ2Q3BrQmFRdzVOR200RkRZ Qm9mY0k4NHZzeUJsdG0wQXBXTTQ3V3pQbHQwNkpXdlFLYk9RcTdRWDNUc00wS2hqZGczdjhmWUxy bGIweWE1cFY2WndGdlZLZUdZN1dFYmhnK2VKcUNyVzBKTXZSRkx1ZkJEUHBFRE5POGYyaUJXSXRP eXAzZzZmd2FIczAxaUgrRnZHc1FZVkRHTlN4Wk10dmZQM0NQRUYzdE1sSDNOM3QyYm82NjhYSjlY RFQwQlR3MzJ3VkhhMmQvRVpIaFdEazQrYVJ1UFJSYWpmU3NZeDR1bTAxTGhlcXdVVEg4NFRxVlV1 U2NlajFCYmtGYm5idUExcXYxNjJ2bnc3TTFEY01aNlFkdHN1OHF0RHVQOUhHN1NjQXRyNDVHWG02 YXFROVBNK052WFFNamNOL08xSlJWWXNpTFZqQjh4SSsxYlhlRFNjUGcvUm15T3RmTWViV1lIejBh cHd2MHZSdk5YQUtoajhnZzRkdGdiSmlTaEI2eEFxSDdyR0NvTTEzMlVrb2RCNFhseXA0ZG0zdFQw ZXc1dHJQalZXYld1NGo3NnpVLzhqNWpCY1A3ckdEb0VkWFphZ24veGt6T09NQk1uM1p6WWxDczYy dW91OWVOajhVM1RkL1AxREF6ZVlWdnRZTGhQc3V0Rjc0RlBhQ1A0clFDY3FyamV2aHBKKzZVSXgw bk1nZHFkRy9FZlMrSGllbHhDK1U0N1FpRXRJeU1iTEZBTE5yeGV5YTVGakx1MUhhRmFWSUVaWFZh RHNiaEIvekJjSGRhTnhmbk9BUEwvbWpISDJrQ2o0bkFyUlIxaXhxQUZxQlhqcjVveDNYQ3ZBcHgz YldFNTdnYUpscU4wWHExa29iQjFUY2w0VG11azRrL0ZJdTJYL2JXN2tnNVU0cWJrTzl1cHdRaXJF RHdKY1I4SlJIbkRveE8yK2F6aTNWS2IxZjc0eUxHR2hMS2ZhMUNINTR2VVgzQi95QVJaZHFQVHIr ck5uN29DK085eXFsQllwQjlFdVhuMXV1MHc2bVgwQjRpNklIYWlWNU9KbW1Gd2JZK2J5SFo0WVht TEZ5dTcyTTVFVDNwaGNoZytpN0M3c0N0STVTRERGZUxRZWRSNllmQUNMNkR2dFEzTjlXbzBqbUJy WU14WGM1RW1kVTFBblkybmdNVXk3VGdoSGtUZ1ZzcHltWUd3R2pDZlYzdEcyUFJ5Qm5DU1F4RXVS WHllZ1hUcXhlQ2prTllYaGVtTzFVR3NxSGVhUHV6U0VtQ1NuZENjZVM3emhZNUU1bCtCVUs1T0JP cC83UXdyNDFGSTYzOW83NWpROVRYdmVXM3NjYVp5ekJRUG9vU25nWmxuaFVReG1DU0xjejB0YVRC QzlYSTFkakJIN2VMWWRYSE9HS2Voc2ROTEJ5SXZncU91akxGbXJYNC9RQUFES3RKUkVGVTdtSG03 NHRodkEvdE9HUC9HNUdPeEdEdFZ1aW9QMURCbUtPMldqT1orenFIazdHM0svSzRiWkJPNDNSRnll SHBpWVZENnBkQmdyNThja2I4MER4aCtnVHExVDJmM0hlUkZLTkhZSlJyWXQyUlUvdTdJcmtYdlRL cUtWOTBJbkFiVFl1U0RTQmRFTURyM0JhTGR0eUl6bHNCcWdXNUcwMElkeXp0NjRyYzBOZlZxUytX QWR0MHJ2STk2ZS91ZUFsbDYyQkh1YzVtbHZvWDluVzFxMUdVYmxTdnZCTHZpMForaWJJdUJEV0FY SDFOdEtPdEYydnlvNjNVSUkrKzg1L0tWK0ltV1UvUDVzTW8vOXVnTnVSSFhVNGJ0SXo1dlYzdGY5 KzNZOHNyZ01YQnFILzNhMjlDeHdEa0dQNE01TW0rT3craHRKUCtIWkhmUUViM0ZMUWNsL1NYYVk0 STBrcldVNDI5cnl2eUVPbzdFL2xPQkxubEtVWWY3K25hcXU5a0ZjVVplVXF1VHhVc1JiNlN1SlZT WDdrR29PM3d5RU5nMmlEZ0djQzA2VXF2SVdOQndET0FzYURtNVprMkNIZ0dNRzI2MG12SVdCQ1l4 Z1l3RmppOFBNY2JBcDRCSEc4OTdyVjNDQUpUd2dCS1dhNGFvclVYOFJDb0VBSlR3Z0FxMUJhdkdB K0JzaEh3REtCc3lMd00wd2tCendDbVUyKzZiZkg4a2hId0RLQmtxRHpCNllpQVp3RFRzVmU5TnBX TWdHY0FKVVBsQ1U1SEJEd0RtSTY5NnJXcFpBUThBeWdaS2srd0doQW9WMGZQQU1wRnpKT2ZWZ2g0 QmpDdHV0TnJUTGtJZUFaUUptSldNRnp5aCtqS0xMb2k0bE5kdjRvMHNvS0ZlQVpRUVRDcnFhaUdK VzBMckpidy9WYnhUeDlWVTVQR3BLdG5BR09DclhvejZYOHRZZURmYmlhVFhTUjBpZmpNNDNvTVRL UEdWKytnbkV6TkI4eVQ1b3JRWmFnejU1c0tpQjJuempPQU1qdCtxcis2UGRYMUt4UHVDUmYzREdE Q0lmWXFtTW9JZUFZd2xYdkgwMjNDRWFnNkE4aGQ1dk1Id3g5UmhQUVBYc0YvRWpRSUVvY0M0ZTFO Z2ZEMStnZTRLbE9JSU9zdWF4N1d2MFczQXFGNTRLMER1V1gxTkFYRGQvc1hMWE8rTXdDK0t5OVdJ SHdERlRtY0I4NWcrR0xrZVFyME5ralNwT0duSFAxWHJpdzZGNGU4VzkrNDlOTzZVSmF3WWV4aEl2 ZDdCTFAwRTA3S1YzSmtXa0ovZ1hBY3BMbzZkUlpwb3B2RWxxNG9CY09hUjZ4UmNLRXBkRlNkQVF6 RGp2M0IwTFg2QjYvZzYzY0Fzb09KYWJFdzNXRW1aK3pTNzNVaEhmMk9jeEdId1JBa1p2MHdpUDdi bWx0V2swMzBPWU44QVNyOTBIOS9Ybk8wWm83KzNlR2p5SFlCNkFTUTZ6UjhBUlQ2aGRVL3NMV3hK YXovdStxbUZmUUw2bGUrZmdYclNOREFGaUhTZjYxVG1WbUdpSE9SMFVnaGFsN1VGaUJiMXFUVER4 cW1yZi9lbDQ1T2JhL2FEZUJLSm5iL3Vkb21wdWVaYUIwZzN3aHkzV3dXZWFLcEpmd3hsMUhBcndQ L1J5RDk2L1U0Qm9GK3llWkJ4SEhGNUNkNi9iVzVaWUpkMExFVkRIMVdTUFJ2M1AxWktYbWRSSDZJ K0lNb08vdWxGUmlxSWZSaVUwdnJoT29IREhZcE5pejBFT3AzL2lJZHVvZ3cvNXlCbVVNaXV3NTBk UjFpa3N4ZjR0c2lGOWJyZHd3Z1hNZ2xPWGtHY2VhelM4LzE3R2p1TENRNzFmaFZiUURvTlAyWFk5 Sk9UWnBINjJOZGtmTjZvNUZyWXRISUtsT1NRWUR0RGxwRGhMN1hzQ1NVK2R3UDBvWTdGRWQ2Wlg0 QkEzVmhYelJ5RWNyUi83NWNXSE4weGhXbC9tdDBVN0QxZkNLK2g0aGNiRGNTMjZmRW9oMUxZOTBk VjJtWktEdkF4S2RCeGgwb05TSnluMVY4VTRvaFAyYjlVUGVtWG1CamkvMWxsT04rbGZJSU1YOWQr VW9xZ3pReURORy9hM2UvcjNCNlRmS0VJbi9BZTY2UG1TN1dmRXJBK1RIOXRvU0dxNEhjVHFvR1hm UHFpRkd4cnJkeDVoWDd0Mi9QK2J0dm9uM2RuZDArc3JWajNQL1Y5NXRKL2pRS1FSYWM4emdod3BW UmJzUkFjQWVJU2lYMzdIbmxIUTJNUnBZVk9sSEl2aEZ5RHE0bzc3a0VIemsvMXJYVjFRRkpLZGNi YmQvc0kvdEN4TnkwdVdUeTlVVG4rc0RMNjFEZXVQVExXMmdlWnZvSy9wd21BYXhhTVpKck5aeVBH aGYxdlFkNjZWL05hM0tud2Z5OEJxcUZqR3BSdElDZWU4V2dPd3RkbmZkR3QrN0VGZWttTnk4NmFt M2pndE5PZHVQRGZYVDI1c0drMlQ2Y1gycWNaNW5MUmIrL2hRd0NZMktTbXc5Z1NvRm9YcWY2TWJO K1VSTGloQnNQZlVnSFZGNWhNTWVySDRvbzBhMVBBRGRjeVZQaW1DWmRkUElwcCtSTTUxSjhQUnVH dlJwNk5XZ1k5QndNZThRSFM4Q2ZzcTY2RFlEcDZkaU9TTzZIS0VZQUxRbmZDeGhkenB3YkhiWFFW enU0YklSUW1zRkMydzY5c2NXOTlhZTVwWHUybVR3TGRkUnFEZ3orRGZRMnZhcmhZdVR6RGY1T21M YXFEUEkyc0dtL1Y4UDVhTHo2NVN1ekVHOElia0xMNG9NMUk3NW9yNnRjUk96Y0hZRHhJTnZHZnhI c0dEUnBicndWVmJVQkNNbXZBUUN3eDdtQTg4VkZCL1QyZERJbmlkdlM0UkdlTUVmQUZOQ1lIQXZy dkQ2ZDE5aGN5amZSOW16YjFtL1lsUG5vQlFzVm5HK1BWejhxNCtqZi9Sb2UvdW5KZEJZbUpoM29u STQ3M3NDTWV0WDFBMDZFNk5XNGViZ2pIYTRhcjZvTmdJU0h6UHZ6b2E0ZlhFQ3Z2ZW1tc2MzdThx Ykx5dm9peVd5a3ZGQnpjOXNKc0p6NW1Wd2ltVG96dlB3QndjRHV6eWJ4Z214NFdHZ2MrZzBycVpT b0VNdkRFRXlBMUsxdUNyYTZuM2JTT0JtcEpWTG5DNWU0NC8yazJIVFB5VEFGVDlWc0FPOFFObldt Q3FhMm5XQU1nb0lQc0VYMUxOMVlpaFpUNmNURTBEMkJwVGJKR1c0ZCtoMHpFZEc5RnhLaS9iWnRQ T2VtVlpOZnpRWlFaMHFpZnFxQWJSZytFV0wzYWxtZVdreTY5MUJlbmttUVBvQUhlRXpKZnVaV0JR dS96RjJsbXVsTHJBUmZpY0IvUnIvUGpIalZ1V28yQVBTTk9YczB4QzBzVGVLNUxQUGxRekZrOTJo NXhwSStmS3FGVVpHZERoVXQwRm4ybkpzVjRjbjZHSFcyeWlLaDlLNnVQa2NSMmZLQjVrWDc5WVBp Q0pyNjRVSE1Mb25FSm13YXJoK2I4UmVwZXpLU3F0Z0FBTHpZemhXb0dGQkduWWw1SzUrYWxrbWd4 NXdWb1hTOG9wNnd2Sll0MEc1TEdWK1dreS9VRk94ckJEOE1jcHl3UFdINk9SV1VlYXBMSHRsT3du OXdzbUczVjNkOWRVbFVXRlk3UEtLcVcvdFA2KzE0VlcwQVJMeG0vdnlsT29DbzBDR21uSTIwZVNC MW13WVRwcTcwYUxqaVpDVE5EWUwxZnkxWWREL2dSRHBkdzBXSjZSeWt1d1o2MEJ4aVJFZzV4cTY3 dTN0QVNIN3Nxc0VHWFJDUCs1Ymg5bnRLaXNmUDlrYmJlMUxoNmp0WHVRSFFxbmlOZVJWZ3g0VWQ1 Mkh1WGNGbGk5QjVOMlhZUW85aG5mOUFKbDdoUUczeXdDWW80dXlFd3ErRkVYeTF2c2g3Tkk1K0ly ZEREWWpqVFB4c3o5eFpVMm9LcEZybDdnbmdRUWU3dm53cCtENkJzV05WN2FjSVY2MnJkZ1BBM1ps dXMxcENONlEyWmJMOTBCUnNiVXVRb1Mra09RK1k2TGlJWVpyM1p5VXFIOUp2NzJKaWRvc09EQzBk bzNxMVQrclc2K3ZhTk93WXJoK1NEOXBrMzFWb1Z4dnBFK0hxT0dsYm94V2N1eWVBTnVtcjFOZG9I aWJaSU84a3QyaTRXcW5hRFFCampRd1N2dTFvelp3OVZqRDBpQlVJM1FlL0UxZCtuWTh2cGRSeEVI UFdLM3QyYk81TlJTZnVISXQyL0I0RDQxclVZSVBVclRCTmlxaE9scU5iK0FGL01OdzlUTDg0TTEv VkgrMzRJMDN3WVE3VTZONkorLzRSRTlQakZuQnJDb1ovWUFWQ0t5ai9JUWJiUDBlUzRzM3czYjJV eDByWjdJUDhsSFhWYmdBM01mSGRhWFN4a3NLWEVQT1ZST3pPcVFsSHAyM3oyWk14dUZDWE9vRVJm RWVZOVUxVkhXektBMEVuUnplNm5Ja3lxMUlrdE1QR2MwQnZWL3ZqRUNyTmpVTktWNnNNcHUraUNC dWtybzZJTDhISXZsb01PbzhLSElOMDlHWEk1QnJvUGp6ei9IY0I4YXBoVjdjQkNNVjdvKzNYMlNK bkFuSDlFVVljdmpyMW44WWdYQnVMUmxyN2Q3WTc3OXBvd2lTUjlIVzFQemtqZm1pZU1IMENBK2Ns MUhzWTVMb0RDRHlDcStxYVdIZmsxUDZ1eU11SVQ1cnI3WW84Ymh1a1AyREp2SUtobGJOd1NQMThk QUI3QWdhelRpbFR5VXpyZTk1bzFCLzhwT0pWZXE1dUEwaUJMdjNkSFM5aG9PdGdyNFhQSVBVdnhD QlVvMGlteFBLZklhdnYvR3NleG1DOEk3OVVsbHVPdkQ0VDlIVkZIdXFMUnM1RXZoTkJxWHFpa1Fh RVA5N1R0VlhmWlRvVytrbi9qc2h2b01QcElGY245ZldYY05uR0ZnNEoyZlJBTmIzM1g2Z3AwOEVB Q3JYTjQxY1FnYVpnYTdPSTZPcVBsdm82bmxsR2ZkTlZCYWM2ZVFZdzFYdG82dWluVXlablVRR0Qv NUhlS2w3N3o0WFVNNEJjTkx4d0NvR1ZLMnZxM2YwTGhISDEvNlNRZkQrVlNIdXhvcGI1elhDYU4y bGVwU3Z5REtEU2lFNkQ4dng5Ny9oTnFkdHNCY05pN1I4WXhPRFhuV0RudFdkaStkWm9QMEtxSmdn OEE2aW0zcG9rWGVQaUc4QlNiYjQ5azhjU05QQ2ZVQU1MV3poUEErY1p3RFRveEVvM29kNzQ4eEdV cVd2K3VweU1JTzNCRHZmblo4UVBYYTdMb2NxWUxsUjFCb0JsdTdLV0xhZExSMDFtTy9RRk9PRDhX WkF1Sit2eTZQeFl0T05idXF3N21YcE1SbDFWWndDVEFZcFh4L0dEUUJVWndQSFRLVjVMSnc4Qnp3 QW1EMnV2cGltSWdHY0FVN0JUUEpVbUR3SFBBQ1lQYTYrbUtZaUFad0JUc0ZNOGxTWVBBYzhBSmcv cnNkZms1Wnd3QkR3RG1EQm92WUtyQVFIUEFLcWhsendkSnd3Qnp3QW1ERnF2NEdwQXdET0FhdWds VDhjSlE4QXpnQW1EMWl1NEVnaE1kQm1lQVV3MHdsNzVVeHFCL3djQUFQLy9NZENuS3dBQUFBWkpS RUZVQXdEeFMycDNwUVFmUHdBQUFBQkpSVTVFcmtKZ2dnPT0iPjwvaW1hZ2U+PC9nPjwvZz48L2c+ PC9nPjxnPjxnIHRyYW5zZm9ybT0idHJhbnNsYXRlKDAuNSAwLjUpIj48cmVjdCB4PSI0NDUiIHk9 IjY0OSIgcng9IjMuNiIgcnk9IjMuNiIgd2lkdGg9IjUwIiBoZWlnaHQ9IjMwIiBzdHJva2U9IiNC ODU0NTAiIGZpbGw9IiNGOENFQ0MiLz48L2c+PGc+PGc+PGc+PGltYWdlIHg9IjQ0NiIgeT0iNjUz LjUiIHdpZHRoPSI0OCIgaGVpZ2h0PSIyNC4yNSIgeGxpbms6aHJlZj0iZGF0YTppbWFnZS9wbmc7 YmFzZTY0LGlWQk9SdzBLR2dvQUFBQU5TVWhFVWdBQUFNQUFBQUJoQ0FZQUFBQ0FuSzVNQUFBUUFF bEVRVlI0QWV6ZENmRCtYelVIOEkrMTdPRnZ5WjZsTE5teVZ6SkVGR1VwWkxKbFZ5R1JKSkdXQ1ZG am00b1Fab2dRMGd5eVZNZ2VLVnYyM1lRc1E0eWxlcjgrUGVmWC9UN2Z6N045ZjgvNi9kNW56dm5j ZlR1ZmUrNDk5OXo3M004ckQvM1hLWENGS2RBWjRBcS8vTjcwWWVnTTBIdkJsYVpBWjRBci9mcDc0 enNEOUQ1d3BTbHdoUm5nU3IvMzN2Z1pCUTdGQU8rVjh2OHorTkkxOFVXSjl6dkJSd1J2SG55bDRD bkQ5NlR5MWZZSHhMNHIyRmM1dTZyL3p2TTlGQU5zMnJEWFQ0SjNEMzVGOEkrQ3Z4Wjg1MkNIVG9I cm9zQ3BNTUI4STk4bkhtYUVqNHZab1ZQZ3doUTRCZ1o0Y1dyLzNrRml6UlMrYXNMZUxIaVg0SzhH QzE0dGxpY0grY2ZvMENtd09RV09nUUZXMWZyL0UrSHZnMDhOM2piNFdjR1hCSUg2ZjEwc2J4RThK ZmkwVkxhWVhmM2ozQWxNbDdPVG9rNHpVeDNvbEdxT0diNHJGWDVnc09BZFkvbmNvQTRWbzBPbndQ b1VPRFVHMERMYWsyK0o1U2VEQlo4U0N6RXBSb2RPZ2ZVcGNJb01vSFgvbGNlM0JURkRqT0d0ODZC YWpiRVFYaVVoSHhuOHFlQi9CS1dGN1B6dUhEL3JpaGhyZ2JqU1NDc1BlVUYyZnNwUzVsUm02Nm9u M3pLSkh4NzhrNkM4Qy84MjdzY0Z0WG5aekxkdU9jbHFlSTA4N2haVWQyMm9zdGo1YWFzMko4cENx UEtvdU5WTlJHMzR4bGpVdWMzelNmRjd2K0N5K2lkNHQzQ3FESUFxdjVuSEh3UUxQclFzRStZN3hl LzVRYlBHaDhkOHJXQUJPNytmaUlmOGFKaGlYUW9mbEZCeHBaRldIdkVhZ1oyZnNuNHhQbThUM0JS MHRLOU1vcjhLUGlqNGRzRVd6SGJFUGpUNHNRUzhhZkNpb0FOK1dCSXJpMUpCM2JVaFhpT3c4OU5X YlY2SFBoTEs5MTZ4L0dud2ZrRjFqakdDUEQ4eE5rcU5INGo1ZXNHRHdDa3p3RCtIWWxTaE1VYXdM NEN3bzZONTNEcjJad2V0RldLTVlDL0JXZ0wrM3VqejhvZU85ak94TG1PbXV5Yjg1NFBpeGhpaHpZ OTk5TXpqQTRMeU0wUEZ1alo4WVdJK0xGand3bGgrS1BnZFFTWjNyQ1BRZ24xdmJLOGQzQlIwMG5z bmtSSCtocGdGMm9BMjh2M0w4b3lwemI4Y2M1WDZXYjRZMkN5Tm1mODNhWDQ4cVA2L0VMT1VHTEVP R09GcllwRW14bTVoUHZkVFpnRFRhZHQ1YjViR3pYY0NvKy8zeGY4bVFmQXJlZGhKeGd5ZkdUdTha VXpUdEJFdTFrSGN4dy9ESU8wdzkzdVh1SWtlUlRjTXlLL056Mnp6RVluM3IwSHdEbms4T0VpZEcy TWxhTWNYejJMcEtMUmVSazhkNVhQaXorVG1MenhlZ3hIOG8xZzJSSXorVFVsVDdUR2p0UFNoUlVJ SG01Qi9tSGhBaC83T1dONHp1QWlJVXgrZFFQV2pzRERDZjB6YzZ2OGhNZDg4YUhhTU1ZSTJhZmZv Mk9lakdyN1BNcmRaRnExUTVhZUR0ZTB4b254cEF0ODJDSDR1anpzRy96ZzREMzhUajA4TmloTmpr T2Erc2NnanhnanNueDlialpUeThWSi9QMzR0WU15ZmpzZm5CZGxqREIrYkIwYUlzUkl3a3c0aTRs UHlJRmUzN1l6WHdHMkVmaXpIRElrcDZqaHpyalFNRnNTcm9wbTJZd2p0bWsvOHUvSEExQlYyazdp L0xJam1NUmFDemsvTmE4M1dSdnFIT0F3Ky94Z1RFT0hlZzJYZldJM2ZkN243S00vSXBZTXE2My95 TU0zK1c4eEZJT3doQ2Z5L0lKRFdTTXNPMmR0UjlxdmkyWW9IY1o0QllnWFJpMno5c3dtNVVYQWRh RHVWVG1yRW5VcUh1Y2ovemtrUldTeVUxeTFEZnUrYUJ4RXR4ckFPZmJUMXl4Tlp1VEdHTytTeGpL bk5HSmkzNGlmNkdmanJ1SDRqV0xBc3I0cXpkZk15TTRBWFhDT3BFY3dpZUJVQnZiUVh6Q0s5VlV6 aVRJd1IyUGx4NkF6dEZNNXZIakdValR2eXZ5bWV1RFFmWjhyOVQvSFVJV01NUm5VYWxEZmhtRUNN OVlieE4yczRLUGpmc2E4TE92K3J6eUlURFg5N1psOW1QQ3VCRnNJeGhqZkk0MWJCUlVBOHRVNWJG SzZ1MnJvb2ZDLytsNWtCeVBaRlJMUEJvK1A0OWhYNHFJUy9jUkFRSnl6NjJPRzc1Y0V2eG1DMExS bWZlNXVJVVN5Y0swOWlGNUdCR3BHOGJsRi80d3E4RHBOY1g4a05FTlNkNVY1azZ0RHFWK0VVRDJX Zk44MUtOWnZPaHgyTis5UVpvRVo0QlBVQ2FSdlk0UzA4Wm5qRE1BeWZQZ3pEWjY5QWNVckdUOVNC ckR2TWZxMG9valBTZGMrQ3RtcVFsOG5YZnphWEt4R01kb2dXUmh6aUF6bmFEREFYZGFXVHRxeWxu ZmFzVEpRSXhCbE1FT3NJeTQ2Zy9Qc1k0OGdmcDh3QVJzRjJoUDZMMEJvVHhOZ0pMQnZ0dGwwZ01Z T1c1ZXVUc2M0ZTR4dzRRUGlFK0JJanZqbW1UaDFqTFRDVHRXdU50UkxOSXEzTExMUG94MjJjTWdN WSthZ2dpOEttWm5KbHVWdVRQdHRMM3hScE1Db2ZVM3JaOTJFYVFmMVo1blZTR09iREROWWVjWjZE TDRpUE5sSS94cm9Tak9RWEZVOE9zbGhkMmFJTFJqaGxCdmpBdE5rQ004YmdoZHBnWVMrazJpdzdz Y2FNVWU2TG1GU1BsWTc0c01tSVcra3VZaXJYaklBWnJHVjBjbnAvSFo2ZXZmS2thclZEWGU1bEp2 R3RIY20xWjFuOENqTnJ0R0xodmdlRnFzZld6Rk5sQUoyQXZGNkUwRUhNQU9WbXR2cDVDNzZiOHJ3 T3RGQ3M1RzhmUzlzUjRwd0UvMkNqcGxTM3o1aU1zYm1uV1k3Mnh5WVY3VSt0RmN4dUJvVjFjM3h1 RTlFQ244cTE4WnEwenMrNmkyYWt5Y1RINkhtS0RPQkZtL0twQ0l1bU5vVEl3dVZtUGljUG5TL0dZ SVJ6T0kxOUdlclk5UFovbDBnNmJSM29pbk9nSXExUmt6clVRUzcraXhDVDNpNkI5WGZPZGhFZDcw a3dTOTAvSWM3SXFQdXFJd2MycG40cDhRdW0xYVVWZXRhaytpeDFLNVdvTmNmWkdPZGR0NGxYS1Jk b3dWb21TdERwd2FreGdOT1ZSdEpITnFTbURYR2dxdkVhclRwSHEwNTB0dVo5eDVEcGh3NUsrK0pZ aE5tQzJLUVRWbXlMYkJ0UDNKalFwcEFSa1hzSzd4UlBva3FNQWVPMGRlRTNoVVozNVdNdWpIUFBS TUpJTVNiQnFGMWlvQWhvd1Z3SE1YaUpqZllEdmpxSkhGbUlNUW5LK2RxRWFIdU00ZWw1ZEJFb1JO ZzE2SmhHWENvL0l3N05Sekd1VWVnK3FVQ3Jtb3R6QklzOEMwZHhlQkJabmhhTFRsa3ZNYzRSWGpk UE9uWnEwbGhIZUV5ZWZ4NHNzTTVvWnhxbkloMVZtRmNGeXR2czFOYnp1NU1KQm9xeEVqQnpqY3gy bm0yRXFkOThRb3p4MEhpVzNPOWZjNDR6eEdzdG9GMnllVlpsM1Q2cG5oRzA0STV4Qm9oSWRyWnJB WXltMzVBWXJkbzV6dE9ENmtpSHJQbHJwbkNIc0hTd0tmU0N5Sm82Vkt2MThSSStQbWwvUGJnSTdH NWluSHBSUm5VanNZMmxIMHdpRzJOT2R2NUw3RGFjWW96ZzFDTFY0dWhvSG5ZM25mR3B4U2VadTdi MDVXWHIzK0piWjhGd2t1cVVPb3UyY2E5QzRnOUdxM2pxcFg1dXdsQUd0QWF3MDF5SDVzVEY3RGJv Mk5kRjR0T1hKSEsxeDNrY2JTVHVPZkNtUFJqWHdHTzlrYWdEV3FMcE1ycUxkeEo0REF4d0VVSVpl UjExMEJGV3BmL1JSRERxTzVjZTZ3aDJlejhoTmlQK0I4ZHM2YUN6ZmxIOHZPZ1k1K0JINHVORVk1 c2ZuYnk4SEtpellaVW9Jend4VDZjaWRkWlkxd0tNWWgyZ1ExY0M5U08rS1FNYXJjMk13dFhUZ3Rn TXhyMEpLc3VSWlhXa2RxMjA1SHlpcHZZUWZjcGZtNjBEMExUOFR0cEUyRk5vZ0ZPRFJsS25PNGxE Rm9kRzJuWHIvc3hFZEpiSDJYa25OWTJvOFJyQjZQZTgySWdUOHRiNWlBZnhXZ2p5dzREM1NBd2pz MDRZNndqeTF2SE5Wam9SbGVNWXNNRkRmdFNlNmtOTUlXdnpxeXpZbGV0SXRGbU5TbFJucnZCTlRP bjhlY2VKekdwUFcyZnRNVnNhUkRER0p1dU1UZXF4azdpck1qMFVBL3hXS2thUFRsNWVCNDNZanVx U2g0a2NTYjR4NkRSdWxuQ3MxMEd1S3RmQ21veHJFYmhKM3BqaysxT0w5dzlhUkZaKzhyWjRwWWJW dVJKOERvellGYi9kYkp1UHFENytXRUw4YU10Z1Z5NHhwUjI1NTlPdlc0NTBiWHNzcnF0KzJuUDNS RERiMnBPSWRTRnNVcDVNTm8wdnpWYnhVQXl3MVViMHpEb0ZMa3FCemdBWHBWeFBkeWtvMEJuZ1Vy ekczb2lMVXFBendFVXAxOU5kQ2dwY1lnYTRGTytuTjJMSEZPZ01zR01DOSt5UG13S2RBWTc3L2ZU YTdaZ0NuUUYyVE9DZS9YRlRvRFBBY2IrZlhyc2RVNkF6d0k0SmZKRHNlNkZyVTZBendOcWs2aEV2 SXdVNkExekd0OXJidERZRk9nT3NUYW9lOFRKU29EUEFaWHlydlUxclU2QXp3TnFrNmhGUGdRS2Ix ckV6d0tZVTYvRXZGUVU2QTF5cTE5a2JzeWtGanBVQi9FdkwxU0QrNStwNkUvOUU4dThxNkUveXJ2 UnczNzhyUkRadGM0L2ZLWENOQXNmR0FEcStQNnU3N2N6dENHNURkbGxWVzA5L0JuZlRtdzlVdU1U S0g3VG5yeWE1MXNCdU9Vb0tlRit1aWxubk1xNmROcUR0V0RzdGFJM00vZmZVQitEOEFkdWZ3U3VK UDJYWEI5WmNWK0k2RG45a3IzQjNZcnIreEUwTjVkZk40NlNBdTR4Y3JtV0FNOUFkdlA4ZHZBS3o5 K1JHQXJldXVlMWg1alg0dUoxdmRXRU1ueXZ5Z1RWSU5QS25iVGNpdkhnVytZWmhHRnhYNHVxUW1W YzNqcEFDN2tyNnBOVExMQjdqOEhBTURHQlVNTEs3WkFwRjNONWdkSEJqUUhzem03QkNOeGk0RWNH ZFBpN0k0bys0UGh6bkJnbnVqcDBDS3lsd0RBeHcxOVRTRllBeEJxS05FZUxKY1Zqd3hsZ0t4Q0Uz dFZWY2QvRmducVdKZW1DblFGSGcwQXhndEhiSmJOV0hHRlBmNnkyL1ZhYjRyanVzZUo4Y3k3SkxY aFBjb1ZQZzVSUTROQU80M01tb3JUWXVzM1VmSnhHSWUxMGtEcm5EMHYyaDBydVR2OVlHVTNrUXVl NldBUGQzK3FTUzJRT3k4N3R6d2xiSnFNcVR4ZzFxZFlVNmxheUx1OXdFTFF6Szgwbkp6N3JGUlZP eHJnUmxxNE82U0M4ZnlNN1BOZSswWmFzeUVrZGNhYVNWQjJUbnB3eGxMY3VuMmltZCtPSzZQTmRO Y3RUUi9LRTdTZDJzUFhXSnJ6VFNpdWZhK1ZKd3pOOEpLNDY0ZThWRE1vQU9RWU5URGFiYmR6RnJ1 VGN4M2FqczZ5bnU5SFRaN1JRVEtjLzFmbFNuUkN3M09MdWRyc3BoNTJkRzhjRU50ejlYMkRKVHZ2 ZEtCUGRtM2k5bWV6ZW9QSDBpbFVwWEhWZk5URzU2VnJZNnFJdjB5WElFZG40Nm4wKzBhdThZTUp4 L3VnYnkrZkVXVnhwcDR4eUJuWjh5bExWSk8xMms2eDFockpaNWZLdk5EWGR1c2lQT29zbFkyTEUv RHNrQUZxMjNiQWpraGRXQ3R2SGVpdFVMdVhkeU12SzVTelBXRWR5NWFlSHNiazB6eU9pWmh4ZnFh NHl0VmlyZTUwQytyaTUwd2F3T2dmRktaZXZ1Zld1YVNvUVJiTjVKVTM2dGFTMkVlWlZkL2xVL2RX UXZmeCswSVBhMUY5ZFcySzFqZVhiUWRZb3hScEJXSGxBSEhqM3pVSlo4WERzWjUxSnd6Nm1MZzBY U0x1Mmp2SEN6Tno5b0J0RCtlYnBoREhGZEpXbm1FTmVNUVBQSEg0ckRmNjk0U0Fid0FRZ2JJdFZn VjNJalNybTNhWHJCZHBXcnZWN2F6Vk9BVHVLcWJ4b25JNm9OTnZWSTBLQkQwelF0MjZ3aFRybFpX WWQ0WUJJWjRVdGxhMS9DbDJtTTFna2FBUlBjYkxTZGZSQURIeGV2cXAvWmtGL1ZUeDJONnU0MXJV SENYZjBQVGhyZjdZb3hnalpRSHh0Y2VQZ0tUTnRPK1JoMGlHdG1BSEhFZlh3czBzWllDTm9wVUNm MjdyU1BXdG9Nb2sxb0tsd2J0RVg5dWFIMmlPdHlZMWZUOHlPNlBqd1cvbENjT1BjTEtydmZFbDlS R2lJYU1jckhaYkpsMzZacHorQkJ5YkRhNnBacERPR0lSYnpQZ08rQTZXUVZwbk9RYmR0T2RpYkJ6 S0h6RXdHODFKblhhSGpaT3AzYnJYblk3M0FIUDN1aEdjRTNBR3BtVWpZbW1xZUh3Y0hOMXEzV2l3 aUpFZVFsSHgzTTNnbTNkdDR4RnZuRk9BTnUxbmIxdVRnQ3BMbHZMUEtJc1JDTTFMN05ObjhocjI4 SVdGZFZXZHFpVGF2eVcxalF2Z0txVSt5cnZFT1U0eHB6SW9PeVRiL0VrR1gzOVJPRmFLWjBPR251 a0VkMXNsalBnUm1qRm92bkF1TmhhbSt2RkovUHk1cUIzSnlvSXpqaW9RNmpZK0pCakNQaVdNdTRz ZmxHc3poR2NJekR1VTQ3MGVBaGlVejVFR09RVmwyR0JUOWZvUEhOQW1MZVZCUjFWdmNLajFJczhn QUFCd1pKUkVGVTA2WmwrVlc4ZzVwWGdRRjBmdGVKSXpTUndMRUo5bVg0ckFSYUlNWVk3RVRmaW1V QmtxbW5QdEZVMFgzM2EvNERmaFhHSk5xVVprUW5ha1VtNGZPbzQ5NDJudVIvSWxXSkRoaWR5Sldn d1V4bVRjVytEREh2QzJZUjFFRmRaczV6aHRuSFF2OWNRT09oN3RyQWExVis0bHczWG04R3g4UUFa TzdyYmM5VWVuSjkrZXNZMUlEbFhtVHEwTld4eEtINlkwNmhCV2FOb2xQaHEveDhtNkJFQmVyRWt2 RlhwWnNQSjl1WG45bmcwWEg0bk5JeWZGVGkySXVKTWFpRFJUSDdGSnB0YWxhY0N1ZW43dHJBTGo5 dFl6OWFQQ1FEMEFtM0krTzhhTEFOb2xINTFhZ29QenA2NWlyMG9qRkJ4V3NYNitWWDVydzhYUDdy bWkzanE1KzloWFhUdHZGOHZhWGNaSEN5dXM4cExVTnh4SzEwMWp4bG56ZlhhYWU2YTBPbGJkdFdm a2RsSHBJQkVMUVdUWWhpdERCcXNHOEw1YmRxQWJ1b3JQWkZMb3F6RGY5bHM4czI4dDlHSGpZV0RW amJ5T3VvOGpna0F4Z3RmT2VxQ0VJN3N1eTd1eFZ2eWpTSytlTGhEeWZRVVlqS3gwaCtVZkZrRnpO U3FuY09pRkRuUEsvVHc3NEc1dDhVYWJLbWlxYnVwYldiQ2p0cHYwTXlBTUxaVE5GSjJTM0FmRzJS ZlZPVXpnYVF6U1I2Y0twTWVXQ3lkaVJ2eFNIaGk5Q3MwWW9EdStpa1ZiWi91NVZkL1lodDVkN0Vw TnFzK0FhRUc1ZGpDeVpHYWxYV2k3S2tjclk0ci9DMlR1VjNWT2FoR1lCNjBJbE9SRUZrdTQxcnlv MlNqQ2krZE5MejBPR3BDZG5oY3oxbVNNenlrbWJPaFlZWnBOM0lLYzNHd2dUWEVXQmhYc245KzYx bHZQS2ZONTEzZWxFOExkUzFQZGFoM1RldzhMOHB6eTFpblhsYWxxVUZkYTFGekx5N3BOdXllcXdk ZG1nR29OTDcxcWEyUnZDN05PNTFyT0pMVjNIOTFjN0dUTG1wUHVuRnVhbEVsKzNzaWdOdmswZTlT SnFObG9rU3RGV2dpc1MwTXFVNmRIQ09mUkVTUjI2WFFDS0pqbTRBaUhONFRoNllJc1pnSm5GZWgz MFpZamo3Q2VSN3pMU3NrenRIWldCWWxwOVoyR2FmT1BLakltWS9XancwQXlDTUk5QU9iYkdyRC9s VnA2NFJuZjhpdEtQN2hBUktGMlBRbVd6cmwxakZ6NHNnYXJIYkQvQTVWRWNXdUtmUUZPNXZlMVgr MHhOcGx5SVFablVtSnNXTXFraWJjTXM2MnAwU1VXZU1NV0FjWjNuWUtSVEt6djJ3UEpiOVF3N2oy T1YyTE1Kc1FXd3FCa3JTYytESWcxM3Rvc3Q4QkhSck44S3N4L3lkZFQ3ZVVibXI0eHl5VW80UDND Y1Y4QUpqREk3Sk9sQ0ZNWnd4NFRlUE9vaU9iSE9tUkFZanRUTTk4M0tuL0IrUkRHb1d1SDNzendo T2FWK0lTSFphYXdFc1R3ZkFGdTErSnB2ckJzejYyT1JTS21FZDdTbHh6NnRlZFR5bk9GdUdiMmM3 SW9lZFduVk84Z0ZkbmpZTUEyYVJOdFpyUUo1M05vcUt0RHdmRTh1aWYrQWxhSVJINXZtQW9Ga294 aldZcDV1Ulg5MnVSWml3eU9PTkp2ejM2blVNREtEQlpFVWpHOEp4UStkYy9IbmFxR1NFdEtIanlJ R05GcDNGTm43Vm41c1lWT3NKNlZ1a0lYS1UxNkUxL2pST3lqSmpPUEFtWHlNeFVjY0JOSEYwZWlQ ZW9qekYyUmFxaXpNK1ZUOS9ENjBqRk5WdWpJMDVkV3psT3NlRE9URVFON1RMcmM3cXptMVVOeXM0 aytTeUFYazVjV3BrZGxaSEhPaU1qLzlTc0M5QzVhQTNKaUF5eVEvdDBMQ2xHd2EwTG5uaFJFYXQ2 aHRUdXRGRFB1cmxuVXdrMmEyWEJ1MjJoUFZ6MTdISnYwYW02Z2hTazNXZFJEUmFPY0ExdjF0cHRD VFhlN0hpVDZHWDU4aXlmTHlFaWtQTzk3TGthd292ZjF2KzFnRmVVUG50MmpUak9XR3A3Q3FMZHF2 YS9ZcHpOY1B3eEdFWXRNVWFLdFl6b001Ry9UWWZpMU4vRlpXWC8xRzM3eDBUK1I5Rk1jMlp6Qm9I OGNZZmZuaGhRdm1oM1MxNHpCQXpXQWNzR2pSbzVjeDI5WDdOQXZKUkwyMmZaYk0vb3lYRS9rcGRY QklDT1pWb2lrWVluY0lockRhRkYyWEVNUlZiTkRwN2JuUnM0MHpaTVlHMWhrWGFQUkxCSG9UeVlo M0JxR2cwMG5tOFZCcXFNV0NQajJlbUxHZDZxbjdhR3E4UjFFL0hwNTNTOGRxNmp4R2FoM3lvbGEy bGlJblNWckRPOTd3NEhocEV2L3ZISkNiR1dBcnFJcTUvOFJHdHVDVmdLc1BoTjhjeDZneVZzQ2tz QnJVMmE4T25STkkyZkNmMlkyT0FhcVNYNjE5Ymp0Z2ErVXlYaFJheXBrdnlMakdoMHF4cmV0bk90 SHVSVktLVnIwTnZkMDhtenJ5MHV2bDRuUU5yalVxM2FQT29UYlJKL0xaKzJscmxxTjg5a3lsMUoy YU9kU25vbUU5TkRIc2kwbFkrL2lwSlpyZUcycFIreWpWdzZPeFZONll5TU1VcXVxVTZnenpNMW1i dHFoUFROVGZDOTRySHlnQjdKVUl2N09wU29EUEExWDMzdmVXaFFHZUFFS0hENlZCZzJ6WHRETEJ0 aXZiOFRvb0NuUUZPNm5YMXltNmJBcDBCdGszUm50OUpVYUF6d0VtOXJyMVhkaFAxN2Q0cnQ0MENP d05zZzRvOWo1T2x3QWt4d01uU3VGZjhpQ25RR2VDSVgwNnYydTRwMEJsZzl6VHVKUnd4QlRvREhQ SEw2VlhiUFFVNkEreWV4cjJFSTZaQVo0QWpmam5YcXRZdE82TkFaNENka2JabmZBb1U2QXh3Q20r cDEzRm5GT2dNc0RQUzlveFBnUUtkQVU3aExmVTY3b3dDblFGMlJ0cWU4VFlvc09zOE9nUHNtc0k5 LzZPbXdNc0FBQUQvLzI0bGszSUFBQUFHU1VSQlZBTUFmOVA5OEJaZVBTRUFBQUFBU1VWT1JLNUNZ SUk9Ij48L2ltYWdlPjwvZz48L2c+PC9nPjwvZz48Zz48ZyB0cmFuc2Zvcm09InRyYW5zbGF0ZSgw LjUgMC41KSI+PHJlY3QgeD0iNTAwIiB5PSI2NDkiIHJ4PSIzLjYiIHJ5PSIzLjYiIHdpZHRoPSI1 MCIgaGVpZ2h0PSIzMCIgc3Ryb2tlPSIjOTY3M0E2IiBmaWxsPSIjRTFENUU3Ii8+PC9nPjxnPjxn PjxnPjxpbWFnZSB4PSI1MDEiIHk9IjY1My41IiB3aWR0aD0iNDgiIGhlaWdodD0iMjQuMjUiIHhs aW5rOmhyZWY9ImRhdGE6aW1hZ2UvcG5nO2Jhc2U2NCxpVkJPUncwS0dnb0FBQUFOU1VoRVVnQUFB TUFBQUFCaENBWUFBQUNBbks1TUFBQVFBRWxFUVZSNEFleDlEWFFjMVhYL3ZUUDZzSTFyNjJOblpZ eGo3OG9PNEIxWm1MK1RQeVQ1OTkrV1FFbGJra0NncGpRY1NLSHBTZnFWTko5TjBrSm9reWJRMEI0 NHpXa1RBc1J3RGdsTjdFQ2FuQU5wa3RKODBUUlFqTkhLQnV6ZHRRMEdhMWVXM1FLMkpjM2MvdTdz ekdxMFd1MUtabGNyb1puejdyejM3cnZ2dnZ2dWUzZm1mY3lIUWRFUmFXQVJheUF5Z0VYYytGSFZp U0lEaUhyQm90WkFaQUNMdXZtanlrY0dFUFdCUmEyQlJXd0FpN3JkbzhyN0dnZ2JnTm1kU0oxbkpW TzNXVW43V1lBREVCOUc0ZStNOTlvM2RhM3ZlNTJmTi9LcWFBRDYyZ1lvNmk5aGY3eWNGR2xWMDh2 cEYycDh2dGRURGNDMGtxbXRzYVNkTVpqL2c0ai9sSWcyQURRTm51ZGFjVDVIaEc0d1hUbGdKZXdk WFJ2NjExQjBMSG9OYUQrd2V1MjdyWFdwY3hlaU1nd3JZZjh6RWQvUFJHdHA0aGdSb2dlQnUwTUI0 ZjlFa2dzb09xYkxUTWQ1b251OWZVRVJFWjBYbXdiV3JGbXpGQjMvOCtnSEdSTGFLaTFtK0lLNVlO UmhFTk83QW1uUjBlODFYTE0zbjAxM0ZiTHBTNGV5NlQ5UVFQaTg5ckZqeTRuNDk0bm9GWUM2bU9I Uzl1NWs2djlxSklMRnBZRVQ1aTkxWUVSd0ZXcXRvd040QzlNWnZ0aGpSTElWSGYzYXcvdDNaWDNj Sk8rNTU1NDduczhPM09tUy9Cb1NqZ0xVZGJEd1hUM3IrK01haVdEbUdzaG4wOWNDMklOYyt1YVo1 NndENVJ5eVFQM21kVDNWQUZ4bXVpcWZIZndHOUlLYkFNNVYzSEIyOEQ5SitIMGc4V2lSMTNiZDhh MklSeTdTd0lMVEFBeUF0dzkxTHZuMmJDUnZIeitxOU44TDhnangxWjI5dlN1RGVPUkhHbGdvR2pD STNkdnA4Y2N4QkpxNXlEb2NFcVp0UXJRZlE2ZmJ4YUJQam5SMkJuT0RLWXk4Q1ZQU3ZzSksyZzhC WGdJVWx3ZVR0b1lmaWlYdHQ5T1dMVE1lUzlhREgyUUlsaUZmanEzZnRNVktwRllCZHdkQWwzeFZ2 c1B4cEgxcmJOM0cwNm5zVUJ6b1BnTzVjL0NWVm1GYStyTHNYaFQ1Z3ZMRnFyNU02c2xIT0hRSldt VkMzdWNCNG9QcThPdTZoQTBTckZuZ1hNTjVmQkwyeDVCL0owRHpCN3pncDRhQSszcDhYZCtid2NZ RVRIS284OXVSTG13WWgxQllzSEN5akYzM01jVXJLRTJRQ2ZHcTlRem8xRzlFdXlwZnI3NW9TOGd5 UlcvRzZMaVpWcUxaUWlHVC9sb2htMDVnNlBTQjRYM3BIMDVqUkJ4UDlsMTBzblhsQWZEWElkYkY4 RThEQkU3REYwT1IzN2FHVCt6dTdyWGZHQ1JNNDllYm4xY01HaTlKekQ5Q1JDZjVnU0hHc2V6MXh3 YTFKQ2c0WUtUeFpOOUgwZmd3ZlBvVTVGNFhKTUdQNDRMd0lVMURKNzBHWVNRRFd3OG53dkZlK3cr eEJMMFBmRDhFbHFzQmdWTWRYcWxMMkZiUy9scG5sVHR4VDAvL2FWYXk3M2J3T1lBTG1NNDd6Z0VU elE4dmNHd2hkS1VZOGxOMDVJZXRSR29WTmY1b1NMdlNUUFIyN01CVHdZUzIzdFZrSzVuNkl5RjVD SXhqQU4vSjB4RHNMa1R1UVdOcVIwSVFqbW05SWZUVGVHOWZhVlVLMkxDck43K0E5MUlFdmdwNFBX QU1NajBJL3g0QXJuRDg0RkNzN1RHRTFYRjgrTVNmb1Q2M0lCSVlpVWVQbm40SE1mMGI4TEFaYWdX UHU0RzdIUEY2T0lhKy9rS0V2Z2htV202bE1wSGt1U3RiYU9sTlJKQ0dKaCtkTUF4bm1ZTzZ5WitF VWw2R3JONXlOOHE0QzJWTXVoaWlEbThsTm00UDM1MVo1Q0R3ZDdEUWZjZzc2dk1TWVg2QWlieGxj Nlh4OFRQeEd0V3VGZldtTWtJN1FWdVJBUWxSRDV6cjdPTEp2Z3VKK0RZaXJ3eDQ5Qml4ZXlidUdH Zm5jNFBYNitxQTNrR1lXSzlDZTVRQTBDb2lkMW9WTmxYcXpROWxCWTRSMEt2Z2o5RUoxa0ttUzFV MndOcldrKzN2Q2U1c1dyNHdmUTYwZ2J2SE1VL0dsSDRJeThYNVRQb0N4elRYZ1puT2oxU3Z5d0xD VitrdkJjOTNnb2RMTEovQWN2VEtjSm1RK1F5ay9SaFFkRUpYOXF6ZGxDeEdKczZ0N3BLcndPZXRQ c1pGWFg0WGRaemdoVFlwNU5KOXFOTktSdWYyNmVESmI4V09qdllqNERtMDNVNnRyeXZ1UjRCNEVh RHVPREYvUnZFS1NxUEltVUM4enYwa1ZPYU05S1lORmNwVG42QmxwWllMdVo4Q040OC9MT3dINDN6 OHdueG05N1BBVFhKRDJZRmRMZVMrRGNnZ3JZTk0vaGpScjdZQTU3bDY4L09ZaGs2UUQxY3krVlEr TnhnMHFLWTZodzQ5N3MxcmRHd3FKQjhHMGdBUU1YMDEzN1hrOTQvczNmdmZGRHFPN04zMTNCZ2Yx K0hQRDBMb3VnVFJLVCtSend6ZXJQT3ZNTU84eXN6dTlaaUw1WDM4S21tUnpYN1k4enB4OVhlWjMr TkZpcWUvd1JEMjZ3ZzZnRW5PcXhPekRyT0NpOUl5UXlRODFKdEUvMm9palc1WGxhMlczb29OcXBS MUJGNW1iaExpTnlsTElSckZ2ZWlta1V6bW1NWXJ3UXZaM2Z1WitjK1JCbkkwcGRDdmQ2OHI2SkFF S0NLdU16OHFPNWhvMTZoakRwU2hTOUVUN1owcFJINFpvTzZvd2U2dHdaMUJFV0hRZW1wOVVSRVlW VGpsVllYM0VQTTJjQUJibk12Y2FlN3hneVRHTHdLMHVGTFNuZUtZbDYzQThISWY3aGJQSTM3SWRm aysrQlY1QVU5RDJkZ3cvTkp3cUp3ZjB1cmlHdDJ1RUxLbTNocGlBSzdwdkFtZHFnMENFRHJEby9R U1BhSGhhdERTTXZvajNKWjNLdzN5ZHJIcC9oOE5LOVNibi9JTUF3czlVM1V1NURodkFMMC9wSkVu M2YvbUhPTFRPbWx6ZGpLUlBqNHlMYzBzRTlKK3A2eVlMWmZMbmNEd3FGQXhFY2dqK3dZT0R1WFM3 ODduQnRma3Mra3podmNQZUhwRzBqVHVrWEVrdkF4b3FHdDB1MEw0bW5wcmlBR3dzSTdyVWI0Nlkx YytQL2lTaHFyQm9XZWVHVFpjMmtuK3dVSjYxZlZpWEdkK0h0UFFTWmoxYWpmdEZaR1pRNnRUdkxk V2ZRcFBQLzAvWVA4MG9FNE9Dd2ZrZGNvNjhadktwaU94dVVNZmE0a1hsMGYxYm5MTlZLcjZZaHJk cmhoTG9BMnE2NjN1QnREVDAzOGFlcEpPeklyYUV0SGJiakZjL1N6b2lIcnI5YW5ZZTlxMGZ2eUsv SHpta3owUlp6SmlVb3haU0ZlS2lraWhZSzVTakU5M25pbmRkUG5EZU9GSmM0MXcwaW1FVGQzM3dM THFUYkdrL1gwcmFSOENTQ3VQalJqRVB4Y21YUjdWTzk0cHNKNTVscmxwMTlwNk15QXk3dFk0MTht NTdqZ3pTV2tDT3l1MkZZeWwzdnhtSlErSU1WRTdUVmdtREJxNEJlbzQxdHQzaVpWTXZZQjlqOGRF NkFZMHZLNEtUZG5vUS8wT0FjSUxBb2pXMXpXN1hZUGFHS3ZQUExNN2lNekdSNzZZbGJSL0F2aG1Q TmwzOVJsbm5PM3hNWXdXNkpaMUREa2Jka1ZhcGttVE4wWFdtNS95bkExZ3VQTXlDOC8wTGpZYjFu Tkp5N0ZrNmtOWW4vOFhJdGFOTGdvZEwrQ08vU0F6L1pVSS85cVl0SGJtTVU5QWV1bFJGNFRyN3By ZHJrR0ZqTEhSMWxPNjNmbjVkTHY4Y2lHNTkyUzdvVXVaZFBqd3JwZHhaWm5vTU13enZIcDZ5NTRk Z1dCRWpQRWIxWjBmemY1QXY2RGpwV3dWakxTVUZnNndyQWhIbXhudTJwQktNWG1yYklFWU83RWlk QzQ2ZWd0Z3RiZXZrRW5mV01nTlBISTB0MU0zUnBtRlR1MHVIcFJRdzY5M1A2bFIzTFRKQmpGZkY5 N3BtNVl5bkxCbFM2dVhqNGhKRHd4ZFRLZmxaeHBVd0pEaFNmV0w0UFpiMkJjb2hxYy94NU9GYnFU YUFNOEp1NlZkWW1HcEt6K3ZnRm1jUkVRbmhYNE8yVkNyUG9sRVlnbUpzZG5QMEhTdnhUVitHMElF dS9GN0hZUGZrYzhON2dUT0FVeHhzYlBPV2k1TXdYTStVOUxyaFdoMnUybzlETXlVTDQrUG5IaUhS bVlLUlhxWjJPcG52dnZ3L2wybHBVSERNUi9GYmRWYkJ4ZmREMWhPdFYrWFkzb0x5ajhMb082b0dl cjA5ZWFuQmN3R1RGTitDbnE5TXRKTTZuUGNYTG9CeTVKNmQwUzI1anNSQ2U4TS8weVhSYXRLTmQ1 Mkp0Skx5OUFJTjhRMXUxMjFVakFBd2tZZjNSTkwybW9FeFN1NnBrd0RQYjBiTHhTaHJ5Qlo4OEtq UFk1cGZna0JBWGl1elJuUmRYQjkzb0xBc0UySWIrekVicVNYV09GMGVuTGpPbHhsUDQ4a2tPTk0v SytITzVaNVF5Q04xWnVmOHB3TkhON1hndzBWMG1lYWF0Y0hkMGRYRE4wMURnM25abE5hdzJsN2RH ZDd1bEs4ZG5KZFhRbnk5ejJtbzN6MStHYTNxOVlnNk1UTDBQTWV0QkwyOXA1MS9lR3JCUVdIVG5K amlkU05hTnlIZ1FzYTk2aExjcTArQWdCY3lSVzM2K1d6Z2wxZ1JUTFJXMXRrNlNOZGErM1Myajc1 Unp6WjF6OU9obmF1WUFJTW51NFh3anV0OWVibkZ6MExEMnZKanVoRGNONWRRT3RqeXRMdFhXVWZC dWphc0dHRmRlVEVWMGdvL05nQk5mdkF4YVUwUElVc0Y1OXNXL0ZCK0NZZzdQU0p6UDRXdEpQV0w1 eEF6T1cwazVJUldjcU9XejY1QnJxNmEzNjdrbmYxMTAyZ29xUk1sN21HazdHUzloSGNFUjZJSisw dkk3ek5TdGg3Ujl2TUFqTi9tb2dDb3ltNEJsMCtyRytJQVZudTh0bkJuMkE1VksrRXJwKzIyVFFw YlNWVGU2eEU2azRyYVcrTEplMmNrT2o0L213cUhtUE1mSDBsbnZYbVZ5eHU1dWY4L3NFbm1Fa2Zs L2Jxd3pCcTAzRU9Xc25VSTU2ZWV1MGZtazc3Q0RnR0cwaXdmOFRtZ1RQTmxtK0owRVE3Qy8rTmxi UUxWakoxdnljN2ZDdHB2K2kzaGM1ZHhpRDJJd0RmU1RBMDllTkU1b2xXM1pzSTlrU1ltSFpZNE9Q eFM2U1VSNG0yV3FEWjdXcVl4ODN6aUVtZjJ2UWExaGUyazRuZWlSWjhMK0xYRU5ONitCTk82RnNZ OXB6cnZRY3dnUzBQQ1NyM1JXSFdKeGxWV1g0Nm4wV01pVGZSTlNoajRpRXJvWDB1NWdGRG1ZRWRQ bUc1VjI5KzVmeHJ4b2N5NlIwVjZ2TXJucDZFOUYxcDcrTEF6RjhTa1p0cU1wd2pnc1A3ZGczaFlu UTFRY2VoSWp1SWVLc25PM3dpQ3Q3ci9vWGowR2FEM2M4Q2gyU2NpVklyMTI3cTlFTCtTVmR4REta L1JEVG9OOWdzTFBJVGd5NEFmcWF1cWUxcWFFWHltZlFIalZmTUZaZ1FiNFhVMndFdkFNSk9yd2hQ c3RESHNZS3dOcDlMdjZ0ODJCTW1Eb1dsa0JuNFR2dllzVlhDOUc1bzgrZElDejlqb2xmTSs2SHNp OER6ck9GTU9yVGFBc3FwcnQ3OHBwWlFIZU9WNzVnblg0ZXI1VWNtWFZXSlZFZmZkVVhPSDhvTXZK K0pUMVJuTmJlcGVhejZHTWZOYzlER2Z3SjRDcVVISFJkQk91UVpyV0c4SVo5Tm4zZmtRSHB3ZkxS dE45cExYMlNDM1ZCL20rbjBLV0VZaGpMcEhSZ0ZYQVNjcmlqQkt6b1dUaFZETXo1N2VtMnZYejhw RlZ3cjRGMnhsTWd6aE96Z042Q0FLd0NyQVJ5Q05vUTNEK1hTdDlSY1FWQm1aYUJqdlVJbWZWOGht ejRmZkpZREF0NWRDUC9PNGN6dTd5T0xBNWlScXdjL2xIdktYeXZRUjRZTDJjRmJDN2wwSC9nRWRW RWRYVEtjRzFRakZ4ajB6YVcwQ2w5OVFGclY4bXVsbHl0cUp2UitHLzlEUGp2WUQzb1RFTWgreGxC bTRIMkZmVTg5RHI3bzkwVER6ejM1UE5vcm9UVHcyNUZuNHAwREVQbE9kQlFBR3QxVENIaXByME5G andScFZldnBFZm1uWnJScnlRQjhHU0l2MHNDaTBrQmtBSXVxdWFQS2xtc2dNb0J5alVUeFJhV0J5 QUFXVlhOSGxTM1h3R3ZZQU1xckdzVWpEVXpWUUdRQVUzVVNZUmFSQmlJRFdFU05IVlYxcWdZaUE1 aXFrd2l6aURRUUdjQWlhdXlvcWxNMUVCbkFWSjBzZkV4VWd4bHJJREtBR2FzcUlud3RhaUF5Z05k aXEwWjFtckVHSWdPWXNhb2l3dGVpQmlJRGVDMjJhbFNuR1dzZ01vQVpxeW9pWEFnYW1LMk1rUUhN Vm1NUi9XdEtBNUVCdkthYU02ck1iRFV3WHczQTdFNmt6ck9TcWR1c3BQMHN3QUdJRC9vVHU1M3hY dnNtL2ZuWmJDc2MwVWNhQ0d0Z3ZobUFhU1ZUVzJOSk8yTXcvd2NSL3lrUmJRQ0U1V3hGL0J3UnVr Ri85bVlsN0IzbG55ZWg2SmpYR3REMnNucnR1NjExcWRvZlRHdHdUY0lkcThGRlZXZS9ZbzNkWlNY c2Z5YmkrNWtvL0ZtK0VTRjZFRGp2QjJ3STY0OG5KbDdvWnJyTWRKd251dGZicy9rU0FVWEgzR3RB UDhpRmp2OTV0RmVHaExaS2k5bjAvdGQwQWJRWnJFUnFWWHNyUFVCTXBUOUVvcVBmYTdobWJ6NmI3 aXBrMDVjT1pkTi9vSUR3ZWUxak9NaHFQUUFBRG5sSlJFRlV4NVlUc2I1NDdmM0RpNGhpaGt2YjlR Y1BDRWR1bm1yZ2hQbExIYmh6WHdYeDlDNE9yL211NlFhZ1Z3Vml2Z09xQ1A3Qk5VWWtXOUhScnoy OGYxY1crQ2xPdng2UXp3N2M2WkxvdDNpOHI3V0JxSU9GNytwWjN4OTgzd2FveUVVYXFLNkJwaHZB YUd1SGZtVDNFbDlNbDVtdXltY0h2NEU0YmdJNFYzSEQrbFU2NGZlQnhLTkZYdHQxeC9YYlJrQkZM dEpBYlEwMDFRRDBhdTJLNk44aGZVbDUrMURuRXYzUHJoK3Y3YldQSDFYNjBzOGNoUGpxemlvZjRx M05NYUpZVEJwb3FnRTRybk8rWHJWOWhZOFR1N2VIUDRycjQ2dDZPaHdTcG0xQ3RCOURwOXZGb0Ur T2RIWUdjNE1wZVhYSVpTWHRLd0FQQVY0Q0JNdXJHbjRvbHJUZlh1dC9DY2l6RGFENVhvNnQzN1JG QzlFbDJYalN2aFg0NXdHYXBxQTh2NjVMdXFEQlBCN25XbTdMbGxhVkFUd3F5OWZiOTF0Z1VldGp0 U0FoTXdiYWFmbk1ycDZpTWlsVC9jQXhlSDRIb012UldrZXhFdmJlZU1MK1dOZUdEU3Vvd3FGNVFT OXNHSWVnaEdDQlk1bitxa254Q2twVElXdkRVYzAwQUdhczRJUnF1SE4wM0p6NGdHc29vVmF3a0Vs L3JaQk5KekIwK29CK3FXd2FJK0o0c3UraWs2MHI5WE4vT3NTNkdIeFBBd1JPd3hlamdiNXREWi9Z M2QxcmgvNE1HWkJVOEVVNDNtdi9JWlprOThFSVB3U0sxWURBS2M4cmRVblhTdHBmNjZ4eFo0b2xO djJLbHEweWdFRmwrVVRRK1ZJL1hwVTRPd0dhb2lzN2Q2L3IyNGp5QmhpMFNLck1oMmgyOVNUUzN5 eDlXRDl3VEVScWhCTVRXYWIxdUFqZGJEcnRCMkYwT3B4RkZVQzFBSnpSTEJsWHJ0M1VnYVd3dmxM NVRBUEhEandWVEdoTDZEb0YyRXFtL2toSTlEUHNzUW1lOGpTSjNJWDRQZWk4dUlNZ3BBNE5hZ2o5 Tk43YlYxcVZVblFGWU9UL0N4SDZJdEswUTR5Qmo3ZGtTMHo2ZjRTSjVWcWlLMXRvNlUxRVNLR3BC NHpvY21iM2gwaGRQNUhxeStmSmlIQXBnZC9rc1BrOS9hOUNDZVVINHV2NjNtd1lvcDlEUDl0SHdV TmU1UUdBckJNWG1XSTl2OWZUdS9GQ0VOVnkxekh4RjN3aUYzTCtHeFBwNHNWalBrNjlGVEM2QitP OTlpUzlBWGRRYVZub1B1akgrM0VLaUVXWUgyRHc4RURrSUhCejdwcG1BRXVJOUd2RGEwbzFkbWtQ d3RBUHpuVjI4V1FmR3BodkE5dWd2bzhSdTJmaWpuRjJQamQ0ZlQ2YnZsYnZJRXg4RG1oVURualVL aUozV3RVM2E1WXlrWDc5R2gxQ1BvSGwyWlhnNHkzWjVqUHBDMkFjK24rMGlXOXFDbDNaczNaVFVw bUhvV3REeWhhaGZ3SXVrRytuNDVDZHp3NFc1Zk5rSE56SVF2b2Z0dUFpOGZweE12NlN5UHUzR3JJ U3JjSmRRUXk1RjVFT0FKdzhPcW1lNEZQSXBmc2MwM3dkNU5hNUUyaW93eFhqUzVwWEk5TUI2TFdl QkJudWM4eVRuVnEvSVN4TlEzZHZOTVhST2ozbTV6VUVkZEU2K1hHQ2puY3FyU3Z1UjRCN0VhRHVP REYvUnZFS1NxUEl1UVpqcmdzTXluTmFTUTJnTkdZVXBzRWdyWjYrWmFXV0M3bWZBayt2cnJDd0g0 eno4UXZ6bWQzUEFqZkpEV1VIZHJXUXE1MHNTT3Nna3o4VzdtU1RNdmdSZElwUDVET0ROK3Q4eEVk NVhqNDMrQ0t4ZXoyUjVEMEUwU3Bwa2ZKdjU3UHA4UHVSSHR5Wm5vVU1sK29YbW9FTE94bktwUitt MEtxWEVGM1d2YTd3ZXArSWNWZlFEdGFyY2FTaG5pZCtJMStobnZwbDd6RStmbzNTS0MyZzF6SE1E OEpIUDhkNUdvZkVPNGE2bDd4SFB3NGNKbmt4dHljSG1hOEFMdEJieks4VHNnQTdqNTNYS2VheGZL OWFORjVtYmhMOVR4azRDZEVveGl3M2pXUXl4eEN0NkY3STd0N1B6TG95QlhMQ1JaeCtQZFRKS3VY WlE4emJrT0RSdzUva1RuT1BIeVF4U3A5OUYxZUNEdXZSZGE4NVp6VXk2cmpaaStQcWVZUEs0RVVx bk1hTlYzUVk5elBrT1lDNmZOOWd0MTNKZXRiMUp5RHNwUnBHV3MxNmprQUh6UEpwMEk4RGtKVXVW VmswUEEyOGdBV0dXNmFaWDVIS3JMSUhlWVhva2hyOEF0S20rcTk1QTNCTjUwMjRETFdwbHRGaEhx V1g2QWtOVjRPV2x0RWY0WTYwVzJtUXQ0dE50OW9QNDlKRDJkaXcwbGFDWEM1M2dsZ0tsZElVMTlJ MnVoRmxlQ3NqNkRUN1pieGxZc2lrQkdXZ0hUZWZUZjgvRExYVzViT0RWK1p6Zzk2MytSM0QyUVJE MUNFWGdkK3VVY2NjS01zNkpkcmFNcjRIOVh4R0U1Qm5yY3FpNFlyQTlIQitYM3BmeFRRZnFiSnJI VFJhazU4UzFRRmVMWXQ1WXdCWUtkRko1S3V0ejVUOExLemplaDl2N01ybkIxL3lJOU42aDU1NVp0 aHd5ZXRZaElPRnF2endBUk5NZXNTN2lvSjAxczRoN2tjbTlCZWNpZmEyakVrd3h2Y1FNejB4OGNT Q0FsR2lyY1g5T3l6TGZya2FqSTIzL2kzcUZ1eWNzK055YUFJK3VXUWgwWDg0eUdUczVKZ3YrMTRm eTM3ZC9Pajg5SnBuQU9Qamg2RE4wcFZSeW9ZRzlWQlhUMC8vYVNqRHV5cDYvRVNlOS96YUp4SG0w RldkSnlicjVYbUZRNzkvS2src0hXZVhTNGJQUk0vclR5eHE1NnBFSVdlRnNERVNlZy9xL3Q1cW9E VElFOHc5Y09mZ0RzUXJ1eG5VVTJWbjFDRmdFSzViZ0p0dmZ0TU13RHd4NlNkclVENkZyNFIxMFpQ cmpqT1R0SndTczVrYnl5bXhMMlhpYW5lWEVsV3pBNjhRTnJHYUxVUWp5bSthQVJTdkZxSy9FL0xx NVJxMGVmV1paM1o3a1ZtZWtDOW1KZTJmQUw0WlQvWmRyYjkwVlJhRzBTSkNmR3JERTZaSmsxWGwx eGpnMHYrUTY4ai9Ic3dUOUZkRnM0TmNXdjhQWEVtTXBhYU1kMVpLV09pNHBobUFLczVnMGMwaTBU REdvaHZIUmx2Zm9PSFpncC92emNoM09jYXE5NTVzTjNRcGs0cEdSaFBESHVhSjRSQ0lwM2ZlMm5w b09OQ1FUbG9zWHNRcEJnZ2pFanBEaDIxQmZIYStQRmVpRjQ0bEVva2xwZmlyRDZCNXpOS1M5WFRz TEN3NW94YWxQMzlpVDJKQ3B1a3lOUm5mVkFNWXBaTy9RTy9YRjF4VURVejYrOVF0VzBwallrVk9E MzZLMG1zK0lpWTlNSFF4blphZmFWQkJXSjVVdndodWY3R1JpckhwenZGa29SdHBOc0J6d3U3RUxy R0hxZU5KWkZlSTI0YnhWZzRaWGlnbEZMU1NmWiswa3ZZUndFNnJOM1dkSnNta2ZSVDNuT095NG5U RjF3dEVYTytacDJyOGpLVW1KdFFjekVYR21haHhlcXNteUN6U21tb0FJMWlMTm9qL1lVSmV1VHcr Y3VJZEUvSGFvU0s5NkNQVlJXTG11dy92MzVVclJvZ014M3dVUnVadHY0dnVCeXluMnEvaE1iMEYr WU9HUEdwT01pS2sxTkVaMUxJSGkvRGVYWXFKMXBwdHpubFU1ZENIK1hDVi9mOGcwU0hKT2VLU2Q4 RVF4L2d2SVRvQ1BCSHVkSzR4cnMvclVMWERXbTl2c0pMMkFjQWh3TTZZLzJCZjVUeDhVVEMwckp3 T3FVelJ1L0FxUC8yVW4rM3k4OCtKWjh4SktWVUthUnM3dWgzSjN3R29NMFRvbmxqU1ZpTkFmMURV OU5EVHUvRkMwSDhGRkVFOTltQ2IvMHVJb3kvZ0ROZm1qT3dFSXgxcUVmdzJJYjZ4czhwRGFhY25O NjRUa2M4aks4aHhKdjdYd3gzTEdqRk9WK2JrR1N2ekExNkVzR01nOHVmVk90cG8yOHJmSktLTEFP aHg4cndwTGQ2ajRNUDdZODh5a3hmMjBvai91dW9iY3JoenNrdlk1YWJYZ2Y1MEdHSE1IT2VpQVFG UndiMXhyTlhFcnJhcWNXcXFwemVTRzBvcFF0ODhkdUNwa1ZKOG5nYUNqdE0wOGZUeEFXeWovekVF Q0xiUmx6SFJnMWJDM3Q2enJsK2ZNYUh5UXp0SUxKRzYwUlhqWWFRRlE0YWpMc20xdXMwUFhNa3Bm L1NVendwMmdSWEpSRzl0a2FXUDZHTzlWSGJFazMzOTQyVG9UbXN3QVFaUDl3dlQ3WDZXWlQvVnFE aW0vQ015RndEcTNqamFabjZyYTBQL0dvMkVnT01KKzJJUm1qRDRTWGM3N0VVNGNndm9nMzJFRG9Q NHU2aVRHZ3VxalJUZmRXM1lzQ0kyZk9JMjZPUzlQb293aFBwN0dHUEZOL0JDTkoremVsTWZMOTZG QWl3Unl1Z1A2dzB5cGczVHZIdUNvbUpvS1RZZXJJb3BjNGcwNXJDc2FZdlNiWFF5NkRkVmNTVWlw c3RjdzhsWUdPdkdrdllEOGFUOVpZUzNXUWw3THpwSWdaay9UWVJjT01FVnNJcDArYkMrSVlaSXVj dG5CMy9DSkI4RzNnV28yMnlhbExhU3FUMVdJbldubGJTM3haSjJUa2gwdm5BMkZZOHhacjUrT3A1 Rmt2cWNqK3dkVERPVHZ0a1d5UGZMcHVNY2hGeS9LTlU3YVQ4blRHcWNuc0dqOC81Z25JL3IwNWtJ RnVYSTd4OThnaUV6WW1NQWRUSFU2WHZnODZLVlROM3Y4ZXExZjJnNjdTUE05SDRsVUdDaU93cGRT Mi9YY0JYUWNneFl5dWRPdHE3RWtDbDF2K1hwTHJVSFpZVDFkbFJZcmp1OGI5Y1FsUjFsUzk5TVRE dXNRSzVFYW5NWitaeEU1NFVCYUUyeHpiN1hQRzZlUjB6NjFHYlFFVFNwazRuZUNlM3IxZW9hWXBx OFd5bjBMUXg3enZYZUExRHF5aUF3Z2k4S3N6N1JHTnE0d29TTldTZVIxNkNNMHVvRkNlMXptZDR5 bEJuWVVabGQvYkZEbWZSMkVlTUNMVHZFL1EybGVoT3RMdUdadm1xK1lyNXpCSE9vRXM0UERFRm04 TG1vakk5T1RyZDZ2SVQwUGVwU3U2UHpmcUZ0N05nSFpuQ1h1NEdKYi9XTDZTRGlyZVRwRGpxazBy SEhkZm5OMDEwMGRGWE9ZTks3WGRDK1N3bDhWQzR4cUNsZjlTZ3BndWJCb1FyS1o5SWZORjdSSlRm WkNwRjBmdkFDL0xEVHE5dVRMUFJ4eCtDMStWejZYZVhEbmpCeEtDeUZ6TUIzMnNlT3JSS21kMFBw dWdmeGNpaGR4NnYzRyt4ZUJKNW5EV2ZTcFFmWVFqUU5EUlp5VC8xNysvaXhUU0g1dEs1Qm1TT0Vq dTg0WkVOSDE2bXVnb1J5WC9ua3U1ZHNSQjExTHFYRHhKRVFEVHFmUElVN3dGK3AvZ3Jad1k4V2g0 a2hpa3BCb2JHaDdNQkhYWkh6a2Z4ZFFDQ2IrZzhMOHlYNWJMcHZlUCtBOXd3VjBpdTZvVXg2Qis3 V09pd3JQV3FpaEN5Y1VuK3VZVjRaUUZCNWJkeDhkdkFiVU9nVmdOVUFEa0Vid3B1SGN1bGJqdXdi bVBWTEZOclloVXo2dmtJMmZUNzRMQWNFdkxzUS9wM0RtZDM2eklzVHlGTEpCOTIxZ0dLKzNMU2JS Nldzb0oweGZabDhXdGRpT2RsMEZ6cis3L21QU2FOdmw5aFhEanorK0JqcStDOG8rMjJBTGtEQXg0 UnUrOUVSYnp3Ri9jbHdidkRuNEtXZFBaQk4vYmNWTWdOcUZGWDE1Z3NxZXJjR2ozTUJnVXpxNjJk dWZKSzU4K2FsQWN4ZDlhT1NGcnNHSWdOWTdEMWdrZGMvTW9CRjNnRVdXdlhyTFc5a0FQWFdhTVJ2 UVdrZ01vQUYxVnlSc1BYV1FHUUE5ZFpveEc5QmFTQXlnQVhWWEhNckxKWXBaN3g4TzdlUzFhKzB5 QURxcDh1STB3TFV3QUl5Z0FXbzNVamtlYStCeUFEbWZSTkZBalpTQTVFQk5GSzdFZTk1cjRISUFP WjlFMFVDTmxJRGtRRTBVcnNSNzNtdmdjZ0E1bjBURVZFa1k4TTBFQmxBdzFRYk1WNElHb2dNWUNH MFVpUmp3elFRR1VERFZCc3hYZ2dhaUF4Z0liUlNKR1BETkJBWlFNTlVHekd1aHdZYXpTTXlnRVpy T09JL3J6WHd2d0FBQVAvL2E2SkJIZ0FBQUFaSlJFRlVBd0NoNkNHVjZMN21QZ0FBQUFCSlJVNUVy a0pnZ2c9PSI+PC9pbWFnZT48L2c+PC9nPjwvZz48L2c+PGc+PGcgdHJhbnNmb3JtPSJ0cmFuc2xh dGUoMC41IDAuNSkiPjxyZWN0IHg9IjcuNzUiIHk9IjM2NyIgd2lkdGg9IjUwIiBoZWlnaHQ9IjIw IiBmaWxsPSJub25lIi8+PC9nPjxnPjxnPjxnPjxpbWFnZSB4PSIxMCIgeT0iMzc0LjUiIHdpZHRo PSIxMDUiIGhlaWdodD0iMTciIHhsaW5rOmhyZWY9ImRhdGE6aW1hZ2UvcG5nO2Jhc2U2NCxpVkJP UncwS0dnb0FBQUFOU1VoRVVnQUFBYVFBQUFCRUNBWUFBQURPZjBFREFBQVFBRWxFUVZSNEFleGRD WHhjUjNuL3Z0bGRTYlprYVZlV2N0aU90WEpDRG1ubDVJZEpIRklPUTJnVGFCTWdwSlMyRUZOQ1Ex dWdMWVVrSEVrTGJUa2NTbHZPRWtnZ29keUJjSVJ3RlBMRFhJVVFYQnhyRlFkeWFPVTRJWTRsN2Nx M3BOMDMvWDlQdS9MYjNYbDdTU3V0NU5uZnpIc3ozL2ZOTnpQL2VUUGZ6THhqRmRtZlJjQWlZQkd3 Q0ZnRUdnQUJhNUFhb0JGc0VTd0NGZ0dMZ0VXQXlCb2tleFVzWHdSc3pTd0NGb0VsaFlBMVNFdXF1 V3hoTFFJV0FZdkE4a1hBR3FUbDI3YTJaaFlCaThEeVJXQloxc3dhcEdYWnJMWlNGZ0dMZ0VWZzZT RmdEZExTYXpOYllvdUFSY0Fpc0N3UnNBWnBXVFpyOVpXeUtTd0NGZ0dMd0dJallBM1NZcmVBemQ4 aVlCR3dDRmdFWEFUeURGSkh0UC82Y0RTbTYrUkh1bnJPT2RYTjFSN21qQURhNkhaNFUxdFZqSFBu NmJIVE9ucGoveHJ1aVQwRVhSbjRuRDRKN3cxSCs3L2UwUk83ZXRYYXMxZExnVXRjSDRjNzFnOXNF cG1sN0NPOS9aZDVNTWhoNFo2RlY4ZTZjZWY2L3I1SU5QWng1RDhDNythWlBVL2gvQWl3LzF4SDc4 QWZuM3p5eHRZNmxxTVJWWE5IVC8vemdjRS8xVjQ0bTNLcElKQm5rSlpLb1cwNTU0YUFER293UWg5 eU1yU0hOYjJEbU02QVJ1KzFJT0cxUlB4aVpyb2xFQXcrbCt5dkxnaTBSdnRPd1dEN1ZVZnhrQ1o2 SFRKWkQrOTFJVVEyTVBHZnNkYTNIMjNOOUNGK1Fyak90UnZYQ1RiTWZBOHF2QUhldW1XT2dBdzh5 N3lLdG5wNUNHemFGSnBxMGY4QkkvVEdQTHAvNUtnVDBJLzVzeTJuVmdRaUd6WjFoSmcvaS9Rdmhh L0VqUWNuQTcrclJIQXB5NnhidDI0RlZvVFhPU0huVWRTalVtd2dhdDFTUjhBYXBPcGJjRW1uNkJ5 ZGVvWm12YldLU3V4dnlqaDdxNUMzb2hVaWtIR092WkEwWDF5aHVJZzlISmhLcHlTd1RMMjdQWGNv R0I3RWluQWI2aWlyUTV5c08xRVFzQWJwUkducGJEMDE2ZWNoMkFSZm1XUDlVT0JZNkVCbHdsYXFD Z1NZaVM2clFwNndxbjE0Ly80SER0RXkvWFgxbkhNS00zOGExVHNkM3JvVEVBRnJrRTZ3UnRkTVov bFZtVWwvSWpPZDdrb2w0Z3l2Sk94TTAxL3QyN2Zyc0Y4YVM2OE5nZTd1dmxZbXhuMDZZM29zWXVt RzVxT3FEZTBnYlJFTTZzd2FOYVhlYVpTZVQ2TFZaUkZZUkFSVXBYbHIwbS9OZGc3cElMWDRudEdS M2N0Ky83dFNQT2NxaDdiWUNtOXFoNXB3eGczMUp4MUhiVHY0K0lOajJiSnBDUi9ZTy9Sd05rNFRp YUZ0UG5tMlR1d1ozSkdUcytjNUlxQnBoNlA1WTU2SlFFYjZ6dmpqdSt6VzZSeWh0Y2tiRzRHS0RW SmpWOE9XcmlJRW90RVdHSjR1a3l3VFRZVTRmZFRFczdUNVIrQllLTjBDcmQzd3hZN3BjTlBSekhR eHcxSXNBc3NiZ1RvYnBPVU4zbEtyWGZmaGxVRVluc1YvajJYVHBsQ2t0Lyt5U0RUMjNYQTBOZzd2 ZmU5bUpCd2R1SzJqTi9ZSEJMazVZdXozZms4bUhJM3RDdmZFM3R4NXhobnRjOHlqcHVUTm9ZRGNz RytyS2JGUG9oTHZsUjJLUlB0LzRkYjM5TmhwUHNrckkyTlMweDd0dnpTTU5ncEhZNC9BeTN0UzN2 WVRiUGVHQzk1aHEwejU4cFNTeDljN29yRXZlTEE2Qkh3K3ZhcDNvKy8yZVE0SmVRZFEyZzFwZDhK N3NaYndUdlNUZDYvYWNPNlprRWZYeHJFR2QvTEpHMXM3ZWdmK3VDUGEvem1VYXhqNVNCdDYyMVR5 UWxzUDNDWnRUN2dHYXNpbW9pU0xicEJrWUFJQTNzclBob1ZYcmhZQThmcHEwcGVTOTlOVGhwNzNJ bXE5OWVmd1FKa3FlakZXWGxpRjdHRjRQZDJxRGlLOTN6dEY2OU1jZUVMa1BINDc3blhNRHBvbDZs YnBpN0VCREl4L0doNmJITldhdjRuVjJpVW9Ud1RlNjlZVDZhMnM2WHNpSi9KZ0J1Q3JjaklJb0I1 KzcvZklkVDlBVFAvbXBGdEcwZUZmQStWVjU0RTBWVG01bmxFbTkvb1dySkVZZGNXeDJEMVgyaW9u bXozZlhpdzJROG5XOWM0Uzc1VzFhdUxOYm4wenRBZjY3cFEwTTZrclBHSnlBSnplSEthMmNVWDhI V2tqcEpSM2cwSTRlNTFDWkMzbDNtRUxCWitLUkFlMnlhUGNaUGg1cjg4eW1GeUZjcnZZWmM5RjF4 em9GZlVKUXpGSXJuT2szdzd2elNNWHp1dmozdlNRTitZcGZVWGtPbnRpRnpraFp4RFc0aFdJNTdE Q3BKQmZIZERPZytIZTJCdko4Sk9KVXJpbi84T0JVSEJVMmcwaTU4TG4waU5JRWo0WC9lVHRBU2Z6 RzVUalhubTVXaGlWZW1rVGxQTzZ5UlZPa3JYK01oUC9HUkZIaVVqYUVLZFpKM21ocmZWV2hiYVhh NkNqTjNhdHBKK1ZLQkhvN3U1clEvbjhzTTBiWTFRSlBaWmxFWmczQkdRV0ZvNzIzNEtCOGZOUVd1 bXFwRjNrMFRHL0dObXdxUVBwS25JZHA4V2U0UVNkWDBPNGtuZFlRdWp3dDBhaXNZODZtbGNpVGNX dUVRVGxLd1pWMURWWDVKZGlrUHhOcENmMmh6bENxYlBiZHFPVG53Sk8vd2E1RmZEVk9JWDd6OWNk Q25YY1ZVMGJWcE5CbzhxMjkvWmQ0RERkamZLRjRVMU9PMW8vVk1oWTNSTTdKNU51dVplWTMxRElL eEUvMzFFOEdPa2RrRFJjUXM1bFNWc2NERWJ1Wk9KYUhxOWZBVU40azZRWFBhN0NlVHBZZ3pSUFFG bzEvZ2pJUlR2WmtybU5pRjlOdGZ5WXIzU2NxWXFNa2d3Q0hLRHZFNVB4WHBsZjlwcm9kVXowTVQ5 K0k5TEZvRER6WGRYV05WdVhsWnJwYTFqMVhKR04rNTBZTStoM0k0OVgrZ2xVUk5kOHNlTk12bzlv UzdBaStTVXVwSWdpaXZnOXFJYWZNUUtMZHV1cDZWOUpJT2ZEMGI3ek1remZ3N1Y0ZG81V3hWbHBy VCtNTnYwSHBJRUtIRTBPcTEzS1RMMmZTVjlxWWxkS2M5TkR6enhzcmM5bXFXWkRObUFScUE4Q3JE TlRieUVZbGJtb2w0dGZPNVB2Z2c3ZmppYUdUNVVmQktEQzEzWDZjaHFNMGI2dS93d1lsRStpV0hO WjFZV1EvdWJPOVgzOU9CdGRwSGZqczhENGEvZzVPelRjS3lLbmpkY3kwTTQ1NzRWV29BbXJHeGpo a3ZscXV1ZmdFNzhkemNuSS9TSWk5UW5FNTNhZmora21iS205QUhxTXJuM3MyTXMwNjc4ME1tZUps UVdnNTdYaDBjbnEzcWNyb1ZxVjRGbVdSV0RPQ0xnREd1dnJmQlFkd1FWOURhdm1jQ29SWnpsTEhM Skg0RTN1cnp0N0JpNDBNWVNHR2ZpZlV1bEI0RDUyOUxOU3E1dWJKTDlwcGxPSTZRTkk2OEF2SFlj WmJpRG96cjVQTlJWYUUzMmJGVzlFSFlQaUpTdzBreXpxMzVWUjZnYnp5bVZMME5ITzN5QmRFM3lo RTh6ZUtSZ2lEL2YxZzlCaFp4V3plZzRFZDhLYlhKaVVsbnNoSnQ1eW83V1dySkNtTkd2bnl4NFpE Z1JEZjQvNCtmQW10OU56N1dMY1R2ZXlacG1RbUdRVmxrci9JaE8wSW1ZMDJzTEVyeXFpenhBZUlV MHZJd3BHY20wcWZZVlluMGZFM3lUemo1bnBta3J2SjVsVkhLZXE0OEhTSVZUaWZlSGF2Z1NlZDlP cWRDNzE1MDc0djB2amRxclpoc0FBNmJDekdTVXErYWtXN0k5L2RIUms5NU9RYzEyOTlidVpWSEdR OTROUXAxWjRsZ0VEU1g4RWIzSjc1T1ZMa2ZQNExmdm45R1dBa2dOYUN2ZytiMko0NkpQSlIzZE1T SUhrTEhHaEkyN0N2U25EK205Tmc2ZDBQa1g2MVVobmRwbysyM3hVUFMrNVoraG50R09IKzBqMTRl SDR2dFJ3L0MyczZYSWs4ak9DWU0yUFN3NFAzWlhEVnJDRzFqM3dKdmNqYWF1Y2JQYThOU2ZZS1o5 L0lucHhMdTQ5TXdhcGlkWE5MMGsrT2pnSWVrYThoSVVtUE1TTEhCTmQwZGt6VmpRUWRxd2ZrNGN1 dGhRbEFBSFgvZHRRcm44V0RCRjFuVndyeWVGZFArR01rZ0hQMUg3a0tOM25DbWNQM3V1ekRDYWZR WDdlUHJyVTMzM2I2VkJnS0FzRGRmUnNqR0xnLzR0Y1BPL00raDVNMXJaNHJsMmRTanlZU0k0TXZn N3RjSDJlYkRhaWlUZTduNmJLeG5Pbnp1bjJMclMzYVZLdzMxR1pGNlpHNG5lbUVqdVB0eDM2U21w NDZQN1U2cVlyL2E0ZlRmVHNneXFTMTY2NS9LbzlWMnlRcWxXODFPWER2ZWYwS0sza3c1ZitlOEM0 VUpScXVSbDFSWnZnV0lXcnQvNHFpbEkzMFFpMlozRHh5ejUxVVI3TWZPT0I0UWQrV2NRQVFlakNS OURrdG1RSHlueGUrdWlBMXJ3cG41aUw4VkE2cU43c2VkRTB4M0RQeVpINDNlalkvK3hHR3YvQWpx SS9SekdiNFBNY0xzSUhwNVMra1RDSTVERWtBcHJ3UkVhaUJiNHBvL1FmRmRBSXh1SlJwdUE1bUNC c1pxMWZELzVuU05QRFJQb256blRtVnNTaERzY0MxelJGd3hoY2R4U1EzU2hyV3VjR1RweURnejd3 ZGhpVWNOYWdLdmtDQ25Idzk0RnZNZ2NEbGpSL2lQQmErRUtYNG5UZzcyV3lWc2hBWEs5S1Qzd1kr citIY0pGVHpGY1M1ZCt6eXdUMHlSQ013QmU2cWVCa3lQODlSRncvRHZGN2tVaFdVYmdHNkZOYTAy dmwyaUFLcmtWZGRvQTNaNmZtckdFWktwRFpOcEdTRHZlMEV0VjdpTWk1MnVkQ0taRU1kenZkSjhi cXA3OWs1Z3ZJZEFMNjk1QmRrVUhIS1Bha2s2RnZnK2ZyaEM5eWhRSk1kQXE3V3dqNUhNMkJDd2lq Wno1MUpzWk1Iei8weUs2blptTG1ZekFkbE1uSGlKbmJPTlJWYTg1Y1RWckw5d2lMQzhWMHAzZkZV aWpnOGlCVFNKYzRPL1NjcnJQT1dpVmhyMDhsZHFaa2dwQWNHZm9ZQnRTdG1FRS9MWlVZZW81OHhj TXI1dzI3aGwvejQxNWFMZ3pETHc4MW9CbHpsT1Y5Um4zZmxrekUzK2NaSjl3dm9LUVNubFVJdHRF Y3JWOW9SSUxwbnVSam5ROGFlU0R1M2J2M0tHbitid1NMbmFZTE85ZU9uMUxNTUZMV1prSU83aWYy eTBySDJENFRJN3VHVTRuNEdUUFhRUHpxaVpINHJYSnRwQktldWhoVTc4Y3VDOUp0Z2ZldWNIUGh2 RjBZYTVBS0FjVCt2RHlCZ2tZdTlSVm0yVzU2WldwNDkwaGg4ckx4ZXVzdlc0QUZFOEJGN2NqOWhL SU1ZVkNHV2laNVh4SERReEMreUhsSTNtRGhOaEpyZGpaNUJUemhjZVZvK1Q4ZEQ2azRPTGIzL2lj d2VQeXNtTk5ZRkc0SjlhSkU0bkhLZDhyaG4rWlRpbU8rTWt4OStsaG9UcXVYN3U2K3R2Wm8vNlVk MFlIdklPZXI0SXNjRTYrRlhPbjdLMFdwR3B6Z1V6eE1xQjVNTTk4T05vSTQrcmdTMjJpWTgvTC9F bTFQK3lSMXlWbzVjUVRrSFVPYzh0eWFUTFBPZTRna2tISDczZXpLekN2TlJDOXlGQStGby8xN0k5 R0JiZTI5ZlJjUWpLVlhwdDVoYTVEeUVlYU9zV052MHFXZlFNRmtScjlXWmdiNVNTdUsxVnQvUllW WUNDSE10dHRnSmRZYjg5TDh1RHVMTmpKbmlDNGZjak94L0tObU9wMDhIVVVHT01aQWx5K1ZqV2w2 Z0Z1bTkyWmpwVTR5YU93cUpkQUlQSlZoZVFKcmhhRXNSeHhOSlZlQmtpWXJZN3BmRmtrSGVLM0lW T2k1N2ZTTkowWGNMMjcwM3h5T3hoTFRyZXFnSXY0T2t6WnUwMWFvZDltSXNhYnZ1NnZTTWpWS04y ZE9oVWduZkpGajVXQW5wb2ljUndnNmpyUzd5Y2d3T2Vnckh1bnh4enVmeEU3Q0x6d2tRNURYWUhK MkhXNVozQnVtdHFQU3R2QWZiSTl1dkhBK0gvRTJaRnowUnE1SjVvU2hZVVp3UGdhMnQ1V3FNR3Ur ZGFLcnhlK0prMUpKcWQ3NlMyYSswTXhqcWcwWHZ0a2dFVjJGQzF5WDh5aXllWmF0cWIycnVUa0V2 dXVPdENtWmNjdEE3Y2J6RG9yMmpmN21WUCs5Y1krd1luckFFMjNJSUNaTFQvTXAyRXBXK2xmbE1C VVpwRGM5S3M2YzBhVmZXTWJxZnNZQXVaOThtZ3htbkgzYS9lSUdYd09kUGZCbEhheis0ZjJ0UjBy TytNc3FXU0lDR0V2dXJhU29BVTJ5cldhYVpHQjNscjlacmszVEhIZ0MrUmo3bXRKNk5YZ2V0ejJO TnBENzNvNkhXQzRvYmZ1M2lweWZoOGNtajNWRVkzZTNSL3ZrZ1M4dWw3QmF2cW8wQVN6bVczMzJB SE43Z1g3bnZEM0NTdk5iYUxsd2hROHhVS0RwV3VOTjR6SUZybHgvYmZyTFpML2c3R2tkWElFTHY2 a3VHVE90SnpGNFdlVXJuSXhjeDNKdklrdnhuRFFkTHJmbDRaRnUvQ0J6ZTcwSzZXZnM1SkhlanQ3 WXRSaU1KbVlNRUYyQ01zeE9DQkN1MkdFRUc2VkU0bGpGQ1phdW9IWUNWSEpiZXJacWpxcGptOUpa cy9sa0F4UERYVDlrWXZucVJwWlMxUW56Tm5xUkl2V0xjRFJXOWVlSzk0WmQ5Z0FBRUFCSlJFRlV5 dVVrSGJtY3pMTG5kMlB2bTNUZ2s2aW8zK3dUTE1MU3ViYUhHT3F0WHdyWGdEN0NSSFhyYUExWTN3 VXBFaS93VTJydDYvbzdEd1hEZHlQZm0xQkI0eXdlZE91S0VUaEthVW9XazRzcERqdHp1bmRYckxF Y1pYczZ1YnJwQm1KOVl6bkpNbnozYzBWWU1mMEo1TkRkY1p5anN3YUppS2RhK1crSTZQZmgvVnp0 RHpGUTNmVlRJLzZDck9VK3hZa3dFMTVZK0RWTkxGaUcyS0lMQlBuanlNLzhWQjhZSGlkYlFML0VU c3IxMklMcXcvbnpIdDVzMEFaTUNLamo3LzJZMlBXZzdkZ3huUm9lK2xldDFRYW8veFM4dEI5T1ZU dFpNWDFjYmtkVW5kS1FRQmxvSnhTcG82Zi9DcDU1dnQ2MzN1aGM3ejB3L01COXZnSWxHUFhXWHlM clJXVXhaYVNUSGZJcHhHZHEzUDdOYlF2M2pIcis3QkhiZzhkSSs5N1E3K21XRmJCUFFaWWFHZHRx eHNlcFVZOGoydUZuekFYWGljVFFOdWlaZGUxanh5N0d0dXVWczRUaXdDUG9HOWZyREoyQmZKdmdO MFBIVFdNajhkM29VeWZFZmFKaVNHWXB5ZXdUYmJNRXY0QmlSKzRCR2RuTStuTGdtcnZ1YXpsdk5T ck9Fck9QY2wrZG9rTzREOHN2WWFML0FhdGE0eFJtcmQ1VStNNFQ5RlR0bHJ4QlVwb0RWZGM2bTBD KzRjWGt6Z0I5Y1dEM3pmZVcvMEFTOUUwY3EzRDExbDlGVVJaY2RITGEvWU01bzBIQ0lDYjNlM2kr Q3RVeXlWT2t0Ti9Lb2Z0WXlQMHp2TExaYVVlVjJySXRtMzVoQkpRWWVsTldySU9PTWpGcW8yMEpN ckVNWm14S0QrTGJNVkNlSlFabzRySDRJNURKd0dmZGxpQXhZWURMUnBmQVNYZG1tRFRWUEpZWXFw aFJ3V2tQSmdhSkxNbGhKUS9kR01jWFRESnF1bGVYVlYzNUNmZjFVb25CYnlRVDhVdlFyazBCVGJM S3ZSNEs1T1YxQitlU0R0ZkRNMWV2UzhwTHR5WGx5akhuOFFJdWwxWDFmQWVnbEV3RnB1YmltM1ln bDNXUkRaczZuQUIvRUIybnkxZVk5VDIxUHNSUWIvMitaVzRReHNHbXFVUG9ZUWxUY1Zqem1SM3JC OEltWGkwMDl4RnhZbU5lMEhkYW9EbTBGdWN5RG9PbzBoZVZFVnA4dGlJWi9BRnRVVkZXQkRMcXpD SnFqWVRXM3RIVlRIU0JLVG5vMzJ0TnAvNFRQT09BMjkzOVZBc0dkLzkraFlRTDdMcXdpbDVUTXM5 akpaOEtMWmwwcnN4Z1JzdXFOMm5Tb3hWdE10SHJUTXZJS2xjbUd6Qk9tK0ZkQTRVMnZhVkV2dDFw NWNqVGdpVkV5ck1hMmlDVlcvMTB5WnZsbW1RUHRIeE52UkxZRzYvZzVkZWFIMkp3bjlXWHo3SnJM dlZ5YmUzNnZYVnAxSEJDbnFUU1B6WVdqMmxqZ0NudmhUMmpYQlZFZHZpSFB1S3JtTlN6cWN5dm8y ZjhOSFE0M3crM2xrbStZT3pnbE5xTnpJemZ3SE5ZUHY4RHd3cUJ1Ym9XaHpxaHd6aHBnRFhjNTM0 aEFBSW1sMTJSZHB0NGkwVGpjcXZIcVlDU0J3c1dwY3pxaVBNWWNKRnZEK0tVNzVUV0Y4dmtOcDg2 aDFnMDJoTHVQYWNuMHR0L1dUamEveTc0cjRlanNTZkMwWUZ2RUhnK21sMERsUnFKWDBQTUgvV1Jt UmZ5NGh1a2pFNWlJRER1TjJ0RlR5KzFMems5RmJxUW1LcWUxWGFNVFY2TnZmaFNuMStmeTBNTVZH Lzk4OUx5QzZBa29KVVlwQ2xEVmswT085ZTRodHZBRkZKN3RQOFY0V2pzQVB6T1NMVC81bzZlMk5X NGNYckJ6Q2Y2MGVvaTVQR0s5UDhoT2c1ZjVCeXRYOSs1ZHVPNklzWnhBbU8vNWpXSXJvVnZGR2Nz eDlqZXlENFloSitibUZpNVhONGVmY3AzUmkwRFc3ZzM5bE5naWdHb0h3TlIvN3ZjZ1FrRFZPRmds Rkc2Q1htRTRJc2R5M2FjditFTE5qZGRpa1R5Q1JxY0ZzNWh0OFR2QmVoeXEwZFdEc3YzQVJmbEtV TDV0QTVRMmc1ZjVEVHhCWTR6S1hnVzhXWUlXNElkMFlIUGg2T3hwOEs5L1QrSTlNUnU2dWp0djdK OXd6bFBLN3gzaWwySlNGaTMvWVIwSUtHMWZMMmIvNUdJNVNPOXB4THBGM1E0cTN6L2hvUm1mbHBy MTNqT3hQS1BHUTQ0eG5FOFg2eDBiTkVOa21JMWh1SGxnTEdZbWk2TDlJNC8wOFNUZjFWa1RmSUVV RlYxYU8vdHV3QWQ5NzBtblZrYXhxK2F2OFFnTDcvV1ZYKzJqRXZpdERLVDNBbXNmVll1ZkZWNGJF b0dBWWprVjBlTWppS1dQeG1UYjZ1ZGkwNTVEU3pHTFVxcmV3T2g0UDcyYVA4bCtTbUl4a2E2SHRK RWNrTzJrSVhMaTg1MmdzNTdUejU1byttK0JuZEVZeThuMW04dlN0aVFCSG14VWQrT29xRzZPT2E3 bGNEdC9hM1J2bFB5eWRtWW5yd01rei81dnVDcDVBNUUvSS91d0lRQktrSnRYNWYzalNqN0svSDJQ OFl1ZXFHZjRldnNpVjJrTlgwNHE2YXEwMUVWa0hzVjVrR045VnFmOWp1ZWgrWTl4eVA1SVV4QS8w NnVxM3lxRytOd2RFRHVsYjNSalMzU2dUUHFLOGc2QlYvb2NPblRlMlM4SzJSSVBJTHhrVW0vRE9G dXdvNk1acnFXTmQraG5NQnZwMXJWZmEyOXNaUEJjOTNFbnNFa09vUDhnNjBiTHppc2hFSFpKcE9X QXZwc1ZIam9yUElSMkZtYUovQllabkphdGg0OXBKbGdkM2RmV3pnYTJ3NnZEVDd2M3lEVVRKTEZP NlkxUDBtYUh2VXBRUk1zOG5kaCthL0t6ZURrb2dwSCs5K0VXNUR5VDR0VmJkZUZNUlBFb0NZZjBR ejc1SWVpNkxkTmpBemQ2Y2N2UmErMy9sSjVOeUpQdG5Vd09IMENaVE1ObnJqMjlLYzdvckdQaGFO blJ5SERzbUtLck8vL1BSaWRIeUJlOUhjSW9LRS82VjhHVkl0aGhiQTlqY21OL09QcmxNZ1ZlYVpY VHE1d2ZpajZKUi93TVJDZEhaWDgwY20raURqS2crTVNjTTJIdFh5elRsYWZodEx5czBPa2ZocnVp VjFCMFdpTENNaWdoSUhnbjlBV1lzaUVWT1F6cEcrVDlzb3hSdmxvRW8wV3o4VUx6aXZSajc0bE0v RUNMUC9MWWZvWlpNUHdSZ2VkWFpRdFY2SEF5a1BPWWRCayt3cW5BcWY1MlpNcjlBdEFaWGNNNklt OVZGWUJpTTg2NVdTR1NKUFpvQkdkSHdnRmZ4Q085cDJIQlBMd1FtRFZoblBQQkU3QVJIOGF0RVZ0 Zi9jRHFreGZSVGxNYmdQR3UxL0lMb0VZQlJHUU0vRC9TeGtmRVcrQ0wzSzRycjkwZURpZTkzS3Vj cHc3Z05Ic253TG1KUktENWt6dUFDWlhkTU9JNUhqaDZIbmhjSFRneGRxWlF0dXkzL2IzSGQ0L0c2 UnlQeC8rb2phQ2xLbU0xUmFSbGFUNTl2RE1ONVUwTGlxQXlmOE94a3I0cWh5VDJraEVKWitrWXVK dDRXak1nVGRaY3orYWErVzV6dnBwQ2Y1U1hjMTNNZEZYL0lvTzNsOFJCWWVCdHhNZW01elN5djFB cUF3YXBpU093M3hqTXZ2L1NZVUN5ZUhPbjJQQWszY3FDbG01K1BtaVgvS1IvQ1RmbWZ4ejdLVnhs aTBlWm5ValNtczJ2a1NuRXdhM1hKOEphWG9Tc3UrRVYvREZUdE8zMnRNVDM4aGo0QjZnWXBhUHBP YVJaeU5NWFRJVHJ4Wkw0TjNhZlhobGNGYVBKN0IvLzBuSFVHNzBidy94ZUxBSlN6TnNNOFljZHd4 Z3VoTmJ3bWNmWnlNVVhESElyRXY5RFFLdUsvWHJjRFNXRmg5d01yOUJmcTlDeWdadzI5UE90SDRm Q3ZJN2VKTnJ4MUxwRnUxTXBsQjIyS0hKRlBDWHlaN1BPTWhENllDU0NWcWVydkU5RDhoL01Faytl WFJQeEwxMnBsdlZRY2xIUEZFNktkakQrMjNwWVVHUnZzMmpvK2FnK1FLdFdWMXRDWjIwbGxXTFgw T1VVL29VQkdwTmk2VFcxUldCSFR1bU5XZXVSUjRQd2MvSmFjTHFkVGd1cXljZlBWZ2xxZWEzWXZ1 dDdOZTlmUlFjQlgwY3Z1RmRjbmpYVDRHSEdLVzVsdlVoVXBrM2VGZEhPWVhwcWVrdklId2ZmQzBP Y3dOanNqTXlUY0d3a1VQYjAxcno5ODI4WXFxajFSb3YxWjJvTUgvRVM2c21qQUx2SnY4VlZqV3Fh cEk5c0hmb1lhMjFiQjNLMW1WTk9yS0pjQTg4OHhxL3YxekJKUEZETUdhZnpNck85U1MzT0s1TEpS NU16RldScEc4SWd6U0hobmlNV1YySml2d1czcm9HUlVEK3BrTk5xK2VqczhzMmEwMmx4T0I3L1VS aTZBTklqSEVEeHp4M1BDS0QwclRXcjhSczdpZkhxUldGVWc3cGwwTFMrTFFUNkkzbU5QQjRQelBQ WVFEaklVd0dYeVR0WTZxYy9PZVJ3ODRid0RQZDJ3RFo3TkJBMkZKMW5nNnU2V08xYTlLaFRBdzhv d3NFOUxkeG5UeHNaQllSblNMRGx1eHMvbEpOZzYzV1h5Rkh2WkdZL0ZhZFJiblhnNERiQlY5bFRa ZEQ5eEg0NnAybVVhWDVSUWVHelg5KzZTckVKREhaMWZSNkpyN0pqZGQrT0NKbGxUTFhyaUkvWlVN WUpDblNUS1g0K1FqTGV4WTRsWFZmd3lCM1VmQlErdGRsSmEzQW9pTXcvdml1dlcyWjFIUEVzS0F3 MC9DVnVwM3M2R2RoOEpYT1kzenZwVkRSNGNRRFQ3YWxKeTVCWjZuMEE1TDNaVlJnTSs3TllJKzhV RnREeDNWeWVQQWp5dEVES0dVMUs1bHBHWXlhai9KbW1Rd2lyYStUZ1MyZzZTSVltUWQ5aFk0enBx VjlWNlZURjZjU0o4VXh1TXNqNnNlNU15RkczbHVKdGdSbm92bkg4VWZpanluaXEyQ1VSdk01eFRI bzZTdWlaZ2RielhRZGVOUHc1WnhiNXJiTXhGV1l4RlJsZU1zcHJwV2ZISW5mamJGTlBvcjZ0ZXAw Nk51bTJSa1lIeG5FaEtCTVNzRXBNWWpkQkg0dUpIZkNWK1dZNkE0cG81UzFxb1JsaEZVWi9vS3lV NG5CSDZWV041K0RmZURMVVdINVcxNjV5WmtydzJFbWZTOHUxTGVvQUsxUEplSlh5Q0NYWTlwejR5 TWcyMEppV0pxUHFvaG1mamtHTExtSlc3amRLb1BJL1pycFBUQVNaNkdkbjU3Y00xUzFvWkM4MEZt dURlck1HdWg2TjlCNUJON3JKUDRoVnJ3UmVUeno0S1AzTDlsVjl2aWVvUWRRaDgyQ0YrcjZIbFR5 Zm5odjMwR1U5Z3ZlR3JnTC9zbkU0UFg3OXUwcWxCRzVJajgyRXQ4OWtZakhXTk1mWmZzbDdpbk1p c0c0Nlh0aFpWNGxlaWNTUXpjSjl2S0ZkZTJ6L1FZZGwwWk9HOCsvL3pPcmptZ2NBNm9LSFR0ZCtq cklnL0FPZk00bFBlUEFEVGxpM2htRDdjUncvUDJaNmZTcFBqcnlzRGhlNWp3dGl4cVJzUTF0ZW9X TWRWSUh0ODVFWHR5bGZFblpudGFhWG91NmRxVVNRMzhoa3pGaFZPaDFhbmp3eDZsRUhLdlpkQzlw ZWtzMm4vMkc5T2luK2h1NXZKS0orTXVsakFhNU9aSHlEQklhWmhzS3h5WXZ2RG5sVkdsaVhFeko0 YUc3VU9GTFVZNDIrRng1MnBLSm9RdFRJL0VQeUN3cXAwNXU4RUptQzN4T2J2WXNlbkp5Y3BhNFNX NGVhTzVmYk5SYnY5UWg1MUhtcmZDemRmV0U4Nzd6bHBPWGN5bXNrTjQzbmFRVkw5Y0E1RXg1dGs3 c0dkd2hNcFY0R1FnbmhnZnZTQTNIcjRTK05mQmVuVTJJbjRjQjVSMVpJNEhKZVNWYXpUS2pJN3Qv QjEwM1FPY1o4TjU4SlA1M3lVY0haY0J6VjE2bDhKRzJOZWRRRzFYS2hmTDB3SHZMbEF1NzExT1Zt clhnaGJxK0F6clBnL2YySGRGN2t1QXR1QXYrVmVvVzhRd00vTjNKUkZ6NlpTZjBpMDd4VFVuMHkr UncvTE9GZWljU2d6ZDc1RVEyNXlQSngzYkZSYW1mSDMvNDRRUFMxNUYrSTN3QVBwZTJVL0lUbm5j Y01PbVJMVWVSUTlwQ0hVWXM1QnFHYkN0OExxL2MyYmR2UUxicWZtZ3FxeDlONmloMWNPdWNpSHR4 bDdKMXBvYUhYakF4RXI5VjZ1cW5vd0s2bG50QW5ueE9RcjFFdjllam53NjlwSmE4U3ZVcjVKTjNy ZWNacEFvS2JrVXNBaFlCaTRCRndDSlFGd1NzUWFvTHJBMnMxQmJOSW1BUnNBZzBLQUxXSURWb3c5 aGlXUVFzQWhhQkV3MEJhNUJPdEJhMzliVUlMRjhFYk0yV09BTFdJQzN4QnJURnR3aFlCQ3dDeXdV QmE1Q1dTMHZhZWxnRUxBSVdnU1dPZ0RWSUpSclFzaXdDRmdHTGdFVmc0UkN3Qm1uaHNMWTVXUVFz QWhZQmkwQUpCS3hCS2dHT1pWa0VsaThDdG1ZV2djWkR3QnFreG1zVFd5S0xnRVhBSW5CQ0ltQU4w Z25aN0xiU0ZnR0xnRVdnOFJDWUw0UFVlRFd6SmJJSVdBUXNBaGFCSllXQU5VaExxcmxzWVMwQ0Zn R0x3UEpGd0JxazVkdTJ0bWJ6aFlEVll4R3dDQ3dJQXRZZ0xRak1OaE9MZ0VYQUltQVJLSWVBTlVq bEVMSjhpNEJGd0NLd2ZCRm9xSnBaZzlSUXpXRUxZeEd3Q0ZnRVRsd0VyRUU2Y2R2ZTF0d2lZQkd3 Q0RRVUF0WWdOVlJ6TFAzQzJCcFlCQ3dDRm9GYUViQUdxVmJrYkRxTGdFWEFJbUlodUpZQUFBQS9T VVJCVkdBUm1GY0VyRUdhVnppdE1vdUFSV0Q1SW1CclZtOEVyRUdxTjhKV3YwWEFJbUFSc0FoVWhJ QTFTQlhCWklVc0FoWUJpNEJGb040SS9EOEFBQUQvLzVsWlVFc0FBQUFHU1VSQlZBTUFFdEIrYXQw Z0hYUUFBQUFBU1VWT1JLNUNZSUk9Ij48L2ltYWdlPjwvZz48L2c+PC9nPjwvZz48Zz48ZyB0cmFu c2Zvcm09InRyYW5zbGF0ZSgwLjUgMC41KSI+PHJlY3QgeD0iNDM3IiB5PSIzNTMiIHdpZHRoPSIx MjMiIGhlaWdodD0iMzEiIGZpbGw9Im5vbmUiLz48L2c+PGc+PGc+PGc+PGltYWdlIHg9IjQzOSIg eT0iMzYwLjUiIHdpZHRoPSIxMjEiIGhlaWdodD0iMjYuNSIgeGxpbms6aHJlZj0iZGF0YTppbWFn ZS9wbmc7YmFzZTY0LGlWQk9SdzBLR2dvQUFBQU5TVWhFVWdBQUFlUUFBQUJxQ0FZQUFBQnRZeUxs QUFBUUFFbEVRVlI0QWV6ZEE3d2t6WkkyOEY1K2E5dTJiWHYzcm0zYjVsM2J0bTNidHIxM2Jkdjg0 dC92UE9mR3lhbHFIQXg2Y240Vko1MlZHUmtaeXF5ZUI5M01meE1ERXdNVEF4TURFd01UQTdjZEEx TWczL1lsbUFPWUdKZ1ltQmlZR0pnWTJHeE9XeURQRlo0WW1CaVlHSmdZbUJpNFN6QXdCZkpkc2xC em1CTURFd01UQXhNRHA0MkJLWkR2M3ZXZEk1OFltQmlZR0pnWU9DRU1USUY4UW9zNXB6SXhNREV3 TVRBeGNQZGlZQXJrdTNmdFRudmtjM1lUQXhNREV3UDNHQVl1S3BBZnR2RDBhZ1ZmVS9DbkJmL1g0 SjhyL2hNRjcxTHcrQVVYZVI2OEd1azcvWDVQcGIyemd2bWNHQVlldXViejFnVlBYN0QydkhNVmhC YitwdUpQWFRDZmV3OEREMUpUZnM2Q2J5bjR6NExReEY5V0hJOTR6UW85TDExL1V2YS9GWCt4Z3F0 NFByUTZTYi9DdDZqMGZDWUdyZ3dEeHdya3g2czNmMzRCb2Z0VkZiNUt3V01YOUlmZ3RHaytwakwv c09DN0NwNmk0Smpua2FweVo3cS9WdWwvS1pqUGFXSGdhV282UDFoQWVjTlVLM3JUZ3drL2E4djk4 NHIvVmNIZC9NeXhINDhCZEVBeG8reS9iRFYvaUlJOGoxNlJGeTE0bkFMUE0vdHpBLzZ1d2o4cHVP enpVTlhCTXhYaytlK0svR3JCZkNZR3Jnd0Rod3JrQjZzM3ZuM0I3eGE4WWNFeHo0dFg1VjhwZVAw Q202cUN2Yy9qVm8xdVhmOWtwZWR6V2hoNHE1ck9MeGM4ZThIdkZWRHlLcmpwb1p4MWhlN1hxOGJm Rjh6bjNzTEFFOVYwMzZsZzdXR3gvbElWOHE0OVM0VjU4Q3hLWE5JWERSK3hHajVWUVo2L3FNanZG OHhuWXVES01IQ0lRR2J4Zms2OThSTUx1bGI2ajVYK3FBS3VSbTVId3RabUlFamZ0dks3RmFQZEYx YmV1eFdvVjhITzUwbXI5T0VMUFA5V2YzNnJZRDZuZ3dGcis5bzFuZERmTGc4SUM0ZlFSamZnVmFz ZDY2U0MrZHlSR0xpZVFiMUVkVXRScjJEN3ZFLzlmY2dDTkNUL3RTck9Za1ViYUFTdEFMU0RocXI0 VWcvdjRHTzFIbjZqNGxmUmIzVXpuNG1CK3pDQW1PK0xMZitsRlRyTDdWYXhNNW4zcXVxSTh6MHFa UDMrZTRXZS82ay9mMXp3cVFWUFdQRCtCZjM1OEVxOGNzRytwN3NvLzZ3cWMzMVhNSjhUd1FBWDQ1 TzF1V0NrTFRtakV3UG5NRURSNTJsTEpnWHVzeXJ4WHdVc1kvZFl2ckxpZUVVRjEvTGdady9UZWph R2VZeldFREtqbDhmQUxvSE1xdjNvZXNWTEZlVDU2NG84WDhGSEZMQmNLMWg5bEg5d2xSTGFGV3dm NzlPV0ZiM05XUGd6bnRYUVJQOWhvZDdNdW5zeDRLenYwVzRNbjBVekJmSU5aTXhnRVFPT0xmcWRr aCt2V25oUkJiZnNpWkdRRjg1anRHQmlobGVHQVFKeXJiTTNxWUkzSzhoakE3aTlhRE1rYjE5SWUv MzRxdlRaQlhsWVJ2cE9lZ3haNWYyczVoZXFRaXp3aXM3bkJERHd0RFVIVms4RkczVEZ3aEdmTURH d2hBRXU2YTdFLy9SU3BXdk1RNnRQMmZwbmJNeGp0SWFRR2IwYURLd0paRUx6L3UwVjNOVE8vSDZt NVIwYTVWWnkxdHpkU1Q2WmlvVTA5dk1FbGRGdmJ2OXNwZWR6V2hod3JwY1ovWFpGK24yRFNzNW5Z dUFjQnNZN0pUOTNydlQ2RTZPRmpwZWQ1akhhOWVOeXZtRUhCcFlFc29zUUxtVjFvZmhoMVlmdi9D cTQwUE03MWVyckN2SndQL1ZQQ0pJdmRLUFdKVEh4ZjZvLzJsYXc4WW5NVjFURWJWeVd0L05xYmlP Zlhya0ZYa1VIUGVyNmJPSTdxdmJmRnVncjROTWI3L0Rkb25wVmZOQURaOGIzR1ZYN0R3clNuNURB K1pESzZ4cCtKVmNmRjU1K3VFcTFCVGx6TjU1WHIzd3VmUG5nUHlyOWJRWGk0RnNyenVWZndkN0hr WVJQMTdRRDdnSTh4a29yRi90ZXQ4cDhjaEw4YXdQTXo0VS84NGVIcXJiNHVCaW9QdWdlRWtjZ0xn aktCN3d3NlFDZCtPNVlQdkRaUzhxV1FqaDZuaXI0Z29KeEhYejZZbjMyamJPYWJoOEtJMWU2OTFK STBjUzJvUDVZUzJ2cWxxMXlBQzgrQ2V5V1ZGVzkwaWZyWUM5Nm4vY0NjZlNNcnVIZzBKYythbFY4 aDRKeFhYM2pLOCthZTJkVjJmdjRKdGRZUUtkRGRIYS9hbTE4K2xVTzBKc3ZMN0xYcThyWnd5SjFk MFU5OExWbkpadU4rajlWYWZuQUdsbXJ5dG9JcGVVRE5DZC9EZlRGME1CSDhCTnQ0SEpjeDlGQ3R3 ZjNIYU9GUmg1UUwwL2YraitXRHF2NTVwUHFqN1pBdkpMYng5cFlvejUrNy9xUktqMldGckpPOE43 NW9qVkRDL0FFWDlYMVFVLzZzKzVML1JtMzhSL1UyYjFTYVVrZys3ekFMY1hnQU1OMWdRSXhKTy9Z VU52dmE0MHc3bWRvNlI3MURYUFNmMVFSaEk4SWJiVFhxSFFXMGRpZm85SUk2RHNyZE1tc2dwMFBZ Yy9LOThNQ0wxazFIN21nUHk0YmVjZDNWeWFHUVNCVWRPZUR3ZHNReG9jcHNmQjdBOXE5RzZFMGFt ZnkrNGphR0hnbzlCR0Z4TnpNMGNXVnp2QXBPWVMzdW9CQTNkZS9ldUNGNmc5bHBvTHQ0MnlmUXJK TjNQaGpVN2taN3picEYxZWV0UW4rSzdsOXpNOG5jZVp2ZkkreXpUMy9oNUxSeDMyKzlJRXBHNWVR U3c1YVRIOW95R2N0S1J2REY2d01hL2FqRmI1QndiZ096cTJ0ajNFUzJJOVFkWFk5blFuN3hNWG5N OXA4Y2pXeWx0YlVSWjlLYmg5NGNmblJwMXhSb3JZRlYvREhPdmhXbXlmQk92am0xdnZTdFRoNlJ0 Zm9CTDJrYkNsVS94T3F3SG9MeDNYMVBubmVaVDFjcUxKbnE4bnEwNzBlanBrb2l5OVN0WDJtOWsw VkdwOStLN3A5SEZ2NDhnSU5PNmJhWnQ3NE0xcWtON0lYQS8zbk03aStaaXF2dWJiTnhUNzNPZFNY VmtWOEJEK3A2QVp1c280VUJuWFJFaHBXRHN4djdSak5iV3h6Q28zWXkrbGIyMDZIYS90RnZZRHg0 REZKNHpXVUxyZktIZlZZb3o1KzczcmVxb3dXUHFYQ2p2TkszdlNZSDF4UUZLd1RudEQ1b3Zab0Fa NTRKdmJ4eEl6TlVaVCtyUHRTZjhadC9DOVhJektHQ3E3OXVlTmZZUEhHUWJJd0VIYnlMUVRCbVBS RlF4Ykx2N2JHbmNpU1BSS2ZXNHdzMXJkTGhaVVFnL3FTS2hzM2RtV2RQWmduSWwyenpNOHEzb2c0 eC82eGlpUDJDbTU2RUpFTmEzTjJablJUeFpieHJoVm5UU0x5aWk0K1QxSzVqMW5nZ1hmditlWktt R01GWncvTjlkTXFSUWhWc0gwd2cwNzgyOHlGUDRRMklacjE5K01jM3pEVXN4YWZWM21PRzNhTnQ2 cWNQWTRpV04zak9uUWw0Nnp5UW9UUXd5UlQxSC9nSVVJeFpRbmhoMGVId21mTmtyOHJ0RzZZNWpq TzNvYWlFU1pNS2JVdWNPMWR2ZDRZaHlzSzVCT1BCUmRNRytPWFZWcy90R1BkS3JyelFTZTc5Z0lh K1lIcWdXV2M5YS9rNnNQcVpPWHNVakxncVN0Y2xKNlByUjYvdHdBZUsxaDlYQm9kdnkvR2YxaVlx NDFhQVNIaFlxQXM3eklXY1huR0lkN0Irdmo2QTEraFlQV3lIbGVQcGN5NjkybG5MMXM3UnFPQS9I eFZmS1dDUTU2MS9kTGIycytoYTJmWFBFYjJHSnJZTlg1OXZHWDlJV0FyV0h6TWtaRUFGL2JvWXFX V2FSemZXR204dElLYkhqeURWK0tRc1dscy9QcmJSVnZxM1RNd2Jrak1yYnZtRURYMzJGVWdoSlhG TlptK0VFUGlDVHZ4eVNQb2FHZmF2V2xsMEp5TlVmam1sZTRDSGlOQ2dKVjkwL1BnbGZOK0JVOWVr SWY3RXRPRUEzMWlkaTlRaGQ5ZmtNZDd0Rk9XdklTSXlJYnQ4NkQxRWZpK2oweWZOa1RjN3RxNktF Y1lpaThCejRHMnlsZ3dtUHV6VlVJZm1GZjYvbitWeHpvbXdHelVTbTR3YjI1SThWM0FMY3lscFE1 M3JKOEU1S3FUQnZCRkFIQXJTUU9LeHl0V3hCb1pIOEQ4NUhYR1p4MUdCa3ZRT2dMUmhxVlgzV3dm V2puR0t4OVliM1NpMEJqNkR6d1FpaXhFWlFGdFdQQ3NWdXVZZkpvNUs4RzZxV09jWEc1d2xUckd5 U3ZnUGNuclliOVZTekZ3TkdDczdrUzRxTWp5MFZiL2hEWGhrL1lFQ3NVMjZZdUdEMWNOdjd5Z2U2 elFBWm95Sis5R0QraENmbFhkUHVZMnJvRUNqSlRpZ3A2a2diMUZ5VEJtT0RRbndoVXRLd2Z5TVZw NGtCNEJNNGNQK1R3WjFpUHZEOTMwOGRyTDhLZytRSXZvU2h6OFl2M0JyTTN2K1N1T0QxV3dmY3hk ZnNCeDJyYWcvdlExbzhDeDdpdjc3TkhHdUFqa1pKcS84ZGpyeXRHTWQ4Q25lZHNITDUvS0ZjWnJW ZEZ6RDhXZGE1MENrd0tlTmp4Rm4vcTJWbzVvdXVWdXJYYlJJUzlSRkhSN25yRERlN3hqN0IrOWZJ Q0NCbWpIbXJhc2JWUWVPdTc3TWJnd0IrTlZ4NXIzOGVLaFMrUEZCL1hIdTdCOVFmM1JuNjlzUWx2 NjVMMkIvNncvSE8raXJlcm0zbmtnbzg4V1VUNWR5M0NUMEhsSnkzcGc5TWdZb2NHcTI5V3NFMS9x Y1RGemIzMXVaWEJmVjdBUnVybjl3cFdJdTZxaUc1WVBZaEx2UUVpcG16em5mMzQvMlliRlFPUnpR UkZ3WEN6NmxnZG92YU0xYi9NaG91Q1B3SG5HcXV6OW1FbUlUWjhzTVl5aU0yd01JSnVzbXAwOUNG YmRaSEREWWtqYzh2SzVJOU4zNnJoZ3d0VXJiZU1qZVBFMWdJdjNyRUx2cW1DRGliQ1l4QU53UmVG Sm1yVmp6clRaam05Q1hKNXg5azJMNmRDVzB6NmhkNXBIMG1nckFqaDVDZEZpZDQvOVpoVmdoaFdj UGNaa2N5ZURndllLbGFBazhHN0FmeVUzeGttd1lTN1dXQjU0NC9wRENhamczT01jbm1LVlRIUEJj TFFsZkoxbFk5ak82OVR4UzJOK2Vhd3JEQ3hSWlJjRnVFS2psS2YwWVErdzF0Q1VPY2xIRCtnQ1kz ZGVLUSt3dnZwZU1IN01Ha05WRHZSREtmVzdBZHlIOW9JNTJmZmMvbTlVbFNoc0ZXeXN4N3R2Tmh0 TXVvSnpENXlFbm8zYk1ZTjI2Snp3UnlOOXZEd3ZtSGM2Y2RRQzUwbjMwTjdQTzYwL3ZQZnl4TFh2 YTdaRVc0d052NFdRTnZDRkh1RVZUNUdQWnVBbCtJUXZSb0V5d0d0RmtSUVBVSFI0SmVCSW5qMUNT Y0pMMEl3KzVWc3JSeXFVeGM1ai9BWTM2MU9kRWZyOEg3UUtLUzVyL2ZNb1VsQzZ0d3NOd0UwMVBm ZllKMmcybVF3UnRBQVhySEQ1YUlGQzVjaWk4eTgvMGdJdjZnQnJUdEZoYkVnRGlnTUZsb2N0dENX Zm92UkJGY0VqektPaUczaHpyMFEvbTN2NW53WHU4N2ZZblpIMDg1bGU3eUp4WnllSVkxZmJUbnpx MlRBMFBEODJJajJDeXgxY3dNbDNScnhFMk9iVUJSV2l3SHpTcm9jMmpjMUNnWkR2eHdDTVhSelFR Z2wwUkNSdGpJVDJydk5ObTUybEhZWEVHUHNtMXcvUXB6bUlBd1JxSTJCcytwQTNnbndDSWZtajhw RDhoQmgxaEJBQjlwRlZZTTRWYkIvTWo2QUtiWEJuWStTOXpyWmkrMk1EbzVWazZjUFlrMDQ0em0v WGp5dlFxbTNvdE8wQ1h4N0ZnaVZtZmFSdGJreUdkYnkydGl4a1o3OVpCeGFMTXl6dE8vQTBXS09l WngyNEw5ZG9rY0FKemZSMkY0MWJSOVovMm5zL2EyYnRIWTZFUGpDVks4UmNRVVczajNQQ2JyMFFJ QlRJS0hQYlN1MFBIRHF1b3JBbDI3MEQ1NmxKSit4ZUhYbUVzUXVJbUR1bUxxK0R2dGZlMit1Smgx YkZsNFNoZkRDdTJVaGI2SVVuS0hTTlhuaUFlRjYwSHdFK2ViS010WmVoYzIyVGg5WXB1QkZReWdo aVN0TFlObTNzSllwQkJMdDl3VXVROGg3MitjdmYxNysrV2FicXJnRUZDSzBFRjNnWTVXdHRUZkFZ UENDZUNncFhWNVlwUW40c0t1L0RQOUhhcm5HTXZOcys3SHcyZmQxVFlSWWtreWFRdVlxU1pwVmtF WkozMFpEMWhnSHVhdCtKRHpFVFlqYkdyalp1ZElaSjJSeTAxYkUrSm9vWkovL2pLa0lqWXpWVTlL Ym5wemViRFVaUHFBQm51S2xFTzZScFN4ODZSblZwN0Yxb2QwK0Vja0JwWUcySUF4Y2puUFhaRU5K TFFCQzRRSkl5akR6eE1XVEY2Qy81Tm80enVLU0YxdHVGRWZNR21MQjNLRnNEOWVCK3JUejU0L3hH eXp6MWhQdk9BMm50blY0d09FSkwyMTNBNDhJYVNCMktFUXM0YVNHaHc4VXVEZzVaaDVHKzBaeTJG d1dLVXhSWWloUFgzeTQ2OEI0MHBxNjQ4Y0MzT0dIRkxTME9NT0QzclFpTHFvTFZCM05uemFKemxm VEhuUzBlc1Bhc3pLU0ZGQ1ZXcHZnYWREN2phQ1pXWksvUHpkM2ZOd3JEWG5kY001ZWZldmxJTHdR SW9kRHJqSEcwNHAwOTMzNnhSNUlYejFqU0xNSlJlVXhaRHlrWGJpOG5iMVJxNUkvemw3ZHYzUFpo dDExNzFnQUFFQUJKUkVGVXAyZTBPK0tXQWNINDBaKzFwVkRzNDdNOEV5eGRiVUFVRU85N204cWdW RlN3NFMxa3BhTWQ2VjNnT0RTNHBDUk1nVHhnQzBJSW9tVHYwbkJTNTlDUW9MUjRxVStEVFZ5SWlM aXN4Y0VQMVIvQ3RvS2REOGEzejFWb3czZWhTaEJ6T2ROUUNTanYzdm1TRzRXWUhGY3VKaVRMaG5i aFJYd2ZJTkRPQUR1alNWdnpwMzBtN1JibWlLZVVKYlNoK2hrdXkzSnRQclRXV0g1YzNXNWhhcCsr TGhvNlEreUtBTHoydWFiZlByOWQ3a2YxTzVQbjBYQzhJQjlZQjNNUkJ4Z2dhK3lRdVZEZXVHUzFB d1N2L3NRRHZCUTl6MzJEZmV0QWthTHc2QU9UMmNmZzFGc0QvYkJvVTg3cWR4U1M5RnJvc3BHMVI1 OGdOUC9jMVlCN3Y0THR3MlY0NlBqVTY4Y0tCTisya3h0L01HTDR1cEhjSEVKWFhLaXNxclR4RHZT UWRFSjBsYk5wZWFNd2xCY3docXpadU1ieU83M1lML3NVQnYwU1pKMjN5SE5wU3dqZ21HVVpub251 WFpBNmhBN1JTTjhqUy90Mm5EODYvMm92M2dIV28xdXZvMUUxNGdJUE8wU1J0YTU0dURrRG5qWER3 RStjdVlzRGR3LzZYcFczQnRZcDNpcmpvdkN0MWIwbjhrY0wrYm9tYlFGalZlWWQzVnFVeHpxM3VP TEFtZDgreTB5OVE4QUdjZGJvTExiWFIvQSsrOEJ3M0RiazF1cmxZNXhBNlZZWjY0b0xTZi83QU1O eDFqcjIyZFBPT0pOR3FGeUcrazNlV29paHBZeWJrbHM5NllRWUcrVmptNjQvWFAxcjdyb3FQbnYw eFpwM2RBQ2NJL29NRGppcm9qVVRtSjNCMnBCTDQrN3pZeUZnWUdjdmFwR1JZYlA4ckZHcUVQN08x cFBtVnVVMlQzcGYyTjlyZmhTMDNzYTZKbTE5S1VaTDgwa2RZYmR3NEFNTzVGOEVuQk4zaGMxZXdN QXYwcGU5UjdnTHRVY3IzVU1nYnhlWWY5K0hHSDZ2ajRsU1JwSkgwTEdta2w0S1dleDlyNjhKV3Yx U1R0SkhGNGJKUzlqWGpQQVl2VWFkWHZBQlNucmFIaHB5NmZaMXhTL2N0MGg3UXBXRmlGWU9BVWNH YWJzVWp2UC9vcXEwajg2Tm9SLzFVTktxMmRrejhyQ3ZyNUo5bnBlcXN2bzREKzgwZ2M4ZU1uZDFl Q0Npekt5KzRGNHF1RlVDR2VGMkRaMzdtT2JXY1kxUXN2a1FQZ3U1bDYvRkVRT21tbktXYU9JOVJI UXVUN2h0TzFyK0dMSlBrbXhTdDVxN082MzM0ZFp2dDJCNzJiRnhsbjF2dzN1Zy8rVDVpVkxmdENh OUs4Umt3N0RoWXh3alpzeGx5UnJVRHd2QkRYSHhKYUN0T2tjbXVDZ1N4a0V6QnpSamx6ZUFNOXYw MmZ0WnNpYkgrYmtzc3NaY1JvYXR2MjVOWU9iWnlPYnRva3gvLzc0NHBwVTZoRTJuR1JZbWdaOXly czk5QWdaK3UwVS9LaERwNjlEUVh0R24rdmFLejYzRUx3TG9nVUtWdHBnZ2hTSHBmYUgyZlg4UjBM Mk5mUnQ2dzJSOVdpanNkY1k0Szd2VHpacWc3VW9PUEl3OEkvMk9hd2IvOW52S083MXc2Y2R6a1BL MTBCcjRyamJsaEsxeEpLMWZsbm5TbHdtWFhNdDkvdkMrNjRnbjcrNUhQZmJ1U0x1czU2elhSZlpP M2lPMHB4MEZpRjhXaktVcjNaZnQ3NjVzUHdwa3hNYU5rTWwwWWt6ZVJVSTNMUkZDMnRLSVdWWkpD NTFwV0dCeEc3UnJ1UExXQUhObFhhZmMrVmppWStpQ0NXdkQyWnh6MHBGWTRjTTN6eGhndC9qU1Qy ZlV5YnRvT0FvampLL2o2TnVyWThLaWdyMFBYTnJRS2xJbUtFRGlBYmgxYXpacG55MVFQcEx1SVV1 YWE0d0wyQkZHTDF1S1V3YjZXUmo2NlM3aHRCbm5SM05mWTl3and5WVUwNCt3cndNNkdkWmNsVlZn ZldOYXFjQWx5VFdaTkZyQ2FKT21HSnBUMGt1aHVYWEdQQ29RUzIzVzh1eUJycGdSUW10cnRkWkh6 emNmbHhxVDUvWTU1cGYwdm5EY1gyaXR0K2xlRDJYMlRpOWZpc01WcFU4WjVidGJuZklBWWRpVkhO NGNhNlZzQkhQc2EwYlo2MnZhNmNXNzBPell4MUthWXNqamxESjBUVEFtellWcnZaSytUS2pmdmk3 ai9PSDFrSEYzbkMxNW9YcTU5UnA1NERGemNNWU5COGUwV2F0cmoxRWcxc3J2aVh3Q3FFK1VrT2lh SmNad1dZSmpmYksyRUZqZTVaeWhieGo1M1JYTU11c1drZkkxUUdEcDI0SmkwR3Qxazg4aWN0YmpZ c0p6VmFiditTbzRlN2g4Q083T3lCVDJORXVEcHVuZEZ3RVh5L1Fad1BpOFY1cWdJckRFRHdHYVpT eHU2OVUzaWZRN1ZpZUVSZ1VidDZhNW1zVkhjTEZDR1FHZU1qZG1uVE54NlZOaXVBWUpha3pRdkZs SUJIanFZNW9aUy9LRWZYNFlqejdsTDBGbjJEWXFSdGpyOVhYQWRBNmxGWDFRVnZyOE1QcXUrSmhQ UERYcVV3NkZ1NEFDMFYzTWgxZ3lhLzFSR0NpTUtjZUUrL2lTZjJob25TaHBxWCtNOHFMTnJ2MkZ0 dkFJOVFETEZDMks3NEx1NXFXOExORUxla1VINllkaVluOG4zY054emNhOTAra0ZmWTY4cC9mVjQ0 UThXaytlZnUzTnBIdS9qQm1LbmoxeEVmQWxSZm9WSGpOLzlRRlBnZjBwRGlnbWVMcDRvSS9aMXhs ck9FMzlYU0ZheFROU3gyV3VpOHhkR3pSNnlEMkp2T3NrdzFFZzA1aFlyNWtzWVJVaGtieGpRN2Qw KzZFLzVqMEtRSnBXWjJnMjZTSHY0VXJyMzJuYXRJY0k1UFJ0YzdHK2ZLYmd1OE91TGRxTXI1T0tD eUVoUUxBdkZGMG95MmFHQjQydEErWW1mZ2dRV3QySzZwdk9oWjdYdTlHSmMyazMxOWNZdk85ZXU3 Qnlab1doMitUT2ppa3hCS2t6T2hxOWJxMEIxNW80d1BESEl3SDVmWDVjcGl3VitVdmdmY24zcm1Q V05PM1dRbWVKWFdFWnoxUE5uNkRSZnMxNlU5YWh6dzJENjNUVTYxMUovQloyd2tMc3Z6bzE3aTlD bzN0MTdGdjdZdGNRMFhqZjYvcUVzN0hOZURhTmI0eDFrdTVycHErcndEOGg0WHQyb2ZmZ0ZlTzlG L2tCZThzK1RQcXk0VEh6ejd2c1ZYd3I2VkdCU1A1MWhVdjcvcnJlZFpMOWpnS1o1c2hWbXNteWF0 YStqMHVkWFNIRzUwY0g4aDVFelYwNmFtMHVWM0dWN3VwcnFjemxGd0luWlc1bFIwTjNSc1c2OEU3 Z3M1SFVHMFBsZnNISXhUUG5SQ2wzUGtMclRMcUgzUG5ackQzL29uR1dTTm9TeHBsSDhuYUYxcTB6 b2Jqb3VBVUowbnh1eGpQaGJIcXBMNXU1cnpWTDJ1Y00rellaNXRxOUcydE0rZEQ1d1hmR2I1eHcw YjAyOGk0SzhORnYyN0pxUm56MHVhQUZkZmE5cjgrTnhjN0RzNi9OVlpZVG5JNE4wREZ3UCtBcWFO UGVjcDZkc1g1WFJUcGQ0ZzlkWWFmY1ZwV2R6N2pYMXdRdHE1Y0hTbWM4S3U0OWlDOUJYN09yd3Iv M0U4aDVIeVVTUFNROWh2Z0JHUE12bXZiK1ErZWZkMmdUN3c0NjJLVkFwTTIra0hMS1c2Zy93UHRE Q1Y5cWQ1WHpYK3IvNVBNaUtQdEVDYlhPVVB3Q2k0WHVkUTZKWXhMT0libUZVOStQeVM5ZHFCaHZF N0s0OWpFVXJuQmppN0Joc2JrOW1YZU40U0Y5c3RyOFR5bHBpeGo3T0xwcmpRS0J1YVR1cnRBUEVD Qm1nS0gxU3piYWNmMzBNK3Mxb2FidUduU0d4ZVdwVDcrRzh6STNHamhqOXV0SW1OdU5ySE9CK3Qz OVJERmJzNlRURUc1WTM3bGdKYitQUXhyb3U4OFA0MTZ6cENnR1hjdm5kcU53NkNmUUJiUjFZS21s YkZmb0p4QjlSNTQ2YUwxYjM2UDF4bFdPcmxKL0thUkFkSXZlZDZ2NzJpejFzNVkzMHVCU1BkNmRD RTQwMW0rRnU4VFU4VWVKWGVwanpMTi8zN3N5clhFRkcvMjRRUzBlNko0QjFpRjhwV3d0cE1DeC9w U2p4WUZlWkcraG4wMFRodmJtdG1ENE02N1pFdjY3Sndzdk03ZWhtM05KYy9aRkFvVWpCWTQydUx1 VEZuWitRQkRxVy80KzRLWHhuMjlZSzBkQ2Z0VnJiSFBvL0hzN05JQmU1TUhaTGdWQ0hRTFVYTVhY d0hmVzlrM0s4ZGp3QlhUVlBYT09ML0wrMUY4SzhXNi94MjMrd0tlamxPV2x1dmRVM3BKQVJ2ZzA3 Q0NDc1BUakFOSFdrcjhyVkZjYmpDTDF1REw5Mmt2ZkhDa2JoYVdGN2NJaDlYcUlTTG9ybkR1Vk5a VTZpS1l6MjBQNlJKeWRvREFNQkpNKy9ReGUwcGhLaEYzS2wwS2J4QThscE13bk9uMmM4akdJTG9R SUxQbkhBQXM1WTNNZW8wKy83SlExUHVSYjJ2NCttN1dubCtMbTVyWjF5dUJyaWNFYVM1OGZoU050 eGhCVHc5eVN6KzJXZU1LT0gwelRzVWpLMWtKamhRTnJyQTRCOCtrVk1lWUt0ZzhGaTREZkp1cVBk d2VubFZ4OFJnV0N4ZGY3WEd5MEl4UGRZdjZwc285dTdSUGZGV2RlTHFGMXBaS0YzeGt6cTg4NWV2 cGZDakZNZHdZSWpwU3prc1l6dnU0Wk9QUm9vUXNhaXI5enpMd2pJUVhPNXpSSjJ5OFUyYVI3T0s2 Wkk3Y1IvOVlrYlp6MzcxTksvRmEweTUxcEkxeHlyY05IbEM5OHcxY2NXUWR0bG9EWGtLRVNRMkpj TDIzMFpkM0Z3YTc1S3dmZTI5ZkRlTHV3VkFjWXN4QXdESXhIZkFrSVNUdzdDamU2OURPb3FXdnVm Uy9pOTMyZnAxNFBqWk1oNVlkdjVOdGZQcUdrMEVuZjB4Qm0zWkVBUVg1UXZYOHM3aEtHVDBzSXps NTNqRU8yWDRGeHpvaW9VNDRoK0VTR0N6bDVDYlhwaENUZm9uNXdSVENHQ201NnVKYjlzRWZHVDlo emhmZU5pTEYxNHR2WHA1ZGcyaGlXT01EWXVpWG5nZzlDVndhTVVSdnhFY3lMeTVzVkZndk9PTFhw NDlRT2srQmlGMGVZaDFnYTZuYkEzTUswOU1mOUhHdlFSa0wwMXJhMzZYR0tFcHdsRHg3V0dIZm01 aE9YYkZidGpOMFpubmdIWjlvVUdIbm12a1FIeXNBaDU0RnVDcHV2K3NDdkkzVUdKcThEbHliTlB1 dWd6RThIWXQ3aUFjcG5sQUc0T3NUbDF4VUliUWp4OUhmUjBBK0JwQzI2SFM5RnBvemk2eGdDenVT eHR2dzhaRjlITklFR2xRTzQ4Q3RkYTNzTEU4Nm5iZXFESmJvbE5MdlhnOURvbmd2dFJoZ0ZEZVZ0 UEw3U1prbUI2L3RRblVCZk0zbjJxTENEQzVnVU1IbG9GNjlBazlJajJEZnVUb1MzcEx3TDllUlJn cnRBOHR2UW5lK2xYc0pucUFock1GNURBczJSVWwrdnFySkJwOGVleld2VEw4R2gzYkhmVGYxekZC VmNhRU5wWDZJRmRNQ2o1aWN0cTluMjhadjJqZ1MyaWZxRDN2RUFZU1UzK3ZPN0R0WnZzL0JQbis2 d29LOFU0K05MWHRPVTMxUGhTSFNadkkzbHB5VnR4T1JoREFTY2N5UXVscHdqSUhCYU9vMEhjUkxr WEZscFo5TzVOTVdWbEx3ZVdzUVFFbWJ0NTlTVXM3d3dVZG9zYXczb2wxWGpVcGgyNmlGcUx1R1J5 U01TbG42SVQxMTlVaFlvQjMzOGJsTGV2eXF3Z0NOZ2FQeCs3N2V5eng1dUlEK29rUXhqY0NsSXZ5 RkNqSXBsNGJkczRZcjdXUDIxY1NvemY4UXE3cjNkc3BkM0NMaUE1QjNxZW1kM040NGJTWjBSTUVa NFRUN0diUzFZS3Rtd2EzTkxHOHgvU1N1SDMrQVZVMllsV1UrMHcrVW9UQi9lbTdqTjN3VnY4bGxW bUVYU2xCbHI1eWNBSTFDTm1ic05jN1htL2F6VHVycmJnRWJTaDVEQ21iRllhNHFrL0YxQUlUTW5k UTV0bys0dXdEVHRwZFJ4ZTlWNE16ZTA2OFk3NFJPbFMxMzFySmw0QjB5UHdFeWVXL2ZvczY4dDVj djV1bm9zbU5SRlV5NzdqZnNMdmVNSnFiZDB0SkN5aE41aDdaTmVhME9odEthcDEzR1J2SVI5emV3 QkhyNlVKU1NjdWxLQ0xweUY0a3ZveEpwVHJQQVdBaWEwbXZiNEVqNldkRUlLcUwxRkVaS0huM0xG K25HTXJKWCt2UThkNHAvQm1UWnVWcU5OYlR2dytuUjYzVFgvdElNenh3RkpyN1V4aHE3d1dYTjhs bWNJSHV4eGhnU2w5eTNTV1lWK2c0QmxYOUZ6RDFydHVHVWx3KzBhYlZHRTB3Rlo0ZmZhR1FQSnU2 ZERCTFNHQUJ2UVpoOHZ2VmdzNTRzc0lRd05ZV0ZFQ0xFelUvMGljUDhOSFF0TmVnbFlUclJjWmZy QkxDeVVOTGUweldSREFQMzAvMktSc0NXTWw0aGFleFlRUVNzZW9OWDd0S2VQSDlOSEtEYVBlZ2pF RDJsNG4zUUhST2szb0pObjg3SStNUzc0c0VtNW9lQXBkWnpmY20rdmpiT2ZRV0tJRktLMFBUU2tE Uk5VNmhzVDVVV2NabTh6aWU4Q1l5Zmt1aElHVjd3RWJwQXFIK2NHVDlablY3L0tySjB3NE1kWDVL RWRidVRrRTg2ZHFWRGk0RFhsUGRUSHVBNSt6NXFMMWxpTkdjTjN4dDNiZlVFbDBOQm9jV0ZHM1ZO ajdjY3p3MnA2N3JsSW0zTWRyQ1Nzdi8vWW9NK2Q5Wlc1b1YzL213NG1uQzdnZ3V2YTNKT1gwRm1u NzlCN2Y0dFBHUUVBQUJBQVNVUkJWTHhlZlczUktBVzI5eW5Qc2RDU2tGZXZDODFEUEFPSHR1a0tL cHBiOHhpTitLZEF3VkhtblJDZFl2eWR0dTBQMWlvNlFZZjJEcnJRaGlLSW40a0RmR2xKMEN1REc3 OHZMUTd3Vkc1ZTQ3QVcraC9wMEhpNHQ4Y3plZTJCc2RrTDRydm1yenh3YUJ2N2p1TGFjWUhQU3NP RDl6RWs3UDMwalI4ek9vdzdlUW5WeHlzZnNOa2thNlB0UHRyeUR2OEJDVnJmekgvM1lRRHgzQmRi L29zSWFUeXM1WDIzYlhzUGJuelNDZys1cFVzejVYclRuakR5VGxvYk41TzhOU0JvYU50ZE94dnIy aEMrOXpVSDdxV3hmQ210SHUxdWJiTWdTdlBpYWhKZjZxUG4rV2s2NHh3Vm05UnhLYWpmS3JaNVha WkkrYUVoQVFOM3ZiNzVjOCt4Zm52K1dwd1NacE5nU0d0MWtnLy9OaDUzY2ZKWWJyd0dTU2VrYmR2 VVNmY1FJemRPZVllY0I2b0g0UDZZZGJDdTZJRDdGNjcwMGNHNENZTGtPWm9nK0pKZUNzYzJMTlo5 YlpiNldjcWp2RkdJalh1cFBIbndnQmJoUWp6NVk2Zy9pcDkxRzh1VzBuN25ISlAzOWNGU09WekZx MlBPKzhhcGo5NkdOVXZoa2orQ2NTWnZsOGRveEQvQjNaV085Q0VNYmU4YnAvM3FjMCtDU3p1QUwv SCtpSStBZHAyM0U3Q0g4RWo0dDI4b3lkcU8vVWwzeFhEWC9OVU45RGFVQzVDeU1ZUUx0TFhHazNw OTkxOTRGSGNKVHYyOVFEV0N1d3AyUG1qVUZ5K094TkRBenNyM1d1RStnUXdmTkNBWHRMaEJ1WGpj bEI1ZHFvZ1Z3K1dDWWZINlhJTGx0RVp3K2cwUVZvbTc3SU5aMHVndE1LM2V6emJTM05SUjVnWXBn ZWtkTnFEOFhXQU1tQXJMaTlXcS9XajUrTzdYdlBTcm5rMnpxMDlFWlJPeUVQems1dWpPc3VsWmNN NzJXQmptczliZmVDbUlnRnFydXk4Zi9ub2R5Z3B2UnMvYkY2Y1F1T3l4TkMvckhqekJ2L2V4SHVC WXYrYkMzU2Jld1daMnRrWjRkNWMydkhkYzg1VEUxYWM5QVNkY2czRWR1T1BrcGI1MXR0NVpWM1NR c2FaT1FuVHIvVW4zY1NWdkRGbDg2Q1g1YTI3Q2xCOGJHb01qbTNFZjZBZk5XU00waUJiN3ZKVXZn ZjFpM2VBRFh1QW45YlNIUDMzYTZ5NDE3Ukl3WFdoUzRIaVowdGRheUNwUDJabzFPeXFvaENINlNi c2VqbXRtNzZ5dHIzWm9HejRwTC9BbkQ0U3ZNQ0xzVnp5UDhxQU1vSE4xeEpmQU8rSFQwUXlQRE9V blBFdDlkRDd1Ry9sTHdHVk1ZS2RzMS94VEI4NzZlbEIwMWhTVHRLRzhPMXB6UnN5YXRmNHBJMkRk UlVEZlBEVzc1cDQyUEFKd2grZDlabVgyZmE1dmU0UDNFNzNpQTNCYzFlNmU1MWFNOUJDQm5IRkFL amNENjlYTlBPNmlBQXZYUlN2dVhBdzZiUTRKblh1bEg0dWZOaGJNdVlzem9wdzNzc0Jvb2l3dVA0 T1p1b2VFNm5NdmFlL01PKzhVRWlMbWRXeS9MRTluU0FTWWZnTE9ZM3cyWVNQYnJMdkdSMWk3WUpL MmE1YjVyajVTeGh1UWZvVDNxd0o0ck9Db0J5TmVtcGQxSC9FRXArakkrNFRTU3kvVEo4Mll3RlVY d0x1ejM5VFhWaC9Ld0tIS1JOWUJJM043VlZ0Z25hMzNJZXVLaVRuajFBNWdLaG5YV2tpQXVkR3VQ dkNmZ2F6VnZXaSs5UnYzZ1hlaE9XdGs3c2YwYlIvQUI3ekFqNzRBdk1IZm9YM2FxOW9CVEpoN2U5 ODRLT3pxQThkYkZQbXhEZWFQbDZnRFhMSmE4eGlOYTRiK3gvN0dOSHgrV21YQ24vNUIrRXFNQ09N eVBtWEFYS3ZKM3NmWTNVOGdITU96dEVmbjQ3NVo2OHhjelZrN0lDNXZyYjU4NyswNDg1L0FkQXRm blNWQUM1UjJndG42ZXgvZ3RYVHhqNksxMUc0dEQ2L0Q4N2orK3o3WE42K0QremZIMHV2YXUwNHlI L003eVluTlNVME1UQXhNREV3TVRBemNUUmk0ZlFMNWJzTFNIT3ZFd01UQXhNREV3TVRBTldOZ0N1 UnJSdkRzZm1KZ1ltQmlZR0pnWXVBUURFeUJmQWlXanE4elcwd01UQXhNREV3TVRBd2NoWUVwa0k5 QzE2dzhNVEF4TURFd01UQXhjRDBZbUFMNWV2QjYycjNPMlUwTVRBeE1ERXdNWERrR3BrQytjcFRP RGljR0pnWW1CaVlHSmdhT3g4QVV5TWZqYkxZNGJRek0yVTBNVEF4TUROd1dERXlCZkZ2UVBsODZN VEF4TURFd01UQXhjQjREVXlDZng4ZE1UUXljTmdibTdDWUdKZ2J1V0F4TWdYekhMczBjMk1UQXhN REV3TVRBdllTQktaRHZwZFdlYzUwWU9HME16TmxORE56VkdKZ0MrYTVldmpuNGlZR0pnWW1CaVlG VHdjQVV5S2V5a25NZUV3TVRBNmVOZ1RtN2s4ZkFGTWdudjhSemdoTURFd01UQXhNRGR3TUdwa0Mr RzFacGpuRmlZR0pnWXVDME1UQm5WeGlZQXJtUU1KK0pnWW1CaVlHSmdZbUIyNDJCS1pCdjl3ck05 MDhNVEF4TURFd01uRFlHRHB6ZHFRcmtCNnY1djFiQml4VE01L0lZZUpEcTRrc0wvdThHL0hDRkQx L1FuOGVyeEI4WHBNNTdWM3crRXdOWGhRSDA5UjdWMmNNVnpHZGk0Q1F4Y0lvQzJjYjk2bHF0VHl2 NG00TDVYQjREajFSZFBFVkJudCtzeUQ4VjlPZUpLdkdZQlhsK1BwRVpUZ3hjQWdOUnJuKzErbmp5 Z244dW1NL0V3RWxpNEM0VnlLdHI4WkpWUWxpOFVvVi9XL0RuQmZPNVBBWWVxN3A0a29JOFA1MUlD NSsyNGc5ZTRJSDczeGVaTURGd0NReXdocis4Mm45WndTTVUvRnJCZkNZR1RoWURweVNRdVZWZnYx YnFZUW84djFGLy9xRmdQcGZIQU92M1VXNTA4OThWc2xZcU9QYzhlMHY5YnNXbk1sUkltTStsTVBE VTFmcmxDanlPUW41SlpNTEV3S2xpNEpRRTh1aFcvWjFhdEg4dnVPdWVPM0RBejl6RzlCY1ZINjFm NThsUFdmbDVmcXNpZjE4d240bUJ5MkRBTWNsRDMramc3eXI4azRMNVRBeWNMQVpPU1NBL2NxMlM4 K01LdHM5UGJ2L09QNWZGQURmMHM3Uk9lQjR3eDVhMWVmUktQRmxCbnArdENJdW1ndmxNREZ3WUEw L1RXazZ2UzBQR2pKNG1CazVKSUR2anpLVWlidFUvT00wbHUrV3o0bm5nT3N5TG5lUDlTeEkzd281 N2duaUhhL0ZHaXhsTURPekd3RU5WOFRNVjVMR2Z4NHVFS1p2aHhNQkpZT0NVQlBJejFJbzRSNjVn cytSV2xUL2hlQXc4YmpWNS9JSThTNTZIRWZlc21kU2Y0Y1RBUlREd2lOWG9xUXJ5L0Z4RktOb1Z6 R2RpNERReGNJaEFmdFNhK3JzVS9Fb0I2d2Y0OU9CYkt2MmNCUkdDWE1adTN5b0hyMU5sdXg2Zk16 eFBWZmlLZ3I4czBDYmdsdTdYVk43OUNoNmlZTzE1NXlwSW00K3RlQjVDNUk4cWtUTDFLcm40RURZ ZlVpVVBLUGlmZ3JSeFh2VVpsZVkyeXh3cmVkRHoyRlZycWMvL3JQeGZLSGozQW5VcXVKYm5ZYXZY MXkzNGlRSnJsVGtKZjd2eVBySGcwSGs5YWRWMVJsekI1dC9xai9QaENzNGV1SG5XczlSbW8vKy9h dW5MUnEwL09rQVA2TUljQUZ5YTMydlhDM0xPV05HOVQzRHpQVld6OTJmdFdmWm9IYzFYOGQ2SDU4 Q25kY1lqZk9vYkxlQUVmdEVQNVZBNUVFZW54NjQ5R3YzQTZ0djRqRk5mSURUYXorK3IydDVIZjB2 MG1mNk0zUnoyZGxRVlByVEFXSUExY3NTaExkNkFSMWduWmNMdnFMcCtHOERlcitoTkR3K1h1eC9x dXhUSTg1SksvVDNxcUp1eWhQcDkyVXA0VDE5Yi9lRXhlTTJMVmJsNkZjeG5ZdURPd3NBdWdZd1J2 bHNOOTg4S1BxYkFaeTBWYkI5TURlRmppSjlYT2RMOTA1Z2x4bDNWenA0WHJKalBrMzYwd3Rjb2NB Wlp3ZGxEdUw5S3BiNnA0TmNMK2czZVNtNGZtNzRMZ20zbXdoK2JFU01iaTV3M2YxMWwvbUhCK3hR NEErMzRlSnpLZTRzQ040cS9zc0xjTXE3bzZnTm5oSzBmeUZqcVUva3pWdXVQTFBqVGd2Y3RrRmZC bFR6NnNtYk9lTCs0ZXNRVXJVMUZ6eDRDOXUwcmRlaThPbzdSQW54Vjg3T0hTOXZsbTJSWTE2dHdM VnBmdEVGSW9BUDBnQzd5SG5NMVB6OVl3bm9pSEZPMkZLcFAyRklXNE9aRnExTHZ6OW8vZmVXaGRm Tjg0NHJ2WTl6OTlqbXZBQ0dDcnI2MjJzSXYrbm1NaXVjUnB4eWl4MmRMNW83UW52cXFLb2Z6KzFk b2ZNWlowZTBUR25XdWZ3Z3RHZHRWMHZ6b1ZyYjI4RXpwd0J2d0NHbURGZm9zOFhzclljMVl3QlU5 OXp4QnBRNVJWc3gzL0lJQ0RmNU10YWNFZUU5ZjI4cmUzbk5BVDk5ZENjYkZQbnFwYXZPWkdMaTFH T2lidTcvWlp2SHQzMGRWcG8xVXdlcnpobFh5K1FYY1M5a0VHQm9tVXRubkhreFcvZStyWElLaGdy MlBldDlWdFo2am9EK2pJT2hsUGM0cXdTeDdIaTNkRDFmNFhybm5yOFZmclFvd1JuaXA2T0pqYnU5 VUpZVHRHbDZyK056endaWDYxSUo5T0s0cWV4K0NsM0oweUpxbHMzM3pHaG51NzFWREZuY0Zadyto MFMwWlo4eG5oUmVNd01kSFYxc1d6YWlzVmZaTkQ5cjd4c3A5d29LbHg3cWhaOEwyRUd2YSt6KzNP aUxBcld0RkY1OSsrNXlISllybVBycDZ0T3J0VXdxTXE0TEZ4L25wVDFXSk5hcGc3NE9XME4vYWVL K0E1bThhZy9IRGZRcnNld0xmT0pLM0ZCS00xaGVlZXptaGVzajY4REwxTHlpc08wRU1aNzIvdGJn eC8xZ1Zqanlsc3VZek1YRDdNTEFrT0d5eXo2a2h2V3BCSGk0aUZvck5Zc05qS0c5ZWhmOWE0TUUw L0RLV011a2x4aTJmNnhHankzdi9zVEw5SEI0WFdseGREMWw1TmhabVhOSHRRL2grVXNXTXJZTHR3 d3BrT1h2bnkyeHo3dnZET3JmUjVBTWFkeGZJeWxndzVuQmZpODJHMXZ3Q2xjajhqT0g1S3MwRlg4 SDJZVkY5Uk1XTXM0S2JIamVSMzcvbGpqZ3paNjcwOTZvNndWdEZOMjlTZjE2bzRES1BNUkUyM05U cEI5TjZ4VXBRa3VBQmNEM0xZNzFWMGZZeHJ6VUdDdCtZMTdaaS9TRnN4d3RkM1VwYzgwWlUwNE1m Yy9uNHFrMFlWckI5ME1tYlZzeWFtWWM2aEdGZkg3L2l0TFErNW1DOU96My9WL1gxUVFXOEl2cksy ckRzL3JmeTgzeDRSZEJzQlRjOTJsbnpGSENGZm4wbGZBZHZ2T2phZXVzYkdDL0xycXBzSDU0SEZ1 ODJNZnpoUlVHVDlrV0tlQW5zQzdRSkIvWUVXaktYMUNHVW55dUpGbDRYelk4V3JYVjdxWHF2K1Zz dll6Ulc2Mlp2OUxHK1dkWERVeW80ZTFqTzZ2dEJFSlowQ2loVGNLZ004RDZsekRxOFh5V3Nmd1hi eDFIQkUxY3NiZXhyKy92N0t5K1BzV21uTEhrem5CaTRyUmhBc0gwQWlKMmJyVE12QWhUam9QbEdL M1ZlOXRuVmtOc3R3bzZsVkZuYlo0bHhjOWQ5V0pYbW5keEwzT0FzT2k1ZVoyTlZ2TEZwZjdFaXpn YWRjMVYwK3pqWHd2eTNpZUVQWnBjc1d2cVNkYTZjSnYwbEZiRVpLOWo0VmhZRDRlTHkrOHlabnpG d3B6L3Zack14endxMnoydlczeTZnS25uMnNJNHdZeG5Hb04rT004S0ttNXJRZU9HcTVOMFZiT0RE WE9GZStpS2dQd3BTMmhJc21EQ3JNZTlSeHJxVlo2eGRtRkUrV05qcWRCZ1o3dEtGcm83N0pXOUU3 KytRK0N0VXBiY3F5SU9KWXE3b0VOM0pSeXNVamhldlJHZmNMMUhwenBqaDlLMHJqOUpSd2ZaQmR5 d3hBb0xTcEsrc3pidFdEYlFRbkZrYnY4bE5xRmZSdVFjTmRiZG5MSG5DZ3lCRjE5WmIzOEI0alNV WGt3Z1N5dEs1VGl2aFhkYVBFS3ZraG9LQTdpaFM5Z1hhbE05bGk1YjhacnM2OGdocmFmSEFkZEk4 UEhhQlprNzJrVE50NjJXTXhtSGRLRURHbHJISzV5M3I3ZVVCZU9uN2JOZG5kTTc3MGI5MkFNK0Fa OS9LdzdzOCs5cTRyRzNmejd3RytJbzZtL2xuWXVCMll3REQ2V1BBeERHcTVIMUJSVEJIVm1kRmIz cWM3L2I2cWJERXVCRS9BYXdPQy9FdEswSVFWN0Q0MkV4Y2RpbDBubWZESjUxUVhyZFVXQ0ZoQktr alZPODlLeEtHamVuYW9OOVplZDVWd1UwUDVzZEtjbzZwRUJOMkxpWStBcXNtZWQ2LzZ4eVZNUHky Vks2UXdGa1NpRlcwOXpFdjU1MVp5eCtzRmg5UVlPd1ZMRDRZcExWTG9UNElyNlFUZG9hTEJzWUxY ZHAxM0YvMlFoZWx6ZVdseklVYitJMXFNQzdvVkhEVEE4L21HaUhubkw4TFNZcUc4alRFbE85WENj eTZnc1dIZ09kT1R1R2FKY3Y2SlhoVFQ0alpFeklzUk9rUjVMdmNOT2IzTktIVkZRaFdzT09TTlJx bFlMSE0wd2NGaVNkRTJ2cGNKODA3dy9lZWdQVjZ2VW80UzYvZ3BzZFl6U1VGOWd3UFZ0SUpLZDY1 dEdYZXp0eFROb2FUTmdFOUFBQVFBRWxFUVZUT3hic3hRQ25VWnF3bmJVOVlJN1FzVFlGMkRpOCtZ V0xndG1NZ2pNOUFuT2R3RXlKU2FWYWVtNDJJV0hvTnVOWUl3WlFqOXBGeEsrT0N4dlFCNFVQcmxi OExqR2xYdVRKQ3NqTmhsaTJOV0ZrSG05OVBheWFQQlVNd0pyMFd1cTN0Z2tySyt5Yyt5Uk95WG9T QWRzLzlSdEJLajRCaHVJVU9GNERMbXZVNjFqc2tUUmhoNHZvQmgvU2xIbWE5ci8vT2NOSEQ2SGtZ Y2U5U3p5NUZaTi83dXRJR1I0U0o3MDkzdFdQbHNrUlRKd3FYK2JHVVdJM0tLR0FzNERWaG9RN3dY cGY0MUpmV0QwVlZ2SU83RFJGODhoMER1RmkxYTcrd0JqTWU2K2JZUmRzQTY1aEFUNXB5NVNqSW1K STNodnJwZE15cndlV3IzblhTdkQzY3JVdGozTGRleHVvL2ZqRTJ3QXV3SkJBcDd2Q3Vqclh0L0VW ZUIwcDlYOU9QcTBMSFFHdThBNjd3T0hzQWZIUFZ2d2VlT2NXN0FRTmRJSE0vY3hkbTNKOVZFUlpQ QlRzZlo0cTAwbFJhWXR3cE95WmtFZnNzS20wd3IvNmU1SStXaXN0YUtVdG80N0cwYkVSNUxGNEtB aVlpdlFzd0VYTk1IZS9EakpKT3lOTCs2eVFxWk9WdzUzOTd4ZGVFZUJYZGxvZDd0VE5UK09oek5D aHo3SFV3UlJhcHNnQmNkQ3NSczB2WnNTRmgxWVVSN3docmRWOC82STFiMWhvRGwrcTBvUlE1TmhB SHJONUR4NGZCRXdUYUFSYWJzQVBMdWFlNWozMWEwL1BHZUJjMGFLVy9ROTNucmo5ZCtEc0xQVVJS TTJkekIzQUJKK0xYU2ZPalc5bkZTN1JlVTlqNVVMQjR5RlFpZFBVajNzSGRrS1RSbmIyZjlCakNl UmVxQkxFN01HajZIYW95T3E1Z1BoTURkejRHdWtEbXZvMzJ6anJ3VGVGRlptQURqWXg3N01lbW9j bHpIenF2cHRHeUJDZ0JYMWlWOWNIU1pyRlhjdnRnTXFQUVVOQXRGYTdOSlhma2VNNUVrQkNXQlBJ aDBDMXI3MXdDRmhLQkVtYVRPb1FDNjltbk9TeEFpa2JLcmlOa0hUMWRkUXl2d0dkWThBcStvZklK QVlxTkMwS1YzRDV3QmcvYnhJMC8vbmVkV0p1eW5JR09uZ2RyR0N1UjRnSUg2bDRFQ0wzT2lMbGg5 OUhScnZjNFdtREJxMk5OekgyY283SWxNRStmUjZXTTVacTRjTHg5amw1NWlwVHRnajQveW01L2gz WXVKeEtrNGdRWEY3djRSZUM2YWQ1NnhhMXNmSTYzN0ZueHl3QjZjZ2FkUHBidW82Uk1hRTBkbTQz OGl0TDVDVldCTUhlakd6NHFPWjlUeE1DcHpDa0NHWVBweklJQXdhUXZNczhseHEwZmpJWUw5SWNx NFJ3TnczRnpsQXVMUnV1czJzMUx3cytHSkxTcjZ0bWovcEk3dEZzcU5pOFgxbG1qR3hIV2t2UFFH OGxMQlN3YkRIdXBrMit0VEdNblRDcDY3aUVBV1h5K2dTU1k0ZU5jaFVza1dKZk9rVmtGY1BUTDFS ZThBdFlUdkFJZWtLVXpPM2lySnVjZVozT1lXaktYamhoYzlrczVJWDlSbXRHSFl3ZG53T0tFdTZN SDhZc0F5NnZUcy9sUndBN3R5MzdvY3g4VkF3SWFUYVUvNjhwU1Mzb3BIQVhONk41WDd2dzNiVjAr ZzlPa2p3Mk43enBwdmx2N1BBbzhHb2VNRWExRzhWZmZXZ3NEOE83MmU5SS9rTWlPMFBxNCtPWnlw SFA2WGhVZmNWUmhmWHlwUWRIczVUTStNWERIWUNBQ2VXUXdMbEVjNGlvekVWWkkzMEJMak5zbS9Q U3E3Q3oyK1N2Yzk3Q0UzYTd0bTVXRjJkUDZ3RGdKT25Fd01qbDVnQnNQa3hhL0xQQWVqT1BvZlZJ SVhya3lmSnZydStCK3E3U3lOeGdsQms1cnh5emtYUWJnbml2V3JkYWw4N2l4YjRxTmRVZytxMmJw ekI4enQyN3FFZkxPYXNVRDhOa3ZkTEVTV1NNcFB6YnNpaFVyZm56Zk1mMFJidFk4YlNpWXg0eU5V T2dYaFNnNjZVdklNOUFWRzkvVnM5U1VyWUUrclZYS3JWbml3cVh5WFhTbXpTNHdmMnUwcTg2aFpV czAzeFVlZTlPYUhkSmZIeGZQQlVIWjI5azNzYnlYNks3WDdYRzM1ZjNmeWM2bDNha1k2UWV2ZTd0 cVFDSHVQS095NWpNeGNHZGdBSkVhaWZDQm0zZXpHUm1RT210QXdFUVFMRzBnbHFDYnlqNm42bjBR REFTVzd4VzV5NTFGMm9qR3dlM3FFNm51M21YMTlmYmlveUpCaU1zZmdiV1hQTm84TjdkeFhRU01O MzN0Q24yTHpSWHZqTXczcWFQbXpoM3ZGN04yOWJHdnpLMWtybGpXU3VwU0FGZ3JCRDdHeEN0aGZZ ekRmTGthdXpEZ05xVkVwSDFDN1JKM3NXMmtDWW9ZcXpaMVdLRVVxYVNQRGZzYXdSMWFPcmFQMUtl b3dVM1NidjhtZmtqSVZSOXJYWDBLcWpDd1QxbEp2Ujd5bkVUSVU0SUlzVjV1ZmJyMUJwKzkvTmg0 eCtkVjB6eUZ4M3d5SnNkSmExNmoxQkdpUCtmazRzQzRSdHJyOXkwbzJPTkZRdTEyZ1V0MTdvZFlR OTlrajBjSitBekIzZkd6cTc5Wk5qRnd5ekJBRUYvbVpUYVk3eU9GK2xsaTNEWUZkN1J5d0pKeSs1 TmdJTEJZZGk2RTJKaTBaWnF1ZWl5bTlJczVMMjNNYnFsZ2NrdVducjQ2Y0plcjIvT3VNMDRRdTlH TkViaFkxTjlGWTNlZTNmT09pYnRGM0lYeEYxVmpqSjB3ZFhhTU1SSE9HQ1lycDRvM2xCMU1UeHdR VnNZb0huQVJwbC9vOG9sVTJxZU9jWnRUMGt1ZnVxWHNiZ29waEJTWmpKblFJQmlTRnNLdkVDelJ2 UHdSdWp2YWVpelI4OWptcXRKWFRmT2pOWStHRGhrckpjbGx4OVIxQWRNbmVFbmI3L1o5MHZielNI Y3AyeGZ5V0tCSnlyNTNkb3VaRWVFcmgzMTl6UEtKZ1Z1S2djc0taRUtWUU02Z2x4ajN5MVZoem95 NHFQeWExR2h4VkpWekQ2SHgwaTFuamVsMVMrVlFKc2ZxQnEzN0MwZFp2alkrWVBGM04rYllLYUhI SXZaREV5bmp2dXZDTWZtSGhBU3ZpMHVwNnhPWnQ2bUU5MVN3K3JCc3VydVJKVFphdHZyR3ROSUph MjUwbi9JeXNKVFVvZUJnbnVLM0NnaE9sZzdjQTJlTjZPYXk3emR2Ri9IU2o3UHNMandQVVZiU05x R3hqdTU5NTU0cHYyakkydnlQYW16KzRPVXJ2dlNnZDdCVWRwRzg3bFkrcHIwZjhJRGZ0SEVScTlN VnI0czluWExIWCthVmRFTDd6SDVUQnV6RGxJMmhja2NLZmttdDN5UHdvekxXY3F3LzB4TUR0dzBE RWNqT2l6dlRJU1JvcTdzR3B0eEZJcFpTNmkweDd1NGE0aW9kclkyMDdTRkcwOCthWFJZeXhsNUh2 RnNxbzdhdFBNRDZUcHhibkNLUjlLN1FHTUx3dUlJN294N2JzUnI2WE1keWFjeUJONEJpSWcwd2Er R3hNTHBsZlhLeWhLUGVyelh6d3czNS9FdlowczFvK0lFbjVRQnVoUjI2SlhPb010VGI3NG9USHNh NnF3NHZTeGRBbUh2bXoyMlp1RDRPb1dmMW5PazdTaUFZcEsyWFg5N3FRdU1RWlVYYkRtNzRkZ3Q1 N2VKamIyTXNQVDNHMFEwUFU1UmRuaWNXWWVwZEo4MlArT3plbEx4L0RPSGduVnVtOFk1SFRGejZo TDFxY002N0k3NFB4dkVzMWNkRGZxUVZ3TjgrR212VlozUmk0UG94MEFXeXp6RHlScG9zQ3lqcHBW QWRidEZldHNTNGUva2hqTmE1c04rWXpkaTBYMkpndE52T0NBaDZtMWo5RVZ6cWlldkxSblFqYzk5 bVpMMXlwNGZodVIzZU43UjNkRmVkQzFCZFFWQytCT2JWMzcwMjVxVzJ1L0xnZHJQWlZXT3o4WTJy MjlhcDVkMUxBcGtiSEo3VVcvcVVqRExRTDhaZ3JwZTErS3lSOXdHZmJjRy8rQkxBdFYvZ2ltS0Jk djBLVk9wYWE5NmFwTkhxUG5xMkpuN1QyNmRyYVdmTktWQkpDdzlSVnRUcjBJOVc1SGZCS1EwSVVP NXhjYkR2SnI0NStjNVlYZUN6bzM0ckd6N2hRWm0xdkNxYWg2ZXVqT25mYlhzQ1Yzd0p0S0U4ZE0v TUoxYkZQdDVLYnVBMlovZStabGk3S0ViWjZnWUU3d04zK0diSFAyT0FoMVJCK3hTdXBHYzRNWERi TVVBNEdBVEM5T3RFUW1rdUliODZoUEZKZDBEWXptWDhZSCtFbGZJbHhpMi9NMm9Db1ROeTVSMVlt UHBsbWZiOGZzNlVmQmRnWE54SW11czE4VEYwZnRTWm9ETnRONkhIZWtuVHVQMmZxdWtmWTZOOFlB U3BJK1NtVlNZTy9MaS9PWW92QWF2SHVXL3c2cUlVWWJaVWQxL2VhQVU2T2xoaml0YU1pODcvaUJN aHBuK3VadWZ6NGgwNjQrVG02NEpDUFVwVGR6MHVLVXpxSFFOYzd2RWNzRkJacXZBMTlnRjMvaE1E UnlFcDg5dlBqaldTeG14WnpFbWpaLy81aG5FbnI0ZVVHY2NKTGg4bTM3b3VyZmsrWlNYdGU4Z05h OXp5N0pPdXlNa0Q3azlRQU1RQllidEdTenhJTFBmc1gwcVYvM0ZOdThCMTBieTFNWis4UjhqNjkx dnE4Q2pkQWUyOWVtVjAzUHJLd0hGRFpaOTc3THRrVUZEV2JzYmJoeFNPMUVXTDl0NFN2YVFPWE5v alNWT3V4Nk9hbE0xd1l1QzJZQ0FiMnNzUmFHY0liMUNabUNRQmFxTUJtakNCU1ZqWm1GWGw3Rmxp M0FyOWlnNTNyemdCcmkwckxjeFJ2NndYUDNtbkR4Y3cxTzJ3eE1EY0hQYUpRK29SSW1GNnpqYjFt ektDQjlQT09NemJiK3I2UVlHNFptMW1ibEFYbzJ4Mm0xeDdiZHlzWG5LZkVhYndvUjZBRTNnMEYz UEtHRmlVbEF6bmtkMEN3MFM1MHJROUZpZ3AvUWFwK1g5UGRlSS94RENYaW03eVhyOGl4dExyK0ZL TzRSRUU0Z0c0Yzg2YzlLaDB5Qjh0UG1kOThpOERjTzY3OVBRQlQ0U3FUNFV3ZFhPaFZQaHY4L3FO ZmQ5YTgyU2tYVUxLUjhlUGI3RGhYNmd2OVp3NVMvdm0xNDlJb0F2NTFweTE3SWhGdWdNOEo0MWVS MlVsWlQxa3pTYTkxb1l5N01kYlhNQlNsK0xrN05OMytjWUxCMmplN1huN01tdXBQZ1Z6WE1mcm92 bnVWalpPUCtRRFg3Nks4SitwNEJIb0h0Z0RmdkRINWNMZzFsNW1MWGRGWFQrZ2U3eDRTUExUcytp WlIwd2RBRmYyVGhRNGVYaUtQV285cmF1ODRPeitsZkFqSzNCYTBZMGpGdi9KalBpRWlZRTdCZ1Ba SkFaRTYyUVJzQXlrQWViRERjM2lBQzVqdlpLQ2doOHY4TWxNQmR0bmlYRXJjTm1tTTB5YkF1UHhI aHRMdjF5T0dLQ05wNDMzeUJkZkErVzVrYTJPbjhtelFmWHBQMjd3SHZrQndzb1A5U2R0N3R5ZUdL bzJHQnRMenhscjZyQkN1Zm93bXVUMTBCaG81aXlVNUp1RHVaaVRjbjFqanBRZCtFdzlpZ21yVFhu eWpnbTFZeWxpY0dsSGVhSVFtSXZ5dkpjZ1U4ZDg0Rlo4RFp5RkU0SXBKMnoxbGJTUWhSVGxoNFhO R3BOL0dZQXJ2NFhjNStPTVdCckROeGRLaFRubVBTd3RqTmk4a3BjUVBTdlRQbm1zVzUrSjZjdWNq RjI2OTZrdjFpbEJvMDdhQ2c5UlZ0VHJjRXdiMzRjN3JrbDdOR3djeGdzSFBDcCs1QUtOcVNQUGoy RVFOdElqWEFmTmQ3Y3lheDhOWm45YkwvUmxMWUU5NEQrUnliZ29Jd1NtQzFuSjZ5SGNKNDBPUTN2 b21WY3VaVUwzVlFoYThZQjF0SjdXMWRyQkQ1ejVEMHVDTSs5NDIycGdiQlhNWjJMZ3pzRUFvZFJI UThPa3plOWpzQVFKbHlMTlBlMnplWkpPYUFPOFd5VllPeFhzZk53UXhtRDg1S016cEZSbUdTU2Vr SXVhNXAxMEQ1MG4yNVE5endabFhSQ3czdFBMbHVLc0l4dWNCYWJ0VWgxNW1JdmYzQjQvYVZLMkJ2 REhaYjVrSmF5MVdjcjNidTdBN3E1ZHFpY3Y4L0VKbGpSZ1NiRHF4UU11MWNScllONFliTW9TOXJO eTc4YjBVbmFaMEh6OEY0cVV2WDM5ZkhKVndOeDM0VkIvL2gvY3BWOU9xK1kzUGVxWlB5K0p1WThW Q0lsOXlzcStOaFN6cGI0M204MUdQazhPNWRLK0dmdnFhWHZVT1hQMzBQUnljZjFkTmMxelQrc2JV R2F0UFFWMG44VUp0N3czL1d4Zkh4MmlxUGM4Y1h2WmZNVUQ1c1lUeGFNMmxxWE9HS3BuREdzSzls aC9waWNHYmlrR1JvSHM1YXhFYmljdTYyNzVPVzl4Y1lRcmw0REZ1R2ovMnRnY1M0eGJHY0EwQ1VM bmZ0eW5uZGx3bTdKMFdLWUVyN01sZWJSdmJRSExSdGhCSHhpWHN6K01OMlhhY3VrbDNVUGpkRmJ1 UGQ1SEFhRkZwNDVMSkN3U205WTVIYUdmc2wwaEFlK2JZdjM2QklQNzFmalNSdHdaOWp0V0JsY2ov TEY2S25ucHgzcTVCTVZ5NnV1bFl4ZGZ4dm00U0FNUHl0MFlmbHlSQnM3eHVQcGtxY3VxRVE5d0hY YlhJZ2JMMjVIeXk0WmMrTno3YUlXMUQzZnAwenI3SDhpNHpLMDdta3paV2tob3ZFb1ZvcUhQckJC T0t0ZysxcDZsbEQ0cFNjNHV0NFVMZjlEOFBtVmxiTWI5ejgwcm45VTRycEg4RHJ3K2Z1S1J5NWJB UVpNcGh3djdoeVhxUjFuV0J1NFc5d0FBQkNCSlJFRlU2RHoxaGRiNnFtamVwU2dYcVBRTHN2Yld3 UkdETldQbEt3UDJJcDRCOTliQVdzaGZBL3ZSM3ZNVHRPYXFualdTdjdRdTVzYXREOGU4UU9iWnZY YmF3MS8yZ0hvVVUva1RKZ2J1T0F3c0NXU0RKQ3hZQ1JnOTVneFlVMXg1ckU5cDMvV3BDNVlZdC93 T0dJMk41dE1oWjhuNkFHNVY2b3VHYldOcnd6cTJpWlVEekZmK0NNYkpVdUpHVXcvbzc0dkhpa1Bh ZTd5UHBlZXNTenRBT0dFc3ppbU5kMmkyTitsc2lnWEtzdTV6RlBjREtXNldPdnZkMjlHUkZTZ0VM S3UrWHVhRHFZL3o0Y2EwN3NxRjB2MTFoSUF5NERMVUtKRGh6bm9wQjd3WkJFM3Y0N0p4dUVjckJE UGNlUSt3emk0YnNzcVBlUWZHVGJuaVBvVVRmUUZyNytMZW9YM0NGWnhwSzVUZU53NmZvNmtQdUUw cEdmdmFLRWRMdkZCb1Vsc0FGL2FQZXhrUldPb2VBdGJ0c2pUUG0wSVJ5UHU0amJQMldUT0tyTEVD ZXhIUGdIdHJrSGE3UW5VSmRuUFZoelZDYjd2MmpYZGJDMHEvMjliYUJlQnYzQU83M2ovTEpnWnVH d1l3bFl1OEhORVRNR25yc2t5M1BKSS93NG1CaVlIVHdRRGgxbitkYmVubmJFOW50bk1tRXdPM0dB TUVNc3ZYeFNzYUxPRGUyVGNNNTh4YzE2bm5mRGlhY3ZKbU9ERXdNWEJhR0hCck9zZFV6blduRXA3 MW5lSEV3QlZnZ0VBZXUzSE9raytTeGpKcGwxbytTT1FHT0JOempuTWpPWU9KZ1ltQkU4VkEvMEVR eHdZdWRKM29WT2UwSmdadVBRWUlaSitIOUF0WnpsWDk2SUJ2Y3AxNUdaVnpIRC9hNGJNb3Q2bWR1 OGxuVWZ2c1ovd0dVdG1FaVlHSmdkUEJnQzhxM0kzSWpGeSt3enVTbnVIcFltRE83QlpoZ0VEMkty ZFBYYVFTQnk5VGY5emU5ZjBmb2NzZFRTUCt5TXIzQzFrVmJCK1c4dnlFWUl1SytXZGk0S1F4d0d2 V2o2bndoMFAreThXVFJzcWMzTVRBVldJZ0FwbmJtUkQybmQ0aC9idlY2MGFqRCs2UHZlMTVTUCt6 enNUQXhNQ2RoUUdmbXJsMW4xSHhsQ1UrdzRtQnV4Y0RkOURJSTVBTnlmZDV6bzk5eitkaTEzaGh3 MmNUdnFYMS9hN3ZiWDN6eDNyV2RzTEV3TVRBYVdPZy96cWJYOFR6VGZocHozak9ibUxnRm1PZ0My U3Z6dmQ4dnR2cjMydjZwczl0Yko4NitaYVJjRlovd3NUQXhNQzlnWUV2clduaUE4Q1B3MHdMdVJB eW40bUJxOFRBS0pDdm9PL1p4Y1RBeE1ERXdNVEF4TURFd0xFWW1BTDVXSXpOK2hNREV3TVRBeE1E RXdQWGdJRXBrSTlFNnF3K01UQXhNREV3TVRBeGNCMFltQUw1T3JBNis1d1ltQmlZR0pnWW1CZzRF Z05USUIrSnNOT3VQbWMzTVRBeE1ERXdNWEM3TURBRjh1M0MvSHp2eE1ERXdNVEF4TURFUU1QQUZN Z05HVE42MmhpWXM1c1ltQmlZR0xpVE1UQUY4cDI4T25Oc0V3TVRBeE1ERXdQM0RBYW1RTDVubG5w TzlMUXhNR2MzTVRBeGNMZGpZQXJrdTMwRjUvZ25CaVlHSmdZbUJrNENBMU1nbjhReXprbE1ESncy QnVic0pnYnVCUXhNZ1h3dnJQS2M0OFRBeE1ERXdNVEFIWStCS1pEditDV2FBNXdZbUJnNGJRek0y VTBNM0llQi93OEFBUC8vWkxQTmNRQUFBQVpKUkVGVUF3QTc0SXlZVVVnSVh3QUFBQUJKUlU1RXJr SmdnZz09Ij48L2ltYWdlPjwvZz48L2c+PC9nPjwvZz48Zz48ZyB0cmFuc2Zvcm09InRyYW5zbGF0 ZSgwLjUgMC41KSI+PHJlY3QgeD0iMzkwIiB5PSI2NDkiIHJ4PSIzLjYiIHJ5PSIzLjYiIHdpZHRo PSI1MCIgaGVpZ2h0PSIzMCIgc3Ryb2tlPSIjRDc5QjAwIiBmaWxsPSIjRkZFNkNDIi8+PC9nPjxn PjxnPjxnPjxpbWFnZSB4PSIzOTEiIHk9IjY1My41IiB3aWR0aD0iNDgiIGhlaWdodD0iMjQuMjUi IHhsaW5rOmhyZWY9ImRhdGE6aW1hZ2UvcG5nO2Jhc2U2NCxpVkJPUncwS0dnb0FBQUFOU1VoRVVn QUFBTUFBQUFCaENBWUFBQUNBbks1TUFBQVFBRWxFUVZSNEFlemRDZkQ5WHprSDhJODlhZmlqak1p UzFEK1VQVXQySXFHeURSb211eUVOVFFvcHBESWkxVENhWktrd1U5bVhhaVpMV2xDb0NSVXR5SnFs dmFadDJ0K3YyMzIrbmUvOTNyWGY1MjdmZSs0OHozM09lYzd5T2VjNTV6bjc1M3plZGVpL0xvRVRs a0JYZ0JNdS9KNzFZZWdLMEd2QlNVdWdLOEJKRjMvUGZGZUFYZ2RPV2dJbnJBQW5YZTQ5ODFNSm5M b0MvRnJrOE5ZcFBqSDBXc0VPSnlTQlUxZUFmUmIxOWZMd2h3VS9LZGhoVHhMb0NyQjd3YjkzSG5u ZjRBdUNYeGZzWlJBaDdBdTY4SGN2K2F2eXlOc0YzeVBZWWM4UzZBcXc1d0xZeStQN1E4OGswQlhn VEJUZGNJb1M2QXB3aXFYZTgzd21nYTRBWjZKWWFLaWwwdGZFeDZjRXdZZmw3LzdCRndackdmWFZN VDhxK09uQmR3bk93cTNENFBkL1FqODhDSzZadjZjSDhTRS9zVjZBZHd2bnk0T1BDM29PdjVBWlQ3 aFZjNHJaZkh4dzR2cmw0QnVDNHZyL1VIbTZidWpKUUZlQXpZcGF4YjVEZ3Z4cjhNN0JEd2tXdkU4 TVh4Lzg2K0FqZys4WEhBTStKcEU4Ty9pWTRDMkRuaE15QVdhOFA0cnRPY0diQmRlQjY4ZlRrNFBm RVN6RithQ1k3eGo4eU9ESlFGZUE5WXRhNWI5SHZEOG9xTks4TWZRUGcxclJKNFMrSlZoQUVYNGlG bUZDSnZCZitlZjNFYUZhM1pCQnkvc0hNZUJEZm1JOWc1dkg5SlRnallNRno0dmhvVlA4eDlDQ0c4 VHdKOEZiQkplQlpkaUh4OE1OZzVXSFg0OVp6eVEvZXFSWUx5Zk01cW9yd0t4RUZ0dFZuTnZHV1VX L1c2Z1cvaXREdnl2NGhjRVBEZjVGc0lBU2FHbkwvdmN4OEh1WDBQOExndGZsN3o1QmZNaFByQlBR RXY5R1RKWk5RNGFuNXU5R1Fjcnc3YUh3SnFHR1kzcUFHQWQrSHpJTWc3RERnaCtsMUhOSXE2R1lQ SHh6L0RKL1N5aWxDRGtONkFxd2VUbXIvRCtkWUNwdnlCbW8xQ3JsaTZjY1kreFBuSm8zSlNvcFJm bW9hY0RIaDk0cStNL0JXZmp2TUc0ZjVDZGtFT1pPTVlnalpDN29nZTRlRjJrT21jQ2I4Ly9hNEVs QlY0RE5pdnU1OFY2VHlSZ3ZnQ0hNMHhxdVlVWmpYZHVvQmRjeUM2Q3lHazY5a21VQmNydG4zTjRV Qk1LMjh4TzhGcDhaaTNsRnlHbERWNEROeXQrWSs2VkxncncrYmk4SlhpbmNOQkVZVW9VTTYxWld5 dmw4QVlLR015YlBNYzRGL2w0eDErWEVtRjBCTml0d0U5QnFaVGNMdVpsdlkvc0tvVGQ0UUN5L3RB THZGM2NyT1NHRDRZOUpNZk04cE1nbTRQUGNUb3AzUWdvd1NybSthcFJZVmtkeWRlUGwyakdibkg1 bjZETGtoOTk0bThCVmsvLzVmOGI3ODExT2pOc1Y0TVFLdkdmM3ZBUzZBcHlYeHlIYXJORWIwbXlL VnFvT01UOEhsYWF1QUFkVkhHZUpzYlJaRnNPYWE1U2wwM0VsMEJWZ1hIbU9GZHMvTlJGOVFzd25k VDRuK2QwWmRBWFltYWczZXRBejR2dGxRV0E1MUVFNDVtWDQwWEg4ejZBakRYYVU2K0RlTUlUWlli NEV1Z0xNbDh1K3VYWjhuZXVwZE53N2hrOExMZ0puazM0d2pvNUY2QzBNbTBxQnd1NndTQUpkQVJa SlpqZDg1NHV1TStkUjlocCtKdnphckxLaytkall2emhvTWh4eUJ1OGIwODhGTFpHR1RPQ0IrZisz WUljVkV1Z0tzRUpBVzNDMmw2Q0ZGN1hLL0hzeC9HYlFSbGQ3ZHVqdnduTzJxQTZuYWRYMUNzN3Zs UDgvajUrWEI3OG5XT0JVNmMrWHBkUGxFdWdLc0Z3KzIzRDFZczJERTdGVHBTR0RYc0R0RUZwd3Aw cnhDaW1IVnQvN0I4V3oyMXYrdnlETXRneC9OdmJ2RDViU3hOaGhtUVJhNFMzejE5M0dsVUJWYkpQ Vk51YVBiUzFUODVOQ25ldTVUZWdmQjdYNElST2dSTStLNlY1QjUzL3VHanA3U2pXczA0VlZPVDkx QlhBTzNqQUVmbjZFNVJYRGtIUFErbGxuYzJrZC84N2hHTDY0Rk11ekM3MmhkZTdoVTRzVy9kRXhm Mm53QTRMbDM2dVNIeC83andlZFJBMVpDT3VrYTJIZ3krcHc2Z3B3V2N1MTUydE5DWFFGV0ZOUTNk dmxsRUJYZ010WnJqMVhhMHFnSzhDYWd1cmVMcWNFTHJFQ1hNNEM2N2thVndKZEFjYVZaNC90eUNU UUZlRElDcXduZDF3SmRBVVlWNTQ5dGlPVFFGZUFJeXV3bnR4eEpkQVZZRng1SGtac1BSVnJTNkFy d05xaTZoNHZvd1M2QWx6R1V1MTVXbHNDWFFIV0ZsWDNlQmtsMEJYZ01wWnF6OVBhRXVnS3NMYW91 c2Rqa01DbWFld0tzS25FdXY5TEpZR3VBSmVxT0h0bU5wWEFvU3FBTjUxOGJNNXRCMTRnZDVtcnQ2 aWcrL0s5U3VqT2ZOZUFiSnJuN3I5TDRFd0NoNllBS3I0WHZsK1FGUHJZM1BlRnV2Q3BUYWM3Y055 VzltTnhjeEdVOTJ1dkYzT0g0NUdBOG5wWWt1dVYwSkQ5UVZ1eDlwZUt0ei9adTY2L0ZhTXJQN3pn SGVNRXZBVHU0MjJ1KzRCL0c2Nlh3VU1tOEZYNWQ0WEk3STBLWVhjNE1BbTRBZU8rU1pNR1RrTzM5 L3EzOXdSRUdNRDN0SHd0OGF0WnB1Z0RjYjUzUlRGODhzZEg1S0NoMGJYaXh3dms5VTJyYXcvRDhM dmhMYnM5TGM0ZDlpd0JGM3pkTG1uUWk0ZnNIdzVCQWJRS1d2YlBtWXJERFFoYUI3Y1lMTHJkek5V ZnZ4ci83c1ZwYjA5N2FIanV6UW5wMENXd1dnS0hvQUJmazJSK1JSQVkybWdoZmpzV0U5NlFwV0E0 OU4zeFVYNC9MbWJLRTlLaFMyQzFCUGF0QUZyckgyNlNhUmhUMzd4dDJFdU4vTHN5c0R4OVV3eSs0 UnZTb1V0Z3VRVDJyUUNma2VScHRVTUdGOEs2MDlJUWlIMWROQnp5NmRML1NBRGhmeVMwNWdZeFhn QkRycThOOTNGQkYySHBQU0F6M3EzRFh6Vkc5VHhoWEhOWTE1QmJrcjEvd3I0d3lBMks4MUd4bTdl NHpDckdsZURaMGlBdHdvc0hNdU81S3QxcTJhcUkrT0ZYR0dIRkFabnhQTU96bHNWVCtSU09mMzdk WHZlWUdDeEg0OE4vaWQzdDFDN3FqZkVDQ011ZnE5dHJnZU9hOGZYMElEN2tKOWJkd2o0VlFJV3dn bE01dHJidjY0VmwzNFErTXA1OVRkRzltRzVjbTZkRW51ZWVUVXVuaGxpM1RCaGZUQStaQURPZUh1 VTU0ZHdzdUE2STl3N3g2UDdPTzRlMjMrY1ZweS9HVzlLVnhsVTkwK2NsdkdkTGc3UUlIOVlFbVBG VVBsOTVsOStKdzNEeDMxV0t6dzZiWDJHRWpYVUN6SGllNFZtYjVQTUhFb015b2xpdDh0d2dmTGZt dVozT2NKWk13anA4MktjQ1dCRzRTU01pQlZZVDJvWTlpbEdCZkc5aTB2SzVaVG5HQ1R3di95Yk92 c09sQjRsMUFncjByMkpxVjZWaXZRRGl2VWU0RHdxcUVCU3ZsbXlmRUo0NVRjZ0VLSUxOTzJFbWpK ay9jeUhLNjlubFZPbVRSdWJpZjJZTWhuMGZFVG9MTncvaktjRWJCd3VFRlFkVWdZdnZXZUs1UlRH VzBHK0xtOHQzUXdiNWtqK0xGMXB4UEtnSGtQOVp1VkVNZmg4UlQzcU9rRUdyYitVUEgvS0R2MVBj cHdLOGYzSnFReVJrQXMvTlA2R0VqQTRLMks1eTVWZWgzU2hQVVVsY1FXN0ZTWXRxZzAwNjRqU28w RmFhbG0zV0dFN2ROcDVWaUx1RmF1RnJ5ZGEraEsrN2FLM2pOQUZLY1AySjZmeWZZZUF2aGxYcDB4 dmlWZnFrVWF2dWJ0QnFKRzRZL3o4YWZQZGdnVHhZUHRhNDREMDFmMjAreGFQUk1WelRBOFI1NFBj aHd6QUlPeXo1eVNkbmxWalp5WjlsYVQySVBKRXBkM21RRitsbmgvTEQ3MTFpY2IxN3lHRG9lcDhZ OENFL3NlNFdKSGEzVDN6SDB3aFJpMUdjOXJ0WXhSdUQyak80ZXlLcXZENCtaZ3JoaUVXTTUrQ1pz YWxrNVhaVjdNYTJiU1VMNndLby9JWUFDclYxVk5ncTNZdW5UUHNkN1RjQXNQVUk3dmV2bnNtektk R3NQRFFPYm9kdVY3ME1JU2xDeGFPQzJUdGhsODlieFNDK2tIUGdJM3kzRDRlZmtFR1lPOFVnTFNF TFFVdnRlOFMrY2RCNit2ZFl6S3ZxV2ZJaVQ2dmlTN0Q5UWxXSy9hWml1MCsvYWFJM1pBZ1pkTCtH SWE5a1dZQ0dRbGFtVkRoZXZpUi9WY2xpdkFCNmpKb3NYbkFNUTlmK3ROQ0MyYmpNR1l5Ynk5MFJE MmtvK3l3MWpEUEVNWmY1c3ppK1Z4Qm93U2tPOHpyNUpJTjd4clBGaDVCQldHa1pGdnorTjN4ZnJU SE1pL0VDU0xPMGw0TThMWXV2L08yVm5vSUNxUHp2T1pXeUlZRmpFMVByUXZMa3VKZ2doZ3gyb2or WllRRWFVNzkwZ1J2MjYvUDNrdUFpTUxTcGxSR1ZxQjB5elF1ajRuNTJISXovRGFscTZFRFJEYm5p Tk9qSnpLbVlseUhsZmY3VWd6Ukl5OVI2Z2VoOVRQUXZPRFFNYVpjSHJGWHg4WFBGZUtVUkhKSUNH SE5mYVg3bWhUZXVMNzZLWVJtdzdJdW9DbDBWaXg5TGYrZzhOTUdzVm5TZSt5cWUrLzFycUdBNXNj YjRxOExOdWh2YkYwOXY4SUJZZkhacEdkNHZmdXpGaEF6U1lGTE1QQS8xTnRVcnpuUEhrM1o1WUJh ZnZERWZMTzVUQWF3SnR5M2o3TkJnREtGWjhxdFdVWHpXNk5GVnFLQXBRZmxySit2Rkt6bzdIaTcr dXJSVmZPbXp0N0J1Mk5iZjFZM0ZHTnhZM1dlWGxpRS8vRlpRYzU0eXo5SjE4aW50OGxCaDI3d1Y3 NkRvUGhXQVFHdlNSQ2hhQzYwRzgxZ292bFVUMkVYUGFndHlrWjh4K010Nmx6SGlIeU1PRzRzYXJE SGlPcWc0OXFrQVdvdS9hYVJoZGVRREcvc21ScTNZWHliQTd3UWRoYWg0dE9UdjdQQmtHejFTa25j QkRLRXVNSytRWVYrRDhtK0tWckxtUGRweXIxVzdlVzVIemR1bkFoQ2N6UlNWbE5rRTdGTVozZ2tV emdhUXpTVHI0Sll5UlVQSjJwYThIUTV4WDRSNmpYWTRzSTFLV3MvMnRsdVpwYyt3cmV5YlVFdWI1 VitEY0kyeWpFQXBVcnRrdlNoS1M4NG01K1hlcHFsNEIwWDNyUUNXQjUzb0pCUkN0dHU0NXJoUmtB bnlMNXp3R0NxOFpVSm0rQS8rcG1pWXBaQ20xb1ZFRDlKdTVOVEt4c0lBVitCZ1lsN0J2ZjNXS2w3 eFo2bnpUaThMMDBSZDNtTWMybjBERS8vcllvNklkZVpwV1pRbTFEVVgwZk51VTI3TDByRzIyNzRW d0pMZUx6U3AxWUxmcHJHdlkrUmZ1UExyVlRzYk0yVzM5R2xkbk4yUzZMS2RYWDdnWitXdkN0TEtS cXRFY1JvVkxFVlNXcEZhT25Sd2pua1JHbzU4Ymh3TlNWUjBEVUNzd3pQeVJ5bENCajJKOHpyTXk1 REMyVTh3dnFkTXl5cTVjMVFhaG1YeDZZVnQ5dkVqUGt2RXpBZUwrMVlBZ25FRTJxRXRadWt4ZmxX cHEwWEhYNFIyZEg4bGpzS0ZEQ3FUYmYwYVZ1RXBDRU10WnZzQlBpbnF5QUw3UE5TRmUyMnZuditu OGJUTklSQmxkU1ltajVrc1JkcUVXMWJSdml3ZVZjYVFnZUk0eThOc1FhSE03UGZPMzdJMzVDaU9Y VzdISXZRV2hrMmxRQWw2QVJ4NXNLdGRjcG4xUUc3dFJwajVtTmRaWi8wZGxMMHF6ajRUNWZqQUha TUFCUmd5T0NiclFCWEZjTVlFYnhaVkVCWFo1a3dOR2JUVXp2VE1qanZGLzVPSm9IcUJMNHI1aWNG NXF5K0dTSFphYXdJc1RnZkFGdTErSnBvckJzcjY0TVJTUzhJcTJ1L0hQcnYwcXVJNXhka3FmTnZi R1hMWXFaWG1CQi9JNWJIRE1GQVdZV004QStONVo2TXNrUmJ6Z1RFc2VnTXZUaFA0cWZ6L1VGQXZG SElHczNMVDhrdmJtWWM1Qm5GY1p3NS9wNnhEVUFBWk5sYlVzaEVjTzNUT3hjdlRXaVV0cEEwZFJ3 NXN0S2dzdHZFci9leUdRVFdmRUw1RkswU084anEwaG0vRnliUDBHQTY4aVZkTGJLampBQm8vS3Iw V2IxR2MvSXlGMHVLTVQ2WFA2NkYxaEtMeVRiRXBwNHJ0dWM3eFVFNEt4QTd0Y2t1enRMTnIxZlVL emlTNWJFQmNUcHhxbVozVjRRYzY0K05kQ3VaRjZEbmtUUWtNbWNSSGRtVFl5bzBDbXBlOGFFNUU3 ZEkzcFhTamgzaWtTNW5NQ2JKZGxneHQ5d25yeDY1aUcvOXFtYW9pQ0cyczZ5U2kxc29CcnRuZFNx MmxjYjJDNVg4ZUtqeEhsc1dqRU1xUGNiN0NFcTh1dlBpMi9NMERGRkR4dGszMWVFNVllblk5eStw VzVmc2Q1MnFHNGVIRE1NaUxPVlNNNTBDYXRmcHRQQ2FuWGhVVmwvZW8yM0tuUk42aktLVTVGMWxq TWJ6eHdnOFdKUlFmMlYyTk1VWEtZQjZ3cU5Hd0txZTNxL0xWQzRoSHV1UjlHczN1U0N1STNUMTE4 Wk1JeUtsRVhUVEJxQlFPWWJVaEZKUVdSMWRzMHVqc3VkYXg5VFBQVEFuTU5VelN2akVlN0VGNFhv d1QwQ3BxalZRZWhXcUZhdUt3dzc4bmtSWHhQQUFBQWFaSlJFRlU1Vm5POUZUNjVEV3NDVWlmaW05 MVNzVnIwejd4MFB5Sng3S3l1WlJob3JEbHJQSTlLNVo3QmNudnJxR0dpU0ZMUVZyNDlSYWZvUlc3 QUtobk9Qem1PRWFkb2VJMkQwdEJ6YzFhOTNsRDB0WjlLK1pEVTRES3BNTDExcFlqdGxvKzNXV2hp YXp1MG5qWE1LSENyRXNWdGpQdEN0S1NhTVhyME5zM0pCSm5YdHExK2JBdWdMbEdoVnUwZWRRRzJz Ui9tejU1cmVkSTM3Y21Vc3VkbERuR3BhQmlQam8rN0lrSVcvRjRWZEtZM1J4cVUvbDVyb1pEWmEr MG9aNUJLVmJKTGNrWnhLRzMxbXRYbWxEWDNIRGZLUjZxQXV4VUNQMWhweXVCcmdDblcvWTk1NUZB VjRBSW9jUHhTR0RzbEhZRkdGdWlQYjZqa2tCWGdLTXFycDdZc1NYUUZXQnNpZmI0amtvQ1hRR09x cmgybnRoTmxtOTNucmd4SHRnVllBd3A5amlPVmdKSHBBQkhLK09lOEFPV1FGZUFBeTZjbnJUdFM2 QXJ3UFpsM0o5d3dCTG9DbkRBaGRPVHRuMEpkQVhZdm96N0V3NVlBbDBCRHJod3pwTFdEVnVUUUZl QXJZbTJSM3dNRXVnS2NBeWwxTk80TlFsMEJkaWFhSHZFeHlDQnJnREhVRW85alZ1VFFGZUFyWW0y Unp5R0JMWWRSMWVBYlV1NHgzL1FFbmdiQUFBQS8vOWlyeDA4QUFBQUJrbEVRVlFEQUpZRDBPRjZP bnkrQUFBQUFFbEZUa1N1UW1DQyI+PC9pbWFnZT48L2c+PC9nPjwvZz48L2c+PC9nPjxnPjxnIHRy YW5zZm9ybT0idHJhbnNsYXRlKDAuNSAwLjUpIj48cmVjdCB4PSIyOTIuNSIgeT0iMTU5IiB3aWR0 aD0iMjE5IiBoZWlnaHQ9IjI4IiBmaWxsPSJub25lIi8+PC9nPjxnPjxnPjxnPjxpbWFnZSB4PSIy OTUiIHk9IjE2Ni41IiB3aWR0aD0iMjE3IiBoZWlnaHQ9IjE5IiB4bGluazpocmVmPSJkYXRhOmlt YWdlL3BuZztiYXNlNjQsaVZCT1J3MEtHZ29BQUFBTlNVaEVVZ0FBQTJRQUFBQk1DQVlBQUFBQy8z UU9BQUFRQUVsRVFWUjRBZXpkQjV4MXdWVVE4RlZzMktVb1JlbWdRQUFSRVVVU0lBa2RnaUlRVURx QkFLTDAzbEY2YjZFYW1uUlJwQVVCbFdvaElpMjBHRUJVQklHSUJVWEZkdjR2ZXpabjU3dnZ2WHZm dTIvMzdYNW5mek03ZmU3YzgyYk9uRFp6Zit2Ri9mdjdBL0ZLbnh6KzU4Ti9mL2lYRDkrdUlkQVFh QWcwQkJvQ0RZR0hGd0xQRWEvK0p1Ry9ML3ozaG4rZjhMOGpmTHVHUUVPZ0lYRHJFTGh2RE5sdkQ0 aCtlSGlJOW9VaWZOWHdqdzdmN2l3ZzBJTm9DRFFFR2dJTmdZYkFyVURnOThkVFB5Mzhudy8vYXVI L2V2amZGYjVkUTZBaDBCQzRkUWpjTjRhTXRPdFZDbFQvVGNTL0lueTdoa0JENEdHRFFMOXZRNkFo MEJCNE5nUmVQS0lFdFJGczNOZkcvOThNMzY0aDBCQm9DTnc2Qk80YlEvYS9BcUkvRUI0anhyOWZ4 UDlMK0hZTmdZWkFRMkFYQkg3THJzSXVtdzJCaHhhT3N5SFVGVzhMQXMrSUIvL2I4TnhYeDc5UENQ OGI0ZHMxQkJvQ0RZRmJoOEI5WThoSXV6NDRvUHFud3I5QytMOGIvbitHdjBuM2grSmh4dkNrQ1B2 OFdnRGhodHlmamVkOFZ2Z1BETjltS0FHRWRuc2hBUDg5TW1wOVR2aDNETytNU1FUdEZrTEFlbnVy YVBQWjRWODlmTHViZ1lDOWhvbSsvY1orZHpOUHZidFArVTh4OUVlRVJ4KzhVNFMvR3Y1UTkvdWlJ WnhoenYvcGlOKzA2K2MxQkJvQzl3d0NDSko3OWtvWC95TmU2Sm5oSWQvL0hlRk51ajhjRDN0SytJ OEovMGJoLzJQNGRqY0RnZDhaajNsYytJOEw3MUlYdjBWRTJ6VUVKaUh3dXlQM0xjSi9UL2gzQy84 QzRaazhSOUJ1QVFTc3MvZUsrbDhlL3ErR2Y1SHc5M0ZmaWRjNk93Zm5ZU3pzTnhpelZ6cTdFWjdm Z0ZqTS9GQU02OWZESCtPY1Y3ZkhtL01FZ1FTQ3gvVFhiUnNDWnd5Qkh0cE5RT0RVRzZmK256TmV4 TTJITmc4U3ZSZU50TU8xcEtvUnZUZnVqOFNiL1Azd3pyRDl1d2pmUEx3d2duWTNBQUUzYW9LL1I5 a2tFU2lrbU5MdEd3SVZBaGd2dDYzbCtkSnZpTUxQRFg5Szh5V21mSmpBNTQzbllQNytZSVMvTnp6 Q0xvS3REcTUwN3VVYzhhWHhZd2crOW5MMG54bWhjem4vTjhKMnA0ZkFMOFVqY3A4eG4ya3BYem55 MnAwZUFvU3Q5aGw3UEdiTXZQOXpwMzlzUDZFaDBCQzRyeERBTUszOWJnZ0hVdE5IUmNjMmFKSlRX cU9manZTUGhIZmQ3RTlHaUJqNm9BZ2hNeHQ3UkcvUEhmbms1NG4ybUFIdkV0RUx0enorVTVIMk53 WUIydEQzajZjeFA0dmd3bVpwZy93OUV1MXZIQUp3QzBFTXBoano4ZHd4QXNJWUFndS95OXRHR2pH dlRrUnZ6REZMZk5ONEdyd1V3Y1V2eEQ5aitaVUlUK0c4bjl0ZVNkRXhMajhZRDNITzlWc2ovSTd3 WHhQK3I0U0hNNDB0b2xjT1h2eHJrWHBxK0Q4ZS9wd2NRZHRmaWdIOXpmQ2NkN0wrL3J0RSt4dURn SDNtNnk2ZjlwNFIvdVh3NWxJRTdVNE1BYmdESTR3cCsyUHhMUEJQR2lDUzdSb0NEWUdHd0h3SUlK cm0xOTVkRStIaFBNWW5SclgvRVA2N3d5T0tiZG9Jc0JlT05LVDFnaEdTRUVOa0NCUUV5WmRFM2x1 R1A1UjRSdlF4MS9pTDBjZWZERThiRjhHTk9PLzlMZkVraEdZRUY1alF2eVBTL3NZaHdGelZlUW9i cFlmL2cvaG5nNlFSaWVqWnVJZGhJSzZXL29KNDBaOEkvNlBobmRmNDJRai9XZmgvRXQ2YVY0N3Bp T1NOT2ZPQk1DZ2Z5T3lJR1ZPbTF3cmhCZWVwdmlnNnBMMkZDOThqNG9rRDRVUmpnYlArZHVUL2kv Q2ZIbDY3Q0M1b3h1Qk9EQThDRzlFbi94ejhiNHRCR0p2Zk1LSWJwdmF4RWJucDg3cnh5SFlCQVpk WFlmZ2plb0VwK0pDTGk0dm5DdC91NGdMdUJ3dnJ6Tmt4WjhqV2hBdGhTVExFdEpYODg2MzVnTzZy SWRBUWVEZ2dzQVpEaG5CQWVIeGJnTXg1REJMZGlHNGNJdUx6SSthQ0M1dkVoMGI4VThMLzgvRHBt T1BZM0Q4K01uakVSMFJudWVlSVdnN1Uwc0FoYUZ6aXdUNGNvM2NvY3hkZHpuWVlQNFRXbjdsc2dS SEFFTFRKemlWQWJpRkFYUCtGZUc3ZXB2WGtpQ2V6SE5GMk53QUJUTVhqNHptSWt6OGFJU1lrZ2dl YzlmSmZIOGc5WFFhellyZXI1Uk9NRWI3STlGb2hnZE5IUjJmZkZaNDJMb0tOZ3c5cGttaHgvMTdr VkR3SVJ1OGVlUmd3QkNSR01Sa2VkVjFZRk1XSHVOWGJ3SGVwWWRRNW5IK1R2Nk5udG44MkJQNVBS Rm1iV0U4UnZmQjlyWGVKQ0JQWkNCNWFSOWlEcG5DbUhHMUFPLzE1QVEwMEF4UGlpSzdpUGlCNmNi bEhCQmZPVS9vdFdBVkl0MjhJTkFRYUFyTWdjQXhEUmtwS3dvdmdSWGlJNTBNaEo4VE95MFVHcVRD bUJaUGs4UEg3UnQ1andwTVFRNUlSM1RpTUdZSUUwcHhMUUw5aXRDU2gwaFlpL01wSWMrOGQvOTQ1 L0trZGUzM3Y1RGtZQUl6QWY1Tm9mNnNRd0p3allnM0MzREF2Yk1MUzdVOFBBZWVpU0thdENYN2JF LzFHTjhWb0lNNEloVENJeHVQY0dDKytsb2NUZlhDV0ZoQlJuUDFpd2p6M3BTTUQzb1BuTUdxUGpq UWNBbDlHZE9PVVlYWm96VFlaOGM5OEptaUk2SzA3cHFlRWFqa1FGZ0YreDB4M2VEc1FzTy9ZZjNL OTJaZk1yWnNmelhrOEVUUEtKQnBkOEdreEpCWTVZRU56Ly9XUlhsTlRCb2Q5V1BSSjRCTEJoaUVt V0lFRHBkczNCQm9DRFlHOUVEaVVJYU1WWTJMSWZwMTJLeDhFSVdIRW1GQTQ1T3Ftd3lrekZwc0hv dVZ0b21HYVdrUjA0eEF1VFA2ZWY1UGEvbzhVbm9rUEpJdnhFMC9UQWEwd2RjNnppWi9DSTB3K3FY U011TU5NbHF5TzNpSUVhR1BOUjBNd3A1d1Rza2xMdHo4dEJKd2pnZ01RaEV5SWFYK2V2dVdScDd4 SW96N3lqU05Ca3hQQmhYbEJZT083aGRKcmVMalVXVEZuWkwydlB1RW1lSklGQWUyRm05MVNleTRF Sjh3V016T0VvamI4Ni90WGZOV2tsZXdianlJd2FmNVMrQWFPMXRtTkQ2UWZPQWtCKzQ5OUtBdmRP THZFNGlUYjNmV1E5c3NhK3RSNEVkN1pSbWMyZlpzMHNpNEk2VjVDWkVXUDFpRnN6aTRKb1IyanlI U0hKNEpBZDlzUXVDOFFRRVFzZlplWGpBYWtQMThXWVhWdUtTTjF3b2c1eTFQTHRzVXhacEJZbFJD cmk0QW1kWFVyby9Ub21TcCtSR1FpWWtpaS8zUEVPUmVKQ1Bra2lzVFg5aVRoSHhXZFZzTGtJeVA5 LzhLM093OElNS0hDcE9kb2FCNmNJY2gwaDZlREFFYkRtblNXMUcxa3Z4eVBjcDR2Z211T09kRzFq Qk1sM0d4WW53VzNySDJKQndHUWM3UDFGVWpubVVqdXc0ZE16cHlyUXpqVzlobDNCaS9qdHhsYVB6 NFJrR01nT0xQT010M2g3VUxBL21OZnhDZ2JDVzNzRXlMQ3RENkNoOFk1VTA2TFN5QkNjK1hDSndK YzlNSXBnZkJOMFRuQlN3UWI1N01haE5lYlJQOXJDRFFFN2p3RVR2b0NTeGt5WnpDWTBxU2tPUWYz OWhGeHN5QWlMS0tMSENtMWMxZWpGQmlCODY3UkUrWW5nbXZPK1RDYU9RalgyVFdGdEIvTWdNUjUv VUhFNG10N3R5cVNnR1cvQ0R5RVo2WTdQQThJT0M5UU4wanpvemZJbS85dHJOY1JaeUFhQ1dST1BS cjRBNUZLeUpQUElrekorQnFoTTE4azhiVXY1K2VZUnRXOGZYRlNmSllEdFI2bUI0TmI4MjRqN2pk MGcxOCsyKytIMk0xMGgrY0JnVitMWWRpUEl0ZzRaOG1ZOW04U0Q4ay9wc0cwWUM0TXk3VXpDbWpS QjJ1RHc3T1lSMmEvaE1Vc0JETGRZVU9nSWRBUTJBcUJKUXdaZ3VZYm95Y0h1aU80Y204WE1WcXhZ MHlQU0Zrcklvc3VOODVtZ3ZuWkpNby8xMmREdUV3VVUvb01DVmVrNnh6R0tSZ3k1Mk5HUXVTTHk5 anVkdlIralI3QmI0N2tXem5QK0FxWjZQREdJREIxWlR2VEtyL1BxUWZCdFBoeDVTRXUxRmhUZUVK Yi84VG9QN1hsRWIxQUVOZnpzZkxtK0IrUFNrd1lJN2h5dEl6SDROYXJqbzZNV0RlVnFjWnNNc0U4 c3R0dWZnSUkySThJSzNWdFQzek5pSnpTZkQrNlB4dEhBRU5ZeXp6eGIxeU95cDd0MHhLWHlRdXdX Uk1IWkw5Q2w1Z1JWb2p6Ym5la25STnYzeEJvQ0RRRXRrSmdMa01HcVNOc1IyYnNyYU5uekJqSlVF U1BjalJkbzNUWWM5OGhlaDNINlR3S0JJdndpZUxOMWJiUzRqeUU2THRuNG10NzB2QnF0b093UEJl VG9yWGY5VDcwUnh0aVB1UzcwSks1NENIVEhaNGVBbFd6a2s5emh1bzNNM0dpRU40Z1BJRkg4aEZN clpsMlpmcllFTU5IazEvN1lVWEFETEhtelkwN2cxYnJmbDhrd0NxQ1czUFBHVTltZmhYQnhsbFAx dFVtMGYvT0RnTDJJK2ZKY21EbTU4dG40cDZIMWdyelh6Y2R1bXpENnpwSHgzeFluRWZMcENCWGVr MVBTRkdGTWM2SE91Tys1ak82cjRaQVErQWVRZ0RCc3UrMW5PT0NZS29FV0J1TXlEZEhaQzNwTFMx WjNVU2k2NDJ6bVl4bVpwN3A1anpFaWtwczVDdkNYWXRKMVBmb3gwUHN2cnQyS1BFMTl0M3A5U0hB ak5aSHU3Tm5aaVRPT21hNnc5TkN3RVVRVTArbzUvdW15dGZJYy9XMHl6eXlMNHpFMHpLeFVraGdW QmsrM1g2N2Z3ZjZmejIwRzgrbERjVTNra1RNViswWVN3bnI2a1lldnVKREhwYXU3RWYyeDN4Zjg5 TjM0bHgya1huM05jU1FvVTI4UHpyQmUxYmFnT2JNeFRUeVQrVnA1bWpoc24vbXk0UWFtZTZ3SWRB UWFBZzhBSUY5REpseldaREwxSlhocnBSMXM5QURuUjZZQVpIYVNNYm1UQ1gzYVRSR0F0dWxJMk0v YTZTWkhsUllJUEI4K0hhTnZydVAwMENBTm1Ra2FuMTJnYW5aYVo3WXZWWUlPSHRVaVhsbDFzMnBU SWIwbng1ZWdEOHlUYU8raGpZLyszTjVRR1g0NUJOZU9SY3Jmb2hQSWxKYjU4ZHUrN3A3UkR4TENP TkpiejNCMTVudThQd2c0QklkNnl4SDlvWVJzWDlGOEZBNVFobkhHL0tscmFrMWNVRDJXMFBDNWFk ZVhGeGx3WDl3MFZWR1J4b0NEWUdHd0FpQmZReVo3NXJVeXl1eVBST2tYODNFaXVIM2IrbnJOYmJr eXlhQlp6TXV6anVMbHFZSzBtdjZsNG5PcXFhUTVnWHlqZXgyWnd3QkdvdEtuTHhCakJVeEhVRzdF MFBndHM2UE9UUERQTFcrSGthaXBvK05FMWk5NE5ESm1CNks5eWJydlB5aHFIMFQ1K3ppTVZzZDY0 UjZmYmQxOUIxYmEzZkJ1VUNBNlZ3OWorakdSZnZYdVl6dnBzYmh2UG1ibFljNSszZ3EraUFmNDFN LzQ2VWhVM2d3NjNmWUVEZ2VBdDNEbllmQUxvYk1qWXIxcXVoOFdZaUdxV0ttMXd5WkUwejFod2tp cVowcVk1L3Roc2NzKy9tSTJJd2l1RURja0FvNjl5VjlqSGRZK0syR0Rsd2EwcExpQVNobm1FVFUv dnN5THNTSlMyQktWa2RQQkFIQ203RnIzeSswZHNiOE5kUFdQc2wwOW9tUndKaG5lbzJRcVRSenNO b1hodXdZOHlSNEp2dGJtNEhNZnBlRWlIajROOXZBdzRsZk02L0Q4NE9BZldrVWNMcmNZOWVlZjM1 dmNkeUl6TldxM1dWRzZIeWRYcTB6d2daZWVtMy9qS0ZEMzJROEJpOE0zWFd5SWRBUXVHOFEySWFj U1pmSHcvRDU3cDhSa1ZOcGhaaVhSZmNQT0p1TG01SWVLSWlNZXBrSGhQdFZrY2NoeUp6MzhoMGdp Rm5lTVo0MDNIZDRhaC9uUUREVjhYUjhHZ0tJLy9IQ0dOL1RtNjdkdVd0QmdQWjZxaThNMlZUK21u bC9ZdWdNUTc2MnFkTFVkNDJZU0w3dThPd2xTV2Qycy82cExpYksvdWVFSTBQTkpQUFVHb1k1NCtv Nit5RXdNZ1d1WUdkQ3ZML2wvYWpoKzROVlMxN05GZDBhK28vak5lc0ZYWkZjelgxbjlFUUlGTUhH T2VxdzcrakZwbUwvYXdnMEJCNU9DR3hqeUNDeUtWTkZDT1piVGdpcUY5N1M5d3RFL3RSWU1Va2p3 bjFtMU9XWUt2alFxak5lYTBoMEVYaFZVZ3dXa0s1bnJla2g3UmVMRHBrSnVkVVNnYmFOc0kxcUd5 MGdiYWE0MjZRd291TG41bzNMT0JHc3p4ZURvN2xjZzFHT3JtYTU4Zlk2OE4waHNaelZaMWZhRFFI RVg5VlNxVzNkNUJxVnBtVXl4ODBKNjh2M0I0K2R4ODRIUGw3bnhXUElwODZvbGlxTG85czArcDhj UFpHSVI3RFkvVXEwZVBYdzFzbE5uTE9MUjIxMWZqK0VaSzB3cnFOYWRtaWNBUEQ1b3pIOC82b1Ir dFFKM0I3UlNhZStQWW8yTW5Fa2pjZGs1VnZNck9NMHI5M0l1UXVYN3hvcVhHbGU3Nm96bHRtZnJM Zk10R0F6YlFBQUVBQkpSRUZVQitOZGNNMTY1eHlDQVZpZ0I0VDh0dkhTWHZOWi9qRVJJZHlONElJ Z2w0QVZVeWE5dGlmOElRVEtmczNybDhwRWh3MkJoa0JEWUlRQXBEYm1RZGpiYmtENzdLaDh5a1Bt TnVSNHhHeUhTYW9JMTgxS1NYUzk3V1V2OHRoMFh5WVBEa1prQ3RtdWVYV3V6WnBKaVcvSS9FeU1r djAvODlBZmlmaW5oRWVzVnFJRHNVUjYvZVFvZTJwNDJrWGZMR0tXWmJQQkFFWDJyVHRNejZOaUZE bE9Xc3hmakxUUEhDd2RKL01TNzJ3ZWFnc0cwZFVzOTQrR1dnaE5jMzNJN3VTS0VKZzZOK0hjcFVz dk1HRnZHYyt5UHMxeGM0TG1ET05rN3B2SHpvNWkzS1BhSWtlb2dlR3VqZkpHMXBwM2JIeWJwZ2d6 UlpQMHBIaUF1SGxiMTI1a0QrN1pTVmQyZjA4a2Z5RjhFbzhSdlJVSGp2Qk9mZmlhQkt6K1h5UTY5 MzFBdU00Tms4enNNS1hXcS9taFRsVFpPTVE0SnV3ckl1VkdYc3lHZG9TRUh4QjU0MjhlV2JmbUNC SE43UnluZWUxTTRQdkdpSmFNazJXSVN5aytPTm94bWNkRVJIU1dzei9acDdJeWplNjRqMlhadVla K2Y0SzhWNHNCV2s4c2RENHI0cDhaWHVqekMxTTRBdU5yajRocUcyZXVNRjJYMEtlYkYrMUZQeWJq Qko1VmhqVmN1N1lQMW5USEd3SU5nWWJBRlFTbUdES0UwcHRjMWJnZXdTeGN6MWszWmNPZDZwRVVi SW80cVdabmtPdS91bXpzbXViM2pqZ0N6OGRXSTNxVVEweU5oQWttYUJ0QnR1UmhObHlialhONWlK Q3E4ZE1QaHZQZEkrSmRmQXVJUm9FRVdUMkVpVkNkcUxKeHh1azdTQjhYcVNVTVMxUmYzV0Y0WFBu THRITnFuRjhlVDNST0VkTVcwWjBPVVFzTzNwbjIxanN1SVd3dzVUYmxmQWlKWlowL21kL2hlaERB UEkrOUlhQXh3OThhQlFoV3VLYk8zOGkra0RhUEVmOXVlWVdUNU0vMTVwUDJ0ZjUzMWNSS2NTYUZD TzJwN2pCaVB0a0JMOUhTKy9ZUklSSHRIei9WNXR6eXh2VmgvU0R5MXhnbkl2dExvNk9mQ3c4SCtN MGpldVZvbE13UGVJeXBIVzBUUE9tVEp1T2NjU2JVemJvRU5lYldWU2UzRklGYm1NZjVLSEI5TDNG YW1nK01jY0hoRWV4MStuSXUydnQ5U2RSK3UvRHdhZ1I3SGFiZ0I0WmFqNVErYzIrUG96SEhjTGxB NXBkaXZEU3oxaFBjWDcyakZTOGI1YU5EMjJCa005KzhNWGZsWStMa0V3VFFaSW1md2hPdTFIN05U ZTlXOHpyZUVHZ0lOQVEyRUlDY05wSExmeGdQUk1ObDhscEE0bnZLYjg5Z3hwaWZYSHZvWllLVUx6 VmZsMW1id05XK2FUYUVXRUMwUTNxZkc2WHlYZlVMQ1VmeUtFZmFob0NvblpEazF2UWhjZjNhY0cw MkNFanZRTktMR0hIcEJMTXJlZGszQm9ZV3pTWmtjNWFQTWJSNU1kRzBVY25qeFY5UjVKWThSdFB0 bHpsTzM0YnhYaVRjOVozWThMUG4zemRNbXk1aXB0WUR1NXJlRmFlVnVZdkV5YTUzT3VjeWMzdHFm SzZoenZtdTNGWDA1alRpQ1JPRGljUEVLT09aUEdMS3pDZnBPWjdKYjYxbnZtSElhOTRhY1dkcHYy bEdSK2E4RzJ1dEJkby9iVEFQSlBqZ01hT0xXNm1DQWFvUHRuNnNvNXAzU0p6MkNEN0FXR2x2RGhD Z3dkMXdoREw1UENITU8wYUV0aFJUYmMzVFBQaitHNFpSK0pRbzUrQlErOWUydWFmT3FiMDV6R1FW azBqNEFJZkxxKzlFT1BXUk1aQngvNDJzYTQ0bTV4T3U1VnhjMkNPWEVQVWpVMENJZFp2d0dWN25X cExnMVY3R0lvVEczRy92TjcxV2FVZ1FpQkNNRE5rWDFudDlkLzFoNm4ySDBsejcxR2hBS0JUQnlS eE5kKzNjdkYveTI5VzJkem5lWTI4SU5BUm1RR0RjRURBMDc3S2xIY1FIeVcwcFBqcWJWSHZidVl0 dERCbnBsbXRzUGR3R3lDd0pnMklEWkpLdzFuZlNtUCs5b0ljVVA4VWdsdUpaVWNSSE1obkdUYlAz aWRFUzRmTlRFWkxxSVZvcWdmcEZrVzlUaWVEaWcrSWZpU2RUUmNpZVNVdGtYVGttRXBqc3E0d2Jq UGd0dit6eWVZaFA1a2ZlNjljaXI3NVBKQzhRNU1KZEh2RTZsdi9zbUxFalRaczV6dmNsUlA2T3Jy Y1dtVGR1K0R3bmYxTmFVOC9CVEkzQVlXb2tEeEZPVTRScFIyaWJFd2h0bC9Jb1V5Yzk0Y0lTeHVV bHN1RmxxRisvLzJWeXRZRFdubWtsN2ZYY1RtbEpFTlhlaVpiM2FkR1FLZG01RWNuV0Nqd2F3N3R5 OG81bHlQem1jRFpDRzZPTU9lRjlyb1I1SHh3Qmp4RUE1b01SNWw5d21jRGt1Rm1YdFFaY1F1ajBl cGRsQWd3SFJrYjhwcjExVGhOcUwvSnVQcThCaDV0L3JBVHFlSXpUR3FsNVk1eWd5aDVSOHpIMFN3 U2p0R1MxdlgzaUhKa0NXai83bGQvZjJxaGpOaGZnRGN5Mjg1WFdEN2c0NGtEUVVjK2taanNtL09Z SXdheThUNHAvVHc5dm5uMU5oTFJrcDZSbjRoRVg0LzVrenAvYk9qZk85ZzJCZXdTQnUvc3FOdGc2 K3RlS0JJSWhnZ2NjYzdvSE1sZk1nSkJIQWlDN3gyaGx2SWFJQXpjcDJ0Qkp3eEJHcEYvczdFa2tF VXkxL3FGeHlOMG1XOXVQRzEwdG14UEhzR0MrRUdNMm9jZEdJd1JHQk5jYzZSL0pZV1ltWTJpVFo5 SmhVMEVJa0NxT1k3VHBuNXJweUhIVmtFMi8zMEdlY1RyL2tKcEs1bWYxZmRUWnQxRWhJTWJmRWdH L2RFNXE0M25wSFhJL0ZjTkt3SUFoK2VGNDJEbDVaam8zUVJSTW5SOExVR3djUVFLaTIxa2hhMnVU V2Y2TmttVkZ1L3BUWGoyQ3JhYk50MU13Wko2QlFLYlZIdWVXc2puZWVuWVRMSzJLZVQ2bnpVM1Vn VGVzai9vc1RFWk5MNDFqbEQ0NkdsbnY0T1Yzd3B5TmE5dFpuMzhaOWFyTGZjbWFnaWVOVDEvU3RS NGNxS3ptM1VUY1hvckk5MjZlUjlCUUdZVlJTR0N2Z3lQVTNlWnBqY2N5bGhranZNWTZOVDN1VTly ZUJuenFtTVk0d1JVQktzRk0vczdxWUw3Qmt6QU8zaUxnZ3hzSUwrMlptQzNDU0hXbnZIbUNZY2VF b1E5NDN5UjdRbFErNVZuNDZIN2pwbkRPVGVEZXpjUDdYME9nSVhDM0lHQVR5UkVqV3NaTkk4dUVO RGJDVTNuU3IyMTk1OW13cWZMVWt0R3k2SU1relVabzQ1bXFmMGplYUFLbER3ZlFoWWQ0cGhQT0F0 aHNFRGxNSzdkdEVCZ0dkYTZlY3hteHNTQmNKSmszNmt1OGVtWWFVNXRDclhPS09FMGZna1RmbUdX bVhlSzhRK1hqV0oyUjJEVk9ST3RJZU5HYSt1MzFPZGNqQW10ZEJPZXBpQlA5dmxFOERJRnhUaDZU ZmhORUFkUERlUDBIM09kRWpvUDV1MzY3OFhlS0poY2s0OEo5SHR4SEpzOWNHUW5UZmYwc0tTY0k4 cjdDSmUyeUx1TDhqU05CR3g3QkxBZGZJMlJwVVJDZHptcHEvNTdSK3YzQ2cwTUVCenR6aERhbGRu QXNUcVhWZU9KbGg1aFkrT2t5K1VCZ2JZNlpueGNadEdnUlhHRHVtRHVMVjIvdTdNSWx0ZTZhY1VJ eHY2RStXUVJnR3NSNVpjd3h4ZFA3L1hhTjB4NUJXSmYxTTNTdU11Tnp3bkdmZ291T25SdHpuanUz RGtHc3ZjSVp1ZG9HL0Y0bk1qQmxLY3lMNUdMbnBsTHI0VEhSOG0zQ085dTN4cTNMMGRWZXg0cG0z THNkTGRqYnNDczBCQm9DRHg4RUtrTUdNVG84UFFVRjJxWmRCTlJVbXlWNXpvK1JiRTYxZ1VDVDha Z3F6enphTXRvaVNERHoxZ3FuVEV2R2pXN0pzNXpOU0dLQ2xvdW1ZRnQ3Ry9mSXdFRHlsVUYyVTls VWU1TDNVeEtpVTg4MGp6Qmh5bWpIYUlmRTA5dDhNNTRoYWVkSVJHZVprSm1Uc0hxYWlhVnpjaVFv UGRQY3EvMnVGY2Rnay9vaVBOZndMZ0xZMWc4SmNucU13UzV2M2kwaFNBNkJCMks1NHBic0EzSDFJ Wkg0amZDNzNKUjU0dHgxVFR1TGdhLzkrNTFyZXUyNE5VYUxqd0YvNitpY2VYY0VpeHh0Q0kzNTNN c2VFTlhPMEZwZnRFbk1zR2liYUFNdzNjb1hEV0Nvekh4OXlMckE3SXg1YzlNWXJEUkZnL1BjdHJt dExTSFVWSmxMUG5JTmU3K3A4ZWgzem40eDFmOHhlWStJeHBpZENDNmNlYXh6emxrM3pLaXk5TWE1 YTA1amlQMk9XVjhJNzlzUHhPZjZjWjh5eG0zd25kdm5XdldNZ3hDQmFXSHRFNTU0N2NoWVlwb1ox YmM2Y01iVW9SRzJWanBCZ2VlTzNYcm5NYS9URFlHR1FFUGdvaEpOSkhManBwRWdJdm10RzB6bXJ4 V1M5RExobStyUFZjR25KaUNubmx2enhnczlsRTBoVy9uN1BETVZ0MitwWjRQOVFwRWRua1pwTExh WkkvZ3puK25lU0p3Z2ZNRXU2OXhVeUF3cHo3aGhwbTJFK1d5TUZadi9UQXVOMnhYNDR0czhabU1z UXdDUGVmdlM0eHhHdUo5eWcwU1lJN0xYOEE3M2Irc0hvWnJlR2F4ZGZwZUp6ejc0elMxSExDZnhY ZHN3Vlp4RFpEbllYOXVKTTA4Uzd2UG1HK0svMXJQT2F2cFVjWnA1NThKSTl1RXpqTEh6Y0FqTU9j K2tLWnY3VVdrTWsvazg5Vzd3K3JIRUorR1c5VkhIN1hrMXZTVE81RFR4bnJXN1JaaXk2UkpERDM2 YnhPVS83K204M1dYeVFudUN3a3dMclRlYUZtT1h2aW5QRER0eEh1RlNQYnZzdDhDa2oyTUJnNHJE eDNLZmRCa0ZjZDUzbC9CdTdFTTZHVmp4OU01ZVpmdzJRK3ZVUlZYakdHaDVLd3pIOHJ1U0JudEN5 VHBlREhGTmQ3d2gwQkJvQ0d3Z1lMUFlST0lmSW1vYnNoaWxiRkY5VmVjV0xjVElWS2VZaldNSWdh aytqODFESEJ3Nkpob1pUSXN4K0RiWHZuNFFkZXBXN3h4QlpRaVovdEF3TW9QRWlERjE4UzI1MjVB VTIyU04xWnpCUUlpbmYvR0lqTC96TjBiZUxvYWJvTURHRnRXdU9mUGlXc2FNQk9hdlZnUDd1Z1px V2NjUGh3RGllMnpOVkhFdVk1THJvL2FCZ0szcGM0NGp0R2x3TWNZdXM4R2dJYTVwT1RGbzhNZTI4 YnZBZ3RCbVczbm0vMnBFTUcrMEx5TzhuSldodFlzcXE3cTVUUEhVUTFrRnlJY1hhUFhFdDNsQ3FQ R2R3SzIrRTV6aHpCWm14OXlpUFhhSnhrMElITVp4d3lFcHpNUTBWV1lZNHp3S29SRHBtTWV4bjVy MnU5YTBPUHhWWVNCdm40Yzd4L2xtdlB2YW5ib2MwMDJiT3o3SEJSNzc1c2ZZNXZEMGFWdUMvYWpS M0Vaam5YWWszWHREb0NGdzloQ29pTm0xNHRzR1BONFd0SzNlSWZrWVFRekVWRnNtT0ZVcU9sWG50 dklRODRjOEc1TkVVdXdDRmRmejc1SUVPdVEvOVp6eHhpN2pzTW1Uem45c0pCQmtKTWdSdlhGSEsr WlNGV2QrS21GQ0V6V2w2ZkpkTVZxTmJRTmxMcHJTNTZ6alROQVVYTEo4V3ppMnNUbldOYkN0WGVj dmc4Q1VFSUVBWWM2Y1JLaU4yaEdFNkQ0engxMGpIQW5TWFhYWExxT3RvUlhFak5KeWdvMnpSczRa VFQzTHVTMUNpS215TWMvWlRHdG54SjlMenhtTi9XYmErc2o0c1NIaUcxN0FtUG4yMks3K0NHN0dj b0lzNzF2elV5T0ppU1g4Y1Y2b2x0OVUzT1VSY0xwenpIbkdMWjl0WHgwMWpTd2NuSnZOT21Ob1Q4 VEFqL21ZdlRGdlgzckVlZXF2K2J2cTd4QlBxemhsdnY2ajBaa3prUVNNdS93bzJJdG1aK2ZBZnNR OUk0TjJkb1B1QVowT0F0MXpRMkFYQkNveGlsSFlWaGN4dGEzczJIem5SV3htVS8xZ3lFaENwOHB1 TW0rcFZITFgyQkpKZjJkVThzSExDTFk2cGx2alpSWVEvRWlZWkFlbi9KM3lHZnRDQjlXWlNwS21r K0puZldkN1JqTTI3L0xqV1dGTDZJS1FzWWkwSERFMjV1OUxlMTZ0Z3pEcERiSkM1UGc0SWNKVUw1 aVJxZnd4ajNadDFJNGdSSmN3Wk5iWTJPKzVwREZRem56NWZNVTJMUW5oeGR6eHd1Ryt6WlgxYWM5 M1hZS1U5UTRKTWNhSHROUEcvZ0l2RUJ6QkVmS212SGNmR1V6MUNKcUU1K2hwUXBncXVpWFFaeEJ5 akJpcnQ4aEVDWm5wYVZPeXJrV25UTHZocmwrK1ZtdCtRdHRhKzdaeG5qbnJnbzA2cG96N1BodUI0 ajVQOEVmN21PM09OUnhoUFRMbjV6cnVIbGREb0NGd3d4Q0FHT2M4a3BuSmpIb0hWV0d1T05XUVJQ bGJwZ3B1SVk5MDloWWVlNUhtZi9YWnBLdUltNXAzRitLazQrTTRFZHJNdThiOG1uYm91NmJGRVoy N0NCcDEydDhPQkZ6cU1pVkVtRHRuM1lZMmpoeEJPWmNodzR5TlJORFkzNkZwRjI0Z3FFajNFWVBP dmg3YTE0OUVRNWRiUkhETkxSVVNZSUNyTm9YMm1GYnVXcWNISm81aHdBNTg1QVh0NE5SbEZuTzBx NGMrODFUdHpCZmF1OXEvdWJ4UENFWDd3OWQyY09YY05WVGJpWTk5eWJ0Tnp5UjMyd1ZpYzhjRmp1 Y2dnSnc3M2hLQTYrY0FBQkFBU1VSQlZGcnZWUGlwUHFQakRZR0d3QjJEUUdYSXRwbFEySlFST2Fk NHRlZU9Ua2V0U1dSdEhCT1hmY1Q2cHVJOS9zZnNiM3c5a3RpN3hvd2cwaDgzdmtpazNRd1h3VmFI T0p0NjEyZWRIOXZhYkd2QlNKaWNjbTV2SGNROUw2RGhHbDhSTVRtSG9QWjdUMTA0UUtNd2wvaUNx eEJyNHhqV1NHTis5TTAwem5YejJ6VFZjNTgxcGNteXZqMW5iaDlNZWpGeFdaOW1ZUzZzc3MxVU9M WHU2bk9tMnF5UkIxZFVCbE9maEZDN3RHcnFuS09mK295TWQ5azNiNmJ3dm5sOUNBeW1pSDk5M1Nh OHpPODhjMWZIOGJXUmNQSFBQdisrVVEvZGNDaURHczF2eElFOUFVNTlHTmp6TmEvakRZR0dRRVBn MmkyTHU4enlJSmExd2FWUDVna2prZXc1emxlNDdFSDhIRHp6dXpvT1k2N01iQzFiSzQ0d21TS0FY SFc5MWpOdXFoK0U5cFNrMkhtQlhXTUFnL0g4R0lMNDBJMTQ2amViSWp4M2phbkxka1BBR2FteEJo alBJU1pwbkZ6TFg5dlRsQy81dlQwTGJxbDlXSzgxZlZBOEd0VjNZM29ZV1VlNXFSdno0SnBkNTBy SEI5WXhLVnZyL0JnNFdtdjZURCtGajdKc3JYREtSTmxZenNGMGZjazdiak5YZE01M1Z6OU1OcWZn L1BHN0d1MG9zeGJXbXY4N0hyT29hTnM3RWtaNHozMytVK0pwdDNGNVN6eDJrUVA3WnI0V2dhd3JO d1FlWGdoVUF0VUZESzYzSDZGaGN6akZ4d3paeVk5RXVtY2pBbnpIWmE2SmtqWThNd2lFUHlLZVNa RXpTejdHaWNoVGZveWYwaDV1Ky9iWE1jK3BiWDJIeHVIL211ZjhSZjNOYXRrNXg2Zk1VekRjKzdR bVU5b1dFdVpEaVdGemVZUVRZbS9NV3l0dERqNXZkSFpPbnFsZERPa2tqdVI3cW1NRTFsVCttUGZZ TVNQU2lMUWxtbkxhSVdaNzBmVEtyVUdRSWlMcldTMXI4ZW9CQjBhbTVoNXp0cmtNS0Z6Z2tveDhQ TzNZR3VQU0h6akN4ZUxwRVpnWlAwV28vNm56eEM0L09zWHpUdG1uODcrK1MxZWZBWjQvVXpNbTRq U2U5cTFhcEozZm8rYk5qWnNqWTkxRCt4cjdPVFE5TlNaOWZZOS9KL0RXTHJvQWpjQ01GQTUwZHAw WlBjYjVCSS9jZE9rOVJ3MlozM0pUMlA4YUFnMkJoa0NGQUlTUmFVU3VxNW96WGNNWHE0a1Y0allk QlBsVVYrOFhtVXNQTDBPdUpNUC9NTnIrVkhnbVJhVE1UNDI0NzlMWTZDTjZzS005SkxtdUhWVFkx ZnkxNHBpUmtaQmsrclVQTnNrRVlIZ3hkV3VONTVoK3BvZ3NteSs0N3VwMzZsWkc1OGYydGR2VzU4 aVFJVjVQUlp5WTQrOGFBL0Y3blpNbkJFR2N4TkJXZC9vZHo0K0I4VDdHMjBBSVU5NU1aUEFmTjZR UlU4NVdtdDlEMFNacGJveVg1Unk3L25XTW1FdENHVkcxeit4TW0zM2VPNDkxWFBZenhhaU45YVRo UFRmUmlmTmc3Y1kvOGVvSnBZejl2U0xUV3ZRN1JYU25BOGNSeDQzcG5SMGNVR2pOSUpKclUyYkY0 KzlaeThYaE9VSVAzNHQ4R1JsbjROMldPZUliZTU2OWFkZnd0bjEvYkYrN2JYMU9DVlBIdld4YjIx UGxiNXZmcDdqTjJkcDNteVBhNER2aWhWeW80OVpUNjRSd2IwcFlHTlZXY1ZObnoyOGI5bHRlckxN YkFnMkIyNFpBM1dBZEJDZU5uaHJUTnNuM1ZOMTllWjdwdXl6alRXcmF1WG5KZDBqRWwvalhqOHBz MGttd3gwM1FoU1RIbWcwd3Q0TFk0ekZYYmdyWlhoWHVpV2lMb1BTTm9rZEdYV2ZwSXJqbWZGL25X a1lrTUppN0dBaFhock90ZC9VeUxTUG1MSnJkcWtQSWpyQXpvS21yKytXblI2eE92ZXVoNThmMGEr NEoweU5nRVo2WlhqUDBMUE44elQ3WDZNdUZDVk8veHhwOXUrSjc3TWVObUlROVkvNllma1JrWUJZ aXVIS2ZHYkZxcW9aZ3gxQXlZMlR1akFDUEt0ZWN0WTZJcjVtSVkydXU1aTJOWXdLcmdNVDhYTnJI V0g5ODM2K0xDajhSZnE1RDJOWXgwWkRWTllNUmU2dm9qTllON3ZqVWlNT3ZjTU0rbkc1ZGpKckdF YmRHZDRzY0J2S0ZvZ1c4QjU3amJ3S0hqK2ZITURIMW5hTDVBODVlQXVjaHVPMWpEMVM0aFl5cHEv dkJkTis3ckhsK3pHdkRROExxOTMxMm9OWTlSUndjcHF4eHpPZTFuMGVBOHc3UnFYbmw5czQ2aDYw ZEF0d29Qb2t6dnoyamRyN3Y5NjkxTzk0UXVKOFE2TGVhaE1DSXJIOTZzdGJGaFhNOCt6YndMVTBm eUg3VHlKbXlvMys3eUVlOE1aMk02R3hIMnV0d3ZFMlpGTmgxdUxYeEY5ZkVnWEVNR2FsNGJYNm95 U0k0SWtqWXdIOWxkRWhUOUdFUlBsZjRkQ1MrVTV2VHZ2Tmp6QzgrSmpxeDZXZy9kVVlsaXE4NWhD WHBNaE1iWXpnRnNZNGdyZzhGUzRSenpSdmozc0c4cS9uYXpUWG5xdTB5UHM3M1g0d0N2MjBFcXpz YUZOb2l2L1U1ZVZxN1kyQzRDMUJ2UGxGb0hzNGhrdDkyb2kyR0dSeXp5TncwZm5QRFhLZDV6TElh SXZocTJseGp0bFR6bHNhcitUQWlpeUJsYVIrMVBtWUpjMW56TUI5TE5DRWp6RmdKWkg4STBZK0to QXRSckJ1L0RlWU1zd29IWTI2amVLdXpMa2JORkxodmJiQ25BRUg4bEtqRC9CdmVnNmZsUmRhVkk2 UzZTbHhHeko5ZEpxdUlYdXZMMk9BdjJvL0xwbHNEZUlCWnV3cHdIeHdvdnFiSGVJNzlZUnJIdkpx MmwwMjFtMnZ5Vy92SytMaFArZjM5dGxtK0w3VE9DQXd4ME16OXBQZTEyVmRPUU9NM3FQV015L3F1 ZVd2RU1VQWZFaDNSaEkwMzlycEVaT25SaU9ocXRwdkNPZDg3dTNWWGJBZzBCQjRxQ0l4SThjZmk3 ZDF3Rk1FMWg5bWhoYnFXZVVEaVZhTE4xTTE2bnhQNW1MRXFEWStzV1k0NUZPa3Y3eXBweEZjMjlD d2JkcVlQRFRHSmlQZmFmZ3JaWnZtdUVOT0lTS3AxM2lNUzFkUUdzWVNZait3cmg2amE5eTd2ZEZu YjVrWUtmcG5jR3RoZ1B5bEtFUXJlNzVzalRrS0xhWXpvS2s1ZjQwWnJmSDYzWFE4d3RyR2NpWW5O Zk15Zmt3YTdrVEhVYmlUZTVhM2x6Y212anM3T3lXOWpZbUtZUnptLzgxUUhjNzQvaG5tQVkycDdj K1RKTlNQaXRHaVlvWWhlbU45MXJjdExQMm9BMUR1R2tMVFdhZCt6ZitGcitIZUVmOE5vbSs4UzBR dmZKUHRXa1prZTdpYnh6K3BNZVFtbXBPR1B2eFVSVEpoTFAxNDc0dFlnUVJqR0JkRVA1cEc5MDQx ckF4ekJZbWVqaVVLTWtsdHpLd01Hbm8rS3VqbHZyTS82UGxHMGNkdXNOamFGOFEraG5SZkIyRWZx dHcraitBR0g2UUVURndwNUgyYmdURG1OOFlIS1IyVDRmY2JtKzdReDVtaGwvTFVubERnRTV0cnlZ MXY5MmMrVTdmTXNMQndoOFAwNDJsTDRWNW93WVYvYlhlVndQK0ZEcldOZWV2K2F0MFljVGVFb0J0 cUE4TFAyU2RNK3p2RmFmbXg4UE9vQnA4MkYvYkhQN3ZZTmdZYkFIWVBBdUdrZ2RuM2NFdUlZWDRV NVlXNmVZOW1jdE0yWVZIU3MrNlRJK09Ed3U2U2dVVHpMTWRuem5LenMvZGlLWi9yUWtJUi9sQmFQ a3NjNWZkdHdwajRVT3JZZGlWUGxOc1JkMG5NTVRESnhOczU5NzQwdytZam9tSlRlWmhqUkMrZFJ2 alFpcnh4K0xXZkRRd3pXL3FSM1NXbk5zN1hQajlFNmpnd1pFNjg2cmpzYVA0dGhZd0p5L3VXQUNC SG1hT05vWjhjNWoyQ3JiYTBkR2g1OTY5Y1pVZkVwNytLRWlzUGdoS2tyeUtmYVR1VXh1eVZJcVdY V0NCTzhtamMzcmk5YW9sb2ZvYnRyZmRlNjR0YUk5eExuNFFkckRiSE1Lb0R3aS9ueVYwVWhvcHpn SmFKWExqVkVWeGtURWViZU5adVd4RHFxZVhQaWhFMTFyTm5HZXFRQmsyWithcnppMVdNMGE3ckd3 ZUR0THpQODNwalF5K1RXd085R0lKYk1NTWJ3WTZQMlI0ZlhYd1NyT016ZTJORlVYcTFqYkRtdXpD ZW9KQ3pMOU5Kd1pISXhKL2F6ZmYxZ2tQMGVhWEdoUGxoSm03L1N4L2dwMC9OSEg5UGhqTGJqTVlD cVVaN1JmSEVWT0tzMndnelBnWDF0MC9HR1FFUGdJWUVBaG1WOFZRaWJpbi9NZHg2RzZRUmllaXpi bGJiSk1TbGhNMTQzR3hzb0JQbiswWGdOWml5NjJiaGtMaVJzNXJuaFN4L3FiYVQ2cXUwUmtEYXRt cmN2anBpWjJzekFJczFGbWRBd05ScjdZdUs0N1Ywd29sOFFEY0JYWHk1QzJHZUtnWEREakVXemE0 NzBuTVFZRVhxdDRNQUVKbjhrS0l4ejNLeXllekExWHhBRG1aZWhnOWtaWHhxYWg0alUydTdVRzNK OTFuMlB2OVRFQ3hJTTdHSzhzd2xKZk1ZenBGMnNjOWpadDV3VEh4Q1ZkdUVNYzQ3ME82cGRPV3Z2 S3JFd1FuaGh6dFptR0F3YXZLWG1iaTZ0OEZtUDJoZHpiZTliOC9iRk1jQVYxOUd3d1FQTW1nbFdt UHVDdjM0SWo2eHJjWjdsUU9JYjZXM2Urb0JQc3R3N3YrUkZwdWFIOVNiSTJzcVp1WndmdmkxVnl6 SSt3ajN6aFV6UWNrNFE3TzNUanNGcDJtZzdldjI4M0poNVJIcnE4Z2EvdzdZdXJSOWEzN0Vjems4 WWpXWDcwdmJxY1krM2w4M3B6MXlpeFoxNkJnYjJVR0ZFOWtkak5hNERsaUp6TkxmNjhIeDdKYnd1 UGNlUHNIajZuRVpIMUJtRnIyZ3J1T21JTHJ0cFE2QWhjRjhoTUNJbzcwbktTaW8zeFpTNXJlanhV V2t1Y2ZPS1VkYzNRMFpwTU9MQkpvMHdxRkx3cUg2VWMzaTNka0RiVjlQSHhQVlZOMW5TNHFYRUdI dDJVckk2RGdUUEIwWUdZc0x2UWVLYmpFT1ZVTHRDMmFZZFZhODVHeWRHT1M4SW9HMGN0WG5YR2x3 bVNNMHZvdzhFaUphWGZpRDNzQXp6aVVTNndnNlJOWFVCQk1LWG1SVUovL2cwV3BGajVzcExEaDNx cnhMOFEzRW5GMEtBcWV2WWhBYVNlZEtZUDZiOUZuVitLSCtHZjVlZU9kbW5YOFpkOU1HMDlqSTVH ZmhkM2FaV0M2ZkdWOHQzeGQ5eFM2RTFSL00weFZDT1RRZ2FNRFNZcEZ6ZjZzQ3pMdHBZS2prZk5j ak9pNEtMdFVYUXdoUlAvN3lMUXR4Z0NkOHlIWHlYeUp6enU0RGp5Tmd1SVlEak1Sc0h4MjBpNVI4 bWxDbWNMSm9oUWlEeDBTc2I4OERTUHBUN3ltZEZCUXdaNWlXaVd4MmNSNUMycmNJVWZ0MVdkMTgr ODFQenV0WXpCNDI5NW9sN1I1WUo1b2QwOVhCN1RTK0oyNTh3bXJXTitWclQyK0pnWlM1TmxSdW4y eUNueXVibW1WdGZGcFVKYWlQWU9Pc0NzMmRQMjJUNE4zaE1OZHFCeWVrWFJSbkJZZ1I3SFViUHVM T2k4Mk5MMTF5Mm5SUGF5d2xHYWwxMHp4eG11TGJwZUVPZ0lmQ1FRQURTbUhwVmR0ZWtWMnp5YXpt SjdDZEdodHU2U0t4SHhveEVqdVNXRmdqaGhDaXFHd0tpUzU4a2IrSnJJaWZ2VWhFdWpWYWVxWWdo SCswUU1KVTQ4YXlsR3pqcEdDbFpEc2I1Q0pKaGhCU2lUanpQM0h4ZVZQcjI4Tlc5Y3lSZUlUeHpJ eHNNSW9iV0tHR015RUhjN1NOTW9vc0xZNWtpbEpUeGh4QmUyazE1MGxDRWFDMGpIUWRENzJGVGRh RGZHWmNrc21wZGNlMzlCdUtIZU9kR2FqdjlIY1BnMWI0ZTlqZzhNRVc4RVdMTWdZM2Z3ZnF0ZFgy L0J5NWgxb2E0UmF5WnJ3alVYZG94ZlJBQ3dDL2k2WmxiWlh4SmFGekdVTnRZcjVuRy9Ed3RFcDhS bnNRZU1Ra2VDRm9oU1Q1OHFCenhXZUdFR1lObjY4VWwwYzFlWjB5aktScmlsaGFNMlplNVhUdHhi b1dRamJDSGFlUXVjOC9hem5wTHBpbnpNUlVabnh1T21qWVhzOEJ0M2dNT2c3UDBCVDZQaTBqOTda UmpmQkhpNWdNOGdUbDNMak9xWG54OS9HTnV1RzlPUkxVTnpuTmVWbnpLbXlQMnNLbXlwWGxNeGpH SzlWM2c2ZmVKanVCdjg0U2d3ZS9oL2VIQ0tMcm1NSFRIN0pFK25WSTd0SDZzdFpxM0xZNVpZUWE3 cmZ5UWVURDJSU3Rzei9PN1p4a1krZlFEQVlJOUVheXNJUUpRakpnOXdzVVlhQkhyMGxyUHRydEN2 NnMrczQ1bnptMmJiWmFFNWl0R3U3YVpNdE9zNVIyL2ZRajBDQm9DdHdZQkcrSzJoOXZnYkJZT3Iw UGtXUThpaERSSllHMktObnFiREFiTXhnS1pRclRqZVJMbGJpYURnSitabmEwWVlpRHFwbVl6V1JQ aDJzZ3dtSFhJcjFrVE0rT2tlbm1XanJTVzFOcnRZemJ3Wk1iQWthYUxCN2ZzR3ZIM3c1RkFvTHBO REdPc0Q3K1BNMzZZSEVSVVZObnJQTTl2V0FtRzJtaVhlVTJ0TnljT2RyNEhoM2pLK2doVG0rSzNS UVlKUHBOTWhGY2tMMFl0b2p5Yk1ITWI4VVA4YUNLSllWOXpmaHd5cHZ2U0Jtd3hIZlY5RUpOejV5 SmNnMkUyajdNUDY4SjZIUXBRQUFBUUFFbEVRVlFsQ09aQ01tUE1tMGZ6MTZ3L2hnUVZ0VDhFSFEz c1dHOWZHcE5saldVOW1xa25SSUpnS1lLTk01ZVpDTG93NVNjangvZVVqUDhySW81NWd3L2h6RWh1 SE5oNFg5b3E3NzdKWFBCdnhIWFpsQ0NHaHVFOUl3TVJXL0U3N1R5dGhEQ0taem45alFJU1RFdnRk MDVIenNZNUUraUdSZlUvTi83Wk56Q3ljQmo0Z1FudE9FWk5lZUlsWmZBaFl0WjhnQ2Znd2VqaUFz TkQyOGU2UUhxZng5eUFUNTBYdFkwNVlpN1h2R1BpNXNnM0RSM0E4ZUJobnRnSENUaTlvLzFxcUhx QnNaN0xQSTl0cFVlckFQMFJ0aXJiNTlXelYyK0QxWlNtYjErZlUrVzA2Smp1dXM5Wjd6Ulk1Z2NU WEI1ODdBR3NOL1NqUHRQMnVmQVpieVN0d2xYOXJlMUhZYTM1RGFaclA2Zjdhd2cwQk80c0JLNFBm Ti9HYWdQM3ZTaUVNcE9RaXB4dEl2S2RMZnZrNkJZREpsNlpJdlZ0U2lTM21BdWJMTTFNVkYvZEli WXdpOWt4Z3B0a09OTVpNdU5BckpCT2tyaG0vcjdRWnA0RVJkWWxzY3Y0M0JEeEFGYUlEUERSRHBF amxMWnhNTDNFTU5td1hid0JkaEM2T255RnNYNUl5ekhIY3dsZ2ZTQzJuTVZoTG9td1FVRFN5akdy VUw2RWNGTi9uMGVzUGpFcTBRcDR6NGh1SExNT2Mwa0NvMHA2anVHVVRxOCtnaXpUUzBPL2N5V0k5 ZWViUlV2NzZmclRFTURZVm1FRitHS2U1aEpMZWpYdnpFZWhOSi96QWlQUFJBMlJKbitPUi94VW9n dVJkNGlaRlNGQVNycWRlY1ZZWUFvSW9heC9ZNnZqTVdiYVBZU2o2K1d0elN3SEZ4b3hwdHd1MjRC ZnMyeEpTS3RjY1oweGdJMDhXZ0NNSHEwMEp2RllCZ01jalR2SEI4ZGJUNW1lRThMNTFyMXpyb1F3 OWdHL0IxaHBEeVpnRE1mUnpCaS91VkIvUHpndjY4TVRMbmo1MEdnTW4wWXcyeUhzUGR0K2hsSEdw Q1RUQkNmTzdtaEdSWUlvNndEemJWNTc3MnlXN3lJTk5oZ3o4ZW94SzlaV3pWc1NkNHRsclU5Z043 VW4xam8xN3JleTd2dytZQVJXWUtZT1FZVndEZTkzOWxzYXI3MG8rd1FqOHlJRkl1YWhzZGd6d0t5 YU5XZWJiZUc0RHR3b1BkWkZEOUZjcGxadWJEUFczNVdtcWE3bFlMZFVFMTdiZDd3aDBCQzQ1eENB Z09hOElqTVBCMjVkeWN0VUFaTmxnNEd3SWNuMDhqQUlrQ1pDeEpYRXBGL0tiVTV6bm5Wb0hSdDBi VHVhU3pFaElzV25xVWxtaDVUU0dHdTdYWEhhUCsrU2RaaE1MQ1ZPdEhYR0MzRm5zMEhVT1p0bjB6 WStVblhhTC9WNFJDMnA2c3RIZ2dTWmhCNnhvcDJieWJ5M01XRVlvOG9paHlCRUdOS0VNbmYwc1Yy RWowNHdyc0tqL05BWWcrbGR3QndUNmwwY1pNZUUyb3d4b2hqRHZMNC9tOU9LTENFa3NsMkdibm5M dU5EbWVJaG1RdHYyRDBJQUVlMXpHZWF3K1lqZ3hTQThXSE43anZsckxyNWVWRUZ3NllzRVhGL21K bHl6aEdER1NGUW1NYnE5ZUl4L0M3MzFZUDRoQU9FMi9lckNPeFA2TUFNMGw1VmpqSXpUZWxTSHAr R0REK0ZOakJnOHVwU0owRS8xNDJVQjFoQU51WFZGNDZRdUlSamNpekdVUHRRaklwTUl6ejRPT1Y4 S3AyRTZuSVdGdThETnV2ZWJZRnJneE93ZmJBbVlIaHNaZm45emdlQUlqc0RzT3RNSFR4NjZodjJl ZmdkenpUaVNVYkpISEVPRXgzQWZjSVJrNXZYclJFbk9hL1BaKzRDRFBZUkdjTW9pd1Z5S1pnYzVB a3I3U3pZMkoxa2laSHBPU0NobkRPOGRsZTA5VE9aekRhNE5KL09NQnN6ZXhpd1YvV0IvQUNlaE5l WkNIRm83ZEVhdXd4amFYbWN2czhkbVJiaUprQ0RUUXM5MHZvN0ZCZzBtZ1lhOVNsdmxTenk2YXJ6 eTNrVmJTL3JvdWcyQmhzQkRCZ0dJWSs0cms5UTVUK0JiSGpZem0rVWJSR05Ja25lMjZiVWlqWWlp QVNMZGc5Z1FXcEY5VXVjOUlQQjhDRUtwbmgrakRVTU1JQ3hzTE01ejJBUkpsQkdTem5wazIxMGhv Z0l4bjNVUUN5T3huMlg3UWhzMVNidXhJdlJzMnJSSU5zR3hyVTBRRTBuQ3lZVEl1MmluUHFacXJM ODBqUUN5UVNFT3NxM3piUmsvSmtUa2tEb3lzOUtQOXpNdmJQVGU1Y01qMC9rWG03Rk5tVVl3c3E0 NTVrMWdmeTF6UVFMelc2c2o5bzVoOEdwZkhYOFdCQkRINWpCQ0djSHJkMzVXeWJML0JCQUlMbjM1 bmN6RHVjVFgrS1F2aVF5RWFBUWJoeUJlU2tpeUVFQmNzUUt3WmpjZGxYL21yTG1NNERMUEVQa1lM eVpMaUR3aGJScThTU0JoTFpmbWk2UE93a3poT21zWUVlbHlpTys3N0JWVGhxRkVuTXRpWmtiNmo4 aWNDd2Y5MGtocG4zNlUvbWYrdnRBZUFnWitFNytOZFUvenZRMkgrZDM5L3VZQzRoaU9vT0V5MS9Z OWExOTVqb1dnTUJrWEY2Tk0vY2I3K3BvcWQ0WW80YTdjbUkzZHUvaU52QThjYnEyOGFGUmdaaHJC bFdPU0IrZGZaU3lNMkpmc1Q5bU1admRRSEdvUHR6K0FUZmFKRnNpKzF3ek5CYjhEK3NIK0FFNUNh NHdndzN4YytqeDdqN1dmN2ZUbDk4ODBRU2p6Zll5bjMranpvNEMybGpEamRTTysxTkZnT3d1WjdX Z0FENFY5OXRGaFE2QWhjTThoZ0pFNTVCVVJXell5R3dZa3lZdmJRRytEMEVWZ0lEenlYU0JWRzRn MERSWlRQT1pEYm53a1JVWVVNWTFUcnQxYzRzUzcyVkJUb3FvOUlreDRIM3krQzRJSjRYVE1PeUgr U0xPWkg3azEwV2FYcGlmYit2VmJWVW1tZXNZeTUvdEM2azU1ZlRLdHpUSWJyYk1KbWU3dy9rSUFj NGZReWpjMEQzeGNPdE56UW9RVVhHTHQ3NnJQdEJFeHFiNjFReUNFc0VURTdtdTdxOSt4REs2enJq Sy80anA1NWpZaVg1eXZkZUZ0cG1HKzA4WnNXL2tjVDJ0QUdKUjFtZjhTc21UNkxvY3V2a2k4Ukpq Z2Q1ejVQcFBWbmp0eW1aaTdXUmFUVHF0SEtCWFpXeDJOMlZoSTIycitqdmx6MHpTbXRhN0xNREJX Tlc5cEhLeXlqWE5kR1QvM2tDYTJqcEdRSmROK2U0SmF0QkJCQ21FeTVwbEc3b1dqRW1ZNWdrWHV0 YU0yYzhzSU5vN0FGVzIwU2ZTL2hrQkRvQ0V3QlFGSWFDci9ydVdSZ05GMjViaEoyREZkSk5TK0ZZ VHBJcVZtbW9mNVlzcVRkUkg4R1o4VHNqMm5zY202RVBoU0lpL2JubE5JOHA2YVFoc0lodnVZOFlF NTVzY0JmTXl3dy9STVQ5eW91SzFmekhMZHlOU2prVVRnaWgvaWZWdW85a2tqaW1nK3BLOXVjN2Nn Z0VFaWhLa0NsQ25pOXk2OWxadm5FSXM1WnBvRXVDN1RpUC9LVkZqWFdVNXI0NHdaYmQyUzlVM1k1 Z3hSUHNONkdzMktzK3l1aFhtdTBENHc1OXRzdTk3dmVhTFFKUzQrbmt5dzVBd2ZwbXpYZVN2V0d3 UUYwZlRLd1p1MG5WY1pDeU0wTlBhbGJFYmJadC9LOUtGaEN1eG9tQWdhRHUzbnB0dU41cUNKRDJo R2FhOElHMmkyWFJyRGVnYWRrR09zYXluemRvWDJVTFJHMXZGYnVzZ3IwNGVIM2JJaDBCQzQxeEM0 THd5WmN3RDFoM0xER2drdTZUanpIa3dCcEF1NU9zdFI2MExJU3lUWVRKUWc3VVRxK25JK1FIaVhQ WWs1eWJkM2NEWC9NUnN1Z21BMHdkRXZ3b09FWDN6MG5vOTRydmtZYStmYWtxQ3NaWFBpbUc5bkVy S3V6WEc4TUNUTE9yeWZFR0FlQ3cvazJ6RkRtdm9HWHBhZmU4amt1bzV4UENzTHgxWFRZd3diRFo4 MnpsNFJYREVEeEt6S20rdmRCT3ZzVGRaM2pzMzZ5dlJkRERHdmJoRTJka0tvWTdVWXpLMEpvdlNY SHZNODNuYVlaWjcvVVpIQTRFWnc1Y0QyR0tHUlBxODZpNGpmYlFrREhrMGVjQ3dOQ05ZVU9GTnVI eFEvZDI5ZnFlYUtZQUcyamxsWUIrZ0NRaHBDQjh4VTFTaDd0NnBOazk3bkhkMmdkY3Q2enR2RFFa bnVzQ0Z3SnlEUWc3eDVDTndIaHN3NzFFMlFYVDVpd3kxNmlBOElrdjE4UXBjcGtUclNpQlVINHBl YWN0RFlWQ0tQMU5tR3BjKzc2bk1USnlrR3UyUGVneVErTisvYWp3c09wcGhmR2s2WHJlVDVCRzJN ZzZRUnJLVVA4VFJ1Ym9YTHRnNkk5K2FZMEhnNFFvU2ppeTVTZ0lMNEpRMi9pMjlQMjFXWklIanM2 Y09Md0lkOFppY3pKcy9sR1BLWkVHUGN4T2Q2NjVEcGQ5NDBpK2kwdnVhMlA4ZDZUTlRlN1hKZ3pO YU9ZY2pndkcyQ281KzdmTVlZME5BUUZ0WjhCRHlCV00xYkVyY1AyWSt5alZzTGZTb2wwNGVHem9z bnMrTHlpNlY3NXFIUFBiYWRlVjdwQTh5azgxMUN6SmpQSnFUdzBWcXhyOE1WUERneUFaNDdCZ3gy Tlk4a0FIU3o2TnoyWGE4aDBCQjRpQ0Znazc3cnIwL2pVaEV1dTIrM0lkbzhTTUVRRXZVZEhVWit2 WXVMQzRmYlhVeHlpSjArRzNPSC9ERU4rc1pJUU96aWQ5RTcxSndtTGt5VGptVmF0czByNW9kZ1Yy RmtFMlBlazlxNUxHTmFTSHVaNmFVaGFXZmRIUFhsM1piMjAvWHZQZ1NjNWFwQ0djS0NYYWF6NS9y R0JCZUkrQnlmODJNakUrRFNnM29KaDI4bEl0SmRCRVJUUU1OMkNPT0JzRVhZWTF6eStjNUtXV2Va dmtzaG1MajkwcGhwNG1rQXhRLzF6c3hpVXNmMjhBNk56Sml2TGtGQnpXY0s3N1pPdjJITlh4TEhK TnY3dExFL3VSVGpXTzJZRzM3ZGZxdFA1by9qbmlyL1hIM2RBNHlSeFl6emVjNDIwNHpWdlk2dzBK d2d4R1hxN3ZkWXduaGk4T3MrNXZiUTJyL250MjhJTkFRYUFwTVEyRVk0VDFZKzAweEVDazFZRG84 RVhKb3RQM01VWnk0US9Wa3VKRFhIaU5Ha1NSL2kzWEJZQ1h6U05FajhrTDV1c3czNGtBb2FnN01C TkdWTE5pSHRSdThHSzhSQXpYZkkzR2FIc010OFJCRXRtTVAwbVNkMFZnRlI2UklDNlVNOFpqdzNS Mk5CaEkvTTRDSDlIdGFtVzkwbUJFakFhV0ROQStNZ1FKRVd2MHNlOCtYbXhCd3pncEZVUDlNWmZt RkUwdndYWHNLQVdXY1lBQ2E3MW1kVVdleVlkU0ZrRTQ2MHo5Ylo0bzV1dVlIOXdOa3VUQkZOaUxP dHh4TE9ZSXBCcnEvbXRqN2FtSXAzTUc0RWlCZzFZZGIzV3pJcG5XTGVzczYrRUM3UDMxMWRGN2k0 eVZmOFVFL3psMmVnL082MFk4Y3llSWVPNVpCMlZhT3N2ZC9EUGdjdWJvVW1tSldmSGpPTU52Q2JM ZGwvd0treWYvYTZLZ1RLL2p0c0NEUUVHZ0tURUxnUERCbEN2NzRjTXg1cHR5aXlGM2VZbVhUWW1U TDVhM21JKzhPaU0rZkpJcmhBNURub2JzT1Z2Z3NlVEdqNlNGUVJKcjRoaGRFOGR1d0l3TG9aWVk1 dGdMUVN6eGVkdTJ5RnBONlYxeDhmNlhRMlNwOU5jTjA1K0diKzBoQmg4dW1sRWFsei9jNVJLZXJv UXdJQjg4LzhOcys5c2dzWFhrbmtEbmtNR1lLYmgyK2NlNW9hL3E5SHB2Tk1OTTl1TjhXSUVVakFW OGNTMDh6cHF1a2lzNis3SklpeTU3MXh3S2RhQkpnYmtYV1V3eGdUSXVYOFlxNUdtL2dTMGFzemZT NzhjTGtFZU1GemtYM2xhQnBwYXpDOFY1a0xJL1lkUWdielFsTnpBdzdHS0VvZjRnazdqUzIxc21z d2VJZU00OUEyckdkeTdQckkzNGFtMkw1REVPbnpOL0FBK0tsenFDZjg0N1gzMnpzS2NleGEwMWY3 aGtCRDRDR0JnTTNwTHIrcThmdTRacjREWm94RW1Oa0dTYTU4MmpLM0t0TDhJTlRscmVWSlZURjd1 Y0hhNUYxY3NWYi9wKzZIaGlxL3M0SlljOFpyaldmU1BDSUltWWJvN3czam4ydVNTWkFSS2V6M21j Q1FVRWZSeGprN2dWRENqQjFEUkpDSWZudjBtSVFKeWJPTjk1ZytvN3QyOXdBQ0R2SDc3bDJlZzJK QzYzdE5kK1hWekdGcnlzZHh2Y3N1b1FWaUVGSE94TXpGTnRyUkZCNzdyc3k2ckZYRXZyNVlKUGhn c0hVbmZlNmVkb3c1dEhIQ1JmQVVXRWtmNitFYVZoTUlmM0NoV2JJbjBZWXhsWGVXck80UGZoT1hm aENLMGNnYzgzeVgxZVI1TkF3QjVvQ201NWcrTVNrKzFxK1BKOFUvN3pkbFBSRkZaK2t3bEk4dkkz T2V6bzJYajR3ODU4Y2p1RkJ1blRBM2xEN0VZK2hvRHJPdDlibUdZRFA3NjdBaDBCQjRDQ0NBb2Ju THJ3bmhKdUh0UFJEOHBKMnVESFoxTGVtd2ZGNjgzbmJsbzUwME5zZkN3RE1kbG1mTzRUa2tvTWNn ZDMzY2xHZTZTUUpLczJkVDJrWGdMUjJUY3diNjFYOHlyUHBBcVBEaVlFVjdSVVBIcE1wWkgvbkgr UGVJeHNub0lZU013WHRHZHJ1SEhBSzBHSWhLUkROUW1IZk9maUxTcGUralozYUZrVnZ6M1pqVjBR Q2tkUUJHZ0dCcXpXZWNxaThNN2oyblpRQUFCcVJKUkVGVXBiMkExcDZnQ0o1YTYxbm1GMkxjNVVG d1QrNEo4QjJmenpFSE1RVnVCNFliajJWeW1JMnlCdEcvWjJJeTFyQUk4RDV1ZkhReEJlM1lYY09q MVlRUWJOeSs3SnVwUHB4dVgvQWJ5V2NHYkM2N0hWaWFaejB5aHo3UUJyT3FEVThMVDFNcTN2NGtF T2hPR3dMM0V3TEhNaU8zRFJVTUdRMVlqb00wa2xtUE5FTEViV0xpNmV0SEhoRmhURy9jc3VWcTNL eHpTR2dUaElpRjJpUDQ3b0laRDRrNVRSVTRNVE0wOWpVOUV4eUh5bDgvT25WZWdqa2k1cFZXOC9r ano2YklkQVJUdXdZejZCa3BxWFJRMzNtQk5RbXVHSEs3T3c0Qm1naGFNdEp5cjBLcmJjNjR3VkM2 L1R3SUVKNDRoNVhFcDg5Y1ZPSFl2RjV1cDVidnNEbi9kZ290QmlibXErSzFYQmpGWEE1ekJPZGh3 REJsUGh3TkQySUsxbUJ3bklGS2hzRCtReHVLeVlzaEhPM3NwY1pwajRUTGorN3doanV3eDlkSDFo dEpmeUlLQ0FRajJEaDBCSHBpazRoL3pwY1JGdnF0SWpucFdKaDhhWlNrQU5EeENlc0I3UkhaN1Jv Q0RZRTdENEViZklHN3pwQ2xPVVdDakpZbjQ4SmRaalRNTVd5VWo0cUt4MG9vSVdETW9FUFpOa1dT ZHhkVEhNdm94ZEJPN2tpTWpmOVVEN0twTTUwaGpXU09pRmdCS3hKY2tuYmxhenpiVFpFMlEzMTVG dE9nVXhCYyttOS90eUdBdUdTcTVteVZOOEZNSUpqdk9qNzBMamZwV1NOZ2FLMDN6MldDZDFlWXNs UGlQTEFnNEFJZm1pczREMlBESkp5Wit4ckNKOCtnd1hFR0NzenRPK2EwNTlXTGs5UTd4dXZyMUxB NlpuemIydEpjRWRCbE9lWnIzT2U5VzVZVHlQQ1p4b2hoYmpGdW1WZER0NHMrTVRJdzloRmNPTFB1 R1d2OXR2cHMzeEJvQ0R4RUVMakxCQWprU2VLWVB4Y2luemxDcG9VanNjKzJYajd2RUxXUUJtZU5N d1EyTGQvdmNsbUZnKytrb3c1eWU4WTUrL3N3TnBKS1orRm8ycHh0OGMwY0ROOTllTGQraDlOQUFG UDJrZEUxN1FKdHF2bHpGd1FvTWVTemN0YVo5V2JkL1dLTURONkxvTjBOUU1DWjZFZkVjNXlGWlBM TjBzRStGRm50QWdJWTFRZzJ6cGt4d3NkTkl2NFJ5QktjUm5UamFCV1REbkJqSW1hTzljaFBiMG9m L0FkWFBDR3luZVVrMkgxeXhHbEhJMmpYRUdnSU5BU1dRK0F1TTJUTUN5ckNSWXlQWnlXWUlWU29K SEoxKzVKYngyaHNmcXBXV0NHT3VIdjE2TWRWeWlTa0VXMTNZZ2pZU0YwejdHQzdjeGx0cG5oaWdC L2UvVm0xWkRMbVcwR1BpVkhSbHRGZVJMVGRRZ2hZYjZ3RHJMK3ZYTmkycXg4T0FYQTNkMmx6YUdj Tzcrbit0WHgwdkpLellSRnNISVpyRTduOFJ6dEdxSHVadkpDMmowZ3pwVWM3Z0NtemZubWpoenRZ MS9pMERqcWlNbnRqM1U0M0JCb0NEWUc5RUxqckRKa2JxdklsU2NCR2s0Um5SQ0hOV1FRYmgyRmp4 dWg2WUcwaDNFVENtd29yL1lQRU1ZaVE5a3BkZGpkN0lNQXNrZ2EwaWVvOWdPcmlheEN3L3EzWFVi dCtyVkluOWtJQS9Kak5uZGY2Mnp2c08xM0JiYmFFZnNJNy9TSW5HSHc5TDY3N0gvZXZlTll6ekVn ekN3TkdhOFlNMUxrLzlJVGJlck44RE1IY25CZGk1c2J5VGpjRUdnSU5nVVVRdU1zTTJXc09iOHBr WU1pNlFHemw5ZmZLbmhiL3Zqczg4dzQzYlQwbDR1MGFBZzJCaGtCRG9DSFFFTGdmRUdBQlU2MW5u T0diTWlmRWNHRzh2RFh6UmZWYytvTTVjd1o1c1VCVlIrMGJBZzJCaHNBaEVMakxETm5QeGdzekZm RE5GOThlSTZtS3JHdU81TXIxeHBBenhDc044V0xTWE9VNzFlWmFCNTFvQ0RRRUdnSU5nWVpBUStE T1FJQWxqQXVlYU1Ecyt6N0xJRzk4QVJlditPd0Zlb0IyTitrRXpCanQxMWkvMHcyQmM0SkFqK1dl UWVBdU0yUS9HcjhGVzIrSG1uM1haVFJYak9LTmMrdVJnN2RzN2RWOTJjajFqVExhczRpMmF3ZzBC Qm9DRFlHR1FFUGdua0FBOC9VTjhTNHVtL0g1Z1YxbXREOFc5ZEFEcnhPaFQ5V28vNE1SWjlJWVFi dUdRRU9nSVhBekVEaHZobXcvREVpNG1CWE11Vm1LeVlLNjJzeXB2Ly9wWGFNaDBCQm9DRFFFR2dJ TmdYT0RBS2FNK2VFY0t4ajBBQUh0M1BybjlxNDlub1pBUStBZVFPQ3VNMlQzNENmb1Z6Z1hDUFE0 R2dJTmdZWkFRNkFoMEJCb0NEUUVHZ0kzRFlGbXlHNGE0djI4aGtCRG9DRndjZEV3YUFnMEJCb0NE WUdHUUVPZ0liQ0JRRE5rR3pEMHY0WkFRNkFoMEJCb0NOeFhDUFI3TlFRYUFnMkJoc0E1UTZBWnNu UCtkWHBzRFlHR1FFT2dJZEFRYUFnMEJPNFNCSHFzRFlHR3dHSUlORU8yR0dUZG9DSFFFR2dJTkFR YUFnMkJoa0JEb0NIUUVMaHRDTnlYNXpkRGRsOSt5WDZQaGtCRG9DSFFFR2dJTkFRYUFnMkJoa0JE NE01Qm9CbXlPL0dUOVNBYkFnMkJoa0JEb0NIUUVHZ0lOQVFhQWcyQit3aUJac2p1NDYvYTc5UVFP QVlDM2JZaDBCQm9DRFFFR2dJTmdZWkFRK0RHSU5BTTJZMkJ1aC9VRUdnSU5BUWFBaU1FT3QwUWFB ZzBCQm9DRFlHSEhRTC9Id0FBLy84V0tlNkxBQUFBQmtsRVFWUURBSUs2SDAzOHpGMnJBQUFBQUVs RlRrU3VRbUNDIj48L2ltYWdlPjwvZz48L2c+PC9nPjwvZz48Zz48ZyB0cmFuc2Zvcm09InRyYW5z bGF0ZSgwLjUgMC41KSI+PHJlY3QgeD0iMjgwLjUiIHk9IjI5MCIgd2lkdGg9IjIyMCIgaGVpZ2h0 PSIzNiIgZmlsbD0ibm9uZSIvPjwvZz48Zz48Zz48Zz48aW1hZ2UgeD0iMjgzIiB5PSIyOTcuNSIg d2lkdGg9IjIxOCIgaGVpZ2h0PSIxOSIgeGxpbms6aHJlZj0iZGF0YTppbWFnZS9wbmc7YmFzZTY0 LGlWQk9SdzBLR2dvQUFBQU5TVWhFVWdBQUEyZ0FBQUJNQ0FZQUFBQVl3NVNBQUFBUUFFbEVRVlI0 QWV6ZEI3dzAwVlVROE1VR0lvcElEUllRUVZwb0tqWTZCQks2Q2lnaVVrSkNsVjRsQVVLSDBKRWFh aUNnWUVFZ0lDWFNVU3pVVUFRbEFWdWlDVVJBc1N2bnYzbm41Yjc3emV6TzdNN3V6bnZ2dk44OTcv WXlaKzdjZTlxOSs5czI2LzE3b1JqYWh3VDhjc0FQQmJ4V1FMbkNRR0dnTVBBN0F3VnZGMkJkK01I dzN6N2d0d2VVS3d3VUJnb0RoWUhDUUdHZ01IRHJNYkJXQnUzNUFyTVBEZmlzZ0Q4UzhEb0JieFR3 T3dMSzNSb00xRUFMQXlmQndBdEhxMzh2d0xyd3V1Ri9VTUFMQkpRckRCUUdDZ09GZ2NKQVlhQXdj T3N4c0ZZRzdYY0Zaa25Gdzd0MlB4eWgveE5RcmpCUUdMamZHSGpuN2VNLzc5K1BSUEIvQjVRckRC UUdDZ09GZ2NKQVlhQXdjT3N4c0ZZRzdYOEZadjlwd0w4TjRKZzYvclJBUVdHZ01EQUpBN1RRa3dy ZXdrSmZFMlBPdGVFYkl2ekpBZGFNOE03dTdqS2V6NDdNTlhWWVl6azVCbGpFdkhqMHNnc2l1OXhD R05pRlozbmV4MEpkVlRPRmdjTEFzUmhZSzRQMi8rUEJ2aVhBdWJNL0VQNFhCZnkzZ0hLRmdjTEFP QVorVDJTOVM4QVhCdnlaZ0x2cWZqVWU3TlVEL2tUQUl3T2VFM0JPaDVENWE5RWhQTDlwK0d0ZFIy Tm9kOG94YlgxVVBORkhCM2ozNFMzaVhpUmErZGlBeHdTOFprQzU4MkRndGFPYi83d0R2anJ5Zkd2 aDNUbDM3Z2R5YnZlcm90TmQrUDdUa1YrdU1GQVlXQWtHMWt4WU1GbENpQ0crL3VkSzhGWERLQXlz RlFQT2FuNTZETzZKQVc4ZGNOZlBaUDFhUE9PUEIveG13RGtkSnVFZG84TW5CYnh2QUx3WEVSbUlP SU5qK3Y2NDZJZkdGSE84RkVINS9OSG1vd00rS2VCTEF2NWtRTG5UWStELzdlbWlqalRzUWRETTdQ KzdwL3krL0QzVkszczlHS2lSM0FVTXJKbEJ1d3Y0dmV2UGdHQkNzTDVvUE9qdkQwRG9oRmZ1ekJp QSs4K05QdDh2Z1B1SStQZjlBZWR5NXNIdnZlcU1Ob0xXMjVpazNhWGJGVEc5YnhQUCtiVUIzQmZF UDVlVlhNcThNcnEvVis1WjhiVHZFUER2QS81c3dOOFA0SWQzbEh0bTFQN0xBZHFsZVhiR2tYWW5r c3FkQ1FPWTQ3OGFmYlh3T1JFdnR4d0dtSU8zK0JXRzkrVjZxSllLQTRXQnhUQ3dXZ1p0c1Nlc2hr NkJnZDhkamJwQnp5MmJYeFpobW94dkQvOHpBLzVjUUdrVUFnbG5jcjh2K3ZuRWdMOFl3SDErL1B1 N0FjeUV3enVKczI1Z3dMenJ2eFU5ZU8vZkZmN1RBMzd5Q240cWZHbWZGejVDNE1YQ3Y4M01HaE1o RnhjNS94YVBzdmtYOGUrakF2NUxRTG56WWNEWlpPL2gzMFdYZnlnQVk0V3BpdUJSVHJ1K0c0MjRG ZlNkSXZDU0FlWE9nNEZ2aTI3K1RnZmZGL0hTb2dVU0ZuQXNrcjQrMnVseERPK1JmTEFqbkVNUDdO cnpyWjNLQU9VUDdxd3FGZ2J1RXdZUVdtdDZYbWRvSEZaRmJEcC81b05lMC9ocUxKc053dnlETjV1 TjM2RDZHK0dUYVAvaDhCSHI0djhrd3BpM05WK2VFRU84RSs0RjRpbmdIRVR3bW1rNGxha0tEU216 TWt3Z2h0eTcxdmY3UitjMEdTOGJ2cm1BY09aTG85VkRHUHhZNUdIV2ZOOFJuTzMwVFZOcmJYRCtp SFp1ZGlOSFZNQVVwT2FNcHVYaDBWYWRpdzBrWE1EOXMranpId1J3MWlJbXB5OGhjaVI4V05RM3Q4 UGJZTktjZGFNTjN0VGZyY0RBQzhZb3JTL1dIM1BDVDNBSUV3NVpLeVA3MWpzTXpodkVVeEI2WVh3 aWVCR0hWdlB0ZldYMC9wU0F4d2VnMmNMYk9zSTQxaFRLTUFmLzdrZ0ZueEkrN1hUUmRvR0ljb1dC WFJoWUU0UG00eVp4ZDRqVjVvdWdjNmoxMVhZOVFPV2RGUVBNR1MzSXpvQmt4d2lhZDQzSWt3UFNJ V1FSMFJrdi96UVl3Q3psdThBMFBDSzYrZThCU3p2UzBZZEVvelNtaUdOTUY0WThrclpPMzVndmwv a2dhc0UvM09ZODd4K0dUVDNmOWV0SE1vWXJ2RW1PbHBEbTZ0bFIydHJ3bytIL280Qnp6VEVhR2t4 bWRMbDFpQTVuWTdlUkIvOVZ5aGt3OEpIUkJ5MW1lQnZNMUdNM200MTVFdDdCenBrb2MvYy9YTFh3 QWVHL2R3RENQN3h5SzhVQVJvQlp0elVDL1VDNytyZGpyRDhZSVB6TjRXTWdNR3d2Rk9IYjZ1eS9I eDZEcDFtMEhubnVpSjdkWWM3ZUszcjk3QUJyT1NiWW1tak4vMU9SaHZuNlMrRzdRMEFaNnllTERu dkFoMGI2UHc5Z1dubFhtT1o0bkhLRmdlVXhzQllHaldTY3FaUVAySWVPRVBTMGZ5WCt2VnZBSlNW RjBYMjV3QUFpM2FVSU5CZ1IzVHJ2N09NaVpGRitxL0RUZVkrdm1KSHlUNEtCbDRwV1NTYkQyem9i bncxeEcxbndIeUxBV1pEL0dHMWlzTUxiT2t5Wjk4OE03STlIQ2lKWi9xZEdHREE5dzBBcGcwaUs1 SzJ6bVdQZ21VVk9JWHdSVkUrSW10cXoyZHY0WGJGUFM0c2drQi9aSjNOSkZHVUh6cDE5VTBiS3Z4 Z0dYQnoxNXRHN2VSamVoaGIzYlNOQWNoL2V3WTVXOUM5RTdaeXpCQ0FrL3BHMEVsZkRTQXg0MTM4 K0lyVDVMa2g2dXdpM0x1ZUdNdVlIaHMwYVJiRFZsbHQ3bUxXQTlaMEdDbU56NmZIYTI5Rm8xdU5Y aU1IWUg4TGJ1RERKN2JiRytvMlJ3R3pZbVYwM283NXh4TjhuSUw4clA1MzBxaEV2Vnhnb0RJeGdZ QTBNR21tTUsvVVJYRFpZbHgyUUR1V1FTVitlUHlQbFh3d0RGbG5tQ2UwQUVDK3VPN2Y1dGVuQ0wr TmZ3VWt3NEpzaDZjY0k2d0RUNEJzU1hncXNEVXdVRVQvTUdOdDI5ZWU5MHpDUVdBOXA3Wng1Y0Ri eEE2TWk4OEFrbGlLNjNjaHQzSWlxWGQ4Mm9jQW5SQVdDR29JYjBtTkVTaVJ0bmVkSElHd2pKL2dI QjhhWmhKOW5JSkE0bFFucENSN2hUamY1Sy9GME5QamhiWjMxYUFsbTZsOUdhNWovOExhT3dJRWdZ aHVwZjZ2QUFPYk11dkRETVJyclZIaGJaMjB5QndoV01BQUVPdEtTTWZpMEtJWEd3TFJGY0RXT05n blFQbUhJbUdVNlB1Q2M2OC9HS0FtMFBGY0VUK3YydEc1Y21EQkNzbytQc2dRbHZ4UitPb0k2WjZJ eGI1aXliNDBNNTNUdEIvYVNINGw0T3FhYTNtUEd5eThNRkFZYURDQkFtdWhGZ2haUml5V0pESUxP SUY3ZXZ5dEFoRjBGeTdzUUJzd1Rtc3kyZTJaQWJxK2oyV2pUTTl3dTJwbFcvaklZb0pscW1XSWFx Zit4VE5QYlZweHpjRWtDQ1doTC9Ed2pjcGsyWXJxbW12Z3hiV0hTZ2xEQzRFUVRXMGZhaXZtUnZr MFkrSWRRd1pnWnh4ZEhQaE0waEplNkVkMjZVNjRQempVeG05cDJGUCtZVjU1Q1N4bE5senNRQTY3 RnozbGxMcGkzQkJnSE5uZGREU09lN1pyejd4RTV1NFFKa1YzdWpCaXdMbjFkMHg4R0RNTm1iY0pn LzNya0FkcHVUQU1UU0dVaWVlTjl1aXlEOEZkOERVQkFUVEQ5Q3pFWURKa2JTMm1oQ0FkWUhVVHlL aHpoRk8yWDIydFRNTWZNc1IyYzlab0FzZCtUbkV2UGQ2QTh5eHRwd2dYM0F3UDFsRE13Z1BDZVVY enhvcVJGcEVRcGpkR0JUYkJkT0RFQzBnc3Vod0dFY3YvYlFDVE1GbWltYi8zSUVEYmYyU2RXZkJF TXVLVEZlWXBzelBmeEV4bFp3UGROdWl3QjA5YzI1K3dad29ZRUZLUFU1azBKT3krRVNHckxZclE4 aTRQOWJicXdqZnRqQkFLVUlhbU40TVo2d1FmV0RjeWY4TkpnSFhLdUtkczFweEh0R1M5L0hSajRq UmdHWWpHOHJXT0Y0VHp6Tm5MRVB3SUlESGsyNFN6YUV1MW1lK1VmamdGSEltaVUyaGFzTFJpYW9i VUpVK0dHVG50VzFrbG0vdGh6aTluZXNUNE5yZU1EbURGd2JIdW5xdit3cTRidCs3Umkxc21ycEsy SEFYTVdPdGZyYmVMVlAvUW0wL3lyNk1iZUpTM2o1UmNHQ2dNTkJpNzljYnhjakFVeGFDTmsreC9S RGZ0bUVocGhZTkg5cndLcmdQczVpRmVPeHlheERPL2EyUWhKeUZ6a2dtaEhMTXZNM3lZcVRRTnNM QSt2RVUyMjc0TG1tU1l6a285Mm1ETWFLNlppYldPWXM3OGVDYjhjY0l4ejliNjIyallRSTQrT2hO N1V4YmxUWjBWcytHbld5QVNJdGoyS2J4M0NuSm5iTnJMd1B5YTl6cXRrc3lUeFRIVXlYdjU2TVBD NEdBb0dPcnl0K1N3bWZvbXppVjhkRFdhN0NQbzNqTGc1R0Y2NUMyR0E0T1l0b3U5MkRiU203RFB4 eHFRUitPVDdqQ1kyVExUWHduU2JWOFptdmJPdW9Za2VFNE4wc2NsRHcxK0xJMVJ6bVp0OTNwaVlv ZHN6aElGMG1rdmhIcFNsNGM1MDlPZFNlMWUyV1g1aDRNNWd3QWR5eVlmNTE5SDVXd1pZWEJIOEVk eTBwblFXS3d6QXB2NHVpZ0cyNHYwQW1KRklZL2JtSFRMUmVPbEllUGNBa3JId3lzM0Z3Sjd5cEwz T1VHUXhHN3Jmb2N2NE1UNnpSdWFxUFhQR1hNV202bHM5cG4xMWZ5YitZWFRDdStGb0oxeEcwaVph RDBqSjNkYVgwbGltbllqdkxPZjhDU2x1eHBmeU1ZY1kwcmE5SjdhUkNxOEtBNzhXbzJubkZjTGJH Y2xJUHNyNVRiOWM1elRra2lRQ0V1RTFnMitacHAxV2hxQUJNMFB6UVFPZThDN3hBTDczSHBTTnJO VTZQM3ZRbjRYR0ZQem1oQkdiSjYwV1RSWHJxWFZWK0pKQXcyZHVtYmVQaklGWWN6Mm5OYzQ1MzBo YWhYUHBreXYrYVpnTnlBVlIvSVRXSkR6VDBpZm96VEFmN3ZrRmhZSEN3QUFHTHMyZ2taNDRPUHE5 VjJNandXL05HeTFhU1p4ZEZTbnZ6Qmp3VG9aTTBGeHpua09oTGNNc1lOYVlIR1Y2K2N0aXdFOU90 QVFVb25RSjdiSjF3UGtOR29OK3hNNXZQSzFQUENLZTMzcmJCTzNFbTdZSkVmWUR0WWdwMTJVTGs1 eTdiQ1N5dG83d0pqVnIyNFFGL3lGdVcrMFpNOHFmWHJEOVN6VjFsL3RGR0pvVCtZeUlTSXhLeGcv eENRbmFjMDdtS2NiZDkzSkllNmVzNDFtZG1XVHE1NXQ1YW5UMnpBRG51Z2xaZkN0K3R6Q0J3T0Vi SXI4SEZpM21mMlN0MHRFbTBicTNneHRhdDlyOE51d214elp1UGRWbW0zYUpzSDNUUGtwTEw3eFd1 Z2ZOWnB5WVhYaHlZUWdmc0tMNU53SWo0TnZKTEdYWCtvdzV4dklMQXhmRndObzJHdEsrMW9USm9W bG1kQmRGMGozdm5EYUJkcXhGQXcwWmdxQk5xL0JwTWNEVzM0K3Z0cjJRc0xieFE4Tk1DUkc0Zlgz YUs4eEpuMzVNM0NING9mcStlM050S0UrYWN5ZXQ5b3daVUpwRnkxOFNYRnpVdHVmV3R5SW1Xb3lz TDB3NzYxeE1qc3pOb3k2VXlmaWhQbk11d3Flc1Q0dTdSTHZaM3JHK2I0Ymxna3N2YVB2Y2pPcmlu WjZKbWRvUEV6Ym1nRlBMTitWT0hpUXM5R3g5UjNOb2hGL3NLMGVjdHFvM3NZN2tjbnN3WU82MU5D UkJ3Tmc2cVN4bU9KdWs5UndybTJYS0x3emNhd3kwSDllbEVXRXNMUUZtVTJ3bG9wY2UzMzN0bjIx OHU3RENBNXQvdDB3SkY1d0hBOHh3RUozWm0rK0RwRFhqaC9vWW4vd2RtN1lONzlnTmVXM2FFbUVT V0djVys3YmM2SVVBNjlNejdtY2JXcUxUbUdrNE1uOHAzdzJBRHV1MzdUMmxqVlI0bFJod1lWRXZU SGlWQlVicUc4UDRaRk5NQkpkb045czd4bWZ1NTZjbkNNek1XUm8rN2ZtKy9EeUY0d0p2RWduQUdz NDZCUkRJTUUxN1NPUzV0QUV3aHdSK0E4NHpSOWJxbkcrVCtXbzdNT3ZnSEVKL2lFRnpBWmEyMjNZ cnZCOERoSWJ0K1RQejBQbytWSlBRaXhBdTgyaW0rL2VHaWN2OEIvMUtLUXpjTXd4Z2l0Ynl5RzRL YkJrMDVvM0pCRmc4U1MxekExckxtTy9ET05qRTk4L0psSEZzSWU3TFZud1pEUFQyKzk4Y3pSNnJR YUlGUmNnaDNxSzVHdzRETkhiWSswYkJtUkhTZWVhS2ZiVS9HQW5HRTk0RHp1SHkxcFNHNE9iWlY2 WFVvVUd3Zmx3bEhlVWh2bHNpRUFGNExKNlBHbEJWbm95QkgraEtZcVlRa1YzeXJLaWZpZmlocm9i TFFpNjlkL3BtdnkzRzFaNFpaUkpzRDJVdTdNWlJab3pmRTJVQWdRc0dGcmhSMVpsU0pwRC9LZktC YzA2ZzFVSkcxcW9jcHJJZmtPK1RDWFNmUGhaWDF2clI1c1BsVU50dG1Rby9pQUZNVjV2S3FxR050 MkZuSGpQT3ZERXRLYXpiVE5lWjFscm5zMHo1aFlHelltQ05uVjE2azJseGdqQnFKZVIrNk5EbStJ SlI2RDBEYkRLbnVCQWdtaTYzQXdOK3E2clBkbkM1VDZ2NDZUQkFzbWdUYTN0WTRsdHdac1hGQjIy N3dvaTVKd3VjQUh6VEpLMTkwNFF2bnJOUEY2ZmxheVcxQ0FFYUUza08xanVMTmlNTlZRQUFFQUJK UkVGVXh4Yy9GbnBDamZaa3lnVUV4L1piOVkvSHdEL3VtckIyRWU1MXliT2p2ZGFGS2Y0U3QwVE9I a2hVWUlySDFObnR4aGlMU05wZ3VtakZNR2UralNYT3BXcDNiZEQvM3BieEVmYk0wYVFycTQ2NkxS ekx5TGR0M1pldytaYlBpdWthTzZmTE1xSXR5N3d4elZML2FEUkFHRThiM0d2VUlxdGNZZUQrWW1B dWcyWVJZeGJCSElsWkJMT3JYZGdqM1NiRmRKV3R1bU5sRVdZdEFVckNsUkp5aXlsbXpVVVZSU2lO WVhDelNJYjVBTi9wazJpSjk0MlRWRXZQY3NLZ0wxZnhaVENBR1BUTnRhMTlmeHM1SUt6Tnp4dXBa d005bGRZSWdZbVlIT3FhR2VOUXVnc2ZNaDBoUU9zbmJ2NGhWclhYRTlIeTU0STFpZ2xZVysvWW54 Wm8yOHF3ZmpDZHp2dlF4bGpidkkvTTczM3I2SXRGSWsyaFowWE1TSXVrVlRsajhseTBvZkJvekV5 a0R4Mms5V2RPWGZ0RHkvemJlM3FHZTA1N1daYUpLMDFOeGowYndXSEd6K1ZiWTVtSnVRU0VRRU8v em9tK1VRUm94V2lISW5nbm5YV2pGZUFlK3BBMCtFTjFYMjhvc2RKR01kQi9tN3ZPbi9YQ2Q1cmRG REM2OVZrbmZsWUE4eXhjVUJnb0RBUUdFRGpoN1hVWUtOSTYxMTR6Z2JBWmtMSi9SZFMwc0NFNEl2 aUFlKzFJY1d2VWo0V3ZmbmlEanBxNy9lMHo1bFVwWWZFYk55cVJHSjdDNUVyYkJac05JdGdWdXVE ekF5SDhMd3pmbVlUd2JqaS9KeU8vQlhXOFEzUGxSdUdLSEkyQlY0b1dFSnZoYlIxaWtVWjVHem53 SDQzVDBJRjd6VDE0ZGIvVVphRGYyUGUxaWhCT1lsVFpsbmxrWW1QTytTMDRONHZKUHdab1czcEd1 TC8xN1pqMlBRdW1qRGJ3VzZNaHpKOWJMWm1XWVFLWWNUTGxqcXhyUnlEbUFnaHJLT2JEdXZzVGtV dG9oVm1MNENxYzgwdkc1TlpBODlNNUtHUCtqQmpkbkhIYWt6QjRIeDMxNE1NZUVzRkpqZ1RlM3RR V2Z2azJjbUNZdHRhK2w5WE54MWZJeUJsOWVHbXZKaWVjc0NkalRNODRqSXQwWlY4Wkl1QUpiSHkz VXdkRm0wTUEzSmZIQUdLQSsvU0tEMk1BemorMHlmSjlqQjE3UUNObVViajM4eFhpQlB4dkZ3RVdP ZjhxL0hLRmdjSkFnd0diWVJNZERQb1FFZThrSk8wbEJRZ05XcThuUlMxWGRJZDN3MkhhRUU0U2Ja by9MekFDSks4KzNNd21JUlFtVmRhMnZJK1hVSEFTRENBYzN6OWFadTdtZXZFRXBxVkRVc3YzaXJM S3RPWE5EZVlLS1JtTEl1VVd3a0JQWkNMVUVhT0hObzlJd2RnTTFVY1l1K3A1S0crSk5OLzYwSnpT Tm1LTDM0STFxcjFGMUZwZ2ppSFlDQXFVSFRwd0xuMHUwTGEwakxDK2ptV0Vjd3kwU1c3WXc1Ujlh aVMyL1VSMFF5dGpMYVVkZEZOZ1BqZUd0TDBBUWxrTWd1K1BPZHN1d1pleTV3QmpZR1pxVE1hV2ZR cGJGenpEVGlZdEs0VHZYV1B3bksxeWZUb21EU0VYV1pNY2dXQmJFRjduQ2dYYStzSzBMc3dJaFJO YW9qUFRUdW03K3Q0NUhSbzAvYmg1MEJYNVEweUwvTHNHM3VFUXMyNGRtUE9zbUREZlZsL0hSU0g2 Nk5NclBveUJsK3VTdjdhTHQxSHJhTWJSa2VnNjlDRUJ2eldDd09xdW11WG1jNWRmR0ppTmdhR0Zx bTNFUjRRSm81SnUwOXN3UnUyVElvRzVWQzZXRmtHU1BadGpaRzB3YWc0a0N3OUIvM0dTN2pPaGRN V3hEOWloL2JYZUxEWDBQTGN0emVaUE9udnN1Sk94UHJhZHF2ODhEUGlXOGp2SzFCK053REVNbXZj OXBqM3J6L0ZFVjR1NlhTWnZReVphTk9rdDQwWlNpOEhFekRqWFFOcytkdlpoN3NCei9jcDZHT0V4 cVhDV21lTFRMbjF4Rk1Tc2hMZHhtUVBwTTIwZHh1VUxOcHROUHFPMTdsMGo3cUlIbDFOZzVEQXNi dVFqQU9IbmJ4QmFHd25QQ05HaXlrV2NkZG83eUhFYUR3YWNkajBISk80M2tPd25tVGJreS9mRHlX MGVDYnYzM2FidEN2OVNsd25IMnUyU1owZDd4ZzlCdjBTN1V3ZmltTUFIWGhWbTJZRHB2WXJlQ3cr dDR2eHEvN0FZMUgzZmFGdEgyYkYyYU5IYXNoVWV4MEFyTkxSMjdmcjlNM3VLTWxxelRqd3lBaXdI MEpZRThLbFJpK1J5aFlIQ1FHTEFvcGZoSVo5NUd5bm1VRjZiaGxCQVdKRG9mV3hra0l3a01jTEcr RHNpYlpkam91R2dLT215Y3JSbFRHUjh6SWd3dDFWSlh4cVlWanJQc1NhZ3pWcjZPZmUxaDBGR3lE aUVqV0FrcGVWanZQdTYzcTA4OExESTVBT21XQzVVaUtSeUMyTEFIRVdFdEUyUzZMZnh1V0ZFL2xp ZG54M0xXQ2lkUm1Tb0tWSldtckUrRDlORzQ1UWJQSk01Mm5pRVBNR1A5V2FvWHQvT2xEaGlvUzFu ZlVUUXRXbHp3OVlXQkRWaVJGMTlHRHR6UUl3MjZ3S2FFV0g1d0ZxYVpxYVlNeG8xUXJMblJLYnY5 TTNEVDZjc2lYVEd6K21ibXpTdU5HakdhV3pNTVRHMi9SbEpETTArUnBLV01mZU5mQTZhdVRrYTNh ZG54U3VmNEdrSlJxcWZZODREMGdaZmRYTlN6eHlpVWRRSlBOTWNIenN2dFhXYndMZUkwZS9IVElE VkMxYjZNbTNjSEJ4aXhEQnQrbWpMcmowODU3bVhmaGI0U25yTmo2TXpBeDdydzQ5YWYxQmtXdVBS aW9UNVNkdDlTNlRmOHJrY1QxQ3VNSEFDRE94YWtKaVZmSERUcDQvTFFjNHZpalFFQnlrd2RYVkVy eDFUSE13VnBrd2lzeEIxZktEaVk0QUF0ZEV6dTBKMGtZTDZpRzM0cmhQdk44ZXhkdWFrazhveTYz T2VZMDFnSVR2WHhwLzRjcmJQVHhvNGI0Tmc5RjZkSDNtUkxORDR0SnJLQUpJeFBxQWhYV3FodGVs NlB3alBYUnFYWmxoM05tZ2o3RTE3Zkl1SFBqQ2N1dDF1cUQ1aUdMTStsTGRFbXZVR01UL1VsclZp VEN2byt5UXN3dFRRWkFBTWo2dkVseHF2c2ZYam9xM0RJUGJwVStQbUxyTkdXaUIxTUdmTzB2YnJt ZWYyL01va0lHU0VyWW0rVGQvRSswUkN6OEJFMHVaU3Bsa1lSMnVvTWRBSXVxNWRHUFJudEJCays0 UlByREhVYmNGencwK2J0aXY4dEM0VEhwY2daTzFKYmRQMnJIT3QwODVhd3AvKzdhY1lkZUg3QkVQ Zlp6Ny9uSDNINVVkREFpN00zNjQrc3E4MStmMDZjczZ4T1VPTFByTUcyRGQyclpQMk1HVmNGa0lJ b3c0ckRuT1poY1E1eDExOUZRWnVEUWEyQzlMSWFHMElhVnFGR1hPMU1BTERPUU5FQXMwV1NTNVRI RGRKK1FEenR5MDBTUVAyemhGQS9JZTMxOW1FZmJBWU5SSitKaktreXFkYWhHeXVieDJqc29HdkNV aWFseUFvNHRHT2NxVE94dEkzd2pTaFQxc3k3cElFZ29HdmpFWnBYakdCR0pRMTRDU0dkSFpubnRJ Q3RCMFBFUmh0L3E0d0JtMk1TWEpZZTFmZFkvUDA3VjBPdGVOeWlURXByQTFldm5YRzJ1QTNkWmg0 SWJhRzJqb2tEWjZaNjdWMWFTdjAzYWJOQ2RORVArcXFndlhNbWJHcjZDU1BkSm1BU21HNGUxdUJE akRycDFvanU2NXVSQkZZOWdHSktiQVRCaGl4ZnM0YTV6NUNla2k3U21pa3pha3c5RzBzc1hiMDdk b3psbWgzMzNQcGc4WlZPZk9SQUZTNDRMa1l3TURQRVZBUS9PMmllNTdiYXYzZmh3SDBtcHUycmN2 N3Z1dHNpekR0VnlLaURxRTlJVWRFeXhVR0NnTkRHTmkxVURudllFTndheGliWWJla3RWSVNZUita MjhjZUg0M2JyUE5EWmVMaWpJc2Z3NHlzV1U0YnBDcmFuMVZ4Wm1Ganh3Z2crcGFBajRyK3g5cEJl Q1E0M0wwTFhMeXhKT0Vad3pySWtmNzNoTHo1NE4zTWFYQk9XVmQwTTJlbFJYVlpnSTBYSVVTN1FF QXdwNjI3VXBZbUd3N2E1MG5Ua2padGF0aVYzR05sbWRHTjVTMlJqc2tncVI1cWkwbmNQbWJJbW1E K1dTT0cyamdtaldDZ0g5dSs4ZXpxRHdOakRWVEdkOE1zYlJkQjBqTTA2bUhvOGxrUjZrTmxDTVl1 c1Y0OE5BWklpeG5leG5uQUhLYzRNekw3Z1hBQ0RmdXU1MGM0azhobmVUNm1qclpVZUNwZ3BPQzdM Zit5YmVUQWNHODY2WnNjTXBVN3NQblJhaTFlL0RhaGZXdTA4RDNNOEkxYUY2WSt1dU1VdStiaDFI YldVQTV6dW9aeDFCZ0tBNFdCRTJCZ2pFR1RUa0p0d3lTMUhaTnM1NUFRMXJSZk5tMmJJODNiTXpK enhUNHRIK1p5Q1dES05OYk8xd2NPRWx5a3NRdGFNNkdvZGpIWG15Z1pDRTBxQWxsNGFYQ2VoY1lB WTRZd2M2N051U09Fa0w2WVVHRWFoVzhqSkRHWC90Um5JS25zeXlKSytyU3BjWUtYb2JLKzIxTzky K3lQNWl2RHZYL2dOY3Q5TXdmSFBYdFB1QjJEWjJzaGF3TURzamJ1SXF6TmZlVjYrTTRtQVdIcCsy aVNOa3lSclRublp0QXdEWVJNeG1MZVBGV2dnY2MyNFF4YWEwbmNNOTc3bURyN1Jwdk94SlRFdlUz YkY4YWc5V1htZm5OOWZmRitia2hiZ3ZIVHppNWd5WkNDTXI4L09mUjh1K3JmaHp5Q3ZLblBTYnVM dnBsYXZzb1ZCZ29EaFlHTFlHQnNvYklaT2ZlQVdRQ0lsN0VCc2luKzlzaTB1ZHFzU2VocDBDS3Az QzNHUUgrTmJqN0tLY3lwU0FLWmdqRUowNDhMWS94b01UTmFjWUJZSHB1djh0Y01pRS9ua0Z5Z1FP aHhMTUdJY1Qza2VXbGhYbTJrSWkzbEVETTRVbngyTXUxWk1peDlaYmNZVGpXRjd1dWVNbTQ5TzdS OWdnWjFuVjM2Y29FZGdBanZOVTc2YnI4MWF6REd4MjJJVEFwcDY1MGx2TVJhYTd6bXNVZHlGcVZs RU0zMVhoUHBXWnhkVm40TVhuRWd3NlZEKzRTRGZUWHJSSitXUXA0K2ZYLzhlU1hzaVo3amVTbWJ6 VG5XSTk5czl1a2JlZkdJbkJMczU5SEY2dHpRZXpWSTZYT1lWdlBKdTFTM0IyMzFhUlV2REJRR0Nn TVh3Y0N4RzR4Tm10a0ZiWWZOaTZSdjEzV3JGM25JNnZRZ0RDU0IyVloyN1hjYlh5cE1JbThPWlh2 T1FpV3psbWt1SWprbEE1SDluTUozYVk0YlRwM2gvTnpvNFBrQ3Byb2g0dkpRQmcyVE5LYUZ0QmEw RE1IVThVMHQ5NGdvMkJQdWtiUjFOTXF0aWR3MjhRTC9obkI5NkRDOFo0ZmgvVjdXdmpYUjc2LzEv VGg3MXQ5ZUtNNmNFRE5IYzdaTEk5VzN0MlNjTnBEQTRVMmlVUXhhZU5lTzVqQk5Pek9SR1dadklw aDU2YnVlUDhQcCsrWXpQTlZIWlBkTTY5aThtOXJtV0xrbDU4dFlIKzNGS2ZaYVAycCtTbkFyS3JQ cXNmRmNLaDFUTmJadVdydW1qbXVzckRsajdreHRaNUZ5MVVoaG9EQlFHQmpEd05oaU5WYStUYWN4 Yy9DZHozekZaU0VXdWJaTWhXOG5Cc1kyYU9lRVR2RkVtSVozYkJyV3oxZEZIRk5ENjRTeGVVTEU1 MGhLby9ncW5Nc25XbE1vek9jWW9YSHFBWk1laitHUWdPVlUvZE1ZT29NNTFENVQ2cDhheWxoQkds UGJRNGRCbU9Bd1BMekMrNjUyMGx5d0xVTVlzbGFDMGJqZzVudGl3UG1iYkJIY21OYzBmTUl0TU1X RWp6YXREZE1JOVpmSGFKOWxSbHR1YXJqZmg0eHJhdDFkNWJ6TE52OVVqRi9ieDFKamI5dmNGWFlU cys5MVY1bEw1R0hRZXZ6bk9NekhETy96eDhyQzg5amF1Sy9OeWk4TXJCRUROYVpiam9GREdUUTNQ RHJBVG1QbUVoRlhZRi82RE1rdGZ4V3JHejdwZnpzb20rTStRck10UHlmODhLWXc3UkJ6THRvQ21p ZW1qODd3dUFHcUtYWnJnc3pCbkovTEFTTUU1bWlxNENQcnBuK281RjdmMlVidmU3OTkybEp4ditN MGRDT285cTBqYTNtM21BSmpPaWVZSDRqUHRrL2pjSHRwbTNZYnduNldvOVdFRzdONTFaNmxrellF ZlQzbno1eTdHeXE3TDIzb01wVjlkYWJrOXd4Wnp3aE9hV051bWZaOGxSc2NhUnBQQ1N3WDFuaU52 NHRBeHZDOWExM3I4VDFXMXBsNWZmVGxLMTRZS0F3VUJpNkNnYmtNR3NrYVRZZWJ0V3hXenEyOFpZ emNPYlh3Rm5iVjNLVXdRS09GQ1cvNzk2NHhUbTNhRW1GenNDWE9FSFRKd0dBSW5XKzV6UnZuSzNk SStwUXV2aTlLNGp2RXBPMnJONVJQUW96d0hjclR6MUQ2c1drSUltWlRRMHdseHJzM2tUdTJ2MFBy WTVLTXRhMC9OT1kyZjRtd1N3dnl0OFN5UGVNQUdiOHR2bk5rdlNhTXFlWStCbnpJeE5QNU05Lysz R2MvSjk1TzljMjB6L3lMVGNUUDJMQW9PQ1VRRGpSZHJpWm9EN0JYOUFQQ2pCTnk5T2xqY1JZTmFK YyszN3UwUHZicEZTOE1GQVlLQXhmQndOQ0NOellRQ3h0VE0rZEZsSEdqbjk5bm1Ydkxscm9GNjhi QXl3OE1qNFJ4bDVuU1FKVkpTZjM1TXhyWlpOQW1OWEJvb1RQVjg4MWtWeGl0dWM4MnhLOVFaR2dB QUJBQVNVUkJWRGpNK1c2emIvNFlrU052aUdpUmZpd3dYM05tYXFnZGpNa2hSUGhRVzhlbXdUUGh3 TEh0ekszL1dnTVZNRFhPR1Exa3JUcHB5SXlWU2UrKzg0VTBRdjJEemYzOXM2eVBRVU8wWjV5UCtP WWZBOXJ0djVFbDJ0MDNKbHJFMUJ5NWdHdGYrYnVhYjkwY09wUG9IZXdUQUxRNEdkdkRDSjNiY3Jj aGJFN2VobkhXR0FzRGhZRURNRENWMEdPaWhCbjd1cXMrSGhPK3N3YkgvQjVUTkhGeDU3ZUtFSkJy Z3JIelgrZEUxdXNQZEliUUdrZytPc2tjWkZhVERXRmliTG9adjgyK0c5amFaM0U3SlVKanpqT1I2 dlpTN2ZiaWdEbHRZVUtjRngycTR6ME1wUitUUnJMOXBTTU5XRC9tYXQ1cDhHbWNNUFV2R2UzNlZu ekQxcWZXRkN5eVpqdDQ3Z21lbmlDZjAralVzc3pEKzdKRGhHaGZabTN4aDhTQVhCb1YzclV6Yjcv dk9qWWNjT3ZqVUQxbjhJWnI3RTRkbXNmbS9lNWErM05QMWU2K25qRm9OTTNLdVdqblZRWHVLWXhk TkRQbjIxZDI2THQyN3ZtZW9yVWV1ekJRR0ZnakJvWTJuWDZjQ0tLM2lzU3ZEZUFRVnA4VGdYMVNL eG8zVi9aaWZoQnFVV1ZWem8xMjd4MGpJcWxlRTlBcUlFQmphQmR4aU9CVGJtRG1CWUxhZVJVRWRx OUIrSWw0YXVubURkLzhpNlJKam1rbWd2MGxvclFyM1dtdkhIclhUazk4UjVGUnB4M2pVOWR0ZGM1 UG1TOVpBWTVzOUJsUFh6M1BCdlJwL3Jmbnozd0htTFo4TnNScDFoM3phYjM2c1IvS29PbmphZjRO QU5PMG9XY2FLRG81eVc4b0RqRWdMaGVpSmNJVVRXME16ajhvQ2o4bDRMc0RNREZ1RTNSZXhpVWo4 QjNKQnp0NHBpVnVHemkxaWFQNTBQYVg0ZmJpalV4cmZiZ3doekNwNW1tYmQ2a3cvTGt3cXUwZlBy MmZOcTBQVyt2NmVzeHc5OVhyMjhrNDNQVHJGNkZQNWgvcUQvMSs0RGtFbExTUG54ZUQxcGZud3FS dE5wdEl1WC91ZStPUk1mM2hYVHM0c2FaZUord0pETDFIYlRLbjMxTzFzZ3NEaFlIQ3dQa3dzSTlC UTVRaWlwNTROU1MzamJsWmI4cGlockJGaEZsVUVSTlhUYXpHUS9RT0VZK1hIcURMT1l6dFV1UHdv N21JOWJiL0pUY3daN0NZeGY1cWRJREE3aVdYNW90MFREUGYzQnNqWktPSnJjUG91TnI3cXlQMmt3 RTBNMzVieTFrTjBtZTN3WG1tZlF5SWpSNHo1b0lHNDFQWEpSYk93M3hIdENzUDAvV0JFUWI2amVE V0dXTSttK2N6ZG9UbU52UHFIMU0vNmZsczR2dmVOY0kzVFp5dW10a2dRak04MS8vNXFPQld2ZkJ1 dUplT0dHSTV2RVVjUEgzd1FFczBlSjhZNmI4Uk1NZGh3RDRrS2pnYjZTY2dXdWFKZVJKTlEyUWY3 T0Q1bVYzdGZlK21LLzVBMUppTjA3cko3STV3b2kwa2pVQ21UZk91OS9Wckx2OW9WTUtvRWtaRThP SnU2QnpabEhPcnpxMzFnL2U5SGZvK2g3NE52MFhYOXpFM1ByUlhMdEh1bEhHNE1JbnB0N0orRzdK ZGQ2VGRGMkFPN2Z0b254ZUQ5Z3B0d3A1dy93MHFqazZaT3QvVTM3ZVBhUE4yUTQyK01GQVl1RGdH aGphZEhKUk40QU1pOHNrQkhDSUR3VHZGUkF0amg0Qmx1dVoyeHlrTW5UN09DUWhFeEpIekQyc0NX cjJwbThVcDhJWEFhUy90MEFkR1k0bDNpR0ExcjBpMG5mZmhBMzBraUNkZ0RCRW1pT2ZNYjMyRUxF YmdLeUxSZGUwMFpoZ0FRZ1dhdWJlSjlHOE1RTkJyNTlValBPWm82c3dIeEtGNWk0a1IxOFpuUlNX RU5vYk4yVXZ4ejR5MFZwUGxXMUxQMlBQWitGSHMyc2xMOEd3L0VEbXRDV1JFSDNBazZOcHVNL3A0 bTdjdmJONGo3dnR5Q0owMzZ4TVBqSHZQM3haMTNmSWEzcldEVTRLYloxMm5UQTlZZDJqa1hpMnF2 SDFBNitCNTdHeEpXMjVmbUphaUxlUGRIRXFNTWZuN3Jtak0rMllhVHJDRnVZeWthMGNEZGgyNUNp QVdNZkJYMFVIUFdTL3prYlo0bnlWRE5xRHNTMFVFUTJldVIzQlJaeng5Zzc2bFBxMlBXM3Y3dEVQ UG4ybG5TRU15Wmhxbi9GUWd2R25MK243TnlUYnRWR0hDSXBZRjJxZHR6RDFaL0Q2QnVlNzc2Sita Y0t4UEc0c1BtZTh6UGQrM2ZyQ0srTWhvRkEzMEVlRy9ic0NTQXExb3JseGg0SDVnb0o1eUdnYkdD RDBMVDh1Y0lRZ1Fwd2lXZlMxYkxHbW1iQ1RLSWdacEZJVFhCc3lrTExocmdrT0kxeVh4T2lTTlJH Z3RjWU1qa3phYjNLdkVnR21qYUFLWVFVVjA2ejQvL21PaW5MTlFCakV1VGIzSXV1SE1YVzNBRjha TUp1TC9YU0xBSkFoQjQ0WkFnZ1ViY0NSdk1GRHFDYmVBWUtYVndYaEpWLzZOSTBBTHA0MFBpekJH RDBPRzJZdm8xdEhVYlFQeER3UDdKdUVidDNHOVJvUXhjK0Z0blRGNU52bkE3WTd3dXMzYzhROFIy T0pJVWVQZ0h3SVl2cThmcWVnN0g4TFBTUEhCWk1JWldzK2V5VWZRT3NlSzJSK3N1Q2NSY1FaZlB4 M2xNTGJoWFR1TTM1UzE2YnJDU0FDdTJ5eGF4WjR3Yi9QSHdyVFFIeFdadVFaR2NHUGUwUElTVUln RGM1UGZBZ0hEcm1kaDBtaDlWZWRiNGw4N0J5UDZnQ1B4MTg5VEk4YzgrcWJ3cmUxTFd6VXc3NDJt YjdoOWdpYmZYWC8rakliRW5uR2pvUm1SL24yWmQrYjhqQ1lHaTdhL1phaUFjUzdScnJiMmdmbmdM S2U1b1N6aFp6dTNwTjBYWUNYaG5iYlArd1p0WkVlWVFLOS9qNFE3MXBRZDFUYVlNMVlZbnhhRm1M MWprQWtSQ0Z6NitSWkZ6dWFHaENKbjY3dzZLZ3dVQms2TGdTRml6S2FKMEdXdXBYZWJwUVhRV1Jw WDdETmx3Y0RKYThGQ3hUd1BrWnZuMWVUVGJ2RHZFTnpwUjNtNWdhZGI2b0lRSmlxL0h1M3phUWtR Y0MyaFFWUEdCQkF4cm96d0dCRkVRNGJCanVhMnpwekZFUFdTVU13ZExZWkNwT3Y5bkVmQTBsb3lu MU9HdWR3akk5QXpwSjhRYVMxaFlHT1BwQnZPbUlGbjg0MHdZY3dDK1d6eUUzcUdJTXYyZm80LzB6 RU9oMnAydE1FTTlHOEtkSUJZOWcxM3laT2pOR2VmSHFXVGdZamcxaUVzTWNkRE9Oc1dtUG5QT2Rp MkNsTy9ObjVvbUxsdCs0NlpJSm9mYzlzallNQUVEZFZEYkV0SDlDSDJoRnZBUkxYeE5reTdiUjdT ZGhxbk5kcThhc3YwWWUrVUJrOGRlZDdEcDBiZ1l3SmFaakdpUjdtaGl6Z1F4THNhTmJiMisxZldI RG1VaVZmZk44NVAwRmEvSm1UZUhCK0QzWmEzOWl6UmJ0dm1yakF0R2tHVTk2NGMwMnY0RTc1UEFB K0VadTB6OTRLUE5xOE4weUt6aUdqVENDeTAyYWIxNGJlSWhINmVSdElHczBnUXQ2bS93a0Job0RD d05BWjZZbFg3RnJDV3dhSU5lTS9JSURWeXhiN3pPYzRKT2VpUHlQTmp3clFjbngxbE1ITXVaNGpn MWlHa2FEaTJrZnEzZWd3Z3FIcEN4S0QzM2NTbXpDSFFYK2RQS2ptbEhSc3RqVlNXcFVGaFVqZEVK Q0pDbVpzcGk3anBDVnBhT2tJRitZQlpJd1pSdUFWdEl4NHpqVVlOQTVueDNtZE8xcVloaXR2NGVQ akJIQVIyeTZSNUhwcnFCMHRPUzhFWXUyd0QzdG9hSkxLWTNCZHVFeWVHTVhZWXBmZnR5bHNiTUNJ dDdyb2lzNktZbE5aMGt2YTdaNlpuTmRnVTFvNXZJSk13TmYwY3pieGRmczhrWkZrYVFMZ1hKK2pD QUFxM1FLRFF4dHN3SWpHWmZ0cXpaN2VaQTJGQ005cXpnYXlOZVc3dUQrVWRra2FyMmM1UmJieU1m eU5Bay9INGdid1dSd1BaZTVQNjlVdDczdXZlaWpzS21CUG1YVnRFMnBqd3FDMjNaQml6eVVJQW5z MU5lN0E1c1dRZmEyOEx6bGs3V010enJIQkFZSmZ4SWQvN2U2L0lnTGZ3dG83ZzZISGIwUGcvMzVE MmgwcFlMeDgybExGZ0drSGNrQ20wTGw0MC9nM1JjSkZjcmpCUUdManRHT2cvYmdSREsvbEZWRDBo SHBLVUtieXRzOEJac0JBS0pMaGZHYWsyZS9FSVhqdm1ZZXpGVTJKOG5WR0IxV0tBbVJLR3ZCMGdV NTVEdEFodEcyUGhucENsd1Jncm0razJMRDk4M0JKaXpnVDAwbXh6bTBibnE2SWlJcFZtN01zajNE ck1Hd1lpMHhBKzdRL0RaanBmZTB4YWhBRUNiUmN4VFRpaEhOQnVQejdwVTRINXBQZVE1VEVvQ1B5 TUgrSWpYSmx1dG9TT2Rxd0JjTWFVVG53ZjBMZzdqK0ZiNzgwYTN5MHFmMXhBZi9sR0pCM3NhSjdh OTBEamRBeHUyNEhBYzd2V3lYdEQvMlpDei9pcWpwaCtza0FBWW5Lb1RHUnRuTFBqdDJDdXVSd2lO ZG5PVy9vR0VLdHR1VDZNS01YTTMwaHZJa3YrcmhabWtWYXBhWDdqUFZsVDJqUmg1cFVZYS91SWVB c1l2VFkrSjJ4dDZPY2duQkd1ekdtbkwrc1pDQzdiOUNIbXNzMC9SWmh3Q1ZQeHhkRzROY1U2SUc3 OVkxb2N5ZmZDc1ZCSVJqVWZtUEI0YUQ1bHZuT3JyWkRNdXNjaWFKLzJ6QnEvYS8xaXByL0UvbWhk Ky9nWTdFY0hNSThHYUNpQ3dMRmJYYVhUcE5yRHJBZnFxRS9Mam5tTHBzb1ZCZ29EdHhVRGlNNGNP Nm01YzJZMlZXa1dCMmRsM2ljaTd4emdmSTFGTFlKN25Rc1pTS1pjU0xDM2NCVllEUVlRSXYwbTUx M3UycUNPR1R6Q1B1dWJXMU9ZZVV3VmM4YTJIbTBTY3grbWRRUU1MZ2xCQURwM2c3REZuTDExVk9n MVk4NkJNZm1LcksxRCtJNXB4WHBOeWlkdGF3ei9JM1Z0aVVLYjZERlNmRm9YREZYYjJ5R01RMXRm R0Y2WVRSSEVpQ2ZRZUxtNm5sbHpyd2xVQmtHQ2dWUDNGeUtCNXBQZ0pvSmJoMmpFUUNPYTNFQzNU VnpvSDRLcDdVdmZVK2JObE80eGVqMlQ0VG1tMUczTE1HRTFuek9OSU11bE1oZ3RjeGVCTFU4WkRC bGZITWdIR0Y5ejNTVTR0TVVJTmZsd1N4aTJqN0JVMXZPd2FoQWVBdCtNZHptVU56Zk50K1huVnpB T1dkYzg4aTBpRmpFUTVvdzU5V05Sb0Y5bklta0REMU9FTk1vT0FiUGlsa0hUM3ZjTUZaeVo1cWJK ZHM1cDF6dWUyY3dpeGEwanJGVVE0OGFoVVdiRk5PSyt4NGRLdUNDY28ydHJxeHRDTVNVNTM3d2Yz OGFIeHdDWUhab0x2aUZ6RHdOclA0aXNhOGY2cHhWNlhXZDBBWDJaUTRuckxudkQzSHlKYjhpZTRY bFlLbUVrQVdzazM1Qm42L3ZOdUh3Q2NzeWRPdW96WDE1aVRObEgrWVdCd3NBRk1OQXlhQWpZM054 Y0Z1Q0tiQXlXQlFxQmFKSENySTB0VkRsOGpOMWJSbVN0RjRQRTBNcU5ZT0NWQnRLWjFTRDBCcktP U2lMdFJyQm1JNWlGS1VRUHM2bjJrZ3htSm9nVGhEWHRCMklXb1lneG82VWdPWDE0ZE5JVHREWXdt M2xrWGJ0ZFRCY2hSUmJFMEJoL3huc2ZVWTBRelhUUFNmcWQ4Ymsrb2d4QjB0WnJtZHMyZlc0WWpw emhvT0ZwNnlJS01CV0pWMFRPRjBZQjN6ZW1DRDRSUFRSdWtieDExZ2FTYmQrLzk3bFB3N090TlBP Zjl0c3FCQWh0L05ndzgrMGsrclRsK2N3VjRha0FONCtOd3RrT3FiYUxaekM5bUhYTUNWeTlYcFJ4 K1FCaVVUeWlHM2hYaGltNUczQ1ppQ1BBNUJFZ0VFSk1GWmhnWEdtTnpWZjFlMEJjSWd6NzlFUGpo QWp0YzJzSDBVaTc5bk1SZ1JkenlqTmFWeUxwaGpQWG5GRzlrVGdqZ3BGcWkrdkRIdGFtSFJMdUww NmlMY2FRSHRMV0VuVjhWNzQ5R2pUYUUvUE1uSkpHS0dVZGRQVEFHbUY5QkFTd2dGVUJvRmwxbVUw UGhIUkxqUEhVYmFCSkNDMThXL250NkpObTB3VlI2QlUvS1dMdVlXRGxBVXdjeXcxMXA2N0poQnp0 TjZxZFhIZlFVSVFQMGdwT2pvSHFvREJ3ZnpCZ2NmRzBybDdPUlF3UjVoekswT0xsbkE4cEhRSkN2 UVFiQk1MWUZiWnU2U3ZtTERGenUzem5Rdm9SMDRMMGFVdkVFYjBwRU5BZVltcmZwUm5tSzdNNTVS TytLQUkwRGdDandVU1QxQlF4Z3BoSDFBNFJVd2dSdHdwRzlhMnp5U044dHBIdW53MFlrNVhKTnZk ZGM3elhPcEZxWnQxRGZRU0g3eXpyWXh4b0RqTitqSTh3UnVpNERLai90aEhUbUFMcmcvTmxwTHJ0 ZTlNdkhOUG9PWWYycEVoQWlJZTN1UE84cWVIWE9JTDBPUUlkTU8xRGVMNW1wSnNIdTVqcEtITERJ ZWlUK0pMaFdXbGFoYWNDTFIrY1BDWXFZSUM5TisxNFo1RzBTVXNGMS9wYloxM0J6OXhLdW5tb0RP SWI3b1V4ZDB4bUh4V1JmYmMyUnBFYmpqa1lUWmwxSFpPUHVlZ3ZXYmhSNFlnSVFZNXZ3eDdnK2ZO Wk5KblBJdXlieGZBTHQyQU5ZR2JhcHMwSnQwSVU5ZXhqQ0huaFl3QWozZFkvbGZDaDdXTmZHUE9r cE5YQUFBQVFBRWxFUVZRTlg3UWxtQWVNaDNtbW51L1YwUU9DRlBNUHVLa1EvRXdVQUpqcG40MXdE NFJidEUrUnRYcG5yamlmYTM1YnYxcEJSUHY5ZUJEckdqeTlWVVQ4ZnQyK3ZTYUtYVHY3Z3B0dm1T Wmplb0c0QXI3cEplWVl3UVFySldmYXJCWEFoVjMyRXVBY21tK0lWUk9HVzF3NitHTXhFTDQ2MmNh WUpVZ1VMVmNZS0F3TVltQmxpUWhlUTZLNUlCbTN5Q0VtZHkwNEZudWFCOWVRSzI4enNCaVNuTm9R ZHRYVlY4RjZNZENiY3lHd21MQ2RZc1FrOTIxL1B6U2hFL09WUnJjdCttVVJRZGdDa21QbVV4Z0VH NTZOTmJJSFhXK3lpQWltcVJvcWpEbWpVYzQ4Y1VSNHhudS9KUlFSVFFqWHZzemN1T2RCWUdjOUVu T2JkY2FQOVRHeHp2KzR3UklUaExtQVU5KzdlYUI5UGlJSUE0UGdkN1lQWWZDdWtjazBqYlFhNFJq Umt6aU1sckZsNDg2ZjllK01adUF6b2dCOC9YajR0RmFZUy9NdG9uc2RCczB0bDIzQlhqUFQ1bzJG cmFtSU9BU2hlVTVZQUJCZzhOV2FWMkhTRVAzeUNScjhOaGdUTmd3em91elIwUW5HOTFCelVVeWRx OW5kUm9mUlE2QkdreHVNN05MRXVMbU9jU1pJUVRCNkZuMTZIa3c4N1FYdE1xTGFHRm93cDlyNG5M RDM2M215anJucWxyMk1IK3JEaitmSSt0cDFHVTdHTCsyYjUrYlpJMklnNW9zOTJUZHIzWW1rRFFZ Q21FY3QwSjYyOFF6VGZudG1kVzhMRUVLNEFwOTVwM1hSdW9RWkE2eUIwQ2Z2RVEranpDN0JXaFFa ZGRZMWRaMXBCTGwvRUxMczJtZEdHK3d5TUp1RWNEVG5CR2JBNy9mNWRvRm50R2JRUkZ1RHhhV0Rw MFZiZkhXeWphTERBaW5sQ2dPM0dRTUlYdU5IVERCRkFZZ2VhYnZBQnM4VVNIa1NXWFVRZUx2cVZO N3BNWEJNRDdRVFBkRkVBbTF1SE5QdVdGM1N3VFp2NmsyUmZUMEVVOXZPMUhCckpxbU9EUmloTE54 RGJzYVpucWFRRG5ZRFoyc3lENkdvcll4ai9CQ3RHZWN6TWFLdHBOMFJud0srTDZZMmJkbERHSWUy L2xBWWcwSWE3OXdVNHViTm94REpzWXNkYUtSY0llOXlDV1ozdEtzSWcxUE5rZWo2aGpOSFNZOHpr VUFvY1kwNE4zOHhqNWdjbWdETU8yYWFtU3VOV3RiYjVSTUFJSktTd0ZVVzRadHJwZmhVMEJaaEFZ TEt6YmhBMjk3bFVCdndpTWpDNEdBcU1jeUlzaVdrNFFRS0NFeDlJMWoxVDR1aVQrRmpBVkh2ekZ5 Mm94K21tSjRGYytsNU1QSDJEdHByWjlPeUxCK080RXI0RVBCK25jM0x1dGF1SmZCbXZpUDZzMTIz Wnk3UmJyYTNsRzlNY011RUZKTkZrSUZSSVdoSndMd2xTTXR3NjJPa0R4VUVMUFVzaDdSakhZQURR aXpyRW1ZTVlGNnRDUmpaUTlvZHFtT3R5VGxCSURpMmJ3elZyYlRDUUdHZ01EQUpBNGNRSFpNYXJr S3J4Z0NUUGN3QmdqY0hpc0RLVFNmVEVFMGtleGxmMGtma1ozdUk0U2ttSnpaaFVzV3Noem1iS2lu czUzb2YzNlhCYXpWaStreUdpMmtKYlF2ek5FeVhjU0UrYVFpRUUvcG5vMUVnaFVWRVpaa3BQck1s L1dkWldqMm1vaGxmMnFlZFF2UWc3Sis5Mld3UTBBZ2RjOEs3V0xxL2ZlM1JNTFZsQ0luRXZVdE1H ZWFHMlpkTEFoQm1pSFlNSFdhYzlrYlpLY0FVakRZMnl6THRKSjNQK0czMmZlZHVudk1NR0hIdlV2 aFE4Sk1YdmcvTUo2WmUyRGV3cXowYXdUNmY5b3hXb0UrZkduZkJRbHVXWU9UWVo5TmVQK2VZMVBY ZnMzSnJBV05qOXVzN3dLaDRKd2tFcWduU010ejZ2aHVDaGJVOHp4ckhRUkNSV2xXbXZNV2dyZkV0 MVpnS0E3Y2NBd2liVy80SU5md1pHTUNVSWFCY28rNktYb3hGYW4vNmcvQVlnU2ZPYUh0T1VmT08y VTNXb1NWSXBpZlRobnhhQUV4ajVobWp0akkrNXBONHVpYmI4Mlo1cGlsdGVkcVlOcDVoUkg3TFND SDhjcXpPWXpJTlFsaGlYTlRwdFcwSU91a0piaFp6UnNlek1Hdkw5Q2srd3V0TG1vS0loQ1YveTZw cGVuWEIzcnpSZThBa1NtZG03UndYcmRtYnhjZ1JxWmhrN3p1aVcwY0lzQTFNK0VmN3c3eXpyYVBk Q1ZWWFh5VE5ZajFiTXJpSER0cDY0a3B2ekJrRzJRMnF3czRpanJYcGUxSzJ6ZmROZjltbVRaa1h4 blRTa21ZdDdURnR6ZmlodnJIU0ZHZDlGM0lzMFc2MlYvN3R4QUN0cXBIYmYxeEVJbHhRR0NnTUZB WVd4VUFTcTRzMldvMnRFZ01ZQStjTEVWQ0lHVXlITXhyTTE4d0RabHp0d0ptdTBwNjBhVXVGYVgz U3pFcWJKUGxUcFpCZkV4VVFsK0Z0WEpIdlZrZmhNV0J5NkNwekdoRWFwOVFhK3IyemJFZGRqQmEv QmVORW1NTlZtNTVqcFozUmhsc2tNNys5VU1BR0xqL3o0Tm1QcktwbkxNblVaZjQrSCtQaG5XazN5 enJyaytHNzdETWw5YjdiWjhSSXVYMldGQnREeGxRTFRyM3psamxUeC92bVR3V0VPQ1l0eXpQSjh3 MWwvTGI2enI4Wk82RUljMWJoUTRISmE4dkFaRHN1aThwdzc3c0p1TmZVRTFqUTB2WmxwOFpmUFFx MkFoL3RMYkYydWJvOG1yNTJMa0JaeWlUMHV0RUtuQWNEQy9WQ08veTVWMjNaVTZ3M1Y5SHlDZ09G Z2NMQWNoaEFNQzdYV3JXMFpnd2dZdHpBMTQrUkZrYWF3L3Y4Qk9ZeFROd3l2cVNQOFdtSmJlWitV ODFxRU9XMEp6a2VseTVrdVBXZFBXSjI2T3dMQXA0Sm8wc1MwdXlKMzdiVE02aXBtWEg3Vjl1dWN6 dmlORmR1Z1pTdkxXbkFlVXcrUUFUbkJtNDh0SGdmRWhrTzhkTmdSbkMyY3hISGx6YTFuTHZCWkRk SmR6S0lLVzZaYU9meC9BWVFKZ3B6eHZ3ejV5dmZiMFZCQkFhWlFDTGZnN1FwNEJ3T0FreDk1VEVB N3kxd2k4RThNVjg4QXZ3ZHc4VDRQdUJWV3oyTWFZYXROYjdIdHJ6THFRaUQyclE1WVdzSmhpenJF UGE0YlRqamgvcVljZDkzMXZjekZLNXZ6M2o1OXhNRHpKM05ZMDl2N1MrR0hTWUtDZ09GZ2NVeFVB emE0aWhkYllQT1N3ME56aHh3anNUR2svbW5OdVhweHpMSDFJcDVJVTFnYXBIOHZJUHI5Wm1kT0J1 QUthTXhZL0xtTjRGb3FqNHJIb3ltcFpYU2E0ZjVZUkxnSHhabEVMQit3d3d1bk1YUUJtS3pKU3Bk NDQ5NHd5UVpnL01iN1MxZWJ0SEtObWtKblYzU3Bwc0ZFZnphYy9IRzFMTnpNYXdiVGw4dXY5QjNa cmg1RVFPWThidm85MmVCYURVeDJKZ3o1NWN3VlBuY0dEUzN5akxmaFg5TUhKUFN6Si9xdXdXeVpS Nll0SnBqVSt1dnFSek5zVGxyVE9ZT1RTNFRVZkZEZ05td213RDd1aGdrMTdqMzZjd2VmYXR0dXNz YlBpNFNqaUZ5ZmJNWTlXaG02M3pIeHpDZTIwYmlIKzBncGp5Q0cvaXlCaHd6VHUwVTNHNE1tR3Yy RWs5aGp5eUdIU1lLQ2dPRmdaTmdBSEgrM0lici8xM0hRS3Q5eUdlbHlhRjVjQVZ4cGlGR01CTTBW Wm0ydE45cXF6QXpUUGZtOUlFQVEwQWg4Sndsb3lGenNZUGY5SkhuQnJkM2lBWTlud3NSL0ZaUVM4 QkgxdGJaWUoySE1RWm1oMjdrb2xsQThLdnZUQk5teW0xZ2JxTlRDVU9nSHd3Q3lYMnZtZEVQeWJz MmxkZm1zeUtnSGhNcFdqeGpqS1NEblROdmJsdkxQakNrR01lREcxeDVSZG9hK0c2SDZaa3hBL0pj ZWdQYWZGcE43NElaMzZHTWlMcmV2VzlDMnlUbmlEVGgyd1lZRE4rQ2NUTUZOU2VGRHdVTXI3bmQx bmZEb2UrcEZZVEloemUvZlVaZ0lRNTh1MzZDd01VejRvY0FaaG1obkhWOXQ3N2ZqQi9xTzF1WEds aHRZUGJkVmlwY2NEOHhRQmlSNTMrdEIvWkk2OFA5eEVZOWRXR2dNSEJ5REJTRGRuSVVyNllEdjVY U0RzWjF4RFF2Zm5UejhVMEc0bTF4WXFScG42YkhyWHFaeEV5RXhpUGpVM3pta0FnN04wRTZHNFNS UWxCcGl3VGRHWmNYallhY3oyS1NpRmlQNkFNTzRTNmZ1U0xDVWpzMFhCZ3ZXaTlNRUFZTW9mK2VV WnRKbHpLSVMrWDFSNk1WV2RjTzRZcElwREdnY1NGeHhaelI4cjE3bERxV09Zc210bzVtQjBFc2dy bjAzbDVaNUE0QzdVL0xvQ0dRUENhQ0grUEI3UFBMSXdIelpINUZjREhucW5qYXUyU0dtZjdxWjdF T3p0Q1E3OEh2b09tS3FkNjNSc0RjRCs5Z3grVFVUd2JrdStBL09WcGpLdjBTNGZ2K2hERlF2aGRq aU9TdHc2d1JmSGh2MjRRRC85R2tZLzVVeDZ3L0xnSnoxNUtvY3NQWkUya1hjN3pHN2p2enZEY0tW dVRlWU1DWlZyZUU1bHl6MXJhbTdQY0dFZldnaFlIQ3dQa3dZRE02WDIvVjB5VXg0TXdUNGl6SFlM UDV6b2d3RXd0djYxd2d3QXh2cmtaclczbmlQMmRHa3ZoUkJVTjBhSDhZTDlveTU3b3dWUjhSRFdL SU1KOFl1S25FR2lhTUdSem16aFg0R0ZaYWdKYjVJaTJscWRPSEg5OVZmbXpjaURuMTRkYVBwVHBV RHErSG1qWEdZejNnbUZzaFNOTnNqSm5YYlQ4ajljQkRYaVU0bUk4SnZZcHV2Q2UveTBhNGdER1Fq aGsyRjJoV3haY0N3Z0RYOTJOcWFHdHBvaEZycjdSVUJ5ZHVoNGJSNzJMcHhwbElUTTFTUWdMQ0RU ajNEcnlmSjBRbnpuclNyREVQSlJScUx4SEJSUGwyQ0N6Y1NCckZEM2EwZ2NsMDZwOHA4N0VNbjhF UXBPU1kzUWJwdXlLZ2tWZHdQekZBbU1IazNmZmo4aUZyUDBIYy9jUkdQWFZob0RCd0Znd1VnM1lX TksraUV5YUxiaVZqQm9TZ01halVaTkVFdVgyUUNSN0NYOTRTNEp3S1NUcHRreDhSeHB5UlJ1WUZJ YlFTcFBCTDlJVXBPbmJUUkl4clo5ZDQ1Q3UzcTB6bTJkZ3hjVlBMWjcycFBpYVFCZ2tqcUk1cnpt bVZoTzhTWUpyYjV5RllRSXk3WEliSktNSmZ2dm5zeDdYVDNORmNFejUybmZOTk1KT2xTZEdQYS8z ZFJuaHN1OW82TlppdmZsYkR1VVZDbVNXMTQ5ckdiQ0ZhYVpweVhYRjJDOE9XejRhZ1pkWk1hOFpV ZUtyZ0pPdjN2dCs1SS9ESWRNSVovV2Y4VUo5bU5MOGx6MElROEl6TjV0RG1xdDRNRERndlN1alN3 NHdtVGxiVVBMZkdtSGN1b0ZsUzBIYXlRUTgwM09OVzNQbnpnYUtWVkJnb0RGd2FBN2VCd0xnMGp1 NVMvd2g2UkFmcE02TEtkZGcwQW8rS2h5VDVQcFp3aW1adU9HWitwT2tZUUZvSXBvU3Q1Z0V4UkF0 Mm8xSkZabUdBcVEzdEFXbS9pbkI2bDg2allmS1RvZmQ4TG01eHdZc3djUGJRV1VOaG9DeXRrVERt K09FUjhOTVM1bm9FRDNZMFBuN3ppOG1lUm00VE0vejBHRENHMG84WFIzQlJCOGUwNEc4Y3JSTEN2 RTc0N3hSQTRJTkpRd1JpbW44ZzBwYlFSUGx0TXBvNlRHQTB1Y0c4VzE4SVE4UVBCWVJxZThZSTAr ZGJPclM5cWpjUEE5OGV4WjJ0YmNGUGl1UzNITmtYZGF3cDdKOEVuY3NPNUR5dEVWWVIxTFQ0Rlda WmM1NFJWQytGZ2NMQUxBd1VnellMWFhlaU1DYU1GQjJoKzRQeFJNdzJsako1aXVhdW5SK1BkVmtH clVZbXZtd0VNSWJoYlozelBDMnh2VTJzZjdNeDRCM0NLeVlOdzQzUXZDdE1Hc2w2ZS80TWsyRU90 MGhxaVhNNHlEem4wY3hCRElQZk5jdjBRMzFhTzB4YUV1NitJV2FXaDdaM3puckhhcGYzalpWV0Fj R0hXZk5kRS9oNEYzRFd2Njk5YlkzbFcxT1k5ZElFS3VOY0tLMC9KbEg4VUtCbDljMWt1MjZXMU82 cE5OK0hqdk91MWR0SGY5QmMzYlZudnVUejdGc0Q5cjJQUzQ2OStqNFFBMVh0OW1LZ1BzamIrKzdX UG5LYUQ4UnhqcE01SStMTldTRnB6b3E1RFZHNDRIZ01NUGZEbERrWGhMQjh5UEZOcnFJRlJBV21N d2REcUpCaHZndEVVcHNpRGpBTGZJUzNPWWpZWGtwVFM0cis2R2djUWM4TWpva2w3VXNrbFRzeEJ0 eXUrSWpvdzdrM1o5bG9CR2cySXVrb3AxMC94K0RpSGVzVHpZMTVkMVNqVlhrdkJxei9Mbkx5TG9m QWhVeDdHNmtDa3pGZ0hSekNzelR2d2Z1WTNGZ1ZMQXdVQms2TGdWdkFvSjBXQWRYNnlUQ0FjR0sz cndQTW1Sc2pYV2lCMkViWXVxeGdLYUpaSHdXYkRRM0dtd1lpM0RhSllZdmdyWGR1VUd3ZkFwUGZ4 akdqTkRXWkp0L2NFOCtmajNBbDlwS2FXaHBuTjdrOUxEb2hhRmpDZEMrYUtyY0hBNWhqWjlsb1JK MWxXMHJEb2wwbW1naFZSR3lya2QwenBNbytBZ08rb3lkR2ZlOXlDTDR2OHBaNng5SFV2WGEwekg3 M2N3alAwcndINytOZUk2a2V2akN3Smd3VWc3YW10M0czeG9KSTlpUE9tREZtamsrSngvUGJZc3pD M0xUbk9ZQkc2QUFBQW9oSlJFRlVURThrWGRqZHZlNHhDM0IrRi9CcmZYcVo1aFVobnQyNDJTUnRF QjVNUERQTnVTZjFuSGNrZ1RmZmZpNHpGL1RobDZZT2NiOWdzOVhVRGd4NDEwd21seGJzTU1FazNG aTYzUjJQVWxtRmdjSkFZYUF3VUJnWXh3QkNaankzY2dvRHgySEFEMEcvYWpUaHFtcGFIU1o0Tkdt dXdJL2tjb1dCblJoNHdjaHRUVFdaTjJMOEkvbUd3L3lueHRBOEl4RjI1Z3lqK241UjBpMk00WjNm VlkrRmdjSkFZYUF3VUJnb0RCUUc1bUtnR0xTNUdLdnljekhnOThPY0dmRWJZbTUwcEhXWTIwYVZ2 NThZd0l5NS9aT0pMRlBDSndVYWhzNEdQVFhTTVdKK3JCeFQ1bmYyYU03ZU50Skx3eFZJS0hjbk1W QVBWUmdvREJRR0NnTjNGQVBGb04zUkYxdVBWUmk0QXhqQW9IMUJQQWR6eGNlR3ozd3p2RUgzazVI cWFuVFg2cnZ3d2FGM1A1WWN5ZVVLQTRXQndrQmhZQjRHcW5SaG9EQndTUXdVZzNaSjdGZmZoWUhD d0Q0TVlOS2NPM05PYUY5WkZ3b3daNlMxblZKK1gzdVZYeGdvREJRR0NnT0ZnY0xBMGhpbzl2Wmlv QmkwdlNpcUFvV0J3a0Job0RCUUdDZ01GQVlLQTRXQndrQmg0RHdZS0FidGNEeFh6Y0pBWWFBd1VC Z29EQlFHQ2dPRmdjSkFZYUF3c0NnR2lrRmJGSjNWV0dGZ0tReFVPNFdCd2tCaG9EQlFHQ2dNRkFZ S0EvY1JBOFdnM2NlM1hzOWNHQ2dNM0c4TTFOTVhCZ29EaFlIQ1FHR2dNTEJhREJTRHR0cFhVd01y REJRR0NnT0ZnY0xBN2NOQWpiZ3dVQmdvREJRR2pzTkFNV2pINGE5cUZ3WUtBNFdCd2tCaG9EQlFH Q2dNbkFjRDFVdGg0RjVnb0JpMGUvR2E2eUVMQTRXQndrQmhvREJRR0NnTUZBWUtBNFdCY1F5c0o2 Y1l0UFc4aXhwSllhQXdVQmdvREJRR0NnT0ZnY0pBWWFBd2NNOHhVQXphSFp3QTlVaUZnY0pBWWFB d1VCZ29EQlFHQ2dPRmdjTEE3Y1RBYndFQUFQLy9jZTcwYUFBQUFBWkpSRUZVQXdEVmk4aytrZEdu Q0FBQUFBQkpSVTVFcmtKZ2dnPT0iPjwvaW1hZ2U+PC9nPjwvZz48L2c+PC9nPjxnPjxnIHRyYW5z Zm9ybT0idHJhbnNsYXRlKDAuNSAwLjUpIj48cGF0aCBkPSJNMCA3NDAgMCA3MDUgNTYwIDcwNSA1 NjAgNzQwIiBzdHJva2U9IiNCODU0NTAiIHN0cm9rZS1taXRlcmxpbWl0PSIxMCIgZmlsbD0iI0Y4 Q0VDQyIvPjxwYXRoIGQ9Ik0wIDc0MCAwIDEwMzggNTYwIDEwMzggNTYwIDc0MCIgc3Ryb2tlPSIj Qjg1NDUwIiBzdHJva2UtbWl0ZXJsaW1pdD0iMTAiIGZpbGw9Im5vbmUiLz48cGF0aCBkPSJNMCA3 NDAgNTYwIDc0MCIgc3Ryb2tlPSIjQjg1NDUwIiBzdHJva2UtbWl0ZXJsaW1pdD0iMTAiIGZpbGw9 Im5vbmUiLz48L2c+PGc+PGc+PGc+PGltYWdlIHg9IjEiIHk9IjcwOC41IiB3aWR0aD0iNTU4IiBo ZWlnaHQ9IjMzIiB4bGluazpocmVmPSJkYXRhOmltYWdlL3BuZztiYXNlNjQsaVZCT1J3MEtHZ29B QUFBTlNVaEVVZ0FBQ0xnQUFBQ0VDQVlBQUFDWlNBQlVBQUFRQUVsRVFWUjRBZXpkQ1h4Y1Yzbncv K2U1TTVJWE9kWkl0aE9TT05iSUNjU3haQk53RmdxbG1JYXd2SVMxWVh0ZklCUktvZVVOL0ZsRDJj Sk9FNkJRYUYrV0FtMVNXc3BhSUZEU0FzVTA3SWtoc1NYSGdjUWFPWFpJWWx1YThSSXYwdHp6ZjQ0 V1c4dTlkMGJTYURRYS9mUTVSelAzN09kN1owYXl6OUc5Z2ZDRkFBSUlJSUFBQWdnZ2dBQUNDQ0NB QUFMMUxzRDhFRUFBQVFRUVFBQUJCQkJBQUFFRUVFQ2cvZ1dZSVFKMUxjQUdsN28rdlV3T0FRUVFR QUFCQkJCQUFBRUV5aGVnSkFJSUlJQUFBZ2dnZ0FBQ0NDQ0FBQUlJMUw4QU0wUUFBUVFRbUs4Q2JI Q1pyMmVPY1NPQUFBSUlJSUFBQW5NaFFKOElJSUFBQWdnZ2dBQUNDQ0NBQUFJSUlGRC9Bc3dRQVFR UVFBQUJCQkNvUVFFMnVOVGdTV0ZJQ0NDQUFBTHpXNERSSTRBQUFnZ2dnQUFDQ0NDQUFBSUlJSUJB L1Fzd1F3UVFRQUFCQkJCQUFBRUVFS2l1QUJ0Y3F1dE5id2dnTUN6QWR3UVFRQUFCQkJCQUFBRUVF RUFBQVFRUXFIOEJab2dBQWdnZ2dBQUNDQ0NBQUFJSUlJQkF4UVRZNEZJeHlrbzNSSHNJSUlBQUFn Z2dnQUFDQ0NDQUFBSUlJRkQvQXN3UUFRUVFRQUFCQkJCQUFBRUVFRUFBQVFUcVg0QVpWa0tBRFM2 VlVLUU5CQkJBQUFFRUVFQUFBUVFRUUFDQjJST2daUVFRUUFBQkJCQkFBQUVFRUVBQUFRUVFxSDhC Wm9nQUFnaVVFR0NEU3drZ3NoRkFBQUVFRUVBQUFRUVFtQThDakJFQkJCQkFBQUVFRUVBQUFRUVFR QUFCQk9wZmdCa2lnQUFDQ0NDd2tBWFk0TEtReno1elJ3QUJCQkJBWUdFSk1Gc0VFRUFBQVFRUVFB QUJCQkJBQUFFRUVLaC9BV2FJQUFJSUlJQUFBZ2dnVUtjQ2JIQ3AweFBMdEJCQUFJSHBDVkFMQVFR UVFBQUJCQkJBQUFFRUVFQUFBUVRxWDRBWklvQUFBZ2dnZ0FBQ0NDQ0FBQUx6VDRBTkx2UHZuREhp dVJhZ2Z3UVFRQUFCQkJCQUFBRUVFRUFBQVFSbVFhQ3B2Zk9NbHZiT0Z6ZG5PLzRsaysyOHgrSUpp MjVNUEd6UGI4OWtPLzZtdWEzamoyWFRwb1paR01aTW1reXRhT3U4d01iL2xreDd4dzlzclBkWkhE dCsvOXpQYVhjbTIvSE41dXlHVjJXeTY3TFdvVnFzdmVCSGxNMHVibDY3NFVrMjNyK3h1Wmg5NTRQ MjZPY3hOdlpabXVYWmViR3lZblY4VldKNUFpMXJOelczdEhjOG95WGI4Wm1XYk9kT3MvU3Y4N0cr L3JsM3g3ZzgwdGtxcFJsN3Z3Ni9ienUrYWVkcGo4V2lSWDkrUm1OZlM3YmpGL1orZVUvem1nMmJi Q0FwaXdRRUVFQUFBUVFRUUFBQkJCQkFvR0lDczdMQnBXS2pveUVFRUVBQUFRUVFRQUFCQkJBNEtX QUxodGRNV0VRWVhVendqNzByMnk0NDgyVGhPWHBpNDN1M1JUK2VVdkY0YTl1R1AwZ2E1dXJWcTVk azJqcHZ5bVE3azlxeUJlQ2h4ZEdrcGhMeld0bzNQdDc2T0c0eHRoKy80RHkyRWI4UWwxUyt3bmxI UmhhSnhnN2g1SFByNndhTHNXT2ZZcDVmVk56dEY2ZGEyanF2OTR1Nk5iOVFhd3Y4dGlENmxaaDUz bkFTaWllekl1QWI5Wjg5NXQ5cmNhYXZ3L3ZzWFByRjdjODN0Mjk0bmwvMDl1MVBOOWJTKzdURUhG TDJmbnU2K2YycXdjbjl6c2svcStqL3RqcHJMVFpZSEJ1YTdPQ1JJdnA2VmYxaDVzRHhZODN0blgv dno0Rk04YXVTUDFPR1BxL2JPNisyT2Z5K3FMTER4bitkT0wzTWhoVDFjOG5QNlJ3UmZaYUsrN1JJ dXNmcVBXQ2Y5eS8zN2NnVXZ2eG5vOVU5WWpIeXRlZGZBMU5vYm14UlhaNWRmMmx6ZHNQM01yTHNx SWJ1KzJMbUltTDJzc29lSjRZV1M3QThmYjB2Nit2NHV2YXpZNk9scThVcGg1WDJNOTNtRmZ1K2Fz NTJma3BrYzNyS0RWdUZwSFB2ODZ4SVZVTHJtbzcxeldic3d1TjU1L1RiVHZUUG5jajUxcmwvbmR2 RHVPRGR4eG1ienpkT2E5L295NDhyV09yQXZ5NnNidVJyWmdycEl4dTFPb2MyYTlucjk0Mlo3TkR2 STlNNjMyUEh2RHpiOGNKeXgrSExqcTA3RzgvOSt6TFQzdkZTRzlQdnhONnZ3KzliZlpiMWRiYkZ3 T0xZME9KRUx4WFJkMm5nYnJNNmg2enVPMXJQTzIrNVRQR3JRdWVwM1BPYytMdldGSWRPY1FRUVFB QUJCQkJBb0M0Rm1CUUN0U0l3OFI4aHRUSXV4b0VBQWdnZ2dBQUNDQ0NBQUFMelRNQVdHbHZFeWRQ TEhIWmpNWEJYSkpYZHMyZlBVWkh3WFZZbWJ6RXVySFdTdm1hNmkzeXJWcTFmNWx6NFRtdTgwV0ow Y1BLZHBvSDgxNk16UzZiT3R3SitVZkVjdnpqbFZONDh1bENieVhiOFkrdlpHMWZYNG1SYStvNi93 SWs4cnhiSHhwaW1MSENtblV1L1dQMXlkZTRyZnRIYkwzNzdSZkFwdHpSUEtpeGYyM0Z4Yzdhenk5 NXYzN0VoWDJ4eHFpRlFKMzg1cUtuZTVtekhXL3hDOUZRYm1HbjVUSGJERXc2bk05dnQ4LzhUMXBi ZmhHQVBVdzZyUk9YenZoMXZNdVhhRmF6Z1Arc3kyYzZ2QnhMOFFzVTlkYnBOKzdyT3lSMitMZC9t ZE51SnE2Y2lmOTdjdnYrSmNmbTFuSDdHR1J1Yk1tMmRud2dEN2ZaT014anJjMUl1M05uUzF2bmhP WGp0TjlpNHp4bU8raXg3L1g1RVpHaXoxaTluOXBtMU9SMm9YbW50bGhXR3kwNXZvMU1aSFdqTDJz NHI3SDNaSzA3OWh0Rnp5Nmd6c2NnU3EvdStjSER4dlMzWmpoZFpac29pQVFFRUVFQUFnWG9WWUY0 SUlJQUFBbFVRQ0tyUUIxMGdnQUFDQ0NDQUFBSUlJSkFnUUZiZENLUmxreTN3YkNwN1BrNmUyOVRl ZVVaUytYenZqdHVkdUE4bGxiRkZ2cGUzdFBjbFhnMG1ydjdnc3VEWmxuZTV4YmlROTV0c2hqZmJ4 QlZaQ09uNnNyQWh2TXNXRWN2ZHdGUVZsT1dyTzg2ekJlVHJxOUlabmN5SmdJcDdxbDhFOTR2aGZs RjhUZ1l4TzUybU10bk8xd1doL3NJK3c5WlZvSXNHRmIzdWNFUHpUVTNaOVErclFIdGxOZEhjMXZF bkl1Ni9yZkIwRnI2dDJxUndycG44MU03M2N5ZmxWQ0docFczRDAreXpydHU2ZW83RlNvWG5XSnU3 TXUwZEw3VUcxV0tsUXFET3ZYT21WenFxMUdES2JjZVA5L2pTNHJmczk0V3J5NjFUcXB4VGVkT2hk TXMzZk51bHlsWWgvMkw3ek5ydTM5L1cxNVEzYzZ4bzIvOXdjVkwreGlVbmw3V2MwMWVKenhBYjdx bmdOd3hsc2gwZmRhSGNaS21yTE00MExIZWkvMnB0ZnE3T1BzdG42a0o5QkJhZ0FGTkdBQUVFRUVB QUFRUm1KaERNckRxMUVVQUFBUVFRUUtBcUFuU0NBQUlJMUw2QXFoTy9XYVRzeFRzcmVIN0t1VWRK OHBjTGdzV2ZzUVhVV3hLS05Ub1h2bS9WcXZYTEVzcE15dkovVVI4NmVmdWtqTEVKVHQ2Zjc5M3ht N0ZKQy9qNVVxZnl4ZVh0NnkrcENZTk5teHBTYWYyZ2plVk1pNFI2RjFDNSt2amljSXQvMzg3N3Fk cHJ0em5iK1hjMmo0OWJyT3oveXppOXJNRUZOMVhEeWQvZVRWWC90ZUp6RUdrUWxhODJ0M2NtYlQ2 MGJpc2ExTTdKQzV3NmZ5V2RLZDlLcFl5Uk5JalRHMXF5blcrMXNsUGU5R0IxWW9JKzNoV1AvMWxN WnUwbDIydGZ3dVAvWUJiKzlsVVZIWi9mREdjV1gvUWJNeXJhOFBRYUM2emF4NXV6SFcrMFIvdDF4 NzZYR2NKZzZOWmVyV1VXOThVeWtuYWIvWk5LUmI5UnlHOFlrdUhiY2tsbHYvUmx4eGNYLzhuM1Vk bDI2NncxcG9NQUFnZ2dnQUFDQ0NDQUFBS3hBdjRmWExHWlpDQ0FBQUx6U1lDeElvQUFBZ2dnZ01E Y0NUUzFkNTd1bkp2cWdwV3E2RldsYmkvVXYydHJRVFhsTjZLY1NKamhFMDQwQlM5T3lKK1lwV0hh dlVwRkV2N3EyZDJpcVVXZm0xaHhnUjluMUFVM1ZHUHh2SlF6dHlZcUpWU0grU29YaFEzRmY2M21G VW9xcm1nTC9KbSs0eCt5ejU1WFY3enQwUWE5VXpyODFHd3U5SjkyOXJvVnpvVWZ0UzRiTGM1R0NO VHB4NWFkdS9IMDJXaDhZcHZOYlIzUHRYTXlHNXQxeG5YbFJENDRuVTBQNHhxWmZQRFcxalhyT3lZ bjExNUtKVCszSTJlbmNzV2hkTVorcjRqTXJYcWlpbjdJdjdiSzdYam9QZXZjRmVXV1Axbk9oUyt1 MUlZUjM0NHJIdnVjM3pCMHN2MUtQMUc5MG9YSDMyUE5xa1VDQWdnZ2dBQUNDQ0NBQUFJSUlEQWxB VGE0VElscjNoZG1BZ2dnZ0FBQ0NDQ0FBQUlJeklwQXlya24yaXBGd21hUjZHNnR6dU9iMi9yT2lj NDlsZHJmcyswbmR2UXBpN0hCMm5wekpyc3VHMXRnVEVhbWJmMkZvdTcvamttYStQU0UzMVRqTjlk TXpGam94K2E4TG13STUvU0tBZHlhYUNHL0N2WHhqUzcxWHRtMHFXRStLalFmT1A1Y2NmS0drbU4z N211cXdSODFIQWxQeStlNjFFZi9QSER5T0t2L3p5WHJxOHpxUW4vUWtINmVqZUZpaTNGaHdNYjV5 VkREUy8yNC9maEhZam9ZQ001eG9uNkR6KzY0eXNQcHJxTWhkTThmZmo1NzMvMVZxVlRWYjJZczlY OWtvWTNpeHFGeklPbVdrZmxvWGc0dkNZUGlJM1Q0aW1EN3JFeGkwQ2x1ZWtoc3pHZXFySFJCY0cy dHZ5ZjhaaVhuMUYvQnhvODZMdDZ1S2kveHJ4SHpUVnVjK210ZjVIVk43Y20zUDR6cmZCYlNBM3Nm djhmUHZaeTJIMHExWE9oRXlyODkwVWlqVHZSUldqeXhmdVJ3Smc4cTRmRy9GTlVyU3pReW9FNy93 WDZQdXRDLy9rZlBrOWo3SWhUM05LdjdmWXVsd3RYTjdaMVBLbFdJZkFRUVFBQUJCQkJBQUFFRUVD Z3BzT0FLQkF0dXhrd1lBUVFRUUFBQkJCQkFBQUVFS2l5d09XMExkcytLYTlTSis1N2w5Vm1NQ21m YkFzbVRvekltcExuQlZQQkJFZTJXK0srMVR0TFhpR3hPeHhleEhGc1lWdzMreXA1bExNYUZUNDFz cW9uTFQwcC95SVY2MGVpQ1R3VWVtd3E3dDI5TjZqQWg3OGNURnBlSEZnc2p4elN5U0N2aVBtYnRE VmlNRFU3a0JYTzJnR2pucnpLM0pvcWRIaG1WRjdneDhqVTN2SEVqYmUvdE0vd0dBVGU4NmVIMlV0 MDdkYS8wVjRJb1ZhNUVmdFhmcDM1amxvcjQ5NWM5eEk3dTlpQjBIZm5lN3VmWlo5QXQrL2J0T0R4 YTBqL3Y2KzM2V2I2MzY2V3E4a2duc25NMEwrcFJuYnl4OWR6T2toc0lvK29tcGExYXRYNlpUZUNG OFdYY0xjRkFzTmJHK2RxRFBUdCs1Y2M5cG15eGIrKzJQWVhjOXM4c0c4eXZFNVhQajhtYi9MU0NW NmFZM0xpSXYxcEZJR28vV3lUcDU0SFkxNDFCK3BqZjFITFYwRG5JM1o2M3RPR1F5eDA3dU92TzMv WDNkbjNRNXRSbVAvUHM1NUFrZllZR3F2cEovM29ZYm1EbTMrMjFjT1hRNXFtWk56VnJMYVRENG1Q czUwdEhUQWVoYy9KbjlqbHhVWDlQMXhmOWE4VEtGUzBPQmY4YUduSzMxMzdnNUhHV2VNcmZEc1lH ZTIydTg1dHV4NlpOOFhueVo4T0tSWTBES2c4YkdvZVQwcHZOeEhXa2l1NDU1WXdoVlBjVUt4ZDVW U1E3eHo4WEozZGJmbFJvRE1XOUtDcGpLbWt0N1J2LzBQcDVkM0lkL2JaL2YvZjNidi96ZkUvM0hX S3YvOUh5K2R6dCtZTzU3cHZ0UEQ3RnFUelp4cnQvTkMvaU1iRFBxTGY3ejVPSXZIS1Nrcy9UOE0r WCtOOTVKdWZQNUhldGNzWkxHUVFRUUFBQkJCQ1lVd0U2UndDQmVoSUk2bWt5ekFVQkJCQkFBQUVF RUVBQUFRUXFLRkJtVTgxckRxeXhvcHN0VGc1T0JtMEI0OE8yaVBtanlabkRLWUc0NXd4ZGxuLzRN UGI3NFh1MlBTZ2F2czBLK0wraXQ0Zkp3UmEyWHQ3UzN2Y0hrM05PcFdUNmpqM05GbkQrNUZUS3hH ZmFiUXZ1ZnNIVGlrM01xK05qVzZUeWk3VDVYUGNiYk9IT244K2tCY1R6MDZvYjVrTERGbkZmWVNm R1h6MWlMcnFuejhvTEZQMTcyNy8yQ3JudG44bm51aDd0aG05M2RtOVNWeTZVYTJkajgwWlNuelBM MjV3T0d0UmZ2ZUxNMkhiVS9WQ0RSWnY3ZG5mdmlDMHprdEhmMDdWdFVNSW5pcmhiUnBJbVA2aWM1 MEo5MXVTTW1hV0VTd08vYVNidS9aL1hZdW92UnpZb0pIYTBaOCtlbzhVVGczNHp5SzF4Qlozb2hu RHd4SGx4K1ROTkQ4UGpMeEtubHlXMTQ4UmRZNi9MbC9mZGZmZkJwSEkrejgrcGtPdSt2dFJucUpV OWMvajFVR0pEcGhVc002aUt2clBjSzRXVTJXWmxpNFg2cE5nR1ZUOVY2TzM2Z3VXZjNOUml6eU9E MytoaWs3MDZNbk1rMGY2ejAyOFUwWkhEeWo1czNUcHd6MFVwOXdBQUVBQkpSRUZVcEtmckFUK09m QmtiYm9ZN2Q4K1ViSGJ4OFBQbzc4MXJOclNJazZkSDU0b0VUdi9lQmZLVnVIeW5jdmxNTnA3NmpT Yk9oZSt6OWlNMzJGaTZxTk4veUs5b3ZMS005N2NyOUhSOVB5WHlSMVp2bDhXNDhFZkhtL1FQNHpK SlJ3QUJCQkNvc2dEZElZQUFBZ2dnTUU4RTdOOTg4MlNrREJNQkJCQkFBQUVFRUtoQkFZYUVBQUlt RU1qbEt2SXdleFlWYm5jdXVGMUQvZmVvVEovbVJCNS9LR2dwNjlMNitkYkYzN01GM1J0OXZaalk2 QmRvVnExYXZ5d3EvN1N6MTYwUXArK3d2TUJpVkFoRnc3ZjVCZmVveklXU1pndDNQemVudjB1WXIw b1lia3JJbjVXczFqWHJPOVNKWDRDYmxmWnB0Q1lFWEtHMys3L0RRZmZITnByZldZd09zN1I1STdx em1hZTJuTk8zVHB3a2JLd1RtMnY0aXFuY0Z1MUlic2Y5b2JvMzJlaGlONk01NTY2TSt6eTBldE1L Z3lrOTJ5cTJXSXdLQjFQQndJR29qS2kwUTN0M0hsQ25meHVWTjVLMlZOVzFqVHl2Nk1QSVpvRFhK VFhxTjdjVWN0MGZ0aklsTjE1WW1aUEJQa04vWnZiK1ZtN2h5Y1NKVDV5OHFIbk5nVWRPVEo3K3Nl dElEenEvOGNOK0pFKy9sVm1wbWMwdWRpcm54clh0WE9nM3RObXZBM0VseHFlSFJmMnV2Wjl1RzU4 NjVzanBlU3ZQUHoveTk0QXhwU3J5MUo5clVYZVZOUlo3cnUyRWRLNTBTK0xlTTFiVlFsbzJpVnEw cHhPRHdkd2ZPdmw1VUF5L1ovTWVuSmp2ajYyUGRRM2lMdlhQcHhOSE5wcjREU25SMWRYOVVGS05i NWF0VzVPdVRqU3U3b0hlcmp1ZGMyK3h4RGdidFYvR1htRDVObno3VGtCZ0hnZ3dSQVFRUUFBQkJC QkFBSUc1RjdCL1I4ejlJQmdCQWdnZ2dFQmRDekE1QkJCQUFJRTZGdkJYWHZGWFlJbWJvZ3Zrdndx N3QvZjdoUm0vUUJOVGJxa0c3aGt4ZWVPVGh4WldpdSt4eEtTL0NIN0NpYWJneFZabVVraWwweSt6 eElzdHhnUjM0L0FtbXBqc2haUHMxQlgvTTI0aHpUT29hRm1ia256WlNrVC9XZ3MxK0d0YkFGeFpp ZlpvbzdZRkR1N3B2dHNXamYzbWpiaUZVWkZadm4xTkpZVmNLcnpTMnN0WWpBck8zbXR2emZmYzJS dVZtWlIyc0dmSHJhTDZMd2xsTGo2eEpIVitRdjZVc3dJWExyRkthakVxTEMrR0RTdWlNdUxTN0dm SXJ5MHY3aloyWWg5R0Q3ZjhpZ2QvR3h1YnhMcjRodDB0UWJENE01WnZQNzdzK3hSRG9iZjdHelo0 ZnpXd3VKcExOU1YvYXBrMkRQdGVpYUR1RGN1ejZ5K3BSRk9WYkdQVmthVnBtMlJUWEp1cVExY0Zz aUp4SmNhbis5OHJMT1huRnFPRHlobzVGbFJsZzRzZndMS0J3dmR0OE4vM3oyUGl5Z0dYUGlzbXp5 ZXJPbm0yaUZnek11bExWWDVhMkwxaWR5Z3BmNXZHMnljVkdFbHdUbDhrTXAyckFtMjI4Nk5YV1RP Ui9WdjZRNjRZWEZQbUJqd3JmaXFjVml6OGh6V2FZS05QWExINmtVazJweHJqR1FJSUlJQUFBZ2dn Z0FBQ0NDQmdBb0ZGQWdJSXpMa0FBMEFBQVFRUVFBQUJCT2Fud0JGdFBkZUpSUC9Gc0pQQm9iODJ0 cW41aFJsNzJHSXhPamg1K3REbCthTnp4NlhtY3p0enR0aHo3YmpFQ1FlMm1QTG1USFpkZG16eTh0 VWQ1OW5TMFJ2SHBrMTQvdnR3VUQ0d2xiOU9ubEMvcmc1RFNkM25WUGJYeXFRT3BUTlgyZm03b2xi R3d6aG1YOEF2R291VC80anJ5Ulp6TjhuZzBiaGI1Y1JWcTNyNjBHZWJmY2JGZGF6aWZxV3BSVCtN eXkrUmJnenlUUkU1WW5HWGZmWjlSY1M5MTFiTG55bGF6RFljQ2M4bzdONisxZklxRjhJZzhnb1NJ eDFrWEtyNC9wYTFtNXBIamtzKytLczg1SE5kS3l4cVZDemt1cThyMmNoVUMyU3ppMVgwSlFuVlhD anl3ZWtzNkk5cDB6blJMOWp4WG90andxbW56cm5MbXRvN1R6K1ZNdU5uU3dNSjNyY3E1aXBtTTI1 OW1nMEVRZG9vWFB6cnhybFh0cXp0akwwOVQxUzMrZDZ1MTBhOVhrYlMydmIzM3ZuN3FIcXprZVp2 VFdXZlZmOFQyN2FUeGtDS2ZtTllaQkgvR3ZDdmhjaE1TOVNocStCdEdiVDNjci85SFB5dUpjV0Z6 YzFyaG00YkdaY2ZtVDVTeDkrYU1ETGZpWHpiZm8rN0l6S3pSS0szQ1VYOVZmeU9xTWhkVnZ4R0or NGErLzNpS2NGQWNFNWVEcTg3c09lTzJQZUlsU2NnZ0FBQ0NDQ0FBQUlJSUlBQUF1TUU1czhHbDNI RDVnQUJCQkJBQUFFRUVFQUFBUVJxUVNCTUZmMkNWTnhWQ1c0UGgvL2EySWE2WmRBV05MNWxUNktE eWlZWGhORWJaU0pxTkEza3YyNkxTZCtKeUJwTld1c2tmWTNJNXZSd3d1WjAwS0J2dGVkbldvd01x dktXb2F0R1JPWXV2TVMwdWtXMkdOVllDek12Y1d1aUg5ZkNHQmxEQlFWR21ocGFHRlVYZjNVU2xi Um9FSDlMalpGMjV2ckJwY1B6YkZHNkkyNGNUdlRtbVd5a0tPemEvZ05iMUY5bThkeitYTmNMOHJu dWEvdDd1bS95VjRUWnQyL0g0YmgrcDV0dW45WDNXZDFERm1PQ1BzdUZ4N2N0ejNhOFVEWnRhb2dw TktmSnplRnAvb29SajQ0YmhOOTBsQW9XeDE4aEpLN2loUFJDNzdhY3FQb05TQk55aGc5VjVQeTBh cVUzYVYwZWR4V3o0VjZyLy8yQkI3WWRFZEdjeEg4MXVsQnV5bVE3L3JHNWJXTjdmTEhhelFuVkZX Tkg1eityVWhwN2k2SUdjWmVxeUxxbytrNWs2UFpFbzNtQjAvKzA1eWNzVGdyV3hzT0NsUHl2U1Jr bEVsVGRoYjV1WExIaDM5KzJETWJsbDBvdjVMWi9KcC9yV21hZlQrdnM4YXBDcnZ2NlFrL1hmL1h0 M2JaSGNybGpwZXFUandBQ0NDQ0FBQUlJSUZESEFrd05nV2tJQk5Pb1F4VUVFRUFBQVFRUVFBQUJC QkJBUVB4ZjZOcy9LSjRUUitHQzRkc1RqZWFyUy8zU25zZjlsYTRHR3ZpcmM5Z2FpNVVxRWZ6Q3Qw ajRMaXVXdHhnWnJLR1h0N1QzL1lIUEhIcDBFdi9YK2s2K003UnB4aGVlQjdFYVF3eGR1RUtjTEkv clM5M1FYMkxIWlZjc3ZjU3RpYjZ2VGo5YnNjNW9xT1lFTkF4KzVXeUJOMjVnb2NyakpKdGRISmRm QytrMkI3K1JJdTdxRGM0RitwTmFHR2U1WTNERllMZDlOdmdyTVNSVldST0lmaWx6NFBpeGxtem5s MXZXZER5dWxqYTdCQ3JuMjgrSWg4Vk5JRlQ5NFV3MkhZMXAxOWxucWQrTWFTL2pNYW1ubm1wUWRC Vy9wWkROYmRKVnpFNTFPVGZQTk5RZmxlNVpYNllhN3Nwa08rL090SFcrc2FtOTg0elNkV3FraEdy c3owc2I0ZEdpeXYzMkdCRTJwOTNRcllVaXNpeEpkZmoyUlBaMEtMaFU0dzRWOTV1aGc2aHZ6bDNo ZjI1R1pTV2t4VjY5eGVyME5UaTl3eDRKQ0NDQUFBSUlJREJIQW5TTEFBSUlJREJlSUJoL3lCRUND Q0NBQUFJSUlJQUFBblVod0NTcUlLREZFK3VkNktOaXVqcVJDdFV2NnAzTUx2UzIzdXRFYmptWk1Q R0pjODl1YnR1WW5aZ2NkNXp2M2ZFYlcyUjlmMXkrcFRjNkY3NXZaZHNGWi9wSGYyd3hLdVQ5WnBu aFRUTlIyUXN5VFYwcTlVTHhmM1VlTTMwN2x6dGpzaXFhbkhCcm9yeTQ4Qm9Kd29RclNWUjBLRFEy QndLTlI0c1Bxc1J2cHJLODdHa25HcGZOd2RESzdsTFZYUnhYMk41SEQ4aWc3SXJMcjhYME1tNlRN bmJZZ2MzeCtYNFRUK2JBOFJPWnRzNWJtN01iWHBVWnZvV2NuYjZ4UmF2M1BOUndZMUp2UWFnVjIz U2tZZkJiTTNnZ3JqOFh5S05GUnE4MkZsZHFVdnBlRWIxQjRyOG1YTVVzdm1DMWNrTFJuMWxmTm03 N1hqcWNhejkvUHRMZzVQNU10ck8vSmR2NTZlYTFHNTVVcTV2Wi9DMmgxTW5qRXFZMWFHK0V5S3V1 TkxmMW5XTnZoTWZIMVEyZCs1cklxYXVuK0kxWFR2VG11UEpPNUlrUHBWb3VqTXVmbUg3R0dSdWJK SERySjZhZlBIYXlhOUJwek9hY2s2VjRnZ0FDQ015MUFQMGpnQUFDQ0NDQXdBSVNDQmJRWEprcUFn Z2dnQUFDQ0l3VDRBQUJCQkNZbVVBeGNQNktLNDFScmFpNDMvaS9NaDZmdDJYUUZucS9ORDV0M05I WlRvdGwzNmJJMTlUVW9zK0p1UGhOTXlKUEdOVFVONjNzRXl4R0JpZnVRL25lSGJkSFprNHZjYWtH N3JaTXR0TlZJRzd4QzJmVEc4YTBhMmx6dHZQNTR0eGZKTFN3MTBrUS94ZmtDUldua3BWNGF5SW43 N2Z6TnV0am1NcDRLVnQ1Z1pGYjdQUW10UHl3eG9iR1ZRbjVjVm5WZVo5bXM0dWRrelBqQm1FTDIz M2g0UEdEY2ZtMW1oNE91aS9hMkg1dmNXcEI1U0w3K2ZCcGtYU1BmVDcyV2Z6NGFXc2YrUWhyeENq c2U1V0Npc1l2NklzY0dya05VMFZHMDdEa3hENTFjbmRzWTZHY3NmTDgzOGRkNFNldVdsRTAvSmlJ ZGt2TWw0cjhlWFA3L2lmR1pGYzllZWgyVFU3L2NSb2RaNXpJcXpSMDM4L0lzcVBOMmM2Zk43ZHZl TjRaZm1QR05CcWJqU29ubWdKL3U4YWsyNlhkV3p3K0VMbTVKeEQzV0J2VDJSYWp3bDRkdnZyZHVE d1g2azJXOEpERnFOQVlxbnRLVkVaVTJrT3BZMHZFNlpsUmVUN05xVHhZQ0E0ZDljOXJMRmJuTTd6 R0pqMno0VkFiQVFRUVFBQUJCQkJBQUlINkVBanFZeHJNQWdFRUVKZ2xBWnBGQUFFRUVFQUFnVWlC Sm4vYkFDZlBqY3kwUkNkNnMvOHJZM3M2THFRRzBsc3RJWGF4V2tWZk1wVy8wUFo5cUtiZWJtMUcv bVcwcGZ1UWNQc0hkMHNRTFA2TUZYSVdGMnpJWkMvTXJHeTc0RXovRi9LMjRQeDFGZmszdzRqLzk2 THFONGNXSzYzUWJBVi9pNFZRZzc4V2xaVVJmWHkvNGFIUW43ZUlMSkxxVHNCSklXRk9pd2VkTGsz SW45T3NWVWVXcHUzOTFKUXdpSDJMQjlMSEV2SnJNdXZnbnU2NzdVUHp2VE1jWE1icXZ5NFZGdSt5 ejUwSExMNnVLcHNXL0tZamlmeGNzZUVNaGY1MEdENDQ5S3dDMy9iZmRlWlJDU1QyQ2k2aXNrYU9C Vk8rQ3RIUUdEVjhtdzB4dEJnVkFuWHlnZFBPWHJjaUtuTU8wdHhnV2o4cENadHlwSXd2ZXo4OVJw Mzd5dkVsNGVIbTdJYnZ0YlIzK3F2eFdISVpsVXNWbVhxK0xzOTJQTVU2LzdSVnRRZjdIaG5jcnc3 ZDk5c0RFN1A4enpsUjk1S0o2YVBIOWg2N3hWLzlidlI0OUxIeGFOSGZJdXpXMGVPSXgrZWRkdFlq b241MlRpcTZxQ0hWWUlteHJ6K2IxSDdKNWViZFo1VE5pWUFBQWdnZ2dBQUNDQ0NBQUFKMUtoRC9I NVoxT21HbVZYa0JXa1FBQVFRUVFBQUJCQkJZZUFJcDV4NWxpeDdueDh6OFJPRDBQNlB5RHV5NTR6 NFI5Nk9vUEo5bWJUNjJwYmo4UFArODNOamZzKzBuNHZUNmNzdVBLWGRDTmZWMnYwbG1URnE5UFgz Q1FGTnd5QmFPRTY4bUl6TFlQNmlwKy94ZnlCdkFjeXpHQnlmN2cyTHhVMWJBMXQ3cyt5eUZ3Nm5N WDRxS3YwclF4Qjd5NHNKclJxN3NNVEdQNHpvVWNPb2lyM3d3TXRXbGdjcnBJODlyN3NFdGRhZlpv Tm90MWtVWU80bkNpa1dmdHc4QnY3QS9Obm02ei8xVmVENStmRWw0WDNON3h5dXRrWlRGV1FrbE54 MDUyUzJMdzhPVjYzekxvRGc1RXRlZUdUWU91UFJVcitBeTFGeStkZkgzN0dmcWpVTUgwZDh1VGpl ay85eXk3TWVyZlovamNQaWViUSs2b251WmVleXZ4RkJVM0ZPZGt6dWFzeDNmSGJudFZTV2FUV3hq MWFyMXkxclAzcmk2cGIzakdmYXo5VDhEVVgrN0lMOVpLNjZlQzBXK2JKbk80cmh3UkZ2UHRjVFlL OWM1Y2Q4YWUzdWkwY3IrNTUvbDJia2ZUWm4wZUlFMk5sdzBLVFVpd1Y1N1oxbHlXWnRockJ3QkFR UVFRQUFCQkJCQUFBRUVGb2hBTFU4enFPWEJNVFlFRUVBQUFRUVFRQUFCQkJDb1NRRzFmMGk4d0VZ V3VXQm1DMDRSdHlleTBzTWhkcUZuT0ZzeVlhcm9ML1UvY2xqV3czVC9LdnhUUTV0anl1cUNRaU1D b1MycXZicHY5NDdZMjJLTWxKdlJRNlp0L2FORTVSMlJqYmlhdmpWUjVKQkpuR1dCSUV6UGNnODBI eVd3ZGV0QVljV2kxNHE2ZDBabFR6TnR1VHI5YkV1Mjh6K1dyKzVvbldZYk02dW1VdFMrbEp0Wkkr WFh0aCtreTYxMGk4V3BCenNINGFCOHdDckczaTdLT1hsRDY1cjFTYmRrc3VyVkM0Vjd1MjVMaWZ5 UkFlK3NWSzhxK2pTUjlHLzlyWXVzVGJVNGs1QjQ2eHUvYVRSc0NPOTFUcjl0blZ4dU1UazQrZTd5 d2NLUG93cU4vTDRUdHprbTh2WkVvKzBFeGRSMzdYbmVZbFRRUVB2d0NMWUFBQkFBU1VSQlZDVDI5 N1NvQ3FRaGdBQUNDQ0NBQUFJSVRGbUFDZ2dnTUVjQzl1K2RPZXFaYmhGQUFBRUVFRUFBQVFRUVFH QmVDalMzYmN5S2FPeWlqcFBvMnhQSjBKZll5cUgreG9uNHkrdVBwSXgvc0gra1BLZGw3YWJtOGFu SlIvNnZ3aVg1VmczakdyRCtkd1lEd1VjczBaN2FkMEk1QWdOTzlZV0YzdTV2bEZONHVtVldyVnEv VERTNHp1cEhMZnB4YXlLRElTQlFNd0pidHc3a2U3by80Snk3ekQ1TUs3Wmh3ZHA2Y3RBZ1g1bnF6 NEthY2FuaVFFcmVMa3BscFF1Q2EyWFRKbjhybWlxT0xMNnJBNzFkZDZiU3h5NFZKNSswVXFIRlNv UUdkZTdmbXRzNlltK2ZXSWxPcHRoR1hpUjgxNTQ5ZTQ1T3JPZGYyLzczbllucG84ZjJIb2k4UGRG b2ZwUHJ1MGRGZmpsNlBQbFJMeC8rZlcxeURpa0lJSUFBQWdoVVQ0Q2VFRUFBQVFRUXFMeUEvVnVx OG8zU0lnSUlJSUFBQWdnZ2dNQU1CS2lLUUkwTE9DMzZ5K21mSFRQTUUwSE03WWxHeXgvcDZYcFFW WDg0ZWp6eDBUbmRKSU5ITjB4TUwzWHNiOVdnVGo5ZnFwemxoNnJ1bXI2OTIvYlljMEo1QXY4ZURB UnJDejNidjJyRmJkM052czlTR0ZnYXZNcWFqdHBBeGEySkRJYUFRQTBLdUVKdjkzOFhjbDJkZnFP TGplOVdpek1QVGkrVDRva1AxOUxHakpsUGFuWmFDSUpGWHhKeHQ4UzFiaC9hVnpZZk9GNUxHeitr Nys2N0QrWjd1MTViSEJnOFhXWG9Ob09UTm9IRXpTY2hQYkRmTHo2M3ZIMzlKUWxscXBYMWtEcDVj YjUzeDIraU90VGlpZlZPOUZGUmVUN054ZHlleU9mNU9MUnBSdlU3L25sTVBEc1E5OWlZUEpJUlFL Q1dCQmdMQWdnZ2dBQUNDQ0NBd0pRRTJPQXlKUzRLSTRBQUFnalVpZ0RqUUFBQkJCQ1lLNEhOYVZz OXVqS3VkeFdYZEh1aTBXb3VkS0ZmbEhHakNlTWVWZEl1bFhxaHBhbkY4c1BXclFOT0J6NW9GWFpa VEFqdVJyOFpKcUhBVExNZWNxRmVsTTkxYVFYaTVuMzdkaHllNllDbVdiL1hxWHdnU01rYW04ZHpx N0VoS0ZQanR5WnFYck5oVXliYmVjU2lxNU80WmVpS09kTjhnY3p6YWxWNW54NGZLQTZZMDF5OWg2 M3Jxb1ppb2JmN3YrM3o0cElCbFllSmt6ZlpoM2pzMWJyS0dabFQ5NHJtdnVPYnl5bGJzVEpPbWs0 c1NWWHphaWZIMHVvZW1zbjQrM2R0TGFpbTNtNXRuTEFZRmV4VXlMdGJ6OTY0T2lwekx0TU83ZDE1 b0QrMy9acjhpa1hOR3JvL3RJRisyY2JqM3pmMk1LMlFDY0xnbmF0WHIxNHlyZHFWcVhSUEdMak4v YjFkL2paQ2tTMFdBM2VGWlRSYWpBcDcxYVVTcnM0eVVtVlF0OWl6dk1Yb29PNGxwUnhHWG52SG9o dW9uZFNJa1ZUbE16eWlYNUlRUUFBQkJCQkFBQUVFRUVCZ2pnWFk0RExISjREdUVaaEZBWnBHQUFF RUVFQUFBUVFxTHJDaWJmL0R4Y2tUNHhwMkpXNVBORnF2cUpwNG15TG4zR1ZON1oybmo1WXY5ekdm MjVsVEowbFhjZGtYQnVFSFpldldtU3llbFR1Y2VWdk9ERCt5YkRCL1FhR242eDE5OTNUZFc0MkpE RzIwNE5aRTFhQ2VkMzJvMDdnclJ2bTVIQzJxM08rZjFHSmNQSkQyQzhmN0VzWjJ6a1BMZ3FhRS9I bVpkYVNuNjRGOGI5ZEgrM05kNnhxT2hLZUY0cDZtSXRQWnVCRFl6NXovVDdMWnhWV0RVRG05UVFj cjF0OFpaMnhzRW5WSnIrSERLc1g0VFFybFRWejZlN2I5eElwK3ltSmtNUDkxWVVQNEpzdTBwL2E5 MW9MOVhPN2YzZjFUZTgyOE1KL3JXdUtLY3A0VGQ0ME5kdXFicEZTZWZxaXg1WEZ6TU1XamRxN2ZH YVNQUGZyZ3J1N1lLeG1kZHRZalZxcVRaMHZNbHhOSnZEM1JhTFZTdHlteWRpNDlvcTNuanBhUGVo eDU3Y1Z2d3JQWDd0QnJPS295YVFnZ2dBQUNDQ0NBQUFJSUlJREFIQWdzOEEwdWN5Qk9sd2dnZ0FB Q0NDQ0FBQUlJekdPQk1ORExiUGl0RnFQQ2lWSzNKeHF0NUJjL2JYSG4rNlBIRXg5dFFXdGR5cm5Z alRRVHk0ODlEdFdXeGNZbWpIOSt0TEVvOFFzNTQ4dld3OUdQL2VLeUxSWU9YMDFHRGk4SmcrSWpS Tng3YlhLeG0zeWN5cHNPcFRPL1h0SFdlWUdWcTBwSXVqVlJxT0U3NXZCS05sV1pQNTBrQ0tnMEor UU9CazdpcmxveHB0cmNQQjE1M2ZZbTlKNVpIRXJjWjJwQ3RmbVQ1UTBPNXJwdkh0MjRrSEt5WG9k dlNaTzA4ZWZrQkZYa01TdmNzdmFUQ1ROODRzZGpUU1NkazVVRExuMldsYWxJZUNoMWJJazRQVE8y TVNjUFduOStJMVJza1RJelhEQVFmTVNKN0V3by84cmwyWnE0ZlUvQ0VJZXlpb1Y3dSs0cDVMcXZ0 OWZOT2cwV1paenE4OFhKRDRaeVMzOVRMYnBubGk0Mm94Sy90OXIzaXJvZkR2MU1WWDJDdndwTnZx ZjcvZjcyUzVZWEc3U3g0U0xMdk1CaVpIQWxiazgwV3NuZnBpZ1UvZmZSNDRqSGpFdUZWMGFrbjB6 U2gvU1FIZlJZakE3MjJoMTZEVWZua29vQUFnZ2dnQUFDQ0NDQVFBMEtNS1I2RjJDRFM3MmZZZWFI QUFJSUlJQUFBZ2dnZ0VDRkJJWXVjKytHTHFrZjEySmpxTzVubVd5bkt5ZUt5dFZ4RGZsMEZYMld5 T2EwZjA2c2tFQXVkK3pncmp0L2w4OTFYeXN5K0FoYkxMenRaTXNUbnFqSXVxTEtiUzF0blUrZmtG WHh3MHpDcllsc29lOURCM3QyeFA0bGZNVUhRNE0xSlRCMFpSK1J0b1JCOWFmRDhNR0UvRG5QVWlk SlY2Qm9HVXdsWHFHbTVQajkxU0F5N1owL2FjbDIvdHZ5Yk1kVFI4eEsxcHVqQXNVRHZWMTNEdDJT SnRkMXBsTjVzbzNqSG90Sm9kVVc4Yk5KQmFhYVYrS2NMRlYxU2ErNUtYWFgyTkM0eWlvOHpHSjBD S1Mzc0h1RjMyUVFuVCtGMUpGYnliM2JxamlMVVdGcElNSDdSUFcwcU14YVRmTzNZQ3IwYlA5cXZy ZnI4dUxBNEVweDd1OUtqalZ3NjZkNTVaRnliMzF6Vmo3WHRTYmYwLzJrdlAxTXpmZHMvNTh5cnc2 bmdRYis5a1QyWXpaNkZvSG9sOHI1UGNxWFVYR2ZqbTVsT05YeW45cXlkbFB6OE5IazcvdjI3VGpp eE8yZG5ITXk1V0VqcitHVENWTjlzcUt0OHdJYjZ4MzJHZlhwMXJiT3gxYjFpa3hUSFN6bEVVQUFB UVFRV0NnQ3pCTUJCQkNZeHdMQlBCNDdRMGNBQVFRUVFBQUJCQkJBb0tvQ0M3MnpRMEhMZWxzeGUz eTFIR3psNThsRHQwU3FWb2NMcko5OGJtZE9ncUwveSs3ZkpVeDlxUzFBZjdGNTdZWW5KWlNaY1pa VDlZdmNtYWlHVlBRNld4Z0xMVVp1bkhKT3Z4MVZieVR0cFJQcnRiUjNQR01rajRkNUlGQnNUUHZY eFhteFExWDN1OVN4aG9PeCtUV1FFYWIwVnpZTSsvaTA3NU9EclQrN2FWMnRhclNwZERxOVRrSzUx RHA0UVNENnZZR200SkF0Sk85c2J1LzhnRjlZdG5JcGk3VVlpb1dlcnU5cnNHalQ4RlV3NG9jWWFy Z3hQbmM2T2ZxYkVyVTJsOGd2T3pzVWZiUVZqcjFLajRieWE1RXRnMWFtSXFHd1l0RTNWT1JyQ1kx ZHJrNytNaUcvcHJNTzdkMTVJTi9iZmJWenp2LzhDbU1INi9UaHhjVUR5MlB6NXloanhlcEhuaVhK bTRVck9qSW5la2tvSnk1T2FOU0pCUCtUa084M21QblhjRUtSNUt4dytEMncwVHA2VmFqeTA0d3NP NXBwNjd6VjRoc3oyWFYrODVvbXQwQXVBZ2dnTURjQzlJb0FBZ2dnZ0FBQ3RTa1ExT2F3R0JVQ0ND Q0FBQUlJekZNQmhvMEFBblVzb0lIekd3T1dWbkdLclNPM1JLcGlsd3VycTN6UG5iMjJjUHhpbTNY ZVlseklhT2crTTdJSUZWZUdkQVJtUmFDNHlLMnpobU52RitORWYvbkFBOXVPV0ptYURla1R3WjAy dU4wV0kwUGczR1ZKVjFpSXJEUW1NVXdGVHhPVjlKZ2tjU0xucTVPM0ZWVzZtOWR1bU5FR21ySHQy dlBVc25NM25yNjhmZjBsTFcwYi9vOHRVSCtpSmR2eGkweTI4MEdMWDdEOEtTOVUrNnR6dUdKd2pk Vjl5R0pWUXVqa0xqTzZQNjR6cDNKNVUzdm5HWEg1NWFkdlRvZWFlT1V6TjdJQnF2d21TNVhjdW5W QXcvQTk5aUxZbjFDMEpTR3Y0bG4rcWtLWjlndmFXdG83bnRHYzdYaExTN2J6eS9aNnVhYzUyL243 NWpVYk5rMm53MEp2OXpkRTNJM1RxVHVYZFFiU2czNmpjTVd1RUZUR1hOUStDNTV0NWVMZm02SDRx N25GdnYrR1g4UFR2YUxlNXJRTDNIT3MvL0ZCNVNMNzNQcUlTSHJyaXJaTy96ay9QcCtqK1NMQU9C RkFBQUVFRUVBQUFRUVFxTHBBVVBVZTZSQUJCQkJZOEFJQUlJQUFBZ2dnTVA4RS9PS3JpbnRxdFVm dS8wTGJMNHhWdTkrRjFOL0JuaDIvc29YZVY5dWM3Y0crUjRlMW9xblArZGRCZFBiQ1NDM3MzcjQx bit0cXNxaDFFamZ2MjdmamNBMmZ2VklMczA1VWYxVEQ0eDhhMm9FOWQ5eG40L3pPMEVIRU41dkVK YTU0L0xLSXJKSkpyZWQybnFPaFBEK3VvQk81YTlDNTdYSDVVMDNQdEhkK0psME1Id2hjOEV1bjdv dWljclVUdmRUYThiZmh1ZlMwc3g2eHdwNVBPVFRvNEgxV0tXbERobVZYTGhTQ1E3Ni9YOGUxcUNM ckdrVXVqOHN2TjczbG5MNTExbGJTejg3ZEl4dWd5bTJ5ckhKOXUzZnNVSlcvS2F2d0xCZkt0SGM4 Y3FBcHVFOWNLdWV2dUtXaTF6a1plczJ1VlpHSFNTQVhUWE1JenRyWk9jMjZWYXcydHF2TmFSVjkx dGlVcWp4MzdvcWhLOGZFZEhaYTJMOURSVzZKeWJhM3VUeXplYzJCUjhibEo2VVAxWFB5dExneTF1 K3RTNHI1WEZ3KzZRZ2dnQUFDQ0NDQUFBSUlJSURBUkFFMnVFd1U0YmcyQkJnRkFnZ2dnQUFDQ0ND QVFFMEorTXZiTzlGTDVtQlFmMUJjbXRvd0IvMHVxQzZIYm1uaDlIT0prM1o2V1JnZWU1V1ZzZlVv KzA1QVlKWUZscS91T0ZlY2UyNXNOMDYyeXFERjJBSTFrK0ZVOU1zMm1oTVdvNEphZ1ErMG5yMXhk VlJtUXBxR1JYbWpyVDdIM3NKSlZYOTRwS2Zyd1lRMnBwVGxuTjZhVU9FQ2JXeVkrbWFGaEFabkxT dVhPeWFpU2JjM2s5REoyNmR4VHVUazE2Wk5EUzVWZktNZCs5dHMyVU5FVVAzTzBBYW9pS3daSnJu QmdjSFBXaHRKNTh1eVp6OFVqdy9zdFY3dXRSZ1pBbkhQV2IxNjlaTEl6RHBMOUxkZFZKRW56OEcw MmdhR3J4d1QyZldlUFh1TzJ1ZklGeU16aHhPWGF1QSt0R3JWK21YRGgrVjk5K2RWMWIzYlNzZGYv Yy9lQTBQOVd5RUNBZ2dnZ0FBQ0NDQ0FBQUlJMUxsQWhhYkhCcGNLUWRJTUFnZ2dnQUFDQ0NDQUFB SjFMR0RyRTVKOGVYdVp0YS9HVU4xVFpxMTFHaDRXMkxwMVlIQnc0Sy9zSUhFeFZFV3ZYWjVkUHhj Ym5XeG9DemNzeUpsdjJ0U1FTZ1Z2c2JtZmFURXlPSFZmSyt6ZTNoK1pXV09KVFFOOXQ0bVQvNG9i bG9xc0t6YTRmNWpLVlpLYTJ6cjg1cCtyNDlxMDlJZGNVZjdSSHAzRmlvUWdMSGFMazhHWXhtd05Y Ri9qRjdWajhtT1RUMmpncnc1eFRseUJ3QVhiNHZLbW01NUt1Zit3dWR3ZFY5K2ZFNWQyN3hKN0xj YVZTVWpYbGdQSHJoVFJxeVQrNjBRUXlyOVlkc1hPajdWMU1oemF1L09BVTNtN0pZUVc1eXdjdXUr c3ZLajQyM1JGanNFbWYvbWhoc3dmUm1ZbUpQclhXU0FhZi9zdGRiOUxIV3M0bU5CRTFiTkdicnZZ V3ZXT3JVTWR1bkxNNXJROWpRd0RRV0NmVDlvZG1UbWNlUG1KcHVERFUzZy82S0YwODlWMjdxOFly aDd4M2NuZDlxSHhyWWdja2hCQUFBRUVFRUFBZ1FVcndNUVJRS0MwUUZDNkNDVVFRQUFCQkJCQUFB RUVFRUJnSVFzMHRYZWU3cHhMdW4zR2p4dU9oS2ZsYzEzVHVtMUx5c2w2OCsyekdCZWVkOXBaajFn Wmx5a2laRlZBd0MrR3FnYithZ054VjVud3ZTd05SRDg4bFVWNFg0bUl3RlFFV3M4N2Izbm13UEhQ T1hXdmpLMW5DNk9wbFA1cmJINk5aZmdyRklSQitENGJWdDVpWlBDM2dYUEY0ei9JWk5kbEl3dWNT a3hsc3AydlU5V3ZXRkpnTVRxb2ZLbXdlOFVkMFpuVFRFMHYyYTdxdHNiV1ZybGlhRkZiUktYTUwv OTVZcE40bXhXUHJPTkU3ZytkM0dYNUZRMTk5M1RkYTYreHp5VTFhdm12YkRsdy9KTitNMFZTdVFs NTJwenRmTDRUOVZmRWlKelRVSG1WZis3clhaRzRxWENvM0F5K0ZYcFcvc2lKZkhZR1RWU2c2cGJC MExtdkpUUVVxSk8vejdSZjBKWlFabExXb1hUbW1UYTMyS3VoT05GZlB2QjFEekRwQUFBUUFFbEVR VlRBdGlPVEtzNVJ3dEJyeUxuNHpSNGl2YW5CMU9yOE5IK1hLcDQ0NFc4VHRpTnVldlpDZkxLL2dr eGMvdUY3dGozb1hIaXQ1Y2R1aUxJMlhtMmZ6ZisyZkhWSDRpWWRQOWRNdHVPaktucWR0UmNiN1Az MU9mOCtqQzFBQmdJSUlJQUFBdEVDcENLQUFBSUlMSEFCK3orRUJTN0E5QkZBQUFFRUVFQUFnUVVo d0NRUm1MNUFnN2hMVldSZFhBdE8zUGYyN2R0eE9DNi9WUHFCM3BXL3M2WFFIeVdVbXorM3ZVaVl4 SHpJNnUvWjloTnhlbjN5V1BYeGxiNVZVU0hYZmQxMEYvVnNzZjJaQ2VPOWNXSzcvVDNkTnlXVUoy dHVCRkxMenQxNCt2TDI5WmRrc3AwZkR3Y1gzMi9EZUtuRjJPQlVQanJmRmtZUDl1eTQxVDR2UHhR N0taK2hjcEZJdWlmVDFubGphMXZuWTFlZHVpV0lEaGxsTzE3WW5PM3NzcUlmdHhoWWpBNU85Z2ZG OEdNaVcrS3V0aEpkcjBScS82NnRCVnY5L3Zla1lpcjZvZWJzaG10V2wzSGJHWDhMSU9lT2ZWMUVI eS94WDFzS3UxZnNqcytlZms0NFVQUWJYQkkzbVRpUlZ4MXVhTDdKajdWVVQ2MStjMVpieHlkVTVO K3NiTlhQai9VNUlXd1pWQm04emhKM1daeXprRTdwVDhWSjdOVnliR0FQRjVmNlp1dWFEci9oMVE0 VFE4cmVIeTgzNDMrMlV2WmczeWVIRTZsUXZ6TTVlZTVTRGdVdDYrMjFsUEE2ZHo4NnNPZU8rNlk3 d2tQMy9YYS9mUzUrTTZGKzY4Z1ZaR0tMRkZZdS9yWTYvWHhzZ2VHTTV3WnB2ZC9Pd1NkYXp0bllL ZG5zNHVGa1NmbjNTRXRieDJzT3B6TzlJdnA2U2Z6UzdtSXE1YTh3bFZpS1RBUVFtSzRBOVJCQUFB RUVFRUFBZ2ZvVmlQL0hkdjNPbVpraGdBQUNDQ0FRTFVBcUFnZ2dNTDhGMWd4cTZqNWJISFlWaURl Y290aWNkazVmZE9wNDByT0hKQXgrTUNsMVNnbTJBQmRxMG9LcDJqOWNYbUJOeGkxa1dWWk5oYVVh dU5zcWNCN0duc3N0WXhhNlozT3lyamc0NEJmT0V4ZDhWZlN2TW0zckw1ek5nZEIyWFFtOHRNVDdZ VEJkREI4SVhQQkxtL1hyTEM2eEdCdFU1S3VGRll0S0xjTEcxaC9KbUl2M3FTdXNXUHd4ZGZvUEky T0lmMUI1U2FqeTA0R200TkNJWFRoa0pQb2xtMy9zaHNPUkJrTW43dFY5dTNjazNXNWtwT2pVSDRh dW5KTzhXU0ZRY1IreVJlNmR6ZGtOcjJwWnUzN04yTnVhK00reW9jMU1iWjJmQ0J2Q1hlSTA2UXBo b2FoOG9kSWJkVVpuN2E5Y0ZXcjRmKzA0OXNvNmxpZCtqRGJXZTIwKzMxdWU3WGhxSm50aFppamRm N01GZnIvUWIrZHBlSE9XcW0vUDU4VEZXVDAvRXp2TjUzYm1WT1hhaWVuVlBQYWIwZnpWT2tyMGVX RVlhSGRtWkhQWE9HTVoyVHpSM3ZsaWM3N05YaFArL2Q4UTI1NlQvMXBhN0w4OU5uOE9NdXozZ21k WXQwc3RSZ2NWLzN1UWk4NHNMelVvaHQrVCtGdUlpWFB1U3YvK2kyMXQ2OVlCU1RXK1dkVDlNTGJN Y0VhRG5ZT3JYU3JjbnBGbFIrMmNPSXVEL2ozaVZQL09pdmlyeWRoRGJNaUhXbnk1djJwTWJJblNH VFAvRE05MituR1BqZFg2WGF2MDdDaUJBQUlJSUlBQUFnZ2dnQUFDc1FMMi84U3hlV1FnZ0FBQ2t3 UklRQUFCQkJCQUFJR0ZKZERjMW5lT2lpVDh4YkhjMm5pME9PTmJSOWdLNXM5TWRxL0ZtS0NYTjdk dExIWGJqcGk2SkU5RndDLzRPcFczVzUzUVlseXd4ZDNndmVWY29TR3VBZElSbUo2QWRqc3R2bG44 UXV6MEdwamJXamJ1eG1QNmVsdUU5cmV2bVpXeE9IRi9WZWp0L3Nhc05HNk4rczBLR3NoNzdHbXBz RWJGZmRxRlFXL213UEVUdGdBK3RKRHNOKzBNYldaU3Vkb2FhTENZRU55TmhkWkZXeElLekRqcllN K09YOW5DLzU5WlEwbWZlWll0WXZONWFpRDZQWkhCL3RINStBVit2OUF2SWlVM1oxa1ptZTN6NC91 WUdKc0c4bCszanFkOFJaT0o3Y3prdUp5cjVReTFQN0s1YTV4eHRuTndhUE9FRTMvVmxndUh5c1Yv ZXlqVThQMyt0bUR4UmFxYjA3SjJVN09LZTJwQ3I3MnBnWFQ4cmI4U0tvN0xLblVMTVpFL0tDNU5i UmhYWjhKQi82NnRoUUhuWGl6aWJwbVFWYW5EMEwvZi9QdXVVZzNTRGdJSUlJQUFBZ2dnZ0FBQ0ND d3NnV0JoVGJjcXM2VVRCQkJBQUFFRUVFQUFBUVRxUmlBUTkxaWJ6TmtXSTRNdDFNM285a1NqalJa NlcrOTFJa21MS1dlUGpHVzBDbyt6S0ZEbzZmSlg1ZmxrWWhjcVZ4eEtaNjVLTEVNbUFwVVVjSEpi TUtCUHpmZmMyVnZKWm1mUTFyU3FQdkRBdGlQNWxZdGVybExxZG1EVGFGN2RPLzFWWXF5bXN6aHJv YjkxMFpmTHVoTE56RWJ3TzlIdzNkWFl6RFM4SVVoZlljTU5MYzVlVVBsb05jN1B4QW40elI3TzZi c3QvU0dMY3hMODVzbXduS3ZsekhCMFR0eDdEdVoyL0dxR3pWUzIrdURSRGVhL0tiN1JtZDJlYUxS ZHZ6bkZpZDQ4ZWh6eDJGZ00zQlVSNmVPU2p1UjIzSy9CNG1lb3lKZkhaY3o4WUVEVS9lbncrMjNt amRFQ0FnZ2dnQUFDQ0NDQUFBSlZGS0NyR2hKZ2cwc05uUXlHZ2dBQ0NDQ0FBQUlJSUlCQVRRbGtz NHREZGY4N1lVd1Z1RDNSYU90YkJtMVI2bHVqUjVHUDZsN0NGVU1pWldZajBRMm1nZytLYU9JdFRt eng2MTNMVjNlY0o3RmZaQ0JRSVFFbm4xeDBMTmpjdDNmYm5ncTFPTGZOYk4wNjBKL2IvbGJubkw4 OXp6MHpIb3lUL1U3bHlmbWU3ZzlVWTBPSTc2T3AyUDg2K3d6NHpJekhIdDNBNzhKQjk3K3F1Sm5K NVhQYi84bk94K1ZpbHRGRG1sR3FYOWkvS3QvVE5XZFhIeXJzM3Y1cmNmbzNNNXJGREN2N3EzWUVU ditYekk2eDJPdnhiWVZjOTBkdG1NNWl6UVNud2ZOdGNPbllBYW5NK1BaRW8yMmI3My9hOHhNV280 T1Q1emExZDU0Um5Ya3ExVytXNmM5MS9SK1ZvZDhERDU3S21kNHpPeUU3VmVXaWZFLzNqZGFDSGRw M0FnSUlJSUFBQWdqVW1RRFRRUUFCQktvandBYVg2ampUQ3dJSUlJQUFBZ2dnZ0FBQzBRSTFuTnBT WEg2ZUxSWTlObUdJRmJrOTBXajdEWU5wZndXWDJDc3oyR3JJcFVlMDlkelI4anpPcnNEaGU3WTk2 TlM5M25wSnVxTEJtYW0wZmxBMmJTcHhteEZyaFlEQTFBWDhhKzhMemdWcjg3MWRyL1ZYUHBsNkV6 VmR3eFY2dS85NzJXQitnNmp6VjBPYXprYVhmYlp3L3RwbHhmeWFRay9YOTIyMjlsRnAzNnNRL0ZW QmJBSDhOZUxFWC9sa29GSmQycytkcjRhRDdqRUg5M1RmWGFrMnkyM0huNCt3Nk02M09YMnUzRHBs bExzMUNOMkZOYkN3N3diVCtra3BzWEZSWnZtcnIzZjd6NFBCNEZIMm12OWhCYnM2cUlFOHcxNlBm MjF0RmkzV1RQQ2JTWnpLNVFrRHFzenRpVVk2U0QxVTNHNVBmMjR4TXRqNzYveVVjNCtLekp5Y1dP elBkWDhwU0I4N3g0bTd4ckwzV1p4cXVNZXB2S0NRNityczcrbmFOdFhLbEVjQUFRVHFUb0FKSVlB QUFnZ2dnTUNNQmRqZ01tTkNHa0FBQVFRUVFBQ0IyUmFnZlFRUW1DT0J0TnRzUFdjc1JnWmI3S2pJ N1lsR0d6K3c1NDc3Uk55UFJvOGpIak11RlY0WmtVN1NMQWtVZWxiK3lJbDhOcWw1eTcreStjRHg1 eWFWSVErQk1nVitiK1h1c00rQmo3bEFMOC9MNGFaOHJ1c1ZoZDV0UFpaZXQ4RnZGUEdiSDJ5dUR4 Y1piQmNuYnhwWi9QY2VFK2U5eitmWjUrODFLU2ZycmM2WitaNnVUKzdacytmb3hJSlZPaTdtZTd1 K1VCd1lQRk9IYjdrMDdYRTQwWnREQ1IvVG4rdDZ3Y0U5M1gxVkd2K2tibnpmTnFkWEZqVllaNW4r YWhOK281VTluVm9ZblkrZG8wdjdkbmZ2bUZydDJTbnROeTZLaG0rejFxYzFKNnRYa2VDdnhKVHY2 WDZLRzc2QzBhMHphSFNmZnkvNERSajl1N3ErWSswNGl6VVYvR1lTRlRrL2ZsQ1Z1VDNSYVB2Nzl1 MDRiQ2JmR3oyT2VGUVZ2VXBrYy93VlpTWlU2cnY3N29PRlhQZjE5bG8rMDMvdTJHZjBlMVhjTDYz WVBvc1RnMzF1dVc4NTBWZUxmWjVablljWGVycStZb1ZxYXVPUmpZZFF3d0lNRFFFRUVFQUFBUVFR UUFDQkpJRWdLWk04QkJCQUFJRjVJOEJBRVVBQUFRUVdnSUF0TGx4bkN3VmFoV2dMSHlMOVBkdi9M cWt2UDU0S3M3dDhydnRQODdtdXBEbSt1MVNmZmx3SmJiVHQ3NzNURmw5S3RaS2MzOS9UZlZOQ0gw bmpuMjdlWnI5b0ZUVXFHOGRWRnVQYWphMFgxZGJrdEMyRGhWelhYeVMwNy9zTnJNeVhKOWV0VGtx SmN6SDBXcTdPU0JadUwvNDlaYStSTm92KzlUQ1RlSmExY1dFKzEvMkd3cTd0UDVCYzd0aE1WRXU4 Tm1ZeXpyaTZNM3kvaVgwRzdzemxlN3MrYW92L1Q4cm51cnpIeEw1Tzkza0ZXMncrME50MXAvbE1l OUhZMmtqNm1US2x6OHBEZTNjZTZNOXR2OGJHZkpwZkFIZithZy9xL0JVNjl0b1lvelpUK0lYeE81 eksvMU4xejlSZ1VhYVEyLzYwZzdrZGZ0SGNXWjJ5UW1IMzlxM1dwOThJTmRGcDZOaS9Cc3BxS0tM UW9aNXRkMW5iVitWWExGcnNpbkt4aUJ0ZDFQOTlSUEYrRmJsTHhYMTJKdk1aMis1KysxbGwvY2U5 cjZaMGZzYTJtKy9wL3JhMW03STRaRFR4MGI4dXhwYWZ4ZWRGZjhVYzYvOFNmLzZIM0x5Zk9WcWYv UlluQm4rVm9IdnRQSHpMdjc3ODY4enFubW5qdmQ1dndKaFlPT25Zdnk2c2J1VDhMYjNKdjY2UzZr OGw3MkN1KzJack03QVkwMS8zbjFwN1piL21yYXdQaWRGTWt0N2JXc2gxdlVoa3kyQmlJOUdaeFFQ MnVaUFBkVi9ibit0K1REN1hkYnJGaWZPeXo2M3VaeGR5MnorVHorM01XVFBUbmx1Sjh6U3gzMG9j ei9RejNLWkxRQUFCQkJCQUFBRUVFRUFBZ2RrV1lJUExiQXZUZmcwSk1CUUVFRUFBQVFRUVFBQUJC QkJBQUFFRUVKaEZnYUVGOEVLdSsvcDhUN2ZmcExQYUZzQ2pObFA0aGZFTEN6MWRyL0dMMlAyN3Ro WXFPNllLdHJaMTYwRGgzcTdiOHFjVzlXMEJmOUpHek5iK1hOZTYvbHozcTJwK1BoV2txVlJUL3Z3 UHVYay9jOHpudWxvdFR0eXcwR2hwYS9JNXYzbWkrM3EvMGNMNm4vWUdMNnRMUUFBQkJCQkFBQUVF RUVBQUFRUVFtSWNDNHplNHpNTUpNR1FFRUVBQUFRUVFRQUFCQkJCQUFBRUVFSmlpQU1VUlFBQUJC QkJBQUFFRUVFQUFBUVFRUUtEK0JaZ2hBblVtd0FhWE9qdWhUQWNCQkJCQUFBRUVFRUFBQVFRcUkw QXJDQ0NBQUFJSUlJQUFBZ2dnZ0FBQ0NDQlEvd0xNRUFFRUVFQmcvZ2l3d1dYK25DdEdpZ0FDQ0ND QUFBSUkxSm9BNDBFQUFRUVFRQUFCQkJCQUFBRUVFRUFBZ2ZvWFlJWUlJSUFBQWdnZ2dFQk5DTERC cFNaT0E0TkFBQUVFRUtoZkFXYUdBQUlJSUlBQUFnZ2dnQUFDQ0NDQUFBTDFMOEFNRVVBQUFRUVFR QUFCQkJCQVlMWUYyT0F5MjhLMGp3QUNwUVVvZ1FBQ0NDQ0FBQUlJSUlBQUFnZ2dnQUFDOVMvQURC RkFBQUVFRUVBQUFRUVFRQUFCQkJDWWdRQWJYR2FBVjgycTlJVUFBZ2dnZ0FBQ0NDQ0FBQUlJSUlB QUF2VXZ3QXdSUUFBQkJCQkFBQUVFRUVBQUFRUVFRS0QrQlpqaDlBVFk0REk5TjJvaGdBQUNDQ0NB QUFJSUlJQUFBZ2pNalFDOUlvQUFBZ2dnZ0FBQ0NDQ0FBQUlJSUlCQS9Rc3dRd1FRUUdDU0FCdGNK cEdRZ0FBQ0NDQ0FBQUlJSUlEQWZCZGcvQWdnZ0FBQ0NDQ0FBQUlJSUlBQUFnZ2dVUDhDekJBQkJC QkFBSUdGSmNBR2w0VjF2cGt0QWdnZ2dBQUNDSXdLOElnQUFnZ2dnQUFDQ0NDQUFBSUlJSUFBQXZV dndBd1JRQUFCQkJCQUFBRUU2a2FBRFM1MWN5cVpDQUlJSUZCNUFWcEVBQUVFRUVBQUFRUVFRQUFC QkJCQUFJSDZGMkNHQ0NDQUFBSUlJSUFBQWdnZ2dNQjhFR0NEeTN3NFM0eXhsZ1VZR3dJSUlJQUFB Z2dnZ0FBQ0NDQ0FBQUlJMUw4QU0wUUFBUVFRUUFBQkJCQkFBQUVFRUVBQWdUa1dxTUlHbHptZUlk MGpnQUFDQ0NDQUFBSUlJSUFBQWdnZ2dFQVZCT2dDQVFRUVFBQUJCQkJBQUFFRUVFQUFBUVRxWDRB WklqQjNBbXh3bVR0N2VrWUFBUVFRUUFBQkJCQkFBSUdGSnNCOEVVQUFBUVFRUUFBQkJCQkFBQUVF RUVDZy9nV1lJUUlJSUlEQXJBaXd3V1ZXV0drVUFRUVFRQUFCQkJCQVlMb0MxRU1BN3ArRGtRQUFF QUJKUkVGVUFRUVFRQUFCQkJCQUFBRUVFRUFBZ2ZvWFlJWUlJSUFBQWdnZ2dNQlVCZGpnTWxVeHlp T0FBQUlJSUREM0Fvd0FBUVFRUUFBQkJCQkFBQUVFRUVBQUFRVHFYNEFaSW9BQUFnZ2dnQUFDQ0ND QXdCZ0JOcmlNd2VBcEFnalVrd0J6UVFBQkJCQkFBQUVFRUVBQUFRUVFRQUNCK2hkZ2hnZ2dnQUFD Q0NDQUFBSUlJSUFBQWd0RmdBMHVDK1ZNUjgyVE5BUVFRQUFCQkJCQUFBRUVFRUFBQVFRUXFIOEJa b2dBQWdnZ2dBQUNDQ0NBQUFJSUlJQUFBdlV2c0FCbXlBYVhCWENTbVNJQ0NDQ0FBQUlJSUlBQUFn Z2dnRUN5QUxrSUlJQUFBZ2dnZ0FBQ0NDQ0FBQUlJSUZEL0Fzd1FBUVRtdHdBYlhPYjMrV1AwQ0ND QUFBSUlJSUFBQWdoVVM0QitFRUFBQVFRUVFBQUJCQkJBQUFFRUVFQ2cvZ1dZSVFJSUlJQUFBalVy d0FhWG1qMDFEQXdCQkJCQUFBRUU1cDhBSTBZQUFRUVFRQUFCQkJCQUFBRUVFRUFBZ2ZvWFlJWUlJ SUFBQWdnZ2dBQUNjeUhBQnBlNVVLZFBCQkJBWUNFTE1IY0VFRUFBQVFRUVFBQUJCQkJBQUFFRUVL aC9BV2FJQUFJSUlJQUFBZ2dnZ0FBQ0NGUllnQTB1RlFhbE9RUXFJVUFiQ0NDQUFBSUlJSUFBQWdn Z2dBQUNDQ0JRL3dMTUVBRUVFRUFBQVFRUVFBQUJCQkJBQUFFRXloZVlyeHRjeXA4aEpSRkFBQUVF RUVBQUFRUVFRQUFCQkJCQVlMNEtNRzRFRUVBQUFRUVFRQUFCQkJCQUFBRUVFS2gvQVdhSVFGa0Ni SEFwaTRsQ0NDQ0FBQUlJSUlBQUFnZ2dnRUN0Q2pBdUJCQkFBQUVFRUVBQUFRUVFRQUFCQkJDb2Z3 Rm1pQUFDQ0NEQUJoZGVBd2dnZ0FBQ0NDQ0FBQUwxTDhBTUVVQUFBUVFRUUFBQkJCQkFBQUVFRUVD Zy9nV1lJUUlJSUlBQUFnalV0UUFiWE9yNjlESTVCQkJBQUFFRXloZWdKQUlJSUlBQUFnZ2dnQUFD Q0NDQUFBSUkxTDhBTTBRQUFRUVFRQUFCQkJCQVlMNEtzTUZsdnA0NXhvMEFBbk1oUUo4SUlJQUFB Z2dnZ0FBQ0NGUkZZTldxOWNzeTJjNHRGbDBaY1lzdlB6cXc1alViTmxtZEl4YkxxVHZsTWkzdEhj OFk3YXRlSDV1ekhkZkUrTjB3bitkc2M3ckI0cVJ6N3VjN24rZFZ6dGo5ZThUbVBxMzNWRG50VTZi dUJKZ1FBZ2dnZ0FBQ0NDQ0FBQUlJSUlCQURRcXd3YVVHVDhyOEhoS2pSd0FCQkJCQUFBRUVFRUFB QVFRUVFBQ0JhZ3FzWHIxNlNYTzI0eTNOYXpjOHFYcjkwaE1DQ0NDQUFBSUlJSUFBQWdnZ2dBQUND TlMvUUczTmtBMHV0WFUrR0EwQ0NDQ0FBQUlJSUlBQUFnZ2dnRUM5Q0RBUEJLb2cwTHFtWS8zaGRP Wm5LbnBkNE1JbFZlaVNMaEJBQUFFRUVFQUFBUVFRUUFBQkJNWUs4QndCQktvbXdBYVhxbEhURVFJ SUlJQUFBZ2dnZ0FBQ0NFd1U0QmdCQkJCQVlIb0MvcW90bWV5R2Q0V0JkbHNMRjFva0lJQUFBZ2dn Z0FBQ0NDQlFzd0lNREFFRUVFQUFnVW9Jc01HbEVvcTBnUUFDQ0NDQUFBSUl6SjRBTFNPQUFBSUlJ SUFBQXVNRWxxL3R1UGh3T3JOZHhMMW5YQVlIQ0NDQUFBSUlJRENmQlJnN0FnZ2dnQUFDQ0NDQVFB a0JOcmlVQUNJYkFRUVFRR0ErQ0RCR0JCQkFBQUVFRUVCZ3dRanNUcnZpV2ZsY2w0NkptL2Z0MjNH NERJR0hYS2dYamFrM3RvMnluL2YzZE45VVJsOFVtU1dCVmF2V0x3dEMvYkExZjY3RktRVTc5MWRa bkhTdUM3bnU2NmJVMER3czdOOGpOdmZORmsvTzM3K1hiQ3E3TFJJUVFHRGVDREJRQkJCQUFBRUVF RUFBQVFRUVdNZ0NiSEJaeUdlZnVTOHNBV2FMQUFJSUlJQUFBZ2dnZ0FBQ0NDQ0FBQUwxTDhBTUVV QUFBUVFRUUFBQkJCQkFBQUVFRUtoVEFUYTRqRG14UEVVQUFRUVFRQUFCQkJCQUFBRUVFRUFBZ2Zv WFlJWUlJSUFBQWdnZ2dBQUNDQ0NBQUFJSUlGRC9Bc3l3L2dUWTRGSi81NVFaSVlBQUFnZ2dnQUFD Q0NDQUFBSXpGYUErQXZOR29QWGN6bk15YloxdmJNbDIvQ0tUN1R4czBZM0VvcVgvenA3L2JjdmFE UnRzUWltTGhBb0l6Slg1R1dkc2JNcGtON3dzayszY1pyRm9jZlJjMzkyYzdYakxhV2V2VzFHQjZk RUVBZ2dnZ0FBQ0NDQ0FBQUlMU1lDNUlvQUFBdk5LZ0EwdTgrcDBNVmdFRUVBQUFRUVFRQUNCMmhG Z0pBZ2dnQUFDbVd6bnV5Mk9iakk0OWRqVytZbHlkWlpuTzE0WTFVWkx0dlBtMWF0WEw0bHJwL1hz amF1dDNqZkNvdXdXbFk4NDBVdXRiSlBGMFJCWStubDI4Rm9YdW0zTjJjNnU1cmFPUDdaanRWalIw THhtd3lZYnl4R0xwd3l5bmY1NTc4cTJDODVNNnF3NTIzRk5SRDFmOTRiUmVxdFdyVjltWmJaWWRB Tk53U0ZMZjRMRlNjRTUvYll2TXhwYjJqdWVNYmFRcGQ5ZzBiYzlMdm94akMwWDkzdzJ6VzFjVVdN YjlkT1d0WjFYSEY4UzNpZmkvdEhHNXpjc0JmWTRHczVWMGV0U0RlbmZON2QzdmxrMmJXb1l6ZUFS QVFRUVFBQUJCQkNZdVFBdElJQUFBZ2dnZ0VDdENJejl6NEJhR1JQalFBQUJCQkJBQUlGNkVXQWVD Q0NBQUFJSUlGRFhBbG9Ndm1ZVHpGc2NGNXpLNVUzdG5XZU1TNHc4Mkp4VzBXZEZaUlhGL2RPZVBY dU9SdVJwcHIzanBXRkR1TXZ5bm1PeHJLQWk2MVQxaHkzWkRYL05Cb2l5eU1ZV21qTnpWMndNTW0y ZGIzQ2gzR1FEV200eEtUU29rK3N6QjQ2OXd3clpLYmZ2QkFRUVFBQ0I2Z2pRQ3dJSUlJQUFBZ2dn Z0FBQ1ZSQmdnMHNWa09rQ0FRUVFTQklnRHdFRUVFQUFBUVFRUUFDQitTclFmMi9yVGlkeTg4VHhx OGk2bEhOUG5KZys4WGhGMi82SFc5a25UMHkzTm5jV1ZYODBNZDJPdGFWOXcydkVxYitLeDdTdTB1 SEV2YVZsLzRtL1o1T0xhWllYNXRTOG1DNWVLU3JYbHpmVTBWTDYxcGIyalg4NGVzUWpBclVpd0Rn UVFBQUJCQkJBQUFFRUVFQUFBUVJtSnNBR2w1bjVVYnM2QXZTQ0FBSUlJSUFBQWdnZ2dBQUNDQ0F3 YzRHbEdyamJNc08zemhsM2k1b3kwNDc0Vy9HTUg4YVdRU2ZPMzBySGpVOFgwYUVyczJ4T1M4SlhH T2hsbHQxcWNWeFFKOTgvMHRQMXdMaEVPL0NiRnB4ekg3V25NL3IvREtmdWxjMEhqcjNlMmxHTGhB U0JLcHRQSE1rYVMvaVl4YW1lNzBibmlpKzNlcHhmUXlBZ2dBQUNDQ0NBQUFJSUlJQUFBZ2dnVUdN QzB4N09WUCtEWU5vZFVSRUJCQkJBQUFFRUVFQUFBUVFRUUFBQkJHWXFVSHYxM1ltQjIyeFVkMW9j RjFUa3FTM245SzBibHpqbW9HWHRwbVp4NFl2SEpJMCtQUkdJZm1uMFlQUngxYXIxeTV3TDMyZkhq UllqZ241YjFGMllYN0dvTVovckN0TEZnYk5GOUZvUkdiQTRLYWpsTmEvWjhPaEpHU1NjRktnUmN4 MFowRDNpNUUveWNuaUpuVjhOVXJMR1JieE9Sc3JhZzE1eTJsbVBXR0ZQQ0FnZ2dBQUNDQ0NBQUFJ SUlJREFQQlJneUFnZ0VDVVFSQ1dTaGdBQ0NDQ0FBQUlJSUlBQUFnak1Xd0VHamdBQ1ZSVTRkTjl2 OTF1SFg3VTRNV1RDVlBIcEV4TkhqN1Y0WXIwVGZkVG84ZWlqaXZ4b2FiSC85dEhqMGNmalRYcUZQ WCtDeFVuQjZyd3RuOXYrM0h4UDl4MnlkYXZmME9MMjMzdlhmWmIyM3NESlpoSEp5K1N2cFJLNE40 a2tYMlZtY3JYcXAremJ0K053UHRlMTJhSTJIQWxQc3hIODJPS2tvT3FlNmN1TXh2NmU3cHNtRlpw Q1FnMloveWdjZEpma2U3dStJYm5jTVQrRnZudTY3aTJzYUx4S3hQMlRQNTRZblVocmtGNjBmR0k2 eHdnZ2dBQUNDQ0NBQUFKMUpNQlVFRUFBQVFRV25FQ3c0R2JNaEJGQUFBRUVFRUFBQVFRRUFnUVFR QUFCQkNvcG9NWGdhOWJlcEUwazlwOE96eG02VW90bFRneWh1QmRaMnVTcnNUajk1ejE3OWh5MXZG TWhtMTJzb2k4NWxYRHFtWXA4dFgvRm9vOVlTdEhpcE5EWDIvVXpWYmw2VW9ZbFdOMG5yMmpiLzNC N1NwZ29VRHZtSndLbmJ6KzRwN3R2NGhEOVppWU4zZWZGeWVERVBEdTNmbk5MeThSMGpoRkFBQUVF RUZob0Fzd1hBUVFRUUFBQkJCQ29Kd0g3djZaNm1nNXpRUUFCQkJCQW9HSUNOSVFBQWdnZ2dBQUND Q0JRcGtEL3ZhMDduY2pORTRzNzBVdENPWEh4eFBTbTlzNHpuTXJsRTlQdGVHOG8rak43SEJlYXc5 UE9zb1NvMndtZFVLY2Y4eHNkTEQ4KzZLS2JWTnd2SXdxMFduOVI3VVlVWFZoSk5XVCs4OVJEeGUx eCtxR2s3clBYa3IrS1VGd1IwaEZBQUlGU0F1UWpnQUFDQ0NDQUFBSUlJSURBUEJGZ2c4czhPVkVN RTRIYUZHQlVDQ0NBQUFJSUlJQUFBZ2dnTUk4RUhuS2hYalI2KzVwcFBEWVZkbS9mR2ozZkxZTk8z QTJXNXl5T0RhcE9uaTBpS21PK1VzNDkwUkxXalVrYWZxcjZ6VUx2dHR6d3dhbnZnY3I1VnY1aHAx Skduam5aVm5TeWMrUW85cUYvMTlaQ3FQckRxQUkyN2t1ajBoZDZXZzJaOS9wYk5NV2Rqd1lkUEdx dmpSTngrYVJYU29CMkVFQUFBUVFRUUFBQkJCQkFBQUVFRUpoN0FUYTR6UFk1b0gwRUVFQUFBUVFR UUFBQkJCQkFBQUVFRm9CQVVmVTNUdVN1U1ZOMTd0bk5iUnV6cDlJM3AxWDBXYWVPVHo0N0VZVHlM M1premRqM01jRVNMaGh6ZVBLcFUvZmJ3dTd0azI2TmRMTEFtQ2RCcUR2R0hKNTZHc2haSXB2VHB4 S20rYXpPcXRXS3VicUkxMVNkV1RNZEJCQkFBQUVFRUVBQUFRUVFRQUNCZVNUQVVPZFVJSmpUM3Vr Y0FRUVFRQUFCQkJCQUFBRUVFRUJnd1FndzBmb1dPTkxUOVlDS2ZEbGlsbWM3TFo2OFNzcUt0djBQ dDNKUGppZ1hleXNhcDJGRFJIbFIwVUZMZHhaTGh5QThHRm5JeWNwVnF4NWNISm0zZ0JOcnhUeFVW MXpBcDRHcEk0QUFBZ2dnZ0FBQ0NDQXdMd1VZTkFJSUlEQmJBbXh3bVMxWjJrVUFBUVFRUUFBQkJC QkFZT29DMUVBQUFRVG10WUFXZzYvWkJDWmRVVVZGWHlMWjdOQW1rakRReTZ4TXE4VnhRVlcvbG5R cm1uR0ZPVUFBQVFRUVFBQUJCQkJBWUg0TE1Ib0VFRUFBQVFRUW1JWUFHMXltZ1VZVkJCQkFBQUVF RUpoTEFmcEdBQUVFRUVBQWdWb1Y2TCszZGFjVHVYbmkrRlRrTVN2Y3N2WlZxOVl2Yzg1ZE9USGZq dmVHb1g3WEhpTkQ0SUk5VVJsT25MKzFrRFVmbFRzaExReVdUMGdaUGxUWnYyL2Y2Y2VHRC9nK0tv RDVxQVNQQ0NDQUFBSnpKMERQQ0NDQUFBSUlJSUFBQWdpTUYyQ0R5M2dQamhCQUFJSDZFR0FXQ0ND QUFBSUlJSUFBQWdqTWljQ1dRU2Z1QnV2YVdSd2JXZ2RWLytqRWt0VDVsbml4eGZGQjladUYzbTI1 OFluamp2ckdIWTBjcU5OSE5LL1prQms1VEh3SUE3Yytza0FvOTRsczhiYzZpc3llOVVUVjZJMDNz OTV4eVE3cTE3emsxQ21Bd0R3U1lLZ0lJSUFBQWdnZ2dBQUNDQ0NBd0FJU1lJUExBanJaVEhXOEFF Y0lJSUFBQWdnZ2dBQUNDQ0NBQUFLVkZ5aXEvc2FKM0RXNVpmZE1TYmsvdHZTbEZzY0c1MVMrS1NK V3piNUhoRUNjMy93eWVjT0Z5c2FVeXJxSUt1T1NXdFp1YWc2Yzg3ZEdHcGZ1RDFUMGwvNXhsdUl5 SjZta0RUZ3F6bVZucWU4Wk5UdVB6U2ZObXdRRUVFQUFBUVFRUUFBQkJCQkFBQUVFRUtnUGdhUU5M dlV4UTJhQkFBSUlJSUFBQWdnZ2dBQUNDQ0NBQUFKSkFoWE5POUxUOVlDS2ZIbGlvNWIySkEzbExa UFQzYThDYWJ4MVl2clk0K0NoOEY0NzNtNXhZbWgwNmw0dm16WTFUTXdZZCt5T1A4T0pYam91YmZo Z2J5ajZzK0ducy9EZHlmTFFoU3ZpV200OXQzTzFPcjBrTG44dTArZXQrVnlpMFRjQ0NDQ0FBQUlJ SUlBQUFnZ2dVTnNDakE2QmVTL0FCcGQ1ZndxWkFBSUlJSUFBQWdnZ2dBQUNDTXkrQUQwZ2dNQlVC TFFZZk0zSzV5Mk9EWTJpc25Kc3d0QnpEYjdZdjJ0clllaDV6TGQ5KzNZY1ZsWGY1cVFTVHVSNUxR ZU92OGt5VWhZbmhkYTJ6c2M2SjUrY2xPRVRTdDhheVpjcUdWTkZmY0FLOVZzY0gxVFNMdEJYUkcz QVdiMTY5Wkl3bEd2TjVMenhsV3JqcU5iTmEwT0pVU0NBQUFJSUlJQUFBZ2pVbndBelFnQUJCQkNv WlFFMnVOVHkyV0ZzQ0NDQUFBSUlJSURBZkJKZ3JBZ2dnQUFDQ0l3STlOL2J1dE9KM0R4eW1MbnhB d2tBQUFtN1NVUkJWUFN3Tnd6MXUwa0ZSdk1HQXYyS2lIWkx4SmYxOWNGTWRzTTNNdTBkanh6WlRL SXJ6em4vTEV0N1Y2aXlSVVFtM3liSXlmNmdXUHlVaUZoMSt6NkRVRXk1STliSzc2T2IwSmMxSHpq K3QwM3RuV2NNNVcvYTFOQ3lwdU54aDlPWkgxdWRWd3lsVmVpYmMvcnNNODdZMkNUWjdHSy9zYWQ1 ellhMU0ybTZsczFuTWkvcUlvQUFBZ2dnZ01BTUJhaU9BQUlJSUlBQUFnak1rUUFiWE9ZSW5tNFJR QUFCQkJhbUFMTkdBQUVFRUVBQUFRVG1VR0NwQnU2MlRMYlR6VEQycm15NzRNemtlV3daZE9KdXNE S0ptMGNzODVaQ2I2dS8vWkFWVFE2SDc5bjJvSFBodFZZcXRCZ1IzRFBGNmUyWkE4ZFAyUHpDd1ZU RFhoSDNIaXNZZWZzaXAvTE92dDA3SWpmTVdKMHBoY0x1N2YxVzRlY1dJNE9LL0VXRGsvdHRYTTZQ endYNkV5dDRzY1VwaDMzN1RqOG1LdnRqS3I3OCtKTHdjRWFXSFExVmZxb3F6NVlaZk5XeStReW1S VlVFRUVDZ0tnSjBnZ0FDQ0NDQUFBSUlJSUFBQXBVWFlJTkw1VTFwRVFFRVppWkFiUVFRUUFBQkJC QkFBQUVFRUtnRGdhTHFiNXpJWFFsVGNjT2JZTFlNSnBRWmwxWG83ZjZHMWZtcmNZblRPM2hQWWNX aXowK3ZhblN0UVBSTGxuUEM0bFNETVUybGl0ODhsT2g2c2pFVnQvamt3VFNmMUxMNU5LZEV0ZG9S WUNRSUlJQUFBZ2dnZ0FBQ0NDQ0FBQUlJVEVrZ21GSnBDdGVJQU1OQUFBRUVFRUFBQVFRUVFBQUJC QkJBb0xZRmp2UjBQYUFpWDQ0YnBZcjdWU3BZSEh2Vms1aDZycERyL3JBNjl4ckxIN0E0NWVERVha UFBkYjFQdG02ZFZ2MjREdnQ2dC8vQzJuNW5YSDVNdXI4YXplc3RiN2ZGaUJDVFZOUnZXTTVERmhP RFV6ay9zVUI1bVRWclh0N3dLWVVBQWdnZ2dBQUNDQ0NBQUFJSUlJQkFyUXN3dm5JRjJPQlNyaFRs RUVBQUFRUVFRQUFCQkJCQUFBRUVhaytBRWRXMGdCYURyOWtBOHhZbmhWRGszL3QzYlMxTXlpaWQ0 UHA3dS85Zk1CQ3NWWkd2bGk1K3NzU3RRZWc2Q3JudTZ5MmxhTEhTd1c4RSthZzEranFMNVd5ZXVV ZEUvemp0aWwrUktYNFZkbS8vdFRoNVY2bHFUbVNsWkxNenZvcUw5Vk9yNWpZMEFnSUlJSUFBQWdn Z2dBQUNDQ3dJQVNhSkFBSUltQUFiWEF5QmdBQUNDQ0NBQUFJSUlJQkFQUXN3TndRUVFHQ3VCUHJ2 YmQzcFJHNk82RDhmRkZQZmpVZ3ZPNmx2NzdZOS9ibXU1eGNIQmxjNkozK200bjVwbFk5WUhBMmhP TG5iRGo3aE43YmtjMTJYOXUzdTNtSEhzeG1LMXM4bmJFeG5PbkhYV0VmM1dCd2Jkb3ZvRFlHVHgx bTU4L081N1QrVzZYMjVmRy9YUjRzYXJGT1J6MWdURDFvY0RRT1dkcGVLWGg4R3FkZExMbmQ4TkdP bWp6VnFQdE5wVVI4QkJCQkFBQUVFRUtnYkFTYUNBQUlJSUlCQXZRdXd3YVhlenpEelF3QUJCQkJB QUlGeUJDaURBQUlJSUlCQTNRZ1VkbS9mbXM5MU5WblVXWXB0KzN2di9IMTVZRnNHQzdtdUYwV01v NlgvM20xZDViV1JYT3JRM3AwSENyMWRuKy9QZFQvRytsbG1jWFRlcVh4djE4UHQrSFVqRzF0Y2Nr dW5jZ3U1N3V1czNtZzdZeCt2T2xVcS90blFtSExkMTFzYjUxa2NXNzh0bjl2K3NyN2VycDlaN2FH cnlIaExLMlBwWFdQTCtlY2wrenJVcysydS9selhxNjMrR1JaOUhSOGJMVzFkZjI3N05ZZDIzZkZi Nitma3ZLM01WUlo5bVhIUno5ZktsUjJHNWxkaGN4dlh0TWFXNE5mazN3dGxUNHFDQ0NDQUFBSUxS WUI1SW9BQUFnZ2dnQUFDQ014akFUYTR6T09UeDlBUlFBQ0I2Z3JRR3dJSUlJQUFBZ2dnZ0FBQ0ND Q0FBQUlJMUw4QU0wUUFBUVFRUUFBQkJCQkFBQUVFYWxPQURTNjFlVjRZMVh3VllOd0lJSUFBQWdn Z2dBQUNDQ0NBQUFJSUlGRC9Bc3dRQVFRUVFBQUJCQkJBQUFFRUVFQUFBUVNxTGxEMURTNVZueUVk SW9BQUFnZ2dnQUFDQ0NDQUFBSUlJSUJBMVFYb0VBRUVFRUFBQVFRUVFBQUJCQkJBQUFFRTZsK0FH U0pRVFFFMnVGUlRtNzRRUUFBQkJCQkFBQUVFRUVBQWdWTUNQRU5nT2dKckJqVjFYeWJiNmNiRUxh dFdyVjgybmNhb2c4QkNFZkR2RVh2UGJMRjQ4cjNqMzBzMi96VVdDUWdnZ0FBQ0NDQ0FBQUlJektZ QWJTT0FBQUlJVkVpQURTNFZncVFaQkJCQUFBRUVFRUFBZ2RrUW9FMEVFRUFBQVFRUVFBQUJCQkJB QUFFRUVLaC9BV2FJQUFJSUlJQUFBZ2lVRm1DRFMya2pTaUNBQUFJSUlGRGJBb3dPQVFRUVFBQUJC QkJBQUFFRUVFQUFBUVRxWDRBWklvQUFBZ2dnZ0FBQ0NDQ3d3QVhZNExMQVh3Qk1INEdGSXNBOEVV QUFBUVFRUUFBQkJCQkFBQUVFRUVDZy9nV1lJUUlJSUlBQUFnZ2dnQUFDQ0NDQVFQMEtzTUdsZnMv dFZHZEdlUVFRUUFBQkJCQkFBQUVFRUVBQUFRUVFxSDhCWm9nQUFnZ2dnQUFDQ0NDQUFBSUlJSUFB QXZVdlVKY3paSU5MWFo1V0pvVUFBZ2dnZ0FBQ0NDQ0FBQUlJSURCOWdibXZ1Vy9manNQNVhOZG1p MXBHM096THovMm9HUUVDdFN2ZzN5UDJYdUk5VmJ1bmlKRWhnQUFDQ0NDQUFBSUlJREFIQW5TSkFB THpUWUFOTHZQdGpERmVCQkJBQUFFRUVFQUFBUVJxUVlBeElJQUFBZ2dnZ0FBQ0NDQ0FBQUlJSUlC QS9Rc3dRd1FRUUFBQkJHcElnQTB1TlhReUdBb0NDQ0NBQUFJSTFKY0FzMEVBQVFRUVFBQUJCQkJB QUFFRUVFQUFnZm9YWUlZSUlJQUFBZ2dnZ0FBQzFSRmdnMHQxbk9rRkFRUVFRQ0JhZ0ZRRUVFQUFB UVFRUUFBQkJCQkFBQUVFRUtoL0FXYUlBQUlJSUlBQUFnZ2dnQUFDQ014WWdBMHVNeWFrQVFSbVc0 RDJFVUFBQVFRUVFBQUJCQkJBQUFFRUVFQ2cvZ1dZSVFJSUlJQUFBZ2dnZ0FBQ0NDQ0FBQUlJSkFu VXh3YVhwQm1TaHdBQ0NDQ0FBQUlJSUlBQUFnZ2dnQUFDOVNIQUxCQkFBQUVFRUVBQUFRUVFRQUFC QkJCQW9QNEZtQ0VDTVFKc2NJbUJJUmtCQkJCQUFBRUVFRUFBQVFRUW1JOENqQmtCQkJCQUFBRUVF RUFBQVFRUVFBQUJCT3BmZ0JraWdBQUNDMUdBRFM0TDhhd3pad1FRUUFBQkJCQkFZR0VMTUhzRUVF QUFBUVFRUUFBQkJCQkFBQUVFRUtoL0FXYUlBQUlJSUlBQUFuVW13QWFYT2p1aFRBY0JCQkJBQUlI S0NOQUtBZ2dnZ0FBQ0NDQ0FBQUlJSUlBQUFnalV2d0F6UkFBQkJCQkFBQUVFRUVCZy9naXd3V1gr bkN0R2lnQUN0U2JBZUJCQUFBRUVFRUFBQVFRUVFBQUJCQkJBb1A0Rm1DRUNDQ0NBQUFJSUlJQUFB Z2dnZ0VCTkNMREJwU1pPUS8wT2dwa2hnQUFDQ0NDQUFBSUlJSUFBQWdnZ2dFRDlDekJEQkJCQUFB RUVFRUFBQVFRUVFBQUJCQkNvZjRHNW5pRWJYT2I2RE5BL0FnZ2dnQUFDQ0NDQUFBSUlJSURBUWhC Z2pnZ2dnQUFDQ0NDQUFBSUlJSUFBQWdnZ1VQOEN6QkFCQkdaUmdBMHVzNGhMMHdnZ2dBQUNDQ0NB QUFJSUlEQVZBY29pZ0FBQ0NDQ0FBQUlJSUlBQUFnZ2dnRUQ5Q3pCREJCQkFBQUVFcGlmQUJwZnB1 VkVMQVFRUVFBQUJCQkNZR3dGNlJRQUJCQkJBQUFFRUVFQUFBUVFRUUFDQitoZGdoZ2dnZ0FBQ0ND Q0FBQUtUQk5qZ01vbUVCQVFRUUFDQitTN0ErQkZBQUFFRUVFQUFBUVFRUUFBQkJCQkFvUDRGbUNF Q0NDQ0FBQUlJSUlBQUFnZ3NMSUgvSHdBQS8vLzE0WWNFQUFBQUJrbEVRVlFEQUpYRWVPbVVhdTFH QUFBQUFFbEZUa1N1UW1DQyI+PC9pbWFnZT48L2c+PC9nPjwvZz48Zz48ZyB0cmFuc2Zvcm09InRy YW5zbGF0ZSgwLjUgMC41KSI+PHJlY3QgeD0iMTEiIHk9Ijc1My41IiByeD0iMi40IiByeT0iMi40 IiB3aWR0aD0iMjUwIiBoZWlnaHQ9IjIwIiBzdHJva2U9IiMzMzQxNEYiIGZpbGw9IiNGM0M5QzQi Lz48L2c+PGc+PGc+PGc+PGltYWdlIHg9IjEyIiB5PSI3NTkiIHdpZHRoPSIyNDgiIGhlaWdodD0i MTMuMjUiIHhsaW5rOmhyZWY9ImRhdGE6aW1hZ2UvcG5nO2Jhc2U2NCxpVkJPUncwS0dnb0FBQUFO U1VoRVVnQUFBK0FBQUFBMUNBWUFBQURCUElGOEFBQVFBRWxFUVZSNEFleDlDWnhjVlpYM09lOTFk MWF6ZE9wVklJU2txaE14cWVvRUZBT2pEdTZJam9vd0xpQTZ3QURPcHpQaU1nbzRLczdnam9vek9v NHpEcUtDdTZMaXdyZ0FpdU9JSURERzBOVUVUYm83SVN5cDZtd09JVWwzMXp2Zi83eXE5K3AxZGEz ZHI2dXJ3NjNmdmU5dTU1NTc3ditldTc2bExESS9nNEJCd0NCZ0VEQUlHQVFNQWdZQmc0QkJ3Q0Jn RURBSUdBU21IWUVaM29CUGUvMU1BUVlCZzRCQndDQmdFREFJR0FRTUFnWUJnNEJCd0NCZ0VHZ0xC SjdZRy9DMmFBSWpoRUhBSUdBUU1BZ1lCQXdDQmdHRGdFSEFJR0FRTUFnOEVSQXdHL0FaYkdWVHRF SEFJR0FRTUFnWUJBd0NCZ0dEZ0VIQUlHQVFNQWc4Y1JBd0cvQW5UbHVYMTlTRURRSUdBWU9BUWNB Z1lCQXdDQmdFREFJR0FZT0FRYUNGQ0pnTmVBdkJOa1dGRVRCK2c0QkJ3Q0JnRURBSUdBUU1BZ1lC ZzRCQndDRHd4RUlnc2cxNExKbCt1Wk5NUytNMmxVV2VPMlBKMUR1NjEvUWVQNXRoZDV6VVFpZVp1 dDBwMWo4R0xLYWpQcTBxWnpwa2J6dWVSaUNEUUFpQjdyVnJGOFY2MGxlakQrK0c5Y2V4dkpOTTNi Rjg5Y1lrM0dudjN5RnhadFJyeHBubzRIZVM2ZXRoQy9xVVNGOFJIZWVwY1lKTWJTblgxR3BsY2hz RXBnZUJldjJsWG5xelVrWE5yOW55Wnp1OXJzR0JZV0hjMWJVNTF1aXpvVTZ0a3J0VjVjdzA1dVZy R1djU2MzQnM5ZnBqZ2RlT1FKOG13WU9xL0NMYmdGZmhYeU9hSFNZNmxZay9ZYnV5MDBta3Y5dTlk dU5LTWorRHdCTUFnU2RxRmJ0WHBWTVl5TDZ0ZzFxN1lIQnNjdjFxT3ovbkhoYTZIRExGWVgyRDha SHpMbzhkOGlPT0ZyY2QyK0Zvd2RiVXd5QmdFREFJekVZRWRBM3U5S1MvNkt4T1BYVTJ5bTlrTmdq TUpnU3d3R3dUY1puT3R2UDUzOFY2ZXAvZUpoSVpNUXdDUnlzQ0xhL1hNV3ZYT2s0aWRaMXRVMGFJ VHFIMitmRVlXWmRCbkNmRCttWXpFMTFMSWw4UWtWdnBJRDNtSjh4MnQ0M2JZYlpEYStRM0NCZ0VE QUt6RW9HVksxZk93OGI3bzFpREQ1RFFhNlREYnArOXdheEUxQWh0RUtpUHdMUjBNaXl3ZDRycnJz Z05acmlpN1o3Yk5jYXlHaDM5UW9pNEZkWTNNUmE1eFRHbmJ6NGV4alVJSEJVSWpNbThWY1I4YnFF eTdYTmRjY0lKeTRUcGVZRkVMTy9HbVBXMDdHRG1iM0pEL1JjUEQvVmZGYVFkQlo1MmJZZWpBRnBU QllPQVFjQWdNQ3NST0d3L2FZa0l2UmJDZDhJYVl4QXdDTFFBZ1duWmdOZVYrOTU3Ui9jTjlPL01E V1d1bnpONjRHbk05UDVRbmlWazhkWE9MSGxuUStYTzVmb2Z5dzMyUHhjTGQrL0FZWGd3ODBPTmo5 cTJxcHlvNVRiOERBSnRoVUJJbUpFamRpY0pMU3hHUFM1cy93eCtuQ0hpV2pTbTN4V0JNSTVCd0NC Z0VEQUlURUFBYTc4TFlMMzFIOWExVjA4Z01CRUdnUVlRMEwxRG9FZTZwOERlb29Gc1RaTzBxcHlt Qlh1Q1paaVpEWGdJNUYyN2RoM0tMcDM3UWUrUnoxTDg2YnpRT3FzVU5ENkRnRUhBSUhCMElHQnFZ UkF3Q0JnRURBSUdBWU9BUWNBZzhNUkZ3R3FMcXVPT09GdjJlMFVvNDhzajVGN2l6S0s3NEw3Y3hq VUlHQVFNQW0yTWdCSE5JR0FRTUFnWUJBd0NCZ0dEZ0VGZ0JoRm9qdzA0QU5pOWZVdVdXZjREM3FM aFRiTElma294VU5IUkQwZkVldExueFpMcE81MWtlZ1MyK0xjRDZiM3dmeU8rdXZlWnlHakRObVNX TDkrNElKN3NmWDAxZnNzU3FWUEJDRGZyY1EwWlBTaHc5SzhPNnY4TkdldlhoK005dmYvaEpOTVB3 ZnJ5aXBOSWIwTmRybmJXcE5kU2xWOFQ1WGdjdXRldVhlUWtleSt1VnA5NitJVExBNDhkc2RYcmp3 VmpydzZPZmlrejZlRXN4WHJzanFOZXNlVEdtbTJHL0UyYnliWkxlVUh0amtkVTlaeHF2d2kzTzly MllHek5ocE9CSlR2SjljOUcrSDlnODdEYTduQlRXK0xKOVBsYUptZ21HQ2VSdmtKcDJYWHZJYUw1 c0lRT3RJb3Q2MkduMEY5OC9wcmtXMC9INHRBbjBEVGRUM3dtMWR4dy9SaHlxRHhGMnZrcUo4clV1 c0dtYnZkb2NSRG8xT2pmSGsweFBaWk1lLzBrMXJQdUJDZlJlN09UVEFPanRDQitLSjVJWDY0NldD d3JjQlE3OVAzSXhyR0FjY2pqSkNiVkRoVCt4ZEMzblluOWZxL0dhVnFZdHJxZnFCWDE5Y3NIL3Y3 ZmJYbDY1aVJTeHlEdVdsaC92dGdkVDZhdktZNXRoSGlmWGh4Z1JuVit6ZExYWVdmSGVucGZDcDQv Z1gwTVZvcFcvVCtCRHIyY1RqNjVzdzZQU1NmcjNJVHl2Z0dyNVhsbHh4THB2bGd5OVk1S2VsdXRv TzQxdmNlcnJvUFBadGlBRi96Z21jckNiWGh1Vmw2Zy82Q0QrUkV1OHFkOSsxQWM0NE0vTmxGanZ4 bkZ0ekVSMjRnS3VoWkxwbDhPM0N2ckkzUVYwdHF3TlkyMllUeVJ2aHg4SnEwUHlPdjNTNjhmYTRF ZVgvUmRwSVhuQ05XM2IxUmJxMm0rY3F0OUh6dytpTG9Pd2ZYMWE5eTRVSjZuUEl4OHZuemlKR3Iv M1dBVTVWSG81K0dRbUJ5K3FMTzJyM0NOZVZCcFFzV0Z2VFBTbjBMengxM0EzWnRmNGVwNC9xTm0y ajFja1JqbXRqakdFL0FKNnhKNHA3YkVNUDRkZDl5NlpXSDZPdjVxNjVlQVg3WHhORmJvYndJNVlB dnJqMHBsMVZncnF2NXJmMzJWNGxRcHI4WTFXbzdTd3JLT3MxUEJaMXg1aVVMLzBEbzRpZFNGVGpL MXhTbXVrOVFGN1YyNkhxb2xQeDBsdjdiWmdDdWVybXZkSmtSNzFRODduL0w1cWw5RVg3WW0vZndq bll0M3N0QlhtVWczeHVHRnlWTGtQMGNzK2JXVFRQM3FtTVM2Qk1LMUREdUozblBjK2ZtSGhlVEwx Zmhaek5qbzkzNXowY3AwZHkxbWxkS1dZM1B2OUtTLzRIMEZXdVQvZ1dZRmJNa3dyVUZkTGllWC91 Z2swLyttOUtYRXBuMjIwNU82eU03UEdTYVN6MWVyVHhQNGVBSjBXdFNGanZGUnJRTUo2UWYwRkdj cS91S0NlakhsdDRMbTZvZ1dpbEcxUzd2akVWVTlLZUorNFRXdE5ZWjJUNlErUzJUOUVoSFBndlhI RGJpOFFZaXVQOUt4K0w1bFBlbE5TSnVTVWIxM1d0ZFBwaVJydGN3VzA2a3M5bDNFOGhlZ0FVWkVU TFFhWTh0Yk9rZm5qNXZJbDBVN2p0RjAvRmg0Zml5WityajJiWnJZNzVkcW5LWTV5ZlI3Ni9YN21h d3ZEbGVTeFB6ZndPZ1NXSCsraUx0RWI3YW9vOTRjUWRQNVc3YTZkejN3NjJPUkg2R2NNMkFYd1Bw Ry9XZEFoMzdnN0RsOGZ4VDl6R2ZzdWN4MlBKRyszQnZYaWM1Qm5KWUhoNGlaMGt6OENjd2xEK0p3 NEdWRXhGVGx0MXpudUdUdnAyMVhkZ3FUdmdkN0lrZ0RYdkREc0lPTE56ZkhrdW1mT2pnUW9Vby9i UDRjNkpQeVF2SjdDUE1qM0xCWjRjMDNPTmlMSjlNM09kWDRVT0Uzby9nV1JKaFYxMWhpdzNOVTE5 RFlQNERnbGZVUnV1clVXRjlGcWc4UUlqQWlITzlKL3kxMFl6dm1ucjlIL0FwWTM2aStuV041YTdY MDE1ZjI5Q3oyRXlhNDBMRjRzdmN5dHF3ZFNIc1A2cm9hcm0vaXlsdlRvRi9udzQ5a1AybVNic1Rs VFJ1K0RWUnZwdnFUNnFXdU5iaXc3ajhGb2xxd2FuUThmNm1sN1k3MUF6RXQxTWg2MXNPd0ovMUZu YjkwUEFGOVdKZkFtemN3eHIrUkx2c1JKNUY2Q3hIWnNGV05nM0hJU2FTL28yTnBMWDZOaktkVTVh ZHpLUFlxUTFoUFZOcXJxUDVyZi8wMjlrY1B4TkNQcTdCcEtGci9sZzdqOUMyWU8rK3BWWjlHOGZF TGRSS3BrOXg1K2Q4VDh4ZUplQU1SV2JCcUxDWTZoZEcrMnM0TzZPZ28vdm1WYm9zcTh0elJYUUMv M3hlR21Tc3Q2TDNOaXVYU0xhQ0x3ZnJtSHVTOUZvRWJNRmpxZ0FxdkduNUdudTNiZE1EUVVBWEw4 VVQ2TWl5V3Y0RzBSYkMrQ2ZnaDRtSFlvcEZYZDNYU3Q1YldHdGlMbENYbnVSMzVlV09mMElXcUgx ZVU4UWFWR2Y3dkkvNGdyRy8rMXFPbjUzYjRFUTI3aFVIK2FoSytEbmwwVUlMam1XSjk1RnNJWldH THhzUG5iaXl1cWg1MktDR1R6QnNqNjNQb0dQcGZ5UnExbjBpK3BmSWpvSGMzNFJTTTBzVDNITHE0 RUpyME5acDJhWDg4b3FrblVkVDlnb28vZGkxNVAvcmlHNHZoVVU5ZlJiNkE5bitnR0VlRUJiSWw5 TE5seVpST2loVDhSTGFvamdqelRZaERWdVFpR29HT2ZJMzFyNzV3UU5TUkg5MkROSmpXOUpNRkN4 NGZZN0p1MXZKVkRnZzFRb1VmbG5aOEUwT3VnclZ1VnRwQ1VtTlg1RnVKMndsZkJmVVNXSytQb01i YTUvWVRKcHZkTzdZTUlWN05kTFdYOHA1b20ycUg4ZG1GNWJOTS9NNWk3RUhnOVgwR1JnaVA2L2NJ ZjZCR3YyOXRmU0ZNbVptSDhKZGc5ZS9tQ2pwTWRBUENEelB4OTdPeHJ2SzZJQ2w2VTRsamZIWHZN eTFMN2tEYU90aWlrUWRJK3hpc2hGN05JcVkxMnMrVzk2eC9ZWkV3QWtmZUtZVU5zL0x5c09HSjdi c0lod1Bmai9lay8xS0p5dTFTeklmNStYbk1ZM0pwS0sya0srWDFBQkhLZUFHeDllbEtoemF4dllk MHNmc0JrUGtHYzVZLzM0ajJKNFFMU2RESE00bjVCc2RKVlZ4MHp6eStCVGxueXhWdC9FcG05K2NF WFN2SlhOSkhqR2VsY1orODljUFBqazJ1RDI5ZUtXcDlLTWtCcVVUMGRjVi9RNXl1YjByNnl2UUx4 T0U4RGRlQ09hZUQ1bDFGaER3MDRjZnhQWWZmamszTXg1Q2lmT0JRSlY2ZDBDOXMwT2lWU2pBRkcy bDVVZUdMUHYwZyt1RzFOZWRCa1FmRDlZN1AwSGlsYXd2bzVVMW96VFVoZWNMcjJ2MWV2QjRTQzMz Rzg5ZTRMTUtOTkhkQi9vZWs5Q1U2OEJCdlhZdDJ2dzNSbzdCcU9vbjVVL0dlM2lzcmpWZEs0UFVC UGVCbE9sdkRSUnZ3by9INldYTThMZWFkNERpclUwL0YzdWM3U1BEM1BxcXp0MmtiNm53eGJxNGdP bDd4MGp5Z2I5bzQyUHphK2Z3ZDRQMENLdjJDK2dDZjN5TGE3MjhlUHJGRTZqUFY4QUZ0d1RDZFJz eS9vTkw0TXJFTmxSTHBRdnlWNVdzMnhqVjRORnFyblNvMS9NQURqN0hRVGw4bUlVcm9DWlVmVm5k WkFndDgxc1UvRldYbmIxdVd2VHczbU5tVTFiOE9Hc3hjTUR5WVNlVHpsQWI5WmxnMVBWamdmRzRw RmdrYUNOdDRzdmVGV0h4OHhJOWpvaC9rYmZ2NE1ELzRWeEh4SlVUa0tSdG9YdERoenZNM0pJaXVi ZUtyOTJ3aTVvdUtWUHRSeHhkRHhpVDRYcUF5dzMvV25ORUREb2UvQmc5NkwxOHhVNk9PTG9BeHFi d2pvQmY2N25oOCtzOUJ1Y2N3OFl0QWd6dmt1QkxwMzc5OVdVKzd2RkRGQyt1ZEN6MVpleHg0dlE0 OFlybkIvbk95QmN3M3VTNm5rRzBBMWpQQ2ZQSGlWUnZDZDhpOStFWXY4WWphcGQzeGlLcWVVZmVM VUR2TncrR0x0OWhYL1lTZUxsWjl6UTMxWDV3YjdGL25NdW1HMjUrZ2w3RHdGOElEWm01SC80K3ow QkZpL2lCNEhvSlY4NmdyN2pzMVBqZlkvOVpIaDdaNm0xSlAzM242KzhuUTBORGg3R0RmeDdPUVMr V0FRSS9DcWpta2NtcDh3Zlo5WEdrMW9RbXI0OUo4SWZtSzliaTlNb2MrNHRudXVmSGNQTkVOQllZ MW9tbHNyNHFpTnRNTzVReVlTSi80R1NXTWdibnV1VXUxL2JQQUxvY3hseXpTRGUwZnFmaHpMYjUw eFFrbitJdURZaXkxdkw1QndTVVBxa0VMRVB3VkZpcXJ0QTZRWDc5Y3ZLcnp5SndMNmQ1N1VUK2t0 dGdjazFpWEVFdStqR0tYd01MSWI0amRFM0xvV3pudFk3RERRNWxlblpOUUFiMGJDUnBhNG9yMU9j MnJnU1pzTlZKdm5CYWhmOC9iUjJLS1RiYll2cmJrazhoMEQ2d2FDelQvNmxSNFRhclRuZnRheU9j djFGeGhPZy80ZW1PRnh5dW94NUhGTFBRMVpWYXc4dExZL3BHTkJYL2h1bnoxeGlSbzNsNElFZVpj dmdTOFZ1VFFsN0tlWFAwNmg2MGc2Q09ScHVOS2RMb3NZTDFEN3dYOGkyTFVCdmo2NGtUaXJsMjdk ZzV1R3B5eHZHZUQzam1LaEtmUHBIdHRLbzAyMWxjQmRSelQ2TTI2bHNxRjlCSCs5V2lmRnlNUmkz RmNpWjZNdy9rcmlVbzNES0xVQjYrRTBnWHpFYjBDUVpkWS9zR2ZqN0txRndPWjU2TnZINGUwWDhF V2pOQTV5MWR0VUIwdWhJdlhlTm42QXRFM2pOTjk4RUtmV3cyZDFqNW5JWDArN0tSTjFPVjFSdFRm TU1ac1Z1eGN6TWVvWE1WNVVHbVE1cG1aNmsvTGYzQjl5Z0FBRUFCSlJFRlUxMnlNTTlZV0VLSTRU dEpXSmo0eGh6bEk1YzloYklBdXJGQ2RBQTJXSmRRTnQ3ckJqWms1WFhRTkNmbC9RZm9uRnZkczhB dld0UmdIWHdpZWkzMmV5a3hFM3Vmc09UTGhFRklmbDBZZjBFMi96b2RLT25HZFhOUXBKUHI2cWVQ cFIvVVZBc1ExWU5DL2JOWWJZQjRHakhHMHFMTXZ6S3IrRjhkWXhRWE0vTFg0RXZMeUlDOGlHelhM Z2JkZzh3djY0MkhWUE00dS8yVVpQcWVpL0tWSTFJTnNPRVRNL01aWTRmQ1VhdnhlaXJRbFBHR3Zo WEVkNnlUdzBFTXprQkQ0VVRvdlk2ZlRVZnJUZ2FXZHFpYVl1TWQ4Z2JEdzczQmQzS3dxUnFpU1c4 emFPTjVnaUFhOE50Yzk1M1g2L25pUkpIRDI3c3owZDVCN0ZpTDh4ZUZwblJpMEVBNk04aE1TM2F4 Nk9BalJiYU44NlB5OTI3YnNDb2dLbm54dXNPOEw2SWp2TFFTSnhLTHpLeTAwL2ZTdzY5cjVaMERX cmtLY2ZEWTdsUGtwL0NnTzE2TFJyOEYzalJ6NEtJS2FSa292N0Q0YjRZYU5kbVJoMXZwNGVjRGoy dHl5dWVkV3dFZXlnMzIzdUNUYUVmeEpkQjNBMWtNR0wyK1ZpOHRNNXc4UFpIUUJsUS9UN05uUmQ3 KzRwUG45OWt0M2RMaFYzMmNQNXkzM1I5VXU3WTVIVlBWVVBsSDJpL0wyMERBTFhaRWR5UHlUNnFt R2ZidG5JSE0zOU9oVkNIdDZCUDFJdSs3WWF4QnUyclNxbnpRdFdQTVpIbUdMcjlxOWUwdnBxUmJk NFBYM2UzZmFXOUZlell0Y000ZVE4RjloREx5dWZLT2EyNTdaaHRId1lneG1YdDJnSjhralk1M2pG cnp0VXQrQ2pQS2UzRkMvdjlEVVN1Y2ZmdmpleDlVekE1YnpiT3VUQlQxYU51UzdiWXdQdnlRM2NM OC9aMm0wWjNWT0dzWGNwRFJlQkZGUDNyTGZCaitHZVZ5bmFNRGsydUZsYzkrNmQ5dTJQNFZaNmVF WTVsSHQzNzVNeDVMUW0wR0RMTGpDTE1YQk5pWUdmU1VKSWM5OEdIUEVOK0FiTjBjUUVYbjhtZld4 NGExSVZ6TWZxOURWNnZHdFMyUHJpRmszVWhyMXZkeGc3SHA0eW5ubG9ZOWZRUHkvdzNxR0xkSUQ0 a0F1UkxZTnZwQWxNck50MjdZalpQRXpYSEgvVys4S1JzYVlpTzA4djRtSS9BTzBQNkx0ejlLMUZP TENScks2aGhIV214QlFTWXdBUkdjdld6M3NiVDZXUnF3UDRZSjlQOGFaZjhnTjlGOWRQaC9sdEcr emV6RWt5aFZwajVFT09hbm85eHdkanlTMDdpT21MK0ZnOFJKUE56Mkt3cVZDbnlza05IbU51cnhX NEZ1bGlqUFduMXgzN0RYTXBEZlZWTFFCVy9JdndScDJpd1o4cTdxUWcwNm9idmh4MVZ4bnorRVhZ Qnk3b0ppK0gydVkwN05EOTkrRThMaHhwZ0pQc0pjcmRZTUsyc0FjNlZqOEhBUjBQUTJITUJ4V1hp ZXJUa0gyODBIa2I1RFhXbmxYWDFWRFZHMFRUdzR2Zzh4NncwTUpIMlhYdXJKY1p6WEJ3MFhvNytB WFdCS2haeXhidVcrNStodTFiajcvMXlHOEZaL25aWGYwZlEvNXgrR2o1V3Zmd2FDclR4OGptYkJO b3Jjdnh5RXExZmhCc01wN0xheVRza3ZuZkFqN0dHMExqNFBsc3VLRElyemdVWFh4TnA2enBVWWo5 dEtUMEhEK2lkVWoyQVIvckh4QkdLN0xJNFAzN3hDV3EvdzRZVHJYQ1QybWRuak9VcjFyZTVxbWcr K0lCWVhlTnpCd1FNTVZyRmo1am0rUTBIYWtiYk9JZitXT1dBdmhyMnZZNWM0U0VTK0d2Nkl5YVdj WEVWWHlmYUQ1UFNZSmIxTURmMFBHeW91K24rdHZldXZpczJldy83ZW9qMjc2UGY0dXlhdnJIQ3Jj Z2tPQy8vS0lLMXk2NW96ZUI0ei9VRXlheDBMSEZQMU5PVkcxUzd2akVWVTlvKzRYRlJycjdzN1J2 TDdTZ0c0eU1WWDFpSmsvRlVwNVZiaWZoZUpyZWx2VlQyb0tFVTNpSGJudGpuZFh2eEs3RnJSWHBX S25FQ2YvVFFmZG02c3hHTW5iZlJqUS9NWFFoSDdmTHZWVkdWWFdhdlZvZGZ6eTFSc1RXQjNwSVRH aFk0M2d3UG1xR3ZNUGFScXovQlBrOUE0NVJlaXNaU3RQWElId1ZNMjJNWXMvVUcwdTllWlJvZmNG aFFpZEVVLzJCbzhGTXM5ZlpBbm1SWkdIUVBPdzY3SWUwQXI4RlUxMk1LYXZuSlQrOGNRVmIrUG1F NHZGNFZldkZxNWN1UzAwZi9wVW5ndFM5eVlVdEJjYnJnZEllRnNpa1pqanBlQ3l2Qnhma3BuQ0Y5 SkVhOGFZZER3ZXhqcmtwMUZ0d2xXWGdHWHdGQUgwNjMzYTl0VWtIN01lL3duUzdrQ2VuVXh5cThX dWgzM1Urb0F5eXMxV1l0WkRHUlJkbmtTMHdEMzBJSWwxdDU4aVpmb1ZubmRCc3g5eVgxTk45L2Ro UFlpNlhZV0N2QU5HMERkdG9pNnZCZmhXck9OTTlhZmlXa0lQQVl0eXlUL3J3V0F4VU81SWNhMFN0 SDg1Z2Zla2hrVVhJQjVUQXE1RW44RWFwZ1k5eVJIWDBnM21QVXJOT0FqSXUvay9VMy9STWxsMERo RVYrREY5S3p2Z2ZKK3EvRlIyWnRhbm52WkJyMjVqdHJ6eHZBcDVFTzI2ZVF5ejVJK05jNmx6Ykg2 UVdPYnA3QnBWV1RkamZubUltWDdUMlhHa3M0eWthbkFwRHRDd2pqODdSRkFiSDJ5YXZmbURhSnVY QjRlbmVSN1RKMnk5WUlVTHRtWDBpWDNvV3hYU3lPdUxycXRqaTVjTTR1T2dBL3IwbWhjK21pN1di S3FNNEk0d05MeDRKNWxxTG5MOWVrbmUrbDhvT1Nab1ROSEVHOXo1bHY5SUJWSGhJMitlRWpQSmIr VHgvSDErdmtydTdoMWJCbk5EbWJXNXdjeVRzd045YjlTT1ZJbXVQQTdsaDk1SnB6YzVQYWwzTFlX U2w5TnBlSGlvLzNQZzN3MTdrdm8xcmxHTGp1WTlLdXpSTS8wVWQ2ZjBzTUFMVnJ1NHdqK0FmQjQr TEhUQzZGakh1bXEwUVBCZVBTU29sajY2citNd2krU3FwVGNjSDFHN3REMGVFZFZUb3U0WDVRMGw5 SjJISHRxcWkrYnlsQ0NNSTk4Zkl1RGRTWlR5Zm9hRVJvd1F0YVNmTkNMTDFHajRmNGx1cnpxcFRu dDdUVTM0U3JsL25jdjFQMVlwUWVQbUh1RVJ0RjIxZzB0cWwvcGlmUHZEZ1ozM05YV29xZldiTHB1 Mzhoc0lpeFhsajNsdHl3Z09NdFJmeTNaMmpHM0Y0c2c3NUVTZVZSMWRJK3RyMFRlV3hqL2V1NzN2 d1ZxMHRtdjlGdW4ra3dOUFlZYnNpRkNqZWJORG1kZmxodnBYWXQ0NmJzK092dnMxdnJyMStrYnA2 WkF5UWh5RUQwT2YvQTNQR1ljN0ZsOFRUL1pXdklPemUrRCtXNGNITTh0eStvajBZTitId3ErTXRB KytoUXBHZVZYTU1kZGVBNTVMTE9LZkxvL2dtd0NxUzZwVDRFbkFmNGVNZGZpUHltclVCTHNQQzJp MDk1OEQvOVhBL3h5MHYvZktuOHFXalZBZkpoUk1sQ2tlNGxSSUl2SjBnR1c0WXFKR2h1WmRyR2wr Ny82SnF4NldLcmwwNVRjemtlcS9CcHUzRVpmWEFud3IxbkdtK3BPdTJRVnJpcUpRajR0bC82Ym9y K2dVMWlvYzNFRXRKOUs3d1RoY2VrWXhmb3hZOUtsVEtZWXJPcGczY0ZPTWczS1pPRmhyNDZiVk1t VDI3MHhqejB0ZnJ6WC9hd0haZ2I1L1F0L3BSdDk1WVc2d1R3L1ROTHFtemR0SGRIMzFTSkZvaWV0 YVgzWVNxWk9JeUlZZFp4Nyt3eCtHYzRPWnArVjBUQjdJdkxiUnZZb3k2WlI1Q1NaS3FSOFdlRnVL SmFxSVVCV2pPa25FUDZiaWo1bFA5dzQ2aXVFeVp6ZkdlRzhPSzRzdkJabEQzOTBxUlI5dFBtc1dW WWloRkJ0RDhwNGNUK1krRzArbS83T1d0Vm4wc1hIdlRqWHlMKzJ3OC82amJjVE1tMHI4ZUZ1dFJX YUpybm1mYmRzL1I0ZjNUL3d0RXY1d2g4emI3eVJUVzJFL3BPOWQxZjF3UVoxaWNVS0VPb3AvOTV2 RWxUdVJwV2FuUVRyeCtBL2ZkU0REdU1jQmxjYTNXUGdGSDhqejQ2YkRqYUpkWmdNZVVkUVQrRFAw T3RKK0FaNWhNMGFXL0RvY1VjbHZ1YUt2YlhnTGRNalRiWkdicUVSWEs2NFYvYVJXK1ZHbG9VRzIx dUNGWkpyTzlxcFI5T1NTNnZYNzNidTNIRVNiNjkzUFNnVzBUWDJGV2NkZ0RIR1Z4R3g5SEJQM2hr cE5kSFc0bjZ3MWwybmE2RmpueDFuSXYvdk1lWmZYaEhoTXlvc0RrcnZxWlhRUDViUFlyUGdmMzJx NjNDV0prNWJvbmRwNHd2dTdKTDNicEk5aFZpeTJLNzlQTnp3Lzh4T2hRRzhTa2tjZDc2ODdVNStL cis1OVppS1JtT3VuVjNQYkJkOXE4azAxUHJ0c0hoYnUvRzN3V2VLSzlWOU9UK29pK0czWVNxWnVY SjVZeHlVdUVtN3JHSlZwTzZ4YTBvUStGT1VKT1FJOTlBNXhRbkdOZTduSmRkL3dBdy84SDdpalRG d25ZVnBkbm9vNE5YeVZ3MFRMTXpSZTZWcUNpZngzdWg4dHJqVW1DaGlPY2QzZmhZUGovRjFqSzhE UEgwTnRJZXNkT3JiV3MxaFVQelBnSTdUR0g0UEdSanVQdzVqczM5ajdQMnlxd2pjU2dpeFQ5ZXpE Z1pjbG9oOFM5Vm1kUk15L2M1THBRN0EzT3NuVXE1djh1elNmenpqWEpWcUZpQ2ZCa2pBTmRkbEhH cW9QTTkxT3BkL3F4YXYyZUR4S1VZRnYxMkdpZlVIb0NleUJyclJQN1JNNnFRckhBb25FT3JoZ3dl TmpHc2FHYW9Hd0JKdG54Q1dFNkExMUxkTjU2R3orWFhQT2l6VVBlWDFUZWl4RHlIL0h6VStMek4y OWZVdld0dHkzZ1dIWmhNWlBJZUozMjNudWMvWWVQdXdrMHo5MTBJbVdMOS9ZOU9NV3ZOQkNIdllI QWJCdDdBUnA0WkVqb3lRY3ZQZkhMcStrYXI4UVhUV1NpT0tuM0M2ekJJOHAxM09hK2tXNEdVZUU3 VVBoaUVwK2VjdzlpQVY2Y0JkTkxQWWZsYXBFWGpHdUZmMmtZc0VSUjdvaW85Vll0cUM5cWhVOStm Z3A5UHUycXE5SWZ2SWdURWRPd2ZnZjhJMlIwSVgxNWpPbFFZNWdqbVJpNzRNOGlKdThhYUI5Y1Ro OWtJV0RReGF1WHE0ZFc3UGg1SGhQK3FwWU1uMnJrMHcvREN1ZFBMclBJcjRMQ3pyOWU3S2EvN2lo VDFtNUx1dkhodnozSlAyNnJTRGl0NGdsdno3SUMzVFJlYmVUN0wyNCtxS3pUZkNsYWZyZGUrOW9C K1V2QTNkZHUzU1M4SFZPSXYzdDJoOVRwYW8velAzQmZNUkVEKzNHd1ZwVjRzWVRpdm93ZVgyWVVG UUQram9oVHltQ1dhaTBCbXgwM2Rjb1hha2MzemZkNVVXUHJ5LzVCSGRtK2hQYjRUVzdQRmhZYTB3 UWJseUVkTmc0TUNTOVl6d3VYZ05vZjMwMTB0Y0J0SStjVlcvYzFYUmlQbG56ZTViZEJRY1B6dmZX T0s1bHFXdHJQT2oydWE2clpXc3djc3VIT3I0c0pGOHBZNno5OXBWRS9LMlJMbnZZd1VGbHJDZDlk YXhuM1FsRWhLNU16ZjFZZ2xlQ1dDU25UN1kyd29BcHIvc0lRRUNFUzd5VHgrWld6aWNIdXc3bFJ5 dW5UWE1zczlkT1V5a0YrSmZ0NHliUHpacDgxdWh6am5SMUxjVGtXcnB6eHJUZGU1d28rcUlJQzBP OVkxejFibS9VUmVxamNubmIza0FpK3VFWXR3Si9iWXNYRVRxUk96Ky9MNTdzdmF5WnUrS3VPKzc5 RUdyMDUrRmI2M0d0UmhsRlJCZFZ1N1E3SGxIVk15TFlxN0xCUURwTVkyTXRleHhvdXZ0SjFZcWFC SU9BUWFBV0FvTE5zM2NZWG9XSVl6MjlMM09TcVVmWWRlOFJvZmRoNWFkZlJUKzJBcjJPSjk3VE1o WFN2Q2g5akQxdkgza3F5dFMvaWFwMkFJaU52SHkrc09qcy9mUmtEcTY5d2lLK09NbjA5YkRTQ2p0 R2xqNCtIU3lZaWVsc081L2ZnWU9KZHpkZExhWlUwM21xWjRoVUg2b1gwMkJLa1F6emJ2bU5uR0xL OURqVFdGNWI0anNkS0lwYjJoQk9CLzhwODNSZEhBeVM5eXJybEhuVllhQ0hZc09EL1JkaWkzc09k cm5WWGpGZGdVT0d5MW5zQjV4aytxN2lScndPNTFKeStDQ3VGRnZmbCtjT3ZhdGRiYXl1ejZBbEZP TU9rU1pYWW9TUHgxdVRrMkI2Y28zazU2eUc0Z1FiY0dHMytxTnhRdS9LRFdhNFdUczhtTkYzVmFu OFJIOTZhalNlcTM0Qk1UZlVmM0d1ZSs1Y1M5eG5NUFBuUUZIcHRLeFRTRDRXMzN0WVA1Q0dkUXlv NmhqTHNsMFExbG9nVmVTZ2l4WnNzc0pQRmxTa2ExVmtWTzNTN25oRVZjOEo3VExGZmpHQkg5RkNJ WHZxZDlrcU1LNFdOWjM5cEZxWk14WWZmWHZOV0ZVYUt2aUpWdCtHUVBHSWJtaDJMdlBvaHpKNlI5 bGpNTTBYeHR5c2Qzb3FGY094Wk9ydmNiY0VjeXM3WlFTUFlINzVQak85WDRTZk55cWRTeUczempm QkkrWmw5RUZRdjdBN1BKQzVBdlJQd2gzeGxEQjlETHlxUEE0cGw3cno4amZvRjZjREJ1TTlMY01Y T09uM012UnBvRmJaOHJ0Slc5aVNYNDZ2ZmlNaG52Umoxa0ZmaTZrQUFCQUFTVVJCVkdYY3AwVWZ5 c3FZVkhEYTV0MHEwdmpsVlVtZWJIUTc0TnU2L21TeFB1RXhXYXhxNXNONHNsT3dnY1lZMCtSZW92 KzVhTnZIbExrdzZXRmlLemVlK2R4Zy83ZjBlMVJNakx2NWZBbnFvZDhvY0ZXZU1yc0pHL0ZmTGx2 ZHU3NHN2bW9RTjBITHg1T3F0T0VFSHN2clkvMHRPWWdJbDF2TFgyZ2pEdVlNak0wNmgzR3RQQlBT T2pyMGxZWFloUGdJSXRwcUEyNkp2QngxOGhvUUNyVlhQNkNHc0dkeXVmaGhJaTU5V0lOWkozR2F3 Zy9yQVNwdFdKbEtwOGhUWU5wUTFudnZIZDA5ZFArZDJZRytONkxqTHgvalEwdFEzek9STi9qeUgv eUV1SXVXcjFudi8vV0NSbFcxaGNkeVJDZjhBbzJJbnNvVi9EV3VoK2RJRjdSeHNVL0MwempZK1dY VWNTTnBsMW1BUnlUMW5JWitNYTU1b0J2enlKYUY0eUlyQkdTK1BFbUlrOFdrTWF6VzlUUzBHSnlr TXczOVpKS1NSSlp0dXRzck1rRWpZblEwMTNmcWg1ZWkzMDBvSUMwYzgxN0JLb1JhZXJXWTlSSEdt bVhHbnZLVWhWaG82cnVCSGgwV2FZSHMzV3RUS1NaK2w1ZFF1T2pYZDUrS3VhMERkZ1VPdmMvS0Rt VCtjWGlvNy9iOVE1djE4VDBNRDhIWGZBczVhbC96ZTNiMDNhK2JjZkJLTEpDRDh5eDJUMGNXL2Yv WjBxS1Q2ZXdqaGI4RFFwS2FtY0UzTzVUNWU5UjdWU3VzUy9JcTFQUWdySnBSRW5rcnluMTZkbnVt N25jN05NTTRLNUwzdzBKMG5PcTNIMjdHYllFK05DTk9PYTNPdTZYTlVxUHJQcFpGNVl3YURFZGUz aVR3YmJhL1ZhbWFCSDJlV2poZVNkNHR0UmZ4OGJ4UVg3ZXNJbUl4bWlXdmo1aDNGWVBqSElDaGF4 Ti83YjlRcG5pRGdkbHlVUUM2REJFVExiVXNTemVpMUlwZmRyQnZkMjZ3N3pxTWk2Zm1Cak5kZWxD SmNxL0VIZkx3eDVDUHNTejVPOFJEUEZ6ckdlSGd3RU9ZbmM2bDFSNGxIODlJYlBMZjAxY2NkdEpj MXp1Z0dFODFFNkdTM2dyVEtwM0xtcEdpN0dEaGNiS3NoNXZKWDR1MmJUYmc4V1R2Y2hIUlQvbDc4 ckx3blUvaXh3YTlnSGZSajI3b3h6ZThBQW5KS1V1cmZFbThRRkgvS2l5L0wxSEpXc2RKMWR0b2ND eVp2c0ZKcHJKdzc0d25lM1VSVUdJeFNkKytnWUVENkVBL1JBZDZDVnYwNTJEanY3dXlKQzk4SXNK MVRmR2twL0EzQUtCbWkvVnZFdXAydUxtZFkzcVFzUlpaMUl3SnVaWHV5R3RheTJ3VTdUSWI4SWlp bnVSOWJUdmFmbEhXMFBPWVJOOGxLb3NlSDJTYjEwRFovRU9mWVd2TWpteVE4a3VLb3AvNHZHYk9q WDRjbTdtNk5GTHkwVnZmOHNQTFJ0QUkwd2hUZnluc25uaElGbFY2WEx0RU1rMCtFYmYwYm1PVk11 eERYWHBuMjU4bkRnbHg4QlhiRHRkNk5iTDVkd2kyNVMwK016ZlV2eGx4d1lZTy9zRG9BZ2gxRHpi elFVS0RIbjF0U2w5VndYeDVBYkc3RHRuOGQ4V1pXTHkvRlVVY29ZeCtkUXQyNXZBdGxCLzlkZm1h alhFVzFsZmE5QW1sQjEybVp3SDNUNk9raXJnanZyWVI4ZjlLVU9uV2puV3k4bFYvVmVza2U5L3RK Tk43WVRjN1BTbjlDQnkxV2grcUNsY2xRVVQwSTRERjFQcnJQdTlnVEt5VGlobWFkcUl1YjZid25Y eC9haHF5Y1JsY3NvYUVhRzh4OGhqWDRwVkZmMVZIWE5JYlZ4MlZDSXByRSs5bUhoTjFZMFBlMEJx N0VpK05LMzRVVHUrQ2EvQkoySTNYZmJWMVdVOTZrNE45aEpOTWI0ZjkxKzYxYXhkcDVpbGE3NkFT NCtJSDU0eitTV1c0UHNUdjFNV3JOdFR0ejBwdkVlMkVxeDhleEhCS0NYMHlHZUY2QmpEeU0wSkV1 NGNmT1BaUUtEeGozdkY2UzczMm1LWFlOQzZQNWUzSmZQckdQZ0xvVTlkeGdYVWRpbFlrbjN3eVR1 RGxBeWhLSjFNNGhQNG0vNm9UclFaOGE3SDhBbjZrRWFIam5OTGh6Z3MzT0ZYNk9jblVhVTR5ZmNC SnBIWTVQZW1mSDVOWUZ6emlidVh0MzRCWjhlOU9lSk1zc3NNZnhhSHlYenpaRzBlNW00allnWHNL Y3g3WnFlWnZTZUtrSmJGazZ1Tk9NcjNaZ1F6YThhakdULzRrT0JRSVR4QlU4ZTlYS3JFUW9WdURl S0V6bkRYcHVsL0lkZlBXUzVISDc1amJXS3pnOUF2eE0yS2lhcGQyeHlPcWVrYmRMOG9iSFRyeGlq cmZJOEFlbmM5QVBuL0MrL1h1bmN0MEVFZFVZNmFWL2FReGlhYVBhcnJiYS9va254em5XVnZmT25m SDVqQ3R3d1NnWDQ2ZUZERDZoQmZ5RnhhV3pNZTUxcGlPeFRWNVlVeGZpN2xrSjZ4KzNHeXpmdkNz Wm9hR0V2bjA2aDh5S3pCdzdmeGZ3SGNNckpyTTJKaTFUVDFxc2NGSXFsdTBkeFQra3FZWXF1U01k ZW1CM3RNcUpTVVNpYm54Wk85bHNXVDZUZ2NidTNoUDcxOVdvdlBqY2dQMzYzejFQMzZZaUlQNXNu M3dwZW40c1N2NWR6TjdHNDE3OHJiOXpEMERtZERHc3ZraUxlcllTaUxlaC9hd3ZsbGxkK1ZQcFJx L3d1UCs4bXlRTElVOVVWekNPZzczM2tRaTB3ZndqZHpZdHVqVEFmb2tCZ2xoMDdDUW5scXJrRVAy dkxYRThzeGFOTFhTb2k1UFpnamZtZXBQOC9MN2g2Q1B2bTdQWjljOUMzZ2pDdGNLUnZXU21Vdi9Z MTFHTTgvNnY0ZEorSC85YUdhNlVQUDQ0WW91OWlnNGJQcVdnekVKZG51c0ovMTJueTQ3R050RFRQ b0l1QmNGd2M0a2VxNi9GdkxpeWkrV0NQb1dPNGp2Z1N3OWk4YkdpdnNReEZReHp1clVTMkxKOUUx TzRjT1cxNE1NUmVGYXdlaUhMSVhvTzZHazdqbTJWSHdpSUVUamVVZjUwQkR5K29lWGRmSFdUTjFy ZWxmQzFUVWdIRFZ5ZStIbWtQcG4xbzdUV3lMOXg0aExJRkZWN0pBV21NSitrYzhOSXBoK205WDJE aUttNXJHbWxuM3F1Vlh4NC9zT3YxZUkzbERpeGpmbWxzMjlyUlF1K0Vib3lOMmc4eFdkaWVuVHh5 YlhWejNOV0lvNzVFTDhqOGk5aUxEQXdZWnMvaEZyUkI4L1FSUlJWK0h2VG5SVHIyRW9tbHhSWTZP QlRZWmNBTUoxc0NSRXYxVjUxRi9MTHFIOWgxa3MvYmpKaVNvREFIOGQ2Qm0yb3NrdnNqQ1pzZDZW MW5TeGFkeXB0TVpWdFJhejFzWC9DNlJqMmFYTGE5U0hsaVZUcHhCVCtOSEJHN09EZlROK0J6eXFk bWwzUEtLcXArcWg2bU5STVJodE9xVitVZVFUY3VTVjZLT1lWRUpSSVMvMENJZFM5T1ppbEREejE1 b2RmRnZaVDRweXpwZ3ovZTAxWTFXcldQQnNxcSt3NEFBMHFNYXo0c25lWUVNWHhLb0hDekt4M2I5 aFRDTWFuSXpkc3lQMlIyWUt2UXZOSDBCZk9xVXFMNVRwamVsRSttOFh4Mkt6RkxQSHVMQ0JyNXFw b1lSTm81MzJ4YUJFZFhBdE04c1NHekRuY2VtalhrSTNGdjRYdDR5d0VGeXVjM3JCTy9HcWN6SzVy cjYzUG45aUtwRWV1bU1zT3g2Q1lJRktTMFhrcjJ2eGM1elVRaUlKMWdDZzl4ZnExRWI0VnFycWxP Snc4UEkwRW5vRG1Pam0rK3k5MjdhVUhnOUc1R1RNN2gxYmhvajVwbUplQnBidnFuVXdNOUsxV0E5 bENrOEJZdU51UzBkSWw0dGNpS2FrRHdHWENEMjd0eS9mU2t6ZTYzNk0vaXRZSTNwNldha005RGxY ckhjZ3liOUpBVzl6WnByTGF4bStNOVdmdk0ya1VQanZ0OTZNY1ZMWEhGVHBkNlJqaWE1VlhsUXBU ZU1LWTR4OFdmMUZlOFpJeCtKTDRZYzY0RnJCRk5ZLzhrb2tZWDFPUGVTUy8zL2NpTHA5REdIZEVB c0M2SmIwVjA0eUc5d2MxTGl3TGV4WitDMStuSkI4V1dYeXc5VmN5NVpSQ0toMTB5ZWwva0pmUmFo R3EvRXNwUHNPOVdLSTVLM3o1YkVEaFVEdDY3NkJnUVBZN0lTL3RGNFRiOTFqZExoeUpiaXVoVlh6 Q0ZuczlTOE56TFNkb0xkQ2x6cUpYc1hmcmlYYm9wWHA3anpaMTRDbUIxYU55OTRUUjJodkRVVmdz UitNZ0V1VExQU1UyK2xaLytSNEluMzU0YzdGVzBYb2ZTRVdmK3pRdjlhNDk5NEpId0pReFFEZGgy RmRXRFZQSGlQckovRms3NFM3RVBwWEhKMHk3d1lvckg2SlZXazF6NGVMUERSTTJyR1pXQUhXTk1U SnErTjdEbitwZStMaklEWk92eTRTcG8rQXlETVc4V2ZDdkx6SUNoZnRXTnJCZ2lSdC9KN1VGWlVX RmRyZ2RsNytCYlMrSXQvVGNVUitoM0JESmp2WXR4djErWkJQTERqVWlPODlmS05pNGNjVlhRWm1w Nk1PTnlQc1R5ekEzZjA4d3NpRzZ3eWFxTnFsM2ZHSXFwNUZQWXlzWDFSb2VoelkwZzJ4bnZSNVNM TmhmVk5KajI3dUd0bi9ZNStna3N0RWkrd09XaFpPR3hvYU90eXFmaEl1ZHliOExXaXZocXBWcVIw YXl0Z2tVYnZVdHhHeHJYRlBSZEU2bDl4UExDLzdXOGpqamx1M3pObDcrUE5ZYVYzWUNNL3FOSmpJ ODZKZitkNWZwRm1pWTdLT3pRaWplWEF0R3AyVFluc09md3FEczI2NnZGak1SLytNVFZQb05TMHZl bElYOFBvSSt2ZmJkREVWWnJDc0o3M0pZbGMzVnJyb3c1NmZNcFp0ZnpGTUl5SjNoTUpuSE9sYTlE YUV3K01FZ3FSanhjWU9tWGM3S3ViUHlScFB4RHlPbGwzK091cnAzeEY2MmVHT3hkZG8vYW5zcDNN b0wrRDNFL0Z6cVBCN2hHME9IZHkzRDc0RjhhSzZQcmNEZHdIZkJHNFBkWkQ3cWlnMjMrQ2xSdksy L0RzODN1TzVjRGVOZE5uZnE3aCtTS1RQRUtIUGc4YUNKV0wrSW5SeGlQQ0xXaC9BTW1JelhpOVVI MjJaOTUzeWVxck9UVWMvbjJwNUxjQjNIdWRkdlR0Ymh2dDQzSkRZc3ZHS0Q4cVBVTjR0c0dxcWxX czdQYW1MaUVVMzE0QlpTU3ZiTW42RThlL3FXQ0o5cFk0cFpUbnNXRS82UE9pNmZtK2lvT3RFdHhU ekI2Unp4ZzdvUnc5MVBVMU1oRHZOL0lNNCtnZ0lFTVMxYUZUSHNHZFIrZnh2VHQwOVp6VHYxNnRJ VmRrWkdYOERNbWJuK1N2ZHE5S2xUWFlwbTc0cWV5WUUwWDJWRjR1RDNxL3JHc3NMTkhEcEduRy9E akwvTUZQeC9vWGlnRGdiTmpCK0g4RjRIY3hMTFBRdnVlMlphbDlvRC9LMnpqTkJieTNveUw4NHlm UTl5eEtwVnl4Sm5PVHZnVWpuUHdkN1UrejMzajJua3dhSktYZ0NDdzE1WGJaN3p1MVJ5bTFGeWN6 bkJVRlhzV1hwSTNJVi80cmpJQzg0UkdMOVFaVmVhZjE4Y0FkY2wxL3h5T0Q5d1ZmckVEZk82THZT V0toZkhvcGNoL0R2WThuMGtKTk1YeDlQcHY4VDd0MTJQdjhnbE9KTW40NkYva0h6K21IZnpRNzIz YXBwZmhneW5XZm41K3h6ZXRJL0wvQktmUlA4TUNGSk1ObEE1bXZSRU4vMDg5Uno1NDRkK0Q1b2RB Q0JReFlKZitSSTUrSURrUGxXTFVNdC9IZWh3WE5VYXZCUnlQK0JoeDdhdWtjek5XcFZMaTRjS25o WndPTk14Y0pKcHUvV2NweWtWNTlIZ1prdXFtSWVFZEd3TUo5WEMvY2lYY3VjcU5xbDNmR0lxcDZx MjJqVHkwTU5OS1YrRWVLalhxZ1J6VWMvK2FxVFRPdmpyL28zTzJwM29jeXdIdWtoenB0MzdkbzE0 ZDJmc3Zla2xxQ2YveHk4d0NQMXFXT0tyNFcwc3A5b3BXYlNUbk43VmExYUkrMVFOZk1VRW1hcXZz MktuSTExM2NOTVgvUHpZU3g5dlRzL3Z5K1dUTjlVR0QvVGQyTlRndm1BemdmTmZtTFN1N253VHM3 a2R2VC9qcG4xN3JOLzRCelRQdVVrMDQ4NkdLdTlNakVYNlp6RVRMcnA4Z3Bpb211SHUrZnArNzVl ZUVvWGtYdVIzMEwvL2lRMkhGa3QxMG1rcm9PNzFSTFNKODcwamp2aE4wd1dYN2g3KzVZcy9JR3g3 WTd2WVlHYUNTS0VQK3drMDhPT0x6OWNCL1ZCdmZUcGdwTkFwM1VOTFdSazNLdGYyUjMzM1ltNjZr WVFwRVR3djBuckgwdW03MUk4MU1KL3E4Nmh3aFE4Q2dvWlBvYUZYL0JvUE9IWEZ2aENqbWpON1dK WjlydnBNWGxhMUhQMjNtMzlHV1o2SXhFVmIwclFhVGJXVWs2d2ZraGp6RTd2QXU1Nmg4dGJ1R0p5 dUcyTUQzMENlZUFsc3UxbzlRRjhJemNGdmFCTHdOaXJKeE85b0ZEUDFPMnFYMDZ4enlGZCt6a2M4 dXFtbnNuWUtNdXpwd0ZmKzNDbi9vZXp2czZoMVdOaStxNkRmdXRoa1VocG45VjRLdFNEV3o1ZTZU ZDljTmlrbXp4ZnhzSTRtVWovMFNtTVZZVjF1dkIxUk5RSlc3TzlmSDRZTTRKeEMzcC9sWTRwc1dU YVc1ZHIvUjJNWXhnWHZ3cCsvaE03dXNaNWcrWkhYR0IwelFQNTlDbEFYNzRsMmtlUWZ4ZnN1SDBK TXAwR3EyYS9TL0xtUnRmNGVwQnRFVitKako3T3dqM0p0aWtEZVVNT0dNQjdBQUFMczBsRVFWUjdu NVRpOENnVDZaNmpJRFBUaitVeDEzK3lCZG5xRzA4bWtiOEI1WU93YXZ6MVh6Q3VvOXk3ZEZ4R290 OUhjRUFyLzVGZE52ZWZFVmZFSDc0Mk1CWDBWcVU2eVdLK3FaTkg5em5KZEdHdnV2ZndDR0Z2U2lR ZkFzRWlXTi9jT01xSExxTUtONFo5Z3NtNDFtUXlUVk9leitUdEkwL2RzNlB2L2pyOFpYaXcvNU1r ZkM3b2ROQ0FRd1NGMDhmUXprZXJheWQ5T3BWKzNwZEJzME1admRPTjVGSkMwU2RJKzNnWlA0dUVu Z2RpOE9MWGdNNmJhT0NxdVRMYlBmZnZtbWtJN1p4amZPajF5QnpldEhkQzVoZG9HV3JoMTBjUC9m WVlkaTE2c1M1YWthYzVBd1hCcHU0SzlJUzNJcU11ZE9CNDV1bGFEcEZYbjlCWEd1VTN0dVEzRFEv MDNVUHQ5WXVtWGRvZmoyanFpUkVqNG40UmFBTVRYNERBamJCcTlFTnJPdUNxVmIvR29idlFiZEM1 WjFkYkVFSW5zeXowT1kvWXU3Q2VzSU1IdnlVdjFucU5hbWsvMFFKbjFrWTlqalZVbTBiYW9TRkd6 UlBOU0gyYkZoUGp4WkVSZWdjVStydWh2RHBXdjZJd2ZwSS90K2hIcjE2RUJkeXZRM1NUOG1ZSCty NHJZcDJPTXNOM0RUQkc4MnU4TWpFWGdiRS9ONEJNUHRFMWV1Q3R6Y3hCeUYvVnNNVWZRUi9YK1ZG cE1OZGhqbUMraUlqREcrUE53dmxuVlpvbmRFUE9KSytIWUdINVBUNmUvT1Bubkx2emVjTEN4OVVG RHBKSmY2bkZxemJvbzUzcVZ5dTVwWE12d3dKV253N1FzRnFMaVU1QmhqZW9oVi92b3V0Q1c5UDAw Y3dMaG9jeW45SkF1WjFwZk12bGlTQ2NWOHpMTndFUjhQVllaQWN5MzRFK1ByK3NQWXZyQjhLWVRj RzRqNFhYbCt6SDdWZnNHeGc0NEdYR1JXV0xXQi9BTlhxVEhjaDhWNWhmQWM3Qk9wS0luNlA2aGJv L2o0aThQc2ZNbnhPUnF4Q2Vrb21xdk9uQWQvZnVMUWZSd2ZUUXl5MVdjaDZoM3lvV1l0SHpLZlRM enRCNHBXc0xyRlZmaEtYT2J3SnhtTlpRWWF3SzF1a1lrek93NTRIRy81Z3h2Qk9OOG9PZXZoQnQv YjFRcW83MTNycWNVSDhpV2tMQnoxc3J2MGp6QlZFaGp4Y3Y4dXd5ZnRwWEt1MUx0dUlteERQM0RQ YnJBV2VJUzIxdmRyRHZGbkxsWmFBS2RKYUpRbnNmak4xRW1EdEFvWWJwUzlaQis5V1RHU3R5US8y YmdmZXp4K0h0NFZHWWx4ampNWXJ3K2doY2I1ODFQTlQvNXFqbUpmQ2N1Z2x4VUwzVnVRZFIvcDE5 ZU9zYXpDMThlYTU3N25uN1FtTmMzVndORXZqZ05VZ2VLZGtqNk53NHBlRkx1a2J5c2R4ZzV0Szky N1lGU2xXbkpNa045WDNUZXR4ZXdjUi9CVDUzZ2Q3L0t3NTRTZThlMzBYQ2J3UHZZNkZJZXFjZ3J3 bFZyTWNQQndESEM4azdvWEQzZ2M0ZmlPQ2xoNW5vazNtTFYwSE9EMDVHd2JUeGtQZTFVSUMwRHVo Z3FvOXJoY3RRK1grSytGZlBHVDJ3YXMvMnpNL2huNnpKNTRiNlA0MzY2Q2toNmtONjV5RzhHWDlZ WlJETGVucHVzUDlaanc1dFZWa21XOVowNW91cVhkb2RqNmpxNmZHSnNGOTRiZXVTN0lmdW5pdk1P dkRyaHNQWFc5WFpiN29pZnpZOG1Ea2RPdWQvQ2RUTFYzYlJnNFpyaE9rODlOZHhUN2lJVGQ0R1hP bGIzRSsweUptMDA5SmVkU3JVVUR2VTRUSFo1Sm1vYjlPeS9tbFhabTl1S1BNYWR2bFp5S3lQRlFa akp4WjJ1R01pbDZLUHJkOHp4WTllZ1hkZ2hvZnUrMlZ1MmR6MTZCdjYxSmJPQThHM1NrQ0UvaWIz TWRQN2RRN0NRZHRsZWxpRitFaU1LelNTSGV5N1RQc3hHSWJyaTNMcDF5b1RGaUNuREE5c0RiNThE cnB4Qm4xL3MzWElQaEZ6NTZXd0UrZFAzY1I0ODAzbTFMMDdNLzFqSTEzM2crOU9aUUozWTVlZDcx Vi9ZSEVRTWp5UXVVTHJpN2dQZ2VjRGNJTjJVRC95WWQ3blMzU2V5dzVtOUJGUlJDR2xnaG1lUVh3 cmlOUDJVWXJYbkxFREd6QmV2dzZnQW1jS1k3K1BzTERYdFV4dUlIT1JidDdLS3hTNVBwUVhFRTFZ aGdmNmZnVDk4ZFo5aGI0ZE1OYjYzcXg5SWp2UTl5WW1QaHlrVE40VFdYblRnVzkySVBOZDE2TFRV VDM5QndNNEJjUENxWUt2ZEZYOW1JbnhTdGVxdWNIKzA2U3dGdEZ4VXR2SkUwemJqNGt1bUR0MllC UFpqWDFNR0RnK2lySCtsYXJMckdNVWtUY21lUXdMbDRmaFhLOXpnWmFyNVNOYzFmajhWRzlBcERm YzlzSDFqY3I2UCtoUFoySTgzYmluL3MxR1A5ODRON2VqLzhlWWY4SjduM0FaR0NwcHV6QjlqQ3g2 TXZyblgxZnFuK01ZMWdob2ZWSHZaNVhxSTdrUWVXR2ZSWVV4R0hXdnQ4OEtaWjBacjg0OXVjSE1x VGhNeHVHeWZCaFNsTytORUNVNXRORnRqTDBsY0Y2YUhlejcrR1QyZkdCRTlheFZqNkRSZEN6QTlX KzBHSlZyMUs1QW5yTnlnMzNYUGZSUWM0OVorektwWWdHY3I0RFBuK1VHTXd0aC9iSzd2TGlodms4 MXcxc1BBTEM0dVNZMzJMOFJ2R3hZbjk5eDJjSE1PNnA5M1RXWDYzOHNOOWovWEo4ZVpmL1FsN0hN RlZXQTdFRGZHMEdiaEEyWG9mSy9HSEUzVmx0Y05WR09WMnlwUHBtVHdMY0x0bFFmeURDOC9UNTk5 QkM2NXBGUHVEUmJYclAwRXdxc0VsR3FSM1B0VXM2dXhLYzk4U2pKTjdWNlJ0MHZpamptc1ZpNUdU cjA1N0MrM3FyT25ydG5xRjhYYUZYMXFKaGZIZkRJZkIzOUl3RWV2aTd5OEVEL0p6VXhaS2ZVVDBK ODZucUhkOXovQ09SWlhaUm5RYkZQak10WFQ2L3JwWTlqVmlFd1RlMVZvYVFncW1ZN1RLWSt3TzhD V0s5TmdXZTE4YzhUb0pYMWhVeUJYRmhvTmZPNGVENjdvKzhPNUg4WmJEQjJEZzlsZWpIV2YwYnJv SlhSdWlMZHEzY2wva2hydkh6ZGRBNW1kQjdWZWFBYmVRdDhCelBvYi8wYnN3T1pmNncyQjZrc3pW andEdVRTT2lDdjdFRS9Sbnk0dmlnMzgrZGVPbVFEVFUyam1DZzJzQlBuejdMNVpzK3UzejhFdnQ0 NEFIY084dnlxRW5PdEwyUjZMOUxYd1EzYVFmM0loM20vN3pvZE55dmxuUkNIT2lCUFMvQ2RVUFlz ak5CMXlQQkE1bXZBRERobnd0aDM2OEplMXpLb1Z0VnhQMHA5UUhzSCtscXBuMEdPY2FZWmV0VWZY ZmNOZTMwNzQvYzVyZS9MOXFCUGdERU9Eak5YZzJjaGJTZ3pZUnhCV3NQeVJWRWVaS0lvOFZWK3NL STNmbENYcDhJVzZqcm80YUdQNmlPNXpNeGNmOEw4MWFkckVSMG50WjA4V1lmUmZsa2N4SGw2aTdV dDZyQUFGbWxZbTJPTlhpWjlPQmlzTjZEci9sb0ErYnk2SHdjZUYrcGNnQXkxYnVJaE9URCtXSG91 OG5iRCtyeFUxdE5ReGcrcmJlZzByVVJmWFc1dCsreGduNy8zQ1pmQjZCOXIwVyt2S0g4ZEo1QU9u a2JMQWFtYVVIMzY0eVg1TW9WOUZ2WndxdE5LV00wMldSNDFTMSt0M0NyeE9BamIrb2ZjWVA5N1VK Znl2UkhhcWorTzhsK1lCYjZLY3hVZWtVUkh0Z0d2TEkySk5RZ1lCQXdDQmdHRGdFSEFJR0FRTUFn WUJBd0NCZ0dEZ0VGQUVUaTZOK0JhUTJNTkFnWUJnNEJCd0NCZ0VEQUlHQVFNQWdZQmc0QkJ3Q0RR QmdpWURmZzBOb0poYlJBd0NCZ0VEQUlHQVlPQVFjQWdZQkF3Q0JnRURBSUdBUjhCc3dIM2tUajZY Rk1qZzRCQndDQmdFREFJR0FRTUFnWUJnNEJCd0NCZ0VHZ2pCTXdHdkkwYTQrZ1N4ZFRHSUdBUU1B Z1lCQXdDQmdHRGdFSEFJR0FRTUFnWUJNSUltQTE0R0EzalAzb1FNRFV4Q0JnRURBSUdBWU9BUWNB Z1lCQXdDQmdFREFKdGhvRFpnTGRaZ3hoeGpnNEVabk10SnZNM1ZMTzV2a1oyZzRCQndDQmdFREFJ R0FRTUFnWUJnMENyRURBYjhGWWhiY294Q0xRT0FWT1NRY0FnWUJBd0NCZ0VEQUlHQVlPQVFjQWcw SVlJbUExNEd6YUtFY2tnTUxzUk1OSWJCQXdDQmdHRGdFSEFJR0FRTUFnWUJBd0NsUkF3Ry9CS3FK ZzRnNEJCWVBZaVlDUTNDQmdFREFJR0FZT0FRY0FnWUJBd0NMUXBBbVlEM3FZTlk4UXlDQmdFWmlj Q1JtcURnRUhBSUdBUU1BZ1lCQXdDQmdHRFFEVUV6QWE4R2pJbTNpQmdFREFJekQ0RWpNUUdBWU9B UWNBZ1lCQXdDQmdFREFKdGpJRFpnTGR4NHhqUkRBSUdBWVBBN0VMQVNHc1FNQWdZQkF3Q0JnR0Rn RUhBSUZBTEFiTUJyNFdPU1RNSUdBUU1BZ2FCMllPQWtkUWdZQkF3Q0JnRURBSUdBWU5BbXlOZ051 QnQza0JHUElPQVFjQWdZQkNZSFFnWUtRMENCZ0dEZ0VIQUlHQVFNQWpVUThCc3dPc2haTklOQWdZ Qmc0QkJ3Q0RRL2dnWUNRMENCZ0dEZ0VIQUlHQVFtQVVJbUEzNExHZ2tJNkpCd0NCZ0VEQUlHQVRh R3dFam5VSEFJR0FRTUFnWUJBd0NqU0JnTnVDTm9HUm9EQUlHQVlPQVFjQWdZQkJvWHdTTVpBWUJn NEJCd0NCZ0VKZ2xDSmdOK0N4cEtDT21RY0FnWUJBd0NCZ0VEQUx0aVlDUnlpQmdFREFJR0FRTUFv MGlZRGJnalNKbDZBd0NCZ0dEZ0VIQUlHQVFNQWkwSHdKR0lvT0FRY0FnWUJDWVJRajhmd0FBQVAv L3ZTdVR5d0FBQUFaSlJFRlVBd0J6RDJHbEh1NHVvQUFBQUFCSlJVNUVya0pnZ2c9PSI+PC9pbWFn ZT48L2c+PC9nPjwvZz48L2c+PGc+PGcgdHJhbnNmb3JtPSJ0cmFuc2xhdGUoMC41IDAuNSkiPjxy ZWN0IHg9IjExIiB5PSI3OTMuNSIgcng9IjIuNCIgcnk9IjIuNCIgd2lkdGg9IjI1MCIgaGVpZ2h0 PSIyMCIgc3Ryb2tlPSIjMzM0MTRGIiBmaWxsPSIjRjNDOUM0Ii8+PC9nPjxnPjxnPjxnPjxpbWFn ZSB4PSIxMiIgeT0iNzk5IiB3aWR0aD0iMjQ4IiBoZWlnaHQ9IjEzLjI1IiB4bGluazpocmVmPSJk YXRhOmltYWdlL3BuZztiYXNlNjQsaVZCT1J3MEtHZ29BQUFBTlNVaEVVZ0FBQStBQUFBQTFDQVlB QUFEQlBJRjhBQUFRQUVsRVFWUjRBZXg5QzV3Y1ZabnY5MVhOVEY1Z1hsMDlHQ0NabmdRSjNaTUFO eUlyeWdvaTRGMlJGVjFGWFM4aWlxdnV3ajVZY0gyaHJxTGlsZDMxc2E0dW9vS3VxeTRpb053VkFj VUg0SU9zSVV3UFFaUHBDWVRBVEU5ZVNrZ3kwMVhuL3IvcXFwN3E2ZmRNOTB4UCtPcDNUcDNYZDg3 NXp2KzhIM1hLSW4wVUFVVkFFVkFFRkFGRlFCRlFCQlFCUlVBUlVBUVVBVVdnNVFqTThnUzg1ZW5U Q0JRQlJVQVJVQVFVQVVWQUVWQUVGQUZGUUJGUUJCU0J0a0RnMlQwQmI0c3NVQ1lVQVVWQUVWQUVG QUZGUUJGUUJCUUJSVUFSVUFTZURRam9CSHdXYzFtalZnUVVBVVZBRVZBRUZBRkZRQkZRQkJRQlJV QVJlUFlnb0JQd1owOWVUMDZwbWhVQlJVQVJVQVFVQVVWQUVWQUVGQUZGUUJGUUJHWVFBWjJBenlE WUdsVVVBZFVyQW9xQUlxQUlLQUtLZ0NLZ0NDZ0Npb0FpOE94Q1FDZmd6Njc4YnR2VXhoS3BWenFK bEdtR2xMQnFKclFOQ0J3bmVZU1RTTjdyQk9tZUszeTNBWFRLd2l3aUVGdTliZ1BLN0g1SXFhLzd4 ZHhNZHBhdFdYOE13bjRFMHNRVGZXOXFadGp0RnBhVFNOMElLVGdhcHlmMWJ0S25MZ1NBV1ZYY2Fy blhGVWw3RWRuTGU1S25Pb25rcDUxRTZuZVFMcVFKNUJqVVRmR2UxRlhMVnZjZDJ3RGI3UFFtM3dP L0JuM1AzVXQ3ZXhjMzRGZEpGWUVDQWloRFZldGpnVkExaW9BaVVFQkFKK0FGS0ZTakNNd2NBb2Ri VFA2a3FUZjFGV2RWOHVURExXMXpJVDJIRGY0Yk5uUjJ1TzdWd0h3dDVGM21hZTlXcUNvVWdaWWdN QWZxalIzclRiM0JTU1NmdEpoL1FjU1hFOUVheU9qWXJSUG1FdzNUdGJabkhuTVNmUThzVzVsS3dx NldNQlozM0dBTXBabm9yQTZhL3k0aWdwYjBVUVFVQVVWQUVXZ3hBdEZHdk1WUmFmQ0tnQ0xRSmdn MGpZMWpqamxtZ2RPYitvVHR1b05rNkhXbXc5WTJwV25vMWc3b2NNTS92dWZnK1lib3JaQmpST1lq MmV6QTA3VlJVQXBGb0RFRTVrSzljWHFTUjJGbitrNDI5QTBpZG1qaTJZLzZjUnRteXRlTGhQNlhj QnFIRElUNUk5dW10Sk5Jdlord29CVllsbFdHdDIwZXdjVCtFK0pvREgvSVNTUmZMSHFWaW9BaW9B Z29BcTFGUUFmTHJjVlhRNThhQXM4WXkzcCtOcFBtcWNqUlRQcDdVNHRXZlRXS3dFSDd5Q1hHMEJ2 Z1QzWmhvTlFqbEtaWkNCeE8rTXR1Sk1yU1I0R05oWW5GMTdLWitBUFFxMUFFbW81QXU5ZWI1eVpP V0dXSTcwWTlPQ3RNUFBTM3V5NmwwQ2NlaVQ3dVZTT1o5TnRGUXY5SDJXWHpGN0h4THNBaTZMYVFI dXBINHJzUC9tdXRTWGorbEluNUNjTHZFaitPa3p3Q3FncEZRQkZRQkJTQkZpS2dFL0FXZ3F0Qkt3 S0tRQnNpb0N5MUl3SnN1KzVmZ0RFNWVpNExjUDlHZEc4T1poV0tRTU1JWUpMNlpzajhBdTVRK3Rx R0E1aEZEMHQ3ZXhlUGszVURNNlVDTnJDN2JWNkh5ZmFyZGorV0hvQ2RnU3dXR3plT2p3dzljdXU4 M0w1MXpQekYwQkdFbHpxN0QxNE5NK2JYZUpjUi9pa1R3N0lMRG5KK0NTK2l3L3JlaFRJUXFOVTBF VUJkbTdQMWJacEpWKytLd0pRUjBBbjRsS0ZUajRxQUlxQUlOSTZBK2loRllObWFwSHl6K2c3Zmhl bjIwVzNMSC9MMStsSUVubVVJMkdiKzJ6QmJEbmUrUFdaNlF6WXo4RitBQVJOa3ZLdUlIVHQySEJo Wk91OHkrTDgrUXZiZWVLTHZaUkZ6cVhhLytUbVIrYWs0ZU1SLzFiMTZmVnowS2hVQlJVQVJVQVJh ZzRCT3dGdURxNGFxQ0NnQ2lrQTdJdENPUEdIM20xOFB4bUtRaGp5NlVYZS9nWVNLWngwQzNhdldK OWpRMzBZUy9yR1J3ZlF0RVhOdExYYkQyYkxmYnd5bEEyTExrTGxDdm5zUHpDV0s3SUtEL2ovRkFS UCtsSEZ6cnhhOVNrVkFFVkFFRklIV0lLQVQ4TmJncXFHMkNRTHgzcjRQT2NGdnZxRCtvTm9nSkdS WkJrRk9UM0lINk9YM0xJZmlxOWE5a0VvZmp2V3VmVjZzTjNXdGswaHVjUklwK1JWTStGc1k4YmM5 M3R2M2hlQTJXbXhJbEFaUXk4WnhHdnROV1lQMDArSS9Gdncyamkxckp4SzNNa2pMUXZhOEI0R0Zq NFBRQlBhVEZUdlcyL2NLMFAwQThtbElueDZxNkgvZys2dHhlZERrQU9zeUkwd0pHL0dVanhjOElS d2JzcXFRTW9Rdy9neXlmRGpBcHRaM2wyRUU4dHNnaFBOUnB5ZTFGV3FJZzZoUHhGRitZcXZYYlNB aVFFeEZUNUFPdzFQRHZ5aXNtVFdVeHRhOWFuMFBHZk1XY1RGTWozUjJqVDhvK2xwU3NJdjNwSzV5 RXFsTmtGSjJCTGRBSmtkZzk4MzRxcjdURUk0TldWYUFKdng5VHVGM2FuNjRpZFIxY0hzQ01nZ3ZK ZUYvYzNsUDhsUUVWSklmc0NzUnNWVW5QQmYrUDRxOEdvSWFoak1jUjlqaVZ1S2hTUllTTnVLckdp OTRlaVZvOGp6MXBFcCtmd2EzRUJmamxIR25TVThqOUQ2K1BkUEx0MG5SbHhncjhST211MWE5Y1hx VEwwWVk0NUFHc2xBMlNpSXF0bUJIL2dRUjlqYzlwYmdXazVlYVBDdjNDbUkrMm5jeDVnbkxzNzhN ZmMyZGI5QVVpZWpsYXVLQUFNNGNzNWVlSlBwSzB2YnN1K0QyRkNSNXpCY3Y3VzM5YjhtY3lHLzRK RzhrYnVrellmOTl5SWsrRmUxanZDZDExYkkxYTU0ak5IWEthZmN6NENHc0IzNFpjSHFTUjhIdWVz aVF0eW5WWi9pZlRyalRUaGRGbmdydHhkTU95bklzc2Y1NElaVzhBYzlTRjBSaWdWUnNKeVRjd3ZR WXA2ZDZ1VzlHLzFuRVR4QmZkL2Y2UlU1UDhtSW5rZHpzSkZMaGIvcGMwUDRTNDdRM1NyeWtqeUxR Umdqb0JMeU5Na05aYVQ0Q3pPN05DSFV2cElqVEQ4NWJLa2RkUlY5UnV1eWVTdUVnaU9nMzQvWisr ZTZ1UU85SUo5eVQrZzRiKzFIc1ZseEZ4TkpKRlYxQ2hoSDZTbVBNWC9pMzBmYW12aXlkQTdYSjQ4 d2kvOHRYOVozZ0pGTDliTXozaWVoY3lFV1FvUkQ5dWNEdWRtZlh3VWVXOTZaT0NSMm1xOFo2MXIx RXdwU3dFVmI1ZU1HVGswais3S2lldFQyZ0tTYzRudWc3KzFEbjRzZmdLRWRDeTRkRFZKdC9MQVk0 aWRUNzViZEJDT3Q5eExRYWFsU3NrUElqQ3hyeFJPcFdCM2xHaCtuajJyblRLS2h2YlBpZW5iLzk3 V2kxcEhiTFFDdlI5eG5CRGhOMitiNzNSTkJMMllFU0N2L1c2QXVOWmU3REFPeE9KOFNQcWp6R2NM dzM5UzZFdXcwVGxyOEQ1UXJJVUVqNEYxck12M0FTcWY5Y1dtMXlncnlOSi9xdVpNdmFEcy92UTVs YkJUVVVjUWxiM0pDdkYwRVA1OUJwMnFydDlDUXZsN0NKcUZLOFcyWHhDKzR6TGxxV2J5MUlTWTRP UG95ODJSZ0V2ZEF5NXBXQnZxTFNMUXRKbmprN0lOaHIyZDRkZ2I0dVJSWlFRZmhua0hsaDhWM0Qy emNQNVEyTnY5MXgrOGRJZzVSQlFpSHJNcFo3WHJWUWhoOWJMdTNhZlVJRCtoZDAwYnltdGI4U1po MlNZNG5rRmJaTnNuUC9DdEIzUXVZRjJrZXA2N1k3NzNHVVgwa0hXTXc3bFh1M29wOUJXNXdnWmpt bS96YkVHZklXOTRqK3lxS09TbjBHMVhvYUNiZko2YXJXWGl3aVF4Y3p1Yks1OEg2THFZdW0velN2 LzV6RWk5T1RQTWxiNEQ2RS9Qa0tFYThqSWd0U0JGaW5GN0NoL3pqVXNmaGhCM1NranlMUUpnaUVo YlJOMkZFMkZJSG1JdEI1NkE5eUs2ejhwa1VDWHNpdVYvMWJPRHFqZzVrS2d5QW04L1U5ZzRQN3hM Tkl1WjBXamZ4UGlla0NNUWR5aE1oOG00bmt1N3Vid2tGUDRBWW51dGhiNlA0RHpDREJleFpGcy9q SEJQcHhKT1o2ZEd6ZlFIckhnaVJoQ3NPM01uRHdwVEdQQi9hK0VzZHVwR1daKzJGWUN4a0k4eWgy UDc4czBrd2NtU1RDZ01zeTlNUHUzaE5xNUJmVmZPSzlxZGN3ZXorU01DZUlKK0lsZ3I3Z3dDOTAy ZjZoajFQQnp0ZXdrMGorcFNIekE1amtxRFFVRWZCcmpPeFNGZWQ3bnYvNzRyMTlaWTl5eG5ZZmtQ LzVma1JDQ0dTa0RKbHZ3dzVtdkNHQTcvbkVmSlBqSkkrQTBSZFR3ZC8zMkdhdm5wNmUrZXhaYnd6 WkFyNTNoL3B5NmxKTWZOMkY3bTNJczhzaTdvWGZNcFdVSXhDaExKNUZiSDJteHFrRVZIVWp4M2Iv RlY1a2NEME8zUDFmUFJIVGoyR0hjVGJlZVhGaEJ5MzRNQkZjcU9UaCtLNkRmNHQwZkJJdUVnNFVL b1FGSDJGWW5Rai9LK0R0TlVMUUJNbllJYnlDbUQrTnNNSjRQUUx2aUVQYXBmQlV3VUtVbmE4ejA0 dEFOMk9paGZuV1VCcVE5cnJhTFduelVTQytIZ2J1R2ZOeVNVTm9McWRPV3JpOVozaGI5NVp5ZEpY c3JBVjJuUEtMdVNRUHlwRFVCUlFUTVRVdWQrMVlPb3k4RC9PZERQR3BzZ2hTT2FSN2MxajBrMTF3 SVdIUDJPZUxaZ2JsSlV6OHFTQytjbVZYbko2RFBMd05iWHJaZGxVSTRxM3BaeFlnN0s5Q0hnZnAx MmVvTjBIdUJNKzNqY1M2Q2pqRHJoRlJkN2hOVGxmMTlnTHRCaExoUVlyNGlESDBPZEZNUXphMS95 emlnK2wwWXY0eG9jOE43QjlrakVIUVIwZy9HbTYra0xpakRueTlXKzgzSUgzYUF3R3JQZGhRTGhT QjFpQWdsOUlZTmw4TFE4Y3ErZ1hWQmxMTFY0MGVaNGpPRE9qM1lzSjRiNkFYaFhOc3lmZDUwZ21M ZVMreE9UMmJTUitWelF4Y09KSkp2eDM2TjQ5bTBqMnViUjhMZ3A5QitnSmgvcC9seDV3WTNWSHo3 V2Y0MVRUK3MwTURteVM5bnZIK0htbndqeTFDUFVETUh4VjdrVUlETzE4Y2hWMWw3RVorRFlZbGtC RG1BV0x2ZWRuTXdGclF2VlhrNkZDNlQzQkQ1M2s3Q0VRczhZejFSZkVyaHFuSVpXdVNLV1BvQy9B YnRuV2I4ci95bVlnWFBKekFobDRPbXIyUUlvN0xrZlVCb2pNNnhDQXlucEJMakZnbU41YVlJUjhz NGorVDl2T2RpV1UzTmh4NGR4cGpibkJXSlU4R2ZVRjByeXI2emhPREhINWJOcE5la1MyVW9ZRUx4 VXpFc3RNQ2Q1TG5iTE9JWmVkSDlBUzhHc0xmOTlTR3J3UGVrU3VJemY4UzFsQkhkaHVQZnlmNlNy TFRtLzhHSmpvcmNQZFFuOThJckJhanp2bS9aUUl1YjgyWG8wT0wyZEEzQWpvbzVoV3h2V1Byb2Fr a0ZpRGNQNFdqQjM3ZU0yOTgzMFNZZyttWFltSXZ4NElMOVprTVhkaTljbDBDOUVWQ3lnbDQrbmpF OGliWFBoUXI4SWV3VU1aWElTNHA0MUtXRmtab3A2d3RpZGZRTFlmR3lja2l2cEY4dTNTS2E5dkhB dU43RU1rUzhGOXk3QnoyTFJPZHJjdTNobmhHK2FpNzNnUnRmOWdtbk56cExxcHlldXFNb29WYnRE azNOM3lQUVVldUY0bnBoaFNSUXhuWkxwcXBTL21MQVA5UHhQOXg3dnp4cWtlNDJTTFpmUTcrUG1C ZXVIamx1cVVSL3kzVklyMVMvMUQ5NkJ1b00wdWpaZGMycnRTMUJ3TUdMT0Q3QlduYkEzTkJrYjZp UmYwTTJDTTVCZk16dEFVcnBUNmozWkdidjFkMkhwcDNNVzNjT0Y1Z29qRk5YZUUyTzExT0l2bGlq Nm13QUN4dFpSSG1hRGVrL1VBN0VkNC9jRlJqeVNxbWpqZXgveXdPMlRmSmFZa2xBUEoydEszSEls OU95YmQ1NkVlWHpZOHpzeXlXK29UTWxISk5ManlsNHR2cFN4R1lMUVJrQURCYmNXdThpa0FsQkJa eTVGdGlKL3ltcmc0MUp0L2ZUZ3JWZGp2dVI2ZjVSR0JkZFNCbFdkNVphTWlYQmJUM1JIY3h1bGV0 N3lIUFJIYkgrYkxzNE1EUFFZdHhMZDRSc1h2cjVoMEk2MTJ3OGdkd0NETk9YYmtWTU0rYW1FWCsy V1ZiSnVveXdDU0FkVStPRC83djdPQWpKWk10d1cyY0Q4alJYSmtvQ0ZhOXJtWC9EVFNBRU8vR2hG enU5VTU0aVVHSytGMEhlZUd2Zk1RY1NqTXlsTDZUREw4REZtQVBhK2RFRjhoaURNemtZT2Zaa1Bj KzZQMzJFZ1RnLzhETHl2RS9rdW5mM0VHZVRPYkR0QzBobTYrS1R1WTl5cTJsNE1nMXd2eHVOaE9U YitwYzZLUEN6V2I2WldmOTMwSkxESTdseVB0VWNBaURhRDgxTXVsQXdnWnpoc1BGbkJKZVplSE1Z NzQ0NHZDeDBjSDBOMkdlakIzdDNycjE5OEJZanBHSGl5RnlqSGdWYUtzS0RFVGZreDBjdUZZVzdx S0UyYUdCcDRpOXQ2SmtaQVA3bzB5SE9TblErNHA4WTJqSVhBR0RYMDZJNmF2WlpmUGY1dk1DeTFD VUtlT2gwNVRVeWZFYW9udHkxb0ZMZnI4anZUc2FvTVRyOG9IWGlIdlV2dFg2aVh3cnhOVDBmQ3VF M0VSTjBQYjdlUGhvcmdBQUVBQkpSRUZVN1JBVFZUM0NMVzBGY0EwWGJyZFlzaVBYSUMrR2JKa2NJ eXJmNDVoaCs0Q3ZtOGFMbWNMeWorSklNZXJvcU5vSHVWYkhFUHJLNFNESzQrZlpYbmkvUjJEVldn V0p2MzVrK2Z5TEo5ZVpwNGEyREtGZGxiNDNiRmRqdHN2U3RzTkxnYWVXOWpQSTN6RWk4NzZzdEFX RktNbmR1WFBqTXhQR3huVjFoTnZVZEVsN1FjVHlpVW9YeVlOMnFoem0wbjVrbDg5L1BRcU83UHdM NVpSa3MvdlBja3dBdzN0azNDQnRYSkU3RmtaR2xzNjd4akRmR3RwYkh2OEo5QXlwUWhHWVZRVHlB NFZaWlVFalZ3UmFpOEN3ZkVjWE5NQm9kU3NPcElLT3FiRExpRlgyb2wwTVkzbEhFck44RC80a09O N2MwVGtteDVHaExTOE9qbmZJcEg5cjRMb0FnL3RwclNJSDRVeFptUzMrdTJYaHdwaFhDZU9HYUl6 SmZIaFA1RmkvMkVlbHVER2JEOEhPMzRsQlByeHFLcWNIeEk4aGl1Ym4xVTltSHFtNHE1U3pucEg4 dkI5K0hnT1BkMXZzelFNUHhBdnRkWWJZdjRqUDFNRy94TUhNOHNrQnlERmtNM1NPRE5BbExKSEc0 ZzVSQTNuRU1jZHNEWThNQjFZRkJhVGVyUWdFRXlrNTZzNWJlM3A2Zko0S0ZITmM0eEt2UnhKUUxm RW0ycjd2c2VWLzhIVmxYc3dMbjJNWjJvWUpndFNyblo3SHNzTU5lTW9RdzJva0U5c0ZSWGIwb0NB ZlBCT2VYUEhOWlY1YmlGa1dROHFHdWNnNzhEZ1o2OWVoUHpNcHZPQitpZE1EOTcwb1A5ZFYyaG5i Zy9LUE12WmhSSVJCZmVCamlrbzBYZ25QOHF3UFNQamxnaFA3WnNWYkx2eHlkak9RYitXaUxiVnIy RWFPWkJQNmdMeEhET0pmdGVKNXp3c1g4L0tXd1J1THJVVUx0MWlJSzN4Q0VwRFVWRXlrUENFZlJ5 bVgyMW5UVXcwQ3o1aUdkbWJ0ZmJtOXhMUTFDUFpJajJnbUorQlBHb3MrV2FuT1NMdUt2dURxZ0Rj Q1J1ZEpHeCthdTF2Y3o2Q1IyanptMnYxaGZNMVNhNFhiN0hSRjJ3dWtvV283SlhsaHNYZWQwRUZP U1hDVCs4OHlUQmcyOUtrOWFGUEx1SkdrZ1R4UCtuYmZHY1JIWTFGQVRqUDRabjBwQXJPRmdFN0Fa d3Q1alhjbUVUQmtTQzc5UXA4dDBmSTU1WTdXUlRzbUVHNDN1WTZKSTZmd2hrSFY1bXdtZlE3a0Nz Z1RhMTBXMVhYQXhlREg3SWZYdGhDenhiOXJ1ZXNvMlBHdE5kZ0lnZXJzeUcweFRMOFZNL3lzN09n YU8wSDBqVWp4STM3RlQ3bjhGUHVvbEE0YytmcmkwVXg2VlRZemNHRjJhR0NUdUh1MiswS0U0KzhX TUprSDZHbjZqZGhYa3gwZFl6OEYvNDhJRGZ3dVk5dnpqMW1MR1JPa1VmQVRUcnpPUGRpeCtMcDRv aTg4ZWlva0JUazgrTWpkNEdjNStGbWJ6ZlJmTXpRMGRMRGdlQmhvMkhEa1dDOWp3aUhIWnNzbmJQ ZTIvc2RIaHRKL25oMGFPQ2FiU1IrOWEzdS9qMjk1YXJIMXc5b3Z1anBsT3BpMGx5WDNzV2N6V3Ra UkxGMzMrVkNDSStYbUllLzNYUFVDTGRQbGJtS2lYOEhQOUVRa1hnblBtejlXZlpLQTh1dVg0K25G V3JmdkdjaTN1bmxwbEZENkFOUlZmOUdPRFowd1B0WXBlVndVVEhUaEZyUmo3Rm4vQVFKbzhZNkl1 YUROWmdmMnMyRlo0UExaWlVPUit1bGJ0ZTdGZEdkMlcxcnViS2tZUjFGK1lIRkEydmlRdU5YOURM RDQ3YjdISHQ0Ynh0Y3N0VmE0VFUrWGNWOEMzdlB0bE9IN0Y3Z0h3Z1VYV0plSzZFbVFVdGZhTnMz dVA4dkVPSXcrMVI4cmxISExXN0gwTFhtdHZoV0Jka0ZBSitEdGtoUEtSeFNCWjR4bFBSK0RiRzVV WXJMeXZXaEFvWDdNcytRaXR2QlcydzN6TzNMeWU2ZlEyVmV0L0UyM2ZzZUVnZXozZCsxNENCTUMz Nm5lRng5OTlOcmxzWjYrTTV4RThobzZnaDRrWXVuc2FJNDhMZUdmaWZzaTZlL3A2dkQrS1o1SS9Y czFPWjdyL0w5c0tCNzRZOWZqMVlHK2JzVXQzbDNkMmpGdXBqUjRZc1B5WFhjUXI3VVpnOVNuQTBO RkJZc3p1eXlQL0FrODRlSElRTGJMM1NNVHJ4L0MyaGZNOUU1RDVpa25rWHJDU1NRL0hWL1ZkeHAy dXVmN2pvZjNpNEdMWEVLVVQ2VXhoWUYvM3FMeDk1S2VrNVlzVHlSZkVPOUp5ZS9KWkxmNm92cERN WThTK1pQMityMUVLSm41bEFramI2MVZUa1lmZlZSMit4SG5oSytwNklyanBjRWczSXBCNWZteU5s Y2ttQVdINmVWYjZ4aVdQb0NKWlBGV0ltRmlraE0xTElaUVJoZHVZVmZ5MXd6WTFTWFk0dkI0TmFL aFdLM2o0dlVFYWpHSHAydnFJUmNhZzRYRG5HaDh5VlRyMUloUDFvd1gyc0M3RVk2QnJDaUNOanlj TUhMUXh2djAzT0oreGpETGFacXEvUG1NTlBpcUZXNnowOFhSL296cFBuOWhzU3JQYUJNTlNWdGFs YXFTWTFGOE5QMytzMHc4TzdBcXZhZU12Vm9wQW0yTmdOWFczQ2x6aWtDVEVNREs5UjRNVk84SWdt UFBXSElrbWdNeitkOHBHaVBmN29xVnNkaVRiNFlxZDdZYk5uUXVYNTE2YVN5Ui9HUXNrZnFGazBq S2Y0ZTlzUzU3RkxPS0h4UHhleUdQcDNaOVpwUi9FOFVoUm9ZdUJyQ1hWcE5DQStnS3h6MlpPTGk4 RGJaMUN2YTRNUGhrb2llR2h6YzNzaHZxeHlLM0JvTlB1WURMTndmSG4vUDY2bStEZ1pVY2dRNm8r SmhBUS9KOXNlZnhWVEFQUWtiRkNpSyszRmptdnYyODZJQ1RTUDNhU2ZTOVZSWjE2REI4SENlNXlM Q1p3TGF4Tk5xeDFlczJ4SHRUSDBiOXV4dFk3WVEwblR5K3h5TCtwV0c2RnNHVjdGYkNyckl3L1B2 S2pqVmRVTzBwc3BoQWhjbFVWWittVHJxcWdWQ2huS1BlREZRbkRWeWJzTmdSaE5TbzB2eDhhNVNE eHVnTnNaRjdCc0pKNlZueFJGODhHa1R4d20zeFh6T2lkTFgwVEs2VVB4UFFkYkZ4SjhwVFlObW9Z anhUbUVBajROSDZqcldiSFpGNEpzcFd4TEp4YlIwKzZxaC8wb1pMV3g2R0ZtM2ppVnJjenhqamh2 RTJWYTBaYnZQUzVUakpJNEJUNFM0TXd4N21yclZUZy9hMHZuWmxVbEN0NkQ4blJRR2oyWjgvYlFp dENrVmdEaUZnelNGZWxWVkZZRm9JZU15eU94NWVtRkkwa09xZytldlFzZnU3NGhpby9HcU1EbFZh OGJXZFJQS3ZuTjBIOTJHSDh4NG12cEtKVGlWaWgwb2ZPWUlxZzZwU2w5bXptZXY4MTQ4Y1QvLzRw T2ZsbU1sRXY5bXVQLzRxa3h3NVB1M2FoMDdHd0VaK1YxWHBzaVZNSU0yWFpGRUhFL0hQZEhldjEr L1dpRGpXMjNjZTZ1Q1Q3SGtQR2tOWG8vN0pyZWpQcGRKSFRyQThWV3JkZkJzTWJLZXptTkI4aG1x RXlKSGQxaHFrelhKdXkzeXJKM0c1NG4rQ3IvWElvTDNQKzVSUG1Zd3hjZ3N6MWo1b3QrZFo5K1Jk R24vblhQc0o5RDNoVGw2SDhTalZlQ2hGUHRCMmtkeXg0RnVpSGN2d015eW5Mbnh6eFpmaDJlaXpu aUhMa3ZwYWthMXBPYWpuOGdpWWlWTVg1UW1tWjl1cS9uTjZYS2x2UmFBOUVOQUplSHZrZzNJeEF3 ak1QN1JIVm5IRDc3cUxCbEprck5lQkJYK2l4WWErdTZmY2hSN1lOWTcxSkQ5SHhKOGxpdXgyRVhr d1k3SnR2ZzIvNy9ZSGFFK2JJK2xwczQ3SS9BWnU3U0hhZy8rYnNwazBOeXlIMHJLajJTQ09QTzNq dlpiVllReHh1UHZWV1B3MWptL0tUYitqZytsM0E0c2pzU09lbE1tNElmSy9OeTJOeUZ6bUxYQnZ5 bjl2V3VyNkxMSGhXQ0w1ZDJ3TUZ0SktGcnllQkhhM01kTS9Hc05uanB2T3BjRDFhT0JTT09vUGZj dEVkdEszc3kyTHFGYkF6SFl0RW5IM1BLL2NncUU0dFVLMmJiN1ZrMWpwQzlDdWZ6ZWtSUmw3US9o WGcrQlRKbi9oRnZZLzNMVTlWdC9KaHpDd2lHbzk0ejJPU2ZMRG9SVmJmRVlZVDJqWGlCcFA5TVhS cGhUdW5xQTZqLzlpeDE5dVkyOGtxbWJRTHJCTmJta3pBZ3JDbU1GK0pvaXhpdEpFcDZhbUMrVTYy VVRlU29KcVpmOVpFcGxhS0FKekRBR2RnTSt4REZOMnA0NkFIUDAxYkw0V2hvQUIwd1hRTXdZcTNa Z29udzI5aUwyVzdZVkgxY1Zja1BIZGg4NWc1cmVIRmt4ME8xbDBIQWI2SFpDSmJHYmd3cEdoOUNk M1pRWitoUUg1MDJhWkM1TDZCc1JobU5OUitRZ0xPNlI4YktVd1pvOS9NM0drMFhCc3hyNXZOcVp3 WkJDVHM2T25zb004UEx4NVB6Sng0dHZrNERLNVNoaFAySi9SQWYwU3lFQlVYUXh3WlVkY0p1T2pt WFRQSXJOL2djV2VsTWViNEZrV2Q2QkFNRjF3cUdOeFMrNFVrRzl3blo3VVB6dUo1Qllua1hwU2pu ZFRpeC9Va2FJTG4ycEZ0MnhOTXNuazN5NGZrbTRpWTA3T1p0SlMvMVlBdTFlTkRLWS9PRHJVZisv ZW9VM3l2VDlqZ0NuNUVOSzNVc1c4bnc0VUlxaXgrREpCWjVvdzJZblVyK0pqdUlWb0ptdVlyZVdU N2FacTd1NWV2MGpxVnlYL2JaNXZsZGd1c2cvNkJDbFRSSjQ1dlh2VmJyK2Q5WXg5UGdnWmtveEh0 MDNuRGdIVUI3bGI0bVlKeTVlR1h0Njllbml0cjUvQ3l6Tkdmb3NXK2pjV3U3ZlhGd3dYUHBjaDRu MDBNdytxcWwyekxqaVRqMUJiUldWL2R2cVpsdU1UU2FPWlV2OVo0QkJsYkQ5SEx0bXJkN0dGSTNl WUZBS3JRek5EL1djZG5DaUpJdEIrQ09nRXZQM3lSRGxxSVFLMjIzRS9CVWVEamFFemx4OXo0Z3FE UVR5aXpIK25YUEZXMERNNk1IbS9CSFJCblRFL01VK2JQODl1Uzh1Rk1CaC93bVdTOE54NWl4RlhZ cEoxeTR6c01pYmc1RjhpVnhySjdQRnZtT1RrUWNDU2QrSUI4NXh5eDRVRDl5WXF4a1F2bWxxVDYr VEloTGg4UEU2aTc3MU9JclViY3BQVG01VDhKc1Btb1FscWIzMStFRGhoVTA0WFQ0ektCS2R3aE5T d1YyRm51OVMzWElvanQ1OW5NK2szRTNzeWdBNi9GV2RpRS83bXF0VGpOR3k2T0RlUG1EQ1pZS2tI M1ZWM296eHZCYUlLeTVscmVkN1VUZ2dRYWdkVDNaUFdEczk2TGVLTlFZclk2bHA4ZmpaL1UzMWhv VVVjUWhrNy92Z2pETk9NL1VZSjdVamtzeFd6cGxZNThSZWlqSFZTeU85VVZhUXhVcjhvS2NlaXE0 Y2xpME1tc2pOYW5icVc2OEY1cG91SkZsZWlhL2Q4cThSMzFONi9LUnA5ZzIrSFJUaVgzVlBsbDJT R2pYeitJTlpUK3ZlM2VJeEt5K3U0QTdVaVhQQmI0aG5yYlhBSHZIaVhFVTVQMzRWT0lqVVFTeVN2 V0xabXpYTkNFcmszZ3BuK0xqU2pxdjNVK3dQL1lzSmNTU2RsZzZRZnlSTUVmV1hlME5xM01aNS9r cUJhTE5ZQ08wN2t0MUdFSndkZ0N1MXFjVDJZd1g0R2pMUlNORGxkQm9PVmlYNFI3VTlQVDgvOEd2 eWpLRkhoVTRZYXRDWE9oczJNOXA4bERLaUZJdENtQ0ZodHlwZXlwUWkwQklIaDdadUh5T0s3SkhC MDNxdnNqckZUaUtsd3M2MGg4eldaQUlsN1ZEck95SHdNakNZbWpvYi9HNnZKc21NUkpTdlNkM2pl QzRoWkppdEY5bE0yOE1TRk91WEN3RXpvQmJBL0NySkV6Q2IveHJYK0I1MyticDhwNXFNOUsrZC9N K21iSzd5YzFhazFUaUwxR0tSY3JyVXB0bnBkemNIWjVLQXM2dGlDUFBNSHM4anJsWGFYVy9oMms4 bzgrZVBkNW8vaEpFY2hUelFlK1JjUVdhNzlBUGozZnh0bWlGOUlSOURKb0trdW1GNEVndU1oUmV5 MWcwbThESGJpaWI0clkvN0ZmYW5kOGQ2K1Z3dEJKWmtkZk9SM2NQczVaQ0M0TzlBMFZURlBlL3N4 U0g4OENKUTl3ekx4RDR5VEZHT2laVHBMeEZQK3p0cXdpVTRlc1VEaVR3Q28zR09NaVM1bTNTKy90 eXBIVjdETGRUMFArcVpOTkJGV1ZXSGI1ajRRK0x1azlaU1RBL2FDTlZoUU9RMStwaVhzblAwQUFn anpZRU9YNVZVdDU4N3FiQS9vNjQrWHFYQ1JGL3lWaUhsTWF3MVZIcUMzZTc2VkpLaU1oZlFKMGpl RVRtelJ1ZVBqSFNkZ1oxREtHS3o1cnBGTS96QTAweExEMnpkbkROTS9Gd0l4ZEZtOE4xVzJqZkRi S3padkFlMEpUUHdwMjUwM0d1OUpYU1VUOGZFdSsrT3dQd1ZTaE1ka1hWT3J2eUk4c2VPZmxJdmZ1 cUgxaFNsYVBQV3RXdmppczJYaG9Gb0V4alpTYnNNK2J0Tll6cGFieVgwdnM5WFArSkczOE5Yc2RM R3hmb3I2NnZkbjB2NzQ3VkFWL3J0WHJlOUIyWDlKRlpLcVRzM3NQNnRHVk1sUjdSV0JOa1ZBSitC dG1qSEtWc3NRTU9UUnR4QTYraUJNT2RoK0l3WVpjbFFQQnZPRWJleGZ3cTIyWUpJamlGeUo4TG1K RTFZWll6NEI5NG8wY0FaTjkxQUFBQkFBU1VSQlZLc3E4Z01tbGgxMm40NE5uK01QdW54VDhXdHBi KzlpWm5wWHNXMFYwd3p3SDhZdTMwV0N0OGkzdVB5UjVZbWtMQmFFSk1YcWhnMmQ3SkhjRWk0WVB4 ZVQ2SmlkNC93RXZwaXlxZ21EMlNGaXZqVWdZdVRIUDFRYjRJMTFMZjRUME1yUjc2QXNkUGc4Qjc4 Tit6SGNpSW02RFBFSEJXOHhsNU9sZWM5M0RTOVo2SCtQbmgvSTA3RUlSeVpKUzhIVFd5cmxxWVR0 T01uaVcydU5pZXl5Q2tWelpMNnNXWnNuUXVPTHltRWxkc3o4MWdrNitzMUlKaGE1N1QzaVVvZldK aU54R2lGRlBUeGh4Zk4yWWhJdXBwcXl1eHB1ZnY1NG50d2JFTzdVMXd4d3VnVCsvM0taZmlEaElI K3JseE9VY2M5WVY0QzIzdlNDdEx3WWZ1emhERnkrQXltQ1VVamY2NmRmVEpNbDR1VjgzWnBZVEp4 TUE3TmhFOW0xb2hmRkUzMkZTUm1jSndUQ003YjNka2E5bUxDc3FtdTdmS3ZLYmNReCtnOXFZd2g5 Qmw4STV3NFUzakgyK0QraGI0cHcrZUNYRUdaNG1adUZ1TDd0OUNRdkppTEFUSVZIUHFseUxiNFVG cCtIbEU5Vk9nM1R0Ylk3YnpmOGl6MnNDWE1zZXM5SXBsOSs4VVcxbmttbnR2NkFBZUpqdGZ3MDBm MlU4VTViMnBhaWRJYmgrKzBxbWF0RE14bTZXZjV1RXBwbnE1OEo0MitWMnV4MFJmc3o4THpFZU5i bGhIb01mYW1BdmJIYzl4QVd6a3NkNjdPSnhvZU1yZDR1SWtnL240dkdUaFA5SjV6bm5GQ0dGWUZL Q0tCOXJlU2s5b3JBNFluQW1HZkpKSHRqUG5YbXRSeCszNFRKMnJEc2tPY2RpdDZsRXhSNnA5UFRK eGUzb1U4cElyWGppYjZ6YzJUSlpXOUZPMGNXczcraldrUmR3NERCVjNUZ2RPNVkxNUozVCs0c3Ux ZXRUOWhtZ1F6QVQ2OFUzQXp4djRCZHp5bmw0ZDRjdVVadSsvWjNCK0creENLK1EzQ0N2Z2cvMmIy SjdUcjQ2ZWdBRW9QS2YwYStaRURicURDdWJmNE5ua1loUlp3eTFtVi9kOW1hOWNlSUlTSTUzcE02 RjFoL0NYWVdKQkh6VnhEbkVPR1JnUzVtNU5lQUozL1hBQXlmMVdFVzNMdHNaU3BKazU1NG9tODk4 bDRtWVdIZTcvWEkreFJ0M0RnZWtzcGdQUXdMZHVjZDdGaDhuYVFiK2lJaEUweGV4UDlJeE9IdXc1 TnNjemd3cHpKUEJmekxVSmF4UXJxK0Iyc1p5RU1oWUdYZDB0MjdiaDBNdGtpbkoza1M4UHR2SWdw MzFyQTJRamNUSVg5aE9SV1JHK3Q2QkZqNGczdzJkR3h1dkZNdVRpc2JsREhtL29qRHVZZTZudk0z TUF0dlVBcUNKUThrZjVDZThIaHczcEY1TW0zZXZtbHY0QkFwNXhLLzFNdko1VTN5MnRsOThFdGs2 R0pxem1QSW9uOGhvaWNoUlp6ZVlSWjhyMXk4ayt1V0VKZVQwVjBydUsrVk10emRYWHdMdnl6RzFK T085czgzcXF2ZTdOcngwRTdrNmZlQkIwR1ZUeHZlbnRlYkI4d3o3c09pYjRiY016aTR6N050S1Jz UEJ1RlpoUFlvbmtqZEdyUTVpRDd2SXFkQXNwbjBYMUwrVTVWd3NkYk91eEtCOFBxUjVmTmxSeDNW akdvK25kNzRXdUxDcWExSEQ3bVdYemREanc0V0JKMUU4bDRua1RKNUNUM3NRdmZwcW1qclArNzBK dDh0YlY4MHJQaWtkaFZ0ZGRxeTdhOUVhVWphb1VqOWc5dE05VE9JcXBXaXVGMUJUTk5LMStUK0RB WGpVcW5IMGk0aDdJSVFjNzN0UmNGVEdjM2srRkFtcDlWL2xvbENyU29qb0M1dGpJRFZ4cndwYTg5 ZUJCYXk1ejNvRkRyNXNMT3ZWNjArS0pCVmMremlUYjVvelpBaEdWeWhQeW9Qdkd0N1g0UkxPSm16 aU0wM3dlTU95QnN4T1ByM0dBWkkwTzlEUUxKektydTNRaHNPb3NoNEpweVVJWmo2aEdzZGtBbVBU T1o5RHhqTWZoQ2Q1WWlUU0g3TDZVbmVBSFdMWjdtRDBxa1IwZStnWGcrMXJHZ0YvL2JCVHZsbGpS eVRsamlabUc1eHdKdmc0V0RDUnNHVDNUN3dHMmFXM1kxd0lob1RuSnhFNmlrbnBPOU4vUWk3TjN1 WTZaMkJOMktpNjBlWExmaE1hRzVVM2IxMUlJM3czZ0YvSHFTSTAyM1hmZHhKcEg3dDg1aEkzUWo5 RGd6OFpOTHM3MGFpQU55VDR3T2ZBakcwZUVOa013TS9aekpYUUJ1R2M1SnRVOXFSUzh2OGZFamRH RXVraHBBbTJUbGNDem9SNDR3MDc4b00vRW9Nb1J6Wi92QXZtRWtXQm53cjZOOHA2WTRsVXI4VW5r UkNmL2VoenNYN3dOZmYra1I0WWRENXllRE9BWmp5b2w3ODg5VFYzeVBMNXQwTHZHK1lvT0kvOW95 MzJVbWtjaUtKK1Rkd093VXlGSGZ4ZmlOMUpqUTNyTzdhc1hRWWNZWjE1RWlQVFYrbFFHeTc0N3ZB b0hEa2xBeC96RW1rUnAydy9FQjFVSjZDUERnSjRVaFp1eGRxSUV6NFNVQmdicjZTTCtjazMrMzY1 UVJwT3l0ZjNwTDNTcjQ2UVJsSHpCZEJpaWlVTVRGTVZVcTVNTXl5NnhuK1pyR29uS004M1lveU5z cnMxeTNoTGFRckcrVklyT3RCMEg0amRHVGlOM2tMM1QweHRIRitPbEIvc0JnajdadWtZeTloNXpX a25heTJZNzVOc2Q0WWl6MDVVU041eGtobnVLQjZjMzZCRXpaTkVydTNidDV4YUp6T0plTC9vdUJC cE9mbjI1elVINUFQZDBzK2lJVCtsMlNzTFNCYkExa2s0T2YwNWFPSFN1eUxpQ0lHejdQa1V4OUpH Mno1QWVrcm9aa3BBWGJKUXIzK09OcStuWTdVWjc5dFRXNEo2blRZcnU0MWJDNFozclo1WkRKajJW bnFaeWJ6MFd4enM5TWwvWmxsNkFNUlBpK3kzWGw3SExSUFFabTZHK2F3dlJBeXlSdFJweVFsdm1i MW4xTmlRRDNORWdJYWJUVUVyR3FPNnFZSUhLNEllTXl5MnhjZGhHNE1kc1lySmxrbWMrUVpHWERL cERPa1d3SE5SZWlkTHNXbzVVK2h6MTlnWStpN3JtMmZiSXlSWFZWWVF6Q2RRbFQ1RzFkUWxJZzky QTJ4alN0eGhwTVVvY0ZFa1Y5SHpKZlF4SVUwRDRMdUhFeFF0bEdGcHhYOHl5Mm5WbjR5NlFYUkxp RGkxd2tleHFLWFV1UVpHZXkveFJqcmJESVU1VkV1MWZIcFlYOG15QzFJWDJEUTlhbXU4WDEvSGQw OTloMGFmSTBNcHIrRGVGK0s4S1B4UGw5NFJGQ0NyZVFodEJCTVg3V2ZzZjkwRDNDSEtTcE1OalB3 cjVqa1NCNUg4cCtQeitjRFhjUkVxd29la0VhUDZVVWpTSFBCYmtKanNrdm5YMm1ZNUZSQWFBc1k2 UVhDazBpRUpidTM0UUIvSE9ZM2p3NmxQeDBTaDJvaitJZCtLcXJZcFIvbkExZkNIYnZhZUZjVi9G K1lJTHgrK2hPUGUzTW9zNFg0bVBobGlKWWhTNFFNdURHSWV4T1pvdkxqMXdYQmpGRHVpQWpsQ1cr aVg3c3VuWVFKMHpVd3dSbHZxdWVDTXA5dVdxK1J3ZlF0aG5seU9Ya0ptTGdVdkJmS09ETi8wUmp6 NFdsRkZ2RThPdGgvQjhyY0dZaWpwSnd6a2ZBajVXbWNtUzRETDNKaUp1SjdraFpsNGRBWVhVR0di b200ZEVvNDhIc3A3SjRQS2VKeHhDbnR6bjFpS0NmYk1kK21XbS9HNk5DdmtmN29ndHBUbG12L3Yz THBucTdkNzNla2QyY3ovVzhnTWhjaXp1aE85Q0xrdzFtd3UxUWs5UEk1ejBTN2FTaU5PaFV1Vksy MUxQTmdMSkU2SC95QUZPOEt3dDkxWnBMeUtSUTVZdS9ib3BsQmVUVVRYeGZFNTlkckt1N2p4R21M NS9GcGt4YzF4U0dVSTJoejBkN1BlRDhUeHQ4cXRjbnBNaU5ENmV2SXNKd2lDdnR1aXd5ZEdaU3Bz UCtCbTVIMjR1c1Q2VElUdDgxUFdOYlNOYlAvckJXWHVpc0NlUVRhL0Yxb3ROdWNUMlZQRVdncUF2 TVA3WkhMbjM0V0Jzck1kOVN6MnAvZFB2RGZYV051THpQOUl6cXI2RUFYNHlUYVpoaVRLb3VPeXc2 bFh5MjdHR1RiTW5FT0ovcW5CUmNnaGRIV3BUNDF0R1VvdTJ6K2FlZ1laUkFsQTExMGlyNVhEM1l5 R0h5dHVBdWRiMXZsMVFyK1J6RGg4Q3c2RzlGdWdpd0lObHh5Ukh0MDZPR2ZaSmZQUHdGOFMxcnVC UEVleUZBZ1hlWmh3ZGExZU9Wb1p1REsvUEcxMEhucXFzUTdMN2R2SGZMbnp4RzNmSUlndTZOaGdI c0lFMjlNMkZMWndmUWxNamdQSFNhcEJwT2M3ODhiMzNkVUpKejlFWm85MEg4TGs3NnprZi9IN3hw TVYvNWVHeE9jMGNIMHV5V2Q4SE1OQ285OEl4N2xhVHpQSjcvTnRRL0ZSakpwK1NVWnJFQTlTVFND L3lTdkpjWTlXSGpJWnRLdlIzN0tBRXp5cHlSOW5qRi9sTTMwWHlnVGhKSUFwbUJoTWN2MzliS0RS NWc0bkNsL0pxZ1VUSFpvWUpOMXdENFJlRjBHS2NkK1VXWUsxRHRaSnJXVzlmeHNKbjNxN3NmU0E5 RWo3Z0J2ZlpmdFZ0eGhMNFF5ZlkxZlRwQnZ4eG95ZjQ4MGhaTWhDVm55K0E0UEdJNE05citUaVEr S1piT2tsRGtwNTB6MDVrbjRTRDUreWZMczQwY0cwNStITytDb0hxdmtMOHJ4NjloanVWQlFUZ3dK Nzc2bmZKck1aZFl6OWdrU3AyOVo1WlZ0dzN3RERyZWduTmZWYm9WSjI0UDZnZklxcDJYeVZrejNE aisyUERvNXp0czM3KzFtTXdQZkhzMmtlNlhNSUUvbE5KQWNOWStXZThuYmgrRDJNY1B1OGFORDZY WHpjL3RPTVdUa0ZJOXdzaEQ1Zlp2VGsvck81TThTS1BLTXp6dHlOWXluUWhJS3g4WWNIWlQ2SmNh WmtZYkdSekw5VitiVFNkSHlKdVh1VHNOOFhqYVQ3dHUxdmYrUldneU56bEkvVTR1djZibzNPVjF1 ZHFqLzAraURlbEErL2dtODdZUU14WDdwRXczWnlXeG00SE53UjVFSW5Bei9QdEExcXZqdFlsUDZ6 MFpqVm5wRllCWVFxQldsVHNCcklhVHVNNExBYUNiOVBYU3UzQnc1Y0VhdG5UbVoyQ0d1bDBQNmNZ NE05bitvM29RKzhjU1dYU09ENlE5bWg5SnJRdisrQ3JOTXF1UTRhQmpXNkxhSE44SnRFYVRFc3lM cUpqeWljenNqY0dQQklQUlhvc3FFTFkvUmkwRnZRMHA0TnZ5Y0N2M040UzR4ZUxvV1puR3JHRjZ6 K0kvd2FIWnRTLzhJOFo0TTZjY2RxSElVTjBJV2FDZlNJdmd2QzJqRkg5STFzRjZ3bFc4YkErcW1L WkxueUo5dkFETk1JTk5ka1hpWFllTDlGcG13SWJLSmdRWU01Y1NrY0k0b0NnZVRWL21GR1B5NWtE V0ZwQlArMzQ5eXNCWnFsS2V1UEovOU4remV1clhXZ0tjeC9HdHlSVzZRbjVJL0plbmJOVFFnQ3hn MWNhb2RUWjVpSk5NL2pJbnp0OFNFZ2Q0cTdzaWRMdnBLVWhaSXNoZ1VRcTRIWmlnemFTazdJbzhl R2V4L2g5UTUrUFg1MjdYam9TZUFZdy9vcEQ3TWc1L0NvaHRvQ1BadmhoUy9MSFZIN0twSjBOWk5M L21HUmFUclJvZlNmZkNYanlQamw3dnpkZ1VZU3B3RnQ2RzBYQnBYTGZxNjNLUjhqbVRTTjJVekEx RjhKQjh2SGQ2K09WTlhJQk5FN3NqMi92dkJvMHgrQ3VWejFFL1R3T2NrTDRRVUdFKzAzeFhTSWJU ZzZYT1FVYjRFbDZibkcvaXRKNSttVzI4TWVYU2ovKzJ4Z05CYTZlNUNtUUYyZjQyMEhRY1pMZmVT dHlmQjdYMmpnMXQrQ3phTWxBR1V2YXV3d0hBV1p0UDVoV0ttQ3pweU9mbmpCMGhLQlhhV3o0RHRF a2pNNWVsZjltQ3h3ZGRIWG1HZlpUeHZCU3JZWTRZNFoxbHlEMTJFYUhwYWswOW5PbHJlcE55OWZI U3dYeWJsZGJXclBndE42R2VBY3ozbHlJK3VrZGUwd20xQ3VxSzhTaDgwa2tsZkFaNk9ocFQ2S1BJ STZSTkhNNXRsWVRoS1RzWXEzUUdIdjdweDhzdm1ZRHJzaDQrQVg0bFA1RExvWDE5UC8xblUzbVJx ai9jYXBTOUtzQm9VZ1JZaDBPSUplSXU0MW1BVkFVVkFFVkFFRGhzRURCczU0dWhmSXNaTUYvdkhZ UStiMUdsQ0RoY0U0b20rYm1QTWhVRjZIdVg4dlFpQnNlMFVmNEZCVGtSZ1JuMDV1THVMN1k1Ym9K YUlwYjI5aXpHWmZwTTRHRU5wMjdaL0pQcEswdGpXTVZnc2N5Q0haR0dsRXAzYXR4OENzZFhyTnNR U3FlMU9JclhKU2ZTOXIxWmJ1M2psT3ZrdFozaWFMWWM4Mzk1K3FWS09GSUc1aDhEaFBRR2ZlL21o SENzQ2lvQWk4S3hESUxzdExidDAvZ1Z3aHVqTU1YdXBYS0wyck1OQkU5ejJDTWlSZGY4eU1HYisx a2ltZjdqZE9aWWR4MnhtNExQWVhUeG51TXpGWmNKL0p5MDhDeE1yK1phY0xPWlBWS0tqNExFOGt2 czlGbUN5SHYxTFIrQ3FTanNqWUhKR1BvazdBanllaUlXWnZ3OCtQWUN4dk9peXpEbHdrY3Y1b05C V05sWjQ2YXFZVlNvQ2lzQVVFZEFKK0JTQnE4ZWIwaWdDaW9BaW9BalVoWUJ4YlZ2K01yQUZFNEV1 WTN2WXNXdnN3c0s2WWxFaVJhQ2ZrSzR0QUFBRVRVbEVRVlJlQkRaczZGeUtuV0dmSFBwNG91OU5o b3lVVWJGNk1qaTFJZm81TFIwbmVZUXhVdDhJVmMvOHhEenR5VTN2bGRMRThaN1V1YUQ4QnhCTSt5 OElDRVBGRENPd3dOMDdoSXdPN3lkWjRublc1eXZjRFdESGVsTnZKRFpmQm92d2dyZWhyNDdNZ1VV bmNLcENFV2g3QkhRQzN2WlpOR1VHMWFNaW9BZ29Bbk1HQWYvU1FzTWZBc01HTzJ1dmRoSWpMNFJl aFNJd0t3akVScCtKMldhQi9JYlBPTHNQamhreVh3TWpDeUVKazVMUEJxYzJhSzQvZktTRkhVNytZ ME0waHJSOFFMN3pobHBKV01ZeUo4UHh6dWI4QlFFaHFaaFJCT1JFQk1ydlJ4R3A3SVJESWYrWGhi R2VWTC9Uazd3aG5rajlleXlSdXRWSnBQYXhvZjhnb255WkovcEJ6anJ3QlpoVktBS0tRQk1RMEFs NEUwRFVJTW9ob0hhS2dDS2dDRFNHUUhiNXZGdUk2VVltNmlMaXEycDluMGo2S0FJdFFtRGNkQnhF T1J3cEUvek5PVHI0ZWRoanpvcjNIQlpISDcxMk9WYTdaRGVia2RaUFpqTURQNitSSERjN09QQ0pi Q2I5ZXJrbHZ3YXRPcmNwQXNqRG4zc1d2UkxzalVMNkFnVWdSY3lYb0ZBWC8xSTE3L3BaNnhuN3ov YVV1WmpQZDlhWElxQUlOSXlBVHNBYmhrdzl6QWtFbEVsRlFCR1lld2hzM0RqZVlid1BnWEg1enZD OHNjNGxyNEZlaFNJdzR3Z3N0ZjV3QUpIK0NsSitnd1dGZGhLWnkrZU43N3ZvY0ptSWpIWGE4cWVL VXpEcHVpZkhCK1MzWmRCS1VsVWU3Z2pJbnk1UWxsY2luYStGblB6TFNROTI4cnU3YTF5TFYyWXov WmZyWlh0QVJJVWkwRVFFZEFMZVJEQTFLRVVnUkVCVlJVQVJtQm9DVDJZZTJaN05wSjhIeVNPWmZy a2RmV29CcWErS0NBRGJ1bjhiVkRHUXc5eGhhR2pvSUhENlMwajVEWmI4SnVub2JHYmdzLzRSM3NN azdlRnY4RVl6NlpmTnhxSUNzTlZ5T0l0bFNjb3k4dUJteU1tL25MUmhkeHprKzNkdjYzOThGbG5V cUJXQnd4WUJuWUFmdGxtckNYc1dJNkJKVndRVUFVVkFFVkFFRkFGRlFCRlFCQlNCTmtSQUorQnRt Q25La2lJd3R4RlE3aFVCUlVBUlVBUVVBVVZBRVZBRUZBRkZvQndDT2dFdmg0cmFLUUtLd054RlFE bFhCQlFCUlVBUlVBUVVBVVZBRVZBRTJoUUJuWUMzYWNZb1c0cUFJakEzRVZDdUZRRkZRQkZRQkJR QlJVQVJVQVFVZ1VvSTZBUzhFakpxcndnb0FvckEzRU5BT1ZZRUZBRkZRQkZRQkJRQlJVQVJhR01F ZEFMZXhwbWpyQ2tDaW9BaU1MY1FVRzRWQVVWQUVWQUVGQUZGUUJGUUJLb2hvQlB3YXVpb215S2dD Q2dDaXNEY1FVQTVWUVFVQVVWQUVWQUVGQUZGb00wUjBBbDRtMmVRc3FjSUtBS0tnQ0l3TnhCUUxo VUJSVUFSVUFRVUFVVkFFYWlGZ0U3QWF5R2s3b3FBSXFBSUtBS0tRUHNqb0J3cUFvcUFJcUFJS0FL S3dCeEFRQ2ZnY3lDVGxFVkZRQkZRQkJRQlJhQzlFVkR1RkFGRlFCRlFCQlFCUmFBZUJIUUNYZzlL U3FNSUtBS0tnQ0tnQ0NnQzdZdUFjcVlJS0FLS2dDS2dDTXdSQkhRQ1BrY3lTdGxVQkJRQlJVQVJV QVFVZ2ZaRVFMbFNCQlFCUlVBUlVBVHFSVUFuNFBVaXBYU0tnQ0tnQ0NnQ2lvQWlvQWkwSHdMS2tT S2dDQ2dDaXNBY1F1RC9Bd0FBLy8rbWU3THBBQUFBQmtsRVFWUURBQ0RNMi9FbWszVXFBQUFBQUVs RlRrU3VRbUNDIj48L2ltYWdlPjwvZz48L2c+PC9nPjwvZz48Zz48ZyB0cmFuc2Zvcm09InRyYW5z bGF0ZSgwLjUgMC41KSI+PHBhdGggZD0iTTMxMy41IDc4OC41IDM0NiA4MDMuNSAzMTMuNSA4MTgu NSAyODEgODAzLjVaIiBzdHJva2U9IiMzMzQxNEYiIHN0cm9rZS1taXRlcmxpbWl0PSIxMCIgZmls bD0iI0ZGRjBDQyIvPjwvZz48Zz48Zz48Zz48aW1hZ2UgeD0iMjgyIiB5PSI3OTMuNSIgd2lkdGg9 IjYzIiBoZWlnaHQ9IjI0LjI1IiB4bGluazpocmVmPSJkYXRhOmltYWdlL3BuZztiYXNlNjQsaVZC T1J3MEtHZ29BQUFBTlNVaEVVZ0FBQVB3QUFBQmhDQVlBQUFEeVU4ejZBQUFRQUVsRVFWUjRBZXhk QzNCYzVYVSs1MTVKZmtEOWtIYmxZQnQ3VjNhQ3ZTdkxUb3dKcFcyYThCaG9lY1J0V2t5YURGQW9u YVRUVEpnMEpKbDBTcHFraFliU01LWHQ1RUVKVFRQRHdJUVNDTWtFazBEZHlVQkx3VVd4dGJJQld5 dmJ3Z2F0WkdNR0l5UHQzci9mdWJ0M3RWcnZTOUt1OXU3cTdQem4vcS96bi8rYzc5eHpILys5dTJ1 UmZoUUJSV0RlSUtBQlAyOWNyWVlxQWtRYThMb1hLQUx6Q0FFTitIbmtiRFZWRVpoTndDdDZpb0Fp MEdBSWFNQTNtTU5VWFVWZ05naG93TThHUFIxYlV3U0M0ZWozUWNhbFVQU0xzNTBNY3FvcWI3YjYx R084Qm53OVVHL1FPZHZYOTZ3T2RrVWZDSzZOdkw5QlRaajNhdGNyNE9jOThJMEV3T3JWcXhjaDBQ L09UcVVHeU5DMXBzWFcvYWFSSEppanF6b3VCd3d0RmtiZ3RQMXJ5NHloajZPM0ZhU3BnUkhRZ0c5 ZzU2bnFpc0IwRWRDQW55NWl5cThJTkRBQ2pSandEUXkzcXE0STFCZUJoZ3Y0OW5YZDUzYUdvbC9B STVaZTBOdWc5R09iY0JSNVpCajFoenJYZGw4RVdHMVErYlIxYTJzZ0hMMGE0NTRFNWNxVDhwT0Jy dTRySWFTOHJHckpJYkpsVHVoU1dCL29TcGdMT2hWTkdKdDkvQ1MyQ1dQN21tZ0U3VDhCallPQUZm QUtSUTkwQXN2MjlldVhDRTgreVZqaFpjczZ5a1JyTXYyTDJYRmVsSFloNGNtMFQ4bXE3cWVNOUl3 ZEQyRnU4WTlyUnlBVTdRdUVJMzlSekk3TTBPbG1zL2JEZENlY0MvNkdDZmdWSzNyT0NvYTc3N1Vk Yzlnd2ZRUGdiQWFkQmNwSkhFUmxoN0hNczRGd2RHY3dGSGtQbGZnRVFwdCtPemg2ZWg4VC9SaHNs NE55NVVuNWNqWUdRUkw1NVh0Q0cwTG9MNWlxSmFkamJmZEc3TWg5TWljbUtxd1BkQldkTzdxaTI4 QlRTZUlBZ3NHMktRWm1PWGhOTHJ3eHJSTXM3ZFNDSXpqSVhJVitRSUh0TEZJdC9PU3F3MnpMd1Ns anh3NjBpWCtRRVRGVGxJbnZycFlkTmZJRCtlRmorVUdKY2pvczcrcGFtbHFjZXB6SWZDYUg5NVFo ZXB5SjdpTmp2b2RWWk5taHM5MW92NFRZdXJmWTJiQ3pLL294WnVjWndrNmZIVVRtWlpIbGtwU3pI ZnpyS2JhZk9pZThjVzIyS1ZPb21oeGNsVmlXZVE1aU40QXlhVktmS2ZaQlo4dlFVeXU2Tmw2YVlT eVYzY1FJaGd5REEzdi9rd1V6b2hjemJaSXR3VUhtOGM2dTZPOUx4U08wSFJGZU52UWdzQjdQdEJ2 RC9CaERoa3ZHSE1tMFV5Mzg1TW1HN3o5djBnZDZhWnFBUG1uZlYyQ0hES2lVNU9xd1JuNm9WSVdh OGpWRXdMYzZDeitPbmV1U0RCSU9IUDlIaVhoczZVZzh0bjA0SHZ2VHhHRC96U09Ec2U2VS9lNVMy VGt6Zk1qTWxZRTN4M3RROEpLYnQ2K1BSSTJoYjZQaTJkK2JTbEUwRWUvZklMSmNpdmR2aEt3cndQ TW1TTko3azJUOUZkR0hXNlFpVkMwNWN2V0FxNUlmUU9ZeUVKTDViMkxuZmJuNnBPMnp6d1VPY2pV Q0hscm1HT3M3TWxZcXhRajhINVUrMlBJZzhGbWVHSWhkUEN5WXhXUGJiSk1Lbzg4TGZNc0FFN0VK Ylc0Q0RyM0M2eGpuODJoNEhTUnBqSmovUnRxRmhFY2FoYXJ0SjVHWlE4dWxEQjIvQlRzQ1dkOFh0 dU9mZ3V1aTY0Vi9PaVJZMXNvUDA5R2pscnhXTFlWWFE3YWNOUnptRzNOazNURXlFSHNJOVJSb1Nq cCs0TUJiMkJrL2g4YjlJRW1Mc1Jmbm41WFpUdkduMFJrQVNYcTFoWnp0eHcvSCtxV1NRMlo0TUxh VERIOEtiVGloRUdIemV4MXJSOTZMdXFTcXljSFZnd1JVbHdqRkhFOG4rZlR2SkFiMnZTcjFYRHAr WU0vUUJJOWRMenlaOXE2VVpkK0tNb09LSm5UZU45eXg4RVlYbnh5dTF3ZjNEOEwyUDBDVE4xY2dn dzJHb0hVYXFRWitPbU4yS0hYZlNNZkN6MVpneHpsdzFwOURBSVpnVzFuaVd2dWhNalZxeStYN2dH ZGV2QVNYcndmSm1OY0F4VkhINFFlUlk1L0h0a0FhamdkRzBaeTl2RGVPOFFJVXpVUWRxemV2eEdD NVgzWHJPR1BjZml5Kzc1QmJLYkJKV3U4OGllYm5NT1l3ay9tRnhjNEMxS3NtWjhYYW5oQnMyeTR5 TWNjNDV2anFpWUdCazFJdlJOTEhiUDRhZlVrUWh0SjJzVW5LUmVpWXNlZ3UycjE3b2xDLzJDNFll SDJHNktveThqeldLWG0xL1RSRmVMcHlJR254MXl1MWd3eGQzaG51N2t3UExiOWRVWHMvbEZkaURq aDhIL0RIRC9ZZEdSNk1mU0l4Mkw4NkVZK3RHajNVdDY4MExyc2tFRTRWNDJscEc5K0l3NzY3NG95 ZCs1Qkp0dnl5R0srMFM0QmgzdC9FSmVUYVJMeC9CL1RvbGZacXlVbFpxVTNFdkVwa1FxODk0eW03 VDhxbHFMVWx1UiszTmE4SUQ4YXNFVjJrWEpDWWRpWU94ZzRXN01zMENnYUNoVlRMeWhPbUFsUnRQ NTA1QmY5TTVqaXpmYkxGZHF6L1JjMjc5VGlQR2RpaW9aSlVjejlVb3NRYzhQZys0Q3ZCWUZsb3k3 S09jT1NDVGp4aUNvYWpMMkRNOWFDQ0tVWGNndzdzMTlnU0hXaVpNTjQ5dXR0UVlqT2xxMXB5bUxn N1IzQ29yY1g1Wm1jNCt0MVNOSkZzL1h2Y2szdG5MMDQ1dkM1SHhwU2l3VlVKR2d5b2FNcGdjQ0RE d0JuYk10WHFaZFB4VS82c2hwM244OXZ5Njg1WWFwZ21GMXRMNHBJL3R0Wit5Sit2WHZWR0MzZzdz RzdUVnF3bWZ6VVFqdjRDd1gwVVpGcDU0b1JGL0R6T2V0OEFrT2VEaWlaMk9QdFlpb2xlZStPTlBV V3ZCb29LUVVlMTVHQUhQUS9pdkJRZ1F6Y2lPbThwUmNLREFkNGFCREZ4WnJFUHJmbko4RnY1VGZs MXdZQ0JoZGVlYTV2WE5zMTgxbjQ2WTc0SzdFZ2srayt4NGRlOHNWd0tGNDhwbTV2YStpRTdUMzBM Vm4ybnIzaDJEblIxWHhVTVI0N0pTeDl5ejhsRXNtcC9UZ0VKUjlIbVhkYWhtSmVZSW5rdE02dFdT ODdNWnE5MDFEdGtXWUpIcGZ5ejVhdWVuMmFtaWNGQlgyN3Baalo2SG94cWhJQ1hGMGMraDJmQ1R4 Q3h2RmhET1o5ak9CTSt6a3hmZzZjL01tRmFsK04rVys2SG44cmh5U3Z5eTNrTk02eFdTODZVNmY4 ZCt2TzBhVEFtVnpaVEJHVXFpMnlUZEI5blplcTF6S3JzcHhtcGl2Vk15ajQyblpHRTlLQnEreUV0 MVFkYjN3YzhuZ3RIbVBoTE9WajFZbW42L1FpS0Z0QktMS1p0SHg2SWZXVmtzRy9YbTRPOWNqOWUy dW5HcER4Wk9GaXNramZEdlBxMDh1bkpLU0hhREdVN0RRZENvZERDYkgzMkJUWmtGM3h0TmxkME1C ZzVtOGhrSDEvaVdmU2tUcm1NSmNwVjkxUGVYQlp6OWxZc3J5dGJEWngzM3RrNHc3c0xzdEk0UFR0 cTZnZFJ4eGZrKzRCdmNhdy9CRklCa0tRREtZdXZTUXoyOTZLU0RWeVVzeW5mNmRrT3IyRE1IcStJ ZkgyeWxZdmYvNEpCVWpEYy9lVmdPSG9jMUJ2c2l0d2tiVGpvVkVVT2R0QitWNTY3Y1RhUG1TV0Zi bFBjM3Bsc2pIRzJsaHRuTGJLeEFNamVQV3lTaVlvK3Bpd21xK3AreXB1b0VqdnNzVGE1QWx5ZkdU cG1pTjBuR1psNnlheldmaWc1K1J4MitqN2dqVEhoSER5ZUsvZG9ocEp0N3dQL0IwQUZrMFV0K3hH czdzSU9kdXcxZGx2cWcxVGlJNy8yZ3JQZmg4QWlsOGFialVQdW1jYXFraHlUc3Y3UEVCMG4rZUR4 bkdNbDVYMTNxUldsNExybyttQTRlaGdraTVhOUFTeGtGbVVtdm16VnFnMGR4ZnRoblcza3kwYmU5 dzU2eDVOMjlqMkdVdU55KzZydHAxelo2WEo1T3h3Nzlidmc5ZXlJSlpPVzkrUUJ6YVZUN2YxUWV2 NjU2dlY5d09jQnNTSWRnSG10bWVyeXJxNmw1RGh5UDdzNDAzUkc5c2FoUFlQRS9GaW1BMHNENWt1 bEFtSzhiYW5zUkplNS9NYThacHNXZDMyZ1duSkdEd1ZleFJxRUs5T2RnL2pyOG9neFhTNnczYnEx bFIzNkFuck9CWjJEZzFmQVRuTDZnSUdHQW1uYlJLdDlNOW9aZEVZNko3eHhyU0Z6ZTdiRDBDTW5E Kzg5a2EzUHJEQnJQeFdZdHFRZEhhRk5HNGo0eStSOXBtbkhIUGpCMDZ5dXVlOERIbWVPNTNJUXV2 emR0aVczb202RGNoTjNocnQ3V3N5aVhkaXJaZlYrc284NW45ZWtiUE10TUl5QUpHMGJiN04vSkQv UUtKVWM0czVROUhKajZGL1Jsc2FKK1FFMzBOR0FWQ1U1dTVLVU1uZEJucXcvSUtObEZ2RlBPOFBk Y3BCaElwSTJsOXJYcjE4U0dEMzlqN2dpdU1WdHdNWXczUU9kNGlnV1RlQzVNOWdWK1dMK3dSSno5 Q1RKa2pjSjNiY1JZV3ZNc3UwSGlncEtkeXpDQTI2NWRFN1hNdHNhK0NramVUSVRPd0pkMFZ2enZ4 QWwzeHkwMkpHRHBuczdWS0VkazRMZFV1Mzk0RTVUNTQxVjUvbkxUbS9iTFQ4U0IyWVpEZDhSREVk SGd1SEl3NTNoNkhjbEQ0YWpyK01zOVN2d2JBSEpLNlM3a0dlUzhlNU5NM1ZjUHgvb2orR3NLdS9J TzVuRzM3SlRxU09RODBKYXB2dnp5RVBZd1NRWTNIdDhCTm5UU1I2N0cvd29Zb3QwdkVweUVvZjZY MkptT1F1TDdwQk1BZGp6RlBSNVBlaloyUlY5eGs0dE9NRk1ueFlHSVJ3TjdodHBYM1N2bEV1UTZH dVI0VHZmYlYyS1c0REl3OEZRNUg3STNZODVCRE9jR1VrK2J4bzJONzF4Y00rd1ZITEpQdDBxei9L OTkrMlptQjROZW5xRklvSTUyVFh3VTY0T3VKTFpqYnJGaHI0WlBINTZXT1lQWnV5d0RNa2JkbkxG US9pTWtNVTNGcklEZlNWVG9yWitLRG4zWEhYNlB1REZjVXptazJRbzkvVlFCQ0ZmaXowWlp6cStG bUJoMFFsYm9oZFNLZHBpc2ZPM3FLRWJXNkxJMGpXYjVQN2JyWGdick96L2h6SFd4WGx5ejhlZ1c4 QWpiK3F0Uko1T1RQOW12Mk4vOUVTQmQ5eUhCMkpWa3RQM0tQUzVMRThmMkpXeDA5QkhvRXpXWHdq V3U5c21UbjYyMkx2bDRQWFM3VXo4RDVtS2l4c3hZK0V4dTBnblhmc2RoeThhamZkTDRFaDlDc21M T1JhVFhCVjVCOGhGUkdtOWpFVVhFejYxOGhORXU0a3R2ck1DTzNvTnAzNWpaS0RQK3dhZ08zWTZt K0dCbXZsaE9tclVqRGU3QTlWc2hpb0lUbUJWM2hxek4yTjU2VE9ndlJEcDdYZ28wbEZtL282eHJQ TVQ4ZGdINVZ0dnlmRzJmUWpjdzlLSnZLZk5UdVcrdmlyTkxvME03djJ2QmNtVG0zQW0vd1Q0NU5W Tjd3d3IvU2NJZ1k0RFNEUXhFTHRKZG5wcExFVFZsSlBvV0xnUnVseURlWGFDVG9DOEJKdk5YbWI2 R3A1VXJCbUo5OTgyTkRRMDVuVVd6UTFORE1mN2JuT011UkE4UHdWNU5rcSswekJmbFlqSHVrZkxm RWRoZUNEMnFHT1IzR2JJRXhLSVNTYzJIRW1YaUdybEo1SHZHQm92WWdkd29XY0ZzMFQ3d2d0R0J2 Wlh2REl2Y2d1UitMUHFmaWcwVVIzYUdpTGdCUmNKdUVTOC81OUJQZGhCYlpEM2dzcXE0WUcrVDQw YzNDdVhmUEE3MGVqUXIxNGJpY2RDd29OOEFjWVUvWUtNQk0zSVFPeEI4RjBJL2phUUo3Y2RnZjdI Y2dEQi9LNWM1RVZUdGVUSUdSdTZQQUU5cmdDMWd6eDlZSE4vei9CQTdDdGxuMVJNYXVtVnpPaGcv L09RSmNIdDJTajVGU01EZlhJUVNIbU1KWEl6ZWpEMkRHVElPeENlVHBML1NlNllhdm9KYzkwQWtq bFlNTUU4aGV3QUxqSDVjdE1UZ2gxNGlpYkl5c3BMREJaOVdTazlmdmZ1Q1prVFk2cnBoN1RzT200 Ykp1RHJpSkZPclFnMERRSWE4RTNqU2pWRUVTaVBnQVo4ZVl5VVF4Rm9HZ1EwNEp2R2xWVTNSQVUy SVFJYThFM29WRFZKRVNpR2dBWjhNV1MwWFJGb1FnUTA0SnZRcVhpVVZQbmpweWEwWDAwcWpvQUdm SEZzdEdmbUNPaElueUtnQWU5VHg2aGFpa0F0RU5DQXJ3V3FLbE1SOENrQ0d2QStkWXlxcFFqVUFn RU4rRnFncWpKbmc0Q09yU0VDR3ZBMUJGZEZLd0orUTBBRDNtOGVVWDBVZ1JvaW9BRmZRM0JWdENM Z053UTA0UDNtRWRWbk5nam8yRElJYU1DWEFVaTdGWUZtUWtBRHZwbThXY1lXK2YzNllEaDZDbVJB cDZSZWFzaUtGVDFuZFlhN1B4a0lSLzhuR0k2T2cyU2MwTnZTMW9rKzRTa2xRL3Y4aFlBR3ZMLzg0 UnR0T3RaRkwzWVdwd1lObVI4d2tmeFpSMnVPY21kSm0vU0I1Mmd3MUwwRGZXakNWcE92RWRDQTk3 Vjc2cU5jWjFmMFk1WkRQOGZzM2w5OG9XaGVKbU8rNTlMa2Y3Q2puWllRbTRjNlE5SGJVR25rb0lm NnpaODA0SnZmeDlPeXNIMTlKR29NZlJ1RHZIM2ppTU4wUVNMZXZ5RXgveUNIeHdBQUJKaEpSRUZV MkgrelN5akxyL21DSi9zTHRvYnBUbHptWDQwMlRUNUd3SE9xajFWVTFlWVFBYlpUTEg5MDRaM1pS M0RLdm5wMElQWkN2Zzd5YTc0dDVHeEh1L2NIRlJaNC95ei8zMjNRcjhsSENHakErOGdaOVZhbFkv WG1sWWJvS2s4UFp2Nlg0WGhNL3AzR2E1cVNINHZ2TzRTcmdkdTlSb3pkTm1ZdkMzbDF6ZjJIZ0Fh OC8zeFNONDJzdG9rd3p0S3JNZ3E4NHpBL2tTa1h6V3pIa24rcmVWMFlNSFlodDNEUlAvSVVuaWFs aGpGTEE3NWhYRFVIaWpyME5zN1M4b2NleDVEdm5aaWdnVG1ZVmFlWVF3UTA0T2NRYkw5UGhRVzUz cEY0VFA2Qlo2WGtKdy92emYycnE0THFHOXRjaEk3M2dBZ0xkNE50OXJ1SHBLemtUd1EwNFAzcGw0 YlFLckIyNHdjTW1iczhaUzNpSHg1OTVaVVJyNjY1L3hDdy9LZVNhdFFJQ0FSRGtTMXNXWThSVWZv LzJZbWVucUIzN2tGZDAvUVFtRk51YTA1bjA4bWFBb0ZBVi9lVnhQd3NqRGtYUkZpcGo3V1NjL09K Z1lHVFVsZnlMd0lhOFA3MWpSODE0MkNvZXdjYjgyTW81NjNHditpMDJGZklJenEwYWZJNUFocndQ bmVRbjlRTGhLTlhFNXNIb1pPMzN6eVM1TEZMangvWU00UTJUUTJBZ09lNEJsQlZWYXduQWl2VzlY U1NvVHVnZzdmUDNMOWc0dVQxZWhrUFJPcVhwajJ6NTd4cEQ5UUI4d3VCbEpPNmtKbWlHYXYzTS9G ZkRnME5qV1hxbWpVSUFocndEZUtvZXF1SkFMOTBVZ2Z6NkhDODc0M0p1cFlhQlFFTitFYnhWTjMx TkVzOUZZeWh3MTVaODhaQ1FBTytzZngxaHJiTFFsdVdCVVBSZTRMaHlQNWdPSHFzM0svWVVEVSt6 RWVySVVabHpEMENPUUUvOTVQcmpMTkhvSTJUQzRqcEdpSStqNGhXMkNhNUhIbmg1RGdyMGVFOVRr dFpqcE5FdmFLVWlNZHVBTEhRU0R4VzlrczFGUWxWcGpsSFFBTit6aUd2N29UbWJlY1VrVG1Ta2Nx TzRRMlo4cG1aTVJMd1hudUNpTjF2dVpGKzVnMENHdkFON3VwRW92OXRJbXZQcEJsOC9hcFZHem9t NittU3RESHp6ZW1hdTMxcE9CNFlkVXU2bVRjSWFNQTNnYXVaU0M2eG5Zd3AyOGJickVkWGRHM2Fo TG90RkF4RnRveTMyVDhqb20wZ04ySGg3UkdpWFJWZDBnZURrYk9ENGNpdVlEZ3F2MWdyOUgxWGlH NGFEb0VxQlh6RDJkMVVDZyszTDlpRm9MOS8waWora0dPY1BRalFwQkF4djRTK2JMQ2ovSE0rWlg2 Q1hOTThRMEFEdmhrY3ZudjN4QVNQeWEvRzRxeGR6aUQrNGJzVGRGMzZWcUFjci9ZM0d3SWE4RTNp MFJNREF5Y1Q4ZGgxamtXWHdLU2RJQ3ptWVp0TzhrTVdEenZHWEppSTkrMTRheWgyUE4yczIvbUdn QVo4YzNrOE5Yb3c5a3dpSHJzQ2REYklmWXlHdkIxMDNlaGcvL013MTRDbWxlUnFJQkh2L3pCa2VQ SnVtSllBWmZZTkFqNEllTjlnb1lvb0FrMlBnQVo4MDd0WURWUUVKaEhRZ0ovRVFrdUtRTk1qb0FI ZjlDNVdBeFdCU1FRYVBPQW5EZEdTSXFBSWxFZEFBNzQ4UnNxaENEUU5BaHJ3VGVOS05VUVJLSStB Qm54NWpKUkRFV2dhQk9aeHdEZU5EOVVRUmFCaUJEVGdLNFpLR1JXQnhrZEFBNzd4ZmFnV0tBSVZJ NkFCWHpGVXlxZ0lORDRDR3ZBejhxRU9VZ1FhRXdFTitNYjBtMnF0Q013SUFRMzRHY0dtZ3hTQnhr UkFBNzR4L2FaYUt3SXpRa0FEZmthd3pXYVFqbFVFNm9lQUJuejlzTmVaRllFNVIwQURmczRoMXdr Vmdmb2hvQUZmUCt4MVprVmd6aEg0ZndBQUFQLy9lQlpLeHdBQUFBWkpSRUZVQXdCT3V5cFplWDV3 NlFBQUFBQkpSVTVFcmtKZ2dnPT0iPjwvaW1hZ2U+PC9nPjwvZz48L2c+PC9nPjxnPjxnIHRyYW5z Zm9ybT0idHJhbnNsYXRlKDAuNSAwLjUpIj48cmVjdCB4PSIxMSIgeT0iODM4LjUiIHJ4PSIyLjQi IHJ5PSIyLjQiIHdpZHRoPSIyNTAiIGhlaWdodD0iMjAiIHN0cm9rZT0iIzMzNDE0RiIgZmlsbD0i I0YwQjlCMCIvPjwvZz48Zz48Zz48Zz48aW1hZ2UgeD0iMTIiIHk9Ijg0NCIgd2lkdGg9IjI0OCIg aGVpZ2h0PSIxMy4yNSIgeGxpbms6aHJlZj0iZGF0YTppbWFnZS9wbmc7YmFzZTY0LGlWQk9SdzBL R2dvQUFBQU5TVWhFVWdBQUErQUFBQUExQ0FZQUFBREJQSUY4QUFBUUFFbEVRVlI0QWV4OUNad2NS YjMvNzljOXV6a2gxL1FHd3BHWlRZQmtacE1IQXVJQkVnOFUvK0R4Rk84RFBKK2lvajRWVkZBQlFV Rjkra0I1K0x3UGZCNkFvdUtCeWlPQ0I0SThNZG5aQkVoMk5oQUMyZGxOQ09UY25lNzZmMzg5eDNi M1hEMDdQWHRBOWFlcXUrcFh2L3BWMWJlT3JxdXJEZEtYUmtBam9CSFFDR2dFTkFJYUFZMkFSa0Fq b0JIUUNHZ0VOQUp0UjJDU0IrQnRUNThPUUNPZ0VkQUlhQVEwQWhvQmpZQkdRQ09nRWRBSWFBUTBB bE1DZ2FmMkFIeEtaSUdPaEVaQUk2QVIwQWhvQkRRQ0dnR05nRVpBSTZBUjBBZzhGUkRRQS9CSnpH VWR0RVpBSTZBUjBBaG9CRFFDR2dHTmdFWkFJNkFSMEFnOGRSRFFBL0NuVGw0SFU2cnRHZ0dOZ0Va QUk2QVIwQWhvQkRRQ0dnR05nRVpBSXpDQkNPZ0IrQVNDWFMrb2VVZXVXbUFsMG1kM0pkTmZzNUxw MjZDM1FTdm9VU3VaV2dlM0crRjJhWHpweXFjUjBaTWczNUFLclRRQ0dnR05nRVpBSTZBUjBBaG9C RFFDR2dHTndGTUlBVDJRbStUTVhyaDg5ZUZkM1QwWGQ1ck9GbUw2amlKNkI2SzBCdnBRYUZFeEls NEZ0MWZBN1JOc0dQZFkzZWsvV0luMDZYVDg4UjNVaHN1eVVuT3RaR3F0bFV6TEJFQTF2U2UrYk5Y eGpZS09kNmZlVUVlR3lQMXVJeGtsOThNT1c3SElTdmE4TFo1TTMyUWxVNE9XUDI0alZqSzFFZnFx UlluVVNmQmpRdGRYUlZjcmtiN0E4c3VTZU5YVENDdTlHWDYrMDVYc2VXSFlQTENTNmU5QysrUWlM Uytod0dVMUh4K2ZUQWtEY3JkZ291YlF4Y3RXZDhVVDZWNmhCWFJ1NGZKVW1rSmVYZDA5cjRCL0I5 b2JsbU1sZWw0VFVvUm1hd01DeU9lWEJQSkU4aWQwbldwRGxLYTBTR216Z05jZWFNR3BxTkhPb2Ix ckplTHRrdHRLbk1MNERiWVBxT2NYaC9IWGJoNWRyc01oTEcwOHNOcmlMYzlpRjNwSndvTHU3bm1n M1ZubTZVNy9KOXdZV2l1TmdFWmdtaU53K09HSHorcEtwTTlmM0wzeUJkTThLVS9KNk9zQitDUmwr OExseXcvR1MvRWkwN1lIbEZLZlFqUU9nZzZuRkQyWG1INFQzN0gvVDhVQjUwUy9VR2VUYlovUUtM S3MrTG1OZUJxNVc0blVJVlozK3Rzam5lWVFrZm9HRXZveUlyYklmMkVpZ284aDR2TU01anZqeVhT L2xVeTltb2hNNktnVndxSnVDRDFia2JyRkd0Ni9ZZEd5OVBOZ1oralFhaUlZdDI5ZU4waE1IMGRZ RHJSWHhVMmJQMGkwQnBNN1huS2xlVEVHOFk2akxvVkxJSDE4UTI3UmpKK0NycFZHUUNNdy9SQmd4 N0hmeDB6cFl0UWZZN1p2S0pyMTQwbUN3TTcrL2wxTTZycHljaFM5cnl2Wm96dnJaVUMwUVNNd0xS Rmc2WGNlaU0xYnI1aXV0SlV4YTFxbTRpa2VhZU1wbnY1SlNmNml4S29WcGpQakpnVCthZWhhZzhR bjRMWUIrakhvcWdvam9xY3o4KzFXTW4xdUlwR1lXWldwVFVTRWUxcTlBWnhzcVVmUS93STliaVVO RERHdkowWG5VQk1YY0RtU2lIOXNKZEkvT2ZqdzlFSnE1OFcwekhEbzFxNUUraU1JeG9TZVVtcG80 Y3pmRU5QM0FwRVM2MXU2a2tNTkowZ2MyMzRMajNYU3haL29JZHQwTHFGNzdoa1ZpOVlhQVkzQTlF SWd2bXpWMHhEamY0Y3VLS2JmYnQrOGVHUEJvdTlQSmdRTUovWXJVdXJoWXBvTVJjNkZzc3V0YU5j UGpZQkdZQm9oSUx0bXJVVDZSdWwzb20rM2pQUTFiUkhRQS9DSnpUcGpVWGZxK1FZN3Y4T2dNamo0 Y1JSbXFsblI2Y1plYzI0dW16a1lPZ1c5UU96S01FNkFueXNRWFJtWTQxRlFHR3gyd3ZTVlBUem5D OFZCTDZ6dFY0cm9oRVdINzF4Y0s2U09EcEpWNGxRdDkwYjBydTZlVjZDQitTMzQ0dERqVTB5dm1O RkJ0MGlETlQ0QjRYM0pMR1JYSXYwaCtFQ1c0RDVWbEF5U21TNUhkQjZCOXFxR0hURjNtenJUaDcy ZXhJeHllc1dPVFgwWk1ZOVBhMThhQVkzQTVDR3dKc2JLa1hvOXV4UUhwZWlIUkd2ekpidCtQbmtR Mkw1bDNRQXh5NFIvTVZGOEtzODFYbDYwNklkR1FDTXdqUkF3YmZ0eVl2clhhUlJsSGRVYUNCZzE2 Sm9jUFFKc0pWZWViQ2lXN1dCSGVNUTdyT2hMTVhLNmg3SjlieG9jeU55eWZmdTZQUjUzRXZ2UTV2 WDM1QVl5SDh2enZpT1VVdS9DQUhpSGx3Zm05M1Nhem1YeFk0NEp2NVVkbnNhcm1PaklXT2ZJeXBy K0MxdlV5eDI4bW54VkhLeWxxZU9ReG0vQ3FRTTZxTzUxbEhvNTdWWUg1YklaaGpaVVBuOFltTjRM L1RoMFVKMkFCdXRiVmpQZmVTcjZLT1NLYks4Mk9rZnNPRHY4YkVYMC9XQWdZc2NnL0ZPTEVxbW5p emxTWFQwKzNyajV6RVBaek5LaExSdktBKzdjNXN3bVZ1NDI4a0MwK0ZTZVEyOE1FSXZXTmJIQ05u VUtUb0RjWWZQK2J4U1pwdWREeDFvakVDRUNidHVjemN6eHR4bDlhM0s1dnQwUkJoT1pxSzZsd3lk aXdQMEtqOENOQnZIZlBIWnRmSElob0VqUnpVZ1NYbDI0UXptazNydWd1M3NlakpFcks1SDJuYXNT VDZiZE0wbElYeG9CallCR1FDTlFSc0FvbTdTaHJRakVrNnVQVnNyNEx3UnlDSFJKUFVLT09uTndJ UE9SUjdJYnRwU0loZWVhV0ZleTU0VldNbjBSOUhzV0wxdmRKWFQ1cG10b29PKy9UY001bFVqOVZX Z2VmYTV4SVBidXNBZURlZnlGTlhvbkJ0aXArWTAzVmxpWVQvTUlsUmQvcU8zS2NxZ0VHU3pmSE0v MytCY2orZ3o4QVhSeVR4Z2U2UHU1cDNPcmhoNjZieHZvMTlqbWdTTlkwZjhJYzBDZlZudWdHZUNz YlZVUFA3eHhlSEJMNzE4d3dIMnp3WTZrTC9oNXdHeUQrU0kzRGJYbFRJcUwya015OGZQN1lPQ0sr VU1MbC9WNEo0UmNsdUwyOUxlNGx1SU5tVGlDTW5laGxNRWlTVC9HZ1lEMm9oR1lSQVJZR2M0Yk1J SGFPUllIL3YxZ3RuZjdtRjJibm13SWRIU08vbDB4eVNkdGJ0S1EvMC92b05uUEozMXBCRFFDR2dH TndLUWdvQWZnRXdDN3JMNWl3UFpCNXZLQk54THFBOHB4enN4dDZmc05MRGEwVHkzcXpoMm5TTWxL NDZkSnFZOUIrN1o3YjkrOG9WYzU2cFh3OUdQb3NsS3NQbXp0M0NjbmdaZHBFUnJXUXRZKzZKSjZ0 cVN0WkNrOVpXczZCbXZlUTlxa2MvZlBrbnU5NTBqbi9CZkQvUXhvbjhMQSttTzVnZDZyUWF6QUNq Ulg3ZGkwNmZGUlk5KzVDUHRXbCtDNUtlYjNkeVY3ZkJoNm5KczJidS9mOEFjbWZsL1FJOEorNFlp NTROZ2dmYkx0TW1IaEtQVUp4R012dEZjdE54MzFUaEFZMmxXU3A0cWNDMkh4dFE4b3Y5Zm1zbjEv QXIxcEZWKzY4dEE0VmtJcy80bno3b25kTW1IUmxVeS8yWkxmN1NYVHRsWGdrZFBtYjE1NFpEb1ZD RXgya2p3SFBIK0M5dkV1U3JnbjRKZlRFZkRuczBxWThlNzA2eEduT3lGSHdpcWRpaTBuN1Arb2Ey blBzK0RCaEs2cDRNOTNzajFrbFZaNldPSUM5NXVoZDBPN3N1UHVpZlNwaXNNQjVSTUo4SHdkMnNj cm1FZzhhMGFnanNQaXhhdm5XTW5VZXd0aGx2OW1zTVBxVG44N25seDlUQjJ2UWFkU1duNWtKZE03 b04yMDRMa2I2YjJ6SzluelJna3I2TWxyQjEvRmFlMUNrL01adXJwN3Ztb2wweVg4SmYxZkZ6eTgv bVZDVWZqQmQ0TlYrUWNFMjBxa3Rscko5QTNDSTd3MHZxdVVUc216VW54c3lQd2JaSjlWVDI1ODJh cmp3ZFB3ZFBWcWZKRC9Fb211VElKMUpkUC9BVGtQUTVjeHRyclR6ZWFYaUt1cEZ5OWRuY0M3eEx2 OVdCbHMvNkttaDZLRHRTeTlIUFhsU3N2OTIwUTV2MHJ4M0lGMGhDb0xSWEhqZmtoWlF4eWlLTmVo NDNEWVlTc1d4Wk9wRHlIY2RkWlkreVJwbC9ydzIzZ3kvWko2NVNOMFFINUdVODVBUVhpL2hTNlhS NWovRk8vdWtmZGozYmJKTDRwbzIvMzNEN0ZpNzN1UmxWS3ZyM2VPUzFER1ZMYTNJWTlZNm10WG9Y M3kxa2tiZWZBQTlHVlNaeHRoSWpMQTYyOGJFdWtMeEorMDdhaFR3WGNRNUtmV29TMTRzN2dMWDEx OS9QRWRVdjRRUnBSdFk2a3RISGViSDR4ekhPOGNDMjBaNGlsMVJ1cU9hTi83eUFJdWNCZDZTZThS L01oemlSMDhmanpsanowMWRqZzJ5MThNcXVYMFZ3MFg2UlA1a3EvTjVudmMwMytDakRkRCt4UVQv UUs0dUxpaFBKVDZJV004N1NrblkvSzFhVndJK0RyWTQ1S2dQVFZDZ09rZzlSeTg3TTd4TUQ1SzVM eDlhTXVHZjNob1phTTBWb2FpYTBDb1dKa0VyYXpnLzVHT2p0SDNFcW1mbElseVFyZ3l6cHVmT0Rh NGdqekdNazRUSzdwZk1XVkwzaFh4S21lMlVSRkgyWnFPQnVISUVoOHAvaitZQjZBYnFEVXg0SVJP QWNHN2ovWHVqbEZidHFRckg3V0taV2QvL3k0eURIbkJCUWVhS3pBQURYNTNYMFZDZU5JbzcvMGxJ dVRidW9tSWR5ckRQak84bEluakhCN291d3VoZlJFNnFQNGRMd3c1bE1tbHMvdDlJSi9xV3NadUcy M0QvQUtzU0RMdUVhbDRZdFdwQnpybTNRZWhHSXp6S29nMW9FWEo1d2RubUNhdHR6Q1FCSUVYZEhm UHM1THBIeElaZjRUOTJkQStYb05aQmdHZmI5UVpYdFNkUHZGQWJONTZWdlFESnBMSktna0w0a1N4 bkxEL0dtV29QMXZKMUIySEpGWWtoTnFFUHJRcm1iNUo0Z0kvMGxHZWc2ZXIySjJBNHg5YnlmU1BK QzBnY2xkMytselR0dnRoZmp1MGoxY3dBVGEzVnd4SXdWaFBTZnFjMlRaV3UvakxoVERMM0F0STBU bE05c1o0TXZWNTZRaFFuVXNHeUZheTU4ZkZ0TWd2NXhaNDJPY0lkb3JVOXhIV05nd0twTXlENU9H b2Fpd1FEZUw1blIzMEU5VDNmd09saEwray8rM0E0Nk9ndWJLc1JPcFkrZE1BTERKSXhJU2ptei9r dVF4aVBnejJWd3FQOEVyNllRK3Y1dEJjcXp2OXJXSTZKYzlLOFRFZ1V6NHB1ZDdhc2UrUHplWkRt QWdZeWpHN0V1bnpNUW4ySVBKYkRrVmI0dkUzcDVSZlZqSjlVYU55N2ZGWDArZ1krVE9vZ0pmTGd6 QWZ6STkwb3F5NDFvcmJZbmNpSjMwTk9mUUE2c3Y1UlBLM0NTcmhROFZyQVhBNnFWZ1dCbVRnV0tS SCtwQjhSVmxEWEZzcjEwMUV5clFTcWZOR09zMUhtQmh0bjY5OUlseFNIMTdFMHZtVnYyR2dYUUd0 WldVbFVvZkVrK2xiRElka3dQd2lvakxlQnN6UHhzajVabkdIK1ZEbzhFcXBYNE1aV1k1N1FUMS84 Ykx0S3dyR2FYdVBQSTlrMHRkS3B2L0dqdlAzWXZ2a3JaT1NCOHVCMW9WU1o2MUV6N2NXTGw5K01P eE5LU25MTmQ1QmtNK3JrRW5mM1IrYmQ3ZE1mTlVTYkxXaGJZeTZ6WmQzVEJ6dkdubm5TRnRHUkZK bjhIQ1Y5MzMwSVRMUXUzVEprM2VMT3YzQmxFU1I3MEdaamV4V0c4b0o2U3NTQkZEWkk1R2poZFJB QUJWNmdWS0dyRERPS0xNb3ZpS1hYZndYMk5ITzRqNm0yT3BPbll6RzZwY2duUWpkVU1uTXR1TVlG eE9wKzByTWl0VExZang2Q3V6b0crQWVrVkxNdytpRW9RTlVFQWpoQzlsMHlnTzNBcFhJS1d4Tmgz T1J3czY5TUFVSHhDRDUxZUlqaDJYUUxnTXJ2d09wNzhuMjd3Q3hwblZvOHlKWmJaZWRCVDRlWmpx TGFFM0RYMi81UE5XeHlHQ2ZTVWtueWNlbGlFK1NqcXVQT0RVc3lqRE1MeXRGd1FQVVpyT2pMcEFP L3NKbFBVZWcvSHdxRUYyUStPSWRtOVp0RGRCYnRiNlMyWkZ0OFJXVE9CN0JCaEZmWlNWVFo1bHEx bzFFSkFOQlBLb3JSUFJEWGNQNzNsYmRsUWdEeFRNTVJXdUpLY1Rwb2Z4TW04M2JMYnpBS01TRkFu ODRHOFlmRk5GTEc3Q2ZGVk16TDdXNlV4Y2dMNjRCYjNCQUExSlpuWUFCNmJYU2tTbFQ2aGdROXFs STMrL0FVZzlUSko4L1BOSXg3eXJKYy9CV0tCbHN5Z0dHUk9wVkZZNlZoSU14S1BpNWxVeTlCMDZB QWZjR0N2bDBNUmdydHNBaS9pUHNHRCtBZDFVNEJKQi9UNkh5Q2o1RWdWZlN2eWlaa29HelVQdzZZ Rk9LNDhUR3p3Z1RFd0duZ0pXZjJVdytCRHpYdEtKTi9ZQml1ckltdzVqRHA3dDI3TCttVm42TnNk VTJKUktKbWFRTTJXRlVaa0llL0gxNDZ3TFpvVlNtbFExWU5WR3o3Uy9CZmk1MFdCWEh3UEhHc1Bp SEZZcHlFVW01RGh1ZTRCeFBwTDVDekZmQlQ3MzZDV2VvSnNzZGZGUlZoeXhmYmhIVGo1aW9vbTU0 UFlnN0c0WjgxKzM5cE0zTFVtRTJIT04rRUwxNVBkKzJ1Y3I3N2UvU1VRQUFFQUJKUkVGVUZselRR YUY4eGlQT28zaDN6eG1ZOUwwYnlRL1YveUpXYnpIeU0vNXlhSExsVXZnSnAxaTkyRkQwTytSejNY Y1FNNlhKb1c4dHdNUnpVSEE3MnNiSTIzemtqN3hqbVBqRHdmZ0g3ZUQ1SE5wZ1dYd0pPazJZUGZM MEIyTWVRYjRIUlRheXQ2T2NOQXBUdTRkSEFKM2I4TXlhczNrRVpwcThnb25HVmhPVnVpZkc5azFF L2hObnJXWHA1VjNkUGRlU1lsbmRPNnFaa0lhM3hCOWdNbVNGbU9SQ2VKMEc4eGxMbGh3ZjdiOEJs Y29yVmpKeElNRzRtb25sbjZMc1duQ3pDbHVCL0M5MWg4SnRXNDdsdXlFaXVFMzhDU2ErQS9RbTFO bzhacTUvSC9TQWp1N0tKVWR2bXgra3QySlh4SGRXOFgrVVBYTzA2Vm54S25JaUoyM2Z2RzRRWmVP REVPeEFlNVI2WmRmdzNqTXdxeStUUmNzOURqQzI3Wi9mc3VMWnVITkxoSGFLZjhJTk9xV0lxS3Nj ZzkrMzVPaWo0NjdGYzVPWEVRYUszd0ZwTm5SWWRRUXhYNzJnU2llb2lnREVrN3d6L0ZWWVNpUStE M1g5c3lWYmcrY1pvNTBIK2V0VURRL0FhQ21jUXBWeFJmU09yaXFURlRMWWw4RW01SGcvSTRHMXJr TGErY3BGaVhBRFgwaVN1bzZIWHlIK3QzWGFPKytWaVRMVDRZdmc2czNIdlhBLzIzTUFZOHhnWXpV bUNXNEhuMWZOTjRnL0llbndFcXVabWRISkpmV01hbTVWYUdkZzFXcXNMYS9DMEloVTZjNmg1ZFhL cjBxWjFTbjduSU9XWU1Ed05LOXJvVDMzdjR0Szd0YncvdWNqVE5tWlVTS0ZmYzVIRy9OdU1DTzdj STlBUVZETDVicVphRWk5WU9aM05lTUh2UE5SN3I1eTJHRXJGc0U4RHJVbWxzOTNYa29VdWt3Y0Ns dzZLZXgxZ0xjalAzMlRyMGpqYVZMWHdvcVlTbnhSNTVGTUd1SDlJR2VsTlBOK0lFWWJraWZqQitI ejNjM2ZVRzAwOEQ3RmRHYjVKczBrdjZKdUc2V3RqTHJOaisvWWR4N0syenVRaGpES0lHTFpBVWVU Y2JVai9aWHBhRFhmS3lYV3A2eUpSVjFPNm9lblhadEZBSVcrV1MrYVB6d0NhMkxvNE1oSzlGaGp5 OFpQSDhrdUx2MlQweFdGZ1RKV0lPbDhEQnBsTytZNDhtUnRQbTg2c3Iyc3ZNMGJzcDR6T212L0Vq ZUFDRzk0NGNzMjVueEpKQnJZcDJPd1UrNXdPTE1OcktENkd0SkhEV1dXVitkTC9xbzliV0owcGds QmpMbGkwUHhRckdQVWg5ZVlhMjJUYWFqTmNFWDBjQzhxVm5SRWZyUkR0cXNXS2EwL0VMOUhJY1g3 WGJ3a0lFNnhXSFRZTTExaEZiNkxkci94cVd0T3BDOUFmT3Fxd1d6OE5wU1Byd1dZRE1YdXl1UEhB L1NKK09mMzNVejhMN2xzeG5CUG1xOStrRjRwV2c4aEgwL1BMWnpaS2Ivbkl5WlpvU3E1dVUrNEh6 MmFqd1cyVmxaOUdRbi92YVRVY1FnN0pqSlpPZjhLNGtQUVhuVktoelB6ZFY1Q0EvUGpxUGR2Rkht aVVRaGxVaU13NFZHVzRHQlE5UEU4NzVzdmNXQ0g1WFRxNEc0Ukx1NHFLWHRxYUZEOGE5dW1OR1Fh YzlTZVdjRDNUZkJUOFpjQXhaVm5JK3lQelhzWmVHVkxPUjVsNVE1K1JaYklGTm1ZUUpBMnA4d0F3 MndNdkZvOGhGRGR2SFhyMW4zdWJoaEZhOGgzOGVXRDJjejM1RHlESXRuZTNyOStQWk1oMzlYL0hU ai9EWjNoU3gxU0oyR1EvanFSUStHdnUzM2xnRmp3cXNnSFl2NS80VVUyeGVrcmgvRDVLdWdoYUor cWxsOCtoam9XaCsxajRPeGJNV1dieWp1YTRGWlc3bW81c1p4eHdXVWlERXJSdFV4OENNcUEvSG5C SUlPT1lpTDVQQUN1SHFXb1o5NlJxK1o3S05FWVd5alhZU093ZU9ucUpNcVNUUDc0dkxqcE5PZ29w TjBvdEQxSzJrckh4MFIwNG1pSElYa1hJRGUyZGkwZFBoSGw2NjFWT0RkaWt1azVDTGZZUnRIcDRB bTJVU0RWVi9JM0ZhU2gzRWNvY2gvWGxSd3F2NytMdENuL2lEcVBMQ3djb09QMU9TUjhQclJYN1VW WmVHZXhmVWJ6d29jb3BTNEdRekRmbnoweXc1UXpWZ0F4WE1PcGNwMnZVNTVRSkVnV09jb1MyOUUy UnQzbVMvN2dQU3dUL2VWNEZ3M1NwcjFLM290U25xVmNnNDd5amZza3FxalQzeUFwVGVmNzBKWU5q d3hsTTB1Qm1aU3Y3d1hsSzZLWGlwdG80UlArZHBTVFlMamEzaG9DYUhOYUU2QjkxMGJBc2dabm9y YjhpNGRqajNMVVg0T3IzeDUzcnpIWXdIdmRLc3ptTHRxQ1N1aGRLVTQ0U3NtcVFRVnZLd1JucENP TGNNb0RZalN5dnNHT2JFbEhtaGVPaGFIdWMvYlpnMFM4aXhwY0dIeFVySWF5VXJuUm5iSDlEYnhX T05zYzJ3bWliMkFNdStrWVJtUmIwQ0VQTDBkRDhnbVFpRzI2NkxYNUdEbXk3VlcrUGZaR1dtYitm VzJDSW5YRmprMTl2bFVUcjRjSXpIZGowUDNpd1d6dk9zaHlUNXBueDVDT3pLT3dCOVZlbE9sWERR NWticUY3N2huZHZuM2RucEc4Y1FtWS9nN3RWVEdsZUlHWDRIN3JxTnlPcTVjc1liOGdOOUNIRlZl eVJlYmd3SWFiSEZKbmdla3g2TEpTVEsrVlRscVpVTU9BZ2lBbnhaODUxTi8zQTVFbmVpaHJmUnZz UDRPdVZLd3V5dlgzWGJHenYxL3FoejI0cFJkODZqK3JNQjVlU2F0SitaV3h6M2oxamdjemZlQlFB d01EKzRIdmRValhhYkQ3MGdYN0NtQmFQaHRCVmdLWTZSenlYSXBJMG5UNklBYS9JZ3RPU21Ubmpi MnZoMXZ3RTR6bjdaK3hJQVdlTU1xQi8zY1dPMk15b0lQdSs0cDR0RHRJOGkrd2kwUXRnUnVhRjl3 OWFqRGJ1ejJYelp5SWpzY3pCdnN6bnhyTzl0M2xHYVI3T0dzYTc4anp2dE44NVNEYmV4MHB1clRD aDZKbGhjRnBoY3U0Q2NEZ1ZvUy94aHMrMG5NRDh1c01DSzJiWDNBUHJ3emp1QUR6RTJ6d3RnRE50 YnI1dk1kNURlSndFanJKbjRGZUQ0ZmY4UjUxdnVBTnN5amwvdUxRY0M2RXhSZFBwS21yZy9NelFm ZW9sbzNqTHRmTmhCejhUcjdvOStiTzBWMnZsZlRDcnFUdHlhSGV3Z3hzY1Bjb3hmeHlxVWNlVWlp am5CMkN3aDFjMFg0Z1JzN3B1V3pmSFJCU2JLTXl0NWpLZmc3c3dmWWJwUHBLc1pJMndjdDBxTTFL UHYzeTBocWE0MVVQSGt5N0U4VEVkSVZYQU5KMEpCdkdOaXRaY0E4OHYrdmxEV3VPUEkvbThNbEVM SmlTNTNvTTVmKzVROW5NMTNjVzJtY2FSRnN6Tk5CM0NkcEltZlNUZC84WXU2S3pGeTlibVI0ajFE VkptMU91ODU3eWRHMmxMN1hjKys2SnVtMlVzb3IwUk5ybTIyYitXY1FjWE93UVBNK1F0azNlaTBp bm5VTzVsdklOOHdQUWs2TGFrZjQ2Q1JsM3Z0ZVJXZFVwNm5KU05SQk5iQWtCWDJlN0pVbmFjd1VD OXJ6WWZNVjBsTWZoUVZNWmdkK05lVnpSeThFcXpMZWdqME9EZUpuUHBZRWxsK3Zhanc2akhIWlc0 cHpKRHNrM1JtYUowT3BUR1dyclFiRmR3NnpZT3lDTGtjT2w3YkdJdHJzbDNST1VzYzd0REN0Vkhy UjdIUDFHUDFaK3QyaHNzOGx4cEJNZmpiVGFVbVp6M3U2cTdUejVMbzhPYkJ4ZzRrODFpTWtkTnUv L1JnT2VGcDBydis4dlROaU1uV2xRRG9EcEY4TURYZmVVN1REc2VuRDlUanlDblVwQ0hmTGxzMjI3 WmRTM3VxR1UrdWJERDI4Y2huK2ZHczcyM1UxTU41SHY0cWZ4WEpiNjVLTUdMVXgwMjR6Unh3TVRB bXZ6cUp0M0Iza1J4NGNOTy9ZajBERmV3YjJvVkxYUEdoVEh3d3o4RkFiTDdCaVhTNGV1S0s3OGNO TkZKTjlYbDJsaVFLVXRyN0RzTStjbklPTkVvWmMwSy83REhMVzNJdjdGVHVuVkpiN2ljellwTyt5 MjZzOE1aVFBmS0hiR2l0NExENVZYc3ZJVW5IaDdqNVZNMzlLMUxQMXMrVWEzd05uNkhlbjlRakV0 Zm1HRytqTUk1ZDArTUJPeE0yZlBudGt4aXU3Q21JaXFoaitjN2J1TEM5OGcrMEpqOXErSStSeHJX NWlWOGcwT2tPNmRqdU5nY3JTNkoybTNKUTY1Yk4rRjBLdlJjWDZSMElMY2RwNkdJYXRpZDBXUXJ4 VTc1TXZaQU9NdTEyN1lJVzV1SFF0OEp3OXZDdlgzbWlvN0twUXlqSnNRTnpsQTcxWldkQUVHYkxM NzRxd3F2QkJUV3kxZXZIcU9Jc1praDU5SEtmcmtJOWtOVy94VUltbS8wY2g5S1VodmFGY2NIT2pN TW9tUGFPaHZDakZFbjBkclltVFEyVWdpbW0vY3kwcDlRc3AvMmVveERQWmJQNGRWSmxieEtLdjVq bTNJcEZtWlVNdWdxR3FkVitTb1g5WHlVNkpIM1RhMm9jMW53Nm5jS2NSb3k2cmhLZVZieW5rcGZS UDliRVA2YXlhaGxYeXZLYlNHUTlUbHBFWXdtdHdDQW5vQTNnSjRqYnh5WHMxRmhiTThmRVBVd2Jz OWR0ZTRiZHRCSStRWTM3WnQ2c2tOOUwwak45RFY2emhrdTQ2aGIydHRnNXdCc0pmOHljdmtVS0kx OHFSSUxzV1B1eXNqVE5JeDlZams1OGhMMGQxeXFLakg0MENLMUIrODlnYm1qZ2J1MDhaWkdSeGxK NzB0NmU0Y2ZleEdDTDRadXBxUzFlYVBWQjJZVk9NZUh5MVBUUGRTeUVzNWFpMEZ6azRvZWgwdFBz c1BKdllOdHZIeWYxYlpzV0RJczBIZWlhUUN0WEJYNU5ER2dyRjhQOGdoQ3JGU3BPNEozL2syL2pt TEgzK2tIRUxSd0k3S0Y0MWpqNUFEUHlhNnk1azUwanZtMFdkQ3NYUmtZa0Y1cWJBa1pBQWdORGJV Y3NqdzdHQUJsWjE3M1hvUFk0VXlESmxZODIzVlpzWGVYVDhWWG9xRXZUSjRnUm5CNHg1UXhsN25J U1lscTY0QkZ6cE5PZlFuYThmKy9mRmsrbTlkaWZUNWk1YjJyQVNUQ2QyMFF1QTdsRk14S0hIbEtE WmxCODJJYTJuVERSTzBHK1FmemJYRW95QksreGtvRC80VnNWcCt2WFRMU3MzQlNOKzNJb1Y4ZnBC bU9oWHZJNisvT21hejY0aWVaVjNBbncyK0RiSkMxSTA2MGhvNFFYNUw1YnFCK0xMelhwNDdqMWo1 UDE5UmFwc2RNNnZXcWFITjYrOFp5bWFXUXI5Z2NDRHp1V0ZNbWxTYnBKQUE2dW5pbVNIZXlYcGhm OVIwRFBua1M4d1YybUdXUDNCSUdhMXdxMFZBZVpPZFJUNC9hRmVENGRieVBpWG9VZWVSdXdWZmtl L1FSbWtYSE1jSTd1N3hwTitkVkwwQkJMRGlYbGFGdmxEWldzVUFEN1hibkpncEUySys5alFvSXVx Mk1lbzJQMzdNTVhOUnpvTHRRVjZSSTIxWk1EbXV2VmpPcFd5NjlvbThSWjMrV25Gdk5kOXJ5YTFG ajdxYzFBcEgwOGVQZ0I2QWp4KzdoajVOZG1hZzQrRGRVcmJkamgzd3Zmd0tRdGJtQjdlcy82dHM2 NFRkZ1I2UFVzU21OTnhqblRXbU9aUWFqRHlQRGJhbFU2REtrV1QxTkRuZ3A2T0R1a0VyYno4RlE4 MFhEZmdxbGFMS2xjeEtybFlvZThrd3RyVWlJS1RmZlhnQlJmY3lVZlJSckQ1eEtEMlFrYTNsb2FM cERoUWQ5VWt3KzdhUHdpN3FpOE9GMzVhSnVWMTZSTEU3eUFrbm42dHZsOFVzVDNCVnh5Y1BnNCs1 V0MwS2ZvNFJJOFYzV05XM1JTb0tiS01VZ2F5b1hMYkZYbFZqa3FvcXZScVIxVkMxZ2EwSzBRbXJK cTVJNngrNjc3NG5pdWFLaDEzbDB3eTBVZlAyejFCdU8xVTlqZnh4cXdaTzdEaXkyaStmTG5qQ1Vr c0xtSHRJbGNaSERVZHRyU1FYS0RLSVFTWjhFYlphN2FHQmVEOWRNVjFwR0tvUDhYc0MrcHJGUzFj bjRhY1p0WnZKcmxiK201RXhibDUyZUtCelpLVG1JTmcyWWdPazFIWnZBTUFscVdhcmc3eTBSdWFS V1NZbU4xa09QZlN3S3B0M21NcERxR21VQ2RiRjNTdGZZQ1ZUVjFtSjlDWXJtYzZybU5vaytCUHhN ZFQrcTZWeUhUWjZ0a01MQVlodjhvNllzNFo1UUQ0UkNTdW1hVDdETUxwUW51V3pDNi9mVGZhc2ta eVg0RFd6N1d4RlhHdTZlM21KeUxVeUcxS2Y0TTIxRm02Vlc0VUw5Q2w2anpxUEhJUGw4eDcvMlFo RWZUeHp0R2I3Sk5BWWpoRThWWjZVb1JJam5aMTQzd2hIVGQxU214TjEyOGhWMzJzdHRQbjdqYmtv WUVmNlVvODJ6RzNMZk1ReGl6bnp3T05vUzNhTVVTYk9GSG42YTBlOXBYeXZMYmE2UzlUbHBIb29t dG9LQWtZcm5yWGYrZ2prVFhjbGEyeEFURFF6ZjJDV1dkOVh5UlhOVWNrWTdza09LZm5WV1ZrK0V4 K2dXYlBRRm9ZVEVKWnIxT2pZaUU2aGR5QjdpRzA2UFdUYmNtcHl1VFBPSVY1aTNqRHg4cXBZeVNU aUkzaXVFZWc0VXNPcnVBVzhISmVpQjl0d0hHOStGTW1SUDFTeG94TzU0TWdGN2lVTVhwWDh0czBy ZXE4eWpJcVZVaTlESkdhbGRqck12c0ZGSkhJblVRZ2JERHduTVFLTmd2anhXQ0FBQUJBQVNVUkJW TTdudDZGQmtJTnd5cHl3dCtONzNiTDg2Z2Ixa05ydDdLbnVWcUFPWlRPL1ZNeHlJRnlZN2MzeXg0 ZHpIY1B1dDVJOVY1ZFc5QXVTYXQvUlJqMUk0MThGcmkwNHJFdU5TWmlTZDJOMDFBWUdkc2srM3Fk OGp5MzUzS3gvK1RXUGxVaDljdy9QMmVNbzQvZEVmQjZ4KzJrVFRha3JvbkxOTVo2Tk1oSDRkajM4 Uk1WNE1YRU05MnlTOHJ1N0lLZjk0UmJEbVZkNGhyL0x5ajhtaE9kQVYwd01FeWFNdlpKUTdoNVVq ck9rR2k5b3N2WGJ5OTdRUERGNTFCaDdtL1A3a0RiL0RobEZjMGNPeUdSWDdXU2dmT1VOdzVTSmtO cE1EVndtb20xc0VJV21uS1VOazdhc2xpYzU1NGVWYW1veXFaYXNxVXFQSXQrYlRkdDBLeWZOcG0r Njh4dlRQUUZUT2Y2bTRnT0luL2M3eGdVZE5CSjR1WU9qcW1LMDdWVWRhaEVaUG1UcjZOaExYTkZ1 dXVlZ1p1WFVrbCttSDV4L0hCMTR3ejlvVStyRnpIeGFtY2sxOEQrRzZxekd1U3llRzFjL2tmY1Fw ekJEN2VFTVlXUmVIZVJTVE9NNlVUMG94MmN2ZkZQdUgrZy9DUWVXdmpSSFpGSE1kcjJYY2tUQlRL Z1lSNmtxazBnVEdvVW5VMkJxcUwvM1p0czhjQVRhTmpuZGYxdTR4S24zdWYrdlB2NTRyUG8yOHRH NG85MUlRaXZ1U0ZjTS90RTN3MzJLcVhoM3p3bW1iZitEbU9WazdtQmZRU1pQYm1UaU4yRXk5amk4 WkI2Y1l0SFgwZEVJakNFd3BVeU5KeDlEUkhjQzJzWVFzWmpxTE5YNlo1TVc1MGp5dmRuWTYzTFNM R0lUeUI5OHFVNWcwRS8rb0F3eXNYS2p2Tjk0SHNsc3RPZHdybFJLT25MeTdSb1hrY1dDQlQxRXRM YWxtZGFpTE4vRDNUYkxqdi9iWFdZNUZkVDNpeDdGam55ajV2TmJ6MklVZmxjVzNMbzlteDM3bWZY OEJkM2tWRXRpS3Avc1hISkhaM2ZEdHZ1WFJMcmRsSWxYbGVTWG4weWJ6RjM1U01NcHk5YUdxQkRZ cXd6amhGdzJVN0dDVTVQV3hQYitxQ0xadEp3R2g3VVpodEhGUkw2dHJrd3F5M3U1NXJaMVdkR3Fp VWxWL1ByV3lQYTMrbkhuSWZmZ3lQcE1ydXVPVFpzZUh4eklmQTV4T0l5SkR5SGl0eFBUYlVUa1FG ZFZjRGk3YTJoRWR1UlVkWjhxUk1YcU1NdEsxZHpoNDNSMG1GZ1pNcjN4WmFLV1Y5Qzg4cXFaRWFl NXJKd3Z3QzBPWFZZSSsrdW1zcFBJaTRPZ3p4ck05bDZubEdyL0xwWjJsT3R5cXNZTXFzcmhmNWdv dERvV1JINmkrMWlnTUUxV3VBaDYycW1Kd1lwTnRkQkdjYThOajZsaXM4RGdmcnBUNW1MYTNUbkRy cGlFTGJ0SGJOalJyclpSTmZIWm0vc09DTlBtMTA2OGZGS2ppSk8xT1NiWVpZTFQzKzdVdGEyY3RE dmlUM0w1ZWdEZXhnenVPTEFEblZyMkh0NGloK0RJeW16a3VIZnRNeGFnVTFvNmpWeFN0VU01YWpN TTZJdmlIclZ5NkU5ZWtYZ1J5ZXE3YkFNdGtaOHcxRmphbFZIN2U4K1NoMW5HRTl0SXNmY2tkOWRK S1g3WDRtV3JRMDljSE9nNCtBUkZWREVBUjJmM1o1aVF5THRDSTdoSkp4VmpnQmRXRWZYbnhnT1FL cjQwcVMwSUlDLzJzR0k1TE13cmY1YXA4Z3U4aENlREdmV3M3amVJekk0Y0N1bi9SbEVaZStiTTJl dldDNjYyaFo1WjJxMm80Y0VLNmxvM3pHWUVEMmJsbDJPOTM4ejFaNTZIQVdBbjUzazVFVjlJUkhM K0JSNEZoZmFvVTdFVC9LMVF3WEVxM1JVdHQrZkY1dGVLa3Vua0U4UzgyTzgranBXVW1jNXVZQko2 bGRvNFNEMkRncjlsWXZyTzRNS1o3eW1jd0Uxb1ltbkNybGJMZGRpSW1nYnRBRTYreVZOV3RORGVQ eVB3Uzd5Q1JQazIza3FrYjdTU3FYVmRpZlFYcmFXcEZ4ZmZWUkJEb2E5cTRaS2lRdzRjNkpUNlds MU9MTFlFZ2ZnbVNLb3pOcUMyLyt5VkJoRm96cmthVnEza2tWRTRpOEkzOFkvQ25WTDdPK1RiOEpx UmN3em5hRGo2NmlZM09OTUIvRzFUZGRyR3ZkNUFVV1o4YldQVWJiNU01akltZFFOaFdzbzBhdVBa VWxubU9TUHVHUmZlRUl0bVZsWHJiZEhWZlVTZGZsZm9GTDZOdDV4TTRTUk4yNmhGUGhDY3RraTBJ ZUpidDI0OXdJVmZDcFVHd1lZaTliSjVSNjRLOGMyVjRpYWloSGFmWkxYSGM1S242alBaa0ZQUm14 QlRsM1VmWWxSK1NkVllyZllLdU8rQWJZeDErRUljVGlVcjY4RG4rMTRoWW1hbXRITHN5OEw4ZW1o QmR6ZXc1Y3NCbm45bW1taVR3OGJ0SWk4eVBaZU9VOFMrMVhsRk5NS09XZXRrOGNpQzFvS2FRa0E1 aHZMOXZneSsyU1pEUHBsQVVZSHRTYUxRRVYwNU90SWhiVUcxRkZWUE16dGpwNXdySlpOMlQvZzlx NU1QTzJ6RklqOXRTdGpzd1lkNk4rZXl2WjhoNHN0cE9sNlkzRER5OXNtMW9zNWt5Qy9pWXVTN2ly OTI5TkhxVzh6SFpqaG9tK1NUS0JxN2FuZGNIY2M0SG56K3V1SFF4cXEvakVQSEdveTFCNG9RMUtw cXVWeUhqTUJzdFhzWEtRNytBZUVRMjNBODc5WXhZZnZVd1ljU3FaT0llSlZpK2lBWi9HdkhzUisy dWxQZXlYQnFkRlVMRjVndXhHQlQ4cUdxZDdZZEtSdit6NStxY280Uldka3lTZTU3TitLZDY1dHdH T09lbXFacVdDR200ODZqd1d4OEdQNy9BVjFXZ3IxaE9NOHZFeW9NYTJMRWRCYklZTVc5cE5qNWpm UmpTdFpKZkladkd5TnU4ekhodlp2SVdEZVdkdGMweTFCU1QxeHp4UTF1THdHeHFiSU1mbGVoWGF0 MWhnbXo4dmZQWEEvQlc4VHBENHFmNHZidzVXU0tKMlE2UnMrWWpwR2VSbkYyRk50M0lyNXlXaVll ZUZVVHZUUm0yTEl5d3k2aDVvM1JydFIwOURtZ2M3eVFsSG9IaUhJSUd4NVFpbjlkZkxIQUVvbFN6 RVpwSW9HY2ZmWWdVbk5mSGNuLzNQWGcrcDExM0tzNjhSNGxnOWZmQngwQnhqdTZkdTYveU4xZUhu UXMycTFFNnBDWW12VkxJam9GMnFmUXlmanFqczI5RC9tSUxWaXNaV2xaZWZzbU10SFhtWUg5ZDUz MlR2LzIvQmJDMFY2alFjQ3d6YitpRFBrT3pFRU5lK2VpWk9yRVlBaVN0MVl5Zlg4OG1iNnpxenQ5 U1R6UnMyWis0dGlhcTVSQi81TnNaMks2K3REa3l1Q3A3eVJwbFRRSDRxY01WcktkMnlXUDhyNEI0 QlQ4RzhGeG94M20yOERBMEdQcStPTTdyTzcwRDYxRWVsTlhNdjNmVmpMMXFvWExWOHNxaDBrdFhv bEVZdWJpWlN0N2dQKzV5SWVickdRNjE1Vkl2YXUyV0tmbU51N2FmcWFHQ3pOZFdpMi9wQndxcGQ0 WmpDWGFzcHEvOHdueWx1emJ0Ni9iZzh6elRjZ2luMnQxWEV2ZS9FL200eXNtUVZFR0RLSnp3U2dE T3p6YXBwaGFLTmRoWStVT25qQ0lDdklqajg1ZDRFN3UrbDBVNTE5RW1FVHhVaFhUL1IyeGZIQVE3 MldwTU5jS0Yzbjl5V3BsQTNYNTZjVDAwUXBCRFFoS3NlejZpWG5ZbEdtNGsyNGUwdFEyMXNLS21j YVpSMnZ6U3BIOFVpeVFjUDYwaTNPQUt0YXU3cHdjRHZrV01YdjBrRzFTdVMzMTBDTTFSdDAydHFQ TlI3bXQwa2J4Qnc5SnJFZ0V3UkNNMGM2OVAwaXZabmNQYlZWcXA5ZU5pWTVnTmlwK2ZRbTVKNEx2 RFlSYlBkV085TmNMYjZMY29pNG5FeFh2cDFJNGVIYytsWkk3OFdtZFo0ektLdkNOcFpEUldIUXk4 OGNXTDExZDBSQ1ZlSnA3cm9tTnpqQmZBN2t5ZytoNlJjZHFpMkVZdjQ1eXU3VXIySE9yTWN0WjVs Q2VUbjJaR01JZ2NoMVNGNEcxWWxaZUtmcmtnZGk4OWZGRStyV1lkQ2l0eUhIOGlHT1dkQ1hTNXhP elRBaWNBcjgrQlR4dXRYbi9OM3pFOFZqUTJiUzZWeDVsSlhzK1RnN0ppbXJ3LzZsN0hhVXUyN3Ax Njc3eGlOZCsyb2VBVElvdzBlOENJY3czaUg5bEpkTm5GUWNXcHBWSUhZdTh2WjZJamdML1NWTG1N STErV3dlUC9yVXIyZVBiYmdpZXFhcU95cFB4V3l1WmtycGdTdG9zcEZIU2lnajdKaEpRTis0YW9R TjNnKzZxbmYzOXU3QWE4UjNYNHJsaFVIR2wxWjMrYktuZWRRR0wrUEQrcTBqUmE0bHBHZVJnb01n L01XMzdRU3VSbHAwRjFNTEZlM2pPRjdBS3V4NzRYNE44ZUJsa3hSWHoxZkZFK3BOUzMyRm5hSkw0 V04wcERFVDRJMkwzYUlVVkxLbWpIdEtVTlI2VlY4YXRhTU5lSkhrbDJqVTc5TCtJTVZaWWNTOHE0 SkV4RFZNbWRZdVU4QSsweWI2SkZRQVlwMWhzU1RVSjZFQlh0TCtZY0gyVnRXUC9KNHNuekx0MUJm WS9vd3ljRTVUQlNwbnkvYnFYSGwrMjZuZ3JtZDREcmNaMGFxMWxwZVo2K2VxWXgxMnVSV2JZOEcz RCtEbjROMEY3MVNreE5ldjNsclFQUktaMGJ1UEo5RHVrVEZMZ1FqMjdmdHY5OXcrVnlHSERKWU4v Q3ovZU0yTmdwWW8wUzlsQUdESmduQzhNVFdsV3ZuY1c2dTNPdkcwR1A4OXBTdVJrTUVlZFI2WnAv cS9VclVCYTVQMXdtK1R6Z3VMa1MxZXlaM0U4a2ZvVWVIOENYZ1BhcTc2NlkxT2ZyNDU1SFNNeWM5 UnRZenZhZkdtamdGRW1rT1p1bTh3L0FFTjVQNWh1TzVmc2VhTkJMSk1Xb2NxeVBhTDJFSE93ampB eGZhMHIyZVBLbGJvSnM4aVZoWnlHY3R1UmZtKzZvemZ6cnFCTUpucWxMRTVKMmhjbFUwOWZzbVRK N0tqTFNUQk1iVzhkQWFOMUVWcENQUVEyYmRwMEFLdlROMENYWDNLb0xDYzVuTCtvMUtqWDg5L0Fq UmQzYjErRGh1NHk4STNsSmRPUER6TDJsVmZkNGRZV3hVeHJxZnExbDloc2FnWEFLMlk0MjNjWE04 dUtXK1ZoSmt6TG1PbUhJNTNta0pWTVMwZk80VmpzWWNWMEpXUWNETzFUd0NiVFFjN2JwSkgxT2RT ek1GMVJsQzN5eC9TTy9TT2tET0NxTG9mM2lyQlkwU1hEQTMxM3dVMnJLWWFBVElySTVBaWl0UmZh cStLd1hJK0J4QWp5UEUvTXNoWHhXTkI4Q2dPS3F3YXp2ZTAvYk1vWGFrdVdGVVI4dTVWTTV5VnRS Q1NUQ3BKV0dNdEtkclI4SmxnM1JvMzlQd1RISGRCK3BlaUNVcjNEQU8xUjFNTjMreGxjMjY5bTVI ZjkwVFdOLzZac1UxMEw3K1ZCRE15aU9oRG1KVkxma1M0SFdrbDhTUEZuNGRnQjdWVy82aGg1NHM5 ZXdwUTJvMTFERy9aYnlTdlJZa1o4ajREMktwRDUwOXMzcnh2MEVzT2E4ZDZSdGludjRaL05lYnZM WXk4YlRWTUpkbFVHNFhTUk05dmVEZXp6VktncnNzcFU5bGMyTUMvQVJFNDdKcXpHWGE3TGNXdGdr SjFTcU8vL1VZWHRSRUthTGRRcGRHNzNBYyt2Z1NkWTdqYm1EV05jazcyNXpabk5yT2cvcWZMeXBS bUZRQWJxd2JKUjZhc0toUldudkdTa29UK3Z1UHhwbWRkdHZPYmNRT2JLbkhzd1Y4WTk0SElvbTFr NnRHVkRjTkEwWHZHdXY2anp5SzFUVEIrSGNHa1Q4U2lyMmNEb2F6RTE2ekhrTzdvVEN1MGVYd3pY c2Y0V0xKakl1RFhQKytUUVFoaEJhSjlxUzlzWWRac3ZlQnJNVjFUQUlPMGNxZDhCUy9lOXBFakpK NGVodDU3THJrcG0vbFdGWEtJaklNdVZLM1VUWnBGN2NCVytxcVNvMDE4MWtJaUlpaDNmVHFhaTJM TVBkTXpiSzJrM2lIOXV4eFlkVW55SFBuWGVvVVVncHRQRG1FNlJuYTV4elMyYWxXRTJydkxGbi9t dHBwcFpZeEMrVmhuTS9WaHh1SjJJNzJSMHBDbFBlOGgvc1pWTW5ld280NzlCbG0xbGVJaFM2NW1j YjdnRGY3RzJVZHMyYmNEYlprY3dDSFFRQmpyTkExdUM5R2JzZy8yOVAzVU1PaDErZ2cwSVNPRVU0 bllyazNyQkk5a05MY1VsVEdoNEtWd3l1R2ptbDhDTFlISFhhc29oTU94T2ppajVuWlhUVE9TWTZP dURpMlo5c3hrL2s4YXJWT2hWWDFiME1YU081Wk1OWDNSM1loVWNFNGJuZ2Rqc0p4c1B4TWg1cjB4 MndHOUxDaXRKYUROSnRwdzNsVmZGUUNPTFIxRmVPeDh5TUFrMW9HYmlMK1lXemZqcGVDUGpqSFJr MFRpVko0SkZqakpwcFR5RGV2dm1EUmxpK202UVh0UE9kQnZjSUI3M2dwcE5qaFBkNFgwUmxPdEN0 TUxkcGI0RDcycUQ4SG9DSG5OSW5iMWowN3F0OVpqcXVLbk8vSzR2dy8xNzBHRVU2b1phSDRaUmVH VG5BaklvSVdhUC9xY01hanoyYVdPTU9vOEtiYUY2TFFDb25QZ0hzWTc2dTJPYTU3anRaaDJtcUp6 YTBUYTZjVmNxMGpaL2NPR01IelBlblNIVC9RaktwdThUc1ZyK0ZLdnI0Q2J0Smg0TmxiU3REWG5i a2Y2R01Sc25RN1hQNlFLaURyWTdhRUU3eWtrZ25CQld6VklQQVQwQXI0ZE9WRzRDRWdaQUFBQU1s MGxFUVZUMzNETnFtUHUvZ3daR3RyYVZwVEx4aDJOcTFuVmRSL1FzS3hNTEJodXJiZGZsc24ybjVy Szl6eHdjeUx4Kys0UHJNU0F2T0M1ZnZueUcxWjA2aDRobEpyeWJ4cTREek1iRnVmNE5jcERTR0xW TkpwazVaNkp5dkVyQkdBN2R1KzMrKytWZ2t4SnBYTS9oelpuL3RjMER3SWFsVTRMT1JsZ3hLb2RK Z05mamhmcWkzRUJmcExQN0ZURlF0QmtUQmM4ZjdPKzlwTm9CUlJYOG1qQ1pDQ2pVcVdzVXMyeHBm anhFUkVhWitIdzUrWG02NUMwYjdtcndKeHFrRGVNRS9zRGdRRVlHR0dpV0tybHpBMzMzbWtyT3Fs Qi9yWFN0UWxIME13emFueFBsWk5kZ2YrWkdwWXpuRWVwWWxSQnJrTlJmRWU4WFJobVBHZ0ZGUkZi M1l4TDFWRXkyTnNMNUUralFmcXlWY2ppOGRjRjJadktGWXpnc2gzeHhsY1FvWTQ5NUlURlZmSTVB L3V0eFV2eGE4TDBUWk44T0VRaVZQMFRnQVpjV1ZWVGxPblEwOE00ZXpQWmVnREw5ZnZocFBDQkRH WFdZWGppY2JXMEhsRXhlelJqZDlTNVdKSk81Q0xxbVFwd3dXR1Q2bjVvY0FZZlJnMmdCSzRYVjlE RUhER1prNG1TTU1KMU0wZWVSdkIrdXg4S0M3SUFxZjVaVEh4TCtzckhYWE5QQ3BFdDk4VFZjMjlF MlJ0N21JMzg2UjNlOW41bGxrYWhHU3REeUVkMnFIT2RNTUlUcXErVTJaemFoei9WRzhEZGFuTm1J RjkxTEVNTDk0RzJvSWs5L3d4REh4ekM0WmRIZGFGUy9Yc2YzTEZQbDNVVzV3YWZFTzdRT0VsUGNT US9BSnlpREh0MjBLV2M2NWdjUm5HenR3Nk9zemxReDlmZDRJdlZ2UzVZYzMyZ3JEaTljbmtydnNt ZmNRSXEvQlFsZWZnY3YxdzhNOXNkL0FYb1RnMVZ3ajFNVlo4Ny9HZlNPUmc4cjkrVHIyQ3NtYVZ5 Yi9qWmEvbCtJU1lqejhKSTdHQTNwcXhHV2ZFLy9DSjVlSloyUisrQit0YVBVTTNMWnZrT0grak95 amRiMk1rVms5b2Mxa0RsR0pnb2cyNWRlMkxXYW1naW9vZjdlbTFHZWxqRHhtNUJwdHlLYTN0MGx5 Ri82cHlMMTRjNFIrOURCYk8vbld4bjBRUGFFS2tmUlNDNmJ1WXdNT29xWXJrTGcyNkJMU2xZRC9z dHd6T1c1Z1Y1eHExcy9IaDNZT0pETDlwM0NEc3VKenJJYTZwVWxGZnhCNlZ5aHc1ck9EV1JlbVd2 RFpOZlF3UG8vUXZZeER1cTFoSVdFeVBZN1gvdUdQSFRqb1F6akJNVDMyUkp2OEUwYlpleXh0K1lX empwVktYb2RkTVlUOFQyRUFiQWljMFZPOGhRZFdvL2JPSXhyODhvaDN5U3dZOUN4UzQ0K2VsRTFZ WEp3VzY0LzgxWWlCeE1FZEF0NHBHN2dRUmlYVWthaGptQ0M5SWpjUU8rUGpkMm1yR0I1NHk1OHI3 Q1dwVEdCS3NiV3RCTmh1VzRpSm5adW9POXFhUWNVMG9wVXI0ZGZCN3FrNURDb1cxRCtYcHBiTkhQ bGNIOG01S0N0NUwzNlV3Ymhnd09aRHprbzgrQ1E3Ylo3OEhTVmxBOE16aTlRanJNVVpmMTZ3bHZm ZFFoeDYzQkdWeER6RWcvcm8yYmU5RTNJZU55bWl6SHlQTnJ4WUtZdmw4MmNKTzJhdERuSVh6bkhw NFNINUwrY0QzQzViZkNSdVd6dmVWSlBTbzRUK1d4SDJ5aHRKOHBWWkcyK1c1YjdlOS90akpYbFVo c2lPUDVaTVo4NWxNMjhDTGdGKzNRZzFWYkR4Y1VaWnJvVStlUGQ0U2gxcFZBbkY4NWNiZXltcHI3 Smp6cjl0VlBRaXN2YWZDNmJlYjlnQnlreW5oQXNZWVJTdEZreGZUNC8wcmtCTmxlMW81eTRndld0 SVFLTkdQUUF2QkZDRWJwdjM3SXVxOWgrS3hxTXZ3WEV6bWZtcjQ3TTJML1Q2azcvMnVwT2ZUU2U2 Rm1EamxFODNyM2k2SGgzNmczeFJQcS9yR1JxZzJsekwvektiQ0VlWmVXZ1IvVEJ3ZG1FUWZuYWZK azZUa011MTdjYmpmQWFWSEwzRzY3aWM4N1E1dlVWMjF2aDluWm9MeDhQRGZSVnpIaEs1d1I4czZH OXZHZUhqYUs4NUJDbjYrSC9MT2dsMEY0NW5YQmJBZjMrNFlFK3diYnV3TUliWmk3d3ZWcEFyamVN a25sY1lVSHUyZEFsR2U0VEw1Nks3YjlWNDRNNGV1TWNwYm1adkc0bDNLRXRHeDVCZXRGcHpMaHBG eXpFTHZTZzNCcHhZdkJYNENWK3g0T1psS2ZCYk85MWtQa0N4R1V1ZENsZXlOL01zVVBadnY5NCtP R053eUsvbG9hZlVIa3EvcXZHTVp1cFd2Nmxua0gySE9oU25QRHNXeU80aUt5U1J0eC82ZWZKbERH U1ZRSU1uajRBOThPZzRkL0ZmVEhNNzVGMnFDUWp4Tk1lM05MN0YvZzdCOW9yUzhKYU90amYreTdw c0VJT21qWGNxNmhxOFlTc3FtbXY0bDFJdHRSckNRditrdEFtZENsTjVYZ0libUN1SFErMFgvRFhF RmZJY0pYSUM4TWZsczhWV3V1R3dmWFFRT1pIMEQwSXM1UzJ1Y2pEdHd4bDEyRnlzWmJINXVpbU12 K0dkMFY1R3pvR2MwZVA1bU1yNmtqQnF1Q0cyeEduMDZHbGJyaHhrM2hLSFpFSlV2RXI5UW41TEhY SmRRZXZQSmRJT1JSMzBWNmNZSys1elJweTJsS3V3NGFQdVBtVXRBT1MxbHkyYnpYUzVTMTdDMkUv WGVKYmI1SnVuT0dxWWJ6TElQOU02TG5RZ2lmZXJaa2VETTQvVjJvM2crMEs0bEx6ZTJ0SDhYT1JN SVl1S0thMTJ4OWM1QjFjRnVqVDhONXFIbFZKc3BKMlRkb2N3YlNFUDU2Uy8wZmhlZEdPRUg5Vjhl WTkvTGg1aUhKVTBaYVh3bStXSC80aWFSc2h4NnRhYnZPOXdtRDJsdVZTR3lJNG5vekpjSmxnQ3Qx Zmc2eXlrclpuc0QvektlUlBZZ3piak5TVmNwMlVkNmFMdCtkTUF0ZU9QbTVaVUtXaDVmUTNtNC9O OGlQS3RtQ0hkSjhNTFZnV3l0WkFadmxRZithQzRhMy9MTGZ4NEJYVmpuSWljclZ1QVFHakJiOGh2 R3FXSUFKRC9SdnZ4MHI0NnhUelRVRTNKdXJFc3RLTFNmRm41ZVRsMGRHT0hDdnpQbFo4SFRPOW00 aVBvY3JyTWZoN1MyN1JyR3VwcnkvVU56U1ZJalJGSTZBUjBBaG9CSjdzQ0d6ZnNtNkEvTytlR0JW Mk9FeFkwdWNkdVVxMlI2WUtBZkltNlNRWHpCTnpuNnp3Snl0Y1FkV3lVbkxTdk94a0VhdG9SUTU5 bDZqMUNYc1JwclZHUUNPZ0VkQUlOSWZBazNzQTNod1dFOGFOVGxCMmFNR01WeE03WnlEUU82REhv L2FRb2l0czAxdzFtTTE4cjk0TS9IaUVhejhhQVkyQVJrQWo4S1JEUUNuRCtEWlNWZjRiZ0dMNjF3 WEYzeXlCM25iVmFTajVObHkrUGNkaVBQMmg3UUVHQXBpczhDY3JYRW0rT3RqRTVEMmZLR2JSaXVp dXZMRnZ1bTgvbDZSb3JSSFFDR2dFcGlVQ2VnRGV4bXlySy9xZWUwWnovUnQrbmN0bTFqaktXSWxP ME9mQUgrWmdxTFZFNnRXMFd4MlNHOGg4YktJUC8wQWN0ZElJYUFRMEFocUJhWXJBME9aRmNtNkhu SkZSU3NGeEhmYWM0b3AwaVJUOWMvSGkxWE9zN3RSSGlkWDNJWjB4Q0x6Vk52YjlCdVlKVVpNVi9t U0Y2d1hWVU9vbHNKZlBqREdJdjdKVC9uWUFvbFlhQVkyQVJrQWpNUEVJR0JNZnBBNHhnSUF6UExC K28zeTNrVnM0TTA3c0hNMU1aNEhuTXF4dy94UlArZjNSZTltZ2t3K00waUlNMkorYnkvWmRIMkxi SHJ4cXBSSFFDR2dFTkFJYUFTOENhL05ZQmI4V0ZIY1ZuSWs2bGVHOEFYWVljVytUY21iWnA1RGl6 MEI4aDFLVTZTRG5iUk01Q0p5czhDY3JYT0RzcXE1a3oyS2wxR3RjUytGMmQ4ZElmc0ltUGdwQjZy dEdRQ09nRWRBSWVCSFFBM0F2R3BOdExxeUtQekRZbjdrUkErMVBZSVg3bFhqS0lXZlhERzdPL1Bu eHJabUtmMjVQZHBScmg2OWROQUlhQVkyQVJtQXFJakMwZWYzL0VkUFlyMnlVZXZuaXBhc1Q3WXpy alB5dVB4THhEYkxieTRrZGVOWkUveXB1c3NLZnJIQ3BlRGxLeWVGcnBZUDJIRVYwbVJ4YVZuVFdE NDJBUmtBam9CR1lCQVQwQUh3U1FOZEJUZ0FDT2dpTmdFWkFJNkFScUlXQXNnM3pDM0RjQ0UzRWZK aGo1T1ZNRW1yWEpiOGt5bVY3WHkyN3ZlUUU0M2FGVTB2dVpJVS9XZUVLRG9jZmZ2Z3NaanFIeWhm Zk9MUndwbDc5THVPaERSb0JqWUJHWUhJUTBBUHd5Y0ZkaC9va1IwQW5UeU9nRWRBSWVCSEFxdk05 dVd3bTlHL1F2SDdiWVpielF4Q2ZsZENGWDloays3N1NqbkMwek1sRG9ERDR6OGd2NUlwNTNQdHFm V0RyNU9XSERyazZBa05WZmxPS2RxbnFyMityUzlCVWpjRDBRMEFQd0tkZm51a1lhd1FhSWFEZE5R SWFBWTJBUmtBam9CSFFDR2dFTkFJYWdTbUlnQjZBVDhGTTBWSFNDRXh2QkhUc05RSWFBWTJBUmtB am9CSFFDR2dFTkFJYWdXb0k2QUY0TlZRMFRTT2dFWmkrQ09pWWF3UTBBaG9CallCR1FDT2dFZEFJ YUFTbUtBSjZBRDVGTTBaSFN5T2dFWmllQ09oWWF3UTBBaG9CallCR1FDT2dFZEFJYUFScUlhQUg0 TFdRMFhTTmdFWkFJekQ5RU5BeDFnaG9CRFFDR2dHTmdFWkFJNkFSbU1JSTZBSDRGTTRjSFRXTmdF WkFJekM5RU5DeDFRaG9CRFFDR2dHTmdFWkFJNkFScUllQUhvRFhRMGU3YVFRMEFob0JqY0QwUVVE SFZDT2dFZEFJYUFRMEFob0JqY0FVUjBBUHdLZDRCdW5vYVFRMEFob0JqY0QwUUVESFVpT2dFZEFJ YUFRMEFob0JqVUFqQlBRQXZCRkMybDBqb0JIUUNHZ0VOQUpUSHdFZFE0MkFSa0Fqb0JIUUNHZ0Vw Z0VDZWdBK0RUSkpSMUVqb0JIUUNHZ0VOQUpUR3dFZE80MkFSa0Fqb0JIUUNHZ0V3aUNnQitCaFVO SThHZ0dOZ0VaQUk2QVIwQWhNWFFSMHpEUUNHZ0dOZ0VaQUl6Qk5FTkFEOEdtU1VUcWFHZ0dOZ0Va QUk2QVIwQWhNVFFSMHJEUUNHZ0dOZ0VaQUl4QVdBVDBBRDR1VTV0TUlhQVEwQWhvQmpZQkdRQ013 OVJEUU1kSUlhQVEwQWhxQmFZVEEvd2NBQVAvL1RHMlM0QUFBQUFaSlJFRlVBd0RaTnBrdEtJUnBl UUFBQUFCSlJVNUVya0pnZ2c9PSI+PC9pbWFnZT48L2c+PC9nPjwvZz48L2c+PGc+PGcgdHJhbnNm b3JtPSJ0cmFuc2xhdGUoMC41IDAuNSkiPjxwYXRoIGQ9Ik0zMDguNSA4MzMuNSAzMzYgODQ4LjUg MzA4LjUgODYzLjUgMjgxIDg0OC41WiIgc3Ryb2tlPSIjMzM0MTRGIiBzdHJva2UtbWl0ZXJsaW1p dD0iMTAiIGZpbGw9IiNGRkYwQ0MiLz48L2c+PGc+PGc+PGc+PGltYWdlIHg9IjI4MiIgeT0iODQ0 IiB3aWR0aD0iNTMiIGhlaWdodD0iMTMuMjUiIHhsaW5rOmhyZWY9ImRhdGE6aW1hZ2UvcG5nO2Jh c2U2NCxpVkJPUncwS0dnb0FBQUFOU1VoRVVnQUFBTlFBQUFBMUNBWUFBQUE1eHNVL0FBQU5Da2xF UVZSNEFleGNlNHhjVlJuL3ZudG50OTIyME81Mjd5N1l4KzVNVzJ4M3V0V2tVQlEwZ1pRYUtzakRS MUJCSGpGcU5CQU5JQ2p4RVRXUmxBajhJWWtQRWhBSUZSTkZFVkFRRUtLQjhMQUcyczVhb04zWkxW MWdaNmE3TGRESFB1WisvcjZaZStmUmZkRFp6aXozZHMvTitlNzV6bmZPL2M0NTN6bmZlWHpuekZo a0hpTUJJNEdxU2NBb1ZOVkVhUmdaQ1JBWmhUSzl3RWlnaWhJd0NsVkZZUnBXUmdKR29Vd2ZDS3NF QWxsdW8xQ0JiQlpUcUxCS0lQUUs1VGdkODV4b3h6Tk9OQzRLemRINFVFdGI1OGRyMFNEZ2Z3OGds dy84ZTJxUngzVHpiRnErL01TVzl2Z05UbnQ4SityazF5MExPYjdRSEl0L2VmSGl4UTFVL1llYmxz WTdXbUtyZjQwOCt3Qit2b0o4ZTVXdThjaVdBYUZ5b1Zjb25tTjNDbkZCZ2RBQzlXSzVsNklWZ09K dDNJUVNjTm82TnRyWldXOEkweVppV2xhUzBJTHcxckhRL1VOMTgvKzdzRzMxcXBLNFkwSmJXOWZN ZFdMeHUyeWJFaUx5RFREN0VLRGdrTzlTcFd1ODB4Ny9rOVBlY1JLRjZBbTlRb2tsWDBJajFKZkpY T1NpMXJZMTdXVTBFeWlUUUVzcy9qbXkrQkVRVHdTb0d4R2loeURMT3hINEQ4QjNLeTFMSG0rTmRY YjZoS242amJIWS9PeWM3RU1rZENVVm4wSyttai9JSTRDOFk3cVltUDkxY25SVlc1NFEvSGVvRmFv bHVycVZTRFo0WXQ2Qmhub3doek12Y3EzUjgzSzRlWTJSd0VudEs5dEY2QlpFNU5vZk05SG1yRDNV bkVrbUxrb2xFMTlQSnhPbk1mRkhFTDhEUUVTMHhCWDNWbDFlZStHcGVCeWhocDh3MFhyeUhoYTZm ZGJJL3ZsK3Z1cHJtRmkranlRdVFOMktVYkx1UE1hOGxjKzBRRTZnMDVKVERUSnhSYzRHMjVVQWRR bTJhTE1pQ2tKOG1ZNklpaHNvbDRCclJYU0dpQ2xWaUo0YXNRNTlhMkRuem5jMDdFTXF1WDJyTGRt TkNIY0QxSjNESjFpZlVtUXEwTHBzVlJ3RDNoVWwzOTZSNmtsOGQ4K2VQWWRLYUtUaGRIZlhKaWli S3BVZmRRN041VS80Z1NEN0lWYW9zeUpRb0F0OTRZcklFOW5oeVBQb0lMMUt3MGk0THVJMkZQWldT anNlb0duWjZpVXQwZml0TGJIVjM1eEtmWFJXaDZ3dThiNFZkTnhmREhaMzcvZkNaZDdiUFR0NnNB SzQzU095dVBUVjl2YjIyVjY0SXMvTldycGlXSkQ3U0tUUGN1M2JnR2NCNHptQmt2OEdiZm1DRjhu RS9Ha1BEN1FYV29WcVhkYS9FaVBldVo1MDk5bTJQTHQzenl0dk1wSHVDNVRNWk5FbFJBUVNoZnRa dTdZTzFxL1BPTkg0aTdZcnU5SFJyaFZYL0wxUFJYVmp6dXBlNk1QNmtURDlyNjUrcEhTL3BPUXlj RjNyS2VRM29FUm8zOGZlbFhsUnhTdURzeUxFZEZyaEc0dWY2Ty9kQ21VdFVNWWdnMUJ5Sm5tcUdD SHppM2h3c2RBcWxGczY0aEc5VURmMDdpNklXYUJrcWxEb0F3aTVzcUUxeE1hSlJZdFdMc3ladEFj T1p6QXEvQlUxS25aS0JLYmlYTEhYNFR1d0k3SmNldm5OMTE3YmkvQ0VqbWVQN0dHaUxrMEF2NGt0 V2FGNEpkRGUzaFBCdDhwRGw0OEgwRWhQNHZ0OEd3RTVubHdvRmFvUjFpS01yaGNYRzBJZTBiVzNo b2RkUzVjSld4UW5EcUZ4Z3NodWFWdDloaE9OLzMyNDNzNmducHRRbCtKc0pMU0xSSzZ5RHRsM2dG NnBZeGFKK3g4SmN3TDRwQjA3OCtxcjcyRlp1QnZwY2c3NHFoeFN3YXVucCtkd0twbjRVVHFaV0Fh WWwrbnV1di85UHRmQmhJaDlneE9xTE05UkNKNVFLbFE5ellJVmluU2tWUkcvYldYdHZ5bWlzSC8z dGtGbWZsUnhCUW1KY2FMSlAyQ05kcndsbGp5THN2dkxXYUNrRnE5N3MxbUtwM3NTSzlJOVhiL3I3 OTk2UUNNcUFjZnBtQ3NzaS94dmhOM2NmdE1QVCtBTEZLODRpekYxVEpDdWVtUXNjWWZyN0IrQVlY NUd4cDdMbHNnL0VBNjhDNk5Dc1N2V1JaQXNBNGlZbnVuZnZiQXdnaEllbC9saGVBY0JpS1lnR3lk eU53YWNhUHdlT3p0clVCZ0hyTVNPbGx0QmlIWmphTDdLT21pZmlKSDlpb0hkQ1YwMmdheXhsVU5k NCtoczRTSi9FaTZ6N0UzSUVSMTZ3cmhxUjBDWldnYUdiaWFtNzFEK2NkbmliL2YzYmszbWc4RitX OEV1M3RqU3RlcWVDQWUzZm95NDlCRFJNNk4rV1AzWlE0UGE4ZjZ0T0lESklwaHJzVEdtWUR5dGVs dWd2ZU5LcHozK3VtMlRMcnN1SjBJcDhmTGNZK3p5bVRpWGlVMTFOdkw0bEhuRFEzWWRDYzBySTFZ Y2tEYkg2VGhHSHVObjJvaWx2RE53ZUxPUVhPZW5BSDVEcWp1UlAxLzBpUUgyUTZkUVdjNmVUdGdi cVV3eFZQZkthTVJYSENYbFFQZFR3bkpmTHFBdm9YTnpWa0hGQXdCdVEvWnExT0Z1WWlxNTdpTnBG cnF4ZmpqYmpObG9ZNnAzdSs0WkpqSXJCNkFXMVMzQ2lZdmpUUkZxK0RNUmZSNmdEc3RjdVNhVDdG THpPcHBhU2NHSFVDbVVYdFJrcGl2SmV4Z21jaldWZThFeXo4NUduc055cWM4akxoQ3gvWWJ5U0VR QlFiTENkRzI2cVdGUnFpZHhTMS9manVKK0pTQUZySFV4ZE1hYlZVY1BZUFk4Mjh2cm9EQmZrRTUy cWVFbE5NcWtaUStWUW8zTU9rRkg5Tk8xNEFDeDJQMkwrb0F4cmwvUE9YRGU0VWVJeUhuemwzWTIr dUVBK1RabXB0dWNnVU45YWlKdmduRWlRR1dibHFMd1hMb01HVzBBcU51SDVlNkdUUGYyZ21GSmlX R0JVQ21VTjhzczhJUzc1ZkJvSkc4ZTl3aEhlQUxiMkI5QTgwZTR0ZldXNnlzanlCK2NzOVRrRGRN M1JtUTlPL01Ld280d2JWTGpoQU1qUlMxK3ZqQWlrY09ZMVZOZWhsUDB1RGVkN25wdmloK1ArVXhu SjlUN2k4VUkrV0Vxdjl3dGtrS0VoVWFoUG5US0tjMHV5UmQ4MlRKTTQyb2k5OFBqK1dWblVrUk1B VEZPOU1Qa25ZYnBPdzBUdUpyQ2llaGVnQXRRcDIxeXVSb3JIQmd0SEJndjFJaEJWWGpxRDJWSGlL UmdicmVZNjQ2S3JiZG45ZEtDaDRkVndYUG5XRXVFdU5OalZYWUU0dEZDNVduamhhTEFJOE4xcDJK cGxEdFVGS0poeXZMajcxZHdWVGhWdkVLNmdCa25VQzVSVXppTUVGZGs3YUZHMU85R2RQZzA2SG5I TUZvdzMrM095YjdqVkdIV3dzeHlnSVg5ZlNXSkt5dnlHVTM2MXNQZ2hZVVVRcThYOENvZ0hPRTVt RFZ6OXdNeFV3M1lzNGVPenBSZmhieHJ3V0s2Rk9vWXl3NlR0MFV3ZlJOa1QvcDZ1ajQ3K0RJZHhW TjZKb1hrWTR3VFRsdkh4dVpvL0VrbjJwRnlZdkc3a2VZRGNYcmJPd1dqUkRyWmRUTDJFR2VpRUk4 QmZLZnRWSTFaU3lSL095TEhGOEpjQXdRZTNoTzQrVXM3RndqVEtZVm9rYTBGdk1vSWk2UkhCaU9I cTh4Mld0bHBRMDFyaGxQSnJMVnRZQW01OHNuaXQ4V3JSa1hhK05nUloxSWtJcGUwUlBWM1ZQbjBZ dE1xOUtqMVJPeVF5eTBUM2FiV3RUNW1qOUlmdWxWMTZVUEZKNnQ3Q014YUc5V0V6akNsSTZvNGF2 dXpscHJlRVZHcHN6ajdJcjdCSkkvYVFGRlVZUkNlMEVWWVRrTGltQ2FBUCtDU05lbWxWazFYQ1dS MmJkdUN1czRGY0RyWmRSWm0wYXJ0enlvcFI3WFNXdFZpVkVzK3J2NVkwRnZIQzlHQTYxb2x0NUFu enpsM0ppV2k1eHQrd3BWdS9uZFUrYkJ3Y1FuREVqdkk4OGE5MVZ4M3hDMERZZEhENHp5UEdyM1Zo SjZidFpwbU42UGVGeUNibHdESDVHRFkyUVlHcndMVXZhK2h4ckxjOVJod21qUXhDejkvQXI4WGlo c0xXdDRQQWdLdlVIcjJSTVRuay9lZ2NaL2UyOXRjVkFLUFBwbG42ejJ3a3VzelRQd1ZmeVlTbDNl aXMrWituZ0FlK21QRkRmREh1TkdSK25OWnFNT0xHR1VpSGVtOVlJMjlMVnRHTXNuRXcrbGtZbDNX NHFYSSt6YTJ1RGhyVlpCOUtyazloZVIvQktoakxPZXViNHpGeGgxRW5HWHg1VVI4RTNtUGtOeW5G MTI5b1BIR2tVRGdGV3JZYnZ3b09yeC80SWNsRzZFemxGODFHcWRlWmFUK0k4NmtpT1dNUTNZRE9n dFJRM1pmRHpxbzNrcklmWU5PYzVjVDdiamE3MlRxTzdHTzd5azlsd0F2bEdmTEtCM2VCblRhM2ND dTdXK2trb25yVXQzYmZ6WEZ6SVVzMG45c2VrdS9SOTNYMjlJdzVzOVFXcUtyMTVCTGF2ZzVXZE1C bnVBRG9qK05BVm85aC8yci9zN0wvOWVqQTgzTE90ZFdqM3RWT0ZYRUpQQUtKVmIyZkRSNnZWOHJa dnE5NC8xbFdBVytTMEtGR3haRVZEQk82SklRa1Q4RGJSOUFIVXpKL011SU5PeFQvdXFUOE0ySUFC MXZRamNqK3ZsZzkvaS9jczJsQ1BncnZTdXhFM0s4QnNWMEFRVDVyaWZtUGljVy8yZExOUDViSnhw L1NVaGVRVnh1N3dRL0k4dzNoWDEvZzNyVTNBVmFvVnB5eGdQK2JDMmtJQ1hHaWIzSnJoZlJZZlMw UG5kRGZaTDgza0c2Q3pOWWZrMlNKaFJScWU3RWcxb1hGTlpmT2xva2REWm0zNitCZGlvZzcvSy92 OXFRNmQ0KzZTOTc4NG5OTzlBSzVlYU5CN3F2cVVWTGxSa24wR0VlaFZWdEtVYnVuNkpqbGR4ZzBC bEp0bUhFdmg1blJVdVFUcGM5NkhlMUtOSzA4aFN0aTlhSjFaS29pbFBNM2tVRk1jalFwYk5HOTNl bWU3cU82b2lpK1BuTXhRS3RVSm1leEFQcFpBTG0xTnFBOGk5dCtyNitIWHN4Y3Y4NDNaTllYcEt2 blU1MnJja2t1MjdWczZMUzlNY0RyblZLNmZuWEVYWEdMSHg2cGp1eFdaZkV0YXduOGxGamk5L0dj OVdNWHN2OGFzMDcwQXBWNjhvYi9rR1RRUGpMWXhRcS9HMW9haEFnQ1JpRkNsQmptS0tFWHdKR29j TGZocVlHQVpLQVVhZ0FOWVlwU3ZnbFlCUXEvRzA0dFJxWXIyb2lBYU5RTlJHcllUcFRKV0FVYXFh MnZLbDNUU1JnRktvbVlqVk1aNm9FakVMTjFKWTM5YTZKQkl4QzFVU3M1VXhOYU9aSXdDalV6R2xy VTlOcGtJQlJxR2tRc3NsaTVrakFLTlRNYVd0VDAybVFnRkdvYVJDeXlXTG1TT0I0VTZpWjAzS21w b0dVZ0ZHb1FEYUxLVlJZSldBVUtxd3RaOG9kU0FrWWhRcGtzNWhDaFZVQ1JxSEMybkttM0lHVXdQ OEJBQUQvL3htSEJSVUFBQUFHU1VSQlZBTUFncGJIcDhTbHBsNEFBQUFBU1VWT1JLNUNZSUk9Ij48 L2ltYWdlPjwvZz48L2c+PC9nPjwvZz48Zz48ZyB0cmFuc2Zvcm09InRyYW5zbGF0ZSgwLjUgMC41 KSI+PHJlY3QgeD0iMTEiIHk9Ijg4My41IiByeD0iMi40IiByeT0iMi40IiB3aWR0aD0iMjUwIiBo ZWlnaHQ9IjIwIiBzdHJva2U9IiMzMzQxNEYiIGZpbGw9IiNGMEI5QjAiLz48L2c+PGc+PGc+PGc+ PGltYWdlIHg9IjEyIiB5PSI4ODkiIHdpZHRoPSIyNDgiIGhlaWdodD0iMTMuMjUiIHhsaW5rOmhy ZWY9ImRhdGE6aW1hZ2UvcG5nO2Jhc2U2NCxpVkJPUncwS0dnb0FBQUFOU1VoRVVnQUFBK0FBQUFB MUNBWUFBQURCUElGOEFBQVFBRWxFUVZSNEFleDlDWndjUmIzLzc5ZTl1emtXSWNmMExrY2dNNXNJ eWM0bW9PQ0ZmelNLQno3dkE3d1Zid1dScHlqb1EzeGVUd1M4T0h5aWVJRUhLdXJ6eElmS0k2SUlp cndIWVdjSmtPeHNnR0F5czBrSWtHdDNwbi8vNzYvbjJPNmVlM2RtZHphcC9sUjFWLzNxVjcrcSt0 YlJkWFcxUmVZeUNCZ0VEQUlHQVlPQVFjQWdZQkF3Q0JnRURBSUdBWU9BUWFEbENNendBTHpsNlRN QkdBUU1BZ1lCZzRCQndDQmdFREFJR0FRTUFnWUJnNEJCb0MwUU9MQUg0RzJSQlNZU0JnR0RnRUhB SUdBUU1BZ1lCQXdDQmdHRGdFSEFJSEFnSUdBRzRET1l5eVpvZzRCQndDQmdFREFJR0FRTUFnWUJn NEJCd0NCZ0VEaHdFREFEOEFNbnI4TXBOWGFEZ0VIQUlHQVFNQWdZQkF3Q0JnR0RnRUhBSUdBUW1F WUV6QUI4bXNCZXZuejVIR2RwLzR1Y3Z2aFhvSzkzb3ZFTlRpenVlbHJOZmZIclFmOEs2S2NvTCsz M2wwbWdRY0FnWUJBd0NCZ0VEQUlHQVlPQVFjQWdZQkE0c0JBd0EvQVc1L2VpNWNzUGRtSUQ3OWla blROSUZsOVBRbWVUMEl1SWFSbUNaaytyV1ducXh2UTc1VlUvNmhmdUxWR1JXUHlsVGl3dWs5RGJu VmovZXVoTEYwZjduNGJJMmRBVjFSVENLUmUzcXlzR2xIYzQ0b2dWaTUzb3dOa0k5elluRmtkY0Ey bmNydlJJclArY1Jjc0dqc3g3bWRTanQzZDF0eFByUDdVbkd2OUJKQmJmNUFTeHpNS2VoUDV1VDJ6 Z0JYVDg4WjMxQmhKWnV2S3dzRHkxSzcxZUdlWDRuR2o4UENjWVIxRWExWEZwMkJvSHYzKzFLOTN2 SGJUSmxpbnh5NTR3OTY5MW5QNkROQXhuQ3ZFblhDM0xyL0wxYU9PaDBSVlJCRnRWYWRxY1dQOWF4 NWN2d0hCVEdOZXFRa0tPemhSeEluTVpCUFpqQkZDL3lyVlJOZDhydFNCcGxkeEN1SXVXcjE3aVlQ SytKemJRVzZDWlozTVFPT1NvVlF1ZFdQeDJhTzg5aEx6OG83NHZtaU85dmFRNGRiNGY2dVdqMEdY S2FRaVFDbGFuem53Z2MrM1hDSmdCZUt1eUY0T3VTRFQrT2pzNzUxNGkrU2FDV1E1ZHJ3S3ZmRlA5 T3RHQjF6WXlnS3MzZ0Nud0xTVGlZNkEvWURGamtOdi81M29HRzlUaVMxK1ltTFM0Ykt6TEhpV1dy ekNSVGc0Z3JvR0FGeXFkaWI5Z3UvSUFPalRYSHJ3a3ZpakFVY1BTaTRGM3BDOStrVHMvdTRPSWZ5 Sk1iMkNpb3loNGFiMktndlJXSWJuQjJiNTMxSW4xbjdWa3laSjVvSG5LM0tZSGdSbktyNzRNV2Vj UnJlbVlubFNhVUF3Q0JvSDlFUUY5Wi9SRTQrZmEyZXl3Q0wzU2RiUFcvcGpPbVV6VEhOdlY5emY2 TkxsWU1QSFExcTNyZHVWczVsNFBBcWFjMW9PUzRURUlCQkV3alhrUWo2YllEai82NkFnR1hWOWhw bXNoOEZEb2Npb0Q0djBrc2huUFN1cFFZdmtSWkgxWlYzWXJNYzBzblorUlpmdjNoOFZXTHAycGVP Z2cydTNPL2hvVEhXYzFGQWVoMTNWMTBNMzF4bjN4MG9HVkdIai9nNFhPUlRoMXIycUQ5MkFpdm14 ZjV5RTN0OE5rQlJIUmdYRE5hSDR4djkySnBaNXhJT0JzMG1nUU1BZzBIUUZldkN6KzNIMGRoOXlO U2Q2TElMMlI5dzNZamFvWEFaZGxBTHhQZ1BZVSttMXJQWU81MVlPQUthZjFvR1I0REFKbEVEQUQ4 REtnVElYazlLMTg0dmg0eDA4aDR3em9vR0s2Q2JPcmIrNGF5MGJTeVVRbjlOSHBrYUVsNlVWenU0 U3ptSUdWRDhEREJ1aXdPaE1ydXo5VjJXR0hOckUvTWNQVzUyZGt4ZS80NHp2bmR0TG5TZWc1azhF Q0w5czRWaXV2MHUzQTFmeEgrZ1pPc0N5NUdUd3JvQ2VyVHNCa3hjMU90UDg0T3FDdjFpZCtwdk9M aWJxSStEOFc5dlVkUXVZeUNCZ0VEQUlOSUJCWnV2SlFkdWs3cEorbk5lRFBzRGFPQUl1bHUrVThq MEswUFp1bGV6eUx1ZFZFSUdMS2FVMk1ESU5Cb0JJQ1pnQmVDWmxKMEh1WHJvNlJXTjhtNG1lVDcw S2ova3RoZmtwNk9QRzhWSEx3KzVzM3I5L21jeWE2NDQ3eDBlSDE5NldUUTVlbjUwbWNYUGtYdUsr RDlxczFKTmEzV3J5Q2VnMG1CYmlTN3BaZDg1ajR6WWpVbzlCQkpmU3l5TEp0eHdhSkZXMVZ3NmtV UHVodkRVdnNHUjA3d1NVcW9UUFJyNkNQMDhrTitHTjlxcDJFcncvTGdQMzUwczB2d2JPczB1K2FX T1I3Y0l4QUJ4VHk5Z0VTZVZ0K1VzWERUczBpOUhvUzJoaGd6bG1PSk9aclZXYk91di9jUjVPSlgz dFlKeE1lRG40elBTNVlZWkEvaFZNTC9GN201d3VhaDlhazAwT1BoLzNVc2l1MlZmTnIrdkxycEU1 Mzd1dHJ4YmVaN3VtUnhFVkJESkVYb0RVekRDUExJR0FRTUFqc0R3aEVqamxHMzB0UEtxUUZmWVRo alBDV2d2MUFmWnIzU0d0ejN1RGJXbnhuaTNRekFHOVNUdWxCSHE2VnZSRGkvaDkwUVdVeEVQdmdR YkxyZGFQRGcvOEFFV05GNGtYTEJvNk14T0l2NittTG54R0o5cis3WittcVorUmVCT0FZR2hwTGJ4 cjZuV1haejRmdFc5QitkVkxXc2kvVXNQekU2VEtQakl6c1RXRUNnVWhlZ29IVFdDamMrWlRObmhD aXRkd3FWdllsN0swMkJvTDZiQ3FaZUFYMFhUcTU0Ymxna2tQdDZjVnpYa0ZNMzZYUXhaaFlpRWFq YzBOa3RiTHRaajhNUThuS053dDllZTc0emhYcGthSHYraWRWMUR3Nmt2alJuTXpPVmN6MGFmZ05x eFY1bVJ4Mk1QWXBJOUJXK1NYTW4zQ1d4WmY3VTJYTUJnR0RnRUhBSUREekNNamV6aVhveS9UN1lu TFh6Z2Z1M3VHekc2TkJ3Q0JnRUdnSkFtWUEzaFJZMTNSMFd0bFRJVW8xSHA3YVI4SnZIQjFKWEs0 RFY2WDA5dXJKMmZIemJWZEdNUEw2SlFiblgyWG1yNHZsL3BYSE9oNkp4UG92S1h6cnZYWGp1cFMx Mno0Yi9pNkFGdWljRWpvdEY5Yk1IZkFrWGRrN0VmKy81eUkwY1dlMjRoTzI2VEx4a25CSUFFdmpo a2ZZQlhZTXhEbHJmUU9Pb1FrRTk5aEhPdzR1V2VHT0xGdjFaQko2RjN3R0ZOSi9WV3J4M1BNZWV1 aWhQUUVIbjBYZFVndm5mbFo1ZmVTY1VlaXR2Y3RXemdCZXVlRDMxM3NiNXRkaGtwVnpwdXZ6RENj YXIzWGFQZW5sbFBMdEFuYkhFNjdJMHBXSE9iSDRaNTFvZkFPZTNzbkFlRDRPL1p2RnVUOGZvRWhU UFJjdk9pcmUzOU0zY0NYOGJvWXV5SkpJTEw1SjZlb09RUlhsd2MvVjBBRi9YdnlXOWovSmlRM2NX bkNEdkJHbndrR0hla0JRcEMvK0J2RGM1c1RpWTlCNWVmMHBtSC9VczNUZ1JNVEJocTVIMmIxOUs1 K24vcUFmaHM3TEt2NXRRV2wxeXp3aStOY0d4ZGd2RC9aKzc0OFR0WER5Ujd4WjZYVkt5NGdvalpw ek5SVkhqVkx1L2RyLy9rZzBQdWpMbDhlZHZ2aDNJckhWeHlqUFpIU3I1SmFMQzhxb2QwbzdXOWJE VE1IRFBkV3VkRi9heXA3ZTNvejhSeGdOMTdzSTJnM0VQL3hIRUMrT0dxZWVXUHd0VHF4L25ST0w2 MTlDQkUrdGk3L0psMjAvSE96RVZqNEw3bitCRHZBMjJQNzRaWlkxVytSR2dXdnhJRlpodWFrc1k1 M0VadFZuSjFUM0ltZ3ZGVjhpc252UVhnR1gzMENqZllncmp0cWVqdlJFNCtjMjY4ODVUclQ2ZXdU eG1YSTVwU29YMHRadytRdUwwekxYeEhhZlZKNlc0VWlWOWlWU3BRNzQ0K2ZVd0pjcVhCb0hZUE1h NlArR0x1YS9tcEVudC9YRUJ0Nms3VlVGNzBXeVV4cCtLOTcvWks3cUNKZ0JlSFY4Nm5LTnhMWXZZ K1lQZ3JtQXB5c2laNmRISWo4RExRdE5qdE4va016UDZtcm9aMkF2OE1GWVZCWVRmM2lzeS82dVZt S2w2a21jM2JMckMwVDhjWnE0TEdiKzEwamZscjRKMHZTYWVMdU44YXQ0NlFxR0xJY0U3VE5qWTVL cUI4THRFMXJQUk1FdC9zd0xMWkdTWDd5d20zMFZVakVmMnEvK0tSWmRYRnhkOTd1RXpSandaeXpX UEE5LzI3OUF4SDVObU4zWXA0WkFPK1lYNnV1N2UyS2prenFqWUdwb05PWmIzS3p0UlBzL3dKYTFp WWpPcCtEM3A5Mmd2ZGhpdnEybmIrQnIyaEdBdmFMU2d4R2QyTUNQYlpzU2FBdmZBOGJEb1lrb2Qw ZjlPMHJwNnE1OHlwOXpxWDIzbUo1R0Z2OFBrVHk5d0ExNXFQTjg2YjZPUTU1ZG9PbHpjVi84S2FE ZHpVSS9BSTkrNitrN3pJb2Q4THhXTExuRmlkWCttME9rYjhYUlRpeitEMWVzUDZnLzZNT2d3MHBw bnN4SUxINkRFKzAvbE1wZjNOTVhQd1B0L1Q5cDRxOE5pckdmRy9iY0h5ZnF4YW1aNmZWSHBKbm1K dVBvUlUwUExIUG5aMGVJK0hKbThrOXNkcFBRNlV4WlRHVEVQNDZ5MDBVTlhLMlMyMEFVR21KdFpm NER1N3JyblQvU2tlaXFaKy9yUE9SZWRCb3dHT2RWY0xPZ1ZXbGRmREhLOXQxT3JQLzlJUERDdnI1 RG5GajhXaUpMUDFkNkptZ0JYa3ZibjlqQUpVMzdNNHhGL2gyTHU0bnQ5UWh6TXFvbDlka2ZFYmVU RndHYjY3VzlBdjNGMEdnZmNJZGlvcVhDZEpHZG5iTlJ5eXhJKzUyeVpxamRWeUNkYVA5eCtoN1JN c3dWMmhlZEFIRTdPMjFxeldWak11SDErem9QMGM4anJrTVFMNFF1NXIrYVVRYWVKaVRmUXp1WWRx TDlweE5SUTNGcDV2c2ZZUnRWQndLRnhxME9Wc05TRm9IK2ZyelFzNmZCemI5RitmczBKL3REb3JW NjBqbWNpSG0rOVh4VTNzQXAzYkRyS3V3anl1RFRMMkhMZWtmaEJhT3I1L3ZHNVVwMEluN3U0MW5K WXA5VzRQSFJwOFU0TnMvR2k1UDlsVDhmTHQrYk4wempnM2VXQnNZWG9iRjZBK2hsR3lEZFlwWk9K cDRDN2Y5V3VYdDA0OTEzd0U5UjViYjY4d3VLaEFuRHo5TWJFK1crNzU3ZzhKbTJieHg4a0VoKzRp TjVSZ3hBWHB3THc3T2EyeFFSeUdIWmx2bGw0Y1Y0d1VKMExxZVl4Rlo2NzdLSVA0Mlc2bElFZ3Zx TmV3V0ZjdnVlZlYwSC95dWNHYnBFNlY4RjlPOENLUFArSFVFbGZCTUVPYldyazM1U0p6NkhDdk0z NEhjQmRFQ2hQZjE3eHRwemE0RVk2UnQ0TVlCZlMwekxDalNxYVBEKzVuQ3pnNDRXbGJrMFRXaHpm d09uNDZEclVnRG5aTVQxKytYUzFSUHRmNDhJZlJXQ3FtSU5kNStxamxNejArc0x0S25HWnVPb2tZ dGdnR2U1OURPWUk5RFYxR2VBK2Vlck1mamRXaVhYSDBZenpTM08vME5SbHV1cWQ2RTB2WnJaMVFt ckkwTjB2OVVpNGt1ZFdQOXJiSm1uK2ZoYXFuS2hMVDJuWjl1ZWQxUmhxY3NwR28zT0piR09LekFM MDBpWHZVOG5Id3VrdXA4OUxhalAvc0RSbGh4c1orbGEwTXIxUjBBdXFnanF3aDh3dWZmcUltWC9N TlJkL3BwZER4YkgrcDlLekRkUmpmY0l5czlGZGpaN0htTmxwYW1RSDM5OFowOXM0Q0lXd3BpQ0Rx NUQ5anhpL2s0azJuOUZBMk9FcHIzLzY0aWZZY2tqWU9XZjVqRkpCQmFOZGZRdzBVdDkzaDhSc2I0 OWV1KzlqeFZva1dPT09RaXJITHJhV2Voc3VlZ0lmSER1K000RjZXUmlzVXVpS3pQK0ZkS1hMOW81 WGx5TmZmU2h4QTZFb1MrLzRuWm5kRFpmdW5ocnBxY1F4blErNTNTNHowVjRUNFlPS0x3WUJ3T0U2 YkNJNktGcWdDTVEySHcwVmo5d1l2SFJucjZCSzN1V0Rwd1kxWmR0Z0tXMnBZUGxVQWd1M1duZ3lt L2hHMDY0MTZtczNOYTJnQjlZK2pTTU9rVVl0aG9JS0phS2FRbmJOT2NYNG5BanRFNnUrYU55a2kx ejMra250SmxaLzFtdXMrcjFSY3VsTTN1WHJvNkdtWFZsUEVQV0ZjeUJWY2d3VzRrZDdkdkpIVEx2 dzNDQUVmY0tDbzZZOFBSV3JrczRtT1Q3TzRhSHZRbTVSY3Y3NCtnSTZWa1A0ZDBySmY1OGhDT0or YktGcFJNbGpEUjlCSHhQaEc1SUliNG4yekt2dUNxdm5udVhybzZoZlBoM05TbjVUbkhkNC9Xd1NM d1R1RnQyemNNRWhnNUVSdFd4b0ZWZVo1bUQvWnFjM2tKd3pYNDJGVWVOM0tMbHE1ZGdnSGNsekF1 ZzYxSEw2MkZxbGR4NndwNE1UNnZ6SCtXdXJucFhKdTQ2VVYvbzk1UnhMcExRRitXZklKeVRpNVFx QnRmaXN3NC8rdWhJRlphYVRybFB6dHhqQzR3WXVONzU4SDMzQlEvSUxUaFdlYmFpUHBjSkR1WGIy ejFReHFtRVpLRi9lYVdXaVJLWFdVcEF1YWlyL0dtYW05anVVKyt5MVQwcy9HM0FCdnh4cjYzZWoz ZklFYlhaNnViZ25tMTdQNGkrOVRsMSs4Z3pNdk43ZTNic094OVd3SWQ3ZGRXVTkzLzFJSXhyR0FF MGVtR1NzVGVBQU51WkgwOWJ6UUFBRUFCSlJFRlVyUDVEY25YUmo5Qk5HYkx2S3RwaDZCeXpGbUYy YkdKYkhOTU5ZeG02UnI4UmhyTzcwQjY3Q3hYc0Z6RG5sU3kxWE5lL2RWSDJadWgyRXI0cHowQ29V Y2ZhSFJrTkc4WUN0WVZQek1JdFhuTHNFWkZZL0YxbzNLOUJTSUd5QTFyQ3R1emJRSzlIdmNXSnhi MXZseHA0WGwxVzhDNzVDK2gvaEM2bkZ1aHFuVzdaMnNYZGV4RDNrVWhmL0NMOVB6U1liZWlxS3Z4 OW1ES2o0N3pkSld0RXpZM29UTmJlTEVTQncxMlFjWXMwakVia0dON0tDQ2lXaXFtZkE1aFBlMzR4 eXgrWjZXditlS2laaWM5eFpzR0JiS2pMWDBOY0Q5V0JvT1hhZlV6MEs0MS9RRE1mNFZMR3Yrdkhj OTdiY2NqTFlRai9VY0RGQk9TL1pYaVBUamh5UlpsRTcwVUhxaC8rSjZNZXNTeFptL080cHNOMldR ZTQ0UTc2blNUeUpLU3JRd2U2TE80cndmOGd0RitWbkZ5UDltS0ZFTDNlendUemJ1RHkxbTRNbENF djk1Y0ZvVk5BRDhzalRBem9CQ3VjY2lwclowNGs0SmV6ZWZjOUx0TzdSemZkODcrRnoxcDA1MU02 T2ZRVEVub3pPTFlnL0YrS3lIdUozYU5UaStlRkR1ZXNPNzExcFJmaHRVUTFHMGVOWklmcjZxUldT VGxrb1d1ekZoK2xlWk5CdVNPV2Z3Ty9DMTJYYXBYY1dvRVgvaVNCeVpqRGtlY1ArUG5Wcm5STlUx N24vLzR4by9udnEzZisySmFZYjJmaVl4RnZTLzhTZ3Z6UjFid1NwanpoUWJpZm9uWFUybTFqOFlK MFYwN2VLZmVBKzlIam1ZNlNmTSs1MW5mdmRNZFhFUFBoQlc3WEV0MEJCNWdMbFBxZXphL1AxY1Ax dDgrS0pURmRWTVpIeE03eSswQm42S2FyeVpYVHBrZERCZnJLWC9QcmdldG1Uc083ZktMdnJpRkNB OVNyQ3UyTDVnSGE1aytDWEhmN0F0NjZWR1RacWljTDA3K1hZYjZUTGZwL1drZFFwem9zdGxaVG1U LzhJRjRYOU1RR25sZkdmMFdTdjN4WkRiNy9Ld28xRG1VUnNNcFNEYkZPQk5iWUdOeHBoM0hPaEFm KzB5TWpDd0svVG5LekhUWXhiUy93NE9YeDRFSHUzTDBGKzRhdUxtMzBWZWRKNk1LTEc4aWJSeDl5 OU5kZnY4OHo2R01PT0JEMkdsc3RUZEtWQjhiYjk0NVpuWm1IMFBCOEEyR0ZWNVZjeTZKLzM3cHhY UXB1MDZyME4xVWQ1T29oYWZmWENoaHhYd3JzejBWSGZjaUp4Ui9yaWNXL0dGbTZVci9aTE90VkxO Wlp3YkRiNDB6WjhHY0RZWjRTZTk1UG9Gd29VNFV3MU1ub0JoR29nT1gwNTVmTFlydlpyeUQ2dzlC K2RSaTU5RkdpbVR0QTBSK1pzbVlNVkVaSEVtZW1rb05iMVgzcnBuVkpJbjQzRVpWK0c4azhNZkVJ aGlWTGxzeERaK1YwR0FPS1JjNU1EdzlkdUNPL09xMHlPOGV5YndmVDdkQitoVTRqMWZ1dC9IQitN RzJoQTZLZmtpemN1dkVlYndkTzc3S3RLMGhJQjhOKzJiZWpvL1M4OU1qUW5TQm1kYUNiR3JubkZ5 Nko3a3dLMUdkMGVGN25PUDBIZ2M5VDJ6WU5ycmN0ZXlVYTZKZUJjRFgwdzB6OHlWUXljYzNJeUVp dUhiL2pqdkhVU09JR0lya1k3aUhGUy93RWRvTjJ1TTIxWEZxTVo0bEtqeVQrRytrN0RCM2VWNHlP REgwOVBYelAvUnAzUDJPejAxdVFqYkNiK2t1N2JadWFpNk4rY2lJaStpMXNJY3JlazRuMGdNeTM1 ajc5d2F3bnlsMGE1WStFOWJNa1pLUEhWdkhXS3JrVkE1eWlRNnZ5djBLMGhpdlZ1d3I4U3RhNjk2 SlVjbkFkTEtKL0NXSFh1Z0JtL1o0Vmo0RGE3WXFjNnRVbDFLbXRXOWZ0R3N0WW53S0gva1VHajZM cUVPR0ZSZHNrREs1cjZhR1RLQzZlNXd3TWVuaXJaMm5rMXV6NlhDMXM5Ri9PODdmUGltVjZPUEV4 cFpmNEUzbEY3OUxWMFJMNjdDWlVMSC9OcmdmNWQ0QytId0tJb1p4Y2xWbzA5OHhDKzZKNWdMYjUw OGlEandVWXAyNWhkdDIzUVV5Z3Y0MEc3TVlNNzFtVDJwaTRKZjh1eUc0ZHZ2dHUvY09QeGczOGZt VUp5VG42YnZZVEs1cW44UDZ2S05NNFZFVEFxdWhpSEdvaWNQamhqM1d4OEVvZjR6NW11b2VvK08y MzU3VDFnYnVIMFVnK041M0VJckZsOTJiSE96Nzk4TU4zNURwdTRPaDkzRjdDeFA1WnFvYzd4UTBO WnRkbVhGdnVCdnNlYUUraFpxM1FPSGlXbWJ1Tkk4MW5wWVlUUDUrcEtQd3plYzhtVzdJdlFPZTMr UDFuSFhHWmg0YnNRMnhabTV4by93ZUlxSFFpZzZYaExhZVEwNUJpSVV5aU5PVEZNRmRDb0kzeWE4 dkkraEVtL3ZjeVVYMWJUNnc5RDJSRGZkamtqblhxN2hZWUoyS09qck1PeG0rWm9KUTM3YkVYUk9I eEtTSFg5Y1RXZjRWb3RIbnorbTNBUncrVGVaaUZma2hDcHhOV2Q5T0w1bjJkYWx3SVk0eElUay9u QnRPd0JqMWtzNnlITndXMkRJckl0elRNSUNmUnR1VFE3Y1RrMjMxRXVQakpmQkQ3dnh1WHJaaGNI RTBtZm8wMi9IVG9JMUxKd1V2QVdLS0V1T1kzcEVJU0dQQkRDS0NnWC9WRTQxODZOTHBDTzh3TVd0 MnFCZW10Tyt3R0dadUs0eHpiUFFyaEIwODNGOW5Ncm4xaHZtTUs1d2sxSi9PSTd1VHdUMkpQT1Bw TXJaTHJDNktweHVuS2Z5R3FXdThxSjBxdUNkYzlkMDgyaFRwOGI0a2ZwbDl0RytuUmxlaWlrNTda QXNzUWRGQ0pGRmV2Z3c3MTJEQUp5bFJzcTVDMnpXajdNTmxZajk4Z1Q3UHJjMUI2d0lhMmxLOEdC ZEhGZlVMSnVMWG42eUQrYllJRUU1ZmZwUVNYV2FtUXZxcmxyOW4xd0oxdkhTa1UydlpmdVgwcG53 ZFRRTHBYSjA4d2lSSVM4WWh0dWYrNll6ajNxVlhBRFJOV0ZRNzhQV252bklVMSs1bENOS1gzZnlB dXhsSVhBbVlBWGhkTTVabDJkWXpOSVdIL1MyQ25hM0cxYjRoYzdjaHRlK2l1elpEb2JWZlJiZDJ1 N2VvV3F5ZUI1aWwwU0crY1MzdExab2RsbkxhZ2txUTlKdHd3QTd4a2QxZTJDOGFaVVVML0pXU3ZT ZzBuL2hNUlFOUndueUdsQTU1MGN1Z2tZZGJ0cjdjM0VJMU9ZcjRVblYvOXhpYlE4Y1hNZG1jRGNn enJEQ1BRYnZrbGo3czZzTk1EaVB6SVdPaXcvY2NSUjZ4WTdDZTJnNW1GRTAvbzJGbSsvUks2djFZ Y3JkQXZmWlNmaGY0M2xSeEVaMXR0UVEzNkpkNWdkaVR4eHZSSTR1cDBtZFhkb0krY2pVbHVwY2Zw LzNLMjBqc3pueGlpWnRpaVJJaFdzQXE1dEw1Z3lUK2Y0QkxwNEM1dnJmN1E4eVY2bGc2YzJOTTNj Q1VhRUozQXFPN0J0blUxYjNlSXFWT1lQcGhsTytuRTRvOUIvN1FuTnZBbTZPSlpJQ0grb25XNjAx c011TW1HUm5ITTU5RVRBdEZndm0zcnBrVWxud0VvVCs2VEw3NVp6ZFYwcStSV0MzTXFidE9WLzdY cVhZVTBaSWhKZDUxUVBaZTRzcFlvdUlDUjl6ZWVmeFlmVEJ5WVpDczYxR0hBSktpMnY3NCtWNVcy cjVhOEp0Zm55c0h4SDlCbTZtUm9DY3NPRE1pWTVNWVNCK2JWSmJSWlNrRDZicDNPZHA4dFdjNUV4 Vi9VZWJCVmFWOXllY0E2eWVleFR2WG02aWRlbUVRSnlCSCs2N3pzSHY5NVVRRm5yTW8vQk1JTjBI NDFuN0xaRS95RWNtYWU0dnUvbkV4RHE0NkFHWUJYeDZlcWEvZmNmVFpaTW0rQ1NYWXd1ZDRoUUJP MHlxYUZmZjFIV1owWlBlQkJCNDBGeG51eXdsY1Z0ellXcUhoMmtyVVhEY0l1R0hNS1ljL3YydDJS czB6YlBVdkU3L1MrZlJ4SnZHbzB1YTUwRnB0cVh0ZWc0NjNiUmh2UitlL2Rxc3JPamc0UC9oYXlu NXJSNy81STlIVDZuOEhIQkdhd2xGUG8vRjdZRXd0K0t3TmE2YXg3T2M5VG9FMUhHRk9JM3F6eU9o MVlOaEtHZmg3aGlsd0FFTU9EcmFmczY3Sk9CNzI5Rk10b3VYYW4za2dDbTVKQnF6RHJ3RmZxbFZF ZkgyOVFiTXZ4T3Q3V2NWa2FjdXNnNFQ4N3NmTG5UaEJUeWNuWUxGUnh4YUFuTnRBTC9TWW5Gdjhw OVBaZDNMMUhMTGxGUlBSM2F6VUhCYU1iRjk4RjNtb0RkVDI0NnRWQzhqM29MWTczUC9iKzkvZjJy bFk2K2EvcFNLOC92R2FhZTZhSUk1WGQ4Y0wvUzFSMkFPZEZIWGpxTGpMUFhQSFdLcmtWQTV5OFF3 UDVMMDYrL0ZPRDVYMGlkcFhyM1FSUGlXbE0yQzd1Mml0eERST1lIdzZUUEx2VW5nRDArT3E4Q2J1 NnUyMml2V0s2WmJKdFh6UHJjN1hvaTdqYWxsWmtZYllDT3djOFJxN2Nqbm51cytwV3VmeTFwQjZV M1dFaDZPOU9zWDJwRi9OeWt5ZTF5NmtJUzhsT1VKU05rdS9ZUzZJeHhmZC9pVHhEcUltQVZaUERN RlJFNFBIZG5TNEpqVTB3OEJ4eGJYdkNYdG5rOUsxOFlvZFlQd2JIQzZBTEt1VmE5UDV0bXdiREt6 S2VlOVptWFpHZEdQQWpiQzhPbm10VGJzV0JNVDB1VDJCbS9aVkZlRFVCNlpPdjdlWnVIZHhpUHFB cDRUWmRpTTVHcHBORDE2V1RpZGRBSDlRMWxvMVFia0N1V3hDeHlGRVNwSVdHNisxRWE0b1RHdXhL SnN5RkJDKzBMS3ZoMCtmVmovb3RrVmNtakRCUE0reHNjYzBWekdhRU01TXkyakcvdG8wTTZYZUZY d3Jqd3NRZnRicGxJRXlmWVh2SktsTWo4VUdhU2dlZklwaXdhMFJLSGJ4TjdvelhFYUt5c0JOYitT d25Gdjg3Qm5GYm9MOEhvcmFQay9nT2RXMW1idWJSRDBIR0Z5Q2p0bUphUnNTWHUvT3pEenZSZ2Rj U0VkUHN2WnFHSTd2ZSt6Q0lSQlBLVzZ2a0JpTTZDMjJUcVhjaU8xem1yVVR0bFY1eFNRY2toWGU5 V0p6VmRucVNrWnltK2x4cGNpSWZhMWRrU3UxM1hrejdQaVpUL3FhUUdpNjN3MEpZejJLYWd0UXBl cFU2M3FkbDR5aUgxQkh5L2wxKzZnQmd1bG1zNlE1d2Z3cXZxenVqQmZieGlUUkp0M0MyMW4vNnJN alMrSFBJdFg2SEFlSFRKL3pTWTFnbWV1ZTJqWW0xb01HSWUwamxaUjgwUWVaSDgzR1lJRFhKbEU0 UFBaNGFIdng1QjdrblFXUjQ4TmFKQ0Y3ZEU0M3JyM2tZN20ydk5tOWV2eTJkRzVDLzBMTHN3ekJ4 VXZyTnVpc25MVnErdlhqNlBGdmViSHp4ZDNMNVJPcjIxUEFLVzk2cDhnTWpmdlVUMkM0SkRDZDFR bmZsVUNxN3VPVmV6a3dWVi9rcVMycGZsemJOTDhuYXRuN1hISjVVaTdoa25TdkVjOXNHMFdudTRM Uk51bXRIaENPeC9nOFJXWDhDYS9HN1VaZzlKVVNiMEpaZlpySDdmRHgxZ096UnE5MTBPL1JvY3Vn alF2WUtZdm91RWVtN0JJK3E2bUNzK3Y2d3B5LytxcXBjN2V2WWRCemJONmttWm9xQU1HZXQ4Zkht VDhLcDhFWjBrSmN0NG1mNVNGc3AweEUrTU5QblhOczRIZlhaNGpJVFRyV2paamdNQXZVaFlONy85 ZUhVUkM2cmliSU9PRkVMc3RreEZ2TDlLb1FYV1NKUkFNSFFaZFNhamtoZi8rdlpvdCtpMDRWVmpT TExDRHB2cnhwTkpxNEh4WVV1cHpndnU3aml3aVFQYWh6S01UZUxwZ2VjWWZDbXY4SUpiNk1sWWJw d0pqdUQrczFnNzdLVkE0akRHWkZZL0JkT0xMNjlwMitnWnVkMDY4WjFLV1krQXhnRkIwWE1DNEZ4 OFp2TGZWbEw4L1plOEFVVU1sZDNMZUFSSUZlek1KalZUNEFIdE9HTWNNbTMvZ0dtTnJBSTJRc1FE ZC9FRHhIS1hwSjNjM2h5Z21ieWF0ZjgycjVoM1VPb0xKOEVOZ0k5b1poZWlUTHcxQW5DN0RZSlNm aHdNYUx3TjJ3MDlVc3MwZS9jR2hHMFd5enJoSFF5VWY4bkx5T0ppd29CUkphdGVqSVRmN3Bneno5 M0M5RzdNN3huQWRydEtDYjN6dDQ2Zk04Zmhiais3YllRcEovd3BJY1RiMFBjNXJrdVkwSk1Qb2RC ZkVtYkE5YUNzbHloanl6czY2dTJvakdsOUJZQ2F2YXoyVGkycXJ5MVNtNno4YXdpcnlYNVA0bDZW eVdLTStkMCtORkhMM1l0T283eWx4QWxhRjl6VnVrcjFlZDhVT1VlOWRSbno1KzRvdHZtUFhPNVc0 VUJlajBUZStYRXRSMXRFdVZ2U3ZVQTRaVmkxNEwzV1VOQU05czErVmtPTHVYaHVqK05MZlZyS0sx Q3dBekFwNERzaGcwYnhsRko5ZGMzYU1NOVFUWXhQek1hamZwK1MrYlI5V1k3c2ZRcldQaGJzRXhz SXlkYVMreStRRHR2UkZSeHB0aVRDZG5nc2FGVmliQU1haHpVMGtxOWJXVG83eXowcVRKaFlMeEtG eCthTzdtM2pITnJTYnU0Kyt1dWE5MHRRbDlsb3BjanRJVWk4bHc4WWNXOWlwTEgzVjNvNkpZOTBL VGdMWGY2S3BkOFR3UDMxeTVhM28vT01reDFLR2RaZkJuWXlrd015Tzl6WWNDMXhRcVRKVHJRRHc0 T2hDTW9WelZYWUxtRDV3UFFtbUw5NmxvQUFCQUFTVVJCVkh3dFRrSk44VGtzMnpPLzV1Uk9ZUDV0 bVVRQTJqTFVXVWhDRzZFVFZxR1l5K0ZFRTU5MStCMFhMeDFZNmNUaTkwZGk4VC8yUk9QbkxvNzFQ OVh4dnVIMmM1VXhsOTFpbCtOTHA0ZDJzYkFlY3BrajVPN3piTWtVSnk1enBQcnY3SXFlUCtIL0ZR ekdhUHgyREx5djJqRmM1alRhK2tYN09iUGJOZzNlazA0T25RKzlvbHQyeldPWG4wbE1QL0l6cVJr RlpwWE4zY3ZWM0lyMHF0eFc2R2JqeUlISjczeU1oWlpWYTlQZ3AyYTdEWjdTY3R3RXVma1lOdlV4 cmZsZnBkNDFOVkV0RmphV25iTVVlUnd0Qk1Na2Y5UGZuUlhzVFhwT3FqNVhDeHYxWGc5VXc2TThs NGg3ZklsTGJsV3poRHdyQ1ZYS1gwdnFnWEI0NXllNmpEWGFGK0pWVGNOV1JIL2JGeFFucE9PTGFu MHhadUZuQkQwaDJqWE9Ed2p6Ry92MElHQk5UekQ3YlNpdXNIMFhVamN4a0JONjRlTjhzRzQzQnJt b3VHZnB3Tk5nMDlQT2k0TnpFYm15czNQODFMU2UvZ3ZIYXVveGVrS1VSRTd4OFd5UnJHallyby9X S21QaEZ3czNsZ21nTDhzZEY5UHh4K3YzNldXY1cwY0Nmbjh0STcydXdiRTF2OE1oSWE4VFc1Q0JX WlM5a3BIQVNqODZ3ZGVDN3Z2TzMrT09XRm0rdE1ZcWxNZm80U0owUGl5SFFmc1ZabWZ0MG0zd2Zv NG1tanN5MWphSUM4NkNzcHk0eDU0WHdBQThKWXJkckRiby9nRUllSGdUWG5xK3p5OUFhZ1BWcnZt bFd4VEpsVThBb3RKVlloRDNCK1dTTlNKRTJ3TnBFWGw2NzlMdFJ3Wm9lUXQ2Q3NmQ3FDZk5uaXhN RjFuRWY2T0QrQ2I5RHpQb2sxWGlXaEkraklpelpEMGZBaXQyWHVGV1Z1VW1CRnp0K1ByZDk0ak5H L3lFZ3BtYjFBSFRBNkZTbXdiL0twMlpkMFAyWDZBcktXbG1laXNGTWxWNkszQjB5NVUzbGlmdHNy dVhsSXV2RndlV0Y1Vno4OU5hSmRjZlJoUE5zeUwvbTVqZXFZdVM3QW9JS2I3UFJOc2RFRnFwR3Fq UEZhT0JXYjluOStxdnFjcHdhRjhFNlRnNTVDU1c1WWJid2hETGRGaW5KWXltMXdOeGVZT0UzMmZr SHJ0SERnNzM1YndFNXZKQVh1WlptbkN6eE5hZFVMcHdNaUd0UnA5dDBiSUJiZnRlT09IQk16MWky M0tMWnpLM3RrTEFhcXZZek1MSVpHVVhPbUw4WjEvVTBiaG5UNlArL3VMdndZNDRZc1Vpc3VRODhH QTFDSGRQU2RwaWE5ZllXT2Naa1dqOEV3SGRGLzlnWUZVWnNwamMwNGo0R0NwZTh1ZXN2VzlqMGRw aXd3NnM5R0RBcXdQSndBQTFGNnk4eHRtMnI4d0tiODYxVmZkOG94SWUwRVJzbHk4L2VFazgrUHNJ ZnlRd1dTQlc5bU1VMms3RUpIZGJ1OTNBb1hPcFRZdHZ4OFNIbmxUdmwwQk1kSEtuTys4L0Z5MWZY bWE3VDQ1VlR5Mk9iTi96YlJJNm5VSVhzTHhHVDA4TmtWdG1kY3YvZDNWQjFyVytvaStPU2dFZkZs dUp5U1QrUU5nZDhTODMrUkZtbTNaN08rZFhldE9RL283bmlta0haWm9DbkpkOVpBVDFJdmdMUU5R eDE4NjhEbEdBRSs1NXRXVEprbm5NOU1hODFmZmdXM003R1h5a0JvMVcxcjRWSGFmQXBCa0x2WHR4 ckwvaysyMW5XWHk1RTR2ZkY0bkZiK3ZwaTM4cUVoMVlzeUI2bkg1eVVTM1UrWllySzhNTXVUWmIz aEdtaCswcVg4UHh3a080Q0QrNWFIbC9QTXluOXZFOVhSMTR6b1d1cUtZaHZSWERucUxEbEhBc1c5 NklEbU9YenZVbVBvT1JZKzdtTTRqNDJWVGphcFhjR3NGTzJua1c1LytrMHp3Vmp5ejhuSUovdEJQ YnhlWFNsYzRDUXgzUEJXZ3ZtbG1mS3dhSnR0VHJ0NkQvRXVicGxQa3ZSUU9yaXp4Rko2VHRnY3hZ MXoxRnduNXVxRmdQSnRudWExOVErNFFCMkNybkFYZTY4OTRUem9PQTN3WXRXeDlZL0FBeHJhWGdW Ym5QaG5MUjRjb0ZZRjhPN1ZkLzZkejMyTFNORmZ3QkczTjFCS3pxenNhMUZnSVltRDVLNUY0SHZn eTBwMUJwejRyc3RrNkVCZldSYUx5ajR4ZzBobnFZR1VnRnhRNW1OTTlocGsrVmFLSFBac1NPNVRr NXNvdWZDWjZ6OG5aOUlDeStMaGUyV3FkSFY5bUt6c1R5eVVYTFYrdnMyL1JFQnFGczNkaXIzM0Ry YjhaZzh5bWg1M1IxMHY4NTBmN1RNZm14bVBLWHJvQTQwZmdwenZhOXR5QS8za1doaTRWK1ZMcXF1 emJUeWFLL0tTcDVTV1BWN2cxMmRzNkRUaXgrWnVUSVkzUnloVldraHVrZzdPejg3QkFUdjRsS3Iv dHpNaXYvenFMVXk5UW9taTVOWDFnS0U1M2M0YzY3bzZkdjRGWGFrU2k0ZTJtSURid2pRNVp1Z3dw K2V5YXkyWllPUFUyK3dONUd6N2JPTDZ4STJKZUxVS0tOQUd0YVZIU1ZuNW0vQVlHb1hyZ1hsUERu VUVjdTY0a05lT2NyNkhOZjV5Rlh3dG4vKzBXQ3B6RjIrVnJRcDZTNnNqdnVSTGtPbDg4RkZ2RnZu Vmo4TmZuQm1lMUUrNDhqbDY0am9pZUMvMm5JbDA4d3kwMmRQSDVyVHo2dTNkMjdNeVRXTHZBRUZO cnV5NTJsL2JxYWFrZWowYm5nZjFNMnR4dXFMOEFJQ3d2cElCcEJFSUd2VitWck9GNTRSTnBwanRv Wi9xWFdRV2RpQzc0ZDZWdHhkSmZsNmlkTEowQk1VYUhkR2VteTkyMHFFSnFaM29KTWZUclIrSGxP L3RkVnhTZG9OSW1yMlRocUZMenlSdng5TmZzMXl0RzdlcmJ0dlJxclFkN09pNFY5ZlljNGZmMGZC VzRYK3ZrcW1Wc2x0MUo0NWVoZGM3TGp4QlRZWVlRQ2RDVFoxaHJ3Y3cvS3A2UGxsNGhhbGY4UXZk K3AvTzRhM1huanBRMllEay9sSEJiTmgyYlhaeTlpRlc1YXRwMXRlMytzRTRkZzRZVzVzdjB4dEVk WHd4NVF6UFNMYlEvZFZmNjNiZ0hPeVZzYUthZVRENlUrbjgydUI1WDZUSm9Ia1cxN0w5VzgxNWpw MDRuRkwwUDdVanczUk9rRlBmbm4yZ3dMNitKUFlKY3J5dXpKSFRKdmJjK3krRE1MNzdMZXZsV3Ju RzM3ZnFGeDg0Y0hPeWFpNVdKdDAveDBZMjRQQkt6MmlNYXNqZ1U2MVIxL0VtTGZUQlU3NkdCZDBu UGtRQjlTWm9udEhvTm5yVlVWc0pRcU5MVExWQlpjSXRDZTByQXN5NzRaRm9HZVRpWGoxcDZ2STlB Ynl3UzZ3bmF6SHdhZG9XdXB0NkRCS3Y2WHRBSHpyc2l5VmI3dm5OWm1Pc2o5REFJckdSd2pFa2NS ODNmR3V1eFJKOStKcElQNE1XTDZIZmhMVnNJMFRlUFczcktkZnoySVRwamZBSCtqMEdHbEsrQlhj RWZIWmljV2Q2RkZ3eVNFN2NVaHpFMDBxckpVWnFsVGVZcktZY3Q2MkluRkc4Q3NmNjJ2TSs4SjF2 UnBPajJMLzhhMERDdmFQME5IWWtjaERDOE5KTjhFbTZZUGp3bkZ4SmR0M2JSdVpJTFNYaWJGVmpG R3JHWWt2eEJ1UmJWMTQ3cVVaZkVud0lDc3dIMC9VMTFqajJqOUt2ZXQrL3ZSU2R5aTVVdWZTUFpi b0lOSzVOdmVEb1lndFdHYmRqWmNrYy9DNDI1b3Y5STI5RHBNd0kwaEhobGkvajg0SGdjZFVDeHlh U281NkgxV3BGdEhpVjFOVTRBSGxnVms4ZlZPTEo3WnhkMTdrQ2I5TFZsSlhRRWZDY3NScUl2ZGFs YTVLbC9OQVoydmc5cEdRYWJXYzNTKzdIdUo2WlVCUGxnc1Z5NS8rTDc3aW1XN21lbUYrSmFvWnVO WWlPUTQ3LzQxS2xMSiswaVlYbSs3OG9DRE5yTkQ1ajFDbUFTQ243cjdPNjJTaXpqVXBiSTc1KzRo b1grR21ORVZvQjhpVFM3SzJ4WmkvampSbW83WmtQK2hkTXlZdFlQbFVKUVg3WmNWNG5EWFZIYmN0 S0krRnlKVzhhbHRna3YzTzdHNDIxRzViQS9iYnZZcmtJSGs0dDRpMVVnNWJWRVVpbUpiVVE4Nngx MmRvQTN1NmtLSW1OeDRuOVpCNUFIbVVXVUxTTytIYnJwS0pTTTNpWWhPYW9kbEh5Y3UvYVh3TG5Q RlhVY3MveEptc29RdVNDZUhxbjNDRlBaaTdOT0lnRFdOWWUyM1FhRlRuVWFuNm90SW9IK2w1QVRw a0Nzd2dPNWpWM2FRdDVXRWJ5T3FyZEZpL29GSkh1azlhbFVmVm1pdUlHYmZvSk4yYVZnYUpzM0Fo VlgzbldoNC9nMUJQd0lkVkVMdldoenRuOVpUbldzTXRvTHhxMkFUckVoMmt2c09UVnNGRmhvZEh2 eUg2N0wrdWtSWDNTdXgxYUt2VnhrcXF4WmpLOXcxZlpwT1RlOWs1VFBSVmFuRmM3OE0veWltdUxl cFVvd1ZhMFN2N2ZJcnRYRE9yNG40cDdRZlh0b0p5dHIyKzVDMGYwRFhyVkNZYnN4YWV6OUt0RFpU dDZjcWpOdEdodjVPSlByWlQyRDFvSW9YenlsWHZ1ZnBxck5uMTV0bGRmeWtnVHFqQStOQTJvVTQ2 czdwTEo1YW5sbzg3MXNhanNwdVZLcy85Ui8yMTh6MGhtVTN5OTVzSERWZTJxWXh1MXJlNnYyTlZB cit3Z05ia0lLcVZYS0RvVlMyNmFGZ0ZuT05qck5FSENjMVY2WE1odnpYZU02MHRtMWFpVHEwcUJB UFlibXBZSjdzVStzalpGNDFHZi9xVC8zWDUxZnVCbDg5N2RsdVlmN0FscEgxTFo4a2I3U2NJdjR0 VmMydUIvcjdXcGRFQjllbC9kM1NsR2plL0xpVVBCVks3aC96ekt5L01tMUlFQk4vTVRYamZiV0dv bnpBTVpzQmVIT3lYTHBwMTFwVWtpK0V4SjFDcnZ3R2plRzI5SERpZWVuazREUHEwYVBKeEt2SWtp ZTR0bnNENUFVT1ZCQ1JTelFzMEFWNlJ0UzI1TkR0TEZSdU85OThkQm8rNDB4c281eVcrT2xnaTBS V0ViSE9WbEtEMXhWdXg3NFRkU0JmeTUrZVVqeG5mS2Yra3VoYzhBWlBGQWVoaXRxRHh2QmM5YXN5 cXZDMTNFblRxZWxGUUZkQU42S1FYamtybFV5OGorNjRZN3dSanpQRnExZ3I1b285NG9ENDQxNmZh bTErQWIrczdYNEtVZEhCR2g3N2w5TGZydTBiSjdSYjlkWkh2bTVzbkU3VFFVOFRrWkIwY3VpcmFI dGZEcG1QUXRkUzQxcE9Vb3ZtbmhrdTMxczNya3VKOEtrUXNCNjZtcnBkT1B0TWRPcDE1YW5JeDBS SFdSMFp0RTk1RXZKZncyRmliVWZxcmt1WStQeEMxL2pPczhQeHkwdHRXbnJ6OHByK2FEcU8rUmlt aCsrNTM1YnN5YkFHSmo1Z0R5akJSQ3ZlRXlpWGNsL0FvWUtsVlhJckJGZEN6bGpXTjBGY0IxMVdv V3c3blFzejNnQWNERzJmLzRqampDc0puaFMrbTlpdVZhZHJ4N2sxOWJrMFhPRWZvRCtwbisxVWE4 OUdYWXRlaWo1UnVWMUlwVEtiUUdtd25EWWh4S29pbWw0UDBOLzlPN3VXcmk1WGUxK2pIWmZYb1ZQ K3c2cXhtNFNqVG1xbmhnZlBGQ2JkaFZrdDd3dlNIeVhoMTZXU2d4K3A4SzRvOE8zL3p6WlBvUm1B TnltRFJrWkc5bWFzdlY4U0VmMjIwU2VWanlIaXRUMnhnWXQ3bDYzdW9ScVg4dlRFNHBjUVdUb3p1 OXpQamc3RTE5eU9zUzlyV0g3NkRKaGx2UEpXOU9kek41WDc3cm1sMFV5UERHM0I1TVpwVEh3b0Vi OVRpRzdFQ2xpYVNxOS93dTJYQko2dXNXd2tuVXljdFgzRGhub2FOZExMYXd5VGc1ZWtGODA5QkdH aE0wZFhnNjR6elRyN0NhT24xS3kwcTVWSGVWUHdvMzQ5MXhtK2FYbzEzVm1ManhLU0R3T1B2NVhI U2hRL1RBTEphZFp1MjBrbmgzVFFucDNoNkRjVXZHS2VBdmFhQjVvWDhOd1crYlY5dzFDQ2hNSVRk b2plL3FFZWZTaXhQWjBjZkcwMlMzSE96ZDRIdmtWRW1YdEE2ZXF1Zk1yZmdwUUxPcUsvUWRrOUhI bi9ab1NKTm9GMitjSkJwNG51MGpxQXR1QXdMU2VWT2l6RnlSeW1NOUVPKzcvaFZ4azNDUE5MMHNu RU0wYUgxOTluQ2V1dktSL3poWVBnK2UzNTcvVnlaTzIwbzF3aWJndFI5MDREOFFZOHRiN0JXRlFx K3k1TWRwNG5ybnY0YUhMb0kxcWVpNjZsaHFhbHQxUjBjeWhOeHpFZkxWM3Rtek8rODFsTTlGYmc2 RjhwVkF5QkxaMDZON1B6S2NqOURYa3ZkVDFhSmJlZXdIVWlLMnZ2TzhuTGY2TGlOLy93TzQ2eS9E ZDI1UkpyOTI1L2VXNzcvRWZjWjB6MTlxN3VGdUtuRlNJZ1RJR3pGQXIwU1QxYlU1OUxvcExlTlBR N3RGVjlpUHZGY05UZEhIaWd4S044YURsQmVWbTJiV1BpZnp6aU5OMG1VVTViSGJPbTE0UFVwcnR2 Vld3Vll3SFd2Z1NrME9aOENlM3owblJ5U0JlQTRPeHp6Um0xRGNxWkpuL1BqZzRucmtVL0pvSUE5 S1IxYmROMitNVHRBdjF2VFB4bXZGTU9UNDhNNmtvOFNENE9ZNXgyQkdvRmFBYmd0UkJxd0YwSE5t TVpQaDllQWxzWVliZlF5VHZIZGJOYklucnFiVFIrSVo0djFVUExWTVA4TWlkSHUwMTVVR3MrUkVU aHZQbm1XSVkrcm1IQWJjcHFOSm40TlRwY0dnOE9BQUFHNWtsRVFWU01ITkxvdk5RbmVzZnc4RTdJ ZUY3SXZ5Y3ZOVEpVbklRQVQ3bHdQTDV5Zm12UXVrYzMzbjFIdFJpbWtvTmIwOG5CYnlGY3hHMm9K NTFNaE1OQ1J6YnhpalI0Tm05ZXI3L21xaWF1c2x2dWhmdjdkREp4T25RTTJvWXVoS1ZtcFoyTytQ eStVcWUrblBEUlRmZjhFM0ZIWTE0Uzc0THNPcDlEYS9RUWtYSmhGR2piTnc0K2lFNzlGeEhlMDlQ SmNsaDV0RlBnZHAxdU5TdjRtOHhUNHdJNWEzd1llZWxBMkwrdVIxNTZKSEZSMksvUzZ2SHI4YlFx djhyVkk4VFZDN1BHVGVNZlRoUHdXS3Bsb0liWGlzN2xaQ290N0VGcDRiQ1ZGdVlyMk5XdEVmNjhQ OW4rUUdJb05UejRYdmc5QXRyTGMzMXFPcFd1N3VCRms0ZDdHUVhldDBJWC9ha1pmdXNxTXdWeFdu WlR5Y0h2d3gvYWhNUkJLaU92dS9BOFR1dkE1anJhQWgzOHBvWVQvems2a2hpQXYwS2NWTVlwbzhP RHV1TGtUVTZsa29tNzRINHdkSUVIejhIVHlyVURHcmMwT203ZzFYb1dicTlVOW5HcGtjVEZqWlFK bFpscVFub25tZWNGMkNzK1c0R2pCdWJKVFNhdVNTZUhWZ05QYllPQmUwSXhCTGFKbjZwN2hYYW82 bnRQL2FWYUlGZmpYRXZyKzk3TC8yUWlpalJwZWxSM29Tdy9QVDB5OUYyTlcxaEdNL0lmWVRWYzc3 U01JbDZCZDVmYWxSNk9ZNFY4WVBDWHJkdk5LSXVLQytSckc2QVk4dWh3SXU0L1N5RWN4OG5ZTll4 MGsrdHpPQjdhVmlIdTV5R1BlcUZ6YVVINVNLR2QwUElTNXZmYjY4V3hYcjZDYkExWHd3ZStkWmZU Z3Q5eVQ2U3I0ZklYbHFONWtXcENPMWlRV3lHTnZhbGs0cHh5WmJ6Z2o0Ukt6aWhxRk4raUxQUmpn TEgycWJWTld3U2N2UHpIOHlEUW41NUNlalhkUmY0S2hrYkRiNVMvUXJDR0hFSWdQTWdMT1UvVmV1 RDUxNVdjRE84NUI1WHU4MGk5cm9UaVVWVE1ldW90MDBmeC9KV2R6VDZvR3VaZlVvNm1zN093RnZu VkFCbnlPY2o4c01wV2d0RUdBWU9BUWNBZ1lCQXdDQmdFREFJR0FZTkE4eEZ3blA2RG5MNjRIclI1 cHhPTGY5V0o5Wis2c0svL3FNQk9wbUN3MnIvWFhaRUJLbHRjTWdBUE1CakxBWXZBL2owQW42RnMz WUhWWWN3WW5VOGl4N09RbnF4ZGNZV25TaFFGZm4rb010TEpvUXRVWmhWZTQyUVFNQWdZQkF3Q0Jn R0RnRUhBSUdBUU1BaE1FUUhMNmhBUjZvS1lZNkhQSU9LZmRBaHZpbXpmdTJGeHRQOXB2b0U0NjI5 b0k5SCtUeENSSGdpSlIxRnQ0UXpmV2JRWmcwSEFoNEFaZ1B2QWFMTFJUWThNM1prYVNid0JnK2pE b2MrRy9BM1F0ZFFHajFma2NQaDlZeG95NEFHcjRMZ2JaUkF3Q0JnRURBSUdBWU9BUWNBZ1lCQXdD TFFNQWQzS3pTUy9DQWZBZXFnbTgyMzVYNENKRTR1NytodGFadjRrZU1OanF0OXVmV0R4QTZBYlpS QW9RU0JjV0VvWURHSHFDS1QxZ0xDUm9jdlN5Y1F4N25qSEVxeHNuMElzSHlPbUg4RjhMUWw5Rk05 VDFFMTV3SDhaOUpZcGhteThHd1FNQWdZQmc0QkJ3Q0JnRURBSUdBUU1BZzBpa09HOTN4UHZRTjhH UGViWTcrOGc5elBOK3JWbVRxUzU3MDhJbUFINDlPYW11KzJodXphblJoSTNwSWVIUHA4ZVRyd2U1 amVrUnhJWDRYbUR1aUU2KzhscU4xSmlsRUhBSUdBUU1BZ1lCQXdDQmdHRGdFRmdsaUd3WTNoNEo0 dThDWXRrLzlWWTFPVldXN0l2ME4rK051YlBjQjlJQ0pnQitJR1Uyd2RTV2sxYURRSUdBWU9BUWNB Z1lCQXdDQmdFREFLVFJDRHQ3V0JOdkZvNGV3eVJmQTVpN29MMi93SU1WdEtGc3cxd3Ywd3M2NFIw Y3VpWitndERkVERhSUZBSkFUTUFyNFNNb1JzRXBvQ0E4V29RTUFnWUJBd0NCZ0dEZ0VHZ1VRUjBW MlE2L0F2VmtjUkZqY294L0UxRFFFYUgxOStIZ2ZYNXlKZmpvUDIvQU5OZmdlbHZENThJOTdQenY4 cVZwb1ZzQk8yM0NKZ0IrSDZidFNaaEJ6QUNKdWtHQVlPQVFjQWdZQkF3Q0JnRURBSUdBWU5BR3lK Z0J1QnRtQ2ttU2dhQjJZMkFpYjFCd0NCZ0VEQUlHQVFNQWdZQmc0QkJ3Q0JRRGdFekFDK0hpcUVa QkF3Q3N4Y0JFM09EZ0VIQUlHQVFNQWdZQkF3Q0JnR0RRSnNpWUFiZ2Jab3hKbG9HQVlQQTdFVEF4 Tm9nWUJBd0NCZ0VEQUlHQVlPQVFjQWdVQWtCTXdDdmhJeWhHd1FNQWdhQjJZZUFpYkZCd0NCZ0VE QUlHQVFNQWdZQmcwQWJJMkFHNEcyY09TWnFCZ0dEZ0VGZ2RpRmdZbXNRTUFnWUJBd0NCZ0dEZ0VI QUlGQU5BVE1BcjRhT2NUTUlHQVFNQWdhQjJZT0FpYWxCd0NCZ0VEQUlHQVFNQWdhQk5rZkFETURi UElOTTlBd0NCZ0dEZ0VGZ2RpQmdZbWtRTUFnWUJBd0NCZ0dEZ0VHZ0ZnSm1BRjRMSWVOdUVEQUlH QVFNQWdhQjlrZkF4TkFnWUJBd0NCZ0VEQUlHZ1ZtQWdCbUF6NEpNTWxFMENCZ0VEQUlHQVlOQWV5 TmdZbWNRTUFnWUJBd0NCZ0dEUUQwSW1BRjRQU2daSG9PQVFjQWdZQkF3Q0JnRTJoY0JFek9EZ0VI QUlHQVFNQWpNRWdUTUFIeVdaSlNKcGtIQUlHQVFNQWdZQkF3QzdZbUFpWlZCd0NCZ0VEQUlHQVRx UmNBTXdPdEZ5dkFaQkF3Q0JnR0RnRUhBSUdBUWFEOEVUSXdNQWdZQmc0QkJZQlloOFA4QkFBRC8v K0NCeVBRQUFBQUdTVVJCVkFNQTF6eXJMU2k4eiswQUFBQUFTVVZPUks1Q1lJST0iPjwvaW1hZ2U+ PC9nPjwvZz48L2c+PC9nPjxnPjxnIHRyYW5zZm9ybT0idHJhbnNsYXRlKDAuNSAwLjUpIj48cGF0 aCBkPSJNMzA4LjUgODc4LjUgMzM2IDg5My41IDMwOC41IDkwOC41IDI4MSA4OTMuNVoiIHN0cm9r ZT0iIzMzNDE0RiIgc3Ryb2tlLW1pdGVybGltaXQ9IjEwIiBmaWxsPSIjRkZGMENDIi8+PC9nPjxn PjxnPjxnPjxpbWFnZSB4PSIyODIiIHk9Ijg4OSIgd2lkdGg9IjUzIiBoZWlnaHQ9IjEzLjI1IiB4 bGluazpocmVmPSJkYXRhOmltYWdlL3BuZztiYXNlNjQsaVZCT1J3MEtHZ29BQUFBTlNVaEVVZ0FB QU5RQUFBQTFDQVlBQUFBNXhzVS9BQUFOQ2tsRVFWUjRBZXhjZTR4Y1ZSbi92bnRudDkyMjBPNTI3 eTdZeCs1TVcyeDN1dFdrVUJRMGdaUWFLc2pEUjFCQkhqRnFOQkFOSUNqeEVUV1JsQWo4SVlrUEVo QUlGUk5GRVZBUUVLS0I4TEFHMnM1YW9OM1pMVjFnWjZhN0xkREhQdVorL3I2WmUrZlJmZERaeml6 M2RzL04rZTc1em5mTy9jNDUzem5mZVh6bnpGaGtIaU1CSTRHcVNjQW9WTlZFYVJnWkNSQVpoVEs5 d0VpZ2loSXdDbFZGWVJwV1JnSkdvVXdmQ0tzRUFsbHVvMUNCYkJaVHFMQktJUFFLNVRnZDg1eG94 ek5PTkM0S3pkSDRVRXRiNThkcjBTRGdmdzhnbHcvOGUycVJ4M1R6YkZxKy9NU1c5dmdOVG50OEor cmsxeTBMT2I3UUhJdC9lZkhpeFExVS9ZZWJsc1k3V21LcmY0MDgrd0Irdm9KOGU1V3U4Y2lXQWFG eW9WY29ubU4zQ25GQmdkQUM5V0s1bDZJVmdPSnQzSVFTY05vNk50clpXVzhJMHlaaVdsYVMwSUx3 MXJIUS9VTjE4Lys3c0czMXFwSzRZMEpiVzlmTWRXTHh1MnliRWlMeURURDdFS0Rna085U3BXdTgw eDcvazlQZWNSS0Y2QW05UW9rbFgwSWoxSmZKWE9TaTFyWTE3V1UwRXlpVFFFc3Mvam15K0JFUVR3 U29HeEdpaHlETE94SDREOEIzS3kxTEhtK05kWGI2aEtuNmpiSFkvT3ljN0VNa2RDVVZuMEsrbWov SUk0QzhZN3FZbVA5MWNuUlZXNTRRL0hlb0Zhb2x1cnFWU0RaNFl0NkJobm93aHpNdmNxM1I4M0s0 ZVkyUndFbnRLOXRGNkJaRTVOb2ZNOUhtckQzVW5Fa21Ma29sRTE5UEp4T25NZkZIRUw4RFFFUzB4 QlgzVmwxZWUrR3BlQnloaHA4dzBYcnlIaGE2ZmRiSS92bCt2dXBybUZpK2p5UXVRTjJLVWJMdVBN YThsYyswUUU2ZzA1SlREVEp4UmM0RzI1VUFkUW0yYUxNaUNrSjhtWTZJaWhzb2w0QnJSWFNHaUNs VmlKNGFzUTU5YTJEbnpuYzA3RU1xdVgyckxkbU5DSGNEMUozREoxaWZVbVFxMExwc1ZSd0QzaFVs Mzk2UjZrbDhkOCtlUFlkS2FLVGhkSGZYSmlpYktwVWZkUTdONVUvNGdTRDdJVmFvc3lKUW9BdDk0 WXJJRTluaHlQUG9JTDFLdzBpNEx1STJGUFpXU2pzZW9Hblo2aVV0MGZpdExiSFYzNXhLZlhSV2g2 d3U4YjRWZE54ZkRIWjM3L2ZDWmQ3YlBUdDZzQUs0M1NPeXVQVFY5dmIyMlY2NElzL05XcnBpV0pE N1NLVFBjdTNiZ0djQjR6bUJrdjhHYmZtQ0Y4bkUvR2tQRDdRWFdvVnFYZGEvRWlQZXVaNTA5OW0y UEx0M3p5dHZNcEh1QzVUTVpORWxSQVFTaGZ0WnU3WU8xcS9QT05INGk3WXJ1OUhScmhWWC9MMVBS WFZqenVwZTZNUDZrVEQ5cjY1K3BIUy9wT1F5Y0YzcktlUTNvRVJvMzhmZWxYbFJ4U3VEc3lMRWRG cmhHNHVmNk8vZENtVXRVTVlnZzFCeUpubXFHQ0h6aTNod3NkQXFsRnM2NGhHOVVEZjA3aTZJV2FC a3FsRG9Bd2k1c3FFMXhNYUpSWXRXTHN5WnRBY09aekFxL0JVMUtuWktCS2JpWExIWDRUdXdJN0pj ZXZuTjExN2JpL0NFam1lUDdHR2lMazBBdjRrdFdhRjRKZERlM2hQQnQ4cERsNDhIMEVoUDR2dDhH d0U1bmx3b0Zhb1IxaUtNcmhjWEcwSWUwYlczaG9kZFM1Y0pXeFFuRHFGeGdzaHVhVnQ5aGhPTi8z MjQzczZnbnB0UWwrSnNKTFNMUks2eUR0bDNnRjZwWXhhSit4OEpjd0w0cEIwNzgrcXI3MkZadUJ2 cGNnNzRxaHhTd2F1bnArZHdLcG40VVRxWldBYVlsK251dXYvOVB0ZkJoSWg5Z3hPcUxNOVJDSjVR S2xROXpZSVZpblNrVlJHL2JXWHR2eW1pc0gvM3RrRm1mbFJ4QlFtSmNhTEpQMkNOZHJ3bGxqeUxz dnZMV2FDa0ZxOTdzMW1LcDNzU0s5STlYYi9yNzk5NlFDTXFBY2ZwbUNzc2kveHZoTjNjZnRNUFQr QUxGSzg0aXpGMVRKQ3VlbVFzY1lmcjdCK0FZWDVHeHA3TGxzZy9FQTY4QzZOQ3NTdldSWkFzQTRp WW51bmZ2YkF3Z2hJZWwvbGhlQWNCaUtZZ0d5ZHlOd2FjYVB3ZU96dHJVQmdIck1TT2xsdEJpSFpq YUw3S09taWZpSkg5aW9IZENWMDJnYXl4bFVOZDQraHM0U0ovRWk2ejdFM0lFUjE2d3JocVIwQ1pX Z2FHYmlhbTcxRCtjZG5pYi9mM2JrM21nOEYrVzhFdTN0alN0ZXFlQ0FlM2ZveTQ5QkRSTTZOK1dQ M1pRNFBhOGY2dE9JREpJcGhyc1RHbVlEeXRlbHVndmVOS3B6Myt1bTJUTHJzdUowSXA4ZkxjWSt6 eW1UaVhpVTExTnZMNGxIbkRRM1lkQ2MwckkxWWNrRGJINlRoR0h1Tm4yb2lsdkROd2VMT1FYT2Vu QUg1RHFqdVJQMS8waVFIMlE2ZFFXYzZlVHRnYnFVd3hWUGZLYU1SWEhDWGxRUGRUd25KZkxxQXZv WE56VmtIRkF3QnVRL1pxMU9GdVlpcTU3aU5wRnJxeGZqamJqTmxvWTZwM3UrNFpKaklyQjZBVzFT M0NpWXZqVFJGcStETVJmUjZnRHN0Y3VTYVQ3Rkx6T3BwYVNjR0hVQ21VWHRSa3BpdkpleGdtY2pX VmU4RXl6ODVHbnNOeXFjOGpMaEN4L1lieVNFUUJRYkxDZEcyNnFXRlJxaWR4UzEvZmp1SitKU0FG ckhVeGRNYWJWVWNQWVBZODI4dnJvREJma0U1MnFlRWxOTXFrWlErVlFvM01Pa0ZIOU5PMTRBQ3gy UDJMK29BeHJsL1BPWERlNFVlSXlIbnpsM1kyK3VFQStUWm1wdHVjZ1VOOWFpSnZnbkVpUUdXYmxx THdYTG9NR1cwQXFOdUg1ZTZHVFBmMmdtRkppV0dCVUNtVU44c3M4SVM3NWZCb0pHOGU5d2hIZUFM YjJCOUE4MGU0dGZXVzZ5c2p5QitjczlUa0RkTTNSbVE5Ty9NS3dvNHdiVkxqaEFNalJTMSt2akFp a2NPWTFWTmVobFAwdURlZDducHZpaCtQK1V4bko5VDdpOFVJK1dFcXY5d3Rra0tFaFVhaFBuVEtL YzB1eVJkODJUSk00Mm9pOThQaitXVm5Va1JNQVRGTzlNUGtuWWJwT3cwVHVKckNpZWhlZ0F0UXAy MXl1Um9ySEJndEhCZ3YxSWhCVlhqcUQyVkhpS1JnYnJlWTY0NktyYmRuOWRLQ2g0ZFZ3WFBuV0V1 RXVOTmpWWFlFNHRGQzVXbmpoYUxBSThOMXAySnBsRHRVRktKaHl2TGo3MWR3VlRoVnZFSzZnQmtu VUM1UlV6aU1FRmRrN2FGRzFPOUdkUGcwNkhuSE1Gb3czKzNPeWI3alZHSFd3c3h5Z0lYOWZTV0pL eXZ5R1UzNjFzUGdoWVVVUXE4WDhDb2dIT0U1bURWejl3TXhVdzNZczRlT3pwUmZoYnhyd1dLNkZP b1l5dzZUdDBVd2ZSTmtUL3A2dWo0NytESWR4Vk42Sm9Ya1k0d1RUbHZIeHVaby9Fa24ycEZ5WXZH N2tlWURjWHJiT3dXalJEclpkVEwyRUdlaUVJOEJmS2Z0VkkxWlN5Ui9PeUxIRjhKY0F3UWUzaE80 K1VzN0Z3alRLWVZva2EwRnZNb0lpNlJIQmlPSHE4eDJXdGxwUTAxcmhsUEpyTFZ0WUFtNThzbml0 OFdyUmtYYStOZ1JaMUlrSXBlMFJQVjNWUG4wWXRNcTlLajFST3lReXkwVDNhYld0VDVtajlJZnVs VjE2VVBGSjZ0N0NNeGFHOVdFempDbEk2bzRhdnV6bHByZUVWR3Bzemo3SXI3QkpJL2FRRkZVWVJD ZTBFVllUa0xpbUNhQVArQ1NOZW1sVmsxWENXUjJiZHVDdXM0RmNEclpkUlptMGFydHp5b3BSN1hT V3RWaVZFcytydjVZMEZ2SEM5R0E2MW9sdDVBbnp6bDNKaVdpNXh0K3dwVnUvbmRVK2JCd2NRbkRF anZJODhhOTFWeDN4QzBEWWRIRDR6eVBHcjNWaEo2YnRacG1ONlBlRnlDYmx3REg1R0RZMlFZR3J3 TFV2YStoeHJMYzlSaHdtalF4Q3o5L0FyOFhpaHNMV3Q0UEFnS3ZVSHIyUk1UbmsvZWdjWi9lMjl0 Y1ZBS1BQcGxuNnoyd2t1c3pUUHdWZnlZU2wzZWlzK1orbmdBZSttUEZEZkRIdU5HUituTlpxTU9M R0dVaUhlbTlZSTI5TFZ0R01zbkV3K2xrWWwzVzRxWEkremEydURoclZaQjlLcms5aGVSL0JLaGpM T2V1YjR6RnhoMUVuR1h4NVVSOEUzbVBrTnluRjEyOW9QSEdrVURnRldyWWJ2d29PcngvNEljbEc2 RXpsRjgxR3FkZVphVCtJODZraU9XTVEzWURPZ3RSUTNaZkR6cW8za3JJZllOT2M1Y1Q3YmphNzJU cU83R083eWs5bHdBdmxHZkxLQjNlQm5UYTNjQ3U3Vytra29uclV0M2JmelhGeklVczBuOXNla3Uv UjkzWDI5SXc1czlRV3FLcjE1Qkxhdmc1V2RNQm51QURvaitOQVZvOWgvMnIvczdMLzllakE4M0xP dGRXajN0Vk9GWEVKUEFLSlZiMmZEUjZ2VjhyWnZxOTQvMWxXQVcrUzBLRkd4WkVWREJPNkpJUWtU OERiUjlBSFV6Si9NdUlOT3hUL3VxVDhNMklBQjF2UWpjait2bGc5L2kvY3MybENQZ3J2U3V4RTNL OEJzVjBBUVQ1cmlmbVBpY1cvMmRMTlA1Ykp4cC9TVWhlUVZ4dTd3US9JOHczaFgxL2czclUzQVZh b1ZweXhnUCtiQzJrSUNYR2liM0pyaGZSWWZTMFBuZERmWkw4M2tHNkN6TllmazJTSmhSUnFlN0Vn MW9YRk5aZk9sb2tkRFptMzYrQmRpb2c3L0svdjlxUTZkNCs2Uzk3ODRuTk85QUs1ZWFOQjdxdnFV VkxsUmtuMEdFZWhWVnRLVWJ1bjZKamxkeGcwQmxKdG1IRXZoNW5SVXVRVHBjOTZIZTFLTkswOGhT dGk5YUoxWktvaWxQTTNrVUZNY2pRcGJORzkzZW1lN3FPNm9paStQbk14UUt0VUptZXhBUHBaQUxt MU5xQThpOXQrcjYrSFhzeGN2ODQzWk5ZWHBLdm5VNTJyY2trdTI3VnM2TFM5TWNEcm5WSzZmblhF WFhHTEh4NnBqdXhXWmZFdGF3bjhsRmppOS9HYzlXTVhzdjhhczA3MEFwVjY4b2Iva0dUUVBqTFl4 UXEvRzFvYWhBZ0NSaUZDbEJqbUtLRVh3SkdvY0xmaHFZR0FaS0FVYWdBTllZcFN2Z2xZQlFxL0cw NHRScVlyMm9pQWFOUU5SR3JZVHBUSldBVWFxYTJ2S2wzVFNSZ0ZLb21ZalZNWjZvRWpFTE4xSlkz OWE2SkJJeEMxVVNzNVV4TmFPWkl3Q2pVekdsclU5TnBrSUJScUdrUXNzbGk1a2pBS05UTWFXdFQw Mm1RZ0ZHb2FSQ3l5V0xtU09CNFU2aVowM0ttcG9HVWdGR29RRGFMS1ZSWUpXQVVLcXd0WjhvZFNB a1loUXBrczVoQ2hWVUNScUhDMm5LbTNJR1V3UDhCQUFELy94bUhCUlVBQUFBR1NVUkJWQU1BZ3Bi SHA4U2xwbDRBQUFBQVNVVk9SSzVDWUlJPSI+PC9pbWFnZT48L2c+PC9nPjwvZz48L2c+PGc+PGcg dHJhbnNmb3JtPSJ0cmFuc2xhdGUoMC41IDAuNSkiPjxyZWN0IHg9IjExIiB5PSI5MjkuNSIgcng9 IjIuNCIgcnk9IjIuNCIgd2lkdGg9IjI1MCIgaGVpZ2h0PSIyMCIgc3Ryb2tlPSIjMzM0MTRGIiBm aWxsPSIjRjBCOUIwIi8+PC9nPjxnPjxnPjxnPjxpbWFnZSB4PSIxMiIgeT0iOTM1IiB3aWR0aD0i MjQ4IiBoZWlnaHQ9IjEzLjI1IiB4bGluazpocmVmPSJkYXRhOmltYWdlL3BuZztiYXNlNjQsaVZC T1J3MEtHZ29BQUFBTlNVaEVVZ0FBQStBQUFBQTFDQVlBQUFEQlBJRjhBQUFRQUVsRVFWUjRBZXg5 Q1p3Y1ZiWDNPVlU5TTFtQUpKT3VDU1JBdWljQmt1NEo0SXVLR3hvZjRyNExyay94YzNucTArZUND N2dnS203NFJELzludnVLOHA0Q2dydmlFeDVSRkRjUURPbEpBc24wSklTUVRFOFN0aXd6MDFYbis1 L2VwcXE2dXFkbnBtZlNrN24xdTdmcTNuUFB2ZmZjZjkyNis3MWxrYmtNQWdZQmc0QkJ3Q0JnRURB SUdBUU1BZ1lCZzRCQndDQmdFSmh5Qkk1d0IzekswMmNpTUFnWUJBd0NCZ0dEZ0VIQUlHQVFNQWdZ QkF3Q0JnR0RRRXNnTUxzNzRDM3hDb3dRQmdHRGdFSEFJR0FRTUFnWUJBd0NCZ0dEZ0VIQUlEQWJF REFkOENQNGxrM1VCZ0dEZ0VIQUlHQVFNQWdZQkF3Q0JnR0RnRUhBSURCN0VEQWQ4Tm56cnNNcE5Y YURnRUhBSUdBUU1BZ1lCQXdDQmdHRGdFSEFJR0FRbUVZRVRBZDhHc0dlb1ZGWjhSVnIxbllsMHg5 ekV1bnJuR1JxZzVOTWowQUw5QzdvbStIMmRlalhMRXljdVpBYXZneWpRY0FnWUJBd0NCZ0VEQUlH QVlPQVFjQWdZQkNZWFFpWUR2anNldCtOcHphVmFuY1M2V2M2M2VrYjJmTnVFNkpMaU9uRlJMeUdp R0xRcWs3QWJSM2MzZ2g5WlJ1UGJPL3E3dmxJNThyVFR3UjkybFhuaXA2VDRzblV1K1BKOUorZFpH ckFTYVoxa0tDc1hTZVIyZ25hajV4azZ2eEYzZDBMcUlFcnZuejFDUWh2dXhNTXF4em11SjRham9i bmoxYnRTZytGN3ptSm5wZjUrV3FablVUNm9wQmZRWGpQbzlCVkk1NXh5VitPQitGdjEvRDhVYWhk NldXZWNUeUh3YnNEdXZCZWxpdzVmYjQvM1BHWW5XVHFiVTd0OTdTcEs5bXpwRlo0anBNNnhrbW0x anUxL1k4YksrQlJlQTlORHZ1QURvalZTc2QwMFpjdFc3WFlTZmE4SG1tOEVaanBRRndZbjExRnQ1 N1hkOVhCZmJya25hNTRIQzB6azJuUFNRYktuakkyKzVlc1dOMUREVjVSM3hRd3JmcjJHZ3pPc0Jr RURBSU5JdUJFMUt2NHBuKy9xSUYyUTlSMzYyamRnanFHUXBjVEhVKzV2QmpmRTJFUnJpVW5yK2wy a3VuN29mMys3MWM2bkdzcWxDM1BEL2twK0FkOTcrTGxQYXRyZW9SRHZEdDFZWVRmYjhKcFJpdWs2 VXJvQWc3bEovQW8xT3N6T21GRytKWkF3R29KS1l3UXJZUUFMMG1zZmx6OEVOOUNUTDhtb2FlT1E3 ampST1JTMjNYN25XVDZRNTByVng0M0RyOFRadTA4T1oxQ2ZQOWplN0tEaVQvTFJHY1JzVVBCeXlM bVpTQzloSWl2aWNuY2ZlaEFmSEc2WktUUU5ZYVZpZVdJRFdTTUlWdXpuZHNRNEVuUWhmZml6WE4z eGJ0N25nczdRemVzdEpNTDV2T2dhNmxWSGdueVJTMW5RMjhFQVIxY2M3clQzeGx1dHdlSjVKdDRT ZWZBbnc3RTRSRlFKeFRkNUp0Q3NodmYyalhxTjhCeDlGbVlMTktCTXlTZG9xNkZubXM5SjhyQjBB d0NCb0dXUitCc1crYThvZFdsbkdzOXZJdUUveDZTY3duRjh0MGhXc0RLeEU4TEVFb1dKdXEwYlZw ZHNrWTkyUEo0YmRoQldHNE8wNHpkSUdBUUdFWEFHalVhMDJ4SElKRkl6SEdTNlg5ejJmb2RDdDNI MXNCRE1OdTlBMjVib1dIRXZWclpJRjFtdVIzWEwwNnNXUVh6VkNuYlNhVGVqc3JoVGlJNkYzbzhD bmxmL3QxMk96WTZpZFNaMUhyWEtneGt2QWxpNFZYZzNselZ5cUVkeHlJLzdlcE92M2c4UXZJOGU0 MFFQNzZlSDJaNkJkRzY4dXFOZXF6R3JSb0Ixb0VSNU1rTUNiMld4bjNKK2ZDN0JXRWN0UjNRSmN0 UFQ1QW5kY3NoWVhyUm9nWm0wY1lOci9GZ0VEQUlURGtDVFB4dVowVjY1WlJITklrSSt2djdEeE43 MmlieWg4S2UyTFhhZExUZzVEV0xNS0Jhcy80VW9YVlU0NExmaFNqWFRnMDVIeVMyTjRkb3htb1FN QWo0RUxCOFptT2N4UWdjZDJLNjh3RFB2d0lRL0NjVHRlUHBWNXN4aS9VZXk3Vlc1TElaZXpDYldZ N25LZEJ0cm0xajlsSXc2eU8vODN0UU04STV4Mkx2ZnhhdlNQOHo3TTNOYTJ2WHRuVWxleTRuNWk4 ZzdEYm9pYXFURU1ZMUp5UlhMNTlvQUZQbzc4TEZpVlROU25NSzQ1M2lvTWNNM2hKUHZvQU9UWEpN empLRExjOUFmbXN2V3lPZm5weTlaUG0ra3lMZERMRWVBdXdrVTIvVmdSRXdUV1pWeXp5RWNkWGk1 TkdacDExMno2TGlLaHZBVkZNOXFzMmRuNnJwYWh3TUFnYUJWa2JnQkJMNklLSDkwY3BDa2tkL3FK WlAvcW5XQUhSYkczV0R2MDY1Skk5SFJ4dWRkSENGVklmdG5RelNhZEFWSlV6OTdmYlE5Z3JCR0F3 Q0JvRXFCSnJiS2FvSzNoQm1BZ0tkSzFjZTF4NmpqMFBXZjRQMnF3MUM5SUxjWERsak1OdDd4WjRk ZC9YQkVTVGNpOHJkdDNYRHpseTI5eHJvZnlhUlI2Rnl1cjdvVkxtZlpIbDBsWk5NUFJFVTlKRndu N3ppcnIySDM0VkJnWGRIQlFVQnY4OGVQNUVla1dNeFNNRFFsdVR6dXZ6OGJSamx6VVg0T1NWUDFu K2VlT0tKY3lQY3FrZ0lmNGQ0M2xLRXEyRTNySFhnWW5EN3B2dXJBcXhObUdjeGY2aFJ1V29IRSsw eTFlbG9JUHhZSWM4US9hMUtRblJrUEhaZldrV1BJR2pEUUVSQ002dHlGK0wvUzRBZFlicDIvZ2tV SUJZdHVWenZJN2xzNzdwYTd4UmhQYi9JNmIvTDczeDVyQ29mNEgzLzNNOGRNaDhVeTNwMHJmanEw T2NQYnJ2cjlsQllVMm90cmtZb0RIUkYxUmUveFRmL3JCRnBXMVNXdVgzWWpXUEc1QlVRS21vR1pD RUxmM3ZKaXRPNzRINFVxWFV4WmdwdWdSQzVEd244RFhSRm9RQnNGOHZWTFJZVm1qRVlCQXdDTXdn Qm9kZDA3UnVxT1NNODZaUUlYVnd1UzhmMTdNOWNYbzdiRW5zTHpMdWgvZXBSWGNuQnhYNUN4ZXk2 ajRaNUhuU2tRdjNYSFdNNVB0S1JlUVhveDBKWEZNcTV2KzY2Kys2OUZZSXhHQVFNQWxVSVJEV29x cGdNNFNoR0FDTzVkcjdqTFdnOHZzV2ZTaFNnMzdEdG9hZWhFL0V6NnUwZFZyZjRhYWNkcTdQWlhZ blVtNTFFenp2UXFUN2Y2VjU5Q3R3MEgzbTUvdDQ3MjRibnZGcVlMZ1ROaFM2ckUwVDRLL0h1VmNw YnBrMzQ2U3hQbllrNDNoOFJ3TDBlMDJNaDgyc0d0bSs4VlR0VkpSNFp2SGZMTGxSbVh4b2E0VlVr RkI0a1VMYm5ETVVXUEVVTkxhYWZPOXkyOENVdEpsT3p4SEUxejZERDlpd0VXTjBKSjM1eUlwR1lB N2U2cXQzeXpnSkRZQThhczNVOU92ZmZBVDJnMkxOZTJVaVlBVTlOdHN5azRIVGZ0Z2pwNEp4KzQz N1JENkpSOWdKOFU4L0k5V2R1ZUtEL3pnZktqdmZkdDNudllIL21oeDBqRC80VEMzMitUQzgvVWRh a1BTL2YwT0JLMlUrclA1ZXMyS05iYlhRLy9LaW9GdDlDUXYrWE1Pb0hYVkhDL01LbHA1NGFyeENN d1NCZ0VKaEpDRmhDOGdrOWlMSmxoUjdpUFNpZk15SDVUbkJaZExZNlJDYTJVTmVHaVg0NzJvT2Ri SHVZUWZkVGkyWVJMMUQzS2xVOCtUT2VFQUYzb3d3Q0JvRklCS3hJcWlIT0dnU2MvWWZPSXBiQVRE SUsyOHRpUTNQZXVYdnIxdEpzOGJxWTd0M2s0ZGp0bGtjM29RSDVGZmhCdzVLdkliRzJPTjNwVDNa aUZsMUIyN1hyOW9PRGZjNy9ZeTRjUmxScGxNT2VKczk2bHhOeEVxajZhMXl2aTVITjd3Ti8rSmRu ZmNUZU9YdjdNaEVkT1hDWDFFTTdNL3NzMjM0TE9oV1pFcW44WUdKK2R0blNTazlVOWgvVWpsQXJ5 ZFJNV2JURFJzUS9vZEFsbGlTRzI5dVBDWkhEVmlZbW5WSGtzZ05xL1dGeStUZTJMWDhFclpJSFlT WmhlZHpEY2t6alM5dlYwd3pROFlqVCt1UEpkTlNKMmVOS1Rjeno5TkFoN1Z6Ni9SMUVpKzNwR09q NkdZaUFHL2NJdFhQbnprUHQrUWMvQ0tkZlFBZVZXTThhYXlBa25qejl0Szd1bnE4NnlmUjkwT1dU YVBYVS9Edmp5ZFM3eDJvQVIyR0NjSzRzQ1dKcm1RYjdEZENQUUJmRFQ2UzNkaVhTN3l1WFp5WGVN UitleHpvakZpaVR4S09mTXZNZDhMd0Z1cUpZYUxXYnQ4K3NFS2JKRUlsSEluMlJScTlZZGlYUzcz T1FmbWYwQkhmRitoZUxFNm16aUlpcHhxV244anZKOUFIb0lvYnFQNUcrU0ZmdXhCT3BTMEhmRDYx dWhmRDAwTXdhUVpHeklyMHkzcDIrM0FuS29YOTIwRDlzZkxYa2w2bk9OVlhwaklxeUdmTDZ3clc3 bHZjOEFWaDlONDV2RjAvRnpLOExmeGJvU3ZiOHk1SngvQzFpc3QvUlZNdm5DNyttVWZPU2sweWZC NDN2TmVJUEo4bDBWc3VLUnZKSHpVakc1L0NZb1hackFtZGhqQytTaVhMdjJiUGhBSk1FVjRBUnpR VXR2RmViTUJpNDJMTW9YQjVWbGVzcy9GUUtYWm9QaFZqTEI3L0xJYkU0ZkFpYzN6M1NyRzFEUjAr TDEvS2pvbFBydFN4MmxxZWVCYmZOVG9rZVQ2UTNPc21VRHVMYUdwaVRUSS9ydFBMeDhtc2NqV3FW TjQ3NnlVbW1OampKdEF0ZCtJYmorS2FuT1k4MktyTGhPMElJV0Vjb1hoTnRDeUN3UUEvZUVINEhC VThNLzNMZUh2cXNkcVNwZUtHaG1qc2ZzNGs2YXh3MWc0MHluUzZ5M1k1UDZBeDUwY3Y2L0VCZjVz ZENkQUhzQjZBTGlwa3ZvSGwwTml3TVBTRlZtR2tTZW1iWU14TmZtdXZiZEUrWUhtWGZzMjNEQUZu eUtianRoNHhvSk5OYkxjdGJNMThlMFk0OXlDMm5WdG1lK3g1SXhkQkhweEx4cjVnb3BsSG9tT0Vo dTYxb2liNHZQdkdNcFhpSDJnSDNNOXd4WWgvb2JSdDZlQnVJZ1VZSUFPekV1dzdPVklMSnFHb0V1 cEk5UzBUa1pkVXU5TG1CYlpsYkkraFZwSjNvaEJPTExvM2NqZmQwRXd0ZDVKR2NSUWU4bC9YMzl4 K3U4Z0NDTnJianlkUi9NTG1iRWI4ZVJMZ1U1TExTL0hBR0UzOTJ1TjIrMzBtazNrNUVoVVlZbmcy cDR4T3JFazR5ZFF1TDZNREFNK0JwOU5kM1RDdUU2WExiN2RqV3RYeE56VU9KNEtlaXRPRUl5M25R bzBya1BsdnN2d3hrTnc2QWVCTzBYN0VuMWd0QllPZ2pxeXhoWUhHK1lxbnBKcVRmSjVCaS9SeUwr YzlPZC9yYjJ0ajJ1ZFUzTXJVTnR5MzRBak4vQkl3TG9WVVZ3ck50K3B5K1l5V1V0UTR3T29uMDll VFJQU3owdnBBY3NOTEpJdkltK00wNHlmUU55ay9qdVpxY1RvM2ZhYUs4aGZDUUp6SG9xSU9HRnpC UjFFeGw0YzhDUXZMOVJ2NFdvUmpIbS9RZFRZVjgxT0FWVDZ4NXlsRGJBaDNFdWhaZThMMUcvT0dF S0ZISkgrUE5xd2gwSW9xSkwrNWNtVXBQeE85MCtCSGlRTjJuY1hKRUozb2tIMXZGUXNHT3VjaDNV QjcwcWgrZlBxUFFadlFSUm82bFJTaEhBd08wOEpmdGlJMWtmV3lUTXRwZSswdklZcFRWZkZvNUlH WUM3dnkxSlN0V3J5N1RXdUJaT3FpMDQxN2tqYzhTOFJvaXNxQUxpdkZOUzZVTTY3bGF6MTBxT0pq YnJFV2dramxtTFFLek4rRWNzOXduQzVGL2Ircy9MTS8rN0w2dFd4OHF3N0o0ZWMrcEtKdy9oc0tq dlV6RDA0TStDTzFYYjZTUk5sM0NEZFlDMlJ1Y0t6Y1FzWFowcVhUTkZkdjZWeFE4a1lkNWxIanFQ cnppYjN3V2hwaDByK2x2UTdTNjFzRyszdi9LWlRPZG1NVjc0VUJmNXN0N3RtM2FXS3REVURlZzZY SVVldVBpUk9yb1BaQ05wZXB3TDJTa0hUVEhlNlFleEJ6TG53Mit3QUY2NkREY3NMK3Y3OEZDNTQ4 S25heFFFUHhjYlp5R2lNWWFRcURRVVNZS05LN0E4Z0FHTUs3R0UwVUg3ZzJvWEYvdkgvQ3RuWUJ2 N1drRC9ablA3TTMyL3RXM1BTUVF3cUx1N2dWb2JIK1BpWFhBS2VBV1lXa2o1aTkwSlhzdWIvaFFK S0l6WExiUkllYXhPdGR4c2J5cnRMTWVFVytBeFBNaVR1QzMrSlk5Mnp2dkJhT1FFQnFQdU1QaVUr ZEE3aU8vRDE2MC9PY2ZRcTQyNk5wSzZMWHVQUGVuK241cU13VmNYbzhNOHNZQXBXUVJvZThXdjgw aXdVbWt6clJkOTFaaWVoRTFkajBkL0hmRXUzdDAzMnBqUHBxWVRxZko4aTVaY1hxWGxYZTFyaHdy VDVMdnF2dTNDSDFQemZxT3BrSStYenJxR3ZYQVJtWlBWMGMxZm5nbThxck1jejgvampLaHJneDFI T08yaDNKcTdkcjYzMDZkQUtiU3lYYXRqUWcvdkEvOHROR0pFcmlxOGxqUDU0bXBzYVNGMmZvaEUv MjFaQzgvVGlzZHVGYTJrKzNsRThTOHBFS0FBZTNGVGJ2dVhocFllUWJ5aEpSb0oxYjRTL0JjM1Zk aHVtSFB0aVdiNGRZS1NnY3l4M0ZRcVp6ZjBVYS8wWUd0VmhEZXlIQmtnMmN1NndBQUVBQkpSRUZV RUtqTzFFZEdEaFByTkNPd2RPbmF1VGJ6czFISXRwZWlGankvVVdvMHdsaFF0czJlZHFwWEZHeTRN ZkVWcmoyMEtKZDFGc0REQzBBcUY3UWRsc2p6TkZ6UWlrcjNqbHR5dFRCVlJsSlo1Q2x6YkE0MzZv djhZOTdYeFlqcE1kVnMvTnVCN01ZOTFmU1pTaEVkN2RmZnZQa1RvQWV5WGVZNHFXUDh4S1BCWER5 Qm5zK3ZTZ3ZUMXNFdFcrcDB3TmZGMkNMTmd4V3Z5Sk9GNWVkbGdtWEplcGpMZVJUR2dqcjdjTWVp Vk1Ga2JqVVJZSjJwRHJzSzN6clhQUlRPbTJHdWlkbzVSbk0vU2tUQjJXUVE2aW4wY0M5MDlnNjl1 QjZQeiswTW1MdWhHMUhkbmhVYmU1bXBMVlVuOEl0SFB5VmFuOWRJMkxjTVhlMGx2Y3FMd3Jma09I MlB3a0JFUSswQUpqb25WbncvTU5KWVY2SUd3MllNa04xY2RpdDgrOHpYd041NEJ3dk1VSEhVSmRj dk9YbE5nKyt5T2VtY0NubEZ2SDlqMWhrOXBLcW9QR0w1UVB1d0c4ZkFsUjd1YU5uaUp0R3grVUhS dVhLM1BJOCtxaDNrQ3FWb2FPcDNOQVh5RmFVYzQ2NkRwQmJ4eDhBV0huQUhxYjRTb2xmRkh4Zyt2 VDdYdUYxMUlDM29TZWcxOFgySDlReVRJTDBGYk40aGQ0Q28wSmFvU0FOY1VuSzQ3Y1F5SVZFNFk0 V2ZYTGJyRXp3NzNCRzdGK1hxaldyMzZXTTlsaDZmbmNDcmt3S3hBRTBFa3lIRnNzOVBuNGdaQlUw bi9FVWRqaXZrMFpYbE1oWThSMVIxSlh1ZVJzVDZSeDZMR3I4ZWJYdnVaZE13VU5TNFJJWnpXaEVZ VDJhWlZzRk1aRk9Md01pY2c4dFFlUG9MM3EzQ2JxRGdSR2U2ZzVnZkJVbFFEdUpPa25OWnJpN09r Sy9QVzhVbFRqcktxbzVhR0M4OVBPL0JRR0djNjVBZEZ0R1BDZ3pGMnlLeUNDT3U2d0o4UmFmNjk2 V243dEwvVGE0T2M2R0JFTjdQSFdacHFoMWduTXlXdGNzcDdVZHE1QmxQcHNlekgzYzNNK3ZlVEM4 aytMbDhqS1ZMVjBQa2lWbW5JUjMxQkdQZGQrb2tVMmZueWRJWmpsTkN6QjRML3pkb3lLYTRSNmds Sis4OUdabE85OTc2WFF2THo4dUVxR1hvY0p0blliQUl6eU9wNXJIbjNlYU1JdytCOTBCOHhacXFB MittSWhHRmhwbFlaMWFGemJTdHY4YlM4U3JlY1JLNmxxOTVIR1pIM3hMeTVtbG5KTStIRm1wbnhM WDRaT1RiYjRSNFdFZ3VpZWlJaE5nQzFudmg2Wm01empudHFwbjQxWEFOcitvaFQrUko5WlplNjVK TUNaL0FYMXAranZBS2FpQjZHVG94MHl1SXhsOE9GZ0tkMksyZXIxRThzaG1VemFKMVEvWHNrdEFG UzFhc1R0Y0xhQXkzbTBwNGdHMWRETi8rSlRCVWZmc2k4aEc4aytOejJRenJ1eGVpZndWZitQMmM1 Tm5lRjdTakJyZEcxU1RTMlh4NW8vSVA4dVVQYzMyOW43N3Z2czNsVTZSbGQvL20vdmI4ZzY5bm9w K2hVM1VYZUQ1dnNYZHVudHFldEVlM1ZQbFMzOHp2YUNyazg0bGExempTZml6YUNmVDBFSlAvL2ZG OE9UQVhtT2hXdDNEZW1FZmlUbkNnUHhSajJTcDhGWXpoVHJpRitEKzBiTm1xNk5QRjRXSGNpdW5U enZqcUJYRVN4Yk1jeUhlVlZobnBsb1lLRmJKMld1UWx5b1JEM3JGTFViNEdEbGNEejIxN2R5N2FZ d2xyMis3aE1xOCttUmdkVFdJMVE3UGw4Vm84L1NyUEZrMUhlMndMRndjMi9YRWZFZk9pN3U0RkdF eTlESkZiMEJVRmtINUdGcDJDTXN5eUR0ckhSSlpoTXNVbjZsZWtNWVpXUkNDUVlWcFJRQ1BUMUNE Z0Vlc2VzK1crMFAvRUQxdTdmSGJhdGV2WVlUUnNyMEpCY2htSzNKdUorVGF4N01wdnRJUTliVGhW S2prVU1QdmJIcDduK3NQUUU5UmRwdCtCVnRrTFRpSm5PczdBbUtkYncwOUFGZllEQzFYUEFETUg1 QTU0bXFHV3RxSDg3NGpwZTJIeDhUNHU3VnpSTTk3Wm9uQXcwMkpIdnFrM1VPRU50OXVEUlB4N0lx cnE2TUh2dHdZNk8zVDJtbXBkcnVXZUM3ZmpvU3ZLWWk0c1B5OFRpa3RkcTVlaGV5TFBYSVNLczh3 MzA1K0QyemZkUDVqTkxNK2h3MUxXYWxmNlJOSjI0TUM4R0xFM3VqZTZIQWc2bDJWams1OHNsdmNx dlBmeWlweEM4RXg4QVRvam45cmYxL2VnRXZadDIzanZRT2VjdHpKUm9CUE9tRUYwUGZkeHl0T0E3 clBGZmZKQWYrWTNkUHZ0STZvSHNodlJ1QllkOUFwN1A4V2RNMUsxUGFMTU5DZVcxd2FvNmpLSnlL b3NQeS9UaEtLV29YdlNLditsdnlkRzN0a0RaVHlJM0Z5Mjl4YlE5S3lOZThxSktEMFhpdGpqV2FI d2NXMThGdk5rUm1kejM0WndVRlVRRmM3eklBci80Y0hEdTN6cFlIL3ZSd2RLcTVyMDNTTXZmd09O WEQwRUtyeWFaVHgvcjVoVU9xZEMzamJPendFWWdhMEl3clFZZ3dwemdGTkFhVmsya00yOElKZnRQ UjN2NnNJOWZadHVmS0QvempBZTNNenZhQXJrQzZTcG5nWHB1OW0xYlF5NEZRYkhyZ092RGt5L0Uy a3ZmcmNnNkdEZ1FEYnpmUmdqL25qQmxabGV1RTlhQ2N0QlQrVGpDQ2pjMlgvTWNKdXRoMVhDcWJX VUZDZEpna0paOUtRS0laYlhGU1NCSmVSSTU2MDZzenprV2p2QXA2dng4Q2dwb1I0TXlpeFVtejZS VjRON3g0bDJJQU9HeXd4bG42eSt4ZkxzN3R4by9iWjZvRlErVERiZ3lmcVBlWE1mejBTNkVzQVhG RitMZXVxODNMYU1yaGFUUFhzMkhOQXlER1hiYThEa1FaY1Z4am5rbGJBZ0NOeU5tbFVJbUE3NHJI cmRsY1RhdGtmYWVhNVU4a3k4TVpmckNoMkt0RDZmUTBOc0lKdjVjSzR2ODgvUWhWUEM0OTA5ejNX UzZjdEk2SHFFR0lkV0pSYlRuMUhRaE1JZ2FuUGRQc3hzOVN1VGFoVGFwN2dMWW9WQ1hPME42MWhz S1JPVjQydkltODRZUXRiZ0NiMDFScGZqNDV1bGJpaitpVElORDF0RHhQUUorSzhNZU1Dc2FxVXRo VlByQVlWYWowcDk5UWdmZXE5MmpHcWxEZzNVdWN3YzJETXFSTVBrY3VDL3krby9haGs2d0ZzYm96 bHJ5RnlSQ01nOE9WYUlrNUdPTllqeGlKUFluUnJmR3VpQjJYdzlpUmZsZ25hd0txSEQzaHRyRzc2 aFFpZ2IwR24yTE90cnNBWWF3bmluL3ZNczRGeERDWDE5TjJZVXc2NU1mQXRvZ1JrZjJPc3A5aUlP VXhPUEtzdlB5NTY1T0ZzVGJNd3lMM1B0L0JQS1BFZnVLVis4UDd0cGV6aCtwWW5RaDhOMGI0eFZB YVA4ZkcydWM4N0hVQ2NjR0tXTm1rb2QrWEE5OEpXQnZveldLNk9NSmRQZWJPOWZTZWpUSld2NXdX U1JIaFRJTk5aRmswdm5WTWpiM3VHT0VGTjRtODB6aHRvVzNMbzRrWHBCb3JCRWVNeUVWUmlhL1Iw MVc3NktvSTBaM0gxYk4rd2N3T0JZTHBzNUQvcUVnYjZOVVhsRGtDLzB2SVhHUXAwRTE5NSs1RUdp ejFVRndmU2V6aFk4a0UwOHZrZUk5Z1hrRmV2TWNyN3lpb2V5K2IrZFBDeUZ2ZDhQN3JoclB4SC9p WUpYcXEyTnROTk9wZjNncHdXZDZZNkJiTHk4Y2lQa05HSHIvV1RSNi9aczM1Q2RjQWhUNlpGWjI4 V0FyUktKV094K1BhcjlJZzhMMmllaTlVeUZHWG4zeVYzSm5zQWczS2lqTVIzTkNGaEhjK0pNMm1v aHNJN0pzblRtc0Z4bzZJZ2NPbnJyOVVrMXIxU3EzZmJjdDdISXo4SHpJU0oyYVBUNnBUc2NROE9U Z2pQZ2NEK1l0eDlpcGtvRmlRcWh5M0pwUHB6R3BTelB5OE5EVmZpZ0haVktSMC9Sc3JnaW5EZzBp dC9pSkZPam85aGhocGxyMyt5SnZEQ1h6YnhxZjJuR3MxWlNTbnU0OVVUOUNndVQvRWtPdW5kVkND VkRqV1hvTVJMcnBTVVc4d2doWUZtMmg4SkJ2N2VReTlSWWg5Mk81U3lVSU44Ris2YWFoL25rODd0 UWpnejYyR0dVbGM3WVp5U0laWG0zZzdsS2VaNDNnREQzVnpuVUlDeU9PSUVmL3JkTFBoWnNZTUUv T2hFRGVOd0VIVkRzV2E4c040WUREdE5rZ2J6N1BNK3FrcXNjdmUxWjJoZ1BIK1JVZDFWQTJTL0ty cXVpR3FIcXZtVEo2Zk05ZE9UVjdOTm91SHE2SFFWaSthZytJN0xsTDJFTnpQcUMrYkhhOFFTOXBn TFBwTkxaREhuTHdrR1dpcnk3N3I1N0w3NHp4YmpzWEg2ZWFUSC81QURQUHhSUEZINjU5QWtNZkQ5 NnJQMml6ZjZPbWkxZk9YSE5lT3EzN2lUU3ozU1M2UjhTMDJVMFBaZGdWbDRILzhMYk0rSzJhMTA2 MXZ1WkhoRkhZN0VPZXZlaVhnelVpY0tTZmppL1lMSGlCODRuUWxjVUJqM3Zib3ZsSzJuRE54emVC ejZQWExkNCtDR3puZzEwYk1VekRBaTdNSHNPWS9NVTAyL1FGdEkvbWpRdnpDYUZWTVRRQzU4MXNJ ZnlzYjZvS0lyYkFqZzgySG04WnpWM3RVWlUzSWJXZWdpWURuanJ2Wk1wbDJqbHlwMjJKMTZsQTR3 R1FaNUVjb2pZZzY2cG5CeTF3OUcvYkIzV2lubzBkZVIxTkpRcmxKS2hmWDUraEVncUo2dURvYzBp dHpMN1htSWI4ekhlQnZLWUFVNlFBWGp0RU05Ym1odGREcVZMSyt2cXdXeG0rVVNXQTd0OCtKc1FN OUNnQjM1NEQzeEpzZkNINndUVmRLWmpEQkd2UklkdkNmQmNqUm1HeUVHY3NIK3J1SWQ3WG9BdS9P dGlCUmVna2k3ZFJQNEw3OTBEazV6Ymxld0pMTDhEY2JyVVFiR3NSeVBOZGZOTnlIMys0TGE3SWp1 UHpSWmFIdkV3YXltVlFiTm1oMThWSHI0bjBJTHZrK2dsVGpJMzRrVE1vck5sN2NKM29OdG80SzJv aERpcE0vZEZXODM3SVpkakRYZXlhNFlDaDZnVCtKbnA1cjA3LzdFTHptR0Z0aXhwSHBTQUE4c1RE dGx6VndabzAybGgydDNSTWF4bGYyU3M3dHlDbXk2anJMZ0Q5empGWWtzcmhHakR3MmhjaEJ1YUZj N1NzbjVkaFZXaG9RN2FOV0sxVlJyL293Nmpwc01qc2Z0Z0M4aURHYVRqaDRiYS9ZUEJZQW1wU2Fa ekN1VVZjdVdMa0RZd3FBQjdSU0ZQcFluNEF4ajQvcHV6Ny9CaEo1bTZ1aXZabzQxK3ZBb0tYclcv bzRsK1I4MlZMeWp0ZUd4OGZHSlZJcDVJdlNtZVROL29KTk9QMERIOE1ESDlHb0hvQ29ocE80bGNa K1ZKK0NPSU4vZ3RrN3lrS1FleUNWMGNLdmZIcmlQNk01ZERuaXBWckErdERYNEhKbHBtdFk4a3ZY bldTYUtualBzYzRmYlhYUmdVS3BNd3FLRDd3SGVYN2Zwa2kzV3JEN0tqdDFidFBsMlpQZmZSSm0w VUVoMUFrRWtITkFVQmFIMGpxSGRDUVIvdjJkNDJKNkxlVWhwNFh3UHRWL09vK04zNmFjWThDeEJB SFRrTFVtbVNHRUJnNjRJRm1OM2l3MlVpQ2wwTEJIVHFDTVl5TmVJNW40NGhvUlBoNHFLeHBBMGhH Q3ZxZU11VFMrUExWK3ZNZW9Xb2h2elFYSnVJSzQxckljcm5iUm4zN05xSXhBNURRSjFKSXYrRm1i S1UzMzQwbWZjWFpvTGxnOEJzT0pTdWMzaysvVXVJMWxKV3lEdzZVTkU1cHgzdjdrd1MvbFdFa0Jk NDRsNitCTE5pRVc1VnBFWGQzUXM4RWQyZjZuYzdLTFlWSHEydnVGdlJwNkdmSmlKNnlHQ0Z6eGlL Q0JTM28zQm9oaGx1VERQOVczTXRyN0NTQm9tWmpGb1hZNHRlRUE1QmhINE1HckkrN2lIRlVjdlFp Ulo2SHE4THNVNmJGYTNvM01qK1dLVXVDRWZNKzJ5a1JjYTk2Z2llOXV1QWFUaThlblpoZHEyUmti cHh0Ujl5ZFRBWGcwT2pJVEhSSEk2TjFpK2pMcU9tcVVobnMrVE5iZSs5QS9YdjAwbW9rVmsrdE5u NHBlaVUvTU5KcEs5ekVxbXErcGFhZkRWSHZna0xaVHZKMUV1ZFJQb2VsKzBzTTM4Vjcvc2Nvdkd2 b0lPZnBxbmM0bzdyaWRoL3VDemhzdkFPUDJsWlZoZk1MYU9RVjhMMVlrdzhTclB0L1JPdzdQUUxX dUxGNTF1a3pyVWUza1hDZnkvYWluYzRQaGFESWN1RitLd2lwWGdYb3Z1ODRiYm1MeE1Ybm9vOTVV V2h6ZDBnY0FRUlFHRitCR00zVVI4WkJHN1g3WjNpYjhUWXlBaUxJQXpLWTl4cnFOdzgybWRaOWt0 eTJVeEhyci8zUkdFWE05N3l1MUYyZm9KbDI0K0hQUkJPR3czUEFVM0R4NE9JU1E3RmhxeWFqVDZx Y1QyNDQ2NEgwTm0rdThxWjZURkU2MkpWZEJCMHhoRHl6b2NPakNLanNtaHN2eWpDT05JcWwrMzZF d1k4dmgyV1E1amZDekNQM094WldLQjY5dHR2SHhuSVp2NkJoc3NMa1RrQ0IyZ1Z2QWsxL0ovaEdN MVpnekRDbysvejJQTnVjMnFNT251ZWRSY1JoZmViTWpFOWx3aDNNbGNRQWYyTkRBY2FYaVgzMUlL VDExUys1Ukt0OE5BVkhyclNvK3Bic3l4ZHNoallyMTN3Y0FSdStPN0gzVEdNRXUreVVHc0FBQkFB U1VSQlZMUEdDZnlha1g3cTFNaURRcUl6U1pWREswZkQ1ZWZxbVFhajl1azBzUzJkTGs5bmpFY21y dFpPNTk2K3pOODY4Zyt1d1l1NGdFSy9qcXFKRjlPTFVBZGNwUU9TTlhtYTVIQkU1RnU3dGkyZVNQ MG5FVjlOVExyY21md1hCcnN5d09xVHdBRDFQMTNpZDZzeU41dUErZ3l6bHA5Q3NJR1ZDOHlVOW9U ZWhBRWZURHJBdFFXVVJPd0R0NGlmd3NLQkUrWlJOdTRUMXdxVStYcklIYkYzcHo4WkxKVDBMSHN0 MGhnb3kxZzRjMnpzd1didi8vWkgzUlN6NDZTT1FiNnB0Wkt6S1hHWVFBd0NqU0JnTmNKa2VJNDJC TmFqamlCZFh1cVZVc1pvSEo1R3FWUlZKM1poNHN5RlRpSjFwcE5NbnhjL3dFL2NzNjFURC9Rb3pG SU05bTIrQjZPamVpak9FQld2bUloZ2hteGRvUEpoTG93SSs1ZUw3dVoyNitHaWwzSGR4U1A1ZlpV UGtjY3RXYjV2UnB3TVhpVjdRNFQxK1JoNXVzUXN2SytvRzk1ZkR6MXpGQm91STN6b3ZSRDRGdWlB WXFKejJtVHVmNHk1ajY2NGQ3c3Fyd1lDYTlDQ1JzZHpkUzl2Zyt5emlzMWlWL2VtQXFMUlpNTnll Z2ZUcWxIS2xKcStGKzdNMTdNUFRuQ2J4MFJTRUhVQy8wVENLZms1dTNTbVFjazZmUSs4ejVQcHNJ VUdhWFNjeGM0NUI4cHpjSTY1aWdEZjhzQ0kxSjVaUnhoVkNnMTYyMnRyQzhjVjRCdWVhN2NSY1dY N0ZPRkNHZzVMWHVvTzhJQ242ZWxzdHJ5NlZXWWdtMEdlNzEyVjUwTUwwVW5RTXlyMDlHL00raU9o RVFvNG4yTjdjOGY2RHpYQ3pBUUdvQ2Z5SFUyaGZCRXBJK3JhUC9ROFpuNVR5UEZlMEY2aXZ4OGI3 TS8wNUxLOUh4enMyM2diQ2RYRUtPUy9hZGJjOXQ0N2llVXo0UUNaNmMzRXZNeFBQNUptbmpPeUUv bWsxeThEMm50UHhxQytyaVNva0pua0x0MHpYaUdVREJiTHpURGlFOEs5cU9hSzBNdVJ4dEQyTGZs OW9jTmU1R25XUGM4cys1c1YySFNFQTZCR1YvNDF1RTF4TUp2NStYVEladUpvTFFSTUI3eTEzc2Qw U2VQWm5teERRZUVidmVXenV3NVpnWmt0SjVFNnZvMUhmbzZDOWc0aXVwWXR1bWpac3QwTFlDNHJZ ZUdIWUtrMGZsRFFMOUk5NXFDVkZmS1luQW1McjBMaVROdlF2b2wwd0ZGbldMK1g4S21lcU93OGRy V3hnbWlPVHFXbk5xUEI5eDhScVFQa0VkUVdKdTN2NjNzUUF5bnZnWWkrL0FjYkZON3RHNXk5UXkr R01WSjFKWFhQdHVqdnh5TGR4MHNFZU10MUwrOTQvYzBHZmp2bTNpbE1tL3hwQlY3dFlua1k5SWxl Y2VMbkhZOFo4ZWpzOEtHQUgrRjRJcEdZRTZDMWdFVm5xemwwQXY4a3hacG5GYzgwbUdRdzQvZU85 K21JYmVtMm9ralA5cUhDM3VxVmZrZDhvdzJzSXBBRHhlWGlmcCtqWnZ0d205WWJ3YVdsekV2YnZK RzZnenR6MnZKYWp3VGtJYTYvajExam5XdzZwMXRlTFNQUnVid1dIV1U5L2J0RDh2bGxJdkptcEVX L0V6eEdGVE5WT3VEVDlSMU5WTDVScWV1YjlMdkhhRHZLR2J6ZFVWYjlEZGo1QTMwYnI1K0NqdDVv TEkyYnhPTFl0MFFJTS9FQlQ4aHVBZnNSdFF4dTJZSzJGbXNiYmxRT3hnQ0I2bEVLVE5hR1hLNDNm Q0kvNVlmYk4rR2IxMStTZ2FlaXpvTXBCbDFXWXRVNDNMTE1NTUhuc0xBZHJCY2FEWWpsdUNqV3FF RzhLTDZHYUhPOFIvQ3l3OWdjSTJSakFLMmhFQXpUTEVZQW5hTlpuUHBabkhRVWFsbU1lT29CRzJV VUh1c3g2VkpSbENjbDBnRjZoS1V3VTE0aXlEK054TnA4LzMxY0YvTlk5UCtIdm80NzM3OTE2NG1G R1hMMXRPRGtOUXRRUWVsZXlYSmU4NFRsVm95bWwyZk5sYTFodlhmN3hzMFE4QWRWSHBndVhweE1x U3hWVGxFRWRHWVhSOUZibVNZSDZDckk5MXZvR2EvMlpudi9ocnlsUy9qQ2FXSE1LbnplV1pFT05y SkxYT2k0Njc2enVvMzBFbXZERDdZSStiTzVIY3FHSTI5aHhsMTMzejJJNytRckVTTCtuNjd1SERD TGNJa2k1VDF0Q09rWkUxR3VCWm90ckkyWSt3dVc4bzI5eHh5dzVyYmN5cGJTYlBYWlpUR2I4ZlJF bmprZFM0a2paSjFyRXo4bmdsNGd1WmFuWldwZ256RUxienlHRDAxcVZtclBuZzBIVVAvOHBSREo2 STI5aU4rNmpUb1RlYTZsc2dZYXR5eDBNL0xxV0V0Zko1WE9JeUN2UDlreWVPK1dYWVA5dlY5ajVy ZjZIY0xtSS9RZE5TeGZXTjVhOWtkazdpSzBFM3I4N3VnRWFubWs1WVNmckdabUlqMlVUczNUcXZk czJ6QkFUQjlBcEI1MHl5b0F0SDRzNFRBckh0NHJYdkN5ZCtlaVBjRDN0b0tsMWsya3pnR0t0VHhO TFowOWpoeFlqQnpFbTZBb2cxdTJZSENEdHZpOUE2dE9pejF0cC9qSnhtd1FxRUtnM0NtcWNqQ0Vv eHVCQWYxWFkvRUUwWEpDTzJCNHc3SmxxeXFIY3VoQlRLZ0Vid1c5cE5qQjdOZVg0b2sxVDFsODRo bkx1cm9IMzRpQy9kS1NvejRPdXBiOG5VajNqNnFWT0dhNVQ4YW92TzZ6TFJCdzI4SWt1clIxb2hX V3VMWm9weUI4UU5SQ2kvaVhYY3ZYUEI1eDFGUkxscHcrMytsT3ZaK1l2MVdUcVVVZGlxUFRjaGth SXVFRDJWcFU0cnBpeVloMTZHdmdxRnFLRHRvSkpQVEI2cVhvNjJMSWI2K0FlMUJKNDZmR0VzbS9C ejNESnJTdXNLY1hScU9DQ0ZoVzdCcXBudUhCaEMzOXdFbW16Z2MzMmh1NFI2bTFhOXU2a2ozL3do YnA2ZC8rMlpJcTdsSjVwT1dDejQwZEZ1dTkxZm1BdUtzNy9WRW5tYjZ2SzVIK0x5ZVJ2c0RwWG4x S0JCOU54WVhFUHcvaFZnNlZoSm1JNmJ1NWJNYUNIbk9wTHducGpDVStZNnBjQUhGdGpPYXNvU053 WVdiMUhWR0RsOHVXclZxTTcrM0NhcEdhczlTVVBmc1hBQ0ZjbHIwRjd6WnlCVXhCUnFhTFEvSmcz SmoxendrSUt1UVNzazQyblZNaUw3NFJ6YnRPSW4xQklTOFg4L1RuaUpDanFQcnl5SnRiVFIybE5Q MDdhcko4bzVKT3lIUThXMXcxTUxzNGtYb3MyaGd2bkZDSVRmQTAyRG5uMTBTc1d3V29WUy9YSloz RjF1MkR0VVRjWFRyeFBNSjlmUjdmemhnRC85WS9qc3MvRkc2VFJZUTFWU1FPZElJTHNUQTlWVmNy VWNGU3VpRS9pMmU5SGJiQUlCN3NFMWFvSDZzSExwZy9jRUp5ZGRVK2N5ZVpPdHRKcG5mRmsra2I4 YjIvVDhzMHA3QW5mY0xSRzQ4ekdBRnJCc3R1Uko4VUF1dnpMTmF2MEdxcC9Db0dzMTNQSCttd1gw YTBydFJZWHA5MzdkaFBFSTEvOVBSUnpONTZxeTIvRTRYeWwrSG1MOGorbTJQNXY0RldVRXVXbjU1 Z0ZFUm9YTFlYQ01YYmRRdXNrYWhSN0tKckEvZDlXM3N6a0RYcTBKVzRXTjZ0OFdUNmUxM0xlNTZn eTlnS3dhSFFkZEJBNzBxbXIvRG11VGtTL2lUb0Z2U01VN2xzN3grWVNRY2dacHpzWVlIMzExbUtU a0t2Q2YvU3BiRFAzNU96UStFY2xEcW5uNGQ0eWJKRTgzSjQ2ZnZ4cFQyOVlmWVpZNDh2WDMxQ1BK bmVqc3BkeWxydFNwOU1JblNHeDJKK0Y4SUlENWpwWHR4ckVOZHZIUDBYNzJnand1NWNlZnFKMnJo dzloMjZEN01xM3llaVlHY1ZoR3FsNVJIclFZT0JlSVRvalYxN0QxL1p1YUtuTUJPK3FMdDdnZE9k dWhpTm5nOGhqS1ZvZUwrUzBQa2xzZTVHZk9IOW9tQnBybHFFK0QzTVZvZERoVHcxVHo4UDgzTDBh ZWd4cE9GSWJhUFJ3Y3ZmZG1Hd3BGUm0yazRpZGVad3U2ME55OGRROEJwMFk2SURLa0hxQkd6dDd2 NDdVVGY4VDhncnhqZm9tbmdpZFNua1dhSnVpbms4bVg2alJheDdVZjMxRFp6NXVvSE9EdjJtWVI1 VFRTcWRVeUZ2SWM4aTd4THljQ0V2RTJtZWZoZlMvK1d1azNyMDRERmJVNldOOUM2OEh4YldPbGRK RlMwaXZrSHk1bjVIelpldkluWmRRM3VITzBKTWdlWFFUSVIyQkgvWFFkNGtJdFo4NGFBc1FQbDBD MFdWTVZ4MWRnSFlwa0RkZnZ1SWEzc2ZSY2hIc0FPSzJPdW92UEJ1NE5kWGswWDQ3NFVUejJzeDJM Yk9nRmUyR2xheHNYZm5rZHdXSU94VjJyRSsyWjV4T0xiZ2ltVVlTQVNOZFZXZHMvZncxVnFud040 MFpkdjIvNkw4RDI5RE9DVlAxZzFPTW5VMklySjFjTGdya1g0R0VmOFhFWjJBZDNFT3Z2ZkxVYWI5 aFk3aEgxVU5GSURKcUtNZkFldm9UNkpKWVMwRWpyTVBZOVJRcnZHNVc1N1FaWXU3QjU0Q0dzb0lJ djNucFNYZSswa2svTnN4c1BpVmZMRjkyTDI0dENTSEZtbEQxWFkvakVCMENXT1JVY01RdVc3cjFx MFRXbjVlREtSNEgranYvUWF4Nk5LdklzRjNSNXl2Rmt2K2VJRG5IM0wwUk9KOWg0Y0pqUndVdkRx YlUzTUdnWmt5ZkpCMVNaRXZ0R29qd2orWkxXdFhJV3dOZnp3NmtiNm9Pc1J4VWNSbHZnSSt0a0pQ U2gzaGRCUmtyN01VM1NLaFR5NVpjWHJsbHk2dW5YOENWZTFibzF2bURPMFBIREJUQ0xqR3JXM29Z ZjNWVDNqcEs0TGxGMDF6SlZqMzFIYW5mcDY2c2tieXBvUThrTjE0SXdtL0VvRUhPc2V3cXpxWG1I Nk5Sc1REVGxIbXZPMjY5MnJqZ29nZHFuMXQ5WmozK0owTEhTbW03L2xwYWtaWXI3QTkyYUhoeDJU dUF4UXhnS1lOSUF1ejljby9sVHFHV1dwOE4rRVQrRGRieEZWNWltcGN3SE1BVGpkQmg1U2MyMVU0 NHlCRW5oN3JjVHBZVWlvejgxUWNKRGl6S21xV3oyRUF0T0h2cmNxL2o3Qno1ODVENU1tSFFRb1Bp S0ZQeFIrQlBMc2Q1S2tZM2prdy96cjR3Z001OThUSWZTK2hBd1MzUnRXRTB6a1Y4bXFlMWJ3YkZw NlozeXd4MllyMDU2RkZ2eS9nb1lOWnVwMmp3cTUrYlR1bWd6OFZXak8vbzZtUXJ5Sm9IWU51S1dB aEhYQUpjM1VUOHFhVFRIc3g1QXNTL2hRWTJxQWpsSndXUVp3U0VyNkpEQWw5dGltQk0zMGE2YXNN cERacWptTUFObzZCMkNnWkh0eHgxMzRpL2hQVnZPcXZhbW0zaDdhakhPNnY0VjBzbHFoM1ZZTzkr V1RiamQwYTFVWmxwcmRnSUhFUUdIcmswVDNFOUtKbXg2NkQxRXg4R2NKRkV4UDNVYldLaUgvdkpO TjVCMjFRNEhjREVSVUdrdkVzS3c5K3J5aVVMV1ZLYzU4bXRCWkd3R3BoMll4b1U0eUFkb1NaNVJ0 RWNsYzVLaWJxdER6K210T2RlaUpvc0JMdDZkLzBGMmJXdlhkWG9vUUpMQmtVNGh2aC84bTViTytG OTkyM3ViQVBieEU2MzIweTk4TWs5RnJ5WGN6V0YzS0w1NFpIQ24wYzR6SzZ1YjdlVHpQUkJmQTFB ajBaOVJBS3gxZm0rakxQeStWNkE2UHVrd2wwcXZ6dTI3YnhYaWIrNkZTRlA4M2hGcGFpQzFGVmg0 UUx2M1RKRnc3aVNTUVNjOWl6WGxrdG0veGlQSlZYa1ZlaVp2RE9HdWs0Vm1lY3FxTXdGTW4xYjd6 YXMraGNRREhaV1o0UkZycW9ZK1RCeCtuZ0hzSWJWZWhJdVpaOUNRZzYyNEpIdytvQllYbWROb1Fh OWpGUnh1Z1QrRzhheUc3VVRuV2pvYUl2UlpvSGtlMERYazRUa1VjRktGTnZPVWhDT2lqVlNFdy95 dE5obllFTnk5MkkzMGllM1BiZU8vQmRQeHVPNDgxWDk2TEIvZEw3czV1aVpyNFFYSlZxU2pxYkxh L21XVUhlaGJUaFFRaVF4bFRSK2I2SjM5R1V5RGRtc2dvTXRiYWFGUnlyYnNVOGZFK1FMc3VkMFpV NVFhY3BzTFdQdU45RXNKVVZnREMzbEJMMmFnMFNZckpXL2xoUDJNS0FDRkZvaTFERnh4N0t4MnJQ cmxmWXBzNndaL3VHZm1MK1RzTXhpTnplTUc4RGpMbkZIZGVqVGZhNUJsZ0RMQ3owL29Fc0JyZ0Qx S1BKWXRKU0R3SFRBYStIeml4d3kvVnQyc2JNSDBWU2g2Q0xpbWtGQ2QvZ0pGSVhVQ3JWVHVoaEQy UXovOGhsTTY4ZGNhM2pQWkt6WEpmU0MreWhPWVBaamVmbXNyMjNnTWVGcHE2VGVsYkV2SG4valJh YXpqWXJxYUNGK1NlV2ZmaTc0NXl0b0RFdUdjaG12dWZhTmtiRjZiczAzZ3VWTnFNRGo4N0E4WU45 bVIvQWV5RU5lTGE4YWg5NTREb0lxWTE0UEdhMjJ0L1g5NkJRWVRWRGRTTlUrSDNPOHRTWmgreTVL NG5sQ2FHVVBsQmFVaDRpMTdkNm5uVVQ4bWQ0UDl4Q3p5MGM4RlRmOHl4MjNic3Q4Nyt1UGJRQzcw cG5lc1k1NkNVNU5EWXVndi80UUgvbU04V0JrR293dFZNK05FSzZWTy9hYXRkSXl0K0UzYlAyWm50 ck5RNGpQVTJFMkZXWW5SWWRoUEI3RjVMSXpyU2ZwOHJjMWo1eW00Uk9tQWNUazBVdkl5SnAwT1Ew QUFBSmFFbEVRVlFVU3pRdEY3NkRRWThzUGFQajZyb1JNbjNYT21pL1ZyL1Z1bndUY0J6WWZ0ZWZV SVkvQ2pnR1puSnJCaVgwWTNTK0g1dnI3NzJ6SmsvSVFZaWFsczVteTZ0NVYvTXdSRzY4ODRhNkMx Tm5UMWUvOEZlbG12a2RhUnpObHE5SzRBaUN6aXBqMEUrL2gvcURNNW9mU0o2RVprcW96T0F6ck9N a0VSSDBsSkIwQW9LSlA0akFvMVlLZ1h4a2xialczNFVvWE8rcFVEdFlyTkRnaFpJRFdvUUVreTBC V3NHQ01ETTB4SUhWVEFXSDZiMEp5cWRQbytSc3BCMTRDVnVzS3llYUp5RUd2UWF5R3k5Q3VmUU9C TnBJM2ZnUUNiOThvRCtqZjdZQmhQQmxWUE1SYVBFUVRRZTh4Vi9RTklqbkRmUTVQMldSZHlJdWY4 VXhuekNpMkhXSXIrMDhPWjJDRzBPVExtWFNDbm5mamt5dnpxQXJUZlhTcFd2bnhST3BOMGxNYmtO SDZkbEs4K2svMnE1MTRlNnRXM00rV3RPTTJ0akE3UFgveWZPaGhhaUVkUitsZGs2REp5b1RZZHhB ZEJuOWRVejhhdWpqYy8yWmxRUG93TmZxRERSTndDa0lTR1VXeS9vSWdxNjlMd3VPTTBVaFQvME5I YlNvU25FaFdmd3hFa3M3UG5pL2dSVDlwYlNrUEVBY3kzSXNQNUpsNFQ5WDhiRThhenBuVEtyaW53 R0VmVnUzUGpTWTdYM3ZmRGx3SEFucFlXSzZITDRmb3Z2TERsanBmaUc2U1VUZWJJdWJ6R1Y3bHd6 MFp6NmovdFd4bm41b1oyWmZMcnZ4WlRySVJ5UmZSRHloR1ZyUmN1UnE5dmlKdVd6bThZTjltKyt1 RjE2ejNFUkVaNmZEeTFxM01QTWQ0NDBETTBxRExGeTE2Z090M0tjdVB2R01wZU1OYnpMOExQa0hn ZU9yUEl2MHY4QTZFMVorbDlxUS9LVW44amlVcjYvYnMyZkRnY25FVTgvdnZxMGJkcUk4ZnJGcjhj bmcrd1MwYnJFcHk0RXNRRHVBODljMFQ0RHZKYm4rM3QzZ0daZHFaanFiTGEvbTRWdzJjeFk2dXFj SjAyZVE3N2NnY1lvL0htVlZ6UGNXZStjQ2c5UDI5bVhxZHRpYitSMU5oWHpsVk5WN2xnZjltT2xq S0UvOHF4MDBMMTd0YWQ3c3p4VHpnMGQvQ0lXMUVJT3Qyb0huRUgzS3JBUFp1QzdGYm53bWRzb2tx UTY0emo3d095RDMzbW9mUVVxdERqeVQvR1VxeTRhZ0ZMVnRLb09XVTBTZWJxSDhEVGhIdng4TVdN SCtDUzFmY3RuTXh6Mmh3RXBPdURWRHVTaVh2dGcrN0o1QXd1OUVmdFVWQjZNeUVCMVFHcVA5aWNH Q3BibitqVmNqVXBCd04rcW9SR0NzUkZsak1SajMyWURBK3Z6QVBQbzJDZzJkdGE0MGVqVGxLQjJl Yjl1VWNaS3BUZkZFK3N2eDd0U3I0dDJyVGwxNjZxbngrUEwwVTUzdTFNVk9kL3BYd3gySDl6UHpW K0VuMUVuaVA2TlI4Ym85MnpkazRUYWxhajltVW5QWjNtdFJ3SjRIdlJUYWZ5S3hqY0x4Uk5ET0c4 aHV2QXE2b1JIYndlMmI3aC9NWnBiRG56K3NpWnY3TTVmN1FZZ092M2RkSTB2aEI3ZmRkVHZrbWc4 ZGtBZnkvdHdmaDVxajQ4a0UvSVhEcVd0dklCMlFZN25HcS9FM29HVUFIYlFhY1Q1dlQxL204eEZ1 ejlTQmlBYkNEckRvWVRHby9KNVRIVjV0M0pHV240K0gzeCtodnN0Y0ZtRm5KNEYzMEs5dXUvQkhR WW96WkF6a1U3VXJQY0RZSkVzUnc4d053T1MxME9oZ1oydzgvZmxwS2VKLzJtQi83OWQyOTIvV0Rq cUtrbkZGTGpySUI5emVrY05BV1REczNpN1lYejZ3ZmVPdENOR0ZqbFNhZHNqUU1DWmo4VU1PVFcv NHBQUFZBOW1ORFpVbFlTRnoyWTF2endYZkswUGV4TjZkLzlDQnd1bCtwNjUyZGlEUGs2REw3N0lk NXVmdTdlL1ZobVROOXhkZERpRy9UMkE3ejc1dEcrOUZuQitDUGdXNkxJZmlzbnlnYitPYk5VOEF4 NXF5d0cwc05lRjBSZ1hjWkhsbEVJTkpnMzJaaTNMWjNsVkl2K0x2KzZhSytYNVAzeWFkaWF5Wjcw TnlUdm83OG9VM0ZmTDVnbzgyNnFEZFFGL21VdjAyZ0VrWmoyTmdmcmsvYithMjkvNGF0TEo3K2Fs YldzYWRYL0N0WHg0T0MvRlgxYXZWRXEvUHc5OGJvTXZ4bDU3UjMwTlVQTlYrRzZzM0lGL2QrbFlu VHhEMlk2QkxNbFhDUFk5b2ZiNDZMVUhLM3UwYk55R094ZFgrZTNYV1A4ZzhBVnVOZW5LK2xpL2pD RTV5MlUyL2g0elBoQjc5Zm9wMXlJZjBlOVd3a0k2cStseHA2dWJYQ09NQzZBQmVVWHgrUC9mZHQz bHZybi9qRjhEM09QZ2RsU0diT1VacEEyaC82bUNCMzQ4eHowNEVwcmdEUGp0Qm5aR3A3dTBkemkz dStESUp2UTd5Vnk4RkpqNk5tZDdDd2xleDJGdEdSdHB5Yk5IL2toNkNncGt3SmoyaEZENzlTdWpI bG1lOWNoQ05Dai9abUEwQ0JnR0RnRUhBSUdBUU1BZ1lCQXdDQmdHRHdHeEU0T2p1Z00vR056cVpO TjkrKzBpdVAzT2xhOXRyU09qVENFcVhlZUV4Ym5VTHNmZWMzT0k1TDlzekRUUGY0NWJPZURBSUdB UU1BZ1lCZzRCQndDQmdFREFJR0FRTUFrY0FBZE1CbjBMUVoyclFwZjF0NzZkSDVIZ2kwVDNWNnh0 SWk1NGsvaGxQck5XNWJHWmRybS9UcjVwODRGb0RJaGdXZzRCQndDQmdFREFJR0FRTUFnWUJnNEJC d0NEUXVnaVlEbmpydnB2SlNqWnAvNlU5T2JxbitxbERJN1NZTFhvU0FuMGI5TGN3UTM0OW5oOW5w dk13MjMxcXJuTk9YUGV1N2UyL2F6UG9nWDNrc0J0bEVEQUlHQVFNQWdZQmc0QkJ3Q0JnRURBSUdB Um1QUUttQXo3cnMwQmpBT2lKcWdQYk1uL0U3UGFYb04rUTA1TkhzNWxMQnZveTErWDZOdDFUUGR2 ZFdMaUd5eUJnRURBSUdBUU1BZ1lCZzRCQndDQmdFREFJekJZRVRBZDh0cnpwMlpaT2sxNkRnRUhB SUdBUU1BZ1lCQXdDQmdHRGdFSEFJTkJpQ0pnT2VJdTlFQ1BPMFlHQVNZVkJ3Q0JnRUdnbEJBWWpm cWs0bU0zVS9YVlJLOG5mcUN5ekpaMk40bUg0REFJR0FZT0FRYUQxRURBZDhOWjdKMFlpZzhCa0VU RCtEUUlHQVlPQVFjQWdZQkF3Q0JnRURBSUdnUlpFd0hUQVcvQ2xHSkVNQWpNYkFTTzlRY0FnWUJB d0NCZ0VEQUlHQVlPQVFjQWdFSVdBNllCSG9XSm9CZ0dEd014RndFaHVFREFJR0FRTUFnWUJnNEJC d0NCZ0VHaFJCRXdIdkVWZmpCSExJR0FRbUprSUdLa05BZ1lCZzRCQndDQmdFREFJR0FRTUFyVVFN QjN3V3NnWXVrSEFJR0FRbUhrSUdJa05BZ1lCZzRCQndDQmdFREFJR0FSYUdBSFRBVy9obDJORU13 Z1lCQXdDTXdzQkk2MUJ3Q0JnRURBSUdBUU1BZ1lCZzBBOUJFd0h2QjQ2eHMwZ1lCQXdDQmdFWmc0 Q1JsS0RnRUhBSUdBUU1BZ1lCQXdDTFk2QTZZQzMrQXN5NGhrRURBSUdBWVBBekVEQVNHa1FNQWdZ QkF3Q0JnR0RnRUZnTEFSTUIzd3NoSXk3UWNBZ1lCQXdDQmdFV2g4Qkk2RkJ3Q0JnRURBSUdBUU1B ak1BQWRNQm53RXZ5WWhvRURBSUdBUU1BZ2FCMWtiQVNHY1FNQWdZQkF3Q0JnR0RRQ01JbUE1NEl5 Z1pIb09BUWNBZ1lCQXdDQmdFV2hjQkk1bEJ3Q0JnRURBSUdBUm1DQUttQXo1RFhwUVIweUJnRURB SUdBUU1BZ2FCMWtUQVNHVVFNQWdZQkF3Q0JvRkdFVEFkOEVhUk1ud0dBWU9BUWNBZ1lCQXdDQmdF V2c4Qkk1RkJ3Q0JnRURBSXpDQUUvajhBQUFELy8vWDhhaVFBQUFBR1NVUkJWQU1Bc0liUEQ1SjFs TllBQUFBQVNVVk9SSzVDWUlJPSI+PC9pbWFnZT48L2c+PC9nPjwvZz48L2c+PGc+PGcgdHJhbnNm b3JtPSJ0cmFuc2xhdGUoMC41IDAuNSkiPjxyZWN0IHg9IjExIiB5PSI5NjkuNSIgcng9IjIuNCIg cnk9IjIuNCIgd2lkdGg9IjI1MCIgaGVpZ2h0PSIyMCIgc3Ryb2tlPSIjMzM0MTRGIiBmaWxsPSIj RTdDMjc5Ii8+PC9nPjxnPjxnPjxnPjxpbWFnZSB4PSIxMiIgeT0iOTY5LjUiIHdpZHRoPSIyNDgi IGhlaWdodD0iMjQuMjUiIHhsaW5rOmhyZWY9ImRhdGE6aW1hZ2UvcG5nO2Jhc2U2NCxpVkJPUncw S0dnb0FBQUFOU1VoRVVnQUFBK0FBQUFCaENBWUFBQUJXSTh1ZEFBQVFBRWxFUVZSNEFleTlDWnhj VlpVL2ZzNTcxVnNTc25TcXVpRmJWM1VDSkZXZENJYmRVYU1JSTZNaVFoQVVCV1p3bVhGVUJrUWRk ZFR4NStpNGdDakQ3ei9Nb0k2TWpnd1FFSVQ1aVNESzZJZ2lCSUYwVlFLVGRIVUNKSFJYcDVOQWxs N3F2ZnYvbmxmMXFxczdWZDNWM1ZXOW52ZTU1OTM5M0h1L2QxL2VmUmJwb3dnb0FvcUFJcUFJS0FL S2dDS2dDQ2dDaW9BaW9BZ29BaFZIWUpJbjRCVlBud2FnQ0NnQ2lvQWlvQWdvQW9xQUlxQUlLQUtL Z0NLZ0NFd0pCR2IzQkh4S1pJRkdRaEZRQkJRQlJVQVJVQVFVQVVWQUVWQUVGQUZGWURZZ29CUHdT Y3hsRFZvUlVBUVVBVVZBRVZBRUZBRkZRQkZRQkJRQlJXRDJJS0FUOE5tVDEwTlRxbnBGUUJGUUJC UUJSVUFSVUFRVUFVVkFFVkFFRklFSlJFQW40Qk1JdGdhVmo0Q3FGUUZGUUJGUUJCUUJSVUFSVUFR VUFVVkFFWmhkQ09nRWZIYmx0NmJXUjBCbFJVQVJtTElJaEVMUmVhRkk3Q0dRQVIwS3JseTd2cUtS WGIrK3FpSFNjbTVESlBZdm9VaDBXeWdTNndOSjJEN3RobjVUS0JLOXVMRngzZHp4eHFXeGFWMGtG STYrR0lyRU12eWhGak1hNW9IYjIwQVo5NzYvY2NuUlJ3Vm5QMGp3TGd2L1lDUzJNOWkwNWppZmJ6 RzVmbVhMOG1BaytvbGdKUFo3aEgwUWxFc2J6SFpDLzRNRzVBa2hiNHJ4VUhORlFCRlFCQlFCUldB NklxQVQ4T21ZYXhybmFZK0FKa0FSVUFTS0lzQThsejhDMjNOQUZSWDFxMWJORDBWaWZ4ZnE3amxn eVB6Y0VIMklpRThrb2lwUXZwQUo1VVZFZktjN3gza2xGR201U2Z6U0dCK0huZE9KZVduT085U3Vs WDViVGorREZhRnc5TmhRT0hhUDdacGRUSHc5RTUxT1JJTVdOV0MyQW1aWFNKNGdiN3FDemJIM1FH K0RWQ2dDaW9BaW9BZ29BdE1lQVd2YXAwQVRvQWdvQXFORlFOMHJBbE1XZ2NXUjZLbUc2VE9WanVE aTV0aXBkcnJtS1lUelpWQWR5QmY3TUJGL0JKUEFXNFdndmc4VyswQytRTDlwUG1ZN05ZOHZibXBa NHh1V0tpOWJ0cXlPbWE2a3pBUDJ2b0xmdDZpNWVVRkdOelBmb1hEMEpDdzgvSUdZM2tXbFAvUFow SStENGVqTnVodGVPbWpxVWhGUUJCUUJSV0RxSW9DQnhOU05uTVpNRVZBRVppSUNtaVpGb0RBQ01n RzFzQ3NLMjRXZ2lvbGdjOHZiTEVPUEV0Tkt5ajdHbUZzY2kxZWtrdkg2cm1UOExaM0orSWVFb0w1 QXpNVE93RTNXdVVpckxjdmNkMXhrVFpOb1NxWCttbU1rVE5uMUZTK1A0ZlVFQ0ZHaDB3SnUzWm1p TGtTSXd4VWdMa2JHc2s2QnY4TWdUMkJtZjM0eHR4bnp4SVpVS25IUWMzelV5L3czSFRUSFpOekZp NFpaeUI1NE5YWHQzTHBuS0V2SlcySytDZWJMUVo1Z29wK3l5Ni9yTjFXTGNyenFhNnVKM1JPSStI TkU5QXJJRTh6OGw4SHVJeC8zTlBwU0JCUUJSVUFSVUFTbU1RTFdOSTY3UmwwUlVBUVVnZEVqb0Q2 bUtnSWNNSFhYSVhLdkIxVk0xSytLeHRpWUh5Q0FPU0FSTDdoTXAzVzFKLzZxZTBmckMySlFpTVFP Ymo1aWlONEplMytpZTN5LzRiOGwyaENBV1VuQ0dIc2pIQzRFRVJtNkgzUzNweVppc3VpSzBmQ2lh ZlRZYnQxNWlLNmZ0eTRadnJRekdiK2djMmZyWS92Ym45NFB1NHpZdkxrLzFiYjFmMVBKMXE4NnRo MkQ0Wk1nVDJBbi9KckdwblVSVDZNdlJVQVJVQVFVQVVWZ21pSmdUZE40YTdRVkFVVkFFWmlXQ0dp a0N5UFFFR2w1QzJ3K0N5Sk1jditBMldsSzFPVWtPZjV0Ty93MThBeUNST3pIVEhEajNyYTR0d3N0 QmlPUXdRN3ZUdzJaTC9qdXNETjdhZVBLanRXK2ZqaDV3WXExaTR3eC9yZmVhYkxNYnkzYi9TLzR5 VXhBRFcxb1hMRlh2bitHMFV3U0d3TE1KQXNQZnFMK0xkVWVsSVVIWkxWdmRMVGN2ZjNaRjExalBn cWJ6SUxITFBwV0htbFdvUWdvQW9xQUlqQkRFZEFKK0F6TldFMldJcUFJS0FJRkVKaVNSdldyMWkz RHBGYU9KMHVmdElmSlhHZUlqNVE3c3IyQkJXOEVUMzhDVEV6OHNiM0pCQ2I3TUIyRnNNajZFWnh2 QTRsWTZEcFdqcWNZRktOcXk1V2o1K3ZGM2pBOVh4VkliNnZxZlhVSDlJK0RSQnpyMnM2ZmlXSW1V U2pVV1lzRkZYL1Jnd3liWHhFOW1pNGxqWHZiR3piRDNjOUFXY0ViWnVvcGdXd0NWVklFRkFGRlFC R1k0UWpJWUdlR0oxR1Rwd2dvQW9xQUlqQTFFQ2dVaXcwQks1Mlc3MzFsRnhuemNMN0d1R1o3SVpm ak05c1F5Qnp4eHJ3YmpBelI0LzE4K0g0b1J5MDZrNjBkOFA5amVId1NFYjdPc1ZuVTBBNG5Cb2ZQ eHR5Nysvbm51MTU4OGNVamhzMFBmWitHWnY1bGJPenlNais5STh1WXFCdVNFd291R2ZNUzNLY2JH N3RySUE4U3dhWTF4d1VqTWZsOW1mODdzOXNHT1ZDTklxQUlLQUtLZ0NJd1JSRFFDZmdVeVFpTmhp S2dDQ2dDc3hHQmh1YlVPNW41UTE3YW1XNUxMYTY1eDFPWCtlVWQ3VGFFM1ZQeUhpYnpvMzF0YlFj OHpSaGVYY240bDFQSitLbGR5Y1FOOG4zNFNDd2FtN3FYazJ1OGI2QU5VUis3OWdPK0g5c0pQSmFk WE1ycXdMQ1hzZmwrcHBPY1NpVU9FWE15RjJlbXEwWnplVjJxUGY1MVlHMm4yaFBMSUYvYTBmSHNv Und2VlNnQ2lvQWlvQWdvQXRNTUFaMkFUN01NMCtncUFvcUFJakJURUpCSm1ESDBqMGlQOUVYL0d6 RHUzOVBtemYzUWwxMDR0dHNDcHNlQ1JCeHhtZjFqMzZLdk9NbC92akVKWFNvQk1kR3ZxcDE5VDR0 YXFHUG5zKzJ3dTFmVUlNN3MxR1BIbkdiTVk4aWxPNUFhckQzZ1RYUjgybGlQTkRTM1hCZ09oMnM5 RTMwcEFvcUFJcUFJS0FLekJBRVo5TXlTcEdveUZRRkZRQkZRQktZTUF1dlhWNlhaK252RTUzZ1E1 c1AwbVQzSnJUdWhyb2hnWXBtQSs3ejMySVozK1pwS3kzTDVHeEcvbmJLUE1lWW5jdlE4cXhYSldP ektCRHd6UVRYMDFsSXZkaFBQSmRLa09rc3RybjJFaWI2Yml3VFRTdUJ3OXlHZWV5Z1lpVDBlREVj L0hHcGVjenloWE9UY3FFSVJVQVFVQVVWQUVaaUJDRmd6TUUyYUpFVkFFVkFFRklFcGprQkRkKzhs Wk9oS3dzTkUzK3RjVlB0VEtDc296SWtEek0wTDVxQTdZY2VZKyt4RkoyRm0vU1l2ZkdOZXNrM2dJ VStkOStxajNpZmd4cjhRYm1IMmQyVjVMaVpTeVcra2VmeHFLQkx6djZjdVNjWkVlbWV3YWMxeEJX TzZlWE4vZGYrQnE5blFqVVBzTGVUL2FjeDhDeG5yK1ZCM1QxOHdIR3NOUlZvK3U3aXBaUTNjMnFB UlJkZk9yWHU2a3ZHbVZETE9XYnBpUkUvcVFCRlFCQlFCUlVBUm1BUUVkQUkrQ2FCcmtJcUFJcUFJ ekdZRTVGL2Nob3cvRWR1V3R1My9VNm1qNTFNQloyTTViMmVpYWk4dUZqL3NIVG4zTkFNditSNmRE ZjNFTjNISlhMemtoQk55TjRmNzV0TlpsbDMvenZiNEo1ajROVWpIZzZDQ2dwbGlST1lybG1VU29V aDBUeWpjY25WajQ3cTVCUjJYYXFqdUZBRkZRQkZRQkJTQktZS0FUc0NuU0Vab05CUUJSVUFSbUEw SWhFTFJlYmJETXZrT0lyMHVkbjAvTGY5N2hucEtDWWtuSm4rUGhrcmJCVDRVWExuVys3M1kwRVEw UkZvYWlmaEN5anhteUxmUUdkUHNPLytmNEd4b1RYOWYxU2xacTVra21jNWs2N1BZcFQ0dnpVY1dZ cUw5YmlSTy9nbGU1RVFDaDRqTnQ5MDV6dFpnZUszOFJnN09wNS9RR0NzQ2lvQWlvQWdvQWo0Q2xx OVFXUkZRQkJRQlJVQVJxREFDekhQNUl3ampIQkFSMHo5MUplTmoraFVZVFpNSE85bnk3Ky9WMmVo dTduT3RvcGUvZGV4bzNBWk0vSjFoSm91dW1KeC9YcHYvcG9QbUdFeVMvZVBjSmNuSXk2YXVuVnYz VUltUDdQcW5rb203RU01RzBMenFQaWVJQlpuejRWMHViQnM2SVYvTzdONjdPQkk5RGZZcVJvZUF1 bFlFRkFGRlFCR1lRZ2pvQkh3S1pZWkdSUkZRQkJTQm1Zd0FKaytuR3FiUFNCcU5vYmpGOWxlaHhw d0w3NG9MOCtKQUVMeWM1MWtUY0tSNVE0Q1ozak1RTHAxU2JidmRvYUs3NnFsK01uUnB6djBNdkl3 dGw3WUNpcGRlMnJZWGsvajdNUm0vRkxTQWpEa1p6aDRHK1dLaFJYenowcVdyRi9zR0trOEhCRFNP aW9BaW9BZ29BdmtJV1BrYVZTc0Npb0Fpb0Fnb0FwVkFZRkZ6OHdLTCtIcndYb2daZHgreithdU9I YzkyUWo4aHdqQWw4Z0lLRVJuL2wyUjV4Z1BLVkNweEVMdXpHekFSTExqN2l6VElUdTJBaHdJcTd5 WnpUS0lMV0pWcU5NbVhzWlVhellxNGMxTHRpYWVCLzNuRTVyTjVJWnphVzIyL0xrK3ZTa1ZnZUFU VVZoRlFCQlNCS1lhQU5jWGlvOUZSQkJRQlJVQVJtSUVJMkR4M0ZaTGxmU2ZOUk5WRS9PdGlPOEZz V2J2aFpnVmxuam5zdWsvbXViMHRZenk2dDNHc3B6QnA3czc2T3NZMTVveXN1bUtTNi9JR01GOElF dEdQMXdzbFV1NzR0VEhta2didk8zTDRuSVpDTGs4TFJXTC9HUXBIWDRUc0JKdWpsOUhvSHFjdmJk OENMMCtDUE1HRGZ5bm5tZWxMRVppcUNHaThGQUZGUUJFWWlvQk93SWNpb25wRlFCRlFCQlNCR1lk QW5iTy9uWW1lOEJQR3pPOWF0bXhabmE4dnQ3d0lPLzZHK0gwNXZvWStuMHJHVjVSQzJQRjlLL3ls UVNKV3U4WmtmbUVtdW1sR2RYV3ZPR1Q0R0dKZWlxaGJiUGhNeU1nS3ZFc1VCM1p0MlFlbmVTY1k4 bjhwQnhzVmlvQWlVQXdCTlZjRUZJRXBpSUJPd0tkZ3BtaVVGQUZGUUJHWWFRZ0VuUDY5Uk9hN21I bmRPaUlaK3JFaDZzdGlZQXp6dlV6aytTUHNuTk1ZSHZrRkZpYmQvd3F2WUkwMzBibTlnWVVqSGlQ M1hJN2hGYURhdFlpenQrTlBSUHV6TjV4RE9iSklVODhXUkhLejc1S1pycXprWW9FZlRpWGs5dmIy SG1MMzZUemVmMXEvc21WWm5yNEU1WVlBSE9WOXM4L1BRYTlDRVZBRXBqd0NHa0ZGUUJFb2hJQk93 QXVob21hS2dDS2dDQ2dDWlVYZzVmWnQ3YWxrNHVyT1pQeERJNUZyM09zUStNc2dFVWV3ZS9vUHZw OVVzdlY3WWpnV3F1N2IvelA0K3krUUNDWTJ0eXl1ekszYWpGMWZ1VXhOSm80UzF1TlZ2YS91RUVV cEpMZURzNkdmNUxsOWZVL05vbWllZmxvcDJiVWZ3SUtDdjZDeUt1Q2F6OVA2OVZXbEppSzRjdTly NFBZOGtBaER4andsQ2lWRlFCRlFCSVpGUUMwVmdTbUtnRTdBcDJqR2FMUVVBVVZBRVZBRXlvdUE3 SUpiam5VMXVNcTMySkJJYnRYK3I0WklpL3dXamNXZ0ZLcGZFWXZDOGVlTHVWMjg3RFZMTU9GOCs0 QzllVURDSHRDUHJNcnVtTy9QdXB4akdmT09ySHJhU1ozQjZpZVorRDQvNHNEbWc2SHVudS9XcjFv MTN6Y3JKaDhiWGgxbTE1VnZ3T2RrM1R4WjNlL2tQaVhJbXFta0NDZ0Npc0NVUTBBanBBZ1VRMEFu NE1XUVVYTkZRQkZRQkJTQkdZZEF4NjR0YlliNVFpU3NDeVFpaUMzVmh4b2lzWHNibTlldWhZRU5P bHBneHhZVDlYTkRrZGhEdGsxeE9EZ1ZWRkJ3SVAxNkptb1NTMHcydTEzWGVrVFVvNkU2NThoMk12 eVk3OGRNNTh2WU5tL3VENUR6U2FUbGYwRyt1TngyYWw0T05jZSszYmh5VFVzb0ZKM25XNGk2b2Fu bExHQjltOE8ybkJ3NEpXdm5Bczkva04rVlpmVTVLZGkwNXJoZ0pMWVRma3lXYnN0WnFrSVJVQVFV Z2RtSGdLWjRDaU9nRS9BcG5Ea2FOVVZBRVZBRUZJSHlJOURWMXZxa1lVZCtaWlhiU2NYRTduelh1 TTlpOG5ZRUU3bmZZMEwrcjBLaFNQUU82SGRpeDdZUEUvV2ZJemF5V3c0cEt3enRjQzE2UjllT0xk Nng2SEE0WE12RTc4L2FFaHYrL1RGOE1PbnJTNVhsMjJsanVUL09jeitCbDdIeEcya2V2eHFLeFB6 SjdPamtjT3pUZWZIMmxIdVNXM2VTTWUrR3hqOTlBQ1hWa2FHcnNVQ3hKVDg4VVJ2TC9CWU9MZ2Y1 NHhTWGpMbXFLeG0vSDJZcUZBRkZRQkZRQktZMEFocTU0UkR3TzdiaDNLaWRJcUFJS0FLS2dDSXdv eERvYXR2MmZDb1pQNVBJWElMSjk2Njh4RlV4MGVrdys2QVFFYjhiZXYrWGFKVDNQTWd1dnk3Vkhq OXg3NDc0TDJFTzUwUkg3THBWbUhXZkJiMG5EQ2JSTXBuMk5LTjgyVTdnTVV3NlgvSzk4VFMrakUz U2tHcFBQTzNZdlMxUTN3d2FqWGpDY1dndC9QOEFuanljSWF0UUEzNFliQUFBRUFCSlJFRlVCQlFC UlVBUlVBUUtJekRGVFhVQ1BzVXpTS09uQ0NnQ2lvQWlVREVFbkZReWNTZDJWY1BZRVQ4UmsvR3ZJ cVJuUUlkQStVTDB6N0NoR3kxMno1bHJEdFZoOG41ZTU4NVdPU0x1NURzMHh0NEkvVUtRaUpmdHRQ MDdVWXlGT25ZKzIwNFdQK3o3eGN6elRYMzJvcE44L1hTVXU3ZHZmd1hZZlN6TlI0Q1J0eU4rTjlL eEI1UXZYR2kySXo5dXdzUTdCdmVuZCsrSzUvMkdETFlxRkFGRlFCRlFCQlNCS1lyQVNOSFNDZmhJ Q0ttOUlxQUlLQUtLd0lRaTBMVno2eDVNaXBzdzhXTFEzSzRkVzNLLzVLcFFSRXhtUnp6eE9ZUjNF bWdlU01MMlNmUW5kYmJIcisxbzIvcUw0WGEwTzl0YS96N1A3M0VkdTdhMGpTUE9KdFVXLzNPZkh6 Q3A2ZHk1cGVDRVhqQ0N1N2tnTDg1d082cWoydkIzQmNqek8yNjVQZjcxa2RLOHI2M3RBQlkvN2tK WUcwRkxRUGxoMjlBZkQvdXJzeE52ckQwTXozRkltUkZlVnd6dlEyMFZBVVZBRVZBRUZJSEpRYURD RS9ESlNaU0dxZ2dvQW9xQUlxQUlLQUtLZ0NLZ0NDZ0Npb0Fpb0FoTU5RUm05Z1I4cXFHdDhWRUVG QUZGUUJGUUJCUUJSVUFSVUFRVUFVVkFFWmkxQ09nRXZJSlpyNndWQVVWQUVWQUVGQUZGUUJGUUJC UUJSVUFSVUFRVUFSOEJuWUQ3U013OFdWT2tDQ2dDaW9BaW9BZ29Bb3FBSXFBSUtBS0tnQ0l3aFJE UUNmZ1V5b3laRlJWTmpTS2dDQ2dDaW9BaW9BZ29Bb3FBSXFBSUtBS0tRRDRDT2dIUFIwUFZNd2NC VFlraW9BZ29Bb3FBSXFBSUtBS0tnQ0tnQ0NnQ1V3d0JuWUJQc1F6UjZNd01CRFFWaW9BaW9BZ29B b3FBSXFBSUtBS0tnQ0tnQ0F4RlFDZmdReEZSdlNJdy9SSFFGQ2dDaW9BaW9BZ29Bb3FBSXFBSUtB S0t3QlJFUUNmZ1V6QlRORXFLd1BSR1FHT3ZDQ2dDaW9BaW9BZ29Bb3FBSXFBSUtBS0ZFTkFKZUNG VTFFd1JVQVNtTHdJYWMwVkFFVkFFRkFGRlFCRlFCQlFCUldDS0lxQVQ4Q21hTVJvdFJVQVJtSjRJ YUt3VkFVVkFFVkFFRkFGRlFCRlFCQlNCWWdqb0JMd1lNbXF1Q0NnQ2lzRDBRMEJqckFnb0FvckFw Q0N3Wk1uNk9RaVlRNkhvUE1ncUZBRkZRQkZRQklvZ29CUHdJc0Nvc1NLZ0NDZ0Npc0JvRVZEM2lv QWlNRHNSMkJEb3F6NTBXcWdwK2c5VVovNTZ4WW9WaTJZbkRwcHFSVUFSVUFSR1JrQW40Q05qcEM0 VUFVVkFFVkFFcGdNQ0drZEZRQkdZRkFUbUwwdk5aN1ovUlJaLzFnU3NqL1JZQzk0NDRSR0pScXV4 QUhEeWNhdld2SGJKcXVqSndlYVdVMExoNkVrZU5VVlBYdHdjTy9XNGxXdlhMNEg2MkJOaXB5NWR0 ZVlNMkIxTFJEb1dCZ2dxRkFGRllPSVEwRVpuNHJEV2tCUUJSVUFSVUFSbU1BS2FORVZnZGlKd3NW MFRjRDlQWkx6a3M2RVZ4amJ2WGJWcVZZMW5NRUd2b09QVVlDcjlWTnF4TnZjNy9CUWI4d1F4LzlF amk1K3lEUDBoN2JoUDlrUHQ5Tk1mK3RMOE95SyttNVlzcWFYWjltQ3hZc0dLdFlzYW1tSVhCWnVq MXdZajBVL1VRNzEwNmVyRjRYQjQ5dUV4Mi9KZjB6dnBDT2dFZk5LelFDT2dDQ2dDaW9BaW9BaU1H d0Zsb0FoTUNnSUxWbXliVDJ6OURSR1QveGpYblA1S3V1NDhYejhSc25YRWZpY3pQOFprWkdMOWUy WjY3S2h3czFIRVVzRUxpTzZ2SGVidmhQb1hXa2U1bThFR01za09IdWF2VmR0dXQySGF4SVp2WU9M ckxZczI5VmJiVHgwMGM3NXk3S3FUUTREQUJxbFFCQlNCQ2lBd3F4cWRDdUNuTEJVQlJVQVJVQVFV QVVXQUZJSlppb0JkYmFXL2tOMzh6a0hBbE5rRkoreTA1Z3dyckpoakhkNDB4ejEwTmgvZWUwNmQ4 OHFmQlhwcXp5SFh2TmJmbWZlRHQ5aDViMWVkV2RWdkRyOXpUdi8rKzFPcHhFSGZib2JMZkd4ejdO UitUTEt4T0hHTnBCVUxFVGV5c2Q1VlpRTW5ROWNTTWJQRjE2YWQvaWVEa2RnM2FQMzZLdEpIRVZB RXlvNkFUc0JMZ0ZSV0MwT1JscXZRR04wYmlzUjJnMHdlOVlVaTBXMmc3eXdPUjA4SHU3S3NHR2JD alAwaEZJa1poUHNPOEMycldMWnNXVjBvRXYwWWVMZUhFRVllSlJxYjE2NHRhMkRLYkZvamtDbUxs U3YvVWhhRHpiSDNvaXorSHVYd0lNaXZYMzFpMWhCcGVWOWo0N3E1MHhwRWpYeEZFVUE1ZVVjbzE0 NUZIOVZibUNzSzkyRG1HS0EzUkZyT2JZakUvaVhrOVlVeDlJa3h2dzZMTEgzbUp0aGRQTVo2YkFl Ylc5NFdpc1FlQk9XM0R4ME56UzIzMUsrSVJSRWhKcnltaXBoTjVYRnVwQ1ZJWkdIM0craGI5Q0xl T1dGY091UFlJL1RPbkVHRkZlM3Q3VDFDSFIwZGgzYnQyclZ2OSs3Tmg0bk5HNFlHNjc1cTNVK0pS Ti8rOXZiOUw3NzQ0cEdoOWpOVmY5eXFOU2VuRFczQ3BIdUZwSkV4OGU1cWoxL1gyYjdsM3QzYkUz K0Ura2FMekR1SVNVNFJpSnVORFYwOTU0dmI2VWIxSzF1V0J5UFJUd1Fqc1YrRUl0SE9VSzUvOE5v bWFVZWVEa1dpWHdrMnJ6NEJhV05RV1FUQ096OFVpVGtnYWZ0dUt3dlRBa3lDNGRpbDJUQWtIQk5x anQxT3RDRlF3T2xvakJoOC9pM0RONXJyUjVHbXZQN1Z3eThUNW1CTTg4MjY0ZWNYRFRwMkd4Wjdh MWpiV1c0WmpLdzdNUlNPM2ROWGJYZGhCZlc3VENRZHlYRTArTUhxSUo5SXhCKzNtREdCaU83QlpP STlSRFNlaVRqM1Y5bFhnY2Vwb0xLTFJjM05DM3FxRnR4UHhEY3hVUlBsUDhiTTc3ZDRYNzZScXNl UFFQMnFkY3RDemJGL0N6VkZUeDQvdDRuaE1CSGxmL0hLMkp0N3F4YnNZa1AvZ2JJb0MxajVFKzBx TVROa2Z1ak9jZHJGN2NTa1hFTVppb0Fza2pTRVk1OEtZZEZ1cU4xczFzOW1YT3BYclpvZmlzVCtM dFRkY3dCMTlPY1kxSCtJU1BwQ1FwOUkrWS8wbVJjUjhaMm94NitFSWkwM2lWOHE0VGsydkRvY2lr Ui93OFk4QU9kL0NzcHZIeHFNTVIrMmJZcUQ1eDN6bDhYcVlUOXBZcFlHYk0wbDkzMWUydG5jYWRM V3B6Rlc4clR5WWpMTEhjdTZlQ0ozd1NYY1BFSVhRbUVpa1NqeldIeFhLdFhRazlITW5yZjhJaTZk NXB1QkJDYldxTEhHdlZZbTNrREFCZVZFWnpMK1RJQ3RqNHVCdURVMjNiaW9lZjBDMFU4RFl0a0lR M3Z3TzlzMXU1ajRlaVk2bTRqbE9EM2xQZEtPdklhSVA4dkdmaTRVaVNXeTR3czRwekUveDBYV05J SEI5V0JRNGJuVmhnQmJKUE1SQkpVVmh0N2F1TEpqZFZZM0ptbkpDU2NzUmp0K1d0YnpiOGR4TW1R UmNEZ2JwVXpHYnJ1eGdQcDI4SVFSM2lweUNGUzRrT1RDbVc0S094U09mcHpKMlVKTTc2SzhCNFZ6 RjVHNUV5WHBWaUhvSDRkMVB5Z3JPSVRKeEk4eDJmcnVHRmY3cWFFNWRxRmgrc2NzdzdKTEFWUDdm c1FkalZLV3RhRWRaTXozWVhZcnNYVlAxYXVrRS9Bc05PT1ZaSUNPc3ZBMTIzSGF5TkM3VGNDZURu VnVRc3AvUTNQc0lzdWxoNEV4ZGxEd2hqQ0c0bElXUFNMekhJeDhFUlMzNHNjM1VIbGlFR2dJcjdr QUMzYmIwQ1o5blF6TGYzNG5KdUFwSHNwc3hrVnVrN2JUTlU4aGk3NE1xZ1A1WWgvNnhFZWtMeEdD K2o1WTVQY25GdnJQajlsT3plT0xtMXJXd0s2b2tNR3N3L1pEUkh3bTVSNjBDZWlyb1AxMzBHNVFW cGlMcTZ2b3prWE56ZE5sb3BDTmQ5bWtTV0cwTUh6U2ZNTG1BeUd6MmJYdTRMbk9UNW41TWNwN2pF dW5MK21qV0o3UmhDbkQ0ZkFDNHNEUy9BQk4yc1dZN2RGMHZ0bFVWQzliZG1aZEtCcWRKMk9JY3NR dlhkWDdWdUpzWFVMRmRLemU3eGZqVytPOEdzZml5ZTg5ZTBQTGJUb2lHMExJWmM5a1NyNEVwMkFr K2cwTEcyRm9ZODdJaTZRc01HeUgvdCtSZ0Z1elk0c3QwSXM1SkUrc3h2amlrVkFrOXJreEg3bGZ2 NzdLSWV0ejRIWThxS0xDbTJoandwME5CTG5wcVJZYVkyLzBWR044OWFjRHF6Ri9rUk1CeG1MenF6 R3lHZXB0UGhaUTc4UFk3Y0toRnJOZGo4NXd0a013SlAyb1JBMlJscThUODNkZzQ2L2t2MExFSDdB TzIvTzZrdkdtVkRKeFNXY3kvaUVoNk05SUplTjE3UExyaU9nSlVFWVl1dExNY1c0Y2JXVnVhR281 eXhqNkxwaFVKRy9RSWRXU3NRWXVSbUg2UVdweDdacFVlK0lxU1U4cTJmcnhqbzVuRHlGOEZXVkFv TWMrQm8waXlZa0l2eXlWZ1dzRldVeFErUSt0aksxQ09mOG5wTVF2NTA4U3V5ZDB0Y2RicEN4NmxF eXNkaHlTZ2R2VGNDZkNncDliNmxkRnhVejBTaE9BZ0dIclhSaTRZTmRrQWdLYlJrSE1WbHl3bS9F Mnk5Q2p4TFNTc284eDVoYkg0aFdwWkx3ZWZlSmJPZ2Y2eHd2RVRPd00zR1NkaTdUYXNzeDl4MkhI U0RSRFNRYlRhYkp1aHJrL21IM0J0ZWpzVkRMaDlWWGdlUVZvR1djR29mdmhEdEdoc3dPbTdqcW9V Vnp4VmxGcEJLd0E5MTJGMGY4S1lub3MwRi96WUNxUk9KaE8wNDM1QVdNaXQ2TFBXSjhaN1Znb244 ZFkxZnRwSVJHNUYrT1ZFOVZFdjh4cHBxQ2lzWEhkM0lhbTJFVzlnUU9QMEJGKzFhMmVzMzdjMFl4 R3EwMkFMczN4WWV2T2ZiVzFSWS9leXpGK1kweG1BZzVQRnZGRm9WQlVkbzJobTNwQ0Z0NTZxeFpn Z3MxUy96TVJOTFNEamZ1dVZIMXRMZHFLNDBGWGRLSmR5bzR0MW9tNTJCUGNaVHg0N3k4MzdPMlJi K05IM1lhRTl2WmVpTHJ3QVk5TGhWK3V5eHNRaEJSdVNDU0xrWWRGWVl5NXBDSFMwaWpxTVpFaG1S c0VrSTVkNmI3cXJZVjRpSjF4M1NYQWt3dlJYSE9vVHNaeXpQUi80Ti9mbkpTeDI5Zmtzd0NZcWNn aVlHVmxsYklJTk93OWdnN0ZmQ0tySlZUT2UzcjdLWkpLdG41dm1JbXAwN216OWJHYS9nTnZ4SUFn MS9tZ29GNFY3TzZSQXAxak40eUNnNUhZK2NZeUQ4T05YN0dnTEs4NGRHaE9BSlVqMTVCaVFuTVBi ZDdzVjVMeUJxYmNwaDBDRTFYKzJiQWNXNVNqcVlMUi93YkkzWmhxMi9xL29zbW43bDN4Qk93dWdK bHZGN1FkNjhQUXExQUVjZ2hnMG5kL0toblBEZ2dTRzhaeGRDN0hVeFZISXlDTFgyek1EMkRqbjRS NHdXVTZyYXM5OFZmZE8xcGZnSGxCSVhadzh4RkRKTWNtdmNFaUhCN2ZiL2h2aVRZRW9CNGtlZ01M NUIvU2J4TkQrT2xEUjN6WjNoMXhtVGhCSzZZZW1jNzIrTStaK0dPZVRsN0cvSGxqMDdxd0tDZVRa a041WEh6Q2E0NEQ5bGNMenV6UXQzYkw5OWJRV0hYcG56UFRZMUFPQ095Q0wrMDZkTXFBUVpsVlJk aFZVZnJ5b1ZaT1QrRDVvV1pUUVYrL2F0WDhZRlAwRTJhdTg1Q3hhQk14bmVteTJYU0UwckpiTzY0 b0xqeGNQY2U0Umo3eDh2aFloRnFiU0tCZWVkcUNMMmJ6a2wvWmpFdG44Vnp6bG9JT0o5K1FBMVQz SlNMYUNQSUVHN3F4Sm4xZ2JXZjcxbnVMam04eDdoWDczalNkUm9idThUemlaWmcrRTJxS25nUmx5 U0tFRFFWaUkyTi9MdG5UR0IwdWFtNWVZTWdiUHdtSHc4WXcybVBqYi82dGRvMTVrMWlNbHJEQU1n OStaQ01SUlkrZTNQdmlvZzdvUnkxazhTYUZzVnhuVy95TGFBZGs4OGsvYWJES2RsMXAvMGZOYzZa NnNHWnF3c2FTTGhsY0dHWTVVdWQ1TjBTUHBLMGpmL0hLaS9GdXoyQ0VsMXptWVE2Wkw4Q1pUS0lo a2NWRUg1SFZmTkVVSTdFUGhtT2ZaNkw3NE1ZZjJFQ3BRaEdZT0FRbXF2d3ZPZUdFb0VzbXR5dGhE SDFoVDNMcnptSXB6ZGlabXdic3pabnkvOUlCdmFvVUFVV2cwZ2hJUDJVNy9EV0U0Mzh5c2gvMWVP UGV0cmcvK0lQVnNNSmdZdnBUUTE0ZjZUbGs1a3U5NDVTZUx1L0YvR2ZRb1Vza1lxWjdVc21HMzFH UkoxRFY5NkJoU25qV3pFdGRTcS8yMVBxcUpBTE0vZjJYSW9EbGhNazI5OWdQUXUySnJ1ZWVlelZ0 YkptTWVIcDVNWmtWUFpaOTdVVHZnbU1paGcxdmlVR0dNTzNjMU5GUjcyUjA1WHVQZzFOZ1lmaWto Y0htNkxXMlc5dUtzbjQ5K3NPempNVjNWZG4wMnIyMWRObSt0cllENCtEdmVhMDI2VGVoTXVWT01U bUdYL1FzaG51NWdUYjR5YmlBSXMzMklDd3pGcFAvYm9pMHZJVU01UmJoRU5WYk94ZlhmbHJHNDZY RVRzYjNUc0NXaGFSdFdmY0xNWEl2K2NpOXRJdmtrcFQzNHpCbjZBTTlrbjhwWlI0QUFCQUFTVVJC Vk9WVEVTbEF0V3VSUnY5VVJLTGY1V2VJc0dDRGx3aG1XWWc0ZWxGVDdJWWpkNDYxM0JCN0Z6QmpK eDF6bVBGL3BsSGRkK0QvSVV6d3d0c1R2SUZvOUhIenZNN0FselVEMHpUV0pERUdGMzhGejBHUWlE MXMwVitPdHZIemRsNE1mUXNNREVqRTYzdHFGa1ZGVVlCWUxuN0FhdjhXVkpvdlplMnhXc1NmZy9v M0lCV0t3RVFoTUdIbFA5MWZ0UlFEbytXU01GU1NibU5ZT2hEUkZpV1grWEZZWm83TUdYT2NYYzI1 VXh3d1Y2RUlLQUlWUmdEOVZHNVhXb0ppN0R6dlRTYitJT3JSa0VYV2orQStOOWgxSGN2YjZZWlpW bUNBeHU3VGFCdXdJRzFTeGhCMnZvc1BCdnYzQlhxd0s1L0tlaVppWGtmNlZCU0JSYzNOODVsWkpp M0UyUDN1R1BMWldyV2Qzc3FZbU9kSGdvbE9PK2JsUS9QenpTcXBEb2ZEdGNZeWczYmQyU1hzekQv YVU4bHdTK085SVNDWEJnWWowYitwNXY1bjJQQU5aQXo2UlBQdG5qNG4yTFd3NWpLNWxWeHVhaStC MzRoT1hOdU5FS0ZHZVM1OTJkTU05NEpEaUt3THk1Z3pwdHJrU1NhL2hyd1RxLzVjNW9tcVB1Y3pS WGU5czJrWktuVnZmeFlMRXViLyt1Wkk5ZHNYTDN2TkVsOC9uTnhUTmY4anNKZEx4Z2hsL0J2TTVo ZlFWMHBnTFl0bDRTdDdhb2gvZDJEWGxuMldaUjVGZ042bk9KRFBMcmlvQ1l2aEJOdnVheEYvdWNo eXYyMmIzdzdudGxTN3pDSUkvM3JBdlFtR1FwMjFBL3JacmZJTDdleEdBYWx2bEdOcnhzaFJWK2lJ bVBsZlV6dmljbkVEamZiQnJ2bnZpRWtxeE4xbzlLNjBEN0kvMktEOEo5aTA1bGgwQ1A4R3R5dXo1 bDJ1UmVmUVFSZTdmUVlUOGF4cEdhUlFKSFlieU5BOGZwV0kzMGpaQnhYdXAySXVGSXpFZGlKTy9y SGdyQXNpYWVSZ3Z4RTA5RGN3OGl1SEIrSHZIU090Yk1PdkZ6N2tROEdWYTllSHd0RmpvYjRWNVAr eXBxTWhFcnZCRHgvbWc5d1RucURjU2k4M2lVZGkzYkEzV1hvcDJCejdldjJxVmZQaEpDZUVUd1A0 d1UwSGFGaTNPVTlERlBLOVNvTjM4M1BzYWZDUXRQcDhJSHUvdGZqUGhxYVdzK0ROQmcwU2dnbjhH TGFzM2NEWVgzbWV3Njc3cEpnTGladEJuaVpSMHppQjVkKzFMT2s4MnBEY1BjQm1QNVBqZHh3d0tp eVlMYWtQUm13TmN4MzN1OGVJZXB6RTlTdGkwWWJtbGx0Q2tkaExJT1JyVE1nSlJhTFBCaVBSVHd3 dFYwWENZeW5Udy9GWnVuVDE0aUorUGVOZ0pEYndtNDl3N05OaTJOaTRibTRvSEwxUzRoSWErSzJK QTdlUG84eS9WK29samZBSWo0Wkl5L3ZnNS9laHlLRGZRMGw1bHZxOHNSQ2ZZTk9hNCtCbkovd0k1 cGZuZ21INm1waGw2VGJmSEc0SHgzLzkrcXBRSlByUjBBQ3VVczhmV0p6NVZTT3kzZmRKSkhFTVJh SVhoN3pmVEVVN0lVc2UrSFFRdkgvZmdEU0l1d0ZmZzFWd014QitKSnI3ZllydmFwRDlPUEFkTFM1 KytCSjNTUVBpTWFwODhQMVB2b3hKc1VWWElCNWUzcUZRUE43UGgrK0hmdFNpTTluYUFmOC9oc2Nu TVhpK3pyRloxTkQ2NHRGMHFpM3gvYTVrL0lKVU10RUErVmJmcHBCczZoM0VpWE50TUNaZEdFd1hj bG02MlhqekMvazg2dklvYlUxRE9QYXBVRGkyUFRUd2V4K3BwdzlJTzBWNWo5Ulo5RytYQjhPeDFw SGM1bmtybTlLbTJxdkkwSExDSkR0Lzk5c1A0T1h0aVRnYTdFMitYbVRNSEZiVVZ0dTNFS0VzaVVH RjZZQzF1QVpCWEFMS2lXcGpaRnlXMDArNEF1Mmk5QVdoU09yMm1pcmF5NGEvYVloV0dPSlA5amxX ZmFxOTVicFhYOXEyZDdRVHlCSFNZWlBMeXdpWlJkN0RoTW4wU3pUQ3creFVVODRQVkJhZEhnNjNT OTlOZzUvSjAvWFppMDR5UkxrajExaXMrOVpMZ3Q4WW9tUzVnZitDTjdsdjVqYUwrRU43R3dPZDBB OHJRazNSazVuNDc3S09mcFBtSTllVHk0aFMxcVRNVXVQZ2NWcWEyTDFUZ3VqWTBTaHpESC9uZmFF Wi9XVnNqSFJrUHpFd3o3aXZjTHZ3TFFzWjQvaDhESEhhc3VRVGM5OWtkc3ZXN0U3K1FPb2RPMzBX TVMvTm11eG5kZ1oxSGxuemtxUjliVzBIVW0zeE42ZVM4WTBZUU53MWRIVzRDSk9iSGJ0M1pmWTd0 eUpPSnR5WUd5SXQ1L1JXTGRpRmtPOENEZjBOekZ3eFk2S2ZodmIyYkpXYmNhRWZVV0FTR2lGbVdS V1RDeXY4eThrYTBHRi8xS0pBbUlZOFZwcXFRNUhZMzJHaXRvME1YVWxFaTBDK1dJTG03bE8yVTlN YUNrZFBJaUxFT1hZNVc5Wk9RM1F0RVRXQWZPRzczUkZzYmhtME11NDdFRmtHWDZGSXkwMjJhM1la cHEvRDdEV2d1YUE4d2ZKYmkwdU1aWDRiak1SK0hncEhqNlZwL0V4aytlL2FzV1V6NnNaSklMbklZ MlhYenExN1JvVE9PS3ZoeHZzOEErVnR2MjFSU1orRndFOUJFVUoraGNLeHUrVVhSc1lZK2FZOGY3 VWI3U0t2WmVMclVhNWVRRm1SMVcybUFrLzlxblhMa1A4UG8wdy9PUnlmdm1wN1R5Z2MvVGdSMmFB UlJRaGwyYTF6bmlIbWZ5UGl0VVNFT09FTm1ZbE9ZMFAvZ1IzSkxTRzRveUxQNHBXeE43dHpuSFpN Y240SVAvTDluMS9YeEllVVo2blBkNkYrUHhjTXI4MHR5b25sdUlpcHFxRzdCN3NKTEpmcytiaEsy Ryt6TGVzODhFYlZ4SnVJUStHV1N4REgzVkRLUUFMeDhlb1Y1VDF6SmU2U0JyaHJselRsMlkxWkdR SnU0OFdYU253a3poSjNTWU9rQmQ0RUMwaWVxRncrZU96TDgycGNzWGNGMnQ0TlBqZE1wbjRrL1p5 dkg2Mk1TZldYVWY5UDdVb21idWdlNXR2eGt2aW1xK1hXM3RlS1d4U3NQc3V4WlhGUHRHT2l5Y2d2 Q1JOdHpRNnZ2Mkh5RitRbC9sSSszb1oyYWtzb0V2MG9ERmh1ajBlZGZRcHB2WTNadTZRU3hwN3cz Y2FEV0R5RUNZb2IzbVVXc2xEQTJmOStPd1YydnluNzJPdyt6RXg1TzJrb05XaTc1aTlMRFZvc3p6 b3Z1eFJ3ZTJYQmFCRGYvc1BrM3lVeXlMelNtbFdyVnRVYzEzemlLY0g5dmYvUjUvM1dsallTMHd1 TzRldjZUZFdpcm1UcnQyUW5rK2l1M0dTbGJIR0tSbTFtc3pUSEQ3TlVqTFZRZkhJbUJSWHBOUFZo Vno3UGpwY2ZPVExmempPWWRLV3huTGN6RVJZS3ZLaHNzNWpIZkhOM3g4NW5rMmlUVGdaZDJabHNm V2lrUlpCRnpjMExqTVhmUk1nTFFZZGRZejQ1bmpZUlBFWVVEanVuVTNhZWdnemNuS2FlN1AwQWo2 YVJyYms1aXhubFpXd05rWllHdE85blpDUHcyMVFxY1RDckhxZUV4VGFtVTMwbWFBRWU3eGh5V3Nh M200MnlOUnNUWFNETjZDYzR1L3JqMmJZNkFiZm9ONm1laXpLOExNdDJFZkJqNk1SaXFXVDhZOTNi dDc5U0JyWkZXUEN2MFJ2ZlNrdy9JS0l1a0M4ZUZuT1BtRzVQYzAzbW1DOWhjQnlKL3JVaDh5QVJC VUZaTWZBYkdEUUFBeGd4cmJRTS9iYWh1ZVhDck1OaVVoMHNKQTdIUSs0SGovc2d5eTJPMkNubSt6 cUQxVTlDbnkvWXRWelpFZnh5MWhDN3BlWk9kQXpmcDhHL3FWcHVtRzhKUm1KWGdTY21MU1NEM0FH M2cyKzZETUwvell2UWdHWjU1aVF4YytZNGlKUEpmVk1FeTBQZ2VaOWdCSC9mUjBNWGgxbE93UHhz WXV1bS9GTUFiTXdMTUwrVkRmMFlmdjNMVGd6aWVLOW5UZ1E3ODBLT3llUXFtR25peTMrcFNaYmRI allzeDY1OEwzL3NUQWIzK3ByUnl0N055N0lBeFBTdVBMOWVXV0hrQ3pGSko0NHhpbWRiOUJjYUlV emliTWQ1REg3T3BvRW54d2Y1THNkemZUNVZ4UHlkWURoNmMzNDVHZkNXcDJKNlBkeitpbENuc3Fa UHNzU0xVTzZKd0o4eUQrd044WThhVjY3TFgyVHk3RUpZbWJkY3Voc2F2KzVLWGZOK0QxV2dEQzlu ZHU4VlAzRHZpVFRhQVJTSzJ6UGgwc0JxdURHYnhVeUlpR1VSalFvODF4cWlEMmJOczNFbnFkY3ZH RFp5L0Zpc3VDRWMreVN4K1U5by9BRzVDMzkvRU41Q1VNdUtmdjRGa2ZJcnVoK0Y1TUliZUJxekdB ZStvOFZGTUIxUFBvdzVqV1gyNk5odUMxajZpNHhIMEhISkp5RXdtbHdSd2tJYUZyL2srOHM1aEFm bDVxRnFaNS9zWWtFM2VqRXArWVh5bUZkR1hOVDdYeUVkMGxmL0NpbHdRU0xRdmZJTndlYllwWlps MEQrUkxFaTZPYmRrL2xzY0RSQi90YUZwclQrZ0hqQXVnOHB5YTY1Q0c0STJneDZ6RDV1ZkYyUFpz V05ycTBzbWQ3bVZ1RU82Vm1EbjkxK2d0a0VWRld6Y3F2d0FNUGpmTk5ILy81YStxeUc4OW9JRHB2 YUhhUk40QW1YMVlqTDhlOE4wcldQMXRuVHZiTDFoZi92VDBxYTdWS0VuZlBnd3h2bU01alFiQUJw MnN2UDBXZU9oVW5WTllCZUoyNndGSm5YR1dkZ0xYbG1EU1paQ29XanUwakNKQ2xMMFZHZXlkY1Jk YTNGYkJ1SXF0KzdES005bkN5K0UvYVc5N2FQL0hFZjhsa3BTbHBBZHNnSGxlVUY1SHJRSW1sMThr SjF3c1IvVlpXek1qaXp5bndpUFdGTXcwdTVBT1g3UjBKeVNTOWY4Y1ZhWFk5T1EwMDdqRDJNNmM1 Z3lsV2t5UVF5ZWVPSThNclFxTHc3UGRUMzMzS3Q1K29vbzBWaDBZS2Y4UGQyNzRwa0xaQ29TU29a cEt0bjZ2YzVrL0VQMHFzSEUwdVFta0dpVi8wbk1oUkNYdjkzZjduVUcxQkJwd1lJRWZ3ZSsvVEx5 SkxGN1FpcVpXSjFxVDF5VlNzYXY2RXJHdzB3c3U4TitwYTh5eG53dmhNRS8vQlVUREF0WnFmOE5P dkVWNEhHQjhBS3RxT3F0dWJMQXFtTWRQRWdsUmdmRkg0QzdZQ3FadUNRVGg4UWFOaVNUYzdBa2dy dlRRYmVTOXd4eDJ4NC9IdUg5T2F6QWg4VHRhUUczN2t3YThsUzV0ZThCRDM5QzVhS2pmQy9DWENE eDdBUitFbTVYZTd6RnNYc1hJT3k4eHNTOExiaS9ML2Z0SWR3OUxlNWQ0OHB2TVY3T0JuT0VtUDlC eklYRVRkWjhVcVhKS3YrbEpycXZlb0ZjeUNUa2VUR0dOaEVWL3liVWMxVGtKWjFZZXZEdmpRNGpq eTlMSmVOZXVmTHlwUzMrWnNlMm04REN2NGZCUXBpRGZxSFJ1SEpkZzhIa0YyNldnMFFjWnBjdnpP ZURNbk02eW9tYzFwQUZKbkdEN09lL0RIWWZrWjF3VDEva0pkL0VMa1E1L0NuaXNSdzhUL1hpSmVX K3ZyYUJtYi9rKzJPbW1HUFM1L2o2akl4Vlo1cy9CZlZDRUVrNVJUeUNpTTliUEQ2b3YxS0dPVk4z L2QzQ2hlVDVnVjk0MnQvKzlINXBEOFE5dEhrVGJiNUx6SVJTYUZOZ1YwZ3NndUYraTkxelVzbDRO dTd4VTYzRDlwclVqdmdPMkZIOXFtZ1V1SDlTMUI0WjgzM1l6MGNjVHhmZVFsQy9CZjZ4WU1keVVz YXJ0M0I3SERsMEVlVHhpREhqdTc5OU5MZ0FTdzlUR25NKzBCUjVVRlprQXU3SFpvOXRlSmV2bVFT Wmc4dFBYTklRam4wS0ZlbzVoUDk2a0FqNW04SkhNOThkaW5hME5HbjVsU21QaG42TWVyb0k5ZTdO VXY1RmRzbElIeVVUTkdLaWFxbkxTTlh4SWc5eW0weHNjRjJPd3M2cnorTFdXTzVsMEVPSmQ1bEVJ OW85TW53dEZyOEpPNlEzanJSVFpwUDdNTFBKMndVWG4zUjYvZEoxeDVVcFNnWFpoTVB5L1RmbmR0 N0VFVHB6K2Y0N0xlcEswNUlsNitlRVZxeTl1RGN3L3hIRDdrL0lOUmNqQXg5elhON1lUd2ZQNjJx TDMxalpEWmVCRlBiMUxjYmNqUHgrS21QaEdIOWNsOUVYZUJ2akh1WEc2ZTgveXF5QTF3a3hjaFlF RmxMZXVOMjF6R1lFYkVBVkY0dkQwZFBRZjMxUkFrS0FqL1JiUjJSUkNVb3hxUXoxMXh3akoyTk9G KzRJcU50MUxWbWdGcTFIbmNuV0RpTE9YWGlHc2NHVk10NmhFaDdYc0J6alI3TkNSWDgvVmdLYmpK UDE2NnRDeld1T2J3akh2bVVNM1E1RHI4eUErVGU3dHljcVB0ZEJlTk5HZU1CTW05aFdLcUk5MWp3 VWFQODdYVUtsbnBSalNwVkszbWo1eXNxaUlWY3VndlBLQjdCNUpNMUgzcEpxMjNvVUxxajB6d2JJ ZlN2QzhPMFdramZveEdBR2hvVUUrR0ZIMkh3dTFaN3dKNmJpelBGL1l5S2FvWVRLKzVsVXNoVzcz dVRrMlJscCtNQnYwRzVNTWJjMTZWZnVnRisvZ1dKaWZpMzBPU0c3MzlqWnVUSm5RUFJWZEpTeVE1 Y2ZwbWZ0ZFo3TUdJaVF2L2d3QjdNMG1iUjU5cFY4U2Y2RTVEdlhpUGU5c3ZIVW1kWGdzUVU3aGN2 L3NlSFZZVFRpMzBEQ3ZMSUkrV0UrWkI2QVBDYlJtL2Q3SXpCQWR0UGx5R05aU0JrY3RXaDlBQUFR QUVsRVFWU1V4M0lwaTIyY3krSEdHOUJDWG1VNWJtNFJ3SFdjUDJkTWZtRXVRbTZEZmxQbnp0YWZR RE9Fei9aWFV2VzFIMkJ2Qnh1MkVDaWYxelEycll0QVdWU2dURC9TejBjdWwzZ01jaVMvVGxsVTh4 WERmSzl2YnJrczhXSmYzeERwV2t5R1RzdnFYMmJYK3J4WFhyTUd2aVIxRis3K0dub0VoMmJQMEpt TGwrMGIrejlFd1NoUDNOelJ0blhRQUtFamMvVE1DeXZnV2hmRGJSQWs0b25xZnZkVFdYdlI1NU9U cmZmLzdCc2lvYkxRQmNrM0diMk1TSXdaMzFKRG04eDhDSVZqbnc3bDJvZllJYm1qZ01iMUdOa2R5 WEl3TDVpRDdxR3Naa0lscE9tN0lKY0RnWmNNZTU4SCthY25mb1A2ZW03bWp3bGppOUprNXBkWEhx MGpIeGxhVC9jbUUzOWdabGtJenlXcXFOdWRyVnRSaStVMGdPLzJOZDdpcXE4cmcrdzR6bVZNWmhr elB5YS9HeHVKWlVmYnRyaHJMR2tYYzA3Ui9pMjNxL28vQVFPL1RZZXl2R0t5dnYrV3ZybWhLWFpS ZjIzUHcyUzdkeEt4TEtEY3dTNXR0QTdaNTNidmpOKzl2NzNkVzFDaFNYeEtBZDRpVTVNZlJUUzRH Q012eWpjYWxWcXdDWlZ4M0dJWjAwak1BeEV5N0k5QlJ4V3YwVHFXYi9peG9pR2ZWOG1wbS8yR3pH ZjN0YlVkR0MyZjBibzNtZSs2TTR1NVRBL3QzUms4S3Izczh1MW9IekMrUmt0QTlLWStlOUZKSTRV aitRSTNyd01SOG5qRTM0L0J6UXEyck4waHIzL3h4NkI1Y25kUEh4bnJlYlRQMTRDbm5FTHBaNmEv N215UGZ4TjZSQTl2RlI0Q3BkUkR6NkcrWmc4Q1BNZGVheklkQjhibjFJY085MHZETlRBeTZHSG12 d1ZDQm9TTlpqcDNjVk9YSERFWDdWR0VDdnhzbjJPM0htVlJ4QUJNZHpycHdIL0FHa3E4ODRURUMv eHl2T0NncU52TXpvaTNTcHJsWVBJR2xVVE1jK1piaG5ZZ0FYSkJ5VzdYWlptWWdTVVZmTExIb09P K3BYRk4wVFQ3YmxRdUhRRTVLdTZ3L1JCOE5JTkU3TWRPd3FkVFkvOCtpY21pUzRnSVJZWUk3enM3 MjBKeW5KTUtQUyszYjJ0SHVmNGg3UGFoRUR6Q2JIbTdKNHVhbXhlZ2MvR1BWY0dhYnNaQXVmaXZt REJwVGxzc24xQnNGOGZFdk5UaDlMbWV1dkRMc0tIcjl4WHIxTUdQWEZjK0RmRjh3L0ZTZEtKeXFz VFR1NjZEWWt3QlQwTlVTMVhwT1ZuMVVWSlZkZitUTUh4YXlqd3ovYTRxMENzZEpvekdKZExZZHY4 NU9BQTJ2SWVLYUxUYWtOdUxJWUxzWGg0eXhuenZwWmUyN1IzcUxFOXZrTWJmK1hxb0I2WFhOeCtG REJaang3ZlVjS1pBUHBRYTFXbml6bHZVOVFhZ0JTSmM1MXEyL0pySExtQlhrdEVrNTlkTis0clVk K080Z3hhWWtaaWlib25wYVNKS2c2VHZYa0ZZWEJWMU9RaVQrV01zaXpZS3IzVGF2ckdydEZPQ0xn YVpzdWo5Z3ZqekNLMnZZZXZDaGVHVC9NVVR6N2ljcjZPKy8wWkw1UFFFcEY4dlp6QTVYb0pOUTFQ MEUzUU0vOXhZdEFuZ240WDI3VTQyZkdGVmIrMWZkR0xpM1pGWmdNejVtVXlGeSt5ZktDb2FEV01G RGhlMW5MMFczRmRqZng3SjkwNVhHREwvZ0w1ZlBqV0RVZVdFL0hZVi9hU2NsUEVDTWQ3Tzh0R25B TTFoWnd1VDhmcEtWTE5xWTVuM2VCNkdlYmx6ck9XR3ZIdG1NQXd3cUt0SDh4M0dleWxXanp1dWtk TUpwYmdkblp0cDdocHQ0elJQd1NSRlgzWVVRcEhZSVpBWm1hSkgzY283U2RFdUtWalhkczZVeWl1 T3ZjcDhrUDRvNnVFb0VPajdOU1lsV0lFbmd0OTZ0dDFCdTh1VTk3Q2g1dy9zMmxMeUtqRDREYjhx WnlpM0VqaXlXeTc2bmIxY0J0VFpIcjhzMVo1WWxrckdsKzdkS1RzS2VSRS9TdWsxVkpPeUUzUlVW Q2JZb05MbFh5YmYvY2FTVzBuOVJRMk1HZWdEcVoySkVjdGlNU2lXbkhEQ1lrUGs3d3lqczZIYmli dzhMT2FGT3R0YS94NWxvYjRyR1g5TEtudmt1c3JVaFZITzVMaW4rRHRzTEV0Mm84RmF0SVZKeWhZ Ui80eXlEek9mUStSTktMSW1nNlFPeTdXZUgyUXlWTU84ZTZpUnIzZnNYaGs0K1JmYkxYUmQ2NGVo Y0ZSV3dvK2FuT3grL3ZtdVZETCtXcS9NdDhYZkk0c09OTjdIbUE3SENyUVhaWk5JOUtYYUV2K1lr czlaa3ZGNVhlMEpPYjVYMUxsbllZclhXODkrZEs5eDRWdHFVSk9lRDZWR3RBTHVzQ0EwTHpSb3R5 dHZoK1RvblpPU2R1Z2JHN3RyREprajNzUkdUcFF3eWJlSy9rVGlGQXhLTjRVaXNRZGtnV3dzU1py RS9IclpkcXpjSXZMUXVKdUFMZCsxU3AwV3ErSGRzZzE4eU5zQkU4ZGxwVjdyQThhWXM1Z0p1OSs5 c3NCV0V2dk9aT3NXNU50MzhoMmovVndSNEw2cllBWWwzbVVXbUY4T1hraTArYTZPanZweFhkeFpJ SXJjRUdscEREWkhyNlcrcXJpeCtIcDBLbWVSeFhjRkxPdVV1ZWJ3RlowN1czOHkzTW0rQWp6TGJt UlpXTzhzTzlmcHlUQ1kvN2VSbzl1aG9XUDUyNGFtVXZ5VG9ZOWx6Ui9tZ3pSeTM1VjFQQjZwMm5M bDZMa3NNQXFiYlJieDQ2SVlTdG5OaVUwRDV1WWNLYU1EK3FOVk1sWkhKYXpIQUtiYkdDdnZjN09q M1k3UjVFOHNadm43eCsyTHNIa3hSaDVUMHR0NEkyV05sNEg2bjNrSXNHSDVyanViTU92WmJLWE82 Z3RMR01qdnRWeVMxWGVTaHcxRlJTNUVobGwyalZIZkM5a1dOTU5rZmZpSlVwNHZUSWhMZHB2bnJU UWxWdTBYTG81RVQyc0l4ejRWaXNSazEvUHkwbnlxcTFJUmtGdCswMlQ5a3BsaVdUOHkrWDUzWjF0 Y0xoWExHbzFlU3ZkWExVVzU5TCtGZXhXTjM4QWxncU5naHhIL0NqajNmb05tbU5xcjdkNlMrQ0E5 K2IvQWFWcXdZcS9IQTd5R2loZDdpUFlOTlN4VnZ3ODdhWll4Y3RHaDcrVWtZdjVqS0JJN0FzSWtK WHF4SEtQekxjc3VNeWN0dTNkY1IvTEM0WEJ0cUhuTjhhRnc3QXFKTXdZSTQ4cDdHdnlNQzkvQnJJ cnJKajBmaWtkdFd0cklEbUpYTXZIK1ZESnhTV2N5L2lINVJscnVEU0NtL01uZFc2dE0zVGRIdk9p d0FBS1RtRitIalczUWJ4V0kxQkFqUTlUbmNGb20yVU5zS3F1VkJSWExzallTTWFIOTI5UlYydTQz WlI5amtmVXc2dkNnZXdPWStHcjBwd3V5YnNvbVNkdGhpTDBkU3A4cHUzS0s0Rkh2WklCdk5sNzUy T1VubmVLeWVZSmR2b0hKTERlWWVGZlo5Tm9VOTd4L3o0NHRtOXZiMjlHTWp6ZVU4ZnNQQlBaZ2JX cjhmQXpSTHJZT1FCby9yK25JUVRZRm1PaDZ4QjFEQitweWJITk5LV05qdUIrdllNby91VWZtbms3 dmUyOHErRmp5T3pWai9OTWVJMXpHdGlIQXhQS1hGOVJzczhVNjdBNmNWQ25JblFnRllKZHgzU1ZZ dU9jaVpGWDNPVUU0UEkrSWYwOER6eVVCVTNlWHRDVURSck5iSlFWcEhBak1ESy85SnRERFJKMjUx REQ1dTI0NW85bWlhR3hjTnhjVmJHa3V2UU1WT1dkVVJHRU1jOTR4VWw1V3hCMXFzSEdLMmhXeU1K VGI0UzVrWFNFelczWjVHNXBqWHdwR1lyOElSV0s3UWFhSysvZFp4SThiSnZrOTJTa1ZDbnRZdHRM b3A1S0pEUU9OSDlSalA1Wk5VNm44TnpTdFBkT3lqS3pDK3NmT0R4dm04enZIT2ZrV1FGM0xDa0My UVlReXZzOTEzWUU2TDRhbEVwdGMrOERHcFByM0JVb2FhREU1Y3ZvQ1FaT0UzMURGNmRyQ1FacEQx VWVjL051L0N6c2J4cFNQQkg2SVhTZi94bkhmcGV3S1hVVEVkOHF2Y0ZDZVh3bzJ4NzRlYkY0dHYz RkNFMGhsZW96RDNiYVh6bElZMXE5c1dSNE1SejhjaWtUdkNFVmlPMEI5aDNqdUVUTFc4OFFrQ3dt SU0wbmNxVHpQK1BFdE5SNlRsUStwOXZqWEI5cUgrRno1OVYrcGNTN3N6cnc0WU03TGVaNlYrK1Jo d0h6aVZSMGR6eDVLdGNXdklUYWY5VVBIQlBHS2hxNitNYlhOazVOZlp0SytxZmN4RzBrMmN3MTJ2 K2tzUS95Q2EvVitieVQzUSswN2s2MnRybXR1R21LK1BMc0xiZzB4SDVkMlB5MlVkbFUrTmNyeE1T NzlNcWNwazhLeGU1dkpNS0dOZ3NSU1A1NXdYRGROMjdkWDVnUUNqZTFwRHdRTXVSTFJQUC9HZVAx Z25zbFJ5blJ2ZjY2ZkUwdG1ZcnU2R3RWTGRLT25GTVlvcVRLT1creCtra1ZxNlZNemtjbnJsek1H Wlh5dlgxL2xrUFU1Y1BRd1FiLy8rZTd0Q2RsSWdsRmxSV1BUdWpEeTc1eUJVUGl6b1dGMjcxM0xh U1BtM0JpZW1hNHNkaG1iM1BsaURNazlCY0srWEw4Zk0vSkpHZnFnQjFQSjFqL0piNXNSeURub095 NkFyQUlJbExYaEE3K0pGV1VLN2NDdXhhK0NWVzRYeXhDRlpTSUtzNkpDQmpTcFpId3VxT0FxRUR6 K08yamFDZlFmcUs4bU1LYUlsejVaSHhQN0NmTEV3ZWFXdDRjaTBUMVlOWDhTamRNWG1PaHNoRjNv MWxZNUJweC9rUnljVFQ4eFJjby9OMFJpbHh2TGxkL3BCTE1vZHJGcnZhV3JyVldPb21lTnhpRmgx UmEraTM0UERidVNCSFk4eGpRWmREZ2dBNFlKMmIyU2lRbDJDNi9FVlA4U01yU2pTTUtXc0tGUHNi R2ZDMFZpajJjbjRrV2NsdDlZTHRoRHVMKzJYYk9MbVc4aDRuY1RrU3k4RE1VWGl4Rm1DK3ltblpn TytWQUtxSVlwLy9iYUVNcVYvMHV5Z3Q2UEhtekhCL1dUNkdQUEwraHhiSWFHalNVWGRHNFQ3Mml2 cTQzbGVMczZvaDhOelpUOEdrMmFSM0lyWXlIVXo4eUVsczFZYis5MkxZdC9jWFJZOXQ4c1dMR2ly THZnMWFidkx3Z0Z6QStMNWNoOFQrQjVYMTh1T2RXKzlaNEFCeTV5bVRhUk1TNjc1aHN1MmY4VmpF U3ZiWWkwckVNNEkwNXk0YWJ5WXZzeXh4RG43VVFhSXB0R25FaXpaUTllU0REOFdNMHJDMGEzZVZM QjFQVmtUb25Kd29jWENoc3VldXJTYzRCWFZ6SitmOUV4KzBGekRObzFHWC9BNVdBUjJ0dDdJVkNU djNIQWd1L3FYRnczNmtVb2VCeVRjSzMwMnlodlFqMWFKb2gzMGN2WUF0VjlhNWhJVHZRWmk0MTgw ak5hOWlPNWQ5TFU4LzhoRHJrajg0YmNENFJDMFhramVad045am9COTNKWmZtSnZIdmFVbWRmSjZW cFhDbVZHVitROUU0MHRLMkFNY1hwTWFaditKd2RZT2src2J0NVB4QmhrVXY2enh4RGR4MHoveHho K1U3K3BXb1NHWEZZWjVaS3dmSGZUVUQzSjVSK3J5dzNOTFY4RXZyY0JQSC95dGMxMStRMmRPN2Q0 RjRyQWZOd0Nrd2haTEJuM0JOaFlCaFBDMFVlSDAwNERmSTE3QVFBOFNoVk9LcG00RXl2UnE1Z1lF eWIrQURDV0MyTUtEYjVPWldQL3R4ei9MNVg1ZU53Rm0xdE9jZGlXVHpqOFgwajU3T1RDTzNUVy9F OFlETDA3K3h1Mk9rTXN1dysrbStrbVQ5bDhLQlZJNDFoUEdTTC9HOXBqWEdQT0tOWHZSTGpyVExa MnNxR25Cc0xpNGlld0Jod1ZVMDM3L0NxV3NMR1ltMXJuclVSOEJqR05hZmVic2s5bk10NktTZW9u Q1FVcGF3U1c3cktxd0R6NVBhaHZOS3k4YXRXcW1oRS9MN0RBbGdmWXVNd3ZZV0VGODdVQnN6S3Ar bDl1ZS9xSnZXMmg5L2YxMDhuZ3Vja1lRamZEMTd0a25tbG9pbDRUQ2tkUEd1YXVENXFZWitqUmU4 WUl6eXdmS1d3a3BIcVFHNHVzRnh2N3hqWTJITVNvUEpvRHU3WmdRWnR6NHdQRTk4d2xKNXpnTDk2 WEp4Q2ZDNXU4UDQyWWkwUGRQWDJoSXJ2UXhQUTEzeHZreTBNRDdrcTY2d0orY2lLemM4MzVpNGxJ TTcwQUI4TlRaalBNNitlWkNBdVNic0ZmRXJvWXk0SVhtczR5L0g0TWpBcUpmVzF0QjVqNHA3NmRJ WTZZT1FhTEhiN0o3Sld0Mlp2MHdTbTNiU1AvcXR3dnBreFViMW11N0hxS2RxcFNSZUtGanVvUTB1 OS9QMExFTEpOTUd2blpFSUNiaGFDc1lMbmhPS3VlSGxMOXFtaVVpZVUyZHovQ2NqdjB5YWxrUEFC YWd0WFRDenJiNGwvc2FtOTlkSC83MDFKV0dDMlhwTnQzUDIzbHlTci8wc0UwN092OUoyUE1GMzN3 RE5FalpNeWJScjRFei9kUm1zeHNTWWNFOWtSTXRNaXlMSmtRMDZpZnZOK2RHT1pRMWFKaVI4a0hj elkyMWZzbUNIOFgxYm9IZlgybDVjNWthMGNxMmZvOWxPSFRVOGw0TlJZM29nano4MFFtQmRrWHgx cVcrV3RvRUQyOEt5UWt6N0hJOVVXdzl3ZExoeEhnRlhQTm9UckVUUzY4T3lPVmJQMTRLcG00Sy9z Yk5zZGk5aGRtNEczNmlzNHBsQStqUWJITzJkK09QSklGRTg4Yk03OUw4dEhUVEkyWE1VeGxZdjNU RGdBQUVBQkpSRUZVbnh4TTEvd3FWNVlzV2JKK0R0b3QrZDBtWVc3NTdhRy9TUnRsT0k1TGdWOUs0 NXZ2ajhuNm0vcFZxK2JUTUkvY01oNk14RzdZMzEvOTFlRGVucS9QWHhiTHRhWDUzc0xoY0sxaHZ0 QTM4eHA3eDNrTStncnUzRDdhODhxTDhlNVVNbjVadjJPZEJKeXVRMTE1QVZ1SzN5VG1QeTZPcEc1 ZjBoUTltYUxSd1JOYVJHcWloR1ZJeHJjRHdaVXc4amZrRERyMVorUTdldmtEeHdDWHlWY1o4LzhR Q1MrYk1SWmIwOTlYTmFaUFQ4QmpTZ3I1alJnU0ovL29sdmdkTnBaMURzclppaEdwUFlFRlNET3dF R0RNQlkxeWxGMjRaQ21VMllWK25XaVo2WGQ3WDF6VUllcUtrREc1K29lNkVhUkFZRWxGd3BsbVRF dW9odE1zUldPTWJzZU9Sam0rbG5mUkQxOXpiSGgxZUl6c3ByVTN3K2FaZ1FTNDY3SVZkY0RJVXcx K05VUzZGc1BFdnpTTERMdTVJLzB3bnhZaTRGb1hJNkwrcEdBN1J2M25wOW9UVDhNczEzaEFuUk1Z Rk13elRDdHlCdE5ZTVNubEh6dmZmVlVMdm1PTStiQVBuU0h6SS91dy9jNVVlMEoycTMzanNzaVdh K1M0bXMvM0dNekdtMFppdkxnNWRtb29FdTBNWmI1Ti9pY1pLS0xSbE11RTVMTVZRcWNmN25OcVJ1 U0RjTEJZdy82M1Z0QlNSOWR6eDQxN04xNFlqWUVjV2R4SUplUC9VTlAvaXNSZFRoNzRiRTVmc0dK dDNrS2FiMXcrT1R1b09EZkwwVER6K3p1VDhYOGY3dElpWTJoMTF2MU1raVkxSDBZRHBQekNFZm4w ci9DRDhTRGVST2YyQmhhVzh4aTV4MVJlMHUrR21tUC81dFc1Y1BURnhwVnJXc1I4T0pLSkZ6b2R2 KzBXcDJNNnBTSWVoNkZwazEvRHBHRlVWdW1xM3JlU29iTUl1OThPOVh4dlZKNExPTzdhV2Yrc3R3 c09wamxyWTVaYmJvM2NpSjR6eWxkNFIrRDdxdVRXOVd2WjRtdVo2WnFhS3Y1bkw4L3pIVUs5dDIv eFBMQStDMHBQWUxDUE5wb0xIaXYySEpUMzFTZTdzbDNKeEkxcHJwVmZ1VjRudUtHLzJOaHY4Vk9o WHV0SHg2MWE4MXB2RjcrODRZN016YUxNTHpDekxvMXR5OFlLb3BZMUtDUlpsc0NYczZsaWE2Snd6 SVU1b3VLUStSOGk4K3VzT3diZW4xMVVrWnUyK2RkTWRHc3BoTTJEL0Y5dXljS2w1dy94L0c3QTZj KzdKeWtiNjJFa1l6bHZSNWord3MxdmFudjNKWVp4UHNpS1hmc0JOTmFaendpd2tlYktVZlk4RjI3 Kzc4ZklQRUEwOUtSRW51UHhLcGx0bndYaTFFWHA5RzVmUDV2bDRTdmdyRUxtMGJSam14dVI1QzZR aU9ZMDI5K3RUR1VXOWxPWExNZitIU3FKVjNFTllkSXdqK1I0MWZBUlpwS1Z0Qk96anZiYmd5YnhX ZE55U2hYZ1pZeUo1TEY5TFBQcnFEeVRvY3AwdFZ4ZVZmUjNhME9kVDIzOWhKZC9idGpiYzQwaCtx Q1BDeFBmMEZWZjl4Y2RIYytXZENPdzc2OVV1VE1aM0V0TWNnVGI4OEpFbUVCNEp6YzhmYUdYWmN6 cFJDeWZJOGlGTzgzejArbStmajdTam5qN0hlRWNkbDI1VkFUc3FPaFR2N0psR1N6L0ZKUVY1dEZL ZFhpaHB1aDV3VWpzM2xEbTRrQ1pYQmVObTB5c0RGSGV3aVBWMTlqRzcvQ3pjUzJ2NUZwdUVCSHl3 a0RZTDdpT2t6dEdXQ2lra0xkUzcvb1Q5a0pPcHFSWmFJcm53MmhCcSs3Ykw3L1I4KzlqWU14c2Js a2NpZVorNnpkYWZzWGNXOVh1UVpRTDRkdE1NbkIwZVVNeHQ3NzVFYnR1RmVLVG0zZ1pRd1crTi9a ZEY1Wm5XbjRWVG1YcHBzdVduVmx2TFBlVDRzT1ErZmErdHJhQkM2L0VjRXowYU5vd0lXOTRzRy9E MXdiWHJCbTA0K283c09hNmF6QjVrVitqK2taRVRPNlJJL056ZzNyS1BqWFZoOThQdDFrZEpNdmNs UXJXRmYzRkcxeFVRcmo3MmpZZjZFcTIzdUJZdlMxSTc3V0crQVZ5M1l2VGpyVjV2MVA3dytOV3Js MC9rU2RJNXBoRHoyRmltR3RuMFdjdG8yVm4xZ3lUZUdZeXFFOG00d1FMTUwxV1Q5bS9vODh3SC90 YjdwcGdzcjVDUkM1SXhPdXJ4dmdYQlBGY2pGTEoxdTkxSnVNZktvV0krQzRhZUg3dCswa2xFMWVQ NWplZkRaR1dSaUxPbmVZZ1RKS2x2NllTSDNQWTJZSTh6T1U1dkczTTlLVlFRVEM3YjBBdHpQeCt6 TEh5UHQrQlpSbUZ6S0hRZm1Dc2xXR0tPQ1g1TUhzYkdCbVQyZnZXQ1hoZTNuZHZUOFRSV0Y3dEc2 RndubTJidXJ2clY2MlR3Yk52UEpKc0I1dGo3NEVqR1pSRG1uNmkydG4zTk5MdVhjZ0F1ZG9RZjFF cVViR1VIQmRaMDJTTWQ5d0Z6c1VWUDl5eGNNNjBPNEl1TWMranh1RTZTQThQMTVXYjBPZmsrWm5X eW9rcy93M05zUXRSMS83UkJ3d0Y1OWJPK3ByUFVFV1B1R0dGMTZYYkVLWUJFVjd2RDBVNnp4UjFJ Wkp5VGNRZnAreURUdVNIc2t1TGdlZ0JkQ0w1TjR4L0ZCT1JRYis5eVhySlNOanBEN2ptODlDc0Fv bllReFkvS0lwS2tHV2JmdUFwSFo0TWFQOU1QcTBZTGh3MkpNZlJNMDRNYjV0akRvN3JGMklaUnFX OUVjLzVkb0RrOUV3eEQ4eHorU05FL0VhYVpzOTB5b2RTb0pYQm4rVlkwai9LOTRmaVphRkYvRjhO a1paem9FRlc0bDJDcUY4Umk4S3gxSWVDcm5jLy8veGVOdVQxUHhrSFBPeHB0RVhZOFhKYzY5dHc2 NS9jMkdZeDUvbUhUUWxpcHVWWENVa2Uxa21mL2VvYnlmQVo0c2hLVzUwTlRTMFhnTjVWa01Kckwy Z1FhbDUza1NlTHVnaXhGVmlKL004dGhCSWV0S2ZMM0VOVnNvZ1AzV0RSVCs0YkJwdGdLbUxjSnpz NjZudnp6YjJkOHV5djBueHpKODEzVkxaUDhVTXFMTXVSL2E2MitJMVUzUjl6SEw2WW1CNURXaTlP dSs2VHZZSDVqNFRDYXk2UlkvNkZmWmZQdEwyOXZjY3hmQU9RODVnYTRxV2h3SUVGbnFiQWE5bXky Q0pqR0l0Z0RGdTRkc3hOU0V0RkZzWVJ3TGhFWjdMMUY4ejhaWitKd2FKK3FMdm51M0phelRjYlNa YXhYcmFmd2FMRFNLNG54dDRsV2Z6UG5memFiMWtHaS9hbGh5MkxFM0M5Q2VRSmc4MDBubU92OVRT MElRRE1wTjFHa1RRbC9YNHM0Mi9VYjY1eTZ6Nk1Vb1NOakp6ZlRkbTQ1UXhtcThLYXJRa3ZsbTQw bHJkam9IMmRiNCtDYzdidE9HM0JjT3dMRFJGWmtmSnRCc3RMbDY1ZUhBeEhQeHlNeE5yWTBJOWhP eDgwTFlVTXROQlFmOFVRZWJ2Z1RIUjJ3TlE5S2dNbkd2SUFrM1Zwc21ReTRmMmVBZGI3WFhLdm44 eE9EM0VZa3pER3lMZGl2dDgvN2EyZS96ZlFERjFsWjBtejRDRzR3SDVBTUE5MU8yQ1hVZFd4NDhw dWFrWTM5bmZGZkU1RStXOWN1YTdCZGVsTFNJVFgvcUNjUFlKZDVVOU9SSm1wU1IrUVkzVGVMaDd5 RDd1dy9OT0djRXgycHFGRmpMSkNGdDFRcm44SXJWK3VuNmpwZHg2RzNoUFZmZTd0VVBqZnhNcEU1 RmRZZUhzdnpHeFFUc2dnSUlUQkFOSTRzTk52Nk51cEhmRmlONVBuL0k1VjBVZTlUeUE4ZjRBYnRC MytVYUc2Qy82TTl1cDhZdm9DMUo1Z3B0dGxzT1pwQ3IyWTVQS2VRVmdWY2phY21YRjVPK0xuWCtp MTBEWFdUWVcrNmN5MHFiSC9pNFVhV2VqS1k4bTJxWGZHRlljOFp1VlJGc0Nsb3ZsUW5saVBta3ZI cmkxdEp2T05iVmZXY3hEOTVVTU5rZGk5amMxclpYQTNxUHhuM1pCY25OVVFhVGszRklrOVpOc2t2 Kzhwdm1DRnpzZXh6VC9Ecng5R3M4UDJ6eG95TjB2RGVFQklQWlZGY2hRRy84NFdGMlg0N3pxVHJh UCtubkVtNXRjQVVxTlR5ZkZ1dys0bkNjQ2lycEt4elErTjVkNVRtTXc5Y1BzVGo0eXp5WlBaemVn THllS0dDSk83d1hHeWJQZGJvV2gwM21CVEl0ZllMNUJFd3JOQWFYUE45ZjJPL2YxQko0aXd5T25V T1YrR3U4d0VTdHhiZkZkdGYrM1BQRytUL09wNjdybFh1M2ZGTjFtSDdIUFpwWTNBRldNTlBwUFkr cy8rMnA2SFF5dGlHK3ZyaC84T2ZyeEpzQStibnhNendpVkN0cTV3M01DZlVKR25MMkM5UWR5SXRT SGUxV3RzK2Z6QUVmMFVKTk81cU9ZcnhwaGI4dUoydWUzVXZCQ0t0RnkxQ0F0MGVlYURsUFVyVzVi RHpXZDdxeGE4Ykppa241a2lkNDNJQkpsa0l5OFRYOE9QMVRsSEJuMUdrTEVZL3UyNjFpTW1lM2tt OHJNYTlkZTdqTTM3L1JpUi83MTh1WDQvbG91TXRCOE5UUzFuTmFCZnlPTHEyMjF6N01DOXZtYTJ5 OTRBZUxhRE1DVDlwaXVaK0JZWnZoVG0vcEdyS21iNkVwcitsME9SV0hjUWhRb0Y2MStGb0paL1JI ZkxmM1daK1JZVThzSGZCQnY2Q1FyYys2YmJpazhxbWZnZkp2TUpZT0FmN1RuSnhzQXBGSWx1QzRX ajN3dEZZcmNGSTdGMllDTGZpL3ZmWi9ZejgxVjdrd2wvOEUvVDZiSHR3RStNOFFhSG1XZ2IvaXJT MlJXS1JPK1F2Qlk1RkltOW5FM3pTWEFrM3hubXJVcWFFMkUyU05nOVZWS0cvUCtZTXpIZEUvTDVl VGVrRG5JK0ZUUWxsUC9ZdllLSFVEQVNHM1g1ZDkzMHU1a3BkMThBWnhaNDlvY2lNVk1pamZvMlVS OVlXVndLa1B0UjZQMDhXWWdPNGtHRSt5TG9Oa2tUNUNkc3g1RmRQditHYml3cW1ZKys5TksydmZE bkNVOXR6SWVnRVhlUWFBNGIrZy80elpXWFlDVDJPQVlCKzJCNU9jZ1RCb09FenNXMThxa0wra1hQ cU95dmZXMXRCeXppejRQeG9McUwrTFFqZnRrMFJ1K0ErbVZnZngvY1pVNXhNUDNNSEhTUDZoek40 TTlKL2pvVWlmNHFnMU5MMGU4MndiT28yTHV6ZFJzenllSkd4bzJoTjlWVVVTclVIUHRsUXlUMnJ5 RzBMOEZ3ckRYVHB0SmZrZmNZT1VwM1dKUUFiZ1gxV0VjTjFNVnVJbWtrWE1xZER4T1p0dUhDNm1w cmZkS3dJN3VWL2dJVUlVL09kNDM3YkNnU094S014SDR2K1NnVVFsc0gvVTRzUXZXaDNmdzUrSjRE R2hDR2RyZ1d2YU5yeDVaQlJ5RGxOQTR6eTkwUTBzYUsrOVh3L3d6NFpmcWZiQm1SZXNwb1A4U0JF Tng4cXJNdGZvK29SMHY3eWx4dlJoditWSEovbUk1NUt6RW1pSWdVOE1WYmhLZ0trZGlObjVqYzVj NGhsc1hRUWN4cWJXYzdTYkJpNmxvZmNLdjZ2aXpmV292V28xV3JhdXE3KzkvSlROZDRlbm14dVRO dERuOXc5KzdOWHBzaFJsT0JPanFlUGRTNU0zNTNWVS90T1d6NFFpTHplOVNkWldUVFhZR0ZOVC9E UXVuRzRJa25IbE9KdU1vWUZLdGpmNE13UGZZQjI3bEJ2a24zTkhtdkJpeDBZYUwyU2QvSUplczY0 SDNBMTA5SmVmUG0vcTdGZFI5bjRrOGhmbjZiTVI5cC9XN0ExTW5ZNHFVUTJpSnBrNFNDYUtOQ2tk aEIyelc3NEVhT3NNTXRmQTZJbXgyNzkyTUQyb2xWTFc3cU9oNWowZHhuVjRiY253NjdNRjRrZW50 M0J2K1hpUVpPQTJVdll4dlA3OGZBYndWYjFtN2dWM1M4ZG9qbkhqR1crYTBoT2o4dmFqSS8rRnoy WXRVODQ5bXJ0R1p2MG9kTnVVbTF0OTZCQ3JqY2tMa2VMdjBLRFNVdFFnRjhKd3JXQjRXZ2xwWDNS V0tSUjBkZy9pM0g0aFdwOXZpRjA3VEFtVlF5Z2QwbmZpZlNKWk5JU0NMNFJHTCtDNmd1UnhxYklH ZUVES1NZWHRmWjFqcW13VStHeWVTK08zWTgyOGxrM2tkSVMxNU1GaEx4dXlXdlJTYWlCcENJSnh5 SFRyTFlsY1liMW1KRTBRVXIxZzRxQzlMaFdreXltK042TG9qcUtNdlBXUFJtbXBwUHhjcC9PQnl1 SldPZE42NWtqOVB6bnVUV25XVE1HNURQUDhsanRRVHF5NUdSc2xQdHJ3ekRpTGE1THA5VmFGRXAx WjU0MmpiT0c5Q0J5K1JRM0FybHlndG5kbm44TnJZZllWN2QxWjc0NkVUczlIY21XeC9HMXBIOHZp UlhkeEVmcWEvWk5QSzdFVm0vTEJNeC9RQzdNeGZMSUkyR1BGWEczQTBqZjhFQ1NuNmo0R1RJdktl eGNkMWNHSXhXbURRZCtTSTgzUUh5aFlYOGVKUHdKYlF2UExCQTh3b1dTTjdMWkwwTGNqdmhZYUls YlBOS0tDZFZsSUpMT2ZOaFVoTTdKUEN1dG0zUHA1THhNNG5NSmNnekRHSnpEcXFRUDZmRHpPc2ZD VzBkOUlNWHBjbDdIbVNYWDRmKzhjUzlPK0svaEFtODRKMG5PdEdYR0dPZGczS1JkMW9rMi84TUxp UGlDK1dFMzlFbGkrZUlsQmlNaFdacWZvMEdDMm1qalczZU94by81WEhMaEVYK2E0ZTJLYnVwTDRI SnlJMVNRRENvLzRLVnJ2bjd4dVd4OHhlR1Qxb29FOGlRVS8yb1RVN3V1MXR4NjloOUg5eUhCUldh b2x3akNCY0FBQWwvU1VSQlZJOHNESFR1YlAzSlhIUDRQTXUxcmliczFydUdseUg5ZDFuOWdRZUR6 YkZyR3B0WHk0a1NWSi95SmVMbHR0QWZMZHVjYWJDcmJZaFdwRjNyM21CVDdJYmdpdGc3UXRnUWFH aUtYZVNTZVFCOTFWbUVCK09oNithYlYrK0gwaCsvUURsRkJTYmhxTC9mZEd5N21kQ2ZEWWtsK3Zm TU9BN3AvaUJBbFNQUlEvb3VrMkpEbjY3dWM0Sm8yejdXdlgxN3J1OGN3cXZpV3N0eXowWWM2N01C dld5N2R1NzBYZGFzUk9uUk5PckRwcHhqdVZQRFNyOE5aZTFOTUVOeWFWZTZyM29yMUpVVkdGTWJ0 T1dkYU5Nckc5RDA0dTRQRHFkWHJDY290bElCMGFGL01sVmZPNWVKWldWV3ZoK1ZRZUNReHNpa1VL a2ZRV24rTkFiclVWVGVZenFUOFUrTWVJblhCS1ZqSE1FWTdIWThVTk4vNEZnTWZpOURHaDhIci96 dmdHUjM3dzZMM1hOUzdmRVQ5N2JGbjREOXRCWXBUS3FzSS9ack1JYkQ2cWZaZ3NUazUvVnVadjRY WTFtbklJOVA3OTRWVDBqakJWeThBU2prZGRXMmM5U052WjF0OFh0Y2kyVG5SMjVVQjh1TVlNTUQz OTVtaktiVXV4TGwvOUNoT1FGaWQwakhOL0hKUmo2L2pESjdrWnY1bjdGTUJLVXMreEdSQmJmL1FY NmVqN3EvRGp1Mmd6b28zNUhJTDdkdmEwOGxFNjhiNEdOU1lwNmxmdkJBbmVFUFlERXZpREJ2Z3Zt RUhlTkw3VXo4ekRwc0wwSGI5ZjVNUENnL2pTaml0QVAxK2h0azBmR3B0dmlmZDJCM0J2RTdTc2lD QlFZMWI4YWc1ajloS2RoQUltZ3BZdWE0ODJnTXp6NE1qbFBKK0dXb0Y3S0FLVHVqK2UyS3FNWHNZ bWw3dXRyaXQzY21XenVaeUQ5WkV5RGp0Y2N3R2tQZ1pmSlNLaTdseW9jeVJidWNiSnhVTW5GblZ6 SWV4bzc0aVNoUVh3VnpPUkVsK1FkbFRvaitHVFowby9RVmN6Ty9tenV2YzJlckhJY2R0ajUwdFcv NTc5VGkyalVvdjdLVEltVkNlUG1NRDhIOGNTWit2NVR6cnJiV0IyQUJJN3pISVZKbHFqZmppTUtr ZW0xdlA0NE5tV3F5K000Sko3STYraGFaNWtFQWJOL2V5M1BNRjlpNDN5YTBPc3gwalJ1Zys2cTRm MS9hc1RiRHpQdE8zYmptZXB2TTZmUG8wR2VsNzZKcDhMUzN0Ky92Yk45eWI2ckdmVisxNjE3Z01t MXlEUzBqbDc1bHlQcm5ocWJvdGFFQ3gvTEhuclJIMHgzYkc1K3NzbGgyMys4a1E4dlpvbXZacHA4 QzJqOGFpMlN5NWhMelk0TGxmTHZ2WnNTeForemhUYnhQMmZDUy9neHRBdm9tSXd2TmR5TVdlMEJE eFI0MEZ2Y1pZLzRTQyttUlZETFIyTmtlLzhaTGVTZmRobnFZQ1AyaTV1WUZodmg5ZVdIOXRtUFhZ bStNbVdkV3N0S2tBNzh4UkxtL0VobmlLK0RadTFNRmRlbFhlMTk4WmpmMDVSWVlKNWpuMENmYzVH S01sY0w4UU5yeWNnY3kzZm5wQkx5VUhNeXNyRDJVU3NhdkJLR2l4bTNJUEVDSkJneEMzaUtWTnp0 WUgzWlFNVktRcVZUaUlCcUREVDUvOEpZVnlKRzhsV1EvRnQ1eWJMZXJMZjVqeE9NTXhHa2V5RTk3 UGRTWGRyUnQvUVVDSHpiTmNIY0ZLT092UFM3ZjJzQkxjUUczSmJ0SDVmNDYzR2Q0SitQU3VCUmxY SXBibVlnQS81dEI2OEEzUDYrWGRyYTEvbVhYamkzbzlORjFJUlEwWGk4Qmx6RGNNZVFhK1BrTmpJ Y0tJN3M4Y0hNeXlJK255QjhZNm5CSzZzdFkvb2VXdnlGNENDYWwwTnhzSG93WExyTzNQZkU0NG5B cFNNcXlIM1kxOUs5SGZ0NWY0bTUxSHA5RUEvem0rSUFINmt6cjkwWWFFTUxkL1FQK0Voc0VweUtK ODR4TGRTOWx1VFBaK2lPNFJ6emkrV2xrMUlWVnFOZWZUdTJJYi9lWUR2UEtEbXJlZ3pnS05uNzZW b0szOTYwdCtJOHEvdG1nbkd5OWVDdjQ1cmNyb2hhelRkTDJaTjBhR1ZUQm5SLzI1MkZ1UUo0WUtm eVI3RDBtZWE5UzNZK0VpOCt5WFBuZzg1dGlNaFpxWlVjODhUbmt6MGtneVQ4L24wUVcvVW5vSDYr VnZtTFVBM3EwUDluOGtESWh2SVNuMER5WW40RXkrQ1BCdDV5WUNEL2hLL3lSbmxIWEcvZ2J0ajZN WkorZkZtbnJFSWU1SU9sam1ycDJiaTAwbWZDOGpNYXQ1NkhnNjNkSHVwYUhOcWFXQnkrYmNGcXgr TjM3dG0yUmhlOUJNVXNsTUNaYVBPZFRtSVMvMDNGcEk3dm1rOWpadTVFd0tYZkllbmRWVlgrb3Vy L3VpeThuRTM4WWRma2FGTklrYVJLSnZ0MDdFMy9jMjJZdTYzZXNrNGpOZFlaNEJTYkUxN3NINlFJ cTYvTm9lZy9HTURYOXIxeFpaWnZYWWhIMld2Ync1QnNkNGt0c3l6N05PbVNmSzFodXgrSkhXWU9l UUdaU2gxUEp4RjJvTnh0QlMwRFNadVRURXRUREM3cmFFLzhpQyttSW1nR05XNkJmTFhrOFdpaXdm VmljUnJ5a3YvYmp1bkhRZlFlRlBBMWpsajlHRlF6QSsxVGc4aWVpbGo0VlhrZE1OL3prdFdkeFAx N0R5UmduSkZZam5LdGxqSVV3SEpDS0lRaFlRL1NxVlFRVUFVVkFFVkFFaWlDZ3hvcUFJakRqRVhq MDBUUk5GaFVERndzeHFmYkUwOTA3NDNkMzdremMwTlVldnk3VnZ2WGE3dVNXdTNZLy8zelg3aW4y dlhleFpBeHZudWc3c0d2THZxNWs0c1kwMWE0MVhQVU9yblBrbm83aHZZM0JWaFkzZDI5UC9CR0xz RGY2ZUhZblcrK1VUL0ZrOGpvR2x1cEZFVkFFUm9HQVRzQkhBWlk2VlFRVUFVVkFFWmhFQkRSb1JV QVJVQVRJTzRIbUFvZ1JkKy9nWmpvS2QxL2I1Z05kYmM4ODBQWGNjNjlPUUFJRVI4RnpBb0xTSUJR QlJVQVEwQW00b0tDa0NDZ0Npb0Fpb0FpTWdJQmFLd0tLZ0NLZ0NDZ0Npb0FpTUY0RWRBSStYZ1RW dnlLZ0NDZ0Npb0FpVUhrRU5BUkZRQkZRQkJRQlJVQVJtQUVJNkFSOEJtU2lKa0VSVUFRVUFVVkFF YWdzQXNwZEVWQUVGQUZGUUJGUUJNcUJnRTdBeTRHaThsQUVGQUZGUUJGUUJCU0J5aUdnbkJVQlJV QVJVQVFVZ1JtQ2dFN0FaMGhHYWpJVUFVVkFFVkFFRkFGRm9ESUlLRmRGUUJGUUJCUUJSYUJjQ09n RXZGeElLaDlGUUJGUUJCUUJSVUFSVUFUS2o0QnlWQVFVQVVWQUVaaEJDT2dFZkFabHBpWkZFVkFF RkFGRlFCRlFCQlNCOGlLZzNCUUJSVUFSVUFUS2lZQk93TXVKcHZKU0JCUUJSVUFSVUFRVUFVVkFF U2dmQXNwSkVWQUVGSUVaaG9CT3dHZFlobXB5RkFGRlFCRlFCQlFCUlVBUlVBVEtnNEJ5VVFRVUFV V2czQWpvQkx6Y2lDby9SVUFSVUFRVUFVVkFFVkFFRkFGRllQd0lLQWRGUUJHWWdRam9CSHdHWnFv bVNSRlFCQlFCUlVBUlVBUVVBVVZBRVJnZkF1cGJFVkFFS29HQVRzQXJnYXJ5VkFRVUFVVkFFVkFF RkFGRlFCRlFCQlNCc1NPZ1BoV0JHWXFBVHNCbmFNWnFzaFFCUlVBUlVBUVVBVVZBRVZBRUZBRkZZ R3dJcUM5Rm9GSUk2QVM4VXNncVgwVkFFVkFFRkFGRlFCRlFCQlFCUlVBUlVBUkdqNEQ2bU1FSTZB UjhCbWV1SmswUlVBUVVBVVZBRVZBRUZBRkZRQkZRQkJTQjBTR2dyaXVKZ0U3QUs0bXU4bFlFRkFG RlFCRlFCQlFCUlVBUlVBUVVBVVZBRVNnZGdSbnVVaWZnTXp5RE5YbUtnQ0tnQ0NnQ2lvQWlvQWdv QW9xQUlxQUlLQUtsSVZCcFZ6b0JyelRDeWw4UlVBUVVBVVZBRVZBRUZBRkZRQkZRQkJRQlJVQVJJ S0wvSHdBQS8vODNKU2FUQUFBQUJrbEVRVlFEQUlKR3JneThGem5nQUFBQUFFbEZUa1N1UW1DQyI+ PC9pbWFnZT48L2c+PC9nPjwvZz48L2c+PGc+PGcgdHJhbnNmb3JtPSJ0cmFuc2xhdGUoMC41IDAu NSkiPjxwYXRoIGQ9Ik0zMDMuNSA5NjQuNSAzMzEgOTc5LjUgMzAzLjUgOTk0LjUgMjc2IDk3OS41 WiIgc3Ryb2tlPSIjMzM0MTRGIiBzdHJva2UtbWl0ZXJsaW1pdD0iMTAiIGZpbGw9IiNGRkYwQ0Mi Lz48L2c+PGc+PGc+PGc+PGltYWdlIHg9IjI3NyIgeT0iOTc1IiB3aWR0aD0iNTMiIGhlaWdodD0i MTMuMjUiIHhsaW5rOmhyZWY9ImRhdGE6aW1hZ2UvcG5nO2Jhc2U2NCxpVkJPUncwS0dnb0FBQUFO U1VoRVVnQUFBTlFBQUFBMUNBWUFBQUE1eHNVL0FBQVFBRWxFUVZSNEFleGNEWEFjeFpWK2IwYVNM ZHRuV2RiT0t0Z0c3Y2krWU84dXdzUXg0YWk2NGhLZzRBcUg0eTUzY2QxZENqZ2dkOGRWa1VzZ2hx c2lSUTZTUU1IRmw0SzZxNUFROHVOVUplU1BRSUFxSUNSeEtpRUpBU2ZDMXNxR3lOcTFNVGJhWGZr bnNaR3MxVXpuZTdQVHExMXBWNWJOb3N4YXMvWGVkUGZyN2pldlgvZWI3bjdka2tIaEw5UkFxSUc2 YVNBMHFMcXBNbVFVYW9Bb05LaHdGSVFhcUtNR1FvT3FvekpEVnFFR1FvTUt4MENqYWlDUWNvY0dG Y2h1Q1lWcVZBMkVCdFdvUFJkUXVTMDc4VFdnOGpDV3VHMDZNVHM3ZXhaRzdlU0hJbmJpVjVhZEdB TVc2OW1KbzBLTElrL0tUTWNqYUhtaFFRV3RSK2FJUEIwckUrOXpGemdaUmVyclRQUWVOTHNacUdH aDBDUVBaZlpic2VSR1pJQ0VaOEFoTktpQWQ5RHBLRjYwTy9FQnc2VWZvbTBSb0EvcUZWTHF5eDRT NGo0VndXSmk5VWcwbHRpRWVPQ05LalFvOUZJSUo5SkEvZktYcm9vbmxLSUh3VkdQdmRkY3B2Tno2 ZjdWdVV6LzlSNGk3amlVUUpsZW9BZUs2UjRzQTkvdkpRTDgwSTBLc0lpaGFLZVJCdGgwK0VhMFI4 OU1lVXc1N3g4ZVRMMElXZ1VjM0p2cWJ5TDNLaEIvQnhRd1VQWS9WcXhZMFNxSm9HSm9VRUh0bWRO UXJvNFY1eTVUUkJ0MDA1ajUvN1BwMU1zNlBUazhrTjY1QjdQWkhacU91dXRIekNVeG5RNWlHQnBV RUh2bE5KWEphQ25ZbUdXVys4MTcwMlYrd28vWERFelgrRFV5M3dBUzZzN25KbDRnOGFCaTRBM0tL blBEUnV5RXQ0WmVlbFlpRHZxVHdBbFhheXd4Z0kzcnJVdFhyVm84VTJVdlhaazhVK3FBVHkvd0tG QzdiUkhHczBnL0V1MUtYZ2grSm5CYUVGNG8vMmtMY2lCRS9ZVEcxNlBkeVFjaks4OVpSMFFZRXpU dHIxNTgvSmVZa2U3a0ZaYWRlQnBZM2o2SlArM3BjOTI2Y3UrYVg2MTZFT2xhY3diNGZCcjFNZ2gx KzRhaWRtS3o1Rld2VlVaMTZTaG1tVzJnSEVDNG8xQ2dRY1JQS3dpOFFVM1NOa2ZzK0MybVNTblFy d0JPREFhbWxkaTQzbXM2ODE3RElKSmxSYzNCMjRuekQ4dE9QbUM2YXEvVUFaOXpnUXVCWmNBV0Vo dVZvWjZQMklsbnJGajhIVlR0aHdHSndmVUo0WVhzMndseUlDeUhaVXFwZjJQWGZTbHFKeDZ6VHNR SE1oSFJxZk5CWllHT3J1UWF5MDcwc1ZKUEluMFpzTHg5RXI4TUN2cUJOVHk2czZNN3NSNzV0UUZ0 ak5ySlRXd1llMURvZHRUclFxZ2hDdU80V2ZMUXZxc1JSN2JPcWd6aGNPak5wMU1YNU5LcFpSSWUy YnZqVUdXSnFTbGxLdm1nZWJwSFgyVmF6T01pdzlTQ0FhRTBta0ZkeDhTZjlYWG5FdE5QbU9naHBG OENhbGlNUWZRNFhMTi9wd25sWVh0M2Q1dXp3SG1jU04xVVJqK0dnZkM0eHd1dVc2emJ4V0JMMmFC ZlRHdzhRQmhZSmFJZmlSd2MrUWlpbndKcXlJTDN0MUVIY3Fsdmc0ZzBuZ0M4NDBwaTNtSlo4VVZJ VmtDOStBalRLR1pWdzFDL1FIdzEwQWU0b3RFMmNVdFh0QThmQUVQUnM1M2RheTd4QzA0T09Ebzgr akZGNmo1azZBOVlBVzBwNmd0OUFMb0xiQWJ0SzJqM0J4Q3ZDMFM2MXJ6TGY2L0h6eUQrenY1WFg4 MTdpWUEraklES1ZWVXNkTmJmU0FZcitvWmpIbS9QRGFiZWwwMm4vaFZmdlBXbWNtemthY015TUdn ZUZCY3RhQlhRN003L1IvQzUyQ2U2K09yOUUrcTM0WXQ1bGNjTHJ0dDhKcFVFL3paNWoxOE9nYm9p Y25pc0I1RVNkSGIxMkNqek1aK0FRY1UzZ05leVhMcC9ZOWFUcTMranBJbjRCaUpDUHA1RWw2cUZM RE9vbDVCSHZmZ0lyM2ZFVnNjd3EzNGQ4U1ZBZ1BvbHNmdk9IRnpST2JSTnNOZys4MHpvNFFjb0lM REVWY1lYcEs0a3lqRnFKeStCanU0cG8yMkJiaUlsZmFFUEhOUHM4bm5KZUtyTEhzZUt4ZGV5WVR4 R1JHY0FDY2I2b3dLOStUbUpCeG1OSUF0WFRUWjAzRVBaanZuWEhod1krSDE1L2h1Wlhaa21jdjhl Tk8xbWpaaEZGeTJxZ0Fwb3greUVqZkMxaUdxNE96K1llZ1FKQjFnQkhuL21tMEhjQlJSWUFDc3RY K3JBUXNaWEU3UGVaSDgvbDQ1OERRVW44M0p5NmI0dmcvNTVvQWRza0N6QlNuSzVWQjgrWU00T214 OUgyQTMwQnVFNGovNTFibkNuMW9tUVBUdzRzSDFmZ1Vka2lmWWpqMERVN1JqbVJ4RXZ5U1V1YWtY cUZ0Q0s0NFRwcTdtbDgyL3dkQU9paGlxOGROWXBoUkhzKzZEWDUxSDVUQ0FtVlVvMWszdjlvY0hC STVJT01oWVZGV1FKSzJVN29BeTZqN1p0SzFTU2k2a3FidFlONHFvdDVoTDZhTUZpTEc5Mm80ZGVK Nkw5cnN2ZlFJaVBINTVWSUp1T0RJTmNXdjRwVi8wNTBpVlFCamVWRWtTTFZxd1kwRXVpTXJJWFJW SDNNYnpvSU1rdEFNVURzVmhzbnBlREJ6THJ3cWV6cXllR3RzblpEZUZkWTB6cXprUFRERUxKWTFi L0RSSEdnYWhLVjVYcmEzUmVleHowdndRS0hEYlkzVnhMOXg0dnZFOFJqVW5oVTBTMllzbU5XTExM ektsbnVwZmNKdk55NmR0VDVEbXIxUnJMb0ppZXllMU83WjVPUTJxODZXZm9WRy9qaWsvdFdVMHRZ MnQwK1lPNysxN0xabEwvbk12MHI4aWxVOHVIOS9UdDFIblZ3NjB5MEk1Vnp5TXlYQ09QZCtrQmRO bG9VOXZtcUozc3JGWithSERuYzFnbWRYaExyM1RmWnpLWnpLZ3VWeTgranVHY1EvNk15VVRieHh5 elQ3K2pWdGpjTkw0TFM3cFhKUjkxS3ZSRmp2TnUwUDJCclY1MmY4OFpwR3VDYW5GNm1VamMzRFhM VEpjUkVTOHVLL25JNlhINTNYRWV1VVJtd09ucUJTbFBDeDRrbVdyS29rZzloMHlNWVR4clFGTkJI VWJXQUZDQUhlSWVpY3dVbDhUV0x1bXc0K2RIWTRsYkxUc2hKL2hYMTZyYjRoeVNBZlNzem1lbUd5 SGpHNmozdW1YSDc0OTJKUy9FVERSZjU5Y0s2OFdIaVpObDc0aTFOTG4vQzgvYkY2ZkR3bmp6LzJB ZkdQWHJzZVB5U2o5T3pMeGV4NGw0SUpmclAwclQvUEt2dlBJSFpMOENQR25vWE5rVEpVVjNvNkll a3cvUEt4eTVXbVkrMEJvR3RQQ05JYkRpaW4xVE5hR0hocllmWXlKWjBublo3SEt0WlpncFowUFI3 c1NkRVR2eG5HVW45Z05WTXhjT0djUXY0S3Q5THhqSUZ4cEJkZGkzYjk4SWxvMjNJbmZ5ZWNveUl2 NEluQVBQSCtPRkkrRDdvbVVucjErK2ZIVUhWZm5WaXcrV2syZVhzWTlnZ0Y2cmlENDhIVW9aMU5G WGdZaUpmV2NHWVRWSXJjZ3JncUlwKzdCaXhxVG5UTXROcXVhNHpnWE1KUGYzSkdjWEU5OHVlcEZF STZIUlFNSytTWWF4dnc3eU1qYTlHeXc3Zm9CeE5xUVUzY0ZFNHZYenZFbVQrTXY3dkZQNlNmUlNj aGpMUm5pOXpvTUJpbHQ1cEpSUkdZRmhxaStOdFpoNUdOWURuWjA5Y2c1VVVhSmVmQ3FZdm9XRVpj VVhLbGJhNGZJV09NMnNLaE9YdWUzVm85bDAzOURNYWdhclZDTVpWS3VweHR2Zm92cmtZUGhtYkhx ZklHSTV1S1d5bjV6ZVA0NnY1RjFLOFhzTHFybGQ5bG5JTHkzcEVLOEs0dlhLRDZadVEvay93NHdW RitQQ3JPRHQ0NlpXVURlNXJjNFc4YUJOenFzWEg1L3ZGc2pESjQyWmxNek1oT1hkTVZaY211bDlu bTlqb05vMGM2Vm9yNDQzV2poYkJsVVB2YkFpODRUWGl2QmxYWVNsVDhtOWpXWFhQdjF5bkV2RjhT WDhMNTFHMkF2WDFua1lkRTFBT2IyL0tqdVkrbVErMDdmMWNLWlg5bUtNbDVaNzRGQmxXbkJrcGhI amdnTWl0bEFkYTRWbjdGTFUyQUowZ1VWZyt0dmpUVzBYRlJOVm42ZklSNVhhU29vak05bS9WWDE3 a2Fqd1laaVljWmtxUEp6RklsV2VyRTdZUjFWcVZaS1laV1ZRU1d1UVZDTVpGTWErSy9maHBsV3Qw V3BpZzgxNkx6SE9SS1dab3NrMS9nR1ZJMENCQWNmZ0szT1ovbDRrSE9BVWlKeDk5aUlNcXJPbVpN eVFJSjQ4OGU3QldLL0I0ZXBxVk5ON0xTWlcyaDBOOHZRd1V6NlF0WCtDazN2dWlGcGNiUms3VWVR RU1hV1VPR1g4VW1xVlZlV0doNS9wQlo0QksyT3RsempKaCtnSTZNMm8rQmhoQlhHU0RBSlMzQWlJ SERNVWd5K3R0YkhYRE1ydmZvSFdPelp1VHB3aktXV0RwdUVYNGtiWGlhcmhlTXM3UVg4WGNBckVZ ckg1VVR1NUtWTDhmd2dIbzkzSnFsZWRkTVZjOFhEMTV6cE54SjU3dlY1OENEL2xHTC9CVWhOblhV akFmZTRhNDNMZkVZbmFZSzFNckxMc3hGNmdPR1Y2SThWTHZGNEYwMVJ5dUNvek5Tbml2NkJGZEo2 WFVlTXhZcmF1d29kQzd0N1ZLSEg2a3h2TW9HaDlvZG04SHQzQ3dDbHdocjJtUzVHNm81U2g2THZU WE1Ec3JMYVAwWFhidTd2YnlIVmxQK0dmdytpY1lpaXpoaUtTNnp2eS94RGE4VFgvbCtuNEZiL3Vh bUlwNm4vOTY4VkhwQnJlRS9rZE01WHQrZmhUY2dRZ2VWVngzYnBtZGttOGxISWo0UXdzQVNMbU9C Y05FaFdHZG5mdUlxYW5FVVZBTFlyNGs1NWVoREFad2N0VnhpMGdheThob25NUEdzMmdTREhkWTNY SGI1czhlS04yc21lY0RPbDhiNjJ2RktVTTAveEtlWmRpME11RlVVMjY3SGpMNG84aVlRTExnWVZY azJyZENxc1Y3OTlFSG5ORldYYjVtMnJpWnNDR1VSenNWdnZ6RVpHVkYvSmRSSHdSRlg4SDJHUjk1 WWZxeFljSUI5R09kNG5WbTFYd3FpVUc4Vk5ST3luN09EUUhGQjlFenNqdzZQMlEvOE0raWFEYnp3 M3QyWjdXNmNuOHdPQmlVN1YrYittcW5oVVRaWWlFbDNWdzlFdWs2Rm82aFo5OGJDdzd2dFd5RS9w UFF1UUsxeWx3ZWx1cW5CUlQ0NlJLLytrTG8vL0pJTVgzSEc5dXd4SWwvaTByRm4vWXN1TzdNRFBK WDM3S1BvWHdPNnhZWFRlMGUzdnBwamRvWkpwTjN4ZERrN2lIaXUrMjdBUmMyZkZ2UmUzRUZ5MGIv T3pFR3o2dnRTZ2pWNXkySXZSQjZiMlpsODd1MmZFcnpBZ1RkL1NZYmpTZGVZY2lkdUlGNFNlSStI T1E5UWdHcTc1RWk0bUE3c3Z0VHVuRFo2b1hIeEVxdDZmL3Q4d3NzN2pJTHFRSTJ2T3NoWFpadHQv TzdzU1BSVTZHdkZKQUVNYnlVSDVwNndNU0w4Y2lQeXBkN2tXNWkwM0hlUTI4dGtyN0xKOFg2dWdE Y09rakpPY21OSnBCM2NIRW0vMnV3dEtDUDBqTTF4RngrVURmQmRmMWhjUHAvaWxYWU1UQW1OU0hT Rkg1OVNXUEQwWUJ2dFRnUndTbkJzbnZSY2VodGZEU2ZRWUpaT05KRkc4NzY1eHkxNzNLdGMvZkJH T1JNeWl2QUI0R0U1MlBDdDZCS3VJeXkrbkQ1UUxTMStRenFmdFJyaHpxeGNmam1SM3NlMVFwNDlK SjdVUzcrSU1pRitqdlJjRlMzOFBnUHR0U09QS2Z0ZTdwWlFkVGp5cG11ZWxmZHJET0YwM214Y3hm d0NyZ1R2Q2VzMUJTYWtOb1FGRWhtKzdiNUNwMUFlUjlDcWkvd2hJK2cwN2ZrRXVua3NNNGJFVmVW Y2pCcTJlTW1PZkN0WDRUY0FjS1RiaXppZlo3ZzhJdzNnMCs3NUYvRkRJKzFySVRBOGM3RjBIWTAy STY1ZGQ3U0FhaHVNbmhNUlJ2SUl4UHlkVWJrUWVzUFpDL0hYcUJpRy9BQVhBa20wNkpDeDJzcVBL M2JWdWhMbng4cnZuTWpwL21PdWF2d1l1dUJPa1o0Q0dnQnJSWjdXQ211MFR1ZkxwLzB3bHVKYWo4 WU4rVGtQOU1SZXJqRmJNOGtiVDFLUmQ5a2gzc3U1R0pTM2NVOWN2bVV0aFlCbFhzR1RXYzZYOGhs MDZKOGJRZ0ZGZXJoSmVqMDhYSW5HS3gycytob2UzSGN1bisvd1Ayb0w0SkZCNkN5ekVvL2oyL2U0 ZjhtVGJHSXRId3ZwZGZ6NmRUTVNtRGNCN3EvS3dhWi9FWW9zd25rTDhhb2Nnai9BUmJVTytDWExy dllUbTRyVmEzbkZZdlBoNVBNZEowNm9sY09uVTVjQ2xRNUJGRW0vdDdzamh6ay9kNVpXZndFUGxo Zkp2em1WU3lqSmUwZGNNdytnUXNWQzZUdXJlVWh6aG9Kd1FjSWgrRjN2NnFWQytkdXVhRWxRSmFv QkVOS3FDcURNVjY2eHBvZkE2aFFUVitINFl0Q0pBR1FvTUtVR2VFb2pTK0JrS0RhdncrREZzUUlB MkVCaFdnemdoRmFYd05oQWJWK0gxNGFpMElhNzB0R2dpOFFjR1ZlZzFRWEwwc0x0bTNSUXNoMDFB RGRkSkE0QTJxVHUwTTJZUWFtQlVOaEFZMUsyb09YekpYTkJBYTFGenA2YkNkczZLQjBLQm1RYzNo SythT0JrS0RtanQ5SGJaMEZqUVFHdFFzS0RsOGhkdlBiZ0FBQUZKSlJFRlV4ZHpSUUdoUWM2ZXZ3 NWJPZ2daQ2c1b0ZKWWV2bURzYU9OME1hdTcwWE5qU1FHb2dOS2hBZGtzb1ZLTnFJRFNvUnUyNVVP NUFhaUEwcUVCMlN5aFVvMm9nTktoRzdibFE3a0JxNEk4QUFBRC8vMEhsd3lrQUFBQUdTVVJCVkFN QTRsUksxQ3FKMWZNQUFBQUFTVVZPUks1Q1lJST0iPjwvaW1hZ2U+PC9nPjwvZz48L2c+PC9nPjxn PjxnIHRyYW5zZm9ybT0idHJhbnNsYXRlKDAuNSAwLjUpIj48cmVjdCB4PSIxMSIgeT0iMTAxNC41 IiByeD0iMi40IiByeT0iMi40IiB3aWR0aD0iMjUwIiBoZWlnaHQ9IjIwIiBzdHJva2U9IiMzMzQx NEYiIGZpbGw9IiNGMEI5QjAiLz48L2c+PGc+PGc+PGc+PGltYWdlIHg9IjEyIiB5PSIxMDIwIiB3 aWR0aD0iMjQ4IiBoZWlnaHQ9IjEzLjI1IiB4bGluazpocmVmPSJkYXRhOmltYWdlL3BuZztiYXNl NjQsaVZCT1J3MEtHZ29BQUFBTlNVaEVVZ0FBQStBQUFBQTFDQVlBQUFEQlBJRjhBQUFRQUVsRVFW UjRBZXlkQzV4Y1ZYM0gvLzg3czY4a3pXTXpkd05KWUdjMmljSk9pTmdBWXVzRFMxc2ZnRlVRMzRL S3o0cTFXdVZoVmNDcUVQR2pEZjBVeENkUTYwY1JxU2hZV3FTazhxbWdHSVd3c3dtUTdPeUdKTEE3 c3h1aUNVbDI1OTdULzM5Mlp6UDN6c3p1ekw3bXpzN3ZmczZaZXg3L2M4Ny9mTTg1dS9kL254WmhB d0VRQUFFUUFBRVFBQUVRQUFFUUFBRVFBQUVRbUhVQ1ZUYkFaNzEvYUFBRVFBQUVRQUFFUUFBRVFB QUVRQUFFUUFBRUFrR2d2ZzN3UUF3QmxBQUJFQUFCRUFBQkVBQUJFQUFCRUFBQkVLZ0hBakRBcXpq S2FCb0VRQUFFUUFBRVFBQUVRQUFFUUFBRVFLQitDTUFBcjUreDl2Y1VjUkFBQVJBQUFSQUFBUkFB QVJBQUFSQUFnVGtrQUFOOERtR2pxWHdDQ0lNQUNJQUFDSUFBQ0lBQUNJQUFDSUJBZlJHQUFWNWY0 NDNlNWdoZ1A2Y0VJdTBuSHgrSnhmdnNXTnhVNklkRmZyZjRPK3hZNTRVclZteFlPSm5pZGl4K3Ez aFBPOUwyZVpPVlF6NkZJaDN4dDBXaW5SOG94cUxZR0FyWFBrMHZKbCt0Tk5WSDljcWZBeHJYOUdy cGhIYURROEMyT3hmWnNjNHR0dmR2MGFISW1sTTJCa2RMSXAydk9tL3o5ZFM0cGsraTU0VHJlSkt5 Z2MzV2Ztdi9wOEFqc0gyQ1lpQUFBdlZMQUFaNC9ZNDllbDVGQW1pNmJBSU5Jbm1DK0F1SStIWjNn Yk12MHJIK1hDSml3alpqQkZwUGpIZmFzZmhEYk9qN1RMeHN4aXBHUlNBQUFuTkdBT3Q0emxDaklS QUFBUkNZRmdFWTROUENoOElnVUpNRWFsbnB4V3pNWFcwZDhmTnJ1Uk5CMGIxMTdkckZZbmovU3lo RUNkSHBkUEZ3SUFBQ05VWUE2N2pHQmd6cWdnQUkxRDBCR09CMVB3VUFBQVRtbXNDMDI3T01hemF2 YU44UW0zWk5kVjVCS05QMFlVRndxWGc0RUFDQkdpV0FkVnlqQXdlMVFRQUU2cFlBRFBDNkhYcDBI QVNxUzhBUTdUYXV1ektWVEhBSkh5WmpYaXhhUGlMZTY1aFh1ZXk4Mlp0WVpneGlVeUtRN3R2K1RE cVphTThmSzQxcitwUXFuS1ZDcW8vcUZYUTlaNm43cUhhZUVNQThuaWNEaVc2QUFBaUFRQkVDTU1D TFFFRVNDSUJBSUFnNHFkN3VSeHVIbmRlS05vVkdPUEVyb3RGb3MrVFZsSU95SUFBQ0lBQUNJQUFD SUFBQzlVc0FCbmo5amoxNkRnSTFRV0R2M2gyRFJQd1Q4bTNHTXRIaHhzWkZ2dVJBUmUwMThiV1Jq dmdtT3hyZmFlZTlkVGtTaS9lMWRhei91cjQwaVlpWUp0Z2l4ZDRnSDQxZnJrVldyVHBwZVZzMGZw bnRyVi9mSEgvMzhtam5TNGdLNmlZNzd5M1FrbnNkK1RlbTYreGp1bzYvSGJxWUh0b1BUYyt2d283 R0w4OHJyMitqUDFaSGJNTUw3WTc0ZHlWL1NMem1HYW1qMTQ1MWZuVDE2dFV0bExmcGM2MVpkckY0 dnoybWo4cHFmelV2VDlRVFZIMUV6dlBHZlkxcmVrNVE0dWZsNnB6Q2Zydy91ZnJ5OXhIcFk1dU1y ZFM3VjN5Mmo3TFhNWGswRXV2OEJ4MnpmUGw2RHV1WTZIZ0tuMGZGSHhTZjQ2VjdqVmZLak50aTZ6 ZllzZmdQeEd0NXJjZEVvdkd1dGxqOEl2OGNtNGk5SGZCNVBOVjFUR1Z1K2xaNFlYaElmSlpoZGk5 TWxHRWsybm1WeFBlTDF6eWQyM2VQL1MycitPM3RPZ2NpOHZkd3JDNnR6MmhjMDh0VWRVS3hDTmJq aEh5UUNRSWdVQjBDTU1Dcnd4MnRnZ0FJVkVMQUdLZEEzTkNpNGFNaGZVdDZRVmExRTFyWGJsaHRS K04za2t0UHNhSExpR2tONVcxTWRLSXg1b1A2OGpNN0ZyOVg1Zk95Snc5YWh1MVk1NFhEamFGbkRO TW04dGF2VE02eG1CKzJPK0xmS2VmVGJaTTNPRTBKaHhiWnNmaS9Nams3eU5DN2lXajhUZXZDb3Ay SWJ6amFzT1NYT1E1MmUrZHJRMDdUMDFsMlJHMDB0cW1zOWxmeXV1eG81NmtVb0Mxcm1NUTZyMmR5 ZHVqWWltb3J4ZWVjanNtTG1QZ3JPbVoydFBQdmlDZ2t2ajdkeG8wTmJkSDRaV3haZTNROEJjS0x4 QzhVbis4MFBzNnNUUXhveVdUeFJaM09jMXZtdXlIem1BaThSYnlXbHgwUk04VU4wYTB5eDM3bkxx Sk9tdXBXQi9ONFFqUk1EY01OU3pZejg5VWl0MVM4T3AzYjU4amZzcS9xR3RDRUlIalZKWUwxR0lT aGdBNGdBQUpGQ01BQUx3SUZTU0FBQWdFandHYXhYeU1tMmszTjdrRi9lclhqdGhpR0ljZjVGVEc5 a2NyYi9scmtmeC9wV0g5YWVlSWlaZWoxUlB3REl0S0RYOW1WY0dMc09ndWN1NVoxZEN3cElURVh5 UzNFN3AzUzBOK0tuOGlkSmh4dWFvdXRmeGRaZkxjSUZveTVwT1hjQ1liNGV5dldiQmczem5NWkUr NW5LWE9aOEJYajdqWW0vbVFaVFRRUTgrYTIyUHBOSklab0dmTHpUWVRiQm85ODNPaUpJeUtyek00 MUdLTHZsdnI2Z1JwYjdnTG5ScEw1UGtsOUoxbkU5eEt4dmx1Q0t0em0vVHd1ZzhjbE1nN3ZMeVpu RE4yeVo4K2V3OFh5NWpwdEdkYmpYQ05IZXlBQUFoVVNzQ3FVaHpnSWdBQUl6Q21CNDJNbjZ4WFND d3NhWmRxWmZ1S0pRQm5nV1YyWmJ4ZGQ5ZHZsc2l2YlJkaVlPMWVjZUVwSGVTWDRwU0pYMXQ5dkpq bzdUQzNYRUpFRXFSb2JTOE90WlRaOHJpRnptOGhPMmplcE5PNDRtWEpQY2tpVnMrWTRQTXIzVFRU SmxwOHQvZnlFUFhpMDdqNm50MkxOeVhFeHZxL01aMUZtMkRMR2ZOUzJPd3NlT3puU3NGaFA3bHhV WmoxNjk4VkVKM2RLVlNOVGp1YnpQQzdWNy96MGFINGtMN3pEWW40Z0wxN05JTlpqTmVtamJSQUFn YklJVEhxUVUxWXRFQUlCRUFDQm1TWEErcXlzSGV0OGVZWXNmZjU3bmE5Nmx3MS9YOUxrZ296OEJz S2RGUlpkUHl1cUZPZ3Foc1BWVEh4Y0twbmdEQjllS2twL1FPU2VGNS92VG5CRDdtYTltcGVmT0Vs WWI5TitUYXExdVZIcURoT1pWNGo4RHZGZVoraGlOWHcwTVpYcVBwaEtkcDhsOGl4WERLL1FOSTgz ZElYbWpmbUY2VjJQYi9Ya1R6MHlRbXl1dEo0UExaSzZ3K1NhMTBsVno0a3Y2dVNLMmsxanpDekx1 SHJDNFdtL0lEUC9GZEZaMG05L3pzVHhkREx4TTlHaDFOdjNjMk4wZjlGYW1HNVBMMjNjbHN0cmF6 L2xUTkZWUCtlV1M5SzlLMzM5dEk2MXR1TllmQ0lUZlZNejhqeUxFZjdaT2J5S245ZDA5WUt1RzlL NW43dDlPYXVJc1BrcFdiUk9XRm5pbVdXdENOT2JzcG1lSDM2aDFSTHkzUFd3b24xRFRFQiszQ00y R2tuTDdzTHh0V0dNWHZWK1ZOS202d0l4ajZ1NGpvdnh1MzhnMlRWUUxHT3UwOXF3SHVjYU9kb0RB UkNZQWdGckNtVlFCQVJBQUFTbVRZQ0pUbVRMMm1lUHZXREx0M2VIRzBOeUFNMi9sSVlLbnZXVnN0 OGVhRzNhSW5tQmNTdlc5SjhreWx3Z1B0KzVZazI4T2QzYmZZMGNvUFpyeHY2ZW5nTmlBSDdUSmZN cWlmc04wSE9PaHBlOFV0TExjVStKRmZ2eWdkN0VmOUhXclNOU3dFa2x1eCtVdE5kSStDbngrVzZw TWFFMzVTZk1kWmlKMzV2cTZiNnV2My9iSVduYlNmVjEvNmVjTUxoUndvV082WmIwOHVhUERTUzds Sm5wNzkzK3NCSGp2VkRRUkd4N29Ma3dmUm9wR3pjMk5KaVc2NW5vN0NLMVBCVTI3dFZqdkRXYmpl VytRMlFiTlpMelRIeXg5UFhhL1RMV21qYTBxK3ZwZ2RibWo3RFBDSmU1RVhkYzUweVZDWnEzNWVT WEhZdnZiK3VJKytmMEZGVWRMYmJRSEx6TXN0eFQyTkRsY2lMcTE1TDZXTWJpUzFPN0Vqc2xMRWxF T3U1eVJmVWFpZnRQSmkxMkdraXZZRXZXcUhOQ21UOGo1bFdqc2ZIZjUxd3k1NGd4ZjhmWVdEbXAz dTVINVlUSVdTTHhvUGdwTzY2VmVUemxIcFpWOEF2VzZJbTAzRW1zUzZWVWR1eGtYMDAzYjlkak5h R2liUkFBZ1prbkFBTjg1cG1pUmhBQWdka2w4TU1SUHZ5cHNRUHIyVzJwZ3RySEROeWx2aUkzRGZR azlQbG5YekxSWUxMN04yVG9PbDhHazBYNkFpbW1TVGR6d3pQSjdYMStNVTJUcTRlZjg2ZTd4cnhz eFlvTjR5K204dWZQY2x3TnFmdjhiUmppaHd2VGFKZ2Q2eHNGNDhzaHJjTnoxNEJodGh1V1pXYlNB Qjk5UHBtbzJIT3VhdFM5VS9ubWRGNzVnaGNzTjB4NklpV1hSQkx2RGpjTTN6dWVrQXZJU1JMWHNt NldxS2NQTXRDdmw3VEF1VlN5N1NGUjZzY3lsMjYzbyt2TG5KTlNZaExYMjl0N3BIL1g5cTZCM3NT WDA4bkVtYWxrNGxROVFlRXZaZzY2Y3FMRzZBa1lmNVluem9ZOS9EV1RtVGNQNnZyU1NNN0xmcitl RURIMEpRa2E4Vk54T2dkcllSNVBwVzlsbHVFZnBWcWJQejkySXEzTU1uTWpOcC9YNDl3UVJDc2dB QUp6UlFBRytGeVJSanNnQUFMVEpiREROZVlOcVdUaUhka0Q2ZW5XTm9QbDFiQjF4Y0QxVldrc2R2 WDIrWklIKzFiSXZVZktlSzZDaS9BWmVpQXA2U1dkeUF5NXJsWDhGbWtwRlhLdDM4anVXZkg1YnAz VFBES1ZaMS96NjVocU9ER1FqQXlXVlpocFo3anBxUDhLUGxtdW01SHlqdmhqYm9iZmhCK0p4YzhU QS9yYVl3Mk1oNHhZMWgveUczWERUbE03RzRwUzNpYng3ZnVlWE9rWjAvSHNUR2FmakYxNlBKNE5t TFYya2VlYXMxbFYvZG1Ta1pOQmVvS29uOWg4WDR6d3VYaHpPMGRPZU9GS083YitFbHJFRHhEeGhI ZURqSEl6YThtN1pReTV2L0FtSFlzNTRWQVhHYlB2V0VwRm9TblA0MXdyY3pHUGMyM054dDZRK1Y3 QnliSFphR2dLZGM3djlUZ0ZJQ2dDQWlBUVdBSXd3QU03TkZBTUJFQmdqTUN0bGhWYWtVb21UaDdz N2I1TDBoenhnWEpqaHEzMzJXODV5Qit4R3ZTS1dVbGRqNHlFOTBxbTNub3J1ekZuNkxpalJ4dnRz Vmp4SGRPelRVM0RxZUtaUkU1TE5zOVRyMXhwalZBNHZMSlVtVmxPbDZ1Wll0Q1YwUWdia3hyWkh6 N2lGM1ZkZDBDTTEvMys5Sm1LSHg4N3VWMFlmVVhxSy9pL0tPbmZTaTF2S3J5VHdYV1Y1d0lways4 dXNHT3BFYnZJb3hWc1dmdWtyaFB6aFExeHpDd3dmNUtmRnBTdzNoYk9UQi9ONnNQbW42VlAzNW5v Ryt4WnVVcCtObTVzaUhTc1A4Mk9kWDVSL0RZN0ZzOXdXTmVFK1paVU0rbFhBWGlSdFpDSXZTODhO S2Jmc2NLOVZHSUxIY2c4UjNLU3AwVDJaTW1IaUlJOWowdDBZS2FTL3lpTG8rQ3VtNW1xZk5yMXpQ UDFPRzArcUFBRVFDQXdCT1J2YVdCMGdTSWdBQUoxUk1BUTdUWnl3Q1NHTmFkYW14dkZNRGxWcmpM K3ZBaUNpMTNqYk5LcnpFWHlBcHRrbUIxclpHVENrd1dOaDUwUklpTUg5Y2U2SVJ5YU9jeCtvKzZZ Z0lSS0dhbVNsWFU4RkJLOFpzSzJzNEp6OXNOUHpGbFRVMmhvV1VmSGtoR3l2aTFGdlNkUkpFRkEz aC9FUng1RXRUbHhBejJKTzlsUTdxM2xGNFV5VGI5YnZpYitGOUs0VEZYNW5ZSlRJejdTRWQ5a0R4 MDVJSFA1RVNMK3RQaFRpS2lpWXhMWGRTd1puN0NVRzNmbHJMdHg0WW9Ed1o3SEZYZW53Z0xDZXIr ZUNLdXdHQkdoQkFpQUFBaUFRRDZCaXY3WjVSZEVHQVJBQUFSbWpNRFdyU01EeWNSamNwWHhEZXg3 VVZXMkRVUHZkaFk0ZHkwVFF5a2JyL3NmRHBsV1IxRFZDQWhqQW5ReXdNL3NySERJYmI1T1lCWjk2 Vm9EdVpmczEyZUgvY1dxR0krc09XV2pIWXNmRW0vbXdMdUdhZE40ZDVuV1dDN2RING5GSHo0dWVw TG45dnR4bVFrQ2VxZUJsV242bFJqMWw0bFlpL2g4TnlKRzN2M0dtQTlaYkcyUWpBZkZCOGNGZWg0 SEIxTkZtb1RESzJYdFJTb3FVNmt3NUVFQUJFQWdZQVJnZ0Fkc1FLQU9DTlExQVRIRXMxY2JpUW9P dk9VZzdld0cwM0k5YmR6WVVBdU01TXBleUcxb0NFMms2M0JMU1ByQ0MvTmx4QUE1WWpMRzg2S3Uv SHdOaTh5SmRNUmFwT0ZpZnRRNFozL2J6dGp6cDhXSzFHMWFXMGZxYjVoWlA0M2xaK0F5MDVYUEZI blJuVi9RRjc4dGxVemszZzQ5NlQ2ZFRMU24rN1kvNDZzajhGR1ozMTBVem5qdTNwaGM2ZEZQOVFu WHVFZlc4TS9WNEJadUxjTGpMOU85M1RlN2YzU1NSTWIxeVBraWpVM09DREVkOUNVdk1oUmE2a3RE ZEFZSXlOL2dnUkZUK0hqSURGUTltMVZVZlQzT1p1ZFFOd2lBUUcwU2dBRmVtK01HclVGZzNoTFFx NDB1bVU5S0I1OFQ3M0ZpZUw3UEhqeDZ2aWN4QUpIUWtZWS9pQnJlRjRjeHIyeHdSVE4wQ2dBQURG OUpSRUZVUjA2UzlKS3V1U0dqbjAveXZrUnFrdWU3dFRJNUVMWk55RnF0NFdJK2REajdETG1uWG1H SDIwZDlzSmJIT3M4d2h2UjU0NEwvaFd6b3lvR2VST0Z6MzNsMXlKVmhmZEhkNGJ3a3NSazVFbzFH Wi9MTjdKN3FOWkxlOWZoV01WWVhpcC9Vd0o4QkdVdFlYSzd0anZsSEhJZmlxZDd1UzU3ZHViUGtl d2pHWkQyNzVlM3BkVElQMytoSmxKTnRHZXY1dC9mM1BQNjRwRmQwcDRSem9Qa3dHZktjdkpDMXNT d2NjblJkU1hXRnptMXFXR0tJSzc1eVgxaFRQYWFZUTQzWngyWXE2enNUTllaTTJIKzNRN1lTTm82 bWV6N2psODJZd2srMTF1TVVWSjNMSW1nTEJFQWdnQVFLRGpvQ3FDTlVBZ0VRcURNQ2c4bnVSOWpR dFVXNnpjVG1hL2FhK05vaWVWVkw2dS9mZG9qSjZEZU44M1ZnMTFodmtBUVdYOVM1am5XT1pIaXUx a20vSDlqMzVKT1R2VEc4SlVTc1phVjRvWk5MM1dkSTZuSGl4eDBiN2xyRWgyZnRKV2JqRGRWSW9I WHRodFVXOGEyaXJvZS94T1dpS24xellIbnoxeVJzeEpkMEljTzdKZE5qQUJLN3B4K3lXcnd2QmhP aFduVnRIZkh6eGJESnJrVmo2S3Fta1FPdkhOcWQ2SjVLZjlneWEyVXh0UHJLSnZjWHVjWGZXUkpl S3NiMWhPdDhkTjJ4WHhkZGQvcjJkR25LMTVKRVE0M09TeVREOHlJOFNZYWJYUUlGMzI4ZmI4N1Fx VVFVRmo5dEY2cUQ5VGh0U0hOZUFSb0VBUkFvUnNBcWxvZzBFQUFCRUtneUFUTmlIYjVaZEhoUXZO OGRMd2ZtL3hpMFc5SFpEZDB0MXRxd1Q5a1Bxd0hqUzh0RzllcXJXSHBYWkNQSGZsd212a3VpVXBY OFR1Q01NUi9MMXVHVFdiWHFwT1hNOUFsZnNrVE5MM3Q3ZXd2ZUxpNFo5ZWMyYm13SU84N25wT01G ZHlnSStMSmZ1cGI5dEJxVGZ2Sk5xc281dHRsWW55b3lQMW5td2pWMkxMNjNMUnIvZHpzYXY5anVP SGxkRVRrS3l0YTZ0ak51REgwOXE0OHg3MG4zSnY1cHo1NDkzaXYrMmN4cC9aeThTdWFzcndZT3Va bDNFWFBKSzluajhzYm9peHRsMk1aVE5IQ3BySTNUTlpEdjlmbHpXVGZYU1JxTGg1c05BczN1UVlH cko2YnlhMS9BcnZQUy9BUU42M2dRc1g3ZWptWmltKy9yY1NZWTFWMGQ2REFJQkpRQURQQ0FEZ3pV QW9GNko2Qlh4VXJkaWs2R0xvb01IWGx0a0JnMU92c2ZsUVBQLy9icFpJa0JjM3NrMm5sVlcyejlD czFiMXRHeEpCS0x2OThpZmtEaXZxdXYvT09CMXFZdGtsNk9XeXAxM0NmMXZqTWF6ZDd5SExLam5h Y09ONForUVVSKzR5UHRoTTNka3U1eGhrekJiZjdFZE83aTFmRldOUXpiWXZFWFpjT2VValVmNGJi Qkl4ODNSTzh2MHBPbktudnAycFlNRy82TzFPT0tIM2RhdDdSeGErdWE5ZGtyNFRybWRrZm5GVElY UGlOQ0srV0s4dHVGOHkxa3JDZnRvY01mbExUZ09UbEpFWEtzcTBTeEpjeDhZYXEzK3hZSlM5Zmtk NG91eEs0YTcvNDZUaDlwQ04wd1pvU3ozdDFpUitNL0pzTmZvc0tOalhHdC9PVEdFZWNSaWY5V2ZM N1R0WEdQSFl1L1NlZXhaR1RYUm9hc24waTQ0RTMza2xiVHpnUm9IYWVmT0Y3SHVMOFFLRzlxaTYx L1ozWThaRzdKU2FoWFo0eDF2OGpONEhqTTQvVW9vT0JxandBMEJvRlNCS3hTR1VnSEFSQUFnV29U R0N4OUs3cEZocjYwWXMyR3RuSjBaS0tmMnJGNEpXK01QcVJ2bWk2bjdweE05c3FnYS9TcXF0K290 Y1NBdVZvT2twOVZIY0ttNVRuUjV4dFN6ditwc2FmQzVIeUt0bTRka2J4eTNXS3A5OThPOGNMRFVu ZUdtSDh2QlU4VjczVnN2anEwczd2Ym0wakVodnhYcWtpMmx6VTEwS0E5ZEdSWUxLWGZOaldhVGtt Yk44NjJPeGNhTnE4cjBhRjFZcVQxMnBQT2xjNHRVay8ySlhqWkV5Wk10L25yRXlQN2JTSFg3TmE2 ZE14cDFLRDAvTThWZ3p4aFdlSGIvV1dERUc4Yk9ub1drWG0xek4yM0R2UjBUZmdzZkxuNkdoUFM1 N3dMUGtrbnJONHVKNDdTd3NvbGw1NGlKdjl6NHJrbVdtVE9laDZ0Mkx0M3h5Qno5aTN0bnBNZ1Vr RGZyUDBqbmNkMkxGNTZiWWhnclR0aEVxQjF2Q1VqOC9xT0lrd1g2TitxN0hnTXlkOFdwbnVKYVUw UnVXa2x6ZGYxT0Mwb0tGeXZCTkR2QUJQd0hBd0VXRStvQmdJZ1VKOEVzcmVpaXlHb1YwbzhCT1Nn Tys2YXpDV1NLUGFzL0FiQXBmcTZmOCt1cGNaZHVrSjFuaVpqM2x6Qkc3ZWZKME83eW16ampnd2R1 VkZrQmFQODVqbUx3anVrM2IxVWVnc2J3OHRLWnlOSFQ1ZzRWdWl6UXNKL0ZWYVNKblRQR1Ridjdk KzFiV0JDcVNwbERpUzc3a3NsRTB0bXl2aldia2lkL1hJSmU3T0d5L1BtSVpIemZCRkFqTTJDRTBJ RFBiWSt0bkdWeUpibmpObGFubUJ0U0ZrQlc4ZE5JODU5UktSM0pzaHVVdmVjL0dIcW0xU3FYQUU1 Z1RrZjEyTzUzWWNjQ0FTSEFEU1ppQUFNOElub0lBOEVRS0RxQlBiMzlCd3daRDR0aXZpdkxCTVp2 c3h1N3l5ODRpdkMxWElEZlk4LzVJUkNMeVpELzFHV0RpcG56Qm1wM3U1SHk1SVhJVGxnVGJ0a25T dkJING92N1podXNaNFB2VnNaRmhQcTc5dVdOTVJmS1pZM25tYk15dkV3QWtVSkRPM2N0dWZvQ0wy YWlIOUU1VzJQR0haZU1wanM5ajAvWGw3aFdwWWFXTjd5YmRGZlQxaklycVFiWWVMTG1LdzNFbEcz K0dPTzZWV3JWNjl1T1phZ29TMFpPVmx3TFJuK2U0bjVyNFJMMGpFbkJ2emxUT1lMeDFKcVB4UzBk YXgzSmJndVh5eGtkNGlmeUtWZGl5NWdvditkU0tqU1BLekhTb2xCSGdUbUlZR0Fkd2tHZU1BSENP cUJBQWdRaWFGUzZxM29TOG5penhjZWtGZVhtaDRBcG5vVDV6c1c2OXVXdnlqYTdCUS9iaGdZb3Qz TWZQUG81NXdTRjRqeC9hemtWK1RZWkE2STBmRU9PWUE5V3dyK24vaGMvWG9MK3oydU1XZW1laEx2 MVRkRlMxNUpsKzVOYkZaWkViaEh2SmFWWGRidFV4MURWdWhYMlJoK0ppVHdoejJKb1ZTeTZ5MDZw bkptNkFZeS9qc1VqSDZ5NjRmczhwK25rb21YcG50MlBEbGhoZk0xVTY1UVN2Ky9NTXFKOUFUU29W eFhaVjNvbGRBdkd0ZHRsNnZsMTR2WFo0a2Z5K1hyWG1SZWRiUmg4V2thOW5rbjFkdTEyVkNvazVq MGVmWDlOTFpKbVQ3RDlHV3lhTjFBYitMTExsdk9XTmE4MlFWdEhRLzJkVzF2R2pud3A4ejBFV01v a1FkNlJNYmoxMHo4THV2NVVIUndWK0ovOHZKbUxJajFPR01vVVJFSWdNQVVDRXhXQkFiNFpJU1FE d0lnTUcwQzZiN3R6NlNUaVhZNThPYWMxN2ltbDFtNTBRUG5YRm5mL3J6czg5ZGpGVW5leGVMSDI1 bGllR0Y2MStQVHZrMTFhRmZYMDlMK1o4U3ZFeDhTbjlWTCt6N1EwL1doc2M4NXlmSG9tUEtWN3h3 OWdKVjZYeVkrVjMramhNOGQ3TzNXejZLVlU3ZFJXUzBqWHN0bWRaVHdLdFd4ditkeGZXNlhkS3hV YjBuUDViUEdOVDFmN1ZSdllsTytURFlzYWZreXViQ1UvMWsyUDVrWXJ6T1Y3RDRybGVvK21KUEo3 YlVka1o5MERrMG1wM1ZuMi9DMG1kOStPZUhpT29xdVJzZFU2ditZY0ZqcjdWdDNtOFRmT3REWHBT YzA1cDBCS0gydnlJMXlTcnhWbUN3U254MS9HZCtvaEQralk1aXJUT0x2RTUvTjE3M0lOQW5mWWw5 SHlCWkpKN2M5SVNlZTNpT3lyZUt6NWFSTU5OMlR1RHkxSzZFbndramkvbmxYc041bC9BSTlqN09k OWY2VXRZNjlSVXJIOU8rZjhGc29Qc3R3ZEY5eTNoZXRTUDh1RC9Ra2JrejNKdGFQbHMrdXJVYmhm K1pBc3V0N3VaT0RrdWY1bXkzNTdmbHpRQ3ZYdUthTDdMZytHdGQwelMvaHNSNUxnRUV5Q0lCQWRR bk1zZ0ZlM2M2aGRSQUFBUkFBQVJBQUFSQUFBUkFBQVJBQUFSQUlDb0g1YllBSGhUTDBBQUVRQUFF UUFBRVFBQUVRQUFFUUFBRVFxSHNDTU1CbmNRcWdhaEFBQVJBQUFSQUFBUkFBQVJBQUFSQUFBUkRJ RVlBQm5pTXgvL2JvRVFpQUFBaUFBQWlBQUFpQUFBaUFBQWlBUUlBSXdBQVAwR0RNTDFYUUd4QUFB UkFBQVJBQUFSQUFBUkFBQVJBQWdYd0NNTUR6YVNBOGZ3aWdKeUFBQWlBQUFpQUFBaUFBQWlBQUFp QVFNQUl3d0FNMklGQm5maEJBTDBCZ3Bnam9aM2IwY3pzVmZuNW5wcHBIUFNBQUFpQUFBaUFBQWlB QUFqTklBQWI0RE1KRVZTQVFFQUpRQXdSQUFBUkFBQVJBQUFSQUFBUkFJSUFFWUlBSGNGQ2dFZ2pV TmdGb0R3SWdBQUlnQUFJZ0FBSWdBQUlnVUl3QURQQmlWSkFHQWlCUXV3U2dPUWlBQUFpQUFBaUFB QWlBQUFnRWxBQU04SUFPRE5RQ0FSQ29UUUxRR2dSQUFBUkFBQVJBQUFSQUFBUktFWUFCWG9vTTBr RUFCRUNnOWdoQVl4QUFBUkFBQVJBQUFSQUFnUUFUZ0FFZTRNR0JhaUFBQWlCUVd3U2dMUWlBQUFp QUFBaUFBQWlBd0VRRVlJQlBSQWQ1SUFBQ0lBQUN0VU1BbW9JQUNJQUFDSUFBQ0lCQXdBbkFBQS80 QUVFOUVBQUJFQUNCMmlBQUxVRUFCRUFBQkVBQUJFQmdNZ0l3d0NjamhId1FBQUVRQUFFUUNENEJh QWdDSUFBQ0lBQUNJRkFEQkdDQTE4QWdRVVVRQUFFUUFBRVFDRFlCYUFjQ0lBQUNJQUFDSUZBT0FS amc1VkNDREFpQUFBaUFBQWlBUUhBSlFETVFBQUVRQUFFUXFCRUNNTUJyWktDZ0pnaUFBQWlBQUFp QVFEQUpRQ3NRQUFFUUFBRVFLSmNBRFBCeVNVRU9CRUFBQkVBQUJFQUFCSUpIQUJxQkFBaUFBQWpV RUlIL0J3QUEvLytobHFNWkFBQUFCa2xFUVZRREFJLzQ5QjlGVjhZbkFBQUFBRWxGVGtTdVFtQ0Mi PjwvaW1hZ2U+PC9nPjwvZz48L2c+PC9nPjxnPjxnIHRyYW5zZm9ybT0idHJhbnNsYXRlKDAuNSAw LjUpIj48cmVjdCB4PSIzMDEiIHk9IjkyOS41IiByeD0iMi40IiByeT0iMi40IiB3aWR0aD0iODAi IGhlaWdodD0iMjAiIHN0cm9rZT0iIzMzNDE0RiIgZmlsbD0iI0Y1RDlENCIvPjwvZz48Zz48Zz48 Zz48aW1hZ2UgeD0iMzAyIiB5PSI5MjkuNSIgd2lkdGg9Ijc4IiBoZWlnaHQ9IjI0LjI1IiB4bGlu azpocmVmPSJkYXRhOmltYWdlL3BuZztiYXNlNjQsaVZCT1J3MEtHZ29BQUFBTlNVaEVVZ0FBQVRn QUFBQmhDQVlBQUFCQ2liM2hBQUFRQUVsRVFWUjRBZXg5RDNoY1pabnYrNTZacEgraGJUSXpnYlkw bVZCb081TVdzSUNpeTRJQ1ZpK0lvSHRSci9jUkVOaGQ3aFh1NmdwNFJkZUx3bDd4MnJzUFBQYyt1 aUlLM1gxUWRGZEFjQmNScENzaUlLMldOcE1DcHBta3RLWEpKR25yVXRvbU9lZmQzM3Ztbk1ra21T U1RtVFBUTnZuTzg3M24rL2QrNy9kK3YzUE9POSsvYzhZaWN4Z0VEQUlHZ1dtS2dERncwL1RDbW1Z WkJBd0NSTWJBbWJ2QUlHQVFtTFlJR0FOWHdVdHJSQnNFREFKSEZ3Rmo0STR1L3FaMmc0QkJvSUlJ R0FOWFFYQ05hSU9BUWVEb0luQlVERncwbm53UUpDNDFKVzhiRFFIU0o4d2Z6Vy9pVTBPZ2d2aHl0 RG41ZmNqSHRVMXNqRVlUODZlbTJSUzRxOGlLOWxUMWZvekVreDlDbmNBd0tRaDNSUnBYblZ4T2N5 R2pZdko4UGVGdmo4VmJHa3JSTXdvYkVJMG4zZmI2dnVwTUFSeEh4Y0FGb0xjUmNRd2lzUGowMCt1 RjZGeFB0ZWN6bWJhM3ZMRHhwajhDSzBUa3JLazIwLzBSWlBuZ1ZNc1Z5MjhNWExGSUdiNUpFUmdj Q3E5a29kUEJLQmJMcy9DTm16a0lNREZkaHVZeXFHZ25KNFpXRVBFNVZLSERHTGdLQVRzanhRcnBM M0VZdmJpZFF3TzEyMmNrQnRPaTBTVTM0cUpZdkNVMmxkS1d5SWZBUHhkVUVYZE1HcmhNT25VMWlG M3FUTjFka1pZYm9ZRWk0QTQxaU42alF2RVR2cWx2MTZKdURSdWE5Z2k4alJhK0FWSTNwV0hxb3Vi bUJZN0lCN1Fna1dUd3d6aVFEUWQzUGlZTlhIRE5NNUtxaFlBejF6cEZpRmRyZlppTCtRWFJ4aUVO RzVyZUNBaFJMMXI0R0VnZEUxUFJ3OVFhZTE0Q2hiTHpka0tQSTd3WEZLZ3pCaTVRT0dldU1BNDU3 MkNpT2lDd1B4U1M1K0ViTjBNUXdMenJFMmpxZnBDNjRvZXBJVm1IZTZZV1JuS0FtUDlWQ3dkTmdS czRYZEtPeHBOM1lwbTNFNzYvOU5zZGl5ZlhhOTdrRFNCQ3VhS1c1ZXRPYlRrRnZIZEdtNUx0OFAy NjFOOGRhMjc1ZHVUVTFXdUpDQmpTNU1mYXRUWFFXWmZUbjR6R2syK0JWSTZTaHArTU5MZGNDaUVo MElST2RZbzFKVzlGK1MwZ0xhc3lQRXIwSU8ySHNjYVdkME5JQ0ZUUWdjZHYvMEZ0UTdRcGNSTFM3 Z01OZ0ZUV3VIaEdHbGVkREo2eThLZXBIOHpFRjJlTHlTdk9IN2t6R3k3OUhBU09mdTBxU3pHSkJu R2YwTGdIUitPSnowVGpTUnVrMTBnaVRZbHZFZTZyY1V0TWx3eWIyOUdVbDBEcWlocW1MaG94UEtY Zk93Nm50SERRRkp5Qnc0V014VnR1WWN2cWdwSzNNMUVqZk4vRllLVS9wM2t3ZEo5Q0dObCtWZ2sr Nm9yR2sxOEtPYklUcFc4bnBsUGg1N3ZGR0NiOUJUdk9KdFQzYUJRR2dpWTRJazJyTDRqMkhkNE9w WDRLdG5XZ2VTRGZhWGdkaXp3UmpTZWVPNmxwWlpPZmtlODNOS3laRjQyMzNLczZDWlBPRzU2QmZD MEx6M2NjUmVoallzbnprWGp5NTlGSjlDSWNhRU9jbUgrRjRQV2dHcEM2bUVQMEdZdkN3N29BazFp MThLZVJCK3FOa2RDN3ZOU3l0b2NFaWlNd2lRWjRuM2p0SytSeHRDbHhOUkhmUTBRV2lIRC9mYnUz ZnM3TnRIbnpvTWFuTXptV2pYazQwVjZjTnBPcGlHRnFtR2F2WmlMdGdCQjZnSTh3Mlg0UGtJSTgz SXNSZ0VDTzlSMytySkI4QTdMOGgzQVFodXd4Tk9JK05GaTNET0NacEJxa2ZSOXBId1ZmeVM3U2Yr aG1GUDRheUhjOVJQSWp5TDFQZlNRaWpqTWM2cnVjbURkNGsrQklHZWxpemNtUE1qdS9wQkZHVWw3 REhmbzlsd2poWEJFK3orYlFVeWZIVitVYmIxcUVYeU43cm8xNUNMa3B4MHAwRUhWbjJ5L3lQUkVh OFFzRlhTOGl0dTZkNUJkK0R1UTlBRG9ONU9JSmZ3Tm9EeE0vMWhPcDNZU3d1cXJpcnhYbUU3T3Rj Mjhya0NibGJBOEpHc2NnN3hPMGJUd0g0OVp5RlRIZkR3YjNlY0sxV1Q5VGpCdmE3RHJMa28wSStF WnE4bUdxdCtLT01tOUx5SG9hZmtXY2UwSEtsUnlMdDF5TVhzdi96cE96d1E0ZGlmU21VMWYwcEZO L251bEl2YzhPaFJxWlNIdElXdWZjUE40cEJSc2ExOFJoOFQvckZZTFI1T3N6NmRUaVRMcnRZejFh RjN5TkU3SDJlSkJQZWx3aTgxZ25QeldjbzdybGlTUU16N2VSb0RyQm95MjJUY2xNdW0xbHByUHRP cGZTYmF0UW42NzArQmZ2dENHeXZreDBZVmdMS05VNHN6K0J0bDJrWVpBRExQNExkRmlRYXo5azlY YW1Xb0RKQXNoNkNEeWVrMHNqK3dmV2VKRkNIc1NTOWdLZmc3RmRwdklnVjFlWWw5VWNtWFdOM3p1 WUF2NWw0MTlJU1RUNHZVaEgwNmlzN1NGQjRoamtmWUsyamV2d0Eva1JZdEZyYWlrVEU2L3ZxWnYx UC8xcm8ya3pnV3FPL1BzT3RETTNUT1hzang2U3hyb0Z5MVl2SXVMM1UvWjRidmFSZlczWllQQm45 NktVSTNicDBxVnpoT1N2SVNNcmkrbUJUTjNzNi92YjIvK0l0SnpyYjkrNmE1QVA2ZkQwbVZ4aUNR R0hobFlTOHhLdjZDT1pkT1JCaEcxUXZyTXo2ZGJ2SWVGYklOZXhSVHIwWkRlU1BYSEk1aHNSaklE VS9TRk16aFg5TzFPandaYWV6dFRQU2ZndndTUWd3dW5LK3NaZTdWVzV2VGVIK1JwTjkraHZlenRT UDBSNHRFN2tZc0w4T2VTOUNsSTMxeEpwMU1CNGhMb0cwQ3U5UGRQWnRqZVB4OTZ6WnpPR0JVVFZ4 ajlQQnpjWXpiNk9WZmIya0VYb0JRZUpveFBjZmVLMnM5QUp4dTJqSXZRajVMbjNQalBmTVJPTkc5 cFB1M2J0T29UN05EZE1kU1IwdWFZWG90cXduVVQ2bVNBNGVTSmJGc0VLT1BmQ2xDUDM4S3hGdXRS N3ZpZGp2OFhPK3ZGK3ZmWjFkQnhna2p1eUQ2MVhZb29leGtDNW5oT0t6bCs2dE4wZkVpTTZ3b0hW ZVJSMTlRUDQxMGk0dmFtcGFaYlBVYi8wak1YSXkvWHFST2h2M2t4djcvTHpSL3REMXR0UEl1MDNL TE1UYlhnYTdYUmxNYzg5MFJMYWdSN1didVR2Y1J4K0NEN1ljQzdnZXRLUlBpVG5ocXZpaUdzb2tW YlFNZEhXQVR2VVdqQVRpZFhHSDFXT2NFNUEyME9DeGhFWFA1RDdaRVJqOHlJUkxEcmhudG1BSlBj WmNvM2JvbGwzalhmdmcyL2FPeXR2bUNvc0Z5MCsvWFMvOHpDeTdXSmRoUVM5UHZ1OU1vaFd4cmtY cHl6UnRuMDJ5bnREVHBsMEJVMXE3UzE0YUgrTE1pVTV5N0Y2WVQzUXEzR0xyenNjWHJBK0ZpLzhr bTkzeC9hbk1heXJkNGVjNmRhN09qczdEN3VsY0FyWERxeUNIc3NRSk1qcmtxSHdjeG9lai9iQk9H ZlNxVCtCdkViSSsxaW1zMjJMOHZidmFIMmpwelAxeVV4bjIxTGtMK25yYXAxa0I3KzdQK3lnbGky R01PNTcvY0RPYmY3d2VHeVJLdU0vV2dGL2V3Z3c3QmV4ZERGa05FdFI4YUJ4RE9vK0thUjhRL09x aTdIbzlJL0ljKzk3MzdqTlpPTUdMQ2gvbUlyN2RwVTlGRHBUMC9OSmpaN0ErSGxwTDNsbHZHandY dGtHRGhjMzd6MHliczlrSm43QnV2ZTExLzRkelhnTlZKS3J0ZmVwZ1h6S0w4eE1Od3JKM21nOHVU c2FUOXdUYTJ4NWQxTlQwMncvZnp6Zkp0YTVMOWc0bDZNOVBDampHeEdYcGZUVHdxWXpGOWJIRStm R3N0dEhYb2FrVDRHS2NzS3N2VDBaajVtWnp4bk9xenordzNWcDZNSXdVM1p1RTczYWJkYmJ6aHVh V2ltYUNvNUIzU2RqMnNKMHZpUFdqNUcrRUtUT2NVUitOOU9ObXdLUkhXcktoTU5VTlhwcS9KUmZS QjdKbHRGWVphaGNBOGRRVmxmNnN0b0ovU0VibU9SY0xGOEJNUW9JaG9HM0lxc0RsTzhXRS9ITllz bnpCM25lb1dnOCtYSTAzbkxka2lVcjY2bkF3UTduaHJaTXRMdTdlMnZSdmFvQzR2eWtrTzViaXpV bjc0akVrMDlEaHowZ3FlSEJmUmJ4UzVMZFBxSTlYcDkvY2wvRW5vQ3A2dmpuNjFLL2RGK0RDSjNu cFpXMVBjU1Q0WHRsNHhqVWZlSXJsT2ZyZmtqZnVHbXloZnZuN3JybGE1WnFaS2FUTitSME93dmFV OU1lV3o0bVRuWnVEbWFEeXVyeDU4dWNLR3hObERsWkhpYVk1NkVSL29UL1pPeUI1ZXN3RUN1U1o4 Rmc2TFlVVEc0V0ZBMURJdDhkcUEzMXd0RGQyOUN3Umxjamh4bVpFc09Sc2tNY2FXNjVMQnBQdk1t T3Mwa3duNGViWGxkVlR5NGdlUS9TOGhjTUVDM05IUzM4Zlczemh2bVk4aExkQ3VSbmxlb0hpbU1n OThrNExVR1graDh3dDV2eHNsZUdIUHZ6Q09PeTR6eURuVGZrZEZkVFljVkdERlBWMk1GZTZITkJM UHppQ2Z4V3VtaW9TbVFzeThCaE9Ib1FpdXJrZW9uVmwxNU1WeVN4V25sYkpwMDZBVDI2aEJvNzNI VGpMQkxJVGM0Y2U0T3VPQTdYeUNVUGs0ZGx1Q0dPeEJPZnc1ek00MFNzRzNrcDczZ1RPajNHVEY4 VjRmY09TczBpNktzL0NMa2hkaDd2bElOSEUzOVYxa0diNERQYVdOYjJFTWhRVnhFY3k3OVBWTFZS eFBKRnpNVmVpNGIvVFM1SDZLWll2TVY3bXlPWE91TUMybk9HNFM4NFRCMGNxRGtibUsxU1VNUnlI c3FmRTllMFNsQlpCZzRLNGJtbDRSNFUwNFFyZ3VEUE9wWVRzNEZBenJiK1VxdXh3MDNYTkU4T3pz RUs1eVdRckN0Yy9qNDRJcVlyajRRWFhFRCtJY05EUHp5Z1N4cEc5L0I4dmtuOHV1V0pCQk4vSVk5 dEMxWlV6OHFrVTJIUVl1aDBSVTlINml1OW5hMGI5M2R1MGE2N0RpdDFCU212U01uQm80Wi9OSDk3 Q05NTDVYNDlwQW80bG5hZmpMbzB1TmJyTXgxdE9uS3c1U0RwUXNNdlBCYkxFZm03aGxQWFRPbHpR VjdaYWVVNWp2VU1ucWwrYlpUMjJMVG5oakNneTcySXZ6YzBGSG9CYVJWMzVSbzRQTXVpaythZW9y TGN1L0c5K0ZqUFhRQVE2OHl4T2NHazZLK0NycDVtMHFtcmlaMlZrT3JQMVFGZzhiZXo0RWRHdGlM UGQ4dUhhamgvWHNWUEgrRmpxUHZGYUR6WkQ5b1NiVTU4V2pQRGp2V2Y0VWRBNnRwdGl5L1BaRmRZ Qzg2ZFJWYXNtSS9lcHJ0NnF3WEtKVXpVSGhYOFIyd1BJWjFZZGxlSFMyNU90WEVzK2o0WjFTTGdy Y05TOTlxaUIvMldJL0psc0xoN0V0RlRUenBpZnhGeEJzMVlwME5QeGhCVUFXQWhkNWdhaTdlbzRY ZUhwOFMwc1h0bnZiNW1xU3dWSmF0YzZkNlhJN1JuUWtKOEhzMm43T2RQeGhGOEtEUm5PYkhveSti amNJeWYzTlRVTkRzV2I3a2xFaysrR0lXaGlUVzNmR1I4YnFKTXgzWmQ5UGoxTUEvbnZobHZVZmhW V0dkM2VJMjdjVm1vMW40bmpYY2dQVHU4bFQ5RmNCSG9ESEhJWGFRUWtUaml2dnVOYm5md0l3WDlv VnI5NHUwN0N1YVZrRmhOL1BQVlkzYitGTGpWQ1dHeTJMWitsNTlYU2poSUhJTzhUeVpyUzE5bjIy OXhQOS9wODRuUWpkRjQ0ay84K0V6MDljZER5TkczWnJUNXJGTVp1TDVxRi9SMVBzS3o4eGhSZVQr SUtyZ1lLdHZBZGU5b2VKV1lkQk1zUEtvVjRxOHNhbTVlVUxEeXRXdHJITEgwcllkSmUwdUZ5bWVC bzFQd1lLa3hXZ1RRcnMwYW5rTGNSTkZvWWo2NmFvMStMdmhmOXNQZFhWczdpZmxSTDQ0cE5QbkNl Q3V1eWpOUXUrQS93ZGVoTDBUSzdwQ0VDODJqTlV5a2o0dUw0OXdOT1hOQmdiaHE0aitzOElWaFpu YXhZSkpLYkE4cEM4Y2c3NVBoTm84Ymt0b2p6bmVRNjk1YlRGUkx4T3NudXBkb0Jod2kxcThFUDM3 WnB2TDdnWXR1amNMdG9zOU82S1ZzZXVYUFpSczQxeExib25NU2JpOE9EYmtvSkhQK3VXN1Vzbm5k OHVVblJ2c1BmeGZkdkd2S2FSWTcvQU1BNTIvMHZleHdlTUY2bFQxYXBob2Fuc2RmSmVJTEtIdTh5 U0hPZjAxTTdKRG9xMXo2d1Q3bE9BY3JybytNMWhzWkhHdEtyaE9oN3lLY3hZdjUrNjZCUkFLTTVt L2crVzdka2RvVC93cVJFQ2pmY1N6ZXNpWXNjellxUHZrWnhEeWFkMFQyNUJIOEVsWVJmOVhIM1I1 Q2hGVnFqVkVnMjBPQ3hqSEErOFJ0NUVTbjNidGY3V1BpMjhIanovbnF2YVQzQVNOdFJycjhZU29B T0Z1WVBnNmZ5T0xudXJ2cTNuRERWVGhsSDlneUs4cDB0ZjJlbVhJdnR6UFJSU0hiZmlNYVQyeU14 WlBmaVRZbmZ4bXlaKzFETldyRjRSRnNsSHBUcDU2dWJTK2lMalZNYm1HRWIxVFprWGp5SmExTENl R25qOVFzT0FCUS9aZnlDUWJxRzVrZEtmMXVsVnRPVC8zdGJTbG0wbmRNL1J2ei9LemV5WmRWVGpU Nzk0YTdJRWQ3cUc2dkU0by81ajlOWVFBQUVBQkpSRUZVTThTSHZvbnlDQktGUXVGSElGczM0eUlK VHZodlVhNDNHazg4bkpXUmVEZ2FUKzRWa2xlUWV5WklQNSt6RWI3bnhPMjJlNUdTdkdyaXJ3b0d1 ejFFSlFhUFk1RDNTVmJEaWM4OTZjaXpNTkxhazNNWmNYUGNHZzFncU1wRXk5aXkzUDJVMGZqSXY5 YWJJSzd2Wjd0NmpENEZMVyswZkQrZTdVWG5ocW1haktwMThFTS9JTUtQc3FaVWdRSXhjS3BuVDBm cUo4TDhZWVR6WHJMbkMzQ2hiNEE1MDY5TnVIVXg4OS9qUnJnRGZLVTZ5U3lhZllzd2FhL1JsNkdi TGMvVnVwU0FwRTVtdW5Oa1lCaEUvT3JlenRROUNJOXgwUHVmMFoxK0gzVFVyeUg0K1dlckhFVFVJ QytHbjNWTUQ0VGVEbjE0WDBmSGdXd0NVZmVPclQxTThsOUhsWWN4NUt1eU1samZ1OU1KVmkzeXNt M1RtVmpsdlFzUlpPTk1sTWgrWGNFTmwzenFxUjcrNUFTN1BjUnRjd1Z3RFBRK2NaV2M4TFJ4cUli bDYyRFJlVjlpY29lcWR5MGFiN29Hak5QZHlZaGhLb3diVVpjTWhqZFhzOTJ1MFFtb1F1bnRhSDND RGgwNUJiMlZ6NC9vMVJCcHIrVm5XSEY2VjA5SDY0MU1uSHNudEtTNk4yOGU3TzFJM1lZVlMxMk5o TEZ3djltbWRmamk5TnRwR09mejlkQW4wcE5PNlpZUjM2RDRQRG0vdDNQYnY4MGFPckFhUnZPVFlF STVWMTgvZngvdTFnZGdtSktaanRTbnV3dTg4WkRCcXFsMUtIUUdMdUZOb0cwbzZQY0lFYVE5cmxH M3JMTXo2ZFE3OVdzbFF3TzEyMUdQdTRvRWYwMXR5RzVSeGpLcEt2aG41elVwKy9VUXBtZjdkcjJp RzVmTFZEMWJQSEFjQTc1UHNscU9mM1kvMWlEOFpYRGdzdUpNZEg2WVp2ODNJdHhCTlBPT1VjTlU0 b0R2bDJJUURkTEF1Zlc1R3l2VGJldlJZMnJCQTgwZTFjSy9ySyt6VFkySFpEcFRkeU9lelVQWUxa aDNRcDUrODJ6Y2ZKOVZWeXpCKzZWTXVtMGxmSzBqV3lhZHF1MU5wOTZWU2JmZXIvcjQvQlA1dWtF UlJ2T2hiTGxVdnF3NkdMWnIxVENodkgvaklqalNxZUdESHY4UHRDYVRUb1ZBdmk1TFlOVC9zbmZI TnYzbGNzdkRLT3hHUFUzS0EzOFd5b3g0MFIvcFJiVi9wQWJabUxhM3QwejhzNUlLbnpPWnRyZWc3 NFhRa1JVWGNMbHRnaCtJQ3hKSFg2Rnk3eE8wdGVqcmtlbHNmUmo4Rm9oZDZtalQ3eVJPQ1NQY0U0 KzdaZE9wckl5cCsxZDdiWGU5U3NxRDdNYmVydTF2dWhXTk91a3dGWGhjbW10TFIrcGFzQlRFUW1X b0xKOFg0Y2ZCVzdZTDNNQ1ZyWkVSWUJBd0NCZ0VBa0xBR0xpQWdEUmlEQUlHZ1dNUEFXUGdqcjFy WWpReUNCZ0VBa0tna2dZdUlCV05HSU9BUWNBZ1VCb0N4c0NWaHBzcFpSQXdDQndIQ0JnRGR4eGNK S09pUWNBZ1VCb0N4c0NWaHR0UkwyVVVNQWdZQkNaSHdCaTR5VEV5SEFZQmc4Qnhpb0F4Y01mcGhU TnFHd1FNQXBNallBemM1QmdaanBtR2dHbnZ0RUhBR0xocGN5bE5Rd3dDQm9IUkNCZ0ROeG9SRXpj SUdBU21EUUxHd0UyYlMya2FZaEE0SGhDb3JvN0d3RlVYYjFPYlFjQWdVRVVFaklHckl0aW1Lb09B UWFDNkNCZ0RWMTI4VFcwR0FZTkFGUkdZWVFhdWlzaWFxZ3dDQm9HampvQXhjRWY5RWhnRmdrUWdt djJqSUlFdjBhYmtiV1NPR1kyQU1YQlZ2dno2dDRUUjV1VDNvNDBKL1NQY0t0ZHVxak1JekN3RWpJ R3IwdlhXLzJtRllmdDZ5TFk3U09ncUNZZW1HL1pWUXRKVVl4QW9IZ0h6a0JXUFZWbWNoME1uTEJT aFQwQ0kvM2VHQ0JwbkVEQUlWQklCWStBcWlhNlJYWFVFTXVsVTBmK0FWWFhsVElWVlI4QVl1S3BE YmlvMENFd2RBVk9pTkFTTWdTc05OMVBLSUdBUU9BNFFNQWF1d2hjcEVrOStTTGNzc0dYdFlhSmxY blZ6MlhFMmFicVM4bmpwSXp4M1lTS2UvRFB3UEFsNkN5UWVhZmhKdDl6YXRZSE02VUh1Z3lDVmZ6 Qnk2dXExMGFiRVNZamZCeG9BYVhwM0xKNWNIMmxjZFRLTlBVS1I1cFpMd1RkbFBTTk55WStqbk1w WDJoNkx0elNNRlQ4eVpWRno4d0swL2NWb1BLbGxSR1g0SEVqejJ5SFJDYmFKMUozYWNncDQ3d1JQ TzN6Sm85Mng1cFp2S3daRXhGVGNVWEw3aXhOdnVFcEZ3Qmk0VXBHcmJEbU94VnN1T1ZLellDZXEr VEZvSFdnZXlIY2FYb2VuNzZmUnZzUGI2NXVUNS9nWlFmZ3d2bkZpL2hWa1hRL3lEV2pNSWZxTVJl RW15anZxRzF0V1JlUEpWaFo1QXNsVDF0TmlmaGJsWGdXcFcrbVF2Rk1ERTFHTlBTK0IvT3cyRzVI ZElRbTloSGh4RGo4STBQZExJVWNVMjl1SjZkUlJCUmVMeUY4QWcwMHc2STlHWWVocGdxUGM5azhn Mm1RRmdFQlJCaTZBZW1hc0NEejRiOEFRM2NkQ0R3blJnQWVFQ1BPalRIU2ZTeUp2ZU9ucWNUU2Ur TzlDOGlRaUVaRG41RFVTK1I0aUd5Q25DMzdXNFFHMWhKNUhyK01qMllTeXozTWc0UUhRYWFCQjFQ VVkvQTBnOUVENXNaNUk3U2FFWFJkcmJIbTNaY2x2RUZrSjhweW5KM1FWb1pTWFNKVFY4Nm1HNWxV WFU5N1JrMjd0UWZRWmtPdVk2VW9FQUF2TzR6aXg3TXZBVU90bUE4ZnVycTJkYnJpSVU2VC8wTTFn K3hySWQ2aGZmZ1I1OXhISmo1Q0lPTTV3YVB2bHhMd2hHazNNUjNTTUM2TDlZNFNhaEVBUk1BWXVV RGpIQ3N0MHRtM3BTYWYrM0JIbjg4amRDMUozQ0EvT25acXVwRHlhcUJTTHQ4QUE4RDBJKzlkbUU3 RnplaWJkdGhKODEyV3dTdGliVGpVeDhSbmc4WHMrTlNKeWZ6U1l6Y01NdWRwRGZBNEdkUm5xdWtM ckJDMnJPVExyR3RxOGVSRDVkRkxUeWlheDVCOFFYZ2lDa3hkRzZOblpkbDF2WjZyRkRvVk9nY0Nm Z2tIZFFrZXN2OWV5R3ZGSWlPV0hDQStCaUJ5NXBLRnh6WWhlb3B2dW5SYWZmbm9FUHc1WGVGRWhJ ZTA1aWhlZjBHdG9YQk5ub2M5NlRPaVE4dlZvMStKTXV1MWpQYmhHR2ZnYUoyTHR1U0tmOUxoRTV2 RmxHc2duYlVOQTdjOFhhOElCSStBL1JBR0xOZUpLUVVCN0NrTE83U2pyWGhjOHRjOE04YUdMTXgz Yi80QzBFYTRuM2JvMVRNNEhrT2puTGFRUTMwcDBZUmhwWlRuVWk1Nm0zSjdwYlBNTnNzcXo5K3pa L0xZR1FHeHpTQTEyTThJRWZ1aDUrSU9GOU94djM3cHJrQTk5U25tVUY5UnNXNkcvZ2crN2h6UGNF QjNlaHZ6TkNCSXhMN0haSG5lWU9qaFFjemFNMUNyS0hwc0hIS3ZvNGFsRFF5dFZmcllvUFpKSlJ4 NUUyQWJsT3p1VGJ0V2U4cmY4UkxaSWg5NDVmWkVlYVBzaHo3Z0tJV0JWU0s0Uld5d0NlWHc4TjdS YWlNL1RKTUZ3bGtudTJOZlJjVURqaGVqTjlQWXVadjRDOHNCTzZIRFIrK3NiZTNWb2lhVFNIWjdr clFOMnFIVThDUTJONkdHSnVMMG9LVUpQYlFPei9DL0ljM3RwSW5SRi9kSXpGaVB1T2plZjVCL2RD RTdNOUdmakdHb21KdTFOTWRpSW1YOTJZT2UyZlJvdWhzVGlmT00vZituU2RuOStjWFJ4c0RxUENs RS9VTVhVQUxjM05UWE44cG1DYnI4djEvakJJMkFNWFBDWWxpelJDZG5uNGNtdFZRRXdiaS9RVy9S N0RVOUU0ZkRBcjRScHUvS2diQjJIbkhkb3VCeENEK2wxR0k3OTQ4bXdMWHMxb2FlbCthaHpRbU9v UEVvMTRhRlhvZWZyR2thWlplSGFBYjhYcGttRXVieU5DUGgxdnFkaFdaKy80b3prckZPakNLT2pC azRUM25hWUg5ZEFzV1E1VmkvS28zZnFsbGgzT0x4Z2ZTeGVlTlcydTJQNzB4aWUxMmQwYWlEZGVs ZG5aK2RodHhST2xXZy94QnBYQVFTTWdhc0FxS1dLWkdHZFYvT0tXMXN6bWJhM3ZNaTQzcDdYWCsr ekhOcEMzc0ZDdXNMb3hVcnpoRG1Ga3JBRk9CZHdUTnlTbDl4VUczYitMMVljdnpNUkRRN1YvQi9v RnZQS3NlM3dxVjdZOWJwM05PaDg0ak51aE9na0dKRkx2SERPNC9EUStVelU2Q1U4Ti92SXZqWXZY SlJYYSsvYmd2SlArY3pNZEtPUTdJM0drN3VqOGNROXNjYVdkNk9uTnR2UEg4L25DclIvdkxwTWVu a0lHQU5YSG42QmxXNW9XRE1QRm1WSlRxREk3bHg0NG9EQUlQVU5zL0RTNFhDSklaSFI4MUtqQk1t S3ZJUUlDVjBEM1crWWlKUUhaWEtyd2pBUzN1SUVVbDIzY1VpRS9za040c1RNVitvK1FBUTlkMkdZ TGZxd0Y4RndYQjdadFd2WElUOWUyQitacXZ5T28vT1UxREV5aHpCYzVwdXhhUEQ4UVo1M0tCcFB2 aHlOdDF5M1pNbksrbEY4WHJRUzdmZEVHeTlRQkl5QkN4VE8wb1U1emhCaldKby9SMVM4TUNuYUdC WXY4eWh3eWxENE9SaEpmd3ZNT3dkbm5aRHI1YmxEVnFFTFNRKzBOeVRoWEU5TWs0cWx2cTdXN1hi b3lGbkM5QTJVR2M5QW5rMGszeDJvRGZYQzBOMnJQejdnTmU0NFJNQVl1R1Brb2xsV0dCMFlkaWZo cDZ3UzAybFRMaE5jZ1EyWmRJcW5USjJwdTBlcjBMZnJsVDFNcE5zK05HdWhZMXVYYWtESkc3S2Vw R0d5K0JmZFU5ajc1cGJKTy9XM3QvK3h0eU4xRzNRK0FUMjZoQnE3UE1PYXg2bEJ1Y21aWTI4WTJa dlU5QndGMXY2Y1JCTUlEQUZqNEFLRHNqeEIzZDFiRCtMaEhoNldlcFA0azB1OVVIdDllY005Zm0z eU11Vnl5SzZjQk9GSU1mTldPZjZKQXpKaVR4ekxCNlBSeEh3MUxvd2hxMWRVeUtHSEVSWlF1YzdX SHAwYU95d29OTTJUZzNNc2RuVHVUemMyKy92Z2lKaXVQQkplY0FIbGpvcTFQMWZEY1JBNExsUTBC dTRZdWt6QzhzcXdPczRhZmJpSDQ0VkRzWGh2UFhLU0lOY0pPLzRRejQxWDRpUk1lWlA3emhtSDVN UkM3NmVXVlBWUS9wNDQ0blBreE5BS2I2anE3bzFEM2R0cmFnYzNsU1I4a2tLNlVxcXJwK2paWFUz c3JBUzdQMWZIeEhJKzRxNkREaFZydjF1Qk9RV0dnREZ3Z1VGWnZpRExEcjJBYm9tN2pVRjBQOXg4 eXI1dk9aRm9wdmNnMjUvMDN4OGFZU1NSVXdFbnR2VTdjZmVJUVRoNm1vNDFsQnRLSXFXZ2k1NmFY QjZOSjNlQzlvQzJlQyt6aitIZDE5RnhnSVVlOFRMbVlybjFZc2Roblh0emU2a1c4WSt4Y3R6cjVS ZnRhUzh6Rm0rNUpSSlA2a3Y2L2JIbWxnbGZiY3RrTjFmL2VyZ0N6bjBFb0pMdEg2N1BoSUpBd0Fw Q2lKRVJEQUxlTmdaOStaeVlxRmFJdjdLb3VYbkJlTkpQanE5cUZKR3ZJeC9zT0JQbXBoYk9yZmdR dGE4cjhnZG15cHZrNTYvVnh4UG5xZ1lGYWUzYUduYm9WdVNkQWpvWlM2Q1IwQkQzSTF6UVdTSG5a OGpJN29saitnQVJmNVJ3Q05FQTJmeHpCS2ZzdEhlRzh2cmFtUFlFRndHM2EzWG9PNTZnYk85Wi9D MHBVRmxlOW5rcjNYNi9IdU9YajhEeGF1REtiL25SbFRBSFBaUG9hQlYwR3dOVzcrN0NnK2oyNG1D MUxnckxuSTExeTVJSkduWEU0aTFyaHNqU0YvSlA4N0wyTytSODAzOVgxRXVya0xkeGlHelJWY2lz RVNKYWFCSC9ERHJwL0JYblYxcTNmUG1Ka2I3RDk2Qk5OL2pwR09MOVhYZlgxclFmSCsyUDJoT252 VGNsZ3VCbjlVZGdOSCt4Y1hiNEI5RER4UlpsTGpzY1hyQmU5VU40aEZQRHgvUDRxMFRzejd1OXlT SDI5K2dSVVdYYmp3cU1Dd2dCS3lBNVJzd2tDSVFPMS93UkxQNTdvNHluOVNmUmVPTGhXRHo1bldo VDRrenlqa3k2N2RkTTh0ZUkrcFBjWjRaQ2xBTHZxOUdteFAzUmVQTEJTRHpaS1NRNlg2ZnpSSVJq a0ptdjYwdTMvUmJocXJoTVY5dnZ0VTVVNXI1OER6OENuWjZDZm51amZydWFrNzhNMmJQMk1kT055 SGNkRTkzWFd6Zm5YamN5N21ua25yaGhObmtpK3lNd25ES1ZVRS9YdGhlaHkvQTdwdEJMOVl2RWt5 L3BkVkJDK09rak5Rc09DSlAvVWo1NmIvU056STVVZTM1ZGxXMS9mazBtWEE0Q3hzQ1ZnOTRVeXVv cXFjV2tENWR2dU9ZUThWWG9VZHdnRnIyUGhnK0JrZnYvd3F5Yld0VW9lam04Z3BnL2pjaW5ZQ1J5 UXljUzJ1RmdIcTZuby9VbnlLdXEwenBGckV0VWg3eUtZK1MxQytudkphTGNQUVlEK00zYXdRUC9v NWhlNXFnOWNSQkRlekZIK1M4YUtJTWtzMmoyTFpMZEErZUx3V1doYzkzclFIUURFMTJFRFA4ZDFV SEVyKzd0VE4yRHRER3VrdTBmVTVsSktBbUIzTTFYVW1sVGFFb0k5SFNrZnVKWXBNTzQzS3RWS29D RkUrcm5rZlIydEQ0eGEvREFTWGdZUDVzNzdnNEFBQUlwU1VSQlZJbUhUNytZY1RBdmZ4L0NEK3VX aGt4bmFrVmZSeW8zUDRUMHN0MVVCUFIyYnZ1M1RQM3NWZER4Y3BUVCtUSFZEVUhYd1pqTE5tYjZx bTN4c3Q1MDJ5M0Y5c0JHN1lrall0cll2Yk5lUDFKSlpSMmJOdy8yZHFSdVUzMGc1eTVNQ2VpY3Bk OExSUkxwTi9DQU4xOXZoNDVFZXRJcDNUS0M1bW5XV09xdFVQdkgxbVJTU2tIQUdMaFNVQ3U5alBU dFNQMHlrMDZkQmNyZkhLdmZIeHNqVlkwQkhzYUhldE9wZDRGL1BzZ3ZVNGZ3eDNWTEF3clpvTElk NUpYK2IxUnFOTktweHlIakF5RFZ6ZGN6bEVtM3JZRmgvMHIvanRiOGozb1dveTk2c3FuUFFGNVdW a2ZxRSs3YzF5UWx3VjlVTzFRZjhINEorcTJFWHd2SzFwTk8xV2J4YnIxZk53UlBVbDAydXpMdHo4 bzI1N0lRTUFhdUxQaE1ZWU9BUWVCWVJzQVl1R1A1NmhqZHBoOENwa1ZWUmNBWXVLckNiU296Q0Jn RXFvbUFNWERWUk52VVpSQXdDRlFWQVdQZ3FncTNxY3dnWUJDb0hBSmpKUnNETnhZVGsySVFNQWhN RXdTTWdac21GOUkwd3lCZ0VCaUxnREZ3WXpFeEtRWUJnOEEwUWNBWXVNQXVwQkZrRURBSUhHc0lH QU4zckYwUm80OUJ3Q0FRR0FMR3dBVUdwUkZrRURBSUhHc0lHQU4zckYwUm8wOGhCRXlhUWFBa0JJ eUJLd2syVThnZ1lCQTRIaEF3QnU1NHVFcEdSNE9BUWFBa0JJeUJLd2syVThnZ01IMFFtTTR0TVFa dU9sOWQwemFEd0F4SHdCaTRHWDREbU9ZYkJLWXpBc2JBVGVlcmE5cG1FSmpoQ0J4MUF6ZkQ4VGZO TndnWUJDcUlnREZ3RlFUWGlEWUlHQVNPTGdML0FRQUEvLy9MRVZHZ0FBQUFCa2xFUVZRREFGK2tL TUxUU293UUFBQUFBRWxGVGtTdVFtQ0MiPjwvaW1hZ2U+PC9nPjwvZz48L2c+PC9nPjxnPjxnIHRy YW5zZm9ybT0idHJhbnNsYXRlKDAuNSAwLjUpIj48cGF0aCBkPSJNNDM0LjUgODc5LjUgNDY0IDg5 My41IDQzNC41IDkwNy41IDQwNSA4OTMuNVoiIHN0cm9rZT0iIzA4MDgwOCIgc3Ryb2tlLW1pdGVy bGltaXQ9IjEwIiBmaWxsPSIjRkZGMkNDIi8+PC9nPjxnPjxnPjxnPjxpbWFnZSB4PSI0MDYiIHk9 Ijg4OSIgd2lkdGg9IjU3IiBoZWlnaHQ9IjEzLjI1IiB4bGluazpocmVmPSJkYXRhOmltYWdlL3Bu ZztiYXNlNjQsaVZCT1J3MEtHZ29BQUFBTlNVaEVVZ0FBQU9RQUFBQTFDQVlBQUFCUk5VY0hBQUFK UlVsRVFWUjRBZXljWmF3MFJSYUdaM2ZaemJxN1ppM3JucFhzWm4yemtuVWcyQTljRXR3ZC91RHVC Q2RBZ2tQUUFNRVNDTzd1N3U2QjRNL1QzSUlhY3Ivdm0rbnV1WGVtNjB6TzJ5WFRWZDMxZHA4NnBm M09YdnlDZ1dCZ2JCZ0loUnliUnhFM0VnejBlcUdROFJZRUEyUEVRQ2prR0QyTXVKVmdJQlJ5Y3Qr QnVQTU9NaEFLMmNHSEdrV2FYQVpLVjhoMzhlaCtDWFlCdDRCWHdHdFRlQkgzU3JBdStCSUlhWmVC VDVEZFd1QnFrUFArT09GVHdiL0J1MEZSVXFwQ3FvaUw4cVFmQUJlQ1ZjRTNRTTZITDhPUGlOc0cz QTB1QU44RkljMFllQWZKRndkeXZ6M3VEMERPKzhjSS93MmNBRzRBdndmRlNFNUVLWVgrTEFVOURS d0tQZ1dTUElmbmVMRHZGQzdDZlFraytSV2U2OERHUUdYRmFTUzdrOXE4dEJSNGl4Q1ZjUjFLZWhE SU9ieVVzTHdmakhzL1NQSjFQR2VCQlVDWFpJNWxLVTBodndJVFo0QS9neVRXeE44ajhDSHdQN0Q4 RkZUQUQrRC9QN2dOSk5rTXp4NGdmNkVJRGkxZXo3d2VKZVVwNE5kQXk0M1RXZmtMSmRzS0pGRVJ2 MHJnNTBEZWw4RDlJdkQ1M0lPcitJN3VoK2Nub1BOaVlUdGZ5S2tDZmdSM2Y2RHk0ZlMwZmd2aFVR bXZ4N1h2aU5Nbm5uTWNNVGFyOXNaTnNoeWVUWUUxUGs1aitUczVuQWRzeHRsbjdhTFZmQi9sczgr WTNqazV0NTk0Si9HNStCeTBpZ3NTK1NSUVBzcGhHZEFXMzJRMW5wTElHYys3YS9ldWxpVTdhMTZj M3FzYzdFTWVoZXNMZ0ROWGVaNS9Wd0UycTNBcTJaQ2pOVDVPTFZtUlZON1RJN2hKYkVMYlozMllD SnQxOWxtNzhoSmFsdDlTcmlTMkRoNU1nV25jaTRsenNBMm5rajl5N0dKRlJiSGVrbElVMG1iUkdt OFZ1N2NsL21QQk1LSzF0TTluUDlKMGNtZU5iODF2ZUZqWVo5VmlmNDZFdndHT0xPSlVZdDRPZkhn dFIzK1hKTmJtTTg3RXlyZTU4L2NENVM0TzU0SjVpZDJMbDZkTytpQnUwMjRDV1l5MytPREgrdzdi dWJ0L2tzMFhnSElmaHdQQUlKYVIwL3BFeTdWMUZtT3QvZU1zWE1mcmtQLzVKUHdIK0NSWUQyUldz K2ZBeG9IRVBRMjBtdC9DYlNybVkvbXRGSDQybFpuNTdvWC9JZUIvNGxuOGg0TWZncWFXK2lueXVB cFlOcTJmMXlFWWtqTlFna0phczlvZlNlVStIYy9iK3kxRURTeG5jNlkxUEU3dlBSeitCZHFTeDho b1c1Q3NwdmRLc0JLZmxWYnpSa0srMFBhLzJyQVlsa0hMYjc0cmtQZW5RUkt0OHNJRVZLVHRjSnRj N3lUU1czbVp2MzMzWlBtSW5sYXNBSnorbUcvcTMydHhud0NkRmg5eXB3dEk0WHdCclAzeFZtSXp5 TnEvQ3RRNFdMTTdPcGlTdXJEQUZ6ZUYyM0NUMWZ3cm1YMFo3QWpzeCtKVTRxaWtvOE5yVnFINkIx OTZMYkw5T1hOeEVPVklQUGFWclhqc2F4T3N4T2E1ODdWVllBWU90bW9jNEVxWE9nVFBDNkRUVW9K Q2ZvMG4rQm1nV0NzbjYyYTREc3pqOGl6aE4vRi9HSXhLSFA1WEdUN09CYllBVFNvVGt2ZUovZC8v RW1QLzJGRk1tOHhhUktjZy9rUzh6Znk4citjZ1ZPS1N2MGNtS3VNUjVLNzF4dWxaUVJ5anArc29R U0ZWRmkyQno5TGxjTG1sTWE0T2JONmxkTDdFbjArQkViak9UYW8wVjVEM1JpQ1ZCVzlyc2pRNTJh L1dNdU45VXh3RjFZTEttNUd1WnJJQzBqOEtXTGFWeVZqcm53YUFIT3h5TVlHVkJuOU5rZ3gvcnlV b1pQNENPUW1mcndRWm5yRTNVc3pFeTJGL2JSRXVkenR3THRSUlNyeVZPRENpUmR1MUNqVTcyUHcr ZVM1WldQbTQzdFJUN00rNXRFMS8yN0RpV1o5TWR3UHB2VHdhdnh3NElJUzMrNUlLM3YyU1RrNEpi VVpxc1J3TlBvemJ0ZytKVTRuSzRVSUdCMzIwYUcxWWV3ZHM1alpZNGpVY1hhNXVnTU9vV2dPcms3 ZlRVVGlWN01CeE1WQ01NbExXSXI0WTREeWVaUlZ0TlMrMVh1YlhKaHdZV28wTWJTWTZQK2tpQVlL VlhNTFJSUTNmeDNXOTdkdWJsa1RYbHB5ZjZUSnhJTVdXUmZyUFZUUEozNWJyNmltdFk4clBSUmMy bFdlaUpaS3VPUlp1Q1JiUyticzBFT0lnZ1Jhb0tmbHROb1B0NHpydFlETjBaMjdNTUU0bFRudTQ0 OFNSWEplVHRhbUkxUVhHNU9EVWtaV2x0K1BDZjNub2Fsa3Q0eHhSZ2tMYTlFdE5NdnRBMXNaekpH U0FQeHg0Y0tJOG5Yb0hubWZBc09JeU1PZjJ0RDZiOVhxOXZLSndpTjgrbzlNZTl0OVNoVExzTlNi aC9QZHlrNzhEU1N5N3plUVVMc290UVNHZE5yZ21lNnAvd0Q4ZnFDdk9hLzQwUzZ6Q3VLSWxpeHJJ Njl6aTJweVptci9PK2UxSjJENmFDd0J1d2wrQytDeHNybHRXS3g3bmVmVVhpUklVVW1WeHRDNDlZ SGRXYUgxU2VGalg1WElwdlMrUVEvVEQ1cEdmcnpYWWhBaEhMMWZDZGNjSFRwRWlGNmsxVXlRQkpT aWtEOVpoZlp1dStoMlVjSUxicHFmaDZlRGt1TnVEbkpEUCszUTJNL1BWTWVlUTJDOE80QXd0amx3 NnN1amd6ZWFrdHErTFU1eFlZZHBxOFhsb0tTOHJqb0dzd0tVb3BQMjhuYkp5dTVWcS9peWNlKzNM TFVYRWQ0Q2ZtTENQNXhJdUZkUE50UzViNDY5cUM1Y3JaM3loREE4TEo3dmRYdVFDNzJIVHh2bmp4 RUNMOTFLS1FrcVp1ODdQMUFNc3QyczIzZFprelV6VW0yS3p5UTNJOXVmczE5bkhjNCtpSDE4eVBw MjRBUjdYeGVMVWtyVGp3bVp2WGJqQXZOYkZJOUY0TXVDTE9aNTMxdjVkT2NHc0Fyb3l4ZHd0dTl1 YVhBWGo1dGxjTVIwSXNqOW5YL0ZXVHdhdUpNR3B4TFdWV2x3VnFZcUlRMjBHWE9UZyttSzVGTTQv MXM1czBoUDZVazU2R1lhNS8zczUyUzA5ZmlrQWJ5WC80ZWhHWUtjdXRIajdFQlorNU1xVk1hN2ZK S3BQM1BrK1hYemZTUkVJQm9abG9EU0ZsQitibm42K3c0RWJQKzlvbkhCQXdkVXdOa3ZGTDRqTStW RnBCZEU5TGFlV1ZtWE9MYXYvRFFvLzZHVGFKamh4MEl2RmVaUEJRUDdDVGNZZHQzT1hyZ0t4RCtu V0xMOHU1eUp0bTZiMkdkTVZIR3h4bmFmcks5MVA2WWV1SE5CeG9NZHozSTNnTWphM0JmbWxOT1Bt aVRnaEdKZ2JBNlVxWk9KRXhiUnA2aHBTbDhQWlQwd1d5eThOdU1QZExVODNrOEQralFNK2pyaHFT ZE9uSWYxTXBFdS9PR1ZpSkxmT0Rsak41bzA3Nytybk9SUHZzMzAvczhsRkVZdkwyeVpZeFhSZHFS YlRIZlN1TngzMmcxbHQzMVBrMXhFR1NyZVFUUjZqMXRLOWU2NDNkWksvU1Y2Uk5oaW9HQWlGckdp SVF6QXdid1ptNG94UXlKbGdPYTRSREF6SVFDamtnRVRGYWNIQVREQVFDamtUTE1jMWdvRUJHUWlG SEpDb3drOGJwMm1TVGorS1VNalJQTjdJTlJpb3hVQW9aQzNhSWxFd01Cb0dRaUZIdzJ2a0dnelVZ aUFVc2hadGtTZ1lHQTBEb1pDajRUVnluVndHWnZYT1F5Rm5sZjY0ZUREUXowQW9aRDhmRVFvR1pw V0JVTWhacFQ4dUhnejBNeEFLMmM5SGhJS0JXV1VnRkxJUi9aRTRHR2lYZ1ZESWR2bU0zSUtCUmd5 RVFqYWlMeElIQSsweUVBclpMcCtSV3pEUWlJSFhBUUFBLy85QmJ4bGNBQUFBQmtsRVFWUURBRlgy WW5vYzR3cWJBQUFBQUVsRlRrU3VRbUNDIj48L2ltYWdlPjwvZz48L2c+PC9nPjwvZz48Zz48Zz48 cGF0aCBkPSJNMTM2IDc3My41IDEzNiA3ODQuMTEiIHN0cm9rZT0iIzMzNDE0RiIgc3Ryb2tlLXdp ZHRoPSIxLjYiIHN0cm9rZS1taXRlcmxpbWl0PSIxMCIgZmlsbD0ibm9uZSIvPjxwYXRoIGQ9Ik0x MzYgNzkxLjcxIDEzMi4yIDc4NC4xMSAxMzkuOCA3ODQuMTFaIiBzdHJva2U9IiMzMzQxNEYiIHN0 cm9rZS13aWR0aD0iMS42IiBzdHJva2UtbWl0ZXJsaW1pdD0iMTAiIGZpbGw9IiMzMzQxNEYiLz48 L2c+PC9nPjxnPjxnPjxwYXRoIGQ9Ik0yNjEgODAzLjUgMjcxLjYxIDgwMy41IiBzdHJva2U9IiMz MzQxNEYiIHN0cm9rZS13aWR0aD0iMS42IiBzdHJva2UtbWl0ZXJsaW1pdD0iMTAiIGZpbGw9Im5v bmUiLz48cGF0aCBkPSJNMjc5LjIxIDgwMy41IDI3MS42MSA4MDcuMyAyNzEuNjEgNzk5LjdaIiBz dHJva2U9IiMzMzQxNEYiIHN0cm9rZS13aWR0aD0iMS42IiBzdHJva2UtbWl0ZXJsaW1pdD0iMTAi IGZpbGw9IiMzMzQxNEYiLz48L2c+PC9nPjxnPjxnPjxwYXRoIGQ9Ik0zMTMuNSA4MTguNSAzMTMu NSA4MjMuNUMzMTMuNSA4MjYuODMzIDMxMC4xNjcgODI4LjUgMzAzLjUgODI4LjVMMTQ2IDgyOC41 QzEzOS4zMzMgODI4LjUgMTM2IDgyOC42MDMgMTM2IDgyOC44MUwxMzYgODI5LjExIiBzdHJva2U9 IiNCMDM5MkIiIHN0cm9rZS13aWR0aD0iMS42IiBzdHJva2UtbWl0ZXJsaW1pdD0iMTAiIGZpbGw9 Im5vbmUiLz48cGF0aCBkPSJNMTM2IDgzNi43MSAxMzIuMiA4MjkuMTEgMTM5LjggODI5LjExWiIg c3Ryb2tlPSIjQjAzOTJCIiBzdHJva2Utd2lkdGg9IjEuNiIgc3Ryb2tlLW1pdGVybGltaXQ9IjEw IiBmaWxsPSIjQjAzOTJCIi8+PC9nPjxnPjxnPjxnPjxpbWFnZSB4PSIyMjAuNSIgeT0iODI0LjUi IHdpZHRoPSI5IiBoZWlnaHQ9IjEyIiB4bGluazpocmVmPSJkYXRhOmltYWdlL3BuZztiYXNlNjQs aVZCT1J3MEtHZ29BQUFBTlNVaEVVZ0FBQUNRQUFBQXdDQVlBQUFCNVI5Z1ZBQUFFSzBsRVFWUjRB ZXhXZVV5VVJ4VC83Y2VDZERtc3J0b05IaWlsTkxiQTJyV3hyY1ZxRVZ0dHFIZ2hpWGdicjhRWTcv c2dhb3lpSnY3aGxXaWllTVl6b3NZVFQ0Z2FnMFJVOEZvMVJFWEFtMk5YM1dYWGVRLzhZcklmZkdJ V3d4L2ZaR2UrbWZmZXZQbk5iMmJmRzhuZHdJcUVCbFkwUUdvSG9qR2tNYVRHZ0pwZXUwTWFRMm9N cU9tMU8vUlpERGx0RmNnYVB4VHBuU054cXQ4L2VQdXNCQzZIQTA4eWp1SDh5Q1FjN21waEhYMXAv T2hvT2lyZnZWWHp6WHBiVVNIeTFxNUNSbUl2SElxSmx2MmNTZTZEZTlzMndWRmV4bllmRzhVanM1 Yzh4WVV4eWNoZU1CMnZiK2NKY08vWjN1VjR6K09jSlhPUk9XNG83TVZGTEZkcUNQQ04xY3VRTWFB bnJEczJvK0xKSTdoZExqWWxQMlVQcmNoZnZ4b25FbUpSY1BnQTRIYXp6Z09Rbzd3VVYxTm00YzJk Zk9nREF0RW12aThzQzVmQlBIMCtqT2FPMEVsVlUwaC9iWG1LSWxNT3NldnNCVFB3WU05MkVBaWFF eHdlZ2FoSnMvRHJvaFVJSHpRY0FTMWJnMHFsM1k1YzRlZHUya1lHVmVXZE5OWFZVVjdPdXpIRmRF T1BmY2Z4eTV6RmFQMXZQTnIyVFVMTXVpMnd6RjhLeWRlUHJWL201Z2pHOHJrdk4yS25CS1FvOHd5 TC9CcC9pOTlTMStEdnRQMElHemdZTGVONjRlY0owOUI5OXhHMEh6T1JOMGlnNzJ6ZWdPTExXZkFB UkY0QzI3U0ZlZVpDa0RNYXkxV25RMGozbm1qeCs1OHNjdHB0S0wxM20vc2ZtNHJDeHlnNHRKK0hC RHg2Nmp4ODEva3ZRTXpGSjBVbitTQmkyR2htaThSMGpQZDNwVUVSRUxIamIyeE9kaDVWMHV2UnBI MmtMS2Zqa1FlaVUzSXBFL2FTcXJ0bE5GdGc2dEpOU0d2NENaQ2hDWW40cG9XSkRWN2xYVmNHMURT eUF4dDhTZlBxMWsxNVd2Tk9mOENua2I4OFZ1b0VoTFJDMHlnenE0aHhENGFJQVIvLzJwM3diSVdH d29kTkhCbXBkSktFb05BdzZ0WmVCVXZCMzBmSU5oNkFDSXh2Y0dQWjRFczdlb01Call6TjZqemRB MUNkUFhoNVFyMEJjdHBzZVBmaWVaM2hlaFdRM2hBQWc3aWtoSUppUzFuQkErcldXbDFPSno3OUkz Z1ZFSzNjek5LSlBseWZYYm1rR01sWldkM1lpNStLckhDTFIzUi92UTdJMktHakhGZGVpRWhlbEht T0YxTnNSRlF2U044cng2MmdkdUg0SEVDS3Ztb1NVbHdKN2QyZjFSUjljMU5UVUhqdUZPY3BGbFkz YmxjbHJDSXkzOSs5blNVVTFYOFlNc3I3Z0NoRlVNNHlkWW5saFNnM1pzK2JpclBEK25PeXBTZE4z cHFWT0owVUQvb1NhSjJJV1QrT0dJZVFybkh3T2tPRXdqY3dTR1QxVkU2bU9yRVlYZkJTNjEzY0VN OFJldEpZZDI3aEJFNjJmaUxtVWNLbXZFYWJxUmRBdEJDbERIcHV4SWtYUTFoaU1neW1FQkE0MHRI eDBIMkpuaklIcEc4bFhoTUVoblhVME44MVp2MVdKRnk4aWY5T1hrYVRuNkpJWEdPTkdENldiY21l K2pVYUNnVUJpWm84R3owT25FVHZyT3M4Ny8vek9ZamRjUkR0Qmd3Q3NTbk01Ris5TVNTdlVNZU9C a2lOTUkwaGpTRTFCdFQwa3E2QkZlMVNxeDZabXNIWDFtdEhwc2E0eHBBYVF4OEFBQUQvL3h5ZzdM RUFBQUFHU1VSQlZBTUErLy96Y0RZSkRXY0FBQUFBU1VWT1JLNUNZSUk9Ij48L2ltYWdlPjwvZz48 L2c+PC9nPjwvZz48Zz48Zz48cGF0aCBkPSJNMjYxIDg0OC41IDI3MS42MSA4NDguNSIgc3Ryb2tl PSIjMzM0MTRGIiBzdHJva2Utd2lkdGg9IjEuNiIgc3Ryb2tlLW1pdGVybGltaXQ9IjEwIiBmaWxs PSJub25lIi8+PHBhdGggZD0iTTI3OS4yMSA4NDguNSAyNzEuNjEgODUyLjMgMjcxLjYxIDg0NC43 WiIgc3Ryb2tlPSIjMzM0MTRGIiBzdHJva2Utd2lkdGg9IjEuNiIgc3Ryb2tlLW1pdGVybGltaXQ9 IjEwIiBmaWxsPSIjMzM0MTRGIi8+PC9nPjwvZz48Zz48Zz48cGF0aCBkPSJNMzA4LjUgODYzLjUg MzA4LjUgODY4LjVDMzA4LjUgODcxLjgzMyAzMDUuMTY3IDg3My41IDI5OC41IDg3My41TDE0NiA4 NzMuNUMxMzkuMzMzIDg3My41IDEzNiA4NzMuNjAzIDEzNiA4NzMuODFMMTM2IDg3NC4xMSIgc3Ry b2tlPSIjQjAzOTJCIiBzdHJva2Utd2lkdGg9IjEuNiIgc3Ryb2tlLW1pdGVybGltaXQ9IjEwIiBm aWxsPSJub25lIi8+PHBhdGggZD0iTTEzNiA4ODEuNzEgMTMyLjIgODc0LjExIDEzOS44IDg3NC4x MVoiIHN0cm9rZT0iI0IwMzkyQiIgc3Ryb2tlLXdpZHRoPSIxLjYiIHN0cm9rZS1taXRlcmxpbWl0 PSIxMCIgZmlsbD0iI0IwMzkyQiIvPjwvZz48Zz48Zz48Zz48aW1hZ2UgeD0iMjAxIiB5PSI4Njku NSIgd2lkdGg9IjQ0IiBoZWlnaHQ9IjEyIiB4bGluazpocmVmPSJkYXRhOmltYWdlL3BuZztiYXNl NjQsaVZCT1J3MEtHZ29BQUFBTlNVaEVVZ0FBQUxBQUFBQXdDQVlBQUFDeEIvQ0dBQUFRQUVsRVFW UjRBZXhiQ1h4VTFkVS9NOWttKzBhQUxJUWRJaENDZ01nU0ZWbGkyQVcxVktFSzFxcFZQcXIxazZK V1JlVlRSUDJLRnJ2WkZpeEtvVlZVOWgwa0tTQkVJQkJRZ1FCaFMwaElBa25JdnZUOHorUU5Mek52 SmtPSXdBeHZmblB1dS9mY2MrODc5NXh6dDNQdk05YnBQMTBDTGl3Qkkray9YUUl1TEFIZGdGMVll VHJyUkxvQjYxYmcwaExRRGRpbDFhY3pyeHV3YmdOTmxNQ05VVXczNEJ0RER6b1hUWlNBMnhwd3lj a1R0RzdzRUZveklwRXVmSCt3aWVKeHpXSjF0VFYwZXYwcTJqeHBIQzFQN0VsZkRld2h6NjFUZjBJ WERtWFFoZ2xKZ3NPelBDKzNRU01MRHgyZzFVbjlKVC8xbHc5VGRlbWxCdm5YS2xGWXp3ZDBDRjNh ZTY5YkduQk5SVGtkbURlSHlzL25VdHN4RXlpa2F6ZDc3WGM3ZkcxMU5lMS9aemJ0ZWYwRktqNmVT WFcxdFlTZjh2UXcrU0o1L2FHdWpnb083S01EdjN0THM1T0UzdEtEWXBKR2l3NmhTK2hVaTJtM05P Q3M1WjlUM3E3dDVCOFRTKzBtL0pUSVlLQ2I1VmQ0Y0wrTXZqQllnOUZJclFmZFJiZStOSnQ2dnpx SE92NzBZZklLQ0xqdW9xZ295S2R2Wms0bmpQQVhEMytuelEvcnJNTlBKcE9wUlV2UkpYU3FSZWgy Qm96cDVzaWl2OG5JMDU2TjE2OTFsRmE3M1JaWGNHQXZWWmVWU3Z0YUo5NU50NzA1ajJKSDNVdHQ3 aGt0MEZobkR1MFdUeVBYNzZSeDJ6TW84WS8vSUU4L2Y2bXJPWVBTbkxPVXYzZTM2TWhSdlFHeDdh ajloSWxDZDJ6cElycDA5clFOdVhzWk1FOUx4LzcxaVV3N2FIejA4QkUyRFhZSGhLTTIxUEVTUXNr UGlldEdSaTh2SmVtU3o1amtNVEtUd25nekZ5OGtZaDJyRytKV0JseVVlWVRPYmxrdjdZc2NQSnhN NFJFUzF3UFhsUUJtMEtnaDkwZ0RvRnZvV0JMMWdWc1o4T21OYTZpaXNJQzhnME1vZW1oeWZSUDFo NnRMSVBMT0liSjJoMjZoWTNWN3hJQ3IyVldDQlRYY0xZcHJwYmFxaXM2d1FYejk2RVJhY1ZkdmNh dmdpZlNwMVYrUnZWMmh1bkxFc2Q0NStPRjd0UEdCRWVMS3dUdFF6K1pKOTlLUlJYK2xxcEppa0Yw MWxPZm5VZmJXRFZKUGNPYzRDb2h0SzNGSEFkeE4yZHMyMGZicGo3SHJhSUMwRWZ5dEdYRUhmZnZh VE5uRk95cVBQTWdwZSt0R3pUcDJ2L2lzN0xTdHB6MlVVd0JsOFU3QTRZVi9GdlNsTTZkbzM1eFp0 SGJNWUF0UGlPOTk4MlZObmdyclhVNm80N3UvL0Y3cVFJQTRjQURvdDVyMURMd2pLRlRWMVZnWnVP RHM2VFpyeFRJYkcxSGF1dTJ4QjFudkpjSkdmdm9lV2pYc2RtbW52ZmNGdHV0QVFSMjdDRDEwREYx TGdnTXhZSDQyK0pmbFp0TzJ4eWRSMml2UGl3KzF0cXBTOHZHRVQzWFA3SmNvNWNtSHFleGNqdUMx QWhnNDNCOGI3MCttbzU4dUlDZ0ZPMlBRb3A3aTQwZnAwQi9uMGJweFF3aU5kYVJrbEdrTThuYnZw RXVuVHdwWmk5NjNrWWVQU2VMMmdxSmpSMmp6UStObzE4eGZVVjdhVGhibzVZNVVlYkdRVHE5YlNW dCtOcDR5UHBoTHRkeVp0ZW9wUEpqT2RZeWxYUzgrbzFuSFdlNVFLVTlNcHRScFUyVmRybFdIR2xm SDY3dk1KZi9nT3NkUjF2TFBxQ0wvdkNVYjhaTXJ2NkN0VXg0ZzBGeXR2Q3dWTnlFQ2VYei8wWHhh UDM2WVhkM3VlK3NWMmpKNVBOdlBvU2E4b1dFUmJDUmIzajVJa05BeGRDMEpEbXdNdUtxa2lMNmRO Wk11L25DSVBQMERLSGIwZUlJTEp1SDVseWs4b1EvQk5VUDhRLzYrdDJmWjlETE9FbU5JZTJVR1lV TUZvMFdab0U1ZEtQNlptZFQzOVhlbzAwTlR5RCs2RFVpcHBxeU0wcm1ld3g5L1pMTkFGd0puQWxa ODdqZi9JYnpMdzJTaXNKNjlIWllxeUVpbi96dzlsZUN4QUNIYUdaTTBTdHhOYUNjNkFIaEdmVENX alBmZnR1RU5JL2VPWjU4Z2RFeWxEcldzV2ljTzVnMlVON0o0eDUxR3FmeSswck5uSkcwdk9MTnhy WFRxdXBwcVVzc0w3aS92b0dBcFZzdURDVHIrdVoycGtrWUFXZlo2NFhXUmJmUlE4M29SZU1RaGIw RFhSMzlKUm04Zm9LOEthcmt6cDcvOUd2Mnc0RThpYjhnSnZON3krSFI1UDNqMUNRdVhkMEEyTzU5 N2tvcU9IcFowQ0hzNHdNc3RqLzhQUVU5QUJyUnB4M0ovUThvNjRqRWtyanNaUFQzbG5kQTFzYzVS WHNPQVMwUXBVTUR3ejliU3JTKytJZTZYZHVNblV1SWZGbEx2bDk4a281ZFpNUVU4L0YvNDNxcUhj Y1V3M0p5VXphaGYxcU8zejUxUGQzLzhPY0d2Rnoxc0JIV2Y5cjgwZE9sS1FxTWhBQmdLQktKV2lo UjJNcWk0VUNnZER1VGVRU0dXem9HME5WUXk3WUgvL3orcXZIaEJzbHIwdVozUXpqNnozaFozRTlv NWFQNEM2ak5ycnFXZHA5WXNwL3o5ZTRsSWlvZzc1K0FINzNCSE5VK0RNSlNrTHpZMGtKVzBlZEV5 Q216ZlVRcGRPcFZGNmUrK29kbmhoWUFEekVvZVB0N1VkL1o3RGVUVlkvb01sdGNxQ3UvVmg2bUla NFJLd21pTVF3c2d2SU5ES09ydUpJSnNsYWtXZU1TQkEwVGNOb0JnQU1CZkRaeGV2NUpPclYwdVZY ajQrc3JnQnQxMm1mSzR2Rjk0WGJLU3dtL3RLelJZdDBLMzROVzNaU3VoaWVnMzBNS0xUMWlZaFhk SFBBYTI3MFErWVMya1RneWUwRGtTTmdZTUpGeFFDYjk1bFNBWXBDMWdNRkFVYjQ1YTloOGtLUGdi aTQ1OEwzRWxnTHNqaXc4U2tJYWg5M3p1dDlScTRKMWs3WDgwR0Qyb3l5Ty9rTkdZK0ZmTEkwdm1Q ejkycUdBbTAveVhacCt4VE5GK2tWSGtGUmlvU1Fja09zbkZ3MmFlWVZ4OTJYQnQyc21FTU1xT0V5 ZHpqTVN2ZW5ydENsSjZQZHFIZGlJVGlrcjR6U3p5Q3JCOUorVFk3NjMzeFJrUDJ2TzhWTWxMK3da UnU5RDEwYWNvaWowbzF2SUNqM0dQVGJPTVhERDJxdUlpdS9YOEdCbFZ2Rjg1dm13cFljQXhHSTNV N2NsbktHYjRTTExtRmJMb3hUTEJJUVR4Ny95ZVhacHJkODV5K3UvRkJ6RG9BQ2hRemtzclpmbXFh Y0FZZlUxMlhGRG94YUY4ekllS0FHZ1VuZ3JrN2tpaHNsenoyamc4b1RlMXZtT3drbVg3NUE3UmR0 d0Q1TnV5dGVUaEZNbG1SSmNjeDBGNTdqbkxhSWk2c0diU0tvRlJJQ2RsaXlnQStXM0gzRWMrNGVa ZWpYUURZTjZpaDQ4UzNqRE5nYTZtc2tLOEhEbTg4UU10Wk5IcG9hbWF4b3Q4QUl5NHpjaHhpQkxl ancwd25vS3dDaUJ6eU40S2JVa0d0R2xMUGlGaGtxNHBMeWUxejFlUVAzSUFGMWJKaVdQeUZweHlS ZzFKa3JoV0FGN1JGaDllVGdSMjZFUjFOVFZhWkU3am9GUGZWbVk3UWNjdDQ4TVFGTlkwNExBZXZa RFhKQ2o4THNOU0xxTGZnRVkzVS81Uk1SUVdueUJsdEVaMHlXZ2tLRDZSYWFFd1JiUzB4SzBqYURo R0x1QzlBb01vdkpkNW1rTmFDNEk3ZDZXa0x6Znk5TDJTNGg1N1d0cUNubzhSQVBUb0xDRngzUkIx Q0pIY2liSE9CaEhlRHo0UXR3Yi9tRFlFaFZ2amI1UTBabHZvQ1B5RWR1L3AyTS9PQTBEQ2pGY29l ZVhYbFBqaFFuSkdUcWpYTG5COVhrSEJsdXppZXAzYkdEQkdGV1dCYmFGMk1sTE5icHJTK3VNK1RE R0JiVHMwWHBJWncxcE5JWVRiVFlrMzVlbWxNWlVyOVZRVTVwT3lkdkxpRGFySjN1aXJGTkI0b3Vj ckJtamlFY0hMTDBDRHFpSEt0MlVrZVhPSEFiYXF1SmlxTDVuWHpraXJBWjRUZzRlSEduVkR4WXZZ YzZRd2hCRldpVitycDI5RUs1dFgyUmd3akZkdDZUWWxuRVI0K3ZrUnBsMG55UzFrOEMxYUVrNUdp bzlmSG9FZEZURlB1MVZDNGhVY1FrWWZINGszTmZCdDBaSThlQ056SmVWcktzcW9zdWlpWmhGdjVz bkR4N0g3VDdQZ05VSldsMXp1ZUNZTlk3cEdiTWhyU25oVGpJaU5BUU41STRMT2t5NEJ0UVE4MkYy SzlJOW13TldscFEwYzhYaVpNK0FmMjg0WnNnWTA4Q1kwUU5oSkdJdzhQUnZNVGE2NmVJRnFLeXJz VURxSExqdWZLMzVzNTZqTlZKNjg1RERaMlNDYktXN2MwTUIrV0lXNzhyeHpTdlM2UEpYbGhGbWJ6 Y1NDcDU4LytmR21ETlhCMVZLY1pkNnhJbTBQc0NOWGIveDhlQnExUitzTTN0b3JvaTVqaW9pNHZC YmxkYWl5R1ZQVHFPTlkwNmMrUFlYd1ZVRHFVNCtJLzllM2RSUmhBd2k2Y2o2SnJDcTlQSzBDcHdX WTdpb3VGRWlXSnkrdGpONW1QN29nWENoUUR4Um9VMk9zWi9NUisrcWtBWVRUMkNPZi9MMHg4a2J6 MWU5VU9sT3pHakE0YU5HN0h4NENlYnQyTk9yWExUdVh6WWNRNWt2Tm1CWUNPM1NXc2xjU0JMWXpI eGFnRE9valBreEIzQnE4ZzBNcHNLTzUvaXIyb1JabG1rK0lyT21VTkM1ZVh6cVpKVDdtU2o0QThm VDE0dzRhelJBakpIQVhPdVAyeTkyMW5iRCtSaUYvZG9VcEhRQnBWNExRYmowSk9nTFBSY2VPMmwz TEl4OVFrTEdQM1p2RjB2RTk2NmQ4NEpzQ0dPalVnMU5BVEZ1cHB0a05HS2RGdnZWK1hWelV5RW5a S2kvU0ROalFzcjc2dDhWdmpOT1c0QzV4bXFTT2tPcFJFVzR1akp4YTlQQ3c0TVRLd0U1NDVCLy9m REhCTUJHM0FlYnQ5UHBWcEZ3Y0NlZGpkSitRVU1LUnJuSXVENkVlWGJ4QWxHUlR2aDZCNDJyNGZw SEVlL0YrOElHMHF3RjBBeDJCYjdqVWN1cFBXNUcyaGt2c2pjcm1FUmg0NytBUUNtUDVJZDVVcUsw b3A4cEM4eXlHQVFBNlIxM05ic0R3NjdZZGV4L3FsaVBQOUxtekNKZGFyRWRGM0FRN3lpZHZtVXMv RVZxYzJuWCsyYy9KeTRFYlRBZzFBamk0VGZVdXNkTHNzM0xZb0VFbXFGYjlFd21LUUFLajUvNzNa dHNhSUJ2djJhODNVdWFTajBGR1BxRmgxUDYrQjBrNWNVTDcwRTdpWC83ZU5QbitURG1hWnBUbER5 V212VHFEOEcwZWtPSHNkOGJWUU1SZEVhQWJmQ0dCam9nbDRzSDU3OUc1N2Rzc0o1UktteUNMakhs elpPUUZEbGRiZ3p0MVFkUUc1SUNENVcyVFlZWEFrVFIwQ3pSMERaMGpia1RnR0s0d2wvMjZ1UFBR K280aFVyQ0tYUzlwdjMyT3RqeHluMXp1d1JYTmcvUGZwVTBUUnhPZU9FS0dRTHBPZlpLaTdob21a YTQwOE9HUk1iait3MDNjSk1PTkpYdDFlRE50L0s5Zklvd0tvRG16YVoyczBkTGZlWU5PclZ0Sko3 NVlTcWxQVFNId0RON0JHeTZvQk5VdlBWQUd4dHQ5K3ZQYzJjdys0SnpVcmJUaC9tVENkVWVsam05 bVRLUE5ENDdsNWRFaEZDRXNIWEN2eEpQM0NZSncwUUFmV3JaSkhpdmN3MURSVHR5NE8vYXZUK1Q2 TFc3dmJabzRpaUFURUdIZGpOTktwZk1ENThzdU9LK0FJRVNwOE5BQlNuOTN0cFROMjcxRFRpc2x3 eXFBcXhSK2ZLQ2hhK2djOGVZM1lLNFZQYlh2NjNQbDhnNE1BTDBWTjVJT2NLL0VGYzJqaXhmS2hT RW1KVXpKdUNDRWV4SHFSaUxQYWVCT0UzblhVTUs3TUszbnBlMTBXRFNzUndJTituQUI0WmdYaFBE THduRDN2RGFUWU1qNTZkOFNlSWFQRi9jY09rLytPVm56Rm5ublVCcnd1ejliTGc3aGNBSVhiSlE2 b0VDbGMrTER5a1IrbjE5VU5MbjZENThvNFo0TUJoeklHM0lxeUVpWHI4Q2hXOXplZ3p6UlR0d1RH ZmorUjd4bmFOaHViNTdSSW03ckR4S1JNNjZ1b2l5K1VNYmVSREtzQWtVbmVDZDByZWpqUnpGZ3ZC c08rZmhuWnRLd3o5WlNod2Nta1IvdjN2Rnk1R0c1Z0xWVXoxKy9LUGt4OTR3bWhTRnE0aThzdmhm aGZCN0Z6L08wcmw3d0EyY05RYnhadkh2UkY5VHZ6WGtVMGJjL3dWaEJBeDc5SXFPcDA2U3BOR3pK S3ZrczN4NXZvZDBUYU1qaTVWSUhPZ1U2THVvQWVBZUhFdHAxeDE4K0pkeE1NL0doQi9EdUFERGl1 RjlNRTkxQlRwQVg1SWEyZWZEQkR1VFpiODc3Tk9qM2Y3TmNaRUtlQXRnRHhMUHViM25pVncwT3V5 cDRvNnlNc2dvdG50QWxkSW80ZEF4ZEl3NFFBOGEwaGk5UThTVXF2a2dON1JhUFBMdlFaY29UOHRV cTZCRzNTOGdaTU56NFoxK2c0Y3ZXMDlqVS9WSnV6TmQ3YU1pblgxTDcreC9pYWRqMkZoY1h1K0sv aVgycmtiakZ4U1ZMVGh5am9zd2pISFA4aHlJaUJ3K2pnUi84bFVadjJpMjhnY2ZobjYrajdrOC9S eVlIOXlxVW1wVTZZS2dqMSsrUU9pQ1hFV3RTcU0rcmMwaGthVEFvNURaUHZCLzA1b08xb3dBQUFi cEpSRUZVZ0Q2dnpiWEpWeVBBRCtRSVdqeVJWdWNqRG4wZ0g0QTRjR3BBR1pSRlBwNUlxL1BCTDJ3 QStiQUoySVk2WHgySGJpRW55QXR5UXhuSUVmTEVER1V3c3Q5ZFhVQVZ4d0NIV1RkNXhkYkxNbHVk UWhoWVZHUVNoUzZoVXlRaVdjY20xalhpQURGZ1JOd0JZa2VPSTR4MHVIQ2l2djdvRG0yN2FkdkFH enpvRWpxRmJxRmp0U3pjeW9CeHdTVHlUdlBtOGR5T0ZJSVhRTjFZUFg2TkpkQU1yNE1Pb1V0VTFT WjVORUhIaUN2Z1ZnYU10U284SU9pcE9HVElTZG1pdEZOL3VxZ0V6bXhZTGVjRTBHbnM2QWtFSFpQ cTUxNEd6QTJEWndIK1pBTWZWaHhmdG9TdTlub21WNm4vcjVNRW9MdVRxNzhpNkJJNmhXNnRXWEU3 QTBZRFkwZmRLNWZWNFE4K3dVWk12STRDWGdjWGtnRHJETHFERHNQNUFBZzYxZUxlTFEwWU8yZTQ4 SENDZG5MVmwwNTVKTFNFbytPdW53UXUvSENJc2xZc2swMDV2dXlBVHJXNGNVc0RSa09EK09neWVk VTJBaUFPbkE2dUk0R1F1TzQwWWswcTNiTjhzK1hBU1l0N28wSC91YU1FYnBvMnVlMElyTlZiZFp6 N1NVQTNZUGZUNlUzVkl0MkFieXAxdTE5amRRTjJQNTNlVkMzU0RmaW1VcmY3TlZZMzRPYldxVjdm TlpXQWJzRFhWTno2eTVwYkF2OEZBQUQvLzFueHRNd0FBQUFHU1VSQlZBTUFjSnZoNk1Xdk5BUUFB QUFBU1VWT1JLNUNZSUk9Ij48L2ltYWdlPjwvZz48L2c+PC9nPjwvZz48Zz48Zz48cGF0aCBkPSJN MjYxIDg5My41IDI3MS42MSA4OTMuNSIgc3Ryb2tlPSIjMzM0MTRGIiBzdHJva2Utd2lkdGg9IjEu NiIgc3Ryb2tlLW1pdGVybGltaXQ9IjEwIiBmaWxsPSJub25lIi8+PHBhdGggZD0iTTI3OS4yMSA4 OTMuNSAyNzEuNjEgODk3LjMgMjcxLjYxIDg4OS43WiIgc3Ryb2tlPSIjMzM0MTRGIiBzdHJva2Ut d2lkdGg9IjEuNiIgc3Ryb2tlLW1pdGVybGltaXQ9IjEwIiBmaWxsPSIjMzM0MTRGIi8+PC9nPjwv Zz48Zz48Zz48cGF0aCBkPSJNMzA4LjUgOTA4LjUgMzA4LjUgOTEzLjc1QzMwOC41IDkxNy4yNSAz MDUuMTY3IDkxOSAyOTguNSA5MTlMMTQ2IDkxOUMxMzkuMzMzIDkxOSAxMzYgOTE5LjE4NyAxMzYg OTE5LjU2TDEzNiA5MjAuMTEiIHN0cm9rZT0iI0IwMzkyQiIgc3Ryb2tlLXdpZHRoPSIxLjYiIHN0 cm9rZS1taXRlcmxpbWl0PSIxMCIgZmlsbD0ibm9uZSIvPjxwYXRoIGQ9Ik0xMzYgOTI3LjcxIDEz Mi4yIDkyMC4xMSAxMzkuOCA5MjAuMTFaIiBzdHJva2U9IiNCMDM5MkIiIHN0cm9rZS13aWR0aD0i MS42IiBzdHJva2UtbWl0ZXJsaW1pdD0iMTAiIGZpbGw9IiNCMDM5MkIiLz48L2c+PGc+PGc+PGc+ PGltYWdlIHg9IjIwNiIgeT0iOTE0LjUiIHdpZHRoPSIzMiIgaGVpZ2h0PSIxMiIgeGxpbms6aHJl Zj0iZGF0YTppbWFnZS9wbmc7YmFzZTY0LGlWQk9SdzBLR2dvQUFBQU5TVWhFVWdBQUFJQUFBQUF3 Q0FZQUFBRFo5SEsrQUFBUCtFbEVRVlI0QWV4YkIzaFZSUmIrMzB0Q09na0prSVJBNkFpSUNYMEZL VEcwMEx0VUFVRkVXVkZjVUpFbWlxTGlydkw1V1JGWFFCQkVrZDVDQ3dRRjZVZ1JDQ1dCaEJKNk9r a0llLzRKOS9yeWN0OExJTzcza1pmM1plYk9uRGt6ZCtiTW1UT24zSmh2Ri84Y21nSm1GUDhjbWdM RkRPRFEydzhVTTBBeEF6ZzRCUng4K2NVU29KZ0JISndDRHI3OElpc0JVcy9FWVYyWENLeHAzd3pY ang1MnFHMU8zTGdXSzFyVXhaYWhUeUhyK2pYRHRXdkFJc2tBdDI1bTR1Q005NUY1T1FrVk8vZUE3 eU8xdGZVNnhET3dXVGhLTjN4Y0dQOElqczc2RExoOTIrYTZpeVFEeEM5ZmpFczdmNFZuK1JCVTZ0 RVhNSm5nU0Q4blZ6ZFVIemdVenU0ZWlGL3hNeTd1MkdaeitVV09BU2o2WTcvN0JyZHpjMUZaTnQ4 anNKek54UmZsQnIvUStnZ0tiNDNjN0N3Y24vMFZzbE5UREpkYnRCaEFSTjJwUmZPVTZQY0txWVRn TnUwTkYrMElRTE96TXlyMzdBY1hMeTljTy93N3pxNVpicmpzSXNVQXlTZGpjVzV6bEZwb1VIZ2J1 UG1YVVdWSHpYeHExRUtaUmsyVk5JeGJ1Z2czcjF3dVFJb2l4UUFKRzliZzVyV3JLT0hqaStCV2tR VVc2MmdBU2dGS1FaUFpqTlQ0MDBqYXRiMEFDUlFENUtTbllkc0xnN0NzYVIyczc5RVdtWmVTNU83 SVJxSVFkTXZRUGxqUnNyNXE0NVAxczZ1WGdacDJnZEVNQU9rWHp1SHdaLy9CaHQ3dHNieFpxRDdP cGdIZEVQdmRMSnQzazhGUWRrR1pWeTdoZlBSNmhlTlR2U2E4UWlxcXNyMk1KdEx4MlRPeHZtYzdm VzZyMnpiQjNuY21JQzN4ck9xNjU4M1gxSnhYdDMwYzE0NGNWRENqakdQRkxma0JXNGIxeFdvWmc3 Ums0cHBKMDMzVEppSGw5RW1qcmdwMlBucURlZy83OE00bWtCSnQreXNqc0xKVkk5VkcrcE51Vk96 dWx2Nmxhb2ZDUFNCSVNRR2pmVk1Nd0pkWnBveWs4OWo2M0FEc252eXFtQktIaFJteVZETVZDdHJV SkZETTg0T1FjZkdDZ2h0bG5PQkJNY1UyOUlyRWlmbmZLb0pTTVNNdXgwazVmUUpIdnBpQmRWMGps S1lLdWIvWmRyL3AwcTRkU0VzNG83cVhydDhJMUlSVnhTaVRkNTNmc2hFYiszYkNIek0vUWZyNVJH aHpvN0pFUW0wZTFBUFVKeVJXYkRTQ0RydWRld3NuRnN4R1ZNKzJPUERoVkZ6LzQxQStwdWE0UEFS blZpN0I1cWU3NDlBbjA0V2UyWHAvb3dMZmVYTGhYUEN3SmYzMkMyNWxaQ2cwalc3NzM1dU02TUc5 a0h3cVZzSHRaZTVseXNJdnRKNUNvUzV3L2VnUlZkYXlBZ3lRblpxTVBWUEc0Y2F4STNEMjlFSklw KzZvLytiN0NIdDFFdnpER29EaUJQSmorLzRQcGhoS2dtelJPSGRQZmkyUGdLS05zMC9KYWpYdzJP aHhhUGoyaDZqV2Z3ZzhneXZJS0ZDTE95RGpISi96dFYxN1ZTSGJ5bVJEU1NnUzI4bk5UUlpjM3hh bWdpZHVYS2VZT3l2NWhxcDdpS1ZRYzloSU5iZXFmUWZCMWM5ZnpldndaeDhoYVVlTXdyR1ZrYm1Q Q0I0M1NWdG5yZWRlVW1QVm0vQU95cmZ0cU9qSS9wd2ZtU3BSSERXczIwcUpHOWFxdzhFTko1MDRO KzRCOTRKN3duNjBkbmErTVJycDV4Slp0WjFNSnZnOUdxcmFjekxTY1dYZkxsWFdNZ01HU0FYRkg1 MEpiWDVhaTNyanA2SkN1MDZvMUwwUG1uMCtHL1VuVFlQWnBZVHFmL1hBWHBFUStUa0tzaGxjNUlX WVRRcUg5L0UvcG4rS0orY3NScFduQmlLNGRYczgrdUpZdFBwaEpVZ29FbzJFT2ZidGwzYnRWVFdZ amV5bWVMdklrR3d1VWRKWFp5N1dyUk5QSTA4OWljdDNWKzdWSHhFTGx1TVJZUURPcmM1THI2SE40 bldLOFcvZnlwSFRuR285aEY0bm5VNHZYZ2pPbnpRaGJiak9Ha09lVStzTTZkZ05EYVo4QU5MUnYy NEQxWSs0Q1d0WEdCNGNoU0FacFNQZlhYM1FjRVI4bnpjMzdnSDNJbUxlRXZnOVZsZXdnTFN6OFhj bFVYeHJQYW96NFpYOWUvSzl1d0FEY0dTYVVHR3Z2Nm1VS2RiMUpOeFVUcFNyc284L29VRGtxT1RZ bzZxc1pXbm5FaEF2amhqV1NaVFFNUk1SMExRRnJKMHhKck1UYWd3ZXJxUUI1TWNOT2JsZ1RyN0pD Zml1L2lqQzZmVWpza2RRT2JoNGU3Tm9tT0tXL2dqdHFnaHM5aVRxakhxMXdIWEI2eU4wekFTVWFk elVjQXdObUxROUJobEplZGRnY090SWtEYlc2eVF1RDBITloxK0VrMGduMXZsK1NrbVdiYVVLa1Yz QWsyOTJjY21Id3Z1OG5rZ1d0OUpsRmZ5U0tIYjJkQk1pdVpVT2dJdEljNWF0MzIzSUFJSGlTblN6 WVVKUnN5eFZxdzdIVXNsNklaWkU4UStyajhEbTRRclBNQk9HcXRpMU45ekxCcXBtb3p0S05SU1Na U1pkMUU4cXgzTDI4RFRzd2JtU1lHeWtsNnhxdjhFaXpmSVRtRzFNWklMcUE0ZnBtMGFZZGVKcDlx cFFDU1Y4UzZGY1JEdVFOdFk0V3QyclFrVzQrdnFwS3ZzaDE3WjdsZ3hUcGMvVHNONTgxVmt5SHRB S0hicEtDZUFoMUtTdEFoaGs5QVc0bHcxUUxWbkoxL1BwYm9ZTTRGY25UOFNvSHZlWVhSTWxTT3RT cG5HVEFxZExhOU9lbnVYS2kwZ0xVMVV1eGxxaXFJWkNzcFM0UDdWck4xRjZiS0duSlp6VlQ3OW5T Q1Y0VjY1cUMxWEJxYmQ0VmF5aXlrWVpyelJlWmUxWHh5RHdpWlpHS1BjRjg1WFlSV0ZXVEZtUlRw cEVJYzJwZzloNm1VbWNRdHFoeUU1TkJRK01obHVBQWNqRjJzQWEwdDArYzhTY1RKY3JnUGdtc3hu ZWRvaEhISlZFQ3BTc1drTVZtZkdPNXZOK2s0dVhiZkdmSVNacGRrcXlHcG9uUWlPS0FoaGtiQ2Vl UVZPaG9OenNiTGtlTHVKQ3pHWmxIV3dkM2c5M3V6WXlIaVdRdlpkd1hpNmVlV3ZOT0g5T0pLQ3hx NWRqY0N4S0ZaYXRVd0VHNE9hN2xQU3h4cnZudXJPSEIxejlTOTl6UC9vZzdyVlRpaDM3MnRaWXpt N3VJTFBiYWllYzdjUmoyVjdpWmwvOGRTdjJ2VHNKRy90MFVuYjdpcGIxRU5XdEZYNTdmUlRpeEQr UUlkZVV2VEVzMit3eHNZYkhUYlYxUldnNHRwNnBDZkY2VXdFRzBGdUtDNFZUUUN3ZStoUFdkUTdI anJFamNXYlZFcVNlalZNbXBHVm5Ib1RBNWhGd0ViKzhKZnovV2JaOGx5VlQvMjBNa0pPZWJ1aDd0 cHlJVVpsM3N4SGNIcXl3dTl5b2I5YU42NFZhSExrNU9jakp6SFBDR0kyUmFPVlBvTlhqWGJrYVFq cDJWMzZUNWpQbm8rT0czeEM1SWhwaFl5Y0tBNVEwR3VhK1lGa3BOL1M1OGJxRjJYVFg0N2pkc1NE WTRZRXlnTE5vM3g2aTFIRmdhcm9wOGFkWXRKdElaQ294R3BLcmo2OVd2SzhuTlgxYkhkM0Y0ZVBp bmJjSkdXSytrVWx0NFJKT25TYkRodWpPRXQvRGNRbXo1a3E0bGJqQnJkb2hjdFVXUk14Zmlub1Rw aXEvaVYrZE1KQW1iQ2M5bUZndUxDV2ZQRjZvVTR5S1hJNDQzRGdXdjN0d3NhUDdVRUhNdUp4RVZK ak1acGljbkZTWm1ablpnMHlsNnpmV2g3dTBjM3VocHl6ajRubnhPdjZoK2xELzhLNVNYWlh2SmZP dVZGVkg1M2dRMGF3RExBb2U1WUtoTVNqZDJQU21XVFFYS0ZLM1NEc1RWd0JPUUZyaUdhVEwzRm1t eVZ4cnhNdHl3dk9VTXNLc1U0cTR2bTlldld3Tk5xemZpRDJHekVKd0wrM2VBUjRlRGtBbkUzVUNs bzNTTFdGU2pkbWRyWFN6Qjg0QW5BeHRjVTdraW5nS0w4UkVzMmljWktQaWwvMG8ybktlTTRYaTA2 ZEdUV05jTzlCOEoxdmlFenk1UnVnbFJMa3QrNDgvblZoeEVpTE5GVzNkQ0pkd3R0TTBOV3JQVGts QjdzMU0xVVJsek80R0NON0pSZlAwRFZPZDdHUnBFdE00dHluS0pnWVpOeUZxdFdvdklSSXo0SWx3 VmJhVlVRSmtTWlNVN2ZTVXVnZmsrVjFZZitBTVFMdStZcGVlSEZ1Q0hsazRNSDBLempGS0o1dXRn SGV5dkNES0hKejhZWjZDOFA2cy92UXd1NmRJSVJwa1hKRGJIWXNqWFV3aWhvUU4wQlNvVXJmZTZs TXhWaExYcjhiUmJ6NlhlV2F6cWlkdVB1RnMxNEZXQlRkeHJEamZFYnNaY3Aybzd4Q3Mxc2d1ak1I dm5qUldZZ3AvZnBaRnZTSkw3bkMyR3lWZUZVZStuSUVFbVorMU5Fc1RNM3UzUkNnMXp5ZkQzajRT WnpFYVI0T2xTV1NURGlEV3JhK0xCODRBZElYU1FVS3RseStrNDJIM3hESFlQTGluQ2c0eHhIejQw MzhyYzRuUFhCRlB2SmNlZWVaNWxHdlptbDN1T2JtS0o4NUhuQ2ZzbUhYam11N3NZZDA2ZVlnZXdC Z0VHWTZFanAzN05UYjE3NEpqd2dpY0c1OGIrM1FFNGV4cmVWK3lyaVd2a01vSWFOSmNWVGtPbzN3 eEl3YnFhendsSjM3YnlNR0lrdkQ2aFczUmNISjMxNW43ZGs0MmJtWG1TUTgxZ0ZYR2QrYmV2SW05 YjQzRHRwRkRsQmw1WnRWUzdCdy9HcHY2ZFpFck15Lys0bCt2SVdvOS96SkljOWo1WFR2eXUvNCtm NGxKV0VvcnM1MSs5OTFFaGFUaDI5TlY4SWViU3dJbG56aXV2dFJsaVBuRTk3TkJydVFMS0pZWlJH RmNvTENGRU44d21Vd0lhdGtLZkJmdlJkNlBobmgzZ0ZUWTZrMThSMjBLUVp3TFR6em54aWNkTnR5 d1VOSGNTOVYrakNnRkVuMEV0VjhZRFc0Q0c3bkdxNGNPNkdzOEtLSHdLeEo0SVlQNzFxeU5Gak8v UjJEeko0a3FUcHRVcEVzSVdsVU1zaUF4R1N2MzdLZGFyaHpZQTRhWjk3MDdFZWVqTjRpMHlsTHJE R3JSQ28ybnpkQ1pTaUViWktUSDFZUDdWWXVMbUtGbHhJT29LbmV5djRVQk9EYTVqT0hmMWhKUnJO SjdBSGp5dUVGczQrbmpmUi82ci9GZ2UzbUpOdDczNW5OQVNZeVFVYnhKRVpmMzdSWWlwN0JvbkV3 bWxHL1RBYTBYcmtLMUFjL0FJeWdZMnR4YzVTcXAyS1VYV2trVUxsQTJqQ0tjZ3ppNXVvUE15cktX YUU0MW5mRzFDdjM2U256RVNVNDUyemdXUThybHd0dW9DR3FMV1F0UXNtcDFsR25VUkg4UDczaHVE dkd0RTNVSzBxN1pGM05CbHkvcFJSd1h1WEtvd3hEZStMMFo0UDFQdUwxRXBmakdzVHdsMjdkbUhU VVBTM3pGQU01aXZuSFFycjhlUW9lb0hiREY5VnJIR2tOR2dMaE1MR3R3b3ljMy9yRlgza0NibjZQ UVpkdnZxbC9uTFh1VnVjUlFMQmRsMU85ZVlXNFN2QW9TZ3JOZmF0d3BKSitNWmRGdVl0emcwWCtP QWNPLzJ0eG9zOWNkTndYdUFVRmd3SVlubTROd1U1eGMzVmpNbHdnUGxoQjN5MjhXb3RQR1hXcDlI Q3R5NVJZMG12WXgvT3MybEUzUE03c3FSSGJXYWREbzNZOUFLWkp2TU11S3lTUXhrcnBvTW1NbVND L1N1a1BVZGpUNStDc0Z2OXNEdzlOUGZZRk15UUNTOVJvVUExaSs5MkV1aDBpRWpLZVNtanRqN3RZ S1ZJN0VLbjRaTlF3Ym51b0FmcUpGaGNyZWVxbW9VV0VqanJ0b3pzNmVuaXcrTklsZlpaMWR2UXhr WWgreHJnSWViMVpnN2tXS0FSaHlEV29Sb1JaNVVXTDExaHZNRUxDcnJ5OW9acEV3TjQ3bmlVYlZ3 VG9Ualo1M0xoMCtiUEt1VWsxMzZyRCtNQ1IrL3NVUU8wOS9aZEVwU29peWJEM3ZJc1VBRkl1MFFD Z0ZhSm94RXBkdndTSlcvY01hS0JCUEJiOUpwRTJ0QUphWmJINUMxQ3FvejlRRTdpTEtFOTI3VW54 by9xaGZ4Qy8vU1gwdndOTWYrRVM0NGR5TEZnUElFcjFDS29IK0JITDk2WjhYZ2hxOWdQVy84bklQ YTVvN1A2bUtmcWEzK2o3d2pKaFpOQU9QejU2cFROYTlVOGZyR25lMS9rTlJTcFE4ZlpDSG9FRHBk aUZtRTZoQTFodytDa2Fubjhzb2NnekFSWVYwN0thVUw0cjZPR0VDeUlrbW5NbEZOT2tHazk5SHFU c2ZTdEpMeG8ybm1VVXprTjhMMG1TbGhIQVNyVDdzOVNucTB6VktGL1ovR0ZLdWVEZGo1ODRTU3ln VkZTSTdLZXZEMXJ5TEpBUFFxcUVaNVZyS0R6eloxaFlCRmJybVgzMm5URFNhYWlWOFN1bjA0WW1o aVVvYnYrM2lLUFhmeFEvVDVuTWhGMzZKQm5VZytoOXF2L0FLN0ZrYlJaSUJTQVIrVlJPNWFxdEU2 TGFDWmNJc2s4bnNwS1FFVGJYMmEyS1UrVVpUaXlaWHhQeWxjbzA4YTFOc1dvN3pvTXBCNGEzMU9U UjRhL3BmR3BaTXpYVzAvTytpUXRkZ05oWC9ISm9DUlZZQy9LVWo1RUNkaXhuQWdUYmJhS25GREdC RUZRZUNGVE9BQTIyMjBWS0xHY0NJS2c0RUsyWUFCOXBzbzZVV000QVJWUjVpMkwxTy9YOEFBQUQv L3lRNC9UQUFBQUFHU1VSQlZBTUFSMjF6MlF1ekU5d0FBQUFBU1VWT1JLNUNZSUk9Ij48L2ltYWdl PjwvZz48L2c+PC9nPjwvZz48Zz48Zz48cGF0aCBkPSJNMTM2IDk0OS41IDEzNiA5NjAuMTEiIHN0 cm9rZT0iIzMzNDE0RiIgc3Ryb2tlLXdpZHRoPSIxLjYiIHN0cm9rZS1taXRlcmxpbWl0PSIxMCIg ZmlsbD0ibm9uZSIvPjxwYXRoIGQ9Ik0xMzYgOTY3LjcxIDEzMi4yIDk2MC4xMSAxMzkuOCA5NjAu MTFaIiBzdHJva2U9IiMzMzQxNEYiIHN0cm9rZS13aWR0aD0iMS42IiBzdHJva2UtbWl0ZXJsaW1p dD0iMTAiIGZpbGw9IiMzMzQxNEYiLz48L2c+PC9nPjxnPjxnPjxwYXRoIGQ9Ik0yNjEgOTc5LjUg MjY2IDk3OS41QzI2OS4zMzMgOTc5LjUgMjcwLjE2NyA5NzkuNSAyNjguNSA5NzkuNUwyNjcuMjUg OTc5LjVDMjY2LjQxNyA5NzkuNSAyNjYuMTAzIDk3OS41IDI2Ni4zMSA5NzkuNUwyNjYuNjEgOTc5 LjUiIHN0cm9rZT0iIzMzNDE0RiIgc3Ryb2tlLXdpZHRoPSIxLjYiIHN0cm9rZS1taXRlcmxpbWl0 PSIxMCIgZmlsbD0ibm9uZSIvPjxwYXRoIGQ9Ik0yNzQuMjEgOTc5LjUgMjY2LjYxIDk4My4zIDI2 Ni42MSA5NzUuN1oiIHN0cm9rZT0iIzMzNDE0RiIgc3Ryb2tlLXdpZHRoPSIxLjYiIHN0cm9rZS1t aXRlcmxpbWl0PSIxMCIgZmlsbD0iIzMzNDE0RiIvPjwvZz48L2c+PGc+PGc+PHBhdGggZD0iTTMw My41IDk5NC41IDMwMy41IDk5OS41QzMwMy41IDEwMDIuODMgMzAwLjE2NyAxMDA0LjUgMjkzLjUg MTAwNC41TDE0NiAxMDA0LjVDMTM5LjMzMyAxMDA0LjUgMTM2IDEwMDQuNiAxMzYgMTAwNC44MUwx MzYgMTAwNS4xMSIgc3Ryb2tlPSIjMUY2RjRBIiBzdHJva2Utd2lkdGg9IjEuNiIgc3Ryb2tlLW1p dGVybGltaXQ9IjEwIiBmaWxsPSJub25lIi8+PHBhdGggZD0iTTEzNiAxMDEyLjcxIDEzMi4yIDEw MDUuMTEgMTM5LjggMTAwNS4xMVoiIHN0cm9rZT0iIzFGNkY0QSIgc3Ryb2tlLXdpZHRoPSIxLjYi IHN0cm9rZS1taXRlcmxpbWl0PSIxMCIgZmlsbD0iIzFGNkY0QSIvPjwvZz48Zz48Zz48Zz48aW1h Z2UgeD0iMjEzLjUiIHk9IjEwMDAuNSIgd2lkdGg9IjEzIiBoZWlnaHQ9IjEyIiB4bGluazpocmVm PSJkYXRhOmltYWdlL3BuZztiYXNlNjQsaVZCT1J3MEtHZ29BQUFBTlNVaEVVZ0FBQURRQUFBQXdD QVlBQUFCZTZWbjlBQUFJUFVsRVFWUjRBZXhYQ1ZUVlpSYi8vUi91aUVJS2lVd0tpa2JQRFVIbElL YURDOUV3R0lhYTIyZzVwRTJtZWRRMHQxSFVjYXRKTFVjY0NiY3pUdE5oS2hWc05FVUZ0RVVGVEFR ZlRDcmtBWnhCRTBQTUJYVyszeDMvai9kNEQ0MXpTc256M2puM2UvZjc3djJXdTkrLzRjNGo5alBn RWZzNUJLcnJCblZZeUdHaEI2d0JoOHM5WUlYWCtqcUhoV3F0c2dlOHdXR2hCNnp3V2wvMzZGa285 VlFHZktjL0IrK3BFUmk0N0JWY3ZGSjJYNjBrSE53dS9OeXpNbm1MWGY3dktyN0gycjBmb3QrU0dM U2ZGaW44SFdkRUlXejVxK0QraXVzLzJOMW51WGpyOW0wY09YMFNmOWkwRkFGelI4b1p2Tk00TXhy aEt5WWhibDhpZUkvbEhrTjNiejkwOG1vbmF3VVhTbkM4TUYvd21vWnJOMjlnZis1UkliczV1eUN5 ZTEvQjlZR1BpRC93TWZyRXZvUzNkMjFGb1RxVGE2VGZxTHlKL1BPRldMdzlIbjBYeHlETmxNbGx1 L0Q5RHhVWXQzNCtocjgzQy8vNityRFZ3Ni9ldUFaVFNRRldKRytXZXphbTdvRDZDcEp6RE0wYU95 T2tvNzlNS205VklpWG5Lek5SRnFzTjJlZityWVEyeWFyUnF6MThQTHdFNThCRDQxSVNzV3puUnZC U3JyVnQ2WW1wNGFQeDN0aFo4czg1MStrSk1lOHZRbkpXR3FkV2NGTzlZOUVuRzNBby83aXN0M1J4 eFppUUNLd2FNOFBtSE42elBHa1RVazBad2lzeFJDMVQyMXhKTTJYaC9PV0xSTzNDZ2R4anFMaCtU V2hEZW9TaVVmMEdnblBZZmVKenZMdm5BOXkrY3djTjZ0WEhuNFpOd3Y0NUc1UWdveEFaMEZmK09a OHorUGRDcDhVV2ZQUlhtSXJQY3JzWmpoZm1LYXNja25tQThxQzliOFpoeWJCWHdmdjBjL2JOWG8r aHZRWUtEODlKT0xnRDlCNFJpRm8yS20yVFduenB2OG9DZVVSdG9PeHF1WEtUREZuM2RIVkh6M2Fk Qk9kQUYxbWY4ay93Y0lPbVljb3pJekdxOTdOd01zZ1ZaQkZ3TWhqd2N1Z1FqTy8zbk14cHFhMkhr cTI4SXJmb2pGbHBvY2FlY0hOdUpyeVdRMzJuZXBnY05nSzBPTi9pcnF4NFhZV0QzRVl0VTNwdW9I YVRNdE5BOStQY0VyNVc4V1VxS1pTbG9QYWQwYVpGSzhFNVpCV1lrS01lUXR6YjNRdkRnd1pCMHpS T2JVRFROSXdJZmdZZXpSNFQycjI4SXZ2Y042QUxDbU8xZ2NLa3puc2ZYeXpjakhmR1RFZnpKazBo QXBHUDJxYWt4TE9VeVlzdWxSSTFBK05qVC9ibkltZzlwUjJhWHRPcUhweGJmRVpvM05EMWlRNXdk M0VqV2lOUUdIb0dHZWppK1hjVnhibFJKU25uaG8ySTRyUHNMeEQ1NTZuWW1aa0tlb0VzM21Nd0Mw UnRVK3ZrTFNrcnhkRXpPVVROVUZwK0NWOStjMUxtM2lyUS9kdDJGRndmVGhWVnhVSGw3VW9WN09s SVVwYXVDVkpPSGpFcmdON0E4L1d6L05zK2lXZTc5ZEduRW1OVHRxNUUxOW5ERWJ4d0hPWWxyc094 czdsMkxXY1dTTk0wQ1Z4cW55ZnR5RWlWSUNOT3lEaDdDZ1dsUlVRUjFpVVlMWnE2Q201dlNNNUt4 K1N0Sys0TFBGUGZYMUoyUVVmQitJaU5mZ1dqUTM1akU0UGsrOXZoWFJpNjVnMTBtalVVdjR1YkQx TkpnWG12V1NDdStDdXRVL3ZFYzRwT1N3MGhUZzFTMDR3dnVrS29zUWVYZjFad2J0Z1l6SkpwOHhJ d0kySXNmRlJjTXRsWVhzb0VsSjZYaVlpM0pvTkY5bzdLcmxZQ1VldlVQamQ5ZCtVeUR1VmxFUVhq aVhIRmlYOWJQM1JSTVVLOEpsZzc3azBVck41VksyREdzbmVlMTJNZWVHM1FDemd3ZHdPeWx5ZGl5 OFJGS3VHRXFjem5ZbWEvcFRxS3RYdi9vVUlpdXlvcDZGUnEzL2x1UUxJallHNW5QREd1eU5QZjJO T3E5bkNOME02anFzQ2UrRGFmU3o4NU9DdXI5WHNxRUN0SHZvN01KUjhnYWZvYWM2WmxiVXcrbm00 ckVMVlBLL0ExcDFUQk8vMmZjMkRCNUp5WmFVRG5Ya1J0b0x1eVhEMlYvVWo0U3ZWZjk4dElwRWV0 bW9ZZTgwY2pmT1ZyT0tFNkVPNWxqOGYra0wxYWlHcWY4aXl5SCtrNmFKcW1QTVZYNnAyK1ZxN2FK U3VYSTRFMWlWWWdUcmZibDNNRXB1TC9CMTBQSHlOKzVlWkJrZzBZVmFyMWNXOHQ2MnlQUGo2Nlgv Q2FoajJxcTZBbEw1U1g0ZkxWSzJqZXVLbXdObFFkUmtGcE1Sam9SYXJJNjI0dlJEc0Q5K3JMTHFx TnN4R0lSRnFCMWlDZWNQQVRhWVVZa0t3OXVoVklzd1QzWm02WUVQbzh5TWZrc1hSbkFyWWQvaFQw YjBzK0JpNWRtWFR5a1RhcWQ3aFVmT0k4UDdyWEFQQ2ZjOFlHdndpSVZ3ZGFiMHQ2a2l5ejFSclVP UWgyQmFJVmFBMXkwaldZNVZqOUEzMmU0bEtORUtWNnUrZDdEaEE2TTlEY3hMK2cvOUlKV0wzNzcx S1QyQlZIcjVtQm1QaFlYS29vRjc0ZzN5NFk5M1NrNFByUTF5OEFVWUcvbGluNXhzY3Z4TEIzWjRM N21XMnBxSmo0UmFyZ3ZvNXZMNTRYdnNFQi9hVEpOc2lzMmtEdFdHcUo1T0FPWGFGYmpYTjd3UHF4 N0lYSmVFT2wyU1lOR2drTFB4OVc3OTRtTllrZGRLWnFrV2daV2pJcU1CUWJYMTRBZHZ6Q2ZIZmdP WDhjTWtFVjF4Q1FqMVptWXVKKzFqY3FhcC82S3FEU1NCOFpIQTdXTGU2ekt4RFA3ZktFcnptRE9L dXNGM1ZYWTZUZEMzam9KSlZtOTZzME83Ri9OTHhidHBiT21udDR1YWRyUzBtN244NWNxejRIcHNO WlpTN1NxZ09GWFBmaWJDUk9lVXNFNHljRTk1UFB5V0NBbDRybDRVRmgyRE5ySGFoRS9ad2FCZUpH SFh3ZmI0TW5QYjMxNlkvNmI5VzhCV1lQSG8rRDgrS1IvL1oycVVsblZpV3JSbktMcEYwL2RaNm1W ZldDOWc3Vk5BMTA4N2lYNXVEWTRtM2dmdGEzMCs4azRmQ0NUWEpPaDFadHJMWWFyR1lXRTNhNWx2 NUpqVm1RNnl4cVZ5QW1nWStPcEVqejZLbStld2FxN0ZGbkphajJNQnVCR0lBZmZ2a1pHSFRrRFRV R21tT0o4N29PSWhBLzNGaVZlOGUraU81elI0QlpoQm1FdmQzWVByK3Q4VU90TGdvbkFqM3Uya0xl VnF3KzZsaDNPR0doaW8yZUNML1dQcHorWWtBRWNtblVSRDNjVzc0OW5Bd0dkR3ZURVpzbnhpTEMv K2xmakNENlEwVWc1dkFFVmVDWURnazdwcTFDN3c3ZHJGeE4zMURYLzFXdDBoNnBuMWlvcm11OU51 OXpDRlFiYlQwTVhvZUZIb2JXYTNPbncwSzEwZGJENFAwZkFBQUEvLys4UFBFYUFBQUFCa2xFUVZR REFCTkNNSjNXS0JPN0FBQUFBRWxGVGtTdVFtQ0MiPjwvaW1hZ2U+PC9nPjwvZz48L2c+PC9nPjxn PjxnPjxwYXRoIGQ9Ik0zMzEgOTc5LjVDMzM3LjY2NyA5NzkuNSAzNDEgOTcyLjYzIDM0MSA5NTgu ODkiIHN0cm9rZT0iI0IwMzkyQiIgc3Ryb2tlLXdpZHRoPSIxLjYiIHN0cm9rZS1taXRlcmxpbWl0 PSIxMCIgZmlsbD0ibm9uZSIvPjxwYXRoIGQ9Ik0zNDEgOTUxLjI5IDM0NC44IDk1OC44OSAzMzcu MiA5NTguODlaIiBzdHJva2U9IiNCMDM5MkIiIHN0cm9rZS13aWR0aD0iMS42IiBzdHJva2UtbWl0 ZXJsaW1pdD0iMTAiIGZpbGw9IiNCMDM5MkIiLz48L2c+PGc+PGc+PGc+PGltYWdlIHg9IjMzNi41 IiB5PSI5NjUuNSIgd2lkdGg9IjkiIGhlaWdodD0iMTIiIHhsaW5rOmhyZWY9ImRhdGE6aW1hZ2Uv cG5nO2Jhc2U2NCxpVkJPUncwS0dnb0FBQUFOU1VoRVVnQUFBQ1FBQUFBd0NBWUFBQUI1UjlnVkFB QUVLMGxFUVZSNEFleFdlVXlVUnhULzdjZUNkRG1zcnRvTkhpaWxOTGJBMnJXeHJjVnFFVnR0cUhn aGlYZ2JyOFFZNy9zZ2FveWlKdjdobFdpaWVNWXpvc1lUVDRnYWcwUlU4Rm8xUkVYQW0yTlgzV1hY ZVEvOFlySWZmR0lXd3gvZlpHZSttZmZldlBuTmIyYmZHOG5kd0lxRUJsWTBRR29Ib2pHa01hVEdn SnBldTBNYVEyb01xT20xTy9SWkREbHRGY2dhUHhUcG5TTnhxdDgvZVB1c0JDNkhBMDh5anVIOHlD UWM3bXBoSFgxcC9PaG9PaXJmdlZYenpYcGJVU0h5MXE1Q1JtSXZISXFKbHYyY1NlNkRlOXMyd1ZG ZXhuWWZHOFVqczVjOHhZVXh5Y2hlTUIydmIrY0pjTy9aM3VWNHorT2NKWE9ST1c0bzdNVkZMRmRx Q1BDTjFjdVFNYUFuckRzMm8rTEpJN2hkTGpZbFAyVVByY2hmdnhvbkVtSlJjUGdBNEhhenpnT1Fv N3dVVjFObTRjMmRmT2dEQXRFbXZpOHNDNWZCUEgwK2pPYU8wRWxWVTBoL2JYbUtJbE1Pc2V2c0JU UHdZTTkyRUFpYUV4d2VnYWhKcy9Ecm9oVUlIelFjQVMxYmcwcWwzWTVjNGVkdTJrWUdWZVdkTk5Y VlVWN091ekhGZEVPUGZjZnh5NXpGYVAxdlBOcjJUVUxNdWkyd3pGOEt5ZGVQclYvbTVnakc4cmt2 TjJLbkJLUW84d3lML0JwL2k5OVMxK0R2dFAwSUd6Z1lMZU42NGVjSjA5Qjk5eEcwSHpPUk4waWc3 MnplZ09MTFdmQUFSRjRDMjdTRmVlWkNrRE1heTFXblEwajNubWp4KzU4c2N0cHRLTDEzbS9zZm00 ckN4eWc0dEorSEJEeDY2ang4MS9rdlFNekZKMFVuK1NCaTJHaG1pOFIwalBkM3BVRVJFTEhqYjJ4 T2RoNVYwdXZScEgya0xLZmprUWVpVTNJcEUvYVNxcnRsTkZ0ZzZ0Sk5TR3Y0Q1pDaENZbjRwb1dK RFY3bFhWY0cxRFN5QXh0OFNmUHExazE1V3ZOT2Y4Q25rYjg4VnVvRWhMUkMweWd6cTRoeEQ0YUlB Ui8vMnAzd2JJV0d3b2ROSEJtcGRKS0VvTkF3NnRaZUJVdkIzMGZJTmg2QUNJeHZjR1BaNEVzN2Vv TUJqWXpONmp6ZEExQ2RQWGg1UXIwQmN0cHNlUGZpZVozaGVoV1EzaEFBZzdpa2hJSmlTMW5CQSty V1dsMU9Kejc5STNnVkVLM2N6TktKUGx5ZlhibWtHTWxaV2QzWWk1K0tySENMUjNSL3ZRN0kyS0dq SEZkZWlFaGVsSG1PRjFOc1JGUXZTTjhyeDYyZ2R1SDRIRUNLdm1vU1Vsd0o3ZDJmMVJSOWMxTlRV SGp1Rk9jcEZsWTNibGNsckNJeTM5KzluU1VVMVg4WU1zcjdnQ2hGVU00eWRZbmxoU2czWnMrYmly UEQrbk95cFNkTjNwcVZPSjBVRC9vU2FKMklXVCtPR0llUXJuSHdPa09Fd2pjd1NHVDFWRTZtT3JF WVhmQlM2MTNjRU04UmV0SllkMjdoQkU2MmZpTG1VY0ttdkVhYnFSZEF0QkNsREhwdXhJa1hRMWhp TWd5bUVCQTQwdEh4MEgySm5qSUhwRzhsWGhNRWhuWFUwTjgxWnYxV0pGeThpZjlPWGthVG42SklY R09OR0Q2V2JjbWUralVhQ2dVQmlabzhHejBPbkVUdnJPczg3Ly96T1lqZGNSRHRCZ3dDc1NuTTVG KzlNU1N2VU1lT0JraU5NSTBoalNFMUJ0VDBrcTZCRmUxU3F4Nlptc0hYMW10SHBzYTR4cEFhUXg4 QUFBRC8veHlnN0xFQUFBQUdTVVJCVkFNQSsvL3pjRFlKRFdjQUFBQUFTVVZPUks1Q1lJST0iPjwv aW1hZ2U+PC9nPjwvZz48L2c+PC9nPjxnPjxnPjxwYXRoIGQ9Ik0zMDEgOTM5LjUgMjcwLjM5IDkz OS41IiBzdHJva2U9IiNCMDM5MkIiIHN0cm9rZS13aWR0aD0iMS42IiBzdHJva2UtbWl0ZXJsaW1p dD0iMTAiIHN0cm9rZS1kYXNoYXJyYXk9IjQuOCA0LjgiIGZpbGw9Im5vbmUiLz48cGF0aCBkPSJN MjYyLjc5IDkzOS41IDI3MC4zOSA5MzUuNyAyNzAuMzkgOTQzLjNaIiBzdHJva2U9IiNCMDM5MkIi IHN0cm9rZS13aWR0aD0iMS42IiBzdHJva2UtbWl0ZXJsaW1pdD0iMTAiIGZpbGw9IiNCMDM5MkIi Lz48L2c+PC9nPjxnPjxnPjxwYXRoIGQ9Ik0zNDYgODAzLjUgMzY1LjUgODAzLjVDMzcyLjE2NyA4 MDMuNSAzNzUuNSA4MDYuODMzIDM3NS41IDgxMy41TDM3NS41IDg4My41QzM3NS41IDg5MC4xNjcg Mzc4LjgzMyA4OTMuNSAzODUuNSA4OTMuNUwzOTUuNjEgODkzLjUiIHN0cm9rZT0iIzFGNkY0QSIg c3Ryb2tlLXdpZHRoPSIxLjYiIHN0cm9rZS1taXRlcmxpbWl0PSIxMCIgZmlsbD0ibm9uZSIvPjxw YXRoIGQ9Ik00MDMuMjEgODkzLjUgMzk1LjYxIDg5Ny4zIDM5NS42MSA4ODkuN1oiIHN0cm9rZT0i IzFGNkY0QSIgc3Ryb2tlLXdpZHRoPSIxLjYiIHN0cm9rZS1taXRlcmxpbWl0PSIxMCIgZmlsbD0i IzFGNkY0QSIvPjwvZz48Zz48Zz48Zz48aW1hZ2UgeD0iMzQ4LjUiIHk9Ijc5OS41IiB3aWR0aD0i MTMiIGhlaWdodD0iMTIiIHhsaW5rOmhyZWY9ImRhdGE6aW1hZ2UvcG5nO2Jhc2U2NCxpVkJPUncw S0dnb0FBQUFOU1VoRVVnQUFBRFFBQUFBd0NBWUFBQUJlNlZuOUFBQUlQVWxFUVZSNEFleFhDVlRW WlJiLy9SL3VpRUlLaVV3S2lrYlBEVUhsSUthREM5RXdHSWFhMjJnNXBFMm1lZFEwdDFIVWNhdEpM VWNjQ2JjelR0TmhLaFZzTkVVRnRFVUZUQVFmVENya0FaeEJFMFBNQlhXKzN4My9qL2Q0RDQxelNz bnozam4zZS9mNzd2Mld1OSsvNGM0ajlqUGdFZnM1QktyckJuVll5R0doQjZ3Qmg4czlZSVhYK2px SGhXcXRzZ2U4d1dHaEI2endXbC8zNkZrbzlWUUdmS2MvQisrcEVSaTQ3QlZjdkZKMlg2MGtITnd1 L055ek1ubUxYZjd2S3I3SDJyMGZvdCtTR0xTZkZpbjhIV2RFSVd6NXErRCtpdXMvMk4xbnVYanI5 bTBjT1gwU2Y5aTBGQUZ6UjhvWnZOTTRNeHJoS3lZaGJsOGllSS9sSGtOM2J6OTA4bW9uYXdVWFNu QzhNRi93bW9ack4yOWdmKzVSSWJzNXV5Q3llMS9COVlHUGlEL3dNZnJFdm9TM2QyMUZvVHFUYTZU ZnFMeUovUE9GV0x3OUhuMFh4eURObE1sbHUvRDlEeFVZdDM0K2hyODNDLy82K3JEVnc2L2V1QVpU U1FGV0pHK1dlemFtN29ENkNwSnpETTBhT3lPa283OU1LbTlWSWlYbkt6TlJGcXNOMmVmK3JZUTJ5 YXJScXoxOFBMd0U1OEJENDFJU3NXem5SdkJTcnJWdDZZbXA0YVB4M3RoWjhzODUxK2tKTWU4dlFu SldHcWRXY0ZPOVk5RW5HM0FvLzdpc3QzUnh4WmlRQ0t3YU04UG1ITjZ6UEdrVFVrMFp3aXN4UkMx VDIxeEpNMlhoL09XTFJPM0NnZHhqcUxoK1RXaERlb1NpVWYwR2duUFlmZUp6dkx2bkE5eStjd2NO NnRYSG40Wk53djQ1RzVRZ294QVowRmYrT1o4eitQZENwOFVXZlBSWG1JclBjcnNaamhmbUthc2Nr bm1BOHFDOWI4Wmh5YkJYd2Z2MGMvYk5YbytodlFZS0Q4OUpPTGdEOUI0UmlGbzJLbTJUV256cHY4 b0NlVVJ0b094cXVYS1RERm4zZEhWSHozYWRCT2RBRjFtZjhrL3djSU9tWWNvekl6R3E5N053TXNn VlpCRndNaGp3Y3VnUWpPLzNuTXhwcWEySGtxMjhJcmZvakZscG9jYWVjSE51SnJ5V1EzMm5lcGdj TmdLME9OL2lycXg0WFlXRDNFWXRVM3B1b0hhVE10TkE5K1BjRXI1VzhXVXFLWlNsb1BhZDBhWkZL OEU1WkJXWWtLTWVRdHpiM1F2RGd3WkIwelJPYlVEVE5Jd0lmZ1llelI0VDJyMjhJdnZjTjZBTENt TzFnY0trem5zZlh5emNqSGZHVEVmekprMGhBcEdQMnFha3hMT1V5WXN1bFJJMUErTmpUL2JuSW1n OXBSMmFYdE9xSHB4YmZFWm8zTkQxaVE1d2QzRWpXaU5RR0hvR0dlamkrWGNWeGJsUkpTbm5obzJJ NHJQc0x4RDU1Nm5ZbVprS2VvRXMzbU13QzBSdFUrdmtMU2tyeGRFek9VVE5VRnArQ1Y5K2MxTG0z aXJRL2R0MkZGd2ZUaFZWeFVIbDdVb1Y3T2xJVXBhdUNWSk9IakVyZ043QTgvV3ovTnMraVdlNzlk R25FbU5UdHE1RTE5bkRFYnh3SE9ZbHJzT3hzN2wyTFdjV1NOTTBDVnhxbnlmdHlFaVZJQ05PeURo N0NnV2xSVVFSMWlVWUxacTZDbTV2U001S3grU3RLKzRMUEZQZlgxSjJRVWZCK0lpTmZnV2pRMzVq RTRQays5dmhYUmk2NWcxMG1qVVV2NHViRDFOSmdYbXZXU0N1K0N1dFUvdkVjNHBPU3cwaFRnMVMw NHd2dWtLb3NRZVhmMVp3YnRnWXpKSnA4eEl3STJJc2ZGUmNNdGxZWHNvRWxKNlhpWWkzSm9ORjlv N0tybFlDVWV2VVBqZDlkK1V5RHVWbEVRWGppWEhGaVg5YlAzUlJNVUs4SmxnNzdrMFVyTjVWSzJE R3NuZWUxMk1lZUczUUN6Z3dkd095bHlkaXk4UkZLdUdFcWN6blltYS9wVHFLdFh2L29VSWl1eW9w NkZScTMvbHVRTElqWUc1blBER3V5TlBmMk5PcTluQ04wTTZqcXNDZStEYWZTejg1T0N1cjlYc3FF Q3RIdm83TUpSOGdhZm9hYzZabGJVdytubTRyRUxWUEsvQTFwMVRCTy8yZmMyREI1SnlaYVVEblhr UnRvTHV5WEQyVi9VajRTdlZmOTh0SXBFZXRtb1llODBjamZPVnJPS0U2RU81bGo4ZitrTDFhaUdx ZjhpeXlIK2s2YUpxbVBNVlg2cDIrVnE3YUpTdVhJNEUxaVZZZ1RyZmJsM01FcHVML0IxMFBIeU4r NWVaQmtnMFlWYXIxY1c4dDYyeVBQajY2WC9DYWhqMnFxNkFsTDVTWDRmTFZLMmpldUttd05sUWRS a0ZwTVJqb1Jhckk2MjR2UkRzRDkrckxMcXFOc3hHSVJGcUIxaUNlY1BBVGFZVVlrS3c5dWhWSXN3 VDNabTZZRVBvOHlNZmtzWFJuQXJZZC9oVDBiMHMrQmk1ZG1YVHlrVGFxZDdoVWZPSThQN3JYQVBD ZmM4WUd2d2lJVndkYWIwdDZraXl6MVJyVU9RaDJCYUlWYUExeTBqV1k1Vmo5QTMyZTRsS05FS1Y2 dStkN0RoQTZNOURjeEwrZy85SUpXTDM3NzFLVDJCVkhyNW1CbVBoWVhLb29GNzRnM3k0WTkzU2s0 UHJRMXk4QVVZRy9saW41eHNjdnhMQjNaNEw3bVcycHFKajRSYXJndm81dkw1NFh2c0VCL2FUSk5z aXMya0R0V0dxSjVPQU9YYUZialhON3dQcXg3SVhKZUVPbDJTWU5HZ2tMUHg5Vzc5NG1OWWtkZEta cWtXZ1pXaklxTUJRYlgxNEFkdnpDZkhmZ09YOGNNa0VWMXhDUWoxWm1ZdUorMWpjcWFwLzZLcURT U0I4WkhBN1dMZTZ6S3hEUDdmS0Vyem1ET0t1c0YzVlhZNlRkQzNqb0pKVm05NnMwTzdGL05MeGJ0 cGJPbW50NHVhZHJTMG03bjg1Y3F6NEhwc05aWlM3U3FnT0ZYUGZpYkNST2VVc0U0eWNFOTVQUHlX Q0FsNHJsNFVGaDJETnJIYWhFL1p3YUJlSkdIWHdmYjRNblBiMzE2WS82YjlXOEJXWVBIbytEOCtL Ui8vWjJxVWxuVmlXclJuS0xwRjAvZFo2bVZmV0M5ZzdWTkExMDg3aVg1dURZNG0zZ2Z0YTMwKzhr NGZDQ1RYSk9oMVp0ckxZYXJHWVdFM2E1bHY1SmpWbVE2eXhxVnlBbWdZK09wRWp6NkttK2V3YXE3 RkZuSmFqMk1CdUJHSUFmZnZrWkdIVGtEVFVHbW1PSjg3b09JaEEvM0ZpVmU4ZStpTzV6UjRCWmhC bUV2ZDNZUHIrdDhVT3RMZ29uQWozdTJrTGVWcXcrNmxoM09HR2hpbzJlQ0wvV1BweitZa0FFY21u VVJEM2NXNzQ5bkF3R2RHdlRFWnNueGlMQy8rbGZqQ0Q2UTBVZzV2QUVWZUNZRGdrN3BxMUM3dzdk ckZ4TjMxRFgvMVd0MGg2cG4xaW9ybXU5TnU5ekNGUWJiVDBNWG9lRkhvYldhM09udzBLMTBkYkQ0 UDBmQUFBQS8vKzhQUEVhQUFBQUJrbEVRVlFEQUJOQ01KM1dLQk83QUFBQUFFbEZUa1N1UW1DQyI+ PC9pbWFnZT48L2c+PC9nPjwvZz48L2c+PGc+PGc+PHBhdGggZD0iTTMzNiA4NDguNSAzNjYgODQ4 LjVDMzcyLjY2NyA4NDguNSAzNzYgODUxLjgzMyAzNzYgODU4LjVMMzc2IDg4My41QzM3NiA4OTAu MTY3IDM3OS4yNyA4OTMuNSAzODUuODEgODkzLjVMMzk1LjYxIDg5My41IiBzdHJva2U9IiMxRjZG NEEiIHN0cm9rZS13aWR0aD0iMS42IiBzdHJva2UtbWl0ZXJsaW1pdD0iMTAiIGZpbGw9Im5vbmUi Lz48cGF0aCBkPSJNNDAzLjIxIDg5My41IDM5NS42MSA4OTcuMyAzOTUuNjEgODg5LjdaIiBzdHJv a2U9IiMxRjZGNEEiIHN0cm9rZS13aWR0aD0iMS42IiBzdHJva2UtbWl0ZXJsaW1pdD0iMTAiIGZp bGw9IiMxRjZGNEEiLz48L2c+PGc+PGc+PGc+PGltYWdlIHg9IjMzOC41IiB5PSI4NDUuNSIgd2lk dGg9IjEzIiBoZWlnaHQ9IjEyIiB4bGluazpocmVmPSJkYXRhOmltYWdlL3BuZztiYXNlNjQsaVZC T1J3MEtHZ29BQUFBTlNVaEVVZ0FBQURRQUFBQXdDQVlBQUFCZTZWbjlBQUFJUFVsRVFWUjRBZXhY Q1ZUVlpSYi8vUi91aUVJS2lVd0tpa2JQRFVIbElLYURDOUV3R0lhYTIyZzVwRTJtZWRRMHQxSFVj YXRKTFVjY0NiY3pUdE5oS2hWc05FVUZ0RVVGVEFRZlRDcmtBWnhCRTBQTUJYVyszeDMvai9kNEQ0 MXpTc256M2puM2UvZjc3djJXdTkrLzRjNGo5alBnRWZzNUJLcnJCblZZeUdHaEI2d0JoOHM5WUlY WCtqcUhoV3F0c2dlOHdXR2hCNnp3V2wvMzZGa285VlFHZktjL0IrK3BFUmk0N0JWY3ZGSjJYNjBr SE53dS9OeXpNbm1MWGY3dktyN0gycjBmb3QrU0dMU2ZGaW44SFdkRUlXejVxK0QraXVzLzJOMW51 WGpyOW0wY09YMFNmOWkwRkFGelI4b1p2Tk00TXhyaEt5WWhibDhpZUkvbEhrTjNiejkwOG1vbmF3 VVhTbkM4TUYvd21vWnJOMjlnZis1UkliczV1eUN5ZTEvQjlZR1BpRC93TWZyRXZvUzNkMjFGb1Rx VGE2VGZxTHlKL1BPRldMdzlIbjBYeHlETmxNbGx1L0Q5RHhVWXQzNCtocjgzQy8vNityRFZ3Ni9l dUFaVFNRRldKRytXZXphbTdvRDZDcEp6RE0wYU95T2tvNzlNS205VklpWG5Lek5SRnFzTjJlZity WVEyeWFyUnF6MThQTHdFNThCRDQxSVNzV3puUnZCU3JyVnQ2WW1wNGFQeDN0aFo4czg1MStrSk1l OHZRbkpXR3FkV2NGTzlZOUVuRzNBby83aXN0M1J4eFppUUNLd2FNOFBtSE42elBHa1RVazBad2lz eFJDMVQyMXhKTTJYaC9PV0xSTzNDZ2R4anFMaCtUV2hEZW9TaVVmMEdnblBZZmVKenZMdm5BOXkr Y3djTjZ0WEhuNFpOd3Y0NUc1UWdveEFaMEZmK09aOHorUGRDcDhVV2ZQUlhtSXJQY3JzWmpoZm1L YXNja25tQThxQzliOFpoeWJCWHdmdjBjL2JOWG8raHZRWUtEODlKT0xnRDlCNFJpRm8yS20yVFdu enB2OG9DZVVSdG9PeHF1WEtUREZuM2RIVkh6M2FkQk9kQUYxbWY4ay93Y0lPbVljb3pJekdxOTdO d01zZ1ZaQkZ3TWhqd2N1Z1FqTy8zbk14cHFhMkhrcTI4SXJmb2pGbHBvY2FlY0hOdUpyeVdRMzJu ZXBnY05nSzBPTi9pcnF4NFhZV0QzRVl0VTNwdW9IYVRNdE5BOStQY0VyNVc4V1VxS1pTbG9QYWQw YVpGSzhFNVpCV1lrS01lUXR6YjNRdkRnd1pCMHpST2JVRFROSXdJZmdZZXpSNFQycjI4SXZ2Y042 QUxDbU8xZ2NLa3puc2ZYeXpjakhmR1RFZnpKazBoQXBHUDJxYWt4TE9VeVlzdWxSSTFBK05qVC9i bkltZzlwUjJhWHRPcUhweGJmRVpvM05EMWlRNXdkM0VqV2lOUUdIb0dHZWppK1hjVnhibFJKU25u aG8ySTRyUHNMeEQ1NTZuWW1aa0tlb0VzM21Nd0MwUnRVK3ZrTFNrcnhkRXpPVVROVUZwK0NWOStj MUxtM2lyUS9kdDJGRndmVGhWVnhVSGw3VW9WN09sSVVwYXVDVkpPSGpFcmdON0E4L1d6L05zK2lX ZTc5ZEduRW1OVHRxNUUxOW5ERWJ4d0hPWWxyc094czdsMkxXY1dTTk0wQ1Z4cW55ZnR5RWlWSUNO T3lEaDdDZ1dsUlVRUjFpVVlMWnE2Q201dlNNNUt4K1N0Sys0TFBGUGZYMUoyUVVmQitJaU5mZ1dq UTM1akU0UGsrOXZoWFJpNjVnMTBtalVVdjR1YkQxTkpnWG12V1NDdStDdXRVL3ZFYzRwT1N3MGhU ZzFTMDR3dnVrS29zUWVYZjFad2J0Z1l6SkpwOHhJd0kySXNmRlJjTXRsWVhzb0VsSjZYaVlpM0pv TkY5bzdLcmxZQ1VldlVQamQ5ZCtVeUR1VmxFUVhqaVhIRmlYOWJQM1JSTVVLOEpsZzc3azBVck41 VksyREdzbmVlMTJNZWVHM1FDemd3ZHdPeWx5ZGl5OFJGS3VHRXFjem5ZbWEvcFRxS3RYdi9vVUlp dXlvcDZGUnEzL2x1UUxJallHNW5QREd1eU5QZjJOT3E5bkNOME02anFzQ2UrRGFmU3o4NU9DdXI5 WHNxRUN0SHZvN01KUjhnYWZvYWM2WmxiVXcrbm00ckVMVlBLL0ExcDFUQk8vMmZjMkRCNUp5WmFV RG5Ya1J0b0x1eVhEMlYvVWo0U3ZWZjk4dElwRWV0bW9ZZTgwY2pmT1ZyT0tFNkVPNWxqOGYra0wx YWlHcWY4aXl5SCtrNmFKcW1QTVZYNnAyK1ZxN2FKU3VYSTRFMWlWWWdUcmZibDNNRXB1TC9CMTBQ SHlOKzVlWkJrZzBZVmFyMWNXOHQ2MnlQUGo2NlgvQ2FoajJxcTZBbEw1U1g0ZkxWSzJqZXVLbXdO bFFkUmtGcE1Sam9SYXJJNjI0dlJEc0Q5K3JMTHFxTnN4R0lSRnFCMWlDZWNQQVRhWVVZa0t3OXVo Vklzd1QzWm02WUVQbzh5TWZrc1hSbkFyWWQvaFQwYjBzK0JpNWRtWFR5a1RhcWQ3aFVmT0k4UDdy WEFQQ2ZjOFlHdndpSVZ3ZGFiMHQ2a2l5ejFSclVPUWgyQmFJVmFBMXkwaldZNVZqOUEzMmU0bEtO RUtWNnUrZDdEaEE2TTlEY3hMK2cvOUlKV0wzNzcxS1QyQlZIcjVtQm1QaFlYS29vRjc0ZzN5NFk5 M1NrNFByUTF5OEFVWUcvbGluNXhzY3Z4TEIzWjRMN21XMnBxSmo0UmFyZ3ZvNXZMNTRYdnNFQi9h VEpOc2lzMmtEdFdHcUo1T0FPWGFGYmpYTjd3UHF4N0lYSmVFT2wyU1lOR2drTFB4OVc3OTRtTllr ZGRLWnFrV2daV2pJcU1CUWJYMTRBZHZ6Q2ZIZmdPWDhjTWtFVjF4Q1FqMVptWXVKKzFqY3FhcC82 S3FEU1NCOFpIQTdXTGU2ekt4RFA3ZktFcnptRE9LdXNGM1ZYWTZUZEMzam9KSlZtOTZzME83Ri9O THhidHBiT21udDR1YWRyUzBtN244NWNxejRIcHNOWlpTN1NxZ09GWFBmaWJDUk9lVXNFNHljRTk1 UFB5V0NBbDRybDRVRmgyRE5ySGFoRS9ad2FCZUpHSFh3ZmI0TW5QYjMxNlkvNmI5VzhCV1lQSG8r RDgrS1IvL1oycVVsblZpV3JSbktMcEYwL2RaNm1WZldDOWc3Vk5BMTA4N2lYNXVEWTRtM2dmdGEz MCs4azRmQ0NUWEpPaDFadHJMWWFyR1lXRTNhNWx2NUpqVm1RNnl4cVZ5QW1nWStPcEVqejZLbStl d2FxN0ZGbkphajJNQnVCR0lBZmZ2a1pHSFRrRFRVR21tT0o4N29PSWhBLzNGaVZlOGUraU81elI0 QlpoQm1FdmQzWVByK3Q4VU90TGdvbkFqM3Uya0xlVnF3KzZsaDNPR0doaW8yZUNML1dQcHorWWtB RWNtblVSRDNjVzc0OW5Bd0dkR3ZURVpzbnhpTEMvK2xmakNENlEwVWc1dkFFVmVDWURnazdwcTFD N3c3ZHJGeE4zMURYLzFXdDBoNnBuMWlvcm11OU51OXpDRlFiYlQwTVhvZUZIb2JXYTNPbncwSzEw ZGJENFAwZkFBQUEvLys4UFBFYUFBQUFCa2xFUVZRREFCTkNNSjNXS0JPN0FBQUFBRWxGVGtTdVFt Q0MiPjwvaW1hZ2U+PC9nPjwvZz48L2c+PC9nPjxnPjxnPjxwYXRoIGQ9Ik0zMzYgODkzLjUgMzk1 LjYxIDg5My41IiBzdHJva2U9IiMxRjZGNEEiIHN0cm9rZS13aWR0aD0iMS42IiBzdHJva2UtbWl0 ZXJsaW1pdD0iMTAiIGZpbGw9Im5vbmUiLz48cGF0aCBkPSJNNDAzLjIxIDg5My41IDM5NS42MSA4 OTcuMyAzOTUuNjEgODg5LjdaIiBzdHJva2U9IiMxRjZGNEEiIHN0cm9rZS13aWR0aD0iMS42IiBz dHJva2UtbWl0ZXJsaW1pdD0iMTAiIGZpbGw9IiMxRjZGNEEiLz48L2c+PGc+PGc+PGc+PGltYWdl IHg9IjMzNS41IiB5PSI4ODkuNSIgd2lkdGg9IjEzIiBoZWlnaHQ9IjEyIiB4bGluazpocmVmPSJk YXRhOmltYWdlL3BuZztiYXNlNjQsaVZCT1J3MEtHZ29BQUFBTlNVaEVVZ0FBQURRQUFBQXdDQVlB QUFCZTZWbjlBQUFJUFVsRVFWUjRBZXhYQ1ZUVlpSYi8vUi91aUVJS2lVd0tpa2JQRFVIbElLYURD OUV3R0lhYTIyZzVwRTJtZWRRMHQxSFVjYXRKTFVjY0NiY3pUdE5oS2hWc05FVUZ0RVVGVEFRZlRD cmtBWnhCRTBQTUJYVyszeDMvai9kNEQ0MXpTc256M2puM2UvZjc3djJXdTkrLzRjNGo5alBnRWZz NUJLcnJCblZZeUdHaEI2d0JoOHM5WUlYWCtqcUhoV3F0c2dlOHdXR2hCNnp3V2wvMzZGa285VlFH ZktjL0IrK3BFUmk0N0JWY3ZGSjJYNjBrSE53dS9OeXpNbm1MWGY3dktyN0gycjBmb3QrU0dMU2ZG aW44SFdkRUlXejVxK0QraXVzLzJOMW51WGpyOW0wY09YMFNmOWkwRkFGelI4b1p2Tk00TXhyaEt5 WWhibDhpZUkvbEhrTjNiejkwOG1vbmF3VVhTbkM4TUYvd21vWnJOMjlnZis1UkliczV1eUN5ZTEv QjlZR1BpRC93TWZyRXZvUzNkMjFGb1RxVGE2VGZxTHlKL1BPRldMdzlIbjBYeHlETmxNbGx1L0Q5 RHhVWXQzNCtocjgzQy8vNityRFZ3Ni9ldUFaVFNRRldKRytXZXphbTdvRDZDcEp6RE0wYU95T2tv NzlNS205VklpWG5Lek5SRnFzTjJlZityWVEyeWFyUnF6MThQTHdFNThCRDQxSVNzV3puUnZCU3Jy VnQ2WW1wNGFQeDN0aFo4czg1MStrSk1lOHZRbkpXR3FkV2NGTzlZOUVuRzNBby83aXN0M1J4eFpp UUNLd2FNOFBtSE42elBHa1RVazBad2lzeFJDMVQyMXhKTTJYaC9PV0xSTzNDZ2R4anFMaCtUV2hE ZW9TaVVmMEdnblBZZmVKenZMdm5BOXkrY3djTjZ0WEhuNFpOd3Y0NUc1UWdveEFaMEZmK09aOHor UGRDcDhVV2ZQUlhtSXJQY3JzWmpoZm1LYXNja25tQThxQzliOFpoeWJCWHdmdjBjL2JOWG8raHZR WUtEODlKT0xnRDlCNFJpRm8yS20yVFduenB2OG9DZVVSdG9PeHF1WEtUREZuM2RIVkh6M2FkQk9k QUYxbWY4ay93Y0lPbVljb3pJekdxOTdOd01zZ1ZaQkZ3TWhqd2N1Z1FqTy8zbk14cHFhMkhrcTI4 SXJmb2pGbHBvY2FlY0hOdUpyeVdRMzJuZXBnY05nSzBPTi9pcnF4NFhZV0QzRVl0VTNwdW9IYVRN dE5BOStQY0VyNVc4V1VxS1pTbG9QYWQwYVpGSzhFNVpCV1lrS01lUXR6YjNRdkRnd1pCMHpST2JV RFROSXdJZmdZZXpSNFQycjI4SXZ2Y042QUxDbU8xZ2NLa3puc2ZYeXpjakhmR1RFZnpKazBoQXBH UDJxYWt4TE9VeVlzdWxSSTFBK05qVC9ibkltZzlwUjJhWHRPcUhweGJmRVpvM05EMWlRNXdkM0Vq V2lOUUdIb0dHZWppK1hjVnhibFJKU25uaG8ySTRyUHNMeEQ1NTZuWW1aa0tlb0VzM21Nd0MwUnRV K3ZrTFNrcnhkRXpPVVROVUZwK0NWOStjMUxtM2lyUS9kdDJGRndmVGhWVnhVSGw3VW9WN09sSVVw YXVDVkpPSGpFcmdON0E4L1d6L05zK2lXZTc5ZEduRW1OVHRxNUUxOW5ERWJ4d0hPWWxyc094czds MkxXY1dTTk0wQ1Z4cW55ZnR5RWlWSUNOT3lEaDdDZ1dsUlVRUjFpVVlMWnE2Q201dlNNNUt4K1N0 Sys0TFBGUGZYMUoyUVVmQitJaU5mZ1dqUTM1akU0UGsrOXZoWFJpNjVnMTBtalVVdjR1YkQxTkpn WG12V1NDdStDdXRVL3ZFYzRwT1N3MGhUZzFTMDR3dnVrS29zUWVYZjFad2J0Z1l6SkpwOHhJd0ky SXNmRlJjTXRsWVhzb0VsSjZYaVlpM0pvTkY5bzdLcmxZQ1VldlVQamQ5ZCtVeUR1VmxFUVhqaVhI RmlYOWJQM1JSTVVLOEpsZzc3azBVck41VksyREdzbmVlMTJNZWVHM1FDemd3ZHdPeWx5ZGl5OFJG S3VHRXFjem5ZbWEvcFRxS3RYdi9vVUlpdXlvcDZGUnEzL2x1UUxJallHNW5QREd1eU5QZjJOT3E5 bkNOME02anFzQ2UrRGFmU3o4NU9DdXI5WHNxRUN0SHZvN01KUjhnYWZvYWM2WmxiVXcrbm00ckVM VlBLL0ExcDFUQk8vMmZjMkRCNUp5WmFVRG5Ya1J0b0x1eVhEMlYvVWo0U3ZWZjk4dElwRWV0bW9Z ZTgwY2pmT1ZyT0tFNkVPNWxqOGYra0wxYWlHcWY4aXl5SCtrNmFKcW1QTVZYNnAyK1ZxN2FKU3VY STRFMWlWWWdUcmZibDNNRXB1TC9CMTBQSHlOKzVlWkJrZzBZVmFyMWNXOHQ2MnlQUGo2NlgvQ2Fo ajJxcTZBbEw1U1g0ZkxWSzJqZXVLbXdObFFkUmtGcE1Sam9SYXJJNjI0dlJEc0Q5K3JMTHFxTnN4 R0lSRnFCMWlDZWNQQVRhWVVZa0t3OXVoVklzd1QzWm02WUVQbzh5TWZrc1hSbkFyWWQvaFQwYjBz K0JpNWRtWFR5a1RhcWQ3aFVmT0k4UDdyWEFQQ2ZjOFlHdndpSVZ3ZGFiMHQ2a2l5ejFSclVPUWgy QmFJVmFBMXkwaldZNVZqOUEzMmU0bEtORUtWNnUrZDdEaEE2TTlEY3hMK2cvOUlKV0wzNzcxS1Qy QlZIcjVtQm1QaFlYS29vRjc0ZzN5NFk5M1NrNFByUTF5OEFVWUcvbGluNXhzY3Z4TEIzWjRMN21X MnBxSmo0UmFyZ3ZvNXZMNTRYdnNFQi9hVEpOc2lzMmtEdFdHcUo1T0FPWGFGYmpYTjd3UHF4N0lY SmVFT2wyU1lOR2drTFB4OVc3OTRtTllrZGRLWnFrV2daV2pJcU1CUWJYMTRBZHZ6Q2ZIZmdPWDhj TWtFVjF4Q1FqMVptWXVKKzFqY3FhcC82S3FEU1NCOFpIQTdXTGU2ekt4RFA3ZktFcnptRE9LdXNG M1ZYWTZUZEMzam9KSlZtOTZzME83Ri9OTHhidHBiT21udDR1YWRyUzBtN244NWNxejRIcHNOWlpT N1NxZ09GWFBmaWJDUk9lVXNFNHljRTk1UFB5V0NBbDRybDRVRmgyRE5ySGFoRS9ad2FCZUpHSFh3 ZmI0TW5QYjMxNlkvNmI5VzhCV1lQSG8rRDgrS1IvL1oycVVsblZpV3JSbktMcEYwL2RaNm1WZldD OWc3Vk5BMTA4N2lYNXVEWTRtM2dmdGEzMCs4azRmQ0NUWEpPaDFadHJMWWFyR1lXRTNhNWx2NUpq Vm1RNnl4cVZ5QW1nWStPcEVqejZLbStld2FxN0ZGbkphajJNQnVCR0lBZmZ2a1pHSFRrRFRVR21t T0o4N29PSWhBLzNGaVZlOGUraU81elI0QlpoQm1FdmQzWVByK3Q4VU90TGdvbkFqM3Uya0xlVnF3 KzZsaDNPR0doaW8yZUNML1dQcHorWWtBRWNtblVSRDNjVzc0OW5Bd0dkR3ZURVpzbnhpTEMvK2xm akNENlEwVWc1dkFFVmVDWURnazdwcTFDN3c3ZHJGeE4zMURYLzFXdDBoNnBuMWlvcm11OU51OXpD RlFiYlQwTVhvZUZIb2JXYTNPbncwSzEwZGJENFAwZkFBQUEvLys4UFBFYUFBQUFCa2xFUVZRREFC TkNNSjNXS0JPN0FBQUFBRWxGVGtTdVFtQ0MiPjwvaW1hZ2U+PC9nPjwvZz48L2c+PC9nPjxnPjxn PjxwYXRoIGQ9Ik0yNjEgMTAyNC41IDM3OCAxMDI0LjVDMzg0LjY2NyAxMDI0LjUgMzg4IDEwMjEu MTcgMzg4IDEwMTQuNUwzODggOTAzLjVDMzg4IDg5Ni44MzMgMzg5LjI3IDg5My41IDM5MS44MSA4 OTMuNUwzOTUuNjEgODkzLjUiIHN0cm9rZT0iIzFGNkY0QSIgc3Ryb2tlLXdpZHRoPSIxLjYiIHN0 cm9rZS1taXRlcmxpbWl0PSIxMCIgZmlsbD0ibm9uZSIvPjxwYXRoIGQ9Ik00MDMuMjEgODkzLjUg Mzk1LjYxIDg5Ny4zIDM5NS42MSA4ODkuN1oiIHN0cm9rZT0iIzFGNkY0QSIgc3Ryb2tlLXdpZHRo PSIxLjYiIHN0cm9rZS1taXRlcmxpbWl0PSIxMCIgZmlsbD0iIzFGNkY0QSIvPjwvZz48L2c+PGc+ PGcgdHJhbnNmb3JtPSJ0cmFuc2xhdGUoMC41IDAuNSkiPjxwYXRoIGQ9Ik00MzUuNSA5ODcgNDM5 IDk4NyA0MzkgMTAwNC42MyIgc3Ryb2tlPSIjMDAwMDAwIiBzdHJva2UtbWl0ZXJsaW1pdD0iMTAi IGZpbGw9Im5vbmUiLz48cGF0aCBkPSJNNDM5IDEwMDkuODggNDM1LjUgMTAwMi44OCA0MzkgMTAw NC42MyA0NDIuNSAxMDAyLjg4WiIgc3Ryb2tlPSIjMDAwMDAwIiBzdHJva2UtbWl0ZXJsaW1pdD0i MTAiLz48L2c+PC9nPjxnPjxnIHRyYW5zZm9ybT0idHJhbnNsYXRlKDAuNSAwLjUpIj48cmVjdCB4 PSI0MDUiIHk9Ijk0MSIgcng9IjUuNTIiIHJ5PSI1LjUyIiB3aWR0aD0iNjEiIGhlaWdodD0iNDYi IHN0cm9rZT0iIzMzNDE0RiIgZmlsbD0iI0Q2RjBFMiIvPjwvZz48Zz48Zz48Zz48aW1hZ2UgeD0i NDA2IiB5PSI5NTkiIHdpZHRoPSI1OSIgaGVpZ2h0PSIxMy4yNSIgeGxpbms6aHJlZj0iZGF0YTpp bWFnZS9wbmc7YmFzZTY0LGlWQk9SdzBLR2dvQUFBQU5TVWhFVWdBQUFPd0FBQUExQ0FZQUFBQkM0 Z2Z6QUFBT09rbEVRVlI0QWV4Y2Uyd2N4Um4vWnZmc3hBbU5jWHgzYnBPUWVNMHJ1VHNDTkx5RWln cU5vaUNSVWxxMVJiUUlLSzhXVmFDV0NxaFVsS3EwZ0lyS0gwRFZRaWtnNklPSElrRlVXaFVhUkNS YVNnb1JJZkU1UWJWOWw1Q1g3eHc3b1pna1B0OU9mOS9lN1hsajc1M3ZzWGRlSjdPYWIyZm1tOGYz elcvMjI5MlpiKzgwVW9kQ1FDRXdZeEJRQmp0anBrb3BxaEFnVWdhcnJnS0Z3QXhDUUJuc0RKb3Nw YXBDUUJsczlkZUFhcWtRYURnQ3ltQWJEcmtTcUJDb0hnRmxzTlZqVjFQTGtCRjlGaVF0Nm96ZVUx Tm5xbkVCQWVCNVhPT3FETFl3MVNxaEVQQS9Bc3BnL1Q5SHg2T0dha3hWSXFBTXRrcmdWRE9Gd0hR Z29BeDJPbEJYTXV1R1FEb1J2eDRrTEVyR2YxazNRZFBVc1RMWWFRSmVpVlVJVklPQU10aHFVRk50 RkFMVGhJQkdORTJTUzRpZGYycnNsSEJuOUc1czBXOEJmUUxLdVQrTUtPSklDdmtYd2t0aUY2TUxI ZVFhVUtld3ZSODBvbC9tU3ZNWFJ5UGd2d29hQmFFdjlOY1o3UTFEMXZ6VFRwdkhkWW9SNm52YVgx RTVYWkV2UUZZR3hQcU5CRTg5YTBXeHVnNitDSFZGbjhtM2thSE8ydHhFWHVCUCtZUDdnbDYvQ0FG bnhOSkJlOEpkc2NmejR4UGswWUgrQy9NVUtvRkRvL1Vpanc1ZlBXRTdPcGJQRFJteFIzVlQ3cEtD ZVAxeE5zWTVGK1FJSW9UTTFWS1QvNElodmhicWpIeVdwajVFMElqOFNOY3BqcXBYZ0pwQXVTRG9W SmFsWjJkOUZPeUtyUUd6bkl2SDYvNGdOaGZHNk1nMlNiUTVsNk01bXBUV3pTYWZkNDA2bGl6dkpG T3V5aGNlMUhUenIvbDBSWkduK0s5WTBRVGp1WmZuRWtyOGhJQXpZbWRZSUtYOHJqRE45OEpHOUpW UWVmTklOUjkrMWF2TWdmbkdZTnU2dWxxemM3THJpZVR0RHQxSGNQR3Vod1U5U1ZJK0xhVmxjSVZp OEZlUzBCNGxURUtCNlo2NFVaRDRWYjdJeE1YenBpQjZFdm4zUUhhWUo2UmNIKzZLZnMxbWxJaTk3 cThnYXJpLy81QWcrVWViWVVwNU9XTmo1OTNpck1oZVNFSXN6SmU5TWREWHNTT2ZManRpR1Y3aUh4 dzZmQWVFL3h4a2h4VG05cVVjN3ZJbE1KSEhHUUZ6ZkNYMGZ5NFVpcHlFYkYyRFgvVXFkOUMrTWRn bWMvWTFtTXlWZWNWTlBQVytsVTdFV3djVDhhdFNpZml0NldUUFRZUEplQ3lySDIwVmt2NmNyNGRJ WGhFOE9Mb2NpYUlCL1g2RkM3a2QycmVsKytOZnN2cE14TS9YWmRaQW1XMjRHbTRLajg4L0xSSUZy Mmp3dXIrSmdqUk5iZ1R2SUlqRHVVM1p1UkZPdU5PbEFTSG82M1laOUY5SHRISE16cGNiZTRrL252 Z0dzUDVoWHJaSkpHN0dYQzVJSjNxdVR2RmNJdVk4ODRrSTVUZ1RyWkp6QmIvaFdKbDZuUHlxVnlW ajlZWEI4dDNkRk9JR2grSVBEUGJIWDBBK0N6b21EUFgyZm95NzhaMWcyazhSZm0xY2duekpJUEJF VGJYUHZzRnE3Nmk1UDdrakdTQ1RML2ovNXRsQlBTdHVReHBOY0M0U1VQaGtxdDI3L3B4aThrL0lO NWdIT2MxU3l4YTlrTnVYREo0dWlTN2p1cUFkbWhCdklxNG9lSTIvU1dOTGFmeUovM0k2RVh3V0Nr MmN5Mnc2MGYwMCtMOEZXVUZvdEJvSkRCbm5PZ1MvNmxYSlVIMWhzRUxNbWFkSjZzTnI3eDRvdjlj MEJUOUJjUjBpNXhKU2llQUJzSGs5aW9oSW12SjBLMUg4dEU5cTlCQnQzcHh4cTdJdnNYMG5ua3hy N1RJSVh0Tys2T3dGZHQ0bDlycS9DU0kyamtFZlBDbHpiQ25FVlF2T09DT1l5eDE3MWpSekphN3cr WG51RzZsRWQrRlZNOCtiTXZJYWY2bUpnRVBvU1lzVzlZN3ZHVGdLa0VSVjh4WGdQWVJaL0pDazZP M3M3SndGZmwwQ2hQbFNyMG9HNnd1REhlcnIvaWlWakg4N25leFpsRTdFRng3WTJiMjk5Q0NzVjc2 UjBuVWNwWUplUy9mRit4eWNTVWs1Rm5nTEY4NU9Mb0FCTEE0MGp5N2p0Q3Q1M1orTGtHUDBrYlFz TTlwMDNzUnFpeFl0YWlIS3ZVWkM5MUZoYW44aVhQbWdpb0xYK0d1bU5zajY1SlZZZlNUUStuRFlp SFhrODhkRUEvM2JOMkRaMDU1TzlDeE5KN3J2VHlhVFI0NnA0R0hHcjNwVk1rUmZHR3c1Q3AvY2Vj N0o3VWJrQW5iQmhJem91Mmh6SGFpc0lFbHVRRVZjUXpnWENZR001RFZqYjc1WVpFa1VYUmQ3M1Y5 ZTVqSFJnZDBmN01XTjQ5VThVNUFnZmkwVytid1ZIWm5WeG12YlM2d00wZnNaZmFRbm4vWThxZ1Qv NXV6d0ZpajZ1cTBFMXRpM0FiUDlJU082SjJSRUhna3ZpVjJNSitsc3U3eFJzVi8xcW1UOGZqUllu WDF6MkszOVdkQ0liZ2daMGIwZzJTUXl3eHFKVFZKWTdwNUpUNXVTZzViaTQ1TGxLQndZMkRxQ2k0 eGZ5WkVqRXFZbzlocUhaNWpIL1pIcklVbElYc2ZiRzBncncwWXM3S3lwNVZ3K2M1Z25zTE04akIx bVR0ZElOZU8vZS9mdXcxalczQTA5K2tIT2dHV0d1SU5kY2lOaTd1RVFicndoSTNiVHdvVkwyNTJW T00wN3hpRWpzakZrK2Q2alR2L3RoRFRxbExtNzdJVmVyTnQwa2phZHdpZklGc0d1MkpxUUVka240 SnZER200dERJaDNqVDgzb1I1bjkrSzBIMVJPK0pRMGpldVhVN2VjT2w3M1YxVG0yTEUrMmFVbXlR dnR5cTJMejJxVFVySlBtU1RSa0dscTFpYVZYVjVGN0NuK3ZLeko2a2ZQeFEzMkllaHlHT1FXY09P VnZ4OXQxZ2RodUk5MndBL3ZWc2xMbmwvMUtuZU1makZZL2hEaFR2aEIvMElrK01NSWNoejdjRUd1 RjRMdWsxSmNscEZOYmVsRW5IMk9oVmN1UjEyM1pJc3V4OXJjQ3Fya2VkMWZVVFg0aVNra3ZXeFhB QWJYRUYxcWJaek1Eb3p4RjFCTUJQN3JCM1lHN1YxdXUzb2xjVjN3NXgxNTdQYmZnL242REo2NEVU WmV6S1cxVHpCWk9YbTcyWko5THJjdW4xenFKY2V2ZXBVelJxMmNTdld1QTc5blJKRDRzVVBPRnBM eVhFeDBBTFFBbXhKWHBmcmpQeDFNZG04OG1OekNhMDJCQzltNmNCMXRpaVZSVlMvNTJTRTM1RmN3 dk9zVzNFTjRiZHZOZkJmeXVqOFhFZU9zL0ZkTFBHWWlVMTdTc1dUb0ZDNDFwWDRsWWdFaWFkSjZJ bXNqanJNVlU1M3haMzJ5L0dSajQ4VmNkczZWSXkyYU1GZWg0RG1RN1ljbEV2VFZvNEhXTHhLT2RM cm5rM1NpNTFMTXZ5aE5xSU82YUZKTnFGaXZhb1I0MmNZWEJoc3d0VzlnVUxiYm9qZXJpU3ZUeVo0 dDRHVkJrMEx3ekROUHd0MTY4YVNDSWd3cFRldEpWS1RZWW1zdE90YUg0a3dyUXpRR1N5anlKQ0R5 dXIrOFROZW9KWHU0bDZSNDJ5cUViNU8vYW1JWGp4U1Nsd3ZNcnNyM3lnMXRxamYrdGh3NzVwMWcz aDJHSVY1UHdsd0t2cjNXRlNTa3ZZa0dkbU9EWC9WeW9wQXpXQ2RuR3RKU1NzTWg5bTEyTXpqeWs1 Tmp6V2VBK1hsUW1VR3NjdHZZY0RhV3V1UWZFOWpmSlc4WkhkTUxmbDVudlZ6YTYvNXl2YnFkK1NL U0pQOWdsd21OVm1jeWdXVjR6RE1HWUl0L3BCTGRBMGhVSGFTSCtQUHViOWlJM1JVMG91K0VqT2hR dUN0VzhsUFBkUDkyZnBYLzU3anl3dFg5TTE1ZVhjcXZlbFU2R2w4WTdBU2xPMHF0WTlxNnVsckpO UG1IQWRidTZJUzJ4YkxuWjVyMG0xQW9RSlBDNTR4bFMyQVVhd3NGa3RZZDJyVnR1SkNmblBDNnY4 a1NIQnluVDFaS3VveElYRTFFQWF3SDRYc1Z6eVB0WmFnSi85d05oazRCMEx4QnhodGozeWsxbjVP V0lsS3l5ODdMOFZoOStWVXZTN2tLVGxvRmRldFdGWGY0M0N0ZlRzTHFvODN6Zm9Da0RuSUdFVFpp eXdPeVpTTXVCdnQxTUZjdXhNUzZPYjdqTEFVOUdPcUszRFB4NGdtanp6SFMvbzZxMXRkU01JaTRw dXZQSUY4eWVOMWZLV0ZPbnl6R3prdUJXN20rSVBsditXbDJHNmRySWEveGgwdnNlYjZaNUhWYXd4 OU96SGY1K1NMUGhaZ3I3aU1TMXJxVmlQWUpYZFM2MjQxdTNJTmY5WExYMXAzckM0UFY5Y0RMYkNn RkZhVjRJR1JFc2RVZmVURnNSSDhYTWlJdmhvem9mandGUDBDZGMwRDhpU0YvSUk4a0IybXZQVG5q UnJoK1NDTXBIanphMUFxL0x2cnJqRHdWTWlJNzhuM3lPb3JiSGNUYThNYUJ2cTFUZmQ3bmRYOHN1 eFJKYk5LOGdnb3NGelpMdG85NEhXL09nRjlUOEJyLzFNNXQ3d2hCNDk4SUM3cE56ODRhRGhyUlRU eWZURWh2d0Z3Y3dvM1AvcEVBOWdib29YUmYzUDU0cGFZeHVUWDJxMTV1dWhiaitjSmcyVUR3dExp VytIdmljVTFQSmhMZnhCVjZDOGRFaEUwaG5JbmV6V2JwSEZ6QTl5T0hZcHlKSXV5WHRGTHVwN1dD eE1QNUlxdGZFdUpHSXVFMDlCMXdQVng4SU5Iekg1cjZHTytQeUl2K2FLcGpsSTYraThFNmRkdXZa ZlcvVGRXdW5QSTY0Qy9UYmJQdmdqR3lEOVpXUVJORUYyQU10ekFoelc5SjlvMG5nL3oxZzhuNEkz YmxPc1YrMWF2czRmckNZRm5iTkhhRnRjUDYyZGlEdlIzRXIzbmoyLzFFZTRVUVQwaE5Pdzg3aXhj TzdZcjNqSTAyYjhmRTcrSzJpSmMzNjlrWXAxMUpVaWFWNkw3TGxQSWlsUE9QdS9rSmpTUngvSm9V WWswNkVZK3g2NEdaVTVMWC9VMHBrR2k0di8rUUpnUy91dWRxQzlvNHNLdmRHbitPVWR2WmMvdzNi ODZ3R3djNy92d0tqNXVyL0JBYU10NklySkRCdkcwaUVqZG45YVBCVkNMT0xoNndxTDZIWC9VcWM5 UytNVmpXZDJCZzYwZzYwZk5yMEhJWWtBNnlmWEFMVS8zZDN4dnMyOGIveEdCTkt0WjFld1lUOFU2 dWczZ1cycnpGZlpRZ2VTRFpzd24xMlRpYkVYUGZIRjgrMk4vTlJwd3QwZGF0cUtiK0lMK1dmL2VU Wk5LenRmaGUzUVpVRC94NXh4OWp2UmZ6c3hReDQ4MjRNelZqM2k1S0o3cWY0ZzhaM1BTcGhwY3U4 MThURzYxWE5XTnhhK01yZzNWVFVQRnlDSVNOV0llVWtuZUhtZkVoM2pqZTU0U2lFd3NCWmJBelo3 NzV5eUJyY3d6RyttS3FSdCtyTDRhdGxLZ1lBV1d3RlVQV2dBWXJWalMxc2IrWlJTR05wK3Uxa3VR VG5BWHR3MDUyNFQrZmtGZmhCRUpBR2F3UEp6czQrR2xRbHkxYlEwWlVob2FPak1KWStVdW4zSWNp UWo0RzEwZkpIK1A3Y0VoS0pZOFFVQWJyRVpCZWRwT1JnU053YzdqNWd0ZU4wWkhmUUphMThZWllo Uk1NQVdXd1BwendOdTEvL1B0UjlybmFicEM5Y0hYZE1TdHo2THBodUhkOHFMSlNxVUVJRkF5MlFm SWFKcWJjN2YxeUZmSzZ2MUp5K2J0WHlQcyt5SGFETEV3bmVoN2pmMHdvMVU2VkhmOElITGNHZS94 UG5ScmhpWWlBTXRnVGNkYlZtR2NzQXNwZ1orelVLY1ZQUkFTVXdYb3c2Nm9MaFVDakVGQUcyeWlr bFJ5RmdBY0lLSVAxQUVUVmhVS2dVUWdvZzIwVTBrcU9Rc0FEQkpUQmVnQ2k2cUo2QkZUTHloQlFC bHNaWHFxMlFtQmFFVkFHTzYzd0srRUtnY29RVUFaYkdWNnF0a0pnV2hGUUJqdXQ4Q3ZoQ29IS0VI QWFiR1V0VlcyRmdFS2c0UWo4SHdBQS8vOEFUeWZnQUFBQUJrbEVRVlFEQUZJYjNkUnlQVTFKQUFB QUFFbEZUa1N1UW1DQyI+PC9pbWFnZT48L2c+PC9nPjwvZz48L2c+PGc+PGc+PHBhdGggZD0iTTQz NC41IDkwNy41IDQzNC41IDkxNS45QzQzNC41IDkyMS41IDQzNC42NjcgOTI0LjMgNDM1IDkyNC4z TDQzNS4yNSA5MjQuM0M0MzUuNDE3IDkyNC4zIDQzNS41IDkyNS41MiA0MzUuNSA5MjcuOTZMNDM1 LjUgOTMxLjYxIiBzdHJva2U9IiMxRjZGNEEiIHN0cm9rZS13aWR0aD0iMS42IiBzdHJva2UtbWl0 ZXJsaW1pdD0iMTAiIGZpbGw9Im5vbmUiLz48cGF0aCBkPSJNNDM1LjUgOTM5LjIxIDQzMS43IDkz MS42MSA0MzkuMyA5MzEuNjFaIiBzdHJva2U9IiMxRjZGNEEiIHN0cm9rZS13aWR0aD0iMS42IiBz dHJva2UtbWl0ZXJsaW1pdD0iMTAiIGZpbGw9IiMxRjZGNEEiLz48L2c+PGc+PGc+PGc+PGltYWdl IHg9IjQyOC41IiB5PSI5MTkuNSIgd2lkdGg9IjEzIiBoZWlnaHQ9IjEyIiB4bGluazpocmVmPSJk YXRhOmltYWdlL3BuZztiYXNlNjQsaVZCT1J3MEtHZ29BQUFBTlNVaEVVZ0FBQURRQUFBQXdDQVlB QUFCZTZWbjlBQUFJUFVsRVFWUjRBZXhYQ1ZUVlpSYi8vUi91aUVJS2lVd0tpa2JQRFVIbElLYURD OUV3R0lhYTIyZzVwRTJtZWRRMHQxSFVjYXRKTFVjY0NiY3pUdE5oS2hWc05FVUZ0RVVGVEFRZlRD cmtBWnhCRTBQTUJYVyszeDMvai9kNEQ0MXpTc256M2puM2UvZjc3djJXdTkrLzRjNGo5alBnRWZz NUJLcnJCblZZeUdHaEI2d0JoOHM5WUlYWCtqcUhoV3F0c2dlOHdXR2hCNnp3V2wvMzZGa285VlFH ZktjL0IrK3BFUmk0N0JWY3ZGSjJYNjBrSE53dS9OeXpNbm1MWGY3dktyN0gycjBmb3QrU0dMU2ZG aW44SFdkRUlXejVxK0QraXVzLzJOMW51WGpyOW0wY09YMFNmOWkwRkFGelI4b1p2Tk00TXhyaEt5 WWhibDhpZUkvbEhrTjNiejkwOG1vbmF3VVhTbkM4TUYvd21vWnJOMjlnZis1UkliczV1eUN5ZTEv QjlZR1BpRC93TWZyRXZvUzNkMjFGb1RxVGE2VGZxTHlKL1BPRldMdzlIbjBYeHlETmxNbGx1L0Q5 RHhVWXQzNCtocjgzQy8vNityRFZ3Ni9ldUFaVFNRRldKRytXZXphbTdvRDZDcEp6RE0wYU95T2tv NzlNS205VklpWG5Lek5SRnFzTjJlZityWVEyeWFyUnF6MThQTHdFNThCRDQxSVNzV3puUnZCU3Jy VnQ2WW1wNGFQeDN0aFo4czg1MStrSk1lOHZRbkpXR3FkV2NGTzlZOUVuRzNBby83aXN0M1J4eFpp UUNLd2FNOFBtSE42elBHa1RVazBad2lzeFJDMVQyMXhKTTJYaC9PV0xSTzNDZ2R4anFMaCtUV2hE ZW9TaVVmMEdnblBZZmVKenZMdm5BOXkrY3djTjZ0WEhuNFpOd3Y0NUc1UWdveEFaMEZmK09aOHor UGRDcDhVV2ZQUlhtSXJQY3JzWmpoZm1LYXNja25tQThxQzliOFpoeWJCWHdmdjBjL2JOWG8raHZR WUtEODlKT0xnRDlCNFJpRm8yS20yVFduenB2OG9DZVVSdG9PeHF1WEtUREZuM2RIVkh6M2FkQk9k QUYxbWY4ay93Y0lPbVljb3pJekdxOTdOd01zZ1ZaQkZ3TWhqd2N1Z1FqTy8zbk14cHFhMkhrcTI4 SXJmb2pGbHBvY2FlY0hOdUpyeVdRMzJuZXBnY05nSzBPTi9pcnF4NFhZV0QzRVl0VTNwdW9IYVRN dE5BOStQY0VyNVc4V1VxS1pTbG9QYWQwYVpGSzhFNVpCV1lrS01lUXR6YjNRdkRnd1pCMHpST2JV RFROSXdJZmdZZXpSNFQycjI4SXZ2Y042QUxDbU8xZ2NLa3puc2ZYeXpjakhmR1RFZnpKazBoQXBH UDJxYWt4TE9VeVlzdWxSSTFBK05qVC9ibkltZzlwUjJhWHRPcUhweGJmRVpvM05EMWlRNXdkM0Vq V2lOUUdIb0dHZWppK1hjVnhibFJKU25uaG8ySTRyUHNMeEQ1NTZuWW1aa0tlb0VzM21Nd0MwUnRV K3ZrTFNrcnhkRXpPVVROVUZwK0NWOStjMUxtM2lyUS9kdDJGRndmVGhWVnhVSGw3VW9WN09sSVVw YXVDVkpPSGpFcmdON0E4L1d6L05zK2lXZTc5ZEduRW1OVHRxNUUxOW5ERWJ4d0hPWWxyc094czds MkxXY1dTTk0wQ1Z4cW55ZnR5RWlWSUNOT3lEaDdDZ1dsUlVRUjFpVVlMWnE2Q201dlNNNUt4K1N0 Sys0TFBGUGZYMUoyUVVmQitJaU5mZ1dqUTM1akU0UGsrOXZoWFJpNjVnMTBtalVVdjR1YkQxTkpn WG12V1NDdStDdXRVL3ZFYzRwT1N3MGhUZzFTMDR3dnVrS29zUWVYZjFad2J0Z1l6SkpwOHhJd0ky SXNmRlJjTXRsWVhzb0VsSjZYaVlpM0pvTkY5bzdLcmxZQ1VldlVQamQ5ZCtVeUR1VmxFUVhqaVhI RmlYOWJQM1JSTVVLOEpsZzc3azBVck41VksyREdzbmVlMTJNZWVHM1FDemd3ZHdPeWx5ZGl5OFJG S3VHRXFjem5ZbWEvcFRxS3RYdi9vVUlpdXlvcDZGUnEzL2x1UUxJallHNW5QREd1eU5QZjJOT3E5 bkNOME02anFzQ2UrRGFmU3o4NU9DdXI5WHNxRUN0SHZvN01KUjhnYWZvYWM2WmxiVXcrbm00ckVM VlBLL0ExcDFUQk8vMmZjMkRCNUp5WmFVRG5Ya1J0b0x1eVhEMlYvVWo0U3ZWZjk4dElwRWV0bW9Z ZTgwY2pmT1ZyT0tFNkVPNWxqOGYra0wxYWlHcWY4aXl5SCtrNmFKcW1QTVZYNnAyK1ZxN2FKU3VY STRFMWlWWWdUcmZibDNNRXB1TC9CMTBQSHlOKzVlWkJrZzBZVmFyMWNXOHQ2MnlQUGo2NlgvQ2Fo ajJxcTZBbEw1U1g0ZkxWSzJqZXVLbXdObFFkUmtGcE1Sam9SYXJJNjI0dlJEc0Q5K3JMTHFxTnN4 R0lSRnFCMWlDZWNQQVRhWVVZa0t3OXVoVklzd1QzWm02WUVQbzh5TWZrc1hSbkFyWWQvaFQwYjBz K0JpNWRtWFR5a1RhcWQ3aFVmT0k4UDdyWEFQQ2ZjOFlHdndpSVZ3ZGFiMHQ2a2l5ejFSclVPUWgy QmFJVmFBMXkwaldZNVZqOUEzMmU0bEtORUtWNnUrZDdEaEE2TTlEY3hMK2cvOUlKV0wzNzcxS1Qy QlZIcjVtQm1QaFlYS29vRjc0ZzN5NFk5M1NrNFByUTF5OEFVWUcvbGluNXhzY3Z4TEIzWjRMN21X MnBxSmo0UmFyZ3ZvNXZMNTRYdnNFQi9hVEpOc2lzMmtEdFdHcUo1T0FPWGFGYmpYTjd3UHF4N0lY SmVFT2wyU1lOR2drTFB4OVc3OTRtTllrZGRLWnFrV2daV2pJcU1CUWJYMTRBZHZ6Q2ZIZmdPWDhj TWtFVjF4Q1FqMVptWXVKKzFqY3FhcC82S3FEU1NCOFpIQTdXTGU2ekt4RFA3ZktFcnptRE9LdXNG M1ZYWTZUZEMzam9KSlZtOTZzME83Ri9OTHhidHBiT21udDR1YWRyUzBtN244NWNxejRIcHNOWlpT N1NxZ09GWFBmaWJDUk9lVXNFNHljRTk1UFB5V0NBbDRybDRVRmgyRE5ySGFoRS9ad2FCZUpHSFh3 ZmI0TW5QYjMxNlkvNmI5VzhCV1lQSG8rRDgrS1IvL1oycVVsblZpV3JSbktMcEYwL2RaNm1WZldD OWc3Vk5BMTA4N2lYNXVEWTRtM2dmdGEzMCs4azRmQ0NUWEpPaDFadHJMWWFyR1lXRTNhNWx2NUpq Vm1RNnl4cVZ5QW1nWStPcEVqejZLbStld2FxN0ZGbkphajJNQnVCR0lBZmZ2a1pHSFRrRFRVR21t T0o4N29PSWhBLzNGaVZlOGUraU81elI0QlpoQm1FdmQzWVByK3Q4VU90TGdvbkFqM3Uya0xlVnF3 KzZsaDNPR0doaW8yZUNML1dQcHorWWtBRWNtblVSRDNjVzc0OW5Bd0dkR3ZURVpzbnhpTEMvK2xm akNENlEwVWc1dkFFVmVDWURnazdwcTFDN3c3ZHJGeE4zMURYLzFXdDBoNnBuMWlvcm11OU51OXpD RlFiYlQwTVhvZUZIb2JXYTNPbncwSzEwZGJENFAwZkFBQUEvLys4UFBFYUFBQUFCa2xFUVZRREFC TkNNSjNXS0JPN0FBQUFBRWxGVGtTdVFtQ0MiPjwvaW1hZ2U+PC9nPjwvZz48L2c+PC9nPjxnPjxn IHRyYW5zZm9ybT0idHJhbnNsYXRlKDAuNSAwLjUpIj48cGF0aCBkPSJNNTEwLjUgOTg4IDUwNyA5 ODggNTA3IDEwMDQuNjMiIHN0cm9rZT0iIzAwMDAwMCIgc3Ryb2tlLW1pdGVybGltaXQ9IjEwIiBm aWxsPSJub25lIi8+PHBhdGggZD0iTTUwNyAxMDA5Ljg4IDUwMy41IDEwMDIuODggNTA3IDEwMDQu NjMgNTEwLjUgMTAwMi44OFoiIHN0cm9rZT0iIzAwMDAwMCIgc3Ryb2tlLW1pdGVybGltaXQ9IjEw Ii8+PC9nPjwvZz48Zz48ZyB0cmFuc2Zvcm09InRyYW5zbGF0ZSgwLjUgMC41KSI+PHJlY3QgeD0i NDgwIiB5PSI5NDEiIHJ4PSI1LjY0IiByeT0iNS42NCIgd2lkdGg9IjYxIiBoZWlnaHQ9IjQ3IiBz dHJva2U9IiMzMzQxNEYiIGZpbGw9IiNENkYwRTIiLz48L2c+PGc+PGc+PGc+PGltYWdlIHg9IjQ4 MSIgeT0iOTQ0IiB3aWR0aD0iNTkiIGhlaWdodD0iNDUuMjUiIHhsaW5rOmhyZWY9ImRhdGE6aW1h Z2UvcG5nO2Jhc2U2NCxpVkJPUncwS0dnb0FBQUFOU1VoRVVnQUFBT3dBQUFDMUNBWUFBQUJjVWhN ckFBQVFBRWxFUVZSNEFleDlEWnhjUlpYdk9mZk9URDdOSkptK1BVQkMwbmNTSWVtZVRJTHhhM1g5 S1NKR0g0alpmU3RaUHhiWlJWemR0NkNMZ3Zya3FZaXd1eXI2STdKdkZ5TUsrQjdpdm4yUkQvazlR SFRqQnlnTDBaQk1UNEltMHoyUUJOSTlrdzhnTzVQTTlLMzNQN2Z2N2JuVDA5M1QwM083WndMVnZ6 cTNxazZkT2xYMXJ6cjNvNnI2WG9QMFR5T2dFVGhsRU5BR2U4cDBsYTZvUm9CSUc2d2VCUnFCVXdn QmJiQ25VR2ZwcW1vRXRNSFdQZ1owVG8xQXd4SFFCdHR3eUhXQkdvSGFFZEFHV3dJN3kwN2NBVkl1 eFJLZktTR2lXU0VnQUh4RHhYbnAwcVZ6TER0K1JjUk9wQzA3a2UrL3ZOL1QzckZtVFFoVkhxTUNa VlNzLzBUcFk1UlZHZEVHV3lWUXA2TFk0cFZkUzYyT3hQZXM1ZkZ6VHNYNlQ2Yk9pem82V29lYVcr OG40czFNdEp5Q1A2VVdEQnQ4Sk1nNlZjUGFZRS9WbnF0UWIvZEswNUg0QnpPWDZ5VkZGNnNtYzZi MWM0WGExNWJVcEdiL0JRejF2RUp1UmZ0SXFlK0N0NFhZMk5yOEltbURMWUNqQXpNS2dTSHpWUXVW b3ZlalVzMmdsNzJMeFdLelNSbnZMalNVNmZaczIrelYyWFRQWlpsVThxUFpWUGVWaHc3dFBGNUlQ NFVETC9zejd5bmNON3JxVlNKdy9QamNKbUpubmkrT2s5VlcycjU5MkkvWHk4K21raDhHc1V2cDVE L1dxNXlnWG0yd1FUUjBXQ013d3hIUUJqdkRPMGhYVHlNUVJNQWdDa2JIaHlQTFY1K082ZW12Uk1a T2xiOWtZZll4WW5lZExUbVE5aDdJK05Qb2R3Z3ZTRWp6cDcrUFIxYXNXVy9GNHFlQnR3VjBFaVQ1 RGtYdHhFMVNGaFg5RnEvb1BETWFTMXdEdVIyZ2wwQWk3MUU4Zy9qZDBlV2RiMEkyRXpTaGk1UnVU OW55U3lsRW1YNTdsQldiZU5sbk12SlRhYS9mRDJ3WUJ6SFpzb3p5djduc09FK2lEa3BJWlBMc2NV Y3owdEY1QVdRZUJBVnhsdkNEYnI3MTY2dCtKZzRENTNFMUxHS2dubTQvMEh4K2tZamZTdDRQYmI4 UGFYNTcrNlF1WGxMQm13ck92aEtVNFpZUFgxbFZqQU1LNFZmcENtdGFzZmlWNlB3K0l2bzhRQWhP bGM4alJaY3k1ZmFnc3RjYVRDMVU1UStEeHlibVgwRDhJeUIvQUVRZG9yODFxQ2xHM3ErOXZXdWVa WGR1TmgzMWpHS1M1NE8xU0NvOHB5QU14eFlPbTVTaEhzV0Flc2lLeFUramNqOE10cWpkZVhXWjlr UVYwVlZzR0gxUk8zRUp3bWh1T1VYMTRZZmUza2xVczIxNTUyckxUblN6VWo5R3RnMmdJTTRTM2dC QTdyTUdobmEzZFNSZWgvVHlUdU5jSHBzUVVvd3lPamdhUzN5S21HOUd1bTlVRGpIOU96b08wK1Qw NytBN0lISFg0eUgvRmdsVVFYTWdjenZvMWFCaEdNYTk4TzhFNFlyQTkyWWlMVThpVEl1d3BwYWJt ME9hdWtMaUhoMFhlYmQ4VE5lanpLVEhkejN3enlNMk5oTUdqTXNZZStEb3dORGZLVkpmQmR0dmox cys4Z1hiMDR3eXZnZmVmNFZjdzF4WTdZWEJQWXU2YjJGRmQ2RWRKNzBHS01WOER4TnRjVW1wWnoy KzYwVnhkMklZNmpGRVZvRThwNTZXSlJFaHBXZ1VaNllWaHFLSDJ6dFd2OE1UTFBZYWpEUC9RdHFF Y1NsanFqOVFtWjhJM3lXbUg0endyRUZKQ3d0bjBUVmRWTkpnTFR2K3h3N1Q5WDZsWkFEa3pCT0xz cjNKdDd2VDVQQlBESk5GaXJaNk11V3ZiSjZBNXdGRGtqUDJMekVZbHZXbmtoc3h3eVl6YmN1YVQ4 eTYxSi9aYTNabXZ4K0M1M2w1SE1YMEFjaTFpcnhiUHFicis5UEpUdFNwVmVybXljRlRGMFNPbnV4 Q1lJeUwycDN2Z0k2L0R6RHZSTjVJUVIvYWt6UE41U2p6UHNnSUpuUGhOOHlGMWQ1c3VtZUg0T01v NTlPby9QTWdjWVBFL0JYaEM0bU1NSVZPaTYySzRlN2srd2d2Qk1HcFgyTzI5YXhzcW1jVjVDNFR5 dU5zbnVsaEF4bGE2Q2pqVnNrcmtTQkZHNHh6TnRWOVd3YkxOdlNpbk5oVjRjU0NrOVczaEMrRU1m dlpvK2tkUjZXZVllRXN1cWFMWkhDT0tWc1czWWxZYm9GYlNINVkwOHEwemI3MDhONjlMMGpVcHhm Mkp3OWpyZXZQQ2VrK3J4b2ZZT0xNcno2UHdlQVBLTW1XTzNodyszOUtRTTZDRHZPbEV2Ym94djdl NU4wSTUwQmpuRnNuNXF2QTNBTVNOOWRRS25qclR0SWVSZXBUU015M0ZmWE5McDc5RVRjdm1MNDd2 SGZuL21FZWxOdmhuL3E4aWYycFM0VGQza25VaUhOc2ltRjNTQjcweTA5SGVPamQyZDdkZjVCNGtF cGcwNUV6ekU5Q2hrR3Uwemk3TU5UOWtCL0VnV0tHWmkyS0kvb1drTGlqQmpzMytWYytZWXdockhX NTZVVHVHWXlxK0tHSGQ1N01tZDNsUkpubkxzQnQxejVjZ1E5QTVxRGo4RjN3TVo1d0xPRXlxY2dB MktOblYwZko3VFpZZVRlWjloenA3VDNHcEs1RFlUaXA1UFBYK3hoMmU2dXRiL3Z5cmhndzNpankw bDVwdDdSZjRxVkkwcGpWbDVBMkFrSlcydGkyZE8wWkVoYlNPQXNLOWFkeEJrc3FKN050K1Z0Q3hZ L055UTN1clZTTlEvdmE1ZXBXOVZVSnQ3Qy9QL2JNcnJJR2ZuaGY5N09aZFBLRDJYVFAwbXdxdVdT Z3IzdDNwZktKdHNrQUtyK0xKWmQ3TGZMbjIwUHFLZWNGVGlOZTFxbVczQTRtK28reUFpRW5oTjdl S3V1WE0zSnJpSG1KaUtPOUZVK2lJaVBVM0RTeUI0OFd2NWN3OGl4cmFqbTVXc0l1YVp4ZEdPcDlH R2V3ckZobVkvUGxNajJhVHFlSDhwRnlSeGlNb2lmS3BSYnpGYk5jRFZVeGZ6THhoYkYxQzl2cytP dWpzWVFzOTBqWmw1VEx6OHlCV1UzZW04MzJ2RlJPVnZqOVR6K05KUUo2V3NJemhTYlQzbXJyek1T ZEFkbFlTNVB6RGN5UWY3c1NEWTgwZjQwVlJiMThuSE40aFJlRzdXdWNmU3pxNlk4eFdNdUt6eWNh ZlFaVTdFeGdyUG1xS2FhZWZLaUtvMUs1S3FSOEVWUFdiYU1kaWVzaWR1SVJ5MDRjQktsbUhqNWlF RCtPY21XNVI2Nmd2bnl4ajdzNG1sTmdLaHIzZkZaSUN3YXFsUXZtQ1NjODFmWk9vaGJLWFVQM01r UUl5M1E0aTE1ZWlVUUc4aEdRNjJEMDNtUVYxWUF6Vkx3aWNFWTdpNXpZbVdYSHQxbjV2LzZwOGo1 a1hKc2NWV0NNQmt1RUZGYzN3RXRrblNLTEl4MmRGMXAyL0RtczJ6NnBGSDJCaVdUVytQUVNlZytD RjV6QVFqVHZBTXc4eGNxOTdjdHpadXd4bFBaT1YrczB6bzFEdnFMQjR2WkhKcUFhVjV0OFNSeXg0 MWV4VXZMZlJ0a1lrZWZtajgvaENuQXZNMzFaS1Q1M1dEVXZ5dUk1RjBrUGc4WTUzUDRlWjhVeWVU VXViUVl4UW12dkZOcDBKM0RNYjJKUEphdjN2UTN2R3VjcElEL0pyR01NZGh6d3JCWlVvNDhWaFdi WWkxZkc0MHo4MlVDNU96QWxlUTRHVkJQb0RIZnR0RGY1eGY1MDk3YWphWGQ5alZGK1UwQStHSVJk MDJDQndUUm1Ccm5BTHc1VTJlN2liS1hpN2UxZDgzQ1NLWHVWRDdtOXBhcFFocWYyRnhJVVI5eS9x QlVZa3c1TU84NFQxWGo2Y0I1Zk05alpTOWxVejlzd25pYzRPVUttYU01bGpNRkN0Y0xnMmdrLzc1 U3hyb3FPeEFXUHV2SVpwbjVzY296M1FZdi9uTFEzWi9CRm1ESGVBVjdKWjkvSTJXZlB4N09zdjI4 V1ltT2RVa29tcFR5bVdta1ZQUk40Q1FYUGJTL2FYV0JNTVRBMFM3VXdVV3M1TldHM3QxdzV4WHhn RnBoM2NOWU9xZ1dsSGplS3M1V05UemZPWlN2bUpVd1h6bDd4b1hsNWd3Mm9ZMlg4QWthYlg0ZGs5 YVpCYzg3S1FQSzRZRHZXOHhRcFdRb2FsMVlMQXgxdkIvSTlKc3NlZ2ZqNDRFakxXV0MrQmxUU21h WjZGQW51TXBJaS9pT2FUeFZmbCtLMkYrMUdudXJjQkZmdFdVeXJGSlUvb1lYZDN1b3FqYW5GblBG YjFPdXdLNC9sSGNjWXVjQU5WemhZS3hJckxUdnhERWdtLzNiSWhLQXZYbmVjL1lKcTlLY0w1eHFy V3piYk9JTnR5UjJSZFVqWkt5eVpGaXJIdUxMTS9sd1N2akp5bnlOMHVBalhnZHBsQjAwNXZiSkxp QnhIWm9xOWRkYnhrdTQ2TWRPRGtvSXJYWXNpL3FLYlR4akZ0SDU5czZNTTJSWGx6MzRXUzdoeFRH UTk1UWJ5aHpkSDdjNzJmTERvQ0gzS2RENHE1UmFsbEl0T3ViM2xGQmZ6Qi9vaWY4Q3RVZURabjY5 dncxSlpzVndoanJhd1E5Y2dmaWJvZER5bVJNd1J6aHM4R1BYQUdXcnI1UnFHYzlnTkdHZXcrL2Z2 eHpPZnVrRVJ1VmRaK0pkYmg0ZStzM2pseWpIUHN4S1BEQXpkTE9saFZncG5RdG1JN3F2Y2NLSmxn V3lCTTMyRzV6T01wS3RKemRrR1k1RFpZNDhOajdsSUZ1dkVPWGZUdjN1VkZYbFR6Zm0vOG9JeVNC ZWN0RWZhU1ZqZUtERExCSXljK1d1MDI4VUhJcXNjY3I0dXo2b0lGOXlTSmF2YXF0RVhmbnNMVmZB RGM3Qmdhdm1SVVg4c0x1QXZOSWdmaU5xZDV5TU1tSEQwbkdCVDNOZTRwZjdtb2I2ZEtVOEUzbGg5 VUhEZVZIR0cwdEJjQTNBT3JhNlZGQm1sRXJPcG5sOFppdjVISU8wU016ZnJpTldSK0prc3JFZXdK b3A0UHpOOTNKUEIrUFZDVS9STXMrbEhLdmdQRWNVM1duYWkzN0xqUDVTeXhiZnN4UE80RFplcjNE b1VKNjhDMlFiZmMyUFdGMTFldHEvbmQ2aXIvSjNQL1llUk81aHl1V2N0cklXNU90RXV0T2NJaFAw TkdCWGJJLzhxZ2o3Wk1va3NSRXo4SVdkdTdrakVUdHpqNnJNVFQ1eHNNZVhmSTZMdktBVGtMb0JL L2VyUlhuT29XZlo5KzB0eXFCNXR0WHo4WW5IQnpLMUtIaGUrREJIQkVCNUZnT3ZERnZDMWZIa1BH eDd0YTJLaUxmMkw1MnlXREVISzY2UFFjQTdxbm1yWXJNTzRtbXFkYXNsZjBtQ2hTR1hTeVp0SXNW emQzRUVPbmtHS3pzVkl2cHlKNUtvbWYxTkRtcm9DdlArRmRNK3AwZGxIanpNWjc5QytuUmttOVNH VXRTK1FEN2VvZkRIS3VaeUlMeVlpZjdmTkU3a2NyVFBZdVFFOEpPTklGRzlkdG1hUkd3b2NNcjNK cllyNXZXQzlBUEljdnhXWkxrZFo1NExoWXNITXR5cWxya084dk51K2ZmakVTZm9VOG0ybFVhbG1K bnF2cTQvSTM4enhyTVAwVHB5QUhoMFZHeHVxUjNzUEhkcDUzR0Q2WjVTRS9zR1JhQTRCTjZtYk11 anRGUGhsZXJ1M0ttV2NqN1lFOFFhK0h0N29jNGk3Mk1DSG1QcDZ5L0N4VDVUYlg1NEpFMmNwTUNT cUI4NGhWVzFTYWdvZFVTSlhMcHZ1dmhtenRERU14RzhnWFRZb3dIUGRjWnhtYjFka3hyT3BubHVR anJIZzhqR2J3UUdEOEhpVDlMTHBuaDNHb0xrV3lxNEE3VUoyQitTN2c2NVJHY1pyTVMzK2hzUFBK SHRHVHJic1JnV2VFUUg0WFMxbUxyanRUdGhDcXIrMys4YzU4OFNaaXRTbllVU3lSVkw0UW5LRmVj QlI2bzJaM3U2UE0vR0VPN3pjZnl1bGt4ZXp3MitHZ2dkQW9nTWVhdXplSWFncmpQODBWdy8wSmdP ejFHN3l1RU8yRHUzTjlDYTNPZ2JKN2EzTXNCZktaTVh4UXNRTDlLZDMvVHpiTm5zMXNMc0lySWRB Y3JjQnozWEFYdTFpckgxakxDenJUL1Zjblg5c2N0TktIVUxGdVZRQnRmTHFnWE90ZGFrMVh5V0Rk WFhLTEcwbWxmeFVOcFZjQXZMWGplWm5lNU4vMlovYU9XN1ByVExHWDJHUlQvN3ptcyticnU3dGNu S1Z5T0prQU9wQ2ZoT1V6NDk2WkhxN1A5YS9iOWQyVkJCampHaGcvMU1Ic0Q0YkV4bjRzNURubDBn cjZlUnZkUmgwTi9Xbms1MGk3MUVML0FzSDBqMlBJNVBLb282STU4dERHTHh5THBmcDYzNE1zaGVD UkllYnA5L1YzWE9MdEVFeW9rNzNJOTFORTkzQ0t5YVJSYjF2QVlYVlhqV3dML2t6bEN0cjJQbXk4 NXNpNUphMXVIaVNLNlpYejNjaHoyS1Fud2ZZOTNSbHNQWXRZMkY4eHRLY2tIRXVYWWpITFY3WGxI WjRTZU84TUhFR1JoWEg5VVRwNHlwWEJXT2N3VVpXckZrZnNSTjlscDNZWWRtZG42ODBTeXY2dmR0 UC82dzl3a1R5U2hsSjBxUVIwQWlFak1BNGcxVWpTdjVJUGgvbHlDM3BwNGRudldvRndtVmRpNkhl aWNUMUlIRjdXUm4rWklmRU5Xa0V5aU9nVXlhTndEaURuWk03bXNaVjBuL3VXdWc0eHY4c1hnTHhT akVqSFlrUEVLdnZJbzRzT0NxNlBaUHFQb1NRZGhvQmpVQWRFQmhuc082RUFxdXZvQ3k1MHNLanQ1 aFlBb25FRXQxV0xINWIxRTU4RzdmTTkxaDI0aGdyK3Q5RTVHOWFlSERFR1B3WHhMWFRDR2dFNm9U QS8rakw5QUFBRUFCSlJFRlVPSU9WY3JLOVBiL0NET043RUphMVJIaEV6SlRBNGE4d3l5UExPckk4 TW84S1AvNFdaa1QvN0Vodjc3RUNTd2MwQWhxQjBCRW9hYkJTaXN3d3pobytKcHZxWlRPK1RQVWZG NzVIbU9vbmVYWE1EVExWbjMwWmZXeklhNS8yTkFJekVvR0N3WmFxbmR3ZVoxUEpmd1BKVlA5OCtJ R3AvdVNyRWIvMjhMN3VNZSs1TGFWSDh6UUNHb0Z3RUtob3NPRVVvYlZvQkRRQ1lTR2dEVFlzSkxV ZWpVQURFTkFHMndDUWRSRWFnYkFRMEFZYkFwSmFoVWFnVVFob2cyMFUwcm9jalVBSUNHaUREUUZF clVJajBDZ0V0TUUyQ21sZGprWWdCQVMwd1lZQW9sWlJPd0k2NStRUTBBWTdPYnkwdEVaZ1doSFFC anV0OE92Q05RS1RRMEFiN09Ud09pV2w1U1VFbGgyL0ltSW4wcGFkQ0g1OHFhZTlZODJhVTdKUnI5 QkthNE45bVhmOG9vNk8xcUhtVnZsTzBXWW1XajZtdVVvdEdEWTQrUDZtTWNrNk12TVFDQnJzekt1 ZHJ0R1VFV2hTcy84Q2hpcHZ1Y3pyVXJTUGxQb3VlRnVJamEzTkw1STIyRHd5cDhSUkcrd3AwVTIx VlRJV2k4MG1aYnk3a0p2cGRuazdZamJkYzFrbWxmeG9Wdjh0c2dETnFSTFFCbnVxOUZRTjlUeCtm RzRUc1ZONDBZQlN0RlhlamxpREtwMWxoaUNnRFhhR2RJU3Voa2FnR2dTMHdWYUQwc1F5V2tJajBC QUV0TUdHQ1BQaUZaMW5ZdG5rSzFZc3NSZCtjUG5rUUxTajgxL2tuYzlFaFBrZW12QW51cUt4eERX VyszN294RXZ3QS9yaUdjVHZqaTd2ZkJNVW1hQXhEbWwzZ0JUTjV4ZUorSzNrL1ZEd2ZjSVhpdGlK dnNqeTFhZDdTVUhQakhSMFhnQ1pCMEhCY2lYOElQSzlSNzVhR014UUhMYXMrSHpMam0rekNrdElD SU5YTEtmamswZEFHK3prTVJ1ZlkvMzZaZ3pPYTAxSHllZENQazlNeGU5eVBrTXA5ZGZzT0U5Rzdj UTlWaXgrR3BYNXRiZDN6YlBzenMyaVN6SEpSN1RXUXJUd0hJb3dIRnM0YkZLR2VoUUc5SkJWUVI5 TjR0ZTJ2SE8xWlNlNldha2ZJOXNHVUxCY0NXOXdqWDVnYUhkYlIrSjFTTmV1d1Fob2d3MEI4TWpo d1N1aDVucVE3ekpFNmw4eHVMZUlEeWJpT01JcG9vdUkrVTY1Q2lFNnhpM0NtbWx1YnU1ZTVMa2lr SEFjZWU1MWRXRTVCaE5Id1c4Q0Vmam5FUnVieDE3MStCZmdiMEhpN2RCVGVQTWx3ajhSdmt0TVB4 amhXWVBndVM2S3E3VmhLUG5VNXlxWDRSN1UwN0lFSkRTbVhKeVFERVVQdDNlc2ZvY3JwZzhOUTBB YjdCU2hibC9lWmJPaXYvUFVPRVQ4a1d3cWVVWTIxYk1wNHk2ZDlHeVN1UENKQ09rNEVwMnY1dkdG Ymlod2FIWm12eC9HZEo3SGNoVFRCNUMzdFQrVjNPanF3bktNZkxjblo1NW9SWmwzZVhMdzFBV1Jv eWU3RUhCZE50VjltOGpUaXdxR3J3b0dEc1AvbHZDRnNyM0p6eDVON3pncUdVNkxyWXJoYXYxOWhC ZUM0TlN2TWJ0OFZqYlZzMHFXZ0lUeTVacG5vbjczUVVEY1FrY1p0MHBlaVV5QmROWkpJS0FOZGhK Z2xSSjFhR1FWTVMveDBuNlVUVVh1UURnSENyb2NqRWkra0NDZmdIVDViSkRjY21MOHUxR1NxNnZE ZkdrKzVoNXY3TzlOM28xUXNTNDZ2SGZ2Q3lqektxVHRBWW1iYXlnMWRoZVRjS3NqenJINWFZaDJn QWhHL2RNUkhucDN0bmYzdUUrdUhONjdjLzh3RDE0aU1pSUw2c2daNWlmaE02amdpajlPQmNOL20v QUtBanBRTXdMYVlHdUdMcDlSR2R5VUQ3bkgrVXVYN20xMlErTVBFSFh1d1dBL1RDUzNtcnczRm92 TjhzV1k1eTdBYmVZKzNINGVBTytnNDdCY1FTR09XQW1YU1VVR3dCNjllanJxMVloUDJyVXY3NHFo ekkyU0VZV2RaRkxYSGFud1FuaEpZMVpmZ3Z3SUNGbHBZOXZTdFdkSVdGUDlFZEFHTzBXTURjZm9W MFFuUFRVYmhwcGFiNHJhbmUxZWZJeDNxSGYzSTdpOWJjTVZaeFd1dURlazArbkNkMmpsL2M2WmRQ S0QyWFRQMG13cXVXU2dyM3YzbU16akl0dkVZSTZQWTArU2tUTnlhOGk3UThCbGN1ZkpuTms5a1ly bXBwRTl1RjMvdmNnaHo3S21scE9ySmF5cC9naG9nNTBpeGkyNUl6c3dhQi8yMVREVHh4V3A1eTA3 Y2NDeTR6ZEhsM2UrQ1ZmUzJYNzZWUHlGc1hVTDIrejQ2NlA1NVI3NVlOa2xVOUVuZVptNFUzeVBZ aTFOemplaWR1TGJsV2g0cFBscmVJYU9lbms0NS9BS0w2eTlPaU5RWkxCMUx1MWxxRjYram9EYjEy dlF0RjVRME9FMmthL0VaTTZqeDNuZW9HVW5uckRzenN1V0xGblZGaFFxRXpabHpUYmFrYmd1WWlj ZVFkNkRJTlhNdzBjTTRzZHhkWlBsbnRlV3lUdEp0am83a0NGQ2lpN0ZIY1BsbFVoa2tDY0NjaDJN M3B1c2NxUDZVRWNFakRycWZzV29sdHRYek55ZUEwUDZLaHBkV0NwQk9PaGdZT283SjF2TWZoanU1 bmFzdHdZVHZUQkhPam92dE96NGM0dzFXNlhvQzB3a3M4YWxOamdjUko3blFkcTlnaERRQmh0U1o4 dk1MV1oxUDRQbnoxZmhpaHNYNDhWVnFxKzBlbldGTXlkM3AveXhQSkRPRVR0K0ZTc2wvMTJWalJH QkpIb091dTVscGk4cnhlY09xK1pGS0VkbXBndTM0a0hoS1lUdmhGNmVOS1dUY3NXZlFyRTZhN1VJ YUlPdEZxbnE1WEp5eFJYanhRUlRiSjQ2UHNkZzUzeGt2eFBrcjhNU01mM0ppYWJXd3JiQnhTdmpj U2IrTEkzK2RtQUs5aHdZVHhQb0RPamFtT2xOZnJFLzNiM3RhTnBkUDJVOFJ3Wm5xRWR6VGlxazlo ZkVGVWZDZXQ0dTZOU0JVQkhRQmhzYW5LVVZ5VXl3ekE3RDZENU03S3lDbFArc0MvdFViMEhjZFUy TzhUNEUvT2ZDdlRtREw4cW1lM2FBTjI0ZEZqeUtuSDMyZkZ6RmwwbDRLZ1FkUGFQNW5iV0Rha0dw Mis5UkVSMmFWZ1Mwd1U0QmZya2FSZTNPcXlOMjRqZVduVGdjN2VqODAwcnFzdm5OQ0w4YWxlSEM4 bzlTeWg3bDAyT3l6Qk9JancrT3RKd0Y1bXRBVTNJcVovd1d0OXRZRzRZYUxPODR4c2dGQ0ZWMDFv ckVTclQzR1pCTWh1MlFDYktLR1hSaWFBaG9nNTBDbEhMMXhHQ1g3WHB2Z0pwRk1McS9MSG91Qlh2 VTVmY1BxOEtPSk1qTDBzeW93R2lvdlpLZVJSMGRyZVE0OHR3NGR6UkxiYUdCdnNnZm1DbndMTXpY eTlKUldXM3IxemV6UXpJcmZpWmtUc2R0ZThRYzRiekJnNkZkZlJIUUJqdEZmTm5oSDhCby9ZMFRG dzQxdGQ2MGVPWEtCY1ZxeFFCNUhuK1pSdi91OWh5Yi9GUHlmakJlMlhqdnhXakRpWllGbjBURUJB VWRSKzNPcmlZMVp4c1R5ZXp4YUJwenNleG9Xc1hRdGhIS0tabmRkdmNWUTNTaFFmeEExTzZVNTI0 VUE0N25wRjJSZ2FHYjBkN0xQUllwcG04ZTZ0dVo4dVBpeTRuSjBuK3ZFeWhDSnlOMGphOHdoWm0r WGIvQkZXcDBqekRUeDgzY3JDTVJPL0Y0MU51QWdQQWpKNXBiajJGdyszOFN3SVdKdnByZGw5enJ3 MldhVFQ5U2lncGJEV0VKTjFwMkFrdEE4UitLSHN1Ty85Q3lFODhyVWs4aHp6clFNR2dieUhOajFs TTlYblZldHEvbmQ4eDhHYVJGSnp5S29KeUhwVHdMNWJybGR5UitKdTFpdEU4RWhHRE5XL29Yejlr czRhbVJ6bDB0QXRwZ3EwV3F2SnpLTHBwOXRXS1NxNVF2WldBd3YxNnVSRUlJeTlYUTMyTThqUGlI KzlQSm0zMWg4US90MjVsaFVoOGlSZnNrN3RGQ0lyNVlkSWhQUlA3dW9pZHlPVnFIMmVjYndFTXlq a1R4MW1WckZybWhHZzZaM3U2dFNobm5GNVdQOHJ6eUZaMEx0WVh4QW9QK2VzdndzVS9vZDBRQmxR YTZRZ2Mwc015WFgxSGJ0dy9MTWc1bWRtWFdGa2FrbmtZai9hc1ZnalFNcTNxY2lEK1NNMDlFTXFt a0xQR0FSV04rV2N3S0c0UG1XaUlsZjR2YmhjVFJaU0NpZzh4OHF6S00xMkxHK1EySG4wbjJqSnhz MlEwbDhxZDUyQmwxdFppNTREWkRaSitjNjAvditybThWUkU2TDBMT2gwQkhRTDVEWGRRdXhscXd0 TE0vMVhPMTdQTHlFN1hmR0FTMHdZYUlzOHpzd3BpdXpjci9TRlBKRm9UOVRRZ3RXRWQ5WXpiVmZa dHNzS2hVNUtGRE80OGoveTJncm13cWFZSjhIVXR3RmZ4WS83NWQyNUVmTmtVMHNQK3BBOUFiRXhu NHM1RG5sMGdyT1BsTEczaHZrM1FoeU54ZlNDd1hrSk5QS25rLzVOOEZXZ3p5eTBkZGVyb3lXQXVX ZHBiTEx2emljdDA2Wkh0ZWtqUk5VME5BRyt6VThOTzVOUUlOUldDOHdUYTBlRjJZUmtBak1Ca0V0 TUZPQmkwdHF4R1laZ1Mwd1U1ekIramlOUUtUUVVBYjdHVFEwcklhZ1dsR1FCdHNtQjJnZFdrRTZv eUFOdGc2QTZ6VmF3VENSRUFiYkpob2FsMGFnVG9qb0EyMnpnQnI5UnFCTUJIUUJoc21tbHBYN1Fq b25GVWhvQTIyS3BpMGtFWmdaaUNnRFhabTlJT3VoVWFnS2dTMHdWWUZreGJTQ013TUJMVEJ6b3gr MExYUUNGU0ZRRW1EclNxbkZ0SUlhQVFham9BMjJJWkRyZ3ZVQ05TT2dEYlkyckhUT1RVQ0RVZEFH MnpESWRjRmFnUnFSK0NVTnRqRks3dVdXaDJKNzFuTDQrZFVncUJhdVVvNnFrMTdKY3ZOZEp4bmV2 MnFHVHVucE1IS08zNWhxUDlnNW5LOXBPaGkxV1NXYkVlMWN0VUFwV1hLSXpEVGNaN3A5U3VQN1Bp VWtnTjl2TmpNNGd5WnIxcW9GTDBmdGZKZkhZcmdlRmV0M1BpY21qTVpCR1k2empPOWZwUEIrcFEw Mk1rMFVNdHFCRjVPQ0dpRGZUbjE1aW5lRmwzOWlSSFFCanN4UmxwQ0l6QmpFR2k0d1M1ZTBYbG1O SmE0eHJJVE8wQXZnZFFveFRNSTN4MWQzdmttSUdTQ3hyaUluWGdQMGhVYnhrRW1rcmZzUy9wY2Rw d25oUzhrTWtJU25raE9NcGNnTTlMUmVRSHlQd2dLMWsvQ0Q0cHVXcisrNHJNejh0MEJrbllkOXov RjZMYmJUdHdFL2dHUXBBbUp6cnZiWW5INStoMmFWS0kyWUVIZTE2ZXNXT0l6Tk1Gdk12SnV2V0wx N1k4eTFaMHl6bVgwRnRqU1Y4Qml3dkZTeUJBSXVCTlZkdUxQa0wvbWNSQlFGMXF3WVFiYjN0NDF6 N0k3TjV1T2VrWXh5YWNTMTZJVjgwQUJ4eFlpbTVTaEhnWFlEMW14K0duVXdGL2I4czdWNktCdVZ1 ckhLSFlES0ZnL0NXK0FWZDFuRFF6dGJ1dEl2QTdwRXp1bE9OcVIrQnUwZTU4aXVnb1p6Z0Q1VG5S dU1wamwrN0kvV0NTZmtmUlQ2dXhQWjMvVUJlZnc4Skl2Qko1L29ybFZQb0h5ZjZBMm5IRUFSV0c0 aGhpc0RNVGMzTnk5K1cvR0ZLcDlIQVA0WGhqQUZsTHF1eXI0NVRhSWdIOGVzYkU1ZURXRElUMEwv aFpXZEJmeStwOTRWSXI1SGliYTRwSlN6MVlyaDJJS1RxN3FocUhrazQveWxYU1ByNTZXdWdtcFlQ MllWaGlLSG03dldQME9UN0NjeDhoN0xmTCtFd1RrcWl6ZjJNbTNtZW5md1hOQXZ0dlVSSE91SXlJ MGcrcjZhM1IvQkJzVHhkMVRIWEFPRmxFSTF6QU8yTExqLzAyUmVoQksvSy9oSStpTkE2STdNZTc2 d01pNy9EaDROTnBSK1VQZWVlRndqdVVNTmh6dG5wWm1aL2I3TVFyUDg2S09ZdnBBTnBWczdVOGxO MlpTeVk5bTB6Mlg5YWVUblRuelJLc1lveWNIVDEwUU9YcXlDd0hYUVc2SHlEdksrVFFZejRQRURS THpWNFF2SkRKQ0VwNUlUaklMblJaYkZjTlYvZnNJTHdUQnFWOFRPMmRsNVJzNXFCdjBlZlV6ejBR NzdvT0F1SVdPTW02VnZCSXBRM01nLzE2a09jVHFjN09HajQyMnVUZjVkaGp6RXFTTmZnOUgwYWIy Wld0czhPcnFtaHZjSDM1akJLczY0ZXdYTWNaSHYxVTFYdnhNVWJzVEoyQytHWEhmTHA2azREaElK VCtNTVJ0allyazczQU01Y2MxS3FkdXNDVGJ2aUdBWTVGY3NERjBsZFN6Q2JaN0RmR2tnOGNiKzN1 VGRpT2RBWTV6N29TaG11VzMwd1pocktMVjhqRkQ0RWM2eEtTZUFEbEdOTStoUFIzam8zZG5lM1gr UWVKQU83OTI1ZjVnSEx4RVpqOStSTTh4UElzeWdzbzRWZlM3YjIvT1B4Vjk3dzRCNkhnUGlNdHg1 WkwzTXA2a210YzRMMThXYnh2Nm9PODVUQWN5eTR2TVZPWitIRHRjbUZCSEd3ZUE3c2lYR1FTYlZ2 Yk9KbkhkQjFoOGpDOG5rYTRqZTFnUmVYWjFSVisxUXpqeDNBVzRmOStGcWNnRFJnNDdEZDhFSEhq aVdjSmxVWkFEc0pNaDF5bEd2ZGdOMU9yUXY3NHFoYmh0RlBTcDFFdmV3MXgzcDdUMG04VklrYWN6 cVMwZ2JBVlBRUi9ZQUFCQUFTVVJCVkNFcmJXeGJ1amI0WENyc0lPMGg1anZBVUtCeGJwNHorQ3dw NHdrL1FkVzV2ZFBWSHczQTJZZXdKcC9ubW1zVThSOUpaa1UwNFRoNExyVzdqNWsvQzNtSTQ1U3I2 SjF0eS92ck9sWlJGdFhkWU9YVGhKbDA4b1BaZE0vU2JDcTVaS0N2ZTdjVVhKNjJpU0VjTDU4ZWJr ck95SzJCUWNtdEtlRXl1Zk5renV5ZXFJVG1wcEU5dUszL3ZjZ2h6N0ttbHBPckpWeUdrdDVKcUdS eU9wMGVJbGI5SlJQcndKeXUvbWdBemxOQ3l6RnpmNFMrYkJFbE9Hbi9tbDZpMzBtNEVqVTFuZndG eG9FN25wRjNNWnZPYXlySmg1RldkNE90cHBJTFkrc1d0dG54MTBmenl3dHl0Ym1rbW54aHlEQnha MEJQcktYSitVYlVUbnk3RWcyUE5IK05GVVc5Zkp4emVJVVhGcStJTUdGQjdrbW9pRDl6by9Yb2ov cmpQRFU4V2JFOGwzcEtqSjNaYk05TFhxU3NkL0Qzdng4d0hOcEIzbzhWeGIxZzNieEdHNndwNjVM UmpzUjFFVHZ4aUdVbkRvSlVNdzhmTVlnZng5bEtsbnRlVzdmV2xsU3N6ZzZ3STZUb1V0empYRjZK UkFaNUNyT0lHSXplWkJXNHhVN3hDOFdzR1JSdllIL1VHZWNwZ0NwTFhPaHY5eTdMVmFPVVBMNjV3 UWtPU2pITEk1d254a3U5UU4wOG8yNmF4eXJtU0VmbmhaWWRmMDQyT1NoRlgyQWltVFUrZmF5WUd6 dUk0L01nN2VxSGdPNlBBTGFPTThKTXFyWUpvK3FOTzFCaTdjRkdHQ3hIN1BoVldCTzduOGpkR0VH QjMzTTRzOTNMVEY5V2lzOGRWczJMNURrWDZRK0Rwc1BkaWZKNTBwUk95cDNCZE5TM2xqSm5Rbi9N S0p3Tm8wa3BZcGs3bVR5ZVRIV2ZhQXBXcXU0R3UzaGxQTTdrenFiNTVlN0ExT281TUlvbTBCbFkx OXFZNlUxK3NUL2R2ZTFvZXNkUkNER2VCV283MnlIejVKM2FYOGlqT0JLTHhXWVg0cWRnWU56dFhW RWJwcTgvcXNLNXFMYU5pUjQ2dFBNNEU0M2VCak9QM2g1WHJJSzdqQk40SE9Lbks0cUhrRmgzZzIx eWpQZWhudjd6M3Q2Y3dSZGh4bmdIZU9QV1ljR2p5TmxuejFkTS9qNWhZZFdWVUZiUGFBSE8ya0cx b05SdCtxaklEQThOelZJdEdIeXQ1YW81WGYweDAzRldySjRheGN6cHNyQXVPeG92SFlyYS9XMUlT WUJjcDlnWjNRWGxjc0kvMU4xZ2xWSjJvTnFQeWJKQ0lENCtPTkp5RnBoMW54NUhHYTVUT2VPM2l1 aXdHOEdaMVRGR0xuRERGUTdXaXNSS3kwNDhBNUpKc3gweWtWWkJQTndrcG9xM1lMT1lWcUU5WGVV S25hNyttT2s0R3puejE4RE4zZTZxWkQxMlBsVjg3WkNMTDlPYjRmdVRsa2ZOTVVhUGxEcTR1aHRz VVozYjVWOFFSYnhDZEZGSFJ5czVqandQemkwdzZ4d1k2SXY4QWMvUWdXZG12cjROUzB4bGkxMi92 cGtkdWdicFo0Sk94KzE5eEJ6aHZNR0RVUStueGc2RU4wZnR6dmFTNWFCdXluUStpaXVzdTU1WVVt WXNzMkg5TWROeGJza2QyUUhjWkg4M3dXK0IwWDdSSFk5ajhTckVUcmRYTDhmSjd4L0FnRGlPeEQ4 NXRIRHVxWDlMakViSmhucHBrZENHRXkwTFBvbUFDUW82K1lkRVY1T2FzdzJ0bDluajBUVG1ZdG5S dEh4b0RoWkNyWHl3NHJHTUhOWkljK3FyeUNuUHovQm9vVUg4UU5UdVBCOFJCaFhjNHBVckYwUUdo bTVXUkpmN1RNWDB6VU45TzFOK3ZCNSs4T3dQL2FzY2NyNHV6Nm9JRjl5U0phdmFyTU5EM3lFc1N4 V1lKUUxUMXg4ekJ1ZVM0eUMvYlZUZGdMNTFyN0xvK1BPYU1CNFhMMHVNVzF2RjJPZ2FJVVArSU9E ZjdSeVZQcUh0MjRkTFFCNHF5eWl2TFp3VTAyejZFYWJnQ2xzTlNmR05scDNvdCt6NEQyVnpndmlX blhoZWtaSm5pSFVvVlJxOURiN254cXpmdVR4enFGbldOdjE5bkV4TVd5MWZYeXd1T2lZbGwrM3Ir UjB6WDRaTVVqWThpcUErRDF1b2wrWHI3VWo4ek16Tk9zSk1IeGNCSVNiYTByOTR6bVlKMTVNeWta WW5VYTVzNlhTTFllSVBPWE56UnlKMjRwNDhob2tuVHJhWS9VaVVEU2RIaVVudVVoQWQ3OHhwN0kv cHdybmE4WkpOOWZ3S3l6dWZBbW9PU053NjA2U2taY2YzV0xINGJaYWR1QU9ZcHpFMlpLeXVvdnh2 bURGMkJsSTkvNUdQMXZkWWQ0TTl0RzluQmlCOGlCVHRDelFGTTJ0OE1jNW11Rkx4eGVEN3U0YWV5 T1ZvbmNIT0RlQWhHVWVpZU91eU5ZdmNrSGVRV1QyRDZaOFI5WUdkUTVUWHB3eDZPM20vYXVWRVBO UGJ2VlVwNC95aWVxSmVlYjNnbnd1NUFsN290SyszREIvN1JDUE9xbExHaVpQMEtkUmhLK3JndTJZ bWVpOUFBb2JrYnpaNTFtRjZKMDZRai9wQ3hmNTA5b2ZVWlRwd25zUTRVRERhZjFMTThnOHJ1U2hJ bFVGOE5qSC9GUUtYQVBQUlA2TmdUQVB2TjB1YmtOWVFWeGlBOVN3dG0rN1pZUXlhYTRuVUZhQmRL TXMzTkFUcElNNVF0eXJEZUMyV2VkNXcrSmxrejhqSmx0MFlpUElIWW94UjZtb3hjOEh0ZzVLSE1y M0pyWTVCNXlNaU04N3c4bzRWeC9PaC9MRmFPWkh1VCsvNmViWnQ5bXFVZlJIaUQ0R09nSHlIT3F0 ZGpEVmp6SFF2NjAvMVhKMi9qZktUNit1L3NEOTVPSnRPWHN3T3kwVEhBeWpOdnhzZ0dDanVZTlFW eG4rYXF3ZDZrN0sxRThubDNYVDJoOVJxT25DZXhEaFEvYjNkUDU0MWZPdzB4ZlJCaklYSFVlZmcz bllaRXovRVJlVjg5TWZaMWVDTi9LRzVoaGlzMUZiT2NqaDczUUxxZ21HYUlIK0R3cEpNYi9mSCt2 ZnQyZzQ1NEVNMHNQK3BBLzJwWkV4azRNOUNubDhpcmRpcGdYM0puMEZHMW5SOVhlSi9wRWl3V3Js OE5qeUhvTXo3b2ZkZG9NVWcwU21FT3ZkMFpiQm1QTkZNTi9KOEdDUjVHSjFhOXZZMFh5QVJaS3VW ejJYNnVoK0QvSVdnRnBCYlJuODYyUW1NYmhHTVJhZFhmemV0WFBraUszbEFqZTRQcVNMSlhZTlh6 NXB4eml1cStqaXBjU0FuNC83ZTVGMm80eHVCODN4UUhzOVVVc2JFbngvcTNmMElTczZCR3VvYVpy QU5iZFcwRjZZcm9CR29Ed0xhWU91RHE5YXFFYWdMQXRwZzZ3S3JWcW9ScUE4QzJtRHJnNnZXcWhH b0N3TGFZT3NDcTFaYU93STZaeVVFdE1GV1FrZW5hUVJtR0FMYVlHZFloK2pxYUFRcUlhQU50aEk2 T2swak1NTVEwQVk3d3pwRVYwY2pVQW1CeWdaYkthZE8wd2hvQkJxT2dEYlloa091QzlRSTFJNkFO dGphc2RNNU5RSU5SMEFiYk1NaDF3VnFCR3BINEdWcnNQSXFHc3VPWHhHeEUybkxUcWdBOWJSM3JG bFRPMlJWNWl3amhucmNBY3JYSjViNFRCa3h6UzVDQUpoVnhHMmk5Q0oxcDJ6MFpXbXdpem82V29l YVcrVTl5SnZIL09GWXVrbXBCY01HeTM4YUphWkpJM0JLSWZDeU5OZ21OZnN2WUtpajc0WlNKRi9Q K3k1NFc0aU5yYzB2a2piWVUycVk2c3I2Q0x6c0REWW1Md0pYeHJ2OUJoTFQ3ZklXaVd5NjU3Sk1L dm5SYktyN1N2bnpkaUZkQnpRQ3B4QUNMenVEUFg1OGJoT3hNOC92QTZWb3E3emR3STlyL3hSQW9J WXFabFBKYXQvYVVZUDJtWlBsWldld013ZGFYUk9OUVBnSWFJTU5IMU90VVNOUU53U21iTENMVjNT ZWFkbUpyMWl4eEY3NCtlV0svRExLZ1doSDU3OTRuN0hBZkE5TitCTmQwVmppR3VqWkFYb0pGTkFY enlCK2QzUjU1NXVneUFTTmNVaHpwLzFwUHI5SXhHOGw3NGVDNzBPYXF5ZGlKL29peTFlWCtuYU9H ZW5vdkFCeUQ0S0M1VXI0UWVSN0Q2MWYzK3lwRE4yVGwxV2ozTHRCVWw2K3JyRkVkOFNPZjJyeHlw VUxxaTF3S3ZnVmx5RzZVSjlRK2hXNjY0NHY2dXIyUDN4bHhjWXZsNEh2cHgvM3hpUkpHNk4yNGlh a0hRQXBqNlFQN202THhkOUFSQmcrVk0ydjd1M3pLMUc3d1dJQVczYmlXdE5SOGpyU3p4UFRDbCtw NTUraGxQcHIrUjRzUUxuSGlzVlBveksvOXZhdWVaYmR1VmwwS1haZmdyMFdvb1huVUlUaDNFOVZi bEtHZWpSaUp4NnlLdWlqU2Z6YWxuZXV0dXhFTnl2MVkyVGJBQXFXSytFTjZMWDdySUdoM1cwZGlk Y2hQVHpIYkVaamlXdE1rNUpRdWdrazVjRWpZcVlFRTMvZHpNMTZGaWVUQzRtSXFjd3ZWUHhDN0Zl cDdyVGlLeFVvUlVweHRDUHhOeGh2K3hUUlZSQTVBK1E3NllOTkJ2TnZMRHZ4ZzBWWUl2UVRTdm1O YnQrRUJsdXFrc0tMSEI2OEV2NzFJTjlsaU5TL1lsUnRFUjlNeEhHRUF5Z1hFZk9kVm9rdmdna2d1 Ym01ZTVIbkNvajY3amp5M092cVV1cTdTcEVNYUQrTndEK1AyTmc4OXFySHZ3Qi9DeEp2aDZDOEJS K2U2MzRpZkplWWZqRENzd1pkTGc1UlhLME5ROG1uUlB5M3VJT3JuaWFVS1RTbVhKeVFERVVQdDNl c2ZnZUVRbkxxMHlwL2doSjl3NFUyRXowcERJOFc0R1J5YjdRajhhZGVmSXdYSG41NXRXSDFxMmli Zm55bEZ1T0kwYmZYb20vL0NTbHkxelNLTzVOOFc4Y0IzM2VibW1qT2RVUVlWVFQrRjUyRzhWT1R3 Yll2NzdKWjBkOTVUVUFEK1NPWXBUc2ptK3JabEhHWFRubzJTWnlJNVIzQlNDZjVuYS9tc1Z3cEpG eWdabWYyKzJGTTUza01Cd1A0QThqYjJwOUtiblIxWVRsRzNydWJNMCswb3N5N1BEbDQ2b0xJMFpP RnI3UmxVOTIzaVR5OTZMNnN2R0RnTUlKdkNWOG8yNXY4N05IMGpxUElUS2ZGVnNWd3RmNCt3Z3RC Y09yWG1GMCtLNXZxV1NWTFFFTDVjczB6VWIvN0lDQnVvYU9NV3lXdlJFSWc5NHNHU3RFL28zMlJR cHRUeWRlWkttZER2Mis0Qm1TK1phMUlyQVJ2akFzTFAxRWFacjhLUmpNQVgybFdNYzFCZjhxYi9S MWk5YmxadzhkR3gxcHY4dTB3WnZrMjdPaDdzQlZ0YWwrMlJ2cGlqSjdwYWw5TkJ1dlF5Q3BpbG9a SkkzNlVUVVh1UUtENHBjbzVHTkYzd1pkUGFzQWpYQlJKYmptQkY3ay91VG80ekplNmtmemh4djdl NU4wSUZ1dWl3M3Yzdm9BeTVmWmxEOUxGemNVb0h2MXNnbkNxSjg2eCtXbUlkNEFJUnYzVEVSNTZk N1ozdC8rOUhtRzdkSGp2enYzRFBIaUp5TGdNb282Y1ljb0h2ZGlMVDhtRGtpMzliYk0vNGJZdm9P bjU5SjUwRXpsL0JwWmZwOU5SMGI5RkhGbHdoQXNidjdENkZWV2JNZmlpTGlVZFR2NmZ5L2IyL0tP OE1Ed29rRTMzUEUvc1hJWTd2cXpIUDAwMXFYVmUyUGVtclgwMUdhd3l1TW12T2Z6NVM1ZnVsVnNM Qk1jNWlEcjNLS0xEQU9CcFVydzNGb3ZOOHFXWTV5N0FiZVkrVXVvQWVBY2RoKytDRDNFY1M3aE1L aklBOXVqVjAxSCsxOFBBcnQ2MUwrK0tvY3lOa2dPRm5jUTkwblZIZW51UFNid1VTUnF6K2hMU1Jr RElTaHZibHE0TlB2Y0l1eGJhTzJMdzllWFdpWjlMN2U3RGxmVUxCY1dLTmtUdHpxZ2ZEeHMvZEZZ by9UcUQ4UFdoS3ZiM0VMTmNaRlJ4Z3NUbk9ZUFBraklLbnp4UlJlTnNPdHRYazhFYWp0R1BscnFm NVVNRE53dzF0ZDRVdFV0L3MvUlE3KzVIY0t2WDV0NXFwcnB2U0tmVFE4ampPdm5rUlNhZC9HQTIz Yk0wbTBvdUdlanIzdTBtbEQxc0U0TTVYamE1eW9TY2tWdEQzaDBDTGxjN1QrYk03b215TmplTjdN SHQrdTlGRG5tV05iV2NYQzNoU2pSeEd2OC93YUNTbk9rWThsVzA1ejJaczVsUmR5OGllVE1oNGhk V3Y4NGNmRDJneG50SjcrUS9QZ1VjZDR5eUNzNkRnRHZxcHJOOU5SbHNTKzdJRGd6YWgvMG1NTlBI RmFubkxUdHh3TExqTjBlWGQ3NEpWOUxaZnZwVS9JV3hkUXZiN1Bqcm81aE50ZXlFblBVdW1Zbyt5 Y3ZFbmVKN0ZHdHBjcjRSdFJQZnJrVERJODFmWTBYKzFZMXpEcS93OHRmc0tYYmtRMHNWOHp1RE9V emVZU0lzTHpYcGNpZURYMWo5T2xQd3pVTlc2aWg0dWlmL1Vva1Q4cWF6ZlRVWnJOejM0L2IxR3JT c0Z4UjB1RTNrS3pIWjhPaHhuamNvQm1iWm5aY3RXYktxTFNoVUpteksraGhtUTYrTDJJbEhrUGNn U0RYejhCR0QrSEZjM2VTalV2NW5GY3VvcUphdHpnNUlSa2pScGJoanVMd1NpUXp5UkVDdVE2ZDVr MVZ1dExhRDRoY215cGpOOWh4bnhRZDh1UXJsVGhtLzhQcDFodURyZzFic1Y0RjdjWmF4OGVscm56 RzJJdFhINVBZVk01dm53SkMraWx5RnBSS0VndzRHcHI0akh4dUc0VzV1eDNwck1ORUxjNlNqODBM TGpqL0hqdk9rUExNaFdQeUxBQUFIRTBsRVFWUXhrY3dhbDlyZ2NCQjUvTnREQkY4UlRnRmplUlFv MTloUThRdXhYOHZWVi9PbmdFRE5CaXRseXN3bVpuVS9nK2ZQVitHS0c4ZkEraXF1VW4yU05wN1VG YzZjM0ozeXgvSkFHa2ZzK0ZWWVo1VC9ybG9CdmdTZmc2NTdtZW5MR0xIbkRxdm1SU2hIWnFZTHQr SWlGQUxkQ2IwOGFVb241WW9mUXZFVHFzQjhGd1VuZzRJWjZvSmZDUDBhckdOTitHWWJoMit3cnJX RUc5cStLUmxzb0hVNU9UT0w4V0tDS1RaUEhaOWpzSE0rMHU4RU9hQzhZL3FURTAydGhXMkRpMWZH NDB6ODJYeWllOXlCS2RoellEeE5vRE9nYTJPbU4vbkYvblQzdHFOcGQvMjAwdUIxRlZSM1VQc0xj b29qWVQxdkYzUldHVENZeTgydUZ6UkV6ajU3UGs2RXkzd0dIamNLZFc4QWZqWDFLOUhNd05mSExI eC8rdG9YbHNHT3dVUm0yV1IyR0ViM1lXSm5GUkw5WjEzWXAzb0w0cTVyY296M0llQS9GKzdOR1h4 Uk50MnpBN3h4NjdEZ1VmSGdGVjR0QkFQb0djM25yQjFVQzByZGZvK0sxQ21rbExOK0l0WG1ZSXZj ZWZnYkpnWVZzVHRUTGZrYWpWKzEvVHBUOEJXTTZrSFQyYjVKRzZ4Y2phSjI1OVVST3lGN0xROUhP enBMYnBuemdjcm1OeVA4eW84VGNUdDVQNldVN1FYRmUweVdLU1JRbGtaYXprTGFhMEJUY2lwbi9G YTVhOE5RZytVZHh4aTVBS0dLemxxUldHblppV2RBTWhtMlF5YklLbWFvS3BIUG4yaEN6akZ6L3dX cS9IM1l5WkVSWXkvaXJnc1R2MUQ3ZGNiZzY4SVUrbUU2eDgra0RWYk9zaGpzc2wxUC9zMndDSVBt TDR1ZVM4Y0FaTG43aDFWaFJ4TGtaV2xtakl3WGFhK2taNUZzd25ZY2VXNmM2OG5YN0EzMFJmN0FU SUZuWWI1ZWxvN0tLbHkvdnBrZGtsbnhNeUZ6T203YkkrWUlIMFo0cXU1MXc4M21aVkRDb0hHdUxi WUdkeWY4M3dzSml2N3QyRE83amhUaVl3TlR3aS9NZnAxQitJNUZLS1RZZExhdkdvTWQxMHgyK0Fj d1duL2p4SVZEVGEwM0xTN3hOekF4UUo3SFg2YlJ2N3M5eHliL2xMd2ZqRmMyM25zeDJuQ2laWUZz K1ROOWh1ZHoxTzdzYWxKenRtRlV5K3l4eDRiSFhDd0xaalVPYTNBNUpiUGI3cjVpNUZob0VEOFF0 VHZsdVJ2RmdPTTVhVmRrWU9obXRQZHlqMFdLNlp1SCtuYW0vUGhVZk9qNiswaEg0cE5qLzhoQUpQ OE13anlBbkZUYzIzV2xLR21ZNXZlQ1pZV05YMWo5U2pSejhBM2lGVjU0K3RwbjFOS0lUTit1MytB S05icEhtT25qWm03V2tZaWRlRHpxYlVCQStKRVR6YTNITUNEOVB3bmd3a1JmemU1TEZtN3BUTFBw UnpJUUMzVlFmS05sSi9vdE8vNUQwU08rWlNlZVY2U2Vnc3c2MERCb0c4aHpZOWJEUEY1MVhyYXY1 M2ZNTEZjMzBTbVpJaWpuWVNuUDhzdnZTUHhNMnNWb253Z0l3WnEzOUMrZXMxbkNVeWFsdGtPSHdZ cStZUjBleWtpNVZpeCtHL3c5aGlMWjRTUlhkTUt2bnd5KzlOQytuUm1FQzg0TUdiK3crbFVxT0NQ d2xZclVpYWFyZlRVWkxEQlEyVVd6cjFaTWNwVkMxSFVHQnZQcjVVb2toTEJjRFp2ZEZLSmh4RC9j bjA3ZTdNVmRUd1lnay9vUUtkcm5NdktIaFVSOHNlZ1FuNGo4M1VWUDVISzB6bURuQnZDUWpDTlJ2 SFhabWtWdXFJWkRwcmQ3cTFMRytVWGxvenl2ZkVYblFtMEJJeGowMTF1R2ozMmkzTjVmeUU3S3Nj Ri96OFEzZVpuY2RoUHpYeEZ4Y0dQSERzVzVOL2YzZGo5SlJiODY0QmRLdi9yVm5HNTgvWHJVeTUr TzloVUc0NlFidFgzN2NIOXY4ak9ZMlpVbEJ4aVJlaG82L0tzVmdpVC9NM3ljaUQrU00wOUVNcW1r TFBINGhrYitMNHRaWVdQUVhJdWxnQ3RBdThBZlhRWWlPc2pNdHlyRGVDMW1uTjl3K0psa3o4akps dDFRSW4rYWg1MVJWNHVaQzI0elJQYkp1ZjcwcnAvTFd4V2g4eUxrZkFnVWZFWkVYZFF1eGxxd3RM TS8xWFAxL3YzN3kyMFNRZGJKT1VmUnlVeXErMnBIcVRjaTV3TWdIeitVUzQ5S25iS0xaNysrdjNk UFlXWVlNbU5jNlBpRjFLOStKYWNUWDc4TzlmUWIzYjdhRGRaRFFXWjJzNm5rdFZuNUgya3EyWUt3 dndtaEJldW9iOHltdW0rVGhYaFB2S1IzNk5ETzQ4aC9DNmdybTBxYUlGL0hra3h2OThmNjkrMlNX MGVNWDZLQi9VOGRnTjZZeU1DZmhUeWovMTJFOW15MjV5WHczaWJwUXBDNUgrektUZ1pwS25rLzVO OEZXZ3p5eTBkZGVyb3l2Y2t2U2pzckt5bVpPbzRKM1lXMyszbDFVd1BwbnNmQnZ4RGs0NGR5azMv c3BxTnU0NVFVTWNMRXoxY3Q3VVY5cHRTdnZpNjVJNUcyUUYvTitDSnZBYmRTbXlxbW1sNm9xeGVZ U0o4bmx2ZlFSMU50WDE3UnhNY3BHK3pFUldnSmpZQkdJQ3dFdE1HR2hhVFdveEZvQUFMYVlCc0Fz aTVDSXhBV0F0cGd3MEpTNndrYkFhMnZCQUxhWUV1QW9sa2FnWm1LZ0RiWW1kb3p1bDRhZ1JJSWFJ TXRBWXBtYVFSbUtnTGFZR2RxeitoNmFRUktJRkNsd1piSXFWa2FBWTFBd3hIUUJ0dHd5SFdCR29I YUVkQUdXenQyT3FkR29PRUlhSU50T09TNlFJMUE3UWhvZzYwZHV5cHphakdOUUhnSWFJTU5EMHV0 U1NOUWR3UzB3ZFlkWWwyQVJpQThCTFRCaG9lbDFxUVJxRHNDMm1EckRyRXVvSFlFZE01aUJMVEJG aU9pNHhxQkdZeUFOdGdaM0RtNmFocUJZZ1Mwd1JZam91TWFnUm1Nd1A4SEFBRC8veGdEODdVQUFB QUdTVVJCVkFNQWJENE5TNzNIRFJvQUFBQUFTVVZPUks1Q1lJST0iPjwvaW1hZ2U+PC9nPjwvZz48 L2c+PC9nPjxnPjxnPjxwYXRoIGQ9Ik00NjQgODkzLjUgNTAwLjUgODkzLjVDNTA3LjE2NyA4OTMu NSA1MTAuNSA4OTYuODMzIDUxMC41IDkwMy41TDUxMC41IDkzMS42MSIgc3Ryb2tlPSIjQjAzOTJC IiBzdHJva2Utd2lkdGg9IjEuNiIgc3Ryb2tlLW1pdGVybGltaXQ9IjEwIiBmaWxsPSJub25lIi8+ PHBhdGggZD0iTTUxMC41IDkzOS4yMSA1MDYuNyA5MzEuNjEgNTE0LjMgOTMxLjYxWiIgc3Ryb2tl PSIjQjAzOTJCIiBzdHJva2Utd2lkdGg9IjEuNiIgc3Ryb2tlLW1pdGVybGltaXQ9IjEwIiBmaWxs PSIjQjAzOTJCIi8+PC9nPjxnPjxnPjxnPjxpbWFnZSB4PSI1MDYuNSIgeT0iODg5LjUiIHdpZHRo PSI5IiBoZWlnaHQ9IjEyIiB4bGluazpocmVmPSJkYXRhOmltYWdlL3BuZztiYXNlNjQsaVZCT1J3 MEtHZ29BQUFBTlNVaEVVZ0FBQUNRQUFBQXdDQVlBQUFCNVI5Z1ZBQUFFSzBsRVFWUjRBZXhXZVV5 VVJ4VC83Y2VDZERtc3J0b05IaWlsTkxiQTJyV3hyY1ZxRVZ0dHFIZ2hpWGdicjhRWTcvc2dhb3lp SnY3aGxXaWllTVl6b3NZVFQ0Z2FnMFJVOEZvMVJFWEFtMk5YM1dYWGVRLzhZcklmZkdJV3d4L2Za R2UrbWZmZXZQbk5iMmJmRzhuZHdJcUVCbFkwUUdvSG9qR2tNYVRHZ0pwZXUwTWFRMm9NcU9tMU8v UlpERGx0RmNnYVB4VHBuU054cXQ4L2VQdXNCQzZIQTA4eWp1SDh5Q1FjN21waEhYMXAvT2hvT2ly ZnZWWHp6WHBiVVNIeTFxNUNSbUl2SElxSmx2MmNTZTZEZTlzMndWRmV4bllmRzhVanM1Yzh4WVV4 eWNoZU1CMnZiK2NKY08vWjN1VjR6K09jSlhPUk9XNG83TVZGTEZkcUNQQ04xY3VRTWFBbnJEczJv K0xKSTdoZExqWWxQMlVQcmNoZnZ4b25FbUpSY1BnQTRIYXp6Z09Rbzd3VVYxTm00YzJkZk9nREF0 RW12aThzQzVmQlBIMCtqT2FPMEVsVlUwaC9iWG1LSWxNT3NldnNCVFB3WU05MkVBaWFFeHdlZ2Fo SnMvRHJvaFVJSHpRY0FTMWJnMHFsM1k1YzRlZHUya1lHVmVXZE5OWFZVVjdPdXpIRmRFT1BmY2Z4 eTV6RmFQMXZQTnIyVFVMTXVpMnd6RjhLeWRlUHJWL201Z2pHOHJrdk4yS25CS1FvOHd5TC9CcC9p OTlTMStEdnRQMElHemdZTGVONjRlY0owOUI5OXhHMEh6T1JOMGlnNzJ6ZWdPTExXZkFBUkY0QzI3 U0ZlZVpDa0RNYXkxV25RMGozbm1qeCs1OHNjdHB0S0wxM20vc2ZtNHJDeHlnNHRKK0hCRHg2Nmp4 ODEva3ZRTXpGSjBVbitTQmkyR2htaThSMGpQZDNwVUVSRUxIamIyeE9kaDVWMHV2UnBIMmtMS2Zq a1FlaVUzSXBFL2FTcXJ0bE5GdGc2dEpOU0d2NENaQ2hDWW40cG9XSkRWN2xYVmNHMURTeUF4dDhT ZlBxMWsxNVd2Tk9mOENua2I4OFZ1b0VoTFJDMHlnenE0aHhENGFJQVIvLzJwM3diSVdHd29kTkhC bXBkSktFb05BdzZ0WmVCVXZCMzBmSU5oNkFDSXh2Y0dQWjRFczdlb01Call6TjZqemRBMUNkUFho NVFyMEJjdHBzZVBmaWVaM2hlaFdRM2hBQWc3aWtoSUppUzFuQkErcldXbDFPSno3OUkzZ1ZFSzNj ek5LSlBseWZYYm1rR01sWldkM1lpNStLckhDTFIzUi92UTdJMktHakhGZGVpRWhlbEhtT0YxTnNS RlF2U044cng2MmdkdUg0SEVDS3Ztb1NVbHdKN2QyZjFSUjljMU5UVUhqdUZPY3BGbFkzYmxjbHJD SXkzOSs5blNVVTFYOFlNc3I3Z0NoRlVNNHlkWW5saFNnM1pzK2JpclBEK25PeXBTZE4zcHFWT0ow VUQvb1NhSjJJV1QrT0dJZVFybkh3T2tPRXdqY3dTR1QxVkU2bU9yRVlYZkJTNjEzY0VNOFJldEpZ ZDI3aEJFNjJmaUxtVWNLbXZFYWJxUmRBdEJDbERIcHV4SWtYUTFoaU1neW1FQkE0MHRIeDBIMkpu aklIcEc4bFhoTUVoblhVME44MVp2MVdKRnk4aWY5T1hrYVRuNkpJWEdPTkdENldiY21lK2pVYUNn VUJpWm84R3owT25FVHZyT3M4Ny8vek9ZamRjUkR0Qmd3Q3NTbk01Ris5TVNTdlVNZU9Ca2lOTUkw aGpTRTFCdFQwa3E2QkZlMVNxeDZabXNIWDFtdEhwc2E0eHBBYVF4OEFBQUQvL3h5ZzdMRUFBQUFH U1VSQlZBTUErLy96Y0RZSkRXY0FBQUFBU1VWT1JLNUNZSUk9Ij48L2ltYWdlPjwvZz48L2c+PC9n PjwvZz48Zz48ZyB0cmFuc2Zvcm09InRyYW5zbGF0ZSgwLjUgMC41KSI+PHJlY3QgeD0iNDA1IiB5 PSIxMDExIiByeD0iMi44MiIgcnk9IjIuODIiIHdpZHRoPSIxMzYiIGhlaWdodD0iMjMuNSIgc3Ry b2tlPSIjMzM0MTRGIiBmaWxsPSIjRDZGMEUyIi8+PC9nPjxnPjxnPjxnPjxpbWFnZSB4PSI0MDYi IHk9IjEwMTgiIHdpZHRoPSIxMzQiIGhlaWdodD0iMTMuMjUiIHhsaW5rOmhyZWY9ImRhdGE6aW1h Z2UvcG5nO2Jhc2U2NCxpVkJPUncwS0dnb0FBQUFOU1VoRVVnQUFBaGdBQUFBMUNBWUFBQUFES1pM UkFBQVFBRWxFUVZSNEFleWRDM1NjUjVXZzc2Mi91OVd5YkV1MnV5WGJrYVdXTEpLNEpUbVppRm5q a0F5YVF6aEpOczZEMlFFU1ppQ0IzYzJlNVdRRGVSRWdPeGtHRGt0SWh0YzRleGptN0FJWmhpRUpD d2tCTnNNR0ZzL2tIZERFMkZMTFNXUkp0dVdIMUMxYmZ1alI2djdyenExZjNWSS9wWmJVTGRueC9V OVZWOVd0cWx2MWY5M3F1cXFxdjFxQlhFSkFDQWdCSVNBRWhJQVFLRElCTVRDS0RGVFVDUUVoSUFT RWdCQllQSUZ6WDRNWUdPZitleWgzSUFTRWdCQVFBa0xnckNNZ0JzWlo5NVpJaDRUQWVVSEFxcW9L VksxcytnUC8ycWFtMWF1Ym05ZjZMcnBvbGZHVmRhMXJUT2pic21YRHFnc3Y5Sm44eXJxNk5SczN0 bXppZUROa1hBME5EVFZyR3RzcXF4dTIxZmdEd2ZYVkxTMDEvbUJ3NWNhTkYvcXFBcGRXR1Yxckdo c3IvZjdnU3BNR3VjNExBbktUeTA5QURJemxmdytrQjBMZ3ZDTlFXOXRjNmE1YTlXeTVQVGxrMldV bnk4WmdHQ2RkcDlTa3E5TnQwVzdnRUNiVWE5NllPMnh4dnNkYWVYeXlqRjRsclFjeVlaM1dLNjl5 MGNRSXdabGpoT28xUFFxL2d3a014Ynp1MTkwcXRzZm9kRkg1Q0szRWJwZU9YWmxaWDlKQ1FBaVVo b0FZR0tYaEtscUZnQkNZaGNDNFMxVVQ2ZzJaUlFpZ0RvSFlPMkd0azY4QkNOUkJDL0FGSjUzeG9v REd1WUFqNWJxYjJOZHllaE43SnpRNm5VeEFjbGswT0JXWDE5a0pTSzRRV0R3Qk1UQVd6MUEwbElD QXZ5RjRoNytobWZMNDd1cUdscHBDbS9VMU5GL3Z6NjhyWHh0SHVNN3U2c2Jtdi9MVmI4a2FDRlBi TnZuY3hnRXVuMDlYTHZseExyK2YvZmZXQllMYldCK3l6K3U0M0dQczAvUndtOWZuclpDU1ViTjVh N1V2ME55WldaL1Q0YlZOd2F3bGg1U3FhZEhxeHBZLzRUcWFmV28vdEQvUThxRzBnbk1rekRKRmVk eGU3WW5HM2psNjJuTkJ1Qy9xdFN5N1BhdWFUWjlSWTliSzJFbjNHaHZMdGc3R1JtNDkwZHQ3S3JQ Y2VEeit6L0ZKcWxlV3RSMUJmNW9OaXVraUNQU0tJcm9wanVOVjRJazFIK3NML1hZNlV5SkNRQWlV bElBWUdDWEZLOG9YUXNDc2xYTzlQMldmejEyc2djeWduQysvR0hKalZGeENCQStpVWdQVmdlWlBR MXVidXhpS0V6cldjTmpJL2xhRitFcDFRL1BUL2tCd1BaVGdHdHkvWndnUVBzZXFOZnRVNTdOc3ZB dWczWlVxekJVM1Jvclc5QVhPUS9ZcER2OVBlRjNaVDFJRWMwWkgrbmVQREF5RVhqdHk1TTNJV09U MUl3QTlVVHVPbDJaV2pLbXlidzhPN2hrZEdkazljcUszNHlRTURJeHptVlQ3Z1pNQXB3L3ZHejV4 SkhSd3NHZlBLNTdZNlVjVjBvc21ReXQ0YXFnYzNqUFlIL29wR3lZbkkyKzhjWnJsV2ZWWlZuUW5D b1dBRUFCUUFrRUluRzBFY0lYVlNvRGJaK3NYSXR4U3lNQTRtNDU1NUNsQytJcHZlUHh2aW14a1RI ZUJBRzRnd0Y5dGFOaFNQeTBzWWlTeTF2c3NHeGwvbjBQbHg2b2JJbitjUTU0bTByYjlNV2FlT2Rz UnNTMzlWOURSRVVzclBQOEVBcW9yMHF2UmsxVXdNcEV1bXpzMXZtTEZXazFZWjBxV0lYMFJRcUZK RXhjdkJJVEEwaE1RQTJQcG1VdUxjeEd3NkdvRThNeGFUTk9WTmZYSE44MWFwc2laaUhpNzcvakV0 VVZXTzYwT0VacGpoSjhwaWVGa2pBQ0VMM0ZqUjltbk9rV2dIL0Q3Z3l0VGhhbHhaeGtGNGQ1VW1Z a1QwRVBIZTBKZEpyNFlYMXRiNjJYalorT01EamExdFBwdGYzLy92QTBNTlc1ZHdaOGQvbHdRYUNq TDJoQTYwNGJFaElBUUtEVUJNVEJLVFZqMHo0dUFlVVNSaUs1THIwUjdDZURWTkJuaUJiWVZ2enhO TnIvRTM0Zjd1akRUeDhqTlN4ZjBSNndxMTFxOStYdjUzSnJHeGtyT245VnhmdytTMWhzejlWZlFh RG1ndnBEdjhXOXpLa0Q4ZUhYOThCL216RnVrTUx5L3F3ZkpXZWJJMElUdndRcjQ4d3hoSXRudW1s cEdBVjlDa0F5ZXQzSGlmeVVUaXdsSHZQNlZRSkR5WGlKWUx2d05MT0FpTjE3QXVnQ1UrdEd4bnNv VEMxQWhWWVNBRUNnU0FmT0ZXU1JWb2tZSUxKNkFSMm16dDZJdFZST2krZ2tRZlRkVlp1S28xWWNE Z1lEWHhJdmxSL3AzajRUN1FzK1h4VTYraDNYK21IMmFRNEJXQ3l1YTBvVHpTSmoveXNPOTNXOUYr a09mNEh2NldHWlYxdThoMU1iQXljd3FPRDFiUVJxRmYrRDg1OWluT1VLOForM21GdjdQUDAwTWll V1R0SDZ5OGNUTER2VEFpZDdlayttbEY1WXFqMDk4MkR3bmtxek4raUdLNDI4bDB3V0h3YUFIU1cw REpNQTRzRUc2SzE1d1hTa29CSVJBMFFtSWdWRjBwS0p3RVFRUUVIWndmV1R2T0FLWUJCdC9hVmxr TnU2Tk9NTEVDeUc5NnpTdGJFZ2tpeG9NREF5TXN3SHpWYWY5ZE0wcmdHY20wa1VMU2xGY1RUekYr bmtnektpUEVNeVFGQzBaRG9mT2FLSy9ZSVZqN0ZOZGs2WHBkaFpNc3pmTEpyelE4QURMMHI0bmVD bm5XMnlFNVh4a2xNdk8xNW4yQXNCdlBDUXVCSHJ5K0ZqbHZJMEQveGlzWmVPQ1owSVFYS0QvZjBL ZEJFSkFDQ3dUZ2JRdmptWHFnelFyQkJ3QzYyb3YyVWpnR0JoT092SHllc3dhRGJtanAvZHpPbTB3 NXBGcHJWTDZ2U3d2b3B0UnBTSGV6NmxqN05NZDBqdlNCUXRMbVJrQXZvYzNNbXN6Z3d0cWFyWlda TXFMbFI3dUQ3M0d1cjdHUHRQZDdkdmNlbGxTaUN2VlRRQm9abklnNWRwbksrdXZPYzNkNU5kRk9w NkJLdVBsakgrWHFvWVZ2d1pIT2pJTm9OUWlPZU5sSHJjRkdweXpNK3dKMTVzNUM0bFFDQWlCSlNP Z2xxd2xhVWdJekVFQVhmRXJlY0JOZTRwQ0lmNlRHWWpOakFKUG8vODhXd1h1cUsydExjK1dsMUNp WWJTRTJ2bWZjSXlXbDUreVM5Z0dLV1h0SklMTURab3JVTlA5NWtrWnMxeENRSCtaMFFjVzRlZVA5 K3dwMnViSkVhanlRdHIrQ3dDM3NuWmx0RnRRY2lJZWM4N2pJSVUvR2h5OGFLS2dTbEpJQ0FpQmto RlFKZE1zaXM5TEFndS82WFlYS3JneHRUNy9KenRwbGtlU01xWElERHdqeVhRaXZIS2liRTFKbGhR VXVIanFIckxQcGtBOEFrVzQxalEyVmhMQVJWbXFrQ0ptcjBhV3ZJaUN3ZjE3aHRoNHU0dFZacHlO UWYraGVuanN1c1J5U2NaZWsvbWZlY0g2WjNVdWlINE1nQ21rbElxNUpqT2ZkRW5KelJOdGExdWhD TGRydGxCNUNZdG5hSDVVU2dNdFR5ZEVMQVNFUUNvQk1UQlNhVWg4MlFqVTFBM1g4VGlUZVpxanN6 eVM3RlN1WlJMTzQ0R0ZDanJSa3NzVzdNemdyNVgrSW85WG50UktQQlFlSjQwOXFiSUZ4dEd0eS84 TDY5K1dXWitJWHNxVWxTSTkxT2Y3RGJmMWR4bTZlWnhXUDJDWk9aaUxnMmxYckRNdnBoVnlCUG4r NnlCbC93VWJHMDlHTENzQzg3eDhaODVZaExETmZLR2hobC9QczdvVUZ3SkNvQVFFek45akNkU0t5 b1VST0g5cjJjcCtIOTk5Mm13Qi80ZnRMSSt3M0hINWxrazAwVFhHSUhBS0xlN0ZNaWRXcmdzRWIz UlIrUzRlL0xMMmQ3RHNwWEo3eE96TldGQkxWWUZMcTZvYm1pL3hOVFEveGdQaVYzSW9pV2dYRkdz RFpRNzFxYUpkY1JkbzA0ZmVWQ25IVjdCUCsyN2d0WkdpbkhuQmVxZGQxdjRMdHQ2WXlhc0xPUnpM WmEvd2dvWk5pUENTT3Z2M1h5aXpyT2Z6K1ZZMU5UV1ZBWHpBbW9ZeUZmRnd3QjgxZmkzRU9UckF3 enk5Wm5rcnZZbzVmYmJkbFM2VGxCQllHZ0pwWHlKTDA2UzBJZ1RTQ1pndlcwUjhmNnFVeDVxMDVa RmtYcTVsRXY0bWJuT0J0eFhtZDMzVW4vMzdKSEd0N1VFMmJKNW1WWmV5ejNRakd1aUxVNFpPWmxa Nm12dFVoMHFaM3pOSi9kME9jbVBzQk4vYmJzNy9TSHFOcVJRU1BISzhKeFNhU3BYKzlWai92bjRF L01zNVdpcmFtUmVwN1F4NzFtV2Nmd0hnVmk2ekRKWmFyS0I0WEVjZG5vUjRlQjc3THl4ZmZkTmwx WnUzdkw5NmMrdE52cnJtNjVOK1hYMkxJMXNYTVBLV0hiNjZsaDAxRFZ1dnIyMjRhR3ZOMUFaY1ZW REgwZ3ExdTJvYVcxdDlEY0dIb3U3SzUyQlZUZGVJTHZ1T3Y2SHJFOVVOTFZzQjJsMXIxMjVidlQ0 US9MNXZ3OVkvU0t1YW5VRGZSUmV0WWwwUCszVFpkMzBOelcrT1lzVnoxY01Uai9rMk5kOWdEQmNu djM3c1Myc2JUdDZVWFYwa1FxRDBCRlRwbTFpNkZxU2xjNU5BWWcvRmxhbTlSNkNYYWN6ZW15b3o4 VHpMSkM0ZzlVR1RYMExQdGdYZE5WekNIOHZpV1lKL3dISHJmL0k5c0EzQ3IwdmtQTEdSSDNOVE9U YlFzaFJnakdlSTdqdFJwRE12SEkySkYrL2sySjhCcE53cUFveE8yUE9mSFpvKy80SzF4ZU92QUJT NC82Sm1xeGRWV1FmWjZpZWs5Vk5vd1ROSno0YXNJMU9vbndLTGZtYThUZkZub3VUNnZhNkkvNU0v MEhMSCtycm1ZT0pXNWd5TUVlMXJHUHF5MW5vUEFINkkzMnRlQnRPUEk2QWlVUGRxZ0djMmJqNjZ6 Ylg2MUxNMjRnYzk2TjRIK2E2Mk5uZE5JSGdEeEZ5ZENIQWZlM2I2U1VBY0lJUTY1WUtkSStUOUVz U3N6NE5TOTdrZ0prL1U1R01wOHBJU1VDWFZMc3FGUUFFRUZEbDdLTXkwL0V4cHdtZkQ0ZENaR2NG VWJHcjJnSElNaHZTKzZvYVdnbjloZFVwYmdhOEUrN1dDOTRYN1E0OXhqWlFSa1ZQRmNURWt1Tjhi TzNYNzRPQ2VrajZoa3F1N0RsTk5EM0xlQ1B0TTk3WEVZNjJaOHNXbWVWQ0VBSUFKSUhIUms2ZFdV OVo3bnNqTUc2eWRuUFFpMEx0TUFRK29nazhBWFZQaGJtVERZZ2ZGeGk4aWdydVR0ZzRQMG9mWXFI cVhTOW52ZENuMVRqZUhWa3h0QlkwM29JSVhnZkFLUVAxTjI0SnYxMnplMG1MYW5jMGI0eUxxcWZ3 T0F0NExDaCszeHF4Z3BDOTBmNlN2KzlQaDNzNWIzQnF1UVlTWFk5cDZnVUJkem4zNTRaRU5rUHYz WGRpNDhBOUgvNnRHZUpvL000ZllFR29OOTNiOWVWSlhwUlY5cndiOUJHcTZCd252UmdCd1JjdUtz V2VJTllrVEF2TWpvR2FLUzB3SUxEMkJOWTJObGZ4bGZrMUd5Mk5rcVY5bHlLYVQvS1ZxcHRFekIw TWVKR2l1YWVWcEhYTkV6QkhUWmwvQ1l3aDRkWGlkZDh2dy9pNXpjRk94akFzemVCeGlaYjhHd1Av a21iUTNEUFYzUGV3TTlMQk0xeGk4eGYvLy96Nmo5VEZTeWl3WGNWY3pjaGFaNUVIWEMwcWxuSDlC d0kzOGRpSDdMOXkwd3N0MTY5akllTVdlY0IwdXRHc25lanYyUmc1MC95Snl1UGROTmhnMkFMSVdV NW5vY1RhcVhqMjZmMS9IMGYxNzJlL3JHQnpZdXpkeXNPdG5RNzMrZHJMaEJrSTh5RVd2c0VsOWR1 UEd0blRqbURObTNBZXNDZmZxTHdEQnpXeEV2QlJXRTdjbGpNaEVZd0JIRDNSMlczSDZJaGhqQzgw cnZwcnZCK1I4NFlscmdJMGJBanlveHF5ckIvZDNkd0tBemQ1eFBUMDkwVWc1L25kT21JUHBnSTJW eC9NYUsxeEluQkFvSlFGVlN1V2lXd2pNUmNBRjNsYitUbTJEOUdzRmF2MDdmL1llQ1djL2c5WnFM eGV2WXAvcUVCRFNUZ0ZOemN3UnovbGJKT0dwM3lkWnkrRm05cmNOOVhYK3YzeGY5amwwVG9zSUlP ZHZrYkJPOC9zbkhnN3JJbjFkVjRYN092LzM0Y1A3aHFjcm5pZVIwMnFObHdmZHkyZHVGOEd0cklK bkgyYnE4ZWhLY2VkM1ZMUlNoM2p3WGdETGRoZjNoZDh5bkZKcjQvTlRrVnl2dStKc2FQd2NTRDlo Y3RrbStYQ3NiUHpqSnA3THIyMTZ2UUxOekFWbnNtRjhPN0FCd05Fc2QreGc4QTBFbmgzaEhEWkVj bkpnbzZ3Y0xmZzA4QWVkTkR6TTk1cDd0aXNVbW1SejdTVTJHTGtrdnJ5UXp5L0lkWFlST0VkN0l3 YkdPZnJHdlcyNlBiVjN3bFdNKytFUllvYzVEYlFZdWtSSGFRbDRYUFJSTXdDbXRqSkJvejJwNllM aXp2NEwyTWJ2UFZzYU5nK3FNLy9ORjFTZkMvbDhzWEpFeFFNMzl3amg0S1NlR3VnNUs1OGpMTWN2 ekdUaXpURDFKTWVNS0JHejR0N2JFbEZZQ1pPejNOK1BiQVIwemxmQk1XVk9yVTFXbXc0blZPVlZu TGlDUGJqZFpHYnhURFNuMTJSMHNVYUVXY3VCWEVLZ2hBVEV3Q2doWEZFOU80RnFaODhFbWNkVFp5 OVlZQzRDMUp2VFFBc3NMc1dXa1FCQzNBTGdkd3ltcnlmV0tUVXhuU293VW5uR3FnREFEeHBONDJQ V1Z0ejk4d0FBRElwSlJFRlVEMkVCbDdWNk9BQkFUazJla1RoMHFzWjcya25NOGxJeE5oWW5YcVp3 aWhDODIzL1M0M2JpcVM5dGJXNVM5QzRqTW1YajhianBwa25tOGhZZ3hRbmhoNE8xN3NsY0JWRGg5 Ty91MkpyU1Ryek5MTysyU0J0WlBtUEY1SjFIWG01MW1RaUlnYkZNNEtWWkFBMWtEcG02dUpnczBE a05sS2U4aTZsVWRCV2RBR25NK09WV1pmWDA5Smk5S2ZOcXk2MjArZUUySUlLdmovcTAyVHN6ci9x bXNHMnJqMERDMkxFQlh5cGtTYUhmNVdKYmdBNkN1ZGhzVUt2MDlPQnZSTVlIaG9jdE5saWMrMFRR ZGFlaDR2TXN6elpFV09qM0I4dHRyWDZydEg0eVQvdUtVRHUvc3pKbEMxa2ZBWjY5NGFvNUhXcjdL QURlT2JndVBtK21JSmNRS0JJQk1UQ0tCRkxVekpkQXV3c1Jic21xUmZDWjhOUStDTE5YWVZZUFFQ OHRSLzEyNTFUUXJBd1JuRTBFVkJ6N1V2dERhSnZCMnZtdk8xVStXN3l5cm5VTmY0YnVNbVZjcnVp WEY3SkJGT0FERmxoc25oZ2w3SlZOejNNd3QvTTRNeGJPY29VcGJNZGRXVE1LL2V2VzJVVGFMTnR3 RVFTRmNMK3ZvZVc3MVp0YjNyL3h3Z3Q5YkNDc0JBREZIaW9xeHVLZVNjKzNoL3E3ZjJyU09ieFda RTNwUXM0bHVybDZqSGI1NjFydXJBb0VxbXBTeitaZ3cwTkZWLzRpM05mNTZNS1lRUG9sS1NHd1FB TE9oM3VCZGFXYUVGZ3dnWnI2NDV0QVU5clpGNnhzYkxhblJ6Zy96YW5jdjAyeVBuRXFhRnBaU1p4 ZEJOQU5yOHowaUlBL0MvUDZMakpQYm5ncyt4ZGcvcDBuL1kxamxaV1pUeFhOcUo4bFZsdjdzZ2NK cC9kZldGSExQQzAwUzQycHJQVm5zRzRxNXZRQUVIWDIweXNkSFRFUDRlUEpjaVpFb0Q4alRUK1pq SlYxK0Nmb2w5VjF3WWZXTkRaV210K2VPVEwxQzdJTXc1VE05bkhYZUZyZkNOVjJYbGI1cGhzclR0 Z3JkTGR2Yy9NUE50UzF0a0VJWUM1ZDJkcEZJZ1NLVDJCZWY5VEZiMTQwbnE4RWJDdCtPU0Jla0hI L3ozdWpKL2pyTVVPYUo1bm4wQzFXaSs4M08rN3pWSHZiaVBrZjJXZjhlWjYweVNNZjlXM21BZWdz SURCQm5qZTVHODZqbEFBSWlMZ3QrNWhyeUhrRkFnRnZ0R3ppTVFEY3p2YkZ5MVNtSDh5enJBQnpY VEhQeXFaa0dTUTRsRy8vUTdKTU1vd0RiRTdHT1R3QUZmQVdoMW5PZzJQZEJQcVJ6QXdFWFFla0xp Y0w3N09nZks4NVBqNnpUR2I2ZUUvUHFNdXkyZ2p3d0hSZTRoc2NnVGFoaHB0amx2NXhkWUQrUGVk YjdNVUpnV1Vsa1BoNExtc2ZwUEh6aklBWklGQ3JEMmZmTnYxOFBtZEJUSldsSElkdXdiWlkyYXJV QVNDN0taRXNLNEdSL3FvelBDZyt4UWFDMHc4ZU5DK29QajRSZEJLenZKaVppek5RL21YKzR2cFRS SGdwR3NjZGtUZmVtSE5UWmo2Vk51SDAvZ3NDS21qL2hhUExvajl5d3FrWERFK0ZXYTltWm1JbGpU L28xblFaSWFUTlppUUxJOEVtRGZpTXViZWtMRTlvSDYxZHUwY0IzUWhFRHhHQVdWWktLNG9BOVJy Vk4yb2FXK2RrbVZaUkVrS2dCQVQ0NzdRRVdrV2xFSmlGd0xoVjNzUlR1NWRuRkJsSkxIbGtpR2RQ YXExK3pWKzB4ek5LVldsYlhaY2hrK1JaUldBWFR3S281MEJOTFNId3dGaEhnTjlhMDloV21kYk5S TUw4dGtaTklIampaRmwwSHlKK2lzc2Vja2Z0RzA0TmRHVys5NGthaFFUdExzQ2tpY1BsYmZVdi9E cTNhMm9xUTBEbjZSRGc2aHovYXdobG56cWJWR1NNakNNSFFxOUgxbmcvYXRuUXpNdEJsd0hoSndu Z1VMSU1kNk51MGpXUjllTjZ5ZnpwY05ldStGQmYxKy9EL2RWLzRZMnR2dGlGK0ljQWVDY0IvZ0FT RndMVTIyU3o0UVFxSVpKQUNDd0xBZmtBTGd2Mjg3dFJyYkdkQ1dRZWxQVnFZc21Ec3dwM3EvQk1I eEttck9jbjZpSmQ2L2NIelNhNmhFQ0NzNDNBVUYvbkhyZlNEeVBQUkRoOUk5cnVndWhlWDJETDEv MkJMWitzRHJUZTVLc1BQdUlMTkgvdFpOenpHNDN3TklMZVJCcStGclB4a3NVZVVGWmJHM1Vqelp4 L1lVVlZ6Z091SU9PcUlmYzdXT1JzOENURWcrU0pmWS9UbWM0c1VXQ2FzS01qZHV4Z1Z5ak14a2E0 di9OdjNIcnlha1JLTEJNQktFUlhXdm1aaFBtZU5uNUdBcnZpQXdNdmp4L3Q3ZnhkdUs5eloyUnQy ZTA4QXpPOUZJT0U3NFpnTUorK0ZEMFNGUUtsSTVEeG9TMWRRNkpaQ0NRSmhQdENqNGF6bnhTNVpt QmdZRHhacHREUS9IZklYOWJYWmVzTHRZY1R2MlVTNmV2NldYWisxNjJGdGpGWHVjaUI3cVBjUm4x cUd5WnQ1SFBWTFRTZmRkL0tmdGFuYW5Ma1o1YXZpT3pmMjVHclRjT0szNWYyREIxNXkrZlNzUkRa a1o3UTYwRHdDU0w0T3M5cThZUUFiVUpVbndMRWJ4RHFwMURodlFod0Z5QnVSOFFYbFVYYnJRblhn eWNQN2wzUUk2bXBmWXg2VDE3TURUb2lwV0Znc05aTlRtTDJGMlZyblBuc0VEM0pTelJqYVZWcWE4 dDk5VnUvc201enkwMXA4b3pFMFFOdmRlczRmaVVwdGhHY1IxcVQ2VVNJL3NEV08ybzJiZmtrcDQz UndrRU8xOUV4NXJMeGU1QzhBNlVQUXFnOG1jcFJRVVJDb1BRRVZPbWJrQmFFZ0JBUUF2a0pEUEdV ZjhRVi9hemJnc3Y0di9CN0NlRnVBRFJIY1Q5Qm1yN0tvK1F0UUxSQnUrUFhEdlowdnpKWXBCK0VJ NXR1Z2NTbHpVd0NEOUtKWk41Z2ZWTndDeWFPL3VaQ0wxaGpyczl6YUxPZmR2N1ZxeTFVOFh2QTFu cGFtQ2ZpOGxCdjBpandLSmg2RERXMWJGT1RoOUMrSjZad0E0dlQydUYwbWp1bVJuc1J3ZGtBeXZj MkFOREJ5MUJwUlNRaEJKYVVnQmdZUzRwYkdqdW5DRWhubDQ1QVQwL1V6R1pFK2tKZmphenhQbHBC bzdjWkg2bUF6MFg2dTU0STk0ZU9SZDVZK0diTzdCdHA5Mm93RXdJNGxUWHI3NDlNRlFrRUFsNXR3 N2ROaW8yZ2d6RnlYeitZdzlqUm8yYUdBMEdCS3dwelhMRko5VjVJZEVGRjQzMlp4ZjBlajV1ejY5 aHdtTk5ZcUZIZWR4QkFQYzhHZ1JzODVsUlRUbVpxbExRUVdEb0NZbUFzSFd0cFNRZ0lnVUlJZEhU RXpOS1g4UkFLbVdPeml6NVFidHg0V2xsQTk1bnVHR1BCbXVQOGk5cmE3ZVZqcXVKWEJQaHVVeDdp Y01kSS8rNlRwbjZHVjZnb1lHUUVzVDgyWVY3ZjFGU0dGdDFqbG1sWTU5MkhEKy9MV3ZhWk1sWUFM QVhtcVJWakVlVlRwd2lzdnpXNjJCaDVzY0k5MXBXdm9NaUZ3RklSRUFOanFVaWZmKzNJSFF1QnM1 WkF2Q3phbE93Y3puYitSVERvOGRXMTdJaTZUejFIR3Q0TlNDL0U0dXJTeU1FdTgzZzBKWFZNaDAx TlBPT0EyNTAwcXB0bk9ZL0Y4c2M4L3hrQjZnRHdCV3ZVK2pzQTBPeFRIYklWNUd3bTFZQ2IxamNG TDA3TlRJMzdHbHV1NVptTHl3bndBTStzN09qaEdhSFVmSWtMZ2VVZ0lBYkdjbENYTm9XQUVGaHFB bFpWNE5JcVgxM3o5VFdCMWh1QjdHOGxPMEFLRDY4Ym1yek81UGsyTmQ5Z3duWDF3VHQ4RGNHSGZl UDRGczh5L0l6TDhzd0ZQUUpldURheHdaUllsdVhNa2dZUUd5S2N3NFpMWGRSVDlaMzFUYzFCZ0hh WEViRlhHd090Ri9zYXRud1pGTzQwQmtzY3ZUdHlMYlZBVTVQSEdBMWNoNHRCWGR6Ry8rdHIzSElk QklNZWxxSHg1dkhkZFlIbWg1Q216b094NG5EblNQL3VVNXduVGdnc093RzE3RDJRRHVRbUlGSWhJ QVNLU1lCY2FuSW5XdkNNQnYwMG9ibzhxUncxZlZDNTlGTW1EMTN3VXhNcUJUdVI4RDVBZUFFSVA4 bEdRRlZrYmZrRDRWbk91ekQ2bkNVTkpFQ3QvNFFBN2lLaTdYRU56L29id3J2OGpTMy9XQk1JZmor R3VodEFmWWhJUDJ5cnlldE85SGJrV21vQlk2d2drRGtmNUFtMHB2cUxoRDgzUm8rL3Nma2ZxeHVE M3greHk5NVVDUGRyZ29jUTROTEJRMTIvNEg1bzl1S0V3TElUVU12ZUErbUFFQkFDUXFEMEJEUlo2 bjhvdExjaXhpOHhZZEtUcGR1UzhlbFFVU3NvZmVGS1Bmb2Z3LzJkanpwR1FFZEhiSTV1SWhzRVpU YXBUdzM1VnZ3eTB1OS8xRUw3ZXRUNFZVSTRDRVNidEVJMkdPaVJtSzB1clhMRkhqemUwNU4zdGtH UGVhNGlwWjcwUkk5L2ZLaG43OHN1QzY0RlVIY3FnaGVCb0pZQTYzbFY1WW1KU2R0WEhsLzloYUcr cnQ5ei8yWjkwb1R6eFFtQkpTUHdkalV3bGd5Z05DUUVoTUM1UVdENHJjN3V3ZDU5ZTRmNjN0aGp3 cVNQOUhUL2F6SStIZTd2N2d6M2RyL2xiRFRsVWJ6QU82VElnZEEzai9kMzdnVG5rZGRkY2FPUERa U2RFUy9kcHNhc3E4TXFlbFdrTC9SWnM4d3kxejZKNGY3ZHowVDJkMzdreUpFanpqa2J4M3E2UXVH K3pwMUQ2N3kzVmxyUnE4SjY5SDJSdmhVUG5ENjhiOWdjdWxWZ0g2V1lFRmd5QW1KZ0xCbHFhVWdJ Q0lIemdJQ1pRZEFaOTBubWFSaG5uOFhVNWt0VEpxTkl6cVRSWTU2aVNjL2ttUlRIT09udm53Q1lj MVlsdmE2a2hNQVNFc2h0WUN4aEI2UXBJU0FFaElBUUVBSkM0TzFIUUF5TXQ5OTdLbmNrQklTQUVC QUNiMU1DNTlKdGlZRnhMcjFiMGxjaElBU0VnQkFRQXVjSUFURXd6cEUzU3JvcEJJU0FFQkFDaXlV ZzlaZVNnQmdZUzBsYjJoSUNRa0FJQ0FFaGNKNFFFQVBqUEhtajVUYUZnQkFRQW9zbElQV0Z3SHdJ aUlFeEgxcFNWZ2dJQVNFZ0JJU0FFQ2lJZ0JnWUJXR1NRa0pBQ0FpQnhSS1Era0xnL0NJZ0JzYjU5 WDdMM1FvQklTQUVoSUFRV0JJQ1ltQXNDV1pwUkFnSWdjVVNrUHBDUUFpY1d3VEV3RGkzM2kvcHJS QVFBa0pBQ0FpQmM0TEF2d0VBQVAvL1RQT2UvUUFBQUFaSlJFRlVBd0NQZ3JFQmF6Q3RnZ0FBQUFC SlJVNUVya0pnZ2c9PSI+PC9pbWFnZT48L2c+PC9nPjwvZz48L2c+PGc+PGcgdHJhbnNmb3JtPSJ0 cmFuc2xhdGUoMC41IDAuNSkiPjxyZWN0IHg9IjQzNSIgeT0iNzQyIiB3aWR0aD0iMTIzIiBoZWln aHQ9IjUxLjUiIGZpbGw9Im5vbmUiLz48L2c+PGc+PGc+PGc+PGltYWdlIHg9IjQzNyIgeT0iNzQ5 LjUiIHdpZHRoPSIxMjEiIGhlaWdodD0iMzguNSIgeGxpbms6aHJlZj0iZGF0YTppbWFnZS9wbmc7 YmFzZTY0LGlWQk9SdzBLR2dvQUFBQU5TVWhFVWdBQUFlUUFBQUNhQ0FZQUFBQjQ4VHY4QUFBUUFF bEVRVlI0QWV6ZEJaZ2tNVzRvNE01N3lZV1ptWm1aOGNMTXpMa3dNek16TTE2WW1mbkNEQmRtWnM3 bGhlSHA3eHROdEI1WGQvVnN6KzVNcithenhxUnl1V1Jaa21WWDlmL1o5RjlUb0NuUUZHZ0tOQVdh QW5lZEFxMlE3L29RZEFlYUFrMkJwa0JUb0NtdzJaeTJRdTRSYmdvMEJab0NUWUdtd0EyaFFDdmtH ekpRM2MybVFGT2dLZEFVT0cwS3RFSyt1ZVBiUFc4S05BV2FBazJCRTZKQUsrUVRHc3grbEtaQVU2 QXAwQlM0dVJSb2hYeHp4KzYwZTk1UDF4Um9DalFGN2pFS1hGWWhQM3JRNmMwQ3ZqZmdMd1ArcDhE ZlJ2b25BdFREaStROUVmNXZQT1hyQkx4WXdGSjRtYWhJV3YxM3BGODhvRU5Ub0Ntd253THZFaWc1 ZC80bTBrOGJzQlFlTmlyZUp1QVpBMjVDZU96bzVPOEU1UE45U3FRN0hKY0NUeDNOZldIQVB3VWtu Vk5YdlVPVVBXVEFYUStIS3VRbmlCNS9kY0JmQjN4ZXdIMERIak9naGtlTnpITUhxSWYzcVpGK3BJ QlREdWp5TmZHQW54RkFXRVEwRGM5YVN2OHUwbjhTME9IZW8wQS84V0VVZUloQWYvYUFESDhlaWI4 S21JV25pOElIQkx4cmdNVkNSTmMrUEZIMDhIRURNdnhLSmpvK0NnVmVOVnI1cFlBM0RuajRnQXlw cTU0cEN2NHo0SzZIdFFyNW9hS243eDd3dXdHdkVYQkllTHRBL3NtQVhSWnRWTi9ZOEZMUjg5OEll SlVBRmhkaEVja0xnUVgyYktVVUxaZHdDMW9ubXdMM1BBVWVKU2p3VkFFWmZpMFNmeDh3aHJlT0Fv TDNPU1ArdlFDcm9ZaXVmZkJzVnZVNlNqRzBRa2FKNDhBalJ6UHZFVUNIUlRRTlB6MHR2UXVGYXhR eWkrSUxvbThmRTFBZmlvWDZ2bEdXek1TSzFkN2pSOWxiQmZ4aFFJYW5pY1EzQlR4eHdDa0Z6L3lH OFVBUEZ5RDhldno3aDRCWk1ORmVQU3BjQXdnTnErUW82dEFVT0NFS0hQOVJ6QlB6eGJ3QjVwSDVW Ty8waUpGNTNRQXlLS0xOcjhhLy94ZHdFOEtYUlNjOUZ5QmpmeVR5SFk1REFYenpYS1VwdXV3Uklv L1dqeEd4MWZQM1Izd3RRakx2VW1jbzQ4K0t5dGNQeVBBZmtYalBBTXIxSXlMK3JZQi9EUkQ0NXY4 MEVwOGRRQW1MSTdrTlR4bi9QeTBnTGNGSTN2Z3dXdTcyZ1pJV04vN2grZ0dhQWplSUFyYk9ucUww dDFlWmhSajNjUEpGNDlrcDM0ZzJQSmdmRjRrMDFHd3Zma1BrNmJDSTduN1lwWkM1V0hXK0ttTjd3 aThjM2JaYS9wZUlkd1gxYng4STlsWWoyb2FYaS8rdWorZ2tnajBJKzhmNU1GenptZTY0S2RBVXVI TVVlTHk0bFJWUFJCdXI1NnRTeU5wdnVCa1VlSmpvNXJNRVpQajVTRlRQYldTdlY5aWxrRjhwdXZv V0FSbnMyVkNvUDU0RksyS3I2UThKUE5kR3RHR3B2RkVrS1B1SWJueDRzbmdDSnlRajJncUJQNUJv YUFvMEJlNDRCWjQrN3BoeXhjS0JweTZLT3R6REZMQi96Rk9iSkxqMjJ4aExDdm14NGdrK09DRHJ1 YUx0Qy85VWxCMGE3S3QrWjdtSVAvOVVYb2R5T28rUjRmSCtJdjc5ZmtDSHBrQlQ0TTVUd0Y1aDN2 VzNJK0dNUzBRZERxTEFhU0dQcDlkLzhMby9YaXJjc1o5dkVnVXN6b2kyNFd2ai85Y0hYQ1p3SDMx cnVmQnhJbDNkdkpHOUVPeGRjNVY3ejVuZm4wRUEvaXN3SHhqZ2xZYTFTdDNwYm5zRnJoZkxSeFBi MWJwWEpPeVJVNmJxZ2ZUSEIwSjlEU0d5NTZHK0R3a3ZLeHhtKzZQSWFBUEFpK3cyY0tWeG9Ta0hY Z25iVnBSL0ZXZDhSL2tKQSsvREFpaDgxd01uU0wxWDUvMjZxTm9aNnZ2UHZCWXZzQlA3d1pYZWtk WVA5eExMUDdobS90OTR2R05VZVFkZDMxd0gvdjJzekhnYTE4anVEYzhjR1A4WTRIcndlcEhlRjR5 cjhZVVAzbkxIQmQ0WjUrMWhLRmIrY3AxWFpiNHlydlc4OENKNWxNQ1Q0b3lCZTRBUFAydVZRY2V3 Yzgra0d6Ny90cWgvam9BeDZGUDJIVzIxQmQ5Mnlhc0ZzdnFJVm9WampobDY2d3ZRZCs1Q25YQkk2 UlVpZ2RiWlh6aS9IR1VPUk80N1V6S09hNTFYNXBHMmdPOGVSSlBiZ0w4ci8rRC9iY1h3RDYyZUw4 cStLSUIzU3pzSlhra2tHOGdJWXhRb080TkRaVDhjR0htOXcwS1IzYmpIYTBiQ3dpVHIvaTN5enhz Z2VPYzR5L0VIUGxGZW9lSklaNTM1WkY0WmV6eWdIYkZEWVhqRXZSTjNYNHdYeUZYam9oMkFIOGx1 cjdFbURXelRPWldzSHF5Wm0vdnVuZlg2ZTd2allWN3BGN0NBclB6MWRYRWo1WUNzd0Z0UmRIM0NU Q0ZqQ085clpTLy9PUklmSFVDUVIzU3BVRThSWXFLZlhXakY1TVVVck5zdkNSenZPV09BU0c2RC9u clozOTcybjBYSm13WVl4SWdXdzVORXphTUZDUG1xRVlQQTRGQ1NCQW1QZ0hvZ2JkSlQvS05BeEpU MWZVajRNekRncnM4NnlwcFN6VHlHem5UR0ZZZFJvSy9lMy9ZZXQzMFBKOW9kcEV0OGREUk9YdlBJ eVo5MVkxemZmeVpvdkJJeTRveDVTc0x6S3MvK1NJK2dINThVaFJTWjJPUlZGa1hiWUV5VkdVOEd4 VXRFYWJZYnlXbDQ4aWdsNENMYTREL0NUSG9YMUhGbUJCcmJHYjYzQW40bUtnZ2FyNnhWL29yaWpj TkJyeFdKN3drZ25JNDFhVWRyM1J4QUo2Yytmekh1NVo3eWtkeitDdHZMUm9LZ3BXUWp1UTJla2RE UHZxT3RDdk9DNTRuaDdPQmtscXViZ2ZzWXEyT09XVjJoL2tMY2xOTHhrUnl2S0gxejVORzY5b3ZC Zi84b1oraHpMVVp5R2p4enp0ODZyL0RIR21PVXdZWHZ4c2FkWlRHK1B4b1Z0dEdNVHlUUGd6MXBz Z0VmVWRqbTRubmxKSUZ2OGxEWmc2S2Vjclg0K0s1SWYxVkE3YXRuSmdPTUE0VWYxZHVBejhlM05F WWNQRUhtK1FnUnQ3eDVaZXp4Z0ViRXp4OEpQTEtHRjR5SlYxckpVM0xWdU1UbDIrRGVGRHNqRzUv S2V5WmJkUkNjRS9wTmlTUEFNY2FERVZqM2pNZHUxVHo1ZXUxZU96VjR0WlBTaEdmMXU1dE1CSWE2 cXdTVDhzdmpCcGlpV2pWUk5BMFk2Zk9qaGdMZkplQ3JNbkthenNEbmU4TngrV0t3WXNYUStwVkk0 Nm5xTEIvalVZRlZCYk9rTENvT2x4dW1KekM4eHoyMlgvUG93R3ArMGxwWTBwalVCTTBpQW9aMW1Q bFpqSjdWOEVBdndudkVaZGh3QTFrWnozaHB4RWRUSzZWOUJzU0xsQXNKVTZ1WFVqUk4xbkZlTWpv WU5BVFYya2xySHZ4WTNJM0FpK2kyQWtNZytackFKc3krSTFwa1ZFVTBEV2hxbFVaSU1nNEo4Vnha VFMrSVFrWXEzRWhPdzFXTTJhZ2M4Ump2MGZkRkQvQjFSSXZocGFQbW5RT1dRaDNYT3ErcUFseTZW dmtvZVBHMk9lVlZGK01MWng5WXlWT2lWUmFNMTVpdkZqUEtlY3JjNTFzaVkxRVIwWG5nSmZBQklY S0FNVmo3d0pBWjM5S29PSGpHM1BWeEpySnluNUZnbTdFYWRPZWRPRXQ0SHUwNHBFdU9uQlZQSTN6 S0k2ZS8rZ1NKRXJkWWtMNHNvTk94eHNQejZOK2F2akFrOG16VEd2dzdnbVBDanpmaXFxdGxYeEVa ekJQUmxRV0V0R0wxZm1IZXhJcmNnVEJXcDhNYSttb1ZhYUp6b1NiZVIwYUNTeXlpQzhGMTlXTWNu czB4ZCs4TmMybDVmVXViMmdZbVB5czFHNktVck1nelg5K0h0SUxKY2hPRjBNWmNnTHViSU1oNjdX U2FVS0ZrTXA5eHhkR1BiNDhLcTJwMCtNUklKeDIwYi9JVGRsRzhEWjZCcTJlYkdmNmhiV1hTMmFR Zkx0bHdYMVdsWmJYUGZWWHhLRGRDclFwL05EVzU5QWM5MGQvS2dCV2YxeXJuYXZTTVdWWmpWbmhk TlZoaDdaczRhNHdPZlhuL3VKSFg3eUxhQnNxT0lhTlA2RXBodmxEVS9FQkFCa2FZNjlSbDJXVmlo bTVlWjRYRDgvR0NVWUIzdEo4MFk3UVFrbEcxRGZMbUFlVXRUUURhVXBMV1ozSEZ2MDljNVJraXVo Q3Vhc3lxY3JTSzlXeXBaUEhiSzBkUEtHMzkxYi83UlI1ZlI3UU5WbUVwNUxjRlovK01XWjIvREZY ZU05WG1sM21tVFVhNU1zQVlNMitVQXl0MzgxYWR2TldnL2hselpjQ2lnOUZxak9Ib3EzZWE2d3FL WXYyb1FOYW5pQzZFNmxGaXZES1N6UTByWlVhSDU5YjJROGVWdkJ3UmJheitVNGx2NG8vWEpLSmJR c1Z4cmJGT2c1WVh4MWhudjcxZiswRzNYTDNaa0ttelBwTUw1cUg2dkVSZktmQnNEMjg1Mk10TEJj ZEhvUmdUbmtPZXAyMlVDOHJYZ25hT09SNWtLd05RdStJNmZqeU15aE80MnZIcTJyN2VFYnpLbEc2 SUVhdWc5RUJXYWVvdXdKRUtFTWgzWnpGOE5zbWxhRVh4Z1ZHQVNleUxJQjRYemJ0RkdmZFhDbW5Q OEQ1UmhzRWl1aVVRcHRYbFNIQkF3TlFtTGN0UW05b0doSWUrcEFHQ2tXZUNRaHVWVHJzc1JjcWlL amNLUHdXRWRzQ0lReW14V0UxY3lwY0xQZWtBMzBUd1ZhSVVUc3FzZk1RalVFRFZIV2QvYWNRWjg1 UUQrbVE1TjFtbXhmcG00bXRiSGxoQlVHNmZIcG1rcVhGamlYSUpVaUpwU0JrWFg4OUIzMEMvSlJC UVZvUlphSVdhNDVGbFkyenM5eGtkakF6dkpPYTE5dVNOTmVQSTJDdTNPa0Z6L1BXNUNzNkE2L1hw enRLWGlZeG52WjVCU0dCUUJNWlhYNUptVmtBVXRMbVg5eUtBQ1VlR21lZmtRb1duWGp6aUd3ZDFG YTV5ekR5RGNYTS84NW1MMlZoVHZKU1Nqd0tsNEthSXVUODlDM3hnbThnY2tLNkFUK3I4NWFuaFhh ZzQ3bGVOMmRuOFNueEdNNW1TZVlyRzJ5UU1CbnhtL05YcHE0V0lPWTRmbEFIZUJ3cGV1c0xZQjE0 NHhwWXRCSDNqdHZiYzlScHBmSjV6d0hPWjQ4b3JWQnl5amp3aSt5aDVmS3AvMlcvdjEvbzJ4RGVX QnZETlNGdjk1WTZ2eXBpMzBlTERQTTcyOEpaNVlBd1pRSnJsc2hhRDJ6MjFmRlhqb1crVkorVzk4 aVMrMW1DQWF3Y0p0anFaVFFEV1hzVTVkdG9CRE1JOTI4VmdWcndFWlphTnNkVWhkM0tXWTNyTWxQ bU1SOFdpSElOeHYxak55WStnbkZ0cExLOTVrNmhhN29UQXVQZVQrR2hLaUdaK3hzUWpEbHpQaUE1 L0xETUJRc1BxYWxKMVMxR2QwRXY3YWJkY0VCbktnbkVXeVkxN1VLclNDZlk3MFREelh4b0piajN0 Ui9KQ29QQ2NJK0FGeVVwdTZXb29aSG1kU0s2ek9zKzZwVmc3Vmt0WlAxdHBNRmlxTUdGTmF6K3Zx VEhoaVU4OHUzSUsxSjZpOUdXQUVLMDhvQTNqaTJaVjhTb0g3anZ5b1A3dzZLaURVMEZaeFdldzFY cnBxeHl6dWpwMEw4cllRU1pDbmxHbXJBSzZML0ZLeFJ2bkw1ZDlyWmVtdEJudjBtQTJ2NVF6eUt5 TWphVThwVVlaTTRyMFI5a0l4c2JLS21scmxmdnlJMUxreHo1UWVNYVhRYklrRitLeVRWWHUzTnhX OThvclZCemwrazBSVS9LemZ1TmRNZ3p1RW95S2tJSEh3TWRIczJ0NHFhb2hremlqb1o3bGErS3JI QS8zcnp5SjEzYnBFL2pYQWthRnpNb2xQTEp6OXU0SS9zd2ZPNmJZckZJd3VyWXhteFd3aVNDL0JC alJRUW40Y0xTRHlhUXJWTVdpM043VyswVUMwMFkwRGR3MTk5bHN0blZXWnVOcVZvVUpXQzEzQjBQ U3FsUmZZVlFXTXlZZWNieEhhVjkyMTJTdS9YUy9KY1ZkSnpRcmR4OXR0Y1hBRVlOeDljOTQ0SlpX Qit6TG95bnJYSDRKME56S3lOakJvUnk1czZVcjFJbEVhZXB6clorbENXVDBVTGUwMGtDZit1eWZF TWhPNWxvNVJ2SkNJUHdKYjhJVjJBKzhnTFN5b0xvZFhZS205dmVXeGhkL2NUL0NCZnY0MWdxenps dGo0cnFFcXh3enRLbjg0cDRVbjVXVzlCTFUvVTlHLzJ6KzFQbHJMcUxEMkI0K1lzUmx1VE1ObWE2 eHc0UjFMdGpxb2pRcnppek5XMWUzTUd3OThIaFUzTEVQYStZdmc3ZnlQNldYOGl6YkhuR1V2M2Y4 YzNvNG9ta2dDMnYvOUtYU0ZyOXo4ZU50RGVCRko1UE5UL2tsNEI2MzhNaDZ5bnMwMUxOdVRYeVY0 ekh5SkJsUzUvNmEvdDBWbkZFaG05ZzVVRHBraFN5K0tyQnE0SHJKOXExNkNjTE03NG9SbUpzdmNR aTlUR2M4Q2dwN1FDWi8xcy9pdXFMRXpQVWVpVDlhN3J2Y0lWVlpMREZ4eFhFUGU1c3NmZWtsSUlR WVVPb0pLOGFUZEFWQzJpdEVXZVp3M3N6QXlIcXh5VXpvU0FQUHhuVWxEUndxcXNhUC9jM1p2ZUdP QUsvZW55RlNjUWlUdWhkT0FGUEtGV2VXcnE1b1BHdWZkY1F6N2xXcEVrejIwS3hLR0QrZWU3em1X SGw3dDU0dDIvdWNTTmdQaldnYThESzNiMWJpQi8zUC9CaFh4Y1VOaTg0VjV5ckhqUEdBYjRjcE13 QUFFQUJKUkVGVWYvTitCTHg1bklaWGx0ZVlDN1Z1NCtndlE2cmlTTmY1aXc5bXE1eEtLMjNNM0w2 TXRlclJJV09zM25mMTBmM0JPR2Q1WXJTbkxxSDJRWm5Gd3I3NWEvdk11UkQ0NE9maW4za2MwWGtZ Y2ZTN2Z2bndITEVrakVkZExKZ1B0VjN1WjU2QnZHUWZMeVllZzlzWVpONDR6K1paMXUrSzBlOHF4 d01OS2s4eUhFWmpaMWYvN2xyZHFKQ3IwTkNwbWJ0SitiSEFZUTdFMHg1Qll1OWp6U1NCeitxcmU2 aFdBY29UeGtuUHVtUGxaZjFTWEsxb1FyUGVJNitwQW5DZk82UXF0eVVtcmpnWXg0VGVSNGR4SlRr VFZxUGxia0p2bjJISFAwcWNvWlFvVlZDd1BMayt4ZW9KMHJwNlVMWUxQRnYxdU9UWTV6WHlWWmdR YWdSQjFzL2ljUld4TlBuUWs5dk52bDV0aDlEekNoQkQ0V09qZ2lzdG9xT0djWHpIUG93M3MzZVpa ZmhyMzBxdUtpNkdLbTlBWG0rc3JuTE1SaDZ6TXA0cHhleVAyRnhkNGpIMVlEWi9qWkc2Q3BWV1My NWYrL2YyZFBNNld5ZlZ5TXp5cFpqUmxuVThGNHk1ekl0ckg3aTNiYy9nTjNWTFVBMXFPQXhmY1lV UjU0dWpjbCsveDhYQ3VIM0QzVjA5a3Z0NE1XNDVEZVRwa29kbmVrRXB2T3J4R0hrU0RmYU5SK25l M1V1T0N2bE85b1R5cjhxUDhPVmFXTnNIRTVZd1RmeVJPY1pKVDZqdFdtVm9aeFR1ckV0V3Q3b0tW UURxZHhXQUZjK3FDL05sMll5SlJ4d3U3WDBDalpDdGZkRHVURmc1ZEpVckxWYXlGV2YyWlNsbTdl ZktHMDRWRkJUbU15ZzhBKzY4YWpXZkZTOUdyaWZRRW9HQ3pyVFlTdEw5cFFGYWlIY0JIcWdyalYy VEQ0KzhkalRtQk8yNHowYkkyaTdCSTA3SVZwZHFYSExwY09qNG1oZjFmSUozUUdkN3d0a2g4NkN1 TnZHQzU4eDZOTC9LTVROZXlXT0VudGZLeEhuL1djd3pZcVdaZFpYSHNteWN2K2JaYUp5TnRISW9j NmF3S1AvMC9Ka0h0cGp5UG10aVNpN3hHSlRWdlR2MndhZUZmUnNnOFpmaWFsQXp1bVlHZGNVeFY1 YmM4ZlVlZGJGQWRsVlpnbGVxek9VeG05MjN0cmVVUm11TG9xWDZYZVZYT1I3dVczblNlTzl5OGNP L05qQXFaTzZaT3BtT0paUm1EMHo1RWNCWmh6bG1TaVhyeDVnZ1pnbGxlYlZpbFkyVDNpczY5ZG5n aktETkt0eG5LMHBNWFFYZ2t0TFc5cmphbkRIeGlQTkRjYUZ4aUdneEVMTFZKVE1UVmk2dUt6UHVw WEZ2RWM0SVh2OGdaSlNQZ2tKZkhZNVNCNXhNeGZEU2E0QmcwMGJpanRzQmRhSVNKbXRPK0ZNMnlR Zkc5NEdiVFRZL2pYbDluS0IxK3RUSEZhckFjb0U1NFVkUjNMdU9zN3JMZ09mMVhIbnR2dkcxUXE4 cnJoblBaRnZpVVhHTitPNS9sV05XKzJvODBVMi9kZ0hlNWJhRU0vS1lNakRPMzVseFpoNVVqOHFT TVZhTjRyWHpRQitBK1U3SlNRTWVzNnFJeGo1NFBZM1NocnNFbzBGdEljS3pVZkZISEhUbGthbzRz M1ExMUVlUHdjZ3JEa3p1NjJ2ZXczTlcyWWpXV1hkb2ZKWGpvUytWSnkwWUxtdDBhT3VPQXVGVGIw Z2hWbVhBMHNBWUZlZVF0QlBiVm84RUplQWVTV0dQMGUxWlozdHJsRVhpaXV2cVR4NXppUlBxcENm Y1I4R2JlRFYyeUNLRk96cHcxOVo2NlpHcGQ3bHMwYSt1Tm1kTVBPTE1WZ3Z1VzRHdzB0Y3NtMW5P NkZzVnlyaHl5bXRyN0Jydk5XYlpLQ2dJOTJxa0hUcG1oRVh5a3pFaEhQTmU0bXBBak1KRS9ReThX NTdsSnA4K1ozNVhiSlhqYzVYNDZIa0NjZHpPOE5vWHhWMlZXYUFkSEE0ZFgyTmJWNDh6bnFtZDJJ ZC9sV05tTHRmVlBCNGpRMnIvWnVtNjU4K1lKQ05HdkRwL3pVVmJFU01PQTg4NEtXY1lMcTJFNmhq aXEzR2w3Zm9sWUNBNVY1TDF0ckdxRXF0OUlPUDJqWmQyS0RmUEp3MDhteFd3ZE1LSXM4dnd6MnQ0 WStvY1lweFZqd0Y1Yjh3U2YxekVaUGtzWmxUbW13Ym03aHA1T210SDJWV09oK2U3REUvcTExMEhB MVE3WVdKVVM0MUF4NUFWNTVDMFBXSU02eHJNNnYxZkUwZitkZ0RSclc2eURYM0dzSmtYVjhZMENk Y3dYN1dzbHZaN3F3QmNFaFR1RDB4a2ZaVmVZdUtLczdSYWNIMEZGanNQZzdLbGRxMEE2NEV1YnJw cTJidDJCQk91TXZPaFhvdXh2WnBueUx4S0tUQmVWU0Y3bmtyL1VaaVVTOCtUbEkwRFMxbkFKVThw WjM1TmpDK3R2dXl0ZVJlK0NocEN5QWNFMXJTemhIUG8rQkxVdVhxY2p1MXdvMFB4aDh0M1p2ZU5H YVZSVjZpVTZ6NWxaNXlyTVlrUFBPZllrVHAvbCtaaW5RZkcvU3BXUXZhZXF5ZHZOTUJySDNnSUdD WGpzNHg1UnIvOTRTeW54UEZoNXNVanpzeGJCNitDK1lCbnMyeldidFlkRWpPaXZhc3RkdDFhZVFy MzJMQnZQQzdEazhmdTQ2WGJHeFV5YTZxdTBFdzJwL0l1Y3dPV3E5T3JlUzFYM1hkbjVqWmpURmRQ WjFNMlZiaXpGS3RiWlBaS3dkZ0Zpck1xSXhPcjdzVWxmaFdBUzRJaWNldCt6UklUVnh5ck84WkZY cjhVVzJsbTNWSzdoNjdNdE9lOVdJSkFHcXdSQXZEV0FNVlpUMmZqaGJxYUdyY0wxZ2dUU3JUeTU2 Z1FyRFM1K1FnNzREM2VwYjZxdDYxaHhXMGNFcy9yR2ZncDg0ZkdoNDV2VlVSTFkxdjdjQ2grdlha ZmV0K1lNYmJOODJ5SFlaUHBwWGdjNXhtUG9YZWR2MHR6c2M0RE9KV2ZsdTUvU0RuRHFKNEdOamZ0 RWRjMkx0TUhjN1B1dTQvZVBlMVhISXNZeHFieVhlQ2E5TWpoNTFtN3U2NWZxdE11aFp6MWErUnA0 aDR6WGpNZWwrSEpZL2J4dHRvYUZiS0I1MWJPUmxsRWJ4c1poSWhvZFhCQXh0ZURjcy9CaHdLODYx WmRQVnlHTlY4UE1PeTZrYmE5UjhjU2dvZnh4cFgzYUNseVBYczIrRXZBRXpDdTBHWXJ5aW9BR1Mr TW1GbWI0MHBneHNRanpzeDFOYlpOV05VK3pOcDFEYXVla1NHOVp1VnRKV2VzNFFQMEdvV0FrL0NW SnJPUHNiaDJCQ3N0WDFQRFQrcTA0elN1ZElMVnVWVzl2REhkSjB4c2Qzai9HWDdDUG9Xd2hzZXNz dXJYek5Bdys1MzNXUnNmT3I3R3RpcWlwYkhOKzYvQlIrdXJHck82T3R6bkxjbytXeDJuMFRmaHNT M2FPSDk1UytvelFMSzl3b01uRFl6OTB1cThHdFprVXNvTzErMkNWNHpLbHd6STRGZXNxdUUvOW1F MENQTzZNYTV5eHNxK0dvQ0pPK0xneTZ4YmlobTgrRlg5ckYzeXR2Wi96WHpBKzc1UVJ0RnBGNnlS cC9DVzRLckd3LzB1dzVPdXV4WXdLbVNkc2txb2d0aVhhUnh5TVREcTl3R0Y2ZXMyYjE0UXZlczJ1 bnJzbVJBNGlXWmZDVEV6UDR2MXdUZHlxOVU2VzNtejZOSlMxQTdGS2Q0RjFSVU56d1FYVnhnRklI Y2JvVkp4TWoydUJHWk1QT0tzV1JXT3dzb0tZOVlIQ2puN2d0YVVjdWJIbUxYdVl3NnBFTlZ6OFkr bmU2MFFxdkJnTlROazRDOEJmdkE2RVZkVDR0aWI1UTdQdkppQ1RXRkNjRGc4bzN3R0RFU2ZDR1JF WkQzRlk1V1VlYkYycWdEaUFYRWZkVXVBeDdJZmNOQ1dnU0I5S0J3NnZ1UFk3anMwTitMUGVPd3F4 Nnl1RHZkNWk1SjJWZEhNZUF6ZU9IL05DK1VWR0hrOFpWbEdHV1o2ak90Y3BsaDhKVzdFR2ZPVW0v ZS84WU02L1BXWmtjQVBFVzNEMklkNm55M0M1Qi9ld29kWlpVOTY1UFVSQjEvdlcvM3JaeDBQc3Nr YkEza2ZzZm5nZnRKZ2pjeUY0ek8zOEJQV3lOUEVuY1dWVHNjY0QvZXFZN3VXSjExM0xXQ21rQTNp aDBidnFoRHk4NHRXdkFSaFZDMEdtL1ZXMk43M1RDU3ZHNzFYWkNvalIzWWpEMWNhY0MvNnBTZE1M aitDRC9LL1F4VDZ3azVFMjBEUllCYU10aTA0KzBkUVkycFppbWlOZFZsZDBhNlpIVmh5b01raElP MkNYVUxBSHRFK282RGlvUGUrVmFGN1ZtSGxtcG13Z21jbElnYWV4L3VSMGlOb3oyZjRUTHhheHln YlYvK0VnbFZDNG5ISFdxVlN1bGxXWS95Q2Q2cHhocTc0eS9oWDNFcFhLNTNadmlKOHhvTlBkZnJL bG55Q01lYWV6cndZWDFURlQ0Qzc5MUovWFVNUU16U2tnZFd5L2tnZkNvZU9yN0ZJbmpHMisvaWg0 dXZiVEZCZTFaaU5xME5LbzY1ODlHY0VjN0lxb3htUHVhYk9YM3hROS9YVkE3S21yclRIc1llVHdM Q2gvRFB2Ry9hMUgxbWVNYjRtbStwSytvT2prc0VUMFhtb1J2d3FEMEZjcVUxYmdaSGNCb3JUTTI0 elovOUdISEptSHcrNmhndzdhMktEZC9CLzVzVjRxbjdqZ013MWY4MVQ5UlVvZUZ0QzN0bk85NWJW a3lYbW12Umw0YXJHWTF3d3JlSEp5ejdEbFZ3M1U4aHV4SjM0MlJJRk1LUUg5RkZ5N2tVRHB0ckVk SGpvL3BFeEtiaDVJcmtOVnNXK2FiczBVYjJ6V0UrMytvS00vV0N4ZGpYaXZWVjU3N3o2Z0VQMm1S dmNhdGtLRVY0RkV5cnpWblJXQ1psZmlxdENXcnJHYzlkVnBQc2tNM05QTWhxeS9lb09XbUxpaWpO ek1XVmJOYVl3Q0RabHU2NXhRQThPc00vcUJ5clMyS0dRQ0QxalROaXBOOGs4TjN3d2N4TXE5M1Vy ZkNBTjNpbitVZWhlbDlKdVpMZS9Gc1dMQWM4WUtRTU1LSjlLeFNmeUZXcC9DVnFLTTVVVHV2S2Ur T1k1UEQrMjRDdHFWZG55dG1pL3Rra0ErY2s0cTVzc1p4dzRqWXVuOEpaeXZHeHNQeUF5dnFXZTc2 eXlzQ24vS0w1VU9IUjhqY21hc2MzT1ZQd2xIb043RldPR2x4ZzQyZ2RML0tJdWdUZWxycENYcmpH djhwcWxmWFRqbGVPRVp0ckZKOGJTWEJSbkd6dzk5Y2NzS0NMamJLR1FQSVozeVRFZjM4QWZkVzhj RC9qUkZQeVViWW9wd0p6L2VLVjZZOVRQd0lxd3RqMlRYeU5PWFZITzJsVEdPS2hHK05JMURFeGVS ZGNBUC96eWdFaHcvNk1mc0JWRkVmdXBWSW8rcXM4REdiRkducDVmTUVsYzFYaU1IcU1sL3BwMDZY b1VwWEliZTJOLzEyclVUeDNXT29QT2pjUGFwQkF4S012UWd6c1FWTnZqQXZYakNBUkZiYU9tV1hB RXBGVlRsaE15dnRpbFhlMnpIdVV4VE9Mb24xOFBZZ1RBeVhLeHlWZ1pjODIrN05wcnJPcTh4K28r d0tFMXdsNGYvRnhpQ2dqQ29McVBaa3c4NG5BbGphNHI5Nmh3eURXTW5ib3FaZ2xUV1BxcTNIdU5m bHJObVBGaTFCUFE3cm0wOHFZUVRXSnR3UU9NR1JOZHU5cW5MQ2xDL0tJZUtQUFRidDhyTTRIUmF2 YnhEaE5mZStpT1Bqd3ZCQ0JGNytjdnRabE5XYjNBeTN6R3lpbmF6SXZ4RXA3Q1c5ckh5M2lhMFVr d3c4Rmp2dG50dnZLSHdpRmpsVzFYUmVTKysvaWg0czk0TE51OWlqRXp0aFJiM21PSlg3SmV2T2Fh Y1M3T0RDMXRqV1B0WXk3S2pDVVpCYWVDZWovUWtXWG1LbTliOGhqZUpjZmVJQkhPWWorODRMdmpz eFZxUGN1Qko1Y1dIbWROYlNPR3BXZVUwVjllQXVrS0ZZY2NKTU5xL1N5OTlob3lsMWV4emw5OHhM dWlQOERxT3VXQlEyeVZEL1dsWGx2NmNsRHlLc1pqOUJpdDRjbURPbjNWeUlUeDBqMElwSGVQeXZG VmtDamFHVmg4M3V1a3JHWk1QRjVzdGVUZDEyOFlLeGJ5OExnQ1diS0U2WWgyNkw2ZDY4ZHJXSkN6 dHJtT3ZMdnFtaEdxNjRsVnlYcE9uQmtUanpqMStyeHVqTWRyVENKS1pjU1Q5NFVuaDk4SUtQa1pH R01uanhsT0ZGRUtXRzFhT2MrdVVXWUZRUmdaYS9sOTROdkdCSWJ6Q1V1NHJHYmVGd2JPRW81eWJi bTNGVWxkb2FHRitoR01veCtTT0lTUFBic1ZQMC9SMk43YS9EaFcrOGFYa0s2RzVLSDRNeDZyZlQz Mm1PRnZ4cEY3N09NWE9LQmV3MUNuYkpWWEdPY2lnNHFTcURqU0REaUdwUFFJQkxGeHIrVjQzYUZG eWtpNjFzM1NlQURQT05BMGsyT2plNVF5SHcrZXpkcXRoam9QRjgvVWlGZHg4UG1hbFhlOXhsd0NZ N3VaeHd1TWFNK1laYlBZRmlJWmt0NUtPRFBhS2o4VWpNRXh4OFA5TGVaNFM2VFg4aVRjYXdPN0ZM Sk9ZbXBDbEtDZ1pGazFMUGNxNUJHVzY5QWhHM2lFSlhlSmE3V3hCbGlwVms4SXlvMWFHZEM5M05N cGJSWTJkeVdMZjZsZHlqcmRVUHJBMmx2Q3pYTDk1aWFWTi9sblZxczZ6OHJRNEQxZ1NDZ0Q5dW00 ZmFTQnR2UkRHc3lZZU1SWm85dzh2NzVxRTZDemVBYWVuZkxpZnJMdnErK0o1L2w4SnBJQ3RwL0dD cS9Da2pLb1k1RFgxWmdDOEZvTXhXVmZxbHJSN29VbjNJT0wzNkhBOFZPVnRhMU02NmZuNDJLdFFr bXpybDBBQUJBQVNVUkJWQkN0Yy95enJXb040eDk5em5iR0dDMlNqNzNHTlBZWHZuZEllVnc4ano2 c0dRL1hMY0doNHpzcW9uMzNIL0ZuUERiMjdaaGpacDVuKzB0dTVhelBtQkxJOU5LSzNyekorUXQz eWRDeUdpVUw4Szl6TDNDQmNWeWlIYjUwd0JEZjQwMDhxc3gxQUEvamplUUJQSU4zMUkwd3VrZlJm OFFaOHhRYjcweVdXMVdUSFprWHozQThxN29sWUJ6VThXRG83RnZGTWlESUJ0NHU4aURiTnU5NEJS aTdGbVRHZzdHb0hpM1d5Rk80YXdEdGp6VWU3bWVsTHdacmVSTHVLcmdUU1BzVWN2YUJtNWJ3cDR3 Y3ZySFB3Q1VIYlBoak1pZXJUWGlEbHRjZEVydk9DcFI3eUFsaGJRUDNjazh1VjBUZTF5YVhxT2R5 clZoKzN6VStkd2NmV0NseXZ5NWRRM2x4eDFNSThJR0RSbDlTTGpBaDdKZXBBMVpvcFhxYkhIRVlJ dHVLSGY4SUVBZkx0QWw4eEg0SCtyWUtUWjJVTjA2dUFUNDNhVHVpSHRyU2xqcUFzVWRCc1cxcytJ Y3ZyRlI4SDlycFpkY0M5OElUNHoyR3k2ZFp4cFp0RFB1NzJnSm9QWTYvTVRKVzZnbFlBbjdhWUNu VVgvd3c5bGNiOXUzc2Uzc2VlT1d5U3lVUEhWLzk5eHo2QXZieHc0Zy80N0ZaeHoyYlp4eHBjT2lZ TVVyMUV6Q2s2L2JCN0w3SzdoZi80SU1sSGpNKzVpMGNZRzdHWmRQQXlPUGhvY0RoQXVOb2YzaDZ3 VmtodnNlYmVOUnp1dzdnWVhSQkgzUTZRNTlHK05UQk10ZUJOZDRVSzJnZlM0SVB2UE5PQWRZYmpE andsVldjTWEwTmJXa1R2SG9nV0ZoRXRET1FaVHlONUlIcmdIbG5PNUNCSzYvZGJNU0tIdDlsL2xq eE1jWkRYeXAvcmVWSjExMGJ3UGpYcGpQZGthWkFVNkFwMEJTNE5oUmdvUENNWm9jY3VOM25PVXZj amk5QmdidW5rQy9SMmI2a0tkQVVhQW8wQlM1RkFTdGYzN3puaVFTMlovWTFaSXVCNnpyeHZBcTJa dVdkK0IwZlNJRld5QWNTck5HYkFrMkJwc0FKVU1BNUNhK3VMVDJLTDVwOVNLbTB6MnhQdlJSMTh0 Z1VhSVY4YklvK3VMMyszeFJvQ2pRRnJoTUZ2TzVVRDJRNUJPYVR3OTY5ZGhaRFg1M1hzUy91Skxw RGFzN3VLTGVpOWwyQWVuaE9lY09SS2RBSytjZ0U3ZWFhQWsyQnBzQTFwWUNEZ3ZYd25YZjVuYmIy RGphbHl4M3Q0S3l2NnprOG1vOWhwYnptMEZyaWQzeEpDclJDdmlUaDd1bkwrdUdiQWsyQm0wZ0Ji bWRLZU4vN3gvbHNUckU3ZGU2RE9WNVJ5dktPcjRnQ3JaQ3ZpTERkYkZPZ0tkQVV1SVlVOEk2Mi9X UHY0enZZTlo2YTlncVZWMXg5c2N6blNiMlhiZlY4RFIvbDlMclVDdm4weHJTZjZQWW8wRmMzQlU2 ZEF0Nng5cjYzOSs3ck54KzhkK3cwdGxlZGZMK2JjajUxV2x5cjUydUZmSzJHb3p2VEZHZ0tOQVdh QXZjcUJWb2gzNnNqMzg5OWIxS2duN29wMEJTNHRoUm9oWHh0aDZZNzFoUm9DalFGbWdMM0VnVmFJ ZDlMbzkzUDJoUTRiUXIwMHpVRmJqUUZXaUhmNk9IcnpqY0ZtZ0pOZ2FiQXFWQ2dGZktwakdRL1Ix T2dLWERhRk9pbk8za0t0RUkrK1NIdUIyd0tOQVdhQWsyQm0wQ0JWc2czWVpTNmowMkJwa0JUNExR cDBFOFhGR2lGSEVUbzBCUm9DalFGbWdKTmdidE5nVmJJZDNzRSt2NU5nYVpBVTZBcGNOb1VXUGww clpCM0UrcGxvdHAzWE1GL1IvckZBem8wQlM1REFUOXI5NTV4b1U4VFJuUlh3b2ZIWGZGeXdsdEcv anFIaDQvTytjUmo5dmZiSXY4d0FSM3VMUW84WFR6dXV3WDR0R2RFcHh0YUllOGUyMmN0MVg4WDZU OEo2TkFVT0lRQ2ZtUDJkZUlDdjdUajkyWDlMbTFrNzNpZ3lKNmwzTlZQN2VsVEticDJ5VWVOSGox TlFBYS9VdlN2bWVuNDVDbndzUEdFZnB2WlQwUmFFREhNb3VoMHd3MVZ5SGRrUUI0eTd2SnNBUmwr TnhKL0h0Q2hLYkNXQWxiRFh4SElYeDd3U0FHL0duQzN3aVBIamF0eSs0dkkvMzdBZFE1UEVwMTc3 SUFNZm9VbzB4MmZOZ1VlTng3dkJ3TStPdUNoQW40dDRPUkRLK1RsSWJhQ2VQV281aVlCenhscHEr U0lPalFGVmxIZ2FRUHI1UU1FMXYwREplNFNjSmsvVHJuM3IwZjZ1dlB6ajBRZkNXUHpEM3haNUR2 Y0d4UjQzbmpNNXdvUS9qYitYWGZqTWJwNCs2RVY4dTNUOE9ndGRJTW5RNEduaWlmaGRvdG9RL25k elMwUFA3UDNjRHB5Qmxici9mTjZaOFRvNk5wUjRObExqM2dtLzZya1R6YlpDdmxraDdZZjdCcFF3 R0dVN01iZDN2S29BazZmMnYyTENnM1hrUUsyQzUrNmRJeTcrdTlML21TVHJaQlBkbWl2NjRQZE0v MGFEMUg5UVR6NWd3THVSaGdGM0w5RUozNHpvRU5UNERwUzRGR2lVN1o3SXRxRzM0ai90aEFqT3Uz UUN2bTB4N2VmN3U1UllEeEU5WFBSbGJzbFZFWUI5MmZSbHo4TTZOQVV1STRVZVB6bzFCTUdaUGpa VEp4NnZFWWhPMVR4Q2tHSTd3eXd1ZTV3Q3ZqM3lQOUV3T3NIZUY4d29yMkIxZk0zZ2VWNnNYeGtO dzVzY085OVZtU2MvbFFQcEQ4K3lweTRpK2hDNElhekR3YlhzZmhEM2hOK3dXanQzd0pjQzk0cTBo a2VJeEplQ1ZFT1BpL3lZM2pFS1BqaEFQWGdWU010ZU0zbE5TUGgwSXh5NEQ0T0tVVHhMZUhSSS9l T0Flam9kUmk0NERLMDlVNnBhMEY5WDdPT24zYlZnMStPKzc1aFFPNXhSbklhbmpsSy96SEFOZUQx SWkxNHpoZUxCTDdJZHNWZkdHVlBIakFHOTNuZEtPUXEvYStJdFFYZjlTOFVlVHdRMGFwZ3NuNVlZ UDVXUUxhbFBYdTBlQWd2clczdlU2SU4xd0xweUc0RG5zYmJ0Yi91NWFEUnl3V0c1NC9vbHZEWWtm TnFqcmJzZXoxWjVEUFVkNERoMU5QRGlYTm9QS01wUGpJRzFlVTNDamk4K1ErVG0rRnpmUWMvSGZW ZU80cG9aMEF6K01DY01YZkdDOTRuQ3RRREI3TnliSXdUWGtWWGRlQ0RBbGVvL0l6LzhLSHlDaFZI Tzd3UzZtK1g1N1dSTUd0TGZ4M1FHK2RQSGVPdmpRWjRKaUk2U3NEekh4d3R1YS83b3hWSW5xL2pI V2c3QS9xai9TY0gxamlIeVBpdmpQTG5DNWp4ZUJRdkJuSjZOaS9OYzY4dWVZVUp6cXdCNDJ1Y1BS TmM4alh4dmk0U3lvSDMwczNOS0RxOXNFc2hHd3p2VC81MVBQWTNCN3hVUUoyZ0dQVzVvK3hMQXY0 MHdHbFNBeDNKeGVBMWhrYzdxODA5TmFjL0VkeGtOc0VlNjZ4ZUpQMHVrY0NFenhIeEdOeFgvNVM3 OTFvaFI1QmhqdnU0TUlEdytacUlNNHdDVEgzV1pmeVlrWGlLQUlFcmtwQjFpdlc3b3VDckF1b0Ur ZnJJMXpZdzFDZEYyVjhHaU5GUldXUzNvZExXNmNLWGlGTFBGOUZpY0FvOEt6RTBJNERDdFArUzQ2 ZmR4SG42U053L1FOK3M1aUk1RFpSclRvNTBkZVp6Zmw5Y2dTK3lYZkViUjluUEJPUUp5VWh1OU8y WElrRVlLMCsrZysvNkIwU2RjZDczakhoRmY2M3UzamV1UWY5c0s3S2J4NHQvZUFndkdZUGt0U2ll QmpRbm1MS1M4azIreDF0NHUvYlh2WjQva0w4MTROTUM5RCtpOC9CRWtWb1NPRkYxSHBZVTRqbkNu Z1E2dlZiZ1VQb2pUVDJUTVVCdkNnT3VmdVVZeG1VYi9ERyt6NnUrOGl5RGJkKytuWHRWK3VHMThS cEtxYjQrYUxXajdQMDJtNDF4ZXRtSTBUV2lEZVdDSjZYeGpCajhVZnhURjlFdG9lSjRwbVB4Zk43 a2hTUGhtY2I1bzcvUEdIWDZ5dk5oWWNFWXFPOTVLeitHUjhSYysrcTRGNTcvZ0lqZDEvMGp1UTNK ODNnS1RVZWUzQ0tWZnc0YS9samswZjRkSWg3bkVCbVB0MzQwNnNneWN5NlNPNE43a3FkL0hGaXpl YW1ld3ZVS2szazE2MmVWTTlITVlqanB3NGgxWUNzRlREVFdjcjQvV2V0bWFlOVlmbE5VNUNveGt0 TlFQN1RCTXNQdzlnZGVaWXI5djRXc2JnSndWQndVNGUvOUw5cW1Db2RTZkNINUFsRkNFRVMwWVhW OVZDU3MyQ1BhaHNvY0poWG0zVmFVZjFZL2FRQVFHQVRmdDBUOWZRTnFZQjErUmhSb0o2SU5CdmQr blpYeEV2M2hKWGgycThoZHRCMkZxZjd5TEZDWW5pWGJtc1V2SFlYdkhMQVVlQ0d5anF2VHZVelc4 VGtUUjh4RitnV1JZRkRwTi94OS9kQUhCbHRjTmcyTWk1K1BtbjI4RWlqYjhCcnhueUFiZVNhS3p3 UGhrKy9tTWpid2dHdlc4RDJQeXF1ZHQvVGdCR0hIMkh0d2J2ay81VEVxeEdYc1cyc0l0dytNSXFz WTh5NlMwd0RQU3BsM2l4Q3ZTSlJpelV2anl6cC9lRzNNRFhWbmNDR3E5RlBKNkV3K2x3ZDRnY0tT MWg0Rjk1R1IrZENBTWVndkF4U1BWZVBBTmFPaUgzR095ZlBtOHR0RjU3NC9ZQi9mNGgrS3k0cXk4 aTllamN0dksxRHdQeFV0NE9XSTlnWTBOWS8wZjRiTXM2TmZ6ek9ybkpTWjQyamdoUDZrZWx2a1h1 NUoyYTZSWnk3U3owK1BCQjZOYUJ1cW5Oa1dMUHhqTkM5VTNmemlHUUVSNlJQajBWalpFVzBEVjRM UC9sazV1c1lnc053SWh2L1lZbXcyeWlueHFuVFBxcllScTdoYXl0ekwzeEExWHNVWTI5ZVdkbGg5 Z2JJTkJtd1VMTnpWMVhJMklSNWlpNzM4ejhjYVdISHVBWXVyNnpza0NyaFhacm5OQ1luTVoveE1r Y2g3V2VseTNWbkZXeWxUY2xiZjZoODY4TGkySTlwZ2JBd09UeDU0ZHBNL2FZdE9oSkhWbVhxZ3I3 dG9XMWZyaE42bnhrVW1TVVFid3YrVk41c05BYVkvOTRuMC9RSnkzQ0s1TVZFSlYra0tvOVZQMmZq UUJXUEVhd2phWVRCb1YxaytwemFzd0Q4dUVoUUhuaHI3TWVKNy9tY0kvRm13U3VWRmNhK3MvNTVJ Y0hYcmsvdDdMb1lXcFJCVjIwQ2dNTGJRZEZzdy9NTXZhVlFaSjRxWUFRRnRiQi9mcER0VlBmQ2Vl bTNiYWxWZjRES0c0QUR0R2tOMUFQOHBQeFJjYTF6TnU3d1cveGdIaWs4OWVqQVU4S0Y3R29OWFRP U0lHYkhxSW5sTFFJdjBLRkNxRk53dENKTU1aV1NGcGdyZnpSUzljZVZ1aGNPYmhXYnZHaG44OTk0 Ulo3LzEvZjBqcjUzS3oxRzBtYTAySzQ1cmpzWHordkcyY1ZQdVhQU0w1RVpmMFp6TVU0L0dlQTlQ cS9kOFhOVG9JWS9HVm9MU2x3VXJTanlvN1d6RFNwMlN4dXY2Z1hab3FIK0pROW5ORkM2ZWNEMTVt N2ptaXM4RHAyendYQzhabFhYc2ZWM3VjNk1NVDBkMElaRHBhSk1WZU11OXRLV1BhSWdIOVBPZkV5 bmlOd3Q0a1lBTTVnUjhOT1k5SGN2VkFYTXM2MDR1UnF6NlVCN1loSC96VWtpWVlJcVBpVEpNaHZr anVhR29QaVFTaEdCYXJ4Z0VvYlVUVmJjRWRXa3BxekNoeExQMjNRT3p2MDBnRUE0UmJRaStVV25B cTh4ajRLM3U0UzhCNVdSbHJ0N3ExWE5aSGNtRFVRa3hDcnhEcWk3QjgxV2xyVDE3MGlhbGNoWnpu U1N1bzVRSWRBd3VEN2hmbnpRU3JNV2tyZjBoSjJEZktNcmZKTURlZUVRYjlPTVdRb2ZOOEVlNXBX TFJONExWZFFRMTVjOTdZVy9SWmZwbDljcm9rZ2RXc3A1YnVvTFZaUW9aNWR5eGNLMzQ5ZnZ6bzlD cU1xSU5UNFc5d2h3dlpXOFEvN2lBM3luaXNSOHpmRW9oVUc4SmpKZ3ZqUkxQSDlFR3J6RjR1TG9a QUxuUzlGeFc0bHpLQk1qbTdPKzFJNjdQRU5uendHaEllcG9MK0d1cGZjYmZSOFNWM3hpUWdZRXdv NXQyNmowcEtyeWExMTAyWnNSYVhlYjF2RXo0elRqa25qQjY0Q3ZHaUhyOFprc2tyK0hOcVVac2xw dkhtZVllZFczbWwrSnFsSklIVlpEbU5WYVlCTDQ4ZXIxcEpQU0JrY1ZZeW41SDhYbW8vS3pRcWs1 Y29lSWNoZWZQR3VjR3A5VHdneUowNERrZzZ6eWpNalRHZTJpR041VVo4N3pHODgxb0RHOE5tSGM4 WE9nRjMxekd4MlRYTDBZQlhvOW9nM1pvYUdzUmpqTEtXbDQ2d2J3aTU3Si9jTTFKNTFwNDMxSTJl QzVHQUg3SjU5S0dMVE5ia3RJamtIMnA1SG5RekUzOHB5MjQrSjVzMDg4WGpRTHpLNkx0QXM2WkVt TW5uMkI3aFp6Si9HenNzKzdrNGh5Z2ZERFdGMHNtOHdTYmxUSXJQTXZHbUV1Rk5abmxCaTZ0NWl3 VFU1WVV1M1RDdnZiZGw5Sk0vRmxNWVdZNUpaR1RQOHRxVEptOFZ5bXdDdjN4a3BjMEdhb3duZTFa VUE3Y2svQUJwcklpb2dCTkVtVWoySmRCeXl6SDhQYjRIS0xJc2hwalpOYWdsV0dXc3lneGJPWXpy b0pSbVFubllCbEJUY0VycTZEdHBmdFdQUGVxazBPZE1UT1pLU2o1Q2d5YmNiendFKy9CckI4ai91 aUpvQ3hITWtyb0FBQVFBRWxFUVZTTkY2WGlQaVl6UmN6ZzhRektSaUNzS0swVWlNYUtCMkRFa3lk OHhRbjcydGMybmt6OHBaZ0FUQU5KUDUyQldNSmRXKzRBb0VORE9XZjExYUd6MzE1b3dHdFc5Z2pk djZMTTNMK01Dbk0vOGN5cEpUNU9IRHpQR01pOGZ2Q2FaRDdqaXVNYS9iWktabkFuemhoWGZzYW5J MS9BcnpqeXgrQjVjNTlIQWM5b2s0Rmh4ZWpaNUVjd0J4eTBvb2hxM1l6R3RYNWZta0psVUNXZU9X UXJaUnpMckdkdzh6Wm1ubmN4NWFDRkFHWE1nRkdQVGhaTlMzTVN6dXk1akpuNXFMNkNsWHptOFF6 dlFPYkgySXI4MjBzaGVUMHVvTWhWcTJ0b1MyT3Y3aVFoSjdlSFEyeXVtc3FNVmdTRWtQcGQ0T1Ji cm93b3ZabENycGF5dHF4c2JlN3ZhdC9Bc1BqZ2EzOWNxU3BualJMczBpeksyYjNWQVVyS3FraWEr OHdxVWJ2eUNhTVNtdTFaY0tza2c3dE9XL2FFTWFUOENDWTZ0M1NXczdvOU84YlBzbG1NTmxhek9S SGRsenU3NGhKeVZlaXA0NzVqcFVvdlFkMS81SEpQaTdiaTE4bWgzSVFpSFBSTGZnU3JCR09XNVE0 LzZVdjJQOHN6eGl0cFhSdERoNVN5VG15eU0xcWtBY0dpRDlLN0FFL1lBMDJjVVhncko3QkdXbm8y QnFiNkdaZ2pWWUFZOXhuZDhCaGNiVmdkVUhEU3R3TldLZFdBMk5kWDkzSzRqbktRVHBpNWYvRm5O VUlweTlselpSdGljZ0ovU0FOblFVWmhQQ3A2ZVB2NlBmSXpwVGp5eFlpalhYeDJ1enh2djUyblMz dUFLM1ptREtoTDRLSWQ3enVqY2VMdmk0MUZOZHdkZU9TUldwcEQyaVBENnJ3Z3c5TEZ6RFAxU3Bz TnRDMHcwaG42dTlxRE9ENFhKYzhvVkZmQmlqM3plRWpiRkcyVzFkZzl2YVZoL0lBRlJxN09FOC9x UE5NV1F3NktaZjdrNDZxUUVaUHZQeC9hNm5FZk15WXVZWm9ySXdLWjRzaTZqRWVsd1lWQkVXVDlM SzZDamZBajNFWTgxaWxMU2puaFRzaExqMkIxVG1sbXVkZGpESGptTXlaa1BJTzg1K0krbHE1Z0Jj UXRuR1ZPOU03YXlucXVJUzY2ekhOL1djRmtmbGNNcnhvaUpsdkZId1VqZWpnQWgva3JYazJQZ3RJ OVJtRUtuNnRPblBBSmtVZ1hkU1F2aEtyNDNKOHJIZzB2SUo0Vm1PUm55WTNWVloxOEppeVh2VEdG WThWclAxcTc4cnVBZ0tyR0R1OU1WYVN1dFdYaWhLazBJTkRxU1h0bEk2QjEzWGFoaE54cnhLdUtr ekt1NHpmaXJzbmp4eXFrR2JPakVwaTFRNm1pYTYyYnVRQjVJQ3BmZWJXclhqTkx3NjhHelE5TWtD Z1hjaVdyMEtLdTVMSzh4bWhzRG1hWitXZFZuWG54aUhNTW50ZlhhalF6eEIzU2RMOWRnQjhaZ0JW blJ1TmF2eXM5eWdweWFsUmFzK3NkcWpKbmdHMGVOSkdtQUhOUm80eFJ1MlJRMTNZOWw1UDZXWWJt VmVabE9XOFYyWng1SzN0R2xITTVWUjVrL2E3WUhLMHl4L3lheWFWZGJkem91cXFRN2IwaGVqNFE2 OUNnckFHV2VBck92TDdHb3dJd01lMVZWSnhadWdvMmJxTlJ1TGlHNE1WbzBxQUtUSG1BTWQ4aUVp bUF0ZlU1a2Zkc0VkMFNxb1dtWGZ0cHR5QkVwaW9TaGdpcmNOWldvRzdjbTd0YUxFLzV6WVNYdWhr UVJuVkMxakdDei9pcHEzV0NtbldyYmdrSW55b29aeGI5Yk14MjlkdnpWYVBMeWd4ZkxQWEJDdEtC a0t6bk5hanVZTmE0UGFlc3AxUk5kSFJlQTNWbG5XM1VHTTNTcmF6OGkrUGZMbU1qcWpmNndMQ1RC dmFHeFJYR2xUZEREWTlXbkVQVGhGUmR1VG1yc00rWW5kMkQ0VG96c3F2aHU0UXp0bGM5WG93dWlu UEVvYlRybGdmRE5mZGhSOXpNai95TXhzWTc2OFVqempGNEhvM3J2TGFsdE9UeDBvY2xXRXUvcGV1 OS9XRXVxU2NyN0ZWTFh3WjRDMjBoNXJXVTV6N1prTGppdWdBaUQyWXlubkhJV0t3SHRseHJMOW5x bVd6eGhvU3pKTXAzQVE5YmxVdU01RjM0NTNXbmtraUZURGh5aVIzanVhd1l4aFhCcUFEc3QrNFRL S05nVzdLV1dGQVlOL3R1OVpycGpFMDJyNmxrM29HSjBhcFZOMXBvRElkeFVxSlZWU1Qyb0tzbHFa MEtGR2c5UFV4SjdSTks0L1hwZmxKT1FZc1RQRzlhcmdRWE43RTQ2MmZ4S0NobkZ2MmhZK1k1Njhy R0dGZkxlZXdIL0dvOGpZckx4S3p0amRjZmt0Y1BxOFY2VGJYZTBkU3JhTFYrbHE1S0NOL05oTnU0 OGw3VDd1eGV0UXd0VWhnU2ZHdFdicTRuMktzZ1pORE0zTC8xVk80TVIxc2pWT05yeVhBMWZsYjNy bDNiNzVHZlovdnZJODR4ZUI0LzVFcFNYODFyL1Q0VTF0SnYxaTZaVjQyQ1EyWEYyQ2JYTVNNeXky MHQ3cE1OaVN1bTBNWEEvRUVYNlJHOHFjSmJNdk4rT0p0QUZuaXZuV0xHaytQMW1UZXVhU1F6OGlq enJMc240bFRJR0lHYjR4Z1BqWkNFVlcxclZBQmUvZG5IR0tOZ1c3S1dHQUNVZGQ0UEUxR2FtY2NB YngwWis4c1JiYlN6NUpvY0xiVFpYdHFvU0xobTZncldQU3BvMHp1ZVdlYWxmSDNPL0w3WWhOSkc0 bFdyVlZtZHdPb3d2dkpkVUFYbGtrVi82SmpCTnluenZseCttWjdGbnF1dU5rZDgvRmpIY2RiRzJq SUt0OUljVDFTRmdtYlZxRnRxdDE3RG9PTkdIM0hyeXRzOG1DbnQ4WnA5ZVFabDRsamhydWtyZkVZ Vm9Td05yR0xSUWpvQlAxZUQwYXBtTktnVE4yTUdJbzlhNW1lR3E3cnFiVEx2Nmp4VlA0UEt6d3hY Q203RXF6akg0dm5xalR1RXhuaUpNczgrem1pY2RmdmltY3lyZkx2dityRyt6aUc4aU05SG5GMTVu cE9zSitORzNzazZzZTBtcnd6aWYrZGVIQjVUbnNDb3BKZy9OZ29jTkl2b1FuQy9uUE5MUnQ2Rmkw NnBJQlV5ZDhULzdyMXVOZzV6WWJUTGdNTkNKbldsVTFVQUdHT05rQ0xjdWFhMFE4bnZzcGFzcnVB QlRNakFrQVpXcy9ZaXBSa0I5cTZYWEpQVlFvUFBYU2F1VUJXSjltWTRGWjh5UlpNczQ1ck45SnFZ RWpBT2NOR3V1dEF4citkVEJ3akdmY0lVWG5VRm81M0pwTHpDb1dOV1Y0L0dpMkNxN1kzcGZmalZp TEdxZzQ4T2x3R24zK3Y5S1NIUGwyVVVCZHBtZmhiem5sUUZ3MWliOFJIaHJJL2EwRzRkTDJXWGdV b0wyelpXSzJ2YUlRUVpxSW1MVi9GczVzWG1HQ0VxRFNoTzhTNWdTTlZ2QXFERjJDZjBxb2FFbFM2 aHZxdmRrWjl0TFhuZWVzMkljeXllcjByQ1BjZm5xWDJvYVZzclZvRlpOcU54MXUyTFIxbGhidTY3 WmxkOTVSdHlZWjlYc3JiRjZNTExXVVp1MVMybExCOWpyek02eGUxWmZMdGl2TVk3NkU3L2o5ZkpW Nk9JMTI0MnYrQ2RMS1JDSGg5d0pPSllmMmkrQ3JLbGxjWFlacldDOTFsTExPa1VOQXdMQm9iMlRE Sk1rZTQrZTIrNzNIM1ZRaU9nWjRZRHhaQUtuM1ZPSUxqWFZZQVZUdjB5MVNqZ0taWmRidDlabi9T ZHNaTjEydlNzbWMvNDBERmpPT1MxKzhZTDNpSDQ5dWtwZWRjZEF5NmpoQWdZQ2k3dlB4TzhGSEY5 TGtiSnJsVkZ0blVWc2I1NGIxV3NmZk9EVXBTdWdIOXl5d09OZHhtK2VSMGpNSzlSTmpzRU50SnJq ZXQrNU9jWmI0NDRsTmErUGZxMVBPOVpEZ1dubU5IUWRVczBWbmZUZ01IbGdGbjJtd2RySDUwVFYw eUhPRURHZUhQSVZGbkMyMGZDd2lhaTh6Q09FVDY4SGUvQWVjTTNLYkdra091KzArMCt6MmdwTyt5 elQwak5yT0J4TDdmMmkrdVFCYWlNYXpwWEJZN1Y1OGx4K3g5T0l1NDZZVmd0dENYRG9RcGN5amp2 Njk3SEJoT2luczcrN3JoQnZSK214dkJSdkEwbXpUYXg0OS9NTFRhaUh6cG1ES0M2U2tDWFhlTjFL RDUrQkdNL0w1dm5DVW1GWXRJN21MS3ZMZGZrL3RhUzRLVXM2c3A3cHJUMzNlZFk5ZnBMSVdkN2pO YVorN2Z5OHhwRGlwRklvR2E3UzFzZTdwLzBZdkROak50c0krT1JuMmVyOVJIbldEeWZmVGdrSnFk OHdDZU5uaVVhSDlMbW9iaGtoRzk0NDBsUXY4cDJhRnVKNzNucTZXeHp4TlpjMWx2a3VCZXdmVklQ N2lWT3hoU3pGYkdQQm1VWkwyWmRmU3NmNVpJVnN2SjdDbEloYzg5VWR3WUxHTFB0STRZVmFMNndi bkI4OVNVUGNlUzFvNlc4eHZMaEJxb3I1SmxMTE5zWGN6RnhhMHE3djN1S01VSStvdzlhdURlY0dZ d1cyc3h3R0JYSkd1dWNJWUMrZVUrV1o2WjN4UVFmSmpZNTRHbkhhVkxwaExwYXQ3cXhJc3U2cGRq cTJBcFJ2WWsyVTBib1YxZUQ2QWJYTlRQUTE0cS9iN3pXNEZjM09zRk93TS91UFpZNWpad0N5ajZX MDU0alR1VXRRdFNlNFlnejVobEdPU2RjTTFOdTZKcnVYL1RhOVU3ejJQNnVmRFVpMFFIOWR1SGpH YS80VVY2SnQrVCt4UStKczgrUWd1ZWpGZFY3Z2c0NTk5UW5WRy9Ua25HYnVCbFhma2EvR1c5V25H UHl2TlY0OXNQYkdJeXJ6Qy9GbEtGOTA2eWYwVGpyTGhPVHI3dXV3NC9jdzNrWXpmaFZBNlV1ZkNp ODZzTGUxUzVlejIwK2VMNkFaMDVMajdDbVhickJZb0lNeSt2MVBkTmk4OFk4bDhaUGRUeVUzUk9R eXNyQTFZRzhieng5RmJDUnZSQk1lcC9aekErZkk3cFhpVXlTaWt5QUpLR1ZyN0Y4SEJDcVZsZnRt elpHc0RlVlFsVy83Tm42cEZ0K29Zbmx6MjJpaitPMW1jZFlKbUxtWjBxSUlLeDAyZGN2YldFdVFr c2FXTFV3T0tTWHdFUjArSUZ5U1J6ZmtCNzM1aSt1YmhKN09hN0tpR2ZCbnMrSWZlaVlqZU0xYzJI V2U0ejRWcEsxWHRxejRrdHBrOWVuQTQydC9CS3d2SDM0SUFYVUR3WGkyQmR0TVRpamFoc0lzZXAx MkJZTy85eTMwcHF3cUFac29xTmJycnlkN0xhbGtYVzNFOWVWSXRydE0rb29pYnFLZFc5OXRsS1ZU bUMwMXJscG5sVGpNZkV5OWdNS3ZvS1dlYkdEUWpsTzhnblYyelF6YmhPdnhwWEdqSjZjMDBzNCty dG1qMzROejN1T3ZBOURobmN0ODdPWXZQQmVmdklhbkJtTmxhOEZSaWg1a2ZqN1RpVTdDMUlWNXhm RmhlZ1cwVFl3YUJnMk1zYmE2aGt2eXkrQk9lUWJGTG5OUjJiNnFoY1ptOWZZVDg2MGRxdUJsdVZq VE5mVWUyZS9FcytLT2V2UllkK2N6T3RPS2tZa0Q0VG85ZFVCMXFHZkJhU0ExSTlnRUh3SW5nczQ2 L3o0d1d4L3RscktTKzZ0YkNOamJqLzNrSGROWlFCbEl4QWkxU1ZtY0gzZU1RZllwejFacitOMU5W OHROT1V6dzRFd1RFT0I0YkZtUllxeHZCYWdUVUJRK1VvWHBTcy9ndWRHMS9vOWNjL3YrN3FWaWNm Vk9zV3l5MDNzUHFNeU1tRm5CeWNPSGJOeHZHYUMxUDBUS2o0bFVjY3VjWlJWZzhkSmVZb202OGZZ bVBQUStNaUZPa3JDdDcrcklGR090M1BQVDM2Tmw4TTErZ3dmMklzZDIxV3VEMkp3VEtIaTlaZGNY ZUJwQnhPWFZqdU1VTzlVNTl6V0YxQ1Z1anh3Y0FkUFM0TXF6T1VUM0pNdzkrMEF0TWh5c1MraWtS L1NDYU8zYVdiY0ptN0dNMzQyZDdKZVBNTTVGcy9qTlhQSWZZQlBZaVl2eVZkQWU1KzB0WDljeTJj MHJ2WDcwb3c4Um1UaVViWldxNW12c2RXNTN3SEljVGFYL1ZwV3hmRTZaalYyelFmOFVYRnFta0hw bkUxOTdwbGNKL2ZNcjd5V2JGcnFKeHl5enU4U2tHM3lGZ0tWMXNwOGxVOE11TUhKQmVsN0NuSXdQ YlJQdEZYRllaWHNJSWJYR3hBVWpwV2RsOEFSRThNcUE0Nnp2M3NrcW1zdHN0dEFBVzBUOGM5S3NW cUFVVFFOTEwrc1dIdE5WUUlFZDc1WFBXUFViTHZHaENuQm80d1JVTnRUQmdqbFpLcTExcm5yTURX YVNRUEdncGYwbDJqTDh3QVBZSHpNakVubEV4aExkYlhPcGNRd3lmcFpiUHpxYW1IcG1rUEhyRnJJ YThhcjRpKzVNeGs4M2hmbmR2WXNlTlgyaUEvVzVLb09YNXJJRkpBVmRkTEROVTVXejF6R1ZqK0g3 cnRUV3RXMVMzanIwd2oxVkxHVlJyNXlwSi8yNVVmOHRYa0dRSjJibnRuYzlGMXZiZU5id3ZRem8w R0dkYTV1SXJzTkREbnpZSnNwLy9BTEpaQkYrSXpBMXFZeUNwdkwzNnQ2dnBlc1hUUTFOdXFYMnJW NnJONm1tWEhyK2dvalA4OE1wUkZuaVg5cnUydDVuakZpaFpuWE10QVpRcjRYemhCUWp1OFkweFJT OVY2cFc2S0Z1clhBc09GbGRJalJOZWp0RlZFZnVkRUg0K3g4RE84WmVlMjhERHo0RE5ZNmxzb1pL OTZZTVIva3JlYU5vOFVXZnRHZXN4bTJBYXoyUFZjMU1ueVU1QVBpd2xHdWsyVU1rcWphQmtZYVQ1 UTJ0S1ZORmZxTVl1eTdHZ0FBRUFCSlJFRlVUbHplOUlZeXdIQ284aFdmbVMvcUFONWg5RWhyQTBp ZlBCQnkrWkFtbVUvSFdZMWxtWU02Q0czQU1RczNIR0lTVUlsamI4QTNvZzErbG1VOFdzb0duSUxK K2xsOG1XdTB3eTBtQmx4NitXeFdFeU9qd3FtQU1hdTdiRW1wVkVXQ0tXZlBYTnZOdE5XU3d4LzEy UmtkKzJpTDNnNmxlYUUvMjhyWUdPUnFYVm0xaE9WbnNPYWFRK2xQMFZSRnRHK01SM3pqVnVsUysr MjVmZnM0eTR5cFg4eGkxT0ZIZkVrbysxV3B4Q0U4dUxmSC9mYXNKekE4b3p5ZTExL3BYYkQyR3Zm T2RpZ2xZNUw5cER5ejd0Qll1d3plT2pmMWlVY0FEUWhjV3cvNThSdEdEdU1sNzBQWlZBR1k1VmFn VmRFVHJCUzZOdlhiS3NWaG52eHdDSzhZbDNVYXBVdnRVbWFVbC9zc0diZnFLb3k4T1RONlJoejBy VzNNMG9kYzR6T1ZGaGZaanEwdjdsdDhnaDc0em1yUTg2Tnh2ZjhTTGJLdHRUR1BBem9uUHFWOC84 am9nM0cydW55M3lLZlJwTXl2SmxHZVVYd2g4RnFPYzhqNUF2emlXb1lFNzZGRlFMYXBFWFFnMXoy emZBWFhvRU0xOGx5ckRXMnBSeTk5dHVLdkJqNmU5UU1lNnJOTmFkZGtuc0dwZjhyeEQzbWVkU2Nk RTNEMUFhM0MvTTduN0lzckZVK2FrSERhenA0b29pa2JnVkJpN1dRNUJrYmt6TS9pOFJvRHV1OGE3 ZGl2STBDa0UxaVI5ZWZ5c255TUNTS3IzeXducEVjbE1Tb1Npc0FLSTYvWkYxdFpVT2hyM1ZyMnZB bGRGdktzYmYwbEdOUjViaTVlNlYxUXJ6Rm1sT0dJUDlKLzM1aU5COEFPeGQvbHpqVHVWZ01Vck5P YVkxL0hQTm95SW4zNHhiVmp2WHcxdk5aNk9lbzFCQVhRMWdoV055UGZ3RmszUGpDWHdkd2tJUGVO czdsTGdWWUJ4M2lrZkdldCs0RVZic3BaWFphNUo0K1pYNXVxeHRkU3U5WGJ0R1RjWnRzWlY5NGt5 TTNCck11NDRxeWxhYjFtaWVlemZRWTJBOWduUHJOc0Z2dUtsMDljMXJGZW9zWHMrbDFsK0pabmlO SWtZM2ZoR2hmN3pIVzFPdUpyNzVBNVpKNVI4QXpJbVRMTzl2R2pNd1hrVkpidGl5bGkza3QwcnJo ZXArTGRZU0RVY3VtMWN4VHVqWWRSSVhzZ2c0QXA3U04rZGhUVTFTVUdZYmx5dVZxZGVjL001QW0w YWFpV01zYmdlcHNpbGtLdVFhZFZGUkVxMVFwVHRnVDY3YlIxMWh0Y0FtUzIxNWM0R2J1ZnZtWitw bFJtaWlmeDE4YUVqTDBmcm1xVHZ2WVhiYmxkV2I5Y1VRN2xtQnhMYlZQdVdjZGFaemxuZmltMktz KzZKVUdKRHJtNldUTm1YRitYeGRlWGZlNU1mVUFycmpvcllZYU5zWFV0WUloWlFhQXAybkoxS3A4 QjF4ZUZuWFdFNkNnY3NpNWpobGlsTlNPbUN1TEVFK3ViZmxoMUdrOWwrcXFjbDBUK2RvQVJhTFhn VjlucXZDRFEwTWpLd3R3MUp5bWl2QmVhd01sOGpUMC9nOGYzMW11YittOWJ4ZDZ4UFhlR0lWZGtQ UkJIRm96dGp0NG1QTDlFcjlxUFN1TWxJVnh4anNuenRSL280U1E1bzJZY1I2NVgzNGJtaHJXblQw Ym10YnRvbkRocll6OVY2aUFWTnk0M01CN1BhOGR4c2VqSXVxVjRuRVBqdURIV2NxekpIZ2RJOVdH cHZTd25uOGdwYzlQaWpQelN2NnlYZGkvNlFydThQSGd6NjJ2TW8wVStvYkU1bzg3MVZ2N0dSUDdr WWFhUVBiUUJ4R0JjWUlTdFNRYnNRV0JVaDZSbWg0RmNXNEhMMFQxY0s1YXY5Yk0wRnhsOHdBM0Ny VHZERzh1NGpLd29YUWNJRDRkUVJyeFpucEMxMStRNllCS01lQVNxZlEzMUFBT05PR3Z5R04yZUhD SG9JeWJhQW1oTFdiQ08xOURXSzEydUF3UUQ5L2ErKzl0WGhRKzRrVXpFOFJwalpLemdpT1ZIbkpv M1BzYnBNdml1TWQ2MXZhVTB3ZStELzRTeXNYVXRzQ2RzZndwTjBYYnBldVU4R3ZaSVhRZWtsYWxi QXZkOThhaUVEL3d1TEVNeGlxYkJ2Q0cwalNkOGZYWDltakdkTmpnVUVtaCtqcy9uTHJVUDdNSGhK d2F2dVd0Y2phODZnRmVHWm03Sm9oc1hkMjFULyswZmMza1NqQzd3M0o1Zm0rQjlGUTdnL3Q1aFZR K2tsUTFvRjdMNkNCK1l4K2J6aUZSeGpzbno0MzMwbHlJWngvRUZBcEdTUmkrMFlzaEgwVGJBM3lh TytJOWg0c3RXZUJ4ZHdHeGMxdDRTTDV0RFpEaWUwUjd3WnNBNDFtdmJoS2VmRm1ma2wvNXBFMGk3 MXhwOWdlYThvV2hzenVUMTV2YStPYW9QSndFRTdrazhTRDlFVTZBcDBCUzRReFNnTEY2eTNJdDNq aHU3RkhXeUtYQTRCVm9oSDA2enZxSXAwQlE0TFFwd3QxcWhBWHVqdHVOMlBhRnRHbWRuRXVjSE41 dk5tdmVoRTcvanBzQ1VBcTJRcDJUcHdxWkFVK0FlcFFBM05JVzc5UGdPVW5MVmN5UERzZC9wMTQy NDgrVWJtZ0tYcGtBcjVFdVRyaTlzQ2pRRlRvUUM5UkNuZlU4SDVKd0d0cythaitoTmpGZUtqTE1L UGxjWnlXM3dEcngzd3JlWkUvM1hqM1dIS05BSytRNFJ1bS9URkdnS1hGc0tPTm5yc0ZaMjBJZGp2 RXJrMVNwdWJPQ2duRmNvSFZ4S1BDZUF2ZU9iaDk2eXZPT213S1VvMEFyNVVtVHJpNW9DVFlFVG9v Q1Q2ejdjNC8zMXRZLzFxWUg0TWdFT2RFWFU0Y1pTNEJwMXZCWHlOUnFNN2twVG9DbHcxeWpnb3lF K3ZPSTd6ajQzT2I1VGE2L1lWNmg4MjhEWHY3eUM1VFdpdTliaHZ2SHBVYUFWOHVtTmFUOVJVNkFw Y0hrS1VMb09iWEZOMjAvMmloUHdiaXhsN1Z2V1BrcHkrVHYwbFUyQkJRcGNnVUpldUZNWE53V2FB azJCcGtCVG9DbXdTSUZXeUl1azZZcW1RRk9nS2RBVWFBcmNPUXEwUWo2UTFvM2VGR2dLTkFXYUFr MkJxNkJBSytTcm9HcTMyUlJvQ2pRRm1nSk5nUU1wMEFyNVFJS2RObm8vWFZPZ0tkQVVhQXJjTFFx MFFyNWJsTy83TmdXYUFrMkJwa0JUb0ZDZ0ZYSWhSaWRQbXdMOWRFMkJwa0JUNERwVG9CWHlkUjZk N2x0VG9DblFGR2dLM0RNVWFJVjh6d3gxUCtocFU2Q2ZyaW5RRkxqcEZHaUZmTk5Ic1B2ZkZHZ0tO QVdhQWlkQmdWYklKekdNL1JEWGhBSitLL2R0b2kvUEdORGhpQlRvcHBvQzl3SUZXaUhmQzZQY3oz Z25LUEIwY1pNSEJMeHJ3RjhHZEdnS05BV2FBZ2RSb0JYeVFlUnE1S2JBbEFKdkhhVy9GUENjQWI4 WDhFOEJIWm9DS3luUWFFMkJCMU9nRmZLRDZkRC9td0tYcGNBanhvV3ZHNUJ6NlZjajNUL0xGMFRv MEJSb0NoeEdnUlFpaDEzVjJFMkJwa0JTNERFajhSUUJHWDRsRXgwM0Jab0NtMDNUWUQwRldpR3Zw MVZqTmdWbUZIaThLSHlNQU9FLzQxOHI1Q0JDaDZaQVUrQndDclJDUHB4bWZVVlRvRkxnNlNQemtB SENYOGUvUHczbzBCUm9DdHdURkRqdVE3WkNQaTQ5dTdWN2p3SU9jdVZULzNZay9pcWdRMU9nS2RB VU9KZ0NheFR5dzBlcnJ4L3dFd0ZPai81UHhBa0UwQ2RIM2lzZkR4SHgydkIvQS9IbEFyNHo0RzhE c2oyeFYwYStNc3BlUEFCZVJIc0R2R08yNTRhZXgzTjlWbVQrSUVEZkVqejNoMFhaRXdZY0VyVDUz SEdCNS9PYzJaNFlIZERqMWFQZSs2d1I3UTNIYXUreDQwNi9FNkFmNE1NakxXai9tU0todnpuMi94 WDVid3Q0am9BeDFISDQ5NmpVRnZ5ZmpQU3JCYWlQYUZWWTRqdjlRS2RYaUZZZUttQk5lTXRBMGhl Zzd3OFRlY0gxMnRGZTloZk9MMGZsR3dZc2pjUG5SUjA4OEdhUnp2QUNrZmpIQU9YZ1pTTGRvU25R RkdnS3JLTEFMb1ZNV0wxN3RQSjNBVjhTUUpFUWtwRThEMDhlcVhjSXNHLzJWUkUvV3NDKzhGU0I4 RE1CM3hyd1VnR1BHcEJCN0pETWEwWGlld0lJeHFlTmVGYzRkbnZ1UlJGVElwNkxNSDhpaFFVODkv dEcvZzhEUGpaZ1NYQkgxWGw0bkVoOVl3RER4dk41enNpZUIzUkFqNitKRXUyK1dNUzd3akhiODN5 UFcyNzJzNUUyMWw4UThTOEc2Szk4SkRkNDVtVWpnVDZVYkNTMzRVbmkvdzhINUxqaW44aHU4Wjhy RWw4YjhHa0JXUjdKYVVETDk0aWFKYjdURDNUNjVzRDV0WUM2UW8zc05GU2NYd2lNZnd0QVg5ZHJS M3UxWDl6UTl3K2Nydzk0NUlBYW5LcCs2bHF3a0daZy9mNUNYUmMzQlpvQ1RZRUxGQ0JjTHhSR0Fh RkhHSDlNcEt1Z2l1eGllSTJvK2VxQVVZQkYwWGw0NGtnUjJNOFM4WnJ3TklIMFl3RUVla1FYd3JI YnN5SzBNaUswcXhDL2NPTlM4RzZSNWlYWVJTYzArZExBZThXQU5jRWhJUVpKVlhqMXVtTzN4Nmlo Q04zalFmSHZYd0srSStDTkE1WUMzdUU5b0x5c2xuODZFSjgzWUZkNDA2aUVHOUUwTURLK0pXbytP bUFYUGFONkd4aEczeDJwSmY2SXFzMm9RQmxaSHg4VjN4Zmcrb2dXdzB0SHpUc0gxTUNRcXFlcWEx MU4vMjVrL2p5Z1ExT2dLZEFVV0VVQlFuVkVkRURsNDZLUW16cWliYUNnWGpsU1ZuR1VGaURvbEJG d1ViVU45NDMvb3dDTG9tM1E3dnRINmlrRE1oRG9UeG9aL2RBbXBmQkNrZitCZ0F5UEVnblhxWXZr ZVRoMmV4cCsxZmozaFFGVkdmQU9NQ0R1RStYWlI0cVNpemVLdHVITjR6OVBRVVRUOEZaUmV0OU4v RHNMVm1WY3daNUJtOXAyRDY3aE01VHR5dktESS9OWUFXTTRkbnU4SDNrUGJ1VlBqY3dMQmxETWFQ LzRrVFpHRElVdmozUUcrUStKRE9VdGJXWC9KcEdYOWx6aWl1ODVqVytnWEFocFpPQ2hyQnpiMHdm OGdtOFNCMzlZelQ1QkZneHhWYURjeUo0dGVUVDVHaS9yci83ZEw2Ny9qNEFNdGtMd2ZlWXBXdDRF K0w3S2xlVi9FZ2xiR01vQmc4NHFQNG83TkFXYUFrMkIvUlFnNEVhc0Y0MkN0d2pJWURWaEJmSk5V ZkQzQVJuczVTbDc0U2l3T29wb0creWpXV0Z2TStYZm8wZGEyeEZ0Z3oxWTMvM2wxaU1vRmY1ci9P UDI1RUw4M0VobjRGN2tSczY4K05qdGVVWjdnMGtUZ3ZlWjQwWld6TnkyS2FUMWtTdnoyYVBPS2l1 aWJTREk3Y1Z1TStVZldyeEV5WE5KMnlmMlpTZjdxNnEwN1I0K01QR2VDczdBNnZONXp0SVpYVVY3 bGJZUEZ6ZXljbVEwUEZta2paT1R3OGJvYnlKUFFkZVZIeU9HNHYzRXFPUFIrS0tJNFVXMEVZLzRG S3E2Q2d3Z3J2K3FqQ242c1QxOXdDKytqSVdHLzMzV0NEekc0Vm4ybHNnejVMaFFsTFpWWEdlOHJO YnhNRjUya1hIZ0dmSXM4b0JCbEh2TzhnbmF3Z09aLy9WSXRBSU9JblJvQ2pRRkxrZUJWRDU1dFJV YnQyS1cremJ2QjBVbFFSWFJOQkM2OXVLeVVodUVWZVl6dG9MaGtzejhYMFNDZ0kzb1FuQS9DdGtL VFNVbDRYMVA2WVJqdHZjSTBTakZZN1VWeWMxdnhUOUd3QU1qWGdyL0VCV1VqY05Ba2R4UUNuV2xx UXc4VXZ5clhnR0h1Ynl2R3NVWEFucFlVVnB0WmVXNGgzN3M5cXorOUQzdkoyWm9NRVNxNGxVT2pF aytzend3Vmd3SmRmSVZsRlY4bjVhczlkSU9QOVhEVWRyQ2Q2NVZQd09LMUJaSjFsSFF4akh6R2ZO RVZINmtqRjh6S2o4L0lBMmlTSjRIWTJELzk3eGdJWUZYdVBxenVyL1FsWlRvdUNuUUZMZ1VCVkx4 NXNVVXhldEVoZ0FETHhMcFhEMUVjaHJnVWNMVHlsTDR4NUd1QXY0VElrOElXeDFGOGtLdzZxYUl0 US9zTFZha1k3YjNrdEd3VTkwUmJRaGtpdGJKYXZsZFlGVlVsZll6VEpDZHVxWGdzK3B0SS9FQkFW YTZFVjBJbm91eDRabUIvZFNLZE96MkhNYktGYVQ3L0ZuODR4Sm5jRVR5UXFDSXF1S3paZkYrZ2NX SWl1aENzTUtrOUxPaTBrS1p0dDRsRXNtTFBDU2ZIWG5qRU5GaXdLdk9JeVNDZlYxOXk3d1kvZW9x VmhtWE5RK0g5Qkl3ZXJLT0FjVXJrdm1NR1pkVzM1bi93VXgwM0JSb0NqUUZMa09CRklLWHVUYXZz VWRYWFo1V2Q3TnYrUkpzVmFsU3hGekU4Tjh4R2x0U1VGRTFEY2Rxejk0MEZ6M2g3VVkvRmYrOEJo UFIza0FKMVdlZG5iNVY3NFJ4YmN6cXovdXFsQzNYZTYzYmx6NTJldzdHVllQcWM2SURYdXVLYUJv b2NHN2ZyTFNmYXl3eVA4YmMzL1pvbGY5ei9Cc05IVnNjZFYvNU13Sm55UmlJcWxzQzR5UUxLUDFx V0Npbm9Pc3FsckhocFBjdVpjODliVC9mOVVCL0g3U1J1aFVxSFJ5RXEyY0tic1hzWEZPZ0tkQVVX RUdCZlFyWjZzV3FqenNRZUIyRndBWmU0YkczeVBWY0JaZzl2cG5BVS9hQjBhZFJPVkhvbnhUbDl0 L3NJNjVWVU1kcWoyQjFBS3NsMnc0QUFBdHFTVVJCVkNlNnNBM2N6dmJLdGI4UENHSjc2TnNMZC96 akhyVVhYMUVZQXVqcDYwNE9rczMyVml0K1RSK3pQYytiYlh2dWNYeXlMdU5uelVURVhMdmMyNUZj REhXRnlrUENBMUNSdlVLVnhwRHlyNGgvKytpZTlmYTVBMzB4akt0WUsrTjlpdFBoc3VyQy83bG8z V284b2x0Q3BjTWZSUTNETXFJT1RZR21RRlBnY2hTWUtXU0t3ajR5QVVQaE9IemtJQkt3b25PaUdM eFMzTkpwMDRodUNmYlNiaWtvR1N1ZjE0Njh3MHQxZFJORkd5dG1yeEJaYlgxS0ZGUzNZV1NuNFJq dFBWdTBYRmQ4a2IxMEdKVk5ObVFsN1oxdWg1Wm1Dc0hyUlE2UjJSUGxyczdybHVKanRjY3JVYjBi M2kyZTlTLzdZU1dOWHBuM1R2VnNUempyeDlVbUY3OHh5M3FyMm4ydlNpWHV2aGcvTWVvcUhtTXJ4 NVlTNStJV1Y1d3hQYjZUL2ZNalF1UkhPaml0N1N4RlZOM0kwSjF1Q2pRRnJnRUZSb1ZzSDg3ZXJS WFllSWhxMWwzdVBFSTU2eHpDK2MzTUxNUU8wbGdGT1pscnYzcFVBUHIwOW5HdGo0TFVsWGNVVGNQ dHRsY1YwdlFHQnhUdUVzb1V3ZmRIVzl6YUZETTZSL2FXNEYzdTM0Z1NyOXBFdERNY296MEtzYTRH ZnlqdWFBd2ptZ2JlaTdveXBJaG0rNnQ1OGJqYUhQSGRmNDBCa3UzdGlybkR1Zk1yVHUwcmJ3NmVx dld6TkJjM28xUWREd0NQajNRRnJ2QjYyTTZIVkl4SHhlbDBVNkFwMEJRNGlBS1VYMTdnOEEwM3RG ZHRzc3lKVkh1cVhNbVVKL2NtUlUyUWNqTmFnVlRGWWw5MGFaV1liV1pzbGVlOVd5ZVF2ZHJqUXho WkovWk9KOFc5Vm1CZnRyM2F2aStJV1ZGNXRzdUFnMnI2dmdzWUVCU3oxNndvUSs4NVYzd0gyWHhF cENxVFdqK21iNmM5NDFmM1hXZXJ3WHEvY2ZWSUVkWDZNYjBQSHg5VlQ0aDMzeTlEZDlmWXE3Wjlr bjBZVjdGVzUrTUtPbkZyWEYvTjQrMlo4YlAzc3ZHbjY3aXp6UkhwaHV0SWdlNVRVK0NHVUtBcVpP OEVWMlg4eGZFTUJDWWxiSytUOGlSNEhJeXgxeGpWRzN2TVhpdVJCazdRY2gxS3J3VXJDNjVTN3g1 Yk9kWVZNNFgxZW1zYk9zTzduZmFzc0NqMnM2YXVQTElhOW5vUnVsZkR4Z3JNaDBZb21rTTZjV2g3 N2t0eHVjZlNhbEJkUWwwOTJzNm9ZNVU0TlQ0VS8xRGVxZmNhMDJoWVY3R1VxL0VkOFdyZTRUTWVq Q3hEVDgrWitZd3BmN2p5aklEWktscGRRMU9nS2RBVVdFMkJWTWdVYjNXVGV2L1k2em43QkNUaFZR OUVqVUxQSGpPM05pVUp2Ris2MURuMVZvNWVQN0tmbW5nK3FtR3ZVLzdZN1dtemdxOVVIYW9FNi9X WlpxaDREY1l6QVYrU3lycFpqRzZlMHlzL1dlL2tNYStGL0xIYjB5YW9ZNGZtRGwwcFh3TEdXZGF0 T2NoMEtMNXpCTm4rN2NaMUZhc3RScDk0RnpoZ2FOc21jYXFSbEdYaWVsQnQ3Y3JiZFExTmdXTlRv TnM3SVFxa1FuYjRKb1cveC9NcHhEWHZINzlCSUhPeFJyUU4za25kSmhiK1dVM3ZVM2hXR3o5U3Jy ZUNXN3JtR08xVmx5UmhUQ2lYMnk4bXVWY3BXOEFWNmpUNkVyTDNWWE5GdFlUanNKTmZJc3A2ejUz amsyVVpINk05L1dGUVpadjIvdFB6a1dVMVpoVFYvWFlmZzdsZGZIU3JSbDlWZFBYZVk5cGVObThO MmdPdk1vMDhVbGV4OXNVOTM5ak9tRWNQSjdPVmMwWFArTmxjcVdjYktQcDlLMi90TlRRRm1nSk5n WjBVV0JMNFZvbzdMNHhLZTZCT1cwZHlHMllDakZMM1BlSXRRdnh6UXJjcS9paTZFQWhXeWlncnRF dm95aCs3UFcxYWxXYjdoTEhYY0pUdkFzL3VBeE9KODNXUnNGS0thQnNJYUtmVXQ1bjRSMWw3M3pl U08wT2x1K2UyaCsrQ1k3ZW5UWVlIQTBRYTJBOU9Pc2lQd0l0aUN5SEwvZWlIUG1aK2pFZjgyZXRE dGo5OE1qU3Y5Um5PdXFlZDVUVzJpdjdJS01qVnZjTmNYaHNiKzE2VnUvdFVQb3pMcDZIdTJ4dS8y UW55OGFBYTc4YTBzUzVzQ2pRRmJwTUM5OWpscVpEdG0xSjIrZmkrQzJ3Vmt2a2FVNWpjcTE0aHFh dGpxNUJ4djAyYlZlQVM2QjhhalJHcUVVMERaZWYrV1dtMVRDSEpIN3M5YlRySVpLOVFHdWlmUGtp UGtNOXVKV3VQVXIxOWM5ZFU1VVE1L0xqS000RHJYV3ZDL0t6b1F1U0FsUytYWllVVllKN2FQblo3 N21HVm5jcFArL1dMWStwSDBML0w0bXNMbmNVVjhBdyt5cko5L09FQW1JL0pWRVBRRDNCUTl0bUdl RnpGTXBaNElOUXRBU09Rd1pqMVZzZEoveXdUT3dUSWNKTTI1clprcEJ1YUFrMkJwc0J0VVNBVk1z RlRUemxiZlh4dnRQejhBYWs4Q1RtL0FQUmRVZVluNzd5MkZNbnp3UDNvSGVMemdrZ1E5Rll2VmpH UjNRYkNsTEx4SHJPOVVZVVVuZFBiUGlscHhacUszc3JHaVdNNDROanRhZE9oSEQrZktBMG9UNzgy cForcFFKZWVuY3VXNjNvbWxIMXJ1WDd4eW9FMVNzODd4OVhZa2FhSUdTNlVwRDc0OXJNdlZoSDQ4 dURZN1ZWM1B4cllRM2FmSmFnSHdBN0YzM1Znekx2WGxGL2VGOTJkOW4vR0tPQXhTTjV3c05DK3RV TndVYlVOdnFIdGh5RHd4YmJnN0o5eG85elBzcHZ4ZGF2TjVNODQxQlh5MGpYNE5QbVRFbmROOXRN MmdQNU9tdStpcGtCVG9DbHdDd1V1WkZJaEUyZ0VtOVZlSXRrbnN6cWxITlJielhoUDFlb1lqbFUx QlNPOUM2eGVLTnFLbzIxQzE0cGEyMXl6WElSV08ya0FhUC90NHFLcTFDSzdPWFo3MnZUZU5lRXVE UWhjWHlPamNQVnZmSFk0dnJERnZjMjRrQitCOG5DSXpYTmtuZGVBR0NpdTFTNlF0dXF6K2t1ODk0 a0Uya2QwSG83WkhxVlJYYnBvN0pXMTg1dE5Fb3kwTEQ0VW43SmZPakRHaVBNaEdyVE85dEVWYnpG SWtqZDhsS2JTeVBldWZYSzEwamV2UjJjSEFEUFBIWi9wcFhqdE5mcFUyL0FSRzJYNjZUT2l0YTdU VFlHbVFGTmdOUVZTSWJ2QUtzK3Y0QkQ4OHJ2QTZWTks5V01La3RXdTFXVXAyaVlwSGUvbldpSHVl MDFtZTBIOGcyZDE3bE9Ia2IwbEhMczlqUlBxVHBWYmhVa3Iyd1hmRUpWV1J0VXRIVVVYZ3Y2akUz cGRxSndVT09EMENsR09YcDR6a3JlRVk3Vm5uTHlTbEkxejJUT09Nai9HVm40T1BHWDVvZmdPVkZX Rm0rMWt6S2h4SW5zTm5kRElsOTZNRjBNcDI2aXhaOHVQZTNndS9GVHJaK2w2alJXOVEyc3pQSHZu UzU4THBmaG40elpycDh1YUFrMkJwc0F0RktnS1dRVTNuUU5JUG1GWjNZanFISXJ4K2c1RjZYT0hE ck53WGFZQWNvakhxeVp3UjREamxTWkMzUXI3cXdKaFhKSDVrbEsyRDIrWGNKNjJGMjNXY0VoN3Jx T0lmUURGeW1yMi9JUzYxUkRYN2F2RkJmVjBkbVFYQXpwUk5zOFJHRloxNkJqSjg4RFY3MURZSzBh SmJRQjdxcDR2c3ROd2pQYnNnYVo3M0UxMjBWcjllQURzVVB3MWlvclN4bGY0QzMva3VRSDNsNllF bmVybk12YkJHQjlFVVRjRDlNNXlCaWJ2UythWDR2cEJrRjByZW52UkRwOHhScTN1c3ozOHRvOHVp ZHR4VTZBcDBCUzRRSUZSSVVPd0F2RkRDQlF6MTJhQ1U4TDJQNjBRVWhqYVo5WUdITEc4TnBiQWRY Qjh6OXBwYTljbFVPWmorMHZ0WlBteDI5T3UvZlRaOHp1UnpFVktJZTVTbU5vWUFUNmw1R2NOMFRH ZldlekxZSDY0d3k5aE1RckdhMmY1MjIzUDZzK2VxZnNEaHNMc1BsbEdRVEZVNElKRDhhMzRzNjFk c2ZIRVgvaUR4OFc5Z0xUMzA1MG5vSngzdGFFdVA2cmlXZ2FVYlFIbHUrQitVUWtmY004emxLSm9H c3dSMnhFT3VjRUgrTmY1aCtrRlhkZ1VhQW8wQmZaUmdCTGRoOVAxMTRJQzNZbW1RRk9nS2RBVU9H VUt0RUkrNWRIdFoyc0tOQVdhQWsyQkcwT0JWc2czWnFoT3U2UDlkRTJCcGtCVDRGNm5RQ3ZrZTUw RCt2bWJBazJCcGtCVDRGcFFvQlh5dFJpRzdzUnBVNkNmcmluUUZHZ0s3S2RBSytUOU5HcU1wa0JU b0NuUUZHZ0tYRGtGV2lGZk9ZbjdCazJCMDZaQVAxMVRvQ2x3SEFxMFFqNE9IYnVWcGtCVG9DblFG R2dLM0JZRldpSGZGdm42NHFaQVUrQzBLZEJQMXhTNGN4Um9oWHpuYU4xM2FnbzBCWm9DVFlHbXdD SUZXaUV2a3FZcm1nSk5nYWJBYVZPZ24rNTZVYUFWOHZVYWorNU5VNkFwMEJSb0N0eWpGR2lGZkk4 T2ZEOTJVNkFwMEJRNGJRcmN2S2RyaFh6enhxeDczQlJvQ2pRRm1nSW5TSUZXeUNjNHFQMUlUWUdt UUZPZ0tYRHpLSENJUXI1NVQ5YzliZ28wQlpvQ1RZR213QTJoUUN2a0d6SlEzYzJtUUZPZ0tkQVVP RzBLdEVMTzhlMjRLZEFVYUFvMEJab0NkNUVDclpEdkl2SDcxazJCcGtCVG9DblFGRWdLdEVKT1Nw eDIzRS9YRkdnS05BV2FBdGVjQXEyUXIva0FkZmVhQWsyQnBrQlQ0TjZnd1A4SEFBRC8veGJ4VVln QUFBQUdTVVJCVkFNQURGQ0JVamYxWTdRQUFBQUFTVVZPUks1Q1lJST0iPjwvaW1hZ2U+PC9nPjwv Zz48L2c+PC9nPjwvZz48Zz48ZyB0cmFuc2Zvcm09InRyYW5zbGF0ZSgwLjUgMC41KSI+PHBhdGgg ZD0iTTU2Ni4zNyA3OS41IDYxMiA3OS41IDYxMS45OCAxODQuMjEiIHN0cm9rZT0iIzAwMDAwMCIg c3Ryb2tlLW1pdGVybGltaXQ9IjEwIiBmaWxsPSJub25lIi8+PHBhdGggZD0iTTU2MS4xMiA3OS41 IDU2OC4xMiA3NiA1NjYuMzcgNzkuNSA1NjguMTIgODNaIiBzdHJva2U9IiMwMDAwMDAiIHN0cm9r ZS1taXRlcmxpbWl0PSIxMCIvPjwvZz48L2c+PGc+PGcgdHJhbnNmb3JtPSJ0cmFuc2xhdGUoMC41 IDAuNSkiPjxwYXRoIGQ9Ik01NDEgMTAyMi43NSA2MTIgMTAyMi44IDYxMS45OCA3ODkuNTUiIHN0 cm9rZT0iIzAwMDAwMCIgc3Ryb2tlLW1pdGVybGltaXQ9IjEwIiBmaWxsPSJub25lIi8+PHBhdGgg ZD0iTTYxMS45OCA3ODQuMyA2MTUuNDggNzkxLjMgNjExLjk4IDc4OS41NSA2MDguNDggNzkxLjNa IiBzdHJva2U9IiMwMDAwMDAiIHN0cm9rZS1taXRlcmxpbWl0PSIxMCIvPjwvZz48L2c+PGc+PGcg dHJhbnNmb3JtPSJ0cmFuc2xhdGUoMC41IDAuNSkiPjxyZWN0IHg9IjU3MiIgeT0iNTYiIHdpZHRo PSI0OCIgaGVpZ2h0PSIzNiIgZmlsbD0ibm9uZSIvPjwvZz48Zz48Zz48Zz48aW1hZ2UgeD0iNTc0 IiB5PSI2My41IiB3aWR0aD0iNDYiIGhlaWdodD0iMTgiIHhsaW5rOmhyZWY9ImRhdGE6aW1hZ2Uv cG5nO2Jhc2U2NCxpVkJPUncwS0dnb0FBQUFOU1VoRVVnQUFBTGdBQUFCSUNBWUFBQUJGb1QvZUFB QVFBRWxFUVZSNEFlemRCWlEwd1ZFQTRJMlFCSGNMSkJEYzNkMHR1THM5Q083dVBOemRlYmk3T3c5 M2R5Y0VBc0hkNGtsOWs2djc2L3BtZG1UM3Y1MzdiKzUxVGJ0TWQzVlZkWFhOM2wxMzI5K2NHWGlL S1B5ckFZOEorSnFBdXdkczd2YlB3TDJpaTE4UE1POGZIdjRUQmt4eWEwVHdKNWcwOHFzdjlOVFI1 WThIdkVUQTN3WjhWTUFqQXpaMysyZmdZZEhGTndROE9PQlRBejQzNEVrQ1J0MnhFZnllMGVOVEJi eE13UHNHdkYrQUhmZlc0Yjk1Z0R4bEluakp5ZnVjU0gyeGdMVTVZL3VCR05TTEJuQWZHSStIQkd6 dWFtWUE1ZjZ5Nk9wN0E3aDNqY2VuQkl3aStiRVEvSW1qczVjTCtNeUE3d3Y0eFlEUEQvaThBRHZ1 bThML3RvRGZDdmlzZ0pjS2VMeUFkRThlZ1I4TytJQ0FsdzVZazN1eUdNeVhCN3hrQU9lOXZrTmdn eXVkZ1lkSGI0amwzNFhQdlZjODRORmVqbjhvZ3Q4dE9ubkdnRThLK1BtQTl3bEF2Y1ByZGZlSjFQ Y08rUFlBMU5yZzdNS3ZqdmlMQjNBLzdiRVNNRDd2OXNabjR5RUhtdVN6Nk9aZDhRejhYL1IzL3dB aVluaTdyNHdId2pONEZqb0V3UzMrVzBZSHZ4UkFIQW12YzNZWUt2Y21FY1Bhc1hYaXlVZEVQQWNH MFY4LzRtOFRnTUsvWWZqY3I4UmpUYXpmcGtNcFlsZzdZMyt0Q0R3MDRBcmMxc1hBRFB4dXBDT081 UEg3UnZqckFxeFRlSmZkVWdSL29tanF6UUsrTVFDeWh0Y2h3RnRGNERrRDNqL2d1d1ArTllCWWdx Vi9Xb1JmSitBTEF6aUQrOGdJdkdkQXVyK1B3RDhHck1FOVhRekN3U2E4em4xSVBQOHRZSE9ubjRF dmlpRjhmd0FILzV5SmFMakVMOEFTQktleVFiRy90clJFZGZZaUVmL1dnUDhOR0hLL0h4a2ZGSkJz L3BralhOMXZST1FSQWFkMmp4OERvQ1V4ZVJIYzRVb09tY0libkg0RzRNakh4ekJ3MWZCMmJ4cVBG dzRnTW9kM3l5MUJjT3pnazI4MTBTMythMGY4bndPbU9JUDd3U2hvVTRSM3dmM1VoZGpwSWphcnMw S09BRXZjdDNHejNPWmYzUXo4UzNTVldwVUk3ajRoSGxTNTRkMXljeEdjVFAzcHQ2cDNJZFQ4Mzd2 UTlNY2ZSbEZ5ZW5nWDNBTXZ4RTRUSVg0NU0yVHZxRGN0U3NZM2Z6MHo0TEtOTEc1RWxCdnZISUdx bmR2TlFYRGsvd0hSUUZYajJVSFVncEU4Mi8xNVU0UE0vaDlOMmltaUx4aWQyclRoZGU0NzQ3bFI3 NWlFRlRvSHp0OHM0NkpoZWNvU240WGdoUGgzcjVVai9ITUJqd3E0NENaRy9xSXA5MnNScCtzTTcy U083UDBXcFhmVUFlc3JTVnR3UlRNQTk3NjVqQ2VwK0YweWJRNEZmNmVvbElldUNIYnVaN3Juc29m YktXckJyRjEzWXFaZHRlOVNoeTQvKzNWUy82K01iUDRxWitESFlsUjUySXpnN25YajhhUUJuWnVL NEs3WEtkUzdTdVh4b0JLZUd5VHl1Q1RLZWpRb0dUNlZUMjFaKy82RmlHejJKakVKSzNZSVVNVWRJ dlR6NW5pbklqalY0Tk5ucGVKZkVPaEwrcFRnUFVvaHN2eXB4UlBtQm5UZlpWaTduNnlSTGJ6YUdV Q0k2dUJlTVNJSTZHUVpIQ0pYYWh2MU8vZXEzWFBaZy95VWJmNXlOT0VhTnJ5VE9SZFU5S2s1QUd4 dk8xem1iS3picjNjeVJ2cEM4YUFObTR6Z2hQWlcvbzQyZHA4UkQ0ZlA4R1k3YmJwTStkS28rZlVC cDNidFpzWDIvdjgyRFlySWgyTjBWR1pDSDdpZE91WnNRdkhCSXJjN3d4aHgrNm1Td2JIR2d6Z2lT Tm1lVy9iT1puenFRRnpPb0xMWlFQb29NQ3RBTnRJMEVKayt4ZitmS09USzFZWEtQMFQ0bE02aVBF TXpnTDl1NG9kRzJlN29nMDBPRXdjV2x1NENtQks3WDJpUkYxTGZPenAxTHZpVzhHa0xtRG1NV3RC RjJhdDB1SHVPMHhnUlBlT2swZWlRYk1aZ3JNUFRSUG1uRFRCZjRVMXk3SU1RcEZyNDJVV21JamlE ODZHeURwOTB4VjdPRmJ3RlkvN2FzUWlkRElCZDU0RHc2SUg4cTB5MlFONmo5c2s2c3NhWGhpR3U5 bWxuR0theFl5WUt2VjQweUpBTG90UFdNRHpMUldWaHlhN0hKWk5iWTlhTVFIbUV4bVdiT1k0bVR1 b2dNSU83T2s3dnliNkl5YlJ4bm1zMFJrWktnOFdtQktLeTJtUjZQWlZvMHNpWmw5ckZ5MGJrcmtO SUcza1hIRmFOMmw1SUxCSGlDNHRBbG9FVzdQY2lqNVVYNm1OeCt5aFVGRm1OODM2NFVBNkkvdnNR RldpMmc3cTlmRVFnQUdNekJtWk1GQnlxdnlUU2s2MDYrVFBzZ2hEbWlsMTh5cFVXL0l1akxEOHRM WEc5VDR3MFZENjhrempJWjZPbWVPbTl2aUpHNGo0anZNN1prS3hHcCtEWjIwY05teGt1QVZhb0VE ZVNKN2xXbzZmZmUwM3BPRnVuYjJ4M1NlYTFQdEVGeFRGZ2kvczdVUURidW1RckVPbHJjTS9TREFM VlBWU3JRNzdHcGxGc3pWdDRKc1N2RkpFM0NyRDRiazNOVDBRN0IzRlpZaklra21ET1hqa0MwaEdR ZWxlZ1Bxb1gyU2R4Q0VKdVFzVHYxV01VN3hiZ0k1Znd6dDE3UkFoSENtL1E0Vnc0ZnkxQW5KdXpn VnN6RDRUMW5uTVFuSEVMK2JFT1ltcllZQzBJMDltT2RVeXRlRVhscUpYYXJwdzcyclE1Y1NJUDVQ YSszeE1WSVFCekJQSmlSRHZIL0pZYzNrWE9IZzdlZ3FqMmgwYkFXUVV5TVRrbTFrVFN1WHUyODlE VkJzakp1TFZlY1NQai9HK1JnUGJqQTl5cGs0Y2piOGdoZk9hcjVtdVhHRnZUOW9WYkJNY0Y3akVI d2JFTFZPalY5dlV5a29leU96QjU2WkdpVGZadWh5SmkrYWdCOWtqR0o0ZEt1MVI0Wm9JTldLc1FC UTY1NENHS2ZIWTBpSUlUUTk0bHdzNGI0VjF5N2NJb29BNHFiak5BR095N2I4NklVc3BmSlpqdmo0 c09qY2M0dlJzUkw1STYxeUtxeEwveDJBUFAxSlBuM2Vhc1FWL1orODFCY0dQd0lwVHF2ci84QWdr THdNNWlOMDdXbkZxZHVPUFFRVTRsS3YxRVZHU1JTTmFuODR6b1lvY04wc25YQmc1RjhQdEZZN1Fk NGUxWUpxTFV3bjFBWGRpbW85WTRwblNibVR3cVhBRUMyQUExN1NyQ2lFcHlFcHpKUnkzWnIwTW5j K3FNODRsZ2lLTndIOEJCYzlUbXpUWGlzNFkyWEczbjdocXZDVlBDTkNwT3lGZ3AxdWtnK1YxVEtw WXlLTGt2bys5UzBvYUNUdUdNdkJ5OEdFSkJIR3dmbGRUT0h3OVZuSmhPL3ROV0xiNXZRV3E1dmpB TzQ5Y0U1SkZOZjF0Z0QvVDlpb0FEVzFheGNEaG54dFAzbGZrcHJDK2ZKd2FBU0lXM2M5RGxKenhm Qk9CRWVPZU9XRWJNT2s5b0FqWkZ1NEVoNnR3dnU4eFQwL1R1YmtzUVBCc3hhT29jc3RqYlJTSTVp cHdKOGFzUlZXVDFPcWRjeU5DYldSSWhHOW5md1F5U2w2eWRML1g3V0ZNdE14WjJtR3psYlZSbnJO NVFQZ1F3VnZuR3Q0L0trbVZiaExDNGRWT1FRNGwxVkxHb3RvTStrY1VCdEIyM1BtOG4wRk5iTjMz WWRQOHBjQVp3Q1I2Y1JjODl4TTg3bkNjMEFUZklpRlpOeGhuMjFhbGxNMHpkM0s3YmZRMHFDeHpp RTEyd1ZMWWJEbGJrZEpUcG82TlJDeGJlSmVlVWkzcGV5bWdTeUs2MEJ3NGRYeFY1Vlo0enlmc1FL SXBQY2poQkxXaFQxZmljTUptYUN0QWg4YzlHS3Vxbmo2VzNjNFpna0hYTnFlOWFxV0x6VURmU3hW R3pFUlByN0d0Mjc0ZzRaQWVJMVJ0azVNejNIajVUUEl2MmVrTUgwTnAyYjhVbTBWeTJFc0Y5am9Y Z1RWODdOaHlRa3ByUVMzdlJ0Z3l4NEJYYXhKRzRxMkQxc3RpYWZtSWl4L1JQRVhEWlFYU3pPU002 Nko2ako0ZSt1NDk2b1piYUpwYWdWajFWYjNzU0JLZlAvN0RveWVXVWcvNHV3aHdMdnBaUWtLT05W MzRmVUJ3UU45czhud2kyYVZQaWwvQnNDTUVkZk9oWURRQk1hWHlvRE5XZ0w5TDc4dlhUbHo2VWhq WFh2UGFqaVpvM05Vd3IwTzc4bHRWTmJTdkxRVURJUGNaZFd0MnYrajRpNGE4VnZKdFBGQUV4MVRn aHVwdFg0UXBNRXBTdmFUVU14MW9SalJobTdtcTVwZUY3RHlFNHpRSVc1R2J0SGFQMXBRWlZVYlZ6 TkI4RzNrWEs0MDlMZUN4SW5LbXlHdm5XZ1hlczNsZytWdGp1L0JiaHg5cFlrdCtuSGJHeDZnRnpT YnVucUlPenV1ZW9mWHVYOW5heDVndTdZR3RGTktJb0NVRCtYR2c1eUtBMUlYbUdLdEJQUEtpMFQ4 MDFaUkFvbVJkdXkvWWhmVnNtNHpoSjFiRkNCTWlaK1V0OUZLWkY2Rll2dnJUdGZmVWNNT3Y3S0d1 alRmMTFBdVhYQW42eW9SMExSQjB6b3V1N3FMSVdTd2lYZXZDMmp1TWhReFRjZ1NGVlFYOVNheHdR cGx1dTFTRTN1YkttN1F1akVsWCtkdkRhVjM1cUh2VVNiVkF0ZnhVSTdwQmQreFFla3IvbHJSVmNS REVqYU1jSHdkdTBHb2Q3ZmZJM3ViMldteHJXWHJ0dWo1Ylkxd0FMc1V3ZjI0VlpicDl2RXRvdmdp QlYzMkZxcUoxV0JmVUhBd1dwc3NqMjVNS2g5NnRWSVhoYkRqV29aVzVIdUUvK25tTEI2UDJNaC82 WWYycEFERnM1R2lleVdmZU5qVnE1RlU4UVBXZTJmZldHOHRvMVZPN0JmWWtHWER1bUFsVDRFRUI5 WGUzV050eUVUbVZGemdTMWZwLzg3Y0JpM0F5QUhGTGNkTHI5VkxmMlc4SmRFRnV6SUYzazdJRzZF b25Pb29zOFp3YTNmbjJJS04xWWE4TkV1REd0a0hkMDYrZGVnTmFpMWo5VjJQbXNmUmZFaTFpNmIw d2toSFpqb1BwTDVXL3JSWnl1ZlQ2cUQ4RVZyQU4yRUtpVmxvUjlrVi9ydWF3WTA0L1c4alpJbFZk Yitkc2srM0VlZW5IMkh3N0k2alBucERjVzNnZlVYelVmMHVNNk5XMXEyRmhwRkpnVi9GQlVjaTlR eHg1Sk8zUGNwdGxrcVpWUXBnK2VPeEtaSVd0empnYkpKbC82UHRIbFhsZkZ4aXhvczQ0aCtKRCtl eXJSeTc3UzczdS9CL1VoT0lwamQyVkYxK01aWHVMakNNeEVhMTBJT09mZ0NtbnFSUDVzYWN4bTlG TndFTnNOb3JqSlZSNndDeW5GZTROLzFhU1M1YWdQbStUUktOSEdwdkx4Qi9zWlhNZVBDQkZIekdz Mk1FZi9uWFVzb0k4aXhKMC9pRmJDK3dDbm9MTm0rOFBpajIwNnpyS3Z6dHk4bGppb0Q4SDVRMkNE OThuZnZnWWFxak9XM2tlSUg5aUg0SzJ1MmUyWmlScnJvQzlmKzM1ZnUxSXJWN2NRc3EvOFVGb3Jm eWRDT3IyelAwWnhHVjM1ZkE0eStUSmtxSzIrOUwrTVJQSmZlSjNENnBZZ09CSENSVWpYU0hsWXpN cDZqYkZrZDBGZiszU0JnUWQ3alZURnVTVWRPNkJic3grSnRvekh4bmZwUnNkdTA2SG9rWFVVMTZm SkdyTWo4VWthdktvRE1QOElVMDJiRTI3WEMwZDhHQVNzamFDVUpyS21XV3kvN29TQzFQUXBZZFRN clY2VzlSSU0rdmZkYm1YWjlCMFdMVXJHeWQrUXhjY0NQbGlXN3NjL1diVlp1SlpiVkdxdmJCOWdp Nmh2emV0VFlkWDh2akM3Q3ZQVjVqRk9vL2VXVHB4S1JCVlBNSVlNdHo0dW1IYmpGZzdpdG1YYStB dEVRaVVzRWUyYzMvTXpkMTNrQ0k4K2M0UjlscUxXQ0JGdHgwYitQc1Q4b0NwR3ZCWng5UktDbzBC WXZBSVZmRkhpWDQ4WVhFMGZDdHNNUkJ2SW1HVWdOM1k1eHI2eWZQb1FyMDZHQTR6RkkrWmcweERh b1ZKNXhrYzRoRENneC84amdSRndrR2JnVTR2Tk5TTlF0Ky9kdkRmelYzMWd6YTBGbm5wZ1NKUWlV cEM3Y3c2SUdqYXpPa05nL24xWjNwZFAvR3gvUWFDdjNOUTA5d2hFcGxxK3o3NWJQaXBydlJqb2li ZHdhNU8zT2VOeDcxeExVVXMvdEtYZ0JtQUNzcURGeVRDWkVzTFNlUTRoT21SRW9md1hMSEpmMXRX T0Q1Slp4QkVuTW4yS2o2dVFwYk1zeElQa2tNbC9YS2hxVEJQa3NPbm5qNDBESzUvQzlyQlpPejc3 NEJNcitITkEvOTQxNjloc3hCR0hZbk5HQStLRFhQbitZMXMxSElPUTFKdnlFcnlEYjBQTnViUjNp QWZ6MC9EMk9raG5nWWNLSVdMbWRTaC9UanB1M09xdWNTZ2FFdmlRYmVIRUNKenpTYVpWUDdseFRa c2E5aTZ0eU1NQzg5Sk5wZ25NUnJGQ096MDdodmdtR3FWVG1acnZnNk93UlpOT0hHSENpYnFnK0pI Vk9lMndSYkU1VU5ndWNjYWpsYi9UWEpPeEQ0cklYcncyUjdmTzNKU3RCSVNyZWZ2Q0VLa2lIRldo aWR0WHA4M0RTZXBpbXpNYUZWVFhocy9GTlU4MFM5NGgyNEFRUHVRZ2lwZ3Y4K3pYVXlHak1rd21i SmdwN3dUQi9kWjYzV3phU1BCdU5sekdEL1hacHNPSDJnNWk1ajI5dTAzSjBuU0llOEVSLzkyanJM dzN5UUFBQnl4SlJFRlUxcDhUSmhvbWgxUFBlM2NYbEpXQ2UyR1VMd3ZRdGZxSll6NUtLRDBCTlNk YjB6TkRYSXVCRGR1NVdVWW54QWdIUVdXSUU1azMxVGVtT3ZDS2dOUndFT0Jqb2pGOVZHb1JTYk1k RlIxS214WDErMXdabWVqakZzNHJ1ZGlRRnNWMjBIYlEwNHk1OU1rWENtdnM1c2hjeWRNbnJRdHRB cUpCbnFkU3BUMHhoODRleWswQjFweldMdHRXSjkvUHVxT28wbzRCcUxqM2hnZTVSalkzZkdEUDVO MjltNzdnREw4QytYdk91OVc2d3ExV0NwR3huaGNvdUJlMklDcllkU3pCaEozV2ZXakEwTWxpbUhE cFEyQTNXa1J0T1ZDeUh4NHFPNVpPdFViOWwrVzBheHk1Y0VRWGNyWUpndVJaYm9udmdPUHIvMW9Y WmFqeEtXRzJKQkNZYU9LTEhrZ0ZhSTdZOTZET3VJdTJJQWFOajBPMGQxT09QSXY2TWJlRjJENFBR L2x0SG5XbUFtNnBubm5STDVGTFhIMFVIS2NUUGhiZzNHOGJqZW5IdStBMjNnVkFmTy9qdHgvNzlQ YzJvZkZHOVVXdS9XamNmL0VqZGw1QWNQcE1odXdtMitCcVR6bzMrYWlMaXhOSVpnSEoxYWdRaElO b2RxM1BsbEIzc3JGNnRaMjVZU0tJTnJNZUZtNGNWRi9HWWZMa1FYVHNNRFVWMGh6TytGTUJoMmtu bjd3L3RYNHRCM0dKY1pEWHh4OUVQUlNaTnNWaHM1WWxjamhQRU92OFJNUnJSaVp4QktXRGtCQW5r aFk1NXgzMTlVc04rYXhucmFDeUhRS2N4WS9sMlRRSW5QVW5XcjVHTkF4OHJPRmdhVjZvY3lQNWdv TjNGeEptUkt4emluR3E2ZDh0dHZBRkJDYy9Zak9RWmdneElZRkJRaklMaVAxZ3Z4Q09rYnJHVVh3 VDIzVnc0TU1rMVNZcUFySkYwV2ZtUS9LSzRNUUxrMm96WnBreG4xa3Y2cG5sZkt6eC9CbVo2TmRp NWhHcnhIN05YYzNyQzBOKzY2QThndE5YWm1rYXNRVHhVcCs5eHpIYXB3N0VIVndnc1MzUk5yRCsz Z1ZYQkhtcGgvajVuUlJsRWhDbXVkd3A2L0taTEtUNEkwNDhnWVBDRnhDOFMxalJ3ODdNQlRFc01u NkxKRzRjNVNWVU9SeDNBWkFzODhkOEUyT0NzaHdaR0FYSytIWDJpWHRKNlJ6NjVzeEwrOTQyaThP elF6SURNUmRJNW8wSTBwYk51RG80VThiVGQ3YXdHVEkrMTZkVHp6cEVIUmRhNTNpaTA4eGNtMjlz ZFdlUy9iSEFIQ2RrUnJVekxqOFh6ZUVVNWFhNW1QTlJoYlorTkI0MlUzaWRveVdhcTAzcEtxN3Nn ZElaRXZGazdweW9WOEZOSk81ZENaQ3dqODVydVJxbXdDQ0cxVFFiamNhcnBzMEp1dytwYmRwa3lT MjZkaUJSRjFqaEExSlZCQ1lXMVdGQ2NKQnAyQ0xXTG00eHllNTAyM1ZUeUJzRE1pdTFWLzY2ck1Q eU1XLyt4dnEvSGZubWt2cFIydzdrT0pYd1VxQk9Ocjl0ZlhQVnBvbmpIZzZld2dtb0xTM0wzUFhK K256L1ZZMFB0RWNrZGFZUjcyRE5DTjdLMzJUdWJ0Qm5EN3BlUDBKMEZ0MlpjR25rY0pPSlVybVds cFpscHZnMkNtMkt5NlFzN3hDTksyVDh1dm5PRW9sOEZBaEpDSmE4aDRNLzBhMnZMdlZtbSs3eTBL RXorODk4bHo0VUVSbWY2N3YveU4rZlVkYy82cjJrc1ZzcmdwdVVxaDRrYXZRZGl0d0cwaEI0UWZJ NGVRNzd4UzZwTnBkU0ttd094Yk5KdEUwRGdzVUtYemVndFRBdnhrMC9iL01LTHdWY3MrOVNobnpk SWhqT1lSMVExdG9mZFdJOXpOZThxV0VLa1N4THVVRTFlMGt6ZEJIQnMvanBmVlNVVEcwa2tJekty SStWT2FGamMzNEhVRm5YM2VxNlZhVjNGcGErQkZ5VW9BcFpsOVVpMFNmajE4SDNGUlhUQldQRndz MGpMWTM0VWtCby9QWkwxb2RjYm1VaGJCNFcyWVhRc05CeWtkV3pyREZRTDlOVDUza3A4K2I0REFL cHJMT09OdHZOMWVXdEZjRk5va3NsdGhoVVM5UmEzWUI3SG00ei9ab1dkWjd5a05EaDVkSnU3cW03 TDhsaW9Rb291WElPdkErSUFBb1czdW9kSkRQK0ZBMWN0UFJSM2lVdmduaTR4RktYdUVKVjdHSlFH bkhPTGJNTEw3ZTR5Z0JyWWc2cGx3OUJidkk4M05BbUlJNVdjVkxhT2F3VndRM1FZY0dOSHlvdHZn K1VSWm1VcDNjK2hITFhmaHc0VWFEVXFxQWFyT0ZxbWJXR3pZR0xJcGRJVEVrZExzL1Zad2NPMnBw OGJMUUJ1VkJsNGlFeERqZjF0WkgrSXJ0elpINFVsZ2h6NkFZai94TjNjdFBhTklqYm9CNTl6UWpl emM0S0hoYkZMYTJGTkJ5V2t0ZEJIb2ZNYmk5cGdIdzZaK01iLzdFQU1XRnM1N3lETzBBMm1pNElu WlJjSHZFRjFiWXBEdTBiY1hGZzFZNisvT0QrM25QV2h1Q21haHdnTi90MjFCQkx4aUpiKzRmeFZx NitCRkVQRnpvMmN1ZWJvSnptQkZWMThmTXFrZUVBNldEcGR0dXQrREVRTzVyZE1Ybkl3ekwxTHh1 ZFhybGI0WVFOd1hNbXhuMkhYaFRFb1lvczZTQkwyek5lOHdnbHJrRVR6andVQVpEZXhqcm1rTTJ6 ODQ4MklmZjlJMERHRDIrLzJ4QjgvL3kwdWRnaXczcUlUaTQvOWtLMi9XM3h4ODJBQXpPTFJFU0Y2 Y1FvNVg1Y3RkMnFiVkZ5akd2emZWQkwzbVIvNFNDM3R2SGRpZU9oMFNMSGsrLzN5dHp0eTI4VXZK MlJMWDVIemNDRzRIZlVjbTR2MDg3QWh1RHRqR3p4TzJvR3JnREI3Nmo1Mmw3bW1zM0FodURYYk1H MjRjNmJnUTNCNTgzWFZ2cWF6Y0NHNE5kc3diYmh6cHVCRGNIbnpkZFcrcHJOd0liZzEyekJqanJj RzlEWWh1QTNZSkZ2OGl0dUNINlRWLzhHdlB1RzREZGdrVy95SzI0SWZwTlgvd2E4KzRiZ04yQ1Ji L0lyUGhZQUFQLy9XQkFxQndBQUFBWkpSRUZVQXdCVHNBbk5ucE13ZGdBQUFBQkpSVTVFcmtKZ2dn PT0iPjwvaW1hZ2U+PC9nPjwvZz48L2c+PC9nPjxnPjxnIHRyYW5zZm9ybT0idHJhbnNsYXRlKDAu NSAwLjUpIj48cmVjdCB4PSI0OTIiIHk9IjkwNyIgd2lkdGg9IjI1NyIgaGVpZ2h0PSI0MCIgZmls bD0ibm9uZSIgdHJhbnNmb3JtPSJtYXRyaXgoNi4xMjMyM2UtMTcgMSAtMSA2LjEyMzIzZS0xNyAx NTQ3LjUgMzA2LjUpIi8+PC9nPjxnPjxnIHRyYW5zZm9ybT0ibWF0cml4KDYuMTIzMjNlLTE3IDEg LTEgNi4xMjMyM2UtMTcgMTQzNCAxNjcpIj48Zz48aW1hZ2UgeD0iNjM0IiB5PSI4MDEuNSIgd2lk dGg9IjI1NSIgaGVpZ2h0PSIxOCIgeGxpbms6aHJlZj0iZGF0YTppbWFnZS9wbmc7YmFzZTY0LGlW Qk9SdzBLR2dvQUFBQU5TVWhFVWdBQUEvd0FBQUJJQ0FZQUFBQkxFdjRGQUFBUUFFbEVRVlI0QWV6 ZEJieDFUVmNROEdOM2cyQWhJQ28yMkFtQ2dJQ0NZcUJpRVlwK0ZqWklZNkZZb0tpa1NLallSUmg4 RmhZR0tTVklpSWgwMklXdS8vMDk2NzdyblhkMm5uM3VQZWMrYzM5NzduVHN0V2RXelpvNTMvUTAv Z1lFbmc4SWZOdDR6VjhTN3Y4OWM5ODUvUEZjSGdKd3pKK0lic0Q5ajRmL0k4T05aMEJnUU9BNklQ RGpZeGovSXB6MStlN2hqK2V5RVBpeDBYekMrM2RHK0p1RUc4L2xJZkRhMGNWL2VPWmVKL3h2R1c0 OEF3SURBdXNnOE8yaW1QV0RUcnhUaFBIVDRZM25saUNBR1MvakhjRUJnU2NKZ1c4ZmIvWGJ3MzFr T00vTDR0OS9DemVleTBQZ0c2T0xkd3YzcGVGK1RiZy9GZzdURzk1NEJnUUdCQjRKQW1qL1Q0Nisv MW00SHhQdWI0VDdvK0hHY3prSS9JUm8raStIQSs5L0dmNzdoY05BaHplZUMwUGdzNlA5ancvM3Zj TDl3M0J2RmU1Ymh4dlBnTUNBd0RJRS9tY1UrYlBoUE84ZC8vNUl1TzhRYmp3M0JBRkVmM3E0STJk QTRQWWhRRFA1RHZFYTd4SE9RK0Q4MEFqOHIzRGplUmdJZkhWMDgzUERmVW00bnhqdUY0VWJRbjhB WVR3REFvOEVBZXZ3RTUvMVRSbjMxaEgrdW5DWGVPd0dXZThVZis4VkhieGl1TjVqMS9XN1JZYXgv YWJ3M3o4Y3ZHMUhDYzU0NVlocks3eWJlMWhTL0tFWTlmY09aNmZzVGNPSEY4TWJ6d05BNEg5RUgr WVVSVXNFVHg4Vy84eXpJZlFISU1ZeklMQUFnZjhUK2ZBM25CekIwOXZIUHp5ZHpiUUlqdWNXSUxC SjRPKzgwRGVMTklUOGw0WC9sdUVRdFI4WHZwMERmcnFmR21ueVh1K1pMLzkxSTB6ampmQzlVWVNu SGdLYityOGdDaUQ2YnhDK2RpRnJtdkxYanppL3BrdDc0MGovVWVIRzgveEM0RnZGcTBOS3Z6dDhE MktQZWZ6ZklzTTlLQVErS1hxenV4WGU2VGVlVGlkcitidUhQNTRCZ1FHQmg0VUFXcHk3TlhyK2Rm SHZhOE5kNGlIQXYwODBiUDB6WVhkc2dOQWJTZmNQcGhFOUp4Qi9TcVQrazNCL09OeXZEZmVlNGV3 b0dTOVRlRlpheWxJT1JOWk5QTjhqUnVsOThEc1JQTUYvWDNVYWZ3OE5nZjhTSGY2S2NCUmM0ZDBK L1hqSmJ5N3l4QnhGeG5lSmQ2SWtlNjN3OGQ2L1BIeDhPc2ZDQVUrZHpuSEhEUFB4OUw4d3lndlhl dXB5NWpLZSs2ZEVHV0VPUGY4MkVSL1AwNFNBWGY3ZkVhOVcxdzlhWXE1RjhuaXVIUUxuQ1B6ZURU RzNZL3JoRWZuejRaZ0gvdlB3N1J6dzAvMzlTSlAzOTU3NTh2OUJoUDlwdUk4TjkwcmhwaDRJNjg5 RTVrZUhRL1QvYnZqYXhSUmdBRjRlY1g1Tmw4WjhhNWpMQlhDZTR3Y3hOemVCd0s0S0pkQXc1UWVO eDNHT1ZhU0dHTlA3cmpHTTd4UnVQQU1DQXdJUEF3Rk1PWFBNNy9Pc3U5OGEvbDhMZC9TRENhVFkv NWhvbU9BZTN0M3pMdkgvQzhONUtHUUpDcjhuSXVnNXhVT09LNUplOHNqN09aR0tGNkFjdUlYZC91 OGE0LzJyNGJ4bmVDZG0vS240RkIvdVlTSHc2ZEhkVzRSamJmWXE0Vk1nNFJNaWVQT1AreUJlSWQ0 Q25jVXpmMXFFdnl3Y0pScmUrMDlIR0ovT3liZU8wb0ZEaHZuNHBqOFg1WVZyUFhVNXZEdWUreDlG R1dIT1BQL05FZitPNGNiek5DRkFhZlptOFdyNDZmQk9yR1d0bjNObFNXME5kMkVJblB1UnZrV016 dzcvNlhTSzBQNG5KMCt2QmFZazM3T1hzU0p0bU15dEFOSVRMV0pYNWFQS3UvMldDSDlOdVBFOEhn UllWakFMeS9YKzYyTW9QenZjTGUzV3hYREhNeUJ3a3hDd2syNzkyWlh4QWdSOUNudmhJeDBoOXc5 R2d4VDcyUmNCNjVkR21vczdIUjJ3KzBob0p5ajhoa2pmOGhEODN6d3FFUDZ2ZVhmV2JpZXJCZ3h4 RFBka1k4SU9tZkJ3andjQmxuNkVVeU13bDFnQjNybzFxTFg5aStPRlBqbmM3dzluYlhpM0NEN1l3 L0tHTmVXUGVMQWVSMGVQQVFFS3BMLzRyT05VbWgwaEJ6NXJjbmlYZ3NBUkFqOXpQVVNNWm8rNU5J YmlTMC85RVRNRnNjT25YSlovd3loS0V4bGU5eUh3djNQa3ZHTTREQXBMZ1FpKzVNRlFhSnZMOXRW OVNjR1I4T1FoNERJUmN6SUpubHZpelowbi8rSTM4SUtZZlNhQjFxdmgyajM0MFFMRERRZ01DRndV QWo4cldyZUxIdDZKMG8xNTg5RjNtUkJ1UHk0NnFMdjZCRjNIN3V3TWZuM2tzZWhqZ1ZmTEdBOWxB UG9OVi8rVktEZjNZRFIvYnhTNFp0eGhiUG1POEIwbHhYK1BNWS9uOFNIQTBzUXhFeU54dHQ4ZEZy ZGdNV0s4cldNbDl4R1JhSmMrZVo2SVB0cGpyajlhNTZQakI0RUEvaHErMXBrNTUvakgrT1VyMExo aWQ2N0EvMFh4YmdUeDN4YytNMEdhUlFRN29pOStuc1djSmJLcnAxeVcvNFRJbTl0NXBTUndobzlp Z2RZUzBTVFFSN1g3aDBEbjU3NGc3dHErdXZlRlJ1QzVnWUE1WWg3a0M3c282bWpHTnRzZS9uWUky SVg0VjZVYUJjQWdGZ1VnSXpnZ2NEQUVDTm5vYURaTG9EN1NBZzR2OFpPaWNYU2QwQi9CdTRjRmdU dDF2anhpTEh4WTZ4SG9heG0vRHZDYWtVOFpBVzh6dVhiRzJLNXJNcFdSL1pJSG8vbmJJdFZPZW5o WDlUanVpR2ZKUWYzMUNIeEZ1UEZjQndTWUpyTXd5ZEdZZStaYnhtL0Z0N052N05aTWpobmZhMzJu czk0eXpLZUF5N0xwRTlKWlBjaXZMdE1jUTZFZ1VaZlRSOWF0dnJxWHVnK2s5alBDandzQjUvbHQx cGczUnVKaWJEOTk2VmlKK0hCWENBRkUrdWhoTWZQMzB5ZHR1eEFCSkN0OXIzTW0zMlUzL0d6algw ZUFBa0Q2Mk5FUFlEem5qek5zRkZBSkJneWp1Wkh4NFQ4K0JCQUxad2h6SklnRlpXREdoejhnTUNC d0hBUWNtV0Y1UjBEV3F0MTB0OThMSCtGYzNrdlkvOGZSV0o1Vnh3aTZtSk1sMzMrTmRJLzdlQWdP YWVZdmpabS9ld1N5akRRT2pxQVlwTVIzSmxsYXo3RWNjUEZ2TCsreDBzRERaWVAxUFNtZEs5L3lX R01iL2I0QWdiOFp3U3E0MmxCeTFDU1NiK2I1d1RGU1p2VGgzVDM0Ykd1UndpeWRTL2VzeFhUVzFW M2g4czlkRzI4VDhheVRQc3NIWVpmNnVUemJCZHR2RXVWc3NPa3JndmVQalRlM3Q3UGl1VThjZ1Nj TEFhYjlkZVBtVjhlYlR2MENTMlNONTdFaGNBbUJIM0xwdlpkelUzNGFwWk8zT2FtZTIyTW0rSjgz dHpBcVBFVUkwQzVpL3VvdDBMU1EzL2dVWC9iRzN3bURVWmt0VmhsMnhXNzh0Y2J3QndTdURnSjJY dEswM09BdzZvN1dDSi9yOEJBc2RGemVWZHNpeEx2d0s1WHcxcmJkd2lvRTIzbjhTMUhKem45NDNV ZmUrMGJPbE9VZ0pZWWJ5S1BJMVR6ZTFmR0pISkN4SDJsTmtlME8vendJNEVmOWVrSzI0aUxaSDU2 UkcvRmRnR2xUd3hFRmdqNysrNHRqN0JSbTZiNGg0aXdjT1JmcUVkWWo2VVdQZFVwUXp6cnBxeXNN VnB3eUxISlpxL3lCYU1IY2R1VFdKcDgxUCtaNUFPVTVlZjV2dktkakpPSGRQZWlBK3hzb1BPOFN4 ci9yZ2dCaWZmU0lYbldpd1g4NGtmN1M1UGtVNW5zVllUbTdORjlqNUQ0dkVIQlpWTlYyRXlqZHl2 dTh2UDh0dlNjbWd2bHZqdGxPM2cvTHlQQUhCQVlFRG9HQTNYMjc2TFd4MzFValo0WUo4SDQ5cHpa akovRXZsQVEvcmR2dWVETVB0cU5JaUNoRnUwRkN2OXVncCs3dllZcXRqMjdsQjA3RVUvbnBRWXFJ N0JxUE1uYjNFeHJYNVg5UURJZkZTM2gzajB0a2IrbDRHZk41RnE3dXMzQUI1cElWcmZuWnUyRE5N ZHM3QUd6NFp4UFBXVzUxLzJQVUcvZFRCQkNlczhldnJPR3o4N1hoZVh4NHhvZC9SUkN3K0k4Y2pr dFBtTzMxMnZ5Y1h1S2F0S2FNQzBvd0daS1pCL0tIR3hBQUFXYXFsZEVpVU5KcXl4dnUraUR3d1RH a3ltelpoYlMrSTNrOEF3SURBZ2RBZ0lteWRaVk4yUTA4YW5mZkw2RzRqVC9iNWp1emI5ZGVPSjNk YnVlTU04NjNzN3BsSEo4YWxaaGdoL2VTeCs2aW53RjhTY1lqSklBM2E2WHNHalA4R1JrWi90VkJn SURNNGlVSFpwZi9saFRQZHVhOVE0NS95ZjkrblFLTzMrejV1V0k3dlBvZUZwUWRvRDRuU2ZocmZI YStybDlxK0tFWkdmNTFRZUJvZ1orNWtKODRhZDhTUW0zUDZMVmwxc1pmSndvaThPR2RYQVRFdEVo NHVPY2JBbTdteDRBbUZBaVNkb1V5UHZ6cmd3QnpRV2E5T2JLZkY0RWZFbTQ4QXdJREFzZEE0RjJi WnBqZUV4S2E1TTFSZ2kwVC9UeXpyd0dYZWRueHErMS85OGlvZDZwRTlLU2VTK3lFdDdpWFR4U201 SDJOaWJ5SFRzYnNHay8yKzM0UldHUEZFTVhHODBnUStEM1JMNkUzdkx2bjU4Zi9hMUVneFZBT2ZW cHJINDJqd1hzRWZuV0hHeERBWitPM0V4S3NUY2lDR1IvK2xVRGdhSUhmNzREMlhnMGpRQlBVeTl1 YVZqV1VuM1E2bllhcDNGWUlQczN5QkVVQ1k3NGRobkxjN1pEUXVGNi9QZXJqWXFCNlI4ZjFqbnlN YkVEZ3VpR0E2YW9XZDRTYXYzdkFrQjBUZUZtMFUyL2FqK2pwemVKZlZld3I1NmYvcWdBY1JVNHU3 SFNrUjNpTFl5WDR6eWNxWE1PNVVSYU9MbjZyUTNTSFRJMlA4UFZCQUovQUpEMUg1cGNpckoyTVB4 WC9XOFdMMU9Pd0ViMTdtT2J2V1k5M2xjZS81eDRDMWsrOXZJOEZ0c3NrbjN2QVhCc0FqaGI0SVpU ZU83cEp2NWUrTmMwNVBiOXRtL1grVmdidS9SRjRIaUhnc2o2M3lOWjNkKzZUeVZsTkcrSHJnd0FC cEdxSGYyWU1rYlZHZU9NWkVCZ1FPQU1DbUs2cUJQMnlhSXNKYm5oblBjN00yeFd0amZocHZkYmF6 dVYxYm02dTVaamxmMXhOMkJCMlJyZ0taclhxcTlUSUk0WGhyZDlRK29iWGpvQjNhWElFTHdBQjg4 clJpOXIwRDZxUkp4TEdQN2RLT3E5RzRPY1BOeUN3QndMNDdIL1NWUFJUclBqeUpubEVIeE1DUndy OHROczk3YUgzcTlvZjhiMk9tVlZlT09LY1lOMU42TFk1RXA4TENHQzBjbDdrQzM5VUJvWi8xUkJn U2xpWmVDYkNyM25WSXg2REd4QzREUWk4WFROTXUrTVVvVTN5cHFpZHozcG1NeXU3UHlYRC9HOFIv MXpLMSs3dXUrQ0xnQlhabXg5ai8wOFR0Vmd2VEdROVdMSUwzMnBuVEtYM3ZtdHRaNFF2RHdFL0tW bDdRWWRZcU5TMFd3Ky9RZWNGS0tXbTFsU24rRWdhRU9oQzRQT2JWTDhNOCsyYnRCRjlaQWdjTGZE M3p1ODdyM2VVWU83Y1lQN2ttdCtBM05ydUk0TjdkSDhoQ0JBUWYweHBHeEg3M0JJL01tak5NRG5u MXJTckhFWFZOWmljem8wWGcyNmN4anRYN3VnOFRMenZWZHY5L2pVeXdnTUNBd0tiSVdBM3I3MTg3 Qk0zdC9MU0NpeHcybDFDdS92dEJYeXZHRlYvVmJoOENPUy9KaUtmRnU2Y1orcUNzS24wYy9yYVVw ZDFvMk5sdFU2OXk2Q21IeEdHcTIyeXJObEZVOGI0cmwyQWZjeHhmbmp6VVZ5OGFBMDF5VGNkZGY5 Vit3Si9JeExjcFJQZWVBWUVka1BnRTZKbTVlUGNwd1UvUmZKNHJnVUNoSmVqeHVMM1AzdHRIYkdy a08xVzg4VDI3RytXMmVDUG9rOEVBaitnZVE4N3hrZnVyQkNDWFQ3MXV0R1A4NmVzQit4eU9VYkFz Z0F6RlZrdmVsNGhZcjg5M0c4TnB3Nm0rQmRHK05wKzhvZlpyWEc2TmRzNDN6ZkcrRmJoS05mQ1cv MWcxdndjaXpQRFc5K3gzVjFoTW95aFhkMzVLTGdMQWdRQTh6cmRLMFVySEtVcVAxMGJaKzZhZVh6 Zm5QK3F6K29MdTFqVlQ2aEcwbmdlQVFKMlYxckIvTytkT1E3citpMDZiZnpPSm8zRjFldEZHak43 Z3I2YiszOVN4RDhrM0xrbTdxM3BkVFI1OTN6eDNmL0grMGM0YkhmNDBZa2pSOFM2QWt4ZHhQam5v bUg0T21IYiszVVRZMUwrbmFPc24wNzhRK0dqV1pUamFGcEVyK0tCSjFpQzVEajk4c012aTVHWnZ4 VFJFVno5bVBmd0Q0WFRscnI0aFNxdzJPSC9nYXQ3dmY2QzFtVDl0WTRjc1FzMUgxdFpsbU1aL3Ux Q3dQckJkK2Nid1BjdFg1NTV3MzhrQ0J3cDhQZUVIcTkxbEdCT0FFQ290TW45Vy84T2RhT3hXNFFB UmdkeHJtUC9wSWc0VnhUZTJVOEt4Q3hWL2tHMFJtai9CZUg3bWFtUERGOWZHQ25DYmtSUG1JeWZF Z0dhYythcjd4MWhGem5aM2NLa2ZYekVNVExoUGZyakoxUStKa1pobk43SE9ERUZHRW5uYkNreklu dng4YzYvS0VyNTZTem5oUDNjSG9WSEpLMTZXc2JZT3NjRXJxbzhDbTJHTVNackxBQUFFQUJKUkVG VUFGeU53ZjdOVWRQOUtuN3RoR1BheVJIUytPbmErR2RGdmN6aisrYjhMeXpwbU9mZkZIRktoZkRH ODhBUWNGdDg3ZEwzT1BlMmVFckFxblRYUHJ6NDlRTEZ1Y1RwTDBhYzRzNmRPKzhVWVhPSU5VOEV6 M29va25vTkhORjJyOTIxYWE4VkJhMnA4TzRlOEc3TlhPOHlkdnpEKy96a3FPYzJiSXFOM3hWaHln VU92cVl3ZFo4UmZKNldaQVJld3B6eXZ6dkt3KzF3UEpybDU0d3BvcThCeDVwVDhNUy9qekhtT0Yy YVo4ZmRIUG90a1E1ZmhiZjRVRnlxNTB5NjR4VGdzWmJIdFRiYW82ZjFndWpGenErOEFDVnRPMFJ6 MUZwdDAwZDhRR0FyQlBEYmVPRmFEeDljNHlQOHlCQllpd3lYaHNsMFkrcjgvaGN0VlY2WlQ2QktR UW1UY2ZIYitWZU9heFI3WEFqUVRyZHpyNzFBWk84SXYyZFVKQkM3b0FyekVORVRSdUtQbjA2bml0 d3dYYzZ3WXJMZU92TDg5QlVsQklLcTdKK0lOTDlVRWQ3SkRhYVVCdWF6K0dNNTd3Tk94bU1NM3N1 N0NuUFM3ZlRiVlJLZmN6OGlNaWtKa3VFbEZOajFqZVJWanh1Q3dTb0xnOTB3NjA5b0hPdFRrSmwv R0d6S0tMdjN4L2J3UW12TXY5R0dGMUpHNktFZzBDcnJyTzl6ZmltSDBHbm50UjMvUDQyRW51bTZ2 ajQ1OGx6azU1Nk9DQjd5OU9iclA0dVc5UmZlb3oxTVdHdm5MQkhndFpxMkoyeG5sb0xaY1F4NFZS djRIOThUYmFGSWtRWmZmM1FFNEU0NDIrV0lCUHhJT2tsWGxpQnNYUEMwdGQvT0VXVWYwc0ZGckVQ UVYvMytsZmpuSjcyU0Z1UTRLWTBpYS9hQlo5U2wyRkFQZlROZjEvSzQrRW5XcUxVVHNGeGJ2OWE3 eGpETGpuWmNmc25vWEl1YnRzMFJmMzRoZ0orc2IwL2hpMjdVdEJGK1JBZ2NoY3dnMjZueisxOXow UHZSWEtkMm55YjJxdzVxZDIwem85eDFRc0FPSW1hbmp1NElKUk1HenNXUTJUWWhDZk9Gb2NCSS9i VG84UDNENWVOMlpyc0xIL1FzZ1lEdjRoSmwzejNTM0VZZjN0M3pHK1AvVHcvM1dBK1RSOHlRL2lr dTdJeDRMMHdCaGxBNjl3N3hyejJYR2trdmVaaGZ0b250cmwrYlgrT1k5ZHF2dkZmM2I3aERJVUFR WUkzeVVEOFZCay9iT1R2MEpVWmppeEJncmsxWldRczZjdE1Uekd1WnViQzVBMGUwWmM0OUp0QzJO eGYzWGdTenRnd0xrOGVlWjRURE9pN21yZkJhVGRzYXhsZUJlYTVYTklWU21RTEEwUW8waHhJZ2hY NkNMaXN5NXZ1NU9jTHk2bTJqWTlZOGptNnh4SW5vM1lNMk1ZRy9penp3UDd2MkxCU01RZGVVeTc4 NEF1OFNqcklpdlB2SDJKVy9UK2dFV0N1MGwxUlNCRzNoY1ZsRDFLWXByZkVYTmUwV3c0NTI5SlE3 bFBUbjRJUmJoTVVZOCtVZ3dNS3Z0bzZIWGxxM3Rmd0lYeGdDVzVEaDNGQWU0dncrWXBCak9PcVlR TGEzdzcrS0toaWdxeGpJSXc3QzduTGIvUmUwQ1J2am1HVzdLSmc0dXcxTXpQOTh0RUVibmd5bkN5 UHRUa1R5L2ZNbXowTHFDRk5LWVpRL050SXhNdUhkUHdUYW85YmZmYU1yQXBoSVowRHozZDRzNm54 bE9PK0ZhVXFsV2lUZFBlNHR1QXRNL1BOKzdYdGdRTGZzNmpISHhTRFhMaDVpYmxQbU9BTkxjWE10 enM1VWhjTlJZVXdmVTltV0tUNnEvYllkWnNOMjNCNWJFR3ZIZGVuNE5UQTQxbVFLZlBtK1RDNHp2 TWZ2M2ZDdG5ZYzhXa2Y0WXRHbDMrb29sbzdZVGE5dGJnbkRxVzE1Q3N6ZVdOdHlVM0g0cndyN3Z6 UUt1blFOVFlFdkkzclN2bDE3eDNMRU9SWVFQME1nSEFIZjdyN3p0WERkMzQ4MHUyN2gzVDJVQlkr MUEyY2NxY2h3djgxZmlCRWxya0NMSW5yL0VCeVd4a201ZmwraEJMWW9YVnJoRng5Z3pwWG1iakxv NXpsYmZPQkYwSDczSnBnbjFmWFNNdCttZ0xzODFCL3VNaERBaDEybTVjdTIycTRmdU9ncHJKL0xR dTBCVzI4WjliMWRUekU1emp6dmJiUFdnK3dKWFpsMkJKTmh4OFA3ODZ1VHhtVmY2L3p6U3prSGpW RkRDR251N1FMVDRqUDliaEVBVXpnQ3BCM25yVDJEcFhOekJBdm55bGxtMExScjB4aHFlNGlvODVm bjdnS0FKd2JHUE5FLzRjTk9oWGp0YjA4NG1ZUmFOeG1pbXJZMmpIa0QyeVNRZGhjd2xMMzZVMHpt KzBYaHRHeHhVM2EyRmNuM0R5Ym1QdktBQVdkTmMxZmx0MFcvaFAzdzdwN1h1UHYvNG45THNEUTNI V21vdFFqdld3Uit3b2cxV052NHZqVnlnYkE1N1J3cldCai90VGc3OE5iaWthOXNYV1B1blpITmRp bTAzaTBpYnhUTzdnK0xGZDgvaFljUGpQUlhDMmVlcHF2blFGM0FsdWw4bDRQeFhkUkRhZlQyVWJm dUprWjA4WUVuT0hPaHVreGJiT0RnQXF6SzRGaEhoaWhMNEFKQ21Iczk0TERhSFNZWTNqYXZhdnFh TUR5b1BqeGhQaVpPbGlhdnRrSEJTVUNhbXlQV1U4dDhVY0xWZHJhRTRXNFhNcloxektFcEhOaVdQ U0lPRnVacTI5WmFQc1AzdEJiUVdYaWU3enVhWDIyYlcrTG1LcnBkNnhER2EzeHJHSDEyM2w0OTV2 dk0zWHV3Smh6L080VWFSK0hnS0psazcrbWVGdUhxenBrVHRaMnRZV3VLbFlKNkxNd0ltT2FzdUhu ZHdvN2xndmVVUCtYd01HM2UrN1FKQy9FY1F4YlRwL21TOFZ2MUtZdDZZLzhka2VnNGhibFJYUzh0 ODgxSk5EK3FibjZzRTJ1Tlg1MjB6WTBkVU1GN0pDLzhzbWd2OGE0NTJINTN2UEE3UnBtdCtOMjdx YU0rSGdQUGdZYUlTd2VIYVBidUVaZEhRWE9YY01hL2l1dThwN2JoQWVsbk5EdGJ0ZDFvczI1Yk9N NDJNREl2Q3dHVDhkd2VYTTVWaGZIYTNsR1gxaURLMlFmaVIyTmQrMWtieHJnZ05HNGt4MWd6YSta WEo0MVRwblhLU1dNbU43dDQxZzRveWxtQUZyOExkajRqNG9STEFxTmI0Qkg1VDRrMFAzbUJvVkNX T2JhTDN6RHZXN1RYRmowWTBxb1RScDIzY2E2UDJUckc3ZE9qSDJQQVpFYndaRWZBR1V6bTNuYXpw ZTF4bUdNd1l6N0cvUFBsMFloTHY1enRwTkNJNkZrUG9hUnRvQ1hjYmY1YzNIZWxDRkhHcnE5dklO eHpDYXVhWjNlZldXV21tU3NacnI0ZGpaYXhxZm1YQ0pzRGppWm8yemhiMDhuTWs1OE80NWpobnM5 U29VMDNoN2V1VWN4VmJjYzN2Q1N4c0hZSXQ4NXRYcFA3Z0FCQ1Q0a1Z5YnNmWjJDdGV3MWc4cG5Q d29Od2lLTW1kZ210VFJwNWVFWTU4SEUwaHRDZUR1NlJ4OWt0ekhTK2R2bWZGNWtVUG5CTUJCY2ZE QTlsQkJ3QjczTHdiSFdacGt6UEtldStBSXdhSEwvWTZVSUJZOElJL29FbzkyL0NtU2VFYlAyd1hM REwrdG1SamptemcwRXA2eWdQdkczZVJ0YXFSMTN3eG1CL2JkUXdEMW1jSkU3MkUzYnkwSWZJUGxH a0VPTGc1TG4xcFYwV1BPcWthODJWTTMyTlQwbWJZNmpsZmVNbGhXQXRmMjZZVWdvVFdkdUJ4ejZu Sm5UQzVnUmxEUUdRd1BLM284emZDWWZlK3ZsV09EK2l1eC93YnZHWDliQzNRY3FJdDN4VzJmdjl5 Z2pQS1ZCOW55anlvc2VhU2JvdEh6MS9VWUdJT0NKd05LNkpaaGNmU25ES01RVmQySmZqRklmekti MkUwNkZCMW1UR1d4OS9DTWZWZERpb3h0ZUU0YnRhRGo0MG5wcDJhMkdDM2hGOFZyNjNlVDJIZTdK Yyt0WVduQVp2dzUvbUpiODZhZktuSFBvQVQxb1gyZTQ1dm5id3doOFdqY0JoZUdGNE5mRnU4c0xv U1JRNVVjVGloU2xSV1hsS1crUFU5MjR1MUZRZlA0bW1vQ0hpK0dENStESmpvaVNYZHc1ZlNLYjcr VEU0L2NCMStrYmpQelBTMEN4MExZSVhlZEErK0tvMjNsTVUxL3dSZmtBSW1Cem5kZ2NSOTdTcmhN aWpiZ0MxYTVTRUhuTmFDY1NXOFNOOFROd1FtVDBPMDZDZU0zSnVNYmNMajNndGpXRXEzMExITkZy ODJsYk96YlNRb1g2RXdaZTJuK0NKQ1lBOE1YUHlMREIxbGh6RTQyWmZCQjZqRDJsRHJwQk45bU9I emhnZ08yYmM4clJyQWJmTWpQUzFEclBpTExpeGV3OU9YK3BqdHZqbnVIWW4ySGpYd3FYdDEzcXc2 eWtkak40ckFuTnQ5WDYyeDBVNHpwUkcxYnNIRTM4WEtQK2tZVFpMMG9NRUVWODdsVG96bitvNnN1 dUNxTXBMQndZRXdZejNmTUpqbSs2Q3FUWnRLYTZ2V2dZRFI4RlYwNDRNRTJncDFleHdIK0hlTkFi WHR2T0drVGJubUVtM3p0R1IzazVlTkxYcklSd1NSRlcyTnF4RENxbWVvR2FIUXptT2NNU3ZEZ09j Y2ZETDhEbStYVnM0NkJ3SGIxRmV1WFRTL0xZTHZuZE1oRGM0MlM5T0dCTmNCZGRXbk95aU92UUlE a1VEM2lZNncyUXBCNGRFZFBIQmlGT3dVbzY1aWR6OE54OXJQeHFSUjhudHhtTktRdmdUSHArRHY3 V3NiblhuTUpIb0pxYTN0aWZjN3VoSXU2VHIzWnIrSjZQRGJ3ZzM5MURJK0pibUNmcEgrUFd6VWI2 dGIxbng0Rnc3VTNrRVRtM1YvSE5vcHU5bk4xQjcrQ2dLSnVHZTgyNkVsNXBuTGxHd1p4b2E1ang3 eHRPbnhOb2l3R1M5YzN3Q2RDckI0YU9XRHNLaGJmdDR2amxla3JEVXprODBkZzV1YlIvaXJjRHZt MTZTQnVuejBzNnZkVlM4ZlU1LzVwVk5nYS9iMEFqNlJvRmovZTExOENvODZWY3F6SFg0YU1NUVhs UVV2K2dvSmh3S0YzaW54T1BHQjhmNjduQ0Z1WWtYaHBNMTRxSmIvcEtqWU1STE9jcXBUYmpHK3RP T3VQZEI1OUVRL1RqNjl1YlJxUHp3VHBWL0ZOL2liRUpaMS9yeGZtUUYvWHNuditaeExxNmJHMHVQ eHR6NitwbDczNXZMVzh1Y3pMMVk3OEl1NVNIY0hsTXBiNnY3cWFXQ0c5RDNFbE9Fd1ZrazU1QXND RUpQYWZwa1FjdTNDREZ5Rmd4ZldhYnQzZ21DVU1jaUloUmpPSHE3SDhwTXVMdGtZN0hEQnNGSWdB UitlQVFnVkdZLzd4dGh6UGtiaHc4aFdiQVVEUmpMU0xxN0pYNk5kaDVEQVBGZ0hMMGZwUEthMFlB NGsyNzlJTUNZWkhtUUVCTko3eGZGVG5iaytYc2NwcGIyMUh1QUkrYXF0dE16UmF6NWU4TTl4TE9t TFl3YmdxSXM0Y0d1bS9DVWc2VGJQSVNrOWs4eFJFbVQ4d1lEUjBHMjFIYmI3aEZ4WjBDekhYTXZ3 M3dNRTBaWU9CMGhhbzY0VTFnbHZMS085MXhTRW1UWjZ0dkZxWEZyL05MRXd2ckJTQjdoZk0rMkhj ejBuRU44VzJkTUZRN25obW5ZOHh2QkszQllyMDM0S00ybGZjTTZoNVVuQ05mNWNkUTlLbkFFZ1JZ T01qNDdIUHBMQjJmQlUvQUhCeWRUVE1CZmhDSkNzdkVxNzZmTDRFby9pVWxodEpXK1VUNVltM1o2 NEZ0TW1pTXdsRnJHQmxmQ1paaFl1Qkx6eUJRVUhkQS81ZXpjZWxHR28zaXp5NHl1aUJzek0wNTBK L3RCQjV6RjluN0dndTRSOXBWZmduMXZEbGxQNnU1eHZqMjYwTlp0NTBpYmYyUWNydW50Vkg1RWRF S2dEVy95d1llQXJXOEYxcldnYnl5L3BtME5VOUMxc0RCdnQ3YVQ1U21RaE0xcmlucmhLY2VDTHRk dGxtRnBVNyszT2NsODI3dHEwL3cycDVuVFo1Mkg4dUVaQXFEK3JIdjRVWmp6TG5aemhhdGo1ZExD dCtiM0ZPOTIrSHZyb05acnc3MCtyUEcyM0szRTRUKzhianRlY0dmZHVlUW9ock11dnNVOE00Y3li Y25IVDlsQjkwMHB4T0U3U3A1YVQzdldKbndPdnlzckxNMWFsWjlyQ1U3RVg1a1BsR0sxblRWaHVK d2lUUHZhaE1PVEY2WVVoOSt0Qzd5d2RRTG5WVjdZVHZsU1A0VDlueFdGS0NqdzBOb1JwemhJM0k2 R3VQY01Qak1PZnNLYUhBQm0wY1N1eDdxM3Z2UUozclVSOU9sY1hGZmJhOE85OVlOMnRlVkcvSkVn QUNHYzJ6VW1xZGZHRWxQU3E5TkxRK2hweXpMdm5GMWhadVJNWFN4Nmk3dmRpY1JzWXQ0d1dSQUFZ Wnl2ckROTXRHVVFoRElXcWpGWjFBUzZMVUkvQm9yQUJhbWRUcWNUeEFZeHU5bThYVFRNZmhCcmlF Qi82ZFlJVlJoTFFwc3hxc2VNRHRKcHpRTXhUSGIybWYxQ1VNcHloSFVtdXNKN0hHSU94c2JPVkxt MkxhMTkxejE5dEhVSWpwQmVtNzRtem1TTG9HK3NFREM0VE5XalplNk5IeU5mNjBEZXZwODU3UGdM Z3ZMbHRjQURoaEZiekI3VHN2cHVCR3RFcHgyS2RUSzNrNGlnVXhUVWV1RGZ6cSthUHhWdXY1bGRp U1B3MDFSL3owczZYR1BPRVlZeGJWUHY3ZGNZOGx0aUNMKzZLV2krRTZJbFc4ZEhNUTUyNGVCa2xs Y1lNTHNkK2tpSDRZTmY0V0VPVHFhb2hUT1pZY0toTE1ETVgrTlNENU1CbDIvQnlXWnZ0bEFBQUJB QVNVUkJWT2FhWXdGMlhyUkJNY0tFbkZrOXZDQXRIWk5XaW1FTUZZVktwdHRCNmVHRXpPY1RlSmha cHZET21rQmJjS1g4ZE5weG5PQ0RJNkZWbE83QnlVbXZvcm5OVDQ2MXJlaUlRWnQycVRoYWx2TXor M0NtbHFJdDQxTytNdWdOdkE2bjFYSkhDYjJFZzlwdWk4OXEzbExZUERKZTYzVkphR1hCMDdaSEtM S3VNaDJ1UjRmTmIydll4WjNvRzBWRmxua28zN3kyU1lMT1d1KzFYeFljMW5GTnMvWXBSV3RhRFJO aUtBdHJtckQzNVc5eHZoa2FXZXZBQ3pWK1MyR1duWlNpZGN6ZXo1RkZ2T0NTZzkrc2ZVZTUwSkJX a1ZUYjdZVjlOd0l6WE93WXF1L2U0aUVYQitLMzRYUDRYVmxoYVFSem14UTJ3cXlIN0FQT2Y4K0l3 S1hoclhyQWdvSWplV0dXWUhPOE1HVnJiUmg5bXVPRnNxejN3V09KbzEwVXVSVFFMYjIwOXRCWmE2 QXFsZFJaMDQvMmV3NnVBME45NHVkckdUU3RwV1UxLzl5dzlZUC9xKzFZbnpVK3dvOElnWE9SbVFY blFxUGVLN1RtVWIweWE5TDBRYk9vcklsODFBUWk1TFJFR3BFd2FmVTE1UWd6ZHB3Z3kwUmVrQWlF YUt4VDlXcTZZd0NRcVRRTDNLVTE5NHRjWXVQazBXclc1S1V6bVV6bklFVUlXejJNSlhOejRTbUh3 YXlJbFpiOEtBUkI4TWl4Nk45N3QweXU5SzNPVGJwYjYweVZ4OGhUeEJEUTNaMHdWVTY2YjIwT0NL ZHJrVjJtSTN3dXh5TkVMVEZ3V2VjU1B1YldEcW1mQ2NRRVpoK0lZV3V0Z0RHZ2JNb3lQWitnMWFZ Nzd3eU9iZnJXdUhWNDFGcmYydmRUS2s5NHdOeFQzc0VqVSs5V0wzWkNGekFrdFN5QlAzZjRmWmM2 ZjJxNWM4UDExMWkwWlUyMVk1RmVuVFdGZWNKc1ZhRWZBMGxRckdXbndrd2hNWnJ5dFVIWW41dkhC SmQyeHdlTTFaOXk0T2JYT3lpT2xkRWZuRHdIUytjdUtVU1U1K0RudWZMS3RIUk5XdElxNGEzT3Js V3ZqdmZwcFY4aWpiRFF0a3Y1QTdlMjZYUHgxMnN5bWUwMlNZZEV6YUc5RFZIdzJNMTB2R3h1RG1x L0ord3lnWmRYbmZsSytXelRZK2tJUksxM2RKZ1ZsQjFJTzV3Mk9HcjdGUWRsT2ppcWsvSFdwM1J1 ZVZCMWx0WmkyNDQ0bXNPdnJyZVdhdjQxaDkrak16ajR4b2FEK2JEa2xNT25tVE53YktlNVRVazJC eXNQQ0NjdDRYYjhwM2xpYmxBQ1pJZUVmbngweHVkOHZDZFlaTitVU2dUaXVUcndBdnljWmNnTGMv UlRPYlNHa2tMWUhHU2R1OFRqdGdwZDhGYi9DR2VOMVhiT3NkYXQ3VXlGbjlyNm1YclBtMDNIMkow emVNaVdlV1hiaGgwWW1xWTJmVThjNDVWSTExbDN5R2RQTzIwZHlLZmRNWEFSVlZ0dUttN25uQUlp ODJrTGFmTXlQdVd6V0hER0p2TnBXK2VRWHBienl3U1FpRGhHWjQ0SUtzUGtLWlVLNG5hVitFdXVX bVpnUEphUTNGSjdtUS9wNW5lVVZ2c1IzK3NRcFZxWGdGRGpXOE9JSUJQSUpVVE4wcU50R3pFbDJM ZnAxeEwzYnB5MWlZam11REJNZHRRenp2Y3V0WXkwMWxGeXRXa0VUSDIwNlV0eENvWmF4bHg1U0lH aTl2MjhoWm5WcDltL2QzZTJuRitkRy93ejdsc3RDWjFaZG9zUFI2UlNJZXQ5VkFaVytIYmpjNGRl Y1lwWXU1bkNjNDV5MU80dnl3RGxXSEJSN0FyUE9kWm1jS1F5Qkl3bEJSbWNYSmxJQ3RrMWE2VWVm YkpMc3lUazlzNkFXay9HdWNlaDg3MTZsSzBZNFY3ZWtXbE12ZXY4MURZZW8rNWlTMXR5NWxlbCtl YktFWUtNZHEySnBmN1g1cHNUSE1HY3dETlZEeStSbXlGWkJvL2dDRi9HcjlIM2JwUVA2RkNPRC8x cHY3RjMrVk5aWU1KM0NWbUxNMnhVYUgraXluT1JiRzR3ajI5ZmxnVVYrTGZwRHhHdk5FUi9sSmRy ZUY5bGxiTlJZVTZJYzNiSDRWVGhPYWZNSGw3WU1hcHNGMzZmVzR0a0tiUUd6VkVIajI3OUNzODVD cjNLc3k3UmtMbTJhaDdlcVZvT0dQOGV5N0RhNWdqZk9BUk0wbk5ld2JtY1huMGE1cU1FeFlva2po SVNqZGs1blZ5YzRsc0pOcVRabnEramxVZjh0VGZsTU5lcGFWU0dJTTlmY3ZyN2t0UHBycGlkMnRa RTZDN2oyVC9mTmM4QlNvSllJUmJoSlZjdEJ6Q1hTK1hYNXI5MVUvQ29YM0JvNGZCUVpxYStkZk5L SjZhVXZsT2JmczF4d283elh1MFltWlAyTkxaWkRrUEJQRFRqNmE4NWFwSmxxNC9ocTNHRWZhNy9X bmFFejRPQWk1MlNhUWIzbmtEcDByanNCVE54aVhudXZwR0tHNDJGR1duMnU4WjNJWk9kb3l5TDZX V05rL0dlVDZDdGd1QmF4UzhHTUprMVFvWjRyLzFNZTlzSXBGTEJUczVhWWZNTG8xNCtxV0RJZU04 L2l2Wm0yMU5NcUo5aHBEalBjcGZ3MFRJWHY3YjRnZFhEa2xLMkhZLzVWYi96RWgxdDYwL0ZDU010 cmpwSHdUTFZUNXR1WHJkQ3N2VnlpYlhaOW4xMDNQZXQzMGI3ZG1HWHZuRVZhdFRobko5ZXkrOG9u dzVleS9DdCs4emdXMTdJOFlnbGVGN3l2UjFicmUxYjJ5My9WdlBic0xIalpUTWQvOTY3dnlIeitS U1NkYWRiL2JWNHQvTENhYWF2elo2ekZ1dm01eFlMWjNST204YkdQOEsxaWpEMENaNDZvdTNSeG8x Q3dJSTdaK2d0UXNtMm5Odko4RGsrelg0OWgxa1puM1BhVlJlendrOW5zUzN0YUdiWjlDR09YS3pT WEtpM3hBQXhUVktXVTNjdGNhN2Y2Z1g0YXVXbGp2a3RzNlhNMFUrR2wvd3NTMFBwWFA5UytUWDVo TXE2RTJGbjVTamswMVBVWEpwd1U5clU3NUV3Y0U0dHc3ZmlXOE5NTE90NHdaVFNycWExWVFTdVpk RFU2d21MYmQwMWNkK3daYUxYMUJ0bHRrRUFRMVFaTWFieDdUZGswdjBRQWt5TGt3bkZXM2R4NFdU ek1LRkFnZkQ5TXpMaFUwYW1JSzdJV21ZTjdKVG5DT0p6Z2pZY21Fb1Y1Ym0xVmhMNlNTWEdsUEN0 dlhSb1N1THhUTE9lTXJ6VnI0eHZyUXQzVVB6VnRLUEQ3ajU1NzZaUkREeWhya2xlaklKLy9jNUxk SFN4d1djRndQdFo4TjQ3Qjk3M2pTd0VlaWJObE02M3VMdmRIdVh4NnF6RjV2Z0VNTzRwM3V2T3JI YldPdTFSUE5UeXQwaUQ0SXZLWitiNzRPblc3RHBuK1NOOUcyRXR2OUFlVTEzVG4yTzN0Wno3VDNx OFdKYkJDN3NNTU9NdFhzejBubTgrU0FlM3BUVUZEMUpBS005TjRVeDVyVXQ2UlFGNTFQZUJrL0xv bVA3UXA3WDBSdms5THVGVjY5N2krcW5qZjFMaHVZV3k5S0tZUUNaOXZYSmJKbnV2ZnFhNXhNVU9q YmdkUjJlZ2hjOTEzdHNsVnJVZGlHVHI1TFNqVXhFSVpxSmFKTlQyaFRGOUZlbGhvbDlmeGtxWDQ1 dTBDbmpXam42MC9TeDZzdkI5cjR6UCtha3h0M2puR05pNU50bzhTQmV6bGVtRXlUbENudVhXK0JC YkxZY0o5WDFyMnRGaHNHeDN4ZTMwclRFRFBub3M1N1lIWG0wYnpQbHAwOXYwR3U5cDF0WGJzN09p M1piUmt0WitXMmxITy9QOG10elI3N2ZVbnAyQWVyR1R0ZE91ZS9pa01ndm1qSEpMYlcvTnI0b0hk VEZDVzNhQTFGSGVXaFJPWi93Wjd2a1k1SnBlZnhXbXByZGg4eVp4Y250QlVsdldHT29jRjE1U0R0 YzIwQmFLMHZiYjFESVo3cTJieE90Wlpvc1BwcFhPWlYwMHhpOFdaUHhvbnltdUMwWnJ1NDdEd1RO b2IwMWZFMzYxcHRCUmZBcDRtNnUxZWJDcDhVdUU2NDVpdG8rUHlmQ3QrTDV6YXkxbURTOHBkU2lk S1lUcWU2NnBWOHZYc1BWYzQ4SytMZitXWEl2VGpkMzhkQzVkK0RFY1hFZjVtbjFUWU83aEFkdE5Q OStITWlIYmJYMTROM0cwUEx4d2krK2w5MXpPQjNOcWFheXR3cXJGTmIzMk13MHRFTjVySGFsdTY5 cGZUMlBTMzVZNU9vNG53QnZVZGl2c2Evb0lQd0lFZktDanV6MUttQ05VdVR3dHgrZGM1ZEtpeTdK THZzczFxdUN0L0I2dE1HU2piblZ6TUlWQTJnWGdqb0k1aEpWdGc0Y3pxaTRNWElLRGZqQ0lXZGNp N08wR1pINzFqZC90MTM0Q2NBOVRWZHZLTUdSZnh6TmxNZ3M1MnozSEFBaG4vVGtmNGFqNWtLZDNx R2xIaDUzZjEwOXRGeE5xZDdHbXRlSDZUcjVubS84WThkNmxUOVpDYjI3WDhSMTVmbCs3NWl3L0hT SmJoY3hNUDlLbmtYY1JFRlBIYTNCdUVYYXAyRnFHNUFoWXVCaXN0dU9NWjQwTHU5Q3VLdXpNL2FQ bkwrYTl4WTF1UnRiL1ZvZTVyWFhxY1lTYUxneFh3SS9DNmV5TzJiSEorSlFQcjJHaTNkOUNLSjRx SjcyZDN3UkN4dy8wTDMvT0tmT0JVY0NkTVVzNEpvcWQ0TzBXQnRxUXQ4ZWhOOVpqcjY1TFFDdGU2 NVhaazJaK1VVUlZ5ekFXSCtiblZrczgvYU94bGVaVG52U1VtcjZUYjQ4R21aUHFMam53YnVGekRy eVgrcE5QaWQ3aWFFcVpMY2NldmFlMkh0c1JVQ3QrTVI3emx4T2VjdFpRcjE3dkRvdXBObXA2VDBo citZdGEvbHJEenJxM1k3Tmh0bWZkdE8zc2piY2JCSERaR3VWbDIxOUxJOUNpT1hwcFBWZmVFNjUz M0tGdHR4ZFgxMldoZnRtalhXdHRlV3V2cHNHTGpvclZ0RjdZR3JTUjZXNlhWcG5SSzc4bURUemFE YzNQbktnSWo4QjFhOFk2MGNSOU1wem5lOXduUk9BVzEwOE0rMmsrUHREUmI0Ync3ZDNscTJOeGta amZSSmJtZ2g3Q3J2QVJ6bTVIMVRaYXJLMFo2NXArTEt5Mm5NWFRwbVVjWStBc1RjYjViaHRsV3Vo ZFh6a1NwcGduZFprdnVhaGtpYmxVdG1yMElMeS9kanFkM3ZkME9qbkh5RTMxOHpsUmhsS0JBQnZC UTU1VzI5aWUzd2RIUnpkY0Z1WnlRYjhXOFB1alo4Si9lTE5QRDBscWI3YlNRaWJZVUFwTmZjdWVz TXRrQ3R5bm1pWWNPUEx4VGxHQUNmMWMyU2p5SUk5M1JBQnJaNWdzTiszWHREYjhiU0toM1pHSnBO TTVHdXFXVUdEYUxpbncrN1l1OG5tSEdEakI0aHJjeTJJc0x2RTB0Z2hlL05HUFgrL0lqbno3SGg3 RTdMVHpoUFZWMWp2Q1I0dnlobVB0WVJUY1VDKzh4V0hTMnJGS20yckR1MW03TmQ4NmRTRWZuT3hu endpTE5UL0Q1aWVGRVp6Y2cxdVc0eXZiam9PaVFGM1dRdnJCZkNuYk9nSTMyQ3lkSTgxNmNBczZu SEUrR3NEZjQ5Qno2N0ZYRng1NHJWN0dtV2tzKzZvcFB4cU5pVzR2YVYzYkRaeFZhVDd6MlZiZzhM T3BkczAvSVJwRmcvd0tRN3VESEZrdmVjQzcvYmJtODBzS2JrekFoRk8yb1IxdFZlbnRyOFQ0Umtz bXdlYVpqUlRXTkZQenV1M3IwdkdwWDN0WlVtNzVYdTNZV0FXWXIyMzZtbmp2bTYwOTNyT20vWWNv WTE3VTQ1ejZ0SGJhKzZha1A2UnJOeGJnM1hiOXJSbFArNDBvZmRxMDJvNjFpWlprR2p6bzJKcGZj TUVIVXpaUkxtWis5ZkhDY0xUTHdtdDZMK3g5YWpwY2czNzU5U05IazN0cldIbDR5VmpnZDVkRlN6 dlhXZGNzR2JJZHg1WFJrSXp6dlR0bEtzczB1TTVZeGMvaG5YdDEwVDM5RFhjRkVKaGJLRXZEczVC NmdvRUZ1RlIzS1o4Z3duUXZ5N21nWjRtaHlySnIvSlpaeFVpMUMySk5Pd1JEQzd1V3RaQnF2SVlo QmVmU2FwcXd4VWtENi93ZGJhSXpSOGtFNWlKQ3hNQ2cxWENxM3pydjBtUDRDRGUwaVo4YUZmN002 WFRDMkNJUUdJdEl1bnYwd1RSOVRUOTNGUmIrZ1JGRWtzWHNyQmhmeHZWdlhKQ3E4V0JhaEFsakxt dHFHYW1zbDc1NWlLQmxuUC9xL3UxMHpoRWI0OStPK25iZ1hpZjgvQVlSUEVIY3ZURmhFdVZQT1lp ZEVnTVRTK0UwVmE1TjF6Y1l0dWxIeENsVWVzZHlYUHcwMTc3NVVuZkxsSFhCbzdranZOWDE4SkMw SmNYVzFuNXFlWE1jNFRmdWEzSXVxdG9MeC9wK2E4SjJPcXFpaFpLdjF6Zkd1OFVIbUlvMWZhd3Qw NTZ6OTAwcW5samJqclZTMzBtOWR1elNxcXUzNEdjNk9nWW5vM0VmR1lud0VlWElLMFk0R1VSdzZj RXJpcnprOFM1MnRkb011TjQ4MU05SFJDWUZNQm9DTDBiMDdqRlg5YlAwSG5lRjR4K2NhUDFFOFA1 cDQvY1pLd0xXSWFhMFZ4U2NtTjNEYjczOFBXbHZHWlg4bEdSNGR3LzhUdG5OdjB2WThZL2xqTEZt VlVyMkRQTnRNUGplbUdQbEtBVFFkbWtVWThwTU9mQkJ0MnErTm1wOFN4ai9ReUQvOEtqMGNlRUlB K1pFQk8rZkhvMWpYV211M0JmcUJONDEwbGhKK1BsWjh5U2lxNTl6NXRCY0orM0ZnOHF5TXVOUE9X TTU4dnkrZmw3VnYrTE1OOSsySkMwRzhRWkg0OGJGVGtzQmxwd3Qva05UNmk4aWxPSVBFZ1FNSDUx bUFBQVFBRWxFUVZTUEZuZmhnL1owM3JQQ21Hc0gzbVVaVk1zUStpbkw4TUkyRWxtendqbHdic1Zq Y0s3MTFJNjl0cFhoS1JxQ3B2cUpaNXNoZHZIMVl5M2o2OVIxTjRCK2hJOXllTlE2QnlpMHErRHR3 bksvTXBZNGpqemdIZUUrdUdmdk9IbzRxU2Z2N0cxLzFEc1RBcERtT1UzMHpwSy9ValJvOG9TMzZ6 RlpYZWFSQWdWbUFqTzBxN0ZPSmUvY21yc2dMbnZHM0R1dlQ2anZkSHVmWk5lZzdyN2ZaMFFBazBE b3RXdUVDVVRBM3lmU2FRakRXLzBnVW9UTHFRclpqOHRJSUx3UGpZS3ZIUzRaMlFnZTl0aTFvdERJ QmlFWlNGZ2NJL1ZCRWJETEJSbmFUYUY4c1dzVXlTZTdQSWlGOEpUcmFZbjN2Z2ZGQkthY2hweXBJ R1ljWWFyd1orWnBoNzZPaDNJbDM2bW0xL0FQaVFna1ROczh4VHhIa2ZzSDRiR2pwU3pZT0ZkTUcz MWY0SUNBZWRMdWhwcHptSmE1NWgxcGFQTXBhUkRITm4xTm5KRFdLaDdBYVUzZHZXVVFRUFBma1pw cmNwUk52c3ZlOTFwYnovd2lYTmJ5OEZKUENQaE9VYWlkRTY4YmFVYytCSnphSG11RFBYQ0FMd2hx dGEwbDNHNTNBOXhyblF4YnM1ZzBheEJ1UUl2Z1pIUXV5Nnp4amVIbE13WDFBL2ZEaFJoUkY2YkNR NVJyTTlXNldYQmlLNEJpY3J1RlZ5YTZMQkRqMkNzT2I3TE9RbHQ3K1d2VDRHMUNYUDBXaEM0V1Zk YnEyblo2NVZwQklhM016R3YweVhmRmhMTTA4eDN5ZkQ5YTJhUHp0USs0cExYYzh6MXJtYlZoNjVK QVRzbkUyc0RZOEVPc0tDcDgyeDFUN2JlQ2piVHEwRnR6U2hxR2Y4MzZZaEhBS3MyUko1WjY2R0lk aDdiT2RiNUIyd2FhMnFiVk9EaTFpZ0k0ZzJCVnkyMEorLzYxdkhHdGdaRTZ5dG9zWUQxaERidFlz aDJmY3VlNk9YemcrK3E3OW1IOTJOM3Y0ZlZhN3BKaFBEMmxWZmFCdGkveFMxbTI5VnZlSGR5dHY3 WmN4dUZDRzRZWmIzM3IyM3FIYy9EQ2xHeldXanNYMm5wdEhBMnA3MWp6OVlFbVVScG5QOGJrZTlW eVI0WE52ZHBXUFVJTG56Z2VoaDdBQlpUWWZxNVBuS01ZclhXM2hPSHZXdDdjQS8rYU5zS1BDSUZ6 RVRlVGw1YklZR3dJUlh0ZXk0U3gyNXNDRmVHUVJub3QwbDNUSitTRFFhbGw2NEtvNlV2aDFsSkEr YVV6ZEg0L24zWVIwbE4remxtQW1QSjNqa0piWWVwc3FicFJkZmJSQjhHU0p0SXVSODZKMlVvYk1z RmJIMW1GVUNGTXkwblJnSUdBY08zZzJFMTNiamVaSlFoRDJUbUhjTFRNQVFGeXJrNHZqNkNBb1lF UWF6NUVMUy9UMnJObzBnbkpjMXBhV3RNa3hCUTVTNlpieGsvWkFCWk16YTBIYy9ROW96TmE2UEFP ZWNET2VxMk5XWVBTYTFvYjdqR2JMb3RxMjJyclRjVzliMXUzZDFSanF2N2VkTVNJa3VLYW5ESHRm Wjh0OVdqNUVmdXNZNjFOQ2FUT2ZyYjRpakRpdTJYOWMzenR0Ti8vbzNZMjJGb0thR2JKTE5kT1Bj VmU0aVoxcGh6bURlTkdFV2RkVDVYcnBjUEpxY2p1NWRjMC9UaUM5VE1pc2VLZmlDNCtsTTZFbjFx UVl1OGMzQTVuZld4dHNBbGpIaWxGZk1zbWExVVVMTld2Ty90NEN3eSs3K0tkVmpYVUtRUitGZTUy c3F3ejhIQnNneUpEMmh0R1hUdDFjRFZUM29pdWZscUJ5bmoxdTdxQlp3V3RTemovV2ZUZXc3Tm9V d0pZOVlUSkpkN2paMFpsdE5WYXByUUNnMGlhZkFpdzZKVzFnUVo5V0pTa2VFRVRJM2pZays5Vkcv UnRhcndONHluQXBLYmpBODdoRmRzZGZ0WWRTN1F3K3djVC9DcmxERmd4bFlZajZyekxzbHQ5eWcz ckZ4OUlzZGErZDdabjdyVHp3dTYrWGVRczh4aCtxekN6cVFQbmJoMEwzZ1MvV090WnUrM2FxL25D OE82VU1DNC9uVG1GRndVenZEQmxRdVl0K2ViZDM0bEM3aG9MYi9heEJ0RVF2K3AwOUNhT2RlTnVv aHdBUzdrdmVCYWh6SVRickRlV0lLeFk0YmtLR3pCNFZueXoxK0orOEZ1N2ZqWjNOaXBzaDRESnNi M1dDelV3QVIvelF2UXVoRkg1NlhlaGJmOEloZ1RQM0puR3NMeFpOSUhaRE8rdzV3ZEZTM1ZCWUhS TnpFamU5S2lER2FtVnRMVm1ndHNOWmJLUHdhbjFwOEtZYTR6Zmx1OEZBYmtFREFHZ1ZaeHFPOU45 TjB6UEJBTEtZcHY5VnR0SVNjU1UzR1VvaE90Zkh5MGlBTjdOVGxwRTd4OUhITHpIZlVJbkFONTJa MnBXKzExcTNsU1lKUUlMZ3piZk4wM0dDQVBuUXErMmpOMmdxWEhTRkRPZlRNTHZtL2N1aTZwdFVv Ylk1YWxwd2hSRmJ5OXdrQ05rR1h0dHpzNGxnbERUYWhqQmRjNjhwb0hSbExCWXkwMkZyWDN0MXZ6 VzVMYm1qZkI1RURDUDIxdUZIZU9ZbXNOMlVPQzcyaXVtODRmV2hEUENHTnJLZEJCSTRQODlUYmFX QXRwYXMrdG5kOGNkQ3F5cjFGbnFHNjE2anlnRWx1R3RlcXdydUFxZXdYZ3RWY0o4MlFseTlHS3Bi SnVmVEY2bXM2RFpNdGFzbDc2NXdUck5XcyswNnFNZkZFamVpMEJhOCtiQzhLNjFqMWxHQzdJc1lR bmQ4eTNncVV6ZjQ3UFFRbXV5TGtXQzkwR0QzUStFNmFYc3BiU0ZpeXAvb0g5S2dLdzc1VHVLcDJ6 bWc3ZTJNcjdXYjRXanJGY3RDSDV3SkNZOWllRDlneGJlUjVxQU9jZDBXVExsUGlzUzRTbUhlWCtY eUt4d2krakpkelludDN4ajllWWNoV3ViN3doam01WngzN09uRktGNFA0ZGZ0TjZ5RHo2ZVpBNm15 bkQ0R1FJYzJJaW5BenY0eUJ6UHRLMitkd1Z2K0RDVkNXOFRqYlJyMlc0eDNpS3k3aDkxM2l0aTVu cDRqL2EwUEJOYXNpU2s5d2FMVGxDczFEeEtudVRQYW5vTnk4Y0xvMWtVVmpXdkYvWWQ4YVJiZVdG bjRTbDZiTFFSdEh0dDF6UjR4aHJ6WGpYOW5MQU5JZk11MjRDdnJTL0NQcXNlNlc4VS84aHU1bEF0 RzhtbkphV2hNbE1PVGF4NVd4Um10ZDRJWHdnQ0VObzVUV01FWGJLR2dOWjJhSThocXBvMkY4YlEw T3pucmc1RVJWRDl5cmxLTy9OYUxhNkZ2WWRJUU9KTXp1c3d0TFZXYytuY0RGTTU1a05NMkRHYXRK VzF2UXc3ODAxek9HZk9sV1dyRDlHNXhJYVFxQjlFaVZCdng2U1d5ekNDUjR0TWs1cHBmWDlkS3Fi QmQ4elMrb1pFTVhjUWpWMXN6SWQ4QktBaVk3QmdBWUJKbGovbHpNRjIvbWtiVVptcTAwdTNGbWpS Mnp6bVQ1Q2pkTHRCcmJBclhYL3FDN2ZPSEVsR0ZuTC9pclpBSjk3YnBjeGlpTlpXYTQrczIvb0lB VUducG1OVXA5cjNMVEhpdGJ3d1poU3pMTHpIdFV5dTlUL0g4TzNwWTlSNUFRSnVyYmNMOVVMSzZX UjNhdXFjcDdYcEc5Znl3cFNRL0hOZGF5bUZXY28xdDZWdCtNWmFySFhnbkxVNDJVNlFDMHZoU2dJ U0pVU0xXMnJiMWpabXY2WXRoZUVyQ2wrL2ptQkhqbEFMOTgvaFpHc092VmxxdSthekNNTHNaUm9C c1hjNVd1YXY4U2tyQ01aVFpUSEtjSjBib1ZrbnVGUU5McUgwekRyd0pBYVhVaFBEU3dnRlkrUExN Z1FhZ2twN0xDSHp0L3JhUnR1eUhwem4yeEgyZldOMEp1Y0ltc215S3N0aTNwY1V0TXJDVjVYbVVH SzBlRTI1SldmM3J5MERQbmJqcEp0dnpPdUZXMWZmc2VhaHVRUWVhZWFFSFh1NFgzekttVy9XUUMv ZnV6bWkxc3ZiazJhTkdsZXRPM1ZreUh6Q3ovUUVmbk9wdHJFbFREbURENnQxMXA0L0JpdnJ1TmJO TUR5N0YxYU9VN0NxYWQvMVYwZmoraU93UmZEdWdVdlE1N3ZJczMvNHk2OTZGbjRzenhpdHY5by94 VVdOcnczMzFwTzV2S1kreFEyRjBLK0t3b1RmTmJ3dzYrS0t1NkxxNGdQM3dkZHZIQ1ZaQ2NBZjVu ZEV1dy84UTRIWHpkeVJpRit1T01TbW1YbU41cUF4TExFU24xRUUxYkVaaS9IdjZQWUU5L1hrQnZo MFQzdWp6Z1VnZ1BpZTI2eUp4Qnk3SW13VERsR0ZnREJodlQ0c0pOb29qSUd5SnFKeW1EMzE3RGlK SCttOEx5YWp0cm4zL0Q3VGJneE90a1c3YjFmV2dzdTBKZCtDOCs0WUtic01mdE1ZNGdhTENrL3RJ T1lJaS9CVzUrWmUvWUExaG8wRkJtUlVMMGJNTmlGbnhDL2pxL3lKUXNaYkdYREluK20zK1FIcE9o T2JWZTNpMEVBYWw0dXhhQ0hYS21Mc0JvTi90c1VVVWQ4WlgrTkRUSkJqbGlWMHZsMUVNRmZ5ek1t MGxQQzk2dmNoaEh1ZktINy9VTTZBZHpLUDN2VURJaGRqR043c1EraWVLb0RRWTNxbThyZWtFejRR My9vdXZnMkxoRG9IckdFTXN2bmlYZHMrS0pXV0dNaTJUbzIzUndRb2djNXByN1k5d2krR0FLSU12 N3c0OVhSS3k2bzJYUnl6Wk00TFY4Y0NDdzZ2YVh2Q2RzRnFQV3NQYnF4cGE4SUV5WXB2MUxGbXJW L2hOYzZhb1BoQTEreVl2WDVVb3BBMi8rczZpZVFUbkx6M3pDTTg0Sncrb2ZNZG96SDREZzVwbWZ2 SU9sbVRXL0daOWlseDFFOVgxM1NtYmZIUk5rd3p4ZVZjUGVOMU5BOE0vZG9CNWEzZEhrSW5wVGhs aEIxbUFsV2RpeGhsMWxtVS83N0JYQjliOHRyeiszQ29lWUhtK2duYXFseENLd2tGaEYyQ01wTjI3 NzNVSDNoN3gxck92U3Mxdmlac1hMV2MrY0hNMks4VEVQWmQ3SWlCVjRiRkJUOGRhem8wTnVONExH V1pEcVByNWk5QmVvMGl4VHZiUGMyMldsODdiZHJlT1BpakliVys5VWJ4VnRQZ0duTUVuMVhUaFkx MWpUSmQyWjZ6dnNBbzg4QnFqV1dROG5DRzhzSTlONmZBNzVYUE5OK3VqaW5UK1pRYjVncStSUHMy aEtTbk14ZnhVL2lxVEhzTUg4NnB1L0w0TlBSa3oxaGFTd0dXRDF2NUJIUE5aaHZlREMrY2dqbmVw aDBUWHNmNDIvU2x1TFdEZDNWWkgyV3VjVE9oOXkzRjIvb1UzZ1RtTm4xUDNEdlZldkFwbVlwZy83 YVJBWStFZC9lQW5XT2ljQjBGclB2U3R0REt1MGFlL2JOKzJzMHdHNy9Qc29kM0RSQWdBQjh4RGhy b2xtbXpXMHJJZ1pRb0JKaHIwd3hqb2lCdFRBQ2lqakhJTVJDdS9JekZKWVI5ZlppVUZwMXdPc3hI aHJmNEZuRXRiM2Y2bkYxT1NBTFRnQW5FWkx4Sk5BNUc0ZDAvenJqZlIzWUc3R1FZSjJRRTloWjdi WW9TZzFCUTA3YUdzenhraVNuT09CTks3ZHMxMXdjR1BmUDRrSTF4MFVvYm83UTFUdG5LM1ByR3ZZ dmw1dHFDL0FqOENKSnlHQWpLQjd0Tm1DNU91cm51UFh6L0xDc2R3MksrWXlMNWppNkFyenhqWXk2 ODlpd2RSbzdRbzI3UElSQzk5RDFwckdnSTJQVmRIQjNBUUZpM2hCRnJHTUd3Zm50OVVKcjEwdGVr d1VHVklWQ0hKaG9USlR6Y3NSQmdpc3RTcGJacTk5NzhyMmsxakduc21UWEQ4ZFp4TGJzMVRKbWsv Vm92TGIxcTJwcXd0VnJMWWNLdHc1cTJOUXhmMnZtM3BpbEs0Zm5hUm1zeFZ2UFdoaWszd0I4alNn QnRCUjA0ZEN1Y3M3MDZoajBDYUswdkROZWkwNFIzOFRrSDF4UCtNYzdtSElhUWdBOC8xM3FZWUlv VHpLZTF2MWNncUcxbW1BRGM5bWNjOERubTEvempzanlmMEU5WlFUaFlpNGZNRXpSQS9YU1k3UXl2 OVFrS0ZmY1QybDBxQ2hmN0pSancwOVpieHo4TWZDM0x1b0lTaFFLVnBRcmxDZ1ZOdmo5Y2JrMUUx Y1hIZDRZWHBncjZyc1kybGI4bEhkL2ptOVIzTVdiSC9zdzE3KzU3V1llL1lxSmhOQmJObnNoZVRM YUJVd3Q1OTl3SnJlbTlNRmc1OTkzTGs3WVhSL2lXRlNiYXFzNmF3ck9ZRitDVmVZUlh2M0JrSG1m YVkvbVVFYlZ2YzlKYXFXbHJ3alk1S0lGcVdUZ1pucXRwVzhMRzRSdmpPZkZxdWJheURmaHJLOTdO dXRXSHo1ajcrMVkyZmZCU05SOStQR0l0NGFWYW5JTlhKZkRqOGZSaEk2cjI3ZjNoT3JJWS9ydm1i UW0zL0xaNXErMHRiWXl5RjRhQUNYSkVGNGdpNUlSeEo4eG5teGFNUldUM2lOQkFXR0pLUTZBd3li T2NkTXlJblFNQ1NLWWY3ZHVwcVR2OEp1V2VQaXdhV3ZkYTEwNHV3bFhUTWt4UVF0Q2NqODYwSlo5 cERialVjdUJaNHpXTXNhSGh0ME5VWVZ2TDlNSVFVVlVzWUM1NzVmYWtFWXBQcDlOTHF0cEJodnhv MEdteGpmMGxoVFlrSUxpUWRxMkNnYXp4TldITTlydEhRY0l2QWdxV05NSG1NQVlIc2ZMZE1SWVlE TWNmS2dQbERDdXRNMTk1ZVlTUU40MDJ0OHhyeUZjL0VIVlV2WCtNU3dUeDR4L2hDQnNZUWN5VjhX YWJUQkd0VzVjRWVYL3B6QXNSQitGMDZ2aU9HZC9xZXhlN0ZGbFBleFFlR1IvK3NSQ3drMEM1V0Zz MXNzdUlxd0FBRUFCSlJFRlU1NWVVVVk3aHRQalNqZFIyYW10Ylc4TjJGcGdTWmoxOW1BTVpYK3RU THJhNys1VExMa250dGZIS2tXamV3ODNPdjBaMDhYRVRzOTNuV3JCVlZ0UThZVGdRSG1uSEptL0tF V3kyNFA1ZU83NXhxemhCbjQrZytXQktzVWtCVFZqdjliOG1EYStBN3FNSHJMUUkyR3ZxYlNsRHlk K0RQUnp0Sm56MEQ1NmpDTnZTYnE4c1BKZzRXajRhc0pXMldZZDRGT3RBR3hoMk40Y2JJNW9relM0 ZVdxUU0zRWtZbHM2SjIvMjF1MFlnbEthc1k0RjRNTWR6cEsxeFRKclJ4TG9lTTR3WHNlYld0TE9t akUwZTc0ZXVabmxyTStrUUdnU2UzcGt5T3N1a1QwQW53R1Y4cTkvZWFVSlJzbGFZSkNpNXo4T3Vl c0pIL3huZUN5ZnZRMURUMXB5clBCdWM3T2VFejhYTGMvMXR5V3MzQXRHZkxYTXcrM0wzbGptWGNi REZJMmU4K3RaODhzTHRobFl0MTRaWndtemhoVm1pVXF6QmczN0pwbTJ2Ri9mTFpxd3FhMTU5cjVx K05XeWVXVE5aTCs5bmtvWVdvQ3ZtQnN1bExIT1UzeXAyek5zaDhCOEYzWVBhT1lMNDUxQXdHSmdV V25wRUhKR3hLRE8vOWVVaCtBUXpwcUV1aThCSXRPV09qTnVScXUzUnRPM1JnaklEcW9zVVk0bHhx RzNYTUViTGpraTdLR3FaWGhnOGE3cmRqeHF2WVpwSVA3L2kzQmJZMXJ5NU1HSlZkeVlnUEVoNXJz NmFQRWkzTWxwMnhqQXliM0U2bmZTQlNFRkV0TFNzT294L1RidTlNb1RXOWlidVZ0UFpxOWVtUVZE bUJDUnVCOFhZQ04zU01PN09EaEwyMVVPTU1WWVVGb2dzUmlYTFlzQW9BekF3eW1EaTFObml0R1dl Z1NFbXpsRVBNTlBHbEdKSjNoNkhzYUdvb0NqeUxuWUk5Ry8rc1RiQnlKakRsSFdzSG1vZkZEY1VM alZ0U3hnaHIrVVJpa3ZqZ2RyZjh4YUc3K0FJM3hlT05xOWJJYllIRXp1UG1EZjFyQXRoODN4SjRP MjFWZFBhNHl0d2c3NXFtVFZoNTJUcnBVSGErZUNaaW43K2pUSUxyZG95MzVLSm1tbjZQc3ZPc1hz T21Fb1NWTzR6RmdKb0tYeFNpMjNCNlZuUGU5VjZjQld6OE13L3g0Zi9ITThpckZPY21FdEw3Um1M Y21naDRjMDlCdWorSHZ5NDFGZm1PeXFSZUZNYUdnUU9lQTl4ZWZDYW40YzlWK2dIYi9oUXV4eDh1 dWQ4THFVQlFZVmdiNGViOE1uWkhRUTM2elZ4TGtFWnJUS2Z3ZFg2aExmQjJRYUsrenJzaW12VHZE S3V0UTZ1Y0FZWnZNRFJIUkJwRVdtVEI5MWQyOWFhY29SMlZqUitoakhmeFRxQWIrQWF0QWxjZW5P WVFtUk5INzB5MWlsZUpQUE0wOTZ4Z2N6ditRUnNPTkUzTjBiNGlJQ2xMTUdRdjlYaHpmQVJsQzYr MzF6OTVGSEF6VmpteWo1VUhtVVhIcWoyMXdxN05XOHFqSmZFazlSOE8vTDR0WnFXWVR2WmVHSGZJ L20xekp2endkczZ5ekpveUJ3dkRKZFFyRmxqVzJoV1MwUGdqTGwrY2p4THZuVlI1Ukx6eG55RVE4 d2Z1TTU2ZHJ5WG9uMnB2UzM1bEI2MVBCeTFSN0ZUMnhqaGd5RndwTUNmUTZPbFI4VHRiSnBzSmdL bUV2R0J2SVFSSjBLTU5KcjloMEJRa0FDaEpjZkpaNHE4bFdIRkZOUmREVUk0NU1Kc1I1dXRVejZK U1h0emNsdTJqYmNFZW81cGRMN05Za2ZzdHpKUWlIZjJEVUZDZkJuZjZ4UGdLN0xIaUVDZ0JNZzNp RVlUaHE4U1lUYzdzNXFJNE4xajEvY3VzT0dmSFVpRU9xczR4dzhCWm55dFQvaWxuSERyTW9iTFR6 VTUwMGxEYXVlOXRtUHVPRGVZZ2dPbTZPMmlnTjBDbDhrNEsza09MQkVSY0tPUVFUeWo2YnZuOCsv K0gvdlBITUE4ZWhjTXZIZWhjTEREd2tUVXZNSnN0cjJhMCtjb0lPQ0QyaWJZVDYybFdtNkU5MEVB azA0SjVmc3lDVGF2emZtbDF1QWkrQkpEYnZmRStraWhZNm51WEQ2bXJPYkRjY1pZMDViQzhBV21K c3RoYnV5TVRvM1BXa3BhNEoyeTNocS9aZGFzaTZsNmRsSXdoZDZKTURoVnJwZGVjWmsxQWRmMHlz MmxFZGlxcWJIMXUwY0FuZXNEcmNIMDl1Zzk0UU1PaFEvQm15QkVPSVZUMEptdE1Ka2J4MVFlbWxq ekNHSHVveURrVitVbFpSRmNuenlSM2JKYWIwMFl2RnRMczByWDFyU1JaZEFWRmdqTTJmMmNudlhL VWdUY1drWWFITzNldXdRWGJZVzN3WmtRelBJU0hjbDJ0L3B3c2JHd3VvTHIwM1RYT21qSHNiWHRY bmxqSlN6a3U5Z01ncWZnQ2JUSmVHd1ExTHBnTXJYV2E3bXBNQXNmdkdybVUzRDdsaGxmNjhPamFD Z3JPUEJoMmFjdXVQSDNPT05nQVdVVHdyamdrb29iS0VQY004S0NGQzQzRi9iMGM0azZCSFhyUHR1 R2wzMi9qSy8xSFcrdDdZREh4ODFVVGw0WW5MYklGbkJzVlVDYlYzUGpmZlZuWTZEOGZCWmM1ZUcx akMwTEMyK2xlVm0zK3ZpMEduZlJKd1VHaTJwclJqL3k0VVRLTTNSUS9GeUh6NGJic3gxemRNcjZJ c3NNL3hFZ2tNVHRFbDNUdmtGK2RnRWdJaHBUUXBBdzR1VDgzRGxJZXV1WS9Xb0FNK2xhTDdYVk5X MHVESUY5U0JTd1lNSTdRV0JNQXlrNXhIdk9PZlhzRjB4NlphYlNtT0ZsSG8zOUhHS2hSRkdXb010 ZjZ6QTJxWkJRaDZiNEhBRk9HNXgyYVJTRk9Vb2dQcWQ5ekl3d3B4eWlKY3hSemlCd3JEOG9US1F0 T1l4Q1pXNjlFeTM3VXIycGZNd01BdTZidFlKK3I0NXZnOWh5d3IweTU2UmhtdFdIdEJFbTRYTWNK b2NBUUR1TnlObmx5UGFNMzN0Z05wTG9tY2NZOVN6RE54YktHdUU5anFCbS9XUmRoR0xPVWliTERm OThDUGkrM0phV3pEdHo0aWk4alZGZ3dWTEhnRDdVK0ZLWVlwSEN0VEtFZGpFSW9sTjE0UlQ0UWY3 V2R5RjRxTWNSeEw5UVlNSVptelhXV2g5TkZMOVBScGR6ZkJMdGNzSkZ3bHNjSEVZeGcwNWx2Y1Fq R1QvS2h5Y3hsNVhld3hmd1BBVVR4WWhqVFZ2aGZjNzRNTFJWNmV4N3dXM2FOSmNKL3hTcTRweDdo dEI0WWZtVWtkNmhDb1B5NXR5SFJTYThHTjdkZ3drM0QrNGlPLzRaTDRFYmowSHBOdGVFN3cyK3VV WUpGblBsdCthQlRjS0MwZ1NNdHJaUnk0T0xtK2p4THRZdlFTM3o4MTNNR2UrRFo1Q0hwcU5Yd3Vs c0lvQlB4cmY2bENtMWp2VUdqalZ0YTdoYWN4TEt0OWF2NWMwQmM1ZFN5aytoVWxTQkczaFJ2dUpq M1h0VTYxeEQyTGVxNDFqaVlXdlpETE5zWk4yUmNiSUR5NjA1UVJ5Y2xDZEViNW1qNWpkOHJTNkhG d1o3NGRhaFhZbGJtT20zK1hOeHZGYktFTXBSeXZIUGNTd0U2bDBSTmlJL3J6Um9WeC84TTRraTJ2 dG1ITXpndWozV0tMNXpwVmVzTlBIajJmYndyd1FDR0lzckdjckZoNEZJMUVXR0tHOGhpQVFlTitT bThHN0FkZ21XRUsyRnBDekhmSlMveHVtdjlxWHZLY0dUZ0p3TGpwSmd5M2UxQTVGTU41ajRtY1U1 SkVtUXQzUGxSbWwxcDk0RklhcDVCTWNhWjc1WDR6WGY3b1JkbzljK25VNklmUzAzRmNZZ1VDaDVo eXlEWVlNSU0zN0xQaUpoL0xUOHlmeUk3M0dZQlRzMllHV0hFek9CNFpwckMrR3R3cm15RkN4VGMx TCtrc084MUdNMkdMZHoybHZxYitSZkZ3VGdxY1E5UmtZdzNiSWJaazNZeVNmZ3E4OEp1NTE2VGpp Qzk1TVc1QzZOdWt0T2YvV28wTWRFQlVydDhMcFA0bjRLVFgxMkMzVVNLek1wbXhDNWQ4MVRvTUVa MnVFd2RXNk1Gbjdxam1LbnppK0NIQ0VnM3h0dE1PY3liajVtMlB6eDgyY3NSeXJqblBsVFBzRVRI c3Q4dS9KUEJkNTUvQXJNV0dibU8rN3hDUnNFZlJzL2R2UUpLSDZLa1JBNzFSNmV5TzV1elVmREtQ em1lSlphdmczalorcWRBSlRPZUtDMjNOWTR5eFoxakcvdjJsVy9Pbk9YSUlYbnBBZ1JQbGN4VWRz L09sejVWMjM3UnZnMDRUWE9uVnZNMHJNc0MxRnJjazVSVFltVWdyak5EUEdzditUalp4TmZVRkE2 MHo5VkIrNUlubnNMWDY4ZS9qYmJaUVZGb1pmeG5vOGUyTERFZzFGaTlzcTRReURmV3o3K2VzbTYx RmlVNWZ4eUNWeFhGUjdTbDV3MjhObFp6bngzek11M3pyVGhYd2tFS29HN2tpRmRiQmgxWjBZbnRG MXJrU1hCNU9WUktSRVlqWndGUXBPRk1ZaXN5YWNpSEQ5bFk0Rk1GaTRaMVl5SlFFWkFLOWt2Q2hM QUUxRmhaSmttdnFqQVJBU3h3N1JtTmdYR0hESkZwREV3YnBObXR1YStoaDR6NDUwcjhxR1ZiUVc1 eWpqcm53a2NuNE9vK1M0cjRyL2c1a04yOVZwbUM1S2NyM1g5dVpBNXVCc3A4LzQ5dTMzcWNvaUh5 NWpxOTZIdGRTbVNYWDlsV21jblBzKzhabDRpOWlXaWt1VmJIKzVoVnBicDJuT2hUTWFILy9RaDhC ck5LOXB0WFR1M01XZXNodUJ4elJCQzRHY000dEtjWkNLc0RtY0hsaUF2dk9TWTZPcERPY3huRmFT bFZXZk5KRU5JNEdkcVhmT253bkFudktxT01wUUdhNVdleXJjT1ByZERCajZaNTFoR2hwKzZuM0Qw bm5aQytla3d6NVhCaFlOeS9wbGZsS0R1NTJHOWtIV1dmTUlkQWJMQ3V6TDRTL1d2T1QrRldNcjV0 YnpUMVBzNDBzbjZvK1l6UFo0N2NtS1RvVlU2NDhFSXdMV2RMV0ZDWlZVNkU4RHdFVnZhYU12YWdN RmJTWWNqdHN3ZmRaNkM4LzZWeC9CT05tVDRTdzRPcE1pMUsyME5LbTlOdVErRlFrMTh5am1ibm5Y d3d2RHdWTm1hanJlbEtNNDAvYzE5Ti94NTRoWjRuaklxNjg3NTVsdGFSY0lSZUxFNUpRamVua1dE T1k3djlrc2NZTnYyUWNETzk1WkhnVmJiUmVNcXJxUFlTam9KUnQ0Qm43NzFWMjN3MThtYjZ0Y20w TG5yUnp2RFhRQUNtTzRMTkh0MVRacnNyYUROOU5BaW1Sb3NwRTBBY3BhTTZWOEsxQllTb2tPd1hO cTFzVERUQkU0L2ZsYkVBaEdlY3doYm1vRkJDclNhVTZaRjJqR091cGhkeW1VUnk1dHltQjNuNC9L OU1EWno1NkswZ3dtQ3JCTFJ1YW1aY3FHRnJmZUdRTlRoWEVxU3lFV2NxN0N2akpaeHF3djVKUE9s Zk5jMWlaZ3RsZ0hheXl4blN6TjhxejVCdzlpOWw1L2dFZDdyekdsRW82M2ZFdWVhai9qV2VTelBm UngyWjRUM09Pc2diNUZXSCtPMjVieWRPc1BkTmdSYUpTd214QzdXMUZ2Qk0zQVF3Y0NkSFltNzRH VHpFMDZlTS9YVUxyeGU1N293UmxMZW5NT29PVSt0REp4c0RjMHhoUHFCeDVUbktNenNPQXRQT1hY Z1pJcFhaU2dWN0RMQjcrSjdIY2FaNEpIMTBUUjROdU5QMWE4N1Q5NXh6aHBEUHZ6SzUxSXA1RWpF M0p4VXRuWHdHSHlXNmVhclRZT00zNkpQNlV3cGJPenVLVGhIQ1lVL1NNV1o5cXF6eG1zOHd3UTVQ RUhHK1JTRWZtRms3L3F3M3FvbEl2eER1TkwyT2M3UGFqcFRydzI4ejFZK1JyMWJkd1RnS29EQ21V dTRHVTlLd01YRHdlVUpBMGR0V0hFc0NmdktFM0lyTCt6WGg0eEYzcFRUcjhzRWs1NnM0WVdya3No N0d0K1NQSVgzb3BET2NjRHpjKzlrZnNKRExHR3lEa1ZFVHlsVzU3R3lqbGZ4MDFsWEZiK1o2L2hs K1M3MXBCeHhoQ0hUcEs5eGxiL1dQamkydlA2YWRrYVpCNERBMGdSOWdDRmNwQXNMbk5reWdRSmhj YU1uVTgvYUdZWkhQZ2VocEcvbjNrSmtab2FvNWVWeTZ0cHRJWHd4cDFyYTJWY2VrVlJIbUNNbzA0 RHBDOUdUVnAxeFV5YllQWmNPU2JvaHQ5MGRsMWRkWFhUU0lhNC9IUUZNS20xcEJPOGZDeC9pY1FH T0JTNERJYldydExUWWMrZGRuWFRHU3p1YWNiNTM4NjdDbkowNGZuWHQ3M29qMmhBY3hBbjVHTlBT ZUdwN3doeE5LQmdMYzhZSERzSzM2QWpHenNBYU95WnlhUzRvTitkZWJTTFRuT3ZCbTBDVS9XZFZ1 eUFFaUtxMHlidzFQcnlEa0dWWnhNZjhXN09tc3M3d2J3c0NsSzdPQjFJZXdiZVVoWEJ0ZlF0cjEz cUZINVhoVTVJcXg1UVhUaUJrRTU0eFdlcGl6Z2pKbEUrWVBXbHpqdEFOUDJZWmVFcDdoREw0TjlQ VGg4dWNtV1VKcFU4NEdYMncyNUpsZWo3Y3IrM01nOU9ZMXhzcldHUjYrcW5Jc0JzdmpiRHZzalk3 OU9Mbk9LYS9mbDdVMkxXRFdYMlp3Qk4yWUZ3Vkx1WU9RYnkrTXNhVTBKaHBhV1htMjVsWDZ2Z3B4 c3hmNjl2OUpyUmdnTE9PSGNFTTM2S1BMaE9rdkJPVFhmUjY3M3Y0Tm5iNDIvcmE3cDJIdGpZK05B cnJQN3k3UjFtNDRSeDZTREN2dTVNMlN0bzVjdGZaaG4rRVIwS21LdWphRWNjRHRIWHR6bEVNbG9K d05zV1FYK3JTQ3pjQUFBODVTVVJCVkwyb1kzYWNCdThzbjRQVDAzZk15RWFTeTRqdERzT3Y2dnJH eXRsNXg0dExXM0t0TlEwNllyNnlSTVZmMXZwNFlmUUFMNXp5QVd0YVA3RTR0OEhHU3JMU0VHMlNN Nng1YzFXOE92UGRKcDY1Z0liSVU5NTdDVTg1ZkZLUEorb2RJYWg4UHJoUjh0WjI0VHJ6c2FZSkd5 OFpCYjJoUkplMjFsSE9vSnRaSHQ5Tk5zcjQ4SzhNQWliVWxRM3BrT0ZnMERDQWhCSUwyRStPdFEy N0hFbytoN0NuejBRVXNiY2cxU0g0WXphZG9jR01yVVU4NnRZTGtyUUJxV0g4OU9WY29MSFpiYkZ6 NUdkSFBqY3E1YzYrQmVnOWxoYVFoWjZNalRyQ0dEdmpoMURzVU9pWDBzT3VGQVdHZDBpa0trN0R0 NGF4OUR2RGtFa004Lzd4UGhEYWZVSUVXbTFqSzl4SGtSUFRJWEFXMWdha0ROWVFMd1JrWjB2ZVZn ZFJNdzMva3RQcHJpb200VmFaTGNKR0VrNXdSNWk4MzkyTDdmelhFOUlSWXdKM0t6RFpOYlVlYWxm bUxqTTBURzFOM3hJMnJ4SDVyR1Arbjh0b1pWdkR2MDRJdkVJTXkxbEZPemZ3TFp4Y0JlTElQcm5Z RmY0eng1VGhVMHFhZzNZMjREVGxLS0RnQ2ZPSXBja1dwcCtpRjA3UURuTitnckJ4RVByaDM4VEpG QkxXbTJORkxpaURvNnhCZU5RNzlCZ3hiYWFEdzRUVndSeXlRdEFHcGdnKzFJKzJDUFZ3UDhFeThT RjhqVG5lOGw3Nm1uTmdyKzhzQTVZVXZ4bC9hajVHRnR6enZaekp4ZlJtbkcvbkhuMFU1c3dGc0xm cjVyc1JCbnRLVUdXWFhBdHZpaXpLMjZWNjE1aFA2TUk3R0pzZDlTTndkU3Q4Z0xjalhtM2JoQ3U4 R3VGUS81eXlkajBkTFJEZjR3am1WZW1NdDhNdjdXbXIxdkhMQ0tuTTZMMVBMZnRVd2hTbGVDNUhY ZUZzc0lSZjZ2dUpKMDVYQms1UDM5bHgrQngrVk9lajR4OWxqc3ZndExXVzUvRk44YjlSL1lRWGhr UHh3dHFtc0VVM3JHOTRsNkNLOTZVTXJieXdYMW1pVk5iR2xETW5iWVRJZDdtMERSQTBCSThQajhQ dCtIcnQ2Z2Nkc2FGQzJEY2U2OG5tRGZ5ampTa25IMHhURVpubDRMV3F2RURUOHIyVjhlNHRMeWNk LzQ0T0NZTXZlbUM4NEc2Y2EyUUFkVG5LRW5kdUNITVVweFFsdlg3bEQzY0ZFSGlxQWo4aWJkRkJN Qnlta1o4dTQ4cE1PWXYzbGVJYitVazJ6Q0RONDliSmJGRkVFeWRhUnN5RUJaS0wzaUtEQkNFZFJB SkJsWWFZV1l4dWptMkpuN1phUjlpMjJDMXlUQ1lUTXNRUllvT0U5QTNoNlI5akNkbHBBeXo4bEFh dDloS0NVNTZqS0tBVkJ4djFNVkg2YUpsZkY4RXBEN25wdjJmU3hyenJUMFVoNzY4YzVBaUppbjlz cEs5RjhsSDBKUTltaTdtd2RtVkN1RC9xSkhRN0RrTDNyUWpkUmszSXBzUVNQc2ZSb3B0ajJRYllZ SjZxWWdsQlE4Z29BbEk0VWg1aHd5UmhpTVgzT015QmRyS3VNT0tYOGVFL1RRakFIWVI1ZUlOTEhD ek13Y1BwQzdkT2VZb2h6RFJ6MmZjUE1ERXRoa2NpdVBxQld4V0dLd251N3hJUkRCUkdDUDVObkV3 aDRlY3BsWU5IQ09QTXN0VnA4VjAwOGFJSFRyWnUxVk1mTTBTdzE0YUMyUStjVE1pb3VCOHorRzVS Q0NNYTNtRVBIR3lYTmdVdHVKYVM5YkFPcnF3aHpMTDVaRmhvSTRzMzRkYlpDVE9ubFBGZDBFcjRF VzFFODl2eWErT1VDNFJqZ28wNmFEVEZPcnd1ZmlzT2ZUZFBqZGM4UnB1OW0vaGVoN2FqMFZtZiti RjE0bnZsMnFMc1p0M283aVQ4VEpZMUJqeVU3NVZwZTN4dHdpUHErdDdXSUJ3bHZ0Y1pGMEZQZmJ5 V3RTMzgxSjN2Q2RmQjBiNWh6OGxyY1hxTjIreUJteW1HQ2Qxb3hSWUJGSXh6ODh2Y01KL3NxUHZP UFY0WVQ0Ky9Vczg0ckhmNGZnMHZUQTZ3THZDcWpvQlFEc09uRkJWd1NOSVErRjQvY0FyNEtFL3BS NGtCUCtsN3ljRlA2bHVEMnRKT2ExMGpqaGZYbHJsTVVkbWppOW95enluUGpaTzFtVHJtckR6aHRR Njh0Slhsd1dDTnZKTGxoLzhJRUhpcUFqOUdrR21QTTN4Y0RXZWNRR2dIdm5WdkZkOUJuc1dLS0VF NkZsUWtiM29JKzI3S3hNQlo0QWladGdqa3pJc1FNNGpCUW9HUVhHamlHSUtiY0NHN3RUdW94dmFC TVRJN0NKZzVPN2plSHlOTE9NZDRFdEF4eXhBT3hNRmF3UzQ4cmVOVzRvMEpRc3pBQ1BHRmdMeHJE T0grWWU2cWI4aU5GbmVxRDcvVmFWd1lhV05pZWcvcHJuMzMrdzQ3QVV3RWdwdmFVVUxsaTg0K2Rl cGNVNUpMRFNtQ2pJa0czUGdSR3ZGekhLUk1hUEhkdEVQaGcwQVRvT3hJRVBUZEU4QThUVDVuWGxr bnZ0VTV3cjYyekhOelVsaTdMQXNJSStMRFBWMEkrTVp3YjdvV0o4TkhjSXA1TnVVSTRTNnRKQXl2 WlpoYWlGSmlZYUNzSjR5cWNVbDc0eWlJaVVtY2JQNXo4RFQ4QkUrdkZRamdaTGdWUTVtTW1IVmpy VEdESkdCU2hHb1RUb1pQTWJvL01NYUFWbEJZUi9Ed0J6MXpMQXRUcUhHN090NVArS2s1TklTQ0hX MmlQRGRuZXUvb1c1bFQ3cUx4Ylp3VlI0TXBRTkhTWHAyMWFXZ2xSWGJDbTFXVGI3KzIvbU9YWTZh TkxsRDZlZ2RDRkxpY095NTBETjZILzdVRkpvUVpEdjNIdXhBUTBmQ2tGY29aeTV0SElPdEZjTmVE TDBIenNqSzY5MlVaMmVsL2o2aG5MWWQzTWo2SzlLazVwOHhUY3RZSmZqbHh1OHNkTTV3K2ZEK0Yx L0hjNnVCNzhTZHc4aDc0V01zZkVCWHgzTDZCY2ZWNFlYUE10NEovclhkOXc5ZHJhUXBoMlZ5MW8r MGJveVA0ZWdvOVZtZVVlOW8yQndqWGVITThQOTRLSFlnaHJuN3d6bWdDMmtGcFNkR0FkNFBYc2hI Q3ZmZkdRN09LQU1QTWEzM3dvRkNHNjVUSEUydmZtbXpMVHNWdENObW95WHhoYXpYanc3OVNDRHhW Z2Q5Q3h6Ulp3QndFd2s4bmJvTDNIS1NoM0xtZnpCaG8vQWk4MnN6MmhER096RVJwL3lGS2lJQnBL bUtLVWNteWEzd0l3VVVaN2U0dkpFQnJaeUhxZzFJQkVzS0FZRVRrcjJtL1Z3YmNhRk8xQmJHSzEz TGVVZCtRVzV0WHl3bkxwd2d4SnNqekNOaHIxL2VIMkpndGlUdTN5bHBqYXM0cmMwMk9xUldUUmNJ SW9nRTJSNHlQNG9uZ2pxbkN4R2tUVTBVcnpLU2FrRU5iTFoyd29od2l4aHpPdXBHKzEySHNDRUhx Nnh0aGRHNWJmTGluRFFINDBKcTB2amx6aVo4TzB3UVhURG5sam9BUUpTV2xaOFYveG1abkI5T1hP Qm1EaFRHRXArRW5aZGIyYjQxUjFsR3MxVHJlQVU0a1lCSm80R1hLV0dzQ2t3WSt0Zndsd25BSzVR cW1VZnZHU0tFaC9OU2NiK3FkMXRCVTg5RzNjWXhpVFhudHJuSGdUZWhKZVB2dWxPRnI2ajUyR1hU Y3BnVWFiNDU2bDZQR2hOY2htQkh5dElrMjJIRW5KTEU4eWQxSGVRUVNWbWpvbG5yUzlqb1dablps c3o3NnB2MHQ2enZyVmg4K2dTdkE2TzBqNDF3RlFqUnhVdytjQndad0hKNlVYNTMxTllYYnpUTjU1 NzZ3L3ZFdzdlV2MwdkdqeVF2anAvRENlR0xyWGY2V3Znbk5kc1hSaFZvUDNwQ0haOU0ybmg1dlR3 YkE4M3ZQV241THVJN1IrN1h3UWp2dzBPMlllbjJndFhDZDhva2plK1Y2YWZoK01NWXp5dmR1M3RN M0Z4L3VpaUZ3SzhMUEZZTndjV2hMaEVRK3Q5alFtUVVnWk83TVp1NnIyNDBTZ2R3cU1wSjJMUTR5 WjhaS0cydE1kclNZalFrdnVFZlB0aHVIQ1dLU2xzemlVWU9DOEFud2R2Y3dvNUEyUVlpd2cvbHhm SURXSGRORmNEbVh5VEp1VEs2MmhRbjdtRGZNa2Zod0F3SVBDWUVsZkN1ZnUvU1k5TUZkdXAvYVBp WWN6bVp1RHE5UWhQb1ZHSUpRTFRmQ3gwREE5NlU0dGNNSjNuYkx3ZDdPMmpFOVhLNFZ3Z1BCeG5F VXB2em5DQ3k5VWRvVmRVU01NTy8yY3NJL09zUzNtMi9uM2Z4RW8reklFMnA2N2F4Tkk2eFFLS0Ny NnVpRE83ZGRiUkdlMERSV1FrekpwUTEzblJEQUIzT1hIcDIxZjJRZjFvSDIycCt6bFBaUUR2K2Nw dnpveUsrTWppa3p3aHZQdFVOZ0NQelgvb1d1YzN6T0lkb2xNanJhdm9kQW52cmE0d2lyeHBqQ0pz Ymg5VFkzOURnVjdCTFE1bDZpZDkrTVVzR0ZTQml1bnhhZCtLWUVmZkJ5cHM2dTR4Rk1IaE13eDA0 d3U0UjhPNmZPelVXWDR4a1FHQkI0WUFqWWJhUGNjK1JKMTZ4N1dQWTROeTArM0xFUXNQdEY2SGQ3 dTkxeXQ1amJ6WGJaMXJFOUhkOGE1YkRkVWU5d2ZPdW5FMkVCVFNaRUVHamVJRHJoc3g0a25MTXdN RjhqK2F5SENUVGFSdW12SVVwdUZvRDZGei9DMlMxbGFYbTBvSGZFMkVZYnR3MEJQSlRqWnU0bk9H STk3SUhHNjBjbGZHRjRKOG82RzBKNFJQSGhiZ0FDUStDL2dZOTBoVVAwdTlVSU1yTWxSTzRLaC9p aUlSRnNtZGtoOGpJK0l2NDV1eFhldnVlSjFjTE1JU0ljYTQwakdSWS9jZVVzTFJNd3pLN3owOHhh S1J5ZUdCakg2d3dJM0F3RW1KL2FhWFkvaUhYcGZEbUxuNXQ1Z1JzYktNSFpMalpsSjNoVHNuQTM5 aG9YR3k1NllLZmR2T1MzSnN2bmRzeWl3aTl1YU1kM2VKc0lNR3NPYnp3REFsY05BWllwZUNoM0J6 Z0doazk3NkFGLzYralFrZGp3N29SOXY0QmdNMDE4dUJ1QndCRDRiK1JEWGRFdy9YSUJNemptaVM1 Z3c4aGMwZkFtaDBJVGljamJ6WFo1ekJFNzE5blo4S2NoNE80Qkpwb3VybkVSb1ozOW81bTU2ZDVI em9EQWdNQVVCSmdodTBPQUVNbzBjNWoxVDBIcW1IUzd5ZTcxc2RPTWVmNnNZNW9kcmF5QUFFc0Js N085YnBSMXJocGRpdUI0QmdTdUdnSXNVMWdFMlNpeHdmYnhqelJhU2dmM3ZiaTQwd1duK09sSEdz cm9kaThFaHNDL0YzTFBaejJtL0lnbVRTTUU1SXo4TFVFQ2tXYys2R2NEaFM4MDl0RnNBd0ZtYUt3 cjhoY1RtdXdSSFJBWUVIZ2tDRGpUN3o2UEQ0bisvVHBIZU9PNUlBVHNaSDlpdFA5QjRaeUxEMjg4 RHdBQnZJcXp6MmovWSt5UVBzQXJqaTZlSUFRYyt5SG91L2ZJNWR5UE5YZFo4akxudDJGRGNma0VR ZjMwWDJrSS9FLy9HeC81aG5iRjNYRExQTnZQV21GZWptei9hYlkxM21wQVlFQmdRR0JBWUVCZ1FH QkFZRUJnUUdBOUJBajRmb3JTcGNlVVZ1dHJqcElEQWcwRWhzRGZBR1JFRnlIZzNKdWZOeGxtMll1 ZzZoY1lxUU1DQXdJREFnTUNBd0lEQWdNQ0F3SURBak1RY0ovU3AwYSs0MWZoaldkQVlEOEVoc0Mv SDNhajVvREFFUkFZYlF3SURBZ01DQXdJREFnTUNBd0lEQWdNQ0F3SURBaGNCQUpENEw4SVdFZWpB d0o3SVREcURRZ01DQXdJREFnTUNBd0lEQWdNQ0F3SURBZ01DQndEZ1NId0h3UEgwY3FBd0dVZ01G b2RFQmdRR0JBWUVCZ1FHQkFZRUJnUUdCQVlFQmdRMkFtQklmRHZCTnlvTmlEd0dCQVlmUTRJREFn TUNBd0lEQWdNQ0F3SURBZ01DQXdJREFpc2hjQVErTmRDYXBRYkVMZytDSXdSRFFnTUNBd0lEQWdN Q0F3SURBZ01DQXdJREFnTUNFeENZQWo4azZBWkdRTUN0d2FCTWQ0QmdRR0JBWUVCZ1FHQkFZRUJn UUdCQVlFQmdRR0JGeUF3QlA0WFlERkNBd0pQQ3dMamJRWUVCZ1FHQkFZRUJnUUdCQVlFQmdRR0JB WUVubXNJRElIL3VmNzg0K1dmSndpTWR4MFFHQkFZRUJnUUdCQVlFQmdRR0JBWUVCZ1FlTDRnTUFU KzUrdDdqN2NkRUVnSURIOUFZRUJnUUdCQVlFQmdRR0JBWUVCZ1FHQkE0SWxEWUFqOFQvd0RqOWNi RUZnSGdWRnFRR0JBWUVCZ1FHQkFZRUJnUUdCQVlFQmdRT0NwUVdBSS9FL3RpNDczR1JBNEFnS2pq UUdCQVlFQmdRR0JBWUVCZ1FHQkFZRUJnUUdCbTRmQUVQaHYvaE9PRnhnUXVEd0VSZzhEQWdNQ0F3 SURBZ01DQXdJREFnTUNBd0lEQXJjSGdmOFBBQUQvLzhCT0RzZ0FBQUFHU1VSQlZBTUFBZnBqbjVq dFRMd0FBQUFBU1VWT1JLNUNZSUk9Ij48L2ltYWdlPjwvZz48L2c+PC9nPjwvZz48L2c+PC9nPjwv Zz48L3N2Zz5QSwMEFAAGAAgAAAAhAFO4sMPiAAAADAEAAA8AAABkcnMvZG93bnJldi54bWxMj0FP g0AQhe8m/ofNmHizCxRUkKVpGvXUmNiaGG9TmAIpO0vYLdB/7/akx8n78t43+WrWnRhpsK1hBeEi AEFcmqrlWsHX/u3hGYR1yBV2hknBhSysitubHLPKTPxJ487VwpewzVBB41yfSWnLhjTahemJfXY0 g0bnz6GW1YCTL9edjILgUWps2S802NOmofK0O2sF7xNO62X4Om5Px83lZ598fG9DUur+bl6/gHA0 uz8YrvpeHQrvdDBnrqzoFCRxHHrUB1G6BHElgjiKQRwUpE9JCrLI5f8nil8AAAD//wMAUEsDBBQA BgAIAAAAIQAiVg7uxwAAAKUBAAAZAAAAZHJzL19yZWxzL2Uyb0RvYy54bWwucmVsc7yQsWoDMQyG 90LewWjv+e6GUkp8WUoha0gfQNg6n8lZNpYbmrePaZYGAt06SuL//g9td99xVWcqEhIbGLoeFLFN LrA38Hn8eH4FJRXZ4ZqYDFxIYDdtnrYHWrG2kCwhi2oUFgNLrflNa7ELRZQuZeJ2mVOJWNtYvM5o T+hJj33/ostvBkx3TLV3BsrejaCOl9ya/2aneQ6W3pP9isT1QYUOsXU3IBZP1UAkF/C2HDs5e9CP HYb/cRi6zD8O+u650xUAAP//AwBQSwECLQAUAAYACAAAACEAqNbHqBMBAABJAgAAEwAAAAAAAAAA AAAAAAAAAAAAW0NvbnRlbnRfVHlwZXNdLnhtbFBLAQItABQABgAIAAAAIQA4/SH/1gAAAJQBAAAL AAAAAAAAAAAAAAAAAEQBAABfcmVscy8ucmVsc1BLAQItABQABgAIAAAAIQDo/Yc4XwMAAN4HAAAO AAAAAAAAAAAAAAAAAEMCAABkcnMvZTJvRG9jLnhtbFBLAQItAAoAAAAAAAAAIQAh7rgj0NgGANDY BgAUAAAAAAAAAAAAAAAAAM4FAABkcnMvbWVkaWEvaW1hZ2UxLnBuZ1BLAQItAAoAAAAAAAAAIQAv VzRO+r8RAPq/EQAUAAAAAAAAAAAAAAAAANDeBgBkcnMvbWVkaWEvaW1hZ2UyLnN2Z1BLAQItABQA BgAIAAAAIQBTuLDD4gAAAAwBAAAPAAAAAAAAAAAAAAAAAPyeGABkcnMvZG93bnJldi54bWxQSwEC LQAUAAYACAAAACEAIlYO7scAAAClAQAAGQAAAAAAAAAAAAAAAAALoBgAZHJzL19yZWxzL2Uyb0Rv Yy54bWwucmVsc1BLBQYAAAAABwAHAL4BAAAJoRg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 o:spid="_x0000_s1027" type="#_x0000_t75" style="position:absolute;left:254;width:31642;height:5164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5dm9NygAAAOMAAAAPAAAAZHJzL2Rvd25yZXYueG1sRE9LS8NA EL4L/odlBC/SbmpKamO3pSiiUARN7aG3aXbywOxs2F3T+O9dQfA433tWm9F0YiDnW8sKZtMEBHFp dcu1go/90+QOhA/IGjvLpOCbPGzWlxcrzLU98zsNRahFDGGfo4ImhD6X0pcNGfRT2xNHrrLOYIin q6V2eI7hppO3SZJJgy3HhgZ7emio/Cy+jAJnD8+vxeOww231Nq+y+nRzXC6Uur4at/cgAo3hX/zn ftFx/iJL0zRJZ3P4/SkCINc/AAAA//8DAFBLAQItABQABgAIAAAAIQDb4fbL7gAAAIUBAAATAAAA AAAAAAAAAAAAAAAAAABbQ29udGVudF9UeXBlc10ueG1sUEsBAi0AFAAGAAgAAAAhAFr0LFu/AAAA FQEAAAsAAAAAAAAAAAAAAAAAHwEAAF9yZWxzLy5yZWxzUEsBAi0AFAAGAAgAAAAhAPl2b03KAAAA 4wAAAA8AAAAAAAAAAAAAAAAABwIAAGRycy9kb3ducmV2LnhtbFBLBQYAAAAAAwADALcAAAD+AgAA AAA= ">
                  <v:imagedata r:id="rId13" o:title=""/>
                </v:shape>
                <v:shapetype id="_x0000_t202" coordsize="21600,21600" o:spt="202" path="m,l,21600r21600,l21600,xe">
                  <v:stroke joinstyle="miter"/>
                  <v:path gradientshapeok="t" o:connecttype="rect"/>
                </v:shapetype>
                <v:shape id="Text Box 1" o:spid="_x0000_s1028" type="#_x0000_t202" style="position:absolute;left:381;top:50838;width:30949;height:292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p9oizAAAAOIAAAAPAAAAZHJzL2Rvd25yZXYueG1sRI9BS8NA FITvgv9heYIXsZvWkNbYbSlFQb0U0156e2Rfs9Hs27C7aeO/dwXB4zAz3zDL9Wg7cSYfWscKppMM BHHtdMuNgsP+5X4BIkRkjZ1jUvBNAdar66slltpd+IPOVWxEgnAoUYGJsS+lDLUhi2HieuLknZy3 GJP0jdQeLwluOznLskJabDktGOxpa6j+qgarYJcfd+ZuOD2/b/IH/3YYtsVnUyl1ezNunkBEGuN/ +K/9qhXMF9P57LHIcvi9lO6AXP0AAAD//wMAUEsBAi0AFAAGAAgAAAAhANvh9svuAAAAhQEAABMA AAAAAAAAAAAAAAAAAAAAAFtDb250ZW50X1R5cGVzXS54bWxQSwECLQAUAAYACAAAACEAWvQsW78A AAAVAQAACwAAAAAAAAAAAAAAAAAfAQAAX3JlbHMvLnJlbHNQSwECLQAUAAYACAAAACEA2afaIswA AADiAAAADwAAAAAAAAAAAAAAAAAHAgAAZHJzL2Rvd25yZXYueG1sUEsFBgAAAAADAAMAtwAAAAAD AAAAAA== " stroked="f">
                  <v:textbox style="mso-fit-shape-to-text:t" inset="0,0,0,0">
                    <w:txbxContent>
                      <w:p w14:paraId="300A1E21" w14:textId="58BF41F8" w:rsidR="009A5AB5" w:rsidRDefault="009A5AB5" w:rsidP="00876A92">
                        <w:pPr>
                          <w:pStyle w:val="Caption"/>
                        </w:pPr>
                        <w:bookmarkStart w:id="3" w:name="_Ref233565027"/>
                        <w:r>
                          <w:rPr>
                            <w:b/>
                            <w:bCs/>
                          </w:rPr>
                          <w:t xml:space="preserve">Fig. </w:t>
                          <w:fldChar w:fldCharType="begin"/>
                          <w:instrText xml:space="preserve"> SEQ Fig. \* ARABIC </w:instrText>
                          <w:fldChar w:fldCharType="separate"/>
                        </w:r>
                        <w:r>
                          <w:rPr>
                            <w:b/>
                            <w:bCs/>
                            <w:noProof/>
                          </w:rPr>
                          <w:t>1</w:t>
                          <w:fldChar w:fldCharType="end"/>
                        </w:r>
                        <w:bookmarkEnd w:id="3"/>
                        <w:r>
                          <w:rPr>
                            <w:b/>
                            <w:bCs/>
                            <w:noProof/>
                          </w:rPr>
                          <w:t>.</w:t>
                        </w:r>
                        <w:r>
                          <w:t xml:space="preserve"> DisasterAware Framework.</w:t>
                        </w:r>
                      </w:p>
                      <w:p w14:paraId="05017EF6" w14:textId="77777777" w:rsidR="004E41AE" w:rsidRPr="004E41AE" w:rsidRDefault="004E41AE" w:rsidP="004E41AE"/>
                    </w:txbxContent>
                  </v:textbox>
                </v:shape>
                <w10:wrap type="topAndBottom" anchory="page"/>
              </v:group>
            </w:pict>
          </mc:Fallback>
        </mc:AlternateContent>
      </w:r>
      <w:r>
        <w:t xml:space="preserve">model acts as a proposer whose suggestions must pass admissibility gates, </w:t>
      </w:r>
      <w:del w:id="9007" w:author="CLAUDE" w:date="2026-08-03T12:00:00Z">
        <w:r>
          <w:delText xml:space="preserve">and RL sequences the adaptation steps from cost feedback</w:delText>
        </w:r>
      </w:del>
      <w:ins w:id="9008" w:author="CLAUDE" w:date="2026-08-03T12:00:00Z">
        <w:r>
          <w:t xml:space="preserve">and a value-based stage controller sequences the adaptation steps from cost feedback</w:t>
        </w:r>
      </w:ins>
      <w:r>
        <w:t xml:space="preserve">. The mechanism and its equations are developed in Section III.</w:t>
      </w:r>
    </w:p>
    <w:p w14:paraId="3F36807B" w14:textId="77777777" w:rsidR="001D0646" w:rsidRDefault="001D0646" w:rsidP="001D0646">
      <w:pPr>
        <w:pStyle w:val="Heading2"/>
      </w:pPr>
      <w:r>
        <w:t>Decision Cost and Its Components</w:t>
      </w:r>
    </w:p>
    <w:p w14:paraId="28EBC7B3" w14:textId="77777777" w:rsidR="001D0646" w:rsidRPr="002D1F6D" w:rsidRDefault="001D0646" w:rsidP="001D0646">
      <w:pPr>
        <w:pStyle w:val="PARAIndent"/>
      </w:pPr>
      <w:r>
        <w:t xml:space="preserve">A candidate intervention is judged by what it is expected to cost. Wildfire economics measures this with the cost-plus-loss principle, in which the value of a response is the money spent on suppression plus the net value lost to the fire, the cost-plus-net-value-change formulation that underlies operational fire-management analysis. DisasterAware adopts the same additive form, so the cost of a decision is the weighted sum of </w:t>
      </w:r>
      <w:del w:id="9037" w:author="CLAUDE" w:date="2026-08-03T12:00:00Z">
        <w:r>
          <w:delText xml:space="preserve">the suppression effort it spends</w:delText>
        </w:r>
      </w:del>
      <w:ins w:id="9038" w:author="CLAUDE" w:date="2026-08-03T12:00:00Z">
        <w:r>
          <w:t xml:space="preserve">the response effort it spends</w:t>
        </w:r>
      </w:ins>
      <w:r>
        <w:t xml:space="preserve"> and the losses it fails to prevent.</w:t>
      </w:r>
    </w:p>
    <w:p w14:paraId="7858EFC5" w14:textId="77777777" w:rsidR="001D0646" w:rsidRPr="002D1F6D" w:rsidRDefault="001D0646" w:rsidP="001D0646">
      <w:pPr>
        <w:pStyle w:val="PARAIndent"/>
      </w:pPr>
      <w:r>
        <w:t xml:space="preserve">The loss terms are the recognized values at risk in wildfire response. Burned area captures the land and ecological loss; </w:t>
      </w:r>
      <w:del w:id="9039" w:author="CLAUDE" w:date="2026-08-03T12:00:00Z">
        <w:r>
          <w:delText xml:space="preserve">structure loss captures property in the wildland-urban interface; critical-infrastructure loss captures power, roads, and facilities whose failure cascades beyond the fire</w:delText>
        </w:r>
      </w:del>
      <w:ins w:id="9040" w:author="CLAUDE" w:date="2026-08-03T12:00:00Z">
        <w:r>
          <w:t xml:space="preserve">asset loss captures property in the wildland-urban interface together with the power, roads, and critical facilities whose failure cascades beyond the fire</w:t>
        </w:r>
      </w:ins>
      <w:r>
        <w:t xml:space="preserve">; population exposure captures life safety; </w:t>
      </w:r>
      <w:del w:id="9041" w:author="CLAUDE" w:date="2026-08-03T12:00:00Z">
        <w:r>
          <w:delText xml:space="preserve">suppression cost captures the resources committed</w:delText>
        </w:r>
      </w:del>
      <w:ins w:id="9042" w:author="CLAUDE" w:date="2026-08-03T12:00:00Z">
        <w:r>
          <w:t xml:space="preserve">response cost captures the resources committed by every ordered action</w:t>
        </w:r>
      </w:ins>
      <w:r>
        <w:t xml:space="preserve">; and a response-delay term penalizes slow action, since timeliness changes every other loss. The terms are summed because each is a distinct value that a decision trades against the others, and it is the weights, not the list, that encode their relative priority.</w:t>
      </w:r>
    </w:p>
    <w:p w14:paraId="06F35F4B" w14:textId="77777777" w:rsidR="001D0646" w:rsidRDefault="001D0646" w:rsidP="001D0646">
      <w:pPr>
        <w:pStyle w:val="PARAIndent"/>
      </w:pPr>
      <w:r>
        <w:t xml:space="preserve">The set is neither arbitrary nor open-ended. Fewer terms would hide a trade-off that commanders actually make; </w:t>
      </w:r>
      <w:del w:id="9043" w:author="CLAUDE" w:date="2026-08-03T12:00:00Z">
        <w:r>
          <w:delText xml:space="preserve">dropping infrastructure, for example</w:delText>
        </w:r>
      </w:del>
      <w:ins w:id="9044" w:author="CLAUDE" w:date="2026-08-03T12:00:00Z">
        <w:r>
          <w:t xml:space="preserve">dropping the asset term, for example</w:t>
        </w:r>
      </w:ins>
      <w:r>
        <w:t xml:space="preserve">, would let a decision sacrifice a substation to save acreage with no accounting for the loss. More terms are not needed at the operational granularity, because finer losses, such as a single threatened building, are aggregated </w:t>
      </w:r>
      <w:del w:id="9045" w:author="CLAUDE" w:date="2026-08-03T12:00:00Z">
        <w:r>
          <w:delText xml:space="preserve">inside the structure and infrastructure terms</w:delText>
        </w:r>
      </w:del>
      <w:ins w:id="9046" w:author="CLAUDE" w:date="2026-08-03T12:00:00Z">
        <w:r>
          <w:t xml:space="preserve">inside the asset term</w:t>
        </w:r>
      </w:ins>
      <w:r>
        <w:t xml:space="preserve"> and separated by the weights rather than by new terms. The cost therefore stays a short, interpretable sum that the decision layer can evaluate online, and its formal definition is given in Section III.</w:t>
      </w:r>
    </w:p>
    <w:p w14:paraId="0A1A3B4B" w14:textId="77777777" w:rsidR="004E41AE" w:rsidRDefault="004E41AE" w:rsidP="004E41AE">
      <w:pPr>
        <w:pStyle w:val="Heading2"/>
      </w:pPr>
      <w:r/>
      <w:del w:id="9015" w:author="CLAUDE" w:date="2026-08-03T12:00:00Z">
        <w:r>
          <w:delText xml:space="preserve">Intervention Types</w:delText>
        </w:r>
      </w:del>
      <w:ins w:id="9016" w:author="CLAUDE" w:date="2026-08-03T12:00:00Z">
        <w:r>
          <w:t xml:space="preserve">Intervention Families</w:t>
        </w:r>
      </w:ins>
      <w:r/>
    </w:p>
    <w:p w14:paraId="2B6156E2" w14:textId="77777777" w:rsidR="004E41AE" w:rsidRDefault="004E41AE" w:rsidP="004E41AE">
      <w:pPr>
        <w:pStyle w:val="PARAIndent"/>
      </w:pPr>
      <w:r>
        <w:t xml:space="preserve">A decision in DisasterAware is an intervention, so the framework fixes in advance the set of interventions an incident commander can actually order. The decision layer works with a small, fixed vocabulary of </w:t>
      </w:r>
      <w:del w:id="9017" w:author="CLAUDE" w:date="2026-08-03T12:00:00Z">
        <w:r>
          <w:delText xml:space="preserve">intervention types, and a decision sets an intensity for each type</w:delText>
        </w:r>
      </w:del>
      <w:ins w:id="9018" w:author="CLAUDE" w:date="2026-08-03T12:00:00Z">
        <w:r>
          <w:t xml:space="preserve">intervention families, and a decision sets an intensity for each family</w:t>
        </w:r>
      </w:ins>
      <w:r>
        <w:t xml:space="preserve"> as a field over the grid. </w:t>
      </w:r>
      <w:del w:id="9019" w:author="CLAUDE" w:date="2026-08-03T12:00:00Z">
        <w:r>
          <w:delText xml:space="preserve">Six types cover</w:delText>
        </w:r>
      </w:del>
      <w:ins w:id="9020" w:author="CLAUDE" w:date="2026-08-03T12:00:00Z">
        <w:r>
          <w:t xml:space="preserve">Six families cover</w:t>
        </w:r>
      </w:ins>
      <w:r>
        <w:t xml:space="preserve"> the levers used in wildfire response: suppression effort, the direct and indirect attack applied to the active front; resource deployment, the assignment of crews, engines, and aircraft within what is actually available; containment line, the placement of firebreaks and control lines that decide where the fire is fought; asset protection, the point protection given to high-value structures and critical infrastructure in the path of the fire; evacuation, the order to move, shelter, or stage the exposed population; and public warning, the alerts and information issued to the affected public.</w:t>
      </w:r>
    </w:p>
    <w:p w14:paraId="504EDD23" w14:textId="77777777" w:rsidR="004E41AE" w:rsidRDefault="004E41AE" w:rsidP="004E41AE">
      <w:pPr>
        <w:pStyle w:val="PARAIndent"/>
      </w:pPr>
      <w:r/>
      <w:del w:id="9021" w:author="CLAUDE" w:date="2026-08-03T12:00:00Z">
        <w:r>
          <w:delText xml:space="preserve">Each type answers</w:delText>
        </w:r>
      </w:del>
      <w:ins w:id="9022" w:author="CLAUDE" w:date="2026-08-03T12:00:00Z">
        <w:r>
          <w:t xml:space="preserve">Each family answers</w:t>
        </w:r>
      </w:ins>
      <w:r>
        <w:t xml:space="preserve"> one of the operational questions and is driven by a decision concept, so the decision layer reads an </w:t>
      </w:r>
      <w:del w:id="9023" w:author="CLAUDE" w:date="2026-08-03T12:00:00Z">
        <w:r>
          <w:delText xml:space="preserve">intensity per type</w:delText>
        </w:r>
      </w:del>
      <w:ins w:id="9024" w:author="CLAUDE" w:date="2026-08-03T12:00:00Z">
        <w:r>
          <w:t xml:space="preserve">intensity per family</w:t>
        </w:r>
      </w:ins>
      <w:r>
        <w:t xml:space="preserve"> from the concepts: suppression effort and resource deployment follow suppression feasibility and fire threat, containment follows spread, asset protection follows asset exposure, evacuation follows evacuation pressure, and public warning follows intervention urgency. Fixing this vocabulary keeps the action space finite and interpretable, gives every rule consequent and every cost term a concrete referent, and is what lets Section III select and score a specific intervention rather than an abstract action.</w:t>
      </w:r>
    </w:p>
    <w:p w14:paraId="1A4BB80E" w14:textId="4ECD0572" w:rsidR="003B3B07" w:rsidRDefault="000B36EC" w:rsidP="00DE6B62">
      <w:pPr>
        <w:pStyle w:val="Heading1"/>
      </w:pPr>
      <w:r>
        <w:t>III. Method</w:t>
      </w:r>
    </w:p>
    <w:p w14:paraId="65E0A8C1" w14:textId="258B6FED" w:rsidR="003B3B07" w:rsidRDefault="00966394" w:rsidP="00D02CF8">
      <w:pPr>
        <w:pStyle w:val="Heading2"/>
        <w:numPr>
          <w:ilvl w:val="1"/>
          <w:numId w:val="15"/>
        </w:numPr>
      </w:pPr>
      <w:r>
        <w:t>DisasterAware Framework</w:t>
      </w:r>
    </w:p>
    <w:p w14:paraId="703C38EF" w14:textId="3FF8854E" w:rsidR="001D235D" w:rsidRDefault="001D235D" w:rsidP="00E9350F">
      <w:pPr>
        <w:pStyle w:val="PARAIndent"/>
      </w:pPr>
      <w:r>
        <w:t>DisasterAware has a 4-layer-pipeline which includes an</w:t>
      </w:r>
      <w:r>
        <w:rPr>
          <w:i/>
          <w:iCs/>
        </w:rPr>
        <w:t xml:space="preserve"> input space</w:t>
      </w:r>
      <w:r>
        <w:t xml:space="preserve"> that gathers the heterogeneous field data, a </w:t>
      </w:r>
      <w:r>
        <w:rPr>
          <w:i/>
          <w:iCs/>
        </w:rPr>
        <w:t>perception stage</w:t>
      </w:r>
      <w:r>
        <w:t xml:space="preserve"> that extracts features, a </w:t>
      </w:r>
      <w:r>
        <w:rPr>
          <w:i/>
          <w:iCs/>
        </w:rPr>
        <w:t>concept space</w:t>
      </w:r>
      <w:r>
        <w:t xml:space="preserve"> that abstracts them into a hierarchy of operational concepts, and a </w:t>
      </w:r>
      <w:r>
        <w:rPr>
          <w:i/>
          <w:iCs/>
        </w:rPr>
        <w:t>decision space</w:t>
      </w:r>
      <w:r>
        <w:t xml:space="preserve"> that turns the concepts into an intervention. The intervention applies on external input set and drives the next state, so the framework runs as a closed loop rather than as a one-shot predictor (</w:t>
        <w:fldChar w:fldCharType="begin"/>
        <w:instrText xml:space="preserve"> REF _Ref233565027 \h  \* MERGEFORMAT </w:instrText>
        <w:fldChar w:fldCharType="separate"/>
        <w:t xml:space="preserve">Fig. </w:t>
      </w:r>
      <w:r>
        <w:rPr>
          <w:noProof/>
        </w:rPr>
        <w:t>1</w:t>
      </w:r>
      <w:r>
        <w:fldChar w:fldCharType="end"/>
        <w:t>).</w:t>
      </w:r>
    </w:p>
    <w:p w14:paraId="46E345DC" w14:textId="39A5496E" w:rsidR="00E9350F" w:rsidRDefault="004E41AE" w:rsidP="00E9350F">
      <w:pPr>
        <w:pStyle w:val="PARAIndent"/>
      </w:pPr>
      <w:r>
        <w:rPr>
          <w:noProof/>
        </w:rPr>
        <mc:AlternateContent>
          <mc:Choice Requires="wpg">
            <w:drawing>
              <wp:anchor distT="0" distB="0" distL="114300" distR="114300" simplePos="0" relativeHeight="251657216" behindDoc="0" locked="0" layoutInCell="1" allowOverlap="1" wp14:anchorId="1CC0FCB0" wp14:editId="05892B7D">
                <wp:simplePos x="0" y="0"/>
                <wp:positionH relativeFrom="column">
                  <wp:posOffset>93253</wp:posOffset>
                </wp:positionH>
                <wp:positionV relativeFrom="page">
                  <wp:posOffset>800100</wp:posOffset>
                </wp:positionV>
                <wp:extent cx="3031490" cy="2692302"/>
                <wp:effectExtent l="0" t="0" r="0" b="0"/>
                <wp:wrapTopAndBottom/>
                <wp:docPr id="597997766" name="Group 10"/>
                <wp:cNvGraphicFramePr/>
                <a:graphic xmlns:a="http://schemas.openxmlformats.org/drawingml/2006/main">
                  <a:graphicData uri="http://schemas.microsoft.com/office/word/2010/wordprocessingGroup">
                    <wpg:wgp>
                      <wpg:cNvGrpSpPr/>
                      <wpg:grpSpPr>
                        <a:xfrm>
                          <a:off x="0" y="0"/>
                          <a:ext cx="3031490" cy="2692302"/>
                          <a:chOff x="12700" y="0"/>
                          <a:chExt cx="3031672" cy="2693026"/>
                        </a:xfrm>
                      </wpg:grpSpPr>
                      <pic:pic xmlns:pic="http://schemas.openxmlformats.org/drawingml/2006/picture">
                        <pic:nvPicPr>
                          <pic:cNvPr id="1571073401" name="Graphic 1"/>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12700" y="0"/>
                            <a:ext cx="2901950" cy="2400847"/>
                          </a:xfrm>
                          <a:prstGeom prst="rect">
                            <a:avLst/>
                          </a:prstGeom>
                        </pic:spPr>
                      </pic:pic>
                      <wps:wsp>
                        <wps:cNvPr id="1573613065" name="Text Box 1"/>
                        <wps:cNvSpPr txBox="1"/>
                        <wps:spPr>
                          <a:xfrm>
                            <a:off x="12700" y="2400847"/>
                            <a:ext cx="3031672" cy="292179"/>
                          </a:xfrm>
                          <a:prstGeom prst="rect">
                            <a:avLst/>
                          </a:prstGeom>
                          <a:solidFill>
                            <a:prstClr val="white"/>
                          </a:solidFill>
                          <a:ln>
                            <a:noFill/>
                          </a:ln>
                        </wps:spPr>
                        <wps:txbx>
                          <w:txbxContent>
                            <w:p w14:paraId="7408E5D3" w14:textId="494D6F5C" w:rsidR="00616E8C" w:rsidRDefault="00876A92" w:rsidP="00945575">
                              <w:pPr>
                                <w:pStyle w:val="Caption"/>
                              </w:pPr>
                              <w:bookmarkStart w:id="4" w:name="_Ref233576816"/>
                              <w:r>
                                <w:rPr>
                                  <w:b/>
                                  <w:bCs/>
                                </w:rPr>
                                <w:t xml:space="preserve">Fig. </w:t>
                                <w:fldChar w:fldCharType="begin"/>
                                <w:instrText xml:space="preserve"> SEQ Fig. \* ARABIC </w:instrText>
                                <w:fldChar w:fldCharType="separate"/>
                              </w:r>
                              <w:r>
                                <w:rPr>
                                  <w:b/>
                                  <w:bCs/>
                                  <w:noProof/>
                                </w:rPr>
                                <w:t>2</w:t>
                              </w:r>
                              <w:r>
                                <w:rPr>
                                  <w:b/>
                                  <w:bCs/>
                                </w:rPr>
                                <w:fldChar w:fldCharType="end"/>
                              </w:r>
                              <w:bookmarkEnd w:id="4"/>
                              <w:r>
                                <w:rPr>
                                  <w:b/>
                                  <w:bCs/>
                                </w:rPr>
                                <w:t>.</w:t>
                              </w:r>
                              <w:r>
                                <w:t xml:space="preserve"> Hierarchical architecture of DisasterAware.</w:t>
                              </w:r>
                            </w:p>
                            <w:p w14:paraId="0643D8AB" w14:textId="77777777" w:rsidR="004E41AE" w:rsidRPr="004E41AE" w:rsidRDefault="004E41AE" w:rsidP="004E41A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CC0FCB0" id="Group 10" o:spid="_x0000_s1029" style="position:absolute;left:0;text-align:left;margin-left:7.35pt;margin-top:63pt;width:238.7pt;height:212pt;z-index:251657216;mso-position-vertical-relative:page;mso-width-relative:margin;mso-height-relative:margin" coordorigin="127" coordsize="30316,26930" o:gfxdata="UEsDBBQABgAIAAAAIQCo1seoEwEAAEkCAAATAAAAW0NvbnRlbnRfVHlwZXNdLnhtbJSSwU7DMBBE 70j8g+UrShx6QAgl6YGUIyBUPsCyN4lFvLa8JrR/j5O2ElRtpR493jc7I7tcbuzARghkHFb8Pi84 A1ROG+wq/rl+yR45oyhRy8EhVHwLxJf17U253noglmikivcx+ichSPVgJeXOA6ab1gUrYzqGTnip vmQHYlEUD0I5jIAxi5MHr8sGWvk9RLbaJHmXxGPH2fNublpVcWMnftLFSSLAQEeI9H4wSsbUTYyo j3Jl+0x5IucZ6o2nuxT8zAYaT2dK+gVq8vvf5G+s/ba39ATBaGDvMsRXaVNfoQMJWLjGqfyyx1TN Uuba1ijIm0CrmTpkOuet3Q8GGK81bxL2AePBXcwfof4FAAD//wMAUEsDBBQABgAIAAAAIQA4/SH/ 1gAAAJQBAAALAAAAX3JlbHMvLnJlbHOkkMFqwzAMhu+DvYPRfXGawxijTi+j0GvpHsDYimMaW0Yy 2fr2M4PBMnrbUb/Q94l/f/hMi1qRJVI2sOt6UJgd+ZiDgffL8ekFlFSbvV0oo4EbChzGx4f9GRdb 25HMsYhqlCwG5lrLq9biZkxWOiqY22YiTra2kYMu1l1tQD30/bPm3wwYN0x18gb45AdQl1tp5j/s FB2T0FQ7R0nTNEV3j6o9feQzro1iOWA14Fm+Q8a1a8+Bvu/d/dMb2JY5uiPbhG/ktn4cqGU/er3p cvwCAAD//wMAUEsDBBQABgAIAAAAIQConWwxWwMAAOYHAAAOAAAAZHJzL2Uyb0RvYy54bWykVctu 2zgU3Q8w/0Bon+jhxI6FOIUnmQQFgtaYZJA1TVEWUYnkkLSl9Ot7SEl2HQfoYxaWL8n7PPdc8vpD 19Rkx40VSi6i9DyJCJdMFUJuFtG/z/dnVxGxjsqC1kryRfTKbfTh5s8/rlud80xVqi64IXAibd7q RVQ5p/M4tqziDbXnSnOJw1KZhjoszSYuDG3hvanjLEmmcatMoY1i3Frs3vWH0U3wX5acuc9labkj 9SJCbi58Tfiu/Te+uab5xlBdCTakQX8ji4YKiaB7V3fUUbI14sRVI5hRVpXunKkmVmUpGA81oJo0 eVPNg1FbHWrZ5O1G72ECtG9w+m237NPuwegnvTJAotUbYBFWvpauNI3/R5akC5C97iHjnSMMm5Nk kl7MgSzDWTadZ5Mk60FlFZD3dmk2S6BwsGXV399ZT2fZ3hrGU28dj8Hjo5S0YDl+Aw6QTnD4MV9g 5baGR4OT5qd8NNR82eoztExTJ9aiFu410A/N8UnJ3UqwlekXgHRliChQ+eUsTWaTiySNiKQN6P8w MC31VXpLr9ybUl/ao2JfLJHqtqJyw5dWg8DwEzA5Vo/98ijuuhb6XtS1b5mXhwpB9jdkeQeknoh3 im0bLl0/WYbXKFZJWwltI2Jy3qw5qjIfi5AQza0z3LHKBywR+B8k2zdvfxCyPCTmc7bg2jvsOmHJ yLBsnqTzy5FhF0lydTE74giAM9Y9cNUQLyBB5IHG0JzuHu2Q0agCbh2SCCKWnvm4fuwIGVYnoP3S hD1VVHOk4N0e0WEyTSfJ9HKkw7Mv8i/VkQDooO2HkbgO20Pn/f4PUcsOyNB8xM5P52G+5lk6m/8f 6NBxVYtiJJnH9LY2ZEdxubaVcHxwfqRVS98KqbxVzw6/g8Eei/KS69ZdPzLehd9Zq+IVOBiFhqL5 VrN7gXiP1LoVNbijsYl3x33Gp6xVu4jUIEWkUubre/teH43FaURaTOIisv9tqb8M6o8SLYdLNwpm FNajILfNrUKlGGZkE0QYGFePYmlU84LnaOmj4IhKhliLyI3iretfHjxnjC+XQam/Ux7lk8ZNlAba elyfuxdq9EBoh35+UiOpTnjd63qUrV5uHZAOpD+gOMANggcpPCaQjl6r79dB6/A833wDAAD//wMA UEsDBAoAAAAAAAAAIQC0O5nfB4cCAAeHAgAUAAAAZHJzL21lZGlhL2ltYWdlMS5wbmeJUE5HDQoa CgAAAA1JSERSAAAGEAAABQQIBgAAAD05WggAAAABc1JHQgCuzhzpAAAABGdBTUEAALGPC/xhBQAA AAlwSFlzAAAdhwAAHYcBj+XxZQAA/6VJREFUeF7svQeUNFW5cO33f5/cew0gCKgo14QBs5i9igkF UYKiggKCIiIgBpQkSUCC5JyTJAHJOeecXnLOOUoOxvrXLu8Zz5yqru7qrqmZ7tl7rb3ed7pCV1c4 VfU8J7wsExERERERERERERERSXhZ+oGIiIiIiIiIiIiIiIgJBBERERERERERERERKWACQURERERE RERERERECphAEBERERERERERERGRAiYQRERERERERERERESkgAkEEREREREREREREREpYAJBRERE REREREREREQKmEAQEREREREREREREZECJhBERERERERERERERKSACQQRERERERERERERESlgAkFE RERERERERERERAqYQBARERERERERERERkQImEEREREREREREREREpIAJBBERERERERERERERKWAC QURERERERERERERECphAEBERERERERERERGRAiYQRERERERERERERESkgAkEEREREREREREREREp YAJBREREREREREREREQKmEAQEREREREREREREZECJhBERERERERERERERKSACQQRERERERERERER ESlgAkFERERERERERERERAqYQBARERERERERERERkQImEEREREREREREREREpIAJBBERERERERER ERERKWACQURERERERERERERECphAEBERERERERERERGRAiYQRERERERERERERESkgAkEERERERER EREREREpYAJBREREREREREREREQKmEAQEZGe+Nvf/pY98sgj2e233549+OCD2RNPPJH99a9/TWcT EREREREREZERwQSCiIhUcuONN2Ybb7xxttBCC2VvfOMbs9e85jXZW97yluytb31r9tnPfjZbb731 squuuir7xz/+kS4qIiIiIiIiIiJDjAkEEREp5bHHHssTB7PPPnv2spe9LPvKV76S7bTTTtnpp5+e nXXWWdkuu+ySffWrX82nvfKVr8xWWGGFvGWCdIYkyz333JPde++92f333z/2L5+9+OKL6exjPPnk k/k8zPvwww/nLUEeffTRfH8/8MAD2UsvvZQuIiIiIiIiIiIyMCYQZFIgUPbnP/85l8BYVeBMRNrn vvvuy/7nf/4nTw7813/9V54sKGthQBdGW2yxRfZ//+//zef92Mc+lndxJOVcd9112ayzzpr9v//3 /7JXvOIV2cwzz5y9+tWvzvcxyZlO/PznP8/372yzzZbNNddcuSR2WH7eeefN7rrrrnQRERERERER EZGBMYEgrfHPf/4zr7W8yiqrZB/84Aez1772tXlXKHPMMUf20Y9+NPvZz36WnXvuufl8UxW27e9/ /3vhs0MOOSTvxmWDDTbIA61N1AamZvHvfve7bMMNN8zXzb4ZVcoC0/xefje/n/1QVbO9bPmjjz46 W3fddfNjsu2222bPPvtsOstI8/TTT2d/+tOfso022ijfh9tss01+/f3lL39JZy3w1FNPZfPPP38e sMbNNtssnaXAOuusMzb/l7/85bz1Qq9cdtll+XFiO2nxcMcdd6SzNELZ9ds2tBbYbrvt8nP6e9/7 XvZ//s//Gdtvn/rUp7IXXnghXSTnyCOPzH7zm99kX/jCF8bmJ8Gz9tprZwcccED2zDPPpItIH5Sd I5TnlOuco5RJlPdT+T7VK21dd5NBnfuHlNPrPbTsmoFelx9FRvX5bbKOaXw9U2Hh8ccfT2eRPim7 fkf1njfZ9HtfGrXyZCJ/D2USZRPnLmUVZdZkMlHXEs9rPLexD1k3z3MyvEzWvVWkH0wgSCvQwoAE AbVuQ/CrzJe//OXZL3/5yynZIoEBYzfZZJPssMMOG/c5wevQjQu+613vyltVDMrll1+e/ed//ufY etdff/10lqGHYPa+++6bvxCm8HvDb2c/sD9SqpZfZpllxpafc84588DtdGHGjBnZhz70ocL1Nffc c/e0H37/+9+PLcNYB3SZ0w3Wy/gIYbnNN988naUjO+yww9hytGQ45ZRT0lkGhoexLbfcMttnn33S SZMG20OZGK5zyj+SPFXccsst+Xzf/e53e0oGSe90KuMpzynXwzlKeV+WtBw22rjuJote7h9STS/3 0KpytZflR5VRfX6brGMaX890l3jTTTels0gfTLd73mTT731p1MqTifw9lEmUTWHdlFmTyURdSzyv hZbfyPOcDC+TdW8V6QcTCNIKZMhDwYgEzWaZZZa8O45XvepV46YhNW2nCnTRQpD6ne98Z75tO++8 87jpE5VAuPLKK8c9YFHTYJQ488wzx2pTL7vssunkrg/a3ZafrjdjarYstthi464nusjhpXuBBRbo GnQmWfDud797bNmVVlopnaUjyy+//LjrgH76e2EiA5lcn7wcf+ADH8jXT1k0Vfja176Wjyvx/e9/ f+z3f+tb30pnGwcJBq6HJvfRdKdbGT9RL4CTza677jruumNsk1Gh2/1DulN1D+2lXI3LNZLLDz30 UDrLyDKRAbLJZLKOKc+/4XtpuUwiXfpnut7zJpv4PKZ84D2vF0btfXAifw9lUlyZiTJrMpmoa8kE wmhR9bwlMtUwgSATzm233TauNgDdF9EdB8FFukq5++6786aM9AEe5qFv75tvvjld1aRAbW76Kg/b RtAlZqK6MJrIB6zJhu51OA+qHvCqmvr2svx0bQ5I10Fve9vbxvYNYxLQ1JWaZjxYd2s6e/LJJ497 KKV2aa9stdVWY8vNNNNM2fnnn5/OUspEdqVC+UOicqpdRwyATDduW2+9dXbppZfmrQrYPpI9VcFO uqRinrYCN9OBbmX8RDVBn2xGOYFQdf+Q3qi6h/ZSrk5WsHkqMJFddEwmk3VMTSA0y3S95002JhD+ xUT+nqmWQJioa8kujEaLquctkamGCQSZcLhZhhs5/X0ff/zx6Sw5YZDQ4B577JHOUgo3ZwZjJhnR a1b/+eefHxvEGau6TLr66qvHJTf23nvvdJae+dvf/pZvZ/he+i3vtM0T8YBF7fOwr9I+TzvBvqEG Rdjm5557Lp2lKwT8WUf4Tvb/+9///rHf9sMf/jBdpJJBl0/hGLCNYVBvamf1A+th3xKs79SXfV3i bWPdnENVkEB405veNLZvfvGLX6SzVEJXFPF1+Ic//CGdpSN77bXXuGW59icSHrDY11X9//OQTcAh bFMvXSvF1yn7vtM1Oghnn312Xq6EoG0YsBoZT6IT1F760pe+1Mg2sf/Cdd1v0pNrOuyrbq1bYsJ3 93u9cX1VfedklfHQ1PnDfgnb3+l3ptT53U0nEDiHuB47nUtx+Vjnfs3LNtc4y03US1UT1wLbyfFm O3u9T8b3V/6tOl5TiV7K1U7BZs7r8Jv73ddlhOulat/3W+5wXMJy3e7B/RCeY3GQczxsZ6/PeFyD 8bnfbb90Oqb9UOea65RA6KeMHOSai8/dfo4Tx4Tlq55Z+oXzPj6OVb9rlO55VXBepe8v/QRvWS48 a/a6fDi/42PdVgIhlAPIM0Ed4mc69l23azNQZ1/X/T2diK/HcL7USSBw3obl6xxb4PvCsr28m/VC eg1XlcV1GeSciOnnWuiFbs9P4V240/Qy6jwPdyI+R/o5HoMuX0U/MYf4+u5nf0zkOSrDgwkEmXDi IAVSK6sM+jT97W9/O1Zj65xzzhmbRoFHYJNm4GRoTz311Lzg5LNPfOITeXdIr3/96/NBSS+66KJx 64254oorspVXXjl73/veNzaIM/9Sm3211VbLH6oDPAztvvvu2Y9+9KNxYzfQ7QgPO3FLg24tEChk GTj1i1/8Yr6dfC/+93//d7b44otnBx10UOFhud8HrLhFBPvqmGOOyT8/9NBDs89+9rP5vqJFyBJL LJGdccYZ6eJjECBYc8018wGuaRHC9s4666x5U8wf/OAHeQA05frrr8+PH8dpt912y/fDTjvtlD/M sZ+XWmqp/O+11lqr0CqFmtWbbrrpWE3RtAZpeFHl9/z617/uuHyYr5dsPvv88MMPz5Zccsl8fIAw qPfnPve5fFyFTn3/h23jd3IOss8vvvji/Pzj+LKPSXBwPtcZTDiGhwGC99/4xjeyueaaa+y4MUDx 9ttvn9+8Y/h9nGOrr756NvPMM4/tG64Pzp1ea+GmLRBYZ68wb1iOa6bq/IqpaoEQatkwnWPCg889 99yTj5Xy9re/Pd8vjNNAV0s33HDD2HKUGfvtt18+aHt8HdHtFesrOyfYpzQDplsh9jXr5tylS6j9 99+/5we0XuDc4FwJ58eee+45to10K1B2rJiXa3CQLt44VwkUr7DCCtk888yTn/PUJKalCuulZnEZ 8TlPmc7+paylyyWuGdbDwNvs87Qsi6Hm46qrrpp/N/uXsuXzn/98fk5TTqYwWCbHnePP9U3LjdNO Oy3vOoXz/DOf+Ux+zgaaLuP5LdhLDbJ+zp+4vMbQNRXdw9DlGMcGKbspa9J7S6DO7w70m0DguuH6 4VxgP3E9ci58/OMfz1vHcC4xgHuA33jSSSfl5ewb3vCGfL/wL2Ub5W/VCwj3QRLE3Cs53rSu+ulP f5rdeeed+W/imJSV8en9o+x66vdaCOVVuBZ4QWRbuC9yvPl9dAPHAOedmqHzvMP99SMf+cjY/ZV/ GbuG8aJ6DSzBtddeO1YLMVwjMffff/9YbXjmSdfN+c39OjxfnXDCCfnn6T00BIS6lavh5T4ONnP8 2A6edUiAhnP0k5/8ZH4Ndjqvy0ivGc49ju83v/nN/Bx5xzvekZcZ8XlVt9wJcL/ZZptt8nMiHKMF F1wwO+qoo/LgBPe8cA7GNUB7bYFw66235tNZP+ce38E2ci5RzpWVM+H6C/fMG2+8MS9b2M755psv /32ve93r8uuLdZTBeo877rj8mYxrivsK3025RZlKv/hlyYFBEwj9XnNx4JVtvf322/MyheehuIyk 4lGnoMgg1xzHmgoSnLsswz7m+YN7xwUXXJDOnsN9KTyHs68JfnHdsK08b1KOMd5UOEcOOOCA0sB7 eJbh+mQ+/h/Px/ezHZQ54TiyjfxOnpXj1tyjdM+rgrKG/Ur5Ep5P2Decc0svvfS4Z4ZAuGb5zfxL K3nk+LFvKVuonLPccstVniucZ9xz+S6Woeyj7Ln33nvzcins84lIIFx33XX5Mf/whz88di6w7T/+ 8Y+7tggO7xycC+E9lfOIfcg+ueuuu9JFcvrZ173+nk5wfrKt8b2E58+DDz44P47s87DusgQC5xT3 IirksM3hPYLucLs9B3FOcByp9BO+m/210EIL5V2Bcc+I4bu6XUt0TZpew5Th/CbKYvZxSq8tEPo5 J5q6Fsooe6ejjOKeED8/8V3h/Yh7POdSeH5kOr+bwHkZ/TwPh/I6fq+nq+Svf/3rY2US5RPlVFly ftDl0+etsufZQWMO3IcWWWSRsbKae99mm22WHwMq9/L9TZ6jMrqYQJAJJ+2nj646eNGjEOVFt+yB OYUbMMGJsA76WucmEP6OZUwFHsRTCFTEgdUyeViiwAcejEP/oGUyLTwoVI2BwI2YAjZdPpUXmLjA 7vcBi/0Zbw+DrVKjmdYf6Xf+x3/8Rx7QT+HGxMNUOn+6LH2oxvDwFqZz42ab42PPTYeHzHRdQX5v 6L4l7cOaBwKI+wlM7TRfWX+C/L3ooouW7pcgx7JsUNt42z796U/ntbe4GafLI0GKqgBFGTxgkWxK 1xXLg1Dc1Q2/hwfhdL5gvG+r4GEzbtpeVRs+hZfzsBzXYa/dDFSNgRCXH+xjHvrf8573FH4f8tJA oAjSMiOVfRWfE3QjFPrz7iQPf51eouqy8MIL5+sL1zwPfXF5w0t+CklVjmPZC1kv8EBKACN0l1Qm D4QHHnhguui4c579T7nBA2S6PK644oqlL/2st9MyyPEioBbDyzjjdzCd4DQBPx6Y4+UIVMBElPEE fbBbH7b9nj9pec2+4yG+U7lU1qKo7u8O9JtAiAcp5Hyk6zKCafH30TUXEFwnkB7fB2L5nby0s49T +F3cM9JlkGNDEjz8nZbx6f0jLfsGuRbi8or7HIGMOKEdS0A3TV7wMhjXkCyTso4Xyl646qqrxtUm jpM3wH06XjeByxgSEOEaw1D2cFzCZ/w+gsUcz27lavi9cbCZl2eCjJ3Oa57neiW9ZliW4E28vngs mX7KHeB86nQf5rxh/3Bdhc/iPqh7GQOh6rxBArwcq7S2ZXz9sT8pE0kWpMsjXQmWPQ9Txvx//9// V5g/lnOXoGfMIAmEQa65OIHAtUHghGfQdHkkKZLW8B/kmiNwRlA1nT/IdpR19UgAK8zD9hIgi5ej cgfBpfA3v53EaArBNa6fMN+vfvWrsWkkTOLzrEyei0L5Nyr3vCp4hp133nkL64nlfkSQLia+Znl+ 5VmTClTpssh1X5YU5H2BCj/p/Ehik4RX+LvpBELVMxlynpKkK0vYE/yLj0mZJBrTZFm/+7qX39MJ EoRUKki/BynTqJQXvwulCQTex3gvTpcNUj5xPqbnO/Bu3O33kky/7777xpbh+6quJZIOlNPpemJ5 5k4Hjk9jK2VjIPR7TjRxLXQifadju0moputFnhl23HHHjr+Bd/g0Sdnv83BcXhOnICEfP1cFKafW WGONwvkx6PJVMYtBYw68Z5KY6PQcTqVJlgt/N3WOyuhiAkEmHILsvIikhQ03ejLC3AAINvCQXJaV BWobUGiGZQkqsDw1pci48gAaD8bMwzY3+gC1muKHOgo6bpo8tJBBj1+euWFR2PKyw3dyA4gfbAmu Esj61Kc+NZYhjl8C3vve946rgUDGNl6WBx+ytdTCjwOhFM7xw1m/D1hse7w93HjZV9RGImMfakDF 2xQHJLnxxA8KvHTxwsI2U4smfjDjoSjOdtPKIUzjeKQ3cQI+3GTZp/GNjN/OzZDaBaFmQPzCyH4g SAIsz0NPp+WvueaafL6qF11eyAnghunsH26YtGJg/fH+YZ0hKRGIt439y28lgEagjH3Fi2CYjtTu 7BVqXMfd2fAwywMx38m5xLkXpvGd4YZNawnOPbYlDgyw79jGeN9WQU07an6F5TmX0poIZTAPNRvC ctQMqqqJHlMVyOT/4VjzW0JtEo4T53PclRWGlwUeiKkpml6//M15ybUXWphQ9sQBUMoD1sM+//a3 vz3uwYljU1XDoxfC+AfU/IjhRTl8D2VPWpOS85PjG7+c1IFgVLyvKMN4qOScffOb3zxuHzFOTUx8 zrN/OBZcV9RsIsnEy3G87rSlGccxLqOpccp385vj64VzLy4/SUKFlweuBfZb/D281FILicDLRJTx lBXMx7UVpqfXxCDnT1pe8+JA4JB7G8ebZHkcKGPdcU2zuve2uJl91XVXRdxFANuaHhPuEaEVUVzj knKJMoJ7CcHX+OUqDRKRCIzvNZw71Mrmd/E74u/DtIxP7x9poGaQayHeb5Ql3Hs4BlwL3NfTl+H4 WuBcInAYppGAYBm2l22KA8r8pk41smMo6+JAd5ogSIMtadlCwiBMY5+HIGZ6D6W85KWyW7lKwDVd PsiLNeU22xjfZznHO9WGTEmvGYIBcW1qtosWAtBvucN3EIiOt51rl+fN9BkqGPcj3+35je2Lz39q c7JNrD++/yLPXTHx9cc1xe+gjCFpwrXF8YmX5x4ZBxT47vgZgXt1aP3Lc1F8XAmkxaTnRJ0EwiDX XHw9B6nhzDNX2f2HygyBQa45ykvK8DCdc4nnsLQcYn+miQ8qBYXplJFp4oTED0Gs+Fm2rOIAgagw nbImPONyjsVBJN6zCDRx3yBAGt83vvOd7+TLkFgZ9nteFZRrnM9hWcozjgPXBd3kxt178kzMGHyB +JrlWLEs+4XED9uVJk75DXGQjXXF5yHHlfdbvpvgYJrwKrsvdaJbeUKSOD6PeC7ifsT1RZkXfy81 jGN4TqfFSJjOb+ddje3m3Tp+j+OcCAnipvZ12e+pgvtp/HsoOwjIUlZxbcfTME0gUPM+TGMbODZs M8cq3ocErmO4L8bHlzgELZ9Zlne0eFnuHeHc4L7S6VoiAROen7ge2Z8cs3ANx/uIafF9O343wnQc k0HOiUGvhSri7abcZP2UAbQq59k1vhewT5Byl3OR7Uwrq8Rd5Q7yPByX13wf1yv7jHsM51fcqgVp VRIz6PJV99b4/tdPzIFWa/F0rk2WY3+Gd+j4ftDUOSqjiwkEaQWaTcUvcWVyc6LQOu+889LFCwkE 5IE4rplFi4b4AY2H2AA17Hho4OGYGjPpAM28TITlKFhDwU1mm6564gKSZAefhxqT6cNwnECgFi5N lJlOjf5QKzNAQDcOCMeFfr8PWOn2IDfKuMsbuoCKXzziGylZb15kCUhwg0qz9HEf+ekDcJxACHLc eDHlhY4a1CSJeJCkGVyYh4etdJyETgEgbk7UaOq0fHiIqboZk02Pt5EHwPjhh+RTHARiX8Q1qtOX WRIucU09ulmKXxapfdYr3JTDctys04dYjl0csONBP8BLHwkFHtbDdB5w+Tzet92IjzHnbS8Bc4Li b33rW8e2m1ogvVIVyEwfkvntcfdmPDDGD5ycFyFYwnXKi2f8AkSwgSQJ12h4QIprfnBdHHvssWPr B2p7xAGqOq0yyqCWGi/wHMsYgqZhW8u6gBpk/IO0ayqCIHE/qAR8aeIcppMc7PQAizwYh0AG8HIV v7zxEB9qHhLgjGveUUMrLo8uueSScQ/AcRAlTiAEOc94cMYwRsdElvFVL4AwyPlTVl4TQIkfwnnI j6fHZUK/vxuqrrsq4gBmMCSTeFkL9zGOf/wyx/T43KVLkPDSwvNBHCSKX/IJRsUvidyr6Kot/f5O 52t6nxr0Wki7ZaTMiVtbUT7FzztxbS6a4ofnFMqANDDGNc/5TatFkqR0C9gLcaKGZumhBjb/prWE uZ7i84TAc5hGICnQ6R7aa7maJhCoJR8/s6Xj7aQJ1U6UXTPsS4IbPGsQDOfa5X7Xb7nDc2gcBOV5 Mt52jnHc+gB7TSBQSSBOfBPkoBuiAM8acQvbOCECZddf3JKU4xC3yOB8o7Z4gPKJZxLKNAJfcVcJ lNVxUJCgWlzWdTonujHoNZfef9h2ujEK8EzJeR+mE/AKiYBBrjneXUKyhTKcVrYByqG41imtQuNE TRxQQtbDtcYzHtcLXb9xLcXBPJI/8XMa9wEC62F6fH1y/pIc5PmTBElasYCAW7y/wv1s2O95VXBt cc/jnYZn1/i6AbYz3HPYvvj9Jr1meSfl+Ad4N4r3Cc/ZcbcdlDvxNtOdXLzP4kQtpvelKtJti8sT zqO4xTjnUxysp9yKjxfribug5Vk93q50PBsSY2GfcQ3T3SY0ua97fb/lHI/fzSg743svyY00uB0n ECjX4zhBHMTlWHGehmmUCXEtcAKuYRr3PrpQi4nHcSTBHCqeVV1LJBHD5zw/pzXHad3JcxuJXbYt 7rInfTeK7z+DnhPp8al7LVSRbjctiuMWoiSP42A25WZoZRyWj+/NcYJ9kOfhtLxO7zEE0nnvCdPT CpSDLl91b03vf3ViDtzf40qhnBfxuxvbwLNRvP6mzlEZXUwgSGuceOKJ44K+neTmnnarkyYQeGDl RpFC10hhHgrg9IbGA3/cVI8XGF4yKGzDcrxcx83Zqfke30jTzG76MBwnEOJ5eCkMBTLbQaFNVjgO NMQPUekNvNcHrHR7uNGW1eyLW0awP9MbLQGPOGjO/3l4i7up4aEwDjqlCQRu4GXjCPCSEgcbqRmQ UhUA6mX5TjdjjnlcG43aUWUDSnFTjH9nHMxNb+bpgN/cYONm4unLVyd4II+vEW7IZcHi+CGIGhVx Cwn2dxxc4KG2Lmx/qAXJg16nfpRjaPofHvpoDlmnFkJVIDN92Cw71nFz5PTBi2s5DkCTLIph3IR4 eqeuNOLuUngAS7slqQMvmgSuQk3dmLjbkPghMIx/kNYI7ZW4Ni01YXjBSIlf+DAOqKXnPLUiU9KA 4B//+Mf8c67duFussm4i4kAM3UWE8z5NIJBwTZvRx0xEGV/1Ajjo+ZOW1+n1DCQ045fesntBP7+7 6rqrIg1gco8J/ebHUC6GeQjopV1ZUEbELzZcF8C5Tu3i8HlZ+ckLbPyCnF73VfePQa+FNIFAoCiG e2UcFOTZJbTGoql//KJHUJ2XPxKwIXDIvGXlfhUERUONds4VgouQdqUTDIFQ9lmcgI2DEJ3uodCt XIV4+fRZATg/4y6qeAHvhfSawXDuxPRT7oTzjORk+LxTDWhqTMbb0GsCgYBcvFycHAtwH49ru8aB /PT6IxmRdtkTv/SX7XvgPAtlBucb66CsobVqWDY+d6HqnKhi0Gsuvf+k3WcCXTXF84Sumwa55ghs h+Xo4iHt6oPyPyTSKEPjSgFpQImAXdl3ELwP8/A+EFrbQprI4hk7hW2Kt4vgINsVXyNpsGwU7nlV sJ+5v4Rt5vjy/ZTVcesbKp4F0ms2TZ5BXF7w3hSC15T5cVe1JLPSbvnSlmLpfamKdNvi/RFf65yD cRegAQKZcdeP8XN0/PxM9zxpgJDEEucH+4rkWvq7mtjXvR5fuucLyyCVEFK4tuNyJE4gxBUPOEZp 9ze848b7KTzDkniO383ojz+F5xuOBYkF7m3h/bnqWqKCYfic+zctorjm40R8HDuISd+N4vvPoOdE enzqXAvdSLebgH9M+mzB/Sh+R+e9KW7dEh/fQD/Pw2l5HSonxdBVXZjerbyvu3zVvTW9/9WJORD/ ie8hZc9qxDfihG9T56iMLiYQpFUocAgy8aJG4R0/XMTy0he/8KQJBIIO6Y0f4kFc0y6BgBsKL9QU iNTcocBNX67ZrvhGmN5I02aC6cNwWQIBCHiQRacWAwFWbrjp75+IBAKBmLKMcPyyxcNWXLsAeCik Vhz9E9Jkn4etuPkfpkGnNIHQqaZ2+kBV9gBQFQDqZflON2NqAcRJG5rilUHrkHi++KYbb1tZgoaH 6ThJQY2+uKlkJzhf4xt9WZ+WkL4Qxy9/aXCh16BMCgMqhQeKtHuRMn7yk5/k87JdZQ+rVVQFMtOH zbQVD1ADJUwnUBnXtEkD0Ol1FDft5HpMaxUF4uB4WpuqLiSGqBlb9sBFojWUCzzchxosocZgP+Mf EJCNm/3ywlgGAZW4hkz8QhGf87zYX3jhheOWBQILcYsqEl1AuRfvu9Dsm6Af0iQ9frGm5lcYCDY9 ft2upYko49PyJn64HvT8SctrjhOJxBhaFcW1vQlupvTzu6uuuyrSMoYXvLL7cdyKgOuS+wG1bznm 4d/4pSe0pqLsjbt3oXZ9GXHN+aoXrvj+0cS1EO837p1p7VvunXF/0nQtEmqvs43xepF9HwbYYx9x rZeNIVIF+z8eXyiUk9TcDZ9RczOU6bz8A+V8CLYQzI/Pj073UEivy7RchXh5jn8aNCbIFJ9HaddL nUivGe7T3NdT4muz13InXHvxmALULI9r6QfSgHevCYT4uqDmZlpzPBD3mc+xC/s/vf7i1raBeDyq snMUOCe5V9Nqg2uJdabd7DSRQGjimouvZ453WcscPovvP6Ebo36vOfZPnEzhPGA7wvnD/2lVFZfN 8VgIcUCp7Bk7QBArbs0SP5PG3RoSwCx7luf4cD8mYMvx4bem3eWkxyo9P4fxnlcF38GzE7+LBAcJ 3bJW8HFCJt0nZd/JtRKmx+UO+zYOatL6o4y4hnv6XlNFum1xeRJ3scX9NE0ABOIKdlTAokzjvhG3 3AldXdWhiX1ddv8og/I7LMN3lFUk5D4Td0sW3g9JFsatq0jQcjzjZxKOT7xsKEPScYLKKtB0oupa ojVyWuZyrXC9UibTGoTvLks8pu9G8TXc7zkRkkPp8alzLXQj3e50fAyeC+KWq+n9gv0Zd/9c9v7f z/NwXF5zH+F9JoVyNi5bqWgYGHT5qnvrIDEHWgyFzznX4pYmAcrf+B7Z1Dkqo4sJBJkUuJFzk+CB gsBjXAMuyI0tkCYQ4sItJg5gc4OKa05T4NIUOC0IeQCOC/T0ppLeSNMH7fRhOE0gUHOBl4D4ZTvI 98ZJhIlIIKQvgIH0Jh5qWgCtEahxkN5weQnis7g5a1UCgReNMtIHqrIHgE4BIOhl+U434/R3pzWv AulDTFzLKt22uMYYpOcrzSnLjkFKuv/iGjsxvHDGXVDx4BtIgwv9JhAgBDDiB8syOMdDbUmu57pU BTJ7OV7xg1taE6ZboCvuMqrsWAYoS+LtKKsJ2Audxj8IELSIa2WH/tPZbh5KewnYpLAP4vOlU6sU zlHO1TBfXM7G53xacyeQnnvhmiGwET7rRQIHoUVUevzS2koxE1XGp+VNvF8GPX/S8prvSa+1tEZW WuOz399ddd1VkR7nsgAmv2uxqF/lXiQADgSa4tpQZdc8xH2qV71wxfePJq6FeL+V1e5Ojykvu/EL PAm19N4ay7GgO5e0H/hu0DoprIOuaSDULuU8IOgRuuyhmwdeMONuGej2Jn4J7HQPhfS6TMtViJcn uJa2RkzPo7LWZWWk+7csAAn9lDtca6w/vn/TSrHs/p227uglgZBue9n1HojLlvi+1st+49kh/m3x 8x1wDnLPjhMgyPkcV2JInx+rzolONHHNxdczifWypEvVM1s/1xzna9pvdTfj7jTSPrGrAmxxy0O2 gxqzJAviBGtZhRwqFJDkiO8tyN9x2Z8eq/T8HLZ7XhVUIKHci1sfxdsbn/NVQe2ymrpxAJt5Q8uJ dHs7neO0ro+XHzSBkF4z6fUaE5+PnA88i2K3sqSKpvZ12f2jjPg3dHoO5V4bD3Qc3g9pYZWOmdZN Wg1BWkO70zNJGVXXEv/GScIyuY5ZJj1X0nejcA0Pck6EMiI9PnWuhW6k253uy/T+Fio7BNL9mb7/ 9/s83GlfxKT3srjl46DLV91b0+fZtMytijnEy1IxJ10WSJ7HFVCaOkdldDGBIK1AAcQDcVrDJ8AN gUIuvkHHL4Vp4Ujt3bL+3DslEMiOxjckbiwUltQuoFZQ/KKZBiDTG2n6oF32MBwSCLyM80AWpiHb QUacB0kCJfF2xYHg9Ht7fcBKt6dTa4304T68YPLSFNdI4aZLAJkHYpra0ywv3JjjfQxpAJzmpmV0 ewCA9IbZVAKBbHovD4K0GInHEqhKIKQ3zfR8rXqAi0mb53ZKIBBcjWtnNZlAIBkQukPgOgjrSvvj j+EcYB5qMITBUzlGcX/TVVQFMtOHzfT6g/Slok4CIb72yx7MAtTULHsZrgu1P3iIq+oWinMyfA/9 ZHJNktDrd/wDaofFXYV0ermlfI5rsXQK4BAMKatdk5574ZqJB73jhZJzl+0pk/I3Hgw9PX50G1LG RJbxaXkT75dBz5+0vE4T0JDug/iaHuR3V113VaTHmcGNU/hd8aDqrJ/fkB7vIOdUKCcnMoHQxLXQ bb/1ckzpQ59uXagFnbZEDHIsO91Dy2Cd4d5MIJUX+tDtAjXYKZtDjXuOBd3yxC+NdHsQ0+keCuk5 mZarULU8pOdR2X28jHT/0lVi2oUPxAGOXssdgrysv5f7dz8JBIgTa2XB00Bcw7MqgVC239Jnsfh+ ddBBB40ri6hZS6tgtpH705JLLjk2La380O2YltHENRdfz9TWT7tDg3S/pEHnutcc64trlRMkSc+b WI43rXUD8XMJ0+P+sFPi53HKPrqIoPwOy6ddGwEtVuP9SuKHbnQYh4b7DQN3hmnpsUrPz2G651XB tRR3JYQkykjsUKEpHby8blC7032l1wQCfe6XLd+NTttGTet4jIxOZRWk98tBEwgTva/LSJ/1yxII nEtlNdTZ3vic5lpPr+FYkiKh9vtEJRCAY0iZTD/0aSv/WO7hcVfDnd6NBjknQhnRy/HpdC10o9N2 B9JyPL320/0Z3/8GeR6Ozy1aocRjDASqEgCDLl91b+22r6tiDumyZeV1VQIB+j1HZXQxgSATCgHE 0DyahEBcOyeF2nBxc3Je5sIARmnhSEC77IUx7cKIwdMgvknyIM4LQhyIi2uF8HIRP+inN9L0Zlf1 MBwP3obcIOImyNSYivsgjGslp99bdgMvI90ealClNf8g7sKIl6nQhzXd5oTPeemm1mKc+KG5cnj5 SpvDdUrgpKQPAGUPrelNryqBULZ8p5sxzdx76cKIAW3jG2V8bKq2DdLzteoBLqbXLozY53HtijCo GXR7+OoG89P6J1wfYSyIUBO+jDAmQ+iXkXOQptA07++FqoBct4dNSF8q6iQQ4u51qprj09dqmC89 7+vA+cY1X1ZjNkC5F1p0sE2Ua5SH/Y5/wHfFfcqnTYIDvEzG/crHgeH4nI+7I4hJuzAikAHxvqM8 ZFlaWnB/QGqM0QQX+TwMgArp8YuTZTETWcan5U38cD3o+ZOW13WDKYP87qrrroq0jEkDdQHOnzAP 5zO1FTm24bjzOykXOe50pxDu6ZS9ceChU2udfrowauJa6LbfejmmAfrz5b5JWcl9In05i8cD6Qb7 NtSw5DrjeStcjyRzgO8J202XPiEAyXxpdxCd7qGQnpNpuQpVy0N6HpUFwstI9y9B7rLKKf2UO2Ff x10YlY0xAP12YcR+D59XdWFERZMwH+dieI7rZb91SiBQkScOFJBgIqAQBwvo3ztMJ0AY9yXd7ZiW 0cQ1F1/PHMt4UOgAXW7GFSvWX3/9dJacXq454Jyg26LwOS2tOEc4b8I5RLlFGUYlHc6RuK/utEZq 1bhJfFc8bgrbFg+CzPmelgPxuBIkVQjYx/PECShaecdjLqXn5zDd86ogyBWWQc6B+Jhw3sTvZEcc ccTYtHSflJVpne4r7Nu4JX3ZOwlMRBdGPGuHz6u6q4nLNJKu7BeMz3GSm3FZEOD8Tsc1m+h9XQbd pYRleEYo23+dujAixkD3weFzui/jfTy+nrm+4+s5dD2YdqtY9kzCfqM8SMdJqbqWYviMJD/JCWrd s0xaiz5+/q16N+r3nAj3uV6OT6droRtV2w3p/S299tP9Gd//BnkejsvrTudWGtOJu18adPmqe2u3 fV0Vc4i7MOLdjUqUKVVdGMXUPUdldDGBIBNK2gSX7OSdd96ZzpZDYRcGbkVeODq1QKBwLuuDOx4M KjwwU+DFI8zz8pS+bFJbJExPC+70RrrzzjuPW7bqYXjvvfce+5wbZjxgDsQDH2KvL6BVpNvD95b1 mx7faOMbadzvLrUY04Fe4+AJ2xc3W0wTCGlgJZA+AIRmojFVN8xelu90M+YBL+7XttMgyvFgR9wg GXcgULVtkJ6vvSYQ0sFDexlEmcAPD7eBbg9f3aDPSI57aD3AgydN6gkklP0GXiq4pmjpEvYjD6Ek DNMarZ2oCsh1e9iEOgmEdLBNgmZx0LtTMDQeEJDfll4XvULf6Ly4lD2cxbAd4fs4J9jGtPyoQ9wn aq+DWNKHcSA+57EsOEMLpXieUJOTsjpOjMXrBZIF9NlNUpNgVpxkTY9fWTnIi+FElvFpeRM/XA96 /qTldZ1gyqC/u+q6q6LXMoaXozAPgT0SAzGULdTIpKYifV6HfubTcpBrJi0HOX/j7kXS31ZVRg96 LXTbb1XHlN9MLXfulQwSG7cO5DogCBrXnuSlvqz//U7Ex5sX1fAbQsCDWnjhs3g651Ea+Oh0D4X0 nEzLVahaHtLzqCwQXka6fzvdXwcpd+JBlHlGC5VRYuIyGnt9fov7kMdeBlGOu/TsZb91SiDw/M3z Xvg8rSnNfuSZKExPA9fdjmknBr3m0vtPPNZAoNP9p59rLgQO49YYPAel1yLLMs4IlWXYt/F5mCYQ uu2reDBlWj7EQdD0HGE74pbCZYnGuFuk9L6Snp/Dcs/rRkiQIjV9GTg15vDDDx+bnlZySvdJ2bNG p/sK59FXvvKVsWlUckuDtpSvDMRdtnw3qrYtPm/4TWVjkKUD5sZjNMTvzYwDk56nPFNwfnFdMAgt CSSIW7hMxL4ug4puceuhsvcBnifCdIzLx3jg37LneFo2cT3zzsw+C0kT3ofiQZTLEi38fsoRav// 6Ec/GgvUVl1LfD+JFpJtlFfxOjlfGBMtrvBGUjlQ9W406DnRy/HpdC10o2q7Ib2/pdd+uj/D8eUa HOR5OC6vsawCX5yASIPxgy5fdW/ttq+rYg7pIMokllPS1mJNnaMyuphAkAknLVR5qCRAEEMghBte /PLAg3sgLRyRh7X4hY9aMPFDbagBQmFH377hcx7K44ArL4Zxv6lp82heLOMbafqiXPUwnNbQiGu7 84LCw1g8PX4p6uUGXka6PUiz8Lj2EzXd45eT+GZBE+zwOTedeOA3Ms9xbRUC6zS1DvSaQEibkpYF yqtumL0sX3UzZlDOMA3p6iBensBDfE4QwIoHbq3aNkjP104BjjLih3KuBx5mY7jRx83WqS0Y0+3h qxtcRwSWeNGmJjzXKg9d9NsfWgTF0EyT644molyPnGcEZKjVlw701ImqgFy3h02oSiCkTcvTgTo5 7+kvPEznRSgdcJIaHPE2pGVArxA04diV1V5KueSSS8aVZ9TMTMvNOtC3c1y+8oITJ854meAFMUzn BTj+vjSAw4tHnMTluNOvery94XwhYBM3qebajWv+kJyLa4HG4xykgYSycpBrdyLL+PSFJS4vBz1/ 0vK6TjBl0N9ddd1V0WsZQ1PmeHBQasWFwBzELQZ5mSLhHgiDsodpBHoDvNTHA9FiWsZXldGDXgvd 9lvVMY2788K0PCPoFI+BUhYYrCJuIRiME+D333//uHMiWDZQddU9tFu5ClXLQ3oelQXCy0j3b6f7 6yDlDs81cU1BAvjxuUsgK+6KAHtNIFBWxgkygk4EogMEPeLnMM7/uJZ3L/utUwKB4x93zUiyIA50 EiSIzx8CMvGzT7dj2olBr7n0/sP9Je6Kgd8VXzcEQsP9Z5BrLt2P8XXCfomDrwwUHleoqZtA4Pk6 jFESSyUsWmfEcG7H3T2xP0L3kUBlg/g5kf0R789hved1g4oNYRnON7pcDXDdxckxph9zzDFj06uu 2UDVfYUKM2Ea8l4RB9tIlsfXQLp8FVXbxr6KA8G0ZKG1X4ByKz5PCfbFz25xoB9Jnsb3HALycS3j UHmE99nw2UTs6zI4h+PxDQjqx8/7tOaKn0MxLh+5LuLzMv2ttNoL03j+jgO88XhB3BvScWXiMYj4 jlBml11LwPfGLQB4x+LdPIbrNL7P9NoCYdBzopfjU3UtVFG13ZDe39JrP92f4fgOGutJY1XUyA9d qQL3qDTRHN87B12+6t7abV9XxRxINset20jgx/uFaya+l2BT56iMLiYQZMKhtkr6UMzLE0FJCkW6 uaB2c/zSws05filPC8fwEDbffPPlDzG8bMW1qijkqN0fSAfT4wGEh6B0OUz79+amy4tBmE6f5DRD pRZ4qI3U6WGYm3gcqKcmGy9OZIDjAj243nrrjX1vLzfwMtKH87Cv+M084DAYTnw86Ocx7t8+fZjk RkZQm5o96YBycddH0GsCgRcvamGHeXlRoG9zajKF/vOqbphVy4eHyaqbMbVJ4sACv4MkATc+aqjE 5wQ1wdI+A6u2DdLztVOAowxeetMkDS9rfCfnThxUpoZi2gdot4evbvASyndw3vAvNYc5R7gmL774 4nT2PAjDNjIPDxHMz/7kmJQlHMqoCsh1e9iEqgQCrZioaRSm0zKJa5frILxQc3zjB0uCSpw/7HNq Tsa1Nyir4sRlHajVxH6sGk8iJn5wqxtITKF2Di11wvqQrj8oP3kxipvf8/vTgEAawEHKRfY9ZWk6 OF0akKT5etyHLOcuL2+ULXE/01x7cfcUaSChUzk4UWU8QS5a1KQvgHFgYJDzJy2v6wZTBvndVddd FXXKmLi1FNLKkGASZVkcvOVeHnfrRY3hONDJtlNDjjI6bqkYTMv4qjJ60Guh236rOqa8RMblEdtG RQJ+F89CcfCDdXM/rkPaegP5O5R1lCEk3OPplN1lAyBW3UOrytVwHKuWh/Q8KguEl5Hu36r7a7/l DqTjV3HecZw4D+P7cLDXBAJQize+r7Et7DuujfT8TlsJ9LLf0sB3SCBw/OOxSZBnqbKyCgmsx12X dDumnRj0mouv5/CuwHMs+4zyjoRDvO64Ms4g1xzlP2MPhek867Cf2B72YxwQpvVuTN0EAsT7N8h1 VUYc0ETK0FC2pucn+yruKmuY73lVUBbH1ztBQs4Rrvm4NXyQyi6BbtcsVN1XKGM5BmE65xJjV5FI IHmedvWRLl9Ft22Lk/FI8JJ3Nq6v9F0zTRZRdi4WjcvC9cW5zXek70OcJ+E8muh93Yl4jDCk7KA8 5/wN3xtfl3H5SDkUt4yJfyvHKC6Tef6Ok6e0MIpbhfFMwjXP8eWcj48v3xG64UwD3vG1RDkX7wfi BSTjWSf7ksRfmMY9gpaagW7vRoOcE70cn6proYpu253e39JrP92f8fEd5Hk4TQAg20E5y7kVH3uM uw5uYvmqe2u3fd0t5kALtviaoDeQcM2k24VNnaMyuphAkFY48MADC/2MdpIbOgVTTFo4krmNmxbH EsCMaysCD3bpS1mQl2deqEMBmdaU4IUrfuAIcjMKg+TED8NkmOOHYcYQiAvuWG7i8Y0wbqbOC31c aKc3+E6kD+cED7gxlW0DCY305k2TtLgP3Fhu+rT8IEETPotf1KiREc/baQwEoKucdP1sY2jxwO8N n7Mf0gBHp+WPP/74fHp8M+ZFJ+1/lhcoaiuU7ZcgL6VlXRd02zbOV16OwzzpQITdIIkSJzjK5MU+ 7bMa+J3xi11ZzdAqqJlCU/30+9JkUSDtdiDIuV3WNVQZ8cBy6XmTDvbNvClxd1xc/+kgTmltZeS6 J0gZYIDFuGZTmQTxqenYDwTVeEljP5adU2XE1xPn+6CQOKN5afzSl8qDK7VFU+IHWMpy+vFOa+AG eelMmw4DLzRxl22plCtpra50wPBO5eBElfG8LHNNxDWHKF/TZE6/5w/rqbp/QLoP4mt6kN9ddd1V UaeMIcnOS3ZZGREk+ZR2bwS89MS/O5buO+JaU7y4xC9c3croQa6Fbvut2zGldnsa5E8lGMHLcD/E fedj3JoTaAEVT6emaNq/NXS7h3YqVxlnqJfl0/OoLBBeRrp/u91f+yl3gGu/07VFgJbgYNxKIR5Y s5fnN8YMip+lUjkHaNmXHpte9lt878D49zH4c1krFOTzOGBOkDnudrTbMa1ikGsuvp55NqLCR7os Us6QcEnPh0GuOSpVxLWpy+TenrYQjJ9Let1X6fMO99q4MlQM7x9xN0axlJvsoxDIT7vhHOZ7XhW8 /8T7PZUWNXFwkusr0Ms12+2+wn0s7uomlmNJt1LhXbhs+U502zZ+N63408RRLGUV79YhsB1DZZ9O 11SQJFzcqnii93UnOH9IUsTXSSz3g7irqLR85LcuuOCCheVi2faysWmoRNXp+HZalnO76lrivlF1 3JCgbZpUTcuK9N1okHOil+PT7VroRLftTu9v6bWf7s/4+A7yPBwnAGi9RUWBsucG3uHSlitNLF91 b+22r3uJOZAsSFunBqlEEFcQJakWJ4z7PUdldDGBIK3BwyuFVFmBijzoUnvjsMMOSxctJBB4gaAb Gwo1gp0EsqitSOA7rUUWILjAAwwvEWF+Xqxposi6CHiSkeYmQ8Y4hgdgulSgUI+XDTXtGMyM5Vie gpv1BSiEqf1FLRwezqlVQ+CD/qF5MSQwyLIUzjyMh6QETcz4Hr6P6WV9vpaRJhAIznDDpXkp38v6 qI3Ey0OngWCpfcT3sSzz8xLJwyX93xEYpLYF24SsJ9TSoKkrv49lqI3Saf1AE2x+OzVawvzso3Bj 5PtDrXb2Q9zkrmr5kJkniMmNlpcQHjbKBpLmt/CyynlDE3C2nd/KwycPXukLYaDbtnG+8oDKiwLy //Rm3g2C7yTC2NfUFuC7uEGTwKG/2vSFK8Dv5PdyPnGtdaq91olwvtJKhgdLJHjMi3XZ+CW8XFOT j3l4yAn/0n1X+oDUCfo6ZnvLzhv+z2dMY560H2vgN/JbOdbURkr7YqX5P9c0D0jh/Cf4E661ALXk eJjlIZPmv8zLNU9NJH5PGsjpBsFTar9w7cQPxKybViX0h5k+uMfEg6IOMv5BDN/HYKIE/3gR4pyn XKL8o2ZS3A1CTJxAYF/TNJeXScoagmA8MHP9Ucss7Us9hhcwrs3w3UiijqBPCDzGcCw5pqElTFU5 OBFlPOcEwRTK9bAs5X38cB3o5/xhPVX3D4j3Qdk13e/vrrruqqhbxnB/oJxlmyjLOOacM9zTGRQx 7Z4jhvOF8jncCzlvaElHv6zUtA3nJNsTNwfvVkZDv9dCt/3WyzHl5ZD7F8FayiO+m2uIZwC2p2yg u145+uijx+7DfH8c2Aa6KuBewnS2kS5eyuh2D+1UrobgSbflw3nEdOZj/l6I92+v99e65U6Aa5r9 Q6WV8Bt55iEgzTGKg+FxkL7X5zeube6XXAtcE2wX1zFJt07nQC/7LX4W41/+jiHQSYuAsI18Jy04 adHIMxjlF+tnWvy7uh3TbvR7zYXrmfKG8oBrncQQ+43rhnVwLbGtne6pg1xzPG/x3MXzV7h2WAdl PWNalJXt4bmEsqLXfcVzLe9JnNf8XgaKr3qOoiIMx43nV7aJRCqBKLpA5L4QymnWl17nw3zPq4Lv 5FjxPhnuNRxz3oF45g+BPfYJn8cD5Xa7Znu5r7BfCRCGdxPmo3Y7Na+ptML+4Zh0Wr6MXrYNKMsI FHI9hfdNrjOu27IWxDG8c3Auk/ThWLIs70MEZHkPKAuoT+S+roJziGAl5x33YL6bbeA5lfdygrmU U53KR7aD7trCb2U7+K1f/vKX8/tlOtZJDNcVzy0kFUOZzTHlWZikcLos53a3a4n9QesAKoaF38O6 OY6c+3EXd4Fe3o2gn3Oil+PTy7VQRrft7vZ8Ge/PsuPb7/NwmgDgXkSXwZwT7DeOB/+nVWN6/JpY vure2m1f9xJz4DtpXcf9JZy3jBNBd8U8T8ddCJLoTOnnHJXRxQSCtAqBJV5QeEjhRk+QkpcnasHz 0lL2sAlpAiFunsUy1GziAb/qQTvAzb1s/vA5D8TpwyxQ+PJ5mB6/pIRlkWllNwe2N8wT186NP2fd IfjG+nlJCtM67ZuUNIEQNw/me8Nv7/SSFcPLDPOzHXFTTj5nW8O0sB/j34JVgcQAD3JhPfH84biG aZ22t9PyfB62MT3WKewzkiZl6ymjl20L60P+3y9sN+dU+B3xcSiD+ZmP+fn98YCBU5VwXpadN/w/ nlZWs73T+ZgSjkm3/cjxDPuQfd9pfd3gQfaLX/xiPmg3ZRYB9s997nP5wy/Niek+oRvhJScd7K0J eGGs2q8xnZrQsh9DOZU+sFYRf3dVSxX2fd1ysOkyPnwetiF9QUype/50u3/E+6Dqmq77u6uuuyr6 LWPisgw7nS/8frY5Xm+4F8X90Mc1tuiGJJ6/lzI6ps610Mt+63ZMA1w/YV9i1bXQK+mzQ7p96TXV 6Tj0eg/tVK52Wz49j+Jj2414/9a5v/Za7nCMWW84b8I+jZ+d4pqU1OyLxylIj0G3cotjEObvVr70 st/SZ7GyYxyuR9YRfyfnaqf1dzumdahzzcXXc7yt8e9Mz/NODHLNxcvG50IZ8XNJnX3F9rAcdjtv AuEa5N+4rAmfs66y62TY73lVhHMmfabn83BcML3Gw+dl+77OfSVcK/Gxj7+j2/IxvWxbTHyPqnN+ Q3ws033XiYnY170QP3/G6wj7Pi2/UtLfWvVekBKX2fG1k1LnWuI3xOdHVbnYy7tRTJ1zopfjU+da iOm23en9Lb324/1ZdXzrPg936go3bG96bqcMunzVvbWXfd0p5hDu8/EzQNgHYd8zf9yqI03KxNQ5 R2V0MYEgQ0FVAkHGU5VAEJH24GWEB3UesHhwjOVhsZcyjHXwsNfthXyi6ZRAEGkaXo6oeUstOVpg UUssHYeG1kNx93/0Vy/SFNRkp2UFNc6pnb7vvvsWymASwOH8oyZePECziIiIDAedEgC9MujyEwUt h2jJTiUbWhZQcTdtDUfrDFplhO2nJY1IFSYQZCgwgdA7JhBEpGlMIEibpAOE0mKHZtKchzSjjvsh phuZuPa3yKAwTkA8bhfnGF3nhJazdNUUD5pJd0AiIiIyfAyaABh0+YmCFgO0fI+fp+l+i+cYuh9m PDu67wrT6A7vnnvuSVcjMg4TCDIUkCzoNkCM/AtqyXUboExEpA7dBvESaRL6ke40GF4sgV36Thdp mi222GJckqCTjC1VNj6QiIiITH3iAcEZh4CB3Osw6PITCePVkRhIn11SaUnJGA0i3TCBIEMByYJu A8TIv6AFQrcBykRE6tBtEC+RpiHxzfhIDMhJCwQGpgsDtzEALgM0nnHGGeliIo3BgI+rrLJKPkAn g+dy/nEeMlgtFTV23HHHvB9gERERGU7CoPcE/xnAnYHc6zDo8hMNlRxoccAgym984xvHnqd5riFO xMDTDLgt0gsmEGRo6DRAjBTpNkCZiEgdehnES2QioFVdfE/DboMAijRJPHBgeAa1DBQRERl+4kHv udenYx51Y9Dl24Jx9eJBvR0IWfrBBIKIiIiIiIiIiIiIiBQwgSAiIiIiIiIiIiIiIgVMIIiIiIiI iIiIiIiISAETCCIiIiIiIiIiIiIiUsAEgoiIiIiIiIiIiIiIFDCBICIiIiIiIiIiIiIiBUwgiIiI iIiIiIiIiIhIARMIIiIiIiIiIiIiIiJSwASCiIiIiIiIiIiIiIgUMIEgIiIiIiIiIiIiIiIFTCCI iIiIiIiIiIiIiEgBEwgiIiIiIiIiIiIiIlLABIKIiIiIiIiIiIiIiBQwgSAiIiIiIiIiIiIiIgVM IIiIiIiIiIiIiIiISAETCCIiIiIiIiIiIiIiUsAEgoiIiIiIiIiIiIiIFDCBICIiIiIiIiIiIiIi BUwgiIiIiIiIiIiIiIhIARMIIiIiIiIiIiIiIiJSwASCiIiIiIiIiIiIiIgUMIEgIiIiIiIiIiIi IiIFTCCIiIiIiIiIiIiIiEgBEwgiIiIiIiIiIiIiIlLABIKIiIiIiIiIiIiIiBQwgSAiIiIiIiIi IiIiIgVMIIiIiIiIiIiIiIiISAETCCPO4YcfrqqqqqqqqqqqqqqT4LBjAmHE4ST99re/raqqqqqq qqqqqqotagJBpjwmEFRVVVVVVVVVVVXb1wSCTHniBMIGG2yQ/fGPf1RVVVVVVVVVVVXVCZAYrAkE GRriBAIn8F//+ldVVVVVVVVVVVVVnQCJwZpAkKHBBIKqqqqqqqqqqqpqO5pAkKHCBIKqqqqqqqqq qqpqO5pAkKHCBIKqqqqqqqqqqqpqO5pAkKHCBIKqqqqqqqqqqqpqO5pAkKHCBIKqqqqqqqqqqqpq O5pAkKHCBIKqqqqqqqqqqqpqO5pAkKHCBIKqqqqqqqqqqqpqO5pAkKHCBIKqqqqqqqqqqqpqO5pA kKHCBIKqqqqqqqqqqqpqO5pAkKHCBIKqqqqqqqqqqqpqO5pAkKHCBIKqqqqOui+99FLhs36dMWNG tsQSS2Q333xzYdpU9y9/+Uu26qqrZnvssUf24osvFqarqqqqqurEawJBhgoTCKqqqjqskhi4/vrr s7333jtbe+21s3XWWSfbYYcd8s8IlhMk33rrrbNbb721sGw/3nDDDdkiiyySHXjggYVpw+Idd9yR LbTQQvlvaDKxoqo61eW+8OCDD2annHJKtu2222Zrrrlmft/47W9/m78LkyA2uaqqqm1oAkGGChMI qqqqOow+/PDD2SabbJItsMAC2TLLLJNts8022eabb54tv/zyYwHy7bffPg/4P/bYY4Xl6/rEE09k Sy65ZLbeeuvlQah0+jB54oknZosttlh2xhlnFKapqo6ijz/+eLbzzjvn9wckacC7MOXhbrvtlr8P cz/hHnLppZcOfTmvqqpTWxMIMlSYQFBVVdVh85577smWW265bNFFF83OOuuscTXpn3nmmWyfffbJ Fl544TwYtMoqqwwcCGL5TTfdNA86kbhIpw+b4ffQFdOjjz5amK6qOkrSKo0EMPeEH/7wh9l9991X mOepp57KNttss3weyvr99ttv4HuHqqpqJ00gyFBhAkFVVduSF/ELLrggrzX+zW9+M39J//KXv5x9 73vfy3bcccfszjvvLCzTpnRbcNtttxU+H0UfeeSR3PTzfqV2/gMPPFD4fCJ84YUXstVXXz0/f845 55zCdCSJQF//zEOXRun0ul533XX5uujyIp02rN500015kIzfNFFBsrvuuisPwh1zzDGFaf3IcT3p pJPydR5yyCHZFVdckW97+IzflC4z2bJ9f/rTn/Lta+sa0fqWlf/PP/98dtBBB2X7779/Xsaly9SR dXMOHHvssYVp/ci5zvpOPvnkwrRh9P77789/D9dK0+XR3XffnSdLKcNJIlTd+yhj6A4vJBEoW9J5 VFVVm9AEggwVJhBUVbUNCcRQ45mX8k7ysk5XAumybUjtxJ/85CfZCSecUJg2ShKY4Tdy368KovQq 66MbHNZHsDidPhHSdzXnCwmCqkDTTjvtlM9H0iqdVke+Y911183PT8YPSKcPq/yuX/ziF3kXTwTY 0ulNSJCfY7DxxhsXptX16aefzlZcccVxZQZdV/H5Ukstlf997bXXFpabbGnh8bWvfS0/fx566KHC dJ18O5X/t99+e35eEXzmPEuXq+Mf/vCHfF3UcE+n9SNd7rC+JhKkU8Gjjz46/z2MSZBOG0Rap9FV USgzehm/Jhx3pLLDKLQ6U1XVqacJBBkqTCCoqmobHnDAAWNJgn333TcfxJAAJrXJL7744my11VYb m37VVVcVlp9I2QYCkbSGuPnmmwvTR0kCrOxnunBoYgBdkgbsN54jnn322cL0puWcCS0LSBCk02MP PfTQfL5Bxz8IwaQ11lijMmExjNIygN/GINTptCZcf/318/VzLNJpdT399NPzdZHw2H333fNt5jmW wC7lCw4a5J0IL7vssny76XLLwVmnnlXlP63immpBQxKS84Aa9um0fvzZz36Wr4+EajptGL3ooovy fc2/6bRBpLu7kAzAXpLAlPNcr2GZI444ojCPqqrqoJpAkKHCBIKqqk60zz333Fjfw0ceeWRhepgn BETWWWedwvSJlK4TFlxwwbymIX0gp9NHSYJX7GO6kUqn9WMI6jZda7STJClC91dbb711YXosAWbG Pxg0URKSXwS30mnD7r333pv/NpIyBFLT6YMYArOsv4mk4O9///t8XXvttVdh2lSWLnDY7iZaYWjz tlH+0wKvyVYyJMpClzwkONPp+m+PO+64sUQA8qyRzlNmSPjgeuutV5iuqqo6qCYQZKgwgaCqqhMt zf/DgLZVtf9oicA81DB+/PHHC9PrSNCYmowEfwn8HnXUUXmgKJ0Pzz///LEgajotSNcjJD9YF/dO Aq/pPJ1kWe6xbEtaw5XakdTOpo9ttqOfGu5//vOf866f2Da6yaBLIfpxTufDMEBkpxrhfD/BXoKe rI+al1VdE+266675+vbYY4/CtCB9ddOVDeujixC2N52nVwn+cH7wnbRWoXZ3p33GuXbrrbcWPq9j 6OaH7zv33HML08tkG+k26cwzz8xb2qSfM27DIPsglnVy3mCndfIbOB/KEil8FpJ7/Q6mzPovvfTS /BzmvArd9HCNEJjl2i/rLosgKLWnOS8436655pqOx5LtXGGFFfLt7KeGMsuzj9hG+qDvdH0E+7ne Weawww7Lv+OSSy4Z+y0hEMlvTJepkm087bTT8vVxXXPulB3DQWQbL7/88rxs4nsoO3oNsNKaguPH sr0GseOygHPlhhtu6HjMYyknWY7vYpl0eiotBzhufM/BBx+czZgxo+P39FL+l/nkk0/m/eOz38K+ 63RehWuBsqvOWAocb4476yf5G1pTsQ/Y5k5dK3HP5Z4Xfv+NN95YmKeTTd2v6uyfXmXb+H6uB7qd SqeXyTUZEgHsr15bypFkD8txD0inq6qqDqoJBBkqTCCoqupES9AjBH0JOqTTgwRbCQrTlUQYUJma 7SxHTfd0/rBuao6yXAgokChI+0pH1ku3N6EbEYIjfJbOR0uIsH5qpBJ0T+fjb4LnZV2ShC52CDif euqpef/n8XIEVaidvfPOOxfWu9VWW1UGZVLPOuusbNFFFy38BvZJHPDeZ599CvNg3J0Gwb0QpI1l G7fYYotxwZ/QkiGV7wnzcAzDvohle9kv6W/pxbgLI+S48zf9gBNoKwumDSJBMLaX7+nWDzbbRtJg +eWXz2veMzg45z3BM/YFXWIwjWND0L7XoGsnuV5YJ/I9rDNOWAT5fqZ36uokBLjPPvvswrRu8hvS a43z/cILL8zXx99pd1nsJ4Ka8XUR5HqPu5yKa1qnhv7qQxkR918fzk8CjSSR0vOa41CWMOnneu90 LROA5JoJNc9JdqXLlsn+4fm8bP+wL9MkbPj9na4p1hcGHY9b0ZAoXHbZZQvfwTtBWYsRAt+cRxwP AuKMGRCW6da6gqRE3A99LF2DpcciHL9ddtklT2Jy/YX52c98XlZOcu5QWzz9DqSciBNB3cr/cO4x T5xE5XtJZpQdH67tsusoXAvss7LtLpOB29Pjs/jii2dXX3312HgB8b0KOd9oqVP2u7jOy1pYNH2/ 6mf/hK71KDdDSygC/ZyL/GYqFND1IUmYeNu4TtJ1pXKPDMtwHvV6jwgtInHLLbcsTFdVVR1UEwgy VJhAUFXViZaAAkEiXsS531DjNZ0HCRwQpKW7h/BZGAiXIGg6P4Ya8KFLHtZBtzV8RvCFmvEEHugW KQQ/qFnJvAQc0wAHsk6mE2wJQTKCIQRLCMDxXSGQQYAy3h6WIUjCd1HzkYDFb37zm3wbQhDzO9/5 zljf8ARvCLqH4Brz9xpYvuWWW8aCNGuvvXa+bfzeEHRiGvMwbwgypobuNAhwE6jhM4KUrCf9rdtu u+3Yd4eWDKkhQUTQNqyPY84+ZR+EQCa/s9N50M3QUqVM1stg3QT+0+X6kd/Begmcduvi57zzzsv3 PcFzznnmJ1DN8iQTGPSUVgKhZuv2229fWEevsm5qxZI4ITgfzqc4gYME4ULyLh0gNhiusXTZbnKe huA+v5uuhVgXCReOfTin40Fj2S9cR3zONUJQk/Nsxx13HDtfOFdDwqFTkJfPmBaCjOHv8D0kvJiP c471hrIAw/ekrWb6ud7ZznA8aWlBoJHvDOthHVWtMMpku8LvJIjJcSFgHrruIiERt9AKx4/vTdeF XJPsH/ZTqP1Osi0E5TlH+U66/ArJIPYRtc3j9YQgL+cdv4/1sdxGG22UB7XT740N27jYYovlx5r9 yjEKLdMov+JAdChfKB/ZfyQoWCa0BkK6pom/g3Mh7He2LXwP10g45vy+cB13K//Duce64lrr7Gfm Y7s4x/kOzv2w79ivaY3/cEzjMrRKWuOE65b1cmxYlvOS48/9LN5WJEkT9g/bzXEJ+zmcv1xv8X6e iPtVP/snJIz4nvAZ5x/bxTGlTGd9XGusn/OF+dlHafIpleRPOLYY7olVco6ElllIQiSdR1VVdVBN IMhQYQJBVVXb8LbbbhsLNobAITUs0/lSQ//FBEHSabQ0IIBAEOruu+/OP6MVAvMTsE1rW4ZamwQT QxAp7ps6DYQQDAxBk9AtS5BgMQENAlNxjekQdGIa20DXLmEa6w/BUIIoBLBCMId/Q/CLbkvi7+ok A8ky/zbbbDPuc35bSNjEASZqFfMZgZw4iMT/Q4KBQF9ao5RaqWGfxsmdMLgw+y/+nGAbSQimEUCN u0Rh3SGYRnA0/a5eZBm6bIoDPKkE0soC/hwratpyLtClTLdEA4HW8NurtpXgMOdi2sJmww03zJcP 51zYlzhIX/5cF6G2LkHskKhIB0MO1wN26oqKAB/T69Sy5XtDzWUCjnGAlaRLCH5i3Mrl5JNPzj/j uTMNOlM7nM+ZThdA8bTQgiYNwIZBvOOuXDhOIVjJdch+jlsOhGOQdlnTz/V+/PHH58vwedylCt8X 14RPW2F0knOT30P5kA7cyzkWkoNxQjUMhE2QNV0fxymUK2F9/Da2l++hJUh8XjN/2O60XKFLJz5n 29i/vQ5OTq14jg/Lpd0PEUgmKM6+Decn2xPKD8r2+JpiWkgOsQ3xPg1jTay22mqF65p1sy5+c2jd hlXlf0gwxOO7ME/oiigdyyAk9VjmwAMPHDftV7/6Vf55pyReLOdxGMCX3xqXY5ThIemCccu8kExn X6fXFsuxn/n9V1555djnTd+v+t0/IWEUd/MVWm3w3WxbfHxYVzhHSNjG60qNvxc7tcSKDWPDIL+l rGWXqqrqoJpAkKHCBIKqqrYlSYS0uxNe7OOgRSq11JkvDfZhCPgR9A6fhf6sqVWZjnlAQoEaxAQp QsD7vvvuywMeaS1TgqAELlhPWdc1BFBCFwcEmcPnIThJ4CXtqoHAVfjdZS0qygIyVYagC7U202A5 wUwCw/E20Hc089PFRTwvAStaZWBZ9w50mcJyaaIg/FaSQfH8IaDJsS3r8oXAI7XUCWj1GoQskyAh x5ua/Ol5hen+R7qRCQFSAm3pfksl2MS8rD+dFsvxTGv3su4Q2A+Bb44L+zHtTqWOfAffFYJwBGHD b06TcqE2cNw1SCpdxDBPnYG1w+DZca322FDjHEMgkeuL7eDa6DSOQUgukRyLPy/rpijeDoLG4TNq 54cEBr8pTfwQcGQaAcjwWT/XO9dKCD6n24UhmMr0uBVGJ+OgaNzVUGwIasdd4VSVkSFhw/kbEnnU zOczknvp/EiQn2NEsiK+fsMg1uzbtHVClSQ+QtA7TbBh6Ks/lNfx8SvbDyQDOFZp+cHYFswfJwiC caIg7gKqU/mPXLPMHyf6GEuB72Ack/Q7kNYOLBOX751ayXQyXI+UHek2YWjxwvpC0oXjERIxne6n 4X4RJ5Wbvl/1s39IAoXzPk4chrKA30X3eum6QgIz3e4y41Zr6f2vzHjg5Xh/qaqqNqkJBBkqTCCo qmqbEvQi4BACBkFqaJYFVKn5FwI8cU12uiHg8zTgx/9D8IkgNUHWqoEbQ8KB748/p8sQPk+7OYkN 3TjENYVDLdCy2vWhRiW1f9OgK13bhG420u4dOkkt/LD/2J/dBrUMASRq36fTOklwJ7TcoEuLeP3h t8bdusQ1UzvVDO0UzBtEtpMEVajpi526COI8IgDZrd92DL+dbrHSabF8dxocJLgZtiUOsvH9nYL5 vcg+Zt8+8MAD+d90jcR3pEkC5gstUWgJka4nGM6j9BqoMuzn0B1YaghMci2Gcz1ca2XXRjAkn7i2 wmdVAdhwDhKYDJ+FrnYoH8qCyTzvMp1uYMJn/Vzv4Xom0F428HDYbuaJW2F0kuQW89JlTFqDPhha /cQBbwLvnM9pEJz/s23stxC4D13WMH9otZVKCwWm091QaMXF8QpJuk7XVSe5NkOwl20h8VtVozu0 lCLBVzYweLxfy45vKttOUoQkBsatSzqV/3E51kuAGjnPQ5IpvieEY9ZpwONY9lXYz7RuSadjSATH xzskCjmnO11boSyLuwlq837Vaf+EBBPnXHxsQtJw8803L6wrtGphei+DKVMuhrFeWK7seo2lNQ/z 0sotbY2kqqralCYQZKgwgaCqqpMhwQqCN/GAuNyL0lYDvOgTUIv7EGfZ0Cdz2hUCnnHGGeMGcCRg EHe/EBu6Ron7f6fWbehCohfjYEgIrJYN7khNVqaVBXNDVxIE7cqCZmWynaE7jyD7syygEmp5lgVh ke/kOYDACesg8Mi2hC4sMA7qYggGxYPDUqOXQFC6jzrZawKB84DuXaoCj0gCKXx/pwRB6Jaol6Bu 6KKGQHw6rZskDViW7em23f3KfgldOaU1ZcOgt0wrqyEfDAmEbkmSYBgUnd9VlvTDskFjw9gHvRif a2XdFAVD1yRxtyShP3WmlV3znBdMDzXL+73ew+/plHSIE2Vpdy5l0v0U81Z1JRVaA7EvQvA4lJEc j7j8DPuBczfsB2p4p7+nk3ECIT6X0u5xepEEW9zlGNtK4qssuRu2u1OLmDihFCcQOI4M+Mtx4dhT 3hHkjssjjkccPC4r/5HykN9PEio9x/n9bDvBeoL9bEvcrRDG47uEZFo64HGZofwk+d2pb/+QZIu7 VgplMS1O0vnT5eLE2UTcr+run9CChmswtHiJk0RlLSpCUoZzMh4PpEoSZuEcjlsNplLGhPnOPPPM wnRVVdWmNIEgQ4UJBFVVnUwJbBH8CwH/sq4+6J6EaSEwTjcJBC8IBqXjHAQJxBAojAPgBJXSoEyo 5Rh3rUGANE5AdDP0Qx0CeXxnWZcLYeBLapCm0wh8MS0OuPYqtdHDgJfI9xOMjNcTanmWBWEJboYB WmMJohCYCsHVOFnDOlhXOjhs6B6mF9OAZ5V8H/OXJUdiqWlKTXzWn44HEAx9/qd9npcZaih368Ko zNAFCvuvl/7v+5Eui8L+TPcN10mnabGhy5S0FnYnw7gKaRc3sSEIHHcXEicLuxn3vx+6KUoDsHGQ MT6WIalW1v1NnCwI13y/13v4PZ1a2hBY5RrqNcgZakingwPHhmBruu/DtoREBQF/9g0B8DjgH1pf 9CLLh2B7aNVB+VYW9O9FliMoHe9rkgrpuRlaSnVKepEkZB1xF0aU66HFQCxlBl0BhURTHHTHsvIf abHA53G3bZSnJOniewryN/uKsUDY32xX3Cou1PJPE3xlhvKzrDuqYEh6hMRVry0yQiuFMJ5Q0/er fvdPaFERJ3zDAMokgNIEBYau5Xq5X3JPCOVvKJeqWtGcddZZ+TyUNyzH+llHt+9RVVWtqwkEGSpM IKiq6kRJcIfatAS7unUDEGrfcj9K+30ONX2pyclL/Oqrr57/3amLh1i6OgqBECzrGiWtIU4QJgQ9 0m2pMgQ9yoL0cW1kuuhIlw19xqeDxPYq+4XAZhhkFQmEhOmhexQCafFy/L7QTz+JGtZBcCcOCoXA XBxkCzVQSVzEwfHQdzTBonQbBzG0GuhWk5+gWKg9Wraf2VZ+J8coBGAJUPE8RFAsDRLFg3Kn01I5 xmFfsO6wX9NgFdMIyHbqpqaOIRlCIDbtFilcU2nXRqn0R858ZTWNywxJlfRcig1dgITustg37EM+ KwtWVtkpAFvWnQ/HKHQBUxbYD8FnApkhedXP9R4nqhg/IZ2O11xzTT49HbS8k90SEhiOdzruSBif gHM4ni9thbPzzjvnn3dqNdHJ0P1NGoDvR4L9bEcYH4L9WDYAdjzYbywtkZge11inmxs+4zpgsGda rcTnfNk51Kn8x/B74/1MGcR5wnaz/SRm4nI+JPPS6y20DogHPO5kGOOi6loMSY/QtVJIgKVjQqSG JEpICDR9v+p3/4QWQXGiIrRg6pRIKfv+TrL+sG7KXNbJedLpWqfs4pwI40vwDEHZlXbjpKqqOqgm EGSoMIGgqqoTZeiOgaBCeBnvZNzfchrMCDUUDz744Dx4yfriQUGRgAeDI9Mff9oqgaDUIYcckq8j rg1M1xQEO+JAFIaBNdmWdF1VVgU9CFaG2pdlQZ4QZOpU6zaWwCkBwhAsjGXfhQRL3Nd12Idp4DB0 aUKwqCygHQdc44FTQw3QdEDK0F1Hr7XZezUEw+PuksqMj0FZ0Dwd/4D1rb322vl+oTuOtHsnur1g fd0GXKZmK8kbAlokETqNf4DUbuY8TPvh5hwkCEfAqtcWC6G2fRrM55zvZfwDDMG4eByBKkMCIR6E OJbrK/RPzm/lM35PqPlfFpCsslMANpyD8bkWBuCNEwSxIZEWBzH7ud7jBEKnQDeJI6an10gnQ6KO AHk6DTlfQlKKViPxtHB9Uy5wzfJbaB2UjnMQBqbt9VgHQ4Ii7eqnm5RRbFNZa58rrrhirDVCGDw3 HkC503kSAs4EqeNlOrVQ4lpYaaWV8mXiMrNT+Y/h98bju4Ru8+JBlWMZD4TpcRdBoaVWL/dADAkE yvB0GnJOc1zjrpVC67K0Zn8sSbJwLw4JvKbvV/3sn7hFUHy8w3naKUFQ9v2dJGkUJ77OO++8fNmy rri4rkkukEQInzHIN9279Vomq6qq9qoJBBkqTCCoqupEGXetQPA/nR4basaWdUkQunUgWBqCbAQB 4nkI/BEAZlpZEClMJ4gSWkOEAEratz9BH7r0IdhCLeJ0XWxf6G4k/l2ha4myoEf4DQRd00BEvJ9C wLXKePDWsqB26IIhDqyGoFvap3PoFzut0RwMtdPjPteRACSfU9s3nj90dcL8ZcFYanESoOm0b8tk f4fa2XRvkp4fQWo2s26OMbVd0+kYjgPPP/x/u+22ywOzIcCYjskQt2joVAOVz0M/6wTD2L5Qgxnj 4CkBM4KDaasEDH2OI+N4pNPL3HHHHfP546AcEqwM292tpQ6tRZiPQFk6rUwGTWV+rpGypFMY1Dnt foREDZ93KgtCELzXAGw4B+OkWDj/0lrOQZKMTI+v+X6v93BOHnvssYVl6PM/9Pve66DlIQDbqeut cE5xXONuwzC00KG1Vgi+pi02MB7vouw64vxnu/mOEIyOWwWkXf10M/SxTwI3nYYh2Rlq0xPU5W8s uwZIrnGtYWj5QXCc+Tu1ICFRwbFlnvje0Kn8j3/vRRddNPZ5VcsWzqHQ+is+H0NLrU7blnrxxRfn 66DGe+g6KTYkDOOulbqNF8DvYTwJpseDJTd9v+pn/4QBu9NuvkIri7IEQSgTmM75kE5PJYHLmBI8 M3B+ca2w/WVdM1HGsF5a0tEFHPvz5z//+bhkvKqqalOaQJChwgSCqqpOpHRhxAs5AYI06B+k1noI wMYDEgdDVwshIEpt6zSowd8hgMHLfho85LtZBwHmUPM7BGzLAnYh4E4t7jiQw7IhcJl2a1DVhznj BzCtbIyHMEhsGnDtJIEz5se0FQLBodCHeAhSs29CzeW0hn0IFPEckAYlqfEdgqAhMB6mhXEpQs3h IMGl0FVNWluZgGToRoNjVBbALDOMfxDOEQLU6VgWBD4JdjFP2TkUDF27EDQjaRX6tiZ4TnA13Sb+ DjX5Ce6l68OwfQShQxdQ4dmK5UJwlO+iqxX2ZbqvOUahVi0SnE63pcyQLOK8DgkbrpdwvLEqyMZ3 hHlJDKTTy4wDeOkg5iQrwnFKazaHZBX75YEHHhj7nG1g37MctZ7j5E9VADYE8MP+xdDHeaeAXwjS p8HDfq730C0O512cSOG38VnY/70kBZEBcJmfciBNZNEqIdTWLxvbIZSR7BOW5/iU1Rxn27immTdt GUPSI9QGj8vEMIAyx6esVUeVoRUGweP0nKflR0gOhXM0HL9w/sTjLbAdoYznOgqfUxawfawnbaEU up9hGbaf7wzTOpX/cYuGuOu9UL6nyT+uh3BeYTw4e2hR0GvXT+yjcJzjxBTXCEmYkAhJE77hPss+ ixO3LBdab3Ftxfun6ftVP/uHBA2fxd18hQQF35Her7CqTCgztCJLLUuwkTBI58PDDjusMK+qquqg mkCQocIEgqqqTqQEnEIgFanpTQ1EgmD8GwJCSBAv7UoCCSKFQX4JgpR1PYCh/30kYLX77rvn30Pt y9DfdlzLOvSbTQCV+aiZGKYRpA+BHIKBBGEIODPoJJ8RPAkDlmLcpUlZC4hOgUus6kqiTAItoTY3 gRSCUwyQyTaGoCrbF2pss/9CwJfubPitoTsiAkChr2v+5ZiE9bDu0OIj7q6G3xpqk7IdrC8OUhNE DschbBs1Z8P+ZNyENAFQJceFYB7B+V122SVfB7+HZAS1h0OAn/1PQL1T4J3PSXyEADeB4V6C5iGo WRa4Detluwg6hvEV+Jt9wjZR+5VtJcjPfk37Ww+SDAq1cav66I7leiFgx3J8F+sPy4d9kibTYgmo 9jJfaghKco5wbnOMQ63hcM6k3eQQSAwBaq5nEkEEcUMZwLrSVhCdArCct5zjcVcuGGpo09Ig3Wb2 VThv0+5x6l7vSGAyJNgIUvNb6A6K4806mJYGWavkeId9x7aQ5GK/Uos/BI5pnZF2fYUEjeOB0MvK mWBIfLBOykbOa45hp+8IfdfHtd57lWsg7Ff2Bb+J7+Pc4G8+5xoO12xIftKFDMuxXymTKMvDfYTz JQ2Sh+A1+zx8R/hNlDd8zjUSX3udyn/ODT5PuzYKAweHfRT/DgznVtziJAyknnYdV2UY8yc+PpQf nOuhpVTctRJSnof9GcpxDMlB1hUvMxH3q372D9vEZ3E3X1VjM8Tf02s3edz/uCZZZyxJl3TekJBN 542fDVRVVZvSBIIMFSYQVFV1oqXWK0GiEKBKJbjA/ShtVRAkQBS3LqgKEBOAJFiQfgfBKGpwxsvS RUa8TWnQkRrnIfAey7akA6cSmCLAw3fHXTFgp36eg6EmbFlXEp2kNi5BtrJ9SqAm/h5+M/s/TGeZ uDsYal2G4FOQvwneUhOav9PanqFmcTAOrobasiFQH38vx69TV0CdJGAUasmybmp007qBIBVBJPYD 29otuMn2s03sC2pbszx/08UJ0zudf2Eg5TSIHcsxpssLzj/+jWvTkvhg+1hPtyA9tcbpJqbbmAux bDe/h+9gP3FsQ9cwcU3tMtk25iOYn06rkgAzyaj4+HKN8fvDucEYBelyBPtDkDyW3xu3JAiGAGza moVzgM/joHZcTpS1FunUXUqwzvUeZJtDgDzIecK4CPw/DbJ2k9YrISEWy3eQTOh0jse/neu/LPAa ZB3s17Ts4G+6xEq/o2xA4TpS6z0e3D3+PhIGYVvj30DN9LhlWpBrtqxlBYnquNUHUh6TLCHZEFoh xK1BOpX/oSutdABqrvEQ3I8luM81F8YSCckCfk8418vO7U6yvek5wH2FFiOhpUzctVKQ7rfK9jNl dzp+yETcr+ruHwyJnzip0ClBESzruqxKjgPPIPzm2Lh1S5B9H6bHy5RVbFBVVR1UEwgyVJhAUFXV tiRQQSCDwRSpnUh/4gSXur2cE1Sjdi1BtLLBOFMJDBAcov9+JBBV1lc7EnRhHrYl7lYlSKCUwA3b S7cOBFQ6JTAmQwJnBG3D9rE/ywLh7GMCusxH1xjpPicoF9ZDwL4qAInsA2prMj/jIJTVlqeVQVgn QTn6Kk/nadPQXUbojoLBRPmb85G/t9lmm3FdlgTZVwTBCGa28RtIvhAorTrPmEaigZq7aZAv/C7s NBZEkPEP+F0kINJp3WQbLr/88vz6YZ92GsA1leVIWlH7mGUJGJbVqp8M+7ne+d38fn4L11+3+XuR ljGUSWwHXRt1Kr8GkZreXJd8B9dpr8evHymT2Dfs0/B9aXdIZV0HsY3sB67RTi3PgiQ+wrHj/abs Wk7tVv6XyXawPWGbmjjeqayT7uXYNsrXsqRJmexnastzbSH/7zUR2ZRt7B9VVdVR0ASCDBUmEFRV daobajRTuzGdptqrBBY5j0KwPCQUSGpR85TWDGliJUgrBbpBYR3ptCYl2Eayomxg3lgCq6F2dtyV BwHE0PqAlhZlyaQgfYkzHy04DPLpZBsGUKYWfafrUFVVVXVUNIEgQ4UJBFVVnYoS0CWoGbqxoC/y dBBO1V7lXArjE4QauZxPiy22WLbddtvl3fGcc845heWCLENtfZbvtU/7fmQwYcYvSLsVSWXw6tDK gGX4jN9IjWU+o+/zbjXK6Q6Fa6tT9zyqbdptAGxVVVXVUdIEggwVJhBUVXWqSa3puC9ngpwOYqiD SHCdMQLSvsPp7odWBeeee25lbX2k5QJ97ncbV6BfCeTTJ/mZZ55ZmJZKcoBEwyqrrJJ3JcXvCuNc 8G+35AFdDzEv3SWl01Qnw6oBsFVVVVVHTRMIMlSYQFBV1akm/elTgzrUpCa4m86jOhkyWDQJLfpa T6cNKi0bGLujWyIjyHggW265ZbbMMsvkg8/SioKWCd2WZ2wKkg8MYGtXMToVJMEXBlDmHE6nq6qq qo6aJhBkqDCBoKqqqtq71PinK6Prr7++MG0yJAnQLWkQJFC7xhpr5K0UTB6oqqqqqk6OJhBkqDCB oKqqqlpPugiayLEQJkoSCLRcMHmgqqqqqjp5mkCQocIEgqqqqqpqUVp2PP/882MDb6uqqqqqNqEJ BBkqTCCoqqqqqv5bEgeXXXZZ9pOf/CTvrooxIxjk98477yzMq6qqqqpaVxMIMlSYQFBVVVVV/bdn n312ttpqq2V33XVX9tRTT2XHHntsPnj2UkstZRJBVVVVVQfWBIIMFSYQVFVVVVX/Jd0VLbvssvlA 04899tjY53vssUe2wAILZDvuuGNhGVVVVVXVOppAkKHCBIKqqqqq6r987rnnssUWWyxPFpx33nlj n59//vn5Z3Rn5JgIqqqqqjqIJhBkqDCBoKqqqqrD5l/+8pds2223zVZZZZVcxiuIDZ//6le/yl1n nXWyvfbaK7vqqquyF198sbC+eL1HHnlkts022+TdF4XPQwJhhRVWqFxeVVVVVbWbJhBkqDCBoKqq qqrDKOMRnHnmmXlygDELLrzwwtw111wz+8UvfpGde+652VlnnZXttttu2SKLLJJ985vfzJ95V111 1TyRkK6vyl122SVPIJC0SKepqqqqqtbRBIIMFSYQVFVVVXWYPfHEE/MkQvh7jTXWyE499dRx89x6 6615AuHmm2/OWxiQUCC5kK6rzAcffDCfn0GUH3744cJ0VVVVVdU6mkCQocIEgqqqqqoOs6ecckqe NAh/8/8LLrigMB8tEw499ND8/6eddlr+/Pv4448X5oulu6L1118/H/vgpptuKkxXVVVVVa2rCQQZ KkwgqKqqqupE+dBDD2VHHXVUtummm+YBfIL78bgF4f9BWhOk6+gmyQDGOQh/d0og7Lffftnvf//7 /P+MdUBXRnSBlM4XZJ6ddtop+8EPfpDdc889hemqqqqqqv1oAkGGChMIqqqqqtq0f/7zn7Ptt98+ W2ihhbIlllgiH5SYAP6BBx6YtwL405/+lEty4eijjx7zxhtvLKyrm6effnpPCYSDDjoo22qrrcb+ JqmRdnUUJHnAtv3sZz/LHn300fwzWiMcccQR2UsvvVSYX1VVVVW1V00gyFBhAkFVVVVVm/Tuu+/O lltuuWz55ZfPA/kTHXDvNYGwxx57jBsEmYGWO42DcNJJJ2Vrr7129thjj419dt999+WDNZNcSOdX VVVVVe1VEwgyVJhAUFVVVdWmZJBhkge//e1vx2ruT7S9JhDWXXfd7IADDsj/f9ttt+WtI+hiKZ3v mmuuyRZbbLG8hQItFkg6bLLJJnmXRxtvvHFhflVVVVXVOppAkKHCBIKqqqqqNiE18wm6r7TSStkL L7xQmD5R9pJAuP3227NFFlkku+GGG7Kzzz4771aJ5+B0Xc8++2w+3wILLFAq3TCly6iqqqqq1tEE ggwVJhBUVVVVtQlpcUCQnSB9Om0iLRtEmUA/iYXjjjsu23rrrfOEwaKLLpotueSS2dJLL513XVTW tdIzzzyTXXzxxR198MEHC8uoqqqqqtbRBIIMFSYQVFVVVbUJGXR4mWWWaX2MgLIWCHSjRNKAZ9x1 1lknW3HFFfPPbrnlllZbR6iqqqqqpppAkKHCBIKqqqqqNuH222+fbbnlloXPJ9qyBAJdGM2YMSNP aDAuA2MekFC49NJLC8urqqqqqrapCQQZKkwgqKqqqmoT/u53v8t23XXXwucTbacEAi0hGASZAZ3p rojujOjC6M9//nNhHaqqqqqqbWkCQYYKEwiqqqqq2oS0Pthss80Kn0+0nRII/P/JJ5/MWyGEMQ8Y 5Bnb7mZJVVVVVTVoAkGGChMIqqqqqtqExx57bB6sf/HFFwvTJtKyBML5558/9jfJBLaLlgcPPfRQ /txLQiFdj6qqqqpqG5pAkKHCBIKqqqqqNuHTTz+ddxF09tlnF6ZNpKeddlohgcBn4e/Q8oCujGh5 EBIKd955Z2FdqqqqqqoTrQkEGSpMIKiqqqpqU+63336tjzNw6qmnjksg8H9aJcTzMJAySYMwNgJj Nay66qrZU089VVifqqqqqupEagJBhgoTCKqqqqralM8//3z2m9/8JltppZWyRx55pDB9Ijz66KOz DTfccOzvddZZJzvppJMK89FtUUhuPPvss9nqq6+erb322nnLiXReVVVVVdWJ0gSCDBUmEFRVVVW1 SQnQr7vuutkSSyyRHXfccdkTTzxRmGdQ6ZaIxMFWW22VJwV++MMfZrvttlvucsstl/+9xRZb5PPE y9CVEV0cMR/LLrTQQtmKK66YXXbZZYXvUFVVVVWdCE0gyFBhAkFVVVVVm/aFF17IuxGi26BFF100 D9pvttlmedB+6623zoP7W265ZbbNNtuMky6G0nWVSTdERx55ZLb77rtXysDOzBuWYxDlffbZpzDf pZdeWvgOVVVVVdWJ0ASCDBUmEFRVVVV1oqRLoxkzZmSHHnponjwgaYD8nyQC/8ZedNFFhXWoqqqq qo6SJhBkqDCBoKqqqqqqqqqqqtqOJhBkqDCBoKqqqqqqqqqqqtqOJhBkqDCBoKqqqqqqqqqqqtqO JhBkqDCBoKqqqqqqqqqqqtqOJhBkqDCBoKqqqqqqqqqqqtqOJhBkqDCBoKqqqqqqqqqqqtqOJhBk qDCBoKqqqqqqqqqqqtqOJhBkqDCBoKqqqqqqqqqqqtqOJhBkqDCBoKqqqqqqqqqqqtqOJhBkqDCB oKqqqqqqqqqqqtqOJhBkqJjqCYTjL7hdVVUnwLS8VY0968ZjVFV1AkzLW9XYhy9bX1VVJ8C0vJ1s TSDIUDEMCYSfbnu2qqo2qAkE7SZBro2P/7GqqjaoCQTtJkGum/Z6maqqNqgJhInHBMKIYwJBVXX6 aQJBu2kCQVW1eU0gaDdNIKiqNq8JhInHBMKIM0wJhC0Ovio78PQ7VFW1DylDTSBor8YJhN3O2Tg7 4sp9VFW1DylDTSBor8YJhHuO/Ej22Dk/VlXVPqQMNYHQHiYQRpxhSiAQALv14b+rqmofUoaaQNBe jRMIBMBuePh6VVXtQ8pQEwjaq3ECgQBY9uAVqqrah5ShJhDawwTCiGMCQVV1emgCQetoAkFVtRlN IGgdTSCoqjajCYR2MYEw4phAUFWdHppA0DqaQFBVbUYTCFpHEwiqqs1oAqFdTCCMOCYQVFWnhyYQ tI4mEFRVm9EEgtbRBIKqajOaQGgXEwgjjgkEVdXpoQkEraMJBFXVZjSBoHU0gaCq2owmENrFBMKI YwJBVXV6aAJB62gCQVW1GU0gaB1NIKiqNqMJhHYxgTDimEBQVZ0emkDQOppAUFVtRhMIWkcTCKqq zWgCoV1MIIw4JhBUVaeHJhC0jiYQVFWb0QSC1tEEgqpqM5pAaBcTCCOOCQRV1emhCQStowkEVdVm NIGgdTSBoKrajCYQ2sUEwohjAkFVdXpoAkHraAJBVbUZTSBoHU0gqKo2owmEdjGBMOKYQFBVnR6a QNA6mkBQVW1GEwhaRxMIqqrNaAKhXUwgjDgmEFRVp4cmELSOJhBUVZvRBILW0QSCqmozmkBoFxMI I44JBFXV6aEJBK2jCQRV1WY0gaB1NIGgqtqMJhDaxQTCiGMCQVV1emgCQetoAkFVtRlNIGgdTSCo qjajCYR2MYEw4phAUFWdHppA0DqaQFBVbUYTCFpHEwiqqs1oAqFdTCCMOCYQVFWnhyYQtI4mEFRV m9EEgtbRBIKqajOaQGgXEwgjjgkEVdXpoQkEraMJBFXVZjSBoHU0gaCq2owmENrFBMKIYwJBVXV6 aAJB62gCQVW1GU0gaB1NIKiqNqMJhHYxgTDimEBQVZ0emkDQOppAUFVtRhMIWkcTCKqqzWgCoV1M IIw4JhBUVaeHJhC0jiYQVFWb0QSC1tEEgqpqM5pAaBcTCCOOCQRV1emhCQStowkEVdVmNIGgdTSB oKrajCYQ2sUEwohjAkFVdXpoAkHraAJBVbUZTSBoHU0gqKo2owmEdjGBMOKYQFAd7w33vZBdeesT 2cXXP5hdeM192eU3P5rNuP3J7Mb7XizMqzpMmkDQOppA0Mny6vtmZJfcekl2/vXnZedcc3Z28S0X ZZfdfml2zX1XF+ZVHQZNIGgdTSDoRPmXey7Onrr5nOzha07LHphxcvbEjWdlz9x6XvbXey4pzKs6 CppAaBcTCCOOCQSd7pIYOOOSW7J1N9k2+9KCi2Tvfu8Hsle+6tXZy172smymmf4jm3W22bM3vunN 2dvmeXc+fY31N88OOvqs7Pp7ny+sS3UqawJB62gCQduSxMApl5ycrb3J2tkXFvxC9q73vit75ate +b/34ZmyWWebNZvrTXNlb53nrfn01ddfPdv/6P2zGfdeVViX6lTUBILW0QSCNuXf7r00u+PiY7Pt N/5VttiCn8s++J53Zq9+1Svy++t/zDRTNvtsr8ne/KY3ZO+e5y3Zol+ZP/v9ej/Lzjlyz+zFuy4q rEt1GDWB0C4mEEYcEwg6XSUBsP/hp2af/MwX8oeo1Je/fKZsltfMlv+bTsO53/y2POlw9R1PFdat OhU1gaB1NIGgEy0JgL0P3yv7xGc+UbjH/us+/PJsltfMkv+bTsvvw2+ZO086XH7HZYV1q04lTSBo HU0g6KDS0uD0w3bNvviZjxXunTjTy1+ezfaamfN/02n4tje/Mdtuo9Xz1gnpulWHSRMI7WICYcQx gaDT0ZPPvy772Cc/W3hYoqXBhpvvmB12wgV5t0XX3v1sniA48dxrs99usXP2wfk+XljmDXPNne26 /1HZzQ/+tfA9qlNJEwhaRxMIOpEef/5x2Uc/+dHCPZWWBmtttGZ28AkH590WXXn3lfm/x5xzdLbW xmtlH5jvA4VlXj/X67PdD9ktu+7BawvfozoVNIGgdTSBoIN403lHZAt8tvjO+t9vfH227W9Xzy46 ft88MfDCnRdmz952Xnb92Ydnu26+dvbZT3y4sMzcc70uO3rfrbO/33dZ4XtUh0ETCO1iAmHEMYGg 08lbHvpbtu1uB2WveOWrxj0c0cpg/U23z8c/SJeJvemBv2Tb7HpgNvscrxu3PF0d/eTn6+QJh3QZ 1amiCQStowkEnQivf+i6bKvdtsxe8cp/daHw7/vwy7PfbLpOPv5BukzstQ9cm2256++z187x2uQ+ PFP245+vmCcc0mVUJ1sTCFpHEwjaj/984PLsyL23zF6V3F9pZbDV+j/PWyWky8SSJDh4l99lr5tj tnHL09XRSst+M084pMuoTnVNILSLCYQRxwSCThdpIbD2hluOeyDC184+Z3bIsecU5q/yvBl3Z+/7 wHyFdS3yze+aRNApqwkEraMJBG1akgdrbPjrwr1zttlnyw449g+F+as8a8aZ2Xs/8J7Cur72za+Z RNAppwkEraMJBK0ryYNtNvxl4Z74ylf8V3be0XsV5q/y/qtOyj7ygXkL6/reNxbKnr/jgsL8qlNZ EwjtYgJhxDGBoNPFHfc+rPAgRMsDxkFI5+1FBl6eZZZZC+v85pLL5QMzp/OrTrYmELSOJhC0abfb e9vCPZOWB4yDkM7biwy8PPMsMxfWufiSi+cDM6fzq06WJhC0jiYQtK5H7FWsJEfLg9MO3aUwby8y 8HLaEgGXX3KR7K/3XFKYX3WqagKhXUwgjDgmEHQ6eOwZVxa6LcIf/OSXhXnruNXOfyisk+6Mtthh n8K8qpOtCQStowkEbdKjzjyy0G0RLveT5Qrz1nHznTYvrJPujDbd4XeFeVUnSxMIWkcTCFrHa878 Y6HbIlx9paUL89bx8D22KKyT7oz22XaDwryqU1UTCO1iAmHEMYGgoy7jGnx6/i8VHoBoPXDRdQ8U 5q8jLQ3meWexC4U55nz9wOtWbVoTCFpHEwjalIxr8Kn5P1W4V9J64Lzrzi3MX0daGrz9nW8vrHv2 OWcfeN2qTWkCQetoAkF7ldYAX1vgM4V74GyvmTm75/ITCvPXkXW/551vK6z79XO+Nrv7suML86tO RU0gtIsJhBHHBIKOuvv88aTCgw8u9PUlCvP240o/W7uwbvz1epsV5lWdTE0gaB1NIGhT7vnHPQr3 SPzK179SmLcfV/zZioV14+rr/bIwr+pkaAJB62gCQXv1wuP2Ldz78Otf/mxh3n78zc9+WFg3bv6b nxbmVZ2KmkBoFxMII44JBB11v7b4koWHHtxsu70K8/bjcWdeVVg3vm2ed+etH9L5VSdLEwhaRxMI 2pQLL/7Vwj0SN9luk8K8/Uj3SOm68a3zvDVv/ZDOr9q2JhC0jiYQtFe/u/iChXsf7r3N+oV5+5Hu kdJ147vneUv24l0XFeZXnWqaQGgXEwgjjgkEHWWvvuOpvDuh9KEHjzj54sL8/XjVbX/OB2NO189Y CKdeeENhftXJ0gSC1tEEgjbh5XdclncnlN4j8dCT/1iYvx8vve2SfDDmdP2MhXDChScU5ldtWxMI WkcTCNqLz99xQd6dUHrvw/OO3qswfz8+e9t5+WDM6frxpvOOKMyvOtU0gdAuJhBGHBMIOsqefcUd hYed4BmX3FKYvx9vuv+lbPY5XldYP+6w16GF+VUnSxMIWkcTCNqEp19xWuHeGDzlkpML8/fjtfdf k712jvIgyrZ7bVOYX7VtTSBoHU0gaC8yxkF6zwvedtHRhfn78R/3X5a96Q1zFtaPB+28SWF+1amm CYR2MYEw4phA0FH28BMvLDzsBC+/+dHC/P36znnfV1g/brjFToV5VSdLEwhaRxMI2oR/OGb/wr0x eNHNFxbm79d3zvuOwvpxvS3WK8yr2rYmELSOJhC0Fy85ofP99bHrzyjM36/vn3eewvpx29+uXphX dappAqFdTCCMOCYQdJQ95vQrCg87wQuuvrcwf7++9e3vKqwfN912z8K8qpOlCQStowkEbcIjTv9T 4d4YPPvqswrz9+tb3/6Wwvpx4203Lsyr2rYmELSOJhC0F2ecfkjhnhe84+JjC/P367ve/ubC+nGv rdcrzKs61TSB0C4mEEYcEwg6yp520U2Fh53g0adfXpi/HxkoeZZZZi2sH3f7w9GF+VUnSxMIWkcT CNqEJ110YuHeGPzT6YcX5u9HBkqeeZaZC+vHnf+wU2F+1bY1gaB1NIGgvXjvFZ3vr1eccmBh/n78 272XZq+bY7bC+vN7+J6/L8yvOtU0gdAuJhBGHBMIOspec+fT2ZvfWt7scq+Djy/M349X3vpE6SDK eNZltxXmV50sTSBoHU0gaBNecefl2X+/9b8L90fc7eBdC/P34yW3lg+ijKddfmphftW2NYGgdTSB oL34wp0XZvO8Ze7CfQ9POGD7wvz9+PQt53YcRLnJVg6qE6UJhHYxgTDimEDQUXeBhRYtPPDgptvs UZi3HzuNs/CGuebOrrvnucL8qpOlCQStowkEbcovLvTFwj0SN9pmo8K8/XjIiQcX1o2vn+v12VX3 XFmYX7VtTSBoHU0gaK8uvtDnC/c+3HnTNQvz9uNVp5XfX//7ja/PExjp/KpTTRMI7WICYcQxgaCj 7pY7lQ8wtfTyKxfm7cdO6//e8j8pzKs6mZpA0DqaQNCm3GzHzQr3SPzu8ksV5u3HzXfavLDuJtev OqgmELSOJhC0Vw/YcePCvQ9X+O5ihXn78dDdy+/fyyyxcGFe1amoCYR2MYEw4phA0FH34usfLB2j YL6Pfzq7+cG/Fuav6w9W+kVh3XjsGVcW5lWdTE0gaB1NIGhTnn/9eaVjFHz44x/Ornvw2sL8df3+ St8vrBuPPOOIwryqk6EJBK2jCQTt1UevOz2bteT++rEPvSf7x/2XFeav6+orLV1YN5539F6Febv5 3O3n5/7lnouzF++6KP83/P+v91xSmD+V+ZBxGf75wOVjn/N/PmMd/Jsup9NbEwjtYgJhxDGBoNPB 5X/888KDD+MWnD/jnsK8dbzp/peyd73n/YV1f+QT/5Pd9MBfCvP3Ktu16/5H5etPp6n26ygkEJ5/ /vnskUceyR577LHsxRdfLEyfSF966aXs8ccfz7//ueeeK0yfaJ988sn8u/k3nTYRmkDQJv3+j5ct 3CsZt+CsGWcV5q3jtfdfk73zPe8srHu+T8yXXftAf8mJS2+7JLvwpgsKn6v262QkELxftne/bFoT CFrHtVZdrnAPZNyCQccoIBj/gXnfUVj3Zz7+odqB+iduPCv70Hvfmb3hdbNnc71ujnG+Ze65smW/ tXD29/uqEx60emDed77tv7P53v/ucfLZu97+5my/7TYsLKfTWxMI7WICYcQxgaDTwQuvua+0FcKO ex9WmLeOJ513bWGdePAxZxfm7cVbHvpbdtgJF2TvnPd9+Xpm3P5kYR7Vfh3mBALBj7PPPjtbffXV s2WWWSb70Y9+lG2yySbZjBkzCvNOhDfffHO27rrrZqusskr+/T//+c+zE088MQ/QpPM2LQGQfffd N1t55ZWzpZZaKltppZWynXfeOXviiScK8zapCQRt0nOuObu0FcJ2e29bmLeOx513bGGd+Idj9i/M 200SDj9dY9Vspplmymadbdbs4BMOLsyj2o9tJhC8X7Z/v2xaEwhax4euPrW0FcK+221QmLeON577 p9IBlE/9486Febv58DWnZe9919vyID9Jg1e98hWF9V59xiGF5YK0VJj/k/Ply/7HTDMVln31q16R JxeuOOXAwrI6vTWB0C4mEEYcEwg6XVzt1xsUHja+ueRyhfnquM5GWxfWufCi3+6p9QHJgqvveCq7 5s6nsyNPuSTbcIudsne/9wPj1mUCQZt0mBMIxxxzzNi9KpYAweWXX16Yv0kJhiy99NKF7/7ud7+b ByrS+Zv06aefztZZZ53Cd+Oaa66ZPfXUU4VlmtIEgjbtqr9epXDPXHzJxQvz1XGtjdYsrHOhRRfs q/UBCYN4PXSNlM6j2o9tJhC8XxZ/+0TfL5vWBILWdaNfr1S4Fy73na8X5qvjdhutXlgngzbXbX0Q pIshJBnw5fk/UVj3Gqt8v7BMkNYJz99xQe4tFxyVJwtYhqQCiYeX7v5X90asO11Wp7cmENrFBMKI YwJBp4uX3/JYNu/7PjjuQWWOOV+fB/DTeXuRBMAHPvyxceub5TWzZWdcckth3jKvuOXxfP704SnW BII26bAmEB5++OHSgERwjTXWmLAuEuiGYcMNNyx8Z5CAzK233lpYrik7BYKC3MPTZZrSBII27cW3 XJS9+33vHnefm33O2bMr7ry8MG8vXv/Qddn7Pzy+G8FZXjNLdsolJxfm7cUd99thbD20Qjj4+IMK 86j2Y1sJBO+Xxe8NTuT9smlNIGhdn7z57OzD73vXuPvhbK+ZOXvm1vMK8/Yi4wos+pX5x62PVgO3 XnhUYd66EuinJcG873hr/m9Y/2tnnSV7/IYzC/Onsm2f/Mj785YI91x+QmG6aqwJhHYxgTDimEDQ 6eQ+fzxp3IMQ7nHgsYX5evHMS2/Nx1GI1/Wr3/yuMF8nSSAwfsLHPzV/tvBi38nW33T7bN1Nth23 PhMI2qTDmkA499xzC4GA2O9973vZbbfdVliuCR999NG8+4f0O2OPO+64wnJNudFGGxW+L3attdYq LNOUJhB0Itzzj3sU7sO7HrhLYb5ePPWyU/NxFOJ1/eI3Py/M16tX3XNl9u1lv5197sufy3bYd4c8 QZHOo9qPbSUQvF8WvzM4kffLpjWBoP1I10Jpl0PH/WHbwny9+Nj1ZxTWteGvmjkXLz3xD/n61v7p 8tnKy31r3HfQ6iGdP/XPN52Vd1n0+U9/ZNxgyqplmkBoFxMII44JBJ1O3vzgX7MFv/7NcQ8qi31r 6cJ8vbjOb7catx66H7r27mcL83WSFgxpV0cMnByv0wSCNumwJhBOPfXUQiAg9Y477igs14TU5vz+ 979f+L7Yww47rLBcU9KPdPp9sb/4xS+yv/zlL4XlmtAEgk6E1z14bfblr3953L1ukW99vTBfL6bd F73rve/Krrz7ysJ8qpNtWwkE75fF7wxO5P2yaU0gaD8STP/eNxYad19c+ptfLczXi3ttvd7499x5 3pK9cOeFhfn6ccffrZGv89j9t82uPfPQcWMavH/eefJujtJlYi8+fr983t/87IeFaaqpJhDaxQTC iGMCQaebF157f/ba2ecce1CZfY7XZdfc9UxhvioJ/n9pwUXG1kFLhEOOPacwX11NIOhEOqwJhBtv vLEQCIhdYYUVsscff7ywXBMy6CMDQabfGXvJJZcUlmvKPffcs/B9sdtuu21hmaY0gaAT5bnXnpPN Nvu/u/B77Ryvza6864rCfFXSOuALC34hug+/PDvg2D8U5lOdCraVQPB+WfzO4ETeL5vWBIL26yPX npbNGd1fXz/na7Nnb6vfjdFiC35u3DvpuUftWZinXxf+0v/kSYOnbzk3+8f9l+XjKsTfdeFx+xaW iaUlBPOd9afdC9NUU00gtIsJhBHHBIKOsjfe92IuLQ/izzfZardxDyp7H3JiYdkqL7nhoewVr3zV 2PJLff/H46bzfeG702WrNIGgE+mwJhBefPHFbOutty4EA4IHHXRQYZkmPe200wrfGVx//fWzZ555 prBMU957773ZD37wg8L34nLLLZfdcssthWWa0gSCNuE1912dS8uD+PPfbrXhuPsdXRuly1Z5/g3n Z6945SvGlv/O978zbjrfF747XVa1bdtKIHi/nJz7ZdOaQNBeDIMSE4SPP99vu/H315MO2rGwbJV0 X8R4B2H5Hy/zzXHT+b7w3emy3QzjH3zkA/OObffJB+84bnu/+sVPV3ZNtNAXPp0nIPpJjOj00wRC u5hAGHFMIOioSisBxhb477e8PVt7wy3HTbvhvheyj33ys/8OPCzzo8LyVW6/5x/HlqU1A60a4ukH HX1WNveb35a99/0fzq6757nC8p00gaAT6bAmEJC+lTfddNNxAQEGZNx9992zZ599tjB/kxKQ2Xff fbPll19+3PfT3zIBi3T+pr3ssssKtTrpZ/qiiy4qzNukJhB0UGkl8NXFFsrmfsvc2Rob/nrctKvv m5F98CMfHLvffWuZbxWWr3KbPbcZW5bWDLRqiKfvf/T+2Zve/KbsPe9/Tz62Qbp8LEkGBni+7PZL C4kO1SZsK4GA3i/bv182rQkE7cWlFvtK9va3vCnbcr2fjfucwP7nPjXf2D3yR99bvLBslYfvscXY srRmeHDGKeOm0xrhbW9+Yzbf+99du1ujePyD8Nlf7rk4e8vcc419J8kBujZKl8Xn77jA8Q+0liYQ 2sUEwohjAkFH2RVW+VX+IPLlhRcvTPvTSReNDYJMsL9Oa4EFFlp07CGH1gzp9N9s/K/Axnwf/3Rh WpUmEHQiHeYEAtI9wowZM7JjjjkmO+GEE/KBINvsz/juu+/OTj/99Oz444/PgxQTHYiJfeSRR/Ku H44++uh8kMzHHnusME/TmkDQJvzBKsvn97MFvrZAYRpdDoVBkAn212kt8MWFvjh2r6Q1Qzp9rY3X yqd9+OMfLkyL3f2Q3bK3vP0t2UwzzZS96tWvyhb7zqLZhTddUJhPdRDbTCCg98t275dNawJBe3GN Vb6f3+foEiidRqA+DIJMsJ8gfTpPJ+MuhRivIJ2+/cb/er/+6AffU5jWzXj8g/jzXTdfe9w7cJxg iL3khP3z6Y5/oL1qAqFdTCCMOCYQdJTdfPu984cMEgTpNFoofH6BhfPpM830H9kpF1xfmKfMy295 LB83IX8gm+fdpeMnhIGal1x2xcK0Kk0g6EQ67AkEbVcTCNqEm2y3SX4/I0GQTqOFwucWmP9/78Mz ZSdccHxhnjIvueXifNwElnvrPG8tHT8hDNT87WW/XZgW3GHfHfKkwac/96lsvc3XzV4z62vyZb70 1S9l1z5gSwRtzrYTCDrcmkDQXjxo53/dX0kQpNPwmwv/K9FOjf4bz/1TYXqZT958dva6Of41hgLr fe728wvzfHuRBfLpdVs2YDz+Qfw53SbNPtu/7sH4htfNnj1x41mF5TdZc+V8+tlH7FGYplqmCYR2 MYEw4phA0FH2+LNm5A8ZtDQ458o7C9MPOPKMsQeVTbfdszC9zOPOvGpsmdXX2aQwHUOCYcud9i9M qzJNIFx56xOFeVT71QSC1tEEgjbh0Wf9675GS4Mzrjy9MH2/I/cdu+dtvO3GhellHnXmkWPL/Hyd nxemY0gwbLHzFoVpeOZVZ2SvfNUrs89/5fNjLR/e96H35cuQVDjvunMLy6j2qwkEraMJBO1Fuvnh nkVLg7suPa4wncGIw71yr63XK0wv85oz/91N7warr1iYjiQWmP6HHTYqTKvymVvPK4x/EPuDJf/d wh93//1vCvN8ef5P5AmIssSGapkmENrFBMKIYwJBR9krbnk8m+U1/6pFscwPV80uuPre7Jo7n87H QLj+3ufz1gPvnPdfAYNvL71CYfkyN95y13z+WWaZNTv7ijvyro9YH+u6/OZHsx33PmzswefQ488v LF9lmkCwBYI2qQkEraMJBG1CWgvM8ppZ8nva91f6fnbONWdnV9x5eR60ZxwEWg+8c9535NO/tfQS heXL3HDLDfL5Z55l5jwpce3914yt66KbL8y223vbsfvowccfVFgev7HUN/Kkxlkzzsr/ptsiEgos Q2sIuzHSJjWBoHU0gaC9SC3+18/5r2T5aj9cMntgxsl5YJ3uil66+6J8vID3vfvt/3oPXmLhwvJl hgGYZ51l5jwpwXgKYV20Tjhiry3H7q8kKNLlqwzjH6y5yvcL0/DqMw7JkwNh/R+Y9x3Z3+69dGw6 v43xD77wPx91/APtWRMI7WICYcQxgaCjLN0Uffijnxx7EHnFK1+VvWGuufOBlenWiH//679ekU9j vnT5MsO4CqyL5YOsl8/Cd5G4uOq2PxeWr9IEgk6kJhC0jiYQtAnppuhDH/33YMmveOUrstfP9fp8 YGW6NcL//K//zKcxX7p8mWFcBdYV1sH6WC+f/fs+PEt26W2XFJa/4Mbzs1lnmzVb5FtfH/ts0x1+ N7bcW9/+lq4DL6vW0QSC1tEEgvbqpz/6gbF716te+Yps7rlelw+sTCsB/p1l5n+9m37yI+8vLFtm GFeBdbF8WBfr5bP4u0gopMtX2Wn8gyCtEj7z8Q+NfQdedPy/kxQXH79f/tm6P3f8A+1dEwjtYgJh xDGBoKPu1xZfctyDSCdJKNCSIF0+lQGZ02XLpGXDzQ/+tbB8lSYQdCI1gaB1NIGgTbnw4l8t3CPL JBFAS4J0+dQFFv5SYdkyadlw3YPFsQz2/OMeeWuDg447MP+bJMdnv/jZseU2+P0GhWVUB9EEgtbR BIL26vJLLlK495VJEuDFuy4qLJ+61GJfKSxb5vvnnSf7+33Fboiq7DT+QSzdIsXf842vfmFs2sZr /CT/7Jwj9ywsp9pJEwjtYgJhxDGBoKPuWhv8vvDQU+ZrZn1tTy0G5vvYpwrLlrnwot8uLNtNEwg6 kZpA0DqaQNCm/PUGvy7cI8tkEOOyFgOpH/rY+BqKnfzqYgsVlkW6PLr8jsuyGfdelf991owz8+6M WIbui+hmKV1GdRBNIGgdTSBor+606ZqFe1+Zr511luypm88pLJ8at2io8qtf/HRh2SpJXlSNfxCk u6S3zD3X2PfQZdGDM07Juyxa8POfcvwDra0JhHYxgTDimEDQUXe/w04pPPSUOcfr3tDToMXv/9BH C8uW+avf/K6wbDdNIOhEagJB62gCQZtyr8P2Ktwjy5zjdXNkl9zaPYEQBjvu5i9+Uz7AcupaG/07 APOlr34pb5GQzqM6iCYQtI4mELRXTz/sX2PzdZMEQi9dDv3Px/7d5WCVm669SmHZKsP4B+us9oPC tNQt1l1t3Hf99lc/Hjf+QTq/apUmENrFBMKIYwJBR91Lb3w423SbPbLNttur0p33+VN20wN/KSyf euBRZ2abbrvnuGXTv/HMS28tLNvNNIHQS4sI1V41gaB1NIGgTcmYAxtts1G2yXabVLrDPttn1z5Q 7HIodf+j9iusb+NtNy6s79RLTyksm0prBMY8CPdd1pvOozqoJhC0jiYQtFcfv+HMbK+t18v22XaD Shn8uJcuh84+Yo9s723WLyyfevtFxxSWrXL7jf81huAx+21TmJZ67xUnjhtMmRYJJx20Y/7/9X6x QmF+1SpNILSLCYQRxwSC6tTRBIJOpCYQtI4mEHQ6+MeTDhm7577pv9+YXXnXFYV5VAfVBILW0QSC jpq9jH8Qm47t8OH3vSv/1/EPtK4mENrFBMKIYwJBdepoAkEnUhMIWkcTCDodXHbFZcbuud9aeomx z/c9Yp9smR8tbUJBG9EEgtbRBIKOks/edl5P4x/EXnz8fuNaIeDss73G8Q+0tiYQ2sUEwohjAkF1 6mgCQSdSEwhaRxMIOuqSHGDchXDPPfKMI/LPGQPhM1/8TPbGud/YU5dKqt00gaB1NIGgo2QY/+DX Ky9bmNbJv917afapj4wf0NnxD7QfTSC0iwmEEccEgurU0QSCTqQmELSOJhB01GXMhXC/zZMF91+T f3702Ufnn6218VqFZVT70QSC1tEEgo6S2220en5PPXb/bQvTqtxzq3XHvRdv/pufFuZR7aYJhHYx gTDimEBQnTrutPfh4x6Uzptxd2Ee1X41gaB1NIGgo+7mO20+dr9dfuXl889IInz0kx/NWyZcefeV hWVU+9EEgtbRBIKOgnRXdO5Re2ZveN3s+X12183Xzv75wOWF+TpJd0UMoBzu06wrnUe1myYQ2sUE wohjAkF1crzxvhezpb7/4+wLX/5a9qUFF8k+9dkvZq981avHJRBeM+trs/m/uFA+HTfZarfCelR7 1QSC1tEEgo66dFk00//2sfz9lb6fXXrbJdki3/p6/tlO++9YmF+1X00gaB1NIOgwS8uBr37x09n7 551n3Hstzv/J+bJFvzJ/dvwftissV+aGv/pxvtxrZ50lH0shna7aTRMI7WICYcQxgaA6OZJAeMvb 3jH2QDXTTP+RverVM+eSSMDwd5hnuRV/VliPaq+aQNA6mkDQUZfxDb697LfHkgj8+6pXvyrbaJuN 8nEQ0vlV+9UEgtbRBIIOqy/ceWH2jrf+dyFxkHr2EXsUli3znstPyGZ6+cuzhb7w6cI01V40gdAu JhBGHBMIqpPjzQ/+NTvrstuyK255PJtx+5PZ5Tc/ml19x1P5//ns8lsey/9mHIR8+i2PZZfe+HBh Paq9agJB62gCQaeDdFm0/1H7Zauvv3q24ZYbZKddfmphHtVBNYGgdTSBoMPskzefPc6nbzk3e+bW 87I/33RW9si1p2V3XnJc3r1RulwnH5hxcvbUzecUPlftRRMI7WICYcQxgaCqOj00gaB1NIGgqtqM JhC0jiYQVFWb0QRCu5hAGHFMIKiqTg9NIGgdTSCoqjajCQStowkEVdVmNIHQLiYQRhwTCKqq00MT CFpHEwiqqs1oAkHraAJBVbUZTSC0iwmEEccEgqrq9NAEgtbRBIKqajOaQNA6mkBQVW1GEwjtYgJh xDGBoKo6PTSBoHU0gaCq2owmELSOJhBUVZvRBEK7mEAYcUwgqKpOD00gaB1NIKiqNqMJBK2jCQRV 1WY0gdAuJhBGHBMIqqrTQxMIWkcTCKqqzWgCQetoAkFVtRlNILSLCYQRxwSCqur00ASC1tEEgqpq M5pA0DqaQFBVbUYTCO1iAmHEMYGgqjo9NIGgdTSBoKrajCYQtI4mEFRVm9EEQruYQBhxTCCoqk4P TSBoHU0gqKo2owkEraMJBFXVZjSB0C4mEEYcEwiqqtNDEwhaRxMIqqrNaAJB62gCQVW1GU0gtIsJ hBHHBIKq6vTQBILW0QSCqmozmkDQOppAUFVtRhMI7WICYcQxgaCqOj00gaB1NIGgqtqMJhC0jiYQ VFWb0QRCu5hAGHFMIKiqTg9NIGgdTSCoqjajCQStowkEVdVmNIHQLiYQRhwTCKqq00MTCFpHEwiq qs1oAkHraAJBVbUZTSC0iwmEEccEgqrq9NAEgtbRBIKqajOaQNA6mkBQVW1GEwjtYgJhxDGBoKo6 PTSBoHU0gaCq2owmELSOJhBUVZvRBEK7mEAYcUwgqKpOD00gaB1NIKiqNqMJBK2jCQRV1WY0gdAu JhBGHBMIqqrTQxMIWkcTCKqqzWgCQetoAkFVtRlNILSLCYQRxwSCqur00ASC1tEEgqpqM5pA0Dqa QFBVbUYTCO1iAmHEGaYEwhYHX5UHwFRVtb6UoSYQtFfjBMJu52ycB8BUVbW+lKEmELRX4wTCPUd+ JA+AqapqfSlDTSC0hwmEEWeYEgiqqtqMJhC0m3ECQVVVm9EEgnYzTiCoqmozmkCYeEwgjDgmEFRV p58mELSbJhBUVZvXBIJ20wSCqmrzmkCYeEwgjDjDkEBQneqWBWdVp7ppeasaS5BLdapbFpxVneqm 5a1qLEEu1aluWXBWdaqblreTrQkEGSqmegJBdRhMEwjpdFVVVW3eNIGQTldVVdXmTRMI6XRV7a4J BBkqTCCoDq4JBFVV1fY1gaCqqtq+JhBUB9cEggwVJhBUB9cEgqqqavuaQFBVVW1fEwiqg2sCQYYK Ewiqg2sCQVVVtX1NIKiqqravCQTVwTWBIEOFCQTVwTWBoKqq2r4mEFRVVdvXBILq4JpAkKHCBILq 4JpAUFVVbV8TCKqqqu1rAkF1cE0gyFBhAkF1cE0gqKqqtq8JBFVV1fY1gaA6uCYQZKgwgaA6uCYQ VFVV29cEgqqqavuaQFAdXBMIMlSYQFAdXBMIqqqq7WsCQVVVtX1NIKgOrgkEGSpMIKgOrgkEVVXV 9jWBoKqq2r4mEFQH1wSCDBUmEFQH1wSCqqpq+5pAUFVVbV8TCKqDawJBhgoTCKqDawJBVVW1fU0g qKqqtq8JBNXBNYEgQ4UJBNXBNYGgqqraviYQVFVV29cEgurgmkCQocIEgurgmkBQVVVtXxMIqqqq 7WsCQXVwTSDIUGECQXVwTSCoqqq2rwkEVVXV9jWBoDq4JhBkqDCBoDq4JhBUVVXb1wSCqqpq+5pA UB1cEwgyVJhAUB1cEwiqqqrtawJBVVW1fU0gqA6uCQQZKkwgqA6uCQRVVdX2NYGgqqraviYQVAfX BIIMFSYQVAfXBIKqqmr7mkBQVVVtXxMIqoNrAkGGChMIqoNrAkFVVbV9TSCoqqq2rwkE1cE1gSBD hQkE1cE1gaCqqtq+JhBUVVXb1wSC6uCaQJChwgSC6uCaQFBVVW1fEwiqqqrtawJBdXBNIMhQYQJB dXBNIKiqqravCQRVVdX2NYGgOrgmEGSoMIGgOrgmEFRVVdvXBIKqqmr7mkBQHVwTCDJUmEBQHVwT CKqqqu1rAkFVVbV9TSCoDq4JBBkqTCCoDq4JBFVV1fY1gaCqqtq+JhBUB9cEggwVcQJhgw02yE9g Va1nmkBIp6uqqmrzpgmEdLqqqqo2b5pASKeraneJwZpAkKEhTiCoan+mCYR0uqqqqjZvmkBIp6uq qmrzpgmEdLqq1tMEgkx5TCCoDq4JBFVV1fY1gaCqqtq+JhBUm9UEgkx5OElVdTDTBEI6XVVVVZs3 TSCk01VVVbV50wRCOl1V6zvsmEAQEelCmkAQERGRiSdNIIiIiMjEkyYQREQsCUREumACQUREpH1M IIiIiLSPCQQRSbEkEBHpggkEERGR9jGBICIi0j4mEEQkxZJARKQLJhBERETaxwSCiIhI+5hAEJEU SwIRkS6YQBAREWkfEwgiIiLtYwJBRFIsCUREumACQUREpH1MIIiIiLSPCQQRSbEkEBHpggkEERGR 9jGBICIi0j4mEEQkxZJARKQLJhBERETaxwSCiIhI+5hAEJEUSwIRkS6YQBAREWkfEwgiIiLtYwJB RFIsCUREumACQUREpH1MIIiIiLSPCQQRSbEkEBHpggkEERGR9jGBICIi0j4mEEQkxZJARKQLJhBE RETaxwSCiIhI+5hAEJEUSwIRkS6YQBAREWkfEwgiIiLtYwJBRFIsCUREumACQUREpH1MIIiIiLSP CQQRSbEkEBHpggkEERGR9jGBICIi0j4mEEQkxZJARKQLJhBERETaxwSCiIhI+5hAEJEUSwIRkS6Y QBAREWkfEwgiIiLtYwJBRFIsCUREumACQUREpH1MIIiIiLSPCQQRSbEkEBHpggkEERGR9jGBICIi 0j4mEEQkxZJARKQLJhBERETaxwSCiIhI+5hAEJEUSwIRkS6YQBAREWkfEwgiIiLtYwJBRFIsCURE umACQUREpH1MIIiIiLSPCQQRSbEkEBHpggkEERGR9jGBICIi0j4mEEQkxZJARKQLJhBERETaxwSC iIhI+5hAEJEUSwIRkS6YQBAREWkfEwgiIiLtYwJBRFIsCUREumACQURkdHn44YezOeecM/uP//iP 7GUve1n+74knnjhuniuuuCL/fJZZZsmdeeaZs+985zvZ3//+93HzSbOYQBAREWkfEwgikmJJICLS BRMIIiKjy5NPPpk999xz2XHHHTeWRPj85z+f/fOf/xyb56WXXsqefvrpbMkll8y++tWvZo888kj2 t7/9bdx6pHlMIIiIiLSPCQQRSbEkEBHpggkEEZHRZ8MNN8zWXXfdvIUBiYTbb789nSVPLJxyyinp xzJBmEAQERFpHxMIIpJiSSAi0gUTCCIio80//vGP7FOf+lR20003ZUsttVTeCuHnP//5uHlefPHF bJ555sleeOGFcZ/LxGECQUREpH1MIIhIiiWBiEgXTCCIiIw2JAfmnnvuvFuiq666Kk8gzDHHHHlX RYGLL744TzLEXRvJxGICQUREpH1MIIhIiiWBiEgXTCCIiLQPwfxHH3104IGKWc9jjz2WtzLoxMkn n5yPbwDM9+lPfzpPIuy+++5j82y33XbZtttuGy0lE40JBJmq/PWvf80VERlFTCCISIolgYhIF0wg iIi0zwYbbJCPRfD73/8+nVSLNdZYI1/PXnvtlU4aY7311su23377sb+PPvroPIHw3ve+dyyBMVXG P6AFBNs0HVpCmECQqco666yT/eIXv0g/npZQFjEQvYiMDiYQRCTFkkBEpAsmEERkKkON+XvvvTc7 4IADspVXXjn78pe/nC288MLZt771rWyrrbbKzj///LwW/rDxpS99KQ/iL7HEEumkWnzsYx/L1/PD H/4wnZQTj38QePrpp/MujFjupJNOyv7yl79M6vgHTzzxRHbggQdmP/nJT7KPf/zj2bzzzpt95jOf yb72ta9lW2+9dXbddddVtrAYVqZKAqHTNbb00ksP9TXWCQLCnX4v59uo/d5uvPTSS9npp5+e7bLL Ltk+++yT3XLLLdm73/3ubM8990xn7RvKnIMPPrivFldnnnlmdv3116cftwb75m1ve1veFZyIjAYm EEQkxZJARKQLJhBEZKpC1zzUgqWGPX7729/Ou9rZd999s1//+tfZXHPNlQfBCTifdtppQ1VrnQB5 kwmEb37zm+mknHj8g5jf/va3+XJ0bXT22WdnX/jCF8ZNbwO6SKEFxpve9KZ8W77+9a/nQcwTTzwx O+SQQ7LvfOc7Y8eehNEdd9yRrmKomQoJBLrRWmGFFfL9X3WNfeITnxi6a6yMxx9/fFyZwnlF113p 76VMOf7440cycRXDMSVZMPvss+fXHwk89gv74MYbb0xn75sHHnggX+8VV1yRTqqEMoLg/d57751O yiHZQ5KL9U8ElJuc+5wbTfPkk09mO+20U3bqqacO/XUlMmyYQBCRFEsCEZEumEAQkanIZZddlr3x jW/MA1nvec97sjvvvDOdJa/Vuuyyy44FPzfaaKOhCfiFwH9TCQQCoWUQjA/jH8Tcdddd2SyzzJLv t1/+8pd50LhNaPVAgiAcuz/96U+lx45BnwnmMh/nw7XXXpvOMrRMdgLh0ksvHbvG5ptvvtJr7Kmn nhp3jZHwKTtOw8DNN9+cvfWtbx0rU8oC5GmZ8qtf/aqvWvPDwHnnnZfNPPPMeflAKwQgYL7KKquM lSlp4rFfCJDT0oOukerA4O4cB1oppVx++eVjyQ6SYBPBcccdl7fWevDBB9NJA8E1RMKGbecY2EWS SLuYQBCRFEsCEZEumEAQkanGrbfemteIDUHjhx9+OJ1lDAIvCy200FjAb//9909nmZI0nUDo1AKB 8Q922GGH9OMcAocsiwTq2oKAbAjSIt3GVEESgSAb81IbeaJqG7fNZCYQ6BYqdGPVyzW24IILjl1j f/jDH9JZGuP555/Pg7Y//elP8y6s6Frou9/9brbuuuvmAe8Q6K4LXRZx7vAbKFseeuihdJYxOD/j MmW//fZLZxl62I/sD/YFSZMAgX72e0i0kNhrClp5cK6RlOqVRRZZJFtmmWXSj3M4T0IZcuihh6aT B4bkyYc+9KHaSY9eYP+HxCjf0VSiRkR6wwSCiKRYEoiIdMEEgohMJQjeUfM1BIY222yzdJYC9I8d 5icoOgwB5qYTCGUtEAhKUbO8rKY1XHjhhWP7rM3+vS+55JKx40UA85lnnklnKRAnHKghPQpMVgKB a4zzrs41duWVV47NT5dTdAXUJLRI2XjjjfNEEecE5/Oaa66Zb9vPfvazvPY60z74wQ9mxxxzTK1W AczLGCFh+zfddNN0lgI33HDD2Px87/3335/OMtSE4PuPfzz+vOO4kjTZY4898unzzz9/rX1dxbPP PpsnEI444oh0UilhW84555x0Ug7dGzGOBWMUTESrGJInnItNtz4I0Jpq5513rkxmicjEYAJBRFIs CUREumACQUSmErfffvtY4A4J5HWD4BH9eIdldtxxx3SWKcdEJhBIoOy11155qwSmrb322nnAMA0E 8jcDLFPbuk0YrDYcK/rc74WjjjpqXEC3rEuTYWOyEgi33XbbuGuMa64bnCvxNUbf7U1BjfRFF100 Dy4fdNBBeTKhDAKt66+//li3W+n53AnGzghd3WAvA/JSpoQa4sNSptSBmv38rt13333c54w9QkKR YH9oBcb50hS0LKHrnl76/Ce4TksIEgVtw4DyHH9acInI6GECQURSLAlERLpgAkFEphJ77rnnuOBm rzXjQ3/SuPjii6eTpxwTmUCYMWNGttJKK+VSw3jFFVfMBycu46STTsqTC21BFzWhKxlca6210llK iVuZIK0Yhp3JSiAQDA/7kcB6r90C0QogLLfUUkulk/uCQD391xOs7bUmNgPnst2UFb1ALfX43GHw 2l6IW0LRldKoQEA+JEe4/mNo3RPKElp7ME+T3RiFcQsee+yxdNI4OC/oSmmNNdZIJ7XCgQcemCdQ RiFRKSJFTCCISIolgYhIF0wgiMhUYpttthkL2hHAoSZoLxDQDMvR7cZUp4kEArV4yxIIUxn60w99 72Mv3edA2jLl1FNPTWcZOiYrgcCYE/E11muSjiB6WI5kQhOExNAVV1yRTqqE30AQvFNrhZi4TKH1 CkmsXvje9743ttxnP/vZdPLQQtdA4XddcMEFY5+HcRH22Wef/O+QMKLVR1NwvGjJ8qUvfSlPHHWS 8pxEQ1lrEe4Jxx9/fHbuuef2nAyqA9vIubXJJpukkwaGdZ9wwgnZ4Ycfnnct10tLDBFpHhMIIpJi SSAi0gUTCCIylaC2awhuEUCiK41e+MxnPjO23A9+8IN08pQjBP6/8Y1vpJN6Jk4gdBpEeapBtzMf //jHx44VXZr0ArXOwzJ4yy23pLMMHZOVQKCboPga6zWgHl9jK6+8cjq5Lxjg+y1veUvtPuzvueee fNt76eKMPvfjc6db7fcAQe6wDMmEUYFB6sPvuuaaa8Y+J4nDPr3vvvvyv0MCgYB+k9A10atf/eps +eWXz8emoIVU+PdHP/pRXn6/853vzFuVpecFg3+TgKB1BNtKoL/pVgK0WCGx1nRygtYXDJjM9tNd 16gO0C0yDJhAEJEUSwIRkS6YQBCRqcTNN988LtgXB7g6QZccBGTCMltuuWU6S0cYHPXggw8eWPoO py/3XpmuLRCAQGE4VgRpeyHuhobgXq/d7kxlJiuBcNNNN427xrjmukHN6fga22qrrdJZ+uJ3v/td z+dADLXQaU1AYqkbJJvi33v11VensxQg0RW68Klbpkx1CGSH30VAPrDBBhvkLS1C0D4kUAYpo8pg jBaC55dddlk6KYdrm3MttIQIUL4SfGewbY5PSGiRkOgGyYATTzyxq7Rs4LtJyKbTkC6f+il7GEeC 9XLdMLg96wplWa8tgESkOUwgiEiKJYGISBdMIIjIVIJAJV0QhQAXgeNuxN3bEFQMNWh7gYARtVh7 lQBWmdSqP++889LVd2Q6JxAuvvjiseNFAK2XGvDLLLPM2DKrr756OnkcJJSGoWuQyUogcI194hOf qHWNxbXW6YLq0UcfTWcZg32f1hzvBF1YLbDAAunHXamTQOB8iMdv6GUA6Keffnps4GW+5957701n KaXX3x0giM6124RxMqCKuDXPtddem3/GdpMwiLsrmqgEAhCg7zSAOi1GylrGkMShDCYAzzFlgGW2 r5du0I4++ujsTW96U1dpGcF3p5/H0nVSHdheBq1mPJpQLnHfCceALqVEpF1MIIhIiiWBiEgXTCCI yFTjlFNOGQuu9NId0V577TU2f7fgcgoBHWqz9iJBtk7WDVhP5wQCAbWvfOUrY8fswgsvTGcZBwHv ECwk4UCrkU7Qpc18881XqL08FZmsBAJQkzrs/166IyLoHuZfZ5110sljcJ0w8O33v//9/Dh3o40E AsRlCl3jdOOwww4bm/+Xv/xlOrkUAt+c1/Rt3ysE/X/9619X+qtf/arwWZB9Hew1cRonEEILrzAu QtwqgOMyaBnVCcYB4Pj9+c9/Hvc5ZRrHh66MYjivSB6E6/rSSy8d+w0hCVIFy9NyoEqSRm94wxuy 3//+93mZU2Y/yclzzjknm2uuucZ1ibTaaqvl286YE6xTRNrFBIKIpFgSiIh0wQSCiEw1CNQsuuii eYCF2s7dunhYeuml83npIuLBBx9MJ09JpnMCAQhcEkBk29dcc8108jji2u/dupJZa6218hrERx11 VDppyjGZCQSusZDE4Rrr1i1LGFCYaywN+sYwjf1PEqeXBMJGG23UVwKBMqFOAoEgLTXeey1TQosX ElZ0udMNkoif+tSn8t9+xx13pJOnFCQJwvUUunOiG7Y0mP3FL35x4DKqE5x/fB/jccQwPkVZ90bs 3yOPPDJ7+OGH87/DsWQdJAeagCQZ53e3a6Eud95557hWC/wWuopi+xn7QUTaxwSCiKRYEoiIdMEE gohMRQga050EQRZqq3aCQZZDIJpaw8NCE4Mfk0AIAxIPWwIBNtxww3zb6QKqKghIkJn56JO+W21d gtYMqlq3lvBkMJkJBGBsgHCNnX766enkMbjGQnc+3a4x9vtVV13VcxC2rQQC0A99+L10IdMJus4h ycB8e+yxRzq5IyQvCRZPdeKEXAjU08XOqquuOm6+T3/60/k86edNQS18upaKu31ijACSAlXJJ5IM 4fjsueee6eS+4HwiWURrtomGJFu4Z+29997pZBFpARMIIpJiSSAi0gUTCCIylaBmaggmb7/99l0D WIcffng+DwNqhm6GWEevAWTmJyjdhHUICYR+gqcBtj0M9FqVQCCYW2eA5zo888wz2V133ZV+3BH2 EwFajg/LkjwgOE1QswyOZfiNjJ0QPus1QD2VmawEQnyNbbHFFj1fY/SJ3881VsWmm27a1yDKIYHQ y7gjnHNpmbLKKquks41x3HHH5fOQnCOQze9kHXGge5iJE0IXXHDB2KDFDAQfE8ooBrqeCGiFxHZc f/31+d/sa5IHHKMq6MaI7WLZXrttAo5jJ2nZRDdp7It0WuqgcM6y/Rh+u4i0iwkEEUmxJBAR6YIJ BBGZSiy55JLZNttsk/+foDdBPIJb6YCaAbovIpB08803538TlCIQRC30Xjj00EPz9TchfV33SlMJ BALwVQkEarvOPffc2Yc//OFGgl9A8Pjuu+/Oa2e/4x3vqOwTP4Ua4zPNNFPe3ziceOKJ+fbT73gZ obZ0PADpwgsvnP30pz8dN98jjzySbb755tlvf/vbPDExDExWAoFrbNttt83/zzXGOcT5W3WNUXOf FgtArXWWiefn2Jx99tnZdtttl82YMSNauhoSCP1cA3VaICy11FJjA+1y3nHtUdv8ueeeS2fNCd0X he59+N30YV822C2/m99L0JtWDXWTDGwPffg3IddlL5AM4XjzG+nq6/LLL8/L0HR/EMxnnrSboaZg X80///zZeuutl//NecV2VI1xwjJc/6HMY/8T9L/ooosqWy0wBgb3Eo59mZxLjH+Qfl4m+2sQGKia 7Wf/9nrMRKRZTCCISIolgYhIF0wgiMhUgkGQ6dYicMwxx4zVlE0h+EIgjIBfYJdddsmDPFVd4sQQ YKeLpEElEF6nVjwtJppMIBDkLYMuVd73vvdlO+64YzqpLwjSvec978m7N/nkJz+Zf3edBAJ9mBOM DseTYOYnPvGJfD+UJTh23nnn/DtCTeNwzKkVHyAIS//zBEPf9KY3Zcstt1y0hn/DstQuJ9FTFWxs i8lKIDAocJxwCgMGl11joXZ6XGOfY5JeYwSZv/a1r2XLL798nrCKB4ytoo0Ewm9+85txZUpoYVD2 e0NwPb6edtttt7wVTHrOcL6yL/7nf/5nrFb8fvvtN26ebhxwwAH5ck1IAqdXwrgxu+66ax7AT68/ rhX2LwH9e++9d9yyTUIXPgTSSfotu+yyY0mBTpDMCb83DKi87777FsZvSGFcCn5rmYxHQDmaft7J MA5DP1Bmh8GpOyV9RWTiMYEgIimWBCIiXTCBICJTCQbzJMB87LHH5gE+gvPU/t16663TWfNWBwRi 6LeaQCL9uBMMGmRcgbYIA5T2EzwNxAmEqsE4CaxVBeXqQnCRYGoIPNdJIIRtps91BkXl+P7sZz/L a4SX1YAnGfCRj3wkT9Awb+hy57rrrhubh9r0BG6pTT/LLLNkCy644Lh1BEhOheBjpxYPbTJZCQSC /fQhTyA9XGNccwTDU2666aZ8fxHo5Ro744wzsg996EPZT37yk7F52O9f+MIX8nNigw02yOcPtfe7 0W8CgcRGrwkEuubh95GMpPY40kqJ/vZT6I6L7ad1Da2ZKFPYvrIyhbEePvrRj+aJFFo8sVzaMqYb 7DPO+ybsNWkKf/rTn/LtZYBkjmfa9/8VV1yRTyfxUme9daFVB0m/cE6m3Sil7LDDDvl2kTB44YUX 8m2jdRWf9wPjVnAesT/awPEPRKYGJhBEJMWSQESkCyYQRGQqEQ/wGUvwN+W0004rzIehC6SpzHe/ +918W6nN329wn0A+wbd+ApdN0E8CAULt59RHH3103Hzsl9BSI5ZAIzXQwzw/+tGP8hrv1ERmelkt 8HRd3QZuboPJSiDEtbhjqamfcuqppxbmw9AFEpBUIBFAourtb397bq/7to0EQqcyZeWVV05n7Vim sJ0x/D661Qp92J988sn5fGXn3lSEsoMgfBhUOu6Ln2tlxRVXzD9vI7DO9TvbbLPl29OtFVdokUSr D44BiWWWC+VBXX7961/nLaDS1iUTRTz+Qa9JNhFpHhMIIpJiSSAi0gUTCCIylaAf7hDUii2rYR9q 0abSF/lUh4FJ2Va6CKGboX4IQUuk5UYMXYJQs5/a+NT0nwj6TSAwYGl6zDAdSJnWCnSVlM5Hre80 6ULwevHFF8/3Z6fuc6hxT/KB84t/J3ushMlKIFDru+waW2GFFdJZ8/MqnQ8JtMcQ+L3yyivzabRC 6JU2EgjUzi/7vd/73vfSWce6N0rl8xSCziFRstpqq+Xz1Rn/YbJhzAHGI2E/3nbbbfk1xW/aaaed 8t9Cl0K9JoIGgWPI9xHM78YDDzyQJ125zulCbd55583Hf+gH1sVvb/N+scYaa+S/tVuXSyIysZhA EJEUSwIRkS6YQBCRqQRBrHvuuSfvdzs2HeAT6Ps+TI+XGYbADN2jhOAkg2r2Q6glTDDtscceG/uc oB9d/9AdCMFcuvUJQXWC8meeeWaefKgj3dSkhATCWmutlU6qhNrPHM/UsmBlPP3ZZ5/N/6XrkpTQ hQwD5kKnwUlZloAlgcOy9bTJZCUQ6l5jZfOWXWOcc5yLdHvEeVZ2PFNIAm600Ubpx10h0M14C70k 3/i9JKfo9iqWAHIKSSUC0kwP/2Kn8wn4nYzBwdgPbdVkb4qvfvWr+bWAYTBt/k9XYWXHeCJgn9Ei i/OmF+h26MADD8y7uSsb2LpXQuuDtn4n1wRd7FFOlSXERaQ9TCCISIolgYhIF0wgiIi0D0HH+eef fywBQH/qdaDbmJCAIBgV18inJjiBdD5bdNFF8/WH4DDfS+sHgv6pBNTSz3Dttdcu3b5+WyBMBHRb xbacdNJJeYDxG9/4RscANuMfUOudgN5kMlkJhImARMOcc86ZLbTQQvl5t+6662Y33nhjOttIQnKN c49rbZgILVEYfPnuu+/OjjjiiHzMh0GC8sMCiScSJYz/MVFQvsSJJwZfDmV2GABaRCYHEwgikmJJ ICLSBRMIIiKTAzXhCe4TUKLf+F4DrhdddFE+6DDLEQSjRngM/WwzUGyolf+d73xn3PSmmEoJBLo6 ogY4tYnZHsZDKIOg3uc+97l8kNzJZpQSCNQG51wIg1m/973vHbra+P0SuhLbfffd00lTmvvuuy97 //vfn7fsmW4wZgzlQKck46Dcf//9eYKYAapDF0th/AbKbJIJIjJ5mEAQkRRLAhGRLphAEBGZPLbb bruxWqkkE3bZZZeOXWrQ7zs17eP+3A8//PB0tjEY6JZ5jjnmmHRSI4QEAi0UJpuVVlop71ec7nCq Wh/suuuueTctZd3XtM0oJRBuuOGG/PxlIGYGuCWoPl0I4x/02gXPVILkwXRJ9ATuuOOOPIh/zjnn pJMaY9VVVx0roxlHhFZRc801V/73brvtls4uIi1jAkFEUiwJRES6YAJBRGTyINBNUDu0REAC3LQa oMYq4xiQCGCAWz4P8xAAO/TQQwuDCQeoaU8t8HnmmSdPPITxA/i+vffeO+/Gp4533XVX+hVTKoHA 76MG+FFHHdUxAUOQm+QL2z0VGKUEAufh0UcfnY+5Udbd1ajCdcagvlxnnc47mVr86Ec/yr7yla9M aBdmIalE0oDyk7KbMp6xJTolN0WkPUwgiEiKJYGISBdMIIiITC4EXy+99NK8u4uQIKgy7hajE4yD wLxrrrnmWDLhkUceyf9PUoJgex3LBqudSgmEXqCffpIuU6XG9SglEKYTXEcko7iWGJyca2DJJZdM Z5MpyKOPPprNNNNMXcvPQaEbr5VXXjn7wAc+kH3wgx/MfvCDH2S33HJLOpuITBImEEQkxZJARKQL JhBERKYG1GC++OKLsyWWWCIfEyEkDKi5Svc8tEKYMWNGTwFwWjWwLOs766yzsuWXX75ja4W6MDAo 0pKB76C2LdtuDex6mEAYPqg9zngbnPd0hUOLC67PXscvkcmFpM8999wzoa0PYignbXEgMvUwgSAi KZYEIiJdMIEgIjL1IPBEl0OPPfZY/m/d4DwBTQKbSy21VPaFL3whrzXdBCQhFlhggWyOOeYY1+3S m970prwrF7pLkt4wgTB8kLyjuyLOdwbinXPOOfNus0REZHgwgSAiKZYEIiJdMIEgIjKaMHDnRRdd VDv5UAUJBLpteeGFF/JkAf+++OKL2fPPP5/9+c9/bqyVw3TABMJw8tBDD+WDnR944IF5VzUiIjJc mEAQkRRLAhGRLphAEBERaR8TCCIiIu1jAkFEUiwJRES6YAJBRESkfUwgiIiItI8JBBFJsSQQEemC CQQREZH2MYEgIiLSPiYQRCTFkkBEpAsmEERERNrHBIKIiEj7mEAQkRRLAhGRLphAEBERaR8TCCIi Iu1jAkFEUiwJRES6YAJBRESkfUwgiIiItI8JBBFJsSQQEemCCQQREZH2MYEgIiLSPiYQRCTFkkBE pAsmEERERNrHBIKIiEj7mEAQkRRLAhGRLphAEBERaR8TCCIiIu1jAkFEUiwJRES6YAJBRESkfUwg iIiItI8JBBFJsSQQEemCCQQREZH2MYEgIiLSPiYQRCTFkkBEpAsmEERERNrHBIKIiEj7mEAQkRRL AhGRLphAEBERaR8TCCIiIu1jAkFEUiwJRES6YAJBRESkfUwgiIiItI8JBBFJsSQQEemCCQQREZH2 MYEgIiLSPiYQRCTFkkBEpAsmEERERNrHBIKIiEj7mEAQkRRLAhGRLphAEBERaR8TCCIiIu1jAkFE UiwJRES6YAJBRESkfUwgiIiItI8JBBFJsSQQEemCCQQREZH2MYEgIiLSPiYQRCTFkkBEpAsmEERE RNrHBIKIiEj7mEAQkRRLAhGRLphAEBERaR8TCCIiIu1jAkFEUiwJRES6YAJBRESkfUwgiIiItI8J BBFJsSQQEemCCQQREZH2MYEgIiLSPiYQRCTFkkBEpAsmEERERNrHBIKIiEj7mEAQkRRLAhGRLphA EBERaR8TCCIiIu1jAkFEUiwJRES6YAJBRESkfUwgiIiItI8JBBFJsSQQEemCCQQREZH2MYEgIiLS PiYQRCTFkkBEpAsmEERERNrHBIKIiEj7mEAQkRRLAhGRLphAEBERaR8TCCIiIu1jAkFEUiwJRES6 YAJBRESkfUwgiIiItI8JBBFJsSQQEemCCQQREZH2MYEgIiLSPiYQRCTFkkBEpAsmEERERNrHBIKI iEj7mEAQkRRLAhGRLphAEBERaR8TCCIiIu1jAkFEUiwJRES6YAJBRESkfUwgiIiItI8JBBFJsSQQ EemCCQQREZH2MYEgIiLSPiYQRCTFkkBEpAsmEERERNrHBIKIiEj7mEAQkRRLAhGRLphAEBERaR8T CCIiIu1jAkFEUiwJRES6YAJBRESkfUwgiIiItI8JBBFJsSQQEemCCQQREZH2MYEgIiLSPiYQRCTF kkBEpAsmEERERNrHBIKIiEj7mEAQkRRLAhGRLphAEBERaR8TCCIiIu1jAkFEUiwJRGRa8vd//DP9 qCP9JhDqfIeIiMh04B///Hv6UUf6TSDU+Q4REZHpwD//8df0o470m0Co8x0iMlz0XhKIiIwQN939 RHbaZff0FOSvm0Bgnayb7xAREZF/c8ejN2QX3HZyT0H+ugkE1sm6+Q4RERH5N8/dd2r2+NWb9xTk r5tAYJ2sm+8QkdGke0kgIjKi7HLkNdnau13QNZHQawKBdZx+2T35Olm3iIiIFDn4ku2zrU/9VddE Qq8JBNZx4e2n5Otk3SIiIlLk3pMXzG49cI6uiYReEwis44lrtsjXybpFZHTpXBKIiIw4N979xFhS gKD/6ZeXJxK6JRDixEGY56Z7/pzOJiIiIlmW3f7oDWNJga1PXT0P/pclErolEP6dOFh9bJ47Hrsx nU1ERET+txVCSAoQ9Cf4X5ZI6JZAiBMHYZ7n7z8tnU1ERohiSSAiMo3Y9ahrxiUH8kRC0iKhUwKh LHGArFNEREQ6c8ilO4xLDpQlEjolEMoSB8g6RUREpDP3nbLQuORAWSKhUwKhLHGA95280Ng8IjKa mEAQkWkNLQXSBEGaSEinxYmDVbc9qzDd1gciIiLV0FIgTRCkiYR02rjEwXHFZW19ICIiUs1z959W SBCkiYR0Wpw4uHHP4rKsU0RGGxMIIjLtSVshpImE1aK/+X/a4iDW1gciIiK9cXDSCiFNJFR+dtyK 46axLhEREenOvSePb4WQJhJu3vvff/P/tMVBLOsSkdHHBIKITHtuuvt/WyFsV0wIxImD9LPS1gd3 2/pARESkF+54tLwVQtHxyYLS1geP2vpARESkF/JWCFGSoMw4iRC09YHI9MUEgohI2gqhIpFQpa0P RERE6lHVCqGjtj4QEREZiLFWCCWJgl619YHI9MEEgohI3AohtiKRsOp2tj4QEREZlN5bIYTkQfEz Wx+IiIjUozAWQpdEgq0PRKY3JhBERP6XjmMhxImEDkkFWx+IiIj0R7EVQtJl0bgEgq0PREREmqB0 LISyRELJZ7Y+EJlemEAQEflfyloh/Hucg3+3OHDsAxERkeYobYUQWhrECQNbH4iIiDRGoRVC2tLg fxMHtj4QERMIIiIRHVshVGjrAxERkcEotEJIWhqUfWbrAxERkcEobYXQRVsfiEw/TCCIiERUt0Kw 9YGIiMhEUNkKIf3//2rrAxERkcHo1grB1gciAiYQREQS6rRCsPWBiIhIM1S2QrD1gYiIyIRQpxWC rQ9EpicmEEREEjq1QrD1gYiIyMTRsRWCrQ9EREQmjE6tEGx9ICIBEwgiIiX00grB1gciIiLNUtoK wdYHIiIiE0ovrRBsfSAyfTGBICJSQtoKwdYHIiIiE0+hFYKtD0RERCactBWCrQ9EJMYEgohIB6pa Idj6QEREZGIY1wrB1gciIiKtUNUKwdYHItMbEwgiIh0IrRBsfSAiItIeY60QbH0gIiLSGqEVgq0P RCTFBIKISAVlrRBsfSAiIjKx5K0QbH0gIiLSKmWtEGx9ICImEEREKkjHQrD1gYiIyMRTGAvB1gci IiITTjoWgq0PRARMIIiIdCFuhWDrAxERkXaIx0Kw9YGIiEg7xK0QbH0gImACQUSkCzfd8+9WCLY+ EBERaYc7Hvt3KwT+LyIiIhNP3ArB1gciAiYQZFI56eK7VIfCjfa5ONto30sKn6tOVUWqOPeW41WH wp3PXDfb+az1Cp+rTlVFqnjsyt+qDoW3HzZPdsfh8xQ+V52qysRiAkEmFYJcaf/yqlPS7f7X9HPV KagJBOkGQa60f3nVKekJ/2v6ueoU1ASCdIMgV9q/vOpU9OaSz1SnqiYQJh4TCDKpmEBQVW1eEwjS DRMIqqrNawJBumECQVW1eU0gTDwmEGRSiRMIWxx8VXbg6XeoqmofUoaaQJBeiRMIu52zcXbElfuo qmofUoaaQJBeiRMI9xz5keyxc36sqqp9SBlqAqE9TCDIpBInEAiA3frw31VVtQ8pQ00gSK/ECQQC YDc8fL2qqvYhZagJBOmVOIFAACx78ApVVe1DylATCO1hAkEmFRMIqqrNaAJB6mACQVW1GU0gSB1M IKiqNqMJhHYxgSCTigkEVdVmNIEgdTCBoKrajCYQpA4mEFRVm9EEQruYQJBJxQSCqmozmkCQOphA UFVtRhMIUgcTCKqqzWgCoV1MIMikYgJBVbUZTSBIHUwgqKo2owkEqYMJBFXVZjSB0C4mEGRSMYGg qtqMJhCkDiYQVFWb0QSC1MEEgqpqM5pAaBcTCDKpmEBQVW1GEwhSBxMIqqrNaAJB6mACQVW1GU0g tIsJBJlUTCCoqjajCQSpgwkEVdVmNIEgdTCBoKrajCYQ2sUEgkwqJhBUVZvRBILUwQSCqmozmkCQ OphAUFVtRhMI7WICQSYVEwiqqs1oAkHqYAJBVbUZTSBIHUwgqKo2owmEdjGBIJOKCQRV1WY0gSB1 MIGgqtqMJhCkDiYQVFWb0QRCu5hAkEnFBIKqajOaQJA6mEBQVW1GEwhSBxMIqqrNaAKhXUwgyKRi AkFVtRlNIEgdTCCoqjajCQSpgwkEVdVmNIHQLiYQZFIxgaCq2owmEKQOJhBUVZvRBILUwQSCqmoz mkBoFxMIMqmYQFBVbUYTCFIHEwiqqs1oAkHqYAJBVbUZTSC0iwkEmVRMIKiqNqMJBKmDCQRV1WY0 gSB1MIGgqtqMJhDaxQSCTComEFRVm9EEgtTBBIKqajOaQJA6mEBQVW1GEwjtYgJBJhUTCKqqzWgC QepgAkFVtRlNIEgdTCCoqjajCYR2MYEgk4oJBFXVZjSBIHUwgaCq2owmEKQOJhBUVZvRBEK7mECQ ScUEgqpqM5pAkDqYQFBVbUYTCFIHEwiqqs1oAqFdTCDIpGICQVW1GU0gSB1MIKiqNqMJBKmDCQRV 1WY0gdAuJhBkUjGBoKrajCYQpA4mEFRVm9EEgtTBBIKqajOaQGgXEwgyqZhAUFVtRhMIUgcTCKqq zWgCQepgAkFVtRlNILSLCQSZVEwgqKo2owkEqYMJBFXVZjSBIHUwgaCq2owmENrFBIJMKiYQVFWb 0QSC1MEEgqpqM5pAkDqYQFBVbUYTCO1iAkEmFRMIqqrNaAJB6mACQVW1GU0gSB1MIKiqNqMJhHZp JIHwt7/9LXvhhRey559/PnvxxRezf/zjH+ksBZiP+XuZd9T55z//mRvz0ksvZc8991z297//fdzn o4YJBFXVZjSBIHUwgaCq2owmEKQOJhBUVZvRBEK7DJRAeOSRR7Ljjjsu22yzzbJf/OIX2WqrrZat scYa2W677ZbNmDGjY3KA4Pjmm2+erbXWWtljjz2WTp5WPPPMM/k+fPzxx8c+++tf/5ptvfXW+T69 9957x80/aphAUFVtRhMIUgcTCKqqzWgCQepgAkFVtRlNILRLXwkEasufc8452eqrr54nDVZeeeXs pz/9afbzn/88////z955QFlRbF///z0lK5gQAUEEQcEAggiKgCKoIEoQEAFRcs4555xzzjnnnHPO OUow5+zT53v1rV1DtX2rbuqZnptm/9bai5mu6r637wxT955d5xx1bPbs2TLTQOfzzz+Xc3r16iXN hKTKL7/8Ivr16yd69Ojh8Tp9//33onPnzvL1QRZCLEMDgaIoyh3RQCBOoIFAURTljmggECfQQKAo inJHNBBCS7wMhJUrV4qGDRuKxo0bi+HDh4sjR46In376SZYxwo75xYsXi+bNm4smTZqIefPm6aeL Y8eOyXOnTZumDyUpLl68KI2W8ePHexxH5oYqBxXr0ECgKIpyRzQQiBNoIFAURbkjGgjECTQQKIqi 3BENhNDi2EDYv3+/NA+gNWvWyP4H3jhw4IA0CTDv3LlzHmOrVq2SGQubN2+W3yMLAQHzQPX+8ViY BwWTuaD6LOBfvceAL/AcYIQEei7+sPeE8Pc8kcUBkwWvY7DAXLD3mwj2vjAv2Nc5lNBAoCiKckc0 EIgTaCBQFEW5IxoIxAk0ECiKotwRDYTQ4shA+OGHH0S3bt2kMbBkyRJ92GD69OmyVNGcOXOsYwhk jx07VjRo0ECcPHlSmggdO3aUGQujRo0SV69e9bgGQEB+x44dom/fvnIehLI/yIRAGSAd9GZYtGiR LAOEx2/Tpo3MdvDWTwBzYWhcvnxZfj169Gh5fTxHHEcvB2+gtNCGDRvEpk2brEwB9C7Ys2ePGDhw oOxfgOt06dJFZmSgLJECryPOHTRokMxAwGOtW7dOfPHFF3L88OHD8t6+/PJL6xxw9uxZ2V+ibdu2 8r7at28vMzy89ZG4ceOGvAbu+bvvvpPz0J8Cz2nMmDHGtcMFDQSKoih3RAOBOIEGAkVRlDuigUCc QAOBoijKHdFACC2ODIRdu3bJHfMI3qP5byBQ2ggBcjRZRnAdYAc8guoIgA8ePFhmKKhyR8hKQFD8 5s2bHtdBIBymBYTzIMzHvwiG//nnn9bcCxcuyGuoPgzoy6DOw3EE1u1s375dPi6C/H369JHnQAju q2C7t2bQGzdulNeeOXOm/B67+mfMmCGfl3o8nI+vcX30Ovjxxx/l3EOHDln9IurXry/noZ/EtWvX 5HVglOA69tcBhgOuA2FMvWaql4RuIuB+MBdGSteuXeXrrF43CE2aIwEaCBRFUe6IBgJxAg0EiqIo d0QDgTiBBgJFUZQ7ooEQWhwZCNj9jqA0duYHw/Xr12WmAQwD1QwYQXFcA8FzBLZPnTold/BjLgL4 GLNnLGDnPnbOI+B+/PhxWb4H10L2ArIhEBRHTwWAHfzIOkCAHIHzzz77TF4bu+0R6MfxcePGeZT9 wWPhOWJXP3oRYO7XX38tMyE6dOggunfvbvQi+Pbbb2XWBJ6X2sm/detW+RxxD7gnPEeYJVeuXBG9 e/eWRsLevXvlXJgYeH64V2QqLFu2TGzZskUaIciCgDmAe1OPC8NBNapG5gfm4HVA1gSMCf01g+Ex YsQIaRrgPPzcPvnkE1nCCFkMeEwcjwRoIFAURbkjGgjECTQQKIqi3BENBOIEGggURVHuiAZCaAna QEAwu2fPnjLYfvr0aX3YKwhwKwMBwXRw8OBBGdhGwF7PNLh06ZKcj4C76h2AYDkC8yhDhCC4HWQb LF++XJoPYNasWfLa+/bt85gHcD3s1G/VqpUs6QNQGgnlhmAsoIyQPZMBGRMIzuOx9d39CPgjaI+y QwoE+VevXi3NBx1kUGA+TAYFSgshiD9y5EgPQwMlk+yNlfG64fXAfSFbQgdZC3j+nTp1srJCUCIJ 2RYwLebOnevR8wD3BZMDmQ+RAA0EiqIod0QDgTiBBgJFUZQ7ooFAnEADgaIoyh3RQAgtQRsICEoj 6I9gtbdeAt5AI2UEwwcMGGCVMELAH8F0BNV1UOIHRgGyCFTGAnbTo38BzkG2wdSpU+Wufr15MAL3 OBe763HttWvXyubEEL5GcB/XxfNRxgWMBJQOQqBdmRB2pkyZIgP3Fy9etI7dvn1bPgaC+nr/BTwn GB7nz5+XhsLu3bvl4yOLAddBSScFeiXgcfG87OC54l7xLzh69Kh8zsOHD/fa/BivK4wR/Fw+//xz eQxGDAwCZEnYey8Ae0ZHJEADgbLr0PkvReNWXUTuZ/LKr/VxKnG1ad85UbZCVfFysdfFhU//bYxT kS0aCMQJNBAoXWc+Py3qNKkt7k17j2jfs50xTrmro9ePiNLl3hIPPHi/mL6U/wejWTQQiBNoICQd /XJlt3j15QLi//7v/8Tdd98l/4UafFjRmPu/z46I994uIcfT3ptG3JMmtUiVMoVImSK56NO+kTGf SrhuHV0nsmTKIP71r39JqZ/PhIGdjLlfn9kisj+WWfy///f/5M8ndaqU8mfz0AP3ibWzRxrzqdCI BkJocWQgIECPIL4KVAcCGQGYj13wAAF2NEpGQNybCYHSQAjO2zMWAL5eunSpzB7A9RB4R1kelChS oPEwshcwhuA4rqNL9SVQj33u3DkZ2Ee5H299DlCqCYF5VXoI4J7wGDBH7MAsgEGB60GqPwHMAHyP f+39F/Ca4PiZM2c8roPMA7w+KNEEFi5cKK/lLfsAILMCPSnwWDAvwLZt2+Q5aJysA3MDr9OwYcP0 obBAA4GatWSzqNWwlXi1ZBmRIWNmuWjj33AbCCeu/iB2HrsuLn7+lzEWK7rw2Z+iz5AJ4sM6TUWx Em+JtOnuk69/oZeLi/O3/zDmU5EtGgjECTQQKF17zu6WwWysAx83+tgYT2wdvnpIbD22RRoZ+lgs avGmRSJ58uTy9R42eZgxTkWPaCAQJ9BASDr6/fo+cWTDbLF31TTx/rtvWAHqTBnSi5tH1nrM/c+t Q+Lw+tli2dTB4pmncsjgdJcWtcX6uaPF9YOrjWtTCdePF3eKPSunip3LJov8zz5l/XyKFMwrf3b2 uX98sl/+fCYN7izNHRgPo/q0lef/fHm3cW0qNKKBEFqCNhBQcx876RF8Rh39QKAfAQwHBMlVMBw7 9tFXAKWQVIkiO7guro8Gv9522yNjADv6cQ0EzBGwV0FzlBNCYB8lgfC1yj6wC7v6N2/eLO8FoBEy Au341xv79++X11Q9H5D5gOA+gu8of6RQ2QSqrwOyJNCrAI+3fv16aWggG0CVGMK5aCyN7Ad7hgCe F3ofwORQpZBQWgmviT0Lws6nn34qzQmYLuq+0MwZz8ee8aDA8/GVARIOaCBQ3fqNFM+/UFjUqN1E yi0D4dIX/xHrdp0W+05/aowFo0Vr94qHH8kk2nTuG7O78XFfVWvWF4VfeU3UatBSFH0t7o1t4SKv xuw9x7JoIBAn0ECgdJ26fVL0GNxdNGnbWBy8dMAYDyQE/uesmi3W7VtrjAWjeWvniYcfeVi07NxC nP70lDEeazpy7bBo3Lax6Nyvk3zt9XEqekQDgTiBBkLSE7ILKpR+TRQt9LwMPuPz1pBuLYx5am7J oi+KFnU/MMaoxNEPF3eIp5/MLkq8UlD+bJIlu1vsWDrJmKfmZs38iFgwob8xRoVeNBBCS9AGAkBJ HwSfve1st4Pgvyo7NGTIEKt8EXoYIBiOcjzedvzjujhHBewRAEegWzUqVqDUEQLr9kA4SgHpfQbs IPsBgXv74yLQD4MDvRS8AcMAzxcBeYCsB8y3GygwQtArAfN27tzpYSwA9IvAOTAd1GOjpwJMBf11 gBkAQwMlifCa4TljDq6NfhLegDGCc/CzAaqkEV4Lb5kiKsMBjZ4jARoIFHbBq13+E2atcM1AaNu1 v7jv/gfFwjV7jLFg1b77QPl86jVpF7OZCDAKYLbg60YtO9NAiGLRQCBOoIFAua0WnVqIlKlSJmg3 fZvubeQ6hFJKSSUTgYp+0UAgTqCBkPR0+9h68XjWTGL5tCGiUP5n5Dr3XO6c4qdLu4y5KJWTLUsm sXH+GGMsWM0e3VvUrVbe6/X9CTvpkRnx308PG2OxLJgFeM2RTYCSRPj51HivjDEP2r1iisw++PT4 emOMCr1oIIQWRwYCMgkQzMbu/+PHj+vDEjQiXrRokQxSo2yQfec8SgHhOEru2EsUAdTtx857nIM+ A2D69OmybJG3DAH0GEDgXAX3VbYAAuR6fwRkPiAQj6C9CsSrpsp6FoAdZDzg+SCrAUYA7h2mgx2U dsJzRIaB6tugQONpnItg/oIFC6zjylRYsWKFx3yUYcI9wHxR4P5wnxs2bPCYC3AveP54XsoQgNmC nw9eYz3LA88PWRu4J5SLigRoIESvzt3+XZb52X/mM7HjyFWxducpcezyd8Y8Jxo3fakrBkLrTn3k dTp0H2SMORHMjSo16sprwUzQx2NNDZp1oIEQxaKBQJxAAyG6dfL2CbH3/B6x/cR2ueN/4YYFYtqS qWLHye3G3FCoVZeWcv1o3rG5MeZEpz87LSrVqCSvBTNBH6eoSBQNBOIEGghJTzADcj6eVfZEmDyk i1zjoBXThxpzty+ZKDI/8rD4/MRGYywYDezSTNbpj0/fhP1rpsvySv07NZEllfTxWFWPNvXFG8UL y69rvf9uXDwi/QPi0t7lxtzBXZuLV17MJ/66edAYo0IvGgihxZGBgMA8gvqqoTGC4qjrj9I5P/30 kwyADxo0yKr/j9I+dlDPHwYCAt6zZ8+WO/FhJMAM6NSpkzxPZR8AlBvCsfbt20vzASWA8FjIDBg4 cKBHbwBcC0F8XBtZCXg+mI8mxGjijOeDwLwyF1SgHc/XW7kkAAMA5ZZQlgjz7OaGfQ4aKsMQwHPH Y+Ke0NsApgXuF9q0aZN1DsoI4bkjawKGi3p81WDaPhdZGLg2TAr0WYAJgAwMZDvgdcF8mBoqk+HY sWPShFAZCXauXbsmXx+8dnqmRLiggRCd6jt0ong23wuy2XHmRx8TqdPcI5InTyEGj5lpzHUiNwyE 7v1HyWsg8K+PxUcogfRErjwiZcpUYvayrcZ4LIkGQnSLBgJxAg2E6Faz9k1F+gzpRdp0aUWq1KlE smTJZAPAIRMGG3MDCb0HULqoep3qYtT0UTKIr8/xp17Desm1451KZV3JGth1eqfIkSuHSJkyhZix bLoxHu3aeWqHaNiqgajduJaYuXyGMU5Fn2ggECfQQIhMHds0V0wd1k0M69FKdGjykahd9V1RrcJb MqCvz3Wqjk0/Fm+++pL8GsYAdrtj3UTTZJQsss/t2aa+KFWsULyyAFCfH9etX8Ns0hysECCXm+ca 14zXc4hGvV3yFfkzwtcwe1RD5X4dGxtzK5V9XbRt9KFxnAqPaCCEFkcGAkAAG8FpBMVVQ2NkDiCQ ja9VbwI9QwFB8sGDB8sg/8yZM2UAXRkNOA9fw5xAQF0BEwDn4Np4PPyLx1Lnofmxfdf/rl27PK6r ro3zUH7IPhfPD2OByjGpkj/QsmXL9GEJyiZhXN2/ei3wXNu1aye/tpdWWrx4sXVPMCXQzBmoBtPq e4DXDa8L7km/Po6NGTPG6q0AkNWAOTBfdHbs2CHPhZETKdBAiD4hsPxOxQ/E3XeCFWoHRbJkycWC VbuM+U6UUANh8bp9shHwY48/IfaevGWMx1dDxs6Sz+u55wvG63lFi2ggRLdoIBAn0ECIXqE/QLXa 1cTjObJZTY8hlA9atnWpMd+fUHu//PvlRfFSxcUbZeP64HQd2NWY50urd68SDz38kMicJbPYeHCD MR5fDRwbV0Lw2eeflZkW+ni0aveZXaLgywXFu5XfEfkK5pPmz7w1c415VHSJBgJxAg2EyFSVd0tZ 66kSdvKvnDHMmOtECMJjd3vfDv8Eo9HfANdPlTKFbMxrn49gdrvGNY3rBBKyB9KlvUcUzJdH1unX x4PV37cPi3rVK8jnBzNBH481fXN2q3js0YxWySg0S0aGAe7/yRyPia9Ob7bm4nV96olsYumUwcZ1 qPCIBkJocWwgAAS1sdN94sSJom3btjJgjR3yaH6M3fMI/OvgGHby4xzs2kejY2Qd4Nw+ffrI4L/q lWAH5YdQ5x+ZAAjIowwRdvyjpI9eBgnAGMDzwDzMR/YBAud6OR88TwTr9+3b53FcB1kFmIfHR0kj b2D3/7Zt22QDZNwPmkcjsI8sBBzH+fYSROh1gOwEzMVrgobJKpMB5ov+OHhdcA/otaBeA/SWQIaH 3XBBdsWkSZPkHG9Nl1UGCDJFIgUaCNEn1Ms/cvFrWboImQjKRMiWPac4fOErY74TKQMBzYsPnvvC GPen0zd+ES8VLSHPHzByqjGeEOHa+Qu+JK/dpks/YzxWRAMhukUDgTiBBkL06uwXZ8SJW8elRs8Y Je66+y75tztXnlzi4OWDxnx/6jW0p8hbIK8siTR4/CB5nQpVKxjzvAnmA4wHnNNtYDdjPCE6duOY DLDj2iiPpI9Hqz6sV0OUq/Ku/PqDWnEBpA692hvzqOgSDQTiBBoIkSeU64FRgOyDmpXflsYB/j4/ mvFhcevoOmO+E+F8NN3dvHCcdQymwb33xDVT7ty8tnUc/Q8QzN4wb7RxHX9CEBzGAa63bfEEY9yp vji5SeTJlV0aHG5kYESy0P8AP+cvT/1jFCATBa8lNH98P+s4eiRgLnpa6NehwiMaCKElXgaCAoFz lBRCIB//+ioFBDAX8+wBbwT1ccybcaCD8zA3mPl4Hup5+ZqrrufvOQOU+kHmgm5AeEPdDx5blRTC 9XG+/b7VccyFcQAQ/Md5+F7v4aDAc/H3WuM8nI9xb9fAGM731sA6XNBAiG71GjTOWlzfLv++Me5U CclAgJmBc595Lr84ee1HYzyh6jdskrw+shv2nLhpjMeCaCBEt2ggECfQQIgNIVtArcPlqpQzxv3p 6PUjokChAmL4lLimxyoDAeV19LneNGHeeDk/51M5xYFL+43xhEqVRsr6eFbZ60EfjzahV8Vj2R8T a/etlQZJrtw55f2NnzvemEtFl2ggECfQQIhsodGxWldfK/KC+PPmAWOOE8EMeCJbFhnkV8eQlVC6 xMvyMbI/ltnqd7Bz2WQZoEYAX7+OP6FnAa6FLAp9LL6aM6a3vOaLzz/t8dxjTeh/gJJR9lJS353f LjMNcP9lSxWVWRk4PqRbC1G00PPsfxBBooEQWhJkIBCSUGggRLfKV/nQeoPVscdgY9yp4msgICMi 11NPy3P7DJlgjLshZERkzZZDPgaME308FkQDIbpFA4E4gQZCbAilcNQ63HdkH2Pcnw5dOSg69O4g /912fKvVT2HxpkXGXF3IPnilxCvycRu0rG+Mu6E95/aILNmyyMfoPqi7MR5tQrmn1t1ay69nrZwp 7wvmi9OsESryRAOBOIEGQmSrU7Na/6yrtrJD8ZXqf6D3OlABemh4z9byGILZJYu+6Kj3AHbD58j2 qLyOm9kCv1/fJ15+4Tl53QGdmxrjsSJ7/wO7WtWvJu89WbK7xe4VU+Sxcm8WF60bVDfmUuETDYTQ QgOBhBUaCNGr41e+l2WLsLCigfKitXuNOU4VXwNh+IS58rz77n8wUbMDlGFSsnQ5WcpJH4920UCI btFAIE6ggRD9QuA5W464HXII/K/YvtyYE6y69I9rvPjqG6/KEkn6uC40N0YJw9RpUoslWxYb424J 5X7wvF4v/XpQzytapO6rTpPaxhgVfaKBQJxAAyFyhWyD4i/ll3+fUcZo1czhxhwnghHw1msvi0Fe egn8fHm3yPd0LvlYRQrmlbX33ylVTDZw1uf6k8o+yJsnl/j16h5jPCGaMjQuyxEZFJ8ej72yPXr/ A7tObVsge0rg/tET4qdLu8TTT2YX6+c6Ky9FJa5oIIQWGggkrNBAiF4t33xYpEiRUi6qOZ/MIw0F fY5TxcdAQCC/VJnyVmBfH3dTPQaOkY/zUPoMYvvhK8Z4tEsZCIVeLi7O3/7DGKciWzQQiBNoIES/ kCmQIkUK+XcbzYZRFkefE4wQmEeAHtdB2SB93JtqNqhpPS56MejjbkmVaHow/YNi0+FNxng0CuWY MmTMIHtXLFg/3xinok80EIgTaCBErrCb/6EH7pPrDgLLTksJ6cL1smXJJHYtn2yMQSN7t5GPlTxZ MjFvXF+RK3tWr8FsX0JQ+5mn4jLke7Zx/3cJPRlUdsOEgZ2M8WgX+h/gNfdVoqlahbfkveNniJ8P /lXlpqjIEA2E0EIDgYQVGgjRq279RsoFFSpXqboxHh/Fx0DYevCSSJfufnkeAvz6uJuCaYJsCzzW yMkLjPFoFw2E6BYNBOIEGgjRr059O1nrcKXq7xnjwWrOqtkymJ3uvnRi1+md4tgnR8WAMQPEwUsH jLkQ+h08fifzoV7zesa4m1q8ebFInjy5fKxhk+N6NUSqznx+OqgsCdXboeDLBeV89EQYM3O0PF+f S0WHaCAQJ9BAiFwtmzrYWldR2sZJKSFvwm51NCP+4eIOYwy6vG+5ePD+dPLxcj6eVQaonZgWaJh8 113/kkL/BH3cDaGpNJ5f+bdeNcowRbu6taor3ihe2Od94eeHbEu8vk/meExUKP1agn8nKHdFAyG0 0EAgYYUGQvTK3v+g/4gp8tixy9+J5ZsOiSnz1oilGw6II5e+Mc7zp/Ezljk2EEZNWSjPueuuu8Ts pVuMcTeF55Q5S1zQ5MM6TY3xcAvPD69hh+6DRNWa9UXl6nVEs7bd5ety+sYvxnxdDZp3lPfGEkbR KRoIxAk0EKJf9v4Hg8cPksc2H9kkRk0fJYPU+BfBaf08XbUbx9V7fq9aRfl9r6E9/WY0oH4/DAf7 4yaW9p7fIzJnySwfq3qd6sZ4OIXg/6ZDG0Xnfp1ElZpVZE+I1958TTaz7j+6v+zhoJ8Dk6Bkmbhs j55DeshjuK+KH1Qw5lLRIxoIxAk0ECJX9v4Hfdo3so4jwPzvG/sdB4/bN64pyrxexGeAGqpfo6L1 mChh5G+urjYNa8jzHs+aSTb+1cfd0Lj+cRvMMqR/QFw/uNoYjwSh/NONw2vE3lXTxP4106Uxgx4O +jxd775RTPRu19A4roSSUM8/86T180GPCn0OFV7RQAgtNBBIWKGBEJ2y9z+45960Yv6qnaJ994Hi 0ayPi5QpU8ld+nDrUdoI5sLFz/8yruFNY6YultdM//AjYt+p29Zxf/0GPq7fQp5z/wMPib0nbxnj burc7d/FC4XimkYWKV5SXPjsT2NOOHT00rfSKMDrr97g2AVzBc939bbjxrl21W7UWs4vWLgoMxCi UDQQiBNoIES37P0P7k17j5iycLL4qOFH4r777xMpU6aQUmNN2zWRTY/1a0AIghcvWUzOHTd7rDj9 6SnxUrGXRL9RfY25SjAYMD9lqpRixY4VxribOnn7hChQqIB8vJeLvyROfxYZu/RhHHzwcVWZtaGv uUpPPfOU/LnYz9tzdrd46OGHxL3p7hU7Tm4XGw6sFzly5RDz180zHoOKHtFAIE6ggRCZsvc/uPvu u+Tu/i9PbZZGAhobP5c7pyhd4mUxrEcrcevoOuN8Xbje66+8GLABMYLeaVKnko/bvXU9Y9yX/rp5 UD4vnId//3PrkDHHDR3dOEekuJMJuGjiAGM8nLq0d7lsdI0eEvenSyszBfCzS50qpTw2d2wf+XPQ z4M+ObRaPJrxYbFpwVhjzC6UbsK949pbFo03xqnwigZCaKGBQMIKDYTolL3/QcZMWcTzLxQWadPd J3flI/tg3sodVl8CmAkjJ803rqE0a8lm8Xb598Ubb1ewTAk0rcpXoJA8XumDWmLHUe+/GzAmXi1Z Rp6T59l84tT1n4w5bkvdV66nnnal70NCtXHvWZE3f9ybR/xM8hd8SZSvXEO8/2E98WbZiiJrtri6 mBCO6+f3HDhWlClXRRQr8aZ44MH01s/slVdLibIVqsqshDM3fzXOoyJPNBCIE2ggRLfs/Q8yPZpJ mgkPP/Kw6Nino2ymjH4BNepWjwuEJLtb9B/dz7iGEowHzEM5otLl3hIVqlbwG6hH4Bzz8Xjedtm7 LbVjP+dTOcWhKweN8VALGRh4zfGcHsn0iHzN0Ay5WYdm8rXMWyCvfB+D8ZJvl/Q4F0YOjBCUZerQ u4N4+rk8onXXVsZjUNElGgjECTQQIlP2/gfY0Y/d5hkzPCSyZn5E7lRHPfzMjzwsx/M/+5QMXuvX gHAcpZBqvBf3GRVZBWtnj5Q75PW50N+3D4s3X31Jzt28cJwx7kswN9TzaVqrijHultAfAKWV8DjN ar9vjIdDMEvQP+K+tPdan3NTpkgu7kmT2jI7lOwZBjhvz8qp0lhQ5kvzOlVljwq8nvrjQJ+d2CCy P5ZZGhTsfxB5ooEQWmggkLBCAyE6Ze9/ACHTYNnGgx5z1u48JVKlSi3HS79TybiG0rQF68V7VT8W 1Ws1FrUatBS1GrYS9Zq0k5kFNWo3kcft2Qh2nbj6g3j62eflY4QqIwCBeTxeKDIeAgmvy1NPPyfS 3HOvaNO5r2zsrGcO7Dv9qcxOePGlYmLCrBXGNWAgVHz/I/l6123cVtRv2l5mIsAM+uCjBqJxqy40 EKJENBCIE2ggRLfs/Q+gfAXzyV3x9jlr964Rqe7saixaoqjMLtCvA8EEgHnwRtk3RPue7cSRa4eN OUoqQwHXzJU7p9+5bqnyh5XvrLv3y137+ngoteXoZvFo1sxS6MmAfhD6HJR+QgZH2ffKinlrzcwC ZG18UOsDaS70Ht47qL4JVGSLBgJxAg2EyJS9/wEyArCTvWPTjz1KA62ZNULuRMccb0F7lM2p8m4p aURAmTKkF488/KBIl/YeMbxna2O+0pShXWWzYl9BbG/at3q6bL6M5zKkWwtj3C1hB3/RQnGft0sV KyQND31OKIUST52b15bPBw2kB3VtLo0XlC369Ph6cWrbAjFxUGeR7+lccg7KPKlz8friuPr5wIB5 +KEH5M9o+5KJxmMpwWRADwinJayoxBcNhNASdQbC//73P/H777+L3377Tfz3v//Vh0mUQQMhOmXv f5Apc1a5C16fs+v4J7K8EeZgh3xiZAcgOJ4+Q0b5GMhW0Mf9adXWY6Jhi06ic+9hQfdbgGBu4PFS pU4j1u8+bYyHUjANkHWALA59zC6UgNKNBSr2RAOBOIEGQnTrnUplrXX4seyPGeYBhH4Iae5JI+c8 +fSTruzeP3r9iOyPgGvmL5RflhjS5/jSsq1LRf0W9eTOe/Q20Md9Cbv749bdVGL17lXGeChVt1ld +TzcKN1E4yB2RAOBOIEGQmTK3v/AV1AeZW/uvSdug9yrLxeQtfft4wgwf31mi8xm+Or0ZksIbKOe vn49JQTpsdPfSXB+8aSB1nOdN66vMe6m0DwYj4OA/U+XdhnjoRSMHpg4Lep+IH6+vNsYV0K2wLo5 ozyeLwwelJ9Co2qYCXjN8fPCXH8loH65slue46Q/BRUa0UAILVFnIHz22Weiffv2olu3buKHH37Q h0mUQQMh+mTvfwANGj3dmAMtWrtXlsLBHPQNSIxd7ChthN33eAxkBujjvoTz7KV9UMIn2KbBTVp3 leeg18Oa7SeM8VAK5ZRQSunsrd+MMSrpiQYCcQINhOiVvf8BmhmjWbI+B5q7eo5Idmd34vMvPu+z KbITYcf943ceG5kIvrIadGHnfpZsWax1F2V/gj23YeuGd9bdFLI8kz4eSqGc0hNPPiGO30z4a0nF jmggECfQQIg82fsfQPWqVzDmQBd2L7X6FaCMkb8AdmILu+zV810+bYgx7qZUo2fs2kdJH308lEJp KJQUQlBfH6OSnmgghJaoMxAOHz4sGjduLAYNGiT+85//6MMkyqCBEH2y9z/InCWbz9373fuPst7U OAnuO9G6XaetMkkou6OP+xJK+aj6xBDKEe05cdOY500t2sc1j0yWLLk0SfTxUAplh+5Olkz2nVi7 46ToMXCMfH7QgJFTxYGznxvnULErGgjECTQQolf2/gfILDh89ZAxB+o6oIu1zqFvgT4eH+27sNcy L4qXKh70Lvqxs8Zo6+79YvuJ4MoRNWvf9M66m8xrSaBQqknbxvK5oPQQmk43bNVAvrYVP6ggsyvQ e0I/h4p90UAgTqCBEHmy9z9A3wMYBfocyF7m6P133zDGQyn0AMDz+Ne//iU2zBttjHvTiS3zZfmf Eb1ay933+rgvtW9cUz4WzJNzOxcb46FUzcpvy+bHqh8BMgiQVQDhnpglkLREAyG0RJ2BsHz5ctGs WTMxb948fYhEITQQok9d+46w3jihya4+rlShStwbDWjExHnGuBtC0FwZCKjfr4/70uZ958XDj8Q1 g4JeKloi6AwJ9AjAOciuCLeBsHn/BZHlsezyNUid5h7rfpTadx9onEPFrmggECfQQIhe2fsflH+/ vDGuZC9zNGTiEGM8PtpzdrfIkDGDvGaJt0oEbSCs27dWNl1Wz6dw0cJB7+Kv07TOnXU3edgNBBgE GTPHlU70ptbdWhvnULEvGgjECTQQIk92Y6DEKwV9lrNRtfehAZ2bGuOhlN1A2LRgrDGuC02c0WdB PX8YIL7uU1e3VnXlOalSppA9BvTxUGrF9KEidaqU4vVXXpTZCGjwnPbeNLK0FIwFjOvnULErGgih JaoMBPQ/GD16tGjSpInYvXu3PuyXv//+2+qd8O9//1sfThB4Xn/88YfjayODAufguSVVaCBEn8pX rmG98eg1aJwxDu0/85nI/Ohjcg4C21sOXDTmuCEE0FXgvGbdZsa4P81YtFG8VfY92cAZDZ/1cV+y eiCkSu3ovMQQsjzuTZtOljHC643nhNJKyI7IliOXWLJ+v3EOFbuigUCcQAMhevVu5XesdbjPiD7G OITd/ekzpJdzEPBGCSF9Tny0/+I+2XMB1y32ejFx5vPTxhxfmrJoimzUXKFqBbFyZ/A9BFQPhJSp Ujo6z23hXpENgWDNc/mfE08/l0eaIsimeOjhh2RJp3CXWKLCIxoIxAk0ECJP9v4HfTs0NsYh9DtQ zYRTJE8umxjrc0IpZBHguQRrIKyaOdwjExAZF+jNoM/zpt7t4koJomnz/jXhvW9kQMAoUPehCw2p 9XOo2BUNhNASVQbCL7/8Ijp16iQaNmworl69qg97BY2WDx06JIYNGyZatWolmjdvLjp27CgzGL76 6itrHkwAzFu9erX49ttvPa6hOHXqlFi2bJm4cuWKdeyTTz4RM2bMEO3atZOZEbj2ggULxHfffedx Lrh+/bpYuXKl+PTTT+Xz79+/vzwHx5IqNBCiS8cuf2f1P0AZo8Xr9hlzoLHTlliLeLESbwXdX8Cp dp+4IQPoeJz4lElCc2H9WCDVqN1EPh56L+w8dt0YD5VGTl4gnwcyPdCXAqbNpn3nZF8GGBsHz31h nONL527/Lo5c/Fo2pYbZE2w5JyqyRAOBOIEGQnTq4KUDVgAfAfUlWxYbcyBkHKh1uEz50sZ4fIVG zOgBgOsWLVHUkYEABZuxYFe12tXurLtpxNZjW4zxUKnX0LgShihjdOLWcVk6atfpnWLHye1i56kd QWdUQHgdTn92Whz75KgsC+VGg2sqfKKBQJxAAyGyZO9/gAA7Au36HOjYprlyBz7mvfj802HtfwBN GBiXjRisgXBp73KR6c7GAgg7+PUm0L7UoclH8hwYJ+E0EK4fXC2efjK7NBBmj+4tzYKOTT8WrepX E20a1hBLpwwO+p6o2BANhNASVQYCgvWNGjWSQfqff/5ZH/bKokWLZM8EqGnTptJAUF93795dfP31 19bcmTNnihYtWogjR454XAN888030rxo06aNuH37tjy2b98+OR/XQlYEvsa1YQr07dtXfP/99x7X gLGA8VWrVokOHTrIe4EZsnHjRo95SQkaCNEle/+DJ3LlkYaCPgcqV6m69ebEnqWw7dBlV+vyI0j+ SMa4VExkRujjiSE0LsbjPZr1cZ/9H6Dzt/8Qp67/ZBx3Q0cvfStyPplHFCleMujSS76E51n940ay pBN6Qdx1112iVcfexjwq8kUDgTiBBkJ0yt7/4Nnnn/XZGPntim9b67AqX4Sg9bw1c8WKHfHfxX/y 9glRoFABed18L+SVgXR9jttC4+K4dTez2Ht+jzGudOr2SXH0+hHjuBtCRkemRzPJ5s/xMUHswvmN 2zaWPz9kMaAkFMpS6fOo6BENBOIEGgiRJXv/g6yZHxFfnNxkzIH6dYzrgQOhlJF9LBx192eOjDO1 IV+mh67NC8eJSmVfF7Xef1ec2b7IGPcl1QMBpYOcnOem/vvpYVGtwlvyZ3Vw7Uxj3KlQtqpd45qi We33ReV3SooFE/obc6jIFw2E0BJVBsLevXtlAH7EiBEysyAQBw4ckMH8bt26iaNHj0rTAWWMYEQM HjxYBv43bdpkzd+yZYs0AjZs2OBxHQAjAvPXrl0rvz9//rw0DJDVgPkwGFDG6MaNG7LMEuYuXbrU Oh/PF1kQMA3atm0r5s6dKw0GmBE//fST7ZGSFjQQoktd+gy33qj46n+w79Rtq79A+gwZxY6jcT9X HM+YKYvsoaCfE18hQJ/n2XzysYqVeFNc/PwvY46bQrD9hUKvyMfDv2dv/WbMgdBj4Y23K4hn8haQ wfhTn/xszEmIps5fK8sUoXmyPuZUyD6YOHulaNOln+zrgF0s0xduMOZRkS8aCMQJNBCiUx16d7DW 4cofVjbGobX71op098Vl5yE4rXbt4/h9998nWnZuYZzjRCXfLimvnfOpnD4bOLslmALKsMC/vgwL 9FjA83o679Oiecfmcme/PichGjVtpLjr7rvE5AWTjDGnwj31GtZL9q9QZtDIqSOMeVT0iAYCcQIN hMjS4kkDrXUV/Q/+unnQmPP79X3ipQLPyTnYhb931TR5/Ldre0WLuh+EJfi8fu5oqyQRzAR93Jfi Y3Y0rVVFPg76DNw8stYYD4WQ+XDXXf8So/q0NcacCtkjMA7sPSGQ0aHPoyJfNBBCS1QZCAjiwxDA v8Fw4sQJWR7os88+04ekWYAgP7IBFCdPnpQBfmQi2IEpgMyFHj16SBMCZsCQIUPkc7l48aLHXAAz oWXLlqJ3795WT4Qff/xRZh3AAFm4cKF+SpKFBkJ0KZj+B2iYrObYTYb+I6aIu5MlE0s3HDDOSYhK li4nHwvB+tM3fjHG3dThC19ZGQ+Vq9U2xiGURUJvBfUaQANGTjXmJUTofQADAU2k9TFde0/eEpPm rJLmhz5m18otR+XPB1kIKIekj1ORLxoIxAk0EKJT9v4HA8YMMMahfqP6WnPKVSlnHYf5gCD48m3L jHOc6ONGH8trw4xI7JJCKO+jmja/V62iMQ5hRz96K9jX3b4jvfeGiK869GovAxdLtywxxnTBzOgx uHvAkkZoyJwqdSpp9mw7vtUYp6JHNBCIE2ggRJZQAsdaO3z0P9i+ZKJIluxuOadY4fxWmRwcv/vu u8S8cX2NcxJbxzfPEylTJJfPaXDX5sa4m6pQ+jX5OI9nzSS+ObvVGFeC+fLr1T3GcTc0aXBn2YMB 962P6UK2wk+Xdvk0SzCOf9FPAWWp8Dqe37XEmEdFvmgghJaoMRAQtEfmAQLwyEQIFvQ2QED/woUL ssfBnj17xLp160SfPn2kWbBz505rLowGXB+ZAvYMh8mTJ8vjKFkEYBrUr19fdO7cWWYkQGvWrLG0 fPlymZ0Aw0BlF1y+fFmeg/JLemmjpAwNhOgRyubY+x8sXLPHmAM1aPbP7shBo6fLYyev/SgzBVBy 58JnfxrnJEQNW8TVf0S2A3oi6ONuat2u07JJMR7Pl4GCQH3hIq96BDJKv1PJmJcQqf4HHXsMNsbs OnH1BysTIpC50nvweHnN10q9neiZHFTiiAYCcQINhOiT3v/AVymiD+v9Y/YPnzJMHkMgPluObK70 Q1AGxd3J7hZzV88xxt3Uql0rRco7Nae7D+pujEPY0f9ikRc91t0333nTmJcQIUMA10VDZ399H9Cs GpkS/spLKfUf3U9e8/kXn/eZWUFFh2ggECfQQIgc/fvGfqv/AbKw180ZZcyBBnZpZq0v/Ts1sY7X rPy2yJjhIfHV6c3GOYktBPIfezSjfE71a1Q0xt0STAHVPBr/4jXT50DosVCxTAnxQt480ohBdoY+ JyEa26+9fA7bFk8wxnRNH9FdlC7xsvjliv8+FSumD5XXfOapHIlmfFCJKxoIoSVqDATs/EfwHUF/ lCAKhsOHD8s+B6rXAMoTIWsAmQf4HkIpIsVvv/0m+xx07dpVljoC586dEw0aNBBDhw4V//nPf+Qx GAa4Jq6HTANdMA+QsdClSxfZ+BnAqMB8NG8m/0ADIXq0YssRq/8BzAAEp/U5UNuu/eUc1NKfsWij bKBcvVZjke6+B3w2XU6IVDAdu+cXrt5tjLupwaNnyMdKm+4+sX73aWNcqVu/kbIckHqjidcLJoo+ L75Cs2P0oMBjfFSvuZg6f538+WzYc0as2npMzFm+TZabejLPs3LOmKmLjWvoUtklzdp2N8ao6BAN BOIEGgjRJ3v/AwSdfe1wx255zEFpg7Gzxsi+AAioP/zIw2Lt3jXGfKeCcREoqO+W+o+Oe09xb7p7 xerdq4xxpc79OonkyeN2YkK5n80tjlw7bMyLrw5c2i9y5Y7bRIHm0bhvvLZTFk6WGjJhsKjXvJ54 6OGHZFbBtCVTjWvoqlC1grweTAl9jIou0UAgTqCBEDm6dXSdePD+uJJ/2bJk8mkEtKxX7c7n23+J jfPHyGNrZ4+UO9dH9m5jzA+F/nPrkChVrJB8Xq++XMBr6SU39O25bbJpsVyvPihnjEPY6Y/eCmoN hhDE1+clRGhijde7YL48spyRPeCPx8f9f3lqszR70qROJT5+/x2fGQhKaL6M59qw5nvGGBUdooEQ WqLGQLh69aoM+CPAr4Ly/jh+/Lg0CxDoR6bApEmTxJIlS2SGAMoXoQ8B+hfYmyirPgUI/iNrQX0P A+Hs2bPWvBkzZsjrTp06VWYz2LMPIJWRsHv3bvH333/Lc2bPni3PwfMi/0ADIXo0euoi6w0BDAF9 XGn74SsiR87cct5TTz8nsuXIJY2HfsMmGXPd0KZ952RAH4/Xc+BYY9xN1ajdRD5OsRJv+c2kQBbC 7GVbRd+hE8WbZSvK1wAZHPq8hAh9C+67/0H5fBAkQkkjvM74V9XDxOvSY8Bo41xdaIaN54hz9L4K 6PPgq9cDFVmigUCcQAMh+jR0UtxOOahRm0bGuNL2E9tEvoJx/YFgGqTPkF6kTZdWTJw/wZgbHyEw j/4HuH6VmlWMcTdVrXbch3sE7U9/5nvnP7IQZiybLnoN7SlKlS0lsy2QsaHPS4jmrZ0nHn/icetn 4E1otDxm5mjjXF0wdfI8m0eeo7JEqOgVDQTiBBoIkaOVM4ZZn5uqvFvKGFdCk2KYB5iHBsrjB3QU ae9NI3fc/3nzgDE/VOrask7c2pMhvd/SQgnR2R1xZX7wOL76BCB4/1qRFzzWQzQm1uclVOhbgGuj nFS+p3OJ8m+9Kj4o/6b8ORQpmFfcl/ZeOY7nAuNDP98uPGeVfTJlaFdjnIoO0UAILVFjICAYjx38 aFCMskT+QNAe5Y4QsN+4caP4888/PcaVGYEyRvrYnDlz5BjmIIMBpYtgFNjB97g2eiZ4A88P2Qrq eeLr/v37y8wEGBPkH2ggRI9QHgg9Dap93NBqjOxLMBHqNm4rir72hqhcvY5YtHavMcctodxO8ddL y8XfV2NnN2QPsvcYOMYY96V336smChQqErAHQXy0ettx8cFHDUSmzFmleYAsjNRp7pHZCXUat5Hj +jnehMwNZIyg/wGyG3AMDapRpgk/Q7y+yzcfNs6jIks0EIgTaCBEn/ac3S3qt6gnmrZrInfE6+N2 7Tq9U/Qc0kMG+Os0rSOzF/Q5CVH1OtXleogguNsNi5UOXj4ojQA8TteBXY1xXyr7XlmRv1B+aSro YwnVpkMbZRPqvAXyioyZM8o+EI/nyCZeKPyCPI5x/RxvWrZ1qUiWLJk0djYf2WQdn7p4iqhUo5KU v4wLKrJEA4E4gQZC5Gjnssky6IwsBJVZ4E2omT+sRyuRNfMjsg4/zIOPqpQV353fbswNpfCcYYDA 3MC96ONuaNaoXnIdxuuEngH6uNLovu1kg2llIDz/zJMBSwg5Fa4HA0dljehCOal2jWuK7y8E/rlc O7BK3JMmtcxquLB7qXUcWShzx/aR+vHiTuM8KrJEAyG0RI2BgNI/KD2EpsiBQCkiZB2gnNB3333n MYZgPnoa4Fq6MQA2b94sDYRt27ZZQf/bt297zEGPA5yPjAadzz//XDZbxuMrswDPAc/Fm2GR1KGB EF1Cg2D9mD85nR9fqfr9GTNlEXtO3DTG3dCsJZvlY2TNliPoXgsoW4T5H9dvYYy5JbzGh85/KTbu PSvLGO08dl0cv/K9Mc+fUHIJ91bijbLye5SnghnzTsUPRJPWXcUDD6YXZcpVMc6jIks0EIgTaCBQ CRF246NUD4IWs1bONMbdEMoAYW3Kki2LzKrQx70J2RGYX7P+h8aYm4JpsvvMLrHj5HZp5py8fcKY 40/2/genPz0leyAgq6Rw0cKySfWD6R8UZSqUMc6jIlM0EIgTaCBEjmAMnN62UNw8sjZguRsIweWj G+fI0kcoIaSPh1o/XNwh6/djPenSorYx7oaa1qoir4+eAn/fjms+7E3Y0Y+m0pOHdBHvvV1C5Mqe VT4/fZ4bQsAf2RAdmnwkmtSqInq1bSCWTB4kfy76XF9aPm2IvK9ncz9h9WtYOmWwbJKNckxZMmVI tNeUck80EEJLVBgIyCgYPHiw3PWPJsh//fWXNAm8CXNhEqD0EOYvXLhQ/PDDD3IMzY/Hjh0rjyOz AEaADrIKULIIDZBhJCxbtkyfIhsiq34K6G3w66+/ysdAlgT6HsBcWL16tTUffRRwLZQ+Ip7QQKDc EALo2HWPNwFDx802xhMqBOlLli4nr48eD/q4L81cvEmkSpVa9iTQxyJJMAdwb6069pY9K9APoU2X ftKIQB8FjCVmdgfljmggECfQQKASorNfnJF9FbA+1G1W1xhPAWRgJwAA//RJREFUqHD910vH1VNu 3bWVMe5L2MGPBtMzl88wxiJJ71WrKO8N/Q9QmgkZB+WqlJOZI8VLFpNjKMWkn0dFpmggECfQQKDc FJo6Y80olP8Z8fv1fcZ4QoQd+DACcP1x/TsY475UvWJp8cqL+RKtL4Mbat0gLpOy0UeV5PcLJvQX ZV4vIg6tm2WVSipbqmhQxhIVPtFACC1RYSB8//33ol27djIIj+A8ehR4E3b5q6bI+/fvlyYBhEA/ hK9xPq6Fr1etWqU/lPjss89k1gHGu3XrZmQwKGAsYA7MCNWYGaYCjsG0UL0PAMooYXzr1q0e1yA0 ECj31KlXXG3ol4qWcL1cEAwApIeihNHBc18Y496EEkAvFHpF5CtQSJy5+asxHilCaabHHn9Cvnbo IfFe1Y9Fu24D5BjuoViJN2WJpOkLNxjnUpElGgjECTQQqIQKzYPvTna3ePSxR4POEAhWMADi1t1s Ys+5Pca4N6GvQIFCBWR5IV8NpiNB9v4HfUf2kX0ePvi4qsxiOHz1kOxfgWbZaMysn0tFpmggECfQ QKDc1OV9y60mx9sWTzDGE6Kti+Oy/HNke1TcPrbeGPcmlBnCfDSe1sciRTA2kGmAe5s9urcs0/RO qWLixuE18vnnfDzONOnZhv8/I100EEJLVBgIV65cEa1bt5aBfUg3DiAE6Lt27SrNBsXevXtFz549 ZYAfDZPRFwFNjPft2ycD/UuXLvV4HIBMBWQRYBzZBb5AlgMyDvr162eZF8OHD5d9E9B82c7cuXPl nEuXLnkcJzQQKPd05OLXItdTT8vFfvzM5cZ4fHX6xi/SlEAgY/yMZca4N6HBMhouo4nxwjV7jPFI EvpToPHyv/71L5H+4UdEwxadPJomn/rkZ/na6udRkScaCMQJNBAoN1Suyrty3W3StrExFl8du3FM lvLBujt6xihj3Juwix+B+HvT3SvmrZlrjEeSVmxfLlKmTCHX3Ry5csiSRfYSSHvP75F9EZCFoZ9L RaZoIBAn0ECg3NbQ7i3lWoymwm7tmMd1cD1cd2CXZsa4L21ZNF6kTpVS7Fg6yRiLFF0/uFr2sUDP BjR7rlruDfH5iY3WOEoxTR3WTfx0aZdxLhVZooEQWqLCQMBufr1UkTf98ccfRoNl9BxQ4yqwr673 73//22MugFkB82DAgAHyeoGAkWAvn+QNXAfj+nMjNBAodzVh1goZDM/9TF5Z1kgfj49Q1gdvnGrW bWaM+dL63adFunT3i9ad+hhjkSY0hMb9pc+QUTye40lxb9p0okjxkmLBql3GXCqyRQOBOIEGAuWG NhxYL7ME7k17j2uB++Ydm8t1qUbd6saYL6HhMBoSt+jUwhiLNKn+B+ghgdftseyPyXvdeHCDMZeK DtFAIE6ggUC5LTRzRi1/rC2bFow1xuMjGAAw8lHC6OszW4xxb/r16h5RtNDzonCBZ8Ufn+w3xiNF y6YOlq8VBDMf2QerZg53vQQUlfiigRBaosJACBUI8g8ZMkSWSkIvBJL40ECg3BZ6FODNQN3GbY0x pxo9dZF844T6/9iJr4/7Ekoordl+wtE54VK5SnH1H9EsGf0PuvcfJe5OlkxkeSy72LTvnDUPfSBC 1RSbip9oIBAn0ECg3NLE+RNE8uTJRf5C+cXBSweMcScaMXW4XHfRQBiNivVxXzp1+6Tc2e/knHCp 4gcV5Lr7UcOPxLbjW2X5Inz/xJNPiJ2ndhjzqcgXDQTiBBoIVGJo94op4p40qcUT2bJ47KaPjxBI f/2VF+V6vGL6UGPcm9BgGQ2X70t7r9i3eroxHklqUfcDue6iWfL88f1Egedyx20YrPw2sw6iTDQQ QgsNBCHEsWPHxMqVK2XjZZRCmj59uj6FJBI0ECi3hfI7yBbAm4B+wycb48Fq5Zaj4qH0GUSZdyuL k9d+NMZjQWiSnPPJuDrMs5ZslsfO3f5d9m3AsTFTF8tjo6YsFF36DDfOpyJLNBCIE2ggUG4Ku+pR t7/qx+/Hu//A0i1LxIPpHxRvvfumOHLtsDEeC4LBofofDJ8yTB47dOWgNA9wbPzc8fLYnFWzrXEq 8kUDgTiBBgKVWJoxoocsy1Pr/XfFnzcPGOPBqm+HxnJNal6nqjHmS+d2Lhb3p0sr+nVsbIxFktD/ oPhLcf0Ppg3vLo99dmKDNF5wTBkmF3YvFcc2zTXOpyJLNBBCCw0EIcSUKVNEmzZtZK+EoUOHip9+ +kmfQhIJGghUYggmwod1mooHHkwva/zr48Fo78lbYubiTTLIro/FilZtPSazDfA6HTj7uTwGs+TJ PM/KN1Czl22Vx0qWLiebVOvnU5ElGgjECTQQKLc1aNxA8cCD94ueQ3oYY8Fox8ntYuriKTKgro/F itbvXyf7H6Dc0qZDG+UxNE7O+VTOuGDGkqnyWMm3S4rW3Vob51ORKRoIxAk0EKjEFGr3J0+WTO6y R1aAPh5ISyYPkpkHH5R/U/x2ba8x7ksIzJ/atsDROeEQ+h/ce09qkTJFcmkS4Ni/b+wXLxV4Tq7D q2cNl8ca1nxPtKofuY2gqTjRQAgtNBCEECdOnBCrVq0Se/bskWWMSOiggUAllmAioIHx4QtfGWNU nAaOmibfKBV6ubgsu4RjKLv0zHP5ZS+JHUevSQPm2XwviIPnvjDOpyJLNBCIE2ggUG4LTX+3n9gu mwDrY1ScBowZINfdfAXzWZkaMEzQTDlZsmSyDwJMhsdzZLMMBiryRQOBOIEGApXYWjChv2jdoLrs jaCP+dPxzfNEhvQPiCrvlhK/XNltjMeC1s0ZJdfhZ57KIXs24NjPl3eLPLmyS+Pl8r7l8vsX8uYR e1ZONc6nIks0EEILDQQSVmggUFT4VKthK/kGCo2i7ce79h0hUqZMJYqVeFPkeTafGDl5gXEuFXmi gUCcQAOBokKvmg1qynW3TpPaHsfrNqsrj5erUk6aC226tzHOpSJXNBCIE2ggUJEqlPLZsmh8TPcB 6NYqbr2tX6Oidey/nx6WpgkyL2aN6iUafFhRSj+XijzRQAgtNBBIWKGBQFHh0/LNh0WPgWOMMk3I Rpi9dItsSD1j0UbjPCoyRQOBOIEGAkWFXpMXTBIf1qshthzd7HEcvRF6D+8tKlStIHoN7SnOfH7a OJeKXNFAIE6ggUBR4dPkIV1E0ULPiyMbZnscv7p/pahW4S3xbO4nRKOPKokfLu4wzqUiTzQQQgsN BBJWaCBQFEW5IxoIxAk0ECiKotwRDQTiBBoIFBU+oS8Eeh7ox9UYsi/i0zuCCo9oIIQWGggkrNBA oCiKckc0EIgTaCBQFEW5IxoIxAk0ECiKotwRDYTQQgOBhBUaCBRFUe6IBgJxAg0EiqIod0QDgTiB BgJFUZQ7ooEQWmggkLBCA4GiKMod0UAgTqCBQFEU5Y5oIBAn0ECgKIpyRzQQQgsNBBJWaCBQFEW5 IxoIxAk0ECiKotwRDQTiBBoIFEVR7ogGQmihgUDCCg0EiqIod0QDgTiBBgJFUZQ7ooFAnEADgaIo yh3RQAgtNBBIWKGBQFEU5Y5oIBAn0ECgKIpyRzQQiBNoIFAURbkjGgihhQYCCSs0ECiKotwRDQTi BBoIFEVR7ogGAnECDQSKoih3RAMhtNBAIGGFBgJFUZQ7ooFAnEADgaIoyh3RQCBOoIFAURTljmgg hBYaCCSs0ECgKIpyRzQQiBNoIFAURbkjGgjECTQQKIqi3BENhNBCA4GEFRoIFEVR7ogGAnECDQSK oih3RAOBOIEGAkVRlDuigRBaaCCQsEIDgaIoyh3RQCBOoIFAURTljmggECfQQKAoinJHNBBCCw0E ElZoIFAURbkjGgjECTQQKIqi3BENBOIEGggURVHuiAZCaKGBQMIKDQSKoih3RAOBOIEGAkVRlDui gUCcQAOBoijKHdFACC00EEhYoYFAURTljmggECfQQKAoinJHNBCIE2ggUBRFuSMaCKGFBgIJKzQQ KIqi3BENBOIEGggURVHuiAYCcQINBIqiKHdEAyG00EAgYYUGAkVRlDuigUCcQAOBoijKHdFAIE6g gUBRFOWOaCCEFhoIJKzQQKAoinJHNBCIE2ggUBRFuSMaCMQJNBAoiqLcEQ2E0EIDgYQVGggURVHu iAYCcQINBIqiKHdEA4E4gQYCRVGUO6KBEFpoIJCwQgOBoijKHdFAIE6ggUBRFOWOaCAQJ9BAoCiK ckc0EEILDQQSVmggUBRFuSMaCMQJNBAoiqLcEQ0E4gQaCBRFUe6IBkJooYFAwgoNBIqiKHdEA4E4 gQYCRVGUO6KBQJxAA4GiKMod0UAILTQQSFihgUBRFOWOaCAQJ9BAoCiKckc0EIgTaCBQFEW5IxoI oYUGAgkrNBAoiqLcEQ0E4gQaCBRFUe6IBgJxAg0EiqIod0QDIbTQQCBhhQYCRVGUO6KBQJxAA4Gi KMod0UAgTqCBQFEU5Y5oIIQWGggkrNBAoCiKckc0EIgTaCBQFEW5IxoIxAk0ECiKotwRDYTQQgOB hBUaCBRFUe6IBgJxAg0EiqIod0QDgTiBBgJFUZQ7ooEQWmggkLBCA4GiKMod0UAgTqCBQFEU5Y5o IBAn0ECgKIpyRzQQQgsNBBJWaCBQFEW5IxoIxAk0ECiKotwRDQTiBBoIFEVR7ogGQmihgUDCCg0E iqIod0QDgTiBBgJFUZQ7ooFAnEADgaIoyh3RQAgtNBBIWLEbCAPnHZcBMIqiKMq58DeUBgIJFruB MGFnbxkAoyiKopwLf0NpIJBgsRsIN5cVkAEwiqIoyrnwN5QGQuiggUDCit1AoCiKotwRDQQSCLuB QFEURbkjGggkEHYDgaIoinJHNBASHxoIJKzQQKAoinJfNBBIIGggUBRFuS8aCCQQNBAoiqLcFw2E xIcGAgkrCHJRVKTLW3CWoiJdhPgDQS6KinR5C85SVKSLEH8gyEVRkS5vwVmKinSRxIUGAiGEBEA3 EAghhBCS+OgGAiGEEEISH91AIIQQ/iUghJAA0EAghBBCQg8NBEIIIST00EAghOjwLwEhhASABgIh hBASemggEEIIIaGHBgIhRId/CQghJAA0EAghhJDQQwOBEEIICT00EAghOvxLQAghAaCBQAghhIQe GgiEEEJI6KGBQAjR4V8CQggJAA0EQgghJPTQQCCEEEJCDw0EQogO/xIQQkgAaCAQQgghoYcGAiGE EBJ6aCAQQnT4l4AQQgJAA4EQQggJPTQQCCGEkNBDA4EQosO/BISQJMnf//2ffsgn8TUQnDwGIYQQ khT47//+1g/5JL4GgpPHIIQQQpIC//vvX/ohn8TXQHDyGISQ6CL4vwSEEBJDXLjxndh8+GZQQX6n BgKuiWvjMQghhBDyD9e+Pif2XtkQVJDfqYGAa+LaeAxCCCGE/MOvtzeJb08OCCrI79RAwDVxbTwG ISQ2CfyXgBBCYpRxy06JjhP2BjQSgjUQcI0th2/Ka+LahBBCCDGZd3CkGLqpTUAjIVgDAdfYd3Wj vCauTQghhBCTWxveFJfnpA9oJARrIOAa350aKK+JaxNCYhfffwkIISTGOX/jO8sUQNB/yxHvRkIg A8FuHKg5F25+r08jhBBCiBDi6tfnLFNg6KbWMvjvzUgIZCD8Yxy0tuZc++a8Po0QQgghd7IQlCmA oD+C/96MhEAGgt04UHN++3SzPo0QEkOYfwkIISQJMX75KQ9zQBoJWkaCLwPBm3EA4ZqEEEII8c38 Q6M8zAFvRoIvA8GbcQDhmoQQQgjxze2Nb3mYA96MBF8GgjfjALq94S1rDiEkNqGBQAhJ0iBTQDcI dCNBH7MbB02GbzfGmX1ACCGE+AeZArpBoBsJ+piHcbDaPJfZB4QQQoh/fv10s2EQ6EaCPmY3Ds5P Ns/FNQkhsQ0NBEJIkkfPQtCNhGa27/G1nnFgF7MPCCGEkOCYp2Uh6EaC32Or63mM4VqEEEIICcyt DZ5ZCLqRcHHqP9/jaz3jwC5cixAS+9BAIIQkeS7cuJOFMMI0BOzGgX7Ma/bBDWYfEEIIIcFw7Wvv WQimPM0Cr9kHXzP7gBBCCAkGmYVgMwm8yW4iKDH7gJCkCw0EQgjRsxD8GAn+xOwDQgghxBn+shB8 itkHhBBCSIKwshC8GAXBitkHhCQdaCAQQog9C8EuP0ZCkxHMPiCEEEISSvBZCMo8MI8x+4AQQghx htELIYCRwOwDQpI2NBAIIeQOPnsh2I0EH6YCsw8IIYSQ+GFmIWglizwMBGYfEEIIIW7gtReCNyPB yzFmHxCStKCBQAghd/CWhfBPn4N/Mg7Y+4AQQghxD69ZCCrTwG4YMPuAEEIIcQ0jC0HPNLhjHDD7 gBBCA4EQQmz4zELwI2YfEEIIIQnDyELQMg28HWP2ASGEEJIwvGYhBBCzDwhJetBAIIQQG/6zEJh9 QAghhCQGfrMQ9K/viNkHhBBCSMIIlIXA7ANCCKCBQAghGk6yEJh9QAghhLiD3ywEZh8QQgghiYKT LARmHxCSNKGBQAghGr6yEJh9QAghhCQePrMQmH1ACCGEJBq+shCYfUAIUdBAIIQQLwSThcDsA0II IcRdvGYhMPuAEEIISVSCyUJg9gEhSRcaCIQQ4gU9C4HZB4QQQkjiY2QhMPuAEEIISXT0LARmHxBC 7NBAIIQQH/jLQmD2ASGEEJI4eGQhMPuAEEIICQn+shCYfUBI0oYGAiGE+EBlITD7gBBCCAkdVhYC sw8IIYSQkKGyEJh9QAjRoYFACCF+8JaFwOwDQgghJHGRWQjMPiCEEEJCircsBGYfEEJoIBBCiB/0 XgjMPiCEEEISH6MXArMPCCGEkERH74XA7ANCCKCBQAghAbBnITD7gBBCCAkN9l4IzD4ghBBCQoM9 C4HZB4QQQAOBEEICcOHmP1kIzD4ghBBCQsO1b/7JQsDXhBBCCEl87FkIzD4ghAAaCIQQEgTjlp1k 9gEhhBASYuYdHCnmM/uAEEIICSm3Nrwpbm9k9gEhJA4aCIQQEgTIQoAIIYQQEjqQecDsA0IIISS0 /PbpZmYfEEIsaCAQQgghhBBCCCGEEEIIIcSABgIhhBBCCCGEEEIIIYQQQgxoIBBCCCGEEEIIIYQQ QgghxIAGAiGEEEIIIYQQQgghhBBCDGggEEIIIYQQQgghhBBCCCHEgAYCIYQQQgghhBBCCCGEEEIM aCAQQgghhBBCCCGEEEIIIcSABgIhhBBCCCGEEEIIIYQQQgxoIBBCopb//Oc/YsaMGSJz5szi6NGj +jAhhBBCEoFjx46JRx99VNSoUUP8/fff+jAhhBBCXGD8+PHi//7v/zxUt25dfZq4ffu2HEubNq2H SpYsKT8zE0JIQqGBQAiJKvAGqF27dqJcuXLSOFBvpPbv369PJYQQQkgigHUYa++rr74q/vvf/+rD hBBCCEkgMOgvXLggPv30UzFp0iTrc2+KFCnkMTs//vijuHLlipg8ebKc88EHH4gDBw6IGzdueMwj hJD4QgOBEBJVwEBo27at6N+/v9ixY4fcWeGGgYBdG7jG//73P30oqkFgZ9euXeLatWv6ECGEEBIv vvjiCzF9+nTx5Zdf6kOOOXTokJg6dWrMrb+4nwULFoiDBw/qQ4QQQogjunfvLqpWrWp99oWR743t 27eL9OnTi7/++ksfCoo//vgjJjML8Zk4vq8JISQOGgiEkKjlzz//dMVAQPAiU6ZMomHDhjG3kxL3 U7t2bXl/J0+e1IcJIYQkQbA2IECAQEE41z1sBLj33ntFt27dYi5ggde1WbNm4qGHHhLLli3Thwkh hJCggCFduHBhsW7dOlGzZk352RdlBPFZWGfYsGGiSpUq+uGgwKazXLlyiW3btulDUc/GjRtFwYIF xerVq/UhQkiQ0EAghIQUvNHBbrxevXqJ8uXLiyJFioiXX35ZvPnmm2L06NHi5s2b+ik+ccNAOHXq lPxwnz9//pjdlYD7Kl68OE0EQghJwnz33Xdizpw54uOPPxYvvPCCyJo1q3j88cfl+teoUSO5NgcT xMeaEsy8QOzcuVOu4ShJ6Mb1IhFkTaLME0ouopQEIYSQpAH+/iNLb9OmTWLx4sVi1qxZYtWqVTLr 3WnG3e+//y7LFmEdRw8iVcpo3rx5+lTxxhtviKFDh+qHA4I1GYY++ivE4mdimPq4N7zvWLlypT5M CAkCGgiEkJCAYP+oUaNksELVbixRooRMxcQbHbxhUcdbtmwpd0UGIqEGAt6EZcuWTRoIToyLaOTS pUviwQcflCbCt99+qw8TQgiJUbDWoewf1jqsl1iHkZmGcgj169f3WJerVasmPvvsM/0SEgT5sY4/ 8cQTIl++fHInZHy5deuWXI8QWP/666/14ZgCNalxr9BXX32lDxNCCIkh8Dlr0KBB4rnnnrMC/cmT J7e+xlqL/gRONnWtX79eFCpUSAbBIWQj4Fr4155FiM/GyEw4d+6cx/mBUBvqnn/++Zg0DxS//PKL fM0Qd2B5QUKcQwOBEJLonDhxQuTNm1e+0cEH6ClTpojvv//eY84PP/wgOnfubL25KlasmDzmj4QY CAiE1KpVS567ZMkSfTgmwe4X3O97770Xs7s9CSGExIGgwoYNG+S6i7/92bNnl6n72BVpBx+o0XQR QQ3My507tzh//rzHHIA5pUuXljsqEaDIkydPvAINeHys8XisLVu26MMxydKlS631V3/9CSGERD/4 XDpgwABpjOPv/Ysvvig/82KTGhoco+nx8OHDPUz7adOmBVVGEIY/SuIpUBZPXQOlABX4PIz+B8Fs xFP8+9//ls8VQXVva3+sgabUuFe8N8IGC0JI8NBAIIQkGggsjB071gryV65cOWDDxcGDB1smQqVK lfx+0LYbCPv27dOH/YI3WyqgklSC6bhP3C/u2/5mkxBCSGyB9dduynfo0MFrrWQ7ixYtsuaXKlXK Yz4M/Rw5csjmyd98842cgyBFoGt6Qz2O2k2ZFMD6C2MG971ixQp9mBBCSBRz/fp1yxhHxvfUqVN9 fr786aefZGlZZQBMnz5dn+IByh1hvbRn/f3888/SyMc16tSpYx2HQeG0/wEyFHGdtm3b6kMxi4o3 tGjRwnE5KUKSMjQQCCGJAt40IX1TBSOw29+fGaD49ddfrWwFyF+NwvgaCAisvP766/K8QG/aYg3c L+4br3F8do4SQgiJbPC3XTVZhLBz0Vcgww6C+diFqM6bMWOGNbZ27Vq5joNx48bJ8Xr16tnODg6s 26qsw8yZM/XhmAavJ+4b9x8f44UQQkjksXfvXivT78knnxSXL1/WpxigVKAq34vPsv7Osfc/sNOt Wzd5PsY+//xzeQxlgUeOHOkxzx/Y2IfHR4mlGzdu6MMxC+4b94zX7vDhw/owIcQHNBAIIYnCsGHD rCAEGiQ7SaXs16+fde4rr7zic4difA0ENDLEOUghTWpBdLxm6k0ummURQgiJHbBeqqAChDrLwZj3 CpRbUOcWLFjQMh7wLwx+XL9s2bJyPD4fujdu3Gitv06eVyyA9xuqdAWzAAkhJPo5cuSIzDjA3/UM GTKIixcv6lN80rp1a2u9bdSokT5sYe9/YAemgfocjM/OKEWEzEAn/Q86duwoz//www/1oZgHmyDU +yRCSHDQQCCEuA4+GKtaythd4ashoy9QE1m9ocJ1kOrpjfgaCBUrVpTnNGnSRB9KEuC+cf94HQgh hMQO6Hmg1k8ENVByyAl79uzxWH9Ru9nO0aNH5RjKGTk1AFAmoEyZMvL8Ll266MNJArX+VqhQQR8i hBASRSAjABkHas102lNv3rx51rkI/CPTwBt6/wM7KFek1uTt27fL6wS7NuP5q34Nu3fv1odjntOn T8t7RywBpRkJIYGhgUAIcRW8GVE73KHevXvrUwJy6dIl63zo4MGD+hRJfAyEr776Sjz00EPynPnz 5+vDSQJVRgGvg97MmhBCSHQCs16tb9CQIUP0KQFBGQX7+rtp0yaP8TZt2sjjCGhgN+ShQ4dkf4Rg wAd0tblgwYIF+nCSQK2/2Fyhl6MghBASHSArD7361FqJzDw9QyAQyF6wr7do7qvjrf+BHXz+VeeX LFlS9hsMljlz5lifB5NiWT0YLSpmMXv2bH2YEOIFGgiEEFdp1aqV9UYmvgFq/Q3V6tWr9SmS+BgI CIao6zrNjEBq6NWrV+WOTH13B8aQSoqaisHUmnYK3kAiEwOpsb/99ps+bODvTey1a9es12Dz5s36 MCGEkCikZcuW1t92ZB8EG9i3o6+/9h2VKMGDpo0wARDowJqE77HuBcOqVavivf5+++23MrsCGwr0 NfCXX36RpQkxlhhBEKz3WHtR9g+bEPyBtdffc7Cvv2vWrNGHCSGERAHo0WdfK7F2OkXfMOft8y7W O6y5vnbI4zNn4cKFrWs46X+gMvJLlSqlDyUZ3nnnHfkaMCuQkOCggUAIcY3bt29bAX0oviWCENS2 v6HylRIaHwNBGRzZsmULOtCPoMnAgQOt2sUQUlYRDAEo2fTUU0/J43iTh1qK8TFOfAFzokWLFtbO TRgzvnZv4jVp2LChKFGihM/SFfYdF127dtWHCSGERBlXrlzxWH+RKRAf/K2/KjuhWLFiMlA+fPhw 2awZBncwYG1S668/k9vOjz/+KI0R+72h5MKECRPk2jx37lyPrIu8efOKW7du6ZeJNzBh3nvvPev6 eB6TJ0/Wp0mw7iMggybJJ0+e1IclXH8JISS6wWct9bkPKlq0aNDroJ2tW7f6XG8Va9euFc8//7yx cc0Ods+ra5w9e1Yf9gqMiezZs8tzkFEYLHge+NyL0klFihSRvRt27dpl3f+JEydEgwYNxGuvvSYa N24sPv30U/0SCQKfiUeMGCGv//7774sVK1b4/DyPuTB6fK3HAO9j8BrgtcB8Qoh/aCAQQlxj0KBB Hm+E/C3Y/hg7dqzHdezNfhF0QDAdKZpvvPGGNQe1H/FGAumk/nZdIrCO+a+//ro+5BW8ScQ1UW5g 6NChsj40ggf4HgH9Pn36yK/r1q0rd5/gjRSuj0CJG+CNWq1ateRu0sWLF4sBAwbI6yOI8fXXX+vT ZTBFvSZLly7Vhy3U68A+CIQQEv3A5Lavm6dOndKnBIW/9fePP/6Qay3KKeDxcufOHXT2AXC6/sI8 wGPBMJg+fbrcpIBMA7X+wrzA9VAqEeth9erV5fcfffSRfql4gfUf5gECRWgYPW7cOHl9PLY3k2LM mDHW66Y2GHiD6y8hhEQv9mw6CJ/P4oO9BwKkSgZi7UHj5FGjRsksP/Q1mDlzplzXvQXLsVZiDtZn GOvB8Mknn1iPG2w2HB6nWrVqcg1EuaTatWtLQxzfIxA/bdo0+fn07bffluvwI488Il588UXXNtUh wI9SUfhM3Lx5c/leAM8fr6M3Pv74YzmONdyXOQCDRr0O2CRBCPEPDQRCiCvgDU3BggWtRRiLe7Bv YnTw5sT+hsoeoMAOBwTwEbzAh/Xx48fLN1jYjYg3L/369ZNvcLyBN2R58uSR1wymRiTMCux8xBsU NFqy8+6771rPD+mPuH9V2xjCDkRvb/KcsmjRIvnGDMYFsO8y2bZtmz7daqYF6c0v7ai6nS+88EK8 ds0QQgiJDGA06+uvv92K/tDXX71kz/Hjx2UzR/RXQNm+YMGH91y5cgW9/uL9AwIQCE7o5Y5U2QWo Tp06cg2zGyhY19xYf1EKAuuv2tE5adIk6zG2bNmiT7caROMcmB2+UCUTuP4SQkj0gQ1r9nUyvgHy pk2belxHbbzDuov1EiY9PrdCMAewoczX2oZNfDDVg8VegimY8kvYQIDPjgjGHzt2zDqOsku4RvLk yaV50LlzZ/n+o0uXLtb1N27c6HGt+IJMCby/UQZ+/vz55fXfeustYy1F2UOVuQjTXh9XnDlzxnqe wRophCRlaCAQQlwBu/5ViR0Iu/biA4L89ibMCIrE14jQQbomdmjguti5EAjUPMYbolmzZulDMnVS PUeka4LSpUtbx6pWraqf4hi8AcNOTbxhU6gdl5DeXBoBGlVmCf/62m0B6tevL+dhZ6e/es2EEEIi G5jsbqy/WDOwJqjrIMAdXyNCx+n6i+bMmOttJ/9LL71kPUfVdLJcuXLWMQRZEopaT+2lGJVBAKEf kh0EV9R7F5Q49BXkAWodx/Xden9DCCEk8fn111891lvssI8P2KRmN/5Rik/198H68fvvv8v1AWsw 5uJff+sx5uCcYJkyZYrP9cwbyMDDfSMbzw6yItR1smbNKp+zKneo5K23g1NQlhePP3XqVPk9eh/B TFA/A90gQFkl9fgwM3yBDQpqnro2IcQ3NBAIIa6gN5Pq37+/PiUo9HqQ6FngFnizoa7bo0cPfdgA j403J3qAHW/QVKAA4ypQj5JB2C2CoL+/3f/BogIoqtHxd999Z9V69hZ4QJaEuj/0YfBHhw4d5Dzs ztAbUhJCCIke9HIKwaxv3sCuevt1OnXqpE+JN07XX5jczz77rBEwwXqlTA5k+ql1EDscX375ZZlB 4aSski+Q9YfHwDoMsCNUBY0Q9NENArVeQyjr4I/27dvLeTBUnAR8CCGEhBds3rKvk8EY4t5A0N5u RJQvX16fkqigBK967EAZFFinYIzXqFFDH7IyECBkVACswWr3P/oSubHOIfsAn73VZ2573AHVAnTs GRD+DAyY/+rn0LdvX32YEKJBA4EQ4gooK2R/QzV//nx9SlCgl4D9Omp3oRv89NNP1nXRSyAQSCVV wQM7yExQ18GuRzt4I6IHFuILsjrwOiLwArAzQj0u3vjp2H8GEydO1Ic9gMGDeXjTpK5PCCEk+kBt ZPu6iXJ68QHBAft1Ll26pE+JN/b1N5gNBtgV6K0ZpD1Qj/rGdtxae8HPP/8s13oVrBg9erT1uChl pIPAgxrHzk5/oNSiWn+xm5UQQkh0gH489nUS38cH9NWzXwcla0NJ27ZtrXUIn1398c0338gyQaqc rh1sNFD3YA/UIzt/2bJlfvsSOqFbt26iV69e1vfos6AeVy8zjGwMNHhW94f13BfYJKh6KbRp00Yf JoRo0EAghLiCPbgNeasPHAjsLFSLOFSqVCn5JsAt8AZCXRuNIuOLPZAQKFDgFkjNtNdX9hZYsfdl 0N9M6QwbNsya6++NFSGEkMhGb8QYn/UXAXv7+oud/HpJgIRgX3+x/sQX+/ob38aVTsH7EARP8Jgo a6j3hQBqHAqUgYidlJhHA58QQqIL9N6zr7cIkjsFmXXYma+ugZ31gYL4boNgOR4bmXDxfWysjSh1 iOsg4+Drr7/WpyQK9oxAbz0H8Tz8ZQzagYGgshrdrHpASKxCA4EQ4gp6CYX4BDDs6YZ4I+Jm9gHA B3X1hiKYEgq+QH8D9TxR+zEUBHozhDdAwfY/AKqEEQMYhBAS3aDxX0LXXxVMgGAkBAqCOwU77VVJ A7fWX7efoy/QLFo9JkoU6sYKyjMo8yVbtmxG2SUdVcIIrwczEAghJHqAcW1fb3fv3q1PCYi+Zsc3 az8hqBJGwWQg+ML+uRqfTfW1MbFAlr167SZMmKAPy9K/ajxQKUZ8flblgVu3bq0PE0I0aCAQQlwB 5X7sb4ac7si4fv26x+5HfwEG7HhAxgPmoPYkyhgE8+YHH/JVAKNFixb6cFDYdyogUK/3R0gsZs+e bb02HTt21Ic9mlhVrFhRHzZQTZTxerhRm5IQQkh4sJfVg5yWMLpy5YrH+osdlr7A+rt3716xYMEC MXLkSFlSQO/H4w2s0Wr9bdCggT4cFPYmz+iP4M0ox7FAAXyn2EtEjRo1Sh+WTSXVeDANnOvVqyfn JmTnJyGEkNCzc+dOj/V27dq1+hS/YL1E0191frFixfyuofiMhh54x48flyX8/M11giqlBwXqgeAL e/8DbEwLBfaMfMhbxr0qzwT5638AsAaruf6aLRNC4qCBQAhxBb380JAhQ/QpPsGH/Xfeecc6t1Kl Sn4D89jxgPk5cuSQ859//vmgSh3hcdQu/Q8//FAfNsBz2LFjh9i1a5d1fXugxlug/tNPPxXvv/++ OHbsmD6UIBo2bGg9rrfdLiilpMbRCyEQqta1t2bMhBBCogcEzZ966ilrDWjWrJk+xSdY5xDAUOfC XPcXgEcvg6effloGvzEf67CeEecNzEETRpzjrRGjDgIas2bNklLPB1mJ6nnq/Q/A5cuXZTkFbwGF hFCnTh2/66+9/wE2NwQC73EwF6UX/L3WhBBCIguUz1FmOOTPcPcGjHd1LkoX+cukQ/8A+2NhvXXr M5u99PC1a9f0YQN8Dkaw3Z5lEKhRMdbso0eP6ocTBGIAKmMAGX/6+w88v5dfflmOB+p/AOwZhk5i F4QkVWggEEJco2XLltYijNqO+qLuDbwhwY56dV6hQoWC3hGvGgE3bdpUH/JJiRIl5DlovuQPfKhH DWj1BgQ7TgBSJf290Rg8eLB8Y/Ptt9/qQ9JcQCol5LROZM2aNa3H/eSTT/Rhj/4H2KUSCNV86rXX XtOHCCGERBk9e/a01oBgjWGsc/bGyTDmve3q18F5Y8aMkedgN32wlC5dWp6D3YP+0Hdobtq0SR4f MWKEdQxZeToow4R7x4YGHZgKH3zwgSyB5NRggFmhHtfb2m3vfxBMIOaVV16Rc1EOiRBCSPSAz7b2 HfDVq1fXp/gETYjVZjsYA+qzpS+w1p4/f97qm/Pee+/pU+INMifUPRw5ckQf9gBGBjbNIQMQJfgU KFukrqF/7sXne6x1+CztDXzWR0aF0zK6yMZQj+ntvYRe8jfQBkNkYKrrhaqvEiHRDA0EQohr3Lp1 yyovEMxCjDdGqDeo5iN4gTcpwVK2bFl5HkopBEuTJk3kOdil6K9Wo14SQgUw7EGNrVu3epyjmlB6 K7+Ee0WwQJ1bsmTJoAI8CuwoVefevn3bYwy7V7CLBWPBlFXCfaudoGwYRQgh0Q8+VGM3nlonhg4d qk/xAJkEdvMAWW7BmAeKypUry/OclEtSfRaw/vj7UK+XRERGH9Yte9PJjRs3epwDUwDr78CBAz2O A6yJ2O2vzsXXgdZJO9ikoM7V198DBw7IxsoYC6b/gT0To3PnzvowIYSQCGfDhg3WmoBgNTaIBQJB +gcffFCeg7VKX8P80bhxY3me02wHf+Czo7qHQGWYUKpQzVUbFFB62N7IWF/7kL2PMW8mCdbRXLly yXF8fr106ZI+xScwKtRzqVu3rj4sVq5caY3bzQ5fIKtQzUc5QkKIf2ggEEJcBQu3ekOBN0je3jgA BASKFy8u52E+dlc4+UCv6injXKQfBsu0adOsNwr+zAp7qYSPPvpIPjeUBlL3hX9RNkiBrIB8+fLJ AIe3DAo0SlSvixKCJMGCN5rqPPvOS5RssJeuKFeunMd53kBpCDV/zpw5+jAhhJAo5MSJE5aZjPUG WQJ6JiC+xwdmrFdqPZs7d67x4d8f9l5AwQROFPZ6yf7WbWXgIzCPIDser3fv3vKeMmTIIMdGjx5t zUeJBAQ1sDvT2/sIewPn+Ky/eB+j1m+8pgq8jiogBHkLZuggQ0HN91bygRBCSGSDdRTl/tTfcnye 9bb2AJjl+NymPjsi2O5k/UGwPnfu3PLcYDLMg8XeU8jbxjc75cuXt+5VBeXbtWtnHcuZM6fHpjys 71iTkX3g7b0FMvjVuRAqGAQLMgxVOWJsxrNz48YNj40Uwayx2HSAuVjjvWUvEkI8oYFACHGd/fv3 ewQxkN6JXRNLly6VZYdU+RwIXyPo4RQYEDgfb6r0nYz+MguQJaECAevXr9eHLfCGrWjRovINH3Zp qh4NeNMzb948eQ2MIWCA8kEIIsA80HcnKvAcVUkkJQRtggVvwNSbVTwuXlMIX99zzz3WNe2mhi/W rVtn/WzwehBCCIkNsBMfa5daE7AudevWTQwYMECuV8pwxt9/rEn+6i/7AkEMXAP1mL0FB3yB9VGt v1iHfIFrIsMQc1F2EPeAr7H2rlq1SgY98D2CB6qEAtZob+Y9wHsCex8hp+uvChbhMSFkE6rHfeCB BxxdExmT6vV3WrqBEEJIZIAsPvu6AlN+8+bNcoMbPkNipzwC2KVKlbL+5teqVctxkFrtuH/00Ucd ZQkGgyrFFKg0kgqy417wHgOGPr5H42S1mQ/m+pkzZ+RGPazRKEkM894b2LxmX49RFUDf7OAPlDNU 6zE2EyC7Az0dMmbMaF0TY8E0h1bZlHiv4S9+QAiJgwYCISRRwKI9aNAg+SHbvvMPCzrS91E6B8aB k+CDnX79+snrNW/e3Dp27tw52RwZb3B8BSfwBkV98EdQxR8oCYHdj9hZAqMDWQDKrDh48KAMvqBR E96ATZo0KeAbO+xOQVmnJUuWyDdXOMcJeEO6YsUKWcMZdSWRbYCsCPQxUK8vdl8EAveNuahHrZsv hBBCohusFSixUKFCBZE9e3a5BkPYtYfgN9YeZK/F98PyuHHj5Bpi73/wxRdfyHUZazDWYm+omsg4 t2vXrvqwBwjOYH1D/x+UOrTv2ETNYjRvRE8DjKHEYKD3EhhHxgBqLqMBNJozOwHPHes+ehjhcRs0 aCAfFyaGem8TzPqryhHiZxPf158QQkj4wbqCtcReIg9rAdZd9T3WGxgHWMPi8zcfxjSug81qCnyW 3bt3r1i2bJlcK+OLyqzHJjh/a+iPP/4oTQa1AQCbBOfPny/XxR07dhj336hRI79Z/niPgv6HMA4K FCggPxP7yuDwBp7r8OHDPcomo/8gNvypTI9gDAF7SUGnn8kJSarQQCCEJCpYnLHLDh+ssdMRuxGc 7DLwhcoIUP0P8Abu1VdfFdOnTxfFihWTOx98BccnTpwoz0Ugw9ecxOSbb76Rj49gRjDgTRVKJOEN nB28MYLJod7QBdMsyh7AwRtHQgghsQvWD6y72PXopO+OP2BeYw1R/Q9Q4gfZgNg0gPW3cOHCPtci FbBAwMGN9wJOQYNFPD4yJYMBuz+xeQDrts7Vq1et4AUMgUD3g6CHKr0QqEcUIYSQ6ABrKzbFYX3D xjMY3MOGDZOf85xmHOgo01n1P0C/PWwcw+dgbJhD0DxQoNwX9qxAZBb4A2s61k9kICLLwg7WNnzG P3XqlM+sA2/gmth4gBJI+jWDAVmHiC+g7DBiDXhPotZklEYOBDZSYC5eg6+++kofJoR4gQYCISTq sPc/wBsppEsiBRGBEtUk2V8AA4EApIJiHmonhxqUYcCOlGB2jSB4oRpHYqejvkMEARv1ZmnRokUe Y97A/WIughgJfVNLCCEkaYFAiVo/0f9gz549MksPGQht27aVx59//nmfwXR7/WKcG2pQ5gCll4Ip H4TAhCrHiNJP+g5Je3NlNFMOhCpfhB2P+rUIIYQQO1hH8+TJY31exWdefL7dunWr3DEfaL0NBIwH ZNThOli/wwHKFdavX18/7BWYFHi+6Mlw9uxZjzF85lclkoM1BJAJifm4ZnxNGEKSGjQQCCFRh+p/ gA/0qOuMkj6qfBAyEbADEqmd/sB5uEYwTYfdRL3BCbZ8gd0gQEqs3UBAmQiVqonUUt1c8AZSYDF/ woQJ+hAhhBDiF9X/AOsRAuJvvfWW9UEddZFhLgTqBTBy5Eh5DeygDCVYI9EfAuWHggE7Se3rr32H JEohqbHatWv73LCgwHqvamE7LZ9ECCEk6YG1FWsG1tXz589Lsx6l9AB6GmEMGQoJAddDwB2fJ4PZ 2OYmyKLH4wazJmL9Vhn0EN5v2EFJQTUWqCk0+Pnnn+UGAdy7k6bWhCR1aCAQQqIOFfzHoo/6h/v2 7fPYfRHogzxAjwbsgsQ1EBAJFahL7eQxUW9ZvSHq06ePdRy7PVEyAsdRrgnfBwK7NTAfGQ2B+jUQ QgghOjCfsY7gQ3+2bNnEtWvXrPUXa28wO+ux/rz44ovyOocPH9aHEw08d2QvosxCMKj1F2u2Kh8B sBNUZSZUqlQpqPUUpSwwH7st3SolRQghJHZBnwGsG/i8irJ/KJOkwLqDfkDxzT5QYN1GTz88ztCh Q/XhRKVnz55yLQ2m7BEC/qrcErR9+3ZrDNmQak2GUR/Mmjx27Fg5H/ceTNyAEBIHDQRCSNSh+h+g 7iP6HuBr/OuvYZM30PgJb0aQDhrMm5eEgqADgi5ImQz2zQpqS+M5oskU3iyhTAJqbCJwo974BGMe YOcG7hPXsr8BJYQQQoJFZbGhGTNKAWFNwU5IfLh3Anb8IZifL1++oMoJJZTNmzfL5xrMTkcFsgxw Tv78+eW6u2bNGtm0Ges4jnfo0CEowwSvDTIY0OQxmEbLhBBCiOp/gLK3WC+xYWzJkiUJNg10EIDH GoUgfDCfKd1g7dq18t6WLl2qD3kFGYCq/OGoUaPkawDBnFfHYdCjL0IgvvzyS3mvEO6dEBI8NBAI IVEFPqyr/geff/65DMQ3bNhQvnFo166dnINmw2g6HMwbrOHDh8trtW/fXh9yHZReQp3HYHZGKFD2 YOHChdabIwjPt0yZMrKxYzBli0Dz5s3luSxdRAghJD5g5zxMA6wlqMWM9admzZry+759+1pzgvkA D1ACCevZhx9+GFRJv4SABpEoaxBMwN8OjAeUTUAAB88VpRPxngNNG4N5zniPUqVKFXkuNi0QQggh gbD3P0CmHtacl156SX6PXj5us2rVKrlOvfnmm4neIw9mAHo31KpVK+jPsQDPEQY+9MILL4hnnnlG vh4w50eMGBFUdh/WZDShxr3iczQhxBk0EAghUYXqf4A3VWoX/4wZM+Qx7IIECLhXr15dO9M7eIOG XYR4I7F48WJ9OGJA0APNo2CMYLdmsBkMAPeF12fIkCGOziOEEEIU6LuDtQQmgjLoVYkFZASC1atX yx4/wQQFEICfM2eOXH+nT58eVEA+HGDdREAFmYrBBCjsoOQi7g+vCyGEEBIM3377rVxb0f9ArTsw 3XEMpjuAsYBSe24F/LGeY72yl8xNLG7fvu3Y0Ac4b8yYMbJHEfogYG11cv+4N26oIyT+0EAghEQV qEOMhb9p06bWMVWTWTVUQmNkvAkKFgQHELzo169fxAYw4gvedCIzA/dH84AQQkh8UWYBdg0qxo0b J4916dJFfg/zYNq0abazArNy5UoxevRox8H5SAf3M2jQILF37159iBBCCPGJMgvwmVahPu+q9bZj x46ylr9b4DPwvHnz5A5/ZN/FGkeOHJH3hmyFWPu8T0iooIFACIkqKleuLN884Y2VAk2UsWOiRYsW MlCOfgjB7H4khBBCSHBg1yPWX7tBsG3bNqsM4Pr160Xu3LkdlekjhBBCiCeq9Cw2zimWLVsmjw0c OFD89NNPMhv/u+++8zjPDb755puYXMeR8YDMDkJI/KGBQAiJKlAOAEEM+xsb7CJAU6k33nhDGgzo jUAIIYQQ9+jatasoXry4R8ACpYxQHg+BDIyhzBEhhBBC4k+pUqVkzz/0PlAgqw09CnAcpQTx2ZcQ QkIJDQRCCCGEEEKIX1AGz1cpPBgJvsYIIYQQEjxffvml1+wCrLXXrl3zOkYIIYkNDQRCCCGEEEII IYQQQgghhBjQQCCEEEIIIYQQQgghhBBCiAENBEIIIYQQQgghhBBCCCGEGNBAIISQADQdvsNDhBBC CEl8eq+p7yFCCCGEJD4XpvyfhwghhH8JCCEkADQQCCGEkNBDA4EQQggJPTQQCCE6/EtACCEBoIFA CCGEhB4aCIQQQkjooYFACNHhXwJCCAkADQRCCCEk9NBAIIQQQkIPDQRCiA7/EhBCSABoIBBCCCGh hwYCIYQQEnpoIBBCdPiXgBBCAkADgRBCCAk9NBAIIYSQ0EMDgRCiw78EhBASABoIhBBCSOihgUAI IYSEHhoIhBAd/iUghJAA0EAghBBCQg8NBEIIIST00EAghOjwLwEhhASABgIhhBASemggEEIIIaGH BgIhRId/CQghJAA0EAghhJDQQwOBEEIICT00EAghOvxLQAghAaCBQAghhIQeGgiEEEJI6KGBQAjR 4V8CQggJAA0EQgghJPTQQCCEEEJCDw0EQogO/xIQQkgAaCAQQgghoYcGAiGEEBJ6aCAQQnT4l4AQ QgJAA4EQQggJPTQQCCGEkNBDA4EQosO/BIQQEgAaCIQQQkjooYFACCGEhB4aCIQQHf4lIISQANBA IIQQQkIPDQRCCCEk9NBAIITo8C8BIYQEgAYCIYQQEnpoIBBCCCGhhwYCIUSHfwkIISQANBAIIYSQ 0EMDgRBCCAk9NBAIITr8S0AISZL8/d//6Yd8El8DwcljEEIIIUmB//7vb/2QT+JrIDh5DEIIISQp 8L///qUf8kl8DQQnj0EIiS6C/0tACCExxIUb34nNh28GFeR3aiDgmrg2HoMQQggh/3Dt63Ni75UN QQX5nRoIuCaujccghBBCyD/8enuT+PbkgKCC/E4NBFwT18ZjEEJik8B/CQghJEYZt+yU6Dhhb0Aj IVgDAdfYcvimvCauTQghhBCTeQdHiqGb2gQ0EoI1EHCNfVc3ymvi2oQQQggxubXhTXF5TvqARkKw BgKu8d2pgfKauDYhJHbx/ZeAEEJinPM3vrNMAQT9txzxbiQEMhDsxoGac+Hm9/o0QgghhAghrn59 zjIFhm5qLYP/3oyEQAbCP8ZBa2vOtW/O69MIIYQQcicLQZkCCPoj+O/NSAhkINiNAzXnt08369MI ITGE+ZeAEEKSEOOXn/IwB6SRoGUk+DIQvBkHEK5JCCGEEN/MPzTKwxzwZiT4MhC8GQcQrkkIIYQQ 39ze+JaHOeDNSPBlIHgzDqDbG96y5hBCYhMaCISQJA0yBXSDQDcS9DG7cdBk+HZjnNkHhBBCiH+Q KaAbBLqRoI95GAerzXOZfUAIIYT459dPNxsGgW4k6GN24+D8ZPNcXJMQEtvQQCCEJHn0LATdSGhm +x5f6xkHdjH7gBBCCAmOeVoWgm4k+D22up7HGK5FCCGEkMDc2uCZhaAbCRen/vM9vtYzDuzCtQgh sQ8NBEJIkufCjTtZCCNMQ8BuHOjHvGYf3GD2ASGEEBIM1772noVgytMs8Jp98DWzDwghhJBgkFkI NpPAm+wmghKzDwhJutBAIIQQPQvBj5HgT8w+IIQQQpzhLwvBp5h9QAghhCQIKwvBi1EQrJh9QEjS gQYCIYTYsxDs8mMkNBnB7ANCCCEkoQSfhaDMA/MYsw8IIYQQZxi9EAIYCcw+ICRpQwOBEELu4LMX gt1I8GEqMPuAEEIIiR9mFoJWssjDQGD2ASGEEOIGXnsheDMSvBxj9gEhSQsaCIQQcgdvWQj/9Dn4 J+OAvQ8IIYQQ9/CahaAyDeyGAbMPCCGEENcwshD0TIM7xgGzDwghNBAIIcSGzywEP2L2ASGEEJIw jCwELdPA2zFmHxBCCCEJw2sWQgAx+4CQpAcNBEIIseE/C4HZB4QQQkhi4DcLQf/6jph9QAghhCSM QFkIzD4ghAAaCIQQouEkC4HZB4QQQog7+M1CYPYBIYQQkig4yUJg9gEhSRMaCIQQouErC4HZB4QQ Qkji4TMLgdkHhBBCSKLhKwuB2QeEEAUNBEII8UIwWQjMPiCEEELcxWsWArMPCCGEkEQlmCwEZh8Q knShgUAIIV7QsxCYfUAIIYQkPkYWArMPCCGEkERHz0Jg9gEhxA4NBEII8YG/LARmHxBCCCGJg0cW ArMPCCGEkJDgLwuB2QeEJG1oIBBCiA9UFgKzDwghhJDQYWUhMPuAEEIICRkqC4HZB4QQHRoIhBDi B29ZCMw+IIQQQhIXmYXA7ANCCCEkpHjLQmD2ASGEBgIhhPhB74XA7ANCCCEk8TF6ITD7gBBCCEl0 9F4IzD4ghAAaCIQQEgB7FgKzDwghhJDQYO+FwOwDQgghJDTYsxCYfUAIATQQCCEkABdu/pOFwOwD QgghJDRc++afLAR8TQghhJDEx56FwOwDQgiggUDCyvoDn1BUVKjXtAOi1/SDxnGKilQR4o9dl9ZQ VFRo7LYuYuz2rsZxiopUEeKPb471pKio0NVFT4hri58wjlNUpIokLjQQSFhBkEuvL09REakRd6Qf p6gIFA0EEggEufT68hQVkVp7R/pxiopA0UAggUCQS68vT1GRqItejlFUpIoGQuJDA4GEFRoIFEVR 7osGAgkEDQSKoij3RQOBBIIGAkVRlPuigZD40EAgYcVuIAycd1zM2XKNoiiKiofwN5QGAgkWu4Ew YWdvsfTYNIqiKCoewt9QGggkWOwGws1lBcQ3O+tTFEVR8RD+htJACB00EEhYsRsICIBd/vJviqIo Kh7C31AaCCRY7AYCAmDnvjxLURRFxUP4G0oDgQSL3UBAAEx8fpSiKIqKh/A3lAZC6KCBQMIKDQSK oih3RAOBOIEGAkVRlDuigUCcQAOBoijKHdFACC00EEhYoYFAURTljmggECfQQKAoinJHNBCIE2gg UBRFuSMaCKGFBgIJKzQQKIqi3BENBOIEGggURVHuiAYCcQINBIqiKHdEAyG00EAgYYUGAkVRlDui gUCcQAOBoijKHdFAIE6ggUBRFOWOaCCEFhoIJKzQQKAoinJHNBCIE2ggUBRFuSMaCMQJNBAoiqLc EQ2E0EIDgYQVGggURVHuiAYCcQINBIqiKHdEA4E4gQYCRVGUO6KBEFpoIJCwQgOBoijKHdFAIE6g gUBRFOWOaCAQJ9BAoCiKckc0EEILDQQSVmggUBRFuSMaCMQJNBAoiqLcEQ0E4gQaCBRFUe6IBkJo oYFAwgoNBIqiKHdEA4E4gQYCRVGUO6KBQJxAA4GiKMod0UAILTQQSFihgUBRFOWOaCAQJ9BAoCiK ckc0EIgTaCBQFEW5IxoIoYUGAgkrNBAoiqLcEQ0E4gQaCBRFUe6IBgJxAg0EiqIod0QDIbTQQCBh hQYCRVGUO6KBQJxAA4GiKMod0UAgTqCBQFEU5Y5oIIQWGggkrNBAoCiKckc0EIgTaCBQFEW5IxoI xAk0ECiKotwRDYTQQgOBhBUaCBRFUe6IBgJxAg0EiqIod0QDgTiBBgJFUZQ7ooEQWmggkLBCA4Gi KMod0UAgTqCBQFEU5Y5oIBAn0ECgKIpyRzQQQgsNBBJWaCBQFEW5IxoIxAk0ECiKotwRDQTiBBoI FEVR7ogGQmihgUDCCg0EiqIod0QDgTiBBgJFUZQ7ooFAnEADgaIoyh3RQAgtNBBIWKGBQFEU5Y5o IBAn0ECgKIpyRzQQiBNoIFAURbkjGgihhQYCCSs0ECiKotwRDQTiBBoIFEVR7ogGAnECDQSKoih3 RAMhtNBAIGGFBgJFUZQ7ooFAnEADgaIoyh3RQCBOoIFAURTljmgghBYaCCSs0ECgKIpyRzQQiBNo IFAURbkjGgjECTQQKIqi3BENhNBCA4GEFRoIFEVR7ogGAnECDQSKoih3RAOBOIEGAkVRlDuigRBa aCCQsEIDgaIoyh3RQCBOoIFAURTljmggECfQQKAoinJHNBBCCw0EElZoIFAURbkjGgjECTQQKIqi 3BENBOIEGggURVHuiAZCaKGBQMIKDQSKoih3RAOBOIEGAkVRlDuigUCcQAOBoijKHdFACC00EEhY oYFAURTljmggECfQQKAoinJHNBCIE2ggUBRFuSMaCKGFBgIJKzQQKIqi3BENBOIEGggURVHuiAYC cQINBIqiKHdEAyG00EAgYYUGAkVRlDuigUCcQAOBoijKHdFAIE6ggUBRFOWOaCCEFhoIJKzQQKAo inJHNBCIE2ggUBRFuSMaCMQJNBAoiqLcEQ2E0EIDgYQVGggURVHuiAYCcQINBIqiKHdEA4E4gQYC RVGUO6KBEFpoIJCwQgOBoijKHdFAIE6ggUBRFOWOaCAQJ9BAoCiKckc0EEILDQQSVmggUBRFuSMa CMQJNBAoiqLcEQ0E4gQaCBRFUe6IBkJooYFAwgoNBIqiKHdEA4E4gQYCRVGUO6KBQJxAA4GiKMod 0UAILTQQSFihgUBRFOWOaCAQJ9BAoCiKckc0EIgTaCBQFEW5IxoIoYUGAgkrNBAoiqLcEQ0E4gQa CBRFUe6IBgJxAg0EiqIod0QDIbTQQCBhhQYCRVGUO6KBQJxAA4GiKMod0UAgTqCBQFEU5Y5oIIQW GggkrNBAoCiKckc0EIgTaCBQFEW5IxoIxAk0ECiKotwRDYTQQgOBhBUaCBRFUe6IBgJxAg0EiqIo d0QDgTiBBgJFUZQ7ooEQWmggkLBCA4GiKMod0UAgTqCBQFEU5Y5oIBAn0ECgKIpyRzQQQgsNBBJW aCBQFEW5IxoIxAk0ECiKotwRDQTiBBoIFEVR7ogGQmihgUDCCg0EiqIod0QDgTiBBgJFUZQ7ooFA nEADgaIoyh3RQAgtNBBIWKGBkLQ1YdYK8cCD6cXYaUuMMYrSdfrGL6JYibdE+co1xPEr3xvjSV00 EIgTaCAkbY2dNUY88OD9YtS0kcYYRek6duOYKFqiqHi38jvi0JWDxnhSFw0E4gQaCElLK2cMExnS PyA2zBttjFGUU/1+fZ8oXeJl8WGlMuKnS7uM8aQmGgihhQYCCSs0EJKuJs9dLdLd94Bo122AMUZR vrRiyxGRLXtOUblabZoImmggECfQQEi6Gj93vEh3XzrRultrY4yifGnJlsXiseyPifeqVaSJoIkG AnECDYSko7WzR4oH7ksrBnVtboxRVHx1bNNckfPxrKLOB+WSvIlAAyG00EAgYYUGQtLUjEUbxb1p 08kg8KUv/mOMU5Q/zVm+TaRKnUbUrNtMnL/9hzGeVEUDgTiBBkLS1JRFU8S9ae+RQeCzX5wxxinK n2YunyFSpU4latStLk7dPmmMJ1XRQCBOoIGQNLR54TiRLu09Msj7v8+OGOMUlRDtWDpJpEmdSjSv U1X8dfOgMZ5URAMhtNBAIGGFBkLS0+Z950WmzFnFM3kLiCMXvzbGKSoYdewxWPzf//2faN2pjzGW VEUDgTiBBkLS07p9a0XGzBnF03mfFvsv7jPGKSoYtevRVq6/LTq1MMaSqmggECfQQIh9Xdq7XGTN /IgomC+P+O78dmOcotzQ0O4t5Xrcr2NjYyypiAZCaKGBQMIKDYSkpTM3fxVFX3tDLnRT5681xikq WJ365Gfx4kvFRKpUqWVGgj6eFEUDgTiBBkLS0vGbx0SR14rI9Xfi/AnGOEUFq2OfHBUFX3pBpEyV UmYk6ONJUTQQiBNoIMS2/vhkv3jz1Zfkertl0XhjnKLc0m/X9oriL+UXqVOllBkJ+nhSEA2E0EID gYQVGghJS2rXeKUPahljFOVUyzcdEsmTpxDP5ntBHDr/pTGe1EQDgTiBBkLSkto1XvGDCsYYRTnV 4k2LRPLkycUz+Z4Re8/vMcaTmmggECfQQIhtqV3htau+a4xRlNs6smG2SJE8ucx2+ebsVmM81kUD IbTQQCBhhQZC0hGCvenS3S8yZ8kmth26bIxTVHxU7eOG8k16wxadjLGkJhoIxAk0EJKOEOxNmy6t yJwls9h0aKMxTlHxUdWP35frb/0W9YyxpCYaCMQJNBBiVwjm3p8urciWJZO4dmCVMU5RiaFGH1WS 63Hn5rWNsVgXDYTQQgOBhBUaCElHZcpVkQtbg+YdjTGKiq827Tsn0txzrzSnVm09ZownJdFAIE6g gZB0VLrcW3L9rdecgV7KPa3dt1akuSeNNKeWbV1qjCcl0UAgTqCBELt6/924Ur3dWtU1xigqsXRx zzJx7z2ppXl1Yst8YzyWRQMhtNBAIGGFBkLS0IJVu8Rdd98tA71rd5w0xikqIXqv6sfyzXr5Kh8a Y0lJNBCIE2ggJA3NWTVb3HX3XTLQu2LHCmOcohKiClUryPW3XJV3jbGkJBoIxAk0ENzT37cPiz9v HhB/3Two/nPrkPjvp4eNOZAa+99nR6TwPaTPS4i2L5ko7rrrXzKQe2b7ImM8XLK/PhDuX5+jxtXr g9cK53mbG62K7+uAY97mRppqvf+uXI9rVn7bGItl0UAILTQQSFihgZC4wu7s2Uu3GMdDqUtf/EeU KlNeLmgI9Orj4RSe26wlm8Xm/ReMsVhSrN/nwtW7RcqUqUTqNPeIJev3G+NJRTQQiBNoICSeDl46 IOatmSsOXTlojIVSZ784I0qWeV2uvwj06uPh1MqdK8SSLYvlc9THYkkwbWL5PueuniNSpkwhUqdJ LRasn2+MJxXRQCBOoIHgnrq2rCNeeTGfKPFKQVG00PPiw0plxC9XdnvMubB7qWxq/NZrL4uypYqK N4oXFqVLvCwOrp1pXC++QoC5QunX5HqLQK4+Hi5d2b9C3u9rRV6Qwms1dVg3Y964/h1EkYJ55etT 5vUi8vWsW628bNKrz41Gndu5WJQs+qL1OuBe54zpbczTX4fXX3lRNKz5nvj9+j5jbqRp76ppIlXK FOKeNKld/d2OdNFACC00EEhYoYHgrs7f/kPsPnFDzFy8STRq2Vk88GB6UbZCVWNeKIXsg7uTJRN3 3XWXmLdyhzEeap26/pNYv/u0GDlpvihXqbpswjt22hJjXrRLv88UKVLG5H1CFz77UxR9LS5luHK1 2sZ4UhENBOIEGgiJozOfnxbvVCor/x4NnzLMGA+lkH1wd7K75Y7IWStnGuPh0tq9a8T9D9wvHn/i cXHwcnhNlsQUek8gsB7L93n6s9OiyGtF4jaJVKtojCcV0UAgTqCBkHAhYP/z5d1i1czhMhD8RLYs 8u/Qv/71L7Fi+lCPuZ+f2CjnwDSQ5fyqVxALJ/aX5+vXja/2rJwqkt1Zb3ctn2yMh0u3j60XiyYO ED3a1JfPDfefJ1d28ePFnR7zEHwe0au1eDTjwyJLpgyiX8fGMqPCV0ZHtOnmkbXyZ969dT3rdcj3 dC7jd+Dw+tlieM/WIlOG9CL7Y5nFsB6txI6lk6LidUA2Dowy3FudD8oZ47EqGgihhQYCCSs0ENwV asBny55TPJO3gMjzbD65gLz7XjVjXiiFngd4HrmeeloGtfXxUKt7/1GykfNLRUuI9Bkyyuc2fuZy Y160q23X/iJT5qwxf59KXfuOkPeIe4aJpo8nBdFAIE6ggZA4Onn7hChToYx4ofALYuPBDcZ4KIWe B/i7mPOpnOLo9SPGeLiEHfmPPvaoqN24lgxA6+OxIuzOR+Nq3CeMJX08VtSpbyf5e5Yxc0ax/cQ2 YzwpiAYCcQINBHekgrrfnN0qg+LYOY6/ReXeLO414IvAcJV3SxnH3VCnZrXkYz/zVA7x69U9xni4 hZ31yNCAQYDnuXTKYGMOSvVgx/388f2MsVgRXoeXCjwnMj8S9zosm2q+Dv++sV8UK5xfLJ400BiL dI3q01beV9bMj0jzSB+PRdFACC00EEhYoYHgrs7d/l3sO3Vb/jt03OywGwjHLn8ncuV+Rj6Pj+o1 N8bDoRNXfxAHz30hzt76TZR8K65WYCwG1pPKfSqt3nZcZlngPkdOXmCMJwXRQCBOoIGQeDr2yVFx 7MYx43gohR3vuXLnlH8TP6xXwxgPp1DOB2WeTt0+aYzFkpLKfS7ftkykSJFC/q4NmxzerJtwiQYC cQINBHe1ZPIgmV2wbs4oqwfBqW0LjHkfVSkrJgzsZBxPqLCb/9ncT8i/gS3qfmCMR4JQ2mlgl2ai We335fPE64Ud6/Y5t46uE3nz5JK79fXzY0V4HQZ3bS7LEqnXQTebcP+F8j8jvjq92Tg/0nVy63yR MkVyeW/IPNHHY1E0EEILDQQSVmggJJ4iwUCYvWyrbJ6M54Hno4/HVxc+/bes549AcfvuA0WT1l1F j4FjxNwV22XgXJ/vTegLUOKNuDIT4Q6s47lc/PyveAvn69e0XztS7jMxheyWHDlzy/sMd9mucIkG AnECDYTY1oxl02XzZPxNHDRuoDEeX53+9JRYv3+dDBS36d5GNGzdUHQd2FXMXDFTHL56yJgf6UKQ H9kB8VWs9jZwImS3ZM+ZXf6uIftGH08KooFAnEADwV21bfShaPxxZfk16tvjb1HLetU85iDIX+C5 3OLoxjnG+QkVSv3cfWe9nTu2jzEeX6GZ7+V9y2UgGEHvbq3qyh30O5dNNkrv+BPmolzPsU1zxaF1 s+RzTZ0qpdi3errHPOy4R78EZCLo1wiFVNPi+CpQo+OfLu2yXocDa2ZYZhOC7vZ5KHVUsUyJgNeL RCH7JXfOx+Xv4gfl3zTGY1E0EEKL6wbCv//9b/Hrr7+K//znP/pQxIPnjOeOewiGP/74Q/z222+G fv/9d/Hf//5Xn+4TzFXXwrl//fWXPsUneM44Jz6PGwnQQEg8DRk7K+wGQu1GreVzuP+Bh8TOY9eN cac6feMXMXzCXFnvHrvN0933gCyNlPPJPCJZsji3PfczecWIifOkyaCfb1ekBNZPXvtRNpcu9HJx 8cqrpcSrJctIFX+9tChSvKR4udjrUihFpL7G8WIl3pRzipV4S7xT8QOZbaBfG4qU+wyFPqzTVN4n Sja58fsWbaKBQJxAA8FdIZA8YupwUb1OdTFk4hAZaNfnhFIfN/r4zvp7v9h6bIsx7lTIqBgyYbCs d4/d5unuSydLIz3x5BMiWbJk8rGeeuYpv/eOptLSdGjVQCzbutQYD7WOXDssm0sXfLmgePnVl0Xx ksWkir1eTLxc/CXxUrE4FS5a2Poax18p8YqcU7REUfF2xbfFnnN7PK6L+2zdrbWo06S23J2vP24s Cr/3cetveld+36JNNBCIE2gguCcEu9EcF0FffD9+QFzp3GxZMonPTmyw5h3ZMFs2EE6M8kJtGtaQ j/nQA/e5snsfDXtRRgj17LGb/IH70srSSE8/mV0kv7PeIhC+YEJ/aTLo5+tCwBzn/3Bxhwy0o0wR roFsBPu89o1rip5twvP7iMbXaD796ssFpInxdslXpNDIuFSxQvJnDOG5q69xHI2xMQeZBNUqvCW+ PrPFuLaSeh1gJuF1QKNovA561gheh97tGhrnR4tUlknGDA+58vsY6aKBEFpcNRD+/PNPMXjwYNG8 eXNx/vx5fTji2bZtm2jYsKFYu3atPmSAgP+AAQNEs2bN5P3a1bZtWzFy5Eixf/9+v2bA33//LY4e PSrGjx8v2rVrJ6/VokUL0bt3b7Fy5UrxzTff6KdYfP/99/J59uvXT7Rs2VKei8cdO3asOHjwYNQY ODQQEk/KQEBwWR8LhU598rN45rn88jkULvJqwIB+IC3beFAG0eWbwhy5RM+BY8X2w1fk48BYWL75 sKj2cUM5DjOhTuM2snyPfh2lSAmsH77wlXir7Hsib/4XRfYnnhL/7//9P/mc8C++z1egkHih0Cvy 3vH18y8UlmWhUqVKLedBaJa99+Qt49pQpNxnKKR+56Fx05ca47EuGgjECTQQ3FXv4b1lcP39j6rI nf8jp44w5oRKKKH09HN55N/CF4u86DOgH6wWbVwog+hx62820W1gN7Hp8CarVNPizYtF1Y/jPrDC TKjV+GNx4tZxj2tgXsUPKoiPGn4k8hfKL7JkyyJ2ntphPFYote/CXvFG2TfEc/mfk42O7esvvs9b IK8oUKiAvHd8ne+FvLIsVMpUceXy4tbf+8WOk9uta6r7hIGD+8z6eFax+8wu47FjTQPHDrRek1HT RxnjsS4aCMQJNBDcExok58j2qLh2YJX8HqaBqm8/dVg3ax528Nes/LZxfkL127W9MrMBj4fsh2AC +v6EJr4qwJ8re1ZpiFw/uFo+DowFZFA0+qiSHIeZgOyLP28eMK5jFxoBv//uG9b3MFtwPgLM6nVD 3X8E5L31BAiFvj23TVQq+7osHfTUE9k81mN8X7jAs7KHA14bfI0+BigbhUwKtfakf/B+D9NI19Du LUXVcv5fhz8+2S+Nm00LxhrnR4vQMFy9JsunDTHGY000EEKLqwbCl19+KQPgCGh//fXX+nDEM23a NNGkSRNx6NAhfcjg9u3b0ixo0KCBYSI0btxYNG3aVP47ffp0ryYCjs2aNcuai8fFubgWjuHfTp06 iUuXLumnik8++UR07drVY679cRs1aiSmTJkiTY5IhwZC4incBgJKDKVOc498DrUatjLGgxUC4ChP lC7d/fJaaMp8/Mr3xjylFu17Wotmm859jXH7dSMlsK5KEE2cvVL861//ks8JWRUHzn4uSxRd+OxP +e/5239II+bMzV/FjiNXZakezEXDbF+lmyLpPhNbaCKeMmUqea8NW3QyxmNdNBCIE2gguCfsuMbO 9C1HN4vxc8bFrVUt6xvzQiWUGEqdJs5kRsBeHw9WyKpAeaK06dLKa6EpM3bX6/OUmrWPywKDWnZu 4THWdUAX8U6lsvLrt959U651q3evMq4RaqkSRONmj7XWX2RV7Dm7W5YoQpNn/Is+BjBijt88JjYf 2SRL9WBu7mdze5Ru6tyvkyj7Xtx9wpxAiYQNB9YbjxtrQkZJypRxfRDqt6hnjMe6aCAQJ9BAcE/o f4DAvT2Ijh3k+FtkP47+BxMHdTbOT6hQYuieO+tt6wbVjfFghXI5KE90/531Fk2ZUXJHn6eEHfJq ve3fqYkxblf1iqVFn/aNrO+xS//JHI/Jc0f3bSePoeFuwXx5xJenwlf3X5UMWj1ruLUeI+sCvQiQ MYCeDfgXWScwahDs/+TQalmqB3Off+ZJv6WdkKHQr2Nj63vca/bHMstzx/ZrL4+hD8SLzz8dlf0P lE5smS9S3VmPOzevbYzHmmgghBZXDYQTJ07IHfzYFe8taB7JoGxRr169ZCD/008/1YcNsMsfgfqB AweKn3/+2SojBH322Wdi1apV0kxBUH/dunX66WLv3r1yrH379jLz4dtvv5XX+OGHH+S1kYUAM6Bv 376yrJICr+vQoUPl2OjRo2WmB8bxuHjey5Ytk2YC7iOYTIpwQwMh8RTuEkaDx8y03th07j3MGA9W bbv2l28isAOhY4/BxrguZCPkL/iSfFyUOFq/+7QxB4rEwHqztt2t16xKjbrGuK7N+86LVKnTiMKv vCZNBn0cisT7TCwhm+ORjI/Ke0VJKBgu+pxYFg0E4gQaCO6p36i+ctc9vkZwHH+D0BNAnxcqDRgz wFpLOvTuYIwHq9ZdW1nrb7sebY1xXdh9n69gvjvrbzrLIECQHqWCpi+dJgPzKKuEnfyona9fI1xq 3Lax9ZpVqlHJGNe1bt9akSp1KlHolULSZMAx/Ptu5XfEnFWzZXbFPffeI3LlySUzNfTzY03I5siQ MYN8/VASKtYbR+uigUCcQAPBPWEHPnbk24+hXJFqJLt54TgZaE6s/gezR/+z23tEr9bGeLBCg2O1 3mKnvD6uCxkJRQrmlY+LEkfndi425kCq/wFq/tuPo1QRzkXQHYH5pVMGy3JACc2gcEM97jw3qF71 Csa4rkt7l4s0qVPJkkR6Y2gl1f9Afx3UY8E0gIEBQ8qepRCNQjbHoxnjsnBQEipcPS1CJRoIocVV AwEBawS2Z8yYoQ/55X//+59HDwB8HwiUSwq27j/MATXXV2kfZE8g8N6tWzc5LxCLFi2SO//xry+2 bt0qTYYuXbqIn376yWMMZYsw5ivb4auvvpIZCDAZDh8+bB1H5gOOde/eXRoX3tiyZYu8dufOnfWh iIMGQuIp3AZC41ZdrMU/vuVkOvUaau1AaNSyszHuSx26D/rnjUeTdsY4FGmBdWQYoPeBet59h040 5uhCJgIaB1eoUtMYU4q0+0xM4fVQZbMyZ8kmDp3/0pgTy6KBQJxAA8E9oZY+gsTIRIiEoDF6DKi1 JL7lZDr0am+tv06yKdp2b2s9NnoAqOO7Tu+UAfbug+KM8kZtGhnnhkvIMEDvA/W8ew3taczRhUwE NA4uV6WcdQxGCcoV4XrI3MC18Drq58ai8HqoslmZs2QWe8979oWIddFAIE6ggeCO9P4HdqEcDv4e 1a9RURoHmIcSQPq8hKpLi9rW2hHfcjHDe7a21ltcTx/3JZRlUo+NrAt9HFJ1/7+/sN3j+JX9K0SG 9A/IczfOHyO6t64ng+n6+aEWMgzQ+0Dd1+QhXYw5umAQoXEwskz0MSVfrwOMF5Q+wmNtmDdaZpHY sxSiUcowwz2hF8g3Z7cac2JJNBBCi6sGwoQJE+TOdwTOg+Xy5cuy3A524iMgj14AMCCwi98b2KG/ fPlyGUBHwL9NmzbyfATWdRCEX7hwoQzgYy4yAtCjATv80X/ADrInEHRHYD8QMCyGDRsmA/noc+CL X375RQbxkZVx+vRp6zgMEvQqwPFz5855nGNnzpw5cs769eutYzdu3JBlk9B/Qb8HxXfffSc6dOgg 7zfSoYGQeAq3gfB2+bh6yKjV7ysLwJ9mLdksMwhwjWfyFhDHLn9nzPGlyXNXW2/EEFA+df0nY06k BdbRw+DhRzI5es3QgPmxx58Q9Zu2N8aUIu0+E1tvvF1B3itKGaGkkT4ey6KBQJxAA8F9oTcA/v6g lI8+FkqVKV867u9gqpTxKhM0bclUmUGAazyd92lx8LLvskW6xs8d/0/pgefyGFkGJd4qIZInTx4R TZSV0MPg4Ts1s4N9zWAaob9BnaZ1jDGUOkLDZZT0WbVrpTEeqyr5dsk762+KiPr5hkI0EIgTaCC4 I5TdQf8D9AjQx1bNHC7/HqG+fd1q5UXjjysbc9yQKp+DWvy+sgD8acui8TKDANd4IW8e2eBXn+NL a2ePtNZbBIy9NYhGNoO9/4FdNd6L27immhKvmzPKmBNqoYdBpgzpHb2maMD8RLYsokOTj4wxpSHd WvjMLECJJzweeh+gD8S+1dONOdGmimXi+kailBFKGunjsSQaCKHFNQMBu/YR1K9fv764cOGCPuyV nTt3StNA1fJXJX9U/X/dREDwvEePHnJc9Qywz//iiy885sI4wBiMAVxb9SXA92vWeL65U9kTwZT9 gYkBowPXunnzpj5sAaNg1KhRXk2VjRs3ysdDCSRv5gdAE+XPP//co5cBXmeUNYKxgEbL3rIlkGWB a6IsUqRDAyHxFE4DAWWE0PAXj48GvwfPfWHM8Sf0OECzYJyPVM6x05YYc/xp8bp9InnyuNp/CMrv P/OZMSfSAuuzl20VdydLJp9PrqeeNnoaoPcBejrYnyt6JKTPkFH0GjTOuJ5SpN1nYgsZJ7hXyOnv TbSLBgJxAg0Ed4Vd56+9+ZoMjiMAjWwElOzR5yW2UEYIDX/j1t/7xZ5zznaCo8cBmgWr9XfUtJHG HH+av26efA3i1t+HPRoIz1szNy5YUeZ1+T1K/aAUkH6NUGvGsuni7mR3y+eW86mcHj0NIBgC6Okw ZuZo6xhKMaXPkF5mVOjXw33J+3y7pPX9pkMbjXmxJmScqPXX6e9NtIsGAnECDQR35K3/gRJ2Yb/8 wnPy7xF6FMwb19eYk1DZGyhjFzt6C+hz/AlmAUwDtd46bWCMcjwp7qy3CLp7q9uP4LivHfVbF4+X fXrw2NjBj9I3+pxQa/uSiSLZnfUYGQN6TwOUWELPh5UzhlnHcN8wiiYM7GRcTwmvg69eETBx1OuQ J1d28d15zyyFaJTqAwI5/b2KNtFACC2uGQiov4+AeNu2bcX333+vDxucOXPGavg7d+5caRYgUH79 +nWrxj8yGlQ5I+zmR+AcwXhkCcAgQPAcgfIhQ4Z4lBPCdZBpgGuoa2Muyght2rTJKiuEaypUSSFk IgQCfQdglKDcEUoj+WPy5MnyuemGBc6DuaAMlJkzZ4qrV6/6zCqwg2yGVq1ayfvDc8A9BfOaRyJJ 1UA4cvFrsW7Xaam1O0+JlVuOyqD3kvX7rX8Xrd0rVmw5ItbuOCl3oyMor1/Hn4ZPiPugXr5yDWMs sYVa9I9mfTxu8feRAeBP6JmgFr1n870gTn3yszHHn2Yu3iTuujvuzUeae+4V2w5dNuZAJd96V85B 82J9LNSyN39+/8N6xvjOY9fF/Q88JHoPHm8dO3LpG1G1Zn35e6LPt0vd54RZK4yxWBPKXqnX0Z+x EouigUCckFQNhP0X98ld4dDKnSvE0i1LZNB7wfr51r/z1s4TS7YsFit2rJBmAILy+nV0qeB4qbKl 5Pe1G9cSrbq0NOYltlCL/tGscU0BvWUABBJ6Jqi/oc/ke8ZxKaapi6eIu+6+6876m8YjcI5SSDiO Hg14TZ99/lmxePNi4xqhlr35c+UPKxvjMIPQt6HH4H/MggOX9osqNavI3xN9Pvph4FoDxw6Uhgzu E79r+rxYE8o1qdfRm7ESy6KBQJyQVAwEBGLP7lgsdWb7InF88zwZ9D64dqb17/4102V5mdPbFsrd 5k7KDKHcTLPa7xvHlQbdKfEDA+HC7qXGeEKF0jAoEYPH8JUB4E8oXaT+ZqKBMQwJfY4/IfB99531 9t57UotrB1Z5jKu6/4fWzTLOhVACCjXycX6F0q8Z4+GQvTk0yk/p4zePrBUPPXCfR0NslCVq8GFF +Xukz4dg1Ph7Hf59Y7/VTwJGgz4ejbL/bvkzVmJBNBBCi2sGAur0IwCP0jq++gwo0L9g0KBBPhsM I+CPADmEXfhg+/bt0jwYOXKk7Glg5+LFizIIr8oPwShYvXq1bFSs90dA4B7ZCq1bt5aZBADmAgLx yGhAL4RAIGCvDA5/4LFHjBghnzf6EujguSxZskQ+rsrCGD58uDh27FjA1xBmA4wTnIPnglJOCxYs MLI2Ip2kZiCgqWuPAaNF9ieekjvkU6RIKcvV4GvsPoeSJUsuhQA4/sUYvrYHjn0JdfRRCmfHkaui dqO4hQPNZDfsOSN2HL0mS97o5ySGELBPneYe6/GdNLNF3XqU5VGLXvvuA405gTRi4jzr/HvuTSt2 Hf/EGsPOfnwPU0ZlOaB5MY7htcNrqF8vFFKld6D+I6YY42gmjd8HGE76mDep+8R81Regdac+YveJ G2G9z8SW/WePPhz6eCyLBgJxQlIzENDUteuALuLxJx6XO+RTpEghy9Xga+w+h5LJNTiZDIDjX4zh a3vg2JdQugd/dxCAX7NntShaoqjYfmKbMS+xhYB96jSp5XNx2swWdetRlkf9DW3TvY0xJ5CGTBxi W3/vEduOb7XGyr5XVr7m6IfQsHVDUf798sb54ZAqvQP1GdHHGEczafw+BGsCvPnOm7LBsrzPVg2C asocC7L/7HHf+ngsiwYCcUKsGwgITI/t11489UQ2uUMeDY1RjgZfY3c5lBxrLD773n2X/Bdj+Noe GPYm7Ei/un+lbF78yMMPitpV35VNdBEs1+ci2IzMADTIRUaCPp5QIWCPwD3+5jltVgvzAWV31N9M 9DPQ5wTSggn9rfPTpb1H3Dq6Th5HQB2GTOfmteXrvnjSQPl46C+gX2PmyLgNbGjirI+FQ6r0DjRt eHdjHM8Tvy8wpPQxXT9c3GG8DsgS8fY6jOkXZ4Cj1JE+Fo2y/250bVnHGI8l0UAILa4ZCKtWrZKB bNTtDwR28KOOf79+/TzK8yiwCx/Bcezy/+STuCAIMgpQtgeZCzrIUoAJoF8L3yNTAVkFBw4cENu2 bZMZCXhslEJS5X+QPYEgf69evQxzwhtTp06V92rvTeANGARdu3aVxsqRI0f0YQuYFitWrJB9IFRW BrITvv76a32qB3idkI0wbtw4eZ7q84DnpRsnkUpSMhBQgubj+i2sP+bKIEC6HOoXKgMBX6vvMQdf p013n5i2YL1xTV0oafP0s8+LbDlyiUyZs4oMGTOLjJmyiMdzPCmPjZm62DgnMYSMCpgjuM+SpcsZ 4/5kDwCjjv3yTYeMOYHUpHVc80IoW/accqe+Ghs8eoY0KPCa4LVBiaPMjz4mX5/Cr7wmjl761rhe YgtBfZQiUveM/g97TtyUxg+yUbr1Gyl/B9AwWS9t5Ev2+3wk46Nx95klW1jvMxTC/5O77orbjfPB Rw2M8VgWDQTihKRkIKAETc36H9rW3ziD4J/1N85A+Gf9vVvOwdf3prtXTF4wybimLgSLUTroufzP iSKvFRFTFk425oRCyKiAOYL7fL10XKmgYGUPAKOO/eJNi4w5gQRjQF3jseyPyZ36agwNnVHWqHip 4jJTw17eKFyCyYNSROqe0f9h+4nt0gRCNkrnfp3k7wAaJuuljXwJmQcPpn9QlrRCk+Wk0lAY/09Q BgKv5fsfVTHGY1k0EIgTYtlAQImZlvWqWeuAMgjUeqsMBLXe4mvMwdf3pb1XNvTVr2kXshTy5skl zQMo8yMPiyyZMohtiycYc6E2DWuI5nWqGsfdEHa8wxzBfZZ/61Vj3J/sAd40qVOJU9sWGHMCqVur utY1UO5H9U9AEByviXp9oDKvF/GaIfHFyU3ipQLP+Xz9Qin0tEApItwPavejxNKnx9eL87uWyGyV 0X3byd8RlFvSSxt504DOTT1eB5R5QnNtb2YSei8gCwGPo49Fo/D/SK3HDWu+Z4zHkmgghBZXDAQE 8BHERhAefQ0CgXI+CHjrZX0U2H2PDAUE+lGiCOV5EBxH2aFAJYMAMgvQiBnBdFwDAXk8nuqHAI0Z M8Yqj3T06FG5k3/atGn6pQxgSvTs2VNe194Y2RtokAwTBM/D3p/BFz///LPYvHmz7K+A5wsTxVuP Ax3cB4wWlEuCyYL703suRCpJyUBo2aFX3BuMyjXEpDmrxPLNh0WfIRPkTv1Bo6fLoPvU+evEgw89 LKp/3EiWpUEZo4Wrd4tN+84Z1/Mm7CpHvX8IO/lhKKD/AIRjTssgxVdzlm+z6vmXrVDVGPenClX+ qdkHM8Tpc4ZRU7jIq9Y1sLMffQDUOMoh7Tv9qcfrgtcK/+L7cOzMn7FooxX0xhtsmAgwYPAa4nt1 L5Wr1TbO9SWUjdLv0/5vOO4zFJLlq+68lvhd0sdjWTQQiBOSkoHQrEMz+Tfh3crviPFzxsmyOT2H 9JA79fuP7ieD7pPmTxQPPPSA+ODjqrIsDcoYzV09R6x1UKMfdfHR92DT4U3GWKg0c/kMq55/mQpl jHF/QrBbrTd5ns0TVOkmu2DUvFjkResa2Nl/9oszHnPwes5aOVM2IdbPD4emLJpifciOW3+RHYqs 0Ls91t/3qlU0zvUl3DPuc/aqWY5LQEWzZPmqO68lfpf08VgWDQTihFg2EPq0byT/BnxYqYxYM2uE OLpxjpg0uLMsI4Td7ihjtGHeaPHwQw/IxsYIwqOM0d5V08TFPcuM6+lCuRkEvT8/sVHuqkf9e3wN 40KfC6EkUjDB5vhox9JJVr1+NFPWx/3poypx/ekglD/yFtT2J9wv+j+oa9gbJeP1QTAerw36GuB7 fP2/z44Y14EwJ7FeIyfavHCcx3oMEwEGDV5j+3pc54NyxrnehBJa+uvgr88D5nszWaJRqq8DXi/8 runjsSQaCKHFFQNB7bRHsPzy5cv6sAHq/SNgj1I93kDZIpQYQlkeBNVxTQTsx44dawX9fYEMgtGj R1uGAYLw8+bNkzv8UUZo+vTp8rGXLl1qnaOyJzZs2OBxLW+oXg94fv6aFON5Tpw4Uc6FuWLv5YD7 RmaEL2AG4N5hBhw/flwew/koT4RMCn+mAu4F99enTx8jIyMSSSoGwoJVu0S6dPeLNl36eQSzm7bp JtI//IjsGYDvYSKgpFGoMgUSS9MXbrCCuFVq1DXGfQlB77z5/wk+eOsFEEjbD18R6e57wLpGh+6D jDmRJvweqOf74kvFRPf+o2Qtf6h+0/YygwBjMJz0cylPLVyzR2b24PV6u/z7xngsiwYCcUJSMRDQ wDZturSyH4E9mN2oTSPx0MMPyZ4B+B4mAsrrjJw6wrhGNAmZD+pDo5PSOeiVgOwJtRZ56wUQSDBO 0t2XzrpG2+5tjTmRJvweqOdb8KUXRJf+nWUtf6hO0zoiQ8YMcgyGk34u5Sn0AUFmD16vMuVLG+Ox LBoIxAmxaiDsWTlV3J8urdz5bQ9Wd29dT+4CV8FbmAgoKbN0SnQ3d920YKy13tarXsEY9yUEqQvl f8Zae7zV+g8kmC14rdU1YqH0Dn5P1P0Ufym/LCuEWv5QhyYfiUczPizHYEjp51Ke2rd6usz8wetV tdw/5lIsigZCaHHFQLh586YMWqMEz48//qgPG0yaNEnuklfBcR30O8D1UMYHYKc/5k+ZMkWfKv76 6y9ZmgjBf2QuoMQR5iKA/vnnnxuGA3bp49r79++X36vsCQTrA2UUANXrARkS/voU7Nu3T5oeuO6p U6es4yihBFPBW+8HBUoTqd4JKpMAZgUyE5DN4K+00bVr1+RjwoBQPR4imaRiICzdcECWlDl76zfr GL7O82w+UapMeetYlz7DpcOOsjX6NaJJyKRQBoITEwClfNAoWL15QGNhfU4gIfiuzkd2B3od6HMi ScgEeLVkGes59xs2yZiD3gV4PYPtf5CUhawd9A3Ba2n/v5UURAOBOCGpGAgLNywQ/Uf3FyduHbeO 4evcz+YWJcv8U+KnY5+Ocv1F2Rr9GtEkZFKogIYTEwClfNAoWK1FaCyszwkkBN//WX9TywbU+pxI 0pnPT4viJYtZz7nXsF7GnBadWsjXM9j+B0lZyNpB3xC8lvb/W0lBNBCIE2LVQECT2lmjesksAXUM Xz//zJMeTXpH9m4j19toLxeDDAu1M96JCYBd8WgErNYeNA7W5wQSyvmo82EkoMyPPieahL4Eb5d8 xbqnKUO7GnP6dWws1+Ng+h8kdSGrB31F8FpGSoPsxBINhNDiioFw8OBBGZQfNmxYULX30TgYQXT8 q3Pr1i3RsWNHGaRXQf7r16/LYHzfvn2NHgVolIxMA5QkAgi449rLly/3mAcuXLhg9RjANQGyJzp3 7ixatmxpNWz2BzIX8HgLFy7UhyS4f2QJoAE0Hmv27Nke4ytXrpTH0dPBV4YAyh3BjLGbD7/++qvV TwEGiy82btwofxb9+/c3XqtIJKkYCN6EndL4o96mc1/rGEoX4Y3I5n3njfnRpHHTl1pvAJxkIKDp L5oeq3P7Dp1ozPGnc7d/l02b1fkoF6XPiTTtPHbd6n+A7BNvhkeN2k1Elseyh6wJdjQLBoLKQIAx E6ulmryJBgJxQlIxELwJO6XxN6Jl5xbWMZQuwvq7zkHJokgU+gyoNdBJBgKaHaPpsTq319Cexhx/ Onn7hGzarM5HuSh9TqRp67Et//Q/SJXSq+FRrXY18ehjj0ZMyaVIFgwElYEAYwYGjT4nVkUDgTgh Vg0Eb9q5bLL8m9C/UxPrGEoXYb1F82N9fjRp2dTB1prnJAMBzZ3T3pvGOnfykC7GHH9CuSPU61fn x0KJGrwmqv8BslPQ60Kf07RWFZH9sczilyvhL7cU6YKBoDIQYMx4axwdK6KBEFpcMRAQVEdQHLvr EbRGiR0E5u1CAFwFtNEbAIFwBOJR8x9lilDaB4ZBp06d5LVQhujPP/+U83E+GhzjHJgOP/30k8x0 QLNg7MjHdS5duiTnIqsB89AvAc2aEaTH7v1NmzbJHfwIrmN3/nfffSfnI3sC82FOIJvBH8gMgEmC a8CowHzcK+4NxgeODR8+XI7jHvA17s3O1atXZT8HPCayDE6ePCnvBfeIXg8wY9BjQfVAsJsAixYt klkJuGe85nhM9fqiVwSOqWvv2LHD43EjlaRsIGBnPv6oL163T35/4bM/xUtFS8i691sPXjLmR5Pi m4GA2vxoaKzeEA0eM9OY408wLtCEC+c+8GB6sWrrMWNOpMle7inXU08bJgFKXpWv8qGo1aClcS5l Cv+fVAZCmXcrG+OxLBoIxAlJ2UDAznz8jZi/bp78/vRnp0XhooVl3fuNBzcY86NJ8c1A2HNuj8j0 aCZr/R0wZoAxx59gXPyz/t4vlm1dasyJNNnLPeV8KqdhEqDkVbkq74qaDWoa51Km8P9JZSC89e6b xngsiwYCcUJSMhDqVisv/yYcWDNDfv/37cPi9VdelHXtr+5facyPJtkb1TrJQPj6zBbx2KNxm8eg 2aN7G3P8afm0IVbmQ/oH7xcntsw35kSb7OWg0BBaNwlQEqtm5bdFq/rVjHMpU/j/pjIQqrxbyhiP JdFACC0JNhBUuR0EzSEEtxHE1oUxe48B7OBX58AAgFTgfejQoVaAX3Ho0CE5BwF0zLELvQ0UCKZj dz+O43p4bHVO27Zt5b8wElR5H5gWOIamy4HAOR06dJCZAThH3atqzozHUV+jVJJuHijwfO1zcS1c Rz1n/IsMAr3xMowGGBj2c9XrqwwZjC1btiyoTJBIIKkaCGhumyFjZlnbHg18cezopW9FzifzyA/g yzYeNM6Bzt/+Q2zce1Zs2HNGZilA2LG+ZvsJ+e+6XafFtkOXjSC0L6HnQuNWXWSd/R4DRosdR67K 46OmLJTPUZ+Pxs7e5qNnw5FL31jz7E2BnTb+fSZvAesNVde+I4w5voTmyPbsA3/lj9DAulu/kaJJ 665SMC70OaESHl89Z2/ZGjAQjlz82ufPdO/JW7K0EX4v8PuA3w38HuAY/t28/4JsnAyDSj9XFx6n c+9h4qN6zeXrN3vZVnkcRgwaY+vz9526LTr1HCJq1m0mWnXsLRt++5vvTXheeO7zV+2Uv0ertx03 5jgRnoPKQChTrooxHsuigUCckFQNhF2nd4oMGR+Wte33nt8jjx28dEA88eQTcv1dtHGhcQ6E3dTo EwChMS4aDOPrw1cP/XPcQdPh/Rf3iXGzx4rhU4bJnduqxBJK5eCa+nw87zEzR4sRU4fLJs/2+fbA t70psJPGv3j+T+d92lqPOvXtZMzxJbwe9uwDf+WP8JqjifXE+RPE2Flj5OPqc0Klhq0bWs/ZW7YG DAT8nHRjQen4zbjfAfX7gH8xF1K/E2gsrZ/nTZiHAPyQiUPkzxA/bxzffWaXWLNntTEfGR9y/oTB snkxnieOI5Nk1a6VxnxfwnPFz2T7ie2yCbg+7kRoOq4yEEqXe8sYj2XRQCBOSCoGApobo1lylkwZ ZMNjHPvh4g6RO+fjcr09vH62cQ70182D4sLupbIsD7IUIOxIP7Vtgfz37I7F4tqBVUaQ2ZfQc6Fr yzqyjv7Yfu3FJ4dWy+OLJw2UjXX1+Wj87G0+ejZ8f2G7Nc8e9A62sS+EHggv5M1jrT+j+rQ15vjS b9f2ildf/uezsr/yR7gPlDrq1qquFIwLfU6kCM9P3ZO3bA4YCGhy7Otn/tmJDbK0EX5v8PuC3x38 nuAY/r28b7n48tRmaWDp5+rC44zo1Vq0qPuBfH23L5koj8OoQeNsfT5+z4f1aCWa16kq+nZoLBuC +5vvTXheeO67V0yRv2cntybMFMJzUBkI9gbbsSgaCKElwQYCMgd69+4tg9e+zAM1Zu8xAOMBfQLQ SwBj0MCBA2V5Hl+lfbBbH7vycU3MR4+Es2fP6tNkKaKpU6fKRseYi9I/ixcvlrv0YU6gPNBXX30l 565evVoaAjt37tQvY4DsAWQvqOdrv0eUQOrRo4eYM2eOzLDA/fkDvQoWLFggsw1UFgWuDTMG2QMw QryBjASUbRo/frw0QtTjowwTyiWhTFM0kVQNBFWn/933qlnHYCSo3feT5642zoEQ6EaAHcYD6vun TJlKPJQ+g3g8x5NS2XLkkt/DiEBpJJQE0q8BISiNhs64zntVPxYtO/QSb7xdQeTK/Yyo9nFD2dgZ gWj7fNThf/Chhz3mP5nnWVl2CdfZc+KmNd8exH2n4gfG4/tThSo1rTcQH9Zpaoz7UrO23a3zylWq Lk7f+MWYA+Fe0FhZGRV2EyfU0vsfxKdJcq2GrUSmzFnFffc/KEsgpbnnXpEte075+5D9iadE5izZ ZF8J/BxUtos3YQw//3wFCkmTCKYAenQg+wGvFY7Z589dsV1kzZZDFCxcVDaBxvxnnstvzYcxoj+G N+H3DL9HeN54Ddp1G2DMcaKZizeJu+6+W16r4vsfGeOxLBoIxAlJ1UBQdfrLvlfWOoYAqtp9P37u eOMcCDv0kaXwTL5nLD37/LMib4G8It8Ld1QwnyzdM3nBJBng1a+hhOB5thzZxJNPPyl3auM6qBmP 4DGMDD1gjPlZH89qzc9fKL+cj94OuXLnlEFjNdcexH274tvGY/tTuSrlrPWoep3qxrgvNWnb2Drv nUpl/Rop9VvUEw889ICcmzlLZvm66nNCIb3/QXyaJKMBM3pp2H8n7L8P+LkWea2I7K+hDAFv2nJ0 s/x5Ppb9MfHam6+Jl4u/JM0cmDjIgGjarokxv3ip4vJ3Aue9/OrL8rHxOAjc+zNw7EK2DRpH4+dw 1913yZ+NPseJYGTgOng9y79f3hiPZdFAIE5IKgYCmuDK9aRiaesYgtiqVM3a2SONc9QcBNjRNPee NKlFqpQpRIb0D4gnczwmlSt7Vvk9dqoP7d5S3Dq6zrgGhKAzGjrjOrXef1f0ad9IVCxTQjyb+wnR 6KNKsrGzvXcA5qPOPkwP+/zncueUZZdwnU+Pr7fmIziMTArcS7UKbxmP708oO6TWn2a13zfGfaln m/rWeTXeKyN+v77PmAPhXtBYWRkVeO7KxIk06f0P4tMkuXWD6iJr5kfEg/enkyWQ7r0ntciJ9005 HhNPPZFNZMuSSfadwM9JZcN4E8bw+1G4wLPSRIIpgB4eyH7Aa4lj9vko0ZUj26OiWOH8sgk05hd4 Lrc1H8aI/hjehN9D/J7heeM1GNS1uTHHibYsGi/uvrMef/z+O8Z4LIkGQmhJsIGAJsTeShbpwhxv u+LRiBhjUKASQgCBeXVNf0F6PJZ6XvYyQDAn7OdiDCWI/F1LYX9sXXgsVXLJCThHPU/8G8zzALg/ dS9QfB47EkiKBgJ2kiPQij/o/UdMsY4fvvCVDPbieMceg43zIAScMQ9B1xw5c8u5jVp2Fscufyd3 mSNrADvPsRscvQQwB7vt9euMmDhP7vwYNHq6x/FZSzaLdPc9IFKkSOnRh2HY+DlyPhpB2+cj0yBV 6jTSzMBudHUcO9BhbuD5wWjQH9+f7OWPEAS3Zzb40sjJCyzD4pVXS/k9BwYC/kWtfMwP1uDA80JA um3X/j7NCadC0+hA/Q8CCT97ZA4giI/rPJErj8xCgdkEoccCSjs9/0Jh+TOBeYJMFvs18LuDHgto Omxv9I3zlcFh79Wh5r9ZtqLHfBwvUrxk3Pwu/Yzn6k3IHMHjlCwdF7iaNGeVMceJYL6pMhp1Grcx xmNZNBCIE5KigYDd1k8/F/dhus+IPtbxfRf2yiAqjrfr0dY4D8JucwRIh00eZs1FsHz60mmybBBM g74j+8igNAL4r5d+3euObuwaR7PimvU/lDvWcQw71dt2byt3MqIWv70PA7ITrPl3AvOHrhyUzX3x ty7NPWnEzlM7rPkoHZQyZVwZt5JvlzQe35/s5Y8ez5FNHLi035ijC6+HMiwQyPZ3Dnb047njcTC/ 0CuFgtqhj/kISLfu2sqvOeFEaBodqP9BIC3dskT+3JXxgt8LlHLCMWj8nHHy54beEo9mzSzvQ78G MklgGMAcUuWz8JrMWDZd5MqTS17X3qvD13z8Hnqb708wb5Dt8FKxl+R5I6eOMOY4Ecw3tf7Wavyx MR7LooFAnJAUDATsFEcgFX8Ppg3vbh3/9tw2GczFcQT/9fMgBJQxD0FVZCtgbpcWtcWPF3fKXeTI GsDOcuz2RsAVc7DbXr/Oggn95d+kmSN7ehzfuni8eOC+tCJliuQefRjmju0jg644zz5/88JxIk3q VPKxsNtcHccOc5gbeH4wGvTH96cN80Zb6y2C3PbMBl9aNHGAtau8VLFCfs+BgYB/ERDHfKcGhy+h cTTMFTTCRi8GfTw+QlPpQP0PAgm/G8gcQBAf18mTK7vMUoEZBaHHAko/vVTgOfkzg7mCTBf7NfC7 hR4LaDpsbwSO85XBYe/loea/93YJj/k4jp8P5sPA0p+rNyGzBI9T/q1X5Xl4nfU5TgRzTq3HbRt9 aIzHkmgghJYEGwiEJISkaCAgeI8/5gjmrt1x0jp+/Mr3cgc4xgq/8poR5LULQdvnno8rF9Bj4Bhj HBo/Y5l8jMcef0IGlNVxmBDFXy8tHs36uCwZpJ+HkjSoIb9p3zn5PUrMvFzsdbmb3VvgHJkJMBFQ SkcdQzYCdr3j+eHcC5/+2zjPlzAXGQQ4F2rffaAxRwn30mvQOHFv2nRyLrIjEFDX53kTXjec06nX UGNM146j18TDj/xTGxpBeH1OfDRtwXrLLHnq6ee8vr7BCq8DroPfC3tQXwkmQ+EicW9KUH7KPgYj CcdRuko/D0YSfr7IOtHn43dMn4/fG8yHiaWP+RJ+D5E9g7JeCc0GGT4hrjkqZH/OSUE0EIgTkqKB gB3++NuAAPuKHSus4whqYyc/xhDUPnX7pHGuEgK42FmOuV0HdjXGEcxtfGdHfrHXi8nySPbxMuVL y8C1t0A7GvYiGL/WZiC8+sarstySfh0IjZ9xL3YDAaVoYDjg8REYDiZAr4S5MEXU39A23dsYc5Sw g7/7oO7i3rRxjZcrVK0gDl4+aMzzph6D4zIGUUJIH9OF3fYPP/Kw9ZxgtOhz4iME+K3gzdNPJsiY QPYCroPfC1Vayi6UbIKBgNdKNxFQlgrnDhw70Dhv1sqZcgxmkTo2esYoWfsaxo0+f+YKc34g4WeO LAT0LsBrrY87EcopqZ9Tsw7NjPFYFg0E4oSkYCAgCI+/BQjWnt620Dr+06Vdcoc3xkq8UtAI4tqF oOyLz8eV1hvXv4MxDq2YPlQ+xhPZssiAsToOE6LM60XE41kzyZJB+nkoOYMa8Rf3LJPf/3nzgAwu w4zwtqsfmQkwEewGArIRsKsdz69k0RfFf24dMs7zJcxFBoH6mznYz45z3MuEgZ1EujvrLXaUI2Cu z/MmlDDCOcN7tjbGnAqGDnb4q+cMw0WfEx/Ze0nkzZPL6+sfrPA64Tr4vbEH9ZVgMrxW5AU5B+Wp 7GMwmnAcpa3082A04eePrBR9Pn4H9fn4vcJ8mFz6mC/h9xTZNZkfSXi2yPzx/ayfk/05x6JoIIQW GggkrCQ1A+HMzV9lyRe5sL1UTJy7/bs1hkA9AvsYw45+ewkhXQg0P5svbvHTg8F2ITsBcypXr2Md w+58lErCzndvwVoEgFHWR+2GR+AZJXKQHeFtZz+eJ8axm14dQ5YEDAo8NgLjvur3+9KBs5+LYiXe tF4LBPntxgBeN5RJKv1OJTkHu/dRs99b4NyXVKkkX/0m7MI9IqNDLcT6z86JUGIHBgR26Nv7PeD1 hXnTc+BYeb/oN6Gf60/KEME18Xumj0PIDEGTbvy8thy4aB1HTwucO3TcbOMc6LVSb3uUMELZJMwf MnaWMRdC1kKwJYwgPC8ERKTZFESvBn9C9o56TXsPHm+Mx7JoIBAnJDUDARkELxSOWzcRMLWXGEIT ZQT749ac1EYJIbsQaEa5GMz1ZiBA2GmPHfOYg13z6jgC7FmyZZE71b3V1ceOdjQgXrt3jTUfgWeU NfIW4F6wfr4sBwTTQB1DNgXOwWMjMO7tcfwJWROvlIjbaYfXokOv9h7GAF43lEl68524NRq791Ey x1vg3JfUjn30gNDHdOFngR386u+6/rNzImSQwIBo1aWlR78H/Dza92wnug3sJu8XPSb0c/0Jvwe4 Dq6J3zN9HMJOf8yBUWUv29SgZVw5Cm+GAEwalM1CqSR9Pnpn6PPxe4zfcRhY+pgvoV8Cyg7hPH/G WTBC9o56TWES6eOxLBoIxAmxbiBgZzpKuuBvQfGX8svgvBpDrXe1mxvliewlhHQhkFwwX1zWoB7s tQvZCZiDhs3qGHbno1ExdrZ7C8YiwIuyPmq3OwLL6NWA7AhvO/vxPFEix17CCFkSMCjw2Ah8ezMq /Omr05vFW6+9bL0WCPLbjQG8bqhlX/mduOxu7M5HTX5vgXFfqlT2dXnukQ3e+0040a7lk62STVDV cvGvrY8SO8gCwA59ez8IvP4wd8YP6Chfj2Ob5hrn+hOMJlwH1/SVIYHMEdwHfp5X9q+wjqPnBc71 ZYyULVXUo4QRyiZh/pwx3ptg4/c82BJGEJ4XPg/DjAqmV4M/IbtHvaYTBzkvCRVNooEQWmggkLCS 1AwElBhSO9m91bvHbn6MIYCPXe/6uJKHgeAjAwFauGaPrAePHfoqo+DE1R9ErqfiPjh7OxeZEOjN oBok2+f3HTrRmI/mz2+Xf9+jhBEC+coowf3CENDPCySYEChBky5d3E5KBL0RyEZjXNTMR1oeSi2V r1zDa5kmf4Ipgvr9GTNlkY+jjuOetx++YsxHpgOC7HgdkdWB3fLezJdAQmAfQXJkHSDLA9eCMYHr wijBMQj35asPhi8FYyDA9Mj/YtwbVXt5H2R54BiaUOO10c/DtdG3Q32Pnf2B5vsztnSp547yUPbj KG/k1FCo1SDuDRPegE2cvdIYj2XRQCBOSGoGAmrQq53s3urdY9c2xrDb399O7GAMBAjla+Ku97AV 4EemQ45cOeRx7DzXz0EjXPQ3sAyESwdkXXzM13euQ+jdgL4LKMejjiGQr4wS3K+3MkqBBBMCJWjS poszzjNmzihr7qO+PsrkxK2/KWS/B+yu18/3JxgaqN2PLAn780bw2ltDZQTR6zStI3fvI9sCvSNU 82snQmAfGRnY5Yjd9rgWjAlcF0YJjkG4L199MHwpGAMB5apUiSGYFOq4MgR89Qyo17yeR0aBmo+M D32ut/mBhLJFuN6H9WoYY05Vs0Hcxgysv8GYQ7EkGgjECbFuIKDEUKY7JeK81bPHbn6MIYB/4/Aa Y1zJbiD4ykCA9q2eLksPYYe+yij4+fJu2SPB17nIhEBvBtUg2T5/8pAuxnw0f0bA3N50GYH8ooWe l+fgfmEI6OcFEkwIBKJhDuA6CGojUI3Gt6iJj/UWpZY+rFTGa5kmf4IRgswMGCN4HHUc96zu24nw 84BJc3+6tNLwKJT/GVl6R58XSAjsI0iO9RhZIMggSXtvGvnzw3VxDMJ9++qT4UvBGAgwZooUzCvn 2cv7IAsEx9CkGoaSfh6ujb4e6nvs7A8035/xpUs994Fdmnkcx2vs1FBoVb+atR6vnjXcGI8l0UAI LTQQSFhJagYC6u+jzwDq6XsrUYSgNHaBBwqIB2sgYNe+ygTo1m+kdbxG7SbyGALVZStUlb0NUE4J AVuMIwCtegVA1WvFvdHDfJgFar4quQPDwD4fUjv841vbX2ndrtOysS4eFyV4kJlQtWZ9acAg2O80 wAzBWMFzU02sYZIgIwA759E4GGWm9HNQWgmlmZAlAAPBWzZGIOEaKPWE5tbI2MD18DX+xXEcw/cb 9551nOEQjIEA1W7UWs7LX/Ala97yTYesJsZ5878omrfrIWYv3WKZQngu9uezdMMBaz5KJiH7A/NV GSt9fiCp35Up89bI7/F6NGjWQRR97Q1Rr0k7Rz9j/J648XsXjaKBQJyQ1AwEZAVMWzJVBuK97bRG UHrQuIEBA+LBGggI3CvDAqVd1PEyFeJKFtx3/31yNzxKKR2+ekiOYQc5yhHZyw6haTLmP/TwQ3KX /Irty835n532eGy1wz++tf2VsDu9dbfWsuzSi0VelJkJVWpWkQbMpsObjMcNRsu3LZMBEVxPnY++ AXgMZBcgq0I/B68HTBjcPwwEb+WfAgnX2HFyu2w4DeMC14v7ers8jmP4HuaN0wyHYAwECCWnMA+N kmGM4BgC7fiAj+MwESbMGy9/d9TvAEwlewaIPh+ZDfjdVfNh/gRbSgqqVP09eS38DPA9fr/7j+4n 3v+oitesCH/Cz9CN37toFA0E4oRYNxBQfx99BlDn31uJImQEYJd3oIB4sAYCgvsqEwAle9TxprWq xP1NSpFcfFD+TTFrVC9ZTkmVyEGAWfUKgNAoWc2HWaDPh2Fgnw/ZswPiU7sfQoki7LRH41w8Lkrs IDOhwYcVpQFz/eBqxwFkCMYKnptqYg3TBBkM2Bmf7+lcRq+HYITgO2r892rbQP5s4lNuCOWbPjux QTa/Rv8DZHXga/yL4ziG7y/sXuqRvRKMgjEQoDYNa8h5L7/wnDUPWRqqiTHMEdzjtv/P3nmAS1Wd +/v+773JbSn3pphmmilqek9M0ViiMdEUY4zpauy99957QcWGWLGjIiAIiihVVBBF6QKCFcHey/4/ 7yLruGftPefMHIZTZt73eX4PnL3W3tNn7/l+6/u+a85pK1vFfcnfn7uGXtI2n5JJPLfM5zGUze9I sbH20MvOCH/zfOy/8xbZBj9dI9t3x7/V9R7gfbS878veIg2ErkUDQbqVVjMQGqVaSxhhCKz+lWUO Oyv143ZW2sf9ozAHaLR7zKnnF3oWMD9fbqej+SiuUme1Pc2W0/HOiEyA1KjojDBTuG/8i5GDQULZ IFbZ88P8T1tsX9gnikyENdf5eUPuRyNVq4FAM2Tm0Sw7n+Wy3a77V7y+BHgoc8VzQyPm9DjV5vPc YYKk86uJ8lb06SDrBsMLYwpTi9eDps5kZ7SXjZMXpkXMfME464zJ05ulgSD10GoGQqNUq4HAanpK CDFv079s2rYdgwIz4J1z6X+EhsWbb/GHUMIoPQ5NlClTlM4nwFs2H1F/nrms7iPAnI53RgS8MWHS 7fWKMkHct1hmB1OAx0K/hff/7/tD0+F0nygyEX6yzk8acj8aqVoNBJobMw9jCdOCbZhZP9voZxXn UrIzfrT2j7IjTz2yUIIKcyM//9/f9e/heDSwpjF4Or89cdvf/N43w3sKAwWzgteCXhzr/WLd8L67 9d6Rhf3KxP2KmS+U0OqMydObpYEg9dDsBkKjVGsJI1ZoExBnHiv143ZW2cf9ozAH6HXQ75RDCj0L Zo27vq3xcy3zEUFj5nG+pdlyOt4ZYSikRkVnFPsf8C9GDgYJ5YEoDcT2Hf6+aWGfWsW+9GJIt3e3 ajUQaIbMPJpp57NgDthly4rXn3MyZbB22nKz0Ig5PU61+Tw/mCDp/Gqi6TjZImTlUMYK4wrTi9eK ps5kZ7SXrZMXpkUsIYaxVlaSq5mkgdC1aCBIt6KB0DnlDYR8aZlUBJJjs+UNNtqkYoyg8J+32CH0 Q4iNfKMIkqfHomY+wWFq9dcyn4a8cbyn1aLnueAEf95lg7Ittt2trXlwXAl/4pkXF/ZBBLu/sOqX soOPPq0w1t3KGwjtNWMmm4N5NDqOZa0QRgrNkclMiE2po+hjEUta5ecff8aF4X34vvcvayAWRRZH vqRVexo8akp4LTBl6Eex8SZ/DCbC1UPGBjOHUlP5MlPtiQweylJxH8gmwXBK5zSzNBCkHjQQOqda DQRK1sR5BHzzY/QQ+Nq3vhZqz+e/Oymnc2LfEwrHumhg/xCcLpufz26Ioj5+nNPTatFTeof7RQkn zAPMDgLZ62+0bLVcvrxPXgTG6QVxwNEHFMa6W7UaCHsctKzEHiv083026IlANkG+10MUzwvvpfxx yFAgy6TW+dUU+x/QZwFDAxOL14Um3txHDB2yMtL9ykQWxEc//tFwH9Zab822DItWkQaC1IMGQm3K Gwj50jGpCBTHZssEXfNjBF0JnNMPITbqjaLmfXosauIT/KUWfzqf1eDp/GvPP6FtvKfVmv/dL9cJ v7EoYbP7Nn8K95XtcaX7pX3Ka/d3JMohrfq5T1et/d+dyhsI7WVHkO3BPBodx7JXCKOF5shkJsSm 1VH0uUhLPzH/otMOC+/T/33fsuz8qG9+ZdWKptvtaeptV4bXasN1fphNuvnS7E+//XkwEcYP7h9+ D3/uMytXlKFqT2T4ULaK+0C2CYZUOqeZpIHQtWggSLeigdA51VrCiID357+47MILsyAdRwRnKT9D 81mCx8x917venQ248fbCXFbdV5t/5aA7KuaOGPdQW/+C9lb0d7Xo2fDZz60amgl/+avfrGgcTAke mhdXCzwfd3q/Zf0pkmB6T1CtGQgxM+QDH/xwaW8K9qWEEs/LZn/Zuq1UEf9P5yKyXDAiaKi8yR/+ 3jafUknp3DLRNJr53/j290OWzG13zQrbeZ/xmCivlO5TTZRWoocEx6uniXOzSANB6kEDoXOq1UAg A4GAN/PK6tsTEL96+FUhiE5Zo5hlkG+inBcruq8YOiA0LKZUTH7+0HFDKubyd+xfQFA4PVZ3icdM 9gSr5lnhTtPdOIZJwor7asHvo08/KvSnGHH3LYWx7latBgKvHfMoX5Xv/4AoQURA/5gzjg4ZK19Y 7QthLiJzIT1We/N5T6XzyxT7H/x0/Z9mf9zyj6HJNNsxE3692a/Cc57uU01XDbsy9JDgeNvvuX1h vNmlgSD1oIFQm2otYcTq7S99cZUwj7JF6Tgi+Ep5GZrLEhxm7rvf9a5szI39CnNZ/V/r/Jljrw89 ARhfnhX9jRZlnQjy0yyYrIp8Y2BK7FAyqbOB5aP32zGslu9Mz4cVrVozEGL/gg9/8P9KHwf7UkKJ 522bP/+2rVQR/0/nIrJgMCIwVcjMiPMplZTOLRNNo5n/g29/NWTRzJ0wKGznfchjqqcJNqWV6CHB 8epp4txbpYHQtWggSLeigdA51WogTHzw8RAoZt5ZF14bthEgvmbouNIa9VMffi5bb8NltZO33H6P tvkEZst6NtA7gJ4EzKdmfX6M439vjTWXnQx/9NPS/btDobH0v/1baMq8yudXCwYLZgh9HNK5eV0x aHT2fx/4UGnz656gWg2EP/x1mzBvjZ+s0/aaDBk9tS1wn+rY0y4I8ykJFDMB6C1Av4Z0bn4+mRqU JErHU236x2WpnzST5rWgx0RnGlQjDB6OxQqO/lcNK4w3uzQQpB40EDqnWg0EGiAT8A4/4I4/JGyj 5j816stK8NALIRoOsQku8ykrUzb/xtHvzE8DxpSToZ8AY/QaKOv50B2ifwPlchAGB/0dMA7Seaku HXRJKOtT1vy6J6hWAyE2GSb7JBolNNYuax7N+2eLHbYI8ymFFUsTMb/sNpj/9+3/HuZ/9ZtfLT1m KvpZMB994ztfz/pfd2Gn3yuYDfH8e8FV5xfGm10aCFIPGgi1qVYD4akHRoZAMPMG9jsxbCMAPGHw RaU16F+cMyb7zc9/GubHrALmE3gt69lAg2V6EuTnR3H8tdZYVi6G3gVl+3eH6H9ABgVNmVf7/GeC wYIZQh+HdG49GnzJacEwyRsSPUm1Ggjb/mWTMG/dH3+v7TV7YNTVbYH7VBeeemiYT0mgmAlAbwH6 NaRz8/O/vOoqoSRROp5qq81/FebTTJrXilJTZBKk82pR/9OW3Tbn41uuPKsw3mzSQOhaeoWB8Pbb b2cvv/xy9uKLL2avvvpqOtwr4DEgqUQDoXOq1UA455IbwpyVPvrxtoAvq86/uPpXqq6i73fFkLDP 7zbfom3+V772rdI6+PnbIBCcjtEAl7EPr/TRqvt3teKKdwLVrJ7/49+3q3geeW5jM+m8KP3Dc9JT jJBUtRgIbKdJcnj8R5zctv33f9oq22XvQwvzEaYSRgs9L2IvAkwITJd0bn4+JZI6KmOEAUX/g498 7BPZjSPvyfY++NhwsfPjn/6s9DXoSLE5OObF3TOeKow3uzQQpB40EDqnWg0EyhRRHoZV2deOXNaY +c4H7gjlYihZk85HJ593cjjuxptu1DafxsWYDulcdPxZx4f5m/zxt4Wxf+y0VRij30KtdexXtGKg fetdtg69IL71/W9l73rXu0LJpXRuXjRypvRRZ4PbK1q1GAiYQfQpYN42u27Ttp2eD/sduV9hPuJ9 8snPfDKUKoqlhLbccYuQdZDORTTU/vBHPhxKW91x/+jCeF6YTPQ/4PnHmCGrhWATJkRnmmPTN4HH hqmF6ZWON7s0EKQeNBBqU60GwqCLTw1zPv6RD7cFdFlV/tXVP18oORN18+V9wj5b/uFXbfNZqV9W 5z5/GwR60zEa3DL20ZU+WHX/rlZc0U4gmtXx2//td+Hvc44/IIzz3LI93a8jsaKeLI9G9GhYEarF QGA7TZKZR4+BuP0ff/x1dthe5Z9HTCeMGHpixF4EmBCYMunc/HxKJHVUxgiDioyOT3x0pWzyiAHZ 8QftEn4Pr7/WDzr1GsXm4ZgXSx5q7v4HSAOha+kVBsLs2bOzvffeO9tpp52yk08+OXvttdfSKT2a 559/Prvpppuyp59+Oh1qeTQQOqdaDQTqyTNnzwOOattGVgJ9D/pdMbQwH1EyJvzA33Hvd+Z/8jPZ hVfeXJibn59mIMSxWNImZkB0tyizw/2h3j5/X3LtiPB3NEwIrJf1bCBDoVpgvieoFgOB1yDM+dq3 QimnuJ3H/otfb1aYjyjn9MM11w0NkmNQnvm//M0fCnOrzUdkpFBSKz839j9gPuWx2JfMCMpL3Tpx Znif06yZ92B6O6kwHHhcPL7N/7ZtYbwVpIEg9aCB0DnVaiAQ6A3nlj9t0raNgDANZi++4eLCfITR wD4EY+N8Asg0Uk7nomtuubpifjr2P+/5nzB+xoWnF8a7Qxgd4XrgkjPD330v77vsO/ufZZYwUMqC 41MemVw1MN8TVIuBEA2lj6/88WzYhJvbtmOM/P6vvy/MR/QRwHSgFwF9D+J8MgfSuYjAPwYVJZKq mVRRN48fGswDGh+zH8/xt7//7dD74JZJt4S/MagmzbmrsG8qsim+/LVlQb5q963ZpYEg9aCBUJtq NRDoe8CcY/bfsW0bWQn0PRg2oE9hPqIkDPvEjALm0/dg+BVnFuaWzU/HCBQzHjMguluU0eH+UE+f v2+9Ztn5lqA3f2MsdKZnA8H35c1iWJGqxUDgNWIOhhGlnuJ2zKQ//Gr9wnxEuaf1fvK90CA5BuWZ v/mva5+PyFih5FZ+bux/wHyMGfYlM4LyU3PG3xg+BzRr5j2a3k4qDIfYCHy7vy57rZtdGghdS483 EN56663srLPOyrbffvtgIOy1117ZkiVL0mk9lhdeeCE75phjssMOOyx75ZVX0uGWRwOhcyKYHVeS H33yuYVxVoGzopxxGgbnA8qUoaGs0be//6Ps7pmLC/vSlJn9+l40sG3+Bz+0UtX5hxxzemjuc/E1 txTGuJ/f/+Fa4Xh/23qXwnhXixXvNOWl0W4MbscMirgCn2D2tTePL+zb04XpwePAQCgrx0TpJjJR /vf/Pljob0EWxr/9+79nl11/W2G/MVMWhAwS+hOk8y+/YVRN87k/9OCg5wTNkeP2aHrsddAx4W9M Bt5nNGWePHtpMDzWWnfDmrI+rrrpznCfWrV8EdJAkHrQQOicCKxSIobvrmoNimlES5meL67+hYqa /QSB6Vnwy01+Wdpk9pTzlzU/PrbPsRXzyzIM8vNPOvekwhj387s//G4Y/8vWfy6Md7UowfPpVT4d ShHF+v99Llp2vbHd7tuGv9fdcN3sjP5nFPbt6WIFP4+D9wXPezpOJsnXv/31MCdtkr3pn38XAv5l fS8I3q/86ZWzH661RltWQEfzMZzC/EVTwzb+pYQWxsNNdw5qm4upFK7Ntv3rsnmP3h/eL5gKZDtc N/La7Cfr/KRqT4q8ojnSquWLkAaC1IMGQm0iUB1Xip9/0kGFcVZ5s2KccRoG5wPGlJmhrNGPv/eN bOn04irsPkcvy5IfcdXZbfNX+tAHqs4/46i9w/yRV/ctjHG7P/rusu/43bb+Y2G8q8WKdpru0kg3 Bq9jBsWxB+wU/iZYPXHIxYV9e7swRXicGAhlRgelnchU+eD/vT+74/rzK8bI0vj3f/+37Pbrzivs t2jyzSHDhP4E6fzRAyuPU20+94eG3t/66mqhOXLcHk2P4w7cOfyNycD7kKbMz828Ixgev1j3RzWV xxo76MJwn1qlfBHSQOhaeryBMHny5GAenHTSSdlpp52WbbvtttncuXPTaT2WGTNmZDvssEPWt2/f dEg0EOoWxsDxZ1wYMgo+9OFltZV/ut4vsiNOODuI1fOUDaJEESVk/rzljiFonj8G9eVpBPzf//Oe 7EdrrRcC6JQ3Yt75l98U6vxT0oYV4XE+AXeOx+rwcy+9Mcynvj0mA/MJKKf3NWq/Q08I9/Mzn/ti TSvJV6Ruum1yuC8b/Xbztm3U83///34g+8Wvfp9tv9sBoQxOul9P1qUDbw2mD30meGy8L3jOMZYO O65PMEbW/tkvQ0NrGhWXNSWmyTX7Uk6IYD4NsDGLRk6Ykf3sF78JhtOgW+8tzMeM2evAo9vmjxg/ PfTQSOffMXleMC7YJ28sxP4HvO/iNgwv9idDZP1f/jbre/H1hftbpt32PTwc64urfbnU6GoFaSBI PWgg1CcCsQNvvS4794pzQhYB3zcE5inFM2Dw5SFLgKAsgVpWcX/ju9+oWGmOxj40JvvIx1YK+1Km aPjEYW2BYYK2GA7Uoo/16+N8fgjSiJnAewwM33LX8FAuJj8/1d6HLgt4fOZzn+lwRfqKFj0eKJHz /R9/v+0x00SabRgImCHr/XK9UFon3beniteMx0BQn+eZYP8FV18QMkl4P/D//Y7YNxgnBP1Z0Z8e 449bbB72ZQU/TYzJcGE7z9Eu++0Snp+8qRLnx54FcT7lnXbeZ6fsv//nv7MLr+3XNp9SRrHhdr6Z N2WU2BazUzC0KJdFySved2SFpL01qik2h6aRM82+0/FWkAaC1IMGQvvCGLjotMNCRsFHPrzs++uX 6/04lN9BlJ2hbBAlilj5v/s2fwr75I9B/fiVP7ZS9p7/+e+wmpsAOuWNCK4PufT07EMf+N9Qjig2 EmY+AXeOx/ybLlk2n/r1N/Q/OcwnYJze1yhK2YTfIat8qqaV4itS9916RbgvZGbEbdTr/8D/vi+s sD9w162qNpvurRp17bnZmcfsG/pQ8Nh535x0yG7BeDrrmH2zw/faNtvoZz8J/RtoVFzWlJgm2OxL OSGC+TTIxkyaPf6G7Lcbrh0MqSkjryjMx6zBmInzZ427PvTYSOc/cs/QYFywT95YiP0PeF/GbRhi 7E8GySa/WCe78aJTCve3TEfus+w3+ldW+1ypEdaM0kDoWnq0gcCK/eOOOy4E4O+5557siiuuyHbc ccfsrrvuSqdWEHsmvPTSS9mbb76ZDpfy+uuvh/n17APMZZ9qvRlGjx4dMicGDy6/mKQcE/tzf994 4410uOnRQKhPZANsuPGmoXHxOutvlK3381+FFdoEeSlXxBj/P+ioU7Nbxj2YTX/0tcIx6Gnwgx+v HRojE3SlcS016z/7uVVDQHjbnfetKDUz/oFHs5+svX4IPO+4x0HZ576wetv8T356lcL8VENuvy97 7/uWnSwxH9LxrhSNglkJT0Pk/HZW3lPaiMbR+dI+vUH0ZiBrgvcB74d1N9g4GAaYJJQZIqBPwB+j oVpfAUwTXlv6X/DewOyhjwCNpjGNUtOB+bx3MJ/IMOG9QOCe+Wuu8/Ps+hGTKuZPX/Rqdsyp54f3 LceLDbwxbDBuyDaIc3m/cJ+/+Z0fZAceeUrhvpaJUkexfBEGWjreKtJAkHrQQKhPBFUp8UKQdJUv rBLE/1f/6upBq31ltdDs9mcb/SzU9I9Nb/NiJTpBf4LKBMspZ7PGmmuEjASOR1AYYyA/n9sgkMtx P/u5z4T5G/7658EUCPMnvZPhkIqgPfXw+W48+9KzCuNdqUF33Biev3y/A4LW+x+1f3gcZB8MHTek sF9P1j92/kf2uS9+Luizn/9sEO+BL331S+H9wGtHnweMgMFjbirsjyhfxOu5+4G7hfcGRgLPBft9 6rOfyk44u9J0YD79CvY8eI9wfOav94t1Q/YD7yHKQOXnYyxsu9s2oaE3BkHMfPnFb38R7m++V8I5 A/qG+8DrRCmiauWY8sLAiOWL6LuRjreKNBCkHjQQ2hfZAL/feL3QuHjjn62Z/XqDtcIKbIK4f/rt z8MY/z/9yL2yGWMGtpkAedHTYJ0ffzc0Rj54939kq3/hs6Em/aqf+3QI+O63098rSsk8MXVEtsFP 1wiB5XT+Kp/+RGF+qvtvuyp7/z/Pt5gP6XhXikbArHS/84YLKrazsp7SRntu9+eK0j3NoBMO3jVk VfA+4f3yq/XXDIYBJgplhgjoE/DHaKjWVwBThdee/hi8dzCD6CNAI2pMpdR0YD4Be8ypn/7w2+G9 QuCe+Ruu88PsnuGXVcx/45G7sn6nHBLe1xwvNvjG0NnsVz8L2QZxLu8n7vMa3/5adtoR7/RpaE+U OorlizDY0vFmlQZC19KjDYQxY8aE4DvZBzBkyJBs5513rhqMh0WLFmUXXXRRKHW06667Zqeffnq2 YMGCYEYMGzYsmzBhQkUzY4L3w4cPz44++uhst912y3bfffeQ6XD//fdXHBcI8N9+++3ZqFGjQuAf IwODY5dddsn233//7Lbbbms79jPPPBNu74QTTggGCGWYhg4dmj322GNhHMOAvgiHHHJIuJ/cLvfh 1ltv7XU9HpYHDYT6RZ14sgPySue0J4K3saEyIpOAleaUgMlvz8+nLE2t88v0+z//I5zMWF2ejqnl U9n7od73xNj7HgnZLfyf13vc/YuCCYAJFYP91eZTnohmyWQckIlQNj+KPhoYG/H+sW9ZeSKOwfus 1seBAUQZLbIvho+dVhhvFWkgSD1oINQnAq8TZ04IK6wnzpoYFP4/c0LF9mmPP1DYN4oSM/Q/YA6B 3auGXZmddM6JwVDIrz6vZT6rzNP5ZYqr4zEg0rGuFI+h2v29a/bE0tI/PV28Pm3vgX++H/LvCdRR EP6SGy/Obr9vVPg/GQ0E8TFVjjz1yLa+B3ldNujSYGbF+fSROOjYA7OjTjuqbXuZ+l52drbBxhu0 GQgYB2XzuS/X3zaw6muV6uLrLwrn3w9++IOlZZVaRRoIUg8aCB0LU4B68Hmlc9oTwdnYUBmRScBK ckq85Lfn51N2ptb5Zdr6T78J59tNN1q3MKZWrMreL/W+Zx6dMqwtk4X3w+P33RJMAEyqGOyvNp/y RDRLJuOATISy+VH02cDYiPePfcvKE3EM3oe1Pg4MIs7HZF9Mv/O6wnizSgOha+mxBsJzzz0X+gZQ vui+++4L28aOHRsMhf79+6fTA9OmTQvNlgnoMy/+y3EIzJO9cPHFF7fNp6nx8ccf3zaPQH5+33Hj xlUc/6mnnsr22GOPYApwnNiXgbmYBBx/6tSpYS7mAoYE2ym7xLH33HPPbM6cOWG8X79+wQxhH8b4 P3P5l0yLVkEDoTV048h7QskkyiClq9NV62jL7XYPZZXS7csrjCku2Gm4nI61kjQQpB40EFpD1LKn rM1//fd/hXJL6bhqDe24946hxFG6fXmFMRWy/3bdpjDWStJAkHrQQGhOTR4xIJRMogxSuvpcqag9 tv1TKKuUbl9eUfaI8zENl9OxZpYGQtfSYw0EVusTTO/Tp09opAz0E9huu+1C0D8t98PKfrIACMJf dtll2ZNPPhmyC8aPHx9MBY7FvnfccUeYzyr/M844I2w/55xzslmzZoX5zz77bMgcwBg46KCDgpER ISsBMwDjYN999w3liRinUfKFF14YjnXVVVeFufPmzcuuvvrqsI3sgoEDB2YjR44MpZIefvjhcAyy D7hdsiM4BgYJJgP7zJ8/v+12mxkNhNbRH/66rN4uJY/SMdX8ooQSDZLJbkjHlkfXDB0XmifTuHnU pNmF8VaSBoLUgwZC64iyN6HEzM7/KIyp5teQcUNCSaRGG0hXDB0QmifTN6G9UlqtIA0EqQcNhObV tn9Ztqhp/523KIwpRQklGiST3ZCOLY8mDL4oNE+mcfPDE28qjDezNBC6lh5pILDSf7/99gtB9gcf fLBt++LFi0MwnuD9888/X7FPGsDPQ2khjAVEwB4I1rP6v9pq/0suuSTMj9kPQAkl9qE8UtrIGaMC 02HAgAFt2x555JFwDMoo5csmPfTQQ2H7kUceGR5Tnrvvvju78cYbsyeeeKJie7OigdA6ouwRPRPI QiDom46r5hZ9OS4YMLiwfXlFnwcu1Gn+nI61mjQQpB40EFpHNHOmwS9ZCAR903HV3Npyxy2yw048 tLB9eUUvBs6/exy0e2Gs1aSBIPWggdC8ouwRPRP+933vzSYOubgwrlpb9O0YetkZhe3LK/o8cD6m +XM61uzSQOhaeqSBwMp9gvGU+cnD6v0jjjgiBPEJzkfIPqAMEKbD0qVLK/aBhQsXhuNhPJAxQEbD KaecEjISyFa4+eabQ1+FKLIfGOd2YsYC9O3bN5gUGAkp9DPgNsheiNDDgWMwlodMhxNPPDGUPqIk 0pVXXhl6N7QiGgitpdPPuyKc3H7x680KY6q5RSPlWnsa1Cp6H/B+oml0tQbRrSQNBKkHDYTWEs11 +b6kYW86pppbYx4ck92/aGph+/KI3ge8n9b62VrZvfPuKYy3mjQQpB40EJpbV517bPh+/MOv1i+M qdYWjZRr7WlQq+h9wPuNptHVGkQ3szQQupYeZyDQ8JgsA7IPzjvvvLbgPkH7QYMGhTJFjN17771t +8TeCDRPLgMDgRX/sRkz5Y24DbbFBsapCO5jFmACAEF/Shqx7dFHH604PtkFZ555ZrhfZBdELr/8 8rDtgQceqJgPGB3cX47HbSHm03y5ldBAaD39bvMtwknulL6XFcaUqlUTH3w8W+3LX8tW+ujHW7px cl4aCFIPGgitp99u/ttw/j2x7wmFMaVqFYbEql9eNVvpoyu1dOPkvDQQpB40EJpfW/7hV+F8O+Ds owtjSjVKTz0wMvv6l76YffwjH26pxsl5aSB0LT3OQLjgggvCqv3Y1DgN7DNGUD6/0h+DgUD88OHD K44VmTRpUtgvljeaPn166GVAc2WMCZTPQIiGBf/GUkIYG9zucccdl7355psVx6ecEtkNlDaKGRD0 aDj22GNDT4OyrIgIZgQZCNG0IDMBs6JV0EBoPY2ZsiBb5fOrZZ9Y+dPZHZPnFcaVqkV/2WqnZYGw My8ujLWqNBCkHjQQWk+jpozKPvv5z2YfX/nj2W2Tby2MK1WL/rTVn5aVSjjzuMJYq0oDQepBA6H5 tWjyzdlqn/9M9umVP5Y9cs/QwrhSjdDOW24WzseX9jmyMNYq0kDoWnqUgUBgP/YYuP766wtBfUoL sdKfOfQoiEQD4ZZbbqk4HpAdcO6554Z9yFQAMgIwA9heDUyCvFEwbty4Qo+DyMyZM4MhQdmj2PCZ 3ga77bZbduqpp7Zt419KIpFVQdPkPJRhOuaYY8L9pJ9Cq6CB0Jq6btiE7GMf/2T2gx+vnd0z8+nC uFLt6cQ+F2X/9m//lu114NGFsVaWBoLUgwZCa+qqYVdmH/34R7Pv//j72cSZEwrjSrWnY/scm/3b v/1rtvuBuxXGWlkaCFIPGgitobuGXpJ98uMfydb58XezZ2bcXhhXanl0yRlHhPPxsQfsVBhrJWkg dC09xkAgWH/GGWcEI4BSRdWYPHlyKD108skntwXmYwkjehTkmxXDxIkTQ68DxufNWxZQYdU/fx94 4IGFkkHcDzIVMBhGjhzZtp1t7HPnnXdWzAfmMTZw4MC2bffff384xg033NC2jayE448/PmQaTJky pW17JBohGCWtggZC6+ram8dnH//Ep7I//HUb69ermtXviqHZ+9//f9nu+x3R8J4KvV0aCFIPGgit qytvviL72Cc+lv3+r7+3fr2qWeddcW72vve/L9tlv12yaY8/UBhvZWkgSD1oILSOJgy+KPvUJz6a bfuXTVqyPr1aMRo2oE/2f+9/X3bUvjs0vKdCb5MGQtfSYwwEygwRcKfPQHslf+hnwCp9gv8vvvhi 2EZPg3322ScYBTfeeGNolLxkyZJQhij2OmB+XPVPIP+0004LQX+yEB5//PHs5ZdfzmbNmhX+ZjvN mp999tkwH1OB0kIcf+7cuRX3B2LZpbvvvrttG1kGHIcGyq+99lpbNgNNmzEJDj/88GAi8BgoWXTf ffeFx85tTJs2LXf05kYDobV19ZCx2be//6Os3xVDCmNKpZoy55lsw403zXbe6xDNgxJpIEg9aCC0 tgYMGZB96/vfys694pzCmFKpJs25K9tg4w2yHfbaQfOgRBoIUg8aCK2l8YP7Zz/+3jeymy/vUxhT ql49P+vO7Pcbr5cduuc2LW8eIA2ErqVHGAgE0CnfQ8D91ltvTYcroN/AfvvtV2hmTPkiDAgC+Yxx LHTooYeG7X369KnITsAIwHQgG4B96LcQ/8U8WLRoUdtczAh6GRxwwAFtpkUE4+GQQw4Jx4n9EuCa a64J9wPzAhMjmgLcZ4yCeLuxgXLs+0BppphZ0QpoICiyDx5Y8GJhu1Kppj/6WnbvrCXh33RMaSBI fWggKLIPJi+4t7BdqVT3P3p/NnHWxPBvOqY0EKQ+NBBaT2QfvDJvfGG7UvXqzYWTsmdnjA7/pmOt KA2ErqVHGAixvwANitMAfUosdUTQnZ4JEcwB+gvQGJnAPcYBvQTIAODY9FRImT9/fnb++ecHcwDj ACOAkkNpWaMZM2aE2zvvvPMKJZIwBPbee+/spJNOyl5//fW27RgQ9D9gv4MPPrjCXHjqqaeyq6++ OhgJ3C69Ek444YRszJgxIVuhldBAUEqpxkgDQepBA0EppRojDQSpBw0EpZRqjDQQupYeYSC8+uqr wTioNXge52MmENAnC+CVV14J/+cYjFGmiJX89EogC2Dq1KnpYQLMYX+yIKrdPseqdv+4D4xxn1IY 47jctzLYzji3z220IhoISinVGGkgSD1oICilVGOkgSD1oIGglFKNkQZC19IjDITlgQD8kUceGcoa 0QshDz0Jtt1227DSn74I0vPQQFBKqcZIA0HqQQNBKaUaIw0EqQcNBKWUaow0ELqWXm8gUDbolFNO CWWLjj322GzQoEGheTLlhmJvgY76Kkj3oYGglFKNkQaC1IMGglJKNUYaCFIPGghKKdUYaSB0Lb3e QAAaItO/ALOAfgI0LcY8oL8APRBaqSlxb0MDQSmlGiMNBKkHDQSllGqMNBCkHjQQlFKqMdJA6Fqa wkAAShnde++92dChQ7PBgweHrIPHH388nSY9DA0EpZRqjDQQpB40EJRSqjHSQJB60EBQSqnGSAOh a2kaA0F6JxoISinVGGkgSD1oICilVGOkgSD1oIGglFKNkQZC16KBIN2KBoJSSjVGGghSDxoISinV GGkgSD1oICilVGOkgdC1aCBIt6KBoJRSjZEGgtSDBoJSSjVGGghSDxoISinVGGkgdC0aCNKtaCAo pVRjpIEg9aCBoJRSjZEGgtSDBoJSSjVGGghdiwaCdCsaCEop1RhpIEg9aCAopVRjpIEg9aCBoJRS jZEGQteigSDdigaCUko1RhoIUg8aCEop1RhpIEg9aCAopVRjpIHQtWggSLeigaCUUo2RBoLUgwaC Uko1RhoIUg8aCEop1RhpIHQtGgjSrWggKKVUY6SBIPWggaCUUo2RBoLUgwaCUko1RhoIXYsGgnQr GghKKdUYaSBIPWggKKVUY6SBIPWggaCUUo2RBkLXooEg3YoGglJKNUYaCFIPGghKKdUYaSBIPWgg KKVUY6SB0LVoIEi3ooGglFKNkQaC1IMGglJKNUYaCFIPGghKKdUYaSB0LRoI0q1oICilVGOkgSD1 oIGglFKNkQaC1IMGglJKNUYaCF2LBoJ0KxoISinVGGkgSD1oICilVGOkgSD1oIGglFKNkQZC16KB IN2KBoJSSjVGGghSDxoISinVGGkgSD1oICilVGOkgdC1aCBIt6KBoJRSjZEGgtSDBoJSSjVGGghS DxoISinVGGkgdC0aCNKtaCAopVRjpIEg9aCBoJRSjZEGgtSDBoJSSjVGGghdiwaCdCsaCEop1Rhp IEg9aCAopVRjpIEg9aCBoJRSjZEGQteigSDdigaCUko1RhoIUg8aCEop1RhpIEg9aCAopVRjpIHQ tWggSLeigaCUUo2RBoLUgwaCUko1RhoIUg8aCEop1RhpIHQtGgjSrWggKKVUY6SBIPWggaCUUo2R BoLUgwaCUko1RhoIXYsGgnQrGghKKdUYaSBIPWggKKVUY6SBIPWggaCUUo2RBkLXooEg3YoGglJK NUYaCFIPGghKKdUYaSBIPWggKKVUY6SB0LVoIEi3ooGglFKNkQaC1IMGglJKNUYaCFIPGghKKdUY aSB0LRoI0q1oICilVGOkgSD1oIGglFKNkQaC1IMGglJKNUYaCF2LBoJ0KxoISinVGGkgSD1oICil VGOkgSD1oIGglFKNkQZC16KBIN2KBoJSSjVGGghSDxoISinVGGkgSD1oICilVGOkgdC1aCBIt6KB oJRSjZEGgtSDBoJSSjVGGghSDxoISinVGGkgdC0aCNKtaCAopVRjpIEg9aCBoJRSjZEGgtSDBoJS SjVGGghdiwaCdCsaCEop1RhpIEg9aCAopVRjpIEg9aCBoJRSjZEGQteigSDdigaCUko1RhoIUg8a CEop1RhpIEg9aCAopVRjpIHQtWggSLeigaCUUo2RBoLUgwaCUko1RhoIUg8aCEop1RhpIHQtGgjS rWggKKVUY6SBIPWggaCUUo2RBoLUgwaCUko1RhoIXYsGgnQreQPh+AGTQwBMKaVU/eI7VANBaiVv IJwz+sgQAFNKKVW/+A7VQJBayRsICwZ+OwTAlFJK1S++QzUQug4NBOlW8gaCUkqpxkgDQToibyAo pZRqjDQQpCPyBoJSSqnGSANhxaOBIN2KBoJSSjVeGgjSERoISinVeGkgSEdoICilVOOlgbDi0UCQ boUgl1I9XWXBWaV6ukTagyCXUj1dZcFZpXq6RNqDIJdSPV1lwVmlerpkxaKBICLSAamBICIiIiue 1EAQERGRFU9qIIiI+E0gItIBGggiIiJdjwaCiIhI16OBICIpfhOIiHSABoKIiEjXo4EgIiLS9Wgg iEiK3wQiIh2ggSAiItL1aCCIiIh0PRoIIpLiN4GISAdoIIiIiHQ9GggiIiJdjwaCiKT4TSAi0gEa CCIiIl2PBoKIiEjXo4EgIil+E4iIdIAGgoiISNejgSAiItL1aCCISIrfBCIiHaCBICIi0vVoIIiI iHQ9GggikuI3gYi0JG+++Xa6qSqdNRDquQ0REZFW4M233kg3VaWzBsJbb7+ZbhIREWlp3n7rtXRT VTprINRzGyLSu6j9m0BEpImYPn9JNmLSguyNN99KhwrUayBwTI7NbYiIiMg7zH3qwWzs7GE1GQn1 GggYBxyb2xAREZF3eHHhLdnT9x1XU5C/XgOBY3JsbkNEmpOOvwlERJqUswdOzfY/Z2yHRkKtBkI0 DjgmxxYREZEiAyaenp18y14dGgm1GggYB+PmDA/H5NgiIiJS5JFhG2SzLvvwMiPhzepGQq0GAsfg WByTY4tI81L9m0BEpMl5aP6SNlOAoP/Iuxdkb75VLDvUkYHAPtE4iHOmL1iaThMREZEsy+Y89WCb KXDyLXuG4H9Z2aGODIR3jIM92+bMXfxQOk1ERET+mYUQTQGC/kumHp+9/dbr6bQODQT2icZBnPPS ohHpNBFpIorfBCIiLUTf66dWmAPBSJhUaSRUMxCYw9y8cYA4poiIiFTnirvOqDAHyoyEagZCmXGA OKaIiIhUZ+Hwn1eYA2VGQjUDgTnMzRsHaOGwn7fNEZHmRANBRFoaMgVSgyA1EtKxvHGw06mjCuNm H4iIiLQPmQKpQZAaCelYhXFwU3Ffsw9ERETa58VFIwoGQWokpGN54+Ch84v7ckwRaW40EESk5Umz EFIjYZfc3/w/zTjIy+wDERGR2hiQZCGkRkK7227apmKMY4mIiEjHPDKsMgshNRJm9Hvnb/6fZhzk xbFEpPnRQBCRlmf6/H9mIZxWNATyxkG6rTT7YL7ZByIiIrUw96nyLISiKs2C0uyDp8w+EBERqYWQ hZAzCcqUNxGizD4QaV00EERE0iyEdoyE9mT2gYiISH20l4VQVWYfiIiILBdtWQglRkGtMvtApHXQ QBARyWch5NWOkbDTaWYfiIiILC+1ZyFE86C4zewDERGR+ij0QujASDD7QKS10UAQEfknVXsh5I2E KqaC2QciIiKdo5iFkJQsqjAQzD4QERFpBKW9EMqMhJJtZh+ItBYaCCIi/6QsC+GdPgfvZBzY+0BE RKRxlGYhxEyDvGFg9oGIiEjDKGQhpJkG/zQOzD4QEQ0EEZEcVbMQ2pHZByIiIstHIQshyTQo22b2 gYiIyPJRmoXQgcw+EGk9NBBERHK0n4Vg9oGIiMiKoN0shPT//5TZByIiIstHR1kIZh+ICGggiIgk 1JOFYPaBiIhIY2g3C8HsAxERkRVCPVkIZh+ItCYaCCIiCdWyEMw+EBERWXFUzUIw+0BERGSFUS0L wewDEYloIIiIlFBLFoLZByIiIo2lNAvB7AMREZEVSi1ZCGYfiLQuGggiIiWkWQhmH4iIiKx4ClkI Zh+IiIiscNIsBLMPRCSPBoKISBXay0Iw+0BERGTFUJGFYPaBiIhIl9BeFoLZByKtjQaCiEgVYhaC 2QciIiJdR1sWgtkHIiIiXUbMQjD7QERSNBBERNqhLAvB7AMREZEVS8hCMPtARESkSynLQjD7QEQ0 EERE2iHthWD2gYiIyIqn0AvB7AMREZEVTtoLwewDEQENBBGRDshnIZh9ICIi0jXkeyGYfSAiItI1 5LMQzD4QEdBAEBHpgOkL3slCMPtARESka5i7+J0sBP4vIiIiK558FoLZByICGggiIjVw9sD7zD4Q ERHpYgZMPD27wuwDERGRLuWRYRtkC4ebfSAiy9BAEBGpAbIQkIiIiHQdZB6YfSAiItK1vLRohNkH ItKGBoKIiIiIiIiIiIiIiBTQQBARERERERERERERkQIaCCIiIiIiIiIiIiIiUkADQURERERERERE RERECmggiIiIiIiIiIiIiIhIAQ0EEREREREREREREREpoIEgIt3G22+/nd13333ZZpttlu28887p sIiIiKwA3njjjeznP/95ttJKK2XTpk1Lh0VERGQF8Oyzz2bvfe97s3/5l39p03/8x39kjz32WDo1 +9Of/hTG3ve+91Vo5syZ6VQRkRWOBoKIdDlDhw7N/v73v2c/+MEP2i6ctt1223SaiIiIrADmzJnT FrR46KGH0mERERFZASxevDibNWtW0Ic//OG238LHHHNMOjUYBffee2+2yiqrZJ///OezYcOGZYsW LcpeffXVdKqIyApHA0FEupzrrrsuO+SQQ7L+/ftnW265ZUsYCK+//np2yy23ZM8880w61Ot55JFH sokTJ4aMEhER6fm8+eab2eWXXx4CE80OgZZzzz03e/LJJ9OhXg/BJa6leD1FRKT38PDDD4cswE02 2ST8Fv7c5z6XvfLKK+m08P3OojsW4PVGXnvtteytt95KN/d6+N2rkSOthgaCiHQr++23X9MbCFxc bLrpptnHP/7x7KmnnkqHez233nprWMV68MEHG8QQEZEeA6b9mmuumX3jG9/IlixZkg73ejCAKIWx 9dZbh4UKIiLSO8DYxhgYN25cWxbCkCFD0mnh3MXvrKVLl6ZDPR4yJlZdddWmLLk0aNCg7Nvf/nZL LMQQiWggiLQYTz/9dKix+MILL4QajC+++GL4gf3cc89lzz//fJvYnoeVA48//ni4iGHuSy+9FP5l HschHbMzP16b3UDgOcE84MJv/Pjx6XDTcNZZZ4XX8dBDD23KVSYiIsvLE088kU2ZMiW7//77Q/8f yhfMnTs3mz59ejZ16tQ2pYFu+hU8+OCD2eTJk8N+ZH2xcnHBggWh/BA/XtN92oPv6M6cr3sbXKNs tNFGIcDOc9ysDBgwIFxj7L777uG9IiIiPZ+//e1v2amnnhrOyWussUb4HfXTn/608DuKzIPvf//7 vW6R1vXXXx8e05FHHpkONQVki6y99trZJz7xiXBtJtIKaCCItBh//OMf21Y5tKfTTz+9Yj+CFPnx 2MSJH638/e53vzu75557KvaphWY2EEhtJKDO4zv22GPT4aaCx/rXv/41PNYrr7wyHRYRaXk233zz wrm2TH369KnY74EHHijMSTVjxoyKfaqB2bDWWmtln/zkJ8OP+t4WkKgVHtdWW20VnhvKJjY7XEPx WI877rh0SESk5bnkkkuy3/zmN9nvfve7cC7m/EAAn558W2yxRSgjhNIyQaz632yzzbJf//rXYb9/ /OMfYZ+4/69+9atOra7nHLXyyiuHFfowcODA8B3+n//5n2HBQB7K/u62224V23o6o0ePDnECnrfU EGkmqCxAfwqqDLAoRKTZ0UAQaSEI8lLzmFIzrFT7whe+0BZ8YIXezjvvHAL6RxxxROEkOHv27OzA Aw8MF1Ef+tCH2vb77Gc/G1LnDz/88JDVUC/NbCDQ84DHtv766zf1xVOETBTeD6zE4P0iIiLL4Pw7 atSorG/fvtkFF1wQah3H8+h73vOe7Pjjjw/lDBgjsyAPWYPnnXdeOG/z/Rr3W2+99YI53a9fv/D9 2xHz5s3LvvSlL4X7QUCCY9x8883ptKaAx8Xj+8tf/tIS/XmoMb366quHRR133XVXOiwi0rJwDiDg T8A+fw6NItAdx4YPH16x76RJk0KAOC6YS/ejPA9ZgfUS+x/EGvpkzMWGyrvsskvbvNj/oKy0UU+F agcE1BGZl83O2LFjw/uDLBGqOIg0MxoIIi0KF1Pf+c532i6CWJFRK+eff37Yh4ux5U2XjwYCJkQz wQXhaqutFh5bZzIzeitnn3122/upFUwTEZF64bvxu9/9btv5lxWNtXLmmWeGfQ466KC6v2P33nvv UC4BNt5443CcG264IZ3W66EsI4ELHl+6krOZoZkyj/mXv/zlcl+biYg0E3wnYrQC5ns8/3IuZjvj /HaLcyKU+3v55ZdDIJzfquzD77s77rgjlLChlC/B/3o555xzQsA5b3DHrHWMCcoGAyWDe1P/A65L YvYfixtahZiFbxagNDsaCCItSrwgiRdQl112WTqlKgcccEDYhzrOy0uzZiCwkpTHlV4cNjukcn7w gx8Mj33ixInpsIhIy0O2Xv78e9NNN6VTqkKpBfapd8UjQZHvfe97IbuB1YGxBCEBkGbjhBNOCM8R JkkrQQCMLEAe++23354Oi4i0PJwL81kIJ510UjqlKmTbs8/IkSPTobqJ/Q/y0BOJczO3QW85IJuO DITe8luSDDjuPyZ+K/RailDqmWsq3lv0hRRpVjQQRFoUUiHjxROqtX5jzFzgR2ojAg/NaCBwcRp/ xF900UXpcNND6i2PnVqiIiJSyeDBgyvOvxivtRAzFzgHp6ska4F9MC9Y+cjtEsBoNrguidkHrdiP h2AYj/0Xv/hF3RkqIiLNDr938+ffeprf8r3KIqnOlOzNE/sfjB8/vmI7v7EpFcz9otwg5+xdd921 1/Q/4P6TAcf95/d9q0HJYh47paBFmhUNBJEWJa6iQF/72tdqTnePKye5wGkE0UDYZptt0qFey4QJ E8JjatbVnR1BLUgeP6toXIUhIlLJvvvu23b+xRCoNdBLmQTOK9tvv306VDPc1kYbbRRue8yYMelw r4eADI+NXk2xtnQrQcnE+N5Ke1mJiLQ6p59+ett3JOeJWn+nMY/V5TRiXl7S/gd5Yv8eNGjQoJB9 0Ft6FVHmKf7+nTNnTjrc9JBNyuNnEUMtfalEeiMaCCItCCsEfvzjH7ddoGy55ZbplKrElZP1lDxq j2Y0EHgsPKaf/exn6VBLQMpqbLR96aWXpsMiIi0L5998/4Mdd9wxnVIVggnsU0/Jo5QYYKaJMwsH Hn300WzhwoXptF4LTZNb+fzLytaYgUG/DBEReYc//elPbeffesyA6dOnh30okbe8UOaW1epl8B3+ zW9+M9zW17/+9RCMp+xgbyCaM/SIqHVhRDNB34pYnpLFhCLNiAaCSAtC/4NYYxERlKiVAw88MOwz e/bsdKhTNJuBQLppbJ582GGHpcPtwsUWF4nTpk0Lr1E69uSTT2bz5s2rebVMvXBcjk85jY4u/Dqq xUnvB56Deppzi4g0O2n/A0z5Wtl///3DPrWWPCrjkEMOCcegWSP88Y9/DCWNmgFWc66yyirh8ZFl WQ8Y3w888EB26623hv4S+XMgRgvBIwICKyqr7vnnn89GjBgRbqejjFCuM9o7B8cMk9/+9rfpkIhI y5L2Pzj55JPTKVXp06dP2KeekkfVoHxge70X6I0Q72Nv6X/AOXPNNdcM97mZyhLXS1wgsueee6ZD Ik2BBoJIC0Lzp3hhgkg5rIVYf7mekkcdsc8++4T70CwGQlyhgq6//vp0uCpTpkwJtTXjvqzgJ8BD QARTgSyRaPoQIBk+fHh6iOVi2LBhbX0bCG7RqJNyGWUw94c//GHWr1+/dKiNGKTCTGnUe0VEpLeT 9j9gxVot8D3K+beekkdl/OQnPwm3e++994Zz/4c//OHsmWeeSaf1SmhiGJ/XoUOHpsOlEJhhEUU8 /8VzIKtUeV4w1ddbb722MZ6vK664Ij1Mp+H2MXDyizoIwlR7Tfr27RuuAVjpWY1jjz227VqhM70y RESakbT/wdSpU9MpVdl8883rKnlUDc7l9D+47bbb0qE2+P6P5wT6yvUGWOQWF0f0798/Ha4K5v2N N96YbbrppuH6hKzM+LpwrXP77bcHQ+LnP/95WBiwdOnS9BDLBQv26Fnwox/9KLzGo0ePrmrYcNsX XHBBtmDBgnSojdgHcHmv1UR6KhoIIi3IUUcd1XbxxAmOdMlaePHFF9uCy8sDq+y4UGCVXFwJwnF/ //vfB1177bXpLr2GWP8Q1Zqlcckll4QLRfpKYDrcdddd2RprrBGO8Yc//CE00lp99dWzW265JVyU vfe97w0XsY1KaeXijNs/4IADQv3oWH7ojDPOSKeGCy0CKIzTKKsaAwYMaHseVtSKTRGR3sZBBx1U cf6t9QcmK9Q5T9ZT8qiM+OP2/PPPz7797W/36vNtCo8lPrdkEdTCaaedFub//e9/z8aNGxf222CD DcI2AhaY4JSTIDuB8/t73vOe8Do0quxTrHd94oknBrMinn+PP/74dGoIXnD+Z3zdddetGuQYOHBg 3c+DiEizc9ZZZ7V9N/Jdm2Z7V+Pll19e7v4H9KS5+uqr2xaL0QuJjLeyPggQF9j1lv4HBN7jc0sv vFqghCKGOedUyg7++c9/Dr9H+fu6664LWRocj2x2sjbe/e53h/mYDo2Acyq/r1lAwG1zu6is/BCx kriYYMMNN6x6/mVBAHN4HI02O0R6AhoIIi1G2v+gnmBEXDl5zTXXpEN1wcpHVsiRosmJFp199tnh 3+OOO67mC4+eCD/643PLBWdH3H333eEig9UP+YuRWOsaETCYO3duuNCKtY3RxIkTK47VGbi44Zh/ /etfw+0TpIqrXqglnRIbVCICYdXgojjOwxAREWl10v4HO++8czqlKtGcXp7+B8B3/DHHHBNum3Nt tR/BvRHOo/Wcf8mmI1hAaYo8rAzNn3/JEuEcnM8SaMT5l0UAnH9jBiavTTQIKC2Vgtkfb//ggw9O h9ugOXYj76eISDOQ73+wySabpMNVmTFjRtinnpJHKZSUY0FYXmQi8NuujAcffDD0Kuoti7Do6xCf 21oWuNFk+Bvf+EZ4Hnh+I9Hk+cAHPhD+ZbEDWRtk4sfjN6KMFIYAx8QYInsCIyf+xi7rDTl//vy2 2y8bj+SrPOQfl0izoIEg0mKQRdDZ/gdx5SQ/pKWcnXbaKTxHPMcdrZBgnFWErKZIy/yw8iK9UMmb Chx/eepgR7jgI4CyZMmS8DcrMONtbLfddun0thrcqL3a3fnjtDdPRKRVoCxcvv9BPWYAGWLsU2vJ wVaEBRH1nH8xc1j1mGZhskgivkY77LBD2IbZELeRhdeIoA5liHg/xFWKeYO+zFyKPag6Oq+ySCPO IxtQRKTVIUCc739wyimnpFOqQkN69lmewDXnHErK8XuPcw5Kf/ulsE96fuqp7LXXXuE54pxWLasi z+677x6yQBYtWlSxPW/gU1aILE0qF8RtqJ7SU9Ugy4BjEfAH7kc8fpmBT7WAOE4Zo2r4+1eaHQ0E kRYj7X+A614LceVkI/sfNCNxhQSrGDoqTRFXtJQFkWJz6fw4hgGGA6mWjajBzP1be+21QzmpyPbb b992uwQz8vAeWGeddcIYF4islqwGK2ficS677LJ0WESk5Uj7H9QahI79h+opedSK1HP+pcQgcwlM pESzBsUAAEF+ylfwGjSiBxHXUZRGomxCJL/CsqPzL824q8Eij3ic9noViYi0Co3of1BryaNWZKut tgrPK89TR6YH2Qdk21FSOSU2q0bR5Jk8eXLbNkz/jhYI1AIZKPQJitcKlO2Nt0FVhJR89sr999+f DreR//17+eWXp8MivR4NBJEWI9//ADOgo5N8hB+rjeh/0OxwQcJzu+qqq3ZYGoILKBpHpaUW0jIX +SabcQVLI+B2WOlxzz33hL9p2hVX52BSpBdoZCnE7JWOAlkExuL9Jx1VRKTVya8g/853vtPud2ge 6u03ov9Bs1PP+ZdrGgJI6XkumjUcJ83045i1vmYdwbEwMeLxMShi/wPOv+lCDUpCxOyVjt47zPX8 KyLyDmn/g1pWyQNNk/ltRAkiqQ6r9uP5q73zE2Dm0AuirEdPPA6KgXrOl5gILKhrxG9gzq9k+cUF bsRCYnlnzrPp4kpuk8cVH1979yGfyeD5V5oRDQSRFiLtf5Bf+dYRjep/0OzUE8CoRmyWyXE6CtQ3 knzZhrL+Bvn6y6zQbA8NBBGRd+AHat4YptxdrTSq/0Gz04jzb1wswXEI1Hf2OPVCICO+N8r6G9xy yy1t4xhR7ZE3EJanZreISLOQD0zXYwZMnz497ENDX6lOI86/BOZjHwKyA9IFdisK+hHG9wYNm1NY bBDHO+qdQaloz7/SzGggiLQQnIjjCjdUT2r7HnvsEfaZN29eOiQ5YgmCWlZgVCNf5qKeINPy8stf /rLtdsvSM2MPDESPhvaYM2dO21wNBBFpdfLGMLr22mvTKVX5xz/+EVbD2/+gfeopYVSNaNagMiN9 RcFqzHi7DzzwQDqc7b333m3jHdVVdgWkiMg78Ps33/+gHjMg9j+YMmVKOiQ58hkInTUQ8mWmygL5 K4p8dmj//v3T4dDzII7T1Lk98udf3jsizYYGgkgLQYmaeFJDpAPWAmme/CBfb731Sn+Us41U/Ice eqhN06ZNC6IWIH8zvmDBgkK5gGqQXkjzv1122SXbZpttslNPPTV79NFHwxgr9cou5Fi5cOGFF4b5 pCb27ds3lAXgQua8886ry/zguaIG8c033xz6DdT6XMUmyhg1aQmCWmH1YXyNumrFaf7imos/Unbz 8Brn6y/nyyqVQVmk+BjMWhGRVocScPnzL41uayGWtuHHebUf5Zyj86JOM6vg+F7P/11t/xS+77l/ p512WjiPDh06NDSAhrFjx2YPP/xwukvIsBg1alTbPpTHi+f7IUOGdHjOyMO5k/vMdQMNCfm3Fjjv x/NvrdcaKXmjvOz8y+Nsr3xBZ+C1yZcvSo/P60EzyXj+pfxhe3DtFR9DPQtFRESaEQz8/Pm3rPdN GXz3fu973wslf2stedQIuC3OwXyXc+0Qz92cR6v1n+N3W9wn/vYFeuJwjqkH9uU8zDHT81E1WOjA c8tvyVrLI6fky0x1FKhvFDzOr3/9623n17LnFzMj3q+OGmnnF9CV9VIQ6e1oIIi0EFxQxBr2qNYf 9Mcff3yYf8cdd6RDAS4UOPnmV1dGcXsojtE0kD4M7d02Y2ussUa28sorZ7vvvnt2+umnZz//+c+z D3/4w+G+cLxhw4ZV7MMF0pe+9KWwD9kSRxxxRGgQ/KlPfaptZQFmRq385S9/qXg8BENqgXTFuE8a hE/hAm3SpEnZoEGDKgIClE2Ix8jXX44ceeSRDV9ViMkTb/Pvf/97OlzR/4AL6TIjKQ/PVzwepRdE RFqZ9PxLmZla2HPPPcO5qFrDR378rr766tn73//+NsXzLsr/veaaawYDvr3gOj+e//a3v4X5m222 WTgfcG7lNi6++OJwjk3Pv5y/OEfHff7whz+Efb7xjW+EbDW213P+ZRFAfJ7Q9ddfn04ppZ7zL+ew CRMmhBWCcXEC5MtMpU2uOWdjUtSzerUW8gH/svNvvv9BLWUN8+ffjrIVRESaHWra588p9BWqBYwG 5tNgtwzOv5j7NPYt0/rrrx/+3WijjbLDDjss3G57Rj7f7QTO+b2LON+utNJK2V//+tfQL4Dzanr+ 5T4cffTR4Twb9+O8v9dee4WFcxyDc0yt0LiY3+qf+9znwjGvuuqqdEopcfEb56paTAcea2rK5BsV l13zsHiwbPvyQMwh3uZPf/rTdLii/wFlldL7nOICOml2NBBEWggC/XEVOSpLk08ZM2ZMuIBgZUF7 Fz2sdERcsHBs9nnsscfCKkJEXWF+rO+2227h4oILmrLb5z4SiGA8LdfAyor4Izp/AUUwhIudz3/+ 8xUrB7i/BB7iPvUEMAg+ELxnX1Tr6g2yJuLzSxpje/AY4n3bbrvtwjaew/YCBRgljF900UUV24GL SLbvsMMO2fDhw9t9vVIwh+L9Pvzww9PhbPTo0W3jlFLoiHwZpvnz56fDIiItBee2DTfcsK7zL9/j zCXwUA3OERyLAAGBf+ZzjuB8GzMB+cF95ZVXZr/+9a/DOD+Sy85PHIvgPefvfNYd2zm3lZ1/Oe9g 1nPOzgfiebzHHXdc9p//+Z9hn1rPv9wW943HxL7cZpmRXgZmRXx+OwoQkVkY58Z62ARb8uff9BzK ykLGb7jhhortQJCBhQu/+c1vQuZCPSswCYrE+8ICgZR8/4N99tknHS7g+VdE5B34DYcJXs/3Isb4 aqutFhbIVQuIc76ivM0555wTzAKOzTkCk5lMPMSCr1133TWcIwnsk+VWtsodTjzxxHAMsun5bcvx CXBjLMcFCPnzL+cofpNxmwMHDgznY/bh9/fmm28ezAT2qfX8y3mL45P1H8+FZdcKZZDtFp9fFp21 B8ekbB8BeZ474H7HTHgy8tLnnOeDQH610oK8xiyGq7dvQv78u//++6fDdfU/ADI24/w777wzHRbp 9WggiLQY1PaLJzYuetqD1fGcxH/wgx906LhHCBhwbC50qq0AjEF9LqbS0kDRuT/00EMrtkdIB0wv oGIggOyEMshiYLzWC6gIpRPYj8efBhKqwXMWn1/+Xw2OF0sSIC70gCBP3MbFVR4urrbaaqvsM5/5 TDBlUvr06dO2L8/vXXfdlU6pCuWa4r5psIqLNlaUxvFaVjTG9wEXr/VezImINCN5g7mj5noEjTmP brrppu1mDOSJ37ucW8vOv5xD4jn0y1/+ciETEJOesWhop7AAgPH8+ZeSRmwrM545z22xxRZhvN7z b7wWYMVlaqRXI18/+dZbb02H20jPv3HVP4GMuI0Vo3kIzPzqV78K5SzKrodYoRr3xfjAdK8Vnpu4 L89xHl5H7ksc9/wrIlI/+T4y7Z0fgOD173//+3AOrnXFe/zeJWOg7JyNEc5vPeZg9rOwLk/MNOP3 VgrnwLhAIH/+jedsDIqUaO4zXu/5N5bhIQuh1nK8I0eObHt+O1ogEfsVIe4j5DPnNthgg3SX7NJL Lw3PT1k5Yl6j9773vWFfyi3XmuEJ8TlE6e9fyF8XYAh1xOWXXx7mcl9j6UeRZkIDQaTFYEUFJ1dO bpgDZSd5TnisnuBk/P3vf7+QCdAe8QLqk5/8ZOkFVCQGIlgRmV+px8mZ7QcccEDF/Ai9CTgp5y+g 9t1337DPCSecUDE3Qr1mxuu9gMLEYL9qZkYZ/FiPKz6oBV0NAhjxwu6LX/xiuPghmEOvibj/j3/8 47bnhn9Z3cjF7O23354eLkDmQbzIQZRyqhUCIjFFk2BFvF0uHPPNpXjueQ06gkAL88l4qdV8ERFp Zji3xlq6nF/5wZ1+P7KKP9byxzwoC1ZXI28gpKv3ItxePoiRD86z6pHtfOeXwarG9Px7yCGHhH0o b1QGmRCM13v+PfbYY8N+ZYGRavBcxRWMZYZGhOcgZmN89atfDatRuX+8Jh/72MfCdladxmsYVotS QoLz78SJE9PDBTjfxvMkohRDrXA7sQYzq2Tj6lTeL7wH4jHrPf+uu+66hfeXiEgrQu36uIqfAHW1 LDHOwWuttVb4vq32e6uM/Pm32nmb31Q//OEPwzyyDfLEBQbVFsPFlfL58288T9Lnrwz6EjFe7/k3 ZhOQkVgrlPyLWQss7KsG56T4HCAWNXAdQiZg3MY5LA9Bfs7PLAgsO6ftuOOObfsiSiXXCuWt4vuC Eox5WFwXjQl0//33V4yXwTULc1ddddWazReR3oQGgkgLgiHwk5/8JJzgONkTMD7mmGNCoHzjjTcO QWy2s9q9bBVje9RqIMSgPqJMUiQaCKyOLCsbxIUDpgbNjSPcd/YhIFC2Mp9AChd09VxAcTsxHTV/ W7XAj3b2Y/VKe9DbgXmUk6D5Ms87j42GkfQZYOyXv/xlaCRNmicXOO3VgqZsQrx4Q3FVR61QLiPu z/uDgAnpu+9+97vbjllW1iGFC0H2Yz51OUVEZBmk9kcTge9bvlO33nrrUCYwnjv4rue8Vs0EqEat 59+44p2V8mTaRShbwHZ6EJWt+mcb56IyA4HSPWXnBu5HvedfiEHwWusvRygxwH4E3tsjlhDkRz41 qgkScP2DkU+vCI7BeYwxzs0YE+0FkwjuxCBEZ86/BLd4buPtcu7/4Ac/mP3f//1f2zFrMeR5jeJi gGpBJRGRViSuDkd83w8ZMiSUu0OUm6EML+cCvvPrySKDWs+/caU95Yz4LRyJ+5dlIACGR9qDiJJ2 7MOK/jIwMrides+/BNI5blm53Gpw7ok9hKplMUbiwj/O05TQjaUTWSjHeRnRr4nrE3oy8Jq0t6Ai nyWAKBdZD/vtt1/Yj9uhOsPdd98drsHe8573tB2T82pZjCGFLEXmY2qINCMaCCItCsYAwXpO9vkf vfyA3XbbbUNpobIAQkfUegGFK8+FEHMJnkQoWxBrJvNjGfc/TQEkwJ539fP1BjERuO/5iwweB3Wg 63k8ZGrwvHARE0sAcPHGxQxGCxeA1X7I0wArXmxUW+ECsdYkqy7ICuFiJRo2NNykFjIXQZRaoJFm WbZIHu4PmQwEDbgA5bWtlxkzZoSLHoIfiIsq0kbj81ttZWqemPrKc0dJCREReQfOjZy3+H6nRADf lWSeYRyTfVdLfeYyaj3/MhbP+xjUEczy+F3PdQBmR3qeI8jCir1IvpcAwYx0H85zN954Y9Waz2Vw zo3nX7IeIgRbCGi01xAyrpzk/Nvec8B9JJsA8x7Tgf2iYcM1B0EEgjI0yOScmjZULoMml5zTyez4 zne+kw53CHWhKUVI2ScMfFao5steVcvMzJM//3b2fSQi0ozwvc/vuHwJu7z43iT43VEPnTJqPf/y Oy8u1spnuGNmxPvAebXsNyul8qZPn972d1x0xz4sMEv34X6wGr+eSgKcB7ku4bj554Hf3WRntHcu j30QO1psxnVCrIYQz9exdx+LBqIJjohLkGlRzTwAxshOYPEDCxDJcKgHHjOvRYxLIKo0UN4w/l3N pMlD7CBmLFCGUqQZ0UAQaXG4IODHMoFeUuPrzThIqfUCCmh8zFxqHMe5BBviyocoAglkA1CSoCx9 n8fAKv78PgRjyADg4ooTer2k/Q+4OGGFBA2eubjkYo1mTWUQBIgXh6xi6A5Y4frnP/853VwKF5wL FiwIwY8yeB7j88oqy46gYRhzWU3bnoEiItLKcG4hWE4tZFa2Le/3Za3nX273G9/4Rts5Ll+yLp6X Eecx5rFaEHMhrdkMnBtjsAGx2pFMOjITKJ/QmccUaxLH/gccg2A6wQF+0FNjOm8s5CEwEYMA7fUh WpFgSPzlL39JN5fCc072ASoLuLBKNr4WtdTiprcG8+mhlAaTRERk2XmL8nqYwyyMIsjOind+D5d9 D9dCPedfzm3M5bdtvD1+337+859vO5dyLsaUxxhgUVkZnAc5H8Z9OJ/TZJjeRNX26Qh+23KsfP8D FvNx/qXUHve92u9qzrmcq/jd3lEfAs7r/O6kLFBacYCAPnEJFrXV08eHcx6LAihB1Rm4DuM2eQ74 P+Wc43NbS0Yf2RTMxfSo536L9CY0EESkodRSAzISSwQRcMhfPHBhQqA+nrTz4ris/k/hIoqLm3R+ PJG3t2KxDBopsS8XYjwOghaYEbNmzWozB8iWqAbln5jDSsSuhgsv0m9rudjhYuvggw8O95ULvrTx ct4MoaRCR8GgWOKC+VdffXU6LCIiK4haeiBECDQwl/Nvfi4/nFnBl55HEefYslIInF/zJkJemPv5 Mg21EB8HgQACMZyHWdnIKsrYIyhfeikl1kMmI7GrYRFGPeff7bffvu25SktmkE0Qz7/0VOjIEOD8 HHtAsJpTRES6hloNBIjnX85n+d+/ZCbG7/y8OE/TBLps9f+1115bug+/6TBGyoz/9ujfv3/YP/Y/ oDwuGen8PoyGdrXzL+egWCKZ0kNdDWYM/QP333//dKgUTHky9ukLlRouvIYxE4J/azEEYulFqgaI NCsaCCLSUDpzAcWFUZr5wKoHLqQor8Bqh1jWCBEcmTt3bsX8uM/AgQOr7lOWvVAGFyDUPWY/guCY ADSXBMoIcaFGIKW9xxfnkcpITeWu5Jprrgm3XUvKKqUo8hec+cZXXAhGk4cL0VqaR9HPgvn5BpQi IrLiqef8G+v8892eBhgw8ckk4/s/v7qxvXMp5xuCFeyTBjNYSZmWImwP+jKxH+XzKKVEXeRYQpDt mNTpNUMeyi5QfoD7kS/30BXwvHG71VZo5uE5yz9PrICNcD3DKkq2Y0hUyxDMQ3kn5hPAsXmjiEjX Uc8Cupg1z/k3ratPBh5B7Xx54SgC+en5Gsg44JjpuRdhBHS0+CtPzDqnrB89I7gvLDKI5YK5DUoZ VYPfoMzjPJ1mFqxoWMzAbVPKuCMwBDi3xueJsoV5zjzzzLax9ppCR+bNm9eWfdGZElgivQUNBBFp KPUEMChzwFyC/e1d3LDqjosVaiDGiyNWYrQHx2MfyihEI4HU/lqI/Q/Yh1UH5557bkVKK6sUavlx ns9i6CoI7LACcbfddqspDZfVF/ECiaB/vNjj+aPeMtt5LvJNu6rBPgR+eI3SlZQiIrJiyZ9/OzpH xVJFGPnVshU4hxDcIHBPFl48lx599NHp1DbYh/MImYKs6ovnl1pXIxJ4iedfekJQQiCuvOdfgitl BkbKaaedFo7RlSsByYQkIJGva90elGiIzw8ZfnGFI9dO9ECI51/KInQErzemEOffNJNQRERWLPWc f+PvX0oWlc2N5Q1j373VV1+97VxBYL8Mzo/8PuXcS9nBfFbgyJEj0+mlcF/ifpy/MQ/ib3n+Pfvs s9vNvgeOERcBXHfddenwCoPHT6PlWhewUaooPj+cNykjGKH8cOxlQEWBstcohbgE8ym3LNLMaCCI SEOp1UBgLAYJ8gF2LnLaS70nCME++brNrHagGWIZXITRkJB9uKCpBVZyMJ8VjJgb3E9KKpVlPbQH gRBWAnJhQtBjRcPtkTlB0KVshUoZ7MOF6Xve857Q/JlVG6SrbrDBBuE5+MxnPlNT8AJi7wMuXGsx L0REpHHUGsBgLPYJoExQBEM5/yM6T/5cyvk3BvU5Z/NDvAzmxCaE/LCvhdj/gPMu2Q+cg6kDXcuK /jyYIjGDjhrSKxrOpTTmJHiRriitBtdBBP0JVOy3336hiSZZCDG4xLFq7eNwzDHHhH1YuCAiIl1L redffrvGID2r/SOLFy8OWeFlcK5YZ511wj75vgmsdK+W3Ue5o29961thn1p78sT+B1EYCGQetLfI rwyuJfjtSw+lsrJLKwLKDNfze5vnm/n81qd6Ac8pj5PfwNE84HmrtsAiD88b+3DObi87UqQZ0EAQ kYZSq4EQgwSsaKTcT4T9WfVQDVb4sV9+1QYlDvbYY490ahvxtmJD5I6ImQOs+uAx8IOev1mxyW0S FGnv4jAPj40ViQRrVvRFVOzVUM1MqQY1rWn6mE99/e53v5sdf/zxhZqQ1cB44OKJC9uOUndFRKTx 1BrAyAcJ8j2FyPLDJKhG3I8eCfnzL00oq0Ej5XrOv/Ex7LrrruGcSWCdvynPUG8QgyaOGORk5VUL zDQKrhUI4s+ePTsdahdKHO6www6hFjbnYK4VqOF85ZVX1hS4AF5DniNMmvauu0REZMVQ6/mX7Ph4 /qXfQITzL+e9atDImH3yv38pT8TtVuOGG24I+2BU13L+pVwv8zE2OK9E04IeRLXsn4eSepzTuqIX INcKq666angu6rmf8T7y+/U73/lOOAaPl3+vuuqqmq45WLDHNRGLHqotwBBpJjQQRKSh1GIgcEKO FyVc/OQbA7I/KzOqreAjoM1++RUY2223XagVXO2iIQY9/vGPf1Rs5wKM+5jfj//HVYs333xz2MZq Avo0cJHBSg/2YaXh/Pnzc0erDisxPvrRj2a/+93vqj4n3Q2vARdglFQg0FLP/aScBLUuWTVZS5Mp ERFpPLUEMDjHxawAftjnfyATwKC/T7VzKd/1aTACA4EMvWrE82+agcD+ZU2BYxNCAuiAIR0bJ3N+ YT/O+QsWLEh3LYWayF/5yleCgVFtpWZPgOsMzsFc+1R7/stYtGhRWKTAIgDNexGR7qGW8y9wnmUe i9LyJnE8/1Yj/v7NZ+Bz/m1v0R2Z8+xDdnotcE3AfALrsGTJkvD7l22co/htSNPmWmr8c36nFC4L BelntKJ56qmn2n3eq8G1BCWOWQhBycQRI0bUfC7ldSCOQXyAxRIirYAGgog0lI4MBE7uO++8c5hD amX6gz6m4Z966qkV2yMEFRjPNzvi5M22008/vWJuhGMxTjOoCPeN2+fCqE+fPm3bY/1lLgZiPwDu I/uzMpD7P2XKlA77NqQQxNh6663Dvs0G5SFYJWrapohI99FRAIMf9NQwZg6mLxl9eeL5t1rDwLjS Pd8DIZ5/b7zxxoq5kdjYN1+3mXMngQpW7eVrJBNMiedfVuYD5xX2x0Tg/MwKPxYZlF1fVINjUVpv zpw56VCv55ZbbglNpmvNVhARkcbT0fkXyCKI57h89j0cddRRhVr8ecj05vj8ho6wMI7j3X///RVz I/GcTT/ACAY1v6Hps4PBH+E+89uW+RjTwOp67hO3wf9ZRMBv4Vp/73GuxxhhhT+/g5sNshR4bJoH 0kpoIIjIckNQYtCgQSFQQJkBLj644CAwTyCCE+x5550XSgLFixOCDmUXIPECjP1ZJTl9+vRwUYMo RUQQgcB//scyqxHZhwuc3XffPXv44Yfb9iGLgO0//OEPKy7oKG0QG0Jyn+JYWbkjbouABQEXzIQN N9wwrMAQERHpTjj/0vCPH7Cx8S69Awgs04CRgAVjF198cfbrX/86jNPjJgYI8sTzL+dMStjlDX6C 8AT8OQ/mmxizAjIGTc4555yKUn0EJwg2sNIyv6Ivf/5lLGYixAAJ5+S4jf14PJz32bbllltWLCAQ ERHpLvgty3mKMj+cv/idSiY3GXP8fmSM36UE0jm3cq68884708O0nX85Z06YMKFijN+ov/jFL8Jv Y8rORuL5l/NjajwQ8F977bXDbeYXC3COZh9Exl/8rRuzFfi9G8/XZMSx0I5SgMw77bTTQrPgeiF7 ohlNbp6nWnsOijQLGggistywwoD0eUrYtCeCFqQHzpo1q7R0AXABRdMiVlNQFoEgAxc/1DDmwoZV /E888UTFPhgINIK85557goHBPlzAEejgwofVGumFC7ePqbHuuuuGi7l4sXTrrbeGYAV9D/KwnYs6 5tL0uZ7sAxERkRUBgQUaFXJuiornqvzfX/jCF8JqRZoeV1sdyfl3o402yq655poQxOfcy7+UHOT/ lFdISxcQwPjzn/8c9qE2M/MwBdiHYAfnZGo+5+H8SbkAztH58y/NCznP57MCgfIHHIvABk0dq91/ ERGRroJz0WqrrRbOezEoj/jtyTb+jSWAOD/y+zE9H0Y4/3Ku3nPPPdvOnfT3IzMQg4DjDR48uGIf zr+M8duY2+F3NvuQJRj3GTt2bMU+/B6OzZX5vRvPv1dffXXYls9wwDSIJXroj8TiuvQ3uIi0FhoI ItKjIOOAOoZAkJ+ViqR5EsBnxWRZbWBWOUaDgMAE+2Am3H777eH/ZftEWEnJRV0sh8BcVpOU7cOc amMiIiLdAeemvGKt4vzftQTdyViIpYPYj8wGsgjJLCAIUXaMMWPGtDUo5naYxz40Y+TcXc1s5zxK IAKzP/bOYS5lhsr2YQVjtTEREZGuht+pnOcozxMV/yZTAPH3vHnzOqyrTzm/GOzHqD/llFOCMbDZ ZpuF8kZlxgPZeCy443w6e/bsYDawD02Qqesfz+cp3BfO7xgW8fczGYc0dY6/wSOc92nGzFi144lI 66CBICItDWUduNgSERGRroMSgwQ6NOVFRES6Dsokrb/++p5/RaQuNBBEpGWhbiHZB2QriIiISNdA JgG9iQYOHJgOiYiIyAqEkkT9+vVLN4uItIsGgoi0LLvuumuo7VitH4OIiIg0nhNOOCH729/+Zkki ERGRLoTsP3oVdVRWSUQkRQNBRFqWRx55pLSmc3ssfd6LLRERkeVh0qRJ2eLFi9PNIiIisgLp27dv 6NMgIlIvGggiIjVy7ajZ2c6n3p7deOfcdEhERERWEM+9vDSb//TMdLOIiIg0mJceuyObfsG/ZEun 9UmHRKSF0UAQEamB0ZMXBvMg6vxBD2SvvGbpBRERkRXFkKmXZafful925OBtgxa/8Fg6RURERBrE Gy89ns256rPBQEBPjN8lnSIiLYoGgohIDeTNg6hjLpmULXji+XSqiIiINIABE09vMw/Q1IXj0yki IiLSIB4ZtkGbeRD1+guPpNNEpAXRQBARqYHZC5/JDrtwQsFE2O300dk9M55Mp4uIiMhycvvMQRUG wrAHrkyniIiISAMg2yA1D56atG86TURaFA0EEZEaee7F17KzBt5XMBHQzRPmpdNFRERkOZj5xNQK A+HCMcelU0RERGQ5WfrgmQXzYNHI36TTRKSF0UAQEamTa0bNKhgI6OKbH8zeeuvtdLqIiIh0ghde fa7CQDhq8HbZW2/bf0hERKRRvLjwloJ58PB1X8reeu3ZdKqItDAaCCIineD2pKly1ElX3JM9/vSL 6XQRERHpBH1uO7DCRFi4dG46RURERDrB68/Py2YP+FiFeTDjwn/PXnlqUjpVRFocDQQRkU7y4Lwl 2QHnjiuYCPucNSabOmdxOl1ERETq5Lp7z68wEO56+LZ0ioiIiHSCBUPWKmQfPDf78nSaiIgGgojI 8vD0s69kp149uWAioJF3L0ini4iISB1MmDuywkC4YfKF6RQRERGpk8fHbFMwDxbfe2g6TUQkoIEg ItIABoyYUTAQ0BUjZ6ZTRUREpEYWLJlVYSCcPeqQdIqIiIjUwZL7TyqYB4+O2jydJiLShgaCiEiD GDFpQcFAQKdfMyVb8tyr6XQRERHpgDfeer3CQEAvvfZCOk1ERERq4IUFgwrmwbwbvpW9/aa/V0Wk OhoIIiIN5L7ZT2V7nXlnwUQ48Lxx2fT5S9PpIiIi0gHn33l0hYEw+8kH0ikiIiLSAa89Mz2becn/ VpgHMy9+T/bqkvvTqSIiFWggiIg0mMeefjE74fJ7CiYCumPKonS6iIiItMPQ+wdUGAh3zBycThER EZH2ePutbP6g7xeyD55/+Lp0pohIAQ0EEZEVwBtvvpVdNPTBgoGArrt9djpdREREqjDlkbEVBsKV k85Mp4iIiEg7PDb6rwXz4Okpx6bTRERK0UAQEVmBDBn3cMFAQH2vn5q98PLr6XQRERFJePL5RRUG wikj9k6niIiISBWennJUwTx4bPQW6TQRkapoIIiIrGAmPfREtstpRRPhiP4Ts7mPPptOFxERkYTj h+1aYSIsefHJdIqIiIgkPP/w1QXzYP5NP0yniYi0iwaCiEgXMO+x57KjLr6rYCKgiQ8+nk4XERGR HJeOP6XCQHhg0aR0ioiIiOR49ekp2Yz+/1lhHsy67EPZ689ZUldE6kMDQUSki3jplTeyc2+8v2Ag oJvGzk2ni4iIyD+5bfr1FQbCLQ9ek04RERGRf/L2Gy9lDw/8WiH74IUFQ9KpIiIdooEgItLFXH/H nIKBgPoNnpa99vqb6XQREZGWZ/rjkysMhIvGnZhOERERkX+y6NZNC+bB0gdOS6eJiNSEBoKISDcw 9v7HCgYCOu7Su7OFTz6fThcREWlpnnt5aYWBcMzQHdMpIiIikmXZU3cfWDAPnhi7QzpNRKRmNBBE RLqJmY8szQ65YELBRNjjjDuye2c+lU4XERFpaU4fuV+FifDoM/PTKSIiIi3Ns7MuLpgHC4auk04T EakLDQQRkW7k2Rdezc687r6CiYCGTTQwIiIiErn2nnMrDIS7549Op4iIiLQsLz8xvmAezLnyk9kb Ly5Mp4qI1IUGgohID+Dq22YWDAR06fDp2dtvp7NFRERaj3FzhlcYCIPuuzidIiIi0pK8+crT2dxr vlgwEF569LZ0qohI3WggiIj0EEbd+0jBQEAnX3lv9uTSl9PpIiIiLcW8xdMrDIRzRh+eThEREWlJ Ft6yUcE8eOahc9JpIiKdQgNBRKQHMe3hp7P9+o4pmAj79h2TPTD36XS6iIhIy/DaG69UGAjo1dc1 2EVEpLV5cuKeBfPgyQl7pNNERDqNBoKISA/jqWdezk658t6CiYBuu+eRdLqIiEjLcO7oIyoMhIcX P5ROERERaRmemX5uwTxYeMsv02kiIsuFBoKISA/lsuHTCwYCuurWmelUERGRlmDw1EsrDISxs29O p4iIiLQELz02qmAezL3mC9mbryxOp4qILBcaCCIiPZjhE+cXDATU59op2TMvvJpOFxERaWrunX9H hYFwzd3WdxYRkdbjjRcXZXOu/FTBQHj5iXHpVBGR5UYDQUSkhzN55lPZHn3uKJgIh1wwIZv5yNJ0 uoiISNPy2LMLKgyE00ful04RERFpeh65eb2CefDszIvSaSIiDUEDQUSkF7DwyRey4y67u2AioDFT H02ni4iINC3HDt2pwkR49uWn0ykiIiJNyxPjdiyYB09NOiCdJiLSMDQQRER6Ca+98WZ24ZAHCwYC uv6OOel0ERGRpuSS8SdVGAgPPXZvOkVERKQpWTrt9IJ5sGjk79JpIiINRQNBRKSXcdPYhwsGAjr3 hvuzl155I50uIiLSVIx48NoKA+HWhwamU0RERJqOFxfeXDAPHh741eyt119Ip4qINBQNBBGRXsjE Bx8vGAjoqIvuyuY99lw6XUREpGmY9ujdFQbCpeNPSaeIiIg0Fa8/PyebddmHK8yDGf3/I3tlsVl4 IrLi0UAQEemlzH302eyIiyYWTIRdTr09m/TQE+l0ERGRpmDpS4srDITjh+2SThEREWkq5t/0o0L2 wXNzrkyniYisEDQQRER6MS+8/Hp2zg1TCyYCGjzu4XS6iIhIU3DqiL0rTIQnnluYThEREWkKHrtj y4J5sPjeI9JpIiIrDA0EEZEmYODo2QUDAV04ZFr2+htvpdNFRER6NVfdfXaFgTB5wZh0ioiISK/n 6fuOK5gHj476czpNRGSFooEgItIkjJn6aMFAQMdffne26Ckba4mISPNw56yhFQbCkKmXpVNERER6 Nc/PG1gwD+bd+N0se/vNdKqIyApFA0FEpImYsWBpdvD54wsmwp5n3plNmfVUOl1ERKRXMuepaRUG wvl3HpVOERER6bW8uvSBbObF760wD2Ze8v7stWceSqeKiKxwNBBERJqMpc+/mp1xzZSCiYBuuWt+ Ol1ERKTX8fJrL1YYCOj1N19Lp4mIiPQ63n7ztWzeDd8uZB+8MP/GdKqISJeggSAi0qRcOXJmwUBA l98yI50qIiLS6+g7+rAKA2H+0zPTKSIiIr2OR0f9sWAeLJl6YjpNRKTL0EAQEWlibr37kYKBgE69 anK2+NlX0ukiIiK9hhun9K8wEMbPuSWdIiIi0qtYfO9hBfPg8Tu3TqeJiHQpGggiIk3O/XMWZ/uc PaZgIux/ztjswXlL0ukiIiK9gknzRlUYCNfde346RUREpNfw3JwBBfNgweA102kiIl2OBoKISAvw xJKXspOuuLdgIqDbJy9Mp4uIiPR4Fj3zcIWB0Oe2A9MpIiIivYJXFt+dzbjwXRXmwewBH81ef/7h dKqISJejgSAi0iK89fbb2SXDHioYCOia22al00VERHo0b7/9dnbUkO0rTITnX3kmnSYiItKjeev1 57KHr/tyIfvgxYXD06kiIt2CBoKISItx84R5BQMBnXXdfdlzL76WThcREemx9B97fIWBMOPx+9Ip IiIiPZpFI39bMA+WTuuTThMR6TY0EEREWpB7ZjyZ7XbG6IKJcFi/Cdnsha7eFBGR3sHwaVdVGAij ZtyYThEREemxPDVpv4J58MS4ndNpIiLdigaCiEiLsuCJ57NjLp1UMBHQ+AceS6eLiIj0OO5fNLHC QLh84unpFBERkR7JszMvLJgHj9y8fjpNRKTb0UAQEWlhXnntzez8mx4oGAjohjvnpNNFRER6FE+/ 8ESFgXDi8N3TKSIiIj2Ol58YUzAP5lz1meyNl1zIJSI9Dw0EERHJBo2ZWzAQ0HmDHshefvWNdLqI iEiP4eRb9qwwEZ56weCLiIj0XN585clszlWrFAyElx4bnU4VEekRaCCIiEhgwrTHCwYCOvqSSdn8 x59Lp4uIiPQIrrirT4WBcN/C8ekUERGRHsMjw35eMA+emX5+Ok1EpMeggSAiIm3MWfRsdviFEwsm wq6nj87unv5kOl1ERKTbGT3zpgoD4eYHrkiniIiI9AieGL9rwTx4cuLe6TQRkR6FBoKIiFTw/Euv ZWcPnFowEdDQ8fPS6SIiIt3KrCemVhgI/cYcm04RERHpdpY+eFbBPFh4y6/SaSIiPQ4NBBERKeXa UbMKBgK6+OaHsjffejudLiIi0i28+OpzFQbCkYO3y956+810moiISLfx4qIRBfNg7jWrZW+99kw6 VUSkx6GBICIiVRk9eWHBQEAnDrgne3zJS+l0ERGRbuGsUQdXmAgLl85Jp4iIiHQLr78wP5s94OOV BkK/f81eeequdKqISI9EA0FERNrloXlLsgPPG1cwEfY+685s6pzF6XQREZEu5/rJF1QYCHc9fGs6 RUREpFtYMOSnheyD52Zflk4TEemxaCCIiEiHPP3cK9lpV08umAho5KQF6XQREZEuZeLckRUGwg2T L0yniIiIdDmPj9m2YB4svueQdJqISI9GA0FERGpmwIgZBQMBXTFiRjpVRESky1iwZHaFgXD2KIMz IiLSvSy5/+SCefDobX9Ip4mI9Hg0EEREpC5GTFpQMBDQ6VdPzpY890o6XUREZIXzxltvJI2Ut81e eu35dJqIiEiX8MKCmwrmwbzrv5m9/aa/l0Sk96GBICIidXPf7MXZXmfdWTARDjpvfDZ9/pJ0uoiI yAqn35hjKgyE2U8+kE4RERFZ4bz27Ixs1qUfqDAPZl70P9mrS6amU0VEegUaCCIi0ikee/ql7IQB 9xRMBHTHlIXpdBERkRXKzfcPqDAQ7pg5OJ0iIiKygnk7mz/oB4Xsg+cfvjadKCLSa9BAEBGRTvPG m29lF938UMFAQNfePjudLiIissKY8si4CgPhyrvOTKeIiIisUB4b/beCefD0lGPSaSIivQoNBBER WW6Gjn+4YCCgs6+fmj3/0uvpdBERkYbz5POLKgyEU0bslU4RERFZYTw95eiCefDY6L+n00REeh0a CCIi0hDunv5EtutpowsmwuH9J2ZzFj2bThcREWk4Jw7frcJEWPLik+kUERGRhvP8w9cUzIP5g9ZI p4mI9Eo0EEREpGHMf/y57OiL7yqYCGjCtMfT6SIiIg3lsgmnVRgIDyy6K50iIiLSUF5dcl82o/9/ VZgHsy79YPbaszPTqSIivRINBBERaSgvv/pGdt6N9xcMBDRozNx0uoiISMO4bfoNFQbCLdOuTqeI iIg0jLfffDl7eODXC9kHLywYnE4VEem1aCCIiMgK4YY75hQMBHTBTQ9kr77+ZjpdRERkuZn++OQK A+GicSekU0RERBrGolt/XzAPltx/SjpNRKRXo4EgIiIrjHH3P1YwENCxl07KHnny+XS6iIjIcvHc y0srDIRjhu6YThEREWkIT919UME8eHzMduk0EZFejwaCiIisUGYtfCY7tN+Egomw+xl3ZPfOsLml iIg0ljNuPaDCRHj0mXnpFBERkeXi2VmXFMyDBUPWTqeJiDQFGggiIrLCefbF17Izr7uvYCKgYRMM 7IiISOO49p5zKwyEu+ffnk4pxX4JIiKtx6tLH8iem3tlurldXn5yQjb9gv9XYR7MHvCJ7I0XH0mn iog0BRoIIiLSZVx926yCgYAuHTY9e/vtt9PpdTFn0bPpJhERaUHGzRleYSAMuu/idEoFL7zybDZg 4unZTfddkg6JiEiT88yMftn8wT9JN1flzVeXZHOvWbWQffDSo7emU0VEmgYNBBER6VJG3buwYCCg k6+4N3ty6cvp9Jq54KZp6SYREWlB5i2eUWEgnDP68HRKG/OentFW8uj+hRPSYRERaXIev3ObugyA hbdsXDAPnnmobzpNRKSp0EAQEZEuZ9rDT2f7nTO2YCLse/aY7IG5T6fTa2L/c8Zld09/It0sIiIt xmtvvFphIKBXXn8pnZbdPe/2ijk0YBYRkdZi3vVfDybAopGbpEMFnpy4V8E8eHLC7uk0EZGmQwNB RES6haeeeTk75ap7CyYCuvWe+uqHPr7kpbDfqVdNTodERKQFOe+OIyvMgbmLH6oYHz7tqorxc0cf UTEuIiLNz1uvP1dhBry6ZGo6pY1npp9XMA8WDv9FOk1EpCnRQBARkW7lslumFwwEdOWtM9OpVZn4 4ONt+01f4ApSEZFmZNEzD4fA//THJ5dmFOQZPPXSCoNgzOybw/bnXlmaXTbhtEKGwrAH6mugKSIi vZ8XF42oMAQeH7NdOiXw0mO3F8yDuVd/PnvzlafSqSIiTYkGgoiIdDu33DW/YCCgM66dki19/tV0 eoErR85s2+f8QQ+kwyIi0iTc98i4tqD/hWOOy26dPjCb89S07I23Xq+Yd+/8OysMgqvv7pvNferB 7LSR+4a/j0gMhIceu7difxERaX4WTz6qYAy88dJjFXPeeOnRbM6Vny7Me/mJsRXzRESaGQ0EERHp EUyZ9VS2Z587CibCwReMz2Z0kFVw/GV3V+yz8MkX0ikiItIk3Db9+kIGAbp0/CnZHTMHh8bIjz+7 oGLsxOG7v/P3kOK+L7/2YnozIiLS5ISGyP0qjYHF9xxSMeeRm39WMA+endm/Yo6ISLOjgSAiIj2G RU+9UDADosZMfTSdHnjltTcKcy8bXlnrWkREmourJp1dMAHyOu7mnbOjBm+XHXHTNtmRNyXjiYFA JoOIiLQesy5fKXsoMQdmXfrB7O233gjjT4zbqWAePDVp//QwIiJNjwaCiIj0KF5/463swsHTCqYA Gjh6djo9mz5/aWEeevaFjksfiYhI7+Tl11/Mzhp1cME4qEVHJQbCrQ8NTA8vIiJNzmvPziiYA1FL p/XJlk47o7B90chN0sOIiLQEGggiIsKQBUcAAIbrSURBVNIjGTz24YIpgM654f7sxVfeqXU9bMK8 whw0eNzDFccTEZHm4pElc5ZlF6QZBh0o7X8w+0l754iItBrPzrqkYBBEzb7yk4VtD1/3leyt159P DyMi0hJoIIiISI/lrgefKBgD6MiL7soefuzZMAdDIR1H+50zNnvrrbfTQ4qISBMx5ZGxy4wAsgqi SkyDNpWMv/FmZQNmERFpfsrKE1Uo1xthxoXvzl5ZfE96CBGRlkEDQUREejQYBRgGqUGAMBj2P2fs P/8e9U+9Mz56yqL0cCIi0mSMePDagimAQqYBPRDaMRBovCwiIq3HvBu+UzQNcoq9EWZc8C/Zc3Ou SHcXEWkpNBBERKTHQ8miapkGFTql8u+jLrorPZSIiDQhV046s2AglCoxEO6YOTg9lIiINDlvvfFy wTBoTzMv/UD2yPANs8X3Hp69uHBY9tZrS9NDiog0NRoIIiLSa6CJcsE0yOu00YVt98x4Mj2MiIg0 GS+99kJ25m0HFg2DRGn/g/lPz0wPJSIiTc5Lj91eMAlQzDpoV+cv+/fh676cPXbnVtkz08/LXnl6 SnoTIiJNhQaCiIj0KsZMffSf5kBluaJqOv3qyekhRESkCVmwZFbBMKgwDZLsg2OH7pQeQkREWoAl U08oGgOUK8r1PahXMy9+b7ZwxK+zlx6/M705EZFejwaCiIj0Gl5/863stnseyQ46f3zBKGhPMx8x zVhEpBW4d8GdBQPhyJvKDYQr7joz3V1ERFqARSM3KRgAUXkTYcY/sw3og5DOy2vB0LWz5+Zek96M iEjToIEgIiI9nqXPv5oNGjM32/usOwvmQC3qN3haekgREWlSbpl2ddFEKDEQxs+5Jd1VRERagNlX fKJgAnRGi27bLHvp8dHp4UVEmg4NBBER6bE88uQL2YARMwqGQKmSBsqpHnv6xfTwIiLSpFxx1xlF AyHRo8/MS3cTEZEm57Xn5haMgHo0o9+/Zo+P2TZ77ZkH00OLiDQtGggiItLjeHDekuy8QQ8UTIC8 dirZVqnKHglX3zYrvRkREWlSXnjl2eyMWw8omAZRJw3fI91FRERagOfmXllpClCy6J+litrT7Ms/ ki2+9/DszVeeSg8pItL0aCCIiEiP4a6HnshOuWpyiRlQ3Rgo6JTq48+/9Hp6kyIi0qTMe3rGO6ZB Ur7o2nvOS6eLiEgL8OSE3YMh8FCJSVCmh6/7Srb0wbPTw4iItBQaCCIi0mN4culL2V0PPZ5dc9us 7MQB9xQMgJ1PHd2uQRC1UyhnVJw3dLzlKkREWom7591eaiCwXUREWo/5g9YomARlemTo2tnzD9sY WUQENBBERKTH8vobb2WzFj6TjZi0ILvgpgeyg84fXzAF6tEB547N3n777fRmRESkiRk27cpCCaOn nn80nSYiIk3O22+9kU3v968FsyCvR2mM/Jgms4hIHg0EERHpVSx+9uXs7ulPZtfdPjs7+cp7CyZB R7rzvkXpIUVEpMm5bMJpbebB6SP3S4dFRKQFePmJcQXDYJn+X/bEuJ2yV5dOS3cRERENBBER6e28 +dbb2ZxFz2a33vNIduGQadkhF0womAZ5HXPppPQQIiLS5Dz38tJgHGAg3DC5fzosIiItwNIHTq0w DmZdvlJojPzGy0+mU0VEJIcGgrQki2dfq5RqYs2eOjC7ffRN2WU33JydcNGIbJfTKvsh3HnnTYV9 lFJKNbemTD03GAhj7zmjMKaUUqr59fCgHwbjYPYVn8wW3rF1tnjWNYU5SqnmlnQODQRpSfjSeOjm zZRSLaIHh26e3TZw1+yKy4/JTr+gX3bcuZcX5iillGp+3TTkL9ndQzcvbFdKKdX8mn7pStn0gWsU tiulWkMaCJ1HA0FaEg0EpdSkm7YqbFNKKaWUUko1oW7aqLhNKdVS0kDoPBoI0pLkDYQF4/bOFk87 QymllFJKKaWUUkop1SQi5qeBsPxoIEhLkjcQ+ELJnr9HKaWUUkoppZRSSinVJCLmp4Gw/GggSEui gaCUUkoppZRSSimlVPNKA6ExaCBIS6KBoJRSSimllFJKKaVU80oDoTFoIEhLooGglFJKKaWUUkop pVTzSgOhMWggSEuigaCUUkoppZRSSimlVPNKA6ExaCBIS6KBoJRSSimllFJKKaVU80oDoTFoIEhL ooGglFJKKaWUUkoppVTzSgOhMWggSEuigaCUUkoppZRSSimlVPNKA6ExaCBIS6KBoJRSSimllFJK KaVU80oDoTFoIEhLooGglFJKKaWUUkoppVTzSgOhMWggSEuigaCUUkoppZRSSimlVPNKA6ExaCBI S6KBoJRSSimllFJKKaVU80oDoTFoIEhLooGglFJKKaWUUkoppVTzSgOhMWggSEuigaCUUkoppZRS SimlVPNKA6ExaCBIS6KBoJRSSimllFJKKaVU80oDoTFoIEhLooGglFJKKaWUUkoppVTzSgOhMWgg SEuigaCUUkoppZRSSimlVPNKA6ExaCBIS6KBoJRSSimllFJKKaVU80oDoTFoIEhLooGglFJKKaWU UkoppVTzSgOhMWggSEuigaCUUkoppZRSSimlVPNKA6ExaCBIS6KBoJRSSimllFJKKaVU80oDoTFo IEhLooGglFJKKaWUUkoppVTzSgOhMWggSEuigaCUUkoppZRSSimlVPNKA6ExaCBIS6KBoJRSSiml lFJKKaVU80oDoTFoIEhLooGglFJKKaWUUkoppVTzSgOhMWggSEuigaCUUkoppZRSSimlVPNKA6Ex aCBIS6KBoJRSSimllFJKKaVU80oDoTFoIEhLooGglFJKKaWUUkoppVTzSgOhMWggSEuigaCUUirq xitPyT76kQ9mw284szCmlFJKKdUbdNkFR2af/fTHs7EjLiyMKaVUq0oDoTFoIEhLooGglFIKDbn2 9OwD//e+7IQjdy2MKaWUUkr1Fr329IRsp203yz618kezCbddVBhXSqlWlAZCY9BAkJZEA0EppdSI QWdn73/fe7Kt//6bwphSSimlVG/Ty0+OyzbecM1s5U+slN11+yWFcaWUajVpIDQGDQRpSTQQlFKq tTVz8vVhhd53v/WlbMmCUYVxpZRSSqneqIXTb86++PlPZat85hPZohk3F8aVUqqVpIHQGDQQpCXR QFBKqdbVS0+OzX629vezf/u3f81uG3xOYVwppZRSqjfr4nMPz/7lX/4l2+LPG2dvPTupMK6UUq0i DYTGoIEgLYkGglJKta6OPWyn8KPa0kVKKaWUaka9+cyk7Lcbrx2udy49/8jCuFJKtYo0EBqDBoK0 JBoISinVmpo0+tLs//73fSGt/+EHbiqMK6WUUko1g+6587Lsv//rP8M1z4KHhhTGlVKqFaSB0Bg0 EKQl0UBQSqnW09vP3d22Gu+ko3crjCullFJKNZO23XKTcN1zwF5bFsaUUqoVpIHQGHq0gfDGG29k L7/8cvbSSy+Ff9988810SgXMf/HFF7PXXnstHaoZboPbe+WVV9KhhsGxuY233norHZIuQgNBKaVa T6OGnBv6HpCBMP/BwYVxpZRSqpX02tMTsteXTMzeWHpXEEZ7OieOM4aop8+2srmq52ncyP7Zf/zH u7OPfuSD2ZypNxbGlVKq2aWB0Bh6pIGwePHibOjQodlJJ52U7bHHHtkuu+yS7bnnntnpp5+ejR07 Nnv11VfTXQKDBw/Ott9++2zUqFHpUM1MmTIl23HHHbPLL788HWoIL7zwQnbEEUdkBx10ULZ06dJ0 WLoIDQSllGotEejY5FfrhFV4W/31V4XxnqpXF4/Phlx7evbEnBGFMaV6mni/Pjl3RLZ43q0hwJiO K6V6jmbfd0P2s7W/n6295neCfvSDr2eXXVCslX/2KfuFsY1+/pPsF+v/KFv3p9/Ldth60+zlJ8cV 5qqeJwyfn6/3Q7MQlFItKw2ExtCjDARW5N9+++3ZXnvtFUwDAvk777xztttuu7X9n39POeWU7Omn n67Y9+2338769OmT7bDDDtm0adMqxuph0KBB4baHDx+eDjWEefPmBZPjuOOOy15//fV0WLoIDQSl lGot3THs/Ozf//3fQgYC/0/He5KeWXh76NVwyXlHZBv+7IfZ//z3f4W/03lK9SQNvPzEbP11fpCt vupns0+u/JHw/9sGn1OYp5TqGVo4/ebs6ouPyw7df5twbiTA/I2vfTF7/rE7K+Zx/jn9hL2yT3x8 pVBL/5Rj98huH3peCEynx1Q9UzRR5vX9+Mc+bAamUqrlpIHQGHqUgXDjjTcGAwBhBtx9993ZM888 E8oXPfHEEyG4v/vuuwcj4dxzz60oAcTK/gMOOCBkLCxZsqTiuLWCCXHWWWeFAP+DDz6YDjcEMih2 2mmn7LLLLkuHpAvRQFBKqdbSXrv8Jfx4/tpXvpC9+MSYwnhP0s7bbhYCsGv9+Fuh3NK73/2u7O47 mstAoGzGS0+OLWzvbSKzhfcT5T3SsVYSZteaP/pWdvPAPtnMyddnfU/dP/vQB/83+6//+o/s4nMP L8xXSvUckWGwxve+FgwCzpPXXXZiYQ4ZRWQeYDikYz1R3F+MkGYos8S58s1nls+sWbJgVPbFz38q vL58P6fjSinVzNJAaAw9xkCYMGFCtt1224XgOlkI1foDjB8/PszDZJg5c2bb9vzKfnohpLDaP/ZS KBsHxg888MAKE4L51Uom5aF3QuzX0N78q6++OjzG0aNHp0PShWggKKVU+2Jl4YKHhoRgYDrW2/Ts otHBOOCH8357/L0w3tO09JFRoQTMc4/ekX3v21/O/vVf/7WpDAQe2x833aApGllTsudvf/xltveu fw3/T8dbQWTMfHn1VcJzkA9ynXfGgW0rXufeP6iwX28T5sj5fQ5qilXXrEa+4YqTC9tVa+qvm/8i O+HIXbPt//G78Jkl8y19n3M98N1vfalXlNPjnE+pwt13/FPhcfRGHXnQ9tnWf/9N9vT82wpj9ej3 v10vvL7rrf29YOKn40op1azSQGgMPcJAeO6557JDDz00lCei90F7EKinFwJZCMOGDWvbXm1lP8em N8KRRx4ZSiGhE044IZs4cWLBpFiwYEEwIU4++eTw/759+2a77rprtu+++2YDBw4M5kAKx7jrrrtC WSWMB+bvv//+2YABA7Inn3yyMJdjb7vtttmsWbMqxqRr0UBQSqnqYkU1P7z/+7/+MwRH0/HeJsqo xPIMN155SmG8TKxajM0lo1hlnv+bVYH5Ou/sQxCZ/QikEriIYt9XnhpfVzCD+tLf/sbqTWUgEACh tA0BZ8pnpOO9Ubfe1DeUmSKA3gyrXevVg5OuCZkGfL7y9dMXzbg5+/CH/i9s7+1ZCFdddGz2gf97 XzAQ0rHeqAvPPjR773v+u9e/Lr1d6TkmNieO4hyQ9hLhb84z6Tkmbq/nHIMwqilbdO+Yy7OJoy4O 58r3/M9/F845ZB5QRz+9Pz1NPGd/+N362cc++qHs/glXFcZ7o+6587LsUyt/NNtmi9+G64h0vFb1 OWmf8H1MQ+W7br+kMK6UUs0qDYTG0CMMhNtuuy0E/4855piwir8jZsyYkd1zzz3Ziy++2LatbGU/ ZY+OPfbYtn4K/IvxwDwyGPIGBGAqYCAcffTRIROBORgC/Mt+/fr1K5gO3C7Hjj0amB//jyny1FNP tc199tlns7333juI/0v3oYGglFLVRX1jfmSizTddvzDe27TLdn8Ij4Vg5mOzhhfGyzTs+j7Zd775 pZAB8OM1vhEaTLJqj/9//ztfCWOUbMkfj0AMz9e3vr5ats5a321rOMl+zGesnvJJzWYgEHgi8wBj atzI/oXx3izqg/MeY9V9OtZVokQF9+O04/fMzjhx73BfLjrnsOyc0w7ITj1uz/C5PvGoXcNK4vx+ 1w84Kaw+pqwF81H/voeGYBNiNW96W3lRTxtD6H/f/95s1JBz27ZTPoR66TwvHCfdr7folhvPCsH2 7bbapDDWm0VZt4+s9IGK10x1nQjY/+C7Xw3nhh9+/2vZT3/y7bDyn/NKPMfQuHjO1Bsr9qMJLgF/ zkm/3ODH4RxDI2SyAwjw17tKnfvxlS99LmQSYT5QpojPLOfN/Lx9d/9bdsSB2xX272nac+c/Vy3D 1JvF9zTXAgfts1VhrFbdN+6KNrP36EN2LIwrpVSzSgOhMXS7gUBGwWmnnRaC+iNGjEiHa6JsZT9G BFkBmAYYE1OmTAkZBATub7rppmAK0E/hkUceaTvOddddF4L/lEjq379/yCBgn1tvvTVsT8smUXaJ 4x9yyCHB0Hj++efD7VJO6cQTTwwmwi233NI2n/vGfeS+pkaEdC0aCEopVa7RN58fArzNYiAQsCcI z2Mh2FLr6kwMhF//cq2wDyVY4vNBkJRgDeYAAbi8IUAAZtstNwm1pFmRHvf53GdXDobCsYftVNcK 9WYzEOLqR4LV6VhvF++rP/3+52FlJ5+hdLwrNHJQ37BymPsQM26i3vWufw+9NFiVO/u+G9r2wdT5 zUY/rZgbxTFW/cKnawpIYqSlgc4HJl4dglX/7//9v2z4DWcW9ukN4rli5S9GYtpYtreL7xeC0Ct/ YqUQRE7H1YoVJiqfPcrKfOFzy2rTIz6/BPEZ2/Ivv8qenPtOySCy3nbadrNgNtAfJ+7D55rXkv45 GNnpbbUnjEVW7Me/ybaJx4ylx1j1vsG6awQzLd2/J4myXNz33lCqsDPimoPrAXrOpGO16IXH78xW ++JnwnNUz/WQUkr1dmkgNIZuNxBoksyKfAL0BN7z0NQ49hVIxXbGoWxlP30UMCXIJuA2UjAICPAP Hz48/E1AP5ZGuvDCCwsBfkoj5ecDpgSNnx999NGKuTBy5Mgwn8bPEbIjuE9kLUj3ooGglFJF8WNy 4w3XrAgi9nYDYdaU60NQlcdy4N71r9wj4P/bjdduez5qXbXHSm/m77r95uFHez3GQVQ0EAjAThrd uw2Ehx+4KWSAsNK13gBXbxEmD0F6VgF3R31p3i+PPDQ0BPN32+GPbe9ZVjFTZoiSUYzlS5BQBuXR mcOyh+6+Nttnt7+F+RhmNFVlG/XOO1uy5ND9twnHIwOnN/aH4DNLbXgew/hbmytjJorvFcylX/1i zeVu0qo6L7IK4ue1o7KBMeh7eb+jwnyC/5h8nTnHoD9vtmHFeY3PfMwcOvPkfcM2vlcw0Z56eGRh /56ix2ffkn1+lU9m73/fewpZVs0iHuNnPvXxYOzWmk2ZatPfrBteWwyiZikjqJRSHUkDoTF0u4FA rwHMg7KyPk8//XR2wAEHtJUGQvQw4F+MgVjCKL+yH1OBJslkAFCO6L777qs4ZmTcuHEhmE+vAuBY 3BbHXrhwYTo9GzVqVMEQAG5v8eLF2fTp00MvhDFjxoQ+DkcddVTIWMiXVMKE4Dbp1yDdiwaCUkoV NeTa00MwibIWrHKLwYl0Xm8SNb5jYIagaDrekVh1HFfs/fu//1uod5/OKdPB+/4jzM+v9q5XzZSB EMtKxIBUs4oSTTxOPkvpWFfqL39YFvhGtTarHnj5iWE+JYzSsXpF9gE9Az658keyaXddUxjvDaJ3 Cs8HK8HTsWYSJjGPkwyWdEyteNEfh+yB+HnFGEjnlIlzG1lCY0dcWBirVZzfKIc04baLKrYfdsC2 4b5gGmBMXHvpCdkmv1qnR69YJ7ON+9xspcZS7bHTn8LjPP6IXQpjteiQ/bYO+2N2L897RymlepM0 EBpDtxsIc+bMCSWD6DmQ72kAs2fPDo2JKRMUzYPYb+Dss89uy0C44447Klb2U3oolhaq1lPhzjvv rNiH7AfuR/64eShFlBoIkyZNCn0OMAowKzhe7LPA3+ihhx4KczE1jj/++LAtzbSQrkcDQSmlKkVp BOouEyzf/h+/awtmEDRI5/Ym0Qyax8Eq/lobKOdFaY///M93h2Ow8i9fTqKaWMlLiQmCL8vT8LBZ DIR5024K5TbIQGj2FY83D+wT3iuUrOqOLAREhgcrVLkflENJg4PVtP+eW4SAJFk76Vg9IijJ+5/V wJPHDCiM9wYRKI2lnQZceHRhvJkU37NkIRDMTsfVihUZQB/64P+G14DSd7UabmQOYPYvT1ZA7H+w 9JFRFdsxvjk292nEoLNDNtGRB21f2L+niPKBlIGi/GJvPlfWIvoY8DgpjdiZLAQaqMfrO/rjpONK KdWM0kBoDN1uINCDAENgzz33DBkHeeiPkC9Z9Morr2QXXHBBCNDTxyByxRVXhOA9pgDQZJlAPWZA NS6//PKwD/0NgKwA7ke+Z0EeyhrlswcmT54czALMA8yP8847L7v22muzwYMHh/JFZFRgfsQmykuX Lg3b9ttvv9ArQboXDQSllKoUDVT5QUkT1qMO3qHtB2Zvr5NLBkUMzFCSJR3vSLFuP2J1eTpeJsoM 0Cthx21+XxirR81iIMTnkB4B6VizieA9gSxes1oD941W3vT67Kc/Hporp3NSYXqxChrTa3nKDWGY USKDBrCUrYrH7m2B6TG39AuvIUZMR02ke7sosUYTbMyj7nrPtrJojhvPMT/54Tdr+vzxOfvW11db boP/5GN2r1qmMGYx0diZvj8YCemcniKyZ7ivP17jG50uudZbxHcpBi2P95pLji+MdyT6WMQeOfTM SMeVUqoZpYHQGLrdQCCYTgCe1f/0FGiP119/PZQGwhyIczEZKFfE/mQzwNSpU0Ngv2/fvskRlrFk yZIQyGfO3LlzwzYyETAIaIycQokigv9kQTz22GNhG42f2Z+eCK+99lrFfO4H95H7GscoccR9ZL+0 v4J0PRoISin1jljByGrh1Vf9bMhEIKgQAxo0C+6tBgINjglk8jhoFFpLIDXV3/+0UdtzUWspGAIt /EDvzI/7vJrBQKD8Bc2oef4wp9LxZhRNUXm8nS0xsbyiTFR8z9ZqerEKmtrhyxNQ4rXeYetNQw+I /MrYs07eN7ui/zGF+T1ZsSY9PRDSsWZUzDqj9Fo6plasDtpnq7bPKz1z0vEyUSKMEnnL+x1DFsMx h5b39SEoz3mM7D2uDWpppt5dir1K6P2SjjWjYn8ZGmqnYx2JhRSxL9Qv1v9Rr72+U0qpeqSB0Bi6 3UCASy65JGQVYASkZYzy0C8hljKiTBGwsn+vvfbK9t1337aV/WQ1xMyAtIEyhkO8PZomE8xH9E9g 25AhQyrmw1VXXRXGzj333PA3GREce/fddw9mRB5KFZ1//vlhfr9+/dq2k+nAtuuuu65ivnQPGghK KfWOYsPf2CMgv+q+N//AxBihISyPg/JMBOTTOe2Jlcdf/Pynwv6Ugpk46uLCnDLRkJL5c+8fVBir R6xE/e63vhQMBFaVp+O9QXOm3hiCFQShqCmfjpeJQDSlb6hpjWhgG1eVYgpdddGxIeg17Po+wfBK 9++saB5KuRoMtDuHX1D1fc9t8riqlac65dg9wnsGIyEd6wrlTS8eSzpepqHXnRHeZ8tjenFbZJlQ TiRu4znkeaCGejq/p4rPHSvBef7qMb1YGYwRw+c+fV/y3cN7ppYSaPWKwO78BweHz0Y6lld7TXZj Bhrf9zZT7jpR5iyuJke1fv6YV095sjJxfqP/wV23X1IYQ3znxvu22SY/K4z3FPF986XVVgn387IL jiyMV9P9E67Kzjhx73AuGTXk3LbMD/7lXHXa8XuG43Vm4UE1Ud4NM5XbvH3oeVWzJeL3RbVrltiv howxMojS8fbE98UnPr5S2J8FFh19byilVDNIA6Ex9AgDgYA/BgAZAPQJuPvuu0Pgn0A9BgHlgihT hFFAEP6EE04I2QhQtrKfVf8nnXRSON5ZZ52VLVq0KJQ/ovcApYYoVUTwf+bMmWE+zZvJSCBrYJ99 9glZCNw25Ye43bh9/vz5YT4mwSmnnBJMCsyFeF8pncTtsZ3buP7669se48UXXxy2TZw4sW2bdB8a CEoptUzUpP/0Jz8WVrrHwN95ZxzYFtBY68ffqvojt6eLQF5cabfBumvUHRhj1X++/8HiebcW5qQi SMcKbAL/na2BTxkcXhcCDNwut0/d4gUPDQkByvYCgT1NN119arj/9D+oJXhKgIVV7Mz/2le+EDJj CGzvu/vfwuOnPA7ZJAQ+qAO91V9/1ZD3J3X/v/7VL4amvwRXCM5hpKXzCOgQTKMBZbXa+LGcxsc+ +qFs0Yyu7fkQa4Fz+/UEGA8/YNvQQL2zphffGXxWfrvx2sHAYGUz4rOw0oc/kE0Ze0Vhn54qAnfv fU99ptek0ZeGTJsPfuD9YV/Ky8SsC3oMrPG9rwUzk7rlpx63Z1Vzqh7xPUAAlM8IDat/8N2vVm3y TtmSjTdcM9yXdAzRTJXV5tS9p2dJOq5WjPie5z3D55X3Db0H0jll4jvyox/5YKeyAuh3QPD8wL23 Ct+hmBGY7WXvSRYVcN9qNSK7Q5yn+e76r//6j5rKFHJepkk055hPrfzRYD6wP6WcHnloaLbNFr8N zy3XPvTuIQuzESYCpQ3XW/t74RzD9wDP6xEHbleYh8gE47yHGZ2OoZmTrw8ZY5yH6v1uxXCg7wW3 zwKJRjw2pZTq6dJAaAw9wkCABx54IATxY18BjAKyDfiXv/k/hgCr+2MZIRgxYkTYh/4DeTAHMBwY I3DP/vzL35gH+UA+gX9MCI595JFHVjRDRvQyuPfeeyuOP378+LaGzsyNt8N8zAb+HxsuY2gcffTR YRtZFNL9aCAopdQybbfVJuGH5KCrTm3bdtE5h7UZCARqq6207unKGwD0QkjHO1JnSsEQJCcI15nS AlGsusc4IMhAMBut8plPhMAwAdpqqxJ7oiixwfNHQLWj+83KT4LzBDVG33x+WNFNgIzsEY6BccCK WQK81A0nAEQZj3Ej+xeOVY9Ygbnmj74VVl9zH3n+431OV3cSaCXYxDimTnosNOPegSGYRXDnnjsv K4yvSHVH/wOavmISxM9KKt6/tZhvPUXDbzgz3G8CuwT90vFUBOd5L2Ig3HDFyUF8Vnkd6IPCc0OD aubRU4H3LD0W0uPUK7IjMA4uPf/IkPXEfS5riJtfoU1ppvQ4iO8tgqbM6cm17ptNvFcwqnje+Q6q 5fNHAByDurP9DyjFRxCb15vPJsYWxmzZeR7D+kc/+HrNRmR3iOwmnj8M244MFUy3vXf9a/i8XnfZ iSFTKPZt4RiUauK8iyGIEczzxParLz6ucKx6xLmMawjOZZR3w1yM9xnTIj8XEwnjgnFMnvRYiM94 zCLApE/H2xPvnx9+/2thX3o1dbXJrZRS3SENhMbQYwwEYMU/QfdjjjkmBO0JytNcmdX+NCd+9NFH 012yK6+8MhgMkyZNSodCsP6iiy4K/Qs41gEHHJANGDAgW7hwYcW8MWPGhMA/fRWeeOKJ0HyZMknc NqYCmQtl0FD58MMPD8fm/pIFQbbEuHHjglkQyxXRHJrbpicCzaCl+9FAUEqpd1aHU3Ykv6r98n5H tQX/WAXOqvD8fvwApZwPQQWC9Ij/E1zlX1Y3shKQlfTpbabidvmhvufOfw6rKkntJwDLdoyMNCCQ zj/2sJ1Cs1ZWTzI/HzCNvQh4HH/74y8Lt92ROtP/gPtGgLDWUhRl4nkjyEBQj8Ar/7JClH95PnpT BsIu2/0hPH+1ZLIQuCegkfZ7IMuAY/Ba8vwS9IkrOOO29Fj1iNW1ZOGwGpi/Wf3JscuyTlg9zhgG AYHz9FiI1+lDH/zfMI9gdDq+ItWZpt+UbuJ572z/A8rn0OeA1cqpMOEoOdXRa9+TdO7pyzKwMKzS YHyq6fdcF94nGAT57awsjq/Dln/5VdhGffa47ZzTDigcqx7dN+6KYFT277vMxIqmL83iMdjyc8lk 4juJcealx0J852A4Mae39avozeps/wO+f/i+TMc6EucOTDG+6+L5hL/T82xenFN7cpkbsnDi93VH Dc8p1cZnhH/z2/OvQ/yM0JA53dZZcS3Cd2wsgxgNPzIk06wTrh0Yw1gacu3phWMhXg8anzMvfgfU Kq6VMMvj90UtWRtKKdXbpYHQGHqUgRChRBCBdsoC8S99C6pBaSLmVWtM/Pbbb7cd69VXX02HA2QI 5I/Bv+yDqh03EvfN78/9zd9e/Jv7Kj0DDQSlVKuLoAErvfkBmwZsB19zWkif5wcmK9/TVcwEHvhx zQ/2uNKaVbaUgGGF+De/vmoIbrHqlcAa6fbp7SNWPrPCjrkEiflRjZnx1S9/PjT1ZIVdfnVcOv+o g3cI87ndOJ8Vk3E+wdtoIGy75SaF229PBNTy/Q9qXYF53OE7h/lpEK9V9Zc/LGtuSSmb9kpI8R4j gLnHTn+q2M7KzfXX+UE4Bu8LVugSJOI1ZxtjqcFVjzgWq8Lj7RIw5m+O/ZuNflq4z6z6ZYz3djWD jGMQfGZeVwdjYzNRVGvZkUb0P2gm5Vfzp70MUpFpxLz0Pch2jvG+9/5PMFQxXSkTxzZKj9TaT6Wa yGyInwf+ju9LMh8wG/Nz4+OhXA3B5/RYiFXYfG8zb3nNDVWbMNXI/Imf11pXuV/Z/9hwzqU3TDrW iooNzzkntJflxmdwnbW+W5qNGBcLkJmAocr3Ptl+bCPbI98Uvl4RsF/3p98Lx+Nv7geljDg2CzRS 02P3Hf8Uxrimyl/P5MXnlexQ5tXTpwVxf365wY/bvhOqGeFKKdVM0kBoDD3SQBBZ0WggKKVaXaze 5wckJWbSMepoxxWrrKROfzzzA5QfvdTKjqUxWHFLsI1AMKu2qSlPdgA/UDEhykq5sNKXVXaUcchv J5OB8gqsjsvfNvMJdKar8mh4S8o/Zki+5AhlbmJwpl4DgSa+y1MKprP9D5pNBGt4DqmHn47lxfNL Vklaz5nyDpR54BiU24rbMaUwutLgS71if1b+3jHs/PA3pbxiSZHz+xxUMZf3dSwb0d7qfoLJ0YTo ymAshka83Xqafi9v/4NmEyVOeA4p89He5xijiCAe/R/y2zG9YoAwX7qLxqcYamRkpMeqR3zPcvx4 u5iVlDLi9qjfns6P5gJGR1qSKypf1gQTNB1XjRfB4ZiphNFUq+m8xZ83DiZ6e1kDraR9dvtbeA47 ynLje3m/Pf5euBbhM8HnlGMQWI+9IDDiKDuWXv/UKz7/9PCJ2Wica2IZvDSLhLnRaKSBdbXvH641 4ndMtTJH1ZQ3ELjGoexdOkcppZpNGgiNQQNBWhINBKVUK4sVx/x4JFuAckH8QKakQSxrcOOVp4QV jswhiP/gpPIVaqx+JVjOPMqVpOOIgCwrblkZmw9Q8sOYxqIEPMtWDVL6hNuOK/DifFbsldWJJuiV Gg7UOOa+oXoNhOUpBbM8/Q+aTdFAqPf5jyLoErNh0kDtilCshY1pweuZHyPwE421vqfuX9g3igBv XM194lH1lxnprPL9D8rKL5WJYDc1zqnNXfa5akUR7IsBvPYCkgTiyJBKa8dTUi02xl0R3wXcLt9z saxMbHrPe5PeIfm5NB6PvQ3KzIX8MWNZk86WslL1Kd//ACOqljJBfEYJdv/u153rf9CMip/Xn639 /ULGWC1isQCZlBzj0P23KYw3Wnvt8pdwW1wrpBlBLLxgIQTj7RkDeROA7Mt0vD3lP+tmsiilWkUa CI1BA0FaEg0EpVSrihX6lL7gxyOr9gnu84M1L7IGGEcEJNMVe1EE/knvZ141AwEdvO8/wpx//O3X bdtYcf6plT8aGjiWBToxNgiCxrr0cT7byuqSU8eX8XzJI3o8xABNvQFseibE5yBdJVhNGC8Eu1lp nI61qmJpiN//dr3CWC068qDtw/5dUWqBwC8re7m9MtOI/hyMsbr/rtsvKYxHsdJ1tS9+Jsw97fg9 C+MrSpSyiO/ZzTctlukoE98HPLcGjd8RGRk8hzS1bc9AqKa86XXJeUcUxhspatr/6hdrhtvCXE0z DPL3Jc2oyQsjKZbTScuIqRWjWHoHkVWQjpeJ3hcYRbX25GkFxXMERmi1Ffvt6cKzDw378zlZ0Q3E yRKL5jJB/JjtEMX3RXxPkEGZ7h+V/7xiSKTj7ckMBKVUK0oDoTFoIEhLooGglGpVxaa2rLhD/IBM RYA0Bt7LSgZF1WogjBvZPwQ9MCswBthGkJWSGuxLgD5tDMwPbeq5x5JE/B3n08g2vY1nFt4eVrvn V41TfiD2QGhv9W0qVjFusO4aYb+yEkvVRF8GStyUGSKsUsbkQJTfQQTEqY/Ov2R5UK6no5rriPtH oIPAAeUbaPDI88R26mOn9djz8ynPwnyeJ4KjZfOriceFmXTzwD4hs6SWFbP0wOB5zJeGqEexDjWm V9nt8djS905nde2lJ7QFb8oaU8ZSMKuv+tnwfkvHoygtQv1q5lJ2Kx1fUYrNnxFBtXS8TPRo4DPO a5qO8bzymiH+HxW3xe3pftVEcI/3/aTRl4b3enw/YBKWlaJitTUrdCnFlJ/Pqvpq/SfKxPuczx+3 UUuAkawRnkNKiaTZBbWIlcPsz/fdim5QSgPW975n2YrlskBi7H/Ad/3U8VcWxqPyJYzKjqMaLwz1 +Hkl4y0dLxN9fyhXVdZXiKAyTb3z5xjOK7zu/Mt5hizA1GSqJlbmY/5zjiEjkJKFbKdXSr5UYDqf MkE0Ve9ofpk4x9CTaeSgvuEcU3YuTUU2WDxH1HL+TBX7ldD/YHnLFXUkvstidiclHtPx/H2hOX06 HsV34w+++9Uwt71MhTLlDYSuMOaVUqonSAOhMWggSEuigaCUanaVBWtjTwDKDlFrnmADgYUYXOBf tpHSTt3/GNyoZg7UaiAQbI3HywdKopmBuUCgmNXaBBdjoJgfyfkAZQyQMp9gLvNZCR6DBul8gubR QGAlfHq/qolj/PqXa4X9aq0lzyo+AobV6ofzfBPgoLluzPKgTA4r1SnjhDAfKCvFc1mtvjWBPmr2 sy89Aeg9wQpkStDQWJUMDcpQxfkEQClxwHyyMA7Zb+swn2AhxyFrI226Wk2YAQQ2eF54PWsJ7rBS lvkd1ZNHBLoGXHh0mwlEYDn2PyjLICHIz+PpTNmKMvFccltlgd98/4OO+jkQhKKmOXMpo5WOryhh YMXPbC3NmwmsUze82kp7sn7IHKEBNgEn3jesmuX/G/38J0Ebb7hmCDjz/i77zonCeKKRKO9z3quY gdzfMbf0C6WC0iAW87lfX159lRAoY/7Wf/9N+CzyXkrnVxPmHw3fuU1W6Keva5l4X/Eccl87Mtd4 T/NZje/BfHkQDIi0PBsBXDKjGlUuiuBsfM0xwNJxGoEzxndPe4+F79CYmVar+dRo8Vy29x4qE9/V Ze/djkSwvaPvo1TcFt+n9Zhm7QlTm+cbk5rstXQ8FT0S+D7cbYc/FsYQ31GUQuIcg6mEaUT5qnh+ +eLnPxUyrPhMEbzGlEuPEXXKsXuE7zvOm3zHktHE54dzBlmD+c8RzwfnPW53y7/8KpgcnJ95P9Fr iftcy+cOYbhyHzE1+R6upS8EJjjPI+e+MiMyLxYw8N0YMxV5PWPPgTKTGyMDQ6RRn9cLzjw43BbX JRw7P8ZnMN4Xsgvae19jAsV+N7xW6Xh74ruKck/sy7UIJmQ6Rymlmk0aCI1BA0FaEg0EpVQzi7IV /OjP/xgmwE3wl8DChNsuKuyTVz49HhHoS+egWg0EfuwStGAeTUTjdgLF66z13bbbQQTsqfHMCkbu R/44BDzy96uj+fma8BgU6f1qTzx/1X7opyIAT1kCjJlqqztjoJFAa1ydzg9/VlLzPHAMgqasJuQx /eSH3wzZCelxTj5m9/CYbht8TsX2S88/MjRmJLiTNx/am89KSObX0iCa9xLBGYKf3HcMlloCaRef e3iYn28mWyYaYcfyQQSd2JYvv5Ku5Oc+f+6zK5eW8iAggmmC4RF7aNQiSrdwW59f5ZOFMlmjhpzb 1v+gvfc6IkhF8I73TmzOnBfP22UXHBkybCh3VcvzWIvIzImfi1pK55xx4t4hgHT70PMKY4iAFq8f x/3kyh8Jx+Xz1++sQ0I5HIJhPMdf/+oXgyG2+45/Ks0SIXhIMJKgIoE73ge8RrzONJHFbImZSYjP CO/LzTb5WXgvx/m8ptQNT+e3J47Fe4TPFI+hFtOLYC6PNf0speKxsoqceZhPbMP0io1x802/o/70 +58HgyF9zfmbzz+vRT1ZD5io3Bbvt/T7Im96lRlweWHyEoBlLiVd0nHEZ4L+OZT6SseWV5gffOdR yieuXO9IfNfymcVo4nuuVkOA5wljBeOqFnMYEXQl6E6AntJD7WUg1SoC2fHzWu05j+KzyDmM8ygZ OOk44jua9yuZB9xPjkvGGd/bnGPIAiCjh6wUPkNkUpWVJ8SU4ruLz35+O9+BGBKcT/KfPwL4fE+n 82+9qW/IlmB+WcZEmQjUc5/oZ8T3Stn3SSrOEzxW+o7kzfNULI7AMGcuZijbuBaKGQG8rvn5PJ9k IvI9lB6L55NsC77Dyp7DauKcz21xHZYaOPQ/4HEzTl+HdN+8+GzzvcNcXq90vD3xOeEzw758V63o rAullOoJ0kBoDBoI0pJoICilmlWsWlt/nR+EH6gxaExpgVj+h0B7uk+ZCAbG4Aard2Pwl3+jMZE3 EChxkB4jinkxoEEALT9GgJcSCQSv4g/5KFb+pYE2ApDcN+YTME/np3NjMI/Vz6nB0J4IPNIjgn3b K+nB/V9v7e+FJtEEANLxVASeWKnJcctWDKPL+x0VxnnO8gERgkisAmVFddljIUODxxuDngTYyHAg MFc2nxWwmErtBUlTnXPaAeG+lQXuy0RTV1bYsgo1358iFatq4+vI+4FtrPTn77IyWhgtPOdpwIj3 ZmyEjPh/eys584rllgg05w0EArqxGXRH/Q8QhhNzCZ6lQSKEqRCNLY5HACyd0xnxOY/9S9JgWKqr Ljo2fEccdsC2hbFUvHf4/HDcsn4gBP14zRinuWtqFBFkJ2BZFvjERCFYmQ9IYjIyPy17wncBYxg5 tQYkEdkKvIfS755q4nnku4hgXr7xe6pojiHqr7ON8mBxW7oymGA1hg3PfXosDDK+z/is8H1Ta1ZN 7HvBcdPAPuZULEXH5zbdNy8eJ4+X+QR+03ECljSx51gYbJSlS+d0VgRjo9GBWOWezikT2UpxHwyU svudiueVzJn865a+X8vEZzZ/fmqviXqtInBLVgDHay+rie9nvsdYkU8QPx1Pxec1GvPVMuLIzOE5 4zs0fY9jrvB6lGWscP2QNxBixg0ZaWXBfjIOU8OhIw2+5rRw3/M9k9oTx+a54Xuhve/mmA2HYo+Y 2D8BpT1CuKbhuGXHzJ+v+FyUPfYyxXJLfE+nz0nsFYXa63+AyNaL5Sbpi5GOtyeuCzBnuJ1VPvOJ us7/SinVW6WB0Bg0EKQl0UBQSjWrWAEby6cQTCZVPa7sZgVvGpCvpvPOOLDtxyyBE1Yrs6KWlecx uFpPBsKXVluWgVCtQSc/YgmwsaKWlaHxdlmZns5FrECn/AnzCQLF+WzLH5NV6owRjK+3PnJc3Utw jsfHSk6CM4hgOME7AuOs5ExX/1YT9zsGy9orW0GwkzkEFeI2ArAEDVjNX7ZKmdXLGCuxJBE1lAkw UAKmbHUuPSI+/cmP1bQqOyo2l662aj0VxybgyD7tZXJQ9oI5rHCnbAUBVQLwsawKzwPBP56/g/bZ KrzHy+r2856MgU5EUJSVp+m8MvH+I2BEEJUMDQLjPOfRyEAYcWWBtbyOP2KXMJfAWplxgxkSMytQ rQ1UOxKfbVauckyyXMqCvLwePJe8Lyh5Vfa+SIUBEzN/yup2IwKJmAfMyZcpi9lHGFllnz9WALNy OJY4IRDX3nyCxGQh1PqaIgKB3K80oF9NfM5jYLe9z2g8Lu8ZTAHMwViCBPGejnMJ0pKlREmosuc8 lhpCfMapA5/OKRMGHYFg3k/5ADrmcfyeIVhJebp037zILGAur0VZ1k4+mwu1F/CuV5yz4mpq1J5h m1c0WhHf/WXv91R8h8T674iV2LWUp8FAiOYc4r2ezumMWD3OdxTBbz5bnFvjOQYDDUOKUjU8P7U2 +M1/XqsZCIjvUebwnR6vC2ImCtcMqTmLMO4wwOP7ifvLOYTzYNl5JJ1fi+L9qiWLCvF5ohQb+6Qm QF6xWTLf4Xzf8J4no4LzN9spkcb5g+8sMlowWKtd18R+OIjvUso+pnPKhGkQFzVgxvLe43xNpkgs t8h4mdmaF+cn5vJdWU8/GMTrGr8b8otDlFKqmaWB0Bg6NBBef/317OWXX85eeuml7JVXXsnefvvt dEqvgPsdH0ce/mZ7Vz8ubu+tt96q2MZz/eKLL4Z/ZcWigaCUalYRYCX4Fn/cRrEiMS3L0p5YhRub c0bxNz96yzIQqv3QRvxgjbXzY014goOYA2WrwwmOUzaA+awKj/MxB8oCsgQdKUmQnx/3iQE9ghi1 1vqP4rYIJMTSHhyDYDw/ugnQEjhgRXQ9JQBqNRBibXOet7hyn+cx9gQgeJbuw+Pj/sRADit7Y2CO 1bpl81kBXhb4KROBc8wAnof8qkVew/aCENTF5j60V1udVZSYTNxfDBICWJhYBJ4IDhFgiz0kWDVb Zh5EsTKcLAKeZ4yGtHxTe6I8DwEcbo/AHc83qzUxkXgMHZWCQQSJmVvW7BvxPBKA5HYQPQZqXXHe kfiM83wTUOY+Y/qxapigPg06ef4IWJaV/KqmWgOSsfQPn5dYhobgFs8j96esnBPjfKZigJEAJu8x gmll5iGPj89fPQFJ6rhzv8pWElcTZiv7UMosHYsiSwkzg6wgShjxPiE7iNXdvP/4jiAriued0ik8 h9XKhfG9yu0hDKxay5LwXUzwkf1YBU7wne8AvjdiyS0+N9VKq0VF06taaTK+I+jPEu8jJl17n/l6 RRkcjsnnIs2kqCbeC2Qr8B2PWVPr+5k+O5jUvI/aMzXz4jNA6R/6b/B+JiOn7NzVGVHKKPYI4j3D /eIzwXsL0+aPm25QU3ZbVP7zWpYxFEXQm/cI3xNxFTvn0njO5PGm+/DdhXkUP9/83V52I5/v/PyO xGvIfed+5VfW85jaM27JpOI+kFWXjkVx/uQ6CNOABQWYZcccumMwzDDw+NzxWeH6iXMHJnbZZwFh 1mEyxteoVrMDkXnI643pFXsfcU7j/vAYMLg6Oh/EDAi+W9KxjoT5Gkslcd1U7TEqpVQzSQOhMVQ1 EB599NHs+uuvz4466qhst912y3bZZZds//33zy666KJs1qxZ6fQez+zZs7Pdd989O+mkk7LXXnst bJs/f37Yduqpp2ZvvvlmussKA8Ni6NCh2WOPPVax/dJLL8223377bPLkyRXbpfFoICilmllkCxDc jsEeApSsRk/ntSd+yFMmhtWF/Kjec+c/F5rt1WogDLpqWd18gpcxGE5wm+NWu1/Dru8T9iEYyt/8 yGe1XbUyOPE20rrjcaVgPSvRUxH8IBBDsJ1yRZgbZCdQRqCjH/qpajUQeK7jj/x8OQNWq7ONVc/8 n5WIZD/EYB6mSQwI8G/MZGA+zyWBDubH1d35+R2JgClBFoKMcRsrrykHQaZLtXrisXFkWS3pvDBi MDoI3OQDxAQ/MQxY8c1z0ZFhw+MhEM3qdrIYas2WiCJYx/NEhgnmA++tGIxtb4Ur4nYJFvPa8f5I x6MwyZhLI3HeU7W+BrWIYBtGHaWrCEhSGocgIYF5Ak+1NiDOH68WA4EV09HgosdD3B6bO3P7BM+Y Fz83fM+w2j6+f3keYrmoWuZ3JIKOZCHxmkQDlecdo4iSJtXeS3F1O+Xg2vuMs4qZ9z+BZQL5cdU2 nwXMJswvgnQ0Zi7LqIji/YBpgGGJ+cDK83RONfH68HwTBCUIz3ce54DYa4X3WLpPqpg90t77m9Xk mHp875BNUe/K547EauxaTYAoDJRa3wt5cVud2Q9hKhHgb5SBgMjC4D3JKni+S3ktySYiyN/e+69M +c9re6UFybShhA3zeN/F7ZhQbCPAzXs7njNimZ60kTSl85gfzQ7m890X3+/p/PbEZ51zFWZVzLLj M4YJiOlTzTiOfRDIRizL8Ini+4AMMMzdfO8C7isZeTxffHd2lAGA+B7hecEEqMdAQLzefN4xdrk9 vi8wI3gM7ZmWiNeX73bm1ntuQ5gf8XzGNV46rpRSzSgNhMZQMBBYFX/rrbeGwPquu+6a7bDDDsE8 yP9/5513zkaOHJnu2qO57bbbwv3u169f27aJEyeGgP3VV19dMXdFQhbHaaedlu2zzz7Zc88917Yd U+PEE0/M9tprr4KxII1HA0Ep1cziBybBaYKFBJI6Wn1aTQQuWHlaLXOhFgOBgNDGGy7LDiAgG7ez +p2VyhgF6T6IwEn+By6BPlbo8SM/nZufT/mD/HZWBrOdH8yd+bGdKt+YujOq1UDg+Ynz8o+JgEUs rxJF4IZVqwTz00AN82MJoShKnhAAu/ri4wq32554jdk/rqyn5AYrtTFX6BdRrTwVrx2rOgnm17OS dnlFsIlgbFlJllQElWiISf3tdCwGtAkUdZTFwnGYS8PT9LUoE6tN6emRbm+ECJISkMOMISDW2YBv rQYC3wdxlXo+aE1pmdhPhEwEskyoQ89nk3JV6XHIVCCIWOv89sQqZo4T+x/wXGBkUb6J4Gm14Dqr 4DE8WclfzeSM4nWuFuTl+6KW90EUBgSPt1qgNC+Coaygz9ewjwH42J+hlu89+nTwOKuVL0rFan/e D/UG+5tFvBdr7dPQGS3vOSb/eS3LCogiQP+9b385zCNrJW7H3I89FKJi6byyzCUM9ngdkJ+PmYUp ks5vTzddvWwhAEYKf3PNQAYDPTw472GOpfsgzI34WCjrlY6vKPF9xDmmPbM4CuOTcwwmRfqdwPcq 950sT7I/033zIjOL70UWYLSXlVFNsZQT6qh5t1JKNYs0EBpDwUC46aabQlAds+DMM8/M7rvvvhDo ZtX8I488kvXv3z+ME4yfOnVqunuP5eKLLw73+ZZbbmnb1h0lgxYsWJBtt9122SmnnFIoYdRd5ZRa EQ0EpZRafhGgjD/ay1au8qOezAXGWUGYX7GJMcEKWUp+lBkUlNTIlz0hEEpQgpV31eZT9oRV5/nt sRQQ6qiRaFeoVgOBeQQmmJeWKaCOMtkEZIfElYSI7AAMo/RYD0y8Ojz/lMuJdZbj/Hy9+o4Usx8w fTANCHrwmsamxdVK9iDGmFNL095GiSAxq7/T7akI7MQAN2Vo8oH22PiWsVoaR8da9rWUTSLwRpC6 1trm3aV8QLJaDwREQBIji3kEWfNBMsyt1MhClBMp+xxgbsXV0el8gozp/Goi4Ml+/EsGEmYQJWxY cc329mr5U96EOe2ZJo0WBhbvwY7KirFiOhpbZGblSyPxOrCKnTG+XztaaU9vCOaykjwdS8VrymvL 92061goiYMxnttbSR92h/Oe1ve/3vIGQlrIh04/vT84x+XMGoixXGgDHoGxvfnrb1RQbCZNRQ6Cd kkQ8ntjgnuuJdJ+o2BeAEnLp2IoS5wSycTpqokzGAQY094+yevlMSrIN43cdz2G6byrMHuZ2tpF3 PsMk3zNKKaWaWRoIjaHCQLj77ruDcYBBQImdsrI+BL0vvPDCEIw/44wzCkFwYL/YbyCWC2oPjtGZ PgtvvPFG2C+9D6+++mqFMcC/xxxzTAjcP/jggxVzO4L7z7E6ehz5x8ztV4PneMcdd8yuuuqqdKgq PB88L50xGLgv7Ff2WrYyGghKKdV5kdHAj/t9dvtb20phAlYEovhBTZCRUkIEthhn5XAaxCJARoCc 4CxBLgKG/JBmOzWhWYnHar04HwOBFH+2x/kEc1ixy2pbfpTn50cRbI/B4bLxrlatBgI9BmIJkhOP KtaxjtkhBKp5zmPdakrIxIa06XxWllK+4PADtg2rSdubn4qVjrHmM+VO8oGpUUPODStN2yvRwn2l WSW1n7kf6XijxUpznr+yXhGpKBcTg12YJHEFMJkTBIfYTvmqssbVeWF2xblpgK1MZGxQi7uj4FN3 q9YMhHxAsqyWPp9hXg9W/fO4Y48Vgmesgk+Px8p/goLpfAJxtayUR9H04juI4BxmGtsxPLmv7a1W 5j7xnuf+lTWUbbR4vjb82Q9r6rPB/aY0FY+Nz1W+J0lczUwfkY76PsSG0XxP1/I9wPcNmUQdHbdZ xcp4VtZ39F3Qnao1A4Hva8wq5lXrHcD7itccw40yXcwl8FzWz6Qz8/MiUyFmPvA5wDSIiw5YlU8G XHvnDr5HyayjfGOtTciXR5gAfDeUnZ9TYbpHY4VSTPFcyX3msbK9lj5VZBtxzcR3V2eyD1AsV0bf hY5uTymlmkUaCI2hzUAgSH7kkUdmO+20U3bllVdWzkogEwEDYd99982WLFnStp1A/dixY7OTTz45 22OPPULZo0MPPTSYEQS+y5g2bVp2zjnnZHvvvXcoj8QxBwwYkC1evDidms2YMSO78cYbsyeffDLs x/3lNkaMGBHGyZQYOHBgdsABB4T7d8QRR4R+Asynj8Oee+7Zdn8Jqg8fPjyUa4pGA9tuvvnm7K67 7gqBd8o0HXbYYeF+8e+9995bcX8A84L5ZBTEx0yvCB4Dtxt54YUXwv2k3wImDf8OGTIkPJfw0EMP hZ4Tc+bMyR09C/0mLrjggvC8cD8ofUQfCnpUpFD6aNCgQeEYPBfXXHNNtt9++4X7xO2R/SDL0EBQ SqnOiyA4K9r5IUppEFbEURaEFbGIFYBsI3hRrfwHgQB+OPNDn9XprFwmEIaoWU6ZjHxglWAuP7Dz 85lHMJEf8ayIT00KRJZErBdMUKWRdas7o1oNBALglBoiSyCWbSJgwOrpshIXlNYhsMVxY6YFRg/P V0fz6TmQjqeiRAMZIAQvMBF43dsLvpYJ04eMCVaZpmONFGYFtbB5T5Y99lSUi4lNmu8dc3nIQOA5 j81BqeHfUbCG9xmNVQmu1tJrgxX5mF4YOulYT1OtBkLsN8C8uEKdoHhZDXTqlPP+ifP5vLc3n+eX +XGlbnvZLvn7ExvK05MCY5O65fF2OGa6Typ6ndR6e8srsocwVWsJ5PNckKFF2SHeS2zjdeIYfGeQ bVStPFxemI88PrIt0rFUfGdjPP7jb78ujLWCKKfD5zvNcutpqrUHAt+TlK5iXuy5wWeCx1fWR4Cg d2wQH8uu8VmtNp/zN0Yi86uVt8uL91ds/o3pT3k3MgjrKYFEubT//q//DN/91cqKNULxsWGSdHRu QJw/MekoT8a5hX0wRTZYd43w/PBvLX0XMHo4D9d77o3idmOZuTTrRCmlmlkaCI2hzUCgHwCB7QMP PDBbunRp5awEVv4znybEcfU/K+QJdLO6HhOCYDfib4L5559/fqFU0LBhw8IYYh8C3XFfgv+piUDm A+MEyQnWc2zu84QJE8JcDIV4m/FY9BSg7NK2226bHX/88eG+w8yZM8M4TZXj/Zo+fXrYl9JNZ511 Vtt9j/cPk2PhwoUV94n+CcyLc7nd+H/Mk6eeeirMI/OBvhKMcV+Yx9/3339/GMdEYds999zTduzR o0dXPI+YIPzL35gkqYmAUcPY5ZdfHp6/2LMiviY8P7IMDQSllOpeERTIl+kg2M2qYlYIl5XvKJtP WQBq/JfNz4tgBz+YKX9Sy4/0FalaDQSaCTOHsi9xlSDNb6k1zarhdD7CCGCfWDKC+QTSqwU4KIHA fFZ6pmOpYimYow/ZMTSfZAUkK0sHXn5iYW57okEkgc8Y9FwRoub7mj/6Vs39Fgg0EcAmY4EAD1kS GCWYVKyYLwuOpaI0EyvC882D2xOr6le0kdIo1Wog8NkluMX7AqOLbbzfCeZVa1YcG2xjSNYyn8wB 5pNZkI6lov8BwUjeq7zvWHH7pdVWCUHGdG418dr/7Y+/DGYPfVbS8UaJ9yrvPTJ50rEyEcwlwMr7 lOeL7KoYGMQwrSVDALMMM5CyW7WsqD9gry1DplM+26GVxKr69gLyPUX5zyvGejoeReYYZhOZKvG7 kkwbjNR8X428yC7guLH0F0Z0e/MxSJmf77FQTTSrj59t3psxuN5eFkWZ+AzxXVxLZkBnxXcd59Za PmdRZFNx7qcEFgsfMEu+9pUvBGOqbPFDqni+Xp7HxfcyGRocpyeUdFRKqa6SBkJjaDMQaC5M0Pva azv3ZBJIJ0jNCvnbb789e/bZZ8OKfoL7BN4JZpOdEGHVPtvibbJanywFVtxTbojtl112Wdt8MgJi hgTHI9OA2yCgj+FB1gP70KB43rx5wdDAEDj88MPD7SD6IEQIznOsfANlshEo30SpI4L/lBsiM+Pp p58Ox2c+jy3CYyNAf8ghh4TA//PPPx8eA7dPQ+R8z4VFixaF+4xpwHayAzBQOD6PjWNgIDzxxBNh /gMPPBDmcb8xBDALeEwPP/xw22PFdMiXM8KkiSWoKC81e/bssA8ZCWQw8LhkGRoISinVOqJ8Aqv5 +dF8/YCTCuNdqVoMBIIJMQCUD0izsp2gQ7Umi6w4zgeNWMnM/CljryjMRTdccXKYzyrruI0ViZgz 6apPei4wNzZkjc2C40pUntdaTAECsjReJohSS+PJzghDoL1yStXE83tl/2OD6H1QS1AV8bgxRWrp kRDFa1yLMdETVKuBQNYBc8gsipk+BBjJGqi2aptAHPvEEipxPs9/OhdhGObnt6doesXsgRjMjI1Y eb0xw9L9UvGZXevH3wrB8xVVyoisF1YV1/Oe4HNKsJQeJJgAfK74DqjlfctqbwK/lOiq1VTl+4Qy c+l21bOU/7y216sifqfn+9LE0oLXXVZuDMfPK+UL4/xPrfzREPxP5yKMgPz8KN67adAck4+5BNr5 m/Nc/vPKexvDMb2NMnEsso5i9l6jFc+T9a7gx2jhuWKBAEYmx0jnlIlrGMw+TLx6bzMvSg/ynJJJ U29DeqWU6s3SQGgMwUAgyMyKdQLPU6ZMSed0yNy5c0NwnawADICUUaNGhVXwffv2DX9jLGAGcHuM pcTjscqeoDwQWCf4ToCcRs957rjjjjD/2GOPDQH5PATiY1NoShJFMCfYJ29qkKnANkwHTIM83CZB +/wxeK4oqZRmAgDzmE+2RIRjkkXA/YyZEIC5wO3yGtBrgbETTjghPGdkFaRwezzXKGZp8BpSZonj nHfeeRU9G+h/gLHCcyDL0EBQSqnWEcHkWI95713/WhjvShEojM2RCeCn4wQU6B8Rg6T5kkszJ18f VlZuvun6paWY6G3ACvC4+pv+D+3NP2ifrcJqxHwQlSAmqyIpORFNBO4TmRAE/ePqY4Lm3Eduk79Z LUopoPQ2ysTrQSPH9hp89hZR8oPg2HlnHLhcgZ2erHxt8mormnnPUTaH1cyxzwDCECDzJ20EHhWD +nGVMfM5RrWGvjSvZdV0PpBIgB/zhl4o+bIlZDVw7Ph5oJwXf1Nmjb/pi3Do/tsUbqNM9G+gdjn3 qxleZz7fGCIGEZtPfF4pp8Z7nayJdByTKjYI33jDNSuC2HyWyMSiz1BZfXxWrbMfpYX4O/bqqTY/ ZsXlz3UY2rz3frvx2m37cJ8xPcgYInOIbfHzGktmUUqulnJ7iO9lssoIuNdSxq4ni+8bvqt4PKmx X68wY3hOMRx7+/OilFL1SAOhMQQDgXr5rFAnYB1r8tcDq/gJlt9www3pUIAsAY591FFHhb9ZrR/7 AJQ196WkEMF0guHU9QeC9RgBBPfzJgHBdlb7M3bffffljrKMZ555JpQxYvU9GQlxn+OOOy7sQ7YA xAwHtk2aNCk5ShbKM3Gf8yWGgAwAgvgcm6yKMWPGhKA/j5X5ZDpE6MfAtiuuuKLiGNwezw8lmoBj cX/JxMAYSOE5o/QSpZAwWwATgtcAUyE+ZxEMGzIcNBDeQQNBKaVaSwRS+OHMqttaV/01UqxcvvDs Q0PZGmo0c1+oJ00glKAIq6Rp8kqJFcqlHHnQ9oUa7RgIlCyhPjSrvCknQdkngjCsaKTJbD5Qi4HQ 3nxuJ2YQRFH+iPtGxkY0FgjoELTN10y+c/gFYR73kywJAhJlJkV7apYARrM8jlQ8LgL6BJljeZx9 d/9b6CNAiSHeS2QEsMqZICKln8bc0q/iGAQYY8YN8/JBRuqIY0ywX2yKXMt8+iYQ6Izb+/c9NMzH DIvliTDqmIdZF02vuKJ5tx3+GI5F4/e82dGRuC+swO/tBgL3n940sR+Eag5hzNLLgCwhsgJ4r6+3 9vdC0B9xjuH7ndJsnBc436Tl7fisUEqLQD6lsDAKaBbMvBGDzg6fc5rEx0A28/mMcTyydMiqo7Qg 88lSIwOO+fnvyFi2LG8s8H3CMciIiZkJfO+w6h4jHaPxF+v/qO737PIG3HuC+Lw24nHwmSfzgOed UnDpuFJKNbM0EBpDMBAoARSbGKfB547IB+NjMDuF5r0Er+lBAJTvwRwoyz4AgvmxeXFsREzD4XRF PzAemxyXBdtpmkzzZEyE2NuBbQTayXCguTHwuDnOQQcdVMhioCxRWmIICPxT6iiWDeIxcQzuJ38j miNHyFbAKKB/RB6aJ+fLHQ0ePDj8zb9lxAwFTIbYGJlyShyb7IMUTBLuI6aMLEMDQSmlWkuUyyHA nm9K3JWiXApBdlbqE4inAeNGP/9JyA7446YbBDOBptSsyq/WeJoSImRSsKJ61+03D2YITWIRwdK0 kTQ9EAi6sOKzbD61lFOTgubNe+785zAnlnuiDAUrTPNlLVjpzapv7g8rSWvtN6B6jyhPQtNcMgj4 7GB80bQXkwsRpCSg+OXVVwkr+edNu6lwDAwI5rHinabdGBH0FCB4yXuHzJZ8Q9Bq88nK+cF3vxre w2k5JEwD3q8YCLGuN/eFbJx8w19WXtMvgPrj9A/Il+5SqrcLU43zyM/X+2E4t3CO4fuf72ea3jPG /zESMM7KjE8+f3zuMAswIr7+1S+GzwuihwgGRN6AxxjH1KMXAGYy3wt8FpnPOSadH/dhO03q42eQ Mlp8vtOMCUp0ce7BnKin34AqKho3X/z8p8LrnI4rpVQzSwOhMQQDgSD6/vvvHwLSNBduD1a/E6wm MM7/2Zfshf32268tGJ8yfvz4ENymRj+cffbZ4bZmzJiRTg3E1fQE81k9D5Q/KtuHvwnU0w+gjLia nyyFmO1AQ2P26dOnT1sPgXvvvbciCyBPNEDICIgNl8kmwCxgO42nCdzTy4GgP+WLMGQwKWITZW7n 9NNPr8iqiNu5H3mzgV4N3BfuUxlkPKSmyHXXXVfo0RC58847w1i+p0Sro4GglFKtJwKR/IAmaJ+O rWixipCADf/mlc5rT9Q2Z3Vn/JvVmKyIJsBf1kia+flmtB3Nj2K1I3XV42py7mdarzqKld6pCaGa Q7wPyGLBuOJfMmAwwgj28T585KGh4f/pKua8GKOnBMfi/5S5ohQHJhWZK9Tir3U+Da2rrUAmowCz IJZC4v1KEDQ9Pg3IWc1MA9l6P39K9XQt7zmGLLJ8Twy+3zlnjB1xYfi8p/Mx5chQiH/z+Yrz8+eq Mm275SYVpcjIoCgzNTAgUhNC1SeeV8ykmNmVjiulVLNLA6ExBAPhrbfeCuWECDKX1dzPQ5Cb4Da1 /ClNhGlAMBsDosxAIGh/5plnVgS3uS2C+mX9EoAgPPMpGwRkFhx88MHBqIg9ESJTp04NQXxMiTIo F4QZMWDAgLZtrPRnGyv/I/yf26SRcsq4cePCGM2Mgecr9hQYPnx4Rb8BoGkxhgBljOIY95v7z7Zo QgDPGZkQmA1kRgBmBMfGpCgj9pSgUTIGBPcnljTitlMwDpjP45BlaCAopVTriRWMNFakdA+lV9Jx tUysTiVTguBROqZUTxSBT1ZXu0pZqZ4vTAcyC8pMCdV4keWFeUAWSd7wUUqpVpEGQmMIBgIQCCdI TiZBtT4IZAZQsofg+6WXXhq2UW6I0jj5HgN56AFAMJ3jxsbEF110UbitYcOGpdODqYAhwfEwB4Db jT0TCJbnoTwPx8dgSM2F+++/vy1LgEbLEbIMCKjHXgcE4QnGV3sMGAfcX/obAFkRZB3Q1DkG/SOU FyLTgueoX79+bdsJ7BPgT7MA4v2nDFRsrEwmA/vzbwqvDWYNj4nMDnj22WdDxkOZwYKBcfTRR3e6 v0WzooGglFKtqa3//pvwQ3r/PbcojKllK0pptGiNZNWbdO2lJ4Q+H7x/0zGlVM8Szcj33vWvhe1q xSg2T7Zsm1KqVaWB0BjaDASC0DQRJnDNiniyBQiOU/+fuv8E+wlQM079fRovR+hpwHYaHFMeKO5D WZ0YwKesT+Tuu+8OQXNW3VNeh54D3D5mQ7wNgu/RLIhNhssC6gTzMTC4DYwJTApW9XP/CarH/gQx 2yEaHhgCGBNA0B2Dg/mxJFCEbAFKF3Gc+fPnh20E+k855ZSw7aqrrgqNmrkflFM666yzwnbubz7D IZYRYj5B/WgWjB07tlBeiOeQY/DcjRgxItw/HhOGAa8Nzw9lj2J2A7eL+UGJpNRgefzxx8P8aj0i WhUNBKWUak1R4/8zn/p4qOVeTwPVVtHc+wcFc4XyR+mYUj1RlDWiITJlU9IxpVTPEmX1dtnuDxWN 0NWKE9kH9H6iL0VsKK+UUq0mDYTG0GYgwMMPPxyaBRNwJqjNv5Qqis2BY6mgNMiO0UCQnTnMpdlw 3J9/MRLygW3KGvXv3z+MEWiPjYf5P9soeZRfSR/r+6fNhyNkBjAe7yfiWPGxYA5gUADGBuOMYXQA 2QEE4E8++eRCAJ75PB4yL+J8iH0d4v2Pt8nt7bPPPuH/+YbPlIZiDDODuZgogKHA9rR3AdurHZ/7 mc98wJxhe96wiGC+8LyU9XZoZTQQlFKqdUXt9e7qhdDTRc1sGiSn25XqqcLswvhKtyulep48x3Sd yMhab+3vZe96179nw67vUxhXSqlWkQZCY6gwEIDV9EOGDMmOPfbYUKKHwDUBePoR0NQ3rpxPIUBP AJvGxwTcafBLY+Np06a1NSrOw8p+guYYD8zHqKCOP2ZA2lOAngCUNaLnQjUwF8gs4P5SXuimm24K 5YjIKmC1fjQGKGtEsD0fUCcLAHOkLADPfALwNDZOYT+yLrhNsinoi0DfAnoNEOzH+IjQTBljhMfJ 8xmzGchYYNvs2bNzR15msnAcsj0YR8cff3zof5BmEsQSS2VNl+kngWlBdoe8gwaCUkq1rmgouMWf Nw4mwhX9jymMK6WUUkr1Zp1+wl7hOueQ/bYujCmlVCtJA6ExFAyECEYBK+4pzUPAuswEKIO57MO+ 6Wr+MridOJ+geQq3yzHzq/+rgfEQ7y9wPMojUbYowu2xLd/ImP+zrcwciWOpqRGJt4ni4+V2+Tt/ u2XbeWw8LlTt+Y2vA8rf5zzxOS97/hjj/peNtTIaCEop1dqikeBqX/xM9ulPfsxGjkoppZRqGt1z 52XZ+9/3nmytH38re/GJMYVxpZRqJWkgNIaqBoJIM6OBoJRS6q7bL8lW/sRK2QbrrpE99+gdhXGl lFJKqd6kJ+eOyL72lS9kX1ptFcu7KaWUBkLD0ECQlkQDQSmlFJpw20XZp1b+aLbdVptkLz85rjCu lFJKKdUb9Oyi0dmvf7lWtvqqn81mTr6+MK6UUq0oDYTGoIEgLYkGglJKqajxt/bPfvLDb2YjB/Ut jCmllFJK9Qb173to9tOffDubfs91hTGllGpVaSA0Bg0EaUk0EJRSSuX10pNjs1eeGl/YrpRSSinV G0Q5Rq9llFKqUhoIjUEDQVoSDQSllFJKKaWUUkoppZpXGgiNQQNBWhINBKWUUkoppZRSSimlmlca CI1BA0FaEg0EpZRSSimllFJKKaWaVxoIjUEDQf5/e/cdbltd33k8MdEkalTEEhGVKCoiAioo2AAV CyoqNkBFxY4FQVDsnaKCXQE7KioqFhCkKCqKqKRNkkkyKTOmOE6SSZnMZOa/Pc9n3azDb393Peee e+Cu83o9z/vRe3Y5++xT2Ov33WutTckAQZIkSZIkSRpuBgjrwwCBTckAQZIkSZIkSRpuBgjrwwCB TckAQZIkSZIkSRpuBgjrwwCBTckAQZIkSZIkSRpuBgjrwwCBTckAQZIkSZIkSRpuBgjrwwCBTckA QZIkSZIkSRpuBgjrwwCBTckAQZIkSZIkSRpuBgjrwwCBTckAQZIkSZIkSRpuBgjrwwCBTckAQZIk SZIkSRpuBgjrwwCBTckAQZIkSZIkSRpuBgjrwwCBTckAQZIkSZIkSRpuBgjrwwCBTckAQZIkSZIk SRpuBgjrwwCBTckAQZIkSZIkSRpuBgjrwwCBTckAQZIkSZIkSRpuBgjrwwCBTckAQZIkSZIkSRpu BgjrwwCBTckAQZIkSZIkSRpuBgjrwwCBTckAQZIkSZIkSRpuBgjrwwCBTckAQZIkSZIkSRpuBgjr wwCBTckAQZIkSZIkSRpuBgjrwwCBTakdIPzshyd0f1AkSZIkSZIkDaOs+RkgbD0DBDaldoAgSZIk SZIkabgZIKydAQKbkgGCJEmSJEmStDkyQFg7AwQ2pfzRkCRJ0ubpW09+wtTq9SRJkjTMWBsDBAAA YPDq4KAPAACYzQABAAAYvDo4MEAAAIDFDBAAAIDBq4MDAwQAAFjMAAEAABi8OjgwQAAAgMUMEAAA gMGrgwMDBAAAWMwAAQAAGLw6ODBAAACAxQwQAACAwauDAwMEAABYzAABAAAYvDo4MEAAAIDFDBAA AIDBq4MDAwQAAFjMAAEAABi8OjgwQAAAgMUMEAAAgMGrgwMDBAAAWMwAAQAAGLw6ODBAAACAxQwQ AACAwauDAwMEAABYzAABAAAYvDo4MEAAAIDFDBAAAIDBq4MDAwQAAFjMAAEAABi8OjgwQAAAgMUM EAAAgMGrgwMDBAAAWMwAAQAAGLw6ODBAAACAxQwQAACAwauDAwMEAABYzAABAAAYvDo4MEAAAIDF DBAAAIDBq4MDAwQAAFjMAAEAABi8OjgwQAAAgMUMEAAAgMGrgwMDBAAAWMwAAQAAGLw6ODBAAACA xQwQAACAwauDAwMEAABYzAABAAAYvDo4MEAAAIDFDBAAAIDBq4MDAwQAAFjMAAEAABi8OjgwQAAA gMUMEAAAgMGrgwMDBAAAWMwAAQAAGLw6ODBAAACAxQwQAACAwauDAwMEAABYzAABAAAYvDo4MEAA AIDFDBAAAIDBq4MDAwQAAFjMAAEAABi8OjgwQAAAgMUMEAAAgMGrgwMDBAAAWMwAAQAAGLw6ODBA AACAxQwQAACAwauDAwMEAABYzAABAAAYvDo4MEAAAIDFDBAAAIDBq4MDAwQAAFjMAAEAABi8Ojgw QAAAgMUMEAAAgMGrgwMDBAAAWMwAAQAAGLw6ODBAAACAxQwQAACAwauDAwMEAABYzAABAAAYvDo4 MEAAAIDFDBAAAIDBq4MDAwQAAFjMAAEAABi8OjgwQAAAgMUMEAAAgMGrgwMDBAAAWMwAAQAAGLw6 ODBAAACAxQwQAACAwauDAwMEAABYzAABAAAYvDo4MEAAAIDFDBAAAIDBq4MDAwQAAFjMAAEAABi8 OjgwQAAAgMUMEAAAgMGrgwMDBAAAWMwAAQAAGLw6ODBAAACAxQwQAACAwauDAwMEAABYzAABAAAY vDo4MEAAAIDFDBAAAIDBq4MDAwQAAFjMAAEAABi8OjgwQAAAgMUMEAAAgMGrgwMDBAAAWMwAAQAA GLw6ODBAAACAxQwQAACAwauDAwMEAABYzAABAAAYvDo4MEAAAIDFDBAAAIDBq4MDAwQAAFjMAAEA ABi8OjgwQAAAgMUMEAAAgMGrgwMDBAAAWMwAAQAAGLw6ODBAAACAxQwQAACAwauDAwMEAABYzAAB AADYrvzi6h/VDy1UBwdrHSCs5XMDAMD2ygABAADYrvzD7/3u6OrXnTT6xY+uqhfNVAcHqx0g5HPl c+ZzAwDAZmGAAAAAbHeuedubuwHAsoOEOjhYdoDQDw5y3XxOAADYTAwQAACA7U72BGgHAYsGCXVw sGiA0A4O+ux9AADAZmOAAAAAbJf6vRCWGSTU680aIEwbHCR7HwAAsBkZIAAAANuluhfCvEFCvbwO EGYNDvrsfQAAwGZkgAAAAGy3pu2F0NYPEurH+xYNDpK9DwAA2KwMEAAAgO3WvL0QVtWTpnzsP7L3 AQAAm5UBAgAAsF1btBfC1mTvAwAANjMDBAAAYLu21Xsh2PsAAACmMkAAAAC2e9tiLwR7HwAAsNkZ IAAAANu9Ne+FYO8DAACYyQABAAAYhPXcC8HeBwAAYIAAAAAMxKr3QrD3AQAAzGWAAAAADMZ67IVg 7wMAANjCAAEAABiMuXshtHsc2PsAAAAWMkAAAAAGZWv2QrD3AQAAXMsAAQAAGJSFeyHY+wAAAJZi gAAAAAzOWvZCsPcBAACMM0AAAAAGZ+ZeCPY+AACApRkgAAAAg7SavRDsfQAAAJMMEAAAgEGa2AvB 3gcAALAqBggAAMBgLbMXgr0PAABgOgMEAABgsFb2QrD3AQAArJoBAgAAMGjz9kKw9wEAAMxmgAAA AAzaxLkQ7H0AAABLMUAAAAAGb9peCPY+AACA+QwQAACAwZu2F4K9DwAAYD4DBAAAYFNo90Kw9wEA ACxmgAAAA1DfVStJkiRtTQAQBggAMAB1g0+SNL1L/qP6cUnSeAAQBggAMAB1g0+SJEnamgAgDBAA YADqBp8kSZK0NQFAGCAAwADUDb7/97vXSJIkSUtXX08CQBggAMAA1A2+ukEoSZIkzau+ngSAMEAA gAGoG3x1g1CSJEmaV309CQBhgAAAA1A3+OoGoSRJkjSv+noSAMIAAQAGoG7w1Q1CSZIkaV719SQA hAECAAxA3eCrG4SSJEnSvOrrSQAIAwQAGIC6wVc3CCVJkqR51deTABAGCAAwAHWDr24QSpIkSfOq rycBIAwQAGAA6gZf3SCUJEmS5lVfTwJAGCAAwADUDb66QShJkiTNq76eBIAwQACAAagbfHWDUJIk SZpXfT0JAGGAAAADUDf46gahJEmSNK/6ehIAwgABAAagbvDVDUJJkiRpXvX1JACEAQIADEDd4Ksb hJIkSdK86utJAAgDBAAYgLrBVzcIJUmSpHnV15MAEAYIADAAdYOvbhBKkiRJ86qvJwEgDBAAYADq Bl/dIJQkSZLmVV9PAkAYIADAANQNvrpBKEmSJM2rvp4EgDBAAIABqBt8dYNQkiRJmld9PQkAYYAA AANQN/jqBqEkSZI0r/p6EgDCAAEABqBu8NUNQkmSJGle9fUkAIQBAgAMQN3gqxuEkiRJ0rzq60kA CAMEABiAusFXNwglSZKkedXXkwAQBggAMAB1g69uEEqSJEnzqq8nASAMEABgAOoGX90glCRJkuZV X08CQBggAMAA1A2+ukEoSZIkzau+ngSAMEAAgAGoG3x1g1CSJEmaV309CQBhgAAAA1A3+OoGoSRJ kjSv+noSAMIAAQAGoG7w1Q1CSZI07H7xvStG//aTqyc+vr33v378o9HfX/m9iY9r/auvJwEgDBAA YADqBl/dIJQkScPs/1zzk9HJx758dNMb33j0+1/50sTl23ufO+3U0e1ufevRl844feIyrW/19SQA hAECAAxA3eCrG4SSJG1E/37NT7oF7frxvv/7Oz/t+terr5q4LO80n3XbvLN+1mWbuTzfpx73itEv /dIvjT572ikTlw+hfN+PfMwho1+70Y0MEbZx9fUkAIQBAgAMQN3gqxuEkiRtRK9+7tGju+1yp9F9 7nGP0X13332sfCztc8/dR6efeMLY7f7uO5eP9th115Xr7b/3XqMD9t1ntN9ee3b/3nu3u49++sXP T3y+zd6HXv/abnhw9GFPnLhsSP3jD77f/QzseItbjK4851MTl2t9qq8nASAMEABgAOoGX90g1PqU d8de/rGzR6cdf9zo9S98QdfbX/6y0dfe/75ucaNeX5I2W8c+4+nd4n8GAb95kxt3i9t997rrXUcP vPe9u8HAled8eux2v/fl87rb3X2XXcZu098ul/38iu9MfL7N3B9+9fzuOd7tt3+7++9TvXxo5Wck X28GVP/9u34WtkX19SQAhAECAAxA3eCrG4Tauv76sktHz3/yk0a/8Wu/NrGw1faYhzxk9KNzPztx +743vvhFY9fPO0frdba2h97/fmOf4z+d/5WJ62zL/uHK749uftObrnz+O97udqta2OrfTdv3tEc9 cuI669U/XfWD0Sue+YzRH3/9qxOXafXNez7/6yUXj274q7+68n3d8253m7jO9tAXT3/X2M/nsrW/ 69/5xMfGLlvvn/E8t/195znPc1+vs6g8pvYx5jHX6yzTgfvuu3Ifhzz4wd2hi+p1av/7pz8eveUl x3S3efj++43+8uKLlrrdZivP06Mf/KDueTr7zW+cuHyoHXP407qvOT8j9TJtffX1JACEAQIADEDd 4KsbhFp7553+7tEON7vZ2GLavLJgN2sxxwBhcRs1QLjkrDNHd9555+vkORpii55PA4TNN0D4l6uv GtsD4T2vftXEdWaVvbvW+nk3S5eefVb3HP327W+/qc4N8acXfKM7F8LNbnKTqcNKbV319SQAhAEC AAxA3eCrG4RaW+eccvLoV3/lVyYWAxeV23zjg++fuD8DhMVtxADhbS976XX6HA2tZZ5PA4TNN0D4 wWfOGbuP1Zy/4JEPfMBop9vcZvQ/f3jlxGXaclLhRz3ogd3z+t6Tlh/MDKUjDjmk+9pPfM6zJy7T 1lVfTwJAGCAAwADUDb66QajV90dfO39sITzl3bRveNELR//5G18b/fs1P+m65rwvjI469NCx66W7 3umOo3/+0Q/H7tMAYXEbMUCoi6Mb/RwNrWWez/xc5Oe/P3fIB177monrbA/VAULe/d1/TfO66nOf WbmPP7/owrHLPv+ud058nq3p+jJAOONVJ67cfpfb7zT616uvmrjOtPJ3M39rs0BeL9OW+uFM3on/ 8yu+PXH50Pvq+97bff05obJzIaxv9fUkAIQBAgAMQN3gqxuEWn2HHnTg2AJaFsD+5IKvT1yv79Tj XjF2/ZRFjvY6BgiLM0DY/tpMz2cdIOT3rV7nuu76MkDoj8+fnvDQh05cPqucXDm3+fDrXzdxmbb0 6uce3T1HObn0Zjw/RA6PleFJnoOvvPeMicu19urrSQAIAwQAGIC6wVc3CLW6svdBe+iiG9zgBgsX 0HJCy/vvuWd3/V+5wQ1GD7z3vUdf/8D4YYyWHSBkQehr73/f6IhDHj269S1v2V33l3/5l0e73vGO o2Of8fTRH371/Inb9E0bIPzB+V/u7uumN95yPPJb7bDD6HlPOqz7Ouvt2/I1P/2xjxndZsctjyHd 6IY3HN19l126x/FnF35j4jbbeoCQ56V/53YOnZP7zmFO8u8MeXKbLJrmefjCu8ff2X3ZR8/urnfP Xe8y9jle/LSndh+f9q74fC++dMbp3Qmy+5No//qNbtSd3PWTb39rtxdKvU36+FvfsvI4c7+5nxxq 5JY3v3n385HHl2PCt+9Ev/BDH5y4n74rz/nUzHe0b83j3KjnczV7IPzVty7qFkj32HXXld/DHO/8 sIc/bPSZU0+e+bXUd/bn5z7Py+dOO3X0gL33Xrmv7B305pcc0530ud7HotZjgFAf56w9EH7xvSu6 5+wed75z9/ufz5fD+uSE7vna6vX7lhkg5DnMz2j7vOT5zs9k/pZt7QAhexvc7ta3Xrn9R97w+onr zCrPSW6TvbvqZdpy+KL+e/ySIw6fuHxR+d7/20+unjp4yH3nb8C0y9ar3P96nLNh3z3u2T0Hz3r8 oROXae3V15MAEAYIADAAdYOvbhBqdZ12/HFji2cH7rvvUgsq3/3kJ0bfOusjMw/VscwAIYejyKJv e71aFqCzx8O0x1QHCFmM69+pWbvxr//6xKJw35uOefHE9Ws5zEhO5NneblsPEF701KeuXJbP85Mv nDu6yx3uMPHY+k567tErt63Pf60elz/fxyMfs+VY27N60H3uM/UQIu33Ifd7+oknTNw2Q5x2UHXf 3XefubDW/kzk+5nDaK3H49yo53PZcyC876RXrwxAZpVF759ddsnEbeu5BTJseMbjHjtx+7697n63 0d9f+b2J+5nXegwQ6uOsP+Pp6nM/N9r5tredeMx9+RuQn6l6u7RogJB3b9c9rNrys9IfX79vtQOE ev6D1QwD8rlXc8ijzdZ/u/RbK8/rR9/8ponLZ/XzK77THYIvPx859FZ+j778njNWBgr53Ttg3326 y/J787tfOm/iPram//LNC0ZPfeQjuvvff++9uiHirL93GZJniJi9Ueplfccc/rTuOcjfzVlDRa2+ +noSAMIAAQAGoG7w1Q1Cra7HH3TQ2OLXyce+fOI6a6kuuNYBwj/+4PvdomZ7nXm1i7l9dYCwqCzW /vCz54zdxwUf+sDE9WaVd0dn8am/7UYOELKQnndk18fUlgXUfiGsPv+1dlE7w5ks8NfrTCuLbvVr bL8PO9zsZqOb/MZvjN0mg4PsAfKQfe678rG8y/zHnz934jnJsKAdAj32gIes2+PcqOdzmQHCu044 fuI+ZnXnnXce/e23Lxu7fV2Yz3Xq7WoZlNXHMa+NGCBkD4XfutWtJh7rtD71jrdP3P+iAUL2EKn3 s6jVDhCyJ0N/2wwDlt3bI3u/ZDC5mkMebbayp1L/3M7bG60tJ7C+0047db/fxz/rqNHrXvD8bg+R /M6/5SXHdHua5f/n9+GVzzqq+7nJ4ZEybKr3tZYyPMjn33ePPbrP1/89q3vppQyO+r2asldfvbzv 7De/sbtO9k7KcKRerrVVX08CQBggAMAA1A2+ukGo1VUX8XOYl3qdtVQXXOsAoT+udV8WXLLAkndp ZgEuC6w5LE1/eQ6t9O2Pf3TsPqYNEPLu9CwiZrH5+5/+5MQhZx623/1X9mbI/+YdyP1lGTDkECt5 DOmSs87sDsPTX553QmdxqP/8GzlA6Hviwx7aLbrmsX/zwx/qFuzby7NHSW67mkPuZM+K9jpZBL38 Y2d3n+OPv/7Vbq+U9vIsZrWPc9r3oa1/12wOL9R+PIeGqs9J/bnJIvZ6Pc6Nej4XDRCyEFqHLCc+ 59ndCVL7n9t777bb2OVHHHLI2H3UhfmUvSkuPvPD3XP9Fxd/c7TfXlsOM9Y3b4FyWnWAsKhpC/j1 cdaf8ScffPDY5TlEy99cfml3aKHPnnbK6Ba/+Zsrl+XwYv/j+98du/28AUKGP+33IeVnLodLyu93 3pHeHrKsb7UDhPb8B/l5qpfP6ro4/0F+vuo72POxaXt4zbt82se2Re35djJwqZfX8nOfYUEGj+0e N/3fnv6/Kfldz+J9/nvQ338OnVbvb7VlwJxD+u292927/xbkJNn9oDJ7JNTr9z8D6YVPfcrE5X39 iZRTBiT1cq2t+noSAMIAAQAGoG7w1Q1CLV8WOLLo3S9MpGmLZ1lsy4J+eyzzWj3Oe10IbgcIeQdl u1CbRfhpJ23+xNvGF5yzUN0uWtWF6/w7C4/tfeQQGLe8+bWfK++G/9MLtpzPIIs7rzr6Od0CYBad XnbkkROPIQua7efI4Ur6yzZ6gJB3tLZ7QKS3vvQlY9fJbdrL6/Hdp53090kHP3zl8jw/dS+NLNre dscdV66Tocu870MW6XIs/ixUZo+C7OWR62Wvk/ZY8Xm+8j3o7yfPXc450V+eAUF7+dY+zo16PhcN ELJQ2N5HflfqfeQQTBmq9dfJ19seZqUuzOddzr//lS+N3UceW4Ze/XVW+/O5rQcIf3nxRWN7m2Th tf7+fuwtbx67/TmnnDx2+bwBwmuf/7yx2x592BPHbptyGLb+nAt90/4Gzqr+TK9mGJBzU+Q2OZRW +/H83uRwa/la+z598jtW/n8OV5XvTQauObxVHQhMK9fLu/HzM5/fiwyk8nXmb3uGKjkkXb1N/k4+ 97DDVm6T4WwOz5TfmfxetIcWW1QOU5VDEOUd+ccd9czRRR/58MR1ppXHlucoPyfL/Ow++wmP735v /vqyS8c+3i7A90Oe89/3nrHv+7J7OMwrQ+c81t8574vdv/M3qr//Zx76uInrv/uEV65c/sm3v23i 8r4rPvHxlevlcdfLtbbq60kACAMEABiAusFXNwi1fFmQaRcp07TFs2mDhlpdJJ03QDj3naeNXTbr nZdZTGzf8Z2FmQwE+svrwvVX3nvGxH2kLNy018vnr9eZVhaU2j0UUvv8bPQAIe/GrfeRPUba6+QE 0u3lixa8c9iOdgE0C/jTjtV91KHXDlKyp0beJd5fVr8P8070mUOGtNfthwspi2/tZe1hq9bjcW7E 85nmDRDyddz+ttceOimDtOx5UO8jnfGqE8c+Vxac+8vqwvz97nWvidvnHds73uIWK9fJIG2Zd3H3 besBQhbD28ve+crjJx7D333n8u78Jf11cviZ9vJ5A4Qcxqq/LEOCulCf8jOUw9e0j2Pa38BZbYvz H+TvXoaa2TusHbDkEGpZzE/5+c9l+fuTwVo90XhbBk/5mcseKfmeZs+ODH3zs3H4ox/V3fc3Pjh+ eJ0sWOdwOXkOzzv93d1tMmDNx3LIpdxm2fMG5DnO73I7HJw2sJhW//ucxzrt970teyHlxPf9XkNt p7zi2JXPneFmPpaB26122KH72EuPPGLh/S8qw8qc2P2g+1076M7hk/rPe+Yb3zBxm/b8G9kTql7e l+e6v968QYNWV309CQBhgAAAA1A3+OoGoVbXvnvcc2VhItV3+Kb1HiDknbDtZVmcqp+zL+8oba+b Reb+snbhOoc4+rMLt+xZUKvHm5+2cJxFuxwiKY/7KY94xNheC23X5QBh2uBj3gJtWrTgnUWr9l3q Oeln3bskPfi+44OUdk+MOkCY9/3MQlh7MuX2sB7tyZHryZPX43FuxPOZ5g0Q8q7u/Kz2l2VAVW/f l3NEtJ+rPTxOfZxZRK63r7+3+VnNz2y93qzqAGHWc96X3516//Vxts9nFpXby/J7V+/zNc977tjv WP5etfc/a4CQxeC73umOK5flXAP18Ed9/SJ632oGCO2QJ8OAZX//s2dNHtPjDjxg4rLUHyKoP8F7 Fu4z/Ok/nr0OMnjIeSGyCJ7L+4XxtjyeDB7q+VtSfnb7YVY7QMghnvLxHEarLqq3i+7LDhBSHnPu N7fL7/ay5xvof98y6F50yKT8vcih8er5QtIjH/iAle9Tu1CfAWMOS1e/zrWU70n2sMjeDvl3nu/8 TORzZvhZfzfyHORnoP/Zqd+ftr/61kUrjz8ngK6Xa23V15MAEAYIADAAdYOvbhBqdWUBt108y+El 6nXqQuS0VjNAqAu58xbs6iJje0z8duG6vvu4rb7TuT1kTBZt3vayl84cGNSuywFC+7X3zVugTYsW vPPv9vJl+9IZp6/cRx0g5Bj+9XH2ZRGwvX4WPrPgl/L/+49nwW+9H+dGPJ9p3gChfh31/tvq0KQ9 ifGix5nq7+3WDhDW+yTK9fuxTFlIbn/HZg0Q6tc+73ezPo55f49q7fkPVnMy5GXPf9AfUiuL9rMW 3bOon9+dLMzXw3r1e9RkGFNvl3JYoVzeDhAylMjHcnidev30/tec1F2+mgFCyiGXcruH77/fwmFA 3+MPOqi7zR677rr0bWoZvPTnIcj5WOphsrZV3/vUJ1Z+NjIIr5e35z/Inhb18rb83vbXzUm76+Va W/X1JACEAQIADEDd4KsbhFpdOXdBvzCRctiMZRZY6sLg1gwQckLLev99ObREe932JM91D4T2BMdt 9TjqWZTLx7Mg9bwnHTZ2WV8Of5PDS9ST2V6X50DYFgvedUF72WYNcqZ9jlpdmM73Jyc8nnX/6/U4 N+L5TKsZIBx60IETt+/LIVna62axur9s0eNMdRF9CAOE+js2b4DQHp4tJ2PO+Qrq40v1b8CyA4Q8 l+3nmHbonFn1exZMO6xSWz9AyB4B896hnnel53o5vFH7Pc5hofLxFzzlyRO3SdmLIT8X7QDhJUcc 3t3mDS964cT1Uw4jl2HFagcIOeF47nfWMGNa/d4heZ6XOdfDtP7g/C+vfI/yva6Xb6va/3blJOz1 8uyt0F/+kTe8fuLytnYPhPeeZICwXtXXkwAQBggAMAB1g69uEGp15USm7THG07RDYdTqwuBqBgg5 hFB72eknnjBx/33tO3xzHPP2RLF14TrH7a63n/ZYcnLmfDzHDW9PoJrjbGcRsD3ERV3kbBeMhzBA yDv/c9Lj/vKD999/4nMsqn4f6ueo5R3B7fkMsojeHgu8nlw5rcfj3IjnM80bIOSY/hlO9Zftfpc7 zzx8Sj0fQxZgl32c6fo+QHjHsS8fu+zL75l+DpN5zRogpPvvuefKZdmTY9Yx5tufvbTsACHnrmhv d/nHJheJp5UBbQ5Zk3MCLBrWLjtA6Bf1c93sQdB//Kw3bRnM5fb5W19vlyFqDqN18ZnXntQ4fwNz m/xsThu65HHsvdvduwFXvWxWWfzPeTpyv8ue/yD1JxzP3+ZFz9Ws8o79/nu0zH/b1qN/uuoHo7vt cqeVx55/1+u0P3ezht997TkQpp1LQWurvp4EgDBAAIABqBt8dYNQq6899nzKiV2vPOdTE9fry0JO 3kXa3mY1A4Tcd3tZFvqmLQ5lweumN95yjOiUY7C3JxytC9fHHP60ifvIwtX+e++1cp0MDH7nvC92 l/ULZX3TTuKak7a21xnaACGL1zk+en/5b93qVhOLhnkOs6fKp09+R/fc1cX9+n2on2NaJz7n2SvX z8Jve16EXFavvx6PcyOezzRvgJDHmHeJ95fl53HW71pO4Nx+rnaBfdHjTNf3AUIWrdvLcoLtevs/ +tr53TlMspdS3oVdhy3zBghHH/bEsfvPni71/nMM/PbQWWnZAULOqdCe5Lg9Yfe8clitXP8zp06e b6a27AAhl+XvY6572MMftvLxnBegf4x33nnnbriQj7X3lZ+T9nnNILYf1mWPtJy0N8OC/m90hg75 O7yaQwplcJb7a89/kPvLu+lz4uGc5Lh+b1NOHN7frp5selr5nc/3ob2v9hwXf3LB1yduk5NET/tb sDVloNN/zpxUuV7env8ge1fM+96mb531kZX7+8p7Vz9o0/Tq60kACAMEABiAusFXNwi1+nLy4QwN +gWKlHdJZ0EvC6RZ9ExZeHr7y182dnLSvtUMELJgdc9d7zJ2eQ6X0S5IZXG4nhA35ypoP0dduM6i 14Uf+uDYdfJuzfY67clE+8W5viwwt7fN8cTbAUH60bmfXbl8exwgTDs/QbuYn/J9b78XWeht99TI c9h+nfX7MG1RvdYubLbVkye3be3j3Kjnc94AIeXY8u195HfhZ5ddMnad/p3jffmdawciix5nur4P EPI73u6JksfXHtInf3OefPDBY7evhwmaN0DI0KG9bRbh23d65+9APYFyWnaAkOe3/fzLvCM/jy9f c971v2jROC07QEj9O/wzKOgX+/Mc9ocOasvvRgbH/TC1LYvvdXDa3+Y5T3zCqg9dlOr5D/Lznv+f k2TnPDezDonU/h78/IpvT1zelr/XeW5zX697wfO7j+U5yx4Auf20PT6ykJ/Lczihen8pf8tyUvhl h0N97fkPXnX0cyYuX835D1JOzNxfP7etl2tt1deTABAGCAAwAHWDr24Qam1lgaJd9Fxtz3/yk8bu b94AIZ3/vvdM3EcWwLKglIXhdmEx5Z2wOfRNex914TplATmLlFlA6k/A2da+CznDhnp5ToSavSty H+0JbPvaAcX2MECoi4fZ2yPPcd6d3b9LN4uadYCU78Vrn/+87tjp7SF3Uj2ERv0+LDNASDlRcnu7 lPua9c7mrX2cG/l8zhsg5Oc4h4dp7ydfV449n5/bHJ6pvSx7Z7THqF/mcabr+wAh5Z3n7eVZ/M0i dZ6HLLK3l+VvQl1EnjdAyOLxfntdexij1D/P+Z61t21bdoCQ2uPYL3pn+C++d0X3dyxfx7TDCU2r HSAs+tuSd7rnutmj4u+v/N7Kx/M8HHfUM2cO7PpDurXlc+Vnetptcv+ff9c7J24zr/68Cvnb+teX Xdr93uaQTzmMXH+/0wYI7UL7Ned9YeLytqc84hEr133cgQd0H2sPA/aIB4yfmD1lcJ0BwrQBQc5b 0H/9+Z79xcXfnLjOrNrHnQFJvTxDhf7yRSfSTv0gJY+n7nmltVdfTwJAGCAAwADUDb66Qai1d9FH Pjy6zY63XFnYWKbb7rhjdwLcuui7aICQ8m7i9h3js9r1jnecevzyduG6f0dtvW1b3m3cvgM1h8S4 7+67T1yvLYtO7b/7EzCn7WGAkMOktJf35fvcvqP9C+9+59hhhGaVd4TXd/GudYBQF6jTtK+xbWse 50Y9n4sGCOkPv3p+dxz8ej+1nBz8g6+b/N1Z9DjT9jBAyGPMIWzq113Lwml7AvW+eQOElHOm5HBX 9f76MlCof6tWM0DI3jL9oYMyHGgX7vvytzGHBco74LNY3Z6IfVFr2QMhC/z9YYL68hhyWJ0cpu2I Qw7p7q99brOQX+8vey/k+cttDnnwg0e32mGHldvkc8zaU6jWnv8gQ738//58NbmP/DvDivr7mjJs 6xfx89+Zenlfvr4D9t1n5evJYYnyfLVDqAP33XfsNhkG5+uoe7X0Pevxh479XLx6yiBgVlnk3+k2 W57jJx388LHL6u/VtP+21fo9Qva55+5rPpm0JquvJwEgDBAAYADqBl/dINTWlRODZqHklje/+dgi Ry2LPlnYnHVc6rooN22AkPIu1AfsvffE/acsnuad5Xnnbr1daheus5CYd4DnHa51T4rsSZB3qU9b gMs7gfvFrbYsLOWdoVlwvfUtrx2q3Hu33VYWuraHAUIWEqct0Obd+jkueXvdS88+a+LQUu3189xO ew7XOkDIgnu7iJ5FzWknG62t9XFu1PO5zAAh5Xft5U8/cmLPifZ23/74Rydut8zjTNvDACHlcWaP g3oy977srTFrUX/RACFlWDPtd3yPXXft3vVev85Zn2tWOaxZfzz7DBPed9Kru2Fsyv9/2H737y7L Y/3TC74xcft5LTtAyAJ6Bhi5bj7fokXm3Ff2OuuHAnWRe1r5W58BXr+gn7046nWm1Z5sOp8vf1fb QUv+ntYBdF++jiya57ZZRK+Xt/Xn5XnG4x7bPc6H7HPfbmCTczhkMT+P++RjX96dI6U/P0a+hmmD i5T/vrU/F9P2YJhXBi/5nCl7IWSvjexd095nzn+w6L8ZeW4yfMr1px0OSWuvvp4EgDBAAIABqBt8 dYNQ61MWLXLIiJyUNgszKecgyGE6Zi3ob005NnkWbPJ5cliJnOwzJymt11umv/32Zd3JOXNfWcDL v+t12vK1ZtEwhyPJbbLgVA+XtD2Xry/H5M4JSfvnZNZCZq770y9+vlv8ynUzCPrcaade756P6/Jx rub5XKYMJXJIr/7+8jXl2PSzFlWHWoZHeed4/zxksTeL8+vxPPS/47nv/KxcctaZ63K/ffn+Z+F6 2iF/9t3jnt3PSN0rYJmWHSBkQb7/fBmW9h//5NvfOnUPlr68qz+3yYClX0g/9bhXzD0cU34+c5sM KpZ5Dvvj92cRPHs/5DnKoGXaHiXTOv3EE1ZuP28wkv9evOzII7v7zgA4h7DL34hclhOVP+pBD+w+ njKUyN5Es4YHKc93nrscGmnv3e7ePUf1OvPKQDuHzMvnyuAkQ6YMyzMs679XL3zqUyZuV/v5FdcO YGadcF1rq76eBIAwQACAAagbfHWDUJKkjS6L2zm+f/aQyTAr5aTQaxkc9C07QDjnlC2H1srifA47 1N4+C+D1+n05rFFul0PA9Yvpzz3ssG7Pr3rdvqvP/dx/DEb2WGqA8NIjj+iun6FQ/p3DJeVx9ud1 yH1kb6RZi/l/9LXzVwYzy5w7IntKZKBSn698ngyp0rxBxLSOOOTRE4dAmle+lv7rySAhg83siZH/ /4pnPmNlIHDBhz4wcdta9lzIdbO31qK9FbS66utJAAgDBAAYgLrBVzcIJUkaQssMEHK8/RxaLdfL Xhv19nn3+6wT7+aQT7ndw/ffb2UYkAFCBgqz9ubJ3je5TQ7H0378Z5ddMvruJz8x9rmyYJ5BQ66f y/KxDAuyF0CGAvkcWWi/8847TxxSrS+L/Tm5fe6j3btio8rXkL0f3v+akyYum1ZOeJ5z69zrrncd /fHXvzp2WfaSyAmZVzMQyPkncv13n/DKicu0ddXXkwAQBggAMAB1g69uEEqSNIQWDRD+7MJvjA49 6MDuOjmuf73Om455cXdZDq80bSDQH47o3HeetvKxZz/h8d3HTnj2s6a+U78/BE97rogsjPcnZs7x /vuP53B3/XkA+vOb5H/z7wwp8nhzmKrHHvCQqZ+r77KPnt3dJovvs4Yh26orz/l093W1e3bMKkOQ DEdy/fTZ004Zu7w/T0O+luypUm9f6/f2yLBh2vdPW1d9PQkAYYAAAANQN/jqBqEkSdtrWUjPeWCO OfxpYycZP+rQQ7vD37zyWUd1ewlkr4EsRGcPg5wnYNohgDKAyHVyP/ffc8/uUEc5X0POC3PWm97Y LXbnEEftbXPfuU1OQHzAvvt05wrIbf7i4m+uLIAfd9Qzu3fm97fJ4na/cH6XO9xhZZBxxSc+3n2s PV9Cv8dBBg5ZIL/PPe7RXa8+9rZ8rsMf/ajuvk47/riJy7dVeawPus99uj0gpj2/tZxAvv9+5fn4 84suXLnsy+85Y+WynItj3sCk78kHH9xdf955LLT26utJAAgDBAAYgLrBVzcIJUnaXuuPk5+F/L7s FVD/nT0EcoLi/p3908oAISeNzuGFjn/WUd27/m9+05t2i9JZxD/lFcdO7LWQ+8+JlHN4owwxdr/L tbfJyYQ//PrXTV1Mv/jMD3efI4OB/t3yOd9BFuAv/9jZY9fN4CB7HeTwRh95w+uXOpdC9gDIHggp 55qol693WeDPc5cBzZ9c8PWJy6eVvSPutsudugFMBi/53uRj2ROk3xMjA5Bpz18tz2ee8xzCqH6P tD7V15MAEAYIADAAdYOvbhBKkqRrRv9w5ffH9hTIQnQWtfPO+JxsuF5/2m1ynP7c5q++ddHCY/bn HfgZTLTXa++rLUODZd6F35Z38WcR/uD99587OFmP8vzsseuuo0+f/I6Jy+Z14Yc+ONrpNlsO55Rh x41ueMPu/z/0/vcb/fjz505cf1p/c/ml3X3caaedljpxtNZWfT0JAGGAAAADUDf46gahJEna+N51 wvHd3hP14+tZDsOUIUL2Dlhmz4WtKYOQtXyODDdyjoMz3/iGbuiRgc2yw5J/ufqq0UP2uW93CKmf fvHzE5dr/aqvJwEgDBAAYADqBl/dIJQkSRtb3jWfw/383pfPm7hsvfvSGad3ewdcc94XJi7b3suA ZP+99+pOLl0v0/pWX08CQBggAMAA1A2+ukEoSZI2thc/7andHgj149uqf/7RD5c6l8D2Vg4z5ZwH G1N9PQkAYYAAAANQN/jqBqEkSdrYcs6AZQ/TI10fqq8nASAMEABgAOoGX90glCRJkuZVX08CQBgg AMAA1A2+ukEoSZIkzau+ngSAMEAAgAGoG3x1g1CSJEmaV309CQBhgAAAA1A3+OoGoSRJkjSv+noS AMIAAQAGoG7w1Q1CSZIkaV719SQAhAECAAxA3eCrG4SSJEnSvOrrSQAIAwQAGIC6wVc3CCVJkqR5 1deTABAGCAAwAHWDr24QSpIkSfOqrycBIAwQAGAA6gZf3SCUJEmS5lVfTwJAGCAAwADUDb66QShJ kiTNq76eBIAwQACAAagbfHWDUJIkSZpXfT0JAGGAAAADUDf46gahJEmSNK/6ehIAwgABAAagbvDV DUJJkiRpXvX1JACEAQIADEDd4KsbhJIkSdK86utJAAgDBAAYgLrBVzcIJUmSpHnV15MAEAYIADAA dYOvbhBKkiRJ86qvJwEgDBAAYADqBl/dIJQkSZLmVV9PAkAYIADAANQNvrpBKEmSJM2rvp4EgDBA AIABqBt8dYNQkiRJmld9PQkAYYAAAANQN/jqBqEkSZI0r/p6EgDCAAEABqBu8NUNQkmSJGle9fUk AIQBAgAMQN3gqxuEkiRJ0rzq60kACAMEABiAusEnSZIkbU0AEAYIADAAdYNPkiRJ2poAIAwQAGAA 6gafJEmStDUBQBggAMAA1A0+SZIkaWsCgPj/ej8whsHa2/wAAAAASUVORK5CYIJQSwMECgAAAAAA AAAhAHfL+lPJWgcAyVoHABQAAABkcnMvbWVkaWEvaW1hZ2UyLnN2Zzxzdmcgd2lkdGg9Ijc3NiIg aGVpZ2h0PSI2NDIiIHZpZXdCb3g9IjAgMCA3NzYgNjQyIiB4bWxucz0iaHR0cDovL3d3dy53My5v cmcvMjAwMC9zdmciIHhtbG5zOnhsaW5rPSJodHRwOi8vd3d3LnczLm9yZy8xOTk5L3hsaW5rIiBv dmVyZmxvdz0iaGlkZGVuIj48ZGVmcz48L2RlZnM+PHJlY3QgeD0iMCIgeT0iMCIgd2lkdGg9IjEw MCUiIGhlaWdodD0iMTAwJSIgZmlsbD0iI0ZGRkZGRiIvPjxnPjxnPjxnPjxnPjxnIHRyYW5zZm9y bT0idHJhbnNsYXRlKDAuNSAwLjUpIj48cmVjdCB4PSIxNiIgeT0iMCIgd2lkdGg9Ijc2MCIgaGVp Z2h0PSI0NSIgZmlsbD0ibm9uZSIvPjwvZz48Zz48Zz48Zz48aW1hZ2UgeD0iNzYiIHk9IjE1LjUi IHdpZHRoPSI2NDAiIGhlaWdodD0iMTkuMjUiIHhsaW5rOmhyZWY9ImRhdGE6aW1hZ2UvcG5nO2Jh c2U2NCxpVkJPUncwS0dnb0FBQUFOU1VoRVVnQUFDZ0FBQUFCTkNBWUFBQUJxNGowa0FBQVFBRWxF UVZSNEFlemRCN3g4ejFrWC9zc2ZFYVFwSlVGNjc3MFhhUUtDMUZCREU1RGVxL1NtVklFWUpKU0VH aEZDUUVnb0FRU0VCSkFpSUowRXBJVWlFTG9pUllyby8zbmYzNTF2NXA2ZE9Ydk83dGs5ZTNlZis1 cTVjODcwK2N6TU04ODg4NXpaLys4cS94S0JSQ0FSU0FRU2dVUWdFVWdFRW9GRUlCRklCQktCUk9E Y0VjajJKUUtKUUNLUUNDUUNpVUFpa0Fna0FvbEFJcEFJSkFLSndQa2prQzFNQkJLQlJDQVJTQVFT Z1F0RUlCVUFMN0RUczhtSlFDS1FDQ1FDbDQ1QXRqOFJTQVFTZ1VRZ0VVZ0VFb0ZFSUJGSUJCS0JS Q0FSU0FUT0g0RnNZU0tRQ0NRQ2lVQWlrQWdrQW9sQUlwQUlKQUtKUUNLUUNKdy9BbGRYcVFCNENi MmNiVXdFRW9GRUlCRklCQktCUkNBUlNBUVNnVVFnRWJoc0JMTDFpVUFpa0Fna0FvbEFJcEFJSkFL SlFDS1FDQ1FDaVVBaWNQNElaQXNUZ1VRZ0VVZ0VFb0ZFNENJUlNBWEFpK3oyYkhRaWtBZ2tBb25B SFVIZ3FhT2V6eGoyZWNJK2Y5aVhDSHYvc004YTlwbkNQbDNZdnhOMmxzbklpVUFpa0Fna0FvbEFJ cEFJSkFLSlFDS1FDQ1FDaVVBaWNQNElaQXNUZ1VRZ0VVZ0VFb0ZFSUJGSUJCS0JSQ0FSU0FRU2dV VGcvQkhRd2xRQWhFTGFSQ0FSU0FRU2dVVGdOQkI0aXFqR000ZDl2ckJ2R1BiQlliOGk3RytFZldM WUo0VDk4YkEvR2ZZL2huMXMyRWVGZmJld2xBVC9RYmp5Q0NkTklwQUlKQUtKUUNLUUNDUUM5eERJ aDBRZ0VVZ0VFb0ZFSUJGSUJCS0JSQ0FSU0FRU2dVUWdFVGgvQkxLRmlVQWlrQWdrQW9sQUluQ2hD S1FDNElWMmZEWTdFVWdFRW9GRTRLUVFjSXZmYzBTTjNqM3N0NGY5dGJEZkZmWUR3NzV0Mk5vOGQ3 eXdyeGJ1cTRaOVFOaXZERXRKOE9mQy9maXc4bnFxY0JzbXZSS0JSQ0FSU0FRU2dVUWdFVWdFRW9G RUlCRklCQktCUk9EOEVjZ1dKZ0tKUUNLUUNDUUNpVUFpa0Fna0FvbEFJcEFJSkFLSndQa2pjRjhM VXdId1BoenlmeUtRQ0NRQ2lVQWlzQllDOTR1Q1h6K3NtL3pjOWtleEwxN3ZtZCtLcDRlRi9hS3c3 eHoybmNKK1hOakhoUDNSc0xWNXJuajU5TEEvRXZZaFllOGZOazBpa0Fna0FvbEFJcEFJWERvQzJm NUVJQkZJQkJLQlJDQVJTQVFTZ1VRZ0VVZ0VFb0ZFSUJFNGZ3U3loWWxBSXBBSUpBS0pRQ0p3c1Fp a0F1REZkbjAyUEJGSUJCS0JSR0JsQko0eXluL05zSjhROWp2RHZuclkyancwWG9TL2RMZ2ZIUGFE d2o0eTdOZUcvYXl3YnhuMmpjSytWbGpLZ2VIY00yNElmUDk0KzRtd3J4MzIzbTJBOFp3bUVaaUxn QnNxbnpjU3ZXaFlZK3Zad2kzMithdG5mczhYNy95ZUtkeGRqTEg2QXBGUVhzOFo3b3VFZmVhd3p4 UDI3NGQxdXlXWGZkWjRWeDZYZmNGNGY3cXdhUktCUkNBUlNBUVNnVVFnRVVnRUVvRkVJQkc0ZUFR U2dFUWdFVWdFRW9GRUlCRklCQktCUkNBUlNBUVNnVVFnRVRoL0JFb0xVd0d3SUpGdUlwQUlKQUtK UUNKd1BBU2VKb3A2bmJBL0VQWkR3OWJHalg5dStmdkk4UHloc1A4ejdOK0dIWnIvRng1L0V2WUh3 MzVNMkM4SU96UnVCSHhFZVA3YnNIOHZiSnBFWUJjRUtPUDllaVQ4YjJGL00renZWdmFKMVRQL1g0 dDNmcFJVS2ZQRjZ5eGp6UDZYU0NFdmMrRjc0L2xud3Y1dzJNZUgvYTlodWV4UHhiUHgvNVBoc3VL OFNqeW5TUVFTZ1VRZ0ViaU5RTDRsQW9sQUlwQUlKQUtKUUNLUUNDUUNpVUFpa0Fna0FvbkErU09R TFV3RUVvRkVJQkZJQkJLQkMwWWdGUUF2dVBPejZZbEFJcEFJSkFLcklQRFVVYXFiL1I0Yjd0QlFl UHJ3OEhUTDMvOE9kNnI1ODRqNElXSGxHODR0NDhhMk53K2ZCMTVkWFZFOGpNYzBpY0FzQlA3cHJO ajNSWDZUY0Y0bTdGenp3cEhnL21HTGNlTWZwVUMzQVhMTHUyZVd2ekhPL2swaytxV3dhUktCUkNB UlNBUVNnVVFnRVVnRUVvRkVJQkc0Y0FTeStZbEFJcEFJSkFLSlFDS1FDQ1FDaVVBaWtBZ2tBb2xB SW5EK0NEeTVoWE1VQVAzVUdnV0NMNG5rYm9ENXMzRGRQbFRiM3crL253Nzd1V0hmSUd3cUdnUUlh UktCUkNBUlNBUVNnUnNFckx1dkVjL2ZIYlpsM1ByM3FGYkFSRDgzQm41MEk2NmZULzIwOEgvMXNF OFJOazBpTUJVQlk5YXRmMjdlKzVGSTlEdGhLYXF5L09PMWFTam52V0V6cE85cGJENXRCTHZkVC83 S2l0ZXRSbHkzQm41MnhQUnp4ZUdrU1FRU2dVUWdFYmlIUUQ0a0FvbEFJcEFJSkFLSlFDS1FDQ1FD aVVBaWtBZ2tBb25BK1NPUUxVd0VFb0ZFSUJGSUJCS0JpMGJBb2U0MkFGNGlJbnhIV0Q5QitKaHcz eWZzaTRaOXVyQkRjNy93ZU5td2JpK2kzT0Qyb20rTWQvSERTWE1FQlB3TVpLMlVXVDkvWDVULzlH RlB4VkFvcmV0WFAvOUdWUExadzZZNVR3VDByVDZ1Kzd4K05qWU8yWEw1MStYVnorcWxmb2NzUC9O ZUg0Rm5pU3I0NlYwS1RVT0Y5aitPTU1yc1h4U3VzZEphN3lKb0orTzJzc2QxVW41aStEODY3TDdt OHlPREx3NDdOTThkSHY4KzdLdUZQWVN4dmxobjZ2bFVQMXVmRGxGdTVubFlCUDV2WkcvTXV0SHZq ZUw1bGNPK2ROaVhEOXU2eFRLODc1a0h4Sk1QU01LWlpJeVhINHlZUGlKUnh1dkU4enVFL1phd1Ev Tmo0ZkZPWVo4dDdFdUZmYXV3M3hEMkw4S21TUVR1SWdKSlErOU9yMlZmM1oyK3FtdUt2OGZuVzJ0 YUZzOVh4OC9uUk9BUUNCaG5yZkhIei9nMFRnOVJic2x6N2ZKTFBkSTlQZ0xaOThmSGZOY1NGK3Vy WFN0dzVIVG9IdnFIRGc2dFh6cDR4U1BYSjR0TEJKWkdJUGNPU3lPYStSMEtnVEY2akQ1Ym41WXVX NTd5Ymxscmd6b3RYV2JtTngyQnU5by94bzN4MHhwWC9MUnJPZ3JuRi9PdXJVdk9sUFJieXpxTDBw N3o2NlZzVVNKdytnaWdwYTE1eVE4TlJvdFB2eFZuVk1PNktXTUtnQlFlS0JFOElSTHM4dE52a2V6 YU9KQjFZK0NENHUzdmhVMHpId0ZLbUErT1pMbVFCUWhwVGhZQjg5dk5ZeFEzMXFqazJ1V3YwZVlz Y3o0Q1padzhLWkorWHRoWERXdTlDK2VlZWFaNG9zeitBZUYrVGRnWENydUVvUWoxa0pHTUtOdi9u NUh3cVVGL0ZSRWZIclpsL0V6cVIwWEFNNFJOc3gwQnQ5Z1pKNVRNdHNjKzN4aC9HMDM3dzdEL0s2 eGIrWHdVWXB6aFQ4S3JhOHd2YzZrYm9SR2duTjhMZjJYOFNyai9JU3hsM1hEdW1ZZkdrN1htYThO MSsvU2ZoQ3ZONzRiN0IySFRKQUtuaElCNWtuejhLZlhJNWRVbFc1d0lKQUxualVEeXErZmR2OW02 UkNBUlNBUVNnZE5FSVBkNXA5a3ZXYXRFNE5JUnlQWW5Bb2xBSXBBSUpBS0p3SVVqMEZNQXBLVGd0 cFVQWGhBZlAydm9Oa0I1TDVqdFdXZEZrQXN6U3BqNXhlTlpkL1dkYnR4VFJ1M2ZNU3pGQ3orL1NN RXFYbzltMWk3L2FBM05ndlpHNEtraUJ3cDR4cW5uZU4xcS9udkUrTzJ3UzVqN1J5YVU0c1BaTU5a Y3R3NXVCT3pvSVM4LzJWb2x2L2RvUFhtRmUyLzUwRUxnR2NQekM4THFmMzNXNDVjaXlzVWFIeVZR OEFQQVQ4YS8zang1WUlUdHV5NDhiK1JSakhJK0oxNytOR3lhUk9DVUVVZysvcFI3Sit1V0NDUUNp Y0RkUnlENTFidmZoOW1DUk9DQUNHVFdpVUFpY0NBRWNwOTNJR0F6MjBRZ0VVZ0VFb0ZFSUJGSUJC S0JSQ0FSMkFXQjIybGFCOXFVSXI0c29yMSsyS1dObXdRZkVabnVleEFjV1p5MUljaDErNklyTWlr ZW5IVmpzM0YzRm9HbmlKcS9YdGpIaDMxa1dPTTJuS09adGNzL1drT3pvTVVRc0s2OTE4emNmaUhp dTRrc25MMk1HL2ZHbE9xL0xuTDNVNnZoTEdMK0puSnhjMTA0RytaNXdzZU5hazhiYnByYkNPQlAz SkJJb2ZtRGJnZmwyd0NCRjZuZWZ6U2VLYkdHczJFK01Iem0zZ0lZU1c0WjlMNTRQQ1llZml0c21r VGdWQkhBRHlVZmY2cTljNG4xeWpZbkFvbkF1U0dRL09xNTlXaTJKeEZJQkJLQlJPQXVJSkQ3dkx2 UVMxbkhST0RTRWNqMkp3S0pRQ0tRQ0NRQ2ljREZJOUJTQUh6N1FPWHR3aDdLdkZsay9HNWgwMndp VUF0eUtZcTArbWN6VmZva0FzZEh3TThjL0hBVSs5aXdMeGIyMkdidDhvL2QzaXh2ZndRb0VGbmZ1 SE55KzhXSXZNVFA4dnBDR0YyUDdKckdYR29HN09INXkzWGF3Zk1yeGZ0emgwMXpId0xsSmxHSzky NlhzeDdmRjVML1d3amdUOHluRXZZRDhmRHBZZDJZR002R2VkZndrU2FjblV4ZGxyWG5iM2ZLSlJN bEFvZEZBTjBvQ3NUby9UNWovckExemR3VGdVUWdFVWdFN2lJQ3lhL2V4VjdMT2ljQ0t5R1F4U1lD aWNCaUNPUStiekVvTTZORUlCRklCQktCUkNBUlNBUVNnVVFnRVZnYWdXRit3NE9wKzBlRWp3MDda bjQ2QXQ4bExNV0J2eE11WlFyVzdVYi9LTjYvT3V3MjQrYWhaOXNXNlFMRDN5RGFuSW9IQVVLYWsw YkF6ejQrTkdyNGFtSFhNR3VYdjBhYnM4ejlFVEJ1WG1na215ZEcyR3VITGVzYUFaOGJ6aDRXZmt1 WWJiZTUvdVVTaFF6eStLVjQ3OTJVWmcxL2xRaFBjeDhDTHhmT2w0ZTlYOWcwMnhGNHVvaFNma2Fh MGg4RjFqOEt2MjhOMnpKdkhwNHdEbWUyVVphZnJTNEpIMWNlMGswRVRneUI1T05QckVPeU90Y0k1 TDlFSUJFNEh3VHdVc212bms5L1prc1NnVVFnRVVnRTdnWUN1Yys3Ry8yVXRVd0VFb0dycThRZ0VV Z0VFb0ZFSUJGSUJCS0JxNkVDSUlXZWwremc0cWNKL1hTaVc0UDhqQytsZ3ZvR2xqK0xkRzVsY2Nz TFJjQ3huMHgwWTlnL2p2aHBsa2Znc3lOTENwa3QrN29ScHAvQ1NaTUlySXJBazZMMDV3M2JHcWY4 ZWtva2tXUVJJMy9sdEt4NnFkOGlCV1VtSjRNQUJVQS9mZHVyRU9WcnQ1aVZkWTFDbmh2MHJIVzlO RlA5bGUzR2psNzhINHVBdnc2N3RKSG43OXlYYWZQLzN3MWZpbzdoTEdLc0w5YVoxcnppWjMxYXBL RE1aSFVFak9sWHZha0ZlcW52amJkSDN2Z05IVGRndnVIUWMrTDcwMGE4b3F4cVBpb3J2TklrQW1l SGdMR2ROUFRzdWpVYmRFSUlXSy93K1hpU2xyVS9PS0hxWmxYT0ZBSGpyRFgrK0JtZnh1bVpOajJi dFRJQ09mWlc3b0RqRnArbEpRS0p3QWtoa1B1OEUrcU1yRW9pa0Fna0FvbkExVjFibDV3cDJTKzNM RG1xOW1TM0pnS0p3UEVSU0JuRDhUSHZsTGpwUFZRQTlFWFRacXo3Zk55QzlQQjRMTW9SOGRnMUZB SDk5RlUzUWdTOFVWZ0VPNXcwaVVBaWtBZ2tBb25BYWdqOG55ajVDV0VQWmY0bU1uNzVzRDFEU1kr U2ZTOThWLzl0NjdVYjNOUnQxL3d6M2VVaTRIYk0wdnFmaUllL0NNdjhiUHlqMEJyT2hubnI4SG5P c0hPTmNWclMyRlQ4ZVhsSk54RklCQktCUkdBTEFobWNDQ1FDaVVBaWtBZ2tBb2xBSXBBSUpBS0pR Q0tRQ0NRQzU0OUF0akFSU0FRU2dVUWdFVWdFRW9GQW9GWUFmSnA0ZjhHd1BlTW4zdjVmTDdEaC8r M2g5K05oZThaUE1icEJwaGVlL29sQUlwQUlKQUtKd0RFUWNIUFovejVnUVU4ZGVmdHA0WENhWnM3 YTJzeWc0eWxmTjZaZGRjTGRpRGhXcjA2eTlMNXdCUENPYjE5aDRPYk04dnFuOGZCTllWdm1sY1B6 QmNMT05XOVJKZmd2OGJ4TnNUV2lwRWtFRW9GRUlCRklCQktCUkNBUlNBUVNnVVRnTWhISVZpY0Np VUFpa0Fna0FvbEFJcEFJSkFLSlFDS1FDQ1FDaWNENUk5QnFvVVBjNGs4SjRPbktTOE45N3ZDYmMy UGYvNGo0RG1yRGFScUtCMHNwQUQ1TGxQQXZ3ajQrTElXSFluOGwzajg5ckxxSHM1ZjUrNUg2N2NK K1RkaGZEZXRhMlZKT2Nmbjl0d2o3a3JCdkhuWU16d2crZWZOc1VjUDNEUHZOWVg4ekxDV1owdGJp L25INC8zVFl6dzM3ZW1HZkt1eTVHUDMzejZJeFB4cVd3a0ZwODIvSCt4ZUhmWW13YytaRVJOOHc4 SHExOElVZkhIOC9ua3M1eFZVMkpSNzk4TDRSdnNSNGpteHVHZTE0N2ZBeFowdTV2eGZ2UzdVenNq cDc4NVRSd2hjUCt4bGg5U1Y2VUxEazZ0dnZpYkJEOVdGa3ZXR01GVFFRTFZTSFluOGpZdXBiUCtH cDN2RzZtaWx6NENGUkEvUnpTR2ZjanZlb0NETVgwZnA0dkhQRzdXaVU2SHNWOS9Pb1ZMK1M0UUFB RUFCSlJFRlV2YkI5L00zcnNiemQxUFpYK3hTd1VscGp4aHI3blZGK1BjODgvMGo0V2JkT2Jhd1VI c0pZTnFiTFhPUWE4OGErT1hBWDFsRnJZN21WejdoK2JHQmVteStMRjJ0V09Cdm1IY0xIQnlmaFRE SisvdmVWcXBob2FQVzZ5bVBoamRRRlhkZUh4UnFENkw5MTRCV2pkb2VtcitZNFhnUTl0MmFYZWho VDVnSzZxYitpS25zYitlQ0R6VHU4WHltTDZ4MGU1aDU4OWk2c2s4RXpocitmZmJESFVDNytDSTgy cFoxbERsNFNIeDl3WFp2UzlsT2hQOGVnNGFYTmw5amZmdHJmVGZ6MksrWUphNDlzcnp4bGJVUlgz UEpxcnYxeWpDRHpUQjZzWjM3V0svc1hmUmxSOWpicTlhR1JDN3FGZmltTFJWUFJsaWx6UEpLdlp0 QTk5RTlkMTE0WGdBQlAvZTFXWG4wR1MxYmR2aTRpdkdIWWZmcE9XdjFmOXEvV0FQblhsaC9laGx6 a24wWjVjOWIraUo3bVJCRG9yZjNtS1g3SE9EUGVUcVM2MTlYQUYva1l1WXg5ZE1TNGY0MEluY0tY OWRwc2ZCdlg1cm41YnQ1SGxvc1llL1pQaVp5R2MxWjUxbTc3SHZNdW9weWNnZW1seVVCS20vV1pk V3U0dHpOV1dQN0d5MGRIcjFsWHJhL3hlQ2VOOFc3Y2E0KzFSUHVLTmNmUWcyUHRmOHdGYzhLZVJO bDFQZlNIZXU1TGw1U3gxanEzQmcwYURzcDk5bHpEdkk3eFhzWW5tZm1sblYyVVBZKzFBczBwODRG cnJjYUw0ZHVQSldjeWR3NDlQM2NkVTZkR3U5VUhiNEpIc2Q3ck0xYS9vYW5XRHZ6QnJ1MHQ2WG8w UlRsbzVxbnZzMG83NXJyR0lqcHUvSnNIMmd2ZllzMFg4MGI3OTEwemhuVlR0djNXVjBiQXI0VXRQ R2twVzMvREhoK0JoeklXSXRwT1JscDV5RXVlMmxYS3FWMysxbkRqNnE3eUpHdVA1ZEt2NW15TEY0 Sy92ZEh6UlU4dXlmT2hBL0tWdjdGVDk2dXhaWXlSZTVIWFdoT2krS09iZWgxMkhxQmV3M3J5Tndh MVpXbU1kbTJ3UGwyTFRyVHFiRDRmWTExb2xiMlBIeHFxWDRkN1dmUEVmUEdybzlyV0s4TVlkMzVO MWxpUG5aSWVKbVBwZS9rV2YvUEMvREJQMXRicjBRN3RnY3R3SDJOdmc0Y3lMa3ZkbDNiWExuK2Y5 cFJ4Y2tnOWg0S1A5YnVXcWFObnlzVlRrRGN0U2VNTEpnZWhvN1VDb0ViNEdjUlM0TkI5Ny9CNDA3 Qnp6SWRFWkdDMDdQTkcySlBDOXN5L2p3QjFHbG8vL2VaUU5ZS3ZUSWFQaWdmNS9KdHdYekpzYmR4 bytBbmhZUVA0amVIK3c3QnpqWTN2RjBTaS94bjI2OE8rVTFnMzJHQTY0dkdXNGZlaTRmTStZUjhU MWdHbHd4UCs4YnBoS0VCK1gvaVdOa29UcjAzek91SHJacDBTbHl1dFBDTG9udm1ZZUJMV3NxMzRF WDNEVUJpQjErOUd5SmVIZlVCWUV3emU4WGpMUEZPOHZXellEdzlMQ2VBUHcvMmdzSzI0NGIyNkdj TUhnVlZCNDlYdFJwampydzZQVndsYno1WG5pSGRLWEg0eTFNRXp4am04WmhuRTVCMGpCYndvM2NF UGp2Y0x2NkZSdHA5TjFBOE8rWTNuL3hTUnBwYmJtMHRsUEtpTGVmVDlrU2VtSjV4cmMvLzRYOXI1 TGZGY3hwUnhhRHlHVjlNWXh5VnVjUXUySmNHenh3TWx0QkkrZElmeHZaYzRTNVJmNTFmeUxhNTZx VjlVY1pJeDF0ODVZcUpEUHgvdXg0ZlZsOE41cjI5ZlA4SktIK3IzbDRsMzR5MmNTVWE5MUsvVXRY YjFjOGtFclRPSGpSVTBFQzBzWVZ3SzJQclc1a0U5TEZ6OGoybmhZK1A1SjFHb09sZ3YwRTk0aHRj OW84MXZFMi9tb3ZtQ0RqOS92Rzh6MHRWWW1jL2EzVXBIeWNpTnRUV2VubzJUVnZ5NWZ0WldQNVBh UzJkK0grSmdsQkxBYzE1ZDlZcTlNajYwc3h0aFpvRDFDRjJSWjh1aXY3MHNoYlhTMUd1K3VZSTJH d2ZvekJ0RlpzWlJPTmZHTTZWVzY1YjVhSHpCNERxdzhjK2NLV1hxZitPZ0VlM0t1REYrU2x5dXNX V010ZUxYZnNhcU1WdDRDR041bU02WU4vYk5BZXVvT2FIdTJsUG5kU3JQK2huTzZnTm5HeGJQeFJK STZKL3lYcnNmRUMvb1l6aVREQXlzd1NJVEZoZ1Bubzl0alQzMEdxMHF2QkY2anE3WGRWRmY3Yk1P R0ZQd3NUN280enJlMkxQeFlYd1paME5yZnNGZmVuVCswZkdBRjBIUHJkbnhlbTJVcDQvUVRieW9O WjdmZGVETWYvamdCMFVhK1JqTDVoM2VMN3p1R2Uvd01QZmdJeDVlOGw2RUxRLzRlbjA3YksvM1Fv ZmRIUDdEa1krNThRL0NaZkJIeG9kMkVucnBJLzYxVmYrN3dzZnJXMzJzM1MyTFR0WnQyL1o4VFBx amJxMDY2MWY5cTY3bTBaSTBYSjVEZThqK0hwWjE3UGN4MmdCLzlYbm0rT2Z3OC9QRHRWOEo1OXJZ STlzcm8wbHZjdTJ6K1UvLytCam9KeVBvRjhPYWErYWRlUmF2MThZelArc1Zla2dnWWo5akwzRWRZ ZWEvMGwvVzljK0x0T2hXVGF2UVZMVEZIUCtEQ0xmSFZOYllYRUUvWVJYUk53eC80YTJ4eXEvUW00 MkVEUTk0b1Rsd1FQZlFQM1U5eExvdzFsNDBRN2dxd2t2ZncxTi92M1I0NnJOd3JvMjZtWVBmRlcr L0VOWmhzSGJFNHlTRHA2SmNLbi90THZ0WGE4QXdBMzU0RzNLUjc0aEF0RURkOUhtOExtcDh5UHEx a2FNK0hOcS9DZi9YREx2TnZIVkVHS1l0NzVUSnR2SHB3c1VyYVdwM1dBZmpyQTZ2bjQxUDR6U3Fj ODhjZzErOVY5ak5nM2xJaUcvZVdkT0hhNzl3L0k1eFJqQlA1bVY4M0NRL2lJUE8xVmlWNTRLWnNV eXc3OUFjblN0ajM3d3c3bjhvYWtXbTRUMGVONHl4ZVdoK1oxZ29YcW5zMlQ4NUFvZHoxanl5ZDhC WG83ZHZGbkcwMHhqUjdvSkI3ZFkwSWFMZk1uUEgzcTNFZ3hkakFJOXJYYmtVR1FqczBVMXJwRGJy TSt1Vy9oakFjLzNLMzdwZ2ZraGpmZjFIMXlFSC83ZElBZHA3ckhWdVNvWFZCLzdXTDNNQ1hhcm5z MmY5WVQzZWxTNmhZMnV0YzhlZ1FYaHk2M0ZOTThveitxQWY4SGxqZXk2MDU0a1JzYVFidXY4cXd1 WWEvTUV3bi9MK2haR1p2Zzlud3hRYVd2Z3dNdk9semk3d1Z1aHBxWWN4dDFHQkd3L3ljWExxRXBj cnJUeHVvbHg1NWllc1phMXhKZTRVOXhMM2VWTndhY1V4ZnRBT2RQalF0TnM4YXZVdlAyR2xmc2FN K3VCTjhDalcreEptZmNWaldUdkliTWt5MEljU1B0V1Z6elplRHMwYzdyT201bitxOGF3RjlySGtx dllyOXEzMkpQQ282MnlOeG1OcHY3ME5mdGU4cXVQTWZiYUdrTDBwMjM3cjNTSURpazZGSjQzWGE2 Ty9ZWStQTUNiUjFBZEdpSDF1T0pQTU1jZjFwQW9kTUpLK1czTXM2OWZDRytoWGM5YSt1bTZ5Y2Fk UDdZM0lKcTJqKzU2MVNXOE1vd1B5bGIreFU1ZHJiQmxqOUJXTVlXY1AveTRpV0IvREdUVkxyRXZx Nkl5NlhvZWRjYWxYWGJoMy92aGliWUdSc1k4Mkc4dDEzTjZ6ZFJJdGJWbnJxL2IwMGc3OTlkZXg2 QVRhMzZvelAyR2xic2RZRjBwWlU5d2UzdmhJL0tROHpBMDQyZy9xMStGZTFqd3hYNzQ3SXZzbzJi NGlIdThaNXhyR3JUSHUvQm9QYXF5VUNDVzl0ZEpjbUtvTFVkSmJPNjJoNW9WeXpKT2w5SHBLR1Z4 NHdFV2ZEaTFaamppcyttdUg5c0RGT09UUGVyYTN3VzlhazRSUG5SdHJsMjhjRDl0ZDN1MGJyTGZh T0xUOGhaZTR0VnZqWnB3VW1ZbHhjZ2c5QjFpalI0VTNzMzdYTW5WMVZ5NmV3amtjUFJxMGwvOVkr ODBqY2Nic1FuUzBYVVE5b1F6U1gyOUh1L2I5dS9IL1c4TmFSUFpsaUNLYnZRM04zVWRHTHA4VEZp TVF6cWg1cXdqOXViQ3ZIbmFxZWJtSWlEZzViSWpIMlVhOUVFRktZaFFlWjJld1FnSktuZ1k2dkhZ cHZoQld4RW9mN1pMSG1tbjBHY0V2TFd4dDJWWVhQMmxvakJBMkl4VGI0Z3VIaS95TjN5bGxTRE8w L3lROGxPdXdJaDUzTm1nQUp0ckdjaXdUWDB1TmhWOXFtSVhiTFdxUENBQXdKZUZNTnBRdGZ5Wmkw eHkzeU1maklzYVlWS2VwYzFoOEJ5WDdqcVU1bGNmVUV0d2FkNWpGT1duTk5UVEtwdHA4blpOMnpi ZzI5TDN5LzI4RXpObm9SL1JKUnA2WXAxNWtHNjVlMktuNUd5Y1Bqa3FoblZQb3ByRmhmR0VRMGR4 SWVsU2pmT3UvcjBPTTJUbUZhNnU2b3cvbXlweTB4NGlMN3BWeUtMYTY0Yks4YzQwNU4wQzRIZEQ3 MEdLaXJUMUQvOVk3UVYzeHg0TU9sUTFMMkNGZDlObkJnLzVBdCtlVVpWMndQdGpjMWJqTnlhTVZG Mzg2bGM0YmkzamxiNHVNS0FlRk05a294MkhsUjBZSytZUXp5Ump6YU42N1J1eXB2RkZFN1JvODlI K01VRXBNNFRTTjhtd2M2MEQxeHl0ZEVoK3YvZnJxMU9nUHVuWm9HbjZwL2EzUFdXc2RvWmJiQnJ4 ZlhXMytkeUNPL3hxR0dET2ZGWjZFR0hDTXgwa0dqYk9mSVFnbmxKbVU2Q2FTbXdyc2thZk9UMk9J OEE0ZlVKU0FiN0k2dW5PSzZ3TGhFOEczdzRrcGdCQmUrZWpnSXlMeUZEcHQvU2pLcFZQNHNNajJs ckh1cXh1YVBHZU0zY3FrOCtKREcydGNLNWh5NEJTRm05ZHRKYjd4Yyt2eFVQaDNFM1RQSVIvcjhR ajJXWVNFOXlLZitBTkJMS1ZOUW56emJsdDE5YTAxQjUrR0RtMkxmNmh3ZTFuMEFUM3JsZUhqREhM UFliZ3hlV3graDRENXA2SWlVL2ZzNkMyTXlhcklaaVBwYWdaUGl3L0Y0NnJYbklxWUozanF1eVlE TWE1Z2oyNmluM1BhWE9JYVp6OFlMK1J2VStodVJGM05uTm82Wjh3NzhKbUtmNkZML3prUW5ISUlI dEd1MWx6bmpJMWoweUJ0SHRvcGV5N3lqZjh3VEZpOU8xTVlLaWhVd1J1UGJyc2czOTRJQ0Evck83 cE92aEN2dDR4eXlBV24wdEJiaWVNRkw0T3Z2R3RuRjJpUk5WYy8ySE5IVXlZYmEvb2g1RXp5UGZR K2IzSWpCeEhoZFVxMG00eldyZWVQaTNwT1hVdnNsU2dUbVorUmJKS3hMNXZEeStsRDg4RjhXNU9Y bTlTNGtVamtwL2E2eHJrMmpVVGRDREtmMEpSZHp4cWNyVGgzSm51Ylc3YVB6dEZWQ3V6VzM0M0tE VHo2NDNvUWNlVFZ1bk1YZUpLMXh6SWVBdTlCVWQyNk1RTHByU0Q4cnYzZko0YXYvZ3Buc2pGKzBD M3A1VE01NFUzRWZ4NnVQWWE5Ump3ZXhPQmp6Um43M040YXZxM2dGNHNJc05YV3VSaEYwcDNObW5T aVZlbGpyUXV0c3ZmeE16ZnRUZEhiS2YybnZ5bS80ZCtVaTJiYVR4cEgzcmRaOGNrUFhRS3dMYTV3 Tkk3c3lScnFmYTdWSnZ5V011ZXN2NzF5dE51ODFJNWVuT0tQMWxpUEh4WWU2RUU0ZTV1MXk5KzFB ZkF5VHFieSsrS2pTMlJEVTh2VTEzUDJtZko5cmZpSFJzTTFIbmN5UjZHak5zVjE3YjYzZnVrOFcw UWNzdGxzRUZ6WXJIV2lIc3liME4rdEoyODdzNFJuamZnT0VLY1FDb2NTbUdWZmowV3l2WXdEeTYr SUhFNmRpWFlkNnpkRlBYdTNJRVhRWk9PbmZvNjlnRSt1WENjaW9kSVhSWmh4SGM1a2cwZ2d5bE1J QzZMOThNaDU3dGlOSkJ0R3VjYlZsUEc4a2ZqR1E5cC9lZlBjY3h5byt5cWpGMzZwL2dpOGhSdERz UThHRHNQUUdvelRQdmxJcXo5OWVUT1hiaGxMZnFJTHJaTFBvYXlGRGVORjJERzNqbldkMU5lbTJs eWFzam11MDY3MWpMNzB5cmFobkh0NDBzdXI5cGZuYzlVZWcyZUtBQU92azN5Rm5VTWlOODNNcmFD MXlFOGhHSHR6MCs0YTMxcFBJY0ltYU1obnpjbVRRTkJjd1hjZHMvNWpkZFFlWHlHVk9EOVFIZ2F1 V3dBcEJ3NjhyMTk5R2VPQTVmcGx5ejgzUzVVb2xPZ295NWIzWTdqbUpvVUtOeGZ1VTU0TmlFMGpQ bXVmZktUMTFTZCtmUzROcFJSRU9jajRsTTgyNjBwNjVSaUgyK0syd3RGcFgyd1JvTzR6ZnMxL04w bThjS3VReWcvLzZrdnI0bldKZkx5MjY5OVRvei82OE5BMC9GTDdXNSt6NWhnNjVZdHE3ejNyeTl2 aEIzLzJKZ1JMaEZ1OWROdjhsZXVRZmFwZ0RPOU1hWkFRY0Z2ZXczQjdLSXBvOXZYRHNHTzhuK0s2 UVBrUC8vOUtPd0NBbjk2Mk5xRXIxZy9yeUE1RjNFcGk3WkxYMUxGeUsvSElDMkd5bXdkYVVkeHM2 WWErVmhnL2lncGpING1TZC9sU1hOeWVwU1RZNDIzVXpTMjZ2YlNuNUc5OCsya21jM3B1dmFTaFNF enBjbTdhZmVOVHdEU1c4YW05dkh5dzRwQmlHTDRHdjBPT29DNjcwREd5S3Z0MnRIdllsbU84cS91 bHlVQ3NzY1kyN0pmQTJGaWRJanZjdWF3OUU2SURwN1Qvd1VlU1dYN2FEdTJ5THRwUGIxdHoxcGR3 Z3dnQUFCQUFTVVJCVkZ6bjFxQkJMU2poUEhYUDVTZlUzS2JTeXNjdEpHd3JyT1gzajhPenh3K1NK MUNvaVNpM0RMN0YzdS9Temk2TTAwdmM1OTNxL0JrdnAwYTcxY2M2NHRiek1YNmwxVVN5ZWgrbFRs bjc4YVBHQ2I2c2xkZVluMzJXajZoMzRVL0c4ajEwR0d6WFBHdkFHMWszZDVXZEZYeklmaDhWTCta Nk9FMmpyWmZDazZ3OWx0MUdob2NZMnljMk82bnl4THM0YXlZZnJieTdqL3IrcXlMVVI5amg3R3pN WVQ4bmVpaCtVNzdPd3FlMmE2d2g2S0x6SG1ON0xONitZZkpmazA2MDZxOU8ybi9vZGFGVjlqNStQ aGdrMDVtN3p1RGJ2aXdLSnJza3Z5SWJpdGZKaGs2UXMrRDZGNUJhaVU5TlB1eTJXUitjYUgrcnZq MC92L1pFbHI3dlBGdTcvRjc3dHZrZlE4OEJ0djg2S29KV2h6UEw2RS85NmxjUlppVzhpYndvSFkw OG0zUjB5SEQ2b3NSUFMwVDhyUVpUNDZ0Z2dsWUN6UytPRkRaaFk4TFZpTEszUVJnZHFzOGxNS1Zn aE1LWHFtTUNBQXcxb2N3U0NqbWxYUFhGU0pmM1UzTVJUb3VOUWI5VTNkNHpNcHJ5eFgxRU93bERF ZXU5ZDZ5SnVlUkxIWVJwTEFzM0g1bmNZM0htaEJuUEh4Y0pkcGwzeHJjRFA4UXFzdWdhTnlwUTV1 aEd1TUFBL1l5T2JNTnVLalMweHVXSDBaK2FaaGpQVFZueU1DYUdZVlBlYlE3ZVB5S2lzZUVjeEJq N0dCZnpaWWtDL2xsazhtL0RMa20zSXJ1REdJZC9GSUI2bVRzNDdJWHQ2djhXSXdrSlRGMnhQUkxs SklLTVI5Y2w3MHFiTlFMZEpURHpmR2hyTEZKK1gycTlOMWNvZXBzN2g2NzdsUHdwM0pheDZvWS9Y K3UxMHYxbGVQcUNOWndONDFEcHZUWjhOejNRVjRjMkplUm55OE9SWFBUNEs2T3N1Zzd4dXJOQm03 OGhVbHMvd3RuSjJCd1RCc2xybHd6d29zYW5jVHFXM256eE0zbTdsbFBuYlNPMXovZ2xCR1hyUElm UERxRDg5R0x4djBRK1h0djFxLzQ5SmZwekRCcCtxZjJ0ejR1MUIzZG9XOTY1USt2MkZIU1pXOEww anpscXoxYjhkblVwNlZxdjBNNnhQT3c1OGF2bzJWaThzVEFIeStqVVdKeERoR25icWEwTCtIZDFn djh1YmNabkVEcWJSNzMwN3hjQjFvOXdGakhxT3ZVUWMycUJ2eE1SM1o0VXpvYkJ0NHpkNEVlNXo4 OXViQ1M4OFRCUEtDamN2RzQ0d3MzQmpZRHdNTjhJQmVQeFRoampnVUxrcnBWOWowam9vNGR3am1h TVhmdEIvVGhXcUk5V2hoODFvaVBINW5lVWFjN2ljOGZxT3hibTU0Rjg2RFVXNXhCaGVGajBlNSs2 MS9XNkt6SVE4L3ZENm9yditXeWUrZG0vWjlrem4wTWtQOFYxamxLeE1iOXJlNjA1Mi9pVHRkWTU5 T0RZTktpSG8vMFcyd3ZuWC9aY2ZpR21Kd2V3SnI1bFJPYUdNMnIwclovdDdVVkNiK29Qdk1URFIx N2kyY1dsN3ZQMCthNzIxR2kzbng2MDc5cTFQWlRNM0Z3MWx0NDRvUncyeHJlT3BSZEdjV0twZFY1 K3g3RGtUV3VkTlN6TkcvbUluZkpYajRhT2pldGRzRDVWbm1UdHNXeXQ4ZEVoSG1JWFhPczB6ak9h aWhsMXBIalc1aVhsZWZLejU2YklHTmt2WnNoeDBCbGpaNmxNMFVaamU2bjhXdm1zU1NkYTllRjNq SFZCT1V0YWUyL0tuL1p4dStSTGVaQlM3SzduRFhqbmR4OHBXUDFPU2EvSEdrRnZhdGY1TXBWKzlD Qlp1L3hldmJiNUgwdlBnU3ljUEhSYmZYcmgrclcrS0tVWGIraC9ORHFxZ25YaGJnVHdFNysxMzVS bkU1WkdxbHNGL25ja29PamcrazRIeGZHNnFER0pDZjFMcHI4YUQ3UllueUZjekpHNk9GaitYL0hl TXhidlQ0cEFtODF3Tmd5R0dtTzlFUkFlYnA5eHdQS2M4UXcvWmNwSHA5RWlIeXYzalNPTnVPR2Nu SGxnMUFnQkRXZkQrRnI2ZmNMWEFZUDJzcjRPOU5NZm54citmeE8yWmVDejZ6WEFyZndPN2FmZlN4 bjYwVGdxYlRidWpEUGpyY1FadXNhZUJlYnBod0UzNzI0UGNOWDd6ZXVHNDNaS04yTEFGc1lzQWJ4 eDgxODNZai9adzNYUVk0Y2FUNDU1K3draDNjWUVPclRBOEhKdnA3N2NOOG9yYmpYUzN6MFUwRUsz VFJnMytoRjkyalorSEt4aDlESG92WHpIL04wS2hiYVZPSmdML1l2bXNDOGZBV1BqS0lLdkNPcmNJ bkoxZ0QvbFU1SkZGM3JaZjNVRTFIUEEvRE1QemNjSWFwcDlHYUZtcGdmdy9OUEk4MHZEOXN6WVQ0 LzEwbXp6ZjVxcnEyNFV0MDZnN2QwSUp4SmdEdFZDWVRUWVhES256QzN6a0JKMGJ4M1NESEdXVW9p UjM1ajlrQWcwSnNOcEdtT1pRbVBoSWN4Tjg5UjhiU1lJVDNQRzNNRzB4K3VxeHZxRzFxakVrK0xm bjRYdEdXdGE3Nk1TdEVZZjl0THl4ME9XTnY5V2VPQlJ3em1LMFM4RUd1aHlyMEFLdERhZDZKU3hh TzFHdjhZTytvMUZCeGxqSDZIMHl1UHZjTHRlNzVXbFRHVWJKMjdBR1J0TDhrQlQzY0xvdVdYMXNZ TjA3V3FGRzhQeUVGN2EvWm9Sc2JlK3FKZWZrekhPSTlwczgyWVRVdmlBeWMza0pTcCs3dEw0ZUcw L1JmcHpEQnArcWYydHo0dEZxOUNCOHQ1eS9SeVNuNytzdzlBQ0gwRFZmdlZ6VFdQTWR4OFB1WVdu dCthcXg5aUJoVHlVMTl0ektodU5vV2d4bGNaSWN3eDdxdXNDTEd2WlNOMW42Sys5Z1k4K3hqQnlT R2d0YWNXeGYrMHBCQmdIWkFGa0FzYWYvbVd0Nzl2MnIyaTB1ZHNxY3hjL0h4NW9leXV0Y2Z0U3JZ QWJQemNQYlR2b3hQdmdTMjZTM0hJY0VObVAzL0s4ZVRIdi9BVEp6ZXVkY2dxZmczZlJyK2k1ZnNX TDl4cGlITlMzTi9maUxlbFBFYTd3aTJQNW1nZGtsU1hPR3Z5T2ZUNGFpcjZWZWd4ZHVEc01NbzhL N3ZZK1k3Z1A4empFKzZYS1FJeDdod0xvYVF0WDg3dVcrK2d6ZmVkRDZCNU5rZytsWTBvV25oZTJP MmQzcXV2Y3NFSDJPdllWNnF0ZnB1eC84Q2M5MnJUV09yY0dEUnBpV2IvUDJYUDluMGpvbHFwd21r WmU5WjYxR1NrODhTaTkyNFhKRWVvUHZDTDZ0Ym5VczR0TDNlZGRkL29PLzA2UmRqc2dSck0weDM2 bmxxbW83N3RFQVA5d21zYjY0dU5tdEs4WklUenQ3ZVFiajExamJYcVpDSldQK3BCTjRrM3c5ZUY5 NTh5YVp3MlU1bDJPZzFmdUFVZVdhODJIdHo0VWx4elJoVHE5Tkc3bWIrMHRqSk5MNFVuV0hNdjZ5 aThKMldlMytzaGNNV2ZNSFhOSWZIUEszR3JGNStkMktYSlR6ejFMUVcxcy90b0w0R1dNSVdPcGxF c1pxNWNuWlN0bGk5dUxNOWZmR1EwK3JKV09YTmgrMFhtMk9yTEtGcC9jQUhhdGRIQTB0bzN4VnZp K2ZtdlNpYkc2SDJOZEdDdC9sekI5V3N0RjlMbXhUUTRnN0hraTA2OE5POVZZOTR6N01xN0pibHhZ TkpiZUdaOHgxb3BEeGtUVzFBcGJRNitIcktuZSs5ZjdHSE5qRyszUUR2VEdSNjJlNTlxMXk1OWIz eEtmL00wK29id1BjVE9uamIwUzNuS2RQWTdwT2FCTFBzcHJwUzErZER6SVc4djROajcxUjQrV2xY VGIzSVhwNkhWeFRUcks4enIwNWg4bEg0ZDBUN2g1MzlYQnBMZ0cxTUh3ZDBRbUJqSUNFSStMR2o5 TlJ0am5lbXBseWR6WFliN3VVK1pZT3pEV3JhK1RUVHdNZGF1KzhDR013d1Q0eXR5N012ODIvam1j cHIyTWNCZi84TDVsQ0hnUXMrS3B6cFErbE1XTzNkYjAvWkdJSUVtOFlxV1ZSd1R0WlRDc2J0SnFa VUpCNVBVaXdQV3NmeFJ1TVFiNUw4ZUxBZjhSNGZhTXc0UmRicWZyNVhjTWYrMHlzWTJqMG1hSENz WVpmMWNvOStwaGtTSHNhSVU3WEVGMFcyRytBa2VVZmlZQ1lSdk90ZkdGcGZJd3ZyNnl2UFljL0NP d29oUXc4RjdrOWNjaUY4U1VzbEFaZDhhaDhSaEJUV01jbDdqRmxiNFplYUtuOUNXdk5jb3YxVlFI QjV1OWZzUklPTFRFN0xwbHdMaVIxancxZmw0NlhveXJjSm9HdzZPdm00RVRQWTBaaXJkdTg3TTVR SjlZd21uK3ZTOTFaVTlJNTNaWHowdGFERHhHdjZaL2RmN29qSVVQN2EzbmdQa0hMMEpkOUw1T1V6 K2pRME5HaUhJU0pSdDl4bXFiQTVVNlhYbFd2bHUreEt1dGNWZmlMT0c2d1l5Q2ZDc3Y5VGUyVzJH NytLSHI2RzhyN1krRXA1czl3N2xUaHVMVXkwYU56U1Z6S2g2dnJQa1V0V3lDelQ5K0xXdTlINjVG eGx2cGIvMXZITFRTR2pmR1Q0bkxOYmFNc1RvKzRjREgxaDZEWjRvWDZrOVJ2UEFRNXFaNWFyNDZL REovQjhtdVg4MGQ2UndVWEh1czlNOGhmeW5hVC9MME1CUEhKczdYaHA2SEZpT1BWeHo2MSsvbVJI azNYdis4dkJ6QnRWNzc4S0ZYbERGb3MySHRScWZFczNhalg5Ynlkd2lQM25pMGdSbjdDQ1dTVGpJ Zkg3RUlpSlNwYkx3bkpVbGp5VUV4djRpeVlZeGZBa1UwWWlNd1BQQXcxb3A0M0RBdC9rZzVmcDda K0gzd1JvcjdQQWlkZkNTajdQdDhsdjFQZWJ5c3Q1Zkl4MFB6THRDZnBXbTRkaCt6djVWM2QreG1U ZDFBK29lVk54cUFqZ3psQVNXS3NKckc4UCs5K0llZnMvOTJDMnk4YmhpMzZEamsyQWdJRHp5bUx5 empzV2tLalhHRFEwMWJDNDJ4QjI4bVBJTG5xYThMMWh5SFNkYWdlbDJnSEUwK1lTL2ZnNGt3aSt5 a0ZXN3Y0cU94WVpnMWh6d0ZENjdmckFVbERoN04vdFcrMkVkVHhiOTJyUWZxeGEzOTkzbit6NUc0 ZDJzOUJZTldXZnltM0RhQXh0cHpSeEVicG9lUmlQWXZaU3g3MzhVdXphOU9xWU42Rno0SHJ5Mk5k VmEvVXFUUjUveGExczlrOVFUeXJmakg4S05JNG1lRzZyTFc0SGZ3dnZhOGRUM3E1NEs3UXhQelNC amM4WjMyRU5aUmZzZTI1c21seWtEc3A5SC9GdWJrUFdTeVhQMVU0dWc3SDZmWUQzeFg4Unk0K0Jk MFplQzk2cXQybnZMK3h6b0hVejhiWnY5c0gyMHRLdnNmYzNwc2IrcGo3QllkNzlGd2VSOXluVlBm dTd6blFxOTZNbXF5a2lrM3cxaFAvTVJqYStEN0VGM2YxbUY0MTJPZFhaakg1amY2eDVKejEzV3Bu OG5IeWZMRUsxWmFlZFR4ZG4xR0swNWR6bVI5c2s1WnIwcTc4USs3eXVwMnhhcWtPMlhhYmMzQVc1 TjFGeDdSR2dKRE5LRW5FOVEyL0RyWm9PZWhKU3VrS0dvTURzTzhvNkZscitDbnRRc05KWnUwdnpO bXg4cVd4Nm5aTmM0YWFneklvWHUwRHQ3V0xPdXFENExnTGExNVFZNklKK3p4MC9abStoS3ZJRTJ4 NCtQNjZrb2ZHbC9HMDlYTm4vbDQxM2lTdGNleTh3TzNtdDlBZU1zeFIrQnN6cGc3ZUFWOWEwN1po L3ZZVWQvZlNoUXYrcFFjMXBpTjF3M2pnekp5NHQ3OHRlYVN3VkQyTTRaa1VNcWxxK0NpQVg0dFM2 YWpUYTJ3dVg3T1ZaeDV0dElaZTJpWS9TS2NTaHoxeExlUkcrQTFlN3lhdWRTVEk1VzhkbkZocnI5 NnRGTjk3TS9zdVlzY1JUbm9NenE5eTVtazlITXM3QTZ4THN5cHd5NXh5ZWVjQlpEWEZYa1FPU0da WDI4UFZKZURCdEsxZ0hNWjEyU09lUFl4K1JVOUNJcFlkVjZlMFV6OTJKcEg1cXE1b3M1bDdrcGpm TzZpMXlQdEhJc3VXQlBxZll5eUMrMncxKzdsNTJOVjRkclhpN1BOZiszeXQ5V3ZGNDZXb0N2T3V0 QVJtTEg3NmprWUk4YUs4NnBlMldUaTZKMWZHaW5qMi9oRVQvQzhUK3dsM09KL1ZEcmFFdmovZmxU UVY5NzFBVUY0N1d4Y1hZeDQrbkxyK1hiT1pUTWhBb0Z4N1FsNWZ5T1NXS3dOa25qY01CWmVqTm93 d0pkczd4cWVOcXcyZURyVWxmd08raWt6am1uelI3SXJCL3dZTzg5RGE3T3FnNGYrYTc4anNKZ1hC L3R1Ym5RTEdTV2hQNGlLUFR3c0piQnd1a2JjWGo4OFk2VHlwWE00ZDhJWUx3UUtEa3RhRllhVmd5 M2pyeFhPajVDbzFjOStkb3ZHTjJibkF5T2luL0g3eFhBSnBCMmFGMElTWGhzR2NhRnh2QkVRSGdn V25PTnhaMk54cGpDQUtaS2YrZUVyYnd1VE51K2M4WmtseElpKzgwaWIzRVQyK1JGdUlRcG53N2gx d0lMbEVIWWpNRHhnYjBPQVZzVHJUc1ptNDNzNktmV2xHMHpSdVZZVTVUdWNiWVh0NCtkTGtEZnBa SUFCUVhQUlZzeFlLeHI2Z2paUlJtMkZMOEVJdGZKZDJnOXo0bGEwVnI2K0hIdnFWc0NPZm1qUVcz ZlN1b2tRZmU4RW42UzN2cWRjMjFNQ3MwNjcyYU5YZWZ3SElVSXZmRjkvYzhmTmYyaDhLeTlyaGkr VWhrTHNPaTZoREw3anIydlA2dGxCdW9PQ3l1dW9qellhRHV0TG9UYW81Ym5uMnNUWlNMWENDVWZH eGp3TWRvM0FBQUFRQUVsRVFWUXNTcm9makFlMElweURHK3NnWVZ1TFIxWTRuZ2QvaVM1NUgxcDB6 SHB2SXpFTUsrLzRoSDBFTURiQ3ZqVHVyVFhtd2llV3dob3V3VkdyZkcyM0IyZ2t1VEl1YmVKNy9C RWV4cGVsdlhGaC9KdUhyYnluK21rMzRZdStNZWNvR09CZGEyVnQ2NXMxNVpMNGVGaWNPdjA1RkEy L3hQN2VObC93R1E2SDBHeGp3NEdrTHh2eHAzVmFTanBvUWUxWG52R3BZelFHUC9OUkVSbTlDK2VX c1E3aTJXNTUzcnlRQy9RRUxBU3ZhT01ZamZtTXlFZmR3am1xUVJ0UGZWMzR6RUNFc2wyclQ5Qm5C N0JqTjAwNFhJNHNOb3l4WkJ3TkF4d3NiUk40MmZjWVI4ckYvL2hBMU9HRW4zSzB6M1FnMXFydnNL eXA3OHBBYTFyeDdiOWJQN2ZKcnpjUDZud0ltSHUzQ01xN2haRzIrWUNCVytkMTZzL2tYdnFteCtl UXN3M3BTZDBtYzd5K0ZhQU9PL1F6T3FMdURuajBDVHBJNGNjSHJjWkhLZCtjUGphL296NzRhSEtX VW8vYU5aL0crRXQ3SUh1aDNoaXY4MXI2K1pKbElEN2VNNFo4dk9SalRmdG84bTN6QTkwbFgrbmhq UWJpeVh2aDZFOHZiR2YvSFJPYUU2ZSt6cEcxV1VkNk5OV1pnOXRqZWhENGlGYy9Ec1BYV09mZ2ZX d2FOR3ozMlB1VVBSY1p0VDF2THg5N1B6UzRGMDdtU2ZiZUN0ZkhyZlhUZkx1MHN3dHJ4Nlh1ODFw alk2cmZxZEp1UEphMUhtL2Nhb3Z6dDRlMkFtNzg4S051UHI1NXZlVlFEcU9JY2N1emVpRWY2dTBW UkNPUHRNNGRTKzZtekgzdG1tY05hRmlQam1zWHZNZldMUHkwZFJlOUUzOW8wVG8zYWRYK3B6cXU2 em91OGJ6bVdFWnpuZnYxK0hWbmJ1WktxNTM2OGtzaXdIbHZPQnZHQjJuYXRoRVFIdllxdmYzNHRq MkNjbDNvMUZPNDBwYWx6aEtNZS94VVZIbkRPRnQyRWNCR1FPVUJPNzgrK1QvQzcwZkRxamRld01j WXpzVmNOQkRlaTVvMTZjU1VoaHh5WFpoUy9xNXhmUHhBMWtQV05NekRIc2lIK2tQLyt0MjQ5WEZE Uy80blQvT0l2TGRPVTU2ZEJSZ3Y1YjI0NHAvcWVjRFlQZ1lXNUN2NDc5S1dvWXQrdUZCaTZELzFm ZTN5cDlaekdBL05QWVNlQTZWcmU1VmhlZVdkb3I3eDNUdDNvLytGQjNCV1Z0Sk1kUmVubzFGd2w0 NDZRSXZ3RFVPSnpjOFk5TDdtMmtnd3dZTzI1QzlGUEFjQ0Z0TjQzTXRRek1Nc2pXVkNPUFkxSXhF Y2ZDQVl3eWlJakJ0L0hDalNUbmRJN2ZZZjE0Y2lZTVA0OVR0aGVFK3hRbG1FUjNYOFUzbFdid29L cnZHbmdPUkxlQlBCSkVPRXh1cEphYzRYSmEwNG1OVkRLbDIweXR6SHoyMUZ4czFZSHNZZG90eUw0 OVlpNDJVWURrZGZEM3hmQk5qUVVRN0FORGtBZVh6NGJUTVVCWHR4OWxrQUtQdTZkYzZYZXNhQk1z d0I1ZFdDY3Y2WGJ0RXZCNXN0SEl3YnlpNzZ1UlZlL0dDTGZwazN4YTkySFVLaFRiWGYxR2MwdTZj b1d2SVFCeTB1NzBQWGdjblFiNTkzUWo4Q2p0NTY4K2pJblBKZk9LUEczSEV0Ync5Zmg4cm0wMmdt S3dkaVJDbVN1NEZ2V0JXTXF3UFJvZit1N3pCdnBWWDJGTHhiYWRmMHcvZ2JBNzA2d0haczdGdUhE cW1NVHJGcGpIRTA1NjBkdmZvWGY0cHVZd3cvNXRLQlFZbC9URmU1MWpkbCtscktGMTZleDZ3K3cw dTE0dmpxeVJjenJUQkt2VzVsTEdHVTdzcnpvVjBDR1J1clZqa1llMStMT1h4b2hkZCthTnVZQUla UWFSZCttSERBYlpEV2tycTgraG1kSk54Rjcydi84cXhjQ2d2bHZiZ09lSDExV2Q1cjF4ZW45Z2Ux My9BWkxnUmVRMy92YU54cmVOalI0czhvME9OTHRFODIxbEc4cTBOeDc4WEM1cEw0K0x0QWZ3NUp3 eSt0djhzNGI3bVUveWlZK0lxMENDcnMwWHdwU1ZtaHBFRUR4T01XditLYVh6NEFnMnZ4YTdsdTAr b0phTzJaN1h2cmRENU1JQStvL2Vwbk4xNzE4aXZ4MU9tejQ0V1NUemhITTZlK0xxQ0ZEdUgxWFE4 VTY3WXZWM3ZoaEZDdHNCN3ZoQ2R3c0dVZjIwcFgvT3h4S1lSUjNqYm1yRi9Ham4ybS9penhsbkRK YWF4VnJid29pN2YyQ2Z5RXRkSU0vVnFLSS9qTDNtR3JkY2hjSE9aejZ1OWtBbWpHV0QwZDJNQzdG Y2ZjWDBQbTVjRGFCNDM0YVB5SXVxR0RQbkMyOTYzbnh4cjhEbVd2RnUrbG5pekZNanlPNTU3RlYx UG1yZHZTaTd1ay82WExRTkJZU2hsa1BlOGJ3Rm9UOUtjYlR1SjExS0M5dlFodSt1aUZIZHRmbTA1 NS8yTlBZMit6YmV6N1NJQmNyb2NmT2Zjd2JJMTFiZzBhTkd4MzczM09uc3Y1Z2ZuUnlzdnRmdGJZ VmhnL0dMaHAxdlBRbW04VVhZYiszc21zN2YrVWZRbG5GNWUrejlQbnUxcGowMWc2SmRvOWhjZkN5 L1pvbmYwVVdWa0xFL3dvK1hzckRBMjF2K3ZsVzlMWVM0N0pWVXU4VTNDMWxkeDdyYk1HQ2t0dXJt cGhRZlpML3JFTmIvSTFIOWJaRi9tb25kejRyU0pEZXhQbmZCUy80dldXNlkzcmMrSkoxaHpMem5O N3luTG0wYmI1WVgrTDVqaWp1TlZ4OGRKVHhET1d4ODRUcHV3UjdNdDhkRUt4em9jcTBsRG90ZmV3 TDNPZUZsWFkyNWh2NnR2S2lQNkV5NWFlc2hWNDQyZE8rSFVZdC8rNkJaTVNMTjBOTWdOait5YmFZ bzY2cmtrbnBqVGtrT3ZDbFBKM2pmUEZrWkNzTVp5bXNmODJMcHVCNFdsOUhqdnJzUy8yc1VsRTNU RGttT1JSR3dIaFlRNlN3emlMT2hXOUhuc1RkTUg0anlvMmpYclROK25OQTNPbW5NazFNeGp4WEx2 OGthcU5CazJodWVJWWE3Mk1lbm9PMXZEZVhweTgyWDVJbi9UeTVXK3ZzazNSVmJ5aFBTb2RWZGl3 QXVXZEZpTWhKMDFzd3JUaXY0OXJZKzJxV2xmUDdwT1BMMlZvakcvTHc2UlNYbXZSbFZZblUxRHp2 SzhsQUNJWWUxeGs1SmFlY003YUlMU1lJZ0l3dDcwc2hlT2FvQmtuRHV1Tm0yMzFzQ2t5RGx2eGZK RmxiTFhDNXZyWjNEa3dKK3p5aGZIYzlGUGkrK2xxek9HVXVKY2N4MkdHQTgwZUJqWjNoUEs5OE5y ZjR0VGJuSmxiRHNpNGRab3B6eFJ5ZXN4UlNVOWcxbE5TTG5HV2RORUdYNjYxOGpUWENDRzJMYWds cllVVmcxamVhOWVDUHRZL2RkdzFuMzhxQ3JjUkMyZkQyT1R1MHUvRGpHeHdYdlhxYXVoOS9VNDVa K280dlU1d0F2LytOT3BnblFsbjFJd2RzSXdtWENBUW5hYmcxTXJLZk44bUpDanB6QW1iWDRwbXhh OTJLV2NSbHRkK3gzcDJ5STB2Vko1Yi9TaVBleDZ6K0VjM052a1NzQlhQTmQ0dGYyVlJoaGFtcktH Q0YvOURXY0llZ3BsVy9vU3hoSFN0c0tHZmphNHZob2IrNVYwNStLanlQdFhGLzlvSWI0dHZMU0JJ Nk1YVGw4TWJlaWhkOWdUS2ZscFJtM3I1RlgrQ0czTzJ2TmN1NFZQOVB2V1pRUFJ6STdLRC9IQU9Z dTR5SDMvcTlNZDRPRFVhZnBmN3V6Y0JyQnVmSG9GalFyZ0l2amJhWDJqc3RVZjF6MXBxSGxkZXpj Y2lYRzRGMmdmaC8rb3c5SzRuc0xMMk9jaTFGNnZUdEo2ZkVKNCtwZ3JuYUFhOVB1VjFnZUxrcjIx QkEvOC9aZDBlWnVPUWZlaFgzdDNVYTMwblVIUkRyRDVlZ284dCtlL2kranFZd0c2WUZtK016eDc2 dTJsQjJOQy85UzQ5L3FRT2N6RGYrNWdCejJBKzFmSHZ3ak1GVFhOeXJLN296WlQ1T3BiSDBtRnVX ZEgvVS9KZGc5K2hDT05BdDFVL2duNjNsN1hDaG43NE1iTGFvZitoM2xNR01oOVpjbSswNWZNaUtl WHNjSTVsZGk3bjFOYzVleHA3bTIwTkpPY1kyM2RUT0hNemNwM1BHdXZjR2pTb2JuUHZlZTZlaTV5 ako5Y2tuK3ZKQVpWUFNhREhXejBpSWhSRjduamN5K0JMOENkMzlld2k5M2w3ZGYrc3hNZWczZGI2 YlR5V1BkWVV1VXZkT0dkSExuS3AvZXBuZEhFS0RWWHVMb2ZaZFZuSGVyYlg3TkVZR0IvNnJNRytv TGVIY0RZelpROWdiMlovN0lNcXlsT1VWYjQ1QUxRdVRkblRSOVN0NWhqamVtc2xaa1JZZXl5L2VO VFYyQXBudy9pWXpvZEZHd0VERC8xSEFXbmdmZjNha3NOUzBNTVhYRWNZL0RNbjZSb012SnV2em5z b0NmbW93NXBINFlqY1JKMlhrcVVhbDcyMmtTVTd6ekN1S1lkWnYvUm5zN0pIOHRTWGE5S0pLYzA4 MUxvd3BleGQ0L2k0ZUpzdWdmTWd0TGhYaHZQZE1WN1BXZkZmOVJJdjdFOCtla2k5SG11d1BjcTJh dU9yeDVRaWR6MVRXYnY4YmUzdWhWdEx0L0V1NUp5NzZEbkEwaDZoVmJiemk1OXZCUXo4eU1Qb25v Mk44MEdTNjllRjZlaDFudDEvWXdxQUVybTJsU2EybStCOHJXM1I0YitQVmVhWFJ3YTlRNGNJMm1v SS9yZDFmc2xrYk5HMThiY1FsTGhUWGN5VEx6SGM0T2F3UXFkWjNBZ2RXeitwTmpYZlU0NW53ZmF6 TjI3c0lWaEZnQWtITE9ndmVNb1ZuMUUzREl6eE1pV0o4V2NjOXVMNkdZbGVXTThmMFRIWDNJN3hr SWprZ04rY1EreGNYMnZ1aFBlaXhnRUpqZmhGTXozVHpOQUtCNXF0NWswOTNDNXBMUkIrMHFLOEQx MXpqY0JzNkwvdGZjcjR0VENpVjl2eVdpb2NacFJpVy9rNXJLUVExd3ByK1dFTXh4Z2g5TGUzQVcv bHQ0WWZCdGlHM3MwWncvTGR4Tm03Z1dVWWQreGRIcTB2RVgwTlJuZytsdllVd3dqQWJGaTMxVTA4 YzJ0YnZFT0VZeHg3K2FMaDFveGUrTkFmdy8relE4K2JkeHRxQjRnM3IwZDE2a05MU25EV2p5a1Zz REdrbk5DS1M4amxwMXFIWWVoRzhVTXI4Vm5sL1pBdWhUZ0NtVjRaRHNXdHk3M3dvYjhOYmU5akFR cWpia1FhcHRuMlRnRnc2amgzbzJRdlAzenNNdzRDQ1dnR1h2ZGVqY3Q3THlNUDVxcTUySXFpWC9I ZXJiQXhQNXRWUE5GWW5EbGg1OGJIbnpyOU1SNk1pMjE5Sk43VXNiMHRyenI4M1BxN2Jsdjk3Q09K KzI0YnEzM2J6K2d1eGFWV0tONE12OVVLRy9yMStFN3pmTGcvZFBqYXUwWGJHam4yMVdaZExqN1d1 bHI3SGZMNUxxd0w5dVJURk9VcDFNL0Z5ZzBXMjlaN0J4YmtPK3BoVDBRK1FrNWlESXpkQURDM0xs UGkrd21aM2p4d01FcW1VZkt4WitoOWlGRGkxSzZ2aEorNzlvaG5oMys5UFJ1K2U2NHdNTEpjMWVo ci9iaXRFbWc2bXIwdDNqSEQzU0k2ZFExWmc5OUJkNDI1RmliRzdSVGNwWFY0NExZWXo4ZXdLUVBa ampJYTRIRFJSMDhVNkNuSWNqODBrdlp1cDRpZ2t6RjNZWjBiMjlNTWdSeUxhKzlGVmxLbldXT2RX NE1HMVczdVBjL2RjNkc1YUc4dlB6OUhOY1JiWE1vT3ZmVVhMWFFZTHQ0dTFqcFBubm91WnhlNXo5 dGxGRXhMYzJ6YWpjZkNQMjJySGY3S2VleTJlSFc0RDFSNmV6dnhLQUZ4cDFoN3Nqa3lyeWw1SGlJ TzJkSmFadzNPNzhiTy9jZy9qN3NIZURMQ3h4N1hUeTU1bWFlMXg3S3pGUDNiYW8xejRDbjlhbC91 STdsV0h1VDVQcTZwdzhoSm5BZlhmdVhaTDhBNHJ5N3ZhN3RrOC9ZdFkvVXdCaWtna3RtZ0pYaGlQ REplV2YrT3BWMDZiRTA2TWFVdGgxd1hwcFMvYXh3ZnJ6bnJHVXRQeG1jOTY4VXhuM3BoL01mbWtm QmQ3UnJ5NGJHOVNkME9mTFV6bjlxdmZuNmhlTmxsRHExZGZsUjdKOU9UTjllWmtRL1AxWE1nazBF YjZuenFaMnM0MmxYNzlaNmRsVTFSK0svVEg1V09UbFVvSW1UNm1LaWxqZHRyaHVzclJscTQ4YmlU c1JCOFVxVGNWUmhpUTRnSVJCWmJqWGk5UlZmaUtUZnBXUGdkZkZ1c0xGb0VPaGhpTjd2NG1SRUNF M21ka3lXc2R3aGVLNklScHJzdHpsWCtpT1U1dFZkYmpCUGp4Zk0ySzU1eDJJczNaVnhKUzhQY2pR bEZxZExpNkhaQmlyZUV4T0ljMGxKTTJPVXc2SkIxT3RXOENiOGRhTGJxWit5TWpZZFdHZ3NFUnE4 VjV1dXY0WWFnRlcvb04yVmh4RXdZdjhPMDVYM3EyQzN4dDdsam0ySVlURDFrTHVYNENkdnlQSFRO bVY0ZkRlT3UrWTRCL3NoR0JmVDdFajhEN0hyejUycmsvNkR3bXl0SWlpU3JHNXRkek5HMmltRE9y TSt0ZUpRT2JLcGJZZnY2WWI0eDRiMTgzSXpUQzJ2NUd4OWpYNW9zUFVkYmRSajY0UmZmb2ZLY3Vu bVFSTC8wRkU4cERUaUlFYSsyYmdRbzcvQ2JJbVFwOGZkeEtjUlJqR3Zsb1E0OXhjeFdmSDRFdkwv b29XRnRPTkNzUnRDbzF4UTZYekpRZm0rZEdjNEo0M2lzUG8rT1RHR3d6ZHI0V0M4aitvYmhyNXlO Z0MwZStFL2xCQUZOblFBQUVBQkpSRUZVYm9uV0RUNW5QaDZlcDA1L2prM0R6N20vdTRNOEFnaGlw NnlWRWZYS2VraWgzUFBRMnV2akZjeTViZFpQVVE3VGwvY2hMY1hYb25zbHZIYlZmYzVYbTJoQ25m NlF6M2RoWGVpdE0wTmM5T3ZRcjd5ai8raEplUzh1Zm1UcXJRUFNrSXVRajVDVDZGYzhnSzlpS2Nv ZFEzNWdYOUc3amNnTkc4YStlcklVRVBBaG5tdXJ6WDVHc3ZiejdFYUZlbHdienowRkJnb2xCSWZT M1NWTGVHb2R2MHQxVmxlS3B6RDN2TTBhNThaN0w5NmgrQjM3dkY2WlpJc09VbnJodFQrNlBKY2Zy ZFBQZmNhNzlmYlhseW9EUWVmY0VrSFoyYnByNytiR3o0OFBjTjM4Rjg0NlpzZFNUMzJkczVleHA1 bmFQSEdsYWNYSGk2RDlkUmlhZjh4MWJpMGFWTGU1OTR5L1FtTjY0UzEvSDdhUzY3WEMzTGpZa2wx UWFxTUUwVXJqMWcyMHBSWFc4anZuc3d0akpmZDVyVjdmelc5dDJtMnRjT2F6cmZaNDU1NWMwLzZ0 NW1WTFhoUmZuZG1XOTlwRkQ2ZnlTTkk1STVxekw1Tm1EYnZtV1lPeDVJUGVYcnZueU94NmVVejFW NWR6NGtuV0hzdXROYXYwQmIwQWErUTJhMS9TKzNYQUZoOUNrYlduSTJFOUhEdkRLM1U3bHF2dGo0 ekNYRzRSemlTRE44WWo0NVZoZzJmNEY1Rnl5SStGMStKbVRUb3hwVEdIWEJlbWxMOXJuQ25qMHEy VGJLK01ZOGtjMXBZUFc0UHRUWG80RFAzSDFnL25aNzE5K1RDZjhyNTIrYVVldTdoaldKVDhkdEZ6 c000NEV5dDVETjA1Y2p3eUhITFBZUjVqNzR2UzBiR0NoRG5RNVU2MWxQNW9ienNFdGpEWmlGQU1u Q3AwcnN0NTAzZ2hDQTVudHJGQm41cUlRR1lPbzF2bmF5UDV3UEJ3NjRnMldxd3NXdUYxdGthL2Zu QzBqaFkzUlp0akthSkZrYXNiNDhSNG1WcVJPZU53bUNlRzBrMUNoT3h1VEZoTHFYTEtnajJzKzZX KzY3TmUyMjJPYVp6M3dsditOdjRZdlZZWUlheE5RU3RzekErTkhndGZJMndNTitOL0xtNlVWZ2xF V20zeHhaUkZ2QlYyYW42VW1qNjVVU21ieExscmM1Mk45cmZXMWsrTVNNb001ODRaR3diTTBhbFdI UE9OQ2UvVmI1ZE5EWjZqbDkvWUFXSXZ6YjcraEVvRStQS3hibEJhOXp6VnVtbVdJTEVWSDU5QnVG M0NsT1dRdnJ4VGlpL1BoM1lKVTN1YkFIU25SN043OVNLb0dWTU9uOXVYTm01enhwTzQ2R3l2ZnJV LzJuRy8ydU1BejdDRjhkeXNwMno2V25sZUFoOS9GK2pQc1dqNEpmUjNhNXdYdnpKUHl2dVl1OHM4 SE11dkZUYmsvNGJ2ZFpxNVl3UXRKdWlwOHpqVU02elFybGIrcDdBdXFCZjh1SWV3MnZocGtUSEJW aml6RGFXL3Q0OVVQaHl3SHJrUnl6b2ZYZ2N6ZUpUVytIQzQ0bGFnVW5Edko1N2MzdXRnbzhTcjNU ZW9YaHhhdEJRSVJYRWpwNzJlNTB1enZjUHBRK0tBSmt3VnJLL0Y3NHpSUU9OMXpsNm54MU1mQXVP eGVsK2FEQVRmL3U4Q1pESkR2LzVDMmZuUTlDeUtPN2c1OVhXT3ZNZ2VhQ29RYUMrYU1EWCtzZGU1 dFdqUUZEem04SklsUDNpN0pLSzgxNjZmK0swLzdCTkdlZjRCSGhvV0hmejM0WThtaGpOcUx1SHNJ dmQ1bzBOZ2N1Q3AwRzc4T2p1NTRqTWk0a2wzT1VOb0ZZSG1UdVdwV3VtUDVUZkduOWh6YU1lY3Vz dzVhOWcyTitlVXUydmNlbHlmRTAreTVsaTJQdmYyL2J2MjB6QmRhNTgwTnBhSDZVL2gzWTJpWDdG SFJkeTg5VzhpdlRubmJKeVNIaVd0OEZyY2pHRjdhRG94cFRIV0JIWkszSE9LZzkvRGZ4K3lUYWNp SHpiT25NMU1iYXU0Yy9ZOTIvSmR1L3h0OVJzTFA1U2V3N1kxZkU2NWVBMFlqN1dqRlhZME9ycVBr Z0hpOUt0UmV6OE43TXN0dC9wUmxpTndEZSt0Qm1GL2k2Mngxb3RBUVB4ZFVieU5ySzllNC9Ic0RT SDRUMFlyUHo4c0JhUncwaXlNZ0VNUWlqaXV1ZTNkR0xCd2thUFp6VlY2SE0wc0EyY2hnSWF5c3hK bDVDdGZHV0VVN3pvVWZrYmRZay9SdW02TG53SGVoLzdhVEw3aTFWV2Q1Wld2c2gxa1RoR2sza3FZ TDZzaGNHcTB3ZUdXVzRFQjRpY0lLTFo1bm1vcERqeXNFL210d3QrR1A1eHJVNWRGZWM0aDIzWEFI ZnlIVnQyVmVZYy9xUlV4VHdWdUcxOGI0TG4xdVVRK2ZpNUd2ZmluUm45NjlhejlzNyt2cnVaOG1H VGZYdU4zMTU0SkMzczNZNXg2Vys3U3VsQ3dwQkRuWi96UTQrSzNpNHUvL2J4STZPUEsxd3YzVU1Z K3UvY1RxYlVDWCs4bm52RG1ibGh6S0RHc280OGhDQXo1KzBuZ25wem9XeUxDWFZuL282cDMzdmpw Y2pkS1RHbklxZkk3VStwZTRvemQ1bG5pbktxTHgyQlB0WDZ0ZXBGZHYyc0VQREhzUHc5N291Wmtx clgwT21jdmFDODV0WUhHRnpzMXZuakhYT2RPbFFaWjQzZlpjOEhQYlppOVBpTDNwdEFoSHVzbTNU ZjAwTEQ2Z1FKOUkraVdWNTVkM0lKajFzdmN1VEVyOHhPTG5MUjd0dzV4OEQxWDNyZGJTYWVWNnE2 Y05lUzRuajV1NW81bEN1cmswZE5MdU15WWNQMm9hTHExUDV5OURCN2haeUtIaDRlOUM5amZGVG9S Y0o2MEljK2I4N0hPM01ha2ZIZ3VZaGwvVndUSS9IYmhtUmFpbzlmVkhxV2oreWdBWHVkZS9mTnpL MzRxUllHMDViK3dDdXM5MHNJK1JlTHUydXhIUktYZHloYk9KUFBqRWVzand6ckVkbVY5UE40cDQy ZFFDS29wYzA2cHVBWFAxYjN2RlpFSnd2MjhWenltR1VFQWsvN2hFZTRXaFhBbUdRSVlDcG12SHJF L0tXeWFSQ0FST0I4RXJCWER0ZEpYZkQyQjZKU1d2MUZFa2tjNDk4eEQ0c25CV0RocEVvR2RFUENG WGttSTMzRkFVTjZudW02NzdkMVlRckhBWVlpOGFqN0V6WUc3TU5MeVNYdDZDRkJRZHN2SW9XdDJp WHo4b1RFOTVmeXp2K3ZlT1oxbmU4dFRWQ28rSFlUdVZrMitQYXByei8vZDRlNXJ5SXJrNC9hc2Zm TnFwU2RNN2lrUWtPOG8zdzBQcjkxSWpML0I1OWlEK3pCeUdJWDhxdkRaYnhLQjl2ZmgzRElVQnlr eDNQTE1sNHRDNEZqOHprV0J1bUpqM3pyS2R2TmYyYXZFNjZpaENPVVdzemVPV0c1QURTZk5IZ2k0 UmM1dGIzdGtNU25wWFZybnRqWG8yRFRJei9sOVo2ZFM5dmJsUTBKUnJNUFA3S0ZobmNNNFcyb0Uz ZlBDWCtiWnhUMDQ4bUVFZ2FUZEkrQmswSjFGWUhOY2p6Y2xlWkp4Zk5ZSXRaOWNvOXdseTdSV3Yx Tms2RmNFbC9nd3lRYzIxbmF5dmNnMlRTS3dNd0xHRUg0U3Z6azFFL0tmdTZ6WE03V2RHZSswRURn S0hWMVNBYkNHNzQvaXhRTHd0dUZTRkF1bmFYejU1VXZ3WnVDSXAzUWp3WHNGRWVLYThOdUloSi9u OC9QSGZnYlpGd0t2SEtVK09Dd2xpN0UyUjVTVE13UlpENHBhYmNNVk1hVHc5NXdSVjV0OXVlL0tY MWYraDllZE45cDFTSVhVMXd5RXRpbi9ZY3kvSk9MNUNVOUNMblh5VTBsdUlxQVpIRUdMbWtQa3VX Z0ZUeWd6ZmJOa2RmUXZZZWFTZVo1aVhoYXpKZXQxRjNIRGZQbzVCaGE5cmZGd0FHcVRVL3U5YnYw eTQ5bDRlaTN4Syt2V3RlK28zajA2OUZRWE5nL25JYktmUlVmZFRMQmZMcmRUNzhJYjNjNWh1VGU4 NGp0VTJWRmNyVjRuUC81eHhLVFFGODZHZWYvd2VkbXd6TEFzdDBqd1A0WjE4Ty82N3FYS3dpc3R5 VmM0ekxuL1VwVWI1SU4zOWVYU3dIdjFWN2NVektuWHBmSHg1MDUvdGczQVMrdnZNVHptekJQalpp eXZVdzg3Smk5NDZ1dkNNZnZxbDZJd0g2bTQ5ZTV6NDNtZnZSSGU0bE1pajBPdGFZK0p2RnY4dzR1 RVAyVUV5dWl2RU05RDR5Wk50M3poQmY3ek1ERGVLUzI0ZVFnUDdRTzk4Tm93UHhRKytYRmtnSEJF Zy82MStydFZoVlBsZDFwMTdma2RjNSt3enp4djFmK1k5THRWL2x3Lzh0NHZpRVJvVmpoTlkwMzF5 ekVVL3R3UWlqNDR5S1FRNVlhTFpxS2xQZmZJNzlUWE9lTWRwbnMwY1hMU1k2eHpwMHFENXU2NWFs RFJZRXF2UFRyc3huODhPOW1UYzZJNmJYa21LM2hzZWVtNFpHbVhkSGFCdHB5em5LblR6WXQ0WHdM dFhnU29SaWJtcXA5T2JBU2RsTmNsbmpYa3VKNDNCT2VPWld1WTlXeGVLWmNiMnhybFVnc2YxL21W UjJmWCs2QkJGK01kOThtZ2tmWVM2VVFEaG92eE11ZFBUYS9ISHVaUU1xOHBIYnQyK1ZQcWVKZmo3 SHZ1dHhjZGJRQzNRVWRySVlhTm1DK3AzandTZm5SWUFveGZEZGRQdmZsNWxIaWNiYjR4VW54VjJL V05ueTBDN3BSOFM3dDZjWUZjaHoxZnZMeDcySjd4Y3pJdkdZRUV4NThUTG94c2xPUHh6cHBYaXBv L0lHelBFS0EvZHdSU2NxVHc1NHQ0VEZGNG5aV2hwRU9CWm1xanhyN1lHSTRyNC9VREl1TmUvb1J1 N3h6aG1LYjNDL2VId3pwNENPZWc1cGNQbXZ0NVpXN2M5MXAwdndpZ1ZCWE9aUE1zRWRPWUMyZkQr SHJHN1JVYkFYZlF3MDk0OXFwdHZNL0ZEZE5rUHJYeS9QM3dQTWE4aVdKbUdRcTlQeGNwSGg5MmVB dUFPbFBTaTZCN3hvR2t3NE43SGhNZktBZFp3MHQwdDYwNXNCZ2UzS2hEcWM5cmxNanA3b3lBTWZj SEk2a2RNbzhFYndUWnNPQkZOZ0p1UFBUcnplTlJIQXBzYnYxUm1MSy94OE1PbGlEbHF5UGRmdy9i TXY4MFBQRnN4bjg4WHB2SFhmOC8zajl6cFNka2QyQnA0elNuTnRMVVAzazBUQXZQb2QrMmQ4b0gy K0tVY0dNUG5TM3Z0WXQzMVNmRnowMkx2YjRSaDBESDJOelg5cFJBbGRHeTFrSjBzaFhXOGpOM0xv bVBQM2Y2MCtyajJ1L1MrcnR1ZS8xc0gyR2UxSDVqejJQOC8vZEhRanpJdm5QZHh3dzFQYVZZRlZr M2pYWEdvVzR6c09HSkZ2ZDR3VWIwdmJ6dXdycXdWd04zU0d5dCtCZVJ6bnIwL09INktQSUo0YzQx WkNvK0tKeWJia3A4Zks0UE5vZHhqUnQ4dVp1Ti9UVE1NTnpOZ2RZZC9qOFIvMW95RDJQN0JTS3NK d3Y0cGdpcjE5ZDRUWE5nQk93MzhURlRpaEhQR083RlBSUy9zNDBHR3B1OU9nMzl5eTJVUS85RHZG KzZETVF0NWMvZUFaWWkxOGRGR0ptT0Q1Z28vTlhyWGdUZENYUHE2NXo5bEhWL0twaGoreDk4TTU1 cFcxNW94S0hXdWJWbzBMWTJXL3ZtOEpMRC9Gd1k4QXREejV2M2Z4eXVmckgyT2xlSTF3M3puOEpu akQrTjRLdExPN3N3WHM5WnpxUlBEMlV2Z1hiWDJGbXIvN0QycUo2ZFE2R2psZGZvSTVtY2ozMUdJ NTFBSU42dlZ3MHlzRU9lTmZ4cEZPd0NtSENhaHVKNk0yQlB6OWE0TGxtZUMwK3k1bGkyUG8rTnE0 OE5zUGVWa1VqLzJaRlBiYmJ0RWViSVNlcDhqL1hzREp5YzE4ZHhhSTBQWXVpVndITnVIWHhBZzYr ZW02NFhmNncvRDAwbmVuVksvOE1oY0lyeVlYT0NmSFZxcS9ITHpuZGI4Y21ZMFBwV1dNOXY3Zko3 OVZyVGY4azFISytCbHV6Ym5vUFIwYUlBNk5ZVkMreXZSMDBwZTFtSUhoalBCSnNFb3paWjhUcmJF Smk2Q241MndpMEpLQ3BPblRnT0ZDaXY5YkljYmxBcFE3aDFyUldmTXVUYlJjRFl3cXpUS1FORnRB MWo4elpGMkxDUjhNQWVieGI1MnhDRXMySCthL2k4UjlpeFEyb0ttVFlJRVczREVJQVp3QnNCSito QmtEcFZzR1JjOWNhSnBnM0hpTTJUd3dKaExmdSs0Zm5Jc0E3a3cybWFzZklJN1pxSjBuTXhCTnpr WUlGb1pZakdqUFZQSzQwYktDekNyYkJmQ2M4eFFVOEUzeG56c3lNMXBVZzlsN0VmVTBqM3hmWXB6 Z1czNGhvZm1EZ2JvaUVrRktycW4vZ1dGOU02akxmdDNUaDhycXVyZTlIY0pqcGM0d1NLcHd6MStS a2VhZmRDd0Rwbnp2WXk2UW01ZS9HdHFlaERMOXlCZEMvc0VQNFUyTXJQOXVBVmQ5bkVsM3FoQnc0 SHludnQ0a1dNeVZLV2pUcHM2emlIZnFaODNUdDRJS2g1bVprVndBLzZTcmVWekkwZ2FGWXJiTXl2 cDNEUVNrTmh1cmR4dE1iNG1jS1NEby9hRXhxTGN5Z2hwcnlYdEpmR3g1c2o1MHgvdG8yTlMrdnZi WGhNRFhmSVMzalVpbStQY3dnaDgxaVpjL1pnNnZ6Uy9oM0ozb1YxNFVoUWJCUkQxa04rNUtQSWw0 cFE4Z1F1aFVBL2dUdEZPUGtHa2U0UWhoSkQ3eFlDUC8zckpzTld1VDlhZWVLaDdmOHFyK3RIdkx5 UGFWcnJxeHVNV2o4ZGZKMHcvNTBFQW12eE8yUHl0RG55elYzNDBYMkFOd2N1VlFaQ052aW1JK0I5 Wm9TUm5lUHA0N0ZwN0lrY2ZOY0FBQkFBU1VSQlZHMmFBZUc1NEswa2tkdnU1dFRYT1dQK0JXYzBU Ny8xNUd4a1JlajAxT3dPc2M2dFJZT210bm5YZVBhUjM5QkpUQjZPZDdOK3R0Wk9PTHRCc01lYmxt ekpDL0FhNWIxMnovSHM0dEwzZVhYL3pubEdBeTZCZHRlWW9DdDQzOXF2UFB2QUFKOVIzcmU1MXEw bERyTzNsYk52T05saUw0OURuelhBRzgzcmxUOUhadGZMWStoL0tlTWF0bXVPNVRGKy9WQXkwU1hs Sk1OeGMreDMvZWVER0IvRzBCVkFTM3hjWlkzdjlXdGRSM05ubC9Pd09vLzZlVTA2VWRjam40K0R3 Q25LaCtldXdXTy8wRW54SEc4NEI4MjF5NTlUMTJQRlJhZVdXc09kNGZiTy9YWnRqL3BOb0tQZDdH L1IwYUlBNkpEVkYyNjlWSzVyNzIyZ2Uya082YThSbEJPbmxPRkFnUkpqSzY2TlA2RjFIVGJHRkg5 dlJIVGpYemhkUXdHd3A5QmlnaEk0ZEJPdkVFQ1lNcmF3Zm5QVWlmSktPRjFqUWUrTkR3Zk1CbTAz OFFrRkdDY09MYVpVYVd4eUUxNE1HWXl4Mjk3TXYrL2JVcWgra2tjdkdxV01YbGo2TDRNQTRYZnJK Z201VTBoK0xROFRyY1dYOEtvWC9hY2lvQ2RvajZBN1pXQldLNW5VbFhkclNMbFpyUGJ2UGFPdHJy THRoZnVwTHZPdkY3Nld2M1dEUUZMNWxNR0dCK3NVZjMzeFhPSll0K2JnSWwvV3Bvckx5dXRMUFF6 c1U4ZDd1V0ZObkx1aW9CM1ZQbW1EUCtoVjBFMHpsT2g2NFVOL3dxcWVvaG0reFlIME1NMGgzeW1M bHZ3cDc0MGRjcFY0UFpmeTRLTTdnUlQvM3FRSzgwSEtzVCthVUwvNjhMK3F6dlVqaFlFZXYzTWRZ ZkR2VmVJZGJ4SE9ockZ4WXpjQ3RuZ1lUL2l1TGRHdWczdmpTS0FQZE9xRFJ3Y3VZMG9MK2tlNlU3 ZVh4c2ZyajNPbVA5bzNaaSt4di90NFRBK3gvLzI5VG5SNzdCN2Q2aVNaNUcydjBoT3lLRy9xSGd3 TnBzQTFxZEFGSXQyRmRXR0JaaTZTQlo3U1RZQVVBcTBaNUNMdkVqbVByZVZ1MWhJdm9pMXE3QWZj eE5mS2xOS2htL2VIWVhpc2VoMDBSL0E5dzNqVzF0NU5zNVFPZDFuYmgyWGsrK0VRV0l2ZitZMW9r ckxEMlRCejVKcys3aWg3dVkyTUR1Qnh5VElRQ3ZGb1ZBdFcreUY3RmJTbUZWNzh4bVI0NUlBbDNw cnVYVmpuL2trQVJJWVd6bGJqZzFIeTAxYkU0ZjZuRldmTWI0bDFEaDJvMTVwaGVkYlBvZDlkZVg5 VVZMUjE1cUUvS003WDhxcUllcy80YU1BTnZQYzhHZy95dU1TemkwdmU1eldHd1NTdlM2SGROUmpt M2RqSHBYaGZjNmhPMDN0MkNVeExVYmNYZnkzL05jOGEwSEh5OUY3Ylh5NENwdTV2ZkRobEQySVA4 ZEJJOTU1aHlSSHhlL1ZQTWJmSGRVUU9jMDQ4eWRwamVleUQrem45R3QweTJkZzc5bmhDWndua00x TXlJN3ZINThqUERYeWZFb244U2hTWjJWUVpjaVJaMU5BcGNEdWdtLzFLVy9EUHZVTFUwNGYwdmZD NS9tdlNpYmwxemZqN0kyQ3M5M0xCVHptZjdZWHpSN2VkUFhzZTJuMzBlcWF1d2RacEg4d015eTd2 THB5eWJ5dnZVOTIxeTU5YXoyUEZzNGFqRGIzeTVweTdrV1A3Y0tLWDF4TCtlOUhSb2dCb2NSMDdV TGJaZnMwZGFrdEE3NnIzWGxLM3JQamFzQmZlODhlSXZtVUVtaFRoakJvTG5maXRTSDRhWnFqNDZF cjZWbHgrQnNjMkFjK2hPaDNUTjZXOTZqbkhZaUF4Q0wwMEZGTjZZY1dmZ0VKZmwvZTc3THBPZTZp YzAyb1BaYS9lb2tKSU9weFBEclo2R01HWWJaVlQvREQreHhUMGxuSjNjYWZndDB1K1U5TWNxbnhm NUl3SnBkNDFLamdtNEkzZ2U0YUNqNSs3dk9kUlBhQXhZOHh3RmZWT1BEcnc3UWs0MFRRM2pFN3RN MThNMndpM0dtN0RUQUd3RmJhMkgrWk12NnFIUXdRTXBlZmFFaDU4UytYeDF2SGNXN3NpYU1QNEVv MXk0ZFZOQ09YdDF0ZFY2RkNKWjRPSmdiMUprazRIQWVzdjJ3bSs5amJHamNIcmw4RS84eDBmTmZC dXZwb1REcVY3WDdZVEN0bk1OeE1md0JPZjZNdTlrdlVQbDRjOTNPK0l0TDJ2S3YzVVVnUmZteCtN LzFOdUQ0cG9peHFid2pKZmh4bmphUWxFaC82dGQzT05rS01WeHUreDhhK25EQk5CWFlNT1RsRVF0 bW4xQVU4dkkvUnkrSUdHdzVkZTI0MWhBcHRlZnZ5TjN5K0lCN1RIV0MwQ1REY2c0Mk8yemFOSXVy ZTVORDRlWU9kS2Y3UnRtejNWL3Q1Vzc3WEQwWjdlRGNCKzFuWHNZNHRTZDN0ZXRKd1FyUWlZN2M5 OXNVcHdXK0lWZDR3ZkZPY2Q0OStVdzMwMEdDMk82RWN6cDc0dUhCSUlINzNwMDdlTlFpajI0Uy8x dTQrVnRxMEpGQ1VlRWVrK0wrd2F4Z0VPcGF0aDJYaXMxc0hDVURaRTl2UGR3OFR4THIzYkRPSnh3 OWpERGRmV2pVZ0g4ckRHc2dmSy9xeXlYWVBmY1NEWE81eTM1eU8zbkFJeWZzemVZa3JjSmVKY3Nn d0VqWFBqVGd0SC9QSzJmWXE5d0ZFVTFsc1ZuT2wzNnVzY3ZtVEt1TjlsLzdQR09yY0dEWm81Skhh S2pzNjVzYUtWbUl6REFXUXJqTUorL1dGYUs4NHBuMTFZZSsyRFcvWGUxKytTOTNtN1luZEp0THRn WkUwaTN5bnZROWVacmcvTmgvN0RkK3ZXbUF4cEdIL045N0c5cGZsNDZMT0dINHJHMnl1RXMySGNR alhsUmlCNDI5ZmlOWnl0dm4vazlPVmhmWlRzUTZTUGpPZGlMbVZjcnoyV25lZjJaUHRUKy9XRG90 UGs4ZFBoZmtYWUR3anJZM0xuNzYzekwzM2QrdWdza2wwWnkyUXNYTzlqbHVLUVh4T2lMTytYSFQ4 NUl0dWIrdmp6OGZHcy9IRDJNdXB2TEpMeGFwZjJhYWYyYXZlMnpKMW5mSGhFNmwwVUVrR0xtclhw eEtLTnljeTJJbkNxOHVFM2lwcFB1YzNjM0xYWGoraE40eGZrbWdGYlBOY3VmMHYxVmdrZTIvczZk ME5QdDFVTVBjUnJUS0hQZFY3UzdVMUhJOE5KZE5UQmJzUzl3ckQ0VXN0enk0cjNSUkhRVTNpS29L YnhkWmNGcmhrWW5oZ2FpaEh4T050WVZJb1NReSt4U2VPcjgxNjRXOWVHeWc5am0wNUVoRUNobHgv RzdRTWpzTmZwaE1YaVJKVFp4cFg1cmNPVTJSa05FdWo3c1Q3d2RjUFlZWXdEM2ZjYjVGbS8ycVFi MUxYZktUKy9UVlRPdUEybmE0d0JURTR2QWlVeHpGc2Q3bXNjVEd6dFY1NHBCeHFyNWIzbDJvQ05D YndvLzdUU3JlSG5rR2lOY2t1Wmh5ei9hNk9Rdnc3Yk11aVJMN1Y2ODcra01ZLzlWQXhCWS9HclhU ZkIyVWpXZm5mNTJTSFlWNDgwWU1xY2s5dzhlWEE4OVBEVk53U09FZVhralBudkVGTEZDRjBlNEdG ZzBRY0tRY1hibCt1OU1WTGkxQzRhSUUzeHN3a3J6N1dMd1ZBSGZ1clVHOC9DMDk2SEFHRU0zTzU3 YS8vM1FZTzUydzY5dXJMeG5zSkRZY29KZlZyNUdDT1VxOHlwVnZnaC9DaUNGR1V6Qi83ZnRVQWhC QU9FRUsyc3l0ajBjVVk5SDFweEQrVkhHZGVoVEN0L2ZOeS9qQUI4UURoZGcwNVpEL1JuSzVJUGIx bzNkTGJpRHYybTFvR1NlVTloMnJ4dkNZakgybzRIZWJlb2pMYUYwelI0R2Z3S3hZcGFnR2xqaFMv NnQ4MVV5M3BlR2g4UHZYT2xQOXEyelo1cWYyK3I5eUhDNStScEhSbmp6VDRrTXR1MlpsRUlJMFQy UlhvUk1EdkFwZUJDNmVyRkk0L2FLSk1DZU8xWFAvdndnYUNsOWhzK283MW9NRG80RER2ayt4aHRW QmQxVXJleE9xQ2RoMW9YeHNyZEo4eEJ2VFZibi9wWnY0K0t6UEN3K3AyTVlFdzRHVkh2bVRGWnc1 TWlsckVSenVMR3VtTmZQalZqKzYraGJNaGh6TmdOaG5YZTFuWjUxSDdIZko3Q3J4NnpQcWRjMXRp Y1BoUy80OHR0L0ZBUGwvZUpnRzJIeGVpeVBVVkVQYXF4ejhZN3RnbzlaeG1JdWQralQ1UTJ0OG1k S0Z5TTBVbjc5eGFtYS9pTnpZbFRXT2ZJUlh3b3RrMjJUSkhXSHFTRm9URTgzUCtzdGM2TjRYMG9H dFRDWkdrLzV3dCs1by9jWXBpM3ZzTUxEZjJ0bmQ4KzlHeTh5M3VNbjhDWHJIVjJjYWp6R2pCYzhq NVArM2V4bDBTN2EzelFOM3g3N1ZlZThSZjRqTlljTEhHNHpzUEd6bkhGT1JWcmZSN2J6eDc2ck1H SFEyVHFMVHlzV2ZiVDZGNHJ2UGlOZmRobUhOZktIdDYxdWFUbEZudHVQTW1hWTNtTTVrN3BWeklC bDh2WWw3MXNkQkRsRURvVlpPbGs2ajZtRzE0S1lYMGIwOHVnUUkvZmp1eTZ4bGhUVm0rTzI0TlFo dXRtTUNGQXZkV2Ywb244dEV1WjJxbTlVeTlHd1kvMUxzS3hGL2RyZ2hPcU15bUtPYk1tblpoVXlZ eTBHQUtuS2g5MkdjeEhSeXZOMDNDYXh0eDFBUWRaV3l1Q1MxeXNPNjJ3Ylg1cmw3K3RmbXVFdzdK M0M2QzlMMFhsc2Y1U1p6d1RYc1B6Vkh0ME9rcXhyMVNPc1BKWHlrdkRKZHhBNVAwOFJTUDRscGV2 bnl3QUNLekJleXZ3NWdXeC83YWI1MTBjaTY0dnlqR3hyZlFPclI4ZUFRNGx3dGt3TnBtdHhkWFAx bXhFdnZFZ1NIamZlRzYxaVdLZmc4MnhuL1VrNExFZ1JoWk5ZOEZ2Qm9RblRObDRYTlJZQ04zYzBN dlVnUTVCZnlzY3h2cjRKVnVCTjM0VUJBM3NtOWVUZDh3Slg5djRxcU5WV2YxTUNja05nSzF3Z2c0 Q2oyRmZJdEsrbm02bFFWUStMUUl3aWVIY01zYmEyNFhQNTRjZE0wVnBZaXpPVW1IYU9HeGZuZmNo eG1tZC81cmxPd1NxYjJtcjYrWDVYOGMvbTd3ZUJzYVBXekRxbjdtTUpQZU1yOGlOTHdwajl6elA0 TUh0R1lTY3JhYVljMThWQVJaTjR6MGVOd3hhODhqdzdhMC9icko1V0lRYkcrR2NwREYyU3NVd0Ir OFVMNVJsS0phWnZ4Um1iTWJLRjlQYXdrYTBTVWJjNTdxNnVvNHJEMHlLUEYxRHJBeGx1WUVBMXRl UjRsK3ZUeUxvNGd5YTF0dUFHcGZHNlJnbzBydnRERy9UaW9lSHduUG9oMVk0UCt1T0E3WmVXUVRq M3kvaUVTMGVDdStqU09OelRPZ3V6bFQ3NlJHUmtsODRUYk5rV2MwQ1JqeHRHTDl3Sk53TkZQaExk S2tWelhqQk96MmtGWGpqaDA4WTR6ZHZvblVkZGJCV1dGTmFrWXlsTDQ0QWRRbG53eERXK0VwekdL RHRlT3VoZjNtM3htbGJLMTgwNStNaVltK3ppdS9lVmVreHNwMXN4bkExbHMrTmp3Zk11ZElmYmR0 bTErenZiWFU3OVhCMG9QZmhoRFhyMzBVRGVuU09jdkdIUm5qUFdNdGFlVnZIN0lsYTZleUhmTHpR Mjl2N3FBeHRSdjlhNlEvcGh6WXF1MWVHT3EyOUx2VHF0bzgvUHJHbkVDOWZIeVVZQzU1N2xzTFMy RzI0OWNGV0w0OWQvZEhHT2ZJbUg2Y095M3BpZVBpcGxYQzJHdW5INUNwYk01Z1FRWnYyNFZjbkZI RVJVY3pwWS9NNzltcGZFK2oyOWdvRTgvaWtIdDMxTVJ6Wkcvb2MyUnpWMk1kZW9nekVBYVJEemg3 WW54b0JhRnc0RzRaQ08vbEZiMThuQVJrQWQwKzdTSEp6NHRUWE9XdkpKMFJyN1RuQzJUQ1UrYXhM R3dFM0hqN1dHKzUvMWxybjRIMXNHblFEdzhFZGEyRlBLYVpWT05sVmkyY2N4bDM3N01MNk82eFRl U2YvWmN2N2txNXl6MUhPdENSR3c3d3VpWGJYYmFlNDVHT3MycTkrL3ZoNEdmdWdFdzBka3lGRjhw TXphNTQxb09OZk9ZTEllMGVZRy94NnRBRy81eWRhN1lFajZvYjVnZkNwOXlDWE5LN1hITXRvTG5r dHZqMjZZTU9NOVNzNUtYa2p1ZU5Hd3ZDUUp6N0ZlaGF2dDh6ajRxMG4yOXFtQTZGY0gxTTZhNHBz Tm94eS9XSURkeU53aG9kNjI0djBrbEJTSkRQdThXblNxYXZ6c0o3YzJKaDNZNkc0UzlrMTZjUlNi Y2g4cGlIUW0wTlNtNWZtcHpIb3ZiYk9WdmJWNjZuemF6MXZveDNPV3B5VnRkTHlvNWUxejl4WXUz eHRPQ1hyWTJGMHNWY24ramhqYXppZWlRN1IyRjYvbGZkQ2RQUnFNaDJ0SytnZ1ZxVmJGU3QrdnFn eWtTZ1FPRnkwQUpVd0RBMEJCaTEzQWlJQy9ER0MzOXA4bDd5bXVvUmZOcFlPSUo3bEpoRmxNNHNl WWJWcmxHKzhOeHlMdWJZTUEzNDJQSHBDdVFpNnNwRDU2cmFVNXpZdjVkRWFSVVRFMmRYNnlUUmZk TFRTV3hoTlZBUUpycThXa1h5OW83M3h1SmNaKzBrL1kwUi9LOXZCaTRLMDNRMEdydTI5SzE4R3Fm ZFVhMXk3SGZKQmtZRHlqSVVCNXY4bzNpbGZhSHM4Tm8yRExYR0dnWlFaTUxCRC8vTHU0SWlBa0lK VEtjOFhGSWo3MTBjazVZZHpFb1lDU08vd1RnWGg4eklld2xJODhvNTJ4T3NpWnMzeS9aU1ZEUnFG czFaanpCY0tmbTQ0b1NSYTVtZWlBRHVsQUFBUUFFbEVRVlJOSitEUlNzdlBSdUNRQjJIS1dNTzY4 WUN3bG9KanEzeGZxemxVUUplTit6TGVhMW96UnM4L0tUSnQwZlB3UGhuakd2bFNHZGUzT3dCQ1F4 MHFXSC9SZnpmbXVMVkx2T2VPZjY1VUQyZVNxZVBLbytScHJpcERXV2hUZlZCcjNacVUrUVZFZ245 UFNkdTYrMkdCQVNWK3ZJNWJqYnhiSzhMN252R1R0UlJSNzNrTUhuemQ2U2NYZmZWVDFoYjV1UVpj T2g5aURQTXNXYUE1SHhzdngxWU85dk1CVWV5MXdXOHRWVDQ2UG5Zbzc2ZHVmUGwzWGZBSy94NGRa WTdWRDkvbjV3OGRSS0ZURWYwSzNVSy9yTnRmRng3V2czQTJERnIxbWVHN3IvREZXb0ovYzdOSVdX dXN1WGhVUEV4dkxLSERsQWQ3ZllublVNZW80b2JSSm0xekNHSGNHcitzcTlFcHVPSVZOeExkZUtE dnZYeHZvaXppWENJZkQ3aHpwRC9hdGMydTJkL2I2bmJjOFBtbEVYaU1LU3JqdSt5bjBUdDhyQko4 cklUMkVLTDJhSXoxeXByV29uRjRFYnl1dkZxMjdPMlZvU3h4MERkMXNINlNNL0Jidzk2RmRXRnBY QnhzalNtRUdBTm9qNzFSV1JQVXdicEFMa1EyNGdZSC9jcC9hQjM0VTBRZCtpLzU3Z1pBZlBDMlBN WHgwMGpEZUhoRFkyL28zM3JITi9UVzFsYjhYZnlXNEZkM0tmY2MwNnpCNzFBMkdqczRxK2t1Mmdk M3RCQk45SVU2K1FLL1k5dExsWUg0ZUFXZjBjTWJiY1AzazQyamV5eGFhQTNFb3o5ckwrR0ordCtG ZGM2TnUvYk1aTFAyWHFBcys1Ly9HQy9XcFhBMmpQMlBqNnFITkhyTmRXNE5HclFCekFFOHJKdms0 bE95eGl2YUkxSzRtQkxmdk9yRnMwODk1Tm1GOVhlTjh4cnR4V3VoSzU1YjlpN0ttVnJ0V01ydjBt aDN3YzA4Y2lPWDloZS8yalZIZk9CbDNTSy9zV1k1Zi9LUnN2RTF0cityOHptbDU3WFBHbnowUmxH dmh3bTUzemRHSURsaFdiUHNxKzF0N2JQeGZSRzhZYXhaUTVtZGZyM05rOXhPZGs0OHlkcGoyZG5K MkRvMjdOY3lqOGhKL2VMWDdaNTU4cHM4NWYxa255Yy9XV05jRG1OZGZMTHZrNS8wTDVtOFBVR1JR WnZEK0U3bGt0T2E0MDlPOGVTbnNYS2ZIR3ZhRXpwaFA5T0xUU2FNVDNNdVpheVhlSjd4eTliOE1Z eDhISUUzSyttV2NOZW1FMHUwSWZPWWhnQWF1WlplejVRYW9oMTBCbDRoSWxzVGF0b3hOb2ZIWkt5 UjFXU3pkdm1USzNxa2lQVFh4aTdFZzVjMWZHbWU2YWgwZExnd1VBQWNJK0lGZXorcmk1amIyRm1Z V0lzemhRTUNyVzNLUGpaTk5GcUhtKytTL3h6WGdUeUZHeE5CUGVSSmNHRUI3T1ZEMlB4dklsRDhj RzRaWHdSU1RyemxXYjNBN0YvRmV5bnZUK041VzNrUjVkcFFJaGk3QWRCVndJVFAxNUViL3h6cXdn NGhJOHltNlRsMnhYMGppNmJYMkZjR0VsRE84VFd5dzNpWWFidXhBbnZoWTlZQzN4UENqS1ZiT3d3 UnB1VkxlUWJqRFhPYmJsOHo5T3FHR2RkSHh1QXdEdVpsN01zZzhkMEs1M0M4bEdjc3VoVk4yRFpM UVhSYm5DWER4dzVDM0JnbDNGZ3hubzBWeWt6blVyNCs4clBYK3FuWEpnb1pEcnlNQlRoTW9STytm Q1hRRkwrWDcxMzJwOWpvZHFpeE5saGJqSHZ6RFE1VGFJMHZGQzNZWS9tZVF0Z1lROUdyWHpuNDZZ WFgvdWJkVmUweDRkbFhCeE9pWFVTVS94V3RIRlBTdHQ2aTQzZ2RYNlM1Q3RxYUhzbnVHV1BXSEg3 c1BaL05CK3Vtelc1WlcrUm5iS0FwbTdIdjgzSG81aEFkN2JuUDV6ai9DUk5zMEV0cFk0S3RFbWVx QzI5Szc3MzRVM2pSWHRvbC9OSHVENHFNeHNhRW4vb2hRRVduOUQyNmhYNk5yZHZpVWhvazNJbnM5 emI0YlR5citxcUROWmNpQmg2bWx6bCtia3poUXQxOEhUNjJ4aG12eHEzeHk5cGtqN1Y3ak8vdTFY TlhmMzBBazE3NmMrVGp0VlgvbnhQOTBhWXBkczMrbmxLL1U0OUR3RXI0MEt1bi9iUjlMajdXR0xQ WHdkZGJ5M3BwUGlzQ3h0WXJmTnZZZWlKdlpTaExtZWliT3FoTFpMMmFVWSs3c0M0c0RaQ3ZZcjlz SkZQcmpmMXZXUlAwbVhXQlhFaGZXeXRieWEweG54Z0JGRkhET1pqeEVaNlBDcllWSUk2NHJYaGph MmFKVDBaRFBsUGVEK1hpbjhaNGt5bjg2cUhxZHRmeVhZUGZNVGZJUWQwczJjTUxyVVB6MEJ6ekNT MUVFOUhHWHBwaitLUHIrRDl6dDFmZXVjbEE5SmZiWGNmYWpCY25HeGVYUlF2aDFNT285cWNnT0dl L1g2ZTk5N3pnZ3pGM0Y5WTVNbG15V1hzdmMyVEsvc2ZIQitSUkxialdXdWZXb0VHdDloL0N6NGRo YU5lMnZDa3p1REZ3Vzd3U3Z1Ylp4VnJuTmRwdW5GL2lQay9iZDdGbzhTWFI3aG9qZTJNWGw5Uit3 MmR5Ry9JYk9GbmZmS0ExZGQwYTVuVUs3Mmo3V21jTlpNVE9Ec2ZvSGJ6MVMxbXo3S3Z4ZWZpOUhu NHRtWjMrdXFSeERiTzF4akoreVA1MmFyOU9tVWZ5a3FlOGUvMU8wUVRQM3d1M0Z4Qk9ybXhkTUNh MjhaMVR5dTJWMS9LblRJZFhsRzhybkI4K2paS1RzYTZlckdmOHNuTS9jVnJXV1FxOWtsYll2bjVy MG9sOTY1N3BweU9BYnF4MUhqQzFsdmJMK0Y5cndoVGFJZDl0TWxaeHB0cTF5NTlhejJQRUk3TWtr MFNqZXVWWnc1Zm1tZmFtbzczS2h2OEdIWFVJRnY3M3pKVEM3MFhlNDhIaHBDOGRkczNDWnQ4dGc3 dWt0MGhhYkd6ZVd1a3R4RFR1eHhheVZycmFyemRvYVBXT01YanduNFBMODBlaHp4QjJYMFB3WURP SjZPeWFWNi9ORkI2UHJaeTJheHNJTlRFRXU2U25vT0VyRERjQzlkTDdNc2drN0lWdjgrOWhMSjF4 ZFV6aG9RTU9DNVd5cDFnM0cwNkpOelhPMnVWanl0ODlLcXZmdzluYkVKQzlRK1JpOHhqT1dScmox M1hLYnV0YnFvRytpUHVReUd5cGZvaXNEbVlvMjgwUmJxcUlXK0s0aDdER3NEb2RJdSs3bUtjYjZm QVdVK3Z1d0tiVlArYXdHNHIyb2ZWMUhSd292MVY0Nks5d2ptcjhGTm1iVlNWU2FxNWU5MzZrS042 YUV4aHdOempzWGNDZUdiaVI4d0dSQitXMWNQWTIybVdqdFN2L1dpcmdZd0xqb3J6UGNTbWF1MG1T b0dnczNiZEdvTnUxOStFTEk0dHJzNDN2dm82MDRMOUw1T01MZk9kRWYwcWJ0cmxyOXZlMnVoMHpm TmV5Zk56MUhwRjRYN29VV1Z3YkNsOXUyTGwrNmZ3elRqOGl3dENHY0hZeUJHWTdKZHd6MGFtdUMz czJhelE1SHZ1aklzWlNmRTFrZFcwSTJ0eEFjdjF5d0g5NDNjZE15QitQSTI0ckt1WEFQMjRGVkg0 K1hIQkRXK1Yxa01lbCtOV0RWTzRPWnJvR3YrT25lOHdwYzJzWHlQQm1hOTNpYmo5eWFUSVF0MnJ2 ODdFaEdVaXZuOTI2NUlQcFh2Z2EvcWU0emxGNHNJL2FGUSt5TnZMdVhsK1lpK2JrR3V2Y0dqUm9W eHpucExOL3R1L2Nsc2F0UkM2VzJCYXZoSzk1ZHJIV2VVMXBPLzc1WE9STXBVMkhkQytOZGhjczBU bHlkM3V5NGpmWHhXZFFqSjZiYnEzNHBjMXJuVFU0eHpVM2Q1WFJEWEZETzNzeXUzcGNEOU5OZVlk Vkw5NnA4U1RxdXVaWWRyNjdWTC9pTTdhZEdlc1g4ZkFqK0JidisxcjVUU2wzYmpuRy9IdEZJclFp bkVXTUQ5d29JbHZyRnNsd2tFa1pUMnZSaVVGMTh2VkFDSnlpZkZpZDZJVHNPbCtzNTl0a3JHTndy bDMrV04xT0lZeDg0MHYycUlpOXlaTjJTSDgwT2pwVUFGUlhoYnVKYkIraHZIeDYxcTBpbERZUTNs NmNiZjYrbUgzemlEUjJlMEFFYnhoQ2d5bUhyekRZZFNHemtMeHBsTnhybi9KN3QvWTVrSFZ0NzFU RktzS2lwVzdYTTlpM2ZURVR6ZG93bUlsM0M5OFBDTnN5bEI1N1YxcTM0cS9wWjh4VERuVWJ4cHg2 WVBLbktHaGdZakJlbUpvNStZdExHT1hyWWpkUGVSOWFWOGUybEZHRzhaWjZkMURvSjF1bjVyZTBF dWphNVp2ZmZsN0NUNC84NmxRUU92RUlJOTgxd295UGNNN2FvQmVmRVMxRXY5MWdFWTg3R2ZtWVN4 OFRxVDJIYy9MR29hSnhPNmVpOTVzWUdaMTk5cXVyaWJIdmkrYkdsYis2N3pILzN5Q0E5azlsMnR6 K1I4SDlKdWt0eHkwRXhyaWJobThGekh3aE9ILzFTRU13SHM3UmpOdDhyQ2UrU3ExdmI3VSsvdDBG YStFTFFJY2V3eXpkd0VNcFplaS94dnN2UktIby9EZUV1NCt4aHJ0TjBkZG8rK1FqTFg2Tll1TGNE MVVJa2FZcW1sdmovSHdNM2dhUG85eGRyREg4MnBGd0x1MkxKSHVaUytUakMyQjNuZjZVZHN4eDEr cnZPWFU4NWJnK2ludWpxQ0RhRXM3T3hoNTQ2a2NaYUlJOXNiMzUzQUtWcyswMmdMbDV6b2wvaXV2 Q25QcnZFdGNleGJwREFYMlg5SFVhZ3M4UEM0L1BDZnUzWVk5aDNEWXd0bVphODhhVVNvM1RiUXBY YmprNEZ1K3lGTDk2RE94UHZReDl2d2EvZzk3dXdtUFo5MUxBRzd0Ris1Q1l3K3ZTWkNBd2R4aUxs NStMTFQ3NEZTTlI3OE9tRjRtd0Z3dTdoemxJMGxOYjUzNHBXdm5XWWNscnc1bGxyRnR1WDdlT2pT VVV2c1k2WjA2dFFZUEdzRmdpek5tR24vblR2bDUrMW1YNzAxNTR6eC85WE9Qc1FwdldPcThwV0Z6 aVBxKzBmYTU3aWJTN1lLVHQ5bVRPWG92ZlZCZWZUdGErRnA4eHRaN0RlTnE4NWxrRG1lM3JScVgy UFIreVpyMXQ1R05OQ21mRGFPY2w4U1RhdStaWUx2MXFMN2pSR1JNOThDNStEdGZhTlNXSnZuZEd1 Tzk1d3R4eXA5U3RqdU84Z0R4SE9iWC9MczlrUTI4WUNkMW1HTTdCalBHMEpwMDRXTU15NDFzSW5K cDhHQy84dVZGRGE2czFOaDRuRytzNEdtanNUazQwaUxoMitZUHFuTndyYkdFTTY3bVZzOWQzL211 dk9qZXQrRHZTVVVrM2JKZU90aFFBcFhhNzFzdkh3eTVDamtqV05KUTlBT0xLeWlXRXZUWStEaXVt TG9oZkY3V2lRRFgxOEZVSHZGNmttY3E4L1VqRWZjbXdmdExEdFpDL0djOHQ4MnJoV1Irb3grc3Q0 d2FpdHdrZmVJVXphdHo0OXJTak1hWUhJZ1lQaXVnT2g2ZVVIVkd2SElpL1FEd1FBdnJxdlhkSS9Q b1I1KytIdlF1RzRKNkF5TTAzQ01DMk9sTkMxZStZd20xeGhmdWkxbUg0TjNtWllQOGc0dmdwSDJQ ZHdZTkZMTHcyekQ4TW4xY0pleXdERzE5bUdBTlR5bHk2LzljdXY3VFp1SC94ZUhuSHNGTnBSVVM5 Tm41eXpkajUxSGlqalIvT1JSaTA1dHVpcFJTTUhBQWE0L0U2MmRnUW96dStCRjlpTFpsYzhKNFJq VmxyZzROMm04Y3AxaGRuVTRxRnFkdEpLRTc1YWRrNjcrRzdNSDdXMEx1RTN4UWM5bzFqczBud1Ay VXVVN3FrQk5ncjA1d21tQ2xqZFE2VGJ3M0dmRkxzTm1aNlpTemg3eU1DWDNwYWw5QXh3dlN2ajR5 TmtlR2FRdUZDbUhnUGpEajR4UHVIQzR0d2RqSytaREluNnNUR3NodHVhcjgxbjkzNjgvWlJnWmNO NjJ2Y2NDWWJ2S0MwMXZCaE95ZG4wb2pvdG1MNDQ5Y2J3YmU4ak1VUERoLzhIV0ZTUEU0eTZJcGJr MTQwWXFPNzRVdzI2QjBGYldQWUllTGtoQXRHdkRRK3ZvWk9uOThGK2xQWGVkL250ZnA3MzNvdmsz Ny9YTkE1ZEIyOVFyZm01SWdYeHMvYUE1djdVOVBhazF0bnB1NkpyTTMybElTMll4L0wrUmtyQ3Va VDY3RkxQSGpCNnBUV2hWM2FNU2VOZGRsdGtXUVo1QjV6MHBhNDlqNHZIUzhQQ1h0TUh0VFlhZDA0 SE5XNE5zYjgyRnBGUGtDSjhEcHk0NS94NkFiQlJ0QkJ2SmJrVnc5U3dUdVc2VnI4RHZrUlhnNE5u UUtaZU9TWlpHL3EzRXREM21UTTlzS1g4RmVYUzVLQjRKL3RFZjJNN0JUODhHRWZIUkh4d2ZielBm cmd3L0EzaUhpbmFFNXRuWE9vWWI1TTVSbnNwOGxSZmRodi9acUNzWGhyckhQbTgxM2VjL1d3dFUv dHlhK2xzYTkyY09aNWpvWFhXbWNYYTUzWDFQaWdMNWUyejZ2YlArZjVFbWwzd2NlZXpEaXhkOElI Ri84eDEzekU1NVA5bUdkamNVOHhUSjNYUEd2QUcxbjNmYXhtbnM3QkNQYjZ5aHBrTFJwTGU5KzR2 cnE2Rko1azdiR3NYMThxT29UK2dickU0MlR6aFJIVEw3WTlMdHc1eHZqQlI1cVBjL2Zkemg2TWpW M0tuVk5IY2JWTE9idU1lZW54YXM0K25FZTRJWjNmb2UzYWRPTFE3Y3Y4NzBQZzFPVER4cDIxMVp5 ZXNpWTdLNmRIWlIyZlMzZnVRK0QyLzdYTHYxMmIwM3VETWF5ZG02RkxVMnFJdnI5cVJPeGQxaFZC MTJaYitNSHBhRThCVU8wY1ZEcXd4SUJZSU1yb2RRQUFFQUJKUkVGVTdQanRZZzFZaDRDVTNqQmlC dHd1K2JUU1dCQjF6dk5Fb01PQWVnSlo4QWhIK1F0M1lFMklFVkVubSsrUG1BUmJieEh1ZDRXdHI2 WXYrZnQ2M2VHb20xMUtoN3BaaVlBaWttd1lONkc1SVhBajRNWURQbkNDMTBlR0g2VXZaY1hqdFRF Zy9iek1sOFliUlVFL1d4dVBpeGhsdSthYllvNmJmZ2pLYThaVDJYNnlUMy9DMUVHUmNhSnd0ektX OW51dnJjTWR0eGpWZnFmODdFREMxYXArL3JEVkJ3NEpYQTNxc090MW9pRnptUlNLTi9wT2V2bklM N0s1Wjh3Wi9XRCtHUyt1aVZVbi9lUFEvMTdFd1FQRnhUR0ZsRUgwdlYvTko0ZGZGaS8xcmVlSHpM V0RFakVNM1hLM2o1S0kvSVoyN2ZKTGZjd0xDc1l2SEI1b2dmbGg3dlR3SUlTa3NPbnJsdDZjaWF6 TzNxQXREZ0ROczFlSzFuNW1XUFNGZnp6ZU0yNWt3N2loTjVTVjNIcFE2TTY5U0hma3dUZ2h1Q1lV bUdLbmZpR20rVjhYLzE0NUxGcGI1KzByeFByZHM4TWpYNTlFOURRREJQQTdEcWZmT2Z6TlkvTTdI cStOdFJpOTl6V3M4ZGc3ekxtT2ZQT1BJb0t2Zko0eDN2RVN2b1NYaDd6QzY5b293N3B1M2RGL3p4 cStOdXg0bkhnOHFFR1hDZER4TzlwbEhyN2xTSWtPdjhSRDh5bnFvV2Y3ckR2b3VBT1B1a2g5VUwr ZndyUDFsekxtRzBkbDlBOGVDVjFDbjhMcm5rRy8wREU0dmtUNFVnQ2xOR2tOajlkRmpYSDBXcEdq R3dyMVI3M21xSWZ4cTU1dUVyVXgyYlVPNkMyNmkvNGE5NjEyUnpXdThETEdONHlNZC96eE1jYXdz bnZXdUw0a1BuNkl3Nm5UbjJGOTkzMWZvNy8zcmZNcHBVY2owQ3QwQy8xQ3g5QXo5S1N1cDNmMEJY Ly8vQkV3UmVnUjBackduc2l0UHZhVjl1ejI3dlg2YUMrQnZxRnplR3pDRWZTNG1kbVJQZFhqMU5h RlEwT2d6Zm9lcjJJdmd3ZHdJN3lQQnVwK1V3L3YvSzBaMWlKcjUxcDdIMnZSOTZwVXg1TGJrTjkw Z3ErOXBkZis2NWZCUHdvK3g5N1Q0WldXNUZjSFRickkxelg0SFYrTG82RTl1UkRlaXJ4SXVIakhI bWRqQThIK3hkNzJVbVFnMWo2SGxMMzFDaDlPWm94WHhudmJYNkU5TUtSQTdQWXd6ME5MbnZac1E4 K3A3d2VPaCthZDBqcG5qaGFlQVE5aVBUSU9Dd3o2cVBRQm1YYVJvNWJ3S2E0MnkzZU5kVTc3N3Vx ZXE0VXRKWldld2lhYzdSdDc4NktWWCswblBmNVFQK014OUpuK0wzR01DendzMmF3NWExN0NWL2cr WnhmS1hldThSdDFyZTJuN3ZMcnRjNTZOaTB1ajNRVWY0OVhlaVR6RStaSTVZNjBxNFhoMWV5OXlH M3MvU2s3NHl4SitWMTE5dnRaWkE4VUJIOFc1QkFQbTZCeTVIYXhyUE8xeHkzbVovVFQ4OVpVK3Er UDFuclh4a3NZMVhPQ3oxbGpXci9RUHlEbkpPOGY2MWQ3WG1rTis2a05zYVh2OU9PYXZ6ZFkyL0lo MXJQQTk5UnlXM25yblBJR2VnTG85WFhnYUc3dVdHOGxuR2VXVU1hK3VmcmJaK2p1c3AwejVDU05u Y2c3NHpPRjVyTE9QS09xV01ZZldvaE8zS3BJdkIwUGdGT1hEMWxoMHpQbWdQWXR4V0FBd1AvZ0pv dytDMzBRSFN2Z1M3dHJsTDlHR1ErVUJhM3dTdWFVKzBCZjZwSlNIMXFKZmFMRTQrOUQza21keFo5 SFJTS1Flaytub21BSmc1SFhsSU1BQ1M0SEx3cVh4RmhRTFN3MkF1Q3dnM0M1RUVHeWpoWUdoM0lH WjFCQnhEbUdWK1ltUjhRdUZkWmpOUG1VOEUwYnhGeDZ2T3hsdDhoTjFydXUxTU1tYkxmbHJKOEdk UVZJS3NJbDFaYk40TGVzZ3RzVHR1ZkJ5OWVUTFJBUmxsWHo4L0o2ZmlYamY4UGZGM0YrR1c1dlBq cGNTZCtoU0JKbnlOVERpNDZkbEtIWTlmWldmc2ltTzZNOGhwc1lENVpOaG1kNk5NM1dOckc0WnVB cHYyZWVObU1PRDlmQTZxdm1qS0szVkIrcm05anNDMkxyZkkvcGtJNTMwOHBGZmpZRWJsV2djLzZm SXpmZ0w1NTc1bW5pcTQ5YlB4bWdSTWthMGUrYmQ0cW1PVno4Ykx4RzhzOUVPREtuNjF2TkRHZHJo aTJZWTJ2Q0lXd3JTdDhOMlMxT3NzVkhpanJueTNLVjgrWmV5aHE1NnFkOVl1YTB3ZFVFTHpBOXpw NGZIVjBUaWJZZE1FYVZwMUV2OWhuVXU3OXJWVERqd0hCc1R3Z2JSRC9wcW5mR3pXNThRcGFBdk5j M1JMa0k5OU5SdGs0U0lFVzBuTTRhZERaSTY3SlR4akVUb3V1dlJwOW81TjlpZzdXNEFSSnZyL0Fs MDZ2ZnlMUDZNcWsrS0trL3JqSDVyMlRGNkk2eVZocDg4NWIydEV2cFFYMG96dFB5RmI4dERPRHBL eWMwOHR1NlZ2S3pGaERPVUErZU9SK3VxK1VsUld4N3lLdmtxdzdydTVsbGY5dzNwdmpvZHlsTGVN NzkyemQ5SENyM2JmNmZraVc1UytqQnV4U2VZdDBuemZLb1diNEJIZ2h2NlZQcVJpMzZoWStpWjI0 VFF0ME8yUS80L0hBVU0xMkQxTUg3VjA5aUxLSHNiOU5lNGI3VmIyNjFOeGpkK2I4aWJiaXZjM0RS SDVUTzA4a1cvdCtYUkN6ZWZ6RDA4VXIwdW00UDJDYWZFeDZOejZOMFFnL0tPVHZiYU9lWnZETUJB L3h5Sy9xaGJxZWZRMVNadEc2dWpzTEZ4WUh3SUYyL01IcXUvdFVlN2htMHQ3L0FZcStjdVllYUIr VkRLS0M1M0tqNVR5a1ZYMEM5MEREMURUNVJSckhmMHBjWGZUOG0vRmNjYVlNOXVUcHFicFN4N0Nm UU5uVk92VnRxaG4vRnVMejcwOXo2R29UTE5FL0htMmtPdkMwdU5OK05TTzF2V2VGYk8xTGJieTlq VCtHamd1U0pSM1cveTk4N2ZtbUV0Z2xGRVc4Mk10VjBkZTJPbVZOaEhlR1FhMmphMDVvTTFzc1Rk NWhwbnd6ekt1emx1bkc3TFEvaXUvT29TNWF1anVwWjZEMTFscU9PU2Rxd1BsOXkvNnN0RDhUc3RQ UERDUGJrUWpNbUxoSXZYU2ovMFUvK2hYM25YTDhPK0t1L0swcThsN2xSWHZTNUpCdEpici9DWWVF MWp4enBVNCtmV3NLY0tqNEoxN1RvRVFrOGorSlk1UkYvZEttRG1DeHFPbHFPWGg5ai9HSHZHWUkx TmVUYjM2K3JxQXp3STJtc2ZYZUxoVDNwOVVLZWYrcXhmMWxqbnpHSGpxSVcxdHNJSlQzOXFlNjRX cnZwT25ZZldlcXIrclRSei9NdzE0OUpZMFArbEhPTUNEMHMyYTd6VWVlNXlkbEduOTB5dVp3ek9P YS9CWStHMVNoMkhMcXprUGRmQ0FMMHdKczU5bnpjWG16cStjZERhYTV3aTdSNmpoOGFOL3E3YnR1 M1ovdGo1a2oyVjlzcUR4YXZiZTVHSDJQdlZleTFsaU5PeXdyYVZPVGRjbnEyeStLRjVNSm1icC9h UUgvVDJ0Tll5ZEJhOVJYZm41ajhXdjJEZW1wZmFaSS9iT3k4Ynk3ZUVGZmN1amV0UzUzM2NndXRh WTVtYzA5bzExcStIR0ZQNjJacGpyYXZuc0xGa3ZYT2UwTk1UR01ON3lYVkozempQK0lnbzBQbzdy S2U2OGhObVRwcWI1bWhFbjJ5c2svSnBXZXVyOWt6TzdDYWlPcWlMT3FsYnpVc29ad2s2c1FSOVF3 UFJRblZxV1dYY05Ha3haMSs4eCtvOFJYNnBQL1ZycTczOHByVFp1QlRQL3NENGs0NnQxei83V1B2 WkFoeTVrSGtzWHN0TzBlc3BlYlhjdWs3MWVGTS85VlJmY1ZwcGwvQ1R0ektVdFZUNThtdGh4Yys0 TlJaYWRlY3ZYTHlXbFc4cjNkQ1BMS2lWbnArd1lmeXg5eG9mZlNJUEZxMUZJOUJpKytLeFBFcVlj VVZtVjk2M3VjcGVuSTdhZEcwcnVJUmpob0J1UWJHdzFBQUFnUVVFclhTQ1lCdXRJUU5aOGtvM0VV Z0VFb0ZFSUJGSUJCWkRJRE5LQkhaR3dJY2RENDNVRHh2WUw3NTVyMTNQUHZKZy9YU1pyNGNpMmw3 R0xZQmZIam40MHViVHdyWEpDeWROSXBBSUpBS0pRQ0xRUklBaVJUTWdQQW1SQ09mak1VMGlrQWdr QW1lSmdFT0xYc044ZU5rTFMvK3pRaUFia3dna0FvbEFJcEFJSkFLSlFDS1FDQ1FDaVVBaWtBZ2tB aXNnUUNldUo1dHh2dW5HM3dXck5UK3JPUXFBODNQUEZJbEFJcEFJSkFLSlFDS1FDQ1FDcDRxQUwr QS9QaXJuSndJKzdNYjl3SEEvSU96N2h4MjYvTjRtL044cDdGdUY5Zk9ONGV4bEtHcjRza3dkZkgw NzUrYkx2UXJPeElsQUlwQUkzSGtFN2xZRFBqK3FTK243cDhOMXE4NUhoK3ZEUWJkUFBFczhFNTZF TTJyRWVkV1JHRXNvcG85a24wR0pRQ0tRQ095RXdOTkVLaDlVLzM2NHZ1ejJBUTQrKzgzajNaZnZm bkVsSHJjYUN0QitlYU1WMFZmbWZySzFGWloraVVBaWtBZ2tBb2xBSXBBSUpBSjNIWUdzZnlLUUND UUNpVUFpa0Fqc2c0QmIrSDg3TXZCTFpOOGNMbG0xWDN4ejY2UmZ0Q1c3Q2UrdDVoOUdqQmNOMnpK dWIxVkdLK3hvZnFrQWVEU29zNkJFSUJGSUJCS0JST0F3Q0dTdWljQ09DTGlLMnRYVnJyMy82OGpE VmVjT0QrT3hhOFQ5aXdoMU5YVTRpNWkvaWx3Y2lGSklWS2Q0VFpNSUpBS0pRQ0p3WmdoUUduK21h TlBMaG4yUHNKUy92eWxjUDd2eGgrRlNBdjg3NFk0WmlpL3YwNGxnYmZyeFRsaDZKd0tKUUNLd0pn SjRYVDhiZWIrb0JDWG05dzczaThJK0pxeGIrL0RBbnhIUDI4eGJSQVEybkEzem0rSGpWMWpDU1hQ dUNHVDdFb0ZFSUJGSUJCS0JSQ0FSU0FRU2dVUWdFVWdFRW9GRVlCWUNMaDl4L3ZtY2tlb0JZVDg0 N0NQQ2ZtL1kzd2tyL0RYREhUTSt6UHlvaUVDK0U4NkcrYkh3Y2VZYXpqSm1sMXhTQVhBWDFESk5J cEFJSkFLSlFDS1FDQ1FDaVVBaWtBZ2tBb2xBSXJBZUFuZXQ1TWR2cWJBYlpyOGc0cnhnMlBwbkZI eDkrVkxoNTZ2TUh3eTNkMVBXRDBUWXo0ZE5rd2drQW9uQXFTRkF3THp0ZGo0QzVFK09pajlIV0xl ZGhuTnRuajcrdjBiWXJ3cjdxTEE5T2U2M1JSaUJkVGhwRW9GRUlCRklCQktCUkNBUlNBVE9ESUZz VGlLUUNDUUNpVUFpa0Fqc2g4RC9qT1MvRXJabmZKaitsUkg0MW1ISllzSzVObVEwOTQrbnR3dEx3 YzlIbmZHNFljaCsva1A0Y3NOWnovUUVSK3ZWS0V0T0JCS0JSQ0FSU0FRU2dSa0laTlJFSUJGSUJC S0JSQ0FSU0FST0hnRS9lL21FTGJWOHZ3Z25pQ2szMGhLWXVCbjI1OExmVjVtK3NvekhEZk4vdytm QlljVU5KMDBpa0Fna0FpZUhBQVU5dDUzMktvYStmVW9FK3FrWU5BMzlZMzJCL2tQaC95NWhlMGEr RDR0QThjTkpjOTRJWk9zU2dVUWdFVWdFRW9GRUlCRklCQktCUkNBUlNBUVNnVVJnSmdKL0Z2Ry9M dXlZOFdINm95TUNXUXdaQzB0Rzgzdmg5L1ZoWHk1c3ozeDdCSHgvMkFYTmJsbWxBdUJ1dUdXcVJD QVJTQVFTZ1VRZ0VVZ0VFb0ZFSUJGSUJCS0JSR0FkQk81ZXFiOGZWZjc0c0lRbTRTeHFQaTl5KzU2 d2FSS0JSQ0FST0ZVRUtFQi8xb0VxaDdiSy8wRFpaN2FKUUNLUUNDUUNpVUFpa0Fna0Fxc2lrSVVu QW9sQUlwQUlKQUtKd0JJSVBDSXkrZTZ3UzV2ZmpRdy9PdXhKZkp5ZUNvRFJFMmtTZ1VRZ0VVZ0VF b0c3aWtEV094RklCQktCUkNBUlNBUVNnVHVDd0dPaW5tOFI5aS9DTG1VK0tUTDYyTEMreUF3blRT S1FDQ1FDSjR2QTUwYk4zR2E2bENMMDMwUis3eGIyeThPbXVSQUVzcG1KUUNLUUNDUUNpVUFpa0Fn a0FvbEFJcEFJSkFLSlFDS3dFd0p1QWZSVHZvL2FLWFU3MFg4TDc5Y0wrd3RoRnpXN1pwWUtnTHNp bCtrU2dVUWdFVWdFRW9GRUlCRklCQktCUkNBUlNBUVNnZU1qY0pkTDlITUlMeG9OZUhqWWZaUmdm aVRTdjJUWVR3OUxDU2FjTklsQUlwQUluRFFDRkpXL01HcjQwbUcvTSt3KzVoc2k4UXVFL2Fxdzhn MG5UU0tRQ0NRQ2lVQWlrQWdrQW9uQUdTS1FUVW9FRW9GRUlCRklCQktCNVJENGs4anFIY0srZmRo ZkRidXJjZHVmVy85ZUlUSTRHZVcvcU10VktnQkNJVzBpa0Fna0FvbEFJbkFuRWNoS0p3S0pRQ0tR Q0NRQ2lVQWljT2NRK0sybzhYdUdmYnF3L3lUc2c4TCthTmpmRHR0U0N2eno4SDlpMkVlR2ZaZXd6 eHIyMWNQK2ZOZzBpVUFpa0FqY05RVFFyamVPU3YrRHNHNUZmV2k0UHhQMlNXRmI1bitFNXkrRy9k S3c0ajk5dUE4TWk1YUdrK1p5RU1pV0pnS0pRQ0tRQ0NRQ2lVQWlrQWdrQW9sQUlwQUlKQUtKd0o0 SS9HMmsvL3F3THh6MitjTytYMWp2NU05a01QRzZZY2hzeUs4L05VSmVLZXd6aENYVHBnZ1lqMHVi M2ZNN1pRVkFQMlB4Rk5HMGxoVVdRV2tTZ2RrSWZNa0QxQ1VBQUFaYlNVUkJWSGFrYUkwcGZxOGJZ YTcrRENkTklwQUlKQUtKUUNLUUNDUUNSMGZBSnVKNW8xUjhTY3QrYTRTbFNRUVNnVXRINEh6YS81 ZlJsTzhKNjJ2SlZ3djN1Y0krWmRnaC9hUHM4b0xoLzg1aEh4SDJqOEttU1FRU2dVVGdyaVBncTNP ODNRZEdRMTR1N0hPRUhkSS83ODhjL2k4VzluM0RpazhwT2g3VEpBS0pRQ0tRQ0NRQ2lVQWlrQWlj UFFMWndFUWdFVWdFRW9GVFJPQW5vbEkrYkxabkgxcit3aVBLd1l6OGxUTXMyenQvNFFjci9Jd3k5 b3NLdng3dCtaS3diZ1FrZnlhRGdlUFFrdG1RWC8vTGlBdGZTb1R4ZUhybWxCVUFUdyt0ckZFaWtB Z2tBb2xBSW5CQ0NHUlZFb0ZFSUJGSUJCS0JSQ0FSU0FRU2dVUWdFVWdFRW9GRTRQd1J5QlltQW9s QUlwQUlKQUtKUUNLUUNDUUNpVUFpa0Fna0FvbkErU093VHd0VEFYQWY5REp0SXBBSUpBS0pRQ0tR Q0NRQ2lVQWlrQWdrQW9sQUluQThCTEtrUkNBUlNBUVNnVVFnRVVnRUVvRkVJQkZJQkJLQlJDQVJP SDhFc29XSlFDS1FDQ1FDaVVBaWtBak1RaUFWQUdmQmxaRVRnVVFnRVVnRUVvRlRRU0Rya1Fna0Fv bEFJcEFJSkFLSlFDS1FDQ1FDaVVBaWtBZ2tBdWVQUUxZd0VVZ0VFb0ZFSUJGSUJCS0JSQ0FSU0FR U2dVUWdFVWdFemgrQi9WcVlDb0Q3NFplcEU0RkVJQkZJQkJLQlJDQVJTQVFTZ1VRZ0VVZ0VFb0hq SUpDbEpBS0pRQ0tRQ0NRQ2lVQWlrQWdrQW9sQUlwQUlKQUtKd1BramtDMU1CQktCUkNBUlNBUVNn VVJnSmdLcEFEZ1RzSXllQ0NRQ2lVQWlrQWljQWdKWmgwUWdFVWdFRW9GRUlCRklCQktCUkNBUlNB UVNnVVFnRVRoL0JMS0ZpVUFpa0Fna0FvbEFJcEFJSkFLSlFDS1FDQ1FDaVVBaWNQNEk3TnZDVkFE Y0Y4Rk1ud2drQW9sQUlwQUlKQUtKUUNLUUNDUUNpVUFpa0FnY0hvRXNJUkZJQkJLQlJDQVJTQVFT Z1VRZ0VVZ0VFb0ZFSUJGSUJNNGZnV3hoSXBBSUpBS0pRQ0tRQ0NRQ3N4RklCY0Raa0dXQ1JDQVJT QVFTZ1VSZ2JRU3kvRVFnRVVnRUVvRkVJQkZJQkJLQlJDQVJTQVFTZ1VRZ0VUaC9CTEtGaVVBaWtB Z2tBb2xBSXBBSUpBS0pRQ0tRQ0NRQ2lVQWljUDRJN04vQ1ZBRGNIOFBNSVJGSUJCS0JSQ0FSU0FR U2dVUWdFVWdFRW9GRUlCRTRMQUtaZXlLUUNDUUNpVUFpa0Fna0FvbEFJcEFJSkFLSlFDS1FDSncv QXRuQ1JDQVJTQVFTZ1VRZ0VVZ0Vka0FnRlFCM0FDMlRKQUtKUUNLUUNDUUNheUtRWlNjQ2lVQWlr QWdrQW9sQUlwQUlKQUtKUUNLUUNDUUNpY0Q1STVBdFRBUVNnVVFnRVVnRUVvRkVJQkZJQkJLQlJD QVJTQVFTZ2ZOSFlJa1dwZ0xnRWlobUhvbEFJcEFJSkFLSlFDS1FDQ1FDaVVBaWtBZ2tBb25BNFJE SW5CT0JSQ0FSU0FRU2dVUWdFVWdFRW9GRUlCRklCQktCUk9EOEVjZ1dKZ0tKUUNLUUNDUUNpVUFp c0JNQ3FRQzRFMnlaS0JGSUJCS0JSQ0FSV0F1QkxEY1JTQVFTZ1VRZ0VVZ0VFb0ZFSUJGSUJCS0JS Q0FSU0FUT0g0RnNZU0tRQ0NRQ2lVQWlrQWdrQW9sQUlwQUlKQUtKUUNLUUNKdy9Bc3UwTUJVQWw4 RXhjMGtFRW9GRUlCRklCQktCUkNBUlNBUVNnVVFnRVVnRURvTkE1cG9JSkFLSlFDS1FDQ1FDaVVB aWtBZ2tBb2xBSXBBSUpBTG5qMEMyTUJGSUJCS0JSQ0FSU0FRU2dSMFJTQVhBSFlITFpJbEFJcEFJ SkFLSndCb0laSm1KUUNLUUNDUUNpVUFpa0Fna0FvbEFJcEFJSkFLSlFDSncvZ2hrQ3hPQlJDQVJT QVFTZ1VRZ0VVZ0VFb0ZFSUJGSUJCS0JST0Q4RVZpcWhha0F1QlNTbVU4aWtBZ2tBb2xBSXBBSUpB S0pRQ0tRQ0NRQ2lVQWlzRHdDbVdNaWtBZ2tBb2xBSXBBSUpBS0pRQ0tRQ0NRQ2lVQWlrQWljUHdM WndrUWdFVWdFRW9GRUlCRklCSFpHSUJVQWQ0WXVFeVlDaVVBaWtBZ2tBc2RHSU10TEJCS0JSQ0FS U0FRU2dVUWdFVWdFRW9GRUlCRklCQktCODBjZ1c1Z0lKQUtKUUNLUUNDUUNpVUFpa0Fna0FvbEFJ cEFJSkFMbmo4QnlMVXdGd09Xd3pKd1NnVVFnRVVnRUVvRkVJQkZJQkJLQlJDQVJTQVFTZ1dVUnlO d1NnVVFnRVVnRUVvRkVJQkZJQkJLQlJDQVJTQVFTZ1VUZy9CSElGaVlDaVVBaWtBZ2tBb2xBSXJB SEFxa0F1QWQ0bVRRUlNBUVNnVVFnRVRnbUFsbFdJcEFJSkFLSlFDS1FDQ1FDaVVBaWtBZ2tBb2xB SXBBSW5EOEMyY0pFSUJGSUJCS0JSQ0FSU0FRU2dVUWdFVWdFRW9GRUlCRTRmd1NXYkdFcUFDNkpa dWFWQ0NRQ2lVQWlrQWdrQW9sQUlwQUlKQUtKUUNLUUNDeUhRT2FVQ0NRQ2lVQWlrQWdrQW9sQUlw QUlKQUtKUUNLUUNDUUM1NDlBdGpBUlNBUVNnVVFnRVVnRUVvRzlFUGovQVFBQS8vK0UreFlTQUFB QUJrbEVRVlFEQUFiRktXd0VMOUtCQUFBQUFFbEZUa1N1UW1DQyI+PC9pbWFnZT48L2c+PC9nPjwv Zz48L2c+PGc+PGc+PHJlY3QgeD0iNjEiIHk9IjQ1IiB3aWR0aD0iNjkwIiBoZWlnaHQ9IjEwMSIg c3Ryb2tlPSIjNTU1NTU1IiBzdHJva2Utd2lkdGg9IjEuNSIgZmlsbD0iI0ZBRkFGQSIvPjwvZz48 L2c+PGc+PGcgdHJhbnNmb3JtPSJ0cmFuc2xhdGUoMC41IDAuNSkiPjxyZWN0IHg9IjcxIiB5PSI1 NSIgd2lkdGg9IjY3MCIgaGVpZ2h0PSIyMiIgZmlsbD0ibm9uZSIvPjwvZz48Zz48Zz48Zz48aW1h Z2UgeD0iMjY0IiB5PSI1MS41IiB3aWR0aD0iMjg0IiBoZWlnaHQ9IjMzIiB4bGluazpocmVmPSJk YXRhOmltYWdlL3BuZztiYXNlNjQsaVZCT1J3MEtHZ29BQUFBTlNVaEVVZ0FBQkhBQUFBQ0VDQVlB QUFENE90ekdBQUFRQUVsRVFWUjRBZXlkQjV4ZVJibi8zMjNaOUFvSW9haDQxZi9GaXBFU2lpeEpk a05FRUlYUWJOZ0xJQUlxQ0hxTlhvcUFva2dSOVNvZ0FtTG9JWVpzTm1FUlFnaGRWTzVWRUpVa29L U0gxSzMvNysva25jT2M4NTd6bHEzdmJwNzNNL1BPbk9uem01bG5ubmxtenB6S2pQME1BVVBBRURB RUJod0MwNmRQSDE5Zlg3OTAyclJwblZPbVRMbXVycTZ1ZXNCVllnQVdHSnlIZ3ZsajZFNzB1UTBO RFNNR1lEV3N5SWFBSVdBSUdBS0dnQ0d3WXlKZ3RSN2dDSmdBWjRBM29CWGZFREFFZWcrQm80NDZh bmp2cGQ3MWxHZk1tTEZ6UjBkSFkyZG41LzdvNVZWVlZlYzNOemUzZFQxRmkxa3NBdUM4cmJLeThr WndYMGFjaTl2YTJuNUllNHpHYnNvUU1BUU1BVVBBRU5nQkVMQXFHZ0tHUUg4aVlBS2Mva1RmOGpZ RURJRmVRNEJGZFcxZFhkMU9EUTBOQjAyZE92WEw5ZlgxWitqRUJQcGs5UEh5VTVpa0FzaVBNSmR2 MjdidHZVbisvZW1tc3JXMnRzNUJnREJKNWNBOGE4R0NCUy9KYnJwUEVPaGN2bno1dFJVVkZYY3BO NFE1bjBXSWN4Rjl5WVE0QXNTMElXQUlHQUtGRURCL1E4QVFNQVFHQVFMYTZCVmZEZys0Qit1Tjk2 Ry9pdjRhYTRoeldYZDhGSDBTOXVOWmg3d09jd3hoZStTMHZBbHdCa0huc1NvWUFvYkFhd2djZlBE Qm95Q1NoeURrdUt5bXB1YnVqbzZPeGZoZWdhRGpSNWdYbzI5QzMxcGRYZjBrWWI1UDJBTW5UWnBV ZzF1Z2pqenl5SEhFK3gwUFp4Sm5NbWJaS0FqL1dNcjlVd3AwQURwRCthNVl0R2pSYk5sTjl4MEN6 ejc3Yk11d1ljUE9CZjhWeWhYelZJUjlCMm9pMTdOcFE4QVE2RjBFTEhWRHdCQXdCQXdCUTZBL0VK ZzVjK1lRK1BGZHAweVo4ckhObXpkZlZGVlZkVGZyaVdXc054NW9iMisvRFBOU3luVXh2S0ZPYTkr TS9WYjBZK2o3V0YvOENBSFBpVnByOE54bFpRS2NMa05uRVEwQlE2Q2NFSUNnVmtGUTl4ZzZkT2dG bE90QjlPa1F6NE13TXhVVkZUTGllazhjVGtQL2R0eTRjWmRyOFkwRWZmU1dMVnQrU2J6OWNNOVVW bGJlTDdNY3RNckhKS0c2ZlZqbG9ZeVBNVkdjSzd2cHZrZGd6cHc1bXhHbUhVazdMRmZ1OUpXZnQ3 UzBIRUFmN0pIZEZhVnB1dGNRc0lRTkFVUEFFREFFREFGRHdCQW9Hb0ZaczJaVlRwOCtmYmMxYTlh Y0JQLzNLSHpmcnlvcUtzNUFCMnVOYkVMaUNaZGl2d085MVBHSWhOR2E0MENlVDBYQWM4dldyVnVm WVFQNVhOSWJUN2lTbFFsd1NvYk1JaGdDaGtDNUlTRGh4dnIxNjArRW9ENE1rZnl5Vjc0VkVNc3JF SFFjaTdrVEFwQkpFTTdqOGY4RzRVUmtzV1pFVkk5R2NQTVJKT2dYUTVDUGtTUDZFZXhsODJvU3hI NC95bndxNWRMSm0rWFU5WWptNXVhdGVqYmQxd2hzejIvKy9QbC9vRTB1NTBuMzRleEZQN3NCQVdJ Zy9NUE5sQ0ZnQ0JnQ2hvQWhZQWdZQW9iQUFFZmc0SU1QSHJWa3laTEQydHJhYm9QdnU1N3FhTzBR YkJDenZ0QjY0a3I4ZGhzeVpNamJNT3ZXcmwxN29rejR3bmNRZGpKaHJzRU1GV25zd2NQRitNK3Ry NjgvMkg4VEFQZUN5Z1E0QlNHeUFJYUFJVkRPQ05UVjFZM2N2SG56VEFRenY2YWNBVUdGVUM1SG40 UUE1cTBMRnk3OHl2MzMzMzhINW1vVzNFOHVXclJvZGxOVDAvZndmei9ocjBSTDdjWHplVmkraEE0 VXp5Ky84c29yL3c0ZWV2cXZ4UFNvNDY2VTUwWVhEVUhVMTZqTEd2ZHNadjhod0NSOUZXMXpUN1lF ZXpJWm45WFZIWlZzR21ZWUFvYUFJV0FJR0FLR2dDRmdDSlFCQWxPblRwMHdiTml3aStEdkZpRjQ4 VS9icUhUblNHakR1dUxMemMzTi81bzNiOTRHeksxUFBQRkVxMHowT3Z3ZUdUOSsvSmZoRmZYaGtV Y1Z5ZE1Ic242NVpkeTRjVDlBaUZQMGgxTk1nT01oYUZaRFlLQWdZT1hjamdDQ2phRTFOVFZmaHFC ZXY5MGxJMm40VW9qcGV4RFkvS2F4c1hGVEp1VUhRZjBqaSsremlSdThob1Q1aGxqUXgwV0FZMjU5 L2poNTh1UmgxUEY4TW5iQ0tkMjdNb2RuVTJXQWdQb0lrL29zSm1idHdPaDAxSEgwcFgzMVNsOFpG TStLWUFnWUFvYUFJV0FJR0FLR2dDSFFCUVJZWit4RU5OMDlxU3NYc0w2bUVMd2N2MkRCZ2tzbHRI bk5OZGsyZS9ic2R0WWxqdzBmUHZ4VDhJdFgrNkhnR2ZmRTdZTVRKa3c0UXp5Lzc1ZG03Nm9BcHdK cDFONTZkd3ZkalA0WHVoM2RtZFZiTVY5QTMwUzREeFJibUxSQ21udVBJMkFKR2dLREFvSGEydHI5 SUhvWGVwVlpnZkJtQnNSMHBlZVdhdFhpdTdLeThsNEM2SDFWak5jVUJIWFJhMC85WnhzNWN1Ujdx R000Y1ZEZXkvTUpwdnF2cER0dXpzM056YXZvTDhGWHFZUkNhMnZyZDFldVhMbXo3S1lOQVVQQUVE QUVEQUZEd0JBd0JBWVdBb2NjY3NpNDZ1cnFuOExmSFp0UThoTjBvai9CUGEvVG5EbHovc3c2NVJy U2pKekU0Vm12NFg4QkFjK3hDSTBLM3FWWWtnQkhPNG9JWkk2Yk5tM2EvNUxSM3lpaHZ1aHlHT2Jy MEg1YXRUeS9FWDB5NGVhTUdERmlKZkYraEVCbkRHNDdyRkw5d2VGQ3pQL2NZVUVZWkJYWG1LQTlQ MDY3ZnFSTXExWlJYMS9mUVBtK1hxYmw2M0t4SUhBN3RiZTNYK0lud1BPWDU4NmR1OVozSzJTZlAz LytuNkZUVjhURGJkNjgrWVc0VzE4L1U4ZVJrdkM3ZkJIa3JLQ3MyZ2x3VG1hV0NRSzAwM1VVUlhm aDZCVFlRVFUxTlorYTVIM2RETDhCb2FCblAwRzd6UmlaTjVSVHdhRmwrMUMrWDBEWGxtRzZqU050 R2ozSDg2OXcvNWpiTk9KNUZscDFjSHErOHl1bk9wVmpXWVFUMk0xSE8rdzZ3ZmFjY2l5cmxja1FL SGNFR0Vkam9GMEYrZitHaG9ZOUNmc2kybzI3RnVJZDBjLzFxNkE4dDZKZG1XVCtwSi9MRkdadnRD cUVvZzhzWGN1Q3ZqUGc1bUw0NzZIOGRLMUM4T0VRditidzRsZXZYYnYyVHQrdEZEdWJ6TSt5R2Z0 RjBnbE9icnU0OFBkN29TOGkzNEozS2ZwQ0Z4Yy8wWVNBVEZpelpzMmRKRHliQUc5Rmw2SkdFTzhN SXVqRzVRTXhkelJWTVdYS2xCbFUrcS9nY0VSVlZWVlozS3RCZVV4MUF3RUkwbDRNNElVazhSUGFW YSsxWUMwZlJmbkdvRytDUU15RFVMeFNQaVhyZmtra09HT0IvRGxTbW93T0ZQVzhhNmVkZHJvN2VD ajk3N2xZbER0MjMzMzNkVEczUG4ra2p1K2liL21YTXQ5bXAyLzZ2Qm1LeW5EQ2hBbC9vQTgrNFFJ ajBEbHkxS2hSRTl6elFEQlpQSXlnblBFTkJuMzZFdWQrVjFwRWZKYng4Q1FsMFJGa1hRRG9lQmh0 R3YwSDdoK2pEYjR5ZXZUb1lWbmgyYjY0K2VxWkpVdVdiUEVkeko2TUFCaU94VWVZWWdTcWxUNzlo OEJtZjRhQUlWQXNBaVh4LzR5eE41R3dQMitzcXE2dWZoNjNmbFBUcDA4ZlIrWStMZEFtUmM2cFpj SVVWcjBRd21oVkw0RGFnMGtPMUxtWWNiY0xNRnlBemxINC9WSW4rSE04U25CZzgvaEorSm5JcTFU WjZIdTJ0Ylg5a1BWYjNrTXZqdm5KeGtrMllPcjJKSk5HOUZISklZcDIzWXVRVFJSS1g0SEJPdmdW ZGQwTGZROExhTDJtb2M3d1BJMVcwZ21Cd1kvU3dLcGhWdHF2TzBtZXBlUTZnYmFhOXRXSk5CNzdY MG00UVovN09DWFJDWktUTURleXFQay96RUdqTm03Y09KNDZmY0d2RVBUcDkzckgxSGNyMXQ3YTJo cGhrRWpyVWRKcUtUWitiNFJUUDZPT0ozaHBMMlBTK0s3M2JOWXlRb0QrMGs1NzNld1ZLVGlGdzNN RmVrQW8rdjF1RlBRdGFLYzJZL2tUdXQ4Vm0wajZrb09ZS1FscjhwVW5tR01ScUduUjhlWll3SElS UnNXS1ZYNlA3ZTN0MnFqYjFTdFp2eThrdmJLWWRRZEZZQ0JWR3o2c0svei8yNm1qZjVIcFArQXYr M1VEam5sdEltVUs3dUREbE5xQVc5bndsRWFyMUNUbHF3ZmlYRnhYVnplU1BuNTJFcXE0MzdsdDI3 Wm5rdnhLZFdOc0wwaUtReDY3d1kvcFF5dEozb0ZiUVFFT2k4RWhTSVQxcXRSN2doaXYvWFZnZlpB TVRzWi9qM0hqeGxVM05UVlZvQ3VSSE8wbWQvbWpGUTRqVk5yaHU2YSt2djY5b2N2Z3RZaHh2NHpx ZlFBZFlBMHUyajNzNU5uVUFFVmd4SWdSRW1ScUlhRytyRnBJVUZJMlh3UmF1M2F0anQ3cDYwcmpW VGowcXFxcXFuOWlEaG9GamZra2xmRVpDaDR6elprdS9oQ01kREkySDNIUm9XbmhTUXJuMXRkbWRs ZnBkSmN2NWJ1SFNXT0RlemF6L0JDb3JhMmR6OFFiSEltbHZYU2g4UWRnQlBMdW9wUlRMUmhYMm1Y VmhYMnVXR1VqbkliUk9aRkNhUk1FSTEyQnU1dGpSUjk4QWNSYTBpZ2JRWHQ2RGNyR3Ard1drajJB akNWaENQUVZBbDNsLzhXLytXVjhidDY4ZWYwNjd6T243VTJCSXFlQ3lveW5ORnBGQTVXeEdvaHo4 Vmg0Q2YvMGV3Z3ZmZi9oNXVibXR0Q2hHNVpYWDMxVkJ3RnlUck9SOTE2c1E0NXRhR2h3Njh5Y1hB S2hRbzZyNTdCNjllcXBQQjZIOXRXTEpENERZYzFoQ3hZc3VHWFJva1VydFB1WURkQkp4ZjRsZC96 Zmg5dkI2RGpUTkFHQzhOL2FZY1p2MEtxRVk0ZDJCSGx3dEhaOGd2M2ZjbnF0aGJINS80QjVOTnFw NXpkczJORHZyd081d25UWG5ERmpSaTMwNDRCNE9sdTNidjFIM0szWVp3aHlGV0gxU2daR0pzT096 dU9CcFIvL0lON25VYyt3QkR3L0JHM3RrVWtqVE5Rc1BZcEFsdEgyKzg3a21wcWF0L1ZvSnIyWUdB S09kNUY4RGRxcHNoQk9NNWZxeE4xMFY2aXMrU1RqNDIzd0daWG9Dc2IvZU1ieHUxdGJXMitTUHpU NUNkekhvN1d4SkQxZWJ2THJ1dDZoWXNibnVYNWZTTzVRNkZ0bEJ6UUMwQ3lkQUpSQTNOV2pLUDRm ZXZVSnRPaVYwNTl3Q2ZTWENaM1ZCcjYvWGl3M250Sm9WWDkxamlMeTFieExueDVRY3pGOFc5S2x4 VUZ0R1E5ZDNpd09FdkQrOUVvMzZmazhZK2dMUDNaQVMwdkxxTkFoWnZFSFpNd3JrOUY3YXpCRW44 TERQN0s4bXN4T1JFRFRpSHZCa3lRMDJpTVVvcDZ3OFRzbURoODJiRmdkN29OV2dWUDgyS0VkUVI3 Z3JaMFZPcjdUcndZQ2t4enBxZS9mMTNiNlhWeTRNYWp1ZldDQk5wUTY3aGJIZGZqdzRmN0NNKzZk OTNuYnRtMURYQURTdmd1cGVMKytQblh3d1FlTGFPOUszM0xGa2xDcEtYd3dTOWtpd0h6M1VLeHdo ODJjT1ZNQ3drd201bEZtanhYMGZUSHFmckhLUWpoTnVmUlJCR2xYdHMyNG5idHc0VUx0WGdWOHlF TVBQYlIyL3Z6NWYwRElHWnlBY2dITkxCMEJoT1RhQUxEWHowcUh6bUlZQWdFQzBLZEJ3ZjlySFVp Rnl2WXVNYU5WdEk2cEhrVkFYNTVpL0I2YWx1aVdMVnZpaDFMU2doYnIvbUpTUU1xd0I0SWt5VStT dkRONUJUZzc4U09CT0VOM0hVelRrc1RVVWh5UnZ2MmRkRDZQOTBhMFU3VXd1c2Z3b0dPR0dJTlBV ZWY0c2NPWHFXWFp2R3BEV1V5VmlFRDJ0UlovVjBVTGlTNmYvQ2d4KzRMQnM4ZnRJcGVRSWdUNGM4 R0lBeWhBVzF0YkRYVUtUOHU0b2pQZWRGclFQWlprdHZNanZrdHp5Uk5QUEtHN1AwcEtveWNESTR4 NksrVUpUejVpWDQ2UWFWTlA1bUZwOVE0Q0hSMGQxL3NwMDNidlhydDI3VWpmclJ6dENUdkdaWE5S SlpqcVlrL3RhRHZvL3ErNnVycmZYM04waFJsc0puanJWYlUzZVBVU1BTeUx1NUM4TXBuVkVDaGJC S0Q3ZzRML0wvZjdTNHhXbGUwUUdOQUZRejRoQVd4aUhjYVBIOS9USitFVHI3aUFobVRvMzZseW1s UVBsWnJJcW9EUE5NbTVKT0dOSWtoVDRjV1lENkI5ZFNnTHpwMTloOEZrQno4SnYzeU1nOHNWQjFN ZGQ3UzZzTTUvUFhVdXl6c2lLSmVVN3IwUjR5Qzd0SC9abko0SHZCNDJiSmlFdm5xbk5sSVhDTjJs TEVKVi80aDdNUTlLRTZIUStiVHZUOUMvS2laT0w0ZUpDNk1lMTFITDNzaVRIYXhhbmZncDlwUUk0 WVlvRG1WUk8yQ1VwMUlaNitycWhzNmFOY3Vud2IxZTJNMzhvUDMrS1pDWjlLM1U5NWg3dlVCRlpr Q1pkY0pGMnNVb0orRjAvSWk4emFXdWxYckJoSmJ1UTdLdlF6dTF2cXFxeXUvVHp0MU1ROEFRU0VB QWVqcFkrSC94V21WN2w1alJxb1RPWjA3ZFFtRE1tREVTbkxnTjNYaGFqMi9Zc0tGSCtUazJvOWJI TTlFemZLT004aHV3bkFBQUVBQkpSRUZVeUJzZmNuQTZMMlBMVHJlT2ZlY040eElxWk02ZVBidUZ3 dHdXQ3plUlBQeGRucGgzM3p6QzVJK2NObTNhSjlITjZKWG96cXh1eC93WHVybSt2djRMaFBNWDdu a0xsM1Rza1BxN3l4WHp4dlU5eWRNdjIxcks0c3EyRWZ1ajZLOFNwdWh5K1dubnMrdFZvYWxUcDM2 YTlQK01ia04zVHBzMmJTVTRYSTlkWHhOTGpLNnk0SDh1NGY2RXVSV3Q4bTdWczlKVHVva1JlOWlS UldiVmxDbFQza2YrTjZIL2dYWjFVSG1FNHpPNFhZYldhWldpRjZLMFlmeCttWkx2aUtCc1E4RGov ZVI5RzNvRk9sNDJ0ZXU1bEYvQ29wS1FZVExUVG5WM0w1dXJvRXp2UUYrRGZoN3R5dGRPdVpmeGZC TmxleC8xRUgwb3FYdzlFWGpMbGkydHBKTWpTS1p0OXFEK3YwT0lzMytwL2F5MnRuWWpSUFNxd3c0 NzdMVG01dVova1g2L0tjYVFYaEhiM1M4QXV3R0pFbm8vVENuMm80NDZhamh0dURzQzlHKzB0TFQ4 ZXZqdzRUZXRXYlBtQ3RyMlpQSVhQWW1NaVgzMjJVZDlkaUx0Zjk3YXRXdHZhVzF0dlJuN2xRaEpE bFJhcGVUZG0yRkZkeWxYVUU2VmtUYTk5TUVISDd5U2VoNkVMbW5TQlllaHhOa0Z1dlc2VXVxSW9H MHJkWXkvMHh4L0hZVWd2YXNZbjBOb3p3K2o5ZVZIelJlaWZhbTBtTEVqMnVGdjJKUnlnWEd2MFF6 YVFPMFdFZUF3MWt1ZVM3dUtOdjFBYy9CbjZWZC9Ba3MzcDJrT0VmM1dsN0c2bW5RbW03YmpQWlNt MmtoYTdhVjVvRWZtZHkrZng3dzZLSStINmQvSDBGY2l0RHhoOGRuYlg4SlIvL2xQeW5ZNStqbTB3 MWxZQ0JkaDhVblZvOHRnOTFGRXNIVGo3bTdxNGZPVHdkakQ3V0pvYjhsemU2SGlrKzRZdFBCN0dW TzRyY0w4TVhsRjVwSkM2ZVR4VnhzNXZpRGVSdXBMZnlHL2E4anZJRENJOUtjOGFlYjFJajNWNlh4 TW53OFJwcittMzBySW1EZCtJVS9LK25yU1Z2cmlCOVhQaEp1MGVCN3hqVGN4N3Q5UGZjSlhyQXVs S1gvTlE1aVIxNDU2azJaUlB2RzdCMUdYWDZCZlFQdmpSMjJqK3BYTTcxSUhMV1RqODRMNG8yWHk2 dzJ0TVU3NVJSTjduVllwTDlyM0pQTFRIS2wrcGJhWGR1MHZQRVhqSS94UWQrc3QvcFQrV3picnE5 N3NQOTNGeW8rdjlxS3RlbVV1OXZQWnRHbVRYc3RPM0xCZ2J0d1YzbktUSDc2N2RqYU45Y3B5WWpK c25LeEs5TUN4Wk9FTVJDZzFJOUxMcXpvN08vWFp1UTFlb0RFc1RDSlNMaHBuRmxvRHlPa2J2UEJG V1RVNFNHTWUycVVoODRZc1VmWFRxR0FRZlFRbVg0dWpYK0p4R0ZxTEY0eEFDUi90UWgxR28vMkVj Q0xvNXl2OXdEZjJSMXBIa0djTHVuUGN1SEc2UStOb1B3aHBmRTkrbms2dEcyRTBjU2xQTlo0cjIx Z3ZQY2ZVWGxhb1hGNmMwRXI2MzBRTEY2ZnZkdmpnZnVDSUVTUCtTRnYvRHhFMFNickplQ2Zxb0F2 Vm5pWE04ZmlGQ2dJd2hQcWZwN0xnZURIaGRIR251enRKbDg2K1RlbVI3ajBNUXI4ZUJPOVpSZG4r azhYb1V2cVdUbnlkVE9waWxsd2RlTXdvZnhIbHIyWXlHVEhsOXhBblVTakY0bUVYL0ZUZkFDZnFk UjF4ZkhVWUN4OU5rSUUvWWYrR0FDSG5maFpGQUtNcS9EL09BdmhsMHBtTG15N0owaW0zZU5tMFdM bVk4ditOeWVWYTRxUit4VVo5RWYvNTZDQi8wcndmN1grQ2NtK0l3MHZPSDNNTmRacEVtQ1JWUVg0 TmhQbGZQUFdKdkM5aWF2SjI1YXVrM0JxdkoxTzJCNFF4WVlVandmcE9iZU5IWDlMWXpNbVU4aDFB Zlc5RElIRXpaVHYzOE1NUFAxbnZzOUxuUnVZRTloem16Sm16V1JmUXpwbzFxOE56N2hjckJIc2k5 WXZjWTBTOUh1eWh3cWlOSjI3ZHV2VjAydkJoK3U1RjVIVWM2UitGZVNwNTNNUVl2b2QrOEJFbnRF QklNM3EzM1hZN2lUQXIwQmNTNXNQUzJFOWxJbHRDV3BjY2VlU1Ivc0lmNzc1WDlPc1I0OGVQUDVG eUJlWEVWRGxQcDE1Zm9rOHM1dmtTK2tUcVdQSkxUSDhaVzFOVGN4YjRTQkR6Mk9iTm15L1RXUFBE NUxGMzRoY1hNQjVNMzByc3M0VHRhUlhNYTJ2WHJ0VjcxYmVUdUU1emFiN0FtdkZwOFZOZ3BxOTN5 RjFhZEVlbTA4VUlwOVdmZXBSbXFML1JUZytqQTVwR0cralZhODNOcmx6NnVsZDhMbjBDdWh1ZXZp UHU4ZWdnZnRhTStMdUUxS2I0aC9RVCt5c09FMGV2R1EvaUQzNUcvL0huTk0waG90OWFaSnhKZWlV eCtPVFRxL003NVFrVWRaQXc0Vnpxc0FJSDhSSDYrcWVibDlVbkpqTSs3cVN2TEdUTWF5NEs3ajRr YkdUeHlYTnZYV0JjQWQ1VHdPTnA4dEI5UnNKU3J5aTdNdUtjRWRicW03OVVQUWo3V2VybDVxUk0w bzh3Y1Q3eTVxUndoZHhZNE04Z0xYOHh2RlZ1U2ZIVWw4UURnZVZLL0RYdXhQLzUvR1F3OXZBN0Y5 cGJjRzRuWEVTQlU0UVhvVnd2MGVlRlZZYTJVMTRhcjhMUG5aYlFSczdwekNlaTY1RzBTbjBnL1lu a2R3L3gxRTdpQzVTdjMwYnFTMi9CLzR2VWJYR3h2SUV3STExLy9HM2lXWGRqVm1SeC9pdHA2b3Vm UGg4aVREOUN2MzBHdkgra05BaFRraUlQZmQ1N0RtVVZaa3BmZkl6Nm1VdEgvVXQ4NDhtTSs3bTA2 Yk5nMElCbjZqaW5MTjNpLytOMGp6SjJrdWNwNUpsUEJmU1g4djJGdXVndEI5MVpxbE9VOGJaUi9R cnl1eWtaYWV6NVhzK3RYcjE2cmUvUUUzYkdkSi9SS3JBZFEzdjlDSHJ5TDlwWHRFRnpwUHFWcTRw cmYrSDVOR0VsNEVsY0k3Z0l2a242QTJWOTFldjlCeXkyejhYVHBybjV1S3ptWXIvZG5IM0lrQ0d0 OUF2Tm1jNHBOS0U3RmF3dmRFZGw2TllEbHRRTlB1ajN3Mm5wNTJVb1lXQWxaVjN0UjZaU245Wnhl OSt0V0R1TW1CWkhZbTVkRklHa2Q2dmRzOTY1ajk4bnNtdXBCQnB3TlJpbFhicXZVTzRmUFBIRUU5 cTVkMjdhVFRpUHh0RHJFaUhqNXp4VFRFMVNGNlFKSVNDZzhTOTRwQ1FUT2o4VzJqd0xIZjVBSHJX QS9nS21UNGg1VEZTdVhMZlUxZFg1azFCaVlCdzFDWW1nWXczVlg0VVBoT29JWE81RmE4TEVTRlRL N3hyQ1RwWXY1Z1FtN0hsZ3FjV2QvT1NjcHFmUnI3N3ZoRVZwZ2JycVRsbFVwZ2NwUzVxUUlwNjB4 c0FIY0h3TUJpbXlhTVpOS241OFZHNzVkT0x0L0dvWEpsa3hkUkxhRmR2ZnF1aTN1anRxS1dYekYx cGgvZ2wzOG9SK0taYkUzUk9OTWZyZGo4bHZIdkhlaWk2b3NoZy9DT2E2eTZwZytKNEtzR1RKa2kz UWtxdnlwTGNuWlZPWkpBUzdxYmEyOWhrbTZodGdkcytESVpwSVcyaWkxaGpJazBUL2VWSFdMYlRE L2w0Smx2SGM3RDEzeWFveFJ6ODZsTFFrNFBnZWlld0ZUa3Q1dmd0OURkcnRPRXpHZnFNRU04SUtJ YzJaaEx1ZThGS1BZNzhhZndrMlhwSUQ5dE1JKzk5aXdQVGNIMXI5RnlHTkJGR2k1eXFDTGhiWG92 dFJQVkJtTGZwUHhkUkNSMk5lenFtYUNmemoxRXYwVEgxSmVoTDl5Sis3VXVQS2czd2k4eGhwSFEx OUhTcS8zdFRDZ1hIOFArUXZITFQ1a0MrN3R6S083cUJQdkZIeENCZy9xcHYzQW1QRklhOGVweG1V S1g3L0NrVXJxT0t2Vk1VWEhYSC9JTUVFK3JrTTdGNmkzNCtFWG90V1MyQ2ZqMTVyZnI0WUdoalow QWdTVC9rRHM5NmUzNE9jS1ZNd0wvTndNYnJReHBzMnFXNm0zbVA3NnM0TDBRdm84WGRvYjMwUUk5 NzNLSEtpVWoydVhiZHUzVThWUHpFRWpyVGhQekI4TlpGK1hvZzM4Y05uMUwvaDZjN0dVVzJNRWFq N3Qyelpra09Md1hwditNS0h5RmMwUTJVTUF1ZjVjM1A3SXNvbEhpTlAwTkJMNFp4d1JvNS9oYTY4 VE40bllQNFdoNlIrcWxOMHQrTFhaVVg1M2tqNnFyUDRwSUswVXhtQmcvaXZKZlQxdk9NaVlmeXRw ai84blhoZkFmczdTVXUwQUNOUlZaSFBHZkQ3MStUckMvR1k0Q1hlUVB4MTBmVWhqVGVCd2UvVVg5 UHlvcnpkNHYrcHQrcjZCdkp5S3Uvcjd5b0g1ZmtSNVJMUGxvOWZkK25KVlB1cDNvOFJWd0lwdWFW cWpRRTg0MlB6S2VZeWZ5MUZrTzRwMnFRZ3JmSnk2QmF0b2orTGwxNnF2a09heGRDRVNzSk9JV3ph R2dHdmlCSnZXZmJycTc3b1AxbFV5bll1enBZdngwQkFxVGVHdEZiSzhjTmhkL2pkSHUzL3BKbktx ekcrZFJpRUlMbEtnem5YTmV1eWloOGRWMGVWc3k2QmNkQ3dZY082SlBVbXJiOVJtSmtRdXIzYTJ0 cDJHemR1M0xDRkN4ZmVGNlNhL2NOZkU2OHYxTmx6Rkwrc2QwRkR3aVh5T1llQTRSZHBTUE42OHZr amJxR0NZR2hpK1JZT2VUSEFQMGxOUXlyMlF3MEF6elBwQ3g2ZWQ0NVZkY3k1RkpDSlMrVnFJblRS MGw3Q092WEJoSEk1djlCa0lhdmRjdTJnaEc1WUhnTVQ3Y2I5R3J0MmJqRHlxZ20wNDFrd2ZHSW83 Z0J6RWJpOEVad243WEhNVGp2dHBKTTl6cWxIVEFqekd5bUhtTzVpeWgvUGN4Y20wQnVWaHUrQm15 Wkc0ZVU3NTdQbmZQRUpqTWF5S0wrTFNCOUVkMFZwb1hVcjZRanJTSHdXcmRvbGtrQWk0cDduSVdm M2hIVEh3bnhxZCswMDRwVTZIc2FBK2Yrbzd4QzN6eFFMN1Bsa0ZqL2xnRk5VVVRZSmhYVnE2TU5n ZFNGOWJ3VmpSRHNxZXYxbjUyam84bmlpei9sM0dFbndVTUdFa1VyRWl5azF0S3BxL1BqeEI1SDJS UW9QRG8rQ3g3RUlaK3FnalI5Q24wb2ZGUU1hN2pvUTVqVGN2a0w0V1dpcEs2SGJoeTlZc09BMC9J NUJoNWZJZ3ZPcDY5ZXZMMFo0ckhSNlhJOGNPVklDcjBESVJGbXVZcEZWVDUwK0Q0MFNneHZtUjVt L1NIL1B1OERTeVNOdzBzazlQOTd1ekh0Rkg2T25ETnJaRGVOam1ZaEF3RjhJNHRTemlucU5aQnhM NEtCZHcyTEg4WnVwNnk5WUJHbVJwaDMwc0ZEVVFVS3c4Tm0za0ZldjBRejZtT2FtVW1pYXhyajRs RURBbHJUb29DNmh2MThQeGtDY2ZqNHZmL3E5Rm84ZndWNE1qcldrZjdZd0lYeGUxUmZ6dXdyQTRr eW5hZTZoWEVYUHk4UTdUSnNyakJIdEJpbytUb0ZLNUZVQ255NytRWStHc09uelUvSVNENmJkN2xK UzBrblFUek9lZmtna0xaWXdvb3AwNDN5a0ZzZkZMTmJDaEJoTFIvSHdQclJURzBuM1VtMGdPQWVa OEF3SGdMUG1JdDE1SXFkUzlIc1lmemNXMDNjSUYrZEZIcVAvZm9DOHhmTWswaGI4N29lTjE4bW1V c29VaGxXNXlGYzBSWDBpZEMvU0lyekRqYjZrT0pRL1B2NytRWm1QSmF5RWpvbDF3aStpQ0s5VHpW L0RNYkV2NEM0VmFQaVVFd2ovR3g2S09vbEpPRjlKNkhZKy9VNmJhcjY3N04zbS94UG8zaXA0Rloz K1Uvb1I3WTJmTCtOUkRJMGlXRVR0UWwrK0VUeml3cGxJb0FRQld3ZjRpWlpHd25Ybm9TOXBGZldk VEgrV01MS29UY3BZdmJSR3VJYzA4bUkyRU5aWGZkVi95bmt1anJWdDVGRUNTdnA1enZyY0JXTDk4 WDVuNzY0NVk4WU0wVGtKNXhPVGFtbHBDVFpLa3p6ekRueFZBZ0tyWTdmYnZNaUs4eWtZdmdkaFJ1 SlNSaTlZcmhXR2VqVjZRV05qNDdMbTV1Wi96WjQ5dXowZUNvS2xYZUQxbnZ0WWdNekxjSHRoTXpE WngvRjhFTm9wVmY0WFBBVE1IV2FHQWJZYmFYNEh1NEREQ05SNkNOcC9RVVQzYkdwcXFrUlhiTnEw YVRnTGdQY1NWZ1EvVWxiY1RrSktGNTd5SVUwdDhzVjRCb2tWOGFlZGtjaW55Q0FNT2oxeURYRTE4 V0dFNmkvazkzR1lxMTFVTG5TbHlvbnZOOUdScjFvUjdpTk1NTnBod0N0VmFhZkdmODFIcjdWVkUx ZU1nSVFmN2RoL2c5NTMzTGh4MVdqaHBFV0IzeTVhV05iRDZHclh5V2R5bmdISG1TeWdSbFBPQ3Nx NU04OVhVQktkdnNJSTFBU0lxRTc2QkE4OTlGZEJtdWVTbHM5b2FMSzVEZmRKcW9QS2cxbE5HREVO T2RqaHJzV01qcG42akVCY2VreXd2Q3ArcXFxQ1B2ME5Za1JlQWVCWkUvUHBtSzlYbVlvbzJ6NWdm UkxoSTRvMml0L0pFL0ZQZUlqc25vaVFVejR4d3ROaVlUWG1yNlB0M2tYNWFsVStqUWVldFNEUWEx cVI5cVFjbDBwNEdrdWoxeDduelp1M2l2RWdYRXZPZzdMdWpqNFZ3dmdrek1QQkpDQ2FobEVlaXY0 YTd5c1o2dG90aWYvbXpac1BJRjBKYnc2bURlOWtBcXEvLy83Nzc0QU82NzZXb09MejU4OWZBNzNU V0EyZXMzL255eVRPMWRIYUhPNEFBQkFBU1VSQlZJemxyeE4rSTdSdWY4TE5Ca010Y09UdGRDbjB6 OFhwdHNrQ1Nzem94WlJITk9tdWpSczNmbjN4NHNXdlpoTVdYY3RhQTJNeS9kMm5FWUdqLzhlY0o4 RmU1RFFlOWIwTG1xYUZyQjgwMVU3NGlBQUgvUGFzcmEwdFdnQ1VtbkNLaDA1WDBVZCtoUGNKYUY5 cGZ2Z21kWjZvTWF5eERFNTFsQ2NVdmhINE1OeDBHblVYN0U2bDd2NzJOczBBT3drU3d3MFlWNkE4 Wml0OSt3L09QMkhSRWZGMzRiS21Oa3BDL2dJY2x0UCtkK0RuNkdHQUg4K09Ua3Q0b0MvRWFkY2I1 MUM5RzR4MXNpWjBpRnY2YW40WEhhWjlmMDFkZkQ1SXhkR2M4em5HOFRqMUJkRnpITlZmUWo2RWVE ck5vVmRrL0FWdURxOUN2TzZvQ25pVXIxRytqOGNTMFh6OUtHVTRpckVXOEEvcXI3VHRKTnlFdHov bktPcW5wMHlaa3NoSDBCWnhQbElDUWI5L0szNnFSbkNoMThXL1RvQnNQOFNXeWR5eGJ0MjZod0pi OWcvYTgwYktkeU9QOGJUL2pkdVpZQjN5azR4UGhma2M3bW9IakZBZHh0eXV6WlBRSWNVUzRVWEE3 MVgwNVlRVmZ5YWU3UmZnOUNiYXRwTDY2elhjSCtQM295ZWlKODl4S2w1UnJrOFNPaklma2NmdjBW UFVmOGlyQWkxK1ZQeGtVdDBtVU1iL3lpN2tTQ3FxOEl2ekwrL0VUZk9VNnFSN0ppNTBHS292NEJl blhVcFE4L2VYR1Y5NTF5UDR2NFg0RGkvRmt4WnV2NkUrNzNOOWp2cFV5STViRXEranZFNWxEbFI5 RlQvUVBIZWIvMCtnZTRtbnVaVWg0MGV2a01YSGoyalZMT2pYL3hOV3FnYzZYOXZzQWg1NnZjN25k NVY4cUVsTHZMTEdqbk5iVFp6STNPWTh1bUwySmEzU1dLWHNibzNqRjNjRDd1SWYzZ0p1MVdCV29i R0ttK2lnTVBYRENyTkwwdnB6Tm1EWnI2LzZxditVNjF5Y2JhZThCdVB4cWJRQTlJMXU4ZU4rdXRD YUdtaU5YbTMyblozOWp0cmEyclNUUUJrUkl4Y3cwV1JYdFluQzZsUkd4QjgzSFpGOENpSE9uVXlp MmhtSStIZmpRUVBtWlMvK0NJaUlUMEE4cjZnMU8rbUtJUG4xK2dsQ0k3MUhHd1ltUFRFMlBoTy9H Z0JuRU82L1dhQm80ZytFUGRwcFFkajBCRHZPdXYvaGNCTHdYeWVycFlHMVF4Y1FQeTErR1BpVDBH Sk94S2pyUkFOUlFuVzYvRHk5RjJrdmM3NlVmVmN3MVowekVxQTQ1MDJVNndzUWxiZFJoaHRadE9y ZGF2bDFxcHlrcFJNRkV2bzhKOGVzRnNQeFZkSkwzUTFuUXRSQ3k4ZFVkd3hvb2hZbU9scTZML21k aEg1YVFqWjBDM2xkUi9vU2VtR0VTa3llYTNzSndFNmhyTzhCeDl2Y0FvcHlybUxuWDR5UUdMQXdJ dlVTa3g0K2Q5ZENmWGNuVGY5SXFKaTkvNklPeHk5YXRPaEoxVUY1WUxaVGx4ZlJ3dTR0eFBtOTNK M20rZjFLeXowVDdtdG9NU2swVDRVd2NsNHlHejBtSmdoRFdCMWxsbCtnWVJycUtpb3F2aFE4YlA5 VHVYNUp2UDhrN0ZYb0YxVW1lY25VTTFwbGk3ZXJnaHdSbnppbzMvV0VEL0ltZ1Bxb3Y4ajhYL3Jv NjV4LzFuU25LUWlleVVESVAwLzU0b3lBN2c1NkMrRS9SVnMrUTdtQzB4OGFEenpmVHh2WEUwZDlR WFVKMHVIdklJUzZoUVNIQk9zeDFRa3ovU2dNcGx0b2xad3dkZENseDdjZ3hCSFdKY1ZuRVZ1bFJU UFM4OUZxRS9yTVNOMjFJN2VTRWtvT0hMOTBVa0xvTG4rMkVCcTkxN1p0MjM1QWZRK2lmeThIczg5 QVN5UzB6Y21keFVnT2M2WTQwTXhaak9XdDFMTWErcUhYaTVJd0MrbFpUc0s5NUNDOEtkdTNTVjZ2 ZllsMmYwYjlsR2VuSW9JWU9TTGcwZDB3c2lacTZpZW1OZTZuVFllaTI0QnhGd2tMOWpvbG9yc0o0 dW4yeUROajhtamE2YU94eEo3RWJUL0c4WVhNVDhHY3FyRU16WGdBbXF5K2NIMDJ2T1pMeldYKzNW bXB1Nys5VFRNbzN5V1VPYUJwNEtpanhicVRLMXZVakJiNUgzVCtXWE1JZENrOHlVdC9VUHY1ODlz cStueHdzc1lsNHBtUlJURjRmUXcvTFZnN3NHcyszcHM4TGtRN090MUpYbjhsRDQwQlh3aFdReHVu Q25EcTZ1cjZiSDVuRTBzOGtPcEFWYllyNmpJSExmN2s1ODNOemV2a3FuRkN2WDVMZnhmektKb3Za OTBWcHI0Z3U5T2lDZUxMM0hPM1RPalJoMGxBSjIvVTc3QUdTcnpPNTJqN0E4SDNYc2MvcUw5cS9z YnRTTXF2ZVVvYkMwRUUvc1NEblMzNml6MnVWTjZnejJjOVJrRGIvRDZSZFU0MjZDKzZFOHkvQnlq bk5YemxTNXJhY0JQZjVCTFNSdCtGek85dkJOc2ZnYlZvVXNCUFFuTlg0dlp6NmlHQlZJVHZJUExu OHZIUnlvc3cvczYvcmgvUWZUYzZLYVdOdFJQQTdyUGdwTGJxMUhqbitReTA3a1VoYXVsS2kydGlx YTB3dGl2S2ZqMjBRNmNiNzFmLzJlNmE2YVNlLzFMZHFMYytDcUhYTjdOZWdUR1pQcGtvWENHOU9I MFdUeW5oelF1TS9RTko4NXVrSFdDb3ZrQjlIbUF6NGxCU2plZWhoYlZlajhVclZ6RmZEMkY4WG9L UDhNSUkxQ3Y4MTVIbVNlRDJvT3R6dUdWa3h5Mk4xOW1iTVJQaFg4RjdEV1hWK09vUy8wK2VTU2Q0 Y2s1ekV5NERUNm1Ua3JxM0p4dy80TGdJTFo3dE8yek0vRVZZS1N3NmJCdjhrL3Jkb1FnMnRHRkIw RndGWm5FQlcvQ0thVzdJcnJuUUwvcUVWcWt2TTFhMWtlK1BWUlg2QWVyNG4vU0I4OURQZ1p2R2Iw WmpsZWRyd1N4bmpVQ2txZkM2NGVZOXp4RkYzeWpyOVZWZjloL215YktiaXlPTmxlZUJ0djhIM3ZF TmVad3k0dVVPbWpXclo3NXV5bWJxY1ByZ0hwbmszOTMwUlgvT2k0UUtDVURFMVh1UTlMNjF0Vldu RXU3Mm5KMVZSMStQZ2REK2hVbDVEaDJqMjYvRnJGcTFTanVuSXRndUQrMk8rVVRYdWVlWVRMb25B WVEvNlQ3TFlCSVRGZytyeWNTdisyeUl0WTdBeHNPRnovanJFbEh0Y0ladVdQNHpLM25IK3BxYU1H R0NwUEUrb2RDaU92VTRGakYxU2tPVHNZK2ZFeXI5MUJFVnd1VW95dlZYQ05NcGVHZ1N4d2pVMjhE aTNZRXQ0WS8yMHVRalFZL3pGYjVhQ0Q4QVhvY3hFVVZlTjNPQk1JVlIwc0xQbGZXR3BMTGlKZ0hB SThUMzFZUXNVK0s3ZGRsT2ZmZWc3U1g1ZG1ub1VyZWY4eEF3VDVnNUN1eFViaDI5RGJFampWMUlT d1E0Snp3RE9zNXNKRTZ3THFJV2wyQXQ0WTJZWXVkOEM0dXRMM3JNajNPUG1KUk5Rc2VmUkJ3ekda MEkwd21pbUhQNHFIZDcvVVZZenV0U1lVZ3NqRmN4QWpxMTVJK0ZYOEdFemFBUHBDNXlhYy8yc1dQ SGZvOGtia0U3cFozcDQxUm41OURicGpDa3ZYUUM3QkRhUnJ1TkpXZEovRDBaUDcrcHE2c3Jtcmsv NG9nalBzd2k5akxhOFVabzQvd1JJMFlzb00vOEdVbjVNeE1uVGt3ZGQ4VVVMc3RvQmt5RUYvNGxt TmlJUU1EeksyaWxqaEljQkl0TGRwYU9GN09aRm9td09aZXo0VGFiL0hXWmVvYjZEdU41RWpxU0JQ Z3ZZOWMzUE0wVDhlekZCOUZheWhLY0JNSzhrM0VUQ3RsaFRIV1NNYkpBcHlncnhvd1prMG9UOEsr RTZkQnJyRmhmVTlRdGFmNTdMVURNUmhyYTJmWG5zUXg5Sk4vWWphVVFmY3ozUk4vZEZmL3Zvclh3 d1FqVWM5Q2U0OEJEQzdyQXdmOWpETGRReGpOcHQ0ZDlkOCtldVB2YkR6UkRSNHRWUDFlMGdqdkE5 SVA0b2lQeEMwclorY2RmRkNzUExXWWtKUG9PQzlVdlFBZkR1VUdlVG1zOGtJOU9Jam9ubWFLbk11 TzZ6K1ozMmtmMUVTL2gwL1FIYU91UDB4ZkNzZUVYa0xxc294L29oRzFpWHlGczNydVE4QzlhcGZS VnpjUHFxMXBncFkxTkNjNTAyZWgvazVtL2NYQUE5RmViaVRpL3BqWnMyTENGcDRCbVlVcHBYdFFK R05uejZtd1p4Zk9HR0lMUDllQVg0WXZJOTBRUzhqZU50aEh1RS9TWmIybHV3aTlSa1k3YVFadEJQ dDU3UW1Na21FaU1NNG9mSGhvTEdJR3E0VitiZE1yejgrU3ArL1hTc0NObzZZcjZLWDB0d0Z6a2xa VHhCNklkemlGdXF0N01wLytGdXk4d0hVTThuN2ZGT3hQY01ZUWw4cm93ejFJdjBGL2Z6d1puSXMr c1BPQlR6d1pyWDRDcWVOTzFVSmNscnBtdjlZcXRlRnpudFo1eWZnamNJaWVxbktjenFXczdkRlI4 WkdTVGxMR3YvdVNDUlV6TlNUaVV3di9yclFDdEdlSjg1Mk9razZNb3p5azRUa1FIQ2h3ZUJxOWpz LzBxY0V2NnkvcGZobDhyMnFuaFlLbSs1SjRqSm1uSGVkN0V1OFFpa1lwODZFdGFoYUJJbUVXRTJo VHpWdXIrQVFRMTJpRGpNVmNKTS9xdTRrYmFuemI0UkJxdmkxOVpyNjhvbityVEovMkhjVkp1YzNG dUk2ZTRRSDllb2UxRlozSkNNQzRtUGZyb28wWE5Kem1SWXc2a3Bia2c1aG84UGtML2pCOEVDVHpj WHpoQk9ZY2tVeE04Q1dsMzd5YjgvY21UeDBCSmtLTjNjZi9JYnZaU2RoSjB3aVU0bVJMNGx2QW5n UkhCNHdNcWgvZ1RKcUxJVXhPTi96Nm95dmw5eXA1MC9Dak9hRTFNRzR5UlRESVozVTNqQ3pBbWFF RVRDNk5IVGJRUnBwTkJFeDVUVmdCZlE4amVRVWZYb0hMTzJsMDVBK0lob1pGelN6WFhyMS8vR1BF WGVBRTB1ZFI1enhFckhTWUpUekg4bndTdmRaSEEwUWRkd2hsZmhJaUJPSld5U3JnVERSMTkwczVL MUtWbm4wU1FKT3h6cVJiMTZoMkw3djhqd3JOb3A0U2RMd2dLM0xPTFFlMHVCYy9adjhRSk51dVgw VDAvWUsxVE1jNXBOUVRoTXBnQ0NiU2NXejR6ZnRRNlgxajV4UmVya2RlbEZNRFRkSm1LTTNnV2Jo Z1p2WDd5TU9QOERERklnVU9ldjJ3ZHJpV0lUbTloQkdwZm1CZS8zd2VPdmZrbjZUUVQ4R0lZbVBO WklPdlZudlBBWE15c3BPUkZaUTBRZXlBRi95eUJLOUI1RllMcU1ZeDVYUzZ1UmRJSkJKWmdSSzlo NlVMZ1BWNTk5VlgvdEFEZXBTblNIazc1OVZxSEg3SExqTGxPQ0hWMGRLaWRsZDVWVzdkdVRUMFdx Z0JvN2NaamJGZGdvMzRSM29YQ29sYUNpZUJpNE8waHR2OUQzNjU5NVpWWDh0R083UUY3K0o5OFJj dEViL1dhbVJaM2ZnNXZCMHN4N3I3YkhhdFhyL2I3ck8rWFlRRXdnanBIRm9Ta3NSemM5RXBFSkd5 K2g1YVdsbllXQ0pFZ3BLdDVNdUxXRXcvMGU3MWFLUnhjY3JxcjQvTXdJSDkzRGtsbWx0WmZqSi9Q MFBNWXFDVGhORlhvVzVvQmhqcmhxY1ZOVUNqK0N1NEEwMTd4UlVmaUY1UkdqeDZ0QldwODBhVCsv cXV4Q0tpaGNYRkJLdGxIMUtiSVU4cERIODd2YWgvdGFQdU01VXZnOGJsc1c2ZVVNSk5oL3BZd0lm RmllQklOeDM5cUFrVjYwRmMvUTFDL3J6cGU1ejdjQzZsTzVrKzkwdTh2cHJRNWtzUHJaT2N3MWNs UDA4L1hkNC9ZRThyNFBCanFwRTFJaCt2cTZuWWxVa1RJQTA0WGdhT0VUR0U0d2lRcXdyMUErTWps d3VReGc4QnBjNUJvblBJa1NLakU0LzQzYWYwMmRPbEJDN3lBWGhNYTdTVloxQ21tUllzV2FmUG5T UytleHRRZS9yUHNLZU5QL09SNU9rV2lNR21hL3J3Sy9MUWU4WU84UGl0MDh0MWtGNlk2V2FlK29t ZnBXeWxuSVo1VjRUSWIrV0Z4cDkreEZsVHh0aXI0Q2lKdEx6NU04VnppYTVuYmN0WU1iQmp2Umxq L1ZKUm85OFhnVWRUY1M5eFh5RUFieWhqNVZSTFBDK1pxMTRMOU8zL0tnUzlKVmZRSnJVcFlHNm8v aXRmOUFyaWw4Z0pCS2ZuTHpxT1J6VlRtcGZjaVU5WHBVRUpFRlJnbjBabXlXRi8xWmY4UkttQlJW bk94eWxTSzNyeDVzd1RST2Z3dWFSeklta04wQld1M2xLNysySXYrbEpNSTJGMUwvOHc3cm9zUzRD aGxFdHFJdFBwakpQcHhublU4RlNOSGFSZGVpNmpGTEhTZWhnRG9IZEt1VlBMUHNaU1RCa1FrQ01S T0JEcGt4aWpuVTB4QWN5S0JYbnNJTCtyTU9rMW5OLzBNZHIvek10alUveEgwR0hSd3ZCdnpEVXdD OGJReU5JYUVTVDdUS1VZaURiTU1aZGRPanM5MExhVGo2RDM4YlBIeUd4SjZVVjkzQk5vRmxyQWhC M3NXS05waGorOTZhQkw0WnBaUXVmZzVKaFJYTitSTHdPSDczYnB1M2JwQ1pWVTU0b3ZTMVZrbXkw K3JPM2JoNjA5TXU5SCtsOE04KzYrazVhU1BBR0FEN1hnUTJyV3B6Sno2a0phWWZkWGZwWkU0d1Rw UG1mUG56LzhENmU2RVZwclNPOGxOZmoydEU5cFZ1OGlhYkJPellsSlRId2hPTG1RRGlIRzZnSEdl UURDeUlXSUcvVmFuaFB6WFpzWVo1NDBEQUFBUUFFbEVRVlRROStPdi84Umk5YzRqNWQ1NDMzMzNQ VVlmdnBpeDh6SGFhMmVFTW5yVlMzZTR4RTkvNVJTQ2NoOE56ZktaMVp3d2NxaXBxZEVpNGh1TXR3 L3hMQ0VPUnFqRWtIZjVwSXhTWVZKb0FWZU5SejBHbW5HWFEyTUNqeUwrdG16WnNnL3hWVmFGdmhX Y3RzcVNwS0hYdWtzbUl2QUFsK1dFRFlVK2MrYk0yVXpkYnlITjIzQlgyeThoek1mWjRicFNkQWkz UGxNc29vYVNkM0JzbmpJOU9uTGtTUCswaEU3U2FFNklsSWYydTUxeStuUWk0ajk4K0hCZGJpaWhY T2hPWGUvY2VlZWRVK09FQVQwTDRUdG94MGk3YmR1MkxVNER2UmhkczRvaEkyYjhVczA3b01sNWQ1 YUpFeWo2MjlOZ0Z5bG40SkhKNUFpbis0bG14SVhTZVhlQTZjTTZkYVc1TDF1TmpBUzV6MllTZnRS ZDgzVDg1SjBXNjdNUTNoUWpaSTl2QkNYa2t1bXorWjIrb05NM3VnRFdMMGZPSytTK3AyOW5MT2wx RzM4TXlUdjFMaVI1bHFJcG53UUMyZ2owby8wV29mQnMzeUdmbmZuelpmempKNS8yUzltQWkvT1JC ZHVMUHE0KzhRbnljRXBDa2gvRDUwVTJVNkFqOVFUUTdqSkdvSjVGK1A0emJFVXZic0ZicjFINXRI NVBCTzdpejBnbXFnZ2JGMlJxRVNvZTk2ZUVMRHBQd2hhdHFHT2NweEx2OXdONEt2RU8rZExwaE9j NUFTMmV4Mm05OGhPSmt6TCs1dEVmZElGNEpHelNBL1JWbTVhK1lHVTA4Nzc2V0R5NHlxTlRTcTRz TWtVemV3VTMya3A5cUdqK1g0V0ZCZ3RUbjFkZHk3d1QzOGpPcVArRDYvOURxdzdTZW4zMFhxWFJD MW9ibVNxWFN6cmZYV0l1VEZFbXRLRFBhQlg5UkFLdmNHMUlBWFhkdzlmZ2hVcmhkU045amJaSlBL bWZ3SWVUWFVaanZDeldWMzNaZjhweExsWmpsS0lmZlBEQmwray9aeVhGZ2RiNHB5K1RnaFIwZzVa cTNmOUI4b2lIMVZmUzlPR2J1SHZrdVdnQlRqYVdqckhldEduVHBqMGdPUHE4b2doODFpdkhlQ2VF YkNFRmZJeUZrVjVaeWdtUTVrRGFrbnFwMDdzZ2VUOEJTUjZhbUhYaGxBdmZ5Z0M3bEFHNnlqbkVU QzNvTkRFN1p4MDl2MnpObWpWTEthdGV3YXB3SGwwMFJaejhxS2xIa0NGa09SSjE2bjkxRjRRYmNX SS9FV0xpN3pnRTVjbnVVR2lDQ1o2emY3K25UZE9FWGRrZ3dRbU50NFVQMnkyU1h2K2NCWkhmVnR0 OXZQL3AwNmRyTXZNSnFId1RtV3A1ZEVVem1NUjR2K0xIcFEvb1BmYS8xdGZYbjRKd2JvanZWNnFk QWFiZEVkWERSZFhKTGkxZzNYTnZtUEYrdEdZcnY2U01FdG8xNzZzRzFFY0xYOVhKSmZjUWkvMW05 MUNNU1ovUk1YVWRCM2ZCSlFEUlRwSjc3aGRUWTBkamYrN2N1VTBMRml5NGlMcE9RK3RreVRjWld4 SklKSlZySXJ1N1lsQ1QvRUkzQ2Z3UUVqM0JycWN1dGRXUmYrMDJCdjcwdDBmSk4xVkFFZ1FxNG84 eXhuY3J1OHhvdHJTMHZFQjYxMUMycXhGc1NlQ1dXZ0xhWC9sRUZzekVXNEZRSTRJWnpPTWpwUGta WWNxNGV6K0xtNXZ1dWVjZXZmcWFtbll2ZWJSUkR0SDRuOU4yMS9pTGJvUTc2b3VScjc0UmRqbUNq Y2hyRUFubDhvKytTeGdmQlBIVERod0svTDN3d2d1ZHpIK1JlWVF5K3VPdFFBckZlYk1JMG1sWHY4 eDZOZURxUWpUWnBZNlFVd3VGeU9JVXYwVGhOTzNkcHpRajZSVW4rcU9FMHVxbkZETlJsYkxva0VC Ti9jUlA2QWI2Y3h3UDN6K3dNN2Rxb1Ixdno1dzVyUy9uZC9xQ0JQTCtJdkI1K3FBdTJBM0tYT2lQ QmJ2bU01K2VLMHJxWFVqeUxFVlRGcjNDRXUrclB5NTFiSkZuWElBemZpZy8zQ09LOFI3bkkvZk10 bHNrblBkQTk2clFLODhocjBJYUVwTGM0b1VKWHYzQlhVSWVuMy8rSDJpL2VBSS9hRjQ3YVloLzln WERFeEh5cWw4bHhZdlFaUUpvZytacThoVDk0N0huMWNhTkczWHFNSDRLNUQyQTlBdzg5N2Vnc1Ru OFpTbWxJQjBKd1B6eEozNHk3eXRhZnZyRVYxLzE1NTFSME5qNEtTVS9TcGZzQ2J5VjJreHRsNVpl bkc5TDVmOWRBdlFGZmNITTcwK0pyN0M2OEYwMW9lSGFoUFJQdzY5bTNJdVB5MG1TOFNxaG9VOVA4 dDBsbGhNL24wTmYwU3I2cURaZWRVTFZMODdkZW12QmR5aGtwMStKenhNOWNVSEZLMnF1Y2MrQm1k Qlg1RDdnMTFlcWhIUXAvWWZ3d3FkWUFXQ3Z6OFdVcDBzS09xTVRuM2N3UmlQeHdlS0w5SytoRWNj U0gwaWppdlJ6TnIwWmUxZkFaOGMzVTNKUzl3bEdqbWVhZ3haSUxHQXVad0VuUVk1ZUp4Q2hUd3hP NFhRYy9Ta1cwZDh0ZGhITllOR0NJWlNPa3JDa1ZOcFp3NXFqeUNKNnJKc1FDeWxicWtDQ1JjY0RO RWE0cTB6NFFKR1F5dm80azlOY2RNRlRQMEdrMkY5MkowaENvTkNIZEplR0R6RUxaVkdlZmlkL0d1 SlcxTzVwTEttaUh1a1ljYUlzUnVBR3RXbStCSktZYWNJL3phTHZENWg1RlZoclVlOHp1OHBUbHlY bmpWZUtKNHlNZHBGL214Qm5QUGxmdDNidDJtZHAwK1BvZzNsUFdTWEVENXhvd3ppemtmZCttU0JT Ri8vRVpGTFdEeEE5ZmhmSFMya0xzNFIyVFgzVklOdVdSNUsrVTJxUGduM0FCUjVvSmdLWFRlZ25J SWdYVmxkWGY1RCtJUG9TcjhaZWpFWC9hMnB4LzV4bkdCOEpmalh4Qkg2a0cxOVlCTzdkK1NQTjdr VFBQUHp3dzY5QXEwK24zdWV4V1BkZi84eEpseldRQk9FUmQvcjk0enAxRTNIa0FTelhnK2tyakR2 UmFWOFlqbS9mS1BKdVEwRDNQV1NhNTlBVzl6Q1poZ3NLbnQ5RzJlT0NzTHVoY3lwdllnR3p0RUd2 dzRYK1RMQzZ1MFpmTGduZGlyV1FmMUkvS3paNk1lRWtJTkxwS244ZVh3cE5MaVNrQ3RPbURUZnhF QmYrYXlHcXhUeGUyMVYvMEl5RVZ5d0s3Z0FuME1GOGk0NzRvdmhsZUE5OWNYSjdwZlA4cHpEcU9R SlNhRXFmek8rYU15anVkTFN2bW9vUlJya0lMTmkxZ0k3M2hSNVpTR2I1SWdrQXc3N0srRmpBUWlx SEQzUGx5V08yeGZ3bTBCN0RZbTRaMmxLbk0xUW41elZ4SkQvM0VEZVpjOTlNbWZ3VFFva2JnZlJM MFVuL3JyTmw5THU4ZHhYRTh5cmxPWXVkOHZTalBVZjlpbm50ekk5VGtsMFgrUkpCcjZ6RjZidGVN LzB1YzhvL3dlenpXZHBBME5JVWMxdjg5WXFsOE8zeGUyMVNFMDNvcjNvRElQNktmMnI4UWg2YUQx aTN2QmwrL0F6QytvS2hUY3dMaVlLemJGc1Z6ZitUYmlZcER1NUpyN0RpM0RXbE5xS3RkTWVTMW10 K0lxdXk5MFg1YnM0ZXYxTXg4UzR4RjdoWXN5OXBGWDFVZGZCUFpJb2VGTngwanRjRmpMUnBFSCts VnV1YVNGRG93S0JjWDNXbC95UmcwYVc1T0FKd3dnTzBYMEs2K0tHRW5MazRJV3BSVHZCSXVndm5F dWFHQ0U4RS9ab0lUKzBMb0l0S3p3OUVtcDhnSGQ5Sko0YXZnb2NyZVBwR2tjTEpWQStsYXBqaExT d09manB1M0RoOUFXZ204ZitDVGxKVkZQSmJhOWFzK1NsRXNlQkpDQ29WbDZ5bjNtY0NVZExwbnVP OFRQWCsvNlVxbStjV3NjTDRpL2llanFQeXdZaW9TdktmZ1g1bTJyUnBkNkxEQlZva1ZNckRoQWs1 Rnhocmh6T1ZvU1lmTGFUOVM4VDJnK2lzSmQvT1VqVEZDZTc5d015cnlFOFNlRW1QWGJnVlRGQnBG MW02TUJtWUZnMlNjR2NxNnpFL084bG5INU1OMHRkQ1N2RmRnTHluUTF5Z0VzMU84dEY5RHZGWHlW d3liNkx1c3hIay9KbEpXVWZmdFBoeGZnVk4rbStFMlNDdGg5T0VLV21KWlluZ1pQcnNpYlR0eFpq WFNXTi9GUDFQOUl2b3JjT0dEZE5uRFNXQTlDY2VKUnMvRWk0M3B6VlIrZTM2cC9uejV5ZnVFbzBh TlVxVGpMOUxKTWJuVitSZFVwOVRPY244RUhTdktrMzRMTTdIUWp1cXBMdVRHWmc4Q2VPcmk2dHpr b0VwUzl2OXpBa3JCOUxSNjZTeUJucjQ4T0grRGszZ1Z1b2ZoRnUwSU5JMzZXc1NUcGFhbEIrK1F5 ZUhvSHQ1VHdjeDRaN3NSNUtkZnE5ai9yS1dxKzU0NktHSDFzNmRPM2N0OVJOemxxR3ZqS1F1OFYw M1RZejZtbUo4TVJMV2kvbHBMUEVpcjVEaHVRd004Z3ErQ0ZPVUl1MGNocStvaUNtQkdob2Fkc1pM TzdjWTJ4Vjk1Wlo4YzkvMlVBWC9jNFRUL1VFem9PZGl5dnhYblBJeGdLNVNjVHFZdU9nUUxTYUNU d1BWUHhhdldyV3E0T2tiNHVsa2xtaW92enV0azAvNmFvVzhRMDE3OU1uOERoTXJyUFQ2bjh0YnB3 VDBTcWQ3N3FyWkl3dEo4VVdNby9nSjNybWx6cUVwbFJpT29FeDBNK0lOOWhKR3JmVWN4MUdHdERG SThPSTJBdW1YV2dqN2JiOG5jOGZ6cGM2ZnhOSEdubjhhd2l2cWExWmh4NU4vY29uSHpBUE1aUksw eXQ1ckd0NytKakNMZi9ISjVUY2UwSzZsNy8yZHVuKzhsTGs1Ty83OGpVdWxPYmNIYUpmU0thUXJt Q1Ayb013ZmhoZjhBanpZejlIWDhYdzcrbTlvOFdJcjRSVjF3dk92MUZGdkcvajlTK3VIeUdsdmwy RkNXK1hsL3hVdklZNmNjMTVobFdOY2cva1F5djVPdEhqSzh6RWRUOW1jcllmcXNwRTIya3c5Tkpm N2R6SXF1UmZ5WUI0WGNDZmVKYVpFU3RHVXBTOXBsUVN0NGNZTzVmd3JmRnZPU1VuY3U2TDhOVTBR SDR6ZmdNWG53OHQ2ZmRYTC9hZXM1bUxhcGNzS1d2czRrWFVQR2thbzltUXUwS3Uwb1VNcEZtalFU dkNFUjlObi9HamFETGdnejVqMHcyYTZKY0J4S2MyZVBic2RRYzV0RVB1M1VhRDM0NTRveUtHZ0g0 Y29KcjVQUnB4UU1XR0lZZmFsWFNNQXltZmtnckNTWEpPbWlLdE82QVJ1UE4rM2J0MjZnaWRZS0s4 dU1OTXBoL2dSMFNBZC9uUlM0eGpNWnlHRTUyY25IQjRMS3AwMDhhWDFtbVQ5dW9RSnpKZ3hROUk3 M1ZnZXV2VzJCV3dqZ2dqeWUycjkrdlU2SG9nMVhSRlBqSS8vQ3BFWXhJSTRLMFVZRmRXeHFBbFE0 YnVxV2NEcGF4cTZBMERTeTdTRjJsdXB5enphOUI1MFVjSTVGa282L2VVTFV3cnVCSHQxcUNEK0ZC aUZwVXhjcjlJL0gwYnJTUGE1bUtkSUUxWVRwY3FpdnFOVEhUamxxRmJLblU5QW9EVDhTS2tNQUdO VXA4dTArUFBEbDYyOXBxYW1GcUhtTmV5Q1hQTHFxNitlTW4zNmRCM043SEo1U1c4K2tYUEdKUDAw a1c0Uk5rZEJlL1RwUC8rdWxGdHJhMnRUUC9lWGswQ0tBenVRTGJSemVIS0QvcUc3RGlJQ25aU28z WElXZlNNdm5SYncwMWxCWDlFaXczY3JlenNNV2kxMTBRV0pmbGxYc01qTFdXRDdBYkR2VGJ6NE9M cUxmcUZUS25pWHBtaEhDYTVMaTFSQ2FOcEdDeUQvK08xS3lpOUdvNFJVRW9NK0ZWOVlrMWVmMHd6 cUVqLzFtQ2lNaWRVZ0xpUklYSFNrYkVpVUlsQ0lNNmN2UWFNaS9hc3Y1L2VFOXZrbi9iWW5GaXFw ODBnTTk3eVBsSyszK3FyeWZRbmE2NzlLSXpmUnpUZ2ZPUkkrTW5IZW16Smxpc2E5Ly9uMHRJMUEw V0lKY0lJOCt1aFBmSUhQVTRxM2FTUnZuUXJBNkQwRmI5K3llZlBtTDBITHJpQ1grQWtFbkFLbHkx eHZRQUN1S3dpMG9SbzQ1dnRMR0g4U2dPb09wbnpSSW40aitlRWd2aFFqVU9LUnhKY0dEL0UvK0ww eDZNdlJLeG1ybXY5dnAxNC9nYzU4Qm4wSzRYVlhpdnFwZUxIc2VnUFhYTFVNUGlTbnYyV0R4ZHNx bGYvUGhwZWg5WXVmWCtJcnJBcm9OSFY0QjNvKzZ5bHQ5djJCOG91bnZBRFQ4WlQ2NHBMcUlTMysx VVdObTRtYmd2Q3NpaU5CaXgrK3AyaEJmQzdwTFZxVk5GWWZaVEdldUxIcFY3UkllODRwRC9yVGdG aGYwWGQ2dGY5azhTdWJ1VGhibnU0WWVrdmhWN1J2NUVKajV0alQ2K3JxdXZRYUZlc1FIV1lKMXhD TTNRdzg2cmVRVGFTKzBSU3ZRSThJY0Z5aUVQdjJSWXNXelpNZ2g0cWVnbnY4SFM3bGR6cFM0dmh4 VUlLK3Bob2JHOFV3K3p0aEVuU0lFTDBXQ0J2NWFMQ0k2UElVcVBWTTBKZkZtYy9BSitHdnFhbnBF UlpNbW5DK2liZnl4TWhSSW1RWHNQaitJNTArQkRzblZOWUJSa1U3Yzc2Z0kyYzNNeHMwUTFtMSs5 SmJUUDVteWhJNWFwd2x5cjRnUWtWNXJCaThTQ3RlcjRJMzZ5dHhhZnFDQkRpeU92M2M2dFdyL1ow eDU5NXRrODYvbW5iOU1JTmhCb21sQ2VmVUR5VzhleGJCeXRsSW9TV3NJM2lxa3NCQUU3c0xVTXhP Y0thdXJtNHNmV1kyMkMwQUErM3NGOHJIYkdKbnpnQUFFQUJKUkVGVXBaOWtwdWFaWFNqNE8zUmlZ aEkvd1psTldCTm8xdHFqUmw0R3FxczV3WnlMWVQyRThYSTJXTzdSM1FrWVJsTW5VWEpPdGRCbnhO UVZWY3loUTRlcUxVVi9YUGlsMEw5aUxqNTE0UlBOc1dQSGFxSVE0K0g3KzR0MDM3M0g3TU9HRGRN RnhuNTlsUFp5aEx0NkRVSDJnYVFqUjloVmNOcjJMZ1M4WXFiMW1LaVpqQ01uREJtekNsY3hiOTY4 a2dWemUrKzlkd1hwaFFzc3BjV3pUZ1Fvelo3U21oTTFON3IwbmtkNFZWQVk3d0xMek00Si9pSkl6 a2tML3o2bkdXQVc3NCtKd2hnVldEcGJsNXo1VFg1eERTM1I0aVN5YUtLUHBKNlVqY2ZuV1F0K2pG RGx6R25rMFpmemU3eDkvZ2dmVmRMWVpUMnNuV3EvTDBnQVVsSi9DdEhJdFNoZHY2K212dUtiR3pY SFJXbjVqdTBJOThPeDVqeW92M2c2bjQrc1lRenU2dnlkaVRCZTdoTDRxcjJjYzlQNDhlTnpCQXJN dFRxbHFVVzZDNWZmTE0xM000S0ZuUHNFbWZQaXZOZS9HZWNGWDEwdkxldjAwTm9OaHEvNkNpSDJa VXltdnVMRStORUd3RlB3OXovU2hnRGhVeFZqSXo3Ky9zYUNKdDhHVlZKYTRzMzlWK2Qwd1g3aTRo dytUNi92NldNaSt2Q0FmM29xS2QxQ2JxbW4waExhS29jdXhCTUhVL0dXZnBrMFR5WHlJdkNxUStB cDlVcXZYajNVU2ZLMERiOTROa25QK2ZqRU9NK2JMMnhTMnZuYytvUldIWHp3d1hGNnBsT1dYZHFR WXYybmZ1YTNrZW8zNE5aWGZkVi95bTB1Vm1OMVZ5OVlzT0FsYU5SWEdLOWhVb3ozaWZET21oTkN0 Mkl0cEJNNXdVKzhwUWkyY3o2Z2czdXEwa0kyMWJPckhpeGtkQ0xuQmdxb1Jhc3VBUEtUbWdpaGo5 L3Q0ZnNIZHNMRW1jaUkwRWNka1lBNmZhTkJpalZRTnlGQUtrbEtyTW1KQmYrRlNMN2VRQXJYb3RP WWRVMmlUUkRQUW1XUE0zWTV1NW5rRVNqeTFJMzVQbE1UdVBmUTM3OVVOejh0TUZWZVB2T2hCWGV4 TzdaeG9xdkpNSEd5OVBPRTRWR2V3dFozVHNYRUQ5UU5leWVEclJFQm43N0E4MG5TU1pOb2pxQ1BY cnB1M2JxOHIvWXhTTlgyUHZFdXVCTXM0UTNNbUU0QzZVUlFNZU5NZDNNSTB6dG9weTlTTG4xdVZZ SUxpaDhvZlgwakVXL0tweDBjSCtOQ3dyWElXQXBTNzVtL2pUQ1dKUzBhaXNsMjI3WnRPcElhOUZz WXYvOHJKazZoTUdBV1gwd3ZvK3h4Z1hOcU1oQnlNVTVhUUFkaGFHdGRqQjdZdS9PM1pjc1c3WEpH YUJoOW9kY0ZPRU9HREJGZGpoU2Rmdmc0d2wweGJoSDNjbjVnM0ZXelNOUEp5VWd4YVcrTnhZaWIv ekJyMXF4S3drVHV2NkgrdWtmamJqOWNzZmFWSzFjcXZiRGRsQmJ0NkkvbllwUEtGeTQranYrQnNH bER2Z2dKZmxvRWlYNDRyN1RkMzNoZUxueDN6VVNhVVFvRDZCV2dsRVdIeHE3bUpoZjk3N1JSM3Mr dXU0RFpPYzBYbU1zclowN3JpZmxkQ2FmbytQd2VieDhKbzNLRUdpbHBCYzcwVDgxeFBqTzZDcHJv QzBDQ2NGMzhpL01QeTFldFdwVjJpcUZRRnZHZDNaY1dMMTRjdkQ2WkVESENmMUpIZjU0TWdvOGRP MWF2QVVjMkFxRUZGOFBINWdqa21ZdUVUMXlBRktUVEEzOTZMVWRDcDNoU2NaN3lqd2lzY2pZZzRw RjYraGsrK1k4SXRRNEFtOVJUOXVTcFN6blBZTUY3RDdRNDV4VVQvQVBGV0l1ZnJzdjdkYmtnVXV3 UFhrQ2JuNzdRYlFQenNQaWtTRWdFU2lmUTdyb2ZVZlFoNHBmd29QbFh2SUhtNEI5UlR0MHJGVGxw amx2aXFaVnNXdkcyeXFFTDJYQ2hRZG4wR3F6UEl5WUtmYlRtWWZOSlh4MlRFRW9iU0dFYUtSYjFK UWxnZjRmL045QzZhc0xmT0YzUCtBNVArK0lmS3RvNHp2TVc0aW5EdUVWWStvUldzZkUzbXJJRWZD T21sQVI4a1ZPU2NpeFNhNDcwQmY2YVo5VlB3dWowaTNoK1piVys2c3YrQXlnYWF4Sk1ZZzJVK01p MFRlVmVuNHVERXBUd0IrMGE2YlFmN2FXWFhub0dHcU12MndiT3RQbWVyYTJ0SmI5R2xYMkxJTUtu TXVhKzZYOE1CRDZqMXBVQk0vRnVMNTlvcUVEQnU2RklxMDlDVUhFVCt2K21USmtpSVl6OFN0Wkk3 ZjlLb2M0Z1lsd29jbWdoQ1QxeC9oZnRNN3dSQm1EMTZ0VlQ4ZGNwQzR4QXZRUWgxREhQa3BpV0lD Wi83TTZ1WW9MNkl1VjlFNDJpcjh1SWtPTVRVV0oyZjhpRUVDZEFRYUJzbmZ6MzZyV2JycTltQlA3 eFAvSlJKOWZpMUhtOUFFR2RTRG4wZWNEdWFuMGx3YVVibUV4NDhWMlAxRk1kUVlUc24zYW9zTVoz dFF2ZXJFOGMzUlVnd3VjelRYa3hVWnllMG1MQUVPUmN2Mm5UcGpmU04zUjVXNUlBUlBlL2ZITHQy clgrOGVsNEVkNk9nOTlPZVhlQ0NWdkJBdi9MbURyR2loRXE5V2NkdS93K2JYOGtDODI5S052d2JI dVB3M3dUK2xqS2ZDMytFdTc1NHpPVjRXV2hvSk1EL3VRaVFWQlNYWU12YUZBYU1lb1kyeFY1blV1 KzNlMXZpaitlWGMvVUhicnR1WlgrejVqNEdPMFhSQVF6N1U0RjlxNytrWVlXK2NMWFQrSXh4cjRt R2Q4dDFRNFIvNWp2aVFBa2NYS0M4QTVsSjJnVTVrZ0pDZnc0U1hib1VEdnQ0YmU3Z3NWUDVNaXRS elcwSWVmK0cvQjRzRkFtMUNzNFBwcGRjQmNLM3V2K1l0cm9LNUU1aStmbDFDK3ZvUHJCQngvY21Y NFJaNzYxQzVwS3YvTlZadFNvVWZFMjFPZWtsVjYrYUtYNitZc1h4WTB2NnVSV1NJdkIzZFVMcFBF VktXZDJYdXRybXFHNXNWZ0dNQ2crL2JXVVJVZThyWXRlUUpKUFVYTWE0MWgxOE9lTlhwbmZzL096 ZUpNQUIvMlJkK0xDVEg1cG1uRWl2UDEyN3BFTGpMUDV4Um5RVFFpSGMwNmJaTU9tR2xuR056SytD U3hlTVkzdmkyOEU2b1JXU0UvVnQ4SHE2NlJSMUVZZ2RGK25xLzAybGNEenZUMDBmOVl4ZjJyUlRY RzJxMnpieHZuTjFCTWcyMlAxM2o4OGxYL0tYdmRlcHAxeW5zYThMYUZCaUxWZkt2cGFYQWlYcncz OXFMNWRnamUvTFphVFoyUVRCbDVkcjhWZVJDUnR1R0NFU2pqZlE5dC9rVGp2aGwvYmhUYXNSRmVq ZDBmdmp6NlRlVVBDR3RGSUZ6RlZDS0MrUktDaStYL0NwbDFnbkNqMFFYZ3prL0xtOEttNGFhenJW YkRqbWNQMlpoTm9OR1VYUHpZUzgvWG9JOUhmSXorTkVmVmZySUdTc0N1UlQ4UTN6dk9tOHBTRUxW cGwrM09mMENyR3F1WmdhVmMrWFgxUU5JL25Jc21rditvcnB2N3JsK3ZCT2pMZjBsZktlbjNWbC8y SE9iS3M1bUsxWVNtYXZ2TlZkQk50ZkROeWtKRFBldWFaWnphMXRMVG9udFh3SkJkOVF4L0gwZXRR UldmQlJvRENoeWVNR2NQbnM0YUk4TnVFT1FEYXRCRGExRXhaMVA5eTB2YzdkNGFDZm9pQXl5alF6 WVFVUSs4emRqaVZyaWlFcE5lU1p2dVIvMlAwNk5HcDBua0ZaRENJa2ZSM2FDYTZSWUlJSmNEcTlF MUlsQUhnQmdtTUZMYzdldEdpUlN0WVFIK0dEdmhXMHJrWHJVVTNScWkwVTYyOGN5YW1iSjIwbUhh Qi8wMDU0d3lFODlOeFBrMCsvdDB3TDJWdjFnL0Q5TEFsTHVrc2VKSkUrU2Rkc2diZVlRZFdtRFJO TzhaM1NYcmpBdU8wN0FOM25VU2liL3dVUWNmcjZkdi9oYU1tYjR4UWFSeWNBM01ZWDlTN0FCRm1u N3JuL2RvUVFzKzl5VWNuYUZ4OG1TOFM3MzFNcFA4UC9UWDYyTzlnMXBhcGJQTDBkWGFTaStTSmYr S2tqcnNXaG5wRnplOUhqNUYydkk0S3FyQmlwTlh2Z21mOVVkYklMcVhjeWtVZmZmVFJvOER0dmVp Z1NJeW54RTllQnA1Ri9rRVFSVGNtKzhGSi84ZnppbnhWWnA5OTloSHg5ZVBuM0g5enpESEhqSVY1 M0E4Q2ZQM1FvVU8xTS9obmhBU1hhUmZFenpmQlRuTjBpaUVMdmFqelJPSVZzK01XeG9sYjZGUERE em5ra0hHT2h2citjaWZUU0grRC9xM1lzbVZMM242TzhHWXM4OFh4cFBrTjhJc3o1SDRXZlduWG9q bFNGekxYL0tQWDVyQW1LekRlRXd6aUM4TXUzMzhEczZTZGFORStQOE9rVFFIZnYxUjdlTUluR3pH eWVNbTY1VFZvWi9Wam42blAyZjBGbXo2bkdaU3JGQWJRMWJHb1JZZjRCeUw0Q3kwZU0wV2ZXQ2wy VG1OTWlNNzZkTGxYNW5mb2k0U282dmVxUjZEcHk5b2hEdXpGL2hGSEcyS2FDMTJVbmhRVXhJVVFx WHlSeXp6SlpMZFQvSlg2aHZQT3V5RkVQeEl0OWNmRlJBVHFvYkJtMkxCaGRTVGtYK3lhZHlNUUhr SnRLdnBQdEVCdHdFMjhhdkRRMDM5SnZCZDVpSjVoOUorU0lBZWVTdmRldWxQT09ZSUErdituNGFu aTQ4eHRJc1hkSTYrakZLcFpkZ3pIN3lMNkEzTjRwTjlEdThTSFNURHBraFEvZncxdHRpdDgyQWZo dzY2ZFAzKys0dW5rc0FRY0xseGdFbDhuN2Z5RmUrcEpsRkw1ZjJXUTBMNkovVmx6TFhocU05eW5K K3R4TzM3czJMRnZvQzVmb2k2ejRmdit2bmp4WW4vZGxQRitvdlhlWXlhZjBEbytoeGExWWVzbm5t VHZTMXBGRzR1ZkgrMlZRNmZjSTBJWHp5K2Z0UUxhT0MwV0lFbWdWYmJycTM3b1AyVTFGOGZhcnVB ajQwcjNZUjZBdVM5YUd6WmhuUHZ2djM4eC9lRW5vVU1tc3ovcmRsL0k2M2tsVzFtRGZNcjVrTllL ZUlvYm9GMlJneTd3MWdlVDkvN01ZYnBqVEFKdUZ5VTAvY2xhbDc1Sk91bnZpdWc5L2tpWU1HYVJs aXd4aWV6b0ViV0tpYmhRdWhwb0duQUVENVFXY2xwNFpVYU1HSEVVTHY0bmY1OEhBQjB0eExsbkZJ S2N2NDBiTis0WUFOUzcwUkZneWVGUUZpMCtVY2NwSS94MHRIWmM4TEQ5TDYrQWhMUTFhV2xDMlI0 Nms4bjdtVXNYcUJ0bW5DZ3ZvOU9rRVhzL0czVmcvNFRIQmpwZHNhK3l4QWR5ZDk1OTk4dFVzcjI1 dVhralRNZC9FMUVUdndndzFsRHREY0dYSUNSMGtJVjIxbTZCSk90NmxDNVlkeVo5TWNMK2dGNE5Y aWN5d2VxZCtod21RWW42ZXRTb1VhOGpmSnpCU1dWNENSczVuVVphcVF3ZVkwZjlMYktRcEIrS1NT RmFENnNlU0k1eFhVMzl3b1UxYmVRelkxM0tBVW0zWHF2ejR5Nmh6YlNBODkxUzdkQUYwYUZRZWs3 QXlQMDNNSmZqSWVnL0JWZGRlSFlRcHJ1OS9qZ1c5anArVHBTOFNuVEJEOUJKZWxwRSsyNUYyWFVN VXljcUtmT05NRTl6d2ZNaStyUmY5Z3dUaFlSREVUZndXQTV6bWZaYVFwQTM2V2szK3dhbGlVUFI5 eGNnakJvQ1E5R2wrcEJQWGtWZkVSTVZDVU5kVmpEMjh3cHdpQkFaQTZTRFV5WURmWXpUL3NDOTBC OXRubE0vSnVLdUh0OHVsSjN6ajlNQjU1NW8waytINFJFNXhzdHpqcUM0bjJoR2ZONFF2YzVaSkZK ZVg4WG50OFJGUjhKQ1M0dW1aL3lFQ3RqalpVdWMwK2dER3NlaXR5NjUzcDdmWFQ0eVMrb0xMTFMx MlBFRkdVb2pkUjZSWnpmMTdsMkpqMEJjL1RYY0VTVU5NYjg2SllFMVVjWDV5TEFORU9TTWdqYWNS eXpSYzR4QS9RUWVRYWRrZzRmNEg3UlNjNmZmcHFOeDJ6VWVyZ2VmeFVmNDZldkVUOXFwbHg3TXRy aWtFT1Mwd05kY1QyamRqeFAvbXVrRTVnYnhXbmkvcGhMRzMydWVSZHBJNHkwRTFaMDdHSUZTbXpR RnR1d2Y4NXp1ZFZOL3lib0VQUHF2bUF2UGJJWVhEQjN6V3dxZThuSFJtVE5LNHYrejhlTHRtN2pC U2IvWC9adjZvbEkyV21ZYitYMGU3R21DMmVxVHpqM1JWRi9IUTJsZ2hFcUx3aHgrRko1QlFvL0lm QWd0SzJyRE5reTVORXRmMGFyaGpOVnhwUlV0azlHR0xISDg5YVkyM3g5R1dCYmZKSTNQUDJXenZ1 ckwvZ05XVW5FcytuVXVWb0ZLMGZSM3pSdHE1ejBZWi9HM1QvUnEvVHpjZy9tUnNMc2p6L0JwVWQ2 c0dGKzF4QTNEWS84SjhvWWdQeGVSRGRjYStNWGcxQTF6MUdQRGh3OFhmWFBlb1JrUm9wQ1FHQ1FK Y1Z5QTBSUk83NnE2NTU0eTI1RkFKUmJJWmJCdDJ6WkowbjNCendSQUdnYmp2eFBsMUpGWEo0bFdP ajhHZ05SM3RSbUF1MCtiTnUwZmFQZVo1SFc0aFl0Q2wyZmNoREsyUXlCMUw4NHMvSlFQUnFBbXNw RDBYd3NLSEFGY08wTStnWGlPQllEcUVmakgvNWpjdEhQakMxQnFxRnNPNHgrUDE1WG5MTE1lRVFy UXRubzlJSWVBeDlPblRGbzArMGVyMTFKWHYyM2lVZnpuK0VCK25oMFAvejFjUDJ6RVh1aUI5dFR4 TnRlbU1uVVpkYUZvR1hZcm5xTHVKeEJ3TmRxcEdtM0VoeThBQUJBQVNVUkJWTnlDQWVNY3NxWjJO bFgvN0dObUZjUXd0YTlsQXgyVU5aMXhPMHhoMFhla2tQNjdLWXZQNE9vTERZbUxQNGhCZkxMTnkr QmxKNTNJdTd1MHJ4WnlycXhsWlc3YXRHa0VXUGduR2RSdVhTNmo4S0x2Nmw2aU1BM1N2NFkrS2Rv WHV1V3pRTHZFOEllQ0F0TFRrY29neWhGSEhMRWZDOTU3d2ZRZ0NPK0hjTnlQOUNVODJBdFQrbzI0 NVZVd0daRzdPRWgvOXkxYnRqaDZsemR1ekxNQ0duTWNaZEdKU3QzeE1Ka3lmSm5uazJGdUpaZ01n aVBRRWpNYzJOMGZZUjZmTTJlT1B4YzRyOENFRGxkRGp6K2lCOUo4aEh3S01wRkhIbm5rT0lSSjV5 REUrZzBZZnAxRjQ2Rk1WTnJSVmpJOW9zRk9pK1pJV3RRbE1qbEdQSGxBb0ZRRnhqbjMzMERqTDhX N1M0b0oxNmNaUVJyMEJ3a2hBbnNQL2NYckpVRmN6c25RdEx3b294aDZYM0FuUVlibWhFaVVmcUla OFhramtRRjBCZFc0eGw3VW9vTytLb0c4dnlHUnVHZ2l2VFFWTDF2aW5FWStmVEsvYitWSFFlUDBx eVErZ3JJZVFSbytmbm5uRWNLV3F1SjlWZk5xMFgxVm1jR3o2UVN0WHR2Ulk2Q2hQVXZYNS9tS1pn SWZxYmt1b0gzRGhnM1RSb3ZmLzU5bHpQOVBrSERLSC81cVU1K25FKzNvQ20xT3lTSHFERjJLODVU S3YxamVLNXBZRVUvd1ZOOUVpNWR5V25OSHdaandWQy9DdDV4SVFPMWNZNFFxemd2cDR4M3g4UmNH THRZQ0x1SURmSjcwT2ZLUENKQm9LL0hvRXFxNFpGY3pQL3dJdmo3bmJpTVh3RGV6UExOT2FQbk9x ZmVNVWFaNFcrWGwvNVZvUXB3MFliQjRVNytmUGJSNTgrWjdsRVl4ZXVUSWtacVAvak1XTmxGb1Ra bTBZU3ZzWFBDQ201WXVZQ0VUVWlWZXFFOW9GVHlHOHZGNW1GcnFGcDYrSzFSVzU4KzhmUkoyQ2Rv d0FxVXYxT2xlb2VCQmY5bStVcmJySytoa24vV2ZjcHlMMVVhbDZOcmEybWZoRzNWNlU5RWt4SlVa YW5naTNWZW1LMXNDTjhKR0JIeUJZOG9mL1drNDRjTjVoN2FSakNFU0dsbzJtakNCaklJKys3aC9O NDRmTUNMQXdVT1RySC9xQmFmTWtURFpQdUdRVzlFYUpsMFR0VjVIOHVNVWZMYzY0ZVNPWHJuYUhR SjhGQlVPSldKVThpa0l0VDZoNTZjdmV6NDlDb0Q4WFkxOFlmWGF5VTBFRURZWWVWV2NzUXNrZEdr eEVnak1yakJTSmIyS01IWHExSGN5NGY0YjdTYmNWV0NlYzVKa0ZEL0s0Uk1oQ2FRa2djYzV2d0pq RVNhL3IveURkb2ozazV4RXNvdEVUZGErbi9Jc0tEVHlJNVJnOXhuUXZORVF6T211bG9WNUErSEo0 TkdrN0RNS2VmdHV0czQrMHlBcDdoS1NLcXJPTENhSDBMOC9UWGgvekFucnhQNUgrZUtUYlRFTVhq d3Q1cC9KWW16SnRpaFZRWCs3R3UzNm5FeWRnQ3VKSVM4bUp3anB4MlBoM2l0QlFNeXRxRWZkUVlQ UTRRSUNoOFNUdm4wN2JucFZFdWZpRkgwL2N2OU5TMHRMSUhCaDR0cVg4YXVMRDlYVzd4NHpac3p2 YU11VGFhT3ppa3Q1ZXlqQ2E0YzFaTkpKWXcrRVFuNS8yQjZ3d0Q4NGphVitldmM5RXBJeUhzd0VG TzRlRVVhdnk0WmhlRmFmalRERG9XZldndEJuRXVYUzZVU2RQTHdhQnQ1L1RTRWI2aldEc294ak1h VmRpKzhSNzBQa2NTSGwrUDNPTys4OE9mdEsybXVCdTJFajNRaHp6ck5TUzd2RVhINlpkZXZXdlk0 eWljRUpuck4veXlDWllqYXpqNlVadEdHa3ZVaC9PVzVkT3MyVEorYzQ1bnZPbURGalZKN3dvUmNE ZmhobDBrYUl6OURtRTJUMEdjMmdEbkdodFBwajNoMWdzSTNUd1h5TERnbGZsWWZESTNIUjVEeDlN NlZzRW5wcHpQdEJNMzAxdnoveHhCT3RaQnlPWit4U1dxd1ZSWThSeG9vWCtpcVIvRG0rbUhtRUtN VXArdHFxV01qL2dFL3hON3RpM2ptUEZmQnN1dGRQcjFBNVQ5MXBjVU8yL3M0dFlzSkg2aFNodjJF eEhIby9QbnNpNFhRQ3UzRXFmdWo3emMzTnFqZk95WW8yMVN1OC9zYVArbEdjZGlSSHpyb0tiK2JP UDZNMWIwcTN3TWQ5SU9zZE4rSThaYzRyanZFSVBmd2NYbDFRS0YzbUZNMVp2eWtVanI2Z1RXSGg1 Z2YxTjZ4ODl4dzdncnczUWRjLzZudVE1aDFzd3VoT2w5Q1ovcUorN2RORGJieXBqR0dZZkpZRUFi ZUNwNTZFeGpQZVZubjVmOEpMeGVNa0NvTUpHT2R0bjBwNi9aNXdTYXFDTlpMbWVKK1AxYWFnVzZC RzRoQldZOHdYY0JlemFSbEpJKzBoTzFiN2lsWXBINDFYVjV5U0R5UXdMaVg0aXAvWVhzckdvdFlQ THQwTXZJTDZXVG12ci9xcy81VEpYQnkyVFZjc3ExYXQyZ1JOQ1hnZXpBT2cxZjZwenlCSjZ2a1A2 SkJPMmV0NWYraTZaQlN5NTlYTVArSTNBM3BIMnVlenVTOUJZeVRPMEtGRHgrTVhiRnhEeHpTL1Iv emRnejloWjlqbFZVSVJDVG9GckdjaEVpY3lMbjVCRXliOWd3VHlqLzd4bUhtd1NPTGpFOHZoVkVo TWljOW9kQ0ROdW9KSmQ1VVNMVUhyNHRxY281MXA4U0ZvbXR5bDA0SWt2ZGVyRzhqenZsYXdjZU5H TFN5MFdIUHA2aFNJZHUyTFlyeXlpLzN2RUhrWHRGT1BiZGl3SWVrSXNJaUxKalFYTGgrejdzTElW Rm5lSVl1bjgrNkd1bkRncGc3dFMvSVRkM2hkK0I0dzN3NVRLSUZoTVVtSjRTNTRhb0NFNHNmbFg4 alhkeUhzR2xQYUNTZnFkc1VZOGhkSjJ4MVQvbGZuWHM2dGtDOGh5UEJQYXNrdDBHQWNuMnlYdmNv djhFei8wMmtndno5UHloNUpUby9oK1RDcGFWZktGNnhzZzVqcEt6L0MxQXZaUFN1THBWcm9SM2pV VUtsQkEvWkFFUEJkaUdWSk84eUsrOUJERCtrckRHTGE5U2pCd3pMUy93cjBRd0t5d0szUUgyTk9i ZW0vUzM3cmJydnR0b2wrOXk3YUluZ3ZGZ0hQRElqeTZwVXJWK3F1aEdNcGM1Z3N4RGc4clJNNnhp eGdxZVBSR25laER6dFhhdWZ3dVJnTE9MMlZ0SUpKd0E5UEdSWnJBUzgzeWoyZS9oa0lZdlFzblMx dnFyQkJreGx4cmtBTFF6R0I4eFF2bjZZY0VnS0hnak1YRnN5dUE3OGNnYlB6TDlVa243K3FYQzZl NnNJYzRUT2p6aXN3YWM4aGhGZGZqcGZ0THNxV09PYUNpQVgrU0ZPNzBXRW9uaDhsdlZSTXc0QWxX S2liZGxEOWNmd1c2bC93aEpleVFDQ291eUgwR1ZvOU9wMVBrTkZuTklNNmFEN3o1NDE4d3BpZzdH Q3I4ZUczYzc1RlI1eWZTVnMwQlduN2Z3bGwwNldtaWNLbHZwemY2UXZ4ejBxL2k3SHR6L2QrTlh4 N0JmVHFXempFWDJQb1VVRUJ1S2w4UGlQNkZtaHZQRStLa2F5WWN3NWtET25EQUg2QXAwbERkeXo2 Ym5HNzVpUnRHam4zWVBNdTRmVE53L0MvdDdsQWFTWkNBcDBlOXROVDBHTWNQZFZEQVMxQjFKbUU4 ZXYrSFBYSXVXUTl1M0VhUHgyWjg0b2phZldtZWd0OVM2L1hGWnRIemduSWVFVGFNV21UOHMxRllx aHJIYlFoSW43V0phMTdhVzUxRDg0a0gvRUk0c2VjMDdDc20zdE9OVlVXNmgwWGNDdDhFbS9kSmY1 ZmVaQ2c1a1dNN1lvOEU0WEIrRHBCSTlaQWlROEpMSVgrR0R2dklOMVRZdUYwTDE5RTRPWDhtUzgx SC92NTVkMjBkUEdLTlNtTGFJRWZ2RmRvRmVzZzhYWHhOVmlSQnhJeUdmRUdGRkswVVVJY3JJSFNH dWFHaERXQStxTlBiOHR0ZmVXM3B5clNhLzJuSE9kaVZiZ1VUZnVLQnc5b01qUkQ5OUJjeHpqNlJu MTkvZGN4djQ0UStSejQ2RVBSVmZqcmtNZHV6S09hYTRySlJsZkFCT0dnKy85QmVsOURuNmUwMGVk aHY0cU5na1ZLVjRFd25aQklqeEh0RTdjTWhaYTA4cjVJaUV4bURBUHVNaEtPbkNxSWhVbDhwQ0Jh NkZ5R3A1L1BLeFNvMktOL1ByR1VjRU5mRXRxSDlKeDZlUFBtelZvNHV1ZEVFMkExa09Pdm9CeERJ OFJQaHlUR3AvNmFSRVBwTmVYWEswVCtyazZHQmZCWUlvdUp4QWpVT2hwWGk1dmdJZW1QM2FGWFNU dHk4elRoamdYcnlLSVZ0eHdsNHNMT3NiQTkydlBVMGI1THMrM29PUWZ2L2tyaTUwc1I4ekhyWVZ5 WVFPMlMrZlVxdUJ2cUlqTVJpS2dwdm5NcWxxaTU4SGxOc0l0UEJPOWdRTVF2RzB0TW82NnVUcS9p cVYyZHZ4WkNjY1pNZm5GbVA5Lzc5aG0xS1pFaXV6eVU4N0FzTTRaWHVtcG9hSGc3bUYxRmlGcTBy MTZsclgzbU4vUWpmSHl5ZlNHcC9jTUlXR0NtbjhZSXBNdVlVaE53TzczSU11cmt4ZlZFOGllQWVS TW1UQ2g0bW9rNHBTcnQwc1h4VnhxblFlQytYK3pKRGRxNkdscWtJOWNoazhjWVhnWjI1elEzTi9z NEtPMjgrcVdYWHBKZ0pWenMwN2FQMFRidkJEL2RjNk5YUTQ5MXIwMnlTRkNiM2U0U0pPelpDRlY4 b2JUemlwamp4bzNiUXRnN2ZVZktXdlFSVFJlUE9DdEl4ejBHcHVxTm5xMCtBZzJwWXJ6b1RxakF6 LzhqYnFJZzRLaWpqdEx4eit0SlF4ZThhZUw2dW9SVmZ0eTRYZmd6cVVkZWZmREM3RWtaOVVWQno2 bnJWdkFWZ3lWaFE1Z0laVTJrOCtydnRKMWVwN3M0RE94WmFNY3VDMXpBVDR1SE1EWHErQko5cmNz bmVzS0VQQXRwNnBVcy96U0E3cHo0SEVIVVJ6R1NGV05Ccjh0OEcxOS9YdVl4a3lySW9ILzNHYzJn cjJpK0tWWVlvM0tySDhicFlPS2lvOFJGVTVDMi81ZFFOaTBlL1UyWU1Mam1BdHFvVCtaMzJrZHpv ZWlOeS8vTmpHMEpyTjF6a3FtVGxCTGs2Y1JuM0w5SEJRWHdZQ3FmK3F2TFIvUEgrZG4yY0c2Skp2 MVZRb1FiOEF4NU1PeXE2L2NaVStMdGVNeXJmSnBiQ1ZiYUxkYzRjWXNhYlVCY3BQYkttOHAyejA3 YWRENVc4UXNZZ1RvRWdlajdBMXYrUCtIOUZlTHJNbG9YVXVtb0hqa25mNWhUeFR2NU8rZWliVnJn dTdnOWJsSzJ1RkI0Ti9wUlJCaWRsaW56aVRZczRyeXJqMzJTb01NbGR3anpwVGFHM0hPaVNWODRI bzk0ZjcwVndacktqZGRyaW5ZVy83MytOWmZNbnJqNVBKL245WnBWOVJnNWNxUVc3bkVCdHpabC9k Zm53a2c1L0g4bVU1RC9UNGlqRTJVYUoyRzZuaVdDSSs2VG1GZTE1c0NhcmxoTGFOMm1qU1VKeGYy QU9wbVdOTC9wd3Q3MytBR3g5K1JsNWhuYVFIWFUrQ1hwUVBVS3JSS1BRK3FSOVN5OHdGRmp4b3dw dUVhZ0QxVEJHNXpMZU5EbURzbUVLbkhOU2JybHZyN3FxLzVUbG5OeDJIckZXenBZdit2TmlTQUcv TnlINkFzWDBjNlhZRjdDOC9md3VKaStyUFdRK2pSZW5mcVlBTTc1RlFIZHZDT3NQcW4wMEJmaWZn bGE1cWs4NzRFT0VpS3YxUHM1NHd5Y0NuSVBzZUlMMElOSStQY1FBeEcwQ3Z3THFRcUVJek1vZ0lR ckUvekFwSE05REg5cWdmeXcyRjlFK3dSVDcrempGS2lpSjkzR3hrWWRoNHEvRXZBZmxPK1hUQWlS OGdVcGUzOHNxdDlJT0wwZUlvWWo4QUhReDE5OTlWV2RuZ21lOVVlOVJDZzE0ZXBSZWpQTW5uWnJa RS9WcEtWRlpZUUpKNjJma3ErRUg0bngyQUhmYTgyYU5YY1JUanRTWVJ2eWZBM1lOaWRGd2s5RU9R eExtT1dyVnEwcVpvZFpKMXI4SFppQ3U2R2tIU2h3aXgrVkxVcG9GRVF1NG84NjZWSmdUVVF1dEFi R2xlQ1Q4ODZpQ3lBVDRqeUV3WGtaNWZPWmpSVU1SaTFTRkNUUXRJSGVsWTh2L2lLQ3V5Qmc3bCtF V0ZMT284YU9IYXM3U0hKRGJuY0p4Z3Y1U3dqaVMvdTMrMll5cTdPVGtYc09UZEwyQlpweUx5aVFX TFJva1JqcHlLa0owdmtvZ29QVFNDQnhmSU5aRldQbEU5a3k2aFVFZ2daS1grMDRwOWozeW9NWVJm NnhJNnJMdnZ4eEVOSWx5dkhoM1hiYjdWYmE2QmpLSnNZeEtkVUtCSkRqRWZiOGtMYjJqM2FySDU3 TEdOS09hN0ZTOHlCOTBwSnd6YS8vK3lqTFkrQzNBbUh5RWIvNzNlOUNSbHdDQUpoUzBZNzMxTmJX am1jUmN6VUxqb0tMZUdGSmVvK2lnenl6ZjVFN1dySnVoUXd4YUNGbU1PSzNnOFBKYTlldVhTck0x cTFiSjJiNFM5bDhHa2xNOUZhbmFuUlB3Y3pzYXdZNGIxZkNram8yazRhN0dQSVQxT21PN2I3cC85 UlppNVI4NDJZL25iWktUNkY0SC9MU2d1NXVQd2IxTzVXeTYzM2lzRy9EL0k2a3Y1K0RYOW9kRDJK Ni9XU0t0bWZyRW5tdEFzeEtmYzIzWUg3TVFSSWN4QmN1bjJhYzZyaDhXRmN2SVMwZ2RTSk1ZeUZu M3FPTVdod21qb2UrcEJuTWlVVUpZL3g2MFk2YTN6eW5UT0lDL1lnTEFBQVFBRWxFUVZTaW84UkZr NTllWUU4b20yaXBUaTRIL3ZFL3d2ZkovTTQ0MUtKSVpYRkYwRnovYmZwQzRrbGp4bjhWODZTK3Bu a2xFVVRUTUVMVjQ0SUNGdGd2MDcvaXRLSUJ3Y2VsK1lRNGxQRkE0aTJnWkw0Z2c4Zk1ieG0vNGk5 bEw2UkYxM3crVWlkZ2ZJRjRTUnNRdEtrdXkzM095MVQ0WGM1YzVQTVRubmRHWDNnZFExdjhETWZ2 b3hVZUkxRDNVQSs5b2g4OHVMK3NxYmx2MTZ4ZGhyNDZWSEIrVjhDdWF1WUliVkRGOHpnWDNsLzNn Q1RSRkpkVkJmUEsxM2lJYkNqeUhPRkhFOFlmUVFKVkM2NVhnYUZPUEFjTzhUL3dPNEsrY0RYdVBu NS9JZDczY011aFc4ekw0azE4SGx3OC9BWFEvbFRCQi8xdERQWFFCc1U1cEtreGhCRXFuYlpMSE92 UW41TDVmN0FXYnhrUlZET080eWRHWE9iYVhOUTg2cDRuRVZZbloxUGJoTHJvWXVsRllKWnpEeEdK ck42MGFaTTI3TEcrcHBnbnRZYVJBUDAxeDB5bW1GZkIvUEI1N1pTN3oyZ1ZmU0MrbmxVL3V4WnMv TFZrcEx5aVIvU0JIOUdtOFUwT3ZYWjJUcEtnbDdDYWYveitVbTdycXo3cFB3Qlp0QUF3Z1Jia0Uy Q1NkRlF4N3VOOGd1YS94UEVaalZuY0Ura3J2YUlDTThiMlpHMFFuNk55NG1aNVE5R0tIRC9uUUw3 T3FzTVN0OUczeE1lSGJyN0Y3M0NCTzR5YW1FTHRKdnZFUW41NjczUWVIZjlwaVBrWGpqamlpRGZB QklRTEo5bmxKai9DL0lsQzZKS251TlQzQVlpV2RqdHppSzB5aUd2UzBFVGlTOUQ5SUNWTnVneGtN YTI2ZUNoTUE5Q25vUDlLZWI5TnVkOU1IWUpYWDJUaXRoZjZmT0xwR0pYZk1Cc0I5SXJzdTV4aFd0 UkxYNlhTQk9IY0psTCtCcVhsSEpKTUdCc3g0R0x5Zk8vM2tHK0FzNXRzUkZTWTNDWlJKaTA0L2tx NWRRR2ZIeWNmdGlMeWV2M01EMS9VRGh0Q0tCRnpmNUxSNmFOd1VlZ25HTGVEVS95b2JPb09ienh1 TWM5TVFIb1BOWDZFV24ydW1mYThoUW4vVU9IbTBqcmtrRVBHNFhZY3hQa3g4RHZGdWN2aytkZlp2 cTlIcHlYQVVYcnVXUU5xWmwxZG5kL09vWjluRWRQaUM1WnFTZjhHMnU1cTh0K2JjR3FQakNzUGJv L1JWKzdGUFpJWHozbFZ0bTQrZzZmdzc2ZDhjVGU1KzVxbTZSUWo1SThITVVYZnB5eHp3ZTdkMlg1 Ym9iUW85MmZCN0MvVTRYb1M4VTl4NlpqaFdRZ04vWk55Qk9rWmhaRHQ0K1FaSkVhQmwyUFhTWTFn WVkxOVQvUXhqSk03S2RzdGxQSEg2SytpOVZuclk2akhjZWdyR1pmNkFwZ0VVMkU2cFBVMW1PWmI0 Mk00Q0ZEZ0QrWWpjdjhOYVIxTk9kUXY3b0dBYTFIazQ1UFJSY0JOVFUxUHpaMDdkNjBFT2dXU0Q3 MHB0L3FRRmg3T2JXS1crTHZuZ21aTFM4c0d5aFlLTTdEclU5a25VZmV2STd6NkRXVVhMVkhacjhS UE93RmlkdlFzdmYvdzRjTVhnT0VWMEIwZDhid1RXdkFId2dVbm9vaDdDbjMyOWlMcjFBRnVPaEth UmpjbWJ0aXdJWnhMQ2xhc1FBREtlUzNsL0RGbERFT0M1MjNVNVVyNnRvN0Eza0Y1dEFqN2IvcFBH TVpaaUx1Y05CS1BsN3N3K1V4d2Z5dDVoNmUwQ0N1QlliRmY3U040Y1NvcjFOV2kwTi9OREdnTjlm dzU5UTFvamNZeXorL21lUzRwL3hhdFBpcW13SjliQ3pGUFZLbFBhRWJSRENEMUNGUXBpdzc2UVNt THBpQjkvdzhReERUNlRubGZKKzZqK1QxRFB1cXZ2ODRXekJrVDZNdmkyUzRBbzJBVGhyNHdoTDV3 R09OZnIzMWRSa0RSZlMxTS9jMmNIajBwU3g2QllxenBnbUNmS1JiL2VScENuRWZvbThkbDU3UGds QWJQaDBMTDV4QlI4N3N2TU1jcDh4eTA1MXNTZE91aGtHWWVXVVdZVGVoQWdZa0VMZHJzMGJNV1pS Y1htNVlpWkxIVy9Pbnp5SHRSdndjb2N3VHJ3dzgvL0syNC9aaDRMNUt2VGp1cHpqd0dTdlU0S3kx djB0UDllMXBRQjRINTArWkFHZzNGdS9zS0hranRJOXo5eEViUTczOU5QUmJTTGgvd0JmdXk0M2E0 L0lqd1hYUllQK3A3SDNPeitobk8yMVhDK05OR3FKdWo5cWJPajVEV0JmQWRldlczZ3Y1YVJYOTlN L3AvU0U4OGtpOTQxdHorU1Rab0V6RkJ3UDF2K29uNDkrMlpiLzgvRE5xL21ES0gvWTA4aHZqdFJE QUpxOEo2OEZ4UVVhK1MrWC9xRTkvZy9BZmw5WG15TUY5dzBlYWkxa1BPVGVYN0xyajhGdTM0dFl6 WEhoSjZTdkFTdjMvVXhVODBhV2N0TGlVNGRQNFNmUHA4aUhQdnNwa2RQNytPSmRBcnRFcjlHWnhG ZC96c1JFK2E2R2RYMGcrQ09SSlA4YnA3NFBZVjZKSHVOQlRQS0l6eENwVEcrbVdrRjU3S0NGeTMv NG1mTCt2MVZWLzFIK1laMFN1dEdiY2pzLzFmL1hDN3pmdG56UFRwWE94bFhaUVZ6Q1FMS1Nwc05s REJLemxlZWVXVkRzWllNQmRuNCtRMUtFUFZtREZqVWpkOS9RNGFKZ1NEZnptZC9qb2MxR2t4UXFY dzc2UUFQNEhCL1R2RWVSc2RYcGV3ZGNvdU4va1JPbjRxUUx1NkQ1UG15YzNOemRvaEpVaGh4Y1Fy QmxQSElPT0JTNTUwV1dUcTFJOG0wbmlkZE1Ka0Z1WCtLM1ZvVTMxa2txRXVQTk9GcC9Mbk1WQ0sr ejBXWkRyNUVUamsrUk9EOEV1bHBUVFJtOUJKUjBRN0lkcmFRWWpjUFVTNnVwdmlKMHcyYTRuWENW SFpUR05xTXRMa0lxYUxJS0Y2QU95UFNjTTJaVkJKY0JRbWtHYWhiR0pZVlJjWHBLZ0xqTFBNV0xI djk3cTBTeksxZ0tIZHhEVDRKNWlVaHQ1TFBKSCs5bnZoSnZ5a2h3NGR1Z2EzMlFTSWxJdm5CMXBi VzR2NjRnejVuVWlidktyMHNscE1NRW04cG1qenBlUVRGOHFwemI2RSs5K0kxNEh1ZE9YQlRReWx4 cGI2MTAza0VTK0xCSXVhSkY3TEpOMDJtZks5clBTeittNjlLaElQem5oUSsvOFFkK1dKRWFoS3lq S0QvSitpRGhvTFduaHJZYUJGb3BqSklGRDJUOEtiVDVCT3ZKNVo3KzRaWXFvb2kzQlJRbUxRdnJG Z3dRTHRlbjREZHpIUGNuZGFwNXQwdDQzYTRsYkd5WjJFbVkzV0RwVUxzNHg2WGNPa3NhL0tETk5j a05pNmlNNVVtYkNIQzNQU0N4a2I3RGVDdXdRYzN3SjNYYkplYkh1UlpLTGFTUGxENXBmMEQ2QmVZ dmdTQXljNVFnKzJVcWJ2RWxkMFQ4YzE5eWZOTHhIMkFremR0U1ZCemRXMXRiWGZCdHVYR0FQZkl1 dzFhT0V0bXEzWHBMNU12cGNTL2hpMG1Hb3hNQjhCeDF0aG5NTkZFV25tVlV4Y1QwRFB2MEdnSUcx TXFhQis1RmM1a3A4Y2VrSlQ3M1dVV1hSQnI2RzVOcExBNzFUeTBoRlkxVDFvUitpYitrd2tXOExj QmZOZmROMGlrYmMvUkk3cGc5dmR5NVl0OHdXNjIwUDF3RDlDYkMyMmRITFBUMDMwNzlQa0c5QWFq V1hxcEMvdlNlZ3ZPaVBoamVZY1g2aTBpcjZTM2YzMWszck56cmpwZFpxUk1sY2xNb0N1Wk5RdHZ1 akk5d1VsTWU5Nk5kTkZUMTAwdVFET1JJQ3FlUDdkUEJvL1FSOTJZUkxNWHAvZlhaN3dBRnFvUkU1 LzRxZE5pUE1acnk5Qmx3SStEYngwaXM3UjF2VThpNmI2ZkprRWp2bE96SkZzNllyKzh3SjVuVWRN OVQrTVVMMlR2anJiemRVeWVmNDl2cnJZVjNNZjFsQTl5NWlkRHUzUklpdDBMR0RScnF6bXNhUmdk Njlmdi82cEpJOThibHUyYkxrZS8vaDlaamxZUS9NMHhqUTNxZThRSlZRUzNoU3FSNXlQN3RGN2lj S1NSQzNxcnpvbHBMblc5eEhkT0p4Mm1UTnMyTEFONmt2U3N1TzJpSUNIb3hVR0kxRFA0ZjcxK0NZ SmJwckRmQ3drTU5MclNvNy9EVENFRmkwai9ZNHM3ZEs5Wm5wdHl1OEw0ajlPcFU5cFBnb3lqUDls ODc0RTl6aC91QS9sQ1BzYmVXeExhQ2NKVXBTbjFnRWtFU2pkditQWE1YQk0rUlBQL0V2U0ZoK2xO VklPLzg5WUNPWWdMMzdxVjZzUUhHZ3hHZDlZMTEyZStzcWs0OWM2dmZiUWEwSU9ML1ZUOVVFdnEw elY2TkdqYzNnVXlpU0JoaThreTNlWG1KOWVTZlkrcEZXZDhEWGlmNFNCWDBiMXM5UG9COEVjcWI2 bVBrY0E4Y1N2dy9TVmVNWHpXZmRkaEdQTzRZT1VPVXR6SmNIeksyaFpuNnl2K3JEL2xQTmNuTDh4 WXI3TW1YU1Bpc2Y1MHp5ZlYyZWp1dkdXZlV3MlNFKzBKVzk2aEFuODZaTlA1MXVySkJJaklyU01I VHYyOHlUeWRZclFIVWFXNkJsMS9tc0JZN29XQ1hJb1ZzUDBieUhzU25SY2RXWFM3VVF3cGRkbUxp UXhsUW1qSktWanhWY3BEV0xsREdJSW55WTg3WkRnbmFqV00wa2tDYU15TUNPNmowUHZxMnN5UzR5 YzRxakY5MDBRd3c4MDV4R01VYmFrUWVWUFRDbkpaN1NJaXpNUmVYY2NYVUpNRGpxbTZrdGlDKzN3 dXFnbG1ackE2YWQ2WlNBWUZDVkYzaDc0U1lqb3g1THdXNzE2OVZyUzFwSGk3U0VUL3BQOHhUamdy bjRXWjZZVFVnaWQ5SnJmMStsZm42QThPdTRZZW1DWnlNNUt6cWtmQ2JESVI2ZVFDSktxL3FyeUpQ bVNsd1MxWW5EVWo1S0NwTG05UXI1SGczMnZDRytVNmZMbHkwZlNiL1hhaS9xZzdsa0pkbXlZUk5l emUzd21HT2xTU3pFMHFRd2M4UlZYSjNldVpvenN2MjdkdXEvUXp0cU5WUllsNjVkZmZsbVQva0Zl eEt0VkRyUVRUT3hGbm1lajcySlNseERIQzFxYWRlZWRkOWI5V05wMUN5TkNRMHZhVFZQRWVmUG1y U1RldDJtdms5RzZYMGtMenFXVThWNmVEOW00Y2VQWGREcElZY0ZtM1pBaFE4N0NUNThibDVCTVlS OGgzRzNVVVF1dmorQjNGRzF3TTJGVGR3VXlTaXltMVFlaGN6Y1RmMS9TTzRUMERzWWVuQURDUHBF eWJvNUY2ZFlqZlhQMThPSERQMXBUVTZOOHJpWXYzVVgwQ0lrK2d2MU84andQYzFkMGp0Q0M4aTFU ZVFuYkpVWDh3L3lJNVBYYlo1OTlOdkoxTE4rL08zYlJBTktYVUs1WVdxUEY4emVvdDdDWE1NTmxY NVFnbzdkcEJ1VkttcXUwZUhIbHpER0pFMTkwYUI3MkJZVituT0FFbWVmd0Q4YklCdTg1MVlwUVVD Y2tmUUZPVWE4VDArOTdkWDUzQldaTS9vdSs4Q21laTUwTEpidzVoZjZxeFlhL2FPdlJrN0tVSjFT TXk5L1NYaEtzbDhwWGFvNFN6YW9IejFLRU41bFYyMThWVCtLOWRCL2pEN295MXZVYUJiaDlsTG84 SEZhdWVNc0R4SzNMVjQvc3BrdDhEaW5xMUhUeHhVZ09xWExSajdRcDRvUXF5UUhUWFY4ay9rbEtK eDRFdk9LbnNwY3huL3dKZDMzcEp5NW9pVWQzeitxM0o5S1hDdklmckRuRUgwa2dWUXJQci9seE12 eTZYdEh6eXlUQmsraVRLMGRvVXY2UytQK0doZ2J4RXZGVEcza0YxZkF3MTVLaGhHVVlSYWwyeW5V RlFuNEo3djlFREgrT25iaHQyemJkQllYemE0cnc4VmVCRXU4U2V5MUcxMng5U2F2SWF4M2pUV3VF dUJDbm1NS3ZBWk5QMEVmRkorZXMrNVFBL3VvVC9xa2xiU0NVM2ZxcWovcFBXYy9GYXE5aU5mUmxG ZjNtYlBUQmhUUnB2cDR3bWtleHBpdk5OZERHNndoN0NEcVNMdlRtVU4rTlZBNkJIOWNhQjJ1eVNo VGdLQ2hDbkhhSTN3OWdXclJvK0RsdVl2d3dpbFlpbURxbXZpK2QvNHNNb3BKM0lGVlpjb3UvbnRI bFNaYzZ0VkNuL3lKTnZSc3F3bzYxS1BVM2dKMUIzSzhvamFRWWtuQXlrTCtHWHhwT2VSbGtKanRO WXRvaDE3MGN3bzZrOGlvZFBmMGtEUFVuQ21ITDRrZzc1Mk85MUNTWUtMakRsdDF4OUY4ZmsxUlFp em92cVdRcldJaW82VGlkQzFEd1VqY1hzRlNUZHRIOUhXK2hqWFRmU0RIWUtRc3hrTjlrY2pzRTdC T1pmZlUvMHBRUVU1T3o0c1IxS2dOUG1uOG5iajBSQ2swYUVnd3VBSzkzVW84ZjBMODA2ZXJDYlgr eTNiTzJ0bGJNQThsRkZic0xPcTJUTDQ5VXBvQzhOQjdPcDV3U0hxby9SUlBQZlJLMlltcjJvNnpD UERkRUQ3Z29DUVRJYlJBNjBaM0piM3JUbTdUNGxuT2cxUzdndTNUOCtQRmZabEo2UCtGMFQ0SUVG T2NTUUx0NTJsRSttMzZ2VXhkdnA2eW5NMGIrcFhqNGQxa2hEWmVFUFp5b3dXMkJ5b0grSHUzemZ0 cFFBZ0tORVIybnZ6SjdDaTNJVDVmL0JwWWkvMmdiOVlPSWNJSDgvSHNiaWt3cGs2SHU2OERnRmdS Zlo0SFhOUENhQ25iSDRMWllBZ0EvSVJhejI2QmxLL0E3amJGeE9BS1E2ZVI3U2t0THkyWFE4WnVa MUh5RzFvOWFqTDFUOFVsN01aZzlURG5lbEkzMElubjF1SUJEcjY5UmZuV0ZKQUFBRUFCSlJFRlVu K1hrZWZybXpacy94cTU1Z3pUdCtCbnl2NWpKVVl6ZHU3TmxDQTNjMWUvQzUxSXMyWFlPaFFUMENT MGM4d3FCUzBrL0tTeDFLWmJXYUI0N2tuYlVMcU1ZTGYvVjJOVGRYejlQK21XdjBnendVcmw4WVVJ K1lVeFFOT0xFRngySkp4V3k0ekZ5K3BLK3Jmc1lnblFLL1RGMnRDSGhZMWIwN2pSdDFHdnp1MTl1 OGxuS3VOS3JwbmtYMzJBbS9tY3lZMFAwL08ya01Sd2RLREJKdlFzcENOQzlQOUdBWDVERTVHd1pz QlpVZnlQc0NmQTZvbGtGK1paNGFsbTZIK2NqSmR3djVUN0dlTElaNk5oTDBCV2RkTkI0U3VQNy9I amlGODZIMW9tWHpGdVAvcmpBMkM4by9laFBsRk1DcEcvaUxsNEpvNkJxcCsrSUIzc244ZFcvSWhG U3hsL1ExK2lIUzRpclJYWWg0YU9FSys4aHZQcHRKUDJVaDA3b25TNEgvVHoraGVxaHhmcXA5TE9E U2YrRkZNRmZmRU9UWkRNWjVrejEwVkw0ZjUzc0Y2MEw0dk1uZms5Q0ZxekpTdk00TkVpblIzVm5r Z1NheVFHM3V6NERuZ2RTajY5b2ptZHhxSGxJYnpSczk4MWt0QjdReGJzWjkwc1JHaWJlSmViaWRN ZWtqL1FacmRKWXBUOUxrRlZzZjFaZi9nWHIzM2VDb2ZCT0ZONm8vdkNaQTJKOTFkdjlSMWhBcDh0 K0xsWTVpOVR0OU5IZm94OHVwS0V4TDhKckZyVVJOSC8rL0VmcGp3RVA3S2Q3MzMzM1BlUS9Ld3c4 Yk40TjUxUUJqcXNnaEdrRmhmc2NSRzAwQkdFNjd0ckYxZXRJOFlRMWdXa2hmQS9oVG9iUTdFUzhl clRDRXExMGxTWDRZaTdDeUhTUWJrMjZTa2hsWWxDS3lSWXhsblJlWmZTSnUrcWl4ZE5QR01BSFUv ZTNBcVlXckttRFdPbVNwbllFbEs2K1V1RFMwNkwzbjVUN3JrSU5UUHpWNURPVFBMV3cwZEYrN1R3 cXZwSVh3ZFlpV3hlUkhrbVo5cUlldjRLaGR2NEtrNmhKOXo3Q0RrRlhaUFdiNkVScFI0ckRORlJl d2grRWR2RXFLTi8xWVlBOEZqcmlFOFFiajNaeGQ4RXQ3d1NWSjdtQ1h1U3pucko5b2EydGJWZjYz eGVKSUtHRzMwY2RmcTUvN2txY0N6VzVFVFpWVVdidDlxbE54YVJwTWVIQ0t1MEZXN2R1VFdXVUtj OUx0Tk5VMmw2VHJsNXpjTWZVSmJUUmhQcExFbnMzNGFiVFJ1SHBLOHJWakI2QmR0aTlRZU9Rc0Rt cXVibDVuU1ltOHRESkR3bCtWRStGVzRmYjc5RjY3VTdQYWJxVC9PK2tuTnFOMXhkNS9ISXFqdnF4 eHNjMzFTOHAwNGZRN3JVVStmZUtWdCtqWE44bHIwZCs5ck9mK1hkOGhQbXA3NnYralkyTlN3bDdD L29Td2wrQS9oNzJ5L0ZiamwxTVM5NXhHeVpZd01MQ1AzTC9EY0lBMFlnZzF0eTVjN1ZBdXp4NDRJ OUpmYS9SbzBjUHd4b29CQ0QvYjlxMGFSZWpVeS9QQ3dKRy8rYlRmaExvQnE3Zy8wSGl2eU40Nk1L ZkZqSmdzaEc4TmdtN1FrbG9iS2dkRko1NGJZWENsK2l2NDkrVEZZYzZQZ2srM1U2L3JxNXVKL0E1 WlByMDZZY2lmTmFkQkVwZXVsTjEwYTY1TkxSdmpSeHBJODB0b2hWNmRQcEtCRjBsblM1eUVXV3lv Tk1PczM4MC9tNzZnZnFndkh0TjA5OERXZ1B0MHh5dE1heHhxL3cwbHowT3hxZEFKOTVCT1BsbG9E ZnhPZUVUQ2x5azdqV2FRZm51WWN4V29SM3QyNGYrbDNkUlI5aFphQmRlNWdmVjErTjFVUjhnM0hT MHdnU2EvTFN6R2crYStKeUFXVkh6cUV1TStMMHl2N3YwblFsZWY0S2U2MVYzdlc0dCtxOCtJRy8x aVlYMGhROGh3RDBBSElLVG5waFhvUU04WkphQ2lSTHRpaWFmUDRLSDVsVUoxRFFQYXNmYThUSXk5 ZnhMYUY3QWZ4SDJ0bUpvVmxwWnlPOXI2TENPc3BPbUxxcnQxdHlRN1ZNU2pHc1JwNDBEQ1dzZDNp cU8rSVNGakV2eHhMdVQ1MFdLSTQ5OG1qWjhoVEx1ZzNabHJxSmRnanZLOHNYclNUK1ZrL3d2aEpj WFR5WGhpdklYRCtwNERHV24rdWxFMFJjVmpqSitnVGlKOUE0NktLR0JoS0NLSngwNWxVM2NSaHox K3VrMzZhTStMNk04YmxkZklHMEpIVU5laWZERnFFQm9TSHh0UnNmNWFvMEpiWEo5aXZLL252YTV4 dlV6MFJEeSt5RGF0WUZNWGF1UW1DZHhpK2IvYVYrZFBCSVByelNseGU4MUp5YnNPVElQYjZROEg2 TXVoK0tzalMxaGd6VlFzZ3Vud3hqLzd3RlBqZjNBZ3pudmVlSk5SQ3N2NmJHTEZpMktmSjQ0cGI0 U1NnVnA5TVlmT1BRWnJmTDdNM1hSU1VXMXUrUEpjY3JJcnZzeFhWLytEQmo1OXc1bGtuNjBlM3d1 TFdwZUVHOUZlL1RwK3FvMys0K3dvVDREWWk1V1dRZURMaWpBY1pXRXFHbm5yWkVHT2gzOVR2VE9h QkVDcDRmeUxJTDBRUWpITFhRVURRWVh2VXZtaUJFajlMMTA3U2E1K005RDJIV2txRnVUYmpZeFNl Yi9sekpyWWxkOVJtS3ZhR3BxVW4xVWx6ZnovQ1VHOE1QVVhReEZObHArZ3poL1JCK0JkdWxWWTM4 RGcxd25KZkpIenZxUzV6K0o4M1gwZjZBVlgyVVNVeXVodzNIZyt6dksxT003MXRuc0I3UkJ2MXNG UHRlQ1d4M2E3Nk1PUDljL2l6NFJSanJyMFdlaGQwT3JMYVNWOW5FUFBmU1EvNVdESE94b3AzYmEv aTdpVFVPUFF5dXVtTEU5c1g4YUxlRkl0L3F6SmlieXVCejlSdEpUUFpYSE9KNFBReGZGN0ZET0Z1 TGVnZmJMcVhUVWp6VStMbFMvektuZ0R1TEE3dFJ3bVBCQTRLQXF3MEROUm5nWG9RczFOVFhoamhZ N1hwbTJ0cmJ3SFhPRUJUb2RkQzY3NDRuQ0tLVVoxN1NGR0dGM3dhTk85dWpUZ2czeGNBUHgrZWlq ajlZUmNpM2dNbUIxaDVqSGJ0U2pzcjYrL2lUUzBRTGpRYkQrZld0cjY5MElkSGJOazZZRVNLZkUv V25qV3pXZTR1N0ZQaFBmLyt6b01vUitGeksySXYyazJMUktEYWQ4b0gyYW96V0dOVzQxZmpXWDdR Y2R1S0U3OVVvcUMva1p6VWdDcG9DYjZDaGp1MWZuZDdVTmJmNGI4dGtQclQ2Z3ZxQStNUTMzdS9E dmt6NVpBQXJ4WU9LWE5BKytnWEk2WGtlbW5qOE5WaVh4WHdYeTZ6VnY4UjJVWHhzSGI4ZDBlQXR6 OFFuVEdKZmlpWXZtT1hxdG9GMUltTHB0VlBtcGw0UVo0a0VkaitIcVY0Zi90WVNUQUNFMUIraHl3 VXRMeVVPODFvWDBVWitYRVliSHFTK1FlSmQ1SmVKck16bys3alFtOWlmZjZ5aC90OXVIZE5TZnU4 WC9VOGRDcXBPNlBFeGV4NkdGamRwQlduYmg5UHN5R2QrRjZoSDRVOVlXMnJ2UGFKWGFHZHl1UTZ2 ZEhVOHUvR1RmdjVpK0hCUjg0UDROcXY3VHM4MHdzRklyV29EVDE5V3FZemNWWVkxZVg5RmxZQzc3 R3lCYzJwbHh6MllhQW9hQUlkRHJDSXdhTlVvTC92QmtCWUtZSlFnZGRPelo1VjBCZzZwVFRNRXp0 R3ZKa0NGREFtRk45dkpqM2Ruem01YVdsdFFUVzBIRTJCOXAzaWRoa2VkOC9Jd1pNM1FodHVjMDhL elpreW9xK0l2VXJ5Uk1GTW5YMDZkUGZ4MXBYSUx3SkJTdzRUK1pOdElyakZoekZRS2Y5OUJHK3RL RTczbkgwS0ZEUzc3UTFDVXdkZXBVblNZSTBpUnRDZHp1cGd6QmFSOFh4a3hEd0JBd0JIWkVCS0RQ OFF1TTgxNHJzQ05pWkhVZTRBaFk4UTJCUGtTZ2JBVTQ3RngrQm9LdmQzQWRITSt5bzYydkxMaG5N dzBCUThBUTZCTUVxcXFxSkRRSkJUUUlET0ozUWVtMGpiUXJUK2U4ZWZOMFBEdXpkdTFhdlZhaisz Z2VaZmZIRi9xNHNLa200VmREQzNWNVlTQzRSakN3UDNucnl3V3BjY3JkUXdJb2FQc1ZLaWYxdVF1 N1RocnBzVXNhSWRjblNDTzhtOGdsUXBzRmwyQzdaMmRtTDVEVUpjM09TZVl5NXBkVDU4eVpVMUw3 S0tLbmRTdzdlS1E4ZXAzNFl2cUEvenBGNEdkL2hvQWhZQWpzYUFoQTZ6VVArdFV1K2dKeFA5Smd0 bHZkREFGRHdCQW9Gb0d5Rk9Dd2s2bWQxSzlTQ1ZjKzdXUi9oOFdNZndjSjNxWU1BVVBBRU9oOUJG aVFoL2Zmd0lobWFtdHI0L2M1NlY2QWg3eVNTS0RRa2IzSFM4S0NGeEVRWEllL3dtRVVyVHJKKzJu eTFQdmFRU1RTK2NZKysrd3pKSGdZZ0grdHJhMGZwRDZCY0FVaHkrMk5qWTJCb0tzclZaazVjMllW YWVuK2laem80SmJ6MnVxa1NaTnFFSUNkVHB3Z2YwWENydE15NTNSbmZwazJiZG9ZOGp0RDZVbVQ1 cHdWSzFia2ZhVkE0VXdiQW9hQUlkQkRDSlJ0TXRsNVVDY1V3ekpDTDR1K1FEeU1aQlpEd0JBd0JB eUJBQUVuSUFrZSt1TVBZYzFiRGpua2tPQnJSVERqUStycjY0K0dzT3VHZWY5TEZMOGROMjZjM1Bx amlKYW5JV0FJN01BSVpCZjlCemtJS2lzcmYvUEtLNi9rWExvN2ZQandSbWpYWW9WakFiLzdsQ2xU YmgweFlvUmVENXJjM3Q1K0pnS0NMcDAwbVQ5Ly9wcWFtaHFkV0FrdWp5YVBZeVpPbktqYi9wWFZn TkxRZDMzMVNaYzk2aXN3UDBhQTgzUjNLckJ5NVVyZ3FNaTVrQjM4VDNuMTFWY2pBaFNkL0JrL2Z2 eVo1SGN4T2xTVTRhTnIxcXdKTDRzT1BVcXdVSWp2dXVEa3ZaejIvblp2ZlRyYzVXT21JZEN6Q0Zo cWhrRHZJRkRvQXVQZXlkVlNOUVFNQVVOZzhDTFE3d0ljR045WlE0Y09YY01PWnVmYXRXdTN3Znpx MHM1ZFBNaWZZOEgwTFYxMDVibVoxUkF3QkF5QlBrRmcxS2hSbmRDZ0pkbk1Yc1IrV2V6K204RHJu bnZ1ZVJXL1U2RnBQNUFEOXBtWW5lamovdjN2ZjkrTEtUdEc2V3I5K3ZWUFFCdm51SmprOGFQcDA2 ZkhqNlE3NzdJMEtlOXVGRXlmbWNYSUxCc3laTWhsOCtiTksrclRpNHFRcEJHS3RZSEZDK2pBRzNN NStwTUlkbTVic21USkZqblcxZFZWbzNkcWFXbTVIQXo5cnc0dEkrekpxMWV2L2kzdHFWT2VDbDZ5 Ym1ob21FUzZYM1lScTZ1clQ2WmNFZUdSOHh2VXBsWE9FREFFRElFRUJCQm9GN3pBT0NHYU9Sa0No b0FoWUFpa0lOQ3ZBcHlERHo1NEZPWFNxd1lZaVdvMWpQRW5HaHNiOVNubnhBRG1hQWdZQW9aQWJ5 TEFZcnl0cHFibW10cmEydkZidG14NSsvejU4NTlNeXcrL1A3Q0FQeC9oeERzVXZxMnQ3VzFOVFUx M2RQYzBSbFlZOFcwRURqcUpvOU1yQjNSMGRIeU9jdmozN3ZCWW5nb0JTalhsL1RiMFBIaDFpWHFj TjNMa3lNakptYTZXZlBQbXpmZVM3bFdLajdrSCtvSmRkdG5sMS9YMTlWY2hYUGxHVlZYVmpiU0pq dXA4U1dHeStnN2NEMWl3WU1FdDNSVGVqQ0MvYTdKcHFsMnUzclp0Vy9pNm0zTTMweEF3QkF5QkhS Z0IzUjgzMnF1L1hXRHNnV0ZXUThBUU1BUktSYUJmQlRndzhQckMxUENVUXI4Q2szL3l3b1VMM2M1 M1NqQnpOZ1FNQVVNZzA2c1F6SnMzYjl2Y3VYUFhMbDY4K05WQ0dTa3Nlb1BDSS96WlNQZ3VuN3do YnFpZ2hhc3JLeXN2UVJBeU8rdjQ1YWxUcHg2YnRaZTFzZlBPTytzdW41c3Ard29FSGllMnRyYmVO WHYyN1BhZUtMVGFCR0haZjVIdTFXaGRIcnc3NlI1RFhxZXk4M3NSODhpSlBBY0svOXQ1UGhsQjND a0kyN29sUUpvNWMyWVZlVnhNbW9GUWlnenVJTzN6YWZPdDJFMFpBb2FBSVdBSWJFZGd2KzFHK1Ar YzVzand5U3lHZ0NGZ0NCZ0NKU0hRcndLY1RaczJhV0h6WjBxOERpM1ZBVFA4RHl6ZlJMK0YzZEZH VEZPR1FCOGdZRmtZQXVXUGdJUU8xZFhWWjFQU1pkREtEQUtkSDA2ZlByM3M3OE9Sc09hZ2d3NTZH QUhIdXhDcXpFWElJY0VXMWVnWkpXRVo2WDRWVENhRHlYbWtLbUdLdmhSMk8zYWR6dmtHNXVTdFc3 ZCtrbm5sRmdsOWVPNldXcnQycllSbnAyY1RXZHJXMXZiNXBxYW1MdDF6bEUzRERFUEFFREFFQmhV Q0tSY1lQenVvS21tVk1RUU1BVU9nanhIb1Z3SE9Rdzg5dEJhRzkrUG9jZWdLZEJXN3pHL0V2QkE5 c0JqaFBtNDR5ODRRTUFSMlRBUWFHeHVYSWNRNWdkcXZRR0N4UjBkSHh6WDE5ZldIOFZ6V2F0YXNX VzNROTlVOUxieHhsU2JkcllzV0xWb0JQaGVQR3pmdXBHSERoazFCcVBOUkJDdG5NcDk4RC8xSVR3 aHVsTi9VcVZPbllkNEsvbnB0NnRHYW1wcWp5Ti91dlFFVVU0YUFJV0FJT0FUMCtpKzBkenBhUEg2 Z0VhTDdkNUc1b0dZYUFvYUFJVER3RU9pbkV2ZXJBS2VmNm16WkdnS0dnQ0V3b0JHNDc3NzdsbFJX Vmg2TEFHRTUrZ0QwY1ovNzNPZjBTdXFBcmxkUEZYNzI3Tmt0YytiTTJZeFFaWmN2UEhJQUFCQUFT VVJCVkNzNjU0dGgzY2xuMHFSSk5SVVZGYnAvU01rOGlwRG95SG56NXEzVWcybER3QkF3QkF3QlE4 QVFNQVNLUmNEQ0dRSmRRY0FFT0YxQnplSVlBb2FBSWREUENEUTJOdW9Wb2ZjaVFEZ1dZYzdzbi8z c1p6MHFxT2puNnBWdDlrT0dES2xHZ0hOblZWWFZjWmdOQ0lqczVFM1p0cFlWekJBd0JBeUJRWTJB VmM0UU1BUjJRQVJNZ0xNRE5ycFYyUkF3QkFZSEFnc1hMdnozL2ZmZmZ3ZkNuTjlUSTkwcGhtR3FO eEhRS3dFTEZpeTRaZjc4K2JjMzJaMDN2UW0xcFcwSUdBSzlqb0JsWUFnWUFvYUFJVERRRURBQnpr QnJNU3V2SVdBSUdBS0dnQ0ZnQ0JnQzVZQ0FsY0VRTUFRTUFVUEFFREFFK2hRQkUrRDBLZHlXbVNG Z0NCZ0Nob0FoWUFnNEJNeU1JRkE1YWRLazRUTm16Qmc5YmRxME1YVjFkU094MTBaQzJJTWhZQWdZ QW9hQUlXQUk3TkFJbUFCbmgyNStxN3doWUFnWUFnTWFBU3U4SVRBWUVLZzQ4c2dqeHlHMCtmNzQ4 ZU4vMGRyYU9wZEtQVk5kWGYzbmxwYVdHNlpPbmZvRCtTUFFxY2JkbENGZ0NCZ0Nob0FoWUFqc3dB aVlBR2NIYm55cnVpRmdDQmdDaG9BaFlBajBId0w3N0xQUGtPblRwKytIb09ZZVNuRm1aMmZuaVpp SG9QZVNycWlvT0FGOTFyWnQyNTVHb0hNcFFweVJ1SnN5QkF3QlE4QVFNQVFNZ1IwVUFSUGc3S0FO YjlYdUlRUXNHVVBBRURBRURBRkRvQXNJekp3NXMycml4SWxIdGJlM0wwVnc4M3FTK0g1TlRjMll5 c3JLa2JXMXRlOUFjUE1WM0p5U1FPZE0vR2VaRU1kQllxWWhZQWdZQW9hQUliRGpJV0FDbkg1dWM4 dmVFREFFREFGRHdCQXdCSFk4Qk5hc1dUT1dXbCtPWHRiUjBYRnFVMVBUMStiTm03ZWhzYkZ4MDl5 NWMvKzBZTUdDS3hEc3ZFdis2RUR4ZkhaMWRmVjNFZUxZNjFRQkl2Wm5DQmdDaG9BaFlBZ01MQVM2 VzFvVDRIUVhRWXR2Q0JnQ2hvQWhZQWdZQW9aQUNRaE1talNwcHFLaTRob0VNanBaODJSTlRjMWlu Y2lKSjdGdzRjSm5FTzZjRVhNL2RzU0lFYU5pYnZab0NCZ0Nob0Foc0dNZ1lMWGN3UkV3QWM0TzNn R3Mrb2FBSVdBSUdBS0dnQ0hRdHdnTTVVZU91eVBFd2NoOHNMMjkvYW5WcTFjZnJZZTRSbGd6bjND TFBmZTl0bXpaTXMxN05xc2hZQWdZQWlVZ1lFRU5BVU5nSUNOZ0FweUIzSHBXZGtQQUVEQUVEQUZE d0JBWWNBZ2drS2xHSCt3VmZLK3FxcXFEWjg2Y09jUnpDNnh6NXN6WjJ0blorVkx3a1Awajdsa05E UTBqc285bUdBSjlpNERsWmdnWUFvYUFJZEJ2Q0pnQXA5K2d0NHdOQVVQQUVEQUVEQUZEWUVkRW9M cTZHcGxNNTBOKzNYSFlZK1BHalJXK1c5YmVnZCt5ck4wWkhTMHRMVWxoblg5Wm0xWTRROEFRTUFR TUFVUEFFT2dhQWliQTZScHVGc3NRTUFRTUFVUEFFREFFK2dlQnhGd2JHaG9tVFpzMjdTZFRwMDY5 dWtoOVZUYWN6S3ZxNitzRFRUcmZ3SDRlYVowckUzME85by9qL3I1RERqbGszRDc3N0pOelNpYXhR SGtjaHcwYnRnWHZPOUJPdllpUTVnZno1czNiNWh6eW1aV1ZsUzl1MjdhdFBWOFk4ek1FREFGRHdC QXdCQXlCd1llQUNYQUdYNXRhalF3QlE4QVFNQVR5SW1DZWd3MkJtVE5uVnJXM3QzK1dlbjJob3FM aVM3N0c3VXNwK2xTNUUvWlU2WTZPamxNUm9weUtlUkg2UXZ3dTV2bEM5UGV3MzREYkE3VzF0WE4z MzMzM0h5RFVPZW5JSTQ4Y2gzdVhsQVExQ0dGK1JyNzdrY0JaYlcxdGt5ai9VOWlUVkNYaDl2UTlL RlBGK3ZYclRZRGpnMkoyUThBUU1BUU1BVU5nQjBEQUJEZzdRQ05iRlEwQlE2Q0hFYkRrREFGRG9L d1FtRDE3ZGpzQ2xoOGlGRGtQWWNmVjZFZlJ5MVZJekF6Nlh2eXVqbXZjRlNUUTJPOUFNS0s0djhE aFR1d1BZMll3WlRnOW1YeE93KzNtYmR1Mi9RNUJ6a2ZyNnVyR09zOVN6TWJHeGswTEZpeDR2S21w NllmTnpjMnIwRzFKOFNkUG5seUwrNEZvWHkxOTl0bG5XM3dIc3hzQ2hvQWhZQWdZQW9iQTRFZkFC RGlEdjQydGhtV0lnQlhKRURBRURBRkRvR2NSdVAvKysvK0NVT1JpaENLbm9RK29ycTUrRzRLVzRP Nlk5dmIyMmJqSlBkVDQvVDViZ21VSWR2WnVhMnM3WWVIQ2hmTC96RC8vK2MrVFZxOWVmU1QreDZF ZlJUdDFMNEtlZTNsUXVnZVN4bzAxTlRVL256WnRXbHpBUXBDZVVTTkdqR2dnSmY4RXpvdVU5VHJj VEJrQ2hvQWhZQWdZQW9iQURvYUFDWEFHWm9OYnFRMEJROEFRTUFRTUFVTWdEd0xyMXExclJkZ1Nm TDBKWVU1clBDaENtemZKalRCUFYxVlZ2ZVNmZ0huKytlZTNQZjMwMCt1YW1wcHVIekprU0QxaHJs Wlk5QVRzMzBGb013bnpLZ1E0eTlBUzh2eTJ2cjdlLzZvVVFidXZac3lZb2RNMzU4UlNPb3V5cm8r NTJhTWhZQWdZQW9hQUlXQUlERjRFd3BxWkFDZUV3aXlHZ0NGZ0NCZ0Nob0FoTUZnUXFLMnRSYmJT R2J4RzFkSFI4Y2EwZXVIWFBuTGt5TVRYbHhSbjNyeDVHd2p6YlJKYmp0Qm1NbTVUY1Z1NVlNR0NN eEQ4ekpRN2JudGkzdExRMEhBQTloNVQ3ZTN0bnljeDVZa1JxQisydGJYTng5YUpObVVJR0FLR2dD RmdDQlNKZ0FVYkxBaVlBR2V3dEtUVnd4QXdCQXdCUThBUU1BUkNCSVlORzZhdlJWWEpvYkt5TWxW QWc5K0syYk5uZHloY21sNjRjT0ZxaERkM3loOWh6bjRJYWtaZzcyaHNiRnlLRU9jWS9DUW8yaE8v VDNmbmNtUFNESlh1MWtHQTgxVTVJQnlTTVh2TGxpM2ZibTV1M3FnSDA0YUFJV0FJOUNrQ2xwa2hZ QWlVQlFJbXdDbUxackJDR0FLR2dDRmdDQmdDaGtCUEl2RFBmLzV6SzRJVko1aXA2SUcwSDFBYXBI a3NncFdoc2tzanhIa0NBY3Zac3FNLzI5cmErZzdNYnFscDA2YU5xYTZ1L2gxNUJYZmZZT3JremFj V0wxNzhhcmNTdHNpR1FEOGlZRmtiQW9hQUlXQUlkQjhCRStCMEgwTkx3UkF3QkF3QlE4QVFHSFFJ NlA2VjZkT25qNitycTl0ajZ0U3BYMGVvY0daRFE4TTNwT3ZyNjg5RFh4WFhoTXR4U3dqejZjbVRK dy9yYmNCMjJXV1hEZ1FyZ2VDbW82T2oyL3hPYlczdElsZm1xcXFxZHptN3pMYTJ0bnN3NzBCbkVP NGNqMW1ON3BMS1l2Tnp5cTR2WGltTnN5b3JLNzlsSjI4eXdzSzBJV0FJR0FLR2dDR3dReVBRYlla bWgwYlBLbThJR0FLR2dDRmdDQXd5QkNTMFFlaHlVbXRyNjgwSUk1NnVycTVlVmxGUmNRa0NoY3NS aEZ3a2pmMUM5S25TUEovcWRQelp1ZnNtY1AzUHlKRWp4MkgycXRwNTU1MHJLWGNnd01Ic3pHUzZs OTI2ZGV2YXFKOWVsY3BRbjgxK2FnaFhkTnBucWR3SXN4dkNyK0d5bDZwbnpwdzVaTVNJRVJjU2J5 Wmx6aUFvT3Y3VlYxLzlSV05qNHliY1RCa0Nob0FoWUFnWUFvYkFEbzZBQ1hCMjhBNWcxVGNFREFG RHdCQW9Fb0ZCSHV5UVF3NFpOMjNhdEhQYjJ0citnQkRpWnFyN1lmU2VhS2Rld24wRmVyblRlQ3hG MFBBSTVxTXlLeXNySDVNWjE3Zy9JaTEzd3M0aGZsOElKTnJKcjg4dSs2Vk8veUMvRExwenk1WXRM ZFN6SkZWWFYxZTlkdTNhbzRoMEpub1orb1FGQ3hiY3NYVHAwZzNZbmFwVU8wbmpFQWluTUUwWkFv YUFJV0FJR0FLR3dBNkNnQWx3ZHBDR3Rtb2FBb1pBL3lOZ0pUQUV5aEdCU1pNbTFUUTBOQncwYk5p dzMxRytpeEZBN0lFWktJUVNkNkxyRWI3c2pmLyttUHNQR1RMa2JVN2pkeVRDaW9hV2xwWmpaQ0w4 T1JwZDd6VGhwMG1UNWpScDBwZzZmUGp3RTV1YW10WUhHWlRQWDBGaFNFMU5UVjVoa0U0cWdVZFFv MUdqUnBYS1grbTAwTkZnZEJzSnZBaG1Yd2FqMzJKdlI0ZnFnQU1PR0FtR3o2Qi9RWnQxNlpSUG1K aFpEQUZEd0JBd0JBd0JRMkRBSVZBcWd6SGdLbWdGTmdRR0VRSldGVVBBRURBRWVoUUJoQUFqeG93 WmMySkhSOGRpaEE4SEtuR0VDSG9WNkFRRU1xTVhMbHo0WVhSVFkyUGozKys5OTk0VkN4WXNlR25l dkhrYm5NWnZ0UzdXZmZEQkIxK1cyZHpjL0MvMFJxZUp0OG5YYytiTTJTeXRmTXBNNXhYT3FLd0lU U1JrQ1lWYmN2TTFHQjZpWi9DcldMVnFWY0gwRk5acDJ1SG9xcXFxMjJtRFplZ3p3T3d1NStlYktn UCtlN1MzdDdjUlpvdnZaM1pEd0JBd0JBd0JROEFRR1B3SW1BQm44TGV4VjBPekdnS0dnQ0ZnQ0Jn QzJ4RTQrdWlqUnlGMCtFcGxaZVd2RUFvRWpnZ2ZUbTV0YloybTB4OFN5QVNPOWhjZ0FFNVZzZ2ly NnVycXRiSjd1cUs5dmYzMWVnYkRsMnRyYTF0bEwwWlBtelp0WDlwQko1MGt2TmtYb1ZpaThFWnBJ ZVQ1bEV6S3NnVFRmV0VMcXlsRHdCQXdCQXdCUThBUTJCRVFLRTJBc3lNZ1luVTBCQXdCUThBUU1B UUdPUUlORFEwak5tN2NlQ3pWdkFDdGUxdVdJb0E0ZHNHQ0JiZm85SXpjVEVjUjJMcDE2My9JQlFI Tk11eXJaWGQ2K3ZUcDQzQS9WYzhJZUI0R3d6YlpDK2tqanp4U2x6bGZxWEFJWmM0ampiMW9tNE1r MVBIMEI3Ri84UERERHorZU1ETVZsbkFGWC9sU09OT0dnQ0ZnQ0JnQ2hrQzNFTERJWlllQUNYREty a21zUUlhQUlXQUlHQUtHUUs4aVVJbVE0VU1JQTY1VExnZ0Rsdko4NVAzMzMzK0huazJuSXZBUitZ QlZSWFYxZFhqQ3BxNnVibWhIUjhkM3MzNjY0SG0rN0lYMGpCa3pSaU1JdXBkd0I2TXpwSHNqNXBP a3RWaW1wM1VpNTY2cXFxcGI4UXRlY3lQcy9maWJNZ1FNQVVPZzdCR3dBaG9DaGtEUEltQUNuSjdG MDFJekJBd0JROEFRTUFUS0dvSHAwNmUvRGtIQVJTb2t3cHZsQ0JHT1dyaHdZZVJFaWZ4TXY0WkFR MFBEQ0o0bW82WHVYcnQyYmZBWmNRbGhhbXBxYmthZ2NpcGFKNW5PS1FaTGhENGpXMXRiNTRQL1FV cXdXRTE0Ri9RRlp6SFRFQmprQ0ZqMURBRkR3QkF3QkR3RVRJRGpnV0ZXUThBUU1BUU1BVU5nTUNP QTRFQ25SYzZqanNIbndSRTZuUDNnZ3crdTVObFVDZ0lTM2lEdzB0ZTU5bGVRcXFxcUgweVlNR0Vj N2w5RENOTUloaCtTTy9xVVRaczIzWWxaVUpHR0JFTEJhWnFDZ1hNRExOdXlaWXZkZjVPTFM0cUxP UnNDaG9BaFlBZ1lBb01IQVJQZ0RKNjJ0Sm9ZQW9hQUlXQUlHQUo1RWFpdHJSMkh3T0UwbmVUQXZI cmN1SEY2UFNkdm5CM0VzeHJoVm5YMmsrb2pwazZkT3FHK3ZuNGkrdXlPam81ZmdjSHBhSjJ3ZWF5 OXZmMEtCRHFQZ2QrbHVCMkFYbFpaV2ZuUmRldld6VjZ5WkVsUlg0WUMvMTJJbzd0dmZrajhrblIx ZGZXVk5UVTFSZVZEMnFZTUFVUEFFREFFREFGRFlCQWhZQUtjUWRTWVZoVkR3QkF3QkF5QjhrT2du RXFFNEdBZlZ4NEVBYithUFh0Mmkzc2VoR1lWZ3BiZ3NsK0VMVG44RG02QkgySDJRMkR6dzZxcXF0 OGkwUG9OQXBvYndXa3Uva3ZRM3dlWEQ2TUR4Zk4rK0IzRncxN1lKZEE1SDNPL3hzYkdtNTk0NG9u Z3RTcjhDcXFtcHFZL0V1ZkxtR2VWcXUrNzc3N0xpcjBrdVdCQkxJQWhZQWdZQW9hQUlXQUlEQ2dF Y2hpYUFWVjZLNndoWUFnWUFvTWZBYXVoSWRBakNCeDExRkhEVzF0YkpYeFFlaXMyYk5qd1Ixa0dz VzZ2ckt6c1ZQMFF1dVM4Y29TYjg5c2YrNmxvdlFyMVlaa0lkUTVBTUJNSWFSVGZhZHdleC80dDlL SFlkd0xQU3hjdVhQaHZub08wTUUwWkFvYUFJV0FJR0FLR2dDSFFhd2lZQUtmWG9MV0VEWUZ5UWNE S1lRZ1lBb1pBSnJONTgrWmhDQ2ZPeUdKeFI3R3YrMlRERDJaRHIwTmRRd1h2UmdjS3djOHZxNnFx emtOSTgzRXcreVNPeTlBNmNmTmtXMXZiOTVxYW1oNUNjTFBhVHNJSUZkT0dnQ0ZnQ0JnQ2hvQWgw RmNJbUFDbnI1QWV5UGxZMlEwQlE4QVFNQVFHUEFJSUpXcGRKUkJNTEhiMkhkMUVRUE1vd3BqVHRt elo4akd3dUFNdHRZbmZWWXNXTGJweDdOaXhOK0xnN2dyNlhIVjE5WHQ1Tm1VSUdBS0dnQ0ZnQ0Jn Q2hrQ2ZJOUFuQXB3K3I1VmxhQWdZQW9hQUlXQUlHQUlSQkJCVXZNRTUxTmJXUHVMc1ptNUhZUEhp eGE4aTVMb1U0WlpPMjV3K1lzU0lvK1V6ZS9ic2RyRDdIdTd1QzFNL3FxdXJHeXMvMDRaTG9mS1NB QUFMM1VsRVFWU0FJV0FJR0FLR2dDR1FpNEM1OUI0Q0pzRHBQV3d0WlVQQUVEQUVEQUZEb0d3UVFE Z3h4QlZtNjlhdGJjNXU1bXNJSEhUUVFZOGhyTGxMTGgwZEhSZlgxOWNIcDIwV0xGandVazFOeldX NFM3aHpBUFlMSmsyYU5KeG5VNGFBSVdBSUdBSTlqNENsYUFnWUFpa0ltQUFuQlJoek5nUU1BVVBB RURBRUJoTUM3ZTN0dTduNklLUXdBWTREd3pObnpacWx5NDUxU2ZGU25QZnM3T3o4UkVORHd3anNt ZnZ1dTI4SnVGMHJPKzZuVHBndzRkMnltellFRElGeVJNREtaQWdZQW9iQTRFVEFCRGlEczEydFZv YUFJV0FJR0FLR1FCeUJhdWVBSUdLaXM1c1pSYUNwcVdrOUxsOUI2N1ROYVppVDBJRUN0eXV3WElY T2RIUjAvS0MrdnQ2RU9BSmpNR3Fya3lGZ0NCZ0Nob0FoVUlZSW1BQ25EQnZGaW1RSUdBS0dnQ0Zn Q1BRQ0FndGRtcDJkblc5MWRqTnpFV2hyYTNzY1lVM3dWYXIyOXZhYkdob2FBaUZPWTJQakpyQzdn QmdTN2h5SUVPZXpNMmJNQ0MrSHhqMVVaakVFREFGRHdCQXdCQXdCUTZDbkVUQUJUazhqYXVrWkFv YUFJV0FJR0FMZFI2REhVMEFRVVVHaUVqeGdaRTZZTld1VzhRQWdnUkNHLzB3RWkrYm01cll0Vzdi OEY4S2E1UWh5OXNEODVPVEprNGNwNE1LRkMvK05lUzV1R2Z5K1ZGbFplU2pQcGd3QlE4QVFNQVFN QVVQQUVPaDFCQ0lNUzYvblpoa1lBb2FBSVdBSTlCRUNsbzBoRUVWZ3dvUUpLM0VKVHBVZ2VIamRZ NDg5Tm9ablV5QlFWMWNuNFJhMjE5UkREejIwdHFhbTVuZ0VQTXNSMXB3NlpzeVk0QlNPUWlDMGFh cXFxcnBHOXExYnQxNDNmZnIwOThodTJoQXdCQXdCUThBUU1BUU1nZDVFd0FRNHZZbXVwVzBJREdR RXJPeUdnQ0V3cUJDWVBYdDJDNEtJSDZKZnBHS1RXMXRiMzRFNWFOWEdqUnVyRWI3a0NHYmlGVWFZ dGZ2T08rK2N5QStOR2pYcWovZ0hRaS93dW1YYXRHbjdLbjVqWStNclc3WnNtUVdXd1FrZDhnbFA2 TWpmdENGZ0NCZ0Nob0FoWUFnWUFyMkJRQ0xEMGhzWldabzdIZ0pXWTBQQUVEQUVESUh5UW1EbzBL RnJFVWpvQzBzWmhBODNUWjA2OVozbFZjS2VLODBycjd6U1FWMzFWU25WTlpYZkFZZE9jbTFINXlp RVhodHgvRFpoWGlJdHZVcjFHWGZuellNUFByaXl1cnI2Wk54MVF1ZTBFU05HWEVKWVU0YUFJV0FJ R0FLR2dDRmdDUFFhQXFrTVRhL2xXSHpDRnRJUU1BUU1BVVBBRURBRWVoQ0J1WFBuU29Cemo1SkVL TEVId29mUDF0WFZoVitua3Z0ZzBYdnZ2WGMxZFF4TzRGUldWdVlJYURvNk9pUzRDYXE3Y3VYS0lG endFUHRidUhEaGFwek9ScjhJWGw5cWEydDdML1pBYmRpdzRYRXNkNkdsVHErdnJ6OVlGdE9HZ0NG Z0NCZ0Nob0FoVURJQ0ZxRUlCRXlBVXdSSUZzUVFNQVFNQVVQQUVCZ3NDQ0RVbUlQK2NiWStwOVhV MUJ5UXRROHFZK1BHalIzVU14RFNJSGpKNFhmd3Erem9DQTdvRkt4M2UzdjdmWVNmbzRDWTMwZFE4 MjdabHl4WnNxVzZ1dnA4N0ZjcUxmUnZwaytmdmovUHBnd0JROEFRTUFUNkhBSEwwQkFZL0Fqa01E U0R2OHBXUTBQQUVEQUVEQUZEWU1kRm9LbXBhWDFsWmFWZTkxa2lGQkJJUEhURUVVZE1sbjB3NlhY cjFsSE55dDFWSityNEQ1bSt4ck1OblpGZXZueDVsZThYdHpjM042OGJNbVRJZDBobk9YNEhvajh6 YWRLa0dzek12SG56TnVCK0ZVSWlkeC9PN1FoeDdGSmpnV1BhRUJob0NGaDVEUUZEd0JBb2N3Uk1n RlBtRFdURk13UU1BVVBBRURBRWVocUJCUXNXdk5UUjBYRVM2UWFmRlc5cmEzdTR2cjcrSkhlL0Mr NERYdFhXMXVZVnlpQjBrVEJHOVh6ZHZ2dnVHNXpVMFVPYVJsQ3pFaUhOT2ZJbjdxazc3N3h6K0Ny VndvVUwvNHJmVFB5VzRiZEhlM3Y3MVEwTkRlRlhxM0EzdFlNZ1lOVTBCQXdCUThBUU1BUjZFd0VU NFBRbXVwYTJJV0FJR0FLR2dDRlFwZ2dzV3JSSXdwdVRLWjVNWGZSN2MwdEx5MittVEptaTB5T3Bk OElRdml6VjFLbFRYNGNRYWlMbDMzM2F0R25IVmxkWFgwUkJnOWZEdG0zYnRrbit2a1pvTlJwLzFm dWdsU3RYSHYzKzk3Ly9mZE9uVHo5Y2FTaWMvT0thT0xvLzZFcUVOQm5zUHlUY1c5Q3ZrOGJ0NzVX VmxXZGhTakIwSUVLY3UwaExRckdkWjg2Y21WZVk1T1ZqVmtQQUVEQUVEQUZEd0JBd0JGSVJNQUZP S2pUbVlRZ1lBb2FBSVdBSUREUUVTaXB2UjFOVDAwUEVPTDZpb3VJMnpBem1NZWk3RVlDY2d5RGtv TW1USncrVGU3bnJmZmJaWndqQ2s0OGlQRm1CS1FHSzZuTzZLM2ROVGMzZDFPdGZ2a2JBOHhQbmoz MDJRcDRIRU1vc1VocFZWVldmd2k5SGlOWGMzTHdSdjR0SlIwS3ZBekQvZ2c3VFJXZ3ptK2M5aUNz czlkV3FtMXRiVys5ZXYzNTljR2VPM0UwYkFvYUFJV0FJR0FLR2dDSFFWUVJNZ05OVjVDeWVJV0FJ R0FLREVRR3IwdzZIQUVLY1J6bzZPcjZBNE9JVUtpL0JoQVFRRjFkV1ZpNGVPWExrL2RPblQ3K3l2 cjcrbEtsVHAwNUQxemMwTkJ6Z05INzdZMzhmL2xObFArS0lJNmFpOTh1bkVRNjlnM3g2VkEwYk5x eVRPdXlkbGloQ2xUU3YwRjFocE9WQVdrTW1UWnFVK0hXdVpjdVdyVWFJODAzQ3JVQkhsSXNmY2N4 azlrS3dJNkZTek5rZURRRkR3QkF3QkF3QlE4QVFLQTBCRStDVWhwZUZOZ1FNZ1FJSW1MY2hZQWdN UEFRV0xseTRldDI2ZFRjamdEZ1F3YzNWQ0hNa3lOSHJSUWNnZkRpTjUrdndXMEROR25tV3dDZlEy SmNpN0hnQTNTUjdXMXRiVTF0YjI2UDVOR25OTy9UUVEzY21yUjVUVHp6eFJPdkxMNzk4WmsxTnpT NDlvZGV1WFh1UjBrd3E0TFBQUHRzQ1JyZVN6NzdvZ3ZsUjMzZUI3NytUMGpJM1E4QVFNQVFNQVVQ QUVEQUVTa0hBQkRpbG9HVmgrd0lCeThNUU1BUU1BVU9nSHhDUXdFS1hHNDhkTy9hc3FxcXE5eUtr K0NqRnVCS3RyMVVGQWgyRU9IbzFDS2RNWUxwbm1aa2lmd2cwT29jTUdkTGovSWNFSzdwb3VDZTBz TWhYSGZMWWhsNVpqRVo0c3pwZld1Wm5DQmdDaG9BaFlBZ1lBb1pBc1FqME9BTlZiTWE5Rjg1U05n UU1BVVBBRURBRURJR3VJakI3OXV5V3hzYkdWeG9iRzI4YU4yN2NWMGxuQnNLYzl5TFVtVlJkWFgw NDlvT2xFZG9jN0RUdUIwa2puS21YbVUrVHpoU0VHaXRKMTVRaFlBZ1lBb2FBSVdBSUdBTGRSR0RI aW00Q25CMnJ2YTIyaG9BaFlBZ1lBb1pBMFFoSW1OUFUxTFFlWWM0cjgrZlBmL0srKys1cnh2NXdY T08rUkJyQlRKUE1mSHJCZ2dYUFVZQU90Q2xEd0JBd0JBd0JRNkQvRWJBU0dBSURDQUVUNEF5Z3hy S2lHZ0tHZ0NGZ0NCZ0Nob0FoWUFnWUFvWkFlU0ZncFRFRURBRkRvSzhRTUFGT1h5RnQrUmdDaG9B aFlBZ1lBb2FBSVdBSUdBSzVDSmlMSVdBSUdBS0dnQ0ZRRkFJbXdDa0tKZ3RrQ0JnQ2hvQWhZQWdZ QW9aQXVTSmc1VElFREFGRHdCQXdCQXlCSFFFQkUrRHNDSzFzZFRRRURBRkR3QkF3QlBJaFlINkdn Q0ZnQ0JnQ2hvQWhZQWdZQW1XUGdBbHd5cjZKcklDR2dDRmdDSlEvQWxaQ1E4QVFNQVFNQVVQQUVE QUVEQUZEd0JEb1hRUk1nTk83K0ZycWhvQWhVQndDRnNvUU1BUU1BVVBBRURBRURBRkR3QkF3QkF3 QlF5QVBBaWJBeVFPT2VRMGtCS3lzaG9BaFlBZ1lBb2FBSVdBSUdBS0dnQ0ZnQ0JnQ2hzRGdSY0FF T0s1dHpUUUVEQUZEd0JBd0JBd0JROEFRTUFRTUFVUEFFREFFRElIQmo4QUFyYUVKY0Fab3cxbXhE UUZEd0JBd0JBd0JROEFRTUFRTUFVUEFFREFFK2djQnk5VVE2QThFVElEVEg2aGJub2FBSVdBSUdB S0dnQ0ZnQ0JnQ2hvQWhzQ01qWUhVM0JBd0JRNkJrQkV5QVV6SmtGc0VRTUFRTUFVUEFFREFFREFG RHdCRG9id1FzZjBQQUVEQUVESUVkRFFFVDRPeG9MVzcxTlFRTUFVUEFFREFFREFGRFFBaVlOZ1FN QVVQQUVEQUVESUVCaFlBSmNBWlVjMWxoRFFGRHdCQXdCQXlCOGtIQVNtSUlHQUtHZ0NGZ0NCZ0No b0FoMEhjSW1BQ243N0MybkF3QlE4QVFNQVNpQ05pVElXQUlHQUtHZ0NGZ0NCZ0Nob0FoWUFnVWlZ QUpjSW9FeW9JWkFvWkFPU0pnWlRJRURBRkR3QkF3QkF3QlE4QVFNQVFNQVVOZ3gwREFCRGc3Ump0 YkxkTVFNSGREd0JBd0JBd0JROEFRTUFRTUFVUEFFREFFREFGRFlBQWdZQUtjYmphU1JUY0VEQUZE d0JBd0JBd0JROEFRTUFRTUFVUEFFREFFRElIQmowQi8xOUFFT1AzZEFwYS9JV0FJR0FLR2dDRmdD QmdDaG9BaFlBZ1lBb2JBam9DQTFkRVE2QllDSnNEcEZud1cyUkF3QkF3QlE4QVFNQVFNQVVQQUVE QUVESUcrUXNEeU1RUU1nUjBaQVJQZzdNaXRiM1UzQkF3QlE4QVFNQVFNQVVQQUVOaXhFTERhR2dL R2dDRmdDQXhZQkV5QU0yQ2J6Z3B1Q0JnQ2hvQWhZQWdZQW9aQTN5TmdPUm9DaG9BaFlBZ1lBb1pB L3lEdy93RUFBUC8vYUpmYnJnQUFBQVpKUkVGVUF3QmFKdjlCdk8weWpnQUFBQUJKUlU1RXJrSmdn Zz09Ij48L2ltYWdlPjwvZz48L2c+PC9nPjwvZz48Zz48Zz48cmVjdCB4PSI4MSIgeT0iODUiIHdp ZHRoPSIxNzAiIGhlaWdodD0iNDYiIHN0cm9rZT0iIzZDOEVCRiIgc3Ryb2tlLXdpZHRoPSIxLjUi IGZpbGw9IiNEQUU4RkMiLz48L2c+PGc+PGc+PGc+PGltYWdlIHg9IjgyIiB5PSI5NS41IiB3aWR0 aD0iMTY4IiBoZWlnaHQ9IjMxLjUiIHhsaW5rOmhyZWY9ImRhdGE6aW1hZ2UvcG5nO2Jhc2U2NCxp VkJPUncwS0dnb0FBQUFOU1VoRVVnQUFBcUFBQUFCK0NBWUFBQUQ3bDZPekFBQVFBRWxFUVZSNEFl emRDZkJ1Y3gzSDhYOFJTdG15Nyt2Z3lrNU1ZY2hXakNGTHlWNUNUVVFUVFRNaWhTbktXb1RHSGlM WkI3a01VcGJLa2l6WDBuYnRXN2JJemRibmMzdWV2K2QvN25tZWM4N3ovTTcrYm43Zit6dkw3L3pP Nzd5TytmZWRzejN2SCtOL0NDQ0FBQUlJSUlBQUFnZ1VLRUFDV2lBMnUwSUFBUVRlRTJBS0FRUVFh SzhBQ1doN3p6MUhqZ0FDQ0NDQUFBSUlsQ0pRYWdKYXloR3pVd1FRUUFBQkJCQkFBSUZTQlVoQVMr Vm41d2dnZ0VBcEF1d1VBUVFRS0ZXQUJMUlVmbmFPQUFJSUlJQUFBZ2kwVDZDOUNXajd6alZIakFB Q0NDQ0FBQUlJVkVLQUJMUVNwNEZCSUlEQWlBS3phUHU1RlFzcmxsYXNvVmhlc1lIQzlYS3FsMUlz cXBoZk1ZZGlaZ1dsQkFGMmlRQUNDSkNBOHQ4QUFnalVVY0RKcHBQS2JUVDRneFJuS0k1UlhLSDRx K0pPeFJURnpZb2JGRGNxTGxKY3BqaFQ0ZW16VmY5WXNhNWlCY1VDQ3Y0bUNvR0NBQUlJNUMzQUg5 dThoV1A3WnlFQ0NBd2hNSSsyV1ZteHErSTR4VTJLU3hWSEszWldmRkd4cGlKYUZ0RUN4MXFxdlg0 TDFac3JkbEo4VTNHYjRucUZrMWozK3hWTiswcXBLZ29DQ0NDQVFCNENKS0I1cU5JbkFnaUVGSEF5 dUlNNmRISjRyK3B6RkxzcmZMdGRWWkRpQk5XSjZkZlYyODhVZjFBY3ExaFJNWnVDMGhRQmpnTUJC Q29oUUFKYWlkUEFJQkJBSUViQUNlYU9XbjZZd3JmTWQxT2RwVHlseGs4cjdsRjRXbFhxc3BCYWZr UGhLNk8rWmIrU3BubG1WQWdVQkJCQUlJUUFDV2dJeFhyMXdXZ1JxTHJBN0JyZzFvclRGUmNvOWxR a0ZTZVlibnVrR3U2aFdFS3htbUtTNGxPS1ZSV0xLVFpSZkUxeHZzTGJxQnBZdWtud2RXcmxSTlQ5 YXBLQ0FBSUlJRENLQUFub0tIcHNpd0FDb1FXYzRPMnZUdjJ5MEtkVkp4VmY0WFNpK25FMTNFWHhI WVZmTHBxcStsbkZpNTE0VHZYakNyK1FkTEpxUHpQcTUwRy9xdW5KaXFUaVJOVDkrNWxUSjhmY2xr OFNZMzJNQUlzUVFLQXJRQUxhbGFCR0FJR3lCWnh3T3ZIMFZjeWtzVHlwQmtjcGZKWHp5NnFkWEw2 ak9rdnhGZEJUdE1GMmlxMFV6eWlTeXVwcWNKTEN6NG91cUpxQ0FBSUlJRENFQUFub0VHaHNNcndB V3lJUUkrQm5LeityNVVjb25GQ3FHbGg4MWROdnZIOWJyZElraldvMnNMeXF0VmNwbklTZXF6cXAr SVdsZmRYb1I0cGxGQlFFRUVBQWdZd0NKS0Fad1dpT0FBSkJCV1pWYjlzcUxsSDRscmlxZ2NXMzBO ZFJDeitUcVNwbythTjY4OVZVUHlQcUs2eWE3VnY4UEtsdnlmOVVMZnloZTFVVUJDb3R3T0FRcUpR QUNXaWxUZ2VEUWFCVkF2NzFJbjl6ODhLVVIrMlhqSnowK2ZuT2xKdGtidlpmYmVGblJEMHVUU1lX UHpad3ZGcjVvL2lxS0FnZ2dBQUNhUVJJUU5NbzBhWVpBaHhGMVFSOHk5dkpXNXB4K2Z1ZkI2cWhi NytyeXIxY3FUMmtlUlpWemNhY2hQcEs2T0tlSVJCQUFBRUVrZ1ZJUUpPTmFJRUFBdUVGL0t5bm4r Rk0wN05mRnRwZURaTnVpNnRKME9KblV0TzhJZStkYnFaL2Zxandyeldwb2lDQVFLOEEwd2hFQlVo QW95TE1JNEJBM2dKTGFRZisyVXYvTktZbUU0c1R3VWNTVzRWdjhJYTZQRlNSOXFycittcnJYMmhT UlVFQUFRUVFHQ1JBQWpwSWgzVUlCQk9nbzQ3QWgxVWZvUERuakZRbEZ2OFMwWG1KcmZKcmNMdTY5 a3RKcWhMTG9tcmh4d1Q4cTBtYXBDQ0FBQUlJOUJNZ0FlMG53M0lFRU1oRFlFVjE2bTlvcWtwVi9J em95NmxhNXRmb0ZuWHRuL05VbFZqOHdYcVBlYzdFbGpSQUFJRmlCTmhMSlFWSVFDdDVXaGdVQW8w VW1GOUhkYmdpYmZHbmxtNU4yempIZHY0VnBXc3o5TCtDMm02Z29DQ0FBQUlJOUJFZ0FlMER3MklF R2lSUWxVTlpUd1BaWEpHMjNLV0dMeXFxVUs3Sk1BamZpdDlQN2JrS0tnUUtBZ2dnRUNkQUFocW53 aklFRUFndE1KYzYzRWVScFp5VnBYSE9iZitrL3YwcEtGV3B5aVMxV2tKQlFRQ0JWZ3R3OFAwRVNF RDd5YkFjQVFSQ0N2aXFZSmFYYzN6RjBiZStRNDVobEw1ZTE4WlpFbUwvWE9jZTJvYUNBQUlJSUJB alFBSWFnOElpQkJBSUo5RHB5WjhuY2xMV21VMnNabFdMcXR4KzExQ21sNGVtLzV2K253M1ZkRUVG QlFFRUVFQWdJa0FDR2dGaEZnRUVnZ3Y0V2NpVk0vYnFXOTd2WnR3bTcrWVBadHlCWDdweVpOeU01 Z2dnZ0VBUWdVcDNRZ0phNmRQRDRCQm9oTURjT29xc0NXZ1YzbjdYc0NlVWYydk92OHFrS2xYeEZk K05VcldrRVFJSUlOQXlBUkxRbHAxd0RoZUJFZ1Erb24zNis1aXFVcGRwcVZzT2FoaDJuWjhEZlRa amwrdGtiRTl6QkJCQW9CVUNKS0N0T00wY0pBS2xDaXd6eE43ZkhHS2J2RGR4VXB6MWIrYmJHdFFI RlJRRUVFQ2dWUUpKQjV2MWoybFNmNnhIQUFFRW9nS0xSeGVrbUorYW9rM1JUZDdTRHU5VFpDbnpx dkVzQ2dvQ0NDQ0FRSThBQ1dnUEJwTUlJSkNMd0RCL1o2cjJBbElYSnNPNHBtK3lnUDZkU1VGQkFB RUVFT2dSR09iL0dIbzJaeElCQkJCSUZNaWF0TG5EOS9tZkNrYldjVDJqWTNoSFFVRUFBUVFRNkJI SU5RSHQyUStUQ0NEUVhvRW5oamowWVc3YkQ3R2JUSnM0K2N6NldTVnY0MXYzbVhaRVl3UVFRS0Rw QWlTZ1RUL0RIQjhDNVF2NDVaMnNvNmhpQXVwbk9lZkxlQ0RQcS8wd3g2L05SaXBzakFBQ0NGUmFn QVMwMHFlSHdTSFFDSUUzaGppS0R3eXhUZDZiektZZFpMMEM2czgyVmZHTmZoMEtCUUVFRUNoUG9M a0phSG1tN0JrQkJDWUtUTkhzbllvc1pZa3NqUXRxK3lIdEordnpyTGRwR3dvQ0NDQ0FRRVNBQkRR Q3dpd0NDQVFYZUVrOTNxL0lVaGJMMHJpZ3RyTnJQd3Nwc2hRbjMxbmFONkl0QjRFQUFnZ2tDWkNB SmdteEhnRUVSaFY0VlIxa1RVRDk4WFkvYzZsTksxUFd6amlTdTlUK0JRVUZBUVFRUUNBaVFBSWFB UWt6U3k4SUlCQVJlQ0F5bnpTN3JCcjRscmVxeXBSVk1vN2tSYlYvVGtGQkFBRUVFSWdJa0lCR1FK aEZBSUZjQkh3MTBKRzJjNy9zTTBmYXhnVzF5L3BtL3NrYUZ5OGdDYUhRd3M0UVFLQVdBaVNndFRo TkRCS0IyZ3M4cVNPNFdaRzJMS3lHYXltcVVwd1FaL2tFMDFNYWVOWVhyN1FKQlFFRUVHaUhBQWxv ODg0elI0UkFWUVd1eXppd1JUTzJ6N081bjBsZEtjTU9MbFRieHhRVUJCQkFBSUVZQVJMUUdCUVdJ WUJBTGdLM3E5Y3NTZWc2YWwrVkY1Rjg5ZE5YWlRXa1ZPVU10ZUluT0lYUXJzTFJJb0JBV2dFUzBM UlN0RU1BZ1ZFRi9EbW1Vekowc3BIYUxxS29RdmxDaGtGTVZ0dC9LTW9xVHBiTDJqZjdSUUFCQkZJ SmtJQ21ZcUpSV2dIYUlaQWc4RHV0VC90R3ZMKzV1WUxhbDEzbTBnQldWcVF0cDZxaFB6MmxxcFRp eFAwMDdmbHNoY2V1aW9JQUFnaFVTNEFFdEZybmc5RWcwSFFCZjVibzRBd0hPU2xEMjd5YStvcmlw aWs3djE3dGZBVlVWZUhGbjYzYVczczlWckdYWWplRm4xMVZSV21CQUllSVFLMEVTRUJyZGJvWUxB S05FTGhGUjVIMldkQmQxYmJzenpIdHJqR2tMUWVxNFN1S0lzdk0ycGwvT2VweTFiNzZXcFhIRmpR Y0NnSUlJQkF2UUFJYTc4TFNPZ293NXJvSStOZUJUa281MkFYVnpyZmlWWlZTbk56NVphZzBPejlS alI1VkZGVjhlLzBnN2V3T3hWVEZKZ29LQWdnZ1VBc0JFdEJhbkNZR2lVRGpCTzdSRVIydlNDb0xx TUZtaXJLS2s5ODBuMS95ZDA3OTV2dHJBUWZxdjg5T01wZFVuL01xUEJhL0RPVkhHSzdTL0gyS294 VnJLQ2dJbENyQXpoSElLdUEvY0ZtM29UMENDQ0F3cW9DdjJEbUpTdk94OXEyME16L2ZxS3J3c3FY MjZNUlAxY0J5ak5iK1dSR3krSmVYYmxTSHR5cjg3S3lUM1BNMWZZVEM0K0pXdXlBb0NDQlFUd0VT MEhxZU4wWmRPUUVHTklUQURkcm1QRVZTOFJYSU5FbGdVajlaMS92Mit3NHBOcnBXYlg2cENGMzhI ZEhWMUdrWng2N2RVaEJBQUlIOEJFaEE4N09sWndRUVNCYndGYjNmSkRUekIrQzNTR2lUeDJydmQ4 VVVIWitzTnI0NnFhcXc4cmoyZElYaU1NVlpDZ29DN1JYZ3lHc3BRQUpheTlQR29CRm9qTUF6T3BL ZktKSktHYmZobmZRbVhYMzBjNnorOUZMUytJZFo3Ny9QdjlDRzV5cDgyLzE3cXIrazJGQ3hsc0xQ ZzNyNW01cW1JSUFBQXJVUzhCKzRXZzJZd1NLQXdBd0NkVi9nQk82NGhJTllSZXRYVlJSVi9QM01i Uk4yZHBmV08zbitqK284aXArVDNVTWQrNXVlaDZyMjFjNHpWZCtzY09MK3Vtb0tBZ2dnVUVzQkV0 QmFuallHalVDakJLYnBhUHlpemQycSt4Vy9EYjltdjVVNUxQZGI1eDlMNk5mUGZmNHRvYzBvcS8w TTZOdnF3RDd2cXFZZ2dFRGxCQmpRc0FJa29NUEtzUjBDQ0lRVXVGaWRIYTRZVkxiV3l0a1VSWlNr NzQvNnF1M1BpeGdJKzBBQUFRU2FLRUFDMnNTenlqRWhVS0JBd0YwNXFidGdRSCtUdE02Sm9hcGNp Lzh1N2p4Z0QzN2hhRCt0ZjBsQlFRQUJCQkFZUXNCL2FJZllqRTBRUUFDQjRBS3Zxc2ZURkg2K1Vk VU14VytsKy91WE02d0l2TUJKN3ZvRCt2VHpxbE1HckdjVkFnZ2dVSVJBcmZkQkFscnIwOGZnRWFp OGdGL21pY2FnUWQra2xUOVE5Q3VmMUlxUEtQSXNTNmp6ZnI4dTVJL04rOWxQTmVsYm9zZnIrYjZO V1lFQUFnaTBVWUFFdEkxbm5XTkdvQmdCLzMzWlg3dTZVbkZaSi96Tnl2azBQYWc0d2ZQdCtMZzJH Mm1oZjU1UzFkallXRDcvRHZyNC9DSGFwYi9CcWFwdjJWTnJlby9aM3ptZFI4c29DQ0NBQUFJZEFm OGZSR2VTQ2dFRUVBZ3E0TGU0ZlZ0OVkvVzZXU2Q4YTl0dm1HdTJiL0V0K0JQNnJQWHQ4Yy8wV1Jk aXNjZTJRcCtPL0h6cTcvdXM2MTI4dEdaNmo5bWZhZUpiblVLaElJQkFjd1JHUFJJUzBGRUYyUjRC QkFZSlBCeFo2USs3THhWWkZqZnJuK24wUjk3ajF2bEQ3SEhMUXl4YlRwM0VKYmhPaXIrcmRmOVNE Q3B6YTJYMDE1UHUxekluNHFvb0NDQ0FBQUlXSUFHMUFvRUFBbmtKUEtpTzcxVDBGaWQ1dmZOeDA3 NXE2TnZZZnVNOHV0NEpucTlVUnBlSG1OK21UeWZuYVBramlwNFNPem1UbHZxaithckdpNDlsZklZ SkJCQkFBSUd4TVJKUS9pdEFBSUU4QlY1VzU3TW9lc3M2dlRNRHB2MkxQMzRlTk5yRXo1RE9IMTBZ WUg1MjliRzZJbHJ1MVlMVEZXbUt4K1czOVh2YjN0STd3elFDQ0NDQXdJZ0pLSUFJSUlCQWdvQnZQ ZjhsMHNaWE1DT0xZbWY5SzBCWHg2eFpSTXUyVW9RdS91VWpSN1RmNjdUZ0lVV2FzbXRNb3dkaWxy RUlBUVFRYUxVQVYwQmJmZm81ZUFRS0ViZ2pzaGRmSlV6N1ZyaHYzNThmMmQ2enZzMzlBVThFakxm VWw1OVJWVFdoK0ZHQUNRc0d6S3dkV1RkWjg2OG9RaGY2UXdBQkJHb3RRQUphNjlQSDRCR29oY0Nq a1ZINkZ2VjJrV1g5WnYxclF4ZkZyUFJWMURsamxvK3k2SE14R3p2NWpTYlFNYzNHRjYwMFB2WC9p ZWRWbFptQStyRUNEWUdDQUFJSVZFdWd2Z2xvdFJ3WkRRSUk5QmZ3TGVqb3kwUTdxcmsvK0s0cXNk eW1GdmNvZW91VDJEUXZNL1Z1TTJqYUg3ZGZMNmFCRTlCcE1jdmpGamtwOW1laWV0ZjlVelArSEpX cVVzcHJwZXlWblNLQUFBSUpBaVNnQ1VDc1JnQ0JJQUl2UkhweDhuaUFscTJyOE8zMHhWVTdDZnl3 Nmc4cC9Ea2ovNEtRdzgrUi9sckxlc3NDbXZtb0lsU1pWUjM1aFNsVjQ4VWZ3L2ZWVzQraEd4NmZy eXA2ckU2Q2wxVHI1UldmVi9nN29hb21sTFRQams3WXFPb3pqQThCQkJBWVZZQUVkRlJCdGtjQWdT U0J4OVRnUGtWdldVd3pUa0F2VWUyWGZQeWM1YTgwZmJIaVVvVnZ1M2QvUGNuMVRsb1dMWk9pQzBh WWQxSzVhbVI3djIxL29wWjUvOTN3ZUIwZTY3VmE1K2twcXYyMmZuUjdMUjdqRFhnckVBZ2dnRUJF Z0FRMEFwSnVsbFlJSUpCQndHK3orMldpdUUzODBvK3Zadm9xNk9acTRQQ3ZKbTJpYWRmZDhPMXRM WnBRdk0yRUJTUE1PQUgxRmMzZUxweFFkdmZmclRkVkEwOTduQ3RyT3U2emRlRVN6Z0FBQmZOSlJF RlVUVm84dmZnTmZsKzluVDVUMGovdksybS83QllCQkJBWUtFQUNPcENIbFFnZ0VFakF0N0lEZFRY ZWpaTXIzNjRmWHpEQ3hESWpiTnR2VTcrbFgrWUxTUDNHVmUvbGpCNEJCQm9oUUFMYWlOUElRU0JR ZVlGM2N4aWhiOEhQSEtoZlA4c1pxS3Z4YnZ6eTFSdmpjMHdnZ0FBQ0NJd0xrSUNPVTlSbWdvRWlV RWNCMzRKM2hCeTczeTczeTBFaCt2UXpxU0g2NmUyRDV6OTdOWmhHQUFFRWVnUklRSHN3bUVRQWdk d0UzbFRQMFovazFLS1JpcDhmRFpXQStqZmNSeHBNek1aT2tHTVdzNmkrQW93Y0FRUkNDWkNBaHBL a0h3UVFHQ1R3ckZaR2Y1SlRpMFlxdnEzdkY1eEc2cVN6OGJLZE9tUVYrb3B2eUxIUkZ3SUlJRkNx QUFsb3FmejEyemtqUm1BRWdTeS9LSlJtTjNlcmtWOUVValZ5dVhYa0hpWjI0RTgwVmVFRnBGQStF NCtPT1FRUVFHQkVBUkxRRVFIWkhBRUVVZ3Y4WFMxL3EvQjNQME9FazBiLzFLVzZITGxNVlEvKzVx Yy9uVFJaMC8zR04yaGQ3elorL3JNS0NhZ09oZElRQVE0RGdVWUprSUEyNm5SeU1BaFVXdUFhalc0 THhiYUI0Z1QxODdvaVJQR3ZHQjJwamp5MlhUcTFwNk94L1lCMXZXMDlOcDRCRlJZRkFRUVFpQk1n QVkxVFlWazFCUmhWM1FYZTBnRzhGampVWGJEaTUxU25xVGZYL2NicHE1cjkxa1dYcXlzS0FnZ2dn RUNjQUFsb25BckxFRUFBQVFRUVFHQmNnQWtFUWd1UWdJWVdwVDhFRUVDZ09nSzhoRlNkYzhGSUVF Q2dSNEFFdEFlRFNRVDZDN0FHQVFRUVFBQUJCRUlKa0lDR2txUWZCQkJBQUFFRUVBZ3ZRSStORkNB QmJlUnA1YUFRUUFBQkJCQkFBSUhxQ3BDQVZ2ZmNNRElFdWdMVUNDQ0FBQUlJTkVxQUJMUlJwNU9E UVFBQkJDWUk4QkxTQkE1bUVNZ3FRUHU4QkVoQTg1S2xYd1FRUUFBQkJCQkFBSUZZQVJMUVdCWVdJ b0JBVjRDNjBnTHpKSXh1TGEyZlNVRkJBQUVFS2lWQUFscXAwOEZnRUVBQWdYR0JEMnJLUDEyNnUr cDlGSHNwdXRPSGFQcGJpcXNWWHE0cXRseWlwWmNyRGxic3F0aGI0VDRjM3M3OXpxVmxGQVFRcUo1 QW8wZEVBdHJvMDh2QklZQkF6UVgyMWZqUFVweWlPRTNSbmY2K3BvOVMrQXFucW9GbFM2MDlRbkdP NGxTRiszQzRQL2ViZEJWVm0xQVFRQUNCc0FJa29HRTk2UTBCQkVJSzBOZWJCUkM4WGNBKzJBVUND Q0F3UVlBRWRBSUhNd2dnZ0VDbEJHWVpNSnJIdGE0YlQzU21uK3pVVDNYcTZIb3RucUh3ak9nTUpD eEFBSUc4QlVoQTh4YW1md1FRUUdBNGdYZTBtVyt6YjZwNmVjWENQYkdxcHRmdWhHL0RyNnRwMXh0 MzZzMDZ0WmU1M1NjMDc3cmJ4eUthWDBuaGRrK3JwaUNBQUFLRkNwQ0FGc3JOemhCQW9ENENwWTkw bWtad2srSjZ4Y01LWDlYc3hyMmFkK0xvZUViVHZ0THBlb3FtWGQvWHFUM3RObE0xNzdxN3ZhK1VQ cUJsa3hXdkt5Z0lJSUJBb1FJa29JVnlzek1FRUVBQUFRUVFRQUNCZ1Frb1BBZ2dnQUFDQ0NDQUFB SUloQllnQVEwdFNuOElJSURBNkFMMGdBQUNDRFJhZ0FTMDBhZVhnME1BQVFRUVFBQUJCS29uVU4w RXRIcFdqQWdCQkJCQUFBRUVFRUFnZ0FBSmFBQkV1a0FBQVFTYUpNQ3hJSUFBQW5rTGtJRG1MVXov Q0NDQUFBSUlJSUFBQWhNRVNFQW5jSFJucUJGQUFBRUVFRUFBQVFUeUVpQUJ6VXVXZmhGQUFBRUVz Z3V3QlFJSXRFS0FCTFFWcDVtRFJBQUJCQkJBQUFFRXFpTkFBbHFkYzlFZENUVUNDQ0NBQUFJSUlO Qm9BUkxRUnA5ZURnNEJCQkJBSUwwQUxSRkFvQ2dCRXRDaXBOa1BBZ2dnZ0FBQ0NDQ0F3SFFCRXRE cERQelRGYUJHQUFFRUVFQUFBUVR5RmlBQnpWdVkvaEZBQUFFRUVFZ1dvQVVDclJJZ0FXM1Y2ZVpn RVVBQUFRUVFRQUNCOGdWSVFNcy9CNHlnSzBDTkFBSUlJSUFBQXEwUUlBRnR4V25tSUJGQUFBRUVF T2d2d0JvRWloWWdBUzFhblAwaGdBQUNDQ0NBQUFJdEZ5QUJiZmwvQUJ4K1Y0QWFBUVFRUUFBQkJJ b1NJQUV0U3ByOUlJQUFBZ2dnZ01DTUFpeHBwUUFKYUN0UE93ZU5BQUlJSUlBQUFnaVVKMEFDV3A0 OWUwYWdLMENOQUFJSUlJQkFxd1JJUUZ0MXVqbFlCQkJBQUFFRUVIaFBnS215QkVoQXk1Sm52d2dn Z0FBQ0NDQ0FRRXNGU0VCYmV1STViQVM2QXRRSUlJQUFBZ2dVTFVBQ1dyUTQrME1BQVFRUVFBQUJC TWJHV20xQUF0cnEwOC9CSTRBQUFnZ2dnQUFDeFF2OER3QUEvLytmdXVMQ0FBQUFCa2xFUVZRREFI SU9NQnNvNmRGc0FBQUFBRWxGVGtTdVFtQ0MiPjwvaW1hZ2U+PC9nPjwvZz48L2c+PC9nPjxnPjxn IHRyYW5zZm9ybT0idHJhbnNsYXRlKDAuNSAwLjUpIj48cmVjdCB4PSIyNjEiIHk9IjkwLjUiIHdp ZHRoPSI2MCIgaGVpZ2h0PSIzNSIgZmlsbD0ibm9uZSIvPjwvZz48Zz48Zz48Zz48aW1hZ2UgeD0i MjcwLjUiIHk9IjkwLjUiIHdpZHRoPSI0MSIgaGVpZ2h0PSI0My41IiB4bGluazpocmVmPSJkYXRh OmltYWdlL3BuZztiYXNlNjQsaVZCT1J3MEtHZ29BQUFBTlNVaEVVZ0FBQUtRQUFBQ3VDQVlBQUFD NExxWW5BQUFLb1VsRVFWUjRBZXlhYTR4ZFZSbUdwNTNXeEJBc2tReFFLR0tNMmtHNUJhVXhtc2dr SnZOSExKM2VKNU5DUVdlU211SUZhR0wvMU5GNER6VUJURVNSd1JMTFRHZmFqdTNFTkRGWUcvK29K Q0pTUTFJU0tQY0NwYVFCU252b2pXY1JtQVBwbVROclg4KzM5bnFidGJMMzJYdXR0Yi8zZlorOXo2 VXpzMDMvNUlBaEJ3U2tvVEJVU2x1YmdCUUZwaHdRa0tiaVVERUNVZ3lZY2tCQW1vcER4ZGdGVXRs RTZZQ0FqREoydTZJRnBOMXNvcXhNUUVZWnUxM1JBdEp1TmxGV0ppQ2pqTjJ1YUFHWlBCdk5LTkFC QVZtZ3VWbzZ1UU1DTXJsbm1sR2dBd0t5UUhPMWRISUhCR1J5enpTalFBY0VaSUhtYXVua0Rnakk1 SjdablZHQnlnUmtCVUtza2dRQldhVTBLNkJGUUZZZ3hDcEpFSkJWU3JNQ1dnUmtCVUtza2dRQldh VTA3V3J4cmt4QWVsdWxnV1U0SUNETGNGblg4SFpBUUhwYnBZRmxPQ0FneTNCWjEvQjJRRUI2VzZX QlpUZ2dJTXR3V2Rmd2RxQjBJTDByMDhBb0hSQ1FVY1p1VjdTQXRKdE5sSlVKeUNoanR5dGFRTnJO SnNyS0JHU1VzZHNWTFNBbnM5R09CUWNFcElVVVZNT2tBd0p5MGdydFdIQkFRRnBJUVRWTU9pQWdK NjNRamdVSEJLU0ZGRlREcEFNQ2N0SUt1enN4VlNZZ1kwbzdBSzBDTW9DUVlpcFJRTWFVZGdCYUJX UUFJY1ZVb29DTUtlMEF0QXJJQUVLeVcyTCtsUW5JL0QzVmloa2NFSkFaek5QVS9CMFFrUGw3cWhV ek9DQWdNNWlucWZrN0lDRHo5MVFyWm5CQVFHWXdUMVB6ZHlBdklQT3ZUQ3RHNllDQWpESjJ1NklG cE4xc29xeE1RRVladTEzUkF0SnVObEZXSmlDampOMnU2T29EYWRkN1ZkYkFBUUhad0JRZGFwMERB ckoxM3V2S0RSd1FrQTFNMGFIV09TQWdXK2U5cnR6QWdWeUFYTHg0OGJ3bFM1WmNzV0xGaW11V0xW djJCZnI4UllzV25kUGdlcFU2MU4zZGZSWmFQNDN1cTlrdW9GK0ZGNWQwZFhYTnFwVFFCbUxRMmtI L0hIcXZjWjM4UDkvYjIzdCtnNkdKRG1VQ2tvSVdMRisrZkdqR2pCbDN6Snc1YzlPcFU2Y2U1dW9U cDArZnZtdjI3TmwzRU5UQXlwVXJQOG14U2pWMGQ2RDd4amx6NWd5amRaQitMd0wvVE4vVjN0NStY MGRIeHhCanJsMjFhdFZaSEp1cUJYbWNUQzlkdW5UcExSVC9XL3FENkgyWTdIZXcvZE9KRXllMm9Q dDM5TXM1bDZxbEFwSUxmcHkrbGl2K25qQnVvcUFWN0Y5RmQyMHVnSGF6ODgyVEowOXVvRzlFd0pk NVhZbEdJSmVoZVQzOWp3ajZCbHI3MkwrYS9ibjBDK2hmbzYraUQ5ZHF0YlZWdWlISnNadUh6Zy9S ZkJmNmx0Q3ZwTGZ4ZWk0ZXVQeXY1ZlVBKyt2aDQrc0RBd096ZVoyb0pRYVNDODNoQ3V2b2Q5UGZM WWh0dzBhaEYzRmlNZHR4bmloZllUL29odmJMQ1dRVVBkLzNFREtYc1d1NUlYOERsQmQ3akRjOWhQ eHVSdmNtaW5RUEh6WlROOGIxQXVXOWh3OGZYajMxcU1abkVnUEpoYnBZNmdaNmtuWWU4MzVLb1BP VFRMSTB0cWVuNXp6cWNRWmZ5dGFyRWN3OGRGL0pXOWthdEgvRWE1TEJRYndyZkltYjY3dVU1dDRC MkV6ZjBPNmVtai9tOCtWWHB4OWRINUVJU0FyN0xHL1BQMkg2aGZTazdWT0VjMlBTU1ZiRzg1bjRp OVJ5S3oxUkk1aDU5SnZRN3VZbm1tdGg4TUtGQzgrbTlqVm91Q0pGUFJmQXk2M3YzY3hlMHhNQnlW M1NTWEdYZWExODVxQ0xLZTQ2dm8xOTVzeFR0by8wOWZWOUROMERHYXAwVDVhZURQTmJOcFViY1Q2 NXUrOEVhV3RZd0JxZHZwT1RBTWxOTXNOOWtQVmQrNHh4aEhvdWZkNFpKNHdmT0hic21IdEgrR2pH TWovQjI1Zjc0cE54bVJLbWYrQVNoSDRSM2QxUUh6anF2OHRjOTlidERiUTNrSHdHY2srSnMvMUxh VGp5UXA2U0lYNjVjVi9rVXYrVTRad2dtUGwwdDQ1N0dWSy9MbXV4Nkw3RWR3MXZJUGxnUG91Rnov VmRlS3B4ckhGb3FuTldqL05VZHo5MFozcTZzY2I1cy9oblZlTlVkZkVBZVcycWM3N0gwWDVPbCtk L0ZuZ0RpWmMxRnM2anVPZDhoVmdaeDAxVW96K1NwUjdtNytXbXJtVlpveFZ6eWZ4NGx1c3l2NDEr YU0rZVBTZDgxdkVHY214czdFMFdmc0puMGFuR01QOEE1ekpEelJxbE5qNlV2MHJ0V1grMjJjK1hn K0MwODRUTWxEazNvdnZoL04rK2dYa0Q2UmFrdUVmZE5rUGZSeWpQWnBqZmtxbWRuWjNQQXVSL01s Nzg0UGo0ZUhBZlY4akx3YlEzbzNadjd4SUJTU2dQUWZ6OWFZdGo3dWoyN2R1ZlR6dS9WZk1HQndk UDhaRmxCL1dudlNFZm8vYXQ5T0FhNzR6N3lIMG9RK0YzTXZkeHVsZWJCc2dQcjBGeEJ5bk8vU0dC TS9qREo2ZDVSWmdiR2JLVEhtVGpLYm1Ed3RQY2pDOHlieER2MHNMTTlOYTI5dmIyQ1NvWXB5ZHR1 M25DYmtMN203NFRFd0hwRm1YeGZ3TFhyOW4vSDkyMzdRRGtJZWErNER2QjJqajNsRHgrL1BnSWRY bmZWR2crZ0ZkRHRWcnRJZVlGMjdaczJmSWtPdTZuai9tS1lPei8rWC84SDIzYnR1Mi92blBjdU1S QXVrbWpvNk9iTVBzWDdHK2pOMnN2TWU1WGZQYThEUmk5SDl2TkZtemxPVDREdnNJMzVYNDBmWWM2 L2twdjFuWVRTdi9SbzBkL3ZuUG56amVhRFF6aEhKbTdQeXY4R2JXNmg1Rjc2clBic0xsemJ1eHFQ cDc5bytHSUpnZFRBZW5XMjdwMTZ3aVA4dHZaL3hiR1AwRC9PL3Z1dys5ZUF0dE8veVVnOWh3NWNt U0R1OE00VjRubW9FVDczV2hiajZEdm9mc1BiSGZUSDJQLzNTY29iMU5yZVAxdGJzSy9URXhNdk1W K0pScDZIdVdHZEZDdVErdEdNcjRIWWU3cHY1ZlhZL1FIT0hZRG43ZHZacXozRnhuV21HeXBnWFFy akl5TVBNMkY3Nk9JZmdydDQ5ajFQS2JkM3dqMkU5b1BBUEZmdTNidEN1NjNOM1JNMjlEMkNOcnY1 Q2VoMjdneFY2TzdCdy9XOGQrTXZieE4zY081ZmRNdUV1QUFic2hEYUh1UUorYnRBTGdCN2YzSXVK N3RMUnhiVGU1L0d4NGVmcFZqcVZvbUlOKy9JZ1cremVQNUFOdjliSjloRzl6dmJlOXJTYnJkdkhu ejY5eVl6Nkg3S2ZyelZYb2lUdWNGT1I5RXUzc283UWZDbHhsL21wNnA1UUprcGdwU1R0YTBham9n SUt1WmE3Q3FCR1N3MFZXemNBRlp6VnlEVlNVZ2c0MnVtb1VMeUdybUdxd3FBWmw3ZEZvd2l3TUNN b3Q3bXB1N0F3SXlkMHUxWUJZSEJHUVc5elEzZHdjRVpPNldhc0VzRGdqSUxPNXBidTRPQ01qY0xi VzdZQWlWQ2NnUVVvcW9SZ0VaVWRnaFNCV1FJYVFVVVkwQ01xS3dRNUFxSUVOSUthSWFCV1JFWWR1 VldxOU1RTmE5MEo0QkJ3U2tnUkJVUXQwQkFWbjNRbnNHSEJDUUJrSlFDWFVIQkdUZEMrMFpjRUJB R2doQkpkUWRzQVprdlRMdFJlbUFnSXd5ZHJ1aUJhVGRiS0tzVEVCR0didGQwUUxTYmpaUlZpWWdv NHpkcm1nQjZadU54cFhpZ0lBc3hXWmR4TmNCQWVucmxNYVY0b0NBTE1WbVhjVFhBUUhwNjVUR2xl S0FnQ3pGWmwzRTF3RUI2ZXVVM1hHVnFreEFWaXJPOE1VSXlQQXpySlFDQVZtcE9NTVhJeUREejdC U0NnUmtwZUlNWDR5QUREOUR1d3BTVkNZZ1U1aW1LY1U1SUNDTDgxWXJwM0JBUUtZd1RWT0tjMEJB RnVldFZrN2hnSUJNWVpxbUZPZUFnQ3pPVzYyY3dvR1NnRXhSbWFaRTZZQ0FqREoydTZJRnBOMXNv cXhNUUVZWnUxM1JBdEp1TmxGV0ppQ2pqTjJ1Nk9pQnRCdE5uSlVKeURoek42dGFRSnFOSnM3Q0JH U2N1WnRWTFNETlJoTm5ZUUl5enR6TnFoYVFacU9Kc3pBQkdXZnVabFVMU0xQUnhGbVlnSXd6ZDdP cUJhVFphT0lzVEVER21idFoxUUxTYkRSMkN5dXlNZ0ZacEx0YU83RURBakt4WlpwUXBBTUNza2gz dFhaaUJ3UmtZc3Mwb1VnSEJHU1I3bXJ0eEE0SXlNU1dhVUtSRG1RRHNzakt0SGFVRGdqSUtHTzNL MXBBMnMwbXlzb0VaSlN4MnhVdElPMW1FMlZsQWpMSzJPMktyaXFRZGgxWFpVMGRFSkJON2RISnNo MFFrR1U3cnVzMWRVQkFOclZISjh0MlFFQ1c3Yml1MTlRQkFkblVIcDBzMjRGM0FBQUEvLzhlL1FR TEFBQUFCa2xFUVZRREFNWXlYWHNLYVdEbkFBQUFBRWxGVGtTdVFtQ0MiPjwvaW1hZ2U+PC9nPjwv Zz48L2c+PC9nPjxnPjxnPjxyZWN0IHg9IjMyMSIgeT0iODUiIHdpZHRoPSIxNzAiIGhlaWdodD0i NDYiIHN0cm9rZT0iIzgyQjM2NiIgc3Ryb2tlLXdpZHRoPSIxLjUiIGZpbGw9IiNENUU4RDQiLz48 L2c+PGc+PGc+PGc+PGltYWdlIHg9IjMyMiIgeT0iOTUuNSIgd2lkdGg9IjE2OCIgaGVpZ2h0PSIz MS41IiB4bGluazpocmVmPSJkYXRhOmltYWdlL3BuZztiYXNlNjQsaVZCT1J3MEtHZ29BQUFBTlNV aEVVZ0FBQXFBQUFBQitDQVlBQUFEN2w2T3pBQUFRQUVsRVFWUjRBZXlkQ2RBdFJYbUdEeEZrRXdG RlFOa0ZFcGJnZ2hCSkNjWWxRTVNBQzJnU0VUQUZrVmlKMFJoalVoV1FKRVJqTkVaaWtMaUJ1SXRh Ym9naWl3dGFJTW9GdEZ4d0FlVUNDaWdnQWdJaTRQdGU3OENjY2VaTTl6bXo5Smw1Ym4zdjN6UGQz L1IwUC9QWGY3L3E2ZTc1blFuL0lBQUJDRUFBQWhDQUFBUWcwQ0VCQXRBT1lYTXJDRUFBQXZjVDRB Z0NFSURBZUFrUWdJNzMyZE56Q0VBQUFoQ0FBQVFnMEF1QlhnUFFYbnJNVFNFQUFRaEFBQUlRZ0FB RWVpVkFBTm9yZm00T0FRaEFvQmNDM0JRQ0VJQkFyd1FJUUh2Rno4MGhBQUVJUUFBQ0VJREErQWlN TndBZDM3T214eENBQUFRZ0FBRUlRQ0FKQWdTZ1NUd0dHZ0VCQ0RSTTRJR3FiMlBwRWRJanBkMmwz NVAya1p6dW9IUTdhVXRwVStuQjBwb1MxZ0VCYmdFQkNFQ0FBSlRmQVFoQVlBZ0VIR3p1cUk0OFUz cTVkSXIwUDlJbnBNdWxGZEpsMG5uU3VkTG5wUTlLSDVQZUlmbjRuVXIvVzlwTDJrbHlZTXJmU0lI QUlBQUJDRFJOZ0QrdVRSTU5xZzhuQ0VDZ0FRSVBVUjI3U1lkSmI1QWNWSDVVNmV1a1E2VVhTSStU aXJhRk1xdzlsTHI4QUtYN1M4K1Qva0c2UURwSE9sVnlFUHZYU2oxU3FnU0RBQVFnQUlFbUNCQ0FO a0dST2lBQWdTNEpPQmg4am03b29QUHJTdDhsSFNINWRidVNSc3dCNnROVTAwdWsvNWUrSXIxZTJs bGFSOEtXbFFEdGhnQUVraUJBQUpyRVk2QVJFSUJBQUFFSG1IOHV2MytWL01yOGNLVXg5bU01WHl0 ZEl2bFlTYkE5WEo0dmt6d3k2bGYydStpWU9hT0NnRUVBQWhDWWh3QUI2RHpVbHZzYVdnK0JaU093 dmhyOERPbGs2ZjNTa1ZLSTJmZFZjdlNyK0cyVVBrYmFWWHFxOUdocGEybGY2VytsOTBraFFXa1dC Sjh0ZndlaXJsZUhHQVFnQUFFSXhCQWdBSTJoaFM4RUlOQTFBUWQ0ZjZlYmVySFFueWl0TTQ5d09s RGRTbzdQbDQ2UnZMaG9wZExycFJ1bG02U2ZTRmRKSHRGOGsxTFBHZlVDcGhmcDJNR2xrcG5tUU5U MWU4N3BIOGlUMS9LQ2dOVVJvQndDRU1nSUVJQm1KRWdoQUlIVUNEamdkT0Q1Nm9DRy9VZytyNVVl S3gwbFhTM2RJOFdZNTNtK1dSY2NMQjBvT1poVk10Tjh2NC9JdzBIeTVrb3hDRUFBQWhBSUlFQUFH Z0FKbCtZSVVCTUVBZ2g0YnVXejVQY2ZrbCtiSzVscERoVC9VaDcvSlBsWXlVSjJpNjcrcEhTUTlH NnB6cnhneWEveHZZWFQ5blhPbEVNQUFoQ0F3R1JDQU1wdkFRUWdrQktCdGRXWVowc2VWZlFXU1Rx Y2FYNkY3bjA3ejVycE5WL2hWM1daUjFQL1JxbEhXSlZVbWwvNSt6WCtpZkx3UnZkS01BZ2tSWURH UUNBcEFnU2dTVDBPR2dPQlVSTllTNzMzbnB1bktRMHhMekx5U3ZnclE1em45UG1scmp0SmNydVUx SnFuRFp3Z0wyK0tyd1NEQUFRZ0FJRXlBZ1NnWlZUSUd5WUJlcFU2QWIveWR2QVcwazd2Lytrdkhv V3NYQStwcjg3bmREbDRSYjJTV25NUTZwRlFyN0t2ZGNZQkFoQ0F3QmdKRUlDTzhhblRad2lrUjhC elBmODVzRmtPT2crUmI5MXJjYmswYWc1QVExYkkrNmI3NmNkckpIK3RTUWtHZ1hFVG9QY1FLQkln QUMwUzRSd0NFT2lhd0hhNjRTbVNQNDJwcE5hOE9PbDd0VjdOTzl5dUtvK1RRaGM2N1NOZlR4RlFn a0VBQWhDQVFKNEFBV2llQnNjUWFJMEFGVmNROENiekwxV1p0ek5TVW10ZWRQVGVXcS8ySEM1UTFW NlVwS1RXdHBUSFAwcmUvRjRKQmdFSVFBQUNHUUVDMEl3RUtRUWcwQWNCZjlMU2UyaUczdHR6Ukc4 T2RXN0o3NHVxOTFJcHhMeGh2ZHU4WVlnelBoQ0FRQXNFcURKSkFnU2dTVDRXR2dXQlVSRFlWTDA4 WGdvMWI3VjBmcWh6aTM3K2l0S1pFZlh2TE44blNoZ0VJQUFCQ0t3bVFBQzZHZ1FKQkFaTUlOV3U3 YTJHN1MrRjJzVnl2RWxLd1dJQ1VHOVUvMkkxbWxGUVFjQWdBQUVJbUFBQnFDa2dDRUNnYXdJYjZZ WkhTekYyYW94enk3N2VwTjViUVlYZXhsTU50Z2wxeGc4Q0VCZ0tBZnBSUllBQXRJb00rUkNBUUpz RXZFQW5abkhPcDlXWW4wcXAyQy9Va0ppQTJLT2dMOUExR0FRZ0FBRUlpQUFCcUNCZ0VJQkFld1Fx YWo1QytRN0tsQVRaMnZLNlVVckp2aFBabUNmSmYzTUpnd0FFSURCNkFnU2dvLzhWQUFBRU9pZmd1 WkM3UmQ3MUl2bmZLNlZrMzQ1c2pCZGRQU3p5R3R3aEFBRUl6RXNnNmVzSVFKTitQRFFPQW9Na3NM RjZGUnVBcHJENlhjMmVzbHQxNXE4eUtRa3lqL2crSmNnVEp3aEFBQUlESjBBQU92QUhUUGNna0ND QkRkUW03NCtwSk5qdURQYk1PN1o3N0htZzEwZmU0dkdSL3JoREFBSVFHQ1FCQXRCQlBsWTZCWUdr Q1d3L1IrdnVtdU9hdGk5eFVCejdOL1J1TldwZENZTUFCQ0F3YUFKMW5Zdjk0MWxYSCtVUWdBQUU2 Z2hzWGVkUVVyNnlKSy92ckYrcEFkK1FZbXdUT1Q5UXdpQUFBUWlNbWdBQjZLZ2ZQNTJIUUM4RVBC Y3k5c2FwTFVESzJqK2pYWm5MVkxxWnpoNGdZUkNBQUFSR1RZQUFkTlNQbjg1RG9CY0NNUXQzc2dh dWtSMGtsc2EyNnpxMS94NEpnd0FFSURCcUFxMEdvS01tUytjaEFJRXFBbGRYRmN6SW4rZTEvWXpx R2lseThPbXRsV0lxOHpWK2RSOXpEYjRRZ0FBRUJrZUFBSFJ3ajVRT1FTQjVBbDY4RTl2SUZBTlF6 K1dNM2RmVFgzT2FwLyt4dlBDSEFBUWdrRFFCQXRDa0h3K05nOEFnQ2R3eFI2L1dtdU9hdGk5WlJ6 ZUlIUUgxdGswcHJ1aFhWekFJUUFBQzNSRVliZ0RhSFVQdUJBRUl4Qkc0VE80cnBCamJKc2E1STkv MWRKL1lSVWdwYnFpdmJtQVFnQUFFdWlWQUFOb3RiKzRHQVFoTUpqY0x3amVsR05zcXhya2ozL1Yx bjRkTE1SYjcvZmlZdXBQeHBTRVFnQUFFNmdnUWdOWVJvaHdDRUdpYXdNOVZZV3dBNnMzYlUzc052 NmY2RVdNWHkva0dDWU1BQkNBd2VnSUVvSzM4Q2xBcEJDQlFRK0JiTmVYRjRoMlU0UkZISmNuWW95 SmJjcFA4ZnlKaEVJQUFCRVpQZ0FCMDlMOENBSUJBTHdROEdtaUYzdHlMZlI0YzZ0eVJYK3pLL0pQ VUxoWWdDVUtyUnVVUWdNQlNFQ0FBWFlySFJDTWhNRGdDUDFLUHpwTkM3UkZ5M0VOS3hSd1F4MnpC NU0zM0wwcWw4YlFEQWhDQVFOOEVDRUQ3ZmdMTjM1OGFJYkFzQkQ0VDJkQXRJLzNiZFBlYzFGMGpi bkNhZk9mWmdGK1hZUkNBQUFTR1I0QUFkSGpQbEI1QllGa0lmRmtOUFVzS3RjZkwwWnUvSytuZFBQ cnBVZG5RaHB3aVJ6N0JLUWpETm5vSEFRaUVFaUFBRFNXRkh3UWcwRFNCbjZuQ04wdWg5bVE1YmlH bFlIOFIwWWl6NWZ0RENZTUFCQ0FBZ2RVRUNFQlhneUJwaGdDMVFDQ1N3SmZrSDdvaTNudHU3aVQv dm0wak5XQTNLZFFjWk44UzZ0eUEzeHFxdzNOVXQxWDZCR2xqQ1lNQUJDQ1FGQUVDMEtRZUI0MkJ3 T2dJZUZ1aVl5SjZ2VXVFYjF1dWZ2MitiMkRsNThqUFV0S0pPVGcrU25meURnTS9VT29BL3gxSzk1 YXdZUk9nZHhCWUtnSUVvRXYxdUdnc0JBWkp3S3ZoUStlQ0hpNENHMGg5MmhFUk4zKzVmTDN4dnBM VzdVRzZ3OHVrdDByNXFRclAwUG56SkFlblNqQUlRQUFDL1JNZ0FPMy9HZENDcGdoUXo3SVM4TmVC M2hUWStNM2tGN1A0Uis2TjJwcXF6WXVobE5UYUcrWHhmYWtyMjBzM09sWXFzeGNwTTRYUll6VURn d0FFSURDWkVJRHlXd0FCQ0tSQTRHdHF4QWxTblRrQTNhL09xY1Z5ejBNTjJYN0orNXg2NWZ0dExi WWxYN1UvVS9xY2ZFYmgrQ3Fkc3cyVUlHRHRFS0JXQ01RU0lBQ05KWVkvQkNEUUJvRXJWZWtaMGdx cHpnNlV3M3BTSC9aMDNkUkJxSktaOW5xVmZsM3F5cnc5MWVZemJ1WTVvVjFOQlpqUkRJb2dBQUVJ L0lZQUFlaHZPUEFUQWdzUzRQSUdDSGl4em5zRDZ2RUlaRWdRR0ZCVmxJdGZ2ODhhWmN3cU8xTUhI NUR1bGJxeU8zU2pTNlV5ODhqbksxVGdiYStVWUJDQUFBVDZKMEFBMnY4em9BVVFnTUQ5Qk42dnc3 b3ZKSGtPNkFIeTY5b2M5TzRjY05PVDVPTlg4RW82czd0MXA1T2xhNlM4WGFnVDd6TGdGZkU2eENB d1FBSjBhU2tKRUlBdTVXT2owUkFZTElGcjFiUC9rK3Fzajlmd0lhL2ZQWS9WSTdsMTdXK2pmS1Vx OVFLcHYxSjZ2T1QySHFMMG5kSmRFZ1lCQ0VBZ0dRSUVvTWs4Q2hvQ2dia0pETzFDQjNCdnFPblVv MVJ1S2VuRTF0RmRuaTNOTXMremRQQjgreXlubHNzOEF2cDIzZU9WMHFja3YzNVhna0VBQWhCSWl3 QUJhRnJQZzlaQUFBS1R5WjJDY0w1MGlWUmxYZzIvUjFWaEMvbmVmUDczYStvOVRlVlhTQmdFSURB YUFuUjBYZ0lFb1BPUzR6b0lRS0JOQWg5VzVYNk5yS1RTdk1HNlJ5WXJIUm9zOEFwenp3R3RxdEtq dHQ0QXZxcWNmQWhBQUFJUXlCRWdBTTNCNEJBQ0VJZ24wT0lWNTZwdUwwcFNVbXJlV04yQllXbGhn NW4rTzNub2pQcTg0T2pGS21lVnVTQmdFSUFBQkVJSStBOXJpQjgrRUlBQUJMb200SDByMzZhYlhp ZVZtVmZEZTZGTldWbVRlUTV5OTVsUm9lZXJYamFqbkNJSVFBQUNiUkJZNmpvSlFKZjY4ZEY0Q0N3 ZGdYWFY0cUtVVldtZlU4bC9TbFgyQkJVOFNHclR0bGJsdTB0bDVpODRlYy9Qc3JJc3I5aGZuMmRs cEJDQUFBUkdTWUFBZEpTUG5VNURvQmNDL252ekV0MzVkT2xqcTNXcVVpL3dVVkpwRHZES3Z5bzBt VHhaVjIwc3RXblBuVkg1c1NxclcybCtwSHp5ZmZZK3B3OVJIZ1lCQ0VCZ3RBVDhIOEpvTzAvSElR Q0JUZ25jbzd2ZElqMVYybSsxL0dwN0V4M1BNcitDLzVjS0I3OGVmMXBGV1JQWmJ0dE9GUlY1ZnFw WDYxY1UzNWY5U0IzbCsreHRtaGJkbDNNTjFmbFFhUnRwZThucHBrcjlTVTRsR0FRZ0FJRjJDU3hh T3dIb29nUzVIZ0lRaUNId3ZZS3pWNVp2Vzhnck8vMnNNdDhubGRtVHlqSWJ5dHRSOVpRRnVBNktq MVBaRGRJczgraHM4ZXRKMzlRRkRzU1Z6R1ZtNW52NzlmOFhWY1AzcFI5S241Q09rZmFXSEtBcXdT QUFBUWlrU1lBQU5NM25RcXNnTUZRQzMxTEhWa2g1YzVDWFB5ODcvb1V5VDVHODRsekpsRG5BODBq bFZHWkRKOCtzcU9kZGs4bWtHRXlYdVQ1QW1jVU44ejBDcXV5NTdJOTAxY2NsQjZCYktOMUt5c3hm UWZLVWdOY3BZMTlwVFFtREFBUWdrQ1FCQXRBa0h3dU5nc0JnQ1hobGUvRTE4VjZCdmYyOC9Melp1 NUlwOHh4U3YzNmV5bXpnWkgzVjhWaXBhSjZQNnE4TkZmUEx6dDB1cjliUGwzblVNbjhlZXV6NXJ2 OGw1ejJsekw2cWcySkFiNTRuSzkvVEc1UmdFSUFBQk5JanNGQUFtbDUzYUJFRUlKQTRBUWVnM3lp MDBTT1loYXpTMDd1VmU0WlVOSThFSGxqTWJPQjhWOVZSOXZXanM1VC9YU25FRGl0eDhpaHdTZmJN TEU5VGVMYzhQTXFwWkhLUmZtd25QVVh5cU9nbmxlWnRTNTE0OGRRR1NqRUlRQUFDeVJFZ0FFM3Vr ZEFnQ0F5ZXdKY0xQZlFvWWVpcWNJLzJsYzBGOVd2dXBsODUvMHJ0OUh4TEpWUG1GZTFUR1ROTzhx T1ZkblB3NmlEY3g2RXltdy9KMllHMmtva1plRjZxNTMzZXFvemJwTXVsb2oxYUdSdEtHQVFnQUlI a0NCQ0FKdmRJYUJBRUJrL0FpMmJ5bmZRcjZvUHpHVE9PL2JXaEQ1YVVleFIxbzVMOFJiTCtyT1Jp Qjc4WGx1UlhaWGtVTlYvbVJVdXhBZWl6Vk1FZWt1MGEvVGhJK3FtVXQvWHlKNnVQLzFDcFY4Z3J3 U0FBQVFpa1JXQjVBOUMwT05JYUNFQWduSUJmUVJjWEUvbFZzbDh6aDlSeWdad3VsZkxtSURaa01W UCttbG5IZm5YdDFlUkZId2VnZHhZeks4NGRGSHVicUh6eGxUcnhkbFJLZ3N6WC8xdk8wOXRSRmRs NUFWYlpYRlZmNW9EVktZSUFCQ0NRRkFFQzBLUWVCNDJCd0NnSWVJc2dqd1RtTytzdkdubVRlczl4 OU90MGYzM0lRYUFYQW5sMHo2T2I2K2dDeXlPSUg5WngzamJUaWZmRlZOS0lyYTFhYnBieWRvNU92 UExkYmNqa3J6QzVqVTRkQkR1SS9sMzVlZlRVKzRUcWNNcStNM1ZXZi9KQ3VXU3YzaDE0ZmxUblJY UGduWTJRNXNzY2ZEWTlMV0ZWL2Z5QUFBUWdoWXRKcXdBQUNDQkpSRUZVc0NnQkF0QkZDWEk5QkNB UVMyQ2xMaWd1UlBKMlFpOVZ2Z01zejVQMFBFdlBlL3pJNmp3ZmU1L0xUTTlYZnRGMktXWXNjTzZn MG5NbzgxVjR0ZjJKeXNqYTROVHRzeHdRbjZreXQ5OUJwci9lVkx4ZXhaT1lGZkRlUXpRL3N1bTZI WHk3bnJ5T3lKL2tqcS9Wc2JldlVvSkJBQUlRU0lzQUFlaGN6NE9MSUFDQkJRaDROYnNYMHBSVjRV VS9IczMwS09qK2NzaSttUFRIT3ZiZWxwbkt2azdrYStUV2lEa0E5WWhtdmpJSGxObjk4Nm5iNkxi dUp1ZkhTRlgyS1JXVUJaREtMalgzSjl1SDFLT1ovMTdpNVM4ZzdWNlM3eXh2MGVSZzM4Y0lBaENB UUZJRUNFQ1RlaHcwQmdLaklWQzJhbnZSenZ2VnZsL1hMMXFQcjI5ajhjNWFxamowQzBqdWkxL2o2 NUpWNXVEMXhsVkgwei84eXIrNDB0NGUvajc5cTN3d09ORWhDRUJnRUFRSVFBZnhHT2tFQkphT1FN eENuTkRPZWNWNVUzTWVIZGlGM2pmVXo0dXY3Z2gxbHA4RFRvOTgvbGpIbnBMZ2JhRjBlSi81SzB0 bFV4SHM0SUMxT00vVytRZ0NFSUJBRWdRSVFKTjRERkdOd0JrQ1F5RGdWL0JXazMzeHEvMTFHNnJR YzFJYnF1cSthbUxtZjk2cnExNHIrYlcvRjJhVnNmSTBoQVBrVTJhZU03dklKei9MNmlRUEFoQ0FR R01FQ0VBYlEwbEZFSUJBQklHNzVGdjhKS2V5RmpMUEgyMHFBUFhvNGtLTktibllBWEpKZG1XVzU0 dDZGUE1xZVhnRnZKSXA4eHhWYXlwVEp4NDE5V3A5SFdMTkVxQTJDRUNnS1FJRW9FMlJwQjRJUUND R3dQVnlMcTZFVjlaQzVsSEQyQ0N2Nm9ZN1ZCVXNrSC94QXRjV0wzV2dYYlY1LzZmbDdLQlZDUVlC Q0VBZ1RRSUVvR2srbDJSYlJjTWcwQ0NCbUM4S2hkejJFamw1OFk2U2hlMzhoV3VZcnNCYk5IbEVj enAzL2pPUDloNWRjZmxybE4vR0hGdFZpMEVBQWhCb2hnQUJhRE1jcVFVQ0VJZ25jSVV1T1UvNlRF TnkwRmo4UktXcW5zdThmZEViZGFVWDg1eXR0S3FOM3JPMHFpeWYveVhWMFdRQStnclZWMlorVmUv WDltVmw1QzAzQVZvUGdVRVJJQUFkMU9Pa014QllLZ0orVmZ4MHRmaVFodlMvcXFlcGpkZjlGYU5Y cXo2LzVqNU1hVlVibnp1akxIK04yOWJVcUtTL0NsVzE5K2NaYXMvUEpBd0NFSUJBMGdRSVFKTitQ RFJ1aWdBblF5UGdiWVZ1VmFlYTBtMnFxMG03VHBWNTJ5U25WVzI4V1Q1VlpjVjh1VFppWGhsZnRm Zm44WTNjZ1VvZ0FBRUl0RXlBQUxSbHdGUVBBUWhBb0VFQ1hwMS9hRVY5SHYxc2FncEN4UzNJSGlz QitnMkJwZ2tRZ0RaTmxQb2dBQUVJdEVmZ29hcTZhdS9QQzFSVzNQdlRpN0w4dWM0bnFtdzd5Vjlq VW9KQkFBSVE2SmNBQVdpLy9MbjcwaENnb1JCSWdvQmZ2MjlSMGhKL0xja0JhTEhJd2VjSGxQa0Z5 UXVoZks1RERBSVFnRUMvQkFoQSsrWFAzU0VBQVFpRUV2RGVuMTcwVk9idjErK1hseFRzcUx5OUpK c1hRVjNyQXdTQnBTSkFZd2RKZ0FCMGtJK1ZUa0VBQWdNa3NJbjZkSlJVWnQ3N3M3Z0p2MSszZXlW KzV1OHRwYnd3S2pzbmhRQUVJTkFiQVFMUTN0QnpZd2dFRThBUkFpWndqSCtVcUdydnowM2wrMElw TTI4cmxSMlRRZ0FDRU9pVkFBRm9yL2k1T1FRZ0FJRWdBZytUbHo4MXF1UzN6Sy9meS9iK2ZHWE84 MjA2OW5aU1NqQUlRQ0NjQUo1dEVTQUFiWXNzOVVJQUFoQm9qb0EzMlBlSVpsbU5KNVJrZXQ1bmNm VFRlNXFXdUpJRkFRaEFvSHNDQktEZE0rZU9FRmdxQWpRMkNRS2UzK2s5UUl1TjhldDNCNmY1L0Ex MWNxS1VtVWMvcjhsT1NDRUFBUWlrUUlBQU5JV25RQnNnQUFFSXpDYmcwY3RMU2x6OE45eGxXWkdE ei9mbzVIR1N6WUhuc1RxNFM4SWdBSUhsSWpEbzF2cVAxNkE3U09jZ0FBRUlESVRBNTlTUHE2Uzhi YTZUYlNXL252ZEc4K2ZxK0U4bDI5WDY0YThtTWZkVElEQUlRQ0F0QWdTZ2FUMFBXZ01CQ09RSmNK d25zRUluWjBwRjh3YjBGeXZ6Q2lrYitYU2dlcHpPdmZtOEVnd0NFSUJBV2dRSVFOTjZIclFHQWhD QVFCVUI3K0hwbGUybnkyR2xsTGY4MTVFdVZNR1JrbC9GZSs2b0RqRUlRQUFDY1FUYTlpWUFiWnN3 OVVNQUFoQm9qb0MvWkhTNHF2UG81bHVVZmtYeXEzWUhuUi9YOGRIU3dkTFowaThsREFJUWdFQ1NC QWhBazN3c05Bb0NFT2lmUUxJdDhKNmZwNnAxZnk4ZElPMHBIU1FkSnIxVjhzSWpKUmdFSUFDQmRB a1FnS2I3YkdnWkJDQUFnVmtFYmxmaERaSkhSYTlYZW91RVFRQUNFRmdLQWpNRDBLWG9BWTJFQUFR Z0FBRUlRQUFDRUZncUFnU2dTL1c0YUN3RUlEQVNBblFUQWhDQXdLQUpFSUFPK3ZIU09RaEFBQUlR Z0FBRUlKQWVnWFFEMFBSWTBTSUlRQUFDRUlBQUJDQUFnUVlJRUlBMkFKRXFJQUFCQ0F5SkFIMkJB QVFnMERZQkF0QzJDVk0vQkNBQUFRaEFBQUlRZ01BVUFRTFFLUnpaQ1NrRUlBQUJDRUFBQWhDQVFG c0VDRURiSWt1OUVJQUFCQ0FRVDRBcklBQ0JVUkFnQUIzRlk2YVRFSUFBQkNBQUFRaEFJQjBDQktE cFBJdXNKYVFRZ0FBRUlBQUJDRUJnMEFRSVFBZjllT2tjQkNBQUFRaUVFOEFUQWhEb2lnQUJhRmVr dVE4RUlBQUJDRUFBQWhDQXdDb0NCS0NyTVBBakkwQUtBUWhBQUFJUWdBQUUyaVpBQU5vMlllcUhB QVFnQUFFSTFCUEFBd0tqSWtBQU9xckhUV2NoQUFFSVFBQUNFSUJBL3dRSVFQdC9CclFnSTBBS0FR aEFBQUlRZ01Bb0NCQ0FqdUl4MDBrSVFBQUNFSUJBTlFGS0lOQTFBUUxRcm9selB3aEFBQUlRZ0FB RUlEQnlBZ1NnSS84Rm9Qc1pBVklJUUFBQ0VJQUFCTG9pUUFEYUZXbnVBd0VJUUFBQ0VJREFieE1n WjVRRUNFQkgrZGpwTkFRZ0FBRUlRQUFDRU9pUEFBRm9mK3k1TXdReUFxUVFnQUFFSUFDQlVSRWdB QjNWNDZhekVJQUFCQ0FBQVFqY1Q0Q2p2Z2dRZ1BaRm52dENBQUlRZ0FBRUlBQ0JrUklnQUIzcGc2 ZmJFTWdJa0VJQUFoQ0FBQVM2SmtBQTJqVng3Z2NCQ0VBQUFoQ0FBQVFtazFFeklBQWQ5ZU9uOHhD QUFBUWdBQUVJUUtCN0FyOEdBQUQvL3djV1hpVUFBQUFHU1VSQlZBTUFIVFY3RzNBZnFvWUFBQUFB U1VWT1JLNUNZSUk9Ij48L2ltYWdlPjwvZz48L2c+PC9nPjwvZz48Zz48ZyB0cmFuc2Zvcm09InRy YW5zbGF0ZSgwLjUgMC41KSI+PHJlY3QgeD0iNDkxIiB5PSI5MC41IiB3aWR0aD0iNjAiIGhlaWdo dD0iMzUiIGZpbGw9Im5vbmUiLz48L2c+PGc+PGc+PGc+PGltYWdlIHg9IjUwMC41IiB5PSI5MC41 IiB3aWR0aD0iNDEiIGhlaWdodD0iNDMuNSIgeGxpbms6aHJlZj0iZGF0YTppbWFnZS9wbmc7YmFz ZTY0LGlWQk9SdzBLR2dvQUFBQU5TVWhFVWdBQUFLUUFBQUN1Q0FZQUFBQzRMcVluQUFBS29VbEVR VlI0QWV5YWE0eGRWUm1HcDUzV3hCQXNrUXhRS0dLTTJrRzVCYVV4bXNna0p2TkhMSjNlSjVOQ1FX ZVNtdUlGYUdMLzFORjREelVCVEVTUndSTExUR2ZhanUzRU5ERllHLytvSkNKU1ExSVNLUGNDcGFR QlNudm9qV2NSbUFQcG1UTnJYOCszOW5xYnRiTDMyWHV0dGIvM2ZaKzl6NlV6czAzLzVJQWhCd1Nr b1RCVVNsdWJnQlFGcGh3UWtLYmlVREVDVWd5WWNrQkFtb3BEeGRnRlV0bEU2WUNBakRKMnU2SUZw TjFzb3F4TVFFWVp1MTNSQXRKdU5sRldKaUNqak4ydWFBR1pQQnZOS05BQkFWbWd1Vm82dVFNQ01y bG5tbEdnQXdLeVFITzFkSElIQkdSeXp6U2pRQWNFWklIbWF1bmtEZ2pJNUo3Wm5WR0J5Z1JrQlVL c2tnUUJXYVUwSzZCRlFGWWd4Q3BKRUpCVlNyTUNXZ1JrQlVLc2tnUUJXYVUwN1dyeHJreEFlbHVs Z1dVNElDRExjRm5YOEhaQVFIcGJwWUZsT0NBZ3kzQloxL0IyUUVCNlc2V0JaVGdnSU10d1dkZndk cUIwSUwwcjA4QW9IUkNRVWNadVY3U0F0SnRObEpVSnlDaGp0eXRhUU5yTkpzcktCR1NVc2RzVkxT QW5zOUdPQlFjRXBJVVVWTU9rQXdKeTBncnRXSEJBUUZwSVFUVk1PaUFnSjYzUWpnVUhCS1NGRkZU RHBBTUNjdElLdXpzeFZTWWdZMG83QUswQ01vQ1FZaXBSUU1hVWRnQmFCV1FBSWNWVW9vQ01LZTBB dEFySUFFS3lXMkwrbFFuSS9EM1ZpaGtjRUpBWnpOUFUvQjBRa1BsN3FoVXpPQ0FnTTVpbnFmazdJ Q0R6OTFRclpuQkFRR1l3VDFQemR5QXZJUE92VEN0RzZZQ0FqREoydTZJRnBOMXNvcXhNUUVZWnUx M1JBdEp1TmxGV0ppQ2pqTjJ1Nk9vRGFkZDdWZGJBQVFIWndCUWRhcDBEQXJKMTN1dktEUndRa0Ex TTBhSFdPU0FnVytlOXJ0ekFnVnlBWEx4NDhid2xTNVpjc1dMRmltdVdMVnYyQmZyOFJZc1duZFBn ZXBVNjFOM2RmUlphUDQzdXE5a3VvRitGRjVkMGRYWE5xcFRRQm1MUTJrSC9ISHF2Y1ozOFA5L2Iy M3QrZzZHSkRtVUNrb0lXTEYrK2ZHakdqQmwzekp3NWM5T3BVNmNlNXVvVHAwK2Z2bXYyN05sM0VO VEF5cFVyUDhteFNqVjBkNkQ3eGpsejVneWpkWkIrTHdML1ROL1YzdDUrWDBkSHh4QmpybDIxYXRW WkhKdXFCWG1jVEM5ZHVuVHBMUlQvVy9xRDZIMlk3SGV3L2RPSkV5ZTJvUHQzOU1zNWw2cWxBcElM ZnB5K2xpdituakJ1b3FBVjdGOUZkMjB1Z0hhejg4MlRKMDl1b0c5RXdKZDVYWWxHSUplaGVUMzlq d2o2QmxyNzJMK2EvYm4wQytoZm82K2lEOWRxdGJWVnVpSEpzWnVIemcvUmZCZjZsdEN2cExmeGVp NGV1UHl2NWZVQSsrdmg0K3NEQXdPemVaMm9KUWFTQzgzaEN1dm9kOVBmTFlodHcwYWhGM0ZpTWR0 eG5paGZZVC9vaHZiTENXUVVQZC8zRURLWHNXdTVJWDhEbEJkN2pEYzloUHh1UnZjbWluUVBIelpU TjhiMUF1VzlodzhmWGozMXFNWm5FZ1BKaGJwWTZnWjZrblllODM1S29QT1RUTEkwdHFlbjV6enFj UVpmeXRhckVjdzhkRi9KVzlrYXRIL0VhNUxCUWJ3cmZJbWI2N3VVNXQ0QjJFemYwTzZlbWovbTgr VlhweDlkSDVFSVNBcjdMRy9QUDJINmhmU2s3Vk9FYzJQU1NWYkc4NW40aTlSeUt6MVJJNWg1OUp2 UTd1WW5tbXRoOE1LRkM4K205alZvdUNKRlBSZkF5NjN2M2N4ZTB4TUJ5VjNTU1hHWGVhMTg1cUNM S2U0NnZvMTk1c3hUdG8vMDlmVjlETjBER2FwMFQ1YWVEUE5iTnBVYmNUNjV1KzhFYVd0WXdCcWR2 cE9UQU1sTk1zTjlrUFZkKzR4eGhIb3VmZDRaSjR3Zk9IYnNtSHRIK0dqR01qL0IyNWY3NHBOeG1S S21mK0FTaEg0UjNkMVFIempxdjh0Yzk5YnREYlEza0h3R2NrK0pzLzFMYVRqeVFwNlNJWDY1Y1Yv a1V2K1U0WndnbVBsMHQ0NTdHVksvTG11eDZMN0VkdzF2SVBsZ1BvdUZ6L1ZkZUtweHJIRm9xbk5X ai9OVWR6OTBaM3E2c2NiNXMvaG5WZU5VZGZFQWVXMnFjNzdIMFg1T2wrZC9GbmdEaVpjMUZzNmp1 T2Q4aFZnWngwMVVveitTcFI3bTcrV21ybVZab3hWenlmeDRsdXN5djQxK2FNK2VQU2Q4MXZFR2Nt eHM3RTBXZnNKbjBhbkdNUDhBNXpKRHpScWxOajZVdjBydFdYKzIyYytYZytDMDg0VE1sRGszb3Z2 aC9OKytnWGtENlJha3VFZmROa1BmUnlqUFpwamZrcW1kblozUEF1Ui9NbDc4NFBqNGVIQWZWOGpM d2JRM28zWnY3eElCU1NnUFFmejlhWXRqN3VqMjdkdWZUenUvVmZNR0J3ZFA4WkZsQi9XbnZTRWZv L2F0OU9BYTc0ejd5SDBvUStGM012ZHh1bGViQnNnUHIwRnhCeW5PL1NHQk0vakRKNmQ1UlpnYkdi S1RIbVRqS2JtRHd0UGNqQzh5YnhEdjBzTE05TmEyOXZiMkNTb1lweWR0dTNuQ2JrTDdtNzRURXdI cEZtWHhmd0xYcjluL0g5MjM3UURrSWVhKzREdkIyamozbER4Ky9QZ0lkWG5mVkdnK2dGZER0VnJ0 SWVZRjI3WnMyZklrT3U2bmovbUtZT3ovK1gvOEgyM2J0dTIvdm5QY3VNUkF1a21qbzZPYk1Qc1g3 RytqTjJzdk1lNVhmUGE4RFJpOUg5dk5GbXpsT1Q0RHZzSTM1WDQwZlljNi9rcHYxbllUU3YvUm8w ZC92blBuemplYURRemhISm03UHl2OEdiVzZoNUY3NnJQYnNMbHpidXhxUHA3OW8rR0lKZ2RUQWVu VzI3cDE2d2lQOHR2Wi94YkdQMEQvTy92dXcrOWVBdHRPL3lVZzlodzVjbVNEdThNNFY0bm1vRVQ3 M1doYmo2RHZvZnNQYkhmVEgyUC8zU2NvYjFOcmVQMXRic0svVEV4TXZNVitKUnA2SHVXR2RGQ3VR K3RHTXI0SFllN3B2NWZYWS9RSE9IWURuN2R2WnF6M0Z4bldtR3lwZ1hRcmpJeU1QTTJGNzZPSWZn cnQ0OWoxUEtiZDN3ajJFOW9QQVBGZnUzYnRDdTYzTjNSTTI5RDJDTnJ2NUNlaDI3Z3hWNk83Qncv VzhkK012YnhOM2NPNWZkTXVFdUFBYnNoRGFIdVFKK2J0QUxnQjdmM0l1Sjd0TFJ4YlRlNS9HeDRl ZnBWanFWb21JTisvSWdXK3plUDVBTnY5Yko5aEc5enZiZTlyU2JyZHZIbno2OXlZejZIN0tmcnpW WG9pVHVjRk9SOUV1M3NvN1FmQ2x4bC9tcDZwNVFKa3BncFNUdGEwYWpvZ0lLdVphN0NxQkdTdzBW V3pjQUZaelZ5RFZTVWdnNDJ1bW9VTHlHcm1HcXdxQVpsN2RGb3dpd01DTW90N21wdTdBd0l5ZDB1 MVlCWUhCR1FXOXpRM2R3Y0VaTzZXYXNFc0RnaklMTzVwYnU0T0NNamNMYlc3WUFpVkNjZ1FVb3Fv UmdFWlVkZ2hTQldRSWFRVVVZMENNcUt3UTVBcUlFTklLYUlhQldSRVlkdVZXcTlNUU5hOTBKNEJC d1NrZ1JCVVF0MEJBVm4zUW5zR0hCQ1FCa0pRQ1hVSEJHVGRDKzBaY0VCQUdnaEJKZFFkc0Faa3ZU THRSZW1BZ0l3eWRydWlCYVRkYktLc1RFQkdHYnRkMFFMU2JqWlJWaVlnbzR6ZHJtZ0I2WnVOeHBY aWdJQXN4V1pkeE5jQkFlbnJsTWFWNG9DQUxNVm1YY1RYQVFIcDY1VEdsZUtBZ0N6RlpsM0Uxd0VC NmV1VTNYR1Zxa3hBVmlyTzhNVUl5UEF6ckpRQ0FWbXBPTU1YSXlERHo3QlNDZ1JrcGVJTVg0eUFE RDlEdXdwU1ZDWWdVNWltS2NVNUlDQ0w4MVlycDNCQVFLWXdUVk9LYzBCQUZ1ZXRWazdoZ0lCTVla cW1GT2VBZ0N6T1c2MmN3b0dTZ0V4Um1hWkU2WUNBakRKMnU2SUZwTjFzb3F4TVFFWVp1MTNSQXRK dU5sRldKaUNqak4ydTZPaUJ0QnRObkpVSnlEaHpONnRhUUpxTkpzN0NCR1NjdVp0VkxTRE5SaE5u WVFJeXp0ek5xaGFRWnFPSnN6QUJHV2Z1WmxVTFNMUFJ4Rm1ZZ0l3emQ3T3FCYVRaYU9Jc1RFREdt YnRaMVFMU2JEUjJDeXV5TWdGWnBMdGFPN0VEQWpLeFpacFFwQU1Dc2toM3RYWmlCd1JrWXNzMG9V Z0hCR1NSN21ydHhBNEl5TVNXYVVLUkRtUURzc2pLdEhhVURnaklLR08zSzFwQTJzMG15c29FWkpT eDJ4VXRJTzFtRTJWbEFqTEsyTzJLcmlxUWRoMVhaVTBkRUpCTjdkSEpzaDBRa0dVN3J1czFkVUJB TnJWSEo4dDJRRUNXN2JpdTE5UUJBZG5VSHAwczI0RjNBQUFBLy84ZS9RUUxBQUFBQmtsRVFWUURB TVl5WFhzS2FXRG5BQUFBQUVsRlRrU3VRbUNDIj48L2ltYWdlPjwvZz48L2c+PC9nPjwvZz48Zz48 Zz48cmVjdCB4PSI1NjEiIHk9Ijg1IiB3aWR0aD0iMTcwIiBoZWlnaHQ9IjQ2IiBzdHJva2U9IiNE NzlCMDAiIHN0cm9rZS13aWR0aD0iMS41IiBmaWxsPSIjRkZFNkNDIi8+PC9nPjxnPjxnPjxnPjxp bWFnZSB4PSI1NjIiIHk9Ijk1LjUiIHdpZHRoPSIxNjgiIGhlaWdodD0iMzEuNSIgeGxpbms6aHJl Zj0iZGF0YTppbWFnZS9wbmc7YmFzZTY0LGlWQk9SdzBLR2dvQUFBQU5TVWhFVWdBQUFxQUFBQUIr Q0FZQUFBRDdsNk96QUFBUUFFbEVRVlI0QWV5ZENkQTFSWFdHZnlLTElCQ1F4YkJHV1l3Q2dpSXVX R2lRVU1naUNDamlEa0dSSk1hVUZra2xWVEdKQVUxTUZCVktqWUlZd1Fnb3FDd1NWaFdORWlnZ0FS U0ZpQWxiWklzZ0NRRlprL2Y5WUg3NzYzL3VUTTlNejcxenYzbXNjMjVQOTV6ZW5yRSt6dC9UZmVa WGx2RS9DRUFBQWhDQUFBUWdBQUVJVEpFQUR1Z1VZZE1WQkNBQWdWOFM0QW9DRUlEQWVBbmdnSTcz MlROekNFQUFBaENBQUFRZ01CTUNNM1ZBWnpKak9vVUFCQ0FBQVFoQUFBSVFtQ2tCSE5DWjRxZHpD RUFBQWpNaFFLY1FnQUFFWmtvQUIzU20rT2tjQWhDQUFBUWdBQUVJakkvQWVCM1E4VDFyWmd3QkNF QUFBaENBQUFRR1FRQUhkQkNQZ1VGQUFBSVJnVldWWDFlNnNYUUw2UXVsdnlIZFZlcDBhNlhQa200 bTNWQzZ0blFWS1RJSEJCZ2lCQ0FBQVJ4US9qOEFBUWdNZ2NBNkdvU2R5dGNvL1VQcDU2UWZsWjR0 L1luMFN1bjEwbTlKdnlGMSttV2xYNVBhMXRlZjEvVkhwRHRMbnl0OWh2UXBVZ1FDRUlBQUJBWkdB QWQwSmcrRVRpRUFBUkh3Q3VkMlN0OGkvYmowRXVtWjBnOUwzeXc5Vk9xVlR5V0xaQlBsckRzcDlm MTlsTDVLK2licGtkSkxwUmRKN1pqYWlmMWRYWHVsZENXbENBUWdBQUVJRElBQUR1Z0FIZ0pEZ01E SUNOaDVmSjNtYktmeiswcS9JRDFFNnRmdFNyS0krOWhiTGYyQjlGUFN5NlhIU0xlVnJpNUZ4a3FB ZVVNQUFvTWdnQU02aU1mQUlDQXdDZ0liYVpZSFM0K1NuaTU5bTdTSjNDN2pPNlJYUzMydEpGbmM5 M3RsZllIMFJLbFhYcjNQVkpjSUJDQUFBUWhNbXdBTzZMU0p6NzQvUmdDQmFSTllReDN1Sy8xcjZX blN3NlFwY3FxTVBpajFxL2hmVi9wOHFWY3dkMU82ZzlTdjFYZFgraTdwS2RJVXA5UXJvMitVclIx UnY2TDNRU1psRVFoQUFBSVFtQ1lCSE5CcDBxWXZDSXlQZ0oxRXZ3YjNZU0svWnE4ajRCVk9PNGFi eS9DdDB2ZEpUNUxlSXIxTGVvLzBYdW5kMHR1a1BwRGtWK3plTTdxajh2dEpMNWJXaVYvM3U4NVha TGkvMUU2eUVnUUNmUktnYlFoQW9DQ0FBMXFRSUlVQUJISVQ4R3R1TzU1ZStVeHArMjlsWkNmeTdV cHZsVDRtYlNKMlhzOVJoUU9rcjViZUthMlRGOGpnRTlManBYWktsU0FRZ0FBRUlOQTNBUnpRdmdu VC9pSUNaRVpCd0g5WEhFN0pZWkg4MnJ4dTBuWWM5NUxSSDB0VFhxUExyRkx1MTkxenBUNGRmN0xT T3ZGcmVhK0cvbzBNSFFwS0NRSUJDRUFBQW4wUzhIOG8rbXlmdGlFQWdYRVJjREQ0QXpWbGgxTnlp Q1JkVm9wZmx6dHU1L21WVnUxdVhxVnFYazExR0thZjZycE9IQTdxT0JrNWhxZ1NCQUpMaWdDVGdj Q2dDT0NBRHVweE1CZ0l6RFdCbFRWNk8zcys0YTdMV25FSUp1OEx2YW5Xc3IzQm82cjZhZWtSMGhU WlUwWU8xK1N2TGVrU2dRQUVJQUNCUGdqZ2dQWkJsVGFIU1lCUjlVM0FKOTJQVGV6a1d0azVUbWZL eXFSTU84dlgxY0xSMGhUeGRnREhLT1dFZkFvdGJDQUFBUWkwSUlBRDJnSWFWU0FBZ1JVSWJLK1NQ NVdtaVBkNXZsNkdQc1d1WkdyeUFmWGtvUGRLYXNVcm9iWmZ2OVlTQXdoQW9KWUFCaENJQ2VDQXhr VElRd0FDVFFrNFJxZERKYVhzK1hUYmp1MTVneSttckErcnYwOUtIY2hlU2EyOFhCWU9scy9mU1lG QUlBQUJDT1Frd0IvV25EUnBDd0lUQ1N6Wkc2dHJadStScHB4Mmw5bXlpL1Rqb1BGS1ppS1hxOWYz UzFQRU1VeVBsS0dEM3l0QklBQUJDRUFnRndFYzBGd2thUWNDNHlUZ0UrTUhOWmo2R2JKMUlIa2xN NVB2cXVkcnBDbmkyS0ErbFBUMEZHTnNJQUNCQVJKZ1NJTWtnQU02eU1mQ29DQXdGd1RXMHlnZFpO NXhOSFZaS3c2MTVDOFAxUnIyYlBBenRlODRvVXFTeEU3MndVbVdHRUVBQWhDQVFCSUJITkFrVEJo QllLNEo5RFg0TGRYd0h0SlU4Y2wzTzMrcDluM2FuZGVnOFUxbHU3K1VWVkJCUUNBQUFRamtJSUFE bW9NaWJVQmdmQVRXMHBUZkxXMGlEanJmeEw1UDJ5dlV1T09RS2trUzd3UDFZYXNrWTR3Z0FBRUlQ RUdBMzBrRWNFQW5rYUVjQWhDb0l1QlZ3VmRXR1VUM3ZPS1lldm84cXRwTDlpRzFlcUkwVmJ6TndF SHpuNUphQVRzSVFBQUNFSmhNQUFkME1odnVRQUFDa3duOHRtN1pLVk5TTFUvZVhWWHByQThmYVFp TDVQcEZ1ZnFNd3pMOVdyMFpGaENBQUFRZ1VFY0FCN1NPRVBjaEFJR1l3Sm9xMkVIYVJQNUZ4djRz cHBMQnlJOGFqbVJIMlc4Z1JTQUFBUWpNQTRGQmp4RUhkTkNQaDhGQllKQUUxdFdvdHBNMmtadWJH RS9KOW43MWM0ZTBpVFRaZHRDa1hXd2hBQUVJaklvQUR1aW9IamVUaFVBV0FtdXJGY2ZIVkpJc055 VmI1alNzYnVzQjNiNUwya1JlSkdQK2Jnb0NBZ0VJUUtBTEFmNlFkcUZIWFFpTWs4QVdMYWI5U0lz NmZWZnhRYVM3RzNiaTJLZisrbFBEYXBoREFBSVFHQmVCdXRuaWdOWVI0ajRFSUJBVGFCT082SmE0 a1FIay8wOWp1RlBhUkRhVThXcFNCQUlRZ0FBRU9oREFBZTBBajZvUUdDbUJObjgzN093TkVWZlRj ZGsrTVJUVEVLZkxtQ0FBQVFnTWcwQ2IvNUFNWStTTUFnSVFtQ2NDamhzNlQrT2RORllmV25wODBr M0tJUUFCQ0VBZ2pVQ3ZEbWphRUxDQ0FBVG1qTUN0TGNZNzFMODFUZU42cnFTNUR5MmNsSWFFUUFB Q0VKZ3ZBa1A5ajhKOFVXUzBFQmdYZ1lkYlRIZnpGblg2cnJLeU92QXJkU1hKNHRmdlByeVVYR0ZH aG5RTEFRaEFZTkFFY0VBSC9YZ1lIQVFHU2VER0ZxTmFwVVdkdnFzOFZSMDBqV2Q2bmVyOFFvcEFB QUlRZ0VBSEFrdlhBZTBBaGFvUWdFQWxnZi9SWFgvWlNFbXl0RGs1bjl4NFM4TTFWSy9wQ3VobHFv TkFBQUlRZ0VCSEFqaWdIUUZTSFFJakpIQ2Y1dXlWUUNYSk1zUkRTRS9UNkRlU05wRWJtaGlQMVpa NVF3QUNFS2dqZ0FOYVI0ajdFSUJBVE9CL1ZYQ3R0SWxzSW1NN2ZFb0dJNXMxSE1sVnN2K1pGSUVB QkNBQWdZNEVjRUE3QWl5dlRpa0VsanlCcGl1ZzY0aUk5MXdxR1l5OHF1Rkk3cFY5MHk4bnFRb0NB UWhBQUFJeEFSelFtQWg1Q0VBZ2hZRDNnUDVyaXVHVE5zOVF1clowU05MMGs1cG5hZkFjUUJLRVFR dURnd0FFNW9JQUR1aGNQQ1lHQ1lIQkVmQW5MTC9WWUZRYnkzWnY2VkJrWFEza2VkSW1jbTRUWTJ3 aEFBRUlRR0F5QVJ6UXlXem05UTdqaHNDMENGelFzS05WRzlyM2FlNzlxTnMyNk9CVTJkNG1SU0FB QVFoQUlBTUJITkFNRUdrQ0FpTWw4TSthOTBYU1ZObExoazFmZTZ0S0w3S0JXbTF5QXY0ZlpQK0l0 Rzk1cGpxd2M3eWhVcXV2QzQzelJibm40dTBOdVdLdCtxTUJibnQ5amNHcEEvWlgvYmZDOTd5LzEv L0E4RGhXVXozditWVXlObUcrRUlCQUtnSC80VWkxeFE0Q0VJQkFTTUR4UUQ4UkZ0UmNPK2k3WDhY WG1FM2w5cHNhOUdJbis5SUc5bTFOL1ZuUTMxZmxMMHJQay82ajFOc2NDbzN6UmZtSnNqdEYraUpw Vi9rdE5mQVpxZHYrZTZWZmtuNVY2cklUbE1aNnZNbytMVDFkZW9iVTQ3Q2VyR3M3bzBvUUNFQUFB aXNTd0FGZGtRa2xIUWhRZFhRRXZxY1pmMGVhSWw1eDNDM0ZzR2NiTzBiUGI5Q0huYTZmTjdCdmEr b1Z6aU5WK1RYU0hhVXZsTnFwTERUT0YrWDd5bTRmNlNGU0I5ZFgwbHIyVTgwOXBXNzcxVXJkcnR0 L2g2N0w5SENWVzIxck85c2ZxRElIK0Y5SktRSUJDRUNnbEFBT2FDa1dDaUVBZ1VRQ2pvdDVUS0t0 elY3aG54bXJYeTF2a3pnR3IzNWFFODA3bWZsVmVwY0czcW5LVFJ4cm1TOFNPK1l2VzFUU1B1TkRh djVnUWZzV3FObVVBUFlRbUNzQ09LQno5YmdZTEFRR1NjQXJvS2xPbWsrZXozcC80S0dpbUxvVjRE alpUbVAxVTkwcys0RitUcEtlSGVnVnVyYW1ocnphUS9adDVXRlZ2RVRxY0ZOWEtyVTJPWGpsY1hy c0R0anZWL1pxQW9FQUJDQlFUZ0FIdEp3THBmTklnREhQaW9BZE5EdHFLZjE3bjZPL2lwUmkyNGVO LytidG5OaXdUNzdidVU0MDcyem1WY04zcVpVM1BLbHZWUHBLcWZkbEhxMDBSWHpReXl1OEtiYXhq ZGw4U0lWZVNkMVY2V3VsWGhIOU02WC9LUzJUdjFUaEx0TDFwSzd6ZXFWK0RYK3JVZ1FDRUlEQVJB TCtnelB4SmpjZ0FBRUlKQkp3WVBvVUo5UUI2WGRQYkxNUE0rOURUUW0vOUZOMS9tSHBmMHVuS2Y3 TTZZUHEwUHFBVXVkOTJDdjFxMDB2VnAxVUIxdW1pOFQ5ZVV2RlhTcDF2N2NvdFNQNUFhVStBS1Zr dWRnaDNVSTVPNkRlQjN5UHJsMy9JYVYycE4yR0xwR3hFR0NlRUdoS0FBZTBLVEhzSVFDQk1nSjIy TTdVRGI5K1ZWSXBoK251V3RKWmlCMVFhMTNmSDVQQnRkSWhpRU1jaGVPNFdKbXFWK00rTExTbWJI TEtIVkZqNzFmK1A2UStiS1FFZ1FBRUlOQ01BQTVvTTE1WVEyQUNBWXBGd0tGN3ZxQzBUdnlLT01V SnJHdW42WDMvdlh0TFFxV3JaWE9hOURIcEVNU0hnNDRJQnVLVlNhODRCMFdMTG4yUzNhZm9GeFYy eUR4RmRjUG41ZFZQaDJaU01RSUJDRUNnSFFIL1FXNVhrMW9RZ0FBRVZpVGdHSkFYcmxpOHFNUUhn THhYY1ZIaEZESjJvcnhIc2E2cnY1QkIxUXFqYms5Vm5odjE5bGZLMXptQWI1Vk52SEtxb2xiaTFl b2RncHArSFQvdHJRbEI5MXhDSUNKQWRpNEo0SURPNVdOajBCQVlMSUc3TlRLL3Z2WXJlVjFPbEwx MXg0Nk5rcW1KSFZCclZZYytlUFNOS29NWjNQTmhwS0picno1NlQraTVLdkMxa2xLeGd4ODZqYVZH aVlWYnlzNXhRWlVzeUdYNmZWU0tRQUFDRUdoTkFBZTBOVG9xUW1Bd0JJWTJFTzlSdENOWE5TNDdS OXRYR1dTKzU5ZklvU05YMXZ6dEt2eHpxUS9nS0JtRXhLdVlYOWVvdlByNFgwcDlyYVJVSEdrZzll QlNhUU5CNGRPRGExOE96VUgzbUZBSVFHRE9DT0NBenRrRFk3Z1FtQU1DWGgzelp4bTlsM0xTY0gw YTNsLzJtWFEvZDduN3EzTkFqMVduTjBxSEpQSCtUNC90Ri82UituUjYxVllCZjUzSTRaRmsya2tP Q21wNzFkVU9jRkRFSlFUR1RJQzV0eVdBQTlxV0hQVWdBSUVxQW41TjY3MlVWVFoya0o1V1paRHhu dU9QVnIxK2R5RDl6MmJzTDFkVDhmNVBoNFlxMm5hb28vT0tURW5xMStaZHZvemtKczBzUE5Eay9a L2VBdUI3S0FRZ0FJSFdCSEJBVzZPaklnUWdZQUlWNmxlMVZhL2lIWS9Uam1GRkU5bHUrVkJPVldQ djFVM0h3RlF5S0FsWGJiMzZHRHAvL25MUkZ6VmF4K3BVVWlvSHE3U0xrNytTNm9jcjFRNno1UlZ1 RlNNUWdBQUUyaFBBQVczUGpwb1FnRUExQWUrbDlDY1pKOFhUbk5acGVEdTV2MWt4MUQvUnZldWtR NU5KK3ovRGNmb1RuZGF3TEx3K1hKbHdCVlBaUmhLdndKN2ZxRGJHRUlCQW53VG11bTBjMExsK2ZB d2VBbE1uc0xwNmpGVkZFK1hidW5PaWRKSzhWRGZpUXk0cXlpcWJxN1VYU012RSsxU3JWbWxkSjU2 djh5N3ZXNnYyZnhaOWV6K21Qd0JRNU12U3Q2blFoN0NVTkJhdm9CYVZ2QUxyL29vOEtRUWdBSUhX QkhCQVc2T2pJZ1JHUjhDdlk5K3RXZnYwdFowZTYwbktieWl0RXNjRzlSN0xNcHZkVkdoSFMwa0xT YXRTRmZ2ektEWGh3TzVLSnNxaHVoUE8yWFBKY2JoSHpWWkt2UG9ZN3Y4TUs5YUZaTnBUeHVGcmRH V1R4R0d5d2oyazNtK0tBNXFFRGlNSVFLQ09BQTVvSFNIdVF3QUNCUUYvZHRGN0VPMDA3cUZDNnk1 Sy9ZcGJ5VVJ4eUNESEJpMHo4Q0VYTzBobDkzS1VlWFhWZTAzTDJ2TEs1M2ZLYmtSbFd5c2Z6dmwr NVIrWDlpMVYrei9Edm4wWXlVNW9XQlplYjZwTW01Qk0vb2VCRHpLcCtvSmNxdCtoZkIxS1EwRWdB SUZaRXVqYU53NW9WNExVaDhDNENQeGJORjA3a0MrSnlzcXkzMVRoeDZWbDhvcXl3a3hsZGg0bk9i aEhxNCs2ZzBkMndtSUg5aDdWdTFmYXA2VHMvd3o3cnd2SjVNOXpyaHRXU0xoK1RtVGpRMlZSRVZr SVFBQUM3UWpnZ0xialJpMElqSlhBRHpYeCtEdmthNnFzVGg2U3dWblNzaThrMmRHcGU0MnZxcTFr L3dtMWpsSDVqNlIxcDlUTzdnQUFDOEZKUkVGVTRyK1J6NHVNYm40aTMrdXZIZDhqb2g2SytKOVI4 VUxXWDZEeUsvS0ZUTW5QVGlxYnRBOVd0MG9sM1AvcDU4YnI5MUpNRkVJQUFtMEkrSTlybTNyVWdR QUV4a25BVG9oWEFNUFpoNjlwdy9MNDJnZVN2aHdYS20vbjA0SGlkWmxWZkZqSWpsZmM2SjBxK0p3 MFJUdzJyL0tHdHQ4TE16MWRwKzcvTExxM2MrcTl0a1crTExWRHVVYlpqWkt5ZVArbjQzODZxa0dK S1VVUWdBQUVtaFBvNUlBMjc0NGFFSURBbkJPd0UySUhMcHhHN0N5Rjk4SnI3eUU5V3dWZVRWT3lY UHpaeUgyVzUvSmRiS2VtNHRmbktscm0ySmxleWZWMW5mb0VlV3d6alpCTnFmcy93N0U1SEpOWG1j T3k4UHFkeXFTR1pQSUtiUGdQQ3p2ZGo2ZytBZ0VJUUNBTEFSelFMQmhwQkFLakl1Q3ZISVVUOWlw aDZncm01YXA0dWpRV080dXJ4WVVkODNhWTR0VkxOM21PZnhKMWk4anVRdVh2ay9ZcEtmcy95L3Iz dUs0c3V4R1VIYUxybGFWMUVwK2FaLzluSFRIdVF3QUNqUWpnZ0RiQ2hURUVJQ0FDUDVhRzRvRHlC NFFGRmRjUDZON0YwbGk4aXJwT1hOZ3gvNGFTK25hazdBU1gzQ290OHJqQ0d6NjA1Rlhnc0N6M3Ra M2VKdnMvdy81UFVNYnhPcFdVeWw0cVhWOWFKLzVNYW1IajloejlvTWlUUWdBQ0VPaE1ZSDRkME01 VHB3RUlRS0FsQWIrKzlpY1p3K3F2VThhT3FKSmE4UXJxTlpHVlg4TS9PeXJya3ZWcTZqWWxEUnly c2dlbEtiS1ZqTUk0bU1vdTgyY3ZmYURLMTMzcEJsSERrK0ovUm1ZTFdZZGs4bjdOaFV6Smp6bjc2 MGdsdDVZWCtmVjdPRzhmYnZMZTMrVUdYRUFBQWhEb1NnQUh0Q3RCNmtOZ2ZBUWNBM1BWYU5vT2Qv UkhLdHRadXIzVVh4L3lRUmFma1BmQkY0Y0E4cUVncTFjUXo1Qk5LSDZGWDdaZk03UnBjdTArVjRr cU9JRDh2NnZNWXlqMFY1WDN0OUk5Vmp2UW15bS9wZFRCNjcraU5KYVVrL054bmFiNWVQK250eEtr dHVGOXRoK1U4VzNTU2JLdmJsU3ROdHNCamZkLytwbXIyaFBDTHdRZ0FJR3VCSEJBdXhLa1BnVEdS OEN2Wkg4UVRkc081M3RVOWxXcDkwbDZuNlgzZXRyUi9KcktmUHJkWDA0cTFFSHNWYnhJN1Bnc0t1 aVFzZU83UTFUZnI1NC9xckppREU0OVBvL1pZejFmOTN5STUwYWxYNUxha1ZheVNCeU1mVkZCNWt6 Wi9rK3ZhamJweHZZK2tEU3BqcDNMcXBCTURvc1YxdlcyaFREUE5RUWdBSUhPQkhCQVd5R2tFZ1JH VCtDS0NRVDhWU1N2WnRwNTg5ZDNySFkyZDVlOTAwSmZybndzNFd2ZitGN1R2RmRBNHdOSWRycUsv b3UwR0pmSDZYaWZ0cG5VbCtPZjl2MHEyazU0dVAvVEs1b09zVFJwVEdYbDNtSmdoN3JzWGxIbVZk YlkyZlc5bGZUamNFMUtGc1QvMk9oN3pnc2Q4UU1CQ0l5TEFBN291SjQzczRWQUxnSmVKY3pWVnRH T25hMnFWOE9GWFVwcUJ6VEZyb21OUHluYTkyR2MrTkRUUjVvTU1MRDFLclNkeDZCbzBhWDNnWmFG WkxJREhLNGNleitwUHoyNnFQSk1NM1FPQVFnc0NRSTRvRXZpTVRJSkNFeWRRSlZ6MDNZd1BqVGtG YmkyOWNONkx3c3ptYTY5LzlQN1Z6TTFWOXFNVnlhTEcyYmNkdlhSc1ZvL1V6UTBJZlVxY0h6TGUy SDlpcjRvZC96UHg0b01LUVFnQUlGY0JIQkFjNUdjWGp2MEJJRWhFSEF3ZWIrU3pqa1dPem8rSEpT alRSOG15dEZPMklaRFNJWDUzTmZ4Sy9GejFVRmJCMVJWbDMxV1AxV0hrUnlTeVRGY1piWmM0aFhZ Ynk2L3d3VUVJQUNCakFSd1FEUENwQ2tJaklqQXc1cXJZMklxeVNZK2haN0xBVTBKdHQ1MDRMa2Q3 cmgvdi80TzkzOTZOYmhMeUNjZlJ2TEJxcmlmSXY5aVhieFVXb2ovZStEVC8wVyt5d3BzMGNZU1M1 a09CQ0NRaTRELzRPUnFpM1lnQUlIeEVMaEhVN1dEb3lTYmVBL29vNWxhYzlpblRFMHRieWFPZmJy OFJxYUxlUFh4UXgzYjlZcnl5V3JEc1V1VmxNcmJWV3JIVjhreXYzNFA5MzhTLzlOVVVBaEFvQmND T0tDOVlGMjZqVEl6Q0FRRW1ueFJLS2cyOGZKMjNmR3FuNUxPY2tQbkZoWTNNQTFuTE5mK3ozRGtE c2RrRGN2QzYvMlVLVTcrMnhFTjkzOStWL2Y4andJbENBUWdBSUc4QkhCQTgvS2tOUWlNaVlCUHd2 K1RKdXdUMXpuVWNUbnZWbnM1NUdZMWNwelUreWo5NmMrdTQzUDh6eTc3TVRXVVNpbmIvNW5qeEwx UHNEdk9hVlhuYjlaTlJ3MklWMkNKL3lrd0F4S0dBb0VsUlFBSGRFazlUaVlEZ2FrUzhQNUNIMlE1 VUwzbTBJK3BuVnluekIxSTNsOEVlcTNhdElQVmRYd2VXNU12RXFuYlJyS2VySFB1LzFSenk4Vk91 UGR6TGkrSUx2d00vZXI5b0tEYzluMDYzRUZYWEVJQUFtTWtnQU02eHFjK3IzTm0zRU1qNE5lemRo aHphczQ1ZW8rcUQvRTR6VEhHbkdPTDI5b3FLdWk2L3pOc3p2RkxUd2dMb3V0TmxkOVhhaWRVeVlJ US8zTUJBejhRZ0VCZkJIQkEreUpMdXhDQUFBVFNDZlN4L3pQcy9VUmxxa0l5SGFiNzRmNVB4Lzk4 WEdVSUJCWUk4QU9CM0FSd1FITVRwVDBJUUFBQ3pRakVvYWY4eWp6MzYyL3ZyZlZCcWtrajgrZFRp M3QyVk5uL1dkQWdoUUFFZWlHQUE5b0xWaHBkZWdTWUVRUjZJK0NnK2ZIK1Q4ZFp6ZG1odHlLY29n YXJRakxwOW9JNEdrRnVCM2loWVg0Z0FBRUlGQVJ3UUFzU3BCQ0FBQVJtUTJDanFOdWMrei9EcGgy T0tTV1kvaldxaEFNcUNNaEFDRENNSlVrQUIzUkpQbFltQlFFSXpCR0JjUCtuUDNHNlNrOWp2MC90 WGlDdEU4Zi9yTFBoUGdRZ0FJRk9CSEJBTytHak1nU21Rb0JPbGk0Qng5OTBOSUZpaHVmbzRpWnBY K0tZb0E2eE5LbDkzM1BjMUVuM0tZY0FCQ0NRaFFBT2FCYU1OQUlCQ0VDZ0ZZRU5WT3QzcEtGNHYy YVl6M250a0ZRKzVEU3BUYS9BNXQ1L09xa3Z5aUV3QndRWVlsOEVjRUQ3SWt1N0VJQUFCS29KcktY Yjc1T0djaytZNmVIYXE2ME8wTytUN21YTlg2MUNuNWhYZ2tBQUFoRG9qd0FPYUg5c2FSa0NTNElB azhoT3dHR1hObGVybDBqZklRM2xFR1ZlSWwxWjJwZjhYQTFQQ3NuaytKKzZqVUFBQWhEb2x3QU9h TDk4YVIwQ0VCZzNnV2RwK3R0STdWaDZ0Zk40WFo4bXZWbTZvelNXalZWd21mUlQwdCtUdXA1ZjBl K3Q2MXlIazN6Qy9WUzFGNHRYUmI4ZEY1S0hBQVJtUm1CSmQ0d0R1cVFmTDVPREFBUm1UT0E1NnY4 NjZlZWxSMHNQbCs0bnJSUGJmVkpHcnZkM1NvK1NyaXZOSlE3SmRGYlVtUGVIOXIwRklPcVNMQVFn TUZZQ09LQmpmZkxNR3dMelFHQyt4L2hVRGY4QWFRNzV2aHA1VkpwTC9Ccis3S2l4cTVUMzZxZ1NC QUlRZ0VDL0JIQkErK1ZMNnhDQXdIZ0orSVQ3VHBtbWY2YmF5YjA2NmRQd2Q2cmRRcncxb0xnbWhR QUVSazZnNytuamdQWk5tUFloQUlHeEV2Qm5Mdy9VNUovNXBIby82RmE2OXFjM3QxYTZxZFNIa1p4 dW9tdXI5NEJ1cTJ2YjdLSjBEK211MGd1bHVjV3YzTjIyOWRscTNGc0ZsQ0FRZ0FBRStpZUFBOW8v WTNxQUFBVG1ra0NXUVR1b3ZBOGNXWDM5RTdYcXd6NDNLblhRZHp1cFRoMS8wM3E3eW44b3RZMVBw RitrYXg4TWVsQnBibkZJcHV2VnFOdi9zZEp3TlZSWkJBSVFnRUIvQkhCQSsyTkx5eENBQUFRZ0FB RUlRQUFDSlFRcUhkQVNlNG9nQUFFSVFBQUNFSUFBQkNEUWlRQU9hQ2Q4VklZQUJDRFFDd0VhaFFB RUlMQ2tDZUNBTHVuSHkrUWdBQUVJUUFBQ0VJREE4QWdNMXdFZEhpdEdCQUVJUUFBQ0VJQUFCQ0NR Z1FBT2FBYUlOQUVCQ0VCZ0tSRmdMaENBQUFUNkpvQUQyamRoMm9jQUJDQUFBUWhBQUFJUVdFUUFC M1FSamlKRENnRUlRQUFDRUlBQUJDRFFGd0VjMEw3STBpNEVJQUFCQ0RRblFBMElRR0FVQkhCQVIv R1ltU1FFSUFBQkNFQUFBaEFZRGdFYzBPRThpMklrcEJDQUFBUWdBQUVJUUdCSkU4QUJYZEtQbDhs QkFBSVFnRUE2QVN3aEFJRnBFY0FCblJacCtvRUFCQ0FBQVFoQUFBSVFXQ0NBQTdxQWdaK0NBQ2tF SUFBQkNFQUFBaERvbXdBT2FOK0VhUjhDRUlBQUJDQlFUd0FMQ0l5S0FBN29xQjQzazRVQUJDQUFB UWhBQUFLeko0QURPdnRud0FnS0FxUVFnQUFFSUFBQkNJeUNBQTdvS0I0ems0UUFCQ0FBQVFoTUpz QWRDRXliQUE3b3RJblRId1FnQUFFSVFBQUNFQmc1QVJ6UWtmOGZnT2tYQkVnaEFBRUlRQUFDRUpn V0FSelFhWkdtSHdoQUFBSVFnQUFFVmlSQXlTZ0o0SUNPOHJFemFRaEFBQUlRZ0FBRUlEQTdBamln czJOUHp4QW9DSkJDQUFJUWdBQUVSa1VBQjNSVWo1dkpRZ0FDRUlBQUJDRHdTd0pjellvQUR1aXN5 Tk12QkNBQUFRaEFBQUlRR0NrQkhOQ1JQbmltRFlHQ0FDa0VJQUFCQ0VCZzJnUndRS2ROblA0Z0FB RUlRQUFDRUlEQXNtV2pab0FET3VySHorUWhBQUVJUUFBQ0VJREE5QW44UHdBQUFQLy8zVVdLR2dB QUFBWkpSRUZVQXdBWWRTa3E3Z2pvbUFBQUFBQkpSVTVFcmtKZ2dnPT0iPjwvaW1hZ2U+PC9nPjwv Zz48L2c+PC9nPjxnPjxnIHRyYW5zZm9ybT0idHJhbnNsYXRlKDAuNSAwLjUpIj48cmVjdCB4PSI2 IiB5PSIyMTYiIHdpZHRoPSI1NSIgaGVpZ2h0PSI0MCIgZmlsbD0ibm9uZSIvPjwvZz48Zz48Zz48 Zz48aW1hZ2UgeD0iNC41IiB5PSIyMjMuNSIgd2lkdGg9IjU5IiBoZWlnaHQ9IjI4Ljc1IiB4bGlu azpocmVmPSJkYXRhOmltYWdlL3BuZztiYXNlNjQsaVZCT1J3MEtHZ29BQUFBTlNVaEVVZ0FBQU93 QUFBQnpDQVlBQUFDYjQrNkNBQUFRQUVsRVFWUjRBZXlkQ1p4ZFJaWC83MHQzVnBFUXRnZ0JJZ01p bXdpQ29vQzRmQUFkL2k0c2craEhJeUY3d3VBb0lEcmh6NHdpSUtLZ000RXNaTlV3NmhqRENJUG9n QW91S0tDb1FGaUZRQkljRWlCSmd5RjdwK2Y3cTM1VmZlNTk5NjE1NmFRNzlUNTFYbTJuVGxXZGUw NHRwK3ErMXllSm44aUJ5SUVldzRHb3NEM21VY1dHUmc0a1NWVFlLQVdSQXoySUExRmhlOUREaWsy TkhJZ0syN2dNeEpLUkE5M09nYWl3M2M3eVdHSGtRT01jaUFyYk9POWl5Y2lCYnVkQVZOaHVaM21z TUhLZ2NRNXNqY0lXSms2YytPYXhZOGQrWmR5NGNROERxNEFPQTY4U2ZnS1lPbWJNbUtOb1lnRm8y RUhuaDRDbnYyNzgrUEVmYkpoWUxMaTlPZEMwK2krODhNTCt5TUlYSmt5WThJNUtSTUg1dXBHZkR1 UjJVaVg4SFRXdmJvVTk1NXh6V3VqNEdHQkplM3Y3RTRWQzRmL1R1YmNBUXdEclhrL2t6Y0RFUG4z NlBBVCtNekRwSThUclZ0eVJJMGZ1UnJtL0E3eHJvKzRuZlNUNk95Y0hOR0ZzMkxEaC9vNk9qczlz MmJKbGVUa3VJSHQ5eVgrcnlYK044S05BajNOMUtTd3o1YkZEaGd4NWlGN09CUFlINm5FSG90ei94 VWkza0ZGeDEzb0t0cmEyN2dQK2ZvQjNTM2dBTC90STlIY3VEaFFuamM4eGFQK0pua3NSbDIzZXZI azE0WEp1VDJUUER2akxpVDlWRG5sSFRxOVZZUXNvMm9YTWxMK21NMGNBamJvK2pJWm5NaXJlUFdu U3BKb1Zubm8xVTlzWi9LazVjK2I4cmRGR3hISTltd083Nzc2N2xyOWZvaGNEQWJubks4a0R5dmxH a1BZQ25FTUdGeFBva1FOK1ZZVXRqbWJYME1sdjBVblBJSUxPYmVGYnkrS0w4UTlldlhwMTYwMDMz VlNRcnppTVV2clRoTFB1Yll5SUMwYVBIcjE3TnFOTS9HMmt0d0xPMFpiN1hDQis3WlFjWUhXbHdY NFgwL25IVExna09HUEdqTjhobDRPQmdtRG16Sm1uNFc4cVFld0JDWDJTcEdJckM0eG1Yd0hqRWlD cjNOb0RuRURIRDRjaDErTS9zMkRCZ25id0V2bUtGOU1QSWUyVHdDdUFkY2UzdExSY1QwSzFQUzE2 WHpnR1BPOTY3UDdEZHlENlc4Y0JWbHh2aDRLWHg4MkUvd2pzRk01M09yZXpMSU5ITXB0cGxyUjQ3 YVJkMzc5Ly8yTlJ5dnNwMkFGVWNoM2dmUmNtdncra1pZQjE1MURIKzIxQ05ueisrZWZ2U1gxMi83 R0srRE5adkJqZmFUaWdBZjVRMDl0WGthMGxKdDZyZzFZUlV4MlZCUTdGK0RLSi9RRHZOcEoyTVV1 S1M2Wk1tYkxCSjliaVQ1OCsvVTh3OXRQZ3RnSGVEV0o1YzVHc2VENGg2ek13eU5qMEJwOWVLQlNl Zzg2cUpINTJTZzdrRE9DcmthR3lGdUxleHFSY2haVUNZWUhUcGw1N0JkL25MU2pMZFNqcnY1TlFi VllGcGRTaHRQZVFPaDBJRHBwdmgrRUhoNFJNZ0hhOGlTUWQ2K0FsQ1FQR0ltYnN0VVFLdFBOOXdD K0J0WURPYU9VcnJ0bGNJekZvdFR0b0hNQ01melcrem85RlN6UUZHMGhid3JIVXQvSGZwMzE5N1ZR N01iR002N3p3TE1yZkFkZ3phOUYrcWxqdkFaM1lXLzh0aXo0MGYwVmRvcitoR0c2SUw0MjJoajd2 U3YwWEFQY0J0cy90eEYrR24zY0Nud1N2ZjYxMXNJM2FFOXh0YlVBcXdMK2phT05VSUNzTHVsK2dl d2NYME82NlRqdG9kMWtuV3RRbFhqMkNyMmNtdVpNTS9wSzJIT3NMNWlvc0N2Uk9FRDRFQklkaTNk cXZYei9OdUEwcGF5Q1VKTjhtYkVmRXZhQjlQR201anRuVTdsZWtzQStvY3dqZ1FncjhERGdaOE1Z dytZci9qUHlmY0ppK04zbFZIZlQ2SXpqWGdiaVlBZUdmOFdXVkZpMkN6bW1WY1FEdDFBcmhGenJh Z29sSEpZbkxxL2dsNWFZdEU3Q01yNEMyMnZ6M0ZMQVdiOUYrRTNtcWR6RVA2NXNqUm94NEhUaFZI YmhYQUhxd2doZHAwMkhGK3E2R2J6cWZmRGRFUkw4ZjlCVytHZnd0Z1BBMzRaOUJmczBPSGgxQm1S V0F5Z3VXWURnc0dXelZmdnA4TlgzV2M3NkJDdlI4Ylo4bGQzdkF6MU9CbThIN0M3VExudEdUOXpI cWxKSjMwQzhabUlMQ1V2NVU2RzhrWCswUlRDVWVIR1VubWJ3TzJ2WDFrSmtUZ0lmSGd2OW42dEdS MFVSUXNyS2crd1c2ZDNBRDdWNEsvYkhnVkowY29Oa1gzRHZ4MVViQjd3a1BWbG5TeDRvV1lmSHFT SHc5TTd4RU1uZ3liYmtmSE5tU0NtS2NNbElBZ2hwaHJYQXZvc1NYMTdzTVRoSHRpanlEOER6U0ZV MFNtQzR6ZlpMOTBLSHNnZmVyNEx5OGZ2MzZPNkJ4SnVIYzlpdWQvQS9RNXRzUXFJcVdhQ2tyekpw UEd5NmlYQXRRaXpzQ0h2MlNBZUc5bFpESjN4dmwvaWx0bVFhZUhnNWVSYWY2UHp0dzRNQmJxclVi S2pTNVlJMXh6MVBQQ2hrSjhiOUF2bWpoQlNlTC9sMGhsaVN0NE8xcjR0V0NCVDZmQjhrUGdscHhU WjA5ZTNicUZFRHRIakJnd1A5QVd3T1FCSTRpVmQzKzBGNkFNbDBHWm9ud2s2ZCs5aUd2cXFQZVJS YUpzcHA4ZkJJaXNlWDNQcEx4N2RHbGJ1YlZVdDlnNkUrbjNWZEJxNlRkcEFWSHhVUEJ0WHZ2eDll dFc3Y1pHZjhlNlZwMVZwS1BGbkF1UlduUEtHa1VCSFJKNFlSUVUyZGdBVXRoald5ZHNhMzRaam03 aWNvZnRDUmc4c0hVMjllbUZjUFpBMitWL1hmS24xak1yK2JKRW4wRlNHV1ppYktPSWY5c29GNjNH dy9oQmtia29Ya0ZKYmprMzBiZUtVQzk3alNXZmhVdDZEbDd1VVdVK1FTOGxMS1dQRmNhb01zbXQr UEx5bzZYYUtEVWFKN1U4cUdmSjRGbitmUTQyNVY1cEFYSE14emMydHI2NHpxZVR5aExRS3VBTHhU cklkcmw2Tk5oWGJHS29mVU1wRHBqZFVpalJvM1NiS2hUQ2hmbnF3MGUvUVUvNjZTc2wxSFBOOGlv ZFpBQjFUbmRMYmdZcFIzcFltVys0TWxCWklYSmcvaFRHcGhKT3hmSWUxNGtwMXcvK3ZhNVBFUXRY NFliMURVSTNuOFMzOXFsTUNRNkhZekpqb0phTGczcXpPMzZwbE9wQTI5eTlnQU9CRFM2M3dlZEQy S1VHc0FnVUtDTkdxWC9qYnlOZ0hWbkkwaGExdGcwRjVaU0VSZ1BXRDQ4Q3QzVFNkdE5kQVVLSzQz MjZQeFhNeFZKemgwR0UwdVdsWnExRVF5Tm11S2xReXgrNmN4NkRHWDJnMjRmUUFQSmJ0RFdVdnVK SW83M0tsclE2WGZLR0VjaERYaFg0cXN2TDlGV0xlZGVWendUL3hqeCtlUnBvQXdYVGtpVGpVSnRJ S3U4ZzM5OXdmMGlHSDdWdFprMmYyUFdyRmtyU0F1T3RFc0F1MXB5ejRteTUvVHQyM2RQOVZkQTJ3 ZkFBeTByNTFKNEhlRGRMcVJyZGVmakNYVnJGaHNXRWlvSFVsZFdvYVg5cnBYbDVRelF6MmRKakIw NzlnemFmVG5wZmlsS01ORnpmbGh0SitKa1Fid2tyb3REM3lmTkhXSGl5Mm13K1JMeVZMSTlVR1lS Vk01dmRYVFNvcVBTMDRwNU92TDh1bWlyRHZGSThreWJiaVZmN2NCejlwdEQ5WEJkeEh5bExpbVEv Z1FkZnhpLzJ4Mk5scUpsTi9aU3lDdFdyVnAxRXJQKy8vaGxPc0x6UE9lK242WFRFMmlvY1BDY2V3 TWR6ejA2UW9qME1LMHcvSkZaNDJUby9nU21pWW1PZ01KS2cvNEowUDhhaVo2SkdsMDFJRWhaU081 MEd6ZHUvQ3doT3h1dG9kd0k2T2pNZWpiR3Q3K1M3d1pBMGw2QjlueUUrR2h3N0l5bEFleDg4SElW aW5aYVk1ek9JdjhmdURMTy9ZN25kU1J0blE3dHRRczRHOGRmUVB4Zk4zZGUzM3NCUE9mZ3k3Q1JJ MGRXV29wNXZGTm9tMTMrMzh1MlpJSExMSDZoV0llQ285V0tseW4xK1R6cVBRSDQ0WTAzM3JpeWlK cm9tVTJmUGwzR3cxR1V1WUQwallCM2gwRXJ0SW0ydndLOEhYQ0RNa2oyYVBBUHhKMHlLUi9ZQnps NGxqVG5HRFFsUCtLSmkxUFg0cmx6NTZadU9ER2o2OHFzN0JkV1dWM2JvWGUwMm83dlpFRzhKUDRZ Y2Exa1BnWFJOWUIzQjdDNitMaVBaSDNxdGt0emJWZlV4eTA4ZzF0cDU0SFF2RlMwVllmSzBvL25r ZjlSaEhYZkFjKzVnWjY1THFZdkNHajlycUNIeHlIbUd1d1R1c3VuazNhMFZyVWFzYStqUFZmNGpp blJBcDJXME91dWMwaUdUcTdDSXNDYU1jS0RvdThyWVY2WWdRS0Jya0FIaWlMYUwvb2thS2RXQnhw bG9hTTNRVHh2MjFDZ0Q5T3VteW5qbEJTL3hFbUlxVnY3dmpEVFF1ZWRDRzg0MHJLRm9HbU5jYm9G cHVYZi9iVHZRd3dJb1gyMkRFYkQxNkJwQlhZb2Fka0IwUlpKWkVDaWoxcG1hd0JSM2xwb2ZHMysv UGxoYWExRWNQNEIzN2RWeituS2FuMEdYMGJFbitQYk5oSE5kOVNSV2xhQ1ZWRTJhYWRrZVFCNHpo R1hJY2srZ3dKODFEMERyZG9jRGw5dDFITld0Yll6eUdxV2xaR0lJc0dkeHZQeWZBcUpESW9hTkxM YkR3MzZON0RmUDNmYXRHbTU5NkN4RDZ5aXpXR0pMNEplcUJUT1hYNVFRTXRBbDkrc0x4aGlaN1Zj c3VvNGVObE8vbnJ0MnJYYTRGdW1aOHQzTURKcENXOUh2LzJLKzVrc3JnUWxMTW1vVDRvOWhUTm9L V0VXMThVWitaNWx3TmdIY05mYzhEWDZod0d0T01yNjR4a3RIUzlGZ1hTYzVjcFgrcG82ZGFxc3F0 WW9JZ3U2dGdXcFl2QW1hNHhUL29zOHE5RjZ5SXJrQVcyVkRjQWFpWGFGVjFwbDVLRzdOQVRxSEFM V1puQWJmSkoxbnVRdWg0QmZDWDNQa3hiaVdvbDBJWlFKVWIrV2lYYUYwczVBS21IT0szRUVpY0xI U3pRbzNLbEFCYkFEdmxZaHFSdFI4RkV6c0YwSnVlZEYyNjF4cmdMNUpIWGlBZjgxb0dnWm5pcURU TWd1cEMxTVNJZUhEeEQ1RnczVStPV2NCaFROeGlFL3BiQ2thblRJQ21zUVJ2S2I1VkpDU09PWDg3 QmxBYmIwQjhPQWZVMUM3c2h1OGtPUVVWTTNYeXk5RnBpVzdXc0MzdFBVWVJWRXpCblBMTFdNZmMx MUxKZHlEVXFob2t5QTJYVjM2SDNNSkQvQTB2RzdKbDVMVU10bGo5ZUNRSWNWZ0UvRXp4cmpTRXJt TU9yYjVaUFNTb0QyV2Z2Qkx2RGVEeTRsdU9vLytkcHJhUVpYdmdZRktXWlQ3dUZxcjg4emtMMUF0 Z25SMTR5N3ZOeEZmdHBpbDVXYUNjdjJ0emlyMlJ0eXVtQ1JlaVVUZW5aVmtCRC9PUVBVZDF4RGF2 dGFTaGxyeEJJL1N5WWorcWlCd2VyVkdtVHNVbVMrb203bEdCWmZ6UXF4UmpwckpWdkRBMTVhVzl0 cncySlVHMFFuVXpNbmRXaGZrcG8xd1pGU2gvTTJxUDhaNGY4VmZ0TWNESlBnZlE2Q1VuQzg0RjVI L1JmQjZLVzBkeUZnemZFQktSdGdTYXN6WUd2UlBBRkw0QnJLNjl5dEpvQ21qRHQ0em1rMlNZM01T cVZ0V2Q1b1p0Wm9yK3lLUUorMHhGcnZrYUFsWWZMUmxFOS9aUG0wL2FscFVOQlpNSDNXSlpTekdQ aEdZVUhWWlpRZmtDWVFQM1VaNFdVTVFMb0FJOHRza0VQYVp4VWd0S2VvZ0ZadWxpQVBZYjhhRUlz QkJ1anNyUFk4TTNmWXY5TVdUVTdlNktOU21vRm5WWm54aEJjQStWbkxnR3B2M2ZWQkVmM2dGdkFJ cE94Q3lQdXY2R2ZWbFN0MkRUMTd2ODJBVExLc2sxRUtkaFBRd2VFMDJDcUFsamEvelZZUG5nVEo3 NiswUlBwT2R0K1VMZE5JbkZucEtRVHpBNVRWZTc1NEthZlo3U3hTRmlGMHQvQ1F0ZVFobXU4UWZp MGQ4eDVZZm9IcXFUcW1DTVlhajU3aGpXWUd2WTJTbWowOGJ0WkhvRFE0MlgzNjRWa2N4VGxESHNa enNrYWtweEd5N0o1TnFBSEVIeFIwQVdmUG9yK0U4Z3ZoeVd4ODdjMjF0QmFJbjNxMm1sVkw1SSsr NWM2YU9RcTRhTjY4ZVcyaDhreUF0cW9PTzZzdG5tZndxV2NvN1pMaHpwZFVlKy8xa1diNThLUXY5 ZGlWd1JiYTlqMlVYWk5GeFdvb3B5MkE5cjhlNzQ4bERQTTVSUjkrRjZyaEZGRnI4eUNvNjNGMjVs eUpFT200SVVVQVBMdi9XQW1EYTU1ZFlZaUVJUmdiSUZ4cFg1U3c2WDhTYy9xeE1FakhLM21qZGd0 NXVxaWhhMk5YYVNrSHpaVFRnNkdOZXBrNmxiNlZrYzN3Sm1YY0ViME1ielNZM1VKNmFvVkNQTmRC VC92Mmwzd210UGFtN1pwdGZKTHo2Y3MvRXZESEZLcmpXK3pGN1hLZDdPQjBUWFF5c1VlZ3AyV21Y YVdSWExOVFgvUDRuL0JNVXdySTgvaEZGYXFwV1ExYzdSbnhPaDJEdE9nRlphRGRENk5FV3FsMEl0 VHdEZCt5UjA2eW0yU1BqYkxibHhlbzZ6YzFrTmYyUVBjaHZQNjVpYzFIWEhtT0k3VHZzMmRyV3BK WkM1ckRhL1NyMkVFZFZRUVNpQUtFdVFBQUVBQkpSRUZVTUY3WHdLd2hSTWF2N0xKNU1RS1VaVVNn a1ExQU16c3lWWHpCV2VWbGRXYTJuWS9pYXRUVmpLdWpMQW1xc2oxSUVDZXpsSnVmVlZwNHAyVjBp Y0hCRjJ6UUx4RUFlSmpsVGMwQ29EWndsUFVhQWhObWJYZ2xPNEdPR0pUdGdGbFMvTk9SZ292ekpX T05yTndFU3gyckR5MmQvNVVjOFFldnF0TXhqdlovL3dHbXRrTjR6cjFDMjNJVmxuUzdlbG1Gd3VX dGlCd1J2a0F2NkhZVVFlZldGd29GUFU4WDBSZnlsQnJVNFlQMjlqVU5laW92Z0laNFo0MTJyekd3 aE8yR2NLZzN0WDJobnNjb1YyN2dVeEVIUlNPcEJoMFg1OHZ0MlZNS3k1SkJERXNSbzBJNzAxR3Vj VWRqTlVzZGJTaG8xRmpJeUpaYUh0QWhHVy9VVVk5YVZlRThvbnpxMGQ3RTlpMDF1Z3FuSEVoeGFj K2R3RnZwdXhpbVl3ZDdTSzZpWjZPMFdpNHE3S0I0UEdLTlZIOUNpWWRBeDF0T0cvRlQ1NHFxS01z YjJxakJMUGNZUi9oWm9EMHkzajFuMG1VcERqTU42WkFzMkN1SWVrUHJhc3JsR2toUTF1UGd0Kzdu YXZ0QThlQldRT2dINUYyQUVHdFZOVnpMV3Vqb3draC8vT0hrNi94VGs0SXZ0SXg5WnNrUkI0TlUx aXFlZXdIQ0U4a3gxcVF1VkFpUHVqWERLdWlBZHRhMHBYREl4UzhHRFYzS2wrSzdGR2pJUHFBVmpJ dnJpK2VsZXZ6V0xvRVhEOUgzbEx3TEx3dmdhZkMzZzRIcnN4VnFsYUhPRHAxVktlemhnMWdMdGZu MThZWjg3WWxna3U2SzJqM2VveXpSVWdmd0lnNmU5b3JoR2hkcHVZWUkwa3Rjc2EyNlJ1ZnpkRlBy ZHo1U2o0OTVYOHpWMVVLTjduYmtGOS9HeXlxY2xDZllqaExYTldLWEo5V1ZrOE9iK3hFQUdXKzZr S3FITkp0NExNM1kvbjV3d3V4NkhCa2ZCWnlqdnJ1eG5ON2hJamxmQ013SWtvUFFFbjZCdEkvU3Bu M2czN21zV3FheWxMNkgrTkxpc1ZYZ0NjS3N5Y0FPRmsrVnNSQm5sNVVQenAwN055enJxVFBsY293 MXVwYVpVaVFLeU1DSzE1Z3JEaUtmb0xSa0FTK1JMZUZCK3BsU1J2aW5vOEtrK05HeFVVMzdaQlJX MnlzcGJiRm84cmo2SENyenFUQlJaMUJhaXZtazRSUU9EOUFuMXVOcitRamRiMUxHNzRrSUptcjg5 V1hPRGJVa3N5T3Y4R3VDWWx2dHlKUzZxWVZBZmhKbVc0dnRWNnNSNWlIb3pSZjlyS29NTmg1ZE00 WkdUeC9YZ3dwbnVpVEs0Rkd5TnlSOWE1M2xEV3pkWW8rbGFxV3RIeUNUVlZUNDRyTWJrT0dMcmlE cWtvUlhJaDAvWEZYT2NscGN0dG5ybDVxOVI2T2t1a01kRkZPVlpFRjFvZGg2UThmS29CMUlRaEU2 S2JrSnF4ZktWYlN3TWdsb1crUDdJRHJsQmdMbE9VQ3hTbzVqWEVhWkw5cVF2ZjNWUnBwc0NhRkVr VC8yTG5QSjBWSkFMZzJJcjJGeWc3YmJzMXRtdVNJczliUmZzZXQ5NFh4aDRzU0pWamdkYmkxZlVs Wm9YZ3V1UGFEV2FLUXpyKytSWHVKZ25yV3FLYjhtWm1vV0IxblhBdFZtZ29ucXVSV0Z5MTNPSlh5 b1MwY0Z1ZGYveUE0T0laU1EyNWxtRndSSmQzRWREa3M1RFhKMkZCOUt2Z1RONVZmN1lpQTVFeUgy NzBIcU5UQTkvSkoyMFY3TG0zS1gyU3RXeDZDbWdVZjJDb2NIVGZGQXZOS3hsRjcvYytsOExadzFh MVpaQXdsTFhBMUtnUWZnUDdscDA2WmFWek1uVWEvcW81aHpKZnRNbDhvWGVMcDNyRnRweEJMOXdr UjJGYWowQVBUUDNnS1Q4YVpFd1ZHQTFPQkFIZUpyQ2I4RFVSUFF5Z3A4N2RudGdQd1F4MHlwRjJS b2gyWklPM21ranBZTXlWUVFPWkJsV2N0dG42N2pWZmVHV3hCc242T2pFenFqc3pFWkJuenkvb3hh dDdEY3JNc0FoYkx1eWo1T1NpbUxvNjFMUzVUUDVJM2NPYU9TMm5BU2RidFpRSkU4b0s3K0tFaDJG bjhheHVxQ2VTZ0NFMlZ3Q1lZQitub2NES3BsTUlKVXdaNkphVFlOQnJyaVVrNkRuYTlMRjlsSEU2 a3FCQXcweDBCY0x5NzRmYURPOTNRRk1qVkw1ZkRHN1d1b295NEhuMlFOdFh2RndlSWZSTFIzOVVL NGpEMmFWaCtwTm9CVHlmV25IMVdYbXZSM2IvaCtEWVM4RWhKTS9vYU1hU0JST0FYUWxETDV0SmNv YS9mZ1B0MzVQTXZzZmxlVzU1S2pJdVJBKzgwd2FFSHpaUGJqVmtrY3ZleVgrQVJmc2k5MmFKLy9i OUlkaXcrZTVNck85S21qSll0cnd6eWY3S3Q0SzJpdk04eGFKUXBsdEdlQlNUOE9DWjJCd3luMEp6 bzFRUWZqblVsbHZ3dk1HQjloWmwwRUkyUm9zdlhvYnUzSTRveFZRb0E2c3FPU2NBNGsvWXRpbGlK WjBIMVg2dEk3cDNZV2w0VzM1Q2lpS0JRNkovUmtwSVRYUWpzWUJueUc5ZW4zS2ZSRnhoT2ZyTmt0 SzJDNkt1ZVhtc0w3Qkh5UWNhcWMwb3BQWi9LQXRBMnhNMVh1OVQ5NGtPSU56Mmd4K3hvN3E2dk9x cEJkRGRDdmZaa2Qzbyt2bDl4VlhzYkFHM1hjcFVnNVlEQ1d3SWRCQzd4RG1IWFB3Qy9yR0hpUHBi Ky9wTzN2U05KWW1qbmIwa2xKa2gya0tQZS80SlJkTVpHWDNlK3VvbDhsdndGR21tWkRyWm9vNHR3 ZXBNMm85UE83R21pUU03MmlxUE5rVjBoZnRDbDNudzg5SGN2WTQ4V2FqSi9RUzlsd29LUEJ4VDFu cTBpcTI0Rm1QcGlxR3pkWmdkUjF3V2tjakQvTFNEYVpEaHlKb0x1Zjk1QVNrM1lRY0Ntd2hFcjFh cEFWUXRIV0F6bGZSZ2hGOGlBektrbnB2SVgyQXBqMUlBcndBVjhuOVF3bVBuTGd3SUdQUTB2SFJi WS9DekUrekNJOTVSRDY3SFZFNVg4WTJ2cTFoOHRZN21nSjR4Uk05YWlQMURNSHBxay9ZYlNrZi9m UWp4Ui8xcTFiSjhXekQ2VWZlTk1vLzEwVS9uRHhpTW9LMEJ4R2ZEVHBqNUd2cGE4MTJqd0w3eWV6 ak5lZUdQUXVsK0dObG5wYUd0WXpBenBpeGRWQU9DYWpEZnZERjExdThMTnJ5YnV1cm1EbWExN25S UVM3dEd5RjFnMzBhMTV4QytYNFNGelA2ZTk1VnIraEh2MXduNzA0NDZscXhpOHhuakVBcEpiZFBJ YzNRc05lT2ZUbG5VLzlPbDBJNS96RWMzOEREUDVLNmVkUlNES0c1NXgrZnZjUm5zMUZLSzRHOGtU UGpQamg5T0Zhbm9zVVhFWkloMXo4S3JkYXBPckNNVVVjZVhyeFFuMVh1Q0lVQ2dYdFgyVmJjSGpF NzZPOVRoNnNnTHRNLzZVWkVPYm9sYTJVVUJienBZaFgwWUZIRVBUMWRLWURKZGJNb21sYmw3NlZY MFFOM2pMUm8rSWZoWlNjQURqMkRRc2RNV25tOUV3OWdzYi8xTmRKY1oxTmFjbWJyVTl2clV6UXdB Tk95bEgvSmdSZnh4QnRxWXdra2RKY1NkNXo5TWY5aklycVVSL0IwMkF3RU4rN0Ywa3ZXUzVxU1lR d3lSSnVhZXQrOHNmcDE2UGlrV2hUVnI4T29jRWtLN2k2YmZOaDlvM1dJdTNybElKYTNvamZkZ2tl OEdvTWFJYnhxSWZSdm5jVkl6SUdscnpyV3N3cjhYZ2V1aEpwRlUzTCt2Tll5ZWo2b2VNamhmU2M3 Z0JYMW5ieGc2VGFITHpTQUdwWFAvdVRwZ3NzTWh6cU40K21XRXJrYVJrYThPbVhYdU96N1F2b0RM QlNXUDA0Zmtnam9FbnBPbFloTC9Dc25GeERRMHRxYlJkUzU5WGdycVJQbjVhdUVFNjVuS09sM0pr K1ZhZ3pBc21DM1FKb2J4OXVBcFpWV0pXbElZOHl3cjJiQnRmMHRvbks1SUJteUp0UmhMZENMMVNj ZytlVFpPcDNZVnIrSEVZTS9XSkVscWt1djh5WDNnZjlTQm5yc3l2Q3pIZ1BmZElkWXUxRFhWb2RY eEsrVDlFWFBjU1NZcUpOdS9Wek05WUdVSUtYay9BWVBQcEFPYnBGL01BYjR2VllIRUZQTy9xdm1k RVBoQnFNdkVYeVhwYkhKVWR0NmRKZE1ZNXVma0YvdGYvMnRMb3l5NGNrRTZwRDlvVHlXSjA1V2dx V2UwNXF0MmJtVGt5K2FZdmxrUVk1dStJQm84dHBnRVcrZFN6VnlNRDNMSVB6cWZRLzl3WWVxenZa WE53c3JScHBWKzVNcnp3TFJVWFhvT09UVTJmSUZSVldKVGc3VzliVzFxYjlXN2xyZTBMTGczYUU0 bDVHdk9PWjFVYXdIMG94TnEvQXlKRWp0ZVFNeXgzS0wyS1A5aEtqdGU2Zi9vUXlsWVJpSFV6NUtx UG1xU2hOMVlzRUtNWTgycWFSN09FcWRNbDJUblhyRXNWeFBDUXRmVjFpM2hmNW12WFZabnVMSnc5 VmFWTHNiL09BM3dXUHloN2VaM2xEd1pvc2p1RGxPb1JOYlpObDIrYnJXS2JrWFZlTGtCUHU0THo1 eXp3ci9UT0VGREVISlpXa2xkWloxSzhCMDY1RXRQVDFTL0pRZ05YR0U5RFd1NmZpZjBndkJsS3JE R1pFblNrN2kzY3hYL3Zpc2p3Vmp1UWJtWkcxK2liaWVoWjRGWjJNV0ZkVDVpM0ltYllrdWNqSXJN NVJ3MTBDK2xCMnByY0VrSU9zb3Y4RlhnVTdRVkJZV3lnYlhyQmdRVHNDUGgvRk93Z2hWME8wVEJV ajdNaW5oNlhYcis1Q2NjYlE0TDBwY3hJTUw3a25uS1h2NDR4MnFUY3M2S1FiSFRWYlVyZVc1OW8v YUVUelJpUFZxVDNwbGJUclFCUmxza1pOVDYrYVQ5dDBmL1JveW1xdm9RZW1ONVBzUTFQL25xUWRV K2pQbTJuREtVQ0pBU092SHZCK0RQUDFhNGo2WlFLdExPeUFKYnE2ZDNzeGRSOEE3a2lXN3pMZzVK RnlhVm5la0ZpVHhSRzhYRWVmdE4zSUt1eFBlSFlsNzdybUVqQ0p0SDBEei9waXlzcktxbmVSTlN0 NkRQRnpLZlhwdGJYM3IxNjkra0J3YjZQZnE4R1hBY25qWlc5YytmUU84UCtKaUg3TjRjLzRvb2VY aUljNmd3NnpJelN6TitRcVdwUkZSQ0NaNFJtTXAvd0J0UE5LMHJLeXJXZjNXOW83aG1lNkw3aVhx UXg0WlIyNGRxYVhFVTh5VUJiZlp5Qm4wcSt5aWw2VHducGkrQjFGSVo5RW93OEZCZ0greXAzK1Yy Y296RDBOeFVISFp0dlhqaWhhM1VGYnZ5Q3d0NmNKTGUweGZNRU8wdThHM2dQc0NxaGUxZmttOEM2 bmJCaUZmSUVhZmQrbjhkQWNEdWphbkdnTDFMOURvZjhaT3FUOWVZMGtPOUdLZ3Z3ZjBEd1IyQjBR VFlIb0hnV2ZycSsxM2VDbGVBTXRYYkx2cktpQmI4b3ZCWVlCYW8rSGZ5RHVqQnNOa0V6b2oyNkdm UndhZXdHZXB2ZzVIQjZlUjlyZEd2eEZtL0JhOEUvRzkzaDdxNC9LeXdFOSt3WGdIZ09JbnNxSWgv cXJHQTJ5cmdqbG55ZGZBNkR5QlFjVEQ2L1VPYVFLWDVSZlFUc3ZwMHhXdHZYc1RxUzlzM21tRlFk V1R4NGEwaEcxUWFBWCtzdmV4ZlpsNUZQL1BNcXFqQWY5ZW9teUhOU3JzSzVRL0lvY2lCellQaHlJ Q3J0OStCNXJqUnhvaUFOUllSdGlXN3BRakVVT2RCY0hvc0oyRjZkalBaRURUZUJBVk5nbU1ER1Np QnpvTGc1RWhlMHVUc2Q2SWdlYXdJR29zRTFnWWlUUk9BZGl5Zm80RUJXMlBuNUY3TWlCN2NxQnFM RGJsZjJ4OHNpQitqZ1FGYlkrZmtYc3lJSHR5b0dvc051Vi9iSHl5SUg2T0dBVnRyNlNFVHR5SUhL ZzJ6a1FGYmJiV1I0cmpCeG9uQU5SWVJ2blhTd1pPZER0SElnSzIrMHNqeFZHRGpUT2dhaXdqZlBP bG96aHlJRnU0VUJVMkc1aGM2d2tjcUE1SElnSzJ4dytSaXFSQTkzQ2dhaXczY0xtV0Vua1FITTRF QlcyQWg4blRKaHd6TGh4NDFZQytnMWN3VXFsVlNnU3Mrcm5RQ3hSQndlaXdsWmdWbnQ3ZS9aZjBK WnYyTEFoL0dKK2hhSXhLM0pnbTNBZ0ttd0Z0dmJwMHlmMUwyaUZRbUh4M0xsejdVOTRWaWdkc3lJ SG1zK0JxTEJsZU1veU9Qc3ZhUG9WZWYxd2ROMy9aVk9taXBnY09WQTNCNkxDbG1kWjlsL1FVcjh5 WDc1WXpJa2MySFljeUNqc3RxdW9wMUZtK1p2NkZ6VGF2MVgvWlVQNTZDSUh0cG9EVVdITHNIRExs aTM2UTZMd0wyaWdiZFYvMlZBK3VzaUJyZVpBVk5neUxHU0d0ZitOSXF5dCtpOGJFWWdRT2JDMUhJ Z0ttOE5CREU3WmYwRVRsdnRqTGdXYURmcmo2TEZqeDM0U3VKTzZYd2JhQVozN0NsWVJ2Zys0QUR3 NzR6ZTdHUTNSR3pObXpORHg0OGRmUlBzZUJ2Ui9yV3F6NEZYaTk5S25VU05HakFoL1R0eFFKY1ZD K25ObGFJNEI5SWZpNHRGcXdyT0JBNG9vdmQ2TENwdnppRmtPWi84RlRYK3FxNytsek1IMlNmWDdF a0NFZlFKbnV5dVkwVzhHVG9YS0hvQjlMa09JSHcvY0FONVM0YXNjOFZ5SDhGNEtTR0Vjb0RDcFAx UEtMV1FTVWNCM1UvNXZnQ3VQLzVjSkV5WU1NeWd1T0hIaXhDSGt6ZWZvNjY4ZEhSM1hrZmdXWUNE ZzNlc0puRUNmWmc4Y09IQUo3VGlUZUVTcW1LY0FBQXp5U1VSQlZBR282RWFOR3ZWNjZHcUFjdlZU VG9OWVg5cXc5NUFoUTM1TjRabUE3QXZpMFc2RVIxSEhwL0YzQ3FkTzd4UWRyYWVUQ01CQjRJZS8v Q1BjMXQ3ZXJyOGdKTmdjeDJ6Wkh3RzhHV0cvRVlxRGdWcmNZT0h2dHR0dU0xUytUSUduU0pkRkd5 OUpVS2dEWGFDR0w5RnNhV201RE5SZEFMbk4xSGZWOU9uVDlkZVVpanRBaWQ0RFB4NGw4aW1nQmFq bTlvQ24zMmV3RWUxQ0pXVGF1eWY1d3dIbmlEOUVYYTluRUwyTmhIY0JXYmVjTnY0d205aGI0MUZo ODUvc0VTVGJaZHdTQktacEZ5YVlRZm95Vytxdk5QV2ZwL1UrZ3o0SS8zbnIxNi8vQkcwc2NRajRF aExEWHlMU2J0M1dJcW02ZyticENQLzdET2E5cEMwdzhZU1o3cjNVL3lQUzlGKytlRFc3ZnRDK0hH VS9vMUlKQmd3Wit6UnpDbTB6N2Y5OWEydnJkNGxvbFlHWGRyVGw1emZkZEZOVEI5TjBEVHRXckY1 aDJiRmF2NDFhZ3hDOE0wUDZxVGx6NXZnL2tjNWsxUitGL3JtVU9ndXc3Z25TeDZCdyt5R0FmWURD NnRXclcwRTRtUFN2NHI4Q2VOY0szaWdVZjVCUDhENEN2cHl3L29BWUwwa29Pd3k4cWpPNGNNQ2Ru Q1JKUDBCdUxRcjJOZnZIeFNqYklkRFhRT01WU25qNlUrM2JLSHNha2QzVWJxQVBzK0liU2N1MnV4 OXBYeDQ5ZXJSZHZWQ3N5MUhuVWNRR0FIS3ZnSDh1YWRvcTZPTEtBNFJQRkYvNjkrK3ZQbDBEMGx4 Z3A3bk1FaFdXcDIyZDlsREVEd0dDUTBqdUM1R3RERWhZb1hjcFpMeGk2Qi9GdjRRUUhxay9ESjdl dWZ4MEFxZy9QMGI0bnlGOU1ncXFtYW1OY3M1QlE4dDJMUjlkM0h4SnlPMC9tKzlMbm9RYnI2TFQ4 dlp0QmlQMWIrd3lIS0U4K3BmNnNGd0Y5ekZteENObzQwZHA0MTM0ZmxEcG1EMTc5aExTSnFQZytu ZDdPd01leG96NWZzb2Fsd3BhNjd3VTkzUnlPNmo3cTIxdGJTZk1uRG56dCtMTGxDbFRYcVcrZjZh T241Ty8wN2lvc0psSGpXSklDYXhRcmlkdGNRYXQ0V2hSV0E4ekJMNkg0RjBoSVRScEpVRUVYOWNp bnk3SnlDUkFTelBqY3laNUY0Uzl4R2hrOHJYTVZmNW5TZlB5c0pJeTEwQnJFMm5PRFJndzRCd0NK d0xlM2M4cyt1NXAwNlpaWmZSNXdaODFhOWF6MFBvOENlc0J1VllHbTQ4b2tJV1JJMGRxNXY0N2s2 NXRpV2JsYTFITXk2cnh5SlRydFVIL2dIcHRCK3Z0R0RPRzNVT3BlRk1OVGdqZUQxR0V2a0NoQ0NP cHBBT282RFp0MnFRWjJTNkIyMUhpTFdVS0xUTHB1NEMzdjRtWEJNbi9SeElQQnJ6N1B1MTgwRWVL cyt0WTRscWk0eVhMNE5ONXpLS3JGS2tHS09nZndMR0dxME9LS3htU3V4eURtZmJGKzNXbEpGclMz OVd2WDc4dkowbFNsVWZnOUhvWEZUYnppQkZlamZCYWl2bWNwaHFjUE5GNmZCM2pJTFR2b1l5T00v Q2NXOEhNWDI1ZmJTM0ZNbExaY3E2dy8ySmZLZ1BiS0IvSGZ4WWU2SmdtS01pZ1FZTzBweithUE9l WU1XK3FOck02eEs2dnRRVER2cHB3UCtwb3dVODUrcVBCVXNkWVBuME5zL2hWTEg4MytJU2QzWThL bTVFQWhGSENhVk9iYW5DeWhBa1hKazJhOUFhVTVrT0FqRWlUTWY3OHdJQXVJNnpnK0djRHM1U3N0 V0dHcFozTG1hR0ROUmhhd1NINEtVc3hHZVVVRmpJRkxWZjNCa2RPTS9aMVdzWXE0b0c2enlNYzZp YitGZHJvemtscjhTbXJ2ZmR4K040TlpRREt1d1NpUGJTZnhXVmsraFY5YVpyOXdGZmVrLzFTaGUz SnZkbkt0aGVYYWR2TTRPU2JWN3gwTUFOaFg3VjU4K1lYMEpyL0JtYVRmeFdndmFJSFhVYVFNcFhN UnVBOUFZUlprSEJ3ekY0cFN6RUtkakIxOVEwSXhjQ1lNV05PSW5nMjROMGZDZHdNQkZmY1Z4NFpF cG9UYUdPSnZ5NURDaFlVWktEeXlWdFFWdTN2d3o3YVorek1mbFJZOC9RUmtLekI2VFd5ZFVFQXJ6 bU9tZlJqTFBPZWhkbzRRRVlXdlBvZFNsbXBYU2xMY2FGUTJIUGp4bzB5NElTS2NpNUpiRVN4cjJi VzlwWmVoNXUzcjNRWlcvZTF0bS9mdnJLT0J5cm5uMy8rbnRTdjdZaFAwMEQyR3grSmZpY0hvc0oy OHNGOVkwalJIc29xMFNxRTZCbVgyWVN2NHFXREdaQ3E1WmdGdEVSbm5EcWkwWExZS3VpYVN1MUM2 YktXNG4xUVBMczNUTmF2WDUrNkpJRlMzNDBsK0E1VmFvRjB6ZkJoT1d6ekdnMURzMlE1ejdtcWpF MXY4RFRCZVlBakxpM3RmVkwwNFVCVVdKamdIVXBnRCsxbG9YeU9XYmNtUzZpblVjNUhXWWN4Sytv ZXJCMFFoTjZHY040T1hFejlIeVpoT0hYdXg3bHNLNG9uMEpITFA1RnVEV0V5NEdpV0pybXNTMW1L d1pKQzRDVUp5K1BCMUdjdlNWUXk3cWhjbUowcDl3M2E1UzNjRGZsWW9OWFAxSEtlVllkdVpBWGV3 QXZ0WFZNNHJ2RTcrVmRVMkxRQTJFTjdHVDBXSVp5eWNLYXh5c1VxcEtPc0h5TGJMdm5XRUorRVl1 NHBBUWF1bnpsejV1M1V0NVNaNWEvMnpCRWxPUnhjSFhuZ0piVU9KTlpTckxOWSswWkw5cExFUWd4 Tk5TMC9VYVJ3VHpscDRvZEJ5djUrMW12VWMzOFR5ZmNhVWxGaGk0K3lhRnl4Q2lXRmJlWXJkYnBl NS9rdGErd1hVYzVwVmpHTFRTbnhFRjVkTkFqTFV1TFBVYmJpUUlJQ2FEa1pyTWdvdlpiN2VaY2ts aks3WFVtbHViTVo1YlNQdDBxcUdSLzA1amxtL096dlp6VjFLOUs4bG01L1NsNkF0bjlMdG5NTDJP TnBCdFB5ejdma1ZZUys0aTBlajFqTlJ5QzFaN1czcDE1a3hpM1pMK2JSd2FJc1JkT3JhU0ViaGRW eU1jVHpBdEJQV1lyQmtVRXRJZDFla3RpQ1FrNmRQWHQyMlJ0VTVLK2dyQjBjRGl2MmgrU3FyZ0R1 UE1BZkFiV1BIejllczN1MllPcjNzNml6YVZ1UmJFVTlQUjRWdHZnRVVVNHBoalhNdklSaTJDdCtS Y3ltZURxbXNYdlNYS0s2WWNUc3A2TWVlMU9wMXF1U1dVdngvdXlqZFR4akwwazhEbjFkNXMrdFg0 a2JOMjZVTXR2ZllqNEt2bFM2QzZ4aWdnSVc4YzhRc0c4VnFiNjdTRXM1RkZUbnhIdjVST2czYlN2 aWFmWVdQeXBzMTVQTUh0cnIvbkJUWHFsaitmb3FRcWtaejllMkZ3T0VyaVNXZlRlVVdla2dyTGEz VThDZWt4Sk4xa0pMczU3Q1pZRTZVNVppbEdCL1psZmRZSkxWVitYMHJ1czMyTHRXcERWMzd0eVhR QTdYRkFuM28vNXZvb3k2SVVXMDFHbWdvZjNYZzZmNmRLVlNTQnVKWDVOWEgrMTZjNUlrNFNJRmJX M21Wa1IxOXhxSUN0djVLSkdsZ2oyMDE0dmZEeUgwelRxMFJ3WTc5R3NKbmJWMWZsK0MwTi9PclBj T1hUMVVFa0kraUNYanUwalgrNmFQRlFxRjl5bzlBK3NSOEpXWnRISlJheW5XN0hxS1FTeDUxOVhr cFlJMGZnb0p1cTJFNTl4dzJuWXZiYjFJTjdXVW9uTmQrbklrZmJoMjRNQ0J1amVzbHdtMGtsQzI0 QmJvL0tjQ1dZQ1dOZlkxYlN1U3JhYzN4S1BDOGhSekR1MWxjTG9FNGZON3IwYjg3MERhT3YxaWdw MWxkY2YzZEpUdi9pRkRobXhXWFNETE92cGJCUGlqaFAzTVJMQmhaeTNGVWg3L3ZEWDdwdDUxclZR RDF1cy8wS1pwNE1oWWh1ZWNmdjNpT3QzVVV0czNiTmlnZ2VRUmNuVFZVWHQyZ3NFdFhMZHUzWmk4 QVpDeTJkL1AycFpia2RDZ25ocndEN0NudHI4cDdjNGUyamVES0xOSnlqQ0VzT29GZFoxOXBtNzRW S2xMUnFGZmdLTnJpSGoxT1piZEtVdXhLYjBBSmZ5cGlWY0xkdlRyZkdObVlUWEVUTDRVZkM3S2Vw NTlFZDdpTUdDbGZqOEx2alZ0SzJMcjZTM2hxTEE4U1F3dnFVTjdrcmJXcldwcGFmbGRsZ2hucmZP WXFTNGhQWHVQbHFRU0o2UFJCWnMyYlRxRE10cEhlb1FCS0tKK3FNM0h5L29vZzJaMFhiS3dPQytp RkY4bklmY1loL1JjcHpkbUdOaEdrSGsxVUV2N1YxTFBCQWFxMGVXVUZUbzZVOWFMK09FWEtPaGJN N2NpcXFKWFFhN0M5cW9lMXRBWmhNUWUydGRRb2lwS3VYKzU2MEJwdFI4OEZDV2NDaFh0OVRRTEVR elhFSDlFM3Rrb3gxQndwK3VuYVJCOGE2MGVSSHlvQ3RRQVVucGRiYlNvYzVoZDdUVkhtMWN4TEtW RkFTOWpJRGlRTnVqc1ZzZGVWbmsxT09pWEt0VCtZZFNqbTEzVkJnWVpyL3hOS2toditYM0ZSdXpr bVZGaEVRQVU0L01JWWtQWDdNcVVPNkpvWFlWNnFhUE1VdXE4QUYrLzM5U0NyN3JkTlVUQ1o1SjNp NVREbHlUdDA0QndCQVBKcjJrNWkxSkpzWFJjNVVrOXplQjBnNDgwNnN2U2l6SmVUcHNPQlFZQmFw ZGdkOEtuMDc1VSt5dlZBNTJwbEZGWlFRdnhIMVRDMzluem9zTDJYZ2xnb2k1NTEvVmJ1dmJZZTd2 Yyszc1dGYmFYUG1PT2hqNUkxL1JlTFo1ekplKzZ1dFQ0MWFNNEVCVzJ5WTlyUnlDSHNoN0M5S3Bq R0gvL1dNYzQvOExTTS9XdTY0N1ExdGlHK2pnUUZiWStmdTF3MkJkZWVPR3VvMGFOMGsrWkZtaWM3 dTRlajdMZVN0amVYZGJ2QnYrTXRPaDZPQWVpd3Zid0I4Z1o1MXRiVzF1ZkhEZHUzQllCM2RINTc2 SDQzdWxIMVNZenUyN3lDZEh2dVJ5SUN0dHpuNTFyT2JPcDNuUDEvNFhqMHN4WEcxYmhVVmgxcTcz c2JvckU0STdNZ2Fpd08vTFRxYTF0Mld1QXZ0UXJIT3VNeHlwOGowL1kwZjNZdnVvY2lBcGJuVWM3 TkFZenFINjVZaG1OMU84LzRTVjZ3MmdPZ2FQaW1TWmM2R1V1S213UGY2QXpac3o0RHZ2VEF3QmR2 TkRsZzcwSWp3YVc5dkN1eGVibmNDQXFiQTVUWWxMa3dJN0tnYWl3TytxVGllMktITWpoUURtRnpV R05TWkVEa1FQYm13TlJZYmYzRTRqMVJ3N1V3WUdvc0hVd0s2SkdEbXh2RGtTRjNkNVBJTllmT1ZB SEI2TEMxc0dzR2xFald1VEFOdU5BVk5odHh0cElPSEtnK1J5SUN0dDhua2FLa1FQYmpBTlJZYmNa YXlQaHlJSG1jeUFxYlBONUdpazJ6b0ZZc2dvSG9zSldZVkRNamh6WWtUZ1FGWFpIZWhxeExaRURW VGp3ZndBQUFQLy81MEFVQWdBQUFBWkpSRUZVQXdCWENUOEVzTnFKM3dBQUFBQkpSVTVFcmtKZ2dn PT0iPjwvaW1hZ2U+PC9nPjwvZz48L2c+PC9nPjxnPjxnPjxyZWN0IHg9IjgxIiB5PSIyMTEiIHdp ZHRoPSIxNzAiIGhlaWdodD0iNTUiIHN0cm9rZT0iIzZDOEVCRiIgc3Ryb2tlLXdpZHRoPSIxLjUi IGZpbGw9IiNEQUU4RkMiLz48L2c+PGc+PGc+PGc+PGltYWdlIHg9IjgyIiB5PSIyMjkuNSIgd2lk dGg9IjE2OCIgaGVpZ2h0PSIyMy43NSIgeGxpbms6aHJlZj0iZGF0YTppbWFnZS9wbmc7YmFzZTY0 LGlWQk9SdzBLR2dvQUFBQU5TVWhFVWdBQUFxQUFBQUJmQ0FZQUFBQTNaM1VnQUFBUUFFbEVRVlI0 QWV5ZENiZ0VSWFdGUjBXRjRJSWJXNEthYUNRU1FaU2dnc2lXS0orRXNCTVVJeUFpb2hJV1FaYUlD QUZreHdncW14aGNXRVFNRWdPQmhFV0JLSXRJb2xFVEFob3hRZGxCSTNGRnp6L2ZxNkZldmVyM3Bt ZTZaN3Fuei92dW5WdFZYVjFkZGJybnplMWJ0MjQ5dnVjL0kyQUVqRUN2dDR4QTJGUjhnL2hHOGRQ RUppUFFGUVNlcW9HZUt2NjErRkN4eVFnWWdab1JlSHpON2J0NUkyQUVtbzNBRTlXOVo0c3ZGRjhs ZnFWNEZiR3BkZ1I4Z1FZZ3NMejZzSitZWjM4dlNlZzVmSmlOZ0JHb0Z3RXJvUFhpNjlhTlFGTVFl Snc2d284dGxwNFZsTjVhdkwvNE92Rzk0bTNFSmlNd3F3anc3Sytvd1dIWmY1YmtkdUlEeGY4aFBs bThydGhrQkl6QUJCR1lxZ0k2d1hINlVrYWc2d2hnNWZ4UGdmQk44WVBpaThVbmlyRjRTcGd5Q0tD b1BGL2x2eVAyLzBxQjBHSTZRWDIvV2Z5dytEN3hSZUxqeE54YkNaTVJNQUtUUnNEL1ZDZU51Szlu QkthSHdHL3IwcXVKWStLSCtLYTR3T2srQWxpTVVWQytxOXozeFg4aVhsWThLOVMxY2Z4Q0EzNnVP S1hMMHdMbmpZQVJtQXdDVmtBbmc3T3ZZZ1NtamNDajZzQVo0b1BFVEQydUo0bXYyMXNrV1hnazBU aDZnbnEwdW5oTDhXdkVreVFXbzV5bkMvNVFERjJoajMzRXVEQkltRnFHQU0vNFdlb3p6LzhiSkY4 aGZvWjRWN0hKQ0JpQktTRFFYUVYwQ21EN2trWmdpZ2pjcjJ2dktUNWV6SFFrUDhoTVJUNmlmQk1K YStQTzZoZytlcGRJMHZjblNVNlNydGJGZGhML2p4ZzZWaCs0TGVCSHFLU3BSUWljcjc3dUllYjUv NHdrMC9FUFNXSVpsVEFaQVNNd2FRU3NnRTRhY1YvUENCaUJwUkI0aWlwZzlmeTRKSFNYUG80US8x dzhhZnFTTG9nQ3pEUzhrajJVbUhjclFSOGxUS01nNEhPTWdCRXdBbFpBL1F3WUFTUFFKQVJRN0xB NllxVUsvY0psNExhUW1iREVkZUVBWGZNeWNhRDNLNEVTK21SSmt4RXdBa2JBQ0l5QWdCWFFFVUFi L3hTMzBCRUUrSDc5bHNZS3N3RG9tVXF2SVY1VlRORDNqU1J6Q3lOVTNFbGFUcU4rb3hoZlZZays0 YU4zYmo4MXZZK2Y2dEtIaUw4cURvUkZkc09Rc1RRQ1JzQUlHSUZ5Q1BBRFdlNE0xellDUm1BeEJB aDM5T2VxZ0JKMW1pU1dQQmF6TUkzN2RlVUpnL1Mva2dTKy9xTGttV0w4SFNVNlRTdzRZbkVJZUFR Z3dQQ0NrSm15SkhRVmk1Q0NQeWpkd1VWZ0F4TG1GaUhncmhvQkk5QUlCS3lBTnVJMnVCTXpoQUJX VHBST2ZBWGhMVFMycmNUcmlMR0NTc3dqRmtIQTh3bzdtRUdSUTZFTFE4ZmFpTlh4WjZHZ0FmTEw2 c01YeElHSUlZbTdBUGM4bEZrYUFTTmdCSXpBRUFoWUFSMENwQm1yNHVIVWl3Qld2REpYdUVXVmZ5 WHVNdUdTd09ya0dJTjlsY0hxS05Fb09sUzl3WUl0MGFkMzZITmJNUlpjQ1pNUk1BSkd3QWdNZzRB VjBHRlFjaDBqTUJ3Q3hCVmtXMHVtYVZtNVBjeFpWdzVUYVlicnNPaUlSVDNFWlF6RFBGMEpySTBT amFNSDFDTXNzeElEb3YvZVVXb0FoeFBGQ1BpSUVUQUNBUUVyb0FFSlN5TXdQZ0pZN0poK1gxdE5i U3hlU2N4aW83TWxjL1FERlE2cnFLcnFUTktyTkNwY0ZTVDZoSFh4ZlVvUkNGNmlrWVEvYjN6Zm1J cmZSVDFsc1ptRXlRZ1lBU05nQkpaQ3dBcm9VZ2o1ZUtVSWRLQXhMR1FFZmY4dmpmVWU4VFhpMjhV NUloZzJDbGZ1MkRUTEhxZUxUeUxvT3dyNjBicFdUQjlWaGdENUVvMmxINmxuQjR0alFvbGVOeTV3 dXJVSThQeTN0dlB1dUJGb0N3SldRTnR5cDl6UHRpTHdSSFY4ZlhHT1dHalRwRVUyb1k5WUgrc08r bzdQSkxzYnhWUHZLT05FRGdqOWFMTDhCM1dPL2tvTWlCQlN0b0lPNEdodGd1ZS90WjFmcE9NK1pB UWFoWUFWMEViZERuZG1CaEY0cXNiMGNuR09DTU9VSzI5Q1dkMVdvRlUweU4zRk1hRjg0c1lRbHpV MVRUL2pGZkgwOCszNktMclhPbVF5QWtiQUNCaUJnSUFWMElDRTVld2pNSjBSb29EbXdpL1JtMi94 MFVIRytvbWZKNzZUWWZoWUUrTVlvS0c4eVJMM0FSYWN4WDNjV1JuR0oyRXlBa2JBQ0JpQklnU3Nn QlloNDNJalVBMENmMUhRRE5hekh4Y2NtL1hpRlRYQXpjVXhYYW9NRVFRa1drUDQrMzR0NmUzcmxX Y3pBZ21URVRBQ0FRRkxJNUFpWUFVMFJjUjVJMUFkQXZoL0ZvWG51VkdYcWR2UFVwZG9KQjJtWHNY V1QyVjd4L0RSTW41RS9iMUpIQlBqV2pNdWNOb0lHQUVqWUFRV0ltQUZkQ0VtTGpFQ1ZTSEE5UHVj VCtDQ0ptOVlVTktOQW1LbHN2bzlIaTNUNzFnVDQ3SzJwRCtaNmVqMktudXkyTlJPQk9yMmYyNG5L dTYxRWFnWUFTdWdGUVBxNW94QWhBQUthTTcvRTZ0Wk9uVWJuVGJUeWJVMHVtM0VNYkdpbk5CR2NW bGIwdlFiQlRydTcwdVZXVUZzTWdKR29Ba0l1QStOUk1BS2FDTnZpenMxSXdnVStYL2VyZkYxMGYr VHhUbHYwdGhUT2k4dGFGRWVCZlRXcEw4RTExOGpLWFBXQ0JnQkkyQUVJZ1NzZ0VaZ09Ha0VLa1Jn S2YvUFgxWjRyYVdhYXNweHJJTHA0aU9zaDIyT0JrRE15SXN5QUcrVUtYT1JFVEFDUnNBSXpDRmdC WFFPQ0FzalVERUNUTDhYK1g5ZVh2RzE2bWl1RGorNGw2aWpxVXNDMCs5dHR3Ym5kcnBpR3Y0cEdx L0pDQmlCVGlQZ3dSY2hZQVcwQ0JtWEc0SHhFRUFCVFpVdFdyeFlIM2VJdTBqc0ZKU09Hd3RpRTNl RFN2dTVXUDQySFV6amdXNnRNaXVnQXFFRXNYRHJtYXJQOTRhWHR3MlZoamVRSkxyQWN5U1hGNXVN Z0JHWUFRU3NnTTdBVGZRUUdvbEFrZjhuVS9PeHhZODkxL2xoZlkxR3NZdVlFRVh2bDN5cmVGTXhQ OGF0M3Q1Ulk0QVl3Nk1rRXY2WEpOL0c3UCtyMHo4UXAvU2l0TUQ1QlFqd1hLeW0wa1BGRjRyUEVo TWg0aGJKTDgzeGRaTGZGeE03OXlUSlB4YWpxRXFZaklBUmFDc0NWa0RiZXVmYzd5WWpnSkpaRlAr VEg5WmZxZk5ZU0RlV1BGWE1pdmhySmM4Ukh5RStYUHd4OFZWaWZvejUwWDJCMGlpckVxMGtySUh2 eVBUOG1reFoyNHBRUUgrWTZUUXZGWmxpRndtQnA0azNFWjh2L3JMNFNQR1c0bTNGV0RzbEZoRGZL Ylk3dlZKSGNHUGhmTDVIeXBxTWdCSElJTkRvSWl1Z2piNDk3bHhMRWVCSGtTbkVYUGZQVnVIenhN ZUxVYjcya0N6NndkV2hIc2YyVklLNmgwaWl5RWxVU2psL1Q2WkRxN3pJNnBuR1dJQ0U4cFk1MUtv aVhpaDRzVWc3L2R5MHdQa2VrUkIrVnpoOFNueTFHS1dUWjF6SlVyU3VhblArQVpMUEVvOUtWVC9u by9iRDV4bUJ6aUZnQmJSenQ5d0RuZ0FDS0tCTW5hZVh1a1FGS0tZWFNLSlVTdlFKUmV4dmxYcW5l RWN4KzZUZkxCa1QwNVJNeStNUGwxTVk0N3E1Tk5aVEZDS3NycTlRaGUzRU80Z1BFbThsam9scm5h WUNBcXBqa2FJKzExMWZaWDhnSG9XdzRLYm4zYVdDZWhWUVhXQkNsSXRxc0xLdWJRVkhJTXdSMzR0 ZGxjYmFqK0twNU5pRXk4b2ZEZEVLRnRkWHF4NGhzbmllMzZ3MHovNUhKRk1pVHUxN1ZNaDNCQ3My OWZuZThQenpQZEloa3hFd0F1TWlZQVYwWEFSOXZoRllpRUNSL3ljL2ZwOVhkYVJFNzZ2NjRJZU5t Skc3S1kzU2h4L2NVVXEvVFp4YTFWQU04WkZiUmNmSzBqSTY0Yk5pTEtsc0Ewcm9JSzcxQVpXaG1F ck1JMzZFcWY4NWxWSWZQeno4TlordS9DakVqM2Q2SHZFejI3NEFLWXpwZXlFUlNTdWdqNEhCYzBN TVdGeExjaFpQL0R2eGZVWkI1VHZCNGlPVXY1M1V4SHZGUkV0SUYzcXB1RTk4TC9xSlJUNjIwTEhy eFY4Ujh6eXpnOVd4U3ZPY1M4d2orc2NNQmQ4UmxHWHE4NzFCS1oxWDBSa2pZQVNLRVZqcWlCWFFw UkR5Y1NOUURvSEYvRC9qTFNoUFY3T3ZGYlBRZ21EbVNzNmpmMU51ZjNGSy9EaHVsaFlPbVIvRmNq cGswNHRXd3dySU5IVmFpUlh3dVlWSmFiMDI1SFBqVzFVZHQ4V3MxMXRXT0dEWjV3Vkx5UUh4TW9X eXlSUTYxc2EvMXBGUGlQbE84TUtEd29pUEtDOUpSQldnRG9vcUM1SlVyVS9NSHVBUDJzOHM4c0d6 dHNqaG9RNzU5M0lvbUZ6SkNBeUhnTDlRdytIa1drWmdXQVNZWm1TYWZiSDZiOUhCZmNRUGlSZWpu eFljUktuQmw2N2djTGI0RnlwbEVSQldwV2NyRGI5d1RxSUFNRVgrZk9WUm1zakRXRnFwQjFQT05E eUtzYXFWSWhTUUhDYXhJbEdxd1FaV3hqcWNkS3ZIeXdJdkpHbDUxL0pNZlo4UkRSckxQMlh2VWhu SzVnT1NQSjhTaFlTQ2Y1T080amFDUlpUMldMaTBuc3FLTEtNNk5DQXNxRHo3K0k3eVBNTkVuMER5 ck1NODQvaW5VZ2J6blVCU2oyZWZ4WUZWS0xLRFRqbGhCTHFNZ0JYUUx0OTlqNzBPQkZCQWMvNmY0 VnI0Y1o2cnpNL0ZTMUdSZ3JhMlRpeXIyUEFEejVRK1ZxWDdkVDVNUEZJa0NzQjNWTVkwTXVHRXlN T3M3T1k0VERsS1ZwRlNyTk1MaWI3bWZyaUx4bGZZVU1rREtPa29FQ2dTS0JmY201Sk5ERjA5NXdQ S3lTajF5SzR5dTEvdEZRMGVSWkF3U3F4ODU1bU1EZzJWeEdXREJVeDdxellXMDJHZklVS2Y4ZXlq L1BJOHcvZXBEU1RQT3N3ei90OXpaWlR6blVCU2oyY2ZsNUZSK3F3bVRVYkFDS1FJMUtxQXBoZHoz Z2gwQUlFaS8wK0d6by92WjVRWTlrZU1HSW1xdm9Dd1RDNG9iSEFCQ2lnaGROSXVZdFZLeTZyS28z Z2VvOGFZeW1Xbm9tOG9mWXFZQlNVU2xWT1JLOEV5bFYrcFhRMmlnREo5VHErWkxzZjZuM001NFhn WjVnV3VTT2t2MDQ3ckdnRWpNQ1VFcklCT0NYaGZkaVlSUU5FS0M0elNBZkxqeThLaW42UUhGc2tY S1pwOGI1bldYdVRVUmgzQ0VwbnJFQmJYWFBtNFpWZzZVVFpaTkJKVzdSTzRuQVV1bDZyeE9wVFFJ Z1dVZTZWTFRweWFjc0hmanpweW1kSllGQ1ZNUnNBSWRCMkJydjl6N1ByOTkvaXJSUURGNTJVRlRl SzN4cFIyd2VGc01TdUJjd2VZdmx6S2Z6UjMzclRLaWhUUUlxVnQzSDdpNjVmYjlwTjJzWXd5SlZ4 MVBGVmNESEsraUYzL0h4dGJ2b3RlcUxndlppTmdCRHFHd096K2MrellqZlJ3RzRFQUNtaVIveWRU d1dVN1dXUk54VmV0YkZ2VHJKOEw4MFIvN3VTakJ0NW9pVFkzMTNIdWxVVHRORXlJb05vN01jVUw4 TElVTHMvTDJUb2hNeWVYazJTYW5vVStLeXFOaEhsUllMR2Rpa3hHd0FqTUlnSldRR2Z4cm5wTTAw S0E0TmE1YXhNNkptY2R5OVVOWmF6S3phMGM1L2dYK1dnUkY0Vi93bXBZeHpDS2ZHZkR0VkJzSnZX L3IyanNvUzh6S2FOQmZWUHA4T3p6Y3JhNzhtdUppUkRBaGd0c3luQ0Y4bDhUczBnT0NUTmRqdzh2 WVpwMHlHUUVqTUNzSVRDcGY4S3pocHZIWXdSU0JQRC9MUEl0Skh3TWl5YlNjeGJMbzBTeGNqdXRj N0VLL2svY0pwcTBFc2FLNWNYd3dScGR4dzVNS0ZYcGRldFNzdFByTkRWL3R6cEdnUG13V3YzdHlo UC9rNER3ckdKblJ5UytOMkFYTStHUzNxMjZCSXZITXFxa3lRZ1lnVmxDd0Fwb0xYZlRqWFlRQWJi NnE5Sml1VXNCaGw5WGVabUZUS28rZFpxMEVuYTFSa3pJSFlrc3NjTVRZWGV5QjBjc0xGS3lKejMy RWJ0ZjYybEVmK0NlaElzRWhUUGtGNU5ZVGJzZVNXQXhmSHpNQ0xRV0FTdWdyYjExN25qREVNQ25r Qi9MdEZ0czQvZXR0SENKUFA1dlJmdGJFN2g3bEZpY1MxeXkxc09UVnNMdTBXajJFNlA0U0F5SWZo QzhuTzFGQjRVVkpZb1UwR0Q1cStneXJXc0c1ZkVQMWVzMXhhTVE5N0JjMktaUnJ1SnpqSUFSbURn Q1ZrQW5Ecmt2T0tNSUZNWC9SQmtpQ0hhWlliTjE1VllGSjN5N29Mekp4VVdMamVwY29FUEE4ZDBF eXV2RWg0blpCWXBkYm81U3V1ejkwQ2xMVXRIL1VwVGVKVStlMFFvb244VDl4UG9aWmdkdTBGaVBF K1B2U1dneUpRdnBUQjFobXI1dExpZnF0c2tJR0lHbEVDajZwN25VZVQ3ZVhBVGNzOGtqd0tJV3Bo VnpWOFlDT216ZytYQSs4U3BET3BadHRRWVZCWnl2Ky8vUHZRTHZuOFZZUFUrWEpPNW9XVjljblRZ VUZZV2FZbWVkb1JxWXdVcUV3MEtKREVORDZkeEdtWVBGeUUwbGlSTzZpU1JNeUVwL1JBQUFFQUJK UkVGVUhpYUtBZjZnQjZxOGJSRWYxR1dURVRBQ3d5QlE5dy9BTUgxd0hTUFFkZ1NZZmc4V25uUXNa VmVzRTJDK1NKbjlvQnAvUk53Mm1wWUNPa21jaXJiYzdPcHVQU3lnWTh2TWNBOTRlWHF0TWlFV0xx NEp0eW5QTGxWOFIrQnJsSWV2bGNRNityQmtIY1FDUDhJL0VRdDJKVjJBVFFvSS9VVFlNN1lKcFZ6 Rm81RFBNUUpHWUZnRXJJQU9pNVRyR1lGaUJGQkFjLzZmckg0dk8yWCtRbDJHbGNFU0M2aXNMK21D QnFaVWdBVTRoT0tKdTFCa05ZenJ0Q1g5dkV4SEdUTmp6eHlhNlNKbUJGanRIcjRUdUVPd3FPN0JC b3g2ZmZYaDArS3J4SHlmNkJ1N00rRXF3OHI4SzFXK3ZOaGtCSXhBelFoWUFhMFo0SzQxMzlIeEZ2 bC9Fb0ttN0lLaEl0OVBmT0Z5RmlHQ3ZHTlpRbkZGRVc3aUxVQUp5eTNTb2U5TjdPOG9mY29wb0hl cG9YR20vQW50UlhRRkxIWnFxaldFVlJILzI5RGg3WldvT3VxQW1peE5XRGFKMWN2MC8zbzZHeDlr cHZxVkhCQXZEZlk1SGNEaGhCR29Ed0Vyb1BWaDY1YTdnUUEvYWtWVDV2aC9scGt5Ujlrb1VrQ1pt a3hqVi9KRGY2RmcvaWN4RnAybVdoUlJRTEUwcVp2emFKWVVVSlNaZVlOVGhvRHE2VDFUOFpMRTlE QUIyRCtzbXA4UW55aG05NmEyeE1OazRWZFE3UEFCYllvZko5OFB3cGo5bmZDOFJNeUNLSWw1Ukp4 ZG50ZDVoUzNKdUp0R29GVUlXQUZ0MWUxeVp4dUlBQ3ZXcS9ML1pQY2pBbkNudzJRcW54MWwwbkw4 UlY4NVYvZ055VWZGVGFTZnFWUDgrRXZNSTFaSnp5dG9hUWJyYm01OC9IOWw3R1dHeGZPRVJaMFhq ajEwNHRaaVZ2QmZLa2xBOTVVbG0wdzhrM0VJTWJiaUhNY0tYT1ZZbVVINHVCcmNTYnlkR0d3bDVo R2JHRFNsdi9NNjVvd1JtRFVFK0FjNWEyUHllTHFLd0hUR3piUjM4SFdMZTREMXM0ei9KOU90S0Jw eEd5SE5BZzVXZElkOGtQRnFlU3lNZFlRWEN0Y2FSN0lJaWY2bGJhQ29vTHlsNVczTG96UytMTk5w bEs5TThhSkZ2RkJnTmN4VmVxY0tqeEEzV1hISC94UEx2THJacCsvMFA2djdlSWFhUXNtVkdJbDRJ WUI1SmduTGxUYkNZcWkwekhrallBUnFRTUFLYUEyZ3VzbE9JWUMxS2pkZ0ZqV1VVUWlaZm45QnJp R1ZZUTJUbUVlczNIMWJWTUpVYlpOalRuNDM2bXRJb2dTZ3ZJVjhXeVZUNWlqVGFmOUhVV2F3enFY dHhQbVhLc05HQlJLTkpGNG80aGN5OGxWMWxQQk1XRER4NHh4SENRMzkyU0FrNWlRcjg4dTR6TXlk WmdFQ1ppTlFGZ0Vyb0dVUmMzMGo4QmdDTEE3Qll2Vll5V01wcHMzTCtKTFJWbTc2L1F0cThnNXhT bittZ3ZCRGp6L2JmY28zbWRqQktlM2ZLaXFvUXBGUU0xT2wxVE5YSjR4UTJjVXNXQTh6VGMwcjRu bGpaNkY1aFEzS1lGME1vWmJvMWh2NXFJQlJ1azlRTzB5YnM4QnBYSGNUWmh4U0gyVDhQMGZ4MlZX M1RFYkFDSlJGd0Fwb1djUmMzd2c4aGdESzA5elU2Mk9GY3lsQ3Vzd2xoeEw4SU9ZV3NyQ0FBNDRi SVdiaDBWSEIzeWhkeHRxcTZoT25uK2lLckRDV0dCQ0x0MTQweUxVM2dRVTA3VDF1RTJYdkNiNkg2 YjFPMnlWUGdIZGtFNW1vRHl5K0NuM2pSWWtWNXlFL2lzVHY5WEtkR0Y3UStHNk5hKzNubnFITXF0 a0I0VExSMWJpdEF4Q2NNQUtUUXNBSzZLU1E5blZtRVFGV3dBY3JaRHcrVnRuR1A4THhzYUkwUDN4 TUFhYkhZMnNTeDRoUmlQSVpyb3UvNE0wY2FEaWpnTElUVHRwTkZJRzByRzM1SFRNZHhnY1loVEp6 YU5FaXRxM01QUWZ4U2J6ME5ObDFnWWdNWVF3OHA1OVY1NGtEeWlyK1lmdU5ueXN2V24rbGMvRWZY a2NTQXRlVGxTZ3p1NkRxQytqRktrbGYrSEt1THFwbWFqd0M3bUFyRWJBQzJzcmI1azQzQkFGODBY SmRZU29WaFN0M3JLaU0ram5yVjJ3MVpBSEdTV29nK0g0eXpjK2lGTTVWY2FPSnFjMWJNejNjTUZQ V3BpSVU2S0FjaFg1eno5Z0NOT1RMU083cFpUb2hLSEJLTGlDbW4xSFFGaHhvU0FFdlg0d2hkQWNs OUJ4bC9sNk10WjduZDJlbDhlbkVENVBnOEREVDlmaFV2MC9IZUluamVZbGZ0c0RrVUIwRFg0bXhL SDN1YUp0bmRLeEdmYklSTUFMREkyQUZkSGlzWE5NSXhBaGd5VUhSak10QytpSWx5bHEvMkkzbGNK MlhFbVVzVFBtSUR2eTdtQjFtSkhyOENMTlhOc0hPeWJlQmI4OTBrbWxWM0E4eWgxcFJ4T0t4ZEFF U2Zyc1BqZGg3ZkNqMzA3bFlETEZ1WXpVbUJOTnhLdU9lUy9SUTZKQk5aUmJ5SEtYTzRRY3JNU0Q4 Vi9kVWpuR3hhSTVGV3RjcFQrZ2orRHlsUHlWbTB3V203dE54OGwyZ3ZxcU1SVHh2YWR2NGY0NXJW UjJyVXo3WkNIUU5BU3VnWGJ2akhtOVZDTENDbTJtOHREMFVRcVlnMC9KaDhnVEc1c2M1cnJ1cU11 ZUtDY0ZEV3NtKzhvbVY2SG95TFdJQzVnY2xLblNia0QyRXNncjV0c2sxTWgxbXlyanNBcVM0R1N4 eFRBZi9wUXBSeEhnQitaRFNJYmc3Ymhrc1dsTlJZNG43aks4cUZ0MXhPOG0wTzd0OXNZVW1DdnE0 N1lIZFBra2pXRUR4WDAySzUyVlJYSG54bkZmb1ROY1I4UGhIUmNBSzZLakkrYnl1STREUDV1a0pD UHpvTWtXWW0wcFBxbWF6RDZyMFlQR2ZpbWxMWWg1UnhqV1p1dnlranFBRVM3U0dDQVFlVDgzU2NS WWk1WlE0ampXZENUN1B0SEhjVCs3UkZYSEJHR21zNkR4TFAxSWJjY3hLUWxxTmFtRlZVeE1qK3Nu T1hyaUpnRXZaQy9OQ3hybmI2c1FyeGVBaE1UYmhRNXMyd3ZjcExTUFBQV2FEaVBjb2M3NFlKWmow Q2txYmpJQVJHQU1CSzZCamdPZFRPNDhBMDRGc21jalU0RnVGeHF2Ri9KQ05veGlpaFA2ajJtRmFk MU5KMmoxTUVwODVWaFB2cnpUQnZmRURWSEw2VktJSEtCQk10YWFuYkpJV3RDU2Z4bUtsMnlqWWRZ VEVpbVBFOG95MFpib1lheTNUOGE4U09PenNoRVYwTVdVVWF5Y3VESnVwUG9vbjV6S3JvR3hsbEs1 K3gvcUoxVG05QUlybklTckVGL1Y0U1haUDJsNlNOTHRTdGRseXIyR1lqTUIwRWJBQ09sMzhmZlYy STRBU1FIeExyRFFFeUw1VHd4bEgrZFRwZlNMRXpOMUtNUTFMdTBjcWpXOGNQOXo0MXluYldpS2NE dU9JQjhBaUhpSUt4R1Z0U0srVjZTUitqRlZNRTZkTnMxZ25sR0dKQytrMlNHWUw4QWM5UzUxOW5S aGZVQlJxWHJCNHNlSUY1UGRVam92QjVwSW9lYmhyWVAzbFhCVlZSa3lqcDQzaC81a3FvUFNQbHdt K2U5US9SUjhIaWNOdVpmc3EzZVI0ck9xZXFRTUl0SHFJVmtCYmZmdmNlU1BRT2dSWWJJV0ZOKzQ0 MDdScnhnVXRTTFA2Zllla242Y3BqN1ZNb2xKaXVoZTNEQnBGZVM4Ylg1VHptc0s0WVdEUnhJclBD eFl2Vml4R1lyb2VKZlVCZFJSTHVVUXRsUFAvVE9OL3NrRUNmdGU0aDdBYW45Mm5lTWtrenowT0hj UEhOYVF0allBUktJbUFGZENTZ0xtNkVUQUNZeUdBaGZnRGFvRnBUNGtCc2Noa2tCazZNYjJLTDll bFEwUUNKZnRFOUFQOE5mdVpDajlRZ01LcWJRTGN0OEgvczhMaFY5cFVidU1ERk9Gd0VYWmMrcHd5 V0drSkNmVUdwUWx6eHBRN1UvREtEdWh4ZzVRVFJzQUlsRWJBQ21ocHlIeUNFVEFDWXlKd2o4NW5l bE5pUUZqNDhLa2NGRFE0d1RRdVlaTGlMbUlaWS9WN1hGWkZHb3Rkdk5EcFZEWGFkamNNRFdGcTlL Ymt5cndJQllzcnlpY0tQcjdXS0o4RTBNZk5obnV3ZDNJZVdYekFrV1lqMEVrRXhoMjBGZEJ4RWZU NVJzQUlsRVVBQlFvL1JuNzh3N2xNYjY0ZE1nMlh4QzRsbUhyY1RYYm5xY1A2Q1M3QjBzb1U5YjN4 UlowdWhRQXZEdWx2M3VmVkFpR3pzR2dUS0IvTEp4dE1YS0R5b0poaTZZeWZWUjNxa2Y4MkNiTVJN QUtqSVpCK0dVZHJ4V2NaQVNOZ0JNb2hnTFV3dFlJU2JMM3BLNHVYMVRCM0ZmZDZ2Y0VuaTJ2d3pS d1VWSlJZVWUydzRscWlUMFJFc0FMYWgyS2tEeXlaeEZhTlR5YWFCQlpQTm5wQTdxaURGNHB4RlpI b0V5OFdMRURDVjVRQ1hDMTRNYkFyQkdpWWpjQ0lDRmdCSFJFNG4yWUVqTUJZQ09CWGQ2eGFpQlUz UWsvQkttNHNZU0dMclorRUZjSS9jS2tnNW1VSGhDSit0azdDMmlyUis2ZytiaGFiUmtjZzUvOUo5 SVZyMVNRcjhQSDNSTGtNbGs4Vjl3bGxGS1YwQytVSXpZVDdCZUdsbERVWkFTTXdLZ0pqS2FDalh0 VG5HUUVqWUFTRUFGUEtiRE9wNUlDd2dyTHFlMURRb0FUS3h3bFJmNWlHSlU0azRZS2k0ckdUV09v T1ZDc29QQkk5QXJLZnFBUXJ4Q1ZNSXlLUStuL1NERlpsSkpaUkZIeW02Y21uakJKSy9GWHVBUzRr NlhIbmpZQVJLSW1BRmRDU2dMbTZFVEFDbFNIQUFnKzJGT1dIUHpTS3hlOWRJZE1naVdKeXRQcEQv eVQ2aEF0QkxyQisvK0FZSCt4MHhZNWFvUWtzck44TG1UbHBVUTZCSnkxUm5WaWdkNmdPSWFIV2w4 UUNMV0V5QWthZ0xnU3NnTmFGck5zMUFrWmdHQVR3YVdScnczZ3FubURmVEhVUGMvNms2aEFJUGl3 RzRwb3NXTUg2V1VmUWVhYUFnMVgxSkYyTTFkYjRLaXBwR2hFQklpeXdzMUo4T2d1UUNMbUVKVHVV czJNVEx4VnNBTUhDcEZCdWFRU01RTVVJdEZjQnJSZ0lOMmNFak1EVUVMaGVWOTVkSEJRQllsN3Vw bnhUckZBc1RybGEvUW1FeFpadEpabVNEV1ZWeXF2VTJFNWlmRTBKZ0o3dTBxTkRwcElJcktiNnNN U0FlS0hBNy9NbEtqbEFISjQvSlh2c3hrUW9wcWVUTVJzQkkxQTlBbFpBcThmVUxSb0JJMUFPQWZ6 clVFTFpwak9jaVlLM2p6TFQvaCsxc3Zyd0lYRWdsTTl0bEdHclZJbmFpS25najZuMVJ1NTZwSDYx alRaT09veXlpV0wvUzVXenloMUxNNEhtWTB2OGZqckdTNENFeVFnWWdhb1JtUFkvOTZySDQvYU1n QkZvSndLc2lpZlV6WmxSOTQ5VWVwcmJIYkxvaUVWU3dlL3pYOVVmbEU4V1R5bHBhZ2tDK085aVZZ KzdpODludXBqb0ZsVzRVUndUVnRNblJBWExLSTFGSEdWMUhhVlpSUzloTWdKR29Dd0NWa0RMSXRh djd3OGpZQVJxUUlBcDdmZXEzVFBFZ2M1VmdrVWhFaE1sVnVMVGwrQUhTTnpTMTZzSFZqNEZRc3Rv T2ZVMzlmOGtwaWVXZHgwYUVINjJ1ZnY3NjBHTlhvODRzSnhMdUtZbnE1d2c5aEltSTJBRXlpSmdC YlFzWXE1dkJJeEFuUWpjcDhaUi9ENHRDV0c1WWt2RVNTdWhCQmxub2RGZTZzVGg0czNFanYwb0VL Wk81VHV3bGs3Qmtpa3hvTmluTnhRUy9vcDRvQ0dQWkJla1dBRjlNWVZpcHZDOUU1S0FNQm1CVVJH d0Fqb3FjajdQQ0JpQnVoQzRYdzJqK0dFSnhTZHZWZVZaRU1KVXFwSVRJeXhkN0pERFFpRGlQMDdz d3I1UXBRandFaE0zaVBLSS8yZGNSaHBGY3hVU0VUTWxUM2tvNGpra3pSUytyWjhnWVRZQ0l5SmdC WFJFNEtaNG1pOXRCTHFBd01NYUpJdEFpQk82dDlJbmk0a2JLakV4SWh6U3hDN21DOVdDQVA2YnFm V2M4RXNzUGtvdnlPOGhMenh4T1l2alFwNm9EUGdBazJmRGhFay9qMXpYYkFSbUJnRytjRE16R0Ev RUNCaUJtVUlBSzlVNUd0R3A0dHZGSmlOUUZnSDhQOE1pc25BdXZwKzVyVk9KNllyQ0d1b2hXWWlH aEkvczlYcE01Uk1WQVJjTnlzeEd3QWlNaUlBVjBCR0I4MmxHd0FnWUFTUFFlQVJRUUZtMUhuZjB3 M0VtU21NVlphdlZPNk95blpWZVcveEJNV0hCbUw0L1J1bDBCYjJLVEViQUNKUkJ3QXBvR2JSY3Qy Y0lqSUFSTUFJdFFtQ2xwSy80ZEM2Mm1JeFFXNWZvbktDRW9uVGVxdnkrWXBSUEF0ZXplNWV5SmlO Z0JNWkJ3QXJvT09qNVhDTmdCSXlBRVdneUFpaVNwNmlES0krRVR0cFNhV0xPU21TSnFma0RkWVNk a1pocS80clNMRWJqM0IyVVJvRWxYSk9TRXlkZjBBak1GQUpXUUdmcWRub3dSc0FJR0FFakVDSEFM a2RzY0VBb0pxYlQ3NG1PRlNWUlFnbjloU0pLK0MzaXY3NVpsVkUrOFI5VjBtUUVqTUM0Q0ZnQkhS ZEJuejg1Qkh3bEkyQUVqRUI1QkZBb1dUVEVvcll5WnhNRjRjYzZBU1dXTnBRMEdRRWpVQlVDVmtD clF0THRHQUVqWUFTTWdCR1lVUVE4TENOUU5RSldRS3RHMU8wWkFTTmdCSXlBRVRBQ1JsVklOVW9B QUFEcFNVUkJWTUFJTElxQUZkQkY0ZkZCSXhBUXNEUUNSc0FJR0FFallBU3FRc0FLYUZWSXVoMGpZ QVNNZ0JFd0FrYWdlZ1RjNGt3aVlBVjBKbStyQjJVRWpJQVJNQUpHd0FnWWdlWWlZQVcwdWZmR1BU TUNBUUZMSTJBRWpJQVJNQUl6aFlBVjBKbTZuUjZNRVRBQ1JzQUlHQUVqVUIwQ2Jxa3VCS3lBMW9X czJ6VUNSc0FJR0FFallBU01nQkhJSW1BRk5BdUxDNDJBRVFnSVdCb0JJMkFFaklBUnFCb0JLNkJW SStyMmpJQVJNQUpHd0FnWUFTTXdQZ0l6M1lJVjBKbSt2UjZjRVRBQ1JzQUlHQUVqWUFTYWg0QVYw T2JkRS9mSUNCaUJnSUNsRVRBQ1JzQUl6Q1FDdndFQUFQLy9YKzhobFFBQUFBWkpSRUZVQXdDdnBq ejdKd01SaEFBQUFBQkpSVTVFcmtKZ2dnPT0iPjwvaW1hZ2U+PC9nPjwvZz48L2c+PC9nPjxnPjxn PjxyZWN0IHg9IjMyMSIgeT0iMjExIiB3aWR0aD0iMTcwIiBoZWlnaHQ9IjU1IiBzdHJva2U9IiM4 MkIzNjYiIHN0cm9rZS13aWR0aD0iMS41IiBmaWxsPSIjRDVFOEQ0Ii8+PC9nPjxnPjxnPjxnPjxp bWFnZSB4PSIzMjIiIHk9IjIyOS41IiB3aWR0aD0iMTY4IiBoZWlnaHQ9IjIzLjc1IiB4bGluazpo cmVmPSJkYXRhOmltYWdlL3BuZztiYXNlNjQsaVZCT1J3MEtHZ29BQUFBTlNVaEVVZ0FBQXFBQUFB QmZDQVlBQUFBM1ozVWdBQUFRQUVsRVFWUjRBZXlkQjlnOFZYWEcxeVMyb0JKRlJZa0ZFUXRxUkNX Z0FnR2ZVSXdSRUtVSUtBcnhvVWdnQ2lLS1ZFRlVFSVdJSWtXamdJQklFYVhZZ0lDQUFsSmppeVpL U1VSRjBTUUNVVEhCOTdmc1hlNTMvM2YyKzJaM2RzcnUrejNuN0MwemM4dTdzOStjT2ZlY2MvK281 ejhqWUFTTXdBTUlQRXJaZDRodkUxOGgza2Y4Q0xISkNNd0NBbXRwRW1lS3ViK3ZWUG9Tc2NrSUdJ RUdFTEFBMmdEbzd0SUl0QlNCUDlHNDNpTit2L2pKNG5YRWg0dWZKelpWam9BYnJCbUJGZFRmVWVJ dHhkemZheXZkV3V3WExJRmdNZ0oxSTJBQnRHN0UzWjhSYUM4Q1BJajN5QXp2S1prNlZ4bUJyaUd3 a1FhTTBLbGtTQWlqdzRJelJzQUkxSWRBb3dKb2ZkTjBUMGJBQ0N3QmdRZnBuUDhReDBUNXEzSEZE T2ZSa0sycytUMUo3UCtOQW1IR2lQczduZEk3VlhHUDJHUUVqRUROQ1BpZmJNMkF1enNqMEdJRTd0 Yll6aFZqSDZlazl3MTlZRFAzSzZXelRnZ25tQnZjcklraWRHK285R0hpV2FWNW5CY3ZVdHpUWWU3 SEtIT2UrUC9GSmlOZ0JHcEd3QUpvellDN095UFFZZ1IrcDdIaGdJVFErV0xsWHlIK3FiZ3U0di9S eHVyc1lQSE80am9Gd1B2VTMybmlNTjh2Sy84VzhTUEZwdGxBNEJlYXhpdkZPQjZ0cVBUdDRsK0xU VWJBQ0RTQUFQL3dHK2kyQlYxNkNFYkFDT1FRK0Y5Vi9reDhqZmkveFhVUnd1WWIxQm1DMzBGSzN5 MStqTGhPdWtTZGJTZitUekdFTTlhUnloQVpRSWxwQmhCQW0zKzE1bkdIK0xkaWt4RXdBZzBoWUFH MEllRGRyUkV3QWtNRWxsTnVSL0VueFJBQzRGN0szQzZ1bXk1VGg1OFhzd3l2cEljbWxySGdvRVha WEFFQ2JzSUlHQUVqWUFIVTk0QVJNQUpOSXZDbjZoeXQ0N0ZLQTcxTG1kUEZUUkQyZ0h1cjR3dkZn ZERJSW9RK05GUTROUUpHd0FnWWdja1FzQUE2R1g1alh1M0w1Z3lCUDlOOEViVCtYQ21NL2RtemxT Zk81aVpLdHhmdkl0NWZqUFBMdkFnNkQ5Rjh0eEdmSUE1MGdESk5DWi9xdWsrLzBlZSs0bXZGZ1RB SldDOFVuQm9CSTJBRWpNQmtDRmdBblF3L1gyMEVGa05nSloxQThPdExsYkswaS8wWmppN2ZVNW1k aHZEQ1BWbjU0OFNIaW5jVFl3K3BwQlo2c0hwNXRCaWgrSEZLNjdSM1JLRDdoUG9NZEtJeVI0dC9M MjZhc0JYRUNRbHpnRENXZjFKbVhiR3BPd2hnM3ZGWURaZjdHNXZpaC9WVU1Ca0JJOUE4QWhaQW0v OE9QSUxaUm1BMVRXOEg4WnJpTmNSb1FKVVVFcDY2ZFRuL1BFMmpZR241SnFVSXhUaG1mRW41YmNW b2JKVk1qUkRrQ0lzVE92aXhNbWcvNzFMYUZ2cTZCc0lMZ3BJK0VSOFVjd0VFbVg2RlAxcUxBTHQ2 NGUxK2tVYjRjekgzOTQxS1R4SHpXMVJpTWdKR29Fa0VMSUEyaVg0emZidlhlaEZBMENyVFk3enNX K2E2c3VlaUZTTHNFSjdlYkV0NDFhQ0JseXFsZm5lbFBNU1ZWRTcwaloxbDNEQUJ3Zkcrait2YWtN Y3NBdUU0ak9YTnlyeEcvTWRpVXpzUjRMNUYrQ1RtSnltanhLbU0rNXlkajg1V3hZdkVKaU5nQkJw RXdBSm9nK0M3NjVsSGdLVnRCTXJ6TlZNMGFTekJYNmY4S0VJRE9lcDRGY2VXVnlNZkUvTndSdkJr NloxdENzOVJYU0NDc3Y5RktGU1lZdmVKQVBlcXFFMlczcytLeW0zSy9sS0R3UjVVeVpCd1NpSk82 ckRDbVZZaDhKY2F6ZVZpQ0cwKzkzc3NjQ0tJc2lyUndFc0VRekliQVNNQUFoWkFRY0ZzQkthREFI YUVGNmpwTGNRczNmSXdKTkQ2VGlybjZBdXF4Q1pUeWRTSWh5NE9UMmlDc0c4azJEekwvaXg5eDVv K0JqQU5aeWcwck1mVCtJQVp3eUhLNC9panBKWEVpME1jRW9xbCtEZHFwTk0yVTFBWHBwSUlZQjd4 b2NFMTJCTi9Wdm4vRWE4cWpna2g5ZUZ4aGZOR3dBalVpNEFGMEhyeG52dmU1aFFBZGhoQ3dDUElP eHExSnhiZzhDRFYzeWFlSnZHQVpubWRQdDZxai84U1E5U3pBeEw1d0RoUWhYd1ZLZEVBOWt3YVFr Q1BoYnZrY0N1S0NEQ1lDTVNESVQ2b2JRbGpSSnJQOHp6N0d3MkRseHcwKy9zcFQxZ3RKYjNVc1kr WGlIQ000MllqWUFScVJvQWZiTTFkdWpzak1OY0lvRlZFKzVJREFRLzVlM01IS3FwRHdFVUR5eElr ZG5DWUJvU21jVWhLbDVXeG9RdkhxMGdSMk9LbDk2RDk3SUlnQUZhcGhoaU50cldnVmR3WjFiUkJC SWUvSHpURkRsYjNEUEk4NXpEN0dCVDdDZVltLzlmUHpjK0haMm9FV29VQVA4eFdEY2lETVFJempn QVB5ZGdlTFo0dUhycHh1ZXI4Q21vd1BLQ3ZWRDdlaXBCdE1GVTFKSVJETkgvRGlna3o5STBEVDl3 TXdkN2I2SGdVanpIa01hZkFqamVVU1RGbEtQb3VPVzZ1RndGc2x0ZFdsOXk3Yk9tcWJKK0lQTEY1 UC9mQUIwNUo4ZjMvd0JIbmpJQVJxQVVCQzZDMXdPeE9Xb0ZBT3dieFNBMkQ1VDhsQytoektsVXA4 S201WlFnTktBOWpIcjZ4c011WVVnMFJHdEs3bDJsaC9BcENVTDA2dWZ5OUtuZEpDM1dZeG90d28y UklDTzdZMVE0cm5Ha0VBYjZEOVFjOVkwdU55Y3VnMk9PZVIrc2Z5dHoveEhRTlphZEd3QWcwZ0lB RjBBWkFkNWR6amNEckNtYVA4OUd2QzQ1VlZYMm5HbnErR08vM1dQQkRPSXlGWW9TczkraThxZ2pi ejFUN2lkMG56azlWOVZGSE85anZYcDkwaEJNWFlhV1NhaGRyUm9ENytSajF5UTVqdkR3cDI2ZEg2 Qk1IUUNWRE9sZTVhZi9XMUlVcFJzQjVJNUFpWUFFMFJjUmxJekE5QkViWmY2SUI1U0U2dmQ1N1BX d3RDWEtQOE1lU01uMFJNM0hhMnM4WHFLTjBDZlJZMVZXcFlWVnpVeWRzQ3E5SmVrRndaK2szcVhh eEFRUzR0Nyt2Zmk4UkIrSTN0MGNvRE5KVGxiWmh0eTBOdzJRRTVoY0JDNkR6KzkxNzVyVWkwTzlz bFAzblYvcG4xUC94ZUhXWlBxRFpBUWlQZlIyYW1CQUFjTmFKRzBMRDJ0VWwwSlBqaVF6eWhMUmlu b09pa3hZaGNGQXlGcGJmdjV2VXVXZ0VqRUFEQ0ZnQWJRQjBkem0zQ0dCcmljWXNCUUR0WjFOTGdp c25nMEU0akIwNGtzT2xpNFIzK3R2a0tyWkZET0dma2tPdEwyS25tM3JEcjY1UlkyYWd4TlFpQkpi VFdKNGdqcW5KMzFvOER1ZnJSTUI5dFJJQkM2Q3QvRm84cUJsRm9NaitFMXRJQkp1NnA4MERlcXVr VXg3UVZTNk5zenlkQ3QzZlZKOVZhVmpWVkszRTkzUkQwaU0ydGM5SjZseHNIZ0cray9UK2ZsL3p3 L0lJaklBUkFBRUxvS0JnTmdMVFI0QWwycUw0bjFlbysvdkUwNktpZHArbEF3U2pWeklrUE5Oais3 amxkZVRSWWxJbHBZamczNm5uT3cwY3dVZEhtZS9wck16WWd3ZDI1cENyR2tDQWlBL2JKLzN5dldF bkdxcUo0WXAzL0RqM2RtakRxUkV3QW1NaVlBRjBUT0I4bVJFb2ljQW8rMDgwZ2lXYnErUjB0cE9N RzJMNVBkNFNrK1hMRTNVQ1Fic1JvSlV0UlR6WWQwMnVZUG02S1hPRFpDaGpGLzg5Y3lYTDhIaGNa dzY1cWdFRU1QMUlIZC80blFYTk84SW50czhmMU5oeUwwbXFOaG1CS2hCd0cwVUlXQUF0UXNiMVJx QmFCSXJzUHdrSmcxQ1c2NDNmSjFwRUhwYmpDSUM1TmtNZHdsTE8rejIyelh5SFRtWUprLzRKUWFS aUtWb3RjL1oxcXF0eWlWL04xVTQvVUk4STYwcUdoTEFEcHNNS1owWWk4QkFkSlh6VlU1VnVJR1pw bk8xT0QxQitSekh4VmRkVnlqbkUrRlMyRkQxRFo2UGRWTklubkk4KzNzL2QvNEdHbEMxcHViL1Jh dDlmNjA4allBUnFRNEFIWEcyZHVTTWpNTWNJRk5sLy9seVl4QnBCTkRmcnFZNEg4WEZLenhDZkpq NWFmTENZQnpPZTY4cE9SS2x0Smcvb09QYm53OVU2M3QxS2VtZnFJMTZXVjNGSnRBMW5KZndUbFdN dHE0cWRJN1JvekNNZCtEUFRDcGNYSUlEUXg3MjdvV3BaRHI5UjZTM2lpOFFJbndpaGh5aFBoSVNU bEY0dVBsL01iK0dsU2drWnBtUlI0dDVON3oxc203SGZEUmMvVnhsc2s3bnZDVnl2b3NrSUdJRTZF YkFBV2lmYTdtdGVFVUI3V1dUL2VhMUFRUVB6UktVN2liOG92a3pNZzVqeVpzcS9Tc3hTTmlGbGVE QVREUDFOcXNNMlU4bFk5RmZKVlN5eng1cEpBdGFIQjNTc09Vb3VLeXdpQkJCM05EMkJFRTlwWGRm S0NLQjQ4cWZqVGpGTmo4OXptZnY3UUFHQXNQZFZwWnVLMmFGSXlVaDZzWTV5MzM5VzZmNWkybEV5 a3REWWI1R2NnY0FiWHFMUXZ1NHpPSTVnR3R1RkRxcWRHSUdaUUtEVms3QUEydXF2eDRPYkVRUkcy WDllckRsdUpPWkJlSUxTdGNTTEVROXVoRUljaGg2MzJNa0Z4MU50RXY4TEVLdzRuZkdpY1NYUGd6 cGVscWR1S1l5SC9Zc3lKMzR0VTllMUtqWU13SlFnSGZkVDBncVhlOXhMTEtsemY2UEJSNkFjQnha ZWhoQkUyY0Jnc1RiU2V4dHpDY3dtUXIrODFDR2dvdjFrVExrWHBYQ3VVeU5nQkthRUFBK2RLVFh0 Wm8yQUVSZ2dVR1QvZWFHT0V5T1RJUFRob2NyREVzY2ZOSnlFa2VIQmkyWU40VlNuTHlDMmdlUkJp clp4d1lFbEZGSkhtckNrVER4THhrTm9JYlJHTElFdW9ibGxUa0VMRmVZVURqSzNlcGZmUTgvVnAw R2JGcmVNMHhiYTdyaHVudk1yYXZJZkVMT2tudDRMcWw1QTNCdndnc3BNQVZ2YmwyZnE0eXFXMnEr S0tsajYvNTNLUE8vNHZXQlNvbUp2YjMyRUhjR1VOUmtCSTFBbkF2d2c2K3pQZlJtQmVVU2d5UDRU VGVhSEkwQVFNdGRVbWVWMkh0cmZVeDRISmNJMC9ZUHlIRmN5SkJ3NDNxVVNEM29scFFnaEV3MVF1 QWl0RUZwUDZoRVd2cUVEdTRudkVvOURxMll1UWhENGJhYStpMVczWmdadEFmUUJVTURpZUJWM0Zx ZDBuaXF3NjN5WlVoeUZ1SC9acnBWSUF0aUlycTM2SGNSc0dhdGtHVnBNVUVXVGYzWjBGYit6dzFS RzhPU2xTdGtlSVpvd0J5QnZOZ0pHWUFvSUxOYWtCZERGRVBKeEl6QVpBbWpFaXV3L2VlRFNPZzlV SG9oNDVXSmJtRnNTUkhETGJRUEpBeHluRHRvcHd5eXI0d0dNb01sMWFEemZvZ3dDTUlJb21pWWNw RlExRnEyVHVRcUJnbmxrRG5XdWltWDRkTkFycVFMN1FpVnpUV2pSV2RyR2Rqa0FRUWdrbHVJUlRI RnV3K0VOVzJmdS9UdDAwcDFpSWkxd3ozRlBZdXY4Yk5VUktveVhNR1g3aEdNZUFteS9NT0lENGZJ WUhiOU5ETDFaSHlIcXcrdVZ4eVJnVnJUeG1vN0pDSFFQQVF1ZzNmdk9QT0p1SVlBTlhNNFdNc3lD QnpCMmxwOVd4YjNpVWNReVl1NDRBdTZEY3djV3FidGF4ekVCMkZycGRnTkdXNFIyQ3FGQVZXTVIv MWNRak5PTFdlWmZiSTdwTlcwdFg1a1pHT1lTMGZlUU9XTStxdkJZM3lXYUtyYWJtSXQ4U25VL0V4 ZmR4enEwZ0lnT3dVc1hMMGVZcEd5c285eWJDS25LanFSN2RKUWxkbXlxdDFXZWtHS1lzcUJoSmJK RTdIQ253eVlqWUFUcVJvQUhSZDE5dWo4ak1FOElGTmwvQmd6MlZlWjA4VklvMWdURjV5UDRqQnVE RWswb1M1T01BVVpMT2U2eWV4Z1RUaUE1TFM3Q3h6UUZVT0pGRWpmeTZSb0kya2l3VjNZcWxMTUJw YU9WK1poanhpa09nVE5BOEhmSzRDeUhobFBac1lpWE5FeFM4SjVuMjlxbE5vS2d5ejMzR1YzQTds dVlzaUM4Rm4xM09zMWtCSXhBWFFoTVZRQ3RheEx1eHdpMEdBSGlkaFlOaitWRWhMNmk0Mms5MnB1 MGpqSVBWT3pleUxlQkVVQlphazNIUXJpcHRLNnFNb0luY1NTSkhZbUQxYmZVTVBhMWFNQ1VyWnh5 QWphZE1IZlNlV1VjNTdBaFp2Njh6R0NMeWYxSjJXd0VqSUFSR0NKZ0FYUUloVE5Hb0hJRXNQOThZ VUdyaFBIQmdTaG5TMWh3U1M4bjFIRXVtai82SXQ4R1JnaERBNW1PcFVob1M4OHJXMGJUaWJENWRs MkkzYUNTSGdIOWNXUzVRSVZwQ0tGRmMybkwvMVJOdXhGYUplb1Y3UEZJajZxY05RSkd3QWpjajhD OC83TzhId1YvR29IcElEREsvaE83ejdJaFlOWW9HT2IzVmQrbVlOcjhYOGxwTzlHSWFhaVZFN1o5 MlBubEdrWXppblBYdUNZS3VUYXBZMzRzRFpPUG1ibkg1WG5MRStrZ3pKbWc4YnlNaExKVEkyQUVq TUFRZ2RuOVp6bWNvak5Hb0RFRTBNeGhuNWtPQUEvYzc2U1ZpNVI1c09PTWtUdU4zWk55OVUzVjhY OEZBUzN0djBocm1KNVhCQXcrVWdBQUVBQkpSRUZVdHJ6K0loZmdhTVYzc2NocGxSek9PVjlWMG5C SEdvazNHdGhFWXc3TDhjcjJpRmVMalNnWVBVMFY2MFc4cnZJcmlPM0VKUkJNUm1BZUVPQkJNUS96 OUJ5TlFCTUlGTVgvNUNGYnhwbUNzUyt2ajZMbC9IaVhGNTNXT0NFczF6a0lndDZQNm8vUVNIWDly NnQ3N3FQbTNjUXhRaWxkRTNXTXh6bGU4VGpiNFF4MHZZNFJHdWxIU2duREZCamJYV0xRRW5hSjcw dUhUVWJBQ013eUFuWDlVNTVsREQwM0k1QkQ0R0dxSkR5U2ttV0lPSWRsYkQ5cGdOaUtoRWdpSC9P NUtrenF0YTRtS3FmY1dJdTgrQ2Z0UEJjU0tXNFQ0V1lhVGxvNTdYWk84eHVQWmRiekNLQUltK0c3 NWo3NHVpYU5KenliSGVRdzArRStFYTZNY0V0b1F2c1YvakFDUm1CMkViQUFPcFh2MW8wYWdSNUx2 anhRYzFDY2txdGNwQTdOVU82VUcxWFpOZ0VVSVN5bkNVUVkwWEFycDB2VUlpRjJsR1NKTUZNSVJ0 bURZMWJtNWtkVHpKMTBudm5ibWp5c3BEUWhvQnJEMHJENUFpUFFQUVFzZ0hidk8vT0l1NEVBQWln UDAzUzAySDhTWUR1dEgxVkdjTnUwNElSTFZUL04ySnBxdmpSaDZ4azBZS1V2SHVNQ2d1YnZxZXZP RjhlRUlIT29LZ2dGcEtSU0toSkE0KzFOSysyd0k0M2hlSWVtYzdIOTJvdW1RN3pQc3M1NUM5dHl5 UWdZZ1U0Z1lBRzBFMStUQjlsQkJOanVMemRzN0QvTENxQ0VXY3A1d0orakRyNHJiaHNoZ05ZOXBt dlZJVUhQMlMzblFPWFplaEZIRjdaOExJdTNMbCtVaXY1M0l2UXVldkdNbmtDa2diMDB0eFBGZ1c1 U2h1L2lCS1dFSGlOeVFHQlY5VUllVXhLVzM0OVM1YXhzMTZxcG1JeUFFU2hDb09pZmFOSDVybTgv QWg1aDh3aGcvNWtUR0JuWk9QYWZSY3Z2QkZ0dlk1eEY3RnR6R3NKcC83OWhseHQyeTBIclNaRC9X d1U0dStFb3FaeDRLY2cxZWt1dWNnN3F1T2RmbzNuR3V5Q1JKMFFXM3dXaHNJaEdnRjMwbWpvUFJy T1BsengxdkR5Zy9XUm5MaDAyR1FFak1Pc0lUUHVCTU92NGVYNUdJSWNBeTVCVjJYOHVwdzZLbHQv L1djZmFxQzFpNTV1ZmFHd3B6ZEwvbTZJdE41bDdPdTk1S0JQejg2Um9vbWd6RDFjNWFKOHhFOEZV Z3EweGY2cDZtTGl3TUhWMUxMdnpVb1NIUFV4SXFPRFlWK0Y5cVptWmpJQVJXQklDL3VFdENTYWZa QVJLSVRESy9yT3N4cElITzlxaWRBRFlrdVppaWZLUURlYzJGUVFjSVN3ZVJ4aFBibmVrY0t4cjZW TXpBMlk1R1VFcmMyaW1xMWg2WjJPRk1FbVc0QW01MUlhWEk0Uk1kc2hpZlArb0FiTDE3YWxLTHhi L2kvakw0c1hDZU9rVWt4RXdBbFVqWUFHMGFrVG52RDFQdjQ5QVVmeFBsb2p2N3AreDlJK2l0bmg0 cHJzZm9kbjVheldOM2VNQlNubjRLcW1kV0lJbjNtUGFNUUxvclB6UHlRbWdhUE1tV2ZMSFBoanRl ZGNFSXVMVDdqcjRzaEhDV1hxL1oxQnVPdGxQQXpoQ2pEWjJENldZQ1d5cGxOaWtCTVFINzFtNUp6 VXRreEhvRGdMKzRYWG51L0pJdTRIQVl6Uk1iTnFVTEVQRVEwUTd1TXlCZ2dyYTJxbmdHS0dIVW0w YjV5Tjg4dEE5Uk5jMTZSQ1RteWZPU1FoWkdscm5DZUVsblFSQzl6anhSbGtPZnBrYSs0aVlaZXdq bFdJditYaWxYYUFOb2tGZXFEekw2MG9hSnpadjRQdEFLQzRhRE01UHVYdTE2UHcyMTN0c1JxQlRD RmdBN2RUWDVjRjJBQUdXdmRFSTVZYUswSmlyTDZwRENNRlJJejErbmlwd1FGS3lnTkIraHUwNkNV bkVXQmFjVUdNaDU0eURPUUZhMmhxSE1aV3VNQy9JT1NIeC83VHNzdk5ETlVJaUptRFB1N1B5bTR2 eEdyOUFLWnJFSnlodE02R3RqUVZsZ3Y0MytlSVRZOFVLd1lkVWdVTWdZK1Mza1liSjRxV29MZHBh RGRWa0JPWUhBZjVoenM5c1BkUFpScUFkczhNZXJvcjRuM2dWcjE4d3BXK3FQblhhUUNqYVZ2V0JQ cThNemgxS0dxR2JNNzNPaWdDSzBKaDd5VUREblpuMnlDcTh3QWxSbER0cE4xVytXOXpraTRTNkgw bG90Qkh3d2ttNUY0OXdyR3dLenJ5QVBicnNoZEg1ZU5Yai9JVDVDMXVBcHBycmowYm5PbXNFakVD TkNGZ0FyUkZzZHpVWENCVFpiUDVDc3c4ZXdjb3VTamd5RlQxNFA1bTVHZzNQQzZKNm5DdWlZdTNa ZjFPUDZkSW5ndm1xcXU4NnNXU2VNN05nVTRDeWM5dHVrUXRXMS9ISGl0dEtxYll6WnhzNzd0aTMw WVZYaWQ4dnhsWlR5VVQwak9ScXRLRUlwa20xaStNZzRHdU1RRmtFTElDV1Jjem5HNEZpQkhoSTVq eld1ZUpxZmVDY28yUkp4TkxtRnBrejBXeGkxNVllMmtVVkNIaEtlbWpVbW42d3NxeVpDOFdFVm9z eGRwbWZsUms4T3orVjNSSjFLZVlJYUVpZm0rbXZMVlcvMFVCaVRmdDZLdWZNRTFSZGluQVMrcFN1 NEo3bXhZcWxjaFhISnJUSTZlK0ozMlR1dHpSMko3N1FDQmlCcFNOZ0FYVHBXUGxNSXpBQ2dmNGhC SXJjMGl3SHY4SkhDWDVLd2JrM3F2NU9jVXc4cEZtcXBRNnQ0L3VVUVRCUTBoZ2hnRExXZEFBRUpr L3J1bFpHQTVxT0dadmJNaHB1cnNkalBpZWtjeXptTm1QR0hLNkpCb3NkSzJHUFdKcVBxcGVjNVRw TVNZNk9yamhOK2JMQ3ZTNVpRTHo0cEMrSHZEU1V0ZGxkMEtnTFJzQUlqSStBQmREeHNmT1ZSaUJG Z0dWemhNRzBIcTFsMmZpZlAxSWo3SnFrWkFHbG51OHN6eElUTkp5RTl6dENhQ2czbGFLeHl0bEU0 Z2pTMUppcTZ2ZTFtWWJRcGlHTVpRNk5yTUl4amFYZ1VTZnhVb01BTmVxY0pvOWhFaExmYzd3QXNV MHNOc3pjbjlnemp4b2Yya2xDaHJGMUt0Y2hjSzQxdUFBdmRjcUQ0dGdKRzBPZ1ZZMGJxS0xkdUQz bm0wTEEvWFlTQVF1Z25memFQT2lXSW9BM2MyNW9ONm15ckFDS05vMEhzeTVkUURobFVJR21DR0gz aXlvRWUwUUVYUjdnYlFrcmczQ2w0UzJnRlZYQ1VVdEpKd250Wit4MHd5UVF2dGdDbEh4WlJudEk2 S0pSUWlqQ2ZPNWVLTnZYdE01bkNaNDV4TzF2b2dJMnNXaUd6MUFlczVBRGxlNHZKa3dZVEt6YTQx WG1udjIyVWw2NnVFN1pQb0hyWHNwVllVNkNBNXlhR2hKNC8yQlljc1lJR0lIYUViQUFXanZrN25C R0VjQm1NL1d3RFZPOVRKblVXVU5WSXdtQjlaMDZnd2Vsa2lGdHBoeUNKakVqT1lid3Fhb2VHcmpk bFVtWDUxWFZHQ0ZFczh3WkQ0QmwwTlhpaW83bHNmTU5tSWVoRXhZTGIrdFFMcE95Qkx5bkxuaWpH Q0h0T3FXRVlDSndPZ0tZaXIzdzBrRytqY3dMRDRMbHh6S0R3NGFWZTVaNHRwaUpIS3B6aUZVTG82 MW55WDVUMWFWejVIN2VYdlc1YUFxcUxrVTg1OVpOcmlDU2hPMC9FMUJjTkFKMUlzQVBzODcrM0pj Um1GVUVXSDVGSzVuT2p3ZmR0V25sRXNzc1liT3RJWUptdUlRSE5ROTBIdHloRGkwYWRuTkJZQW4x VGFmRVlVdzFZNHhwT1Q0NnlzL0pqSnZ2ZHhJYlJRUWg0b0N5VXcvQ0dKN3hiQnVKaHB2dUNPek9D dzc1dGpKYVNnUktOSnJ4L1RyT2VJL1RSVnVMMGFBcW1aakFMbjFwNExlQzhEOXg0MjVnM2hIdy9N ZEZ3QUxvdU1qNU9pT3dFQUcwUUI5WEZjS2drajZSUnpCRW05bXZLUG1CSXhHYXNEZm9PaDdLaEtS UmRraG9GNmxISUsxQ1V6UnN1S0lNUzhkZnk3UUZKcG5xMWxmaDNaMk9IVUdtcXBCWHZNVGdsTVQ5 Z2oxa0FJVHZkbHdOYTJpampoUkJlUjkxaERhVUY2K3lnaWlhL1IxMFBacC9ZbllxV3duaFJaL2Fm NTQ2b21YTUxBaHJoaEJNS0NpRVZ4d01SMXppUTBiQUNKUkZ3QUpvV2NSOHZoRW9SdUJLSFVJWVpG dkZWWlJuSjZNZktwMkVFRXJRQkwxTmpiQ1BOUjdSQ0Nkb1FnblB3NjQ1Mk9EcGNETzBTSzlmMG5F RVpTVkR3cWxtK1dHcE81bkhhS2dzSlNzWkVocGVZcndPS3lyS1BEMXFoMDBIVXVlejZIQ3JzZ2pQ SjJ0RUc0czNFTFBrampES3l4UENlaEJLV1dMSGVRN3pCV3hEVjlhNUxMbWZwQlROdVpMS2FLV2tK Y2FRcy8va0JZUG9FNmZvZkg1VDJLNmVyanpqZjZ2U05qdUNhWGdtSTlBdEJDeUFkdXY3OG1qYmp3 QVBMbXcrMFZwVmFZOUpXQ08wWTFjSUFuYWJ1VjFwMVE5cU5WazUvVkl0SXFRcEdSSjJvTThibHJx VGVYNW1xSGhTVDJNcE43WlpSQWpLZE4zcUtqUzJiRWFBM2VlR0dpa3ZabmkybzRuRUlRaG5JN1Nk eE9aRVNMMVY1MkF6cktSUzRoa1hZMG5qQ0wrWVBaQVB6TXNGMms3R3daaUlRSUZ6MUJjR0o3QVNr ZnYrQjRlZEdJRkdFT2gwcC93NE96MEJEOTRJR0lGV0k4QXlQR0Y1MERyRkEwWGJGWmZibm1kWmRx dGtrRGpkM0pEVVZWRWtKTkVyQncyaE5aeUdZRFpvZnVvSm15K2dGY1ZHbEJjb3RPRXMxYU0xcG43 YW10MmMvU2RqaUY4YWlNeUFUZlduaFFaNDh6MGpNSitsTWlzUVN2ckV5a1kvNHc4allBUW1SOEFD Nk9RWXVnVWpZQVJHSTREd2dXZDNmQmJMOEVWYmpjYm5qYzdYZDVRNGt1dzJGZmVJZ0lJUUZkZFZr VjlkaldCaW9hUkhHQ08waWVUTjVSRjRwaTVCNjZwa1NHaXRRNEdRWU1lcXdFc1NtbEhPUFZ2bGpj U2N0NlhTUUE4S0dhZEd3QWhNam9BRjBNa3hkQXRHd0FpTVJnQVA4VE4xU3F3RlpUa1c1eEJWdDU2 SWJrQ1lwSGlnYUQveGZvL3Jxc2lqc1lzZG5ZNVJvNWhmS0RHTmdjQ3F5VFZvT05IQVVzMExFRGFu MkZhejNJN05Oc2ZaVUlLSUJKd1RjNVdPVVhHN3podUJUaUl3NmFBdGdFNktvSzgzQWtaZ0tRZ1Ez L0w2NUVTOGpCRzRrdXJXRmJGWlRaMlBQcWhSVGtQN2lXQWVOSzBzRmFNOVZsZW1NUkFnZUg5cS80 a3pGSGJhYUQ2SldoR0VUeUpOWUs5TU4xd1hRbUJSaG5sNXVwaU0yUWdZZ1dvUXNBQmFEWTV1eFFn WWdkRUk0REJGYkVzZTVPSE1YWlVoeEkyUzFoTGJTT0lzRXcrUTJLdy83dlhpcWtyeWhQNDVJbXJw VGNwYkFCVUlZeExmWFhwL1lZZktTODlGYWhQaEV3MHprU1R1VmprUURrcDQ2TWNhVDhKTEJRRTFu T2ZVQ0JpQkNSQ3dBRG9CZUw3VUNCaUJVZ2dRRnpYMWlOOWJMU0FRS0drbHNaTlByUDFrRGdkcHBN Um9WVklac2V6N0NiV0d0bFZKRDd0RXd2K1FONCtIUU03K2s1QlczSU44cjhRYjNWZE4zeUdPQ1FH VVdLWnJxM0lkOGVQRW1KRGdVS1dzeVFnWWdTb1FtRWdBcldJQWJzTUlHSUc1UVFBdDAzczFXK3pz bFBTSm5YOVlkdTRYV3ZheGdzYnpBWEVndExjSUxHalJRbDBWS1FJNEdqWkNFOUVleThSSEttT05t MENZZ0ZMN1Q1b2k1dWhMbE9HbGdqaWYzSk1xTGtORUhzQUVndDNJOE5pMzhMa01SSzR3QXBNaFlB RjBNdng4dFJFd0F1VVFZRmtURFNKcHVKSmw1N1k1Sk9GNGRKZ0dHRFNTeXZiUW5MSFpBUGtxZVgw MWhzWk5TWi9BaDNpVS9VTEJoNnRISThDekxiWC9qSy9ZVVlYUGlJbjl1WVpTN0Q2Vm1JeUFFYWdM QVg2a2RmWGxmb3lBRVRBQ0lFRDRJblpJSWc4ajVPRjQwNmIvUndndmpJbnh3UVFrUi9zWng0K2t2 Z29tMW1UUXF1TGNkTGthSlg2cUV0T1lDS0JWVHUwLzBXQUg3VHZMNnl6REUrVC93K29EaHpnY2s1 UTFHUUVqVUFjQ2JmcUhYMjYrUHRzSUdJR3VJb0QzT0ZvKzdDbkRISEJJUXVnTDVTWlRZa0ZlRWcw QVcwd0NsV00vR0ZWWGxzVzdlanUxeHJJd093ZGhnNmlpYVFJRVZ0TzFmSTlLaHZRNjVURDNJTFlu c1Q1VjdCUEM2S25LWVI3Q2hnUEttb3lBRVpnMkFoWkFwNDJ3MnpjQ1JpQ0hBTEVZWDZzRDJOa3A2 Uk9CdjFPdFZmOUFqUjlQVUY5NDZ5dnBFOExucTVVamRJK1NxZEdsYXBtd1FOZ2VLdHR1NnNEb25w YU1FZTNudDFTSHBobmg4L1hLSHkyT2lkaWZiQUlRMXpsdkJJekFsQkN3QURvbFlOMnNFVEFDaXlK d2k4NUFLeFdXUmRuOUJ5MGdXMUhxVU8yRTB4RTdObUVTUU9jMzZnUGhNeGFTVldWcU9RSTgxMUp0 T3JzY3hRSDlpV0p3c09hQnc1ZVNJV0dQRys5NFJDZ253bU05U21kNGlWNGdtSXhBVlFqd1E2MnFy VGxxeDFNMUFrYWdJZ1F1VXp2Ymk0TVF5bEwzNFNvVCtrWkpiWVRRdTU5Nlk4dE5KVDEyT1hxRk1o WStCVUxIaUdYMFZKUE85NGl0YlZjRHdsWUFBQU4zU1VSQlZEd1ZZdFBlSGxjb3ozMlhQaGMvb25y T2JadWpuSVpsTWdMZFJTRDlvWFYzSmg2NUVUQUNYVVdBNWVmZE5IaUVCQ1U5aE5CRGxFSHJwS1FX WXI5MUhJMTJWMjlveGw2dUZETUJKYVpXSWJENFlGYlVLYW45NXptcVMra2hxa2lkdlloK2NKL3FB MkZMdXBVS0xPSC9xMUtURVRBQ0ZTRmdBYlFpSU4yTUVUQUNFeUZ3bnE1R2FHRExUbVY3bSttRHBV OGx0UkV4SHorcTNuQUVjZ3hPQWRGUlFnQ05oNDd3ZUZOY01jaWpLWDN5SUI4U0hPTmlvWlF0T2pt RzNXaFJ6RkNPbTQyQUVTaUpnQVhRa29DMTRIUVB3UWpNS2dJSUNsdG9jaXVKOFV3T0dsRVZhNkYw aWJhV1R0MUo1UWhzbTdTSUkxbXMxUXlIWTF2UFVCZkhYMFZEU3RCNmpyRVRrcU1UZ0lUWkNGU0Vn QVhRaW9CME0wYkFDRlNDQUFJQW5zcWtmdUJYQXVsY05ZSldNemlSaFlsalgwem9yMUFPS2ZjWEx6 MmhUQm9McW1qaEVVQTU1enNjN1BYOGFRU01RRlVJV0FDdENrbTNZd1NNZ0JFd0FrMGpnQUNLMEJp UDQzTnhJY3F6cVFEZThWRlY3NGtxb1BuY1hPbFJZbWh2ZmVDRXBNUmtCSXhBVlFoWUFLMEt5VGxw eDlNMEFrYkFDTFFZZ1ZXU3NXSEdjVU5TRnhkUFVJR2R1WlQwaWFYMkh5cUgwUG9rcFVSb3dENVpX Wk1STUFKVkltQUJ0RW8wM1pZUk1BSkd3QWcwaWNETjZwd2xjeVY5ZXBzK2M4dnZxdTRUeDloeTlS aVZ3blVJbmlyMkNGWi9yaklzMVN0cG5Ed0FJekJUQ0ZnQW5hbXYwNU14QWtiQUNNdzFBbmRxOWk4 VXN3ei9XS1ZvTkdPN1RsVXRRMFE4UUZCbEZ5U1c0TU8xWitqTXU4UW1JMkFFcG9DQUJkQXBnT29t cDRTQW16VUNSc0FJTEk0QVFpaTJuYVJ4U0tWUlY5NnJnNzhTRS9zMVhQdDdsVTFHd0FoTUNRRUxv Rk1DMXMwYUFTTmdCSXlBRVpnVkJEd1BJMUExQWhaQXEwYlU3UmtCSTJBRWpJQVJNQUpHd0FpTVJN QUM2RWg0Zk5BSUJBU2NHZ0VqWUFTTWdCRXdBbFVoWUFHMEtpVGRqaEV3QWtiQUNCZ0JJMUE5QW01 eEpoR3dBRHFUWDZzblpRU01nQkV3QWtiQUNCaUI5aUpnQWJTOTM0MUhaZ1FDQWs2TmdCRXdBa2JB Q013VUFoWkFaK3JyOUdTTWdCRXdBa2JBQ0JpQjZoQndTOU5Dd0FMb3RKQjF1MGJBQ0JnQkkyQUVq SUFSTUFKWkJDeUFabUZ4cFJFd0FnRUJwMGJBQ0JnQkkyQUVxa2JBQW1qVmlMbzlJMkFFaklBUk1B Skd3QWhNanNCTXQyQUJkS2EvWGsvT0NCZ0JJMkFFaklBUk1BTHRROEFDYVB1K0U0L0lDQmlCZ0lC VEkyQUVqSUFSbUVrRS9nQUFBUC8va1VhaTBnQUFBQVpKUkVGVUF3RFlkcWY3enRmdlFBQUFBQUJK UlU1RXJrSmdnZz09Ij48L2ltYWdlPjwvZz48L2c+PC9nPjwvZz48Zz48Zz48cmVjdCB4PSI1NjEi IHk9IjIxMSIgd2lkdGg9IjE3MCIgaGVpZ2h0PSI1NSIgc3Ryb2tlPSIjRDc5QjAwIiBzdHJva2Ut d2lkdGg9IjEuNSIgZmlsbD0iI0ZGRTZDQyIvPjwvZz48Zz48Zz48Zz48aW1hZ2UgeD0iNTYyIiB5 PSIyMjkuNSIgd2lkdGg9IjE2OCIgaGVpZ2h0PSIyMy43NSIgeGxpbms6aHJlZj0iZGF0YTppbWFn ZS9wbmc7YmFzZTY0LGlWQk9SdzBLR2dvQUFBQU5TVWhFVWdBQUFxQUFBQUJmQ0FZQUFBQTNaM1Vn QUFBUUFFbEVRVlI0QWV5ZEI5dzFSWFhHcjdGaFJBbjJFbU9OdlVhTnZSZGlRV3dncUtqZ1R3VmpR UlJqRjFCUkZJd0tLdmFLUWdDREpYYkJMakhXbnpXV3FDUkJRQWhvTEVGTTR2Ty8zNTNMdlBQTzNu ZDM3KzY5VzU3dmQ4NDdaV2RuWjU2OSsrM1pNK2VjK1pPSi94a0JJOUJuQk42b3dmOS9DVDVGYlc0 cUxrdjNVc1BRNzc4cmYyb0Jjd3ordVk1ZlUyd3lBbjFCWUVjTjlDdmk4RHRmbEI2cGRtWGZsNWRY MjVQRW9UK2VENWhuNkQ5VVQwbzVNT1VYcXA3eEtERVpnWEVnVVBhQkdnY2FucVVSNkJjQ1Y5Vndm eWN1UTdkUm8zdUx5eEQvTDl3L2F2am55bCt0Z0RrR242L2p2eFNiU2lQZ2htdEc0TnE2L2kzRlpX Z1hOYnFjdUF6eExOd3Rhc2p6QWZNTThjeVNVZzVNK1RKcWY0N1laQVJHZ3dBdm10Rk0xaE0xQWdO RDRQZWF6L2ZGZTRnZkozNkdHRTBLbWhWbE45RkRWSE5KOFZiMGYycndMZkZlNG1lSmp4UG4rbnlm Nmw4dDVycUhLRFVaZ2I0Z2NERU45RXp4d1dLZW45MlZIaUQrZ0RoSENJdDc1ZzVrNmk2c3VrZUk2 Zk1JcFY4V3A0UW1sT2VIWjRmcnZ6SnQ0TElSR0RvQ2F4VkFodzZ1NTJjRVdrYmdGK3IvOWVKanhH OFdIeTcra0JpTmlwSk5kRnZWM0ZwY2h1anY3V3A0cVBqaFlsNmtTcWJFeS9PQnl1MG0zay9NZFk5 UytsOWlreEhvQXdKOHZJV2xiNTZmWXpYb3c4US9FeGNSdi9jeVd0Q3oxY0Y3eFBUNUZLVTdpZjlU SE9oNFpXNGc1b09RWjRmckw3cXVtcHFNd1BBUXNBQTZ2SHZxR1kwYmdldk1wbytRK1A1WlBrNGVw QUxhSHlXbDZROXFpWTJua2lsaEgwcmYvenN0K1U4ZkVmQ1lOeU53Q1ZXRkQ3UVBLNS9TWDZ2aVd1 S3FkSjVPNEhsVU1rSFR1YmN5dnhhYmpNQ29FYkFBT3VyYjc4a1BEQUdlNXp2TzVzUUxEMDNMckRo UDBNamNmRjRxbndrdlpwYmk2YnY4bVc1cEJQcUJBQUlvcXdTTUZxMWs3dmxoYWYxUGFWQ0JMNjYy MkdBcm1iQTgvOTlrekVaZzdBand3aG9uQnA2MUVSZ2VBcnhBYnpXYkZuWm5IMVFlZ1ZISkJ1SWxl cUVOTllzTGY2YkQ0UVg2ajhxWGRYeFMwMGJwK3VvTlc5ZjdLZVdscnNSa0JCcEQ0THBSVDJoQXNY Mk9xcVpaUHVDdU44MlYveE5IbjNoWitkUGMwZ2dNR3dFTG9NTyt2NTdkdUJEZ3hYaTcyWlEvcXhT dmRBUkdaVGNReS9BN2JLaFpYRUJZRFFMb0Y5UjAxVXZ2YUkzd0t2NmtyazNZcVRjcFhVWEltc3Zx T3RjUTQ0RGkveXNGUkZQVTBYNndkV1pvYVBqNXlQcVlDcmtQT0V4UWRLZzBQWGpXa3I1K084czdN UUtqUjhEL3FZNytKMkFBQm9SQXNQL2tSVWNjUXFiMkl2MmhyR1JPT0NrOVlWN2FPbk96cU1uSlVY NFZXZXhWMFhveUgwTFljRTI4bFhIMElOOFdJM1RqZ1BVVFhRRDg3cWwwTzdGcG1BaXdlaERNVFBo b1F3QXQrb0REQVk5bnFBd1NMTmZ6VzZJdFh1LzBTOTVzQkVhUGdBWFF0ZndFZkZFajBEZ0NQTXZC L2hPUDIvQ2lLM3FKc2xUUHk3SE1RTkNZMGc1QmJKWGF6NHZxb3BnTDRPbXY3SlJ3NE1DN21GaUww NHFXL2hCRUhFL20wMmY5b3cxN3F2S1hFcHVHaHdBQ2FMRC8vTHlteC8xWE1ubXgvdkM3VnpJblZo bmdlY1dDekVWMGpHVjdKVk5xKzNjN3ZZai9HSUUrSU1CTHF3L2o5QmlOd0NvUlFOT0Y4RU53NkN2 cXdpejMvcVhTcTRpeFA3eXowcjhSUDBaOEZ6Rkx4RXJXU3J4QUVTb1pCUGFmLzBOR3pBdnZhS1Vw UFZRVk54WnZSZGhhNHYxTHV4UDE1MXp4S2dpdDBWMTFvYmVLQTcxQm1mZUs4Y3BYMGpxaGRXVlps aVZaTG9iOUhxRjZMazNCM0ZNRThzT083VDgvRlRYaEE0N25LYXFhWm5mVjN6SWZjSEcvTDlVNUpp TmdCR1lJV0FDZEFlSEVDTXdRdUpKU0JCM2lYaElIazdpYUgxSGRwOFZvRmlsL1JubnEzcWIweWVM dHhldW0xUDR6SHMrM1ZhanIwY3RMTnRZTUVhUmUzYlZPQ1BrZmo2N0Nsb2tFeFErQ2RYU28xU3oz bXBCVFFRdjJlRjF0ZjNFWDdybUdZV29JQVQ0MDZJcVBqYkI2UUpsNG9YejBrSSs1N0FjY3RzdWN4 KzhuN3BjNnN4RVlOUUlXUU1kMyt6M2p4UWpjU0ljZkpjWkdjbWVsYUJWeHdFSDdxZUltSXZqNnJ6 YlZycjRpWi84WlJvSGpRMDRBWldrUXdUVzB5Nld4Qm1kVjlwODQvYnc4R2d5Q1AzWjNxOUsrUnBl ZUlIQ3pXdzFlMGFHZTNhWVFRdEVPaHpxbi9VV0ExWVBVL2pPZXpVZFZPRVdjMGlOVndVcUpraXh4 TE5ndDIvNHpDNUVyeDR5QUJkQXgzMzNQUFlkQXNLUE1IY3ZWbmFiS1lDK203RnFJNXppTUcyRXRw Mm5CaGhFdFREckFyVHg2WTgwUXkrTHArVTJYQ2ZuMFhIVWFsdjJWblZCbVh1VFh3V2hkbjYwTG80 VlZNcVdEOUJjdHJSSlR6eEZBQUkyMS9PbnovQnZOTC9jQngrckhJak1XK3NWdVdLZFBlSGJPbjB6 SW1vMkFFUUFCWGx5a1ppTmdCQ1lUYkQyL0lTQVFOTDZxRk5zdkJFeGxDeW0yVVN4czFQSUJYblJv YXJrTVkwWmdJaDh6dG14NDk4WjE1TkVzRm9Wa3d0WXhDSUtjZXhZbnRNajhmOFQyaFB0RTF5Q1c2 UWxSZVYzWmMzUmhoQW1XYUpXZEV2YytDUDdUQ3YvcEpRS3hsaisyLzR3bjh4WVZjaDl3UkVmUW9T d1J0elljT0NSa25Cb0JJN0FOQWY3RDM1YnpYeU93QWdRNmZnbUVEQnhQY0g2NXI4YUtkaERCN21E bGM0UTlLR0dDY3NkV1dZZlpRUERLSmY1bjd0cG9kWW84ZW0rUk8wRjFPRmZGbWlHV28xWGRHakdI QTVQZTBUSjFaZHZDTDJwc0NNUktwb1NwQUJwaW5OV21GZjdUU3dTNGh3eWNqNHZjNmdISGlqN2dz QVVsWGl4dFVnNzlJcmdXOVp1ZTQ3SVJHQTBDRmtCSGM2czkwWklJc0UwZVMyNW5xajIyblQ5WFd1 UjFqVkQzTXgxZk54RXNuVEh3QWtXQUpwOWpYcUpvU05OamY2c0tuSTJVYktCWU03U28zdzBuMVN6 ZzFMT256a1dvVXpJbEFzNXZwWUdlTmx6aG4rZnBXckU1d0w0cUUyZ2NZVjFaVTg4UVlQVmdrZjFu bUE3UE9oOXdwNGFLV2NvS1FmeWN6S29uMkgrR1BLc0gyR0dIOHJwU1g5Y0lkQW9CQzZDZHVoMGVU QWNSd05FRUxXaHVhUCtzU3NJY0tWa2I4UXlIWldBRTBQTVdqR1NSUnk5YTFQVFVvTUdoMzdZMU9M ekljZnlLeDBBUS9YWGpHNCtIUEU1bjJJT1NENHhURW81cW9leTBQd2dnZ01aYWZnVE5vdEh6UWZv dm1ZTTRwTkZQZklnUE9rdzJxR1Bsb09namx1Tm1JekJLQkhoNWpYTGludlFJRWFnM1pRS1AvMVhC cWU4cXFGOWxOUysrSUNDajNkeEswNEpIYjZ6QkMyTk5QWHEzMHdHRVFpVVRORGh0Q3FBNEhtSDd5 YlVDby8wOEl4UTZsaEtXS2RiTW9yVjl0TWFJMEtIRTFDTUVZdTFsa2Yxbm1BNGZkMnlDRU1vaFpS aytQSU9oTHU2WCtMR2gzcWtSTUFJekJDeUF6b0J3WWdRS0VFQUFSY0JJRHlPVXNWeWYxcSs2eklz TzIwbXVXMlQveWJIQW1CZThLaFNpbEpCTXNVY3ZnbTNRREgxSjdkRGlLR21GYnFsZW55aU82ZDBx b0xGVjBqbENFMFpNMG5oZ3hBY05TN2x4dmZQZFJxQ3FscDlvRXF3SXBMTWlNRDI3SG9WNmR2QWlq LzNuSXEwcWJVYkJucVFSU0JHd0FKb2k0cklSMklnQW1zR05OZHRLMkhnaGlHd3JyZTh2T3pSeGRW NTBaZTAweTNqMHh2RkJQOEVGV21JRS9GVDdpWGFSYUFRdFhiS1JibkZBU3pYSmU2aG5hMEVGUWsr SWo2encwY0FINVZhckIweUxaLzdWWkJJbW1rVDRnSXNkRStrWHM0Mmt1WXRHd0FoWUFQVnZ3QWdV STdESS9oT3RZSVY5MFlzdnNzUVJudDlnLzRrOWFwa1hLSmZER2VsRU1na2pDRjV1Vm9jd1JSWnRU NXZMNzNqZzQ4akR0UUt6eE0yTFBwUzdtQkl4SWZhSVo0ellzQmFaYTNEYzNDMEVFRUNEbHY5ekZZ WkcrQzArK09KVHJxYkNUbUtJZm9QOUovOVAyUDRUVk14R0lFR0FGMWhTNWFJUk1BSXpCTkRPRlFr VTc1bTFXV2ZDaXk3WW5xRTF4RWF0ekhoWVRzOTU5T0pJdzQ1SzlCdmJmNVlWYk10Y08yN0RrbVZP dzl5WG1Ja3YwV1FRMEpYTWlWMjA3QkUvaDZQVEdjeFhHQ0RDWk5uVkE5b1hmY0R0b29QOG54R3ZI bFRwVjZlYldrSEFuWFlTQVF1Z25id3RIbFJIRU9CbFVtVC9pUVpzM2NQa0JScnNQNCt1T0JnMGpE Z3RwYWNkb0FyaUdnYk4wT2RWYnN1R2pmaVo5MUgvTWVGbHZJNHROK014bE0yenRQcTFwREh6Q1Zy azVKQ0xIVU1nYVBreHBhanlrY1hLeHpzMWx6UWtFODhpOXN6QnJoVEJ0czNWQXczQlpBVDZpNEFG MFA3ZU80KzhmUVJ5MmptdXlvNUFYWEJBQ3FHVGVOSDlnSUVWY0s2YTNaTCtJWE9BbUpaaEtaSERa UnliYUZlSGI2S1RVZ0dmSGFpNkVuaGV3MXRJQ0MycEVNOThtTmZDRTMxdzdRZ1FlUUdOUHdQaG82 ZXFvUGdkblpqZWUxVk44SWdQR25Ec1A2djJTeDltSXpBS0JDeUFqdUkyZTVJMUVGaGsvL2tGOWNj eXRwSzFFYzl1V0NiSC9yUE9pNDZRVE9rU01oTUtPejl4REUwcGRVMHpUbHk3WlRvOUpsUFg1U28w WWVuNEVFTDQvYVQxTG5jSEFaNmZJSURXK2NqaWVUc3VNeDAyZFhqU3JKNmRzMnovT1FOanZJbG5Y b1FBRDJIUk1kY2JnVEVqd1BKN2tmM25OenNBekk0YVE3RC9aQW14clAyblRwc1RXdHpYekVzWFpL NHl5N2Fwd2RsQjE3aWZPQ1lFM3UvRkZUM0lJNkNEZnp6VW02bUFoazJKcWFNSVhIODJMbFlQNmdp Z25NNEhIT2VUei9ISnVVclhHUUVqc0EwQkM2RGJjUEJmSTVBaWdBREtjbXBhajFEMmIybGxWT2Fa d3JubVFsRmRHOW1ycTFOc3pwUk1xbmp3MGo1bVBIb1IvT0s2a0cvRS9qTjBscVEzVlBtcTRwaCty a0pmbHQ4MTFDa2hnSDU5bXJ2Z0QvYXp6TytDR3VlMlFvRG41ZEpxeE1mUHRaUVNGeFlUR0FMODc2 bnlYY1E4ajN4NEticzA3VDdyZ1k4SFBzUm14VW9KOTU3L0QzSW5JWmlpSmMwZGM1MFJNQUpDZ0pl bEVwTVJNQUlKQXJ6OGtxcHBNYlgvUkZCRkVPUkZ5WmFNUjZuVis4UUhpUjhyNW1YYTFFdFQzYzBK YjNVS3ZPaVcwYlFRbUw3b0piclZ6akJjdnk3Zk5YTWlnaHgybFpsRG5hM0NRZXY0ek9nUW1ETFZy a29RNE5uZ3QzeWc2dDh1eHB6a3gwcGZLMmFuTWVvd2MvaTB5dnpXQ1FUUGN4WE1UMVJkbVlqVkds WVBzUCtzczNvUUxrbzBDY1lWeWlIbG1lcmJiem1NM2Vsd0VPajBUQ3lBZHZyMmVIQnJRZ0Q3dmZD Q1NvZUFrd3hDQjU3Tzk5WkJ0dG5EMW9zWEpTL1J4Nmx1Wi9IenhXOFc4K0pFeTNndjViY1hOMEc4 UU5HeTBSZmhsNWJSdE9DTXhJcys5ZWhGSzRwV2ltczB6ZUI3NVV5blA4dlU5YUhxUjVsQnNnemYx UDNPZE4vN0twNmZ2VFVMTmtYNG9kSVhpQjhrUnN1cHBKQUlITTl6aGVrSTU5TlBZZU9DQXl5Lzg5 SElZZUowTG1QUFRjUUdoRTM2aWhsQkdtLzV1TTU1STJBRUlnUXNnRVpnT0dzRVpnaWcxU3l5LzhU dTYyNXE5MFl4MmhpV0NwVXRKQUpVczBzS0w5cFhxaFVhSHlXMTZaSTZrL2lUVDFNS0lRekhjUWVw cThyZjFnbGZFY2ZFUy9Yc3VLTEJQSE1nQUgzYTVUS21CR2xmMjhxcitVc0VBZ1QyK0dyY2N3dWdN U0xiOG53ODNVUFpmeEx6VENCMEtsdVpjQ0RpL0JmcHpDdUt5eER2TzM1M2FGZERlNTdQZU9laVVG ODJQVjhOQ1lHVzN2OVBxdDVrQkl6QUFnUjRJQmNjOWlFak1Fb0VFRUJ6bWhoMnZybS9FQ0c0ZFB6 aWZJUHE4QnhIODNrSDViRlpRMEJWZGs2ODZBaHZ0S3RxOEFCWFVvb1l4OFBVOGhuaUU4VGZGKzhu RG9RbTlIVXF2RXE4dnhqSEhoeDhsQzFOYUZDUFRWcWp3VUc0VGFvYktTS0VJRUNrbmVVMGlXbWJM cGJCRC92VmRHekVhVTNyeGx3bXZpeUIraEhPbGxsQ2p6SGNSd1dFU2lXYmlPZVlEd0dXeVhrK0NE dEczRmFlbWRENFVHWGVLMzY2R0xNYlRDZllpRUhGMHNRemVVclVtaVg1dGxZUG9zczRhd1M2amNC V283TUF1aFZDUGo1R0JIZ1I1ZWFONDgrUjBZRTNLZjhYWXJiZHcvN3pROHF6SFA5dXBielFLQ3M3 SVBQZmFBQUFFQUJKUkVGVUo5cXlOSCtsZWMzV0dRUlBRaE85UWsySjBZbEFxdXdHWWptUk1SeXVX cTY1bmRLcWhHYVhGMmM0cjY1bmNEaC9VWXJOWDNvY1o1QmxiUEhTL2xaWlJnQTlQWFBCTzJYcXhs ckZVam5oaVY2ZkFZQ3RWN0daZnE2TzNWbk14eHJPU0pocElDd1MyQjNiYW40ak9yeUphTHVwVWhV NEF6NVRLZjN5ZkxEVnJJcWJpT2ZxTU5WaWlrSWJ6bE94Tk9HTUZJZGtZdldBVFFwS2QrQ0dSbUNN Q0ZnQUhlTmQ5NXdYSVlCOVlwSDk1MDJqRXgralBKcEloTGFjNElRMzk4dlZKaVVFU094QjAvcGNt WmMyd2lUWDRPVUxrNGR6ZWZvZ09EWXZSUEpWbUhQUThISU9jVTdiM09rcDdGL1B0UUpqeS9yN1VP aFppcTBmdHNISnNDZDhjS1IxWXl5amlVVDR4RVk2ekovZkx4OXRDSnVQVUNYSERsR0tHUWJMMldp VUVlclJ4S09oM0ZmSGVQNzRnT080aWxQQ2llakQwOXptUCt5MHhVY2pSM2htT0E4bW56SnRZQ0kv MVBHS3h4eUhPZEVIVGxNc3paTTNHd0VqVUlDQUJkQUNZRnc5V2dSNFdSYlpmd1pRV0dKL2h3cGJl Ym5tQkZPZE5oVk15bWhaOExqbmhZdERDNW9nbHZkdnJnN1lhWWZ5alpXSFdjN201WXh3ZTEvVm9a RlRVcG5RMmhLL0VvMVFtd0cwRVRyU3dTRnc5UG1sbmNNTFRUY2ZOT2xjeDFaR1E0K3dHZWFObHA2 UFBNeFdFQWlKeEJDT0xVclJLbUwvakVZVUV4Y2NseDZnRXhCVWxXd2lQbWg0WnE2Z0l6d2ZQTmUz VjU3bmlXY0lEczhUd2lxMnBKaTVxRWxsK3FYT29MOXJLUFY3VlNDWWpNQldDTFQ2b0d4MWNSODNB aDFFQUFFVVFhNW9hR2crV1dJdk9oN1hCNDFJWEVlZXBVWHNJTWx2eGI5UUE3U1J2S2p4RXVjbHpN dU9NbHBMbU92Z2pVdTZqT01RSHZIMGZhYXVTVjVKNDFSay80b1EwV2NCbEh1VGdtVUJkRExCN2hO SG9ZQU5RaU4yME56dlVGY2x4UzRaTGVrVGRCTDlMdW9ITGVkUDFZNW5pT2VEbERxZUozN25jSGll cU9OM2p6WmJwOVFpK3VCM2dGYTJWZ2MreVFpTUNRRUxvR082MjU1ckdRU0s3RDg1RjJjamxnUEps MkcwaWJsMmFGclF6dVNPRGIwT3pTL3p6ODF6bVhBNHVmNVdXWmNUWExCTlhNYkRlcG54ZCtWY05Q VEI0WWdQcENNMHNMWStidFMxeVFnWWdiNGdZQUcwTDNmSzQxd0ZBaXlYc2pTWXV4WmFEWndacWdp T2FNQnlmVjFZbFZ4THllaUl1U09ZcFJOSHM1WFc5YW1NM1d3NlhqVHBSUnJmdE8xUXkvSHZIRnRO TkpGRG5hdm5aUVNNUUFVRWhpdUFWZ0RCVFkzQURBR1czN0VUbXhVM0pBUytycnE4alozbWhrNW1C WUxUcy93M0s0NHFRUUROQ1p0b3g1b0dnbXZoeUhWdGRZelF5LzFWdGhYSzJZQnlJV3dDU2NmS0NP Rmg3cGllK0owVDBIQnFCRWFPZ1A4ekdQa1B3TlBmZ0FCN1VjY3Z6SENRc0NvSWphRmNKaVVPWUpF QStvMHlIUXkwVGRIL09UbWhkQmtJRUR4ZnFnNndGeVMrNkxlVTV5TWlMQWVyMkNnVm1ROWdjdERv aGZyUVdUUkd2TXBERVllZkdIK3d3VXdGa3d5ZU81elRTT0dyNmlRK0dIaU9sRFVaQVNNd05BU0tY Z1pEbTZmbll3VEtJRUE0bUZ3N2xsSHgwczRkSzZwRG1DM1Nwckp6VHRGNVE2OUhvTWdKbTdtNnVs Z2d1Q0JzSHFBTzJIWlJ5UVF2Wnh6STJJRW5Gb0k0MWdRWENhQmovejhXeDV5ZzNVYXc1TDVnNW9K V0dvY2t3aGV4Q3hmT1FXd0hTd29UMkoxWXRJUXNRNVBkeEQxeUgwYkFDSFFJZ2JILzU5alNyWEMz UFVTQWVKdThHSE5ENTJXWWN6TEp0UTExYUhaWTlnM2xrSjZvVE5td00ycHFxb0VBQWVEM0tEZ1B6 U2d4S1p2ZUpoTUJtc2dFNldYSC9uOHNudWQ3Q1pRZ2hONWFlZXlwMFVvVFlveVBBUVJUVlc4ZzZ0 Q1lFcUQrOGh1T3VHQUVqTUFnRUJqN2Y0NkR1SW1lUkNNSW9EVXIwbGdTV0xycVJSNWRjQUxMN3dT cEx6ZzgrR29FdGJZbnlYYUtpNjVCckZUdTk2STJUUjFqV2JtcHZ2cmF6emMxY0xiZlZGS1pFRVNy bmVUV1JzQUk5QUlCQzZDOXVFMGU1QW9RUUNESnZleXcvNnk2TXdyZTcwWGFWR3hKcTNqU3IyRHFL NzBFQWlqTDhHMWVkS3NZcTRSR1d0WC9mVzNQdFUwY20raWJlM0YvZFZUMFFhWkRDK2t0T2pwV2h6 MU4zV1FFaG92QXF2NFRIaTZDM1p1WlIxUVBnVVgybjFVRlVHeEdkODRNZzIwRnY1ZXBIMU5Wa2Ex a2s0SmFMaVJTakRHT1NYVjNpNHI3U2ZPNUR4Z0U3clRkV01xWDBFU0pxNHNRcWV5VTBJWStWVGwy TXNMMk0yZTJvTU9UOStuUDQ4VkhpdHU0VityV1pBU013RG9Sc0FDNlR2Ujk3YTRnc01qKzgwc2Fa Rlg3enlKdER3NFg3RnlrTGtkTFlKbHo2R3BTQUQxSjZNYmUxeXB1b09OVVlnY2NKWTFSMGZqSEtv RHlibm1ZMEdYekJpVlRRdWk4dTNJNEl2MmQwdDNFYkpYSm52a3dJYXRnekJiMjBiR2p4V3hIcTZR djVIRWFBU05RRmdIK2t5amIxdTJNd0ZBUllQbTl5UDd6WFJVbnpaSmowZkw3eWVwcjdMdkFFQzh6 SjZ3MStYOFJXeW8rVFZoL1NCd1R3aURiTjU0UVZ6YVV6ODJKcnZIb0poMGJvdzBHNnpCdkJOSDlW UWlDUHdIcGY2Snk3UG5PTnBZd1dsR2NsMzZyNDAwVDk0bnRRWWxTc2FNNngxR1E1L1VoeWlNdzc2 MTBCN0hKQ0JpQmxoRm84ai85bG9mcTd2dUFRRS9IaUFES0N6TWRmaDM3VHpRNXU2UWRxY3p5KzNl VWpwMFFRSFAvN3hEM3NVbHNXTjVGbUxpM09pWGN6NzVLcnlsK3NiaXFTWVZPMlpKeWMrSWtoRjdT TVRFZllld2FGcDRwUGdRSWlkV0Y2QSszMTQzQUVmRGJTaEdHOGM3SEsvOTRsWThSSHl4bVJVU0p5 UWdZZ1RZUktQcFBzODFydW04ajBEVUVzRlBMallsQTJWVzFNTHZtT2xMZFI4V3BNd1hQSHg3YndV bUQwRTFxTm1oaUNmNnJtUm5pdUFVZW1VTzFxOUNpZlVKbm80azdTaW5hdGJZY3dJcGlWZjVVMXgw YnNacUEvU2J6UnB2SmNub2JRai85VjJFK05CK3VFeENNV2VaWGRoUHh3ZENGc1c0YVdJa0tOekVD dlVLZzZmL3dlelY1RDlZSUNBR0VQbUlUS3J1SmlQOVpSV0NoTDRUSlRSMnBndVgzdEs4cnFQNVE4 UWZGQ0VrSXZNb09udENDcHBQa3hZL3pWbHJmbHpLMmk3bXg1dWFhYXpla3VudEVrL21JOHFlTHUw QUluWHdJSHFIQjhFSENxb1N5RzRoVmo3R2J5V3dBeEFVajBCWUNGa0RiUXRiOXJoNkJlbGRFNkNI Z2RlN3NxdmFmTjFNbkJOWldzb0VJUHYrdERUWGJDaXhWM21aYmRvSjM4RmhlZkRtdElCcFF3aVBO NE9oZGN2WE1pTkgrblorcEgzSVZudTlzclJubVNNUUJ0TjZodk03MHU3bzRPMkU5UlNrbUdROVFt aEpPaDBXUkd0SzJMaHNCSTdBRUFoWkFsd0RQcHc0Q0FaYmxXSkpMSjRNbXBNcFMzTVhWUVpIMys5 ZDFESHN6SlJ2bzFWRUptOFd4QktqSCtTU2EralNMTThqUUJORFROTE5VNjYycTBzVEhFYzR5Zktp VVBtbk5EYm1IdDR6R2tMdlgwZUZLV2N3Y0VHNTVaaXVkR0RXT2hjdHJSZlVoV3pkZ2ZqaC90S2tu YmdTcUltQUJ0Q3BpYmo4MEJKcUsvNG1nVU9ROSs3WU1hR3d2ZUl1by91MVJmdWpaSDJxQ2FBZVZ6 SW1QZ092TVMvM0xzTHlianZwcnFxZ1R3eEl0NGwxMUxqRXczNkgwTURHN04yR3lvV3l2cU1sM3pK MDE4L2VMY1dpNnBOSmxhZmVrQTM2VGRlNVgwbzJMUnNBSWxFR2d5ZjhjeWx6UGJZeEFseEJBYUN5 eS95UlVUNFdsd3dsYXFseGZIOUNFenhPbjlBUlZCTTl2MnVBd282cFJFQy81WEN4UXRNaDlCSURR UG1qbjBySHovMnZ1M3FmdDRqSVk0QlNIelRDT1BBL1VRWmFMV1RwK29mS1lLaWpwTEdGR0V0dDg0 dlRUeEdBeGJjRWtCcE1WSWhzc2E5cUFwallkRjZzZVZaME8wejVjTmdKR29DUUMvQWRac3FtYkdZ SEJJY0JMQ0kvZDNNVFlNak5YWDFTSERXQk9DMGJJRitKU3h1ZGRXUVU4ZzVWTTZYRDlIZE9MajNB OFoyak9LZDBwcmVoSkdhRXgxbWFIWVg4eFpDcWtDRmdFYk0rZDhrUlZIaVR1c3JNYUFqZm1KQnJt bFBqUVd2YStFam9KYlhENFlQdUJlbDdXdVd0NzljR09URXJteE9ZRjhSTDkvSUF6SFVmQXcrc2xB aFpBZTNuYlBPaUdFTUNXTEx6VTRpN1JoSndUVjVUSVkrdVdDenFlYWxIeGxNZnJQVndYN1ZiT0c3 ZkVKWHZiaEpjOFd5Mm1FN2h0V3RHVE1rdm1CRE5QaDF2MUk0Ynp0OUlZNHVoMk9ScDJtREViWURr N0RQR3p5aENMOVhaS1dYVW84OTVoaVIyekRMelYyVm8xckM1OFdYMDhVOHh2U0VsdHlwbDdvSFd1 M2FGUE5BSkdvQm9DWmY0anFOYWpXeHVCL2lCUVpQK0p4M29WQnlSbWpBTlJibGs1WGpMRmdRSW5o K0NrUVFCc0JERzBSdlJSbC90NDNrbVpRWU1QZ2tmbVVLZXJycGNaSFFITytVMWtEaFZXb1pFdlBE ZzdnSWIwUnJOOFZ4TzAyNFJmaXNlSDVoYU5NSEZaWDY4RENLUTQ3ZTJwUENZSDhMT1ZmNTZZRHpT MG5IelFvVUZWMVpRUWFta1hML0ZQRDlUNGt3cjZYQXZUa0JwZCtSUWpZQVRxSUdBQnRBNXFQbWNJ Q0NEb3NHdFJiaTZmVVdWVkRRc2EwK2ZydkpRSTlmSWNWYklWSVFIWWcvREp5NVNnOWVueXZKcU9n bjZsV1NLa0taa1RXaTZXUnVjVlBjbWdBVTJIeXU0L1ZUOWk4SmpQZmNTa2ZTKzdwSjMyMTNTWkR5 b0VUTUtQcFgxank0bHRLd0lwam5mdlZBTnNPK0ZEbENjZUxyRjBpWXFnNHB4NFh0aGQ2Y2Z6bXZx Wm5LRFBXTUcvZnE4K2M2UUllTnAxRWJBQVdoYzVuOWQzQkhqWjVGNUVhQ1hacHEvTy9ORHc4R0tO ejJXcC9TV3E0S1ZMWHRrSkw5TzdLOFBPUEVwR1NRaWdIODdNL1BxWnVxNVhQU3d6UU13cStJMWxE aTJzUWpPTU5tNVJJK3hOc1R0ZDFHYmR4OUJTUGxtRHdHdGR5VkxFTTBsVUFJVFVxaCtHdVF2ak1K aXovMXgwdjNoWGNoNGZybDIyd2MzTjEzVkdvSk1JOEZCMWNtQWVsQkZvR1FHOGFBbVBoREFZTG9W R2ppWEJ1bHBKbGx3Sm1ZT1hMbmFrb2QrUWNxMDNxWUF0SEtHSWxPMC8xWndCdHJFRUtVOVAzeU90 NkhnWjdXZlFhb2VoY3A5WmFnN2xLaWsyamdqbWk0UlFoTEErQ0VIZzhGaE5IbVpleWxZaW5pSE9K UVFWbWs5Mnk2clVRVUhqbTJUcWkrdy9FZlF4bzhIdUZJMHQ5L1hwT3ArUEFDVW1JMkFFNmlKZ0Fi UXVjajV2Q0FpdzFMNmJKdklZTVpvM0hFbitWZmxsQ0NHVWx4UXZUclpuUk5QNUtIVjRUVEVlOTNn eTgySldjZlQwTVNHUVlnRkdPS3JvVUMrSXNmSzdpUWVMRGVPNWNVV0ZQTXZYVDFONzdDUHhoc2Rz Z3hCTWJOa2FzQXFhZERYclBKMnRFYjVWekxMNlhrb0pPWVoyT014RlZYT2lIbzBwcXdob1BCK25J NXg3bHRJbTZTRkpad2o3T2Z0UEJNL1hxQzFtRVM5Vmlza01INDh2VXg1NzFhSzR2enBzTWdJclFh RFhGN0VBMnV2YjU4RTNnQUJiNytHMWkrREpzbUVEWFU2N3dDYVVKWFkwS3l3ZHN2MGtzVDZYRFI4 ejdYd2dmOWdkS25WV3dRNzB4ajJhM3cwell5VU1FUjhpbVVPbHFoQ0crTjJ3aEwyenpzQmhobDJ6 OEFwWGNjTHZsT1ZnOG4xaGZ2dG9FREZYdUo4R1RjUURQdEN3WnlXRUdVSTE5VGdHSHFqamZCd2l2 Q3JiS0tIUlREV3AySCttWWREdW9xdWlnY1YwNWhUbG55R21qZzlJWlNjSW96dVJNUnNCSTFBUEFR dWc5WER6V1ViQUNDeVBBTUw0dTlVTkdpZ2xjN3JuUExkVlpyM0hDVDZmbWd5ZzJVT3oyOFRJc0Vs RSs0YTlMQnIwMENjaHYrcHFXRU1mNjBvSlZJOWdpYmtMSDJqRTNqeFZnemxOVEQweFlwVnRqVENa MkMvcG5URmcxaENxY1pSQzQ0eVF6Tkw3dlhRQVp5bnFYcWQ4SUFUb2tIZHFCSXhBUlFRc2dGWUV6 TTJOZ0JGb0ZBRUM5Yk5sWmR3cHk3WEVTNDNydXBpL2pBYkZNckdTT1dHLzJmU1NNWjFmbXo4elJy dU9EZk9zNktRQ0F0Zk50Q1ZPYWFoR0EvLzNLdUNGejhmRks1WG5Rd2tQZkFSU0ZVMUd3QWlBd0xK c0FYUlpCSDIrRVRBQ3l5Q0FkbytsenJnUGhBQUNyc2QxWGN6Zk5ET285NmdPTzA0bGpkSWRvOTdl RytXZHJWemhIWmdBQUFkTVNVUkJWSVlBNWd6eEdXamZnN2tFdjdzamRKQWR6WjZsOUJneHpuSm9U Vk92ZVIyYXhJSXJaYk1STUFJVkVMQUFXZ0VzTnpVQ1JxQVZCSEJNd1E0djdoenQwM1p4UmNmeWw1 aE1wbmFBOGJBSXNQNzF1S0toUE5wZzdDUHBqaVgrcXZGRk9jODhtV0QvZWFFRUNENStNSFZnMlIx UGZUU2ZPQmp4SVJHYVlqTjZiQ2pNVXV4Q3Z6dkxPekVDUnFBR0FoWkFhNERtVTR5QUVXZ1VBWmFV ajFTUGFLT1VUSWtkY0ZMdjh1bUJqdnpCVzU4eHhzTTVYZ1UwdWtvYUpiVEJPT25RS1FIdSsyci95 ZmpYeVdneW41SU1nQmlqRDFVZEh2ajgvb2hBY0xUS01ZRTNUbURIcVpKWXYreGVobk5ZRy9kYWx6 QVpnWEVnc0pRQU9nNklQRXNqWUFSV2dBQ0NBT0dHNGtzUms3V0xXdENMYXBDRVNWSXlKN1NmZUwv UEt4cks0TzJPTmpoMHh4Sng2ckVkampsZGpFRE8vaE5zRVRnUlBqRnpPS0dnQzZKbDdLMWo5eEh2 TG03RHpsZmRtb3pBZUJDd0FEcWVlKzJaR29FdUk0QTJDUzlqbHBqRE9BbUJ3OUpvS0hjbHhWWXdk VDQ2WElOakRrb2FKZVlmTksxNGpoUE9pQXVZcXlPUTJuL1NBMEh1U1ludFNhU0I3VlZJbCtsVk5T VnNSYm5IZGdDYnd1RS9SbUE1QkN5QUxvZWZ6ellDUnFBNUJOQkNzY1FjOTRpMnFVc0J2OUhJc25G QlBFWjJ0MEk0ak91YXlGOUJuYnhjSElqTkRTeUFCalNxcGRoL1lzdFpkTlpyZGVEVDRvK0wwWXJ1 cU5Sa0JJeEFpd2owVndCdEVSUjNiUVNNd0ZvUXdPUDRPYnJ5VWVKQSt5ckRMalJLT2tHMzBTaGk3 U2VPS3k5VUhmRXRsVFJHbDFKUGJ4R2piVlV5SWY0a1pncmt6ZFVSUUpoUDQzL3lPOE9rQVllaTBD TTdIYkVranpsSXdENGNjMm9FakVDRENGZ0FiUkJNZDJVRWpNRFNDT0NROUJMMUVtc1VFVUx2b0xw MTAyVTFnRmVJQTZHeHhXT2FZUEdocm9rVXUwOENvQk1QbGY0UWtBNVRocDJqbEt5ZmVqaUNLMmZH L0FMVjRaUkVoQUVja1dMekR3UlJkais2dWRxWWpJQVJhQUVCQzZBdGdPb3VqWUFSV0FvQkJBRzJa Q1FOSFIyZ3pDM0U2eUljanhDTVk2MFlRZWUvME1LQTJQTHhlVkcvYUZqWk5TaXFjcllpQXFuOUo3 K3Q0TXlGWUkvejBTN3FNLzd3MlUxbGRrRlNNaWRNTU9ZRlo0eUFFYWlQZ0FYUVd0ajVKQ05nQkZw RzREUHFIMXRMQkFWbEp3Z0hhRUp4RXFHOGFzWkRPamdEY1cxaWw2TDliQ1BvUEhFcGcxWVY1NmJQ NllMeFZwRXFtaW9nY0xGTVcrSi8vaTZwSjRZcjRaamlhalNoOGZuY2g0UFVZSCt4ZDBZU0NDWWpV QmNCQzZCMWtmTjVSc0FJdEkzQXlickFYdUlnaEdKN3lSTDRxb1ZRaEpDVE5JNUEyR0xpb1krNVFL aHJNdjJVT2tOangzd1JkbEpCU1lkSFROV25UdnpQZENjanpCb1FKdFBld204dDFGUCtReWdveFpt SnBYcytER0p0cVE2WmpJQVJxSUtBQmRBcWFMbXRFVEFDcTBRQUFRSEI3NG02S0lLQWtzaysrb1Bk SG5hU3lyWk9WOUlWQ0VLdVpFb0ludzlTN2d4eG00Ukg5cHQxQWU5NkpCQ1dwQnRsenNmYlBhM21O OFZPU0hFOXZ6dCtoNkh1QnJNTTlyK0VaSm9WblJnQkkxQVZBUXVnVlJGYmYzdVB3QWlNQ1FGZS9o L1VoTkVJbnFZVVlpbitHbVJhWnB5T1ltL29iK2g2Q0ovV2ZBbUlIbEhxd0laUW1kTXFFNFVoRlVE VGUvM0kyYnhQVlBvYnNja0lHSUdhQ0ZnQXJRbWNUek1DUm1DbENHQUhpWE1PdHBoMzA1WGJkc3Bo Ly9YbjZqcHN1YWxrd2k1SDdJS1RDaVFjTTNjWEFaekh3amFtWVpSc3Baa0xKcy83TUwyL21JR0U4 M2FZVENaUFZ1RlU4U0hpZUdsZVJaTVJNQUpWRU9DQnE5TGViWTJBRVRBQzYwTGdSN293WHVla2JX dWZ6dFcxY0RSNmt0SUR4VHVKVHhlYitvVUE5cDl4NUFKRy8wWDl3ZEZMeVFiQ29lekNHMm9ta3l2 T3loZFJlckFZUXZ2Sjc0TzgyUWdZZ1pvSVdBQ3RDZHhZVC9POGpjQ0lFRUJRWVljY0hJRUkxVE9p cVE5bXF0ZlZURzR2amdrSHBMZ2M4aXpCSDZvQ0drNGxVeUljRm1ZWHg2cUU3VEcvaVJjcjMvVEdB K3JTWkFUR2hZQUYwSEhkYjgvV0NCaUI4Z2prdEdUbHozYkxMaUNBcGhLYnp6QVdITW9XYWM4SnhY U2tHZ2NoOU1IS3MyUlBpdVBScmlxdmF6dFVYZHBrQklhRGdBWFE0ZHhMejhRSUdBRWpZQVEySWtB OFZRVEs0MVQ5TFBHTHhHZUppd2piMEZmcElEc2poVzA2dzdtM1VuMXdoRlBXWkFTTXdESUlXQUJk QmoyZnUxb0VmRFVqWUFTTVFEVUUwSFlTczNOdm5VWjZ0dEt0Q0NHVWNGdjdxU0VPYjJ5SWNKanla NHBOUnNBSU5JU0FCZENHZ0hRM1JzQUlHQUVqMEVrRThGYi90VVpHcXFRMEVRSU1XMCsyN01RK3RQ U0pRMnpvT1JtQnBoR3dBTm8wb3U3UENCZ0JJMkFFaklBUk1BSkdZQ0VDRmtBWHd1T0RSaUFnNE5R SUdBRWpZQVNNZ0JGb0NnRUxvRTBoNlg2TWdCRXdBa2JBQ0JpQjVoRndqNE5Fd0FMb0lHK3JKMlVF aklBUk1BSkd3QWdZZ2U0aVlBRzB1L2ZHSXpNQ0FRR25Sc0FJR0FFallBUUdoWUFGMEVIZFRrL0dD QmdCSTJBRWpJQVJhQTRCOTlRV0FoWkEyMExXL1JvQkkyQUVqSUFSTUFKR3dBaGtFYkFBbW9YRmxV YkFDQVFFbkJvQkkyQUVqSUFSYUJvQkM2Qk5JK3IraklBUk1BSkd3QWdZQVNPd1BBS0Q3c0VDNktC dnJ5ZG5CSXlBRVRBQ1JzQUlHSUh1SVdBQnRIdjN4Q015QWtZZ0lPRFVDQmdCSTJBRUJvbkFId0VB QVAvL1k0NWlSUUFBQUFaSlJFRlVBd0NiSDZjS3lzb3F0Z0FBQUFCSlJVNUVya0pnZ2c9PSI+PC9p bWFnZT48L2c+PC9nPjwvZz48L2c+PGc+PGcgdHJhbnNmb3JtPSJ0cmFuc2xhdGUoMC41IDAuNSki PjxyZWN0IHg9IjgxIiB5PSIyODQiIHdpZHRoPSIxNzAiIGhlaWdodD0iMjUiIGZpbGw9Im5vbmUi Lz48L2c+PGc+PGc+PGc+PGltYWdlIHg9IjEzNyIgeT0iMjg4IiB3aWR0aD0iNTgiIGhlaWdodD0i MjIuNSIgeGxpbms6aHJlZj0iZGF0YTppbWFnZS9wbmc7YmFzZTY0LGlWQk9SdzBLR2dvQUFBQU5T VWhFVWdBQUFPZ0FBQUJhQ0FZQUFBQ3lxeG9HQUFBUUFFbEVRVlI0QWV6ZEJiZzhzVkVBOEZmYzNa MFBQaHlLdHJpN3UzdlJvaTFTdkJRcEJTcEFzU0tGNGxEY29iaTd3L2ZoeGQzZG1kLzFuK3RjWHJL M2U3ZjMzcjE5Kzc3a0lwdGtzNVBNWkdZeXlYdWNpOXY5OXhUeCtaOFYvdi9DdjBQNDFhMFFPQ3NJ M0VZRXZVdU13Sk9IZjFENDN3ai9BZUc1Wi9TeitoVUM1d1NCcFNNb1pIeWFBUGhMaG4rejhQY08v eG5oL3pHOCtMTkd1TG9WQW1jTGdhVWo2Sk1GNUg4bC9NK0gvOGJ3VnMwUGpIQjFLd1J1QkFTV2px QUdnWHdwL01QNCthUHdWdEIzai9DUHcxK25HM3IzYlJpWG9lOWZuOTJCd05JbndyL0ZkNzVwZVBM bFMwVDR3dUh2RS83cndoZkVqZWhaT0hJeHd2RjUwWnZYRC8rNDRWZDMzaEI0b3VqZXU0Yi8zUEFm RXg3SEZzRjhidWtJK3Q4Qkt1enRYMGI0dCtIL0tmeC9oajgzOTdUUm9VOFAvOFhoM3ljOG9ySWlh QURpQnJoWGpENitiL2hQRFAvQThFOGRmamEzZEFTZERWQW5iT2pwbzIySStkNFJjdDhhUHg4Uy9o d0pTWFJyZFFrQy94N3hEdzMvcytFNVkvakpFWG02OExPNHEwTFF4NC9lMHFZK2U0U3ZGaDQ3Y044 SVB6UDg1NGYvdVBBUENHOHY4cGtqbkoxVmlEYlAwVms1dnpBNjlpYmh1VCtObjNjTC93L2hWM2M2 Q016Wjh0OUhZMjhRL2svQ2MxYlRUNGlJc1kzZ09IZEtCTlcyMVFGQ01nYjR6dWdxUmMwUFJJZ2Qr UGdJYVZSUm5mdEZuR3o0RlJIK2RQZ3ZDNCszSnp2YUtvbms0dHhUeGhkOVV2aUNuQkc5c0NlTEZS ZGYvYzJCd0Y5RlY5OHlmRkU4UWxKaisxU1JkNVNEUkVjMTBLaHN0YlMvK0RueDdCZkNRMGh5MWQw alBzWlpaZTFaZmtrVS9ybncycG1GR2tWYjUrS2VNRHFDT0lGTFJEZnV3K1BYVmxBRXE3dUJFUGlw NkhNZVAyUDdLWkgzeE9FUGRuTWpLUGIwb2RFYmxFUUhueTNpMldFRHZpQXkzdkdPZjYwSTd4SGVp bHI0K0VodW5mcW9rZFgyT2JhNU56L3ljdkVKMktBSU51NWI0dmNoNFZkM3N5R0F5TklobEsrQUE4 YTZwQ2VIY3lFb2R1MWQ0dTAvRXg3TEdzSFdRVlpiQnpyNi9KSHIrVmRHeUg5ZmhBOFBUd1o5NVFp VmVWaUV0WHYveVBqeDhLOFMvcWF6dklnWXlocWZzbkdJbHUwVkd1ZE54dnB6WXlId0g5SHo5d2h2 VENQWXVFZkU3OHVHUDhqTmdhQld1ZnZIMjc4MHZIZ0VXMGNCOUZLUnVtZDRMTUMvUk5oek5HTEtm RkFVSUk5R3NPTzBUVWFGeURzUGRoTm5uWHJTNkIxaWxBY00xVjNsemdETVFoeDU5Q1BTdDVpMzd4 eHArOXdSVEhQSElDaE42NnZHNng0WkhnSkdzSFVveU50Rml0TERIbVJFUnp0VTZOT2l0SWtid1k3 enNaQlV1UE5naHNSVjdEdStkUFFUMnhQQnh0SGFZbTgzaWZWbk1SQXdwbkNnZkJBeHpkaVg5T2p3 VUFTbG5hVzErc0Y0VTE0TklubUJCMyt4aUh4TitHUFlOcHUrTkxuUnpJNkRuT1JjYlBYT2d5TVQv M3RrL1gzVmJXRGpEbkk1eEcySXE4aGwxL2pOZ1FDRG1HK291a3RNbTZ6c1BBUkJiY0srVWJ5Y2xq V0NIUWM1eWFKenNHeE04V2lCeWJVN0w0a0VTeHMrb2pmR1lmVnBwMHVIVVZqN3dTVzloc3VDd01m RzV4ampDRGJ1emVPWC9pV0M4VzRxZ2o1Sk5HM2ZqdVZMUkhjYzVDUWcyN2pkZVhCRTRsZWo3amVG Ynpsc3cyU0sxR3JvQ3ZJWWFlaHZmaFdWL0QvbmpKc2ZYNzhnUWNDUnhucnV2bkU4bnpSbnB5QW93 K0MzanhkOFVmamEvV1JrWU44SXlCR2QxVDBxV3FNSmptREgyVmQ5dloyYzgwM2NOYnFHZ2thd2Ni NkhjY1ltc2Y0c0ZnSzIwb3gxK1VCejFsd282YjNoV0FTMXRmSFcwUnF6dEFndU9mTG9veS9senBQ eDY5SE1uNFZ2T2U5Rk9GclB6aVdQNXZZdHFzNThSNlQvTHZ6cWxnMEJZMHhNeTE5SmNVckJtdk82 OGJFSStwelJBaVBnQ0M0NUttVGF5RXNQWnNxdy9lSkVTcXM1Y3AxN2hWclB6aVVQUy9OK1ZXZCtP TktuVmtyRksxWjN6UkNnSlAzYXFnOTBKeTlhNVhXVFl4Q1V4dFpMYUUvcmhsai8xSHgyWFdhT05C dmVWanY2WklWcVBUdVh2SStzT29MbCtkNHFiMDB1RndMRzJwam5MM3lObkJpSzcwTlE3Q016dkx0 ZHRGdTVWMlJmaGFMakQrSTlQWGZPaGd1MmdwNmg2dmlmUjVvQ0lZTFYzUUlJMkhLcFJUUjNaSTB5 WE5pSG9JVGFubXFZMXBZeCsxWEF1TGVDZWpmMlczaU8vdVdqVTFrNUZNa0xwM1grUzJUMXR3SUNE Ry95ZG91UHR0M21kZy94UVQrRW9EYldXZlQwR3ZETXkzdlA1OHgzd3FYWEh0dldxN0FDNnIxL0tC K2xySi8vU0oyeHBoY1BnUjlyZktGam1JM3MzYXdoQkxWbmM3ZmQ0dHNVVTZaYU83VjllSUxJMEVr V0JnMUQzM0dDN294cTBwNHg0bEVYL3Y0NlkrYjBFMFI3OUFZVWFNd3RiWTJSMWZlZFRYeThxSWNk Zis0SVRSNEhFeHdiSE1XS1JaMXpjQWkxYi9jTlRrejVobWVKam8zV21rYlpuZ1BYM3JOOStjNDMx MlhNYWYydDgzZlN2WW5kMmxqUEZiOCtFaTdraXVCSzNOQ0hHSUFyNmNURWw1allqRHB5TmF6T2RM amxGdnB4K2dMMzQ3aWxBdkVrZm54VkZIZHF5RzJHdnhaeDFpME93VWQweHoxVHBENDdQTUw3ZXhF NncvdERFZHJmZHZMR2hPL05sU2gyRmc1aXVvM0N0L3VHTDQ5ZStRWXdGMytsU0IveURlRDEwVkVY WEptZTRpd2pPY245YTVUV2p3aTJ6aVYyZXhXY3ZRNjd3b0g4dVcwdFJXaWszSTZRc2s0ZVJXMTZM eUdBVDkyeTZIMTM3eDJINUw5Z1ZMSnlSYkIxM3g2eFV5Q295ZWs2MFIrTjlobmoxKytON0F1cm9Z MXppSnNWYTVEdm02TUFYVU50VjAyMHNFVmtXeWpYaWVKbjVSQnBzTFZQMy9wMld4c0lGU1NkMG5F Y0VGMkwyeEhBbFhrckdPRTJwclRUMmlxRVg0NWZEcmJUbXFqWUFVSnNyeUlnekdGcjIydS96bmY3 QUNwVzU1YzByZWovbEVRVkFxUXpwdGc4eGdKdkZjOTVBRGY1SXJsMUxLRWVIQ25sREtoeWJ4UHB2 VlF1eXJSY1MzbWxuMWp5VnZsRDh5Q2V5UW5CdElHQVFrSTNVYnhUWkxEM3pkVGJCRFpaWHlHZUVX RWNhakJaSW5saDI4d3F4R1JUUFduNVlHVVZNbUdsejhsYi9XMzErUmI5MHVlUGlvaXJTL04zKzRa UGpYeTI1QkhzZGVhT0xiTFNicW5nN0c0TGI4cnpWbWpjOWF0K1ptN1hlVHZwMW91d3QwTUlpdjNa YWVURUNiTGMwRkVkbThGRFhYQnN6WVRFbHJzUGwzZmRTRjNIQU5vMlVzNkFLMmZ5anRLMjFZMUZH cVdOWU1kaEdYY3lqa3hBR0RhOVpSSkJ6SmVKTmhFbHB5Y2N6V05nZ3RYT2h3NGdxVE9MRHRLWHV1 TDI1NXpydGUrdGZKNGY2cnh1dEgxT3pqYVc4N1hsRzZ4MmJ1bkFsbjkzZFBRWHcyZUhFTDFJemhp SUk4eWwzVnpzYnlJQjRTS1k1RnJ6ZE8rS25nZWd2TTFwbEJKdmhVenZXdm1ueWdNb2s2UFh2cHNX ZXMva1k0R3RLdVF3M2piSFQ4UURIc0k0Sko3enBKWGoxWXVpa3gwdXBIV01iTTd0RllTVXpGZ21r Y1B4bERzNGlub3lzTVJ5dVhMK2tEZU1STkV5ZjF2RVhSOXB6ODZkVXN3NmJiQlROTVdqcllQOG5t OHpyam1DMHltSEVCQW5IRU8rRVRHdm9LV3JlNUhpVGtISWZQZUxPNGtVbUcrSElHaHJMOThxblpx K0hLMFJsR0tEOEhxNTVHTnlVS2lyM21RSDlNZTh2ZjM3Miszc1RhNko2bzdaRjQvVUM0VW5GOUpP djNiRWVjYjJKbXJPd3hvcDUwd3JUK2tReFNlNzFrVFFuOGtOTlNwZ2pmUVp3bmhzY2xvUmg0eEdo clNRV0ZxS0RHMlJaMXVubFR3ajY3SExGcjl1VCtOTVZORVBoTlFSeUR3M3JhNDFnVkZXdm5DZng1 MjB5amdEM2NyZmw5Y2FlLzBiUk5JYVFWSCtJWGJTaW5NSTlkalgrZDV6blcreGlxVzhRN0ZsWXBX OE9xU1V3WmFZdkZZMU56d0llZFRXczV6SHdOa3p4K2JFVzRDdDMxR25yVEl0V1hPdUF3WHNlN0d1 M210eVFsYmZJdDN6a0t2MWpLV1k3eS9QaGpnb0svRzVYS2lONkJiT3lzS0JjeWpmSUtTM2FNMWxI TmsrSWtPc2FzMDdzRGFQdEQvVnQ4WWVFVEJYdW0yMUVKUXMxcXRBYmQxN2RvcDhodkNGRFd1MTd6 K1hZY3RhejY0ekQyR2h2S243MEJxa3VzeSt0REd6NGhXRUl6dGk0L2ZWNnhFYUY3Zmx1bitSRTFX OHRaOVhGYm1TcEsyT29oVHpRdHBwWWZZdEJQT2N6TjRpbnA0VmI4c0taMVhTSmFTTU81UkF0Ulky L1ppRW9HOWJldElKZjZ1VGY2cnMxNG1HQzVXTTZDVm5XNkUzOFM0VnZzSU1TTlRxZDJ1UXBuYUxG dkk5VXlWYTlaUnNSdDNOV21UVnVvQkQ4VG5QR0pQUGM1NDRvakNFdk1wY2xTZDZGQk5Lc2pjdUtM OGJKMGcrelhuaVZrQmNnUGlRZjRGNDJCby9lb2w5SEZ0VWJib1djVWJFRWZObUJaa21rcEMzOVBj RzBYTmFQZnM1NGxmaHNTRkRCQU93YmI0ZjNKY1RWbXdaVmxCWVROMnZiWFV4VHg0VXZaNmNyVG9V U2kxMkQydFltMnNhWjVwUmhnc1VacFJMOUFBMDJsYzUvcTN2S0hrc3BFcmN4SytKTkQxS0MwSEJh OHdXb2N2d1N2czVwQlhQNlNueDN0aTM1c3EyM1l5Z2x0b2hDby9IcndkejI5QUpJaWJWRUh2clpn Y3k0Z2xlZlhTVGlFdXJFU3hOSzM5S25qRWdmN29BL0lPalltL2c0OUhXR2R2Q0VtOHpJMEo3WGE4 SVdEam1pS3huR0t4OFdKUXpNY25sRVQwTGgxalk1OVZQMWxKMXAreDcxM25TNENZYzhwUnByZFhU Z25BTURJeTlOdks3NVdVY3pNODI4ZnpRRmdDaGRmT2c4ek9Fd0owcUIyZGpxVnFBS2cyeTZxZ3Ba M2wyM2VFcEVSUlNNZG16djR0b2p2bFcvNVNxVmE3ZUo4eGxhRVN0TmpVQzV6TFhGV2ZaNUdZQ3hp UzEwb1o4U3FOYjk0Mmh3QmlDYmllalZkOVdGQnlwMngyYmhveDFXZnFlM2x6WmxNMElLcVBWaUh5 K3huNTVwL0swYUN4NmV1M2IvenZGL1VlOTkwM05iOEVSaXp1MW5WNTU3ZFBhanFIbzVMR1c2QUxS c2JDOWQ1eHp2dS9uSVJ5ZiswbytKZHZsUEhHcyt4aDRnVlZyWWZBK1JFdGJoL3JXSEtoeGNLZnQv RkFIaHE0dWFUVyswOWlNQ1h0eFpZK3YxYXgvZG12N3BQWHNIUExBOGh6Nm9ROVl0cGFvUU9GemJS cHdIVHVCSjg5bCtiUzh3dHd0ZTZZbHJ4ZTJZS1dzNDVYQ1E3MlZza1U0QnVkS1JsQ3l6QmgxL2FF ZEhGdVBpdHUvSyt5Vjk0K1ViTXozbnA5RGZndm9Cc2NnWFhYL3JLQ3RGUUVNejFWRU9CUkcyRnR5 YzEyZk1tek02b21ZR2FlNlB1NnhacVhyTW1QU3JYRm96WlZ0V3hsQjhkYzV2UzEwSjlKU010eDVO R3ZBYnRUR2U2dFJMQm5sQ0VWSjYvbTU1SkhWRFdydWo0RWZnbTh1TzJmY0VhbFdlL1grWjZ2TVRj dGpOOTFDQW92UEdHNEJNZXZKbjhjaWFHdnN6WkhSQ0dwU0RiRzRyUmZNUFlBRWRLWjV2WGJIYnNx MzZxT09EQis4QTZWbGpjUFV5b2EybXdrTlRxdmVJWGxnMmFwM0ZURE03Nlc5YmJGc0ZDYS9tUXN1 SUk0N2FiRzNQczFXa1hDZnoxdFl1YXkyajEwVW5pczNtT0s5dWJJcFVrOFlHLytiQjQyZnExZ0Ju RDNzeVo0MnBGbUJOTHEyTnd2Yi9LQW94ZENmcDUzODYwaGo4NWd2UGlEaUVEaUNXVnlQZGV3TjBp d3ZiVFNDR0NGQzlTT2l6TEVyUXQzbWRhY1IyTlplTC9tVGdjR1kvam5OMHlwbmZyVHlwK1RWdUZi cVRrSlFWaVNsWWgwNmQ4Y2lwYzZ2MDRlbXNkQVF0RldmQnU2KzhlRFFTZVc2RDhldnNEOVUyOUhV am5OQ1lZeU1zbE5wSUVGY2FIRWpsQmdEMVNZL1FsUVl6dmNxbXJTK3VYNU9nMnUvczg2djB6Z05r eGFINFpMdyt2azVwWTF4aXhneFRoakQzb0psYTVzUkczcm92TXZ3YVkyOU9kSWo1cHU2TlZaVEkw T0d6Y1BxQndJWjhDcDdsaVRnT3RYZm1remtUdnRkMmFEN2tKZTZvOGJHdnFzcmFvcUt5aDdMd3VR K1FWQ3JWTTRUZDN1QjhGaHZJams0N0JZRjUxWWRNOE1sMU8zMjVNOGhUaW0zUWVGQ1ZuMUVaRjcx Nmgrdm5PU2VwMU1hOGUwODJzazJ0MXZ5SndYVEhBamFnaDhFTlZkMk9wSVROWUxxQ0Rrdmx5bHh5 T08wZlVuUEZkcnpOQUZhckMzcUJiR0dydDBjTnk5cWhBQUFEYXBKUkVGVTB3OGIrZzV0UTA2bjVP djJyQ2hqMmhsYkJ0QmJ4OVFHN1M1SE51NzZGd2ZLSFFsekZwSkNEZnhhSzF4TC92UWFiTDV3eUZ0 UkVNWlNaZ3FNeUd4c2hrMUs5eVE1V2RKYVFVcmJjNFM5bGNoMjBwajJuZjgweDF0bDV5RGVyZS9Y dDhHMmF3VFZ1ZStLSDZ0V0JKY2NBMlVJZGVuQmdSbW92bXRGVExLNkNjZ0ptVndBVlQ4N0p1MDhv T3MrU2h0V1U5OWMwbk9Ga0xSdXEzVU5TbDFtS0szdlZrMlRLWmZEdHJ1REZ6eExmay8reEtuMEpu T3BLM1Rlc293TGd1RGtrUHg5M3Z4d1pJMlYwdTlIWWF1MWQ3NW14Tmw3UjNBUzUzdGJEWTloYjlY ckViTXhoeEhVMytjUnE3b01QQnV0eFMyVnNaSzlUbG5sYklPVXNzZUVCcExHOXVHTlJpQ25sZE9x Ti9nQmpicjdzcDZ2S3VCZHB6QUNOem1yVjEzUXF0WjVVOUxzazN2WDBSQkJjbHRXMTlhS2dHb1Ra WExaT2c2UklHWEpaL2ZLY3Fta2gwS0VnaGxtZmpkTnVlMHhWN0VNMVQzbVdVK0hZSXRsWDd0V2Uw clF1cHk1Z1lEWCtZZWtjVDUxdmIyTFQyc0ZoUkFvbmtHcEc1Um14Y1BTUi94UVQrYjg2cWpjc3U3 QVNtR0wyRnZxU3hTYjFlRUNjb05rN2xNZ3FKUDNCamkvaTVieEdEYTN0NDNnSGN3ZjgzZEFGUG0x LzkwNm81Rm1acW12SGtIVUZydnVXZTJ0OEFoRG5TOXRnaHB2UkVaNmJvL3cxUEQyanRZY2wxODhW cDZzM2VvMys5dXhLM0JwcnhVaXpMVUNDK0lQS1dVMzdmUTZieHZDNm1VSjNoUk1QeWlOYXpjUEJU UnE2cjZid2o2bHBpL0l2NDRKdGU1dnllVU9qU01NM3Avclk4RnllcTQ0STNOS2dOeWViejVHRTE2 M1Y5cEcxSXhKU1RPTzczRTZQV1ZLcWV1cUZqS3R0RWwwNzRqVTlxNlIxWFJZN0pvQTVvSlk4N0dY ZHVWNlkrS1VjdlozNjdJdXI2N3pTaHJpT05Mb29yU1NsME9yN3hodGQ2N1RpaHR6M0dkK3ByKzlW WDlicm9lZ0N0Z2ZkTlNvUlpWUVY2eHBQZG5WNjNsbjlLeksycTA3NngwMGp1N1ZvZERwdFhGc1B1 V0ZTVkxhTVFGUGRVc2g0TGUrcFdheFMxL0doQzIyMmJFN0NpSXJpRGF3a1k2SGlmTTRCR0h4Ymdw b2NVQ1F5d21aL0s4cG5Kb0JvMUozWDJoQ0c4dWhja01JTTFSdjN6TnNPODZ2TGtja01QZnFmR3k4 cmJ0Q2pPcm4wZy96TTROdjNYOUxScWVVSFd4K0NFRlY5RDhsS0hFYzNwWE9Ib1YrWkdTdzBxRDI5 OEdsUFNHcVlaV2xrTEV5WXBQdUdlVnJwejUyekhVYWdGdy9uek5kSTRjVjZWUkc5eVlyK05UOWYv VTZZMEthOXRWcVdhcTRIY0JBWTlPY3duaG9QTWkzSWR3ajBoUnRHY2x3UVA2QnNKVURvaUtXRkUr dTJuUnZiRlRaT05zNDhnWTMwamNsSC91REhjUVdQamJuY2d5clorVzYvT1Q0SEZzaTVsTnVDVndZ dWRCcElNNitIeUVpZ2pqem1zdm1PRUxENTd5aCtOQXpIRTM5SEc3dEZlRWdVbDJ4VGh0d0YwdTFx QWxGQU40ZGxXWTZSbDRoQzFrcHlaQk8rK3VJVzducmRpRzkvVHVycGdtMHQ3TjFBd2VrYXhrT0M1 L2x0bGFUWTJEVXFpZlBnV0xmSmw0OGdsWGlVMFBXVHk1bEx2Vk1kckFtVjBKY3hoamxtZk8wOWtq ZEk0VTd5Wk1OVXRJQlVBZ2FPNWQyWTcvVlZZNFcxdk45c0ZFK2UrWHZIeG5haUtEcEVLNWo1UEJt bzNjeVhmUm1yb0xKbmF4TkFFbGR2RzI4OVEwaEFnTVBFVGhoN2NjYU9OVDFXbWtFTk9mcnc2TnlS aTgrZHZJWlNKdjhydit2S1pTMklTcktaSkI1Q0ZrQTRIbnhPb2FhUFc5a3VMbmM1RUYxSTNseU4w WCtaSjFqZFhGWDdFT2laMVlidDhoRmRKTERFVEFuekpWb1czRVhPVzlLSE1GRDJDQmtxNTU4cTdT YkJyQlFFTUpxZ1JQQ3liVHF5Q3RqZzBVMm1TR2IvS2xlT3hEQ3RTbVFIOUdtSENyeW9YbEMxSmph N3RqeXhBcXNLKzRCUWc3VlU4NThiSlVoaW8zWmptclZ6WGwyS3hEU25JZkxHS1VWSDR1Z0dqZGdG Q3JrVWl3cCtRVHdoNEJnc0F3U0lMam5SVWRSYXhSL1ZBZTllQ1p2VW1CeFNuTld0cGI4U1JQcDdC K2lSR1B0Rm5xckNhcmNrbVZLZTYyUUhJb056YzhRTHFjdWN0NlVPS1VGd3VaT1h3b2RiSnFiMUIz RG8zMmxrWVNRbVhYSG5lQ0VFQng2QTZaN0VBaFhaQnl4Zi9RS3hzYVlLVCtsVDNWWkNoRFhpeFF6 UVFZaUNJVnlFSWk4SzM0cWozT3oxY015aU16THdBWXlPc2JvdSszSk1wNUFPQnp3YnZVRGpGdjVV L09NTllLVjYvbnZCZkFwNXpYalV4QzBORUE3aWJyNE9BTUxDRGJLcmE2UUVMOXRVOVpLY2Rlb2hO cGpnN0c4SnIwSkZ0bFg3bXI1MDBUTWsxaUhmTVAzUkFSU0FpSmloTjFqQ29nb0dWaUlIa1ZHT3hN Rk1jZ1ZuSnJJNlVQaU5LdFdVeXdsdHZkKzBZakRCQ1puUkp2TzJGbGhyWkJZUVp5T2NhU3hwMlNh YzJ3Z3BCV2MxNWxDSEg4bkVsZEJuQkVaSWdHbEZ5MnRxemtSSUlTRDZHRXVXdDNzR2tTWGRoeWlD aDQ3bVFjbVhJS2VxNXAzOVUySytmbE8vQkFFelEwWWNFRHdVcXNySk1SYTJTWkJSVzNYS0pQclhG ZTh2a2pLeXA2cFdObDdwZkJpNG9icStxNzN1cmk0d0picE4wcFl5eFB5aHp3WWtHZHlHVnBYYkhU T1czSThFMGVLcmltS3AzMXdRVEN0aHNRbUN3WU9ZVWpHUlRoS214YVFNcllsVDBqWk5taUNwOUFJ VDVTcHQ1MG82TXlKRWRVdkxvNUYwRkV2T1lOQ1dDcXNaZTRLbHEra1VYY0VCcnR1Z0syZXFDdldO aXQxSUN6S1hPcU5DUkVCMnRCcy8wc0RibktNcWIrRU1vVTRnc0ZjckNPNFFBRHNPam5mdndEQkdW Q01ZV3M5SC9JSXJldEU2ekxHT084cDE4K25wTEhQeHJyVXdVbmhlRVlUcU51Q29CUkVsQjhaVUxS b2Q0a01jaHZFeExiN3AwRlcvc2kreUZSZm1sZitFRGJ3bDZJeXRpbUNyY002YnhNTGp0aCt3M240 Uk50YWN5b0ZpUjNZVjBwSzdmUEVMV3lzbzNMU1BVL216cmZUbDNLVWwzTmRTRmVQTVU1cVV0dTNC VUZySTNVVHhla0NyS3pWRW5MU2NxSndaYUJvOEZEOGtyYmlrbU5LZWtwSTVpSWY1dmJzQ1IraUda N3kzbk1vaTFNbzNBdENaU3Rram40aHVtRFlhZ3VTa3RGYnorUzVXY1BlcjNqMkRCMXNFK2E4UStN VWluUXZwYjY1Wlh1bjFudVU1ODN3dGlCb1liRUtFT3g5bFkxNHlNbTZCZ0RMYytFdng0OE5iUU1w dEgwMFduYUl1cld6aVU2OW52TnRCZVQwMHVKWTBNeEcwb3EzVHZrTWZIZjNFUkdrbHU5S1lVUzN0 NEtTVDJtOUM5RW9kYkMybElOekVaQjZiTW1la3hWUHR3RkJXL0luaEVUTktJb2did3Z4VURxeUkw T0tCOFlvRG1sSDQvRmVaMDlVZTVrUU1FTmI4aXFLdGFVcEJoejc1NVBZTzVVR1BBNm85OWg3ZW9o bVQ3dGVlWTFKYlhIVmEzdE12dE14K1hZUXlFOWJUaDh4cHY2MnpHMUFVRlE4eTU4K1Bzc3M5NG9N RTZsM25wQTJiNnBpS0pwc09nUWhLeUJvRVBNL1FtcFd1cUdacnNoQkJIVWZBaUJ5YzhxZkZDM2Ex WDcyNEduUHVoNHpLeWN0TDBWU0xxOE5lOGtVZ2puLzBEaWNxa1VoZTgzRXFzbHRhbXh5cFJ0V29h WHNRZEY4QnNURTF0Z2J0UDlKbTNzcU8xSHZnK3dHQzZKSzg2aTU5NG92eGRzSHg5S1g3ekpoRDVx Z0F3QmhCRUo3VzRyWXE3WnE0VkpxK2RPS1pvV3NrZE04a0c5ckVNS1h0bzRKZlhPV1BYRU9ESHBx Z2pIcUhiY0JRYkd3R1Joc2dNa2Z0TGYrQVhCNVpwV2x6YVhkSzNtbkNMRmZGRkltUjJtZkFzbC9B Qy9wbXh3NklHRkZBbVBmWVRVelFSRW42Yms4eFJzTEpTdWdObkVqRERaWWdiRTlwa0ZsWGVWcUdE b0hSRUs1NGlHT0xUVkdHbk1oSnlzMDhtOTVoekcycmFLdkpXOVNlTDBJT3FtckJ4VnV5Wi8yNFpp YlFRckl5OVkyTjQ0QzB4RG12TG5qRERsTW9qSzVXRjFaU1pjd0h0a1FBTUV6UVkrVjMzdndkeUVZ WWdBUmxJR2taRjdXVzdaZm1QZFJCbWFSeHJqYk83VnlXblhWbThQanZHemRHVXZ0R2R2N1JPU29k eXhoUWdRTXVnNkNXaGxMQVVCajVsWFM5alFwZ1V5a2trZEZYNS9mWTJYRUFGM1lrMVZML1RFaGRz ZmtzaTlXdGw2d1p3OGVVL25NeTFET01DTzBZdGxYbnB1MXpaOXZLOHpaVjJQTXJyZ2dhaTRqTHQ5 QkFXYW5aRlNzTHFXZFozTjV1b3pDTldpVEtJUFlpeC9zbDQ2Z3RmeUptdEhPWm9CaGJ3eGd6c3NV Vno3VFBJak5WbmN1UlFlTkhsdGZTcU9DcEd4RnNWM2VlWk85NzdGNklZaW4vZzdFenZqNWQ0UTA0 cTVXWVE4T0dWa1VJYmp5bmNiQ1BiVTA5c2Yya2JWWlVZaHB5Nm9OT2MwdDZZUDkwaEhVUUdYZ1VB YlZzcEJWMWlEVzVVcWFTUmhsa3JSYkpJUnplWW9PSjB4Y0FWTW1NN21Zb21HdWQ5eVdkdXl2WXFY QmtkSUhNaktVaDd6eWNVdW5nSVZWRXpLV3Rsa24rUWZEQ0hESk96aGNNb0l5UnE4cEdIdmJHbGhr cGx6T2dPWTlOc2VGc0ZBR0hrTFY5WTlOYXhQMVoyTG0zV1FZN0xSdGdXUGI3dGRmbjh3QkFmL2Zo OGFXN0lzN0k5dVNmV3N1N2VCM0xSbEJyWXprZ2dJY0NFYnVLK2tTZ2dFYjI1TEdNbVUxUFcyZ1ow NDRsS05UMG5ONjFKWXN4ZXFHZFl3OU9mTFZuTzlZMjVvZkFsWm1zallGbnoxV1l6anJTbTF5enQv dDgyaXhsait0VGkxMU40Q2lmcVhYeXNtVFprOUpMb1RjTHVlQ3ZQSlA0YTNrMkRKYkVvOCt4UXZX Tms4Q0FXTkZBV1hzWnA4ZlMwWlFTb0k4SXE3Y3NGTGxQSEd5Q3h0UmlnMXA3Q3lOcXVzbUdVNURU dHJJdktvcXQvb1ZBaWVId0pJUk5NdHdrSXlXclVmaGJHUXppRmNPMEptbCtYZUZsRWZ5UFplLyto VUN4ME5nUWd0TFJsQXlJME1FQ01Zb2ZXZy96aXJxaWt3c0xTc2ZkOWVvUjBQSE1xVFcvRTRBOFZw MGhjRGhFRmd5Z3RxdnBHekJ2dGFIcFZzUUl3TVMrcDNJSjNlcXg5WnpWZGEwb0xYbVhRa0Vsb3ln VndMQTlTVXJCRTRKZ1JWQlR3bmR0ZTBWQWtkQ1lFWFFJd0ZZVjEvVEt3VG1oTUNLb0hOQ2MyMXJo Y0RNRUZnUmRHYUFyczJ0RUpnVEFpdUN6Z25OdGEwVkFqTkRZRVhRbVFHNk5uZDlFRmppbTFjRVhl S29ydCswR0Fpc0NMcVlvVncvWklrUVdCRjBpYU82ZnROaUlMQWk2R0tHY3YyUUpVTGdwaURvRW1H L2Z0TUtnYjBRV0JGMEw0aldBaXNFcmc4Qy93OEFBUC8vZXljTzZnQUFBQVpKUkVGVUF3QjdOZ0VB TTZIa2tBQUFBQUJKUlU1RXJrSmdnZz09Ij48L2ltYWdlPjwvZz48L2c+PC9nPjwvZz48Zz48ZyB0 cmFuc2Zvcm09InRyYW5zbGF0ZSgwLjUgMC41KSI+PHJlY3QgeD0iMzIxIiB5PSIyODQiIHdpZHRo PSIxNzAiIGhlaWdodD0iMjUiIGZpbGw9Im5vbmUiLz48L2c+PGc+PGc+PGc+PGltYWdlIHg9IjM3 NyIgeT0iMjg4IiB3aWR0aD0iNTgiIGhlaWdodD0iMjIuNSIgeGxpbms6aHJlZj0iZGF0YTppbWFn ZS9wbmc7YmFzZTY0LGlWQk9SdzBLR2dvQUFBQU5TVWhFVWdBQUFPZ0FBQUJhQ0FZQUFBQ3lxeG9H QUFBUUFFbEVRVlI0QWV6ZEJad0V2VlVBOEN2dVh0d3BVbWh4S1M2bFFIRW9XcXhZY1hkM2gxTGN0 Ymc3RklxN3U3dExzZUlVS3UrLzMrWDZMcGVabmRuTjdPM3R6ZjJTaTB5U3liemtTVjVlc285MWRq di9uaVkrKzV2RC8wWDRudzUvai9Dcld5RndkQkM0alFqNnhERUtueC8ramNJL1MvaVhDZjhtNFo4 by9PcFdDQndWQkc0amdqNWZqTUFiaDgvdW1TUHh5UENyV3lGd1ZCQzRqUWo2NXpFQ1JOc0lMaHh4 OTM4dVVtdGtoY0NSUU9BMkl1aS9CZXcvS1B6UGhJZVl4TnZ2aXZpaFhldDlUeHFaMXNmQ2lLN3VC a0RnY2FLUFR4NytLY0ozZDdjUlFSOGVVSVNZcnhIaDI0UVgvOThJcjlzOWJYVGc2OEovZi9qUENm L1k0VmQzM0JCNDNPamVSNGIvb2ZDZkV2NUZ3bmQxdHhGQkFmQVI4ZS9mdy85MytHTnd6eGlkK083 d3J4Myt4Y1BqN284ZjRlcU9Hd0s0NTlORkYxOGkvUDNEUTFhRVA2SjkzSFVoYUpsOE5LZTBxbmVP enlsNUViMVZqaWI1MitLTFh6SThSOFA4RFJINXIvQ3JPMjRJSVBBZkVWMzhvdkRjNjhlL2p3bmZi ZHZ1RUFoNnArZ3crZnlsSTd4bitDOE0vNER3UHhyK1I4NzlsMFg0SGVGUm9MZU04T25EUDBINFUz ZlBGQjlJeEg2cENMbGZpbjhmRU40Nk9ZTFZMUVNCbnMzK1F6UkdwL0UzRVhJSTdYMGpVc1kwb3J1 N0pSSDBTYUpiTHhzZVIvaUJDSWx0RDRud25jSy9hL2hYQ3U4amZORHJSSnhvZ1BvOEtPSy9HQjRT djBLRTJvbGdiNGREYXd2WFBvYjFuVFVuemdrR1BzNEF2MXBFVnM0WlFMaGg3bUhSWDNQNHJ5UGsz aVArdlZWNFl4ekI3bTRKQktYUmdud1E3YWVpYSs4Y3ZrekNpRjY0djRxWVNSbkJGV2RmOGwwaTky dkNXM3dUQTNIaVNNNTJPTEY5VC8xNWNOUkdKTjR2d3U0TCttaHpxbnV5S0lnWUlVNFIzYmozalAv L0VuNTFOeE1DdnhMZEpnMUZzSEh2RnYrTnNiR082RzZ1SjRJK1lYVGhGY04vUW5qaUszazhvaGNP ZFNIZUVtRXBSVmp3NExCM2lSTDNDby9US2hQUkN3Y3hjVnZjRjBXQ2JCY1BKMFJ3eXplTWN0OFVI cEo2SjFFYjBuOXU1TDFvK0VNNzNQcys4VktFSzRLTjA1ZHYzY1RXZnpjWkFnaS9lVnkrd1JoYmox SW1sYnhaWVM4RXRXYjh6SGp6ajRWSE9TSzRjTVJWU0htM3lNRVZ2emJDdnczL2wrSC9MUHdmaDhm VjFIdk5pSDlJZU53MWdndUhvMzU4cElpOWtDNmlXOTNqUlluWEMrOTkyb01VdnZkbkk0K0RyRzhk RWFyeUNBN21FSWd2VDI4REg5K2NzdGJvRFlVQWE3UVBpNzVuUnZPbGtZYWtFY3gzSnV6OFdvK3BB UWx3VFFvZWE4dkhQRGs3Z3hUMjh5aUdJTW0vNW9jRDhkK0kvRThPejA0MmYyUmtuZUdtcnhXUlR3 cy9nbFR4OUE3M3doSFlWMFFJeEszMzlEZUx5dFRqYzdseU5MdXpveXo3aktyMmUwZjZQOEt2N2pR Z1lKNVQ5Sld2TVcvZkxCSlBHWDYyMndkQmlhazRJNjVacnpHcG5lM25XVmZaYjV6YnNaK1BDbThR dmtiU1o0MDhpM0hjTDZLRERwY0ZGQVdJSGY4a0VoNlFNalhUM3FNaS8xQU9SOC9yVGxwYi9sRHZY OTl6R0FoOFo3d202MWRJaDVoQlpNOXp1eUtvZlV2N1A3Wkg2amQrVkdSQWlyK1BjQjlIOUtPdXJ0 dEFrYXdoYlJEWHowcjZCU0x5UHVGeFQ1WTVFZDA0Q0xtSm5QOURBQTZGb1BwTFREOS85U2I0MVBq UHNpbUMxWjBRQkdqaUxmbnlKMUVZWVZvNWIydDhGd1I5am1pVlhHMEJITkZMemo3bXAwZk9mNGJ2 NFg0aEdtbHhHQnliU04xYWZCTmg3eGYxT0dKdEVSK0pzbThoTTNsYXQxNTlUYzFlaWVvVDhkeGF1 anhFWVkvRkJyajBhUTM3UWVBTG9pa01JSUtOSTduZE8yTG1RZ1RUM0Z3RWZhcG85b0hoWHpkODdU NDZNcXl2VUkrSWRuRk9tRkFNdFJwN3g4akV5U080NUh5VHhUb09yRC9sSVFRbGNwYzA3dm9WSmJG d3FKOG9hSDRONG5BTU5zQzVUM3ZHMStvSkFnZy9CcEd5emloQnpZV2NOeG8zbVVjTHBJZjJjejR4 MGkzay9LckkvK3p3UFpFem10czRSZzdXcEp0RStvY2JNVzVJV1pzb08xdVdIZFo3Z0xUSmpIOHZG RDY3YjQ4RUFoREI0ZzdsMU4veUlwUVZRU3ZwTlR4TkNDREtsS1hsNjNEUmVoNldaODF3S29LeXdx RlpKVmJXRFpsc3RGWkxiYkpUTWcydFo0blpyYU5aQ0lXdG5IOCs3eXp1V2UvTDB2QXFkMTVrc1lE aFJrM1VpTGEwZll1OWRHMzRLQ0FBSjc2MzZvbXRSc3l1eW00bnB5S292YnVXUWtpcmtQT2hJZ3Y1 LzQ5Mk14V0s1SVY3aG9pMUVEU3lMemtHQ2JZelNpYng5bmRMWXVId0JhTjl4aElSWERoYlNSZUpO WEt5RUxEVSt2SHE2K3hPM0wzS0cweE9RVkRiS1o4MDBBSk9RRlFjZU53dHV4Z1gxQTNTNkw1S25k bElPNVNkcy9XNUtJOXlmdTg0cTZGYU1VWGlXSTNoZTBQNmVOdjd3ZWhheldDbXpObW9kbmEyRFVF Wmx6TmR1c2ZacHZpVmY4endEckdPczY2ODh2THpqR2MvRDRjQzJ4dXNpUEp6NW9pb203eWlDYloz S3QzVEUyOXBiM09iUk84VlFUTkVUanR1aWZaMzFTYzY5enRKek4yR29OZ3haVXZWL2lhSmU5WXYz anhZNEY5OWgxQitCZVhMMkhmWSsxU20xTUhCQUUyYVpSRmpDMks2dlZONVBmM3pSMlA1M1pFOCs3 bjRWNGhEUkZkMzRoQ3d6MTF6VU1ZcTVzYldUeCtiMk83R1lRRXgxQWl4ZDR5ekRkWGJKUitTRGRV ejJZbVNyZWZ5YXhIVDlvYUR0cVU4MVRlREFmYkVKYTlYV0w5YnV6L2gzNEg4blE3MG52VTE0eEJ3 cXFzdU1Vbk1IVU5RSm5VTUF1cUdwWEhQWHhVNWtCOURVSXFpb2UrZ1FIcXYxRWZLb1k5TGFWelRL UmY1UDVueWUwUXREeWk0NnJaK3VNN29uR2JPK0hMUkprV1VVeklzdmh3S3dNbmRYaEdQbW82ZE1D T1VWNCtuVGgweE9uR0N5QkxocGlDNkpZVnYrUER6YjNpN0NCMTlkQzV6bjI5d1VndDhoTkhrYlBm VmpScHdxeXl2R28vdnlCcWEyRFpUM2JGeVI2bXIvMTNKY2NoTmRwendhaSsyNTdnRE41ZHlwS3Nv aHd5WVM4TTh0NkhjZTExSUFubDNqU2RQdko2L3RaTWFHSWsrZFR4alFjVzBFYkd4RjB4SDhMR1Ji NS9ha1QzbmExOCswbmxpT0hqZ1lMd1RObjhTeit3NzIwNnpoMmRpc2VRQ3B6SGtqbXJYN3VnaUtH UjhBeUxzRyt3OE9QcklOdlpWbzRkejlRendBMnkrUHVxQ3kvdEh1SXROTFluTjJFZjFDNGZ3YmUy UERselVTQkZXT2paVlU5WkZsTkdBU1hDUmNZRElHQWVsZEJrU3RaK3o2cHV5MWdTeUhkakdYWEZQ azVHb0xMK1hmN1pHUTk4VGVVc28xWnlyL2I1b20yVVV5aHpSSzQ3RzIxNndrMFdRMTk0MkxvL0RR Rno2aGl1VklnUG4xZTZiUmh3eVIzQjB6b2txKzlyV2RxM09tY3VRbDJTQk1MZkt0UElnSjBtRUhn WmNFVHRMSXJxTFZ2bWhQQWo2eTlWRDdUMXZsWGNsMlVKUTJxVXhvMTRicjRmY1pHZGtnTnBjNmZ4 NUJpT0dsaWpwc2VzUXM0S0ovYXR2aHB3RllBejdiU2dyMzlPajZIVjdRNFNrTGpjbmJYS1NhTXJr UkttSnRoREtGcGxKU1dRdGJVSlUzTVZwSC91ekpxNDh6OW1QaWlOc09BNnVJWjluK2JRTDkxQjNT VStrcFEreFYrODl2bFdjT0FvVzhvckhVVitzSkxhRUNKanRPVzNsb3NSbHozTGV0cmh4SjRuVTVi YTJZN0xXbGRqYkRsRlRaWmRlUTNsSDlzU0FNWUl4aEp6YUlNNFNYOFY1U3E5dmpJanJLU0k0bzhS eDNhVjRiMThQclBhSm1jSmVucmpxdUI4dXA4M1BpMyswZys3RWNZc0VpY0dQUStHWWJKUGo4Y1pC UW1hYnRwczJHZkdQTmxzOUdrZHdZem1XVFNuVnVXdVVPeVlIV1lpZkJkYlcycjZCcHZ6L29xTy9H VDQ3Y0tLWHlIbERjZVZZL2RUUDRVelpCYWlmamFYMXAzNXUvT3E4UzJrdnU1UVJDWXFCQ0FiZGJ3 OCtXZWFCdFEvQURyWGUwcENWc2tRTFlzbTNSQVpPU3RReDhTRHBtMGVlZytaTGlKeWtrTmE2ZVl5 WVJIZG1PVnpPNGZWU3llUWtzcmZXMHZKdzFWSldpTHNXdUZLcW1PZ29QWGdQblZiQ2ZZNUZ6Q1Zt R2x1aW91L0IvVWtTQmNibWRsbk9lRjQ4aWFMRXg4STdySDJ1bHJDK3Y1cTdQUWRzNjFKWkYxQS8y NlI5eENaeS9zL0VjdnZBZWZKS2dOdnNRajJ1TkRRall4dkIrTU10YlJGZnRjSGNEM0xTK3JMaGhh UkxLV3ljTVdYaVYzZXRUSjQ2ZjI2YVF1Z0RvMUtabk1RNkhMTTFDYUxZeGcwUkltSWd6bHZXNEpS YnRlM3dwb0g0TjJmOUZzVVhkWlk5UkhVdjhRMGZHcEhNcFVpQ2lGQmtYM0srNzFMR1FJSjJ2MzVF dXRoVmd2U2JRSFY3Sk1NV0liOG9WeU1vcGNIWU9vT0lWZ2J5b3BFRkk2aGtXVnUxWGtOOHpTZFdX bVhrbVp4dVZhREZaVnhoRFEySlBGdkNvNHl0OXQzQjFPTjl4cWxNVG1kbTNZT3pUYXRPOUcyOSt5 c2pFendpMkRpaTdpYlMrR2VDWmlSb0ZEbElGdmo2NXZLeUQ0NUkvb1pJbnRIZ1F3RHg3SDg5Sndi aWxsVTFiaWhxN2t5WmI4cld2a1U4NGRLb1JGSjM0bm1pVld1TkNKck9lcWY1WUtGTUhKMVlOZFM4 TzR3T3pkR0grcEx6VFNDWFV1Yzg4UjRJU3JIZ2FKLzJlUGMrbFZNNzBrTit5QkNEYUpqcjVMVnF6 b2VjdExrNTc3cml1R014b2NROUtTN3J2bENDMVhuUzFxZkNNWjhKWUM1SHNXaDludk9teGx0amo4 UFBRdEJ0aTlZL21OcWJUdVZjNUZ6V1NhMG1FUXhVcVBYc092TVF2bGEvVzFSMGJqOFJVT0s2ZWlh bnJSdnhNVzhEbjBLbExtTU5YaE80MzRsQzlTU0duRzRlcEFXUHg5ZnVTRlVGdnBaZGxqRzVVNVl4 REcxeW5yaERFblFSNG1OK1NCazJwdThZYTgremxvaEx5cG9zNHNMa3NjdTRUSVp0WXBTTzlQSzRr SzJDb2Zic3gvN1cwTU1wK1F1V2dhQjE4K0RYZzVnWW96STViWDNVb2wzOVhtbGJEcTJsaXkycWVo ME9HVzA5YVJ0MzVTblg3SjlxNjdxOWVXRjdxUFNENldhSmw1QWsySkpnV0w5TjRZQkQzTmRQbFpS M3pBMWJZNitQa3hHVVdybWw5U29kb2JJL0pJSVNZNGFVRmZwRXJMR3VGRDgyMzBKUWZVUXhoZnQ0 R21sS3I3ZU5Sb3hKQkZzZHU4K0MxTGt3anRCU1hORTEySUp4OFJwckpNU2xSOS96dTNlTjZ5K050 QzB5ZTdXL1h6V0UwYlFRRE9INTRxcHNLMG1MWFNTVS9Cd01waUIzcnBQajRLY1BPVTk4YUs1NGR1 bTRHVXJhd3ZKTndmaEh2QUdjaUI3RXZmMld0ekJOMjFMa0pCOGJKNVkvbER1STFKU1BmSzZCUWtQ bmJCVTMxb2NreU40NTFkdkhaamxFb3dweGNqMkVuWlkrNTRsYkNreFpxMk5VUkdoMXNsZmZ0bDNP MnplT2FJNXF4bXZzSFJ1UUdoRDdkbTZzUGlBeFN4c3E0OTVkdnlvMTlQd1k4MXZVOHhEOUpONjJ0 SmswNERjTmhsUGdOYVJVdEVjNlJRTTl0TTNJNEdOSy9TbDl6R1VtSXlnV1RFT1lLK2Y0SVJIVWdk WVdGZE1mRTUweDlCTEEwbjRQMzVKRVVNc2ViYzl0ZzBheUpiSkJ6bjFFdHJuOXVGUitvUVN6MEtM ZHphOGcvZjFlemhpSnM3dHRQZDVuL1ZuYXErY0FPL0R5ckJsbURrckRPSFZOMDJ5c1U2WUpaZTB6 MUp5THNlMUhEVDAvaG53STJnTCtLTFZjcU9QV1ZQWEU4Q29jQVZFV1B4VlA2V0xOWEg4UFRlOC8x cG1OTkZpMWlCbm1WR3U3RzlWSHMxcGpMMjkwRERLQ1duT29NUFFXSHovMHJHYytDdGJTT0hxSFRY bG5VUkVUNldQMUVMU0dKZmhsZUIrcTcwd0FXKy9xd1JGYTdWNW5YdXNFa2Y0d3o1c3laekNIbHVS bS9ibXZ0RkhQQi8zaXpSVmgwOWNUcHQ3L3lwVk1zSnhlSW02Qm55K1hydC9oYXBJcGxMQ3VWOUtB UkUxUEZMSTJNeURNNW5BWSthWGN2aUZpMTJxamRjS2xWYTVYbnU5MGNxZHVENUdyODI1Nm1sRUxV ODc2T3l5SjdKZlgrYTMwMFBFdmVER0tTSzNHcXJ5aHNSOGxIRFdDK2luQXF0MkxwTTFmcG5jWEda MGo5b09JSnkwSzVsVzB1Z0FsUHRmck43VzgzOHRnRk80Z01nMmdUWGw3WTQ0Q01lK2EyKzVRZVFp S0dOVFBhM2pYejN1bktkdGFDaUpMbWFuTEJFU01vUU1FNk4yL251MkJiVXM4WmYwemRUdk9BWXBX R05JSGZRQUFEdmhKUkVGVW54ekphK1hQeVRPLzYvSkU1MWtJYWlFOWhBUVFkTW9rcmpzeE5lM0lF T1ZQcTd4ck8yZ2R4L1pwVy9WS0hqTTNXeE5PZTZDeURLRzlqMVVPcjExSVZjcnZHMUpndFV6bWVu SnBZMEhpNE8zOXRmb011VWdIOVROTGhTa2N3Wmc3TWVQSHFvYTBvM1hiMTVYMm5lWHdRTzREUXNR V08rZTE0bVByejMzRlcrOXJpZCtVVjZQekR0VlJ1WGpIa25DVWtzNGhBTndyWjNTTU0wUEx2Nk9T bTJhZTlTV1JNY1ZpSm9vMUhTQXdsS2RxUjRCcWN5L3ZtREtJemNZYm1SQzBocTFpUTJLT1oxTTla SFJJMjBWbjlrSGRwTUFlMTExRWRSdERodThQcmdzT3BCbEQyRk5rbU4vaVRnUFZyaVdiWFd2cnhW TXZhVVBNV3RKYmovV25mcldJTTBzdWM4WHpwcThuRVU3aUdGYXpjR1M2SGlPQ3JzN0VNdEZhd0dI TzV3Q3VEOW5ucFNnVkVkY2xVcThjRGRub2p1REMwV2hPNFNnWEZiWkVpQzFMY1ZEbWo5WlVEcDh6 d2NNMUlKRGxRZDJ0MXZxVEpES0ZJNWl3ZVM5NmJGN1U3MVVYTVhMaUJKSzdPb1M0WFpmcm1SNHlJ aUJHVG5uUDBHK205Sm9iTFE1S2d6c0xRWDJJNHpnNGluanRhVmlKVkhYK3JtbHJHeFl4clhVU3dC SkZoYnUybitzeHdqQ0kzbG0vYndtTlp1djBna21iK3pRMzdpeGpmUkZaYVFNSG9mZ3FhY3F2MXMw WTFrSmdVY29OaFl6Tml6YmRnZTRwVmpqYThsN2MvVThqNGZkUVdYejUrUU5pY3MrNUU4MWZjaTBP cGNEVUN3WmFzRktmZmtLNHI3ZVVxdHRnVWxublhVclhITlJEb3VSbmlUUThUYTVUN0kxSHM3TU1G bVZOeTk0V2djQVpXbnVKczE5VVZYQ0hEWEc5WkhzSHhDM3BYbUZMNGRZYXBEbnZjMDBvdUxUcVdH dmgzT1VacmxyaU9WUnVtemh2YlBKdjJWQ3NNVEhNN2JUaWtBUm5iMTBWSXMrejFweHJ0VFUzYjhq SXhzMFQyOXF5eEdyTlE4eUIzMVovMjNQZmpERFc1UkN1T3U5U1dzVkxHZWNKU2dTbkdjNlRsd0pj MUdWS2x6Sm5Kb2l6THFScUFjWHBDWVBaQXpDdGJya0JMK2NqQmtzZ3FKc2VxUGp6dXloYWhpWlNM amNVSDd1dUF6VzJSRkhYdUJvbjhkcHYwMmppd2d6bGpaRzZ0bVFndGZnMlQ5UHIxcnVoY3A3aHNF UFA5OG4vbzZpTTJFWnd5YlVRSXhlZ0NIUEZDd2trNTR0YmYrNXJvS0NkMW5hWHViR1Y2QmxJRGRU ZWhIVml3Tyt5MU05d253ZEVKaTFvQkxNY3phTjFyTFZsRVo5S0E0QnJLOFc1dzMzWG5LWE5PdlQr K2dyUFhtdU0rbDJBWDY5RGZmUFFYbHRkdjVVMnFLMTg0MVRXMVNZa3BWRkJzTG84N2pnMDdvZ0hL eTZLSWZXTWs3aHZrZDdtMVc5TjlGTFBtbm5vWm9kU1p0ZlExaEdMb2JvKzNVT2RWOUl1bzJiWFRa d3ZlVGwwMnNjNk1lZnRFamZtOVhnZ2ZGdHZaeGdhS0oxQWFkMFhhL0Nsc3lmcXVnUEh5ZjRwaTM4 cWJPY1lpVW91RXM1dGllUFlOSk1QaXNURHdpL2xpR0MxSWNRUzYwLzlONmxiR25FY3l2TmR2RXVa Y3ozS0w5OWpHOHFoWlFoeTN5aFFGRWFrRURDTnJBdkh6cmtsSnVOc3hoVDNWSmkyMjc2Z2lTODl4 ZVBncmYzZlhOYzQ1M1N2dU1sT2lrRG9jNXNrQ1lRaDkwdmNuVWIyd29lUUV6SDh0ZHpRSHZIbkhx aTdiYWx4NmJoWnF3MEcxWDRDQUpXcG4rT2tOS3grWjVNNjMxNGpCUXhrSk9wUXkwTktuQmhTNGxT MVNBc0l1Q2JSaDFKaFZLTlZkMkNIZEEwb2cwbGEyS0dwU1ZWYTY5QjlKcWdyWG9qazVlVTB6emlT U1laWVFqRHJlczk5RzQwMStPT0U4bmpqcHB5THdpQXpmWU5sQlF1dE1qN0d4WmdhRTNXbWVzU1ZS bjZzdkhsaHEyaXN6SzdQd01hMlU2N3ZleDNxeG1oOEV3bk5UUkxFZG4zSlpYTWM4V3NwK25LWkhC K0x0MjRxb1VnYnE3TjVOc1pCTndYaUgwNzZ2aEU2OUpzSE9ySTJEamRGcFZGYU54emdTQWFLQlFl a3BCZ2cybTBLbi84ekFTQTl5dVpuQ2J6ai9OR2lnUUhLTHpDZ1N4SUZGMmY3MXZ6T2VnMmNuMjJM ZzZ2OTR0S215VWNFcFFsSExET0N1ZVVPeHlXZEdEK0lXdHBYRDVkMVN3SU9ySTN5VEhsOWJCR1hV bVlvdE4rTW0vdXBoYUV5UkVhU3pORHpmZkpKTFM0UU03Y1FxTktXNy9XTjVxbjdnQXVjUEIvYUU3 WmttTElkcFkweGI4bGhudWN5eG8vTlFjNXJ4cWNncUlvK0hCZEVxZjI0VGd0UmxRT0lXdGFXendN WXFtMXZETUxhTGlDQ1pjMmpja3Q1NjgvNmV4RVFZbG5yblVSM1lwQ3RIdjBsR2JUS2plVVpCSVFx bHlGcGFEdm56WW5yc3o2WmhBWTYxNVYyQlNmOUFNdXBBbHVpbitXSzdSSUltT3VJR3h2RXltK3d1 S3k2TnVSUVpxcC9hQlRVRG1Lb0x5UXdFbEtaTXhBMGlpem03RUpZUjVNZUVBb3dhYjNNTTMwRXA5 Wno2ODlXL3R3OFkxMXY2NUV5RU51dGJkVVRkbHNGd0dlWGFCQ3hiY0FuTGdDK05ZdjZBTUxMQXdT REJCQVExdzNuS0JqeEFyVlYvbEFlMWNZdDh2dHcrNXdXcDNHanBVWlo5Wk00YUZMYjB5TzZLelBW MjI5MFJVa3VEdzYyUzNMZTNEaFkreGFHQ0pZUjFwV3N2TzRXRFptYzRCL1JTNDRJYTMzcElqWUlU TlIyZFlweDFDZHg0ckcxN0tXS095Uk1QdHlaTmg3YzNOeEEwdEtVY1dBYkxiNlV0MndoQVZoRDA1 emJmellISWEyNXF5L0VlNVpsTmZMb0UvanBzL2krM2hLa2JzUHZ2VmllMVBsWDBuTVJ0RFNBU3FF d2JHZmQvNEtyNHE2NEE0Q3d5akJoVEhTRFpMQk1kZ3Y1MHNhaFF4ZEo1WGZpR2dZeTUrR1lySFJZ elpqRXpBTnhmUU5tWDlDUFN1WHlVK0lRWGYxYzlwNDVzV01jNTRkMEpoS0svSkJvQjJKc1V6d29B OEdad09FZXhuSEpzY0V4S2E5SVY5SEZNMzN1c1hXaHJkcEQvcHhuZk9sUjNLaG5EaHBiNDJGOVNT cWt4V1dmbmV1STB3YjMya2xBR0xSWlBHSS9tUWp1aXFEbFpVSmN3cUFEdkk4Q0VGWW5Cc0VrVXVZ WWZLMXVKOUlad05JMzJ5K2tBUnBPQ2hjbWlBYnY0V2RuWjJWeVdVdk1wZjVnQVlIS2U0VFdRTXpo eEcrRHo4U1JKbjhTOTVnSUdDSWthY0JCZnV0c3VoSjVVNnEvdzBBaDYvd2V6SVRTMUZqbjE1QXE0 VXZPRzR6M1FOREJ4by9vUVV0cmlIT1VpV0tMZ2JnREFkbTZFc1hCQm5jaU1wWlB3UTJvNkV0NlNt Z2RTS3pIc1V0NUltWHJweUhLODFNTGlacStDUXpxVy9qazcrcnQ2ZEtHNG93TWExaFAyVHFSVjNQ VCtoMlFtR0t0emljeFdjclYrYnVrN3grVmlOTVJiQnhKaWxIRUpqSGxuMGs0cGR4TkwyUHZrWWlh djhNcGUybklpY1Boa3RZbDFvekVSSnZMdFdrZVRmVXVhMmNEemlyRis0cEhCR2o0U3ZwVVEySms0 U0trRm9xekh0OEtBZDJQU3p0YnQrZmlMOXlyenM5cCs2TVplY296T29jZWZTUnAxWFBPdFovbVFu blgxdkMySUtqZjZjakFRTW1zUVNoWnJEZFl2L2oxNUN4KzFjaXBQazZJSTRyUDhVUnBheUFjcE5R emFjZjI0VXE1bXg3U1J4UkVzSTlMZjlIam15eEJpTFd0dGhEYnNibE5UMkxMcGE1TE0yNk5XT2Z2 a2phMjVsV3BhODQ1TmtrS0szbGJ3N0dQMkZyNUJoVW9JbGJwTWtwTzgybUQzbUFTWTFITzhseklW dGdtUHFTeTBXMXJ3enJiczEyODdaWjZFOTFSckxraTh5N3Z2cTQ2dUNkeDAvdkJrWUpHZklZZkxF cmJidXhhQmF6ekVNWFdNNkp0YSswSk1XMURrWjVhOWVia1dWSXhpTWgxN0daUXh1VzhyZkhiZ0tD QVZRUENXaE5IUTlsdE05RFcxbVdJT2NUUXU4Y0QrM3BFMzEyNFoxVGZPQVB2SkJCS3VzbUlmelRj OWxnamVuTE8zSEtlMUhyYnh5Rk9GSWppUGZ3WVlUT2VMU01EZStFSVJpMFcyeElrTHU5RGdQTTMy Ym9oSVpVOHlJOFpsUFRrRUJBbkY3NmhCVnZyejRJVXVDU3JHWlRlNE5XZldEVFVROVM0THI4dFRi MlBTbWREQUlmSWJVTnNxM3ZUbm9OcitUVTAyenFJVTArdFBnc3dYRG5EUlJveFpaaVI4OFdOc1NW TUN6bEpSNHhtbE52WE0yaEIyRXM3K2tTQ284MHZlWlBEMjRDZ1djVmZBNGFvZzVOYUc3RnNzaWF0 eS9ST3U5R0FVcXEwUy9PSWVwZjBLWVFzaC93MGcyOUJqSWp5aUpOMEwyOGJqemxlYVE4aVdLb3dy MFFJeXR5MlZyVlh6OEFtY3pYMWlNSU9hcXNyM2NPYlJ4UlFwUzBXWEZscUt2bVR3dklSa3dyZjBF SXNaSExYaVJyeUhoaVpaV0FvaEp6NHQ0OVd1R3M4WHNTWldMZ0pzYXE4d01WY2h5QU81WDFMaHJU aUptbFpIN0lrZ3FTOTMwbUU5WjR5K1kyaFpRaWtzNTl0TEkwMWhNVTU4N2lxUTNLNVgzU0taajZD THM0N1dBbVZ4dlFEUVVZd1N0NnM4SG9SZEZaWGR5cHMvVm4yT2tzRGJJcFowS0MyVE9NWUpaUm56 T1pvY3lrU1N0NFNJV1dCOTVnbzJyY1dwb0svcThRTjl5WmpJWHlVY1JDR3hueUp6d0kvKzliV2VL VjlTSUpUV3Q4VFoybHN5elBsN1pmU1FUaWswVXVqckgzYk9rN01pUE1Jc0lNaWs2MkdWS3I5cVNP bzllZDlxby9POXJjVVFjd1ZNNFZubmxnamlnMXhTS1M5cXJtZGt3d2xtSUdaTkJxaFdEQ2dOMzF2 bElTQStMZ296RVo5VDhVUU9OWGVldlBla2VrR2ZjUUFZaFNZQ2ltTTVPT1dGRmEyeXF3M2E4SWRU ZXpzYUpTWldocERqWGd2d3JHM1dIL3FDT3I4SjlFSDBIaVV2VmI0V0x6WE54L2svU3YxL0tBdEtr MXNtbXN3ci82UVp5eEIzRGFneWtCUTZ5WHhtK3docVcvcnBSWGRCZ3RqYUY4VFVrQldpT0lxRTN1 Unpoc2p1amdtY1paeWFWdDdjNTVUTGpyTzU1M3FHVXZFaWYydjlGNysxQkcwTmtvbmN0bnV5RUNq UWEwM2ovUDVWRENpYUlLME5wcHgzVngvbnpncTd1SW9aek1Ockxac0EraTM5MHF2ZmpvRWFOMkps R3pDTFNOWTdiQjdKWFpQYjJWZVNRbytwNFRVTW9iMjErY2VkRmUzNlU5NUVqQUZnMVQ1dzRtVmtD TG5NY2txQ28yU253SHNhSmpiNkhIZm5uYWs1VjJJQTJzbTFCK0YxejljZ0ZoZHl2UVAxeFo3UUlC Q3pMaEJUS2FjVGtDNXRyWkgyNXMyVGhsQnJRc29ERFlmZXY0dnErWFBzODRZSDBDU2tnYnNmSkxC Rm9GbnVDL05vZmdTM2xyS1NSckk2VFRGb2NUREpiN2x0clJKMG5JRTBSbGJTaWx6cCt1M256S0NF a3RwWlF2QWNFQ2lUMG1Ya1BoRGFWRFM0dktrYVhOcGU4V0pNYjNYTDlyTlhoOWRHNE9UNXZ3MWZy d1FJRXE3bDZzN2N2cmtVMGJRdS9qQTVISEExa2tVeU1nT3QyaHljVEVIMEcwMjI5eldoRk11MWpi aXExOGhjREFJbkRLQzNybUNJZ1N0RlVTbENNc2VtOG9GU2FubXBlMlhNWmkzdmxpYWU1YStyT0dw UTJERzk1MHlnanFBelZySVNSUUxlWWV2aDBCakk5MXRjTFpUSUtTeTZ0bnlZRHRyMjJDbzdwcS9R bUF4Q0p3eWdsckFPL0xEZUpvSVN3VS9Ca2o3bzB6RmJMTGI1ckR4N1c2aUpSVkRZLzFabjYwUTJI cHg5VTBIRVpFVzRzMzVEdXRVZGRTZFUyOHR1MEtnT3dST21ZTjJCOWJhNEFxQlEwTmdSZERPRUYr Yld5SFFFd0lyZ3ZhRTV0cldDb0hPRUZnUnRETkExK1pXQ1BTRXdJcWdQYUc1dHJWQ29ETUVWZ1R0 RE5DMXVldUR3Q20rZVVYUVV4elY5WnRPQmdJcmdwN01VSzRmY29vUVdCSDBGRWQxL2FhVGdjQ0tv Q2N6bE91SG5DSUViZ3FDbmlMczEyOWFJYkFWQWl1Q2JnWFJXbUNGd1BWQjRORUFBQUQvLzNCcmZR c0FBQUFHU1VSQlZBTUErVkVjQU1ZRks1a0FBQUFBU1VWT1JLNUNZSUk9Ij48L2ltYWdlPjwvZz48 L2c+PC9nPjwvZz48Zz48ZyB0cmFuc2Zvcm09InRyYW5zbGF0ZSgwLjUgMC41KSI+PHJlY3QgeD0i NTYxIiB5PSIyODQiIHdpZHRoPSIxNzAiIGhlaWdodD0iMjUiIGZpbGw9Im5vbmUiLz48L2c+PGc+ PGc+PGc+PGltYWdlIHg9IjYxNSIgeT0iMjg4IiB3aWR0aD0iNjIiIGhlaWdodD0iMjIuNSIgeGxp bms6aHJlZj0iZGF0YTppbWFnZS9wbmc7YmFzZTY0LGlWQk9SdzBLR2dvQUFBQU5TVWhFVWdBQUFQ Z0FBQUJhQ0FZQUFBQ1ZCWnZ1QUFBUUFFbEVRVlI0QWV6ZEJaZzhzVlVBOEMzdVZseUt1enNVdDFL Z3VCU1hBc1ZhdExpN3Q3Zzd4VjJMUzRzN3REakZIWXE3OXYzdXYyKy9iRFl6TzdzN00zZTdOL2Ns RjVkSjh2SWtMOW5IV04yK3Z5ZUlULzZ1c1ArL3gvNUpwRDlsMkNIbUdTTlQxdmZINGErdHVqTHVq eUw5QzhJK1NkakZMQ013NlFqY1JnQi8yaGpSdTRiZFp3RHRPK3pMdEU1L3FiWExlYWI0VjF0MVpk emRJdjEzdy81VDJNVXNJekRwQ053MkFIL0NHRTJBOW9YaHZreFlnUGttNFg1KzJKYTVmMFErYWRo OTVxOGl3OHVGdlhmWUI0VDkwN0NsRVg1UVJMeHhXTzMrU3JpTFdVWmc4aEc0YlFEK3J6R2lQeDcy SzhQK2JOaWZEL3NkWVo4cWJNdllETzdWU3FqaWZqTENQeFgyRzhOK2V0aTNESnZtbThQelhHSGZO K3kzaHRYdUQ0ZTdtR1VFSmgrQjZ3VHd5VDl1WUFPUEgvbGVPaXp6MGY1VjlqMGlqRzhQWjdCNWlT TG5PNFgvMzhNdVpobUIyVWRnQWZEVkNvREQxQWIveStMZlQ0Y3R6Y3RHNEEzQ0htS2VaWjBaOXY2 M3RYOHU1NG1qb1NjUGl4MEpaekZuTUFLUEUzMThvckRXWWpqam1RWEFWNnUzV1Evbk40WDdOMkdS MGVGc21UZUswR09ISFdJZUx6STlYVmptWitMZmY0ZWR5eEFlZmxvMDlnTmhVU09QRys1aWJ2WUln TUVQalM1K2RkalBEUHZpWVVjektoK3Rzak9zNkxHaXo0UmU0YXgrSWY0aHBYOG9YTWRhNFd3TVlk elFZeTFDdVRkZGw4VHZyNzJUT3phVmgwUXI5dzJMUlhoa3VEQkRPSXU1d1NNQUJzbUFYaXo2K001 aFB5OXNyc253bm1aVWZsb054NVZPYkFqYklVdVFsQmwzWEkySGxjcmMyazcrTzRIeDRaSDRiV0ZM ZzRSL3h6S2l4LzhXUmRwZkZQNHB2VThmbFg5NzJKY015emdWUUpIOHM4QmliL1FJL0UvMGpnRDJl OEpsSUpQUENBL1dNSnpUekZ3QUR2czlRM1QxVmNKK1JGaWt5SmVIK3pWcit4WGhmbWZZRHc5TEFt MUhtd1BnQVRqZ2pXWlh6cWE1L3h2L2tFdmhiSm43UmNoM2hOTnJzdC80NzcvdXpUbE9vbk45RzVL Rm9VYVV5QWVHNTIvREx1WThSdUEvb3BzZkVQWVh3ektRam1QVms0RjhTZ0FuNUxsNzlCWTJBY3pP Z244a3duakRkd3YzN2NQaWJkOHczTmNMZTgrd0h4TVcwUDlTdUo4VmxyQUtFSVozRWxQeTM4anpi T1FSNGNFL2g3TXhOb0xYM0lUYUhoUkpZbEhscCthLzhkekdONEg3ejZKYnhuSEIzREVRWjJiK0pm cnJ4TVVjaG5jRnlHSHluRnR4QjlzcEFCeVdlNlhveWFlRWRUNzhydUVDNUhCMnpKL3Z4TnlKb1Bt bDNFTWorTUN3c0g4NG81b1cvNTBOMkZHMW0rRjAzeTg4ZlJ1T3RPU2ZmaXp5VG1sc29COGZEWlFT ZnFUZW95SnVNZWM1QWhTZzNqdTZEaG1Hc3dMY2J4Y2VMR3c0aDVzeEFkemlmc1hvd2llRXRiamZQ ZHpTMkpsb2tNSGNBQlpHcFAzMTNKSHBIbUZob25DMmpEd0FIVFpFM284cE5OSmZ1NlFHay8vbVQv dDk0YUc4RXM3R0VHVEJrSnVJeW1NeTlGbDAxK1lsYlF5TGZIdVhvcUxQRFQ5Rm0zQVdjOFlqZ0xV alQ4bFBBRWRnNnFnVGtiRUFIQitJWndBb0ZFT3ljMXphWW04ZG5oY01pelNuUldieDI2WCtNT0or Sit3UGh2VWhMeHF1STROd3RneU1yaHorL0tnUDNhcnRUZ0NBSnpBbS8zMG41YzUvWkM3ZTlrN296 bjk2NUc4Vlh0Zy9uQjFUOHQ5VDhzRDZqZTNKRGhqajFyaGwrdUtlMXdoOFNIVFhuSVp6WlNDNXBB eXZJb2IrT3hYQVlWVGt1QjJueENiYUI4Q2ZIWjVYQzR1di92dHczYmdLcDlNZ1VleFdlSGNZdjh4 b1VlUFIzendpSHpQc3FRYTJWUWRwYzhsL2kwdnJ5Q3o5NmNMNnJWdG0rRzhrbFh3b2pxbjRiNG9z SHhTTjJQVEN1VEpZaDMrODhpMy9MbUVFSUJla2VubGMrNTd4WVlUUDRRdzNwd0E0TWh0bVJvNWI5 R1dySk9MT1luVktaOHUwSVg3YVpDNkIyQ1RLL0lEOFl5TUNhUi9PMFFZR1RtQWtkZTRDY01JMkV2 K3lJWURsdThzNGZoU0JQdk1iRSs0VWxoQVB0Wk4xbzRaOFE0WVg5ekpHd0p4Q2VQazE1Rmd3K1VI STdWZ0F4NHM2MHZyU2JMMXdQekw4eUZnM3JNSjd0SUVGWWFxNkFrQk9nTmZDb25YZXJqQmd6RTBK VzlHVnp4bmxneHVKTmk3Q3hESXBLUUp4MkE3dTJOWTNvM0RLZWdrRHV6YW9NaC8vWXM5bkJQNHJ1 bG9mMTFKaXNzRkgwakJ6RElBL2UxVHR3WUthSkkvb0ZVMmNUdzBQa1g4NEp4dWtmOG1MWklXQUV6 OS9sNHc0MEVWTzJ5Z1VhL0hmNHRQK2RuamNBQXRuWTVTdGo4eXdLekpRZFowSzRHZzcrWGJ0c0xC M1N6Z3BiYkhuUHdJb1lYT2NYNEo2SktST1dVL0dkN3FIQXZoVFJFMHdoblByOEc2Wmo0clExNFlk YzNHNzNsbVR5TkhFbGJHYlBmV1Y3L0IvYjdzdTBzZC9yN09zc0JpK09jUHBPcEt5VVFpakNMQWsv Q1R2TUQvL21OYVpOeGxFV2VlM1JHRHV5eXpSNUdKbUdvSC9qSGFjaFllek1hOFRQaHQ5T1B2TklR Q09KQ1c1YlFIM1YwVlRqbW1tV0d5T3E1RHIwY1NXc1p2MUhWbHRaUzRDK08rVVNPSnpobXhJM3gv bEFXNDRHME05OUlYV0lRQ2UrdWRUOGQ4dkVtMlYySnQ4d3FZYTBZdTU0QkZ3dEZ3S25LMTd4OHFE UG5rb2dNTlVGbkFMdURWT2lqdlZzUkFNMmlWWUlHeWk4REhvWTllWkFHTUNTaC8vdmM1KzVYaGVD YnR3RlZqL3l5TXpZNWdVZ2FRcCtHK1NjeHAvNms5TGQ5bkpSSVp2dXJ2MDc3Z1JzUGFRNm1WcFdC dzFYY1kxL1Jabk02R0twRlR4SlZWY0J0OC9QRk1CZDFTOUlteUFhZmxyUzlobjhkZnhmV0diRlI1 YW5xSEE2SGl2ZFdRRzZQUWgrVzlLQ2tNb0FtMGZZbEVLdFg2QnpVbS9EcWxueVh1ZUkvQ0pWYmNo S0hvbFZmUnVjQWlBT3c2ckpiZFprOWRKQ1pVeVBKWHJSZEpXM1FDVkpsd3JyU3N1SDFJY3duK1hk Zng2QkFCd09CdWovVmVOVUtxTFlpV200TC9yWXpua3VUdmYwZlJpYnNFSTBIRkFLWmVmU2g4RXUx bkc3ZmozQVRqc1NKc3JlZGE2QXVkeUJBRjEvTmhoVHcxMzFmbXNYUW1OZUFPU3h3eWs4M1RPRzlt YVVTZ0pKd1Ixb2lNekZJNTR1dmZjTWUyVFJXVTAvTUxabUw4TUg5SXRuTVhjZ2hIQXB1Wk5zL3hj TWhsdkQyUzQ2ZTREY0NSb0FrUmRnYU15QzYyT255SU1ZM1hWMjdYNXRQS1gvUGZQdFRMc2lZUEZL ZUdVMlZKNkxrNDZkMHo3ZkZFWmtpeWNqWEZzTjVXbTNLYVJDL0tjKzZkZ3hXb2hyM1Z2YmZSK1d4 K0FPNElpeE9xcXdCM3UvK3RLSERtZTVMQ3JTbjJBbWJ2U3kzanZYaUdyeGYyYWZ3ZmF2bU03NVBz VS9MZExOblUzM2JLcjQ1YndaWS9BN3pVKzc1VWJjVnRSWFFCT2djUTVjNDA1c2pDcG5qdmJHWjdh ZmVZOURYUjlSMTNNWlJWeCtHL3VNZmIzbzFDOW0wYlVhZ3IrMjJ1dWhIanFMNjE3OVdWNGJMOGpV V3lIUnk0Y2YzNVlORUFPNEdoUW55TFlORFpRcHd1dkVha2U5cUR0cU56VFJOaWFDdWZHRzZjeXZz R0ZEOTl3bitpeCt4YmVTanZsR3lpbllIa0plYVBLZzQybnRtdEsxbms0cXJTenNpN0FnTDFibW1w WjBkZUhaMDRTTWJGdU5MdGpMRG9rekU1Q0ZXRndjOFB5bE5LeFIweDRJVytwVjlXdldrQmY1emsw N0NqazlhdENoQzFUVUFxYXdkTzVISVE2OHowdUM2SGk2UDlUbTdTSlVXWjZoY2hjVWswV3ZrMzRr eU9ldklRQTBNTWVGSE9VY3dwQ2xSZndSSlliYTFDSzVDeSt3VjE3MzBBZG0yN0Q1MFN2YlZ6SGZJ UDFTKzNhdURwMXluVVlWUTQyZEV5czI3S0FXNXg5Rys2cUM4QzlMT0ZqeThyU2ozZDFCcHZoT1Z3 RDFOV09qMGFtZDZXTGgxa3NObWY1d2s0R2pwa29aYlZWSDVrQkJtKzVTUi9URWlEVzgrRGtZZ29B MTQ0RjZOdklYbHJmWVI1c09HNEhlaFlLTm9LWmtJcGZGd1ZzQnVIc0dIVURGci84TXRaMTM1MUdU b3h3Z1FtYlJRVzZWUldlbDhMVHkwZGl1YmxGc05kNGxjZzlmZXZQaFJHdXphNFhNQnMxRXZKYTYy V1NQdmxSalRKdXk5OENjRkpicUg4cll4RkFuczhwd1VXQzlCMDlFZlI1UjYzbzRncEphTWVsNW1m U1NDRmR2OHM4ZmtMSUhYU2srZ2RIcEljcURobnczNG95NmczbnloaDRFM0FWR1BGZm5xK1hWYUpX YkRKbDNLbCtpOWIzNUhFZktzSHJubzVpa09yR2gxQTEyd0hvS0x3M2l3aGxzUXp5UlhCbGZkaVlV QUtPRUwwMUx4N1pTL091UzJncnozVlpHNUJmcEVuTTZodDhseldCK2lqN1JSK2tGS3lXYWJVZlpX TWpCSWhsR25MZjVsakdEZkdqb09wODdvYlVjWnR3QzhBOUQyT24yV1NxUEhpQkttclNvRUh1V3hR dDRMZkRVZ3g1citnWllBNW54MWlRcm5jNjQ3ZDdtNHlkVEIwUnlDWHZqMmV5Z1o4Q3dGdDk3OUlK eUw0YzZnSldaR2t1YnV3SEpRcmo5dzFSbVc5N1dMZ2VCU3dYdTNJVU1OaEl2akw0VmtEdklZOWZq aGdiQXg0MnZGZEdHWUIveUZoZkZaenduL1dPZk03djExOGJteU5QbEZJdGpMVVpETlc5d0JiV1I1 dytoZnpLMlRiL0lkYTQxdmxSQ0hYY0psd0R1SUV2MVM0M0dRdlBGRWRCUmZVN1hndkNvTzRrckNO K1l1Mld6ck5GQUtucE1rWmFHSXFmeS9JNzhzSnkvR2prSnlFUFo3RDVqY2lKU25CbjNKbDZCRWMx S0pjV09Zcy9IS3NoV05WWUpJYWhCSVNNYnNrblVFSDF4Ui95andRTXQ5cGdRWG9SK2swL0FNYXUr K3JSZ21Pd1YxM1BHR0hySGRWaU0xTWZ6RzFUQTlqQ2JHdmpKbS9vVXA5V0p1MExoeWZISjd3Ylk5 M1ZWT2Ntc2NmVFFtYVFYMmRmYWdBblpISGxzNnNOQTJDaXU5S25pSCtPUFpXMjFFMWRsSGNuM1c3 c2VoMC9DYnJOaSt2dGNpK3FPb0lpT0lHbDlqU3prMndjL0pJb01oUzIyc2x3WW9TNWdWM3FhbHFU WE9jWkVvWmRqRTArZkdGdXNTd0F0S3Q4NjZnbTg1STRKekM0dDk0Q2JubHQxdGdNL3V1MldEazhz WDZRVUpNOW9jNkVXZXlxVFl5L3RJU2ZOb2N5cnVYSHFyVGlJWlJXL0w2NEZnYkhycEdEdE1xdUxL SXlnVENLQUtxTUsvM0lsakk4dFI4bXlBWFlhb3VhYkF2ekFqNXZrcE1WdUp0dTBaTDZtend1SUxG TGk1ZW5WZmVRT09YOTNORXBkWFMxZzgxb0xhN1dKSGZWMFJkdk15ZjRrc2ZpdHJHM3hsSjYydm9P Zk1aL1Vuaksrd2cyejRocUdxY1FoMmdRTmlzWktSS0d0ZUdvRG10aUx2blRHcVBXQlN1eUVXc284 N1ZjODRjTnJOUElONnpKT241SXVOV21ZMVQ5YVphdkFSeEdhMlpjUjdyZ3NQYk80amlQSlpEb2Fn eC9CSmk3MHM4NTNnSnBiYmJIa0hiMU9OanhrZU1aVDZCbVE4eHdsOXRhWVBLUzdIUFQ5ckVzSHMv TWZOZnBvbzdvZW1RZkVwTm5tSXZ5NDliV1psREgxV0VVVW92L1JpbEJMblgrSWVIVzVtNk5XQ3ZO OGpXQTQxMmJHZGVSWGpkWmUyZHhMTUxjWVZzTkluVnVDcm5YNnQ4cGNmWGNaRjJ0U2M2MG9TN0tv RnpjWHpTZ1lKK3cwNmxDV2NWdlJxQm1lendnYUQ3TEYwb2kyN1VabEdFS2s1MFEvRjNWRTdLQ2xy UWNCdTdid0xLYTV3bFBpLysyWG8rbFlHenUybytxdDh3Z0hodzUzT3BRMXVTamp1MVkxbkdJQzh1 UWJuZVZvWTlOd05XVmZ1N3hBTHkxdWVHNVR2MDJSeXRadDJPZmxsQ3RiZ09BdHhZOGJGYXZDMERz alFCOHVIdjBIaTBnOTNCKzNrVUYxTzFOSFM3Slo0TFd1bC9QR1IxbzZRT2dWdXJOSUxMdW1DNXEy SHVDTzVrSFJyVG0zandPQW5EOEJ2NjBxNjJSejNxN210bkVJNkZhL0U5bW9Hd3paS0F6LzdtNUxT RU9YaGtHT1BWYkhIZFJQeVZVZWtoVTFsbzRFYjFsdXVRemdJTnNZeXR6QkNqL09JSUVKQlJneUcv NjFsY1VtZFg0YVN3NkVONlRkNDVmTjk0bFI2RGhWdWV0dzNoaWdGZkh3Nzc3NUJ4MW1UTGNOZmVR UVpsdjR5OFRORXoxYlpQWThBeFpDSTFpUjBYdCt6VlBLb1JIVlh3bWhWb0FQbGJYQ1FVdFZHTklV RG1rM2k1K3RDYkZ5N29Tb09kY04yWDdmWDdJZ1hEUUpsUWZQWktTMzZ0UkdCVTdoTnF4R2I1dW96 eHFoMkMya1RRNHlpWlJaeTdoUVlDM2NBQUFFQUJKUkVGVWVDdXRUa0RqYjJVb0FyQkhFWnpVUzdq bWZMS3JFU1JmTGZIc3ludEo4YTNKbmVQN1lDUThhOTBXTm1tS0k4SzZuYm5EQkxzdERJemRnQWoz OVlkd3JWVmV1U21Fd3AzSW9BUnc2Si9hcDA2MDdKeUx5KzdaV2xENlphTngrU0d4ZzdoTHRMQWV3 VlQ1YlNTbVpYZ3VQNzM5bHZxeXQrK1BQZktacSsrSHRvT2ZiV2tRa2lzTVBRSG9rbVhSR0R5MFAw UHlnOTFtdmhMQVlXOThkalBqakpISW0xSnZ2RzdhRHl2MGJVUjEva2I0TEtJQWVMMHp3d3AxM0J3 ZlkwNjBYYmNGZzEvYVJ1dGMyYU9HOWJmQzNzajZPcjRPRXc2M3hncGlPblV6TlBldFRYNFFnSnVv RXVEcmpyY3Fydk9NRVhaYmlmcGRxeTRDSGVlSU5xTlcraVhGQWZEVzkvVE5VU3YvR0hHT3QxcjFP S1pzeFo5em5LUGlGb0FDb2lIbjF6YkRGdjl0M1o0SzRPYStCWWRkYTJWTGswMG1BTlExT1NydlNo c3JubkNERG5OWGZlN1NsaHBUWGZsYThVNEpuRzFTbzNUY2d3eno0d1hxSk5EVGRxdmNkY1YxYldM MG9PZnNFNHlFSjYzYkpJa2YrK0pMM2NiY1lRb2pWSmxiN2RLemI4WFhjYzYvV3hzRStLbVBFK3V5 KzhMcXFQTmc0OEJ1SFg4VnJndDRyZVFxb2ZFUFVPQlBHa21qUktuYmNVb1g3dzBJK3lTMmZaMXdj Y05kWHRwYWhIT2tvUzVabURUbmtzait6a0hxcTNqQ05PZXkrTDY2Q2VOVXgwMFpocEZhL0RlWmpQ RWMwcll6ZFBsb2R5RXorVytpZFFtR2ZucmROOTg2RkxHNDIxQ1hGL1lZQnZjVTI5SnRONTVkeUdB TGcydVlwcHFiTHZ5MUJRQUFwWTRmSzB6eGdQQ3NWWitiU281ejhqSkRLMDlmbkhmRnV3UWZ5bms1 ZG9oMFZONFQ3ZURpV0thV1RLVDNldURnMnU5a3BOemtRZ1VMZTkySjNmNFBLRnNZeVpWSGZkek92 UnRDTmFHU2JLS1FCRkozTjlmTmlNRi90MDV2dmp1Nk4wVDZqZHBwSFRXUHdYOUhGM2JnVlp6TkJ6 TGczN0UxQm5jKzJuWHM0ZU5OOWs0bEkwUjRJZ28yYlZXRmJYQXA0aDlhaVFQamJGenVLWnM4ZDhD Uk5XVlJtOWVReFZxV21kcHZNN003MSsyTWdjSFY2MEdEQjBYbGZocUs5VHdUNWFLSTJqTGVWTnVL V0FkY3gxMTdleDBYVkdpMHNTMVN2N2Z3eklrMnZGYVQ5VGw1SzQ4NDhERVYvNjErR3dpM3RLZzhh NldNMi9ockFLZVI1SjcwSmtQaGNWbWYxazhSTllvWDlxQ1YxaUxOU1dueHlvNWpUbW5NNXVBcUpF VURpN2tHY1BlNlQ2bC9pckl3bmMydHJuc01ETzVOTlU4c2VaNElaY042NDk2OWFNQmZ0dG1hRitt MS9ybTQyaUo1YmFnWmp5MUsvejVYV1d1T3Rwa25qcENuQUdoZnVWUFN1eDVocU5kTFZ4dmVLbTlS Ty9LZnluK3JvelgzWUtOVGVhWUdjSlg4YXZ3RFdPSHNHQmlRRXNwT3dwRVJCRjkrdUJEcFZsZUJy SUYxdVhYYUtXSDl2M3RSZ2NrYnlsOFZ4V2J4dGk2V2RKSFNRenRrUTNVZTIxcUlzRS95eStvRFVD MnNhNk8wQWNuVFoxRm1Ua1hrd1FZTk9XYVMxN3FnS2txSVI5UE1XM0hrUS9oWVFsSjVwckFVZWxy MW9nQmI4WFZjUHB4UngzOXhIWEZrdURYMzRHTXdENjdkUjhXL0xreE5SSjhURnRsT01zaEJ3RzFS MVJYQlhIaHlFMXlublJxdUg1Q3dtUTA1L2ppMTNXUEt0Njdud3JiSDFMVmFyYTZLR2ZjdXJJemN3 NjVjWll4L2hKNnRqWUJzWUovS3BvMjB4TmhZQUN4Z1ZMdlgwRjl2M1hCRGNhQXl1Z0J4YjhWN01y UUFTSkd1ZUdscGpXdnJlQmNBUWlLWjd4UzNSRXhaengra3ArVzJNTGg4QUl4Z2k3KzJkdFN1bmFy TzJ4VTJFS1RhcmNzazdpYmJSQXhNVi9sajQ1R2ZKY21vSGtLS1RoNUdobXUwTnA1NkhBaHhrSy9I ZHN0N1kxMWxuZFZxVTdxeHdoN3gxM2Fmc0JWQTNEOEttZWR3VnBSRVBQU3dHdkJuWXdESVhWbGRr Sm5xU0JPcGF6M1ViYmRJNHpLUFBudi9ENFZieHZPN2ZYYnErYmQ2akdtT3AzRGFYbDJFTGdBbk1T VFlhdkdtZG5RN002RmJOakxVdFRBOUltOERxVHRybHpONXFJZXBOTldRcHpVR2RJVnhhUC9uemtj bTRyeTViTmU0RFgzMHJ5eVhmbU9mL3RKRlFsdU1HWWRFMWxhR1MvZjVJMkRCaGJOakNBRnRJaCsz VG5HMFNiZGhLUFltNkhKZmZWMTh4N0grOXY1a3owNnBZUkhXblUydXprMW1VY2RsR0VzRGFUZ2x5 TGpTeGNyWU9NcTRZL3cyMVpxVnRSbjFudjUwQWJnT1lONGZISjRXa0NQVm5TVlRDdEJ3Wk9zMThp QzVQV2puRWZrNnM0NTZXOXNqK1FSaWRmcFlZVmlwQkhDYlN1dE50N0hhTzdVZTJOUnhWRjJQOGF6 amhvYnJkOVdNUGQ2V2tJMHNBb0NhMTlTN05rYjFKb2lLYUFFLzN0bkRqT1pSZjVRbElPTUtEN0ZP TS9TcEx5K0E2MXU3ZldYNzBnakNDQi9yL21JalcrUXhTc0wzdXBYWFZlOVkvSGZyL1hQSGQ3M1V3 YjVCd3A4U2NMVElkVUJ1NGcySXkvek9PeWxGd05KY0g0K1VKd1dWeC8zZ21pUTNrSFkrdDI4SVVh WW1sZXRCZ3MwNkJSUmRNelp6ZkEyUW1yY1pjbyt4ZUdja2M1YUZZVkEycnhVUnFDc2J1bm1ONEpY eDgwTit2c2hhdUlxSWY3Q294L3pGdzlibW45K0x1M2preUxJeXQ2Z3g4N3BhclVRTnNqQjkxMUZ0 VmtCYURkTm5lRXdYNG5LcVU4cC9mQy9rQkE1Y20vV0VORmJTazJHb3pxNzJzVmRsUFYzNWhzUjcz TFBPNTBYaFVtWlNwemNQenV0TWVDZnZSbnVCVTRmcmRQeXluN09oMWVUb2hOL2I2WVIxbEdidzdQ S1U1ZFRqeXFjWFc3eXJUYnVzVEovQ0QzdGJpR1hkK3RHM0F6cDNoQzJuRXVxVWZlbnkrNEVHL1N6 VFlSUGZVOFlOOVFNZ2I3cG5uUmF2SHpHd2thT3VZSEoxQVZCejdtZXF6Q08xWG9JeWFheHloSEEy YjNQT2I5T1haak5BNHRzb09wVXdaR3hZQzlhbVFsTGZTTDZLUXNLak5LNENJLytEeGExM0QyRVln NnplOXhvYlZDMktoNXdndjllR0JFNHliN3BZSHV4dWhrOXhIUk9XNWMyZnRWSEc3ZmozWWZBc1lG RWcyYnhoNVhsY2ZGV21sYTRQSmdGdFNXa05Gb3pwSlJGa01yNU1ISktzckdNcVB5eWwzYkorQzdB TXA5L3hrSjg1Y3B6a3U2bXpJa21QQmFxczl4algyQ1BGeXJKSVJuMHM0dzd4ZTEzRjkzbUx6RUtw eThKT2ZyVEFZazcrRVFWbUV3QjhBTGd1STR5ME5yLzY1d1FBc0lvLzFHSVZiQzQyQ1loQWY4aUUr b0QrMERiNjhqc1BmNS9Jb0gxdHRzWW9rbGZrRnZycEYzUmF4NG5HYVl6MWpjK3YrVytiaDM3cVI2 Y2RDdUJaQWZLRjhNUUVJaE5wSi9sSUFBOVlNNThCWWVVM1FkNGp4NE8vZW1Ud2tvamptS25KOFdo cXkvaldFc0QxdCthLzVURlJka1lrS01rb1FPQlNBSksyVmVrTUFlTUVJT3VtVGhVMG1UT0wyRGZo YVQyYmJMSGVOUnJ5Y3p2TzRHdjJoVHpBL044ejhxQWl2RHVHeDBhMnduQ0ViK1ozRElxTUxNWUdn K1EzL2crTU5sT3dhNTRzK29pYXpKQi8yS1RJSTJ6dWJwa0JlRlRnYTBlckx2MjRId0VCdEhUMUk4 c0tRdU9lYW8yclBwVDFFSFNqTnNxNEhiK0Iyb25jRTRGbnM4UDZlRS9OK21qM1ozVUFCa2MrK1dB L2Y0T25ROVlRdXRqZHh5Slg5blN4bWV3UnZUTEI3bW9TTTg2Q3dVK1NXdHNJQ0Urd0VHNEg0WFZv VmVHRHBpSU5zeDh0bC9hZERiTk04NHN2WmZnWXZ3V0N0Zko5SGwrMFdDbWo5TEV0MmdGOHlIWWtQ VjBHSkxyNTNZdFJGRDdRMm1TUStkaWxwQXp4dnIzUzQrMDJUZ281eVNCZGQ5NXN3OEd5SU4veDF1 UVpLQ2xTOUxvUndEM0dScWRlYTVDYjFscDRlQWI2M0dNQXZLd1BzQnRvaTRMVUhXYW1CT0hETElJ U2dNcHljL3VSMW5iZXNsMkRCRHVLczNnSUFKSHNzQ1dzNW5lMjZHdVRLM0RsczRsMUhROUpuOG9h WDRLZnNuNzl0YmpLdUV2Mmx3SlNjMlRkamZXOUJNTXdNdllDQzRJNkhUcTJmandCWXF2N1FzQUlF ZGJ4aDRiSmdPZ1VsT1dzQld1aWpHdjZUd1h3WnFVM01OSWdBYzZ5YTFnTFlaaWJiSUd3Q05sS1dR RXA2c2lITUVXZXREYUZZL25Lck9NWVY1dElYMnhGbG9mTmtJb1p2blFYRytBYllVN1VJLzhZRmlD N1VJTWxjWnNSVlVwNWhOeGxuNlRleHBEOUt2dUNtdkh6V1dYY3NYNGJTTGwyclFGckFXV3p0ODdi QXVCMG9za0Fja0FNRXAxNzBuSHlCR1FYbm9hMFAzZmQxc1FCOERHRUp0bVBRMXhVa1oyN0xPTWE1 blZRRkdVZjV2QTdkcldoYVF1VlNQRElQNGExTGxwbjFkNEZ0TW4zdFVId2hRV3Q4NkQrY2gzVmFZ ZUd5YS9LTXRhQXRWREdkZnB2QzRCVHpDZ0hBWDhFYzN2N0xZR2JWQjgvbXZtUTY3QkZobUYzZkdx RzUzYnh5M2hBbTFPMmpaV2dRNURoUzNXZGV5Y1dneG14ZjJOOHE1TVZHTHRWRi9hemIvT2tlMDd3 VjVjbDhTLzBET3JrZzhKa1dZN2pzcEM1ZDZ4c0xXUmNyM3NiQUx6RmYrTmZrT2hJY01LMCs4UW9r UjJFc3pGMlNjSTJVbFM3L0QwaVpRb2hVbFE3MkJBQWZtK1YyM3RwbHp5UFhuUjlRUEhONW13c0tn cUpiWTZMNmpkZTY2TkxocVFjTWprM25TeUV3aE0vRm9WQlNwOTFjODA5Z1IvL0lIdkpDeU1Ib01W L2U0VEF4RHJUcDduVmt1NlQzQnJNNU0xYmViS051VnhuMGpDT2haUnQydUdSaWhtK05CZHBqblh5 WFRUSmJMejhZMWpySDFaczFVVjVoWlM4VG9QVjd4MlJ4ajJjalRFbmRBZXdFSnZJRXp6WVNzcERX WVg2NlFLa1lEamplMTBmMkp2aEFoSUJPQXhjZnNyZDFnRm52OGhleDJOSTNlczRBbHQzWmJCakFa SDJsdXdEQ21TZlFHaHdBemNvSTFYbi9Ga2hnQWg3anlrOXQ0bWo4TXBQTnE0d0o3MkhNcDRmVzBk TmxjS1BjRnJBUi9MdUtDM2pUbkZ0SW9DNXJJTlV2cVl5eS9TbS96WUFlSDMrYmFIZ3dibk90bUZ5 V0pvYUpxVVdrOWdjckJzVTZYMDZ3cGJzRWxWVEp3RVp2Z1QzQmVJanNFL2hYQm1iTWVuMFZXQ2tm ODc3YVlTVjFWSHljWlc1cE5nSStXdzIxZ2tTdk14dkxUbEdmV1FaZWFMZk5kMVNlRWZqMEp3ZldP MXFrQzc2d1pYZW9BSjNpYjdVNTk5NEt4cDFCRGRVREFGNlpGdFJhakdCeU1HYmpza3RQcVI2dWVD cDFhSkNmTXU1V3dJc3V1L0ljOStDTkNma2hIR0Z4N0tVV0FBc0RKeDFXZ1BXQ0ExTUFqUEE1Ymt2 aWoxMER6SWZseVluYWZ2UU45dVUyV2V0UzRMZnpHZU9ZWE9iVWNZTmRpOGRneVBQYTBFSWtoeUFF TFJSMVdRVHlBMGNyU3l2c1BMZlpFcytnTFhJeFVuWndpc296M3VUT3oyd2J5VFllYzRMUXdMQ3FR U2NBQWhQclozc25qVnozd2pnczFGSFZITWp1REgwMDZuMyt2SENNV1VDaEhmbGtaMjVSUjJZNjAz amgzZ3VIY0FOV01sL0ErVDZmUzJUVlU2dThhdjVXUmdmWDBiMXRsWWJsUCs2TEJWVHFzSytTeDhJ MitodTMzUUtSRi83ckdNd3BMSnZvM2dFQ1B2eW41cm1JbzNyc3ZUcUhYRUJyQnhUZGFNZVlIVkNX ZkliSnl2R250QlQraGdXTEtMQ3pLSDZ0TytxTlFVYzRhT3NTbzhxZUNhRlN2VkdYUWJJcmFNUEdF TjZXdGd3L1Z6S01NN0E4ZXRVVjhYZEZQdlE2SWlGYVVHRWR3WEFZWGIrYzdZb0xOVFd3WUtsSXo5 YWUvVHFBUzh5MlZ5N1FPTnVCVEtjdGh0Tk4rT010RCt5bWM1aTV1eCtSU3BCS25haGlEcmNlMzBB Zm5oZmp5bFI4OThtcHo1RGhlVk5aRm4vdzRxQWRGZGdSZFhTVTNIWGJhbXhVdDFFVHNJOCtrUGE3 S1lYR1lUd1lvZVBBQVRnTFFNYkM4cUJLendGVUdldmtQc1VxekpzTHJHS3lhWmsvTUh1SlFNNHdN UkxsWU5TRG1MR0U5eXdHYllKbElEaHFoNXBPNjJsTVk5b3NyMHhYRUJPcWc0TFdKQW9FT1NkczlR eDZsL3FtRzRFYU5OUm9ySTVtenNVQkFGZnVTYVBidjJTQVp5QXJlYS9XODhmR1FObnl6bUl5UFVT a0ZNWDJMbG9HWi81YjVMcmxwVnZKazJuNGVhRzMwM3EzOUtYM1JFZ2IvRGNsU3ZYNWc1WmJnM3U1 andpeHVJK290aFpGS25Qdjd2NGI0S1NVa29KZXh0Z3JtTWFPdXFPU0I1eEZsKzlXam15b2ErTnZE eVRMdC82YmxwLzdyaWJ1MUVINDVJQnZHK2NaaHNBQUFFd1NVUkJWTDROaHZRR3pLdlY5aERpYzd4 U0lsMEtjdHliY3M0K1BRb2huaExKV1ByRjJsanNNZ0t6ak1BbEE3aWpqeHhFR0pnRU5NTzE2eXlU RnB0ODBraFFhUk9wZzhKRmVjdE0rbUtYRVRpTEViaGtBSGUrN1NrZGZJMkhFUnlEOUUwS2JPMFND c0djMzBSVERsL2tuamdoVmwvWkpXMFpnUnM1QXBjTTRPN01Fb3hSVWlESUdESUJOTnhjeVVTZUgx SnVTTjFMbm1VRVpoK0JTd2J3MlFkelVJTkxwbVVFWmh5QkJjQm5IT3lscVdVRTVoNkJCY0RuSHZH bHZXVUVaaHlCQmNCbkhPeWxxV1VFNWg2QkJjRG5IdkhyYkc5cCs5YU53QUxndDI3S2x3KytUU093 QVBodG11M2xXMi9kQ0N3QWZ1dW1mUG5nMnpRQ0M0RGZwdG0rem05ZDJyNldFVmdBL0ZxR2ZXbDBH WUY1Um1BQjhIbkdlV2xsR1lGckdZRUZ3SzlsMkpkR2x4R1lad1FlRFFBQS8vOW9SVVg0QUFBQUJr bEVRVlFEQUJSMmVnRHN0UzQ0QUFBQUFFbEZUa1N1UW1DQyI+PC9pbWFnZT48L2c+PC9nPjwvZz48 L2c+PGc+PGcgdHJhbnNmb3JtPSJ0cmFuc2xhdGUoMC41IDAuNSkiPjxyZWN0IHg9IjYiIHk9IjM1 MSIgd2lkdGg9IjU1IiBoZWlnaHQ9IjQwIiBmaWxsPSJub25lIi8+PC9nPjxnPjxnPjxnPjxpbWFn ZSB4PSI4IiB5PSIzNTguNSIgd2lkdGg9IjUyIiBoZWlnaHQ9IjI4Ljc1IiB4bGluazpocmVmPSJk YXRhOmltYWdlL3BuZztiYXNlNjQsaVZCT1J3MEtHZ29BQUFBTlNVaEVVZ0FBQU5BQUFBQnpDQVlB QUFEcExJdzBBQUFRQUVsRVFWUjRBZXlkQ1p4ZFJaWC83OHVld0VBNkFnbUdDSXdCb3l6amdnUlov RE9vK0JlWFlUSEtnQW1kRFRvZEdVVVVKWU1Ed29qS2pCa2RDRWxJSUMwQlJUS3lqSWpLb3NESWtn RVpRU0FCSkNTUmpLeEpFeVZiSjkzei9kMitkVGwzZSsrK2ZpL0o2K1MrVDlXcjdkU3BxbFBuMUhL cTdyMTl2T0pYVUtDZ1FJOHBVQWhRajBsWFpDd280SG1GQUJWY1VGQ2dCZ29VQWxRRDhZcXNCUVVL QVNwNFlHZWxRRjNhWFFoUVhjaFlJTmxaS1ZBSTBNN2E4MFc3NjBLQlFvRHFRc1lDeWM1S2dZb0Nk T2FaWjE2TDdUTDIycDJWV051eTNkQjd5RmxublhVZnJxUDk2NFEvVUtjNmxNRDFVNFBibFZIT1hR djhTdXpONUQzNTdMUFBIbGludW5qanhvM3IyOUxTOGg1d1g0bGRpbFZadGk0S0svNUt3UW0rRG1X WHBrMmI5bzZwVTZkZVFubVBZMWRqYlpuckNEOVArZyttVEpseVhGWjd5d3JRcEVtVC9vcUtIb2dO VFZkWDEwTmhvUEJzTlFwMGRuWU9nOWI3bVFKZUliemNoSHZzblRoeDRoN2crdXNxRVlnWFJwSG5S UEwrWk9QR2pTOGhTQmRrTVJad0ZZMEVBU2FkMHRUVXRKTDJQa3FHYWRoM1lGVVdUbWdVVnZ3MHdU VTFOWW14VHlXMWhLM1dhUEE0Z1hLZjJySmx5OUpTcVhRQkNBN0JObUd0R1V4Z1A5SW45T25UNTI2 MUYySDZRcnk5WlFXSWpIdUFaRitzTTIvZ2VSSmJtSzFNQVRydTdSUXhET3NibUhZWm5sZXhOWnVC QXdmdUE1SVIyRnJNN3RUcEVoanIzdGJXVmdsV1ZiaVlTZlpDY0g1QnBubll0MktyTWFPZ3ovVUk4 RTlnNk4zeVpody9mdnd1Q003VjFQdW41Qm1EcmNic1RwbmZpN2UzckFEMTdkdFhVai9VbExLYXdw OHo0Y0s3OVNod0VLaDN3ZnFHd2V5eHE2NjZxc01QMVBoSEh3cTM3ZGRhTUk3ZHZIbnpvc21USjRm Q1hnbVpZSmxKL2hPNEQyTjdhdnJRanBNMmJOaHd1L0JWUW9LZ0RSdzhlUEFDNENaaXkvSTk2ZVdN MnZzclppTi9aVllXRVJVOEZFeURzTDVCQXBmVGthdjlRUEczVlNrQXJZOHdCY0J2blErYmNFMWUr dlZJRUlSOVQxbTNJWng5c0tVMHk0dzFpSDdmbjN5Znc5NVAzaTFZYThZeTJNNWlkTzl2STdQOHdI NkZ0TEZZYTdTNitRSDREeWR5cUt0SFVMYVdXUDlJL0IreEVVUGRqd0xmVjRrc3U1eEQwUDRlbUpP dzFteWl2RnZCY1h6Ly92MzNjR1d1V2JPbUgwQ2pzWi9IYXNYVmlXdk5hT2p4YlFsbFNFU2Jhdnhx VEJpa3NDY29aRjBZVVhpMkNnVlM5cDd0TU1tejlTZ01KaDhDd3h4c2NkR3YvME80QzV0cUxyLzg4 bzF6NXN4WlBtL2V2T3V4UndQL0lRRC9oTFhtWk9JL1lTUFMvR3pJdFh6OHJFMmpQcmZSdmxId1Zq UDRIOFo5M2FVSFpZdnZMb1d4OXllK0Zmc1hyRFVUYUpkV1N6WXU5R3ZwUmhsVGlaQmc0UGhHZTY1 M1VkNkpjK2ZPdlhQV3JGbXYrYkg4TFZxMGFBdDFlQTQ3QzNzSTdaTGdSZHBMM0VjM2JkcDBkS1lB TlRjM2E0cVBiRFRKOU4vZ0w4eFdwZ0NqVzN6ditTSnI3eGZxVVN5NDk2SWZiYjl1Z0xrZXFBWTNU SGN2ZUU0alR6dldtUUY0cHNESVpXZWhQbjM2SEFhYzNUTTl5aEx3ak5telo2OGh2cXdKR0hzMjlm MEhBRGRoblJsQjNLZGRJTzd1c3NzdVdtN1pQYzhmRWRqVEVJNDgyNUV1MnZ1ZktlMGRRamtUTXdX b1g3OStld09nMFFMSE4ydEI4clR2Sy82MktnWG9YSTJtR3NEOGNtQ09aUXNXTEtpTEFnSGhFU085 eFVmYy9kZU9OcXJxZm1WR3VvZDZmYmNiUmZjLzRTUGdrY2pzMXAwUytYOHZvWEFtb0Q1WDg2dHFX MENlNjhBaFJRQk9hSTVIZU1YVVlZVHowTDREOElmMHhIOGJBbHRWbTlWZThzM0Job1o2SEpFcFFC QkNuV2hWZTNWVG80WTFNQjQyZ3FQWm1EbWR2UFQrVGljdmZmeFNwVEg5RHpkWnF2SUdLdE8vaGNn M1lGZGhOMk5WaHR5VmFIUm1xUTVWSVFWWTYyRHFkanIyRHZDOWl0MkNGVjVablMwOFJIZzZjTG0x UlhSTVpPOUp1T3dTaTJya051Q0s0Q2JqQ2paWVBSSk9CRWFNdkFvY3pneURXU3VkVmNWbnFIQzU1 cEJVY3BrNXBFeFIyWnNkTE8zYWozWmtLVEpVcHVYMXFzdFVPY2pFamJoVzJQZTBTRW1MbVBoSVVU YzFxaTBGNW5vN3pQc0xSbDJyazVmZTM0RkpILzhPT3VzQ0d2QTg4TitFR2FzNXhDdkIzSjlDWmFv OXhLOUFxdlczMUtaOThjdklIVVVIdEtvTzRKK25OYk1TeWxrSkpQVnVZV24xRW5XN0R2c1I0RFd5 VzVwcUFOSm0rUXJnSktRdHlnZGNKV1Azbm1JU3JkY3I1Y21iYm5Fcno2UFhYSFBObitXcDFuWjJk cTZDYmsvWmZOREJLajlza3U4SFBqTHlBLzlCRXNvcUFFaFBHTXJXbm1XRFNlZ0xmMWphbXlSUHkx OHBLZnc0eWp5OFNoN3k4NldVMlNlclFNb292Y2ZQRmZ4UnVicXBVUU9VbmhnYi8yS0krbEZjTVRK T1dTTmhtZ0V6THN4REFNRlF4citXU3FXYndLb05LRTVab3pwTWticFRlYk1nbFlaQVhrZTlad0d6 T3phUDBibkpyS0ZEaDg1Vi9xd01LWHZQTlhSY2hPbXk4bGFLNXdCMVQyRGVpUTBOYmVqeHZsWXpn ZmdpUk5idE9UQlFnblNIa3Y5UEVtWDNUcDloSUtwYW5jMFc0Mm5xM2tyNWZ3dStmUW0vai9va3RI U2tlY0Jwci9PeS9MS0VqMFlyTndGL1ZZSzdmdjM2MThoN0R2YVQ1TjJYc3Nla0NoQ0VqcDlVMDRl ZGRWT2pVcmlFNTFRWSszcjhHclZ4cWpLbm9BRzVrQnlaQkJDVEltaHRsUEZGNENRWU9MbU44Q3Rm SWdNelZIL2hKVUVuNGFuMEl5M0w5S0UrWjlCNVVxbW13c0FJOGIzbkMyeXlJeHFnMUl3NUlsRUph MDg3d29CV3RhODErVUl2elBSS0dPajI5S1VObVhTaC9iOGpqMVZhRENWOEswSjBhWjZadjdzSXoy TlA4aktiKzRXNDl5QTRLNis4OHNvWFNVdlZKTTZmUDE4emtOMHpEYUFlcytuTGE2ZE5tNlpWQWxr cm00VUxGNzVCbVRkaXBmWmZTZG1yVWh1YVF1aTZxVkZWVFloMUdBMjRBdit1V0d1ZUo5QkNCK3dO VVhRbTBZYzF0YTZ6ZkkvNDlWaG5kSWgyTm51aW8xMUUzRVhBSkFDZklkNjI4WFhLL1JaeG8xR0o5 bE1aS291NGM0bXo2MkxobndUK3hKNExXQzBCVHdiZUdpMC9wekFpN1FOTy96eEYrQUVZRGJ6S3M3 ajdBVGVKemt2ZDhKSVczM3N1YTJ0cmF3ZFh6UVpheGpmVE5lOXJZWDY3QjFJZGh6UGEyaVc0NGtJ TGZiUi9PWStJY0ViQVB4Zzg1elB6YTI5NklZTmY3djBpZVhNWjZuUXBnSnI5Y0h5alFmVnowRVJs emt2cmF4K3F3cDlscmhBVXBIRkMxMDJOQ3VOb3lYTTVoZG1aUnlySmkyQzZBeUR3M0dBMEFjVHJR a096Z2poTm01cm03VWk4SzN1V3N3Qkt6RUlzMnc2aVE3NUVtbTNmWW9UbEVIVCtNOEQzM0NKMC9h UjdLb3U0bVREdWlZUXRvLzQxY1pFTk1Vb0czVTlUNTB0bEM3am42bjB3T0s3V2lFU2tQd29Ldjhv aGZnWjRJcmlwbTY3cFNGVU5lTUpFOXA2azluaUpSZDZJUVppUEpTS2tDZUVsMUZFak45RjFNMzFw YjFoR0dsWkc4Q2NwZXh4cDJzZmdoRWE4Y1JFei9Ddnd5ZlhRVzRlWllXSXRIbWFobDZDN0JyNC94 UEJvVzZEQlQ0SjBGNEwwUHRJVFBFVmNxa2x0S0FSNFA5QmhHZ1d2NHFUV01oZkpQVFk2emJZYlda MEdmNTZPdkZoTWw0VVZvajlBUFdhUXJrMDFqcWUxN1JFUTJpNUpGRS9mbEhUU3ZaY0NnVjNNb0hB Q3dwSzZSaFlNekg4UHJyMXBMbFdybUpub2JvTUFIb2ZQN2lGK1ZLbmV3SHVNZnRLaXhUdE9TWEdy dXR1OXA4NW9IbzhEOVNRTW5hbytRTTFURGhYV2pHbEIvNWVBblhFSkpnMER5MzBNZ0VlUjhoZzJi alJBblViNjA2eFdIcVR1eCtkVXZzVHhSTUx3MERQdzlsSFUrWmNreEc4WGFFYjZFT21QVU41VERN S25NeE5XVkZhRlFnSkMzNUM1UHgzK04zNGcrQU5wWFJRSWpDaFNNMnJXc09WK2o0Yk5weWgvNU1i Tk5OUkw5NmVXR0FBdEZ5S2pGUFZYaDBvcDRjQjBhbjArTTVsVlA3cTBpSXVBeGtkN3FUOURHRHI5 UHhDWS9sZ3RMMldiU2F4WTc0Nk9EakdFWGJKdG9TM3hEdlJTOXA0OU9xT2hUZ2xEZVpvOXRSeDJh UnFJYXRidXdZd2F3UjNPcWx5ZHhiRHFlQjg0ZEFzN1Boc0psNWJTMHVyOUVxWE5zekQxK0ZvRmlZ SHlaZnJ4WS9TMWJoZG95NkJ5NG5ZTWRicU9tVkN6MGpubDltYVdrWDBrZFBaUU1vLzBBOTEvMEw2 ekxncUVsQkg4U1pEUHBKaUtUQWlNRndqQjcrUVByRVpWYmJxRG9POThpdjl3Vm9KUTl4SCtEYmFp UVpDdk44SWhBVG0vWXFZS0FPcndBUU1HL0QvQUxQTyt4S0NVVUIybjdEMTdmRVpEZWRaNDlLbVdq UnJBWFB5cjBENXQ5SGZwRlYwR3E4UmdDNzFYUWNPS001QkR2b2lsTkF3OWg3YVBwSTVuRUovRjFQ dVRmaTJDOUZpd3pBSzB4OGEvWFlEd2FxdWl3VmF6ZkdKQUE3dTJHVFBabXkxQmVNVlhpYVZkUW9C b1NGeFRVemNGQXNSVkpiUTBvbTZlT3ZVR3JVMjk2bjUyMDZyNmg3T0VPcFF5dEZkeUdEZkRxQXZv VUcxY1hWeTkzRkpyYStzSUNQc0pySlFDTXlqL1JtUDFrTlpMZFBoRzZyU0lRc01aQ0VaNGtUcXRK UzVpV0dhcVErMkorVE05UGFPSklDWkFtVHFQQ205M0UxVVA0ZHdEdlBaYWtBZTlkZDRHK3VxTTdy d2hTTmRDRnduNkVkQXM3ZEtxa0I1RUdRK3d0Tk56UEFtR0ZrQmVLK0dsdkR1d1duSHBocnFPTzdT dmphUFE0eE0zMDgvejRzczZNV0FFT0tVVDY2SkFhTzYrVzJldmVheUcrRCtMRkY1akFNSnFGSHVY UWJNaTZBZ1RWWnRYYWsrRVpDNTJ0ZFRMdE9HbjJLdkIrazJzTnNiTzZnYXg5bUZhVzVNVU1Vc0pK V1pkOEdqL0UvWUpkYS9udzR0MjMwbnhYajJFVTBKcG54ZmJUSjNGK01MZlU5c0ZReTltTlNBTjY4 SFE1R1lReFc5L0Q2Q2NyeU5FV2tLVFhMdWh6S1hZVTVpVjN3WTJiU21zMXBjb1QwY1FFOUh1WGtn Z0ZOeXdzNGowRFV3WVVTRFFnTHJjdzJMNXBxV1daamUvSFA2V1VWbmRic0NiMzBBNHU0blg2Ykow L0Q0Q2hGK2RHWTdnMUwydVdpWkdvTTlRaHBZWVoxSmdXQTcrcWd6dHR1cFVsNWZxbHV3QW83YWx3 VG40M0c0d2VFVm1DdWhZcTNDcXZyckFHYTRvcUpDV3BuYUpUVlRQRFF5OWxGbEptck4zVUY4cGVT d3lDZEZGN0tzamUyQUwwQk8vVmtTVU94VUZ4a2pLL0JFNDdOSk9lN0xJOFVsRWdCaFYwOWEwMGlB bFJrc1FWMnVrdHJVYlRxbW5jNitWVlJpYjdEM3BOUzF6RkpUZFNFUHRVa2dDR2k1VElNQVRBTldq N2w1TFM4dXhsRDBYZkZLMTRsUTBHaldsa2RMeXpRckNYNmlYVHNZakNHaGIvUEJhWjFZUzFnaGNU d0tEQmczU0xRd05MaTY3RGxEVnJ5NWN0Y3ZvL3o3YThmOXRSdWh6RDV2MEZUYXVIbjRZK3JuMjlu WXR6UzhEbjJYb3Q5SC9FakNpNjJ0UWNLeGhGanlkTnJhQTJTN3JkbVdTMGFNUlJIdGVSSUNJaWE5 cDY2S3BBYS8yTzVxQnduMEFjVld2bFNHV2JoSnJpaVc3YjE1RVV4TE9RSFNnSGNHbDVwWUErWUMx L0NFOEk1azE5T2h4Zk5acHA4emJzT2RDYUhlOVl4ODJwenFrbFpVeTVndVVIVDZVaUYvWDloT0Nr YkwzL0NOTHhEV2VSNDRhRGJPbUJoMWI5NW9PVURYUTB0NnZVUzF0c25GOG8rZkU5TVJuZk1BcU1V dnNTNTdwek9DNmNQc3IvSGtISVIreC9yUmZXYjkrL2NYNEl6TW50RCtHdUJJMllvTDk2ZW1VZFRQ Mk1hemxtd2hzbVlDVURmTXBRNE9nQlRzNG1OV2pBZ1NnTkVXNkwrV0E2M1lQQzRUYTdNY0ZsdWo4 QnNuWGtpRzh2VUI5bjY3WE5mOXl0VUI0UGtHNlhRSkpOZDZLb096QkV1T1QySm1NVnVIMURuVTI4 TDZoanRxVGFmQnc0ZFNuZWxPWXZCNTdGTDlNNkJaWmxzUDhXanIzNkFhMkVOSW0zY2JRZ0tHZ3N3 K3ZXN2N1d3R4S1FHaDBucU9Yb1Z4QlBsMjR6YnlsSVBoeVZsZHBTSmRXRmFmYjBKWVJDRWZrNWdK YXVtTVlmSjZsUE4zWVBoRklyWDV3ZW1TNjZQK2Z4M0lPUjdQcWx4bGhhQUIxaHVJbkJCbnFkZzhy d0djZGpjNDI1RnFRRlFBQUVBQkpSRUZVWE5aUFIwaExvdnRuRGs2ejR3OEp4RWM4b3FvemRNRHUy SWV4ZWdSQjlrLzROZHM1Uk9wNFJ5c3RJYjdHc21LMkZSUUhHSGZwWUdrZXc1bVg4SEx5YXJTT2dL WXdlWUlaSXhseUJtaEhZbGtPWXoxRUhYcWttYVFmRHFRTi8wenhPdHZDOGMwNjRyNFRNTGdmWWY2 MFF0Qit6a1hwN0s3SFF1U1FWSEJWcGdZNUI3WXJiYTZLMzF6R1NxNWpDaCtPUXVLYW1tVnRiZlc1 aHdXQlYxS0liZFE3NmR4Y1U3bFVoOVJOMmc5cHRVRGptK1hFUGVqN2dqL0tpTncwZ0NuZkhTU1Zk Y2luTzNNaExIanZoc0g4RzlCQkhlMys0V1VHbXR2TElnd1MwZGhwUU5LQlhSRGphVm1aRUF6S2lE TzVHTTd1bThMODFYcW82M0RhWXdjRERUdzlPa0JsWk5kWmpMUmlsaDZxMGlKbVlMMWhSLzZJWmRt dFBlcEdFN2szY1RvY05WSDV2QUVmU0ZOcE15VDIwdlM3SG5NUURSMmNKZ1U5aHU3QzFiaVFyeFM1 MGtYbWNIa2RDaENkcUVQSnlCNEN3UGpKUEZFOU5scjNhLzN2RUJ3SzQrcHFqQXRudWFWQWRYaUtB ZWlrVmZQWnNOb3pJWjFCYUdraTR2bWc0RCtXZHBVVlVvMm80TklMSzV3MlNiTkQybHJleDhtZjFO SjJUME5VMHVqMG1tV1pWTnYyOGVVTmRLN3FHTThRMzN1dXB1NEpSVU04VTU0d2JkTzVpajFBN2RH eUhEcCtuTHBMUmEwbHFTMWFoK0Y2cVVmcVNpRFlvOXI3ZHYxbzIwVUlZK0tpcmtXYTVvY1BUaU92 SGw5d3lWb04zT2tDeG4wVnVBaWRDWjlOWDJzVlk4QXFlOW4vNmhEODlCamtZbmMrRndvUUkxWDhx a2ZkN21HcGNOU0RxK2pNUitRUHJLNlVmNThLeGtlVUlObnp4SVIwbk43anBRNEs2d3JBRXBpekRU ZGlpSlBTd0Y0NGZTOWxLbTlpazZtTTRCNUwrbDM0N1lqNmM0Z2Ryck9aaWRZQ1l4bGdUeGhKNXcr cE9NSGxnZmZ0YUw1dTh6elBDcjJTMW9IckpYbXNKUzZ5OXlTY3VrK3llYXJ3aTJsQ3pTVDVWbEIv YVFmeGxqY2E4V0c2ajZKeDAweXZhMVRoWGk3SStScDFiYVZ2RTIwSzBqMzJxSHJjUVRSMlVYSjFH SG9QUXFTTG13cVh0YnJOQVUxMW9WalBYOW1sNHpMYWNsczhNMzNXUWIxK1Fyd0VETWMzZXhGM0or M1JranF6NzN6STdqODlpSGtTY3ZFZkJLMENSbTFlU0p4dlFxWUVlWHlrcXRzOUxMOGtWaTlVUnBv c2pmQkJsRGVLdVBzaHpyOUpVME9rR3VhME51Y05Iano0R2VMaTcvRnFoMmlmVCtzMDRqUWpoY3hQ WHVudHZ3citId2ZMcVpJNkE0WjRGM0hTOFd0RXRUUEV5d2pQaGVvQThqcERWTmQvdVVEZ2ZwbU91 QTNoUDF6NEZBYyt2WXIzQThUZlF2Z3A2S21iejNnalpnUHRUZHo1SWs1TFBTMHpmR0FLMUZ0b0xK MzgrSjc4VVkvNExLK3pzZFRqQTlxd08vVS9FSGM2OWs1bUR3MGV2NkErV25LRnZCTFVRLzN3YVJR b2x0NUJVdFNoRG1LNGVMdkgwSStMNllzSHNaT2g1WDRTV0plVDhvZGdEOEhPYUdwcTB1cGxKbW4y R0dRVGVDK05yMEtBOFEyNEpWaVJXWWlFdmNranJkeFRsUG1sb0szaC9sVGxFMzhBWmFyOXZ3ZFd3 bU0xalZyNVhFV2Jmd3N1MzFpaXhFZXFFVlJpR2NpMHFlNkpmUTJpUkdhWFlKMGNWd21LS0Y5a1hi eWNzanBsNWFkMjM4SHEwV3VjMEt5bk04K0JhUEZETlFmUVJWNDlmMlAzUW1yak9HWW52VnU1czZt cFNhZmwybDlJSWFIbG1NdXJEdmthZFZTYWkzT3VSbDg3QytsVStnUVlmN0h3VVdjdFg5NmdiZzlB OUw4amt4MGxDWlkzNUluc1BjRlRsNlZ6YzNPelJrNnJQVlJGeHF1K2FaWkVxZVcxOTlPeldqcDN5 V3JIbjZqang4djBBNmplTkREY0k3UlJOK1R0ZVlvQStvSkgxM2JtUTh2bkVkZ05ybDRrYWcvek9H NThHVXlVdDRWOGw0RTNzUXBSb2l4MVd3WC82cnltWFdGanhROWp5UDlkNnFTMnZ1SEtWUG5FYTlC Vyt5VVBnblZaTlp2ZGlQYnRHMFNvdjNHOE45WFlJTk1vNDBmVzZTOXlSaFBnN09LOFE2OGtzazhI QmtrVkhUMU9leW9NbmtrMFllQUFURVJSR1hIQ0tUbkxycWY5clZrZHdveWtCK2IwS0VXY0FiTHdL VjZqbGQ3QnNGU0JMRXZueGZlZU91UlVHN0t5NUk1UHVmMlJPMjhHb0pqb2J2Q09wUi9zVTZVWjRH OUdpN2JRK012RXhLL0lFRldWa1NLcWxmTC9pVndoSStOUEdJVG9IZ1JDRjFUanMxOEN0a0tFQnRm dndMdk51ck5uWVgwSkM1NWgxN3V6YkZxdC90OEc2OThJSGlxd2RzMmFOU2RCeksrVG9GRUdwNndS MHk1a1pqa0FvbWttS0F1c1JCaitGZ2gzSW40N0V4Rk1OZG9FSDBNSDZ6NWJab2VRcnNmRDh6S0Fi aEZNNytqb09KRjJhZy9nQ3RZYlB1MlNRTThLeGZlZU5SMXl1b0xrTWdKcmFaajdrV1hseWJCYm9L ZVd1MGRDMjQrVWU2NHFJNytpdTZDaEhxU1VSbERIRCtwWHhlZTFnbGUrZzZqRFZXVEs3Q3ZTUWlP ZUVlOVFmeTBCOC9CYm1CZVBicFBjVFI4ZVR0MW53THRXbTBoeU1BTkJhQjAwMlkyMG4xakxIeFZP cUdzZFBwMmZVS0YvUnFLMVJOUHJVMzlQbXIzZUw3L1dvT2N5dGI4TmdrMWdackVhUE1ETEd3aDNM L2dQb0I2ZkExS2pwUjM1aEV1SFl4OUZtUCtHdlZPNHBnWFdOeWwvSVFOQTBDdEoxMzVMSXpKZVQ0 VFd4dndXMGs2aDNPRzBiNDQwTlpTdlEwVEJ5QTRoSE5FK0FSL1plNUt1ZFh1UER6bFZpTFBnMWdO clRydm9vdk80b28rT0NXNmtQbnJzZVMvb2VUVDlzSmpNdVJnWHVGUURqcFZZYWJVazJDZUJYdzh4 aWticWM1dEhBcVB6SE5GVUYzU2JsQStyNHhBTFY5RXYzcUgrNTlJdmI0RW0wcXJOSnBObWViVVRi MmpVajlvSDN3bmNGSmI5ZTFIZWgrbkx6TWMrL0JrSUJub2VRUGNlQWowSFU3T2x3bUt5c0dacEhp UjZMZVhxOWFtSDR1NkdkZVhLZnlnVm4wbmRNalU4YVRodEhQZzNVZzg5NDNNVXVJZGdIZjVoK0Uv QTNpRmh0bmtxK2NtemtucE54OVg3RC9yaUNxZC9iUWYvU2FUZHBISWRIdUltWUFVak81ajB5SGtK OWJ1WDlGMnhTaThSUGg1L2g4dGZpMHRaWHdHWGo3ZEtWL1Rabi95ZnBUN1hCODloMVZLVlJGN3Fz dzU3Qy9qUHdOMGZxejYzZFIxSW5GNzNLNXJxUWNhYWxTcnFGOXAwSDNoYnNXT3dhcWN0VS8wNG5E b2REeHpOdnJyaVE1aStBQ1ZhVjBRVUZDZ29rSXNDaFFEbElsTUJWRkFnblFLRkFLWFRwWWd0S0pD TEFqdWlBT1ZxZUFGVVVLQWVGQ2dFcUI1VUxIRHN0QlFvQkdpbjdmcWk0ZldnUUNGQTlhQmlnV09u cFVBaFFEdHQxeGNOcndjRkdreUE2dEdrQWtkQmdXMUhnVUtBdGgydGk1SjJRQW9VQXJRRGRtclJw RzFIZ1VLQXRoMnRpNUoyUUFvVUFyUURkbXJScEcxSGdmb0owTGFyYzFGU1FZR0dvVUFoUUEzVEZV VkZlaU1GQ2dIcWpiMVcxTGxoS0ZBSVVNTjBSVkdSM2tpQlFvQjZZNjhWZFc0WUN2Z0MxREMxS1Nw U1VLQ1hVV0NIRXFDenpqcnJzRFBQUFBOVmJQdzlkbnB4UlMvcm10NVozZURsaEY5dGFXbUp2T3V1 ZDdhbWNxMTNKQUVxZFhWMTZRMC9rZGRHaVFTbFVtay9oQ3A4QTZYaUNsdC9DdWp0cnhzM2JseE1Q L3hEWjJlbmZSRmwvUXRyRUl3N2pBQk5tVEpGMzlTTXY0dmFKek1kcXRkbmxYM0p2QTlZL1BXSUFu cTlNUVBVT1Z1MmJORlg3L1RCM3ZEckJUMUMySXN5N1JBQ3BHVkQzNzU5OVlVRjkvRXR2UUpKN3pC elhkSFVwMCtmRVM1UXVQV2x3TEJodzdSY3V3aXNlazB6anZlQzNva25UNlBiV3V1M1F3alFoZzBi VG1DV3NaKzkrQjJFc1FLMEcwdUt1cjQ0RXZ5RkNTZ0FiZldDZmpkNEtmWXAvZTBNdHRjTEVFdUgz ZG5qNkwzVjdrWG9lbm44UEFSS3l3blhoL29talpaeExseTRkYVFBczd2OWhHU1BQK0JWeHlwdE0x UzlYb0NnbEY3ZCsxNWNaNVl3SXVvZDJsckd1VmZ2ZWdoWi9PTmhEcjV3YTZOQWlleDYzeldPYi9S eS9CVytieWY0NjlVQ2hLcFUzNzM4SXYzazJpR0JtWFgxMVZmckMyLzYwSmFFaUdSUG4xWWN6V3ls RHgzNzRlS3ZQaFNZT0hIaUhzejI5aE1xK2dMZVRxR0JFd1VkNDhuZjZ5d2RwNDl2alRZVjE3Yy9i d2pDZWpHNVBvWGhCNW1CUm5aMGRPaDdPWDY0MmorMGZNT25UcDE2Q1VMNExIWXpWbWRONjNEdnhX ci9wWkc0V3JRUitNbVRKNC9tTE90UzhEMkQzWWhWR2JLcjhkK09QVkVhcjBpbUdnSW9YM1lEcC84 eEtWeFhudDhtMnB2cjYzRW9iL1JoZ3ZETDd2UkozcGZqbHlqakdNcTlBYnNLNjJpcTlxNGwvTGpv TFpwa05MRWhvbnV0QUltd2RKWStvT1FJcWIyUFhsVHZmMzBObGFxRXg3NGNmTStnc3gxOExuZjgr UEc3aUtsWjV6K1BFRjVBSmdtcyt6Q1h0RTRmSk80dVlINGloc1R2TVRPK0J3WjREU3Rta0wxWThW a1d1TGRqNzZKK1Q5T204NEU3QU92MmRIZzlmY25nWTNodWJtcHFrZ0NQeFYvUmdMTS9USGdIcnVv Zyt6QitxZlAxK2NLcG5Obm9Td2Y2bUpTV3Q2NDh2MDIwZHpGNUw2R1F4TUJBL0dmQXN3WGJCWndV QnFFQVFhT1BrR2VUMGdLYitNaEFhMnZyS05JZUpLKytidmRaNExVL2RUUWw2UDBWZjRlQTZ3Sm9v ZytqWGV0b1MzeERtZDRxUUNVSXE2WGIyd3cxNzBjYkYzNzlybi8vL20vUUFmYkRTdnFRMVY0R3Zx SlhIVDE0OE9DN0E2WVdZMlhsMGFja1Q0SWg1OVBSQXhGZUNZQ2I3Y3B0cWtzSW52WncwaHArQ09S NSttTi80TzZDaWZXRlBielpocjNnY0doZzl5ZEwxcTlmcjVIK1I4VFBJYWVFQ1NmVjlBWG1QTXJS ZDVZaUFNVHJ5NE41NnFxbDh4TTJNL2dPM0x4NXN6NlptV3NRSUs4RWF6eTB2WU5CY3hqaGhqSzVp TkJRTmFZeU1KMldGNWFCTnNIazMxKzRjR0g0QWFXcnJycHFIWEV2QSs2TVByUXI1blBoc3E2RWg0 N1c5MDd6ZHJUd25ZSVFYOERJYXJWUzJoUG9XelJLajFqYTBVd2Q5V0V2cXdLT3dHUUVkb1dKcnlE L1lSbnBmalF3a1c4UEVYNkdBZUVtRWpYcTUrbjdBYlRsSEdhTHlDME82dnhPY09ReEc4aXZKWjBQ cThHRjhMOFQ2TW1Sd2xnR1RjM2tpUmtSZk52TjVDSGlkcXRjV3NGMFpuODY4R3VraFZkMllJeGZE eG8wNkhiaTRrYkxpekNPenROM0w4Tndsa2NkelN5aUR5SmI3WjdBbDFMMkJEeTdJS0RxeUtHRXRR OXpYOExUdDFPbkVYY3lNTTY4Z0NCS29lSEN2c3N5NzFqZzlOVTB0M1JTdkQ0Q3RwQjRIVXo2WmF4 WnM2WWY3Vk85RndDZ2RCemZ2SVVaNWh1aWh4OUsvMU0rRFJ4SzFWZm05SVc5NHhYQWFxbjdMOEt0 TXRRZThJMmk3RnRKa3pJR3gxZStqQ0UrWkhqSzA3R0JsRGQrZW9XL3lJZXFOMjNhZERUNGp6RjU5 RUdyRytpWFF3WU9IRGhJZGNBUzdMTVBjRnBoNktObEJ0dzdoZkwxMVQwYnQxMzl2VTZBSUt3K2Zx djlnQ1BjT2pyNCsvcDRrb3R3THJEeGtWL0xHVEcrQTBsMTZlZ3ZrbGRyZVpjdTVwdEpKNzk3M3J4 NUMrbGtYN3VIK3pyaE5ucjhNT0RkaDRFbDJGWXJ0YXl0cmEzZElaS0w4SXlremhKUXQ4eFQ5RjNn MlErY0U4RDVNSzVmaGo0QU5uZnUzS2NJVHdKSXpCL09xakQva1pUN2J1SlREZW4ydTdkYUNtbkox a21lV3huTjlWR3I4NFJiWlFqQi9QbnpYNkJlS3NkK2FGbExWeWtLQk9KUmo5ZXg3OGVXZ05VQnFo czhsUDRJZjBPVkZ0aTl3YWt2YkJQdEM2TldEa004encvcTc3dkFuVFpuenB3blRQOTFFVjRGRGI3 UElIWUlRUFpBZkFSMVA0NjRoakc5U29DMG9ZY3B2Z3Ixd2lVRkJMMkh1THVJU3hqU3RFbVdNc0ZQ SXp5eXVibFpUT1NIMC81WW94OEUzSmRJYzdUcEJQOWxkT2lYVFNlVC9LYWh3MS91MTYrZlppYkxU QTRnTWdzcUVzYlRwVmNwSXhTVVhZUndma0o0Rk1peU1OdHZxTnVsSm4wb2RaTUcwRVIxZTJtbmhG UEtnZTZJN24vTkxGY3dXMzlXbnozc2pvcitCMGNBNGJJcm1ob05VWFpraVVqcUV1cW9tUTF2cXBF eUpFeWdMVG92eXZ4a1pGQVg3ZFhDUEpRcG9RM0QyOXZqbUdSNzF5TlgrVU9HRE5ITW8rOStPdmkv MEFuZnB0TTZYSVIxR1FYaDNrd0FBQXpVU1VSQlZOSFZRV3ROM1BBQkF3YnNac0lKTHgxMEpwR2hz b0h3bmVUNUJuR1pIVTJhQjBOcXRydFpmbU1UQ2dSVXQvdVFyajBJam04ZVphUnR5UkpPSDhMOE1Y TkljMlcxaTFydUdZaHVMd0s5Tno2VmhkTnRhSXRteVgrcVVGWUp1bW0yNnM1VS92OGdrdDBTVVFQ TkhZUXpEWDBWR1dDb3o4VU1XTTNqeG8zTExJK0JxNDMrdFo5aGxKWXlzNHh0bmRCckJJaTE3KzUw Z0dZZis5SGNYOUxaRDJVUmphV1loTWQrWTdYc25iaUF1VDlwOFAwRjV2NW1CWVl6NE42dkNVaG9j SHlUVUNCUTM0K1Q0dllVbTJHaWIybWtKUzZYWWZhU1puR0RBeWIvUVB5SlpTbmxhSzlnUjN5MTVU eVlzZHdNNGFVY2pHYmVMS0JzdTBSc0oyeVhmbFFyYWtqL0ZUSDJrRlVmL1YwZzFUd0trUW5hZTVM ZXEweXZFU0NvS25XdjNkUzNJMURmZ1NGU1p4L2d2YmEydHRmcE5IMU5XMEZaYWErczZsdHhvV1Yw UDVhQVkyNnBZTytERVRNRkZOaUlpVE0zaVJFRkFvT0FWT242UXJXanUrN29MU0plWnpTNUxEZzFx K3JjQksrL3J4aEIvclJaVmJRS0J4dG9sYXN0TENVMWE5bWI2MzlFQ1JML21yWFgzTndjWHlLdVFB TVo3bmY4eXNYKzZLdWw5SWZ1TGVvTDNEWjFmK3IzQTFUVk9sQzlFRUZLYTQrRmJ4aS82OGlHcVZC YVJiVHBKbDVhR1Z2Zlc1bmV0V2tsS2RQUUwxM3haVU44WHhCbUJsaWJkRnZHeitqMFRBRU5NMlo3 SWdvRUJHdzRaZWlNS0R0SGxTbmdFM1A3Q2dlWEZZR1NwdExPRHAwTUJEL0sweGJ3YVZrbTRYRG9I bzA4bWhERXBpd1JuMkRBYWcrU014MlVGbTBrU25PWk5oTktBWE1SZ3JTU05ueGRlMTVnRzlwWVpt bllpbloyZHNZMzNhcnJHUkM1RTF0MjVBWndHalkwTUVqcUdjYWtTWk4wK24xZ0NPaDVXcnJZRzkw bUtkMExrNG9CQnBsVTdUbkNJRE9jbGxXV09jTzBHanpyVWdSakQwWjZxd244RStIZjVDa0QraHdK bk9NTDdXc2VJSnd3dEZWdENaZUk1TlB5TEFHWEV0RkZmWDhJTFRUcnpDUTlQTHZENzR3VVBSZHpa cldFL3RXUzE4VTNuT3NJMVhBVmN4VmlrNmtSVWFwVkYxV1RDeU9OcEZQVVFSRThNSUFZWDBMazRs OGhicmtMNUhSMTZPcVdUUnNvNjNHYmo0RkFTeU9WWTZOcjhzUEl6OFlSVU81K3hJWFhhMmpIVTVS dGw3SWtKMDB3aUdqcDV4SXo5eldVSVdXT2ErdHFCT0l4bHltUGk5SmxEU3VJYzFreXZoVmM1NUpI ZXp1Y2lKSEc3U2IyUjVxeElnbU5FbWgwQVlLMnBhOUFyRkFyaHI5V014eG1zb0xpNCt2ZnY3L09P K3pza0ZnYStZQVpmd2lsOWpkaUtnY1JPVVJVSkkzUnFDMnZiMkhzaVl6R1ZzTlV0Wjhsa2VqajQz Ti90RS9saFBzSWhPd3h5cW00RkFWTzV6M2hIaEI4TDdLYzBxVmN2RzhhMnRxZk12VG90b3RNaFhP SjVWd1VOR3RwdzB3T2M3VzgxVkZBZkI4MUFEcDlPeGhJeTZIYUxta05MVUFRVFZkVi9xN09sTm1k MFZJalcxM1Iwc2s2UDlMQm44TzdBaVo3MVFVeTNJcE1uWkd2YkRTQ2FnOGJkY24yL3JJWmdrUUVT RUloSVFwaXZDVUxGaXg0eFFXTUcxOGkvallEem1RcDc5VmhMalBTd2pWcjFtaVBxSE00ZSt0aUw5 cWs0NFh5U0xaRGFzTUtrRVk1aUNhMXRaMFZwRFN3SjkwVlIyeG91Z3Q0ZEhrUnIyOTJoYkVUQXRU UjBhRU9zNXZnMUpuS3g1RDhvNGpTZEtKdFhaOUoyWHhyVmdPczI1QXA3NVdZN2d3NS9vTmxtTjNM aGFyMEhObnRFbFJheU5SOURmVFRJZkJ3aDQvQkkxTlR5U0I0QzMzcDlxbC81cWpBWHVWeEtFSlhn c1JzK1cvUVJ2UzAycnF4UWR0QzJFYndOS3dBMFNueEt6dTZNSG9weEUzVDNtVFNFdmo0cFZMZFYw dG80dWd3bmEzODJTRFNCam5YNVZNWVJPcnZ5QnVCcUgrQ3FZalRua3EzQWZ4aUtGT2Fzc1FaanA4 WSs1Tkdpbkx1d1pabFJtWVJ6U0IyR1JaUnBjZlFoa0h3U25PbnF6WXVUb2ZVdjNjQjYxSnZ6YlR1 QW13MXloWWRJK2oyZ2tXWDZ1Y003ellTL29CMTVxMjBMYkYzZFluYnkyMUlBUkt6MEVtYWZjSXJP NFN6TG96bW9WMzhPbzAyMlpGOHdXenhqSW5jbFE2YlRMZ3NnelBDYXJUWFJVL0hVR1R4cEZsS0hD b2lRR0xJY0xOTStJTnNrQzNUS20vQ2NpNHlFSTJVcnZDRW96ZjB1Sis0aUpaUEdWbWVhdjlqWjhK bGJXMXQ3VW9yWjVsVjRvOCt2RVQ3TFFPSDJTbGJndS9DWlpVdHdNWXZoSTZUc0xyTVdTN0tCZDF3 c0FMekt1ZFI0Yldzckh6Yk9yNGhCV2pRb0VIaklJVGRrT3VjNDEvWWNHNGt2bW9EbytxWkZEdnlw NzVva2M3V3V4VHNUWUsvUjBDbVVHQ3FFTUVJWThuekM5THRpRS9RMHlQbHo4bGpMUXk1QXZpbEpr NDNxbWR4enBXcEpKazJiVm9UQjVRL0pvOVUrYTYvcEIyN0pJMGV0RlZxYUt2cFN3Z1p1QktHZW1s bUNKKzNBWS91d3lYMmNNRXlTb09HajROOEVwRE1WUUY0UkhzZlZuL0FmNWk0VnZ5cE5DWGUwOVVl QkZySEQ3cU9wQ2lQZk12YjJ0b3l5L0dCdHNPZjY1RHRVSFI2a2F5Uk5STHEycjFUa1FydzV4QmRk OERrcjlyQ3VEcE1EVWN2Y09razM0NXVQazVHT0szNWwvaUI3cjhCZE54c0JPV0hNTEpHOXBKbUEr cDRCSEc2OXEvTmVXS1pSNTdsbEdudnEvbll0SnpFbytkaFFpRUY5bkNZNVJFRXRSbWNmcDF3aHhC K1ArNjFXN1pzV1FXTUZDbXVyM1NiK29vNWMrYW9iTkJGREtBbFBlem1JdCtncmZZMnM0dFB1S1ZT U2ZzZmpmcCtHdUdIcUc5Q3ljRUJxcGEyNFI0Uy9QdlJWbnZtNU9kM2YrQVJUZTMxSGRGMEptMzdI YlB2cDNIOU5ndGVmdHI5c1dIRGh1bk1TanpnMml4Ni9SQ1lzdmNSU2QvbXhsVndteGVjVlNCTGtH YlM3R0huYTNSQzVvVlJZQ3NhT2xsbklLRUFrU0gxUll1NmswWlpsNUZ1TjYrNjZIZ3FqS3hIaXp0 UjYrb2hzUWVCK1JSV2FUaWVPbGl1YnludkNaaFBzNllmdG44REJnejRLZUg0cGROUmxLdGxZRHRN SkNiUjA3U2FPY1lESy9VNmptODBpLzVyZTN1N1htTG9SOWkvbEh0c3FUT2h6UlA0S2I1a2wyVTZ3 MG85UUVYWU5kdUdLbkx5anlMdTk2bzNWdTlUdUp5NDBFQ0hwMEd1dHFudUxsNThkeWgwMGhQRWZw dkpxM1pyWnIyZGVOVkZNRDQ4K2U4TzZPYUhHK2t2ckdRalZHcnk1TW1qSVo2bWQxdXZHemduK0cy TjlkUFVyNldHUTVONXFaU3lycWZEdmd1ZzdYQ0NxVVl3ZW9sSjVHRSsyaURtVDgyZ1pSZkMyRUpp cnBrQk9HY2sxQmVqNXAwaFRaV0x0Qzc3aHNnOU50cVJPaFBhUFBJSGdxY1pWa0haeEJtV0lnT3Ja WjAwbGtFdzRrallJNXBHVXJ0Z2Z0MW12eEcvNklXVDM0aVd0R09DNkpZLzE3YUR0SXk2N1VyTktJ blpSNXQyZTluelpRZzRHM0NOVGpnOU00eUNyNE5IczVCRG9FdWNXc2E1c0hXN1ZxOWUvWFhnMWVs WmpDTDQ5WUxoQUZaN2szQkpRNEswVW5xMEFXKzYwVXdIcyt2ZTNVSWc5RlFtVGxtanc4V1RhY2Mz c29SSHVSRk1uZVBZZlV6bVRDaDRaNmxMWFBDZVpWbG1iN0U3VUcvKy9QbDZLbGVEUnBvd2FDYldt NUZDZUhuRS9OVDlOT2lsZ1NOVW9paXRqRjJQNEh5TC9kOXhMRmZEaHdqTHdHK1hwSVlSSU5hK2FW ZDJydUZ3TGFITjZnbWw2QXk3dDlHbU5LSEtkbmpGcEpTcjUrLzFCT3MxeEl1WkhNTm9CRmJjR01I QXRCSjRMV3NBODAxWnJaUVB3UjlNdFJhbW1rRCtNZFJOYjY3UnczK2FaVWoxVkpiS2xQTGdPR2Fk QTREOW1STEtXZkRZWjRNeTc3SEZjVkNIYWdTdmkzWi9BUng2SjRWZWh1THFyTUhtWWVJVEFrU2Nq UExOUTFoSFVrK3AvSDlPcElSSmJjWHJHODFlbXBrL0Q5d0lWZ016N0hzdWZJZ0crMnNZQWFKVG5v UkpobVB0NGVqNTlhSVhlTS9IV3R4YUtwWkZEL3hLN0dUc0NHeGZyUEx2aWFzNE1id0g4MzBBSk9H b0QzUG9xVXk3YVNZNTJ6QWIvUUZHbVE3T2ZiRURzU3BEWmFuTVV3bi9XZ0tkamVITkZHQmJzY292 MnhlODE3MlptdTJEOXZHSDFpclJSaGRDRjFIV2U3Q3V6a1B3SDRuMTZaSlZHZ1BIUnVwMUUzQW5Z UGZBcXEycXIrd3d3a2RnWndHblo3bXkwRFJNZk1NSVVNTlFwSXFLc1BIVm0wNGp0NFhaVUd0a05V dk9LaEFXb0wyT0FvVUEwV1VJd3U1WXZYVFFuZkxyd1M0dHpVak5OZ2pMRWN3NGVyR2lBOUt0Wkdu b1hMaHdkM0FLRkFLVTNzR1pXam9IM3RyYU9vcU45dmNJaHpjUTJDUS9oRkJGRGc1Skw4d09USUZD Z0xvN3Q0T1pSSnZnN3BEbjZSclBqMUZzTkUrZlBsMFB5Zm54T2tSdGFXazVtTm5xTWc1ZGRTM0hQ anVqdTJNMW5WZjVoUlIvdllvQ2hRRFJYV3hhZGVIMGVyeFdJN1EzUXJXZ282TWovR2l4RGxHWllT UTRlZ1luUEVGWFBtQXZSOFdyRTNTQ2hkbFpLRkFJVU5EVDY5ZXZsOFpLTjRDREdNL3o4dmtrZERj R2g0V0Y4aUFmelhZWXFFS0FncTdVZVFOQ2RCckIrZGc4aDV1QWVYcnJ6M1RPYVQ2SDJyVkhGMTJG cExDOWx3S0ZBSm0ra3hDeG5KdktNazJIZlhwT1g0ZDZhWWQ5RDZBd21JekFqZVJNWTA3ZWN4cFRW T0hkUVNoUUNGQktSN0tYZVFuQm1Ja3c2VkF2N2JEdktBNGZyNUhBcFdRdm9uWWlDaFFDdEJOMWR0 SFUrbE5naHhXZytwT3F3RmhRSUVtQlFvQ1NOQ2xpQ2dya3BrQWhRTGxKVlFBV0ZFaFNvQkNnSkUy S21JSUN1U2xRQ0ZCdVVoV0FCUVdTRkdoRUFVcldzb2dwS05DZ0ZDZ0VxRUU3cHFoVzc2QkFJVUM5 bzUrS1dqWW9CUW9CYXRDT0thclZPeWhRQ0ZEdjZLZWlsZzFLZ1RvTFVJTzJzcWhXUVlHdFJJRkNn TFlTWVF1ME93Y0YvZzhBQVAvL1RUaXNMZ0FBQUFaSlJFRlVBd0FxbEVjRU82SXB3d0FBQUFCSlJV NUVya0pnZ2c9PSI+PC9pbWFnZT48L2c+PC9nPjwvZz48L2c+PGc+PGc+PHJlY3QgeD0iODEiIHk9 IjMzMSIgd2lkdGg9IjE3MCIgaGVpZ2h0PSI3MCIgc3Ryb2tlPSIjNkM4RUJGIiBzdHJva2Utd2lk dGg9IjEuNSIgZmlsbD0iI0RBRThGQyIvPjwvZz48Zz48Zz48Zz48aW1hZ2UgeD0iODIiIHk9IjM1 MyIgd2lkdGg9IjE2OCIgaGVpZ2h0PSIzMC4yNSIgeGxpbms6aHJlZj0iZGF0YTppbWFnZS9wbmc7 YmFzZTY0LGlWQk9SdzBLR2dvQUFBQU5TVWhFVWdBQUFxQUFBQUI1Q0FZQUFBRG1rcE1MQUFBUUFF bEVRVlI0QWV6ZEI3dytUVlVmOE1mRUZnc2FFWlhZUzFUc1JzUkVqUzJDYUZRSWRvcEtJaEJBTUZh YWlDQkZzS084WUZUQVRoZFFFaEJFSUtnSktFZ1JSUUtpaVlnYW1vQm9KSnJ6dmUrZGg3bnpuMzNL ZmZydXVaODVkL3JabWQvdU0zdm16Sm5aZnpUTHYwUWdFUmc3QXU4ZkhYeHUwRDhFdlNEb25ZUFNK UUtKUUNLd0RRVGVONWc4SWNqNDh1RHdQelVvWFNLd0ZJRVVRSmRDbEFVU2daTkc0QU9qOVk4SnVt N1Evdzc2L3FDL0NVcDNjQVN5QVluQUtCRDRpK2lGTWNiNDhoOGpmUE9nVHd0S2x3Z3NSQ0FGMElY d1pHWWljTklJZkZDMC9sRkIvektJdTNQOCsvbWdkSWxBSXBBSWJBc0Jtcy9IQmJQSEIvMXAwQjJE YmhxVVFtaUFrRzRZZ1lNS29NUE55cHhFSUJIWUVJRVBpUHFQRENyQzV5MGlMUDczNGFkTEJCS0JS R0NiQ0x3NW1OMDl5Rko4ZUxNaWhPWnlQRFNTdWdpa0FOcUZKUk1UZ1pORzROclJla3RpUmZpOEt1 SmVERzhOUDEwaUFJR2tSR0RiQ0x3K0dONDM2Q0ZCSENIVXhQZGFJa21KUUl0QUNxQXRJaGxQQkU0 YmdmZU81bHNLSzh0Zno0bjRYWVBlR0pRdUVVZ0VFb0ZkSW1BSi9wNXhBWDU0c3p2RXYzc0V2V2RR dWtUZ0FnTFRGVUF2d0pDUlJHQVVDRndqZW1Id3YxNzRuRTBCWHh1Qk53U2xTd1FTZ1VSZ0h3aThP aTd5ZFVIR24vQm10NDkvTktQdkVuNjZSR0NPUUFxZ2N5Z3lrQWljTkFMdkdLMi9TZER0Z29xN1V3 UmVHcFF1RVRncUJMSXhvMGZnNmRGREt6SGhuYm5ieG44bVFTbHpCQkRwcmtZZ0g0YXJjY2ovaWND cEkyQndmMWpWaWQrT3NKMnA0YVZMQkJLQlJHQ3ZDTmdaZjVlNFlsbUtqK0RzNGJQWnpEZ1ZYcnBF WURaTEFmUWdUMEZlTkJIWUtnSU9ncjUvdy9FMkVjL3pQZ09FZElsQUluQVFCTjRVVi8ybW9MSVU3 MHppcjQ3NE5ZUFNKUUlwZ09ZemtBaWNPQUx2R3UzL2hxQmFzL0RBaUQ4dktGMGlrQWkwQ0dSOG53 aFloWEVDUjdtbVRVazNpZ2lUb2ZEU1RSbUIxSUJPK2U1bjM4ZUFnSFAyN2wxMXhKTFgzYXA0QmhP QlJDQVJPQlFDbHVLZEQycGNLbTM0N2dpVWpaSVJURGRWQkZJQW5kNmR6eDZQQjRIM2lhN2NMNmgy M3hJUlMxL2hwVXNFRW9GRTRPQUl2QzVhOE5pZzRpekZmMlZFL21sUXVna2prQUxvaEc5K2R2MmtF WGlIYUQxTlFyMzAvdUJJZTJKUXVrUWdFVGhLQkNiYktLc3l6aVF1QUZpS3R6UCs3VXBDK3RORElB WFE2ZDN6N1BFNEVIaS82SVlCUEx5NSs1a0k1Y2FqQUNGZElwQUlIQlVDVm1WK3VHblJGMGZjQnNy dzBrMFJnUlJBcDNqWEQ5am52UFJXRUhDZzg1MGJUcStLK1BPRDBpVUNpVUFpY0l3SS9ISTBxcllG L1ZjUnYxV1ExWnp3MGswTmdSUkFwM2JIczc5alFJRHRaMzNndkQ3OVlQejcyNkIwaVVBaWtBajBF RGgwR2kxb2JRdXFQUVRRVHhGSW1oNENLWUJPNzU1bmowOGJBY2N1ZlZ2VEJWcUZoelJwR1UwRUVv RkU0TmdRK0s1b1VEa1hOSUl6RzVLdUg0RThsaWxBbUpwTEFYUnFkL3gwKy90UG91bWJHYXdIZ3hH NFQ0byszRDZvZHJRS2I2NFRNdHhGNEowak5aZjdBb1NSdUx5ZnAzY2ozeEJOcmovUkdkRVpMZWdu Q3lSTkM0RVVRS2QxdjAreHQyYkdYeEVOZjJiUTFNK084OEs5YWVCUU85cUVlOVlKR2I0Q0FST1hU NC9VbnczNjVxQjBwNDJBOTlablJCZnlmZ1lJcCtLcWR2NTBoUDlYVUhHMG9EZUl5RDhPU2pjaEJQ eVFKOVRkN09vSklVRHdOQ3QrWkxUNVVVRU9YUCtBOEtmc2FEOWIyMCtHL2M3Wm16SXVRMzMzUW51 UHlQeldvTjhJK3ZLZ2Z4YVU3alFSZVB0bzluc0dPZXYyMmVHN245Y09QOTFwSWZEQ2FHNzdwYlpi UjVyeExieDBVMEVnQmRDcDNPbmo3aWRoODkyamllOFZkTWNnTDVobmhHK1F1bkg0STNBYmQ0RVc3 MnM3WEdpQmZHMmtrelc1Sk0rUXc2MDlNelNkandnRVhoLzBmVUhwVGcrQjluNytZblRCWkN2dlp3 Qnh3dTcvUnRzcEZzS2JPOG9GV3RCNVFnYkdqMEFLb09PL3g2ZlFROThHL3F0bzZHdUNmaVRvQjRJ YzBSRmV1bk1FQ09jMHd1ZlJNOC9tb3hlZmhmTGZOUUtDbHdTOU51aVhncHdLUUVNV3dYUW5pQUJO cHpFaDcrY0ozcndWbXZ5VUtNTjhLTHk1dTI2RS9JN0QyN0pMZGtlSlFBcWdSM2xiSnQybzM0emVQ enJvMjROc3Jna3ZYU0R3Y1VIMVY0OGlPbnRDL0h0alVMcUxDRmh1WjdiaHRJRDI4T3VMSlROMkNn alU5OU1FOVJUYW5HMWNqSUROU0wvVEZMbEp4RDgrS04xRUVFZ0JkQ0kzK3NpN1NaQXk4Nlgxc0F4 enMyanZEd1g5ZlZDNjJjem1JeHV4V2l4c3pHclRldkVwcE5HV2ZVeDAxRE4wdy9DWks5Q2svMG1F MDUwZUFrd255cGlROS9QMDd0K3lGdisvS0dCaUVkNEY5M2tSWTdzZFhycXhJNUFDNk5qdjhHbjBq MDBRVFo1WnNlT0UvdTQwbXIyM1Z0cEk4NlhOMVN4ZldjWnFraWNkTGMrUUE2L3pVUDdUZnhUeWZw NytQVnpVZzRkMU1qOGgwb3gzNFkzRlpUK0dFRWdCZEFpWlRFOEVqZ2NCbWoxSGxkUXRlblZFdktE RE8zcEhnMHViWlNNVkRlWDdSWXZGbmUwYXdYU0pRQ0l3UVFTTVgrelk2NjZ6Mi83WU9pSEQ0MFVn QmREeDN0dnMyVGdRSUx4OVdhY3JiR1dQMVVSQm05ODMydnpaUVZjRjJiVk1XL3VLQ0w4b2lPMlgr TTlGK081Qlh4TjB6YUFjandLRWRJbkFSQkN3U3ZHY1RsOC9KOUp5R1Q1QUdMdkxBWC9zZHpqN2Qr b0lPSXJHS1FGdFB3aHZiZHFoNDNicUV6cS9QeHBDUStzb3JkdEcrQnVEYktENmtQQWR0K0lzVG5H YkR1NFZhYjhROUx0QmR3a2l1SWFYYmdjSXZFdndaRTk1MS9BUFNiZU02K2N5YTRDUWJ1YW90QmFH TDRvRTQxNTQ2VFpFNEtpcnB3QjYxTGNuRzVjSXpLNFRHQkRhd3BzN3kxWi9NSThkUGtCN2FkUFBD NklwaE03MlU2R3ZpdlRuQmowNHlJYXozdWtHK25qdnlQL3RvRnNFdld0UXV1MGl3TFlheHZjSnRv ZWtoOGIxcnhXVUxoRjRXa0RBbmoyOHVUTTVOZTdORXpJd1RnUlNBQjNuZmMxZWpRTUJOcE9XcDl2 ZVBERVNiTllLNzZDT2tFamorYVJvaGMvckVTSWplT2E4Vks2S2tQTmNuVi82cnlOOGh5QmF6NXVI L3krQzdoVFVMc0hoUVVpeWJPOVErU2l5Z2N1cU5RTHZFNUZQQ1RxMDh4bEdHdzRQM1k2OC91RVJN STZab0xZdCtkdzJJZVBqUXlBRjBQSGQwK3pSZUJCNHQrZ0s0UzI4Qys2dEVUdTAvYWVsOGdkRU8y ZzhQeTM4NGdpZVB4WVJ1MWxwUXY5N2hQOGlpTDJYbzFlMCsyOGkvdndnOVQ4L2ZFdnY0YzNkQjBY STBqMUJOSVhRQUdOTER1NDNEVjdmR1VRYmpSNFM0WFlTRUVselJ5TmR5dkZOS3RqdDRvSEVrVHpr NkN2OFBBZHpKazJBZlI4NzRTWTVveE5Fd0xqZ0dXdTc3bEQ2ZkVaYVZFNHN2cXk1S1lBdVF5anpq d21CZHppbXh1eWhMVFNNdFhCWExrazdXTUw3OXIwVWFETWZIeGUrWFZEdExLL1RzTkYwK21SaW5U Y1V0aFAyL3BINUhVR3R3Lysra2NoMk1ieXR1Q2wvdHRTWHhuek8wdkk3YkFzOWZBQlpRaVQ3WStW TUNQZ21GU1lHZUNCeEpBL1JhbjlXOFB2RUlGb3N3bWdFTHpnYVVHMjVrSmlSeVNMdzdFN1BuWlJo L090a1pkSllFRWdCZEN4M2NocjlZTU0yalo1ZTNjdVB1dHE3NHY5YnJralpUd0p0cEIzNXo0ckxz ZE1LYis2K09rSzBhN1NkRVZ6TEVRcHRYR28xb1pqWWtHRFpYdmpFNkNTYTZ4MHc5UFdaWDQ0ZS9I blFPbzZXbTFicnRWR0pkdndMd21mL0c5N2NPUVdCSm55ZWtJRkpJL0R5VHUrWjdneU5mNTNpbVhT S0NCaDhUckhkMmVaRVlBb0lmRldua3pZZ0hVSUF0Y1BkWWZpOTNmZHNPaDhUYmYzcm9NczZRdWlE b25Lck1iTWNmNzlJWjc4WVhyb3RJMERMeEI2M3g5YlNLSUd5bDdkcW1pOGF0UnA3dHMzTUFWYmxr ZVhHamNETG9udTA3ZUZkY096TEx5UmtaRndJN0ZRQUhSZFUyWnRFWUs4SU9LVGRjblo3VVFiNysz NTVhOHVYUkVONlM3VjJyRDg2OGpZVlZJTEZ6SEw4MEE1NW1sQ0NpM0tiMHJiNGJOcU9ZNmovMGRH SW5wbEhKTS8rcTM5Ym9DY0hqMXJBc0FRZlNla1NnVE1FakdlOTM2VG44dTNQU3VTL1VTS1FBdWdv YjJ0MmFnUUlFUHFjbDlsMnhYTG1Ob1M5bHU5UW5OMnRuZmc5NGRPU08rSFRwMVNINnErYi90U29Z T05TZUJmY2JTTEdCQ0M4ZENzZ3NHcVJqeHdvU05OdWgvSkE5bHJKQkF6UGJhbGtFbFhDNlNjQ25n L2E5aFlKZHFER3dUWTk0eU5CSUFYUWtkekk3TWJvRUREd09wS283WmdkOEczYUx1TmZHY3gvS3Fo MU5od2g5bjV0M2lieDM0dkt2WEdKelNsN3dzaE90eVVFYUpjK2ZZQ1hvNzQyTWFtbzJicWZKakls N2RkS0lQMUVJQkJnZnRPekNUWUJ0K2t4aXFRYkl3SUdoakgyYXpiTFhpVUNwNDNBaHc4MC96Y0cw bmVSVEFDMnc3bkgrOWFSdUMwQkpWak5IVzFxVHh1aWdOMzN2YVU2ZVVuckkrQjBnU0g3VDgvWnRp WTdOUFkxTDhjd3JkL2FmbzE4SHZxNG5GcHFiOVhqQTZNVEh4R1VicVFJcEFBNjBodWIzVHA1QkQ1 em9BZlBIRWpmZHJMbGJ2YVlkcU8ydk5sOVhtYTNlOHRuS0Q1a0kwaFlJalFOMWN2MDlSQllaUC81 OVBWWVhTemR4R2cvVFdZa3N3WDlLNEdrUktCQzRKVlZ1QTRPVGNUck1oaytVUVJTQUQzUkc1Zk5I alVDZnBmbGhkMTJkQjlIVWRGUU9mL3hldTNGSS80L2doelBFOTdPM0I4UGNINy9TSCtub0hUYlFZ Q1pSNDhUSWRHeWFDK3ZUV09uZC8xSXRHTjVhTG5VODB3TEdzVm1yNDUvbnEvdzBpVUNjd1JlTVE5 ZERIend4V2pHeG9TQWdXRk0vVG1Tdm1RekVvR05FQ0JrZWJHM1RBZ0creEJBcngwWHZsZFF6LzFv SkI3cU00cUVJdHEwYUVLNkRSRXc5dmVPK2NMMlYrTGZLaHB1WCtweUtQMnZSbm5udURxcUs0Slh1 SGVQbERLaE1vRTUxUE1UelVoM3BBZ1FRSTF2YmZNK05STFlLb2VYYm13SUdJVEcxcWZzVHlKdzZn aThZM1NBRUJqZUJXZjM4SzRGVUZveEI4S3p2N3B3OFloNFFUd3AvRjI3M3JWZFUzcHF6eUN4T2Zt VXFzOGQ5amo1TWsxdlUwaGJWaGxmUEpKT3d6bTB0SzVjc2RVMGlkanRNNncxU2FlR1FHMGpYTGZk YzJVOHJOTXlQQklFVWdBZHlZMnN1c0ZHenU3Qno0dTB6emduOW9RM2lEQWYrV29OY3J3T3Y5RFhS WmtTNXQveVBLN09EU1BNTDhSR01KTFM3UUFCV2o3THpTMXJtM09HQnVxMjdHWGpEbnozU2NWZS9R ZEhvb1BGdzl1cFd5UmtPcGgrcHhlZkVIUGFwVjUzVjdYLy9MaW9YSVRZNTBWNDZOZ216NHhKelgr SU1nOElTcGNJdEFpWWxKaGd0K25lWmNiRE5qM2pJMEFnQmRBUjNNVHpMaEE4ZllQNS9oRzNvOUJS SnpRWjZMOUYybE9DK09nWEk0eCs0ZHdYUnM1NjVCZDY2SG0rT2c2bDVoZjZuc2l6dEJaZXVpMGpZ TUNsN1d2WjBpTHRVZ0Jsdy9mRDdVV3JlTzg0cGlwN2E4RmUzd3Z6UHltQkZYMll0VVY3YVcyWnNj ZUh6ditrNVg3VGlwMDNZUzFGN1pxbjNTengybmV5d2M5RWd2RmthSU5aWksvazh0NnRCTlBKRlJv U1FKbHU1Qkw4eWQzTzFScWNBdWhxT0IxN0tiWlhOSloyU0g5ak5IYlJDenl5dCtKOGx0Rm4vTGJC ekV0RkgyamZhRmJ0dlA3bVlPeExHT0hOblU4K2ZuTEVQaUZJdVE4Slh6MzFJemdhcDErOXpsaks3 S1Z2SysyYXdlakdRVDMzK0VoOFhkQ3VuZVcybnYxcnVhNGx1Ukt1ZmMrQVo4R3o3OW13ZWNHeFRl MDVsMThlbGZTeFBFT3VwWjc2a1RVSlo5d2Zzdiswd1d4SWsxbURRL05aYThwTmVPdjhUY1B1aC90 Q0FIRS8vU2JjejY5b0dIOVp4SDB4ck54UHBpdnFxUjlaKzNaNXZVc2lZR0w5WjUyNjduOEtvQjFn eHBCa0lCcERQNmJjQjRNenJlZSt0Rk1GNitkRXdCY3N3dHZZdlVkd2VFM1Fud2U5TnVnM2c3NHZx RjF1SlRoWTZudEI1Q24zUitIcjk5Z0dxS0VsYUYrbmlTN3Z6SDM5QXM2L0ZYazBXZUh0UkN2QnRn QUFFQUJKUkVGVTFMRkJIVm9hcHAyaktlazFnT0JLUzA5RDZ0bHdyTXV6b2lBQkpieTU4MEp6dkZS NWhyejBYaGk1TnRTRU53bW5yNDYwNm5XV0puUFpSSWY5NklPcXlwN0xiUXQ4TnVLNW56U203cWZm dXZ2WlRrcmRUNllwNVg1YXhuVS90elU1cnJxWndSMGo0TjcxTHZHaHZjUk1PMzBFVWdBOTdYdElj THRQZE9FYmd2YnBDQUlQakF1eTdRcnZiVzdEa0pjTndwK1BoQXVKMXlSOXcwc2VaZlZXOEM2TkpG eVY4TGI5YXdUREx3a2FjazhieXRoeU9sTVNRa1dQclVuUG9pOHZFWUk4RS9VeklpeXRrRGdTNXlQ aDN2WEdtcmJvL0U5Zm9tSjNoejRzQUdEejdTdFVqbG02VzhTdkNpTHcxVWQwMFpxYVBFYlcxcDE3 NHg3VkpLMVFTUmV2dzF0dlNETGNPUUpERTUrVVUzWU8vV0V1a0RmMk1MaHY0NnJYQ2laM0RMcHRV SEVHNForTXlEMkNMRmNYK3FhSUYvY1RFU2pweGJmWjZIY2l2YmpiUktET0syR2JDRzRhZVpZMWFT TWl1QlZIa0xWc1prZnRkWUlqN1F3ZldYSVh0OHdtL2pHUlgzemx0V2RJS3haRlQ5SU4vUzVwK1hi VklRSm9xMTBxMS9xbENMd2thQi9PSWZkRDF5SGtER25kQ2FhZkd4VTlFNTZSajQydzV3UjVkZ3FK bzA4NnorZmJZUGZHaUUvRkRkbC82di96NHgrTkpucDVoTmw4MDM0L0k4S09YRExldEJNRWR1WkR3 a05VdTVSem56OC9hcGI3YWNPVCs0Ykt2ZVNMSTB2dy9ISS9WN1ZqalV1TXhwMTZSNGJHdmFFVm9W UHY3K1RiUDNUREp3L01DUUJnVjN0OVZxTWR5Z2JmVzBYYnBmOTgrTWhHSTh0WkVUMXpOZ05Jcjhs THhyS2FBaytNZjQ4TEt2azJKcFd3VFFRMktORTBSSkd0T3ZhRmlQM1pYd1puUHZvL0VSWjNMcUc0 RjB2eExjMjlKZkxINXRneDl2cmtwZHhMMzBiYUlzR1BabkdYMXk3dE54NlozSlI0Nno4NkVvWnNR Q05yNXJud1RIaEdDSlRpeUxOVFNCd3grZUFyYndLay9oUm9HY2FYd2NDUzkyWHFMYXZqSHJvLzdx Y2pudHd2Vk80bFh4eVZzVVA1S2QzUFpSaWVVajQ3MEY1N2g4YkRYdGxNT3lFRURFWW4xTnhzNmpr Q3ZvOXJzOUY1ZEVaNCtKYUllS21HZDhIWnFVNVRXaEwvb0FRcW4yMWYwV3JZeVdvUXI3SlBKRGll WmhMNGVyM1oxUks4WGZmbC92ZXUrOGhlNGc3U2FHRnB0WVpZdjNRb0k5TlhSbUNSL1NldHA0UGkw WE9ESXg4SlcxMkpwQ3VjZFBhMlYyUmtRaUt3SmdKRGlvMlVVOVlFOGxTSzU0MDlsVHYxdG5iYXBQ RnRFV1dYRmQ2WjhFa3JPYVNoOGxJdndzVVRva0p2cWV4bWtWNGNPN3RlbVpLZi91NFJHQkpBZDdY WnlqTlZOT0M5M3YxNkwzRUhhWmJPeTdQYXNxZVZwd1ZyMHpPK0hnS0w3RCtaTUZqMlJ1eUIrZWlM NHhJMDA4eCtqQ0VSblR2Mm56U1E4NFFNVEJPQkxmUTZsOXEzQU9JcHNVZ0I5SlR1MXRWdHRidlRE OVZabjk4ZFNVOE9XclFzV1ovVlI1UFJhamZaRlJaaE5sak5ocFpCNUNVZEZvRmQyYnA2Qmh4OU5k UTc5cFZEZWR0S0ozUi94d0ptVEVNc3hTNG9rbGtySURCay8wbVRhVWtieG9pOUxSOUpwNTFpRHVP a0JHWExwV3hJeWdsclFTUDlUUkFZZW84Wkd6YmhtM1dQRklFVVFJLzB4aXhvbHBmQW5TT2ZWdUtI d2hjUHIrdG9QMmt5U3FaelFrdTQrTFJmOWJLbkk1QktYdm9ySTdEVmd2c2VjSjIvYXRkenJ4T1da WmxvOVBLMm1lWTRzZm81YkhtYmFMVnBHVjhQQVJOWG1zeGVMWnBNd21ZdnIwNHpRU1dNbGpSSEpa Vncrb25BTGhBWVdoWFp4YldTNXg0UlNBRjBqMkJ2OFZKc1BkR3lKY24zakd2V081dDd3cXF2MzlR L2NDK1lxSmJ1Z0FnTUNZUDFackp0TnMrek5NU1BBTHFQWjhKUll2VnpXTGZudXlMU2F1NGpLZDJh Q0ZnOWNhSkVyNXFKNTVBR3FpN1BoclJveXowYnVmeGVvNVBoVFJDd0VuTzUrbG5ySkJGSUFmUWti OXRLamFaRm95a3RoUjJsODhjbFV2azJORlhSV1M2bjFXZ2NWM2hYUytHMDRFTTlkVkQ3S29MSlVQ MVYwZ2xHdFJsSVc4ZnBDN3N5UDJpdk5lWTQ0Yk9la05aOWZYb2RXUkN1ZHlRemkvanJCV1V6S3hG WUI0RjlyTFNzMDU0c3UyTUVVZ0RkTWNBSFpPOWN6WHI1M1RtZnZTT0xmTjZ1YnVhdWRsclgxOGp3 WWdTR3ZnZ3lWR3ZUZEZxc2VsbTE1ZWRraERadG0zSG1KUDl1Z0NIdEp4dkVnZXhNWGdPQklRMHpt MDdQd0NxczNyc3E1S3RKKzlDT1Y1Zk00QVFSb0dtZllMZkgzK1VVUU1kN2p4MGFYNzl3SENUZDlw Wk5XUHZWblZyRDBaYlArSDRRMkxYQTEvYUNoblBSSUwvTDl0QitmbXZib1BPNGpYWS9IdUhVZmdZ SUd6cS85VTN0UDJuS25UVnNzdUswakZXMXBoczJQYXRQSElGZGpqOWJnRFpaWEJhQkZFQXZpOXh4 MS9NNXczWkpzNmRWYy83ait6VmRhUVhTSnZza28xNitiTmZZeE5JTTg1MlAyck01Z29uOGRYNGI2 L0IzelhYNUY5QzF1WVMzNlZ2NllyTFI0OGtlZFZmSFA3bmVsOGEvVHczcXVSK0x4TXRvUDdVWHp1 eWJiYkNDRzh4dHlpTkVCZHZKT2MrL3I0cjFPbTRudTBsSUw2OU9zNEx5b0Vqd2xha2JoYitxMWpT S0hyM3p1L2VjMkF4WHhnaVlTVzhiNzdueUxBMzladHJ5NHZqMCtIdFc1ZGZrR1YyWGYxMy9NbUh0 V0tjL2w3bkdzanArczcweUtZRDJVQmxCMmpvdjJSRjBkekpkTUlEV1M1cVBqNTczQkZBdjVWcExH c1ZtaENuK09tUnd2VzVVOElJYm9zODR6NmVGS2VHMnJIYlRpT0VYeFRkMituTE40UExOUVQ0bCtZ THdiYmpoMjczN2N4RW5xSHZSUlBETTNUaisrNnFLVHdCR2NLRXphQy9qeitaT256RHllL1BpeHQr TFRscVBoZ2JjWGIzdzJaWXkwZWkxaFFDNjhINzBLcTJZNW41LzAwQlpYL1ppdHp5UVBaajhIcEh6 ZzBFL0cvUnJRZnBsc3g3TTN4RHhqd3Fhb25QK3AyZTkxL2QxVGhpQXBTOFV2VG9ZQ1llM2t2TWJX RFpHZkdad01pWW9WOExpeUFrSnpxbzFZVGJCOXR1TzRoczdRbzlKaXErOS9WNXdzOW10akJGUGlm ajlnMHlRQ0owUm5QRy9Od0xLMXVOR0pIV2RqWVA2TThUZjg5L3l2Mjl3d2g5bUVkeWE4enRtQjZ3 OVh4WmNuU2Z0SkpVZmpyQit3amVDQjNOREt4MUQ0K0hCR3BvWDNnNENYb2piNFpSY2pnVUJBek10 UmQwZTUzOFNNdW8wWVlmWHQ1cVBENUd4SnBuWnU4YnpvdDRRUGZzOGo5MVlDYmRsRGZ3RVJZTWh3 UTNmcUhZcDV5VmxrSFdON3dzT1RBdG9kKzMyTmRNbkJIOUZwUDlXME5PQ0RNem9VUkZleFhrNTRP OWtnVVg4TFNNVGhQQzJmTGtLZnpaNXZUYm9ReTk5MHpRRHZ5L2U5UGdZL0wxMGUzbWJwSG54M3pz WXVNL2hYWERhd3Ziek1odGN2akE0M1NIb0s0Tk1kdG9KMWlzaWZZcnVPZ09kOXF5dGN2elNRUFdW azluNUxoc2pmQkxZNzFXNUVoWkh0TFNFWHB2aWZCSHIrK1BLaEZHL3d3aGV5dEV5K2txY00wK05C ZVgzVmNZSXo0L0pLM01EWnk3N0RST0dDWTErRjhzdWFqSkVXTldmSWY3NjBmTC9UOEY0RmY1UmJD MUhzMnBDcGoyUGlackdMZGZTSDEvUzY3MGpvdGplWFB0YkxSZk9qYkVGaVN2OWswNUpBZlNrYjEr MzhUUnlCc282YzlHWGJOb2YvUWZYRmRjSWU1RWg5bUZEMVd4d2tvOUtXYjcwVW9lUWFORDMrY2Vm aU1RdkR6SndocmV5VS81MlVSb1AvRndQSHhwZlgzYnhNcmIwYTlDVlJ3anloUmRhdDZpMjFCRnVi eHVsSGhIRTRiRk4va01ETG8ycjYrMkMvbkNBcWVjRFpnUFpsMDZHRnd4YkJnUjJlUVQ3Tm05Wm5E RGlwSWM3UmNHN0JIbkpoamQzaFA5MndqWFBISEhBYzBQTDF1dWk4ejh2SStqM2VDMUw4MXRIZmk5 RFpZMEY4bEVwS3l5OTFQRk1FcHhNVk80WmlmcEd1eGZCbFIzaDh5ZWpOQ0VzdkptSjZFMGlRR2kw ZWROWHVheFcwQkM2dm1mcXFzajNESVczMU9GamxVVTdGY1pmTzExM2lML3haMVgrZUs1TEJFMTln V3RiMTIvRnhMeE4zMmVjOHFSM1BXM3VwV2ZhaVNPUUF1aUozOEJPODl2ekZBMHNMKytVRzBveVNO Sk9EZVgzMGkxdkV1b3M3YkFQbzEwMDRMWmw3YmkzdFAwSmtXRkp6U0RQcHhsRU5JcVdneUo3UmhE K3FnalFFTnduZkFOM2VDczUycGJ5WWpGNGZYelVlbXlRSlZoMmJKYXl2WGk5WEQ0dTBtSGtwWGE5 Q0M5ekJ1bGQ4bmY5SVNGcFNEQlZaMU42Y1RBWVd2TCttc2picHJNVWJFbXk1ZWxldVZidkJkbVd2 VHArOGIvNzZybDdRQ1RUUEhsdUlqaDNORC9LekJNMkRKalFlRTV2SG53ODgrSVJQRHBucWJpZGxK WkdXcEhZeDA1MlprREdDTDl6WThCblJ3Tm9Hc09iT3dLbFo4UDRZR3d3bnZERjFhVjlORGw5OUhr Tmswc2IyUHgrQ1k4bWh1ZFpDejNqRzhHVlZsSkI5YThmQWM4L3N3TEw4TFRDanBreVNTVXdlalpO VkkwVFVYU2hzK3hPWTFyT1M4WGZKSTRXbC9sQ3k5OWtHSC9qenlyOEYxNThRYWFWTVZqQzFGamNG bjE5bTdEbitKRFcxNlJ5ejAzSnkrMERnUlJBOTRIeS9xN0JwcTdWS3RFTVdOb2Vha1g3c3I5MkZQ VENDbTlsWitBd1lGdktNc0I2a2JSOENRWUdYc0txZ2M3bUVuWDQwdGhsUGk2dStPMUJYcGJLUi9C TUVQWFN1VWRFYUJYQ1craVUrWUdxaENVMmdtZVZkQ0hvaGVQemd1VjZGekk3RWZ3SnhTVnJGZjYz ak1JdEhwRTA2R3B0VDEzb1Erdklsc1B1eFk4TThDUUllTFlHc3RkSzloSXZrNHk2b2hjd0xkTXI2 OFFOdzE3Nk5ZdmVTUkIxL2pwaGdoTGJTZTFsYjhxczVGN0J3TzhudktOeWkrdy85N1dUM2ZLdVo4 eFk1UGR1TXRDQzVCbVFiM3hRMW5qQ0Y2ZWwvZDJvNE5tNVJmZ215c3BIY0VZUVpiWmp3ckdLRUdy U1dUU1RlTndxbUN5YW1CaWJDRzdLUnRHbHJ1VlBLYUQ5UXhYMXF3aTVRMlcya1c3OGhhVXhHbjQx VDVPQlhVNXc2MnNOaFllRTc2RUorUkNmVE44VEFwdGVKZ1hRVFJFOHJ2cTNqdWEwUDJKTE9rTS9Z QU1PalY1VW16djFiekNQYlM5QVNIVzlaUnhwWTU0ZmhRemFsbU1qZU9ab0lnaWhsbG5QRWdiKzBX UVVXeTR2akY4ZEtGY25lL25RYWc0SmZuVlp3bVROMzBhRk9yOFg5aEtsNVZpRnYvcUVHbjVMcStE WDFsa25EbmRhb0xhT1o0SncxVDRyYmJsbGNVSWJJWmNRV3BkMW56OHJFbjR4YUZ2T0pLcTl6c3Uy eE53a2hDRFU4bWQ3ZXJlNGhtdUhkelR1bncrMHhLUm9hR3dZcUxMVFpHUEVLdTBoek5JbStzMzZq V3NVVGJTTmw0UlFHazVwUGZMTys5b3F3N05ISUt1U3VrR0NXeEZhdXdYT0V5MGowNGlmUjJkV1hs YmhUOGcxMFM3MWR1bkRoMzFyZlkyZnJpTUhDQStOTGU2dmQ4SUJtcFNYM0RVQ2ZveTd2a2J5M3c4 Q2x2L3M0RzZ2Wm1iYnBwVzRIM2J2L0VmTFdqU25wZHcyZk0vYU9wdFpiRVp5bHFrQnFGemZBUDF2 STJLUUQrOEt4OWF0SGxpOVhMeXNyaWpZU2FBbHRSbWdrelZQZ2trUlBpVjZ1YXpLLzBWUllSbi9L SExtM0plNjMyZUo4YSsrZGtTMzdtaURMVi8zdE1FRTZMSmt1ZTZGdmZBc3JlUGJDbTIwM3ZnT0Nk M3JYcXVVOTd6VjF6SVJzK211NUcvaU16UDV0Tm1zeStMMmtjcmtJN3lqY0o1WmduK3ZNY3hRYUJ4 N2VZZElJNFNnVmEvOXdpaEljeGplbVNPRVdvcTN6SCtXMFBsbkRLcTFmK3NJNFd3NmU3L0wrakw0 VzBvdmFZVHFWU2VPcS9BdmZEZnhQUlAxYjRPdC9MWitHNWR0bHpiWlZOYlc5endZRDl2MGpJOEFB WVAwQ0xxUlhRZ0V2aWlvSGxRaU9xUE5zb3dsM0NQblAvYnlMU1BXWHp6cDFWMDN6U0RNL25LZGVv VFFWcWhtMnpsMGhCRkJwOFpnSFlHTjV1VVhsalN1NVU4enVLVEtQTnNndXFxR3o2NTBBKys4OG5u Z1d1RWJxTVBibVNPMDI4RFR2bWhoeWJTQmdOOXIyMUNEYklxakxleGhhNmY3YmFJaUlTQzhyVHFh Y20wdVRBbi9xMDRXU3AwaGY5bEpFWjgzVkhISDZaYWYvVzcxM2RGQ0pxVUVzbHBJYTV2Z3VhL1Q4 RUNIMHVJYUorcjJMQXZUSEpyQWxIS1c0NjJXRE5tTSt3MTdoa3Y1ZFh6amwyZDVVWjFOK0Z1bXQ1 T3NlT3dBQUJBQVNVUkJWRUt3aVA4Mjhvd2o5Vy9EaFA0WUJGQkh2clg5b3lBeEhyYnBHUjhCQWhz Sm9DUG8vMWk2NExnaU94emIvbGltTW1pMjZTVk9LQ0p3bEhqeDN6OENOZ21FZDNEblBEeWFzOUlR TDVpN1JzUkFIOTRGWnlDdEIxYWFuM1hPZlhSYzBxSmxjdnhkdjF6VWJ1MXQ4aTk4RGJnRzNoSXZQ b0YzMXdLb2E3Rm5aR2ZYQ29hdWIrZi9BNlBRSXB0UTk0WWQ3NDlHT2J2Wlc3dGtmQWtKYkdubFI3 R3R1NXMySEovWnhEZUo0dFVLNkRVL0crdHNSS25UZGgxbXdrRExTNHZtT2Y2VnVDQ3R1L3RWL3lZ aWVlN2NGLzB3QmhUU04zYWg3akZoZGw3NGlBTy8zN1RONXNVYk5ta2w2amRjd253YmhheWNDSzlD eTQ3eGFpY242L0pmWjhQb0t1M3RsV0dxVUtmYmlMYXU0Ri9YMzBiWVBmRGVhWGs1djlwNDJLWm5m QVFJcEFBNmdwc1lYVERicjVkOUl1bk1XZDQ4Q3l6NE4zVDhqaC8rZ21wN3k2SzFxZ1ZRRjdaYlhw K0ZhektJZXFIV2FYYlAxdkZGWVFKNVQvQXJkZkJ2ZDJTdW95bkNmeFh0SWMxMEQzL0xlZnNRUUdu RkNDSmU1QVNSMG44K1llWWJJMER6Uk1OKzl3Z1R4QjBjYnBuZDE0c3M2VGx2VUxuSW5qdjN4bEV6 QkRRbkVDeWFITTByWFNKQStHdC9EejFOL3lWWW4xV3hpY2J5OVZtazg0OG1oeERleWRwYVVzM0l5 L3VySTRGNWlnMWpWZ0VzTTVzd1JQSkNwNHp5aFVwOTk4Ynp2ckR5a1dSYUtTRkExODB4dWVtTkVY NUQ5U1RUSkhVZGs0bG54VVhxK2hHOTRPU2hrb2kvVFVrbHZzeDMvbWxkZjFuNWRmTTlLNFRpdWw1 dmRhTE8zMGZZdU9aWmJLL2w3RmZ2Z0RZOTR5TkFJQVhRRWR6RTZBTEJocll6Z25QSGZuS1ZnYXgz L0k3bFN2WlZjMllIRHZoaVVkMEVXc2gvVXllY2g4MlVXd0hTRVNpT2J6a3ZzdER6ZTNEb05jR0ts cTR0M09NUHExWDVFejZkTjRxL2E3WDhTNXdBYWtOUWlSZmZ5OHhBWGVLNzl0a1BQeXd1OHAxQjdT VEF5NEo1aE0xSmpzWHg0dlFpWXdNcFBhck1IU3dKbnRydjFBQW5IOHd6ZHhDd1NjaTFDbXVhd2FG cm1rRFExaEs4bUhZc3VpK0ZuNlZTRytMMFNkOUtlcGswZU1sclEwbmZ0ZSs1c3F5NnpldVlRTmcx dlUyZXUrSkZxRFRwcWZtYktObVFXS2NKK3cyYkNBa1g4cHUweTczRUYva21aNDZVTXQ2NnoyMVov TjJQT3Qxa1pWVWhGMy9qd3hEL211OWx3bXhVNjk4RzNHeVNIT0psSXVWYzVWWnpQRlQrc3VrZk5s RFI3OHY5SGNqTzVGTkdZSlhCOWpqN2w2MnFFYkNSd0dmVmFEd3RlenBXaU9EbFJWbVg2NFVOUHJR RnpvZ3o4UEhaazlyMTJTdC9pTFQvR1JkdFh4cVdrUXlNa1RWM0JMZFdFeUtUVUVrYlIwdkhQbTVv TUlXRlk2QjhSZWN2Vld6SVRKekEyU1RQOExjRDJsbVE3T2NXOFhmVTBCRC93dGVBMjJwYVM5N1FR RjN5dCswN0lzYW5BUW1WVEI4OFk2dGN3NHZqSVZHUUtZZE5JZkFub0prc1JmSk9uZnRna2xJdTRw NjVkeVhPTHk5aXB4Z1F0aHdMcEs5c0psc0JRdm1XbUE3WUZFZDQ5WHRoaWxGT1hDQkVyTEx6dWVW NTJiaStNR21nZVVYNnpvNGIrYndpWVl4dk56eWZmV2doeTU3U2JBQlIxL21RTkdUdHBPK3liZHRY UFJyNzlscVd3OXZmSXMydWUxMlhoUStUQlNzck5PZkdsYUZud0daRmt3Ky9ZWnJ3bW84dy9zWmU0 VUltYTArS2lKVUNtdWxGL0kyN3poREZYemlxYmRXeEM5YmZ3aFErUGZ0UDJtTzJ0ZmVMZ2c4UDhv N1k1YVJxYUdMOVIzSHRkQ05GSUFYUWNkeFlMM1VEc09ORmJDQnhwSVlkemF2MmpxYnJPNkt3NDBN SUNnVGFpQjZOSTFnU2FPb0dlVWw2OGRacHdnK05mNjJ3R2tremdqa3RIU0hCWUdwd3BibWtBYXNI UHk4UWVLclRveUgrbHFyWlRqNDFLclg4RGZLUmZPWk1DaGJ4UHlzVS80WnN6V2drSW51dmprQk1n K2hsNUJranNCQlUySWs2ZG9pR2xPLzVJZnpKZDlnMWJhZ2xTOC9UUHBkeld5SGRiNk1HakxEbG9I cGFYUzlqR3orWUVoRGNmRWZleTdjdVB4UW0xSnFvc0x0MHYyaFFsZFZYejZ6d1BvaXc2NW4zbVVv a2JPa1N1VzkrTzN3VE9iNDJGeklwa01aRVFWM1BzRW5jd3Zidm8xTnJYcU5uTzJreXdSeWpadVcz NXpsdVY0YzhCd1JIWnhnL0xTb3dFU0dRbWp5eHNZK2t1U01ZNGpOUHFBSTBvTTRrN2ZHM1VtQXlo TC9uN0RMOHEwdGRLbWpjcXl1MjlwKzB1b1J3RXpNckJ5WTJoR0ZIVVBreUhlRzVycit0TU9WQWo1 ZnhvNWVlYVNOQUlBWFFFZHpFcWd2T3MwUlYwc3BCZ2hGYXVjSWVDeEtBV28wRVllRnpPbTN3Y2pC b3RpK0FVdFFPV0lPcHdaWG1ra0JxTXdaTlZpMklsdkt0ajc5anF0YmhUeEFqN0JyY1czNURjY0lD UWFMTkh4cW8yM0s3aW51K0NDd0VGVm95MmxGbkwvSjkzY2hrUmo2aGlDQzJxM1lNOFNWd2VJSFcr Zlg1bnpSL3RMaGUvb1FBQW9abndSbTY2aEJFUGtKZ1RUSVpJdGlxeG56aTFBUTQ3VDVsTXNscmZ5 ODBqKzVMMnkrYVM4OUFtMTdpeGdpYk9nbWs3cVZKcGQrd1o2VWRoMHFkMnNmZmFsS2RWb2Z4TndZ Vi9zWWdremhmaUZxRmY4MXJuYkR4eDhTOXJ2TXpWWVNnVFV0TENLY1pwK0duUmFhUlZZeWQ4SzRF VU9PNWE5Ums0dFRUenRabE1uekNDS1FBZXFtYmw1WDJqQUJCcG4yNWFJSUJsZCtTVCtoNXdRd0pp WFY1QXpJTm1CZUdsdzZOYUozZmhnbkRsK0hQYnN4TGh3bEF5N01YcDRudHZZeUcrdHpqTWNVMEFr ZHQ0K1lsVDFNSkN4cEs5NWxnUXF2RGJJVkdtUmFJNEtuTVpjbG1OeTlvOVYzVE1yeHcwbjRRNkFu OGhKb1A3MXllbHBMQXQreElwVkxWZmJXNURoSFFQR01scitkckMvNjBxTDM4TnMzeitqMlJ5UHdK ZjVPb2lHN2RhYmRyRmNic1A0dUE1NW9tWVk2S2M5eWFGUXpDS2J2dUlvRENjeGRmWXhzYTAyam5q WU9sdmVtUERJRVVRRWQyUTQrNE81NjFUV2JQaE5DMmU3UWViWnE0RjhDZEkwREE2QW11a1hXRk03 ZzZZOVNtR3BxQUt3cFVDUVFhL0wzQVZoRnlWUzM4dldpV0NibktHM2h0UkJDdWlhYVcwRlNuWmZo dENIeEJCR0VkM3Btem5Pd2w2OWdvUytVRVRSaGFmaWZnTXlNNEsxajk2eTNuVnRuZElOTUVHWjYz bHdva1hRb0I0OFRpaXV2bHVzZTlHalQ1aEVRMjM2ditocG1YMEpZelV5TE05ZmlXTlBia3pybTlM SDhDWWVHMUxWK2JQZitGbi9IVFdPbGFiTmlaRGhrejJiaHF2NisrMGRhVzh2eGQyR1JxbDVNeDhL L0pDcFZ4c0U3TDhJZ1EyUGFQZlVUUVpGZTJqQUFCOHJLRENhMWo3MW0xYVdLb21ZUkVObGVXdGRp M0VrUldlZEZZZGlLRUdwU0hlRXZIbndCcWFYMWQvdmNPQnN1RVNDK0dkck5FVkp2WldMS0pJSS9I bUtsK3dlcW41VVNDZzUzSW5oZm5aZHBBSk04enlTNVl1SkNqcDd4OFMzd1ZuODJvVFhISzBuVGJx Q0tjdEQ0QzdzbjZ0V1l6WTBTdjNwQ3RwcktFVUw5aHdnOGJacE1TRXdoNWk4aEUxZUgrUThKdHFl czVzcnJpaEFYYXpWWDVFd1NOSzRYUHRueWJVMnRlekdVSWZ3UnFmU0lzMC9MQ2hWYXlIWE1KM3la ek5ZOXRoTFdCbHJubFpXVmk2TDYyWlROK2dnaTBEOWdKZG1GeVRaNXFoeTJidG4xbko5bW10WEgy V0FaWFg2ZXgzTzY4UkM4ZGd5OGJvN2E4dUtYeVZZNWxNVGc2cXNZTG8rYnZwYk9JdjZYK1ZmamIy S0k5TlZsQ3M1dTVUc3Z3MVFpWU5MVDJueDhaV2V4VmpYVmU2cStNZU8zc2ZJY3B6WThkeWdUSVJV SkxYYmVFQ1NOczVzUXQ4Uk04aEpNT2o4Q3lNY0s5TmlGNVFEVDE4NE9NRWN3enloZ3hKSkQ2elp2 Y1JwV0Z6bksvRFYvR0ZNZENlZFpzQkNyOGh5cmp6MlJrS0gvZGRBSmwrOXZ3N0pzTXU1YUoxMVhC MU1RNnZCbGNiSllpZE1LQU9RRmIrVjNzRXhnYXozNWRRNUxHaTRCQmVieTl5NTZOQllHaDU1UkdZ ZFUrMHI2eUtXTDNSTXZwWlVNemNiTmdZSUFONzRJanFCSm9MaVFPUkFpaU5YOHZtMlg4ZmFsbm1S YlVGMjE2YmFNeEdHaktwSlBoNGdWZlFDQnMvbFJFYUpJZGt0L1RUTkxvMEpLeWUyUHlRUE1jVlZa Mk5qWFpVYThDUGc3b0YwN2FMd0xHaUZiN3ZjcUtSMmtsZ1l0dzVSeGhLeWMyR2hJWW1XdlFESjcv RGt2eEdUTVB2L0ZsV3RCU0FYK2FSV01RRzJIOGJ4Q1p6bS90OGFlMS8vZVJ2eTNYL2piMHgya0FK c04rR3laZStsOWZ6d1lzYlhDUXZ0TlZUTGJyL0cyRkhkWFc4cUljZ0ZlYm52RVJJZUJITzZMdVpG ZEdpb0RaZTZzQlpTeGZadXVYNlRhQjBkRXpqT3dkRW0zQXEvbllTZTlNenpwdG5YRE5uN2JUZ0Yv WHR3dDdHWDhETUtHb3JpZHNHWm1mZEJFQldtaUNRVW0xZzFlWVp0TlN1M3ROKzdRTWQzVldJVXZ2 em8vMGJCSjJUR1oyOVpKZXBUMVRMbU9NYVB2UDdHYmRDVVhod1JTQVFFWTdTa040bzhob2Y4UE1M aTVyRG9PLzMvY2kvcDdieS9LUDVsNXdCTkJhUUJlMjdPMVlxQStPa3M3NHZHYjRyZE5HUi9wdE10 YTJQT3M0QWQ3MTZ6UmhHejF6SlFFU0k2WVVRRWQ4YzNmUnRRUHhwQ2swWU5hWHA5V2l2YXJUYkRU NWhraGdrN25La1VwUjlNelJqRmxPSTBTY0paei9hM2ZRdm5lays4SVVqVVh2aFJmWlhlZm9KaSt3 bWo5QnFlWGZWdllDZEVoNm0rN0ZCSk0yZmVyeEZrOTJkN1JOSmhlRVJNSW5jd3pMamc3azNnUXZw eGs0eHNtOXdPZWU4Yzg1bXVHbE93QUNaUk5ZZlduQ1ZUdEdPS1AySGxHSUJuS2Q5eDl0b0pXTnFE cDNucW4yZCtnb0xwdVBMT01UcnVhRmx3VHd0ekpURit2eHIvUFhDYmViN2NwWVpGbWVCdC9SYVpi Z1BjL3JqSjNydEtGWDFtU1FhVXliWjNXTDFyaE56L2lJRUZqbkJ6aWlibWRYVGd5QnIrdTAxd0RW YWpmWVd4bjhIUVM5cnVhQUVPcm9wdnBTZG9uV2NkZkQzNDdSZGZtL0tCaDVJWVkzZHkzL2VVWVY2 TmxCZWNrUmdLcGlrdzh5bC9EeXJJR3dzWVNwQXh0TmRybnlhRnU4Nk4zSFRXenNURmhNUnZCazkr bHpqaVlNNGtuN1I2QTNJWFNNVU5zU0c5RWNLK1M0bzE2ZHRud2RkNHBDclFVMWlXeVBKY0xmWk1S a1o1WGY5eUwrbHVGckhuWFpkY0tFNUhZM08yMjl6VmMrMEZGNEVacE4yRXlXUzlxdWZlTVlUV3g5 SFJnelA2clRNanhDQkZJQUhlRk5IVm1YUEtPK3VsTjN5d2FmbDlRSm5iQ1hReWQ1TU1tNWplM25M MmtnZWhWb1k5ZmxiemF2M1RVL2ZPcDRML3o3a1VpREY5N2NzWFAwNmNkNVFnWm1CRkFiU0FvVU5r L1FmcG1VMkd6aE02S1c0RXMrRXdndnZ4STNvYUFWOWJJdWFZdDh0cDQvSGdWOFl2RjI0ZnZhVTNq cERvQ0FlMGVnckMvTmp0UEhFT3EwT3V3M1pHeXAwNWFGbWRXdzg2M0xFWmJxT0h0d2NVTFZ1dnhO WUZyKzYyaFJYYmRIbm1udEtYbnM0QjF4aE80WWlleGNTeitNYSt5aG1aZEUxczdkUjNldXdCNTEw YjNyVk1ta1UwUmczUi9JS2ZZeDIzemFDQmdJcjM2NXZLMGZkcEN5UzNwYnlwV2h5M3pOeHFhVm1w TmpRT3A0SGQ0R2Y3dXphNTY5c0g3KzUwN0c1M2JTcHB6VTJyalJOdGQyYTE3dVhyZ0ZJeS9hK3F0 U2xnSWRRZlAwS0dCalVYZ0xIZHU0TzBVSkd0WlhoNS91Y0FnNCs3V2VmR2lKVlFvVEVPRWh1c3h2 dUo1RVdzWTJjZTN4TjdrYzJ0M2RLMS9Tck95VThDTCtwY3dxdnNtWjlwU3l0S28xTnBiL0gxc3l3 L2ZicUxHaEtTYkEwb3oyN0VTanlxV2R6WjV0WmJiNWFmL1pvakxDZUFxZ0k3eXBJK3FTbWJ2bHNy cEw3TzcrUzUwd0VMYXpjbDN0UWYxN01QalRuZzJ3bitFL2xEZVV2Zzcvd3NNTHppY3V0YWVrOFMw M2U3RUlKODFtclExZ3EwbnFZVlJqNmw1YmxxUnRKbHoyeXJkcHpEWk1FTnIwak84UEFWcHNOdC8x RlUwS0hMOVdwL1hDbDFsRklKd1ZYcDRWejAySnQvNWwrTmVDNGpMK05MOG02UHoyMm5XOC9XM1lu R1VUVkYzR3RlcDRIVFlPUHpvU2FDYkQyNXJ6d1EvYTE1b2hUV3pQZEtJdWsrR1JJRkMvRUVmU3Bl ekdTQkE1V0VIdEFBQU5hMGxFUVZRdzYvN1M2SXRqUXNJN2N3YW4rMFpvU0VDb0JVNGJCajR4eXE3 ajZxVit2Q3k1MWZXbGxUZzd3blg0cTF0cjNHZzZXdjZGZCt2YnhFU2pWNmZiZ2V2bFU2ZE5OV3pU aE0wVWRmL1ozTlp4V3A5eVZtZEpyMDB1SERjajNha0RxOTRYNVpNT2h3Q3Q5OFBqOHJYMjArK0tX UVI3N2NpNnd2a2Rsa1JuVy9ya1pJa3Y4d2xpOVRQa04xbHJFdFd2K1Z1cFdZZS9DU1ViVW54UWo3 OTBSRXV2N3liak50VzFncHd5eUhQZjJuOCtWRVpGNUlDNlg3THExU0MyemdUalpXWU42cTFEc0tG WnJldXdwemJlMVdrWkhpa0NIcnlSZGkyN2RjSUkwR280R05xQVY3cEJXMFhydDhqV3J0aGZsVHEr ZnVNTXV4SmY1QlBtQ0sybGpJT1pMZHVleDgrOGxyOGplRDcyTEdmNXY1YS9sOU9xZ2c1TjJ3czds N2hPSjIyS1NRUVJObjJsN3paU3RQZEtYaTBjMFBnVU96T1RIUnN3bFBGU2I3VkQwcE9PQ3dISEJq bkhzamJQc1R6K3hkSE1SVnJwK3JrZ1ZOMDZ5aS9USUVhUk0rZTNibk9SaVBISTduRzIzZUtGV3Y2 M2lveFYrUlBJeW5PSXYvNVpBUWtXRjV5eHhLWTZaVzFVY21RY3JhOXg4MExCaUJCcWF5SFBiNlBs NmZsWExvcWZPUlA5K2pkUWpuMXpITldRWUg5V2NjMS9OKytVWnlaVGZwZWQ3RXdhRXdJcGdJN3Bi aDZ1TDE3c3RGRHM2R2dKSElja3JXNlJaODJ1NDNlTFJHVUlEY2dNWFYyRHRFMGdCamtiYjJnWW8r aVo4MkloZkxJTk9rdFk4WjlOUk93bkhmTmhrQjJxNXRvT0xDLzVOckM4dUVRVytQai9ST1Rqcng4 UjdEcTQvR1NWdzhoL0ZmNmxpaGVHWlNrdmhwTEdaeisxcUYvS1RJRThSNFNKMGxmTDc2MFFBa1BQ VVNsRFVDZ3ZVNXAyV2pTVGduejVGWVMyNi91Tkk3OEZ3bzdmZW4zUFhNMjVyWlpsalJGK2s4cTd0 NTV4WTRhNm54UUZtZUhRY05jVFJtbE9PMWozSEZZckxINWJ6dXB0eDZ5NDFOd1IraHpyVlJLY21M R0twazRidDgyZmZhYmZmbWtMMzdGU3ZRa3AvRnFjMnhVa1pnVGx0NENYNDhUSzVKaWdUOGkzY1du WnhrOTFWeVgzdDlXNkd0K2UybVdRaWFORWdGQXd5bzVscC9hS0FNR1MwUGJUY2RWbkJEbVN4cUFW d2Jtam9XTG9ib0Q1MlVoRmRpVTdJUHlaRVg5cEVMc3RBMmtaTUdrQkNBVzBHczZwaXlJck8zVnB1 UWdXWnRVT3JyZHNUU05xOFBNeTg3Snp0cWVOSjZXOWhKVGJ4MVdXQ1NJdC8wZEVuUnNIdGZ3SnA0 NFVxZm5UYkt4clpBOGJaNS9HSmViT3AvRWNvajlQbUdpZ1BhYnJXUU00ZU1iY1g5bWVNZVljQkJm UHBmUjdSVWE5Y1NtaTZiYUVnSytPK1kwWUl4d3R4ZzdSUGFqWlcxWitjaVE4TElqUXh2YjU1eUxz ZnFwRGNMSmh4dVMwMVBVN0pJeXhGVjlYK0NUd0lMOU5weHA0Rml4bDAzUVMzR2dVQ2NwKzE5cGxM SW5tekN6enU5Nnlad1Z2VlBNM0hyVDhqVXN0ZjJlVjFrS2g2eGF5UEs3ZkpWNzhubDE2ei83VFpL elU0WnVNd1ZvWVhUditzVjgxdG1oWFJHZFdvOVlkczlRYkl1T2tmdGY1RHA4M3p0VnBHUjR4QWlt QWp2am03cmxyQm1rRHJVRWE5UzVQQ0VXV2pwUTFBQ21MNmhlS3c4SXRLWGxwMldsOG1VSEpZZkhz QWcyY0JtdlhvN1dnT1NHSStNNHhMYVR2Tkd1VDloSkM3UFQwZFJMeFJZUS9yU3oreXVIUGZxbmxU L2d0L0wyNGFOc1dtUkhnMVpJNGpWNHJnRXJ2YVQya1Q0bit0T29zalArd2l0ZEJaZ3lPbmFITmtV NlFRWVFFeis5bG5qTjhrcFlqNFBkOWt5am1kK0wzWG0vbWllUXpKODF2UlJsa3VkdHhXY3JYZG94 K3oxWksyRlFUNkN3ckw1c3dubDJnK1dleVMzajF6TWlpcmZUaEIrT0NaOGpFMGUvWjcxb2JsR0Uz K2tVUllCWVQza0publBPWlM4K1hndmdiRDFyK3hxV2EveGRHWWIvMzhMcU9JS2dPSE9vQ01LNjF1 TUtFMVZKR08rcVZucExPMXlhVGZXRjhtQmY1dmJnZk1CS1h0eTFxQldOOEtUR0s1bFU4YWVRSXBB QTY4aHU4cCs2WnFkODVyc1VXYVlqc1ZDMTVYaXpJU3dheHR6UlFDOU5BMEVRUkVnaUhlQWZydFJ5 aGtJQnBLY2tYUUw0emFrc3pZQ01EckFIZkN5K3lacTZsRFRlTXlDckNwNEdhSnRmeE93WlMxMWlG ditOaUxpTjhSclBPbkpjSHJlNVo1UHdmSEMxcG5rY242ZG1keTg0TndYalIwaWdCdzlleVRHNWdS OENoamZHc1RSSzhQWFdhUUdjeVdjYUFubTlTVjlMZEcrTUJLbUVDblFrY29aT0cwREZwdEo2dFJt K1ZMdmtOc3hFMzZieCtWSEFDQWdISStJQ01FWjRuWmphUlBaT25MY2FTUmMrWHNvaWdTdGpVUnBO RTlvNTQ0STE2L0FsN1BwNndUTGcxSmhwdlBjTmZIeGRqWnhyZWpDYVRYMGpjUmp2WFpmWmpzalVr Mk5wTTVheGNiVENXRVZiVmc3MFZyV1hhM25MTlZYd21GcFFEZFZuakdvRzNUanVTY0RaalZ3aWtB TG9yWktmRjE0emMxNGNNdWtORXExbnlhQ3lRcFU5a29MTThKMHhBdzY4MmdsOFZUZlhZZEJtUXZa alVNM0JhN2ljb3N2UHk5UStheXlMd0VrVHQ4dFNHWlZvVStiUVlsdCtLdHN6QWJabXd4OThMY3gz KzJydUlZT1B3ODdvTXpkMDZ1L0hydW1NSjA1cllNWXpjbzJYOThwd1FSRDJETkVsREwrVmxmREov ZFFSOERNREd3aklHOUh4YXpaTHUzaGdQVUFrVGpBaU5mdHZ0QnNGVlcwS2pTYWd5eWZYYlZjL1NQ bk1nd3B6ZkVzSE9HT0UzVGZOcVNWcWV0aXk3TGswaVFkWFhrQWlLaGI4bDdsdEdoQTFyNFUrWXh0 K1h6ZkJudSt4WmptSkxuWEhOcElsSlE1azBtNGdTT3V2S1RCWmM5KzZScVAyTHhsWFgxZ2JDTXFH Y2FRdnNDMDdCWWl2T09Od0tvQVR2VlFUN3JUUWdtUndIQWltQUhzZDl5RlpzQndHRHIrV3luZ2JC SUNyZFlPMm9uU0x3c2tYekFscWxCZXZ5OThKY2gvK3lObmg1MElMU1R0Umx2U2pxK0ZiRHlTd1JH QkVDZHEwVHFzb0VzdTRhQVl3UVJMQXpScGk0V3A2MzBpR3ZManNVdHFHSG9HZXNhY3NRWGwyMzhD ZE00Mjl6NWFyOFc1N2laWmU2RXh6RVczTGRkZmdUbk5VeFpyYThObzNiVUViQXJma1lJeDBuVmFk bGVBSUlwQUE2Z1p1Y1hSd1ZBbDVlZHQ3WG5hSkpvVm1wMHpLY0NDUUM0MGZBWmluTDVwYjFYM1lD M1RWTzJUeFpOL1c3SWtJeEVGNjZCb0ZSUjFNQUhmWHR6YzZORUFFYUhFYzYxVnBRZG1wc0gwZlkz ZXhTSXBBSUxFQ0EzVG96SDFyWFZWZHlGckRiZVJaVGcvb2l0Si9NQk9xMERFOEVnUlJBSjNLanM1 dWpRc0NSVkswdHFCTUZuTmszcW83T3NqZUpRQ0l3aElETlBBK01UTnBQTnF5V3ppTjZ0TTZSZDQ2 NHF4dG9VMWRxUDJ0RUpoUk9BWFJDTnp1N09ob0U3UHAxd0w2ZG82VlRkdXhhM2lyeDlCT0JSR0M4 Q0JBK3Z5ZTZaemU5alhTbnNJUGM1czFvOHR6WjhPU2tnSGxDQm80TGdWMjNKZ1hRWFNPYy9CT0Iz U0RBRnZRdURXczdiZTB3YlpJem1nZ2tBaU5Ed08vY2lSeU9rU0xZSGJ2MjgxcUJmNnY5ZERTZlRW bVJsVzZLQ0tRQU9zVzdubjBlQ3dLK0hQSmpWV2Q4MnM0UlZGVlNCaStQUU5aTUJJNFdBUnVPcm9y V3JYb29maFE5bUNObkVKTHJCanc0SWs0YUNDL2RWQkh3WUV5MTc5bnZST0RVRVhCK3BiTVY2dzFK emdWMW1QK3A5eTNibndna0FzTUlXQUZ4c0h6dnVLZmhXb2ZKY2FicTdhcEwyM2prSEZaSFBWWEpH WndhQWdzRjBLbUJrZjFOQkU0UWdWZEZteDJrYnlOQ0JHZDJ4UHZTenp1S0pDVUNpY0JvRVRqMlpY ZkF2MHY4YzZCL2VHZk9PTVYweU5tcVp3bjViN29JcEFBNjNYdWZQUjhIQWpZaytRS1FRNjFMajV5 elIrdFE0dW1mSGdMWjRrUmdEQWhZa2FtMW43NFFaYndhUTkreUR4c2lrQUxvaGdCbTlVVGdDQkN3 REhlZmFFZTlLLzZSRWM5ZDhRRkN1a1FnRVRnSUFqNTdiR05rdWJpelNrMlVjK205SURKeC8zZ0Yw SW5mbU94K0lyQW1BbjhXNVc4V1ZPeEJiVWk2ZGNSektUNUFTSmNJSkFKN1JlQmQ0Mm8yR29WMzVv eEwzeElodHF2aHBVc0Vack1VUVBNcFNBVEdnNER2U3RzWlgzcGtLZDVuK2tvOC9VUmdKUVN5VUNL d0FRSnZGM1h2RUZTYkFkMDE0b1RROE5JbEFsY2prQUxvMVRqay8wUmdEQWo4WFhUaVRrRVBDU3JP RXBoRDZrczgvVVFnRVVnRWRvbUFUNFBlcjdyQUxTUDg2S0IvQ0VxWENNd1JTQUYwRGtVZHlIQWlj TElJdkRsYWJwZXBNd0lqZUxZcm51M1ZKNHNrSlFLSlFDS3dRd1N1Rzd6Wm40ZDM1cHpROFpnSS9X MVF1a1RnQWdJcGdGNkFJeU9Kd0NnUWVIMzA0dTVCRHdyaTJJTTZtdWthSWttSndGRWprSTA3VlFU ZUt4cHV6SEVVWEFSblJmaDhrMGhTSXRBaWtBSm9pMGpHRTRGeElQRGE2TVk5Z3J3UXdwczVDdVY3 SS9BK1Fla1NnVVFnRWRnbUFoOFl6QjRhZEwwZ2p2RDV1QWo0V0VaNDZSS0JLeEZJQWZSS1RBNmRr dGRQQkxhRndHdUNFU0cwTE1mYmxPUWNQanRVSXl0ZElwQUlKQUliSS9CdXdZSFp6NDNDNTZ5Mk1Q dXhFaU9lbEFoMEVVZ0J0QXRMSmlZQ28wR0FFSHEzNkkxelFta2tYaGZoVS9pQ1NqUXpYU0t3YndU eWVwZEE0SjJpRHZNZUc0MU1jQjhWY1djVGg1Y3VFUmhHSUFYUVlXd3lKeEVZQ3dJMEVRVFFtMGVI N2h0a3QzeDQ2UktCUkNBUjJCZ0J3dVlkZzhzdGd1eCtmMlA0NlJLQnBRaWtBTG9Vb21rVnlONk9G b0czUk05UWJnZ0lJTklsQW9uQTFoQjRhM0JpYzI2bk80cG91a1JnT1FJcGdDN0hLRXNrQW9sQUlw QUlKQUs3UmlENUp3S1RRaUFGMEVuZDd1eHNJcEFJSkFLSlFDS1FDQ1FDaDBjZ0JkREQzNE5zUVVF Zy9VUWdFVWdFRW9GRUlCR1lCQUlwZ0U3aU5tY25FNEZFSUJGSUJCS0JZUVF5SnhIWU53SXBnTzRi OGJ4ZUlwQUlKQUtKUUNLUUNDUUNFMGNnQmRDSlB3RFovWUpBK29sQUlwQUlKQUtKUUNLd0x3UlNB TjBYMG5tZFJDQVJTQVFTZ1VRZ0ViZ1NnVXlaSkFJcGdFN3l0bWVuRTRGRUlCRklCQktCUkNBUk9C d0NLWUFlRHZ1OGNpSlFFRWcvRVVnRUVvRkVJQkdZRkFML0h3QUEvLzg2NnZObEFBQUFCa2xFUVZR REFJMnRMNG4raWNoU0FBQUFBRWxGVGtTdVFtQ0MiPjwvaW1hZ2U+PC9nPjwvZz48L2c+PC9nPjxn PjxnPjxyZWN0IHg9IjMyMSIgeT0iMzMxIiB3aWR0aD0iMTcwIiBoZWlnaHQ9IjcwIiBzdHJva2U9 IiM4MkIzNjYiIHN0cm9rZS13aWR0aD0iMS41IiBmaWxsPSIjRDVFOEQ0Ii8+PC9nPjxnPjxnPjxn PjxpbWFnZSB4PSIzMjIiIHk9IjM1MyIgd2lkdGg9IjE2OCIgaGVpZ2h0PSIzMC4yNSIgeGxpbms6 aHJlZj0iZGF0YTppbWFnZS9wbmc7YmFzZTY0LGlWQk9SdzBLR2dvQUFBQU5TVWhFVWdBQUFxQUFB QUI1Q0FZQUFBRG1rcE1MQUFBUUFFbEVRVlI0QWV6ZENadzhUVmtmOERIeGlocndBalhlbXNRTEZj TVY0d2tCRkVWUnZCRlFESWVJNElHUlMwNFJSTlFveWd0ZW9LZ1JSUkZRaUlnYVBFbThFSzk0SWpH Sm9rUU9VWW1SYUo3di9yZUcydHJxbVo3ZG1kM3Q3bWMrVlZOblAxMzFxKzZxcDU1NnF2b2ZyZktY Q0NRQ2MwZmduYU9DdnhUMkg4SytKT3liaDAyVENDUUNpY0ErRUhpSElQTHNzUHFYSjRWN3M3QnBF b0d0Q0NRRHVoV2l6SkFJVEJxQmQ0M1MvMkRZbTRiOW4yRy9OdXovQ1p2bTBoSElBaVFDczBEZ3o2 TVcraGo5eStlSC84NWhieEUyVFNLd0VZRmtRRGZDazRtSndLUVJlTGNvL1ErRS9kZGhtUWZHMy9l R1RaTUlKQUtKd0w0UUlQbDhaaEI3VnRqL0ZmWitZZThVTnBuUUFDSE5NQUtYeW9BT0Z5dFRFb0ZF NEp3SXZFdGMvLzFoQy9ONWwvQUwvMzI0YVJLQlJDQVIyQ2NDZngzRUhocldVbnc0cThLRTVuSThO TkoyRVVnR3RBdExSaVlDazBiZ25hTDBsc1FLODNsZGhBME1ydzgzVFNJQWdiU0p3TDRSZUhVUWZF ellKNGRsTUtFbXZqY1FTSnNJdEFna0E5b2lrdUZFWU5vSXZIMFUzMUpZV2Y3NnhRZy9PT3hydzZa SkJCS0JST0NRQ0ZpQ2YyVGNnQnZPNnI3eDkvQ3dieDAyVFNKd0FvSGxNcUFuWU1oQUlqQUxCSzRY dGRENTN6eGN4cWFBdTRibk5XSFRKQUtKUUNKd0VRaThQRzd5T1dIMVArR3M3aE4vSktOdkVXNmFS R0NOUURLZ2F5alNrd2hNR29FM2pkTGZNZXdYaEMzbUFlSDUzYkJwRW9FcmhVQVdadllJL0ZUVTBF cE1PRWZtM3ZGUEpTaDVqZ0FpelRVRThtRzRoa1ArSndKVFIwRG4vdFNxRXI4Y2ZqdFR3MG1UQ0NR Q2ljQ0ZJbUJuL0lQaWptVXBQcnlyNzF5dFZ2cXBjTklrQXF0Vk1xQ1g4aFRrVFJPQnZTTGdJT2pI TlJUdkZlRTg3ek5BU0pNSUpBS1hnc0JmeFYyL0tHeFppbmNtOFdkRytPM0Nwa2tFa2dITlp5QVJt RGdDYnhubHYzdllXckx3aEFqL2F0ZzBpVUFpMENLUTRZdEV3Q3FNRXpqS1BXMUt1a01FcUF5Rmsy YkpDS1FFZE1tdG4zV2ZBd0xPMlh0MFZSRkxYZytwd3VsTkJCS0JST0N5RUxBVTczeFEvVklwd3lQ Q1V6WktoamZOVWhGSUJuUjVMWjgxbmc4Q040eXFQRFpzYmI0MEFwYSt3a21UQ0NRQ2ljQ2xJL0Nx S01FUGhTM0dVdnluUitCdHdxWlpNQUxKZ0M2NDhiUHFrMGJnVGFMMEpBbjEwdnVUSXU0NVlkTWtB b25BbFVSZ3NZV3lLdU5NNGdLQXBYZzc0OStvUktTN1BBU1NBVjFlbTJlTjU0SEFPMFkxZE9EaHJN M1R3cGNiandLRU5JbEFJbkNsRUxBcTh3MU5pVzRmWVJzb3cwbXpSQVNTQVYxaXExOWluZlBXZTBI QWdjNFBiQ2o5U1lSZkhEWk5JcEFJSkFKWEVZRWZpVUxWdXFBZkd1RjdoTFdhRTA2YXBTR1FET2pT V2p6ck93Y0U2SDdXQjg2cjA5ZkgzOStHVFpNSUpBS0pRQStCeTQ0akJhMTFRWlVIQTNvVG5yVExR eUFaME9XMWVkWjQyZ2c0ZHVuTG1pcVFLank1aWN0Z0lwQUlKQUpYRFlHSFJZSEt1YURoWGRtUWRK dnc1TEZNQWNMU1RES2dTMnZ4YWRaM1A4L3BOT3ZlbHZyR0VYR2ZzTFVoVmZqck9pTDlweEI0NDFN eEdURmxCUDd4bEF1LzRMSy9KdXBlZjZJemdpdFMwQS9oU2Jzc0JISmdYMVo3VDZtMkJoaEx6YVI5 bnhZRi84Q3dTemR2SGdEY0tXeHRTQk1lV1Vlay93UUNieHVoKzRmOWtyQTV5QVVJRXplbFBSMDNs dTA1b2Nhc2l2cGQ0ZjhmWVlzaEJiMXRCUFQ1NGFSWkNnTEpnQzZscGFkWHo1dEdrWDhwN09QRFBq MnNEbXJweXpTa242M3VKOFYrNSt3RlJHa2FCREFyOFBuYWlQK2FzQThJKzAvRHBwa21BbThmeGY2 MXNIVjd2bFdFMDB3TGdWK1A0clpmYXJ0bnhPbmZ3a216RkFTU0FWMUtTMCtybnY4a2lrdnErVzdo RnZNcDRabndtWEZSK3ZNWmRiOXJoOFIzUjV5dmpZU1Rwa0lBWGlZdC82YUtzK3MycFN3VklCUHlh cmV2aVBLU2xvVnpaTFJuam1GSFVFenE3LzlHYWI4L2JHM2VKUUxlMTNEU0xBV0JmSG1YMHRMVHFx Zm5Vb2RVbDlvWmNrdmU1VTJhMXk0NTJuejBtelZJNlY4amdHRzV4VHAwelVOWE5zOUp2WWJGMVA2 MVp6dlI4cDN4SmZjSlUydkR1cnpQandEMW9YRFd4cXJYOWRhaGZYcVMxcFZFd0VCL0pRdVdoVm8w QW44VHRmL0JzRDkvYkQ4ejNCOE51MlJ6bzZoOC9kV2pDSzZlSFgrdkRadm1OQUt2ajZqSGhQMkZz SDhjOWorRXBTdWJER2dBTVVGRGF2WTlVZTdTbmlha0Q0OXdNcUFCd2dTTnpVaS8wcFQ3amhGT1hm OEFZU2ttR2RDbHRQUzA2a25TUWJyeGNWSHMyNFhGakdKS3c3dElZL01SbFlTMjhqL2RSZ3lFbHhy OWlxajR4NFExcURtNDM2QVh3VFFUUlFERFV0cVRQdTlmVHJRZVdlelY2djhGQ0FRTTRad3d0NG9R YVhjNGFlYU9RREtnYzIvaDZkYnY3NlBvQmhnU1BwMVZCQmRycmg4MS84U3d0YkY4WlJtcmprdi9h UVFjZnUwNUlrRTduWm94VTBNZzIzTnFMVFpjM3FkMmtqNG80dlIzNGN6RlpEMkdFRWdHZEFpWmpF OEVyZzRDN3g5RnFUZGZSSEQxOHZqRG5JZHo1UTBKTHQwdUc0UGVPa3I3am1HRmJUWUxiNXBFSUJG WUlBTDZMM3JzZGRVL05RSWZFRGJOQWhCSUJuUUJqWnhWbkRRQ21EY25BTFNWb0F0SFN0ekdYNFd3 TXI5REZPU2p3bDRYMWxGYXBMVXZEZjl2aExXVUtreW43NkVSL3F5d2J4YzIrNk1BSVUwaXNCQUU2 Ty8rWXFldUh4MXh1UXdmSU16ZFpJYy85eGFlVnYxOFpyTHM5aVloeStkenRYSnU1UjA2elloNTYw UmZhcFMydzNRNnA1R0U5b1ZSbW51SC9jS3dObEM5UjdoT04vaG40UXJiZFBDbzhQL0hzTTUzZkZD NEdOZHd6bXd3djI4VFZ6c3prclQxVGNPZjVob0NieEhPeDRaOThDWGJ1OFg5eHk2emx2WjBBb1Jy M2lTdVRUTWZCSnp4M05hRzdyOStyNDNQOE80SVhPa3Jjb0MvMHMyem1NS1o3V0pHZmp4cS9CZGhI Vkw4dkhCOXZjYWdHZDdGbXZlTG1tUGF3bGtieTFhL3N3NWR2b2YwMGhtbEw0bWlZRHJiVDRYK1Nj VDdxTUNUd3JWejMzRkk0VDFoMVBIUkVmUExZZThTMW1Ra25KMk1jand0cm5obFdCdVFsT2UrNGFk WEZzN2l6ZDhGQWpEK3FuQXYwejRsN24rRHNOdU1TVVJwVDMyQ0E4eS9LQzZ5cVN5Y05ETkE0Q2Vp RHZUWncxa2JrMVA5M2pvaVBmTkVJQm5RZWJicmxHcmxHYnhaRkJoVDR0QndycyswZlZqRWthVGRQ bHk2ZytFc3pxaTM1ZW0yNHMrSmlLdnc3WGRNSW9ubmM2TThQcStIaVF6dmtUR29YQmMraDRXVFhu MUUrREdESmhwM0R2Ky9DbXNuYzdzRWh3WW15Ykk5U1daa0cyVXdOSEJ4V3NBejRvci9FdmJkVnF1 VloraHp3NS82cHF2VkRRT0htNFM5Yk9QOTNuWWlnYkkrS3dyYXRxZm5nZ1QxelNJdHpmUVIwSSta b0xZMXVXVWJrZUg1SVdEd24xK3Rza1pUUWdCejhxSW9zRUVKVS9JWjRjZTRoSE5rU0R6ZThzaTN2 RCtmR1lSUFczTm5YRjYyL3FlbGNwKzNKUEdzRDN6SGVINXpGSmpVa1NRVUkvam5FYWJ2NVRRRDVY WVc1NHNqenZXM0R0ZlNlemhyNHd0WWx1NHhvbU9ZVUV1em1CVVRHSnNZUGpzb2ZYSFlZa2pTMzdj RUZ1ekMvVTVSZjE4VUlvMW1ueHpoZGhJUVVXdERJbDN5Y2IyYjlIYlJZSVZaYWV6WHhaWG9lUTdD MnpWV1BDeXRkeE1qa3VyRUQ0ZHJFa3IvV1h2ZVA4TEZhTStVa0JVMHB1M3FGenhqYlMwY1NyL3BH V256Wi9nS0lyQ3RTTW1BYmtNbzB3K0pnT1YxQTZKN1lEUXhKWmlVZHhKeGJERVZHSXpqNEtJY2pI Zk4zSlhLa3dJVi8wVzdCZ1hTVEF6ZkZ6UTN0N3hPd2tiUythb21iU2hvSit6akl2SEx3N1lHZllm SmUwN2F0QkxHekR3aUFwNFRoODBybDZYbWlEcGhjbWZ0YWtXOTVmc0NGY3Z2c0MzMk95T3VaekNS OUkvbE15SGdtbFNZR0tEQkNyUFNXRkx0and4aUh4eVdGQXN6R3Q0VHhtUlRXVTVFSGdmZU9OeGVl NXE0Uk5MYVlGTFhnZlJNR29HZjY1VGVTUm42djA1U1JzMEZnV1JBNTlLUzA2eUg0NFcrTklxT2NT aGZPckswNWlENmlENHlCc0dsSGtML1BrY0luUDU3M2Vtb0M0a2hqU1NSK3BtNEd6MnRjTmJHMTZw TUprZzcxNUVqUGRyYlVua3JDWFc1RFFtVzdmbDcxbVlGWmNMVStES09DWXg4eXNNdDlnWEZjM0h1 Sk81a0RCalNxZnlScU1HZmhkM0Z3SjlVaXg0dTZiaUQ0K24vMWpTY2d0QXlsQ1ZkZTM1eUJMVG53 OEl0K2RyMi9PMUlTek1QQlA2d1V3MnFPMFA5WHlkN1JrMFJBWjNQRk11ZFpaNCtBaGhOUzJ0cThy UHhWNlJXbHB4SlF5UHF5Q3o1SzBqVUVZNUFxUDVzUUxvTUJ0UU9kNGZoOTNiZjArazhienRoUXA4 WTlXd2xacGJqSHh2eGRBTERPV1VzeFRvamxlNHdhYW9NTnEvY25PZllZbVl1QTdQajIxOXBoNVNK Nmt1dmtKWkdNWlM5dExGeHI0Nk1yY1NlYmpOMWdFZzZaVzRiTWRyYzgrVFErUWl1cUh2VWs1QnNU NmpNeC81K1ZJV2dJWndUaG43NWlZZ016QXVCZ3pLZzg0SXFhN05uQkN5MWthSlJRUCtwaXZhblYz N2U3NDAvRXBWd0ZtVnNtckdjM1ZZYVhrT0RkNXQzWDJGbCtZUWcxbHVxdFdQZHBwL3pNaXBCZm9X QnhFankxOWJHSkpKUWpFc2Q3eGtxbTdRYzVWVFMzajA4bHVURE9USm9vbjBVeUw4VENOQ043YWw1 eVBTZi9PM0IvbGpRcUJrTURHUkVuVEtPV0NydFJpMmpaRERCWUVzWWM1cnRXZENZdnFzL2E5OXR0 ZkpjZXNmNTA4NFFnV1JBWjlpb0U2bVMzWSszaWJMZU9HenBmQnlqWTlkclJCMFpnOVlmSFBtVzk0 ZnBjMTVtVzNQTG1mdGc5bHE2UTJGTUFTYXZ4M3hhY3NkODd2TXpsNWJLYlZ4cXkzT3ZpS0FDRU03 YTJJejFrQWlSbUlWelpKejdTU0o3RkRqK0k0RWpZVDBPTHNJWlc4bC9PWkNScE4wN09wQzhVelFH dzNOYkxqS0pLdjdhdFFwaVk1TUpSMmxUT3NkbHBhVGt0WG10K05PZFBnS2VEOUwydGliMFFQV0Ri WHlHWjRKQU1xQXphY2lKVnNNU20vTWFMZE9wUWptb25KOGw2U2hwd2t1eU9sNERjVnRuVEZjYmQ4 Z3dpZlIzZEc1Z3d4RzdiK24wYjhXOWV2MFNhVGw5d2tnK1lVakNTTlFLZzROaHFYZkFTNk9QZU9L aURCd2hRTHBVSkk1SEVkV2ZJNjMycFh1dFBVMWtDdm1mTEo2T3F6MHh2MFB0K2ZWeHpkZ05icEUx elFRUU1Ea3N1cjUxY1UzQXZjOTFYUHBuaElDT1lVYlZxYXFTM3FraDBKTmMyV1U3dFhyc3E3enZQ VURvNXdmaUR4R05BYmJEdVVmN25oRzVMd1lsU0swTmFXcFBHaUtEM2ZkRldpN2NzNDUvcXVOdGND TmhxZVBTZncwQnB3c002WDk2enZZMTJTR3hyMms1dWVCYUNiYi8rM0pUbmN1RVl0K1RucHArK2k4 SGdkNnFCN1dMZjM0NXhjbTdYZ1FDeVlCZUJNcDVqekVJa1BqVmtpc2RVajFvamFFeHB6d2ZQbENa bng2STMzZTA1VzY2azNhanRyVHBmWjVsdDN0TFp5aU15ZWlsWVpZd1RiMDBjU1l4N1dhVlowcEky MFZnay81bnJaZmR2WGhUWkpORytta3lJNXBhelYveWpMQ2tYM2JFbDZ5dTlVeVdjTHJ6UWVCbEEx VVptb2dQWk0vb0tTR1FET2lVV212ZVpXMlBndm1CcUc1WmZqY1EyUW5yWVBhSW5yM3hYcFlCdTYw c1BiazJidDloRWlyblA5WTd5Y3M5L210NEhNOFR6c0hNZngrZy9NNFI3L1NFY0xxR1ByRkR5a3Np WnFYb0c4TFU4K09ZbjVLK2ROZWtyNGNCUnMreWFDK3RqYU9uUjVmYmptWHZhWnN1REh0U1VQNlh4 NS9uSzV5dHhsbWlWRUJLUmlvNXBUM1J5UFlzeUV6ZmZlbEFGV3dvSEVqSzZLa2pvR09ZZWgydVlQ bXpTRHNpY0wzSTMwbzZ5bkUvQmpYSC8zeFQ1TGxSMkNVWVRKYUJ2YTByeHVBaUdGQWZBbmhVZS9Q anNIYlk5aG5GNDZ4N2R6QkZwR2xEaE51eklqRXNCUy9TVTdxc0dHdEhEdzNSV0VxOHZyOTN6SmY2 TzVOM2pJUWJBK2hRK2grUGk1emo2cWl1OEo0eW1QNHlvVEtCR2Z2OHRPMXBVbG9ZMmRLZStvWlRO OHlJeVNHQUFkVy90UVcvL2NGYUNBQUFFQUJKUkVGVVdVVFFWUTRuemR3UTBBbk5yVTVabitraDhG NVJaQWZTaDNOa01BNWxvd0dtdytCbWQvelEwdXpSUlRQNnM1U01DV3lyUlBwVEdLbzJiVjloVWpF SHd0Ty9hbWthSUo3YlJoNGczTHUzMjRnbitlSnZyYVY1RzVWS3ZHZmxKU1VRcnAzVXBHa1lvWDN0 N2c2eWt6VldGSHp1c0ZjQlg2YnBiUXBwODhwRFNpa2VZemkwdEM1ZjBkMzFQbzk1aGpHM1BxdUtO cXM5ZjUzbjJKYjJSTzg0NnRoSlo0b0lES2xiZWE3MGgxT3NVNVo1Q3dMSmdHNEJhSUxKQm1LN0Iy OFZaZit3WTB1ZjBBSFBYSlprZ1hXOERyZll6NG44eGMrOTIzSFlOVFlEY0l1bEl4akplekdmMjFC eHBtUHBrSHd0Q2VOaDkrdlE1L3VheXljZkpPV3ozTnhXeE9hY2drdWJ0cSt3QTk5OVVyRkg3MGtS V2RRaXduc3dNOFJrdW1FNW5vZS90aGloV2wvVjhudGhOREV6OUlzeE1VK3VMMXE0bjNTcEI4Rlkv VThyRW9XSi9kVWdWUEFPN3duam1UR3ArWGNSTy9ZSUplMXBzaENYSEJtVDBrTGZaMVY5ckVKN1hz U0U2S2dBK1hkUUJFeEtUTERibXhqTDlJZHRmSVpuZ0VBeW9ETm94T01xWUR4OWc5a0J6amJ3T09x RUpJUDFwYUhuUno0dSszM2haekY2M0dLZDlWajgzS2NjNTNPTlE2bTV4WDVscEZsYUMrZGN4ak5Z TTFVR2xUOCtwcWpqdWV1eC8rbmhMbVUzczNwanVxUEtKd3dwVW8zVmljUTlCS2c3Zk1NR09wYXdO eVR2TGFsWDkwSzhQQnNsWEZ3U3ZlTG5tckFVNmRnalJZVEZsQTVKNlNKNVVXYm8vRTlTYnNlampR SERoTFhrczJ1KzRGM2lpdXRrZzZkRlFIL2kvUTd2Vm1PSnZjN2tOSU1TeHNqeVkwcXpQU0V4ZlR2 RWdKcUU1Qkw4OU51M1d3T0RmemNoSXllRkFOMHJFa3M3cEw4d1NyNXBBSS9rdlJpNlYvdlNwYXUv TjQzQnNQeE9DdVlJSUpJclRORnY3S1hVMHlEaVBOUmVTUzFsOXVMM0ZlZERBSjgwUU94WkVhOWR3 am1vc2R6VzAzOHRON1VrVi95MVcvZGxOakVWYVJtZFQrb2RHSjlIeEFXSHhqQnVjZVVOckliMFAy MHdLOWh0cWdqSlp5MHBOK0hkbEgvWHRGb2Fwazl3UGlnYW5rOGJ6WDRoQXRwemlPbU41TXN3ZWM4 ekltQmkvYWVkYTVNQjdZQXlseWdkMFZ6cXN0UjZXQW9uOWJ3bzZWVEIrUmZEc3crSkpJYmdoVUhM SUJQT3loS3J6eTQrSVFLa0hnWWFHMkwyY2E4Z09RbUQrZTRWMUFIZHZmaDl4YldxRURYZEYwV0FK Q3VjZ3hvNnFFTkx3NlJ6SkNXOUFsZzJ4bVJLczNPV3lzajlJb0J4OW14OVN2akhibjZKckxNMlZC SmFDV09wTUVtbWQ3S0VleTVwOHhPckJNOGw2WHdWZFc2djl0UnVDSlUrUVh2K2NFU0k1MC9wWjRB eEkxTlBPdXBxdldjZFNQOThFRWdHZE5wdGVmMG92c1BhN3g3dVJScU1BQWFSYnRlSis1NHhRTHJw dkVZREMrbXRRWVowNWZ1REhnbldSVWplNGxaWHhoaHdlNFdCVHk5K0gzRk9JdmlFRFlSK1lrUGFQ cE9va3BCNjlHaWE5QXdkUW82NXRGR3RZUFM5UWVBYncySktiVDZpb3hqQk5JSEFwdk0vZlltSzNo MXJjeUNkYjV1N0hMUDBrTGoydXJCMGtlc2p1a2hONjFXTXlISnVvejJ0ZkxUdGlVRlduaGVmK3c1 SjRLb2hNRFR4U1Q3bHFyWFVuc3FURGJzbklDK0J6QTNpbnFRQTl3NjNHSXpodDBmZzRXSHZYRmtL K3hFOE10OFcvM1VhdjgxR3Z4THh4ZHdyUE9KWmFWeVc3dFdkSXMzbiszNG0zSDBaMHMwSEJERkhN VmthL0xMdzN5SXN4dnAvaDdzME0vUmVXcDQrRkJZWVVKajM2SnNRL0hZdjRRQnhEcmtmSW92Sjhh ejAwaTNGK256amgwUWlSdFF6WkZPU0x5TTUrbWRvNlQ2eUw4NE02WDhDQW1OSG9zbitZVVRRK1Ni OXRrcmh5Q1g5VFR0Qm9HYyt4RHdFaVRNWjlFd2c2dmJFZU40K3FGbXFsUjdlTkJVQ1UvY085WHRE SzBKVHIrL2l5ei9VNElzSFpnSUEyTlZ1YWJvVTFRNWxCM0hmSXlMRWt3Q3hOaG81VnpLaWo0ek5B T0pyYTVDeHJDYkRjK0tQTkxLazI1aFUvRFlSMkp4RXFoVFo5bW9zNzVKU09ldnY2NEl5YWRmWXpS Q1JmVmFHRkxoWG9TSG1xNWQzMTdoTmpKL2wxVVBldTVSVmYyUnlVOEt0KzR5STJNUklZa3BlR1hs c1R2RU0yWXkzTHlsOWtKMkYyWWJ4V1NwWkg0OTBsdXVIcm1uYjAwUWkyM01JcmVuSDB3UHQxV0tv UCt6bHpiZ0pJYUF6bWxCeHM2akhDUGcrcnMxR3g4RVY1c0ZHaTk0eFJYYXFrNVNXdkw5VFBKV0wr U3RTRFpJa2czaVZQQkh2ZklxSjRldlZwaXhIOXRMT0UyZlhmV24vSGgycUVMMzRmY2VSd3Q1a0E5 SGYzWkNXU2VNUTJLVC9TZXFKeVdOSms3a3N2OVdWM2gzRUQzMUdzWmMvNHhLQklRU0dCQnZKcHd3 aE52SDRiTmpwTmFCTkdwWVhMVWNwUGVhVFZISklRbVZRTDh6RnMrTUNVb1Z3VGhpSE9wY0lrc2Rl bnBLZTd1RVJHR0pBRDNVY2lXZXFTTUI3dGZ2UHZjZ0R4RG56dFR5ckxYbFMrZHgwMHFLeWUzaVQv dWN0Zzl5dGp5MTk0T0szN0UweVRlMUhIeEpaMW9iKzU1aGQ4K3NMMGpOUEJQWlFxMXhxM3dPSVV5 S1JET2lVV3V0YVdSMTk1RVcxdk9nWWtoK0w2RTNMa3ZWWmZTUVpyWFNUWG1GaFpvUFVhbWdaUkZy YXkwVmdhQWY0ZVV2bEdhQXZPVVJuYU9QUFVQNnp4R082djN6RGhWUkRscXFTc1FHV25aT0c5RDlK TW4xK0U4WXNmVnN1SzU1MGlqNjJreExrTFRlMklTa25yQVdOZE0rRHdOQTRwbTg0RDkyODlvb2lr QXpvRlcyWURjVXlDRHd3MGtrbEhGTWtITUd1SWYwa3lTaUp6Z2t0L3VLU2Z0WExubzQ5S21ucGpr WmdyeGt2dXNQMTlTTzdubnVWc0N4TFJhT1h0czg0eDRuVnoyRkwyMFNyamN2d2JnaVl1SkprOXE0 aXljUnM5dExxT0JOVXpHaUo4NEdLNGs4M0VUZ0VBa09ySW9lNFY5SzhRQVNTQWIxQXNQZDRLN3Fl N0xZbHliZU9lOVk3bTN2TXFxL2YxQys0QVNZdVMzT0pDQXd4Zy9WbXNuMFd6N00wUkE4RGVoSFBo Qk1QNnVld0xzL0RJdEJLN2lNcXpZNElXRDBaT3YvVHhITklBbFhmaGc1cGtaWjdObkw1dlVZbi9l ZEJ3RXJNMmE3UHF5YUpRREtnazJ5MlVZVW1SU01wTFprZHBlTUxNU1ZjWEJ1YWlwK2J5MmxRdUpy MlVFdmhwT0JETlhia3pSakdaT2o2TWZFWW8xb05wTDNHNlF1SFVqOW83elhuTU9hem5wRFdkWFh3 ZXgwZTh0YzdrcWxGL00xUXhveFBCSFpFNENKV1duWXNVbVkvSkFMSmdCNFMzY3VsN2ZPYzlmSzdj ejVmMXluU1J6UnhoOXBwM2R3bWd4c1FHUG9peU5BbDU0MG54YXFYVlZ0NlRrWm80L1lacGs3aURO Z2VUZEpQT29pOXRJemJEWUVoQ1RPZFRzL0FHR3B2WDJWeUtQeEZTTWVyVzZaM2dRaVF0Qyt3MnZP dmNqS2c4MjFqaDhiWEE0NkRwTnZhMGdscnY3cFRTemphL0JtK0dBUU96ZkMxdFNEaDNOVEpIN0k4 cEovM2J3dDBITGJSN2x2Q245TFBBT0djeHJ0K1h2MVBrbkpuRFp1c09DMWpyTlQwbkVYUHl4ZU93 Q0g3bnoxQW15VE9pa0F5b0dkRjdtcGY1M09HN1pKbVQ2cm0vTWQzYktyU01xUk44cVNEMUJJODg5 eE5GWkZuVS9wUUdycXU1UTdsRVM4UGQxZnJUTmRkcnhtVDM5TFhVSm5wb3g3cStDZGwrOFQ0dTFu WW52bm1pTnluOUZNOWh1b1p0NXExb2J2cHEwSzlTdHJKYmhMU1M2dmpyS0E4TVNJK0lLeFA1STZW bWtiMnlSalBoL2VUdTZuUThteEtIMHBEMTdYY29Uemk1ZUV1eVE3cGdDWURPdE9uWUlrUCtVeWI4 a1MxTEwvWFM1clBpdFFlQTJxVFVpMGxqV3dya2hMdUxsWm5pcG5kWkRIRjBtMTZZakVEdGJYQjVo RFBvM3UrWFZUbVM4STZOY0FYY2tqYzJKdEduSUU1bkxXQnlUZEZpQnZPVnFQVE5MRDdFTURYUis1 QzMvZkhlL1MxelRiNlF4M3VvUVo4dXFWVU5LTDRwd3dHRklhbkVrckVPVnhZZk5IQTliN3NSVzk1 SUhrd1dsbnBPc0wrVXlLWE0zTzEremVFLzNGaDJ3bFhSQzNDT1Arem5aU1dpdTl5d29DTmo2K05D MThlbGorY1VVYTdiTFA2Q0gyQy9vSGxMMWIvNEYwVEhuWERIVEs1bDJkR24xRGVZYytOZDFpOGN0 WGtUSmllRUJIWER6dkdrQnlqMDlML3RMalkyYXJTdzdzMit1NWQ2Szh2SE9GUlYxYWQzaW55cTRQ MzhFYmhGeGZPcFptaGxZNmgvdkRTQ3BvMzNnOENoeGp3OTFPeXBISldCRENRcEJUMTljNy94R1RV Y2Z3T3IyOGxIKzhoWVVmckNCMmYwQ3lmN095NTN4VTB4WDkzdUt4UGhOWlduTTcva3lKZFoyMXBO cnpuTXNyMU5VSEI3biswTVR0ZkhPSEhoLzNhc0hENTluQS9OYXdCRHFQNnZQQi9RZGozREx2TjZM Z3hOVDRoaXZGRW0wWGYxNE4rS0FpZ2I2QXhlTktmZTI3RW9hK2R3dHMxZFBKNkNZZFNqOUR4KytK Tjc1NDZmd05XTCswOGNmQjRkQkRvYllwUkZycWZaOW5nb3F5WWFXM3JrNXphUXB0b2U1T0UzbnNR eFppOWViK0JHbnJXeGh5L05IRDU2R2hIYkQwOWN1c0RocXcrUXArZ0wyRDVpeTNYYU0rUER6b21m UzNqRnRFN0dlT2Z2dVl4Y1pWblJwL2dXV0gxRzk1aGt5Q2ZOcWErNEoxOTU4ajdqV0ZKN3JkdDJK UmZ2ZFdyUjErZlNmcnNQYWpwLy90aittM2ZITkhuTXFVL3BEcnhncUJFamNLblRaMkM4UnNSZnAr d2wybGFZVWdweXphY1M3NGx1cE91c3hkdzBoWEl3cDlDQUJPbFU2MFRObjNKcG4zcDM3MitjQWMv eGhHak5XUXhlZEs0TEg5ck1RazZmSjMxZDhTOUhmZmlMTlB3N214MC9EOGFWeGxNd2xuUld5TUZj MitNQ09iRTBUT2ZFWW1ZeDY4TzkzWmgzVE9jcllhRXpTN2dtajVKVzAzZjRJNitnYzJBNXFpaElT bFVmY09oRHZjUTBwOXkzOThybnNiMWZQZ2lUaE45N2lDYzd0MmhRdTlUbWtsREozbHIxUDBpaDdh R2ZYaFBHRzIreEQ3UGMwTnFkd0tNNDREelA4L0M2QjlmUHRveGVicGo1RzdmK1RxczNZVzVMSCt4 cE5uaXZHL2VhNnM2WHhuMFRHRE9Jcm1EaWZMb2E2eU9CS25WTStMUE8zeVBjRXNmUVNXSjVOTFg1 dlFmUHBZd3BvOG85REdZNmhBazEvVFZvNmJQajc1N1kyN0gwRWR2VjZ0L3UyOWNoRDZHMTdzZHdi WDVnN1h2Y2p3WTl0NmR2Yys5K0l5Yk9BSkw3SXduM21SYmk0L0pxVHNXZys0ZmJyM3FEUmtNVktS VGI0alo3cU5EK0tESVp1YXVNOVdKOW81OGNpeVVwUzIyNU9VYVZIVHVMd29hWlJjK3hnMkQ2S0Jy ek41UTV4U1huREtZY0dYUXlVb2svYlFFYWFBaGxkVFJHeFJ1RzRuS2E1QlJCbEtYaU5wcVNES1Y5 OE9PYzZKUGVvQldvVy81RG4xcDZHT3VIM3VjZjVzekpQa1lZa3kzMFJ1VC9wdVJDZk1memlueldh ZGl6aGVCQ1NmUmFxa1lhTnlyeHp5MmVhK0ZULytUL245UVJMOS8yQThQMjVwOW5pZEtUY09FN2M1 eEU4K0NjSGl2bktGbTBrNUtTeUV2YWlmNzc4Y052Zi9lZHd5ZGZxbnRJN1MvUFBvSDc1SzhYT0V2 ak91OTAvcUU4SzY4VStpWXNHQkVTVVRGajdYd3dIREs3NzZZMGJ0RXdQMnNXdWdqOUVHV3B2bmRq OVRUQkNleWJUWG9rM0RLV09oN1R0QXZmUVQ2SHhnWjlDWG8wNnZGYUVmVTNvMFZwVDhLcWpCOVFM anVHYzdhd09LeVR6U3cyckl1VU9WcG41TXFLYjFUUmlBWjBDbTMzdW15V3hKdXBVcjByaXl4bk01 OUxhWWQ3T2tGR2JDdXBZNzd0NFJIZ2tqU3A3TTJNRmplcWEvV0NXTU9TQnZaa3BkcllNRWMzakl1 SUVrMU9CVkdGQk9wdzhZWWt5cEVsbzNHRWl6OVFReUJqTXBEYXRHVDh0Q3BsSTdCbFhlTXRleDNY V1NzNmV2VWJkQ0k2TFhSbWFJUGkxM29JMURxemwvYk1Xb0JkZjVkL05wUU8vU3VVWDdQVmk5dDF6 Z1NxM2J3UThQellXQjhtY0E1ckNWRmxwNmllOVdrVEhEMnhjUmpvdWxPS3ErSnk4L0ZqU3pWZW4v Q2U2V015WmZ5OWdwbE9iWVh2Kys0WHd1QzFGVzg3eVpsUHVuWm5yeUFtZFEzc041TGVibkMrZzU5 QkdrOEhVbDVnK1NSd2RSNXh6Mm5SeEZiL3F5cW9GdXltWHlhZkxYcUdaNlYzNHBNYUxzM0pqR0NX dzI5eXBxK3lTZjZKdXIxeGVpYitLbDFONlVBQUJBQVNVUkJWS0d2RG1QcDF6VEcrdlZGbm4rWVdv MXB2NHFudjI3N3NMRzA5NVd2RnB6VU5JY201SFdlOUY4Q0F1ZTlaVEtnNTBYd2FsMS96eWhPK3hL YmhRKzl3RHBBRzRqaXNyVnhQY25kT21KUEhvTU41bkFUT1FQQWl5UERuY0lxTjZZa3ZFZlNEdnBZ bHRYYjhrcXZyWjNpcEpzbDdwSGhHYXAvSkIwWnkzQUdnS1BBbGorU3RacitJeUkvSE1NWk5MdlFS d1JUdzIzdHR2dTArWGNOdzk1QTJWN25tY0JjYmNPK3ZhNE5ZNEl3dVMxamlKbjR5TWhzR1RLY3ZS aVRGVXVOTmJGTnFpaDF2bTErREFZbXVxMkg1YzJIeE1XN1R1RGlrb09hZnpGQTNlUnoyN3N4Y09t NW8zdlBzdWRyMDVoa1VvZEpzdnh1c29xUkxRWDV6UEJvRTVMSDhHNDBqcWd6c1pWSlAyT1ZoWC9J a2d4aWdORWZ5bFBINzBxZkRqYjYzbzJhemlIOTdRZEk5dlZ1bkxYTTJyNTNyVEVBL3IyMGpKczRB cHRlOW9sWGJYSEZ0L3hIZXRoV3ZDeFp0ZkhDWG15TUlYOXRTZTFJVHV1NDgvb05PRDBwWkkrdURw bFUwYWFGa2s0NllMRFl0dFQyNEhKQnVQSWJzTUs3MVRodmtvUmdVMGFkcENYQ2tzZXkxZGc2Zld0 Y3RLa3RJbmx0dEl1T2R4MXg3S0ZIZCt3OWlHTlhNK2xJRHdmTGp6WGp2VXNCcUhSWVdrZTNaZHFl R1lUUUhXSzZJL2xNeGozcmU4RitTTTkxMXhzNGh1Z1dxMVgzc3Z0RXJHWFZjSzZFOFI1ai9IdUZv Zis1YVhXa2Q4MGg0ekNZK29reDk3Q0JrdVN3WmtLdFNtdzdZY0ptdzNwaVlnd2MwMGZvazU0Nm9t QW0yZlZ6NS9RUlpkMTJLZW5vR1ByYjZJeEpOMEdxeStnYUtoTGN5N0tlMDk0SkZmcGMvZUZsbFN2 dmUwQUV2SHdISkora0x4Q0JqNHQ3dFowS2FkYWZSZnlRMGVuMTBpMGowbk1jdXU2czhRYVlYYTdG N05WTFdaaFEwbEVkYUkrT3djV3hRU1ZOL3JHZEYwYXl2bGVoVWJ2bzF3TWs1bjJzQk1rU0dGV0Nt dDZRMzJDbjQyM1RIZG1pbzI3ajl4a21qYVRQMnpMQW1GOUxvU1JIdmJJTmxZRStMc21SM2N4dEhq dmQ3eFdSSkhIaDdOWEFTcGtMMGJHTVFNbS95ZDEyVXNTdE5sMTh3RFNiY2J5MzlQMXVHUGN4S2FY YldIOFJMYUpQbVBiNVJZTWRlc2RPWEx6bmdPZXFmcisya1ZkMkUwN1BWOG5yK1h4NEJFeEF3amxs eE5jTXVVblJxVXdERVpiTDYzdjFzdWtqYXZwRDZqUzlhOUduZnRSTDIyZWMxUUVib1FwTkUra3hU SExKZndoWHYxYjMzZVVlK2xqOVlRbW5PeU1FenNXQXpnaUhxVmZGc2pNOW83WWVkbUJ1bXQxanpq QWM3WFdPR3Ztb052SVN3Z1lqZzBuTkRKSE9Ea21ZZEdLMWRFTTlkTFpqaTc1TkN0RFMxNG52UW4v c01wY09WOGZibHR0U3VESzA4ZnNPMDJlMElhTmxETjJmVk5vWmhadDBRZzN5bGtKSm8reG1iL1dT MGFYeVFCOU4rcjdMang3R2kxc3NDU2lHcFlUUDQ5S2ZxNS9KbGhaVkVZeElHMy9JTUJVR0VuL0x5 VDhaTjdKVDNORTYycXRteENOcGJiU0xldWdEaWxVM2VxSGFHRE83em54RlBkUjIydmRLMjl1STFp dXk5NmZHZy9TOWw2OFhwei82MlY1Q0ZhYy9NUEV0VVRZakZ2ODIxL09wdmJibE8yODYvZHVhaG1Q UENDUHF1SXYydzAxLzNkN1h4RkYvMk1abmVBWUlKQU02ZzBhTUtsQ3F2M200cmJHODJjYTE0YUZs U1M5K20vY3l3amFUNkNEcmUyTmNNTjExWFBIWEVnY0R6Y2VVaEJFdUJoU2pzaWxyVFI5RE5uUytZ bzhHK2diOFhsb2RaekRvNFUrQ2JBQ3Q4eDdDYnlERWlOaWxpeEdwN3dGVE81SmZFcEVrN0E4TkZ5 TnV4N2xsZGw4dm9xOUw3MVcrU0Y0YmRiZEJESU5HMnJ4cGNyUys2QXdlSnlhUWhOV1gva3dkT0tm L1ZYRzk1ZXR3dW9Za0J4UGVUZHhUWkUzRzRFMEgwdm1ZTnVKWUNiRnB6L05aNSt2NTVaRy8ySEs5 dHNGdzlhNjVhbkUyZzVuVWxISmhBRDJMdlVtQVV3dEtQaTZtaDhTWWY0emRkcUtJZTlkMDBDZFJy dU0yK2JmUjMzVHQyRFRQUzUzM2hYWGdrdno2TmM5aWUzc2ZQRERKYU9NelBBTUVrZ0dkUVNOR0ZV Z3lTVHZEdXpZVTRXdG1hWjNRZUN6N1lDVHFhRHNpZjcyT3VHUi9LM1hBWE5nTTFCWUw0MVFQUk5M dkduOTJyb2V6MVdCY05yMFQ2RnNtckFsaHdPaDkxWEZEZnZUYjh2WHlZa0J0Q0dyVExPM3BxTnY0 UTRVeDQvVFN2aUp1MEM1Vkdpem9ITnVjWkFsUEcxbG1wd01wUGk1WkczWEdlQ3EvWTJ6MitYbk45 VTBxai9iQVVKVW85ZmlkRXVpNG1FWFBpUGJwSkorS29xNUJNcTlPNmxZeWxFbURBZDVHcFJKL2FO Y3pTZVZnbi9jeGdkam5rVlg3TEZ0THkvdmlHYXpqU2RoN2ZjUkxJNU9qcDhJNU1pWlVqbkhTWmtj UlcvNjB0M2NUNXIyc2pqcXlnbERTZHFWdmt1YkRGa1AwQzkyenV0NE5rNVA2K3ZMYzFuRVg3WCt2 Z1J2QzI4UjdJRG1qcDR6QXBzSDJhdGNyUzFjallDT0JzL0pJUEMxN1dtS2hTMlNnclBQMS9JN2ZJ VkcwQ3hNanlxVlA2aWliWHY3TGlNUFk2SmpyZTl0dzBESmpac3AvV21jS1Ara2NLUytHQ2FNUlVZ UEdRT1lyUmI0WTBtUEEwY2VjMXdUUXR3UkkwckdOdnVzeGFKYXZOK0dyd3gwNisyNm9vNjdMdEUr LzQzTjhLUVpUU2QvT016YUd2b0hqeVpHUktzZU53eVVOTmRDWkxFWHdvSWJ1bzRHLzNNUjllenB1 Vmc0c3dUcEN6TEkxSFZmWGx1czJ1VlFISE0xRDFjRDc0aHpZSHorK3dFU0Y1UDQ0ZUhBSFU0SGhJ bmxsU2VIb2NiUHZFSGVIQmRkdWVDNzkwR0k5dCtKc0FISHRSMFIrYWl6ZkUrNlVqRWxHVzE3MWJl TzhnKzI0cHgxdHZxUDN1bTBTUWpKTWRVRzcwK3R1NmV0RFd2cmFwdEJ2MDlycjBmZXVXQ1hvMFcv ejd4cjJmTmRxQVJoMzQwZExCd1BzL1ZBT1o1UHFzN1poMDlMWUpkejI1ZVZhREgzeHB6c3pCTGE5 RERPcjdteXJZMUMzWkVyYVp3T0pUNy9aMFR5MndqcHZPMG9kbEt6ejYzVklZMmtkSWwrUGthYm5a ZUN0NzJmSnNEZHdZajdWMGVIbkJodTZiVHJVdHRQRHBKQnVZQTR4RVRWdGZuRm84TmVXWkkrRVVG cWhqNGx0cFNxRnZpVmN0R29hclora3BvMFQzc2JreXJOdml5RW10WFNRdm1jTXc0SlJvU2ZxMkNF U1VxN254OFJBT3VrVFp0dlN0K2RKMit5N1hFUDA2Z0ZXSG0xZjQ2M2RTVWlmSDRuMEpyVVpwb3Nl dGRNS3hpNlpZbVplRVRUb1hXb3ZiUjdCbGJwaVJQZ3Z3bUoyVGRCTXZsaCtTNWVzZGpNWjRQclNE VmVaaThXY2k3TVowYldrZC9SQk41Yi9JaXExNHoxTUlOcEx0SEc3RE84ZDdHMGs4Z3o4ZGhDZ2cr bGNVSnZuTE0yM1RKZStpRW9RL0xSelhITENTTzhkcDFUb2U5NHdkUG9nejFtUHZyNUVtM2p2VGhE ZlE0QmFUVTFHWGRxMnRocGdZbVoxek1vYVlZWitVWjk3S0o2QkNrOWRydUxYZnhSL3VqTkQ0RkFQ MDh4Z21reDF6Smpac3hSWXg4bWU1ZHBEWDZNamJqZmxZSFRhcyt5VXc4SFJwTUg4dFNVRklxMTBi SXZCZzJRUHcyaFRFOGFoSGFqcWEycy8rdlFYNnpqK2xqNGRTWkpiWlNGMTJKVnh4Q3hnSk5DdTdW QkhYZWM1cE4velpYREVxR0QyU1VlL0ttN0loU2RtVHpxbXFEZEFSOWFER2dNNkZZMzZKcldPR3lr WEJnQ1RSZnFITVhEQVAxVUsxMkJhRE1EOHUxaVRJVkpFMXhpczIwRmRmTnJESVdDeWg5R3U3NkF0 ZSsrMUNZUG50TTdMWDk1aDd6Y0o5MytMU0F3cC9Wb3FGZTRSVVZzTm5kUWgrcDQ5REoxbGRtb2ho VDVwbzJkM0svRnpaakQ1cWtuVTc0WjQ3NFJOYVBTNGhUSFQxRTFJMWEwUURPbmV5M3NlaTM1N3Zm WTBZV2pqTXp3VEJKSUJQVk5ENWtVWGpJQmRrRDFtakdTekxZb082d1VSMlJzQUlucHRERFptK2RR UE1LT2tlNlFlNnd3REhrdGtKTXhqNlQ4KzZOaU5iSmwzRFAzSWZtVGN4ekxZVWFENkd6c0lWcGNz eW9zUnhIaVVTbXNuS2hqQ0pnR1d5eDE0YnpCMW5xZTJ4RGpUQTVUSFFManRtQ1g1V21zeldya3ZC cU9XdUxaNU03eC9CRXlNVEZScnlpYXAzdk02anQva2lDNXlyMCtSWHF4clRWbzlMOTVoZllYSlpF a2ZjcTArb2I5SkJ4OXR0dEFuYlVRZm96dEU5N3p4M28xVy85UEd5RUxYQmpSTDh2cFY1YUk2WTZK bVA0RTh5dnZlUEh1MlEzMGE2YngrY00rM1MzSlhCWUZrUUs5S1N5eWpIRDJHNmp3MXQwVFd1NTcr cHVWZlRFWXZ2WTNEZEpDRWtWdzVUV0RiZTBHNlNWV2hTQWxhZW0xWWgxN29Hd0RHNEtEanRmelYw cUo3aHBGcTR6TjhEUUdEcklIeVdtaTFNb2lad0pDRVdVTFVacVRTcERvWWtjK0xqSzNFOUN5SDRs Tk5DRklyVE0zdjhxUTlFd0xiMzQwKzJhSHJodm9JbTZ3OEQ5cXJUL0ZrckdlS2lvYSt4Zkw1eWRU VElSSk9UTnd1OUMzOVkzVEgwRDk5eCsweDNvMWFQY1ZFcVVqcWZlQ0R0Rk5mUlIzRm1jWGVHY3kz L25FNzliUG5VQzY2cGkwRkdPb0gyL2dNendTQmJRUHRUS3FaMWJnaUNMUVNpckhGc2pURnR2bDFs bTFjQ1pOcStnd25abU9YUVlBRW9OY1pGcnJGeGF6NjlPbXU5SFg2WStnYkdINnAzS3h5YlN3NXl4 SnhSV0xXM3JzMXRhTlBaOW5SaE1GZzZndGJqb29pTVpPMVpWem82TzA2NkZrKy9XVEV3dnBNNUd2 Q1RYTTJCTTdhUjVpVXRXMnBCRVBTTldrbWVBN3BweE82U3grQk1kcTJtcUVlM2w5ZkVEc0xmVHJx eXJoUGUvZUdHT21tRlNQTTUzWEhhYVNlbHI3MXQ1OTlIRmNjR0IzaW1DZ01hRms5S1BmaU9xMEFq dnhwWjRoQU1xRFRhOVFsbHRnbUs0eFhXM2NkWWh0WGgwbTQ2SE9SR3ByVll6NHdnSFdlMW0rMmIv WS9kcWtOL1RzRWtVSmZweDdCUVlPK25lUmpsdHBzYkdrSjJmRFUyOTNiNWx0aTJLRFpEbVFtQ284 T01DeHZtaXdZYUcwZWlxZ2pZL01LcHRPenBDM3RjTjVWRnhvVFEzY09RU2RKT0ZtQ1ArM0ZJYUJO ZTh5S2R0MVVDcXNaK2dXNm1TU1dtTVZ0N3pCcHFDTzRiQ0xhUkZ1YWliQU5ubWl6NkpzVVNSdXk2 RHRCNHRBVFRTZDYyRXpvNUJQNjJyNHlWNDdlb2tKQ3o3c3VvL2RIbjFySDdjTS8xSjg1WFdRZjlK UEdGVVVnR2RBcjJqQlpyQk1JOUNRYk1telNzWkxPNmxodEtEQ29ZRUkrSnlKSkZ5eTFHM2gwd2hG MXdoZ0FQalppaHU0YlNXdURQaWFuMEw5MXBKQWlGUHAybVViVUNWUG9uNGpzQkRCSHZRR1V4S0NU ZmZGUmNHa1owTWNGS3BZMmJTUWgrV3laUzIxSGFucWp5T2NFaVRJQVIzQ1VjWndSL1Y2WnRUV0do ai90eFNMZ1hmVmUxWGYxN2xDL3FPTjZmaE5jMGtvVHovdEhodHVGOVE1akdDMUxveE5Sek5wNnYr VmJSMnp3S0lOK3B0Q25oMXpvWTBoNzlEM0hRMTk4MjNDcndTVHZCdldmT29Pancrd3loOTN0STZF OStnM3pySjR3OFp5Yk9PdnZJdXRlamFQYVdvS2tzR1dWb2szTDhFd1FTQVowSmcwNTgycVFiTFZW eEh5ZVJkY09BK0lZSkFNT0hkSGJCR0huOUlWendwUnorMDVFamdqb05ERWhoVDZHdEVmZkpnVTdz amVSUk1zeVladkhaeGZidUF5dlZnYlpsZ2t4NkpvYzJPbHUwMUZQdjg0elllTUlLZG91T0ZwNjk4 bExxaUNlUjB1V3V6S3d1OXd2OHc0ajBPc2pNSGE3U3V3d1dJNWg4dzVqR09sdVl6UXhpdlhkZlZI SmtVYVcvdXY0YmY2V1B1WU9ROXJTdDFKaTBrUjlaQnZOTWVuZWpWci8welhmRm4vNktjK3R2aWFD SjR6bGVlbmw1QkNNK29rTWV3aGdmbUhaa25wT1JPUktRb0F3WjVNTTZKeGI5d0IxdXlTU09tRkwz UFh0TFp2cUlPczR6N01qbFN4djY5anF0Sjdma2gzR2c1U2paUktsVWNLdnJ5djBNUjVqNmV0RW54 QkVXdnFZbHBaK1pEdGhNRVkyUzV5SWpBQ21hdGVCTHk2YnZTa2JnVXBGTVlYODFCYWNjZ0JMVWxE NGVhYWtuZFhhM0dKZ1Jnc04rc2JPMGVSUGUvRUk5SFpuazBpM2t3cU1xcTlHZVlmSGxGSS80T2kx QjBibWxrbDBjRC9HTHBMVzVvM0RSMW80bGo2RzFBNTQwbmY5VUZ5K05xU1BMZjExNG80ZUt6KzlT enkvenBCMnBKcFRRVHpYdlh5SGlxUEdRQWNHMWVPaEFBQVFBRWxFUVZTMXBVOU40UkFNYjN1ZkRG OGlBZ2JVUzd4OTNqb1JHSVZBVDBkSVI5OXVGcUczcVRPM1UxWDZLT0tSeVNCQTUwcW5GOEVqUXdM UkxnMWhidEYvWHVRd2tJVXp5dENuK3BiSTJkSWY4MVdqbmg2VTh5WXZlcUNJNGw5cG83M2IzZXgw Mmh3dDQrdGdwR0VxUUdwRkQ5aVhuYzdULzMxd0VDdkgwOUQ3ZkhhRVRSakNTWE1KQ0xUdnFpSTQ4 YUJsWXJ3N3pxbDFGdWd1N1krUmZRcWlsU1Z0OTl4VlVTdE1xVVA5SHhhUll5YXBrZTNJbUV4dm8z K1U4WXgvN1lTTExqUUpyL09WVFlZeG55YjFqd3I2K3Jsd0xzVG94NmdiMURmenJsSS9xdVBTUDBN RWRua0JaMWo5ck5KRUVQQ0ZuYmFvRGo4bm5hamo2VnBoOW5UODI2U0w5WFg4bUZtTUNmK1FSZCtB aGpuZGxUN214Rkp3VFJ1ZE90enpPd3liUGxTZFJxSkhmNnVPVzdwZmU5UURtZk0vNmJDUmVsSjNz RkhNd0FZbnVOTUhQcytoMnBab1RTcWVHd1I5dnRYWG5zS2I1aElRTUJsc2wzRzF0WGVuTFE3cHBM Z2U4eWgray9XbHBGb0s2amxxNzF0VVBFeUdXdVowRTIxcDZMZVQxSDJNMGFTb0pKM3VVU3lKcThu WXgwZEVYU2NyTmI0RzVwcElPcmg1Mzg0ZG5DU3hxK3BFaDB4R1hYVUU5dkZ3WC9VNlp2bW1qWUNk b0dibnE5VWI2bUczOHFZT3l1Qnl5emRrSCszN295YW5RYXlKT2dxZWxYNjdxN1FzRVI4UkhmaWpJ bUJBYUpQUFVyK1d4cHpDR0ZEdFV1cmsvRTlTcFJLMjJhaWVZR0FlNmk5cFlXTHVFcGt4cXR1TzJJ bHNLenB6RHdnUEtldkx3MDF6ZVFqUTdiWFJyQzdCbUIzYnJWU3d2cjduTjdsdEo3M3RPMXpTU1JW M3BXOXlTMjJndm5laFY4ZnQ2c2RNMXZxZmpwcnpicWlQaWRSRGdxQ3Z0b1Z6WkN6OTErK0FaWEpT VWUvWVVZWTkvdEZ6YmNtUklGTmRhdU16UERNRWtnR2RXWVBPc0RwMmd0YU1oUTdmWng4dGlXMnFi azhuYkZOK2FXMW4zektrOGhSN2xzNTRGL3JsUGdZSlgrcFI3eExISmRFNFN4bGNPMGZiNm44YXlH RlgxOVZ5WXgwbUtTOWhPcldrNnFRdmRYeEo3N25PK3pSQjZLVmwzTVVnWUF4emlrRjlOMHZ2UG9m WnZtOTFIbjNLdjYwalJ2cnIxUWpuVkdJYWU1Y2Vtbjd2bmtOeDdXVFZTb3h6aGt0K3F6TW1hQ1Zz Y21iVFhnbmJMUG4wQ0ZnV0x4TGtDSjdiV0lGd1JGNU55S1QvYVhWRSt1ZUxnSmQzdnJYTG1rMGRB WHAydGRSS2ZSeWROR2Fuc2QybHBLZXVHV3ZyVGxkSFdIZlNMUTNMVmlRTGJmeW1jRTNmNExXSmZr M0hybHpIdU5SeERqNGZ1OUdodm02T2Z2Mll6eTdXZGZ1Sk9oQitUR1U1cXpPQ1I2YWVZTncyWWpB TnBFT2JwT3VSTGMwVlFzQUdsbHI2YWFMbWkwVmpKZ1lrM2lUZlk2dmpHYW8zUTVyUWJKb0lteFR0 UXQ5elRMMm1sR2NUZlZKSlp5T1RiSkpZYnVycjJzazRCclRjbzdndHMxNkg5VlBlRDh6M1BpV1Q3 eDgzcjlWbUlyaWlUNjIvNDA4N2N3UTg4RE92WWxadm9naFk4bkhZTTZhZ1ZBSHorU01Sc0drb25G UEdUTjBnSWNFU21POThqeDBBU01EcXBYNDdVa2tHMEZxdFZrZU9HWHQ1WjlBbk1Tdmhvd3diL2tn cm5TdFlzcEMwdGZSTFd1dVN0TmxZMWNhL1h4dXgwTENKUUQyUUdXQnI1aElzOVBIazR5KzJmbzQr K2pqUzBWeWJtSXJqYk9sY01nTGVjOUt6OXBneWZZUnpmNGVLWjlOTFNmTSszcWNFUnJpdXJaOHpt M2dzWmRlWHlsUEM1NlZ2OHQxN0ZqM0hQcGhBellTMGw3UmZQZlJoNWQ3RjFlOVlMU2xocm8yVTNH S3BDbUJpUzVqN01uL0h0a2lZSGNsRVYvNDQrdHhPVDdmZlY2WnlBbmh1YUtkQllPemdPWTNhWkNu bmdBQW1ra1NEYmxJdGJmaXNxQnlHZEZNSGFIWmV6OXd4bE03ejFBbkg1UnNOWmZ4eVAxSVV5MEEy SGRVWDZSaHJwc1VBZzM2djQ2K3Y0Mi9wZjJkRURpM2ZSZElKWXlsWmVVaGw2d1Q2VXhpck9tNkpm dTFiVDFUZzVGbW9zZENXOVdjRURkcGxBa0NTN0prem1Oc0lVbCtYL3F1RmdBbWw5ckpaeGdhelVq cnZyRTAxVGlQd3ZwVDQxcVc3VzhmUkZiV2FnRzRkMy9xbCsvUnVlYzVzY250K215bkNQZnBPWEhC OUpBOGE2ZmVJMUVMZnM5aWpIMWxXbUZ5YjZQaUxmWHg0U0JURE9XRXdxN1ZVRlZOYjkyRXlDMk5t K1ZrYm9VeDYrZlZ0K2xIK3A4WmYzYjlHOE15R3hMWmRrZkRldnFCTE1TTm5pVUF5b0xOczFndXZG QVlBODRZaDBwbnIxR3RKZ1FMUkt6SkFzUExjTVNKdDRPRDNHVHdIUGx2K3hBRFlaRlE2NG5wZ2FU djNJTEhWR0tqK0lITFpYS0tjNFQxaHpQNGQxZU1ySHlXQkZHWE1Ncjg2V2VySDJGZ0s3TkhYZ2Fz amFVbE4zMkg0SlR6R2xaOEVvczVMQ2tKSHRvNWJvcjg5NDVDNlFvOEplV0VGanVOeW5DUUF2ekxR ZS81TU1xcHM2ZDBUQWxZUDlCR1dqTDN2R0g0N3hXdnkwdlVKK2dpVE8rOGw1c2Y3STc5MytlbHhB UWxlellCaEJsMXIrYlluTVl4TEJvMSt4cnVQTHBVZi9VR2JHUk9uREtUakpjMFpzSVZKSzNFOUYz MnJLZWgvVUdUbzBjZU02UThMZlgwZS81QWFnWEZibmlCM3dyUzZuaEwxU2ZvcGZ0YnFRRHM1ODY3 QVVEcHJkY2VFalpUWkNRK3dWWWQ5dmh1K1BBWlQ5eXZXNGZQNnVSSk9kK1lJZUpCblhzV3MzZ1Vn WUVhdUEvdSt1SmZPM0tjSjYwNHZvbGM2TlROb0hiRThHREtiYS9qTnluWG9CaDBkdHZ4b1lXUXRz MG5mSlBtVXY3VWtYQTZBRisvZWxyeWRxWW5Kd095Nmw4L1ArVlJqemRpUnRGcm0xeW03ZHNodW9t K3dOSERTQVlPRk9oWTZtSFFkN1RiNkpUK1hOUmpWNVJUSExuMFozaUQ1VWtBY1cxS1Viei8ydHc3 RzVjdVBJejFudm1KRXRZR0VTTHM3VXVrNE9aMDlJK0JyUC9vSWtqM3ZzNDJFN1MxSXhMNDdJdlVS M2xQUHU3TXB2VDhtcFpneTc2MjJpMndyK1V3V3JTNlE0R0dheEkrMStnU01sZnpvZWk4ZHl1NmUz bUh2cXBNT3JENG9qM3dZUCs4MlNhdndKb3MrWFhGOUlmcjZsUjU5bTN2Y0V5MzBUV290UlF2M3JH Vi9Vc28yalJTMWpkTUgxWEgxSkt5TzkxVTU3U01Pdmo3Y29FK0d1L2hIUk1LdStNWWxnNll0bDR3 dzJMV2ZkMTNhaVNLUURPaEVHKzRLRmh0RHBxTWFzanJNVFdsbTVqb2dUS2NaTjUwbURLVHpGUzBS N1ZKbFRJZ08zK0J4azdpd1NFdlFGYTlqTmFBWUVEQ2prV1ZWcmlGRjJkWUp5a3VLNCtzb3BEU1d2 d3d5aGI1T1cxM29vUGJvRzBEY2MxZjdIWEdCalFEaHJJM0JrSlJqSGJFd2p5VkI3UUZ2REFxOGh5 UTFwR08raElUaDFQN2xPbEk1RE1WWjIyVmhrSis1dXQ3eG9UNUEvRkI2NlR1NEpxWW1FU1RZbng4 bDhTNmZaZE9LL3NxUzkwT0RCdjFIZE1zNzdKM3lEb3N6Z1JTT2JDdlBtTHo2aUczcU0rcmlRd1hv V3cxeXpORVFmZjBHK3A1Zitwb1k3azBUVk0rMy9sRmZxUjRrL3E1M0Jxa0pHWCt4ZFgraFRyOVhF aHJYUk14NXVjb2d5WHVFQ2RjdW54Z1JaOEU0THVzYWFsWndyQk9WVXhucXVDdml6MkljQ29Ga1FB K0Y3TExvV2phNVZWVDVOaHZzSjFScHR3NS9iVDhtd3JjTCszbGhkWkk2YnpSM25YRmIzcUlYWnFs T2g0YWhJRW13V1FnanFzTm1EU1NrTU83akt6a1lFa3RDcExLWWxDaEcxNkNQSGdtRkhhb1lWZmNq emNHSW9zMmlqNWJCb2RCM1ZxRTRPMHE3eEVkRVlzWWRmbDVucFY5bTZiQ09XNXJmRVRJMlNoanNZ YnhwOE5abTJzVUdDTStyNVh2TXFQaWw0WGFSOVNVTmRPd1J6SWZzVUI4aGY3a1cwMmhDNmJPbmxz QjNuWndhODJ4Y3dtelpySVNaSTJtOVY0Q0JLZkwrc3Q1aGpKMCtncFRVam5QOWt6TXFOejFmNktO blNaMGFqK1Z1ZERETDZKUFlGdnJPQlM3MGZhSEoxNU44cFdsTW5mUUYrcGFQakhLclN6aXIza1FV N3U2THZ2ZERmZVh0V1gzWnd5TkJYMm1pN2hwOXMzdEY5TjRNVlFSbHFnazZpM1NmVEc1Tk8vMVhG QUV2eXhVdFdoWnJRZ2lRUXRuUXNjbnF4RXE2d2I2Mk9rV2REeDNQTVozdkVEUTZmTklzRW9RNkQ5 b1lSN043ZzRubG43dEhCanVmTWFzWUVrdmNFYlhScUFQNm1KdzZJL282NzVvKzZZZlBBeGI2Nmxo ZmN4WS9iRWhCU2U3cTZ6RlJkWGl2L29rUTgyeDVwc1lXMTBUQU5TWXBZNi9KZkdkSHdNUU8zcHNz aHJDa2E4dGk5UXZhaWN2cWI4NWFFdjJBSTdzd2lUVU43NmM0RWxVckwvb0lSdytaS0h1SGZXekF2 ZXRyZW43MFB6d1NNTWpockUyaHI0OG85TkZtU1JzeHR1cSt2bUNFeHpQTUZna3RhV1dMRGR6VUMv MHg1WmRISGZSeHJzRkFqeWpLNkN3MlRacjgxUmRnd3A5WFI2Ui9HUWdrQTdxTWRsNVNMVWxOTVdw RGRiWjBaakFrUGVFS0QrWHR4UithZnUrZWRkd3JJdkJ0WVd0amllekdkVVQ2RTRGRW9Jc0FCZzNU eHUxbEVPOGQxemZvSXpCa20vcVRsb2JyMFcvalMxaDZvZThlNklzcjZidTY5RDR4MUhSSGgvUTdk NlY1eVB6Nktac242M3VRL0pwODFISHB2NGJBclArVEFaMTE4MmJsWm9nQWh0a21tMW9LYXBPVnBi SVpWamVybEFna0Foc1FvRTlKaFlqSzBhNFMxQTFrRDViMHVRMWwwazhxTkUxMEJwZUFRREtnUzJq bHJPUGNFS0FuMXVxQ090TGsrbk9yNkNvcmxBZ2tBa01Ja0g3YW5TNmRHaEZwS3Y5VnRUWkoyVHhW bCs4cklwRFN6d0JoaVNZWjBDVzJldFo1NmdqWUJQR3RVUWxTajNDT2pKMjJscmVPQXZtWENDUUNz MGZBcHEyeVU3MHdvbGU1MG0wWk1jMzBUYTl5bVJkZHRrTlhQaG5RUXlPYzlCT0J3eUJBRi9SQkRX bm5xdHBoMmtSbk1CRklCR2FHZ0ZNMUhBZEY5OU9SY0dNMlVWNG1CRGVJbTdmU1Q4ZHBPZTBra3RJ c0VZRmtRSmZZNmxubnVTRGc0R3puV3BiNk9NamJNVFVsbk82NUVNaUxFNEVyaXdBR2xCNzRGSmF3 OFJtdDlQTkpnYXpqc01KSnMxUUVQQmhMclh2V094R1lPZ0trSGw4VGxUQVFoWE5rbkF2cTYxRkhn ZnhMQkJLQldTTGdJeHBPdi9CbEtSc1RyM0lsSGE3dms1NmxqRFllUFNvQ1U5ZzBGY1ZNY3lnRU5q S2doN3BwMGswRUVvRzlJZUFUaE00Y3RSU0hxQjN4empoOVU0RzBpVUFpTUVzRW5KSDZhMUd6VFVj K1JmS2xtN2VJRWpoVE5ad2pvNStpT3VSYzFhT0kvRnN1QXNtQUxyZnRzK2J6UU1DR0pGOWFJUkVw TlhMT0hxbERDYWM3UFFTeXhJbkFIQkN3SWxOTFB4OFpsZEpmaFpObTZRZ2tBN3IwSnlEclB3Y0VI Smp0YzZQMXJuaExjN2tyZmc2dG0zVklCS2FKZ0U5NjJoaFpTdS9yU2liS3VmUmVFRm00ZTNVWjBJ VTNURlkvRWRnUkFaLysrK3k0cHVpRDJwQjB6d2puVW55QWtDWVJTQVF1RklHM2pMdlphQlRPa2RF dithU3AwenVPSXZJdkVVZ0dOSitCUkdBK0NMd29xbUpuZkRoSHhsSzhyNlFjQmZJdkVSaUxRT1pM Qk02QndCdkZ0ZmNOVzZzQlBUakNtTkJ3MGlRQzF4QklCdlFhRHZtZkNNd0JnYitMU2p3ZzdKUERG bU1KekNIMUpaeHVJcEFJSkFLSFJPQkRnL2hqd3haenQvQThJK3cvaEUyVENLd1JTQVowRFVYdFNY OGlNRmtFZkk3UEx0UHJqbXRnVnp6ZHF3ODVEcWVUQ0NRQ2ljQ2hFTGhwRUtaL0hzNlJjVUxIRDRi dmI4T21TUVJPSUpBTTZBazRNcEFJekFLQlYwY3RIaHIyaVdFWitxQ09acnFlUU5wRTRFb2prSVdi S2dKdkd3WFg1NWowaG5kVm1NKy9Fa2liQ0xRSUpBUGFJcExoUkdBZUNMd3lxdkh3c0FhRWNGYU9R dm5xOE53d2JKcEVJQkZJQlBhSndMc0dzYWVFdlhsWUJ2UDV6UEQ0V0VZNGFSS0Iwd2drQTNvYWs4 dU95ZnNuQXZ0QzRDK0NFQ2EwTE1mYmxPUWNQanRVSXlsTklwQUlKQUxuUnVDdGdnSzFuenVFeTFo dG9mWmpKVVk0YlNMUVJTQVowQzRzR1prSXpBWUJUT2hEb2piT0NTV1JlRlg0ci9yWFU2S0lhUktC eTBBZzcza0dCTjRzcnFIZVk2T1JDZTRQUk5qWnhPR2tTUVNHRVVnR2RCaWJURWtFNW9JQVNRUUc5 TTVSb2NlRXRWcytuRFNKUUNLUUNKd2JBY3ptL1lMS3lPM3g2QUFBQVF4SlJFRlVYY0xhL2Y3YWNO TWtBbHNSU0FaMEswVEx5cEMxblMwQ3I0dWFzYmtoSUlCSWt3Z2tBbnRENFBWQmljNjVuZTVzQk5N a0F0c1JTQVowTzBhWkl4RklCQktCUkNBUk9EUUNTVDhSV0JRQ3lZQXVxcm16c29sQUlwQUlKQUtK UUNLUUNGdytBc21BWG40YlpBa0tBdWttQW9sQUlwQUlKQUtKd0NJUVNBWjBFYzJjbFV3RUVvRkVJ QkZJQklZUnlKUkU0S0lSU0FiMG9oSFAreVVDaVVBaWtBZ2tBb2xBSXJCd0JKSUJYZmdEa05VdkNL U2JDQ1FDaVVBaWtBZ2tBaGVGUURLZ0Y0VjAzaWNSU0FRU2dVUWdFVWdFVGlPUU1ZdEVJQm5RUlRa N1Zqb1JTQVFTZ1VRZ0VVZ0VFb0hMUXlBWjBNdkRQdStjQ0JRRTBrMEVFb0ZFSUJGSUJCYUZ3UDhI QUFELy8yTjhBWG9BQUFBR1NVUkJWQU1BQU9XMGlRMkdLUjBBQUFBQVNVVk9SSzVDWUlJPSI+PC9p bWFnZT48L2c+PC9nPjwvZz48L2c+PGc+PGc+PHJlY3QgeD0iNTYxIiB5PSIzMzEiIHdpZHRoPSIx NzAiIGhlaWdodD0iNzAiIHN0cm9rZT0iI0Q3OUIwMCIgc3Ryb2tlLXdpZHRoPSIxLjUiIGZpbGw9 IiNGRkU2Q0MiLz48L2c+PGc+PGc+PGc+PGltYWdlIHg9IjU2MiIgeT0iMzUzIiB3aWR0aD0iMTY4 IiBoZWlnaHQ9IjMwLjI1IiB4bGluazpocmVmPSJkYXRhOmltYWdlL3BuZztiYXNlNjQsaVZCT1J3 MEtHZ29BQUFBTlNVaEVVZ0FBQXFBQUFBQjVDQVlBQUFEbWtwTUxBQUFRQUVsRVFWUjRBZXpkQjd4 OFQxVVk4TlhFRWpWb1ZGQWs5bDZ4bTJMRExqR2lXRU1Sc2FDaW9JSUNnb2lBZ0YyREN0Z0FRVVVC c1JJTGlJcEpORVpGd1FaR280bFJyR0JzR0lsNnZ2dC84NWczdjdtNzkrN2JkbmZQKzh5ODZXZG16 cDA5OTh3NVorYSsvQ0wvRWdPSmdibGo0Rll4Z2Y4ZS9oL0NQeUg4SzRkUGx4aElEQ1FHamdFRHJ4 T0QrUDd3Nk5PakkzeTM4T2tTQTR0a1FITVJKQWJtallFM2lPRS9OZnk3aHYrOThNOEkvNUx3Nlk0 ZUF6bkF4TUJaWU9DUFlwWm9GUHIwNlJHL1UvajNDSi91ekRHUURPaVpMNENjL3F3eGdQbjg3cGpC dndyUDNTLytmVWY0ZEltQnhFQmk0Rmd3UVBMNXRCak05NFgvUCtIdkdmNE80Wk1KRFNTY3N6c29B M3JPaU0rNUp3YXVpWUhYai9ZMTgzbm5pL1RmUjVndU1aQVlTQXdjRXdiK0tnYnp3UEJVOFJFc0No T2E2bmpZT0ZPZkRPaVpQdmljOXF3eGNNc1kvVlBDRjhubm95Sk91dkRTQ05NbEJzWmdJT3NrQnZh TmdSZEhodzhQLzVqd0hDYlV4dm5tRXVuUER3UEpnSjdmTTg4Wnp4c0RpRFZtczZpdkhENjZmMHpw TDhPblN3d2tCaElEeDR3Qkt2Z0h4d0NGRVN6dUVmOGVGUDQxd3FjN013eWNMd042Wmc4NnAzc1NH TGhaek9LTHc3OTdlSTVSUHduQ24wdWtUd3drQmhJRE04REFDMk9NZHdtUGZrV3crTXo0UnpMNkto R21PeU1NSkFONlJnODdwenByREx4aWpQNzI0ZThldnJqN1JPVDU0ZE1sQm1hRmdSenMyV1BnV1lF Qm1wd0lsdTR6NGorVG91UkpBaEhuNHZKaG44dVR6bm5PSFFPSTgrT3FTZng4eEw4M2ZMckVRR0ln TVRBM0REZ1ovd1V4NktLS2oramk4WXZGQXAyTElOMDVZQ0FaMElNODVldzBNVEFKQXk1eS9yS214 VzBqbmZkOUJoTFNKUVlTQTdQRUFMdjF6NDZSRjFXOG16MCtQdEt2RlQ3ZEdXQWdHZEF6ZU1nNXhW bGo0RlZqOUo4U3ZwWU1QRExTZnh3K1hXSWdNVEFWQTFuL21ERGdmdEJ5TlpOeE9aUjB1NGd3T1lv ZzNTbGpJQm5RVTM2Nk9iZFR3SUI3OHI2a21naVYxUU9xZEVZVEE0bUJ4TUJjTVVBVjczNVFkSzNN b1Q1b1dmSXlQRUVNSkFONmdnOTF6WlN5ZUQ0WXVFVU05UkhoYTNldlNGQmRSWkF1TVpBWVNBek1I Z012aWhsOFQvamlxT0kvTmhML0lueTZFOFpBTXFBbi9IQnphclBHQUJVVVNVQ3RlbjkwektoV1Yw VXlYV0lnTVRBZkRPUklCekJBcS9OelZSbFZ2SlB4TDFmbFpmVEVNSkFNNklrOTBKek95V0RBd1NN RXVKN1FFeUx4dCtIVEpRWVNBNG1CVThJQXJjN1hOaFA2c0Vpamd4R2tPMFVNSkFONmlrLzFpT2VV UXh1RkFSY3kzN2VwNll0SHoybnlNcGtZU0F3a0JrNEZBejhZRTZsdFFmOTFwRDgxL0N1RVQzZUNH RWdHOUFRZmFrNXA5aGg0NTVpQnI0TkVjT20rTzJJcC9Rd2twRXNNSkFZMndzQ3hOeUlGclcxQmpS Y0QraTRpNlU4UEE4bUFudDR6elJuTkd3T3VYWElYWGowTFVnSDJuM1ZleHJlUEFaTG5zVkQveWRp S1dXKzJHSml5SHZKZHVwM0gvRVVCcHR3TEd0R0ZBMGtmR0JFMjhSR2tPeVVNNUkvbWxKN212T2J5 RmpIY3J3dlA3bWZJZjB5VWozR3ZIWlcrUER3NG54Y2g3N1I0Q2NYdnZWZ3N2akxLN2hyK240VS9W dmVPTWJCVytra3E4TmVSbis0cUJweVMvZWJJOHR4Ny9tdWk3TjdoWHluOE92Y2FVZUVyd210ajNm RFdqZkJ6STE4SWxuSXZ5VmVPdkhUSGhRRzNSbnhqREtsZUM1NVhTWXQ3aG1PWUdlc0J2ZERHcytm YjlTQVA3THRIbjhkTVUySjRzM0YvSGlPdFA5RVp5UVVwNkR1SnBEOHREQ1FEZWxyUGMwNnpjZG53 WjhXQWZRbGp5SDlWbEkvNUtzWW5STDNQRHc4T0pvTFh0b1RpWGlaZVBxOFo5ZjRtL0RFNlRNMGRt b0dSQmp5NHljdmtUUmo0NEFoYzB1KzU5L3puUkxuOFcwZTR6bUZLTUJMYVdEZThkU1A4Nm1nc3RJ YVV2MzJrLzEvNGRNZUZBWFRnYmpFa3o3eDR6NnVOajZFcGZvc09BV3J2MmZQdGVwQUg5bTJpenpT UENTU3NjaFBLdmkzcS91L3d4WkdDZmxBa1V1c1FTRGdsbHd6b0tUM04rY3pGMVJyL1BJYjd1UEJl NnFRSVB4dngxaUU4aUh1YjM2Wi9QakllRmY2cDRmOXorTlloWnNvd0VrOXNDNDhvVGZxSkNhcUh4 RERmUFhsMVhzWnZ3c0FmUkdBTk1VK3dobHJKU1JRdlZYajNpY2k2bDljYlJwMXZDditVOFA4MWZP dXNJV3ZVSjFHdHBiOXJLMlQ2NEJod1VNOTZlRXlNWk5WNmNNQVBEWXBxZys0Tm91VCs0VDNyb2ZX Z2pPWkYrTktvbTI0N0dIaHVnUG5GOExXenNVQWY2N3lNenh3RHlZRE8vQUhPY1BodkVtTit0ZkNr Qi9lTWtPU1NLb3VkWXlSdmNLU1cxR0UzRkZRWmlCVW1nL1FRelA5V2xYMWt4Tjg4UEhVK1dBZjZo R1dNWUxYeld5VEJhV3U1ZXNuWFF0cjhjMDViUHpZd25ydm5qV21uSG4zMkFGTGVQZkxYWGVmeTYx RUhEUGEzN3gveFI0WXZ6c2JsclNMeGI4TGZML3lUdzZjN0hneTA2NEhrMHJQc2JVYU4rcVBpMzdy MThHdFJ4eHI0dUFodkcxNDhncVZqa21FOXVDd2RNNXZyWVltV3JmMmpYWERvc2diNEx5TkJDaHBC dWxQQmdKZmVxY3dsNXpFUERQeDJEUE12THJ4VGp4RmRzTkhESklpVFFnbUxmNzJJdkcvNFZRNmN2 NG9LcEZKZUhLUlZrVnhRbjVHSzFlcXhZMlhtMkRPMmRrNlk4bDlkNUYrTEFjKzdYVU1rV2hoRWRk czFSSkwrbmdwV2VEQ3RvYitQT2k4Slg5WVE1b0lrakExdVdUc2xqR3JwamdBRG5sMjdIcnpieWtj Y2FCSHFZV0ptcHF3SGRvbmxtVnNQM3hEQWNqMEVFbmJvZmpSZ016K0s0Tks5YThSdUZuNjZ5eFpI aVFFLzBxTWNXQTdxckREQTNncVRZTklrZnNMaXFjTHVHQWsyZWhHc2RRNER2TWRGclorNkNPY1F2 RjBNc3J3d0k3cDB2bnJreGJwTTVMK1ZHTENHeW5Oblp0R3FUVzFHSEZKWkNlU2kwT25uc2lHaWRx ODNNQmRWTWpoeUROVHJnWnE4WFErMElRNHZqcG1HbXlsdWVWSHhaeUswMFkwZzNRNHhnT24vaFFi KzdTUE4vanFDZEtlQWdXUkFUK0Vwem44T1JmWE0vdTZYWWpyQ0NDNGRaZ0JUY0pteElvSlJ4Y3hT NGJ4Z1JiMWpLdkt5WkNMUWptbGJESFFMOXhUVGNPaTVteHNiTWpjSGlCZnZVdXQxVXE5U2w3Mm8r dEkvNlYvNjJXR2dYZzlveXRPYUdkanN2VmVUTjVUOHAxRlExb01ETXBGTXQyTU0vUCtBLzEvQ3Qr NzlJc1B2TTRKMGM4ZEFNcUJ6ZjRMekg3ODErRzh2cGtIYVJBM0tQdlFpYXhtUWduN1NNcmIrWDJG bUVTbXExUFV0RGwrRGpldUhOOE9nZnFLR2FySXpPWUNCOHR4dFhqejNaMGE5b2thUDZOS3g3MlR1 c1V5cytFZk5SMDFMYWphWFRjeUs2WnhsVVc4OXRJajRENUV4NWlzNzdJMXRibXhxcmExb2xtNFBH SENnck8zbUhTTGoxY1BQeU9WUWh6RGc1VDlVbHZtSmdYMWdnS1NpcUU2THRJa2RwNWQvM1Q4VnFz TUdkVjRiOXpJaExaWHZJQko3UHZGajkyOGRBL1NDaStEU3ZUQmljMUcvZTRhWU5uYVltT25YamJG TE00ZUk2TTRkT2xZMk1aNjdRd3hzWjF1cGwzWDJOaU5HNCtDSmFyOGYvMUw5SGtpWW1iUDVMUGJB Vk9aT3FGc1BUc2JYVTdFZU1KZDFYaTllMW9QZlpLNkhIb1oyazRmK3NZT3ZvWDkwSk40MmZMb1R3 QURDZlFMVHlDbk1HQU9ZbDhKOC9lYkZQRWhCMjVlRk91NTl2S2pTRGNDaVdsUDRXUDltNEkzWnFk eDJxQmp3WTJXZ2pka3A0dmVKUWJ2K2lzU2F0TllCcytkRkh0c3Q2ZStJK0FQRGt6UzVlM0ZYOU1a NE1CUFIxYUpzWXFqd1duVXBTVHJKMktweDJNU1VOVVFGaUhsWjVOK3NNTkJiRDU3anR6ZXpzQjU4 bU1MR3FTbTZURExwS1d2cnB5UDNXSCtUTWJTVGM1ajluK3ZNeXFGVW00eE9VV2JOQ1FPckNQR2M1 cEZqblM4R01BUkdYMVNuNHZ4dnhMOVdoZXE2cGxWU1VDOGVqT3FjVkdVa2hhMzZQYWErYUYrVzhn N3RYZUtQNlhSM0sya1FacytWTno0b2dHbDdveGdnMWJXYkM2UmRnZldReVB2TzhPend2aUJDakdz RVczWGx1UU5hTmpIaXJsWWlBUk12bmdUbDVpWFJDY0V5ZGtYdGdUaDVwK3paV1g5SVROQ3AvME42 VE9GMTFLeWVJVG9RVTFuVTY0Rm1wVjBQTkN1ckRpT0JWZGJEc3dCTXYxY01mRmVuTjlkaWpaRmNk NXFlWGRaUlR6Z1owS04rUENjL09PdXZxRTdaZjlhblM3MHNXaFVxeHNhZG5rT0l1Zk5GZ2QzeFhH eTFldXAzYWlmTTA4VjBEaDZRWHQ0bFJ2SEw0VEdkN2FkQ3FhcGRBdTVDZUNmMzJ3TkEwV3lCTWYy U2lQaG9nT2ZrWkhFa3QrS0dOakhXZ0svWDFKMFl4M3ZYR1UwY3c0RjVtZE1tcHBuQ3hrbS9QOC9v WVFIaGtKNzJZdFVtSVlhMzBnMnRCMTlBNjYwSG02b2hnT2U4SG9ad3NzOTh0dHpzNGVzK2JRalF6 VG92NHpQRUFBWmdoc1BPSVo4SUJoRDNvdDdDMk5UVEdsS2hZb1I2NjdaV25aSnl6RUZWWmg0T3h0 VHpGditCK09lZXdRZ082akNKWHM1UGoxRThQanptTFlLbDgxS2dmbmM2MlAybFRoVGZJMHBjbGVM YXJIZU91RXU2V3hVYUdKZ2NhbnQzbjBhMWF6azRMSnVZWXYvNU1vQ0xCVk1BNWd4MUhxa1hhVitk VitLWVkzRW5uOW1TaXArTGQwM1Z1eHpCWkdrK1hNT3p5VkJzUGx2N3p4ck9qMFdpWFE4dXJSK3lW eTdyd1ZlM3FJU2plYm85WW9BNWxnMXUyK1dZTCtTMWJUSjlaQmhBdkk5c1NEbWNNOElBQnBTMHla UnJWWmswVHdxS21SUXZIb1BUVTc5UW8yR0cxTU1zQ1kvZFkvQXdiKzA0MmFzZG1vRjJrTWo5aVRZ R1paTmduQmpQcjQrSTA2Z2tvU1RYZnhScEwyZWJCdU1XZjA3a2FmOEJFVks5UjNEcDJONVIzV05F SFZxNkxOZ2dZZzJWOFJsckM4SWw1YTBrSFlQU3N5ZkdsSlkxNUNzNm5rTUw3NVRUSk1hK0p2YUZN VW5TYk41bkxkdE5SQlJmT2hMdFVrOW9VL0xBS0FXRGwrYVY4U1NRNEZsSFVhM3JNSkdlYTdkd1Rh WjJxOWFEZ3kzdGV2RE1lK3VCdVE5cG15NnRCMnRiUFAzK01JQ1dXR050ank2bDk2emIvRXdmRVFi V0RTVVowSFVZeXZKZFlxQmNyZFRhZjVZK0VSOHZySklXWWxoN24yVERMSkN1elVsMTZnVlhYcGJt Vmp6R3JjVDNIU0xxcEpuZkd4Mzd4R1VFbDQ1Nm5ZU01wUE5GbDdtckkxNzRYeFpWN2hPK2RlQS9J akl4ZmhGczVOZ0tXaE1hOXpZeDhxbnhoTFYzTU1vQmt6b1A0MU9leDduWmY4TERuOGEvSjRXbmZ2 ZHNpaC9hMEdFaWJ4ZjExYk9oRU5xVTJGaUF3VXZ6eW5oU2NTWVF0NDUycEZpWTBZaGVjU1NneG5J bGMyUml6SHI0OFE0c1VudFM3N3JJKzdHc2g3VC9yREd6M3pqbXYrM1JCdGtHdnMzUDlJd3c0QWMy bytIbVVFOElBOVplSWU1ZVF1elBldE1iVXFHMnhLZW95akFSSkRrOVdNZVc5eFlEQXpyVStLbkVu Y2ozVGZVaStTbERaQ3BBT2tiYVdmTEdoajVqNk9CU0t3blYzb0VDVW0zeFRYeTVJdWVwMFpnRU5v SWIzTmdyZUREZm1Oa3RiV0p1R01jY00veE9oNzQrODRNeG9UOE1QOFY1UmphV2Z4YU5TS3hKSHRr UFIvTFN1VVZoVTJsanZSNXNTaStCVmhIcndhYTN5bHE0dnEzVnJPUjZxREYwdVBodmRib210WDdM VG41bXpRZ0RpTXVNaHB0RFBTRU1JTzZGQVYwbFhhQkNKWTJycDA2Rit1K3JESktzd2pDNU9tZlRs MWNGY2kvUjhyS3NPM01BeVdHSk9tOGZjU2ZjbmNidm5iNi9Vd3dBZzNjZHUxUk1LRldzelVhQXUz VFU4YVNnN0E4dk0wZEcwSzlpLzhsVWc3MVlyeWxHcEoyWGZxbUl3U2h0NXJpSktXUGZWV2lqeDU2 M0I1OXFGRVBaS3h1YjkrS295QjQ0Z2t2bldxUk5ObUUybjJnRFFPdzhoMkRZN0xaOVdnK2ZyR0hs eTNwZy96a0VxNnFlMFIxaGdHYUR0TDBGeno2OXpjdjBqREJRRTkrdER6c0JKZ1pXWUFBRFN0cWtD Z0lqSFBJT0RyUmxwR1lZVC9sZ0ZRYlUzWlB5anQwNzlFQ2QzWTZUd2YyK1gzYkdncUh2cVZveG42 UkYxMlUwelBQL3hyK2hFL0lrb1ZFOHlYbnVaUk5EbXJhcXNWc0Z0aGNwVFFBQUVBQkpSRUZVTUts MUhkSmVaaER5NmtOc21KZTViR0tNZlpmK3JRSjR3WEZFcjdnZnZwTGFQUEVqMGJSbU1LamdJMnV5 bTdJZWV2Ymw5NHdlaXhUVUY3TklSU05yNFNvZ0d5ang5UHZIQUhwb1U5TDJiRjIyWmhOdG5Vd2ZN UWFTQVQzaWgzUGlReHU2S3FVM2JTK0w5bUo2eEtlOExMeDRNTE5VcHlTbVBSakhsb2ZwYzYxVU95 NFN3bTB3ZXkzY29UVEdpejFrai9ta2NzZDhidk0wK0ROaUlDMGpHRm1MVDR0L3BMQVJqSGJsdVd1 d2JoTkRlcnZLbnRqektKdVk5Z0o3OE9mbXR6WGVJVE1Sa3ZvaGlmUFV2akVZdFJyZUptd3FEUFdu ckFkai8ycU5LbytHRlB0eXNNcDZlSDVWSjZQN3g0RDFRZHJlOXN3TzFPKzJ6Yy8wVERDUURPaE1I dFNKRGRPNks2cFRwNmlweEZaTmtRcjFpVTBGS3JPaVFpMnFNcGVqSTFaTjFhTk1JcHdPVGJXRDJ5 ZnpxZStQalgvZkdyNTFEaHp4MjJRKzlXRXpRVlVxWG5zdmUvYUFkZDY2K0pSTkRGZ2s2YVNiNHNX WEszZ3dIQmdRbTVpNXJLRXloMTJGcEV0RnBkMzJzYzJyd3RBREc2SFNSKytRVUNsYkZVNWREeGhM SmpzMXpIdEh3bHA0dndqUm1DZEhtT3Noa0hCQVIvcmMwMGpZd0h0V0J4eGFkbjBkRFBqaFg2Zjk4 YmJOa1IwekJoQU5Fa3hqWEtjNlZZZkh1TFNTTXlwVVVyTUN5NmZ5RUN2MWo5Mi8yY0FBMnhmaVFM V3RaR09BblZEdUFidGJaSklhUnJCVjV3QktUNXFoRTZmdmU2bzJaYTFYYjhvbVJudlM4YUVyZU1v bUJuT2NEQWRzTFJadUp4aXkvN1JPYlF4dnFubTkvelpkTlN6UFlDcEViUXF6akU3VThJWmdPWXow ZlUzaHJTTHRhMUJ2RWlGSE1wdnJBU1lPNndrcTJoSFlNQTdSMGJadXBvOFFBOG1BSHVGRE9ZTWhP WENDZUpqcUMvd2I0YjBFZWlyVUQ0MjJwR2NSTEZZZFpsSitUTDR3VCsyWWZxck4yRkhhaVhmMm1F NlR0bDFneGpZNTdkN0NHVW9QMmZoaGRraUdoOXJWK2NaZm52dllUWXpOU1UrNnhzNjE0SUc5WDAv YVV2ZDlMdkZWOXA4cmYyc1RFZlFLVWQ5bUtJSUZXMUMyd3VKVHZLOTFUVjBQbm5PN0hrZzlTVkxM cG5aZnY4Y3BjejNIdXI4ek1PazNIY2pQN0JsZ0lCblFHVHlrRXh6aVIxek1pWDBoeHZJaXVUYm9x VkRkU1ltWnBUb2xTVmtMNUFncWtOYVVGMjQ3bkhYbUNHMzlUZEw2ZHlkak9XUlJ3L0ExSWRmcjFI bmJqdi91QUVEU0o5THhnZUlic2dzTzE5bC8xZzFKdmF5N09nL2p3c3NieTh5cWUrcCthRE9BU2NU TWo1ay9PNzBQaklwT0xBODlXKytoOHR0bFJtTjlScE5KVHZ1eUhzWnVhblZBczlLdUI3K0xzaDUr VzZYMEI4ZkEwSE40dzRPUExBZXdNUWI4OERkdW5BMkhNSkQ1S3pEQXJxeEkvNmhWeHFqS0NyaWVD dlhkTGdxOXVGeDZmcEU4NnNEcC9kNEplQy8yZlRDZ3R3enNPUFFUd1EzdTZ5Sm4wODhnUnROck9V d05hZGdZSUhlOXFJUjVtTEtHNExlOTZCL2p5OXZFN01MczRHS29zd3E4RzNyWGhKbkVEOFcvTVJK eU53eTRsTjdHMFQyd3pHV2k2UTNPWWNMQ1BOb0FiYkwrNnZYZ0dkL1F5VUFHazVEMlNpWnJ3YWFX L2FmRFNnTk5NM3VQR01DQW9vOXRsK2kvZDBxYm4ra1pZQUNSbWNFd2M0Z25oQUhNVjFGdnRRZEMx azBUZ3pJa29acVQvU2NjVVArMTgzWDZkOHJMczIwL0pzMnV6NFh3WHJCdGZRVCs2VzNtRHRLOXZu VWpmNHowQzkwcUVpcTNCa3k5TjlXVlREWS8rcXk5VGN3VWlYemQ5dFRpcnhNVDhybkRDRzV3dmt6 VFc3OXRSWFY4OFVnK0NlV1FhbDA5TnIzcStZMVAvUTFZTTRXbS9OeGlzWmg2Y080M291UGVla2o3 ejBETWtiaWhUYVoxaFo0ZXlUQnpHRk13Z0pCUHFaOTFENDhCRElRZHVsT2FKSW44ZThhd1hCOGk1 SDIxaG5lOWpyRDR1MFM5RWhlU0dnaTFZWGd2TEo2TlhWVGZ1aU1Wd1dnQVRCMHFuT0tmRzVWSnZT SzQ0akNnVnpLT09FSEs1eG0yUTNRNFo0alF0blUzVGQ4OEdsSy9SM0NEYzFHOGk4RnZLTmh5Qm9a aENDUWJ2S0d5a2s4MVhCaU9UV3dSU2JYYUszakFkbmdGQXlTZWZyRWdYZXJoWVN6TzN5NGFGeWIy RnlNTzd4SGM0S3c1bXlJWHdiZlM2UnNxZHpMUXhMSWVXcHZPVHZVYnNtaE9lalJsNmdiNUJzQ1pz VFVNMkpUWW9MY0FYeTh5ME5NSTBzME5BOG1BenVlSkliSytvZXk3Mmw2VUNDMUpCSS81OHNsS0lm K2ttQmIvblJlaE9PK3VSMkh4ajcwbzE4YWwwc0xpSHhwbFZHTVJiTTI1M1BuUkY5RDBjeEdkRkNC RTdVdUs2dFJMWkJLZ0ExWkdNQXNUWGcrREZHaVhEQ2pHcmIxUHRlN2ZlcWpUdTRyMzVsNzYrbDhs TWhDaVdRNmVGUmgvT2xCdlhUYXBsNVBjZFQycTRqcDl6dkdoK3o5SnlabkNqTUdORFcrcEI5ZER6 RDJKNVJPaW92VTNkRUF0aXJ2T2VyQjVMdXZoajd1MTFtYytNNnEwZmJNUGpleDBSNEFCZEwvSGdE TGRTQlg4RVR5Z1RZYmd4N3RKdTJ5elh3eXduU0twZENMenM2THJRbXdqdWpQbnM0dyt3M2VkRGtn bG5IaC94d0R5MmVHcHozM0JLS0lMeHVNUGlZZ3Y4RkQzc1VzY1MwaWNpTVNFUi9PbDg2azh0bHpM eEF6K3ZkSEFHS2tpQjRxMmttMGRsUU5nTFVEWDBieW96ZHhCbXJyTXdaUWgwRlJxZFpreGx6Vms3 RzVDcUtWVjFwWDgxNGhHTmpoajF4QTF2RGxIczZYenFWRWJnR1hpelA5NUx3elpmenFnTmlUSnJO Rkc4bGxMMm0yWTYvSk40L1Y2K01nQVlqMncxWXpvMHJuSDgzWVJtN29lYkVqcUs3cXNod0F6MVdY OUhXSEF4aHlkYjhFbkE5cGlaRVpwaEdaR3d6M0xvVktGazNyMkxndmZKVUkyc2Excng0T1orTVBJ ZkU1NGtyZGl0eGZKQlZYcjUwVEVoZFpzNzc0KzRoaUlDTmE2UDRrYXRRclZ3WVZkTTIvUjVkYmNr QXJhMTJXMjFra0gwQ2QyOGtvV2hwNGtxcVIzRlpMQ0RxbDIyZUdSZExSOVc0dlcwUGRHZ1RVVHdh WDczSWpKeHp4YlMwdzhJbXV0ODBLcm1TS1NQYXJndFEzUG9BSWN1aEtyTjFXU3pIVy9OUnZLYjZn YVc5ZmJaTzdMZXNBd3R1dEIyc2JDZXNBc2o5MUVXL3YxRjdEUWxGd1AxVU04Z21oUEFtcFliK3hm K3ZsaElCblE0MzVtcng3RGUxajRUd20vVCtkbC9Nam9jUEpwMUdoVE8xSk5zS2kyZUhGZW5CY3Y5 WDNwYUl4a3BkU25MdldTOEhMN2taSTVrNUQwdHpmVWRlcm5YcHV4ZWRZU2FmTlEvY2NORld3NW55 a0pxVVVQckJkTUs4bG00MFdxYWEwVWIrMFVMMDhjUElkY2VQRXhuZzB5UmdtTW40Z0c2eGlycUhJ V2J0WDluM0RtbWZBdWEyY3pibVBwbXFVSEJIYllFYk5sZHBWUkpKY09JMmdqdWt4Yzg1Kyt4cTZI WjBSZlU5WURxYmlOc1BXZ2JUUlBkMFFZR1BwOUpoOXpSQTlweWxEeXdVM0IxbjdyT2l4eXoranlN OElYaHpDU2hENG9NbHllWGJ4ZGYyUXQzVGZILzVKZlFvZU5maUh5aTNNRlQxMVc0cDhVRmU0UTNo ZEZuaDNoZFIzNzFMY05JSzRjSXZXaWxudW5TTC9OaFpkL3M0aWJLK2xWUkVjN05wL3ZIN1ZKYW9Z SVV4UWZwUnVTQmxGUDcyckE3SG1aUlBUZ2t5RENaNjlzMjNrdXVSK0NTY3JabmtJbnFYVFFEa1BE ZTk1bC9RaXRJV3VNV3ArRWQ4cGFJUFc2Znd6R0pmUzdaUDZqaTFtNUlmdFBrL0NNYlByNDM0b010 dHlrNTh4clhMbUVYclViREhSZ3luTUpzSU1PTE0vZFd1REw4NWZIbDdUMVlITXhaSGZhNjhEYXcw UmpjcmMxM2w0L3U4bzdkYmhEL01xUVJ1blU4VEg3K1EwOTBObFA3QVFtOE1FeEJ6YVNFU3lkd3p0 c0tVbEQ1WDlINVBJT0d0V01DeldTL05vajJ0UmkwV1JCR2tGMVZjb2RUQ3B4VWpBSGxJcEVTZjNy ZUdvd0VnZ0hBMGhBZU9wemh4aDRkd2xpZk9STkpmaGVMQ1NtWU9qak91UGNkOXNoRzE0dndGMk5a UlhqaHlIZVpkOWxUdWlOelUxSnR5SDFMck9OT3A5dG5vdnIyWC94MXBLMVU3em5idzFaVzlaRDNY Wk0zTnF4c2Z1bE1aWFBvTTY2WjdRSkN0eGNzVW03WGh2UGk3Y1crUEw4ZSt0aGt6dGR3Y1pjUDYv WGVlWWRGQU0ybzcwQkROSFRYdDNNT3lJTUlEWkhOSndjeWdVR2ZOKzIva1kzNXVGZVVkWTc4VXV5 UlZJYXhVdjMvT1gvcS8rb05ZdFVBcVAzWjFlTFR5UTFuMmxnK0hxajNaVVV6cW43OHZ4Ny9icEZv SmUvN1R6U2JoS3FJYmk5dFR0VU4vTjNnNEZWOXA4WU0yWXZ2RHN5aGJ3NEpyNDNJdmtPRGZiS01p OHhNQVVEUTRLUjVHT21ZUEdJNnVhRE82S0hjVEVVaHpRK0wrTFVRQkVzTUora2trTVNLclo5aGJu NC9taUF3WXpnaXJ0amxXTEEzNnRUVmNub2pqRXd4SUN5YmR0RjE5WlVrWUQzNExOLzdPVnZPNDlV djZ6VkZqYXBQT2xUbTUvcC9XSmdsZjNuYldJb0gzRGgyUk9YK0lkRkhzazJVeG8wS0pLWGpzWmxF OG4wSllDTXpBTURleGhscXRyM2dPUjlkcEVNNkQ2eFBhNHZwelk5RnllQ3Z6aWFPR0RUcWlVais5 Sjl3bVZzc1NDSmFLV2IxUE9GbVZWMVNJMmhMUDErTURERWdQWk9nRzlqUkc0WFlPYzRCSXVFZkto c1cvbm03TU1JUS9EWUFGT2pEcFZuL240d01HVC9TWkpKM2UwWjhVd2VoTHg4MGltbU5PeHcxUzJq ZFNBcE43d0ZHeGxlQndORDcwRzA1VHB3cysyQk1JRFJPVkRYMmUwQUJoQnhYd1VoVmZpYXFDTWRR ZGRSYVpKRWxFTDNoSlo0Q1VtL2FyVW5PN3RTbHVIV01EQUprQlBFa3hwY3N6TEoxRkNmMUtvTzQx eXppN1hOWFNkV3I4TzZBZWJGUnF2T3kvaitNVURDUkpMWjY1a2tFN1BaSzZ2emJIQTl6NUxuQXhj bG5tRmlZQmNZR05LcTdLS3ZoTGxGRENRRHVrVmtiaEVVVzA5K25VclNaY3YxeWVZZXMvcktNYTc2 QnpxMGk0eHE2UTZNQVpMS1hReWhsWXJYZldCQU1RMTEzaTdpRHMvVjY3RHV3ODBOcThaWTE4MzQ3 akJBKytLV2dWNFBQa3M1aG5hd0lTM1NkbXNyMWU4OWJHYmVKaGlnemV1M3k5eFpZaUFaMEZrK3R1 V2dQVHQzZFM0VDhjOVZPazRMUi9TS2UvTXJxY1VpMVdFTlFvNG91U3RWdUUzSTBEU2RKQjdEV0F5 MUg1T1BzZm1vRlJWZExiWXI4NE1WM1daUmd3SE1aNzJocll1ZlZTZFd4T3NUeWN3cU5qbUp2Z0o4 RnAweEJ2YWhxVGxqOU81LzZwaVkvZmVhUFc0REE2MUtrNjNWMzNRQXV5aTZ6dDdWU2V1Nmo0eXZ4 b0FMMTFmWG1GYTZyallwVkswV2JldnZlbFBDbk1TZGpXMi8wZytNZjJ3SUkwaDNZQXdNU2FqWmRG cERZNGIzMmxVbDVqNzdrSzVYWFdiMERERkEwbjZHMDU3L2xKTUJuZTh6L09RWWV2M0M2Tmwvc3Vs cXY3cFRTeWdDUkxvRFlNQWRwdnZzbG9RVEU3SFBQa3RmcEordUVDdnBPblRRN3BzaUk1bVVRTUtC SFZweFhmdFA5dWJ1S3JiWmNkdkdXS25wZ2FlZTNjOGNBL3VtcHcyNk1ya3BCcElCM1JSemgyM25j NGF0U3JNblZXTXowMTYvOHdhSEhmcE9ldmZ5Wkh2R0p2WTFvd2VoKzFITlA1SlhuRHN4bFU5Wisx UGc2M01xL0RKQVl5N3hiWVpVVjBQemRUakovTGJaWHczcnd5TXhKUDMwMmNOTnBKK3VxNEpucGdX M0NQandCdWNPNVdHQ0lpdmRSQXo0L2ZoS1dhOFo3WXBOVEsrc3pxT0I4ZlVoWDZhNlhSU01sWnBH MWFOMzZJWjFSdk5VYUF5Y3lXOEhiMTFhaTFOT1o0UFRnMit0dC9DdDhhbndXeGhUMDhZeFpUNVQ0 WStwN3pmZnE1Y01hQThyTThnYmVpbk5ZT2huUGNUWGl0blhML1h2aTNTUEFmVlNycVdrVVcyeENi T0JPSmJQYUhwSjlielBKY29uUlNseDZkb2ozQ1JpNEJuTGRiMjV3TVhuQnFCZkMvL0w0UjNlRWpw OSsrMlJkZ1dWRjBWRUZ3am9SMFRFRjVwdUhlRTZoK2hTS2E2Q3oyYk9uTUR5ZS9MaUJSL3U1Zlg4 RU1IYzFRdWJiV245S2RaNlRCalFJY0plMXh1TXJ5andiRDU3b055WHZkZ3REeFFQWnJ2MzlxdWo5 SW5oZnp5OGVUbXNCK2QvSHVtM0RKOXVPZ2JjLyttMzBtczU1WVlDejhLWHFWNFlnTVFqR09YOGh0 YlJHT1pFNklsNkpTN051MkhCWnZ0MW96Y2JkTFFob3RkMmZoczJPYjRXOTM3Wmg3Z0FBQkFBU1VS QlZLc0J6V0c1UW1OK05OSmZGdjdkd21NNkkxZ0l2elFpNmhhNkU4bEI1K0NoK1F6QjkvdHA0VDg4 b0lFUFp4SGRta09YMlFFYkR3R0grNmpkeFBLMTBZTjV3bTlFRCthRzdNU0g2T25CQnBvZGo4T0FG K2E0bWxucldEQ0FzSkljMWVPaDdzSmsxSG5pSkJLM0ZLbjhHMVh4c1ZFN2MzZU0vbUkwR1BJKzk2 bU0zVmVKUzljZTRjWW9JbVlZSDNBRDVFYk9Td2FSQlA4ckFnTFRBdEpkcDNVeG1wamdqNG44bndu L3pQQUlxeGZWa3lNK3hpSHU0UHYwNHlyNDFNZ1lJZkNwSDhmQUh5S1k1akJtYkZQcklOeStXTk5y Wnl4ZW1yMnk2K1I1Y1Q4MEFHRFFJN2ppak9XTEltZVRBeW9mR3UzdUVmNWp3OXZzdEJ1czM0Nzhk Tk14OE5ZRFRaaHVqTGwrYWFENTZHeDJ3dXRvekU4SE5MOTM5VXBjbWllbHhmUTZWT2VMV2w4WmRU R2pmc2NSM2NpUk12cktuRHRQMFpMeSt5dzB4dnF6T1VWLzNkbU1CcUF4bUVhL3EzV2Qya3hoVnMx bkNMNTV0UEEvSndDUGdSL1ZKam1TVlJzNjQzbHF0RVQzOUdVK3pHaDY3NWlvdGpmWC90Wkx4N3Uy WVMvOUhHTTQ2ekVsQXpxL3gwY2loOURWSTUveUpadldKclNHc3lydVJjU3o3eHFxNTRDVGNyN1VG Y292YlRDSmlEWWk3dnFkajQ0Q2hDK0MwVTc5dTBkdG41QUVUMy9na0RyNk9vdVhLZFV2b3FrTUUr UUxMYVJ1MFd5dHc5eCtldFQ2cnZBY0dOdUVEeDY0cmJlNWFQTzJsWDdCQUNCRUhjNEdpamZPaHEv UDZMVEdzQ3ZyWFJuV3FYNGxDelBocG9mN1JxNjdjcjBrSTNycE1QOWpWTVdYRFRLeXhBQkpQeW5i TXRIOGMvL25KaHVGQnN5b0pGckJELzArQUVGTGxQT2xycmg4NWJ3MWpYR3kwWGx3WkpnYjZWNUVS enZNNTdkRWJVeFlCQXNiMmR0SEJOUG83dVczaVRodEJ3bWgvcTNKUjBXZU5SakJXZ2NPTFkxeHFn eStjZXAzQ0Q3Nk5SWSttRk05UnROYzRMVnQ2N2RtWTkvbTd6TTlSQitOZVovanlMNjJoSUZrUUxl RXlEMkNhUThmSVF4VHBENklIT25VbENGVGIyTHFxR2JZZDluNUk1Z3RqUGVLREtydGQ0aVFTZ3lS RnBJTThpU0sxRGxSdk1BSWYxeEU3UENwbEJEZVNJNXlwQ1hseFlENHZIMjArcDd3VkxDa3ZsVFpY cHhlRG04WCtYRGtwVlNiTFVSMjF5R3k0QnVYQ3R1R0QrYlFqbjBYVWczOThiOFMvNFpVM3F1K1VC VE5KanVxWENyRnRxRVhtNzZFYmRtWXRPZHEzWDE1VkNZNWV0Z2lJcFVqdVZHbnlqcG9sQW1DMzhU N3hpaEl6OGFvWktQcTNwMXh0WnZhTWdnYWpYMGNFbU5HaE1hZ0UyakkrOFFBYkZJanVIUVlTbXNM ZlVGYjBDT2h0TGFranphM1Q3bG9ZWE42NzRqNy9XTWViU3dqdWRhaGp4aFhVa21WdGYvQWlQajlN Q3VnaGljVmRzMlVUUzZHRVoydzBVVm5vdXBLUisxT1lscnVTd1hmSnBBVWwvbENDOTltR256MGF3 ejhsWjJ2S0dTL0M1ZHdhdDIyVlYvY1p1dzVQVVFmYlVyM1BKVHNiaHNZU0FaMEcxamNId3cybEsx VXljNmVhbnRvRk8zTG5rcmVDMmVvZmkvZkR4L0JwWXBDSUttRVdyZ1lBNFFUczRwUU9WeWlqVkFl dTh5bkJmRFBEKzlscDM1RWw0d29LY0NESWtFcUVNRktwODVYVlRXb3lEQ2VWZGFWcUJlR3p3T1cv cTRVZGhMZ0YrWlRNWnZSZGZEdkdoVmJmRVRXb0t1bE5YV2xONjRUVzQ1N0Z2OXhBS1lYdWJVMVVE d3AyMHU0YkRMcWh2QnpuOGo0bmZEYmNsN2FOYXlmckJNSGpyOTM5UDlENFo4ZG5vYkNNMmQ2Z2lt TnJLTnlxK3cvOTNXU25YclhHa1hMMEF1YmlSWkptRERsNkl1NjZKRlFtcFQybDZLQnRYZm5DRzIw MVkvb0FpTUs5dytMeEJnbTFLWVZUWXJxQ3pBK05TS3JOalpvRzhaTjNhaTYxclh3ZmFUQitJY2Ft bGRoY29mcWJDTWYvWVpMTkI3K2FwZzJBME1iNTdyZUx1TkR6SGRxUFhhSjlSV3dyMXVVRE9oMU1i amY5bmVMN3RvZklaWE0wQThRd1NEUmkyYVhUdnNQdWt4dEw0SkpIUnBIM1F0cHluTWlBOUdsam8z bzBwRWtZRUtwV1pjWkEvOUlJa2lURkNQNFB5YXl4bnQ1a0dwaUF0WlVYYmlYc29iLzYrc2FSTG1Y SUNuRkdQaFJmVEhFaEhsZWl4Myt3VHNwVHR1Rk5mR1F5R3pYU21STmNxUlRtRnhNYU4zUWN5WlJl VktkZWMyNFRWVGJ6MjllRSthMm1qdXNRUUlNSHpWTVppTThsWGVkZitoNCs3R0tNaDZiaGpHLzZW Si8xK0ZZR29PWkpVMzBtMGNqakl2RzVTTWpnZ2tsNFl4bzEza25ma0pWWXUxaXlLcXNiaFRqVnBq V2JvV0xUR3JrTzEzRUJUUTNZK0JqY2tsM3RkbTFoeDlhcnJxZmI2c1RCNGdQMFNiUDF6dmxBRVBL THErTEFUKzI2OExJOXZ2QkFQdEcwcmkyTnp2VE5xK2svVEI3bC9SU1MyMzdKV2d0c2Mwc2ZhOExI VVppVG9DQWxMb0k3TCtMQkNJZHdRM09tR3ZDNk9YZ1pYTkR4VTRHS1NiSmJhZm9Nb3MwdVRDZk1y MGNYaUl5d2o4djZxeURIMVdXem5PcDU3M01qSDkxMzVIY3VpTU5wcjd1U1lNeDBFWGxPTFZqTHl5 cWRYQmJwcERVbTgzbkVOTTl0YTlTM3hxaGtpeHBHN0d4ejZxMHVXWTQyTndtQ1ZQZnErQVFsYXQ4 ZW1XSHlMUG1XMGE1aklNWkM0bGpTUjg2eElUd1k4ZngzS2hJY2hqQjBtRkNxZUtwK1pjWm5YOE81 TlhTdnlsTU9Kdk8zdSs2N2diOGV0MWlxc2R1UE1mQXIvdmFORzVOMUw5anR2YUgvbTBaazBObDda eXNCL1MwemMvMEREQ0FhWmpCTUhPSWdZSGJocStKUWlRWHBGblVVT0k5Ny81SEowUGJNbXI0bTdl WjEwd2pvdXd2cDREQmhMWk1OZHZPb1JjMFJxZkd3UlNHalNUbk85Y01EdnhiVlhVd0VRaGNsVFVZ UlFUSFN2aWNTdS9COVV3UTJzRk90bENBYVhlQXAzMVJ3aVhUQmd4K2IyeERYVk1wVTN2MmNPdWsr NmRGdzk0bUtMS3Y1YWpmcVZZTEVNei8yTTFJYWJPckVLTXpCSnZkSHh1N29mSmQ1bE0vTzhSSXkr QnFJWnRhREZuTnBMWDkrOTNVZVdEd0pOQjEvcjdpNk15VXZrZ082NDJWTlVQYk1tUnpqZ2I0RFV6 cG85UkYvL3dXU3JvWFhnYytOVDBOUXcvdU52UFFJZlNnd0xUWk93WUcxTTBwWlV3bFJGdlEwNUxP Y0VZWXVCWURPcU41em4yb3JpdHlRckdkQnpVVG90Zm1selNtaU9GK1NaY1FrOFhJdjZRUEdiclBq dVNzak1FTDR2NlJRS2dqdU9JUXdwb3drdHhNdWZmUmRVbXIxT1RnNjc5MFNuSzNUZmdGTG9LSmNK WjBDYzJObExla2R4VzZKb3VkSE9sTzNRZUcyOG4vUjBibUtwdFF6NFlkNzlkRlBhZlpXN3RrY0wz azJkSXFqMnBiZCsxMVlyMHZnVzI5MDVFQS8rZWFlc3dSMWxUWmVqR2JWRkppVWpTL0EvYXBwUGFl dDNYWDY5Qnp0Vkd4YVNrZW50bUZXaU9ZMlY2N1k4dHJ6V2djZnZ5UWdVR2lBWFdSRGNPVTMrUzZB Nkh0dXAwSy83ZnF3ZTBvemxTaEJ1MGcybFRHdjI2L2piaG40TDNWd25ML05YcmE1bWQ2QmhoSUJu UUdEeW1HYUxkZXEyMGlhK21vTjVlUkZmK0dydC94dzEzUmJHOUZwRlkxQTZwanArVXgzZUsxUndT OUVPczhwMS9yOUtvNGhyekgrSlUyNExjbktxZEllc0FmSXowMDV4Nys5YjlyQ2FpNWttcGhKTHlJ TVJMeWlzZU1mRllrU0k1STJObkVZc1JkL0UzTjdnNWFLam4zQmFvWFZTK2RaK09xR0RjZnVJRmcx ZWJvc3RFR0VhZUkyOTlEVDlLL0FlaXROSEZ4ZTIvalY0RFRRSGlobHZRbTRaUTIrdnI0YU1DOHhZ RXpXZ1JxWmh1T3lGN3AxRkcvK05MZXM3VmVWelkra2tLYUZneDBQUnliSTNTMXpoT25FcTgzcVRh NWJ0bFFOc1k3ZEZhM2I5c280MHMrK0E0bGxmUzYwUDJuZGZ0MTlhZVdXeXVZNHJwZFQ3dFJsKzhq amk1YWkyMWZmdmZvYVp1ZjZSbGdJQm5RR1R5a0dDTEdoclF6b3BlTy9XVExMRjBXVnBIZTlUdlVs ZXlqcW1vSGpmcGlVVDBBVWtncTFqcFAzRTYzWlNCZFllTDZGZVhydlBYdTBtcU1GU2xkVzc4SEg2 N0d3c2Q4dW04VWZIMjE4RXVhYVlRRFFTVmRRaThqMHNXUzNuWElmdmp4MGNrWGhtL3hnZGd6ajNB NHliVTJYbnhlUko4WmRlVkhjT20weFhnYXYxc0ozSHh3V2JpRGlKc0s5RlZBayt6NVlFQkoxNkVO QkdrdHhvbHB4NnJuVXJlN1R0eHBZcXB0Vnd0aHlzR3k0U2hybDRxZUxhRDhmWGpya2xwMW0zM1pn SmpuTm1IdUNoYW0wcWFwaG0ranhWYTN6aE5IQThvemsrYjlwcDF5RjEvbmJlNDhkL1FhTTlmV0I5 L3pxUFBaMm81bGNzRkhYNGJnMTNBM2lWdVg5VzhMM2h5eUhJS0ZYckg5YnlYSFEvVTN6WCtUZ1la b2orYzdVSnpaeDR5QmZSRGozY3ovdktBNkNPQ3phQ1NlMUo2dUZjSjRrVUtzd3dUaVliZnZqamVF UzhpZTFLbk5kVzMzVmY0L29xT1c2Rk1ESVd4UmRPa3dicTBrUXlHbWtqU09sSTU5MnhBeGhBdlhR UG1LVG85aHNaUEdjSUpaZS9COWZjZlhsZGkvcllMdlFtcndWNm1lRVV5YmlycVBFaDhpdEtWODJ5 RkcrQkVCRkZQSjlNRWFpK1JhaC9BL0ptb3g1WENvQS80eFdVUHppcXBiYzU2RFRVb0I2Smw1ZGlV dExDOVNuMHZFTExuV3gzVTJHTU9XQVZCLzJ4NHU3aGhBU1JyNTIwUmMveEVzNEtnZHIveGRlYmhn RXNHR2pvYzdVbGplaVgzTW1OQnBlQ0g3ME9LcFBlVTVBS0l0OHdFU3NuYlR1S3V4YndzdWlYOExp enE4L1MyanFkWktYUmQrbUN6UXpKQzhvMHREYThoaFI3ZDVvQUd1azZyaGlJT1Bkb3NYYjdQMzlF alFORmdycStDajIrNFFCVjg4bW0zVnNRczIzd0lVZm5yMm42VEhiR3ZSRHB0WTd4Z2J3OUp1MnlF SmFBL21Pbk9YWHB2TU94SU1KQU42SkE5aXpUQzhzQkJRMTRNNFFPSktEQ2VhMXpTN0xDYnBjZ2Vq Nno4d0NoamF5OElqaUpBS1lHanFvWGpKZVhIV2VlS1BqWDh0c3hwWkM0dzVLWjFybVJCRHhKSGtr Z1NzbGtSNEFjQ25OajAvQkorcW11M2tNNkpSQ3grUmp1eWxjMUJnRmZ4bHBmZzNSRGlIQ0cwMDJa bWpTc1drZVpsWVl4Z09qQVk3MFFkRXJ5U2ttRlByQi9PbjNFRWEwbEFxUitzSmpLaTZGOWN5Nlg0 YmRjZVlKZCtLWjlyaFplcmdoZ05SR0MvZmtmZnlyT3Z2S200dE9DUklXb1VoTFRhVGJnUVlzMGEy TlM3WC9Qak4rRXdsTDA1MXlaTlcrKzBKYlFTRk5tZkZHN2M4ODlEV2IrQm5ZMkEyZ3hITXh2VnNK MjFHbUhQVWsvQmMvQTVhTmJkMWhIRmtXdkhNYU1ERUJFTnE4OVdhQzJFTXdZbHFOemkwenAya1Bm ZzBEVFpUNEZ1bm04Qy9vY09KR2VobTNhUzEvMFJMTWVFMmRqUVBOamFZWVZkUStiSWQ1cmx1djYw NDRVSVBGdnJUeTgrOEdXQWdHZEFaUEtScWlPNno1S3VzMFZFdlEzNTBnejFXeEx5MEVnWE1naS9J dE1OQTNCRzlsb0NYZWs2d0lvYUlJOGtsaHRUZGk5U3dZNWc3OEwxY3BzREhpR0YyRWVjeWpuV2hT OU14QW0wOWpGK2J0OCswOVlYaHdHaVFjdmxLbGJzVHZaVGRiV2t6b3h4VDQ3bnRjMno2d2pCNEFZ b1hYOS8vaVRrbXhhVkc5QkwzVlIxamRwbTQraGlKTnhYWnMvZGlaa2VwVzFKblVuRHg5UHZCZ0Ux aSszc2plZXh0Y2trdXJhR2hrYUV4RG9WaVNEMUxtMUkwQURQYTByRWVEUEJwbzNwbDhzQkh3d3A4 Tk13bTBGb2VBeCtNVFR6NlplTmZ0MzFDbGNCb2s5Sml3a25HWFp0SGlrd2lxNXIxYloyTGI5dDdI N1F3Ylp4NjB0bTJYcWFQRkFQSmdHNzBZTExSbGpHQWtXbGZEcnBBRUlXdFp6UGxCVEhFSk5iMUVW UVNNQVRmUzRORXRDNXY0eGlEUjBYbVZQanN2cncwbUFCRTg3VU80ZXk5VElibXZCYmdtVlRBTUdB dXkzUzlwSXM2MjhsOXp3MWpRU3JEYkFYRHlvNE40MW5hSENJc3R5bFlzellmaHhqRE9mZlprOWhp YW5xYkVWSktETis2SzVVS1BqRmVEdWZ4R0RScnRKVDFRbU1CMzBhM1Y5N21XZThQalV6bVUrQmIw NUhjdWpOdWZSWEFmamZvbExRK2ZRakZWWE91YTZNQndaeXlDeThNS0h6dTRtdHVRelNSZEo1R3kv alN6eEFEeVlETzhLRWQ2WkN0cGV2c2ZqR2g3ZFJJTGRvOGFRekgvU0tDd2VneHJsR0orMitTQUFB UUFFbEVRVlIwZzBNYzNUSHFVTTA2SmhSOHBnNWVRQmlHRzRCMU1ncDhMNHAxOERVbmphYWFGYTg5 U1MzRC9qb3Y0eS9Ed0FkSEZLNGpXRG8yd1Y2U21NLy9GRGtZVGRKbzZuY01Qak9DeUw3aTFsMlZj Nlh5RmhMV01YdFFvRWlQMkNLTHA1K09nWmRmVEcrenFvVTEwaXVuQ2NBa3Noa2ZTd09ZcDlDOE1I UEN6UFhnbGp4cmdGbklwdkF4aEFYV3RrSmo5dnNwOEt4YnpMSysyTUF6UFVKejJiZ2EvMTJqSW1s dEJKZHV5TFRvc3NJR0VlTnlzMGJibElZckdkQVdLek5LWXhwbU5Od2M2aEZqQUFPNUtURWdkZXl0 UlNjK2g2YU1TU1Q5b3BaaTM0b1JHZk9pb0RiNmtnQ0txRVl3NkRBMUdGRE16RlQ0bU5CMVRDVEMz bU5BSFF4QmNBY0hkdVlGOVFzU0tqeDM5bUdrNGc3SnVPK1NUYW95YTVKZHNIanhycDVpUGxEUyt3 aGQxdi9wRngwNW5PYWd5a1V5ZzRrWThFd25ObGxXUjJPV2tlYmZrSzJtYXBoUU5BRHp3eGJhcG1i TWh0ZEcxK1grUTh3dDJEd21qbmJHRFEya20yUGhZd1RSSlRDMjZSMXVyZUV4WFVHTE1OVG1oRmtt NVlVWFVzbVdabU8rMGMwYXhqYml4a0RLM01KaW56cjBYTnU2bVQ1Q0RMUUw2QWlIbUVOcU1IQ0tT WVNhMnJTZDJ6cGlodml3cDBJYzN5OGFVN2U3NzlCTEEvRmtJeFRaTnppcStESFhxb0R2cWhrRXY0 YnZwYkVLUGxYOEdQaTlneEZVWUc5eHc0Z3pBd1pzR2xyN1Q2cHRUQ1phNXFYc2dJKzZ4VHQ1RHFj a04wNFlNNVZZdGJFcDdiWVZraUtSR0JWNFh4cVJWVXhQRktmYkl3WWN2RnJWbldkbDAvRGxVY25W Y0dnTTg0NUNZNFlZVWpURDVqaWFyWFRVL1E1OG9SbXVoYkpXSFFRcThJY2FnKzlhc2FIeXFma1l5 dmEzNWJkanM2NHZHemVtU1RiK1lNT0x3MUtZVGpoZ1R1RERCVFE3eXJmcDNjN1FnL2NUdmN6TW13 OEdFTzM1akRaSGVxb1lHRnFIcEZ0ajUwejZ5aWFJM1JJcHA1Y0Z5UUxWSndMWndzR29ZbWphL0Y0 YUkxckQ5N0pZQi84T0FXaWRGTlFYYVhwanMrT1A1dWthRE1DTEYzVEp4bXgrYXlSY20rT1MvSjVr MFNhRzJwdmRHb2t6eVhNMDJadnpVbmNJVG9la1hKZ1o4ZlQ3eFFBYTAwclB4MmhNeWlneFhIKzlX Q3pjNWVxMCtyMmpBTVBJWklaa3NQMGRNeE5CSTJ5dW8rcGFCejdKSWhwR3N3UCtCMFVyOTdmMjRG UDNmMUtVYjh1MXZ5M3pjZkRRWnQxdnk4YXRaUzRkd0RJR0Yra3pXYkpaMzlaNGFqaXVlcXZUNG9R TDhDV2VmcVlZOEtPYzZkQnoyQ2VFQVZLaVZnTHFFNEZsdDczSlZER01ybzVoSk8rU1p3U3Joc09Z L3pvMnF6VjgwazRFdTRidkNwVjE4QkZRVEZIZFRwd2FXWmorS2daSW9iM1lTNjRUdU9Ja202U2du alhwa2J0YTVSL2F1M2FKWk1nNHJBL1N6L1lscml6OTdqRkF3dGYyWW9PNzZZYUVLWUJuYVVOQlFu aTdBTzRaUjNEcGVuY1pYeGF1aVlDUFBxeUNiOTJ2b3pGcnVya3N4b0RXRExvNHRiZHJvWHc0d1Iy ZlRFa3VHMXhFak5HVmdOZWgxUmVndWdFR1h2OXQ0UTlFQmhPR0NOTE5GUVBKZ003MXlSMW8zRHZx bHFRUXdhdkJJM3lrVjNXZWd5YWZFaGxzTW5zdmxDanFPcEl4NnJCYTRvR1JlYk9tTm9iQkY2WklI S2JBZDNXVEY5QTYrRTEzQ3k4dzkyKzIrVjRzY05MbW4zdTZQYkZNb2toYVpITmhBNFA1Wkk1QmJl aEM3VVBpaTNyMGgyTUFYdUlSTEVpSzNLTXBubjcvR0hDL2JkdHJqOGE0eG92SkJBbmtsUGNqYVNE TlNOMkhOZG4ranQxUjYvQVJOVDdtcXE2L0tnNCt6VTVkcHdlL0xwOFNidy9yRlZwR2dtL2o1T28x S25pMGFjeDFkbFA2WGxYWFpwSnBUVnVIdlN5cGNadWY2UmxoWU1vUGJFYlR5cUhPREFOMzZZd1hn V21sRSt5bEVHOFhPU05NbldhRFdaaFFWL1RVRlVoZTY3VCt3SGZpYzZwazRYa0J5QXN0Z2t2WHdy OHNxQ0s5SzNtOHBNWmU1MVNCT3Vrb2N3a3Z2M3FTRG9Zd2RYRGdnMTJ1TXRJU0wyclBrZFJHM2lH OGV5R1pnT2piWjBxWkFlelQ5bFMvNlYrR2dkNkcwalZDTDZ0eFU4eEJOdGNLMFpEMDJ0eFVxLy9m aHFPV2d0cmt0dGNTZ2YvZ2FHNnpOSVkrUk5WTDE4S25ocDhLNHhKWUZjRWt0NmZabVM0NWZPVURI NlVxcHRtR3oyYTc1TzA2UkFmTEpxNzBCY2ZNbDBvNnc1bGlJQm5RbVQ2NEV4cTJOZGhldnU2QXo2 K3RtU1BpdnFiS2xXSXYvOSs5a3JOWWtDQTBXY3NrYWV4VStIYmp4cjBFY1BFUG5Jdm9ZR0NlSkho MUJYYU9EdGZVZWVjZXg0RENTOEdEd3c4azVEWWxEa3Y0VWhNVmZDbG5BdUhpN0pLMm9TQVY5Ykl0 ZWJzTXZ5bUErM3lqcjhOZ2xQZDk4ajY2VDNlQkFjOGVRM21SWEFic09GYzlFMnNOYlZwV0h2bVBX WTZOUmwwZHMxU24yWk5MWTZxbXdxY3hhZUZQa2FMcXQrZjlKb3lubExHamQ4VVJmOC9JWk9kYTVv RXVzcWUrV2VUdnc3MVZweFAycUt1ZVhhZEpaaDBqQnFiK0FJNXhEam1tZVdPQWxLcDlPVGdCeXE3 bzZzeXVwbHIxK2RYU2ZzcWhsYnJFTlI1MXVvNXZBNzZ2Q2RVd2UzR0VGTFBTbHQybXpUanpOQnMx TDcrQ0J0TG0ydTdNeTlrTHM1U3JXMnhFNVpHa3VFTG1XWkc0UmZoZE95cExhbC9tSW01cTJIVi9D WDhZQSs2T2RYcTlya0hMWVFOVDU3WHhUV2hBdlFtbHhyYnhiZUZLMjV3T25lNVdQdVJwaGtyWkt2 aWx6cGpRNXM1NFNsMVMxUm8zMVAvZlV3b2o5TnVxY1VOU2pJRWxHZTNaaVVhVGpaM0RvbTFqdHYx cC85bGlaWWJwWkVCbitOQ09lTWhsZHo5MmlIYmU3SzNxK2o2ZjZFTHhPcThYZHpKeTZ1Ni9YdStJ TjVWN0Q3WTg4SVZUL0JUNEJTN0pxVTljR2svSkUxSTNlekdJcDE4c01ITTFIbHBKVUYxVzRnNXls RGhKS2JVaWFiT0RFeVYvbHlIR2szM3dMdnRJMktzeFlPTmhFMURYWXJiaDJkUjV2ZmdtV2dqTVdZ RmxyVmwzSmQyR204Q3ZHY1YxOEVsK1NTcUZiZDkxdXYxdE9aeFYvM2JVL1QzL0JqdzZUcUpNTWps UVphTnNHZ3pTMTdveFNXelBkS0t1ay9HWllLQitZYzVreURuTUU4R0FYZk9IeDF4Yzh4SEIwaUV1 RDQvWUVJTlFNNXdNL3AwK2orcWpYYTNxSjBtb2QvbUExUERaRWQ1YTVraXZiUTBmRVcvaEQ0Rmlu K3I2bGJyY0NWb0V1TTQ3MTdnWG5NTVE5ZnpaM05acFVwdGIxUmtScjAwdWZMVWxzaFp1SGFBcUZV OS8yaGdnTlg5OFRMR1dmdnJkUHozeWhqYWZmc2RSdkhSdU1QREp5V1ZpeEQvcnRGNkRwUFF0RGFq aDAvUk1nVzlEeW9hMERLVUh2NVNSOHB1N3pieERlUzBqVityNTNiVDJuNDh0aFJjaFBxR2VsK3hh bStUZ0pzWVlFMHFqbzN3YkhtNUlWbXRZUHFtY203b2FJek9PVzFnekhuNE9mYVlZSUpWd3NUT0NW YVpBQWtqcVY3NWlVL0xyc0pXd3NyRnpCMTFkWnloT0VvQnBMZVVPclZEYmxyU3dCLzl0RlN3V2Ev K0RYelBUWGw1akdSMEUxWXVpN1FRQmJ2UE9NZTNGeXlhdnpOMUJpUFpaS2F0ZjdsU2g1V1ZvcytN QWhUcGV5cTEwUjM3NjA4SUEweDczV05ibVBkYkVoOFUwVjVuMzFPc0tVM1czcUw5T2doaFZsZzZ0 Y0xoSUFqMXplcHlHUTdyNEZ2Nm5Sc0ZZK09oQldjZmdtMTlQeFk4V29XL3FPcWgwcitpRDFCZmRq ZWdWNTdkVk0zbCtXeTFNdngvMVNrT0Nndm8zVks2TmN4M1ZFR05mMms0Sjc5U3B6TXltL0s0N3ha azFKd3drQXpxbnAzVzRzWHF4dTNyRHlYTzdmTmNoeWF0SFpDMjVldWJWSWxNZDBnZmVEbHRiUk5Z aEVBYnN2eDUxU0JnaldEcEc3NWhQdGozTGpKSC9IQ0ppUCttYURrUnlxSm0rWFZoZXloMWcrWldT V0JHQzd4QUorT1l4VkJWZXZxVXFaRVl3Qm41cGd1QlRLM21wbER3aCs2ZFY4MUxuSEx4MWhCa29j NlYrYjVrSU9NUmdsRHJxbDVjaFNUc3BHSWxUdnJ3S2hvNHJSQ040dnlYTURscmhHZGFqWk5OTEs0 REcrRTJyYjIzNGphQTUycjVqTlBEN0l5R3ZONXp5M0pZdzliSjBtMHEvVGRxV2x1WkZWNWNPMCtk YXNKTGh4ZzBieTVJZUNvMXgyL0RaWjZJZGRaK3VsWHJyT3VNaURuOHRubHNORkRPQzhsdlN6SFZp WlhPTjBjZmtvK0VPVkNyZmh2ZDhYeVoxdlFraXh2Y1pOMFh6L3lsZ0FOTndDdlBJT2V3V0F4aExU TnUzUlRldURmcitDQkdkQ0M0ZENSV2lpMEE4TVhKNXA1SmRFUDVUa1g1K2VIWlhkdU9GNEdHNE1B VSs0ZWJRUmxRWjdiUmxBNFd4c0N0K1VyVDhpUEFrb29pWGw1R1hsYnM5SFR3cDQ4V2t1Q0puSFNQ U3duY3hmZzgrNXRTVklEVjhaZ1JUamVUaGhubzRwbkRwNE1VbCtwY1paeHBwcitsNjlnQWVyREhQ VjdFMTVqbGdQQnlna1ArUUtLZ1BMa1V5M1pGZ3dKVlZmbU5vakU4c01tSHhET3ZoVVN2L1NHUThM anltamUzMHQwZmNldEFHNCtUQWpNMXRhZXQzakJsenRkSlU1aFBEdy90dC8zTDBZeTFSWlpOMFl0 eElGREhLNklKeG9VVlJiVUhOcjc5MWF3MXN2b2FQbnJUd21lTzA4Tm5PMTB5aGZvdW5IamZ2a2k1 aHo2NjlaLzlwTTFmYUNFbHQ0VnFjdjJYOFk3K0tOaGxYSkJlMFdWTnBublpESGgwMzc3cmM1ZlBv WkoyWDhSbGpJQm5RR1QrOFBROGRrVVVvRVZtKzF6MG1sS2Y2VVJjQlVaZXZYd2d1QzZjU2NzL2Nm UVBRSmtURnQ3M1pCU0o4QVdLaFAvWkJKQjhZRWQ4cEpvWDBuV1ZqVWdjVDRxU21yNHRJci9JdW95 ZVZYUWNmODF2Z2UvR1F0cTB5SXhqcWswU3ZaVURWSmJVUW5yUDMrY015ZnpoK1FVazA0WE1qN2Rv WTBwaUlMakFpdkplODlidkpPZ01uL2U0eGdEN2NQcnJ4TzBZdjZzTThrYjEwOHZ6VzFPR3B1MTIz cFg1dHg0ajVvZzUrejJpRm9hTldYcmZoaktvM09GSkR6S3MxcDVDMDBvY2owQlZyME1ZVHZVRjNq RUVkcGplM2pRaTc3Z2hXT25UU1p5NnRUeFhCUjA5YStEYjJOZndQamNyb1JRUmRoeEhVQmg3cUNu QmNTM0hGTWF1bGpuSFVtcUtTTHpRbXdnSnhjSmcvK2IxNUhuQWtyV3hidm1XTXdTVUVLWkpYNmZR engwQXlvRE4vZ0hzYXZwMzIvYUl2MHNzaDc2UnBLZk5pNEwwaytJK0x0Z2l0T0FrQ1NSUW1BU01J ZGhSUGNwaEN4SjhxeUJjOGVIa0lMbzlBSXRoZVdBRHJ5eGcrSkJMNmpHQ2xRMmgvTEdxOE1EeEN5 SStCNzdxWFRaalA2R2JwcVBGSmRaZUppMy93U0NWNWtUekx3T2xhZG1vOEhLOVNiV0lRZkMyTFJB M3VNQ2lrS1RZaVo0bThtVXdhUTJjeldtaElMN1FwTFBtZUxYckNsemlHemdZUTAwbEM2Sm8xVXM5 V29qY0dKV2pBRDBaRm0xYmZmSGVEQWdZSWZlSFJHT3VSbVU1VVd5Z3psaStNeEtyMUdjVkxoMUhG YkJxalRTWjdSekRBNW52d01YdnVsRjNIM0tLcDZMWGZ3Q2RHYit4TUkxaVFaQXFMbDNaUVQ3OU1v MnpXaGhoYmg2bmN0V3NNYUNGbVZUdTRweEZiSiswdGZZNEptVmdRTHRSMTBVVU1iNTIzcDNoMnN5 c01KQU82Szh5ZUZsdzdhbDhmUWpTSFBLbG1LU054NEtrK2VZU0tlazBjZ3daZWJjUStGbHZhc2Ns Q1VMMVl0RVA0cU9Fd2lleTBTRlZKTGd2RGl4RjFTdE1ZMWtsQmxKTkNVSitWbHdqQ3k1eWdoVStD NjRVM0JiN3hydkp3ODQxTkJaSzdLYWZ4bStZbmtTVDFjT0tYOTR6V1RjbzZ3WWhhZ3lSQlF5L1Zk WEN5Zkg4WThERUJCeE1MRGVtRnBKb2wzN05GVC9nU3h4aGhHdEdHOW9EaDJKbVFhR0txYkpMOTly V2oybWRPaEpuelc4VFlvVEZvQXNrcmxiUXlZMW5YTDBraVJ0WFhrRENLQlQ0VnQ1c2EyTEFXK0po cDhIMFpEWHkyejM0TDJxeno2S0pORjVPR3N1bTJrY1YwMW0yWkxPajNnWkZwL0t2b3NyNk5BYk9N S1djYUEvY0ZUd0ZpS3c0ZGJ4bFFqSGVoeVZ2cEpJRWNIZ1BKZ0I3K0dlUUl4bU1BOGFUdTZra0FF RUg1aUMxVmRtRjQyWko1Z1l6cFpRcDhOcWRlZUZQZ3J4c0Q0azhGUnJwUTEvV2lxOU43aldkbmlZ RXp3b0JUNjVpcW5ya0dCZ3dUaExGRFkyeE1xZWRwU3BTTlFaTURQUmc5dEtxdGozblZiNEdQR1Nl VE1nQUFCWXhKUkVGVW1RYmY0Y3l4OEZ1WTB1V1V1aHNncEZ1djN5bndNYzdhb0xrdHJPdW1IU2pE NE5adzBOamVMU0Yxbll6UEVBUEpnTTd3b2VXUVR4b0RYajVPM3RlVFpMZEtNbExuWlR3eGtCaElE S3pEZ01OUzFPYlUrcis1cnZJUmxLTnpEbC9XUS9taVNCQXNSSEIyN3FRbm5Bem9TVC9lbk53TU1V QUN3eGEwbG9LeU0yUDdPTVBwNUpBVEE0bUJBMktBM1RzeklWTFhzWnFnQXc1M3dkUmdVZjJSZmpJ VHFMSXllaW9ZU0FiMFZKNWt6dU9VTU9CS0t2ZWIxbk55bzRBNzkrcTgwNC9uREJNRGlZRk5NZUF3 enlPak1la25HMWFxODBnZXJYTmxuaXZ5NmdFNjFKWFN6eG9qSnhSUEJ2U0VIbVpPNVdRdzROUXVC dFRKenpJcEoyNnBwMG82dzhSQVlpQXhNSVFCek9kRG85QnBlZ2Z4NW5DQzNPSFBHUEtsYytESlRR R1hHUm5aTHdaMjNWc3lvTHZHY01KUERHeUdBVkpRMTU3VXJkMUU0SVJvblpmeHhFQmlJREhRWWdD ZGNLT0hhNlF3ZHNjdS9ieDVUS0NWZnJyYXo2R3NLRXAzaWhoSUJ2UVVuMnJPNlZRdzRINjlyNjht UXdycUNxb3FLNk83dzBCQ1Rnek1GZ01PSEQwcVJqLzJVdnlvZWpDSEQ4RWsxd040ZENUY05CQkJ1 bFBGZ0FkL3FuUExlU1VHNW80QjkxZTZHN0Ura09SZVVKZjV6MzF1T2Y3RVFHSmdkeGh3bTRhTDVY dlhQZTJ1MTgwZ3UxUDE3bFZUQjQvY3crcXFweW83bzZlR2daVU02S2xOTnVlVEdKZ2hCbjQveHV3 aWZRY0pJcnB3SXQ2WGZsNUJJbjFpSURHUUdCakF3TEdyM1EzN1ZlSmZmYzh4T3ZjRmtlZHUxUWpT blRJR2tnRTk1YWViY3pzRkREaVE1QXRBTHFVdTgzRlBYdnVsa0ZLVzRXbGdJR2VSR0RnSERORG8x TkpQWDRoQzc4NWg3bWMveDJSQXozNEpKQUptZ0FGcXRJZkZPT3RUOGQ4ZDZUd1ZIMGhJbHhoSURN d1NBejZiN0JPa1pmRHVLclhSVHRWN3djaUpoOGZMZ0o0NDRuTjZpWUdKR1BpRHFIL0g4TVVlOUZZ UnYxdjRWd3lmTGpHUUdFZ016QWtEcnhxRGRkQW9ncVZEMSs0Vk1iYXJFYVE3Qnd3a0Ezb09Uem5u ZUNvWThGM29INmdtUXhYdk0zdFZWa1lUQTlmSFFFSklET3dRQXk4WHNPOFIzdUdqQ0piT2xYT1kw R1VpLzUwSEJwSUJQWS9ubkxNOERRejhYVXpqdnVFZkU3NDRLaXpYTTVWMGhvbUJ4RUJpNEpneDRO T2dqNmdHZU5lSVB5WDhQNFJQZDBZWVNBYTArN0F6TXpGd3RCajRxeGlaVTZMdStJdm84bFE4MjZs M2traWZHRWdNSkFhT0dBUHZHbU5qdng3QjBybmg0NmtSKzl2dzZjNE1BOG1BbnRrRHorbWVCQVpl SExONFlQaHZDTSt4QjNVMTA4MGswaWNHWm8yQkhQeXBZdUExWTJKb2xxdmtJcm9vek9kZlNxUS9Q d3drQTNwK3p6eG5mQm9ZK0xPWWhxK0hJT2dSWGJqSzVFc2pjb3Z3NlJJRGlZSEV3REZoNFBWak1J OE5YNjZQdzN3K0xkSSt0aEZCdW5QRVFES2d4L2ZVYzBTSmdiRVkrSk9vK0tEd1JSM3ZVSko3OUp3 d2pleDBpWUhFUUdMZzRCaDR0UmdCczZIYlJjalIxakFib3NtUlRuK21HRWdHOUV3ZmZFNzdaRER3 cHpHVEI0UjNUeWlKd29zaVBvY3ZvTVF3MHlVR2pnMERPWjRkWU9DVkFpYnpJQWVOYkpDZkhHbDNH MGVRN3B3eGtBem9PVC85blB1cFlJQWtBUU42cDVqUXc4TTdMUjlCdXNSQVlpQXhjSEFNWURidkdh TzRjM2luMy84aXduU0pnVVV5b0xrSXJtQWdFN1BGd04vRXlQazA2QTlFcEVzTUpBYU9CZ012alpH d1dYZlNuWTlrdXNUQUloblFYQVNKZ2NSQVlpQXhrQmc0QWd6a0VCSURaNFdCbElDZTFlUE95U1lH RWdPSmdjUkFZaUF4a0JnNFBBYVNBVDM4TThnUkZBeGttQmhJRENRR0VnT0pnY1RBV1dBZ0dkQ3pl TXc1eWNSQVlpQXhrQmhJREF4aklFc1NBL3ZHUURLZys4WjQ5cGNZU0F3a0JoSURpWUhFUUdMZ3pE R1FET2laTDRDY2ZzRkFob21CeEVCaUlER1FHRWdNN0FzRHlZRHVDOVBaVDJJZ01aQVlTQXdrQmhJ RE4ySWdjODRTQThtQW51Vmp6MGtuQmhJRGlZSEVRR0lnTVpBWU9Cd0drZ0U5SE82ejU4UkF3VUNH aVlIRVFHSWdNWkFZT0NzTS9DTUFBQUQvLzA4WlpOTUFBQUFHU1VSQlZBTUFoOFBnbVBXdkpXOEFB QUFBU1VWT1JLNUNZSUk9Ij48L2ltYWdlPjwvZz48L2c+PC9nPjwvZz48Zz48ZyB0cmFuc2Zvcm09 InRyYW5zbGF0ZSgwLjUgMC41KSI+PHJlY3QgeD0iODEiIHk9IjQxOSIgd2lkdGg9IjE3MCIgaGVp Z2h0PSIyNSIgZmlsbD0ibm9uZSIvPjwvZz48Zz48Zz48Zz48aW1hZ2UgeD0iMTI1LjUiIHk9IjQy MiIgd2lkdGg9IjgxIiBoZWlnaHQ9IjI0LjUiIHhsaW5rOmhyZWY9ImRhdGE6aW1hZ2UvcG5nO2Jh c2U2NCxpVkJPUncwS0dnb0FBQUFOU1VoRVVnQUFBVVFBQUFCaUNBWUFBQUFvYUtwWkFBQVFBRWxF UVZSNEFlemRCN2hzUDFFQThHdnZ2ZmVPcUlDOWdRVVZsS1lDOWk0bzJGQVVCRkVSUVZHeGdHSkg1 Y09DdlhjQkZVWEZEb3FLS0tCZ0wyRHZmWDdYLzd3M056ZG45K3p1MlhmdjdzdjlrcHRrMHVja2s4 bGtrbjNlay9HM0xRWmVJVEorWDlnL0NmczJZWWNaR0JnWU9IQU1ESUs0MlFkOHZraCswN0FQQy92 a3NIY0srMnBoL3lmc01BTURBd01Iam9GQkVLYy9JTnk4YkVTL2VkZzdoMFVFSHhydVU4SitTbGlF TUp4aEJnWUdCbzRGQXliOXNmVGxaT0dPSUliUGpUS2ZGUFo3d3lLQzl3eDNtSUdCZ1lFanhjQWdp UE0rN0I5RnNqOE8rL0N3SHhkMm1PUEZBTEhJOGZadTlHd2xCZ1pCbkViUDMwZlVXNFY5eGJDMnpX OGM3bjNDZmxmWVlZNExBeThmM1hsQTJFZUV2WG5ZWVM0L0JsNDZtbmkzc0Y4VDlsWmhYeURzem1Z UXhHa1UvbWRFL1hyWXZ3NzdOMkgvS1N4WU9OZkFqQ3F1RlFaZUpTcjZzYkFQQ252M3NDOFZkcGpM ajRIbmlTWis3QTMyY2VIZU42eUZMWnp0elNDSTIrTnU1RHg4REx4NmRPRUh3NzUxV09acjQ5OVBo aDNtOG1QZ2I2T0pkd243cDJHWkI4Yy80cXdYRDNkck13amkxcWdiR1E4Y0E3UUV2aWY2a01UdzE4 Si83N0QvRm5hWXc4QUFqWS8zaTZiU0JRN241SFBpMzczQ3ZsallyVXlQSUw1SWxQU3VZVzhiMXFC NTFYQmZPZXlOd3BLbnBYMmxDTDlSV081cmh5dU45TFlncnhGaCtkalhDdjg2cXExT1piMTlwTDF4 V0htVXAxeHNNS3QrcnZvcFJiOStwRk9YTkdSOFlBRWE1dkpoNE5LMXlCaWlWUCsyTjdUc3o4Szlk ZGgvQ1R2TVlXSGdGNk81dm1VNHA0Ym9nMGJJQzUyR052elhJNGd2RjJYOFZGaHlGWlFYUy9ybkVm NjlzSDlaN0YrRS82bGh1WDhZcmpUU0cxeE9aZVZqZno3aVhqTHNLdk9hRWFtc0o0Yjd1MkdmRlZa NXlxVUF6VDQrWUZ4eXZiOEsvOVBEcWt1YUh3Ly9CNFFkWm1CZ0hRYklDQjhZaWVydG9rK0s4TitG SGVZd01mQ3AwV3lISytHY21zK04vN2NJdTdIcEVjUzdibHpLNmd5L0dkSC9HSGFWV1VYTXlIbFkz Q2FYYmN2Q3BUcjBhT0VqUERCUU1lQWs4bjBDUU5ZVXpxbjVpdmhQenpTY1lRNFVBdzQ3UHlQYWpn RUw1OVI4VS96ZldHT2dKWWpDT0RPY0YyNHZ5dHpheU0vK1FKVHcvR0duakVGcXExSTdNNVcyQjhl TjBoRjhUQzl5d0FZR0NnYUlaQjVad3VTRzl5dmhPZDZSNW5KaUFJZi8vdEUwdENDY0U0elRCNFhI Qll0dzVoa0VzS1owSi9lYkEvQjJZZDh5TE02THZzK2JoZjhUd2s0WkErc2RJcEljVHdOZUp2eHZF UmJzc2VFNkVRcW5hMUQzYjRrWWRaSWIzajc4SHg3VzZWODQ1d3pDK2RVQnhWVktqelZtQXpUTXdN QWtCb2lDdnJpSnZXT0VMY2JoREhNRUdQaVY2TU9QaGsxemovQ2dXN09WN1Z1Q0dQbFAvajMrb2JM a2RDd0ZaZHRlaEM2aXVnWVgrQXNSODV5d2lCOXFUWC92MlJIR3dZV3owcEJONGlhNVpKY0k1RWRF amw4Tld3MjFpSnNGUUNjcFNFc3ZuL2JpYkNQcVFnd3U5MElxSHBYT3dvQnhicHRjNVlaa1RoYzVa bVkxZkNUYUNBUC9GYW5KaDlHRThKNGF1cVgxdTU4Q3AvNFpLRk54Rlk3Q3BucENoYWZmSVV6Nmwz SjF6dFk5eS91TjhIeDZXRXJTNFZ3cWc4dTlWQTBhalRtREFUdUpqemtET1RsNVZJVHRpTUs1ZnMw UjloeVQ1T0ExdTJici9HRVJlTkd3YTgxY2draHR4aGE2VjZBajc2ZjFJbmFFT1ptdWRYNTNsSWZ6 REdlWWdZSFpHTUM5dTVablltUW1JcDQ2YVJJKzNPUEFBTEZmN1luZEFSRmVoWFg5bXhCRU9vYTlR aHlZckR0Rjd1VmJCM3ZCU0ZBSE1iV2JBQTB6TUxBUkJ1Z2Nra3ZYVEdTSmd6dXNHRGt1L3c5RmQz NDRiRFVmSEFINnp1Rk1tN2tFRWNzNVZZcVY5cituSW5lQWt5Rm1kaXQ2bFFza2ZMZ0RBNnN3WUh6 ZlB4TFVoZFdoM0k4RWJKaGp3OERWL2hDM2ZldlY0S2tQbCtodytEUXc5YytBbVlwTHVEVFVGVExj dXQvUUFoWUk0dzRyaTB1V09BVGdDeUQyT2l2Q3lmSWRtajUvZjRUSHlYSWc0Y2lOeXhvV3Y5cE50 NUU4Q2xGaFoveUkzUmxBSitCNkhOdUpPaUUvM0lkQ2RDdXovS1dvSE5VUFo1aUJnZGtZOEhNUGxU dVU4ZlA4Ry9ib01mQVAwVU5iNTNDdW1OdUZiNVcyek1rY2d2aS9VY2pVQ1RQVm1uM0lEeEhFT3BB dit4Wm41YW9UK0J2bTJtT0F2TWl0bEZvempvRWFXWVVOLy9GaTRHZWJycm03ZnBNR2RpWTRoeUJT a2o2VHFRVG9DU0tZQmJTbDkyeTJEeTFCWE9nY1hjYVNaWGdIQms1Y0tQajRrN04vbFAzLzlTeG9o STRZQXk2RnRHY1BicTlRSSt4MmV4MUJGTzgxbVc3bUFGS2lEbWRSUTAzQ3JaVXMxQ24yUHJibFdm NXdqeE1EdUlHMlowOW9BU044MUJoQU56dytVenZwWU9VbEtxRDZFYndhYnYyMnJwN1dhdUhDaE5N cTVGL1N0blY2M21jZnA5aEx0bm1VZGJrd1lGRjk5MDZUOW5HQm9GUE5BRjBTRExndzBYS0lGa3BQ RFhhYk9JY2dUbDE3Y1oxdkgvSkQ5NkNyL0xCVnN1eDI1SElCUjJzdUdBT1UrdHVGblB6d24vZmNM bkpMOS8vOUZnLzVwZTJaVjVxMFoxWFY4am00Zk9kSVJGejBldUVLZzRmM0lNd0xSeXUxV2R2MTRS MGo3SVlRZUhoM01yUk90aTNBbGVJMjc3dTBnQXl2STRpcjVJYy9rNFVzN0g1Z0tZLzhjQjljYUts aWVJOFFBMzRRcklwZGRKRys3TDdraHdqZUxhT1NMd2xyaTBhMjdqWHViNHN3UXZ5TjRkS3J0ZGlI OTRveC83d0YrdENBZUlMTW5IS1AveGtSL3VXdzRGTVhJaUw2MGhnTXpKZEdhenl1b08zNlFEd0JE MzZZcmYwV2tYU1c4ZEQwWjBYS0x3L3IwZXB0Rm9nZVE2WGNyaHpSQjRtNnVrYWNsNnU3a1FIOGc3 QkxHNnNKbGpiTGRZcDkyUWppTHF0VjltdTQrOFhBRzNhSzl3QklCN3d6Q0RINGdpakZUYXIyRUNm QXArWk84UjlSOUhCcEVqampDS2Z5SFJGSGFialY5VFZwd2FtY0lacVI3RkthZDRwV3VWYnJCNS9n SW9KWGpMQm4vYjhzSUpzU1JSeW1CMXprZHcrZHVHUFRNcUxhRXo4SllWSGlUMHZIdVh1M0dkSExS SzNyZHdsa2JPSEM1SWRldGVGZjBpS0k5ZjZ5R3lvWGRjWEtFK1NlTDNQbEo3Yy9WanNQVWJaOXhz bDZpMDA2MWxiSjgyVEthTk1lV3ZqUTJrc0Z5cGExYlhkdjY5U20yVFNjeENBSklYa1YzYmV2aklM YzduS0hHaXlDcDhZclRUZy9oQUtSOUlOV1NRZzlXL1dSa1VxK1I0U2JrMWhhQk1XcGVZQXZsWEhn K29YUm9pUlUrdTRCbG84T1dPMDNKc2R1czB1RUltMXJjTkplTWM5eU03N1Nob1N0Y3hGRWRLU21J d2JzY3B1ckNLS1RHQmxyUWVuMzhzdytPRGQxNWdxcXJuMmNZaXQzam5XNmJRdmtDbEJ1Zjc0b01u NWkyTllZdE44WlFPbFlXeVY1dTBpUGRNUHNEd01Xb1o0U3Y1K2FXTEpXSEF3OXQ1eTBWSHFjWUw1 M1ZHS01QRHBjSEtHRk1yeFhqUEg5K1JIQ0dZWnphaEJCQzZsWG50MndjRE9yemszRTA3TjNwNGt2 eVQreVVuM0kvaVBteEYwUGlmYVpNKzNOTXR3dVFoZlJhdzNHNkgwN3Fld1lPK0NWb1ArSTJJckxD SjRhdjhsMDZxbi9lZ2t6SGtWUGYrc2FDQzFzaWJDQmtlWGd1dlpCZExQOE9TNTVrSlhPZG90MTR1 MTNYMWgrMXBaR09LMTBiRHNnNXRRMzB1eU9BWTg1OUhZMno5eTk2Q3NsT0R6d1FFUUN5QWY5K3R0 ekUxQmNjalh2ZUJiUVNSM25ueGtSRmxEdmtKSkZJcUorS0VrZEVYWEZPS3k0RXJoZ0Q0S2xqVGcv VGZGZ3N6NmtqTmJ1c3FlZi9BWVN6N0FXbGw2eW4rNEJaOERNeHpiWjY3WUE0U21DQ0k0ZGxxWm4v ZUJVRDc0TGpLcEVJbGc1Vm9PTEpJaE9KQzBLUG81amV0YlZIK29jN3hFTnZGVllkeVA5T2lGWVd1 bmVOT0p1RTNZOFZ4Wkl1TWJHRm9uOHJhMldDc1pKQzl3aVRDM01sampIcW9kbTdRNm15cWN5Umw3 WXE4cWhnOTkwU2JIUWUwWWluRlE0NTR6VDZuUEFDd0lRU1pEcnFkN1duaGlwOWg5aDcrMHU1Mno3 SFhiZ3NwVmRMY1prVzNyUUk0amQ4eEdFcjFhYWZoKzlWVnZJT1BMRGZhamJxTE91N0dRK09WQ3k3 bXZ0dWc5cDFVY2NXUVNPNjhONElJQS9ZZnhweVZjdjQwTzIxeHAvRjFFZlVRY1JScTNicE8xdG8y dWF1WDdFNE00M0pNYjk0ZkJ3ZHplQXVvNXRXeThDTWMyNWhCRFlodmZTZ2ZuMVN1NUZXOXdodVhx Mmc3KzlEdW1VUCtPclN5Uld3ejAvRHI4bksvU2NsL25WeTdNTzFxTWo4SDB1M3hSQlJNbDdGRjRC NUlmYk5reitLWXNnMW9IOHBLbUVBejR3c0FJRFV6c2JuTnFLYkxPaVRGYS8rWnVKL2Z5bHhTL0RQ WmRNczkzK1pycWZTRSs0ZGtpOWlSdFJKOFF5ZnA2WC82SnRmVUhJUXRQT1V3c1NUcmR0cDdTWW5C YmVobkZ1RnAwV0xqeTFzSWhiWlh0NFJYVFBFY1VwZ29qcVQxVndyZVNIV09TcE5nejR3TUFVQnM0 Tjhram9rR0lKZ3VpUTdMMmlQTWJ2Q0xYRUFMeTF1S0xlNHlnT1llb3V3bGJmN3F2TmI3dEhSdWYz amM3R1hVeUl1Q2hGRW5CZ3QxUmI0aldaM0U1WHVCTm8zNkhDZXY2ZXlwUjBUck81MjlqZVd3aGtu SWozbWZKNkJCRnNhcFdWK2ZmOVc5aVNzVlNPbFB3d3R4SUxWeldLTzNJTUdMOXRGNm5pOUxpRU50 MjZjRDBNb2NveFo2ZjA4bEZvVC82SG1MWmJiU281Wk04T0ZERUV0dFJ1cjN4N2xIRVpETFdaU3R6 cFg3YnRxbUt2R29jZ0l2b1Yxdm9ScUR5MXJuRndNUWZYTlUvMTk3NDkyTG5Gc3pkNGJGMGRKTlFD MCs5RHRTdEN4dTNpcWhNTG0yV1FsMmh3aG9jN01EQVhBOG05MVBRNEV4eEJoVzNqdHp0eVlreFBr S0wxbkRKUzN0aW1wV2pjd3NpczZTWitWRVJRczdFOXB5NjBsUHd6aXQzSklHaUlrMXNwSG9adWlS U0MyZHN1eTBQZXVxNXkzSFR2N0FJeDNZWHU0TExidXFrL25hTi81d0NSQzNIS0U3UUluakU0dDEw YWRxYXdFbEJubFIrU21aVG80UjBZMkJrRFN4REVuNHRXT0FXK2I3Z08yOEpaYWNnRjY4Nm5KcDdh QXR2YU82Z2ptMnc1eUpyL0l2eVlGQS9zM2lzcS83U3dMVTRSOFZSU2orZ3J4bnVtK25NRmNONXpD cmx4L08vUkhuUUtNWTdvcmN6VWxsbTVad284QjRoWXFpYmhkTTJ6QXRvaUlVQTdHNWZCc3hCYzZO Umd5VFRESFJpNFNBemc1T1pNVU52bHVzWE1OcE1mOWlacHhoK0NTLzdabmk1UDBRN0syblBveHB0 TWROeUZpSW1vbmNCRUtXY0thQW1pRlcyVi9OQ2w3VE1GTEJEb3lRLzN3WVV1ME5SUnhBRmdZTTdF dTFiZElLUHF5US9wSDE0MjdtOVhuTkE5N1BXVnVBTHhYRmMrMnRPVFA5cHU3MG9QWnQ4RmJ3bWlV N1RlSGw1bkNIeDNiWmh5V2t0dU1PU0hMVlpHZUZzTTlPUkZ5anJIRFFEdTJkWkRtRnJWSFBXVG12 NFEvTGk3bmtJMWJuak9BU214V1k4Z09yemFCOTJCMDNPTFowc1FLVjBTTmtyY1dyK0lQOUd3TnVs R1lRUjR5QTgzUXRsSXZBSUQ1Rnh0TkQzQWEwMFFjVHk5RTFOdCt5My9qc3k2dnRqcjBseDFtU241 b1N1d2VTV3dWLzRjV0k5RE5CN09qWlZOQ0tMMzVBaDg1elJnYmhySDdGNjF5UFJXRXl4eWhvL0po V3ZiQ3NxOUJPMHNCVlNLcnU1K3RuMjEzUkx2R21BYnR5cHNJbEtzZC9uZWd3SHE0WGV4M2c2Z3pX c1JOSEVOeURadVgyR0QwYmQzS2tsdmJjbDZwc1lvZkM1Wno3cXk5SzN1ZkRMOXJpZW1XYzVsY28z ZjNrazRaV3pmZWs1YnArNDVPNUNaazM5Vm1sNGJ0RzB0UVRTWnBncWVjMncrbFhjS2pqamdFRFAr WWVHWkk2eU9aS2ZHTFFCUGRKbjRxNnpudU1SVE9QY3NGMysxbm5GaWxmVlNVVEs1WmppTEdaUGVy WWJmamhKeDJzUVBMRmtTZmJUSEJkeExJZW9PNzZueExKUjRUeW1kQXRiOE0rSGgwNk1EVDRtMEhx Ync4bzU2K04wdzhwcUtjbTFQSXNucHJ5NVNDL0ZJeFpTcWxYUzdXSVRCeWFHVFNUaDRlQlRtT1N1 NmRSN3ZmR1NFTFJiaExHSWMvTFVGa1czQlR3dmZaNWdvcUxmYk1vK09VWDdvYWJNV29SZ2s2d0FB RUFCSlJFRlVuNGpabk1Namk3SngyZWJISEprRExYelRzTnN2YlI1ejR0eml1ZVJBYkN0Y0YwYk12 QmVYMjJYY0llS3dMbDhiVDFmTHhGOWx2Y1FoM3JORW5pemlyNVorR1V1dHd2TkxubS95Z1NxQmF1 dWRFN2JBZUFYRlBVeGJoNm9qaHdpUmQySG4xWVZBUENZS2RTcnBkTkx6WVJFOE9mZlJBQnVMODFN UFludlBpS3YxcUNOQUorcVJ4cXM4WHhjQTNDY2lDQ2NSbkZXUGRKdGF6eXhSby9MNk0ySnRSOEI2 M3NtaTlPd29zTGVDQjNncjQ1RUJFNmxtUnBpV0pJamFhL3l1V2ppbjVJZGV4YTV0bS9KN2Z0ODIx TWt0Z2o2VjdqTEFwM1lYZHBYbnVMQk9neEhFeWhobGtxWGtoNzVYbHBrdTJuZU9xd1hNQkZ4Q1Jp c1lmMnR4SFMxc2x6Q3VvVjd4UVFDMmtWSGFlcGtBT2ZIWHRTblRTcy9QMWp5SWs3WWdIQlJ3dldl SHk2bHA1dmkxeXp0Mlh2MjkrUTBaUElWdUc0VjdlTGVBdVFSL3gzQnhUTm9ESjY1djRacjRJMnF0 TVpnUWNBUTFFeXVQZ0JvbjZDb1V3cTR0bnFsWEQ0N1p0U3RLeHBsblg2NTYxV21MMHFzRGZBN1I3 K1h0d1JCRVpiWnhGcWNXdG1uWWZQRXQzU0N4bThIdGVwQ2hOK0Z1TVZFNFJldUpxRFBndTBlSThq ZXVIa0dQNEtVMXJ6UFJNc3pGUk5RWnNCZWlldU45Q2ZtaGlpcURJTXdhSStmR25ROHNNaTNGNnlt Q2FEdVo2WFoxeWJTcWJwR0phV3UzYWJtMkhsWlFrLytta1ZtNWR3blhCQXpuaWtIMC9DYURWWmRN VFZwS3BMZ3hCTW9LYk91SWtFaWJHVzJ2UGUxRUdaVU1MdUZ6WEcyU045TWlyUGVPQUM0WTRTY281 dUtNY2Jsa2hiaFdnei92eTBieWxjWkVkTEtIKzVSUXYvWEo5dlRKQVhDVFFEMzA1aEJBYlVDQTlW RTkwa2F5dlJxTGdMNlJFVG5jME1aYW9RbGZ3N3Y2alFrVHFTMm4rLzVkbTJoTjJEVTYzOVJDVGdI WnMvbDJIN25MeWV5NFI5eDNodFAxcmVlb29KQUJJNGp5K1ZZcy94eUxhelhPRVNsRTJXNWpUcjVk MHZpdWJYNEVSMXRhZUMrTU1lakI3U2g2OEUxaHZkMUJUN1J5S2tPcWhUc2U5MnQ2RlpiK0pWWlla U0VzdHBDNUlpREFubEN5c292ZjFGSU9SY2k1RkxvcGRyZGw0SHpKSW13cFRSWnAzUVlnUjVBSERH ZUdNR0gvRVk0NmNUODVDcngvV0FjZzRhdzFEazhRdjB5SUtDQkk1MWowVEJBdVRYNVh0allaL05w VEJ3MkNhcHVodjFIa3lVbnp6L1lGUVVad2EvK2FaSXNHOVl0Rm1CR091bHJ2b3cwSVltOEM3RHAr RVJrdlhldERSWkN3dHpFcmpDelhnbE5oL0w3TkhCazVncHY1dno0eVBpZnNIRU5XN1FsL1k5MXZI cmtDUzQ3bnQxdnNXT2FVc1UyYUhyNk5OUXYrdXZKOEYweEptNDcrb3JnV3Zta1kwOGUyK1lqSFd0 ZzVnaWdCQWIvdEluKzFTM0NJVmo3YmdPUk1USDV5cERtclptM0xwbjZjMU53Qmdhdnlvems0TCsz THVuQmRDRGZ1TW1GVExwMHNSRFhqY1poekNENU9UcjF6Q0lVKytVV3lKRER5K0VHZXJIT1ZpM3RF L0ZlbDJVY2NycVdXYXd1UFdGYllybjZMQVpsbFc4NnVIT0pkbzBDbjhlR2NNNGhpQlhwT3Y0YlQz NXVZR1pjdWpzNXVKY000NkRsakIxZUtZRDh3TXRiMllEeVVNZFgyU0w2elFmemFRb3hQaTFNTGI4 TXVnbGlnV3pnR1lzNkJUSnV2RGNPTDNWcUZtOWNXNkFvNzlmYytrTlhJaWVScGd2THZEdUYvaGJE Ykd0eU1ENU9kMXloM1FybmJscmxKUGg5b2svU0locllpTkprUEVYSHFTMjZYc05hMXFsVmlLUDhj cmlETHdhSGpWak04NVpKcjVzSWlqZjUxUDdMSWp2VjdOZGNLOTZvMzFucUw2cHpKTHY4bXRpZW5N L0UyS2FPbXhRSGx3bFBoNmJkdFRyL3ZnTVBMY0hYWHZUVHZjT3pCa1lGWUo1d1R4TTJ1NW1UR241 M1hWTDNhVHNOaTFiaWRVY1ZrRWpTampVU1VmZk1XWHNNNGFUdXA1SVpySFA4bTgwYjZua1VRNnp5 UkJ2ZnBnV2YrTTdiWFlCeVNEK3dVdENiV1FTOWMrR2dWdnM2dkRnY1ZCS3dJalBRbTR2M0NVdzhD SXJnM2d5ak5XYTNhQmlDS09NTUtkMExha3c5bEduS1RITkFKT3llOHpZaU9LKzJjSzVJK05MeG1F YmdpZVRPOHprVTh2VnF5THQxUzhYVFYyb0haZXo1cXVyNzVNWDU3d3hpck9Yd1RoSzNDNXZvUnVh bTAzaW9rc2hHdi9LOEt6OVFFTnpZaXVtdHlJVTJpUnFidVVHOHVVU0NqN1JaOEE5QXJOSFpvTndR WGRYQnpMYjVWUVB6RTdWa0hpL3JLOXVLcktLZ1hQeGQybzA1Qzh4cWRPeGVGV0owREJzRGsrdXh3 VzVZVlFhTStZVFdLNkpYR0J6WUIvUDZFTFRpL0RCQjNMWW1oT25leFBVNkt5Z2c1WWE5Y2s2TENy YzZiL2tEUTA2SUFSRHljU2RQV28wM3JKa1ZiR0k2OWhlMHJUUDJtRW5EOW16dlpOMjJUd1k0THFQ bU1YVngxaGMzMWsvMlN5OVgweHJFZmhNTEZFWFg0SGs3dnZZWWpuWGp6aUQ4dDhSQkNrT0YwalNV SGVzUkpZSmdSWlpGeEM4K3gxSmRXcGNQUTBEaFlsV2JiT0MvLytCblZOcjhEejE1LzBROTRteEx4 K0hhckZxRzJubFhoRCtsRXVqcloyK1ozWllqeTR6Ums2bEZ2SDl6Vkl6OHNRNi9OVnBoYWg5V0gv SU9zd2lFQzY4QkVlbVd5VmoxcUNuVGZ1ZzJTNkpKWnJIWExTV0h6YjdLaW5ZaGdqYVppVThQci9B Z0ZYSzFMMXk1WW0zTHY2a0dZMXRXelJIeExyTWtQY2FsTGxOMldRWmp2OEtpRjcwSVEyaWY4dlZ2 bzRNTENiOHo3c2FqazdPR1VIaUlaYjIwRCtURE94OEpBL0VTK1o1NDhOUkk1dFE3bkJDR2xmOWc5 QlpWZ3dqb1FkYkk3RVgwSzdva3NUaU4yL0Vmc2djQnBleTNLS1R5Y0lPNDRkUFRDb1EvNjBlNjhh ajZuOGV2NlV0T3Y4dnMrYlh6dkxjclRORk1jb2tpRTRBbmg4V3R5VnF6d1hqRzJCQTRLNk5pUk43 cUJvWk8yRHRMU2k0T016R0NBVUsweElEYjkwRm5HUmJvOVRzckpzMjFnMnk2TENSeFV1STgvNXpB bTgrQklja0pQSFFaSmsrblR0U0xUNmNyd09oZFgwM0krNi9Kc0UyK2NVUUdwZWNGTXBBcGIwdDg3 UmFSNnRXMGRsSXhkSk1qOERrNGVGUUVUMS9mT2hSOVJvSkhnaE5mT3lBdllrZXlLd1dRODhlVGto SFlERHRKY01aOGtzQWlTOVQwOUFnNkh3cGx0SEU3aGh0US9sY24zbm9yYkZZNmJ4ZXkwOVp2elJI RDZobDQ0K01uK3l0T3JGN08wN2UrbjFQTElURjFBcURCTUdvNit3cTc0RGNvcmdZNEhVVVJOWFN1 ejJpRnNiVEtzZU5vMlRub3lsbHRHQktJd1YwQWN5UytWNlhGU1ZydWVqSVNza2hwUDdRRDgySHFU UGM3ZENwalF0c0VtVnkwci9lb3hvVExNZFV2RkpLWDNKN3pPSWtqMFFYRzhWS0hXcGQ4MjNzS1JJ cE1zdzhSSWYrc2F5SFljZGgrOUxWZWJ2aGQrYkFEYnlka1M1VWd5MjVpZ2RncCtVNlRGZXhaQ2Zv Z29QRG9BRml6eng4MFU0My9WUVpsMkpzUGd1MGYycll5OCtrajJhS0Z6YnpwMVZCVm9COGZkbDhY czRBUjczR0t0RTNGMGF1OENSSVduMzVoTS95NHUvY1oyM0JubmRoRGRjdGNSUkpsUWExc3pnOEhx cGJOMC9heUs0bHZyNDVJYk9vMDFPTHlzYTJ1eHIrMVJXLzgrd2lhRGo5aVczZHVpbWdpdUI4SlpU WThvK2hoa1JXUkppRll2ZitiQllkaFcwcGRNV0hWTk5ucHRGY1p2RytacW5sc1VWa2ZpRERJcWNh MzFUVXdjdHk0US9UWitxWEJQZnFqdXRuenROS0Zzczl5TWNucnBsK2xzU2VlTTFWb2VYVk02ZUJW R2wzQmJBcXNjRTRsYW1nTUtTdG9XS3dzOXpoRW5TQzBMVVRCbnBHY3RYSzZGMmdhNzVjS1ZIZ0dV M3gxNjE5YmNCZDZWWVZDdmNYZVBxUGkyWVhHTXR1VGhQVFc5N2VOcHhJTC9NQU1XTzJQUHc4OElI d0t0ejZ4MnNlWklUN1pPZm1qN3YwU1RXb1lGZzVaeTJtNzVtd3d5Z21xVGxDQlpKMDFxcWd4V1B4 M1hPZmRsS1ZtU0U3aCtSdEJyRUhVclB5QWdUcXFIS3pqb0RUSWlCRXJTYlJjUlJhZlU0b2dhSGg4 SkVDNmNJTzdSeVhHQVpoczQ5cEhiRElpS2VoQTdvZ3pjMG4waUVUaFZoOXBta3lpaTltcm15QTl4 aElUc0ZoNzRJSWZGaVNFaXRscndzMGtqZlRNY1U4MmovNnRrdnpYdGxOOVdGcUVtVGlJMndpaFFs WEVQSFJHZXltZVNZeUk4YUdFTzJXTExyNDNLVy9JN1dKUWRkSmg3VmZkekh6OFFwNyt0aFh2RTNW bUJIUXZ4bVQ2ekZqamJlNHNmSExSNTRYR0tDV2pUcmdvVEQxaHNhaG9jczdvcjdJeS9OOG5QSk9n RWZEZ2Yza3FBNEZuOWRCd1hhSEtTamZnUW5hd0hEYkx5dGgzQWpia3YzTUwxM3dvSUgyMWNEY3VQ Y0ZFRXB3cEFYUVEzTlBjMGxFSzc2NFc5dG1VOUNJdDZiRU1RRzdJd01sRmJpVlZxSUpsL1Y5ZkFS TlRhY2t5YWhKRXBtU2kyL0xoaWk2ckZGa2N0alQ2NGJjRy9pVlVtR1YvTjQ3Q2pocGZ3STVKTGxM T1BNaXBSUUJDV3JNTUM3dHRoaURCR3h0VGM4b25nZW1rdGlrdmcwd0pMWGx2ck1QNHhkaFYyeHI4 TlFUeFR3SFVVYUNlV3J1UDRwb2lLN1N3RjdWWEVTaG5WSWh5NENKekRYSTRJZ1NPV21GdVBOanYx STF4Mk1HU2xybTFZMms4ZWlET3I1VmI5UTlmTkxBaUlOZ0c4Ylo2RkJPY0VENWx2bTdGcXdmQVFR NWJCcFg2enlRR1hQSWRxSGNqWnRXay9VZFpLWWlEUkJwYnFEUFU1NVJKeDJPM1luczg1eVVhczNL bHZxM1BlNEdDMmhXOFRwalpZODJrbk9YNkZuZk52TThqT0ZYSUFBQWNaYzdtdXFlN2dqSHR4VHBW N2NLc2NvdVB3QlpIcnBabUNJVlRFRG1STFUya1NUcjVKcG10TGpKQWtmSTVMNFA2Z1NFak9HTTVl RE1WWWFpWlp1SUZwb2dvanp1UjhPRUNjTGwwMm5LTUhPc0NrU1dzM2t2NU5YR0lGZFdZZUhBMTVY NGFQMlVXMGJGZjFrU3FMYlR2L3JoWm5hR2ZqUEtHV1pYZmpuTUVpV09HdG53eldkMmpoTG1vc1Fi VE5kZUtzV2o3NUpURkNoWjN6STRqbmdFY0lRSndjUXV6U3RYYUNabG5rTmVsdlhVUVVVU1JFZGxK UHQzTXVKNGU3dEwyYlE2d1F4WlN6dVE1SjNXTnVQWWd2b3JqcWdLZnQxeWJoVmcySS9CUVg0QVJa bTNFdzJzQnZjVUVzZmE5YUIwSlBuRkJoYy8xRU9MbjF6anh3dTYvK1poMlh3VFh1c2gwSTRoTEVS bm0rWFVzTXdWbjNobGNkMERsc0lVZVZ0bG9ITDJUZUZiYXQzKzdLQzFhWjM0Sm80YzN3cEh1OUVN UkpCT3dZWWVLeTY0b2hjL1ZzMU8waUlhNFBOK1F3QmVlNGluQzVPMDBPUWc0WFdkY2FXMFNLditv aGh6UHhiV1BXMVVOMlp4Q3RyV0REQk5yZGJwY1ZvUzdjSUE1UjNlU0c0Q3ppN3NBQ0VSVG1lbWxi MzRRM3RSWWxCTitreUx3bXBhMXpoby9SSllwdzJxdHYrdTV3alg4SmkrdWZLb2YrTEE2eUYrK0V2 eWM3eERRNGNYY2kzOHUzQ1V6ZFJFZzFqN0l0d2hYVzlRK0MyRVZMRjJqYjNVYVFLOXJpdGZDcE1J VlFFeHMzaEN0eWd3V0JKTk56SDdSSEhFM2NPVnhpclJNQmRuSkpOb2VvM2pvaWswRGFYa2Z3bkhH eTJ6c2dPcGR3QTRDdFUwc1E2U1NhQUxaTTJsYUpZUll0bmxvU3drWGVCMThJVzhadjZqcnhOQ2xx UGtUVzFxckNqc1Z2SVhLaUM4ZjZaRUdZUlJBa25tR25ka3V5VXVIcUVUWmp3ZUpuUEV1WEZyRTI5 b3pYaE8zaUd1ZTFEbU5wOW1IUzBSSEVYVEM1SWk5aXlMWkpJTHYzOGR0MFUyRzZlQWlrRTJteVJn UUNSMVRUVTdSdDM5dXI4ZXY4Q0ltdGtnR0hRSkx4NEJ4YjRrdWZydDNlcml0N1hUeE9vc29QcGI5 Yi9GTTNsUXRxTlZVRktLSk9EYTZiZW9RREk4VDlGTGpqUHdzT29YMFdnOWl5R1Q0bTErRmNYZ1dF WTl0RjRvaWwrbWhNdFdVaGJOVHh1RzJjaGRZYkNJaDBqWFBxNnhDbUhmTTF6U1orOVRqeHpqektK YW95bGhLMjBoMEVjU1Y2cmtTYXRDMm5JOUpxMkE0MHF6TUZZSEtXVGZCTEZvbDdJd3hHTUpTZjFv L2tLRGZEWEczeVVyRjZlc1JhbXA1RndIRmxiQnRQbDdTRjdSSnU5USt6TEhKRGNqMEVtandKYm5F UUdiOFBGMkY5U0JSY0o2d3JaYmJ2QVQ0YTR6S0V3d2tkUWhCY01aeTZJaWZOTnBZOHQrS1J5dlpP RDJRQUFBbEVTVVJCVkpnYlBHN29WUGtoZWJBeDZnUTZDWFRXaDVuQUJHeDdXSmJsVkpkQ3VvVTJZ VGhqdTdnTXIzVTNtYkJyQ3p2aUJDYXJFN1RhUlVRTDUxVmgvRlFLcU56Z3lCQXRzRTBzaGUxV3VF eS9xeTBMZDBPckgyRnBpZVc2K3F6d1pEbDFVTXVEVUcxQ1hPV1pzdFNSY0xjMUhwZVdNazF3M0tN VkhLZmcxTklLRDc0dm13U0NxdzViU2svMW03akNoMjV0WlhGaStxVXZPTExzcS9CUzFrR1ZiYWc1 b0V4aUg3cXRicWdod0Y1K043NWNWelJHalZYcDBqcVF1WDBFbG15Yk9WTFZ1WXcxOVpOSlIxWHp6 Q0NJOC9EVWV5VUZOMGNCdXkwQnA0ZmdnTGRYaDhEV1dUTEovMS9ocjZaMCtOQVNxdnpRaUFwQjh0 WFU4M3lJdVlPZG10ckozRkpqQWdFM1NHdjVWRURJa2FoZDRBN3FoS0FDWkhWZnF2NWFiL1U3Z1hl Z2t6QjFUdDJwelRTSDRoSTFKREdrbEc0WHNLdDJSYS92ZGtXMEdlQXh2eUdpWjNGeE04VzdxUlNz UFNwZDh5TlNGTVZ4NmhpR0dyZUxueTV0RllkWTZIR0x4RkVibGJ2dndiZFJZeTVwWXR4RGxVdG9w cFhSelEvYlQrRXA2NzdyVk53cXVBY0JhcndQWE1QOEJqK1gzWGFyMjN0WnVwYXI3RzF0S3o4MGNY SnkwZ2VqZnVNd3FaWlBXZGRKWk1JUWVvTWRCOXd1Q0psbVU1ZmNsa0t4dThTWkY1RzJiYy93b2Jy R2laME1ZdVRsbzQwSndnWWR0NkE2R0tSSVQvbGQzYjNzaURLTzBFODRhQk9GKzNYenBsZk9GTXdZ SVhaQmtLWFJEa1IzbzYyeWpPd2dpTEN3MmpybHRKMnJxYkRpY3dTMTlSNXB6Yi9Pbnh4bXB2Tnhj WjRaYnQxdG43VnE1VGUycm0zZGJWMXp3eDUwcUdseDFJaFJoYm56alZBbXpHRUFBcGhoWENiaVJk WkhZSi93WFYzeVJBOHhtTWhabHZiWittWDRVRjM0ZEV0anlWUGxLVnpZcFNCd0R1VG9INUoxSTVD dThTRkt1RldQdkxqcmJmRmRTakU4MjJPaFZMY2JUbUNJb1N1ZTZoTGUyQTZDdUJwbFZFUXFLeTYx TFJmWlRCVWVnL2NzZFFKUEVQWGlWc0dzcGpXZUFOcFd1c0txSCtGRlBDcHNqcDhBdnFhai8xZkQx WTlESXg4RmM1Q3pxajdqcXBFZm5zamZFblhjdC9MU0d0QzJZeG5teDUwN0ZWOTc3U296elhSeFQx Ung4dlVUazllTE0vdCtJbXRtOHc0cW1ibUFBTnM1V2J5OGI0QlFraDk2cU1GMzNFZUhpSXVxcnFY YlhjL2NwU0lEZDVmOHg1eVhZcXU3dExZZ3RaOVdKRnUrQ3F0K0xMekpEMGIyWjRYazM4UmFZVE85 UWVaVUw4UHBPclJJUHc0MkIwYkMxcmxXVnc4b1pEcWNSVzVwRTVhdWNVTG01MGt1VzJxM0hxZ0lP V3pLTk5VRmI3ZWdjRm5UOE91RGd3RCt0SFExMDA4TlNMeTJMYzFkcUFOUnRGM0dLU0xHRGdOY0c5 UmY4Y05lWGd4WXdPaW5hcUZEU09vN1RybU5UN0N0N1Bqd2ZiUzVBK3BOUVpNbFV5Qk1icGc0UVU1 WXp5VWZxUjhGNFVBY2trajI4bFFZR1ZxdGx3eW1Fb2xNYTd1U2ZpNUY0MDIyZkRlTFRBaHBPS2ZH Q1dHdkhwRTRRemR0RUNkaDNKOURFR1VJdHhaQnRIb25ITEhwOWIvbE1tM1phNy9JbkpUaGVYNHlL LzZsclQ1YjVMeFQ2T1RUYy81TGlRMldidXNvN3lvR25IVFRVRERPTE5hdCtPZHF5ZzE4eDBBUVRT bzNEbkFiSnFMSm14TTNVVUdkeEZaSXZIVFN5NGRMc20zRDFTRkUzZ3IwU0lLZkFxVVBtUGx0a3hF QmNxWnQySDhUM2FSYnQzMTJ2OVlwWGJZZkVVWjRXdGxidHF0MWNXNEUzZnJaeHRVd09WMFZCZURB bkF4TzlhMlZCMlpabEx6aEw4UHBPbEJKUDljQlNrL21paGlwV3hyV04wbUNpTmhhR01SN29LRXVN dEl1YVczNWNPRzI1VTVPMTVVOTRpOGVBMFJJUkR3VXp4Y2hocnAwNkFRUklTTjBkOHFFWFhZNlMz YWhiOVZpcjNFNEZFU2xrOTRianRSYklCWDhkeUtESzE1T2o1TWdCZWpFQzlkT1AzRTVyUXpzWk1h ZkNTMFoxUTZQWHlLTWxJSEpKeEZubHQrUERubEdxUkppeEpsc1J2NTFWdnUwMjRPbCtrTis2ZnBi RW4vMTBQTzdVeFNrSFNrSzBENWNyTzFqUkhVTklUWGkzRWJpZkgyREZ0NmVIdU1PazlEVnRBZzlE amhoRmlTTGhxdUs5TmpBcVhjNEJPRWZkbUJncnhnNGRJSUlPVTZCRVJGc3N6ZjFjSVBnclVVQVdP a3lQVCtXbTBWTU1vK3JkQ1lpdlR5L0xqaVhLR1grZE9uNU9UbWxqSXlna0NsU25LWFpUNGN4aGMr NEUxc0E3WklYa2JJOWQ1bzlaL3VtcmZxT0U1TmZQOTBDb2VUdEowMFJmUXVDWDRyRDVZcVhEdWNy SDVqd2xDVy9vME9tRHpXTi9yUWNJaTczbFdxaThQZmtod0UrSVY2Z1RLdS93dHFGVXlXSVI5RGhi K2xyWitvWmRtQ2dpNEZqSUlnbVBZS3p5cHBZcStMRklTcCtBUTBScEt5TE0vUXFPQzZtaTd3MVFK TWNWNGh6dytuaHdoQ3NTbFFRQUZ3V204VnBod3ZxQ0pwdFFjS25YRnNHdHdTYzZKRzVJZkx5Wmow SXZYcHd1WWlmY2p4RDVrVVFDdEw2dUc0N2FrdHBZVURjY1c2NGNtVW9xN1U0UVlSYy94RmMzT0lx RHM5Q29MOXdJdzl1bnF0OTZySnd0SFdNOElJWUdFVmR4Y0NoRTBRY2h0TlZzcVpWbGx4dFZidzR6 Mlk1V0VBZ2NDaHppTkZWVEY3MWtjUGhhaEJBeEZBTUlvRUxRN0RvYStGSUNZVEo0THdEaHdoU0x5 SG5STHh4cE91STFET2lZS2VqdHNDSVNnUlBFRytFeFVrcFJWWDFJRWpLUjV3UkdiSlFoTkE5N0ZY YlpPVlY2MUNEUGlTZE12VXFSeHRiRGxiL2JZT0pCUnhTSU03Nlg4dHEvZnBMZjgzdm5UZ1l3dlhq cEhHbWJkb1JIaGpZR3dZT25TRHVEVEU3Rkl5amNaRWRVV2lMUWJDbzdPRHFiR0hKTUYxblE0ekpO TVd0SXg1WnBnTUo5ZlF1N2lOZWlJeDZiUCtWajB2bDR0b2NjR3dqRDgyNjgyYU1QdllXRG1VanRo WVdCREx6clhMMVc1L2t3MUhPemJlcXpCRTNNTEFSQmdaQjNBaGRCNThZUjdkRUo3emtyUno2WDdi VC9NTU9ERnc4Qm5ac3dTQ0lPeUx3T3N6dTFKcWNVdGNkQm5HSEhSZzRDZ3dNZ25nVW4vR2Fkc0sx UmFmTFpJTkR4bmROVVQ4cTJ6Y0dCa0hjTjRhUHEzd0hKZlFvbldBN3FKcTY2bmRjdlI2OXVXNHdj TGtJNG5XRDlvUHNLT1Z4cDhzYVR5ZlJBUkQvc0FNRFI0T0JRUkNQNWxQdXZTTk90T2t6dW9iNGdL aU55bE00d3d3TUhBOEdCa0U4bm0rNTc1NVEvbmE2Zkp1b2lGcE1PTU1NREJ3WEJnWkIzTnYzUExx Q0tYL1RsYVJiZUhTZEd4MGFHSUNCUVJCaFlkaTVHRmhLajNGdWZTUGR3TUExeGNBZ2lOY1UzYU95 Z1lHQmdjdU1nVUVRTC9QWHVUeHRHeTBaR0xndU1EQUk0blh4bVVjbkJ3WUdCdVpnWUJERU9WZ2Fh UVlHQmdhdUN3d01nbmhkZk9iUnlZcUI0UjhZbU1MQUlJaFRtQm53Z1lHQmdlc09BNE1nWG5lZmZI UjRZR0JnWUFvRGd5Qk9ZV2JBQndZT0FRT2pqWXRpWUJERVJkRTVDaHNZR0JnNFpBd01nbmpJWDIr MGZXQmdZR0JSREF5Q3VDZzZSMkVEQXdNRDIyUGc0blArSHdBQUFQLy85enpIMWdBQUFBWkpSRUZV QXdEbHpoVXVKNUdLOVFBQUFBQkpSVTVFcmtKZ2dnPT0iPjwvaW1hZ2U+PC9nPjwvZz48L2c+PC9n PjxnPjxnIHRyYW5zZm9ybT0idHJhbnNsYXRlKDAuNSAwLjUpIj48cmVjdCB4PSIzMjEiIHk9IjQx OSIgd2lkdGg9IjE3MCIgaGVpZ2h0PSIyNSIgZmlsbD0ibm9uZSIvPjwvZz48Zz48Zz48Zz48aW1h Z2UgeD0iMzY1LjUiIHk9IjQyMiIgd2lkdGg9IjgxIiBoZWlnaHQ9IjI0LjUiIHhsaW5rOmhyZWY9 ImRhdGE6aW1hZ2UvcG5nO2Jhc2U2NCxpVkJPUncwS0dnb0FBQUFOU1VoRVVnQUFBVVFBQUFCaUNB WUFBQUFvYUtwWkFBQVFBRWxFUVZSNEFlemRCWng5d1ZjUThQM2IzWTJOaW9GaUI2S0lpb2hnSzJL QWlvVGRZS09FWUNNS0tpcmQzZDNkM2QzZDNYRys3N05uLzJkbjU5NTM3M3YzN2I3M2ZyT2ZtWjJ1 YzJmT25IUG16THdmZFRQKzFrTGdkMGFCandyN3cySGZOdXh2RFR2TWdNQ0F3QlZBWUNERWRSL3ha MFgyZHdqN2U4SXlMeFgvL25EWUh4MTJtQUdCQVlFTGg4QkFpT3MrSU9UM1M1b2l6eFBoSHd3N3pJ REFnTUNGUStDcUVPSWpmSXN2YTlyNDhnaS9adGhoQmdRR0JLNEFBZ01ocnZ1SW54SFovMWxZaVBE dHd5VlAvUHB3aDdsOENQekVHTUxQQ2NzTlo1Z0xnTUJQaUQ3K3RMQS9NK3dtWmlERWRXRDhqc2or MzhNK2Y5aVhEZnMxWVllNWZBajg0aGlDRGU1OXd2MGpZWWM1ZndqOGxPaml2dzc3d1dIL1ExaUlN WnpqekVDSTYrSDNmVkhrMjhKK1Q5alRtVkh6WTBIZzkwZEREc3BlSXR5ZkgvYTd3NDVEc2dEQ21S dmY2T2RHSDJsNXZHSzQvekhzSHdoN2xCa0k4U2p3amNJWERvRVhqdjUvYU5qZkZaYjVGL0h2L2NP T1E3SUF3cG1iYjQzK3ZWYllUd2pML00zNDkrZkQvcnl3QjV1QkVBOEczU2g0NFJCQUdXSzFjaGl2 SDU2M0RrdS9OSnhoTGdBQ1h4cDlmS1d3WHhtVytkdng3OStHSlFzT1o3M3BJY1NmSGRXOGVOaVhE L3N5WWY5SzJMOFVWdmd2aHN2K3ZuQk5LUG00ZnozQzhzai9sOFAvVjhNcXgvNmg4UCs0c0hPR2Z0 OUxSZ1p5T2Uxa2ZkemZHL0hzSDd0MXRmZEM0ZGUydHY1YStBSGl4Y0k5bFNHOEpiTVlBdmVESUh4 MmhlaVJZckYrOTIzUFVCbXZIUDVCR1FZUUxzeDhVdlQzSDRiOWlyQU1YUERxNGZrWllWZWJIa0w4 cVZITGU0WDlmMkhmTE95YmgzM0xzTUp2RlM3N1llRmlOZVRqdmxHRTVaSC9MY0wvSm1HVlk5ODAv RDg5N0p6NTVaSDQ3bUhsMVU3V3gvMklpR2ZmODliVjNvZUhYOXZhZXVQdzI5MzFPN3liR2tqd0ww U054dlcrNFg1ZzJKY091Mjg4a1dXWU00VUFsc3JCV0NKRDFJWE5sT3p3VExzOHVyVUhBbVRBNzF6 eS9LM3d2M1pZaEV3NHkwMFBJYUxTbHRld1ArY25SeGFucytGTW1qOHhtYkk4NFR1WFoxMlUwdzRE MmI1TjVDYWJlTUZ3VVJiWUttVDVKcWRhVWVjd2p3ZUJueHhOdlZwWTZsTGg3TXcvaWYvZkZIYVl5 NGJBcTBUM1Vmcmg3QXlab3ZXNkN5ejkxeUpFNFkrT3dxaTFqd3YzWThKeVB6YmNmUWJKYXJlVlA4 dkIydThZQmZmdHZwOFdlZDRwckxKZkZlNFNrKzNwMi8rTkFsOFNkaXVETW9UMC9seFVhQ3kvTFZ4 eUNmcUg0YjM1Ui9IdkZjSU9jMWtRUUJWYUtObnIveE1lOHpPY3hXWmtQRThJMFBvZ2RvTVhzb2M0 dXp3d3k3aFpGd0tzR1g0b0FrN1p5QUwvWVBoZFZWT2hpZlJQSXp4bFBpVVNmbk5ZckMrc1RHNzRJ aEYrdWJCMHU4S1pOZGhnRTFVNThrTFUyUCthS1BFR0VVK09xYjFmRy80L0h2WlZ3MzVEMkMzTWM2 SVNmU0dYZ0F6cHBaRlRnRlc5dGdjbSsyU2pVZFV3WndLQlh4ajlxTGVLTEJ6ejVnY2lmcGpyZ01E WHhqQXEzcUJmNm93Qlp4QkorNDFGM3N2bFNCc0x5bWI2SEQvK1h5TFRONFkxdVNEVjd3by8reTNo TGxGZVZ0YU5ENncxU2crVjZrYklKMGI1YXJEekVCVTJWaG41bFFNSWJzMTdxQityL1BkdkMvK2Rj TDg5TFBOOC9oVnJuT05Fc2dEa2pMMC9QdnFHNHJlSmhYZG4zalgrYnpWbm9xcGh6Z1FDL3p2NmdW TU5aMmNRTjc5OTUxdndid29odGtWTnFOL1JScGF3dzRZUzNNUkw4UkxTeWNvSVR0MG1RQnBuM0Nu Y1h4K1ZvZ1JmTjF5c2ZEZzc4MmQzLzUvNzc2dkRhd01JWjVnemg0QUZRVDJqZGhPQ3JPRm4wbitG ZzBhRUViL1ZvUkY5SVhScVhOZS9GQ0dTcVpHajlTb2hKMHdxcXBkK2FKeGJBeFVKMjlGUGpReWRI cE1QNnJPVDdFUjRUaWFKQXNTbmRZbzFLTVNFeHZtNlB5bTZSajBybkR1RHJjSmgzRVVNejFWQndH WlhxY1MvRzZOem95V2NlYk1HSWVMSGU3VTVSYTZzZFMvUElYRjI5VnJ1RkZSb3JaL2Z0VHpqZkxj SVZPcndsMFdZTERXY25TRi9Pc1Vtc0t0OC9Oc1VBcjhsYXFPR0VjNmRvZDUxRnhpZXE0UEFOOGVJ RUZEaDNCbElFY0Z6RjlIekxFV0lGS3g3NWNYUlNlUnViWiszVkFoQlZmYTVKRzNxZFJydU9wZkRv QlRFWXQxYkNzUEpKQm5wcG8yUHlqYUhnRU92ZHU3U1luQUl1SGxqbzhJbmhzRDk1cDB3cDFhSWxE OGQveHpFaGpOdGxpREVmZkxEejU2dS91QVViSTZkUFN0d3VPTGdKTU9uZEw4M0tzZE81YUloTHZn SEVaZkdtNGl2a1lIaG5qVUUzTG9pVksrZC9COFJ3QW1FTTh3VlF3Q0hSenVrRHRFbEMvaXN4dDN6 TDBHSVdNZ3F5NnNWdkVzRVRzRTZRa0sxVFdvNTBkU1RtQmRvV2lXd1BjV1ltMlpHY0FNSS9NYW1E cUlPdDUrYTZCRzhRZ2pnOXVnbzE2RVJuZnltR3RINmx5QkVCd3UvcUMxNEcwYTVhZmcydUprRElV TEVXYUZMM09sL1ROZHVndFN1Ylg1OEJBYUZFVUE0YzJNTzBWR3QzYVFDUnFXc3hnMy85VUxnOHpw RCszV2R1THVvSlFpeGxjSGNGUTdQUjRiZHh0eXZoV0o0eGpqRmZpcDlNVmU4NkQxbVg4Z2szS25P TUJrVi81eU9wdlJoSHg4QzFDd0kwbXZMS0lheG1WV0lYTGZmK3dQMXRObG8vMHo4bTF5dit4Q2lC VjlaMTZqcm52bjBlNkZ0QWw2VXFjTFBVNTFpTCtrdDROVjhrSE95eStTY3FFZTNadlM1NWh2K3A0 ZUErK2R0TDA1MUFOaTJNOExuQVFFWE4zQ3h0VGZVQnljZmd0bUhFTEVkS3FnVnBwLzhVSU1aM3Ny MUZGaFZ1WG1xU2V6eGhsYjMwSU9VZWRyOVkyTEFic3g0L1lkWUlZTERuQWtFVUFDL3F0T1hEK2pF amFqcmhvQmJiM1dFUkhHVGJQTVNoS2lDV21INnZTeHhDa1ZwVkdsdDh4U24yRG1HT2ZmWFJPS2M3 aUhsejhoeTh6cng3L3ZERmpPOFR3d0JtMW43Z2hMVzZaU3FVdTdBTzlYMlhxY1hkRHd4NWpjL2lK eCtRY0NEUERxY3JrRUVwTHFYZVVYdFMxaDkzUUpuR09tSG5xaktHYk5ITTd4bENoYkdka3gzY1Yv MEIrR0ZRK3I1d2s0aC9lcEUzOXpzUTRnK1pyZGdSSjdxNUxmcS9KMktDbzN1N3pXMUh6SlgzVU1V eUV1SkRQdDJZVSt4TVVTMXd4d0lBYWZMZFZOVmpSZWNUdldkM0tyeUppZFZMZXZDM1g2cVd0U3p2 QW5xSUE2Q2ZCNGRLWmJZeFNNcTNnRDlrSWgvdzdEL0xpeFgyQ3RPZmljRU54TFJaMmwrYlBRSzh2 YUl5eGVFMzVoZGszU2FEeGJlTFRVRytyeVJ2TmpZUU9BZkhCaFpvRWVuRDBHdUxuVFFMcWdONDBE VlgrTjIvam1FQ0NQWHkvQzdBdVdmdTd3bHVJbVhJRnhuc3pKNlJLZmMxYk9kbnR1K25vTTl6bnhP THkwNHIrSFFkOHI0NFo0SEJOd3NhbnR5Q3JGR0lnUGNFcFVPYzZKdFYxZzhmVWp6QmZJUTV6azU4 bWNMdHBWVlMyZkZVekQyUXJ6d3VWbmo5MUkrNU8wQXN0Yy9YSlpmeGxzN0JxOWUyVXorVkZTcURw dER4UTBSdmNqWUJKL1Q1RVN4MjR5YTZKdFpDcEg4c0NwSDE4S3V4V0JCYXR3V2ZnQ3VNa3N2Wlc5 Ujd5RjFmSDVUeUwxbHU1eEhIbENGVHB6L1pPUjVLb1FkVFQrS3ViUkdmS1BlUWVEYmJqd1FCRU1p QXdoUDlXN0IvTS93NEI0c1lwUVI2akNpZGtZK3I3ei9oZ2o1U1l6L0gyNGE5NnQvYVFUSXJjMHIx R1lFYnp3MEFqSDRoVG5oYzdLUW5OZnhzMC9ZWmYzM0V5TXRmbGo4d0VKVVJ1UlJmKzhtb25ZR1hI emZYV0RoUHhjdDJvTVYzK1pYOThyUFVZZ1FvZy9ZSytjanc3eTl0R1BpMmpZLzg1aktqaXo3ZmxF ZTBndG5aenhIWmxGNWRjZHRGZTlEUHBVNjBLNUQ0MThYQWhBVkZyWk4zRkxPKzV5bzNLMkhpZ3dn UW92TTAzRmVaZkxZTVpZUjVWaFpObXNLZ3N2NzFOTFU1YWs1ODgzYzhwTUdWZE5DR1hIUjdOa1lp Tm9oWTNiSTV2RHZJNEFLcGhsQzV6T0NkNFlLbEkzZ0xtTEc0OFdwM3FaR2JXcnQ3OTdJM3lKblRh OW1tZkh2Q3Zhc0Q5MkxQemF1eXUyb3VKemlGSHRwSHowamhCck1VeW9xTnNLUW9nbXNmNmpHcGZX TmZJOERBV0lYaTdWdHJTZGNiL01zRFJQS3Q4Z0FJdXh4QzZpVHFydXFqY3A1MldoeEhPTEp5TXdy UDVRa1hDMUVYOE5QNmFlMjRpZGJVNlQyZXRFWlA2MFJ6czZRc2ZmV1JoY0o3VXJjLy9mODk0TjNv USs2ODYzejJIVGFFcitpalJDZW9oQUJmMG9tb053cFRuNmRKbFYyMlM3VG0yRGFmeXlMRXZaaU5v ckR4eWQ3OE5NQmRzRXRLWTdIR3MrejBBNjFxSjZzYVNkRDNBQUFibTM5cDZnSDFSYk9EV0YvUlFi aVd2dTViY1J0bU96UlZkRGI0TTByaG1kcTNYbnhPNUxQd25oS0MrV3JNOFlBcWZPbmRTcmMrd1pM Mkg2NHArS0JyQk5TTzVSQTZuMzducHg1VW9ib3VML1hLWjBqUHp5MFk4cFBXZXh5QmVKVDZSKzIv VFBXcjR0STVMb0hKbEl4TzZLR09VTUk5RTVrc1V5OVJYRkk5LzJzUmlJdGE0SDJ3YjU2MnRmV00v Ky9DVStLbnZTN3UwZ2pEL09VOG5UdHAvVUtGQmxwaHAybXQ0UUwwVUdtVjllaktUWGM4NnUvaDN0 UTJZYytNMmlUYk51Q2E0Zys3c1hQVVlpNUE5NHJFQUU3QWtGbGVEYzF5UERhNWhkdld2dW83Rm1C Z04vMTZZMTFDNFNJd3ZsN3BYSy83Ynh2a1pyWE9JdFM3TTVMenBnQmEzRktjd01WZVlwYllkbjJH aGRibnl5OWpRWW5WOHRqaXgxKzFEaCtlY2xIK2VlczMwbnF5UTk5djBPNXNsNjdXSHFIdVBmNjRp UGNpN2dOek1rUEhiSGZadHZVYWVXSHJkckxwbzJOeXE0V0FyMDU3ZlMzUnlXc0JRSlZHWlNGY3Fo RGFtSDhjNVk4clVmeEtJLzd5TEx1V1BkazgxaEZCM2dQZnlvMVN6NnU2NGU1c2tYeXp2WnhGNi9M Snp1ZCtiajBRUDFlRXYrY2RTR2lsMDVNMFl0ZkV0Zjc5dUllbkZqM0pnOGV2b2VocytIUFNjK0dM cDBnY29tczBxN1RrdUdaTnR3QmdUa0k5T1kwMXNnQ21DdTNKSTBhVGVhRERKWndTa1JCbGZQSjhx aERTREREWEFkNDJuQmJ4WThsVWNXeEZzK0ZXeUliVENUaVJMeUhwQ2lhRzB0clBmTGNqcmZOQS9k UWlXbmpiUXI3S1BHMlRBMzNLRVJLOGptV3U3eTl5WVBFNysxb0NyazVja3pIMU5HekprM3V2TkxQ Ulg2b0w4TmVGZ1I2Sjh3b1JDelNzU09Cc0hCUGZ0cnl2UmRXUmgybGw1V3ljaHNQWWFBUzZlRDVi UitxT0szNlNsdm1NY01vV3JxVEx4Mk51cG9uSE40N1l4MVBzY3RnZDVkeHdxTzhTdzl0TXZsaDIx YWJaeTdjKy9iaUh1Qy9CeEZScTA3MWRyUkl1a0c1dFNTeStHT3QzMk91Ylo2Q0NqMjJqNlA4WlVQ QUFqaDJCSlNsM3pJcW9VUG9vQzI4czRibUJBcXZ6ZVNBRHRYVHhtY1lZbHhDZldiK3gzTHA5SDFV TkViMXpBMGJ2MTBTd1R2ajhWWHFhWGNSdHg3VUlUVzIyMkRQMmNWNWRLSGlnVjFrL05QdU1mRG9V WWhSN2NORDVSNUN0QVBLM0xPbmtoL1dsMGxRb2VNa3R3ZjlFWGRwRUlBUUsrZVQvYWV0Y0U2VVgv YnJXUGRsSnlxb09wc1RXWGJSQ0tPZHAvbjNuNXZ3RmtFc00xSEt2YnBhaE9qS1RLb1UzTXQ0R3pn RjVVWitXQlZWQ2FxSC9QQVc0TU5aRFlFcFN2REI1RjlkOC9vQ3VDMExyeTFKdi9YUUU5TzJybk1K VTRpdnQydXlYOFFWUzZoRDhzUGVhVHhLK2hoMldUOWNpZVJXNjlUN3dWeHBFYUlQV0E4M2FnV0V5 S2VRSDVKWlZyWmlpYXloOW12NEJ3UXFCQWo3YTVpZk12VlRJTVFwYmd1N3FWL1haQkUxdlFNUkhO OFNoQWIzOU9TSDJPMWpPY2FwYjc4WElVS1FQUjdlaDBQbVR5QkV5UWRiQXVwczB3MlF6enE0cGxG d1FPRG1ocnlwaFlPSlA3VW8ycnhiaGJITFBRUkJmbmdLVG11cmZoOWFUKytGY25VNUlPTHVzL1FQ RXcrMGVZK1JINnByNnRzLzBEeUFBQlZJYStLa3YzVlBJZlBBTG5zZEk5dHljbmVLZHJMK3AzYmRS cUNKVHpSQmhRRjFURTl0cWwvUzVaOUtuNHJIZnRoeHRjSHlVNWp0NVRjSDlHY3F2VmZtbk9ONkNG Ri9INmhZaUR5aEFaRFlJQUFBRUFCSlJFRlU5VjE3M0JiQzR0Z0Zmc0p1SDFRMS9jd2V1NHN0ZFVD MHBGTHFScjE4ZmphMkY3OG1yc2N5UTVKN0VhS0JUVFZrWjV0S096VGVoS25IOUI2VmZOREpQWlZi OFBzc09ZNDhWRExjTnVCUEN4bTRKK3Erc3ZHZll1R2dGckJ0N3J4NlJlY3pZa3hVQ1R5cTZiMjdW NDR3VlNlSUxMdzdvMC92SHo1WG84SlpaQ0ErTzdXVFVJOXF1dDNnZ1U1K0w2eDRmOCsxekRwR01t T3ZDbmw3YjFFakt6T1plR0RzaGdQWWUrZk9VMUQvT09wNWxiQ3ZIaGJpRDJjVDAxUCtCZnM2NWsw YTJsT0pNZlVvSHV0b3FZemNaZ2gydnV1ZTVwNDAyVWJmTzExK2oralZrdE40aEpHMUdkbnZHZkxE SmRmOTdoWHFCR3o2YmJSYlFRODJ6emJqM003MVJXMk5SNFo5NlA5VzZuaUQ4QzhCWG1TN00zWmhD TVhDbjdOWWNlbmtrdzV0K05OQ1RvVGNyaVJTSzNKTnlsMU5pT1BCMVo2N2xwZDdJRmw5dEZ0Q0JD OFlSWDE4aUlFZkFxUGdxbDAzRXJ6MmJESDk4OGlINWFMNUg5NVo0enZhb1NGYkw2ZlVkclRCYXNm cncyNUl1SXh2c2RrRS9BU0NoZXRxMUd3akJ5WjY4Z21NVFd6ZjE1MWN6MlA5MTZqUDFUZFBQUzJs SXFMSVh1T3d3a0txR1cySVd5SkVzUE5rdmsyMXRsUDlVL0xEajZ5Wlp2enVOWHQ1bXo2aXpXUW02 NU1uSVd4Nm5mRFN6eHpYbVdWd0p5K1pnZUtTSHk2UlA1WWlYUzlZdGdrUTRvTTVieUhWakdTRWtF ZU5TMytiTitNUGNWRU5kcFE4VERHQlh5MHFPbVJoV05RUXpKeTE0S1ZiR09rWFRwdngwdndXQnow cnlORmtoTkQwTjdxMzJsQzVnSUFnS0lVaFpFalB1RTBpVkptbjVjRWNXZTg5T2MvSm93bzlKNlhN UHV1N29QSjg0QlEvcU0vdmVtamZpOE9lTGRPTzlpRmk3VUJHbnF2M2lzKytObzVKZC9JSXpsTjEy Q2ptTnVLcGNsUHg1cEE2Mi9RdE5qZVVETlVRY3JHa3ZMMTJZMk51Mi9OTjJqaGhHekYzenZxbW50 Znl5clp2Wkk3UDVYL3FOSnR4cnc5RVlMMzRObTVLLzFDK2ZQeUMvMURibTM4UTlWNkVTTkVTcGRS ckdPWFNpejhrRHNWU0g5ZjhWMUdKQlIzT2F2TzZVUUlyQ09uWWxUM1VHVkVQak5kODNScHdaMXBl bGwrY1NhMGVpQ1FMQWlLa2dhTFUzOTZrejd3OUZ5SlZwN0xTdllyaWtVK1VFUmhEdUU3dUlkMFhp UXdvT0Nla3FFSy9TeEZSaXd5a0I5RmxacmNJTEZyVXR4MGFRa1o5YXVkRkl4T0tVRHR1UVZod0VY VXlBNEY0dzg3WXZCRE5iWlZrdlNDOVpRY2d4SjRjK2xjZTJRaTIwRHVZZnJuUFk2YzJrdnhXTnZk YVBRcVNDS1RHOGZzV1N5Z2VGT0ZMS0JEV25GeHpkUS9WNnEwL2E4cjN0dEdpd0tLcWs1a0hyR2Uw aE1nQnMvRHVOVjRRNm1YYVN2K3d4eDJBNjRNMjdVUTEwc2V5ODlXNDlGZjVWc1lkNHBMblFBcFpG cXNNV1dSNGpXdjNJSmZ6ZXlmcUlEdXpvMXJ3dFI1aEZKSzgyRVo1V1g1eFdGby9TQTh4UVRBUVda YUhHT1ZEelpub0dUL25raG1ha0lrTUFSL1NuVklmTUE0dmNWdFkranBYZDAweitZMHI0d2lnSWRr N0dWVW0zTG80QUJRcVpOa2lwdHNzbXpyNlFRL04yRkFMRlBzdDBHekVvbkhJa09FdFhOUm1iM005 ZHY2aWduQXhiUi9OajNxeFFMckhEWEFiL05YYUNDSHNHdGZ6ZXhjeHkvdkJxYVVQTzZUY21YanJO YU5pSWhUejIvM2lwWE0zaXEwMlBjU0hBbHZTYjk4RmJOdEdVZm5TMnZpMVlkeGRpK2ZVMGIwZTNN dEkzdU42amtMVjJoMTcrV3VlZlg0ZnpJSzFzOHBMZG9keXMxQ0Z0N0M5M1Fwd2wwd0lpQWxWUmNh RzVjeitXTVMwN2RrbGxDSnFHb0xOOG1SQlM4YW9iUlJjbHR2bmVsazQyV1I1SFZEc1czQU9yVkRS cUVabEh0TmlqV3A3cDBDSTZ1OGhlNy96SWUxUVN6ME04dXVWTjc5cXZCZTFhemo5WktqcG4zS3RF UWhWT3NyZlJ1S2JDYzlaODl2N2lzUXhOWjlOMmMrQ1RySHdOZStoZnNpdkxRdFdTL0NGOFJKVHRl WEpENyswalR3Z2pEb21ucXBGemJ2dUZlUmVoLzFPaUZQSldnRS94Y3NlR3lCdGljVmlVTkxNRCtP MUQvS3R4M2pteXdkRC9TN3BwenlvRElpcElodUNXZjMxOGV3Njh2VXM4aHdiWHRPd1dUVTg1emQ1 VVpSemVhU2hRc2thK1ZtVUpZcU1mNSsxYVhoUlJabDllYmRNSjh1czlUbHhCZXNhdDRVZlJkL1dZ MU5yNDVhR2ZWTnk1cW44eEFLWkJqRlpLeG11N3R5OGtRL0ZqNjFPNnRCRENqMzJYOTdXS3B1SXRF MHpkdTg0T3F4cjA3WUlRekM5ZXZhSkthUTdZT3ZCMXByZFltNGdZTnBOQXRmU1hTczloSWhLUW1w amMrb2dmU1RQRVFGOGpkL25wekx3TXBISmJwZkkwRUt3T0hRc2trNXVUTVMxUW5VZkJJdFQyV2NU QzdWSFBqalZhUi9BcnBmcGtJNlR6d3p2YysxY1ZhUXdsVjg3TnBsTUI5TTE3WHhiRkh4TUtsRi84 L3RIMHp2ejRidi9TLzh0ejRjYWJ4ZXBSYkYyRG1TTDVrS1BEWmVPdlUyMjN5WkZMR0N0U0d1dHRk WEdaZGc2SWJyUlQzRTRLUVNFelV0NG4zM2VQUm1JWTV6NDc4bDJVRExPeHZ4ckM1Tmx0M0VadG9Z Y1h1WjRNejVkOHZ2MEgrUDIzbGNrdnpkSEh0VGJRNGd5b1ZCZVB6d3Q2MHkraHRveHNlMmFrYVZy SUNCM0d4MTIrRDBKSHpvem9nd2h3M2JDWnZvcFhCTjZEYkxJUGppRklzT0IxRElPSy9BdkkyRHlo L1BBa0tmVUJTRS9JZmVEakRNUllGemI3R1hWanJvenpTNDc5MDB5WDNVdDNobytwWithU3FXNGpl OVVWOWhNZHB0WkhZKzU2elpFalZ2cXg3TGEwR3QrbEJ0a2FGSGJ4Q0EwbTZWMjVITVl4L0tuZGJw UEZ6UERYR3RGR2MrQjRUN0VRUzRvdWlVeU9QbFpja013NVoreVUwLzdUK1ZmR2srbHlnT3diWDRj VE10Vm1xTkVab2d1NDI3TENCTkJITHA1S1YrdGc5TWE1cWY2NVp2eTM3TlRDRkVtaFY0MVBDMlFE Y0tCQk9xQ3JoeWRQUWNscUJVcUhVNTZQVzdweEJycklpMnEyUm54UHJvQjd5SXU0QjgxQ1RLMzJs VUhMT1NFTmE3Nks2SVNQN2RUU20rdEJiWnZ3N0NRYWpuSVp1MkNoNURhNzF2cjNOS1B1cTcxR2Q4 Y3hWVHpydldESDZxbExlZlV1NDFiR2pZUEVBcVozNEp5R09EMDNHRVd0am1mMXBmUEhIR3lYK0Zy MDBLZFVLbWhEWUQ3d0hXUnBWdFg2b1lNcmFtMWF3VEYzME5LNmt3NzlmTUttWDZNYXh4c3JjTjRF VmJpSVNiNEF1VUxQbE5pQmVYSkQzdHlZR2xyYll0WWZRL3p2bHZQSEVKRUhhRWdJRGdmdkZhQUFv TFlYanNpN1pBK25oMFVFblVqNHBVaXZob0E4T3QxQUpMc1JVMC9kNy9KWHZ0b2NidGQwanNGczFB QXZlWW5aTWN5MXJnNVA5bkpQamhocGRwSjQ5Rk9PL0JjM1RYTk4wYXgxN2hUK1Z1NXFuWlBoUkNO d2R6bFZrdUxvSWJYK0ZHRU5BZnkyOXJvSFdJNXhVWE5KZXRuTGVDTUhBaFlENTdFZ3Z5ekxVaml0 VzV1YnBTamExcFZueUFPaUxUOXJsbDJ6cVhCUUQ4U1FwM0tON2ZlcDhvc2pVY0FnWWN4MVA2akJz azJxVmZCRi9VQkJ6ZXhldlVid3lFY1hWc1hMZzZlcXZHUXJjMmp4dDM1OXdISW9uTThqZFMzRTBK c2Q0VVhlRXlFbDQ5ODVCY0dQOW1SeUhQTzV2TTduU00yd0NhMVNVNTVMWW9hVDBSZ01xeWg0Tnhl SVhDZXV0bWdIZkN0N1dCUmxHdDN4WnFuK24xL2oybVFWV0c1YXRxV2ZoTXpFVWJXdTA5K2FMTkIw UkVOWkprMXJ1dUlMWHhRMFdzMmpMWTlhd0dCWU5HM2FkcWk4b1hTeSt1RE5rZUltYzRyOVRKNWV1 WFVSelVHNVhpTVhCMnlobkNvZUZId3B5YWs3V3dUUlp2K1U3ZzJjZUlrcDkwb1FmM3B0ZVBneU4x bDFISXZ2U1ZBZW5tV3hMa0ZaUU9xZVlsU2lGUnEzSjNmZ3JnTHpIaW9Demg1ZHNvSzJGaHBMRE1F bVlQbUNnT0VqMDllZ1N4MlA5bnVPbFA5MlNkQlBpamcybEZVWWsraEZIV0grcWw1K2FuaDJGaUlG aHhNV2ZEaXA2dzZYaUVTSWF0d0hoaHNJVmFyVFhCSEdDdEdmT0ZVY1E0NW1oajZaTkgwV015Mjdr UERhK1NIWk05VW51aVVrcVVhajNtMHR1MXZqUUx1aTRkelo5ejRjR1gwTG1LbEIwVU5LYnFEN2VD TUtnOWw4NWVMZXN3RmFsbTl1WTdpb1FqdjFvN3ZnbEoxMEloemdFQnhHMlNJV3hBTXRFVEk3TFdI WXF2VVduVHo1QWJjdFk4eVJoMDZTVFpXWXFNL0dxMWoyNGtMdkQ1T0pTYWk3aG5FeEJiVW9VcGJB Z1NPUXBoSjY5cWxDRkZodTUwZHdHQ1I1dGd6NUNoS0NmdUFBbkFmMGVDUnlGOFFoYWpVT05BSTcw VWJDTEczYzZOZWVqQzBDUUIrTzJqc0VNUktIdVczTXl3c2NJTUVXcFlhZFc1eVRVME9peFBWMlp2 dzRJOWQ4M2lFQll4ZHRmQWc0cllkQ0Z4YmJWKzNETGN5VlpSU3l5NURWT0FEaVRtY2dLUlJkRTRi aVZyQWFFMmZ6RmRzV3YwT0Z1Z1dKNjAyRW9nUGpHbGp2SEYwek9IaDFMZUs1TjJ6WkE0ZkhGU2lH dlVObFd4TmRWVkFGRHJDNmdzWTFJMlhqdkVSVlU0VzdTVlFjM015NzVhTnNhTDZFRlZFQ2I3OTgw VWhIRTA0OTR6dkR5YjNJZzhJV0pzdjFKUWpZNTA5cU9vdDVxYU9iaEN3N1daMkl4UER3QTNDQnpk WnJnRUoxb0diV0QyRTZBcFhiNWNEZEx0K3JhUDZJUWlVb3NXT0V2eTBTTFJJVUJzdkVQNmxodHht aW9KVUI2VmM3YUMyVUpOdUlmR2o5Q0VnZVI3RFFzaTFIV08yS0RJT0pVdnU3TEFPYk55bVFYMmhL T1J4eUVBR3piL0dmbXBreGlLRmMyZXd2SWZPKzd0S0xzanp3cVd2bEx4TDhHaXZEUmJyaTJQRUpx TjRLd0tlYXdDbjJhYmJ2Tnl3MlFKLytIMlhLcC9WRmhFVXpvcS9hNStsaWRFRndJcElTTEhOVGo0 eEJVUENXNGRSZHNTMlhCdUdCRkF2WHFvaFQzSXJpUHlzemRlR1VhNG1ZcjIrMSthcFlRZ1NGVWFz Z1hxRUxKZE80RnJQR3Y4KytTRkZaaFF0MlNlWW1jZ1VraDA0NkdPMlJURSsvVXRkQnczdGhnSHhy dGwwbHJaMWp2bHMxZzVBOVExVmptcmozOElTUC9peExhdytXU1gySE5mVFVtVzl0cndrVlovOXl6 eW9RMFJXaG85eGNiQzF2RTNZQmxuakh2aW5Gdk9EakJjZVFVWGxGQXRmdlVqekhuanNSSVRrRm1T UHJlMlZFUWRwdVp1TkhlNGQyc2hUTFVxZE1KL2NjRTA3MkZIc083YWxaYU5yL2NmNklVUnRaVDBX cG5hRlBXMUc3b1pTSmo1QXZmbjlEU3BOcUdWNTBoNUtOVmhrNUZKWkQ1Zk1qM3Z0bHV6V1ptT2NO aHNiQlAreDFtYnRwbE1QcVRseDN6ZHZVVzZJaWRvUDg4SmNxSnhEVFYvajF6N3VyWmFoSVlDanFu RVAvQkRpZzhncmpMQ1lVRlBIREszSE1rT0lkdUdwZXNtR3NNNFdOMW5UR29TRlFuTGdzUVJaa1RW Q3ZsaE5iTUZVZjNyeEtEUEtzOGVjdnZicXpUaklMZjFjYkJHUkFzcVFYcXB4UW9hdUxPYUNkU292 YjdYa1VEVzgxRStNWXpIVS9MUWUzQU92Y2Rmb3h6M2t1T2pTMnFRemZJenJOWjVFdEcwOURwdm04 QXF1QkZ2Y2xvTmdlMnVzemJjazNOYnZVS3RWa3UvV005Znhib0VMam9RVWorbStnNk5lK1gySWhM d1Z1ZTZ3eVFFVWRoZ3JUYmkrRDBGQ0ZrNG1lKzIyY1NZN1pFak55VW1tZHJEU2R0NDJieHQyT0hE SVNXNWJUeStNUmEveFpKbGtoZzducEVHR1ZFUVNHZHBrVE9CYXhtTWJLTWNhdDhaUG1FNU1rR1ZR SjlUSU1ueU5McFkyRmNYTkFSdkRWdU5zWC9lcDlWS2xNUmRyWFBvaFVuTS93K25hR0dtdGJIRzRo M3BGZ0dUZFhNU0NUWmgvMWo1TENIRVdFQWNtVWpOYVNubGlCUnc4a1JPaTVKelFvOHdnTHBQRXBP MTF3MjBIQ0tTWDFvdkRRa08yMm9GSXRJRTFwZXJnMEFLRjFpdm5Kc0VTYXJSWGRpb091K3dVdmFa RGJOZzN5SkFDczdHTHl6dzJMbnBxSmpWa1NiYUt1Z0cvekxQV3RSaUlGT3JZVWFFT0JkYldkUW41 ZlVkeXZleXJRNCt0WkhQcVRMa2tmN1hnUy95QkNLangvQTd4bk1hMzh3R3hvSzkxRHNoL3FLVk5V WWtYYzZrOVdKdXMrK29RNHVSSWowL29UUUtVREFTMHRuWVR4bzVOTFFuaW9tdUhoYk5vVzZyUkNT c0YwN1Z0eUE5WjB5RzFHRm1QSjBFQUFBbzBTVVJCVk53b2doUWRLRUNNMHF1bEo5ayt6MVhURC9G RGlGVitxQTZMRTl2ME55SkFDRS90Sjd6M0RBcURpTUVEb1JhTThMME1Cd1RVNDVROWk2TFdlekt3 VEw5a2w4cVN3eU5qc0puWWdQaTNzcjJEUWtpSHJpR2syTGJqRU1WMU9VUkFUZk5OYUR3Z0ZHcjhv WDZxV2VaTWxrZGtrR2ttOTVIeGsrNUFpSk9ndVpkQXVSbmxjaTh5QWloRXlDMjg5NHdkbXIwWE9S UEFLcEFEa2pkaUhkcXNWQ2V3a20wODRmR2NETFBOVDNlUllCbjdqakpyMHlHd051NllNT1g4cWZJ UUl2MUNsSnFKUEpWdnEzaElsWnpLSnBaMU9pVnRLWlpNdTFUM3hhUGpycytHY3dNNUVadllmSVcz c3A4ZEZkV0RLa3I5NUpVMlgzTTVrbmNHWjRNTHNCR2gzSGFSdC84Z2FiZHFxT3pkUmgzdGtCM2E2 TElpYjYxQ2lobmU2dzZFdUJkRXV3eVFEdFp0RnlqL1BxLzQwMHQyZzlKekNLQmN4aTl4SWRmZVJ6 U1pJT1ZhQnpraGxRYzc0dFJKZDgxZi9Za2NMSmdhdjBSbG91YmY1Mi8xRHlFam13Z3EyR2s2R1Ns SzBFa3dxbkh0T1BhMTM2YWpSR3c2ZGR5MEFBNmx3TnY2bnpwTWZZdjZTL2JEQmxESG12SEh1amdi SXBhc20xaUdqaU1xa0R3d0xXVnNEN3hVSkFWQmVXeVhSZ0VFZW14ZnNqeE95dTJjRER1a1ExejBD Sm5NODhBZENQRUJTTG9SQkxVbVcwMTBnTkhUNjhJQzJxVlJQclR4YTVrbGZvcnRkdldibStmbTls SGJ3eHN5TllnU3kzR0lTaEdLdEI0MGFJM3NaYXM1Z2Rxc0MwSDkzbmtFRzlmY1RGYUlVVHprU0JY SGVJUlBhZDBOcDNhVGk5bVluWmoyS1BCVDl1TVVkWnQ3RGpYVURmR2JvelpaNGEydGd6ajNsaUc0 ckJ0aXBGS1R0bjVQR3lIMU1ITUNaYjZZamMzS1oxd0hna1JDbVFVclRqU3p1bzJ0Sm45MjVGcGRI NzRkRzhxR1drMGJYOE5yMzBITXNpaS85SFBuRml0RWZVZzdrR3crUXFDTnJTMlJBYW92NjRXQTND TWxQUGRZQm5rbXBKanBYTC8xUWd6QWZ5cEx3ZDVpZm85b0lCRXluVFdIV3hGMTBRYkY1U0ROWFdr bjk3ME5lNnNCWW8xeFFaQ2VEUVlTZ2h4OVoyMXd5YW9kYXFBSXFUcFJJOXVTUmRhTytXS3MvQ3d1 eElFZHVibndLanNRNG41d2tXOEJjTTFwNFpLTDFMaWUzOFgyWHZ5K09QYy9heDd5R2hPd3hsWC9u S3l1NW12OUxVSTBxU0dNTnQ4aDRmYWxZbVBBcW1kZEtCZTd1RVdVY1E1Z1dqR0RYNSt6bUN3OGt6 L3pIdU9pcmxGUVdQVkVpcDdqcWdqOG1QcWZzaXdac1d1Z09JREg2QWN4aE5OanIvV2cxSWlXcURX UnpWSUJ3OHFpQ0YzeEpjUGVzazlrbEtsSHExN0lVSHZtbXZCcU94RGlQTWpJN1pENXFMRE1hUUdS MjAzdHZpaXZ6SXNWVkVlR2w3cGVCS2w1N2FwT2pHdGM5YnRQV3NOTC9TMGJ2bS9DSm11T0hkN1hC bUY2eVhNRDJXTHBhcHo1aDVLb2NSVitZRWVwR2lXcDdTbVkxL0pML1VRVDFKK3dsZGtIN1Z3RFVs d0tneTN6Z1NmWm9ybEt3UnFpeEEzTXpkdGoyaWR2cGlWQTNLRWU4OHRob2ZVcGZKQTFJUThxK0F3 VXdxWUN1S3R0ZGJoWUVoKyt4azM1cVQ5NEFXZ3FmU3ErVlh5bG5qS1ZWN3crVXFmaFgyUHJJWXFK UkFnK1ZkN1Q5eDZHSUlQRCtxQUVwdVlQbVd1TFdIcGpnUEJRaGRrbXhGU1Jzc01PNmVLOWI1ajV0 bktKUEloRFdJdllMUXVQU3ZqMlc3VXg2amtOQlB3bUMrcFE3VlIrckZXaUdPR0Q3ZFNFUHJqQ0t5 bEkva1V4R1BWUWh3UVpVaGVvaTdhbTg5dTU2b0tpM3JJR1dXa2IyYTh1bHA2aVIxejVxMjJwT3pJ eENLVG1tZk5UbEsyaUFOVFJGQVVtTDFrUUJJL3FwU3dPTmxPM2FGQnpFR2EyankzdUlkdVdZb1NV c2d3M1gwUngrSU1DRWJlMVJjR2tMQXo4M0tDcFZPclc3WTM2dG9FQUZoeGJEakZDaHNKSDEzeU5D TEdWUVNXUVdnU1M4ZFYxdjVhc3ludVA5ZFFLOVVUTndPOURvQ3BxbWRZUFdkWUZSYUdiR29MZmhx MklzaTBuTEoxdUZzUWp6RHB4N3AyV3RUSkY3ZEQ0WDRKOElTenFHU2tLTUQ1akpsdlRabXVkbHFQ VWFyeXlGSEZyWFBwYm1TWUtEK0xKOUhSUmlOck9zUGNCYzZ6WWNwdVNkSmYrd1RYem5jTEY2dEd2 dytydHEzK2tud2NFeUFycFdMWWI2Y0c5dTNTRWlKcUNxRnp4OHNveWFnejdZN0ZXb0VBV0hoM05m Q2c5Vkk0eTVFaVFEbXRCdUd1TEJjM3lGalBXRWdWMUtKVUNtVkJlUmUwUlBQZVFObVFNQWNpVGJl dW5sNFV6UE9kQ0hCQ3AvTWJsR1MySXJ5MkQyc05xMURGcXg4UnE4MllZRE5TZjRYUWRka0JjR1U3 WE4way9GMHg3R3drRWJGTEx3NUtkMnJnZ1NralFkME1kUHRZQmdUNE0rd3hENE5JUm9rL25hbzc3 a3hBZWYxM28wbGtJMGxXbXpJY2FjbEtzakFNU1pWajU1SGMxU1JvRWlpMkVFQ3hlYVd1c1V5OHFD Ym5vSVN5dmJqZ0ZwSmYxT2xHWmkrZVVzYW1rVktvVVVrRloxcFBaeU40MXJ4ZXhOZ0tzYVhodjlO M2JiK1IyMUlPMG93MTV2SnBzclBLeGxLY3BKODlSWURZQ1k1Ry9XcFF3NUZYaklFaVVibzNEa3Ra dytpRkoxeFlUMllLUHA4OVFpcTRTdXBPTmtqMEU5dG5HY0FjRUZrUGdHaEFpM1NzTFo4NWF6Tklw LzdaV0d1UWtudW9GYW9tY3pEVWdpc1FlQmxnTTBKSVJFb1hVcUNTNHB3eTVKc0p5NEVER1p0R2po RjRqeXFFaXc3blJUenB4a0ZTeWorS25ySFlnZUgySHZGRzZpV0MwUTBGY085cHdHSkpJSHlXS0lx VXJ0Zy9oNklmVFBNZ1R2RkJ0MmxWWGkvemFmbEp2UVhtMzhSbTJRY2lqUG5INkN6YStCNlh6UStH dnJtRVhRR0JrZVM0RUxoMGhXc2pVT3p3dlAyZGRLbi9SR0xZYkVxMzFETlNMUlJvOUtxL3NZaWZK SkxCcGgramtvWmdnYVlnMTlRbXBIMEN1RUJaa0J6bWkyaXg2cDdhUURKWWNJcVozQjFtaG5xSmJr NFlRR1J1dUxoU292bUo3NmZhUmcxSjhkb1V3MjRGb1VZdnlRNzUweElSN3NyMWVvK3FXSDd3b01p Y3lKTGFvK1ZHMHFGRUhReEN5SzFSVGh6WEthZDhCRFJZZklnUWZybTl5a0hLdFNvY2RFRGdFQXBl T0VJMFpPN2ZQUWxBUVRNK2lRTHhZQTdtMnA1N3FYMnVwNUZEZHNNZ2hxU3pQRDZsQWRwQVU5aFZ5 aHNpNXFDOElFdkxNTW5NdXBLMGQ5ZFY4cURtSUJQdU44c3AyYkFpUW9MWlJ4UExWY2t2OGxLbkJ5 M05pOHFQcXdJMi9XblViUDBRL2h3eXpETmJidU9tU0dROVhIWmsrM0FHQlI0SEFOU0RFUndIVXlr WlFTWE15T1drUVNTSm9TR010TW9aRXRBUFJUblVQQXF2dG9IcTFQWlYvYVR3RldIa2RsZ3pFQlJM RG5nY0VqdXpGUUloSEF2QVpMTzdrMmttd29STXZ6Q0ZrZVlZZEVMZ1lDQXlFZURHZjZtdzY2amRT bkZKamx3ZDFlRGFmWlhSa0N3Z01oTGdGRkorZE91aEtPdjAyWXZKSnNsZitZUWNFcmdJQzU0VVFy d0trVnpzSUw4MVEyNkVzN1dCbXlXcy9Wd3VNTWJEcmhNQkFpTmY1WFU4eEtpcER5U3JUZXh6czhp bWdQT3A4VWdnTWhQaWs0TCtveHYxY2dwL3poQlNwTVYxVTUwZG5Cd1NXUUdBZ3hDVlFPaWpQMVJX Q0JPbEtwZ3p4NmdZNEJqUWdNQkRpbUFOcklFQmZrdjdqbWpJajc0REF4VUJnSU1TTCtWU2pvd01D QXdLbmhzQkFpS2VHOEhYVVAwWXhJUEJNUUdBZ3hHZmlNNDlCRGdnTUNDeUJ3RUNJUzZBMDhnd0lE QWc4RXhBWUNQR1orTXhqa0JVQ3d6OGdNQVdCZ1JDbklEUGlCd1FHQko0NUNBeUUrTXg5OGpIZ0FZ RUJnU2tJRElRNEJaa1JQeUJ3Q1JBWWZkd1VBZ01oYmdyT1VkbUF3SURBSlVOZ0lNUkwvbnFqN3dN Q0F3S2JRbUFneEUzQk9Tb2JFQmdRT0J3Q1QxL3lSd0FBQVAvL056dERtQUFBQUFaSlJFRlVBd0Rv RTE4dVdqeFR4QUFBQUFCSlJVNUVya0pnZ2c9PSI+PC9pbWFnZT48L2c+PC9nPjwvZz48L2c+PGc+ PGcgdHJhbnNmb3JtPSJ0cmFuc2xhdGUoMC41IDAuNSkiPjxyZWN0IHg9IjU2MSIgeT0iNDE5IiB3 aWR0aD0iMTcwIiBoZWlnaHQ9IjI1IiBmaWxsPSJub25lIi8+PC9nPjxnPjxnPjxnPjxpbWFnZSB4 PSI2MDUuNSIgeT0iNDIyIiB3aWR0aD0iODEiIGhlaWdodD0iMjQuNSIgeGxpbms6aHJlZj0iZGF0 YTppbWFnZS9wbmc7YmFzZTY0LGlWQk9SdzBLR2dvQUFBQU5TVWhFVWdBQUFVUUFBQUJpQ0FZQUFB QW9hS3BaQUFBUUFFbEVRVlI0QWV6ZEI3eEV2VklROEgzMjNoQzdZc2NLVnV3b0ZvbytGVkd4ZHl5 SURaVDNRRkVRZTN1SUFxSmdRWHJ2dmZmZU8vem92ZmRlNTMrL25mdk5abk4yejlrOWU4dmUzTi9K VFRJbmRVNHltWmxNc2o5aU0vNldZT0NuUitLUEQvZERSOXlYeC91ZkdtN084L3NpVVpiM1pSSG12 clR4RTZiY3Z4YnZ4ak13TURCd0FRd01ncmdNcWI4Z2t2K1djTWVlbng4SlhqcmNuT2RubDBUSzUz NWh3S3FmWWVWK2Ryd2J6OERBd01BRk1EQUk0bnlrNHZoK1ZpVC95K0YrWjdpWENQZUs0VDR1WE85 NXRRRCt1SERISHQvZ3BTTFJYd3ozRDhQaEJzTzdmVjQvUWk4STl3cmhFRVJjWWdUSE16QXdNTEEy Qmt6R3RjdTh0L0l1WFBHM1JQa2ZHTzdOdzMxME9LTHplNFgvYzhQMUhsemRpL1ZlTkxDM2p2aUho SHZMY1A4dDNMdUh5d2RSZmZXSS9PTnc3eHp1SzhNTmdoaElHTS9Bd0NVd01BamllVmo5OFpHZGVC dmU1blUydTM4STRsOEkwSThNdCtUNTRtM2l0dy8vZjRUN3ZuRGpHUmdZR0xnRERBeUNlQjZTaWM5 S2VMdjQ5MzdoMmlmRjNCWStGZjhwOGVLM2h2UGdRTDliWUxnN3dRRDF4cytJbXZqaGplY1JZT0RI UkJ0L2NyaWZGbTZWWnhERTA5R0k4Nk5MVklMd0owWGdIY0xWQjVmNE95cmdTTmozK08wM2FUWWJZ dlJtL04wSkJ1aG1jZVFXdFplNWt4cEhKZWRpQUNIODUxSElXNFdqZThkTVJQQzh4d1E4cjRTbm14 c25ZV01GQmo0eS9uMVB1UDhZcm4yV2ZLeGZIWmxUQlArOENJL244aGo0UFZIRk80Wjdiamc3L3Jq eUh4WGg4VHhzREdCQ2ZDL2ZqYnJxUDBSemYzbTRzNTVCRUU5SFg5VWYvdjl0TVo4WnZnMlg4RzRm SE9KY0U1emZ2YzFsZ3JKTjNFYUhkeUVNL040bzk4UEMvYlp3bnRlTWY3akU3dzkvUEE4YkE5OGN6 ZnQzNFd3MGhyZjVPL0h2VmNPOWNMaVRuMEVRVDBiZHB1b1B2MnRiekhlRy8xL0R0YytmQ2NDUERY Zm84VDQ1em8rTmhOOGE3a3FlQjlrTm5PRy9MeTE3d3dpL1RiaXhFQVVTSHNuelJkSE9QeHJ1SzhK NS9tNzh3eTIrVVBnblBUMkM2RFRHeTBacHJ4U09iZHlmRC8vUGhSUEh3YVF6b0Y0dTRId2MwRXRH MktrTDZSRUxPNnpjcndxNHlSN2U1S1BPUHhKdi8xSTQ5ZnpWOE5XcFhIbzZUbDE4OWYydWVLK05W dmkvRXVGWERpZHRlSGZ5WU5lMVJXWEN4Q3hoN24zajMwZUZxdzlDZDB6SFFRUlBUbVhvRHl2MjFn OVRTMUJ2cEw3MkU2S0s1NFVibkdFZzRaRTlkUGM0d3pSSFF4VC9kZlNCM1hCNHk1NGVRVlRRZTBj eGJ4S096UjM3T0lwTDhROFBXRHFpQmpzOFBpTHdvZkh1ZzhOSi8yYmh2OFhXZlVENHg0akJMNGsw N3hHTzZLbWUveHRoZFNxWGZvNVRGMTk5SHhIdnRSSGgrSDhSZnFOd2xLemgzY21EZUNGeUt0T21I eFRZT3B6ZHUyekQ2ZjJpQ0x4V3VCNitBM3p6VkJGODZBOXZVSEtSZjBRcW0xOUpESEVYRmxmYy9V VXFISVZlSEFNMnhOanBaa1hFNTM4UUVmTTB2UGxQYjRMaTB1YVhjRHpsSjBlU2J3OTM2UG5qaDE3 T2ZIZVhBN29TTDBTOE5wSElaUkdvTU9FL0VmOE9MUXlKOTNlS2REOFFianpyWStBblJwSC9LbHd1 WmhIYy9KUDQ5dzNoNWo0ajNjUEV3UE9qV1o4WUxwL1hqUUQ5Zlhqem41WWdFdjgrSnJJN0xlRklt akNmVGl2QUJ4OHNxOVZXZWhzTGZMWjBOZ2hTeHpaVndLZkZDNFJBUGFra0RkREJKK3VUQjFmNUpR ZFRyL3VTU2tDSjdBOTdmYk81Z2d1UkpoMHhiVXFzeDkybS9TSGNIVnRBc3N6aEw4TUFsY1RmTGxu ZU9NTEdaM2pqZWVRWU1BK3AzZENGN0FwbXBTNStDWi8wVzRLSU0zbi9TRTB2OXdmQy8wUGhEQ0xp aGVOakVlMCt1TURmR0c5K2FUajZQZmwrZjRTSkluYnRJbmp3SWZyU0E4cVhPa0tuTkhxWkRHSjZT dlV4VS9samtZZzkwbXJHbVZIZW9ZY3hxRDVLWXdHcCtrTXc3bnZqMzM4SzF6Nk80dlc0Uk9Ya2Fn WVhiYjRSUHg4RFB5ZUsrRGZoOGpGeFhqc2k0eVJRSU9GS25xK0pmcnhydUh6WUFic2Q2aWNrNEpq ZkVzUk0vMDBSd0tWd0VieDVpSWszZ2M0L2x3OThmY0FSQW9ycDc0Z3c5NDNoeitINGlDeGZHMm0v TGR3WGhyTXBRY2xkV2VBQWJ4QnFSTVg1WC9WSkx4OUV5Q1BOcGQyUGpncVNtOE9kVnYxaHZMcDlj SW00dlZ0QUJDd3VpSDRFZHg2NkRoOFA4UFA5RzI1VkROalVzL3RvWWMrQ1RSeGpKK05QMHIvQ1Rt T09TS3JaTmZyRW5LOEptL1NuQ0dLYndZQTZWR2hQWjlhV3NUU09hNktQeTN4RVVNcFRySEhDN3NP M01CQi8xZjEvL0p0d0ZvU2VDYzZmamZUdGlwWDZRMzI4Ny81Rjg2N3VjV1ZiRlpWMUVJSGtEM2Rk R01ETTFRMFd2ZnRUOFcrV0JEbVhJUDZrS1BBM2grczlLc2VwOWQ2ZEEzUFZsb0djWlZqUkh3S3hP S1kvelBieWNidTRTT0YwdUpSS0VPdGlRKytLeTg2MHd6OGZBeFl3NWwrMUpPb1lFa2FGamZEMVlJ QXFwSEtKZnkrNjlwdkNIWDJXRU1RVTZkcEM2UTl4UXkzODNIakxrYnA2Njl3eXo4MFBYMmwvK05W UjJERUN6VWJLWmxFa3ZYM2drVjdqT1Z1SUNZdElpakpiNGcrM0hnWk1CUHJwV2lKVHJSb2Y0V3ZB d0xOOW9LcGpXL29zWkxOQkZKa1VWdGhlMkFUZkEzWUFETFE3NEJzUW04Q2J3TXIvNnJsRXU5NHJG MzlTY1lqWFMyeHpzc2VzSXYwV3ZPUFJML2JVQ1g4L1VyR0hDMjlqOHlwRjhHRi9DQ1ByT2ZyZVZF ZGtxWFRhbjVxUjRWOHRCaHpycTUxajl2YmlGZEFMenlHSWRsVmJicTJXWmZPZ3h0Y0lFeW50SW1k WnFQMVhaZVFlZlFReGlkZGNidTZ6b3IzTWw4SzdmWlRoVkErQW5YaysvV0Z2eDlxNzRVN0RnQ05j cmU3UUpid3U0aml0eEpIcnNXQ0FLUjgxVzIydjAyOVVWQlcyRTU1REVFM2VLWUxvUk1ZbDlJZDBs bFYvNkJUTVRzUHZLYkpFZjVoTlJPVCtTMGFLLzQ4aTdOcXB4QzFkNDlBZkJsSldmSDU5VXhaVG0w TWJZVTN5RVgzRUdLRE9vcE92WGJEamZQQVcremtFa1ozV3o2dWxsakN6R0JVWDBJbkIzV3dJSWwx YlF0dmZHVW40WGZxdWhFcjd3em42dzlvMlJ4QmJFeHgyaDJ3MVUzODQ3QThyeHM0UEcwUHRDU2hT aHFPVjU1YytTbmdNR1BqY1RpTjdkc0MzeWVZUXhFUDZ3MHZaL3RVNjdXS3pNN3h0OUQwRnNOckp6 YzNSSDlabTRxTGJ6Ulh2M2VHR0F4ZCtDRVJmTzY3Rk1iTjRsYVl6T0lZaExqZEl1ZUtvUXlGMXQx bFgvMlQ4TTVmRDIzK09FVVQ2dzl4RTJNKzkyWHg2RDNnbWpKNnU2Zzh2dFl1OXRKbmFsY1RMeEZx YXY3ZTVrajlRUlg5b1oyeHBtU1A5TkFiK2RPZVZpMEU2NEFHNlVneGdSRWl4dFh1dUM1dmtFbzhS UkdMSGxQM2hwZlNIcmdLcitzT0hNb2hkU1FheHppOGZzV0dUYk05OVJrQmVQMXp2c2VsQ05kRjdO MkRMTWVEa1Q3VlN5Qko2aTFLK0cvNTFZcUJWVlZIRnVaS3cyOXM1QkZFQnZjd29ydzJEM3J0ellO alpXdWZubkZQWVNubWRta2xkSC8zaEtmMTJwTkVGcEwwbVBaUk5vMTdiSGlNTUIrQ01lMjA3MGVu U055TDVrU3BuOFozN2QwcnBuMFVER0lXNzZwNjBGZEh1Z3dsZ2JlRHlqMzhSS2RpcHV1dFRlUkY5 RkE4VmhUN29NOE4zREFSYzZOczVIYkM0K1o1TXFFNHA1d3M2bWVDMkE5NXNqaEhFcXN0ckM3alVK b0FCbEhYUkgySjdNMzVmUGs3Wk9XVDEwL1d4THhSZTZ0aS80UWJiZkhZL1c5aUluNDZCWHhkWjY2 SWEwUTFiMWxNV01ubVBPYWVxL25va2NtY25pZVkvUjlodjZiaW8xTDJnek1hWSs3U2JrOVF3THhW cDN6U2NpV3Z6N1Y5RzJFNjQrZVVXSjVQWGhsNkFIK1NqYmI4c1dxYnQrcURQZG5QZGFRb1grcVlQ bUlwSU52dXhnTWlIaWNnTFowNGhyaDhVTmJieml3U0s4WXBYdTg4aGdvZ2lKeEhZemZWTWpJSHJN NkgxL2x0bE5EWkxwRCs4OUtxZWRmVjgrR0hkN21QbkJPTjNrZGtyb0lIWmtjYzVWREQ5b2NzdEt1 d2hoUjlqVzM1eHA5RTQ5QTc0TEJCaVlOSytXNVR5djhOTnpSZGpoajBrMHlycEkra0c5K2ZXSmhQ MkZRQTZEdHdselc2cDc3eStkNUQrNDRiWjVFN3ROWnphQnhZZEZnV1dBc3EyT09TbTVwS09tM1BQ YVRLNCtjaGkxSUEzR3hOK0Q3Z0Z1S1BQc2FkdGRNZGo4SGdKZ2dqQlZXZnBOdXFkaXU4ZzRuYnJW NDk2RUM3MSt6R2JPdEJadkZ2MVh5L1N1QVdiT0xTRVFMcnB1KzdPMjZBWitzTkE1a3FQTWQyYk9C WG5hMVNGZ3lITm1MUTVQc3lKTjRqQy9ZWU9zeW9TbHU4Ym9Kc0hZVFIyWEZ2bjdqN2MwODJMK0Vm TWZKSHdIUTBsN2xQTlJIUmpJdzlSekpOTllBL0ZFWW45TG8wMmFwT2JaclFmWHFnb3dEanZYYkNB dVJBLzV0QWVOMTYzNmVCbEthZkpxb0I2cjVibGUvM0tDc2l3d1pQaDFpY20rb0F0WE56RnI1Y1FQ eUNpMW1ralFuMTM2UXhtdjdkQjVFbTlZYTBmd2ZSeEdWYTdmZG1KRTBpdmFRNkYyY0haa01vMHhJ b01ELzk4REZpY0xGSnRTUzdhYUdHbnhwOFRHWTJUZWliNnZ3Zk1KSE1zMDhZYjFZaWYwL0FiSDFW a003NFo2cnU4TkxKc3ZITURrblJmR2dBWEhmdjlJRnhNUkc4ZWVSN2E3MFZyMDcrOWFkMHovM0M3 N3B1MGlZRmhhazNsbkNYK3RjOGtQZm9mSFhqNVRpcUxpenRiTzY4bVFkSlg0cHdKalpNTTMvcUhD S0xWN1RaaEU3alVKb0NWSmF1aVA2ejNNU2I4MHI1Qjdab3hkb1BFV1RjcTkzd2YzZ2NpVGk5dEU2 NUNYaE9IVG5KcC9wRitHZ1AwVERpU05nWDkxcVlGbmhnbndyYkVBRWZUdStRRWQvS2VUVDBJWG9K ZUl3SnZHODVEakRidVgxbWtjVGpTQm5SdlVjelNQNDNhazJIQUZidWpOTS8ySXpZOVBic05rc2gy OUtuNHFZbXBGMnA4YnRpaTA2YjFPMDR0YkZKa2hueHkrMTZHTGVDenQvNmFIcG0raXN2M3BULzBH eHN1QkhBWnJkMCt4L1dzZm1COFJKdFBHVTRmUktSZWlnY2NObkdEWGduSHVEVC9TRCtOQVJ4QjFV Tm55clYwaURnM0hCNE9TZGwyVXluK2hhZGM3OFNFdERaYkxMekMzTitLZjFQekxtMVdJOG05UCta cEVtMTlRTlJyb3l4S3ZXOHdSK3kzZDlITGk2ajFGcHhhNzFTNDkrMnBKL2JTVDNHSVZpcWQzc3NR QU96d0pUZzNxMDVGeEgySmt0OFNmU1FDNnlOblU0ZU9qM0tXNzEzNjU2Z05uRnRHVE5VUlZZNW5K UXpRUTdkRkVabDZrNkpOTnlmdXh2UFVVWm9MSklqa2pLYnlrenA2NytqY2pDdnZ0THUzR2VRZGQ2 bGJwWlM5eFBtaHJsY3NHYWlPV2tMMUs4cjdHcHh6K0FBZDZORWV2OHA1Nmx6cGNhdG9EZFZIYmQ5 QkRqRlh3SjBNRVNFQ0lBb1JYUFdCaUZybkY2OWEraWpzcVdCZ2lxaXNRUkJ4T0VUanhLV2psOGNt cVhFOXhkMVJtMlJabUJPRU8rUFZ0enU5cjArdktlNHVqRm1pNzFTajlwTGtoTk9STHUwTVp6eDlh ZWxJTXo3bE01ck9CYWVtd2ZsalJDcHNicmhYcjBVTU43cFRobyt3QTloR2lJZmI0SjVuaTMwUHVB S2c2aXpwVVU0NURiSkNNMFlSanh3RHZURnQ5N2ZISlN6dHF1dkVjQmJ5NFE1YllnRGVPbnF6SHNj amZ5V21KQVpuNU52OFJFVldEdy9GTkF0WG0yMDBUMGxRR2VlenlXU0hLRndkTzlBdnFvQ0o4QlEz M2Z2UnRva2k5c0M5YncrMnQyUGRHendvZkk5Q1p5MVQrcEI4ZjRwUGYxaE5mQXkwbGcwL3BkeVI1 K2xob0RlbWlVWW13TG5ZWUZHUVpTQUdjMVFtT01RcStXUitlbVJFTU9OOHBrRjAwMDZydkZFQW1P TFFLZllJWmJ5Kzg0ZlpUQ1VpT09TMkVTNDhibUhpYkRYYi9vSlhoMk5qRWxOaHdoYUZ1bmlBTFhF OUR0SFZlN1V2TitYMUJvOFAyRnZSWkdBdWNrN0RsTkZ6dHRsejVmWCtVcnZZeWg3dXVqSFEyMkhH SVJLUnp1MDUwZlUxb3hBYktlOFQvcHpISmx3dlhXL0hGTUZnZ2NEc2k4RXowZFNWWmIzODl3RXo5 NTFBc2ZGSWw5b3lMV2pIbExqTUt1TkFtMjllb1FNdVg3aUpsSDkyNmRWZFFJdUN2VzhQdGtmLzln QlJqVWIxemxneTJRQUFFQUJKUkVGVVZyUjR0Y0c1cFJKWWZDMEhrYlhPY1pYK1dwZ2Q1U1FHVElB TW4rb2Ivd3lSM3l3S2FPM3NBclQzRUpkNzBoYkNpa2p2WmRnQzZPam5jSi9iNUhmbTBlUFozTEhM N3FJTXYzQlhLM2NocjRNTEZTYU1PN1NCS0h6STBSOVdPcEJwMVFzbkdWL3E5emhFWmV6UnZ6MUFw S3E2dklqdVBGYXZIY0JLa2JxSzRrS0hLY3BLaUIzRjNDc0cvQlJHanlBNmhYS0lJTjVybzgrb25L bGFMM3Y3K3lhOU5HQi8wTCtPTzBkLzJDbnVCa1JrcGtxNWllUy9saUM2VllMT0l0KzMvaVgwaHda TnZmL1FMOVcxaXRxMkhTTStNRENGZ1NsT2NHL3dUeFd3SXB6azAxN29vSGo2dzFOM1RPVi9pSTUr OFRkMEdvYnd0NXhrSjluRzNnVWJ6L2JkdWZwRDVUbGR4cS9PcnZmZVdHa0pJdUpVTnpkcUFaVElF M0o4VGJZNGJORFVWWlJpZVhFaEk4UEF3QllEdlpNL1BhSzBUWDVSYjByYTZ1a1BMOXFRT3lnY01l eHRpSkQ0NXRBTmRLQ25QeVJ1ejhsL3FJdFRpK0ZSZ21qWHBTZkRxNHpPcEZXaWdwL3JYSnVVZFRy L2VZbFRNT2UyY2VSL1BCaWdiMnBiYStDM2kzK2JadTA0L1dHUFFOQWZQb1E3UHRmdXI3UGR2VExw WEh2d0Z2YWlBVWc2RU1HZDUxeDk2aFJCM0xNOFdESkk2RDEyV3JsQ0JFZWE1eUVWWitjTzRSVytO c2UwaUdFdkszKzdkQTcwQzFOUk9PckU1S0QyMlhsUVA1dFl1ZWY2Zmlyc0pJSExEWlJkNjFFT3Nj YWlWL05hbVYzcVNTRmU0WmNJcTlzM1J5eTBFejYwZGMyNmVnUlIrVXZHdXZUbk90KzdKMjBaMytk c0VKemJya3ZrWjZ6ZEUzZUpwWE5WQTh5TmVtMXphVVlQdmdUV0U1a1J5YU1Fa2VIcFZFWFZxbjRx elZLNEFWTzM2VjJNT1RXZ2UyV2JXSXpJR2E3T2RjK0xnaENLNmpLdk04b3ZGdS90dEVOWUJNOStF RHBFejg3azEwWnBEdkpURWpzTUw0eGpZTFRxQ0JSOFJKS2J4MjdkVzBXb2JqaEZkUEl4QWYyT2lN czBMVjdLcnZYNGZpNHd0Wklid0FwQ25OeFE0bEpQVjFLQnJlMFFlemozOHduTy9McmxoY2hJRXFB dmRzR0Z0cTlWYisrRUU1SFowYmkxNnBoVGpvV214L0g0M25OMTVMNFB2YjZ5NXRSNVgybm8vNHpY dG43SDdTd0FMYnlOKy80OWN5bjZ3elVPYVBRV1ErWk1lN1NtVFhpSW1xOTVmUktFSURvdkVOaTYv eG4rSE9SRnNwMkhyUmE3cmJtT01TbENVVjNtZFYyVFc2MXhxcmd6SE13NUU4bUFkbFdZU1lCWVpj UHo5aHdmbk03TFpaamE0UFNDbTFTSVdnaG1wai9tNC96czVDRXU3dUhMOU9xaGhsQVBtTHZxOUJF QmZza0E0QXJ6S0JxeE1rQ3JQemJNNEZ3OWNPRlh6N1RSQkVBd1BpVnFYSk5qTW9henYxSDB6V05I RVhkNkUxbmhuKy9xTW1QRWFxbzRDM1h2SGJPVkhyeUY0V3JNajFlTkY3bUFSZkJCUHI1eHIyR08r YzRaVnhpYjUzWUtXRU4vcU5qZVJRNEk0dDV4enBZZzBoR2FRQXBwWFp1MmZiODA3aVpkWXB4OEJy Q3IweG1taWk5eFh4ZUp0Wm5oSjMvSzVnamhRWmc0YVRsaGVmamVSMUUzVHhJT0cwbXZGaENEUDd4 Rmo0L3NEamhjWG1iRW5TRmVPRkVpcmF2WDNSR0hVTUFCQXVGVUFtNHE4eHp6TFN3dUduVi9vN1Q2 b1R4d1JCMng5WU5MK3FCTzcvWFBSYVZMNmxIMlVrY3NKcGJBTVE1VjNXMFpjQzlOQ3o4MWJnd1Ix ZHI4T1BVV3RqU09rL0ZiMmhZdmk2YjdFSm1hK05adFdhU0NGaVkrNTB3eTZjVDFXbTVEZXAzSXRM WmFJWXBjOVprNnErMHk1RGtWa1U2TS9WN2FjL1dIeXJUNDhxdERxSThTUk52anJ2T3BHVFBzZHlv eWZLNXZraHBNV1E0ZEZvcWQ4YmsrWkpua0x4c1pERlRXOC94MjRvbmpTcnpQdE5JSisyRWZsMjhT bFJFU3Q1Y2tVZFZPM0kzem0xT25kNkxxN3VOMlgzbnpwWk00T0RnMmxyZ1lSTURrOVpzeDZqUW8v TzZHOURoRS9qRm5rcnVHU2J1bDFVKzdmY3F6TS9mOUFWUVBEc3d0UHU1NTFFK2NvMEV5dDU0bzVx VEhBb3NEZEp3TDV3dUhDSDh0N1AxcVpJVXduRkladEVYNUFhUVd0aVNPdzZUMy9jREk5Q3JoNEk2 WTZKSmdmb0J1SHh5a3Z0NEN0Z0VTZ08reWpVNTZPRUkzYWt0Z01abHpCbGhhRHRmcWdndUVtbDJm NzB5azllNVNiay8waklwODU3blNsWFpHbHIySEZMY0hQQUhnMjdYWjRMV0Y3ZDEyWTNMU00rMGxE TUJhU0xXYXNIU1BJbStlTjQ3LzlVNjRpQzU2RUVXVG5XK3dUZWtjcE5FL0Z2UFNjc0pnM2drakpM Z3ErandmTkJ1Q1N6UVpFTFdFSGZJTmFEODBsR244SEFIeEllTTlYOXNkQzF2Q3RiMTRGRlNKcm5Z ZXUySkpQMThwOHRYK1JmUmlqL3JvekN3Q2lGTGxCQkJ3OERVclIveDdCTkhpY1U0OXh1M3JkZ3BB Y0hEZzlaWEZzUFl6M3hrRENIYkdwM3ljWWViM1d5MFlsYW0wRlc1and3a1NCQlREUVo5TWIydnhS NlJyMmpYRFBkeml3STZOUlcxQVY3UmJ1RHBjdm5jVmRrb1l0OTJUYnJ2WEMvWVNmbWJVMnJNRnhJ bjEwa2Z5MlkrT3MwdXl1c3BFakhLUUhURVF2NVF6K1hGS2M4bzNRWW5LT0dLY1ZPYXhDWU5ZVGVs TE1oMy8xOFEvRXlXOG04Zkd4VTNneUQrRXc2UkRLSTRrM1ZoOXE1MmJQSE81TFFzQXJpWTU0V04x cmZVZTUxTExzaEJlNHR1N2hyL1dJK3hDWHY2cHp2bmxKRkp0R1NaL2hWR0oxSGlHNStqSXpSRmN2 enpHTGJHeng0RjVYeDJDWnk2bEdpcmZVWS84cjRqa25Jdmc2ay9iZnhVWS8zUG9oWVhHQWlKUGRi anAzbmVzYWVhRVdXdlV6VXA1NExWN0JMblhZRG81K2hFWnExTm9Ud3lvYVE2Rm1kZm9aT3BXNkk1 TVN2VWR5cmZHTy8wMFlKYVVoV2kwbkpUQjVRWnR1ckdwc253QSt0RjhqMURoUmpOK3pMZXFJaFRI MHRGbjFjRnZSVjFTejZkRkJSYWs4TzdrUWNDcExXcGxGdDQ1ay8yWlBQUC85MWIvbm1KOWJvbEVM aHN6VStucFkvT2RjVGExYUJxSG1hN25FM2R0ZUNYaFJjam1FRkZsMFJFbklSV3ZEbkh5V3krWDJx MDJ4bXQ5R2U1ZTA1OHZ3N2RBVXVOTTRSYTNIOG5PZXVoMzZ6eFJtTk16bUEvaEhkZjdRQ2duVnJ1 VnNYMGtWeEw1YUR1RkhJa2dIamdabXhoSkRFMWV1NjRhZGlUN0txOXhoMTBFSENrZFVhekVUWExp TkQyZGNNOWg4OXZWdUxlQzl2SW1qR2xLaHFkODlTRFE5YjErMXZpaE1OR05hYzZoTkd1K28wWm9j WG1wdXpWZERvSUxxTzAzS1hxaVhVMHpGZmI5cG5UY05qMllVOGxya1VLTXpSWHgxcGxiTFN6ajVv bGYxMHUxRENuRmZOdFQvR2VHeHJkQjE0QjJvcGdQVXM4T2NLVUlWUUFHcHkxdVNqY29IUk0vRXBm dkl0NDZHMWN0N0pSNDczNUZsM1RRYisrVjF5T0lFaUdHZHJsYXl1OWorV2c2TVpWWGZzNXVLakhG b0pjSGpNT1Y0QmJic3IxN2lBNG5WVVZuYmZTeDJOY0p0dzVlck1nSkYyNTFUUGx1eW5kbS9CaCty SzQxUDV6MlBuNU4wNFp0RUJ5cnA4MXphaHlSZ0l2TXI5NURCQ0xUbmVJVHc5dk5RV1BYYlNxbmxH ZWhNU2RxWGdUU2I2RFFEMXRzRVRSNjQ1U2lFQWtUcithaE92bVpGYkFOeStQS3V4UWRFUmRtU2tz dWhhVTNoTk50a1YxdjZtci9idUlGUU8zRTJiWlpNRDBreXdxbjA4TVlZYnF5di9XOU1JYUpSQ0Y4 cnV2WjhUSjk4azMzeWpaNTk0QmJnRXgrWkdrYnZmVjBna2hIRi9qOGdOSXQwZ1BnaW5Bc3VFRVhX OUpGV2kwUnowaDI4NEF6eEc1WDc1dVhEL1FmdHQzdWNHMmVmdjZOQ2pnU1ByUlM5cklTZlUySzNy dUUwZjl4R2Vjdm5mRDZKdDlkdVBZa2dqR2tuNWVvRzZGRmtOcXlpYk10Ykc3ODB5TmhKWXE0UnVZ d0xCVndPbTZDWWhNYnlUYlMyZmxuUTFpSkZOSFFydnRyYkRZYkpsanltUk9JTjZJb3IrOXVUaTJk STZRWmRudkttSEx0SWpxVjdoUzRmcnhoazlIY3grV0MwNnY2TVNwMFF4K24xQXFLMEkrS043QlRY U3NWS0JjajBDM3ZFRUcwdVdEVmNrdHdtb05rSVZaN0I3R2RVeVIyRVgwTmdvK01CTGhCVjRqNytC RzllWHhjeE5VdWFtOEg4Q2JSQS83WFF5RHhyNmVUSWVKUUQ5VHVzQkU4TkFCcVdtRjZOYWM0aE5z UENzYXB4Mm9ybk00RVkyeWQ4V00rM1ppYlY2UTdOQmE4UDhkWjdTdDNxQ3lTZ2o0SVg4SWhVRzI1 TFZGdTN4K0s0d2hmcXlSdytvWEpqVjFjM0J3TzFHdGozZVIzWWdaVHdmd0Z6RHZPdkdCRW4vbk1G WEFPOFdDNDNpNTAzaDF6ckNWSUxvak5WTnBMZm1PNmJ5ZWU5S0hXajFHeVVEZ1FvTjhZcW55UFM4 eHc5ZldCU3FmQ1RnbFRZZVIzeWZ5SUxkTzNqTy80eHhCa3dDS0tmb09XWFJTaXQxUEFrWWlCOERj akRSYVpHWUJWTEtLUDdrR2c5S1UyM0FZQjI4RUtFOGIxV1BHRjB5RUdDSnlQWTlNbDRZZDg1a2pF RGF0cUw1MTYydTlob1dJMkJkK1V5YjE4RldiUU1mRlFENDZ0dmxzejNOTWZUazBHUko2ZUd2ZUZP RmhJcGhhRlEyMGtvZlMrMmJFeGY2aE1FZzhHQVpmVHBzTjVPRzBGOThSWDc0MGJLaU9pbzNkdGU2 U1JEd2ZGVnBPYWlyZ0lmb3BEU0JFY08rSnZFZ1U0N0lEYmpPRE5Zd2Y3Sm5DaGY1Z2ROc1hxcHdQ VnQxNVZObGZoc1ZVcFpGcEhPek44anMvYUE1ZGF5N0N3ZGZXSEVzMGRISGE2M2pjeVVNenFyTzE5 Tm5zNG9ldzAzd2UzOHZ2NDlGa21tdlBKR2hIWkgrMURSOVFTSDUzcDZRWk5Bb3VJd1NsTmRiZ3g3 NWp3SUk0SXhSU0JaSHRtd0ZqNWF4a1pKaGI2QmhsUEgxRzB3dUtRVEFhaW1CLys2UkVWSWpPN1Rm V1FDTEtNdFgwTEFwZmxHaXZhbi9IMDZlRzBtYW1KeVVWM2F5R3hrVFdGcDh6YitoWmZWODlYT0NL TDJGYllrakFjK1g2TzVlRjhISDlFN0toUEdQM2pGSHRqM2RoeGFnbHhaNkF1UDJzRnYrdU5nRkk5 SVFMYXZLUTl2YlEyZUp5YnQ2dU1nM1h5cVpkdVRWZ3RpOTJwK3RFSmVtMkVUMTl4eWk4WENlMDhz L1UxUm5Gd0FkcDVMQWp3dkFNOE1kS3FrSXc3ak5sa2NYTUpvZ0pNZElOVVp4a0RHd1F2SHk4TURH S0FEK3VEVyttd3lKOGY3NWpVZEpXWDhlNHhQVDRRenFWdHN6N2I3VzNoam1kTmNWend4UUlmY1hS dUd1Rnl1WVRCNDdoZHI1NjIvSXd6ajJyMW0vbE9QZFFadUZVck1uR0tjVG45SjhLVDZlN0NOeWxx UFhEVEVrU2JEWXlLaVpMYWlOalRTeG5FMnI1RUZhQXU0NDQ1alB6aUhKeXNzZE5xMDhiQ2o5Z2cy aFo5RzJFNGJ2WDBIR25MNGtPdHBGMVVTemhPYzJxU1kra1ZOQk5tc1RObjYrNnpjVGt6KzluSmlL VlVhUllRZldVNVlieFNKZmoyVGt3aDJtMUZGakZFdllVdmpWUFQyTlN0K1d6OFlEUXFiQ2U4aENE V2pENjgxVXpEcllnNjdzUDY0QWFMd1ZqVFgwTVk5OXYyZzlqYzR6aHdsSFlVNjJSczg0cmo1aEJD RXg2M2pUTkN0T3pRZTMvTStRWk8vZlM0MFpwWEhiZ3NGMGFZa0xnUlJLZW5BNjM1MWdnYm1KVTdW R1pyZjJqZ3VobEZPKzNhTXNud0kwdUlaT1p0aWFweWpqa1dBaGFFbXM2dTQ1SkZwK1o5akdGY2FM YmIrTXJ3R3I2eFQwcHl0Tlc5cHI1alR4THAxWVZqYk9IbUN6M2tHdlFEd2FVT3FuV3dlVFEzSzJ3 bmZDcEIzQ25rQ1Vkd3hqME9FVW9zRGpaZWZHVHhPYzdaYVpkQkdMaEU2amw1VEhnN2xrdnF3ZGtp akRnYlhQMmNlazVOUXl5Q2g1cWZYaTNqK21senppWUZsWXpqaDdnYW5BUnhOTk9kUXNSd0thMit6 eWJHSVR2U3JPOGFmR1BUb3FzdkZ2UTFPVkZxR0pza0pFR25xeHd4eFBGU0NhanZrTFBnc1RacDAr QU9TWlV0L0pTNFRkeWFqeWhPSXF1d3ZUQ0N1QWU4UW9CK25tTnlBU1ZUMTU4eHYvQys1eEFyZWxS aTFURXVydWJIZVJJclc0VndUWk5ocXlsOWpBMElLMkRDNS9nSWprMmJTeEpGdXVUazhyUUo0VTZj NlNjTEJ1OXhoNGlYYjhWMFM5cnFUajNHWlpJaEJyV3NkckxVZDljVVppdWJwMWNPN3E0dTdMUzVa TU9HYXF6TlNvOTZUUEt3S0dFbWFsN2Z5T2F0emNJS1B5V3Nmb3Ryeld1ejU2QzRMTEhCeDc5Mmgy aWN1enBTQnZmd1JCWlovaG9BQUF3Z1NVUkJWQi9TZ3ljTXAwaXBqUGd3M0VVUWZQeDhQK1VqRXZS b2M3Z1pCSVpPa3RoaVV3SmhWTTlVMlJVdVBTVS8vV1dGcnhXbVU2NWwyWDJrZUVmc2ljNzZhZU9I MmtVNlkxSi9oTlBweTlTdWRLYVo4aGtOVjNNWjZYQ3NybDBUdm1abjh6UDc1K2JwWTJNMTB4N3pi UVlpYXIxMGJKSjl3OTQ3TUFzZnNWaTR1dGVPU0k2QkNKNzFhRnNsdUJnR0twbWpoUjVxK05ITVR5 eEJUMlJEYU9sVGo2SENRS1NFWjRlWnBnQUlFZTdJWkovS2oxall2U1Q2VEtXcGNQcGJ4QkNCTStG dEl0Q1o0VkFQMWNPQTJNMDV0YXcxd3ZTSFJPRzJMSXNEZk5DYjRrNnJtR1FEQzZlZ0g5ck1KK0lm WGQzYlNrcWNNaDNIblNDVGhSbFp4cS9SSjlJbUIyY0J0akNzMVU5Nnc2bXlXQ3hNY1hrNFZtTyt6 Y3QyMGZleENkUytXeHJIdlJyUE5SOXpwbG45dnpxQ1dMR3djcmhIRUhGd2lPTGNxdXcwSWxvMm9F eDAraklFa24wWVlva0F0R1V4MTBEY1d2aWh1QjFHNWpxSURwMGtNd2RLWmx3WjQrMWVQU3dIS01r UGxidjBYVTkvU0Qrb1RVeFIyTXpob050eWJkYmhkcldaOGgyKzJqUkw0b3lHVGNUYWJ5ZEoxdTd2 a2paZE1pMFRKWHE5ckFPbldCZWRoSi9xcDE2eXpRKy94bEdQU1NDQnNGQXhCbXMrWTVSNUVLbWh3 azhOa3picUlrd05RM1UxcTd4QkVHZWg2ZWJleUlya3pPV2tCK0tUOGFXK0ZSR0JaT2RwWXdHM1pE V3Y1YmhLM24xMkZiWTBqQkFiY0FZR0lreGtOSGhyT1hhZFc3dXQrdjZVY0tzL1ZFWnladXpCMUVm ZkE5NDZlTkZtM0hYNzdwUTRsUUo5WXVZMU1YdUsvWHovbUgwY2VPNndFcFZ4eUd2MnA2ZlBOYllj VVczSGxYcUoyQ3dibkc0VFQ0Y1kwdldkdStCbGVhd3pXRjFrM0Z4eVNzem1Xc0lPK29NZ0hrVFA3 VXNyTGpIckZyQU5NSmRwOVYyNERnUERKc2RjRTRSdGNSdHN2VW5hRGlyZmlmaVo2ZmpFRDl3VHNk aDdzRGtPUjJ2d3RtS0Z2TGczL2xydWtLbU1rempzK05pbTJTWEhRYXhWYjY4YzVoWnVwckhibU8r SjVuYTVNMzROdnJQVjdQNzB4VGdpRWZTNGNPOVBkWDRnRExISi9EWnNjS0ZNOEN6eUNiZllrVTU2 VmhOc1l4SEl0ZlNHNm1UcVpxRVQ1cGdEMVhhQ0hYUkxKdExCZ3E3OEpVN0hqbWp0cHNIVzI2aEJ1 Sml6ME5zaFdqWFBuTEREL3pZZU5wdG5VL3ZJeW4wV3N0bG9FeTdyRFFKNGlxRTFib25ZR3Rsdkh6 ckx0Y2FFbzRPNDI5dkNJNEFJMmtGbU1BNS9BZG93TldLTVRjUnpweC9ZcFJ4TzNEbmpySnZveC9p N2R3VHpVbTI0WkxuNkE0OVpod1ZnaVhWRDVqdm1JN0MrWStLUjZzT1JVZVpVOE1uNTF1TFVJM1RB V1NZQzVSU0xqVWFxa1lTZjYrT0svYlJEbHFOK2Vra01RTUtPK21zTi9xTVZQZklFZEdGdEZ4QXRl cm9XWGorQUhiZjIvYkc0L095NWFqb0R2ZFZoRW9PbHdlSElJN3pFVVh3ajJqVVB0VUJiVDMyL0pJ dzdKZzdWUExnSWgveHQrampsWkhMa2U0YmpURG5rUzlnbGZQYVhPSWVjelBDWG13K1hxTzh1eThT ZDJkUlFwK09oOU5RMnFjVFhkdkJvczZKK1EvbzdPN3dja1IxdXMxN3BFR2dTRFYzaWJERTJDempn czhTb0o3YUk0bmF0RjljeENPSUJMRzlmRVplZG10aEdienlyTHRNQkEvQUdNUEd2bmhLWVNOSUZP ODVYWCtEa1d0Rzh2aiswNjFmVHRXSEd6eFdHR0o1Q1hHc1pHWGIzSG80ejR3aFE2Z05OVW1lVWNX dHdtV25Zc0ZWdTErNDYvUk51czhJei9TbStiMmJ5TU1QSXVtMWNPU0YwU25rUEtRK1IxZVljblRO RDZkNkN2Vlo3TGNpT0lKSmVIT05GaEJBOTMxa2RmT09XYUl3anhDVlNVYXdwSXF2SHVIQ1JoVERI eElhNjZpVHVjeEJFS0R6czdIVGFrYXlwR0RQUE1RTnhsS25tbXh1dWhFUWUzd2tSRWU2NVU2KzFT b0tRWlRLRE9VUjRNOTBjdnlIU0d4dzFQVjdOU3oyZ2J4Vlc0emh6dTgzT09DT2VOZDA1WVlUWitY RmlYdUtBalNnYnVYUEtmUWg1N2FnVFZXMUkzVVY3YkloUUViRTNkUWdCRGtrMENPQWZqZ2JRRCtN SUVldERZemlTTG40UVEzcjg1RVFSWlBYeEZ4Y21ReDE4NHNQdFlzQ3VGYVYwaGI0Z0lpYVNGVEtD ZTA4bEtNU0RwU1l6Q216RlJvUUtaK05kenhrRUw5cDdjUVRtdHBhYXhFSDhHcTlobkRMYk52YVRC cnZCV04vWE1NNk9ickRDck53dDk0bmcxVFFHc2sycGhNR3hpekNVeFh3aTRXdjQ5TC9FU3J1ZnVC bWJablJPSnZRYTVUKzFNbGdGTU8zQkFkcTRRaWd4RGVkWVlSekNJUXNQYXBkVWR4aGZPT1BlRHZp aGNuYmVEWUs0ZzQ2ZGlJbHBCN1J1cHBnNHpHTmNxckNUdUVUc2xpWmVjWHArcUtyZEVDbkp1MEhH MVBrQ0I5TzdvTFlTSkpQWWRmYVpaNDZQYUZuSk02MitJUklacjc2MHhGbWJFalpFREQ0cUE3dUlO VjJHcGM5Vk8yRzlYd1NFbDlvR0ludkZMUnROK1Y4di9rMjFMVjZkL0NpVHZzdXhMaE9aemhkWHJ4 MG5Gem95M2drR1hqaHFzVmlHdDJFMVFWL3RYTFg0eVM0bjdza0ZYR0hHbk15SUlVS1RYWFRNREdk a0ZVeFl6NmUzcVp5UXpRSnN2WEo3NlZ1WW5XbTJVd2tuYXZhVXd5WnpwdUd6TDlTK3VkK1VLa0Ri NU9XZUYvOTY5UVI0WTNIUUIrRjA4azVkcFVWL3lLNHgwK0w4ck9nWlR4K2VFT0tNMHpuQlg4YnRa QXJiL0duRmJmQTFIQTZHTGd6dWNQT3VxYXBjZnErT0FidC9ET0JBZlRPRUVhZElKRCs3VlhNbno5 a1ZYYkFBWE1vTFJmbDhDbmg2REp4WmdHNGY1aCtJRzdNT0hKeUxRcVhIWmZHSnhxNmFZcHRuRjVR UmIrVU1pY2xXSUIvaHR0QUZBZVV5UDNBODdoRDNvUjNFOFN3YXNXREYzN1A4enpUVng3a3hUSjBp VkptV0FiaVRHeGtua3RkNkU1NCtIR1c0K2tUMVZyejNIa0hrcDNPaWg0MWx4dE9ueThzd0g5RWtK Z3RySTY0VURqNEw0SUlPQVNUbXFRY1hmTUdxUnRFcllzQkN5d1RJdDF1bDJNZE9FTzArSWpTVTh3 YXo2MzNvaEZyazBBOVI3TG9mejlYeVdHenBHWmp5L1lBUXpnL2hxeHNvVEFzbzg5bDJuYlJyRlEz QjRZVzNzZk9sblV3aGhCRkh4Qm1SUnFBUlRRYXNDTGYwQ0lHMjlBaUo5OVVaR0hiNXdIQnVpSnQ3 QlJGeG5DQ0Nackd3bXRveFo3dVlCQi9ueTQ1c2lqdFVKdjBRMFYyNE9pczAzV0tGR1ZOMGZoV21i VW5vS2h5WG0vZ0JKMmJEaXhYZnRmcGc5SHgzdFVHZ3Z1R2VNQVlNM3NmZWZZcCtlaWhjSVgrcVA5 Nm5reTdENmRkOHhFKzZKSVNDenF6cXRXcTZZMkViTW41VGhqaUt3RW1QR0JJQkVVZEVDREhHMlNI R1NhUndiSWdOUWlMUE1hZTl6NDFFdUQ2RVM1K0kzVFlKTEJMRVVENVRGN3VwS2M0U1VaMk1zY3BH OXNsSC94RlJaZGRFNm1rNVJCd3dlN1JNcDk4SWZjYXJqMGl5UGRSZmNOOEZYaEJKdUxBWU9RWGgz WEFYd3NBbzlsa01YQU5CZEZhVDZIYkltVmo1M2k1cGRUWXcyS0N4ZEhkTlBmR2JsYnRmVEdQQ1FN LzFMTWJtaHhBYjRpNE9qL0tYOGFpNmNHU1ZzQ0FDTDdJdEZ2SFZWcjg5TVZjOFJ3VDkzZzBPRi9l SHkwb0MzTmFqTGxYaFV1SERUVHJIaUtIMHpDVVFkMlU3THZneUFjUmxJMzR0ZnV5RzQrb1FPZlVn MWdocVpPaytjTXc4Z3htTVBQQWpuL2JaV1daQTNzMDRnQU1EYTJQZ3NSTkVrNFhPajZIdEllZnEv SHh2c2xWSDVFYUljRzErYzhJRWJYVmJTL0JPK1k4d3VjUUFNY3k4eWxVUFlvZXdPQldDQ09OQ0VV RTNEZU1tdGZVUUFjbnl0RlUrUkJlbkNZN2pRaGlKeTRnN28xbnFBZ3NBemxSNjlib2dGVDZJd3ZM TmNmU1l5cmJwUUlHdEQ0aWhUWWsydjhYZ3BRUElJQmRlcFl2bzVFTWt4cmt5bTBCc0hldlN2bk8r dzJSbDQ4WEF3QlFHSGp0Qm5PclhmY0p4VXdndUF0aTJBL2VFZUNFc2lBcGk0U1lTUkpDK2ttamI1 cG1LSTBUeTlUZzhiVUJVNlQyWmsyZ1A4Vmw2OWRMZFRaVTdCNTZYUUNoeml0Z2h0aGFIT2VWbEdn dWNmUHlFRFg5Z1lENEd6a3c1Q09LWkNIeWkyZk1XRzdwUG5PTVRSY1BvOXJWaFlCREVhL3VpbCs4 UG0wVDNLZEpQOWd6R0w5K0NVY1BBd0lVd01BamloUkI3cGNYYVJMRXJiSGVadUV6OHY5S3VqbTQ5 UlF3OExJTDRGTC9BNCtvem8zZDJqcmhEUnhqcE1SOVhEMFpyQndZT1lHQVF4QVBJR2E5Mk1FQlVa Z1lENkxhZnVvTU9OdHpBd0tQSHdDQ0lqLzRUM2xrSFhJTGdpSnRmU0dNc3pjVG56aW9mRlEwTTNB VUdCa0c4R0phdnJ1QTNqUjR4bG41KytPZWE3VVFSNHhrWWVIZ1lHQVR4NFgyVGg5b2lkcFZPa3JB VGZLaHRITzBhR0RnTEE0TWdub1cra1hsZ1lHRGdtakF3Q09JMWZjM0w5V1dVUEREd0pEQXdDT0tU K015amt3TURBd056TURBSTRod3NqVFFEQXdNRFR3SURneUEraWM4OE9sa3hNTUlEQTFNWUdBUnhD ak1EUGpBd01QRGtNREFJNHBQNzVLUERBd01EQTFNWUdBUnhDak1EUGpEd0dEQXcycmdxQmdaQlhC V2RvN0NCZ1lHQng0eUJRUkFmODljYmJSOFlHQmhZRlFPRElLNkt6bEhZd01EQXdPa1l1UCtjUHd3 QUFQLy9ndVFBTndBQUFBWkpSRUZVQXdEbTVhb3VZbUUrYlFBQUFBQkpSVTVFcmtKZ2dnPT0iPjwv aW1hZ2U+PC9nPjwvZz48L2c+PC9nPjxnPjxnIHRyYW5zZm9ybT0idHJhbnNsYXRlKDAuNSAwLjUp Ij48cmVjdCB4PSIxIiB5PSI1MDEiIHdpZHRoPSI2MCIgaGVpZ2h0PSI0MCIgZmlsbD0ibm9uZSIv PjwvZz48Zz48Zz48Zz48aW1hZ2UgeT0iNTA4LjUiIHdpZHRoPSI2MiIgaGVpZ2h0PSIyOC43NSIg eGxpbms6aHJlZj0iZGF0YTppbWFnZS9wbmc7YmFzZTY0LGlWQk9SdzBLR2dvQUFBQU5TVWhFVWdB QUFQZ0FBQUJ6Q0FZQUFBQzFwczhRQUFBUUFFbEVRVlI0QWV5ZENaaGRSWlhINyszc01TTkpDSXNR WU5oRzFvQ0VWVlJRRVdZRXhnQ2lJQkFDaEt5QWtnZ3F5NGdvekF6REtoRFNKREZCbUpIUEFJT0NJ NElMNElEQUNFSkFpQUVDQ1NBSlN4SmlvTk5adXVmM3YvM3E1dHpsdlhlN2szNU4rbFYvVlYyM3Fr NmRxanAxVHRXcFUzWHZhd2o4bjZlQXAwQzNwWUFYOEc0N3RMNWpuZ0pCNEFYY2M0R25RRGVtZ0Jm d2JqeTR2bXVlQWwwcDRKNzZuZ0tlQXAxTUFTL2duVXhnajk1VG9Dc3A0QVc4SzZudjYvWVU2R1FL ZUFIdlpBSjc5SjRDWFVtQmVoWHc5YUw1Nk5Hamg0NGRPM2JTbURGamZvdGZqRitEYnkzNVpzTFg4 UDhOekxGbm4zMTJuNDVVUnZtUDRWL0NPN3dMVlc5SGNLMXZHZHB3S2Q2MW8vWE1NOCtjc0w0NGEx bWV0dmRuTEI0bWRIMTRqL2hCdFd4RFY5WGxCYndnNVk4Ly92Z2VNUFkvd3lUUE5UUTBMR2h0YmIy S29wL0ZiNDd2Z1hldU53OUQ4U09BdWJPNXVmbGR5bDAxZnZ6NFFhUVZkbUVZL2ozQW0rRWpSL3hW NmwwU1JXcjdqNnJEVDVncTMrZjV6L2lOeHJXMHRBeG1MRVJQMSthM2liL3FJdDA1OUFKZVlIUlpP WWNQR2pUb21UQU1md2I0N3ZqMjBPMGpZUmhPV3J0MjdaK1pISTZrYkNFSFUzNGN3SS9pSXdkRFBu Znp6VGQvRUVWcStPKzAwMDRiUXQwN21DcVhFSC9aeEQvMGo5Qi9SeG81R0I4NTJqK2ZoM2Z3M2Q2 MWgxRzdQVEZ5T2hnaWxCZXdjdjZlUEFrMlFZZmR4eWc1bTlWOEZHRlZCMVB1YjRGZ3lpZHN2RmJQ ZmZyMGtUYXlwYXVQZG5XVkp1R2EwSkZRWS9jUlY1RHhmSWJKY3JXTGQrZlFDM2laMFpWS2puRC9H OW5meC9mRFc5ZENaQzcrV3pETG5naEJYeGdtbE8vVnE5Y1FoT0I0QlBJUjh0ZmlyZXNYaHVHVjdQ LzJ0WW5wWitydEQ0NDlUUHB5NnZtTGlkZnNFYzFqWnlvYmlJOGMvZW9TVFNLcXZJUC9vT1dCcGlq S1Vjdi9tWGkzZnZRQ25qKzg0ZURCZ3lYWTN5VGIwcWdGQm44UWh0a0hZZDRWZjhYVXFWT2Z1Lzc2 NjV1Qmk5eU5OOTc0Ym1OajR4M1RwazM3RkxDZkovRk52SFdid21IZlE0aDcyVVQ3VFA2SFpzL0l4 TElmYll0cFFKKzZSSk9nRFIxeXA1OSsrdDlSOEIvd3ppM3IwYVBIaXk3UzNjTjQ0THA3Ujl2VFAx YllrMkRreVpTeDlGbUJZSitLNEg0T0FYNkd2S29PMklmQWN5aUFDL0N4QTgraCtNL0VDYWtIOGo0 VWUwWk5Ra3cyZTVubWRaa21ZZHJRcmtjbXFDRVUyQTd2M0NJTW42KzdTSGNQTFFOMzk3NFc2aDhH dGUwUnlrc0JsaldjSUhMTEVMcGpFZXpiaUxYaUN6dUVmQjc0enFYQUtyeHovVW43WnhmSkNUOHNl MFp0TjZ5QmJhT3pQck5heTFnWmJ6RVl4L2t6Wjg2c0N3T2IrTW9MdUtpd3pvZk0rTjhsdWozZXVW VXd4U1NFK3dHWDBONlE4dmNpMEw5T2xmc2tLK1FtcWJRb0NueEg5b3doazlNd2NFN0J6OFYvZ0hm bnZzdDVuak5tekppSm5Ndkhsdm1vc2dyL2FJZU9sdUtqT3ZvUVc1L1JjdmJDM3dWZTRWWTlPdi8v RTBiRUUyUy9xSUMyYkJadDYwUDVrL0QzZy9jZC9GcThjTXN2NGZreGZMdjZRSnVIVVdGZmZPU0kv NG1IZGszU3dHKzB6Z3U0R1RvWVM4YXZMNWtrUFY2TGNNL1NRMGM5ZS9YVlRCdy9vYnlNY3dTUjI0 RTB1enBHaVIzWk15TFl3Mkg4cDhFbjVoMFBJcTFhMWpDb2ZlaWVwTitBZXJxUWZwN0pjNGl2NkZE UGhTZWVFTUQvREFiRkJzcGZoYUE4aVQ4R0JNSk5FRWpqMlp0SjRTY2NLVDdKdWIvS0tyMnExNFRB WkRHT3RpMm0vRzM0TDFCb1U3emxUOTBqT0lDMHFBK0NWem5pMVp3OWpWZ0Q4RlA0dW5HV2dIWFQ2 VElkMWVyOWRmSmlkWTdubDJEcUh4S3U5NHlQTmZwSjhMeUtVRWdUT0l2NFBoam9uaVl0NGFpdlBY dkdFRVkvbXpJNnh0TktWV1E4TjBHQXBsTHVNaXF1S09UQVdlSFE1UFFzUWppTDlHOVExbDd1SVpw d2U5Ry9YekVSV09OV0FzQkZ0R296SWR3R1hXNGtMVmVqSVQzdE5oSDh3SUVERzFVK25lbmlvMGFO MGxqYVNYUXBrMWFYbkVhNE50VTZMTUlRdFc1VGw5VEhDdmh4bUVaVzc3aCtHUGtXaFBDTk9HRTlI cVpQbi80Q0svbU83TWtQSjd4eHhvd1pNcnhsSm81MjdCa2wzQmZTNWl0cGxsMnRpVloxRFpTYmpK Q1BLZ2NKUGRKSGRVMlUrVGJ3SitDTDhNMTJURHcvckNTQTFORkxFd2I0aXVJRU5IWU5qTStwSzFl dVBERk9TVDMwN05sVGR3OTBqdTl5WGwrelprMzZWTVBsZGN1d3lFQjF5NDduZE9vUTBuVHRsQ0J5 aTJEb082S25HdjZqVHEzRVZmZU1ySTY2Q25zeFRaTnFUQkE1cmJKellQemppUTFrSWdtWExsM2Fr N2lNZHJlVFpzL2xlMVBYSldlY2NjWk9wR2NjSzEzNnFFNFhSWFl0QWM2bDdFaWVQNkk2V0swM0pY NGU4Ulg0MkpIMjZWV3JWbjJxbEpBSmFOZFhTVHdXYjkxYzBrY3pPUXdGZHdNKzZnTUFPNUgrcjRU djRaM3JDZHpwVEJUOVhZSU55ZE0yUWFxOVM1NC9hOWFzWlM1U0Q2RVg4TFpSaG5mQ0kzaU02VUhD SDJDdXJsRG5yRnFjdTJka3o3MDk3ZE5kZUN2YzBURWViZDRibThFZGhKRWd6SjQ5ZXkzeDU0bWZp TUNkVEIrdEVHN0xLcWZWaytTa0EzL2lxSzZVcXdsa1psTlQwNzVvSXJlQ003bzZpemF5aFBpVkNO VFJ3RmtCMG1uQmNhUmxIQk9MSnBEenlYQjkwQ25ESlV4SWU5RGVHVk9uVHBYbUZHazQ2Z04xdlV5 NmJoV09vRXhjQjMxU083V3RJVG5qOWlHbEo5NjVqZW9NM3pWNmZjS1lvZGNIeWNaZXRuVGZXck45 M0JWV01GbTlJd2FMRXp2NVlWU3hQYU5zQlRxanQ1YitRc2Q0Q0tGVzhSdFMzVGk4ekFxb1ZWK3J0 Z1cvRXlQYitGdHZ2VlV2bk5qMDZCbWhmSkNIaS9DYUNBZ2l0MC9KY0JoRjNEOG1scy94N0RRQ0hv T2ZJTVNYU3BnVktlY1pGeGtTWHlxWGI5S1pvMEw3a3N6S01Bem5tUHk2ZVBRQ3pqQ3o3OVVLRUI4 SGtTUUdydmtiVXpCOTFUMGp3cWlKeUs2S2ExakZ6bWQxay9HT3BsZDF0d0N4Q0I4NXl1YXVnQWlE UGFvVHJBeU81OXBiZTBwTSs0YUdobCtRWnZlNVc1R1dNWjdSWG1rWnZSRHE2SW92b2V3QlZTZlUx YXRYYThXM0t2bGFoTjVPS0ZRZkJLVkoyeHJZbHJHVjZBcU5MR3BQVi8zekFnN2xZV2J0dlMzVC9B M0dYMGhXUlllcVBCU0JXNGpYT1cxN2ZPNjczUWlDaExmaW5wRzJmcGxHYlltUEhQSGY5TzNiOThk UnBOaS9oWlN4VnpVSEVOL2FGcVUvTXJEcEROd2xTNEN1WllXVzJ1elNja09FYlNrWlZzQjcwSzhO d21jNkZ1dmR1N2RzSmJadGk4SC9OK3BNT0RRTkdkY2NuWlMzZ0xiVnpRVVhkVmgrZ3hCZWlEWnlM MmF3Nm1nTFRHTU5Vcm5kWStYZmhvek02a1JhUllkQWxYc2pxK0tlVVlJSDRzUHh6bW1QUHIzYXF1 cUFGYkpTZmdDajIvZktHMWpaN0Q0MUlGLzdZeXRFRWc2OUtpc1VuZUhEQ1JNbWJJbmg4Q2k4akdZ WDBOZWZHcTlMT29zNVRtdG00cDFOQStMSkdGb3Vvay9MU1VzNCtwUjRTWWJNZVQvNjBZOHlFd0hw M2RwNUFjOGYzcitTSEJtcENNczZCRUVxWUh3UnBDeGdOdU54bURJeVVOa3NtRmNXZEplVTJUTlMz eGJBaUhFZGpENDhvYmZXWEh5RGhBaU4xUGI0L1dtUTNzTXgzd2EvdnoxKy9QaEJDSEVqZm9tT3I2 ajNIdndNNnRNWnZVNENuTmNsSFdsWmVXZnZjNEhQcVBiZzBmNDc1bS9vOWhod2RlZGlBdFJkenl0 M3VBZkhPeFV2Z2FnNHEvemVDdHZwa2RPV3pPdUtNckRCbE5zYVhKazlJeHFEVkhoZDNvakFnSi9E UkJIdnA2UEVLdjhRSmwxMHNTcTVyT3BwNGJVR05rMDB2NnlDMW1acmRiWGJqTnc5TWl2MVYxaGxY NkhnR0h6Y0o1N2I1U0JtbnEwRTBvVDJkZHN1c2FtMHF5T2RCT3dGUEord1c3RFhxN295WXlnNkR3 RnpScUxjRUU3N0pGVllGVEwzZGNVOEF4c1RpRldscFRycitxWTlJMzhPM0puVmk3U3lEb0hZaWt6 N2R0WDcxTE9TdE5qUlptdGdleHRCVkQxeGZxVUg4T3RjZlFzRDgxZlNFdHJRdUhIajlEWmRJekJG dHpmYUxrbXJrbnB1QlhvRkszUG02ekk1QnJiMzZKTW1FNnFzdWV2U0NyMkFRMzZZUkFZMXJXVEVJ dGNYcHBjd1JaSDErUWR6YTlXMWswWHU2NHJVSnppNzhpMWc4a2dJQmt3cW1MZzV0THZkVm1HMGdP RWdpUHNHanZnRkV0S0QwcEdXdldLYUVWREJsZlAwUXg4ekhHRHlFM3RmaEh0cmFES04vUFNxcmFP K2UrbmpaTnFrODNUZGhCdkt1WGhQNkNBdnJVTlhpZU1KRGh3eTZHVUVOOGZBOWhwYkFNRlNwTDZj Ri9DMjhaYUthZ1Y4SUV4b0w1eTBRWFhnUHd5cjgxNWI4b1daTTJlK2JSTkt6eFVOYkNXWXNoK0pL T1ZYREZEUGU5RXZYZTJNeDUzMlBZa0F4Wjh2UWtCMVpCaXY4QWpib3FMR3FWTk9PVVdHU3Z1eVRn djQ3N2VOb3Y2amlNdDJRUkE1MFgzQzBxVkxoNkFSSFkyL212UDZlMm5UUWxudFo4K2VyZFU3QWdU WGJqem9LSkVnQ0lqbkdpdlJPR1Nuc0JOSVlwSUo2dWd2SHVnNjZuT21xekMxM21LeVIwZTZxNjB2 cUs2WFFPV3NocW83N3pZVnZCcktLS1I4ZWUxN3ExN0tDTU5RcTVyZ0MzbUU5VERLNkFNVURuNFph WGU1aUVKV2VHa0pWamlVWE1oelhLZVBXRmk3eEp2VTk3K3B3bnBUelBHZGp0KytqVERmWkFVNUJS OUhhYXZlb2RjZVAwb2ovaXBsTThaS3hqUDlGWnE2TkxDSlNJN1FlcTViWDJLU3hFb0RZeDRHQTJt MTZUQmRZTFRFYWdpaVhNSE4yVE5tREd5VURXaFBZaTlNRzdWWHJtb01WRmxkRFFWZTc3ckhBa0w2 TXl0WHJueWVNSGJVSVV0K3JBYlRoOEdzL0xaTURHc2Z0SHFELzF1a3hiREVIMlFWMWtzMUpBY0Jl TFRuanJVREV0OWlSZjhmd3FvT2k3c21IcjJlR3NQUzFvemdVb2UwRlBzVm1ybzFzQVZCRUhnQkw3 RUx6S0lYUzZ4RnVqY01lZzNXWGxtVVMxRHRDeWl2MWN5dWh1K1NwbU9kQktLY1BhUE9uVE9YTWhB MjdaZGpneDF0L3N6WXNXT0hKNURsUlBSR0Z5dnpWTEwwUGpWQjVGWlIvcnFjYTZlSnJRa3dlK0ty MFNEczM3Ly9oV0Q5Tk42NWQzbTRGbC9KQ0toanIzZ3lBVGJYYWZKQTdkYlJtZTRkT0ppVkpYcTR1 QXZUWDZGWlF2c3poamdIM04xREwrQ2xFV1lWMXh0UzA0bEtiU1NJM0hZSTVFTUl1VmFPUWl1bGhB bWhPNWFWUk45UjE2UVJNekM0NXJOaXZSVmhOdjlnM2tKN1JoaFZxKzA4VTFSdmNUVk9tRERCTXI3 SkRnS01XcHMzTnpmZlM2TE9sQW5hSEczNUhTcDFZdlhVVVIyNWRuOU1OQmdJN1Bmb2x6VVVCdTVQ dDh2bzY3L1FOdDJQdC94ME8vdHB2UVB2UUFOb3ZCeGNkaExkRENIVkZkV3l0QVgzanJSVDdiZlhj NFh6QTNBdDFvUDFwT21DVG56dG1IanVQdDJXNmM3UGRrQzZjejhMOVEzaHV3YkE5Qm4xcGpDSlBr MDBEOEdkaE44WlpvOS9qZ2dHM0FTL0ovNGMvS01JMDNLWS9VN3dTTlZOMEpmMFA4SGtIZDR6VWxa VzlWbmd0cFBRUGxpSW42VmRreEQwNkdxbWhJNzRiclRuQ3Zxa0NlRXd5bGduRGVHYzlBMjRuS002 M1pSVHVYK2lYODh4MFkwQ1o2U0NLeVQrVDRNR0RkSUhLQzhCU0hmRUNTTDNPSlBXdi9DVVhyMGhR YXMrVGtGVzdMNEpubnVaaVBaWHU1VXEzTFQvSU5Mdkp2NDg5TGQyQTVJaXQ1SytTVXVJSXU0ZmFW TGw0OG1JQ2plNnp6eTd2bXlJTU1HQUd3TGh4b3hEcnozQ0lMSXlhNlZNZDJVbm1FV2ZLcG9IczYr RUNhTzc1d0RwMVVVWnhLN2pXVWRFbHRGSmlsd1QveTlIRmRmcmtUeXVjK0JwMTU2eHFhbEpBcDRX RW4zaDVDb0UvVTN3dFNKMGVnRkY1OFY2UjF2NzNuVVZCb0cyQ1NPeFZFdndiWHJBYWlyaGNFZDEy Z3BjRFlCZTR5UUl0a0hRWnZMd3Z1cFFTRndhUUZwOTErMjZrYUlsTUhudTV5VGFWVndmYnZnaWRI OWM3WGE0b2ZXajRKZEZQbytlb01oM2xFbHZNZktNbXZtRnUyRnFGd3I0aDVPYTA2ZFBmd1ZHL3l5 TThpdGFhRmRLb3UxMkVvNWJZZDd0WWJqbDNnQUFFQUJKUkVGVVdYMHZUSytZSld6dDJqTnF6OHhL ZXdwbE8vSnRNZlh0QzZqT0QxTSt6OW1qdXJlaGd6NVhwVy9KNWNIbXBiMkVZQjZaTjNrNFlPaWdE enBjUUZ5MElTamtkTnoyV3lBejlndlNZc2Zrb0pkazdBMjJqZTR6ejNGbk50Q0RGL0FjUW1MNWZX dkpraVZId3F6YUgyWXVVdVFVU1NlOVJ0bHZzR0p2QmtPUFpOTEk3QlZkQVNhU2R1OFpwMHlaOGhv cnVZNmtiZ1pQRVVHUkpmbHl5dXhKMy9RK05jVXlqcWFFOFZFZDdZL3NCZlJoTEpDcUp6NlBKcDUy eXJzTlE5NytDTGMwaDNSK0lzNEVvKys2NlVjbG1oSVorUkhkUXB1NGV2WHFFV0VZMnZzRG1jdElU S1RwbDJRMnVzODg1NU9nNDZsZXdNdlFUdWV5TUt1K1dySWpqTE1YektYUEJUMEx1UFo5ZG1XWGdM MU92Z3hCWndHN0RVSzlMV1d2WThXV21rdVI4ZzU0cWNYdDNqTnFKYWVlc1pUZkZtSDhBVFhvVnBz VkdOM2NrcG83R2lIZEN0Z0xWUWE0WEpjK3FtUDFqbjYvaXo0MFUzWXMvUnVPLzI4S0N5OUJJQnE4 UWRvVTl0dTdBSFBLVFRmZDVQS1VYOG0zSXVUWEE3Q0x5aFBxTlZUaDR6SFFaS0ZycVhlVGR4eHQz d0xZcWJwc1F6L3RMNExxYXpIMlNxd3V2aVJla2dGZXB3Nlowd2hWVWkvZUMzajFrVzVsQlo0RGsx MEFFdy9ERDhIM3dMdTc1MzE0M29iOG93bHZCRmEzNHFwakxVRXdFY3lpbk1PbHNGMi92VTE5aThG eE1UZ2taUDBKaFVOK01NOEgwNjRaQ0duVmlVYTM2NERmSGEreUllVzBmeSsxTWdpSVA0TS9sbnpo Rll4b01KUzBpZXkzaTN4aEpjYmxIc0MxVU9VSjlmMDE0UlBlNkZvcWFjZVFkeGR0ajM4V2lyU1Jl TUhJOXlQL1BvZExJWFI0aVB3QmVPV0h4UFdCeTlYS3ExZGZwd0plcjhQdCsxMXZGUEFDWG04ajd2 dGJWeFR3QWw1WHcrMDdXMjhVOEFKZWJ5UHUrMXRYRlBBQ1h2UGg5aFY2Q3RTT0FsN0FhMGRyWDVP blFNMHA0QVc4NWlUM0ZYb0sxSTRDWHNCclIydGZrNmRBelNuZ0Jiem1KTy9LQ24zZDlVWUJMK0Qx TnVLK3YzVkZBUy9nZFRYY3ZyUDFSZ0V2NFBVMjRyNi9kVVVCTCtCMU5keGQyVmxmZDFkUXdBdDRW MURkMStrcFVDTUtlQUd2RWFGOU5aNENYVUVCTCtCZFFYVmZwNmRBalNqZ0JieEdoUGJWZENVRjZy ZHVMK0QxTy9hKzUzVkFBUy9nZFRESXZvdjFTNEVPQzdnK1VqOXUzTGhQakJrelpzcVlNV1BtNHBm am8yK0ZsOElsaEkrTkhUdDIwdWpSbzRmV0w0bHIzM1BvUGdLL0d1L0c0N0hTRHlFbUduUG1tV2Nl QXN3S2ZBUkgvSDZlMStzSEZ4TVZmRGdqSWYyVTB3OFpsbTBoQU4yQ051MFdjUDFPRkV4dzdxQkJn eGEzdExUbzI5empvWksrRFBwM2hOYnBBL29IdExhMlh0WFEwUEFxZ240ZjVmVFZTd3Zqbnp1SEF2 Yjc1cXBobnI1S3FvZVUxNDhXNkNkL28yVEdLZnFTYWhUcGh2OVlrRGFIRDM4Wmh1R1Y4R1cxTDhC dUlOcDBMU0hiSmVDYTFmcjE2L2NDVGRZdlhteEtXTlQxZ0tCSEFQdzBCRDZac094dlVaSG4zWHBR Z0VtMEY3USswS0lnL3BpTnUyY1kzY0xwMTFBZWNYbmRMTlNxZlF3TDB2UFFRbnlvbjRDcStMMzc3 a0tib2dJZUlwZ1gwZW43R2ZpeVAzUkhYalUzQUFMUEFKZCtVS0Fhck0vdkdBWFN2NVNpSHozSS9C aEJTV1gvQjFQRlVnUkEzMVkzU2QzamtTM2kxdkN1ZmxyS0xVcC9wYThTOHR3T2RpZmFGQkZ3Q2Zk bENPYjNvRWI2ZDZMV1Fyakg4S1BKMjI3cDBxWDZwbldva1BoTytHL2g5UkY3Z3RqMUJ0ZlZxRXQ1 UHlnWEEvbUhqbEdBc1VqOFVncFljbjgrVnlyN3pUZmZmQ0ErK29ZNDRlYlRwMCtYZGthUjd1VjY5 T2loUmNuK1J0dnI2bis1WGlvUGVuUUwybFFUY0trMmx5S1E1ME1NQzZ0Zm9mZ05hWHMwTmpZZTFO allPQU9DTE5TdmdaQVdLQ1QrTXY2S3BxWW1yUkw2MFRxVlViYjhRR2JRLzBDZHRFUlh1dmZyU1FI b0tudEkvRXNwQ0h4ZC8zeXV5Sm1tQ1dsMThvT0VRV0NGbG40bkhYdnVmNFJCSnBIYUErK2NmcXJu VWxicEl4RGdpajhHcHdMNnVadytmZnJJRUhlbjRzYnZEZTR2bUxoLzNBQVVnS2I3V3pSTXpzOHhU aC9ZdEhwN3huZ29nNW5yOWhvZTV1SHJ3cFVWY0ZSbzdWdjA2NUw5RFNWV3dUQm53VENYYXBVMjZS VWY5Zk16RVBsY2dPeFAzUFFrL2pWOGlQZHVBMUFBalNqOTY1b0I0MVUzcTFVZUNhRkpMMWJ3dlV5 ZWZuRjBnWWwzNjhkeUFoNUNsTy9RYysyakNTS25uM0M5YXRxMGFkT0p0ZUxiNWFaT25hb2ZtTHVX UXJHcUR2TU5Zd0MySksyaU8vdnNzeitLWWU0TU5BcWQwNzVEbWJWNG5kMnVJWHdEZnp1R2xPRWc2 ZWhrRVZKZWJYRm4raCtBVS9qbGRiNC9oL2hFdFlNNjF0dVZqaG92QnVjaXZPcFlSUDh1SHo5K3ZJ NFdFL2gxM3dDWXcvRVA0ZFVXd2F2ZkM5TmxHTE10b09uT0JvR1l1ZE1NWjJlY2NjWk90T0ZHMnZV NjNvM0oyenczNXZYRnRDdjNFZnIyWVl4UHdxZkhXWDJPN2xXQXUxM2pzSHIxNm9Gb05WdWJDaGMx TnplMzYvZmpUTm15ajZJRjdmNCs3Uk92dUhGU3U4VkxjNVVIanlWK0xMRXNzZ0laamxiVTl3aGVk YWl1WnA3L3hKaDhFUlNSTE9RS09FRGF4eDBIVU93ZzBoTXd6NytUMEc3aHBveHoycmUvNVNLRW00 RlhSaUVlczY0a0NKY3hJSCtsN3VuQVNxV1hKZFMxVzF1SHJTajVWVFNFSjJqM0F4TW1USkJCaGFS aURxSVBwOXpUbE5mUDZtb3JvYjczTTZWMXZyOG44UnRveDBJRzZreWVJK0lSbG5YZ0hRcmVoWGdS WG42S2dDbS9PMGVOVC9OOEtkNE51QVR6UEFUMDg2VEZEdGhEQmcwYTlDSUorcTF5L1Z5dzJrSTBV TCszZ1NiZldidDI3WXZBUlpjMk1DYXA3UU1GVVBLNVA1OUwyM2FsWFcvaDFTNzVwMGFOR21YTFJj Vno0UFFMcXdITTlWSEsvcGo2NXRJRy9WaWlCTWlOeVJBS2oxRzdZRFMxbVdobHAwa00ySEhRZHpG amZCcytQYzVDb01udkFCNmljUkM4eWhIUE9QSU9vbjN2NFZ0Nzllb2xmdHZOQU8ybU5PWEpRenRO SnZIbG5wdys1OUxHNFFQSGp0UjNuMmhCdXk4aVhieml4b2xvSUY3NnVQTGdzVmVBdnd6NjlWRkdO UStzRmh5TmovenJhTldSckpCK0pMUjZFWnkzZ2VPVGVOVkJFTWdJdmpkamNnOHcvNlY2M0tBb00v WVUvRElSdTdLdVlNRE9SelV2ZTdRQWZCSDNNa0JQMG9BbndqQ2NETTVoR09oeXoyZ2xxQWlDSm9R TEtCTmZ4dUM1bkZOZlByOW16WnJmTTJneTdKV0RjK2s2SFRnYm92K2VoR0Y0bFNlbzZEYUJObE1a ME11QXFpamt3T2xTejJEZ0lxYytxMTJrLzRJRXF4a1JqZHdMdFAyMzBWTVFxRzBYQWF0anllMkR5 bitiQW5jTGczOG9kYWdmZlIwNDhmazh2NE5QT1Bxc2lVQUM0OUxuejVvMWE1bUx1QkM4WWxaTnFF clMzdlZ4K3JBN3pQVWtDYWZnTmRFUTVMcE5xWDhHN1pMdzV3SW9VVXpJSkhZYnNEY1NMMnAwM1VU d0F3Y09iRlI1eWlVY0UrVU9KTVNHUnA3TE92cjRFbnk5MmdFVXBZM2dvWVVtMXNkcGk4N1dLOUZD NFBJU3hBdWczNjE1N1JhQTg2V2pPbDFZaXBKbzUveFZxMWE5Qys5ZFRzTFA4SlVXTXZIeVY0RC9o aDZBWGVkUU5RYlQ0SytzUzRtZWZrWEhjd1V4eWkzNFQ0VEVINFdhZndDQ2ZmV01HVE8wRjhwb0JN eWkyOFBzOTRGV016WkJ1OXgyRU9QSDZrZUZVaEtnQytubmxjQ0k2QVNGWFFQbEprUG9VVlZLeUxE akpxWWwwRzhSN2JxTE10dmhNNDY4bjBLUEpXU29iZVdPSmNuT2RUcVZtRWE3eEhBeEFIV1d1NWtt eHBFTnhNSG03dE1wdng4QWprZVcwa1pOSmcrUWxqZEJrWnh4T3lGc0oyVlNTd21zTXIxZzlsbEVU OEM3ZW5nczVCcG96NmtyVjY0OE1RMU4raDdwdEhKeGFQWmNLcThRYlJEdUU2am5QeW5ySmtBZUM3 dmpFTDd2QWwxMmtZRDIwb1JpWG9HTzg5QVNycUc5T25vdU1wbUlUOC9NRUpWR2l6SHRxcUdaK3pZ RU01N2xhRmluT2FubGRFN0hhbGF0VW4yNnNQRkR0UThMZm5UZVR1SkFPbndhNFd0NDZ3NkFHT2Za QlB2TTRJeWczTVdrU2FVaGlGd0wvK2VBLzNqQ2dmUTNPczhuTG5yY1R0cGF2SE02eTcrRVNhUXNv MVBPM2hMVFdmUTNLU3hjcXVmbjFMOEhkVFF3Y0ZzQ0srRzhnL3lBaWVNazhpYnpiTWVtaWZpMWFE eC9yekxxUCtWa09QbzU2Y0pIRU93RW5vUDE0RHd3MmdxNHFBc0JDei9oSW9Rcnd6Q2NRNWh3RWo3 S3F3NlgvaEhhZFQyUmorSGw1bEp1ZE0rZVBUOUdteHl0RGlFamNVT01Nb2NKRitrWlIvbXZrbmdz M3JvSUx6d3dGTHdOK0FnM0FPcWZ0Z2hXaSt3SjNPbmd0NFpnR1JaM0JiNklFMC9aUzBBMEtheEtH OFpvM3pBTWI2Q0NBWGpyMVBkeGppYTB2VUZqQm9Cc1R4cERIaU1uNFR1YmhleFRVU3puSC93ckxT dmVObEhmc1hqeHV2aEN1RzRsdmg4blZIMnBKNlFlVGI2NnpHUDVkR3NCSjlCRHNJTklzQTJmaDZH aVpsY1krL2J0KzIzcS96VGV1bC9Ucmgzb3lOZForWjkzRm56aTc2RU56S0p6ZXdNc2RaWWdkbCtG Z0ptWFhFamJIc0pjQlpRVjdoV2tuUXErdmNGL0IySEVSS3FIK1BQRVQ0UlJUNmJNQ3J4ejJ6S1FX bmxjUEE1TDZwWGRKbXhKcHZyVVJEMWp3RGVDZG91eFdxZFBuNzZZT3BRMlYrb3M5V2htdDIxN2pi NGZUSmx6V2VFampVZnRvdHdjMGpSUjZSaFRSNWRVa1hBeXNFbEZUeVNlZHRwcFE2aERLcXhMWHdi OThneHg2UnR4RWlKcE8yS3VTVXd5dWdNeFk4cVVLWXVFU0cyaUh3L1RQOWtvNG1NNTR0b0txS3pB WXMva0tFMVI5eXRjWDlXSFN4emVxVzFHMlVpN0UyNzYrakw0TDRBV0kwQVNieWZvaTdaQ1d1MUli blBRZGdUd0lWcWcxUFRIMjFLai8yOVFmbnZsbGZ3QVlCK0tjdmhYaERaTUp0cEdhS0t6Szdkcis4 N2diWFEwQVdXcnhveTBjMm5uWWNUZnhEczNBQ0VlU3lSM0ZRYytzZDBDVG5TVXZLby9lNEp6SlBU NG8wNm95QXVvUjR2SWVaU1R2VVpKOG4xVlFBL1dKODVSeVhoaDVzeVpieE4ydW1ObDNSMkdHRU5G dGwxM05qVTFqV0RBWlN3aEsrdlVPWmgwSWprTDhjNXR3MkR1NnlLbE1DUnRjaEFFVmtOWlJwM0hR aXdaTENLR0tzRW1BaGhCcTdobWJac3U2M2FHZWFsRERCZXJWeFNJSmt6cW1VZzlNNGpuMXNPS0tZ YTNXc0VDQnV3dytpNERJTVV5cmhXY010N2RrOGtKZ2x3REd6TytKajFOT0s3SUF1ck43Tk9wVnhP VWhSTzhCT3RyTU5jMUVqb2xwRDNsWkJRVVhEb3JFV2R5L0J3SmRxWDlDWGlySHIvU1Z0SENIcmVD SnQrbHh3RmF6YWQ4V1Q0cVNKdVQ2YU9Wa1VKSHgvRFBvNVNUUFVrYWNkUmc0Z2N5WWFScHJEeWFH bXBCMExQMTk5REd3NkdUYkZrMlBYb21mVFVGRTlxWUZhU2d0UEtJQWFJQ3BYKzUrN05TM2dZTmFK eUVlM09EOUNrRWQ0d3V5NWkwM0VlRVhJTit0OG5VSGpPeGg0ZVlVbnZzNllCZXNEZ2ZvWHZBbEt2 MGVBdVowWXBGS0ZVd3Mzb29uWmxaOVF6VXMvSFRxRWY3VFpPMDdwRzI3VUxNMmo3VXRzdGdqSXFY TWpTb2xOUGtGRE1PY2JWTnEzZEdjS0duanRGczJ3cTlhUWJPRmhqeUJ1cXpOQ1k1NlJBZzdROFRm SldFYUl0QkMybEt2Y0RucnNyS3BwRTc4YldWYVB1UE5xa1YzMDZxYTZuVGJWUGFnRXIvMCtOQSt4 K2h2bGk3S0lIRlFUWGFTT3NBV0t1dTdkKzFqRkdobzJQYXFTMlZ2UTY4QldsMlFnZDlFT1JvRWtw L0JkaXZzMkl2VjZTY1I0YkU5M0cyYmFpWVFoWllhK0pYbXM2djR3S2Q5WURxcklubGFJUC9Bd2Jr SWdSWGhpZVRYUEh4ZCtSYVJoY3prOVRtNkh6aWRJRDRiOWdTL0xndHQ5RC9oWlRSQ3VXQUJ4RFBX SWxwZDFxOVdnanphQjlXaVlGbElMT3orU01Za1A3TFZWUXBaT0NmSVQ4aHpLeGV1UVkyMHEzaFRP T2JhenlsWDlhR0FQcmdLZEprbE5SeldaOGpWRzhnVk5HV3AyeWhnaGs2RnV2ZHU3ZjIrZEZ4VWFu WVl2cjB0OUp6SWtpTmcvaEM2bTBDeGtiQVU0MnNySGtBQUJBQVNVUkJWSkUyT1ZySG42SDkxZUNv Tks1a3Q3a1NMMXU3aUM0bU9adEdHeEQvV2FVbEM1WVhOTmxmeXJaTWUzd2c4aDJMUlBwU3o0cUVn SE0rcUQyV25kMVhRQ1NyOXVaajNnQ3BFRmZxdERYOVB3MkRQOXdlMUJEN1hlQlg0aU5IMitQWmpN NXIxajg4eW1qN3B3R2Z6b3pZM0JhdC9oOUcvWUE2N0lRakkwcGNoOEZnVlRnbDM4M2dTc1BRYzhh cmJRalBVU1pqRGZFYmltZ3VLZ1B0WkZpeHF4ak5iUGsvNVZsUFBXa0dTQnVaSXZDU0ppY1ZQWXJ6 VDdpbjAvK3FnZ3JORTVNYi9VaW9qT0RLY3lISG9sdXlSVHNLTDZQWkJiVDFwOGJyOHNoaWp0T2F3 VDhiQkJwTGdpQUEveUxhbGJlcWtaVlFjOStCS0pvSWc3dy82cXBLRytyV0pCeVBOeFhjanRBdHpz TlhJYzB1bUpLLytBemVsV0V4ME1KazVmQUYycTdWMzRHVUM5TjJrNldxb0J4d1RkTWhsaXpBTWZH by9HZEZHUnpZcWc0QzZUS0pDT2RndGIvZDRNYkRVVzBYUnF3UmF3VjFSeGJ5cU9LY2YrUnY2TFl0 WXlXMW1vYXJOYzBBTXN4azluTk1HRnBCYkIvZUpNMGFieHkrZE1nd2huYmxsNFgrMFRTUWkrdTJH NExWaUYrQ1FleE5DdCtEbDQxQzl3eDBtdUc4enVPMWRaUDY3NHE3Y0M0UG1SVTByZWFDOTBYNlVF a1lLOUttTks3MitHMEpPSFduZ2VvM3JBT3YzclMwc3ZrTEZnaTdzT1JXQ0I5SjNYZVhwNlNkemJW SWNndlZJcEVCVHMrZUVvby90TGR1Q0xNdFpTS0RGbUhBZ01aTURzTW45c1hBeWdvZDc2Y0ZYODNU VGwxMHNTcTVyT3FKYTQrb2NWSzVKQ0FPM1Z6YVVYRVZTN2VOZ28reUtsbUxLMG5sSGZobDBkWDJ5 Z0hsWHNla3oxSnROM05BeEhQZk5BT2ZhQ1dyYlFRSzNCTVkrbVRCaitMbC9wV0VTbVVkeUx1VWxR QzZlQnl5VW4rRmxVb3FwK3d1ZHJXS1lZbzh3TlE2amNpQTVxaTVqMFBUc3Z0djJsbVJOam5qS29P ZDdCeVp1aXNsb0FWWXc2STBxQVQvd0dOUzIrMUVJbG40bjBvNFhSNTkwRVFZOHoveEo5TUNyck51 SFlPNE10cGpTbWhjdkxOQ2RTcG1LQ3JSNTNRMCtEd1dkM1JJV2tCY0FHTEcxbjhZSVNFRTVPbUNR MmJtand2blBJQkQxMkt0ZGZ4OWhDSGVFcWdJY1RHNDdjdXZZYXlLcWkxNEUyMERqOXBHVU14Ulht M1NrVkJVQURyTTUrUWpzU2RYQm5CcVd3d25HdEMyUEtaUFhQYWczSzhwWDVWVzdJKzFnc1NUbTlw QjJZelZtdVBBUThsckJLZU9uQWlxT20xQjlGMEJxZWRXb0xXRnpHZ2d3c2Jrb1ROOGQ1TlFlOWlL MmhydHJFWWJuWXhvQ3l2MDhndWdYY1Z4RlpEMVRJQzZtbTIxeUdZbTk4VDJnbmJvK0ZDVGpTc3Er MDN1Sk9rQVhBaE5kVExob3RxQ1BwNFdjQTIyaE1zQmFZK2pqc2Z4RGo3b3ZmSmJtSjFleEUvUkFC UEcreWc2SmNOZXJGcFFSMW5EQ1htNURueGlGaGxKWEw3VXczamxwUE9KZnNEY2VXZS9ybXh1eUdE b2hSWUpZNVFQRHMzZ2FVR3l3aEVST1FLdThJKzIyUmxicXBYZHAxVW9HV2ZKdGhCdmIyaVhqcEl5 QWtrOUNkc0FjSGtuSklDRjlyS0hWaGtyVkhHbDZRZkdVVFN1T0lFdzlsc0RONDJ5NlZWYng1WDNo bUU0bVhiSjJMb2RrK1hRcFcwZkVkSEZKbWxPWDZlYzFWVEVxN2tMQVhoc1g2dCtyU1lGcnpGSTBJ WjhhV1l4ejlLT1dEdmt1WkNEZjNSU1loZk1qS1pGUFRxWmNST1Q1Qzkzc2s1WFdOcEMyRzFWMU9l RWdKZG1wSVFxQnJGMVZwY3hCS1FycUJRZk8zYnNjQnArSkRDYTRjY3p3TEoyNjFZU1NZRlVhYlVq YjM4VjVSZjVCMzRaNmV6dHQ3UjZ1RjU5WUFMUk5rTFhJdFhXcUVuVStTUTBrOVlUeGZsSFVtaUZv NkpoQi9qMWRqSk9nZVN6ZU9jMHFlaGptQzRlaGJTL2Z4aUdkaUxSUlpqTUpBZmNsb3k1VlNOMXhi YmlVVjFVQWYvQ01MUXJpSTdWSGlRNTRSaDdHUk10STJxYk13RkJIc0xSMmRINHF6bDJ1aGU2TG1S YjhNYnMyYk8xZWtjNHdLL3hsYUM1ZU80V2d6NUlJNHo3U2psdGt4SjhIU0VvL1V2RGs1eEhHL0ZQ UFBiQXROc3hZZWtVeDZyUWYwbHJXclJWUjd2dWlyTW1HcjBya1ptczA1VnpHcVM3SGRMa1hKYTJF Sy9uTlRnOWMrM0hnTy90U3JVM0xGMnExd0YvdlBLQjR5MXcza3hZemtuRnRiTmxPYmdvdlZUSGVV VGlNaERxUVJpazdLQ1NyeFdCSXNVYzdUMk1NakordUFMTFNOUGRjaGZQTzcvTXZVUVNGeWp6UUQx YUNjdmtKcE14VHVsYzMxcThvNWs3Q1JVRUNGWmE5Y3U5Q0VQZFVnL2pmVHA5ek5OUzB1Z0RoRVFh bEowWTNxWHNzeG5BSU5DYllvN3ZaSjMvTnNKOGt4WGtuREpSRXZoa3hZN0htUGlybEpYV0dlVzdm d2pTNXVUdDRPSThWL3pvUlZIYU9IeWxzRjM4ZzgxQjE1VHR6VWROeERvR1RRdXYxVHdTV21pcDN0 eUFQZ3EvMVlxZTBxZW5IS0hqUWdCcWRiVTNrUVpDc08rVWhDaUdLL2dRNmxJOU9MK1VncC9OTFAy OFNkTmVSbnNzbDVSN0FjQmxwa1BxK0JwMTJGVnNWVXRMaTc0Z0V4T1AvTVMrRmthV3RUZE00OHFM NjRJRDhOOGxMMll1bnAvaEdNLzJJY2d4N0pTN1JFTHhkUzZuYlZwOXFyWU5LN1FtQXIxOFlNZnhk WVErWTZDai9RblZqenB6QlJlNkNXZXNaalAydWVmcDYxcmY5a1M1dEgxaUFXWHRtTHBKd0s0eWIx R3VrQUdwMU5kajJtcHIrMDhmY3Mvd1NaY3E3QmFVWEUyaURVUGIveUswQWFlT2k2VnR0QlVLQXIx eXEwbk54Y3VHa2gzcUVQL29KTURCdlVwYXdwQ2NvMmFYdTBic2NNUWg3ZE5ybzQ0UDlPMkc2UFRD SmNTQVZQbzB3RkdtU3lUK0pZUklEYXpLZEs0TW9kNkswaHRiNlJjbmREbmcrK1RId3Njc0xBRzNx KzBBbU9NTVlLcld4NTVPcjBucXNvRnVPRkVrY245QStCSjMwOEVuaG80Tkd2VHBNOW82Uk5BVi9t bHcyRHROQlVTcUUwSGtkRDN4dXZReEhvWWRHVkRpV1pRNmNoa3d3bUQrMGJiMCtmMXdKaFVKcElG S1BwSS9tUHAwczg3ZUhaQkt0M0RXckZuTGt0QlJURE44clBwUlo2N2dNdjUyQlVIK1dqTG42Ukcy MUQvS3lZTHJoRXE1TDVUR1ZjL2x2TFpsZGsrZEM2Y1hrT2lyanM1c1gxZlNCNDFwcGd4MHQyZng1 WTRNYmJraXRORmVYM3QrVjI0WTlkZ3RpVXRQaDlFaVI2STBMWUxJU1FDbm8yRW1iQzA1bHZwQ0dt RHAzb0pzUHhGeS9zbWVFZGxOTWdMT29PZytxMjRzMmRsS2I3OThDelhqUDVsSnBUNkRvN3hEWGRz Ui93QUVTSCtKZFJtRGNsYmU1UUFZUkZjZ3BiSTV4Q2RTM3psRXlnbTVKcENUNFVEZHc0NkZDbmpk Z1B2M3RQRFJGcTIyZGkrcDk1VWIyY05hcHFINE9zZmtzWGx6Yy9POXBPZzhscUROMGRiZnNlZkpy RHowVFVZK1I5UEN4aW1ZVjlxRlhYVzM3ZEdqeDcrSnNkdHFUUDVYbThsWC9YYlNpWUJvVzJ4WWpC SksvMGlYeGxLS1NXUFBDbTRlbzFCUElXTlNxdSthYUpLVEd6WERXOHRwaHoyYTNJeHl1cUphYm95 MTZ1OElyVFVHVmtEQUZud0FybkxuMm5hUzBwYkYxcW15Q1ErZXFyU0JaOThBN28rbVlHL2kxOEVq MXVaaXNvTkE0NGNjeklEMzBscldDNHo1ckFRd0VmQ2xKOGw1VXJQSnF1aWc0UkFBckdZVUcrOGNN NUsvempFUUQxS1ozcGl4QXFmM2IwK2tZZm9xUlNQQ3R4K05qMVhXaVJNbmJzcUsrR1hTZENGQ3ho dDluY1RpWHdYT1NjeGFHY09MYWdhdjdvUGJlN29pNE5YVTg5dlJvMGNmcUpWVWNPRGZSUFhnZFhs ZksxaHN0Q0JmTStOMXFQOTZsNXpvT2tlZnBDV0lxTFpQKzZET1BndXVTUWhOZERWUTF5R0o3MFk5 VnpCNWFFTFFXMERyRUFXQlp0VnowamZnZ0pjUlRrY3pEbllKQTV0N2hPTUFYRmhpbm9UV1JONXgv ZnIxMHdjV2puQjlodzVEYWR2bGFqUDVHZUVtVGZ1NmpJR3RKTGgybjU2N3F1VXd5Z0kwSWExY29D N3Y2THY0d0xaSFJpcFo4dE9GSUVtcmpFWTIvWnVNOGIwSXl2Nml2VEtFajM0ZVJMb20vZWZoRzJ2 N0VJajhTc1pIbW8rZVkwOVpxYzJXMlhXSmFGZ01rSG9vU2h1S3RWS2ZyUDkyejc4TmFmcGswalZv VktwVEUxV29aOXB4UHVNbi9uR3ZlSUlpY21VWE9laHZGd2hOa3U0RElGSEJjdjhvSjc2VGtEdVFG ekRlUlVmRVZnQmRwc0pXempTMSttb2ZxN2oxSXVBWWlDNWozUHQwUkorVGFWMjlldlU3ako3T0tY VmtJOVhMbHRGNTVhbFlTUFdldDAyUG4ySHl4WlRYTzlwNjljNmxhMUk1bEE3OGdaVjBwZW9pUThh dDJjQnExclh0bCtEK3ROVHVXUDBIUG5aTlRVMFM4RFNENmVzZ1Z5RTBid3Ivb0VHRGRHWXE5VVpH Ty9VMUxzK0RMUE1qbVVBMGNFUVRMbkVUQ3Zya1duZ1RKZFpGMUY3ZFZVOHpyTjZ1dTgvMUhUcThS ci8xclR6WEx2VTV0aktEVHF1VkpsY2Uxem5LYWZERmdDNHhudUZkZ2tKV2ErMi9yVFkwZjFhK3Vp L3cySU0vWWRRaTQzVzJkT1d1NXY2Y2ZMdWlhb3kvaUtBOEx0cHJETWgvbjM0K0NnMWx1N0ZiTDdL cU90Rkc5Z0FIcUxzYyt0a3M4V216SmczcTBJUVU1ZFAyUXJRUk1PT3VoVU04cnFqek9odi9CclI3 RmJ3dDhub21VNTgzcyswZ0tXaWlYK2ZtTFhLVVN5OFFtaVF6WXlra09WNlRxejBtalNjR0t5Q0pj bHFoTUJycHN6eXlkbHNtU3NBVmlEeERoL2VGT0hyZHNpSTRNSGREQUwweWFZVzhZcGxTNWxyS1hV dDdSNm5kcGJSTUlMV2RmWTc2bEZubE1zRFpoRmRnaGk4d1NlWGVqNGNaMDlibjU5QWE3R3lmeFdo U3dQdEhjR2hTS2RwM3ZjT3Uwd2tyTExrR051aWZFRnpxbWM4TW56Ni8xNHFobGM3dWlUV0ptMWJt UDBKN2E5U3FlSFlMVGZSQkI3VzdhRDlWcVRRek1lMWNSU3A1RnBvbThwZmg4NXkwd2pXMElSNlhv clFwSVd1Rng3UnQxTGF3bEZRNDBLbkNDZkM0RnBtOFFva0ZBb0RjVXc3U0UwNFRBL1RYL1F5WG50 Z2FsaFZ3UVV0WUlNWTRublcwb1ZXTng4THVGU29ldVhUcDB1RTMzWFJUMFptb0ZRSmNSemxwQVZW VlExcWlGV3dPcy84QmxKdXM5cEpXMFUyWk11VTFWbko5REZBVFZ4RW1FOEV1cDh5ZXpMeDVhbWRV SDIyUUVNWFdaL3BRU0RpaXdxVi9DUGtzaEUvR1JXdi9LT1VtQWhrcUQ2Wk83WE9ycnJpMEpTRzR4 TlVQYVEwV0tWVW5YczVvenhGTkdyKzBwRFQrdUs1U1AvV0ZHd2xqbkY3bTRUMGFOaEhCSFVFWXFa MGx1TDVNdU5hb0Z5VXpjYjBObkl5aTY4WTJ5b24vSmNZRldxVGJua2VidURBOHRoeWVQb1k2cEcy S04rSzhNZzlxeDYxTUpEdkRvOUplY3NGb2g3WlEwVFpSQU1SbFFNeE13c3BMK2ZURWtMaTNVRkhB UzRoYUVmTGY0ZmVra2J0UThROUkxL21tdFNpU0ZDaityUElGQi95T2RPalcyZWFpZ29DS2VNbzlC QkZsa2RiSDdINUpHYW11RW1ZZUF4Rk1SeFkzdytDZm9KNjlVZS8xRVVEbEZmSmF5U2szbHZMYnFy MFUwZ1JrbVUxOWtZbzRtaGw3SzJBdlZCbmd5am9HM0JwMjJxTmVXWnl0TVA5dHRHc24yaVViaUt5 c3J0OTZKVkswT0FMYTdFV2ZaVXhMV0g5QmxHQmU0czdadHVYdTAwL0xmdWxGMjVHcUt5WVYwUFYy VHd6cXAvcTNDNFgxd1FyYlQybUxPbDY3bTd6am9QOFcwR1NxakUzUTVGWHFjNjQvY1h2NzBhVUh3 RjlQV1MxSzByYmN1SXB2ZE9FbGJRT3FTcHNZY2VsQlBFMGRQNkJ0VXNIUElsbnlvUEhoTVhKNmZw WTJUR1lzdDRWL1JyTElpYWVpekRML0VtTkoyZlFscXR4aTBLRGl4RkJFd0IzaVZocjVGNFR2WWhv OEREOFk3MTdXVjZqNE1PVUxqa0psWjNEeXFqb1JFZnozNDcrSUg0THZnVmM5ZlFpM3c0OHRNWG1I NjZIOFlyVVhYTHZnKytPRlgxNTlPWmhCbktFWnUycGpBYURzQkx6S3ltOUMyY1FaSnlDRlhhbGQ1 NEJQM3lWei9mNG9jZEhpZnRGR3lHajdGTkpVbi9OWEtEM3RnZmt5M3NIb0l3c3lYaVhBdFBJQnN6 dmV3UTFGWTdFQ2xZQTNFUW5yMGFaY1AvcXV2YW9CeVgra3pFSmdKeExhZmtiWFVrazdocnk3b0gv OE9pOXBJL0d1ZlJYcm9lekR3QjZDZCtNcXZ0bVZQaVVXR0R4eUFBQUJRRWxFUVZRbVFmS3IwaWEv OVVGQTI1WlQva2E4NUVIajQ5cW1aMzB4K0dxTlpibnlOajFuTEdWcnNTQzV6NVI3aVBvSDRLTzZp ZXVMTC9IdHl2WUllRzRGUHRGVHdGUGd3MHNCTCtBZjNySHhMZXNPRk9qaVBuZ0I3K0lCOE5WN0Nu UW1CYnlBZHlaMVBXNVBnUzZtZ0Jmd0xoNEFYNzJuUUdkU3dBdDRaMUxYNC9ZVTZFb0tVTGNYY0lq Z25hZEFkNldBRi9EdU9ySytYNTRDVU1BTE9FVHd6bE9ndTFMQUMzaDNIVm5mTDA4QktOQmxBazdk M25rS2VBcDBNZ1c4Z0hjeWdUMTZUNEd1cElBWDhLNmt2cS9iVTZDVEtlQUZ2Sk1KN05GN0NuUWxC ZXBTd0x1UzRMNXVUNEZhVXNBTGVDMnA3ZXZ5RktneEJieUExNWpndmpwUGdWcFN3QXQ0TGFudDYv SVVxREVGdklEWG1PQytPaytCV2xMQUMzZ3RxZTNyOGhTb01RVzhnTmVZNEw0NlQ0RmFVc0FMZUMy cDdldnlGS2d4QmY0ZkFBRC8vMTExWFpzQUFBQUdTVVJCVkFNQXJXU3RJb2gwU2dvQUFBQUFTVVZP Uks1Q1lJST0iPjwvaW1hZ2U+PC9nPjwvZz48L2c+PC9nPjxnPjxnPjxyZWN0IHg9Ijk2IiB5PSI0 OTEiIHdpZHRoPSI2NDAiIGhlaWdodD0iNTUiIHN0cm9rZT0iI0Q2QjY1NiIgc3Ryb2tlLXdpZHRo PSIxLjUiIGZpbGw9IiNGRkYyQ0MiLz48L2c+PGc+PGc+PGc+PGltYWdlIHg9Ijk3IiB5PSI1MDYi IHdpZHRoPSI2MzgiIGhlaWdodD0iMzAuMjUiIHhsaW5rOmhyZWY9ImRhdGE6aW1hZ2UvcG5nO2Jh c2U2NCxpVkJPUncwS0dnb0FBQUFOU1VoRVVnQUFDZmdBQUFCNUNBWUFBQUJ2Y05MekFBQVFBRWxF UVZSNEFlemRCWnc5ejFVbS9PRmxkNUVGZ29SZ3kyS0xFM1JoQ2U2dXdTRUVod1JJZ01BQ0NacGd3 UklJd1IxaXNFZ2drQ0FoQkhkM1h4WUo3ckxZOHA3di9LY205YXRmOTlXK0kzZWUrVlJOU1ZlZHFu cHVkMVYxbjZkUC8zOG4rUXNDUVNBSUJJRWdFQVNDUUJBSUFrSGdwaUx3WDJyZ1AxSCszOHQvVGZt bkx4OFhCSUxBY1NLUVVRV0JJQkFFZ2tBUUNBSkJJQWdFZ1NBUUJJTEExVVBnZWF0TDMxTGVzNWt2 clBETzVlT0N3RDRJcEc0UUNBSkJJQWdFZ1NCd2hBaUU0SGVFUDJxR0ZBU0NRQkFJQWtGZ1B3UlNP d2dFZ1J1Q3dIK3RjZjZ2OHYrOS9PK1gvODd5LzdkOFhCQUlBa0VnQ0FTQklCQUVna0FRQ0FJM0Fv RU1NZ2dFZ1NBUUJLNEFBbjlhZmZCYzV2Y3F2RmY1VHloL2wvSnhRU0FJQklFZ0VBU0NRQkFJQWtI Z0hJSDlDSDduWWhJSkFrRWdDQVNCSUJBRWdrQVFDQUpCNEJvaDhBTFYxNjhyLzZybHVZK3FmNDhz SHhjRWdrQVFtRVlndVVFZ0NBU0JJQkFFZ2tBUUNBSkJJQWdFZ1NCd0NBVCtwWVI2THZPNENya1By bjhmVy82NXlzY0ZnWXRISUMwR2dTQVFCSUpBRUFnQ1Z4S0JFUHl1NU0rU1RnV0JJQkFFZ2tBUXVM NElwT2RCSUFoY2VRUlk3bnRNOWJLUis5Njk0c2grRmNRRmdTQVFCSUpBRUFnQ1FTQUlCSUVnRUFR MlF5Q2xna0FRQ0FKQllERUUvcTRrUGJEOEY1WG43bFAva1B5ZXM4SzRJQkFFZ2tBUUNBSkJJQWdF Z1NCd2Nwa0V2OEFmQklKQUVBZ0NRU0FJQklFZ0VBU0N3TVVpOEx6VkhESmZJL2Q5UWFXL3FmeS9s WThMQWtFZ0NCd0tnY2dOQWtFZ0NBU0JJQkFFZ2tBUUNBSkJJQWdFZ2RVSS9Fa2QvdVR5UDFtZVk4 blA1M3FmWFNJK0NGd1RCTkxOSUJBRWdrQVFDQUpCNEVBSWhPQjNJR0FqTmdnRWdTQVFCSUpBRU5n RmdkUUpBa0hnZ0FqY3BXUWo4elZ5MzA5VSt2N2wvNkY4WEJBSUFrRWdDQVNCSUJBRWdrQVFDQUpC NEFJUlNGTkJJQWdFZ1NBd2djQWZWTjVibC8vOTh0d0gxVCtrdjJldU1DNElCSUVnRUFTQ1FCQUlB a0hnQmlOd2ZRbCtOL2hIeTlDRFFCQUlBa0VnQ0FTQklCQUVnc0NXQ055cHluOTgrZjlSbnZPZzJL ZDUvMFlpUGdnRWdTQndwUkZJNTRKQUVBZ0NRU0FJQklFZ0VBU0NRQkFJQWpjSGdUK3NvYjUzK2Q4 cno5MjcvajI0L0g4cUh4Y0VqaHVCakM0SUJJRWdFQVNDUUJDWVJTQUV2MWxvY2lBSUJJRWdFQVND UUJDNGJnaWt2MEVnQ0V3aThIU1ZlL2Z5M3ZxdTROUjlaUDMvdGZKeFFTQUlCSUVnRUFTQ1FCQUlB a0VnQ0FTQmE0ZEFPaHdFZ2tBUU9ISUV2cmZHOTdqeXpYMWdSZTVXUGk0SUJJRWdFQVNDUUJBSUFr SGdoaUp3VXdsK04vVG56ckNEUUJBSUFrRWdDQVNCSUJBRWJpQUNQc243RmQyNGY3TGlQdFZiUVZ3 UUNBSkI0T2dSeUFDRFFCQUlBa0VnQ0FTQklCQUVna0FRQ0FMWERZRi9yUTUvVEhtZjdLM2cxTEhp MTc3TWNKcVJmMEVnQ055Q1FCSkJJQWdFZ1NBUUJJNGFnUkQ4anZybnplQ0NRQkFJQWtFZ0NBU0J6 UkZJeVNCd2xBZzhUNDNLQStBS1R0M3YxLzgzTGY5UDVlT0NRQkFJQWtFZ0NBU0JJQkFFZ2tBUUNB STNFSUVNT1FnRWdTQndMUkQ0cStybFE4czM1d1hPZTFUaVR1WGpna0FRQ0FKQklBZ0VnU0FRQkc0 WUFpSDQ3ZktEcDA0UUNBSkJJQWdFZ1NBUUJJSkFFTGo2Q0R4VGRmRmp5M3NBWE1HcFk3bnZ6MDVq K1JjRWdrQVFDQUxyRVVpSklCQUVna0FRQ0FKQklBZ0VnU0FRQklMQTVTSHdzR3I2VzhvMzk4RVZl Wlh5VDFzK0xnZ0VnU1VSaUt3Z0VBU0NRQkFJQWxjY2dSRDhydmdQbE80RmdTQVFCSUpBRUFnQzF3 T0I5RElJWEVFRVhybjY5SUhsbS9OWmx3ZTBSTUlnRUFTQ1FCQUlBa0VnQ0FTQklCQUVna0FRMkI2 QjFBZ0NRU0FJWENBQy8xSnRQYWk4THpKVWNPcSt2UDU3NWxOQlhCQUlBa0VnQ0FTQklCQUVnc0JO UVNBRXY0di9wZE5pRUFnQ1FTQUlCSUVnRUFTQ1FCQTROQUxQVlExOGF2bmUzYThTZjE4K0xnZ0Vn U0FRQkM0R2diUVNCSUpBRUFnQ1FTQUlCSUVnRUFTQ1FCRFlGNEdmTGdHUExkL2M4MWZFcDNxZnVj SzRJQkFFcmdZQzZVVVFDQUpCSUFnRWdZTWpFSUxmd1NGT0EwRWdDQVNCSUJBRWdrQVFXSWRBamdl QlJSRjR1cEwyaWVWZnRYeHpYMWlSL21Gd0plT0NRQkFJQWtFZ0NBU0JJQkFFZ2tBUUNBSkI0R0lS U0d0QklBZ0VnWjBRK0xpcTVjc01GWnk2RDZyL3IxUStMZ2dFZ1NBUUJJSkFFQWdDUWVDR0lCQ0Mz M1g3b2RQZklCQUVna0FRQ0FKQklBZ0VnU0N3R2dFUGVPODFGUG5rU3Y5eitiZ2dFQVNDUUJDNExn aWtuMEVnQ0FTQklCQUVna0FRQ0FKQklBZ0VnVHNRK0tzS1BxOTg3ejZ0RW5jdUh4Y0Vnc0IxUnlE OUR3SkJJQWdFZ1NDd0FRSWgrRzBBVW9vRWdTQVFCSUpBRUFnQ1FlQXFJNUMrQllFT2dmOWM4WGN0 Mzd0dnFjU2ZsWThMQWtFZ0NBU0JJQkFFZ2tBUUNBSkJJQWdFZ1d1TVFMb2VCSUxBalViZ2kydjB2 MSsrT1Y5dWVNVktQRTM1dUNBUUJJSkFFQWdDUVNBSUJJRWpSeUFFdnlQL2dZZmhKUmtFZ2tBUUNB SkJJQWdFZ1NCdzNBaDRzT3N6TGYwb0gxeUpXTzhyRU9LQ1FCQUlBamNJZ1F3MUNBU0JJQkFFZ2tB UUNBSkJJQWdFZ2VOQ2dCVy94dzVEK3NSSzM2VjhYQkFJQWpjWGdZdzhDQVNCSUJBRWJnZ0NJZmpk a0I4Nnd3d0NRU0FJQklFZ0VBU0N3RFFDeVQwaUJKNnB4dktPNVh2M0I1WDR1Zkp4UVNBSUJJRWdF QVNDUUJBSUFrRWdDQVNCSUhDakVWaHM4TSs0aGFUb29MWUFLMFdEd0FZSWZFV1Y2YTM0M2EzU0wx YysxMXFCRUJjRWdrQVFDQUpCSUFnRWdXTkdJQnUrWS81MWx4NWI1QVdCSUJBRWdrQVFDQUpCSUFo Y1pRUmV2anIzd2VWNzl3MlYrTWZ5Y2NzajRCTTR6N0M4MkVnTUFrRWdDRndCQk5LRklCQUVna0FR Q0FKQjRKZ1F1SE1ONWt2TGY4Nk1mMmpsZjNqNXB5dS96ajFyRmZpczh1cDhSSVg4L2M3Q0R6c0w1 V25yQXl1ZGU2WUNJUzRJTElqQXo1YXNueXJmTzFiOFhPZDlYdUpCSUFnRWdjMFFTS2tnRUFTQ1FC QzROZ2lFNEhkdGZxcDBOQWdFZ1NBUUJJSkFFQWdDVncrQjlPaktJRUJwOHM1RGI3elI3U0h2a0oz a0FnZzhmY2w0aC9KUEx2OHE1ZU9DUUJBSUFrRmdHUVNzWjg5U29wQUhlTlpwLzFPbDQ0SkFFQWdD UVNBSUJJSGRFWGlEcXZxKzVUOWt4bi9vV2Y2elZ6anJ6ZzRnQWQ2NzR1cDhab1g4WjUrRkR6a0w1 V25yZFN2OVQrWGpna0FRV0E2QmZ5OVJqeWpmdTJiRnI4OUxQQWdFZ1NBUUJJSkFFQWdDUWVESUVB akI3OGgrMENzOG5IUXRDQVNCSUJBRWdrQVFDQUpCNEhBSStCekxCdzNpdjdYU2YxVStiamtFa0V4 ZW9jUTlxdnpYbFVmdWU3NEs0NEpBRUFnQ1FlQ3BDT3dTUStaakNlaVRxdkxqeS85bCtaOHIveDNs S1RDUnFoSC9LaGtYQklKQUVBZ0NRU0FJYkluQVU2cjhWNWIvb3ZJczZ6MjJ3dEU5ZjJWOFZQbDFP cU1YcURMM0w4OWEvQTlYT0xyZnF3ekhQdjBzL05jSzQ0SkFFRmdXQWZ2bFB4aEVQcWpTbTVCMHEx aGNFQWdDUVdBeEJDSW9DQVNCSUJBRUxoQ0JkVGRyRjlpVk5CVUVna0FRQ0FKQklBZ0VnU0J3c3hE SWFCZEM0R2xMemozTGorNXJ4NHlrdDBLQWxiNW5yaG92WC82KzVYMTJpc1crbjY3NDI1YVBDd0pC SUFnRWdmMFIrSThsNG4rVS83YnlMQUg1UE9DclY1ejdyL1ZQSExudjZ5ditKZVVScS85RGhYRkJJ QWdFZ1NBUUJJTEFlZ1JZd25WUDR4N0dQUTNMZSs1cmZuQ202dHRWL25PVlgrVit1UTUrWHZsM0tz OHk0TU1xYkk3c2w2akVPNWIvNlBMVzd3cTQrQ0FRQkJaRTRCOUsxc1BMOSs1VkszSFg4bkZCSUFn RWdTQVFCSUpBRUFnQ1I0cEFDSDVIK3NNZTNiQXlvQ0FRQklKQUVBZ0NRU0FJQklFNUJKNnREcnhs K2Q1NWsvc1grNHpFdDBiZ3JhdkczNVQvbWZLZlc5NW5wM3oycHFKeFFTQUlCSUVnc0FBQ0NPcHZV M0ordER3aW43bjJiVTlPVGhDclgvSGs1QVJKZ0JXZ2lwNDZSSUwvVlRFazY1RDhDb2k0SUJBRWdr QVFDQUpyRVBpN092NjNaMTY4b2lkMFFvaEE0by96ci9QL3BlS3ZVWDZWSStmdnE4RC9LLytQNWR0 YWpjeUhjSVI0NUJPaWRlaWtoZUx4UVNBSUxJc0FxNXp0K211U3ZSanpqQzJSTUFnRWdTQnc1UkZJ QjROQUVBZ0NRV0FyQk56TWJWVWhoWU5BRUFnQ1FTQUlCSUVnRUFTQ3dGVkFJSDA0UitCbEtrWVJV OEc1ODhrbGlwZnpqRVQyUXNDbnA1QktQcUtrZkdQNXVPdUZBQXRoLy9sNmRmbm9lNHVjeFVwbWZw ZWovNmxYRHZET2RmU3p5bk1zQnJIZVovM3lhVjdrYXAvc2ZkTTY2RE4vRlp3NlZ2M1VlWVhUVlA0 RmdTQVFCSUpBRUFnQzJ5SmdEOFo2cm5xZlVmL2M2MVJ3N2hEc3JkSG5HU3NpaUVTdmZIYjhSeXI4 bC9JSGNUZFU2TlBWdU8yWC9XWVZqYnNDQ0R4TjljRjU3eDZ6b3BmcS9ycGEvNm55dlh1clNqeHIr YmdnRUFTQ1FCQUlBa0VnQ0FTQkkwUWdCTDhqL0ZFenBOc1FTRVlRQ0FKQklBZ0VnU0FRQkk0VmdX ZW9nU0ZGVkhDTGU4UXRxU1IyUWVCYnF0S3psUGR3L0kwcWZMZnlyRXV4VkZIUnVHdUN3UE5VUDVF eUgxM2hxNVdQdTN3RWtQcytycnJ4ZGVVcGtDa3RLeHAzd3hDd2Z2bWtIOExlL1d2czMxbiszOHFQ N3BjcTQwSGxlK3NrNm54TzVmbmtZQVczdUNRdUI0SG5xbWFmdi95ZHlzZGREUVNRRDU2M3V2S2M1 ZU9DUUJBSUFqMEN5R0xtYkhsSTlkOGswbm5XL1Y2elM2K0sydGZkN2F6QTE1eUZDWlpCZ0tWKys1 MUhsYmozTEI5M05SQjQzZXFHMzhUKzliSmZPUG0vMVpjZks5ODcxN2JuRjMxZTRrRWdDQVNCWTBV ZzR3b0NRU0FJM0RnRVF2QzdjVDk1Qmh3RWdrQVFDQUpCSUFnRWdaMFE4Qm05dTFUTkZ5NS9qL0tY L1NDenVyQ1BPNXE2eUdkdlBZem05eXY5eStYajlrUEF3M0tmcy9KV3ZFOVF4UnJGZm5oZVJtM0tT UXJMdDZ6R3pWbFBxVER1OGhINFQ5VUY2d25yRW9oYm4xbnA1eTRmZDdNUVFPeDBqUnIxQjlhL1R5 cFBrVjNCYmU0WEtvYzF2d3JPSGNKdWxKZm5jRnhxQkluczI2c0hQMXFlc3B0bG00ckdYVElDNzFM dC8wVDVKNVJ2MTFwRjQ0SkFFQWdDSi9jOHc0Q0ZjdmM4VHp4TDk0RTV4SjZ0ejV1S2V5RUtvY2lM RzJSTmxia0NlZGV1Q3k5V1BmNk84dmNxYjg4TTIwMStqeW9lZDJBRXZQRDNpdFhHQTh0N2Fla05L cnhNOXhzVGpidi9kVzFPSEVwV0VBZ0NRU0FJQklFZ0VBU0N3SFZHSUFTLzYvenJwZThYZzBCYUNR SkJJQWdFZ1NBUUJKNmpJUGpvOGo3OThWc1ZmbTE1eXR3SzRpNFpnWmVxOWlsVUtqaDNqNnNZWWxv RmNVSGd4aUx3R2pWeVNzdEdhbmlIU3Y5TytiakxSK0FmcWd1ZlVQNkx5blAzcm4rVVkzUGtyam9j ZDRRSVVGS3p4R2RvMXJFUHE0anpRSDVGYjNOUHVpM241T1RWSzQvbG9Bb1djaEd6TFFLdlZ4VllT WDJsQ3JrdnJILy9Yajd1OGhINHhiTXUrRzJzaDI5NGxrNFFCSUxBelVhQVBnaEpIZ3FJMlY1aVlp MlhwVGg1emYrUGlteGlLZmVkcWh6bmhjQi9Gb25mR3dGV2NUMXplWlV6U2U5ZUlZdHh3YmVBdUFM dUI2b1BqeTNQdlczOVE2Wnp2VlQwVWh3cjJIOHd0SHozU3I5MCtiZ2dFQVNDUUJCWWhVQ09CWUVn RUFTdUlRSnU2SzVodDlQbElCQUVna0FRQ0FKQklBZ0VnUXRDd01QbHgxZGJuMXordjVSdmp1VzRG cjl4NFJVWjhETlVQOTZtL09nOCtGOWF1YzRhRDlLRmNHeHZtN1R6WnAyaVNEc1VSTHVRTnRiSjNx YXZLWHQ5RWFDMFpCV3V6Vmtza0ZCZ1h0OFJIVi9QLzZTR2hEamVsRkVzdVBINXZHY0JjME1jRXU0 NFZNclIvemhtbnFWWkovbTlzM2dMS0w2ZnJpVVNYamdDQ0phZlVxMDJJaldTNXU5V0tUODRsQUFB RUFCSlJFRlVPdTVxSU9DVGZjanRMRHRiRDcraXVyWHBKemVyYUZ3UU9Db0VkcjIzNkVHd1IrSDd2 S200K3gxcjJiYjNUZTVqTGtKWDR4N1NlcXZ2VC9hdi9MK1dSeWlyNE53aDRYOXNwVmFOdzMxYmsv VkRWWmFjQ283UFhlQ0k3bHh0Zld0NWU1d0tUaERKdnY3azVNUTlmZ1Z4VndDQmY2cytmRVQ1enkv UDNiZit2V3Y1eTdKSS9uZlY5aytXSDUyWE1NYThwSU5BRUFnQ1FTQUlCSUVnRUFTdU9RSVhjZE40 elNGSzk0UEFYZ2lrY2hBSUFrRWdDQVNCNjR3QVJRaGlYM3U0ZkozSGNveDk5OG1WRDU0WTJLZE81 TzJiOWRvbDRPSGxQY1JtbmVjTEtzNUxOLzh4WFo1anZHTkNYcjB2cnpMUFdIN09QVk1kK0ovbFda QjRXSVhxcVB0eEZYL0FtYWRvRXBmWDJsVG1jK3U0ejMydWtsOUY0bzRjZ2VlcDhYMTIrVVk0K2Vh S1U0cFZFSGZGRVBENWE1OGNRejdSTmV2TjNTcHlVNjloQ25Uek9tSzl1UkFPVDE5NGlDT3hpZk9J QTBJV0R5bnBLWUtWOWRsam43MTlnYXJEOG00RnN3NkIrb1hxcUxya0M4bFVuN0sraGVScSs5bXJy SGJsNjUvNmxiV1hteUlCSUh4TzVXdkk1OUJHZ3QvejF3SDVGVndKZDVNNmdURDJXVFhnTnRkYXN6 UFhGaUJYelAxdzlZZUZ4UXBPL0diM3FjZ1V1YmF5NDRMQTBTSmdYZnppR3AxNXF0MWJ0SHNVSWUr ZXdqMkd1UHVLM3N0VDd5RWx3eHBZd2F4N3dUcENqdnNTOWNocHN0Mi9PQ2FVeHp2T2s0OGt2UW1C c0pyWXkxbnZyWitFSU04TCtWK3VmejlTdm5kdlg0bm5MRC9ueUdycndGZlBGVXIreGdqNC9iKzBT cmZuTDM5WThYdVdEN212UUxoaXptL2laU1cva2E0aCtibTI3YW1sTDlvajJJNXQrb3l3ZmY2WW4z UVFDQUpCSUFnc2cwQ2tCSUVnRUFRdUJZRVEvQzRGOWpRYUJJSkFFQWdDUVNBSUJJRXJqd0RTd0V0 VUw5K3NmTnlpQ0N3bXpPOHpDa09PK1BzeGM4ODB3Z21GMC91Vm5IdVh2MWQ1SWMvaVZ2UElPUzFQ eURzbTVOWHpxWmhWOXlDc1hieE15VWRjYkhXRWlIdXNCUEdmVk1lRjhscWJ5bmlvVG9FWHNrY0Jk RU1kd2hNckYwM1JTT0ZDS1paejR1cWVFRDlkWGZ1RzhzMVJ3UHY5VnMwVHJleXhoUzljQTJKSmg5 V1dKMWI4U2VXL3I3encreXYwYVRiK3F5cit5UExmVlY3NUoxU296TGRWK0QzbGZhWnJuWlV1bjlO N1JKWDk5dkxhWXFtWGJIbVBxVHp5Vy9qb1NyUDhwVDN5djZuU2lMUVY3T1gwODZHZEJPUzlUNi8w UDVXZmNnaVFqWkRRamlNaXlHL3BoQmVEQURLcDY5YTFxc1dmcUgvSStSWEVYVUVFL0RhSVJyckdv dC9iVmVUNXlzY0ZnWnVDZ0wzZys5UmczUys0SHhHMmV4UWg3NTdDUFlhNDQ3MlhwOTU3bDR4MTE0 N3I2OE9yWEYrL3lYYi9vZzJoUEw2VkkvK0JWVzhKQW4ySldlbmdvWUJQZC85ZmtUTXY3aVdacytS cGdCajhXcWV4Nlg4SWZ0Ym1yNnZENmxjUWR6c0NHK1Y0b2NJOWNHK2gzNHN3Zjd0UjdSUzZEQVJZ em52TGFyaTlySVJFN3plN0RGTGRGTUhXczVlWHF2N0ZCWUVnRUFTQ1FCQUlBa0VnQ0J3UkFqZnhv ZmtSL1h3Wnl0RWprQUVHZ1NBUUJJSkFFTGc4QkY2aG12N0Y4czliUHU3cUljQzZJb0xHMkRQRWtL VUpmaFJObER0alc3dWtFVU5XM1lOUWJPeGpXY2FuYWFKYzJ1V1h1ZjUxV0IxNzJ4cEdzM2hSMFJN S01vcVhrL3hkYVFRK3NuckhlazBGSno0SGg4RFdQdmNtNzZaNG41SzI5anFIalo4WGYrVUNRT2o4 NXQrNjBoUjIvNzFDK1VKbGxSTytlT1gvUmZsVmpvVWhuN0pXWHgxMXlYYk5DTFVoN05QS0tLdmVQ NndTdnVFeGF4WHJSYXlMR005ZHE5NVBsWjl6Q09CSUJQMXg2OG0vOUJuWE9uNDlPdi9NMWMxUEtP OWNxT0RFaXdWdlZCR1diQ3FJdTRJSXVFWmNhMzRyM2Z2USt2ZFI1Vm5tckNBdUNCdzFBdmFIWGdC YWFwQy9zMElRSzdmNzNNZTRUNW9qdWE5b2RxdEQxazNydUVvL1d2L01EeFdjTzJSK2xqL1BNeXB5 di9JcytsWndtM3YzczV5blZIam92bGNUUisyc3EwaWZiWkR2VnBGVis2STZISGNGRVBDeVVyT1Vx enUrV09DM3ZPZ1hVT3pOMnpxdkg4Mi9XSXNrREFKQklBZ0VnU3VHUUxvVEJJSkFFTmdSQVRkMU8x Wk50U0FRQklKQUVBZ0NRU0FJQklFalJZRDFQZytVajNSNDEzdFlaNzMzVmpoU3hGbnlQSmo2Tk12 NXdSMGpmMW4xV0s1d1RyeG54Vm5Bb0JqMithQktUcm9mcjl5SGwxZm5mU3RrOFlMLytJcFBQWGl1 N0ZOSHlVUlJwRDFsZmE1cXJydzM1UjF2N2FqSDB0U3BvUHk3Y1FnZ0tsR290SUU3TDFpVmF1bUVW eGNCMTczcjNUV3RsMGhjeUc3UEtuRkRQSEl6djhSdy8wOEorZTN5Y3c1QjYxL25EbTZRejNJYmN0 NEdSZGNXK2NjcThUUGx2N244WDVkZjVhdy80M0hXaDV3L1kzN1NoMEhBTTBURVQydDBhd0h4NDY5 YUl1R1ZSY0QxNVZPYkxHWHFKQ3REaUNSTHpUdGt4Z2VCcTRnQTh2R1hWTWVzSWU1RkVOZmRueUFx cjdySFlQVlNPZmNYNzNGV0g5RWRpYWFTazA1YjMxdEgzQ3ZkdjBKN0crU2ZpdDdtWEl2MnFkcTVS eDNWRG9KZlJRL3EzT2NqSDJtRUZXQmg3MW1MRy90eHR5cUF5RjNCTGM3OWFMUGsrb04xSkJhekM0 UWRuYzhnczJMY3FyTkl6cCttOCsvS0kvRFIxVVBQSlNvNGRaZnhzcEs1eWN1T3B4M28vaUgwZW1H enkwbzBDQVNCSUJBRWdrQVFDQUpCNERvajRPSGNkZTUvK2g0RWdzQThBamtTQklKQUVBZ0NRV0JY QkZnUTZwVzN1OHBKdmNNaHdFSkVVODcwclV3cGF2cmp1OFQvdlNyOVdIbWZiL1RwRjU5cS9JeEty eUlUc3NaRWVhd08wdFZYVm5uK2x5cGM1ZjY4RGhxREIrUStZZVV6Ulc5V2VRaURGWnc3eDUybmpy ZDJmRnB5bFZXTjg4b0xSNkljWHhqUUhjVDVOTzluZGZVb2JDbFZ1NnhFcnpnQ3JuMGtyOVpOMXpY TGRCZHQvYUsxZjlFaHF6Y1Bya1paTVBTcFhwYTFrTGhmci9JUTlpcTR6Vkhpc2VUcWM2ayttYXNl Y2lSTGVLc3NtZjViU1RKZnZtaUZsSDZ2VTZGNXZZTGJuR3NKK1VBNzJ0QS9uMnluMUwrdDhBRXpL Q2JIenc2ek1NVFMwQUdidlZhaUw2S3p6Z0drc05hV3RiaS9ibHQrd3F1SkFETFI0N3F1M2J2aXlQ RVZ4QVdCbzBiQWZZUjdHUGNpMzFJamRYK0M5RmZSU2NlcXNIc001YXlYWDFPbDFMZnUva25GNXh6 QytjUHFvRFhWbXU1ZTVnMHJQUksxOUFkcGpyVS83VHl5eW1oSCtEY1ZQNlI3bGhKdXIxREJ5Vy80 TitHZk9KR0g3TWlTYm4rSVhxbmRqejZwUDVENFZnaXdNdm5BcXRISWtoVTlRZlpEMkJLUHYvb0ky SGViSXhCMzlkYlhEeEIzUGJPUnZnaVBZTXNxNTlpV1p5WVgyWSt4L2FTRFFCQUlBa0hnTUFoRWFo QUlBamNZQVRkaU4zajRHWG9RQ0FKQklBZ0VnU0FRQklMQWdJQzMrdi9ua0pmazFVTUFNV1BzRmV0 WHJDR04rVjE2MGVqenpranppWnFsbEZNZVZQOXl0V05zRlp5Nkw2di9IMW4rejhvN1hzR2xPc1Nj UysxQUdqOUJoR29LUm5Dd1BNTHlwSGo4OVVIZzQ2cXJDR1VWbkxyM3IvL1BWZjZtT0ZieEtBWVJs WjIvTE52OVNnMythY3RQdWMrcHpLOHYvNmZsLzZpOGV1Wks4Ni81c2JJbUhZVXhuSCt6anY1SStl OHJ6OXFRVDNoVzlOd2hRU0FMSWg5b1J4djZwNDFWOHM4RkxCaEI5R1o5ckJlSlBNRXFXWitYK09F UW9CeG1rYW9SUTdTRWtJRFFJaDUvOVJGQTd2M0U2cVpydUlKVDl3NzFIMG0rZ3JnZ2NLTVFRQngv dnBrUnM3NDFjMmpyN0wrb0dqM3BCa253TFN2UE9zemlYMFV2MUwzeldXdXM4Wm9UenBLM0JPNjlI Tzh6a1lGWkFPN3pucjRTMW9TdnF4REJxWUs0SFJCNHBhcURjRjNCcWZ2RCttOFBXTUVTTGpJdUNJ R2Zxblo2aTUydWM3OXRaVitZbTdMZ2pUajZFaGZXZ3pRVUJJSkFFQWdDUVNBSUJJRWdjSEFFUXZB N09NUnBJQWhjVXdUUzdTQVFCSUpBRUxpcENIakQxNmVMMnZncDgxczg0ZFZBZ0VXcnBwenBleVQv b3BRckxBMVE5UFR0dHppeXlkKzF4QUxoblVwRzM5YlhWbnBKK1NWdUx3ZjN2UVNrOGw0STNMbHE5 eGFsS25uaXMydkMrT3VGQUxJV2NtYnJOZUxKeTFWaWp1QldoNDdlc2NvM1IwQ1lzckN6RHlESURx MCs2M2dmVUFsRXd3b3UxWG54QUxHczc0UVhFV0s5cjBkazMvajYrcFRVSDlRVlkrRnFsU1dycm1p aVZ3Z0JlelRrM2RZbDFsS1I1RnM2WVJDNEtRaXdyalUxVmk4cUlkeFBIZHNsais3bEJidUtyci9M bWp2MWhlVmUzVUh3Ui9nWEh6M2lOZ3R5ZlQ0THZ1L2RaMVQ4M2N0elhnQzRxSHRRN1IyVHQ4Y1p6 OFhQcmdIbUJiSUM0WnE1ZjYzK2VrNVJ3YWx6elhnNXhiT00wNHdMK1BlOU0yMGc0ODRjU25ZUUNB SkJJQWpjU0FReTZDQVFCSzQxQW03c3J2VUEwdmtnRUFTQ1FCQUlBa0VnQ0FTQnhSQjR4cExFSWxB RnA4NmI0M1A3UlEralR3dmwzNFVqQVBzcFpTeUxFQWRWcm5Ralpjbm52M2ZwUHZvRGxmajM4a3M1 WkVLZnVXbnlXTFJxOFlSQjRNMExBcFlKS2poMW4xLy9yd0lwcWJvUnR3TUNQcC9YVzVkaVdRNkpj d2RSUjFIbGRXWkdnUWk1SkFIQlBOdXZLNCt2ZHYrNC9HVTdlNUFQckU3MDF6aXJRc2hsVVg0WE1C ZmtmTktSa3JwdmpvV3JKZGY2WG5iaWgwVmduR2RaR1hxT3d6WVo2VUhnU2lIZ1U3Tzk1ZWUrYzBp d1M3NUk1UDY2WDErL3YyL3NndU5JUG0zY2MwU2cxaVgzVzBpQUxTMjhiLzFyVnZ6c0c1cXNINnI4 ckFjRndnN3U1YXVPZlU0RnA0NWx4eTg2alYyUmYrbkdWZ2g4VzVYMkcxWnc2cERvL2NhbmlRdjQ1 MWxRZngvVm1uek5Ga2tZQklKQUVBZ0NRU0FJQklFZ2NQMFI4TEQwK284aUl3Z0NRZUNxSVpEK0JJ RWdFQVNDd1BWRTRLMnEyNjljdnJtUHI4amN3L3AvckdOeGw0TUFnbDl2MGE3MXdzUGNpL3BrN1RO Vm96M3BycExucnY4TTFYbm1IaEVFbjFiOXNSV1pPeWZyVU53TlE4Qm5CVWZyZlY5OXd6QTR0dUgr YkEzSUo2NHFPSFdzK0wzc2Flem0vWHU2R25LL0psZnkzQ0hnTDBsQW9QUm5vYTAxNExPOUxYNlo0 ZDJxOGM4cTM1eVhFTjZ6RW5OV2grcFEzQUVRb0p5bXBHNmlmVDd3NTFyaTVPUWswZXVGZ0htMi80 emdoMVQzV1V1dElDNEkzQWdFVnIybzVENW15ZnVwNXk5RSsvdTJ5eVRQVyt2MXA3cDA4aHYrcmZC ZUluakljRnpkTnpyTEk2dVI3NWUyS0h6V3hORUhTSkxOQ21JYkxBdVMyZU0wTks1ZjZPV1R6eDI2 N1FVSmM4NlFmWkNrOXUzUlJ1Rkl4cTdaTVQvcElCQUVna0FRQ0FLN0lKQTZRU0FJWERJQ0lmaGQ4 ZytRNW9OQUVBZ0NRU0FJQklFZ2NFVVFRTmpxbGVnUHIzNnRVdDdPZlRLd3FzVWRHSUVYblpIdnN6 QXpoeGJQSGo4bDFCcGdWV3BHY2RXS2JCVStUWlh1enpWV0N2K3M4dUtDQUFRUXYzcWk2WTlYNWkr VWo3dStDQ0R3UG1yby9pZFYrbG5MM3pSSEdUaG5LWFZwQXQ2ekY3ajl0ZVJ6ZTVWMXFjNm56VDZq NjhGSFZQd0I1WkVPS29pN0lBUlluM3JIb2EySFZ2cWZ5OGRkVHdUK3Jicjl5UEs5ZSt0S1hPUm5C S3U1dUNCd2FRaTQ3KzNYdkw0ajM5RW5Gb2kvUlNmRGZkTHZkZW1ManQ3enJNSC9WU0ZMWHhXc2RO OVZSMW5ucStEY2ZYakZ2R3lHTElUdzkzV1Yza1JXRllzYkVMRDN1bmVYNTJVOWU5NHU2N3BIYjJU L3Y2eEc3YmVzNE5SOWNQMi9hL21MY1BabVQ1bG82SGtxejNWYlFWd1FDQUpCSUFnRWdTQVFCSUxB ZFVjZ0JML3IvZ3VtLzBIZ0dCSEltSUpBRUFnQ1FlQXlFR0FGcXlkU2ZYMTF3bHZsQ0ZZVnZjM041 ZDlXTUJtTEk4Q3EwNVRRVVFFelZXYUpQRXF4OWttbVVSNnJVa3VTTHhCY1hxRnJaR2xTU3ljNjBX dUdBQ1VGNjI1OXQzK3NFbEV5RmdqWDNGR3U5NG94ODgxRktjYXVFblRtdnprQ3dxOHUzTkdld1BY Tkpidkh2NUlYN3BBR0hsT3R2bHA1N3AzcjMrZVZqL1hnQXVHQ0hTTDFCM1Z0T2plK3ZFdnZIMlg3 ZVA4QUFCQUFTVVJCVkkyRXkwQmduR2Z2VzUyNGlmTnNEVHZ1QmlMQUV1elVzQkh3bHJ5UDBVWi8z OFp5NW1WWlo2TURlblVkS3Y4ajVUZDVNZXh2cXh6cjZSV2NPODhMM3JoU3pmS2NGd0t5OXk1QWRu QXZNOVQ1MWtyL1RmbTQ2NDNBWDFmM1hlc1ZuTHZYUDQ4ZFBzSUs2ZGdLYTV0SXVXTiswa0VnQ0FT QklCQUVMaDZCdEJnRWdzRGVDTGk1MjF0SUJBU0JJQkFFZ2tBUUNBSkJJQWhjYXdSWTdQQjVyamFJ TDZ5SXozZXg4REZINUp2THI2cHhCMGJnTldia1h4VDU3VDlXKy8ybkhDdDU3cGJ1QTRJTGNzL0pX UXUvZlJZbUNBTG1yWjUwQXBGUDh5LysyaU5BdWZsVHd5aGVwOUpQVy80bXVUa0NBZ0xla2dRRXo0 VmVxQU9XVXZJeWxmWFBYSDFoRWVodUZTS1RJZmV4TnNRcVNXWEZYVEFDamNUUm12MjJpbEJlVnhC M2pSRXd6eUtUOUVONDNVcjhoL0p4UWVDWUVYQ096MW5IOWFMUzN5MDRlUGN4L1l0S1A3Q2c3RzFG c1JhSDVLUGVrLzNid0xPcS9EMURPZFoxV1FKczkyZkdwTnhRTE1rMUNIaGg3cTJHTXA2OVpLL1Rn WEpOby8rdit2MkQ1WHRuSG5EdjJ1Y2RLdTQ4bXBMOUlsT1p5UXNDUVNBSUJJRWdFQVNDUUJDNGZn aDRrSHY5ZXAwZUI0RWdFQVRtRWNpUklCQUVna0FRMkI2Qi9sTXdQaHZrazNqZTJFY2d5QVA3N2ZF OFpBMUtxZWVkYUFBSjRxSVVBcFJWYzFhbGZtMmliL3RrdlY5WEdhbmxMN3Awb2pjYmdaY2FodjhI bFRadlZSQjNCQWlNRmtsWkVYdVdJeGpYcGtOZ1FmY1Zad29qNEMxcEFjaWNUdkhZbW50U2kxeEM2 SE93WDFIdEl2ZlpqOXl2NHNoK2xLVVZQWGNzZUxMbzkvREtnVlVGY1FkQWdESjZKUFQvVTdVei9o NlZkV2t1RGUrT3dQY1BWZCtzMGpkcG5xM2h4dDFBQkJDcnhubXR3VEJlRXkxLzE5RDkwdDI3eXIv U3hTODZhdDdXSCszK2huOGIrbCtxY2tqMkZaeTdWNmxZSXdzdS9YSlhpYjRSanZXKyt3d2pEWllE SU5jNCtWVkQzOSt1MGhlMXZ2N3ZhbXZLemIwa09sVTJlVUVnQ0FTQklCQUVyaW9DNlZjUUNBS0ZR QWgrQlVKY0VBZ0NRU0FJQklFZ0VBUnVNQUtVK3YzRDVjY1ZGbjljbnFQRXBXQVhIMzBzK0kySVhF emFaNTZtbEZKK2ozKzVtQzZjM0dPbUhRUzhKYTFlYU1hNGhQeFAxcjhkclVwVnpiaGpRc0IxTUZx OWVFb05FQ201Z3JnalFHQlVQcjk5allsbHR3cHVoRU82bTdNd3RLbmxuVTJCUWhwdmxualVXWnFv VGVZbTNxZkRQcVVLK3EzdFBheDFJNm1nRHArNlo2di9IMXordWN2Zk5NdU9OZVFMYzRpMS9ibWg0 VS8xTC80b0VIamlNQXFFblpFOFB4UkpNZ2hjZXdTc3I0M29OZzdtVjhlTVBkTTlVZjhROTBuYmRP Kzl6d3BiVnpmNVBPOVo4Uk12a0gxbVM1eUZQdFA3L0JWSHdNL2V1NERZd2JGTTNWZnpzdDUzOVJt Sjc0dkFwZFozWFhqNXJPL0VTL1NKQThibmlNcSt3bkRBWmlNNkNBU0JJQkFFZ2tBUUNBSkI0S0lR Q01Idm9wQk9PMEVnQ0Z3UEJOTExJQkFFZ3NETlFvQlMvSDI3SVZPbys4VGxQNTdsc2Q3WEU2ek9z aytEdWZ6VGcvbDNNQVE4bVBXN2pBMzhlR1ZzbzZ5cDRqczU3WS9LL2liSUp6V1h0Q3AxbHhLTTRG SEJxWXRWZzFNWThxOFFRUFQ2a0FwNzl5T1ZtTG8yS25zUnA4M25MRWtJUlpURG04eUJySkU5YTlW QlJsS25vbGZlc1JMS3dvUlB1UW1sTDZQVGlDZWpZdXpGTHFNamw5UW1DME1YUlVCNDYyNk1sMFZB Y0gzb3g0ZFdYK3hGWHF2Q1B5MC81OW82cEd5STMzTW83Wi92ODhpOUZOY2twWFdmZDczak43djNm a3UvYVkvQ2kvYUp4SVBBRVNMdzdqTmorcWJLZDAxVXNKanJQNG5wUHFuZFl5L1d3SWFDM1BPM2Rk TTk0N2JySnN1RFB6clJscGRyTG10TUU5MjVObGxlYUJqM2VMQmM4ajU2Qk1NOWZMc2ZjVSt6eWY3 ZUMxVXMrYXFuem5YUkk5cEQ2N08rRzhPSXhVV2svWlplVHV6YmV1VksrTzByT0tqejBpZkM2TmdJ d3JIellNeFBPZ2dFZ1NBUUJJTEF6VUVnSXcwQ1I0TEFkZG1ZSHduY0dVWVFDQUpCSUFnRWdTQVFC SzRVQXF3RGZXRFhvMityZUxQZVY5R1RWV1NaVGNndFpNUXZpNENIc2l5c2pGTC9xREk4ekszZ29B NEp3M2t6MWNqU0JEem5HTUpIYTJ0cHF4cE43dHB3VFFIOVhGTWtoeGRHNENVbjVQM0FSTjYrV1pS ZnoxTkNIbEQrYThyL1RQbHZLZitrOGg5VC90WEtQMFA1MGQyNU10VDUyZ3Avb2Z6anl5TlB2MGVG amxWdzVkeC9xaDY5ZXZtUEx2OFY1Yis5UEVzaUQ2dFF2dU1WM2NvWjZ3dFdEVGhSdGxWMFkwY3g5 b2REYVorRTI2VWZnNWhya1Z4bEtYVkpBb0puUWkvUUlVSVp5WHB2bDNYd0tPTEJtMVlyanluL3cr VmZ2dnpjNThYcTBLbDc0ZFAvSnljSWZxdjJLbWZGRXV5QWdQWCszNFo2aHlRZ21HOHA1SityMm5R T0lGTlR6anRISzJ2U09YZVFrVm1UdWx1VlVBY0pvYUpYMnNIV09GbkFZa0hUR0l6L29qdU41T09h Nzl0bDJSczV2YzlMUEFnY0N3S3VzNm43S09PengxdHlmWFVkdVo3STVwZTJ2a3ZtcHQ1ZXRSSDg3 R0UzcmRmS3NkRCswSmJvUXRZQXUyU2lHeUpnbmVydmNWWDdzZm8zcnJtVnRiZDdqcEx3VWVXL3Zy eTkvYTlYK04zbDdlKzlUR0dkcmVRdHpncys3MVk1SDE3K3k4cTdqMUhIdmMvYzlWUEZMdDI1Wi92 WTZzVlhsLy81OHQ5Ui9yUEx2M1o1WTZwZ2MxY2xZZk5mSzN5Tjh0YnBDclp5WGo3cks3eGxKY3dM RlJ6VXpiMzArZitxVmMrU0tvZ0xBa0VnQ0FTQklCQUVna0FRdU00SXJIcFFkcDNIbGI0SGdTQVFC QzREZ2JRWkJJSkFFTGhPQ0hqUWY4K3V3OTd5OWFDM0o0bXRVcHBUU0hiVkU3MGdCT1lleXZxdFBM UTlkRGNvbzBlTEE2M05wVC9yMkorZmwyVlZxbzB0NGRWQkFLR1NvbWJzMFM0S3kxRkduNllRUTNh amNQUFowTGVwZzBna1NHYjhKMVg2aDhwVEhDR3lWZlRFL1RWQ0c3SzBPbmV2VE5jTFpkaDlLdjVW NVIxclN0WktYZ21IZkVlUjk0UFZHK042dXdyMVdUL3ZYZkZIbC8rSTh0dFl3YUFNZTF6VitaM3lj UHF3Q3JleFdtRStZMldtcXAwN2lqRnIxM25Ha1VhUUdKMWpVOE5iMmdJUVJXTnZLZlY3cHhvOWNK NXJDMG5BUHVTTHE2M1hMZjhPNVoySG8yZmhqNks2V2ZBY1NhQlZMVzRoQkJBUXpGdTlPTXBxKzQw K2I5KzRlWUVDM1I2VVF0NExDNGcyeUlUZldjS1JwYWV1QjJRK3g1d3orb1VjYXM1QVFyQkdYTVJj VWQzYnl1bVR2aUdNLzBUVi9EL2xXZEJEdXJoL3haSCtLdGpLSVRUQTRUMnJsbm03Z3EwYzNQb0tY dUl3TC9SNWlRZUJZMEhBOWNLSzF0UjRsbjVSQ1pHM2IydnArNlNwTVV6bDJac2kwYnVIYzN5VmRW ekg1N3dYclpEcSsrTy8zQ2NTM3hnQnhFLzNCMzBGZStVK3ZXL2MrZWRsRWZjZER5NWg5bHFJOEo3 aHRQMjljOTVMUGYzYVlXMzkxQ3IvaVBMdVpkNitRc2ZWZVZERkgxTGVPdVorcktKWHdpSDc2OU0z Vm0vY3gvVDNYeDlVZWNpMVhyVHlFa0VsTjNMV1l5ODYvVzZWOWhMWkoxYm8zckNDamQxdkR5WGhl QkhXeUQzUG05b2YrKzNubmlVTlhVMHlDQVNCSUJBRWdrQVFtRUFnV1VIZ3lpRGdKdS9LZENZZENR SkJJQWdFZ1NBUUJJSkFFTGd3QkNqd2V1dDkzbmIyNEw3dkFJSUZ4V09mMStKWDZhRnU2OU5OQ0pH SHBzWTVLbHlteWl5UjkrWXpRaER3bHJZNjBKT0pmcnJhdldpclVzNXhiK3NqYjFFSWVDaVBYRUxC VWQwNWQ1UW5GRFV2V3puSytZM1VVLy9rNUtSeTQ1WkVnUFVWeXFkZUptTFFrdWNIQlFockZaUkVU U0g2MkdxUTliNHZyRkI3Rlp3NkJMaFBxQmlsRHdMYW95cmV6aEhXTWlqQ1dFaENXcWxESjQ0aDB6 MnJ4Qlh3aUJ6dldQMmc0S3ZnMUgxci9VYzRhZk1LRENqNWVrVjFGWmwxbEdLZlUwZGRNeFdjT3Ro c2UwMk15azd5TGtJeGR0cmhTL3huL3BnaU5PblNpSW04ZlR4eXAzT3l5YmhvQWdKeTRUZWNOVTda emVxS3RHdEhPSG9XaENpcW5aT3FYWFIvdFhsVC9FdE5EQlFKZUNKNzV5enJxem1TQXQxYzZoem9o VGszemNPVTlxOVRCeWltelNNdlZISDdEbVFENUlOMlBnalZvY3kvWDVWQkhxemdTamhraTNldW51 Z2I4b0crVnZMVW1kdU01Zk1ydGVrOFcwVlBFQ045VnRUOC9KV1Y0Zm93LzFaMFl6Y1NFQkJBOHBu ZWplRkx3V3VHZ0h0YmU3eXBiby9Yd2xTWmJmTGVvZ3EzNjl3ZWNzNnFWaFZiMU5sRDNLVWtzb1NL MU9WRkZHdHFaWjA2Y3lQcmNmYWg3clhzcTA4UHJQbm5PWUg1cGhXelByZDR3dTBRbUpxbmtlMjJr ekpmMnYzb1o5Wmhsc1N0THhVOWRlMCtCaG4rTktQK1dZKzhaR0h1VjgrNWloUlhoMDY4VkdKZGN1 OGpMazg1Y3EyMTBsZkJlNm5JMnFwdittT2NDSDM5L1pyblhzNzdUWFNoOWc1ZWJPcjM0bDU0UUJB bWZ3Ti9Xa1NmMnIzVWFVYjllNUh5aDNaekJEOHZhR3g2dlIrNmo1RWZCSUpBRUFnQ1FTQUlCSUVn c0FjQ20yeHE5eENmcWtFZ0NBU0JJTEF4QWlrWUJJSkFFTGc0QkR5ODlkQzN0Y2hDRlV0TExkMUNE d0VwVWx1NkR5bEg1bzcxNVJKZkZvRzVoN0p6Uk13bFc2ZFluM3VZNzZIL1h5ellHRVU0MGx3VHVi UjF0aVozVlVqeDllZFZnS1VMWTJNaHlIVkRvVjdaNTQ3eURBSHg1eXBIT1JiTHZyeml1ZGNxRUE3 Z0tDTVJsSHZSQ0hULzNHZnNFYWU4b2NCc1NoMktydWNzZVVod2Ztc0tvbGVzZEgvTmZYQ2xuUnRm VUdGVExyMXJ4VmxVOG5rcnlqT0V1Y282ZFpSRUwzY2F1OXgvNW5DS1ArZXJuckFvWmF3VVlDeW5P UzYvK1hlcENPdHlGYXgwbEZlSVczMGhTblZ6U0orM0x1NWFHc3RzMHY1WTU3cWw0V1NObmVyM0ww NWw3cEhYVzBwRjdGenFPdHFrUy9ZaUZNZWJsSjByTTNXT3pKVk4vbllJakdRN3RaY2tJSmhyV1Ja QzdDT2JOOSt5MEdqK3BLQnZpbkY5WVYzUzU3N056ZDlmaGMxZEZaeDhhZjFEbWxhSDlUNVc4U3Jy NUpQcjN6Wmt1U3ArTUljc1lBMXBSR3I3N3Z1Zm5KeThTYlhZRXkzTXUrOVZlWnZNY3l3c0l1bzBI S3JhU1IrWDNzUlBFUkJZUXRxa2Jzb0VnZXVHd0x2UGROaSs3eTluanUyYTNhL2o5cWwvdGF1Z0hl cVpWMWhDUllUMmNsSXZRdHBjYTd6dS85MXo5Y2ZuNHZZSFNQanR1SG5zSXNmVTJqMkdzTjBydExF Z29pMzFvcExQeWxyLzJ0cHFiMjl0OEVKUHU0OTV3Mm9ZYWErQ1UyZU50Ui9zaVh2Mlp5d3F1OGZ4 SXRNVFRrdmU4UTl4bFF5VzgrN0l1YnovK29MTXB3ZHd0TllpL245TVpYZytVY0c1KzRDS3ViK3ZZ S1dERlVMK1dNaDkvcGkzS3UyYUdlK2x2QWk0cXM0U3g1Q0pwNTVET08rdXdtKzJ4QmdqSXdnRWdT QVFCSUxBOVVNZ1BRNENDeUl3dGRsYlVIeEVCWUVnRUFTQ1FCQUlBa0VnQ0Z3eEJPei9XRVBwaVZx VXFWTVBMQkg4NXJydldCNFF6cUZ6dVB5UlhOWmE4aUMzeFE4VlVnQ054S3JXMXBKS2Z6SlpsVUtL RXVjdjAwb1RnZ0ZQYVNEa3hadVhIcjArTCtJajVEWUVXTDJnek9rUG1OY29VZnE4WGVLc25sQjZ0 dm1SZGNaM0tFRi9WcDQxaEFwT0hkS25lZk0wY2ZZUEthTXBjeEZOSGwzNS8xZ2VJZVhyS255Zjhy MTd6VDV4U1hFRUcwcEF6U01zSXBzWXF6VHlpSE5jdkhuRVJrcXZscDRMNFRZZVE0TDkrekZ6VGJy SHZCVmx1YXZGanpXY3dzOVlLZXIvVG1RaFQrbllLeG9wNjVlVXY2NmJyb2wycmEwck8zWGNwMFdu enBHcHNzbmJIZ0dLNEw2VytXQ0plWlpNODdqenVmMytENjlNaE0rM3JmQXp5cHMvS2VpUi9DcDU3 aDVac1llVlIwYW80QVRwR0ltQjVWVFdMYzB4L1Q3cHRhclFKbVM1S25aUVo1eU4zSWRzOFdiVkdr dVVQdjluUGFua3VXUHRGRUhqUEdNbTRuTy9Iekljc3hjWnN0WW0vYWJtZ3I3ZzNNc2tmWm5FZzhC MVE4QjVqZWcwMVc5N2xIK1lPckJqbnIyU1BWT3Jqa2piNG9jTzdVV04xWnpkdkxtaGVYbmkrb0VV L1RkRHJXUllBQUFRQUVsRVFWUWlHM3FmNURWZmsvSEVEZXVrMkswSU9EYzhSN2sxOStSa2lmM01z NVJRTHhGNUdhbWlKOWJRMTYrSS9aMTdrb3FlT3IvNUEwOWpULzEzcjRvMlMvMWVXUEtDMHQ5V0hn dmx5UGkrOWxESmM4ZENwSFhvUE9NU0l0Ykt6NjEyMjM3RlBSdHJoTzI1eVBpWld0Zi9KcGJBdlJ6 UTloa2wvdFE1NSsweFRoTWIvcHRhWDl2MXVWTEVBZ2ZkMTAySnlmTzdLVlNTRndTQ1FCQUlBa0Vn Q0FTQmE0WUFSY2cxNjNLNkd3U0NRQkFJQWhNSUpDc0lCSUVnc0NrQ0xKKzB6NjZvNCszdG54V1o4 QjRBenUwWFBaaWVPelloNnNwbVVmeDZPT3poTll0eFFtOTJUejJ3Wm9GRm1XM0d2YlQ4a2RqVWdO VzNGajlVaUhRM1B1eHViZmxzVTRzdkViSWkwT1FnQVd6N1FMM1YzU2RrMlFMaGk2VzFseXhCTEpJ SmVVb041d0xsbmZSTDEzR2hUeG82aG5Ud2I1VVh0endDemdYS2tWNXlVMVQyZWR2R0tkd291OHlS NnJKY2daalhsRVR5ZXQrSWNIMmVPQ3N0UGljcFRxWlBQRFhGazd6bXh6RzAvSXNLV1VLa3JHdDlR NmJwaWQ0SXZSUmhmWCtlcnhKemVOU2hVMmZ1bkRyM2tiR204azhyemZ5YitsemVDOHlVUFpac2Ew WTdCOGN4T2JmKzc1aTVSOXB2YkE1cklsaElhL0dMQ0NrZldVYmQxU05rTEdYeDVpTEdlNTNhUUJK QUFCNzd2QVFCd1R6eWNTVVk2YTJDRXhhMVBxd2lveVVvYzQwNW1WSzlEcDg2ZGR2MThYbVY4NWp5 NWhWOU5WK3pUbFJaNXc1WnpseDNubkVKRVZaUmtmazA3WnhIN3V2bjJtWngwSEhlUHV1L2lheng5 aVpqRVdRR2ErU1l2eXJ0TngwSmZzOWRGVmdTclNBdUNCd05BdTVqN09XbkJzUXE2RlQrcm5uYVFo SnE5Uy95UlNWejU2dFh3K1pLM3BqZHA3aEg0VnZhZFc2djY1NitpbS9rckxuOTNuR2pTaWwwQ3dL ZUkvZ04ra3h6c0xtNHo5c2xibDN3SXFlNnlPVHVwNUgwcEVkdmpyZG1qUG5XWEd1MDM5b3g2N0R6 U0x6MzFtUDk3dk11T200UDY4VUE3U0tlL3FqSW1mZWkwdFNMaVQzUjhhem9iY0ZiM1paemNzTEs5 YmJycTJ0eHhOaDFaNjgvMGNTaVdXTzdUZml4MzBlMWNTWU1Ba0VnQ0FTQklIQnNDR1E4UWVBV0JO eFUzSktSUkJBSUFrRWdDQVNCSUJBRWdzRFJJa0Rad1BKSkd5QlNqRSthL0hYTEdFSVBkaWtqaCt6 VHBJZTZDSUNuaVJYL2tEMThLc1hEMXpudkV5aU9DZCtwWkluekhzcDZBTjVDRDJxWFV0UjZzRXIy STZxOW55K1BySU1zSVBTcFZWWUo5SnVTdXc2ZmVBanViWGhsV0ptUnQ4cnJwMzdQeWYrZXFveFlZ MHdWUFZIZUozRElSemlVTitYbkhxVC8rbFRoaGZOV1daWGE5b0gzdXE3MWhNV2xTUzNyMnU2UEkv bnh4dmNuZFVESSszU3ZjNFhsSFduS0V5SHJWeFQzUzVKd3F0bGQzVkhXZTVHSlVmMi9pYnh0cys1 YUZWeURGWno0dE5rREtrSXhVOEdrbTV2L3pHTXNOcWlFUUdVdUV4ODl3dHVZZDVIcE8xZGpMRjlW Y1BKRjljOTFWc0c1b3dRK1Q1eEZubEtoT2IyQ1dZY1UyM0RzQysxQ0hvTS9SV012eHh4NHpNOHhu RFBXam43TUxYNElTNm1OWktXTml5UWdhTThuRVgzK2JWZVBQT3NjSVN0K1dRUVFQaWloZTZtdXZT VUlDRzlRUXR1TEpsNHk2YTN0MUtGYjNGeDc5cWJtYUlYTkI4Z0lJeUhaTWVXTVJmd3l2TDY5ZnpY Yyt1YWN0WGVvckZPSC9EZDF2ZHVmbnhhWStlZTNtRnBiZkpMVFhtU20ybVEyakVjaUFNS2tmZkpr aFdRR2dXdUtnUHRnQk5xcDdpLzlvdEo3VkNQdHBheUxmbEhKV0g2MzJyZG40OTIvdUU5eGo4SzM5 QjlYbVYyc0ZucHVZRzgyOTRKZ2lZMWJnWUM1ZGJ4dk1RZnZ1NS94ek1JYW8ybS9ENUlhUzMzU1U5 NTl6TlRMUmw5V2hkM0xWbkJpeno5VnhqR2Z2L1dzU1B3eXZCY3lHNm5mV285NDJ2ZkRmVTVQc20z SFZtR2lqR2N6MWxqeDNzTjAyOTlJZWI5dEw4ZHY3N2xTbjdkdy9GVGMzTjdIdnVTMFFQNEZnU0FR QklKQUVBZ0NRU0FJWEY4RXNxbTd2cjlkZWg0RWdrQVFXQTZCU0FvQ1FlQ21JUENwTmREK1FlZmpL dTNCZndXVGpsV1V1ZjJpaDRZZURFOVc3REtSRlZoVm9jaWY4ejdGNXBpUU5SWngzcHZuU0NjdC9J V1Nhd3lJY1I3cVRqMThyU0pyblFlM1BtdEd0ays1dE0rNXNTSkVxU3JkUHF2cDAwWGVXdmRHL0dl dmxYeEhBZko5SGtlLzUrUWJBNElQSXFIZjVHV3E2bWVXWCtmbXh1ejNXRmQzbitNZVJPdnpsQXdL NVUzZWhwK3FPNVZIQWNjS1hqdld2NDNmOGhMZVhBVE1LZVBvOXozL2ZjcU1NcmJKWlUxcW5RTElu TkRLdDVEeUIvbXpwYzJSNXBTV2JxRnk1cGFXdnVqUVBQSXhYYU5mWFhGS3FBcE9IZVhqVzV6R2J2 MUhtVWM1Zkd2dXJha1h2alY1bWpMZVhVaXYxaUI5UFJWeTlnL3B5TzkxbGp5NndLZExMNHFBd0xK TEEzQVh5eVN0N3E0aHhmQytmdGUyVTI4MUFsNDZvSVR1UzFGUzkvTkVmMnpUT0N2Si9XZkJLZVNk QTNQMUVZYW5yZ2VmOFcxekVRSUNLejVUTWhCWmRwbDdwbVR0a3FmL1BudW9MZ0tDNjB5OGVZUjFl OENXRmlvM3pudnllMjhkOUpKS255ZHUzN25aZXFqMEhkNXY2cmU5STNYSGY3LzlNYyt6ZDR3eS8y OGFBcXlGVG8wWkFXL2I2MlpLVHA5bkRtM3BwZStUbXR5RTF4T0J1MVMzUFd1bzROeVo4KzE1enpO MmlMaFBSK3BUOVZ2cTN4K1ZYK1VhQVhVczg2VmRodnVZdVd2RDg1MzJRbE5YNWNLaVhzeTY3MWxy cm1IRTA3UGthY0NLNVdtaysyZDlYYlhuVU5STGh1MEZLT25tdjdaRnRnaW5zUE9TN0VXc3IxTnQ2 L3Jjc3ozSDRvTkFFQWdDUVNBSUJJRmpSU0RqT2pvRXNxazd1cDgwQXdvQ1FTQUlCSUVnRUFTQ3dD UUNMSVFnbmJXRENCY2ZYd21LdlFwbW5RZWhVd2M5blBUUWQrclltTWNhRnBJV1F0dDRyS1dSWUJE cytCK3JUR1hIT2o0cGNyK3pZOTlXSVJJT0pXZEZOM2JJWXo0MVF6bXNrdlpZUVVIS2U1M0tlTEh5 SGhqN1hLVStJZmY1M0tiUHZ0U2h0YTdKYjJTOUtma3ZXMUo2K2NpTVBwRlUyV3NkQmNCVW9VTS9L RGF1T1FYNkxwYTVwc2JROHJSMTk1YW9rRVhGQ3VJdUdvRXIyaDdGMk5nMTg5bVl0MDBhZ2FRcHhj eDU2NnlTbUhmVUdkc3dML1VLSmhaVEVLbjdjdnI2MFpYQmNrb0ZsK0tRNUJvNXhIaVJwL3VPc043 RVltbWZKLzZvK3JlT3pQc3VWV1owU0MzckNKTmpIV2trRTJIdjllM1E4MTNmM2tYSHJVZFRiVkpl TGtsVXNwYThVTmVRZFhlZDByTXJudWlSSTRDSVo4L1ZEeE1KYkY4Q2dubW56WjBzU2pjclFYMDdm ZnkvOVltenVMMFpZc0ZaOG9RU0c3R3RwVnVvbkpkQzF1MXpXL2xEaEY3ZTZNYzdXc3Vhc296c1ds dzN6OW9uMlorT2ZYN0NtTEZqMmg3L21PZlpIV0ZKdFd1TWdQTzV0MWpiRDRYMTlONnlabjlzbDdn OTRpdDBGWmUrVCtwRUozb05FWENmWUk3dHUyNHZiaTNyODdhSkk1TTNhM2J1TXg2MFFlVVhuQ2lq SDQwODc3QTRzdUQva2VqOCsxVGNpNUlWWElxanoreGZVbWt2RHJUT3VGZWMyazhiaTcxTUt6Y1Z2 dmhFSmt5M3RZN2J4SXkvcS9TbXo5Q2FqRjFDKy95cGVuUDU1MlVUQ1FKQklBZ0VnU0FRQklKQUVM ajZDTmdRWC8xZXBvZEJJQWdFZ1NCd2xSRkkzNEpBRUxqNkNEeGpkZkVMeXZmT2c5bmUwbFIvckk5 UEVTemE4VTBlVGxMZUlzNjllVlY2by9JZWFDUHVWZlRjVWNKU3VyeHg1U2p6WmhYNmhKczZiMXB4 aER0SzRjK3BlSFBleW1aUjc1TXFnelcvQ3RZNmU5OFBxRktJZ1JXY0lOOXA3N0dWOEFEYlcrZ0lG TDlZYWFRK242ajgzSXBUenVwZlJWYzZlTERVMHVRYjU1UjhaSm9tMzVnMmxhL3h1Yy9rK01TYTQ0 ZnlsRlg2T1NWLzZjODY5Zy9za1ZwMmZhQSsxZGZrSFNjQ28rSnBsMUUyaFFmaTgwakNHT1d4YUds T0d2Ti9vRElvYmlvNGRjNWRuNDUwVHZzVUphdDVTQm1JY3FjRkx1bWZQamJMSFVpSit0bDM1Ylg2 eEZtYzB1OTN6dUp6Z1hsaUNoZnJ5QzV6bEhyYTdkdlRkM041bjNjc2NaWVRuUjlUNDJFOWNmeWRw c3B0bW9jZzFCTVFucnhweFpTN0VRZ2c1TTd0TjNZRmdNSzlmWnFYc3J5M0VqUW5jMnJ2aFJ4dHY5 YnFtSzk5NXBmTWxpZCsvMHFzVStSWGtZTTVoQ0p6dndiMDU4dEZPbThPZnVzdTNhTElpdXZJUm5N RUJGZzBPZHVFNXRXK3ZMUTliWi9YeHhNUEF0Y05BV3ZlMVA3RU9MN2Z2d1c5dHZvWGxYNTFRZGtS ZFp3SWpIdmRiVWRwWDl4ZVZQcUtEU3BibjN5dFlDenFoWnh4SGZtR0t2UjY1ZDBmc2JyckdZejdt TEZjRmJrdzU4WE05dUloMHA0WHF2ckdXUk9mSXZoOWNWOW9Kajcxb3BJMmRoM3YrTnRhK3k5aWZY VVBOVFhFZHI4N2RTeDVRU0FJQklFZ0VBU0NRQkNZUWlCNVZ4QUJOd0JYc0Z2cFVoQUlBa0VnQ0FT QklCQUVnc0NDQ0h4YXllby9BWVpvZ29oUzJXc2RKZDlVSVdRdkQ0ZW5qdlY1SGk2eVJJTG9oNXpn YzJrSWZYMFpEejRkODNBVzBVN1pWb2VTR2VHT2RZVVByMG8rM1lvNFY5RlRoMHpuWWZNbUpMODdW WTNQS3Q4Y1JiUDJXbm9NSFh0QVpWSWNWN0RXa2Q4czl5bnNFNWRraUU5NXgvUWQwWERxK0ZUZVpU MlVuZnVzRmV1RGZydXB2dTZTWjN5OVZTbS9POUxsTHJKUzUxSVJ1TkRHNSthcFRUdGhEbUpWRXhu NTF6ZW85QkpWWm9wNDhxVEtINTM1ekdlZFBxUU9zQ2IxbEFyMzdXK0oyTXY5YWRWK3gvSnZXUDd4 NVh0SE1kMnNnUFQ1aU5CdzZ2UEdPSUxmRkVIdDg4YUNHNmFuY0VJU1A5Ym5HTEJuYlhjS251K2J5 dHdqVDF2OU9Sd0N3aDVnM3BDcTY2Ny9kVERZMXptL3lmbXlLbXgvV01Hc1EzaGxiWFFzZ0FEM2ww T21QYTI1NTkwcS96WExJNjgrc3NKOUxRNldpSjBkQlQ1U28vR3lwdVJsbTE0WUM0bm1zejRQRWJD M1R0Z2ZhM0h6M3p1M1JCZXlGcnZyZmt3Zk8xRW5GMFZBNk50TVBBZ2NFZ0g3RS9ldVUyMGM4a1Vs eEtCWXg1MUNQWGxMSXVCZTQ3VkxvQmNqa2VjOWI2bmtySE05TklKY1g4Z1hGRWFydDRodHYxV0ZQ RS82bEFxVnVleDdjODlRRVBqZXN2cnppUExqUzBSVHp5MThqZUUzcSt3cVo1MjJUeG5MV0hkM3ZZ Nm4xbGZ5eGpZdUtqMDNEeTdVZnNRRWdTQVFCSUpBRUFnQ1FTQUlYQVFDbDdtaHZJanhwWTBnRUFT Q1FCQzQ2Z2lrZjBFZ0NCd2FBUThwNzlzMVFubjR3RXBUdEZhdzFvMFBKZnNLUGozV3AzZU5VL0wy MWxqbTVDajNjM1h3dmN2M0pEL0VQMWF5RUJicTBLeFRwaDFFTXZ5VmxsZ1JlcWpOS3Q4bUZzS1E5 Wm9vcEQwUG4xdDZMcVNNUlRUY1JQNmNEUGxQNTkrQlBDVTd4Zm1VK0orcFRCaFZzSWp6RzFMTU4y RlRoS2wyTEdFUWFBaVkxMXA4bDVCaXlEV0xSUFdER3doZzNYTXNacTVjTmE5cVk2eHpXV21rRitO OFluV0F0WTRLenAxNXZiYzgwdzRnSjdiNFhQaVNFd2Y4TnV1c1VVMVVPODhhTFhCNWh2SDA1MGVQ SzBMaE9xZDRXNXFBMENzL2tUZEhoZTV4SVp2UlhBVUV2TVRoSlEyV2dGaVY5cG5DVmYxeVBjeFp1 QnZySVFNalQ3TXFaRzdiWjg0WlplK2FSZ1pnTGZ2MVM4QzNsLytyOHMxNVFlWmRXNklMa2ZUTW1W M1diVkc0OVB1a1ZzRG5FbmU5anNkNUZzSFBYTnRrTHh0R1doQzRlQVQ2TmE5dkhRR3ZUeThSNy9j b0NNbm12aVhrUmtZUW1FUEFNeExrdGUrb0F1dldrQ3B5WWkzdVgvSTRPZnY3bnJOd0t0aDFmWm1T dFcrZSt4alBUbGdoWjJHd3Y4ZnkwbWV6WnRpM0E1ZDF6eXpVblhybThlQmUwQUx4RjFsQXhqb1I5 aG5yeXVSNEVBZ0NRU0FJQklFZ0VBUU9qMEJhT0FnQ2VXQnpFRmdqTkFnRWdTQVFCSUpBRUFnQ1Z3 SUJieUZUb3ZhZDhVbGJWa1Y4ZW0wVGozRFYxKy9qcThnc2ZibDFjWHZTWGhteXJqeGlIcVVwUWs0 cmU3K0srS1R2M01OTW45VHNpUk0ra1V2NVd0WFdPa3BvbHVwV0ZVU0M2K1gvV0JYZVZMNVA5djU0 bGQvSGJkcldMUkhUNVFBQUVBQkpSRUZVTG0xUUppT0tUdFZkK3JOVzJ1b1ZEa3VUV3FiR2tMd3Jp TUFWN3BMNWMrcDZRSlJqY2ZRS2QzMmpydDF6b3BUNWFiU1lOVkhzNUowbU1pblBFWmtuRHUyVVpk M2FoQkMray9CTHJqUkhRUGptNmhjQ1V3V0xPR3R1LzJrMkJJUmpPSGNYQVNkQ0Rvb0E2NkdzcEFy WE5VVEozdStybFBkeUJyS2MrSFh3ZjF5ZHRJOUJvT3RKUGtnRUxBL1Y0VnZjb3l2VkV4VXFlWnRq a2J2Zko3VUMzOWtpQzRWM1hVaE94QVNCeTBiQVBlRFVOYU5maU1IcnJKMHB0NmwzMzR3ODFjby91 VVVTQm9FVkNGZ2pWaHhlL05DNHRtb0FBVzZUbHhPVnZjcCthdTlnYkp0OHVuaUtlS2Z1a3ZjeHNM dUkrNWlyUk1nMDVvMThDZ1dCSUJBRWdrQVFDQUpCSUFoc2hvQUh1NXVWVEtrZ0VBU0NRQkFJQWxj UGdmUW9DQVNCMVFqY3B3NVRCRlp3NnJ6cC9Ja1ZZMmxxVS8vNVZYN09JYnJNSGRzbTMxdm4yMzdx NVplcmdROHUzN3ZQcU1TemxaOXlDSGo5cDlCZXRRcHR1aGYybHZnNklodjVpQ2NsOXRSNWNQNDBw N0gxL3p5QXBkUmRYL0p5U3R5cG1qV2VDbTV6Rk5lM1plNlIwWk9Ma0ZxT1FkR3dCeHlwT29IQUZO R0p0YUdKb2dmSlFrS2QrcXdWNjBsVGZUdElKdzRrOUZsSzd0VFlmcXJ5MXhHNjUzQ3BxaWU3RXBE Tm9mMjhTaFpGbS9EWVBPejc5Ym9mMzA5WFlrbUxaQWdJcjFReW0vdmVGa2tZQk00UU1KY2gwNTBs THlYd2VkdXhZV1NjWTlnWHVQN0dmWlc1N1JmSEFVK2tuMmNpVDkxOUNBampQS3VKVGZxaTNFWDd0 QmNFdGtYQW1vZjBNMVh2ZHlyVGZGZkJJczVlcUxlQy9LdUxTSTJRWTBMQWM0OXhmWjJhZ3c4MVpu dnIxNWdRem9Mc3VyMytSTFVybGVYWnp0dE85TWpZTmxrajMzbWlyaGVWOXRsM1RQMjIxdXlKcHBJ VkJJSkFFQWdDUVNBSUJJRWdNQ0NRNUF3Q05yNHpoNUlkQklKQUVBZ0NRU0FJQklFZ2NJMFJZS2xn L0p6SWY2M3hUQ2tHSzNzbjkySTcxVnF1RXVWamI4WFArTzVmNHFjK1Y0dU0yQ3RURWZ4ZXZNcHU2 bndxRmtGeXJqejVQY25vN2F2Z1M1VGYxSzJUMytSYzlCdisycjJIZnhPZVZjTk5IcFpQVkozTVlu Mnh0NHoyQTFWcVYySlFWWTA3VWdSR3BaaGg5dGZleWNtSnJJTjVjNmo1ZFd6ZzhXUEdOVXhUZ0Ur TjdVRWJqSVZTZTZvdTR2VUcxU2VMVUVKT0hqakNUR3RJUC8vMVExeEhNTy9MYmhMM1cvWHJZUWdJ bTZCMnM4b3NTWGpaQlRuN0FmdTBzUzZ5OGJwUDdJMTFybHJhSG5YcTg0RUlDQ3hHcitxdlo3aFR4 QXdXWlBjaElLeHFNOGVDd0hWSDREbHJBRk1rbThvKytWci9GdlR2MHNuNnVvcHYrd0piVllrN2Nn UVEvTVloOWk4aGpzZVdUaVBQSTVtUGNuK29NcngwV01HMWRjOWRQWjhiMjdxOWd5OWZ6TzNEOTNr ZWNkWHVaWTZZWEZpL2Zsd1FDQUpCSUFnRWdTQVFCRzRJQWg0TzNaQ2hacGhCSUFnRWdTQVFCQVlF a2d3Q3g0c0FTMEFQdTREaGVZaDZBYzNNTnVIekpqM0JUOEczcTMvUFhINTBIcWFQeEtDWEhBdXRT UHRrR3F1SGMwV201RS8xWTY2K0IrcWJQQUNlVTdyN3plZGtIeW9mSVdWSmdoOUxnWGZyT3Z1WUxu N2RvejRQNW54Z1lmTFphekErejhlaUNCSkRKVzl4ejFBcHYrY201ME1WUFhXOWZHMnNrNjh2cHhV djZOL1VPSGR0K25jbkttNkQxVVQxcmJLbTVqMXp3ekdRSzk1bUFnbWZielcvVFJ5NkpXdUtNSTJR Yko2NHBlQVdDYzhyUnFYblJmN1dXM1IxNzZJajZhNFh1TFNsMVBmdmhQdmM2WFczMk5JTko5R0ZF R0M1ZUJRMVhvdmo4U1hUaU5SVEZpMFIvNWRzNXpKa1dYOC9jS0pobHB6WHpiWG1pVmVZcUdzdmJC ODVjU2hadHlDUXhFMUU0QVZuQm0yUDR2NXU1dkRXMlU5Zk5WNjdmSFBmVnBFbDc1TkszS1U1K3pI emovc0w5ekh1TmN4bENNdGpwOXlUS0tmT2VHd3ViYTg0SlorRi9MR092RzNsanpLMlRldmYxRmkz bGFPODlmVXlTVmIyMFZQcnE1Y045ZTg2ZTlmNk9EYjNhQ3hocnh1WDg4K0xUbU81THg0enRrekRl OHNxaXhSM3prNEptbnVXTkZVMmVVRWdDQVNCSUJBRWdrQVF1TjRJSEhIdnQ3blpPbUlZTXJRZ0VB U0NRQkFJQWtFZ0NCd1ZBajVkTy9XQWN1bEJVdlplOW43eUVjT2dXUEY3L1NGUEVoblFBMTd4NXIr aEl2Y3RQL2NBdEE2ZE8rUDBjTmhuWTZjVXNCUkVvL3dmcTlvK2s3enBnMTFFQy9KWFBYaWRPL2Ez MWRhaG5MRlB5V1pKWjY0L1UrWFg1YjFmRldoV3BYd081eThydmFsRGx2UFdQY1gzbkdmMXhqRnY5 cmU0TkM4UGNRdXBBTUZ1azNOaWs3NVJCdW5YSTZ2d0w1WC9pL0ovWHY3bnluOW4rUThwVHhGQktW alJFK0duVmtSWmlvYUtyblRLai9LMTBjdDNYRDhJTWpieWZlSjZFL25xYk9vcDlIemVWWHVJdGg5 UkZSOWEvblBLc3liNlhCVXU0U2pHUnJMdXB0ZllSdTJ2S09SYWVLZUo0eXd2cmJNTU1WSHRTbVZS MUU2ZDl3aCtmN0pCVDN1ck5hMjQrWXdDdmFXM0RlRnRuZW5yVVlvNkIvcThZNGhUU2s2TkEvNUx6 ck91K3pmckdtSmg4VmdzRExHKzhodzFObk9xT2NnK3lKeUVQRzUrcWtQbnpsejRqcFdhSXFaVzlx UnI4bjErc1plUGtEMlNtSlhkVnY1a28yc3lFUjJNelZxQThLRGROVlUyT3V3YUcvYzBGelhQNnFE cjN1OG8zcnorTEczTnNzbSt5UENsSmhvenJ4bmZ4S0Zic2x5L1U1WlM3VTl2S2JobG91MjkrbXJP cVQ2ZGVCQzRyZ2pNclhIVzF5WDNidGFmOXFMRWp4WllUeWkvcWJPRzJEKzdKNW56cjFiQ0hIdjFD bm54MFNQZW1TZXNDMVZzYjJjZmh0RDM0U1hwVjhxN3YzQWY4N01WTno0V0VGbGJkUjlXV2FmT0ox TGR3K25iYWNhS2YvYWRjTHRmbFptUzd6NS9sUC9XVlpiOGw2dHdTUWN6ZmJiMldPUGR4eGkzKzVq UHJJYmtWN0MzbTFwZldaaUU5ZDdDTnhBd3RlK3hCaDBEU2Z6MUpzWnZiWjE2T1d3c2FyODQ1c0Zs bi9zWTh1eG5oTTI3aDNVT3RQU2h3cW5uVmRwYThwNkN2S1B4R1VnUUNBSkJJQWdFZ1NBUUJLNFRB aGQxODNDZE1FbGZnMEFRQ0FKQklBaHNna0RLQklHcmlvQ0gvNS9TZGM2RHlUZXZOTXRvdk9QTlV3 N3dyMXZIaFZNZUVjQ0QwU3B5bTBPRzhqRDh0Z01YbVBGYjFaWUhwUldjTzRvRnl2dnpqSW9nK0NI Y1ZmUVc5N21WK3JUeUNGOElMcFRsbGJ6TnNjN2xRZi9iMXhGS2hRcHVjWlJIUDM1THpoMEpsaFFS S0pyOE9ieklwOXdnLzYvdXFEcjVmKzZoN0NIMzlYTVBpT2ZPaThtT3I4bThjeDJuc0tuZzFNRU1w cWVKRGY2OVJaV2hxS1BrbnZNcy96ajJrMVcyeGFWNWVVK3BmT2ZJcjFmNFllVVIwdlloU3lDVklM YnAxenVVdk9jdnovMXcvVU9VY0IxK1ZzV2RONTlZSWNVQ3hkS0hWbnp1ZDY1RDV3Nlp3N2s3eW5j OTlQSWRmMkRWUW1MMFdjQk41VmVWclJ5c2tENjFoenhMR2FZdEpFWUtzbjArYjlSM0JKbTJUNHMz Yk1YMzljaVFjL01BQmFiZmFXekQrVFIzbmJTeThIbVJTdHlqL1B1V3YycU9RdmpsSnpybDJwakl2 aVhMMkp4ZnQyU2VKZmI1M1NsK3o4U2NCMzlVc1gxa1Z2VXI2Y1kxcTNYU3ZHUjlhT2w5UTNNTTRo czUzMVQvS09zcjJNZzUvKzlmSmExVmM5NDZhZjUwemJlNGRPOFI1SnhyMXR5cDM3aWEyTXJCampM K0s2dlduNVUzcDVxRHpPZm1KT1I1Wkg1ak56ZTZ4aitveXZsOG92TytvaXVkODV2ODc2NVM1SDlq aGIxOG4rYzIxNUZmaDA3MHh6Nk1mSFhsTGVYTlRRaGVDQWY4cDVkZ0JQTHZxVkEvN09jcXVyZWpm QjdYZUh1K0pYNnZUVHIzM3lZSzZjK3EvVkdyNHZlRk8rSWx2RnIrVlFuZmVhSWpQckZydno1eDZK WXMxODB0R1pWUWIxOENndXVpUkowNys0aER2amh5M3RBMWk2UzcxeE9COGZ4dW96Q25MRVh3TSs5 L2ZoTmM0UmVWUjRTcllDTm5mYlYvZGs4eTUzK29KRG4yZ3hYeTRxUDNrbytYZUt3TmlISG13U3Er a3pNbTk2VS9VN1hkbDlscmU1SE8vQUJUenczYzM3QWcrc1FxWTM5c0hiVDJWZkprM2IyTWVkcmFh Z3k5L0hhZk5Nb24yMTd6NndrL2dFZXk5SUpaMjBPNGozR2Y1ajdHSHNhemhDV2FkUjh6ZGQrKzFQ cnFXY01jUVZ1N1UydVFGNVhXbmEvcWVobmwzUXFFMXl6dkhLamd5ampuSzZMazJDSDNNWnRjNSs2 Ung3ck9oMzMyNERBYit3UzNwYzZsc2I5OVdqdDl1c1hYM2ErMmNnbURRQkFJQWtFZ0NBU0JJSERU RWJqUzQ3ZlJ2TklkVE9lQ1FCQUlBa0VnQ0FTQklIRERFYkJmODZCMkV4aVFwQjR5RlB6NFNsUDZz aVRBZXdqZnZBZm8vSk9yakhES1U1QjdNRnBGYm5Nc2ZpQVozWGJnQWpNOElLVm82SnRFWktUZzdm UEV2N3oraldVcjYrUi8xajhFSFZiVFlJR1V3SW9DZ2xhUFBjTFpxb2VpYy9MSmEvSy9yOXBDZktD Z0lKOHlvYkpPbmM4a3JwS3YwTnh4RDl3ZFA0VC8weG1oZnoyVHYyMDJCZnk5cWhKRlZBVW5sR0pJ R2VMYmVFcHVmdW8zYm5JY2E3NlZsVzV2OWxOZU9hOHBkU2g0SGxRVm5Rdjk3MVJaYTUzZjlrdXFG TkpIQlNldU9aWWZLTnJlc2pKWThFRm9aT0ZPK3g5VmVWOVlmbE9sbGV2T2RkM0wxMC95V1dhWWt2 K2VKWitpcW9MRkhaSU1CWml4d0hWc0FCbG16TnMxVFRFMnR1RjMyMVZlcTNlWGlqeWd2RTlEKzEy UWNpdDVpM3VKU2lIWFZIQ0xjMzJmWmN3R2IxUkhmck04YXllSVRSVzlVczZjMmE3QjFqRy9wMC9N dGZSY1NESGRTR045R1FybVByMXR2SjkvVzEwS1VQTitTeDlMaUZBMU5aWWxDUWptaDgvdUdrSHcy MlllaHowTG9HVE1lWE9uZllpNXBzV2xlNDhnaHpCZ3phVTBkKzFaQjdxdWJSdzExeUxUbVdOWXpG UFJmQ3R0eitNY1JoTFFIeVFxRmppUnBQUk4yWFhlWFB2SlZZZzhwT3lLbnBpbnBYdjU1Skd2clpl dFFtMXVydWlpRHZGYysrWmJYanNJRnZwbTcvUEhDN1ZtbmgyVnc4Z2F6b0Y5bTdDZXdwVlZLUFBP S005eFl4bno3UXZXZmU0U1lRUjV3ZmtKbTNFTW84eUxUcy9OL2ZxNWJsNVR4cjVoN0xQemJoOENn dDhVZWJPWHE2MTEvZW5MSDBQY3VXamNGekVXOHgzY0w2SXQxOVBVV25xSXRvMEx5ZWFpY054MERI Tll1Ky9hVk1hNmNsNHVhOWVuZTJlRXFYVjF4dVAydHJ4MWF6elcwdituSW80cng3ZTRzQTZkT2lR OGE2djlyTStMV2lQTWphY0hOL3lISU1ZYUliSWVlZVFqKzVtNzdZVmZzdVFnUk1senpONFlHZXJq S244VDV6ejV3Q280SmY4TktyL0o5ekpCazIrdSs0STZkaWhuUDZFdEdFKzE0UVdUcWZ4dDg2eXZY dDdvNnlHQnVWYjd2RzNqK285ODk3K3FvajBQd3YvVTcrNStzWXJjNHV5YjVwNHh0SUwya0krdUJL dUt2aGF4YjM5TDFLTE8rdXI1eWlnVUdYYk1HOU53bXNKRnVYMWVLb0tSdlJNNXpkdlg3eU96eVZr WGVwNHhWYVk5ODVnNmxyeWRFVWpGSUJBRWdrQVFDQUpCSUFoY0xBSVV4aGZiWWxvTEFrRWdDQVNC SUJBRVRrNkNRUkRZSEFGS3Q0K3U0aVB4b3JKdWNRZzJDRDhlc0xjRENFTWU3cmYwTHVFcTVUL0Nr b2YrdThoZHFvNkhwcU1pU1o5ZWY2SUJZNkhrbUh0d2p5UkVxVXhSejRyQ2Q1UU14QUVQZkNuK0ty blNzU3hERWJGT3ZvZnVTSk5Odm9mUmxHSXJoWjhkcEhnNGk5NFNySHNvZjB2aExSTy9NRk4rRTB4 bXF0NlNUVG4wU1djNWxGV2ZVUEZ0SDN3L3R1cFFCdmxjRS8vYWxSNnhRdGh6emlKZklNRDVYWVYz cmJMcXNneEJJVVl4VWxrbnppTmtUR1FVRmlZb28rU3Y4M0Joa2ErUlRSQkJLS3Y4NWl6aXNLNUJH VTlSNVh5aElOTlhCS201aC9GOW01UnVNSEt1eW0veWtSL0lwN0RzNVZNNGtrOFpzNGw4TXJmMVNC ZVViZzNMOFhPdGxCbXV2MjNsVHBWSE9waXlWclRQdmEzNWxXTFM5VTZoU2VsSWlkWFBwL3J5WXY0 TjNqbnIyaCt5YjB1KzRWbU8zOEp2ZHBaY0dWQU1QWGVWZU5meXpta0t3RU1wNnFjK3pXVnUxWWRx ZnFWejdZd0Y0T0s4R0dqZFppRUFBQkFBU1VSQlZQTzNTYi9RUk9HcDMzNmkySGtXeFQ1U2xITVNo ajZWNVJvOUwzQkZJaXlIT2pmRzdteTZOb3oxeHJUcnc3bHRubkhNNTVQTlFlTGJlTmVKODljOFNT RThWZGR2cjB6enlvb2pwbm1Sb05XeDVyYjFGaG5VcHdYYnNVMUN4Tkl2cllMbTdRcE9FTzVZRUtM VU52OGk2U0k4bXdPMWIvNXpYU1B3S3IvT1V4WWpSL1R5ZlVyd25sVnhUajVGOHFieVM4eldEakVB TWRNNHB2QTMxMjR0ZEtLQ2RrWXlnMnRuMy9uSG50YWFhbC9Cc3VKSFZ0dUlmaFdjTytlcWRmRTg0 eXl5Q1pIYU92MVZWZDVMQThnSWM4VFpLakxwekJlVEJ4YksxQ2Y3a0ZIY0pwOGVkcjVQemJYT2c2 bjVlMnhqTHUwM3RaZnVqeU9mYkxzUGEvVVBqV0ZyWjZuUXVzcnlHbExveDVSUWV5dVlWSFJoZDNM aVJTeFdVTTBSWGlpd0xybC9XN3loRXVoY3MrYXhKRzRPZGk4NVhtdFZiQkduTGRhSmtiVllZbnV2 a3RyV21vcGV1dnZaNm9IMW9ZSmIzSlNsMEZzS2JKZ3dyOTJuSzhzNnZMMStsN1UyYWgvcFhzUzl5 VXRYYWFSdHYxdEZiM0VzcHlHcHU1ZXgzcm1QY1I4cHovMlAreFhXWFZWNmdmcUg4R3lkUlZSSEFL dXNqUnpMNkk4NksybHZvajF6dDcwOGEyajJkMGlNOHZTM3JiR0lqbWZWVmdiazY1ZENvM3ozTVUy K2E2V1hmOGp6NmsrcU03NWMwREMxbDZtc1UrZmNubnZoN2JUQUZ2K3NyeU1aM3h5OHo3emoydjZ1 NmdQeW5UMFBLOFZQcXZTSWwvUEVPVmFIYm5Hc0FOK1NNWkh3TzdoZmNvajFaK01RWCtmdG01eTNy MU1GN2Z1c1pSVmQzTTI5aU9uK2YxMWo3clZHck5ReG53bDM5WDVUZTZlK1BvdVZmZnBRY2VmVWxP eERQak9hYWk5NVFTQUlCSUVnRUFTQ1FCQzRtUWdjZU5RZW5CMjRpWWdQQWtFZ0NBU0JJQkFFZ2tB UTJCR0I1Nng2Rkxtc2lFMFIxdXJ3cWFOTTg1QzhWeG9pUVNBWmVVaCtXbWpIZjVTanlHNXoxYjNG UDNmc0l2TG5IbExPa1ZJOFZHV3hiNDZFMS9mWlEyeGxqWi9paGdLclB6NFZSNWhRWjFQNWxOdUlY ejRmaUV3d0piUFBtNVA3d24yaGhlTy9XdkttRkdNc0ZkV2h2UnhGS21KSEV3SVBDcGFXM2pUMFVC K3BqVUxOSjVSaE90YUZuZU9VYU1wU3JnZ3BxMXduRklDVVlzZ2JyaVVLSnpJUS9mVFI1M0NSQitT dDhpOVRCMWtPcXVDRURKOWpwUXlUbnZMYVpkVlAyYW5qWTk0by8zMnF3Q3I1TEdVaFMyd3F2OFR0 NUh5NkVwWXdwZXpzaFNDOXpDa2ErbktieEpFT3pIbDlXZk1BSlVxZnQybWNvb25GQzlkN1h3Y1o2 RVg3aklvN1h5dTR4VkZ3NnRNdG1VUENYSTQwS0J0Qnlqa3FmcHZ2TXB4citvVm84Y2pLWjEyVXNo ZDV5YkhLV3RRaGpvNENYVE4vTTJaT3BDa1R4Mnk0N0VNNklXL3FOMlVGMGJGTlBISWNETTBIRk5V d1JES2paUFM3YnlMam9zckFlVW9KU2FrK251Kzc5TW01KzlWbkZTbXRyV2tJd1dkWkd3V3ViNFRz ZDYvU1NLZHZVcUU1czRKelo1NHhmeUo3S01jckszeVBLbVV2ZzRTQU5JZVlWRm1uWkdwenBwY1NX UE9UdDg1N2x2VUJWUWhwdjRKVGNoOGl0Zm5POVdpK3NYOHh0MXVYblFlc0NEcW5ZYUhPS2c5emV5 OUVQdVdzZ2ZwdURabVNiN3prSzd1SmZPVjI4VWgzOWhnTnk1N1FoMkJoZmR0Rjdsakh0V3NmMmVm RGRPcWE3TXVzaWxzWDdHbXRSK1pYY3k2TWtmSDZla2hzanZkNTRzZ0t3bFhlZXRpT3N6NXFIQzA5 RnlMOFd1ZVJ1ejZ2Q3ZtZE56MFBxL2hXemxvOTFhZXBhMzhVYkk4NGtzNlYrVjcvOXZCK1V5UzNY b1I5THpKOW43Y3FUZ2JpUnNQUXRZaFl2YXJPVlRpR0JNemFtdlVaSWNiTEpvZzhpSGZtbUNYN0NB L25KQ3VvMm5QdVA3Z2FjUCsyOUhya2ZzVWNiODI3ZDdWaGpiYUhmV0RGN1VjcVdNenB1M3NZMW9t UnlMMU13cUk1REYzaml6VzBoeUQ3VWxhMVJ4SG1wSDMzVThoTFhqSnFZMzN2YWdUcHJZS3RuWDY2 TjdFMlczUDYrWjB3NjZzNTNqcGtINGx3cG83N0puay9YNFhNc2RZSTVMKzJ4aUw2V1hOWjEyT0Jy NHF0ZE02ZnRwNHB5RnFzZHNXbnZQNWFrK3hScDQ2UGVZaUdDTFV0My9telRqNHI1REJwZFE0UnVw ZXd6MEV1dFBmdTF5RjdnazBKYlp2MGJaU2xMWHZXVGVxT1pieU1ZMTJkSXFqWlcxbmpXaDNrMnha dm9UM2gxRDFBT3k1OHh2cG5MMWZCNmIzdFY0aHM0RityeXBqM2tOaXRWZlpnN3FsZE4zVm9VZWRh bnBxM1Y1MWJyUU1qQ1UrKzY2L0hUdDYyM205cTd6VFdjOTJPZVV1bXAzQWczeHd5dFFkeExQNFNF VWpUUVNBSUJJRWdFQVNDUUJEWUZvRzVEZCsyY2xJK0NBU0JJQkFFZ2tBUXVEZ0UwdExOUVlCaXZ6 MnM5ZUNXY204Y3ZZZTZGTXNVT1AweGIreDc0Ti9uN1JwSGpwaXJTMmt3ZDJ6VGZIdlNkUStXVjht YSt0UUlYS2JxZUtET2NoSExhYjBsb2FteWZSNEZIS3RwbEI1OS9oaW5FS1hvSWQ5RDFQSDRYSnA4 aXJlcDM3aXY4Ny83UkJlbmxPaVNpMFk5R0djbGFSVEtBb0FIL21QK3BtbktNQW9rU2cxMUtHOFFG TVFQNVJFKzFzbEdGblRPOTZRNzV6bkZKY1VzUmZhY0RBb2cxMk03VHNsSDhkWFNjeUZMQ0pSdmM4 ZGJQdUlxb2twTGJ5b2ZpUkRXcmQ0aFE5Y3l5eU45RzV0WWh1akxyNHE3aHYwK2ZSbEsybDJWTUs1 cEN1bGVYb3YzMXpBck81VHk3VmdmdXU3N2RCK24zSEZ0dHp5RXFFMFVPMGhTTEZHMWVrSzR1aFlk azE3U083ZEdlYzduZFhNTElnenl3RmpYdFlhME51WnZrNTRpTG05aXhhdTFBU2VrdGpiSHlJY2g2 Nm1PU1Y4VmI1NWdoWGZzajNPYjBuTE0zeVp0cm1VNXR0VmhRWXJpc3FXM0NTa0d6WkZDZlI3cldu dWRNMGh3eXZIS0NwdEhRbkFkK0d3MTZ6eE5ocy9udXJhZFV5MXZMblRkSWdXMDQ2NU5Tdm1XSGtQ WDZFZFZwam16Z3JXT2ZJcnhWcEMxSWVTc2xoNUQ0MlVoeTdqR1kwdW40V2tlWlBHd1Ywb2pLaUUw THRXZWRucFpyaVB6V1orM2FkeTYrZkZWMkxsWXdTM090V2pkYUpsSTlpM2VRdWVyT2FXbHAwTEVs WFpPSUlLd0VqaFZyczh6SHZ0bCswZ1dydXlsbjFnRldGY2JTVytWdmJlYkd3TjgxZ2xuVldvc2c1 Z3hKM01zTzVlR2dkOTJQRDcrL3VQeGxyWk9JSE1oYmpRTXY3c091aDZtZnU4NmRDV2NhOXk4T0k0 ZFVkRTROcG1ITmgySTlkVTl4RWpRUkN4OTh4Sml2MW5CU3JmTlFmS01ZYXhqci9QK2xlbStxNEpG SEVJdVl1UW96UHlKMkwzcjNteVV0MC9hL1A5YkV3S3NyK3Z1dXlhcW5XY2hLVDJoVXUxZUhURVd3 VTU3bFgwUXQ4bjE3dHBGZHZlQ2tibXdkWVJWY2lRL3BNeVdOeFY2ZWM5MTRKaDlNTXR3NHF1ODlS SHBYdmxWNVJ4REFONVd2dlhkdFdLZUllUFF2ci9YMHRZUDFUKzRWckNJKzUwSktidGFsSFFPajBU NUpoNVJ2ejluK2oxREs0UE1pRmphMGxPaGUyRDdMTWNROXY1Y1pJMUhhdmFDMHJnT2tNT2JGOWVJ Mk9xd3ZhYzk2RmhweWhwNFg4YXpER3RZbnlmdWVjNis1OXVMbEtCeGplbXZ5VHA4RUdkZE5yK053 dUhUbncvajhhU0RRQkFJQWtFZ0NBU0JJQkFFcmdZQ2EzdXg1RTM5MnNaU0lBZ0VnU0FRQklKQUVB Z0NRV0JqQkR5czlmQ3pWYUE4OE1ZelJVckxvL1IvZUNWR0VnZ2xlWHRydnc3djdYNnBKTXc5c0tm MHBtU3VJdWZPZzFLS3MvT01OUkVQWkNuKzF4U2JQT3l0YUE4eHg0Tmtqbmt0VFRGT3llOHpQTjVH OTZDVmtyUWRud3VSOWhCMWVrWDBWRm1LSGZKOXJwUjhTdmRONUNONHNlaXhTaGxHdVREMVc0d1Bq NmY2dFdzZUxIK3hLbzlqY0U1U0l0YWhyWnpmaS9VL2xoN2FRMzhLSitRK3Y4MVd3cllvUFBaL1hW V2tPOFRhVmc3SjcrNlY4SG1qQ2lhZGN3TXU3YUR6RTM0dHZTcWtKSno2YmZzNjVQdjhWc3NqV3hz dHZTcEVERnNuZjFYOVRZOVIyUFJLYk5ad2RyMis1OW9jRldQT285SGEzbHpkTVgrS1JLYU04NFgx U25HZXBSM2g2Rmt1SFBQNk5JdG5TQ1B5ZkFad25SSk5PWVFMODdqNDZCRUNLTTdOLzhPeHZaTElX c2JjQy9FN3JpS2VVTjZ4aWpORmhObjNzMWI2Z1l3bmJCN0paOVg4Mk1vSnpUTTkyVlplN3hFZHJM TjkzbVhHWGNlL1BORUIrYXgyVGh6YUtNdTFnWFFtVk9FTDZwKzV0b0tET1AybGlOOUVPS0lycTYw OStaalNIOGx2M0ZlTThxd1pyZ1g1NXJYK1dwVTM1YTJmU0RiS1R4M3Y4OGh2YWVVM0daUDFhMVA1 VGZZKzRhaVEvcjU5aEUzVVpmVnl6S2FzSHZNMlNTTkl6NjJkeUFYMlRVM09GR0VZU1dIVmIrQjZS MmhxNUlVdkttR2JFQkJZdVJyMzBGWDFoTVVxMXVpc3VkSkwrYm41YTkxYzVIcndnc0hZRDVaUzE2 MUJZNTB4UFVVcTJlWWV3dWRCRWFsSHVkWXBjN0RmZmp4MkZkTDZaWTJiNm90NTZQV21EdXlZNTc1 b2pqQm9IdlA1eXFXZXo5dUQyV1BQZGRXK1hYL21qbStiUDg1RGZYMXRJZDcyZVpjVjk2S0xlK2Er ZmIvekYxZkdMdGg3eVFrcEgwRzVSSnl3d3VtK2tnVTQ2VU40NUp4dDluNzJGS3lhOW5zNzk3S0lj czZUcVQ2YVMvdmZWRjBFOXFteVk1Nnh1LzhkOC91MGRsbk9iSG51d2JlUmowRFo2aDRxMU1mK1hr NDdYK1BmZ3A0MU8zdUxYcVI1b0U5dkduZlAwTmErc1E1TGlmWSs4cDJyVTU5UWRsL2lmbEtaS1E4 TFJEM0huQStlaGRqdlNLL3liMWdINTU1UHZHa2RzNjVWc0pqemdvTzl3aWpRN3pubXRUVHNuTy90 UHEzbHQzRFRjN09WSDhPcFBaTTk3bGh1NmJSN3R5bUNuL3VvVFg2N3Bmc1RlUWRGSU1LRFFCQUlB a0VnQ0FTQm00akFMamV4TnhHbmpEa0lCSUVnRUFTQ3dQRWdrSkZjRndRb1g1Q0ordjU2K0VnNXoz OUVIYURNN1VtQWxYWGkySGRXcEQzTXJlamVqbExWQThFcFFaUmpUV2xMZWNWQ0RtdDBQZzIxOUdl Z3B0cW43Smg2ZVB6clU0V0hQSXFJUjFmZWE1ZW5xRUhFUWNpajJQUUF1N0p2Y3hTV2lIdTNIWmpJ YVBKOW5xYko5OW1rZmVUUFBaU0Y5YW9IMkJQZDJ5cUxWUW9XOXNaS0ZBZElQbVArWFByWjY4RG5s di9COHUxM1k5Vkhudk9zc2cvcWtFKzJhWUJDa0RLczFhR0laUUZqanNCS1VUQ1NrbHJkZFNIckYz QllWWTU4Q3NsV1p1NDhiY2Y3RUw3ckZHOTkrVjNqZDY2S2ZSOTlVbkpwZ3QrVVlteEtpVkpkV2Vz bzJFWUxEZkpZY1BMNU13S1FveERDeEVmUDB1clV0V2R1WWhtcUtjVW9NUkUwa0pwR0dXT2FZdWE1 eDh3dVRVSDMwbDE2aWFpeElvdU1zdWJJWlpUMkZPTlRaQnpuNVNiakhOdnEwekNnak96eldOTWd1 OCtiaTdOUXdjOGR0NzVPV2NTYUszOFIrU3p1bUEvN3RseExENnNNZTRJS05uYndjLzRoVWx1blZm U3BXbGExbHI0ZXlXN2VlYjhOQWNGZWhVWEJmdTR6WmdTN09UbXVOKzIwTmwxYmMydGpLOU5DUk5a MUJFZll0ZkpDOG5zQ21ydzV6MnJsT3ZsemRiZkoxOGYydTdaNnY5RWlDNFdVNWVQMXRpc0JnU1hn T1FJQzhuUWpGN0NhTkZldS84M0hJVnAzZldKVlBxS05jMTE4blgreEZRWHNyODN2SzRwc2ZRZ09y dk94b3Q5enpHdHArNDJ2ck1RNEgxYldDVXZVcmlIeFhiMDk2bGpYSG0zTW0wdXZtcHY4SnB2dW1l ZmtIeXJmZm02VjdQSGNYMVYyM1RIbjd0eDVyUzVTU3JzR3BQZngycnE5L2xOejNNOXR1eGQrYXUz YlkvcCtlKzRkT2VieTE3OGpldW4vemMzdStkeUQ5WjFCVUgzSHlsaUhXeFU1ZGF6ZnVWZDBYNFQ0 Sk5PY2c4eTRMOW1XckZYZTcrWmVZVldaOFJpU1gvK3lrdU5ld0pnalY1bUwycmlVM2NZN2h6MmJX RlZubE4vdUJWZlZhY2ZzNmRiSmIyWDNDVmxtdkZzbjRCQXZLdmtkblVOZE15ZldzVDY5YVJ6dVUv TVZjaWZ5SGpsKzc1SGdLcDkzM3paSFB2Zjg0dk1VS3UvZUNHbTd5YXlzbGM2TGNYTUY0THYwSHR4 OXg5VCtTNStuK21GdDlUTFZsMDBkckR3djFsYXdsK3ZKckFUNW5UYkZUL2xkdmV2TWZESFdOMS92 dTJjWVpTWWRCSUpBRUFnQ1FTQXlVbyt1QUFBUUFFbEVRVlFJQklFZ2NBa0lyQ1Q0WFVKLzBtUVFD QUpCSUFnRWdTQVFCSUxBSFFoNGcvNk8ySzMvRVUwUS9aRG9SbVVmUzNFc3dDR1czVnBydjVRSHBr ZzZjMUlvWnhIWGZyb0tpRk9LK2t5UEI4NlZkVkEzdDUvMUVIclRoaW51UFd4RmZxTDhlWjJxaUxT SUhERXFndXJRaWZ5NUIrR09qNzZYNzNOZ3ZmeXBmbEljSVhLTmNxU1JHQ2pueEh2dmZFRjY2UE9X akh0STdQenl1YWRlTG9XbE45RlppTHBUSFJoL0QybFdVcHlyRkFRczZsRDRWdEZUOTk3MVgxMmtp NHBlU2VkVGMzM0hLQVBlcE0vbzRpL1l4VVVwTUxiNVhhWStJVVpPODZOOFNrbS9mVHUrTHZ6K2RR VVdPSTQ0MVl2eFNWWG5UNSszYnh4WmtVSzFsN01yOFlTcy9wcEM2a1QyTlJkUWtQZ04yenpnZW9X NXNMV040R1plYm5PQ09wU0RTRmxrS0VlaHcwSUV4WXIwT28rQXRlNFQ2MHRibHZxWDZoUUNZaisy eWpwNWFQMURKREkrMXpNeWg3UlB0aGw3SGI3TklRcnVhL1ZDTythTlhyZzVhQnU1TElQMTljZjRs T1dxc2N4RnBvME5hYkludTJrZkRoVHk1bExwVmQ1dmhMQmdYblgrTmVVNWkyYjNySXFIbm10ZDY0 aGgxZFRHemhyNUZVTnBsa3JueUZXdU1lZGdxMktNeHQzUzY4SlBXVk5nU3Y0MjgreEZFQkNRNWMx TmJTaGZYeEh6UmdXTHVTVUpDQWpCcnQrK2MrYkY5NmlNZHAwaWxUeWkwbE9PSlJxZmpSeVArVjNz eWRyYVpxNDJmLy9sV0hBbTdkeVpPWFNhdmFRVk53THQ0VnlYSTZsODdsT21DRklzUjgzTnRjanU1 TzdqUnhLRzMyVlQvTFNyajhJNXZ6U0djKzFzbTgvcTUzaE9OaGt3Y0x5bDl3MWRTNnk5emNsNTh0 eUJIZktkWTRpZmMxWGRxK25QM1BGdDgrMWJ4L081bDdIdTg1aDkyVVBIa2JWWjV1ejNPYzVmNjZ0 N0ZFUW44Ly9ZRC9zdEZ2UlpuSFZldEJjM2xHT1ptVFg3ZFhzMlpTL0xzOEp1N0sxOTVGYjl0cTly ZVMwMHA4S2twYTB6cTRqUXJWd0x2NmNpUGI2VnZNVzVKeHJsdi9ndEpWWW5ubFNIVjhtdnczczdS TUorYllESklkWlg5eHQ5WjkxVHo5My85K1hHdU92NXA3cE05eHJ1MSswTDdNZThnT25sVDJ1c1l2 ZXRmLzE5ajNzWUZuQ2JKVm43S2VRM3ozYVFFRnM5TDE1WVk2djZSbTYwdGo1VzJ2VytiWlRUcDcr OUV2M1lLbmxpL2RTV1BiVGYwbm52eFVocks2L002SzBCK3o3SDBsYS9WOVdHbHc4T3ZRL1hqbm5N N3lyZWUvc3RlKzQrTC9FYmprQ0dId1NDUUJBSUFrRWdDRnhQQkd6YXIyZlAwK3NnRUFTQ1FCQUlB a0hnTWhCSW14ZUhnSWZMMnp6QTlpQVM4UVJSYmVsZVVoYU5aSnErRFE5K0tVYzhtRzc1SDFzUlpJ VUtEdW9vQ3ZxSDhCcDdUUDJiZW5ocDc3dUpoUVoxRWRHOHNmL0dKV3Q4bUUxNVBHVlp5SVBjYmVX emp1VzNxMmJPSFdMRGxId0Y5TTNEV2ZIZSswU21oN2w5M3RKeFJFL1dvTDV3RUF4L243T2pRUExw cEcrdTQ2eWZVUjZ4RmtEWjQvenBMYUFaOCt0V09ZcnVpM2pRWFUzdDdGaS82QlZqQkNGcU5rV0lk UE9Vbkh4TGU3anVOMjdwZFNFeVhGOS9MTzhZMy9LM2xjOHFUMSsveVZrcWRBN3FVeSt2RVMvNnZI M2p6c1dmRzRSUW9wZ1BodXkxeWIrb0VyMUZKZVJlNUR5L3NkK2pLY3JOeDg1clNub0V0aDVINVl6 VHRmRkRKWThWbDNhK08zY29sdjUzNVcvcXpQK1VUdHFjcXpPU1BlZktiWk5QS2NoU1o5K3UrZDBZ ak0vMXpUcXFOTklaMmIvcjMrRE5tUlNPUS9aV3lTa3l6MGkyWFNlUTFTdHp6Vnk1a2RneVYrNGk4 NUVFckQwdzd0dEZqUDYxeWtBd1pvbkZHdUY2bzZpa3RFUXE5VmxHY3k3U05hSjlGVC94V3lKU0l5 WXNUZjRuZnlsdi9lakhqSUR3WVNYYzJDcTR4Vm5MOXlFSVVOVEQ1UmFoWFdKZitkYThWZks3cG5h T0lsSmFlNXNBU25qamF1a2xRdGV3dWE2WGhXam4zT3Z6Tm9tYnMzKytLNmkvNXNnblZCNTVyRkti ZHl0NWVzNnlob1Z3STgwYksydEVyQWs1SjVBUDdKWFVzWTlRQnVZc0FBcWxOL0hyeUVtdXNVM2ti Rk1Hd2VyYmhncGUzR0VkR0RuWDJGelBNR0dOQ0RsaEtINmFOTGZ0dTM5Q0pqSEhud284KzZkdjI4 aEZUbHVGdWQvTy92aE0vSlVKeklmbXhhbSt1NGR4SDdCVVo5MUhJZGg0a1dpVWFkOHdFbjNHTXR1 bS9ZYjI0R005aEVhZjFUZC9qTWRXcFZjZE0wY2cxY3lWTVo5dWNtODBWMy9KZklRZCsyREU0djUz dDU1WVkrMEY3ZUZZQzdiZnM1NzZmWkMyWGJjc2VyVjdYZlhOU2M0VkZwQ1g3T2ZTc3B4L3h0WEx0 V2Vlc2dUdDNHajczbGIralZwa2cxQmI1cWE1b240RDJQWEhYN0pQckltelByWksvcHJxR3gxR3VP NEx1bTcwdTgvYk4wN2VvMHBJZnk5aFg3ME5GbFg5MUZuN1BmdG91SG9tNEVWTHoyYk1PWjROa2Ew d0s5RmZWUkV2RTdieWxUeHgvdHRqK3hLRXZmNHZWYWI2Rlp3NjF3ekNvT2NRcHhrYi9QdU9LZ083 Q2lhZC9jUXU5MjJUd3M0eWtkT1JVdnR6eEJya0hzYmVEQjdXZmRmejNOcEtGQ0tlL2JqNHJuN3FS U1Y3M1cwdzNMWHRGMTVSMFQzbWlzTTVGQVNDUUJBSUFrRWdDQVNCSUhBZEVIQ2pmYUIrUm13UUNB SkJJQWdFZ1NBUUJJTEFIZ2hRckZLQWJpTENBMXBLcXY1aDVpYjF0aW56dFZWWU94V3NkQjdrZW1q c0FTcUY3c3JDQ3h5a25LU1k2VVVoTjNoanZjOWpsY0diNXhTbTJ6eE1wdVI4OHhMVWp4M3hZUHdj cURmQktYbTg3YjZOZkorTWVybVMzei9nbjVKZlJVNGQwdVRVSHA2aTVoQ0s2Tk5HdTMvNkMwUGtQ QmFpdWtNbkhxQjdXUDQybGNsQ0VvSUpwYlcrVmRhcGd5TmxHWVV5cFRDbHhPbUJLL3lQRWdiaHB1 K2ljMjZLZ0VTeE5Tb3lLVDgzL1VTZGgrNElrczdocWZPSS9MNGY0aFM1bThwWG4zeHp5eUVVN3F5 YzlBUS91SzJhQjF5L3lCMVQ1N1N4elhtL0NRc3EvWFZEZWJYTDU1N0lvc2hsNGN6NXFVM25MTklx bWRLSVJ6NXRhandzL3BsdnpTZjluT3VjdmxjVmJuVXFlbUpPUUVMWmh0eW5IcTlObnp3M3A3WitP WmRhbTl0WVBDRnZFdzhMeW0rZlROVitYOGY0WE45TnVlMDRUTTVJY24zUkV4Wldic25ZSVlHbzAx ZEQ5bGwxTHZWbFd4eGhrWFV2Qk9PR0lhVmR3eEJScUpXOVNpR0NKSEliOGxMZkw5aFQ0aUpLL1VZ ZGNENDJwU1ZTcWQvT25GdUhUcDF4VWxRalFGbkxUak92NkQvblhxOU0xazFrUmlSNzhkNmJKMGND QWhMajFKeloxMnR4OCtBcXkyZjZNaVYvMHprVEFXR1YvTmFQZlVLL2ExL2Y5ZGlubDRvYlJ6L1Bt Z2VtMXI1MTdjSGt5NnVRYzdLQ0UvTWtFbzNyRVpHQVZXcnpybU1zYkNGRElkUFlTOHJqN1Ntc1ha VDA2aUMveVhQTStNbFlaekZJMmQ0akpsbEQrN3crL29xVldIcHZaUTE1WU1rMXAxVnc3dXliclAz RzVubzJIbmdyMEhBVGI5NTZzTzJjMk9xMjBCem90MmhwSVhLSGEwQjhFNDhJdHdyRDV5NGhTMk5Z SWhkeHlQbGVqa0o2TVc3a2x0Y3V5ZVpXODB4RkYzUFdvVThyYWM1dit6QUVQRlpWcmJmNy9vNGw5 aGIzVjVXeS95RGJkYVk5WS9PcDFxWEphUHB1TDJCT01pYlhMR3Z5OWk3VmpSUDNSK08rV1A1bGVm TS93cDY5d1hnTnVvOXhQZGpydUI2Um51enIybldveitaRHhML1hxZ1NMbzdDdTZKVjM3dVA3VHJy WFpKbHYvRzNnTSs3SldYSytUMVVleTFiV2JjNDY2UVVjMTFQYmQvV0Z5Qjh0ckpuTHpiVjl1Ym00 dmlGbk9hZW41c1c1ZXB2bTIwY2dpUFhsUnd2RC9USGwzZnZzTXNmWmw0MlkrazE2K1p2R1hXL21s b2FKODloKzBMbE1odC9pdlNyaTNsMjc5b3VlMTZoWDJhZk9HdHpxdUJaaytoMlJ4ZXdqeDJjcmpx L3lYcUI2MnlwZ0R0SitSVS84OXJ5NCt3ZllpUy9wdGZVT0pkQTU0bnF0NktrelBuallTN2Z4K2ZL RUZ3MU9DM1QvN0NtY3ExM1cxdEdScktsZityUzFvQjBxT0MrbnFybS9tTXBQWGhEWUVZRlVDd0pC SUFnRWdTQVFCQzRMQVRkR2w5VjIyZzBDUVNBSUJJRWdFQVJ1R2dJWjd6WUllUGhLOGRBL21KeXE3 MkVoQlE3TGF0c281S1prcmNyenRyRTN1K2ZLZUJCS1NjYnFpb2ZBRkpoelpaZk05MGI1S0kvQ2pq SzV6OWQvQkFBRUFxU2kvdGk2T0ZJYmhWVmZqZ0tqVDVQL2laWGh3ZkcyRC9uSnAvaXI2dWR1bE44 TytJM0hzdTNZU0RwcytVdUh5S2ZJZVQ3bitZWWxuSExBZVZqUlNlZVlUMDRpUkZHYUlLNU1XU0dj ckh4Rk1wRm94cTdBZTd5Zm92eWdxT3JMVWlJZ0ViRDhTT0dDMERZcWRGcDVpa0xua1d0SnZPVzNr UHp4WEd6eUVjbFlOMW9uSDdFQWNjWjUxK1F1RmZvTUkvSmprL2RIRlpraWNkNnA4aWxmS0x0Wmt2 anNTck5hVk1IR1R2OUgvSkVWTmhiUUZXVEo1MzZWcHZDbEJLZUFZYW1DVW9wRk8wcHhsamFhc3Nm OHhzSWVhMHVVMnVxNERpakNLTGdwMlp6ckR5bVpTR1lWYk8xWVVUR1hzcHhDS1lVa1FXSHY5eVpz Q2xmNSszcHpHZktrVDg3ZG80UWg1Qm9YWW8zUStNeWw1dnBmcU9Pam8xeWs4Qi96dDBtYlF5bWYr enJPcFYza3NscnpCaVdJZ2g2R2lBanR2RGtVaHRYYzNzNmEra2tsNVUzS2p3bzU1d0FGSmNXcGNU ay9xdGk1OHh1d0xPVDhSR1M0eXVNODczUkZmclA4NkY2ak1rWkZwZXZRK1ZpSHp0MkhWZ3doYkpO NWhEekVOWVI4VmhHcjZpM09OZERPa1hiQXVtWC9NR1c1dFpWcG9icE5Qb3VYTFgrcGtFSjgvTTFa aFptU2J5L3hUSFhBM0N5czZGYk9QRHZPWWErL2xZU25GaWJIMm1NUDAvYTJDT0hPWjZXc2JVZ3o1 ajIvTVJJQWdzMjMxRUg3aUFwT25iRzNPczUxbnlMMFlvRTk4Mm1CTGY2WlU4eXI1bXh6dUdzTmNR N1JqaGg3eWJuMTJ2RmRQY3RBMW1MWHFUSDBjdHJZNUpsem5YdktTL2ZlM0daUDJPZHRHeC9KbXZy Q2l0azJjdXdKM1lmWWovdHRZZWczYXhndVRaVGJwbS9yeWxwbnpiWElYTWgyc0xiZk85U2M2VE9h OXM0STdGNldRYnF5LzFqWHoxMk8yME1pcjlqWGFNKzFOSFVlN1NKN3JHT2VRSFpqaGRLK0FRR3Vs ZmtQSnkxMmRVTFhEUkszKzVMWHFXN3ByL08yb3JQT3RXR3ZwN3lYUXJ5NFlhMllyWENBQS8wOHVL MTRWc3ZHK2toN3JJejFzc3k5bmluMGVlSmVPRUNvWnBIYVh0dmFJbi8wOXNldUkzUDlGSmtVWnE2 NXNaNXJnMVZYYS80cStlWnNhN2Y3cENuNW85eHQwKzVQN045YlBXVGZxZmxBSCsyLzdBdVF6dDBq ZUptdzFkc2tkTjBndWZkbFg3UlBiQkgzdTltNzY1UDdGdWNxVEsxbm4xeHlqTWsxNnZsU0pVOWNB MGgrOXBpSWZsNXlNbjliaDEwUFNNOSthL3Q5eEhueTFkdld1OTgzLzdqLzVlMGZtc1ZTNjZzWEY3 ZVZ1VWw1NXhnY3RPMCt4cGlzOGNZSEU5YytTNGRlUEhqVENZRkx2S2hrTHV4Ris2MFBOZC8zN1lq UFdYbTN2amtlSHdTQ1FCQUlBa0VnQ0FTQklIRE5FZkRnOFVvT0laMEtBa0VnQ0FTQklCQUVna0FR T1BHZ2xWV01wZ2dkSWZId2tvVW5ENTg5SkIyUEw1bW1GTktXQjc3YXBlaWd3T005L0VYMm9CQTR4 TVAydVhGUTB2c2tZWCtjd3NZblZmdThNZTVOOURGdlZacHljdndNWlU5aTZ1dStXaVcybGUrMzAr K3F1cEh6b0gycUlGTE1WUDZoOHZ6V1R5emhDRWlVOUpSZUNIK1U1VHhscnp6SFBxSEtVYUJTMkIv cVlYNDFjVEEzcGRpZ0dQTjV6TDVSNVpCTXhtdlcrZUw2Y0UzRERQRUxJYy9uWUVmQ0NLV3NjNktY MitJVVk4Z1BVL0lSQzVGZXlHZHRvOGtmQ1M4K1h6UW52N1d6YTRpMDE5ZEZ0cVZBYjNuT1VRb2Va QlFFT3FRNlNqcmtuQytyUW9nckZXemtLRWtvYWZyQ3I5Y250b3dqVDdvT0tjRXB1eWlHekcxZlhY S2M2eFhjNXN5TEZHYjZUMm1GSUdCTUZQam1TVEp2cTdSbEJnVWdCWmxQYlBYNHNPQzJwYWl0aXJQ S1JGbm9QRWRpTk1lN3BpbndmZnJXZVlyUVBBcWw2S1RnSGZOWHBvZUR6dGxlTnFVMEl1aFFiT01r aFNhQ0lBeFp4cUxVVTNsS2FTdi9xbmg5ZEMwTmVRQUFFQUJKUkVGVWhhZHIyWnlLN0lPRUFJKytq OUxXWk9STDV5RmluL1BXK2RtWHUrcHhCQVRYWU45UHltcWs1VDdQbWt4Sk9hN0xycjNIVjhGM0tm OEs1U25nKzJ1bXNrNGRRcExyOXJNcU5YV3VtaDhkbTVMdmszTzkvS2tYQnNoMzdaQXhKYithM2N0 cDA3cmFoSmhMcDg3bFo2c0Mrc0FhSG90SzlrYnF6UkV6cXZodHp2eURvTjRmMkhhUDA5ZjErOW9u SUdpWUx5blhLZHJmdndxOVgzbHJCdndyZXVwY3M5WUk1d0ZsdWV2QVBsVEkwbG83MTVVN3JiRERQ MnVpT1JzUm1NVklGb3lRSDRneTk5dHJpaS90emJHdVU1YXIycHFEWkdGOE1MRzNZbkhKdmtHWnZu MTdLU1RTUG0rWE9QSkRYOCthYW0zdDh6YUpxNFAwYnY2QklhS09PVWxkNi83VWRlallWZkYrYjll cVBkWkY5TW5lWU9xYVBVVGI5dHphTzRUc1VhYTJqQXVlaUxpT202K2t4YSthZDk0aXdidS9SWmcz dHptSHpTKzhmYUQ5anhjT1dGdTMxM01QWms5eDFjYXlyai9PN1haTnRyTEl4T045akdQZlZmL3NL eXE0eFNGSldYc2RaMkVVZWRSYTZ6N0c3OXdLT3dmNmViemx0NUJGdkNuNVNOcldBUEt0WFVpQzVD T25tMGRhZmVmekt2bXQzQzRoUWpkY1dsM3JwZkcwdEJCWkRqa1hZUXlaMFQyZWw3aFlGa1NtVjJZ VFQ2NTdoYjZzRjdWRzBtVi9mRlhjZGVaK3dicWlYK1ppK3hWcmlqVmpDak43ZWZlVjduMVk1M2ZP VzUrOVlJSUE2QnBaMWVZbXgreUpyTkZJMy9yUmlKQklzdlp6bThqWXBZejlpekVncGhxVE5kNzRF T3VSSG1IRml1QW8yOHNJMW9NeGY1dTA2MnJVdWJwUGQrNXVJMmZYc3A1SGpYVmRjODY1TVQvcElI QnBDS1RoSUJBRWdrQVFDQUpCWUhjRXhzM203cEpTTXdnRWdTQVFCSUpBRUFnQ2gwWGdKa3IzUU5R RHlXWlp4SU81aG9PM2tTa2pQSlNkZW1EYnlpMFpJaHV3dU9WTlo4UWsxaWM4T0ViMmNHekp0amFS NVMxN0Q5VDdzaFQ4M3U3djg4WTR5MnRqM3JxMGg5QjlHUXFJUHQzSGQ1RS9FZ25HOW5yNWxGSDl1 ZENPVVV5MStFV0dIcUI3R0s1ZnlHV0lmRHhscnp6SEtBaDZvdGRGOW0rSnRpZ2tSc3dwZ0thVTFz Z0NMTUROdGV1aE95V2hCLzBzNVZCa1VTUlNIbElzemRWcitUN1BpZWpUMG1OSS9vZFVacE9QM0dF T0liK3lEK1lvMzVCSCtnWjZDd2l1VjBRbFpBWG5BZ3hlcUFxeldGakJDV1h3U09TUlArZVJLVm5N Nk1tT1NHZ1VqWE4xTnMybkFLR0U4VnR1VWtkZktJTjRTdFJONnV4U3BwOWJFTDEya1RGVmgwS1Nn aEpoK2k1REFjbzNheEhsbkxtVkFsK1JsNjEvU0RrVjNPSW9FdmRkazE3NkZva25KNnhlYlBwYkRG VnZTL2JXVVpCdWJ5dHd4VEpnU1FscFRrV0lRbngwamJOeXc3b0s1YVJyeC9XTmZPbWFRK3p6dTEy eG9henRqckdPejZpY2x4U2xZMlZrTlpaWXhuem5zSG1Cb3QzY2FzK0NlSXdnaFNUUXltdXJ4YWRD OGludngyT3c3K1d6a0VVK0VrS3ZsRGNuakhXWFNsdDM0TkxrSVhhYnMxcGFQNURpV01reHp5cXJq TkFMSWE3M1ZuWmRDQ2ZFeTc0Y0xKRncrN3h0NHZZTVNJa0lFcXp2VWJSL2FRbVl1OGJOcVFpNlNK T3VBK1dGaUNiT2RYMnM2bnM3OHh2aUR0OUl3TEEwLyswdGZFYUE2eFNKMEY0ZUtRTVJBYkhDR0Zu TmhoWHkzMWpkbktqZW1MOU5HZ0VXNGI2dmc3U3p6N25iTVBSYlBzK1pZSjlwaE9sWk1zRU5RS0Qv ektocmRaOGhYMFJkMTdnOUR2S2VOVlNmZWRja01yajl2L040bjJ2aklzYXhxZzN6cEh1WnZnemlJ bEpYbnlmdW5zMjYxdSt2NVRkdkhVUWdNMjlaYTkxbndNdmE0RjZnbFpzTGtjcmNyNitTYisxNlRB a2czMXFPZUwycC9LcTJzMFBvN0N2M2xsTHRUK3kzRU5VUjhieXNCVU9rTWZmeDFsZ0UwYjcrdXJp WEJucmlwV2M3TDdPdTBnYkhyWnRJNU81TDNIT3RxNEljNkRvd2gvZjdpWFgxdGoxdS93SkQ5ZHdE YTFkOFgyODlzMjdiRzVQZkUwN0pOaVpqNDl2YTZaNFRzZEh4M250WnhqbmE1MjBiOXh2MnN2M0dY bTdiVnM0dTVaMm4vRmpYOHhnNGpQbEpCNEVnRUFTQ1FCQUlBa0VnQ0Z4REJLWTJmTmR3R0dPWGt3 NENRU0FJQklFZ0VBU0N3TkVnNEdFcjVZSzNzTDB4VG5udE00TWVqRk40WHZSQUtRZzg5UFRRMk9m MGtHQXV1Zy9hODFDV2RVUHg1aEVPa1o5YWVpNWtWVzRUSWxWZnYvL1VDWVhFS2lVUCtYM2RUZUpJ R3EzY092a3duK3AvTDZQSlNyZ01BaFFsb3lSS25WR0JvSXl5Q0h1czZFbXY4MGh4RlBvVUNnaXJV MlNXWGdhQ0ZSTFZOdktSQlpyOHFUNzM4bmVOVTlvWVM2dVBTTklVQ1k0aGNsQUcraHp2UzFVaDh4 cmZDSDd3UlBpclF4czcxenNyb3EwQ3BRNENja3NmVzRqUVpVd3NmbGdieFBmMWxHRVVqT1lkbGk3 ZzJkcFpKWnRscWZFNDZ5N1doakYvbTdUemsrV1d2bzV6eWJ6WDUzWHhyYUtOTEVOaHZ4U0dXM1Zn ajhJVXRSU1RGSVdVem40dnZ4c0NJUEtCdVdFUDhaZGUxZjdDMlBxT21CZFlmT3Z6eEdHQjhPVjNs Sjd5U0FoSUFzaGtQbFhuUEVkODI0UUVUQWs4WlkyMWI0ZDhKQWZ5R3drQkthSW5FdmJsbDRxUEJB UkUraVpiMjRqT3JobGtEaGJ1N0IwYnJ2RGMxdExwRTBwNFQ2WTB6NDRrM0NweVlXNFRzc0krbmJH L1JPQW5nd1ZONFJMK09VdklSNWRIdUdjNWI0cG9PWTROa2ZKdHFzN29uSE9yOXFGaithbjBYU3VU WmNRS1RwMXp4RHh5bXRqekgyS2s4NFFZNXljaW8zajh6VURBK1cyazV1ZnJ0czdxOXpGNjk0M2ov R0tjYzNvaDVDc3ZHZHBqS0xmS1cyUGNnMXRucmJtYnJMRkl5dGFWVGVWL2JuWEF5MU5lWUxMT1ZY Snh4MXFyc2ZTQ3Zhd21EVC9rTy90dkw5Z2crTGtYTTE3clJMc0hiNkU2bTNoekxpdjNmVmt2Yy9U cFk0cS94TmxnL081UFBvdnZHM2d1WnI5bXorTUZUTCtSODNFZDJkVExxbjdUdm4zcklJdnlmZDR1 Y2FUUHZoN3J1SDdyUHU5UWNjOFI3UDFHK1N3b0xuVXZOY3BPT2doY0FnSnBNZ2dFZ1NBUUJJTEF6 VVpnN2tidVpxT1MwUWVCSUJBRWdrQVFDQUxIaDhEMUg1RzM2VDI0OU5ZNEt3T05PSFA5UjdiOUNE eTRaQ21nSnhQQnhTZC81aDVjZW1qZld2SXducldqbGw0WDJqUDNCRDlXbjhaMmV2a1UvdHZJOS9r ZlN2ZldENWJYUnZudG1OQXgxbmpFZTAvWnNPNWhkbC8rSnNZcGFKWWNkLys3OVhLUlF5aCtObFdP cVl1OFMybnYwM2JPY1hsem5qVWNDaUVLTDBxU3VYSjlQdm5PM2Z0VUpoSlZCWXM2SkQ3V0s1cFFC R1NFSS9uR2hMVEZ3cGhQRHlMbklJanBVeXN2WEdXNTB2SFJzMjVFNGRkakFQUCtlaHpyWE5jMEM0 aUlPL3BQaWVvY0U5L0hQMTlWUnJwc1JJeEtucGhYeldHc1lVaFBlWi9YbWlLZHNMYml0NTJxczJt ZXViTzNLdVdUYlQ0dnVtbjlWZVVvaFp0c1JNWWxNRnpWWG80dGc0RHpkRW9TVWgycm9FZ2tVOGZI UFBNTjRodHJReXp1amNmSE5JSUQwblUvdjR4bCtqVDU1bkRXaGphUjM5ZmRORzd1N3E5WDlYN0R2 L0xXalErbzBIVm9iVEJmc0w2blQwZ1JkZWpVOWZQMGFjYWFmMTdxOE9sWUZvcGFVWiswdERkcTZX TUtmY2JQZUp4WFMzd0dseXhFYW9RV0ZpVVI3cEhiN1dNUjRSeWY4d2dJNC9tUGdMREVuRGdTUlJF UDNXdk05V1diL0VPUU9MWnBQMlV2RHdHa1ZQY2plbUNkdFU4VHZ4eC9YSzJhYzlmTkdhdEdQR1V0 Ylk2UTVtV2x4NVl3KzNaellVVTNjcDlScFI1WTNubFF3YXdqLy81MWRCdjU3cmxZR1gxUTFkdUVS RmpGdG5MdVYreUJXeVgzVEREbjM2a3kzWjhqajcxNXhWbVB0YWYwd21VbHoxMi9UcDVucm9qNFRi eDgwR1BNOGhzcjJTdXFYY3REbm5jMDhpOXJja3Zzd1JIbHJWMHc2MEd4dmo1Ym56SEVYVWYzR1BJ a3pWbGVwQkhmMVRzMzNmZTIrbjViTC9MNXJWdmVJVU43d1o2ODM3ZTE3NHNCdmF6RWcwQVFDQUpC SUFnRWdTQVFCQzRSQVRjcGw5ajgxV3c2dlFvQ1FTQUlCSUVnRUFTQ1FCQzRjQVNtckFwTWRZTEN3 RnZhQ0NqdE9IS2Z6eGI2SkZqTEcwT1dnZm84aWxiV1MvcTh1YmpQclBUS2NRLzRSNExsS0o5MXdX M2tJeDIyOWxrNFE0eHE2VEhVTm9MUG1POXphSlFUWTM3U1QwVmcwL1BzcVRYdWlNM1ZHMy8zTzBy ZjhaL2lBc21Db3BQMVBCWWZQT1MvNCtqOGYwUzRUY2doU0g3SWJFMytKcksxU3I3UFhJa3Y2ZDlq RUlhc2h5Ukc2VUloOXk1MW5JVTNCTlVwQWg1Rm1tTlZiQ3ZuTTVTVWtLMFNQSkFpV3ZwWVFzcSta bFhxYzJwUXErYUlPcnpXZVJiQTBtU1QyVmN3bDB6OVJzb2dHRkd1anZVUWdGaUhVR1pYajRBN1dy MWc0V1VwZ2dBTW05SUxNZlRVc3RDdW5VMjlTUVQ4aHZ1c1E1VCtvK0M1K1ZjNVpIZnJ2L2xqVXlJ ZUN6M21vblh6ckhiSlorRUZTVzViK1llWWgxaVg2d2tJK2tWcFRLR0x2RzErWjdrR0FZODFUVXBz bGdaaDFUd0xOeTIrYVloUUJvdFdIdWJJdUMxOUxDRWNHMTdmVklPeXpsYXdsN3RMMWJZRzlyOWJa WjE4WVAyenA2MWcwaUV1cURjZVpBVncxWDUzTEQrVmRtNXF2eDFER254OFMrd1pldEhFZWsvTVVo aVNGWDg5RUhCdU5SS3kzMytYZmQzMUdPbkY5OUpjdit1K3hYcUdZRFgyV3Y2WTE5TFdZL2U4OWs3 dU41RGJObGtIM2FNaithM2JDOWpIa204dCtjaHFkQnY1OXFIbTY2cTJtRE1mOXdSNCsyU2taM3NB TDhQb0s0dkNiZjRkeVpIdXcxanoyN1pEQ0dYdzZ1dTlUNTg0a3ZoejFEanVWWjd6QWdWc3hmZnh6 cDJlVE5mTHNoYjE2VDd1SmFWK0RYVHN4K3FmbC9OV1hSTlZaSzF6YnZhRlBCUHlHL2Q1aDR5LzZJ eHdMMy9NSEVwMkVMaDVDR1RFUVNBSUJJRWdFQVN1T3dKdVZxNzdHTkwvSUJBRWdrQVFDQUpCSUFn Y0dvSEkzeDBCKzAwUCtDa3FLWnBaZmhxSklSUU84cjFwVFhtdG5JZnNIdHhMZXhPYUl2NGgxWTFm TE4rVDdaRGhLSnIvclBLM2NSN2dJNlI0d0l1d01sZlgyL2xmM0IzVWg1L3Ywbk5SWTFSdm5YeGow NDhtNTZFVllTMm5ncFh1dHllT1VxaTkyRVIrc2c2SHdHK3VFZTFOZVEvMUVUaFpCYUxnOXdsSEJD M0VWTXFnS1JGSUdxNkhxV045WGkvL0plc0FTejgrUVVuK25Pd3Fka0srYTFKOENVK0owb2hUVFI2 eUFLdWEybUw1QXFtV3N0QngvYVlFWTAxTFA1MzNMRS90b2dpbWFHUGxyVmM2c2c1bzd0SFdNWGp6 SVJ5TkJSSERtTVgzOGVabHY4T1VEQVJpaXRlcFl5eWEzWHM0UUNuR011TmNuYUg0YkJMeHRGZTRJ V0d4MGpaYllZc0R5S1lVMUtyQTBGb2lIcjhzQWhTalNPaTdTRlYzYWoxR0dsd2xqNklZd2RqY2ls U05KR0JlV1ZVSGlRdFJ5aHE4cXB4anprRnpDdUtjdVpWODU1QmpjNTU4RnRMc0llYks3Skp2WDJU LzB1cXlnaU5Pd1kwTTVoeDMzYlJyMFY3RThlYXRPNy9hRWx1RTFyRXZxZks5ZGFMM3J2U3hPWHZO TmdjaE5TNUJRSGlqQXNuYVg4RXR6ams2dDA3WkY3UDBONjZyWDFBU2VrSjdKWGR5NDIvSEF0SzIr K2k1aG1IWTFnam42eVo3MmpsWnliOWVDTmhYbW9mMDJoeTV5ZjJTc2xmVkgxdS9yTEhqbU5iZHh5 anZHcllIZmQxS3VOZDg1d3F0aFY1YzhqdFg4amJudmdjeDhMWURFeG4ydE02YjE2dGo1a3J5cmVW THlTK3hHem4zS24zQkg2OEU0anhpSDI4ZjRPV3R5ajUxdjFMLzNiLzhVSVg2ZXZjS1lWWEJWczVl M0QxVGp5WHJ4Qys5bFpTclhkaWF4dko4NitXREs3THFKYms2dkpGakhYZXFJQ3puOXFMVzFVY09s WlIzLy93WFEvNjJTZmNhOXFLdEhya0lmMHVNdGNsY0Y3cS9HOHZZYi96Nm1KbDBFQWdDUVNBSUJJ RWdFQVNDd1BWRllPNWgwdlVkMGFYM1BCMElBa0VnQ0FTQklCQUVna0FRNkJCNDlvby91ZndUeW45 MythZVVaejJuZ25OSFdlREJ1SWZiVDZ4YzVYemk3a2tWLzdYeXJEZFJzTE1JMEJUYnlEd1VBQjZh YnF1VTlKRFRBMWNLZUZhY3ZxL2E4Q0RkVytBdlZWSncrb2tBQUJBQVNVUkJWSEZrR3YzMnhyNStV RFpVOWduRk9JWHJPdXNKVGI1eHpzbjNGdnQ5UzZoUEJmYnlqV2VkL0twMkFodnRpUGQrNnFGdWZ6 engzUkJ3MzlUT3ZTWmhtemZoUGRqM3V5SmpVQkw1SkJXbFAwSVRRc2I0Vy9yVTQ2aUFiKzFPaGVU N05DcjVMRm1Sai9DSE9FdSs2Nld2Ui82UzFpR2NkKzA4MWc1bDE5ZFVCQm1NSlIvWGdmRlgxcmxE eXRFSEZqSVJiU2o0emc5dUdmSFo4c2QxZFJBMFhxbExYK2NvY2hNU000V1VjU0Jpc013bHZvOTNU aU9FampLY2k4N3RLY1dZT1hOVWlpRTdVV3B1T3crUDdWTCs5ZWU4ZmxENExtRkJTMXZJMXJ3NE11 SysvU1huNU9Ra3dZSUlPTmVuQ0FoejFpVDdwcEdES2VPUkNzeXRMSGxTMWlNaE9FZkhPVkJkeWx6 emovZzZiLzR5dC9vYzN4dFhZZlBMT3ZuS2JpcS9SRzdra0FiN2dpeVlmbmxsSUYvb3o4TXEzc2g5 RlQzNWhmb25YOTloOFJhVjN2V2FzZy9yeVdWSWhjaGNKZklvbkJkSzduazJFdk9QenlhZUpmY0tY bkNtOXRTNjJJcmFQN0orMjlKQ1JHcFducXoxMHJ0Nkx3OGdyYlQ2ZjFBUkZvWXEyTnNoOUNIQkVB VERUNjBJcTJNVnhCMDVBbDcwY002MnZRclM5Uko3bFNPSDdjS0daODgzRXI0MTduNVl1SW0zTC95 akt1amxIUGZrQ0htdlhHbWZPblc5Vi9RV1orMXhmM0JMNW9xRWRkeHpBdkt0NWE5ZlphM2xQdXM2 SmQ5ekFITk9GZHZiMldlWWQzdEJpRnBlSkxSMm10ZDZjcDl5MXRJSFZNUW5lL1YxSHl2VzdtTlkx UzV4cDg3K25OelR4Qkg4TXkrNE56TVVWdTBQdlFlM3o1OGlXejVuZGNCTFlSV2NPK2VXKzlDcGZl SjVvUTBqN3V2OWRxMjQzOVExMDlJWEVicnV4blpZWU41Mzd6REtURG9JM0dBRU12UWdFQVNDUUJB SUFwZVBnQnU4eSs5RmVoQUVna0FRQ0FKQklBZ0VnV05HSUdORDRFUCtRUTZaUXdONXFwVlJUaDJo L0ZiSGcxY1AycEdUZkFJS1VRcjVyeDNmTktTVW9EQlFuMHp0aWxPVS8xSUpvZFJGUHZKcHFmYXdu M0tjWW53VEVoTDVGQjVrVHNsSDZxTW9aNTJneVdjQmdQeXBoOUhWcGRzY0pZT0h0ZU9CMXhvemts NEVBWXFmVVpCN3FXYVJiankyTGszaDdVRTdCUWRpQmdJWEJVTmZ6em1FY05EbmJScHY4aWxYeVVk V0hlVlR0bXlqZUZ2Vk5qbjl0ZW9hZFEwakpQelhxbmluOGtpekZkemlZT0FhM2hYSEpveVM3ZE1x MFNzcWtjV1dVdnlWNkV0ejVnaGtTUjJnbE9xSmpQSjI5VWloenVHK1BoSXpDeTBJVVgwK3hUMmlK dUptbisvM3BRQkZMTzN6ZDRrNzM1dnlUMzJXUGloNnhmZjE1dmhIbkFuNXhncVJXVndqRlkyN1Fn ZzRINmNJQ0FoczIzVFRmUEFuVmNIbmE2M0hiMXB4NTRBMXVhSzNPUE1qaXl1M1pLNUlJQ0NhczVw OEpMNVY4cEVVV0NWZUlYTGpRNndibWxmN0NsNDZRS1IrMThyOGx2TGpYSXFRWWR5SWE0amZtK3ho U3N5a3M1NGdwZG5YdEFKSTJpMSszVVByWkxNODk0azFHT3R6QlhzNzU4d294SHFNa0RxMTU3UDNI VCtqYkU3MklvcnpicFMxYmRxTEpIMGQ1ODYrVm91YVBQdUs5Z2xHOHl6TGorMVl3dU5Hd0Y3QWZH U1VySWl5QkN4K2MvM1ZHcm43bUhGOWZYUjE4YmZLNytxc0w4aExYdnhBWnZleVhpL0wrcmpQK29m d2gvajJxQko2MS9MOUhyK1NKL3ZLSjZONTl6SDJDUzB0OUt6QXZ0aGE4SWFWd2VLdkZ4RXFldTVn d05LcnZwNW43aEN4SjJYcDNENi9WZmNpb09jZExYMWRReStiZWM2aC85WSsxdnU4TkNHOXIvKzNR UUQ1NzFsNTl2cmpNZnNuNjVKMXFvcWNPdVh2WHpFdk5sV3dsMlBCMUo2eUNiRmY2bCtLYVBtSERP MFRwK1M3anR4elR4MUxYaEFJQWtFZ0NBU0JJQkFFZ3NBMVJNQUQxR3ZZN2VQdGNrWVdCSUpBRUFn Q1FTQUlCSUVqUThBRFhHL1lVMHpPZWNyRjhSaUxVRHpGTmJLUWgrd3M3SGtqMjhOMlN1cnh3ZTA2 NkR5VTl4WStDNEVlZEdvWG1VVWU0Z3FsTlk5UWc1UkVIb0tBQi80ZUZtdFQzcHoza0JocEQ0R1B3 b1BGZ2RlcHdoNXFOL21WUENGdmxPOE43M1h5MVczZVExb2t4Slp1b1lmV3lEZ3RuWEFaQkVhclNh UlNIdlNXa3VROWQvMzcrUElzUXpuZktycVI4MXNpZ3ZTRktlTEdCL1hQVXdWY0F4U3AyOGhIS0VW MHFlcm5qb1dCVWY3NXdTMGpJejZ1SXlJb1V6NjlJcFQ4WDFpaDY1aVNzYUtMT3lRekZtTmEyMGdH Q0J1TE4zU0JBbDNQU00yYU5MK0liek5QcURmbktTVVJseHRld3UrdHdzNWhTa3lrVE1vcXY2RnlG S3gxK054UldpR21qZ3JYOHdKYlJMVEg4bGlyZ3ZpQ3JPU3paUzF2MS9DNXFxSjV1WUlUR0g1a1JT aHJLN2g4bHg3Y2dvQzF5N3pYWjFLNmp2T3M0K2F1VFFtOFNGVElvdVlwNjczNnpTTlR2VmhMZENI NWZKYzFHVVhlV2lXZkpaVmRpZHBqZzFNRUJIZzVyODExTE9yNVhKMXlmVjNFQWRlN3NNL2ZKZTdG Z20vdktwb0RrSE83ckdzWnRTOURVdEY1aEVna2dDWG1IL0orMTcvT3c4L2VrSldxTHZ2RWVXSmZh ci9ZNXlOUzJ3dXp0TmZuN3hLM0JqdFBXbDNyc3QrMHBmY0pyUlhmZnlZQUlSR1JjT3JhUFN1UzRJ Z1E4SEpSdTM3ODlnZzhTRTlITk1SclB4VHJXZjhpamdHeG5Ed1MwMWo0Zk44NmFLK2tUa1UzY29q dkxNNVpqL29LTDlJbkt1NWxueWJmbWw5Wkd6bm5rK2NBNitSdkpHeWlrSFd6eDZlMVk0K0F1T3Fs djErdWV1YmlmVWlMSldMVzJkK3pYTjNhZHAvMmZsWDZVUGROSmZyZ3p2bmtLdzdXQjQxNStjcCtU SHdKLzlVbHBMOFA4U1VJejNpY3UrNW5mSlVCamtoODFuYjNWVlhsMUZsYldibDNmN1B0TTZWVEFk MC8rbFhuU1pPdlR3aWF6dHV1Mk1HanprMFdwc2VHeHBjR3h1TkpCNEVnY0lFSXBLa2dFQVNDUUJB SUFrc2dZQU82aEp6SUNBSkJJQWdFZ1NBUUJJSkFFRGdNQXRkZEtvSWZKYVlINDNPZUJZSHhtTGVl ZVNRcWhENldJQ2pSUjBYRXB2aXc2RU1Salh4RkNhRWU1ZTF2VjRRU2d3VWVuNXJ6VUpTQzNBTmFa Q3FFSVErQWphT0t6am95eVVmVVkxMVBRWlowZnFjaVB2dlM1UHMwekd0V0h2a2VQRzhxdjZyYzVu N3p0cHlURXpLM3NVWTBJU0paRXdoTUthR2VORkh1ZVN2UEovUVE4Q2pPS3JteFl6bXlLWFZVUW13 ZFpaQlBhWTVBdU8yOTNDYnl0YnV0UjdKQml1M3JVZmE2bG5wTEZQcnNlbmFkOUdXWGlpUGF1RmEv ckFRMlFvVzV4WFZkV2RmT1VlaTlmL1VhOGFTQ2s0K3BmeFJHRlN6bXpMSElKZ1FpSFd2akJ5dmhY RUdFL3NXS1U5YjN2NWsrbUxkNFNyUXFzcGR6SHZ1TVl5TUprWS9jdllSRktiSlpCVFRmNmlSeWJI K055WXUvT2doUXlQWUtkajFEUGhyWGZlUlRjd3VyakZOenMzcFRIc2x0Nmh6UWJsK2VRaG9wRkdG bFcvbjJHT001OXNLOThEM2lDR0E5UHE0VjE2YzhhdzdMTWZyTW1pbHk3aDVOelZhMUYyTGREajRL SVJqNjNONUxTVnhUYjYvbmZOSjl2OTFIVldRSlMza2w1dFFoTi9Ua1BLUmpCRC9ycE0vM3ZsQ1Zz ay84dmdyOWZoV2N1eStvMkZ1VjcrdFhjaWZuL0VIb2E1V3RseXlsanRkWE83NU5hRXo2cWc0TWtX bTk2Q0lkZi93SXZHZ04wWHhVd1luclo0bnpsYXliN0tmR2JxNmZ5dDhrNy9VbUNpRThqU1JjOThi V01TL25JQXROVkp2TmNwL3VmcjR2OEFKOW91TDd5bmNmVVdMTzNTai8vTUNXRVMveTlWVllvYlQv dGk4MnB6bG12ZlBpbnoycmV4OTVTM3ZYa2YxMWE5TWVGdWx2NlhZdVNoNnJ1SWpsMnJQK1dIZjJK ZE9SMVR5eTREMHEwZkI2cjRwYmN4OWZvUmVGRVA2MDZUZnorMVgycVhPT3YyWEZQS055LzFqUnZS emk1d2QxRWhBSy9aWmQxb1ZFWDZKYWNkNVdjTzcwQXc3bkdZa0VnU0FRQklKQUVBZ0NRU0FJWEg4 RVBQQysvcVBJQ000UVNCQUVna0FRQ0FKQklBZ0VnU0F3ZzRDSHQ2eWtJZnFOUlNnYjVDT1VzT3pF ZWdwU0FlVWtRc0JZZmlyZDVEZHlYMThHMGErWGowQkRQbkxNcHZKN2VTMk9nT09oYlVzTFBkVDFj RmM4ZmhrRUtMZ1FqbnBwTEpyNVRmczhjZWVCa0tXQ2JlKzFFQ2NvSWRSdmZzNUtIMnNFUzhodjdl d1RJc2NZYjVOQldZSWN3V29nNndXdldBZmFlWXBFOXBCS3M5aFd3ZUtPWlV0a0U5YVhtbkR4NjBn KzhRbGRCQ2JLS3dvcm4rWmRVaWtHSDhRTzFpc29FOXR2SkI4aER1SE9lU2JOVXdRak1GUFUrV1F3 VXJQOGZUMWlVck1vUlVHSGNMMFVPWURGc3Erc0RpS0lJeVZSK3Budksrc1kzTkdOWVZTd0c2RDFj dnpOWEJ0STh4U3FVOWIzMUp2ejFtam5jbi9jdk5TbnRjY1NFZm1JSy8yeGRYSHJ3cUVJQ0pUWWZm dXN2cjVKWlhncG9Wa21OQmI1WDFMNUxDVlZzTGd6djV2SFhhK0VteXRZVEJXL2p2Nk5xOVBtdFFw T3BnaWc4dmZ4ZjE2Vm5VdHRqdFhXbDFmZTk1VDNFb2dYVFpBeTRWaFpwODVld085dFBvVDNhZWFl L3hCMnRFMk12aURkczY0cnZhLzMrY3E3bkFsQm5Ham54bGxXZ2lOSHdKeUhMR3F2WXM0Kzh1RmV1 K0c1bDNqdG9kZnVkYjlyeUpOczl6SGkxaFBocGw3ZFpzV3oxZEYyaTQvaHR2THQ2UTV4Zm5taHhy NjM3NStYaGN6RGlHRnZWZ2Y2encvNzZzQ2g3aXRncUMxV0RsbldycVpQck9sZW1qcTVobjl3ZEIv MnBkVjM5eEQyU0JWZDFEa25mRFhCNzlVRSt6MTU2MnE3bDRHcjljbExhZGJEcGRZLzk3bnVmVnZi ckJTTys4eDI3TkNobHdmR05oQWRENEg3MkU3U1FTQUlYQWdDYVNRSUJJRWdFQVNDd0IwSWJLc1V1 cU5XL2dlQklCQUVna0FRQ0FKQklBaGNEd1RTeTJOR0FNSG1XeWNHT1BWd2Q2SllzalpFZ1BMZko1 cGFjUW9YaEtUUjZrVTdMbVJsWTF0aWlIcVVEMEplT3lPaGkrTEhNY3FKYmVXcjJ5dmR5YWNzSTI4 Zno0cUY4VFlaSXpFV3NiWlhkRkRvcWRQS3M1Q0ZJTWhLM0hPMHpEMUNSRjFXRHB0RkpsWVBXY0JB Uk54RDdLVlVmWEsxK3VMbDRjY3lTa1VYZDBpUkNIc3NIZm84SkN0TS9HT3JKWW93MWt0WWsvU1pz RStwUE1Ua0NoWnhsRzgrd2RxRVBhQWlyS05Vc0pqNzN5WHA5Y3M3SDVZaXlwUzR1SVVSb0dCSFZP dkZzdDdyazNoOTNoaFhiOHhibDk3bVUyVkx5RGYzcnV2VHV1TnRudXpMSVlqNS9CdWlCbXN4TEE2 MTQ0aXpiOUFTRlpyL25xbkNWV1NMT3J5eHMzNndDTlhXbFB0VVRZU3hDcTZkczQ5Q0FHWXhGWGtm d1hQcFFiQzBpRnhuVGtXdW01UFBxdXJyMWtHRUV0Yjh6TStWM05zNUgveEdCUG5OV0F6MEcwb3Y0 UkU0ak8wRFNwajFhdFgrcUlyRUhSa0M5aWZJOUY5VjQxcGlYMWxpNHZaQzROYkt6MUpKcExRS3p0 M0RLdVkrc29KWnQ4djlKTkp5THhENXFrLzM4VjNrai9kRjFyOWU1aTd4cDY5S1hwQ3I0TlFoYTNr QjVqUlIvMWl6N3Ezb3NRUTN2a3ozTGxXT3RkVTdWN2l2OC9LZi9ROXlYSnVua2JSZWRsL0JsMURm dnZ1ZTFTNnl1dnV6aWk3dW5CUDJkZTdYMzdta2UxbUV0VUQzTVVqN2lJVXM1dnA5SGx6SHJjZGV2 cXpvM282MTVDL3FwRmdIcllGK3d5NzdRcUwycS8zOWVHdVVWYzNMNkU5clAyRVFDQUpCSUFnRWdT QVFCSUxBQVJBSXdlOEFvRjVYa2VsM0VBZ0NRU0FJQklFZ0VBU0N3TFZDZ0JJYUdhWTkvRytkUjVh aXpHL3BoTHNqZ0JEQndsa3ZnV0w4TC91TW1UaGkxc3loMmV6K3dUd1NnTjk0cnZBdTh2djdQMlRD VmZKOXpvOVNrT0pycmcveWZZcFAyRHlsMUVob1FTaG94NFZJZmtJZTJRK3BndVU5NlNVOGhkSW5s eURLblFwT2ZEYUpOU1FrR2VucjVGbGRZSFhzMEgxbXZkUW5qV0gxSWRVWVFnZ01XUy94bTFMZ1Yv WmlqblV4Q3VZbWtBS1FVcFdpcnVVdEZTSkJIVXF4dUZRZkwxek9GV3Z3VHRVZlZzNHFPSGYzcTlp NmN4OFpxb3B0NVpBKyt3b1V3MzI2ank4aGZ4WEJvVzlyVmR3ODNCTVFyUDA5QVlIeWxzWFBYa1kv ejVyN1dWUmx0YVpacytuTDdoS0hJK3VmYlg3LzdCTENXazVkV0hFTEFBQVFBRWxFUVZRRjE4cVpH OHh6WDFHOVprbTNnb000NUdpVytwQ3BrVm10bmVZOTU1ajBjMVdyckJBaGR1dFRKUmR4ZmhQblN4 T0d0RzJ1YmVrbFF1dkRvMG9RUXNxNmE3YUt4UjBoQXVPKzd3aUhlQzJIWk4rTHdOemZYNWdQV0RS ZTk1dTlabzNZMmxIQnh1NEZ1NUx1VDhmN2pMN05GNjZ5MjVMTysvNU15UytSNTg3OWhmdVkvM3ll TXgxUnJzZm5hYXVZTmJXQ2MrZWU3RHhSRVM4UFZYRHUzclppU0hndlV1RVN6anpLTXUrM253bXpi ck9VYXp4bldkY21jTTlzalRoMGgrMzFyVzFmWFEwaHRMdVBzYlo3T2NrK3ozM09lRDVXMFowZEMv OElnOVpZUXBENzNOZTRiNU8rYU04NnZoZmErbmJ0ejlhOUtOT1hUendJQklFalJ5RERDd0pCSUFn RWdlTkJvTDh4T3A1UlpTUkJJQWdFZ1NBUUJJSkFFQWdDU3lBUUdWY2ZnVitxTHY1aCtkNnhFdU1o YjUrWCtQWUlJTGl4U01KYVhxdU5GTWRTelp5Q29GZFVVY3hzOHdrbkNxWmVZZlRqMWVpb1lPcmxV eUs4WkpYWjFDR0lzSmpXeW8rVzlscStFTkdBSlpiSFY0SmlCQ0dob3JjNTFnSjY2NFlLakovOG9p aGo3Y0t4NW5zTEh6NWxSTEdHNUxmT21raXJ2MG1JNU9jVFZ4UnV5dnNrSXZLcmVQeHFCSHdDbGU4 VnNhdHJiSGZVT2ZIRlZjWHZRV21LMU9JVGYzUFhWUldOTzJJRUtFbk5xLzBRUDZJU1AxZCtuVFAv YkV0b2Y2Rk9LSUxBS2tzdWlGY0lFbDJWdGRGdDVGUFdQMmRKUkhoZE5RNXJ1bm15aXA2Nm42ai8y MWhKYzIyOVJkVkJXSCtlQ3BkdzVnamtSWi9scEVRMnp5TnEyNE1zSWY4aVpjRG5FT1RpY1F3d1F6 SmdkUW9oODJ1ckFFS2Z0RFdySjIzV29iMmRjNHRGMWliSWVvc0FvUjh0YjZuUStSanJiVXVoR1Rs QllIOEU3TFZZTGZPSjF5Yk5YTzFGamprU2t2dU1WaGJwL3VWYVlzTVFLYkFWSld2VmZZeCtMUzIv dGYxc0ZXRnRuZlU5OXlYMm0vQ283TnNjaTI5OXB2bDQzUCsrUUYrZzRnanVGWnc2TDRNaGsza1pa a2t5bGQvSW1tMWR0VmUrZDdVMkVyZ3FLMjRDQWV1NWRlNlFhOUtiVnJ1czFsWnd3a3FnKzM0a1Er bkw4RlBQQk53RFgyYWZMZ09IdEJrRWdrQVFDQUpCSUFnRWdSdUJRQWgrTitKbnZvaEJwbzBnRUFT Q1FCQUlBa0VnQ0FTQlMwREFHL0h0N2Y3V1BDWDdOc1N5VmkvaFV4RmdUY3BuU3ltM1dpNmxPSUlF aFV2TEc4TmVJWVNNNGJPbWlJSmp1YW0wMzZ4OTRoRHBoS1VmQ29xK2JDL2Y3K3lUZ29oN2ZabTVP UG1OckVnKzR0NlU0c1BZS1NuMHhhZFpXZEZDd0pxeWdJR1VTR25XMnZSWm9ySFB5REU5NFlWeXNS OUhVd2F5L29OazBXUXRFZjU1Q1dFaGlmS09aWVhmcm5UYzVTTkE2Y3U2SW9Vb0sxWisrME5henJy OEVSOWREMVlPcUwrK1Z4YXNnK1pIYzFGdm5ZNlNIQ0YzSkFaVThWT25qbk5Jd2pta3Z2Z21YcjAy NXlqdlUyMGpxYXFYYncxZ0FVYlpUYnhuYkwxOGMrSW92OGxCaFB1U1NpQjIvVXlGTE96TnplYytP MWRGenQzM25jZWVHa0ZHZkdycTVBU09MWTJBWVA2M2p2MUt5MXdnTkdkL2I4bXhSbmpaZ0NVYm4x MUVycWpzdUV0RUFDa1VnY1o1OWdmVmozY3RqMUM0aXRCYVJlS0NRQkE0QWdRUTUxbGp0Z2ExNGRq NysxUXZrbkhMRzhOeC9VWVF1dXRZYUNadHpyRm10c09JK2l6UnRiUndsUCs0eW55WjhwczQ4dlcv bFgybml2eDkrZEc1Ti9GcDFzK3FBKzdGdkFqQWF1SFVKMjZSL3ZyOVIxVTVlWXgvZzRkbm45VVQv THhNNU5nMzE3K2w5N0xHNXo3c0FTWGJYcWQvUWFxeTRpNFJBUzltc0tyb1BwTUY0MVhQQnk2aW0v WmhZenMrenp1M0J4M0xKaDBFZ2tBUVdJTkFEZ2VCSUJBRWdzQlZRc0REeDZ2VW4vUWxDQVNCSUJB RWdrQVFDQUpCNEZnUXlEZ3VBZ0Z2cDdNQ1EyblR0MGVSUzJuUjV4MXpISW1NcDRDaDJIbldpY0Vp UHlBNThNb3BqMHpCQ2gzTFNRaHNMTlU5cE9yK1F2bGVTU1dQNVlSdFA1dEh1WTRvU0ttRVdGSmlK eDByVGl3MHRJTWV5Q052dHZSY1NENkYvVHJsRzlMZXd6c2hsRkJ6OHY5YmxSdkpKQjllZVM5UmZu VHdvenhyK1N4TVVFYTF0QkNaNEhkRnp2eFRLbXdLTUxqQUdlbGtTYXNYMWNTNVl4WFE1NW8rcVhJ UVVDcUl1MlFFekZ1UHJENVFQTE5lVmRHNEc0YUE5WW5sSHVRNTgxZ2J2cm1BeGFHNStVazV5c3Fl SklCRThJb09iT0ROT1gxN0Q2MDY1RlZ3N3FSSCtkYUc4d0lySXVaaXBJcFdoTkozaXFpSVJHaWVS VkJRMXVkMFA3TWlMMTErZE5hb2tZREFBdXRZRG9tcnozT2R0VFRMYmVMV2xuR09scitQUnhUMytU dUU4RGN2UVFpN1BzbFgwYmhMUkFEWmdLVmY1NlQ5ejZPckwvMDVVY200SUJBRXJoQUM3a3Zjbjdn blFaSWU3eHZvY09TN2oxSEdPbUlmYmoxVlY5cjlqelh1aVRVdTYwOEZwdzdobXhYdm56eE5iZjdQ SHAvRjViZXBLdGFpQ2lhZGZ2ak0rZk9mM0hGWWU5OXhSM1RsZnk4cklicS9kWlZhSmQvWVJ2bXM4 MVcxMjV6N1FHUHREMWhqWDYvUE9Jc3IyNytvWkEvaXZ1SHM4SGt3RXVQYlBZdjZYb2hTa05YMzhT VW4rZnQ2OTFIdTlWaUowNzk5NWFYK01naDhhWWx4YmZodHB2WjVkZmpDbk9jSXJxRytRZmZrYzlk SVh5N3hJQkFFZ2tBUUNBSkJJQWdFZ1d1SWdKdkRhOWp0ZFBuWUVNaDRna0FRQ0FKQklBZ0VnU0FR QkhaR2dDTGQ1L3A2QVN6TklYWDFlY2NjWnpXSXhRVkVMdGFFZkVxWFVxb2Y4MTBxNFROTkZEREtJ Umg1S1AvOWxhOE9LeE0vWGZFUEs5L3FJazRpWVh4QzVjRzVnbzBkUzNVOEFwdFBUU0lKSW9rZ2NG Q0VJUlJTeEwxdFNhUUVZMTJwb2lmNnJqMEtIZWs1VHpaUC9zOVhJVVNWT2ZrK3RkdmsreFF1eXhZ c0wxVzEyeHlyRk1ZOUhuanRNYVBTckJaVWNPNVl3MEwyT00rb2lEU3NLM3JxZkI2U29nN1I1b3RP YzA1T1dOWlltblJ5SmpwQkVBZ0NDeUpBaWZoOEphK0ZJL0hNTXlhZnN2TnBVR1ZZT0hITnM3eGpU WHI1cW52MzhpenIvR3lGaUFnVm5EcHpKQ0kxeTV1bkdWdjgrNmtxYSs1bXFiU2lrMDUvdnJBN1lz NDBkM1paczlHMk5xeVNiM3lqL0xsMUE0bXdrZnY2UmxtMEhFa2Qxb3NlWndyK0tRdE12OWtMcXJp NXZJSVRaQkRZV0Mrc2dmSU80YlZuclFtUitoRG83aWJ6ajZzYUJiL2ZwcUp4UVNBSVhGRUUzQS9Z bjdzLzhlSUR5M1k5V1Z5M3JiMWVqUGp1U3JoLzhRSVI0aTZDTmF1dXYxYjUxaHhyVzl2ejI4K3p5 dTIrMEh6UWs5ZXIrRnFISkVTV0Y0TzA0NTRGYWRnKzN0cGtiWCtPa3FJLzdrY3FldUlUdHdpQlUw UTV4NXZYdHlhZlZXZGpJWjlGUC9KNTh1OWNGWjVVdnBlUHpJVEVYTm0zT1NRN2NzY0RpSHlJa1gy K01iUjdQdm5Ja2xORTZIK3FnOFpWd2FsNzQvcHZiWFVmQTU5M3FmUzY4VmFSdUNCd0VBUThXekEv OU1MTkllYURQaS94SUJBRWdzQ2xJWkNHZzBBUUNBSkJZRmtFUEh4ZFZtS2tCWUVnRUFTQ1FCQUlB a0VnQ0FTQi9SR0loTTBSK09zcWlueFF3YmxqRVlHQzVEemp5Q09VTTNldk1WTCtVTFN3MUZESlc1 dzhKQWxsK0hlb28wTGxmYjZwa3FlT3dvblZDOWFJa0ZFbzNKRC9UZzl1OFk5RkIrUkFwQXJWRUZu OFRwVHR2MTRaMzFPZXBVQVdsZlNoa2llVWNtOWFrWFZLSWpLUlF6YVYzOFpIeWVkVFVuTktzV3I2 eEZncDh1QWczVHlsVjRzTGtWQjZKWmcrSVNvNk5ucGoxclo4djVWeEl6MGF0ekY4bXdQeFFTQUlY R2tFRU5oK3FYcUl5R3ZkY2MyYlV5dnIzRkV3c215RGNPYzY5K25aSDYrajVqUlcrYVMvc2RMbXd3 cE9IVXMvNXN1UHI5UzJ5a2hLZlBOVlZUMUJFRFFIbVVlUkJNemZpTVRJMUFodVQ2aEM1cHdLVG9u VUQ2cElzeVphMFVuSEtwNDUyc0ZSUGd1RS9QUFdRZktSMjVwOHBPVUhWajRpWHdXM09hUUNaY1lE eUpEckNBZ3NNQ0ViakhXUk8yRFo4aitxSWtqZnlDRG1YWi81ODd0VmRsd1FDQUpCSUFoY01RU1Ex cWJ1Uy9wdVduTjVhNmF5aUhUV0hkNDhyNno5TzR1dy83TVNQdEZ0TGRoMmJhMnFwL2NrTE9FaEZa S3BYZXNoWXJ6MUJ1bk8vaDdoWEYvVXNRWlpmLzlVWW8zWFAvTGRaNUZQQnZuMkR1UzdUeUtmTEcw VFI3NHhhMU42eW50aHlENkF6UDY0L2NsNEw5UHVqMW81Qk11cEY2ejA2WE5ib1FyRjNVdTlaOFcx OWUwVnpyMDRWWWZpZ3NCQkViakhoUFFIVjE1L24xN0p1Q0FRQklKQUVBZ0NRU0FJQklGalFTQUV2 MlA1SlcvME9ETDRJQkFFZ2tBUUNBSkJJQWpjZUFTK3JCQkFkS2pnM0ZIbWowU0I4NE5IRmtHWSs4 Z2FrekhQK1hZY3NZK25TT0tia2t6ZVc1WU1oQWhFRTBva0NqRVc2Q3A3SzBmWmc4eEh4a3RXVFEv ZWtUa29tM2hLT0pZa0VESHI4S2tGTzhxcmo2bkVKZ1FNbjZSa3RaRjhGcVhlcmVxeDZrUzJ6K0ZP eWRmZS9hc2NvazBGc3c1eDVLUHJLS1VnUEJBQ0szbUN4Q0pzbmhVUTFpeU1DeUVTd1dWT05wS0xz VkZBVXVRaEJxa0hjMVk3cHBScHJaMkVRU0FJWEIwRXpGbjh1aDZaZzVDcSthbnk1Z0R6SklVN1Vy TjVnVkorbmR5VGs1TmJpcGp2MzY5eWhHUnFGM2tRU1FDWkVKRVlhUms1cnlueWtZMjFpWEJZVlZj NnN1NVZKVDY4L0NpZkJVSWVDYkNYajdTZ1Q2dm1jcDl6ZTBUSk5HK1RXOUVUY3plOEVCS2xtMy94 RnFuUUhHL2VuMXFYa0EzdVcyVWNyK0FFSnRZaGEwc2pVcHUzSFlzUEFrRWdDQVNCcTRNQWNwaTl0 M2w3emx0YjJqSDdaOTU5REcrT1owVk8zaXZWc0JEWXJiSEljYnZzc1JINVA2WGtQS1c4ZTVnUHJw QThheEJ2cmJXbnQyYlZvUk5ybVJlUHJLM2FsTGZLVy9NUkJNbG51ZGJuWitXUnpjL0pmNU1TdW9y Y1Y0ZFBuWHVrVjZ6WXU1Wi9nL0xXNlFwT3hqV1FGWGZqc202NnQzcWlRaE5lUFM4VHNCaHZEK0dl V3gxeFpFcnI3MFMxWkFXQmd5UHdiTlhDVzVYdjNjTXI4UmZsNDRKQUVBZ0NSNEpBaGhFRWdrQVFD QUlqQWlINGpZZ2tIUVNDUUJBSUFrRWdDQVNCSUhEOUViaDVJL0JKUTU5aTZVZk9FZ1RyUlgzZXNj WVJPU2hZS0dubWZEdk9FZ1hQaWhSUG9TU1V4NUtjQitMcnJEck40Y2pTQkVVYnkwMU5vWWEwOHNp cThGN2xXWlJDbktNZzhqQWU0ZVM1SzU4RmlCK3JFQkd1Z2xuSGdnVGxIVXRVN2ExODVKVkhWWTMz TGs4KzJYeVQvMXlWL3g3bFdkRkNLcW5vV3FjY0JSMDhHdGxFM2xnUmVjUzRQcTRPd0pBQ3JLS1RE cVlVaGhTRmIxZ2w5QW5tQ0lXVmpBc0NRZUNLSTBDQmpUaEFhVDdueldtTythU2V6L2Ixbm5VNlpE OGhZakxTdGMrNXpoR0RWOEhCQ2c4TE90WTk2NTk1WDlzSUJzaDJ5TWRJQW8wOFo1Nm52RGMzSWxH c0l0OXB0OGszQjVvTHlWd2xIMkdaZlBQdHcwckFKbU95YnIxUGxVWEFlN0VLWDZBODErWjJjZDQ4 aTJDSVNQQjJsV0d0cUdEU3Naem9NOGZXQ2ZqQ2lJVWt4SVNwT1h4U1NES0RRQkFJQWtIZ1FoRndy L0RwMWFLMWJNNzd0SDA3WnYvTTIzdnpDSGFQcWZyeUVPRGNHL2hVYldWdDVlelZmUnI0emFxV3Ri V0NFL3QwYTYyWGhOeFgyZ2RZUzVFSzNmTWcrbmtaeURxNGJ1MHpUdktWMTg4bTN5ZCtFZjE2K1Fp TFRiNjFrbno3RUhXbS9WTnprZUQxLzlHVjlTZmx2VXp3SHlvYzExZjlmVURsdXkrQjdhcDFVbDBX ZEJFdGxVY2NSTGhFVWl3UmNVSGdVaEM0YTdWcWIxM0J1VE1QbUFQT014SUpBa0VnQ0FTQklCQUVn a0FRT0M0RVF2QTdydDh6bzlrQmdWUUpBa0VnQ0FTQklCQUVnc0FSSUVDSjg4azFqa1ptcU9pcGU2 UFQvL2wzVVFpd3dFSFJOa1Vlb1RSakVSQlpoSUtJc3V4SHFtTi9YSDRkc2ErS25EcnlQYlNmVW5E TnlhZllXcVd3T2hXODR0OExuaDFERkRtTDNoSm9kOVArcTRqNHFNNCtmU0luUGdnRWdZdEZnTUlj MlF3eGJjNmIweHlqV0VlVzd2MGZWWGRaMFJGU1BGS1dWOWJXRGtHQTJ5d09Jd0FBQzFSSlJFRlVW VHVmSGV6bkVSWjFFQUFvNjFuNVFSUkFRbURkNUFPcUZYUFlUMWFJckZEQnJOTTM4aEhrcHVTelJ0 cmtJOCtSejhvZkFwNzUxaHczSzN3NFlDeElqczl3bG8rSVBkWTN2eUllSUJCYU82ejNaOFVuZzUr dlhPc0V5NnJJQnl3WmpUS3JTRndRQ0FKQklBZ0VnVnNROEtJT1FyajdsVnNPVk1MYTZmNEdNYzlh aEZUb25zZkxPOWJOS3JMV05mbUlkV1BoVVQ3Q1lwTnZyUnpMYjVwK2tiT0M5aWRUNjZkMTNuMkpQ YzVaMFpXQnZZdnkxbWJqV1ZrNEI0UEFBUkY0K3BMTmduNEY1ODVMSnF4WG4yY2tFZ1NDUUJDNDZR aGsvRUVnQ0FTQlkwUWdCTDlqL0ZVenBpQVFCSUpBRUFnQ1FTQUlCSUY5RUxpdWRTbGNXQnZxKzgr U0QvSkJuNWQ0RU5nVUFhUVQxcVZZd3FJQTI3UmV5Z1dCSUJBRURva0FNZ0V5d0ZRYjhoMUhSRUNn OWlsZVpBVksrYW55VTNucXo1SGl6SVdPazQrczJPUlBFUWVtWkUvbHZlNVo1dHhjaTBTd3JYeGtC ZjVNZElJZ0VBU0NRQkFJQWpjS2dhZXAwYjUyZWU3QjljOWFXc0drUzJZUXVHNElzTnovTmtPbkVY VHRTNGZzSklOQUVBZ0NRU0FJQklFZ0VBU09DWUVRL0k3cDE4eFlMZ0dCTkJrRWdrQVFDQUpCSUFn RWdTdURBRExDYU1YUEoxdmU3OHIwTUIyNWJnaXdVdVhUV3l4bzdHTTk0N3FOTy8wTkFrRWdDRXdn Y0pBc253MXNsbEsvOWlBdFJHZ1FDQUpCSUFnRWdadUh3TXZVa0QrMFBBdjN1WThwSU9LT0JnRjd4 M3NPbzJHOTcyZUh2Q1NEUUJBSUFrRmdMd1JTT1FnRWdTQndOUkVJd2U5cS9pN3BWUkFJQWtFZ0NB U0JJQkFFZ3NCMVJlQnkrKzN6Z0Y4NmRPSHRLdjBzNWVPQ3dEWUl2RlFWL3FieUxFcXhldkV2Rlk4 TEFrRWdDQVNCWlJHNGE0bERRUGpoQ2xrR3JDQXVDQVNCSUJBRWdrQVEyQU9CLzFoMXY2UTg1eFAz Znl0eU1CL0JRZUJpRVhpRmFzNlhHaW80ZDU5WHNWanZLeERpZ2tBUUNBSkJJQWdFZ1NCdzdBaUU0 SGZzdjNER2Q2VVJTT2VDUUJBSUFrRWdDQVNCSUxBd0FqNUJTSm54KzUzY1Y2bTRoOEFWeEFXQmpS QjQ1aXIxL3VXNWo2cC9VUllVQ0hGQklBZ0VnWDBRbUtqN2pKWDMrZVc1aDlTL2Z5Z2ZGd1NDUUJB SUFrRWdDT3lPd05OVTFiY3EvNnJsdjY3OEU4ckhCWUZqUWVCcGF5RHZWYjUzRDYvRUg1ZVBDd0pC SUFnRWdTdUVRTG9TQklKQUVEZ1VBaUg0SFFyWnlBMENRU0FJQklFZ0VBU0NRQkFJQXRzanNFUU5E M2UvWUJEMEdaVytVL200SUxBSkFpOWJoVDZrL0krVWYzejVmeTRmRndTQ1FCQUlBc3Nod0xyUXA1 YTR1NVYvYUhsemJRVnhRU0FJQklFZ0VBU0N3QjRJdkh6Vi9ZYnlySkRmcDhLcmJyMnZ1aGdYQkRa RzRKV3E1R2k5N3pNckwrZDVnUkFYQklKQUVBZ0NRU0FJQklHYmdFQUlmamZoVjg0WWp4U0JEQ3NJ QklFZ0VBU0NRQkFJQXJNSUlQaDVrN3NWWU1YdlhpMlJNQWlzUWVBMzZ6aXJVbTlhNGQrVWp3c0NR U0FJQklGbEVYaTJFbmYzOGl6dVBxakMvNSs5ZTFtUm93ekRBRHdMelVMeHNCQmRtSVUzb0NoSTRq MjRkU05Hd1FPZUVjU05LR3BjeEFNSWlrWnlBWUpnQWlyUld4RHhEdHg3UURBNkJxTTVROTYvb1VK bUZ1bVo2ZTZacXU5LzRIdXJxbWU2cS8vdnFXd3lmRjE5TmxFRUNCQWdRSURBWWdJLzUrVnZKSzhr ZnlhS1FCV0JmV2xrODkzN2p1Vm5meVNLQUFFQ0JLWWxZTFVFQ0JEWXNZQUJ2eDNUZVNFQkFnUUlF Q0JBZ0FDQjNSYlk4dnVkempQYko3bC95WDZvbDNQd1FLSUl6Qk5vZDRGOE5VOXEvNDZ5VXdRSUVD Q3daSUYycDVYWGNzNTdrMzhTUllBQUFRSUVDQ3d1MEFibVA4cHB2azhLbEJZSVhCVjRNRWZYZm1q enB6eCtPM0czL1NBb0FnUUlFQ0JBZ0VBdkFnYjhlcm5TK3V4UFFNY0VDQkFnUUlCQTd3Sy9CNkQ5 d2JkOVBWRU8xL1puODB4eVE2SUl6Qk80T084SmZrK0FBQUVDT3hab0F3Z244dXJsRFBmbFJJb0FB UUlFQ0JDWUNiVC94MXllSGRrUXFDRndhOXI0T0JtcWZaRHowVHc0bFNnQ0JBZ1E2RTFBdndRSWRD MWd3Sy9yeTY5NUFnUUlFQ0JBZ0FDQndnS1gwdHUzeWNsa1Z0bThtQnhJRkFFQ0JBZ1FJRUNBQUFF Q0JBZ1FJRkJVUUZ0bEJEYi9IZWR3T21zZjZNeE9FU0JBZ0FBQkFnUUk5Q1Jnd0srbnE2MVhBbHNY OEV3Q0JBZ1FJRUNnaGtDN005QUhhZVhYWktqak9iZ3ZVUVFJRUNCQWdBQUJBZ1FJRUNCQWdBQUJB dU1VT0pobHZaOE1kVFFIM3lUbkUwV0FBQUVDQkxZcjRQa0VDRXhjd0lEZnhDK2c1Uk1nUUlBQUFR SUVDQkNZSS9CYmZuOG9hVi9qa3QzYTNkazhsOXlZYktNOGxRQUJBZ1FJRUNCQWdBQUJBZ1FJRUtn dm9NTVJDTnlXTlh5YUROVSt1Tm1HL2RhSEg5Z1RJRUNBQUFFQ0JBajBKV0RBcjYvcnJWc0N1eVBn WFFnUUlFQ0FBSUd4Q2Z5WUJaMU1obXBmOGZMUThNQ2VBQUVDQkFnUUlMQWpBUzhpUUlBQUFRSUVD QkJZdGtEN1FPYVJuUFJBTXRSak9mRFZ2RUZRQkFnUUlMQkhBdDZXQUlFOUZ6RGd0K2VYd0FJSUVD QkFnQUFCQWdRSXJGemdRdDdoOWVSWU10U1hPYmoyajhWNXVMcHlaZ0lFQ0JBZ1FJQUFBUUlFQ0JB Z1FLQytnQTRYRm5na1ozZ3BHZXFKSFB5UUtBSUVDQkFnUUlBQWdZNEZEUGgxZlBHMVRtQ2tBcFpG Z0FBQkFnUUlyRWJnVEU3N1p2SjUwbXAvTnA4bDl5ZUtBQUVDQkFnUUlMRGJBdDZQQUFFQ0JBZ1FJ RUJnbzBEN3RvWDJnY3pocDAvbTRFUnlPVkVFQ0JBZ1FHQ3FBdFpOZ01BU0JBejRMUUhSS1FnUUlF Q0FBQUVDQkFoTVJHQTk2M3duR1liODJoMzhuczNqVzVJUmw2VVJJRUNBQUFFQ0JBZ1FJRUNBQUFF QzlRVzY3dkRPZFA5Sk10VFRPV2pEZmVleVZ3UUlFQ0JBZ0FBQkFwMExHUERyL0IrQTlnbVVFOUFR QVFJRUNCQWdNRS9ncnp6aGNISTBhZlZDTmg4bWR5U0tBQUVDQkFnUUlEQU5BYXNrUUlBQUFRSUVD TlFSdUNldGZKY2NURnExNGI3ak9mZ3ZVUVFJRUNCQW9HOEIzUk1nTUJNdzREZGpzQ0ZBZ0FBQkFn UUlFQ0RRbGNDcGRQdHVNdHpKcnczNVBaL0hOeVhsU2tNRUNCQWdRSUFBQVFJRUNCQWdRSUJBZllH SmRuaDcxdDN1M05lK1pTR0hhMDlsMDRiN3ptU3ZDQkFnUUlBQUFRSUVDTXdFRFBqTkdHd0lFQ0F3 RTdBaFFJQUFBUUk5Q2JRaHY3ZlM4SkhrNitUbTVFS2lDQkFnUUlBQUFRTFZCZlJIZ0FBQkFnUUlF QmlMd0w0czVLNmtmUjF2dTNQZlZ6azIzQmNFUllBQUFRSUVsaURnRkFUS0NCandLM01wTlVLQUFB RUNCQWdRSUVCZzJ3THJlVVViOER1VS9YdkpwVVJ0RVBDQUFBRUNCQWdRSUVDQUFBRUNCQWdRcUMr d1p4MmV6anMvbkR5ZWZKSDhueWdDQkFnUUlFQ0FBQUVDR3dRTStHM2c4SUFBQVFJTENIZ3BBUUlF Q0JDWXBzRFpMTHZsMyt3VkFRSUVDQkFnUUlEQVBBRy9KMENBQUFFQ0JBZ3NUK0I4VHZWMzB2WVhz MWNFQ0JBZ1FJREFXQVNzZzhDSUJBejRqZWhpV0FvQkFnUUlFQ0JBZ0FBQkFyVUVkRU9BQUFFQ0JB Z1FJRUNBQUFFQ0JBalVGOUFoQVFJRUNCQWdRSUFBZ1ZVS0dQQmJwYTV6RXlCQVlPc0Nua21BQUFF Q0JBZ1FJRUNBQUFFQ0JBalVGOUFoQVFJRUNCQWdRSUFBQVFJRUNCQWdVRjlBaHdTV0ttREFiNm1j VGthQUFBRUNCQWdRSUVDQUFJRmxDVGdQQVFJRUNCQWdRSUFBQVFJRUNCQWdVRjlBaHdRSUVDQkFn QUFCQWdTdUwyREE3L28rZmt1QUFJRnBDRmdsQVFJRUNCQWdRSUFBQVFJRUNCQWdVRjlBaHdRSUVD QkFnQUFCQWdRSUVDQkFnRUI5QVIwUzJDUmd3RzhUaUljRUNCQWdRSUFBQVFJRUNCQ29JS0FIQWdR SUVDQkFnQUFCQWdRSUVDQkFvTDZBRGdrUUlFQ0FBQUVDQk9vTEdQQ3JmNDExU0lBQWdYa0NmaytB QUFFQ0JBZ1FJRUNBQUFFQ0JBalVGOUFoQVFJRUNCQWdRSUFBQVFJRUNCQWdVRjlBaHdVRkRQZ1Z2 S2hhSWtDQUFBRUNCQWdRSUVDQXdHSUNYazJBQUFFQ0JBZ1FJRUNBQUFFQ0JBalVGOUFoQVFJRUNC QWdRSURBRkFRTStFM2hLbGtqQVFJRXhpeGdiUVFJRUNCQWdBQUJBZ1FJRUNCQWdFQjlBUjBTSUVD QUFBRUNCQWdRSUVDQUFBRUM5UVYwT0VvQkEzNmp2Q3dXUllBQUFRSUVDQkFnUUlBQWdla0tXRGtC QWdRSUVDQkFnQUFCQWdRSUVDQlFYMENIQkFnUUlFQ0FBQUVDdXlOd0JRQUEvLytSRDZ0ckFBQUFC a2xFUVZRREFLK09FWGt5d2I0L0FBQUFBRWxGVGtTdVFtQ0MiPjwvaW1hZ2U+PC9nPjwvZz48L2c+ PC9nPjxnPjxnPjxyZWN0IHg9IjI1MSIgeT0iNTk2IiB3aWR0aD0iMzMwIiBoZWlnaHQ9IjQ1IiBz dHJva2U9IiNCODU0NTAiIHN0cm9rZS13aWR0aD0iMiIgZmlsbD0iI0Y4Q0VDQyIvPjwvZz48Zz48 Zz48Zz48aW1hZ2UgeD0iMjUyIiB5PSI2MTAuNSIgd2lkdGg9IjMyOCIgaGVpZ2h0PSIyMS41IiB4 bGluazpocmVmPSJkYXRhOmltYWdlL3BuZztiYXNlNjQsaVZCT1J3MEtHZ29BQUFBTlNVaEVVZ0FB QlNBQUFBQldDQVlBQUFEZlZqaHFBQUFRQUVsRVFWUjRBZXpkQjV3RlFWMGY4RXV4UktQUmlGaGlZ aEFUUXpTS21xTFlFTEdMV0JBYjFxZ0lpa1pCaXFMWUt5SjJzYUNDaUExN0Yzc0xWdXlvS0dvU2Uw MXNXSkw4djhmTk1iYzNzN3R2Mzc1Mzc3MzczMmZtcHJmZnp0dWQrYzEvWnY3aFdmNGxBb2xBSXBB SUpBS0pRQ0tRQ0NRQ2lVQWlrQWdrQW9uQXFTT1E3VXNFRW9GRTRNWVFTQUx5eHFEUGdoT0JSQ0FS U0FRU2dVUWdFVWdFYmg4QzJlSkVJQkZJQkJLQlJDQVJTQVJ1SHdKSlFONitaNTR0VGdRU2dVUWdF VWdFRW9GRUlCRklCQktCUkNBUlNBUVNnVVFnRVVnRTlvWkFFcEI3Z3pvTEdpS1E3a1FnRVVnRUVv RkVJQkZJQkJLQlJDQVJTQVFTZ1owajhBK2loSmNPL2ZLaDd4QTYxWEVnY01lbzVyOE8vVktoajE1 bEF4S0JKQ0N6RHlRQ2lVQWlrQWdrQW9sQUlwQUlKQUtKUUNKdytnaGtDMjhuQXM4WHpiNWY2UDhW K2xkRFB6ZzBRaktNVkFlTXdEK0p1bjFKNkdlRmZsVG8veHc2VlNKdzFBZ2tBWG5Vank4cm53Z2tB b2xBSXBBSUpBTEhoVURXTmhGSUJCS0JSQ0FSMkJzQ0x4QWxQVEQwRTBKVFB4WC9QaXYwL3d1ZDZy QVIrTnVvM2pORFUvZVBmNThSK3ZWQ3Awb0VqaGFCSkNDUDl0Rmx4Uk9CUkdBeEFwa3dFVWdFRW9G RUlCRklCQktCUkNBUk9HMEVrSS92RUUxOFRHaUtCT1JiaG9VWlJxb0RSK0R2b242UENQMjVvYW4v RXYrK0xQUnJoVTZWQ0J3bEFqZEdRQjRsV2xucFJDQVJTQVFTZ1VRZ0VVZ0VFb0ZFSUJFNEJRUnNT MFhRL0tOb3pKTHRxT1pSMGpGZk5QSjR3ZEJUNnNVaXd2T0VmdjdRL3pqMFhLV09MeEtSMVRlTVZJ bkFKQUxQR3pIZVB2UVhoUzdLMXVzYkl4OUxKZExjQ0lHL2lOZ1BEZjNib2FtWGlYK2ZHdm8xUTZk S0JJNE9BUi9NbzZ0MFZqZ1JTQVFTZ1VRZ0VVZ0VFb0ZFSUJGSUJEWkNJQ00vRjRHWENPdlhoWDV5 Nks4TlRjTG84eTVNOXA0V3AralBpZmowcDRmcG5EYkVZbGk3eWlVU254aWhYeDM2c2FFL00zU2Qx eVBEL1JHaGk2a09KZnl6dzErYS94Um1xa1JnRGdMSXg4ZFhFVzI3L3NyS25kYmpRZURQbzZwdkVi cVF4eVFoSHhMdWZCOEVDS21PQzRFa0lJL3JlV1Z0RTRGRUlCRklCSTRhZ2F4OElwQUlKQUtKd0FF ZzhHcFJoemNOYlRzcTdYdzErbjNEYjB5TFUydHgzei9TeUc5cVh2V3lFZSs5UXQ4N3REeWtaZElQ Q0wrUENmMVJvWXRaaDR2emJoRjJ0OUNwRW9FcEJHelJMV2MraXZzVDhlOWhvVk1kTHdJL0hWVzNs ZjUvaGttOVRmeDc5OUFrbzhOSWxRZ2NCd0pUSDhyamFFWFdNaEhZQklHTW13Z2tBb2xBSXBBSUpB S0pRQ0p3bXhFZ1FiUm0rNzhwTXJPbE80eXVlcE51eVB3QTBwcnpZMmZNMjRqQUhhTFJpS293emhY Q2l2VGNYNTY3OHQ4eEkvQnBVZmx2REYyVXk0VVFrVlBTMXlYKzdUV3o1UWVEUUJLUUIvTW9zaUli SUdEYnpQMGl2ak5ObmhIbUg0ZDJrMXV0L3liOGZpdjAxNGQyYnNZcmhwa3Y1d0FoVlNLUUNDUUNp VUFpa0Fna0FyY2NnVytOOWo4cXRDM1B0amZiNnZ5NGNQOVk2REgxRFJFb3J1M1J4cGZTZjNqNHVa MzJkOEljVTE4ZWdlS1g4cDRXN2lsVnlwUE9GdHBuVHlVNDFQQ3MxMTRRY080alV1by9WNlhwYjc5 WHVkTjZ2QWlZNjM1WVZMOStUNWtQdjBiNHBVb0VqZ0tCSkNDUDRqRmxKUU1CQjNzVE0zOW0ySDgz OUJORHYyZm9Wd2p0NE84d3JpaGs0NzhNSDl0Y1Bpbk1udy85MTZHL05MUTBZU3hTenUvNXpVanBB OURTM3hkaC96VDBvU3ZiTUZyMUwzNzNPdlFHckZDL20zeVcrb2krVXZCdW1jZjhEQnlXNy9kNXp4 V2VVMmFSQ0t5TndKTCsrZXBSQ1FmQnQzNnIvSHhiSXNwQnExT3FITHpodmcvdFhlMmQzY0x2bUwr bFl4anE2L3A4cTgxcisvbldqVDFIR0s5ZHB2eE00RDg2TExZNzIwSnRDN1F0ejg1MERPK21jZ2Jq ZlNKRVhDVFBwNFJkK284TjA0SjRHS1BxVnlKVWZPWFJieFR1ZHdoTlFpMk1TOFg5cnVGeVlVMHBU N29IaGQ5dmhFNlZDUFFRUUR6YXhsL0NuUms0MXFkTHZEU1BCNEUvamFwNkY0VnhxZTRidHRaOE9M eFRKUUtIaFVBU2tJZjFQTEkyMXhFd1VYekg4SGJ6MXhlSGVlZlFTNVgrYmtCbmtHZ0x5MHN1elNq VEpRTExFTGdWcWY1dHRQSkhRMXVSL1NkaHBrb0VEZ21CN0orSDlEU3lMb25BNFNFd3RqWGJwVFYv dDFLVi96N3krZCtoNWZsRFlSYUZmSFIrbjRWMk8zeldLcS9rbiticEl2REMwVFNFZGhpWDZpbGgw OC9DU0hWQ0NOaUdiVzVjbW1SQjR6OFdSNXFKd0NFamdKQTU1UHF0WDdmTThaZ1FlSm1vN0hlRXRt WEZSeldzcTZtM2pweCtMdlE5UXFkS0JCS0I3UkZBTnRxT1J0bzRiK1hiSHMvTVlWMEVzbit1aTJm bWxnaWNJZ0xlRTcxSlBHTHdsM2JRNk9lUFBPOFV1aWhuU1RwQ3FMalRUQVRtSWtCcStmMnF5S1Fm M2FoZWVkMVM2K2sxbTVUNlVBcVNsUFFkVDYrcDJhSlRReUFKeUZON29xZlRudGVNcHJqdDZ3M0Mz SlZ5U0xPQjNwdnZxb0RNTnhHNEpRajgrMmpuajRSMjNJSGpEOEthS2hFNEdBU3lmeDdNbzhpSzNG WUVqcVRkdHRyM0Z0QitJdHJ3NTZIWFZ2OHFNcXlsTG10cHlBaEtsUWpNUXVCRklwWXQrbUZjS3J1 OS9zK2xLeTJuaG9DemFKSE1wVjNlSSs5ZEhHa21Bb2VLUUJLUWgvcGtibmU5N2hiTmR6ZzRnakNz TzFVdkVMbC9XV2hucG9TUktoRklCRFpBZ0xTSU03QitJZExjTlhTcXcwWGdOdFlzKytkdGZPclo1 a1JnT1FML2JpU3A4OGYvYWlSOGFWQTkxaVZsK2RTbEdXVzZXNDJBTVpqZFhUVUk5Vm1RdFgvYVR3 TUI1TElqSE9yV09GTzNmcWZVWVdsUEJBNENnU1FnRCtJeFpDVXFCQkNCM3hKdUszbGg3RVVwNi9G UjBvN0YxcU9FVkluQWFTSGdrcG1IbkZhVHNqVW5oRUQyenhONm1ObVVSR0FQQ0RoenZGY01DZjll MkRiKzlabDlwQ3ovN3phWlpkcGJpUURKWFpjVjFZMG5IZWNNMGRvdjdhZUhnRzNYRmk1S3kwaEJ2 bkp4cEhrSUNHUWRoZ2drQVRsRUpOMDNpY0EvaThJZkhSb2hHTWFrZW5yRWNHT2hTd1ZJdXZ5RGNO UHMveUhzbnh4NjdzSExyeGh4YlYyUVBxeXBFb0ZFSUJGSUJCS0JSQ0FSU0FSdUNRTEdqbTdqYmpY WEJKKzBVU3RzR3ovRTBhdFdHZnhPMlA4d2RLbzFFVGo5dkJCTzlkbVBXdnlrK05mcnp4R1U2a1FR K0pOb3gwK0ZycFg1N0F2V0htbFBCQTRKZ1NRZ0QrbHAzTzY2SVA1SVVyM09EQmgrUE9JZ0RBM2FI aGYyWHczOTE2R0xZbmNSeHNQQzR5VkRQeXIwSFBVZUVlbGZoMDZWQ0NRQ2lVQWlrQWpVQ1B4a09B em9mYXRhK3QwaVBGVUhnUnZ3Zm5pVTJYcE9TL3p1SG5uMXp2NGpGVGVXcDNPbUkzbXFJMERBSXZn RE8vWDBISHQ5b0pOa2xqY0MwczZmRXZtcml5WE5SR0FtQXQ0Lzd6S0k2MXhBODZDQmR6cFBFSUcv alRZNWd6Mk1TL1ZXWVNPSUUwYXFST0R3RUVnQzh2Q2V5VzJ0MGF0Rnd6ODQ5SlJ5bnNsclJhUmZE RDFIT2ErSGVMb3RMbFBiV3Y1RlpKZ1gwZ1FJcVU0T2dXeFFJcEFJSkFLSlFDS1FDUFFSK0RmOW9E UHpwV2VQaEM4TmVvVXFJU25MSkkwcVFOSTZDd0c3eGdoazFKRkp4TTNkQVZhblMvdHhJdkFsaldy djhoTFhSbkhwbFFqTVI4QUhkWDdzakxrRkFwbDBCQUdyZDZRUFhRZ3pFdTNzUXlNUW1XaTFKNnl6 bFMwSVh4V3hIeEY2U3IxRlJMQU5KNHhVaVVBaWtBZ2tBb2xBSXBBSUpBSzNBSUd4OHg4L2ZrZnR0 emhlc3Y3R3NPeGltM2RrbStxRUViQWp6TGwvZFJOL0l4eFRRaGNSSmRYdUVkaExDZDRicEY3cnd2 NWpPS2JtMVJFbFZTS3dmd1NTZ053LzVsbmlkUVRjT2pnMjhKUGltK1BmWTBQL2ZlZ2xDZ2xwdS9Z UFRpUitsUWgvcWRBM29SQ3h0b0EvT0FwM0MrTHZoNm5lUmY5TnVKOFIrdE5EdjBibzV3bTlML1V2 bzZDSGh2N1owSjVCcVpNRHJ0WDFmdUZ2ZTJJWXF5amwzVDl5a3ZkdmgxbktxMDMremdGOVRJVHZH NDhvOHFpVXZ2WHFVV09Ia3Y5bW1EV08rdGxYaE44YmhkNW5uNHJpWnFsL0ZMRU1ydlY3eHkzVS9Z LzlXUkZ1OVhjZjlZZWp1cmdvUzlsd3RDM1ArK2x1VVE5MURlT2dsVHBxd3lIZ1dZQ0M2N0gyejlL R2JVelA1QzZSQVFuLy94Nm05NnErVmJRKzVsMzNjUkVtbnZoaDNZdXlJT2R5ZzIrUDB1cDY2Zjkr ajdZZ080ZlpNNHdvcVZaQUFKWXc5Ync5ZDkvKzBoZVl2bjFmRStXOFhlZzF2N3VSM2RaS2ZkU3Ix VitNSDR3amZOKzNMbWgyQnZNaVBuOUVnMjBZMXhUSlJML0Jhd0ZiZXRoK2JmZFBuWTBqaEdwMzJo T0JLUVJxRXJ2RS9mNWlTZk5XSVBDWDBVckh4SVJ4cVd6RFJrNWZlcVFsRVRnVUJKS0FQSlFuY2J2 clFVejhuNDlBNE1YNmtSRnVPM1VZaTlXZlJjclBDVDFVZnhFZVR3bnREQldUWUlSR09QZW1UQ2J2 SGFYWlZxNXNGL0hBNU1YRHIxYklJZHQxUGlBOGZ6UzA5cGo4dlhEWWQ2WGsvWm1SK1crRlZwWXpS ZXIzeG91R3Y3bytNVXdISVl0akFoTE9SZXJmUnlwdFV4NnlUTjQ5UXBnL3d2aURMdExBNDBQQ2Jz SWN4a2tyL1ZTL05XRWFhZ1FqYkFvQU1IMWFPTnl1aWRUOVYyR3ZsWDcyOXVIeEhhR3RvTEtiQUlm em1wS3YvRXVaSkRhdVJhbzhoSmU0eGZ6U0tuek02bmR4MzRqdzY2R1JNdnI5eTRlOTduL3NTSHZu NzZuLzBqN2d2TmhTdjZGWjZxcysrcGU2dkZsVkQvM2QwUTAvSEg0d2ZtYVl3enlLKzQ4aURJRVV4 a2JLNzh6WnR5V2ZvZmw5a1p2SmJCaGRwZjc3d3ZOSy80d2ExZlhWZi9TajhENVh4OUkveDlxa2Zh V2ZuRGRxNWovdnF2ZU11QzZlOFA3L2lMQWpoejN2c0Y0cWZjeTd6aTRBOGNSM3lMejBsNUZtV3Vi MGRWbnBMeFlHZnpjY3pxVjc0ekRyZXZudCtUMGlsSDQ1d3B4QmhUUUw2NjFTWTNqcUYvZmFBQTN2 M2RlTitMWlB3dFR6OXR4OSs4UDdVdm45dkcyNDdPeXd6Zkl6d3U1YkhjYU5LWDNSKy9FUG9nYnEx ZW92eGcvR0NMN3Z4aFUzWGVlbzZxWHkvdHozK1krK3hmWDVqNTl5V1p1MEpBTHpFTkJ2WDNvUTFU ak80djNBZXlmTzU0MWMvZlo5bzN3endqbXB2T2ZFOS90bitwWk1KanF3Q05wQXVsQWJtTnczWFVW ajBHRWQxRzNvbCs1RTRNWVJPTVlmL1kyRGxoVllGUUdyem04NmtTTVM0MmNtNHN3TkpnSDUweEc1 RUk3T2ZYeWhjSlB3K0xJd1NSYVlOSVIxTDhxRURlSDI5VkVhU2RBd1ppc2ZmWk8vL3hFcGJCM3Zm UUFqZUpINlQ1SEtlVVR2SCtZY1paS2tQa2lZVFVrV0F4ZHBmeUVLSXMwWXhzWUtIcDhjcVg0ZzlN dUV2dTBLcGg4WUlQeGNhTTh5akVtRmpDUU5pYWozUENjVDdDaUNCWWtuUjk1Zkdkb2tMWXhacXZT QlRkbzhKMk8vTFpMSkpzOWo4VjE2UlRxeUYwZTdrT3E5OEo0L1Vnb0IxZ3NuRFRVbW9hUGNROEpU TzQ2NWY2ci90dnIxSWdQOTlJdkM5THNMWTdZU0gra2svZHpmOXV6TUk2TCtna1Q2OHJDYllJVXhx YnkzZlMvZVpqSm1SbWdoVU41ZEpKZnUyb3JROFRPT1IwYnZhaHpRS2ZhS3QrL3RkNGVQNzY5MmhI VlNHVmZvTDd2b3Y1T0ZOeUtNamI5c1pTV0Yya2kybFpmZmNjbGdWMUtXSmY4MFR4TUI3K2UzSGpU TmVJWGd4c0I3TmFmTG1sd1krcm1SbzNtVDN6NGhoSzhOdDkxUWR3aXpwYndiWGpzQzNpdjBKNGIr enREU2ZYaVlGcEtmTDh4RFYrcjRzbEZKaTRYYXJnM2VlOXJnZmdMaEVieXhrdTRsSXBWM2FiM1FG MTZ6MWE4MVlsclFhbmluMXkxQjRHQ2JhZUJ5c0pYTGl0MEtCS3pjRGJlZ0RCdHU0dngzUTgrRmJp dUR5cnNwd3JHdU5xa3BaT2kyQTNBREVEYzBQaW95WDRzME1qbjJZVjJ5VmNwQUhnbm8vSkdvMHFR eVdKcEQ3a3htZEJGQnVVanJPMTY0YjZOaFZkcUF5TEVGUzk3ejd4dWdrU3oxYk1LNlYyVUFScHJS TnI2bEJkODVFcElLOUJzTDY5YnFlYWZCdEFBQUVBQkpSRUZVbnBIREo0U2VVaVNYbmhDUi9qUjBU M24za0Zyb2hRLzlQWU14cVZUdnRESFM4eER4UE9iK09YdyttN285VCtUTDkwUkMvVFNNeFVwNkVy bnZIam5JTjR5dEZSTGRndGdTSXRIM0I2RmFTM1Z0WGFGYmtJRUp2ZmZHUTdab3EzSEFOMFQ2OXd1 OVZsK0lyQ2FWeWJpKy9KcVRNYTlITUw0d3pqQnh2eDY2WHgvRVNhOUVCRU12YkJ2L2V1dXNNWXR6 M0xiSkw5TWVIQUk3cjlBck4wcndIdGowclB4R050ZThDSXlZRzN4eGhCampHeWNhcC9udEkwSGZN dndSaXVZMTl3Zzd3akdNYzRWczl4c2pCUEw1NGVNYmFHRlZPanZjNUdlODZqMFd3UWVwWFBaanA1 enpOZFZaM2JYQk85ZnhLZWFxQkNrSXRXelNBSVRqd3lNQjRRMExTYjZoNXNiaHRaSHlIcmFRVVNj eTM2MmZReDJXOWtUZ3hoQllNakc5c2NwbXdTZUpnQzNGSmp5OXh0bitaWlc4RjM2cy9pWjNYeGVW WDFNOEhnRkpLc1lrTUxMZVNpRUVmV3lYWm1JRmxQU015Y2xVSG5QSm5hbDg2bkEzQXZhMlU5WHhU dEZPc3N4RVZuL1lwbjIyMDlrZXUwMGVtNlkxRVhlZUl4SjUwN1REK0g1YlZxaTNKVU5JU1g5YVpE N25lMmtTU1ZyYitXZVJwS2tNMW0xRmJBWTJQRWtHdkdIRHYzZ2hpd3lJaTdzMkR4SFBZKzZmTmJa TDdJaWhENDZFdHAvTzZVOFJkVkxKeDRSUXZ2S2ZUREFTNGNVaXpHK0dkRXRZRnluZkRZc2Zoekhw V2RTRXZTYnl2YmIxMXNMRXRnWHJDODUyTmI3WU5xODU2YjFmVEpiL3paekluVGo2aTIzc25lQzll Q05XbkduYUtzd0NqM2RXSzJ3YlB3dWs5WGZPczN2Mk5obG0ybHVKUUV1QXdYRVlhNFBoZDRwY3M3 Q0xlQ3Y1KzMzOFdIRmNtQlk5amVNK05keCtXM1o2R1k4aUhzUHJERW5tU0JtYW03WVlnZEQwSHZ6 SFBBNU1hNzlqZ0w2Z3FwZTJPdzZsZUduRFI0ZkRHQytNV1lyazR6dEZUSVFtM01KNkJsOVlzRytp blI5ckYxK2R4dnc2djhVMUltay9DQVI4OEE2aUlsbUpXNHZBMUZaZDV5QzVKT09VQUVLT0diU2Jl S3pkTGgrdG01SmNHN2JGcE1URWFxeWRKakJ1TnQvRnU4aktMQ0owV0s5VGR5UE1yQzV2MjA3WXdY Q3JmRFpJYk5CcFc4NlNMY3E5WWd3YUh4K0JKbnRoTEZMcU0rY2dieGQwV01VbnJVMENvVmNZNlQ5 SEp2VENoLzZrT0QzVG9UKzNiWUZQQ2t2cjJJaER4Vk5ianJGL0JzeGJLK2NCN2txYVNyN2JFay82 bXY2K2JVTmRDTFhKTnVKdHl6dm05Q2ExNzcxaUEzeExuWjg4NTUyMVRiSEliZ3RkYS9TWGJlcXhS bG9TNmIwRlM0dEtDSk0xeXFuemdGOU5RUHIyMWVGcFR3U21FREMyZGg3c01KNXpzNGQrMjdpTm8r d0FJZVZYOHZuc3NGamN0VWo5K21GM1JJejNUbGpQRlRMT09NZjUzTVlvcEFRRklPMk1LMGxJM2ow OG5HVmJ6L0dVc2MxNExiSmNYU0h3RUtQcUpuT0VLK2xsODFmdldXM2lYelFTMHZpNXVNZE03NTVI TkNLUUdHMTRqM3Bad0NDMFUwZHlOSXE1V08yWDlrVGd4aEV3VUxueFNtUUZkb3JBb1dmdTR6VldS eGNXakoxdE5wYjJFTU44eUh5Y2ZOREg2dmYwQ0hTREdWRitBMVZrZ2dQL25jM25QS0lJN2lvcmpR WUczUWdiQmpoWHhHVUU2cXd1Q0JTVFN4S2NVMWtaWEJoazlPSTUvOU1XaGw2NHN1VlJjRkErdTNO TnZyZVg2TUxmQUFqWmNlRzh0WVpMQ3B5NVkwQUVQOC9QT1R6MTZuTVBITS9PQUtrWHZxYS9RZXo3 VEdUNFhSR3U3dHFnTFZaM0RkN0d6anN5UU94TkxpTzcxUlE4aXlTaXZ2bU1rWndSUmM3N0dZbHlI dVI5WVJCLzdtajhzOVhKcFNTTm9MTmp3Zk5ZK21jTDQwMzhUS28rUGhKTWpidjBjZTgzejE0ZjE5 Zm52Ry9saTRRa01SdkZyS0wwNmJvdXZnSGVKWjdaV0FIcUxOMVluRjJISVhRUTgwdTFTNzVNcW5k WlQrOG1XKy9HeWloamdkSWZQSVAzaUFURGlXWjRYU3J2K2tlR3k3Z2hqSjBvWXpjTG5sT1o2OC8x Tzl2MzJ6ZmR0MzBxN2I3Q0hSdlRLOHQ0YXhmYldlc3lFWnluTk03dFlabis2eUpBZXE3MWpscVRn SFJKakhkcCthMGoyNHpaTFNMNlB2Z1dHSDg1Zm9Za00zS3V0TklZM1Bpc0VPM2l1MVRMc1NINnUz bUtuVGEralNVTktjQ3hIUjhsM2o1TjdTMlNqOXB2cTduenlSMlo0TjFnMjNSZEgvR1JrN1ZmejI0 TGZXdWVZcXQ2TDAzUDM3dEsvVXA0TWZXVFlrOHpFVGdJQkF4WUQ2SWlXWWxiaTRBVnZMSEdHNWlO aFI5YjJMMmp3bU9FUWdTZldXWHpZU1pGNVNQTnovWWdBM2FyaUNRb3h3WVl0cDZhZkppd1NMdU50 aDNQZ01IRkpIOTJrWkVQcm0ybUpoSDNEVC91TUpyS084WXRyNjJKRUQrcmlzMkU0Zm1yb1VsWE9O aTY0QkJlWit3K3pxUjF2cGxIUjV2b2JIS0JTU2Viby9hRzNaMmlCU1J1L3loTXl2TnlXNTVCbnNQ RCtmVzB0SEFzNGJhYjJGYVBHS0VOeEVwWXl4UXVYcTJ0aUEvajZxc2tnZlNYWVZoeHV4RVdZYTN1 MnNELzkrS2Z3YkUrcXIrRXM2bVFKdHJTREZ6SkUrbjRWeGQ1cVpjQjZvWHptdUhvQ2IvamF3RURE OFFUSW5IZ2ZlbjAreXkveTB2UHNCd0xuc2ZTUHdQU3JSVVNIT0hVeThqa0FiSGs5bUR2Tjl1cHhO WFh5L3YyVGNKajdIelJsNHZ3L3hiYTd5Mk14VXBkNUdNcldWMFhmYzI3eEx0anJCNEtSbEF4VTdj UjhJeElQaUlMMnpIT3ptQjl0d2cwRmlqOXdUT3d2VkZmOHM2SjRLYXl5TkhhbnRtTXZNQ1RGTk5Z M1dXSmtCaStzMzIvL2U2OXM3Mi94THRwYlF0a3J3NVRGNC8xMHAyZG5ZMEdrYUFxRVVoWndxVzRU OG0wZmQxWWIremJycjNpVGNVUnI2WDlscVNuMlZ0eGl0K2N1cFM0aDI0aWxscG5CZnBtckZYM2Q0 Mk03aCthUWk0aVBKbmNRNDJNUkVUVy9zYUx4VzJNVjhhaDZ1MjhTQko2SmJ5WWh6UnU5NDR6eGl4 MWM5U0o4VjF4STJqMXUrSXVwbTl4c1krWnJUbVFlYS96SE1mUzljSjh1NGRoaDNERzdyQk82Yjds Q0N4OTJkOXkyTEw1S3lGQXNxcitPTFd5OVVGcitSK2puL2FXVmNSZS9RM1lFWkJqQTRpZmpjUW1G MzhRWms4aDV4d1czUXVmNDQrY3NzcEpFcVFWbjJUSlYwY0FnakdNcnJJZHI3VUZ3Q0JqN01Qb2xq a1NzTDJNa1QxbFZiSVg1NUFQdE83VmVTMS9xODBrQ20wTmJ1VnBJb3RrR0NNU0RMNE1GRnZwMS9S RHRPa252VHhOdUI4ZGdZajRNSzZwWjRhUHc4R3R4SWYxbXJMQ2JDSi9MV0JERHl2ZGlIY0VuNGtP Q1V5L1daS1BUeDNrNVdicUhyYlNqbDBzVTdLeVdFR2FyTGhyMDBwMzcvS1pZOEJ6OS8yelJ1dG03 U1JCM25ta0NpWU5GblAwYysvVlZsVCtMbWR5a0wrdDk2MDQvQkQ4eUNuMnBacWtwdk9FZTc4M0Ux RG5QSTdsNzl2dW16Y1c1emFIa1ZSdFRUNExKb2hmWnpIN3poVy8ydlJlOSszdExVWjZiM2gvMUdu V3NyczB3UmhqTEQ4TFJvNWc2ZlVoNHdyakMrT01zWHgySGVhTU9yK3RWam1JZ0YwUWczNFhMb2Vv eTdSOXNuYTM3TWl6S2EwOTRuaitOSEtrMWhiOXpmMThnMXBsck9IbmFCMTkyNW1CRnE5OXUyM1hS N3FTaHRQK3VoeFN2Y2FTU08zYWY4eXVEZjg4SWlDRVNORXB4NW1EN0w2dGlETGY2WWh5cWZSYjVR aTc5RnpaQW5QRW9MSnRvNFdGZXZvR0lOdUVyMVdrWjBsaWNKamYyUHhoR0hmTS9Vb1I2SHNTeHJs NlRQeXZ5YmR3WGxOK005Yzh3K056UTVOOERPTmNXV3hyMVYzZ2IvbDNJTnJ2bEVTajZtaUQvc05l dExsTmE2R245MDRwNlpqNlJldDM2QnpIcGUrZEZuYmVCOHBMblFnY0RBSmU0QWRUbWF4SUlyQWxB Z1kxRGtqMjR0OUdmK21XOWVnbFJ3cU1FVzRtSEkrTHhPb2V4cWdpRVdQZzFZdmtvMmJnc1BURFk0 SnJnb21rNnBWUi9KOFNGaFBqTUs2cUM1ZVBySS80aGZQU01ISHk4WFpBdFVPWGJVMG42VUhLRHNr NkpIUXVFMVlXSkV5UGRCS3ROOEFSZHVyYVlMR3NOdmZhK3F3SStNblFONjFzMSt3TnpKRjRKaFpU ZzJydElFblNhNHMrdHZUM0lFLzlWVDFKN3hScEpJTngyMTcxWVZzbHhTdmFGdXl4eTJoSWtTRWhT dnloYVl1MmhZYWhmM0dQWFQ2am5vZU81ekgxejRMNVV0UHpjSVJHTC8wVEltQ3M3MGJ3cGZyV3NP bHpZVFNWeWJ6SmZ6TndocWQzcW5OVHA3NUR2bGUyb00zSU1xTTBFSEFSbFlXUlJ0QVo3SkhBVTk5 ZkN4K2tpRnA1OExPb2czUmhYMVByeTJNa3QzZmZuRDZrZlJaY2pUZldyTjhtZVZrSUpaM2NTbU9I eGRqNG9wVm1qcCt4cWwwdUpTNnl2OWg3SmxKTFBEZnRqbWxTcGNKZEFrZ2o1bXFORkhhcEdvMmdk dkVVMHJKWDdpYitkdDlZU1BHT1F0U1FIdlV1K3NESWhGMjlMRHpwRzRXTTg1MGlDZXo3VE9JNm9r NHFDOHZJZWQ5Y1l3TjUxK1Zvcnh1RlBWZmxtT3Y2SGJqb3c5RkdZOS9keWNKSEluajMydm5nTjRs WUp3MzRjeEhmT0F3eEJQTnR4aUNSMVJYVnlzdjcyem5VVnlJdWRIZ21oWHdqRUdCUmRTcXJ1bC9Y Y2IzUGl0c3piNUYySlh4c04wdUpzdy9UM0tWSWZ5Sld2YXU4bSt1eWtlcTF1OWpOUll1OVozcCtE MmdFNmpkTENjaGgvV1NQOURjblpFK2RDT3dGZ2FsQ3ZKU240bVI0SXBBSXJJT0FyVWcrT0wzY25P OW9RTjRMSC9wL1UzZzhMWFJQdlU0RVdIVU5ZMk9GL0hPKzNKeUVKRFFNdU1iaWxrSE1NSTZQck1F R01zWFpsUWFISk81c3ovckRZZVIwejBiQUlQU0hac1FtaFNKdUw2cFZmQVAzWHZnYS9pWS9DSnBl WHNoMkUrMWVlUEUzNkRicEtlNmhhUkNHMUJ2NnozV2JQUFRxZ1J3ZFN2cW9qOFdNMW9CUW1jaUhN YWxNVzYvcmM4S2tLVnJlSmxtdHZJOEJUMzN1V1BwbndYeXA2WjF2SXRkTGozeHhPNmcrMUl0VCsz dm1KdkF3clAxcnU2M2FKRzlxdjduMjc0K0l2WDRlUVpmS3hRRi9jdW02YmlIOW95OWVEMGtmQ056 VHY0NUdWaUF1T3NGWHZFbEIrd1pmOGJ4dzJBWS9keXZnUlpKWmhnVkYzNFplWkNTTXhabGVlTzF2 blBHanRjZWU3V1BmQk8vME9aS0ptMWJaRVJ3bERXSURRVlhjWTZaRmJFVGJtQ2FoTDV4SnM5Y2FH V2dyTE5NWTBxS3ZvMzBRZFFqRXNmTEh3cnh2a0V5ZWZmbXUrUjRqVFI4YkNZMVZ0VFdzWnlRZFBY TTdNSXdOeHhaVXhLODF3dFRDbmpSbGZJc1ljL3Y3c0J5U2w4cEJFaGwvYTNlZDE5cDI1L2tadzJv Zk10VUNlS21qc2tpT3IwbG85NGhVL1ZaNTIyanY3M3JIRnVHSXFYenRtR21WYWRHMjNzMUc0dDk3 cXhXWGxLRXhYeXRzMzM0V2ljb2lzUG9PNXlTT0p6SmZHZGJMdDluWWV1Zy9kUGZHZDQ0WkdzYWQ2 Mjd0R2pObU1BNlptMGZHU3dSMmprQVNrRHVIT0FzWVFjQkwwVVI2Sk1xWnJTTmo0Y2NTWnNWN1RQ clJSNE5FeVNidFFWWmFaZTJsOFdHOGN5OXd3dDl0dmtYS2F5THFlZkRQeC84eGFSajFXR3N5YWlY UHdNdjJIb1BkYlFiTlVlMlRWTFlra3h5YzA3Z3lLV2pGaGZYWVJMT1ZabE0vQktldFByMTAyb0tv N29YWC9uNUh2UUUrd20vcE9aQXVmQ0RWVVpjMXgyN1NSVEt6RjllMjhSYStCb3ZPaSsybGsyZVBv RGdHUEQzVFkrbWZ2V2N3MXgvQmdmenV4VGRCN2ozTFhocEhBZFRiMllieFNKWjcvdy85NTdoSm4v czJUOFgxZlVCQzl1TDU1dGtpMkFzL2NmL1I1c0VHV2RHTHRPbnZvM2NjaTI5amI1TGJLM3VPLzVq MG96R2RCY3c1K1lqajNiN05oRnNlMjJnWDdQWFNJN2w2WWR2NEk4UktlcExQTUNqdU1aTkVKa0lQ MldibmlmZEFLejVDVHJpNFEwMHlzRTVuWEZxSXVvK0x6SkRMWVd5azlHZlNoVWhOQ2IzVEVEZk9E K1QzUWVHSjRDUTVpNlJDU0lYWEdjbkZKN0hNMUw1dFNGUGtuaVRlZ2VycmVBdGtaaW5IamdTTFBz TEZVd2JOdml2dExFRGpwYytNQXBCMXBleHdYcW9mdWJTdFkybk40VzNmUmZCdFd3TEp2L0lOMFVk Nzc1aTZIQktEbmtmdHgrNDdVZmR4N3doekJuMVVlTkhJUi8xb0RubFgwdXpLaE8yOXFzd3R6QTBK V0pkcjZXZFZ0SE1ydk9Zc0t0VHZnZk9FRnpyZ3JwVUFBQkFBU1VSQlZQK1dudjhvZWV2Wjh6T21G SjQ2RVRnSUJQekFEcUlpV1lsYmlZQ1BqSldpc2NiWEs4Vmo4UTQ5ek5ZTWc2OWVQWDhoQXVaOHND TGFGVFVtUldRd05EYkp1WkxSd05HN1dYY1E3ZEtKb0JrYm9OZ3lzM1F5aXJoRVVDRWNUV3hJSk5n NmJQQ0syTHlzUkZvdUViQlNpeUM0OUJpeDFDdlRJOUYyRm1TUWExTFNLNENFYkM5czZFL3E1amxT V2NPUXN6TURNT2ZTWFErWjlyRWx4c0IrT3ViVkdPcGk1ZnlxNzNOZHBEOWFmUmhwUUlydHVUR3Yy bXl6c3dCeDFmYzVybVBBODVqNjUzTlFYZjdmODdqalNIS0VYejA1RzRsNkdXUUNOemFaTlJHMFNI T1pZQVBMMklKRW5RMkpUZC93MmkvdDh4QWdPVE8yR0dKY05CZGJmWWZFWks5a1VwQzlzQ1greGhX azBIcHAvYlkzZlZkYVVPbmx0MHQvaXo4OXN0M3ZBTFpybDQrc0c1STBjNzdWeGoyZkVKVkJzamwr eDFabjVHRk5Ka2J3R1RmSk5lY2dpb3VZbzltbFE5NFpWL3ZtT2k5UmZPbG84UkJveU1LNWkvL2ky VVlxclR6a1oydjMxNFZqMkM1dE1NNTE2WThkQlJIbHJKWVE1TzVwejhvdUdmVVh4L054eEFBSlds TGsvSW9tRVd4WGpVc01rYlhGZjVlbTM2dnhPQnpnY1k5R1lYTzI1VGFTZGIzOEZvZUIvQkJPUS85 TjNaNnJOSjRuRXJ2M094R25hTnV2U1gwV2R6RXRNQXpyaEtRbWVRdW5kNCtJeG1iNkk3SXluRGV1 ekZmS1FvdUY3ZUd6Zy9OYmRtb0pyMDdRcGJmRm9kWlpwTjc5Mjd4M1BLL0xRaTRzRnQvLzRZVTlq VVRnSUJESURua1FqK0UwS3pHelZRWVJZMUVOa2hCUVkzR09JWXdVak5YYlhsMmRlemdjclBYaTF2 NCsxajJKTC9HV1RFTGx0K2tFd3VDcjllRlRCOW81U3diZTdGUGFWaDRyajdhWU9tamZZSktFRU1M UmdOTEFZQ3FQMng3dWVTQXBqZ0VIdnd1VGkxNWQzVUJvOER0SDY0TUdXNzI4V29Qalh0emFmK252 VXg2a1VYclNmaFltYkk4VHI5WjNENGV3TUs0cEE5UXhVdk1ZOER5bS9ubnRBV3pvNGFLaXNmNDla N3R6cThncFl0NDd0NVZ1eXUrbUZ5U202amMzL09FUjBTUnhxU2JSdEN0aXpHOTc3SHRJY216Tysw NGN6NHNrVGpTM3FaYSs4NXFaaFNkY3h0Nnh5Q0RmN0lnNlcybUR0c3hPc0ZKRXo4QTVnYTNzU05w NVQ3WEN0dkZEUGlOcVNoNmZWeXd6VEJnaGNvcUcyekJaNmUra3RjU1RobWJuWjF6ZytTQUNTVDQ2 N3FhV1JMTjkyczRTWi9USmE1ai8wTzE3ODZES0UrRm4zRlo1WGJNaUlsM2VKdTYxd0k2SHhYVFNs Q1dZZld6WGpYakdzaTVEOGczbTNyV0dMNXpocmI1MWVjWW1VL1d0NDgreHQ4aGJZM2ZsejBrL0Zr ZmY4TzFDY2x1QUhZdGJ3bnJIUFh4dmlUQXdMUmdMYzFTTlJaUmQvTjRHUmM1MjZxTXUrWUtCQ3oy OTErckUrajJpdmZaamQ1U1d0ckNQNmVGN29NVDEzbGt5Rnl6cFc4K2UzMTc1bmxLWk5CT0JIZ0xa SVh2SXBQKytFSmg2VVpNRVFranRxejQzVmM3VVpMSlhMd09zc1kvVnZyQXpxTjFtOEdDZ1N4cnMy NktoeUJwYkdLemcrOGlIVjZvVFJnQTU0L252bzRtMnBpNHBaK252VTFrdVpIQm1GWHRMazNTc2Y2 ZnNianB1eGVWSHNtT010RG9HUExVajlYTVFXTnEza0FnbUZzL0o1ZnAvSk5kMTMvUTVCQVJJdit4 cllSVlppRFRjVjd2dFR0aVVhQ0VwcmovdnE0NmxIT1BMWWgrYXZrbElpS0gvdG03U2h5VVBDL0FJ bytKZXcvUk8yQVJMMkNPOGF6TFE0c1ZYUldYR2pvNkk0SFAxeVBoZkUyRmZITzQ1aWdTMWkwMFFj MVB4WFZwU2IxZVY1anVuRWwyRUd5T1RTSlRtd21zdkJpblB1cUNXUkdnZHZwWjlyZjVrUEk4Z2hK cytNbFUvWjBZT0pYdWwwZTRXVVM3czBMV0ZaeGlRZ0VUWTEvVjFQbVJyY2NkdldwK3I0N2JzZDJs NWhwK2REVU95TTd4bks4K3JGVG41bmhZcTZYZGpDR1NIdkRIb3MrQUxCR3c5Umw1ZE9LOFpCa0pM U1lOcm1aMmdCN0p1RzNIOXRTQkJndHA2dFNRLzJ3V3R1RHN6QnhtekpJOU1rd2pNUVdDcDlLemYy Wno4VzNHODM2endteGkyd2tuRGtEWXBZZXo4aXJzMjVlRWNNR2J0ZjFQMnBYamVWSDMzVk81ZWlq RXAzSVJvMkV1bHNwQ0RROERSRThpMGc2dllBVlJvN1B4SE95N1dycUxuVUJOcEZsclhIcjhob0N4 Q2JWSjNoTW1IUlFKanNERE9GVkpSWFMySW5YczAvaUhSU2Z5VklPVEhKdVFKWXFxV3ZpejVERTNs MU45RXV3QTJJWWU5SzEwQU04eDNWMjdmeFJvWDVkaWVQZlRqdjdaMjVNZmFlYzdKVDk5dWJTbDJv Y3phZlh4T2ZYWVpoK1MwMzhhd0RPVGpGdzA5TzI0Q0ZxMmdiYzUvYk9XWGZvbkFRU0tRQk9SQlBw WmJWU25TSDJOU2tBYlB0Z0RNQWNWSHp0WkZIOEl4Yld2V25QeU9JUTRwRngvRG02NnI1N1JFeXNM ZzFrcTdXd1BYYTBQbWxBaXNpNEJKM1RZNU91K29Od0h5cmlwbkNiRy9WUlRFRE9PYWtvZThyZ1dr eDYxRGdIVDRwa1REclFNcEc3eDNCQkJYUzhZQys2Nm9MWkM5OXl3aXdYaHk3VG9acTczcUlOTk5p TFJCMHFZVHlZVlFiQWFPZUpKNGMvUU5FckZFYzJia1hjTlJ6Z01NNnhXRmFMTnpwWGg2OW9RR2lu dU8rYkVSYVd3T0VNRm5KQ0J0RFdkZm9tMk5mdktTaEF2VE9QUFhXWkIxOGwwUVM1NTFYVWF4OS9w MUNkK0ZxVyszSkFKL1BBbzdsQVhUcU1vcXluZTN0ZjNhNHZBYzZXOFM4QzFwVWNUNnR1OGR2OEZW R3BtWkpBSzdSR0JuQk9RdUs1MTVueFFDeE5wTnFzY2E1Wll4Uk5WWW5HTVBXeXJsNlVObWRialhm Z1BwWGxqUFg1NEdVTDN3bHI4Nk9LK3pGY2JQUjlXV0cvYWlrWmJPOTNPdVkvR2JZLzVhUkhMSTh4 dUcrZnFoeHdiYlM5b2ZXYVpLQkZaRndJVXhMbzdwWmVvMzRQZmpkOGZlaXljUGVmWEMwLy80RUZq NjdqY0pHcHRvNXJ2ditQckNNZFFZbVVDcXUxZFgzL1ZONXhiNk1wS3BsK2N1L0Y4cU1pMExQMkc5 b215OU5HYTU0cm1DQTBsVFMvSTlkb1U4MTh5Q3BQOXdQUDdFS0dCNG5tRjRuU3ZQZVVoNFBOOTV5 UHgveG05ajd6RTVEVWxObCtTNDZWcllYUDNkRWJFbVY4TzVNNlZ2MVprcjF5NmgybThOdTN5SCta Q0FuTUp6bUdZTjkrV1c4MEZtTGdrYWVCMjkwOUVFTGJMVlpUdHpkaVVNM3dNRkVBVG10dStkM3JQ dmtkV2w3RFFUZ2IwaTRPT3gxd0t6c0VSZ2dJQ0I3RGNNL0laT0s2eFdab2YreCtRbVFUVzJSZG1B QlltM2Fac01OaENHdlhSVEs4dTlkTFpGOThKYS9sYkN4NlFlL2lBU0RRZGd0cG82NURtQ3VzcEgw MWsvN3hJeG5HWGxuZlh5WVhjQStWUERuRnB0dE1Vbm9xVTZZQVQ4Tmt4Q2VsVjBvNmRCMVJyNjNY cUY3TUhmQktoM09ML0psUFBJbkN0VW54RldWOHZxK05qbE15WHViY0d6dFBmUXphbm5zZVNpTUcw ZXU5MFlTZVRzS3ZGU0h4NEMrc1RZZU1CTnhFdmZkOE4wZG9Wc082bXRFU1FwNTExVSs5VjJrcmtX VW1xL0tidjRpTXVwZUd1R2srb3pmbXJsK1JQaE9SeXZoTmZXeWpibmtna01qWXVLK3hCTTQvR2hw Q0NDOGQyamNzWmVZVnhSM2pOREVzdzN0aFgzU3NMS1FRSVUzcFhYTmF0eExGMEh2Rkh0bUdIM1BH RStJK3JXVWQ1NWtJTnpFT2NRVTROa2swNlNuY05JbnNrbStBL1RMM0ZiUUdodHY5YnVOZDg5Uytx MmRocnZxWHMzTXZWTy8vNkdmOHZMV0svbGoveHZQZE5XM0o3ZmtLd1h6emZCWElvOWRTSndFQWpz K3lWMUVJM09TaHdjQW01QmMxSERXTVVjVnYyeVl4RU9QTXhIZURpQXFxdjhpdUY0c2RDYktpdkJ2 VFFHazg3WTdJV1ArU045eDhLSFlXNks2OTJBSjY2Qm40a0xlOUhPWHhxVGV2amFpT2hnNnpjT2sr U1hEN3pCVlRoVG5SQUN6bWNhSTRxWC9DNXVFSjV1MFk2YlFLYTNJaGpVdm1rRWtNZ3hXQXpyTmZW ZDRUTjIrVXdFbjZ2Ymd1ZDVZNC9nSHlMUU0rbFZsWFFSaVloZWVNdGZmN0dBMHdyanA4eGZaMGw5 a0FnZ1EzNS9wR2JlZWIzM3dFaXl2UVg5OGtoSnRqYjNpTDFlc2haNTBZdTdsditZSkRraVlLMXlT ajZPeTNHOFJuRi9ibGhJSElaeFVNcEMyWkJVSlBIbHVRNHJhbGVMc1YzdGIzSDRRYlhIaEIweDR1 eEo0K1BlYjBJNXd6cDlVT1E3M000ZVhsM2xuZm0wQ0NVWmJpd1oxcDJvMXBoMlYrYy91aHhsMkFp L3ZYM1A3WDIvOUpGaFhYeUhodVArWVp4amM5OHBLdHg2WC9rZDJORVh3Wk9xZFg2a1JOL2gzNWE2 OWV6MWQ3K3pMYlBPNUluQWVnaTBPdXA2dVdkT2ljQThCSHlrWEVJeUZ0czJOWWY3VG0vRkhzdmxP V0ZXdnA5ajI5OS9rbnBqV3hHUXE2K3pZWFZNVXBBV3ZXUStpTS9xQlU3NDI5NzhFaE54NnVCWENj ZVkxT1JQUm5oTkhocXdtSGlIZDFNOU0zeWRvZE9UR0l2Z2MrVWRkc2dUdGZOSzVyOVJCRWlCZU42 OVNNN0tNWG5vaFIrTHZ3V0JzY3RvM2lzYWNyL1FMZVczNHgzSmJJWFhmcmNGejdyTmgyd242ZVln L2w0ZFh6TUNTTDZHTVZ1WkJMM3VTR3dFVVc4eVA1SXNnL2FFQU9McFYwYktJaEdOc0JxSmNxTkJV d3ZHcjcxQjdZenB4bzZkMkNDcmphS083ZGhZT200YXF3Q3l6QzRPY1pCZ1g4aHlnTnFZeWhiMHVt ck9YMnhKYlNIU1c5S0x0cFkvT0RKNDRkQnp2dDJmSGZGZUtYUjlFM2M0TDVWeWhuVWltZmxURWNP NG1kU3Rlb2V6cStUeHFBZ2xPWTd3RE90T2xIR3pzV3VkZWUvOFIyU2xvMWVjdFdsQjNzTC9XTCtz ODJSSHpPcEw3TFhlOXh3SE9kM2JranlIK0xKdG43QUI3TWJtRVhVYmI4cHV0MDZMYkhYV3BiQ3Bl dG14MWtwdnZrWlFaU3I5VkhoTEF0SnZ4L2h6S3UzeGgyY0xqZ2FCcVJmMjBUUWtLM3IwQ0pCdzg1 SWNhNGhCcWd0TGxuNmdESWFjT2ZoeFk0WHNNT3hiSSs4eEF1R0JFVzR3SHNZc2hYdzBxTzFGZHA2 SWxhOWUrSmkvd1NZU2NpeE9DYlA5d2hhZDRoNmFQbnhEaVFJREZwUG9ZZHppOWpFZWt4b3E4VXpV bEYvY2FSNGZBbFBrdk4rOS9qalZNdjNBYnd6eFlvTHgrWkhBYjhwV0xZUGpKVWNjUkJhcktoZklE SDhMcFFEYkVFMmtpcnMycFpHMjl1dlpieE9lUFF3T3lkL0U5OXRHS21RUytqNFI3aGlMTUNhVkJa ZDNqVmdtYkdFMDFkZUU3eHFUbWNnbTFRNFFNQTc0Z1pGOFNkZ2dJMGFpbkFmcEM1OFZOZ3QxVHcv VEl1MUR3M1JralVWTkMzM2hYRjM5VXVTb3pEQ2E2cjdoaXlBS1kxSWg0T3R6RVNjVHJCVEJlM0lv VlZleUpxMWU3R3VZZnF2T1VpeDUyZEZqNGIyNEQ4a2tHVW9hY1ZpbjF4dDZoRnMvL3BJd0wrT0h2 YWhIaDRWRUYxTi9JTEZ0M05kNno1R1M4enlZa2V5YXNrMzdVOE8zSmZIbmQrVDkrbWtSL25haGth WDYvWkNFTXc3Vk51VnN1ODAxaXVrcUpGb2RxSS81QnRSKzdCWVlQaVVzRmd5MTdjdkRidHhpZm9L a0N1ZWtRa0FPSXlHNVd4Z1A0ODF4RzFNNUhzcUNnakVVWEZ2cDNyYmxHWDdlU1dGTXFyZVBHTjhZ R2xIcjNSZldnMVdFTFZxVis1R1daOE1QaG40THd5RHp0VFcrMmEzM0xxNUgveCtXbWU1RTRNWVEw Q2x2clBBc09CR29FQ0FCNVNOY2VUV3R5QVNUY2VUWWNJRFJUQkNlSkFVTnlnMEVIaGJ1bTFJa0lF bW05TXEza252L0NEU3BDR05VR2JBN0o2b1g2VzhpNEVtaERSRERXS1ErS2xMTk9aL010bEhQSmFJ M0ZVbVBLWW1KWVVLcndGT0RLR1F0dklacGEvZFVIblhjdEsrUGdPMUFjM0pGSFBiNnFvRTZhWXFw WjJsVkdWbHBzbWZ5L3Q1Uk1Na0treUMvZmIrLzRlUWdvdXhWbVFCWmJObTBVR21rblp2dXR1QTVG NDlldkxuOXM1ZCtydi8zUlVSU2IyRTBGVUxSZTdRWk9QQjhtM0IvYU9pVzRtZnhaczVab2VLbXZq a0VYRmpRNnhQR0FKNnhiOXhZRGU4Y2dmcURoUXNUWTJjcWYxTDRtY3c3cnNGN2oyUlplSzJxU0Fn aVMzcVpPcWZaTzFzN2VuSDRHNXQ5ZEZpbTRrV1UxWlV4a3Q5S0syUGtiY3QvaVI4UzUyTWlJV0lv akRQajE2bHp6OFc3S1kyY2ErSGkrMHBTYlZndmZmakFqRWVUQUFBUUFFbEVRVlRyaDU0WGJrY0Uy WkpOZWwrN3Z6MzhQem0wQzBzc25yZnlpK0NtK3Zud2RTeFBHTmVVNy8wSGhDOEJCYjhyMzN6ekNW S0ZmaGR6cERBaitTcHE2dnhIODI0a0tkSlVuYjg2U2pVdlFVcVRab1RYM04rc1B0d1NNbGlqdmNa Umo0bTZ5ZjhIdzBTd2VYYmVOZUc4b2l3aVhQRUloMmZWSXFZajZJclNCN3pEOUJYU3Fac1M4OTRk Q050OUxURDN4Z3h6ejMvc1BWdjkxbS92Q2pnTEhQclhNSm52UUc5OFBZeWI3a1JnTHdpME91cGVD czVDRW9FR0FvOExQK2VjaFRHcURMcWRwWWJNUXl6YW5sMS9mTmo1SWFlSXhkc0NaMUJPQW5JMDR4 MEgrckJhTFI0clJqMXRFeGtqVzJ4ZGRsQTRZcWFYbHdGdWEydE1MMzdMMzVtT1Z1Vk1KbHJoL080 Wi96NHZ0RUZBR0UxbGdPVVoxSUZXYnNkVyt3eDJFVWk5ZkVuQlBqNHlSTnFHMFZYNlFUZHcvWURN Y1lDQUNlYkFxK2trM1dlQzBnd01UeEsyRHZEdi9TNzBCNFE1YWJLSTNsUW1RWDZEemNBOWVpS0hX aE84WGhYRWxhWVgzdksvVFhpMjJqL1hiMjcvbkp0Zkw1NEZtS2YwQXNQZldNemtXVC92dmZQNE93 L1gxazN4STFsVGZYSDRJcC9DU0hYQUNPZ1RDSmxlRlgzYlNEZGFqR3ZGUVd3OVBBSklLSVhSVlBK WFRqTndDMDhTWGJWRVh5c3JSTXFIUkVCdm9kZzdtOVJYU3hvb2t1MWNrYll6dm1rVjFOckcySW8z NWVjM1N5clBXTFRFUmN5T1NZK1dlRGRwdHNnS3BHenJXU0xCakZtTjg2YnFqSGl6UGRuaXVPM1RD RGhIck1CcEtxM3g0aWRFSkdSS0dLTktPZnFmL3VVWjIrSjgxOUVVNndTMnhoLzErWS9lMjg3L1F6 YVJLTHhQRkV2NlhadmVKT3o4d2poclNadnlIMnJZdDNhT21TTU40MjdpSnFYM0JaSEFCWUJobkN1 U2RROEkyMXVFcnBYZjhWdlhIaGQySktobmR1SHNHcjdCNVZJWGw5WnM4dTJDMTRkSHp2b1R3cGtn aFB6Q2EyZXFSVUFhbzgzWmFxNVMzZ2ZNb1NiOU9mUmI0bTc5UmpmQmRFbVptU1lSMkJnQkw4T05F eDEwZ3F6Y01TUGdZNFYwbXJ2OXhVY1dZVWZDemcxekJrMDBPei9FR0NKclUweVFZNXVtbVJ2ZjVI RHFZaGlET1dTTWo3S0JnTHg5VkxUWHdlWE9FME1POG05cFpCOHlabzEydUJ6bkY2TVFxN00rdkFh S2RWMFF4bU5FcU1FUjZhM0k0b3F5YW00YjF4WFBnY096L1p6d0k0V3BYSnFkWkFnSkRLdW1FWnpx QmhHd1RYNXNhNGNCckpWdHowNWZOc2cyNEI1V21YU2Z5ZmJRdjNiWHZ3dUxETUtZK29IZnkrdno2 R2kvaVRrVHBFN3lWYjBOQm5zU0k2MkNTQitZb0xUQ2VuNjNDYzhlQnZ6WDZwL3kya2I3amRnaXFC LzI4akVlODMwZ3ZZTjgwcmZGUmJxVDR0Rm5FRXBqNzF2ZkZwTHh2b1BTcGo1Y0JQUUozemNrUXEr V3pvVDEvVVZNRjJsSS9lRzFJZ0dKbS84YVprK1pFRnVrVTA0dnpqYit2djBXZU1meThBMG42Vlgz WiszUUhoTHBDSU94OUxzTXM2MjNKNlZsckxWRzJjNXBkZTV2eWVzOXdtSnhLSXlEVnFUZWhoVTAv ck9GZXVqUGJUem5XNy9wTjVaRW5mZWFNUUxDU2w1ajJuWmxoUFVtMzBNa2xYNW9ONFMwWS9sdkcy WlJBTUZhNTFPSUplMnpWUmxaUm5yWVZtT0xVbzZYUVpRaVRldDBjK3pHK001WEg4YjFqaGo2YmVK MkhJejVSeXVOTVhqdDN4clBDVmN2N3lEMm5rYlltbHVVY1BPYnNRc0pTendta3RadnlWekg1VTRQ UERzNzgrMGtVYjFMRXJMMVBqVytOUzlTcnpHTnJFVzREK01nTU1lK0E4UDRQYmMrMWxxUThxM29w VW4vUk9CR0VERGd2WkdDczlCRW9JT0FNMTVzenhpYnFIV1NydUp0UUVxcWNwWE1HcGs0bjg3dGZW TWZacXUxQm1iT3F6R1o5Tkd6VGQwZ3I1SHRwWmQ4eFRFUnZmVGMwS0s4T29uQmpJKzhqNlQ4NTla RkhsWWwxWnU5MXZJd2dhbjlXblp0UVRZcWwyWjNSczVjYVZaYk9scjVwdDg2Q0xqMWIyekFhTlhj SU5HejA1ZE5ScDBIMVpMcTBkK24ra1Q1WFZoazBFK1pCdkZURTBabkxabklyOVBxN1hKUmIxSVp6 S21jeERHQjlYdVppanNNdnkxNER0dGR1OWZzbjNXK1MremV5YVExcHRJNlhzUzVadnEyNTI5aTRp eXRxUzNhU0FCYmNIMWpwc3JJOE1OQXdMc1JTVGhXRzlKNGlHblB0L1FIVWxWVFpJcnpJRzM5SDh0 N216Qy9yWStOREx6Ynd6Zzc2L3diOW1mdDBCN3RxcE5vVyszZWgxMGJXbVNiSTI2UVNVdnJnSkJB a05UNDIrSGpiTlkxdGxtTzFVdlp4bXhqY2FiQ2JJdHR4U21MSXEwd1VwMHVVak4rM29RZ05FYXd2 VmQvVnZkVzNyV2ZYUXpHQWNxWnM4VzNwRVh3R1Nzb3AvaXRiVHFUdk00VERvaHU1SlNGVWxMdXlF ZDI3Mm5QaVVSa25ZYmRvaU56ampZbUhzWkQrQS85Tm5IZmJ5U3lkMVlkakR5dTNjV3U3Y1hlTXhH eVJUclkzTXVpUkM5dTdXOGJPT2xaNUhMdHorN2M3Nmx2cFhoTGRhdGR5UG14Y1hBcHkyVnozaTNG WFV6alFlK2k0bDVxK24wT0NVamIrbzBsbHVhWjZSS0JuU0NRQk9ST1lNMU10MFRBMW1Fcng3dllP dFNybXBWRVd6YVFJd1pTdlhocitEODFNbEhXMU1BOW9tMnNIaEVwZk1qRFdLeWNIL2ZkaTFNL042 RThiQmQ4cnM5Vm0zSmE1T1RWV05PdXNRRzliVU1rNzZaenlSaExFUGpkU1BUcm9UZFJWbWxiRXcw UzBINFg4dHdrdjZtNCtxSEozMDFNY0h0MU00Z250ZGtMTC83aWlGdmNZK1l3N0RiaE9XeDdjZXRM YS9YUGt1YzJKbExJb3N3MmViVFMrcGFZL09zdnJmRDBPMHdFTEN5UTdKNDc4WjdiQ3J0SUxOUVox OHhOc3lTZWI3akx2cGFrcmRQWTdvbWNxZjMyWVVjQ21md1BpU3pTWDZTcWx0UUJjWW5BcWNsSFoz SWFtM2tuTDhsemt6UytjOXMrOTU0RW1hMzNZM1ZCd2pnMzBQbU9TRFprR3dKa0xFMEpjMFJLU3px c2hOZW1NZnFuaDRjZFRpVExsZE1paGlMS0ZZWHNsQTZCZFNWZ0pRZmhpVG9yVzRvOUQwU2I5ajB0 QW0xaHRqTW9yR2ZDaGdTNDcvMG1pNlYxUDVNbjNTTUZoVTFwNDdPWDdFVHlMT3U2a2NUMlcybEY5 MDFxK1JjL1JKbnhYbkhEYXE3Z3lWMGlrZjRWUmxNaE5YZjFqQzBPdHZyYTJGRlZLbm1QK05kNlZ1 Rjlaa0ZwQ2kveHByUWpwNFlFcDNlUDR5YW0wbVo0SXJCWEJKS0EzQ3ZjV2RnR0NOaWU2MkRwSjJ5 UVptbFU1ekxhMHZ3WmtjRVltUlhCWTJwMm1FR0g3U0MyNDJ3N1VDeUYrbmc5S0J3a3ZlUWYxc1hL U3B3QkUrSm1hU1pXY0EzQ2JRWHQ1ZUVqN2d3cmRlL0ZtZklubVduYmZpK2VGVWVEemw1NCttK0hn QzJ1bTU1UGVLY29zcmVWeSsvZWdKYVVURVRiV2xuTXNOMXZyQjl1WGNpQ0ROU25kVFRCTUN0eHhC MzZ6M1hmRmp4N2VLemRQM3ZselBYM3ZrZEV6SkdFbkp2blgwWkVFaCtrZThLYTZzZ1FRSUk1UXcx cHVFYlZmVmN0cE5wTnNrWitZM2tnVUoydmgxZ2ZpemNXWnB6aHJFaVNZbVB4ZGhWbUcvdzNOVEkz bHRxRXlER2ZRcW9nS09weHEvTzRqZlc4aXhyRkhLUlhhNEdRbjEwTVV4VTJoamFHUkNnUkpDQ3Rh Q3hQMG84RUtCS3JsWWR4bWpFakFyY1ZQdlFqR1c1THR2NUgyaFI1NmRJWmZXbU1rSFJoaWpFanFj UmhudHU0YlNjZXBuZk9wWVVBNUtNNk9ZSUdOaVdlM3cveW5UU243ZXZtSUFoS1JHNkpNMlVpbDRh WTZvZWs0YWJTdHNJOXY5YUNpRExlTFJJVTh2UU9ZVWMyaDlGVW5ua3pJRHhKb2RxaFVlTFl4cjNK OTJ2cTJjbDNWN3VmakUyTks2TVpWeFJKN3lzZWxRTlIrL0dWZTJndDIvU0gvcHU2RVpERE5INjNV d3NId3pUcDNoaUJUTEFwQWo2WW02YkorSW5BdmhEd0VVWWV2RUVVdUxZMEpOTEx3Tk0ySUlOREg5 Y29abThLU1dpUWFuQTJkWTdTVktWK0xTSllYWE9Hbm56RHViVkNlaUNDa0xPYlprWUNrL1FBNmFP cHRPSmFCZlU4cHVMVzRTYnkwcmxkMHNET2luZ2RYdXpPWE5GL2lqdk45Ukd3blc2VHliUEJJOTJy Q1NrdUEwamJUbnR4NXZnYjBMdTBZOSsvN1RsMUV3ZHg2MWdEOXBiMit5RmgxQXJieE8rMjRObkRa TzMrMlN0bnJyOTNsMG1wOTVKMzk5eDByWGkrSGFTTjlLVldlUG9kQndMSVFtUU5hWlZ0YWt4NlNq N2J2anMzcVlQdGZSWS9TYUp0a2s1YzR3dmpET01ON3B2UWlFR1hteUIvNnZMZFdnMVBpNlRHRWEx dkZqOW5XaUsxRUc2azJVamxsWHdRSzhhWHZmRkppWGRvSnRKaVdDY1Nxc2lwb2YrWTI3c080ZVli aElRaklXaFJHQmxwM0RaTTYveEU1NDRQL2FmY2YzTjJka1o2N2lzaTRxTkRlN2NhV3lQaUVmTGhk VVhwYzNPUDhibVNjTVNCT0ZYL09zcjdoY000bGRUbHZjS092QXJqaXRML2hKdnJJRk0zN1NzSVNP Y3QxcGtpK0p3dFdmdk50WnREREhjbTJiVmxURStDRDI4Z2YyT1RJbTNuS0liaElvVDJJdDVzTTFl MlB1VzM4czdoMEI5S1dtZEFJcWE5UnlKb2xsSy9xWEhkbEVUaXJJSWFrYnlydkN1Ry9jcXp0dlg5 QlM3U2tDUWxoZW45UWNMUm1QWWk2SXBoRElpSXZ1SzUwS0g4WVZJTEtVTy9kQ2NDTjQ2QUY4bU5W eUlya0FpTUlPQmphSFhvbFNLT2o1bVAzcVprVlNTOVZBWTlCaVVHSHo0WXc0L0laY1E5V1d4bk1I ZzFZREtaM0tSWUgreUhSZ0lEdWwwY01teGdZMXVmUWFPVjVpaHFWQ0dNeFlYdjNFR1U1MHNhMU9y aDNNbTRaMmh3YVJCZ1FPeFNqekhzcktvYitJeFdQZ01YSTJEeWJOVis3Qm5VbVJ1VXZVVHQwYkM3 Uk1xWlRTNVptTlAzNml6MEk0TmwwaEJ6KzJHZGZsOTIvWllVUUs4OGcvM2gxc0JlM0NuLzI0Qm5E NE5kOU05ZVdYUDl2ZmQ4MTJ3bDAwLzEyYmxweGZPYjhLNzE3ZkJzK2Qyb3pzSzNSc0NDZzIyRjNs MmJMcmo2OW5wWEdrZDRyMnhkbVEwek1CWjVjS1JSL3B5K3JMNzZyL0dGY1VZa3ZWR0ZCREJSUjR3 TUs0S2NOTzQwN3JCbzdSSThtdDBDcXJOZG5XRklDcm1rUlk0Z0hoRmlDS2JpZnd3bVV0V1pkc082 a3ZyYVZrb1ZJWW1FUTBaYUhFUThEY3NadTB4dUdMZm5KaFh1MjI4UjBsalI4NmpqR2x1OFF1Mnhn bjE0L3FNc0VYVys0YzdVZE9HU3VyUWtKVWx6cXJQeHJIU2JhR2xiL2JaVm43bjV1dWdTb1Y3aXcr cVI0VUNVNnZQSzA3YndPak9HTVJaM0ZJTUwwTTR1L3B6UHFQOTdCaTZYa2NhenQ2dmpJc3FaNHlm OGpqYjlqWGkyVTR0dWhFdEtPV3ViMnFKOHo3YmtyYjJrbjc4M1BGeUFxbS8vWE5pOVA4TG9La2RB K0o1M0k4d013T2NNSmJiMSt6bFN5ek9MeUdpSndIb0k2TERyNVpZNUpRSzdROENIMlNEdnphTUlX d3Q4L054Mlp2dU93ZU9RbE9UbUwveGhrY2Jxa3hWS0V6WWZ4S1dEWHRzUG5DdG9OYStsN3g1bGJY ck9qN2FaakZvUmRQYUtRYmx0TzhPUGtzSGJMMGYrUHZiYWdWUXphRGI0RCsrTmxGc0JXL1huWjV0 RnlVemRuaHdPMGdBRzJHNlpxN0V6Y09BbnpKWU1jYVdKSkxOVlBSazNLRFU0SGJiZHBFYTdyWTRi UENKdVN3SGFiMnVMdXJlMGo3SlZ5eEsvbUx0NGxpWHZLVk1mMFZkYTlTMStyVzFoSlY4cjNpNXlL WEdIWnYwTVM1cWVPZFlYNUR0V2o1SW5Fa1NmdEVqZytla1hKWXpwZWZvdHVsVEl5cno2OHgvVG5x c0xHbXduSWxWaUM0dUJjZDMvcE9mbUw5eTJHNE5sdjU5Tit1RWFHS2pMSmxxL2YvOUlBT09XUmt5 dHRUSWV4Wnp0RTAvUDk5VDY1NXB0OGp4bzczU1RORnVuSEUzd2tQRDBPeG4rZm9aOTNHOWl5YnMy c2o5YnE2OVB2Y044Sjcxamxia0w3UjNYK3QwVVArM2NSYm5EUEpWVHlteVpjOTZmSlUvdkxPK3U4 aDR6ZG5GdTNMQS82RGYxV01DMzE3dlNiN3prTmNjY3c5RHZWNStmazQ4NDNtZkdNVWoxOGgydjY2 MFBqNDBWeHVvQ1kyWHNVcHVzazlvaXRUaGNtRForOUExNlFGU0E5RExOYnR4amJCVGVsd3BSNHp2 NHhQQTV4c2svZ3V3K1VmZWhzaUEyOUx0amVEaHY3MTNDM1BTc2JTUzByZEJEckkzZGk5UmNaSHV1 aklzL01teElhNUpsWVoydGtGVkkvWm9za3JnbExjWi9xVmEzSHlVZXFRQUFFQUJKUkVGVVZscEVt SEhQa3lMUTFtWlNrcVRXdzdtYXNwdHFpQ05KNktVRndJd2tLYkpSSHJiSHc5QjRSWi9uUnlQYS9G Nk03NUJ5Mm9oUUZFWWo1VWliYXIvZkR6L2FiODJGYVk4TkJ3blpNRFpTaVBBUGl4VE85aDYyTzd6 UGxYbml1V1VILzVERmhEOXNuOWVXdWdqek9MOEo3Uzd2Qm92enZlM3FqcXZ5N3F6eldHTDMrNnN4 bGdkeXN6WDNFWlk2RWJoUkJKS0FYQTMrekdpUENCaDhXNDIxZW5iUEtOZEh6cXB0UGZqbjVpLzhr eU9PaitNeG5JUGhoajliR1h6c0RlN3FOaGtZSW05czZiQWFENGRvMmw2VXNreWtFSDArZEtWZXRp YnhFeWJPTnBXUi9qc2pBOXR6aG0yM25VSzdFWTlyZkt5am1GUXJJMkR5YkpIQTg5TXZTaDloZXA1 K2kyTUR4bDUxNUdzaWJNQkpncUR1Zi9MbTVpL2NtWWZpOS9KSy83TXorTnhHUExWN0YvMXpqVDds blVaeXpRVTFmaWZEMzAvMjhUVlFQcDQ4OUFlTE9zWXVGdENHL2VFbXh3SlRLTmJmOGJyZSt2QmFZ NFdwT2l3TmR4NG5DUzFuQ2pxbnRVZHVEUE8zcVAwUjRYbm4wS1RFa0YzZU4rRThPbVVCYjFocE9G aHdHUG9YSWdnQjFrbzNqRDkwazRnckpGY0pRL1lPU1VaamVlTjlXLzBKRXBTNGM4MmZqWWptQUdG Y1VXdk5nZlZ0WTVFNmMxdXFrWnlrbXVGWHdwRHBqa3RhazRSRU1wa1RsVEtZaUREdkNmWWwycmNT Y1loUUorVm96cUVkamhsQVBGbzBzMkNHZkN6NVd5eHh4ckhGZFhHNGhVbUhxTFBiQ1VGSmdNVHhD MGhvNFVzMDR2S0RJcUgzbzhVTDM4M1hEbmRSdll1VVN2aTJwc1VGMG8ydmNYWjJSdnBjL3lvWXlS dnA2RWdOZFNNNFU3Wm1DeXNhSmhZY2kzc2IwNkxWTUQxaEFPL2pvWCs2RTRFYlIyQ3RsKytOTnlR cmtBZ2tBb2xBSXBBSUpBS0pRQ0tRQ0NRQ3R3aUJkWnRLaXZSWmtTVUpNR1NZYmVXa3ZCQW5pQ05i VXhFeXRwVWlIWkV0aURGazhhOUh1aFpSRjk1SG81d25QcXdza2hEaE12U3YzU1FYYS9kYysvRDRJ R1RqTUMxQ25oK3lpVFFlK3lZYUNlTTh6em9ONmJRaGFWaUhiMkkzbDdaQVhxY2hmZWJzUC8zRk1V bTI1Slp3dTNqZU5SeHJTZWw1TmhZVkk4dExoZVN6UytyU1k0RUZ1VWphMTdtTlNMUlhqenlRZkJa N25jTklxam04cmlpa29tZjZBZUZyd2NGeE8rcnlLdUYyUVpDanJ4dzNVWjVwZUM5V2Zxc0lVUVE0 SXE4bS9kZklmNnBpeXJQVGp2UzUzNDJqaUJDL2RpZ2dvQjMvcEc3eWVUUC9CaHBoaWNRZmVDOXlL cXRPaU56OCtkb2o3WW5BSVNIZ3BYbEk5Y202SkFLSlFDS1FDQ1FDaWNBUklaQlZUUVFTZ1VUZ3hC Q3dZOFlSQXJhVjIycEoyc3FXZUJOOTIyMFJMQzdCUTdiWXViSVdrWENUTUpMUzBzNjZEcVRYSEhj MFJlaVFHcTNUemJVUHQzWWpaWVprWmwzMlVxaytFdVoxblpDUHczTHE4RTNzdy9NV1lZWWNLM21R VUJ4dU43Y1Z1NWJtdEd2cnhTUEJDNFYyUm4wWUd5bVhyU20zVHVRb2hOcTkxRzdMc1czWkNFbmtQ UHRVWGtoZkVxNmtpdjArcEtreG1VcS9KUHpscWtUNlVlVmN4ZW9abGVmRFhtZUtqQ1dWaVZ5bDdk WkNESXVqZjlpS3oxNXJKSFY5VEVVZHRvbmQ3eGFoWHFkeFJ1VWFlZGQ1cGowUldBMkJKQ0JYZ3pJ elNnUnVESUVzT0JGSUJCS0JSQ0FSU0FRU2dVUmdOd2k0N0FNUlF5TlMxanlmZHpjMTNqelhWNDRr UXdsRVp4RWpqeUpvVkpHTVErcU5SbW9FT2l1MjlqWXZIY09XcEZrZGY2NTlXRGRiakd0aWMyNCty WGdrQkd0L1VvLzZTTzJuZkZKcFE3L2lWaGVYRzVFZ0pERlovT2VhbmhGQ3E0NVBLdE1GT0xYZktk djFRZTFEeExvTWhuMHQ3WGRoTzdxdDQ5OFZtWHBXTHhMbWxIS2VxVE5TaC9IMGhXOGJlaTUwKzkw NnRxdE83a3gwRXBxMVg5cFBENEdqYlpFWC9kRldQaXVlQ0NRQ2lVQWlrQWdrQW9sQUlwQUlKQUtK UUNLd0dBRm5FZzYzS2JzazVPa3pjM3piaUljSUNXTWpOWlJvUkF5T0VTY2tORnZuM1UwVldzaXBF bThvZVZuOG1jNTBmTHV3T00vVG1kYTJENGV6cGM1SW53M24wdHFBVUt3VGtKaHpVVi94UTBEVjVL QXlTVVU2UC9RWkpkSUdKb2xkRjVvaDMwb3lsNUtNMWIzRU93VVRmcmFJYTRzakE5WThDc0dGUHM1 NWRSR1NNejF0c3lZVjdGS2U0Yk5YZnEzVnlhVTB0Uis3Yy9OSmg3SnZxMjNuci9Od1BNUWYxaDVw VHdRT0RZR3BIODZoMVRmcmt3Z2tBb2xBSXBBSUpBS0pRQ0tRQ0p5ZEpRYUpRQ0t3TFFKM2lBeGNF QkxHcFVKRzJtSnVhK21sNThCaXF6REp2dUx0a2prWEpSYjNsR2tPV2tzUElzK2Uya2lFWENyZUpO RnNaeDVlVkZQQ1c2YXpGcDBmV2NLK0tpeTlkdGtXL2JFUkxvNXQ5azhPTzRLbkorMkdXSHpyaUZP clZodnFjSFlFWkwxdC95NDhReVBQZW5XTDRGSDEweEU2UEF2U0pTamhmZklLK1kwWTFGQmJqMG1T c20rclhhVGxmTmU2LzVROFh5MHNMeGk2cC9TbEZ2NHU1M0YrYkMvZEp2NFdEaDVRSmZBYitwUndr OVFPSTFVaWNKZ0llUGtmWnMyeVZvbEFJcEFJSkFJSGowQldNQkZJQkJLQlJDQVJTQVQyamtCTi9p MHBITEgzd1pId3AwTFgwbm1QQ2ZkYmhyYXRONHl1UXZMVWtuNHU3VUdHekpWUXZHdmtqT1FMNDF3 OVBQNDdMekdNSzJvb3pVWlNFQ21FV0x3U3NlTWdCVmdUU0NRN2gzbVdwT3B1NjNKeE0ySGtwbVAy b1hhK1gzMHhEbUlSS1RtTUJ5ZlNqY1VmQ1ZYYWFpNU8wbEtZbTR0Sk03SnZxcDA1cUcxSXFKTDJn V0ZCVW9WeHNvb1VMWks0TlBDSllSbmJ4aC9CczVYK29GKzNFcmlBWnV3Y1VWTEI3enRJNk5rZzNk ZVNVSHpQUWY2MjRUdHpjK0NkemtUZ3NCRHcwanVzR21WdE5rVWc0eWNDaVVBaWtBZ2tBb2xBSXBB SUpBS0p3R2tpZ0d3a3FlaUczUmVMSmlMVWtIMDErUlhlWjRqRTF3bUxyWi9pdWZ5Q1NaSUxFV1Zi cm0zTUQ0MDRMc3I0MUREclBGeXdRd0p3S1VHQ1VQeWl5Sk5VNEJoQnFDNXVGWStvNTRyRTViZUdi V3o3ZFFSZkttMndqVm8rQ0tqTGdNcUNDTFJsdHI2UXhMYnFuNm5pREsxdVZSNzZjU09oNmkzVC9P ZzcrMWZwcDRTOWhaMHpSRDNEQ0Q1WE1DOXRkWDRmVWhVR3YzQWV1dnpmVDBSU0pGUVlsNnBIbmw1 R09IS0xXN2JMTm1mbmI3YndYOXBFWnpqMjBwSTQ3VW1yK24waVFvZHBiZU5HUWc3OWw3ajlwbTBE TDJubCs0bmhTT25IQUNIVllTT1FCT1JoUDUrc1hTS1FDQ1FDaVVBaWtBZ2tBb2xBSXBBSUhCUUNl NjBNa2cxQmh5QkRzQ0NyWERUUnFzUzNoeWNpU3J6ZkREdnpqOElrNmZqallaSncvS1F3a1dCaG5D dGJqdThidHE4UGJRdHJHQnNwa24rZkV5bVl5QmRiaVYwRThtbmhod1JFRk5vaTY5S1pEd20vYndp TkxBM2pURnZ1SFpZL0RUMmxTSjFKS3g1U1VKdStQeHphaFBSVXp0M0NMVzl0UWdpRzgxeXBDd0pv aktBaGZlZ014L01FMWI5L0VYYlBJSXhMaFp4UzFxVkhXRWcydHFUaUVGVXdpU2puQ21rR0YwU3FP cEtPSkRGSGl2RTh3c0oveXRFdlBJZVN4ZnVGQlNFZHhzbXBGNDBXZWE1aG5DSGdFT3NrYzduWDBK NTdLeC9QK1Z0YUFlR25YeUs2dzNwRjZYdjZKREw2U3NCQ2gzTW82NlRxOHp1MVI5b1RnVU5GSUFu SVEzMHlXYTlFSUJGSUJCS0JSQ0FSNkNPUUlZbEFJcEFJM0I0RWJPTmRzN1hJa0lkRmhrZ1dVbkl1 MnZpcmNDOVI4cUdMSko4OEVKSGNDRFpFSWRMbU55TEE5dWxDZnRveWZLL3crNFBRY3hTU1RsM2ZQ aUlqbk1JNFV3NGlEOEdubkI4T1R5UWlnaStzNTByZFBpcHNVeVNuOEFkSFBPbEwva2hja3FRdW5J bWdTNFZvUkVJV0QybCtvRGdHcHJqTy9mdWE4RWMyYWo5Y0VLZmhkWWFVbll1QitHTWFTZnVOZ3dq dkZlNU56czJNNkFldlBBOWtLekpYWlQzZnRRbTRINHlNU3o4STY3bDZRdnhIZGcrM09zUFhaVWVl SzdJOW9sMHErQ05LZTF2L0x5UE90TWdmc1Z5aS8xaFlQanowMzRaT2xRZ2NQQUpKUUI3OEk4b0tK Z0tIaTBEV0xCRklCQktCUkNBUlNBUVNnVVJncHdqWXJ2dWdLTUVXNmpIdHh0NFNUdXF0MXJabUky dGVQUEp4Z1l6ejQyekJKbFc1bEJneGoveU15SS9rcER5UUwyOFViZ1FoY2hFcGgzQ2p3L3RTSWR4 SUtYNVkrSkRPREdOU2tTcXo3VlY4NU9sL2lCVE9Ua1RzdE1yaFJ5TE90blYxS1djdVJyS3VRdkxh c3YxbUVlUDFRcnRVQjdFVTFqTmh6S0k5azhlSFE3MFFuRWdwNUY5NE5SWEpQSmVTT0ZNU1pzaEk2 VHdUK0sxMWJxRjZQaUpxNERia01NNlZzd2p2YzI0N2pYKzI5NzlwTkVXN3dqalQ3MGdJa3dEbFhr c2pwQjBwVVBJaldZcmd0dlhlNzhpeENFd2t2am9nTE5ucitKNzVsNGVINXgvRzFncnhXbDhhaFNE MU95RHB2SFhtbVVFaU1BZUJiZVA0Y0d5YlI2WlBCQktCUkNBUlNBUVNnVVFnRVVnRUVvRkVJQkZZ SHdIa0ZDa250eHlQYVFSSUNTY05XT3NmaW1xVnJkbTIraUpya0dqaHZVZ2hWRnhXODZHUnV0N1dq SWhFRUxwVUJrbGtXelJTOUEwaUhtbkZsd3dUQVlmb3E5T0ZkMU01czlHTnc0K00wSHI3S2tMUnBT MUlUSVNoT01wQnVyNVd4TFd0R3puNXUyR3YwNFZ6VXNuN1dSSEx1WThJSmVjM3RyQ0NOWktUSk9Q dlIvd3BwYjJJS2hLYkxpTjVkQ1R3VERhdFh5UWJWWjZOTGJvMUlhb3N6MkkwNFpFRXVrRHBNeS9x aWhUMEROYVdmcFM5ZnZDRllTazR2a3pZSHhmYTc4eFptOThXOXFlSFZnZS9oYkJlS2dRd2twM0U1 RkxKNHN2TUtvdmpFL1R6NGtXeWRrandsN0EwRTRHRFJDQUp5SU44TEZtcFJDQVJTQVFTZ1VRZ0VV Z0VFb0hEUkNCcmxRamNlZ1JJMmlFNEVaa3RNSjRkbm9pd1B3N1Q5dUx2Q2RNMmJGdFhOeUhjRUg4 a0h4R2JrY1UxaGR4QkZKR01WSTQ2a1g0a0VZYTR2WlpnQTQvWHY0aHJlN3EyWERpdkdOcXlhVG0y WkV2SHZKTFppZzdFSzBsVTVKaHNFYW1mSDVhN2hENTJwUzg0Q3hRQlROclROdmxkdFFuNWFNdXo4 a2dibG5MNElRSmZ1bmhjbU9MZFBleEkwWUo5T0ZkUnptbXRMNTV4cnFTKzZUZXlTZ0daU1NLd0R3 U1NnTndIeWxsR0lwQUlKQUtKd0xvSVpHNkpRQ0tRQ0NRQ2lVQWlrQWpzQmdGU2p5OTNrYlh0MHNk NHZwN3R3dmVMTmhRaURHSG03TUN5clR5Q2psSzVMSWdVS2FuYXI0Z1c3SnFBYzB3QmlWVm5QRHFE bEhRamllU3ZpN0p0bjBjRTJtcU41SDNIOEhNeEVwSTByS3NwejQ3RWI4bnc4OEppKzM5dkFTQ0NV eVVDaDRsQUVwQ0grVnlPb2xaWnlVUWdFVWdFRW9GRUlCRklCQktCUkNBUlNBUk9ESUZYanZaOFFH aFNiODhJODFnVk1xd21JUkdRemd3OGRnNEFDVW55ZFZQcDA2WFBFZEZucTdOelAxMnVkSS9JNkYx Q0l4eHRkN2ZWR2xGSklqZThWMVYzaXR6Y01oL0d1U0psNmVnQloxU2VlK3p6WDVhVkNHeUx3TEcv ZkxadGY2WlBCQktCUkNBUlNBUVNnVVFnRVVnRUVvRkU0QmdReURydUhvSG5pU0tjOVJmR0dTbTMz dlpyNGNlZ2taRHZGQlV0a3BDZkVQWTNESDNza3BEUmhCdFJ0czhqSkdsRXFPTUlkbFdSRjRxTXky VkZZVDNUTHg4Y0ZrY2JoSkVxRVRnK0JKS0FQTDVubGpWT0JCS0JSQ0FSU0FRU2dSdERJQXRPQkJL QlJDQVJPR0VFWENqeVg2SjlwQjlKdHgzajl1dW8vaFhsNGhTWEFIMUwrRHBUMC9ieWZVa1BScEdw RmlMZ0lxUVhqclJmRy9yK29SOFMrdGRDcDBvRWpoYUJKQ0NQOXRGbHhST0JXNHhBTmowUlNBUVNn VVFnRVVnRUVvRkVJQkZZRjRGWGkreWMrUmpHbVV0Y1hHN0RmZ3JhaFNyM2lZYThiK2duaDA1MStB aTRUTW5GTXlSWW5YZTU5dG1TaDQ5QTF2RGtFRmhNUUo0Y0V0bWdSQ0FSU0FRU2dVUWdFVWdFRW9G RUlCRklCQktCMjRyQTgwYkRiVlYyc1lnYnRjTjVVc3FXWVdjVkxqby84S1NRT0o3RzJHNzk3S2p1 c1I4RkVFMUlsUWljblNVQm1iMGdFVWdFRW9GRUlCRklCQktCUkNBUk9CNVFKcThBQUFKU1NVUkJW SHdFc29hSlFDS3dXd1JzVDM3VktPS1RRaU45d2tpVkNDUUNpVUFpc0JZQ1NVQ3VoV1Rta3dna0Fv bEFJbkFMRU1nbUpnS0pRQ0tRQ0NRQ2ljQ0pJb0IwdE8yVnBPQ0pOakdibFFna0FvbkF6U0dRQk9U TllaOGxMMFVnMHlVQ2lVQWlrQWdrQW9sQUlwQUlKQUtKUUNLUUNDUUNpY0RwSTVBdFBCa0Vrb0E4 bVVlWkRVa0VFb0ZFSUJGSUJCS0JSQ0FSU0FRU2dVUmdmUVF5eDBRZ0VVZ0VFb0ZFWUZzRWtvRGNG c0ZNbndna0FvbEFJcEFJSkFLSndPNFJ5QklTZ1VRZ0VVZ0VFb0ZFSUJGSUJCS0JvMFVnQ2NpamZY Ulo4VVFnRWRnL0FsbGlJcEFJSkFLSlFDS1FDQ1FDaVVBaWtBZ2tBb2xBSXBBSWJJckE4UkdRbTdZ dzR5Y0NpVUFpa0Fna0FvbEFJcEFJSkFLSlFDS1FDQ1FDaWNEeElaQTFUZ1FTZ1pOQklBbklrM21V MlpCRUlCRklCQktCUkNBUlNBUVNnVVJnZlFReXgwUWdFVWdFRW9GRUlCRklCTFpGSUFuSWJSSE05 SWxBSXBBSUpBS0p3TzRSeUJJU2dVUWdFVWdFRW9GRUlCRklCQktCUkNBUk9Gb0Vrb0E4MmtlWEZk OC9BbGxpSXBBSUpBS0pRQ0tRQ0NRQ2lVQWlrQWdrQW9sQUlwQUluRDRDMmNLMUVVZ0NjbTFFTTc5 RUlCRklCQktCUkNBUlNBUVNnVVFnRVVnRUVvSHRFY2djRW9GRUlCRklCRTRHZ1NRZ1QrWlJaa01T Z1VRZ0VVZ0VFb0ZFSUJGWUg0SE1NUkZJQkJLQlJDQVJTQVFTZ1VRZ0VkZ1dnU1FndDBVdzB5Y0Np VUFpc0hzRXNvUkVJQkZJQkJLQlJDQVJTQVFTZ1VRZ0VVZ0VFb0ZFNEdnUlNBSnk5cVBMaUlsQUlw QUlKQUtKUUNLUUNDUUNpVUFpa0Fna0FvbEFJbkQ2Q0dRTEU0RkVZRzBFL2o4QUFBRC8vK3hCZHhR QUFBQUdTVVJCVkFNQUxhZjBjQmpZQXUwQUFBQUFTVVZPUks1Q1lJST0iPjwvaW1hZ2U+PC9nPjwv Zz48L2c+PC9nPjxnPjxnPjxwYXRoIGQ9Ik0xNjYgMTMxIDE2NiAyMDIuNzYiIHN0cm9rZT0iIzZD OEVCRiIgc3Ryb2tlLXdpZHRoPSIyIiBzdHJva2UtbWl0ZXJsaW1pdD0iMTAiIGZpbGw9Im5vbmUi Lz48cGF0aCBkPSJNMTY2IDIwOC43NiAxNjIgMjAwLjc2IDE2NiAyMDIuNzYgMTcwIDIwMC43Nloi IHN0cm9rZT0iIzZDOEVCRiIgc3Ryb2tlLXdpZHRoPSIyIiBzdHJva2UtbWl0ZXJsaW1pdD0iMTAi IGZpbGw9IiM2QzhFQkYiLz48L2c+PC9nPjxnPjxnPjxwYXRoIGQ9Ik00MDYgMTMxIDQwNiAyMDIu NzYiIHN0cm9rZT0iIzgyQjM2NiIgc3Ryb2tlLXdpZHRoPSIyIiBzdHJva2UtbWl0ZXJsaW1pdD0i MTAiIGZpbGw9Im5vbmUiLz48cGF0aCBkPSJNNDA2IDIwOC43NiA0MDIgMjAwLjc2IDQwNiAyMDIu NzYgNDEwIDIwMC43NloiIHN0cm9rZT0iIzgyQjM2NiIgc3Ryb2tlLXdpZHRoPSIyIiBzdHJva2Ut bWl0ZXJsaW1pdD0iMTAiIGZpbGw9IiM4MkIzNjYiLz48L2c+PC9nPjxnPjxnPjxwYXRoIGQ9Ik02 NDYgMTMxIDY0NiAyMDIuNzYiIHN0cm9rZT0iI0Q3OUIwMCIgc3Ryb2tlLXdpZHRoPSIyIiBzdHJv a2UtbWl0ZXJsaW1pdD0iMTAiIGZpbGw9Im5vbmUiLz48cGF0aCBkPSJNNjQ2IDIwOC43NiA2NDIg MjAwLjc2IDY0NiAyMDIuNzYgNjUwIDIwMC43NloiIHN0cm9rZT0iI0Q3OUIwMCIgc3Ryb2tlLXdp ZHRoPSIyIiBzdHJva2UtbWl0ZXJsaW1pdD0iMTAiIGZpbGw9IiNENzlCMDAiLz48L2c+PC9nPjxn PjxnPjxwYXRoIGQ9Ik0xNjYgMjY2IDE2NiAyNzUuNzYiIHN0cm9rZT0iIzZDOEVCRiIgc3Ryb2tl LXdpZHRoPSIyIiBzdHJva2UtbWl0ZXJsaW1pdD0iMTAiIGZpbGw9Im5vbmUiLz48cGF0aCBkPSJN MTY2IDI4MS43NiAxNjIgMjczLjc2IDE2NiAyNzUuNzYgMTcwIDI3My43NloiIHN0cm9rZT0iIzZD OEVCRiIgc3Ryb2tlLXdpZHRoPSIyIiBzdHJva2UtbWl0ZXJsaW1pdD0iMTAiIGZpbGw9IiM2QzhF QkYiLz48L2c+PC9nPjxnPjxnPjxwYXRoIGQ9Ik00MDYgMjY2IDQwNiAyNzUuNzYiIHN0cm9rZT0i IzgyQjM2NiIgc3Ryb2tlLXdpZHRoPSIyIiBzdHJva2UtbWl0ZXJsaW1pdD0iMTAiIGZpbGw9Im5v bmUiLz48cGF0aCBkPSJNNDA2IDI4MS43NiA0MDIgMjczLjc2IDQwNiAyNzUuNzYgNDEwIDI3My43 NloiIHN0cm9rZT0iIzgyQjM2NiIgc3Ryb2tlLXdpZHRoPSIyIiBzdHJva2UtbWl0ZXJsaW1pdD0i MTAiIGZpbGw9IiM4MkIzNjYiLz48L2c+PC9nPjxnPjxnPjxwYXRoIGQ9Ik02NDYgMjY2IDY0NiAy NzUuNzYiIHN0cm9rZT0iI0Q3OUIwMCIgc3Ryb2tlLXdpZHRoPSIyIiBzdHJva2UtbWl0ZXJsaW1p dD0iMTAiIGZpbGw9Im5vbmUiLz48cGF0aCBkPSJNNjQ2IDI4MS43NiA2NDIgMjczLjc2IDY0NiAy NzUuNzYgNjUwIDI3My43NloiIHN0cm9rZT0iI0Q3OUIwMCIgc3Ryb2tlLXdpZHRoPSIyIiBzdHJv a2UtbWl0ZXJsaW1pdD0iMTAiIGZpbGw9IiNENzlCMDAiLz48L2c+PC9nPjxnPjxnPjxwYXRoIGQ9 Ik0xNjYgMzA5IDE2NiAzMjIuNzYiIHN0cm9rZT0iIzZDOEVCRiIgc3Ryb2tlLXdpZHRoPSIyIiBz dHJva2UtbWl0ZXJsaW1pdD0iMTAiIGZpbGw9Im5vbmUiLz48cGF0aCBkPSJNMTY2IDMyOC43NiAx NjIgMzIwLjc2IDE2NiAzMjIuNzYgMTcwIDMyMC43NloiIHN0cm9rZT0iIzZDOEVCRiIgc3Ryb2tl LXdpZHRoPSIyIiBzdHJva2UtbWl0ZXJsaW1pdD0iMTAiIGZpbGw9IiM2QzhFQkYiLz48L2c+PC9n PjxnPjxnPjxwYXRoIGQ9Ik00MDYgMzA5IDQwNiAzMjIuNzYiIHN0cm9rZT0iIzgyQjM2NiIgc3Ry b2tlLXdpZHRoPSIyIiBzdHJva2UtbWl0ZXJsaW1pdD0iMTAiIGZpbGw9Im5vbmUiLz48cGF0aCBk PSJNNDA2IDMyOC43NiA0MDIgMzIwLjc2IDQwNiAzMjIuNzYgNDEwIDMyMC43NloiIHN0cm9rZT0i IzgyQjM2NiIgc3Ryb2tlLXdpZHRoPSIyIiBzdHJva2UtbWl0ZXJsaW1pdD0iMTAiIGZpbGw9IiM4 MkIzNjYiLz48L2c+PC9nPjxnPjxnPjxwYXRoIGQ9Ik02NDYgMzA5IDY0NiAzMjIuNzYiIHN0cm9r ZT0iI0Q3OUIwMCIgc3Ryb2tlLXdpZHRoPSIyIiBzdHJva2UtbWl0ZXJsaW1pdD0iMTAiIGZpbGw9 Im5vbmUiLz48cGF0aCBkPSJNNjQ2IDMyOC43NiA2NDIgMzIwLjc2IDY0NiAzMjIuNzYgNjUwIDMy MC43NloiIHN0cm9rZT0iI0Q3OUIwMCIgc3Ryb2tlLXdpZHRoPSIyIiBzdHJva2UtbWl0ZXJsaW1p dD0iMTAiIGZpbGw9IiNENzlCMDAiLz48L2c+PC9nPjxnPjxnPjxwYXRoIGQ9Ik0xNjYgNDAxIDE2 NiA0MTAuNzYiIHN0cm9rZT0iIzZDOEVCRiIgc3Ryb2tlLXdpZHRoPSIyIiBzdHJva2UtbWl0ZXJs aW1pdD0iMTAiIGZpbGw9Im5vbmUiLz48cGF0aCBkPSJNMTY2IDQxNi43NiAxNjIgNDA4Ljc2IDE2 NiA0MTAuNzYgMTcwIDQwOC43NloiIHN0cm9rZT0iIzZDOEVCRiIgc3Ryb2tlLXdpZHRoPSIyIiBz dHJva2UtbWl0ZXJsaW1pdD0iMTAiIGZpbGw9IiM2QzhFQkYiLz48L2c+PC9nPjxnPjxnPjxwYXRo IGQ9Ik00MDYgNDAxIDQwNiA0MTAuNzYiIHN0cm9rZT0iIzgyQjM2NiIgc3Ryb2tlLXdpZHRoPSIy IiBzdHJva2UtbWl0ZXJsaW1pdD0iMTAiIGZpbGw9Im5vbmUiLz48cGF0aCBkPSJNNDA2IDQxNi43 NiA0MDIgNDA4Ljc2IDQwNiA0MTAuNzYgNDEwIDQwOC43NloiIHN0cm9rZT0iIzgyQjM2NiIgc3Ry b2tlLXdpZHRoPSIyIiBzdHJva2UtbWl0ZXJsaW1pdD0iMTAiIGZpbGw9IiM4MkIzNjYiLz48L2c+ PC9nPjxnPjxnPjxwYXRoIGQ9Ik02NDYgNDAxIDY0NiA0MTAuNzYiIHN0cm9rZT0iI0Q3OUIwMCIg c3Ryb2tlLXdpZHRoPSIyIiBzdHJva2UtbWl0ZXJsaW1pdD0iMTAiIGZpbGw9Im5vbmUiLz48cGF0 aCBkPSJNNjQ2IDQxNi43NiA2NDIgNDA4Ljc2IDY0NiA0MTAuNzYgNjUwIDQwOC43NloiIHN0cm9r ZT0iI0Q3OUIwMCIgc3Ryb2tlLXdpZHRoPSIyIiBzdHJva2UtbWl0ZXJsaW1pdD0iMTAiIGZpbGw9 IiNENzlCMDAiLz48L2c+PC9nPjxnPjxnPjxwYXRoIGQ9Ik0xNjYgNDQ0IDIxNy42IDQ4NS44MSIg c3Ryb2tlPSIjNkM4RUJGIiBzdHJva2Utd2lkdGg9IjIiIHN0cm9rZS1taXRlcmxpbWl0PSIxMCIg ZmlsbD0ibm9uZSIvPjxwYXRoIGQ9Ik0yMjIuMjYgNDg5LjU5IDIxMy41MyA0ODcuNjYgMjE3LjYg NDg1LjgxIDIxOC41NyA0ODEuNDVaIiBzdHJva2U9IiM2QzhFQkYiIHN0cm9rZS13aWR0aD0iMiIg c3Ryb2tlLW1pdGVybGltaXQ9IjEwIiBmaWxsPSIjNkM4RUJGIi8+PC9nPjwvZz48Zz48Zz48cGF0 aCBkPSJNNDA2IDQ0NCA0MTQuMjkgNDgyLjk0IiBzdHJva2U9IiM4MkIzNjYiIHN0cm9rZS13aWR0 aD0iMiIgc3Ryb2tlLW1pdGVybGltaXQ9IjEwIiBmaWxsPSJub25lIi8+PHBhdGggZD0iTTQxNS41 MyA0ODguODEgNDA5Ljk2IDQ4MS44MiA0MTQuMjkgNDgyLjk0IDQxNy43OCA0ODAuMTZaIiBzdHJv a2U9IiM4MkIzNjYiIHN0cm9rZS13aWR0aD0iMiIgc3Ryb2tlLW1pdGVybGltaXQ9IjEwIiBmaWxs PSIjODJCMzY2Ii8+PC9nPjwvZz48Zz48Zz48cGF0aCBkPSJNNjQ2IDQ0NCA2MTMuMTggNDg0LjYi IHN0cm9rZT0iI0Q3OUIwMCIgc3Ryb2tlLXdpZHRoPSIyIiBzdHJva2UtbWl0ZXJsaW1pdD0iMTAi IGZpbGw9Im5vbmUiLz48cGF0aCBkPSJNNjA5LjQxIDQ4OS4yNiA2MTEuMzMgNDgwLjUzIDYxMy4x OCA0ODQuNiA2MTcuNTUgNDg1LjU2WiIgc3Ryb2tlPSIjRDc5QjAwIiBzdHJva2Utd2lkdGg9IjIi IHN0cm9rZS1taXRlcmxpbWl0PSIxMCIgZmlsbD0iI0Q3OUIwMCIvPjwvZz48L2c+PGc+PGcgdHJh bnNmb3JtPSJ0cmFuc2xhdGUoMC41IDAuNSkiPjxwYXRoIGQ9Ik00MTYgNTQ2IDQxNiA1ODUuOSIg c3Ryb2tlPSIjQjg1NDUwIiBzdHJva2Utd2lkdGg9IjMiIHN0cm9rZS1taXRlcmxpbWl0PSIxMCIg ZmlsbD0ibm9uZSIvPjxwYXRoIGQ9Ik00MTYgNTkyLjY1IDQxMS41IDU4My42NSA0MTYgNTg1Ljkg NDIwLjUgNTgzLjY1WiIgc3Ryb2tlPSIjQjg1NDUwIiBzdHJva2Utd2lkdGg9IjMiIHN0cm9rZS1t aXRlcmxpbWl0PSIxMCIgZmlsbD0iI0I4NTQ1MCIvPjwvZz48L2c+PGc+PGcgdHJhbnNmb3JtPSJ0 cmFuc2xhdGUoMC41IDAuNSkiPjxyZWN0IHg9IjMwOSIgeT0iMTUyIiB3aWR0aD0iMjU4IiBoZWln aHQ9IjUxIiBmaWxsPSJub25lIi8+PC9nPjxnPjxnPjxnPjxpbWFnZSB4PSIzMTEiIHk9IjE1OS41 IiB3aWR0aD0iMjU2IiBoZWlnaHQ9IjIxIiB4bGluazpocmVmPSJkYXRhOmltYWdlL3BuZztiYXNl NjQsaVZCT1J3MEtHZ29BQUFBTlNVaEVVZ0FBQkFBQUFBQlVDQVlBQUFBY1RVVnhBQUFRQUVsRVFW UjRBZXpkQjd4OFRWa2Y4QnZUaTcyYnhCSjdCelV4Z29vMVdEQWFGUlZSc0V0c2lBcWlSaFFMVmhS RnhkZ0ZqV0NKUmhBRmJDRFdSRVJRUkxFcllvc05VUk9ONXZudWU1Lzd6cDMvT1h2UDJUMjdkM2Z2 Y3ovejNDbG5aczZjMzU2WmVlWjVucG56UW1mMVZ3Z2NEd0l2RzAzOXV6WDBtM0h0UFlLdWN2ZU1E Rm5QYjBRWUtadStzT3NmR2RkZU9LaGNJVkFJRkFLRlFDRlFDQlFDaFVBaFVBZ1VBc2VPd0ZrSkFJ NytKN3hSRC9CNjhiUS9GdlJiUVJicDRWMXkvenBpSHgrMGJ0SHVuWCtKeVBQYlFkd3J4aitrYlBy QzZ2L0R1UGI4b0hLRlFDRlFDQlFDaFVBaFVBZ1VBb1ZBSVZBSUhEa0NaeVVBT1BwZjhPWTh3T3ZI b3o0dDZHNUJieHIwT2tHZkhOUzdONHVFZHdnYWMvOGtMandxNk5XRDdoajBoVUhwQ0JiZU5TTC9J dWkxZ3I0cnFGd2hVQWdVQW9WQUlWQUlGQUtGUUNGUUNCUUN4NDlBUEFGdGFIamxDb0dEUitDWjBj SS9QcWZuaGYvWFFXOFl4RDNYdjRidUh1Ri9FRFRrL2lJUy95VG9yNEtlSHZUNVFSeU4vNXRFNEx1 RFhoRDBsMEgvSjZoY0lWQUlGQUtGUUNGUUNCUUNoVUFoVUFnVUFrZVBnQWNvQVFBVWlvNFJnWDhj amFidEQrL3MvdjQxeEVMZ1pacjR1dUE5emkvK1pQaE0vc01yVndnVUFvVkFJVkFJRkFLRlFDRlFD QlFDaGNCSkliQjZtQklBckdDb2YwZUlBQUdBUGZ2ZkdtMS9mTkNQQnFXVC90NFpXZVAvdmJqMnlr R2M4bjhyVUZRSUZBS0ZRQ0ZRQ0JRQ2hVQWhVQWdVQW9YQWFTRncyOU9VQU9BMkhPci84U0h3L3Vk Ti92SHcvelRvTzRKYWQ3K0kyTXNmM3FoN2tiank3NE80Ui9wWFZBZ1VBb1ZBSVZBSUZBS0ZRQ0ZR Q0JRQ2hjREpJWEQrUUNVQU9BZWl2S05DNEI5RmE1bjVoM2YydzJlMy9YMy9iZDdGZnlmNXYvMUZi RHhnRzhGajRqSnJnUERLRlFLRlFDRlFDQlFDaFVBaFVBZ1VBb1ZBSVhCYUNPVFRsQUFna1NqL21C QmcvbS9ocnMzUDhTL29XVUZmSE5TNlQ0aUlVLy9ERzNUM1BrL1ZEeHdNZUI0dHJ4QW9CQXFCUXFB UUtBUUtnVUtnRUNnRUNvR1RRZURpUVN4OExpSVZLQVNPQkFFQ0FQdjg3Zi9Qay9yL1g3VGQ1LzND dTNEeTNQVWlkbXNndnhSUSsvOXZ4YVpTQ29GQ29CQW9CQXFCUXFBUUtBUUtnVUxnSkJDNC9TRktB SEE3RmhVNkhnVGEvZjkvMHpTYkZjQ1BOZkYvRmVGN0J2MzlvTjZ4RFBoMzU0bmZjdTZYVndnVUFv VkFJVkFJRkFLRlFDRlFDQlFDaGNCcElkQThUUWtBR2pCT01QaGk4VXdPdVh1RjhQOVowSFU3aCs3 WnUvK3kwUkFMOFBCbXU2SDkvMWtKYTRBdnpNaTU3MzVEaHdIQ3c1Y0NIaDM1bmg5VXJoQW9CQXFC UXFBUUtBUUtBUWk4UlB4N3FhQnloVUFoVUFpY0JBTHRRNVFBb0VYanRNSU93ZnVVZUNTbjVLUFBq L0RRUWppUzkrSmVPdTd5bVVFL0VmUS9neDRhWkJFZTNpejM0cEc3My84ZlNSZnVTUkZpMGgvZXl0 a0c4RUdyME9WLzczY2VaUjFBY0hBZUxhOFFLQVFLZ1VLZ0VDZ0ViakFDTHh6UC9vU2c3dzZpUkFp dlhDRlFDQlFDUjQzQXBjYVhBT0FTSENjVmVjdDRHb2ZnaFhkbUVmeXVFWGlIb090eUh4VTMvcGdn am5EaVhTSmc4UjNlTEdldnYrZjV0aWdsSE40bDkrY1JHL29rNEQrUDlIUk8vSC9sODhoVHcvL2Jv SEpuWi84d1FFaHlQZ0tjSXFsY0lWQUlGQUtGUUNGd1l4QjRrM2hTUk5uZ3pLR0lsaXNFVmdqZ2tW NCtRaThaVks0UU9DSUVMamYxaFM1SFo4Vm9iNWxIMldlZGk4MzdSdzBQREtKZHZVZjQ3eFhFM1B0 Rnc3ZWdDSy9jbmhDd1NHNXY1WGN5Y0xWcCt3ejNneVVod0IwM2FFRHUvN2ZYLzY5R3l2OUFsKzVl Nzl5a21kQlRxdi9JSnYwbUJXMmxZT0xvdlhpcmVQQXZEMklsOHQvQ3R5M0NGeFUrT2NMNjgvdUVy eC9UaXBSUUlNQW9keklJRUF5eVRqSkdtTWNlRUUvV3oyTVdBZDUvVzVocUhndUFqc2o5MDJpcnVl ZGZodjhXUVlUaVE3L3Z5OFMxK24wRGhCdms4QUhtTlB3cFh6d2YvejNPQTc4Vi9zOEhIYW96THVI Rjk5aytlRjJuTmVrK24zWG9YbmpIMzRrTDN4TmttMjE0NVFxQkkwQ2dhK0pjQVlCRnc4dEZIUlpo RHduL2Z3UVpJSjhjL2hjRVdVQjhUdmhPWTdlUWVFeUVtWHQvWC9nUEM3S1FZTUlkd1hLRndObGZ6 OFRBKzJmd1ZleUgvUnVoWDRwMEZnTGhYYmlQalZCTzhQdzdSZHhYQk9iMmdTaDIxQTZqYytkNEFs c3dIaGUrL3Z0RDRYOUVFSXplTS94M0QyS3g4Vm5oNjg4T1NkU1BueGp4aHdjNVUyTFRNeHlpZUxs QzRGb1IwUDl6SHZ2c2FNbDNCZjFta0huczg4THY1ekhDUnU4L2srQ2N4NHJ4QzZBTzFCRjBXOUJU Ukh4dXRKRVo5MitILzVTZ0lUN0Y3L3UvNGxyNyt4YWZFb0Njb1BOdVdEUVRiSHNYdmphZThlZUN6 RzE0VnU4TVFSSHRmeVNmZVhmR0ZBMnVYeWZoaGJTUFVHdGZDM0pLRy8wRVg0Q1h1TTdudjQ1N3d6 blBtVEttWEVjYjZwNkZ3RVlJOUlXbUxuN2tZL0pDcS85VFVRbXQ2WDNEdDRnS2IrVjBocCtNMEg4 UDRvdEg4SXhteFVGMEh4a1JDNGxuaEcvd3BYMk1ZTGtkSVhBTW10bzB3NThLQWNhZE5rNys1L2cz UWlac0UxUjdtUWJvdGM4VDduM3V3K2lQejhPbjd0R0VXZmc3aDhHMkJ3djh4Tkt6NjYvNjdsZEU1 TXVDTElyRUk3aHliVDkyamdQbUNRTlNHdEVWUFBYdkNCQ3c1Y2c4aG9GN1hyUjNtM25zZTZPOHhV SXRGQU9JQTNJV2Q3NzhZa0ZQRVdIYldmRXBCL1FEWFdOVFdLeXk4Q0hNd3g5OGRMVGw3a0dzNFBD b0JOL2VHWUlpYzF0Y09pTWNlb0hBQVJLZXhwZU1IaHh0ZTUyZ1hUdmo1d2ZIVFdCalN5bCtMS0tU bmNVemF5c1dPY2ZLTjl3dG50YnpoM2RtcSttZkNCd0JKZmJtSzN6dkVUUzVtcmd3QXJkVVoyRi9T MktYUU1wM2wwajc5cUJ2Q0xJUUNHL2xMQnBvQkRGVnJ4c3BUSWxwK2ZtdkgzRUxEQXVLQ0Y0NGc2 M0JsL21NQlFtSjdNWEZDaXlHQUMzdFlwWHRxS0s1azRBSng5WUdtbnVML0hYTitvVzRhUElPYitX VXUxZUVUR0lwZUNDUStydElPM1Zud3JWZ3QvQW51R3VmMTJJZmc2eS9FdkFSMUdHTS9sTmtldCtn TndyQ05PbnJFVnc1WXdBQkFpc0wyZ2RqeE9wQy9Tc0VEaFFCNXQwNWozbDMyMlo2dDc4MEVsZ0Zt TWZrdTJvZXMyQ3dXSGg4bE5OLzVvNWxVYXpjZ2dqWXl1RjMrODZvOCt1RGpGSGhyWnpmRjU5aXdX U2NlK3RJTmRieHhkZnhLVDhiZWZFcHJNOGlXTzVJRWRCZkh4dHRaOVdXNzRaMzVSTWp6ZGVBUGls OEFtOFdjUkc4Y0g5MEVUcThBRUZGdGhkdk00V2YzK1lwaktFVy91cGdlVEJIZWFLUFdULzhkQlQy TytoLytMbUlIbzN6L0t3a05aaVNrd1dsOENHVGVlbk5vNEdKdlhXWHJXNjdmbGZpbHVVT0M0RmJX M1BWUzJEaHdOVC9CNk1vSmllOEMyZmd4Q3lSc1A5dXBQNVprRVVaczI0K3lSaE5vZXVrbEN3SElz dUZNeUJiZ0RGRjN2Y2Vwb3RHVk9CYUVaaDcrcjZ0Snhyc3F3WkRCd0M2bHVRZC9LS01uUHYyOVht blU0TEw5UDM4MHNsNkZqVW1LZ3Y3OWlFeHhSZ2ZDM2g0NnEvL3Q4MFFZYi9QejRSUGVQQk80Uk1X aEhmaE1GS0VlY1lJa3VXTEN4VW9CQTRJQVpvL2pMK3pRY2JtTVlLeDM0czJtOGU4OS8wODVycHhZ MmdlYzJhR3NhYTJ4UVNBMStDTVBYNGYyOElzTk5vbVdQaGI1T05EN05zMXp2MWxaRERXOGNYWDhT a1VGc1duQkdCSDdDaEQ5RTg4cDhmUWg4Mkx6cWl5M1lkQ3dWWVJYd3Q2VUdUSVJYVUV6MndSK0xj Q0IwamVYUXR4VFNPb3QwQVYzaFc5Y1ZTc1A0UjM5czN4N3lvZUxMS3NuSEhUZG1EOEY1NUJIN1gx Nmc2cnE4Znp6emxTbmtXTGJRVTdoczlIVzN2OVNEUzR4UjdQVmhiWUFjcU5jZ01QdTA0QWdHbjZy MUdtMTVaRTBsa09uSmdsOFhWa2tHQnlaWEIxMEZpYjEyQkFvbWp5WnFMY1hxdndhU0d3cmRrUkRZ K0pBeW9ZUGY1VjlPekkwSDhTMEpjUUxBSm9yd2tKSXN2Sk9wWTV0QnpKK09TRFd2emI0NGp4c2Rq SjlIWCtNK1BpeHdXeENnanZrak5HTUVQRWlGKzZVSkZDNEpvUnNCZjhLNk1OckZyQ3UzRDZBUE5m QzRBcDg5amZSRWtMQnlhd3ZWVmJ6bVBxS3lGQUFMVkhoNUg5c0xpZkJVVjRseHdCSjQyZGhkS2xD d09ScS9nVVk1eDN4VHcwVUx5U0RoUUI3d2RUN2VRZGFHN3ZHbTBsN05PbkkzamgvalJDaE9YNmN3 UlhqdkRBVmg4SDM2MFNEdWlmOXJNQzBDVFBaMDRYM2dVWjEvN2plY1hHVHVjbW5FZlhlalRROEdz eFZVRDhWUVNPaENpT0NCRTExL3RFa3k1OHlHUk54Wkt0YjZOM3hlL1NwMWY4aEJFWWVyUXhBUUJH M3VLZjFLZ3ZaMUsxZU9yVHI0bzdTUlhqaElscTh6TE52azhrdUZlOWxBRkV1VUVFdktzcGZmM2x3 UnkzSmo0cmtwajFoWGZodnZFOFpCS2pCVHFQbnB4bnI1MW43eGYvSGhSVGpBRVNua08wb3JZQzla WUE2ckRBY3I1QU1jalFLRG9FQkRELzVoeHpTOStlajQ4RTczSjRzeHpHOXhGUlltZ2VZMlhnWHJZ WlJaYWpkQVMxdVYvVTJNRlVsN1dmYzN0WVlHSG1IWkxtR253dERLN3JRUzNLTFA1cGIvczJhRGNC NTl4UHZPSlRQR3YvKzZyZnAydnRFNjl0aTlBNGZNSlBma1kwMDdzYTNzcVpwOVlKaEY1cmxldTJm dzRHRmJMd3c2TUtIeG81WUJzdm8xMlVhYnN5cTJkRkF6djNvVlNZcXYzV0hvb0k1VnBpWlRGVmtk T1d1Njd3aDhTTjh6MWlkVEgxK2FQWXRUbllEd21GdkMrbnJ2eTZOdEFQOU1hRHpiS282aStZMEow SWJxTHJyOUhnNi94OSt0UzRCZGwvanN4ZXdQQXVIQ0VBTStKRE5iVzZhR2dGRmtXQWhISnFoVTdk OXA0UVBqSGRuRkxPL241bXYwTjVtVVhOWlE2SDZqbkVOSXR3QXJ5Y3NObzIydXU0VFI4bUJQaXFx SkFtSmJ4TERvUDhicGRTS2xJSVhBOEN4aGJNdndWNTN3THpHT0ZZbno0MVRnaGdTdzBtdGkxamZH SmVlWXp6bUVVLzgxN2pnejMwdng4UFptdVFrOUV0c0QyWFF4T2RlMERyNkJwdHFhOG1FQW9RT081 ellleGV4aHJ0aXFaZWNnNHczV2FNKy9Pb3pZSnZpRTloYWNDc05yS1VPM0FFYUcxVGE2MnAzb3Vu Q1l3UWZqZzFwbjU3Vm0rWjFlS2F3Q3ZqaCtLelh2SmMyc05LNWZVRWRrRE9HRkN0TVU4ZkVKNUNM QXlITVBlSjRmODlwWUlEeUVNaGFxelJGUE1HRWo1MG91QnlHR3JmVGdMT2RVS3dQbi9Gang2QjRR Y3c0UFZYbUV6U1pQVHA0bDhYL3l3QXd0dllHUXd3WUgwRlRJSytPQkpKOWNNcmR3TVFtTHFRQjRY UDAvSHQxMlN1S1R5RmZpVXlFUnFFZDhtZDh2NS9mZGdoZnBjZStEemlFejdiQ2o0d1JsOXlYbC9y NVFMSVlxQk5yM0Foc0c4RW5BWnZrVDUwWC90Nm1jOE9YWnVhNWpBcm44SHQ4NXZIbkt1eDYvMjQv WDAzalJNVzB1aC9mMVNRekgyT3RaRjA0U3lJMEVWQ0JKaVMwbzRTQ2xpRU9DeVV4b2tWUVZ6ZXFm UDdzamdhdWdsbGdvWEgwTFdwYWM0K0diSjA4dnY2aW9SRndkUzZLdC8xSU1EVTMrK1ZkM2VXd3py ZXdXRzJGdnJ5ZTUvYjdZUGU5WGQwNFFESk9SZlBQVytYWno0UEx1WVJmQ1EvUWZzOXAyOFpaeWtq TFBpTkg2eXVmS1dER2YyMmE0bkZIdkNLaWxnWnBUS0ZWUkVCNFJWRkR1THlYMFFyaklYZUQyTTd3 WVV0bkg2RHVGVHV4aUF3OHFDOUFJQVdnR25rVUhZU2RaL3dHN28yTisxSkl3V1lDamxzYk9SeUpk OVFCRERUeVpRK2VTWUdCbXRhcXJiWWtFQ2d2WDdNWVZqWnF6cjBESmlhcGZvd2E1NmhlMkM0TUVy N1dBUU0zYi9TQ2dHTXZHMHVRMGdzMVFkWUY5R0lEOTJEQmNBYkRsMDRzRFNMYU05QW81L2JxelRS WE0vczM2S0hNTkVDd0lHL3RJdTBxalRnTktVRStRU3l5amhYaGVMQTF4U2NNazJ3SUgwWDVOQmdW Z2ZHbXI1K2JYZHlmNSsrU2Z5Skk0VXNCb3BQR1FIblFKTE5nNnhOMithTThaMlpCbzRRTUFBQUVB QkpSRUZVeC92TkNrYmNGNFQ2Mzk4aUdJL3MraUdSeFYxYTVMSENXN3FOcnhrUDZ3c2E0WjBSaXN6 Vkh0UDBVKzdaUnZBQlVRbXJvam5LbnloeWJjN1kxMnIvV1QxZFcyTTJ1TEVEMm1uOHpVZTJjQkdD elJIZ2JIRExLbkpvQ0l5MXB4Y0FNTE1tMFIvS2IwQWt6UnU2TmpmTjRpRUhyTFlzRFNLVHpWMHlE KzM5S255WUNKaThNZkhNUFBsZkU4M0VZSVozUmx2bGswejIyY29uN1NweUdHQXlxdktTUkR2d1Iv alVTQjlPWVVuL2JDYnZkUnFRUHYrNnVENk0yUjdLdzN5MkxIbUdrS20wZlNCQU8rdGcyYUY3T2JG L3lUNHdObzhSUU5pR01OU0dRMGd6bnVxL3VkWFBtR2pSNy9CZjUvd1FJaG96L3lBYTYzTmZUSTJO bVQ2TDVsQmZwM296T1g3N3VPNVFZSHZtN1prbU5MQzNsOUIxVjJPQU1jNDJ4YmoxTFU2Ym1iN2Vj bUdEQkdQYzBPK3JLb3NDYzVOdzBlRWg4RHJSSklLYThGYk8rMzNWdm1kQ0xaa3RxRm5FL0dKRWxB dHY1ZkNtcjcwS0hkWS9pK25VNm5wbWdveWxXdWdjQlJwNzljR0NCYUh3WElJOXdjRUw1aGE4NXZ5 dDl0K1lkMnp0Qng5TEFHTTRYN3pvWmlFdytyUzlBTUFBTjViWnBENTJiVzY2QVd0b2I0cDZhQ0px WW9YRTZkT1lsdGpuVnBpSWVlY3duazdYVGpUdUZ3SG0reVNaSlB4VGhFVUdiV2FiVVhUbDdQK253 VnRGVHVnZlBESHZZNDhFejdGcmM5T1o3MkVJaHNwWkJCd2lvelRVMWtvN0xRVE1hVFIxWTA4MTlR RFJzZkp0dW5IRlZvQTJMY09IUEk5Wi9QdTBwMzZxdlRUNWJ4QUJpMzdhT24wN29wTWNDeXNXVlhl SjNQY1B5akhCOWd0N2haZldSc1l0enN3SFE5cC8xNVljNDJqS0NEdlUyNU9GVnZFcFBTcUhFMmZx M0xiRzc3aE9NTVNxaE9XT01zK0xmOTVydjc5UFIwYjB3cjM2UmVpd0FoYm1CQmRhUmROTFFTSzhM UkhpNmN2cVlmNVBDQ2g4RStoVjR5SHoyWm5QSDhQSi85SGtjb1ZBaThCNEdMT1VWMmxOYUZjejN2 djJVdmRwMjhScEM0YktNOEdpVlJpNlZtbW5oY0RZSXB6WnFYY0FvOW8vTVNzUjZaaEFERGpxOHd6 RlNmTlpzYmhHZ01BL05YcTVlQ0RZaERmb2ZuVXdkZlBFeEhPb2h0ZUlSQUtKOE1vVkFudERnSFo0 M1R5MnBBREFRNDFaRXpDWnBZV1U1NURJMkVvWW11T0VoWkxQZTlJUWJkTk9Hajc3WSs4WWxhVFdI UFBNU21DcHhVaFVmVWFnWUl1QjhCRE5FVjRNbGUvVHhzWTRmTXJiOXBrcmZoQUlzQkRzRzJKeFBO Wlg1ZlZlRWRvSmUzOHBxYnhMdlFEZ2xTUERrdTl6VkxlSXN6Qi83SGxORGo2MGNEK1BidVhaK3BN Vk9PdGpIWWFaN3hSOHZBc2VVei8zUExZMlRlVTE1UzhxQkE0RGdUV3RhQVVBc3IyQ2Z5TzBsUGwv VnY4YkdSancrM1lOWktta0kwTEFZRHEyMk84ZncyL3YzY0JJdmxGY1JHOGN2bjJuMHU0Y1lXa21h MXNESWpySk1lZkVqRHBuNGxRbk1VeUxmYjFqZ0N6ZGg5ZmhhQUUwMW81S0x3UjJpWUN4WXFoKzJ1 bDE3K3hRbWF2U3hoYUl5aEZXOGcrRmZCYnFRZEdZMVB4Yi9ETnJYYWNaamV5ejNCOUdidnZqODFB eXB2ckc3MGhleEZsOHJmc05seFp5cnJzWEt3UnoyeUlQVnBVc2hvQXZXYVUyUHl2RlYyUjR5Rzgv LytlckY1bkhtSkZodmozMjZoYytKUEtlV3FCcmswVnJ1M0NYdGduWndwVGJDZUhnRTVtYjFIT01a V3lGTW5acE8rMC9DeExob2tMZ3FCQlkxOWgrVURSd0RPVm5yai9GMUhxbzdGZ2FpZVhZTmVhSVk5 Y3EvYlFSY0VLOWc3cWVIby9wSkdia3l4RUdZR2tZYm1uMm5OSTZSYlpKVHIzS09SVGwrWk5LSEY4 bVV2OVhHbW0yQ1h6azBzYkpZMVk4S3Z3MzhhK1k0d0NoM0Y0UldQZk82ZnRNZlpkczBMcjZISmkz NUwyMnJjdUJWclR5NmpIR1lteU5pK0pMa25NQ25DMUE2MnFSN0JOaTloSXZkWThVWVBUMUVUclE1 UGJwMjhSdGlSZ3JiNUV3ZHEzU3J3OEJGZ0MyYUxRdFdEZi82Y1BPc1pCZlB1Yi93c2c3ekU4aTJG Wi94Zy9KcHpqUkI3VEpsMGhzeTlGWE5pVmJDVDVhWlVHK2VES0hieklPRXpnaTRhamlhSngxMFlk RWE0MWQ0WjNaTG5WTSsrY0pTWjJQNVQxMWpwWm5LTHFaQ0t4OWFpOTZacUNoTmZobHZQV1pGaTl0 L3VJRmJlL1JobWtSMm5pRkM0RkM0R29FbVBGaUFxN091VXlPbkNDSGFxT0oyOFhpWXVoZWxWWUlK QUxldVgzT1k3Yk81YjE3SC9QYnAxMW4vRk9hbXp1bzB4N25KbW5Sb0xNUmtFcFpiQkZPQ205TCtK UitVWloxdWpabmtaTGwxdm5yZmwvQ0FmZGNWNzZ1N1I4Qnd1Zityc2FGUGkzaittbCsvczgrOTFZ QTBQKys1cnhEWFZRNXV5QS9YV2tiZ1BNd0tFdzJKWi92ZzVIKzloa0NFd2lXRklrKysrZTBmNHRu QWtBQ0dRdlNDVlZjZXhhQ1BlZExhWWlEVXBmNnFvajZka1VXL2JaM09jaFZtNzhoYm1TckZ5dXZ0 NDV3dTlhTGFMbWJnY0Q2cDJ4ZkN2dWRVbnJZbHlMQlcvckFtM1dIcVJpdytqWlV2QkFvQk5Zam9B K3pqQmpLWlZKZTJvcG5YUjllWngwdzFMNUtLd1NXUU1BMkYvUFZVRjNTbCs0RDY4eUJEMmtlczVC TnMyanp2Qk81aHpCYUtvMUpzZ1dBK21nZ25Ra2l2QzM1ZmJWL3FCNWozRHJGd2xDWnE5TFd0WHVm d3RhcjJsblhiMGZBWXVqMjJHMGhYN080TFhUcmYrYi8zaDFYN1A5Zkp5eVE1MVg4TzFENnVtaVhC WHQ0aXpuYS8zVVd1M2tqZmMrWEZOemZKMEZaQWJFZ3NCaDFQb2hQak50V2tQa1AwZmZ1dE5wL0I2 UGFXbm1JYmMwMkVhNWE2TFBVdG4zRk5oVUg0U2IyM3hnWm5adHlMQUtZYUc2NVJSQzRvcEpXQUdB ZklCUEpvU0xNbml3dWhxNXRtclp1cjdLMmJGcHZsUnRINE5BR2dFT2ZETWFSUE13ck5IcnJURzMx NHlWYnZvNVJZZ0d3NUwycXJrSmdDZ0w2Z08xQ1EzbTkveGFtUTljMlRXTWROMVoyNllOengrNHpK WjNXTXZ1cjA2emhOS1hjTm5sczNiSVlVRWNLSDRTM0llMyt2VFVWck9NcjFoUWJ2VVRnTUhieDE4 WXVWUHExSXVDZ3ZyNEI2eFp4K1prNzc2cSswWmZ0NHkzZjNGKzc3cmlGdW9XZ2RoZ0hIVlRwVU5T M2lnUm5vN1RVcHhIVU9WdkpBY3lwQVk5aVo4NEowZStFeDRpQzhDRngwV0kvdkRQYml4NFJnYlRH WWpuaCtwdEUyaUU3MjdaWVIya2pUYnB0cDhLSFNyWjFFZm84TWhvSVl3cWdyNGd3U3hidmN3VFBw RHY0Mm04dlhuUkRFTGpxTWR1QnpBTC81OVlVY0xEUG1zdXpMakVUOGxLT0ZlcFBYaDNMTnplZHRz WWkrSkJvN2pOc2svL1FCQ3ZySnVWdG52T21sc1hnRytqSG5uL0pUL01STkREckc3dVhyeTZNWGF2 MFFtQlhDQmpqSFBnNVZyK0RSTWV1elUyM2R6ZzFoME5sMi9sMTZQbyswNHdOT2VmdXl6ckhscVI4 eHFVc0x3aHcxcG5rdm43ZWNBSGY3N2Z1SU1jeFM0UUZibDFWYklFQVM1K3B4YjJYZVVpbGN6RmE4 MzkxNEJuNUxZMmRzOVBtdWE2d2hUcHR1L3NUdWprbjZha1JlWElRZ1VCTGZkcFBSQjRMeUtlRW40 Y0lXc0N2V3hkRTFqUEN4WGVMUUo0djhuNFJkbjZBUS9RSUFTSjY0ZTRiSVppSGQzQU9UK09RMUJ3 blB5OWFDTC93RHRMUi9IOTZ0SXlsUlhobkQ0eC8veUhJNytEM1NFRlFKSzJjVDJpYnMxYVIrbmZ5 Q0Z6NWdDYTROcE5EMHRwNEd5WWdhT1BiaEEwWVk1SkFrc014UzRSdDdtblI3NkNYYjRsS0RvV1lT TDU1dEtkY0liQVVBclJTS2ZudDYxeFNBbXp5d1l6Mzl4RFhoM3RHU25wUkliQVBCTmJOWXkrOVlB T1lpNDdOWTdSSHU1akhObTArVFRZaGdQSkx6dVhxbTBMOVh1b3BaY2J5clB0OWwzdzJQTU9ZaGNk M1JPTitQNmpjNFNHUUM3Z3BMU01VVDBHMnhhNEZkRnV1ajdzMlI4QWcvNzdwQ1hGRHp4TGUyVDNp SDM0N3ZNbk8zTzZMU1FwTU1mOG5RS0dCbHQ4WkJOOFdnVHcwajlWVlJDOGNIbVJJcUhLUllXTEFi OEN5d2YyV29pK1BlMXM4aDNkR0Nma0JFWmhUOThNaS83b3ZxY1hseFJ3bHFyWXk4MWVwMzltZWZ4 WWc0c1piMjFtRWt3Z0tTZ0NRYUp5OGYvVUQ5Z0tBWDQ4aUpJVGgzZUx1RkNsOS9ramF5SGtKeHpR bkJweWhRWGVqR3pXRmFJWStKdUk2d2FIUWUwUjdQaldvWENHd0ZBTDJwVDUycERLVEw2WjI1UEtz WkJPdzkzZW8wSzc2OE5DOUtxMFE2QkhRQjhibU1RSlg3MjVmWnBPNEUrZkg1akhNNUpLTDBVM2Fk OTFsTUtHN2FBTStoYloycUc2ZkxadTc0Qm1xUjVyZmwwbTBjRTlNYkkvTmdzM2k1TDNqUVE2Sm1E QkhreFoxYy9wM2FybzFJQmV4d3NkTXp2Y3dCM3NHQy9tNVZqRXRUOHBzZjEwL3RvMHp0MUFRT3Z5 WHVDbGVPN3d6R25WK1QrdnE2L09PeFFrcExINHRncGVpRDJ0dXBxL1lDakNuYnRZTnRQRFdOMDFW T3drU1BILzJlYzBQRDUvUXBWZklERmt2MmVJUTJjdWRQQUlUSHJCZjBKTm9PNmhqcUNncG4xTW1o NjdOVGZ2QWtRSk1rRXlzSTVlM1NyYndJYUdqblZ5YWFIdm1Fc21pamp2MWROV3RIdjZhQzgrWmtL KzVxVWQvZXlkVFAycmtLVXhxdlVSK0pPdVZ5ZTFrMldiV2g1UDVhTk9uaHZWVGpQY1k4ekMxbnNw M2N4R2dlZi9pa2NkM0l2MVM4eGdOMGRCdHZqMFNlL1BMU0pyc1dCYlE4RXd1Y01NeStrclFRMGVl R1dPOEZKTnJrVEVrNFBueHVMZTk0a3NzWktLcWxUUGVvVlZrQi84OHk1ZEd2WTgrTU1ML0xLRVJq c2RhNjRiNms3a0dYNnVneGV1UTFkb3VmeFAzM1FWNUwvM091VVhsN1diY3hOeUxUMUJFK1Q4VFdF TSsyVTNJSUl2M0t6WFE0czRGOERVQzRTUzhJR3VrakcvcVV4TGFDb1RmV0lMYThkcTdzR21kdE82 NzNqYWdMOS85SERqMzg4V0Zmdkh2ZmUvVEZFa3JNT0dpRTBaZ3lxUDFBZ0JsZmpuKzJRY1UzaVhI VEVybnZaUzRRVVFkUTVJcFZYMWwvQ085REc5eFJ5cnBNQk9ubEc1THpHMnlEdEowV3d1R1NDY2Rv NCtOSjBRL0duNjVRbUJKQko0ZGxSRkloWGZKWVdZeHlKY1NONGpvdzhrazlNVnBQbHNtb0wrK0xr NGJaTi9nOTBVbTFqb21zUWlXS3dSbUkyRGZLK2FvTDdpVUFNemN5YUttcjEvOGNmRnYwejd3WWxI V3ZFQzdvNi9xYTVGVXJrUGdPUkVmNGxPTWNYZU9hMHM0Yy9wUVBUNlBSdEE2ZEcxdUdtRVBnUlJ0 SmczaTY4MnRZR0oraTBJTHVvblo5NWFOcGM0K0ZpVVdqUDFEV2V6Q1hUcWg5WkFBWUluRnF2cjNU YmJKV01TNkw0dlhxZnZ1dlg5cDJXZEJQNFNKT3BHeHlWNS9ZWXZtcnhab2lIV0YvdGdrbmNFNXR3 ZTA2WFBEckc4SWVlMTUzNWFjYndhdmJJTm5jaERpRUJHbURKSERGcEUxeHE3ZjV6ZU1oaG9yd2pz elZ3ejlSaXd6OHQwK08vL3pHMUh5bmtmTE8yRUVKajBhSnFiUCtMeEkrTGlnSWFlakRhWFBTVFBa dmV0QUFjemFtRm5mUVBhTmtwaGtMa0dFQ1ZtUENXS01TT0RXMGE0SGlvMUFxa0pIandBaG1zL1hE RDNJWFlZU1o2YlpSKzJRbWI2WS9ydXBCUTltalBtY1NSMERUOE8zRDFPNi9oa3FmaG9JT0Fmai9n T1BZbi93T3c2a3owMTYrU2pna0szd0xqbldaVVBDdDB1WlJpTDZnRU96N09Wa2ljZGlUZHBJOWh1 ZDdFc0FZM3pLYXk2QURDc0NuOUxxcTdLb0d0dGkxZWVkRXI5RFpQSXNYeFMrMy8ydTRSTUtoTGVv bzhsOWNOVG9USU50aWZDM3I4UFhGOVlSdm0rSVdNdmdwNkpwTzNWRFZnWSsvNWMzellQek1wNytM bjZMckh1WC9ndWk4aFNRMmNZeVpSdUE5WURGYnhROU0zNDZYVjU0akFnVjhsQlZDM3Z2V09abFhV RkpsdkgwUHljQytPWHd0bllFQ2MrUFdyWWxpb1lQalhvNEoraFR5bGxVRHhGY2gwaGIwRkxQcGkx RFpGektoYjI1WXV3ckJjNjI2TXZqejdTOVQ2LzR5U0V3N1lGMCtLR2NwT3NZbWY2YVQ0TU1EYVI5 dm5WeEErcVFGdVpMb3RDbVdwTW9XcTRRS0FRYUJINCt3cDhTMURzbWo5c3VLcGhGRHZYaEw0aWJ0 VXhBUkNlN1Y0K2M3WUxOU2VXRVo1RmNyaERZQ0lGZmlsSmo4eGltTHk1djVZYjZnRVg3cGhuTUwz SUFBQkFBU1VSQlZIM2dOYUkxTGROTVdFRnpHOGxiTzJhajV0NnRLenFnQ3Z5K3R0TDFUV0oydksz dzBCZzNKT0J4dnovcWI3aGgzRDNldHl2cjkwWmQ4aUpSN1NaczJKWW9pZm82YUJiWDBSL0VFd3pS TGhZa1EvajFhYlRYaVQzTjZET2pmVU5PdnFIMFkwaXpnTGVRMTFZbjg0L3grNjRqMWtmNmpqQkIv bFg4dU1VdWE3M3ZqUUlFT2ExQ1MxMzJ6OGVsQ3dmbnErcTh5THluZ1BOQ25GdVF0L3ZNQ0ZEdWhY ZVFEc1kvRmkxakxRM3pzZTBHRGtpTWJKY2M0YVhmN0ZKaVJVNFFnWW1QTkRZZ0dNaDlBaU1IajZ5 TzVQZEZNcktoZisrQmNpWlYwcW1CUzVXMElBS0hOcGtkV25zV2hQcmFxeUlWTnpFYjlOdkcyTXBE eTlTbXpRMFA5V0dtL3o4OXQ2SW0vNjlFT01jYmkzL2FQUkw0U0M1WENHeUVnRVhLa0NVTTdiMzlx UnRWZWw1b3JBOHdhVDdQTXR0emVLRjNQd3V5QXFCVnl2ZzJQcUhFdmdWcS9hSnJtL1lQbGJXZ2RI QmJqaHVaQjUreTdlODdkTDREWVJKTlo5NW5DYitkQS8zMjN4aVZZdkxESzdjaEFoYWFmZEgrWFNR RUp3eVhEKzlwdmhTZVFuMWRVOHBjUng2TGJRdDU5M2IyQ1NHZzhCaTFKdnUrVUhYVlF0amkwMVls d2dYNzhWdWhtOC9wOWZmUmR3NXRUbitwYUdRS0t2QXd6aGVKcElOMVBxMUtXZnBKMGNMMjNJS0lY ampDYmNMamk0VHp3QStlKytXZE9BSlRIMjlNQUtDOGw0czVqSENTbDhxK21JelA5WFcybERCbVda UDNaMFhFbnA3d3loVUNoY0JDQ05qWDlvQ0J1dDVtSUcxcWtzVlQzNGN4WE14TGgvWlpUcTNYQXNY ZU52dXFtY1ZpeW9vUm5vcGU1UnREd0R6bWtLVDIrcmJ6bUMwd3JPSGFPck1QWUlyYjlEbGhETHM5 blJiK3pLVXh6RXYxQWN6L3V2bCtUanNQS2EvZmQyays1Y1hqQVllMC8weHZsMXpBME1aOVd0ekxX UU1FbnN5cGx6cGJJS3E5c1c2b3ovVHZQaE5wd25BZzBhajZMWVI3c3BqcTB3anErclJEakZ2QVAr VzhZVzhXdnYzOTRRMDZscjNPcTNMUldQWnpBaE1JMWl4TExFeFRXR2xyZ0MwaWJYRjh2Z01mMjdU ckR2dHRMZnF6SGRvMzloNWtua1B3WVc2Yko1NXBxRDJleS9reDdUVy9hZjQrYlhxRlR3K0J5VS9V RDRwdFFTOFo2WHJ1SThwckprR0RSY2JuK1BZRjVhQ2I1WHh5aEtZbTQrV2ZKZ0xISWpVL05mUi9J UjdJWWpxOEMwY2JRQU55a1RBalFHUFY5MkVtZExSeE02b1p6SXFKb0VIbDcxdGJPZGlnU2p4NkJM eEh2b3JSejJPWVhZelNKZzlvSHVzUHQ3TGRadHMrZ1BsMGZvRDk0T3JDd0cvU3ZxRXloQXZtOUtG cng1eG1Ydm42ZUFEalJuZ1hEcC9pSUt5TGhCa0J2MjhlaEpiRi9MNHNJek8rbEUvejdCTmV6ajZ4 a0ZxcTNwdGN6OUFDM2ZrRUxTYTAxdUlXcGo4Z01FSU9wdTB2RGRYZjV6bVVPQk45aXovdElWd2M0 OTJkRWFEUHlJZGZHRnRjdW40VjRRLzYva09ZYVF5NnF1dytyOXRQbitkOEVCSWZ1dlovS2piT1FQ RWJ0UG45cGlVQWFCRTUyZkQwQjFzbkFGREw3OFEvZzBaNEYyNGI4N3A3WGRSeVc4REJmOHpxYm92 Vi8xMGowRE90dTc1ZjFtL1JtT0h5OTR1QVNlMGhjVXVNVG5nclorL3lwaWF5ZlIvV2YrMUZXMVZj L3dxQkEwUUFBM3kvcmwwMEpKdjJnZDc4WHg5QTNTME9LbnJLWXpBRmdxK0d0SUN6Vk5wMHUyTC8r OXBHeGNxQWdLYTlSNFVQRTRGZnY2SlpyZUFQajd2T3FxUHZOK2JSWTNvUExPUXQva0RpYXdCalZn RHR2TTZzWC81TkNGNjVxRzdMTzFodkd3dkJ0cTRsd2dRaHRoNW5YVjhUZ1ZNUmtEcFBLUjdua3ZO c1N3cVVMMVZla1FOQ1lFWlRXZ0VBaldCU1c4VXpJa0w2SGQ3S2JXbytTWkxhbnh4T2MwZ0N2cW80 L2htWXN3ME95SW1rUloxT1R5dHdTTFRvQXg1d1pSYWRTelRQYjJjckNTMjI4QkoxN3FNT0U2TTlo dzY2YS9mS0xYbHZFdTJrdG0vVGpqazBKdStsRDM5Z1JtYjR0Q2o5NUc1c2FBOXljcWlPTnZpTjlP Y1oxVmZXUW1CckJITCs0TGVWTVdsdHpUMzFnVTIrYXVPOWZwZTI0Z2c3amJsZFJCaVgzQisxL1RD eVhwdWpLYytiNzJKdXpickgvS1Z3TUhZbXRmZXlCOWxZbEdsK1g1L3J5dmhVMzFZSnA2YTMrWTJk VEc0ekRYN1pCdFlDbVY3K1lTQmdvV09oM3JiRy9KdHgvVEsxM2ViR3VacFI5V2RkeCtBL1BCcVpl QXoxQ1lLeTVNMk5rZHQ4bFVILzZiL3lSUUQ3UTlHR1hUamp5aVprRzFmeU1yVC9yRzgycWFjdnM0 dG5uRk9uOGVoT0F3V2M2VGFRWEVtbmhzQ2M1L0h5WnY1UGlNRDNCem44UXllTzRNcGg3cDhjSWRy NjhGYnVQZU8vRnkyOHlVNytkbUkxV2Y5SVY5cDE1bGcvSE9rME5PRXQ1akJsOXRrWmlBNkZQT2Ri eFJOaUtNSXJkd1VDSm02bnRES1BkZURjUjBUK1E4Y080NkhkOTRtMjJxL3FVTEpkbmNiOXVYRVBH bjlDTy90WUkzcmhtRUczZmRnK2ZrenNSWVlKQWM5aWozNW0xWWQvT1NQbnZsUE10Y0Z2MUp1aG5X ZTU1TUdHY05EK2Yzc0hMMTJzU0NFd0V3RUN0aWRGbVc4T2FqWDhOR0dQampUTWFIZ3JaeDRqc0Zw Rkp2NlR2MzJ2OVFIelkxc2NZMmtlazk3dmhXM3paWmhnV2x2MUJmVm4rcTc4Zldrd0NSMk1HWjZE Qm9xL0xlRlRIR1psYjNNN3hqbER5THplYnZWZ0ZUQlhDSWxQb1NuTmR0SVM5cCtJWTEzZ1h2Z1hR dDNNTzlVM1o3bVBrOUlKbEthV3EzelRFS0JwenZjdVN4QUlaYmo5L0o4NU05T0hmQmF2YlRxTGdX MFd5RzFkK3dvN1hKS2d3LzBzemkzNGhaTllCYVIxS0UyOXhYQmVtK3ZyRDFsWGxtWCtqeC9JZVBy bWUzMGg0M044NVh6UzJJRjRYeG9GNTVKdE4xRnM1VjQxL205YVQzdGZnaFp0aXVxdXpabEwvQVp0 QTh4NWM0VmNiZmtLSHc4Q3MxcmFDZ0IrTVVwYWdEdUl4Z0ZFRWIxd0JnVmFqa3l3Q0dnSDFFeGY1 MzlRYy9HNUVYYmFyWUU2Z2hmdXpoRlNOMDJqdmNzUlhjenBHSGVMMmp6am9aQm5KWW1leTZURVk5 eEk5enJ4MUE3SUNtL2xNR3I3WW1aWE41endqNkFKTTQrNTg5cytKc284SzRnSmFYZzdkUlkrYm9C cGNYL2hKQm9BRmpjWk4wbnJaeG1mNHJkOW1ERGhXNkpRajc5NkkzbmxhT1ZXZ1lGL0dHRDdCTzFS ZFBEVjB5UFBFNElJL25ybUxaTExGUUtURURDUFdhQ3pFS0xsYVFzOU5TSzB1ZUd0blBHM2ZWOVhp VmY4YXkxbkxEYS9JZkwzR3NGWGpqUjFXeWkwRm02UmZNbGhZbW5lMU1GQ1FWK3dJSG1EUzdrcTBp TGcwMy9tYjJNWFM2UDIybzlIcE9WVGpJT3ZHR2x6M0lkMm1YM2FsSENoVFg3L2lQaDl2V1BldDRo T2NnUy8ya3pKUW5ENlBWSEtLZTNPbzhDZlJIU25Ucis0Ujl6aFVNZysvQ2tDc21qeUxJZXYxRGZi UWl3UThidkk4N3RtWWRSYTdranJ5VHZVcGhIaWIzUFFaMXZYdnNMYW05djB2QU5PKzg5N0V6aTJu ME0wQitlMXViNDUzWGpXbC91Y1NHZ0ZnRENsZGNlLzRaZmk4bXlIeDFMdlIwVkpwL2pQSldOSUZG MjVENDcvYzhzUDVhZVF3dE5FZGRmbWF2Ly90VUYvQ0RlZTF3YURZWmF3S0JmR0VCRUNDTGZrazJJ cFJUU1k5bEttTm04ZnRzQnQ4NXVrODM2WjEwQ0UrUmQzbjNiQWtMWXQwUUFaZEpnNEhRcVJIanBq Z1pYRnRzOTNFOG9URUxYUCtiQ0lITkppRVJOSDArNWRjNUNkM3hkek4xZFlGbysxa2FONXo0SkRw MWhiWkNkanBBOWpCakwvVmI0SnQrL0R2OVlWc3FESit6ck1yTHQ4RVpXUEJRS214TzlIcVBPN2Nk WHYreDNoYjdJQXdselRvTklxcURPcUtYY0RFYUNoODlqbXNmWjlsWWJzOVd6N1FMNnZybDFGK25k Yko2RmUzaS9MdG5QZDh5TFJJWVRoM2VLOHJ4YVErc2w3eDFYMXZFcjRyTlFzTUwzTEVTM1hJVUNR S1duczk3V2d6dDkzTEkveVEyUmNTaDdFZGRZZGVUOXhoR2ZLUFBaV2ovMis4cmFFdjdFNE1rYWJF d2dyWEhjNk93c0QrNjY5RTlKMlFRVENEaG9rZkRnVU1sZkNlSzRsMmxYNEVBRGdJZHQ4ckRZc1VQ V3I3TU0wMCtzRUFQb3lLNWEySGw4TW1QcWJ0K1d1TzJ4aFQrQ2hIZmVNZjk3MThNNVkrMXJNQ3NP ajNlb2liUTdoS1N6STJ6THU2ZmRvMDN6Q3p2dU8ydlE1WVJydHgwVUJpb2c1NUwxZ0VSRkZ6L1R0 T1dXbjVNMStyZjdyb0tIOS8vZ2h3dWpyYUUvZGM1OEl6THlYeVN5TDBGTHFyT0p2N2w5SFRzQmxK cFBKYjVtQkNiNEJ2cFc0dFZxWUxNNHNpVlJkbkpSMW5lWkVucmxrMEdhU1NTdDdLR1R4YnhDYSt5 eFQ4bU1vcCtTN3pqejV2azF0QTAwWmpUcFRYa3d6RFVvL1FVK3RhMWY1TUowbUdHMTA4SmpGcllY dXJ1N1gxcXNQSi9Ock1kMWVFOFo4T21GY0dNblRqZ0hTeGdoem12MVRuc2Y2MTVFK25Bc3E3OThZ TTJHQnp3VFBaR2tmTnNhVVNhM3FhT3plV21BR3NWajZ4TWp2TkhCTWhRVlVheDRjbDhyZEVBVDBn UnhYTExyNngzWmdYSHRnMzV4NXpPSWg1ekgzc05qczY1Y24rNGw1REtQYTV4RzM1UVZEYVVHaDM5 Z0twazdYbUxuVDVBZ1hYVWJBN3dzM3FjWXZma3ZNbDFzK0JTK0RBVzd6aklYYjMwNGV3cUorZmlG Z3pER09FbU1LbjJLTVRZR25NYzhaRXJUUXRvcTREN0lkUmQzQ3V5QldLdDdIWGRTOVRaMFdaTHRZ bk5oZWFSN090bEVvV2RDM24vOWpFWVF2ekR5OVQrRFhDc254YXJhZjlQbU9JVzR1dHNEWFZ1K2lV LytGVzZzK0duVTRTZCtFQ0xiNmNnU2MrSTVNMThjSXdzU05uNzF3UVBvVVVnNHZnMWVZUTh6MDhS anU4ZFh4YjA3WktYa0o4NkxhYTNFRVhFUDcveDBDZlMwTnFwdnVGNEc1ZHpNeFpSbGFhQk9hT0Nh SFpGQzRKYWVyNWdJRGswT3EzRjRmQ3pQWEl4MTBuY1RYSkMzY2tuM0FGay9TVEZiOHBjbGtmbWkw OURPZWNuMjA2aWFzRDRtSHBDa2VZNjdqOHJVNHBuWnZFM2RtWXNlc2pLVUpablNiU1RXcW0rejBL KyszQWlaWmxnY3A2WmVHTUQxdEg1NjZCMVVmenY3WjkyRU1OdWFLWmlYempIMHFpY2tmNWhkejlr N1JJT01PeGpjbjVVZzZ5N0ZDK0NwaVVvdXhzZkRIUk44M0N0aGU5Qm5ocXplOGNqY0lBZTlUTHFT OUN4ak8vdkZ0YWNzMDg5aFFucnplK3ZwS3ZwdTAvOGFqOXJyd084YS83QVAycVVmMEZrY2dubjNn bmVPcVJhUzBkanVOT1RndWxlc1FhTTN4WVRRazZMUDR5ekhPWW4wb1QxZnRLbXFNeTkrWGRuL29z MlZNMXZQM05ZWk5HZHNKZXdpQkxTQUpQR2t1bFROdXJtNGMvNHgvcnhIK3JweCs4YUNvM0R0OFNB U1g5cjJQSmk3aWJDRWxoTTdLV0ZyQWwvWmJtdC9DbVZmQ1k5U2VGU0NQeGF5K0tueHM1SDM3cG1p MDU4WVh2SDJFelkvR3Z3aWU0ZjBKQ1lRM0lmdzdqTnV5N3ZWWmJVS0V6Zm5aZjJ4MzJrYjRnOTh5 SGt3bDY1MjBkakJINE0rbWxwMmFiNTFBS1I1L3A0N0FDZy9XM3NSekhocWYzTGF2d3NzaE1Mc21I U0lMa2FpbGhOaWdRSnZHVk9jQmtRSFJzTDFGaEdrQ3d6dGpVcFdMRGZGMVJPS2QxMTh0QWc1cVlv NnZYcjZEZGxySmFrN2VrYlhjZ2dpMHYvZUMxVjVabGZ1MnpFNFdHRXJMYTJPK3dRd3pjNTBEN1Zq YnBHc2ZzMEwrcmdSWjdqTkVKdFBzd3laWlduWVNhZjNMWklmMDZjUWRNenVWK1dLdW5QZWtWVk1u VWllcE9yUFNyODBNNFJNMGhIZUx3MVRSY0JMZ0pJUHRFSjVXbXplbi83OUQzS0hWMGtSMDVaZ2lz alJZUmVyZmpVSEFQUGEwODZmMWZqOHl3ZzhNTXRlWXcvamUzK3dueGhIalUyUzUwdEdjWlNhbWx1 b3lmL0gxSy8yQkZpM3p0QXVRVE9Obkg3RDRTYWI3bGVKQ3E3MFpLeHZaanNaTjVRL21QQkNtUDMr N25rOGhWTEhBWTAzQjBrTzljL2lVT3lod1RzOE8zeDVsbndSVUw2R25jWTdaZWx4YU9kcnJWV0RO UDB5NU5zbGk4V0Z1RUVZcGJCQkdtSFgrcm9qQXlua3JoMFRteVYwOHI3bUZZTGl0KzY0UlNjd0pl TnJmSWk3ZDRweFIwQ2F5UE1GN3RHbkhGSForUnM2dCtnN2hXTzVadDExeG0yZkRVK1RXbU1RRS9z WU93cjRxQUFBUUFFbEVRVlRqakJOeTB0cUw2MHNVRnNMN29qd0R6UDJNMS91K3YvdnVrc3dyUFMv a1BkL21kOTFsZTZ2dVJSR1lYMW5MK0pBUU1rL0xXcGluTVIzeCtRaEVXb2U1U1FtVHlkM2tsdm5Y K2EwcHBrT1UxRWRqbDc2SjBZSWw2M2htQnNyZkdBSFMxNzR3VStrK2JSOXhrNFBGYVg4dnpIZWZW dkh0RUdpMW16UmsrckgrNVlBYUpHemlkeGVhZ0tsOTJNRm15aUJhVHZXZ3JCT3pyRDdYRVdhRDM1 THh4dFlOYVJocFk0Z3dKcHVQYU5VY2hpWjhGUkZHdG91bVBqOEd6ajM3OUlxZkxnSUVXam1QMGFw Ni84MWI1aHB6R0Y4OG1WVUxBdFlyVXhCWk40K1pLL1dIZGg0YllqQ05oUjl3ZmpOOVFOQTdlaStC Y3pKMlg2V2RQTTk2SXozYkp2TEJuV29PZTc4cklTUXRweTlBcE5MQm1EUjFqSE1HUTlaTGFLUSsy ODc0TkptRWlzYlV6T1BneGd5UCtYbHdyVzFPais4eXBXQkFzbkh2cWdXcGZFWFRFU0NRMXBleUJL czQ4MVRHQ1pNeTNQdXNXK1hQZE1LWnFmTlNsamswMzNpVUFnQUxmd0pSYllRUmhaL3dwbVF1UjIx NTR4cEJUS2JwcThaYjk5TmZkeVg4eWZ1MVBpc3ZXektsL1VUOHMzMDB2Sk55bEt2OUExblg3VnNS MWJlaDR2dEFZSU43NktCdHNWOXRJMWVFVGF5MElGZGtPOE5jT2ZYenFueDVuVmFrbFJwbWV2bnpF Qmo2TFdsWld5WjJYbzJiNXliNUhWcW9QV2Z6S3F2a0NBTDl3WHdqMlM2UzI0WDlSV0lYTUU2MEM1 dnU4aTNSc1Q2TVFhQTFJLzEzQ3JhQ3pGR1o3Z3NqbGdGVEdRTUNKTXlFY2tQRWFzR1dnNkZybFhh NkNNenBBK1l4NDlOVmFGaEUwaVpmbFMrdmU0K0g1akVDQUlzSlg5REliVExPQUdqN2dQNVRXcHRF OGxaL2FHNjdOZGZ0S1V5L2I0OE5oK3lmblRQR1dVU3NXMEM2aS9lS3liOVBRdnFhZ1BGS09qSVBH dytGRVd1dG9mZkZ0YUxORUdEcFFBdWRwVk41SlU0SXlCOGk4OTJIeDRYMmZiQll0b0NPNUtOMkZ2 bzVaN0tlOHpEMjRxY2xrdmdteEVUZTNONldUU3NjL2NCWlNBUnBydnROOHByNFBxalYvclBVWWcy emovdnU2eDdHcnlFZWUraTh0WDIxcWU2elJ3UTJ1WldCcmkzM0syMWtRcmlkME1heWswRE5ZWnhv OWE2YVdNZnVWZW0zSTVBTHJOdFR6czRJWWtoQzI3UjloR204MnNuVVBURzVVeGdlWjFHUTNESWR3 eVF6MCt6ZlcvVVYzWVlBb1VwTzhMZWxyUDl2QWJRK3g5bVpQbmxWbnZhNi9FTy9MWWJYd3Voakly TndlR2Z1ajRRUkptSEt1Q0l2YWhrYThaYmNBNlBkcGxYNDlCRVlldmZXUGZXVStXbnVQT2FyRmtQ dFVJL0Y0SDJpUWZtZTJ3TFQ5b0dIeGpYdmJuamxCaEFZbXRzR3NsMGsyUXB5RVJrSitDM21ZRzZM eHREdjIxWlBrUG41a1VEcjNPOGR0MmZhb2lndXI5emZpLytscVFzUUZuVDYycWRHZmUyaG54RTlJ NEJiWjIzQmpKcTFrTHhJK2FGRGIxMDdOckxRdCtCdjIyM08zZmJkSXdBd3Q3Tmt5Ym8vTEFLK2F1 Sk1uaStNTUVmNDczUEVMTFhFOTBFdkhEZHg0SFo0WndSM3A2ajlwK2hnWWVFWms3em54cW1NbDMr NkNHejBaUDFDeWlTVSsrdW1WSWpSbjVMUEZ3U201SlBIcDhwTXhzSkZteU5nUURiWXRUVlloRHRF cjAzYlIzam9wRzN2RGdacDNmMXBjQTNXRnYrRUFMUWtwTWV0Skg5ZCtadDRUUitlMDk5TUVsZmho SkZxVC9LOUt2OHpJc05WREFVR2pOVGFpZjJSZmVVSUxwenl2WXBNL0VlVFlGdUIvWm5LSy9iVC9n VXhBWGRJWUFUTDNTQUV2Tk83bU1lTVdWTmg5RjdxTjBQNUxUUjlLaFN4TEdoTndiM0RwNkJwOU55 ZWs3ODBHZVBtL0w2RU1WZTF3Vy9iSDVpNnJveHRpa1BiMnZveTNnRy9zL0d1dlVZWTM4WnRYV2pq RlY0R0FRdGUyOVRhaFpEM2tnQ081VTN5d0h4eDUxTzEyK2p3VVBMMkFweGxXcmYvV3N6TDdlR2t4 c29wVzFtbXRKU1FCS1VRZ0xrL1lTYkZqZkxtK2dkSG9OMFdFTkdkdTFiN1R3RGhuZGo1VGZkOEEv di84ZmZ0YmZIS1pVbldJbkt5NGMwZXpLRFhsc1RrazBvekZiK0tIRnFFMFcvTEQ0VU5PTFIwRGw3 cTYzU29ZSnNtajlPVmgrcXB0SGtJWURpY050eVhlcTlJd0hTR3R4Zm5CT2JjYzk3ZTBKN0lkWUll Q3pjSDAxakUyY2RMWTJKaUVWZVdWTGV0TDhPWXczMVIzdk9RZkdhUFRoWjNvdlVVK3BrSmpmYzd3 WnlXa2phdHJkZWswOFpkSjdDWlVPMXFleERCVHVabEZYS1ZVQ2p6dHI0OTMyOFhDZloxTytlQzFp ZWlLMWNUNEFxR0cvWHZEK0pwNTh4akZuTlJaSzJ6MkxQWG5EQ3puYk9FelZ2OEpQR3A4NWd0Y24w ZklMeGQyNWdOTDFya0ttcE81dStETEREYzV5cHR1VHhUeVJoSHMraHd2aWswaFUveCs5b3pUaGp6 dnRHUXRsNW5pYlJ4MXg4UmViWng2c3p5NWpXV1d4a3ZmMWtFQ09OWUlXYXQ1akdXR1UrSUJITUhr M0J6ejg5SFhIcDRLMmV4Nk9CUDQ4a3E0VVQrT2N2QXFmOGV4eUZ4QkZUQzJ4SWhpYk16RUV3SlQr RHF3RDNqcGdXcHZydnRmZWFVSjlSaGNhaU1MUXBQRWpoQjh2V3AvckdjOTdCUFM0disvaFhmRndJ YjNxY1hBR0QwU1FjZHNuTVZtYlNtRGh4ZVJGTFZ2azRuaGJkcDhoQkNiUGc0VmF4QmdPYWgvYkpD WG1MdW1nY2taZG91L1ErTnlpMFN3N3R3dEZ6ck5MMzJqRGxkSGtOdEFqWkpLV3p4ejVjK3RLK1RS cGtFbjlSNTE4Uk1NQmxxYlpwRHpMWG01SitUbDNZRHc4TUtZQXBOWFhDVG1tUG0rN294RXUxOVhK ODZMcnhlOTJDZjJjUjlvbWpPZGhVQ0wrM0FyT1hlUm4xZ2FsdWFXMWZ3eUJIWTVUejJJNEZOTzJj Sm03ZjRTZUpUR2QzV0lzdWM2dk9WY1l1Vkk2ZzFGcTRpVy83RG5GczBZOFlkYkxkbGRaT0tFMlQ0 NG9jdkpmZ2F3NlJDRXpMcDEzNkhSMGZlS1RSMXZ5K3JBdWJRem1kbzYzV29ZQnQzM1RnWHQ5L0kr VTBKcWJPd2hkS1NBcEtzdC96YkVVanphTHdIY3NVYzdqUjhoM2RTTWlTZjR2ZndKUWxmZmpDZnlI dEtaRTY4ZXp5UTUwTVJYTXlaaC9VUC9kNzVGOFkzQ2dIOTFSaTAySTBtVmtRWjRuZVduUkxqRkg5 UGZDKyszak8yOU1RMlV1SFRSV0RUSitzRkFKdldVK1VPRXdHbVhVeWoyOWFSZmhzSTdhMXYwM2NS cHBGMTJtdGZ0NE5KTENqNzlJdzdPWmxadDRualo4OFRtVGlkQjFlZXhlZ3EwUHd6RURxNWwwWnQx NFNaZHIvbTlwT0RHT1BKbVU4MG84VzlrNGp6OFd6dnlMTS9XSTNReG1FaUNBSXl6eFFmWS8xbTV4 a0pqa29DZmc1R2VRZUhnQVYrZTZxOFBiUnBzYUlQTUYyMk1GbWk0ZnJCWTZJaWU1dW5Mb2dqKzFi T1BRbERITGcyVlNDeTFRMlBwREMreS95VXpUV1g3ZE1xSSs5N1UzeFdZUmI2bnBjV21vVU9DMVpX QWJUODl2anpMWVpkODVXYkowZm02MWl3eG0zMzRsZytzR2dpRE5qRkRRbTA0SWRZMSt6aUhsZlZp Y2RON1Q4K2VNZ2k5cW82anVFNkM4eVA3aHBxVE1tNXBMdFUwUk5EWU9QSE1SRnRYTGdLSGp3Q0Js OGE4YjZoOW1iWmxzSDh0TCsyVk56Z1M0dmYxMGY2Ym5GSFM5ZGZFOGNVdjQ5QUVJMHdqYmE5bVNU V2tiUnk2c0JjcmlMTlA5Sm5BZ0RNOHh4aVdUQTF2ODhESVFmYzFFSytBWDltME1GbnpMU3ptSVZD NGtuN1FnRGtONWs3aVJFczVKWVRKbi9YeFh6a2M1VmZDSXdoUUtqcFBjL3J0R1M1RUxRWVljVjBL dWNCNURPV2YzYldmejJKbVhUaHNqc0VmT2ttNXdSZlpHQnBneHhPWnc2eXBZTnZRV3dlV3FlYzJG MHJxK2FsRWZBbGg5VCtQeXdxeHcrSGQzU094U2grbWovVStQYnpwWG1kb0dzdTc1Umx5ejhxQkRa dmJBa0FOc2Z1V0VyYTQwM0MzYmVYWnNsK3QwMjEySDE5YmR3aWpKbHBTdDNiYTA2QVhiZk5nMW05 eGY2M1JxRmNFQnI0V28wSmJmR1lSb2tadUFsOERoRW9UTTN2QUJ1MEx5MWF3SENTN2w3TlU4R2ZR RXFTOS9GTElvQkIrN1R3NTdyWFBTK2dQR2J2UEZwZUlYQndDUFI5SVBlbkVzdzZxOFU3YkVGeWNB MnZCbTJGUUwvL242WGVWaFZXNGJVSXRBc2syenphekFSdXROWDhOcjNDeDQwQUpRMGUxMVBnZjQ5 Uis0L3ZkZmJJbytJaHZqZm92a0ZEQjJBN3R5UXVYWEtQajVpdFV1R1ZPMmtFdG5pNEVnQnNBZDZS RktVVnQ5QzN5T3FiVEZ2dTh5eHp6YXo3ZXRxNFExZWNQYUR1TmwyWUdaWlRZc2UwLy9MWWsvNmFF YkF2aitZL2dtZjlYbkZ0bG42c3hFejlXTnUrVkx0YnpUeHpSRXlZdXYzV3Rxa3doNTRyc1djOVFu aWdIdWIvdXpKdlZIOVJJYkFOQXVaZUIyWm1IYlRBS2ZETVBpRE4rSjE1eWo5K0JIeVdsRlZiUG9u OTVybjFLZFBLWHhZQmxqV3N3Wnl2a2ZQTXNuZW8yZzROQVJhYXFmMjM5ZW5ZeGxHOHI2OG5PSlBF VmtuYkdtMmxjcTRDQVhIaTdiQnN6NXB4dmpIRmVUVENSU2VPd0RhUGh3blpwbnlWUFE0RUhNTG9F eXg5YTVtKzJ6djBpM0hCSi9mQzI5aFoxTnJ6VDR1VjVuWnRaUVFRN3g0SlYybk9NVWNZSWxZQ1RK aG9oQTJBVVhUbERHeGxGcnVDNHFqL3RZZG9PWmlIQnNiaGxEN2g1MTJoL1Y4bktCcDZlRUtqdERv eENSN2JwRC8wVEpWMnVnaDQxL1BwQ01TODcyOFlDYlNVK3NDblI3aTBPQUhDQ2JtWGltZGhiaDdl eWpsRTFkaTNpdFMvblNEZ0U0RDI5ZHQ2cUovdDVDWlY2Y0VnWU90Z2F2OHBBaWlrRHFaeEV4dGlZ VDkwY0NycjJCUmlVWGdRYXZWVjJ2YkxvclZQci9qcEliRFZFNVVBWUN2NGpxYXdSVFh0dTlPWWh4 cnRUQUI3aG54Mno4QXo1NzJnMFhqcHFGUlpVdlpjZ0VYU0pmZUFpSm1JdzV2bG1IUzNEQlB6L3h3 QVoxVlVtUThLQVZ0RW1EaHJsQzg5a0hSL2QwU1lQQk5HemRYKzN6SEtwbVdJZC9FWVRmN2lFY3Jk RUFRczdIOG9ualg3Z0gzSXRqMDkvVHpOcWVWeiswQVVMWGZnQ0xSV0g1cjYyZjRWN1J3Qld3YjFO ZHYzZG42enVzRzFJa0FqbnRwL2gxQlRKbDFyZ3phNGVYOU9TRmFCUDZJVXMxV1dRczFCc1htTmYr LzRodzhQcjl6cEk3RGRFODVaNkcxM3B5cDkzUWpRcWpPUE5rQU10Y1VuY0ZnRFlFQ1pYMXQwVzFU WlMrV3pSVXlTRER6QzBqQXk5aWM1cWQrKys0OGFxalRTYUxJd3R4YnVFWjN0K3YyU0ZvcnJLaUg5 MWNaZEUrbnJ1bmJVdGZVSWtGRGJKbUxSUTBCbFFlUmRzdkNaTzJFN0lNZVhKZHpSKzJiTFN5MmVv RkYweUFnOEl4cm5heUxlMlFpZTBlNHdWN1hQMHpnc3JlaTBFT2puc3hKbW45YnZXMDl6dlFpOFJO dytlZEh2alBDeGpxT3ZFRzN2blhuQ0p4Yng0WGdsbnlkdDh6ZzQxbmtITmFhMHFKeHllTXRuS3dI QWxnQWVXWEg3NnkyNG5MSnVNQmxxUGtHQWhSbHQ2dE1pZ3dPS3ZpbDhqS25CeDhGcXo0ejQ4NElz eG5Pd2plZ3R6dDV1bjlWNWRGeGgzaHJlTE9jUUZIdWZzcEE5c1duKzc2REJWNHNMUGhrWTNzbzV5 OEFoZzgrTzJLNkpzS1Q2VHdDOWhYTkFwYTBwckR4STdSOFlkZEhVaERmWjJYcGl3WitXSityd2Jr NnVvRElXQXRlRWdDK1pFTGErZHR5ZjZUL2hwVStURVlBUmlrVnl1Uk5DQU9OK3ArWjUvUGJlZ1Nh cGdvVkFJYkFGQXZnSVBLd3FhUDhwdm9TUGpXeWw5U20vdHQwRXhpeHBmeUVTOC9PR0VUekR5eE1z K3J4M2JYdUV5QTJoYlIrekZqRGJJbmg4NVEySVQ0MW1PMldhUlVBRTF6cmJBK3luWW02RW1GYmxB THV1NEpmRlJZSUVabmViTXJOM2lEcDZBVUF5VEErT2E4OEplcVdnZExUSVRLTU1pTHNtejhRcUl1 OWQvbVlJMkpOcDBrS2I3SVgxTzloT1lORlBtUEE5MFF6dlFYamxDb0dqUU1CWko4NUdZUlZqZkQ2 S1JsY2paeVBBY3M3OG1RV05VL1Y3SnhybEZ3TGJJV0FyS3NXTVdueUNtb0pCK0JqSmZNRENGaCti N1gvbkNMQ1FiUGx2V24vS0Q4cTRQRVEyc3BXN0FRaHMvWWdsQU5nYXdxT3NnRGJlSVdrT21mcWtl QUthK3ZBV2NhU1dUUDVwWW0wTjJMUlM3eWFUMkN4dklDUUJGV2QrN3hyaGdqMVIwcEFCMEgzZk5p Szdwa2ZFN1pBNHdBQUFCVTFKUkVGVVBTeGV3eXQzelFoNGYxOHIyc0Q4cmZaNEJoRGxDb0ZDNEZv UW9PVW4rTGFGRG1QZW50aHRnZEkyNm5QYlNJVUxnVUpnS3dSWWc2YnB2TE0xanAwL282Z3podmhj N01NREdWL1F3dU1RYm54NHhGOG02QXVDZmplSUlpUzhjamNIZ2UyZjFDSnIrMXFxaG1ORmdNYUpt WlJEMk40bUh1SmhRWnM0aTNNSHI3MXFGSDc5SUZzRmFMVWl1TEZqL3YrbVRXbG5DR1NkQnZyOFZC ek5jWlB0akVabEg1UnRhZTlkNGV0RHdDZi9iSEc1dmhiVW5RdUJRdUFtSTJBN2tpK1oySHRzQzUy RGQzM1NFU1lFQVE4U09LZUhobC9ubEFRSTVRcUJoUkRRMys0U2RiRWFuYnVWTUlvZHBMTzRmMVMw ek1uK0JBSDNqUERIQm4xVlVINDlLWUxsYmh3Q0N6eHdDUUFXQVBISXF5QTV0T2ZVaWRRK3ZXYnda QlZBMGtpek92UjRGdncwL2FTU05PNFc2cjR3OEt1Um1WQWh2SzBkVS82MkVwLy9FN2YzMzMyMWdR VURNMHJwaDBLc0U1aDZwdSt6VHo2MzJMWVBVNGdoZkpGSWRHNkJ2QkVzVndnVUFvVkFJWENrQ0Ro NDluNWQyNDM5K0t5N1JicHRkK0dkc1Z4N1NBVHFzSzRBb1Z3aHNCQUNGRDlQaWJwWXR4Njc5ajhl NDVJelZ1Q3RQV051ZzcyVW9TSTNDNEVsbnRiRXRFUTlWY2RwSUVDTGF2Qmtta2pTK0U3eFdNeU1Y ajU4aTN6bVZVNy85NWsyQjdkOVFxU3pJTEQvZW1tTk9ITitiWWxickp4N095anJpUkZ6a05KOXc5 ZmU4QTdHNlUra3M0K1BGdVZoaVQ3SjB1NzdqRXRudGkzOFlBU2VFT1I1bk9iNndoRXVWd2dVQW9W QUlYQ2NDQmovV2FabDZ5MzBDYTV0Q1hDQXJYUnA1cTQ4ekZaYVVTRlFDQlFDaFVBaE1CV0JSZkta c0JhcHFDbzVPUVJJR2trY21Sa3hRL3FwZUVJTC9kOExuOFdBeGZjdXBhd09oTE9QaTZZL2JubG1p NEZQdWppVThEMGo0WEZCaCtqczJXSkZRVWpoc0phV0lXemI2enJCQUYrWjlscUZDNEZDb0JBb0JJ NExBVUpySi90bnE4MlpCTUNaNWtzNlBxMzdYWm1oL0VLZ0VDZ0VDb0ZDWUI0Q3krUXVBY0F5T0ZZ dHUwR0Fsc1NaQWhiOFBuSENoRElaS0FLQzNkeDF1MXA5aHBEVnhJdEdOUTU5NGlOYkFWNGkwbnpx UzV4d2dQK1NrV2JmNk5JV0ZGRnR1VUtnRUNnRUNvRTlJY0EwOTFQalh1WXBtbi9DWC91U25Rbnd4 cEgrZ1VIbXRQREtGUUtGUUNGUUNCUUNHeUN3VUpFU0FDd0VaRld6TXdTYzZrNkRZcnVCZ3dBeFVM NWlzTE1iYmxHeDh3aWVGZVZaVGJDUVNFc0pZWWZTK0xRTHF3cng1MFkrdnVkaDJhQnNKSlVyQkFx QlFxQVFPRklFQ0hLWisvc0tqYzkyM1NlZWd3RDdhZUd6RUFpdlhDRlFDQlFDaFVBaHNCa0NTNVVx QWNCU1NGWTl1MGFnRnNpN1JyanFMd1FLZ1VLZ0VOZ1dBUWZyMmtKSDZJdHE3dG9XMFNwZkNCUUNo VUFoQUlIRnFBUUFpMEZaRlJVQ2hVQWhVQWdVQW9WQUlWQUlGQUtGUUNGUUNCUUNTeU93WEgwbEFG Z095NnFwRUNnRUNvRkNvQkFvQkFxQlFxQVFLQVFLZ1VLZ0VGZ1dnUVZyS3dIQWdtQldWWVZBSVZB SUZBS0ZRQ0ZRQ0JRQ2hVQWhVQWdVQW9YQWtnZ3NXVmNKQUpaRXMrb3FCQXFCUXFBUUtBUUtnVUtn RUNnRUNvRkNvQkFvQkpaRFlOR2FTZ0N3S0p4VldTRlFDQlFDaFVBaFVBZ1VBb1ZBSVZBSUZBS0ZR Q0d3RkFMTDFsTUNnR1h4ck5vS2dVS2dFQ2dFQ29GQ29CQW9CQXFCUXFBUUtBUUtnV1VRV0xpV0Vn QXNER2hWVndnVUFvVkFJVkFJRkFLRlFDRlFDQlFDaFVBaFVBZ3NnY0RTZFpRQVlHbEVxNzVDb0JB b0JBcUJRcUFRS0FRS2dVS2dFQ2dFQ29GQ1lIc0VGcStoQkFDTFExb1ZGZ0tGUUNGUUNCUUNoVUFo VUFnVUFvVkFJVkFJRkFMYklyQjgrUklBTEk5cDFWZ0lGQUtGUUNGUUNCUUNoVUFoVUFnVUFvVkFJ VkFJYklmQURrcVhBR0FIb0ZhVmhVQWhVQWdVQW9WQUlWQUlGQUtGUUNGUUNCUUNoY0EyQ095aTdQ OEhBQUQvLzRjZDdNNEFBQUFHU1VSQlZBTUFDS0V1Yk9SdlVJa0FBQUFBU1VWT1JLNUNZSUk9Ij48 L2ltYWdlPjwvZz48L2c+PC9nPjwvZz48L2c+PC9nPjwvZz48L3N2Zz5QSwMEFAAGAAgAAAAhAJLt TFzgAAAACgEAAA8AAABkcnMvZG93bnJldi54bWxMj01Lw0AQhu+C/2EZwZvdTWxqjdmUUtRTEWwF 6W2aTJPQ7G7IbpP03zue9DS8zMP7ka0m04qBet84qyGaKRBkC1c2ttLwtX97WILwAW2JrbOk4Uoe VvntTYZp6Ub7ScMuVIJNrE9RQx1Cl0rpi5oM+pnryPLv5HqDgWVfybLHkc1NK2OlFtJgYzmhxo42 NRXn3cVoeB9xXD9Gr8P2fNpcD/vk43sbkdb3d9P6BUSgKfzB8Fufq0POnY7uYksvWtbzJyb5xgve xMD8OY5AHDUkiVIg80z+n5D/AAAA//8DAFBLAwQUAAYACAAAACEAIlYO7scAAAClAQAAGQAAAGRy cy9fcmVscy9lMm9Eb2MueG1sLnJlbHO8kLFqAzEMhvdC3sFo7/nuhlJKfFlKIWtIH0DYOp/JWTaW G5q3j2mWBgLdOkri//4PbXffcVVnKhISGxi6HhSxTS6wN/B5/Hh+BSUV2eGamAxcSGA3bZ62B1qx tpAsIYtqFBYDS635TWuxC0WULmXidplTiVjbWLzOaE/oSY99/6LLbwZMd0y1dwbK3o2gjpfcmv9m p3kOlt6T/YrE9UGFDrF1NyAWT9VAJBfwthw7OXvQjx2G/3EYusw/DvruudMVAAD//wMAUEsBAi0A FAAGAAgAAAAhAKjWx6gTAQAASQIAABMAAAAAAAAAAAAAAAAAAAAAAFtDb250ZW50X1R5cGVzXS54 bWxQSwECLQAUAAYACAAAACEAOP0h/9YAAACUAQAACwAAAAAAAAAAAAAAAABEAQAAX3JlbHMvLnJl bHNQSwECLQAUAAYACAAAACEAqJ1sMVsDAADmBwAADgAAAAAAAAAAAAAAAABDAgAAZHJzL2Uyb0Rv Yy54bWxQSwECLQAKAAAAAAAAACEAtDuZ3weHAgAHhwIAFAAAAAAAAAAAAAAAAADKBQAAZHJzL21l ZGlhL2ltYWdlMS5wbmdQSwECLQAKAAAAAAAAACEAd8v6U8laBwDJWgcAFAAAAAAAAAAAAAAAAAAD jQIAZHJzL21lZGlhL2ltYWdlMi5zdmdQSwECLQAUAAYACAAAACEAku1MXOAAAAAKAQAADwAAAAAA AAAAAAAAAAD+5wkAZHJzL2Rvd25yZXYueG1sUEsBAi0AFAAGAAgAAAAhACJWDu7HAAAApQEAABkA AAAAAAAAAAAAAAAAC+kJAGRycy9fcmVscy9lMm9Eb2MueG1sLnJlbHNQSwUGAAAAAAcABwC+AQAA CeoJAAAA ">
                <v:shape id="Graphic 1" o:spid="_x0000_s1030" type="#_x0000_t75" style="position:absolute;left:127;width:29019;height:2400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GyLyAAAAOMAAAAPAAAAZHJzL2Rvd25yZXYueG1sRE9LS8NA EL4L/odlhN7sbtQ+SLstKlQ9eElaaI9DdpoEs7Mhu03Sf98VBI/zvWe9HW0jeup87VhDMlUgiAtn ai41HPa7xyUIH5ANNo5Jw5U8bDf3d2tMjRs4oz4PpYgh7FPUUIXQplL6oiKLfupa4sidXWcxxLMr pelwiOG2kU9KzaXFmmNDhS29V1T85Ber4fu0PB5adSGffx4/+lOWDTN603ryML6uQAQaw7/4z/1l 4vzZIlGL5xeVwO9PEQC5uQEAAP//AwBQSwECLQAUAAYACAAAACEA2+H2y+4AAACFAQAAEwAAAAAA AAAAAAAAAAAAAAAAW0NvbnRlbnRfVHlwZXNdLnhtbFBLAQItABQABgAIAAAAIQBa9CxbvwAAABUB AAALAAAAAAAAAAAAAAAAAB8BAABfcmVscy8ucmVsc1BLAQItABQABgAIAAAAIQD+GGyLyAAAAOMA AAAPAAAAAAAAAAAAAAAAAAcCAABkcnMvZG93bnJldi54bWxQSwUGAAAAAAMAAwC3AAAA/AIAAAAA ">
                  <v:imagedata r:id="rId16" o:title=""/>
                </v:shape>
                <v:shape id="Text Box 1" o:spid="_x0000_s1031" type="#_x0000_t202" style="position:absolute;left:127;top:24008;width:30316;height:292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M21gygAAAOMAAAAPAAAAZHJzL2Rvd25yZXYueG1sRE9PS8Mw FL8LfofwBC/i0tmtk7psjKGguwzrLrs9mrem2ryUJN3qtzeC4PH9/r/lerSdOJMPrWMF00kGgrh2 uuVGweHj5f4RRIjIGjvHpOCbAqxX11dLLLW78Dudq9iIFMKhRAUmxr6UMtSGLIaJ64kTd3LeYkyn b6T2eEnhtpMPWVZIiy2nBoM9bQ3VX9VgFexnx725G07Pu80s92+HYVt8NpVStzfj5glEpDH+i//c rzrNny/yYppnxRx+f0oAyNUPAAAA//8DAFBLAQItABQABgAIAAAAIQDb4fbL7gAAAIUBAAATAAAA AAAAAAAAAAAAAAAAAABbQ29udGVudF9UeXBlc10ueG1sUEsBAi0AFAAGAAgAAAAhAFr0LFu/AAAA FQEAAAsAAAAAAAAAAAAAAAAAHwEAAF9yZWxzLy5yZWxzUEsBAi0AFAAGAAgAAAAhAEozbWDKAAAA 4wAAAA8AAAAAAAAAAAAAAAAABwIAAGRycy9kb3ducmV2LnhtbFBLBQYAAAAAAwADALcAAAD+AgAA AAA= " stroked="f">
                  <v:textbox style="mso-fit-shape-to-text:t" inset="0,0,0,0">
                    <w:txbxContent>
                      <w:p w14:paraId="7408E5D3" w14:textId="494D6F5C" w:rsidR="00616E8C" w:rsidRDefault="00876A92" w:rsidP="00945575">
                        <w:pPr>
                          <w:pStyle w:val="Caption"/>
                        </w:pPr>
                        <w:bookmarkStart w:id="5" w:name="_Ref233576816"/>
                        <w:r>
                          <w:rPr>
                            <w:b/>
                            <w:bCs/>
                          </w:rPr>
                          <w:t xml:space="preserve">Fig. </w:t>
                          <w:fldChar w:fldCharType="begin"/>
                          <w:instrText xml:space="preserve"> SEQ Fig. \* ARABIC </w:instrText>
                          <w:fldChar w:fldCharType="separate"/>
                        </w:r>
                        <w:r>
                          <w:rPr>
                            <w:b/>
                            <w:bCs/>
                            <w:noProof/>
                          </w:rPr>
                          <w:t>2</w:t>
                        </w:r>
                        <w:r>
                          <w:rPr>
                            <w:b/>
                            <w:bCs/>
                          </w:rPr>
                          <w:fldChar w:fldCharType="end"/>
                        </w:r>
                        <w:bookmarkEnd w:id="5"/>
                        <w:r>
                          <w:rPr>
                            <w:b/>
                            <w:bCs/>
                          </w:rPr>
                          <w:t>.</w:t>
                        </w:r>
                        <w:r>
                          <w:t xml:space="preserve"> Hierarchical architecture of DisasterAware.</w:t>
                        </w:r>
                      </w:p>
                      <w:p w14:paraId="0643D8AB" w14:textId="77777777" w:rsidR="004E41AE" w:rsidRPr="004E41AE" w:rsidRDefault="004E41AE" w:rsidP="004E41AE"/>
                    </w:txbxContent>
                  </v:textbox>
                </v:shape>
                <w10:wrap type="topAndBottom" anchory="page"/>
              </v:group>
            </w:pict>
          </mc:Fallback>
        </mc:AlternateContent>
      </w:r>
      <w:r>
        <w:t>Reasoning is hierarchically distributed (</w:t>
        <w:fldChar w:fldCharType="begin"/>
        <w:instrText xml:space="preserve"> REF _Ref233576816 \h  \* MERGEFORMAT </w:instrText>
        <w:fldChar w:fldCharType="separate"/>
        <w:t xml:space="preserve">Fig. </w:t>
      </w:r>
      <w:r>
        <w:rPr>
          <w:noProof/>
        </w:rPr>
        <w:t>2</w:t>
      </w:r>
      <w:r>
        <w:fldChar w:fldCharType="end"/>
        <w:t xml:space="preserve">). The spatial area is partitioned into </w:t>
      </w:r>
      <m:oMath>
        <m:r>
          <w:rPr>
            <w:rFonts w:ascii="Cambria Math" w:hAnsi="Cambria Math"/>
          </w:rPr>
          <m:t>N</m:t>
        </m:r>
      </m:oMath>
      <w:r>
        <w:t xml:space="preserve"> regions, each served by a local DSS agent </w:t>
      </w:r>
      <m:oMath>
        <m:r>
          <w:rPr>
            <w:rFonts w:ascii="Cambria Math" w:hAnsi="Cambria Math"/>
          </w:rPr>
          <m:t>i</m:t>
        </m:r>
      </m:oMath>
      <w:r>
        <w:t xml:space="preserve"> that runs the full input-to-decision pipeline on its own observation; a non-inferential coordinator (</w:t>
      </w:r>
      <m:oMath>
        <m:sSub>
          <m:sSubPr>
            <m:ctrlPr>
              <w:rPr>
                <w:rFonts w:ascii="Cambria Math" w:hAnsi="Cambria Math"/>
                <w:i/>
              </w:rPr>
            </m:ctrlPr>
          </m:sSubPr>
          <m:e>
            <m:r>
              <m:rPr>
                <m:scr m:val="script"/>
              </m:rPr>
              <w:rPr>
                <w:rFonts w:ascii="Cambria Math" w:hAnsi="Cambria Math"/>
              </w:rPr>
              <m:t>A</m:t>
            </m:r>
          </m:e>
          <m:sub>
            <m:r>
              <w:rPr>
                <w:rFonts w:ascii="Cambria Math" w:hAnsi="Cambria Math"/>
              </w:rPr>
              <m:t>DSS</m:t>
            </m:r>
          </m:sub>
        </m:sSub>
        <m:r>
          <w:rPr>
            <w:rFonts w:ascii="Cambria Math" w:hAnsi="Cambria Math"/>
          </w:rPr>
          <m:t>)</m:t>
        </m:r>
      </m:oMath>
      <w:r>
        <w:t xml:space="preserve"> then assembles the regional interventions into a globally consistent </w:t>
        <w:lastRenderedPageBreak/>
        <w:t xml:space="preserve">field without performing any inference of its own </w:t>
      </w:r>
      <w:sdt>
        <w:sdtPr>
          <w:id w:val="17016"/>
          <w:citation/>
        </w:sdtPr>
        <w:sdtContent>
          <w:r>
            <w:fldChar w:fldCharType="begin"/>
            <w:instrText xml:space="preserve"> CITATION Bel09 \l 1033 </w:instrText>
            <w:fldChar w:fldCharType="separate"/>
          </w:r>
          <w:r>
            <w:rPr>
              <w:noProof/>
            </w:rPr>
            <w:t>[39]</w:t>
          </w:r>
          <w:r>
            <w:fldChar w:fldCharType="end"/>
          </w:r>
        </w:sdtContent>
      </w:sdt>
      <w:r>
        <w:t xml:space="preserve">. Throughout this section the superscript </w:t>
      </w:r>
      <m:oMath>
        <m:r>
          <w:rPr>
            <w:rFonts w:ascii="Cambria Math" w:hAnsi="Cambria Math"/>
          </w:rPr>
          <m:t xml:space="preserve">i </m:t>
        </m:r>
      </m:oMath>
      <w:r>
        <w:t xml:space="preserve">denotes the local DSS agent and the subscript </w:t>
      </w:r>
      <m:oMath>
        <m:r>
          <w:rPr>
            <w:rFonts w:ascii="Cambria Math" w:hAnsi="Cambria Math"/>
          </w:rPr>
          <m:t>k</m:t>
        </m:r>
      </m:oMath>
      <w:r>
        <w:t xml:space="preserve"> the step. In fact, placing inference at the local level and keeping coordination free of reasoning is what lets the open, concept-based decision scale across a large domain.</w:t>
      </w:r>
    </w:p>
    <w:p w14:paraId="17FBD401" w14:textId="2885EC1D" w:rsidR="00E9350F" w:rsidRDefault="00E9350F" w:rsidP="00E9350F">
      <w:pPr>
        <w:pStyle w:val="Heading2"/>
      </w:pPr>
      <w:r>
        <w:t>Layer 1: Input Space</w:t>
      </w:r>
    </w:p>
    <w:p w14:paraId="50FE93D8" w14:textId="517AAD78" w:rsidR="00E91A5E" w:rsidRPr="00E91A5E" w:rsidRDefault="00E91A5E" w:rsidP="00E91A5E">
      <w:pPr>
        <w:pStyle w:val="PARAIndent"/>
      </w:pPr>
      <w:r>
        <w:t xml:space="preserve">Layer 1 collects the heterogeneous inputs into structured sets defined over the spatial domain. The external input set drives the environment, while the decision-related inputs carry the value and resource quantities used later for evaluation. The composition is listed in the input tables of this layer </w:t>
        <w:fldChar w:fldCharType="begin"/>
        <w:instrText xml:space="preserve"> REF _Ref233552495 \h </w:instrText>
        <w:fldChar w:fldCharType="separate"/>
        <w:t xml:space="preserve">( </w:t>
      </w:r>
      <w:r>
        <w:rPr>
          <w:noProof/>
        </w:rPr>
        <w:t>1</w:t>
      </w:r>
      <w:r>
        <w:t xml:space="preserve"> )</w:t>
        <w:fldChar w:fldCharType="end"/>
        <w:t>.</w:t>
      </w:r>
    </w:p>
    <w:tbl>
      <w:tblPr>
        <w:tblW w:w="0" w:type="auto"/>
        <w:tblInd w:w="38" w:type="dxa"/>
        <w:tblLook w:val="04A0" w:firstRow="1" w:lastRow="0" w:firstColumn="1" w:lastColumn="0" w:noHBand="0" w:noVBand="1"/>
      </w:tblPr>
      <w:tblGrid>
        <w:gridCol w:w="4323"/>
        <w:gridCol w:w="641"/>
      </w:tblGrid>
      <w:tr w:rsidR="00E9350F" w14:paraId="754F2934" w14:textId="77777777" w:rsidTr="000B0EBE">
        <w:tc>
          <w:tcPr>
            <w:tcW w:w="4323" w:type="dxa"/>
            <w:vAlign w:val="center"/>
          </w:tcPr>
          <w:p w14:paraId="43511285" w14:textId="6C0B8B41" w:rsidR="00E9350F" w:rsidRDefault="00000000" w:rsidP="00D11300">
            <w:pPr>
              <w:pStyle w:val="PARAIndent"/>
            </w:pPr>
            <m:oMathPara>
              <m:oMath>
                <m:sSub>
                  <m:sSubPr>
                    <m:ctrlPr>
                      <w:rPr>
                        <w:rFonts w:ascii="Cambria Math" w:hAnsi="Cambria Math"/>
                      </w:rPr>
                    </m:ctrlPr>
                  </m:sSubPr>
                  <m:e>
                    <m:r>
                      <w:rPr>
                        <w:rFonts w:ascii="Cambria Math" w:hAnsi="Cambria Math"/>
                      </w:rPr>
                      <m:t>F</m:t>
                    </m:r>
                  </m:e>
                  <m:sub>
                    <m:r>
                      <w:rPr>
                        <w:rFonts w:ascii="Cambria Math" w:hAnsi="Cambria Math"/>
                      </w:rPr>
                      <m:t>in,k</m:t>
                    </m:r>
                  </m:sub>
                </m:sSub>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Fuel,k</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Ign,k</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DSS,k</m:t>
                        </m:r>
                      </m:sub>
                    </m:sSub>
                  </m:e>
                </m:d>
                <m:r>
                  <w:rPr>
                    <w:rFonts w:ascii="Cambria Math" w:hAnsi="Cambria Math"/>
                  </w:rPr>
                  <m:t>,</m:t>
                </m:r>
                <m:r>
                  <m:rPr>
                    <m:sty m:val="p"/>
                  </m:rPr>
                  <w:rPr>
                    <w:rFonts w:ascii="Cambria Math" w:hAnsi="Cambria Math"/>
                  </w:rPr>
                  <w:br/>
                </m:r>
              </m:oMath>
              <m:oMath>
                <m:sSub>
                  <m:sSubPr>
                    <m:ctrlPr>
                      <w:rPr>
                        <w:rFonts w:ascii="Cambria Math" w:hAnsi="Cambria Math"/>
                      </w:rPr>
                    </m:ctrlPr>
                  </m:sSubPr>
                  <m:e>
                    <m:r>
                      <w:rPr>
                        <w:rFonts w:ascii="Cambria Math" w:hAnsi="Cambria Math"/>
                      </w:rPr>
                      <m:t>F</m:t>
                    </m:r>
                  </m:e>
                  <m:sub>
                    <m:r>
                      <w:rPr>
                        <w:rFonts w:ascii="Cambria Math" w:hAnsi="Cambria Math"/>
                      </w:rPr>
                      <m:t>DSS,k</m:t>
                    </m:r>
                  </m:sub>
                </m:sSub>
                <m:r>
                  <m:rPr>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Val,k</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Res,k</m:t>
                    </m:r>
                  </m:sub>
                </m:sSub>
                <m:r>
                  <w:rPr>
                    <w:rFonts w:ascii="Cambria Math" w:hAnsi="Cambria Math"/>
                  </w:rPr>
                  <m:t>}</m:t>
                </m:r>
              </m:oMath>
            </m:oMathPara>
          </w:p>
        </w:tc>
        <w:tc>
          <w:tcPr>
            <w:tcW w:w="641" w:type="dxa"/>
            <w:vAlign w:val="center"/>
          </w:tcPr>
          <w:p w14:paraId="18404977" w14:textId="0D614CE4" w:rsidR="00E9350F" w:rsidRDefault="00E9350F" w:rsidP="000B0EBE">
            <w:pPr>
              <w:pStyle w:val="Caption"/>
              <w:jc w:val="right"/>
            </w:pPr>
            <w:bookmarkStart w:id="6" w:name="_RefEqBG11008"/>
            <w:bookmarkStart w:id="7" w:name="_Ref233552495"/>
            <w:r>
              <w:t xml:space="preserve">( </w:t>
            </w:r>
            <w:fldSimple w:instr=" SEQ ( \* ARABIC ">
              <w:r>
                <w:rPr>
                  <w:noProof/>
                </w:rPr>
                <w:t>1</w:t>
              </w:r>
            </w:fldSimple>
            <w:bookmarkEnd w:id="6"/>
            <w:r>
              <w:t xml:space="preserve"> )</w:t>
            </w:r>
            <w:bookmarkEnd w:id="7"/>
          </w:p>
        </w:tc>
      </w:tr>
    </w:tbl>
    <w:p w14:paraId="1B3BC32B" w14:textId="0572D99D" w:rsidR="00D02CF8" w:rsidRDefault="00D02CF8" w:rsidP="00E9350F">
      <w:pPr>
        <w:pStyle w:val="PARAIndent"/>
      </w:pPr>
    </w:p>
    <w:p w14:paraId="78EC9AF6" w14:textId="32D11929" w:rsidR="00E9350F" w:rsidRDefault="00000000" w:rsidP="00E9350F">
      <w:pPr>
        <w:pStyle w:val="PARAIndent"/>
      </w:pPr>
      <m:oMath>
        <m:sSub>
          <m:sSubPr>
            <m:ctrlPr>
              <w:rPr>
                <w:rFonts w:ascii="Cambria Math" w:hAnsi="Cambria Math"/>
                <w:i/>
              </w:rPr>
            </m:ctrlPr>
          </m:sSubPr>
          <m:e>
            <m:r>
              <w:rPr>
                <w:rFonts w:ascii="Cambria Math" w:hAnsi="Cambria Math"/>
              </w:rPr>
              <m:t>U</m:t>
            </m:r>
          </m:e>
          <m:sub>
            <m:r>
              <w:rPr>
                <w:rFonts w:ascii="Cambria Math" w:hAnsi="Cambria Math"/>
              </w:rPr>
              <m:t>Meteo,k</m:t>
            </m:r>
          </m:sub>
        </m:sSub>
      </m:oMath>
      <w:r>
        <w:t xml:space="preserve"> denotes the meteorological forcing, </w:t>
      </w:r>
      <m:oMath>
        <m:r>
          <w:rPr>
            <w:rFonts w:ascii="Cambria Math" w:hAnsi="Cambria Math"/>
          </w:rPr>
          <m:t>U_Geo</m:t>
        </m:r>
      </m:oMath>
      <w:r>
        <w:t xml:space="preserve"> the static terrain, </w:t>
      </w:r>
      <m:oMath>
        <m:sSub>
          <m:sSubPr>
            <m:ctrlPr>
              <w:rPr>
                <w:rFonts w:ascii="Cambria Math" w:hAnsi="Cambria Math"/>
                <w:i/>
              </w:rPr>
            </m:ctrlPr>
          </m:sSubPr>
          <m:e>
            <m:r>
              <w:rPr>
                <w:rFonts w:ascii="Cambria Math" w:hAnsi="Cambria Math"/>
              </w:rPr>
              <m:t>U</m:t>
            </m:r>
          </m:e>
          <m:sub>
            <m:r>
              <w:rPr>
                <w:rFonts w:ascii="Cambria Math" w:hAnsi="Cambria Math"/>
              </w:rPr>
              <m:t>Fuel,k</m:t>
            </m:r>
          </m:sub>
        </m:sSub>
      </m:oMath>
      <w:r>
        <w:t xml:space="preserve"> the fuel state, </w:t>
      </w:r>
      <m:oMath>
        <m:sSub>
          <m:sSubPr>
            <m:ctrlPr>
              <w:rPr>
                <w:rFonts w:ascii="Cambria Math" w:hAnsi="Cambria Math"/>
                <w:i/>
              </w:rPr>
            </m:ctrlPr>
          </m:sSubPr>
          <m:e>
            <m:r>
              <w:rPr>
                <w:rFonts w:ascii="Cambria Math" w:hAnsi="Cambria Math"/>
              </w:rPr>
              <m:t>U</m:t>
            </m:r>
          </m:e>
          <m:sub>
            <m:r>
              <w:rPr>
                <w:rFonts w:ascii="Cambria Math" w:hAnsi="Cambria Math"/>
              </w:rPr>
              <m:t>Ign,k</m:t>
            </m:r>
          </m:sub>
        </m:sSub>
      </m:oMath>
      <w:r>
        <w:t xml:space="preserve"> the ignition input, and </w:t>
      </w:r>
      <m:oMath>
        <m:sSub>
          <m:sSubPr>
            <m:ctrlPr>
              <w:rPr>
                <w:rFonts w:ascii="Cambria Math" w:hAnsi="Cambria Math"/>
                <w:i/>
              </w:rPr>
            </m:ctrlPr>
          </m:sSubPr>
          <m:e>
            <m:r>
              <w:rPr>
                <w:rFonts w:ascii="Cambria Math" w:hAnsi="Cambria Math"/>
              </w:rPr>
              <m:t>U</m:t>
            </m:r>
          </m:e>
          <m:sub>
            <m:r>
              <w:rPr>
                <w:rFonts w:ascii="Cambria Math" w:hAnsi="Cambria Math"/>
              </w:rPr>
              <m:t>DSS,k</m:t>
            </m:r>
          </m:sub>
        </m:sSub>
      </m:oMath>
      <w:r>
        <w:t xml:space="preserve"> </w:t>
      </w:r>
      <w:del w:id="9057" w:author="CLAUDE" w:date="2026-08-03T12:00:00Z">
        <w:r>
          <w:delText xml:space="preserve">the suppression field that the decision layer injects</w:delText>
        </w:r>
      </w:del>
      <w:ins w:id="9058" w:author="CLAUDE" w:date="2026-08-03T12:00:00Z">
        <w:r>
          <w:t xml:space="preserve">the intervention field that the decision layer injects</w:t>
        </w:r>
      </w:ins>
      <w:r>
        <w:t xml:space="preserve"> into the environment; their composition is listed in Table A.I. The set </w:t>
      </w:r>
      <m:oMath>
        <m:sSub>
          <m:sSubPr>
            <m:ctrlPr>
              <w:rPr>
                <w:rFonts w:ascii="Cambria Math" w:hAnsi="Cambria Math"/>
                <w:i/>
              </w:rPr>
            </m:ctrlPr>
          </m:sSubPr>
          <m:e>
            <m:r>
              <w:rPr>
                <w:rFonts w:ascii="Cambria Math" w:hAnsi="Cambria Math"/>
              </w:rPr>
              <m:t>F</m:t>
            </m:r>
          </m:e>
          <m:sub>
            <m:r>
              <w:rPr>
                <w:rFonts w:ascii="Cambria Math" w:hAnsi="Cambria Math"/>
              </w:rPr>
              <m:t>DSS,k</m:t>
            </m:r>
          </m:sub>
        </m:sSub>
      </m:oMath>
      <w:r>
        <w:t xml:space="preserve"> is not part of the physical forcing but the decision-context set used by the DSS, made up of the value-at-risk field </w:t>
      </w:r>
      <m:oMath>
        <m:sSub>
          <m:sSubPr>
            <m:ctrlPr>
              <w:rPr>
                <w:rFonts w:ascii="Cambria Math" w:hAnsi="Cambria Math"/>
                <w:i/>
              </w:rPr>
            </m:ctrlPr>
          </m:sSubPr>
          <m:e>
            <m:r>
              <w:rPr>
                <w:rFonts w:ascii="Cambria Math" w:hAnsi="Cambria Math"/>
              </w:rPr>
              <m:t>U</m:t>
            </m:r>
          </m:e>
          <m:sub>
            <m:r>
              <w:rPr>
                <w:rFonts w:ascii="Cambria Math" w:hAnsi="Cambria Math"/>
              </w:rPr>
              <m:t>Val,k</m:t>
            </m:r>
          </m:sub>
        </m:sSub>
      </m:oMath>
      <w:r>
        <w:t xml:space="preserve"> and the resource field </w:t>
      </w:r>
      <m:oMath>
        <m:sSub>
          <m:sSubPr>
            <m:ctrlPr>
              <w:rPr>
                <w:rFonts w:ascii="Cambria Math" w:hAnsi="Cambria Math"/>
                <w:i/>
              </w:rPr>
            </m:ctrlPr>
          </m:sSubPr>
          <m:e>
            <m:r>
              <w:rPr>
                <w:rFonts w:ascii="Cambria Math" w:hAnsi="Cambria Math"/>
              </w:rPr>
              <m:t>U</m:t>
            </m:r>
          </m:e>
          <m:sub>
            <m:r>
              <w:rPr>
                <w:rFonts w:ascii="Cambria Math" w:hAnsi="Cambria Math"/>
              </w:rPr>
              <m:t>Res,k</m:t>
            </m:r>
          </m:sub>
        </m:sSub>
      </m:oMath>
      <w:r>
        <w:t>, with composition in Table A.II.</w:t>
      </w:r>
    </w:p>
    <w:p w14:paraId="27199940" w14:textId="182EBFE9" w:rsidR="00876A92" w:rsidRDefault="00E9350F" w:rsidP="004E41AE">
      <w:pPr>
        <w:pStyle w:val="PARAIndent"/>
      </w:pPr>
      <w:r>
        <w:t xml:space="preserve">This set is chosen so that every operational question of Section II-C is supported by extracted features. Bounding each feature to the unit interval keeps the downstream fuzzification and concept construction well defined and comparable across features. Feature values inherit the reliability of the observations behind them, which is why observation confidence is retained as a first-class quantity rather than discarded after sensing. A feature computed from a stale or </w:t>
      </w:r>
    </w:p>
    <w:p w14:paraId="2801BEF0" w14:textId="3320884C" w:rsidR="00E9350F" w:rsidRDefault="00E9350F" w:rsidP="004E41AE">
      <w:pPr>
        <w:pStyle w:val="PARAIndent"/>
      </w:pPr>
      <w:r>
        <w:t xml:space="preserve">sparsely covered cell must not carry the same weight as one computed from a fresh, well-covered cell. Section II-D shows how this confidence gates the concepts so that the decision degrades gracefully when inputs are missing, which is the mechanism behind the partial-observability behavior promised in the introduction </w:t>
      </w:r>
      <w:sdt>
        <w:sdtPr>
          <w:id w:val="11034"/>
          <w:citation/>
        </w:sdtPr>
        <w:sdtContent>
          <w:r>
            <w:fldChar w:fldCharType="begin"/>
            <w:instrText>CITATION Kae98 \l 1033  \m Wal91</w:instrText>
            <w:fldChar w:fldCharType="separate"/>
          </w:r>
          <w:r>
            <w:rPr>
              <w:noProof/>
            </w:rPr>
            <w:t>[24, 25]</w:t>
          </w:r>
          <w:r>
            <w:fldChar w:fldCharType="end"/>
          </w:r>
        </w:sdtContent>
      </w:sdt>
      <w:r>
        <w:t>.</w:t>
      </w:r>
    </w:p>
    <w:p w14:paraId="042E41F8" w14:textId="1A46AD09" w:rsidR="00E9350F" w:rsidRDefault="004E41AE" w:rsidP="00E9350F">
      <w:pPr>
        <w:pStyle w:val="Heading2"/>
      </w:pPr>
      <w:r>
        <w:rPr>
          <w:noProof/>
        </w:rPr>
        <mc:AlternateContent>
          <mc:Choice Requires="wpg">
            <w:drawing>
              <wp:anchor distT="0" distB="0" distL="114300" distR="114300" simplePos="0" relativeHeight="251659264" behindDoc="0" locked="0" layoutInCell="1" allowOverlap="1" wp14:anchorId="5DBBA93B" wp14:editId="0F9071BF">
                <wp:simplePos x="0" y="0"/>
                <wp:positionH relativeFrom="column">
                  <wp:posOffset>19595</wp:posOffset>
                </wp:positionH>
                <wp:positionV relativeFrom="page">
                  <wp:posOffset>799465</wp:posOffset>
                </wp:positionV>
                <wp:extent cx="3191510" cy="1419860"/>
                <wp:effectExtent l="0" t="0" r="8890" b="8890"/>
                <wp:wrapTopAndBottom/>
                <wp:docPr id="147396057" name="Group 18"/>
                <wp:cNvGraphicFramePr/>
                <a:graphic xmlns:a="http://schemas.openxmlformats.org/drawingml/2006/main">
                  <a:graphicData uri="http://schemas.microsoft.com/office/word/2010/wordprocessingGroup">
                    <wpg:wgp>
                      <wpg:cNvGrpSpPr/>
                      <wpg:grpSpPr>
                        <a:xfrm>
                          <a:off x="0" y="0"/>
                          <a:ext cx="3191510" cy="1419860"/>
                          <a:chOff x="0" y="-125569"/>
                          <a:chExt cx="3191510" cy="1420383"/>
                        </a:xfrm>
                      </wpg:grpSpPr>
                      <pic:pic xmlns:pic="http://schemas.openxmlformats.org/drawingml/2006/picture">
                        <pic:nvPicPr>
                          <pic:cNvPr id="509707843" name="Picture 17"/>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125569"/>
                            <a:ext cx="3063240" cy="1167130"/>
                          </a:xfrm>
                          <a:prstGeom prst="rect">
                            <a:avLst/>
                          </a:prstGeom>
                          <a:noFill/>
                          <a:ln>
                            <a:noFill/>
                          </a:ln>
                        </pic:spPr>
                      </pic:pic>
                      <wps:wsp>
                        <wps:cNvPr id="1383722216" name="Text Box 1"/>
                        <wps:cNvSpPr txBox="1"/>
                        <wps:spPr>
                          <a:xfrm>
                            <a:off x="0" y="1005339"/>
                            <a:ext cx="3191510" cy="289475"/>
                          </a:xfrm>
                          <a:prstGeom prst="rect">
                            <a:avLst/>
                          </a:prstGeom>
                          <a:solidFill>
                            <a:prstClr val="white"/>
                          </a:solidFill>
                          <a:ln>
                            <a:noFill/>
                          </a:ln>
                        </wps:spPr>
                        <wps:txbx>
                          <w:txbxContent>
                            <w:p w14:paraId="72DC4302" w14:textId="61BCE066" w:rsidR="00E9350F" w:rsidRDefault="00E9350F" w:rsidP="00E9350F">
                              <w:pPr>
                                <w:pStyle w:val="Caption"/>
                              </w:pPr>
                              <w:bookmarkStart w:id="8" w:name="_Ref233561257"/>
                              <w:r>
                                <w:rPr>
                                  <w:b/>
                                  <w:bCs/>
                                </w:rPr>
                                <w:t xml:space="preserve">Fig. </w:t>
                                <w:fldChar w:fldCharType="begin"/>
                                <w:instrText xml:space="preserve"> SEQ Fig. \* ARABIC </w:instrText>
                                <w:fldChar w:fldCharType="separate"/>
                              </w:r>
                              <w:r>
                                <w:rPr>
                                  <w:b/>
                                  <w:bCs/>
                                  <w:noProof/>
                                </w:rPr>
                                <w:t>3</w:t>
                              </w:r>
                              <w:r>
                                <w:rPr>
                                  <w:b/>
                                  <w:bCs/>
                                </w:rPr>
                                <w:fldChar w:fldCharType="end"/>
                              </w:r>
                              <w:bookmarkEnd w:id="8"/>
                              <w:r>
                                <w:rPr>
                                  <w:b/>
                                  <w:bCs/>
                                </w:rPr>
                                <w:t>.</w:t>
                              </w:r>
                              <w:r>
                                <w:t xml:space="preserve"> Five trapezoidal linguistic terms.</w:t>
                              </w:r>
                            </w:p>
                            <w:p w14:paraId="070396E5" w14:textId="77777777" w:rsidR="00E9350F" w:rsidRPr="005D4F7A" w:rsidRDefault="00E9350F" w:rsidP="00E9350F"/>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5DBBA93B" id="Group 18" o:spid="_x0000_s1032" style="position:absolute;left:0;text-align:left;margin-left:1.55pt;margin-top:62.95pt;width:251.3pt;height:111.8pt;z-index:251659264;mso-position-vertical-relative:page;mso-height-relative:margin" coordorigin=",-1255" coordsize="31915,14203"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nLa9wigMAADIIAAAOAAAAZHJzL2Uyb0RvYy54bWycVdtu2zgQfV9g/4HQ e6KL4yuiFG7SBAXS1thk0WeaoiyiEsklacvp1/eQkuzayWK7fbA8JIfDOWfOkNfv9k1NdtxYoWQe pZdJRLhkqhByk0d/P99fzCJiHZUFrZXkefTCbfTu5s8/rlu94JmqVF1wQxBE2kWr86hyTi/i2LKK N9ReKs0lFktlGuowNJu4MLRF9KaOsySZxK0yhTaKcWsxe9ctRjchflly5r6UpeWO1HmE3Fz4mvBd +298c00XG0N1JVifBv2NLBoqJA49hLqjjpKtEa9CNYIZZVXpLplqYlWWgvGAAWjS5AzNg1FbHbBs Fu1GH2gCtWc8/XZY9nn3YPSTXhkw0eoNuAgjj2Vfmsb/I0uyD5S9HCjje0cYJkfpPB2nYJZhLb1K 57NJTyqrwPxx30WajceTeUc4qz68vT9LRrOR94mH4+OTpLRgC/x6JmC9YuK/FYNdbmt41AdpfilG Q823rb5A0TR1Yi1q4V6CAFEen5TcrQRbmW4AUleGiCKPxsl8mkxnV6OISNpA//Dyh5N06lH6nd65 20o9tEfFvlki1W1F5YYvrYaEwWzg5NQ99sOTc9e10Peirn3RvN0jhNzP5PIGSZ0U7xTbNly6rrcM rwFWSVsJbSNiFrxZc6AyH4sUFUdfO0DSRkjX1dUa9hfyDU1lneGOVT6XEjn186jrYSEAOObs4VgI kazbT6pAYLp1KjTVm0I8EdRBjslklF0Nckwn03QU5HiQEzg21j1w1RBvAAvyDYfQ3aP1mcN1cPG5 S+UZDYhqeTIBRz8TUPi8exMwfCfhOrNDATB6VYL/1bFPFdUcWfqwR3Gl6JVplmXpZFDXs+fhvdqT oJfe2zc3cXtM9zry813CQ5Od9XiaJOPRqO/VA7U/d3o2m19NxyeNeqTtF5m1qhbFIFdP+W1tyI7i om4r4Xgf/MTrXypwBOQtt1/vQ/NlPoSfWaviBRwYhXpDG1aze4HzHql1K2pw32MSb5j7gk9ZqzaP VG9FpFLm+1vz3h9FxWpEWrwfeWT/2VJ/rdQfJcqNkG4wzGCsB0Num1sFpGgjZBNMbDCuHszSqOYr nralPwVLVDKclUduMG9d94rhaWR8uQxO3e30KJ807rQ0qNrz+rz/So3uq+JQz89qEBRdnMm+8/U6 t3qJ/rsXoSeOLELlfgBxBys8TLBOXr6fx8Hr+NTf/AAAAP//AwBQSwMECgAAAAAAAAAhAMNs1F5f mQAAX5kAABQAAABkcnMvbWVkaWEvaW1hZ2UxLnBuZ4lQTkcNChoKAAAADUlIRFIAAALhAAABGAgG AAAA8jUo3gAAAAFzUkdCAK7OHOkAAAAEZ0FNQQAAsY8L/GEFAAAACXBIWXMAACHVAAAh1QEEnLSd AACY9ElEQVR4Xu2dBXgU5/aH//f29ra9vdL2tr1avXVcS3GnpQItUFqgLV5cS5Hi7u4QNLhrAoFA EkJcN+7u7kQ4/+d8m/kyO1+yETar532e3wM7O9mdnZndfefsmW/+DwiCIAiCIAiC0Cv/p5xAEARB EARBEETjQhJOEARBEARBEHqGJJwgCIIgCIIg9AxJOEEQBEEQBEHoGZJwgiAIgiAIgtAzJOEEQRAE QRAEoWdIwgmCIAiCIAhCz5CEEwRBEARBEISeIQknzJLY2Fj4v//7PyG9e/eG0NBQePrpp5V/onPu 3r0LGRkZyskmzd///nf2urSB69nDw0M5uUbeeOMNmDZtmnIyJysrC2xtbaGsrEx5l1Gza9cu+Ne/ /sXWx+rVq5V3Nzoff/wxLFmyRDnZ7HF3dweVSqUx7f79+2w7SBQVFVW7T3300UewaNEijWmG4PHj xzBnzhz429/+xpb7wYMHyll0Br5efF9LeHt7g6+vr8Y8DeXRo0fwn//8R2P5lZ/JUi5fvqzxt/rm zp078MMPP8Crr74Kv//97yEzM1Pj/sjISHjllVfYvkMQuoIknDBLJAnHL5SCggKe4uJiiIqKYl+2 jc3LL79cq7CaGu3bt4eHDx8qJ2ugawl3cnJij4nbz5R45pln4NixY5Cfn89kRN8MHjwYtm/frpxs 9nTv3h3GjBmjMc3NzQ3effddfjsmJobtU7m5uRrzffbZZ7B161aNaYbg3r178Lvf/Q4cHR3Zfl9e Xq6cRWfg68X3tcTXX38N3377rcY8DcXZ2Rmef/55jf0ft0+LFi3YwbX8s1l5QKRvJk2axJZrwoQJ 1Uo4MmXKFBgxYgQ7SCIIXUASTpglkoQHBwcr72IfoKWlpfw2/r+ioqLaeeQftjgPTsPgl2JNH8TS 32J16datW/xvEPw76XHl0/E2fgnV9PjSc8vnU84jIX8c+euSL7888i8/+ePjv8rHVz5mdfPLJRxv y5+3usfUJuE4LwoJPmZ2djZ/3RLaHltax/JllKbhY8j/Vvq76qZJKNefcp+RkObDZY6IiNB4rOrW l4R8eaX9BP/FSPMqn7u6aRL4N9K6kubDeaTHru41Sn8nXz78vzbkr6m65aiOuiwL3q/tcat7L+H8 Xbt2hVGjRmk8rrRNELwdHh7Otg/+UoXTpfUk/7+EfLsr75Mvg7SsNb0vlchfu/y14ePgryj4+SHd Xx3y1yQh34eQmpZPjjQPgvMMGDCAHcBJzy3fd+Qon0sJTscDn507d2pMR+H+xz/+Ab169ar2b6t7 XdVNayywSFOThPv7+7ODCn0tC2H+kIQTZok2CVe2o7z33nuwceNGjXlQnvDv09LS2G0fHx/2M+VT Tz3FKlR//vOf4cyZMxp/I1FSUsIeX/5T64cffsjuW7FiBTz77LPQtm1bNs9zzz3HpmP15U9/+hN7 bPwCwJ+hXV1d+WNiNfjFF1+EpUuXsr/H+fDLACutEvhFJX+cP/zhD/D+++8zeUWuX7+usUxShg4d yh+jZcuW8Mc//pH9PT4PVn3kKNtR9u3bx14DPg7+e+TIEQ0Jj46OhpdeeoktC07H6jBW2uRok3D8 IlQu74IFC9h96enp7OdhfGxcXnzdK1eu5H+Lv4Lg/IMGDWLPi/+Pi4tj23HhwoVsfeK6xu2Azx8Y GMhenzRt3Lhx/LHwixnFAbc/Pg7e36FDB36/nIsXLwrLjLKHP2O3a9eOrV9pXQwbNoz/XWpqKpvu 4ODAtj++JpQx3OZt2rSBLl26sNeKy/faa6+xSiKKDC4LTnvzzTeZREnI21FQfPCxr169yl6H9BqH DBnC50fwfSDtP7g9sTqIf6cNlF6cV9p3cXtjS4g2cD3Pnz+fv05cls8//5yLHlaocdtK60ral/E1 S8yYMQNef/11tm7w77HtASu4ynWfkJCg0Y4i7Rfy4PsSUbaj4Lz4ixa+LswLL7ygsf+vX7+eiebE iRPZ9sTXgq8Jn1MbGzZsYJ8h0vv0rbfe4tKH60G+bPj5VB2HDh1i+4EcqcIvfW7t3r2bvSZ8D+A6 wuf761//qtFuIm9HwV8QlOsGHxP/RnrfSeA6xdcg3+fk4Ocsbj+l9CNhYWFsWaZPny6I+OHDhzV+ tUBu3LjBt19jo03C8ZdUXA78hYIgdIF+9mqC0DOShKM8FxYW8uAXhlLCUQbeeecdjb9HUUQhRSnA n1L/+c9/si9clAOUbGzJwC8YlHUl+KWCXzz4xXb79m32f+mLCL/scblQ4HF5cnJy2HT8okOpxMfO y8uD/fv3s+eUKi4o4fil1a1bNyYi+LfLli1jwpSYmMjmOXv2LPtCDwgIYI+DXyIo0X369NFYLilY ocIv0aCgIHY/vmYUU3xN0mvEx9u2bVvlK9OUcBQUlNLTp0+z+fGL/5NPPmGvT5Jw/NLCXkpsycB5 UMpRClDeJbRJOC6zJFC47nG5cZvg46FMLl++nB1k4DbClgN8PSixiCRbc+fOZfNIP3mjhKPg4Zct /h0+Pq5blFZcVpyGX7L4t/Hx8eyxxo8fz84nwHWK2wS3AUp7dUjrGf8en0OqjM6bN4+tP9zW+By4 nVDqcL9CJAnHZcN5cH2huKOEoxTgesb1ifvJf//7XyadJ0+eZPNI+7u1tTVfjuokHJ8P9398fjs7 O/a4WN1D8LFRJK2srNj+hc/zxRdf1Co/uP/gesHHxP0ZlxcPMrWB6wH3b6xI4/oMCQlhy4YHHQhu J1y/uM3xcVNSUuDTTz/V2E9QwnH/O3/+PFtenBf3DXyPYCVc2s/l+xCCt3E7423cjtI+hSglHPex 2bNns9eF+9yaNWvYPiaJI247XAZ8zXg/LkPHjh3hgw8+4I+hBNcrvq9OnTrFth2+b1C8mzZtyu7H 5UF5RvmXf3YoqauE4zbGlhNpHeGBIFa6JeQSjuth4MCB7OBMvv7w4A33Dfxskhg7dizbx2ri5s2b bF+uCXyf4rJdunRJY3pDJRyXBz9/aory4L8mtEk40rlzZ/jmm2+UkwmiQWjfqwnCRKnpxEz8wlZK OFYpUahdXFz4bZxXquYdOHCAVRnxSwxFBYP/xy8u/CKsiep6wlHC8csMBUsOSgdKNFYe8eQgDIqh JMgo4fjFLe9hxb/BE/+wqoZfnviFt2XLFr6MGGzlwCqWEjwJCSvp+JwICgQ+n/LkKJQerEBKyCV8 7dq1QpVOah2R94TjQQIeMIwcOZK9Ljzg+e677/j92iQcqa4nHA8QsOIof60Y/HLE50EkCVdWJVHC 8QtbDkotipQEbl/cTn5+fuw2bhcUDnkltjbwuXE/RFAk8YBp1apVGvP8/PPPTIoQScKvXLmiMQ8u l1Lq+vbtC82bN9eoIvbo0QO++uorfrs6Cd+zZw+/H/8WRVjqG8dlw2WU75v4nqhNfnA/PHr0KKsG 4/b98ssvmZhq64PH/QhFWc7w4cOZLEngPrlp0yZWncXHRbHHA2MJlHBcNuV7qbqecOWJmTX1hMsl XHrt0oEYgttf+hxBUMJRyuXLgAfeOA/uQ9WB+x6ud3kFGT9rcJ1Jj7N37172+aGNuko47ttycJ3i LwgSyhMzq+sJRxnHzwvs8UZQUPHXD5TzmsBfVZTLJ0f6jMYDGzkNlXCcB/fDmiJts9qoTcJxv/vL X/6inEwQDUL7Xk0QJkp92lGQTp06sYoXghVC/GKVqtAoF/hY1QXbGmqiJglH0ZHLEwo0yiPOj1/Q WDHFn35RurG6i6CIonQqwaoMihzKhHLZ5JGDUoryjlVkCTzwQAnHLyA5WFnFiquEXMKxXUMuTYj0 c60k4fhLBL6Ofv36waxZs9ivDq1atWIVVomGSDgePChfoxTpsSUJV4oWSjgerMjBAwP89UECXwe2 4+DyI1jBx3UttaHgNpJEpybwuSUJT05OZrflLUYIVn6x2opIEi61D0mghCsrjljJlAs3gtVLXEaJ 6iRceVItHmBJLTwoz9jaIQf3B+X+IwfXE7aj4GvAXwtwvWBLFP4Nvp6awP1IfkCA4MGktC5QfFFU cXlw38D9BivheDAsgTKE+7ESXUk4/gKE7wllLzS228ycOZP9HyVc+SsaHrjhY8urxnLwgEpZlcUD Vfwb/HUE0aWEN2nSRGMelFy5dNdFwvHzCn8Jkqbjc6PcK1tJ5OC+gG021YG/AOAvBri+le0sDZVw POjDg5iaou2gUE5tEo4jHeGy1PQLBUHUB+17NUGYKPWV8M2bN7MvePzCxS97+UlDv/76KzRr1kxj /rqgTcLl4HBq+KGPP5FL4JcUTpNLOFailKDQotzi/Ph6sR9ZG3hggRLw/fffa8gFVvjklXcJ/BJH SZaQSzhKkLLtANsGcDkkCUdZRJGSPxc+95NKOPa3y8WhOiQJV8oQSri8xQZBkcJfPCSUEi6BsoTt Gvi6UcaUjy0Hn1uScKmCijIhB7/QJbGUJFw5CkxNEo4n0Mmpi4QrDwLkEv7jjz/C//73P437sU1E m/xgKwv+iiRfZqmCjPtCTeC2U1ZA8YBWkjaUPPnBH4K/piglXF7RldCVhGP1FOeRD0mH4oX7hdRD LvWEy6lNwvGAHw9c5EgHO9KvNnWRcJRV5TpCicfHkUu41OYi0RAJR/CzAav1SUlJrMVt9OjRylk0 0FYJX7duHfuFDltzlODyKfdD/IVO236I4P6O89QU+eeYNmqTcKqEE7pE+15NECZKfSUcez6x/QBP LEQZlfpkEfwJFr98lIKKaKuGYHsIjo4ipzoJxzF08fHx53cJlCdcfrmE4218POngAEUC/05qX8CD BxReZWVJuo3LitUsrIwpRQ+rRPjFgm0XkjDjNKx0Y5uDhFzCsR8Zb8uXG1sacDklCUfZ6N+/P19m XM9YvayPhONj4WPKhQnlEF+7sicfn0eqeOlSwpWjIWCrAT429jTXBN4vSTiCw5/hupDAZUVhxJPm EENLOP4ChPPI2y+OHz/OptWEp6cna0uQVxmxSox/U5uEy18Trgtsy5FOBMaWCblw4z6Jv0DURcKx VQdbW+TUJOHKXx3kEo4HTriPyU/CQ8nFzwfpgLkhEi7JvVxA8RcnedtYXSQcPwvwAEh6HlyH0om0 TyLheKK2slIvge8T3F9QUpUHqEpq6gnHgzRch1L/vxJcPjw3Rd7iI7Ueaau864raJBzfY9J7liCe lJo/XQnChKmvhCP4xYOCXF31BuUA20HwhEIcWQDbIVAaUPRqAvul8Sd+/OKWZKw6CUfhwy9BFGj8 gsJea5QjXEa5hOMXLp68hvKLPd0oIPJ2EPzSwDYalGZ7e3smXFg9lObB6iKuExQSPOlNiiRd+Nwo HXgiIz4vnqCFjyeXKbmEo4j++9//ZsuBz4XtBfiFj88hSTh+oeIXGj439ovjKDFYvauPhONBBLa0 4OPjqArSl+Mvv/zCngtbS1AI8AQv/AUDK9WILiUchRefDw/I8PXjtsV1UVPfL4LPLZdwlDlcv/jL hZeXF2tBwueQ1pWhJRzBCiRuI9xWKIIoUdokHJcZD15x5BbcZ3Dfwceoi4TjfFh9x3WMy477N0o9 gvsi7jfY0oDrB7crzl8XCcfWFWxlwXUsDRGplHBpXWMLEu5TUq+/8sRMrPiiHGM/Mf6KgcuNB1Py EzPrK+EILjf+uobLJZ08iWNQS9RFwvF9ge07eCIqrjf8bMHPkCeVcGwLws8Z3Adw/ckP6nH74uMr fwGrDml0FGVRAN9r+Nkp/wzCSMssfWa0bt2atU/hZy4uHz7vuXPnNB5Ll+ABNf6SiOsenwtHnsLb 0onviPSLI42OQuiKmj9dCcKEaYiEnzhxgv2NfNg4CfzSRfHFL04UQhQV/AJXfsHIwS92lCL8QpEP UaiUcAR/hkZpQinDvnCsAuH/5RKO1SGsOGJ/NVYfsVdd/vy4jFgxxEoktkqgQKPoSX2mKDT4+pSR D1GIFT78gsTHx55jZaVQLuEIyh0KFK5P/Albkj1JLHF5cGQGfM0oK3gCGvaw10fCEazISleflIZK w9eLrw3FA7cJPj5WUKVfJ3Qp4fhY+DpRjFDKsOJYW48pPrdcwnF5pe2McoK/XOBP+5LQGYOE4/bC KjK2PuH2xPcKVi1rApcdK7r46wrub7jv4XsOn6s2CceDJZRY/AUGTzLFvntpXeC/uM/jtsJgpRiF si4SjgdGuE/jPonLoRyiEMHHx5MK8SASp9c0RCHOh1KGUo/bHtso5NXYhko4rmfc53Gd4b6H7VXy x62LhCM45CZuZ3wcPODGdYjP/SQSjsuBLXi4D+BjyX8ZQQnFA0l8n9UGPg6uG+V7Tf7ZI4+0H+Ly SesE9w0UfjxnBX9Vk39u6Bo8mFcuE+bChQt8HhonnNA1JOEEYQJIEk4Q+gR/UaludJ0nBaVP28hC hHEitZJoO8CSg5Vs5Yg7tVHdiZnGAv5agSP16KMthrAMSMIJwgQgCSf0Af5KgeM34y8gWInEXx/w Uu66hiTctMDKPVb2sSqtHFpSG1gxxvYz/PyqK8Yq4diag7/KyE/UJYgnhSScIEwAknBCH2BrAvZe Y7sM9htjy4S2vveGQhJuWmArHrZm4Mgu2ALTmBirhBNEY0ASThAEQRAEQRB6hiScIAiCIAiCIPQM SThBEARBEARB6BmScIIgCIIgCILQMyThBEEQBEEQBKFnSMIJgiAIgiAIQs+YpYTj1fU+//xz5WSC IAiCIAiCMArMUsKPHTvWKBeYIAiCIAiCIAhdQBJOEARBEARBEHqGJJwgCIIgCIIg9AxJuIHIyCmC 4JgMFsKyiEyPhNCUUEjISlDeRRCNQlFWFBSkBUFhRhifVpgewqY9KkzXmJcwf0qzk6EoTgXFiaHK uzgVpSVsHkxF2SPl3VopzUlVP35CsPIuwsIpKyyEnOAgFm2UP3rE56t4VL/9Lz86iv1dfnS08i6j gyTcQFhd84cWPx1hISyLgXsGQsf1HWHWuVnKuwiiUVCd/Rbcdn0E3kd68GmeBz5m0xI89mrMS5g/ SRdXg//E1yF4YUflXZzi5HA2D+ZRRpzybq2kXN/C/i5obhvlXYSFk+ntCTdafsSijYK4WD5fYXz9 9r8Hw4eyv3sw4jvlXUYHSbiBIAm3XEjCCX1TnYSnBV+G1MBzkJ+mvSJFmB91kfCywhzIfHCKpbw4 X3m3VkjCiZqoq4SX5udB7MVzLKX59dv/SMINDEr4B12Gw9DFV1nKyiv4fda2gWzapI12fFpZWTkc vOYHY9fYwNg1tnD6juaXUnRSDn8s/P+Rmyr4ccV1sPOI5tPD4rL4/NhqIp+/OmqS8PyiR7D5tAf8 tOIGjF9rCyduB0JpWTm77/HjxzBy5Q32uEdtVGxaeXkFDFtyjU0rflTKpjn4xLHbOL2srOq1E8ZB dRJeUloCJ9xOwJTTU2CC9QTY67AX8orz+P2nPU7DyCMj4Wfrn6HisXqbrri+gk27G3yX3c4uyma3 MXFZ9ascEPrjcUUZqM4OAdWZQZCX5AXJftYQePFHiHPZyueJcVoDgRdGQJLfMc2/ffwYMiPtIPTG FAg4PwyiHFbCo0KxpS099CYEXvoJwm//CiV5ydVKOD4nLkNq4Hl2Oz81gN3GSC0qxbkJfFppkfoz DufH24Hnh0HZowKIur+cLWtG2E3+N2G2syDo8mjIinHkz0cYD3IJL39UBEkXVkL4uq8g6fxKqHhU xOYpSY+DsNWfsWD7ikRpThrEHZkFEZuGQKbzaSgryOLzFSWp253kEv74cQUknl0G4eu/hqQr66Gi tH6tBUT9SHvoDE7fDWIpzav6DilMiOfTCxPj2bTHFRUQf/0quE0aD84/DoOgLRugNC+X/w2KsPQ3 qU4OkHLfHtwmjIXAdavBadgQNj3R5gafH3EZO5JNjz5zSmO6hFzC8fMs7vw5cB79I3jNnQWFSYl8 vqLkJP7cRSlV+19eZAS4T5vEliPDw409jzSfhFzCi9PTwXfRfHAeNQJizp7m8xgLZivhbzX5hEtu alYBv+/LXy+waUsPObPbsSm50H3KKT6vlG8WXIKKisdsnpDYTD590G+X+f+vOkXAp7POsf9vO+fJ n+PIDbVgtx97HIpLyvh0OdVJuGtAInQYZy0sS/9fzkFKpvo1rDnmwqZ9/ov6i1MVmcbnu+IUzqZN 3mTHbo9ebcMfmzAelBIelR4FX+/5mk2Tp++2vuAZo96vnMKd2LSuG7tCUeWXZP8d/dm05TeWs9sP Ix7yv5ULPGFcoIS77W7KpNjnWG/2r5SACyPA9/inGtNinTexvysvLYaA899r3Ifx2N8esqId+ONH O64Gt11N+P3YduJ9uIcg4cp2lNwEd/43JfnqLz3sJZemSWKe4LlPPW13M/A93k9zWR9uBs+DHaqm 7W7O+s4J40KScNXMDyF4YWfedoKJ2vkTm6e6dpRHWUkQOKeVxvwRW7/n/y+M9WfzSRLuP/VdCJrb VmP+mAMTNZaF0C0VpaVwq9snTEKjT53g090mjmPTHL/9msn3o5wccPxuEBdiKbe7d4IsP1/2N6W5 OXy60/Bv4Ubrpuz/njOngv+Kpez/dn26QUW5ulCIUszmb9MMitLT+HPLkUu466TxGs9t16sLWy6k unaU1AdOYNO+pcbf3B/4Bf+/hCThdn26w61O7TXmD9q8gc9nDJithPfo1Qc+HnecyejJ24Fsul94 KrvdZvRRSMsuYBXyvjPOsmljVtuAd1gKuAUmQu/pZ9i0hfvVVRy5hH826xyT5cCodIhLyYXdF73Z 9H4zz7KqNFbVu01WS/2+yz6KJatCKeFYAe8y8SS7jWLvH5EGTn7x0GWSetqUzerKfURCFv87rLgf tw1g/2/50xEYt86WHVn2nHaaTcPqPmF8KCV85tmZ7PZn2z8DjxgPCEwKhAG7B7Bpg/YOgvKKcojP jOeCnVmQCTEZMfz2yMMj2eMsuLSA3R57bKziGQljQi7h/qcHQl6yL0Q7LOfiilXrgrRACLz0I7vt a/0p+7tk1cnKeZpARrgtmyf81i9smveRnurHflwB7vtas2kh1yaweZL9pb/TsYTv+ohVvFGyPQ92 5NNinTdAXpIPeFqppwVeVEsdYTxIEo6JPTITihKCIXrPWD6tJD22WgmP3jWK3VZNew+yvW9CQaQX BM1vX7OET3wdEs8uZY8fteMH9bTJb0N5cVVhjNA9nrOmM+F0GTeK3caTIW+0asKmJVRWroM2rWe3 b3XtAGnODyAnKBAejvmJTXP6fjCbRy7hmLgrlyAnJBiyVH6QrfJTT2/dFEqys9n8Pgvns2kPRw6X LY0mcgm/2783ZKv8IebcaT4t9sI5Nl91Ei4dNNj16AyZPl6Q7uYCtzpXSbaEJOGYKOujkB2oYpVy 9pyf9ebzGQNmK+HYE37gii+T0R5TTrOWjjXH1VXk75dcZfMVlZQyIcdp49bawuIDD1gGzrvIRbek tFxDwi85VI0ugJQ8KoNOP59g993zjoWopGw+b2pl9bo6lBLuFZLMb6OASyzY68Cm9Zyq/hmlsLhq mX1CU2HOznvQZ8YZGL7sGvSadppJOFbg8X63wCT+OITxIJfwsooy6Laxm7qifV1d0UYu+1zmko0j qZSVl0Hvrb3Z7Wv+18DqgRX7//Qz06HH5h6sOo5Vcpx21V+9fxPGiVzC04IusGnZ0Q5cYouyY9i0 BK8D7LbHgfbstu+xvuy2l1VHiLy7gCX46lj+d9gukpfoxW/nxruxv6uoKGfVcpymawl/VJjJpqGM 82kF6s+vkBtT2G18HsK44JXw6e/z9pCi+EAuzgVRXtVKePBvHdnt6L3j+WPl+N2uUcJVMz7k82V7 XufzFadE8umE7klzcWbCadOhNZQV5ENOSBCX0qLUVDbPvQH92e07fbqB7+IFLC6VEs7mS07SkHCf RQs0ngOr3/Zf9GP3BW9V/1on3Y46flRjXjlyCU93d+XTbStlOmTnNnZbKeElOdn8NrbDSHjMmMKn S0gSbvNJG/bLAIKPi9Ow0m9MmLWEZ+YWcbENi8+CL+aoW1GkfmoU2lYj1UJbU7BCLZfwkFix/3Lm dnt234xtd+GcfQj7f6cJJ6Cs8iea6lBKuJNvPL9dXKLeaZCNJ93YtE/GW7PbWL3vPEEt/afsguDz ORdg0sbbYHXNj8l3XEoOuw8r49l5xfxxCONBLuHYNiLJ9kGng3wer1gvPh2r48gamzXs9vjj42Hs 8bHQZ2sfsAuyY9Mu+1ZJe3JOVf8cYXzIJTw7+j6blhP3sFJim0B5qbrdKNn3GJvmsb8du+22pwUX 3eqCFfX0MBt+uyA9hD+n74kv2LQ6S3ieujezMCOUT1NKOFbcJSLvLuTzPa5Qf+6F2c5mtz320cl5 xgbvCV/QgU9D0eYSHuFRrYRjjzfejj8xn/9dcWp0jRIe9GvVPpIbYF8l4ZW940TjYf9FXyadEUcO cVF1m/wzv/92j85cXqtLlp+PhoTHXb2k8fhIkv0d9f2tmrBKOhPf9i3hUW7158IhcgmvKKtyHZRj nBayfQu7rZRw+e2ok2ofQgI3ruXTJSQJd/p+CJ8WfmAvm3a7e80nIxsCs5bw8ooK6DpZ3c4xv7Ki zPq0K09gLH5UBm3HHGPTrztHaDwG9oNn56slVi7h4fFVJ2BKeIemcFH+ev4l9v8rjto/ZJQSHhSd zm9jbzdWtBFsQ8Fp/Werf6JBFux1ZNNGLLvO/t1x3gt8Kpdh0obb7N9hldV+wvhQtqP029aP3ca2 FIm99/dyqZbGE/eJ8+HT+m3vx9pPUnJT2O0Rh0bw+wpKav4FhjA8GhJeeeIil/DdTaG8rHoJl/rB /U5+xUWXPd7jx1D2SD16gLxynRlxm00re1QIbrua1Srh+Skq/rfSeOIZkXY1SrhcruUSLkESbrxU NzrKo8z4WiU8ZEl3djtyy1C232HS7PbXLOGy0VHySML1SvD2LUw6sf1CktTcsKr1znq8sWVlrLqd UQK3qXRCp1zCE25c05gPwf5tqc3lwTD143nNmaGcTYOaRkepTcLLSkrgZtvm7Lb3vF/43zmPHC48 XnWjo4Qf3MemkYTrAfkQhfaeMVxuMb/suMfnw53tuyVX+X2LrR7AOftQ2HjCjVWbR61Sn+1fm4Qj 3y2uehzsRZckuiaUEo4MnF/VBnPgqi8s2Kc+cMCsOPKQz4f96PLX5BqYBMkZBRrTjt0M4PMTxoVS wjfc2sAFGv9/5OER6LyhM7uN7SYSqXmpfD7MFd8rbPqgfYP4tG/2fMPnJ4yThko4Vrol0UUhT/E/ CYme+8D/7GDwsurMH9/LqhObx31fW0jyOQxBl0fxv9Mm4Yi0XKpz30GiB8p21QmeJOHmQ0MlPOHM Yj4tev8Ejd5vknDjAkcRkeRUSlmR+rMFiT57ik93GTcSYs6fgdB9u1mbin3/Pmye2iQc8Vu+WOM5 ku6oD/5roqESjnjOmqae1qoJBO/aDqo1KzWeW4Ik3MDIJRxluOPPVSOO2HvFasxbWlYBI1fd1BBY KUutHrB56iLhJ28H8Xm+nnepQRKemVcMfWeqTxSVZ+6e+xrDLOJjY9Ud72s96ig8KiuHiooK6FA5 DaOKpKvgGStKCS8tL4X5l+ZrCDbmB6sfILdINlxUWanG/apEdVvVOtt1fNoFb3WPMWG8NFTC8aTL 1KALXHbl8Tmm/tJE8pL92Mgl0n2+1v3B//Q37P+1SXjQlXEajxtmO5P/nyTcfGiohD8uL4PwDd9U ifektyDL4ypJuBGCnvBw5AguqAHrVml4yePycgjbr27RUMZpxFA2T10kHFtPpFFTbrZvBeUlJcpZ NHgSCS/JzAS7nl00ltV7wa/C45GEGxjlxXqCojPANzyVRRpzWw7umIlpeRAQlc5OisT+8czcYr7D 4gmc0t8X1TDkYG5BCRdgR1/1GJzawGETpceUg7KNY4vjcuDyJKbnQ0U1Qo/VcPxb+WXvwxOy+GPi CaWEcRKSHAKqBBVEZ1RdUhcPopJykiAoKYiNjhKXGcdOxlSCJ2ni32IeVV5KOj0/nU8rKdP+AUgY Hvxcwap2XrIPlJWoD7LKSvLYbZz++LH6vYsnOOK0/BS12Eh/W1qUCQXpwZCf7MtGP8H+bXl7ivS3 +Hd4aXoc2hB7u/GxClKrfiHD+3FaSX4Kn4aPg60o+Sl+UJKbAOVlxZXL5QMV5eo2PpxfvVxVoy8V 58Ty+SSKsqOF+Qjj4FFGAhREekJRrPpAHsHL1OM0DF6cB8cLl27jfVXzPWKjnRRG+7Lxw7M9r3G5 LklVf6bhUIb4d4UxVdu+vDCn6vEqh1klGhc8uTLL14elvFhc5/h5guNoYz83DkuIJ3DimNwo6EhF WRn/+5Ks6guQ+N1l2/ljJriBG9Yq7xYoLcjnjyknO0DFphUlqQeUQJnnyy4Te3bZ+6BAyAkMgNLc XHCbrB7m0K53Vz5Pblgo+zv8V6IoJYVNw+cxJixCwhsb7MfefMqdCXivaWdqrYITBEEQhCmCQxlm Op+F/DAXSLe3goAZHzABD13eGyqqKRwQ5kumjzck3LwON9s0YyKcpaoqGDQGKNBec2ZB0m1byPD0 gNBd28GmnXrccNWaFcrZTQKScB0gbx05Zku92ARBEIR5opqulm55sK0Fr7BJWBbythDPX2bwCnpj kelV1coiD55c+qiGSr2xQxKuA5ZaOcPa467g6EsfQgRBEIT5ghfoSbmxDRJO/QZJ51dAtsdVdgVG wvLwW7oI/JYvgejTJ/l43I0JPkfqA0c25rf/iiUQvG0TpD10Nun9jyScIAiCIAiCIPQMSThBEARB EARB6BmScIIgCIIgCILQMyThBEEQBEEQBKFnSMIJgiAIgiAIQs+QhBMEQRAEQRCEntG7hGdmZsLN mzdh/fr1cPz4ceXdGhQUFMDBgwdh7dq14OXlpby7RkjCCYIgCIIgCGNG7xK+detW+Pjjj6F169bQ u3dv5d2coqIi6NSpE3z33XewadMmePHFF+Hu3bvK2aqFJJwgCIIgCIIwZvQu4RL79+/XKuHXrl2D 9957j98+f/48NGvWrE6XhEcJ//TTT6GsvMLiU5f1RdRMeUU5lFWUGW1o++qfx48r4DGue2MN7RN6 B9f54/Iy481j072YiSlTUVZGMdPo6nPWaCV88eLFMGDAAI1pTz/9NKSlpWlMk0hMTOTZtm0b/OU/ zTUuJ2+p6TLhJNh7xShXF1EL+AZzjXKFLhu6QMf1HY02005Pg+yCbOXiE41EYXoouO1tDW67PjLa qM59C4/yU5WLTjQSj7KSIGRpd+FS7saUgNnNoTQ3XWfiQNQMruOi5ERwGjpIuLw6xXySExKs3PQN wmglfPz48TBp0iSNaX/7298gNDRUY5rEX/7yF55nn32WJFyWViOPQFhclnKVWRRXr14FV1dX5eQa ySvOg84bOgvSa4z57sB3ysUnGoHSwnRw291ckF5jjPu+NlBWkqd8CYSOQeEKmtdWkF6jzKQ3oaww R/kSCB3zuLwcbnXpIEgbxbyS4nhfuekbhNFK+OTJk2HMmDEa01Cwo6KiNKZVB7aj/Oe9tjBmjY1F 5+v5l7iId5l0EooflSlXFVEDCy8v5JI73Go4TDk5xejSf0d/voxLry1VvgRCx8S5bOWS63WoCwRd Gml08T7Siy9juO1s5UsgdEzy1Y1ccgN/aQGRm781ugQv6syXMXRFP9aeQjQeKU4OXNTsP+8LLmNH UswwZi/hO3fuhC5duvDbGRkZrB2luLhYY77qQAnv1qM3JKbnW3z2XPLhIt7/l/PwqKxcubosAl9f X4iMjFROrpaE7AQut2OPjYXErERIzkk2usRlxsGoI6PYcnbZ2AXco92VL4XQEY8K0sFjXxsmt95H e0JJXqLRxv/0N1zEUwLOKl8KoSOwCh44V10FD17UBUrSouFRRrzRpSQtBqL2jOEinn7viPKlEDqi rKgIbDu1YwJu064l5IaGQFFiIsUMk2uO7Sgo3n5+fuz/AQEB8MILL0Bqqrq3cdiwYUJ7Sk2QhFcl PjUPFh1w4iI+Yf1tKLVAEd+4cSM7ubcurLFZwyXcLcpNkF9jinuUO3Tf1J0ta99tfeFR2SPlyyF0 QOyD9Vxs08NuCuJrTClIDwYvq05sWT0PfgLFeYnKl0PogBSbHVxsU2x3CvJrTCmMDwbVtPfUyzv5 bSiM9Ve+HEIHJN+z51Xw8AP7BHGjmE9MVsIdHR3htddeY0MOPvPMM+z/27dvZ/d99NFHYG1tzefF McLffPNNaNGiBfTt27fGkzKVkIRrJjIxG35Yfp2L+M4LXhZ3gk5dJTwmI0aj1zohK0EQX2PLcZfj fJknn5oMZfRzs04pLc4Bz4MdmNT6nfhCkF5jTLLfCXDb1YQtc8C57yzu/a4PAmY3Y1IbtKADFKdE CeJrbMlR2TMBl9pSyksKlC+JeALKigrhTq+uaglv2xxyQqgKbs4xWQnXByThYoJjMqDHlFNcxG88 jFCuNrOmrhK+4fYGJrOd1ncCVYJKEF5jDLbLTDk1hYv4rcBbypdFPAHRjqur2jsCzwnCa6wJs53J lzvebafyZRFPQIajNa+Cp9rtE4TXGFOSHgexh2bw5U48S+eR6JKk27d4FTx0725B2ijmFZJwLZCE V5/AqHRoO+YYF3H/iLr9smAO1EXCseotieyQ/UMgKTtJEF5jTXBSMPTY3IMvP/aLE09ORVkxa+lA kfU//bUgusacwqxI8D7SQy3ie1pAcS61peiC8uICLrIBs5pDcUqEILzGnJClPfjy5wY6KF8e0QDK Hz2Cu/37MAG/2a4F5EVGCtJGMa+QhGuBJLzm3PeOg5Yj1RLeeeIJyMqr/URXcwBbmXJytA/PtdZm La+C+8f7C6Jr7HEOd+YSPsJqBLWl6ICo+8t5NTnZ/6QgusaejIjbvC3FbU8rKC8rUb5Eop5kuV2s OsnR4bggucaegigv8J/yDlv+wLntoKKUziN5UhJuXONV8KDNGwRho5hfSMK1QBKuPVvOePBq+JBF V5SrzyJJz0uHThs6MYEdfmi4ILimEKzcz70wl4v4IedDypdJ1BPPAx+re8FPDYDi3ARBco09uMzy oRUj7ixQvkSiHpQX5bHxtpmET3oLipLDBck1hSRdXscPJCI2Dla+TKKe3B/Ynwk4jg9emJAgCBvF /EISrgWScO1JSMuDGVvvchGfuvmOchWaHYcPH4bbt28rJ3OWXVvG5dUlwkUQXFMJ9od/vvNz9jrw ap9eMV7Kl0rUkRjHNVW94AFnBME1lRRmRYOv9Wf8teTE1/2iVYQmGQ/PcnnNeHBKkFtTSUlaLERu HVZ5MPEGZD48p3ypRB2Ju3KRV8FVa1YIskYxz5CEa4EkvPZEJ+XAiGXXuIhvPmXeY0xr6wnPLsyG npt7MnEdd3ycILamFo9oDz5s4eB9g6GklFoQ6kt5aSG/Oqav9edQnBMryK0pJTfJm0s4VvdL8pKV L5moBayCB8xSj4iC1fDiJNOsgkvBtpSAmU3Ur2fqO1BWoL1dj6geh8EDmIDf7tEJCmJiBFmjmGdI wrVAEl63qCLToN+sc0zCW486CvZeMcpVaTZok/BFVxbxKvid4DuC1Jpitt3dxl/TkqtLlC+ZqIV4 jz1cWlODLghSa4pJ8rPm/eEh1yfC44oK5csmtJDucIxXwdPuHRWk1hSD1XzpNYUu6wUVjyzjHCFd EX/tSlUVfNVyQdQo5huScC2QhNc9Dj5x0H7scV4Rj4jPUq5Os6AmCS8oKYBeW3oxWZ14YqIgs6Ya 7A8fe3wsP9HUPthe+dKJGigtyuQC7n2kJxRlRwtCa4opzo2HgAsj+GvDscSJulFeUghB89oxWQ2Y 3ZwN96cUWlNMSXosxFpN5SKearubxpSvB/e//kLdC96tI+TTiCgWFZJwLZCE1y+XHEK5hH/yszWk ZZvfRRx2794N165d05iGXzbyKvitgFuCzJpyfON8oc/WPuy19dvWD/JL8jVeP1E9iV5WXFTTw24I MmvKKcqOAc+D6qtpeuxrDYVZUcqXT1RD2t2DXFRTbu4QZNaUU5gQDIG/tOCvrzDKW/nyiWpIvneX V8ED1q4SJI1i3iEJ1wJJeP2z7awnF/Ghi69CUUmpcrWaHUWPiqDbpm5m0wteXU65n+IHGcOshkF5 RblyNRAyHhVmcAH32N+OSatSZE09qcGXwW13M/YaVWcGQ0UFDWWpjYqyUgj6rSMT1MB57QSJNYfk h3uA/0T1qC9BCz6G8mI6YK+NO/16MgG3+aQN5IWHC5JGMe+QhGuBJLz+wRFTRsgubb/E6gFUmNHP kuXl5SwSWAVffn15VS94oHn0gleXeRfm8dd5w/8G/dyshSTvqip4ZpS9ILDmkjDbWfx1Rt1fplwN hIy02/t4lTjpygZBYM0lCWcW8dcZf2I+fU5oIcvfr2pc8C0bBUGjmH9IwrVAEt6wxKXkQu/pZ7iI 77/qp1y1JsvWrVvh0qVL/HZGfgYX0x8O/wCJ2YmCvJpLwlLDoNtGdcUf+8Pjs+I11g2hpqw4F9z3 tKisgreHopw4QV7NJTjai691f7WI724GRVmRytVBVBK8sJO6Qjz/Yza0n1JezSXY5x68qEuliL8B 2Z6a7XuEmorSUlb9ZhLeqgnkhAQLgkYx/5CEa4EkvOEJi8uEHlNPMQlvM/oo2LqaR8+o8sTMzXab uYQ7hDkI4mpucQh14K930N5BUFxKoyAoiXPbxavDaSHXBXE1t2TFOPDX62XVGR5TW4pAmr2VrAq+ XhBXc0thjB8EzPhI3XrzSwsoK8xVrhKLJ9PHi1fBQ3ZsE+SMYhkhCdcCSfiTxdE3Dj4epx4xpdOE ExCZmK1cxSaHXMKTcpJYRRiFdOiBoawyrJRWcwtW+jfe3shFfOe9ncpVZNGUPcoHz4OfMCH1OdpL EFZzTZzrdi7iIdcn07CFCoLmt6/sBW8PxckRgrSaY3CEFOnAAy/oQ1RR/qgE7vTuyqvg2YEBgpxR LCMk4VogCX/yWNsGQsuR6raUvjPPmPyJmnIJ33FvB5dR10hXQVjNNfGZ8TBwz0D+2l0iXZSryWKJ c9nCZTTZ/6Qgq+YaHH5Rdf67qj74yLvKVWOxZDqf4TKafH2LIKvmnMgdP/HXnnbnoHLVWCxpLs68 Ch68dZMgZhTLCUm4FkjCdZN11q5VI6YsugJlZaY7ssbly5fh4cOHbPzszhs6MwkduHsgJGQlCLJq zlElqKDH5h7s9X+992t2tVBLp7y0GLwOdWUSin3SSlE19+Qm+fJeeLc9LaA4N1G5iiwOHBFFNbOq LaMoMVQQVXNOYYw/BM1tw16/atp7UJqdolxFFkf5o0dwf0B/LuG5wdQLbskxKgnPy8uDuLg45WSD QRKum+CIKZM23uYivtTqAZSVm/bP1Tvs1VXwThs6gXuUuyCplpDd93fzavi8i/MsfhSEuIebeSU4 yeewIKmWkNSgi3wdBF0eDRXlj5SryaLI9rHhleBU212CpFpCMl3OsxM02YHIr22gorREuZosimT7 qnHBVWtWClJGsawYRMLv378P9+7dE7Jy5Up46623lLMbDJJw3QX7wfvNPMtFHC/sY4rSlp6eDrFJ sbwKPmTfEEFOLSk/n/iZi/h1/+vK1WUxPK4oB69DnS22Ci6lODcBAs4Pkx2MHFGuKosBr44pjZmt mvouFCWECIJqKcGhCnlLztWN8PixaRdhGkpFeTk4Dv1GPS74x62hIDZWkDKKZcUgEv7nP/8Znn76 aY384Q9/gOeeew4cHByUsxsMknDdJjAqnfeHY9wDk5Sr3OjBnvDBcwdz8XQKdxLE1JISnR4Nvbb0 Yuui5+aeUFJmeVUuPJiUn5hoqVVweaSTUzGFGWHKVWYR5PjdqeqHvmsliKklpTglkrflYAqizWfY 2vqQdNuWV8F9Fs4ThIxieTGIhCvBL7Hi4mKYPHkyLFmyRHm3wSAJ1308g5OhZaWEtxt7DKJMbMQU lPCvf/2aSecPh34QpNQSc8HrAj8owV8GTPEXjicBq3o4HjgKp8+xPlBsxuOC1zXZsQ/AbVcTtk78 Tn5pcftExaMiUM34kEunJVfBpeSHufL1gUJeZoHnkTgN/5YJ+K3OH0NBXJwgZBTLi1FIuIS/vz+8 8soryskGgyRc98H+8PP3QriI9//lHOQVmk71dO26tVzCbQNsBSG1xOBJqsuuL+MiftDJskZBSJRd HTPZ74QgpJaayLu/8fUSeXeRcrWZNdkeV6p6we32C0JqicGL+GBfvLReYg9PV642sybpzq2qKvhv VAWnqGNUEr5w4UJYsGCBcrLBIAlvvCw/9IC3pYxbawsVFcZfKSt+VAxjfxnLJHz0kdFMPpVCaqkJ TwmHr3Z/xUU8Kt08Ls5UG2Ul+eC2uykTTe/D3aEoK0qQUUtNUXYM+J8ayNaN+57mrDpuCVQ8KmFX xWSyOfUdixkXvC7BK4WGrujLRTzz4Tnl6jNbnIYNUVfBu3wMeeHhgoxRLDMGkfDBgwfDwIEDeQYM GADt2rWDP/7xjxrT8QROQ0IS3njBivjYtbZcxJcfclaufqNj1c1V0GdJH+ixvAdc9b0qiKilxynM iUv4gN0DILfI/K+Sl+J/kld7UwPOCiJq6UHxdt/Xmq0fz4MdLWK0lMwHp7lk4kmIShG19BTFB0LA 7GZs/QT80oJVyM2dVCdHXgX3XfKbIGIUy41BJHz9+vWwZs2aWqNSqZR/qldIwhs32A8+YO5FLuJn 7+pmZ2wMSstLoffW3kwwRx4ZSVXwGrL97nYu4pvsNkGFGY+CUFqcDW67m1cKZgcozIoUJJSSCAke e/iBSvDl0WwkGXOlouwRhCzprhbM2S0EAaWok3bHCvwnqUeOidg4yOxHS7n/zZdMwG07toXc4CBB xCiWG4NIuKlAEt748QxJhs4TTzIJbzP6KATHZhjdSVy4PNKl2r+c+yVYX7MW5JOiTlxGHAzYNYCL uEOY8Yx2pGuSA85UVcGDLgnySVGnODceAi/+yNdVRoSd0b3HdUW6ozWvgiecWybIJ6Uq0XvG8HWV cmObclWaDVn+vrwK7r9imSBhFMsOSbgWSML1E1vXKGg96iiviKdlFSo3hUHJK87j44IPmzYMjp44 KsgnpSpxmXHQfVN3tr7w1wNzvJom6wXf07Ky37kF9YLXkrwUf3Dfq15fmOKceOUqNXkeV1RA6LKe TCoDf20lSCdFMzhsYWDl1TT9p7wDpdnJylVq8lRUVMCd3l2ZgN9s0xyyAwIECaNYdkjCtUASrp9g f/gpuyAu4R+PPw6FxaXKzWEwdjtUXRly9KzRJOF1yGn303ydzT4/W7lKTZ5kv+NcKNOCL7OL1CjF k6IZrIBL6wwvaGRubSkZTid5ZTf+9GJBOilisjyv8XUWMKspPC4vU65WkwaHIZSq4AHr1wgCRqGQ hGuBJFx/iU/Ng1VHH3IRH73GhlURDE16fjq7ND3K5MDdA2HF6hUk4XUI9sxPPDGRi7i1m7Vy1Zos 5WUl4HGgg7oX3KoTCXgdg20pYTbTuYgneuxXrlqTJnhJN3UVfE5LKEmJEoSTIgZPykw4v4KLeOzh GWbTqlRRVga3e3TiEp7l5ycIGIVCEq4FknD9JiY5B75bfJWL+KaT7spNoncOPjjIRfJ+6H1YtXYV SXgdE5EaAV/u+pKtO7yqZkpuinL1miQJXge4SOJl2ZWySak5OGyhdADjtqc55CZ4KFevSZLlfpmL ZOL5lYJsUmpOUVI4hCxVt/Fg8sMN/7mvC7IC/Kuq4OtWC/JFoWAMJuF4YZ6RI0dC586dWUaNGmXw 0VCUkITrP9FJOdBz2mku4ufsQ5SbRW+k5qZC141dmUT239Gf9TpHJkVCTEqMIJyU6nPd/zo/iBlh NUK5ik0OHP3C+0h3JpE+R3tRFbwByY57yPvDfa0/g/JS4zoHpCEEzWuvroLPbgZF8cGCaFK0Jy/U paotZXYzeJRj2gfsFWWlcP/rL6qq4P7+gnxRKBiDSDjK9p/+9Cf4/vvvYdu2bSz4f5wWGBionN1g kIQbJn7hqdB54gkm4e3HHge3oETlptEL8io4joGtFExK3bL65mq+Hrfbbzfpn5sTPPbyKjgOvacU TErdEuWwiq/HCLv5ytVsUuQG3OcCmXR5nSCYlLolzW4/X4/R+8ab9DkD6W4uXMD9li0WxItCkWIQ CW/WrBkbK1zJunXroGXLlsrJBoMk3HC54hQG7cYcYyLea9oZSMksUG6eRiWzIBN6bO7BxBEvPJOQ laAWyrWrqR2lnolOj4Yh+4awdYn99WEpYcrVbRJUVJSBz5FelVXwPlQFf8Kozg7hIp4ZcUe5uk2C itISUE37gImjavoHUBirEuSSUreUpMVA6OrPuYhnOJ5Qrm6ToKK8HB788J1awls3hbywMEG8KBQp BpHw9957j7WjKPH19YUPPvhAOdlgkIQbNjvOe0LLyraUL+ach0el+quM7HXYq5bG9Z3gduBtLpTU E96wPIx4yId5xOELcdhHUyPR+yCXxnj33YJUUuqX3CRv8NjXhq1PPMG17FG+cpUbPfkhzlwak69t FsSSUr+giAfMUl9N03/qu1CSFq1c5UaP/OqYnrOnC9JFochjEAl3dXWFbt26QV5eHhsBA4P/x2ke HsZzog5JuOGzYJ8j7w8fvuy6XkZMKXxUyE4kRGHECq5cJknCG56jD4/ytpTl15ab1NU0sYXG61BX Jozeh7uxkT6UUkmpfxK9qg5s/E4N0Mv7W1dgFdx/uroKjld/pCq4bpLldgn8J73B1mv4ugEm1ZaC nxMPR//IBNymQ2tBuCgUZQwi4S+99BI89dRT8Mc//hGef/55Fvw/TpNuY06dOqX8U71CEm74xKXk wohl17mIbznd+GfOb727lcviVd+rGiJJEt7wYEvPN3u/4ev2Xug95ao3WpL9T1X1gnvuF2SS0rBg S0/I9Sl83eKY66ZCnqwXPOX6VjbcnlIoKQ1L9J6xfN3imOumgrwK7j5tsiBcFIoyBpFwOzs7uH37 dq1JTDTMCXkSJOHGkeCYDOgySX2iJuaeV6xyU+mM0rJS6LetH5PE4VbD2XjXcpHcd3AfXLp2SRBM St0SnhoOXTepR5zpuaUnJOUkKTeB0YEjolS1TXSEwqxoQSYpDU9+WhBfv267mkBJninsE6UQNL8d F8WiBBoRRZfBq2kGL1aPu+4/5W0ojNeNqDQ2UhXc9pM2kBcZKQgXhaKMQSTcVCAJN564BSZxCW8z +hioItKUm0snbLbbzCu157zOCRJJebLgQc01v2t8HU89NdXoR0tJC77CK7U0LnjjJCPMhq9jn+Of Gv2whVleN7iAJ15YRVXwRkiO723W5oPrOGh+e+UmMDrSXF3gRqsm6l7wX2YKskWhVBe9SXhCQgLY 2tqy/+O/N2/erDbSPMYASbhx5ebDSGg5Ui3iOGJKQqpuT+4rryiHT7d/yuQQx7ROzE4UJNJT5Qmq cJUwnVK/zDw7k4v4kYdHlJvCaCgryQf3fa2ZHHocaA8FGeGCQFKePNhjH3VvCRfxWJctyk1hNFSU l0HIsl5MDnFElOK0WEEgKbpJ0oXV/GBHPWyh8Z4z8OCH79W94J+0geyAAEG2KJTqojcJv3z5MrRp 04b9H4chbNKkSbWR5jEGSMKNKwlpebD1TNWIKXiiZkFRqXKzNQisxu6031lVBfesvgpOPeG6SUxG DAzcPVDdlrK5J4SnhCs3iVGQFnKVi2Gy73FBHim6C7b5SCe/YnLiHio3h1GQ5VZ1dcx46/lUBW/E FKdEQdiaL/n6zlUZ53kkWSp/NhwhSrjPb3MF0aJQaoreJNwUIQk3zkzdcoe3pvyy8x5UVDx5O0Np eSnrUUYp/Hbft3xccGVIwnWXW4G3+BVJhx4YCmXlZcrNYlCwCu6xvz0TQve9ragKrofkp6rAfY/6 app4RdLSomzlZjEoWIkNW9WfCSFe2bGEquCNnvwwN1BNfUct4pPfgkfZxnfOgMOgr5iA32zfEjJ9 vAXRolBqikElHIejevTokRBjgSTceDN00VUu4tvPeSk3Xb3AKji2REhV8Ms+lwVhlEISrtust13P 1/vKmyuNqj88LfhSVRXcj6rg+krMg/V8vYfdmmVU+0SW+xVelY07OlsQRkrjJMPpFF/vkVuHweNy 3fwCqgsKE+N5L7jf4t8EyaJQtMUgEo7yvWTJEnaZ+t/97ncawaEJjQWScONNdFIO9Jx6iou4k1+8 cvPVmdziXC6C/Xf0h8QssRdcCkm4boN9998f+J6v/9iMWKOQLjYiysFP1L3g+9pAUXaMIIuUxov8 app4MGQM4H4ZurKfuhd8ZhN2YRmlLFIaJ9jyE7b2Cy7iaQ7HjONzorwc7vTqqh6WsFUTyPDyFCSL QtEWg0j41KlT4a9//Ss7CTMtLQ2ysrI0YiyQhBt3XAISeX84XuI+J79YuQnrxGn301wCbwXcEkRR HhdvF/AJ9hGmUxoej2gPvv67bOgC+SWGv3KiclxwukS9foOtP+7726kPgva3NYrRUnJ8bauq4NZz BVGkNG6wP1w14yP1Npj0JhTFByk3kd4pSIjn44L7LV0EhQkJgmRRKNpiEAnHi/W4ubkpJxsdJOHG n/P2Ibwa3mmCNeQX1q+dKasgC7pt7MYEsM/WPhCbGStIIqXxc8r9FBfxaaenGfTKiRUVZeB9tBcT QK9DXUjADZRkP2t+IOR/+hvlZtI7IUu6q6vgMz6kccENEKyG56jswX/SW2w7hK7oY9DRUh6Xl8O9 gV9wCc/wpCo4pf4xiISPGTMGrly5opxsdJCEG39wxJTtZ724iA9acAkKi+veLyiXP7tAO0EOlTl1 7hTcstdeLafUP/GZ8TDxxES+LWxUNspNpTeSfY9x+Ytz2SLIIUU/wYOfMNtZfFvEu+8yWAtCXpAT +E9UX0o94fRiQRAp+kvskZn8F4n4UwuVm0pv5AQFcAH3WTCXquCUBkVvEp6eng4eHh4sLi4u8N57 78G2bdvA2dmZT8d4eT3ZSXa6hCTcNBKbkgszt9tzEV+w1xHKy2uvkGQXZkPvrb15FTwuM06QQ2Wo J7zxEpYSxtpRcHv02NwDojOilZus0cHKGl4sBqXP+0h3KM6JE+SQor/g1TR9jvasFPGmUJRlgH2i vIxdLIZVwae9BwXRfoIYUvSXktRoCFmuHqfdf8r/IC/YSbnJGh38pe7hqBFcwrP9/QS5olDqEr1J +NmzZ+E///lPrXnnnXeUf2owSMJNJ1GJ2fDlnAtcxA9d91NuToHjrsd55fWm6qYghdWFJLxxcyfo DnTe0JltkwknJsCjsvq1Fz0pyf4neOU1xnmTIIUU/Scj4jbfJnhghENH6pOCKC9eBU88v0KQQor+ k6uyB9X099k2CZzbFioeNex8oIaCJ2BKAu42dRJVwSkNjt4k3BQhCTetRCdlQ9dJJ7mI3/WMUW5S Dp78J10d86tdXwkyWFNIwhs/c87P4QdH+x33Kzddo4GtDj7H+lT2gneFIqqCG01inNZUHRw5rYPH j2v/pUsX4Cg5AXNaVVZd34aCSG9BCCmGSfLVjbwtJXL7cL31h+PnhNukcepxwds2h/yoKEGsKJS6 xiASXl5eDoWFVWe75+bmQlhYGKSkpGjMZ2hIwk0v3iEpbKQUNmLK2GMQlVT9xT6sHlhx0TvnUf3V MavL2g1r4fip48J0im7zzd5v+PYJSmr8URDwizUt6DIXPbxsulIEKYZLUXY0eFp14dsnK9ZRuQkb hfwIDy56iedXCiJIMVzwRM3wjYP49skNuKeXcwYyPNx5Ffzh2JFUBac8UQwi4WvWrIFRo0ax/+PF eV5++WV4+umn4dlnn4WcnBzl7AaDJNw0c9ouiFfD+844C6Vl5RrbtbyinI0HjoI3eN9gQQAphg8O W9hpfSe+jSoaufKJPZ6eVp2Y4HnsawtF2bGCCFIMm8KsSHDf01wt4ntbQ1lx435XVFSUQ+D8j7nk FcZQL7ixpTDKhw1XKG2jR9mNW8hDyXef8rO6Ct6uBRTExQlSRaHUJwaR8A8++ADc3d3Z//fs2QPd u3dnlfHt27dDr169lLMbDJJw0wyOmLLyyEMu4t8uuqqxXfc67OVVVmsXa0EAKcaRzXab+XbCFpXG JDPKnldZ4913CwJIMXxwtJQkn6N8O4XenKrcjDolN8iRy13CmcWs8qqUQIrhk+V2iW+nkGU92Ym0 jUWmjxe/OqbL+NGCUFEo9Y1BJPyFF16AoCD1T8zDhw+H1atXs/8HBgbCiy++qJjbcJCEm27iUnJh 6hY7LuKztt9lVQzMF7u+YGI3dP9QrVfHrC7bdm6DMxfPCNMpug8OWzj++Hi2rfBkTZdIF+VbVCeU lxaD+77WTOzc97aGgowwQQApxpOAc99zEU/yPabcnDoBe85xHGqpF7woIUSQP4pxBK9cGrN/Ahfx 1Nt7lZtTZ7j+PFZdBW/fErIDAwWholDqG4NI+A8//MDi5+cHr776Knh7e7PpNjY20KFDB+XsBoMk 3LQTFpcFQxZeYRLecuQROHpTBQecDvDq6jGXY4L41RY6MVO/8Y7xhu6burPt1XNzTygoKVC+TZ8Y eRUcr46plD6KcaUgPYRdRAm3l+eB9lCcE6/cpE9Mju8tLnWxR2dRFdzIU5QUDqqZlVfTnPwW5Ed4 KjfpE4Pjgt9s04xJuMf0KYJMUSgNiUEkvKCgALp27cqGJFywYAGbhj2Z2IqC4msskISbfrxDk6HL RGnElMPQbUMfdZ/x3sGs0qqUvtpCEq7/nPE4ww+cfj7+M5SW1f1iTLVR9qgQPK06qqvge1pAQXqw IH0U40tKwDlw29WEbTe8mqYuT8jDUTbC1n3FhA6vjonjUiulj2J8yQtyBNWUd3hbSnmxboeydB6p Hhcce8EzPD0EmaJQGhKDSPidO3cgNTVVOdnoIAk3jzj4xLJKeOsZs7jMnXQ7KcheXUISrv9gy9DM szP5trvsc1n5Vm0wGeG2VVVwj32C7FGMNxF28/i2i324SWcinuNTVQWPOThFkD2K8Sbeej7fdnHH f1Vu2gZTEBfLhiNECff6dZYgUhRKQ2MQCX/ppZd4T7gxQxJuPjl9VwWfrFVfBKbDqt4QEBshyF5d sufAHrhw9YIwndK4watp9trSi4t4RGqE8u1ab7AXHC/+wkRud1MoyAwXRI9ivMHRUrwrx3V3290M irKilJu43qDIh68fWFkF/wiKUyIF0aMYd0JX9uMinut3R7mJ6w3+MuI49Bv1sIStm0K660NBpCiU hsYgEj5//nzYv3+/zioXjQVJuPnkuPM5LnCtJi+G0WuuQXxG/U7KpBg2OGyhtA2HWQ174qtppoVc 5ZXUONdtguRRjD9ZUffYAZR6OzaFskdPds5AbsB9qoKbeAqivEE17T22DQN/bQUVj4qUm7lelGRk MPlGCfee+4sgURTKk8QgEu7g4ABvv/02DB48GK5duwb379/ncXTUz0UY6gJJuHkkLCGZy1vHtV2g xU9WrEd87p7bkJSdJMietuD89f0bim6C6/23y7/xbbnz3s4GH8jjOSg+R9VVVDy5Tyl3FNNJgsde fjAVdntOg/cJ/LvQVZ+qJXzqO1CcHCEIHsU0knJjGz+YCln5aYP3CfycuDegP784T7oLVcEpuo1B JBwF/L///W+1eeedd5SzGwyScPOItfMFLm5Hnc7Dp7PP8BFTtp93FmRPW6gn3LBJzE6EgXsGsm2J wxa6Rrkq37Z1IiXwAhe3aMe1gthRTCd4YSXf45/x7ZkVfV+5uetEQYQn+E96g4lb7NHZgthRTCcl 6bEQtXNkpYi/ARnOp5Wbu07kx8dxAff8ZTpdHZOi8xhEwk0FknDTT1hiMvSs7CVGaXMLD4S7PgHQ edIJJuJtxxyD256BguzVFJJww8cn1gd6bOrBtunA3QOhpLRE+dbVClbF/E5+yYTN61BnKMqhq2Oa evJSVHy0FM/97aAkt/7DFoYs7aGWtsn/g4JoX0HsKKaVghg/CJjZRL1NJ70FpTn1GwwCPycejvmp qgru7iYIFIXypDGYhOPPPBcuXICNGzey2+Xl5RASEqKczaCQhJt+DjudqqqCPzgDvtERLKfsPaH1 KPWFfD75+TiEJMQKslddSMKNI3vu7+Hbdd7Fecq3rlZSgy5WVcEdVgpCRzG94NU05cMWBl8Zy06o qytFCcH88ufxJ+YLQkcxzWS5XqxqS1nSDSpKCpWbvkZyggO5gLtNHAeFCfGCQFEoTxqDSDiOE/7u u+9C27Zt4amnnmLT8Kjz008/hYMHDypnNxgk4aad8MRU+Gz750zUem3pDV4RoVzCMVvPOfEravaY dhKiUmsfN5wk3DiCbSmTTk5i27bThk5gE2CjfPvWiN+JL9QVU6vOUJQVLQgdxXQTdGU0P8BK9LJS bvpqqSgvhaAFn1RWwd+C/HB3QeYophlsS4k7OpuLePLVug1lifN4zJhcKeFNIEvlL8gThaKLGETC f/rpJ5gwYQKrhj///PN8Op6Y2aJFC415DQlJuGln3/1jvFq6x/6QhoBjfKLC4dc9t7mIj1x9DWLT EwThk+f6revg6OooTKfoP/7x/tBvWz+2fXtu6Ql5xXnKt7BARthNWS/4KkHiKKadouwY8D7cjW1f 972toSAjVLkLCBTFBXBJiz+xQBA5immnKDEMAue05ts4P8xFuQsIoHRLVfAHI76HwniqglMaJwaR 8BdffJGPEy6X8ICAAHafsUASbrqJTsmEr3YOYIL2+Y4vBAGX4hkeBoMXXuAivuaEIyRm0egnppKL 3hf5gdaQ/UOgtFz71TR9jvZmguaxvz0UZkYIEkcx/aSHXAO3Pc3Zdsbef6x010RFWWlVL/ikN6Ag 3EOQOIrpB3v88VcO3M5B8z+GsoJc5a7AwSq415yZ6qtjtm0OeZERgjhRKLqKQSS8W7ducObMGfZ/ ScJxx1+9ejUMGDBAMbfhIAk33ey2P8TlbMvt3YJ8y+MSEgIfjzvORfz4bY8ahyG0uWsDDzweCNMp hsvCKwv5tr7gfaHGn5uz4114FTzWeYMgbxTzScTd3/i2jrjzm3JX4OCY0lKFNO7oL4K8UcwnieeX 820de2RmzZ8Tsl7wB8OHCtJEoegyBpHw7OxseOaZZ8DGxoZJeE5ODsyePZtNKyp6soH1dQlJuOnm q13qYey+3DWAtZ0oxVsZ99AQaDP6KBdxO6/qR0yhnnDjS1RaFHTd0JWLeGRapPKtDI8rysBjfzu1 mO1uBgUZdHVMc05RTjz4Vvb+48maNV1NM2zVZ1zMCmL8BXGjmE9K0uMgZHlvvr0zXc4pdweG56yp aglv1RRyQkIEaaJQdBmDSDiC7SjNmzeH3/3udyxNmzY1ukvZk4SbZuRV8E23dgrCXV1Q1C85+0Cr kWoJ7zTBGgJiogXhIwk3zrhHufNt/tXur6BIcZW83EQvXhmlq2NaRrJjnfk299jfFspLNfeJvBBn LmTR+ycySVOKG8W8UhgbAKrKYQsDZjeFskLN80iw9eRmm2ZMwnF4QqUwUSi6jsEkXCIvL4/FGCEJ N818WdkL/uXOr8AzIkQQbm3ZeNqRV8O/mnceEjI1L21PEm6cwfah7Xe3Vx182W3i7+PyshLwPNix UsiaQn5aoCBsFPNMgud+LuLqYQvL+X4RselbtYRPfReKksIFYaOYZ9LuHOQHX+Hrv+b7A+I+5Wd1 Fbx1U8jwcBeEiULRdQwm4diSsnz5cvj+++9ZVqxYwaYZEyThppdDjifr3AteU6Zvs+EiPmbtdQ3Z Iwk37ny7/1u+/e+Hqq+cKK+IUhXcsoKjpQRe+IFv/4ywG2yfyA104CIWtXsMVcEtKLito/eO49s/ xWYH6w/HccBt2rVUjws+5WdBliiUxohBJDwxMRH+/ve/Q8eOHWHq1Kks+P+XX34ZkpOTlbMbDJJw 00p8ai702dKXCRiOD45Xx1QKdl3iGREG3y+9xEV85bH7/ETNwMhACIsLE+SPYhwJTAyE3lt6s31g wO4BkJGbDL7H+/Le4Py0IEHUKOadvNQAcNvTgu0D7ntasLHhI7Z+zwRMNf0DKEoMFUSNYt4pjFVB 0Pz26n1gyv/YeOIu40ZV9oI3gVQnR0GWKJTGiEEkvHPnzjBp0iQ2TrgE/h/HDseRU4wFknDTyjm3 67wKuvPOAUGu6xPHgCDoPf0Uk/CWI4/AeQffGkdMoRhXDjod5PvBgn39eRU05sF6QdAolpH0sOv8 apoBVgNkVfDRgqBRLCNZHlf5fqCa2Qps2rVgEu4+fZIgShRKY8UgEv6f//wHAgMDlZNBpVLBa6+9 ppxcIziqiq+vL/j7+9c4qkphYSF4eHhoBK/YWRdIwk0nkUnpXLx6bO4JruEBgljXN9fd/KDd2GO8 Iu4cFAobt2yEE2dPCOJHMa5MOz0NOq//BC5tb1pZAW3JRshQyhnFMoKXtQ++PJbtCz6z1JenV019 FwrjgwQ5o1hOEk4vAb8Jr8Ptzu/yYQlT7t8TRIlCaawYRMJPnToFY8aMgdLSqoso4P9Hjx4Np0+f 1pi3JvLz85nMY+W8ffv28NZbb1U77qe3tzf87W9/Y5V3KTExMcrZqoUk3HRyyfMWl/D9948JQt3Q nLnvxSW85U9HYO6ipdQTbgLBYQpn7+zOpMt150cQbDdPEDOK5cV7d6eqKvgeqoJbeopTIsFvGlbA P2QC7jphjCBJFEpjRm8SfufOHfj88895Xn31Vfjzn//MesEx+P9//OMf8M033yj/tFqGDRsG06dP Z+KNrSwdOnSAffv2KWdjEv7+++8rJ9cJknDTSFRSOnSRjRPtGqYSZLqhwaELt198wEV86NhfSMJN JF4nvmQSbr/jI/h8+6dQmBMnSBnFshKyvCcTcL+Jr4PPwZ50QiYFXEZ9z6vgXmPeh/yIYEGUKJTG it4k3M/Pj42GUlvWrFmj/NNqwXHFr1y5wm+fOHEC3nnnHY15EJTwf/3rX7Bu3TrYuXNnjW0r1UES bho563aNC/gBh+OCSD9pvCLDYNy6a1zCf1u7XRA+inEl3PcU7wVft7ml+jyB29QTbsnJi3YH/0nq VhSvBW+zfSP06kRByiiWkyxfFy7gd7q9y1pTIrfR+OAU/UVvEq5rXn/9dXjw4AG/7e7uDs899xyU l1eNA4sEBwezFhSU9Hnz5sGLL77I5q2J7777jger6yThxh2sgvff/jmTrE7rO4N7A0dEqS3ekeHw 5a9n4ZvR8+DTUStg7QlHQfwoxhOvkwPVveAHPobBu9T7B8Y/0kmQM4r5pzgnHoKXdOOtKH5Wn6kP 0nY3gzS/C4KcUSwjHjMmcAn3m/EJ3z+Sru4UZIlCaYwYTMKxhQRPkrx16xbY2try3L59Wzlrtbzx xhvg5OTEb7u6ulYr4Urmz58PvXv3Vk7mYLVcyo8//kgSbuQ55nyOC9aOJxwRpbY4BwVDz6knWUW8 9agjcMLOS5A/iuETqTrHq+Aqm1ngrLrB95Evd34BqanBgqRRzDvyKnj0gfGQHnAV3Pe2YvuIx762 UJQSIQgaxbyT4e7IBdxhyFeQ4XkPAmY3Z/tIwMwmkKOii/VQGj8GkfCwsDD497//Df/85z/hww8/ hI8++oindevWytmrpWXLlnD+/Hl++8CBA9CiRQuNeaoDe9Oxil4XqB3FuBOdnAkDdw9ictVna19B mhsjx2/eh45jDzIR/2T8cXAODBUkkGLYeFmrhyV0398WYqKcIS7eB/bc3shFfMXV39hoGUpRo5hn irPjIGSZuhcck+lzFfJjPSHOaXPVwdrpIVCcFi2IGsV84zVnGr86ZprzHcgJ9ITEKzv4wVrI8n5Q mJAgSBOFossYRMKbNGkC06ZNq7VqrQ38e7zSJj4G9nmjwF++fJndh1Vx6aI/WVlZUFZWxv6P8379 9dfw008/aTxWTZCEG3cOOZ3iYrX+5lZBmBsjS1eugEm/bYBWo9QnanaZZA0RyXGCCFIMk6gQGy5W AbfmQnyCL0tMnBd8u099wIa56X1WkDWKeSYntOrqmJF7xzABx+TFuEPg+RF8f0n2OEwnalpIMjyc eBX8/tefQ3aAB5NwTOSO0Xx/ibVeJEgThaLLGETC8aRKHNv7ScAhDXFoQnwsrKb36tWL34dCbm1t zf6PbSX//e9/4bPPPmMnaL777rt1vionSbjxJi41BwbvU1+iHK+OqZTlxgpK+G6rg7Dy2D0+Ykqv aacgNj1BEEKK/uNxqJtaqva0gJhIRy7hmKhYD+i1uSfbZ3pv6QWJyQGCsFHMK9gLHrbuSy5VWX43 uYRjssLseVsKJifqoSBsFPOL1y9TeRU89YEdF3BMlp8LBMxtp95nJr/NpinFiULRVQwi4aGhodC3 b18oLi5mveHKGAsk4cabQ45VVfBV1zcIstxYkSQc/z9x4w0u4vj/xKxEQQop+ktcrDuXqUC7hRoC LuXUgwN8v5lsPZ7aUsw82QF2XMAjtg7VEHApaf6X+H7jc7QPtaWYeXICPKp6wQd/pSHgUlLvngT/ iW+o951Jb0F+TKQgTxSKLmIQCUfmzJkDf/rTn+Dvf/87vPzyyzz1uWJmY0MSbrwZtHdIZRW8P3hH hgqy3FiRS7h7WBj0mXGai/jeq66CGFL0k6SseHDb14bLVEzEfUHAMdgfPu3Ez1zE993dIogbxXwS sWVIpYS/ATkh9wQBV7eleEDIlYl834m+t1IQN4r5xH3az1zCk+1vCAKOwfaU2BNLq9qYto+i/nBK o8QgEv7bb7/BSy+9BCdPnmT9225ubjw4YoqxQBJunLF2Ps8lau2NzYIoN2bOXLkE1+zv8NsOAUHQ amTlFTVHHoGLD3wFQaQ0fmIiHaqq4HcWC/ItT1i0Kwzc9QXbf7pv6g6xib6CvFFMP1n+N7lEha0f yGRbKeBVIu4Ongc7qfeh3c0gPeCKIG8U009uqC/cbNecCfiDH74V5FueLL+HELSwaljLNKeLgkBR KE8ag0g4Xhnz4cOHyslGB0m4cebLnQOYQPXb9hm4hgUIoqzv2Hj4Q5vRR/mIKY6qEEESKY2XxKx4 8DzSq6qSGW4viLcyNz1O8wO5QXu/FgSOYvqJ2D5MLVBT32EnZyrFW5mMwOvgvrcl24e8j/SAouQw QeIoph23SaN5FTz+2jlBvJVJd7XlEh4w40PIDfISJIpCeZIYRMJ/+eUXdvEcY4ck3PhyycOWy9NG 2x2CEDd2zl6/Ctfv39WYhpe233/NBVqNUov4p7PPQHB8jCCLlMaJxogot+cJwl1T1l9fVvWLyvWl UJQbL4gcxTSTraqSp/CN3wjCXVOi7izm+1LI1QmCxFFMN/lRgWDzcSsm4A9HDxeEu6YkXtnO+8PD Nw6Fwvg4QaQolIbGIBJ+/fp1NlLJsmXL4OLFi3D16lWeGzduKGc3GCThxpWYlCzotbk3k6ZeW3qD c6ifIMmNHXlPuDIL9tvx/vBhyy5DfCadqNnYwV5w75MDqnrBox4Isl1TwqPdYOj+wVzEvcLuCjJH Mc1EbP2OSZNq6juQHWgnyHZNwZYV1enBlftTE0j2Oi7IHMX0gkNPuv08ilfBYy+eFGS7pmQHuEPo 6qoRdhIvbRZEikJpaAwi4XhBHhxasLq0bdtWObvBIAk3rtj4OnBh2np7tyDB+og2CceMWXuVi/iM 7bcEaaToNlGBl7mAq65PFUS7trgG2kKXDZ0r+8O7QXJKkCB0FNNKTsh9Lkx4YqZStGtLZsgtdhVN 3Kc89reDwqRgQeooppWCmGC42a4FE3Dnkd8Lol1bslVuEDC7hXq/mvIOZPs+EGSKQmlIDCLhpgJJ uPEkOjkDum/qwWSpy8au8CDERxBgfaQ2CfeKDIMvfj3LRXzfNVdIyk4S5JHy5EnKTgTvM9+qJXxP S0Gw6xprx3384G7BhdlQmBMniB3FdBK+foBalia/xU7OVEp2XRLvvIMf3Pkc7Q3FaTGC2FFMI1gF d58yjlfB4y6dEiS7Lkm2Pcyvphm8tDcUxsUKQkWh1DcGk3AcDzwtLQ0cHBzY7cePH7MrWuK/xgJJ uPHExvc+F6Udd/YL8quv1CbhGMeAYGhXeaImxj0knES8ERIRUDW+s9/lcYJc1zWx8d7w9a6v+P51 zfOkIHYU00hegi+vgkfuGC7IdX0ScuVnvn8luu2jq2maaHJDfLiAO333tSDX9UnkjjF8/4raN1kQ KgqlvjGYhL/zzjvw9NNPw+9//3t2G+X7888/h+PHjytnNRgk4caR2JQs6LftUy5JDw3QCy7FNUgF 7iGBwnRlLjh5cwlvPeoo+EdHCRJJebL4nB2qlqR9rSEuzlOQ6/okMsYDelZeTbPbxq4QHe8tCB7F +BO6sg+XpEzvK4JY1yc5EY7gxq+m2YSupmmi8fp1OpfwhJsXBLGuT7L9XSF4UVf1PjbpTcjychCk ikKpTwwi4ePHj2cpKSmB559/nk+3t7eHVq1aacxrSEjCjSMXPGy4gG+6tZONRqKUXmOLNGKKJOI9 pp6EkAQaMUVXiQq6wquU/lcnCFJd3+BFfG56VF2FddzRkXQ1TRNLQXIgu7ohq4Lv+kmQ6oYk1fcs 38+8D3WDwuRQQfIoxpssP1cu4A7ffA7ZKndBrOubNIfzfLSUgFnNqC2F8kQxiITjhXpUKhX7v1zC AwMD2X3GAkm44RObmg2D9qhHsMALq3iEBwvCq89s37sHjp8/K0yvLt6R4bD40F0u4j+uvAKx6QmC UFLqH29pBIt9bSAm0kmQ6oZm7tkZXMR32m0QRI9inCnOiYcQWRU8w+OCINQNCY6WEnFrARfxiNu/ CaJHMd74Lv6VS3iS3VVBqBuauJPL+L4WvvFbGraQ0uAYRMK7dOkCZ8+eZf+XS/i6detYS4qxQBJu +JxyucylaMW19QavgtelJ1wer4gw+H7ZJS7iCw/epf7wJ0xU6C3WHsCq4NenCSL9JImM9YBBe77m B31+EY6C8FGMLyjLvBd85whBpp8kudFu4H24BxfxVL9zguxRjC+ZPi5wo1UTJuD2n/fWSRVcSra/ C4Su+pzvc6l3rAW5olDqEoNIeEhICLz66qtw+fJleO6559jl6jdv3gzPPvssxMXFKWc3GCThhk1c ag58f2A4E6K+W/saXMAx9ZVwDFbE+808XTViylVXQSwpdY/XiS/UQrS3JUSH1X51zPrGzvs8dN3Y le13A3d/BQU0WopRB6vg4ZsGVVXBPS8JIv2kyQq9A+6V/eHeh7pCfrxKkD6KccV38Vx1Fbx1U0i+ d1MQ6SdNutstNlyhuj/8LcgN9BAEi0KpLQaRcOTmzZvQokULeOWVV+Dll1+G5s2bw61bt5SzGRSS cMPmlMslXgVfdHm5ILeGSEMkHOMUGAydJlgzCW816gjc8ggU5JJSe+JiXXkVXHVzliDQusrWm6v4 vrfwwhzqDzfi5IQ5VrUGbBokCLSuEm2/glfDgy6NptFSjDg5AZ5MvlHC7331qSDQukqyjRXf98LW DIDC2GhBsigUbTGYhJsCJOGGS0JaHnx/YASvgntHhQlia4isWr8O9h89IkyvS87e92IjpaCId/zZ GoLjYwXJpNScpKxEcD/cTS1Cu5tCdJidIM+6Cp6oOfzAd1zEfcLvk4gbYXCbRO78gYtQlspGkGdd RnW2clz6XR9BguteQf4oxhGf+bPUVfBWTSDR9pIgz7pKdoAHhK6quppmwrl1gmRRKNpCEq4FknDD 5Zz79aoq+CXjqIJjsCXmSdpiNp1xlI2YckoQTUrNiU/y4wKksv2VibJSnnUZz2A7vg9iUlODBQmk GDY5wXe5AAUv7wW50e6COOsyOZHO4L63DdsHsT2lOCVCEECKYYNXx7zRppl6RJRBXwrirOugiKtm Nq06EPSyF0SLQqkpBpHwjIwMeP3119k44b/73e808qc//Uk5u8EgCTdchuwbysSn15be4BZe+7jc phIU+Hl77biID1xwHhIyEwXhpGgGr47pITs5Ljr0tiDNug5K/oWHh7mE/3x0NBTlxgsiSDFcovaM 5j252aEOgjQ3RrACLu2HPkd7UVuKkcVz1qQnvjpmfZPqeIlfTTNoYWcoTIgXZItCqS4GkXDsBZ81 axa7YmZRUZEQY4Ek3DC56n0XOq3vxMRnxbV1gsgaMivWrIa9hw8J0+sTj7Aw+GnVFS7ivx2gEVNq S0yUU1UV3GZWo1fBpcTEecFk6/FcxM+7HhVEkGKY5ATdBf9J6vGaQ1b2YyOkKIW5MYLPE3p9Ot8f o+yXkYgbSQrjQsGmQ2v11TGHDRJkuTETvX8ar4ZH7Z0oyBaFUl0MIuHvv/8+BAQEKCcbHSTh+k98 Wi58tWsAE54em3uCU4i3ILGGTENPzFQGT9TsNf0UF/Hjtz0F8aSog73g3qe+rqqCh90VZLkxExbt Cj02dWf7ZPdN3SAwylkQQor+w6vgU96GLNUtQZYbM9nhDuB9uDvfJ7MjHAQhpOg/HjMm8ip49Jkj gig3ZrJVrhC8tLd6n5z8FqTdPycIF4WijEEk3MXFBYYOHQp5eXnKu4wKknD9xz7AlVfB19zYLMir oaMrCcfYeaug9Si1hLcceQRue9KIKdUlOgzHBVfLjt/VCXqrgsuDwxZ22dCF7ZejDv8AeVnRghRS 9JecMCcmOmxUinVfCpKsj6T5X+D7pZdVZyhMDBKkkKK/FCVG8Cr4g2GDWa+2UpQbO2mOl0A17T22 XwbMbAoFMZGCdFEo8hhEwpFJkybBX//6V+jQoQN0796d59NPP1XOajBIwvWbmJQs6LOlLxOdbhu7 wf0gT0FcDR1dSjjmvJM3tKocMaXzRGvwCo8UJNSSg73gPudHqGVnd1OIiX4oCLK+8tv52bwtZYvt GkEMKfpL5I7hlRXHtyHT+4ogyPpK1N0lXMTDbeZASXqsIIeUxg+2A3n9MrWqCn76sCDI+kr8mVW8 LSV09ZdQQJe1p2iJQSQcr4yJ44PPnz8f9u/fDwcOHOA5dOiQcnaDQRKu39wNcOWSs+7mFkFYjSF7 DlnBqcsXhekNDZ6ouebEfVYJRxH/esEFiEqNF2TUUhMVcpNLju/5EQapgsvz7b5BbP/EX2s8Q+0F OaQ0fvLjvHkVvDHHBa9LcqNdwetQ5bCZeDVNn1OCIFIaP/nRQXxccIfBXxmkCi4Fnzts7ddcxFPt jkFhQoIgXxQKxiAS/tJLL4Gnp6dystFBEq6/xKZmw2c7PueC4xjkJQirOWf8+mu8P3zM2uuQmEUn auLJqn4XflQLzp4WEBfvLUixvuMaaAtdNnRm++mAXV9CQXasIImUxk34Rklw3oAM93OCGOs7eTHu 4L6nJdtPcdjCggS6mqY+g1Vw3yWVV8ds+RHEXDghiLG+k+F+B/yn/I+LeK7KXZAvCgVjEAkfN24c u2KmsUMSrr/Y+jnxKviaG5ueaCzuxswNB3u44/pQmP6kwdc7eOEFLuLz99kJUmppiQ6x5RVGn/PD BSE2VHbYruP76iTrsYIkUhovRRkRvAoesWWo3kZEqS0JLrv4vhp44QdBFCmNl9xgby7gdz/rBVkq d0GKDZGUuye5hAfO7wCF8XGCgFEoBpFwPDHzww8/hLlz54KjoyN4eHjweHl5KWc3GCTh+gmOiDJo 7xAuNs6hfoKkGkt03RMuz8PgYOgzQz1iCl7a/sQdL0FMLSm+F37gVfCYKGdBhg0VHLZwwvEx/Feb +6prgixSdB+8Ombo2i+42KS7nBJk2FDBg4GAs99xEY91XC/IIqVxolq9mEt4/PXzggwbKtkB7hC5 cyzfX+NPrRAEjEIxiIS/9tpr8I9//ANeffVV9q88b7zxhnJ2g0ESrp9c9rzNBXzR5ZVGWwXHNKaE Y667+UH7MceYiLcZfRQ8QiMEObWERIffZSdiotD4XRojiLCh4xVyF7pv6sr2WRw1ha6m2fgpSA2R VcG/NZoquJScCEfwOtSV7bMee1tDboy7IIwU3SY7wJP3gt/p3RWy/FwFGTZksvxdIWBWM7WIT34L Mh5cESSMYtkxiISbCiThjZ/41FwYYTWSyQyOC+4VGSqIqTGlsSUcc/SWG29L+Xj8MQiKjxEk1dzj c/ZbXgWPDrUTJNgYcsGl6mqao2nYwkZNcW48hG/+tqoK7mo8VXB5kjwOgduuJuoTiY/1E6SRotsE rF2qroK3agIJtpcFCTaGpD24Aqqp77D9Nmj+J5AfFSaIGMVyQxKuBZLwxs9FDxsuMnPP/yYIqbFF HxKOWXfSgYv4wPnnITwpVhBVc01sjCu47W7GRMb/2kRBfo0lsXHe8OuZ6Xz/PeG0X5BHim6CVW9J wMPWD2AnQyoF2FgSbjObt6VE3J5PV9NspOQEecPNds3VVfB+3SHb300QYGNJzOE5fP+N2jVOEDGK 5YYkXAsk4Y2bhLQ8+Omwure295be4BkRLMioseWWsyPc83ATpus6XpHh8POG61zEZ+64BXEZiYKw mmO8Tn6llpjdzSAq+KYgv8aU0CgX6L2lFxdxvwhHQSApTxbsBY/eN4ZLTIbnRUF8jSk5kc7gc7R3 pYg3gawwe0EgKU8e1cpFvAoed/WMIL7GlpAVn/J9OPWOtSBjFMsMSbgWSMIbN1e87Li8/HJugSCi lh6P8DDoO+M0F/GNZx6wYfuU0mpOiU8JBrdd6l5w/+tTBek1xngG20HnDeqrvH63fzDkZEYKIklp eHLDnbm8BC/rYXS94NUlXXWJn9PgtqsZXU1Tx8mPCgSb9i2ZhN/7qp8gvMaYDNdboJr2PtuP8Wqa 1JZCwZCEa4EkvPGCVfARVj8xcem+sTt4mEAVHLNx+3Y4fOqkML0x03niCS7ip+y9BXE1lyRmJYLn 0V78p/yooBuC8Bpj8AJCSy/O5QeU624sY9VbpUxS6h9cjzGHpnAJzw60E4TXWBP3YDPfl0OvTqS2 FB3Gd+Gcqqtjnj0mCK+xJv78er4vBy3sAgXx8YKUUSwrJOFaIAlvvNz2f8ClZf6FxYJ4Gmv01RMu zz2/QGg3Rn1p+zajjoJbSJggsOaQuARfLi3+1yYb/OqY9Qku67d7v2H7Mw5beM//iiCUlPonN/wB uygPk5YFHSA32nh7wZXJjXaTtaV8BMneJwSZpNQ/RclRYPNJG/XVMQd9YdCrY9Y3uKwR237kIp50 dYcgZRTLCkm4FkjCGy9D9n3HhKXrxm7gFOwjiKexxhASjjls48qr4T2mnoToNPO6tD222Xif/qaq Ch5sI4iusccn9C702Nyd7def7/gMcmm0lCdOtFQFn/QmZAfeFkTX2JMd4QBue5qzfdodhy2MdhOk klK/eM+bxavgkcf3C6Jr7Mn0ugeqGR9yEc8J8BDEjGI5IQnXAkl448QxyJNVC1FWllxZJQinMcdQ Eo5ZdsSei/g3C84LImvKiYly4gKO44KbUhVcnv13t/JfeKaemCBIJaXuyY18CP5T3maiErKspyC4 phDsX5cPW6g6OxRK0mIFsaTULcXJUWDbqR0TcMchX5lUFVyeFLvjVW0p8z6m/nALDkm4FkjCdZ/Y lGz4atdAJil4kRP7gMYfaUSXWbFmNew9fEiYro94R4bDxE03uIhP3mwDCVmmP2IKVsF9L47kEh4d bi/IrakEDx6mnZjA21IuuB6l/vAGJvrAz7wKnmnkI6LUlqCLo/j+HXN/jSCXlNqDPfW+v/1SVQU/ sleQW1MJHjxEH5jBRTz2yDxBziiWEZJwLZCE6z7YeiJVCpddWSOIJkV7XENCWRVcEvEdFx+a/Igp MRH2XFB8zg412Sq4FN/Qe/Dptr6V7VZdITE5QBBMivbkx3rxC5yErukvSK2pJTfKBbwOd1e3pexp Cdk0bGG9w3rBP27FBPz+159DtspdkFtTSpbfQwj8tQ0X8XTHC4KgUcw/JOFaIAnXbWJTsmDgbvXJ a503dAb7AFdBMo09rkEqcA8JFKbrM/Z+gdB5ojUX8WsP/QSxNZXgAYT/lfFqCd/dDGJi3ASpNcVc dbPmB5uD9nxN/eH1TOTukbwKnv7whCC1ppgUL2twr+wP9z7SC4pTowTRpFQfrIKrVi/mVfAo64OC 1JpiMj3twX/K/9i+HjinNeSFBwqSRjHvkIRrgSRct7kX4MHFZPHllYJcmkIM2RMuj62nP7QaqZZw jEtQqCC4ppBoWRXc69Q3Jl8Fl2eJbNjCo467qS2ljilMDQX/ae8yMQnbMECQWVNOhO1cvr+HXptM wxbWMTguuCTgd/r1MPkquDxxxxfyanjktp+gMCFBEDWK+YYkXAsk4bpLfGoufLvvey4lDkGeglia QoxFwjFn73lxCe88wRoikuMEyTXmYBXc78o4XgWPNZMquJSIGDfotrEb3+d9wh0E4aSICd86lEtJ mtNRQWRNOXiipu+xz7iI49U1ScS1B9dP8LZ1XMJjL54QRNbUE7K86mqaydd2CaJGMd+QhGuBJFx3 sfVz4jIy7/wi8IkKF6TSFGJMEo7rcOHBO1zEv196yaT6w2OjHvBRI3zOfidIrDnEJ9SejwTUf/un kJUZIUgnpSrFOfHgX9kLHr5+oElcHbO+SQ+4ziXcbXdzKEwKFsSTUpXcUF+40bopE/BbXT6GLD9X QWJNPZnejqCa8ZFaxKe/D/mRNFqKpYQkXAsk4boJXh1z5JExTES6bOwKrmEqQShNJcYk4RgU8RHL L3MRn73zliC7xho/PiJKU4gKuyMIrDkE22t23VrHD0BXXl0oiCdFHWzXidg+TFYFPyIIrLkk3nkb F/GAM99BSVqMIJ8UdYK3b+BV8PgrZwSBNZckXtnO9/2QJb0EWaOYZ0jCtUASrpvc8LnHJWTm6Tkm WwXHWFkfh7PXrwnTDRn3sFD4cu5ZJuEtRx6BLWcfCMJrbImNc+cXMcHhCZXyam4Ztv9btv93Wt8R bnieFgSUkggFyUH86phhaz+HPBO6OmZ9kxvtCgFnv+cinuRuJcgnRV0Fl0ZEwfHBzbEKLgWHLYzc MYaLeJz1EuoPt4CQhGuBJFw3GXdsIhOQHpt7gnt4kCCRlCfPHZ8A6DHlJBPxtmOOwnUXf0F8jSk+ 54dV/hzfFCIDrwnSam7xD7sPfbf2Ye8DvJpmUkqgIKGWHKyCx1hN5AKS/tBaEFdzS3a4Ax8tBQ9I syOcBAm19ARtXq2ugrdqArGXTgniam7J9LoPgXPbV74P3oBs3weCtFHMKyThWiAJf/Lc9HXgVfDp p2cL8mhqsXG8D3fdXYTpxpDT9zyZgKOItx97DPyjowT5NYbEJ6l4Fdzv8lhBWM01R+/v4u+FicfH CiJqycmL8eQCHry0h1lXweVJ8TnJDkTxveB/ahAUp0QIImqpyY8MANtObdUjovTtJgiruSbl7kn+ XgiY3QLyI0MFcaOYT0jCtUAS/uQZe3Q8k47um7qDS6jp9oJLMbaecGV2X37I+8M/HncMwpOMa8SU pKxE8DkzuPJn+CYQGXBJkFVzzuzTU7mIWz/YL8ioJQar4LHWs7l4mPrVMeuboItjeFtK1N1lgoxa agLWLjO7ccHrmtij8/n7IcZqNhTGxwvyRjGPkIRrgST8yXIv0J0Lx4wzvwrCaIoxdgnHLLKqGjHl 20UXIS4jQZBhQyU+JZidiKmugo8RJNXcExblCp9u66c+MN3YDdLSQgUptbRg1ZtX/ua0tJgquDze h3tyEc8Mvi0IqaWlKCEcbnVpzwTc/os+gqSae7L9XSDgl1b8fZF2/4wgbxTzCEm4FkjCnyzDD/5Q eTJaZ3gY6ifIoinGFCQcT3z95rcLXMSXHrY3iqELcRm8zwzhshEZeEWQVEuIjecZfnCKIp6XFSOI qaWEVcFP/FrVAxt0RxBUS0hm0E0+XKfXoW4WP3a437IFvAoebrVLkFRLSJavM/hPeVv93pj8NuSF BwkCRzH9kIRrgSS84XELC+DjI889v1AQRVONKUg4xi00hLWjSCJ+8LqbIMX6Tly8Nxdw3/M/mtXV MesTfN2bbqzgIr7ZZrUgp5YS1gs++S0mGoHz2llkFVxK5O2F/P0RdPEnQUwtJXgAcrtrBybg9wZ+ xkYNUQqqJQRfd8LlbbwaHrHpe0HgKKYfknAtkIQ3LDgu+Lf7v6uUjE5wV2WcJzI2JHdcH4Kjj2lc 7dMpMBg6jFeLOJ6wecXZTxBjfYZfHROr4EE3BDm1pIRHu8GAXV9yEfcMvSsIqiUk9vgsLhkZFtYL rkxetCuoTlf+UrS7KaT6nhUE1RLiv2Ihr4KH7d8uyKmlJXT1l/w9knhhoyBxFNMOSbgWSMIbFu+o MOi8oTOTiwUXlwhySNFfzjp48RFTuk4+AZ7hEYIc6yMx0c5cwH1OD2ZVcaWYWlrcg25zCbfEYQvz 431BNf09JhfBS7sLUmqJyQi6Ce57W7H3ifuelhZ3NU2sgku94Pe+6gdZ/m6ClFpasrwdIHBOa/Y+ UU3/EHJUroLIUUw3JOFaIAmvf+JSc2Dw3qFcLm77PxDE0JRjdeI4nL1hXBfrqS2bzzjytpQv5pyF 6DT9n6ipujGtUsKbQHSYvSCklhhsSzl4dxt/ryy8OIf1SCtl1VwTc3hq1YlnD44JQmqpiX+4kx+w qk59A8WpUYKsmmNQwAM3rqqqgh/cKQippSbp+l5+IavgxT3oIj5mFJJwLZCE1z8uof5cKuZfWCQI oanHVHrClZm9y5aLOF7mXp8nasZEPeBS4WX9BVXBZUER/8lqOH/PXHa3FmTVHFOYEgyqGR8yqQhd 1VcQUUtOXow7BF0cyd8zCS57BGE1xxTGh8HNts2ZgN/t18Osr47ZkETtqbqYVeyRuSTiZhKScC2Q hNcvWAX/8dBoLhR3VA8FGTT1mKqEe0eGw/Dll7iILzlkD4l6EnHVzem8zzUm0lEQUUtPRIw79N3a m71nem/pBXGJfoK0mluiD/zMhSL13n5BRC092eH3wWNfGy7ieFspreYUrIKH7tvKq+CRx/YLEmrp yfJ7CIHzO6jfN5PegmxfZ0HoKKYXknAtkITXLw6BnlzAZ5nJuODKmKqEY1yCQ6D7lBNcxC86+TV6 RTwuzr2qCn7yK0FAKeqcfXiIjyY09shIKMqNF8TVXFKcHQOqGR9UVsE/FQSUok560I2q8yiO9Iai 1EhBXs0lBVGBXMBtO7WjKngNSb1/FvwnvckPYPOjwgSpo5hWSMK1QBJev4w7OpFLuFOwtyCB5hBT lnCMnbeKSzjGOTBUEGddxv/qRC4SUWF3BfmkqINtKb+cmcbfP9tvrxPk1VwStW8sl4gU+72CfFLU yYvxgNDrU/n7J9JuoSCv5pKIQ7u5hMecOy7IJ0UdHLYw/swa/v6J2PqjIHUU0wpJuBZIwusebD2R BGKC9VR2wRilAJpD3EMCwSMsWJhuSjnv5M0lvMP44+ATGSnIsy6CbRVuu5upK3lnvhXEk6IZHLbw 610D2Huo68auZtmWUpQVDf5T32ECEbKyL+t/VsonpSq4frwPdeftXGl+5wWBNfXkRwaCTbsWaglv 1wKyfB4K8kmpSpa/KwQv6sZFPO3uSUHsKKYTknAtkITXPZNPzGDy0G1jN3ALDxTEj2I8wQOknZce cBH/8tdzEJESJ0j0kwYvS8+reBZ6dcz6xs77PD+Y/WrnF1CQHSuIrCkn5uh0WS/4QUE6KWLwaprS sIVeh7pCUXK4ILKmnLB922RV8GOCdFLEZLjf4aOlqKZ/ADkqN0HuKKYRknAtkITXLRpV8ONTBOkz p6zZuAEOHD8qTDe1oIhP32bDRXzCxhuQmKW7/vD45CBw29uSiYPv+RGCbFJqzjbbNfz9tPTyfCjK MY/+8IJEFRfw4CXdIC/KVRBOSvWJtl/JD2iDLo4SRNZUUxAdxMcFx39pXPC6J/n6PvCfpBbxsLVf Q0F8nCB4FOMPSbgWSMLrlsknpqur4Ju6w4MQH0H4zCmm3hOuzJBFF7iIrzx6X5DphsZXNsRahN9Z QTQpNQdHSxl+QLribEdwDrIRhNYUE39mYdVP6A+OC6JJqTnYHx5w9rvK91QTSHK3EoTWFBOyYyOv gocf2SOIJkV7wtYP4e+phDOrBcGjGH9IwrVAEl57HIO9uSxMsp4mSJ65xdwk3C00FPrMOMVF/ISd lyDU9U1ieiS47aEq+JPEK/gOv+psj83dITFZJUitKSU/3ofLQuDcNlQFb0CyQm6D5/727H3lsbc1 FCYGCVJrSsFxwe16dmICfqdPN0EwKbUn298VAn5to35vTXkHsrzuC5JHMe6QhGuBJLz2jK8cEaXL xq5wP8hDkDxzi7lJOMbGwx8+HnecSXi7McfALSSswUMX4t/Jq+CR/lQFb2jOOB/kB7hzzs2Agpw4 QW5NJQnnl3EJz3C/IAgmpW5JdNvP31veh7ub9NU0g7as5VXw0N2bBcGk1C3JdsfAf/Lb6javhV2h IC5GED2K8YYkXAsk4drjExXGJWHaqdmC3JljVptJT7gyh2xcoeVIacSUYxDTwEvbxycFVknC2aGC WFLqHhy2cNiBb/l77KzLYUFuTSH5CX5cwFUzP4K8aDdBLil1T+i1yfw9Fu+8jV3oRim4xp6S1Biw 69VFfXXM/r0EsaTUL1H7pvL3WOTOMYLoUYw3JOFaIAnXnhEHf+KCYGeGV8e0pOCJmhtOOfK2lI4/ H4fY9PqLuP/1KkGIDLgkiCWlfomJ84K+W/uw9xi2p0TGeQmSa+yJP7uIC0Km1yVBKin1S07kA3Db 04K/z0zxappBG1fxKnjI9vWCVFLql2yVOwQv7l75PnsDsn0cBNmjGGdIwrVAEl5zguLieM/q7DNz Bakz19h7uIGTn3leiMgrMhxm7rDlIj527bV6jZgSF+/FxcDr5ECIi/cWpJJS/9z2OscPdkceGiFI rjGnICkQVJXjggfOay8IJaVhSVddqXqvWXWGwuRQQXSNOXY9O6ur4J/1gmwaEUUnSXO6XPWL0/T3 oSA6QhA+ivGFJFwLJOHVJz4tF4Yd+IGLgY3vfUHozDXm2BMuj1toCAycd46L+KbTToJs15SAW3O4 GEQF3xBkktLwLDw/h7/fNtmsEmTXWBN34lcuBqmORwSZpDQsOFpK1N2l/P0WbjtHEF1jTcjOqhFR cHQUpUxSGp74c+v4+y1s3TdQGEfDFhp7SMK1QBJeffyio6DT+k5MCGadtZwqOMbcJRzzIDCY9YVL In7G3lsQbmViY924EHge7QtxcV6CSFIansgYD/hu32D2nuu2qRt4h98ThNfYUpgaAgGzmqhPGFvS TRBJypPH92hf/r5L8TkpCK+xpSQtFmw7tVOPiNK3G2T6uggiSWl4cLSU0LUDuYin2FgJ0kcxrpCE a4EkXEx8ai6MPjKeV+Vu+joIEmfOsQQJx9zxCYB2Y9Ui3n7sMbjnFyyIt2YVfF6lDDSF6LA7gkRS njz2vpeg28au7H33xfbPoNDIR0uJPT6by0Cy3S5BIClPnuzQO+Cxry1vSymI9xPE15gSeXRf1Ygo e7cKEkl58mR43GXDFbL33qS3IMfvoSB+FOMJSbgWSMLFuIYFcAGfenKGIG/mHkuRcMyBG67QevRR JuJ9ZpyGwLhoQb5ZFTzek11AhInAsU/ZqB5KgaToJrvtNvD336/nphvt1TSLMiMhYHYzJgIhy3oK 8kjRXWLvr+XV8MDzw412tJTCuDAu4Le6doBMb2dBICm6SYrdcX5Z+9CVn0NBTJQgfxTjCEm4FkjC NYO94CjekgTcUbkI4mbuuXjLBmweWE71/7cDdrwtZdBvFyA+I1GQcJXtL7wKHhVsI4gjRXeJjfeG n6yG8/fgwyBbKM5NECTY0Ik5NquqCm67XRBHim4TeP4HLuIJD3cJAmwMiTl1hEt4xGG6OmZjJjvA A8I3fMvfg3EnlwryRzGOkIRrgSRcM07BPvzLf+ShMYKwUcwz49Zd5yI+eu01jQv5xCcH8Sq4t/WX gjRSdB+fUHt+TgYmPsm4rqZZnBsPqhkfUi+4HpMb6QwelVfTxKvVFiaHCBJsyBTEhnABv9G6KVXB 9ZTAX9tyEc9ytxMEkGL4kIRrgSRcM7PO/Mq+9FEAHob6CrJmCdl35DCcvnpJmG7O8YwIg4ELqkZM 2SAbMcX/xhRegaNxwfUTbPe54XGKS/joIz9AUa7xtKXEnZxbdWLY7Z2CMFIaJ0nuh6pOjj7YEUrS YgQZNlSiTh7iEh5pfVCQRUrjJM35KvhPfJO9FwPndYDChARBAimGjUlLuLOzM/Tv3x8GDRoEkZGR yrs5mZmZ8NNPP0H37t3h4sWLyrtrhCS8Kg5BntCxsvr2o9UodnEXpaxZQiypJ1ye+36B0HGC+tL2 LX86Arc8AiAhNRzc9rZSV8FPDxZkkdJ4iY3zhmknfuYifuLBfkGGDZHCtDDwn/wW+9IPWtgJ8qJc BVmkNE5w2MII26phQiPtFgoybIgUxoWCbae2VVVwn4eCLFIaL9FWVSdIR277SZBAimFjshLu6OgI //3vf+HatWtw/Phx+Otf/wpFRUXK2SA7OxvefPNN2LlzJ/ub119/HU6ePKmcrVpIwqsy++w89mXf dWNXcAw2z4vV1CWWKuGYS84+vBreZvRRuHN0FP/CD/c5KYgipXETFesBfbb0Zu/L7pu6gW+4gyDF +k7CpRVVVfC7+wRRpDRusiOcwPtwD/6+zAq9I0ixvhNhtZtXwcOtdgmSSGnc4LCFISs+U78vJ78F aXdPCSJIMVxMVsL79u0LGzZs4LdHjx4NU6ZM0ZgHOXv2LDRr1ozfRhF/7bXXoKKiQmO+6kAJ/6Tp ++B1eLNFx/nAKpg3vTXMndYSVv3aDVwPrrXYLJo9DbYvniNMt5RYLZgLM4f+DLOHjoO7M5vBg1/e B8f5HcHlwDqKAXJi3SSYNrU1TJ3aGjYu/hI8jqwDz6MbDBJfq1XgPvxtcB/2JjiOeA9u718Ndw5t oOg5tjt/AacFH7G4LO8E3sfWgefxjQaJ18G1cKdXFybg1zq2gPtXNlAMELtjs8B7srotRTXtPVCd XwP+F9dTjCBpPi5K9WwQepfw9957D27fvs1v37x5E15++WV4/Pixxnzz5s2DIUOGaEx79tlnISkp SWOahJWVFc/YsWPhjWeegemv/YtCYenfvh0Mad5UmE6hUCiUmvPLJ/+ChSMohsqir16BZd1fohhZ di6YqdTQBqF3Ccdq9sOHD/ltb29veO6556C8vFxjvvHjx8PkyZM1pr3wwgsQGhqqMU1iwIABPK1b t4ZXXnkFvvjicwqF5V///Cc0bdpEmE6x3Hze/zN46qmnhOmGyJcUo0i7tm3gxRdeEKZTLDv4OaGc RrHs4D6hC/Qu4W+//Tbcv3+f38b///nPfxbaTKZPnw4//vijxrTnn38eYmJiNKZVB7ajfPbZZ8rJ hAXz7bffwq5du5STCQsGD/z/8pe/KCcTFszly5ehU6dOysmEhUOfE4QSXe0TepfwDh06wOHDh/nt 5cuXs5FSlBw8eBDat2/Pb8fHx8Mf//hHoWJeHSThhBKScEIJSTihhCScqA76nCCU6Gqf0LuEo1y/ //77UFxczPq7sRUlOTmZ3YfDEUr94nFxcfDMM89AVFQUu92xY0dYsWKFxmPVBEk4oYQknFBCEk4o IQknqoM+Jwgluton9C7h2HaydetWNuQgnqSJo6BIfPTRR2Btbc1vY+94kyZN4D//+Q/Mnj0bCgsL +X3aSElJAX9/f+VkwoIJCgqCxMRE5WTCgsGTwR88eKCcTFgw6enp4OPjo5xMWDj0OUEo0dU+oXcJ JwiCIAiCIAhLhyScIAiCIAiCIPQMSThBEARBEARB6BmScIIgCIIgCILQMyThBEEQBEEQBKFnSMIJ giAIgiAIQs+YrITjUIdr165lwxqOHTtW6/CF9+7dg08++QT69OnDhqojzBdXV1fo3Lkz9OjRA4KD g5V3MzIzM2HJkiXQvHlzNiawg4ODchbCjDhz5gy0bdsWvv766zoNU4mfJy1atICysjLlXYSZgJ8B n376KbRp0wZu3LihvFsDHIqsd+/e0KpVqzpfq4IwPby9vaFr167QpUsXCAgIUN7Nweub4AUGP/zw Q5g0aRLk5eUpZyHMgJCQEJg7dy40a9YMli5dqrxbA7ySO+4T7dq1g5s3byrv1orJSjiOG96tWzfw 9fVlQoUfkNV9aeJ44X/961/h/v37cOXKFXj55ZfZhYAI8wO/LHFMeTzosrGxYVdYzcrKUs4Gp0+f ZmPV44euo6MjvPLKK3D+/HnlbIQZcOrUKXjrrbfAxcUFrKys4N///je7UFhN4MXC3n77bfaZUd3n CWH64MXh/v73v8O1a9fAw8ODbW/59Srk7Nixgx3U42eLl5cXXL16VTkLYQa4ubmxzwZ7e3uws7OD 3//+9+wq3UpwGl6k5fr162w8+YkTJ9LFncyUNWvWMAn//PPPYcqUKcq7OXhQ9o9//APOnTvHrm3z /PPPM9+sKyYp4RkZGfCnP/2JVTMkUL5wBcjBi3HgBYGOHj3Kp/3888/sjUOYH4MHD4ZFixbx2zNn zoQRI0ZozFMd06ZNg2HDhiknEyYOSvRLL72k8YGIV9LdsGGDxnwSeMCGlVEnJyeScDMGr6iM1S38 fkDw+6FDhw7K2RivvvoqhIaGKicTZsbIkSPZ94XE/Pnz2VWWleCBGBby8Jd4JC0tjUkXYb7MmjVL q4Tjr2MDBgzgt7GQ8+abb/J9pDZMUsJRtvGKm3JatmypcbVNBCteeEQbGRnJp+3bt4/95ESYH9hC cPHiRX4bqxvPPvtsrW+Gfv36wYIFC5STCRMHW9SeeeYZ9lOhBH5gYmWjOvCDdufOnRAYGEgSbsag cOEvqRJ4heWnn35a2N549Uws9mzatIlVw/GLFiulhPnRvn17OHHiBL+NrYzVfXdgARDdA1th8ddT bHFbuXKlxjyEeVGbhOPBmrz4V1paCk899RRkZ2drzFcTJinht27dYhVuOfgm2rVrl8a0goICJuGx sbF82smTJ1nfDmF+vPvuu3Dnzh1+G9uO/u///o+9KaoDK2F41Io/TUdFRSnvJkyc/Px8JlfyPnCU bGxjU4LnBeB5BAhJuHmDB2Hr16/nt8vLy9nnRG5ursZ87u7u8Lvf/Y71/eKvrocOHYIXXniBfa8Q 5kWTJk1Yi4kE9nnjPvHo0SON+XBfQYdA30ABx+Lf5cuXNeYhzIvaJBx7wTdu3Mhv4/cGtsKmpqZq zFcTJinh2MeLfZ5yWrduDUeOHNGYhpUwlPDo6Gg+DftCqYfLPMEPUnnPpp+fHzsixQ/O6sCTdLG/ z9PTU3kXYQagLOGHofwgHCtYffv21ZgPwV9R8FwBFHDch/AnZjyfpKYDOMJ0+e677+C3337jt7EN Cb8nlMIVFhbGREx+DhF+xih/cSVMH/QH+XkB+OtZdd8d+OsqnkMkTcf5sGIub40lzIvaJPybb76B 5cuX89v4nfGHP/yhzvuESUp4QkIC+5lQXqlCKVf+VIiVTqxc2Nra8mm//vorfP/99xrzEeaBst8X q104qkF1YIsSfvHiib2EeYIfhn/+85/ZCVQS+N7Hfk8lKFf45YrBPnKsgOL/8aQbwrzAky0//vhj 3hOOo6PgSBfVgYIlnaCH8zdt2pT1lBPmxZAhQ2Dx4sX8Nu4j3bt315gH2bNnD3zwwQd838F/8fMC T/InzJPaJBydUn5OGY6sg987ylammjBJCccdH0/CGz58OLuNPwf97W9/g5KSEibo+BORxN27d9mb BH+axrPiUd61DT9EmC7Yo/faa69BUVERO2EGKxlSK8JPP/3EK1j4ywj2CmMFXPowJcwP3LbYr4lV bhRyPOB67rnnWNsBni+CnxPVDVlI7SjmDR6Ay0dOwpG1ULqQvXv3wtChQ/m8eKKuNCwhjpqBv5DQ fmF+YCvKv/71L/brOfby4ncHDlGH4GAOKN8IjqaD3x1Sq8G6devgxRdfpH3CjFFKOH6XYDuSdMI2 /mKG3yv4ixk6KJ64W9NoS9VhkhKOYM/WqFGjWD8vjuspVSuwtxd/QpSDH6woZ9gzXN8xHAnTAaUL RRtPnMFhx3BISkmyO3bsCFu2bGH/x6GHsNKJB25ScMxgwvzAagT+VIhfsDguPI4jj+CXLX5OyE/a lCAJN2/wMwEPwPG8on/+85/sxEupFWXZsmUaRRws3uC48firCJ5LJP9VhTAfcJ9AcXrjjTfYyBYX LlzglUy8vog0TjS2oeD3yv/+9z9W3MNfWlHCCPMD9wGUa2wtwYMy/D+eF4KfFfgLGba7SuA5Rfhr Gg5zuXnzZqGNSRsmK+EEQRAEQRAEYaqQhBMEQRAEQRCEniEJJwiCIAiCIAg9QxJOEARBEARBEHqG JJwgCIIgCIIg9AxJOEEQBEEQBEHoGZJwgiAIgiAIgtAzJOEEQRAEQRAEoWdIwgmCIAiCIAhCz5CE EwRBEARBEISeIQknCIIgCIIgCD1DEk4QBEEQBEEQeoYknCAIgiAIgiD0DEk4QRAEQRAEQegZknCC IAiCIAiC0DMk4QRBEARBEAShZ0jCCYIgCIIgCELPkIQTBEEQBEEQhJ4hCScIgiAIgiAIPUMSThAE QRAEQRB6hiScIAiLwt/fH1566SV+u3v37rB27VqNeXRBQkIC/N//1fwR++jRIxg5ciQ8++yz0LFj R+Xd9SYrKwvKy8uVk42a//znP2BnZ6ecbNLgNv/9738P//73vzWmFxUVQWxsLEtxcbHGfUpw38jI yICYmBi2Hylp0qQJ/O53v4POnTsr7yIIwoSo+RuCIAjCDFFK+A8//AD79+/XmEcX1Cbhixcvhnbt 2kFpaanyrgaBzxUUFKScbNQYu4RnZ2fDkCFD2IESrl95cnJylLMz8D4fHx+NaampqfD8888zccb7 //jHP0J6errGPHK6dOnCn6dNmzbKuxmHDh0iCScIE6fmbwiCIAgzRCnhjUVtEv7tt9/CnDlzlJMb DEm4blm5ciWT5U2bNkFUVBTExcVppKKiQvknjOokfMSIEdCjRw8oKytj+fjjj2H48OEa88jBfQfF ffv27SThBGHG1PwNQRAE0QD+/Oc/w9KlS+Ef//gHPP300/Dmm2+yiqLEpUuX4L///S8899xzrDrY r18/9vM7cvXqVfZTOwrKX//6V3jhhRfYT/IoNmPHjoUXX3yRVSWxjSM0NBRee+01Jkr407+vry9/ Dmzv+Mtf/sIe/29/+xvMnTuX36eUcHk7ysyZM9lzSHnmmWfgo48+YvfhMkrL9ac//QleeeUVOHDg AH8clUoFb731FnvNL7/8Mhw8eLBGCe/Tpw+bDx8fn2fDhg3w+PFj2LhxI7z66qvs8XH58TVL3L9/ H/75z3+ydYKvuVmzZqy1AZkyZQp7Llw2fLyvvvqKTf/f//4nSC7Ol5+fz/6PEjd79mx4/fXX2XYL Dg6G5ORkVqHH7YPr+t1334Xo6GiNx5BYsGABW9e47BK//fYbfPbZZ+z/d+/eZcuM20BaZhRYCbmE W1tbQ/v27fl9CC7ftm3b+O3du3ezx8P1hsv7xRdf8H2nNpo2bcq3K65DXA81tSFFRETAU089BSEh Icq7akUp4bh8uLw2NjZ8mrOzM/zhD3+A3NxcPq069u3bRxJOEGZM9d8QBEEQDQTlaPDgwUwwsA+2 Z8+eMHToUHYfTkMJ2rVrF6skopChnO3Zs4fdjxKOP9mvX7+e9TejLEoSvmPHDlZFRIlGgWnVqhWr FuJ8+Hw//vgjXwaUHKnvFmUdJR2nIdokXE5BQQETYpQdZM2aNdC7d2/2nCid3t7e7HECAwPZ7dat W8Po0aNZewm2KjRv3rxGCUewEv7rr7/y2x4eHuzxUISlddOiRQv+/Pi8SUlJ7Llw2fC58GBEorpK eF0kHA+S8LnwcXFdfvLJJ+y1FhYWMoHEAw084KhOdnFd4vaWt9S0bNmSH5ykpKRoLDMuLy63RH0k HLffO++8w54THw8PFt544w04f/68xt/UBXxO3M8iIyOVdzGwHQQPohqCUsJx/8Np2LMvgesZ+8aV 20sJSThBmDc1f0MQBEE0AJQyBwcHfvvOnTussoscO3aMVYvlbNmyhVXNUaxQwrGKLP+pH6u9Sol5 ++23YcWKFfw2ihhWWSVQIFHqVq1aBcuXL2fz79y5k91XFwlH4cSK/OTJk/nJjiiAWJnG9gQpKJEn TpxgooWVbUluEaz410fCUU5RgOWP361bN962gOvH0dGRTcfXhAcduIwSDZVwrIRL5OXlsQMcbMWQ lmHZsmVMGOXrXwIPsnB7u7m5sdu4HnBbS/PidsRlxgo/LjP232NFWqI+Eo5/i3IsXz/9+/dnqQ9Y 3cZlVK4XCTygwHU0f/58tsw1paaTK5USjv/HacqTZvHgEw/ktEESThDmTc3fEARBEA0ApQx/zpfw 8/PjMopyh2IpB9tI8H4UX6kdRY4k4XJQuOUVUFtbW3jvvffY/7EKjf/HvlusvE6cOJG1rWB1HalN wrHaPm7cOFZpR8mUQDlF4UMplgfbRB48eMCqxXKwhUO53HKUEo7Li1Vk5ePjQQqCrRjYXoNV/59/ /hkGDBjAKsESDZVweUuNtC2GDRumsQzY0yw/wJCDQtq2bVsm3JMmTWKvSwIPfKRfRqRlxsq7RH0k HFt48NcF5fpZtGiRxt9oA0+GxIMpbJmRt9DIwdeB6xn3genTp9cY+b4hRynhVAknCKImav6GIAiC aADaJBylAgVZLkBYHce/kSrh8kopUl8JR6nDnnM5nTp1qpOE4zIcPnyYVeOVlU7sRa6p9QH7wbGH Wt6Wgf3QyuWWo5Twb775hsludXKIBwbYo4wtKxKnT58WJBxbY+R88MEHcPnyZX4bW0OUEm5lZcXv x5YXbNPANpK6gn+Dj4mCi9vg3LlzbLq0zJ6ennzeU6dO1Sjh+HpQsiVwPaAwSxI+aNAgmDBhAr+/ vuBBHq5j7COvDaz+o2jXdPKlNpQSXlJSwqreuI9KuLi4sHVT0wgrEiThBGHe1PwNQRAE0QC0STiK GlaUUUhQsrBtBOVVqmbqSsL/9a9/MfnB58C+X5Sguki4k5MTOxkR+42V4Emb2PeNy4xgNROrmyi0 +Dwo/ljpR3FDAUXxVy63HKWEo7TjukhLS2OPh8H2EFxn+Hi43nAenI4HCNhrL5dwPNkQX7tc4r/8 8kvWQiMtE0qoNglHUNyx1Uc6oEB5xdE6lO0UEjgfLjdWsuViidNxme3t7fky468gNUk4VoXx73Hd 4/y4D+EBgSThFy5cYCer4v4grR98HTiedl3A9hLlryw1gfsOHogdP36cLXd1B0Y1oZRwBH9ZwPMJ cBtIfffff/89vx/75eUHPri9cD48VwL3Ofy/8oCAJJwgTJ+avyEIgiAagDYJR1CqUK5wJA/so0Z5 lMRWFxKOj4WtIdJjo7jhaB91kfCuXbsyocT2FSm9evVi96GYYdsFiiWesIkjXmBLgdTXi73PuJzY yoDPjSKrXG45SglH0Zs2bRp7TFxufByUUklCsUKP600aHQXbO+QSjiOs4N+i5GL/NIICjMuArwn/ Bn91qE3C8URY6Tmk9YivtboTMyVWr17Nlk1+oiiCJzfKlxlbg2qScHz9OFIOvmY8eRcPpHDkFen1 4/0o0vgacZvifobzoijXBXzdf//73zW2LZ4gXBMozLhP4fbG5fzwww81ggdI1VGdhOMvELg9cT1i cF3gLwgS2LYj7b8IVuJxHnx9uP7w//JtjZCEE4TpU/M3BEEQRAPAHli5sGElEUf8kECZwqofzofj L6PsSKDY4DQ5WFGV/z2C88glCKVSPtIF9uuGhYVBeHg4k3Ic/UOqmOLy4HNLoORL96GA4nPJI39c XFZ8LJyOBxpYCZeqpPgvVq3xxL/4+Hi2DpTLLUcaC1oOPgZWgnH5cPnxfqkCKo2Ygo+P82D1VH6w g/dLyy8NXYiPh4+Bf4PPh7el0VcQnF8+fKQEPja+bvw7nEc6SKoJ6bUq2ytqW2bcPjhNAg908Hml 6fjcmZmZ/H75voPrB/+vrBDXhHK7YmqromMFGtcbLr/yb2v6ZaA6CUdwHeLrkvZJOT/99BPrU5fA X0OUz4d/J4cknCBMH5JwgiAIgtARKOHYiiRvN9EGHkRgZV15DoI2xo8fz34NIgknCNOGJJwgCIIg dARWqDF4omljcfHiRfYcN27cUN5FEIQJQRJOEARBEARBEHqGJJwgCIIgCIIg9AxJOEEQBEEQBEHo GZJwgiAIgiAIgtAzJOEEQRAEQRAEoWdIwgmCIAiCIAhCz5CEEwRBEARBEISeIQknCIIgCIIgCD3z /2khLkad3xqLAAAAAElFTkSuQmCCUEsDBBQABgAIAAAAIQCQxo9A3wAAAAkBAAAPAAAAZHJzL2Rv d25yZXYueG1sTI/BTsMwDIbvSLxDZCRuLO1GgJWm0zQBpwmJDQlx8xqvrdYkVZO13dtjTnC0v1+/ P+erybZioD403mlIZwkIcqU3jas0fO5f755AhIjOYOsdabhQgFVxfZVjZvzoPmjYxUpwiQsZaqhj 7DIpQ1mTxTDzHTlmR99bjDz2lTQ9jlxuWzlPkgdpsXF8ocaONjWVp93ZangbcVwv0pdhezpuLt97 9f61TUnr25tp/Qwi0hT/wvCrz+pQsNPBn50JotWwSDnI67lagmCuEvUI4sDgfqlAFrn8/0HxAwAA //8DAFBLAwQUAAYACAAAACEAqiYOvrwAAAAhAQAAGQAAAGRycy9fcmVscy9lMm9Eb2MueG1sLnJl bHOEj0FqwzAQRfeF3EHMPpadRSjFsjeh4G1IDjBIY1nEGglJLfXtI8gmgUCX8z//PaYf//wqfill F1hB17QgiHUwjq2C6+V7/wkiF2SDa2BSsFGGcdh99GdasdRRXlzMolI4K1hKiV9SZr2Qx9yESFyb OSSPpZ7Jyoj6hpbkoW2PMj0zYHhhiskoSJPpQFy2WM3/s8M8O02noH88cXmjkM5XdwVislQUeDIO H2HXRLYgh16+PDbcAQAA//8DAFBLAQItABQABgAIAAAAIQCxgme2CgEAABMCAAATAAAAAAAAAAAA AAAAAAAAAABbQ29udGVudF9UeXBlc10ueG1sUEsBAi0AFAAGAAgAAAAhADj9If/WAAAAlAEAAAsA AAAAAAAAAAAAAAAAOwEAAF9yZWxzLy5yZWxzUEsBAi0AFAAGAAgAAAAhAGctr3CKAwAAMggAAA4A AAAAAAAAAAAAAAAAOgIAAGRycy9lMm9Eb2MueG1sUEsBAi0ACgAAAAAAAAAhAMNs1F5fmQAAX5kA ABQAAAAAAAAAAAAAAAAA8AUAAGRycy9tZWRpYS9pbWFnZTEucG5nUEsBAi0AFAAGAAgAAAAhAJDG j0DfAAAACQEAAA8AAAAAAAAAAAAAAAAAgZ8AAGRycy9kb3ducmV2LnhtbFBLAQItABQABgAIAAAA IQCqJg6+vAAAACEBAAAZAAAAAAAAAAAAAAAAAI2gAABkcnMvX3JlbHMvZTJvRG9jLnhtbC5yZWxz UEsFBgAAAAAGAAYAfAEAAIChAAAAAA== ">
                <v:shape id="Picture 17" o:spid="_x0000_s1033" type="#_x0000_t75" style="position:absolute;top:-1255;width:30632;height:1167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iA66ygAAAOIAAAAPAAAAZHJzL2Rvd25yZXYueG1sRI9BSwMx FITvQv9DeAUv0ia16rZr0yJKdQ+CtBbPj81zszR5WTaxXf+9EQSPw8x8w6w2g3fiRH1sA2uYTRUI 4jqYlhsNh/ftZAEiJmSDLjBp+KYIm/XoYoWlCWfe0WmfGpEhHEvUYFPqSiljbcljnIaOOHufofeY suwbaXo8Z7h38lqpO+mx5bxgsaNHS/Vx/+U1UNW8fFT2yZnD8jnOty6+FVevWl+Oh4d7EImG9B/+ a1dGw61aFqpY3Mzh91K+A3L9AwAA//8DAFBLAQItABQABgAIAAAAIQDb4fbL7gAAAIUBAAATAAAA AAAAAAAAAAAAAAAAAABbQ29udGVudF9UeXBlc10ueG1sUEsBAi0AFAAGAAgAAAAhAFr0LFu/AAAA FQEAAAsAAAAAAAAAAAAAAAAAHwEAAF9yZWxzLy5yZWxzUEsBAi0AFAAGAAgAAAAhAASIDrrKAAAA 4gAAAA8AAAAAAAAAAAAAAAAABwIAAGRycy9kb3ducmV2LnhtbFBLBQYAAAAAAwADALcAAAD+AgAA AAA= ">
                  <v:imagedata r:id="rId18" o:title=""/>
                </v:shape>
                <v:shape id="Text Box 1" o:spid="_x0000_s1034" type="#_x0000_t202" style="position:absolute;top:10053;width:31915;height:289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jMdbyQAAAOMAAAAPAAAAZHJzL2Rvd25yZXYueG1sRE9PS8Mw FL8LfofwBC/i0rWjjrpsjKGgXoZ1F2+P5q2pNi8lSbf67Y0g7Ph+/99qM9lenMiHzrGC+SwDQdw4 3XGr4PDxfL8EESKyxt4xKfihAJv19dUKK+3O/E6nOrYihXCoUIGJcaikDI0hi2HmBuLEHZ23GNPp W6k9nlO47WWeZaW02HFqMDjQzlDzXY9WwX7xuTd34/Hpbbso/Oth3JVfba3U7c20fQQRaYoX8b/7 Raf5xbJ4yPN8XsLfTwkAuf4FAAD//wMAUEsBAi0AFAAGAAgAAAAhANvh9svuAAAAhQEAABMAAAAA AAAAAAAAAAAAAAAAAFtDb250ZW50X1R5cGVzXS54bWxQSwECLQAUAAYACAAAACEAWvQsW78AAAAV AQAACwAAAAAAAAAAAAAAAAAfAQAAX3JlbHMvLnJlbHNQSwECLQAUAAYACAAAACEADYzHW8kAAADj AAAADwAAAAAAAAAAAAAAAAAHAgAAZHJzL2Rvd25yZXYueG1sUEsFBgAAAAADAAMAtwAAAP0CAAAA AA== " stroked="f">
                  <v:textbox style="mso-fit-shape-to-text:t" inset="0,0,0,0">
                    <w:txbxContent>
                      <w:p w14:paraId="72DC4302" w14:textId="61BCE066" w:rsidR="00E9350F" w:rsidRDefault="00E9350F" w:rsidP="00E9350F">
                        <w:pPr>
                          <w:pStyle w:val="Caption"/>
                        </w:pPr>
                        <w:bookmarkStart w:id="9" w:name="_Ref233561257"/>
                        <w:r>
                          <w:rPr>
                            <w:b/>
                            <w:bCs/>
                          </w:rPr>
                          <w:t xml:space="preserve">Fig. </w:t>
                          <w:fldChar w:fldCharType="begin"/>
                          <w:instrText xml:space="preserve"> SEQ Fig. \* ARABIC </w:instrText>
                          <w:fldChar w:fldCharType="separate"/>
                        </w:r>
                        <w:r>
                          <w:rPr>
                            <w:b/>
                            <w:bCs/>
                            <w:noProof/>
                          </w:rPr>
                          <w:t>3</w:t>
                        </w:r>
                        <w:r>
                          <w:rPr>
                            <w:b/>
                            <w:bCs/>
                          </w:rPr>
                          <w:fldChar w:fldCharType="end"/>
                        </w:r>
                        <w:bookmarkEnd w:id="9"/>
                        <w:r>
                          <w:rPr>
                            <w:b/>
                            <w:bCs/>
                          </w:rPr>
                          <w:t>.</w:t>
                        </w:r>
                        <w:r>
                          <w:t xml:space="preserve"> Five trapezoidal linguistic terms.</w:t>
                        </w:r>
                      </w:p>
                      <w:p w14:paraId="070396E5" w14:textId="77777777" w:rsidR="00E9350F" w:rsidRPr="005D4F7A" w:rsidRDefault="00E9350F" w:rsidP="00E9350F"/>
                    </w:txbxContent>
                  </v:textbox>
                </v:shape>
                <w10:wrap type="topAndBottom" anchory="page"/>
              </v:group>
            </w:pict>
          </mc:Fallback>
        </mc:AlternateContent>
      </w:r>
      <w:r>
        <w:t>Layer 2: Perception</w:t>
      </w:r>
    </w:p>
    <w:p w14:paraId="7DA581AF" w14:textId="6722BF0E" w:rsidR="00E9350F" w:rsidRDefault="00E9350F" w:rsidP="00E9350F">
      <w:pPr>
        <w:pStyle w:val="PARAIndent"/>
      </w:pPr>
      <w:r>
        <w:t xml:space="preserve">Layer 2 turns the inputs into what an agent can actually use. Each agent forms a region-restricted observation under partial observability, then a feature-extraction map converts the observation into the ten bounded features </w:t>
        <w:fldChar w:fldCharType="begin"/>
        <w:instrText xml:space="preserve"> REF _Ref233552793 \h </w:instrText>
        <w:fldChar w:fldCharType="separate"/>
        <w:t xml:space="preserve">( </w:t>
      </w:r>
      <w:r>
        <w:rPr>
          <w:noProof/>
        </w:rPr>
        <w:t>2</w:t>
      </w:r>
      <w:r>
        <w:t xml:space="preserve"> )</w:t>
        <w:fldChar w:fldCharType="end"/>
        <w:t>.</w:t>
      </w:r>
    </w:p>
    <w:tbl>
      <w:tblPr>
        <w:tblW w:w="0" w:type="auto"/>
        <w:tblInd w:w="38" w:type="dxa"/>
        <w:tblLook w:val="04A0" w:firstRow="1" w:lastRow="0" w:firstColumn="1" w:lastColumn="0" w:noHBand="0" w:noVBand="1"/>
      </w:tblPr>
      <w:tblGrid>
        <w:gridCol w:w="4323"/>
        <w:gridCol w:w="641"/>
      </w:tblGrid>
      <w:tr w:rsidR="00E9350F" w14:paraId="29D55396" w14:textId="77777777" w:rsidTr="000B0EBE">
        <w:tc>
          <w:tcPr>
            <w:tcW w:w="4323" w:type="dxa"/>
            <w:vAlign w:val="center"/>
          </w:tcPr>
          <w:p w14:paraId="516D186D" w14:textId="19D3A3BE" w:rsidR="00E9350F" w:rsidRDefault="00000000" w:rsidP="000B0EBE">
            <w:pPr>
              <w:pStyle w:val="PARAIndent"/>
              <w:ind w:firstLine="0"/>
              <w:jc w:val="center"/>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 i</m:t>
                    </m:r>
                  </m:sup>
                </m:sSubSup>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 i</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 i</m:t>
                    </m:r>
                  </m:sup>
                </m:sSubSup>
                <m: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 i</m:t>
                    </m:r>
                  </m:sup>
                </m:sSubSup>
                <m:r>
                  <w:rPr>
                    <w:rFonts w:ascii="Cambria Math" w:hAnsi="Cambria Math"/>
                  </w:rPr>
                  <m:t>∥≤δ (1-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 i</m:t>
                    </m:r>
                  </m:sup>
                </m:sSubSup>
                <m:r>
                  <w:rPr>
                    <w:rFonts w:ascii="Cambria Math" w:hAnsi="Cambria Math"/>
                  </w:rPr>
                  <m:t>)</m:t>
                </m:r>
              </m:oMath>
            </m:oMathPara>
          </w:p>
        </w:tc>
        <w:tc>
          <w:tcPr>
            <w:tcW w:w="641" w:type="dxa"/>
            <w:vAlign w:val="center"/>
          </w:tcPr>
          <w:p w14:paraId="614EDF31" w14:textId="4397AD9F" w:rsidR="00E9350F" w:rsidRDefault="00E9350F" w:rsidP="000B0EBE">
            <w:pPr>
              <w:pStyle w:val="Caption"/>
              <w:jc w:val="right"/>
            </w:pPr>
            <w:bookmarkStart w:id="10" w:name="_RefEqBG11014"/>
            <w:bookmarkStart w:id="11" w:name="_Ref233552793"/>
            <w:r>
              <w:t xml:space="preserve">( </w:t>
            </w:r>
            <w:fldSimple w:instr=" SEQ ( \* ARABIC ">
              <w:r>
                <w:rPr>
                  <w:noProof/>
                </w:rPr>
                <w:t>2</w:t>
              </w:r>
            </w:fldSimple>
            <w:bookmarkEnd w:id="10"/>
            <w:r>
              <w:t xml:space="preserve"> )</w:t>
            </w:r>
            <w:bookmarkEnd w:id="11"/>
          </w:p>
        </w:tc>
      </w:tr>
    </w:tbl>
    <w:p w14:paraId="0579F881" w14:textId="584ED1A0" w:rsidR="00424268" w:rsidRDefault="00424268" w:rsidP="00E9350F">
      <w:pPr>
        <w:pStyle w:val="PARAIndent"/>
      </w:pPr>
    </w:p>
    <w:p w14:paraId="77F473D6" w14:textId="6CE85BA0" w:rsidR="00E9350F" w:rsidRDefault="00E9350F" w:rsidP="00E9350F">
      <w:pPr>
        <w:pStyle w:val="PARAIndent"/>
      </w:pPr>
      <w:r>
        <w:t xml:space="preserve">Here </w:t>
      </w:r>
      <m:oMath>
        <m:sSup>
          <m:sSupPr>
            <m:ctrlPr>
              <w:rPr>
                <w:rFonts w:ascii="Cambria Math" w:hAnsi="Cambria Math"/>
                <w:i/>
              </w:rPr>
            </m:ctrlPr>
          </m:sSupPr>
          <m:e>
            <m:r>
              <w:rPr>
                <w:rFonts w:ascii="Cambria Math" w:hAnsi="Cambria Math"/>
              </w:rPr>
              <m:t>h</m:t>
            </m:r>
          </m:e>
          <m:sup>
            <m:r>
              <w:rPr>
                <w:rFonts w:ascii="Cambria Math" w:hAnsi="Cambria Math"/>
              </w:rPr>
              <m:t>i</m:t>
            </m:r>
          </m:sup>
        </m:sSup>
      </m:oMath>
      <w:r>
        <w:t xml:space="preserve"> is the region-restricted observation operator, </w:t>
      </w:r>
      <m:oMath>
        <m:sSub>
          <m:sSubPr>
            <m:ctrlPr>
              <w:rPr>
                <w:rFonts w:ascii="Cambria Math" w:hAnsi="Cambria Math"/>
                <w:i/>
              </w:rPr>
            </m:ctrlPr>
          </m:sSubPr>
          <m:e>
            <m:r>
              <w:rPr>
                <w:rFonts w:ascii="Cambria Math" w:hAnsi="Cambria Math"/>
              </w:rPr>
              <m:t>S</m:t>
            </m:r>
          </m:e>
          <m:sub>
            <m:r>
              <w:rPr>
                <w:rFonts w:ascii="Cambria Math" w:hAnsi="Cambria Math"/>
              </w:rPr>
              <m:t>k</m:t>
            </m:r>
          </m:sub>
        </m:sSub>
      </m:oMath>
      <w:r>
        <w:t xml:space="preserve"> the hidden wildfire state, and </w:t>
      </w:r>
      <m:oMath>
        <m:sSubSup>
          <m:sSubSupPr>
            <m:ctrlPr>
              <w:rPr>
                <w:rFonts w:ascii="Cambria Math" w:hAnsi="Cambria Math"/>
                <w:i/>
              </w:rPr>
            </m:ctrlPr>
          </m:sSubSupPr>
          <m:e>
            <m:r>
              <w:rPr>
                <w:rFonts w:ascii="Cambria Math" w:hAnsi="Cambria Math"/>
              </w:rPr>
              <m:t>ε</m:t>
            </m:r>
          </m:e>
          <m:sub>
            <m:r>
              <w:rPr>
                <w:rFonts w:ascii="Cambria Math" w:hAnsi="Cambria Math"/>
              </w:rPr>
              <m:t>k</m:t>
            </m:r>
          </m:sub>
          <m:sup>
            <m:r>
              <w:rPr>
                <w:rFonts w:ascii="Cambria Math" w:hAnsi="Cambria Math"/>
              </w:rPr>
              <m:t>i</m:t>
            </m:r>
          </m:sup>
        </m:sSubSup>
      </m:oMath>
      <w:r>
        <w:t xml:space="preserve"> a bounded epistemic disturbance whose magnitude is capped by </w:t>
      </w:r>
      <m:oMath>
        <m:r>
          <w:rPr>
            <w:rFonts w:ascii="Cambria Math" w:hAnsi="Cambria Math"/>
          </w:rPr>
          <m:t>δ</m:t>
        </m:r>
      </m:oMath>
      <w:r>
        <w:t xml:space="preserve"> and shrinks with the observation confidence </w:t>
      </w:r>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r>
          <w:rPr>
            <w:rFonts w:ascii="Cambria Math" w:hAnsi="Cambria Math"/>
          </w:rPr>
          <m:t xml:space="preserve"> ∈ [0,1]</m:t>
        </m:r>
      </m:oMath>
      <w:r>
        <w:t xml:space="preserve">; this confidence is formed at each cell from sensor coverage, sensor density, and the age of the most recent report, and is taken conservatively as the </w:t>
      </w:r>
      <w:del w:id="9035" w:author="CLAUDE" w:date="2026-08-03T12:00:00Z">
        <w:r>
          <w:delText xml:space="preserve">weakest channel</w:delText>
        </w:r>
      </w:del>
      <w:ins w:id="9036" w:author="CLAUDE" w:date="2026-08-03T12:00:00Z">
        <w:r>
          <w:t xml:space="preserve">weakest factor</w:t>
        </w:r>
      </w:ins>
      <w:r>
        <w:t xml:space="preserve"> rather than an average.</w:t>
      </w:r>
    </w:p>
    <w:tbl>
      <w:tblPr>
        <w:tblW w:w="0" w:type="auto"/>
        <w:tblInd w:w="38" w:type="dxa"/>
        <w:tblLook w:val="04A0" w:firstRow="1" w:lastRow="0" w:firstColumn="1" w:lastColumn="0" w:noHBand="0" w:noVBand="1"/>
      </w:tblPr>
      <w:tblGrid>
        <w:gridCol w:w="4323"/>
        <w:gridCol w:w="641"/>
      </w:tblGrid>
      <w:tr w:rsidR="00E9350F" w14:paraId="079377CE" w14:textId="77777777" w:rsidTr="000B0EBE">
        <w:tc>
          <w:tcPr>
            <w:tcW w:w="4323" w:type="dxa"/>
            <w:vAlign w:val="center"/>
          </w:tcPr>
          <w:p w14:paraId="780CCA7B" w14:textId="77777777" w:rsidR="00E9350F" w:rsidRPr="00D6132A" w:rsidRDefault="00000000" w:rsidP="000B0EBE">
            <w:pPr>
              <w:pStyle w:val="PARAIndent"/>
              <w:ind w:firstLine="0"/>
              <w:jc w:val="center"/>
              <w:rPr>
                <w:i/>
              </w:rPr>
            </w:pPr>
            <m:oMathPara>
              <m:oMath>
                <m:sSubSup>
                  <m:sSubSupPr>
                    <m:ctrlPr>
                      <w:rPr>
                        <w:rFonts w:ascii="Cambria Math" w:hAnsi="Cambria Math"/>
                      </w:rPr>
                    </m:ctrlPr>
                  </m:sSubSupPr>
                  <m:e>
                    <m:r>
                      <w:rPr>
                        <w:rFonts w:ascii="Cambria Math" w:hAnsi="Cambria Math"/>
                      </w:rPr>
                      <m:t>z</m:t>
                    </m:r>
                  </m:e>
                  <m:sub>
                    <m:r>
                      <w:rPr>
                        <w:rFonts w:ascii="Cambria Math" w:hAnsi="Cambria Math"/>
                      </w:rPr>
                      <m:t>k</m:t>
                    </m:r>
                  </m:sub>
                  <m:sup>
                    <m:r>
                      <w:rPr>
                        <w:rFonts w:ascii="Cambria Math" w:hAnsi="Cambria Math"/>
                      </w:rPr>
                      <m:t> i</m:t>
                    </m:r>
                  </m:sup>
                </m:sSubSup>
                <m:r>
                  <w:rPr>
                    <w:rFonts w:ascii="Cambria Math" w:hAnsi="Cambria Math"/>
                  </w:rPr>
                  <m:t>=Ψ</m:t>
                </m:r>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 i</m:t>
                        </m:r>
                      </m:sup>
                    </m:sSubSup>
                  </m:e>
                </m:d>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F</m:t>
                    </m:r>
                  </m:sup>
                </m:sSup>
                <m:r>
                  <w:rPr>
                    <w:rFonts w:ascii="Cambria Math" w:hAnsi="Cambria Math"/>
                  </w:rPr>
                  <m:t>,  F=10</m:t>
                </m:r>
              </m:oMath>
            </m:oMathPara>
          </w:p>
        </w:tc>
        <w:tc>
          <w:tcPr>
            <w:tcW w:w="641" w:type="dxa"/>
            <w:vAlign w:val="center"/>
          </w:tcPr>
          <w:p w14:paraId="1DC0C6B3" w14:textId="2B70A38E" w:rsidR="00E9350F" w:rsidRDefault="00E9350F" w:rsidP="000B0EBE">
            <w:pPr>
              <w:pStyle w:val="Caption"/>
              <w:jc w:val="right"/>
            </w:pPr>
            <w:bookmarkStart w:id="12" w:name="_RefEqBG11027"/>
            <w:bookmarkStart w:id="13" w:name="_Ref233555027"/>
            <w:r>
              <w:t xml:space="preserve">( </w:t>
            </w:r>
            <w:fldSimple w:instr=" SEQ ( \* ARABIC ">
              <w:r>
                <w:rPr>
                  <w:noProof/>
                </w:rPr>
                <w:t>3</w:t>
              </w:r>
            </w:fldSimple>
            <w:bookmarkEnd w:id="12"/>
            <w:r>
              <w:t xml:space="preserve"> )</w:t>
            </w:r>
            <w:bookmarkEnd w:id="13"/>
          </w:p>
        </w:tc>
      </w:tr>
    </w:tbl>
    <w:p w14:paraId="3BA2DA34" w14:textId="77777777" w:rsidR="00424268" w:rsidRDefault="00424268" w:rsidP="00E9350F">
      <w:pPr>
        <w:pStyle w:val="PARAIndent"/>
      </w:pPr>
    </w:p>
    <w:p w14:paraId="3F67C4D8" w14:textId="5AC32144" w:rsidR="00E9350F" w:rsidRDefault="00E9350F" w:rsidP="00E9350F">
      <w:pPr>
        <w:pStyle w:val="PARAIndent"/>
      </w:pPr>
      <w:r>
        <w:t xml:space="preserve">Raw observations are not used directly as decision inputs. A feature-extraction map converts them to a set of bounded, normalized indicators with ten features: </w:t>
      </w:r>
      <w:r>
        <w:rPr>
          <w:i/>
          <w:iCs/>
        </w:rPr>
        <w:t>fire intensity, spread potential, weather severity, ignition proximity, fuel load, asset exposure, resource accessibility, access and road status, suppression availability, and temporal urgency</w:t>
      </w:r>
      <w:r>
        <w:t xml:space="preserve">, each a clamped scalar in the unit interval </w:t>
        <w:fldChar w:fldCharType="begin"/>
        <w:instrText xml:space="preserve"> REF _Ref233555027 \h </w:instrText>
        <w:fldChar w:fldCharType="separate"/>
        <w:t xml:space="preserve">( </w:t>
      </w:r>
      <w:r>
        <w:rPr>
          <w:noProof/>
        </w:rPr>
        <w:t>3</w:t>
      </w:r>
      <w:r>
        <w:t xml:space="preserve"> )</w:t>
        <w:fldChar w:fldCharType="end"/>
        <w:t xml:space="preserve">. </w:t>
      </w:r>
    </w:p>
    <w:p w14:paraId="0AF7765A" w14:textId="1C476E91" w:rsidR="00E9350F" w:rsidRDefault="00E9350F" w:rsidP="00E9350F">
      <w:pPr>
        <w:pStyle w:val="PARAIndent"/>
      </w:pPr>
      <w:r>
        <w:t xml:space="preserve">The choice of variables follows established wildfire science rather than convenience. Fire intensity, spread potential, weather severity, ignition proximity, and fuel load are the behavioral drivers that govern how a front ignites and advances, as captured by semi-empirical spread models </w:t>
      </w:r>
      <w:sdt>
        <w:sdtPr>
          <w:id w:val="15002"/>
          <w:citation/>
        </w:sdtPr>
        <w:sdtContent>
          <w:r>
            <w:fldChar w:fldCharType="begin"/>
            <w:instrText>CITATION Fin06 \l 1033  \m Rot72</w:instrText>
            <w:fldChar w:fldCharType="separate"/>
          </w:r>
          <w:r>
            <w:rPr>
              <w:noProof/>
            </w:rPr>
            <w:t>[6, 7]</w:t>
          </w:r>
          <w:r>
            <w:fldChar w:fldCharType="end"/>
          </w:r>
        </w:sdtContent>
      </w:sdt>
      <w:r>
        <w:t xml:space="preserve"> and confirmed by the input sets of data-driven spread predictors </w:t>
      </w:r>
      <w:sdt>
        <w:sdtPr>
          <w:id w:val="15005"/>
          <w:citation/>
        </w:sdtPr>
        <w:sdtContent>
          <w:r>
            <w:fldChar w:fldCharType="begin"/>
            <w:instrText>CITATION Huo22 \m Akh24 \l 1033  \m Bor22</w:instrText>
            <w:fldChar w:fldCharType="separate"/>
          </w:r>
          <w:r>
            <w:rPr>
              <w:noProof/>
            </w:rPr>
            <w:t>[12, 13, 14]</w:t>
          </w:r>
          <w:r>
            <w:fldChar w:fldCharType="end"/>
          </w:r>
        </w:sdtContent>
      </w:sdt>
      <w:r>
        <w:t xml:space="preserve">. Asset exposure encodes the value at risk in the wildland-urban interface, while resource accessibility, access and road status, and suppression availability encode the operational feasibility that operations-research models of suppression and deployment treat as first-order </w:t>
      </w:r>
      <w:sdt>
        <w:sdtPr>
          <w:id w:val="15008"/>
          <w:citation/>
        </w:sdtPr>
        <w:sdtContent>
          <w:r>
            <w:fldChar w:fldCharType="begin"/>
            <w:instrText>CITATION Zho19 \l 1033  \m Mar07</w:instrText>
            <w:fldChar w:fldCharType="separate"/>
          </w:r>
          <w:r>
            <w:rPr>
              <w:noProof/>
            </w:rPr>
            <w:t>[8, 43]</w:t>
          </w:r>
          <w:r>
            <w:fldChar w:fldCharType="end"/>
          </w:r>
        </w:sdtContent>
      </w:sdt>
      <w:r>
        <w:t>. Temporal urgency adds the timing dimension. The ten features listed in Table A.III therefore span the threat, exposure, feasibility, and timing that the five operational questions require, so that no question is left without a supporting feature and none of the ten is redundant.</w:t>
      </w:r>
    </w:p>
    <w:p w14:paraId="2FDB5740" w14:textId="5D874A0B" w:rsidR="00E9350F" w:rsidRPr="00F92C47" w:rsidRDefault="00E9350F" w:rsidP="00E9350F">
      <w:pPr>
        <w:pStyle w:val="Heading2"/>
      </w:pPr>
      <w:r>
        <w:t>Layer 3: Concept Space</w:t>
      </w:r>
    </w:p>
    <w:p w14:paraId="7B9BE20A" w14:textId="0B7BACFA" w:rsidR="00D75E30" w:rsidRDefault="00D75E30" w:rsidP="00D75E30">
      <w:pPr>
        <w:pStyle w:val="PARAIndent"/>
      </w:pPr>
      <w:r>
        <w:t xml:space="preserve">Reasoning directly over the ten features still leaves the rule base large and the internal variables far from operational language. Naturalistic decision-making research shows that experienced commanders classify a situation by a few recognizable patterns rather than optimizing exhaustively </w:t>
      </w:r>
      <w:sdt>
        <w:sdtPr>
          <w:id w:val="11041"/>
          <w:citation/>
        </w:sdtPr>
        <w:sdtContent>
          <w:r>
            <w:fldChar w:fldCharType="begin"/>
            <w:instrText xml:space="preserve"> CITATION Kle17 \l 1033 </w:instrText>
            <w:fldChar w:fldCharType="separate"/>
          </w:r>
          <w:r>
            <w:rPr>
              <w:noProof/>
            </w:rPr>
            <w:t>[44]</w:t>
          </w:r>
          <w:r>
            <w:fldChar w:fldCharType="end"/>
          </w:r>
        </w:sdtContent>
      </w:sdt>
      <w:r>
        <w:t xml:space="preserve">. Conceptualization follows this practice: it maps the feature vector onto a compact set of operational concepts before any rule fires, which both reduces the rule base and keeps the representation meaningful to the operator </w:t>
      </w:r>
      <w:sdt>
        <w:sdtPr>
          <w:id w:val="11044"/>
          <w:citation/>
        </w:sdtPr>
        <w:sdtContent>
          <w:r>
            <w:fldChar w:fldCharType="begin"/>
            <w:instrText xml:space="preserve"> CITATION Koh20 \l 1033 </w:instrText>
            <w:fldChar w:fldCharType="separate"/>
          </w:r>
          <w:r>
            <w:rPr>
              <w:noProof/>
            </w:rPr>
            <w:t>[28]</w:t>
          </w:r>
          <w:r>
            <w:fldChar w:fldCharType="end"/>
          </w:r>
        </w:sdtContent>
      </w:sdt>
      <w:r>
        <w:t>.</w:t>
      </w:r>
    </w:p>
    <w:p w14:paraId="5CD03126" w14:textId="3E26B7F0" w:rsidR="00C23CFF" w:rsidRDefault="00C23CFF" w:rsidP="00C23CFF">
      <w:pPr>
        <w:pStyle w:val="PARAIndent"/>
      </w:pPr>
      <w:r>
        <w:t xml:space="preserve">The concept set listed in TABLE I is derived from the questions a commander must answer at each location. Rather than a flat set, the concepts are organized as a four-level hierarchy: the ten fuzzified features feed six base concepts </w:t>
      </w:r>
      <w:r>
        <w:rPr>
          <w:i/>
          <w:iCs/>
        </w:rPr>
        <w:t>(fire severity, spread hazard, fuel hazard, asset value, crew reachability, and logistics support)</w:t>
      </w:r>
      <w:r>
        <w:t>; these combine into three mid-level concepts (</w:t>
      </w:r>
      <w:r>
        <w:rPr>
          <w:i/>
          <w:iCs/>
        </w:rPr>
        <w:t>fire threat level, asset exposure risk, and suppression feasibility</w:t>
      </w:r>
      <w:r>
        <w:t xml:space="preserve">); two higher-level concepts, </w:t>
      </w:r>
      <w:r>
        <w:rPr>
          <w:i/>
          <w:iCs/>
        </w:rPr>
        <w:t>intervention urgency and evacuation pressure</w:t>
      </w:r>
      <w:r>
        <w:t xml:space="preserve">, follow; and a single top concept, </w:t>
      </w:r>
      <w:r>
        <w:rPr>
          <w:i/>
          <w:iCs/>
        </w:rPr>
        <w:t>operational priority</w:t>
      </w:r>
      <w:r>
        <w:t xml:space="preserve">, supports cross-region coordination. The mid- and higher-level concepts answer the questions and fire the decision rules, while the base concepts act as interpretable intermediate hazards. </w:t>
      </w:r>
    </w:p>
    <w:p w14:paraId="5FDE5AB2" w14:textId="77777777" w:rsidR="00C23CFF" w:rsidRDefault="00C23CFF" w:rsidP="00C23CFF">
      <w:pPr>
        <w:pStyle w:val="TableTitle"/>
      </w:pPr>
      <w:r>
        <w:t>TABLE I</w:t>
      </w:r>
    </w:p>
    <w:p w14:paraId="704A5426" w14:textId="77777777" w:rsidR="00C23CFF" w:rsidRPr="00666B1B" w:rsidRDefault="00C23CFF" w:rsidP="00C23CFF">
      <w:pPr>
        <w:pStyle w:val="TableTitle"/>
        <w:rPr>
          <w:sz w:val="18"/>
          <w:szCs w:val="18"/>
        </w:rPr>
      </w:pPr>
      <w:r>
        <w:rPr>
          <w:sz w:val="18"/>
          <w:szCs w:val="18"/>
        </w:rPr>
        <w:t xml:space="preserve">Concept hierarchy and decision roles. Concept symbol </w:t>
      </w:r>
      <m:oMath>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n</m:t>
            </m:r>
          </m:sub>
          <m:sup>
            <m:r>
              <m:rPr>
                <m:scr m:val="script"/>
              </m:rPr>
              <w:rPr>
                <w:rFonts w:ascii="Cambria Math" w:hAnsi="Cambria Math"/>
                <w:sz w:val="18"/>
                <w:szCs w:val="18"/>
              </w:rPr>
              <m:t>(l)</m:t>
            </m:r>
          </m:sup>
        </m:sSubSup>
      </m:oMath>
      <w:r>
        <w:rPr>
          <w:sz w:val="18"/>
          <w:szCs w:val="18"/>
        </w:rPr>
        <w:t xml:space="preserve"> uses subscript </w:t>
      </w:r>
      <m:oMath>
        <m:r>
          <w:rPr>
            <w:rFonts w:ascii="Cambria Math" w:hAnsi="Cambria Math"/>
            <w:sz w:val="18"/>
            <w:szCs w:val="18"/>
          </w:rPr>
          <m:t>n</m:t>
        </m:r>
      </m:oMath>
      <w:r>
        <w:rPr>
          <w:sz w:val="18"/>
          <w:szCs w:val="18"/>
        </w:rPr>
        <w:t xml:space="preserve"> for the concept index within a level and superscript </w:t>
      </w:r>
      <m:oMath>
        <m:r>
          <m:rPr>
            <m:scr m:val="script"/>
          </m:rPr>
          <w:rPr>
            <w:rFonts w:ascii="Cambria Math" w:hAnsi="Cambria Math"/>
            <w:sz w:val="18"/>
            <w:szCs w:val="18"/>
          </w:rPr>
          <m:t>(l)</m:t>
        </m:r>
      </m:oMath>
      <w:r>
        <w:rPr>
          <w:sz w:val="18"/>
          <w:szCs w:val="18"/>
        </w:rPr>
        <w:t xml:space="preserve"> for the level, consistent with Eq. (5); features use </w:t>
      </w:r>
      <m:oMath>
        <m:sSub>
          <m:sSubPr>
            <m:ctrlPr>
              <w:rPr>
                <w:rFonts w:ascii="Cambria Math" w:hAnsi="Cambria Math"/>
                <w:sz w:val="18"/>
                <w:szCs w:val="18"/>
              </w:rPr>
            </m:ctrlPr>
          </m:sSubPr>
          <m:e>
            <m:r>
              <w:rPr>
                <w:rFonts w:ascii="Cambria Math" w:hAnsi="Cambria Math"/>
                <w:sz w:val="18"/>
                <w:szCs w:val="18"/>
              </w:rPr>
              <m:t>z</m:t>
            </m:r>
          </m:e>
          <m:sub>
            <m:r>
              <w:rPr>
                <w:rFonts w:ascii="Cambria Math" w:hAnsi="Cambria Math"/>
                <w:sz w:val="18"/>
                <w:szCs w:val="18"/>
              </w:rPr>
              <m:t>f</m:t>
            </m:r>
          </m:sub>
        </m:sSub>
      </m:oMath>
      <w:r>
        <w:rPr>
          <w:sz w:val="18"/>
          <w:szCs w:val="18"/>
        </w:rPr>
        <w:t>.</w:t>
      </w:r>
    </w:p>
    <w:tbl>
      <w:tblPr>
        <w:tblStyle w:val="TableGrid"/>
        <w:tblW w:w="4893" w:type="pct"/>
        <w:tblInd w:w="108" w:type="dxa"/>
        <w:tblCellMar>
          <w:left w:w="28" w:type="dxa"/>
          <w:right w:w="28" w:type="dxa"/>
        </w:tblCellMar>
        <w:tblLook w:val="07E0" w:firstRow="1" w:lastRow="1" w:firstColumn="1" w:lastColumn="1" w:noHBand="1" w:noVBand="1"/>
        <w:tblCaption w:val="TABLE A.V — Concept hierarchy and decision roles. Concept symbol c_{n}^{(\ell)} uses subscript n for the concept index within a level and superscript (\ell) for the level, consistent with Eq. (5); features use z_{f}."/>
      </w:tblPr>
      <w:tblGrid>
        <w:gridCol w:w="1593"/>
        <w:gridCol w:w="2632"/>
        <w:gridCol w:w="551"/>
      </w:tblGrid>
      <w:tr w:rsidR="00C23CFF" w:rsidRPr="00666B1B" w14:paraId="0E681003" w14:textId="77777777" w:rsidTr="000A0159">
        <w:tc>
          <w:tcPr>
            <w:tcW w:w="1697" w:type="pct"/>
          </w:tcPr>
          <w:p w14:paraId="6E8B2ED0" w14:textId="77777777" w:rsidR="00C23CFF" w:rsidRPr="00666B1B" w:rsidRDefault="00C23CFF" w:rsidP="000A0159">
            <w:pPr>
              <w:pStyle w:val="Compact"/>
              <w:spacing w:before="0" w:after="0"/>
              <w:rPr>
                <w:rFonts w:ascii="Times New Roman" w:hAnsi="Times New Roman" w:cs="Times New Roman"/>
                <w:b/>
                <w:bCs/>
                <w:sz w:val="18"/>
                <w:szCs w:val="18"/>
              </w:rPr>
            </w:pPr>
            <w:r>
              <w:rPr>
                <w:rFonts w:ascii="Times New Roman" w:hAnsi="Times New Roman" w:cs="Times New Roman"/>
                <w:b/>
                <w:bCs/>
                <w:sz w:val="18"/>
                <w:szCs w:val="18"/>
              </w:rPr>
              <w:lastRenderedPageBreak/>
              <w:t>Concept(s)</w:t>
            </w:r>
          </w:p>
        </w:tc>
        <w:tc>
          <w:tcPr>
            <w:tcW w:w="2784" w:type="pct"/>
          </w:tcPr>
          <w:p w14:paraId="6C8FC8E3" w14:textId="77777777" w:rsidR="00C23CFF" w:rsidRPr="00666B1B" w:rsidRDefault="00C23CFF" w:rsidP="000A0159">
            <w:pPr>
              <w:pStyle w:val="Compact"/>
              <w:spacing w:before="0" w:after="0"/>
              <w:rPr>
                <w:rFonts w:ascii="Times New Roman" w:hAnsi="Times New Roman" w:cs="Times New Roman"/>
                <w:b/>
                <w:bCs/>
                <w:sz w:val="18"/>
                <w:szCs w:val="18"/>
              </w:rPr>
            </w:pPr>
            <w:r>
              <w:rPr>
                <w:rFonts w:ascii="Times New Roman" w:hAnsi="Times New Roman" w:cs="Times New Roman"/>
                <w:b/>
                <w:bCs/>
                <w:sz w:val="18"/>
                <w:szCs w:val="18"/>
              </w:rPr>
              <w:t>Built from</w:t>
            </w:r>
          </w:p>
        </w:tc>
        <w:tc>
          <w:tcPr>
            <w:tcW w:w="519" w:type="pct"/>
          </w:tcPr>
          <w:p w14:paraId="631A98E2" w14:textId="77777777" w:rsidR="00C23CFF" w:rsidRPr="00666B1B" w:rsidRDefault="00C23CFF" w:rsidP="000A0159">
            <w:pPr>
              <w:pStyle w:val="Compact"/>
              <w:spacing w:before="0" w:after="0"/>
              <w:rPr>
                <w:rFonts w:ascii="Times New Roman" w:hAnsi="Times New Roman" w:cs="Times New Roman"/>
                <w:b/>
                <w:bCs/>
                <w:sz w:val="18"/>
                <w:szCs w:val="18"/>
              </w:rPr>
            </w:pPr>
            <w:r>
              <w:rPr>
                <w:rFonts w:ascii="Times New Roman" w:hAnsi="Times New Roman" w:cs="Times New Roman"/>
                <w:b/>
                <w:bCs/>
                <w:sz w:val="18"/>
                <w:szCs w:val="18"/>
              </w:rPr>
              <w:t>Role</w:t>
            </w:r>
          </w:p>
        </w:tc>
      </w:tr>
      <w:tr w:rsidR="00C36045" w:rsidRPr="00666B1B" w14:paraId="58413B61" w14:textId="77777777" w:rsidTr="000A0159">
        <w:tc>
          <w:tcPr>
            <w:tcW w:w="1697" w:type="pct"/>
          </w:tcPr>
          <w:p w14:paraId="493B0ADF"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Fire severity,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1</m:t>
                  </m:r>
                </m:sub>
                <m:sup>
                  <m:r>
                    <w:rPr>
                      <w:rFonts w:ascii="Cambria Math" w:hAnsi="Cambria Math" w:cs="Times New Roman"/>
                      <w:sz w:val="18"/>
                      <w:szCs w:val="18"/>
                    </w:rPr>
                    <m:t>(1)</m:t>
                  </m:r>
                </m:sup>
              </m:sSubSup>
            </m:oMath>
          </w:p>
        </w:tc>
        <w:tc>
          <w:tcPr>
            <w:tcW w:w="2784" w:type="pct"/>
          </w:tcPr>
          <w:p w14:paraId="791CE74C"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Fire intensity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1</m:t>
                  </m:r>
                </m:sub>
              </m:sSub>
            </m:oMath>
            <w:r>
              <w:rPr>
                <w:rFonts w:ascii="Times New Roman" w:hAnsi="Times New Roman" w:cs="Times New Roman"/>
                <w:sz w:val="18"/>
                <w:szCs w:val="18"/>
              </w:rPr>
              <w:t xml:space="preserve">, spread potential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2</m:t>
                  </m:r>
                </m:sub>
              </m:sSub>
            </m:oMath>
          </w:p>
        </w:tc>
        <w:tc>
          <w:tcPr>
            <w:tcW w:w="519" w:type="pct"/>
            <w:vMerge w:val="restart"/>
            <w:textDirection w:val="tbRl"/>
            <w:vAlign w:val="center"/>
          </w:tcPr>
          <w:p w14:paraId="64E24A17" w14:textId="12E498E8" w:rsidR="00C36045" w:rsidRPr="00666B1B" w:rsidRDefault="00C36045" w:rsidP="000A0159">
            <w:pPr>
              <w:pStyle w:val="Compact"/>
              <w:spacing w:before="0" w:after="0"/>
              <w:ind w:left="113" w:right="113"/>
              <w:jc w:val="center"/>
              <w:rPr>
                <w:rFonts w:ascii="Times New Roman" w:hAnsi="Times New Roman" w:cs="Times New Roman"/>
                <w:sz w:val="18"/>
                <w:szCs w:val="18"/>
              </w:rPr>
            </w:pPr>
            <w:r>
              <w:rPr>
                <w:rFonts w:ascii="Times New Roman" w:hAnsi="Times New Roman" w:cs="Times New Roman"/>
                <w:sz w:val="18"/>
                <w:szCs w:val="18"/>
              </w:rPr>
              <w:t>Intermediate</w:t>
            </w:r>
          </w:p>
        </w:tc>
      </w:tr>
      <w:tr w:rsidR="00C36045" w:rsidRPr="00666B1B" w14:paraId="04F53478" w14:textId="77777777" w:rsidTr="000A0159">
        <w:tc>
          <w:tcPr>
            <w:tcW w:w="1697" w:type="pct"/>
          </w:tcPr>
          <w:p w14:paraId="598FEF13"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Spread hazard,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2</m:t>
                  </m:r>
                </m:sub>
                <m:sup>
                  <m:r>
                    <w:rPr>
                      <w:rFonts w:ascii="Cambria Math" w:hAnsi="Cambria Math" w:cs="Times New Roman"/>
                      <w:sz w:val="18"/>
                      <w:szCs w:val="18"/>
                    </w:rPr>
                    <m:t>(1)</m:t>
                  </m:r>
                </m:sup>
              </m:sSubSup>
            </m:oMath>
          </w:p>
        </w:tc>
        <w:tc>
          <w:tcPr>
            <w:tcW w:w="2784" w:type="pct"/>
          </w:tcPr>
          <w:p w14:paraId="01D388E4"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Spread potential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2</m:t>
                  </m:r>
                </m:sub>
              </m:sSub>
            </m:oMath>
            <w:r>
              <w:rPr>
                <w:rFonts w:ascii="Times New Roman" w:hAnsi="Times New Roman" w:cs="Times New Roman"/>
                <w:sz w:val="18"/>
                <w:szCs w:val="18"/>
              </w:rPr>
              <w:t xml:space="preserve">, weather severity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3</m:t>
                  </m:r>
                </m:sub>
              </m:sSub>
            </m:oMath>
            <w:r>
              <w:rPr>
                <w:rFonts w:ascii="Times New Roman" w:hAnsi="Times New Roman" w:cs="Times New Roman"/>
                <w:sz w:val="18"/>
                <w:szCs w:val="18"/>
              </w:rPr>
              <w:t xml:space="preserve">, ignition proximity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4</m:t>
                  </m:r>
                </m:sub>
              </m:sSub>
            </m:oMath>
          </w:p>
        </w:tc>
        <w:tc>
          <w:tcPr>
            <w:tcW w:w="519" w:type="pct"/>
            <w:vMerge/>
            <w:textDirection w:val="tbRl"/>
            <w:vAlign w:val="center"/>
          </w:tcPr>
          <w:p w14:paraId="2B375644" w14:textId="44C8C871" w:rsidR="00C36045" w:rsidRPr="00666B1B" w:rsidRDefault="00C36045" w:rsidP="000A0159">
            <w:pPr>
              <w:pStyle w:val="Compact"/>
              <w:spacing w:before="0" w:after="0"/>
              <w:ind w:left="113" w:right="113"/>
              <w:jc w:val="center"/>
              <w:rPr>
                <w:rFonts w:ascii="Times New Roman" w:hAnsi="Times New Roman" w:cs="Times New Roman"/>
                <w:sz w:val="18"/>
                <w:szCs w:val="18"/>
              </w:rPr>
            </w:pPr>
          </w:p>
        </w:tc>
      </w:tr>
      <w:tr w:rsidR="00C36045" w:rsidRPr="00666B1B" w14:paraId="3FC72C89" w14:textId="77777777" w:rsidTr="000A0159">
        <w:tc>
          <w:tcPr>
            <w:tcW w:w="1697" w:type="pct"/>
          </w:tcPr>
          <w:p w14:paraId="4DEA87D4"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Fuel hazard,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3</m:t>
                  </m:r>
                </m:sub>
                <m:sup>
                  <m:r>
                    <w:rPr>
                      <w:rFonts w:ascii="Cambria Math" w:hAnsi="Cambria Math" w:cs="Times New Roman"/>
                      <w:sz w:val="18"/>
                      <w:szCs w:val="18"/>
                    </w:rPr>
                    <m:t>(1)</m:t>
                  </m:r>
                </m:sup>
              </m:sSubSup>
            </m:oMath>
          </w:p>
        </w:tc>
        <w:tc>
          <w:tcPr>
            <w:tcW w:w="2784" w:type="pct"/>
          </w:tcPr>
          <w:p w14:paraId="3969BE9C"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Weather severity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3</m:t>
                  </m:r>
                </m:sub>
              </m:sSub>
            </m:oMath>
            <w:r>
              <w:rPr>
                <w:rFonts w:ascii="Times New Roman" w:hAnsi="Times New Roman" w:cs="Times New Roman"/>
                <w:sz w:val="18"/>
                <w:szCs w:val="18"/>
              </w:rPr>
              <w:t xml:space="preserve">, fuel load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5</m:t>
                  </m:r>
                </m:sub>
              </m:sSub>
            </m:oMath>
          </w:p>
        </w:tc>
        <w:tc>
          <w:tcPr>
            <w:tcW w:w="519" w:type="pct"/>
            <w:vMerge/>
            <w:textDirection w:val="tbRl"/>
            <w:vAlign w:val="center"/>
          </w:tcPr>
          <w:p w14:paraId="28C24469" w14:textId="0EAEBE2F" w:rsidR="00C36045" w:rsidRPr="00666B1B" w:rsidRDefault="00C36045" w:rsidP="000A0159">
            <w:pPr>
              <w:pStyle w:val="Compact"/>
              <w:spacing w:before="0" w:after="0"/>
              <w:ind w:left="113" w:right="113"/>
              <w:jc w:val="center"/>
              <w:rPr>
                <w:rFonts w:ascii="Times New Roman" w:hAnsi="Times New Roman" w:cs="Times New Roman"/>
                <w:sz w:val="18"/>
                <w:szCs w:val="18"/>
              </w:rPr>
            </w:pPr>
          </w:p>
        </w:tc>
      </w:tr>
      <w:tr w:rsidR="00C36045" w:rsidRPr="00666B1B" w14:paraId="1161796C" w14:textId="77777777" w:rsidTr="000A0159">
        <w:tc>
          <w:tcPr>
            <w:tcW w:w="1697" w:type="pct"/>
          </w:tcPr>
          <w:p w14:paraId="57046D0B"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Asset value,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4</m:t>
                  </m:r>
                </m:sub>
                <m:sup>
                  <m:r>
                    <w:rPr>
                      <w:rFonts w:ascii="Cambria Math" w:hAnsi="Cambria Math" w:cs="Times New Roman"/>
                      <w:sz w:val="18"/>
                      <w:szCs w:val="18"/>
                    </w:rPr>
                    <m:t>(1)</m:t>
                  </m:r>
                </m:sup>
              </m:sSubSup>
            </m:oMath>
          </w:p>
        </w:tc>
        <w:tc>
          <w:tcPr>
            <w:tcW w:w="2784" w:type="pct"/>
          </w:tcPr>
          <w:p w14:paraId="5FD820B3"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Asset exposure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6</m:t>
                  </m:r>
                </m:sub>
              </m:sSub>
            </m:oMath>
          </w:p>
        </w:tc>
        <w:tc>
          <w:tcPr>
            <w:tcW w:w="519" w:type="pct"/>
            <w:vMerge/>
            <w:textDirection w:val="tbRl"/>
            <w:vAlign w:val="center"/>
          </w:tcPr>
          <w:p w14:paraId="016B6DD7" w14:textId="4D72C0DF" w:rsidR="00C36045" w:rsidRPr="00666B1B" w:rsidRDefault="00C36045" w:rsidP="000A0159">
            <w:pPr>
              <w:pStyle w:val="Compact"/>
              <w:spacing w:before="0" w:after="0"/>
              <w:ind w:left="113" w:right="113"/>
              <w:jc w:val="center"/>
              <w:rPr>
                <w:rFonts w:ascii="Times New Roman" w:hAnsi="Times New Roman" w:cs="Times New Roman"/>
                <w:sz w:val="18"/>
                <w:szCs w:val="18"/>
              </w:rPr>
            </w:pPr>
          </w:p>
        </w:tc>
      </w:tr>
      <w:tr w:rsidR="00C36045" w:rsidRPr="00666B1B" w14:paraId="260333A5" w14:textId="77777777" w:rsidTr="000A0159">
        <w:tc>
          <w:tcPr>
            <w:tcW w:w="1697" w:type="pct"/>
          </w:tcPr>
          <w:p w14:paraId="637BCD12"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Crew reachability,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5</m:t>
                  </m:r>
                </m:sub>
                <m:sup>
                  <m:r>
                    <w:rPr>
                      <w:rFonts w:ascii="Cambria Math" w:hAnsi="Cambria Math" w:cs="Times New Roman"/>
                      <w:sz w:val="18"/>
                      <w:szCs w:val="18"/>
                    </w:rPr>
                    <m:t>(1)</m:t>
                  </m:r>
                </m:sup>
              </m:sSubSup>
            </m:oMath>
          </w:p>
        </w:tc>
        <w:tc>
          <w:tcPr>
            <w:tcW w:w="2784" w:type="pct"/>
          </w:tcPr>
          <w:p w14:paraId="1F7710A8"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Resource accessibility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7</m:t>
                  </m:r>
                </m:sub>
              </m:sSub>
            </m:oMath>
            <w:r>
              <w:rPr>
                <w:rFonts w:ascii="Times New Roman" w:hAnsi="Times New Roman" w:cs="Times New Roman"/>
                <w:sz w:val="18"/>
                <w:szCs w:val="18"/>
              </w:rPr>
              <w:t xml:space="preserve">, access and road status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8</m:t>
                  </m:r>
                </m:sub>
              </m:sSub>
            </m:oMath>
          </w:p>
        </w:tc>
        <w:tc>
          <w:tcPr>
            <w:tcW w:w="519" w:type="pct"/>
            <w:vMerge/>
            <w:textDirection w:val="tbRl"/>
            <w:vAlign w:val="center"/>
          </w:tcPr>
          <w:p w14:paraId="35C6C869" w14:textId="4555E605" w:rsidR="00C36045" w:rsidRPr="00666B1B" w:rsidRDefault="00C36045" w:rsidP="000A0159">
            <w:pPr>
              <w:pStyle w:val="Compact"/>
              <w:spacing w:before="0" w:after="0"/>
              <w:ind w:left="113" w:right="113"/>
              <w:jc w:val="center"/>
              <w:rPr>
                <w:rFonts w:ascii="Times New Roman" w:hAnsi="Times New Roman" w:cs="Times New Roman"/>
                <w:sz w:val="18"/>
                <w:szCs w:val="18"/>
              </w:rPr>
            </w:pPr>
          </w:p>
        </w:tc>
      </w:tr>
      <w:tr w:rsidR="00C36045" w:rsidRPr="00666B1B" w14:paraId="41B63483" w14:textId="77777777" w:rsidTr="000A0159">
        <w:tc>
          <w:tcPr>
            <w:tcW w:w="1697" w:type="pct"/>
          </w:tcPr>
          <w:p w14:paraId="63E11010" w14:textId="61CBCDF3"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Logistics,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6</m:t>
                  </m:r>
                </m:sub>
                <m:sup>
                  <m:r>
                    <w:rPr>
                      <w:rFonts w:ascii="Cambria Math" w:hAnsi="Cambria Math" w:cs="Times New Roman"/>
                      <w:sz w:val="18"/>
                      <w:szCs w:val="18"/>
                    </w:rPr>
                    <m:t>(1)</m:t>
                  </m:r>
                </m:sup>
              </m:sSubSup>
            </m:oMath>
          </w:p>
        </w:tc>
        <w:tc>
          <w:tcPr>
            <w:tcW w:w="2784" w:type="pct"/>
          </w:tcPr>
          <w:p w14:paraId="4C322ED2"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Suppression availability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9</m:t>
                  </m:r>
                </m:sub>
              </m:sSub>
            </m:oMath>
          </w:p>
        </w:tc>
        <w:tc>
          <w:tcPr>
            <w:tcW w:w="519" w:type="pct"/>
            <w:vMerge/>
            <w:textDirection w:val="tbRl"/>
            <w:vAlign w:val="center"/>
          </w:tcPr>
          <w:p w14:paraId="3C3B158A" w14:textId="036FE895" w:rsidR="00C36045" w:rsidRPr="00666B1B" w:rsidRDefault="00C36045" w:rsidP="000A0159">
            <w:pPr>
              <w:pStyle w:val="Compact"/>
              <w:spacing w:before="0" w:after="0"/>
              <w:ind w:left="113" w:right="113"/>
              <w:jc w:val="center"/>
              <w:rPr>
                <w:rFonts w:ascii="Times New Roman" w:hAnsi="Times New Roman" w:cs="Times New Roman"/>
                <w:sz w:val="18"/>
                <w:szCs w:val="18"/>
              </w:rPr>
            </w:pPr>
          </w:p>
        </w:tc>
      </w:tr>
      <w:tr w:rsidR="00C36045" w:rsidRPr="00666B1B" w14:paraId="00E97FD0" w14:textId="77777777" w:rsidTr="000A0159">
        <w:tc>
          <w:tcPr>
            <w:tcW w:w="1697" w:type="pct"/>
          </w:tcPr>
          <w:p w14:paraId="06095637"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Fire threat level,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1</m:t>
                  </m:r>
                </m:sub>
                <m:sup>
                  <m:r>
                    <w:rPr>
                      <w:rFonts w:ascii="Cambria Math" w:hAnsi="Cambria Math" w:cs="Times New Roman"/>
                      <w:sz w:val="18"/>
                      <w:szCs w:val="18"/>
                    </w:rPr>
                    <m:t>(2)</m:t>
                  </m:r>
                </m:sup>
              </m:sSubSup>
            </m:oMath>
          </w:p>
        </w:tc>
        <w:tc>
          <w:tcPr>
            <w:tcW w:w="2784" w:type="pct"/>
          </w:tcPr>
          <w:p w14:paraId="2F3D408B"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Fire severity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1</m:t>
                  </m:r>
                </m:sub>
                <m:sup>
                  <m:r>
                    <w:rPr>
                      <w:rFonts w:ascii="Cambria Math" w:hAnsi="Cambria Math" w:cs="Times New Roman"/>
                      <w:sz w:val="18"/>
                      <w:szCs w:val="18"/>
                    </w:rPr>
                    <m:t>(1)</m:t>
                  </m:r>
                </m:sup>
              </m:sSubSup>
            </m:oMath>
            <w:r>
              <w:rPr>
                <w:rFonts w:ascii="Times New Roman" w:hAnsi="Times New Roman" w:cs="Times New Roman"/>
                <w:sz w:val="18"/>
                <w:szCs w:val="18"/>
              </w:rPr>
              <w:t xml:space="preserve">, spread hazard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2</m:t>
                  </m:r>
                </m:sub>
                <m:sup>
                  <m:r>
                    <w:rPr>
                      <w:rFonts w:ascii="Cambria Math" w:hAnsi="Cambria Math" w:cs="Times New Roman"/>
                      <w:sz w:val="18"/>
                      <w:szCs w:val="18"/>
                    </w:rPr>
                    <m:t>(1)</m:t>
                  </m:r>
                </m:sup>
              </m:sSubSup>
            </m:oMath>
            <w:r>
              <w:rPr>
                <w:rFonts w:ascii="Times New Roman" w:hAnsi="Times New Roman" w:cs="Times New Roman"/>
                <w:sz w:val="18"/>
                <w:szCs w:val="18"/>
              </w:rPr>
              <w:t xml:space="preserve">, fuel hazard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3</m:t>
                  </m:r>
                </m:sub>
                <m:sup>
                  <m:r>
                    <w:rPr>
                      <w:rFonts w:ascii="Cambria Math" w:hAnsi="Cambria Math" w:cs="Times New Roman"/>
                      <w:sz w:val="18"/>
                      <w:szCs w:val="18"/>
                    </w:rPr>
                    <m:t>(1)</m:t>
                  </m:r>
                </m:sup>
              </m:sSubSup>
            </m:oMath>
          </w:p>
        </w:tc>
        <w:tc>
          <w:tcPr>
            <w:tcW w:w="519" w:type="pct"/>
            <w:vMerge w:val="restart"/>
            <w:textDirection w:val="tbRl"/>
            <w:vAlign w:val="center"/>
          </w:tcPr>
          <w:p w14:paraId="5BE1CFB0" w14:textId="14BF3B0B" w:rsidR="00C36045" w:rsidRPr="00666B1B" w:rsidRDefault="00C36045" w:rsidP="000A0159">
            <w:pPr>
              <w:pStyle w:val="Compact"/>
              <w:spacing w:before="0" w:after="0"/>
              <w:ind w:left="113" w:right="113"/>
              <w:jc w:val="center"/>
              <w:rPr>
                <w:rFonts w:ascii="Times New Roman" w:hAnsi="Times New Roman" w:cs="Times New Roman"/>
                <w:sz w:val="18"/>
                <w:szCs w:val="18"/>
              </w:rPr>
            </w:pPr>
            <w:r>
              <w:rPr>
                <w:rFonts w:ascii="Times New Roman" w:hAnsi="Times New Roman" w:cs="Times New Roman"/>
                <w:sz w:val="18"/>
                <w:szCs w:val="18"/>
              </w:rPr>
              <w:t>Decision</w:t>
            </w:r>
          </w:p>
        </w:tc>
      </w:tr>
      <w:tr w:rsidR="00C36045" w:rsidRPr="00666B1B" w14:paraId="03591A01" w14:textId="77777777" w:rsidTr="000A0159">
        <w:tc>
          <w:tcPr>
            <w:tcW w:w="1697" w:type="pct"/>
          </w:tcPr>
          <w:p w14:paraId="18D8FF1E" w14:textId="07E49FF3"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Asset risk,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2</m:t>
                  </m:r>
                </m:sub>
                <m:sup>
                  <m:r>
                    <w:rPr>
                      <w:rFonts w:ascii="Cambria Math" w:hAnsi="Cambria Math" w:cs="Times New Roman"/>
                      <w:sz w:val="18"/>
                      <w:szCs w:val="18"/>
                    </w:rPr>
                    <m:t>(2)</m:t>
                  </m:r>
                </m:sup>
              </m:sSubSup>
            </m:oMath>
          </w:p>
        </w:tc>
        <w:tc>
          <w:tcPr>
            <w:tcW w:w="2784" w:type="pct"/>
          </w:tcPr>
          <w:p w14:paraId="57BFF059"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Spread hazard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2</m:t>
                  </m:r>
                </m:sub>
                <m:sup>
                  <m:r>
                    <w:rPr>
                      <w:rFonts w:ascii="Cambria Math" w:hAnsi="Cambria Math" w:cs="Times New Roman"/>
                      <w:sz w:val="18"/>
                      <w:szCs w:val="18"/>
                    </w:rPr>
                    <m:t>(1)</m:t>
                  </m:r>
                </m:sup>
              </m:sSubSup>
            </m:oMath>
            <w:r>
              <w:rPr>
                <w:rFonts w:ascii="Times New Roman" w:hAnsi="Times New Roman" w:cs="Times New Roman"/>
                <w:sz w:val="18"/>
                <w:szCs w:val="18"/>
              </w:rPr>
              <w:t xml:space="preserve">, asset value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4</m:t>
                  </m:r>
                </m:sub>
                <m:sup>
                  <m:r>
                    <w:rPr>
                      <w:rFonts w:ascii="Cambria Math" w:hAnsi="Cambria Math" w:cs="Times New Roman"/>
                      <w:sz w:val="18"/>
                      <w:szCs w:val="18"/>
                    </w:rPr>
                    <m:t>(1)</m:t>
                  </m:r>
                </m:sup>
              </m:sSubSup>
            </m:oMath>
          </w:p>
        </w:tc>
        <w:tc>
          <w:tcPr>
            <w:tcW w:w="519" w:type="pct"/>
            <w:vMerge/>
          </w:tcPr>
          <w:p w14:paraId="7974727D" w14:textId="26CDBB6A" w:rsidR="00C36045" w:rsidRPr="00666B1B" w:rsidRDefault="00C36045" w:rsidP="000A0159">
            <w:pPr>
              <w:pStyle w:val="Compact"/>
              <w:spacing w:before="0" w:after="0"/>
              <w:rPr>
                <w:rFonts w:ascii="Times New Roman" w:hAnsi="Times New Roman" w:cs="Times New Roman"/>
                <w:sz w:val="18"/>
                <w:szCs w:val="18"/>
              </w:rPr>
            </w:pPr>
          </w:p>
        </w:tc>
      </w:tr>
      <w:tr w:rsidR="00C36045" w:rsidRPr="00666B1B" w14:paraId="70FBC8AD" w14:textId="77777777" w:rsidTr="000A0159">
        <w:tc>
          <w:tcPr>
            <w:tcW w:w="1697" w:type="pct"/>
          </w:tcPr>
          <w:p w14:paraId="0C473DC2"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Suppression feasibility,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3</m:t>
                  </m:r>
                </m:sub>
                <m:sup>
                  <m:r>
                    <w:rPr>
                      <w:rFonts w:ascii="Cambria Math" w:hAnsi="Cambria Math" w:cs="Times New Roman"/>
                      <w:sz w:val="18"/>
                      <w:szCs w:val="18"/>
                    </w:rPr>
                    <m:t>(2)</m:t>
                  </m:r>
                </m:sup>
              </m:sSubSup>
            </m:oMath>
          </w:p>
        </w:tc>
        <w:tc>
          <w:tcPr>
            <w:tcW w:w="2784" w:type="pct"/>
          </w:tcPr>
          <w:p w14:paraId="2418E118"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Crew reachability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5</m:t>
                  </m:r>
                </m:sub>
                <m:sup>
                  <m:r>
                    <w:rPr>
                      <w:rFonts w:ascii="Cambria Math" w:hAnsi="Cambria Math" w:cs="Times New Roman"/>
                      <w:sz w:val="18"/>
                      <w:szCs w:val="18"/>
                    </w:rPr>
                    <m:t>(1)</m:t>
                  </m:r>
                </m:sup>
              </m:sSubSup>
            </m:oMath>
            <w:r>
              <w:rPr>
                <w:rFonts w:ascii="Times New Roman" w:hAnsi="Times New Roman" w:cs="Times New Roman"/>
                <w:sz w:val="18"/>
                <w:szCs w:val="18"/>
              </w:rPr>
              <w:t xml:space="preserve">, logistics support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6</m:t>
                  </m:r>
                </m:sub>
                <m:sup>
                  <m:r>
                    <w:rPr>
                      <w:rFonts w:ascii="Cambria Math" w:hAnsi="Cambria Math" w:cs="Times New Roman"/>
                      <w:sz w:val="18"/>
                      <w:szCs w:val="18"/>
                    </w:rPr>
                    <m:t>(1)</m:t>
                  </m:r>
                </m:sup>
              </m:sSubSup>
            </m:oMath>
          </w:p>
        </w:tc>
        <w:tc>
          <w:tcPr>
            <w:tcW w:w="519" w:type="pct"/>
            <w:vMerge/>
          </w:tcPr>
          <w:p w14:paraId="6980103C" w14:textId="669CEAF1" w:rsidR="00C36045" w:rsidRPr="00666B1B" w:rsidRDefault="00C36045" w:rsidP="000A0159">
            <w:pPr>
              <w:pStyle w:val="Compact"/>
              <w:spacing w:before="0" w:after="0"/>
              <w:rPr>
                <w:rFonts w:ascii="Times New Roman" w:hAnsi="Times New Roman" w:cs="Times New Roman"/>
                <w:sz w:val="18"/>
                <w:szCs w:val="18"/>
              </w:rPr>
            </w:pPr>
          </w:p>
        </w:tc>
      </w:tr>
      <w:tr w:rsidR="00C36045" w:rsidRPr="00666B1B" w14:paraId="05742B65" w14:textId="77777777" w:rsidTr="000A0159">
        <w:tc>
          <w:tcPr>
            <w:tcW w:w="1697" w:type="pct"/>
          </w:tcPr>
          <w:p w14:paraId="064E90DC"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Intervention urgency,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1</m:t>
                  </m:r>
                </m:sub>
                <m:sup>
                  <m:r>
                    <w:rPr>
                      <w:rFonts w:ascii="Cambria Math" w:hAnsi="Cambria Math" w:cs="Times New Roman"/>
                      <w:sz w:val="18"/>
                      <w:szCs w:val="18"/>
                    </w:rPr>
                    <m:t>(3)</m:t>
                  </m:r>
                </m:sup>
              </m:sSubSup>
            </m:oMath>
          </w:p>
        </w:tc>
        <w:tc>
          <w:tcPr>
            <w:tcW w:w="2784" w:type="pct"/>
          </w:tcPr>
          <w:p w14:paraId="0F17ECB7"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Fire threat level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1</m:t>
                  </m:r>
                </m:sub>
                <m:sup>
                  <m:r>
                    <w:rPr>
                      <w:rFonts w:ascii="Cambria Math" w:hAnsi="Cambria Math" w:cs="Times New Roman"/>
                      <w:sz w:val="18"/>
                      <w:szCs w:val="18"/>
                    </w:rPr>
                    <m:t>(2)</m:t>
                  </m:r>
                </m:sup>
              </m:sSubSup>
            </m:oMath>
            <w:r>
              <w:rPr>
                <w:rFonts w:ascii="Times New Roman" w:hAnsi="Times New Roman" w:cs="Times New Roman"/>
                <w:sz w:val="18"/>
                <w:szCs w:val="18"/>
              </w:rPr>
              <w:t xml:space="preserve">, asset exposure risk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2</m:t>
                  </m:r>
                </m:sub>
                <m:sup>
                  <m:r>
                    <w:rPr>
                      <w:rFonts w:ascii="Cambria Math" w:hAnsi="Cambria Math" w:cs="Times New Roman"/>
                      <w:sz w:val="18"/>
                      <w:szCs w:val="18"/>
                    </w:rPr>
                    <m:t>(2)</m:t>
                  </m:r>
                </m:sup>
              </m:sSubSup>
            </m:oMath>
            <w:r>
              <w:rPr>
                <w:rFonts w:ascii="Times New Roman" w:hAnsi="Times New Roman" w:cs="Times New Roman"/>
                <w:sz w:val="18"/>
                <w:szCs w:val="18"/>
              </w:rPr>
              <w:t xml:space="preserve">, temporal urgency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10</m:t>
                  </m:r>
                </m:sub>
              </m:sSub>
            </m:oMath>
          </w:p>
        </w:tc>
        <w:tc>
          <w:tcPr>
            <w:tcW w:w="519" w:type="pct"/>
            <w:vMerge/>
          </w:tcPr>
          <w:p w14:paraId="23E0E314" w14:textId="0A7BACEB" w:rsidR="00C36045" w:rsidRPr="00666B1B" w:rsidRDefault="00C36045" w:rsidP="000A0159">
            <w:pPr>
              <w:pStyle w:val="Compact"/>
              <w:spacing w:before="0" w:after="0"/>
              <w:rPr>
                <w:rFonts w:ascii="Times New Roman" w:hAnsi="Times New Roman" w:cs="Times New Roman"/>
                <w:sz w:val="18"/>
                <w:szCs w:val="18"/>
              </w:rPr>
            </w:pPr>
          </w:p>
        </w:tc>
      </w:tr>
      <w:tr w:rsidR="00C36045" w:rsidRPr="00666B1B" w14:paraId="498856EF" w14:textId="77777777" w:rsidTr="000A0159">
        <w:tc>
          <w:tcPr>
            <w:tcW w:w="1697" w:type="pct"/>
          </w:tcPr>
          <w:p w14:paraId="54B16CD9"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Evacuation pressure,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2</m:t>
                  </m:r>
                </m:sub>
                <m:sup>
                  <m:r>
                    <w:rPr>
                      <w:rFonts w:ascii="Cambria Math" w:hAnsi="Cambria Math" w:cs="Times New Roman"/>
                      <w:sz w:val="18"/>
                      <w:szCs w:val="18"/>
                    </w:rPr>
                    <m:t>(3)</m:t>
                  </m:r>
                </m:sup>
              </m:sSubSup>
            </m:oMath>
          </w:p>
        </w:tc>
        <w:tc>
          <w:tcPr>
            <w:tcW w:w="2784" w:type="pct"/>
          </w:tcPr>
          <w:p w14:paraId="35A9B2A6"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Asset exposure risk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2</m:t>
                  </m:r>
                </m:sub>
                <m:sup>
                  <m:r>
                    <w:rPr>
                      <w:rFonts w:ascii="Cambria Math" w:hAnsi="Cambria Math" w:cs="Times New Roman"/>
                      <w:sz w:val="18"/>
                      <w:szCs w:val="18"/>
                    </w:rPr>
                    <m:t>(2)</m:t>
                  </m:r>
                </m:sup>
              </m:sSubSup>
            </m:oMath>
            <w:r>
              <w:rPr>
                <w:rFonts w:ascii="Times New Roman" w:hAnsi="Times New Roman" w:cs="Times New Roman"/>
                <w:sz w:val="18"/>
                <w:szCs w:val="18"/>
              </w:rPr>
              <w:t xml:space="preserve">, access and road status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8</m:t>
                  </m:r>
                </m:sub>
              </m:sSub>
            </m:oMath>
            <w:r>
              <w:rPr>
                <w:rFonts w:ascii="Times New Roman" w:hAnsi="Times New Roman" w:cs="Times New Roman"/>
                <w:sz w:val="18"/>
                <w:szCs w:val="18"/>
              </w:rPr>
              <w:t xml:space="preserve"> (inverted), temporal urgency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10</m:t>
                  </m:r>
                </m:sub>
              </m:sSub>
            </m:oMath>
          </w:p>
        </w:tc>
        <w:tc>
          <w:tcPr>
            <w:tcW w:w="519" w:type="pct"/>
            <w:vMerge/>
          </w:tcPr>
          <w:p w14:paraId="4A3760C6" w14:textId="1CC9B53A" w:rsidR="00C36045" w:rsidRPr="00666B1B" w:rsidRDefault="00C36045" w:rsidP="000A0159">
            <w:pPr>
              <w:pStyle w:val="Compact"/>
              <w:spacing w:before="0" w:after="0"/>
              <w:rPr>
                <w:rFonts w:ascii="Times New Roman" w:hAnsi="Times New Roman" w:cs="Times New Roman"/>
                <w:sz w:val="18"/>
                <w:szCs w:val="18"/>
              </w:rPr>
            </w:pPr>
          </w:p>
        </w:tc>
      </w:tr>
      <w:tr w:rsidR="00C23CFF" w:rsidRPr="00666B1B" w14:paraId="7C5B1477" w14:textId="77777777" w:rsidTr="000A0159">
        <w:tc>
          <w:tcPr>
            <w:tcW w:w="1697" w:type="pct"/>
          </w:tcPr>
          <w:p w14:paraId="0E7BE1D9" w14:textId="684C3C14" w:rsidR="00C23CFF" w:rsidRPr="00666B1B" w:rsidRDefault="00C23CFF"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Op. priority,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1</m:t>
                  </m:r>
                </m:sub>
                <m:sup>
                  <m:r>
                    <w:rPr>
                      <w:rFonts w:ascii="Cambria Math" w:hAnsi="Cambria Math" w:cs="Times New Roman"/>
                      <w:sz w:val="18"/>
                      <w:szCs w:val="18"/>
                    </w:rPr>
                    <m:t>(4)</m:t>
                  </m:r>
                </m:sup>
              </m:sSubSup>
            </m:oMath>
          </w:p>
        </w:tc>
        <w:tc>
          <w:tcPr>
            <w:tcW w:w="2784" w:type="pct"/>
          </w:tcPr>
          <w:p w14:paraId="4193FF33" w14:textId="62A8CD13" w:rsidR="00C23CFF" w:rsidRPr="00666B1B" w:rsidRDefault="00C23CFF"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Fire threat level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1</m:t>
                  </m:r>
                </m:sub>
                <m:sup>
                  <m:r>
                    <w:rPr>
                      <w:rFonts w:ascii="Cambria Math" w:hAnsi="Cambria Math" w:cs="Times New Roman"/>
                      <w:sz w:val="18"/>
                      <w:szCs w:val="18"/>
                    </w:rPr>
                    <m:t>(2)</m:t>
                  </m:r>
                </m:sup>
              </m:sSubSup>
            </m:oMath>
            <w:r>
              <w:rPr>
                <w:rFonts w:ascii="Times New Roman" w:hAnsi="Times New Roman" w:cs="Times New Roman"/>
                <w:sz w:val="18"/>
                <w:szCs w:val="18"/>
              </w:rPr>
              <w:t xml:space="preserve">, asset risk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2</m:t>
                  </m:r>
                </m:sub>
                <m:sup>
                  <m:r>
                    <w:rPr>
                      <w:rFonts w:ascii="Cambria Math" w:hAnsi="Cambria Math" w:cs="Times New Roman"/>
                      <w:sz w:val="18"/>
                      <w:szCs w:val="18"/>
                    </w:rPr>
                    <m:t>(2)</m:t>
                  </m:r>
                </m:sup>
              </m:sSubSup>
            </m:oMath>
          </w:p>
        </w:tc>
        <w:tc>
          <w:tcPr>
            <w:tcW w:w="519" w:type="pct"/>
          </w:tcPr>
          <w:p w14:paraId="65B2184C" w14:textId="77777777" w:rsidR="00C23CFF" w:rsidRPr="00666B1B" w:rsidRDefault="00C23CFF"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Coord.</w:t>
            </w:r>
          </w:p>
        </w:tc>
      </w:tr>
    </w:tbl>
    <w:p w14:paraId="0CAF0C51" w14:textId="5C2D8D81" w:rsidR="00E9350F" w:rsidRDefault="00C23CFF" w:rsidP="00E9350F">
      <w:pPr>
        <w:pStyle w:val="PARAIndent"/>
      </w:pPr>
      <w:r>
        <w:t xml:space="preserve">In fact, each feature is first fuzzified into five trapezoidal linguistic terms </w:t>
        <w:fldChar w:fldCharType="begin"/>
        <w:instrText xml:space="preserve"> REF _Ref233555297 \h </w:instrText>
        <w:fldChar w:fldCharType="separate"/>
        <w:t xml:space="preserve">( </w:t>
      </w:r>
      <w:r>
        <w:rPr>
          <w:noProof/>
        </w:rPr>
        <w:t>4</w:t>
      </w:r>
      <w:r>
        <w:t xml:space="preserve"> )</w:t>
        <w:fldChar w:fldCharType="end"/>
        <w:t xml:space="preserve"> that form a partition of unity (</w:t>
        <w:fldChar w:fldCharType="begin"/>
        <w:instrText xml:space="preserve"> REF _Ref233561257 \h  \* MERGEFORMAT </w:instrText>
        <w:fldChar w:fldCharType="separate"/>
        <w:t xml:space="preserve">Fig. </w:t>
      </w:r>
      <w:r>
        <w:rPr>
          <w:noProof/>
        </w:rPr>
        <w:t>3</w:t>
      </w:r>
      <w:r>
        <w:fldChar w:fldCharType="end"/>
        <w:t xml:space="preserve">), and concept activations are then built by weighted aggregation of the bounded feature values, with the linguistic terms entering the reasoning when a concept appears in a rule antecedent, and gated by observation confidence </w:t>
      </w:r>
      <w:sdt>
        <w:sdtPr>
          <w:id w:val="17021"/>
          <w:citation/>
        </w:sdtPr>
        <w:sdtContent>
          <w:r>
            <w:fldChar w:fldCharType="begin"/>
            <w:instrText xml:space="preserve"> CITATION Zad65 \l 1033 \m Mam75 </w:instrText>
            <w:fldChar w:fldCharType="separate"/>
          </w:r>
          <w:r>
            <w:rPr>
              <w:noProof/>
            </w:rPr>
            <w:t>[29, 31]</w:t>
          </w:r>
          <w:r>
            <w:fldChar w:fldCharType="end"/>
          </w:r>
        </w:sdtContent>
      </w:sdt>
      <w:r>
        <w:t xml:space="preserve"> in </w:t>
        <w:fldChar w:fldCharType="begin"/>
        <w:instrText xml:space="preserve"> REF _Ref233584441 \h </w:instrText>
        <w:fldChar w:fldCharType="separate"/>
        <w:t xml:space="preserve">( </w:t>
      </w:r>
      <w:r>
        <w:rPr>
          <w:noProof/>
        </w:rPr>
        <w:t>5</w:t>
      </w:r>
      <w:r>
        <w:t xml:space="preserve"> )</w:t>
        <w:fldChar w:fldCharType="end"/>
        <w:t>.</w:t>
      </w:r>
    </w:p>
    <w:tbl>
      <w:tblPr>
        <w:tblW w:w="0" w:type="auto"/>
        <w:tblInd w:w="38" w:type="dxa"/>
        <w:tblLook w:val="04A0" w:firstRow="1" w:lastRow="0" w:firstColumn="1" w:lastColumn="0" w:noHBand="0" w:noVBand="1"/>
      </w:tblPr>
      <w:tblGrid>
        <w:gridCol w:w="4323"/>
        <w:gridCol w:w="641"/>
      </w:tblGrid>
      <w:tr w:rsidR="00B5238B" w14:paraId="468730B4" w14:textId="77777777" w:rsidTr="00F0770D">
        <w:tc>
          <w:tcPr>
            <w:tcW w:w="4323" w:type="dxa"/>
            <w:vAlign w:val="center"/>
          </w:tcPr>
          <w:p w14:paraId="6862B118" w14:textId="77777777" w:rsidR="00B5238B" w:rsidRDefault="00000000" w:rsidP="00F0770D">
            <w:pPr>
              <w:pStyle w:val="PARAIndent"/>
              <w:ind w:firstLine="0"/>
              <w:jc w:val="center"/>
            </w:pPr>
            <m:oMathPara>
              <m:oMath>
                <m:nary>
                  <m:naryPr>
                    <m:chr m:val="∑"/>
                    <m:limLoc m:val="undOvr"/>
                    <m:ctrlPr>
                      <w:rPr>
                        <w:rFonts w:ascii="Cambria Math" w:hAnsi="Cambria Math"/>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w:rPr>
                            <w:rFonts w:ascii="Cambria Math" w:hAnsi="Cambria Math"/>
                          </w:rPr>
                          <m:t>μ</m:t>
                        </m:r>
                      </m:e>
                      <m:sub>
                        <m:r>
                          <w:rPr>
                            <w:rFonts w:ascii="Cambria Math" w:hAnsi="Cambria Math"/>
                          </w:rPr>
                          <m:t>ij</m:t>
                        </m:r>
                      </m:sub>
                    </m:sSub>
                  </m:e>
                </m:nary>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)=1, ∀ </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,  m=5</m:t>
                </m:r>
              </m:oMath>
            </m:oMathPara>
          </w:p>
        </w:tc>
        <w:tc>
          <w:tcPr>
            <w:tcW w:w="641" w:type="dxa"/>
            <w:vAlign w:val="center"/>
          </w:tcPr>
          <w:p w14:paraId="2D30DC7B" w14:textId="15B2B762" w:rsidR="00B5238B" w:rsidRDefault="00B5238B" w:rsidP="00F0770D">
            <w:pPr>
              <w:pStyle w:val="Caption"/>
              <w:jc w:val="right"/>
            </w:pPr>
            <w:bookmarkStart w:id="14" w:name="_RefEqBG11060"/>
            <w:bookmarkStart w:id="15" w:name="_Ref233555297"/>
            <w:r>
              <w:t xml:space="preserve">( </w:t>
            </w:r>
            <w:fldSimple w:instr=" SEQ ( \* ARABIC ">
              <w:r>
                <w:rPr>
                  <w:noProof/>
                </w:rPr>
                <w:t>4</w:t>
              </w:r>
            </w:fldSimple>
            <w:bookmarkEnd w:id="14"/>
            <w:r>
              <w:t xml:space="preserve"> )</w:t>
            </w:r>
            <w:bookmarkEnd w:id="15"/>
          </w:p>
        </w:tc>
      </w:tr>
      <w:tr w:rsidR="00B5238B" w14:paraId="24357DF6" w14:textId="77777777" w:rsidTr="00B5238B">
        <w:tc>
          <w:tcPr>
            <w:tcW w:w="4323" w:type="dxa"/>
            <w:vAlign w:val="center"/>
          </w:tcPr>
          <w:p w14:paraId="22CF01DB" w14:textId="77777777" w:rsidR="00B5238B" w:rsidRPr="00B5238B" w:rsidRDefault="00000000" w:rsidP="00F0770D">
            <w:pPr>
              <w:pStyle w:val="PARAIndent"/>
              <w:ind w:firstLine="0"/>
              <w:jc w:val="center"/>
              <w:rPr>
                <w:rFonts w:ascii="Cambria Math" w:hAnsi="Cambria Math"/>
                <w:oMath/>
              </w:rPr>
            </w:pPr>
            <m:oMathPara>
              <m:oMath>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(1)</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f</m:t>
                    </m:r>
                    <m:r>
                      <m:rPr>
                        <m:sty m:val="p"/>
                      </m:rPr>
                      <w:rPr>
                        <w:rFonts w:ascii="Cambria Math" w:hAnsi="Cambria Math"/>
                      </w:rPr>
                      <m:t>=1</m:t>
                    </m:r>
                  </m:sub>
                  <m:sup>
                    <m:r>
                      <w:rPr>
                        <w:rFonts w:ascii="Cambria Math" w:hAnsi="Cambria Math"/>
                      </w:rPr>
                      <m:t>F</m:t>
                    </m:r>
                  </m:sup>
                  <m:e>
                    <m:sSub>
                      <m:sSubPr>
                        <m:ctrlPr>
                          <w:rPr>
                            <w:rFonts w:ascii="Cambria Math" w:hAnsi="Cambria Math"/>
                          </w:rPr>
                        </m:ctrlPr>
                      </m:sSubPr>
                      <m:e>
                        <m:r>
                          <w:rPr>
                            <w:rFonts w:ascii="Cambria Math" w:hAnsi="Cambria Math"/>
                          </w:rPr>
                          <m:t>a</m:t>
                        </m:r>
                      </m:e>
                      <m:sub>
                        <m:r>
                          <w:rPr>
                            <w:rFonts w:ascii="Cambria Math" w:hAnsi="Cambria Math"/>
                          </w:rPr>
                          <m:t>nf</m:t>
                        </m:r>
                      </m:sub>
                    </m:sSub>
                  </m:e>
                </m:nary>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f</m:t>
                    </m:r>
                  </m:sub>
                </m:sSub>
                <m:r>
                  <m:rPr>
                    <m:sty m:val="p"/>
                  </m:rPr>
                  <w:rPr>
                    <w:rFonts w:ascii="Cambria Math" w:hAnsi="Cambria Math"/>
                  </w:rPr>
                  <m:t>, </m:t>
                </m:r>
                <m:sSubSup>
                  <m:sSubSupPr>
                    <m:ctrlPr>
                      <w:rPr>
                        <w:rFonts w:ascii="Cambria Math" w:hAnsi="Cambria Math"/>
                      </w:rPr>
                    </m:ctrlPr>
                  </m:sSubSupPr>
                  <m:e>
                    <m:r>
                      <w:rPr>
                        <w:rFonts w:ascii="Cambria Math" w:hAnsi="Cambria Math"/>
                      </w:rPr>
                      <m:t>c</m:t>
                    </m:r>
                  </m:e>
                  <m:sub>
                    <m:r>
                      <w:rPr>
                        <w:rFonts w:ascii="Cambria Math" w:hAnsi="Cambria Math"/>
                      </w:rPr>
                      <m:t>m</m:t>
                    </m:r>
                  </m:sub>
                  <m:sup>
                    <m:r>
                      <m:rPr>
                        <m:scr m:val="script"/>
                        <m:sty m:val="p"/>
                      </m:rPr>
                      <w:rPr>
                        <w:rFonts w:ascii="Cambria Math" w:hAnsi="Cambria Math"/>
                      </w:rPr>
                      <m:t>(l)</m:t>
                    </m:r>
                  </m:sup>
                </m:sSub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m:t>
                    </m:r>
                  </m:sub>
                </m:sSub>
                <m:d>
                  <m:dPr>
                    <m:shp m:val="match"/>
                    <m:ctrlPr>
                      <w:rPr>
                        <w:rFonts w:ascii="Cambria Math" w:hAnsi="Cambria Math"/>
                      </w:rPr>
                    </m:ctrlPr>
                  </m:dPr>
                  <m:e>
                    <m:sSup>
                      <m:sSupPr>
                        <m:ctrlPr>
                          <w:rPr>
                            <w:rFonts w:ascii="Cambria Math" w:hAnsi="Cambria Math"/>
                          </w:rPr>
                        </m:ctrlPr>
                      </m:sSupPr>
                      <m:e>
                        <m:r>
                          <w:rPr>
                            <w:rFonts w:ascii="Cambria Math" w:hAnsi="Cambria Math"/>
                          </w:rPr>
                          <m:t>c</m:t>
                        </m:r>
                      </m:e>
                      <m:sup>
                        <m:r>
                          <m:rPr>
                            <m:scr m:val="script"/>
                            <m:sty m:val="p"/>
                          </m:rPr>
                          <w:rPr>
                            <w:rFonts w:ascii="Cambria Math" w:hAnsi="Cambria Math"/>
                          </w:rPr>
                          <m:t>(l-</m:t>
                        </m:r>
                        <m:r>
                          <m:rPr>
                            <m:sty m:val="p"/>
                          </m:rPr>
                          <w:rPr>
                            <w:rFonts w:ascii="Cambria Math" w:hAnsi="Cambria Math"/>
                          </w:rPr>
                          <m:t>1)</m:t>
                        </m:r>
                      </m:sup>
                    </m:sSup>
                  </m:e>
                </m:d>
                <m:r>
                  <m:rPr>
                    <m:scr m:val="script"/>
                    <m:sty m:val="p"/>
                  </m:rPr>
                  <w:rPr>
                    <w:rFonts w:ascii="Cambria Math" w:hAnsi="Cambria Math"/>
                  </w:rPr>
                  <m:t>,l=</m:t>
                </m:r>
                <m:r>
                  <m:rPr>
                    <m:sty m:val="p"/>
                  </m:rPr>
                  <w:rPr>
                    <w:rFonts w:ascii="Cambria Math" w:hAnsi="Cambria Math"/>
                  </w:rPr>
                  <m:t>2,3,4</m:t>
                </m:r>
              </m:oMath>
            </m:oMathPara>
          </w:p>
        </w:tc>
        <w:tc>
          <w:tcPr>
            <w:tcW w:w="641" w:type="dxa"/>
            <w:vAlign w:val="center"/>
          </w:tcPr>
          <w:p w14:paraId="7A86E614" w14:textId="0FA7C5B1" w:rsidR="00B5238B" w:rsidRDefault="00B5238B" w:rsidP="00F0770D">
            <w:pPr>
              <w:pStyle w:val="Caption"/>
              <w:jc w:val="right"/>
            </w:pPr>
            <w:bookmarkStart w:id="16" w:name="_Ref233584441"/>
            <w:r>
              <w:t xml:space="preserve">( </w:t>
            </w:r>
            <w:fldSimple w:instr=" SEQ ( \* ARABIC ">
              <w:r>
                <w:rPr>
                  <w:noProof/>
                </w:rPr>
                <w:t>5</w:t>
              </w:r>
            </w:fldSimple>
            <w:r>
              <w:t xml:space="preserve"> )</w:t>
            </w:r>
            <w:bookmarkEnd w:id="16"/>
          </w:p>
        </w:tc>
      </w:tr>
    </w:tbl>
    <w:p w14:paraId="11C94DB6" w14:textId="520826B1" w:rsidR="00706A91" w:rsidRDefault="00706A91" w:rsidP="00706A91">
      <w:pPr>
        <w:pStyle w:val="PARAIndent"/>
      </w:pPr>
      <w:r>
        <w:t xml:space="preserve">Here </w:t>
      </w:r>
      <m:oMath>
        <m:r>
          <w:rPr>
            <w:rFonts w:ascii="Cambria Math" w:hAnsi="Cambria Math"/>
          </w:rPr>
          <m:t>f</m:t>
        </m:r>
      </m:oMath>
      <w:r>
        <w:t xml:space="preserve"> indexes the ten features and n a concept; </w:t>
      </w:r>
      <m:oMath>
        <m:sSub>
          <m:sSubPr>
            <m:ctrlPr>
              <w:rPr>
                <w:rFonts w:ascii="Cambria Math" w:hAnsi="Cambria Math"/>
                <w:i/>
              </w:rPr>
            </m:ctrlPr>
          </m:sSubPr>
          <m:e>
            <m:r>
              <w:rPr>
                <w:rFonts w:ascii="Cambria Math" w:hAnsi="Cambria Math"/>
              </w:rPr>
              <m:t>a</m:t>
            </m:r>
          </m:e>
          <m:sub>
            <m:r>
              <w:rPr>
                <w:rFonts w:ascii="Cambria Math" w:hAnsi="Cambria Math"/>
              </w:rPr>
              <m:t>nf</m:t>
            </m:r>
          </m:sub>
        </m:sSub>
      </m:oMath>
      <w:r>
        <w:t xml:space="preserve"> are the nonnegative first-level aggregation weights that build the base concepts </w:t>
      </w:r>
      <m:oMath>
        <m:sSup>
          <m:sSupPr>
            <m:ctrlPr>
              <w:rPr>
                <w:rFonts w:ascii="Cambria Math" w:hAnsi="Cambria Math"/>
                <w:i/>
              </w:rPr>
            </m:ctrlPr>
          </m:sSupPr>
          <m:e>
            <m:r>
              <w:rPr>
                <w:rFonts w:ascii="Cambria Math" w:hAnsi="Cambria Math"/>
              </w:rPr>
              <m:t>c</m:t>
            </m:r>
          </m:e>
          <m:sup>
            <m:r>
              <w:rPr>
                <w:rFonts w:ascii="Cambria Math" w:hAnsi="Cambria Math"/>
              </w:rPr>
              <m:t>1</m:t>
            </m:r>
          </m:sup>
        </m:sSup>
      </m:oMath>
      <w:r>
        <w:t xml:space="preserve"> from the features, and </w:t>
      </w:r>
      <m:oMath>
        <m:sSub>
          <m:sSubPr>
            <m:ctrlPr>
              <w:rPr>
                <w:rFonts w:ascii="Cambria Math" w:hAnsi="Cambria Math"/>
                <w:i/>
              </w:rPr>
            </m:ctrlPr>
          </m:sSubPr>
          <m:e>
            <m:r>
              <w:rPr>
                <w:rFonts w:ascii="Cambria Math" w:hAnsi="Cambria Math"/>
              </w:rPr>
              <m:t>g</m:t>
            </m:r>
          </m:e>
          <m:sub>
            <m:r>
              <w:rPr>
                <w:rFonts w:ascii="Cambria Math" w:hAnsi="Cambria Math"/>
              </w:rPr>
              <m:t>m</m:t>
            </m:r>
          </m:sub>
        </m:sSub>
      </m:oMath>
      <w:r>
        <w:t xml:space="preserve"> is the higher-level aggregation that forms a concept at level </w:t>
      </w:r>
      <m:oMath>
        <m:r>
          <m:rPr>
            <m:scr m:val="script"/>
          </m:rPr>
          <w:rPr>
            <w:rFonts w:ascii="Cambria Math" w:hAnsi="Cambria Math"/>
          </w:rPr>
          <m:t>l</m:t>
        </m:r>
      </m:oMath>
      <w:r>
        <w:t xml:space="preserve"> from the concepts at level </w:t>
      </w:r>
      <m:oMath>
        <m:r>
          <m:rPr>
            <m:scr m:val="script"/>
          </m:rPr>
          <w:rPr>
            <w:rFonts w:ascii="Cambria Math" w:hAnsi="Cambria Math"/>
          </w:rPr>
          <m:t>l-</m:t>
        </m:r>
        <m:r>
          <w:rPr>
            <w:rFonts w:ascii="Cambria Math" w:hAnsi="Cambria Math"/>
          </w:rPr>
          <m:t>1</m:t>
        </m:r>
      </m:oMath>
      <w:r>
        <w:t xml:space="preserve">, so the four levels run from base hazards up to the single operational-priority concept. The aggregation weights are expert-set calibration defaults</w:t>
      </w:r>
      <w:sdt>
        <w:sdtPr>
          <w:id w:val="-1580438972"/>
          <w:citation/>
        </w:sdtPr>
        <w:sdtContent>
          <w:r>
            <w:fldChar w:fldCharType="begin"/>
          </w:r>
          <w:r>
            <w:rPr>
              <w:lang w:val="tr-TR"/>
            </w:rPr>
            <w:instrText xml:space="preserve"> CITATION Eur21 \l 1055 </w:instrText>
          </w:r>
          <w:r>
            <w:fldChar w:fldCharType="separate"/>
          </w:r>
          <w:r>
            <w:rPr>
              <w:noProof/>
              <w:lang w:val="tr-TR"/>
            </w:rPr>
            <w:t xml:space="preserve"> [42]</w:t>
          </w:r>
          <w:r>
            <w:fldChar w:fldCharType="end"/>
          </w:r>
        </w:sdtContent>
      </w:sdt>
      <w:r>
        <w:t>; their sensitivity to perturbation is quantified in Section IV.</w:t>
      </w:r>
    </w:p>
    <w:p w14:paraId="785AFA6C" w14:textId="702B435F" w:rsidR="00706A91" w:rsidRDefault="00706A91" w:rsidP="00706A91">
      <w:pPr>
        <w:pStyle w:val="PARAIndent"/>
      </w:pPr>
      <w:r>
        <w:t xml:space="preserve">Because observations carry varying reliability, each concept is gated by its observation confidence and blended with a persistence-based prior </w:t>
        <w:fldChar w:fldCharType="begin"/>
        <w:instrText xml:space="preserve"> REF _Ref233582388 \h </w:instrText>
        <w:fldChar w:fldCharType="separate"/>
        <w:t xml:space="preserve">( </w:t>
      </w:r>
      <w:r>
        <w:rPr>
          <w:noProof/>
        </w:rPr>
        <w:t>6</w:t>
      </w:r>
      <w:r>
        <w:t xml:space="preserve"> )</w:t>
        <w:fldChar w:fldCharType="end"/>
        <w:t xml:space="preserve"> so that a fully reliable observation passes through unchanged while an uninformative one falls back to the previous estimate </w:t>
      </w:r>
      <w:sdt>
        <w:sdtPr>
          <w:id w:val="11077"/>
          <w:citation/>
        </w:sdtPr>
        <w:sdtContent>
          <w:r>
            <w:fldChar w:fldCharType="begin"/>
            <w:instrText xml:space="preserve"> CITATION Kae98 \l 1033 </w:instrText>
            <w:fldChar w:fldCharType="separate"/>
          </w:r>
          <w:r>
            <w:rPr>
              <w:noProof/>
            </w:rPr>
            <w:t>[24]</w:t>
          </w:r>
          <w:r>
            <w:fldChar w:fldCharType="end"/>
          </w:r>
        </w:sdtContent>
      </w:sdt>
      <w:r>
        <w:t xml:space="preserve">, where </w:t>
      </w:r>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w:r>
        <w:t xml:space="preserve"> is the observation confidence of agent </w:t>
      </w:r>
      <m:oMath>
        <m:r>
          <w:rPr>
            <w:rFonts w:ascii="Cambria Math" w:hAnsi="Cambria Math"/>
          </w:rPr>
          <m:t>i</m:t>
        </m:r>
      </m:oMath>
      <w:r>
        <w:t xml:space="preserve"> at step k, </w:t>
      </w:r>
      <m:oMath>
        <m:sSubSup>
          <m:sSubSupPr>
            <m:ctrlPr>
              <w:rPr>
                <w:rFonts w:ascii="Cambria Math" w:hAnsi="Cambria Math"/>
              </w:rPr>
            </m:ctrlPr>
          </m:sSubSupPr>
          <m:e>
            <m:r>
              <w:rPr>
                <w:rFonts w:ascii="Cambria Math" w:hAnsi="Cambria Math"/>
              </w:rPr>
              <m:t>c</m:t>
            </m:r>
          </m:e>
          <m:sub>
            <m:r>
              <w:rPr>
                <w:rFonts w:ascii="Cambria Math" w:hAnsi="Cambria Math"/>
              </w:rPr>
              <m:t>n,k</m:t>
            </m:r>
          </m:sub>
          <m:sup>
            <m:r>
              <w:rPr>
                <w:rFonts w:ascii="Cambria Math" w:hAnsi="Cambria Math"/>
              </w:rPr>
              <m:t>i</m:t>
            </m:r>
          </m:sup>
        </m:sSubSup>
      </m:oMath>
      <w:r>
        <w:t xml:space="preserve"> the raw activation of concept n, and </w:t>
      </w:r>
      <m:oMath>
        <m:sSubSup>
          <m:sSubSupPr>
            <m:ctrlPr>
              <w:rPr>
                <w:rFonts w:ascii="Cambria Math" w:hAnsi="Cambria Math"/>
              </w:rPr>
            </m:ctrlPr>
          </m:sSubSupPr>
          <m:e>
            <m:r>
              <w:rPr>
                <w:rFonts w:ascii="Cambria Math" w:hAnsi="Cambria Math"/>
              </w:rPr>
              <m:t>c</m:t>
            </m:r>
          </m:e>
          <m:sub>
            <m:r>
              <w:rPr>
                <w:rFonts w:ascii="Cambria Math" w:hAnsi="Cambria Math"/>
              </w:rPr>
              <m:t>n,k</m:t>
            </m:r>
          </m:sub>
          <m:sup>
            <m:r>
              <w:rPr>
                <w:rFonts w:ascii="Cambria Math" w:hAnsi="Cambria Math"/>
              </w:rPr>
              <m:t>i,prior</m:t>
            </m:r>
          </m:sup>
        </m:sSubSup>
      </m:oMath>
      <w:r>
        <w:t xml:space="preserve"> its persistence-based prior carried from the previous step. The regional decision is then the concept-based FIS of agent </w:t>
      </w:r>
      <m:oMath>
        <m:r>
          <w:rPr>
            <w:rFonts w:ascii="Cambria Math" w:hAnsi="Cambria Math"/>
          </w:rPr>
          <m:t>i</m:t>
        </m:r>
      </m:oMath>
      <w:r>
        <w:t xml:space="preserve"> applied to the gated concept vector </w:t>
        <w:fldChar w:fldCharType="begin"/>
        <w:instrText xml:space="preserve"> REF _Ref233582397 \h </w:instrText>
        <w:fldChar w:fldCharType="separate"/>
        <w:t xml:space="preserve">( </w:t>
      </w:r>
      <w:r>
        <w:rPr>
          <w:noProof/>
        </w:rPr>
        <w:t>7</w:t>
      </w:r>
      <w:r>
        <w:t xml:space="preserve"> )</w:t>
        <w:fldChar w:fldCharType="end"/>
        <w:t xml:space="preserve">. </w:t>
      </w:r>
    </w:p>
    <w:tbl>
      <w:tblPr>
        <w:tblW w:w="0" w:type="auto"/>
        <w:tblInd w:w="38" w:type="dxa"/>
        <w:tblLook w:val="04A0" w:firstRow="1" w:lastRow="0" w:firstColumn="1" w:lastColumn="0" w:noHBand="0" w:noVBand="1"/>
      </w:tblPr>
      <w:tblGrid>
        <w:gridCol w:w="4323"/>
        <w:gridCol w:w="641"/>
      </w:tblGrid>
      <w:tr w:rsidR="00706A91" w14:paraId="7CB7BB6D" w14:textId="77777777" w:rsidTr="00F0770D">
        <w:tc>
          <w:tcPr>
            <w:tcW w:w="4323" w:type="dxa"/>
            <w:vAlign w:val="center"/>
          </w:tcPr>
          <w:p w14:paraId="554606D5" w14:textId="77777777" w:rsidR="00706A91" w:rsidRDefault="00000000" w:rsidP="00F0770D">
            <w:pPr>
              <w:pStyle w:val="PARAIndent"/>
              <w:ind w:firstLine="0"/>
              <w:jc w:val="cente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n,k</m:t>
                    </m:r>
                  </m:sub>
                  <m:sup>
                    <m:r>
                      <w:rPr>
                        <w:rFonts w:ascii="Cambria Math" w:hAnsi="Cambria Math"/>
                      </w:rPr>
                      <m:t> 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 i</m:t>
                    </m:r>
                  </m:sup>
                </m:sSubSup>
                <m:r>
                  <w:rPr>
                    <w:rFonts w:ascii="Cambria Math" w:hAnsi="Cambria Math"/>
                  </w:rPr>
                  <m:t> </m:t>
                </m:r>
                <m:sSubSup>
                  <m:sSubSupPr>
                    <m:ctrlPr>
                      <w:rPr>
                        <w:rFonts w:ascii="Cambria Math" w:hAnsi="Cambria Math"/>
                      </w:rPr>
                    </m:ctrlPr>
                  </m:sSubSupPr>
                  <m:e>
                    <m:r>
                      <w:rPr>
                        <w:rFonts w:ascii="Cambria Math" w:hAnsi="Cambria Math"/>
                      </w:rPr>
                      <m:t>c</m:t>
                    </m:r>
                  </m:e>
                  <m:sub>
                    <m:r>
                      <w:rPr>
                        <w:rFonts w:ascii="Cambria Math" w:hAnsi="Cambria Math"/>
                      </w:rPr>
                      <m:t>n,k</m:t>
                    </m:r>
                  </m:sub>
                  <m:sup>
                    <m:r>
                      <w:rPr>
                        <w:rFonts w:ascii="Cambria Math" w:hAnsi="Cambria Math"/>
                      </w:rPr>
                      <m:t> i</m:t>
                    </m:r>
                  </m:sup>
                </m:sSubSup>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 i</m:t>
                    </m:r>
                  </m:sup>
                </m:sSubSup>
                <m:r>
                  <w:rPr>
                    <w:rFonts w:ascii="Cambria Math" w:hAnsi="Cambria Math"/>
                  </w:rPr>
                  <m:t>) </m:t>
                </m:r>
                <m:sSubSup>
                  <m:sSubSupPr>
                    <m:ctrlPr>
                      <w:rPr>
                        <w:rFonts w:ascii="Cambria Math" w:hAnsi="Cambria Math"/>
                      </w:rPr>
                    </m:ctrlPr>
                  </m:sSubSupPr>
                  <m:e>
                    <m:r>
                      <w:rPr>
                        <w:rFonts w:ascii="Cambria Math" w:hAnsi="Cambria Math"/>
                      </w:rPr>
                      <m:t>c</m:t>
                    </m:r>
                  </m:e>
                  <m:sub>
                    <m:r>
                      <w:rPr>
                        <w:rFonts w:ascii="Cambria Math" w:hAnsi="Cambria Math"/>
                      </w:rPr>
                      <m:t>n,k</m:t>
                    </m:r>
                  </m:sub>
                  <m:sup>
                    <m:r>
                      <w:rPr>
                        <w:rFonts w:ascii="Cambria Math" w:hAnsi="Cambria Math"/>
                      </w:rPr>
                      <m:t> i, prior</m:t>
                    </m:r>
                  </m:sup>
                </m:sSubSup>
                <m:r>
                  <m:rPr>
                    <m:sty m:val="p"/>
                  </m:rPr>
                  <w:br/>
                </m:r>
              </m:oMath>
              <m:oMath>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 i</m:t>
                    </m:r>
                  </m:sup>
                </m:sSubSup>
                <m:r>
                  <m:rPr>
                    <m:aln/>
                  </m:rPr>
                  <w:rPr>
                    <w:rFonts w:ascii="Cambria Math" w:hAnsi="Cambria Math"/>
                  </w:rPr>
                  <m:t>=</m:t>
                </m:r>
                <m:r>
                  <m:rPr>
                    <m:sty m:val="p"/>
                  </m:rPr>
                  <w:rPr>
                    <w:rFonts w:ascii="Cambria Math" w:hAnsi="Cambria Math"/>
                  </w:rPr>
                  <m:t>Π</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k</m:t>
                        </m:r>
                      </m:sub>
                      <m:sup>
                        <m:r>
                          <w:rPr>
                            <w:rFonts w:ascii="Cambria Math" w:hAnsi="Cambria Math"/>
                          </w:rPr>
                          <m:t> i</m:t>
                        </m:r>
                      </m:sup>
                    </m:sSubSup>
                  </m:e>
                </m:d>
              </m:oMath>
            </m:oMathPara>
          </w:p>
        </w:tc>
        <w:tc>
          <w:tcPr>
            <w:tcW w:w="641" w:type="dxa"/>
            <w:vAlign w:val="center"/>
          </w:tcPr>
          <w:p w14:paraId="7A80EE1F" w14:textId="3863E067" w:rsidR="00706A91" w:rsidRDefault="00706A91" w:rsidP="00F0770D">
            <w:pPr>
              <w:pStyle w:val="Caption"/>
              <w:jc w:val="right"/>
            </w:pPr>
            <w:bookmarkStart w:id="17" w:name="_RefEqN17001"/>
            <w:bookmarkStart w:id="18" w:name="_Ref233582388"/>
            <w:r>
              <w:t xml:space="preserve">( </w:t>
            </w:r>
            <w:fldSimple w:instr=" SEQ ( \* ARABIC ">
              <w:r>
                <w:rPr>
                  <w:noProof/>
                </w:rPr>
                <w:t>6</w:t>
              </w:r>
            </w:fldSimple>
            <w:bookmarkEnd w:id="17"/>
            <w:r>
              <w:t xml:space="preserve"> )</w:t>
            </w:r>
            <w:bookmarkEnd w:id="18"/>
          </w:p>
          <w:p w14:paraId="3F3C05CF" w14:textId="4AB91D01" w:rsidR="00706A91" w:rsidRPr="0041322F" w:rsidRDefault="00706A91" w:rsidP="00F0770D">
            <w:pPr>
              <w:jc w:val="right"/>
            </w:pPr>
            <w:bookmarkStart w:id="19" w:name="_RefEqN17007"/>
            <w:bookmarkStart w:id="20" w:name="_Ref233582397"/>
            <w:r>
              <w:t xml:space="preserve">( </w:t>
            </w:r>
            <w:fldSimple w:instr=" SEQ ( \* ARABIC ">
              <w:r>
                <w:rPr>
                  <w:noProof/>
                </w:rPr>
                <w:t>7</w:t>
              </w:r>
            </w:fldSimple>
            <w:bookmarkEnd w:id="19"/>
            <w:r>
              <w:t xml:space="preserve"> )</w:t>
            </w:r>
            <w:bookmarkEnd w:id="20"/>
          </w:p>
        </w:tc>
      </w:tr>
    </w:tbl>
    <w:p w14:paraId="61471BB7" w14:textId="77777777" w:rsidR="00E9350F" w:rsidRDefault="00E9350F" w:rsidP="00E9350F">
      <w:pPr>
        <w:pStyle w:val="Heading2"/>
      </w:pPr>
      <w:r>
        <w:t>Layer 4: Concept Space to Decision Space</w:t>
      </w:r>
    </w:p>
    <w:p w14:paraId="3AE8C8DC" w14:textId="706AD8EE" w:rsidR="003142A2" w:rsidRDefault="000A0159" w:rsidP="00662C15">
      <w:pPr>
        <w:pStyle w:val="PARAIndent"/>
      </w:pPr>
      <w:r>
        <w:t xml:space="preserve">Layer 4 turns the decision concepts into an intervention and, when that intervention is not good enough, evolves the rule base that produced it. Algorithm 1 states the procedure.</w:t>
      </w:r>
    </w:p>
    <w:p w14:paraId="2A581064" w14:textId="77777777" w:rsidR="003142A2" w:rsidRDefault="003142A2" w:rsidP="003142A2">
      <w:pPr>
        <w:pBdr>
          <w:top w:val="single" w:sz="8" w:space="2" w:color="000000"/>
          <w:bottom w:val="single" w:sz="8" w:space="2" w:color="000000"/>
        </w:pBdr>
      </w:pPr>
      <w:r>
        <w:rPr>
          <w:b/>
        </w:rPr>
        <w:t>Algorithm 1  Cost-Driven Decision-Space Evolution (regional agent i, step k)</w:t>
      </w:r>
    </w:p>
    <w:p w14:paraId="0F799B88" w14:textId="77777777" w:rsidR="003142A2" w:rsidRDefault="003142A2" w:rsidP="003142A2">
      <w:r>
        <w:t>Require: decision concepts c; rule base R; quality threshold η; adaptation budget B; baseline U_base</w:t>
      </w:r>
    </w:p>
    <w:p w14:paraId="475063A8" w14:textId="77777777" w:rsidR="003142A2" w:rsidRDefault="003142A2" w:rsidP="003142A2">
      <w:r>
        <w:t>Ensure: applied intervention U_DSS; updated rule base R</w:t>
      </w:r>
    </w:p>
    <w:p w14:paraId="720C0729" w14:textId="77777777" w:rsidR="003142A2" w:rsidRDefault="003142A2" w:rsidP="003142A2">
      <w:r>
        <w:rPr>
          <w:rFonts w:ascii="Consolas" w:hAnsi="Consolas"/>
          <w:sz w:val="15"/>
        </w:rPr>
        <w:t xml:space="preserve"> 1:  U ← FireRuleBase(c, R);  (J, Q) ← Evaluate(U, c)      // candidate (7), cost (8), quality (9)</w:t>
      </w:r>
    </w:p>
    <w:p w14:paraId="527B95A5" w14:textId="77777777" w:rsidR="003142A2" w:rsidRDefault="003142A2" w:rsidP="003142A2">
      <w:r>
        <w:rPr>
          <w:rFonts w:ascii="Consolas" w:hAnsi="Consolas"/>
          <w:sz w:val="15"/>
        </w:rPr>
        <w:t xml:space="preserve"> 2:  b ← 0</w:t>
      </w:r>
    </w:p>
    <w:p w14:paraId="6A28CE8E" w14:textId="77777777" w:rsidR="003142A2" w:rsidRDefault="003142A2" w:rsidP="003142A2">
      <w:r>
        <w:rPr>
          <w:rFonts w:ascii="Consolas" w:hAnsi="Consolas"/>
          <w:sz w:val="15"/>
        </w:rPr>
        <w:t xml:space="preserve"> 3:  while Q &lt; η and b &lt; B do                             // open decision space</w:t>
      </w:r>
    </w:p>
    <w:p w14:paraId="3A8901D7" w14:textId="77777777" w:rsidR="003142A2" w:rsidRDefault="003142A2" w:rsidP="003142A2">
      <w:r>
        <w:rPr>
          <w:rFonts w:ascii="Consolas" w:hAnsi="Consolas"/>
          <w:sz w:val="15"/>
        </w:rPr>
        <w:t xml:space="preserve"> 4:      R′ ← ModifyMembership(R, c)                      // stage ①: tune (a,b,c,d) (10)</w:t>
      </w:r>
    </w:p>
    <w:p w14:paraId="3518704B" w14:textId="77777777" w:rsidR="003142A2" w:rsidRDefault="003142A2" w:rsidP="003142A2">
      <w:r>
        <w:rPr>
          <w:rFonts w:ascii="Consolas" w:hAnsi="Consolas"/>
          <w:sz w:val="15"/>
        </w:rPr>
        <w:t xml:space="preserve"> 5:      if ΔJ(R′) ≥ 0 then  R′ ← IncreaseResolution(R, c)   // stage ②: add term / split</w:t>
      </w:r>
    </w:p>
    <w:p w14:paraId="0598C943" w14:textId="77777777" w:rsidR="003142A2" w:rsidRDefault="003142A2" w:rsidP="003142A2">
      <w:r>
        <w:rPr>
          <w:rFonts w:ascii="Consolas" w:hAnsi="Consolas"/>
          <w:sz w:val="15"/>
        </w:rPr>
        <w:t xml:space="preserve"> 6:      if ΔJ(R′) ≥ 0 then                               // stage ③: gap, new rule needed</w:t>
      </w:r>
    </w:p>
    <w:p w14:paraId="516DC4EA" w14:textId="77777777" w:rsidR="003142A2" w:rsidRDefault="003142A2" w:rsidP="003142A2">
      <w:r>
        <w:rPr>
          <w:rFonts w:ascii="Consolas" w:hAnsi="Consolas"/>
          <w:sz w:val="15"/>
        </w:rPr>
        <w:t xml:space="preserve"> 7:          r′ ← Generate(c, R, C)                       // LLM proposer (11)</w:t>
      </w:r>
    </w:p>
    <w:p w14:paraId="7B2819F9" w14:textId="77777777" w:rsidR="003142A2" w:rsidRDefault="003142A2" w:rsidP="003142A2">
      <w:r>
        <w:rPr>
          <w:rFonts w:ascii="Consolas" w:hAnsi="Consolas"/>
          <w:sz w:val="15"/>
        </w:rPr>
        <w:t xml:space="preserve"> 8:          R′ ← R ∪ {r′}</w:t>
      </w:r>
    </w:p>
    <w:p w14:paraId="4C7964E9" w14:textId="77777777" w:rsidR="003142A2" w:rsidRDefault="003142A2" w:rsidP="003142A2">
      <w:r>
        <w:rPr>
          <w:rFonts w:ascii="Consolas" w:hAnsi="Consolas"/>
          <w:sz w:val="15"/>
        </w:rPr>
        <w:t xml:space="preserve"> 9:      if not Verify(R′) then  continue                 // 4 gates: format, constraints, sim ΔJ&lt;0, A/B</w:t>
      </w:r>
    </w:p>
    <w:p w14:paraId="6821176F" w14:textId="77777777" w:rsidR="003142A2" w:rsidRDefault="003142A2" w:rsidP="003142A2">
      <w:r>
        <w:rPr>
          <w:rFonts w:ascii="Consolas" w:hAnsi="Consolas"/>
          <w:sz w:val="15"/>
        </w:rPr>
        <w:t xml:space="preserve">10:      R ← </w:t>
      </w:r>
      <w:del w:id="9009" w:author="CLAUDE" w:date="2026-08-03T12:00:00Z">
        <w:r>
          <w:rPr>
            <w:rFonts w:ascii="Consolas" w:hAnsi="Consolas"/>
            <w:sz w:val="15"/>
          </w:rPr>
          <w:delText xml:space="preserve">RL_Admit</w:delText>
        </w:r>
      </w:del>
      <w:ins w:id="9010" w:author="CLAUDE" w:date="2026-08-03T12:00:00Z">
        <w:r>
          <w:rPr>
            <w:rFonts w:ascii="Consolas" w:hAnsi="Consolas"/>
            <w:sz w:val="15"/>
          </w:rPr>
          <w:t xml:space="preserve">Ctrl_Admit</w:t>
        </w:r>
      </w:ins>
      <w:r>
        <w:rPr>
          <w:rFonts w:ascii="Consolas" w:hAnsi="Consolas"/>
          <w:sz w:val="15"/>
        </w:rPr>
        <w:t xml:space="preserve">(R′)                                 // reward = −ΔJ (12)</w:t>
      </w:r>
    </w:p>
    <w:p w14:paraId="588CE087" w14:textId="77777777" w:rsidR="003142A2" w:rsidRDefault="003142A2" w:rsidP="003142A2">
      <w:r>
        <w:rPr>
          <w:rFonts w:ascii="Consolas" w:hAnsi="Consolas"/>
          <w:sz w:val="15"/>
        </w:rPr>
        <w:t>11:      U ← FireRuleBase(c, R);  (J, Q) ← Evaluate(U, c)</w:t>
      </w:r>
    </w:p>
    <w:p w14:paraId="2F8E87C4" w14:textId="77777777" w:rsidR="003142A2" w:rsidRDefault="003142A2" w:rsidP="003142A2">
      <w:r>
        <w:rPr>
          <w:rFonts w:ascii="Consolas" w:hAnsi="Consolas"/>
          <w:sz w:val="15"/>
        </w:rPr>
        <w:t>12:      b ← b + 1</w:t>
      </w:r>
    </w:p>
    <w:p w14:paraId="09FB3330" w14:textId="77777777" w:rsidR="003142A2" w:rsidRDefault="003142A2" w:rsidP="003142A2">
      <w:r>
        <w:rPr>
          <w:rFonts w:ascii="Consolas" w:hAnsi="Consolas"/>
          <w:sz w:val="15"/>
        </w:rPr>
        <w:t>13:  if Q ≥ η then  U_DSS ← U                            // apply as-is</w:t>
      </w:r>
    </w:p>
    <w:p w14:paraId="04E768C5" w14:textId="77777777" w:rsidR="003142A2" w:rsidRDefault="003142A2" w:rsidP="003142A2">
      <w:r>
        <w:rPr>
          <w:rFonts w:ascii="Consolas" w:hAnsi="Consolas"/>
          <w:sz w:val="15"/>
        </w:rPr>
        <w:t>14:  else  U_DSS ← U_base + min(1, Q/η)(U − U_base)       // graduated fail-safe (13)</w:t>
      </w:r>
    </w:p>
    <w:p w14:paraId="3CAB071D" w14:textId="77777777" w:rsidR="003142A2" w:rsidRDefault="003142A2" w:rsidP="003142A2">
      <w:pPr>
        <w:pBdr>
          <w:bottom w:val="single" w:sz="8" w:space="2" w:color="000000"/>
        </w:pBdr>
      </w:pPr>
      <w:r>
        <w:rPr>
          <w:rFonts w:ascii="Consolas" w:hAnsi="Consolas"/>
          <w:sz w:val="15"/>
        </w:rPr>
        <w:t>15:  return U_DSS, R</w:t>
      </w:r>
    </w:p>
    <w:p w14:paraId="015787A0" w14:textId="2522B256" w:rsidR="00662C15" w:rsidRDefault="000A0159" w:rsidP="00662C15">
      <w:pPr>
        <w:pStyle w:val="PARAIndent"/>
      </w:pPr>
      <w:r>
        <w:t xml:space="preserve">The gated decision concepts of agent </w:t>
      </w:r>
      <m:oMath>
        <m:r>
          <w:rPr>
            <w:rFonts w:ascii="Cambria Math" w:hAnsi="Cambria Math"/>
          </w:rPr>
          <m:t>i</m:t>
        </m:r>
      </m:oMath>
      <w:r>
        <w:t xml:space="preserve"> fire its rule base to produce the candidate intervention </w:t>
      </w:r>
      <m:oMath>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 i</m:t>
            </m:r>
          </m:sup>
        </m:sSubSup>
      </m:oMath>
      <w:r>
        <w:t xml:space="preserve"> of (7), a field of intensities </w:t>
      </w:r>
      <w:del w:id="9025" w:author="CLAUDE" w:date="2026-08-03T12:00:00Z">
        <w:r>
          <w:delText xml:space="preserve">over the intervention types such as</w:delText>
        </w:r>
      </w:del>
      <w:ins w:id="9026" w:author="CLAUDE" w:date="2026-08-03T12:00:00Z">
        <w:r>
          <w:t xml:space="preserve">over the intervention families such as</w:t>
        </w:r>
      </w:ins>
      <w:r>
        <w:t xml:space="preserve"> suppression effort, resource allocation, and evacuation. Each rule maps a concept antecedent to an intervention consequent on the same five linguistic terms used for the features. A representative rule has the form </w:t>
        <w:fldChar w:fldCharType="begin"/>
        <w:instrText xml:space="preserve"> REF _Ref233585978 \h </w:instrText>
        <w:fldChar w:fldCharType="separate"/>
        <w:t xml:space="preserve">( </w:t>
      </w:r>
      <w:r>
        <w:rPr>
          <w:noProof/>
        </w:rPr>
        <w:t>8</w:t>
      </w:r>
      <w:r>
        <w:t xml:space="preserve"> )</w:t>
        <w:fldChar w:fldCharType="end"/>
        <w:t xml:space="preserve"> so that a severe, hard-to-suppress, and urgent situation drives maximum suppression together with an evacuation order.</w:t>
      </w:r>
    </w:p>
    <w:tbl>
      <w:tblPr>
        <w:tblW w:w="0" w:type="auto"/>
        <w:tblInd w:w="38" w:type="dxa"/>
        <w:tblLook w:val="04A0" w:firstRow="1" w:lastRow="0" w:firstColumn="1" w:lastColumn="0" w:noHBand="0" w:noVBand="1"/>
      </w:tblPr>
      <w:tblGrid>
        <w:gridCol w:w="4323"/>
        <w:gridCol w:w="641"/>
      </w:tblGrid>
      <w:tr w:rsidR="00662C15" w14:paraId="0F3BC809" w14:textId="77777777" w:rsidTr="00616886">
        <w:tc>
          <w:tcPr>
            <w:tcW w:w="4323" w:type="dxa"/>
            <w:vAlign w:val="center"/>
          </w:tcPr>
          <w:p w14:paraId="2212F303" w14:textId="002B38B2" w:rsidR="00447E1D" w:rsidRPr="00447E1D" w:rsidRDefault="00662C15" w:rsidP="00616886">
            <w:pPr>
              <w:pStyle w:val="PARAIndent"/>
              <w:ind w:firstLine="0"/>
              <w:jc w:val="center"/>
            </w:pPr>
            <m:oMathPara>
              <m:oMath>
                <m:r>
                  <w:rPr>
                    <w:rFonts w:ascii="Cambria Math" w:hAnsi="Cambria Math"/>
                    <w:sz w:val="18"/>
                    <w:szCs w:val="18"/>
                  </w:rPr>
                  <m:t xml:space="preserve">IF </m:t>
                </m:r>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1</m:t>
                    </m:r>
                  </m:sub>
                  <m:sup>
                    <m:r>
                      <w:rPr>
                        <w:rFonts w:ascii="Cambria Math" w:hAnsi="Cambria Math"/>
                        <w:sz w:val="18"/>
                        <w:szCs w:val="18"/>
                      </w:rPr>
                      <m:t>(2)</m:t>
                    </m:r>
                  </m:sup>
                </m:sSubSup>
                <m:r>
                  <w:rPr>
                    <w:rFonts w:ascii="Cambria Math" w:hAnsi="Cambria Math"/>
                    <w:sz w:val="18"/>
                    <w:szCs w:val="18"/>
                  </w:rPr>
                  <m:t xml:space="preserve"> is High</m:t>
                </m:r>
                <m:r>
                  <m:rPr>
                    <m:aln/>
                  </m:rPr>
                  <w:rPr>
                    <w:rFonts w:ascii="Cambria Math" w:hAnsi="Cambria Math"/>
                    <w:sz w:val="18"/>
                    <w:szCs w:val="18"/>
                  </w:rPr>
                  <m:t>∧</m:t>
                </m:r>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3</m:t>
                    </m:r>
                  </m:sub>
                  <m:sup>
                    <m:d>
                      <m:dPr>
                        <m:ctrlPr>
                          <w:rPr>
                            <w:rFonts w:ascii="Cambria Math" w:hAnsi="Cambria Math"/>
                            <w:i/>
                            <w:sz w:val="18"/>
                            <w:szCs w:val="18"/>
                          </w:rPr>
                        </m:ctrlPr>
                      </m:dPr>
                      <m:e>
                        <m:r>
                          <w:rPr>
                            <w:rFonts w:ascii="Cambria Math" w:hAnsi="Cambria Math"/>
                            <w:sz w:val="18"/>
                            <w:szCs w:val="18"/>
                          </w:rPr>
                          <m:t>2</m:t>
                        </m:r>
                      </m:e>
                    </m:d>
                  </m:sup>
                </m:sSubSup>
                <m:r>
                  <w:rPr>
                    <w:rFonts w:ascii="Cambria Math" w:hAnsi="Cambria Math"/>
                    <w:sz w:val="18"/>
                    <w:szCs w:val="18"/>
                  </w:rPr>
                  <m:t xml:space="preserve"> is Low∧</m:t>
                </m:r>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1</m:t>
                    </m:r>
                  </m:sub>
                  <m:sup>
                    <m:d>
                      <m:dPr>
                        <m:ctrlPr>
                          <w:rPr>
                            <w:rFonts w:ascii="Cambria Math" w:hAnsi="Cambria Math"/>
                            <w:i/>
                            <w:sz w:val="18"/>
                            <w:szCs w:val="18"/>
                          </w:rPr>
                        </m:ctrlPr>
                      </m:dPr>
                      <m:e>
                        <m:r>
                          <w:rPr>
                            <w:rFonts w:ascii="Cambria Math" w:hAnsi="Cambria Math"/>
                            <w:sz w:val="18"/>
                            <w:szCs w:val="18"/>
                          </w:rPr>
                          <m:t>3</m:t>
                        </m:r>
                      </m:e>
                    </m:d>
                  </m:sup>
                </m:sSubSup>
                <m:r>
                  <w:rPr>
                    <w:rFonts w:ascii="Cambria Math" w:hAnsi="Cambria Math"/>
                    <w:sz w:val="18"/>
                    <w:szCs w:val="18"/>
                  </w:rPr>
                  <m:t xml:space="preserve"> is Very High </m:t>
                </m:r>
              </m:oMath>
            </m:oMathPara>
          </w:p>
          <w:p w14:paraId="72ED60E2" w14:textId="00B104D4" w:rsidR="00662C15" w:rsidRDefault="00662C15" w:rsidP="00616886">
            <w:pPr>
              <w:pStyle w:val="PARAIndent"/>
              <w:ind w:firstLine="0"/>
              <w:jc w:val="center"/>
            </w:pPr>
            <m:oMathPara>
              <m:oMath>
                <m:r>
                  <w:rPr>
                    <w:rFonts w:ascii="Cambria Math" w:hAnsi="Cambria Math"/>
                    <w:sz w:val="18"/>
                    <w:szCs w:val="18"/>
                  </w:rPr>
                  <m:t xml:space="preserve">THEN </m:t>
                </m:r>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sup</m:t>
                    </m:r>
                  </m:sub>
                </m:sSub>
                <m:r>
                  <w:rPr>
                    <w:rFonts w:ascii="Cambria Math" w:hAnsi="Cambria Math"/>
                    <w:sz w:val="18"/>
                    <w:szCs w:val="18"/>
                  </w:rPr>
                  <m:t>=High,</m:t>
                </m:r>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evac</m:t>
                    </m:r>
                  </m:sub>
                </m:sSub>
                <m:r>
                  <w:rPr>
                    <w:rFonts w:ascii="Cambria Math" w:hAnsi="Cambria Math"/>
                    <w:sz w:val="18"/>
                    <w:szCs w:val="18"/>
                  </w:rPr>
                  <m:t>=Issued</m:t>
                </m:r>
              </m:oMath>
            </m:oMathPara>
          </w:p>
        </w:tc>
        <w:tc>
          <w:tcPr>
            <w:tcW w:w="641" w:type="dxa"/>
            <w:vAlign w:val="center"/>
          </w:tcPr>
          <w:p w14:paraId="0CB823A2" w14:textId="5EE1E08B" w:rsidR="00662C15" w:rsidRPr="0041322F" w:rsidRDefault="00662C15" w:rsidP="00616886">
            <w:pPr>
              <w:jc w:val="right"/>
            </w:pPr>
            <w:bookmarkStart w:id="21" w:name="_Ref233585978"/>
            <w:r>
              <w:t xml:space="preserve">( </w:t>
            </w:r>
            <w:fldSimple w:instr=" SEQ ( \* ARABIC ">
              <w:r>
                <w:rPr>
                  <w:noProof/>
                </w:rPr>
                <w:t>8</w:t>
              </w:r>
            </w:fldSimple>
            <w:r>
              <w:t xml:space="preserve"> )</w:t>
            </w:r>
            <w:bookmarkEnd w:id="21"/>
          </w:p>
        </w:tc>
      </w:tr>
    </w:tbl>
    <w:p w14:paraId="30A6A380" w14:textId="158CFE57" w:rsidR="00F72F87" w:rsidRDefault="00F72F87" w:rsidP="00F72F87">
      <w:pPr>
        <w:pStyle w:val="PARAIndent"/>
      </w:pPr>
      <w:r>
        <w:t xml:space="preserve">What counts as good enough is set by an operational cost evaluated by a short forward rollout of the candidate over the region. The cost aggregates the losses that wildfire response is meant to limit </w:t>
        <w:fldChar w:fldCharType="begin"/>
        <w:instrText xml:space="preserve"> REF _Ref233586185 \h </w:instrText>
        <w:fldChar w:fldCharType="separate"/>
        <w:t xml:space="preserve">( </w:t>
      </w:r>
      <w:r>
        <w:rPr>
          <w:noProof/>
        </w:rPr>
        <w:t>9</w:t>
      </w:r>
      <w:r>
        <w:t xml:space="preserve"> )</w:t>
        <w:fldChar w:fldCharType="end"/>
        <w:t xml:space="preserve"> where the burned-area term (</w:t>
      </w:r>
      <m:oMath>
        <m:sSubSup>
          <m:sSubSupPr>
            <m:ctrlPr>
              <w:rPr>
                <w:rFonts w:ascii="Cambria Math" w:hAnsi="Cambria Math"/>
                <w:sz w:val="18"/>
                <w:szCs w:val="18"/>
              </w:rPr>
            </m:ctrlPr>
          </m:sSubSupPr>
          <m:e>
            <m:r>
              <w:rPr>
                <w:rFonts w:ascii="Cambria Math" w:hAnsi="Cambria Math"/>
                <w:sz w:val="18"/>
                <w:szCs w:val="18"/>
              </w:rPr>
              <m:t>J</m:t>
            </m:r>
          </m:e>
          <m:sub>
            <m:r>
              <w:rPr>
                <w:rFonts w:ascii="Cambria Math" w:hAnsi="Cambria Math"/>
                <w:sz w:val="18"/>
                <w:szCs w:val="18"/>
              </w:rPr>
              <m:t>k</m:t>
            </m:r>
          </m:sub>
          <m:sup>
            <m:r>
              <w:rPr>
                <w:rFonts w:ascii="Cambria Math" w:hAnsi="Cambria Math"/>
                <w:sz w:val="18"/>
                <w:szCs w:val="18"/>
              </w:rPr>
              <m:t>burn</m:t>
            </m:r>
          </m:sup>
        </m:sSubSup>
        <m:r>
          <w:rPr>
            <w:rFonts w:ascii="Cambria Math" w:hAnsi="Cambria Math"/>
            <w:sz w:val="18"/>
            <w:szCs w:val="18"/>
          </w:rPr>
          <m:t>)</m:t>
        </m:r>
      </m:oMath>
      <w:r>
        <w:t xml:space="preserve"> is the expected area lost, </w:t>
      </w:r>
      <w:del w:id="9047" w:author="CLAUDE" w:date="2026-08-03T12:00:00Z">
        <w:r>
          <w:delText xml:space="preserve">the value term (</w:delText>
        </w:r>
      </w:del>
      <w:ins w:id="9048" w:author="CLAUDE" w:date="2026-08-03T12:00:00Z">
        <w:r>
          <w:t xml:space="preserve">the asset term (</w:t>
        </w:r>
      </w:ins>
      <w:r/>
      <w:del w:id="9059" w:author="CLAUDE" w:date="2026-08-03T12:00:00Z">
        <m:oMath>
          <m:sSubSup>
            <m:sSubSupPr>
              <m:ctrlPr>
                <w:rPr>
                  <w:rFonts w:ascii="Cambria Math" w:hAnsi="Cambria Math"/>
                  <w:sz w:val="18"/>
                  <w:szCs w:val="18"/>
                </w:rPr>
              </m:ctrlPr>
            </m:sSubSupPr>
            <m:e>
              <m:r>
                <w:rPr>
                  <w:rFonts w:ascii="Cambria Math" w:hAnsi="Cambria Math"/>
                  <w:sz w:val="18"/>
                  <w:szCs w:val="18"/>
                </w:rPr>
                <m:t>J</m:t>
              </m:r>
            </m:e>
            <m:sub>
              <m:r>
                <w:rPr>
                  <w:rFonts w:ascii="Cambria Math" w:hAnsi="Cambria Math"/>
                  <w:sz w:val="18"/>
                  <w:szCs w:val="18"/>
                </w:rPr>
                <m:t>k</m:t>
              </m:r>
            </m:sub>
            <m:sup>
              <m:r>
                <w:rPr>
                  <w:rFonts w:ascii="Cambria Math" w:hAnsi="Cambria Math"/>
                  <w:sz w:val="18"/>
                  <w:szCs w:val="18"/>
                </w:rPr>
                <m:t>val</m:t>
              </m:r>
            </m:sup>
          </m:sSubSup>
          <m:r>
            <w:rPr>
              <w:rFonts w:ascii="Cambria Math" w:hAnsi="Cambria Math"/>
              <w:sz w:val="18"/>
              <w:szCs w:val="18"/>
            </w:rPr>
            <m:t>)</m:t>
          </m:r>
        </m:oMath>
      </w:del>
      <w:ins w:id="9060" w:author="CLAUDE" w:date="2026-08-03T12:00:00Z">
        <m:oMath>
          <m:sSubSup>
            <m:sSubSupPr>
              <m:ctrlPr>
                <w:rPr>
                  <w:rFonts w:ascii="Cambria Math" w:hAnsi="Cambria Math"/>
                  <w:sz w:val="18"/>
                  <w:szCs w:val="18"/>
                </w:rPr>
              </m:ctrlPr>
            </m:sSubSupPr>
            <m:e>
              <m:r>
                <w:rPr>
                  <w:rFonts w:ascii="Cambria Math" w:hAnsi="Cambria Math"/>
                  <w:sz w:val="18"/>
                  <w:szCs w:val="18"/>
                </w:rPr>
                <m:t>J</m:t>
              </m:r>
            </m:e>
            <m:sub>
              <m:r>
                <w:rPr>
                  <w:rFonts w:ascii="Cambria Math" w:hAnsi="Cambria Math"/>
                  <w:sz w:val="18"/>
                  <w:szCs w:val="18"/>
                </w:rPr>
                <m:t>k</m:t>
              </m:r>
            </m:sub>
            <m:sup>
              <m:r>
                <w:rPr>
                  <w:rFonts w:ascii="Cambria Math" w:hAnsi="Cambria Math"/>
                  <w:sz w:val="18"/>
                  <w:szCs w:val="18"/>
                </w:rPr>
                <m:t>asset</m:t>
              </m:r>
            </m:sup>
          </m:sSubSup>
          <m:r>
            <w:rPr>
              <w:rFonts w:ascii="Cambria Math" w:hAnsi="Cambria Math"/>
              <w:sz w:val="18"/>
              <w:szCs w:val="18"/>
            </w:rPr>
            <m:t>)</m:t>
          </m:r>
        </m:oMath>
      </w:ins>
      <w:ins w:id="9061" w:author="CLAUDE" w:date="2026-08-03T12:00:00Z">
        <w:r>
          <w:t xml:space="preserve"> is the loss of assets in the wildland-urban interface together with the power, roads, and critical facilities, </w:t>
        </w:r>
      </w:ins>
      <w:del w:id="9062" w:author="CLAUDE" w:date="2026-08-03T12:00:00Z">
        <w:r>
          <w:delText xml:space="preserve"> is the asset loss in the wildland-urban interface, the infrastructure term </w:delText>
        </w:r>
      </w:del>
      <w:del w:id="9063" w:author="CLAUDE" w:date="2026-08-03T12:00:00Z">
        <m:oMath>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inf</m:t>
              </m:r>
            </m:sup>
          </m:sSubSup>
        </m:oMath>
      </w:del>
      <w:del w:id="9064" w:author="CLAUDE" w:date="2026-08-03T12:00:00Z">
        <w:r>
          <w:delText xml:space="preserve"> is the loss of power, roads, and critical facilities, </w:delText>
        </w:r>
      </w:del>
      <w:r>
        <w:t xml:space="preserve">the population term (</w:t>
      </w:r>
      <m:oMath>
        <m:r>
          <w:rPr>
            <w:rFonts w:ascii="Cambria Math" w:hAnsi="Cambria Math"/>
            <w:sz w:val="18"/>
            <w:szCs w:val="18"/>
          </w:rPr>
          <m:t> </m:t>
        </m:r>
        <m:sSubSup>
          <m:sSubSupPr>
            <m:ctrlPr>
              <w:rPr>
                <w:rFonts w:ascii="Cambria Math" w:hAnsi="Cambria Math"/>
                <w:sz w:val="18"/>
                <w:szCs w:val="18"/>
              </w:rPr>
            </m:ctrlPr>
          </m:sSubSupPr>
          <m:e>
            <m:r>
              <w:rPr>
                <w:rFonts w:ascii="Cambria Math" w:hAnsi="Cambria Math"/>
                <w:sz w:val="18"/>
                <w:szCs w:val="18"/>
              </w:rPr>
              <m:t>J</m:t>
            </m:r>
          </m:e>
          <m:sub>
            <m:r>
              <w:rPr>
                <w:rFonts w:ascii="Cambria Math" w:hAnsi="Cambria Math"/>
                <w:sz w:val="18"/>
                <w:szCs w:val="18"/>
              </w:rPr>
              <m:t>k</m:t>
            </m:r>
          </m:sub>
          <m:sup>
            <m:r>
              <w:rPr>
                <w:rFonts w:ascii="Cambria Math" w:hAnsi="Cambria Math"/>
                <w:sz w:val="18"/>
                <w:szCs w:val="18"/>
              </w:rPr>
              <m:t>pop</m:t>
            </m:r>
          </m:sup>
        </m:sSubSup>
        <m:r>
          <w:rPr>
            <w:rFonts w:ascii="Cambria Math" w:hAnsi="Cambria Math"/>
            <w:sz w:val="18"/>
            <w:szCs w:val="18"/>
          </w:rPr>
          <m:t>)</m:t>
        </m:r>
      </m:oMath>
      <w:r>
        <w:t xml:space="preserve"> is the people exposed or at evacuation risk, </w:t>
      </w:r>
      <w:del w:id="9053" w:author="CLAUDE" w:date="2026-08-03T12:00:00Z">
        <w:r>
          <w:delText xml:space="preserve">the suppression term (</w:delText>
        </w:r>
      </w:del>
      <w:ins w:id="9054" w:author="CLAUDE" w:date="2026-08-03T12:00:00Z">
        <w:r>
          <w:t xml:space="preserve">the response term (</w:t>
        </w:r>
      </w:ins>
      <w:r/>
      <w:del w:id="9065" w:author="CLAUDE" w:date="2026-08-03T12:00:00Z">
        <m:oMath>
          <m:sSubSup>
            <m:sSubSupPr>
              <m:ctrlPr>
                <w:rPr>
                  <w:rFonts w:ascii="Cambria Math" w:hAnsi="Cambria Math"/>
                  <w:sz w:val="18"/>
                  <w:szCs w:val="18"/>
                </w:rPr>
              </m:ctrlPr>
            </m:sSubSupPr>
            <m:e>
              <m:r>
                <w:rPr>
                  <w:rFonts w:ascii="Cambria Math" w:hAnsi="Cambria Math"/>
                  <w:sz w:val="18"/>
                  <w:szCs w:val="18"/>
                </w:rPr>
                <m:t>J</m:t>
              </m:r>
            </m:e>
            <m:sub>
              <m:r>
                <w:rPr>
                  <w:rFonts w:ascii="Cambria Math" w:hAnsi="Cambria Math"/>
                  <w:sz w:val="18"/>
                  <w:szCs w:val="18"/>
                </w:rPr>
                <m:t>k</m:t>
              </m:r>
            </m:sub>
            <m:sup>
              <m:r>
                <w:rPr>
                  <w:rFonts w:ascii="Cambria Math" w:hAnsi="Cambria Math"/>
                  <w:sz w:val="18"/>
                  <w:szCs w:val="18"/>
                </w:rPr>
                <m:t>sup</m:t>
              </m:r>
            </m:sup>
          </m:sSubSup>
          <m:r>
            <w:rPr>
              <w:rFonts w:ascii="Cambria Math" w:hAnsi="Cambria Math"/>
              <w:sz w:val="18"/>
              <w:szCs w:val="18"/>
            </w:rPr>
            <m:t>)</m:t>
          </m:r>
        </m:oMath>
      </w:del>
      <w:ins w:id="9066" w:author="CLAUDE" w:date="2026-08-03T12:00:00Z">
        <m:oMath>
          <m:sSubSup>
            <m:sSubSupPr>
              <m:ctrlPr>
                <w:rPr>
                  <w:rFonts w:ascii="Cambria Math" w:hAnsi="Cambria Math"/>
                  <w:sz w:val="18"/>
                  <w:szCs w:val="18"/>
                </w:rPr>
              </m:ctrlPr>
            </m:sSubSupPr>
            <m:e>
              <m:r>
                <w:rPr>
                  <w:rFonts w:ascii="Cambria Math" w:hAnsi="Cambria Math"/>
                  <w:sz w:val="18"/>
                  <w:szCs w:val="18"/>
                </w:rPr>
                <m:t>J</m:t>
              </m:r>
            </m:e>
            <m:sub>
              <m:r>
                <w:rPr>
                  <w:rFonts w:ascii="Cambria Math" w:hAnsi="Cambria Math"/>
                  <w:sz w:val="18"/>
                  <w:szCs w:val="18"/>
                </w:rPr>
                <m:t>k</m:t>
              </m:r>
            </m:sub>
            <m:sup>
              <m:r>
                <w:rPr>
                  <w:rFonts w:ascii="Cambria Math" w:hAnsi="Cambria Math"/>
                  <w:sz w:val="18"/>
                  <w:szCs w:val="18"/>
                </w:rPr>
                <m:t>resp</m:t>
              </m:r>
            </m:sup>
          </m:sSubSup>
          <m:r>
            <w:rPr>
              <w:rFonts w:ascii="Cambria Math" w:hAnsi="Cambria Math"/>
              <w:sz w:val="18"/>
              <w:szCs w:val="18"/>
            </w:rPr>
            <m:t>)</m:t>
          </m:r>
        </m:oMath>
      </w:ins>
      <w:r>
        <w:t xml:space="preserve"> is the response cost, which prices every applied intervention intensity, with suppression and deployment at full weight, containment and protection at intermediate weight, and evacuation and public warning at reduced weight, so that no action is free and over-response is penalized, and the delay term (</w:t>
      </w:r>
      <m:oMath>
        <m:sSubSup>
          <m:sSubSupPr>
            <m:ctrlPr>
              <w:rPr>
                <w:rFonts w:ascii="Cambria Math" w:hAnsi="Cambria Math"/>
                <w:sz w:val="18"/>
                <w:szCs w:val="18"/>
              </w:rPr>
            </m:ctrlPr>
          </m:sSubSupPr>
          <m:e>
            <m:r>
              <w:rPr>
                <w:rFonts w:ascii="Cambria Math" w:hAnsi="Cambria Math"/>
                <w:sz w:val="18"/>
                <w:szCs w:val="18"/>
              </w:rPr>
              <m:t>J</m:t>
            </m:r>
          </m:e>
          <m:sub>
            <m:r>
              <w:rPr>
                <w:rFonts w:ascii="Cambria Math" w:hAnsi="Cambria Math"/>
                <w:sz w:val="18"/>
                <w:szCs w:val="18"/>
              </w:rPr>
              <m:t>k</m:t>
            </m:r>
          </m:sub>
          <m:sup>
            <m:r>
              <w:rPr>
                <w:rFonts w:ascii="Cambria Math" w:hAnsi="Cambria Math"/>
                <w:sz w:val="18"/>
                <w:szCs w:val="18"/>
              </w:rPr>
              <m:t>del</m:t>
            </m:r>
          </m:sup>
        </m:sSubSup>
        <m:r>
          <w:rPr>
            <w:rFonts w:ascii="Cambria Math" w:hAnsi="Cambria Math"/>
            <w:sz w:val="18"/>
            <w:szCs w:val="18"/>
          </w:rPr>
          <m:t xml:space="preserve">) </m:t>
        </m:r>
      </m:oMath>
      <w:r>
        <w:t xml:space="preserve">is the response delay, measured as the number of steps between the moment a cell becomes threatened by the approaching front and the first suppression applied to that cell, averaged over the threatened cells of the region and capped by the evaluation horizon; the nonnegative weights encode the operational priority among these losses. Each term is normalized to the unit interval by the reference scale of the region, the total exposed value, </w:t>
        <w:lastRenderedPageBreak/>
        <w:t xml:space="preserve">population, and area within the evaluation horizon, so the weights are dimensionless. </w:t>
      </w:r>
      <w:del w:id="9049" w:author="CLAUDE" w:date="2026-08-03T12:00:00Z">
        <w:r>
          <w:delText xml:space="preserve">The burned-area and value terms are disjoint</w:delText>
        </w:r>
      </w:del>
      <w:ins w:id="9050" w:author="CLAUDE" w:date="2026-08-03T12:00:00Z">
        <w:r>
          <w:t xml:space="preserve">The burned-area and asset terms are disjoint</w:t>
        </w:r>
      </w:ins>
      <w:r>
        <w:t xml:space="preserve">: the area term counts land and ecological loss, </w:t>
      </w:r>
      <w:del w:id="9051" w:author="CLAUDE" w:date="2026-08-03T12:00:00Z">
        <w:r>
          <w:delText xml:space="preserve">while the value terms count the assets standing on it</w:delText>
        </w:r>
      </w:del>
      <w:ins w:id="9052" w:author="CLAUDE" w:date="2026-08-03T12:00:00Z">
        <w:r>
          <w:t xml:space="preserve">while the asset term counts the assets standing on it</w:t>
        </w:r>
      </w:ins>
      <w:r>
        <w:t xml:space="preserve">. The protective components act on these loss terms rather than on the fire dynamics: evacuation reduces the exposed population, </w:t>
      </w:r>
      <w:del w:id="9055" w:author="CLAUDE" w:date="2026-08-03T12:00:00Z">
        <w:r>
          <w:delText xml:space="preserve">asset protection reduces the structure and infrastructure losses</w:delText>
        </w:r>
      </w:del>
      <w:ins w:id="9056" w:author="CLAUDE" w:date="2026-08-03T12:00:00Z">
        <w:r>
          <w:t xml:space="preserve">asset protection reduces the asset loss</w:t>
        </w:r>
      </w:ins>
      <w:r>
        <w:t xml:space="preserve">, and public warning reduces the casualty fraction, each in proportion to the intensity applied before a cell ignites. Protective intensity applied after ignition has no effect, since late action cannot recover a burned cell.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2"/>
        <w:gridCol w:w="598"/>
      </w:tblGrid>
      <w:tr w:rsidR="004D7319" w14:paraId="36BDD5DE" w14:textId="77777777" w:rsidTr="00AC5310">
        <w:tc>
          <w:tcPr>
            <w:tcW w:w="4407" w:type="pct"/>
          </w:tcPr>
          <w:p w14:paraId="073DB78B" w14:textId="12928A4D" w:rsidR="004D7319" w:rsidRDefault="00000000" w:rsidP="00616886">
            <w:pPr>
              <w:pStyle w:val="PARAIndent"/>
              <w:ind w:firstLine="0"/>
              <w:jc w:val="center"/>
            </w:pPr>
            <w:del w:id="9067" w:author="CLAUDE" w:date="2026-08-03T12:00:00Z">
              <m:oMath>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burn</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val</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inf</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r>
                  <w:rPr>
                    <w:rFonts w:ascii="Cambria Math" w:hAnsi="Cambria Math"/>
                  </w:rPr>
                  <m:t>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pop</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5</m:t>
                    </m:r>
                  </m:sub>
                </m:sSub>
                <m:r>
                  <w:rPr>
                    <w:rFonts w:ascii="Cambria Math" w:hAnsi="Cambria Math"/>
                  </w:rPr>
                  <m:t>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sup</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6</m:t>
                    </m:r>
                  </m:sub>
                </m:sSub>
                <m:r>
                  <w:rPr>
                    <w:rFonts w:ascii="Cambria Math" w:hAnsi="Cambria Math"/>
                  </w:rPr>
                  <m:t>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del</m:t>
                    </m:r>
                  </m:sup>
                </m:sSubSup>
              </m:oMath>
            </w:del>
            <w:ins w:id="9068" w:author="CLAUDE" w:date="2026-08-03T12:00:00Z">
              <m:oMath>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burn</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asset</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pop</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r>
                  <w:rPr>
                    <w:rFonts w:ascii="Cambria Math" w:hAnsi="Cambria Math"/>
                  </w:rPr>
                  <m:t xml:space="preserve">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resp</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5</m:t>
                    </m:r>
                  </m:sub>
                </m:sSub>
                <m:r>
                  <w:rPr>
                    <w:rFonts w:ascii="Cambria Math" w:hAnsi="Cambria Math"/>
                  </w:rPr>
                  <m:t xml:space="preserve">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del</m:t>
                    </m:r>
                  </m:sup>
                </m:sSubSup>
              </m:oMath>
            </w:ins>
            <w:r>
              <w:t xml:space="preserve"> </w:t>
            </w:r>
          </w:p>
        </w:tc>
        <w:tc>
          <w:tcPr>
            <w:tcW w:w="593" w:type="pct"/>
          </w:tcPr>
          <w:p w14:paraId="65B6F40F" w14:textId="24C37D51" w:rsidR="004D7319" w:rsidRPr="0041322F" w:rsidRDefault="004D7319" w:rsidP="00616886">
            <w:pPr>
              <w:jc w:val="right"/>
            </w:pPr>
            <w:bookmarkStart w:id="22" w:name="_Ref233586185"/>
            <w:r>
              <w:t xml:space="preserve">( </w:t>
            </w:r>
            <w:fldSimple w:instr=" SEQ ( \* ARABIC ">
              <w:r>
                <w:rPr>
                  <w:noProof/>
                </w:rPr>
                <w:t>9</w:t>
              </w:r>
            </w:fldSimple>
            <w:r>
              <w:t xml:space="preserve"> )</w:t>
            </w:r>
            <w:bookmarkEnd w:id="22"/>
          </w:p>
        </w:tc>
      </w:tr>
    </w:tbl>
    <w:p w14:paraId="1F680800" w14:textId="77777777" w:rsidR="004D7319" w:rsidRPr="00D46525" w:rsidRDefault="004D7319" w:rsidP="00D46525">
      <w:pPr>
        <w:pStyle w:val="PARAIndent"/>
      </w:pPr>
    </w:p>
    <w:p w14:paraId="68CA95EC" w14:textId="04B60EB9" w:rsidR="00447E1D" w:rsidRDefault="000A0159" w:rsidP="00447E1D">
      <w:pPr>
        <w:pStyle w:val="PARAIndent"/>
      </w:pPr>
      <w:r>
        <w:t xml:space="preserve">A complementary quality score </w:t>
        <w:fldChar w:fldCharType="begin"/>
        <w:instrText xml:space="preserve"> REF _Ref233586662 \h </w:instrText>
        <w:fldChar w:fldCharType="separate"/>
        <w:t xml:space="preserve">( </w:t>
      </w:r>
      <w:r>
        <w:rPr>
          <w:noProof/>
        </w:rPr>
        <w:t>10</w:t>
      </w:r>
      <w:r>
        <w:t xml:space="preserve"> )</w:t>
        <w:fldChar w:fldCharType="end"/>
        <w:t xml:space="preserve"> measures how closely the candidate matches the concepts it should serve, and a candidate is applied only when this score meets an adaptive threshold with the per-component score measuring the match between an intervention component and the concept it serves. A decision with quality at least the threshold is acceptable; otherwise the rule base is evolved to lower the cost, and any change is kept only when it reduces the cost.</w:t>
      </w:r>
    </w:p>
    <w:tbl>
      <w:tblPr>
        <w:tblW w:w="0" w:type="auto"/>
        <w:tblInd w:w="38" w:type="dxa"/>
        <w:tblLook w:val="04A0" w:firstRow="1" w:lastRow="0" w:firstColumn="1" w:lastColumn="0" w:noHBand="0" w:noVBand="1"/>
      </w:tblPr>
      <w:tblGrid>
        <w:gridCol w:w="4181"/>
        <w:gridCol w:w="783"/>
      </w:tblGrid>
      <w:tr w:rsidR="00D46525" w14:paraId="7858D603" w14:textId="77777777" w:rsidTr="007920DC">
        <w:tc>
          <w:tcPr>
            <w:tcW w:w="4181" w:type="dxa"/>
            <w:vAlign w:val="center"/>
          </w:tcPr>
          <w:p w14:paraId="6608C28A" w14:textId="77777777" w:rsidR="00D46525" w:rsidRPr="00D46525" w:rsidRDefault="00000000" w:rsidP="00616886">
            <w:pPr>
              <w:pStyle w:val="PARAIndent"/>
              <w:ind w:firstLine="0"/>
              <w:jc w:val="center"/>
            </w:pPr>
            <m:oMathPara>
              <m:oMath>
                <m:sSubSup>
                  <m:sSubSupPr>
                    <m:ctrlPr>
                      <w:rPr>
                        <w:rFonts w:ascii="Cambria Math" w:hAnsi="Cambria Math"/>
                      </w:rPr>
                    </m:ctrlPr>
                  </m:sSubSupPr>
                  <m:e>
                    <m:r>
                      <w:rPr>
                        <w:rFonts w:ascii="Cambria Math" w:hAnsi="Cambria Math"/>
                      </w:rPr>
                      <m:t>Q</m:t>
                    </m:r>
                  </m:e>
                  <m:sub>
                    <m:r>
                      <w:rPr>
                        <w:rFonts w:ascii="Cambria Math" w:hAnsi="Cambria Math"/>
                      </w:rPr>
                      <m:t>k</m:t>
                    </m:r>
                  </m:sub>
                  <m:sup>
                    <m:r>
                      <w:rPr>
                        <w:rFonts w:ascii="Cambria Math" w:hAnsi="Cambria Math"/>
                      </w:rPr>
                      <m:t>i</m:t>
                    </m:r>
                  </m:sup>
                </m:sSubSup>
                <m: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ω</m:t>
                        </m:r>
                      </m:e>
                      <m:sub>
                        <m:r>
                          <w:rPr>
                            <w:rFonts w:ascii="Cambria Math" w:hAnsi="Cambria Math"/>
                          </w:rPr>
                          <m:t>j</m:t>
                        </m:r>
                      </m:sub>
                    </m:sSub>
                  </m:e>
                </m:nary>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j</m:t>
                    </m:r>
                  </m:sub>
                </m:sSub>
                <m:r>
                  <w:rPr>
                    <w:rFonts w:ascii="Cambria Math" w:hAnsi="Cambria Math"/>
                  </w:rPr>
                  <m:t>,</m:t>
                </m:r>
              </m:oMath>
            </m:oMathPara>
          </w:p>
          <w:p w14:paraId="600CE7ED" w14:textId="167D7546" w:rsidR="00D46525" w:rsidRDefault="00000000" w:rsidP="00616886">
            <w:pPr>
              <w:pStyle w:val="PARAIndent"/>
              <w:ind w:firstLine="0"/>
              <w:jc w:val="center"/>
            </w:pPr>
            <m:oMathPara>
              <m:oMath>
                <m:sSub>
                  <m:sSubPr>
                    <m:ctrlPr>
                      <w:rPr>
                        <w:rFonts w:ascii="Cambria Math" w:hAnsi="Cambria Math"/>
                      </w:rPr>
                    </m:ctrlPr>
                  </m:sSubPr>
                  <m:e>
                    <m:r>
                      <w:rPr>
                        <w:rFonts w:ascii="Cambria Math" w:hAnsi="Cambria Math"/>
                      </w:rPr>
                      <m:t>q</m:t>
                    </m:r>
                  </m:e>
                  <m:sub>
                    <m:r>
                      <w:rPr>
                        <w:rFonts w:ascii="Cambria Math" w:hAnsi="Cambria Math"/>
                      </w:rPr>
                      <m:t>j</m:t>
                    </m:r>
                  </m:sub>
                </m:sSub>
                <m:r>
                  <w:rPr>
                    <w:rFonts w:ascii="Cambria Math" w:hAnsi="Cambria Math"/>
                  </w:rPr>
                  <m:t>=1-</m:t>
                </m:r>
                <m:bar>
                  <m:barPr>
                    <m:pos m:val="top"/>
                    <m:ctrlPr>
                      <w:rPr>
                        <w:rFonts w:ascii="Cambria Math" w:hAnsi="Cambria Math"/>
                      </w:rPr>
                    </m:ctrlPr>
                  </m:barPr>
                  <m:e>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j</m:t>
                        </m:r>
                      </m:sub>
                    </m:sSub>
                    <m:r>
                      <w:rPr>
                        <w:rFonts w:ascii="Cambria Math" w:hAnsi="Cambria Math"/>
                      </w:rPr>
                      <m:t>|</m:t>
                    </m:r>
                  </m:e>
                </m:bar>
                <m:r>
                  <w:rPr>
                    <w:rFonts w:ascii="Cambria Math" w:hAnsi="Cambria Math"/>
                  </w:rPr>
                  <m:t xml:space="preserve">,  apply if </m:t>
                </m:r>
                <m:sSubSup>
                  <m:sSubSupPr>
                    <m:ctrlPr>
                      <w:rPr>
                        <w:rFonts w:ascii="Cambria Math" w:hAnsi="Cambria Math"/>
                      </w:rPr>
                    </m:ctrlPr>
                  </m:sSubSupPr>
                  <m:e>
                    <m:r>
                      <w:rPr>
                        <w:rFonts w:ascii="Cambria Math" w:hAnsi="Cambria Math"/>
                      </w:rPr>
                      <m:t>Q</m:t>
                    </m:r>
                  </m:e>
                  <m:sub>
                    <m:r>
                      <w:rPr>
                        <w:rFonts w:ascii="Cambria Math" w:hAnsi="Cambria Math"/>
                      </w:rPr>
                      <m:t>k</m:t>
                    </m:r>
                  </m:sub>
                  <m:sup>
                    <m:r>
                      <w:rPr>
                        <w:rFonts w:ascii="Cambria Math" w:hAnsi="Cambria Math"/>
                      </w:rPr>
                      <m:t>i</m:t>
                    </m:r>
                  </m:sup>
                </m:sSubSup>
                <m:r>
                  <w:rPr>
                    <w:rFonts w:ascii="Cambria Math" w:hAnsi="Cambria Math"/>
                  </w:rPr>
                  <m:t>≥η</m:t>
                </m:r>
              </m:oMath>
            </m:oMathPara>
          </w:p>
        </w:tc>
        <w:tc>
          <w:tcPr>
            <w:tcW w:w="783" w:type="dxa"/>
            <w:vAlign w:val="center"/>
          </w:tcPr>
          <w:p w14:paraId="6A2A6B07" w14:textId="48361E62" w:rsidR="00D46525" w:rsidRPr="0041322F" w:rsidRDefault="00D46525" w:rsidP="00616886">
            <w:pPr>
              <w:jc w:val="right"/>
            </w:pPr>
            <w:bookmarkStart w:id="23" w:name="_Ref233586662"/>
            <w:r>
              <w:t xml:space="preserve">( </w:t>
            </w:r>
            <w:fldSimple w:instr=" SEQ ( \* ARABIC ">
              <w:r>
                <w:rPr>
                  <w:noProof/>
                </w:rPr>
                <w:t>10</w:t>
              </w:r>
            </w:fldSimple>
            <w:r>
              <w:t xml:space="preserve"> )</w:t>
            </w:r>
            <w:bookmarkEnd w:id="23"/>
          </w:p>
        </w:tc>
      </w:tr>
    </w:tbl>
    <w:p w14:paraId="10F3478F" w14:textId="77777777" w:rsidR="00D46525" w:rsidRDefault="00D46525" w:rsidP="00D46525">
      <w:pPr>
        <w:pStyle w:val="PARAIndent"/>
        <w:ind w:firstLine="0"/>
      </w:pPr>
    </w:p>
    <w:p w14:paraId="34B0C8EE" w14:textId="2E985059" w:rsidR="000A0159" w:rsidRDefault="000A0159" w:rsidP="000A0159">
      <w:pPr>
        <w:pStyle w:val="PARAIndent"/>
      </w:pPr>
      <w:r>
        <w:t xml:space="preserve">The first operator is membership modification inside the evolving FIS. The trapezoidal parameters of the active terms and the rule consequents are adjusted to reduce the cost </w:t>
        <w:fldChar w:fldCharType="begin"/>
        <w:instrText xml:space="preserve"> REF _Ref233586865 \h </w:instrText>
        <w:fldChar w:fldCharType="separate"/>
        <w:t xml:space="preserve">( </w:t>
      </w:r>
      <w:r>
        <w:rPr>
          <w:noProof/>
        </w:rPr>
        <w:t>11</w:t>
      </w:r>
      <w:r>
        <w:t xml:space="preserve"> )</w:t>
        <w:fldChar w:fldCharType="end"/>
        <w:t>, and the change is accepted only when the cost decreases.</w:t>
      </w:r>
    </w:p>
    <w:tbl>
      <w:tblPr>
        <w:tblW w:w="0" w:type="auto"/>
        <w:tblInd w:w="38" w:type="dxa"/>
        <w:tblLook w:val="04A0" w:firstRow="1" w:lastRow="0" w:firstColumn="1" w:lastColumn="0" w:noHBand="0" w:noVBand="1"/>
      </w:tblPr>
      <w:tblGrid>
        <w:gridCol w:w="4181"/>
        <w:gridCol w:w="783"/>
      </w:tblGrid>
      <w:tr w:rsidR="00755A89" w14:paraId="64FE5A65" w14:textId="77777777" w:rsidTr="00616886">
        <w:tc>
          <w:tcPr>
            <w:tcW w:w="4181" w:type="dxa"/>
            <w:vAlign w:val="center"/>
          </w:tcPr>
          <w:p w14:paraId="1955A57F" w14:textId="0C4C4A9F" w:rsidR="00755A89" w:rsidRDefault="00755A89" w:rsidP="00616886">
            <w:pPr>
              <w:pStyle w:val="PARAIndent"/>
              <w:ind w:firstLine="0"/>
              <w:jc w:val="center"/>
            </w:pPr>
            <m:oMathPara>
              <m:oMath>
                <m:r>
                  <w:rPr>
                    <w:rFonts w:ascii="Cambria Math" w:hAnsi="Cambria Math"/>
                  </w:rPr>
                  <m:t>θ←θ-ρ </m:t>
                </m:r>
                <m:f>
                  <m:fPr>
                    <m:ctrlPr>
                      <w:rPr>
                        <w:rFonts w:ascii="Cambria Math" w:hAnsi="Cambria Math"/>
                      </w:rPr>
                    </m:ctrlPr>
                  </m:fPr>
                  <m:num>
                    <m:r>
                      <w:rPr>
                        <w:rFonts w:ascii="Cambria Math" w:hAnsi="Cambria Math"/>
                      </w:rPr>
                      <m:t>∂J</m:t>
                    </m:r>
                  </m:num>
                  <m:den>
                    <m:r>
                      <w:rPr>
                        <w:rFonts w:ascii="Cambria Math" w:hAnsi="Cambria Math"/>
                      </w:rPr>
                      <m:t>∂θ</m:t>
                    </m:r>
                  </m:den>
                </m:f>
                <m:r>
                  <w:rPr>
                    <w:rFonts w:ascii="Cambria Math" w:hAnsi="Cambria Math"/>
                  </w:rPr>
                  <m:t>,  </m:t>
                </m:r>
                <m:r>
                  <m:rPr>
                    <m:sty m:val="p"/>
                  </m:rPr>
                  <w:rPr>
                    <w:rFonts w:ascii="Cambria Math" w:hAnsi="Cambria Math"/>
                  </w:rPr>
                  <w:br/>
                </m:r>
              </m:oMath>
              <m:oMath>
                <m:r>
                  <w:rPr>
                    <w:rFonts w:ascii="Cambria Math" w:hAnsi="Cambria Math"/>
                  </w:rPr>
                  <m:t>θ=(a,b,c,d),  accept if ΔJ&lt;0</m:t>
                </m:r>
              </m:oMath>
            </m:oMathPara>
          </w:p>
        </w:tc>
        <w:tc>
          <w:tcPr>
            <w:tcW w:w="783" w:type="dxa"/>
            <w:vAlign w:val="center"/>
          </w:tcPr>
          <w:p w14:paraId="05BAA952" w14:textId="269D98B9" w:rsidR="00755A89" w:rsidRPr="0041322F" w:rsidRDefault="00755A89" w:rsidP="00616886">
            <w:pPr>
              <w:jc w:val="right"/>
            </w:pPr>
            <w:bookmarkStart w:id="24" w:name="_Ref233586865"/>
            <w:r>
              <w:t xml:space="preserve">( </w:t>
            </w:r>
            <w:fldSimple w:instr=" SEQ ( \* ARABIC ">
              <w:r>
                <w:rPr>
                  <w:noProof/>
                </w:rPr>
                <w:t>11</w:t>
              </w:r>
            </w:fldSimple>
            <w:r>
              <w:t xml:space="preserve"> )</w:t>
            </w:r>
            <w:bookmarkEnd w:id="24"/>
          </w:p>
        </w:tc>
      </w:tr>
    </w:tbl>
    <w:p w14:paraId="1D482714" w14:textId="77777777" w:rsidR="00755A89" w:rsidRDefault="00755A89" w:rsidP="000A0159">
      <w:pPr>
        <w:pStyle w:val="PARAIndent"/>
      </w:pPr>
    </w:p>
    <w:p w14:paraId="4832E9C0" w14:textId="63B39F88" w:rsidR="000A0159" w:rsidRDefault="007076AC" w:rsidP="000A0159">
      <w:pPr>
        <w:pStyle w:val="PARAIndent"/>
      </w:pPr>
      <w:r>
        <w:t xml:space="preserve">Because the cost is evaluated by a simulator rollout and is not differentiable, the parameter step is derivative-free: a perturbation is proposed and kept only when it lowers the cost, and </w:t>
      </w:r>
      <w:del w:id="9011" w:author="CLAUDE" w:date="2026-08-03T12:00:00Z">
        <w:r>
          <w:delText xml:space="preserve">the reinforcement-learning controller supplies the perturbation</w:delText>
        </w:r>
      </w:del>
      <w:ins w:id="9012" w:author="CLAUDE" w:date="2026-08-03T12:00:00Z">
        <w:r>
          <w:t xml:space="preserve">the stage controller supplies the perturbation</w:t>
        </w:r>
      </w:ins>
      <w:r>
        <w:t xml:space="preserve">. This is the response to a decision that is close but mis-calibrated, and it keeps the rule base interpretable because only the shape of existing terms changes.</w:t>
      </w:r>
    </w:p>
    <w:p w14:paraId="643E45C9" w14:textId="77777777" w:rsidR="000A0159" w:rsidRDefault="000A0159" w:rsidP="000A0159">
      <w:pPr>
        <w:pStyle w:val="PARAIndent"/>
      </w:pPr>
      <w:r>
        <w:t>When membership modification conflicts or cannot lower the cost, the second operator increases resolution: a new linguistic term is added or a region is split, raising the granularity of the partition. Resolution increase is again accepted only when the cost decreases. It addresses a decision that fails because the current terms are too coarse to separate two situations that call for different interventions.</w:t>
      </w:r>
    </w:p>
    <w:p w14:paraId="44082475" w14:textId="77777777" w:rsidR="000A0159" w:rsidRDefault="000A0159" w:rsidP="000A0159">
      <w:pPr>
        <w:pStyle w:val="PARAIndent"/>
      </w:pPr>
      <w:r>
        <w:t>When neither operator closes the gap, the existing rules are exhausted and a genuinely new rule is required. Here a generative model acts as a proposer. It is prompted with a structured context, the uncovered concept pattern that no rule fires well, the current rule base as a list of antecedent-consequent rules, and the hard constraints, and it returns a candidate rule in a fixed schema,</w:t>
      </w:r>
    </w:p>
    <w:tbl>
      <w:tblPr>
        <w:tblW w:w="0" w:type="auto"/>
        <w:tblInd w:w="38" w:type="dxa"/>
        <w:tblLook w:val="04A0" w:firstRow="1" w:lastRow="0" w:firstColumn="1" w:lastColumn="0" w:noHBand="0" w:noVBand="1"/>
      </w:tblPr>
      <w:tblGrid>
        <w:gridCol w:w="4181"/>
        <w:gridCol w:w="783"/>
      </w:tblGrid>
      <w:tr w:rsidR="00825920" w14:paraId="7CFF4E8F" w14:textId="77777777" w:rsidTr="00616886">
        <w:tc>
          <w:tcPr>
            <w:tcW w:w="4181" w:type="dxa"/>
            <w:vAlign w:val="center"/>
          </w:tcPr>
          <w:p w14:paraId="51C00ED2" w14:textId="27E80C59" w:rsidR="00825920" w:rsidRDefault="00000000" w:rsidP="00616886">
            <w:pPr>
              <w:pStyle w:val="PARAIndent"/>
              <w:ind w:firstLine="0"/>
              <w:jc w:val="center"/>
            </w:pPr>
            <m:oMathPara>
              <m:oMath>
                <m:acc>
                  <m:accPr>
                    <m:ctrlPr>
                      <w:rPr>
                        <w:rFonts w:ascii="Cambria Math" w:hAnsi="Cambria Math"/>
                      </w:rPr>
                    </m:ctrlPr>
                  </m:accPr>
                  <m:e>
                    <m:r>
                      <w:rPr>
                        <w:rFonts w:ascii="Cambria Math" w:hAnsi="Cambria Math"/>
                      </w:rPr>
                      <m:t>r</m:t>
                    </m:r>
                  </m:e>
                </m:acc>
                <m:r>
                  <w:rPr>
                    <w:rFonts w:ascii="Cambria Math" w:hAnsi="Cambria Math"/>
                  </w:rPr>
                  <m:t>=G</m:t>
                </m:r>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k</m:t>
                        </m:r>
                      </m:sub>
                      <m:sup>
                        <m:r>
                          <w:rPr>
                            <w:rFonts w:ascii="Cambria Math" w:hAnsi="Cambria Math"/>
                          </w:rPr>
                          <m:t>i</m:t>
                        </m:r>
                      </m:sup>
                    </m:sSubSup>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C</m:t>
                    </m:r>
                  </m:e>
                </m:d>
              </m:oMath>
            </m:oMathPara>
          </w:p>
        </w:tc>
        <w:tc>
          <w:tcPr>
            <w:tcW w:w="783" w:type="dxa"/>
            <w:vAlign w:val="center"/>
          </w:tcPr>
          <w:p w14:paraId="500578FC" w14:textId="51A330D3" w:rsidR="00825920" w:rsidRPr="0041322F" w:rsidRDefault="00825920" w:rsidP="00616886">
            <w:pPr>
              <w:jc w:val="right"/>
            </w:pPr>
            <w:r>
              <w:t xml:space="preserve">( </w:t>
            </w:r>
            <w:fldSimple w:instr=" SEQ ( \* ARABIC ">
              <w:r>
                <w:rPr>
                  <w:noProof/>
                </w:rPr>
                <w:t>12</w:t>
              </w:r>
            </w:fldSimple>
            <w:r>
              <w:t xml:space="preserve"> )</w:t>
            </w:r>
          </w:p>
        </w:tc>
      </w:tr>
    </w:tbl>
    <w:p w14:paraId="37DDDC4E" w14:textId="77777777" w:rsidR="00825920" w:rsidRDefault="00825920" w:rsidP="00825920">
      <w:pPr>
        <w:pStyle w:val="PARAIndent"/>
        <w:ind w:firstLine="0"/>
      </w:pPr>
    </w:p>
    <w:p w14:paraId="42348DCB" w14:textId="76CFAB11" w:rsidR="000A0159" w:rsidRDefault="00F72F87" w:rsidP="000A0159">
      <w:pPr>
        <w:pStyle w:val="PARAIndent"/>
      </w:pPr>
      <w:r>
        <w:t>The proposer is model-agnostic: any capable instruction-following model, such as a general-purpose large language model, can serve as the generator, because it only proposes a structured candidate and never acts directly. Correctness is not assumed from the model but enforced afterward, so the framework treats the language model as a hypothesis generator rather than an authority</w:t>
        <w:fldChar w:fldCharType="begin"/>
        <w:instrText xml:space="preserve"> CITATION Xie24 \l 1033  \m Che25 \m Cha25</w:instrText>
        <w:fldChar w:fldCharType="separate"/>
      </w:r>
      <w:r>
        <w:rPr>
          <w:noProof/>
        </w:rPr>
        <w:t xml:space="preserve"> [18, 19, 20]</w:t>
      </w:r>
      <w:r>
        <w:fldChar w:fldCharType="end"/>
        <w:t>.</w:t>
      </w:r>
    </w:p>
    <w:p w14:paraId="753084E0" w14:textId="77777777" w:rsidR="000A0159" w:rsidRDefault="000A0159" w:rsidP="000A0159">
      <w:pPr>
        <w:pStyle w:val="PARAIndent"/>
      </w:pPr>
      <w:r>
        <w:t xml:space="preserve">Every modified or proposed rule passes four verification gates before it can act (Fig. 1): </w:t>
      </w:r>
      <w:r>
        <w:rPr>
          <w:i/>
          <w:iCs/>
        </w:rPr>
        <w:t>a format check</w:t>
      </w:r>
      <w:r>
        <w:t xml:space="preserve"> that the antecedent and consequent are well formed; </w:t>
      </w:r>
      <w:r>
        <w:rPr>
          <w:i/>
          <w:iCs/>
        </w:rPr>
        <w:t>the hard safety and feasibility constraints</w:t>
      </w:r>
      <w:r>
        <w:t>; a simulator rollout that must lower the cost; and an A/B comparison that must beat the unadapted base. A candidate that fails any gate is discarded or returned to the generator for revision with the failed gate as feedback.</w:t>
      </w:r>
    </w:p>
    <w:p w14:paraId="65895C53" w14:textId="7AE54FF5" w:rsidR="00FC0544" w:rsidRDefault="00FC0544" w:rsidP="00FC0544">
      <w:pPr>
        <w:pStyle w:val="PARAIndent"/>
      </w:pPr>
      <w:r/>
      <w:del w:id="9013" w:author="CLAUDE" w:date="2026-08-03T12:00:00Z">
        <w:r>
          <w:delText xml:space="preserve">RL supplies the control over this open search.</w:delText>
        </w:r>
      </w:del>
      <w:ins w:id="9014" w:author="CLAUDE" w:date="2026-08-03T12:00:00Z">
        <w:r>
          <w:t xml:space="preserve">A value-based stage controller supplies the control over this open search, learning by associative search, a contextual bandit formulation.</w:t>
        </w:r>
      </w:ins>
      <w:r>
        <w:t xml:space="preserve"> Its actions choose which operator to apply next, its reward is the realized cost reduction, and it tunes the parameters of an admitted rule </w:t>
        <w:fldChar w:fldCharType="begin"/>
        <w:instrText xml:space="preserve"> REF _Ref233587076 \h </w:instrText>
        <w:fldChar w:fldCharType="separate"/>
        <w:t xml:space="preserve">( </w:t>
      </w:r>
      <w:r>
        <w:rPr>
          <w:noProof/>
        </w:rPr>
        <w:t>13</w:t>
      </w:r>
      <w:r>
        <w:t xml:space="preserve"> )</w:t>
        <w:fldChar w:fldCharType="end"/>
        <w:t xml:space="preserve"> so the controller learns the policy that sequences membership modification, resolution increase, and generation from cost feedback rather than from a fixed schedule or labeled decisions </w:t>
        <w:fldChar w:fldCharType="begin"/>
        <w:instrText xml:space="preserve"> CITATION Sut18 \l 1033  \m Mur24</w:instrText>
        <w:fldChar w:fldCharType="separate"/>
      </w:r>
      <w:r>
        <w:rPr>
          <w:noProof/>
        </w:rPr>
        <w:t xml:space="preserve"> [36, 37]</w:t>
      </w:r>
      <w:r>
        <w:fldChar w:fldCharType="end"/>
        <w:t>. An admitted rule joins the rule base, and adaptation continues only while the cost stays above the threshold.</w:t>
      </w:r>
    </w:p>
    <w:tbl>
      <w:tblPr>
        <w:tblW w:w="0" w:type="auto"/>
        <w:tblInd w:w="38" w:type="dxa"/>
        <w:tblLook w:val="04A0" w:firstRow="1" w:lastRow="0" w:firstColumn="1" w:lastColumn="0" w:noHBand="0" w:noVBand="1"/>
      </w:tblPr>
      <w:tblGrid>
        <w:gridCol w:w="4181"/>
        <w:gridCol w:w="783"/>
      </w:tblGrid>
      <w:tr w:rsidR="00FC0544" w14:paraId="3A5D31EB" w14:textId="77777777" w:rsidTr="00616886">
        <w:tc>
          <w:tcPr>
            <w:tcW w:w="4181" w:type="dxa"/>
            <w:vAlign w:val="center"/>
          </w:tcPr>
          <w:p w14:paraId="51C0452D" w14:textId="77777777" w:rsidR="00FC0544" w:rsidRPr="00F875FF" w:rsidRDefault="00000000" w:rsidP="00616886">
            <w:pPr>
              <w:pStyle w:val="PARAIndent"/>
              <w:ind w:firstLine="0"/>
              <w:jc w:val="center"/>
              <w:rPr>
                <w:sz w:val="18"/>
                <w:szCs w:val="18"/>
              </w:rPr>
            </w:pPr>
            <m:oMathPara>
              <m:oMath>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t</m:t>
                    </m:r>
                  </m:sub>
                </m:sSub>
                <m:r>
                  <w:rPr>
                    <w:rFonts w:ascii="Cambria Math" w:hAnsi="Cambria Math"/>
                    <w:sz w:val="18"/>
                    <w:szCs w:val="18"/>
                  </w:rPr>
                  <m:t>∈</m:t>
                </m:r>
                <m:d>
                  <m:dPr>
                    <m:begChr m:val="{"/>
                    <m:endChr m:val="}"/>
                    <m:ctrlPr>
                      <w:rPr>
                        <w:rFonts w:ascii="Cambria Math" w:hAnsi="Cambria Math"/>
                        <w:i/>
                        <w:sz w:val="18"/>
                        <w:szCs w:val="18"/>
                      </w:rPr>
                    </m:ctrlPr>
                  </m:dPr>
                  <m:e>
                    <m:r>
                      <w:rPr>
                        <w:rFonts w:ascii="Cambria Math" w:hAnsi="Cambria Math"/>
                        <w:sz w:val="18"/>
                        <w:szCs w:val="18"/>
                      </w:rPr>
                      <m:t> modify,resolution,generate </m:t>
                    </m:r>
                  </m:e>
                </m:d>
                <m:r>
                  <w:rPr>
                    <w:rFonts w:ascii="Cambria Math" w:hAnsi="Cambria Math"/>
                    <w:sz w:val="18"/>
                    <w:szCs w:val="18"/>
                  </w:rPr>
                  <m:t>,</m:t>
                </m:r>
              </m:oMath>
            </m:oMathPara>
          </w:p>
          <w:p w14:paraId="67D6CEEC" w14:textId="77777777" w:rsidR="00FC0544" w:rsidRPr="00F875FF" w:rsidRDefault="00000000" w:rsidP="00616886">
            <w:pPr>
              <w:pStyle w:val="PARAIndent"/>
              <w:ind w:firstLine="0"/>
              <w:jc w:val="center"/>
              <w:rPr>
                <w:sz w:val="18"/>
                <w:szCs w:val="18"/>
              </w:rPr>
            </w:pPr>
            <m:oMathPara>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t</m:t>
                    </m:r>
                  </m:sub>
                </m:sSub>
                <m:r>
                  <w:rPr>
                    <w:rFonts w:ascii="Cambria Math" w:hAnsi="Cambria Math"/>
                    <w:sz w:val="18"/>
                    <w:szCs w:val="18"/>
                  </w:rPr>
                  <m:t>=-ΔJ,  </m:t>
                </m:r>
              </m:oMath>
            </m:oMathPara>
          </w:p>
          <w:p w14:paraId="5EDA4192" w14:textId="700BEABE" w:rsidR="00FC0544" w:rsidRDefault="00000000" w:rsidP="00616886">
            <w:pPr>
              <w:pStyle w:val="PARAIndent"/>
              <w:ind w:firstLine="0"/>
              <w:jc w:val="center"/>
            </w:pPr>
            <m:oMathPara>
              <m:oMath>
                <m:sSup>
                  <m:sSupPr>
                    <m:ctrlPr>
                      <w:rPr>
                        <w:rFonts w:ascii="Cambria Math" w:hAnsi="Cambria Math"/>
                        <w:sz w:val="18"/>
                        <w:szCs w:val="18"/>
                      </w:rPr>
                    </m:ctrlPr>
                  </m:sSupPr>
                  <m:e>
                    <m:r>
                      <w:rPr>
                        <w:rFonts w:ascii="Cambria Math" w:hAnsi="Cambria Math"/>
                        <w:sz w:val="18"/>
                        <w:szCs w:val="18"/>
                      </w:rPr>
                      <m:t>π</m:t>
                    </m:r>
                  </m:e>
                  <m:sup>
                    <m:r>
                      <w:rPr>
                        <w:rFonts w:ascii="Cambria Math" w:hAnsi="Cambria Math"/>
                        <w:sz w:val="18"/>
                        <w:szCs w:val="18"/>
                      </w:rPr>
                      <m:t>*</m:t>
                    </m:r>
                  </m:sup>
                </m:sSup>
                <m:r>
                  <w:rPr>
                    <w:rFonts w:ascii="Cambria Math" w:hAnsi="Cambria Math"/>
                    <w:sz w:val="18"/>
                    <w:szCs w:val="18"/>
                  </w:rPr>
                  <m:t>=arg</m:t>
                </m:r>
                <m:limLow>
                  <m:limLowPr>
                    <m:ctrlPr>
                      <w:rPr>
                        <w:rFonts w:ascii="Cambria Math" w:hAnsi="Cambria Math"/>
                        <w:sz w:val="18"/>
                        <w:szCs w:val="18"/>
                      </w:rPr>
                    </m:ctrlPr>
                  </m:limLowPr>
                  <m:e>
                    <m:r>
                      <w:rPr>
                        <w:rFonts w:ascii="Cambria Math" w:hAnsi="Cambria Math"/>
                        <w:sz w:val="18"/>
                        <w:szCs w:val="18"/>
                      </w:rPr>
                      <m:t>max</m:t>
                    </m:r>
                  </m:e>
                  <m:lim>
                    <m:r>
                      <w:rPr>
                        <w:rFonts w:ascii="Cambria Math" w:hAnsi="Cambria Math"/>
                        <w:sz w:val="18"/>
                        <w:szCs w:val="18"/>
                      </w:rPr>
                      <m:t>π</m:t>
                    </m:r>
                  </m:lim>
                </m:limLow>
                <m:r>
                  <w:rPr>
                    <w:rFonts w:ascii="Cambria Math" w:hAnsi="Cambria Math"/>
                    <w:sz w:val="18"/>
                    <w:szCs w:val="18"/>
                  </w:rPr>
                  <m:t>E</m:t>
                </m:r>
                <m:d>
                  <m:dPr>
                    <m:begChr m:val="["/>
                    <m:endChr m:val="]"/>
                    <m:ctrlPr>
                      <w:rPr>
                        <w:rFonts w:ascii="Cambria Math" w:hAnsi="Cambria Math"/>
                        <w:sz w:val="18"/>
                        <w:szCs w:val="18"/>
                      </w:rPr>
                    </m:ctrlPr>
                  </m:dPr>
                  <m:e>
                    <m:nary>
                      <m:naryPr>
                        <m:chr m:val="∑"/>
                        <m:limLoc m:val="undOvr"/>
                        <m:supHide m:val="1"/>
                        <m:ctrlPr>
                          <w:rPr>
                            <w:rFonts w:ascii="Cambria Math" w:hAnsi="Cambria Math"/>
                            <w:sz w:val="18"/>
                            <w:szCs w:val="18"/>
                          </w:rPr>
                        </m:ctrlPr>
                      </m:naryPr>
                      <m:sub>
                        <m:r>
                          <w:rPr>
                            <w:rFonts w:ascii="Cambria Math" w:hAnsi="Cambria Math"/>
                            <w:sz w:val="18"/>
                            <w:szCs w:val="18"/>
                          </w:rPr>
                          <m:t>t</m:t>
                        </m:r>
                      </m:sub>
                      <m:sup/>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t</m:t>
                            </m:r>
                          </m:sub>
                        </m:sSub>
                      </m:e>
                    </m:nary>
                  </m:e>
                </m:d>
              </m:oMath>
            </m:oMathPara>
          </w:p>
        </w:tc>
        <w:tc>
          <w:tcPr>
            <w:tcW w:w="783" w:type="dxa"/>
            <w:vAlign w:val="center"/>
          </w:tcPr>
          <w:p w14:paraId="76126297" w14:textId="7D8D011F" w:rsidR="00FC0544" w:rsidRPr="0041322F" w:rsidRDefault="00FC0544" w:rsidP="00616886">
            <w:pPr>
              <w:jc w:val="right"/>
            </w:pPr>
            <w:bookmarkStart w:id="25" w:name="_Ref233587076"/>
            <w:r>
              <w:t xml:space="preserve">( </w:t>
            </w:r>
            <w:fldSimple w:instr=" SEQ ( \* ARABIC ">
              <w:r>
                <w:rPr>
                  <w:noProof/>
                </w:rPr>
                <w:t>13</w:t>
              </w:r>
            </w:fldSimple>
            <w:r>
              <w:t xml:space="preserve"> )</w:t>
            </w:r>
            <w:bookmarkEnd w:id="25"/>
          </w:p>
        </w:tc>
      </w:tr>
    </w:tbl>
    <w:p w14:paraId="1FC4E036" w14:textId="77777777" w:rsidR="00FC0544" w:rsidRPr="00F875FF" w:rsidRDefault="00FC0544" w:rsidP="00F875FF">
      <w:pPr>
        <w:pStyle w:val="PARAIndent"/>
      </w:pPr>
    </w:p>
    <w:p w14:paraId="011ABD83" w14:textId="4D381A3D" w:rsidR="00FB6D7A" w:rsidRDefault="000A0159" w:rsidP="00FB6D7A">
      <w:pPr>
        <w:pStyle w:val="PARAIndent"/>
      </w:pPr>
      <w:r>
        <w:t xml:space="preserve">Once a candidate is acceptable, the intervention is applied. If the quality meets the threshold the field is applied as is; otherwise a graduated fail-safe attenuates it toward a conservative baseline in proportion to the quality deficit </w:t>
        <w:fldChar w:fldCharType="begin"/>
        <w:instrText xml:space="preserve"> REF _Ref233587245 \h </w:instrText>
        <w:fldChar w:fldCharType="separate"/>
        <w:t xml:space="preserve">( </w:t>
      </w:r>
      <w:r>
        <w:rPr>
          <w:noProof/>
        </w:rPr>
        <w:t>14</w:t>
      </w:r>
      <w:r>
        <w:t xml:space="preserve"> )</w:t>
        <w:fldChar w:fldCharType="end"/>
        <w:t xml:space="preserve"> so the most exposed assets still receive protection while a deficient decision is prevented from acting at full strength. The accepted regional fields are then merged by the non-inferential coordinator under a shared resource constraint, and the result re-enters the environment (Fig. 1).</w:t>
      </w:r>
    </w:p>
    <w:tbl>
      <w:tblPr>
        <w:tblW w:w="0" w:type="auto"/>
        <w:tblInd w:w="38" w:type="dxa"/>
        <w:tblLook w:val="04A0" w:firstRow="1" w:lastRow="0" w:firstColumn="1" w:lastColumn="0" w:noHBand="0" w:noVBand="1"/>
      </w:tblPr>
      <w:tblGrid>
        <w:gridCol w:w="4181"/>
        <w:gridCol w:w="783"/>
      </w:tblGrid>
      <w:tr w:rsidR="00FB6D7A" w14:paraId="13A7C7CE" w14:textId="77777777" w:rsidTr="00616886">
        <w:tc>
          <w:tcPr>
            <w:tcW w:w="4181" w:type="dxa"/>
            <w:vAlign w:val="center"/>
          </w:tcPr>
          <w:p w14:paraId="03AB9344" w14:textId="74BA1512" w:rsidR="00A65266" w:rsidRDefault="00000000" w:rsidP="00A65266">
            <w:pPr>
              <w:pStyle w:val="PARAIndent"/>
              <w:ind w:firstLine="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base</m:t>
                    </m:r>
                  </m:sub>
                </m:sSub>
                <m:r>
                  <w:rPr>
                    <w:rFonts w:ascii="Cambria Math" w:hAnsi="Cambria Math"/>
                  </w:rPr>
                  <m:t>+min</m:t>
                </m:r>
                <m:d>
                  <m:dPr>
                    <m:ctrlPr>
                      <w:rPr>
                        <w:rFonts w:ascii="Cambria Math" w:hAnsi="Cambria Math"/>
                      </w:rPr>
                    </m:ctrlPr>
                  </m:dPr>
                  <m:e>
                    <m:r>
                      <w:rPr>
                        <w:rFonts w:ascii="Cambria Math" w:hAnsi="Cambria Math"/>
                      </w:rPr>
                      <m:t>1,</m:t>
                    </m:r>
                    <m:sSubSup>
                      <m:sSubSupPr>
                        <m:ctrlPr>
                          <w:rPr>
                            <w:rFonts w:ascii="Cambria Math" w:hAnsi="Cambria Math"/>
                          </w:rPr>
                        </m:ctrlPr>
                      </m:sSubSupPr>
                      <m:e>
                        <m:r>
                          <w:rPr>
                            <w:rFonts w:ascii="Cambria Math" w:hAnsi="Cambria Math"/>
                          </w:rPr>
                          <m:t>Q</m:t>
                        </m:r>
                      </m:e>
                      <m:sub>
                        <m:r>
                          <w:rPr>
                            <w:rFonts w:ascii="Cambria Math" w:hAnsi="Cambria Math"/>
                          </w:rPr>
                          <m:t>k</m:t>
                        </m:r>
                      </m:sub>
                      <m:sup>
                        <m:r>
                          <w:rPr>
                            <w:rFonts w:ascii="Cambria Math" w:hAnsi="Cambria Math"/>
                          </w:rPr>
                          <m:t>i</m:t>
                        </m:r>
                      </m:sup>
                    </m:sSubSup>
                    <m:r>
                      <w:rPr>
                        <w:rFonts w:ascii="Cambria Math" w:hAnsi="Cambria Math"/>
                      </w:rPr>
                      <m:t>/η</m:t>
                    </m:r>
                  </m:e>
                </m:d>
                <m:d>
                  <m:dPr>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base</m:t>
                        </m:r>
                      </m:sub>
                    </m:sSub>
                  </m:e>
                </m:d>
              </m:oMath>
            </m:oMathPara>
          </w:p>
        </w:tc>
        <w:tc>
          <w:tcPr>
            <w:tcW w:w="783" w:type="dxa"/>
            <w:vAlign w:val="center"/>
          </w:tcPr>
          <w:p w14:paraId="683D530B" w14:textId="1D73300C" w:rsidR="00FB6D7A" w:rsidRPr="0041322F" w:rsidRDefault="00FB6D7A" w:rsidP="00616886">
            <w:pPr>
              <w:jc w:val="right"/>
            </w:pPr>
            <w:bookmarkStart w:id="26" w:name="_Ref233587245"/>
            <w:r>
              <w:t xml:space="preserve">( </w:t>
            </w:r>
            <w:fldSimple w:instr=" SEQ ( \* ARABIC ">
              <w:r>
                <w:rPr>
                  <w:noProof/>
                </w:rPr>
                <w:t>14</w:t>
              </w:r>
            </w:fldSimple>
            <w:r>
              <w:t xml:space="preserve"> )</w:t>
            </w:r>
            <w:bookmarkEnd w:id="26"/>
          </w:p>
        </w:tc>
      </w:tr>
    </w:tbl>
    <w:p w14:paraId="74802D63" w14:textId="77777777" w:rsidR="00A65266" w:rsidRDefault="00A65266" w:rsidP="00A65266">
      <w:pPr>
        <w:pStyle w:val="PARAIndent"/>
      </w:pPr>
    </w:p>
    <w:p w14:paraId="19FFCE8A" w14:textId="21C743C9" w:rsidR="00E9350F" w:rsidRDefault="00E9350F" w:rsidP="00E9350F">
      <w:pPr>
        <w:pStyle w:val="Heading2"/>
      </w:pPr>
      <w:r>
        <w:t>Explainability and Fail-Safe Governance</w:t>
      </w:r>
    </w:p>
    <w:p w14:paraId="76612437" w14:textId="531EFFE5" w:rsidR="00CE7994" w:rsidRDefault="00A65266" w:rsidP="00CE7994">
      <w:pPr>
        <w:pStyle w:val="PARAIndent"/>
      </w:pPr>
      <w:r>
        <w:t xml:space="preserve">Every decision passes through the concept layer, it carries its own explanation. The candidate is the aggregation of the rules that fired, and each rule fires with a strength set by the membership of the decision concepts in its antecedent </w:t>
        <w:fldChar w:fldCharType="begin"/>
        <w:instrText xml:space="preserve"> REF _Ref233594338 \h </w:instrText>
        <w:fldChar w:fldCharType="separate"/>
        <w:t xml:space="preserve">( </w:t>
      </w:r>
      <w:r>
        <w:rPr>
          <w:noProof/>
        </w:rPr>
        <w:t>15</w:t>
      </w:r>
      <w:r>
        <w:t xml:space="preserve"> )</w:t>
        <w:fldChar w:fldCharType="end"/>
        <w:t>, so a strong rule is one whose concept pattern closely matches the situation.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821"/>
      </w:tblGrid>
      <w:tr w:rsidR="00CE7994" w14:paraId="0C0603B7" w14:textId="77777777" w:rsidTr="00CE7994">
        <w:tc>
          <w:tcPr>
            <w:tcW w:w="4186" w:type="pct"/>
          </w:tcPr>
          <w:p w14:paraId="07B759AE" w14:textId="251F3B61" w:rsidR="00CE7994" w:rsidRDefault="00000000" w:rsidP="00994E4D">
            <w:pPr>
              <w:pStyle w:val="PARAIndent"/>
              <w:ind w:firstLine="0"/>
              <w:jc w:val="center"/>
            </w:pPr>
            <m:oMath>
              <m:sSubSup>
                <m:sSubSupPr>
                  <m:ctrlPr>
                    <w:rPr>
                      <w:rFonts w:ascii="Cambria Math" w:hAnsi="Cambria Math"/>
                    </w:rPr>
                  </m:ctrlPr>
                </m:sSubSupPr>
                <m:e>
                  <m:r>
                    <w:rPr>
                      <w:rFonts w:ascii="Cambria Math" w:hAnsi="Cambria Math"/>
                    </w:rPr>
                    <m:t>τ</m:t>
                  </m:r>
                </m:e>
                <m:sub>
                  <m:r>
                    <w:rPr>
                      <w:rFonts w:ascii="Cambria Math" w:hAnsi="Cambria Math"/>
                    </w:rPr>
                    <m:t>r</m:t>
                  </m:r>
                </m:sub>
                <m:sup>
                  <m:r>
                    <w:rPr>
                      <w:rFonts w:ascii="Cambria Math" w:hAnsi="Cambria Math"/>
                    </w:rPr>
                    <m:t>i</m:t>
                  </m:r>
                </m:sup>
              </m:sSubSup>
              <m:r>
                <w:rPr>
                  <w:rFonts w:ascii="Cambria Math" w:hAnsi="Cambria Math"/>
                </w:rPr>
                <m:t>=</m:t>
              </m:r>
              <m:limLow>
                <m:limLowPr>
                  <m:ctrlPr>
                    <w:rPr>
                      <w:rFonts w:ascii="Cambria Math" w:hAnsi="Cambria Math"/>
                    </w:rPr>
                  </m:ctrlPr>
                </m:limLowPr>
                <m:e>
                  <m:r>
                    <w:rPr>
                      <w:rFonts w:ascii="Cambria Math" w:hAnsi="Cambria Math"/>
                    </w:rPr>
                    <m:t>min</m:t>
                  </m:r>
                </m:e>
                <m:lim>
                  <m:r>
                    <w:rPr>
                      <w:rFonts w:ascii="Cambria Math" w:hAnsi="Cambria Math"/>
                    </w:rPr>
                    <m:t>n∈A(r)</m:t>
                  </m:r>
                </m:lim>
              </m:limLow>
              <m:sSub>
                <m:sSubPr>
                  <m:ctrlPr>
                    <w:rPr>
                      <w:rFonts w:ascii="Cambria Math" w:hAnsi="Cambria Math"/>
                    </w:rPr>
                  </m:ctrlPr>
                </m:sSubPr>
                <m:e>
                  <m:r>
                    <w:rPr>
                      <w:rFonts w:ascii="Cambria Math" w:hAnsi="Cambria Math"/>
                    </w:rPr>
                    <m:t>μ</m:t>
                  </m:r>
                </m:e>
                <m:sub>
                  <m:r>
                    <w:rPr>
                      <w:rFonts w:ascii="Cambria Math" w:hAnsi="Cambria Math"/>
                    </w:rPr>
                    <m:t>r,n</m:t>
                  </m:r>
                </m:sub>
              </m:sSub>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n,k</m:t>
                      </m:r>
                    </m:sub>
                    <m:sup>
                      <m:r>
                        <w:rPr>
                          <w:rFonts w:ascii="Cambria Math" w:hAnsi="Cambria Math"/>
                        </w:rPr>
                        <m:t>i</m:t>
                      </m:r>
                    </m:sup>
                  </m:sSubSup>
                </m:e>
              </m:d>
            </m:oMath>
            <w:r>
              <w:t xml:space="preserve"> </w:t>
            </w:r>
          </w:p>
        </w:tc>
        <w:tc>
          <w:tcPr>
            <w:tcW w:w="814" w:type="pct"/>
          </w:tcPr>
          <w:p w14:paraId="1FF819E4" w14:textId="1AAE7F50" w:rsidR="00CE7994" w:rsidRPr="0041322F" w:rsidRDefault="00CE7994" w:rsidP="00994E4D">
            <w:pPr>
              <w:jc w:val="right"/>
            </w:pPr>
            <w:bookmarkStart w:id="27" w:name="_Ref233594338"/>
            <w:r>
              <w:t xml:space="preserve">( </w:t>
            </w:r>
            <w:fldSimple w:instr=" SEQ ( \* ARABIC ">
              <w:r>
                <w:rPr>
                  <w:noProof/>
                </w:rPr>
                <w:t>15</w:t>
              </w:r>
            </w:fldSimple>
            <w:r>
              <w:t xml:space="preserve"> )</w:t>
            </w:r>
            <w:bookmarkEnd w:id="27"/>
          </w:p>
        </w:tc>
      </w:tr>
    </w:tbl>
    <w:p w14:paraId="0701385E" w14:textId="77777777" w:rsidR="00A65266" w:rsidRDefault="00A65266" w:rsidP="00CE7994">
      <w:pPr>
        <w:pStyle w:val="PARAIndent"/>
      </w:pPr>
    </w:p>
    <w:p w14:paraId="5DC94CAF" w14:textId="33B2DD31" w:rsidR="00CE7994" w:rsidRDefault="00CE7994" w:rsidP="00CE7994">
      <w:pPr>
        <w:pStyle w:val="PARAIndent"/>
      </w:pPr>
      <w:r>
        <w:t xml:space="preserve">The intervention component is then the strength-weighted combination of the rule consequents </w:t>
        <w:fldChar w:fldCharType="begin"/>
        <w:instrText xml:space="preserve"> REF _Ref233594440 \h </w:instrText>
        <w:fldChar w:fldCharType="separate"/>
        <w:t xml:space="preserve">( </w:t>
      </w:r>
      <w:r>
        <w:rPr>
          <w:noProof/>
        </w:rPr>
        <w:t>16</w:t>
      </w:r>
      <w:r>
        <w:t xml:space="preserve"> )</w:t>
        <w:fldChar w:fldCharType="end"/>
        <w:t xml:space="preserve">. Here the sum runs over the rules in the agent's rule base, </w:t>
      </w:r>
      <m:oMath>
        <m:sSubSup>
          <m:sSubSupPr>
            <m:ctrlPr>
              <w:rPr>
                <w:rFonts w:ascii="Cambria Math" w:hAnsi="Cambria Math"/>
              </w:rPr>
            </m:ctrlPr>
          </m:sSubSupPr>
          <m:e>
            <m:r>
              <w:rPr>
                <w:rFonts w:ascii="Cambria Math" w:hAnsi="Cambria Math"/>
              </w:rPr>
              <m:t>τ</m:t>
            </m:r>
          </m:e>
          <m:sub>
            <m:r>
              <w:rPr>
                <w:rFonts w:ascii="Cambria Math" w:hAnsi="Cambria Math"/>
              </w:rPr>
              <m:t>r</m:t>
            </m:r>
          </m:sub>
          <m:sup>
            <m:r>
              <w:rPr>
                <w:rFonts w:ascii="Cambria Math" w:hAnsi="Cambria Math"/>
              </w:rPr>
              <m:t>i</m:t>
            </m:r>
          </m:sup>
        </m:sSubSup>
      </m:oMath>
      <w:r>
        <w:t xml:space="preserve"> is the firing strength of rule r from </w:t>
        <w:fldChar w:fldCharType="begin"/>
        <w:instrText xml:space="preserve"> REF _Ref233594338 \h </w:instrText>
        <w:fldChar w:fldCharType="separate"/>
        <w:t xml:space="preserve">( </w:t>
      </w:r>
      <w:r>
        <w:rPr>
          <w:noProof/>
        </w:rPr>
        <w:t>15</w:t>
      </w:r>
      <w:r>
        <w:t xml:space="preserve"> )</w:t>
        <w:fldChar w:fldCharType="end"/>
        <w:t xml:space="preserve">, </w:t>
      </w:r>
      <m:oMath>
        <m:sSub>
          <m:sSubPr>
            <m:ctrlPr>
              <w:rPr>
                <w:rFonts w:ascii="Cambria Math" w:hAnsi="Cambria Math"/>
              </w:rPr>
            </m:ctrlPr>
          </m:sSubPr>
          <m:e>
            <m:r>
              <w:rPr>
                <w:rFonts w:ascii="Cambria Math" w:hAnsi="Cambria Math"/>
              </w:rPr>
              <m:t>y</m:t>
            </m:r>
          </m:e>
          <m:sub>
            <m:r>
              <w:rPr>
                <w:rFonts w:ascii="Cambria Math" w:hAnsi="Cambria Math"/>
              </w:rPr>
              <m:t>r,j</m:t>
            </m:r>
          </m:sub>
        </m:sSub>
      </m:oMath>
      <w:r>
        <w:t xml:space="preserve"> is the intensity that rule r prescribes </w:t>
      </w:r>
      <w:del w:id="9027" w:author="CLAUDE" w:date="2026-08-03T12:00:00Z">
        <w:r>
          <w:delText xml:space="preserve">for intervention type j in its consequent</w:delText>
        </w:r>
      </w:del>
      <w:ins w:id="9028" w:author="CLAUDE" w:date="2026-08-03T12:00:00Z">
        <w:r>
          <w:t xml:space="preserve">for intervention family j in its consequent</w:t>
        </w:r>
      </w:ins>
      <w:r>
        <w:t xml:space="preserve">, and </w:t>
      </w:r>
      <m:oMath>
        <m:sSubSup>
          <m:sSubSupPr>
            <m:ctrlPr>
              <w:rPr>
                <w:rFonts w:ascii="Cambria Math" w:hAnsi="Cambria Math"/>
              </w:rPr>
            </m:ctrlPr>
          </m:sSubSupPr>
          <m:e>
            <m:r>
              <w:rPr>
                <w:rFonts w:ascii="Cambria Math" w:hAnsi="Cambria Math"/>
              </w:rPr>
              <m:t>u</m:t>
            </m:r>
          </m:e>
          <m:sub>
            <m:r>
              <w:rPr>
                <w:rFonts w:ascii="Cambria Math" w:hAnsi="Cambria Math"/>
              </w:rPr>
              <m:t>j,k</m:t>
            </m:r>
          </m:sub>
          <m:sup>
            <m:r>
              <w:rPr>
                <w:rFonts w:ascii="Cambria Math" w:hAnsi="Cambria Math"/>
              </w:rPr>
              <m:t>i</m:t>
            </m:r>
          </m:sup>
        </m:sSubSup>
      </m:oMath>
      <w:r>
        <w:t xml:space="preserve"> is </w:t>
      </w:r>
      <w:del w:id="9029" w:author="CLAUDE" w:date="2026-08-03T12:00:00Z">
        <w:r>
          <w:delText xml:space="preserve">the resulting intensity for type j</w:delText>
        </w:r>
      </w:del>
      <w:ins w:id="9030" w:author="CLAUDE" w:date="2026-08-03T12:00:00Z">
        <w:r>
          <w:t xml:space="preserve">the resulting intensity for family j</w:t>
        </w:r>
      </w:ins>
      <w:r>
        <w:t xml:space="preserve">; the denominator normalizes by the total firing strength, so the output is a convex combination of the fired consequents and stays within the </w:t>
      </w:r>
      <w:del w:id="9031" w:author="CLAUDE" w:date="2026-08-03T12:00:00Z">
        <w:r>
          <w:delText xml:space="preserve">intensity range of the intervention type</w:delText>
        </w:r>
      </w:del>
      <w:ins w:id="9032" w:author="CLAUDE" w:date="2026-08-03T12:00:00Z">
        <w:r>
          <w:t xml:space="preserve">intensity range of the intervention family</w:t>
        </w:r>
      </w:ins>
      <w:r>
        <w:t xml:space="preserve">. An intervention can therefore be traced back exactly to the concepts that drove it, the rules those </w:t>
        <w:lastRenderedPageBreak/>
        <w:t>concepts fired together with their strengths, and the observation confidence behind each concept, with no post-hoc attribution. This trace is logged for audit and is the level at which an operator inspects or overrides a recommendation.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821"/>
      </w:tblGrid>
      <w:tr w:rsidR="00CE7994" w14:paraId="626C9130" w14:textId="77777777" w:rsidTr="00A65266">
        <w:tc>
          <w:tcPr>
            <w:tcW w:w="4186" w:type="pct"/>
          </w:tcPr>
          <w:p w14:paraId="0E8FC12D" w14:textId="4E69AEE5" w:rsidR="00CE7994" w:rsidRDefault="00000000" w:rsidP="00994E4D">
            <w:pPr>
              <w:pStyle w:val="PARAIndent"/>
              <w:ind w:firstLine="0"/>
              <w:jc w:val="center"/>
            </w:pPr>
            <m:oMath>
              <m:sSubSup>
                <m:sSubSupPr>
                  <m:ctrlPr>
                    <w:rPr>
                      <w:rFonts w:ascii="Cambria Math" w:hAnsi="Cambria Math"/>
                    </w:rPr>
                  </m:ctrlPr>
                </m:sSubSupPr>
                <m:e>
                  <m:r>
                    <w:rPr>
                      <w:rFonts w:ascii="Cambria Math" w:hAnsi="Cambria Math"/>
                    </w:rPr>
                    <m:t>u</m:t>
                  </m:r>
                </m:e>
                <m:sub>
                  <m:r>
                    <w:rPr>
                      <w:rFonts w:ascii="Cambria Math" w:hAnsi="Cambria Math"/>
                    </w:rPr>
                    <m:t>j,k</m:t>
                  </m:r>
                </m:sub>
                <m:sup>
                  <m:r>
                    <w:rPr>
                      <w:rFonts w:ascii="Cambria Math" w:hAnsi="Cambria Math"/>
                    </w:rPr>
                    <m:t>i</m:t>
                  </m:r>
                </m:sup>
              </m:sSubSup>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Sup>
                        <m:sSubSupPr>
                          <m:ctrlPr>
                            <w:rPr>
                              <w:rFonts w:ascii="Cambria Math" w:hAnsi="Cambria Math"/>
                            </w:rPr>
                          </m:ctrlPr>
                        </m:sSubSupPr>
                        <m:e>
                          <m:r>
                            <w:rPr>
                              <w:rFonts w:ascii="Cambria Math" w:hAnsi="Cambria Math"/>
                            </w:rPr>
                            <m:t>τ</m:t>
                          </m:r>
                        </m:e>
                        <m:sub>
                          <m:r>
                            <w:rPr>
                              <w:rFonts w:ascii="Cambria Math" w:hAnsi="Cambria Math"/>
                            </w:rPr>
                            <m:t>r</m:t>
                          </m:r>
                        </m:sub>
                        <m:sup>
                          <m:r>
                            <w:rPr>
                              <w:rFonts w:ascii="Cambria Math" w:hAnsi="Cambria Math"/>
                            </w:rPr>
                            <m:t>i</m:t>
                          </m:r>
                        </m:sup>
                      </m:sSubSup>
                    </m:e>
                  </m:nary>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r,j</m:t>
                      </m:r>
                    </m:sub>
                  </m:sSub>
                </m:num>
                <m:den>
                  <m:nary>
                    <m:naryPr>
                      <m:chr m:val="∑"/>
                      <m:limLoc m:val="undOvr"/>
                      <m:supHide m:val="1"/>
                      <m:ctrlPr>
                        <w:rPr>
                          <w:rFonts w:ascii="Cambria Math" w:hAnsi="Cambria Math"/>
                        </w:rPr>
                      </m:ctrlPr>
                    </m:naryPr>
                    <m:sub>
                      <m:r>
                        <w:rPr>
                          <w:rFonts w:ascii="Cambria Math" w:hAnsi="Cambria Math"/>
                        </w:rPr>
                        <m:t>r</m:t>
                      </m:r>
                    </m:sub>
                    <m:sup/>
                    <m:e>
                      <m:sSubSup>
                        <m:sSubSupPr>
                          <m:ctrlPr>
                            <w:rPr>
                              <w:rFonts w:ascii="Cambria Math" w:hAnsi="Cambria Math"/>
                            </w:rPr>
                          </m:ctrlPr>
                        </m:sSubSupPr>
                        <m:e>
                          <m:r>
                            <w:rPr>
                              <w:rFonts w:ascii="Cambria Math" w:hAnsi="Cambria Math"/>
                            </w:rPr>
                            <m:t>τ</m:t>
                          </m:r>
                        </m:e>
                        <m:sub>
                          <m:r>
                            <w:rPr>
                              <w:rFonts w:ascii="Cambria Math" w:hAnsi="Cambria Math"/>
                            </w:rPr>
                            <m:t>r</m:t>
                          </m:r>
                        </m:sub>
                        <m:sup>
                          <m:r>
                            <w:rPr>
                              <w:rFonts w:ascii="Cambria Math" w:hAnsi="Cambria Math"/>
                            </w:rPr>
                            <m:t>i</m:t>
                          </m:r>
                        </m:sup>
                      </m:sSubSup>
                    </m:e>
                  </m:nary>
                </m:den>
              </m:f>
            </m:oMath>
            <w:r>
              <w:t xml:space="preserve"> </w:t>
            </w:r>
          </w:p>
        </w:tc>
        <w:tc>
          <w:tcPr>
            <w:tcW w:w="814" w:type="pct"/>
          </w:tcPr>
          <w:p w14:paraId="3BF28888" w14:textId="719AEE34" w:rsidR="00CE7994" w:rsidRPr="0041322F" w:rsidRDefault="00A65266" w:rsidP="00994E4D">
            <w:pPr>
              <w:jc w:val="right"/>
            </w:pPr>
            <w:bookmarkStart w:id="28" w:name="_Ref233594440"/>
            <w:r>
              <w:t xml:space="preserve">( </w:t>
            </w:r>
            <w:fldSimple w:instr=" SEQ ( \* ARABIC ">
              <w:r>
                <w:rPr>
                  <w:noProof/>
                </w:rPr>
                <w:t>16</w:t>
              </w:r>
            </w:fldSimple>
            <w:r>
              <w:t xml:space="preserve"> )</w:t>
            </w:r>
            <w:bookmarkEnd w:id="28"/>
          </w:p>
        </w:tc>
      </w:tr>
    </w:tbl>
    <w:p w14:paraId="7A0AB8B9" w14:textId="1E6611FA" w:rsidR="00CE7994" w:rsidRDefault="00CE7994" w:rsidP="00CE7994">
      <w:pPr>
        <w:pStyle w:val="PARAIndent"/>
      </w:pPr>
      <w:r>
        <w:t xml:space="preserve">Acceptance is satisficing rather than optimal. When the quality meets the threshold the field is applied as is; otherwise the system neither acts at full strength nor rejects the decision outright, but attenuates the candidate toward a conservative baseline </w:t>
        <w:fldChar w:fldCharType="begin"/>
        <w:instrText xml:space="preserve"> REF _Ref233587245 \h </w:instrText>
        <w:fldChar w:fldCharType="separate"/>
        <w:t xml:space="preserve">( </w:t>
      </w:r>
      <w:r>
        <w:rPr>
          <w:noProof/>
        </w:rPr>
        <w:t>14</w:t>
      </w:r>
      <w:r>
        <w:t xml:space="preserve"> )</w:t>
        <w:fldChar w:fldCharType="end"/>
        <w:t xml:space="preserve">. The baseline </w:t>
      </w:r>
      <m:oMath>
        <m:sSub>
          <m:sSubPr>
            <m:ctrlPr>
              <w:rPr>
                <w:rFonts w:ascii="Cambria Math" w:hAnsi="Cambria Math"/>
                <w:i/>
              </w:rPr>
            </m:ctrlPr>
          </m:sSubPr>
          <m:e>
            <m:r>
              <w:rPr>
                <w:rFonts w:ascii="Cambria Math" w:hAnsi="Cambria Math"/>
              </w:rPr>
              <m:t>U</m:t>
            </m:r>
          </m:e>
          <m:sub>
            <m:r>
              <w:rPr>
                <w:rFonts w:ascii="Cambria Math" w:hAnsi="Cambria Math"/>
              </w:rPr>
              <m:t>base</m:t>
            </m:r>
          </m:sub>
        </m:sSub>
      </m:oMath>
      <w:r>
        <w:t xml:space="preserve"> is a fixed, policy-defined intervention that does not depend on the adapted rule base: it gives maximum protection and evacuation to the most exposed cells and a minimal, safe suppression elsewhere, so it is admissible by construction, and a per-component floor guarantees the doctrinal minimum protection regardless of quality.</w:t>
      </w:r>
    </w:p>
    <w:p w14:paraId="085D8CB1" w14:textId="77777777" w:rsidR="00CE7994" w:rsidRDefault="00CE7994" w:rsidP="00CE7994">
      <w:pPr>
        <w:pStyle w:val="PARAIndent"/>
      </w:pPr>
      <w:r>
        <w:t>The same governance holds under uncertainty. When the observation confidence is low, the gated concepts are already pulled toward their priors, so a low-confidence situation produces a more conservative candidate and, through the same attenuation, a more conservative applied field. Together, the concept trace and the graduated, floored fail-safe make the open and adaptive decision auditable and safe to deploy, since every action is explained by the rules and concepts that produced it and no action exceeds what its quality and confidence justify.</w:t>
      </w:r>
    </w:p>
    <w:p w14:paraId="73DEB72C" w14:textId="77777777" w:rsidR="003B3B07" w:rsidRDefault="00966394" w:rsidP="00BC2F04">
      <w:pPr>
        <w:pStyle w:val="Heading1"/>
      </w:pPr>
      <w:r>
        <w:t>IV. Simulation Test</w:t>
      </w:r>
    </w:p>
    <w:p w14:paraId="42260985" w14:textId="21F88C27" w:rsidR="003B3B07" w:rsidRDefault="00966394" w:rsidP="00312D16">
      <w:pPr>
        <w:pStyle w:val="Heading2"/>
        <w:numPr>
          <w:ilvl w:val="1"/>
          <w:numId w:val="17"/>
        </w:numPr>
      </w:pPr>
      <w:r>
        <w:t>Simulation Environment</w:t>
      </w:r>
    </w:p>
    <w:p w14:paraId="48481AF1" w14:textId="7E6D376C" w:rsidR="003B3B07" w:rsidRDefault="00966394">
      <w:pPr>
        <w:pStyle w:val="Heading2"/>
      </w:pPr>
      <w:r>
        <w:t>Baseline and Scenarios</w:t>
      </w:r>
    </w:p>
    <w:p w14:paraId="113E7169" w14:textId="73D0CEC5" w:rsidR="003B3B07" w:rsidRDefault="00966394">
      <w:pPr>
        <w:pStyle w:val="Heading2"/>
      </w:pPr>
      <w:r>
        <w:t>Metrics and Acceptance Criteria</w:t>
      </w:r>
    </w:p>
    <w:p w14:paraId="2391852A" w14:textId="669D7E20" w:rsidR="003B3B07" w:rsidRDefault="00966394">
      <w:pPr>
        <w:pStyle w:val="Heading2"/>
      </w:pPr>
      <w:r>
        <w:t>Results and Sensitivity Analysis</w:t>
      </w:r>
    </w:p>
    <w:p w14:paraId="20AE62B1" w14:textId="77777777" w:rsidR="003B3B07" w:rsidRDefault="00966394">
      <w:pPr>
        <w:pStyle w:val="Heading1"/>
      </w:pPr>
      <w:r>
        <w:t>V. Conclusion and Future Work</w:t>
      </w:r>
    </w:p>
    <w:p w14:paraId="732CE389" w14:textId="77777777" w:rsidR="00DB6183" w:rsidRPr="00D050EC" w:rsidRDefault="00DB6183" w:rsidP="00DB6183">
      <w:pPr>
        <w:pStyle w:val="Heading1"/>
      </w:pPr>
      <w:r>
        <w:t>Appendix</w:t>
      </w:r>
    </w:p>
    <w:p w14:paraId="5B77DE04" w14:textId="14D8E8E0" w:rsidR="005E1737" w:rsidRDefault="00966394" w:rsidP="00A87065">
      <w:pPr>
        <w:pStyle w:val="Heading2"/>
        <w:numPr>
          <w:ilvl w:val="1"/>
          <w:numId w:val="18"/>
        </w:numPr>
      </w:pPr>
      <w:r>
        <w:t>External Input Set</w:t>
      </w:r>
    </w:p>
    <w:p w14:paraId="208D2BE0" w14:textId="609F83CF" w:rsidR="005E1737" w:rsidRDefault="00966394">
      <w:pPr>
        <w:pStyle w:val="PARAIndent"/>
      </w:pPr>
      <w:r>
        <w:t>The external input set drives the environment and is summarized in Table A.I; each layer is a field defined over the grid cells.</w:t>
      </w:r>
    </w:p>
    <w:p w14:paraId="62D903D8" w14:textId="61AF3839" w:rsidR="008E36E6" w:rsidRDefault="008E36E6" w:rsidP="008E36E6">
      <w:pPr>
        <w:pStyle w:val="TableTitle"/>
      </w:pPr>
      <w:r>
        <w:t>TABLE A.I</w:t>
      </w:r>
    </w:p>
    <w:p w14:paraId="3A755CA5" w14:textId="77777777" w:rsidR="008E36E6" w:rsidRDefault="008E36E6" w:rsidP="008E36E6">
      <w:pPr>
        <w:pStyle w:val="TableTitle"/>
      </w:pPr>
      <w:r>
        <w:t>Composition of the External Input Set</w:t>
      </w:r>
    </w:p>
    <w:tbl>
      <w:tblPr>
        <w:tblW w:w="4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1098"/>
        <w:gridCol w:w="3828"/>
      </w:tblGrid>
      <w:tr w:rsidR="008E36E6" w:rsidRPr="00413679" w14:paraId="7D9A443B" w14:textId="77777777" w:rsidTr="00D465CA">
        <w:trPr>
          <w:jc w:val="center"/>
        </w:trPr>
        <w:tc>
          <w:tcPr>
            <w:tcW w:w="1098" w:type="dxa"/>
          </w:tcPr>
          <w:p w14:paraId="4370045A" w14:textId="77777777" w:rsidR="008E36E6" w:rsidRPr="00413679" w:rsidRDefault="008E36E6" w:rsidP="009075E5">
            <w:pPr>
              <w:jc w:val="center"/>
              <w:rPr>
                <w:sz w:val="18"/>
                <w:szCs w:val="18"/>
              </w:rPr>
            </w:pPr>
            <w:r>
              <w:rPr>
                <w:b/>
                <w:sz w:val="18"/>
                <w:szCs w:val="18"/>
              </w:rPr>
              <w:t>Symbol</w:t>
            </w:r>
          </w:p>
        </w:tc>
        <w:tc>
          <w:tcPr>
            <w:tcW w:w="3828" w:type="dxa"/>
          </w:tcPr>
          <w:p w14:paraId="3B63C571" w14:textId="77777777" w:rsidR="008E36E6" w:rsidRPr="00413679" w:rsidRDefault="008E36E6" w:rsidP="009075E5">
            <w:pPr>
              <w:jc w:val="center"/>
              <w:rPr>
                <w:sz w:val="18"/>
                <w:szCs w:val="18"/>
              </w:rPr>
            </w:pPr>
            <w:r>
              <w:rPr>
                <w:b/>
                <w:sz w:val="18"/>
                <w:szCs w:val="18"/>
              </w:rPr>
              <w:t>Content</w:t>
            </w:r>
          </w:p>
        </w:tc>
      </w:tr>
      <w:tr w:rsidR="008E36E6" w:rsidRPr="00413679" w14:paraId="6E337252" w14:textId="77777777" w:rsidTr="00D465CA">
        <w:trPr>
          <w:jc w:val="center"/>
        </w:trPr>
        <w:tc>
          <w:tcPr>
            <w:tcW w:w="1098" w:type="dxa"/>
          </w:tcPr>
          <w:p w14:paraId="223896E1" w14:textId="77777777" w:rsidR="008E36E6" w:rsidRPr="00413679" w:rsidRDefault="00000000" w:rsidP="009075E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Meteo,k</m:t>
                    </m:r>
                  </m:sub>
                </m:sSub>
              </m:oMath>
            </m:oMathPara>
          </w:p>
        </w:tc>
        <w:tc>
          <w:tcPr>
            <w:tcW w:w="3828" w:type="dxa"/>
          </w:tcPr>
          <w:p w14:paraId="7000EA8F" w14:textId="77777777" w:rsidR="008E36E6" w:rsidRPr="00413679" w:rsidRDefault="008E36E6" w:rsidP="009075E5">
            <w:pPr>
              <w:rPr>
                <w:sz w:val="18"/>
                <w:szCs w:val="18"/>
              </w:rPr>
            </w:pPr>
            <w:r>
              <w:rPr>
                <w:sz w:val="18"/>
                <w:szCs w:val="18"/>
              </w:rPr>
              <w:t>Air temperature, relative humidity, wind speed, wind direction, wind gust, and precipitation.</w:t>
            </w:r>
          </w:p>
        </w:tc>
      </w:tr>
      <w:tr w:rsidR="008E36E6" w:rsidRPr="00413679" w14:paraId="5099DA1D" w14:textId="77777777" w:rsidTr="00D465CA">
        <w:trPr>
          <w:jc w:val="center"/>
        </w:trPr>
        <w:tc>
          <w:tcPr>
            <w:tcW w:w="1098" w:type="dxa"/>
          </w:tcPr>
          <w:p w14:paraId="46B5B617" w14:textId="77777777" w:rsidR="008E36E6" w:rsidRPr="00413679" w:rsidRDefault="00000000" w:rsidP="009075E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Geo</m:t>
                    </m:r>
                  </m:sub>
                </m:sSub>
              </m:oMath>
            </m:oMathPara>
          </w:p>
        </w:tc>
        <w:tc>
          <w:tcPr>
            <w:tcW w:w="3828" w:type="dxa"/>
          </w:tcPr>
          <w:p w14:paraId="44176566" w14:textId="77777777" w:rsidR="008E36E6" w:rsidRPr="00413679" w:rsidRDefault="008E36E6" w:rsidP="009075E5">
            <w:pPr>
              <w:rPr>
                <w:sz w:val="18"/>
                <w:szCs w:val="18"/>
              </w:rPr>
            </w:pPr>
            <w:r>
              <w:rPr>
                <w:sz w:val="18"/>
                <w:szCs w:val="18"/>
              </w:rPr>
              <w:t>Elevation, slope, orientation (aspect), and accessibility level.</w:t>
            </w:r>
          </w:p>
        </w:tc>
      </w:tr>
      <w:tr w:rsidR="008E36E6" w:rsidRPr="00413679" w14:paraId="0A3647E8" w14:textId="77777777" w:rsidTr="00D465CA">
        <w:trPr>
          <w:jc w:val="center"/>
        </w:trPr>
        <w:tc>
          <w:tcPr>
            <w:tcW w:w="1098" w:type="dxa"/>
          </w:tcPr>
          <w:p w14:paraId="39515F21" w14:textId="77777777" w:rsidR="008E36E6" w:rsidRPr="00413679" w:rsidRDefault="00000000" w:rsidP="009075E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Fuel,k</m:t>
                    </m:r>
                  </m:sub>
                </m:sSub>
              </m:oMath>
            </m:oMathPara>
          </w:p>
        </w:tc>
        <w:tc>
          <w:tcPr>
            <w:tcW w:w="3828" w:type="dxa"/>
          </w:tcPr>
          <w:p w14:paraId="01BB519B" w14:textId="77777777" w:rsidR="008E36E6" w:rsidRPr="00413679" w:rsidRDefault="008E36E6" w:rsidP="009075E5">
            <w:pPr>
              <w:rPr>
                <w:sz w:val="18"/>
                <w:szCs w:val="18"/>
              </w:rPr>
            </w:pPr>
            <w:r>
              <w:rPr>
                <w:sz w:val="18"/>
                <w:szCs w:val="18"/>
              </w:rPr>
              <w:t>Vegetation/fuel class, available combustible mass, and surface fuel moisture content.</w:t>
            </w:r>
          </w:p>
        </w:tc>
      </w:tr>
      <w:tr w:rsidR="008E36E6" w:rsidRPr="00413679" w14:paraId="042832B8" w14:textId="77777777" w:rsidTr="00D465CA">
        <w:trPr>
          <w:jc w:val="center"/>
        </w:trPr>
        <w:tc>
          <w:tcPr>
            <w:tcW w:w="1098" w:type="dxa"/>
          </w:tcPr>
          <w:p w14:paraId="5F714348" w14:textId="77777777" w:rsidR="008E36E6" w:rsidRPr="00413679" w:rsidRDefault="00000000" w:rsidP="009075E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Ign,k</m:t>
                    </m:r>
                  </m:sub>
                </m:sSub>
              </m:oMath>
            </m:oMathPara>
          </w:p>
        </w:tc>
        <w:tc>
          <w:tcPr>
            <w:tcW w:w="3828" w:type="dxa"/>
          </w:tcPr>
          <w:p w14:paraId="172F143D" w14:textId="77777777" w:rsidR="008E36E6" w:rsidRPr="00413679" w:rsidRDefault="008E36E6" w:rsidP="009075E5">
            <w:pPr>
              <w:rPr>
                <w:sz w:val="18"/>
                <w:szCs w:val="18"/>
              </w:rPr>
            </w:pPr>
            <w:r>
              <w:rPr>
                <w:sz w:val="18"/>
                <w:szCs w:val="18"/>
              </w:rPr>
              <w:t>Binary ignition-injection indicator per cell.</w:t>
            </w:r>
          </w:p>
        </w:tc>
      </w:tr>
      <w:tr w:rsidR="008E36E6" w:rsidRPr="00413679" w14:paraId="23B69C3D" w14:textId="77777777" w:rsidTr="00D465CA">
        <w:trPr>
          <w:jc w:val="center"/>
        </w:trPr>
        <w:tc>
          <w:tcPr>
            <w:tcW w:w="1098" w:type="dxa"/>
          </w:tcPr>
          <w:p w14:paraId="152E660F" w14:textId="77777777" w:rsidR="008E36E6" w:rsidRPr="00413679" w:rsidRDefault="00000000" w:rsidP="009075E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DSS,k</m:t>
                    </m:r>
                  </m:sub>
                </m:sSub>
              </m:oMath>
            </m:oMathPara>
          </w:p>
        </w:tc>
        <w:tc>
          <w:tcPr>
            <w:tcW w:w="3828" w:type="dxa"/>
          </w:tcPr>
          <w:p w14:paraId="300DFD2E" w14:textId="77777777" w:rsidR="008E36E6" w:rsidRPr="00413679" w:rsidRDefault="008E36E6" w:rsidP="009075E5">
            <w:pPr>
              <w:rPr>
                <w:sz w:val="18"/>
                <w:szCs w:val="18"/>
              </w:rPr>
            </w:pPr>
            <w:r>
              <w:rPr>
                <w:sz w:val="18"/>
                <w:szCs w:val="18"/>
              </w:rPr>
              <w:t>Coordinated decision field fed back by the system; the only decision-controlled component.</w:t>
            </w:r>
          </w:p>
        </w:tc>
      </w:tr>
    </w:tbl>
    <w:p w14:paraId="2F94916D" w14:textId="011224E9" w:rsidR="005E1737" w:rsidRDefault="00966394">
      <w:pPr>
        <w:pStyle w:val="Heading2"/>
      </w:pPr>
      <w:r>
        <w:t>Decision-Related Inputs</w:t>
      </w:r>
    </w:p>
    <w:p w14:paraId="719BBE17" w14:textId="189E76F0" w:rsidR="005E1737" w:rsidRDefault="00966394">
      <w:pPr>
        <w:pStyle w:val="PARAIndent"/>
      </w:pPr>
      <w:r>
        <w:t xml:space="preserve">The decision-related inputs supply the value- and resource-related quantities used for evaluation and feasibility, summarized in Table A.II.</w:t>
      </w:r>
    </w:p>
    <w:p w14:paraId="7ED85ABC" w14:textId="1A0CC743" w:rsidR="008E36E6" w:rsidRDefault="008E36E6" w:rsidP="008E36E6">
      <w:pPr>
        <w:pStyle w:val="TableTitle"/>
      </w:pPr>
      <w:r>
        <w:t>TABLE A.II</w:t>
      </w:r>
    </w:p>
    <w:p w14:paraId="4D1DCB2B" w14:textId="77777777" w:rsidR="008E36E6" w:rsidRDefault="008E36E6" w:rsidP="008E36E6">
      <w:pPr>
        <w:pStyle w:val="TableTitle"/>
      </w:pPr>
      <w:r>
        <w:t>Composition of the Decision-Related Inputs</w:t>
      </w:r>
    </w:p>
    <w:tbl>
      <w:tblPr>
        <w:tblW w:w="5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1098"/>
        <w:gridCol w:w="3969"/>
      </w:tblGrid>
      <w:tr w:rsidR="008E36E6" w:rsidRPr="00413679" w14:paraId="2C7429AE" w14:textId="77777777" w:rsidTr="00D465CA">
        <w:trPr>
          <w:jc w:val="center"/>
        </w:trPr>
        <w:tc>
          <w:tcPr>
            <w:tcW w:w="1098" w:type="dxa"/>
          </w:tcPr>
          <w:p w14:paraId="0B08079E" w14:textId="77777777" w:rsidR="008E36E6" w:rsidRPr="00413679" w:rsidRDefault="008E36E6" w:rsidP="009075E5">
            <w:pPr>
              <w:jc w:val="center"/>
              <w:rPr>
                <w:sz w:val="18"/>
                <w:szCs w:val="18"/>
              </w:rPr>
            </w:pPr>
            <w:r>
              <w:rPr>
                <w:b/>
                <w:sz w:val="18"/>
                <w:szCs w:val="18"/>
              </w:rPr>
              <w:t>Layer</w:t>
            </w:r>
          </w:p>
        </w:tc>
        <w:tc>
          <w:tcPr>
            <w:tcW w:w="3969" w:type="dxa"/>
          </w:tcPr>
          <w:p w14:paraId="4E18E774" w14:textId="77777777" w:rsidR="008E36E6" w:rsidRPr="00413679" w:rsidRDefault="008E36E6" w:rsidP="009075E5">
            <w:pPr>
              <w:jc w:val="center"/>
              <w:rPr>
                <w:sz w:val="18"/>
                <w:szCs w:val="18"/>
              </w:rPr>
            </w:pPr>
            <w:r>
              <w:rPr>
                <w:b/>
                <w:sz w:val="18"/>
                <w:szCs w:val="18"/>
              </w:rPr>
              <w:t>Content</w:t>
            </w:r>
          </w:p>
        </w:tc>
      </w:tr>
      <w:tr w:rsidR="008E36E6" w:rsidRPr="00413679" w14:paraId="7A5847D8" w14:textId="77777777" w:rsidTr="00D465CA">
        <w:trPr>
          <w:jc w:val="center"/>
        </w:trPr>
        <w:tc>
          <w:tcPr>
            <w:tcW w:w="1098" w:type="dxa"/>
          </w:tcPr>
          <w:p w14:paraId="7BFA5B02" w14:textId="7FE252D2" w:rsidR="008E36E6" w:rsidRPr="00413679" w:rsidRDefault="00000000" w:rsidP="00B538AE">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Val,k</m:t>
                    </m:r>
                  </m:sub>
                </m:sSub>
              </m:oMath>
            </m:oMathPara>
          </w:p>
        </w:tc>
        <w:tc>
          <w:tcPr>
            <w:tcW w:w="3969" w:type="dxa"/>
          </w:tcPr>
          <w:p w14:paraId="4E825DE0" w14:textId="77777777" w:rsidR="008E36E6" w:rsidRPr="00413679" w:rsidRDefault="008E36E6" w:rsidP="009075E5">
            <w:pPr>
              <w:rPr>
                <w:sz w:val="18"/>
                <w:szCs w:val="18"/>
              </w:rPr>
            </w:pPr>
            <w:r>
              <w:rPr>
                <w:sz w:val="18"/>
                <w:szCs w:val="18"/>
              </w:rPr>
              <w:t>Exposed assets and socio-economic elements (critical facilities, population, infrastructure), aggregated into a per-cell protection-priority score.</w:t>
            </w:r>
          </w:p>
        </w:tc>
      </w:tr>
      <w:tr w:rsidR="008E36E6" w:rsidRPr="00413679" w14:paraId="20204DCD" w14:textId="77777777" w:rsidTr="00D465CA">
        <w:trPr>
          <w:jc w:val="center"/>
        </w:trPr>
        <w:tc>
          <w:tcPr>
            <w:tcW w:w="1098" w:type="dxa"/>
          </w:tcPr>
          <w:p w14:paraId="27C911C5" w14:textId="58602745" w:rsidR="008E36E6" w:rsidRPr="00413679" w:rsidRDefault="00000000" w:rsidP="009075E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Res,k</m:t>
                    </m:r>
                  </m:sub>
                </m:sSub>
              </m:oMath>
            </m:oMathPara>
          </w:p>
        </w:tc>
        <w:tc>
          <w:tcPr>
            <w:tcW w:w="3969" w:type="dxa"/>
          </w:tcPr>
          <w:p w14:paraId="67BB8669" w14:textId="77777777" w:rsidR="008E36E6" w:rsidRPr="00413679" w:rsidRDefault="008E36E6" w:rsidP="009075E5">
            <w:pPr>
              <w:rPr>
                <w:sz w:val="18"/>
                <w:szCs w:val="18"/>
              </w:rPr>
            </w:pPr>
            <w:r>
              <w:rPr>
                <w:sz w:val="18"/>
                <w:szCs w:val="18"/>
              </w:rPr>
              <w:t>Available suppression capacity, operational availability status, suppression effectiveness, and estimated travel time to each grid cell.</w:t>
            </w:r>
          </w:p>
        </w:tc>
      </w:tr>
    </w:tbl>
    <w:p w14:paraId="5D7F46EC" w14:textId="4496597B" w:rsidR="00A87065" w:rsidRDefault="005E1B14" w:rsidP="00A87065">
      <w:pPr>
        <w:pStyle w:val="Heading2"/>
      </w:pPr>
      <w:r>
        <w:t>Ten Bounded Features</w:t>
      </w:r>
    </w:p>
    <w:p w14:paraId="675A6719" w14:textId="7BE3B7C3" w:rsidR="005E1B14" w:rsidRDefault="005E1B14" w:rsidP="00A87065">
      <w:pPr>
        <w:pStyle w:val="PARAIndent"/>
      </w:pPr>
      <w:r>
        <w:t>The ten bounded features and their grounding in wildfire science are summarized in Table A.III.</w:t>
      </w:r>
    </w:p>
    <w:p w14:paraId="7D9ED0BF" w14:textId="1211BAFE" w:rsidR="00413679" w:rsidRDefault="00413679" w:rsidP="00413679">
      <w:pPr>
        <w:pStyle w:val="TableTitle"/>
      </w:pPr>
      <w:r>
        <w:t>TABLE A.III</w:t>
      </w:r>
    </w:p>
    <w:p w14:paraId="04824DEA" w14:textId="34C71252" w:rsidR="0057643F" w:rsidRDefault="00413679" w:rsidP="00413679">
      <w:pPr>
        <w:pStyle w:val="TableTitle"/>
      </w:pPr>
      <w:r>
        <w:t>Ten Bounded Features</w:t>
      </w:r>
    </w:p>
    <w:tbl>
      <w:tblPr>
        <w:tblStyle w:val="TableGrid"/>
        <w:tblW w:w="5113" w:type="pct"/>
        <w:tblCellMar>
          <w:left w:w="28" w:type="dxa"/>
          <w:right w:w="28" w:type="dxa"/>
        </w:tblCellMar>
        <w:tblLook w:val="07E0" w:firstRow="1" w:lastRow="1" w:firstColumn="1" w:lastColumn="1" w:noHBand="1" w:noVBand="1"/>
      </w:tblPr>
      <w:tblGrid>
        <w:gridCol w:w="1021"/>
        <w:gridCol w:w="3969"/>
      </w:tblGrid>
      <w:tr w:rsidR="00BF7E1A" w:rsidRPr="00413679" w14:paraId="2F0496F7" w14:textId="77777777" w:rsidTr="00D465CA">
        <w:tc>
          <w:tcPr>
            <w:tcW w:w="1023" w:type="pct"/>
          </w:tcPr>
          <w:p w14:paraId="04488981" w14:textId="22B184E0" w:rsidR="00BF7E1A" w:rsidRPr="00413679" w:rsidRDefault="00BF7E1A" w:rsidP="00BF7E1A">
            <w:pPr>
              <w:pStyle w:val="Compact"/>
              <w:spacing w:before="0" w:after="0"/>
              <w:rPr>
                <w:rFonts w:ascii="Times New Roman" w:hAnsi="Times New Roman" w:cs="Times New Roman"/>
                <w:b/>
                <w:bCs/>
                <w:sz w:val="18"/>
                <w:szCs w:val="18"/>
              </w:rPr>
            </w:pPr>
            <w:r>
              <w:rPr>
                <w:rFonts w:ascii="Times New Roman" w:hAnsi="Times New Roman" w:cs="Times New Roman"/>
                <w:b/>
                <w:bCs/>
                <w:sz w:val="18"/>
                <w:szCs w:val="18"/>
              </w:rPr>
              <w:t>Feature</w:t>
            </w:r>
          </w:p>
        </w:tc>
        <w:tc>
          <w:tcPr>
            <w:tcW w:w="3977" w:type="pct"/>
          </w:tcPr>
          <w:p w14:paraId="572DBDFA" w14:textId="49F90D5C" w:rsidR="00BF7E1A" w:rsidRPr="00413679" w:rsidRDefault="00BF7E1A" w:rsidP="00BF7E1A">
            <w:pPr>
              <w:pStyle w:val="Compact"/>
              <w:spacing w:before="0" w:after="0"/>
              <w:rPr>
                <w:rFonts w:ascii="Times New Roman" w:hAnsi="Times New Roman" w:cs="Times New Roman"/>
                <w:b/>
                <w:bCs/>
                <w:sz w:val="18"/>
                <w:szCs w:val="18"/>
              </w:rPr>
            </w:pPr>
            <w:r>
              <w:rPr>
                <w:rFonts w:ascii="Times New Roman" w:hAnsi="Times New Roman" w:cs="Times New Roman"/>
                <w:b/>
                <w:bCs/>
                <w:sz w:val="18"/>
                <w:szCs w:val="18"/>
              </w:rPr>
              <w:t>Grounding in DSS</w:t>
            </w:r>
          </w:p>
        </w:tc>
      </w:tr>
      <w:tr w:rsidR="00BF7E1A" w:rsidRPr="00413679" w14:paraId="2B29056D" w14:textId="77777777" w:rsidTr="00D465CA">
        <w:tc>
          <w:tcPr>
            <w:tcW w:w="1023" w:type="pct"/>
          </w:tcPr>
          <w:p w14:paraId="1701A8C5" w14:textId="336AA68B" w:rsidR="00BF7E1A" w:rsidRPr="00413679" w:rsidRDefault="00BF7E1A" w:rsidP="00BF7E1A">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Fire intensity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1</m:t>
                  </m:r>
                </m:sub>
              </m:sSub>
              <m:r>
                <w:rPr>
                  <w:rFonts w:ascii="Cambria Math" w:hAnsi="Cambria Math" w:cs="Times New Roman"/>
                  <w:sz w:val="18"/>
                  <w:szCs w:val="18"/>
                </w:rPr>
                <m:t>)</m:t>
              </m:r>
            </m:oMath>
          </w:p>
        </w:tc>
        <w:tc>
          <w:tcPr>
            <w:tcW w:w="3977" w:type="pct"/>
          </w:tcPr>
          <w:p w14:paraId="61A87837" w14:textId="60891F26" w:rsidR="00BF7E1A" w:rsidRPr="00413679" w:rsidRDefault="00BF7E1A" w:rsidP="00413679">
            <w:pPr>
              <w:pStyle w:val="Compact"/>
              <w:spacing w:before="0" w:after="0"/>
              <w:jc w:val="both"/>
              <w:rPr>
                <w:rFonts w:ascii="Times New Roman" w:hAnsi="Times New Roman" w:cs="Times New Roman"/>
                <w:sz w:val="18"/>
                <w:szCs w:val="18"/>
              </w:rPr>
            </w:pPr>
            <w:r>
              <w:rPr>
                <w:rFonts w:ascii="Times New Roman" w:hAnsi="Times New Roman" w:cs="Times New Roman"/>
                <w:sz w:val="18"/>
                <w:szCs w:val="18"/>
              </w:rPr>
              <w:t xml:space="preserve">Byram’s fire line intensity and the intensity output of Rothermel’s surface fire model are the standard descriptors of how hard a front is burning </w:t>
            </w:r>
            <w:sdt>
              <w:sdtPr>
                <w:rPr>
                  <w:rFonts w:ascii="Times New Roman" w:hAnsi="Times New Roman" w:cs="Times New Roman"/>
                  <w:sz w:val="18"/>
                  <w:szCs w:val="18"/>
                </w:rPr>
                <w:id w:val="-1679800988"/>
                <w:citation/>
              </w:sdtPr>
              <w:sdtContent>
                <w:r>
                  <w:rPr>
                    <w:rFonts w:ascii="Times New Roman" w:hAnsi="Times New Roman" w:cs="Times New Roman"/>
                    <w:sz w:val="18"/>
                    <w:szCs w:val="18"/>
                  </w:rPr>
                  <w:fldChar w:fldCharType="begin"/>
                  <w:instrText>CITATION Rot72 \l 1033  \m Byr59</w:instrText>
                  <w:fldChar w:fldCharType="separate"/>
                </w:r>
                <w:r>
                  <w:rPr>
                    <w:rFonts w:ascii="Times New Roman" w:hAnsi="Times New Roman" w:cs="Times New Roman"/>
                    <w:noProof/>
                    <w:sz w:val="18"/>
                    <w:szCs w:val="18"/>
                  </w:rPr>
                  <w:t>[7, 45]</w:t>
                </w:r>
                <w:r>
                  <w:rPr>
                    <w:rFonts w:ascii="Times New Roman" w:hAnsi="Times New Roman" w:cs="Times New Roman"/>
                    <w:sz w:val="18"/>
                    <w:szCs w:val="18"/>
                  </w:rPr>
                  <w:fldChar w:fldCharType="end"/>
                </w:r>
              </w:sdtContent>
            </w:sdt>
            <w:r>
              <w:rPr>
                <w:rFonts w:ascii="Times New Roman" w:hAnsi="Times New Roman" w:cs="Times New Roman"/>
                <w:sz w:val="18"/>
                <w:szCs w:val="18"/>
              </w:rPr>
              <w:t>.</w:t>
            </w:r>
          </w:p>
        </w:tc>
      </w:tr>
      <w:tr w:rsidR="00BF7E1A" w:rsidRPr="00413679" w14:paraId="455D57A3" w14:textId="77777777" w:rsidTr="00D465CA">
        <w:tc>
          <w:tcPr>
            <w:tcW w:w="1023" w:type="pct"/>
          </w:tcPr>
          <w:p w14:paraId="2D5BBF9B" w14:textId="5B16AD8E" w:rsidR="00BF7E1A" w:rsidRPr="00413679" w:rsidRDefault="00BF7E1A" w:rsidP="00BF7E1A">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Spread potential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2</m:t>
                  </m:r>
                </m:sub>
              </m:sSub>
              <m:r>
                <w:rPr>
                  <w:rFonts w:ascii="Cambria Math" w:hAnsi="Cambria Math" w:cs="Times New Roman"/>
                  <w:sz w:val="18"/>
                  <w:szCs w:val="18"/>
                </w:rPr>
                <m:t>)</m:t>
              </m:r>
            </m:oMath>
          </w:p>
        </w:tc>
        <w:tc>
          <w:tcPr>
            <w:tcW w:w="3977" w:type="pct"/>
          </w:tcPr>
          <w:p w14:paraId="2BC48364" w14:textId="7C8F65F6" w:rsidR="00BF7E1A" w:rsidRPr="00413679" w:rsidRDefault="00BF7E1A" w:rsidP="00413679">
            <w:pPr>
              <w:pStyle w:val="Compact"/>
              <w:spacing w:before="0" w:after="0"/>
              <w:jc w:val="both"/>
              <w:rPr>
                <w:rFonts w:ascii="Times New Roman" w:hAnsi="Times New Roman" w:cs="Times New Roman"/>
                <w:sz w:val="18"/>
                <w:szCs w:val="18"/>
              </w:rPr>
            </w:pPr>
            <w:r>
              <w:rPr>
                <w:rFonts w:ascii="Times New Roman" w:hAnsi="Times New Roman" w:cs="Times New Roman"/>
                <w:sz w:val="18"/>
                <w:szCs w:val="18"/>
              </w:rPr>
              <w:t xml:space="preserve">Rothermel’s quasi-empirical surface fire spread model gives steady-state rate of spread from fuel, wind, and slope; still the most widely used operational basis </w:t>
            </w:r>
            <w:sdt>
              <w:sdtPr>
                <w:rPr>
                  <w:rFonts w:ascii="Times New Roman" w:hAnsi="Times New Roman" w:cs="Times New Roman"/>
                  <w:sz w:val="18"/>
                  <w:szCs w:val="18"/>
                </w:rPr>
                <w:id w:val="-330218073"/>
                <w:citation/>
              </w:sdtPr>
              <w:sdtContent>
                <w:r>
                  <w:rPr>
                    <w:rFonts w:ascii="Times New Roman" w:hAnsi="Times New Roman" w:cs="Times New Roman"/>
                    <w:sz w:val="18"/>
                    <w:szCs w:val="18"/>
                  </w:rPr>
                  <w:fldChar w:fldCharType="begin"/>
                  <w:instrText xml:space="preserve"> CITATION Rot72 \l 1033  \m And18</w:instrText>
                  <w:fldChar w:fldCharType="separate"/>
                </w:r>
                <w:r>
                  <w:rPr>
                    <w:rFonts w:ascii="Times New Roman" w:hAnsi="Times New Roman" w:cs="Times New Roman"/>
                    <w:noProof/>
                    <w:sz w:val="18"/>
                    <w:szCs w:val="18"/>
                  </w:rPr>
                  <w:t>[7, 46]</w:t>
                </w:r>
                <w:r>
                  <w:rPr>
                    <w:rFonts w:ascii="Times New Roman" w:hAnsi="Times New Roman" w:cs="Times New Roman"/>
                    <w:sz w:val="18"/>
                    <w:szCs w:val="18"/>
                  </w:rPr>
                  <w:fldChar w:fldCharType="end"/>
                </w:r>
              </w:sdtContent>
            </w:sdt>
            <w:r>
              <w:rPr>
                <w:rFonts w:ascii="Times New Roman" w:hAnsi="Times New Roman" w:cs="Times New Roman"/>
                <w:sz w:val="18"/>
                <w:szCs w:val="18"/>
              </w:rPr>
              <w:t>.</w:t>
            </w:r>
          </w:p>
        </w:tc>
      </w:tr>
      <w:tr w:rsidR="00BF7E1A" w:rsidRPr="00413679" w14:paraId="1122B82B" w14:textId="77777777" w:rsidTr="00D465CA">
        <w:tc>
          <w:tcPr>
            <w:tcW w:w="1023" w:type="pct"/>
          </w:tcPr>
          <w:p w14:paraId="495A3CBD" w14:textId="5FC458AE" w:rsidR="00BF7E1A" w:rsidRPr="00413679" w:rsidRDefault="00BF7E1A" w:rsidP="00BF7E1A">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Weather severity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3</m:t>
                  </m:r>
                </m:sub>
              </m:sSub>
              <m:r>
                <w:rPr>
                  <w:rFonts w:ascii="Cambria Math" w:hAnsi="Cambria Math" w:cs="Times New Roman"/>
                  <w:sz w:val="18"/>
                  <w:szCs w:val="18"/>
                </w:rPr>
                <m:t>)</m:t>
              </m:r>
            </m:oMath>
          </w:p>
        </w:tc>
        <w:tc>
          <w:tcPr>
            <w:tcW w:w="3977" w:type="pct"/>
          </w:tcPr>
          <w:p w14:paraId="11A50273" w14:textId="3C6F3461" w:rsidR="00BF7E1A" w:rsidRPr="00413679" w:rsidRDefault="00BF7E1A" w:rsidP="00413679">
            <w:pPr>
              <w:pStyle w:val="Compact"/>
              <w:spacing w:before="0" w:after="0"/>
              <w:jc w:val="both"/>
              <w:rPr>
                <w:rFonts w:ascii="Times New Roman" w:hAnsi="Times New Roman" w:cs="Times New Roman"/>
                <w:sz w:val="18"/>
                <w:szCs w:val="18"/>
              </w:rPr>
            </w:pPr>
            <w:r>
              <w:rPr>
                <w:rFonts w:ascii="Times New Roman" w:hAnsi="Times New Roman" w:cs="Times New Roman"/>
                <w:sz w:val="18"/>
                <w:szCs w:val="18"/>
              </w:rPr>
              <w:t xml:space="preserve">The Canadian Forest Fire Weather Index System derives spread and intensity potential from four weather observations and is a long-standing fire-danger standard </w:t>
            </w:r>
            <w:sdt>
              <w:sdtPr>
                <w:rPr>
                  <w:rFonts w:ascii="Times New Roman" w:hAnsi="Times New Roman" w:cs="Times New Roman"/>
                  <w:sz w:val="18"/>
                  <w:szCs w:val="18"/>
                </w:rPr>
                <w:id w:val="-908150389"/>
                <w:citation/>
              </w:sdtPr>
              <w:sdtContent>
                <w:r>
                  <w:rPr>
                    <w:rFonts w:ascii="Times New Roman" w:hAnsi="Times New Roman" w:cs="Times New Roman"/>
                    <w:sz w:val="18"/>
                    <w:szCs w:val="18"/>
                  </w:rPr>
                  <w:fldChar w:fldCharType="begin"/>
                  <w:instrText xml:space="preserve"> CITATION Van87 \l 1033 </w:instrText>
                  <w:fldChar w:fldCharType="separate"/>
                </w:r>
                <w:r>
                  <w:rPr>
                    <w:rFonts w:ascii="Times New Roman" w:hAnsi="Times New Roman" w:cs="Times New Roman"/>
                    <w:noProof/>
                    <w:sz w:val="18"/>
                    <w:szCs w:val="18"/>
                  </w:rPr>
                  <w:t>[47]</w:t>
                </w:r>
                <w:r>
                  <w:rPr>
                    <w:rFonts w:ascii="Times New Roman" w:hAnsi="Times New Roman" w:cs="Times New Roman"/>
                    <w:sz w:val="18"/>
                    <w:szCs w:val="18"/>
                  </w:rPr>
                  <w:fldChar w:fldCharType="end"/>
                </w:r>
              </w:sdtContent>
            </w:sdt>
            <w:r>
              <w:rPr>
                <w:rFonts w:ascii="Times New Roman" w:hAnsi="Times New Roman" w:cs="Times New Roman"/>
                <w:sz w:val="18"/>
                <w:szCs w:val="18"/>
              </w:rPr>
              <w:t>.</w:t>
            </w:r>
          </w:p>
        </w:tc>
      </w:tr>
      <w:tr w:rsidR="00BF7E1A" w:rsidRPr="00413679" w14:paraId="08887188" w14:textId="77777777" w:rsidTr="00D465CA">
        <w:tc>
          <w:tcPr>
            <w:tcW w:w="1023" w:type="pct"/>
          </w:tcPr>
          <w:p w14:paraId="27D402CB" w14:textId="0D093AD4" w:rsidR="00BF7E1A" w:rsidRPr="00413679" w:rsidRDefault="00BF7E1A" w:rsidP="00BF7E1A">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Ignition proximity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4</m:t>
                  </m:r>
                </m:sub>
              </m:sSub>
              <m:r>
                <w:rPr>
                  <w:rFonts w:ascii="Cambria Math" w:hAnsi="Cambria Math" w:cs="Times New Roman"/>
                  <w:sz w:val="18"/>
                  <w:szCs w:val="18"/>
                </w:rPr>
                <m:t>)</m:t>
              </m:r>
            </m:oMath>
          </w:p>
        </w:tc>
        <w:tc>
          <w:tcPr>
            <w:tcW w:w="3977" w:type="pct"/>
          </w:tcPr>
          <w:p w14:paraId="2A29674B" w14:textId="7C31EBC6" w:rsidR="00BF7E1A" w:rsidRPr="00413679" w:rsidRDefault="00BF7E1A" w:rsidP="00413679">
            <w:pPr>
              <w:pStyle w:val="Compact"/>
              <w:spacing w:before="0" w:after="0"/>
              <w:jc w:val="both"/>
              <w:rPr>
                <w:rFonts w:ascii="Times New Roman" w:hAnsi="Times New Roman" w:cs="Times New Roman"/>
                <w:sz w:val="18"/>
                <w:szCs w:val="18"/>
              </w:rPr>
            </w:pPr>
            <w:r>
              <w:rPr>
                <w:rFonts w:ascii="Times New Roman" w:hAnsi="Times New Roman" w:cs="Times New Roman"/>
                <w:sz w:val="18"/>
                <w:szCs w:val="18"/>
              </w:rPr>
              <w:t xml:space="preserve">Human-caused ignitions cluster near roads and infrastructure; distance-to-road is a consistent driver in ignition-probability studies </w:t>
            </w:r>
            <w:sdt>
              <w:sdtPr>
                <w:rPr>
                  <w:rFonts w:ascii="Times New Roman" w:hAnsi="Times New Roman" w:cs="Times New Roman"/>
                  <w:sz w:val="18"/>
                  <w:szCs w:val="18"/>
                </w:rPr>
                <w:id w:val="-791590805"/>
                <w:citation/>
              </w:sdtPr>
              <w:sdtContent>
                <w:r>
                  <w:rPr>
                    <w:rFonts w:ascii="Times New Roman" w:hAnsi="Times New Roman" w:cs="Times New Roman"/>
                    <w:sz w:val="18"/>
                    <w:szCs w:val="18"/>
                  </w:rPr>
                  <w:fldChar w:fldCharType="begin"/>
                  <w:instrText xml:space="preserve"> CITATION Syp08 \l 1033  \m Gan13</w:instrText>
                  <w:fldChar w:fldCharType="separate"/>
                </w:r>
                <w:r>
                  <w:rPr>
                    <w:rFonts w:ascii="Times New Roman" w:hAnsi="Times New Roman" w:cs="Times New Roman"/>
                    <w:noProof/>
                    <w:sz w:val="18"/>
                    <w:szCs w:val="18"/>
                  </w:rPr>
                  <w:t>[48, 49]</w:t>
                </w:r>
                <w:r>
                  <w:rPr>
                    <w:rFonts w:ascii="Times New Roman" w:hAnsi="Times New Roman" w:cs="Times New Roman"/>
                    <w:sz w:val="18"/>
                    <w:szCs w:val="18"/>
                  </w:rPr>
                  <w:fldChar w:fldCharType="end"/>
                </w:r>
              </w:sdtContent>
            </w:sdt>
            <w:r>
              <w:rPr>
                <w:rFonts w:ascii="Times New Roman" w:hAnsi="Times New Roman" w:cs="Times New Roman"/>
                <w:sz w:val="18"/>
                <w:szCs w:val="18"/>
              </w:rPr>
              <w:t>.</w:t>
            </w:r>
          </w:p>
        </w:tc>
      </w:tr>
      <w:tr w:rsidR="00BF7E1A" w:rsidRPr="00413679" w14:paraId="30BC8A97" w14:textId="77777777" w:rsidTr="00D465CA">
        <w:tc>
          <w:tcPr>
            <w:tcW w:w="1023" w:type="pct"/>
          </w:tcPr>
          <w:p w14:paraId="1F704D7B" w14:textId="6907B456" w:rsidR="00BF7E1A" w:rsidRPr="00413679" w:rsidRDefault="00BF7E1A" w:rsidP="00BF7E1A">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Fuel load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5</m:t>
                  </m:r>
                </m:sub>
              </m:sSub>
              <m:r>
                <w:rPr>
                  <w:rFonts w:ascii="Cambria Math" w:hAnsi="Cambria Math" w:cs="Times New Roman"/>
                  <w:sz w:val="18"/>
                  <w:szCs w:val="18"/>
                </w:rPr>
                <m:t>)</m:t>
              </m:r>
            </m:oMath>
          </w:p>
        </w:tc>
        <w:tc>
          <w:tcPr>
            <w:tcW w:w="3977" w:type="pct"/>
          </w:tcPr>
          <w:p w14:paraId="1F684616" w14:textId="4B1FE18A" w:rsidR="00BF7E1A" w:rsidRPr="00413679" w:rsidRDefault="00BF7E1A" w:rsidP="00413679">
            <w:pPr>
              <w:pStyle w:val="Compact"/>
              <w:spacing w:before="0" w:after="0"/>
              <w:jc w:val="both"/>
              <w:rPr>
                <w:rFonts w:ascii="Times New Roman" w:hAnsi="Times New Roman" w:cs="Times New Roman"/>
                <w:sz w:val="18"/>
                <w:szCs w:val="18"/>
              </w:rPr>
            </w:pPr>
            <w:r>
              <w:rPr>
                <w:rFonts w:ascii="Times New Roman" w:hAnsi="Times New Roman" w:cs="Times New Roman"/>
                <w:sz w:val="18"/>
                <w:szCs w:val="18"/>
              </w:rPr>
              <w:t xml:space="preserve">Standard fire-behavior fuel models parameterize load by size class and drive every surface-fire prediction </w:t>
            </w:r>
            <w:sdt>
              <w:sdtPr>
                <w:rPr>
                  <w:rFonts w:ascii="Times New Roman" w:hAnsi="Times New Roman" w:cs="Times New Roman"/>
                  <w:sz w:val="18"/>
                  <w:szCs w:val="18"/>
                </w:rPr>
                <w:id w:val="-201484320"/>
                <w:citation/>
              </w:sdtPr>
              <w:sdtContent>
                <w:r>
                  <w:rPr>
                    <w:rFonts w:ascii="Times New Roman" w:hAnsi="Times New Roman" w:cs="Times New Roman"/>
                    <w:sz w:val="18"/>
                    <w:szCs w:val="18"/>
                  </w:rPr>
                  <w:fldChar w:fldCharType="begin"/>
                  <w:instrText xml:space="preserve"> CITATION And82 \l 1033  \m Sco05</w:instrText>
                  <w:fldChar w:fldCharType="separate"/>
                </w:r>
                <w:r>
                  <w:rPr>
                    <w:rFonts w:ascii="Times New Roman" w:hAnsi="Times New Roman" w:cs="Times New Roman"/>
                    <w:noProof/>
                    <w:sz w:val="18"/>
                    <w:szCs w:val="18"/>
                  </w:rPr>
                  <w:t>[50, 51]</w:t>
                </w:r>
                <w:r>
                  <w:rPr>
                    <w:rFonts w:ascii="Times New Roman" w:hAnsi="Times New Roman" w:cs="Times New Roman"/>
                    <w:sz w:val="18"/>
                    <w:szCs w:val="18"/>
                  </w:rPr>
                  <w:fldChar w:fldCharType="end"/>
                </w:r>
              </w:sdtContent>
            </w:sdt>
            <w:r>
              <w:rPr>
                <w:rFonts w:ascii="Times New Roman" w:hAnsi="Times New Roman" w:cs="Times New Roman"/>
                <w:sz w:val="18"/>
                <w:szCs w:val="18"/>
              </w:rPr>
              <w:t>.</w:t>
            </w:r>
          </w:p>
        </w:tc>
      </w:tr>
      <w:tr w:rsidR="00BF7E1A" w:rsidRPr="00413679" w14:paraId="46D4BDDE" w14:textId="77777777" w:rsidTr="00D465CA">
        <w:tc>
          <w:tcPr>
            <w:tcW w:w="1023" w:type="pct"/>
          </w:tcPr>
          <w:p w14:paraId="27112A56" w14:textId="3B3693F8" w:rsidR="00BF7E1A" w:rsidRPr="00413679" w:rsidRDefault="00BF7E1A" w:rsidP="00BF7E1A">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Asset exposure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6</m:t>
                  </m:r>
                </m:sub>
              </m:sSub>
              <m:r>
                <w:rPr>
                  <w:rFonts w:ascii="Cambria Math" w:hAnsi="Cambria Math" w:cs="Times New Roman"/>
                  <w:sz w:val="18"/>
                  <w:szCs w:val="18"/>
                </w:rPr>
                <m:t>)</m:t>
              </m:r>
            </m:oMath>
          </w:p>
        </w:tc>
        <w:tc>
          <w:tcPr>
            <w:tcW w:w="3977" w:type="pct"/>
          </w:tcPr>
          <w:p w14:paraId="73E25B13" w14:textId="6C157871" w:rsidR="00BF7E1A" w:rsidRPr="00413679" w:rsidRDefault="00BF7E1A" w:rsidP="00413679">
            <w:pPr>
              <w:pStyle w:val="Compact"/>
              <w:spacing w:before="0" w:after="0"/>
              <w:jc w:val="both"/>
              <w:rPr>
                <w:rFonts w:ascii="Times New Roman" w:hAnsi="Times New Roman" w:cs="Times New Roman"/>
                <w:sz w:val="18"/>
                <w:szCs w:val="18"/>
              </w:rPr>
            </w:pPr>
            <w:r>
              <w:rPr>
                <w:rFonts w:ascii="Times New Roman" w:hAnsi="Times New Roman" w:cs="Times New Roman"/>
                <w:sz w:val="18"/>
                <w:szCs w:val="18"/>
              </w:rPr>
              <w:t xml:space="preserve">Wildland-urban interface growth and values-at-risk mapping quantify what a fire threatens and underpin risk-based response </w:t>
            </w:r>
            <w:sdt>
              <w:sdtPr>
                <w:rPr>
                  <w:rFonts w:ascii="Times New Roman" w:hAnsi="Times New Roman" w:cs="Times New Roman"/>
                  <w:sz w:val="18"/>
                  <w:szCs w:val="18"/>
                </w:rPr>
                <w:id w:val="80809625"/>
                <w:citation/>
              </w:sdtPr>
              <w:sdtContent>
                <w:r>
                  <w:rPr>
                    <w:rFonts w:ascii="Times New Roman" w:hAnsi="Times New Roman" w:cs="Times New Roman"/>
                    <w:sz w:val="18"/>
                    <w:szCs w:val="18"/>
                  </w:rPr>
                  <w:fldChar w:fldCharType="begin"/>
                  <w:instrText xml:space="preserve"> CITATION Rad18 \l 1033  \m Cal14</w:instrText>
                  <w:fldChar w:fldCharType="separate"/>
                </w:r>
                <w:r>
                  <w:rPr>
                    <w:rFonts w:ascii="Times New Roman" w:hAnsi="Times New Roman" w:cs="Times New Roman"/>
                    <w:noProof/>
                    <w:sz w:val="18"/>
                    <w:szCs w:val="18"/>
                  </w:rPr>
                  <w:t>[52, 53]</w:t>
                </w:r>
                <w:r>
                  <w:rPr>
                    <w:rFonts w:ascii="Times New Roman" w:hAnsi="Times New Roman" w:cs="Times New Roman"/>
                    <w:sz w:val="18"/>
                    <w:szCs w:val="18"/>
                  </w:rPr>
                  <w:fldChar w:fldCharType="end"/>
                </w:r>
              </w:sdtContent>
            </w:sdt>
            <w:r>
              <w:rPr>
                <w:rFonts w:ascii="Times New Roman" w:hAnsi="Times New Roman" w:cs="Times New Roman"/>
                <w:sz w:val="18"/>
                <w:szCs w:val="18"/>
              </w:rPr>
              <w:t>.</w:t>
            </w:r>
          </w:p>
        </w:tc>
      </w:tr>
      <w:tr w:rsidR="00BF7E1A" w:rsidRPr="00413679" w14:paraId="33714F3C" w14:textId="77777777" w:rsidTr="00D465CA">
        <w:tc>
          <w:tcPr>
            <w:tcW w:w="1023" w:type="pct"/>
          </w:tcPr>
          <w:p w14:paraId="04FF5FE7" w14:textId="5EF19BB3" w:rsidR="00BF7E1A" w:rsidRPr="00413679" w:rsidRDefault="00BF7E1A" w:rsidP="00BF7E1A">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Resource accessibility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7</m:t>
                  </m:r>
                </m:sub>
              </m:sSub>
              <m:r>
                <w:rPr>
                  <w:rFonts w:ascii="Cambria Math" w:hAnsi="Cambria Math" w:cs="Times New Roman"/>
                  <w:sz w:val="18"/>
                  <w:szCs w:val="18"/>
                </w:rPr>
                <m:t>)</m:t>
              </m:r>
            </m:oMath>
          </w:p>
        </w:tc>
        <w:tc>
          <w:tcPr>
            <w:tcW w:w="3977" w:type="pct"/>
          </w:tcPr>
          <w:p w14:paraId="57645EF5" w14:textId="7B4247ED" w:rsidR="00BF7E1A" w:rsidRPr="00413679" w:rsidRDefault="00BF7E1A" w:rsidP="00413679">
            <w:pPr>
              <w:pStyle w:val="Compact"/>
              <w:spacing w:before="0" w:after="0"/>
              <w:jc w:val="both"/>
              <w:rPr>
                <w:rFonts w:ascii="Times New Roman" w:hAnsi="Times New Roman" w:cs="Times New Roman"/>
                <w:sz w:val="18"/>
                <w:szCs w:val="18"/>
              </w:rPr>
            </w:pPr>
            <w:r>
              <w:rPr>
                <w:rFonts w:ascii="Times New Roman" w:hAnsi="Times New Roman" w:cs="Times New Roman"/>
                <w:sz w:val="18"/>
                <w:szCs w:val="18"/>
              </w:rPr>
              <w:t xml:space="preserve">The Suppression Difficulty Index combines terrain, fuels, and access into a measure of how hard a site is to work </w:t>
            </w:r>
            <w:sdt>
              <w:sdtPr>
                <w:rPr>
                  <w:rFonts w:ascii="Times New Roman" w:hAnsi="Times New Roman" w:cs="Times New Roman"/>
                  <w:sz w:val="18"/>
                  <w:szCs w:val="18"/>
                </w:rPr>
                <w:id w:val="93447616"/>
                <w:citation/>
              </w:sdtPr>
              <w:sdtContent>
                <w:r>
                  <w:rPr>
                    <w:rFonts w:ascii="Times New Roman" w:hAnsi="Times New Roman" w:cs="Times New Roman"/>
                    <w:sz w:val="18"/>
                    <w:szCs w:val="18"/>
                  </w:rPr>
                  <w:fldChar w:fldCharType="begin"/>
                  <w:instrText xml:space="preserve"> CITATION Rod14 \l 1033 </w:instrText>
                  <w:fldChar w:fldCharType="separate"/>
                </w:r>
                <w:r>
                  <w:rPr>
                    <w:rFonts w:ascii="Times New Roman" w:hAnsi="Times New Roman" w:cs="Times New Roman"/>
                    <w:noProof/>
                    <w:sz w:val="18"/>
                    <w:szCs w:val="18"/>
                  </w:rPr>
                  <w:t>[54]</w:t>
                </w:r>
                <w:r>
                  <w:rPr>
                    <w:rFonts w:ascii="Times New Roman" w:hAnsi="Times New Roman" w:cs="Times New Roman"/>
                    <w:sz w:val="18"/>
                    <w:szCs w:val="18"/>
                  </w:rPr>
                  <w:fldChar w:fldCharType="end"/>
                </w:r>
              </w:sdtContent>
            </w:sdt>
            <w:r>
              <w:rPr>
                <w:rFonts w:ascii="Times New Roman" w:hAnsi="Times New Roman" w:cs="Times New Roman"/>
                <w:sz w:val="18"/>
                <w:szCs w:val="18"/>
              </w:rPr>
              <w:t>.</w:t>
            </w:r>
          </w:p>
        </w:tc>
      </w:tr>
      <w:tr w:rsidR="00BF7E1A" w:rsidRPr="00413679" w14:paraId="4BC545BF" w14:textId="77777777" w:rsidTr="00D465CA">
        <w:tc>
          <w:tcPr>
            <w:tcW w:w="1023" w:type="pct"/>
          </w:tcPr>
          <w:p w14:paraId="28576E48" w14:textId="702F580E" w:rsidR="00BF7E1A" w:rsidRPr="00413679" w:rsidRDefault="00BF7E1A" w:rsidP="00BF7E1A">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Access and road status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8</m:t>
                  </m:r>
                </m:sub>
              </m:sSub>
              <m:r>
                <w:rPr>
                  <w:rFonts w:ascii="Cambria Math" w:hAnsi="Cambria Math" w:cs="Times New Roman"/>
                  <w:sz w:val="18"/>
                  <w:szCs w:val="18"/>
                </w:rPr>
                <m:t>)</m:t>
              </m:r>
            </m:oMath>
          </w:p>
        </w:tc>
        <w:tc>
          <w:tcPr>
            <w:tcW w:w="3977" w:type="pct"/>
          </w:tcPr>
          <w:p w14:paraId="3E13519D" w14:textId="51CC3366" w:rsidR="00BF7E1A" w:rsidRPr="00413679" w:rsidRDefault="00BF7E1A" w:rsidP="00413679">
            <w:pPr>
              <w:pStyle w:val="Compact"/>
              <w:spacing w:before="0" w:after="0"/>
              <w:jc w:val="both"/>
              <w:rPr>
                <w:rFonts w:ascii="Times New Roman" w:hAnsi="Times New Roman" w:cs="Times New Roman"/>
                <w:sz w:val="18"/>
                <w:szCs w:val="18"/>
              </w:rPr>
            </w:pPr>
            <w:r>
              <w:rPr>
                <w:rFonts w:ascii="Times New Roman" w:hAnsi="Times New Roman" w:cs="Times New Roman"/>
                <w:sz w:val="18"/>
                <w:szCs w:val="18"/>
              </w:rPr>
              <w:t xml:space="preserve">Road/trail access is an explicit component of suppression difficulty and also governs evacuation egress </w:t>
            </w:r>
            <w:sdt>
              <w:sdtPr>
                <w:rPr>
                  <w:rFonts w:ascii="Times New Roman" w:hAnsi="Times New Roman" w:cs="Times New Roman"/>
                  <w:sz w:val="18"/>
                  <w:szCs w:val="18"/>
                </w:rPr>
                <w:id w:val="1809974154"/>
                <w:citation/>
              </w:sdtPr>
              <w:sdtContent>
                <w:r>
                  <w:rPr>
                    <w:rFonts w:ascii="Times New Roman" w:hAnsi="Times New Roman" w:cs="Times New Roman"/>
                    <w:sz w:val="18"/>
                    <w:szCs w:val="18"/>
                  </w:rPr>
                  <w:fldChar w:fldCharType="begin"/>
                  <w:instrText xml:space="preserve"> CITATION Rod14 \l 1033 </w:instrText>
                  <w:fldChar w:fldCharType="separate"/>
                </w:r>
                <w:r>
                  <w:rPr>
                    <w:rFonts w:ascii="Times New Roman" w:hAnsi="Times New Roman" w:cs="Times New Roman"/>
                    <w:noProof/>
                    <w:sz w:val="18"/>
                    <w:szCs w:val="18"/>
                  </w:rPr>
                  <w:t>[54]</w:t>
                </w:r>
                <w:r>
                  <w:rPr>
                    <w:rFonts w:ascii="Times New Roman" w:hAnsi="Times New Roman" w:cs="Times New Roman"/>
                    <w:sz w:val="18"/>
                    <w:szCs w:val="18"/>
                  </w:rPr>
                  <w:fldChar w:fldCharType="end"/>
                </w:r>
              </w:sdtContent>
            </w:sdt>
            <w:r>
              <w:rPr>
                <w:rFonts w:ascii="Times New Roman" w:hAnsi="Times New Roman" w:cs="Times New Roman"/>
                <w:sz w:val="18"/>
                <w:szCs w:val="18"/>
              </w:rPr>
              <w:t>.</w:t>
            </w:r>
          </w:p>
        </w:tc>
      </w:tr>
      <w:tr w:rsidR="00BF7E1A" w:rsidRPr="00413679" w14:paraId="1FB7878D" w14:textId="77777777" w:rsidTr="00D465CA">
        <w:tc>
          <w:tcPr>
            <w:tcW w:w="1023" w:type="pct"/>
          </w:tcPr>
          <w:p w14:paraId="3E32C1C5" w14:textId="5AED3DFA" w:rsidR="00BF7E1A" w:rsidRPr="00413679" w:rsidRDefault="00BF7E1A" w:rsidP="00BF7E1A">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Suppression availability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9</m:t>
                  </m:r>
                </m:sub>
              </m:sSub>
              <m:r>
                <w:rPr>
                  <w:rFonts w:ascii="Cambria Math" w:hAnsi="Cambria Math" w:cs="Times New Roman"/>
                  <w:sz w:val="18"/>
                  <w:szCs w:val="18"/>
                </w:rPr>
                <m:t>)</m:t>
              </m:r>
            </m:oMath>
          </w:p>
        </w:tc>
        <w:tc>
          <w:tcPr>
            <w:tcW w:w="3977" w:type="pct"/>
          </w:tcPr>
          <w:p w14:paraId="0E2B7366" w14:textId="588762A3" w:rsidR="00BF7E1A" w:rsidRPr="00413679" w:rsidRDefault="00BF7E1A" w:rsidP="00413679">
            <w:pPr>
              <w:pStyle w:val="Compact"/>
              <w:spacing w:before="0" w:after="0"/>
              <w:jc w:val="both"/>
              <w:rPr>
                <w:rFonts w:ascii="Times New Roman" w:hAnsi="Times New Roman" w:cs="Times New Roman"/>
                <w:sz w:val="18"/>
                <w:szCs w:val="18"/>
              </w:rPr>
            </w:pPr>
            <w:r>
              <w:rPr>
                <w:rFonts w:ascii="Times New Roman" w:hAnsi="Times New Roman" w:cs="Times New Roman"/>
                <w:sz w:val="18"/>
                <w:szCs w:val="18"/>
              </w:rPr>
              <w:t xml:space="preserve">Fireline production rates and risk-based resource allocation describe whether suppression can actually be mounted </w:t>
            </w:r>
            <w:sdt>
              <w:sdtPr>
                <w:rPr>
                  <w:rFonts w:ascii="Times New Roman" w:hAnsi="Times New Roman" w:cs="Times New Roman"/>
                  <w:sz w:val="18"/>
                  <w:szCs w:val="18"/>
                </w:rPr>
                <w:id w:val="844285605"/>
                <w:citation/>
              </w:sdtPr>
              <w:sdtContent>
                <w:r>
                  <w:rPr>
                    <w:rFonts w:ascii="Times New Roman" w:hAnsi="Times New Roman" w:cs="Times New Roman"/>
                    <w:sz w:val="18"/>
                    <w:szCs w:val="18"/>
                  </w:rPr>
                  <w:fldChar w:fldCharType="begin"/>
                  <w:instrText>CITATION Tho11 \l 1033  \m Rod14</w:instrText>
                  <w:fldChar w:fldCharType="separate"/>
                </w:r>
                <w:r>
                  <w:rPr>
                    <w:rFonts w:ascii="Times New Roman" w:hAnsi="Times New Roman" w:cs="Times New Roman"/>
                    <w:noProof/>
                    <w:sz w:val="18"/>
                    <w:szCs w:val="18"/>
                  </w:rPr>
                  <w:t>[23, 54]</w:t>
                </w:r>
                <w:r>
                  <w:rPr>
                    <w:rFonts w:ascii="Times New Roman" w:hAnsi="Times New Roman" w:cs="Times New Roman"/>
                    <w:sz w:val="18"/>
                    <w:szCs w:val="18"/>
                  </w:rPr>
                  <w:fldChar w:fldCharType="end"/>
                </w:r>
              </w:sdtContent>
            </w:sdt>
          </w:p>
        </w:tc>
      </w:tr>
      <w:tr w:rsidR="00BF7E1A" w:rsidRPr="00413679" w14:paraId="18DE8A09" w14:textId="77777777" w:rsidTr="00D465CA">
        <w:tc>
          <w:tcPr>
            <w:tcW w:w="1023" w:type="pct"/>
          </w:tcPr>
          <w:p w14:paraId="1C70F366" w14:textId="5A6F93F5" w:rsidR="00BF7E1A" w:rsidRPr="00413679" w:rsidRDefault="00BF7E1A" w:rsidP="00BF7E1A">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Temporal urgency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10</m:t>
                  </m:r>
                </m:sub>
              </m:sSub>
              <m:r>
                <w:rPr>
                  <w:rFonts w:ascii="Cambria Math" w:hAnsi="Cambria Math" w:cs="Times New Roman"/>
                  <w:sz w:val="18"/>
                  <w:szCs w:val="18"/>
                </w:rPr>
                <m:t>)</m:t>
              </m:r>
            </m:oMath>
          </w:p>
        </w:tc>
        <w:tc>
          <w:tcPr>
            <w:tcW w:w="3977" w:type="pct"/>
          </w:tcPr>
          <w:p w14:paraId="217EA1EF" w14:textId="38E97E25" w:rsidR="00BF7E1A" w:rsidRPr="00413679" w:rsidRDefault="00BF7E1A" w:rsidP="00413679">
            <w:pPr>
              <w:pStyle w:val="Compact"/>
              <w:spacing w:before="0" w:after="0"/>
              <w:jc w:val="both"/>
              <w:rPr>
                <w:rFonts w:ascii="Times New Roman" w:hAnsi="Times New Roman" w:cs="Times New Roman"/>
                <w:sz w:val="18"/>
                <w:szCs w:val="18"/>
              </w:rPr>
            </w:pPr>
            <w:r>
              <w:rPr>
                <w:rFonts w:ascii="Times New Roman" w:hAnsi="Times New Roman" w:cs="Times New Roman"/>
                <w:sz w:val="18"/>
                <w:szCs w:val="18"/>
              </w:rPr>
              <w:t xml:space="preserve">Incident command is a time-critical task; naturalistic, recognition-primed decision making formalizes acting under urgency </w:t>
            </w:r>
            <w:sdt>
              <w:sdtPr>
                <w:rPr>
                  <w:rFonts w:ascii="Times New Roman" w:hAnsi="Times New Roman" w:cs="Times New Roman"/>
                  <w:sz w:val="18"/>
                  <w:szCs w:val="18"/>
                </w:rPr>
                <w:id w:val="-1576666510"/>
                <w:citation/>
              </w:sdtPr>
              <w:sdtContent>
                <w:r>
                  <w:rPr>
                    <w:rFonts w:ascii="Times New Roman" w:hAnsi="Times New Roman" w:cs="Times New Roman"/>
                    <w:sz w:val="18"/>
                    <w:szCs w:val="18"/>
                  </w:rPr>
                  <w:fldChar w:fldCharType="begin"/>
                  <w:instrText xml:space="preserve"> CITATION Kle08 \l 1033 </w:instrText>
                  <w:fldChar w:fldCharType="separate"/>
                </w:r>
                <w:r>
                  <w:rPr>
                    <w:rFonts w:ascii="Times New Roman" w:hAnsi="Times New Roman" w:cs="Times New Roman"/>
                    <w:noProof/>
                    <w:sz w:val="18"/>
                    <w:szCs w:val="18"/>
                  </w:rPr>
                  <w:t>[55]</w:t>
                </w:r>
                <w:r>
                  <w:rPr>
                    <w:rFonts w:ascii="Times New Roman" w:hAnsi="Times New Roman" w:cs="Times New Roman"/>
                    <w:sz w:val="18"/>
                    <w:szCs w:val="18"/>
                  </w:rPr>
                  <w:fldChar w:fldCharType="end"/>
                </w:r>
              </w:sdtContent>
            </w:sdt>
            <w:r>
              <w:rPr>
                <w:rFonts w:ascii="Times New Roman" w:hAnsi="Times New Roman" w:cs="Times New Roman"/>
                <w:sz w:val="18"/>
                <w:szCs w:val="18"/>
              </w:rPr>
              <w:t>.</w:t>
            </w:r>
          </w:p>
        </w:tc>
      </w:tr>
    </w:tbl>
    <w:p w14:paraId="781285F6" w14:textId="77777777" w:rsidR="009F0E75" w:rsidRDefault="009F0E75" w:rsidP="009F0E75">
      <w:pPr>
        <w:pStyle w:val="Heading2"/>
      </w:pPr>
      <w:r>
        <w:t>Representative Decision Rules</w:t>
      </w:r>
    </w:p>
    <w:p w14:paraId="79AA1BAF" w14:textId="5D061A02" w:rsidR="009F0E75" w:rsidRDefault="009F0E75" w:rsidP="009F0E75">
      <w:pPr>
        <w:pStyle w:val="PARAIndent"/>
      </w:pPr>
      <w:r>
        <w:t xml:space="preserve">The decision layer reasons with linguistic rules of the form IF (decision concepts) THEN (intervention intensities). The full rule base is not enumerated here and printing it would not be informative: with five decision concepts and five linguistic terms each, a flat rule base defined directly over the ten features would need on the order of five raised to the tenth power, about ten million, rules. The concept hierarchy is what makes the rule base tractable, because it reduces the antecedent from the ten features to the five decision concepts, on the order of five raised to the fifth power, about three thousand combinations, and the evolving FIS instantiates only the small active subset that observed situations actually require. The rules below are representative. The seed rule base </w:t>
        <w:lastRenderedPageBreak/>
        <w:t xml:space="preserve">combines these exception rules with a monotone base policy that maps each decision concept onto its </w:t>
      </w:r>
      <w:del w:id="9033" w:author="CLAUDE" w:date="2026-08-03T12:00:00Z">
        <w:r>
          <w:delText xml:space="preserve">primary intervention type across the five terms</w:delText>
        </w:r>
      </w:del>
      <w:ins w:id="9034" w:author="CLAUDE" w:date="2026-08-03T12:00:00Z">
        <w:r>
          <w:t xml:space="preserve">primary intervention family across the five terms</w:t>
        </w:r>
      </w:ins>
      <w:r>
        <w:t xml:space="preserve">, so that a defined output exists everywhere in the concept space; rule-base evolution refines beyond this seed.</w:t>
      </w:r>
    </w:p>
    <w:p w14:paraId="6A269572" w14:textId="4E20A6BA" w:rsidR="00AF105D" w:rsidRDefault="00AF105D" w:rsidP="00AF105D">
      <w:pPr>
        <w:pStyle w:val="TableTitle"/>
      </w:pPr>
      <w:r>
        <w:t>TABLE A.IV</w:t>
      </w:r>
    </w:p>
    <w:p w14:paraId="65402E72" w14:textId="48555E01" w:rsidR="00AF105D" w:rsidRDefault="00AF105D" w:rsidP="00AF105D">
      <w:pPr>
        <w:pStyle w:val="TableTitle"/>
      </w:pPr>
      <w:r>
        <w:t>Representative Rules</w:t>
      </w:r>
    </w:p>
    <w:tbl>
      <w:tblPr>
        <w:tblStyle w:val="TableGrid"/>
        <w:tblW w:w="5113" w:type="pct"/>
        <w:tblCellMar>
          <w:left w:w="28" w:type="dxa"/>
          <w:right w:w="28" w:type="dxa"/>
        </w:tblCellMar>
        <w:tblLook w:val="07E0" w:firstRow="1" w:lastRow="1" w:firstColumn="1" w:lastColumn="1" w:noHBand="1" w:noVBand="1"/>
      </w:tblPr>
      <w:tblGrid>
        <w:gridCol w:w="4990"/>
      </w:tblGrid>
      <w:tr w:rsidR="00AF105D" w:rsidRPr="00CE4005" w14:paraId="69F88611" w14:textId="77777777" w:rsidTr="00AF105D">
        <w:tc>
          <w:tcPr>
            <w:tcW w:w="5000" w:type="pct"/>
          </w:tcPr>
          <w:p w14:paraId="7C732FAA" w14:textId="49771BF6" w:rsidR="00AF105D" w:rsidRPr="00CE4005" w:rsidRDefault="00AF105D" w:rsidP="00CE4005">
            <w:pPr>
              <w:pStyle w:val="PARAIndent"/>
              <w:tabs>
                <w:tab w:val="left" w:pos="284"/>
              </w:tabs>
              <w:ind w:firstLine="0"/>
              <w:rPr>
                <w:sz w:val="18"/>
                <w:szCs w:val="18"/>
              </w:rPr>
            </w:pPr>
            <w:r>
              <w:rPr>
                <w:sz w:val="18"/>
                <w:szCs w:val="18"/>
              </w:rPr>
              <w:t>R1. IF fire threat level is High and suppression feasibility is Low THEN suppression effort = High, containment line = Maximum</w:t>
            </w:r>
          </w:p>
        </w:tc>
      </w:tr>
      <w:tr w:rsidR="00AF105D" w:rsidRPr="00CE4005" w14:paraId="0BC3C3CB" w14:textId="77777777" w:rsidTr="00AF105D">
        <w:tc>
          <w:tcPr>
            <w:tcW w:w="5000" w:type="pct"/>
          </w:tcPr>
          <w:p w14:paraId="624BA9F3" w14:textId="115D0696" w:rsidR="00AF105D" w:rsidRPr="00CE4005" w:rsidRDefault="00CE4005" w:rsidP="00CE4005">
            <w:pPr>
              <w:pStyle w:val="PARAIndent"/>
              <w:tabs>
                <w:tab w:val="left" w:pos="284"/>
              </w:tabs>
              <w:ind w:firstLine="0"/>
              <w:rPr>
                <w:sz w:val="18"/>
                <w:szCs w:val="18"/>
              </w:rPr>
            </w:pPr>
            <w:r>
              <w:rPr>
                <w:sz w:val="18"/>
                <w:szCs w:val="18"/>
              </w:rPr>
              <w:t>R2. IF asset exposure risk is High and evacuation pressure is High THEN asset protection = High, evacuation = Issued</w:t>
            </w:r>
          </w:p>
        </w:tc>
      </w:tr>
      <w:tr w:rsidR="00CE4005" w:rsidRPr="00CE4005" w14:paraId="5F02F2CC" w14:textId="77777777" w:rsidTr="00AF105D">
        <w:tc>
          <w:tcPr>
            <w:tcW w:w="5000" w:type="pct"/>
          </w:tcPr>
          <w:p w14:paraId="1FD59006" w14:textId="38D25FDD" w:rsidR="00CE4005" w:rsidRPr="00CE4005" w:rsidRDefault="00CE4005" w:rsidP="00CE4005">
            <w:pPr>
              <w:pStyle w:val="PARAIndent"/>
              <w:tabs>
                <w:tab w:val="left" w:pos="284"/>
              </w:tabs>
              <w:ind w:firstLine="0"/>
              <w:rPr>
                <w:sz w:val="18"/>
                <w:szCs w:val="18"/>
              </w:rPr>
            </w:pPr>
            <w:r>
              <w:rPr>
                <w:sz w:val="18"/>
                <w:szCs w:val="18"/>
              </w:rPr>
              <w:t>R3. IF intervention urgency is Very High and suppression feasibility is High THEN resource deployment = High, suppression effort = High</w:t>
            </w:r>
          </w:p>
        </w:tc>
      </w:tr>
      <w:tr w:rsidR="00CE4005" w:rsidRPr="00CE4005" w14:paraId="7F9D449E" w14:textId="77777777" w:rsidTr="00AF105D">
        <w:tc>
          <w:tcPr>
            <w:tcW w:w="5000" w:type="pct"/>
          </w:tcPr>
          <w:p w14:paraId="3F858071" w14:textId="29268F7A" w:rsidR="00CE4005" w:rsidRPr="00CE4005" w:rsidRDefault="00CE4005" w:rsidP="00CE4005">
            <w:pPr>
              <w:pStyle w:val="PARAIndent"/>
              <w:tabs>
                <w:tab w:val="left" w:pos="284"/>
              </w:tabs>
              <w:ind w:firstLine="0"/>
              <w:rPr>
                <w:sz w:val="18"/>
                <w:szCs w:val="18"/>
              </w:rPr>
            </w:pPr>
            <w:r>
              <w:rPr>
                <w:sz w:val="18"/>
                <w:szCs w:val="18"/>
              </w:rPr>
              <w:t>R4. IF evacuation pressure is Very High and access/road status is Low THEN evacuation = Immediate, public warning = Maximum</w:t>
            </w:r>
          </w:p>
        </w:tc>
      </w:tr>
      <w:tr w:rsidR="00CE4005" w:rsidRPr="00CE4005" w14:paraId="12274531" w14:textId="77777777" w:rsidTr="00AF105D">
        <w:tc>
          <w:tcPr>
            <w:tcW w:w="5000" w:type="pct"/>
          </w:tcPr>
          <w:p w14:paraId="0BA69ED0" w14:textId="6B4C17CB" w:rsidR="00CE4005" w:rsidRPr="00CE4005" w:rsidRDefault="00CE4005" w:rsidP="00CE4005">
            <w:pPr>
              <w:pStyle w:val="PARAIndent"/>
              <w:tabs>
                <w:tab w:val="left" w:pos="284"/>
              </w:tabs>
              <w:ind w:firstLine="0"/>
              <w:rPr>
                <w:sz w:val="18"/>
                <w:szCs w:val="18"/>
              </w:rPr>
            </w:pPr>
            <w:r>
              <w:rPr>
                <w:sz w:val="18"/>
                <w:szCs w:val="18"/>
              </w:rPr>
              <w:t>R5. IF fire threat level is Low and asset exposure risk is Low THEN suppression effort = Low, public warning = Monitor</w:t>
            </w:r>
          </w:p>
        </w:tc>
      </w:tr>
    </w:tbl>
    <w:p w14:paraId="656C9D74" w14:textId="40895612" w:rsidR="000B1D06" w:rsidRDefault="000B1D06" w:rsidP="000B1D06">
      <w:pPr>
        <w:pStyle w:val="Heading1"/>
      </w:pPr>
      <w:r>
        <w:t>Acknowledgment</w:t>
      </w:r>
    </w:p>
    <w:p w14:paraId="12E16AAC" w14:textId="5E44CE17" w:rsidR="000451D3" w:rsidRPr="000451D3" w:rsidRDefault="002A4AB4" w:rsidP="000451D3">
      <w:r>
        <w:t>This work was informed by the authors' experience in the TeamAware project, funded by the European Union's Horizon 2020 research and innovation programme under Grant Agreement No. 101019808. The research reported in this paper was carried out independently and received no specific grant from any funding agency in the public, commercial, or not-for-profit sectors.</w:t>
      </w:r>
    </w:p>
    <w:p w14:paraId="6CC601CD" w14:textId="77777777" w:rsidR="00D359AE" w:rsidRDefault="00D359AE" w:rsidP="00D359AE">
      <w:pPr>
        <w:pStyle w:val="Heading1"/>
      </w:pPr>
      <w:r>
        <w:t>References</w:t>
      </w:r>
    </w:p>
    <w:p w14:paraId="48A0C845" w14:textId="77777777" w:rsidR="00243585" w:rsidRDefault="00966394" w:rsidP="00312D16">
      <w:pPr>
        <w:rPr>
          <w:noProof/>
        </w:rPr>
      </w:pPr>
      <w:r>
        <w:fldChar w:fldCharType="begin"/>
        <w:instrText xml:space="preserve"> BIBLIOGRAPHY \l 1033 </w:instrText>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4505"/>
      </w:tblGrid>
      <w:tr w:rsidR="00243585" w14:paraId="00282F8B" w14:textId="77777777">
        <w:trPr>
          <w:divId w:val="2142066752"/>
          <w:tblCellSpacing w:w="15" w:type="dxa"/>
        </w:trPr>
        <w:tc>
          <w:tcPr>
            <w:tcW w:w="50" w:type="pct"/>
            <w:hideMark/>
          </w:tcPr>
          <w:p w14:paraId="36BFBF5E" w14:textId="4E12F729" w:rsidR="00243585" w:rsidRDefault="00243585">
            <w:pPr>
              <w:pStyle w:val="Bibliography"/>
              <w:rPr>
                <w:noProof/>
                <w:sz w:val="24"/>
                <w:szCs w:val="24"/>
              </w:rPr>
            </w:pPr>
            <w:r>
              <w:rPr>
                <w:noProof/>
              </w:rPr>
              <w:t xml:space="preserve">[1] </w:t>
            </w:r>
          </w:p>
        </w:tc>
        <w:tc>
          <w:tcPr>
            <w:tcW w:w="0" w:type="auto"/>
            <w:hideMark/>
          </w:tcPr>
          <w:p w14:paraId="751D4D37" w14:textId="77777777" w:rsidR="00243585" w:rsidRDefault="00243585">
            <w:pPr>
              <w:pStyle w:val="Bibliography"/>
              <w:rPr>
                <w:noProof/>
              </w:rPr>
            </w:pPr>
            <w:r>
              <w:rPr>
                <w:noProof/>
              </w:rPr>
              <w:t>CRED and UCLouvain, "EM-DAT, The International Disaster Database," Brussels, Belgium, 2024.</w:t>
            </w:r>
          </w:p>
        </w:tc>
      </w:tr>
      <w:tr w:rsidR="00243585" w14:paraId="0FAE8B1E" w14:textId="77777777">
        <w:trPr>
          <w:divId w:val="2142066752"/>
          <w:tblCellSpacing w:w="15" w:type="dxa"/>
        </w:trPr>
        <w:tc>
          <w:tcPr>
            <w:tcW w:w="50" w:type="pct"/>
            <w:hideMark/>
          </w:tcPr>
          <w:p w14:paraId="20B4A504" w14:textId="77777777" w:rsidR="00243585" w:rsidRDefault="00243585">
            <w:pPr>
              <w:pStyle w:val="Bibliography"/>
              <w:rPr>
                <w:noProof/>
              </w:rPr>
            </w:pPr>
            <w:r>
              <w:rPr>
                <w:noProof/>
              </w:rPr>
              <w:t xml:space="preserve">[2] </w:t>
            </w:r>
          </w:p>
        </w:tc>
        <w:tc>
          <w:tcPr>
            <w:tcW w:w="0" w:type="auto"/>
            <w:hideMark/>
          </w:tcPr>
          <w:p w14:paraId="4D2B42CD" w14:textId="77777777" w:rsidR="00243585" w:rsidRDefault="00243585">
            <w:pPr>
              <w:pStyle w:val="Bibliography"/>
              <w:rPr>
                <w:noProof/>
              </w:rPr>
            </w:pPr>
            <w:r>
              <w:rPr>
                <w:noProof/>
              </w:rPr>
              <w:t xml:space="preserve">W. M. Jolly, "Climate-induced variations in global wildfire danger from 1979 to 2013," </w:t>
            </w:r>
            <w:r>
              <w:rPr>
                <w:i/>
                <w:iCs/>
                <w:noProof/>
              </w:rPr>
              <w:t xml:space="preserve">Nature Communications, </w:t>
            </w:r>
            <w:r>
              <w:rPr>
                <w:noProof/>
              </w:rPr>
              <w:t xml:space="preserve">vol. 6, 2015. </w:t>
            </w:r>
          </w:p>
        </w:tc>
      </w:tr>
      <w:tr w:rsidR="00243585" w14:paraId="335F75EB" w14:textId="77777777">
        <w:trPr>
          <w:divId w:val="2142066752"/>
          <w:tblCellSpacing w:w="15" w:type="dxa"/>
        </w:trPr>
        <w:tc>
          <w:tcPr>
            <w:tcW w:w="50" w:type="pct"/>
            <w:hideMark/>
          </w:tcPr>
          <w:p w14:paraId="361BACCE" w14:textId="77777777" w:rsidR="00243585" w:rsidRDefault="00243585">
            <w:pPr>
              <w:pStyle w:val="Bibliography"/>
              <w:rPr>
                <w:noProof/>
              </w:rPr>
            </w:pPr>
            <w:r>
              <w:rPr>
                <w:noProof/>
              </w:rPr>
              <w:t xml:space="preserve">[3] </w:t>
            </w:r>
          </w:p>
        </w:tc>
        <w:tc>
          <w:tcPr>
            <w:tcW w:w="0" w:type="auto"/>
            <w:hideMark/>
          </w:tcPr>
          <w:p w14:paraId="5EC1296F" w14:textId="77777777" w:rsidR="00243585" w:rsidRDefault="00243585">
            <w:pPr>
              <w:pStyle w:val="Bibliography"/>
              <w:rPr>
                <w:noProof/>
              </w:rPr>
            </w:pPr>
            <w:r>
              <w:rPr>
                <w:noProof/>
              </w:rPr>
              <w:t xml:space="preserve">J. P. Shim, "Past, present, and future of decision support technology," </w:t>
            </w:r>
            <w:r>
              <w:rPr>
                <w:i/>
                <w:iCs/>
                <w:noProof/>
              </w:rPr>
              <w:t xml:space="preserve">Decision Support Systems, </w:t>
            </w:r>
            <w:r>
              <w:rPr>
                <w:noProof/>
              </w:rPr>
              <w:t xml:space="preserve">vol. 33, no. 2, pp. 111-126, 2002. </w:t>
            </w:r>
          </w:p>
        </w:tc>
      </w:tr>
      <w:tr w:rsidR="00243585" w14:paraId="7A23B9BC" w14:textId="77777777">
        <w:trPr>
          <w:divId w:val="2142066752"/>
          <w:tblCellSpacing w:w="15" w:type="dxa"/>
        </w:trPr>
        <w:tc>
          <w:tcPr>
            <w:tcW w:w="50" w:type="pct"/>
            <w:hideMark/>
          </w:tcPr>
          <w:p w14:paraId="703B961B" w14:textId="77777777" w:rsidR="00243585" w:rsidRDefault="00243585">
            <w:pPr>
              <w:pStyle w:val="Bibliography"/>
              <w:rPr>
                <w:noProof/>
              </w:rPr>
            </w:pPr>
            <w:r>
              <w:rPr>
                <w:noProof/>
              </w:rPr>
              <w:t xml:space="preserve">[4] </w:t>
            </w:r>
          </w:p>
        </w:tc>
        <w:tc>
          <w:tcPr>
            <w:tcW w:w="0" w:type="auto"/>
            <w:hideMark/>
          </w:tcPr>
          <w:p w14:paraId="38FA6C91" w14:textId="77777777" w:rsidR="00243585" w:rsidRDefault="00243585">
            <w:pPr>
              <w:pStyle w:val="Bibliography"/>
              <w:rPr>
                <w:noProof/>
              </w:rPr>
            </w:pPr>
            <w:r>
              <w:rPr>
                <w:noProof/>
              </w:rPr>
              <w:t xml:space="preserve">G. Kostopoulos, G. Davrazos and S. Kotsiantis, "Explainable Artificial Intelligence-Based Decision Support Systems: A Recent Review," </w:t>
            </w:r>
            <w:r>
              <w:rPr>
                <w:i/>
                <w:iCs/>
                <w:noProof/>
              </w:rPr>
              <w:t xml:space="preserve">Electronics, </w:t>
            </w:r>
            <w:r>
              <w:rPr>
                <w:noProof/>
              </w:rPr>
              <w:t xml:space="preserve">vol. 13, no. 14, p. 2842, 2024. </w:t>
            </w:r>
          </w:p>
        </w:tc>
      </w:tr>
      <w:tr w:rsidR="00243585" w14:paraId="55F9F047" w14:textId="77777777">
        <w:trPr>
          <w:divId w:val="2142066752"/>
          <w:tblCellSpacing w:w="15" w:type="dxa"/>
        </w:trPr>
        <w:tc>
          <w:tcPr>
            <w:tcW w:w="50" w:type="pct"/>
            <w:hideMark/>
          </w:tcPr>
          <w:p w14:paraId="479950F1" w14:textId="77777777" w:rsidR="00243585" w:rsidRDefault="00243585">
            <w:pPr>
              <w:pStyle w:val="Bibliography"/>
              <w:rPr>
                <w:noProof/>
              </w:rPr>
            </w:pPr>
            <w:r>
              <w:rPr>
                <w:noProof/>
              </w:rPr>
              <w:t xml:space="preserve">[5] </w:t>
            </w:r>
          </w:p>
        </w:tc>
        <w:tc>
          <w:tcPr>
            <w:tcW w:w="0" w:type="auto"/>
            <w:hideMark/>
          </w:tcPr>
          <w:p w14:paraId="5FC2F9E7" w14:textId="77777777" w:rsidR="00243585" w:rsidRDefault="00243585">
            <w:pPr>
              <w:pStyle w:val="Bibliography"/>
              <w:rPr>
                <w:noProof/>
              </w:rPr>
            </w:pPr>
            <w:r>
              <w:rPr>
                <w:noProof/>
              </w:rPr>
              <w:t xml:space="preserve">E. K. Noonan-Wright, "Developing the U.S. Wildland Fire Decision Support System," </w:t>
            </w:r>
            <w:r>
              <w:rPr>
                <w:i/>
                <w:iCs/>
                <w:noProof/>
              </w:rPr>
              <w:t xml:space="preserve">Journal of Combustion, </w:t>
            </w:r>
            <w:r>
              <w:rPr>
                <w:noProof/>
              </w:rPr>
              <w:t xml:space="preserve">vol. 2011, 2011. </w:t>
            </w:r>
          </w:p>
        </w:tc>
      </w:tr>
      <w:tr w:rsidR="00243585" w14:paraId="1BEF24EC" w14:textId="77777777">
        <w:trPr>
          <w:divId w:val="2142066752"/>
          <w:tblCellSpacing w:w="15" w:type="dxa"/>
        </w:trPr>
        <w:tc>
          <w:tcPr>
            <w:tcW w:w="50" w:type="pct"/>
            <w:hideMark/>
          </w:tcPr>
          <w:p w14:paraId="7083BA11" w14:textId="77777777" w:rsidR="00243585" w:rsidRDefault="00243585">
            <w:pPr>
              <w:pStyle w:val="Bibliography"/>
              <w:rPr>
                <w:noProof/>
              </w:rPr>
            </w:pPr>
            <w:r>
              <w:rPr>
                <w:noProof/>
              </w:rPr>
              <w:t xml:space="preserve">[6] </w:t>
            </w:r>
          </w:p>
        </w:tc>
        <w:tc>
          <w:tcPr>
            <w:tcW w:w="0" w:type="auto"/>
            <w:hideMark/>
          </w:tcPr>
          <w:p w14:paraId="08861C0F" w14:textId="77777777" w:rsidR="00243585" w:rsidRDefault="00243585">
            <w:pPr>
              <w:pStyle w:val="Bibliography"/>
              <w:rPr>
                <w:noProof/>
              </w:rPr>
            </w:pPr>
            <w:r>
              <w:rPr>
                <w:noProof/>
              </w:rPr>
              <w:t xml:space="preserve">M. A. Finney, "An overview of FlamMap fire modeling capabilities," in </w:t>
            </w:r>
            <w:r>
              <w:rPr>
                <w:i/>
                <w:iCs/>
                <w:noProof/>
              </w:rPr>
              <w:t>Fuels Management - How to Measure Success, USDA Forest Service Proc. RMRS-P-41</w:t>
            </w:r>
            <w:r>
              <w:rPr>
                <w:noProof/>
              </w:rPr>
              <w:t xml:space="preserve">, 2006. </w:t>
            </w:r>
          </w:p>
        </w:tc>
      </w:tr>
      <w:tr w:rsidR="00243585" w14:paraId="53320E73" w14:textId="77777777">
        <w:trPr>
          <w:divId w:val="2142066752"/>
          <w:tblCellSpacing w:w="15" w:type="dxa"/>
        </w:trPr>
        <w:tc>
          <w:tcPr>
            <w:tcW w:w="50" w:type="pct"/>
            <w:hideMark/>
          </w:tcPr>
          <w:p w14:paraId="4068316C" w14:textId="77777777" w:rsidR="00243585" w:rsidRDefault="00243585">
            <w:pPr>
              <w:pStyle w:val="Bibliography"/>
              <w:rPr>
                <w:noProof/>
              </w:rPr>
            </w:pPr>
            <w:r>
              <w:rPr>
                <w:noProof/>
              </w:rPr>
              <w:t xml:space="preserve">[7] </w:t>
            </w:r>
          </w:p>
        </w:tc>
        <w:tc>
          <w:tcPr>
            <w:tcW w:w="0" w:type="auto"/>
            <w:hideMark/>
          </w:tcPr>
          <w:p w14:paraId="783CE535" w14:textId="77777777" w:rsidR="00243585" w:rsidRDefault="00243585">
            <w:pPr>
              <w:pStyle w:val="Bibliography"/>
              <w:rPr>
                <w:noProof/>
              </w:rPr>
            </w:pPr>
            <w:r>
              <w:rPr>
                <w:noProof/>
              </w:rPr>
              <w:t>R. C. Rothermel, "A mathematical model for predicting fire spread in wildland fuels," 1972.</w:t>
            </w:r>
          </w:p>
        </w:tc>
      </w:tr>
      <w:tr w:rsidR="00243585" w14:paraId="12EAA9C0" w14:textId="77777777">
        <w:trPr>
          <w:divId w:val="2142066752"/>
          <w:tblCellSpacing w:w="15" w:type="dxa"/>
        </w:trPr>
        <w:tc>
          <w:tcPr>
            <w:tcW w:w="50" w:type="pct"/>
            <w:hideMark/>
          </w:tcPr>
          <w:p w14:paraId="426136B5" w14:textId="77777777" w:rsidR="00243585" w:rsidRDefault="00243585">
            <w:pPr>
              <w:pStyle w:val="Bibliography"/>
              <w:rPr>
                <w:noProof/>
              </w:rPr>
            </w:pPr>
            <w:r>
              <w:rPr>
                <w:noProof/>
              </w:rPr>
              <w:t xml:space="preserve">[8] </w:t>
            </w:r>
          </w:p>
        </w:tc>
        <w:tc>
          <w:tcPr>
            <w:tcW w:w="0" w:type="auto"/>
            <w:hideMark/>
          </w:tcPr>
          <w:p w14:paraId="267C8AEF" w14:textId="77777777" w:rsidR="00243585" w:rsidRDefault="00243585">
            <w:pPr>
              <w:pStyle w:val="Bibliography"/>
              <w:rPr>
                <w:noProof/>
              </w:rPr>
            </w:pPr>
            <w:r>
              <w:rPr>
                <w:noProof/>
              </w:rPr>
              <w:t xml:space="preserve">S. Zhou and A. Erdogan, "A spatial optimization model for resource allocation for wildfire suppression and resident evacuation," </w:t>
            </w:r>
            <w:r>
              <w:rPr>
                <w:i/>
                <w:iCs/>
                <w:noProof/>
              </w:rPr>
              <w:t xml:space="preserve">Computers &amp; Industrial Engineering, </w:t>
            </w:r>
            <w:r>
              <w:rPr>
                <w:noProof/>
              </w:rPr>
              <w:t xml:space="preserve">vol. 138, 2019. </w:t>
            </w:r>
          </w:p>
        </w:tc>
      </w:tr>
      <w:tr w:rsidR="00243585" w14:paraId="4BDC0C6E" w14:textId="77777777">
        <w:trPr>
          <w:divId w:val="2142066752"/>
          <w:tblCellSpacing w:w="15" w:type="dxa"/>
        </w:trPr>
        <w:tc>
          <w:tcPr>
            <w:tcW w:w="50" w:type="pct"/>
            <w:hideMark/>
          </w:tcPr>
          <w:p w14:paraId="4F7EE3B2" w14:textId="77777777" w:rsidR="00243585" w:rsidRDefault="00243585">
            <w:pPr>
              <w:pStyle w:val="Bibliography"/>
              <w:rPr>
                <w:noProof/>
              </w:rPr>
            </w:pPr>
            <w:r>
              <w:rPr>
                <w:noProof/>
              </w:rPr>
              <w:t xml:space="preserve">[9] </w:t>
            </w:r>
          </w:p>
        </w:tc>
        <w:tc>
          <w:tcPr>
            <w:tcW w:w="0" w:type="auto"/>
            <w:hideMark/>
          </w:tcPr>
          <w:p w14:paraId="51F1FF4D" w14:textId="77777777" w:rsidR="00243585" w:rsidRDefault="00243585">
            <w:pPr>
              <w:pStyle w:val="Bibliography"/>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no. 11, 2025. </w:t>
            </w:r>
          </w:p>
        </w:tc>
      </w:tr>
      <w:tr w:rsidR="00243585" w14:paraId="0B975CE0" w14:textId="77777777">
        <w:trPr>
          <w:divId w:val="2142066752"/>
          <w:tblCellSpacing w:w="15" w:type="dxa"/>
        </w:trPr>
        <w:tc>
          <w:tcPr>
            <w:tcW w:w="50" w:type="pct"/>
            <w:hideMark/>
          </w:tcPr>
          <w:p w14:paraId="53D5C189" w14:textId="77777777" w:rsidR="00243585" w:rsidRDefault="00243585">
            <w:pPr>
              <w:pStyle w:val="Bibliography"/>
              <w:rPr>
                <w:noProof/>
              </w:rPr>
            </w:pPr>
            <w:r>
              <w:rPr>
                <w:noProof/>
              </w:rPr>
              <w:t xml:space="preserve">[10] </w:t>
            </w:r>
          </w:p>
        </w:tc>
        <w:tc>
          <w:tcPr>
            <w:tcW w:w="0" w:type="auto"/>
            <w:hideMark/>
          </w:tcPr>
          <w:p w14:paraId="4A6E7BFC" w14:textId="77777777" w:rsidR="00243585" w:rsidRDefault="00243585">
            <w:pPr>
              <w:pStyle w:val="Bibliography"/>
              <w:rPr>
                <w:noProof/>
              </w:rPr>
            </w:pPr>
            <w:r>
              <w:rPr>
                <w:noProof/>
              </w:rPr>
              <w:t xml:space="preserve">E. Triantaphyllou, Multi-Criteria Decision Making Methods: A Comparative Study, Dordrecht: Kluwer, 2000. </w:t>
            </w:r>
          </w:p>
        </w:tc>
      </w:tr>
      <w:tr w:rsidR="00243585" w14:paraId="32FCFE25" w14:textId="77777777">
        <w:trPr>
          <w:divId w:val="2142066752"/>
          <w:tblCellSpacing w:w="15" w:type="dxa"/>
        </w:trPr>
        <w:tc>
          <w:tcPr>
            <w:tcW w:w="50" w:type="pct"/>
            <w:hideMark/>
          </w:tcPr>
          <w:p w14:paraId="48D2A72F" w14:textId="77777777" w:rsidR="00243585" w:rsidRDefault="00243585">
            <w:pPr>
              <w:pStyle w:val="Bibliography"/>
              <w:rPr>
                <w:noProof/>
              </w:rPr>
            </w:pPr>
            <w:r>
              <w:rPr>
                <w:noProof/>
              </w:rPr>
              <w:t xml:space="preserve">[11] </w:t>
            </w:r>
          </w:p>
        </w:tc>
        <w:tc>
          <w:tcPr>
            <w:tcW w:w="0" w:type="auto"/>
            <w:hideMark/>
          </w:tcPr>
          <w:p w14:paraId="54649D8D" w14:textId="77777777" w:rsidR="00243585" w:rsidRDefault="00243585">
            <w:pPr>
              <w:pStyle w:val="Bibliography"/>
              <w:rPr>
                <w:noProof/>
              </w:rPr>
            </w:pPr>
            <w:r>
              <w:rPr>
                <w:noProof/>
              </w:rPr>
              <w:t xml:space="preserve">M. Lourenco, L. B. Oliveira and A. Mora, "An integrated decision support system for improving wildfire suppression management," </w:t>
            </w:r>
            <w:r>
              <w:rPr>
                <w:i/>
                <w:iCs/>
                <w:noProof/>
              </w:rPr>
              <w:t xml:space="preserve">ISPRS International Journal of Geo-Information, </w:t>
            </w:r>
            <w:r>
              <w:rPr>
                <w:noProof/>
              </w:rPr>
              <w:t xml:space="preserve">vol. 10, no. 8, 2021. </w:t>
            </w:r>
          </w:p>
        </w:tc>
      </w:tr>
      <w:tr w:rsidR="00243585" w14:paraId="14EE0FE6" w14:textId="77777777">
        <w:trPr>
          <w:divId w:val="2142066752"/>
          <w:tblCellSpacing w:w="15" w:type="dxa"/>
        </w:trPr>
        <w:tc>
          <w:tcPr>
            <w:tcW w:w="50" w:type="pct"/>
            <w:hideMark/>
          </w:tcPr>
          <w:p w14:paraId="2EAE95B4" w14:textId="77777777" w:rsidR="00243585" w:rsidRDefault="00243585">
            <w:pPr>
              <w:pStyle w:val="Bibliography"/>
              <w:rPr>
                <w:noProof/>
              </w:rPr>
            </w:pPr>
            <w:r>
              <w:rPr>
                <w:noProof/>
              </w:rPr>
              <w:t xml:space="preserve">[12] </w:t>
            </w:r>
          </w:p>
        </w:tc>
        <w:tc>
          <w:tcPr>
            <w:tcW w:w="0" w:type="auto"/>
            <w:hideMark/>
          </w:tcPr>
          <w:p w14:paraId="7AB1E012" w14:textId="77777777" w:rsidR="00243585" w:rsidRDefault="00243585">
            <w:pPr>
              <w:pStyle w:val="Bibliography"/>
              <w:rPr>
                <w:noProof/>
              </w:rPr>
            </w:pPr>
            <w:r>
              <w:rPr>
                <w:noProof/>
              </w:rPr>
              <w:t xml:space="preserve">F. Huot, "Next day wildfire spread: A machine learning dataset to predict wildfire spreading from remote-sensing data," </w:t>
            </w:r>
            <w:r>
              <w:rPr>
                <w:i/>
                <w:iCs/>
                <w:noProof/>
              </w:rPr>
              <w:t xml:space="preserve">IEEE Transactions on Geoscience and Remote Sensing, </w:t>
            </w:r>
            <w:r>
              <w:rPr>
                <w:noProof/>
              </w:rPr>
              <w:t xml:space="preserve">vol. 60, pp. 1-13, 2022. </w:t>
            </w:r>
          </w:p>
        </w:tc>
      </w:tr>
      <w:tr w:rsidR="00243585" w14:paraId="09048B80" w14:textId="77777777">
        <w:trPr>
          <w:divId w:val="2142066752"/>
          <w:tblCellSpacing w:w="15" w:type="dxa"/>
        </w:trPr>
        <w:tc>
          <w:tcPr>
            <w:tcW w:w="50" w:type="pct"/>
            <w:hideMark/>
          </w:tcPr>
          <w:p w14:paraId="0BE499B0" w14:textId="77777777" w:rsidR="00243585" w:rsidRDefault="00243585">
            <w:pPr>
              <w:pStyle w:val="Bibliography"/>
              <w:rPr>
                <w:noProof/>
              </w:rPr>
            </w:pPr>
            <w:r>
              <w:rPr>
                <w:noProof/>
              </w:rPr>
              <w:t xml:space="preserve">[13] </w:t>
            </w:r>
          </w:p>
        </w:tc>
        <w:tc>
          <w:tcPr>
            <w:tcW w:w="0" w:type="auto"/>
            <w:hideMark/>
          </w:tcPr>
          <w:p w14:paraId="5BE8B214" w14:textId="77777777" w:rsidR="00243585" w:rsidRDefault="00243585">
            <w:pPr>
              <w:pStyle w:val="Bibliography"/>
              <w:rPr>
                <w:noProof/>
              </w:rPr>
            </w:pPr>
            <w:r>
              <w:rPr>
                <w:noProof/>
              </w:rPr>
              <w:t xml:space="preserve">M. A. Akhloufi, "Machine learning and deep learning for wildfire spread prediction: A review," </w:t>
            </w:r>
            <w:r>
              <w:rPr>
                <w:i/>
                <w:iCs/>
                <w:noProof/>
              </w:rPr>
              <w:t xml:space="preserve">Fire, </w:t>
            </w:r>
            <w:r>
              <w:rPr>
                <w:noProof/>
              </w:rPr>
              <w:t xml:space="preserve">vol. 7, no. 12, p. 482, 2024. </w:t>
            </w:r>
          </w:p>
        </w:tc>
      </w:tr>
      <w:tr w:rsidR="00243585" w14:paraId="4E54F9D6" w14:textId="77777777">
        <w:trPr>
          <w:divId w:val="2142066752"/>
          <w:tblCellSpacing w:w="15" w:type="dxa"/>
        </w:trPr>
        <w:tc>
          <w:tcPr>
            <w:tcW w:w="50" w:type="pct"/>
            <w:hideMark/>
          </w:tcPr>
          <w:p w14:paraId="0E686600" w14:textId="77777777" w:rsidR="00243585" w:rsidRDefault="00243585">
            <w:pPr>
              <w:pStyle w:val="Bibliography"/>
              <w:rPr>
                <w:noProof/>
              </w:rPr>
            </w:pPr>
            <w:r>
              <w:rPr>
                <w:noProof/>
              </w:rPr>
              <w:t xml:space="preserve">[14] </w:t>
            </w:r>
          </w:p>
        </w:tc>
        <w:tc>
          <w:tcPr>
            <w:tcW w:w="0" w:type="auto"/>
            <w:hideMark/>
          </w:tcPr>
          <w:p w14:paraId="561DBFD4" w14:textId="77777777" w:rsidR="00243585" w:rsidRDefault="00243585">
            <w:pPr>
              <w:pStyle w:val="Bibliography"/>
              <w:rPr>
                <w:noProof/>
              </w:rPr>
            </w:pPr>
            <w:r>
              <w:rPr>
                <w:noProof/>
              </w:rPr>
              <w:t xml:space="preserve">J. G. Borges, "A systematic review of applications of machine learning techniques for wildfire management decision support," </w:t>
            </w:r>
            <w:r>
              <w:rPr>
                <w:i/>
                <w:iCs/>
                <w:noProof/>
              </w:rPr>
              <w:t xml:space="preserve">Inventions, </w:t>
            </w:r>
            <w:r>
              <w:rPr>
                <w:noProof/>
              </w:rPr>
              <w:t xml:space="preserve">vol. 7, no. 1, p. 15, 2022. </w:t>
            </w:r>
          </w:p>
        </w:tc>
      </w:tr>
      <w:tr w:rsidR="00243585" w14:paraId="31E4D72F" w14:textId="77777777">
        <w:trPr>
          <w:divId w:val="2142066752"/>
          <w:tblCellSpacing w:w="15" w:type="dxa"/>
        </w:trPr>
        <w:tc>
          <w:tcPr>
            <w:tcW w:w="50" w:type="pct"/>
            <w:hideMark/>
          </w:tcPr>
          <w:p w14:paraId="2D016E12" w14:textId="77777777" w:rsidR="00243585" w:rsidRDefault="00243585">
            <w:pPr>
              <w:pStyle w:val="Bibliography"/>
              <w:rPr>
                <w:noProof/>
              </w:rPr>
            </w:pPr>
            <w:r>
              <w:rPr>
                <w:noProof/>
              </w:rPr>
              <w:t xml:space="preserve">[15] </w:t>
            </w:r>
          </w:p>
        </w:tc>
        <w:tc>
          <w:tcPr>
            <w:tcW w:w="0" w:type="auto"/>
            <w:hideMark/>
          </w:tcPr>
          <w:p w14:paraId="2AE86E86" w14:textId="77777777" w:rsidR="00243585" w:rsidRDefault="00243585">
            <w:pPr>
              <w:pStyle w:val="Bibliography"/>
              <w:rPr>
                <w:noProof/>
              </w:rPr>
            </w:pPr>
            <w:r>
              <w:rPr>
                <w:noProof/>
              </w:rPr>
              <w:t xml:space="preserve">D. Shadrin, S. Illarionova, F. Gubanov, K. Evteeva, M. Mironenko, I. Levchunets, R. Belousov and E. Burnaev, "Wildfire spreading prediction using multimodal data and deep neural network approach," </w:t>
            </w:r>
            <w:r>
              <w:rPr>
                <w:i/>
                <w:iCs/>
                <w:noProof/>
              </w:rPr>
              <w:t xml:space="preserve">Scientific Reports, </w:t>
            </w:r>
            <w:r>
              <w:rPr>
                <w:noProof/>
              </w:rPr>
              <w:t xml:space="preserve">vol. 14, p. 2606, 2024. </w:t>
            </w:r>
          </w:p>
        </w:tc>
      </w:tr>
      <w:tr w:rsidR="00243585" w14:paraId="6CBCD61A" w14:textId="77777777">
        <w:trPr>
          <w:divId w:val="2142066752"/>
          <w:tblCellSpacing w:w="15" w:type="dxa"/>
        </w:trPr>
        <w:tc>
          <w:tcPr>
            <w:tcW w:w="50" w:type="pct"/>
            <w:hideMark/>
          </w:tcPr>
          <w:p w14:paraId="331FEB02" w14:textId="77777777" w:rsidR="00243585" w:rsidRDefault="00243585">
            <w:pPr>
              <w:pStyle w:val="Bibliography"/>
              <w:rPr>
                <w:noProof/>
              </w:rPr>
            </w:pPr>
            <w:r>
              <w:rPr>
                <w:noProof/>
              </w:rPr>
              <w:t xml:space="preserve">[16] </w:t>
            </w:r>
          </w:p>
        </w:tc>
        <w:tc>
          <w:tcPr>
            <w:tcW w:w="0" w:type="auto"/>
            <w:hideMark/>
          </w:tcPr>
          <w:p w14:paraId="6A8789C2" w14:textId="77777777" w:rsidR="00243585" w:rsidRDefault="00243585">
            <w:pPr>
              <w:pStyle w:val="Bibliography"/>
              <w:rPr>
                <w:noProof/>
              </w:rPr>
            </w:pPr>
            <w:r>
              <w:rPr>
                <w:noProof/>
              </w:rPr>
              <w:t xml:space="preserve">A. M. Elshewey, A. M. Osman and R. Y. Youssef, "Enhancing forest fires classification using a hybrid convolutional and BiLSTM deep learning model," </w:t>
            </w:r>
            <w:r>
              <w:rPr>
                <w:i/>
                <w:iCs/>
                <w:noProof/>
              </w:rPr>
              <w:t xml:space="preserve">Modeling Earth Systems and Environment, </w:t>
            </w:r>
            <w:r>
              <w:rPr>
                <w:noProof/>
              </w:rPr>
              <w:t xml:space="preserve">vol. 11, p. 379, 2025. </w:t>
            </w:r>
          </w:p>
        </w:tc>
      </w:tr>
      <w:tr w:rsidR="00243585" w14:paraId="2587AD9D" w14:textId="77777777">
        <w:trPr>
          <w:divId w:val="2142066752"/>
          <w:tblCellSpacing w:w="15" w:type="dxa"/>
        </w:trPr>
        <w:tc>
          <w:tcPr>
            <w:tcW w:w="50" w:type="pct"/>
            <w:hideMark/>
          </w:tcPr>
          <w:p w14:paraId="236EA29A" w14:textId="77777777" w:rsidR="00243585" w:rsidRDefault="00243585">
            <w:pPr>
              <w:pStyle w:val="Bibliography"/>
              <w:rPr>
                <w:noProof/>
              </w:rPr>
            </w:pPr>
            <w:r>
              <w:rPr>
                <w:noProof/>
              </w:rPr>
              <w:t xml:space="preserve">[17] </w:t>
            </w:r>
          </w:p>
        </w:tc>
        <w:tc>
          <w:tcPr>
            <w:tcW w:w="0" w:type="auto"/>
            <w:hideMark/>
          </w:tcPr>
          <w:p w14:paraId="6660AADC" w14:textId="77777777" w:rsidR="00243585" w:rsidRDefault="00243585">
            <w:pPr>
              <w:pStyle w:val="Bibliography"/>
              <w:rPr>
                <w:noProof/>
              </w:rPr>
            </w:pPr>
            <w:r>
              <w:rPr>
                <w:noProof/>
              </w:rPr>
              <w:t xml:space="preserve">P. Dubey, "Bridging spatiotemporal wildfire prediction and decision modeling using transformer networks and fuzzy inference systems," </w:t>
            </w:r>
            <w:r>
              <w:rPr>
                <w:i/>
                <w:iCs/>
                <w:noProof/>
              </w:rPr>
              <w:t xml:space="preserve">MethodsX, </w:t>
            </w:r>
            <w:r>
              <w:rPr>
                <w:noProof/>
              </w:rPr>
              <w:t xml:space="preserve">vol. 15, 2025. </w:t>
            </w:r>
          </w:p>
        </w:tc>
      </w:tr>
      <w:tr w:rsidR="00243585" w14:paraId="5CD48C5D" w14:textId="77777777">
        <w:trPr>
          <w:divId w:val="2142066752"/>
          <w:tblCellSpacing w:w="15" w:type="dxa"/>
        </w:trPr>
        <w:tc>
          <w:tcPr>
            <w:tcW w:w="50" w:type="pct"/>
            <w:hideMark/>
          </w:tcPr>
          <w:p w14:paraId="611C24E4" w14:textId="77777777" w:rsidR="00243585" w:rsidRDefault="00243585">
            <w:pPr>
              <w:pStyle w:val="Bibliography"/>
              <w:rPr>
                <w:noProof/>
              </w:rPr>
            </w:pPr>
            <w:r>
              <w:rPr>
                <w:noProof/>
              </w:rPr>
              <w:t xml:space="preserve">[18] </w:t>
            </w:r>
          </w:p>
        </w:tc>
        <w:tc>
          <w:tcPr>
            <w:tcW w:w="0" w:type="auto"/>
            <w:hideMark/>
          </w:tcPr>
          <w:p w14:paraId="0FC03C43" w14:textId="77777777" w:rsidR="00243585" w:rsidRDefault="00243585">
            <w:pPr>
              <w:pStyle w:val="Bibliography"/>
              <w:rPr>
                <w:noProof/>
              </w:rPr>
            </w:pPr>
            <w:r>
              <w:rPr>
                <w:noProof/>
              </w:rPr>
              <w:t>Y. Xie, B. Jiang, T. Mallick, J. D. Bergerson, J. K. Hutchison and D. R. Verner, "WildfireGPT: Tailored large language model for wildfire analysis," arXiv:2402.07877, 2024.</w:t>
            </w:r>
          </w:p>
        </w:tc>
      </w:tr>
      <w:tr w:rsidR="00243585" w14:paraId="0564DB95" w14:textId="77777777">
        <w:trPr>
          <w:divId w:val="2142066752"/>
          <w:tblCellSpacing w:w="15" w:type="dxa"/>
        </w:trPr>
        <w:tc>
          <w:tcPr>
            <w:tcW w:w="50" w:type="pct"/>
            <w:hideMark/>
          </w:tcPr>
          <w:p w14:paraId="6119A433" w14:textId="77777777" w:rsidR="00243585" w:rsidRDefault="00243585">
            <w:pPr>
              <w:pStyle w:val="Bibliography"/>
              <w:rPr>
                <w:noProof/>
              </w:rPr>
            </w:pPr>
            <w:r>
              <w:rPr>
                <w:noProof/>
              </w:rPr>
              <w:t xml:space="preserve">[19] </w:t>
            </w:r>
          </w:p>
        </w:tc>
        <w:tc>
          <w:tcPr>
            <w:tcW w:w="0" w:type="auto"/>
            <w:hideMark/>
          </w:tcPr>
          <w:p w14:paraId="2FBD1F41" w14:textId="77777777" w:rsidR="00243585" w:rsidRDefault="00243585">
            <w:pPr>
              <w:pStyle w:val="Bibliography"/>
              <w:rPr>
                <w:noProof/>
              </w:rPr>
            </w:pPr>
            <w:r>
              <w:rPr>
                <w:noProof/>
              </w:rPr>
              <w:t>Y. Chen, L. Li, Z. Ma, Q. Hu, Y. Zhu, M. Deng and R. Yu, "Empowering LLM agents with geospatial awareness: Toward grounded reasoning for wildfire response," arXiv:2510.12061, 2025.</w:t>
            </w:r>
          </w:p>
        </w:tc>
      </w:tr>
      <w:tr w:rsidR="00243585" w14:paraId="6AE4D2E8" w14:textId="77777777">
        <w:trPr>
          <w:divId w:val="2142066752"/>
          <w:tblCellSpacing w:w="15" w:type="dxa"/>
        </w:trPr>
        <w:tc>
          <w:tcPr>
            <w:tcW w:w="50" w:type="pct"/>
            <w:hideMark/>
          </w:tcPr>
          <w:p w14:paraId="094883E0" w14:textId="77777777" w:rsidR="00243585" w:rsidRDefault="00243585">
            <w:pPr>
              <w:pStyle w:val="Bibliography"/>
              <w:rPr>
                <w:noProof/>
              </w:rPr>
            </w:pPr>
            <w:r>
              <w:rPr>
                <w:noProof/>
              </w:rPr>
              <w:t xml:space="preserve">[20] </w:t>
            </w:r>
          </w:p>
        </w:tc>
        <w:tc>
          <w:tcPr>
            <w:tcW w:w="0" w:type="auto"/>
            <w:hideMark/>
          </w:tcPr>
          <w:p w14:paraId="3DF7EA50" w14:textId="77777777" w:rsidR="00243585" w:rsidRDefault="00243585">
            <w:pPr>
              <w:pStyle w:val="Bibliography"/>
              <w:rPr>
                <w:noProof/>
              </w:rPr>
            </w:pPr>
            <w:r>
              <w:rPr>
                <w:noProof/>
              </w:rPr>
              <w:t xml:space="preserve">R. Chandra, S. S. Kumar, R. Patra and S. Agarwal, "Decision support system for forest fire management using ontology with big data and LLMs," </w:t>
            </w:r>
            <w:r>
              <w:rPr>
                <w:i/>
                <w:iCs/>
                <w:noProof/>
              </w:rPr>
              <w:t xml:space="preserve">Cluster Computing, </w:t>
            </w:r>
            <w:r>
              <w:rPr>
                <w:noProof/>
              </w:rPr>
              <w:t xml:space="preserve">vol. 28, p. 548, 2025. </w:t>
            </w:r>
          </w:p>
        </w:tc>
      </w:tr>
      <w:tr w:rsidR="00243585" w14:paraId="48AB9FA2" w14:textId="77777777">
        <w:trPr>
          <w:divId w:val="2142066752"/>
          <w:tblCellSpacing w:w="15" w:type="dxa"/>
        </w:trPr>
        <w:tc>
          <w:tcPr>
            <w:tcW w:w="50" w:type="pct"/>
            <w:hideMark/>
          </w:tcPr>
          <w:p w14:paraId="677BF1EF" w14:textId="77777777" w:rsidR="00243585" w:rsidRDefault="00243585">
            <w:pPr>
              <w:pStyle w:val="Bibliography"/>
              <w:rPr>
                <w:noProof/>
              </w:rPr>
            </w:pPr>
            <w:r>
              <w:rPr>
                <w:noProof/>
              </w:rPr>
              <w:t xml:space="preserve">[21] </w:t>
            </w:r>
          </w:p>
        </w:tc>
        <w:tc>
          <w:tcPr>
            <w:tcW w:w="0" w:type="auto"/>
            <w:hideMark/>
          </w:tcPr>
          <w:p w14:paraId="18FD4E25" w14:textId="77777777" w:rsidR="00243585" w:rsidRDefault="00243585">
            <w:pPr>
              <w:pStyle w:val="Bibliography"/>
              <w:rPr>
                <w:noProof/>
              </w:rPr>
            </w:pPr>
            <w:r>
              <w:rPr>
                <w:noProof/>
              </w:rPr>
              <w:t xml:space="preserve">T. O’Mara, A. S. Sánchez Meador, M. Colavito, A. Waltz and E. Barton, "Navigating the evolving landscape of wildfire management: A systematic review of decision support tools," </w:t>
            </w:r>
            <w:r>
              <w:rPr>
                <w:i/>
                <w:iCs/>
                <w:noProof/>
              </w:rPr>
              <w:t xml:space="preserve">Trees, Forests and People, </w:t>
            </w:r>
            <w:r>
              <w:rPr>
                <w:noProof/>
              </w:rPr>
              <w:t xml:space="preserve">vol. 16, 2024. </w:t>
            </w:r>
          </w:p>
        </w:tc>
      </w:tr>
      <w:tr w:rsidR="00243585" w14:paraId="6730892F" w14:textId="77777777">
        <w:trPr>
          <w:divId w:val="2142066752"/>
          <w:tblCellSpacing w:w="15" w:type="dxa"/>
        </w:trPr>
        <w:tc>
          <w:tcPr>
            <w:tcW w:w="50" w:type="pct"/>
            <w:hideMark/>
          </w:tcPr>
          <w:p w14:paraId="7B17DA8C" w14:textId="77777777" w:rsidR="00243585" w:rsidRDefault="00243585">
            <w:pPr>
              <w:pStyle w:val="Bibliography"/>
              <w:rPr>
                <w:noProof/>
              </w:rPr>
            </w:pPr>
            <w:r>
              <w:rPr>
                <w:noProof/>
              </w:rPr>
              <w:t xml:space="preserve">[22] </w:t>
            </w:r>
          </w:p>
        </w:tc>
        <w:tc>
          <w:tcPr>
            <w:tcW w:w="0" w:type="auto"/>
            <w:hideMark/>
          </w:tcPr>
          <w:p w14:paraId="5D281EC0" w14:textId="77777777" w:rsidR="00243585" w:rsidRDefault="00243585">
            <w:pPr>
              <w:pStyle w:val="Bibliography"/>
              <w:rPr>
                <w:noProof/>
              </w:rPr>
            </w:pPr>
            <w:r>
              <w:rPr>
                <w:noProof/>
              </w:rPr>
              <w:t xml:space="preserve">G. Shafer, A Mathematical Theory of Evidence, Princeton, NJ: Princeton University Press, 1976. </w:t>
            </w:r>
          </w:p>
        </w:tc>
      </w:tr>
      <w:tr w:rsidR="00243585" w14:paraId="1041D949" w14:textId="77777777">
        <w:trPr>
          <w:divId w:val="2142066752"/>
          <w:tblCellSpacing w:w="15" w:type="dxa"/>
        </w:trPr>
        <w:tc>
          <w:tcPr>
            <w:tcW w:w="50" w:type="pct"/>
            <w:hideMark/>
          </w:tcPr>
          <w:p w14:paraId="4C0BBD52" w14:textId="77777777" w:rsidR="00243585" w:rsidRDefault="00243585">
            <w:pPr>
              <w:pStyle w:val="Bibliography"/>
              <w:rPr>
                <w:noProof/>
              </w:rPr>
            </w:pPr>
            <w:r>
              <w:rPr>
                <w:noProof/>
              </w:rPr>
              <w:t xml:space="preserve">[23] </w:t>
            </w:r>
          </w:p>
        </w:tc>
        <w:tc>
          <w:tcPr>
            <w:tcW w:w="0" w:type="auto"/>
            <w:hideMark/>
          </w:tcPr>
          <w:p w14:paraId="796AC62E" w14:textId="77777777" w:rsidR="00243585" w:rsidRDefault="00243585">
            <w:pPr>
              <w:pStyle w:val="Bibliography"/>
              <w:rPr>
                <w:noProof/>
              </w:rPr>
            </w:pPr>
            <w:r>
              <w:rPr>
                <w:noProof/>
              </w:rPr>
              <w:t xml:space="preserve">M. P. Thompson and D. E. Calkin, "Uncertainty and </w:t>
              <w:lastRenderedPageBreak/>
              <w:t xml:space="preserve">risk in wildland fire management: A review," </w:t>
            </w:r>
            <w:r>
              <w:rPr>
                <w:i/>
                <w:iCs/>
                <w:noProof/>
              </w:rPr>
              <w:t xml:space="preserve">Journal of Environmental Management, </w:t>
            </w:r>
            <w:r>
              <w:rPr>
                <w:noProof/>
              </w:rPr>
              <w:t xml:space="preserve">vol. 92, no. 8, pp. 1895-1909, 2011. </w:t>
            </w:r>
          </w:p>
        </w:tc>
      </w:tr>
      <w:tr w:rsidR="00243585" w14:paraId="7B71CB67" w14:textId="77777777">
        <w:trPr>
          <w:divId w:val="2142066752"/>
          <w:tblCellSpacing w:w="15" w:type="dxa"/>
        </w:trPr>
        <w:tc>
          <w:tcPr>
            <w:tcW w:w="50" w:type="pct"/>
            <w:hideMark/>
          </w:tcPr>
          <w:p w14:paraId="493981B0" w14:textId="77777777" w:rsidR="00243585" w:rsidRDefault="00243585">
            <w:pPr>
              <w:pStyle w:val="Bibliography"/>
              <w:rPr>
                <w:noProof/>
              </w:rPr>
            </w:pPr>
            <w:r>
              <w:rPr>
                <w:noProof/>
              </w:rPr>
              <w:lastRenderedPageBreak/>
              <w:t xml:space="preserve">[24] </w:t>
            </w:r>
          </w:p>
        </w:tc>
        <w:tc>
          <w:tcPr>
            <w:tcW w:w="0" w:type="auto"/>
            <w:hideMark/>
          </w:tcPr>
          <w:p w14:paraId="3E31114F" w14:textId="77777777" w:rsidR="00243585" w:rsidRDefault="00243585">
            <w:pPr>
              <w:pStyle w:val="Bibliography"/>
              <w:rPr>
                <w:noProof/>
              </w:rPr>
            </w:pPr>
            <w:r>
              <w:rPr>
                <w:noProof/>
              </w:rPr>
              <w:t xml:space="preserve">L. P. Kaelbling, M. L. Littman and A. R. Cassandra, "Planning and acting in partially observable stochastic domains," </w:t>
            </w:r>
            <w:r>
              <w:rPr>
                <w:i/>
                <w:iCs/>
                <w:noProof/>
              </w:rPr>
              <w:t xml:space="preserve">Artificial Intelligence, </w:t>
            </w:r>
            <w:r>
              <w:rPr>
                <w:noProof/>
              </w:rPr>
              <w:t xml:space="preserve">vol. 101, pp. 99-134, 1998. </w:t>
            </w:r>
          </w:p>
        </w:tc>
      </w:tr>
      <w:tr w:rsidR="00243585" w14:paraId="27148E3A" w14:textId="77777777">
        <w:trPr>
          <w:divId w:val="2142066752"/>
          <w:tblCellSpacing w:w="15" w:type="dxa"/>
        </w:trPr>
        <w:tc>
          <w:tcPr>
            <w:tcW w:w="50" w:type="pct"/>
            <w:hideMark/>
          </w:tcPr>
          <w:p w14:paraId="5795281A" w14:textId="77777777" w:rsidR="00243585" w:rsidRDefault="00243585">
            <w:pPr>
              <w:pStyle w:val="Bibliography"/>
              <w:rPr>
                <w:noProof/>
              </w:rPr>
            </w:pPr>
            <w:r>
              <w:rPr>
                <w:noProof/>
              </w:rPr>
              <w:t xml:space="preserve">[25] </w:t>
            </w:r>
          </w:p>
        </w:tc>
        <w:tc>
          <w:tcPr>
            <w:tcW w:w="0" w:type="auto"/>
            <w:hideMark/>
          </w:tcPr>
          <w:p w14:paraId="103046B0" w14:textId="77777777" w:rsidR="00243585" w:rsidRDefault="00243585">
            <w:pPr>
              <w:pStyle w:val="Bibliography"/>
              <w:rPr>
                <w:noProof/>
              </w:rPr>
            </w:pPr>
            <w:r>
              <w:rPr>
                <w:noProof/>
              </w:rPr>
              <w:t xml:space="preserve">P. Walley, Statistical Reasoning with Imprecise Probabilities, London, U.K.: Chapman &amp; Hall, 1991. </w:t>
            </w:r>
          </w:p>
        </w:tc>
      </w:tr>
      <w:tr w:rsidR="00243585" w14:paraId="75062557" w14:textId="77777777">
        <w:trPr>
          <w:divId w:val="2142066752"/>
          <w:tblCellSpacing w:w="15" w:type="dxa"/>
        </w:trPr>
        <w:tc>
          <w:tcPr>
            <w:tcW w:w="50" w:type="pct"/>
            <w:hideMark/>
          </w:tcPr>
          <w:p w14:paraId="5AA11B10" w14:textId="77777777" w:rsidR="00243585" w:rsidRDefault="00243585">
            <w:pPr>
              <w:pStyle w:val="Bibliography"/>
              <w:rPr>
                <w:noProof/>
              </w:rPr>
            </w:pPr>
            <w:r>
              <w:rPr>
                <w:noProof/>
              </w:rPr>
              <w:t xml:space="preserve">[26] </w:t>
            </w:r>
          </w:p>
        </w:tc>
        <w:tc>
          <w:tcPr>
            <w:tcW w:w="0" w:type="auto"/>
            <w:hideMark/>
          </w:tcPr>
          <w:p w14:paraId="71982667" w14:textId="77777777" w:rsidR="00243585" w:rsidRDefault="00243585">
            <w:pPr>
              <w:pStyle w:val="Bibliography"/>
              <w:rPr>
                <w:noProof/>
              </w:rPr>
            </w:pPr>
            <w:r>
              <w:rPr>
                <w:noProof/>
              </w:rPr>
              <w:t xml:space="preserve">S. M. Lundberg and S. I. Lee, "A unified approach to interpreting model predictions," in </w:t>
            </w:r>
            <w:r>
              <w:rPr>
                <w:i/>
                <w:iCs/>
                <w:noProof/>
              </w:rPr>
              <w:t>Advances in Neural Information Processing Systems (NeurIPS)</w:t>
            </w:r>
            <w:r>
              <w:rPr>
                <w:noProof/>
              </w:rPr>
              <w:t xml:space="preserve">, 2017. </w:t>
            </w:r>
          </w:p>
        </w:tc>
      </w:tr>
      <w:tr w:rsidR="00243585" w14:paraId="7F316FC4" w14:textId="77777777">
        <w:trPr>
          <w:divId w:val="2142066752"/>
          <w:tblCellSpacing w:w="15" w:type="dxa"/>
        </w:trPr>
        <w:tc>
          <w:tcPr>
            <w:tcW w:w="50" w:type="pct"/>
            <w:hideMark/>
          </w:tcPr>
          <w:p w14:paraId="07D3786A" w14:textId="77777777" w:rsidR="00243585" w:rsidRDefault="00243585">
            <w:pPr>
              <w:pStyle w:val="Bibliography"/>
              <w:rPr>
                <w:noProof/>
              </w:rPr>
            </w:pPr>
            <w:r>
              <w:rPr>
                <w:noProof/>
              </w:rPr>
              <w:t xml:space="preserve">[27] </w:t>
            </w:r>
          </w:p>
        </w:tc>
        <w:tc>
          <w:tcPr>
            <w:tcW w:w="0" w:type="auto"/>
            <w:hideMark/>
          </w:tcPr>
          <w:p w14:paraId="56BF2D15" w14:textId="77777777" w:rsidR="00243585" w:rsidRDefault="00243585">
            <w:pPr>
              <w:pStyle w:val="Bibliography"/>
              <w:rPr>
                <w:noProof/>
              </w:rPr>
            </w:pPr>
            <w:r>
              <w:rPr>
                <w:noProof/>
              </w:rPr>
              <w:t xml:space="preserve">M. T. Ribeiro, S. Singh and C. Guestrin, "Why should I trust you?: Explaining the predictions of any classifier," in </w:t>
            </w:r>
            <w:r>
              <w:rPr>
                <w:i/>
                <w:iCs/>
                <w:noProof/>
              </w:rPr>
              <w:t>Proc. ACM SIGKDD</w:t>
            </w:r>
            <w:r>
              <w:rPr>
                <w:noProof/>
              </w:rPr>
              <w:t xml:space="preserve">, 2016. </w:t>
            </w:r>
          </w:p>
        </w:tc>
      </w:tr>
      <w:tr w:rsidR="00243585" w14:paraId="6BE204DF" w14:textId="77777777">
        <w:trPr>
          <w:divId w:val="2142066752"/>
          <w:tblCellSpacing w:w="15" w:type="dxa"/>
        </w:trPr>
        <w:tc>
          <w:tcPr>
            <w:tcW w:w="50" w:type="pct"/>
            <w:hideMark/>
          </w:tcPr>
          <w:p w14:paraId="2699BD0C" w14:textId="77777777" w:rsidR="00243585" w:rsidRDefault="00243585">
            <w:pPr>
              <w:pStyle w:val="Bibliography"/>
              <w:rPr>
                <w:noProof/>
              </w:rPr>
            </w:pPr>
            <w:r>
              <w:rPr>
                <w:noProof/>
              </w:rPr>
              <w:t xml:space="preserve">[28] </w:t>
            </w:r>
          </w:p>
        </w:tc>
        <w:tc>
          <w:tcPr>
            <w:tcW w:w="0" w:type="auto"/>
            <w:hideMark/>
          </w:tcPr>
          <w:p w14:paraId="72F63F29" w14:textId="77777777" w:rsidR="00243585" w:rsidRDefault="00243585">
            <w:pPr>
              <w:pStyle w:val="Bibliography"/>
              <w:rPr>
                <w:noProof/>
              </w:rPr>
            </w:pPr>
            <w:r>
              <w:rPr>
                <w:noProof/>
              </w:rPr>
              <w:t xml:space="preserve">P. W. Koh, "Concept bottleneck models," in </w:t>
            </w:r>
            <w:r>
              <w:rPr>
                <w:i/>
                <w:iCs/>
                <w:noProof/>
              </w:rPr>
              <w:t>Proc. 37th Int. Conf. Machine Learning (ICML)</w:t>
            </w:r>
            <w:r>
              <w:rPr>
                <w:noProof/>
              </w:rPr>
              <w:t xml:space="preserve">, 2020. </w:t>
            </w:r>
          </w:p>
        </w:tc>
      </w:tr>
      <w:tr w:rsidR="00243585" w14:paraId="52B7533D" w14:textId="77777777">
        <w:trPr>
          <w:divId w:val="2142066752"/>
          <w:tblCellSpacing w:w="15" w:type="dxa"/>
        </w:trPr>
        <w:tc>
          <w:tcPr>
            <w:tcW w:w="50" w:type="pct"/>
            <w:hideMark/>
          </w:tcPr>
          <w:p w14:paraId="58E1DE50" w14:textId="77777777" w:rsidR="00243585" w:rsidRDefault="00243585">
            <w:pPr>
              <w:pStyle w:val="Bibliography"/>
              <w:rPr>
                <w:noProof/>
              </w:rPr>
            </w:pPr>
            <w:r>
              <w:rPr>
                <w:noProof/>
              </w:rPr>
              <w:t xml:space="preserve">[29] </w:t>
            </w:r>
          </w:p>
        </w:tc>
        <w:tc>
          <w:tcPr>
            <w:tcW w:w="0" w:type="auto"/>
            <w:hideMark/>
          </w:tcPr>
          <w:p w14:paraId="6C1A9447" w14:textId="77777777" w:rsidR="00243585" w:rsidRDefault="00243585">
            <w:pPr>
              <w:pStyle w:val="Bibliography"/>
              <w:rPr>
                <w:noProof/>
              </w:rPr>
            </w:pPr>
            <w:r>
              <w:rPr>
                <w:noProof/>
              </w:rPr>
              <w:t xml:space="preserve">L. A. Zadeh, "Fuzzy sets," </w:t>
            </w:r>
            <w:r>
              <w:rPr>
                <w:i/>
                <w:iCs/>
                <w:noProof/>
              </w:rPr>
              <w:t xml:space="preserve">Information and Control, </w:t>
            </w:r>
            <w:r>
              <w:rPr>
                <w:noProof/>
              </w:rPr>
              <w:t xml:space="preserve">vol. 8, no. 3, pp. 338-353, 1965. </w:t>
            </w:r>
          </w:p>
        </w:tc>
      </w:tr>
      <w:tr w:rsidR="00243585" w14:paraId="33288732" w14:textId="77777777">
        <w:trPr>
          <w:divId w:val="2142066752"/>
          <w:tblCellSpacing w:w="15" w:type="dxa"/>
        </w:trPr>
        <w:tc>
          <w:tcPr>
            <w:tcW w:w="50" w:type="pct"/>
            <w:hideMark/>
          </w:tcPr>
          <w:p w14:paraId="5E013748" w14:textId="77777777" w:rsidR="00243585" w:rsidRDefault="00243585">
            <w:pPr>
              <w:pStyle w:val="Bibliography"/>
              <w:rPr>
                <w:noProof/>
              </w:rPr>
            </w:pPr>
            <w:r>
              <w:rPr>
                <w:noProof/>
              </w:rPr>
              <w:t xml:space="preserve">[30] </w:t>
            </w:r>
          </w:p>
        </w:tc>
        <w:tc>
          <w:tcPr>
            <w:tcW w:w="0" w:type="auto"/>
            <w:hideMark/>
          </w:tcPr>
          <w:p w14:paraId="6FB2A31D" w14:textId="77777777" w:rsidR="00243585" w:rsidRDefault="00243585">
            <w:pPr>
              <w:pStyle w:val="Bibliography"/>
              <w:rPr>
                <w:noProof/>
              </w:rPr>
            </w:pPr>
            <w:r>
              <w:rPr>
                <w:noProof/>
              </w:rPr>
              <w:t xml:space="preserve">L. A. Zadeh, "Outline of a new approach to the analysis of complex systems and decision processes," </w:t>
            </w:r>
            <w:r>
              <w:rPr>
                <w:i/>
                <w:iCs/>
                <w:noProof/>
              </w:rPr>
              <w:t xml:space="preserve">IEEE Transactions on Systems, Man, and Cybernetics, </w:t>
            </w:r>
            <w:r>
              <w:rPr>
                <w:noProof/>
              </w:rPr>
              <w:t xml:space="preserve">Vols. SMC-3, no. 1, pp. 28-44, 1973. </w:t>
            </w:r>
          </w:p>
        </w:tc>
      </w:tr>
      <w:tr w:rsidR="00243585" w14:paraId="51556511" w14:textId="77777777">
        <w:trPr>
          <w:divId w:val="2142066752"/>
          <w:tblCellSpacing w:w="15" w:type="dxa"/>
        </w:trPr>
        <w:tc>
          <w:tcPr>
            <w:tcW w:w="50" w:type="pct"/>
            <w:hideMark/>
          </w:tcPr>
          <w:p w14:paraId="34D76627" w14:textId="77777777" w:rsidR="00243585" w:rsidRDefault="00243585">
            <w:pPr>
              <w:pStyle w:val="Bibliography"/>
              <w:rPr>
                <w:noProof/>
              </w:rPr>
            </w:pPr>
            <w:r>
              <w:rPr>
                <w:noProof/>
              </w:rPr>
              <w:t xml:space="preserve">[31] </w:t>
            </w:r>
          </w:p>
        </w:tc>
        <w:tc>
          <w:tcPr>
            <w:tcW w:w="0" w:type="auto"/>
            <w:hideMark/>
          </w:tcPr>
          <w:p w14:paraId="4676A99A" w14:textId="77777777" w:rsidR="00243585" w:rsidRDefault="00243585">
            <w:pPr>
              <w:pStyle w:val="Bibliography"/>
              <w:rPr>
                <w:noProof/>
              </w:rPr>
            </w:pPr>
            <w:r>
              <w:rPr>
                <w:noProof/>
              </w:rPr>
              <w:t xml:space="preserve">E. H. Mamdani and S. Assilian, "An experiment in linguistic synthesis with a fuzzy logic controller," </w:t>
            </w:r>
            <w:r>
              <w:rPr>
                <w:i/>
                <w:iCs/>
                <w:noProof/>
              </w:rPr>
              <w:t xml:space="preserve">International Journal of Man-Machine Studies, </w:t>
            </w:r>
            <w:r>
              <w:rPr>
                <w:noProof/>
              </w:rPr>
              <w:t xml:space="preserve">vol. 7, no. 1, pp. 1-13, 1975. </w:t>
            </w:r>
          </w:p>
        </w:tc>
      </w:tr>
      <w:tr w:rsidR="00243585" w14:paraId="61EC5300" w14:textId="77777777">
        <w:trPr>
          <w:divId w:val="2142066752"/>
          <w:tblCellSpacing w:w="15" w:type="dxa"/>
        </w:trPr>
        <w:tc>
          <w:tcPr>
            <w:tcW w:w="50" w:type="pct"/>
            <w:hideMark/>
          </w:tcPr>
          <w:p w14:paraId="54131B23" w14:textId="77777777" w:rsidR="00243585" w:rsidRDefault="00243585">
            <w:pPr>
              <w:pStyle w:val="Bibliography"/>
              <w:rPr>
                <w:noProof/>
              </w:rPr>
            </w:pPr>
            <w:r>
              <w:rPr>
                <w:noProof/>
              </w:rPr>
              <w:t xml:space="preserve">[32] </w:t>
            </w:r>
          </w:p>
        </w:tc>
        <w:tc>
          <w:tcPr>
            <w:tcW w:w="0" w:type="auto"/>
            <w:hideMark/>
          </w:tcPr>
          <w:p w14:paraId="7C04DF02" w14:textId="77777777" w:rsidR="00243585" w:rsidRDefault="00243585">
            <w:pPr>
              <w:pStyle w:val="Bibliography"/>
              <w:rPr>
                <w:noProof/>
              </w:rPr>
            </w:pPr>
            <w:r>
              <w:rPr>
                <w:noProof/>
              </w:rPr>
              <w:t xml:space="preserve">T. Tsataltzinos, L. Iliadis and S. Spartalis, "An intelligent fuzzy inference system for risk estimation: The case of forest fires in Greece," in </w:t>
            </w:r>
            <w:r>
              <w:rPr>
                <w:i/>
                <w:iCs/>
                <w:noProof/>
              </w:rPr>
              <w:t>IFIP AIAI</w:t>
            </w:r>
            <w:r>
              <w:rPr>
                <w:noProof/>
              </w:rPr>
              <w:t xml:space="preserve">, 2009. </w:t>
            </w:r>
          </w:p>
        </w:tc>
      </w:tr>
      <w:tr w:rsidR="00243585" w14:paraId="6E9F938F" w14:textId="77777777">
        <w:trPr>
          <w:divId w:val="2142066752"/>
          <w:tblCellSpacing w:w="15" w:type="dxa"/>
        </w:trPr>
        <w:tc>
          <w:tcPr>
            <w:tcW w:w="50" w:type="pct"/>
            <w:hideMark/>
          </w:tcPr>
          <w:p w14:paraId="423909D5" w14:textId="77777777" w:rsidR="00243585" w:rsidRDefault="00243585">
            <w:pPr>
              <w:pStyle w:val="Bibliography"/>
              <w:rPr>
                <w:noProof/>
              </w:rPr>
            </w:pPr>
            <w:r>
              <w:rPr>
                <w:noProof/>
              </w:rPr>
              <w:t xml:space="preserve">[33] </w:t>
            </w:r>
          </w:p>
        </w:tc>
        <w:tc>
          <w:tcPr>
            <w:tcW w:w="0" w:type="auto"/>
            <w:hideMark/>
          </w:tcPr>
          <w:p w14:paraId="213AFA43" w14:textId="77777777" w:rsidR="00243585" w:rsidRDefault="00243585">
            <w:pPr>
              <w:pStyle w:val="Bibliography"/>
              <w:rPr>
                <w:noProof/>
              </w:rPr>
            </w:pPr>
            <w:r>
              <w:rPr>
                <w:noProof/>
              </w:rPr>
              <w:t xml:space="preserve">T. Takagi and M. Sugeno, "Fuzzy identification of systems and its applications to modeling and control," </w:t>
            </w:r>
            <w:r>
              <w:rPr>
                <w:i/>
                <w:iCs/>
                <w:noProof/>
              </w:rPr>
              <w:t xml:space="preserve">IEEE transactions on systems, man, and cybernetics, </w:t>
            </w:r>
            <w:r>
              <w:rPr>
                <w:noProof/>
              </w:rPr>
              <w:t xml:space="preserve">vol. 1, pp. 116-132, 1985. </w:t>
            </w:r>
          </w:p>
        </w:tc>
      </w:tr>
      <w:tr w:rsidR="00243585" w14:paraId="21D0FCE6" w14:textId="77777777">
        <w:trPr>
          <w:divId w:val="2142066752"/>
          <w:tblCellSpacing w:w="15" w:type="dxa"/>
        </w:trPr>
        <w:tc>
          <w:tcPr>
            <w:tcW w:w="50" w:type="pct"/>
            <w:hideMark/>
          </w:tcPr>
          <w:p w14:paraId="7AECD021" w14:textId="77777777" w:rsidR="00243585" w:rsidRDefault="00243585">
            <w:pPr>
              <w:pStyle w:val="Bibliography"/>
              <w:rPr>
                <w:noProof/>
              </w:rPr>
            </w:pPr>
            <w:r>
              <w:rPr>
                <w:noProof/>
              </w:rPr>
              <w:t xml:space="preserve">[34] </w:t>
            </w:r>
          </w:p>
        </w:tc>
        <w:tc>
          <w:tcPr>
            <w:tcW w:w="0" w:type="auto"/>
            <w:hideMark/>
          </w:tcPr>
          <w:p w14:paraId="69F97381" w14:textId="77777777" w:rsidR="00243585" w:rsidRDefault="00243585">
            <w:pPr>
              <w:pStyle w:val="Bibliography"/>
              <w:rPr>
                <w:noProof/>
              </w:rPr>
            </w:pPr>
            <w:r>
              <w:rPr>
                <w:noProof/>
              </w:rPr>
              <w:t xml:space="preserve">P. P. Angelov and D. P. Filev, "An approach to online identification of Takagi-Sugeno fuzzy models," </w:t>
            </w:r>
            <w:r>
              <w:rPr>
                <w:i/>
                <w:iCs/>
                <w:noProof/>
              </w:rPr>
              <w:t xml:space="preserve">IEEE Transactions on Systems, Man, and Cybernetics, Part B, </w:t>
            </w:r>
            <w:r>
              <w:rPr>
                <w:noProof/>
              </w:rPr>
              <w:t xml:space="preserve">vol. 34, no. 1, pp. 484-498, 2004. </w:t>
            </w:r>
          </w:p>
        </w:tc>
      </w:tr>
      <w:tr w:rsidR="00243585" w14:paraId="6F30BB94" w14:textId="77777777">
        <w:trPr>
          <w:divId w:val="2142066752"/>
          <w:tblCellSpacing w:w="15" w:type="dxa"/>
        </w:trPr>
        <w:tc>
          <w:tcPr>
            <w:tcW w:w="50" w:type="pct"/>
            <w:hideMark/>
          </w:tcPr>
          <w:p w14:paraId="6982BFA5" w14:textId="77777777" w:rsidR="00243585" w:rsidRDefault="00243585">
            <w:pPr>
              <w:pStyle w:val="Bibliography"/>
              <w:rPr>
                <w:noProof/>
              </w:rPr>
            </w:pPr>
            <w:r>
              <w:rPr>
                <w:noProof/>
              </w:rPr>
              <w:t xml:space="preserve">[35] </w:t>
            </w:r>
          </w:p>
        </w:tc>
        <w:tc>
          <w:tcPr>
            <w:tcW w:w="0" w:type="auto"/>
            <w:hideMark/>
          </w:tcPr>
          <w:p w14:paraId="57FF10B4" w14:textId="77777777" w:rsidR="00243585" w:rsidRDefault="00243585">
            <w:pPr>
              <w:pStyle w:val="Bibliography"/>
              <w:rPr>
                <w:noProof/>
              </w:rPr>
            </w:pPr>
            <w:r>
              <w:rPr>
                <w:noProof/>
              </w:rPr>
              <w:t xml:space="preserve">J. M. Mendel, "Fuzzy logic systems for engineering: a tutorial," </w:t>
            </w:r>
            <w:r>
              <w:rPr>
                <w:i/>
                <w:iCs/>
                <w:noProof/>
              </w:rPr>
              <w:t xml:space="preserve">Proceedings of the IEEE, </w:t>
            </w:r>
            <w:r>
              <w:rPr>
                <w:noProof/>
              </w:rPr>
              <w:t xml:space="preserve">vol. 83, no. 3, pp. 345-377, 1995. </w:t>
            </w:r>
          </w:p>
        </w:tc>
      </w:tr>
      <w:tr w:rsidR="00243585" w14:paraId="7F2C3585" w14:textId="77777777">
        <w:trPr>
          <w:divId w:val="2142066752"/>
          <w:tblCellSpacing w:w="15" w:type="dxa"/>
        </w:trPr>
        <w:tc>
          <w:tcPr>
            <w:tcW w:w="50" w:type="pct"/>
            <w:hideMark/>
          </w:tcPr>
          <w:p w14:paraId="3B991613" w14:textId="77777777" w:rsidR="00243585" w:rsidRDefault="00243585">
            <w:pPr>
              <w:pStyle w:val="Bibliography"/>
              <w:rPr>
                <w:noProof/>
              </w:rPr>
            </w:pPr>
            <w:r>
              <w:rPr>
                <w:noProof/>
              </w:rPr>
              <w:t xml:space="preserve">[36] </w:t>
            </w:r>
          </w:p>
        </w:tc>
        <w:tc>
          <w:tcPr>
            <w:tcW w:w="0" w:type="auto"/>
            <w:hideMark/>
          </w:tcPr>
          <w:p w14:paraId="7AF0B3BC" w14:textId="77777777" w:rsidR="00243585" w:rsidRDefault="00243585">
            <w:pPr>
              <w:pStyle w:val="Bibliography"/>
              <w:rPr>
                <w:noProof/>
              </w:rPr>
            </w:pPr>
            <w:r>
              <w:rPr>
                <w:noProof/>
              </w:rPr>
              <w:t xml:space="preserve">R. S. Sutton and A. G. Barto, Reinforcement Learning: An Introduction, 2nd ed., Cambridge, MA, USA: MIT Press, 2018. </w:t>
            </w:r>
          </w:p>
        </w:tc>
      </w:tr>
      <w:tr w:rsidR="00243585" w14:paraId="0262663B" w14:textId="77777777">
        <w:trPr>
          <w:divId w:val="2142066752"/>
          <w:tblCellSpacing w:w="15" w:type="dxa"/>
        </w:trPr>
        <w:tc>
          <w:tcPr>
            <w:tcW w:w="50" w:type="pct"/>
            <w:hideMark/>
          </w:tcPr>
          <w:p w14:paraId="5E0E23D4" w14:textId="77777777" w:rsidR="00243585" w:rsidRDefault="00243585">
            <w:pPr>
              <w:pStyle w:val="Bibliography"/>
              <w:rPr>
                <w:noProof/>
              </w:rPr>
            </w:pPr>
            <w:r>
              <w:rPr>
                <w:noProof/>
              </w:rPr>
              <w:t xml:space="preserve">[37] </w:t>
            </w:r>
          </w:p>
        </w:tc>
        <w:tc>
          <w:tcPr>
            <w:tcW w:w="0" w:type="auto"/>
            <w:hideMark/>
          </w:tcPr>
          <w:p w14:paraId="5F81673D" w14:textId="77777777" w:rsidR="00243585" w:rsidRDefault="00243585">
            <w:pPr>
              <w:pStyle w:val="Bibliography"/>
              <w:rPr>
                <w:noProof/>
              </w:rPr>
            </w:pPr>
            <w:r>
              <w:rPr>
                <w:noProof/>
              </w:rPr>
              <w:t>L. Murray, T. Castillo, J. Carrasco, A. Weintraub, R. Weber and I. M. de Diego, "Advancing forest fire prevention: Deep reinforcement learning for effective firebreak placement," arXiv:2404.08523, 2024.</w:t>
            </w:r>
          </w:p>
        </w:tc>
      </w:tr>
      <w:tr w:rsidR="00243585" w14:paraId="5519C81A" w14:textId="77777777">
        <w:trPr>
          <w:divId w:val="2142066752"/>
          <w:tblCellSpacing w:w="15" w:type="dxa"/>
        </w:trPr>
        <w:tc>
          <w:tcPr>
            <w:tcW w:w="50" w:type="pct"/>
            <w:hideMark/>
          </w:tcPr>
          <w:p w14:paraId="13F89B76" w14:textId="77777777" w:rsidR="00243585" w:rsidRDefault="00243585">
            <w:pPr>
              <w:pStyle w:val="Bibliography"/>
              <w:rPr>
                <w:noProof/>
              </w:rPr>
            </w:pPr>
            <w:r>
              <w:rPr>
                <w:noProof/>
              </w:rPr>
              <w:t xml:space="preserve">[38] </w:t>
            </w:r>
          </w:p>
        </w:tc>
        <w:tc>
          <w:tcPr>
            <w:tcW w:w="0" w:type="auto"/>
            <w:hideMark/>
          </w:tcPr>
          <w:p w14:paraId="4370AFEC" w14:textId="77777777" w:rsidR="00243585" w:rsidRDefault="00243585">
            <w:pPr>
              <w:pStyle w:val="Bibliography"/>
              <w:rPr>
                <w:noProof/>
              </w:rPr>
            </w:pPr>
            <w:r>
              <w:rPr>
                <w:noProof/>
              </w:rPr>
              <w:t xml:space="preserve">H. A. Simon, "Rational choice and the structure of the environment," </w:t>
            </w:r>
            <w:r>
              <w:rPr>
                <w:i/>
                <w:iCs/>
                <w:noProof/>
              </w:rPr>
              <w:t xml:space="preserve">Psychological Review, </w:t>
            </w:r>
            <w:r>
              <w:rPr>
                <w:noProof/>
              </w:rPr>
              <w:t xml:space="preserve">vol. 63, no. 2, pp. 129-138, 1956. </w:t>
            </w:r>
          </w:p>
        </w:tc>
      </w:tr>
      <w:tr w:rsidR="00243585" w14:paraId="1443B1C8" w14:textId="77777777">
        <w:trPr>
          <w:divId w:val="2142066752"/>
          <w:tblCellSpacing w:w="15" w:type="dxa"/>
        </w:trPr>
        <w:tc>
          <w:tcPr>
            <w:tcW w:w="50" w:type="pct"/>
            <w:hideMark/>
          </w:tcPr>
          <w:p w14:paraId="591E5F57" w14:textId="77777777" w:rsidR="00243585" w:rsidRDefault="00243585">
            <w:pPr>
              <w:pStyle w:val="Bibliography"/>
              <w:rPr>
                <w:noProof/>
              </w:rPr>
            </w:pPr>
            <w:r>
              <w:rPr>
                <w:noProof/>
              </w:rPr>
              <w:t xml:space="preserve">[39] </w:t>
            </w:r>
          </w:p>
        </w:tc>
        <w:tc>
          <w:tcPr>
            <w:tcW w:w="0" w:type="auto"/>
            <w:hideMark/>
          </w:tcPr>
          <w:p w14:paraId="7D3C7AE6" w14:textId="77777777" w:rsidR="00243585" w:rsidRDefault="00243585">
            <w:pPr>
              <w:pStyle w:val="Bibliography"/>
              <w:rPr>
                <w:noProof/>
              </w:rPr>
            </w:pPr>
            <w:r>
              <w:rPr>
                <w:noProof/>
              </w:rPr>
              <w:t xml:space="preserve">U. Beldek and K. Leblebicioğlu, "Local decision making and decision fusion in hierarchical levels," </w:t>
            </w:r>
            <w:r>
              <w:rPr>
                <w:i/>
                <w:iCs/>
                <w:noProof/>
              </w:rPr>
              <w:t xml:space="preserve">TOP, </w:t>
            </w:r>
            <w:r>
              <w:rPr>
                <w:noProof/>
              </w:rPr>
              <w:t xml:space="preserve">vol. 17, no. 1, pp. 44-69, 2009. </w:t>
            </w:r>
          </w:p>
        </w:tc>
      </w:tr>
      <w:tr w:rsidR="00243585" w14:paraId="62E7E565" w14:textId="77777777">
        <w:trPr>
          <w:divId w:val="2142066752"/>
          <w:tblCellSpacing w:w="15" w:type="dxa"/>
        </w:trPr>
        <w:tc>
          <w:tcPr>
            <w:tcW w:w="50" w:type="pct"/>
            <w:hideMark/>
          </w:tcPr>
          <w:p w14:paraId="0408129D" w14:textId="77777777" w:rsidR="00243585" w:rsidRDefault="00243585">
            <w:pPr>
              <w:pStyle w:val="Bibliography"/>
              <w:rPr>
                <w:noProof/>
              </w:rPr>
            </w:pPr>
            <w:r>
              <w:rPr>
                <w:noProof/>
              </w:rPr>
              <w:t xml:space="preserve">[40] </w:t>
            </w:r>
          </w:p>
        </w:tc>
        <w:tc>
          <w:tcPr>
            <w:tcW w:w="0" w:type="auto"/>
            <w:hideMark/>
          </w:tcPr>
          <w:p w14:paraId="44BEB30D" w14:textId="77777777" w:rsidR="00243585" w:rsidRDefault="00243585">
            <w:pPr>
              <w:pStyle w:val="Bibliography"/>
              <w:rPr>
                <w:noProof/>
              </w:rPr>
            </w:pPr>
            <w:r>
              <w:rPr>
                <w:noProof/>
              </w:rPr>
              <w:t xml:space="preserve">M. Wooldridge, An Introduction to MultiAgent Systems, Chichester, U.K.: Wiley, 2009. </w:t>
            </w:r>
          </w:p>
        </w:tc>
      </w:tr>
      <w:tr w:rsidR="00243585" w14:paraId="129F6DC0" w14:textId="77777777">
        <w:trPr>
          <w:divId w:val="2142066752"/>
          <w:tblCellSpacing w:w="15" w:type="dxa"/>
        </w:trPr>
        <w:tc>
          <w:tcPr>
            <w:tcW w:w="50" w:type="pct"/>
            <w:hideMark/>
          </w:tcPr>
          <w:p w14:paraId="75582E34" w14:textId="77777777" w:rsidR="00243585" w:rsidRDefault="00243585">
            <w:pPr>
              <w:pStyle w:val="Bibliography"/>
              <w:rPr>
                <w:noProof/>
              </w:rPr>
            </w:pPr>
            <w:r>
              <w:rPr>
                <w:noProof/>
              </w:rPr>
              <w:t xml:space="preserve">[41] </w:t>
            </w:r>
          </w:p>
        </w:tc>
        <w:tc>
          <w:tcPr>
            <w:tcW w:w="0" w:type="auto"/>
            <w:hideMark/>
          </w:tcPr>
          <w:p w14:paraId="52F16AEA" w14:textId="77777777" w:rsidR="00243585" w:rsidRDefault="00243585">
            <w:pPr>
              <w:pStyle w:val="Bibliography"/>
              <w:rPr>
                <w:noProof/>
              </w:rPr>
            </w:pPr>
            <w:r>
              <w:rPr>
                <w:noProof/>
              </w:rPr>
              <w:t xml:space="preserve">G. V. Raju, J. Zhou and R. A. Kisner, "Hierarchical fuzzy control," </w:t>
            </w:r>
            <w:r>
              <w:rPr>
                <w:i/>
                <w:iCs/>
                <w:noProof/>
              </w:rPr>
              <w:t xml:space="preserve">International Journal of Control, </w:t>
            </w:r>
            <w:r>
              <w:rPr>
                <w:noProof/>
              </w:rPr>
              <w:t xml:space="preserve">vol. 54, no. 5, pp. 1201-1216, 1991. </w:t>
            </w:r>
          </w:p>
        </w:tc>
      </w:tr>
      <w:tr w:rsidR="00243585" w14:paraId="4AC2A645" w14:textId="77777777">
        <w:trPr>
          <w:divId w:val="2142066752"/>
          <w:tblCellSpacing w:w="15" w:type="dxa"/>
        </w:trPr>
        <w:tc>
          <w:tcPr>
            <w:tcW w:w="50" w:type="pct"/>
            <w:hideMark/>
          </w:tcPr>
          <w:p w14:paraId="094210F5" w14:textId="77777777" w:rsidR="00243585" w:rsidRDefault="00243585">
            <w:pPr>
              <w:pStyle w:val="Bibliography"/>
              <w:rPr>
                <w:noProof/>
              </w:rPr>
            </w:pPr>
            <w:r>
              <w:rPr>
                <w:noProof/>
              </w:rPr>
              <w:t xml:space="preserve">[42] </w:t>
            </w:r>
          </w:p>
        </w:tc>
        <w:tc>
          <w:tcPr>
            <w:tcW w:w="0" w:type="auto"/>
            <w:hideMark/>
          </w:tcPr>
          <w:p w14:paraId="46912EF1" w14:textId="77777777" w:rsidR="00243585" w:rsidRDefault="00243585">
            <w:pPr>
              <w:pStyle w:val="Bibliography"/>
              <w:rPr>
                <w:noProof/>
              </w:rPr>
            </w:pPr>
            <w:r>
              <w:rPr>
                <w:noProof/>
              </w:rPr>
              <w:t>European Commission, "TEAMAWARE," Horizon 2020 Programme, Grant Agreement No. 101019808, 2021.</w:t>
            </w:r>
          </w:p>
        </w:tc>
      </w:tr>
      <w:tr w:rsidR="00243585" w14:paraId="438AFB4A" w14:textId="77777777">
        <w:trPr>
          <w:divId w:val="2142066752"/>
          <w:tblCellSpacing w:w="15" w:type="dxa"/>
        </w:trPr>
        <w:tc>
          <w:tcPr>
            <w:tcW w:w="50" w:type="pct"/>
            <w:hideMark/>
          </w:tcPr>
          <w:p w14:paraId="2871934A" w14:textId="77777777" w:rsidR="00243585" w:rsidRDefault="00243585">
            <w:pPr>
              <w:pStyle w:val="Bibliography"/>
              <w:rPr>
                <w:noProof/>
              </w:rPr>
            </w:pPr>
            <w:r>
              <w:rPr>
                <w:noProof/>
              </w:rPr>
              <w:t xml:space="preserve">[43] </w:t>
            </w:r>
          </w:p>
        </w:tc>
        <w:tc>
          <w:tcPr>
            <w:tcW w:w="0" w:type="auto"/>
            <w:hideMark/>
          </w:tcPr>
          <w:p w14:paraId="282C38C7" w14:textId="77777777" w:rsidR="00243585" w:rsidRDefault="00243585">
            <w:pPr>
              <w:pStyle w:val="Bibliography"/>
              <w:rPr>
                <w:noProof/>
              </w:rPr>
            </w:pPr>
            <w:r>
              <w:rPr>
                <w:noProof/>
              </w:rPr>
              <w:t xml:space="preserve">D. L. Martell, "Forest fire management: Current practices and new challenges for operational researchers," in </w:t>
            </w:r>
            <w:r>
              <w:rPr>
                <w:i/>
                <w:iCs/>
                <w:noProof/>
              </w:rPr>
              <w:t>Handbook of Operations Research in Natural Resources</w:t>
            </w:r>
            <w:r>
              <w:rPr>
                <w:noProof/>
              </w:rPr>
              <w:t>, Springer, 2007, pp. 489-509.</w:t>
            </w:r>
          </w:p>
        </w:tc>
      </w:tr>
      <w:tr w:rsidR="00243585" w14:paraId="3DF7E857" w14:textId="77777777">
        <w:trPr>
          <w:divId w:val="2142066752"/>
          <w:tblCellSpacing w:w="15" w:type="dxa"/>
        </w:trPr>
        <w:tc>
          <w:tcPr>
            <w:tcW w:w="50" w:type="pct"/>
            <w:hideMark/>
          </w:tcPr>
          <w:p w14:paraId="45D72D49" w14:textId="77777777" w:rsidR="00243585" w:rsidRDefault="00243585">
            <w:pPr>
              <w:pStyle w:val="Bibliography"/>
              <w:rPr>
                <w:noProof/>
              </w:rPr>
            </w:pPr>
            <w:r>
              <w:rPr>
                <w:noProof/>
              </w:rPr>
              <w:t xml:space="preserve">[44] </w:t>
            </w:r>
          </w:p>
        </w:tc>
        <w:tc>
          <w:tcPr>
            <w:tcW w:w="0" w:type="auto"/>
            <w:hideMark/>
          </w:tcPr>
          <w:p w14:paraId="6AF11678" w14:textId="77777777" w:rsidR="00243585" w:rsidRDefault="00243585">
            <w:pPr>
              <w:pStyle w:val="Bibliography"/>
              <w:rPr>
                <w:noProof/>
              </w:rPr>
            </w:pPr>
            <w:r>
              <w:rPr>
                <w:noProof/>
              </w:rPr>
              <w:t xml:space="preserve">G. A. Klein, Sources of Power: How People Make Decisions, 20th Anniversary ed., Cambridge, MA, USA: MIT Press, 2017. </w:t>
            </w:r>
          </w:p>
        </w:tc>
      </w:tr>
      <w:tr w:rsidR="00243585" w14:paraId="16685120" w14:textId="77777777">
        <w:trPr>
          <w:divId w:val="2142066752"/>
          <w:tblCellSpacing w:w="15" w:type="dxa"/>
        </w:trPr>
        <w:tc>
          <w:tcPr>
            <w:tcW w:w="50" w:type="pct"/>
            <w:hideMark/>
          </w:tcPr>
          <w:p w14:paraId="6A991710" w14:textId="77777777" w:rsidR="00243585" w:rsidRDefault="00243585">
            <w:pPr>
              <w:pStyle w:val="Bibliography"/>
              <w:rPr>
                <w:noProof/>
              </w:rPr>
            </w:pPr>
            <w:r>
              <w:rPr>
                <w:noProof/>
              </w:rPr>
              <w:t xml:space="preserve">[45] </w:t>
            </w:r>
          </w:p>
        </w:tc>
        <w:tc>
          <w:tcPr>
            <w:tcW w:w="0" w:type="auto"/>
            <w:hideMark/>
          </w:tcPr>
          <w:p w14:paraId="0E16A944" w14:textId="77777777" w:rsidR="00243585" w:rsidRDefault="00243585">
            <w:pPr>
              <w:pStyle w:val="Bibliography"/>
              <w:rPr>
                <w:noProof/>
              </w:rPr>
            </w:pPr>
            <w:r>
              <w:rPr>
                <w:noProof/>
              </w:rPr>
              <w:t xml:space="preserve">G. M. Byram, "Combustion of forest fuels," in </w:t>
            </w:r>
            <w:r>
              <w:rPr>
                <w:i/>
                <w:iCs/>
                <w:noProof/>
              </w:rPr>
              <w:t>Forest Fire: Control and Use</w:t>
            </w:r>
            <w:r>
              <w:rPr>
                <w:noProof/>
              </w:rPr>
              <w:t>, K. P. Davis, Ed., New York, NY, USA, McGraw-Hill, 1959, pp. 61-89.</w:t>
            </w:r>
          </w:p>
        </w:tc>
      </w:tr>
      <w:tr w:rsidR="00243585" w14:paraId="15E5CEFF" w14:textId="77777777">
        <w:trPr>
          <w:divId w:val="2142066752"/>
          <w:tblCellSpacing w:w="15" w:type="dxa"/>
        </w:trPr>
        <w:tc>
          <w:tcPr>
            <w:tcW w:w="50" w:type="pct"/>
            <w:hideMark/>
          </w:tcPr>
          <w:p w14:paraId="3AFCEDAD" w14:textId="77777777" w:rsidR="00243585" w:rsidRDefault="00243585">
            <w:pPr>
              <w:pStyle w:val="Bibliography"/>
              <w:rPr>
                <w:noProof/>
              </w:rPr>
            </w:pPr>
            <w:r>
              <w:rPr>
                <w:noProof/>
              </w:rPr>
              <w:t xml:space="preserve">[46] </w:t>
            </w:r>
          </w:p>
        </w:tc>
        <w:tc>
          <w:tcPr>
            <w:tcW w:w="0" w:type="auto"/>
            <w:hideMark/>
          </w:tcPr>
          <w:p w14:paraId="1436D068" w14:textId="77777777" w:rsidR="00243585" w:rsidRDefault="00243585">
            <w:pPr>
              <w:pStyle w:val="Bibliography"/>
              <w:rPr>
                <w:noProof/>
              </w:rPr>
            </w:pPr>
            <w:r>
              <w:rPr>
                <w:noProof/>
              </w:rPr>
              <w:t>P. L. Andrews, "The Rothermel surface fire spread model and associated developments: A comprehensive explanation," Fort Collins, CO, USA, 2018.</w:t>
            </w:r>
          </w:p>
        </w:tc>
      </w:tr>
      <w:tr w:rsidR="00243585" w14:paraId="3AF51E1C" w14:textId="77777777">
        <w:trPr>
          <w:divId w:val="2142066752"/>
          <w:tblCellSpacing w:w="15" w:type="dxa"/>
        </w:trPr>
        <w:tc>
          <w:tcPr>
            <w:tcW w:w="50" w:type="pct"/>
            <w:hideMark/>
          </w:tcPr>
          <w:p w14:paraId="2C42BC5E" w14:textId="77777777" w:rsidR="00243585" w:rsidRDefault="00243585">
            <w:pPr>
              <w:pStyle w:val="Bibliography"/>
              <w:rPr>
                <w:noProof/>
              </w:rPr>
            </w:pPr>
            <w:r>
              <w:rPr>
                <w:noProof/>
              </w:rPr>
              <w:t xml:space="preserve">[47] </w:t>
            </w:r>
          </w:p>
        </w:tc>
        <w:tc>
          <w:tcPr>
            <w:tcW w:w="0" w:type="auto"/>
            <w:hideMark/>
          </w:tcPr>
          <w:p w14:paraId="174130AD" w14:textId="77777777" w:rsidR="00243585" w:rsidRDefault="00243585">
            <w:pPr>
              <w:pStyle w:val="Bibliography"/>
              <w:rPr>
                <w:noProof/>
              </w:rPr>
            </w:pPr>
            <w:r>
              <w:rPr>
                <w:noProof/>
              </w:rPr>
              <w:t>C. E. Van Wagner, "Development and structure of the Canadian Forest Fire Weather Index System," Ottawa, ON, Canada, 1987.</w:t>
            </w:r>
          </w:p>
        </w:tc>
      </w:tr>
      <w:tr w:rsidR="00243585" w14:paraId="28FA0A88" w14:textId="77777777">
        <w:trPr>
          <w:divId w:val="2142066752"/>
          <w:tblCellSpacing w:w="15" w:type="dxa"/>
        </w:trPr>
        <w:tc>
          <w:tcPr>
            <w:tcW w:w="50" w:type="pct"/>
            <w:hideMark/>
          </w:tcPr>
          <w:p w14:paraId="6890FA07" w14:textId="77777777" w:rsidR="00243585" w:rsidRDefault="00243585">
            <w:pPr>
              <w:pStyle w:val="Bibliography"/>
              <w:rPr>
                <w:noProof/>
              </w:rPr>
            </w:pPr>
            <w:r>
              <w:rPr>
                <w:noProof/>
              </w:rPr>
              <w:t xml:space="preserve">[48] </w:t>
            </w:r>
          </w:p>
        </w:tc>
        <w:tc>
          <w:tcPr>
            <w:tcW w:w="0" w:type="auto"/>
            <w:hideMark/>
          </w:tcPr>
          <w:p w14:paraId="1CD4C0ED" w14:textId="77777777" w:rsidR="00243585" w:rsidRDefault="00243585">
            <w:pPr>
              <w:pStyle w:val="Bibliography"/>
              <w:rPr>
                <w:noProof/>
              </w:rPr>
            </w:pPr>
            <w:r>
              <w:rPr>
                <w:noProof/>
              </w:rPr>
              <w:t xml:space="preserve">A. D. Syphard, V. C. Radeloff, J. E. Keeley, T. J. Hawbaker, M. K. Clayton, S. I. Stewart and R. B. Hammer, "Predicting spatial patterns of fire on a southern California landscape," </w:t>
            </w:r>
            <w:r>
              <w:rPr>
                <w:i/>
                <w:iCs/>
                <w:noProof/>
              </w:rPr>
              <w:t xml:space="preserve">Int. J. Wildland Fire, </w:t>
            </w:r>
            <w:r>
              <w:rPr>
                <w:noProof/>
              </w:rPr>
              <w:t xml:space="preserve">vol. 17, no. 5, pp. 602-613, 2008. </w:t>
            </w:r>
          </w:p>
        </w:tc>
      </w:tr>
      <w:tr w:rsidR="00243585" w14:paraId="210E2CC6" w14:textId="77777777">
        <w:trPr>
          <w:divId w:val="2142066752"/>
          <w:tblCellSpacing w:w="15" w:type="dxa"/>
        </w:trPr>
        <w:tc>
          <w:tcPr>
            <w:tcW w:w="50" w:type="pct"/>
            <w:hideMark/>
          </w:tcPr>
          <w:p w14:paraId="1B72D35B" w14:textId="77777777" w:rsidR="00243585" w:rsidRDefault="00243585">
            <w:pPr>
              <w:pStyle w:val="Bibliography"/>
              <w:rPr>
                <w:noProof/>
              </w:rPr>
            </w:pPr>
            <w:r>
              <w:rPr>
                <w:noProof/>
              </w:rPr>
              <w:t xml:space="preserve">[49] </w:t>
            </w:r>
          </w:p>
        </w:tc>
        <w:tc>
          <w:tcPr>
            <w:tcW w:w="0" w:type="auto"/>
            <w:hideMark/>
          </w:tcPr>
          <w:p w14:paraId="1F231CA2" w14:textId="77777777" w:rsidR="00243585" w:rsidRDefault="00243585">
            <w:pPr>
              <w:pStyle w:val="Bibliography"/>
              <w:rPr>
                <w:noProof/>
              </w:rPr>
            </w:pPr>
            <w:r>
              <w:rPr>
                <w:noProof/>
              </w:rPr>
              <w:t xml:space="preserve">A. Ganteaume, A. Camia, M. Jappiot, J. San-Miguel-Ayanz, M. Long-Fournel and C. Lampin, "A review of the main driving factors of forest fire ignition over Europe," </w:t>
            </w:r>
            <w:r>
              <w:rPr>
                <w:i/>
                <w:iCs/>
                <w:noProof/>
              </w:rPr>
              <w:t xml:space="preserve">Environ. Manage., </w:t>
            </w:r>
            <w:r>
              <w:rPr>
                <w:noProof/>
              </w:rPr>
              <w:t xml:space="preserve">vol. 51, no. 3, pp. 651-662, 2013. </w:t>
            </w:r>
          </w:p>
        </w:tc>
      </w:tr>
      <w:tr w:rsidR="00243585" w14:paraId="2C448CAE" w14:textId="77777777">
        <w:trPr>
          <w:divId w:val="2142066752"/>
          <w:tblCellSpacing w:w="15" w:type="dxa"/>
        </w:trPr>
        <w:tc>
          <w:tcPr>
            <w:tcW w:w="50" w:type="pct"/>
            <w:hideMark/>
          </w:tcPr>
          <w:p w14:paraId="37D86B11" w14:textId="77777777" w:rsidR="00243585" w:rsidRDefault="00243585">
            <w:pPr>
              <w:pStyle w:val="Bibliography"/>
              <w:rPr>
                <w:noProof/>
              </w:rPr>
            </w:pPr>
            <w:r>
              <w:rPr>
                <w:noProof/>
              </w:rPr>
              <w:t xml:space="preserve">[50] </w:t>
            </w:r>
          </w:p>
        </w:tc>
        <w:tc>
          <w:tcPr>
            <w:tcW w:w="0" w:type="auto"/>
            <w:hideMark/>
          </w:tcPr>
          <w:p w14:paraId="04903B6E" w14:textId="77777777" w:rsidR="00243585" w:rsidRDefault="00243585">
            <w:pPr>
              <w:pStyle w:val="Bibliography"/>
              <w:rPr>
                <w:noProof/>
              </w:rPr>
            </w:pPr>
            <w:r>
              <w:rPr>
                <w:noProof/>
              </w:rPr>
              <w:t>H. E. Anderson, "Aids to determining fuel models for estimating fire behavior," Ogden, UT, USA, 1982.</w:t>
            </w:r>
          </w:p>
        </w:tc>
      </w:tr>
      <w:tr w:rsidR="00243585" w14:paraId="17F593BC" w14:textId="77777777">
        <w:trPr>
          <w:divId w:val="2142066752"/>
          <w:tblCellSpacing w:w="15" w:type="dxa"/>
        </w:trPr>
        <w:tc>
          <w:tcPr>
            <w:tcW w:w="50" w:type="pct"/>
            <w:hideMark/>
          </w:tcPr>
          <w:p w14:paraId="5CD5BF02" w14:textId="77777777" w:rsidR="00243585" w:rsidRDefault="00243585">
            <w:pPr>
              <w:pStyle w:val="Bibliography"/>
              <w:rPr>
                <w:noProof/>
              </w:rPr>
            </w:pPr>
            <w:r>
              <w:rPr>
                <w:noProof/>
              </w:rPr>
              <w:t xml:space="preserve">[51] </w:t>
            </w:r>
          </w:p>
        </w:tc>
        <w:tc>
          <w:tcPr>
            <w:tcW w:w="0" w:type="auto"/>
            <w:hideMark/>
          </w:tcPr>
          <w:p w14:paraId="0F0D9ABA" w14:textId="77777777" w:rsidR="00243585" w:rsidRDefault="00243585">
            <w:pPr>
              <w:pStyle w:val="Bibliography"/>
              <w:rPr>
                <w:noProof/>
              </w:rPr>
            </w:pPr>
            <w:r>
              <w:rPr>
                <w:noProof/>
              </w:rPr>
              <w:t>J. H. Scott and R. E. Burgan, "Standard fire behavior fuel models: A comprehensive set for use with Rothermel’s surface fire spread model," Fort Collins, CO, USA, 2005.</w:t>
            </w:r>
          </w:p>
        </w:tc>
      </w:tr>
      <w:tr w:rsidR="00243585" w14:paraId="5D3B9C93" w14:textId="77777777">
        <w:trPr>
          <w:divId w:val="2142066752"/>
          <w:tblCellSpacing w:w="15" w:type="dxa"/>
        </w:trPr>
        <w:tc>
          <w:tcPr>
            <w:tcW w:w="50" w:type="pct"/>
            <w:hideMark/>
          </w:tcPr>
          <w:p w14:paraId="433155AF" w14:textId="77777777" w:rsidR="00243585" w:rsidRDefault="00243585">
            <w:pPr>
              <w:pStyle w:val="Bibliography"/>
              <w:rPr>
                <w:noProof/>
              </w:rPr>
            </w:pPr>
            <w:r>
              <w:rPr>
                <w:noProof/>
              </w:rPr>
              <w:t xml:space="preserve">[52] </w:t>
            </w:r>
          </w:p>
        </w:tc>
        <w:tc>
          <w:tcPr>
            <w:tcW w:w="0" w:type="auto"/>
            <w:hideMark/>
          </w:tcPr>
          <w:p w14:paraId="56B0F1DD" w14:textId="77777777" w:rsidR="00243585" w:rsidRDefault="00243585">
            <w:pPr>
              <w:pStyle w:val="Bibliography"/>
              <w:rPr>
                <w:noProof/>
              </w:rPr>
            </w:pPr>
            <w:r>
              <w:rPr>
                <w:noProof/>
              </w:rPr>
              <w:t xml:space="preserve">V. C. Radeloff, D. P. Helmers, H. A. Kramer, M. H. Mockrin, P. M. Alexandre, A. Bar-Massada, V. Butsic, T. J. Hawbaker, S. Martinuzzi, A. D. Syphard and S. I. Stewart, "Rapid growth of the US wildland-urban interface raises wildfire risk," </w:t>
            </w:r>
            <w:r>
              <w:rPr>
                <w:i/>
                <w:iCs/>
                <w:noProof/>
              </w:rPr>
              <w:t xml:space="preserve">Proc. Natl. Acad. Sci. USA, </w:t>
            </w:r>
            <w:r>
              <w:rPr>
                <w:noProof/>
              </w:rPr>
              <w:t xml:space="preserve">vol. 115, no. 13, pp. 3314-3319, 2018. </w:t>
            </w:r>
          </w:p>
        </w:tc>
      </w:tr>
      <w:tr w:rsidR="00243585" w14:paraId="6A05E4B0" w14:textId="77777777">
        <w:trPr>
          <w:divId w:val="2142066752"/>
          <w:tblCellSpacing w:w="15" w:type="dxa"/>
        </w:trPr>
        <w:tc>
          <w:tcPr>
            <w:tcW w:w="50" w:type="pct"/>
            <w:hideMark/>
          </w:tcPr>
          <w:p w14:paraId="52F2A5D1" w14:textId="77777777" w:rsidR="00243585" w:rsidRDefault="00243585">
            <w:pPr>
              <w:pStyle w:val="Bibliography"/>
              <w:rPr>
                <w:noProof/>
              </w:rPr>
            </w:pPr>
            <w:r>
              <w:rPr>
                <w:noProof/>
              </w:rPr>
              <w:t xml:space="preserve">[53] </w:t>
            </w:r>
          </w:p>
        </w:tc>
        <w:tc>
          <w:tcPr>
            <w:tcW w:w="0" w:type="auto"/>
            <w:hideMark/>
          </w:tcPr>
          <w:p w14:paraId="41D02AC7" w14:textId="77777777" w:rsidR="00243585" w:rsidRDefault="00243585">
            <w:pPr>
              <w:pStyle w:val="Bibliography"/>
              <w:rPr>
                <w:noProof/>
              </w:rPr>
            </w:pPr>
            <w:r>
              <w:rPr>
                <w:noProof/>
              </w:rPr>
              <w:t xml:space="preserve">D. E. Calkin, J. D. Cohen, M. A. Finney and M. P. Thompson, "How risk management can prevent future wildfire disasters in the wildland-urban interface," </w:t>
            </w:r>
            <w:r>
              <w:rPr>
                <w:i/>
                <w:iCs/>
                <w:noProof/>
              </w:rPr>
              <w:t xml:space="preserve">Proc. Natl. Acad. Sci. USA, </w:t>
            </w:r>
            <w:r>
              <w:rPr>
                <w:noProof/>
              </w:rPr>
              <w:t xml:space="preserve">vol. 111, no. 2, pp. 746-751, 2014. </w:t>
            </w:r>
          </w:p>
        </w:tc>
      </w:tr>
      <w:tr w:rsidR="00243585" w14:paraId="48CBF8CA" w14:textId="77777777">
        <w:trPr>
          <w:divId w:val="2142066752"/>
          <w:tblCellSpacing w:w="15" w:type="dxa"/>
        </w:trPr>
        <w:tc>
          <w:tcPr>
            <w:tcW w:w="50" w:type="pct"/>
            <w:hideMark/>
          </w:tcPr>
          <w:p w14:paraId="7F233051" w14:textId="77777777" w:rsidR="00243585" w:rsidRDefault="00243585">
            <w:pPr>
              <w:pStyle w:val="Bibliography"/>
              <w:rPr>
                <w:noProof/>
              </w:rPr>
            </w:pPr>
            <w:r>
              <w:rPr>
                <w:noProof/>
              </w:rPr>
              <w:t xml:space="preserve">[54] </w:t>
            </w:r>
          </w:p>
        </w:tc>
        <w:tc>
          <w:tcPr>
            <w:tcW w:w="0" w:type="auto"/>
            <w:hideMark/>
          </w:tcPr>
          <w:p w14:paraId="04018159" w14:textId="77777777" w:rsidR="00243585" w:rsidRDefault="00243585">
            <w:pPr>
              <w:pStyle w:val="Bibliography"/>
              <w:rPr>
                <w:noProof/>
              </w:rPr>
            </w:pPr>
            <w:r>
              <w:rPr>
                <w:noProof/>
              </w:rPr>
              <w:t xml:space="preserve">F. Rodriguez y Silva, J. R. Molina and A. Gonzalez-Caban, "A methodology for determining operational priorities for prevention and suppression of wildland fires," </w:t>
            </w:r>
            <w:r>
              <w:rPr>
                <w:i/>
                <w:iCs/>
                <w:noProof/>
              </w:rPr>
              <w:t xml:space="preserve">Int. J. Wildland Fire, </w:t>
            </w:r>
            <w:r>
              <w:rPr>
                <w:noProof/>
              </w:rPr>
              <w:t>vol. 23, no. 4, pp. 544-</w:t>
              <w:lastRenderedPageBreak/>
              <w:t xml:space="preserve">554, 2014. </w:t>
            </w:r>
          </w:p>
        </w:tc>
      </w:tr>
      <w:tr w:rsidR="00243585" w14:paraId="16A2A64F" w14:textId="77777777">
        <w:trPr>
          <w:divId w:val="2142066752"/>
          <w:tblCellSpacing w:w="15" w:type="dxa"/>
        </w:trPr>
        <w:tc>
          <w:tcPr>
            <w:tcW w:w="50" w:type="pct"/>
            <w:hideMark/>
          </w:tcPr>
          <w:p w14:paraId="541445D5" w14:textId="77777777" w:rsidR="00243585" w:rsidRDefault="00243585">
            <w:pPr>
              <w:pStyle w:val="Bibliography"/>
              <w:rPr>
                <w:noProof/>
              </w:rPr>
            </w:pPr>
            <w:r>
              <w:rPr>
                <w:noProof/>
              </w:rPr>
              <w:lastRenderedPageBreak/>
              <w:t xml:space="preserve">[55] </w:t>
            </w:r>
          </w:p>
        </w:tc>
        <w:tc>
          <w:tcPr>
            <w:tcW w:w="0" w:type="auto"/>
            <w:hideMark/>
          </w:tcPr>
          <w:p w14:paraId="28C7DE29" w14:textId="77777777" w:rsidR="00243585" w:rsidRDefault="00243585">
            <w:pPr>
              <w:pStyle w:val="Bibliography"/>
              <w:rPr>
                <w:noProof/>
              </w:rPr>
            </w:pPr>
            <w:r>
              <w:rPr>
                <w:noProof/>
              </w:rPr>
              <w:t xml:space="preserve">G. Klein, "Naturalistic decision making," </w:t>
            </w:r>
            <w:r>
              <w:rPr>
                <w:i/>
                <w:iCs/>
                <w:noProof/>
              </w:rPr>
              <w:t xml:space="preserve">Hum. Factors, </w:t>
            </w:r>
            <w:r>
              <w:rPr>
                <w:noProof/>
              </w:rPr>
              <w:t xml:space="preserve">vol. 50, no. 3, pp. 456-460, 2008. </w:t>
            </w:r>
          </w:p>
        </w:tc>
      </w:tr>
      <w:tr w:rsidR="00243585" w14:paraId="3443E7AE" w14:textId="77777777">
        <w:trPr>
          <w:divId w:val="2142066752"/>
          <w:tblCellSpacing w:w="15" w:type="dxa"/>
        </w:trPr>
        <w:tc>
          <w:tcPr>
            <w:tcW w:w="50" w:type="pct"/>
            <w:hideMark/>
          </w:tcPr>
          <w:p w14:paraId="78D2EF40" w14:textId="77777777" w:rsidR="00243585" w:rsidRDefault="00243585">
            <w:pPr>
              <w:pStyle w:val="Bibliography"/>
              <w:rPr>
                <w:noProof/>
              </w:rPr>
            </w:pPr>
            <w:r>
              <w:rPr>
                <w:noProof/>
              </w:rPr>
              <w:t xml:space="preserve">[56] </w:t>
            </w:r>
          </w:p>
        </w:tc>
        <w:tc>
          <w:tcPr>
            <w:tcW w:w="0" w:type="auto"/>
            <w:hideMark/>
          </w:tcPr>
          <w:p w14:paraId="4F316030" w14:textId="77777777" w:rsidR="00243585" w:rsidRDefault="00243585">
            <w:pPr>
              <w:pStyle w:val="Bibliography"/>
              <w:rPr>
                <w:noProof/>
              </w:rPr>
            </w:pPr>
            <w:r>
              <w:rPr>
                <w:noProof/>
              </w:rPr>
              <w:t xml:space="preserve">A. Virmaux and K. Scaman, "Lipschitz regularity of deep neural networks: Analysis and efficient estimation," in </w:t>
            </w:r>
            <w:r>
              <w:rPr>
                <w:i/>
                <w:iCs/>
                <w:noProof/>
              </w:rPr>
              <w:t>NeurIPS</w:t>
            </w:r>
            <w:r>
              <w:rPr>
                <w:noProof/>
              </w:rPr>
              <w:t xml:space="preserve">, 2018. </w:t>
            </w:r>
          </w:p>
        </w:tc>
      </w:tr>
      <w:tr w:rsidR="00243585" w14:paraId="0C864242" w14:textId="77777777">
        <w:trPr>
          <w:divId w:val="2142066752"/>
          <w:tblCellSpacing w:w="15" w:type="dxa"/>
        </w:trPr>
        <w:tc>
          <w:tcPr>
            <w:tcW w:w="50" w:type="pct"/>
            <w:hideMark/>
          </w:tcPr>
          <w:p w14:paraId="2C1BDAAD" w14:textId="77777777" w:rsidR="00243585" w:rsidRDefault="00243585">
            <w:pPr>
              <w:pStyle w:val="Bibliography"/>
              <w:rPr>
                <w:noProof/>
              </w:rPr>
            </w:pPr>
            <w:r>
              <w:rPr>
                <w:noProof/>
              </w:rPr>
              <w:t xml:space="preserve">[57] </w:t>
            </w:r>
          </w:p>
        </w:tc>
        <w:tc>
          <w:tcPr>
            <w:tcW w:w="0" w:type="auto"/>
            <w:hideMark/>
          </w:tcPr>
          <w:p w14:paraId="43A0D7DE" w14:textId="77777777" w:rsidR="00243585" w:rsidRDefault="00243585">
            <w:pPr>
              <w:pStyle w:val="Bibliography"/>
              <w:rPr>
                <w:noProof/>
              </w:rPr>
            </w:pPr>
            <w:r>
              <w:rPr>
                <w:noProof/>
              </w:rPr>
              <w:t xml:space="preserve">G. B. Folland, Real Analysis: Modern Techniques and Their Applications, New York, NY, USA: Wiley, 1999. </w:t>
            </w:r>
          </w:p>
        </w:tc>
      </w:tr>
      <w:tr w:rsidR="00243585" w14:paraId="319DAAC4" w14:textId="77777777">
        <w:trPr>
          <w:divId w:val="2142066752"/>
          <w:tblCellSpacing w:w="15" w:type="dxa"/>
        </w:trPr>
        <w:tc>
          <w:tcPr>
            <w:tcW w:w="50" w:type="pct"/>
            <w:hideMark/>
          </w:tcPr>
          <w:p w14:paraId="15A892F4" w14:textId="77777777" w:rsidR="00243585" w:rsidRDefault="00243585">
            <w:pPr>
              <w:pStyle w:val="Bibliography"/>
              <w:rPr>
                <w:noProof/>
              </w:rPr>
            </w:pPr>
            <w:r>
              <w:rPr>
                <w:noProof/>
              </w:rPr>
              <w:t xml:space="preserve">[58] </w:t>
            </w:r>
          </w:p>
        </w:tc>
        <w:tc>
          <w:tcPr>
            <w:tcW w:w="0" w:type="auto"/>
            <w:hideMark/>
          </w:tcPr>
          <w:p w14:paraId="7F1A5E39" w14:textId="77777777" w:rsidR="00243585" w:rsidRDefault="00243585">
            <w:pPr>
              <w:pStyle w:val="Bibliography"/>
              <w:rPr>
                <w:noProof/>
              </w:rPr>
            </w:pPr>
            <w:r>
              <w:rPr>
                <w:noProof/>
              </w:rPr>
              <w:t xml:space="preserve">A. Şahin and K. Leblebicioğlu, "Approximating the optimal mapping for weapon target assignment by fuzzy reasoning," </w:t>
            </w:r>
            <w:r>
              <w:rPr>
                <w:i/>
                <w:iCs/>
                <w:noProof/>
              </w:rPr>
              <w:t xml:space="preserve">Information Sciences, </w:t>
            </w:r>
            <w:r>
              <w:rPr>
                <w:noProof/>
              </w:rPr>
              <w:t xml:space="preserve">vol. 255, pp. 30-44, 2014. </w:t>
            </w:r>
          </w:p>
        </w:tc>
      </w:tr>
      <w:tr w:rsidR="00243585" w14:paraId="1C57716B" w14:textId="77777777">
        <w:trPr>
          <w:divId w:val="2142066752"/>
          <w:tblCellSpacing w:w="15" w:type="dxa"/>
        </w:trPr>
        <w:tc>
          <w:tcPr>
            <w:tcW w:w="50" w:type="pct"/>
            <w:hideMark/>
          </w:tcPr>
          <w:p w14:paraId="08ACF700" w14:textId="77777777" w:rsidR="00243585" w:rsidRDefault="00243585">
            <w:pPr>
              <w:pStyle w:val="Bibliography"/>
              <w:rPr>
                <w:noProof/>
              </w:rPr>
            </w:pPr>
            <w:r>
              <w:rPr>
                <w:noProof/>
              </w:rPr>
              <w:t xml:space="preserve">[59] </w:t>
            </w:r>
          </w:p>
        </w:tc>
        <w:tc>
          <w:tcPr>
            <w:tcW w:w="0" w:type="auto"/>
            <w:hideMark/>
          </w:tcPr>
          <w:p w14:paraId="6E8C6DA6" w14:textId="77777777" w:rsidR="00243585" w:rsidRDefault="00243585">
            <w:pPr>
              <w:pStyle w:val="Bibliography"/>
              <w:rPr>
                <w:noProof/>
              </w:rPr>
            </w:pPr>
            <w:r>
              <w:rPr>
                <w:noProof/>
              </w:rPr>
              <w:t xml:space="preserve">E. Lughofer, Evolving Fuzzy Systems: Methodologies, Advanced Concepts and Applications, Berlin, Germany: Springer, 2011. </w:t>
            </w:r>
          </w:p>
        </w:tc>
      </w:tr>
      <w:tr w:rsidR="00243585" w14:paraId="030ABF23" w14:textId="77777777">
        <w:trPr>
          <w:divId w:val="2142066752"/>
          <w:tblCellSpacing w:w="15" w:type="dxa"/>
        </w:trPr>
        <w:tc>
          <w:tcPr>
            <w:tcW w:w="50" w:type="pct"/>
            <w:hideMark/>
          </w:tcPr>
          <w:p w14:paraId="61A6CFF0" w14:textId="77777777" w:rsidR="00243585" w:rsidRDefault="00243585">
            <w:pPr>
              <w:pStyle w:val="Bibliography"/>
              <w:rPr>
                <w:noProof/>
              </w:rPr>
            </w:pPr>
            <w:r>
              <w:rPr>
                <w:noProof/>
              </w:rPr>
              <w:t xml:space="preserve">[60] </w:t>
            </w:r>
          </w:p>
        </w:tc>
        <w:tc>
          <w:tcPr>
            <w:tcW w:w="0" w:type="auto"/>
            <w:hideMark/>
          </w:tcPr>
          <w:p w14:paraId="5784219F" w14:textId="77777777" w:rsidR="00243585" w:rsidRDefault="00243585">
            <w:pPr>
              <w:pStyle w:val="Bibliography"/>
              <w:rPr>
                <w:noProof/>
              </w:rPr>
            </w:pPr>
            <w:r>
              <w:rPr>
                <w:noProof/>
              </w:rPr>
              <w:t xml:space="preserve">Y. Tu, Z. Ma, J. Liu and X. Zhou, "Enhancing fuzzy evidential reasoning approach using a dynamic adjustment mechanism and new rule-based transformation for engineering emergency response evaluation," </w:t>
            </w:r>
            <w:r>
              <w:rPr>
                <w:i/>
                <w:iCs/>
                <w:noProof/>
              </w:rPr>
              <w:t xml:space="preserve">Engineering Applications of Artificial Intelligence, </w:t>
            </w:r>
            <w:r>
              <w:rPr>
                <w:noProof/>
              </w:rPr>
              <w:t xml:space="preserve">2023. </w:t>
            </w:r>
          </w:p>
        </w:tc>
      </w:tr>
      <w:tr w:rsidR="00243585" w14:paraId="1746CF2C" w14:textId="77777777">
        <w:trPr>
          <w:divId w:val="2142066752"/>
          <w:tblCellSpacing w:w="15" w:type="dxa"/>
        </w:trPr>
        <w:tc>
          <w:tcPr>
            <w:tcW w:w="50" w:type="pct"/>
            <w:hideMark/>
          </w:tcPr>
          <w:p w14:paraId="4E53442E" w14:textId="77777777" w:rsidR="00243585" w:rsidRDefault="00243585">
            <w:pPr>
              <w:pStyle w:val="Bibliography"/>
              <w:rPr>
                <w:noProof/>
              </w:rPr>
            </w:pPr>
            <w:r>
              <w:rPr>
                <w:noProof/>
              </w:rPr>
              <w:t xml:space="preserve">[61] </w:t>
            </w:r>
          </w:p>
        </w:tc>
        <w:tc>
          <w:tcPr>
            <w:tcW w:w="0" w:type="auto"/>
            <w:hideMark/>
          </w:tcPr>
          <w:p w14:paraId="6B6B87D4" w14:textId="77777777" w:rsidR="00243585" w:rsidRDefault="00243585">
            <w:pPr>
              <w:pStyle w:val="Bibliography"/>
              <w:rPr>
                <w:noProof/>
              </w:rPr>
            </w:pPr>
            <w:r>
              <w:rPr>
                <w:noProof/>
              </w:rPr>
              <w:t xml:space="preserve">U. Beldek and K. Leblebicioğlu, "A new systematic and flexible method for developing hierarchical decision-making models," </w:t>
            </w:r>
            <w:r>
              <w:rPr>
                <w:i/>
                <w:iCs/>
                <w:noProof/>
              </w:rPr>
              <w:t xml:space="preserve">Turkish Journal of Electrical Engineering and Computer Sciences, </w:t>
            </w:r>
            <w:r>
              <w:rPr>
                <w:noProof/>
              </w:rPr>
              <w:t xml:space="preserve">vol. 23, no. 1, pp. 279-297, 2015. </w:t>
            </w:r>
          </w:p>
        </w:tc>
      </w:tr>
      <w:tr w:rsidR="00243585" w14:paraId="1B7D13C0" w14:textId="77777777">
        <w:trPr>
          <w:divId w:val="2142066752"/>
          <w:tblCellSpacing w:w="15" w:type="dxa"/>
        </w:trPr>
        <w:tc>
          <w:tcPr>
            <w:tcW w:w="50" w:type="pct"/>
            <w:hideMark/>
          </w:tcPr>
          <w:p w14:paraId="128687E7" w14:textId="77777777" w:rsidR="00243585" w:rsidRDefault="00243585">
            <w:pPr>
              <w:pStyle w:val="Bibliography"/>
              <w:rPr>
                <w:noProof/>
              </w:rPr>
            </w:pPr>
            <w:r>
              <w:rPr>
                <w:noProof/>
              </w:rPr>
              <w:t xml:space="preserve">[62] </w:t>
            </w:r>
          </w:p>
        </w:tc>
        <w:tc>
          <w:tcPr>
            <w:tcW w:w="0" w:type="auto"/>
            <w:hideMark/>
          </w:tcPr>
          <w:p w14:paraId="4E18763E" w14:textId="77777777" w:rsidR="00243585" w:rsidRDefault="00243585">
            <w:pPr>
              <w:pStyle w:val="Bibliography"/>
              <w:rPr>
                <w:noProof/>
              </w:rPr>
            </w:pPr>
            <w:r>
              <w:rPr>
                <w:noProof/>
              </w:rPr>
              <w:t xml:space="preserve">U. Beldek and K. Leblebicioğlu, "Strategy creation, decomposition and distribution in particle navigation," </w:t>
            </w:r>
            <w:r>
              <w:rPr>
                <w:i/>
                <w:iCs/>
                <w:noProof/>
              </w:rPr>
              <w:t xml:space="preserve">Information Sciences, </w:t>
            </w:r>
            <w:r>
              <w:rPr>
                <w:noProof/>
              </w:rPr>
              <w:t xml:space="preserve">vol. 177, no. 3, pp. 755-770, 2007. </w:t>
            </w:r>
          </w:p>
        </w:tc>
      </w:tr>
      <w:tr w:rsidR="00243585" w14:paraId="55469E75" w14:textId="77777777">
        <w:trPr>
          <w:divId w:val="2142066752"/>
          <w:tblCellSpacing w:w="15" w:type="dxa"/>
        </w:trPr>
        <w:tc>
          <w:tcPr>
            <w:tcW w:w="50" w:type="pct"/>
            <w:hideMark/>
          </w:tcPr>
          <w:p w14:paraId="286B5D75" w14:textId="77777777" w:rsidR="00243585" w:rsidRDefault="00243585">
            <w:pPr>
              <w:pStyle w:val="Bibliography"/>
              <w:rPr>
                <w:noProof/>
              </w:rPr>
            </w:pPr>
            <w:r>
              <w:rPr>
                <w:noProof/>
              </w:rPr>
              <w:t xml:space="preserve">[63] </w:t>
            </w:r>
          </w:p>
        </w:tc>
        <w:tc>
          <w:tcPr>
            <w:tcW w:w="0" w:type="auto"/>
            <w:hideMark/>
          </w:tcPr>
          <w:p w14:paraId="39ED0787" w14:textId="77777777" w:rsidR="00243585" w:rsidRDefault="00243585">
            <w:pPr>
              <w:pStyle w:val="Bibliography"/>
              <w:rPr>
                <w:noProof/>
              </w:rPr>
            </w:pPr>
            <w:r>
              <w:rPr>
                <w:noProof/>
              </w:rPr>
              <w:t xml:space="preserve">C. H. Papadimitriou and J. N. Tsitsiklis, "The complexity of Markov decision processes," </w:t>
            </w:r>
            <w:r>
              <w:rPr>
                <w:i/>
                <w:iCs/>
                <w:noProof/>
              </w:rPr>
              <w:t xml:space="preserve">Mathematics of Operations Research, </w:t>
            </w:r>
            <w:r>
              <w:rPr>
                <w:noProof/>
              </w:rPr>
              <w:t xml:space="preserve">vol. 12, no. 3, pp. 441-450, 1987. </w:t>
            </w:r>
          </w:p>
        </w:tc>
      </w:tr>
    </w:tbl>
    <w:p w14:paraId="1139D53C" w14:textId="77777777" w:rsidR="00243585" w:rsidRDefault="00243585">
      <w:pPr>
        <w:divId w:val="2142066752"/>
        <w:rPr>
          <w:noProof/>
        </w:rPr>
      </w:pPr>
    </w:p>
    <w:p w14:paraId="2CC4EC2F" w14:textId="05790A74" w:rsidR="00312D16" w:rsidRDefault="00966394" w:rsidP="00312D16">
      <w:r>
        <w:fldChar w:fldCharType="end"/>
      </w:r>
    </w:p>
    <w:p w14:paraId="57EC3FB4" w14:textId="0F92ACD4" w:rsidR="00312D16" w:rsidRPr="00BD1F24" w:rsidRDefault="004B7007" w:rsidP="00312D16">
      <w:r>
        <w:rPr>
          <w:noProof/>
        </w:rPr>
        <w:drawing>
          <wp:anchor distT="0" distB="0" distL="114300" distR="114300" simplePos="0" relativeHeight="251660288" behindDoc="0" locked="0" layoutInCell="1" allowOverlap="1" wp14:anchorId="391BA132" wp14:editId="1DC71614">
            <wp:simplePos x="0" y="0"/>
            <wp:positionH relativeFrom="column">
              <wp:posOffset>32385</wp:posOffset>
            </wp:positionH>
            <wp:positionV relativeFrom="paragraph">
              <wp:posOffset>17780</wp:posOffset>
            </wp:positionV>
            <wp:extent cx="913303" cy="1144800"/>
            <wp:effectExtent l="0" t="0" r="1270" b="0"/>
            <wp:wrapSquare wrapText="bothSides"/>
            <wp:docPr id="19604420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13303" cy="1144800"/>
                    </a:xfrm>
                    <a:prstGeom prst="rect">
                      <a:avLst/>
                    </a:prstGeom>
                    <a:noFill/>
                  </pic:spPr>
                </pic:pic>
              </a:graphicData>
            </a:graphic>
            <wp14:sizeRelH relativeFrom="page">
              <wp14:pctWidth>0</wp14:pctWidth>
            </wp14:sizeRelH>
            <wp14:sizeRelV relativeFrom="page">
              <wp14:pctHeight>0</wp14:pctHeight>
            </wp14:sizeRelV>
          </wp:anchor>
        </w:drawing>
      </w:r>
      <w:r>
        <w:rPr>
          <w:b/>
        </w:rPr>
        <w:t xml:space="preserve">Çağlar Akman </w:t>
      </w:r>
      <w:r>
        <w:t xml:space="preserve">received the B.S. and M.S. degrees in Electrical and Electronics Engineering from the Middle East Technical University (METU), Ankara, Türkiye, in 2008 and 2017, respectively, where he is currently pursuing the Ph.D. degree. </w:t>
      </w:r>
    </w:p>
    <w:p w14:paraId="1D54CBBD" w14:textId="3A85C148" w:rsidR="00312D16" w:rsidRDefault="00312D16" w:rsidP="00312D16">
      <w:r>
        <w:t>He is currently the Senior Principal Team Manager of the Modeling and Sensor Technologies at HAVELSAN, Ankara, Türkiye, where he manages national and international research and development projects of advanced sensor systems, decision support architectures, and intelligent automation technologies. Over the past 10 years, he has acquired extensive experience in leading multidisciplinary R&amp;D initiatives, managing national and international research collaborations, and coordinating complex technical projects across multiple organizations and consortia.</w:t>
      </w:r>
    </w:p>
    <w:p w14:paraId="5918C1FD" w14:textId="2A7C2FBF" w:rsidR="00312D16" w:rsidRDefault="00312D16" w:rsidP="00312D16">
      <w:r>
        <w:t xml:space="preserve">He serves as an Industrial Reviewer for TÜBİTAK (Turkish Scientific and Technical Research Council), evaluating research proposals across multiple research domains. He also performs peer review for IEEE Transactions and related journals, contributing to the quality assurance of peer-reviewed literature. Additionally, he has been a part-time lecturer at Atılım University. His research interests, expertise, and professional recognition reflect a strong commitment to advancing the fields of artificial intelligence, autonomous systems, decision support technologies, and sensor fusion in both civilian and defense applications.</w:t>
      </w:r>
    </w:p>
    <w:p w14:paraId="4061CCF2" w14:textId="77777777" w:rsidR="00312D16" w:rsidRDefault="00312D16" w:rsidP="00312D16">
      <w:r>
        <w:rPr>
          <w:noProof/>
        </w:rPr>
        <w:drawing>
          <wp:anchor distT="0" distB="0" distL="114300" distR="114300" simplePos="0" relativeHeight="251661312" behindDoc="0" locked="0" layoutInCell="1" allowOverlap="1" wp14:anchorId="2D2E3FCE" wp14:editId="79A6CD5C">
            <wp:simplePos x="0" y="0"/>
            <wp:positionH relativeFrom="column">
              <wp:posOffset>31115</wp:posOffset>
            </wp:positionH>
            <wp:positionV relativeFrom="paragraph">
              <wp:posOffset>17145</wp:posOffset>
            </wp:positionV>
            <wp:extent cx="914400" cy="114300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0" name="kleb.jpg"/>
                    <pic:cNvPicPr/>
                  </pic:nvPicPr>
                  <pic:blipFill>
                    <a:blip r:embed="rId20"/>
                    <a:stretch>
                      <a:fillRect/>
                    </a:stretch>
                  </pic:blipFill>
                  <pic:spPr>
                    <a:xfrm>
                      <a:off x="0" y="0"/>
                      <a:ext cx="914400" cy="1143000"/>
                    </a:xfrm>
                    <a:prstGeom prst="rect">
                      <a:avLst/>
                    </a:prstGeom>
                  </pic:spPr>
                </pic:pic>
              </a:graphicData>
            </a:graphic>
          </wp:anchor>
        </w:drawing>
      </w:r>
      <w:r>
        <w:rPr>
          <w:b/>
        </w:rPr>
        <w:t xml:space="preserve">Kemal Leblebicioğlu </w:t>
      </w:r>
      <w:r>
        <w:t>received his Ph.D. from the Department of Mathematics of the Middle East Technical University (METU), in 1988.</w:t>
      </w:r>
    </w:p>
    <w:p w14:paraId="030044C6" w14:textId="77777777" w:rsidR="00312D16" w:rsidRDefault="00312D16" w:rsidP="00312D16">
      <w:r>
        <w:t>He has been a full professor in the Department of Electrical and Electronics Engineering of METU since 1999. He has a background in optimization, optimal control theory, computer vision, intelligent systems, flight control, walking robots, and unmanned vehicles.</w:t>
      </w:r>
    </w:p>
    <w:p w14:paraId="3C5AFFC6" w14:textId="1202C1C8" w:rsidR="00312D16" w:rsidRDefault="00312D16" w:rsidP="00312D16">
      <w:r>
        <w:t xml:space="preserve">Dr. Leblebicioğlu has been a member of numerous international program committees and has been (co-) author of more than 40 journal papers, book chapters, and numerous conference papers. He is on several IFAC technical committees. He was the editor of the journal ELEKTRIK published by TÜBİTAK (Turkish Scientific and Technical Research Council) from 1996 to 2009. He is on the editorial board of several Turkish technical journals. He organized an international workshop on computer vision and intelligent systems and two national conferences on control. </w:t>
      </w:r>
    </w:p>
    <w:p w14:paraId="0A133058" w14:textId="01677499" w:rsidR="00312D16" w:rsidRDefault="00312D16" w:rsidP="00312D16">
      <w:r>
        <w:t xml:space="preserve">He conducted several R&amp;D projects as project leader and researcher and gave consultancy to BİLTEN (TÜBİTAK’s Research Center on Electronics and Information Technologies), 3rd Supply and Maintenance Center of Turkish Air Forces (Ankara), TÜBİTAK-İltaren, and to ASELSAN on the topic of “real time automatic visual tracking of targets.” Now he is studying unmanned vehicles, in particular, unmanned air and underwater vehicles. </w:t>
      </w:r>
    </w:p>
    <w:p w14:paraId="1D32492F" w14:textId="5A66240D" w:rsidR="00312D16" w:rsidRDefault="00312D16" w:rsidP="00312D16">
      <w:pPr>
        <w:rPr>
          <w:color w:val="222222"/>
          <w:sz w:val="16"/>
          <w:szCs w:val="16"/>
        </w:rPr>
      </w:pPr>
      <w:r>
        <w:t xml:space="preserve">He completed a project (supported by TÜBİTAK) on the construction of a special unmanned under-sea vehicle, called ULISAR, which is a mixture of an ROV and a fully automated system. He completed a project, also supported by TÜBİTAK, on the coordinated guidance of multiple unmanned air vehicles. </w:t>
      </w:r>
    </w:p>
    <w:p w14:paraId="712211BB" w14:textId="67793458" w:rsidR="00732E46" w:rsidRDefault="00D359AE" w:rsidP="00312D16">
      <w:pPr>
        <w:rPr>
          <w:color w:val="222222"/>
          <w:sz w:val="16"/>
          <w:szCs w:val="16"/>
        </w:rPr>
      </w:pPr>
      <w:r>
        <w:t xml:space="preserve"> </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E1F03" w14:textId="77777777" w:rsidR="004544C4" w:rsidRDefault="004544C4">
      <w:r>
        <w:separator/>
      </w:r>
    </w:p>
  </w:endnote>
  <w:endnote w:type="continuationSeparator" w:id="0">
    <w:p w14:paraId="7B75469C" w14:textId="77777777" w:rsidR="004544C4" w:rsidRDefault="00454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E9A9E" w14:textId="77777777" w:rsidR="004544C4" w:rsidRPr="009A0AA6" w:rsidRDefault="004544C4" w:rsidP="009A0AA6">
      <w:pPr>
        <w:pStyle w:val="Footer"/>
      </w:pPr>
    </w:p>
  </w:footnote>
  <w:footnote w:type="continuationSeparator" w:id="0">
    <w:p w14:paraId="48EEEDFE" w14:textId="77777777" w:rsidR="004544C4" w:rsidRDefault="004544C4">
      <w:r>
        <w:continuationSeparator/>
      </w:r>
    </w:p>
  </w:footnote>
  <w:footnote w:id="1">
    <w:p w14:paraId="5E790DB9" w14:textId="77777777" w:rsidR="00BE4774" w:rsidRDefault="000451D3" w:rsidP="00BE4774">
      <w:pPr>
        <w:keepLines/>
        <w:pBdr>
          <w:top w:val="nil"/>
          <w:left w:val="nil"/>
          <w:bottom w:val="nil"/>
          <w:right w:val="nil"/>
          <w:between w:val="nil"/>
        </w:pBdr>
        <w:ind w:firstLine="202"/>
        <w:rPr>
          <w:color w:val="000000"/>
          <w:sz w:val="16"/>
          <w:szCs w:val="16"/>
        </w:rPr>
      </w:pPr>
      <w:r>
        <w:rPr>
          <w:color w:val="000000"/>
          <w:sz w:val="16"/>
          <w:szCs w:val="16"/>
        </w:rPr>
        <w:t>Çağlar Akman and Kemal Leblebicioğlu are with the Department of Electrical and Electronics Engineering, Middle East Technical University, 06800 Ankara, Türkiye.</w:t>
      </w:r>
      <w:r w:rsidR="00BE4774">
        <w:rPr>
          <w:color w:val="000000"/>
          <w:sz w:val="16"/>
          <w:szCs w:val="16"/>
        </w:rPr>
        <w:t xml:space="preserve"> </w:t>
      </w:r>
    </w:p>
    <w:p w14:paraId="651065F8" w14:textId="77777777" w:rsidR="00BE4774" w:rsidRDefault="00BE4774" w:rsidP="00BE4774">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0F309" w14:textId="77777777" w:rsidR="00732E46" w:rsidRDefault="000F2C11">
    <w:pPr>
      <w:jc w:val="right"/>
    </w:pPr>
    <w:r>
      <w:fldChar w:fldCharType="begin"/>
    </w:r>
    <w:r>
      <w:instrText>PAGE</w:instrText>
    </w:r>
    <w:r>
      <w:fldChar w:fldCharType="separate"/>
    </w:r>
    <w:r w:rsidR="005A170E">
      <w:rPr>
        <w:noProof/>
      </w:rPr>
      <w:t>3</w:t>
    </w:r>
    <w:r>
      <w:fldChar w:fldCharType="end"/>
    </w:r>
  </w:p>
  <w:p w14:paraId="571866DA" w14:textId="77777777" w:rsidR="00732E46" w:rsidRDefault="000F2C11">
    <w:pPr>
      <w:ind w:right="360"/>
    </w:pPr>
    <w:r>
      <w:t>&gt; REPLACE THIS LINE WITH YOUR MANUSCRIPT ID NUMBER (DOUBLE-CLICK HERE TO EDIT) &lt;</w:t>
    </w:r>
  </w:p>
  <w:p w14:paraId="5E2E9714"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F46E50"/>
    <w:multiLevelType w:val="hybridMultilevel"/>
    <w:tmpl w:val="7CA8DC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2D2063C2"/>
    <w:multiLevelType w:val="hybridMultilevel"/>
    <w:tmpl w:val="A10A7EAA"/>
    <w:lvl w:ilvl="0" w:tplc="041F0001">
      <w:start w:val="1"/>
      <w:numFmt w:val="bullet"/>
      <w:lvlText w:val=""/>
      <w:lvlJc w:val="left"/>
      <w:pPr>
        <w:ind w:left="922" w:hanging="360"/>
      </w:pPr>
      <w:rPr>
        <w:rFonts w:ascii="Symbol" w:hAnsi="Symbol" w:hint="default"/>
      </w:rPr>
    </w:lvl>
    <w:lvl w:ilvl="1" w:tplc="041F0003" w:tentative="1">
      <w:start w:val="1"/>
      <w:numFmt w:val="bullet"/>
      <w:lvlText w:val="o"/>
      <w:lvlJc w:val="left"/>
      <w:pPr>
        <w:ind w:left="1642" w:hanging="360"/>
      </w:pPr>
      <w:rPr>
        <w:rFonts w:ascii="Courier New" w:hAnsi="Courier New" w:cs="Courier New" w:hint="default"/>
      </w:rPr>
    </w:lvl>
    <w:lvl w:ilvl="2" w:tplc="041F0005" w:tentative="1">
      <w:start w:val="1"/>
      <w:numFmt w:val="bullet"/>
      <w:lvlText w:val=""/>
      <w:lvlJc w:val="left"/>
      <w:pPr>
        <w:ind w:left="2362" w:hanging="360"/>
      </w:pPr>
      <w:rPr>
        <w:rFonts w:ascii="Wingdings" w:hAnsi="Wingdings" w:hint="default"/>
      </w:rPr>
    </w:lvl>
    <w:lvl w:ilvl="3" w:tplc="041F0001" w:tentative="1">
      <w:start w:val="1"/>
      <w:numFmt w:val="bullet"/>
      <w:lvlText w:val=""/>
      <w:lvlJc w:val="left"/>
      <w:pPr>
        <w:ind w:left="3082" w:hanging="360"/>
      </w:pPr>
      <w:rPr>
        <w:rFonts w:ascii="Symbol" w:hAnsi="Symbol" w:hint="default"/>
      </w:rPr>
    </w:lvl>
    <w:lvl w:ilvl="4" w:tplc="041F0003" w:tentative="1">
      <w:start w:val="1"/>
      <w:numFmt w:val="bullet"/>
      <w:lvlText w:val="o"/>
      <w:lvlJc w:val="left"/>
      <w:pPr>
        <w:ind w:left="3802" w:hanging="360"/>
      </w:pPr>
      <w:rPr>
        <w:rFonts w:ascii="Courier New" w:hAnsi="Courier New" w:cs="Courier New" w:hint="default"/>
      </w:rPr>
    </w:lvl>
    <w:lvl w:ilvl="5" w:tplc="041F0005" w:tentative="1">
      <w:start w:val="1"/>
      <w:numFmt w:val="bullet"/>
      <w:lvlText w:val=""/>
      <w:lvlJc w:val="left"/>
      <w:pPr>
        <w:ind w:left="4522" w:hanging="360"/>
      </w:pPr>
      <w:rPr>
        <w:rFonts w:ascii="Wingdings" w:hAnsi="Wingdings" w:hint="default"/>
      </w:rPr>
    </w:lvl>
    <w:lvl w:ilvl="6" w:tplc="041F0001" w:tentative="1">
      <w:start w:val="1"/>
      <w:numFmt w:val="bullet"/>
      <w:lvlText w:val=""/>
      <w:lvlJc w:val="left"/>
      <w:pPr>
        <w:ind w:left="5242" w:hanging="360"/>
      </w:pPr>
      <w:rPr>
        <w:rFonts w:ascii="Symbol" w:hAnsi="Symbol" w:hint="default"/>
      </w:rPr>
    </w:lvl>
    <w:lvl w:ilvl="7" w:tplc="041F0003" w:tentative="1">
      <w:start w:val="1"/>
      <w:numFmt w:val="bullet"/>
      <w:lvlText w:val="o"/>
      <w:lvlJc w:val="left"/>
      <w:pPr>
        <w:ind w:left="5962" w:hanging="360"/>
      </w:pPr>
      <w:rPr>
        <w:rFonts w:ascii="Courier New" w:hAnsi="Courier New" w:cs="Courier New" w:hint="default"/>
      </w:rPr>
    </w:lvl>
    <w:lvl w:ilvl="8" w:tplc="041F0005" w:tentative="1">
      <w:start w:val="1"/>
      <w:numFmt w:val="bullet"/>
      <w:lvlText w:val=""/>
      <w:lvlJc w:val="left"/>
      <w:pPr>
        <w:ind w:left="6682" w:hanging="360"/>
      </w:pPr>
      <w:rPr>
        <w:rFonts w:ascii="Wingdings" w:hAnsi="Wingdings" w:hint="default"/>
      </w:rPr>
    </w:lvl>
  </w:abstractNum>
  <w:abstractNum w:abstractNumId="6"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CC97A8F"/>
    <w:multiLevelType w:val="multilevel"/>
    <w:tmpl w:val="4EB4D520"/>
    <w:lvl w:ilvl="0">
      <w:start w:val="1"/>
      <w:numFmt w:val="decimal"/>
      <w:lvlText w:val="[%1]"/>
      <w:lvlJc w:val="left"/>
      <w:pPr>
        <w:ind w:left="990" w:hanging="360"/>
      </w:pPr>
      <w:rPr>
        <w:i w:val="0"/>
        <w:sz w:val="16"/>
        <w:szCs w:val="16"/>
      </w:rPr>
    </w:lvl>
    <w:lvl w:ilvl="1">
      <w:start w:val="1"/>
      <w:numFmt w:val="upperLetter"/>
      <w:pStyle w:val="Heading2"/>
      <w:lvlText w:val="%2."/>
      <w:lvlJc w:val="left"/>
      <w:pPr>
        <w:ind w:left="360" w:hanging="36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2"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357251">
    <w:abstractNumId w:val="11"/>
  </w:num>
  <w:num w:numId="2" w16cid:durableId="1731657815">
    <w:abstractNumId w:val="2"/>
  </w:num>
  <w:num w:numId="3" w16cid:durableId="515190874">
    <w:abstractNumId w:val="1"/>
  </w:num>
  <w:num w:numId="4" w16cid:durableId="363795898">
    <w:abstractNumId w:val="10"/>
  </w:num>
  <w:num w:numId="5" w16cid:durableId="912088677">
    <w:abstractNumId w:val="7"/>
  </w:num>
  <w:num w:numId="6" w16cid:durableId="823665859">
    <w:abstractNumId w:val="8"/>
  </w:num>
  <w:num w:numId="7" w16cid:durableId="2499730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00513782">
    <w:abstractNumId w:val="6"/>
  </w:num>
  <w:num w:numId="9" w16cid:durableId="1024286341">
    <w:abstractNumId w:val="4"/>
  </w:num>
  <w:num w:numId="10" w16cid:durableId="353843938">
    <w:abstractNumId w:val="9"/>
  </w:num>
  <w:num w:numId="11" w16cid:durableId="99842711">
    <w:abstractNumId w:val="0"/>
  </w:num>
  <w:num w:numId="12" w16cid:durableId="885146013">
    <w:abstractNumId w:val="13"/>
  </w:num>
  <w:num w:numId="13" w16cid:durableId="1545478916">
    <w:abstractNumId w:val="12"/>
  </w:num>
  <w:num w:numId="14" w16cid:durableId="1148548350">
    <w:abstractNumId w:val="3"/>
  </w:num>
  <w:num w:numId="15" w16cid:durableId="2356345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33074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560821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866025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230840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trackChanges/>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0285"/>
    <w:rsid w:val="00001793"/>
    <w:rsid w:val="00002D02"/>
    <w:rsid w:val="00002FAF"/>
    <w:rsid w:val="00006E99"/>
    <w:rsid w:val="00012816"/>
    <w:rsid w:val="00012FA5"/>
    <w:rsid w:val="00023182"/>
    <w:rsid w:val="00031B79"/>
    <w:rsid w:val="0003442C"/>
    <w:rsid w:val="000403AE"/>
    <w:rsid w:val="00043030"/>
    <w:rsid w:val="000437B4"/>
    <w:rsid w:val="000451D3"/>
    <w:rsid w:val="00047BB0"/>
    <w:rsid w:val="00050683"/>
    <w:rsid w:val="00053B2E"/>
    <w:rsid w:val="000557C1"/>
    <w:rsid w:val="000560DD"/>
    <w:rsid w:val="000650E5"/>
    <w:rsid w:val="00067023"/>
    <w:rsid w:val="000702AA"/>
    <w:rsid w:val="00081747"/>
    <w:rsid w:val="000824CF"/>
    <w:rsid w:val="00083EEB"/>
    <w:rsid w:val="00085D7A"/>
    <w:rsid w:val="000861FC"/>
    <w:rsid w:val="00086BEE"/>
    <w:rsid w:val="0009083A"/>
    <w:rsid w:val="0009591F"/>
    <w:rsid w:val="000968E1"/>
    <w:rsid w:val="000A0159"/>
    <w:rsid w:val="000B066C"/>
    <w:rsid w:val="000B1D06"/>
    <w:rsid w:val="000B36EC"/>
    <w:rsid w:val="000C0ABF"/>
    <w:rsid w:val="000C1174"/>
    <w:rsid w:val="000C142C"/>
    <w:rsid w:val="000C1648"/>
    <w:rsid w:val="000C21BE"/>
    <w:rsid w:val="000C27DC"/>
    <w:rsid w:val="000D09B7"/>
    <w:rsid w:val="000D4F4C"/>
    <w:rsid w:val="000F1ABC"/>
    <w:rsid w:val="000F1F24"/>
    <w:rsid w:val="000F2C11"/>
    <w:rsid w:val="000F400B"/>
    <w:rsid w:val="0011255B"/>
    <w:rsid w:val="00114406"/>
    <w:rsid w:val="00124A09"/>
    <w:rsid w:val="00130AF6"/>
    <w:rsid w:val="001320DC"/>
    <w:rsid w:val="0013576D"/>
    <w:rsid w:val="001426AA"/>
    <w:rsid w:val="00143EE4"/>
    <w:rsid w:val="0014692A"/>
    <w:rsid w:val="001474F3"/>
    <w:rsid w:val="00152610"/>
    <w:rsid w:val="00152AB3"/>
    <w:rsid w:val="00154CA8"/>
    <w:rsid w:val="00161AD5"/>
    <w:rsid w:val="0016204E"/>
    <w:rsid w:val="00165FB3"/>
    <w:rsid w:val="001676EE"/>
    <w:rsid w:val="00170C54"/>
    <w:rsid w:val="001743EC"/>
    <w:rsid w:val="00176BA2"/>
    <w:rsid w:val="00180047"/>
    <w:rsid w:val="00180F9F"/>
    <w:rsid w:val="0018151A"/>
    <w:rsid w:val="00185F6F"/>
    <w:rsid w:val="0019206C"/>
    <w:rsid w:val="001A214D"/>
    <w:rsid w:val="001B020C"/>
    <w:rsid w:val="001B0334"/>
    <w:rsid w:val="001B2E51"/>
    <w:rsid w:val="001C3C8D"/>
    <w:rsid w:val="001C5CE3"/>
    <w:rsid w:val="001D0646"/>
    <w:rsid w:val="001D235D"/>
    <w:rsid w:val="001D5011"/>
    <w:rsid w:val="001E18CB"/>
    <w:rsid w:val="001E7EDB"/>
    <w:rsid w:val="001F1173"/>
    <w:rsid w:val="001F1235"/>
    <w:rsid w:val="001F2329"/>
    <w:rsid w:val="001F35BF"/>
    <w:rsid w:val="001F4CB2"/>
    <w:rsid w:val="001F512A"/>
    <w:rsid w:val="00201147"/>
    <w:rsid w:val="00212D9B"/>
    <w:rsid w:val="0022398A"/>
    <w:rsid w:val="002252D0"/>
    <w:rsid w:val="00226FEA"/>
    <w:rsid w:val="002309CC"/>
    <w:rsid w:val="00233A4C"/>
    <w:rsid w:val="00234ABB"/>
    <w:rsid w:val="00243585"/>
    <w:rsid w:val="002458C8"/>
    <w:rsid w:val="00252C9A"/>
    <w:rsid w:val="002577ED"/>
    <w:rsid w:val="00262D2F"/>
    <w:rsid w:val="00272A3B"/>
    <w:rsid w:val="002775B6"/>
    <w:rsid w:val="00280F12"/>
    <w:rsid w:val="0028194D"/>
    <w:rsid w:val="00282E76"/>
    <w:rsid w:val="002838C2"/>
    <w:rsid w:val="00285E41"/>
    <w:rsid w:val="0029233C"/>
    <w:rsid w:val="002947C5"/>
    <w:rsid w:val="002A2E23"/>
    <w:rsid w:val="002A48A1"/>
    <w:rsid w:val="002A4AB4"/>
    <w:rsid w:val="002A59A3"/>
    <w:rsid w:val="002B6664"/>
    <w:rsid w:val="002D1F6D"/>
    <w:rsid w:val="002D5E71"/>
    <w:rsid w:val="002E13A7"/>
    <w:rsid w:val="002E2421"/>
    <w:rsid w:val="002E4781"/>
    <w:rsid w:val="002E79D4"/>
    <w:rsid w:val="002F221E"/>
    <w:rsid w:val="002F4867"/>
    <w:rsid w:val="002F4AA2"/>
    <w:rsid w:val="002F766B"/>
    <w:rsid w:val="00305C29"/>
    <w:rsid w:val="0031286C"/>
    <w:rsid w:val="00312D16"/>
    <w:rsid w:val="00313303"/>
    <w:rsid w:val="003142A2"/>
    <w:rsid w:val="0032544E"/>
    <w:rsid w:val="00334169"/>
    <w:rsid w:val="00340DBC"/>
    <w:rsid w:val="0034602F"/>
    <w:rsid w:val="00351185"/>
    <w:rsid w:val="00356E05"/>
    <w:rsid w:val="00357347"/>
    <w:rsid w:val="00357A31"/>
    <w:rsid w:val="0036091A"/>
    <w:rsid w:val="003613E3"/>
    <w:rsid w:val="0037263F"/>
    <w:rsid w:val="00382E05"/>
    <w:rsid w:val="00386ADD"/>
    <w:rsid w:val="003870C1"/>
    <w:rsid w:val="003913E5"/>
    <w:rsid w:val="003A1E55"/>
    <w:rsid w:val="003A2F1E"/>
    <w:rsid w:val="003A5FF0"/>
    <w:rsid w:val="003B3B07"/>
    <w:rsid w:val="003C31E8"/>
    <w:rsid w:val="003D1C49"/>
    <w:rsid w:val="003D5719"/>
    <w:rsid w:val="003D7132"/>
    <w:rsid w:val="003E160C"/>
    <w:rsid w:val="003E401B"/>
    <w:rsid w:val="003E584D"/>
    <w:rsid w:val="003F021E"/>
    <w:rsid w:val="00401BEF"/>
    <w:rsid w:val="00402320"/>
    <w:rsid w:val="004063A4"/>
    <w:rsid w:val="0041322F"/>
    <w:rsid w:val="00413679"/>
    <w:rsid w:val="00424268"/>
    <w:rsid w:val="00430B04"/>
    <w:rsid w:val="004323EE"/>
    <w:rsid w:val="00434E4F"/>
    <w:rsid w:val="00435CC8"/>
    <w:rsid w:val="00437C23"/>
    <w:rsid w:val="00441742"/>
    <w:rsid w:val="00447E1D"/>
    <w:rsid w:val="004544C4"/>
    <w:rsid w:val="00455E11"/>
    <w:rsid w:val="004572A6"/>
    <w:rsid w:val="00466AD3"/>
    <w:rsid w:val="004670B6"/>
    <w:rsid w:val="00467E9E"/>
    <w:rsid w:val="004725E6"/>
    <w:rsid w:val="00474613"/>
    <w:rsid w:val="00481131"/>
    <w:rsid w:val="0048247F"/>
    <w:rsid w:val="00483573"/>
    <w:rsid w:val="00485415"/>
    <w:rsid w:val="0048578F"/>
    <w:rsid w:val="00493467"/>
    <w:rsid w:val="00493A4D"/>
    <w:rsid w:val="00495B46"/>
    <w:rsid w:val="004A0E63"/>
    <w:rsid w:val="004A4B26"/>
    <w:rsid w:val="004A58E9"/>
    <w:rsid w:val="004A7F56"/>
    <w:rsid w:val="004B0A87"/>
    <w:rsid w:val="004B29E3"/>
    <w:rsid w:val="004B6A01"/>
    <w:rsid w:val="004B7007"/>
    <w:rsid w:val="004C0A1B"/>
    <w:rsid w:val="004C0A56"/>
    <w:rsid w:val="004C12D4"/>
    <w:rsid w:val="004C1E98"/>
    <w:rsid w:val="004C2573"/>
    <w:rsid w:val="004C35EB"/>
    <w:rsid w:val="004C63FB"/>
    <w:rsid w:val="004D7319"/>
    <w:rsid w:val="004E0B5F"/>
    <w:rsid w:val="004E41AE"/>
    <w:rsid w:val="004E5AA3"/>
    <w:rsid w:val="004F2C18"/>
    <w:rsid w:val="00500941"/>
    <w:rsid w:val="00500F45"/>
    <w:rsid w:val="00502BBC"/>
    <w:rsid w:val="0050595E"/>
    <w:rsid w:val="0051464D"/>
    <w:rsid w:val="00526C2F"/>
    <w:rsid w:val="005303DB"/>
    <w:rsid w:val="00533E1B"/>
    <w:rsid w:val="00545655"/>
    <w:rsid w:val="00545EB1"/>
    <w:rsid w:val="00550D56"/>
    <w:rsid w:val="0055780D"/>
    <w:rsid w:val="0056364D"/>
    <w:rsid w:val="005657FE"/>
    <w:rsid w:val="0057643F"/>
    <w:rsid w:val="0057706F"/>
    <w:rsid w:val="00584BA2"/>
    <w:rsid w:val="005859BE"/>
    <w:rsid w:val="00585F47"/>
    <w:rsid w:val="0059147F"/>
    <w:rsid w:val="00593306"/>
    <w:rsid w:val="0059348A"/>
    <w:rsid w:val="00596F52"/>
    <w:rsid w:val="005A170E"/>
    <w:rsid w:val="005A2567"/>
    <w:rsid w:val="005A34EE"/>
    <w:rsid w:val="005B04D5"/>
    <w:rsid w:val="005B1ED8"/>
    <w:rsid w:val="005B35F1"/>
    <w:rsid w:val="005B3AF6"/>
    <w:rsid w:val="005B43C2"/>
    <w:rsid w:val="005C18AE"/>
    <w:rsid w:val="005C68BC"/>
    <w:rsid w:val="005D607F"/>
    <w:rsid w:val="005D73AB"/>
    <w:rsid w:val="005E1737"/>
    <w:rsid w:val="005E1B14"/>
    <w:rsid w:val="005E1CFD"/>
    <w:rsid w:val="005E2AF7"/>
    <w:rsid w:val="005E2D10"/>
    <w:rsid w:val="005E384A"/>
    <w:rsid w:val="005E4DE6"/>
    <w:rsid w:val="005E5238"/>
    <w:rsid w:val="005E69DC"/>
    <w:rsid w:val="005F0DEA"/>
    <w:rsid w:val="005F12E8"/>
    <w:rsid w:val="005F3F20"/>
    <w:rsid w:val="005F4497"/>
    <w:rsid w:val="005F5E3C"/>
    <w:rsid w:val="0060043B"/>
    <w:rsid w:val="00600F86"/>
    <w:rsid w:val="006068E5"/>
    <w:rsid w:val="00611D54"/>
    <w:rsid w:val="00613800"/>
    <w:rsid w:val="00614B39"/>
    <w:rsid w:val="00614C39"/>
    <w:rsid w:val="00616E8C"/>
    <w:rsid w:val="006172E3"/>
    <w:rsid w:val="00617335"/>
    <w:rsid w:val="006209FC"/>
    <w:rsid w:val="00621141"/>
    <w:rsid w:val="00626960"/>
    <w:rsid w:val="00631597"/>
    <w:rsid w:val="006335AB"/>
    <w:rsid w:val="0063506B"/>
    <w:rsid w:val="00636D0A"/>
    <w:rsid w:val="00642C0D"/>
    <w:rsid w:val="00645190"/>
    <w:rsid w:val="006514FE"/>
    <w:rsid w:val="0065173B"/>
    <w:rsid w:val="00660E3B"/>
    <w:rsid w:val="00660F88"/>
    <w:rsid w:val="00662337"/>
    <w:rsid w:val="00662C15"/>
    <w:rsid w:val="006639A6"/>
    <w:rsid w:val="00666B1B"/>
    <w:rsid w:val="006672D3"/>
    <w:rsid w:val="00670531"/>
    <w:rsid w:val="00673303"/>
    <w:rsid w:val="00673CC5"/>
    <w:rsid w:val="006774AD"/>
    <w:rsid w:val="006774B8"/>
    <w:rsid w:val="006848B9"/>
    <w:rsid w:val="0068540C"/>
    <w:rsid w:val="0068744B"/>
    <w:rsid w:val="00691E0E"/>
    <w:rsid w:val="006925D5"/>
    <w:rsid w:val="00694E0B"/>
    <w:rsid w:val="00696E08"/>
    <w:rsid w:val="006A2481"/>
    <w:rsid w:val="006B68F3"/>
    <w:rsid w:val="006C1C20"/>
    <w:rsid w:val="006C32BD"/>
    <w:rsid w:val="006C60F0"/>
    <w:rsid w:val="006D1237"/>
    <w:rsid w:val="006D4ED6"/>
    <w:rsid w:val="006E3AE2"/>
    <w:rsid w:val="006E3E8E"/>
    <w:rsid w:val="006E42E3"/>
    <w:rsid w:val="006E494E"/>
    <w:rsid w:val="006F18B8"/>
    <w:rsid w:val="006F6F5A"/>
    <w:rsid w:val="00703451"/>
    <w:rsid w:val="007054D1"/>
    <w:rsid w:val="00706A91"/>
    <w:rsid w:val="007076AC"/>
    <w:rsid w:val="007113B7"/>
    <w:rsid w:val="0071794C"/>
    <w:rsid w:val="00721F21"/>
    <w:rsid w:val="007220E7"/>
    <w:rsid w:val="0073017E"/>
    <w:rsid w:val="007311B5"/>
    <w:rsid w:val="00732E46"/>
    <w:rsid w:val="007415DC"/>
    <w:rsid w:val="00744BA2"/>
    <w:rsid w:val="00746C15"/>
    <w:rsid w:val="00755A89"/>
    <w:rsid w:val="00756915"/>
    <w:rsid w:val="00760BBD"/>
    <w:rsid w:val="00770399"/>
    <w:rsid w:val="00771AA2"/>
    <w:rsid w:val="007721D1"/>
    <w:rsid w:val="007735D2"/>
    <w:rsid w:val="00775712"/>
    <w:rsid w:val="007822ED"/>
    <w:rsid w:val="00782950"/>
    <w:rsid w:val="00785E95"/>
    <w:rsid w:val="0078752C"/>
    <w:rsid w:val="0079141F"/>
    <w:rsid w:val="007920DC"/>
    <w:rsid w:val="007938DE"/>
    <w:rsid w:val="0079674B"/>
    <w:rsid w:val="007A2DEB"/>
    <w:rsid w:val="007A7880"/>
    <w:rsid w:val="007B07C3"/>
    <w:rsid w:val="007B38DE"/>
    <w:rsid w:val="007B5DC6"/>
    <w:rsid w:val="007B62A7"/>
    <w:rsid w:val="007C2FB4"/>
    <w:rsid w:val="007C410D"/>
    <w:rsid w:val="007C5FE2"/>
    <w:rsid w:val="007C5FFC"/>
    <w:rsid w:val="007D049D"/>
    <w:rsid w:val="007D6D75"/>
    <w:rsid w:val="007E5119"/>
    <w:rsid w:val="007E5D7E"/>
    <w:rsid w:val="007E713A"/>
    <w:rsid w:val="007F0AB6"/>
    <w:rsid w:val="007F4FB6"/>
    <w:rsid w:val="00800964"/>
    <w:rsid w:val="00804A92"/>
    <w:rsid w:val="0080720F"/>
    <w:rsid w:val="008074F5"/>
    <w:rsid w:val="00810E2F"/>
    <w:rsid w:val="00813371"/>
    <w:rsid w:val="00815BFA"/>
    <w:rsid w:val="00821364"/>
    <w:rsid w:val="008251CA"/>
    <w:rsid w:val="00825920"/>
    <w:rsid w:val="0082737C"/>
    <w:rsid w:val="00827FB8"/>
    <w:rsid w:val="008313C6"/>
    <w:rsid w:val="00833675"/>
    <w:rsid w:val="00835BED"/>
    <w:rsid w:val="00844F8B"/>
    <w:rsid w:val="00846B6B"/>
    <w:rsid w:val="00851B4D"/>
    <w:rsid w:val="0085493B"/>
    <w:rsid w:val="008576C0"/>
    <w:rsid w:val="00874977"/>
    <w:rsid w:val="00876A92"/>
    <w:rsid w:val="00882498"/>
    <w:rsid w:val="008842DF"/>
    <w:rsid w:val="00885315"/>
    <w:rsid w:val="008856C3"/>
    <w:rsid w:val="0089298D"/>
    <w:rsid w:val="00893A15"/>
    <w:rsid w:val="008A0601"/>
    <w:rsid w:val="008A1ACD"/>
    <w:rsid w:val="008C1178"/>
    <w:rsid w:val="008D22D0"/>
    <w:rsid w:val="008D4109"/>
    <w:rsid w:val="008E1FF8"/>
    <w:rsid w:val="008E36E6"/>
    <w:rsid w:val="008E4F03"/>
    <w:rsid w:val="008F16EA"/>
    <w:rsid w:val="00904A03"/>
    <w:rsid w:val="009072F3"/>
    <w:rsid w:val="00913B3E"/>
    <w:rsid w:val="00914811"/>
    <w:rsid w:val="009166EC"/>
    <w:rsid w:val="0092399C"/>
    <w:rsid w:val="00923DA7"/>
    <w:rsid w:val="00932FBA"/>
    <w:rsid w:val="009373D5"/>
    <w:rsid w:val="009454A2"/>
    <w:rsid w:val="00945575"/>
    <w:rsid w:val="00950009"/>
    <w:rsid w:val="0095207F"/>
    <w:rsid w:val="00954BD6"/>
    <w:rsid w:val="0096199E"/>
    <w:rsid w:val="00966394"/>
    <w:rsid w:val="00976E42"/>
    <w:rsid w:val="00983045"/>
    <w:rsid w:val="00986288"/>
    <w:rsid w:val="00986618"/>
    <w:rsid w:val="00990A9B"/>
    <w:rsid w:val="00996955"/>
    <w:rsid w:val="009A0AA6"/>
    <w:rsid w:val="009A18CB"/>
    <w:rsid w:val="009A5AB5"/>
    <w:rsid w:val="009B429F"/>
    <w:rsid w:val="009C0684"/>
    <w:rsid w:val="009C3CA4"/>
    <w:rsid w:val="009D0B85"/>
    <w:rsid w:val="009D4C6A"/>
    <w:rsid w:val="009D53B4"/>
    <w:rsid w:val="009D5C9D"/>
    <w:rsid w:val="009D7368"/>
    <w:rsid w:val="009D7B71"/>
    <w:rsid w:val="009E2C51"/>
    <w:rsid w:val="009E2C96"/>
    <w:rsid w:val="009E73E3"/>
    <w:rsid w:val="009F0E75"/>
    <w:rsid w:val="009F4B47"/>
    <w:rsid w:val="009F4CDA"/>
    <w:rsid w:val="00A1277E"/>
    <w:rsid w:val="00A22D05"/>
    <w:rsid w:val="00A26A6A"/>
    <w:rsid w:val="00A27561"/>
    <w:rsid w:val="00A3015F"/>
    <w:rsid w:val="00A320DF"/>
    <w:rsid w:val="00A367DE"/>
    <w:rsid w:val="00A41202"/>
    <w:rsid w:val="00A41540"/>
    <w:rsid w:val="00A530D2"/>
    <w:rsid w:val="00A55C6D"/>
    <w:rsid w:val="00A609E3"/>
    <w:rsid w:val="00A6122B"/>
    <w:rsid w:val="00A65256"/>
    <w:rsid w:val="00A65266"/>
    <w:rsid w:val="00A80BDA"/>
    <w:rsid w:val="00A80F2D"/>
    <w:rsid w:val="00A853F3"/>
    <w:rsid w:val="00A87065"/>
    <w:rsid w:val="00A92556"/>
    <w:rsid w:val="00A92AD8"/>
    <w:rsid w:val="00AA200F"/>
    <w:rsid w:val="00AA2525"/>
    <w:rsid w:val="00AA5225"/>
    <w:rsid w:val="00AA707F"/>
    <w:rsid w:val="00AB4C22"/>
    <w:rsid w:val="00AB6BE7"/>
    <w:rsid w:val="00AB73AD"/>
    <w:rsid w:val="00AC0FD4"/>
    <w:rsid w:val="00AC1A8F"/>
    <w:rsid w:val="00AC2488"/>
    <w:rsid w:val="00AC44B6"/>
    <w:rsid w:val="00AC5310"/>
    <w:rsid w:val="00AD12AB"/>
    <w:rsid w:val="00AD32D3"/>
    <w:rsid w:val="00AD3FD6"/>
    <w:rsid w:val="00AE5A81"/>
    <w:rsid w:val="00AF105D"/>
    <w:rsid w:val="00AF2F50"/>
    <w:rsid w:val="00AF3089"/>
    <w:rsid w:val="00AF7836"/>
    <w:rsid w:val="00B025FD"/>
    <w:rsid w:val="00B05CCE"/>
    <w:rsid w:val="00B07BB7"/>
    <w:rsid w:val="00B10AF1"/>
    <w:rsid w:val="00B27102"/>
    <w:rsid w:val="00B279DC"/>
    <w:rsid w:val="00B30A37"/>
    <w:rsid w:val="00B33716"/>
    <w:rsid w:val="00B36841"/>
    <w:rsid w:val="00B36E13"/>
    <w:rsid w:val="00B40E6A"/>
    <w:rsid w:val="00B43A40"/>
    <w:rsid w:val="00B4640C"/>
    <w:rsid w:val="00B47FF3"/>
    <w:rsid w:val="00B51AB6"/>
    <w:rsid w:val="00B5238B"/>
    <w:rsid w:val="00B538AE"/>
    <w:rsid w:val="00B53AA6"/>
    <w:rsid w:val="00B54450"/>
    <w:rsid w:val="00B57BC8"/>
    <w:rsid w:val="00B60677"/>
    <w:rsid w:val="00B630FA"/>
    <w:rsid w:val="00B7031D"/>
    <w:rsid w:val="00B760F0"/>
    <w:rsid w:val="00B7769E"/>
    <w:rsid w:val="00B83635"/>
    <w:rsid w:val="00BA1A68"/>
    <w:rsid w:val="00BB02DF"/>
    <w:rsid w:val="00BC0495"/>
    <w:rsid w:val="00BC08AF"/>
    <w:rsid w:val="00BC2F04"/>
    <w:rsid w:val="00BC568A"/>
    <w:rsid w:val="00BD0B29"/>
    <w:rsid w:val="00BD11B2"/>
    <w:rsid w:val="00BD1F24"/>
    <w:rsid w:val="00BD6215"/>
    <w:rsid w:val="00BD6267"/>
    <w:rsid w:val="00BD73BE"/>
    <w:rsid w:val="00BE2D45"/>
    <w:rsid w:val="00BE4774"/>
    <w:rsid w:val="00BE4E2B"/>
    <w:rsid w:val="00BF6FF6"/>
    <w:rsid w:val="00BF7E1A"/>
    <w:rsid w:val="00C01FC3"/>
    <w:rsid w:val="00C04F49"/>
    <w:rsid w:val="00C051F4"/>
    <w:rsid w:val="00C12FB8"/>
    <w:rsid w:val="00C13A6D"/>
    <w:rsid w:val="00C14A70"/>
    <w:rsid w:val="00C16047"/>
    <w:rsid w:val="00C23CFF"/>
    <w:rsid w:val="00C23E9F"/>
    <w:rsid w:val="00C25825"/>
    <w:rsid w:val="00C2759C"/>
    <w:rsid w:val="00C326FC"/>
    <w:rsid w:val="00C36045"/>
    <w:rsid w:val="00C4227F"/>
    <w:rsid w:val="00C422F2"/>
    <w:rsid w:val="00C46B89"/>
    <w:rsid w:val="00C52DD4"/>
    <w:rsid w:val="00C52F3D"/>
    <w:rsid w:val="00C54B70"/>
    <w:rsid w:val="00C54C1E"/>
    <w:rsid w:val="00C60D29"/>
    <w:rsid w:val="00C62155"/>
    <w:rsid w:val="00C64D24"/>
    <w:rsid w:val="00C72820"/>
    <w:rsid w:val="00C7592D"/>
    <w:rsid w:val="00C821C0"/>
    <w:rsid w:val="00C83196"/>
    <w:rsid w:val="00C84B72"/>
    <w:rsid w:val="00C9162C"/>
    <w:rsid w:val="00C9434E"/>
    <w:rsid w:val="00CA38B8"/>
    <w:rsid w:val="00CA51FC"/>
    <w:rsid w:val="00CA5790"/>
    <w:rsid w:val="00CA6775"/>
    <w:rsid w:val="00CB4709"/>
    <w:rsid w:val="00CB5CB4"/>
    <w:rsid w:val="00CC21A8"/>
    <w:rsid w:val="00CC35BC"/>
    <w:rsid w:val="00CC519C"/>
    <w:rsid w:val="00CD1291"/>
    <w:rsid w:val="00CD307A"/>
    <w:rsid w:val="00CD54DC"/>
    <w:rsid w:val="00CE0E40"/>
    <w:rsid w:val="00CE368F"/>
    <w:rsid w:val="00CE4005"/>
    <w:rsid w:val="00CE5740"/>
    <w:rsid w:val="00CE73AB"/>
    <w:rsid w:val="00CE7994"/>
    <w:rsid w:val="00CF48E2"/>
    <w:rsid w:val="00CF6930"/>
    <w:rsid w:val="00D02CF8"/>
    <w:rsid w:val="00D050EC"/>
    <w:rsid w:val="00D05F12"/>
    <w:rsid w:val="00D10AC8"/>
    <w:rsid w:val="00D11300"/>
    <w:rsid w:val="00D20E00"/>
    <w:rsid w:val="00D33D2A"/>
    <w:rsid w:val="00D359AE"/>
    <w:rsid w:val="00D37249"/>
    <w:rsid w:val="00D37AAD"/>
    <w:rsid w:val="00D463B0"/>
    <w:rsid w:val="00D46525"/>
    <w:rsid w:val="00D465CA"/>
    <w:rsid w:val="00D46846"/>
    <w:rsid w:val="00D56E65"/>
    <w:rsid w:val="00D6225B"/>
    <w:rsid w:val="00D66528"/>
    <w:rsid w:val="00D75E30"/>
    <w:rsid w:val="00D811C8"/>
    <w:rsid w:val="00D83AF6"/>
    <w:rsid w:val="00D868B8"/>
    <w:rsid w:val="00D86C3C"/>
    <w:rsid w:val="00D87F8B"/>
    <w:rsid w:val="00D95D0D"/>
    <w:rsid w:val="00D964E4"/>
    <w:rsid w:val="00DA2E63"/>
    <w:rsid w:val="00DA34C3"/>
    <w:rsid w:val="00DA3AEC"/>
    <w:rsid w:val="00DA5A9A"/>
    <w:rsid w:val="00DA6E39"/>
    <w:rsid w:val="00DB3364"/>
    <w:rsid w:val="00DB3CD9"/>
    <w:rsid w:val="00DB4355"/>
    <w:rsid w:val="00DB6183"/>
    <w:rsid w:val="00DC625C"/>
    <w:rsid w:val="00DC758F"/>
    <w:rsid w:val="00DD5CA8"/>
    <w:rsid w:val="00DD7F24"/>
    <w:rsid w:val="00DE4C26"/>
    <w:rsid w:val="00DF0D86"/>
    <w:rsid w:val="00DF6629"/>
    <w:rsid w:val="00E013DB"/>
    <w:rsid w:val="00E05735"/>
    <w:rsid w:val="00E077EA"/>
    <w:rsid w:val="00E133EF"/>
    <w:rsid w:val="00E2077B"/>
    <w:rsid w:val="00E247D3"/>
    <w:rsid w:val="00E2543B"/>
    <w:rsid w:val="00E25657"/>
    <w:rsid w:val="00E30D60"/>
    <w:rsid w:val="00E35667"/>
    <w:rsid w:val="00E45781"/>
    <w:rsid w:val="00E4740A"/>
    <w:rsid w:val="00E57D3D"/>
    <w:rsid w:val="00E625A7"/>
    <w:rsid w:val="00E653B5"/>
    <w:rsid w:val="00E65DF7"/>
    <w:rsid w:val="00E730F9"/>
    <w:rsid w:val="00E7405D"/>
    <w:rsid w:val="00E83E97"/>
    <w:rsid w:val="00E90136"/>
    <w:rsid w:val="00E91A5E"/>
    <w:rsid w:val="00E9312B"/>
    <w:rsid w:val="00E9350F"/>
    <w:rsid w:val="00E949A2"/>
    <w:rsid w:val="00EA22E2"/>
    <w:rsid w:val="00EA26B5"/>
    <w:rsid w:val="00EA352F"/>
    <w:rsid w:val="00EA4842"/>
    <w:rsid w:val="00EA6EB4"/>
    <w:rsid w:val="00EA73DA"/>
    <w:rsid w:val="00EC013A"/>
    <w:rsid w:val="00EC35CE"/>
    <w:rsid w:val="00EC4553"/>
    <w:rsid w:val="00EC77B0"/>
    <w:rsid w:val="00ED0CC4"/>
    <w:rsid w:val="00ED13F0"/>
    <w:rsid w:val="00ED7820"/>
    <w:rsid w:val="00EE01E7"/>
    <w:rsid w:val="00EE02E8"/>
    <w:rsid w:val="00EF3BA0"/>
    <w:rsid w:val="00EF47A5"/>
    <w:rsid w:val="00EF6430"/>
    <w:rsid w:val="00F04A81"/>
    <w:rsid w:val="00F0712D"/>
    <w:rsid w:val="00F1648B"/>
    <w:rsid w:val="00F22A05"/>
    <w:rsid w:val="00F270AA"/>
    <w:rsid w:val="00F30EAA"/>
    <w:rsid w:val="00F322E7"/>
    <w:rsid w:val="00F33F99"/>
    <w:rsid w:val="00F40B74"/>
    <w:rsid w:val="00F421E3"/>
    <w:rsid w:val="00F44337"/>
    <w:rsid w:val="00F520ED"/>
    <w:rsid w:val="00F63565"/>
    <w:rsid w:val="00F65249"/>
    <w:rsid w:val="00F67007"/>
    <w:rsid w:val="00F70810"/>
    <w:rsid w:val="00F72F87"/>
    <w:rsid w:val="00F7737F"/>
    <w:rsid w:val="00F82CCE"/>
    <w:rsid w:val="00F875FF"/>
    <w:rsid w:val="00F92C47"/>
    <w:rsid w:val="00F9643E"/>
    <w:rsid w:val="00FA1BE2"/>
    <w:rsid w:val="00FA2BC4"/>
    <w:rsid w:val="00FA45FA"/>
    <w:rsid w:val="00FA6B53"/>
    <w:rsid w:val="00FA6C74"/>
    <w:rsid w:val="00FB2AAE"/>
    <w:rsid w:val="00FB41DF"/>
    <w:rsid w:val="00FB66BA"/>
    <w:rsid w:val="00FB6D7A"/>
    <w:rsid w:val="00FC0544"/>
    <w:rsid w:val="00FC14C8"/>
    <w:rsid w:val="00FD0B60"/>
    <w:rsid w:val="00FD519F"/>
    <w:rsid w:val="00FD69D2"/>
    <w:rsid w:val="00FE0E9B"/>
    <w:rsid w:val="00FE4422"/>
    <w:rsid w:val="00FE589C"/>
    <w:rsid w:val="00FF3D57"/>
    <w:rsid w:val="00FF4CDD"/>
    <w:rsid w:val="00FF78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585EB"/>
  <w15:docId w15:val="{CDE418EA-F2F9-4C4C-BD37-46BB200DC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05D"/>
    <w:pPr>
      <w:jc w:val="both"/>
    </w:pPr>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pPr>
    <w:rPr>
      <w:sz w:val="16"/>
      <w:szCs w:val="16"/>
    </w:rPr>
  </w:style>
  <w:style w:type="paragraph" w:customStyle="1" w:styleId="References">
    <w:name w:val="References"/>
    <w:basedOn w:val="Normal"/>
    <w:pPr>
      <w:numPr>
        <w:numId w:val="6"/>
      </w:numPr>
    </w:pPr>
    <w:rPr>
      <w:sz w:val="16"/>
      <w:szCs w:val="16"/>
    </w:rPr>
  </w:style>
  <w:style w:type="paragraph" w:customStyle="1" w:styleId="IndexTerms">
    <w:name w:val="IndexTerms"/>
    <w:basedOn w:val="Normal"/>
    <w:next w:val="Normal"/>
    <w:pPr>
      <w:ind w:firstLine="202"/>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pPr>
  </w:style>
  <w:style w:type="paragraph" w:customStyle="1" w:styleId="FigureCaption">
    <w:name w:val="Figure Caption"/>
    <w:basedOn w:val="Normal"/>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FF783C"/>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qFormat/>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TitleChar">
    <w:name w:val="Title Char"/>
    <w:basedOn w:val="DefaultParagraphFont"/>
    <w:link w:val="Title"/>
    <w:uiPriority w:val="10"/>
    <w:rsid w:val="000451D3"/>
    <w:rPr>
      <w:kern w:val="28"/>
      <w:sz w:val="48"/>
      <w:szCs w:val="48"/>
    </w:rPr>
  </w:style>
  <w:style w:type="character" w:styleId="PlaceholderText">
    <w:name w:val="Placeholder Text"/>
    <w:basedOn w:val="DefaultParagraphFont"/>
    <w:uiPriority w:val="99"/>
    <w:semiHidden/>
    <w:rsid w:val="00545EB1"/>
    <w:rPr>
      <w:color w:val="666666"/>
    </w:rPr>
  </w:style>
  <w:style w:type="paragraph" w:styleId="Caption">
    <w:name w:val="caption"/>
    <w:basedOn w:val="Normal"/>
    <w:next w:val="Normal"/>
    <w:uiPriority w:val="35"/>
    <w:unhideWhenUsed/>
    <w:qFormat/>
    <w:rsid w:val="0063506B"/>
  </w:style>
  <w:style w:type="paragraph" w:styleId="Bibliography">
    <w:name w:val="Bibliography"/>
    <w:basedOn w:val="Normal"/>
    <w:next w:val="Normal"/>
    <w:uiPriority w:val="37"/>
    <w:unhideWhenUsed/>
    <w:rsid w:val="00CE5740"/>
  </w:style>
  <w:style w:type="table" w:styleId="TableGrid">
    <w:name w:val="Table Grid"/>
    <w:basedOn w:val="TableNormal"/>
    <w:uiPriority w:val="39"/>
    <w:rsid w:val="00CE57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60BBD"/>
  </w:style>
  <w:style w:type="paragraph" w:customStyle="1" w:styleId="Compact">
    <w:name w:val="Compact"/>
    <w:basedOn w:val="BodyText"/>
    <w:qFormat/>
    <w:rsid w:val="00EF47A5"/>
    <w:pPr>
      <w:spacing w:before="36" w:after="36"/>
      <w:jc w:val="left"/>
    </w:pPr>
    <w:rPr>
      <w:rFonts w:asciiTheme="minorHAnsi" w:eastAsiaTheme="minorHAnsi" w:hAnsiTheme="minorHAnsi" w:cstheme="minorBidi"/>
      <w:sz w:val="24"/>
      <w:szCs w:val="24"/>
    </w:rPr>
  </w:style>
  <w:style w:type="table" w:customStyle="1" w:styleId="Table">
    <w:name w:val="Table"/>
    <w:semiHidden/>
    <w:unhideWhenUsed/>
    <w:qFormat/>
    <w:rsid w:val="00EF47A5"/>
    <w:pPr>
      <w:spacing w:after="200"/>
    </w:pPr>
    <w:rPr>
      <w:rFonts w:asciiTheme="minorHAnsi" w:eastAsiaTheme="minorHAnsi" w:hAnsiTheme="minorHAnsi" w:cstheme="minorBidi"/>
      <w:sz w:val="24"/>
      <w:szCs w:val="24"/>
    </w:rPr>
    <w:tblPr>
      <w:tblInd w:w="0" w:type="dxa"/>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EF47A5"/>
    <w:pPr>
      <w:spacing w:after="120"/>
    </w:pPr>
  </w:style>
  <w:style w:type="character" w:customStyle="1" w:styleId="BodyTextChar">
    <w:name w:val="Body Text Char"/>
    <w:basedOn w:val="DefaultParagraphFont"/>
    <w:link w:val="BodyText"/>
    <w:uiPriority w:val="99"/>
    <w:semiHidden/>
    <w:rsid w:val="00EF47A5"/>
  </w:style>
  <w:style w:type="character" w:customStyle="1" w:styleId="Heading3Char">
    <w:name w:val="Heading 3 Char"/>
    <w:basedOn w:val="DefaultParagraphFont"/>
    <w:link w:val="Heading3"/>
    <w:uiPriority w:val="9"/>
    <w:rsid w:val="00E9350F"/>
    <w:rPr>
      <w:i/>
      <w:iCs/>
    </w:rPr>
  </w:style>
  <w:style w:type="character" w:customStyle="1" w:styleId="Heading4Char">
    <w:name w:val="Heading 4 Char"/>
    <w:basedOn w:val="DefaultParagraphFont"/>
    <w:link w:val="Heading4"/>
    <w:uiPriority w:val="9"/>
    <w:semiHidden/>
    <w:rsid w:val="00E9350F"/>
    <w:rPr>
      <w:i/>
      <w:iCs/>
      <w:sz w:val="18"/>
      <w:szCs w:val="18"/>
    </w:rPr>
  </w:style>
  <w:style w:type="character" w:customStyle="1" w:styleId="Heading5Char">
    <w:name w:val="Heading 5 Char"/>
    <w:basedOn w:val="DefaultParagraphFont"/>
    <w:link w:val="Heading5"/>
    <w:uiPriority w:val="9"/>
    <w:semiHidden/>
    <w:rsid w:val="00E9350F"/>
    <w:rPr>
      <w:sz w:val="18"/>
      <w:szCs w:val="18"/>
    </w:rPr>
  </w:style>
  <w:style w:type="character" w:customStyle="1" w:styleId="Heading6Char">
    <w:name w:val="Heading 6 Char"/>
    <w:basedOn w:val="DefaultParagraphFont"/>
    <w:link w:val="Heading6"/>
    <w:uiPriority w:val="9"/>
    <w:semiHidden/>
    <w:rsid w:val="00E9350F"/>
    <w:rPr>
      <w:i/>
      <w:iCs/>
      <w:sz w:val="16"/>
      <w:szCs w:val="16"/>
    </w:rPr>
  </w:style>
  <w:style w:type="character" w:customStyle="1" w:styleId="Heading7Char">
    <w:name w:val="Heading 7 Char"/>
    <w:basedOn w:val="DefaultParagraphFont"/>
    <w:link w:val="Heading7"/>
    <w:uiPriority w:val="9"/>
    <w:rsid w:val="00E9350F"/>
    <w:rPr>
      <w:sz w:val="16"/>
      <w:szCs w:val="16"/>
    </w:rPr>
  </w:style>
  <w:style w:type="character" w:customStyle="1" w:styleId="Heading8Char">
    <w:name w:val="Heading 8 Char"/>
    <w:basedOn w:val="DefaultParagraphFont"/>
    <w:link w:val="Heading8"/>
    <w:uiPriority w:val="9"/>
    <w:rsid w:val="00E9350F"/>
    <w:rPr>
      <w:i/>
      <w:iCs/>
      <w:sz w:val="16"/>
      <w:szCs w:val="16"/>
    </w:rPr>
  </w:style>
  <w:style w:type="character" w:customStyle="1" w:styleId="Heading9Char">
    <w:name w:val="Heading 9 Char"/>
    <w:basedOn w:val="DefaultParagraphFont"/>
    <w:link w:val="Heading9"/>
    <w:uiPriority w:val="9"/>
    <w:rsid w:val="00E9350F"/>
    <w:rPr>
      <w:sz w:val="16"/>
      <w:szCs w:val="16"/>
    </w:rPr>
  </w:style>
  <w:style w:type="character" w:customStyle="1" w:styleId="HeaderChar">
    <w:name w:val="Header Char"/>
    <w:basedOn w:val="DefaultParagraphFont"/>
    <w:link w:val="Header"/>
    <w:rsid w:val="00E9350F"/>
  </w:style>
  <w:style w:type="character" w:customStyle="1" w:styleId="DocumentMapChar">
    <w:name w:val="Document Map Char"/>
    <w:basedOn w:val="DefaultParagraphFont"/>
    <w:link w:val="DocumentMap"/>
    <w:semiHidden/>
    <w:rsid w:val="00E9350F"/>
    <w:rPr>
      <w:rFonts w:ascii="Tahoma" w:hAnsi="Tahoma" w:cs="Tahoma"/>
      <w:shd w:val="clear" w:color="auto" w:fill="000080"/>
    </w:rPr>
  </w:style>
  <w:style w:type="character" w:customStyle="1" w:styleId="SubtitleChar">
    <w:name w:val="Subtitle Char"/>
    <w:basedOn w:val="DefaultParagraphFont"/>
    <w:link w:val="Subtitle"/>
    <w:uiPriority w:val="11"/>
    <w:rsid w:val="00E9350F"/>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983">
      <w:bodyDiv w:val="1"/>
      <w:marLeft w:val="0"/>
      <w:marRight w:val="0"/>
      <w:marTop w:val="0"/>
      <w:marBottom w:val="0"/>
      <w:divBdr>
        <w:top w:val="none" w:sz="0" w:space="0" w:color="auto"/>
        <w:left w:val="none" w:sz="0" w:space="0" w:color="auto"/>
        <w:bottom w:val="none" w:sz="0" w:space="0" w:color="auto"/>
        <w:right w:val="none" w:sz="0" w:space="0" w:color="auto"/>
      </w:divBdr>
    </w:div>
    <w:div w:id="477536">
      <w:bodyDiv w:val="1"/>
      <w:marLeft w:val="0"/>
      <w:marRight w:val="0"/>
      <w:marTop w:val="0"/>
      <w:marBottom w:val="0"/>
      <w:divBdr>
        <w:top w:val="none" w:sz="0" w:space="0" w:color="auto"/>
        <w:left w:val="none" w:sz="0" w:space="0" w:color="auto"/>
        <w:bottom w:val="none" w:sz="0" w:space="0" w:color="auto"/>
        <w:right w:val="none" w:sz="0" w:space="0" w:color="auto"/>
      </w:divBdr>
    </w:div>
    <w:div w:id="1126000">
      <w:bodyDiv w:val="1"/>
      <w:marLeft w:val="0"/>
      <w:marRight w:val="0"/>
      <w:marTop w:val="0"/>
      <w:marBottom w:val="0"/>
      <w:divBdr>
        <w:top w:val="none" w:sz="0" w:space="0" w:color="auto"/>
        <w:left w:val="none" w:sz="0" w:space="0" w:color="auto"/>
        <w:bottom w:val="none" w:sz="0" w:space="0" w:color="auto"/>
        <w:right w:val="none" w:sz="0" w:space="0" w:color="auto"/>
      </w:divBdr>
    </w:div>
    <w:div w:id="1931196">
      <w:bodyDiv w:val="1"/>
      <w:marLeft w:val="0"/>
      <w:marRight w:val="0"/>
      <w:marTop w:val="0"/>
      <w:marBottom w:val="0"/>
      <w:divBdr>
        <w:top w:val="none" w:sz="0" w:space="0" w:color="auto"/>
        <w:left w:val="none" w:sz="0" w:space="0" w:color="auto"/>
        <w:bottom w:val="none" w:sz="0" w:space="0" w:color="auto"/>
        <w:right w:val="none" w:sz="0" w:space="0" w:color="auto"/>
      </w:divBdr>
    </w:div>
    <w:div w:id="2363932">
      <w:bodyDiv w:val="1"/>
      <w:marLeft w:val="0"/>
      <w:marRight w:val="0"/>
      <w:marTop w:val="0"/>
      <w:marBottom w:val="0"/>
      <w:divBdr>
        <w:top w:val="none" w:sz="0" w:space="0" w:color="auto"/>
        <w:left w:val="none" w:sz="0" w:space="0" w:color="auto"/>
        <w:bottom w:val="none" w:sz="0" w:space="0" w:color="auto"/>
        <w:right w:val="none" w:sz="0" w:space="0" w:color="auto"/>
      </w:divBdr>
    </w:div>
    <w:div w:id="2518594">
      <w:bodyDiv w:val="1"/>
      <w:marLeft w:val="0"/>
      <w:marRight w:val="0"/>
      <w:marTop w:val="0"/>
      <w:marBottom w:val="0"/>
      <w:divBdr>
        <w:top w:val="none" w:sz="0" w:space="0" w:color="auto"/>
        <w:left w:val="none" w:sz="0" w:space="0" w:color="auto"/>
        <w:bottom w:val="none" w:sz="0" w:space="0" w:color="auto"/>
        <w:right w:val="none" w:sz="0" w:space="0" w:color="auto"/>
      </w:divBdr>
    </w:div>
    <w:div w:id="4291813">
      <w:bodyDiv w:val="1"/>
      <w:marLeft w:val="0"/>
      <w:marRight w:val="0"/>
      <w:marTop w:val="0"/>
      <w:marBottom w:val="0"/>
      <w:divBdr>
        <w:top w:val="none" w:sz="0" w:space="0" w:color="auto"/>
        <w:left w:val="none" w:sz="0" w:space="0" w:color="auto"/>
        <w:bottom w:val="none" w:sz="0" w:space="0" w:color="auto"/>
        <w:right w:val="none" w:sz="0" w:space="0" w:color="auto"/>
      </w:divBdr>
    </w:div>
    <w:div w:id="4599721">
      <w:bodyDiv w:val="1"/>
      <w:marLeft w:val="0"/>
      <w:marRight w:val="0"/>
      <w:marTop w:val="0"/>
      <w:marBottom w:val="0"/>
      <w:divBdr>
        <w:top w:val="none" w:sz="0" w:space="0" w:color="auto"/>
        <w:left w:val="none" w:sz="0" w:space="0" w:color="auto"/>
        <w:bottom w:val="none" w:sz="0" w:space="0" w:color="auto"/>
        <w:right w:val="none" w:sz="0" w:space="0" w:color="auto"/>
      </w:divBdr>
    </w:div>
    <w:div w:id="5177522">
      <w:bodyDiv w:val="1"/>
      <w:marLeft w:val="0"/>
      <w:marRight w:val="0"/>
      <w:marTop w:val="0"/>
      <w:marBottom w:val="0"/>
      <w:divBdr>
        <w:top w:val="none" w:sz="0" w:space="0" w:color="auto"/>
        <w:left w:val="none" w:sz="0" w:space="0" w:color="auto"/>
        <w:bottom w:val="none" w:sz="0" w:space="0" w:color="auto"/>
        <w:right w:val="none" w:sz="0" w:space="0" w:color="auto"/>
      </w:divBdr>
    </w:div>
    <w:div w:id="6372647">
      <w:bodyDiv w:val="1"/>
      <w:marLeft w:val="0"/>
      <w:marRight w:val="0"/>
      <w:marTop w:val="0"/>
      <w:marBottom w:val="0"/>
      <w:divBdr>
        <w:top w:val="none" w:sz="0" w:space="0" w:color="auto"/>
        <w:left w:val="none" w:sz="0" w:space="0" w:color="auto"/>
        <w:bottom w:val="none" w:sz="0" w:space="0" w:color="auto"/>
        <w:right w:val="none" w:sz="0" w:space="0" w:color="auto"/>
      </w:divBdr>
    </w:div>
    <w:div w:id="6372783">
      <w:bodyDiv w:val="1"/>
      <w:marLeft w:val="0"/>
      <w:marRight w:val="0"/>
      <w:marTop w:val="0"/>
      <w:marBottom w:val="0"/>
      <w:divBdr>
        <w:top w:val="none" w:sz="0" w:space="0" w:color="auto"/>
        <w:left w:val="none" w:sz="0" w:space="0" w:color="auto"/>
        <w:bottom w:val="none" w:sz="0" w:space="0" w:color="auto"/>
        <w:right w:val="none" w:sz="0" w:space="0" w:color="auto"/>
      </w:divBdr>
    </w:div>
    <w:div w:id="6447733">
      <w:bodyDiv w:val="1"/>
      <w:marLeft w:val="0"/>
      <w:marRight w:val="0"/>
      <w:marTop w:val="0"/>
      <w:marBottom w:val="0"/>
      <w:divBdr>
        <w:top w:val="none" w:sz="0" w:space="0" w:color="auto"/>
        <w:left w:val="none" w:sz="0" w:space="0" w:color="auto"/>
        <w:bottom w:val="none" w:sz="0" w:space="0" w:color="auto"/>
        <w:right w:val="none" w:sz="0" w:space="0" w:color="auto"/>
      </w:divBdr>
    </w:div>
    <w:div w:id="6830807">
      <w:bodyDiv w:val="1"/>
      <w:marLeft w:val="0"/>
      <w:marRight w:val="0"/>
      <w:marTop w:val="0"/>
      <w:marBottom w:val="0"/>
      <w:divBdr>
        <w:top w:val="none" w:sz="0" w:space="0" w:color="auto"/>
        <w:left w:val="none" w:sz="0" w:space="0" w:color="auto"/>
        <w:bottom w:val="none" w:sz="0" w:space="0" w:color="auto"/>
        <w:right w:val="none" w:sz="0" w:space="0" w:color="auto"/>
      </w:divBdr>
    </w:div>
    <w:div w:id="7603178">
      <w:bodyDiv w:val="1"/>
      <w:marLeft w:val="0"/>
      <w:marRight w:val="0"/>
      <w:marTop w:val="0"/>
      <w:marBottom w:val="0"/>
      <w:divBdr>
        <w:top w:val="none" w:sz="0" w:space="0" w:color="auto"/>
        <w:left w:val="none" w:sz="0" w:space="0" w:color="auto"/>
        <w:bottom w:val="none" w:sz="0" w:space="0" w:color="auto"/>
        <w:right w:val="none" w:sz="0" w:space="0" w:color="auto"/>
      </w:divBdr>
    </w:div>
    <w:div w:id="7608071">
      <w:bodyDiv w:val="1"/>
      <w:marLeft w:val="0"/>
      <w:marRight w:val="0"/>
      <w:marTop w:val="0"/>
      <w:marBottom w:val="0"/>
      <w:divBdr>
        <w:top w:val="none" w:sz="0" w:space="0" w:color="auto"/>
        <w:left w:val="none" w:sz="0" w:space="0" w:color="auto"/>
        <w:bottom w:val="none" w:sz="0" w:space="0" w:color="auto"/>
        <w:right w:val="none" w:sz="0" w:space="0" w:color="auto"/>
      </w:divBdr>
    </w:div>
    <w:div w:id="7755378">
      <w:bodyDiv w:val="1"/>
      <w:marLeft w:val="0"/>
      <w:marRight w:val="0"/>
      <w:marTop w:val="0"/>
      <w:marBottom w:val="0"/>
      <w:divBdr>
        <w:top w:val="none" w:sz="0" w:space="0" w:color="auto"/>
        <w:left w:val="none" w:sz="0" w:space="0" w:color="auto"/>
        <w:bottom w:val="none" w:sz="0" w:space="0" w:color="auto"/>
        <w:right w:val="none" w:sz="0" w:space="0" w:color="auto"/>
      </w:divBdr>
    </w:div>
    <w:div w:id="8526844">
      <w:bodyDiv w:val="1"/>
      <w:marLeft w:val="0"/>
      <w:marRight w:val="0"/>
      <w:marTop w:val="0"/>
      <w:marBottom w:val="0"/>
      <w:divBdr>
        <w:top w:val="none" w:sz="0" w:space="0" w:color="auto"/>
        <w:left w:val="none" w:sz="0" w:space="0" w:color="auto"/>
        <w:bottom w:val="none" w:sz="0" w:space="0" w:color="auto"/>
        <w:right w:val="none" w:sz="0" w:space="0" w:color="auto"/>
      </w:divBdr>
    </w:div>
    <w:div w:id="8877815">
      <w:bodyDiv w:val="1"/>
      <w:marLeft w:val="0"/>
      <w:marRight w:val="0"/>
      <w:marTop w:val="0"/>
      <w:marBottom w:val="0"/>
      <w:divBdr>
        <w:top w:val="none" w:sz="0" w:space="0" w:color="auto"/>
        <w:left w:val="none" w:sz="0" w:space="0" w:color="auto"/>
        <w:bottom w:val="none" w:sz="0" w:space="0" w:color="auto"/>
        <w:right w:val="none" w:sz="0" w:space="0" w:color="auto"/>
      </w:divBdr>
    </w:div>
    <w:div w:id="9525774">
      <w:bodyDiv w:val="1"/>
      <w:marLeft w:val="0"/>
      <w:marRight w:val="0"/>
      <w:marTop w:val="0"/>
      <w:marBottom w:val="0"/>
      <w:divBdr>
        <w:top w:val="none" w:sz="0" w:space="0" w:color="auto"/>
        <w:left w:val="none" w:sz="0" w:space="0" w:color="auto"/>
        <w:bottom w:val="none" w:sz="0" w:space="0" w:color="auto"/>
        <w:right w:val="none" w:sz="0" w:space="0" w:color="auto"/>
      </w:divBdr>
    </w:div>
    <w:div w:id="10229011">
      <w:bodyDiv w:val="1"/>
      <w:marLeft w:val="0"/>
      <w:marRight w:val="0"/>
      <w:marTop w:val="0"/>
      <w:marBottom w:val="0"/>
      <w:divBdr>
        <w:top w:val="none" w:sz="0" w:space="0" w:color="auto"/>
        <w:left w:val="none" w:sz="0" w:space="0" w:color="auto"/>
        <w:bottom w:val="none" w:sz="0" w:space="0" w:color="auto"/>
        <w:right w:val="none" w:sz="0" w:space="0" w:color="auto"/>
      </w:divBdr>
    </w:div>
    <w:div w:id="10298676">
      <w:bodyDiv w:val="1"/>
      <w:marLeft w:val="0"/>
      <w:marRight w:val="0"/>
      <w:marTop w:val="0"/>
      <w:marBottom w:val="0"/>
      <w:divBdr>
        <w:top w:val="none" w:sz="0" w:space="0" w:color="auto"/>
        <w:left w:val="none" w:sz="0" w:space="0" w:color="auto"/>
        <w:bottom w:val="none" w:sz="0" w:space="0" w:color="auto"/>
        <w:right w:val="none" w:sz="0" w:space="0" w:color="auto"/>
      </w:divBdr>
    </w:div>
    <w:div w:id="10305858">
      <w:bodyDiv w:val="1"/>
      <w:marLeft w:val="0"/>
      <w:marRight w:val="0"/>
      <w:marTop w:val="0"/>
      <w:marBottom w:val="0"/>
      <w:divBdr>
        <w:top w:val="none" w:sz="0" w:space="0" w:color="auto"/>
        <w:left w:val="none" w:sz="0" w:space="0" w:color="auto"/>
        <w:bottom w:val="none" w:sz="0" w:space="0" w:color="auto"/>
        <w:right w:val="none" w:sz="0" w:space="0" w:color="auto"/>
      </w:divBdr>
    </w:div>
    <w:div w:id="10838218">
      <w:bodyDiv w:val="1"/>
      <w:marLeft w:val="0"/>
      <w:marRight w:val="0"/>
      <w:marTop w:val="0"/>
      <w:marBottom w:val="0"/>
      <w:divBdr>
        <w:top w:val="none" w:sz="0" w:space="0" w:color="auto"/>
        <w:left w:val="none" w:sz="0" w:space="0" w:color="auto"/>
        <w:bottom w:val="none" w:sz="0" w:space="0" w:color="auto"/>
        <w:right w:val="none" w:sz="0" w:space="0" w:color="auto"/>
      </w:divBdr>
    </w:div>
    <w:div w:id="10955373">
      <w:bodyDiv w:val="1"/>
      <w:marLeft w:val="0"/>
      <w:marRight w:val="0"/>
      <w:marTop w:val="0"/>
      <w:marBottom w:val="0"/>
      <w:divBdr>
        <w:top w:val="none" w:sz="0" w:space="0" w:color="auto"/>
        <w:left w:val="none" w:sz="0" w:space="0" w:color="auto"/>
        <w:bottom w:val="none" w:sz="0" w:space="0" w:color="auto"/>
        <w:right w:val="none" w:sz="0" w:space="0" w:color="auto"/>
      </w:divBdr>
    </w:div>
    <w:div w:id="11033947">
      <w:bodyDiv w:val="1"/>
      <w:marLeft w:val="0"/>
      <w:marRight w:val="0"/>
      <w:marTop w:val="0"/>
      <w:marBottom w:val="0"/>
      <w:divBdr>
        <w:top w:val="none" w:sz="0" w:space="0" w:color="auto"/>
        <w:left w:val="none" w:sz="0" w:space="0" w:color="auto"/>
        <w:bottom w:val="none" w:sz="0" w:space="0" w:color="auto"/>
        <w:right w:val="none" w:sz="0" w:space="0" w:color="auto"/>
      </w:divBdr>
    </w:div>
    <w:div w:id="11105427">
      <w:bodyDiv w:val="1"/>
      <w:marLeft w:val="0"/>
      <w:marRight w:val="0"/>
      <w:marTop w:val="0"/>
      <w:marBottom w:val="0"/>
      <w:divBdr>
        <w:top w:val="none" w:sz="0" w:space="0" w:color="auto"/>
        <w:left w:val="none" w:sz="0" w:space="0" w:color="auto"/>
        <w:bottom w:val="none" w:sz="0" w:space="0" w:color="auto"/>
        <w:right w:val="none" w:sz="0" w:space="0" w:color="auto"/>
      </w:divBdr>
    </w:div>
    <w:div w:id="11957238">
      <w:bodyDiv w:val="1"/>
      <w:marLeft w:val="0"/>
      <w:marRight w:val="0"/>
      <w:marTop w:val="0"/>
      <w:marBottom w:val="0"/>
      <w:divBdr>
        <w:top w:val="none" w:sz="0" w:space="0" w:color="auto"/>
        <w:left w:val="none" w:sz="0" w:space="0" w:color="auto"/>
        <w:bottom w:val="none" w:sz="0" w:space="0" w:color="auto"/>
        <w:right w:val="none" w:sz="0" w:space="0" w:color="auto"/>
      </w:divBdr>
    </w:div>
    <w:div w:id="11999899">
      <w:bodyDiv w:val="1"/>
      <w:marLeft w:val="0"/>
      <w:marRight w:val="0"/>
      <w:marTop w:val="0"/>
      <w:marBottom w:val="0"/>
      <w:divBdr>
        <w:top w:val="none" w:sz="0" w:space="0" w:color="auto"/>
        <w:left w:val="none" w:sz="0" w:space="0" w:color="auto"/>
        <w:bottom w:val="none" w:sz="0" w:space="0" w:color="auto"/>
        <w:right w:val="none" w:sz="0" w:space="0" w:color="auto"/>
      </w:divBdr>
    </w:div>
    <w:div w:id="12735261">
      <w:bodyDiv w:val="1"/>
      <w:marLeft w:val="0"/>
      <w:marRight w:val="0"/>
      <w:marTop w:val="0"/>
      <w:marBottom w:val="0"/>
      <w:divBdr>
        <w:top w:val="none" w:sz="0" w:space="0" w:color="auto"/>
        <w:left w:val="none" w:sz="0" w:space="0" w:color="auto"/>
        <w:bottom w:val="none" w:sz="0" w:space="0" w:color="auto"/>
        <w:right w:val="none" w:sz="0" w:space="0" w:color="auto"/>
      </w:divBdr>
    </w:div>
    <w:div w:id="13112542">
      <w:bodyDiv w:val="1"/>
      <w:marLeft w:val="0"/>
      <w:marRight w:val="0"/>
      <w:marTop w:val="0"/>
      <w:marBottom w:val="0"/>
      <w:divBdr>
        <w:top w:val="none" w:sz="0" w:space="0" w:color="auto"/>
        <w:left w:val="none" w:sz="0" w:space="0" w:color="auto"/>
        <w:bottom w:val="none" w:sz="0" w:space="0" w:color="auto"/>
        <w:right w:val="none" w:sz="0" w:space="0" w:color="auto"/>
      </w:divBdr>
    </w:div>
    <w:div w:id="14506895">
      <w:bodyDiv w:val="1"/>
      <w:marLeft w:val="0"/>
      <w:marRight w:val="0"/>
      <w:marTop w:val="0"/>
      <w:marBottom w:val="0"/>
      <w:divBdr>
        <w:top w:val="none" w:sz="0" w:space="0" w:color="auto"/>
        <w:left w:val="none" w:sz="0" w:space="0" w:color="auto"/>
        <w:bottom w:val="none" w:sz="0" w:space="0" w:color="auto"/>
        <w:right w:val="none" w:sz="0" w:space="0" w:color="auto"/>
      </w:divBdr>
    </w:div>
    <w:div w:id="14696612">
      <w:bodyDiv w:val="1"/>
      <w:marLeft w:val="0"/>
      <w:marRight w:val="0"/>
      <w:marTop w:val="0"/>
      <w:marBottom w:val="0"/>
      <w:divBdr>
        <w:top w:val="none" w:sz="0" w:space="0" w:color="auto"/>
        <w:left w:val="none" w:sz="0" w:space="0" w:color="auto"/>
        <w:bottom w:val="none" w:sz="0" w:space="0" w:color="auto"/>
        <w:right w:val="none" w:sz="0" w:space="0" w:color="auto"/>
      </w:divBdr>
    </w:div>
    <w:div w:id="14843722">
      <w:bodyDiv w:val="1"/>
      <w:marLeft w:val="0"/>
      <w:marRight w:val="0"/>
      <w:marTop w:val="0"/>
      <w:marBottom w:val="0"/>
      <w:divBdr>
        <w:top w:val="none" w:sz="0" w:space="0" w:color="auto"/>
        <w:left w:val="none" w:sz="0" w:space="0" w:color="auto"/>
        <w:bottom w:val="none" w:sz="0" w:space="0" w:color="auto"/>
        <w:right w:val="none" w:sz="0" w:space="0" w:color="auto"/>
      </w:divBdr>
    </w:div>
    <w:div w:id="15157300">
      <w:bodyDiv w:val="1"/>
      <w:marLeft w:val="0"/>
      <w:marRight w:val="0"/>
      <w:marTop w:val="0"/>
      <w:marBottom w:val="0"/>
      <w:divBdr>
        <w:top w:val="none" w:sz="0" w:space="0" w:color="auto"/>
        <w:left w:val="none" w:sz="0" w:space="0" w:color="auto"/>
        <w:bottom w:val="none" w:sz="0" w:space="0" w:color="auto"/>
        <w:right w:val="none" w:sz="0" w:space="0" w:color="auto"/>
      </w:divBdr>
    </w:div>
    <w:div w:id="15232595">
      <w:bodyDiv w:val="1"/>
      <w:marLeft w:val="0"/>
      <w:marRight w:val="0"/>
      <w:marTop w:val="0"/>
      <w:marBottom w:val="0"/>
      <w:divBdr>
        <w:top w:val="none" w:sz="0" w:space="0" w:color="auto"/>
        <w:left w:val="none" w:sz="0" w:space="0" w:color="auto"/>
        <w:bottom w:val="none" w:sz="0" w:space="0" w:color="auto"/>
        <w:right w:val="none" w:sz="0" w:space="0" w:color="auto"/>
      </w:divBdr>
    </w:div>
    <w:div w:id="15497573">
      <w:bodyDiv w:val="1"/>
      <w:marLeft w:val="0"/>
      <w:marRight w:val="0"/>
      <w:marTop w:val="0"/>
      <w:marBottom w:val="0"/>
      <w:divBdr>
        <w:top w:val="none" w:sz="0" w:space="0" w:color="auto"/>
        <w:left w:val="none" w:sz="0" w:space="0" w:color="auto"/>
        <w:bottom w:val="none" w:sz="0" w:space="0" w:color="auto"/>
        <w:right w:val="none" w:sz="0" w:space="0" w:color="auto"/>
      </w:divBdr>
    </w:div>
    <w:div w:id="15859883">
      <w:bodyDiv w:val="1"/>
      <w:marLeft w:val="0"/>
      <w:marRight w:val="0"/>
      <w:marTop w:val="0"/>
      <w:marBottom w:val="0"/>
      <w:divBdr>
        <w:top w:val="none" w:sz="0" w:space="0" w:color="auto"/>
        <w:left w:val="none" w:sz="0" w:space="0" w:color="auto"/>
        <w:bottom w:val="none" w:sz="0" w:space="0" w:color="auto"/>
        <w:right w:val="none" w:sz="0" w:space="0" w:color="auto"/>
      </w:divBdr>
    </w:div>
    <w:div w:id="16084643">
      <w:bodyDiv w:val="1"/>
      <w:marLeft w:val="0"/>
      <w:marRight w:val="0"/>
      <w:marTop w:val="0"/>
      <w:marBottom w:val="0"/>
      <w:divBdr>
        <w:top w:val="none" w:sz="0" w:space="0" w:color="auto"/>
        <w:left w:val="none" w:sz="0" w:space="0" w:color="auto"/>
        <w:bottom w:val="none" w:sz="0" w:space="0" w:color="auto"/>
        <w:right w:val="none" w:sz="0" w:space="0" w:color="auto"/>
      </w:divBdr>
    </w:div>
    <w:div w:id="16122233">
      <w:bodyDiv w:val="1"/>
      <w:marLeft w:val="0"/>
      <w:marRight w:val="0"/>
      <w:marTop w:val="0"/>
      <w:marBottom w:val="0"/>
      <w:divBdr>
        <w:top w:val="none" w:sz="0" w:space="0" w:color="auto"/>
        <w:left w:val="none" w:sz="0" w:space="0" w:color="auto"/>
        <w:bottom w:val="none" w:sz="0" w:space="0" w:color="auto"/>
        <w:right w:val="none" w:sz="0" w:space="0" w:color="auto"/>
      </w:divBdr>
    </w:div>
    <w:div w:id="16127976">
      <w:bodyDiv w:val="1"/>
      <w:marLeft w:val="0"/>
      <w:marRight w:val="0"/>
      <w:marTop w:val="0"/>
      <w:marBottom w:val="0"/>
      <w:divBdr>
        <w:top w:val="none" w:sz="0" w:space="0" w:color="auto"/>
        <w:left w:val="none" w:sz="0" w:space="0" w:color="auto"/>
        <w:bottom w:val="none" w:sz="0" w:space="0" w:color="auto"/>
        <w:right w:val="none" w:sz="0" w:space="0" w:color="auto"/>
      </w:divBdr>
    </w:div>
    <w:div w:id="16205130">
      <w:bodyDiv w:val="1"/>
      <w:marLeft w:val="0"/>
      <w:marRight w:val="0"/>
      <w:marTop w:val="0"/>
      <w:marBottom w:val="0"/>
      <w:divBdr>
        <w:top w:val="none" w:sz="0" w:space="0" w:color="auto"/>
        <w:left w:val="none" w:sz="0" w:space="0" w:color="auto"/>
        <w:bottom w:val="none" w:sz="0" w:space="0" w:color="auto"/>
        <w:right w:val="none" w:sz="0" w:space="0" w:color="auto"/>
      </w:divBdr>
    </w:div>
    <w:div w:id="16274665">
      <w:bodyDiv w:val="1"/>
      <w:marLeft w:val="0"/>
      <w:marRight w:val="0"/>
      <w:marTop w:val="0"/>
      <w:marBottom w:val="0"/>
      <w:divBdr>
        <w:top w:val="none" w:sz="0" w:space="0" w:color="auto"/>
        <w:left w:val="none" w:sz="0" w:space="0" w:color="auto"/>
        <w:bottom w:val="none" w:sz="0" w:space="0" w:color="auto"/>
        <w:right w:val="none" w:sz="0" w:space="0" w:color="auto"/>
      </w:divBdr>
    </w:div>
    <w:div w:id="16544818">
      <w:bodyDiv w:val="1"/>
      <w:marLeft w:val="0"/>
      <w:marRight w:val="0"/>
      <w:marTop w:val="0"/>
      <w:marBottom w:val="0"/>
      <w:divBdr>
        <w:top w:val="none" w:sz="0" w:space="0" w:color="auto"/>
        <w:left w:val="none" w:sz="0" w:space="0" w:color="auto"/>
        <w:bottom w:val="none" w:sz="0" w:space="0" w:color="auto"/>
        <w:right w:val="none" w:sz="0" w:space="0" w:color="auto"/>
      </w:divBdr>
    </w:div>
    <w:div w:id="16736510">
      <w:bodyDiv w:val="1"/>
      <w:marLeft w:val="0"/>
      <w:marRight w:val="0"/>
      <w:marTop w:val="0"/>
      <w:marBottom w:val="0"/>
      <w:divBdr>
        <w:top w:val="none" w:sz="0" w:space="0" w:color="auto"/>
        <w:left w:val="none" w:sz="0" w:space="0" w:color="auto"/>
        <w:bottom w:val="none" w:sz="0" w:space="0" w:color="auto"/>
        <w:right w:val="none" w:sz="0" w:space="0" w:color="auto"/>
      </w:divBdr>
    </w:div>
    <w:div w:id="16929556">
      <w:bodyDiv w:val="1"/>
      <w:marLeft w:val="0"/>
      <w:marRight w:val="0"/>
      <w:marTop w:val="0"/>
      <w:marBottom w:val="0"/>
      <w:divBdr>
        <w:top w:val="none" w:sz="0" w:space="0" w:color="auto"/>
        <w:left w:val="none" w:sz="0" w:space="0" w:color="auto"/>
        <w:bottom w:val="none" w:sz="0" w:space="0" w:color="auto"/>
        <w:right w:val="none" w:sz="0" w:space="0" w:color="auto"/>
      </w:divBdr>
    </w:div>
    <w:div w:id="17128564">
      <w:bodyDiv w:val="1"/>
      <w:marLeft w:val="0"/>
      <w:marRight w:val="0"/>
      <w:marTop w:val="0"/>
      <w:marBottom w:val="0"/>
      <w:divBdr>
        <w:top w:val="none" w:sz="0" w:space="0" w:color="auto"/>
        <w:left w:val="none" w:sz="0" w:space="0" w:color="auto"/>
        <w:bottom w:val="none" w:sz="0" w:space="0" w:color="auto"/>
        <w:right w:val="none" w:sz="0" w:space="0" w:color="auto"/>
      </w:divBdr>
    </w:div>
    <w:div w:id="17396227">
      <w:bodyDiv w:val="1"/>
      <w:marLeft w:val="0"/>
      <w:marRight w:val="0"/>
      <w:marTop w:val="0"/>
      <w:marBottom w:val="0"/>
      <w:divBdr>
        <w:top w:val="none" w:sz="0" w:space="0" w:color="auto"/>
        <w:left w:val="none" w:sz="0" w:space="0" w:color="auto"/>
        <w:bottom w:val="none" w:sz="0" w:space="0" w:color="auto"/>
        <w:right w:val="none" w:sz="0" w:space="0" w:color="auto"/>
      </w:divBdr>
    </w:div>
    <w:div w:id="17856452">
      <w:bodyDiv w:val="1"/>
      <w:marLeft w:val="0"/>
      <w:marRight w:val="0"/>
      <w:marTop w:val="0"/>
      <w:marBottom w:val="0"/>
      <w:divBdr>
        <w:top w:val="none" w:sz="0" w:space="0" w:color="auto"/>
        <w:left w:val="none" w:sz="0" w:space="0" w:color="auto"/>
        <w:bottom w:val="none" w:sz="0" w:space="0" w:color="auto"/>
        <w:right w:val="none" w:sz="0" w:space="0" w:color="auto"/>
      </w:divBdr>
    </w:div>
    <w:div w:id="18047857">
      <w:bodyDiv w:val="1"/>
      <w:marLeft w:val="0"/>
      <w:marRight w:val="0"/>
      <w:marTop w:val="0"/>
      <w:marBottom w:val="0"/>
      <w:divBdr>
        <w:top w:val="none" w:sz="0" w:space="0" w:color="auto"/>
        <w:left w:val="none" w:sz="0" w:space="0" w:color="auto"/>
        <w:bottom w:val="none" w:sz="0" w:space="0" w:color="auto"/>
        <w:right w:val="none" w:sz="0" w:space="0" w:color="auto"/>
      </w:divBdr>
    </w:div>
    <w:div w:id="19018433">
      <w:bodyDiv w:val="1"/>
      <w:marLeft w:val="0"/>
      <w:marRight w:val="0"/>
      <w:marTop w:val="0"/>
      <w:marBottom w:val="0"/>
      <w:divBdr>
        <w:top w:val="none" w:sz="0" w:space="0" w:color="auto"/>
        <w:left w:val="none" w:sz="0" w:space="0" w:color="auto"/>
        <w:bottom w:val="none" w:sz="0" w:space="0" w:color="auto"/>
        <w:right w:val="none" w:sz="0" w:space="0" w:color="auto"/>
      </w:divBdr>
    </w:div>
    <w:div w:id="19550495">
      <w:bodyDiv w:val="1"/>
      <w:marLeft w:val="0"/>
      <w:marRight w:val="0"/>
      <w:marTop w:val="0"/>
      <w:marBottom w:val="0"/>
      <w:divBdr>
        <w:top w:val="none" w:sz="0" w:space="0" w:color="auto"/>
        <w:left w:val="none" w:sz="0" w:space="0" w:color="auto"/>
        <w:bottom w:val="none" w:sz="0" w:space="0" w:color="auto"/>
        <w:right w:val="none" w:sz="0" w:space="0" w:color="auto"/>
      </w:divBdr>
    </w:div>
    <w:div w:id="20017962">
      <w:bodyDiv w:val="1"/>
      <w:marLeft w:val="0"/>
      <w:marRight w:val="0"/>
      <w:marTop w:val="0"/>
      <w:marBottom w:val="0"/>
      <w:divBdr>
        <w:top w:val="none" w:sz="0" w:space="0" w:color="auto"/>
        <w:left w:val="none" w:sz="0" w:space="0" w:color="auto"/>
        <w:bottom w:val="none" w:sz="0" w:space="0" w:color="auto"/>
        <w:right w:val="none" w:sz="0" w:space="0" w:color="auto"/>
      </w:divBdr>
    </w:div>
    <w:div w:id="20136300">
      <w:bodyDiv w:val="1"/>
      <w:marLeft w:val="0"/>
      <w:marRight w:val="0"/>
      <w:marTop w:val="0"/>
      <w:marBottom w:val="0"/>
      <w:divBdr>
        <w:top w:val="none" w:sz="0" w:space="0" w:color="auto"/>
        <w:left w:val="none" w:sz="0" w:space="0" w:color="auto"/>
        <w:bottom w:val="none" w:sz="0" w:space="0" w:color="auto"/>
        <w:right w:val="none" w:sz="0" w:space="0" w:color="auto"/>
      </w:divBdr>
    </w:div>
    <w:div w:id="20477630">
      <w:bodyDiv w:val="1"/>
      <w:marLeft w:val="0"/>
      <w:marRight w:val="0"/>
      <w:marTop w:val="0"/>
      <w:marBottom w:val="0"/>
      <w:divBdr>
        <w:top w:val="none" w:sz="0" w:space="0" w:color="auto"/>
        <w:left w:val="none" w:sz="0" w:space="0" w:color="auto"/>
        <w:bottom w:val="none" w:sz="0" w:space="0" w:color="auto"/>
        <w:right w:val="none" w:sz="0" w:space="0" w:color="auto"/>
      </w:divBdr>
    </w:div>
    <w:div w:id="21058320">
      <w:bodyDiv w:val="1"/>
      <w:marLeft w:val="0"/>
      <w:marRight w:val="0"/>
      <w:marTop w:val="0"/>
      <w:marBottom w:val="0"/>
      <w:divBdr>
        <w:top w:val="none" w:sz="0" w:space="0" w:color="auto"/>
        <w:left w:val="none" w:sz="0" w:space="0" w:color="auto"/>
        <w:bottom w:val="none" w:sz="0" w:space="0" w:color="auto"/>
        <w:right w:val="none" w:sz="0" w:space="0" w:color="auto"/>
      </w:divBdr>
    </w:div>
    <w:div w:id="21632542">
      <w:bodyDiv w:val="1"/>
      <w:marLeft w:val="0"/>
      <w:marRight w:val="0"/>
      <w:marTop w:val="0"/>
      <w:marBottom w:val="0"/>
      <w:divBdr>
        <w:top w:val="none" w:sz="0" w:space="0" w:color="auto"/>
        <w:left w:val="none" w:sz="0" w:space="0" w:color="auto"/>
        <w:bottom w:val="none" w:sz="0" w:space="0" w:color="auto"/>
        <w:right w:val="none" w:sz="0" w:space="0" w:color="auto"/>
      </w:divBdr>
    </w:div>
    <w:div w:id="22097033">
      <w:bodyDiv w:val="1"/>
      <w:marLeft w:val="0"/>
      <w:marRight w:val="0"/>
      <w:marTop w:val="0"/>
      <w:marBottom w:val="0"/>
      <w:divBdr>
        <w:top w:val="none" w:sz="0" w:space="0" w:color="auto"/>
        <w:left w:val="none" w:sz="0" w:space="0" w:color="auto"/>
        <w:bottom w:val="none" w:sz="0" w:space="0" w:color="auto"/>
        <w:right w:val="none" w:sz="0" w:space="0" w:color="auto"/>
      </w:divBdr>
    </w:div>
    <w:div w:id="22243674">
      <w:bodyDiv w:val="1"/>
      <w:marLeft w:val="0"/>
      <w:marRight w:val="0"/>
      <w:marTop w:val="0"/>
      <w:marBottom w:val="0"/>
      <w:divBdr>
        <w:top w:val="none" w:sz="0" w:space="0" w:color="auto"/>
        <w:left w:val="none" w:sz="0" w:space="0" w:color="auto"/>
        <w:bottom w:val="none" w:sz="0" w:space="0" w:color="auto"/>
        <w:right w:val="none" w:sz="0" w:space="0" w:color="auto"/>
      </w:divBdr>
    </w:div>
    <w:div w:id="22826831">
      <w:bodyDiv w:val="1"/>
      <w:marLeft w:val="0"/>
      <w:marRight w:val="0"/>
      <w:marTop w:val="0"/>
      <w:marBottom w:val="0"/>
      <w:divBdr>
        <w:top w:val="none" w:sz="0" w:space="0" w:color="auto"/>
        <w:left w:val="none" w:sz="0" w:space="0" w:color="auto"/>
        <w:bottom w:val="none" w:sz="0" w:space="0" w:color="auto"/>
        <w:right w:val="none" w:sz="0" w:space="0" w:color="auto"/>
      </w:divBdr>
    </w:div>
    <w:div w:id="23751292">
      <w:bodyDiv w:val="1"/>
      <w:marLeft w:val="0"/>
      <w:marRight w:val="0"/>
      <w:marTop w:val="0"/>
      <w:marBottom w:val="0"/>
      <w:divBdr>
        <w:top w:val="none" w:sz="0" w:space="0" w:color="auto"/>
        <w:left w:val="none" w:sz="0" w:space="0" w:color="auto"/>
        <w:bottom w:val="none" w:sz="0" w:space="0" w:color="auto"/>
        <w:right w:val="none" w:sz="0" w:space="0" w:color="auto"/>
      </w:divBdr>
    </w:div>
    <w:div w:id="24212000">
      <w:bodyDiv w:val="1"/>
      <w:marLeft w:val="0"/>
      <w:marRight w:val="0"/>
      <w:marTop w:val="0"/>
      <w:marBottom w:val="0"/>
      <w:divBdr>
        <w:top w:val="none" w:sz="0" w:space="0" w:color="auto"/>
        <w:left w:val="none" w:sz="0" w:space="0" w:color="auto"/>
        <w:bottom w:val="none" w:sz="0" w:space="0" w:color="auto"/>
        <w:right w:val="none" w:sz="0" w:space="0" w:color="auto"/>
      </w:divBdr>
    </w:div>
    <w:div w:id="25180828">
      <w:bodyDiv w:val="1"/>
      <w:marLeft w:val="0"/>
      <w:marRight w:val="0"/>
      <w:marTop w:val="0"/>
      <w:marBottom w:val="0"/>
      <w:divBdr>
        <w:top w:val="none" w:sz="0" w:space="0" w:color="auto"/>
        <w:left w:val="none" w:sz="0" w:space="0" w:color="auto"/>
        <w:bottom w:val="none" w:sz="0" w:space="0" w:color="auto"/>
        <w:right w:val="none" w:sz="0" w:space="0" w:color="auto"/>
      </w:divBdr>
    </w:div>
    <w:div w:id="25254826">
      <w:bodyDiv w:val="1"/>
      <w:marLeft w:val="0"/>
      <w:marRight w:val="0"/>
      <w:marTop w:val="0"/>
      <w:marBottom w:val="0"/>
      <w:divBdr>
        <w:top w:val="none" w:sz="0" w:space="0" w:color="auto"/>
        <w:left w:val="none" w:sz="0" w:space="0" w:color="auto"/>
        <w:bottom w:val="none" w:sz="0" w:space="0" w:color="auto"/>
        <w:right w:val="none" w:sz="0" w:space="0" w:color="auto"/>
      </w:divBdr>
    </w:div>
    <w:div w:id="25566337">
      <w:bodyDiv w:val="1"/>
      <w:marLeft w:val="0"/>
      <w:marRight w:val="0"/>
      <w:marTop w:val="0"/>
      <w:marBottom w:val="0"/>
      <w:divBdr>
        <w:top w:val="none" w:sz="0" w:space="0" w:color="auto"/>
        <w:left w:val="none" w:sz="0" w:space="0" w:color="auto"/>
        <w:bottom w:val="none" w:sz="0" w:space="0" w:color="auto"/>
        <w:right w:val="none" w:sz="0" w:space="0" w:color="auto"/>
      </w:divBdr>
    </w:div>
    <w:div w:id="25639953">
      <w:bodyDiv w:val="1"/>
      <w:marLeft w:val="0"/>
      <w:marRight w:val="0"/>
      <w:marTop w:val="0"/>
      <w:marBottom w:val="0"/>
      <w:divBdr>
        <w:top w:val="none" w:sz="0" w:space="0" w:color="auto"/>
        <w:left w:val="none" w:sz="0" w:space="0" w:color="auto"/>
        <w:bottom w:val="none" w:sz="0" w:space="0" w:color="auto"/>
        <w:right w:val="none" w:sz="0" w:space="0" w:color="auto"/>
      </w:divBdr>
    </w:div>
    <w:div w:id="25762328">
      <w:bodyDiv w:val="1"/>
      <w:marLeft w:val="0"/>
      <w:marRight w:val="0"/>
      <w:marTop w:val="0"/>
      <w:marBottom w:val="0"/>
      <w:divBdr>
        <w:top w:val="none" w:sz="0" w:space="0" w:color="auto"/>
        <w:left w:val="none" w:sz="0" w:space="0" w:color="auto"/>
        <w:bottom w:val="none" w:sz="0" w:space="0" w:color="auto"/>
        <w:right w:val="none" w:sz="0" w:space="0" w:color="auto"/>
      </w:divBdr>
    </w:div>
    <w:div w:id="26033700">
      <w:bodyDiv w:val="1"/>
      <w:marLeft w:val="0"/>
      <w:marRight w:val="0"/>
      <w:marTop w:val="0"/>
      <w:marBottom w:val="0"/>
      <w:divBdr>
        <w:top w:val="none" w:sz="0" w:space="0" w:color="auto"/>
        <w:left w:val="none" w:sz="0" w:space="0" w:color="auto"/>
        <w:bottom w:val="none" w:sz="0" w:space="0" w:color="auto"/>
        <w:right w:val="none" w:sz="0" w:space="0" w:color="auto"/>
      </w:divBdr>
    </w:div>
    <w:div w:id="26217967">
      <w:bodyDiv w:val="1"/>
      <w:marLeft w:val="0"/>
      <w:marRight w:val="0"/>
      <w:marTop w:val="0"/>
      <w:marBottom w:val="0"/>
      <w:divBdr>
        <w:top w:val="none" w:sz="0" w:space="0" w:color="auto"/>
        <w:left w:val="none" w:sz="0" w:space="0" w:color="auto"/>
        <w:bottom w:val="none" w:sz="0" w:space="0" w:color="auto"/>
        <w:right w:val="none" w:sz="0" w:space="0" w:color="auto"/>
      </w:divBdr>
    </w:div>
    <w:div w:id="27222069">
      <w:bodyDiv w:val="1"/>
      <w:marLeft w:val="0"/>
      <w:marRight w:val="0"/>
      <w:marTop w:val="0"/>
      <w:marBottom w:val="0"/>
      <w:divBdr>
        <w:top w:val="none" w:sz="0" w:space="0" w:color="auto"/>
        <w:left w:val="none" w:sz="0" w:space="0" w:color="auto"/>
        <w:bottom w:val="none" w:sz="0" w:space="0" w:color="auto"/>
        <w:right w:val="none" w:sz="0" w:space="0" w:color="auto"/>
      </w:divBdr>
    </w:div>
    <w:div w:id="28606338">
      <w:bodyDiv w:val="1"/>
      <w:marLeft w:val="0"/>
      <w:marRight w:val="0"/>
      <w:marTop w:val="0"/>
      <w:marBottom w:val="0"/>
      <w:divBdr>
        <w:top w:val="none" w:sz="0" w:space="0" w:color="auto"/>
        <w:left w:val="none" w:sz="0" w:space="0" w:color="auto"/>
        <w:bottom w:val="none" w:sz="0" w:space="0" w:color="auto"/>
        <w:right w:val="none" w:sz="0" w:space="0" w:color="auto"/>
      </w:divBdr>
    </w:div>
    <w:div w:id="28846608">
      <w:bodyDiv w:val="1"/>
      <w:marLeft w:val="0"/>
      <w:marRight w:val="0"/>
      <w:marTop w:val="0"/>
      <w:marBottom w:val="0"/>
      <w:divBdr>
        <w:top w:val="none" w:sz="0" w:space="0" w:color="auto"/>
        <w:left w:val="none" w:sz="0" w:space="0" w:color="auto"/>
        <w:bottom w:val="none" w:sz="0" w:space="0" w:color="auto"/>
        <w:right w:val="none" w:sz="0" w:space="0" w:color="auto"/>
      </w:divBdr>
    </w:div>
    <w:div w:id="29453203">
      <w:bodyDiv w:val="1"/>
      <w:marLeft w:val="0"/>
      <w:marRight w:val="0"/>
      <w:marTop w:val="0"/>
      <w:marBottom w:val="0"/>
      <w:divBdr>
        <w:top w:val="none" w:sz="0" w:space="0" w:color="auto"/>
        <w:left w:val="none" w:sz="0" w:space="0" w:color="auto"/>
        <w:bottom w:val="none" w:sz="0" w:space="0" w:color="auto"/>
        <w:right w:val="none" w:sz="0" w:space="0" w:color="auto"/>
      </w:divBdr>
    </w:div>
    <w:div w:id="29958879">
      <w:bodyDiv w:val="1"/>
      <w:marLeft w:val="0"/>
      <w:marRight w:val="0"/>
      <w:marTop w:val="0"/>
      <w:marBottom w:val="0"/>
      <w:divBdr>
        <w:top w:val="none" w:sz="0" w:space="0" w:color="auto"/>
        <w:left w:val="none" w:sz="0" w:space="0" w:color="auto"/>
        <w:bottom w:val="none" w:sz="0" w:space="0" w:color="auto"/>
        <w:right w:val="none" w:sz="0" w:space="0" w:color="auto"/>
      </w:divBdr>
    </w:div>
    <w:div w:id="30421903">
      <w:bodyDiv w:val="1"/>
      <w:marLeft w:val="0"/>
      <w:marRight w:val="0"/>
      <w:marTop w:val="0"/>
      <w:marBottom w:val="0"/>
      <w:divBdr>
        <w:top w:val="none" w:sz="0" w:space="0" w:color="auto"/>
        <w:left w:val="none" w:sz="0" w:space="0" w:color="auto"/>
        <w:bottom w:val="none" w:sz="0" w:space="0" w:color="auto"/>
        <w:right w:val="none" w:sz="0" w:space="0" w:color="auto"/>
      </w:divBdr>
    </w:div>
    <w:div w:id="30805322">
      <w:bodyDiv w:val="1"/>
      <w:marLeft w:val="0"/>
      <w:marRight w:val="0"/>
      <w:marTop w:val="0"/>
      <w:marBottom w:val="0"/>
      <w:divBdr>
        <w:top w:val="none" w:sz="0" w:space="0" w:color="auto"/>
        <w:left w:val="none" w:sz="0" w:space="0" w:color="auto"/>
        <w:bottom w:val="none" w:sz="0" w:space="0" w:color="auto"/>
        <w:right w:val="none" w:sz="0" w:space="0" w:color="auto"/>
      </w:divBdr>
    </w:div>
    <w:div w:id="30812749">
      <w:bodyDiv w:val="1"/>
      <w:marLeft w:val="0"/>
      <w:marRight w:val="0"/>
      <w:marTop w:val="0"/>
      <w:marBottom w:val="0"/>
      <w:divBdr>
        <w:top w:val="none" w:sz="0" w:space="0" w:color="auto"/>
        <w:left w:val="none" w:sz="0" w:space="0" w:color="auto"/>
        <w:bottom w:val="none" w:sz="0" w:space="0" w:color="auto"/>
        <w:right w:val="none" w:sz="0" w:space="0" w:color="auto"/>
      </w:divBdr>
    </w:div>
    <w:div w:id="32048439">
      <w:bodyDiv w:val="1"/>
      <w:marLeft w:val="0"/>
      <w:marRight w:val="0"/>
      <w:marTop w:val="0"/>
      <w:marBottom w:val="0"/>
      <w:divBdr>
        <w:top w:val="none" w:sz="0" w:space="0" w:color="auto"/>
        <w:left w:val="none" w:sz="0" w:space="0" w:color="auto"/>
        <w:bottom w:val="none" w:sz="0" w:space="0" w:color="auto"/>
        <w:right w:val="none" w:sz="0" w:space="0" w:color="auto"/>
      </w:divBdr>
    </w:div>
    <w:div w:id="32267212">
      <w:bodyDiv w:val="1"/>
      <w:marLeft w:val="0"/>
      <w:marRight w:val="0"/>
      <w:marTop w:val="0"/>
      <w:marBottom w:val="0"/>
      <w:divBdr>
        <w:top w:val="none" w:sz="0" w:space="0" w:color="auto"/>
        <w:left w:val="none" w:sz="0" w:space="0" w:color="auto"/>
        <w:bottom w:val="none" w:sz="0" w:space="0" w:color="auto"/>
        <w:right w:val="none" w:sz="0" w:space="0" w:color="auto"/>
      </w:divBdr>
    </w:div>
    <w:div w:id="32274054">
      <w:bodyDiv w:val="1"/>
      <w:marLeft w:val="0"/>
      <w:marRight w:val="0"/>
      <w:marTop w:val="0"/>
      <w:marBottom w:val="0"/>
      <w:divBdr>
        <w:top w:val="none" w:sz="0" w:space="0" w:color="auto"/>
        <w:left w:val="none" w:sz="0" w:space="0" w:color="auto"/>
        <w:bottom w:val="none" w:sz="0" w:space="0" w:color="auto"/>
        <w:right w:val="none" w:sz="0" w:space="0" w:color="auto"/>
      </w:divBdr>
    </w:div>
    <w:div w:id="32507879">
      <w:bodyDiv w:val="1"/>
      <w:marLeft w:val="0"/>
      <w:marRight w:val="0"/>
      <w:marTop w:val="0"/>
      <w:marBottom w:val="0"/>
      <w:divBdr>
        <w:top w:val="none" w:sz="0" w:space="0" w:color="auto"/>
        <w:left w:val="none" w:sz="0" w:space="0" w:color="auto"/>
        <w:bottom w:val="none" w:sz="0" w:space="0" w:color="auto"/>
        <w:right w:val="none" w:sz="0" w:space="0" w:color="auto"/>
      </w:divBdr>
    </w:div>
    <w:div w:id="32510908">
      <w:bodyDiv w:val="1"/>
      <w:marLeft w:val="0"/>
      <w:marRight w:val="0"/>
      <w:marTop w:val="0"/>
      <w:marBottom w:val="0"/>
      <w:divBdr>
        <w:top w:val="none" w:sz="0" w:space="0" w:color="auto"/>
        <w:left w:val="none" w:sz="0" w:space="0" w:color="auto"/>
        <w:bottom w:val="none" w:sz="0" w:space="0" w:color="auto"/>
        <w:right w:val="none" w:sz="0" w:space="0" w:color="auto"/>
      </w:divBdr>
    </w:div>
    <w:div w:id="32535987">
      <w:bodyDiv w:val="1"/>
      <w:marLeft w:val="0"/>
      <w:marRight w:val="0"/>
      <w:marTop w:val="0"/>
      <w:marBottom w:val="0"/>
      <w:divBdr>
        <w:top w:val="none" w:sz="0" w:space="0" w:color="auto"/>
        <w:left w:val="none" w:sz="0" w:space="0" w:color="auto"/>
        <w:bottom w:val="none" w:sz="0" w:space="0" w:color="auto"/>
        <w:right w:val="none" w:sz="0" w:space="0" w:color="auto"/>
      </w:divBdr>
    </w:div>
    <w:div w:id="33502987">
      <w:bodyDiv w:val="1"/>
      <w:marLeft w:val="0"/>
      <w:marRight w:val="0"/>
      <w:marTop w:val="0"/>
      <w:marBottom w:val="0"/>
      <w:divBdr>
        <w:top w:val="none" w:sz="0" w:space="0" w:color="auto"/>
        <w:left w:val="none" w:sz="0" w:space="0" w:color="auto"/>
        <w:bottom w:val="none" w:sz="0" w:space="0" w:color="auto"/>
        <w:right w:val="none" w:sz="0" w:space="0" w:color="auto"/>
      </w:divBdr>
    </w:div>
    <w:div w:id="34350135">
      <w:bodyDiv w:val="1"/>
      <w:marLeft w:val="0"/>
      <w:marRight w:val="0"/>
      <w:marTop w:val="0"/>
      <w:marBottom w:val="0"/>
      <w:divBdr>
        <w:top w:val="none" w:sz="0" w:space="0" w:color="auto"/>
        <w:left w:val="none" w:sz="0" w:space="0" w:color="auto"/>
        <w:bottom w:val="none" w:sz="0" w:space="0" w:color="auto"/>
        <w:right w:val="none" w:sz="0" w:space="0" w:color="auto"/>
      </w:divBdr>
    </w:div>
    <w:div w:id="34812643">
      <w:bodyDiv w:val="1"/>
      <w:marLeft w:val="0"/>
      <w:marRight w:val="0"/>
      <w:marTop w:val="0"/>
      <w:marBottom w:val="0"/>
      <w:divBdr>
        <w:top w:val="none" w:sz="0" w:space="0" w:color="auto"/>
        <w:left w:val="none" w:sz="0" w:space="0" w:color="auto"/>
        <w:bottom w:val="none" w:sz="0" w:space="0" w:color="auto"/>
        <w:right w:val="none" w:sz="0" w:space="0" w:color="auto"/>
      </w:divBdr>
    </w:div>
    <w:div w:id="34895420">
      <w:bodyDiv w:val="1"/>
      <w:marLeft w:val="0"/>
      <w:marRight w:val="0"/>
      <w:marTop w:val="0"/>
      <w:marBottom w:val="0"/>
      <w:divBdr>
        <w:top w:val="none" w:sz="0" w:space="0" w:color="auto"/>
        <w:left w:val="none" w:sz="0" w:space="0" w:color="auto"/>
        <w:bottom w:val="none" w:sz="0" w:space="0" w:color="auto"/>
        <w:right w:val="none" w:sz="0" w:space="0" w:color="auto"/>
      </w:divBdr>
    </w:div>
    <w:div w:id="35743464">
      <w:bodyDiv w:val="1"/>
      <w:marLeft w:val="0"/>
      <w:marRight w:val="0"/>
      <w:marTop w:val="0"/>
      <w:marBottom w:val="0"/>
      <w:divBdr>
        <w:top w:val="none" w:sz="0" w:space="0" w:color="auto"/>
        <w:left w:val="none" w:sz="0" w:space="0" w:color="auto"/>
        <w:bottom w:val="none" w:sz="0" w:space="0" w:color="auto"/>
        <w:right w:val="none" w:sz="0" w:space="0" w:color="auto"/>
      </w:divBdr>
    </w:div>
    <w:div w:id="37046750">
      <w:bodyDiv w:val="1"/>
      <w:marLeft w:val="0"/>
      <w:marRight w:val="0"/>
      <w:marTop w:val="0"/>
      <w:marBottom w:val="0"/>
      <w:divBdr>
        <w:top w:val="none" w:sz="0" w:space="0" w:color="auto"/>
        <w:left w:val="none" w:sz="0" w:space="0" w:color="auto"/>
        <w:bottom w:val="none" w:sz="0" w:space="0" w:color="auto"/>
        <w:right w:val="none" w:sz="0" w:space="0" w:color="auto"/>
      </w:divBdr>
    </w:div>
    <w:div w:id="37436899">
      <w:bodyDiv w:val="1"/>
      <w:marLeft w:val="0"/>
      <w:marRight w:val="0"/>
      <w:marTop w:val="0"/>
      <w:marBottom w:val="0"/>
      <w:divBdr>
        <w:top w:val="none" w:sz="0" w:space="0" w:color="auto"/>
        <w:left w:val="none" w:sz="0" w:space="0" w:color="auto"/>
        <w:bottom w:val="none" w:sz="0" w:space="0" w:color="auto"/>
        <w:right w:val="none" w:sz="0" w:space="0" w:color="auto"/>
      </w:divBdr>
    </w:div>
    <w:div w:id="37749503">
      <w:bodyDiv w:val="1"/>
      <w:marLeft w:val="0"/>
      <w:marRight w:val="0"/>
      <w:marTop w:val="0"/>
      <w:marBottom w:val="0"/>
      <w:divBdr>
        <w:top w:val="none" w:sz="0" w:space="0" w:color="auto"/>
        <w:left w:val="none" w:sz="0" w:space="0" w:color="auto"/>
        <w:bottom w:val="none" w:sz="0" w:space="0" w:color="auto"/>
        <w:right w:val="none" w:sz="0" w:space="0" w:color="auto"/>
      </w:divBdr>
    </w:div>
    <w:div w:id="37898934">
      <w:bodyDiv w:val="1"/>
      <w:marLeft w:val="0"/>
      <w:marRight w:val="0"/>
      <w:marTop w:val="0"/>
      <w:marBottom w:val="0"/>
      <w:divBdr>
        <w:top w:val="none" w:sz="0" w:space="0" w:color="auto"/>
        <w:left w:val="none" w:sz="0" w:space="0" w:color="auto"/>
        <w:bottom w:val="none" w:sz="0" w:space="0" w:color="auto"/>
        <w:right w:val="none" w:sz="0" w:space="0" w:color="auto"/>
      </w:divBdr>
    </w:div>
    <w:div w:id="39132717">
      <w:bodyDiv w:val="1"/>
      <w:marLeft w:val="0"/>
      <w:marRight w:val="0"/>
      <w:marTop w:val="0"/>
      <w:marBottom w:val="0"/>
      <w:divBdr>
        <w:top w:val="none" w:sz="0" w:space="0" w:color="auto"/>
        <w:left w:val="none" w:sz="0" w:space="0" w:color="auto"/>
        <w:bottom w:val="none" w:sz="0" w:space="0" w:color="auto"/>
        <w:right w:val="none" w:sz="0" w:space="0" w:color="auto"/>
      </w:divBdr>
    </w:div>
    <w:div w:id="39326287">
      <w:bodyDiv w:val="1"/>
      <w:marLeft w:val="0"/>
      <w:marRight w:val="0"/>
      <w:marTop w:val="0"/>
      <w:marBottom w:val="0"/>
      <w:divBdr>
        <w:top w:val="none" w:sz="0" w:space="0" w:color="auto"/>
        <w:left w:val="none" w:sz="0" w:space="0" w:color="auto"/>
        <w:bottom w:val="none" w:sz="0" w:space="0" w:color="auto"/>
        <w:right w:val="none" w:sz="0" w:space="0" w:color="auto"/>
      </w:divBdr>
    </w:div>
    <w:div w:id="39328586">
      <w:bodyDiv w:val="1"/>
      <w:marLeft w:val="0"/>
      <w:marRight w:val="0"/>
      <w:marTop w:val="0"/>
      <w:marBottom w:val="0"/>
      <w:divBdr>
        <w:top w:val="none" w:sz="0" w:space="0" w:color="auto"/>
        <w:left w:val="none" w:sz="0" w:space="0" w:color="auto"/>
        <w:bottom w:val="none" w:sz="0" w:space="0" w:color="auto"/>
        <w:right w:val="none" w:sz="0" w:space="0" w:color="auto"/>
      </w:divBdr>
    </w:div>
    <w:div w:id="39476632">
      <w:bodyDiv w:val="1"/>
      <w:marLeft w:val="0"/>
      <w:marRight w:val="0"/>
      <w:marTop w:val="0"/>
      <w:marBottom w:val="0"/>
      <w:divBdr>
        <w:top w:val="none" w:sz="0" w:space="0" w:color="auto"/>
        <w:left w:val="none" w:sz="0" w:space="0" w:color="auto"/>
        <w:bottom w:val="none" w:sz="0" w:space="0" w:color="auto"/>
        <w:right w:val="none" w:sz="0" w:space="0" w:color="auto"/>
      </w:divBdr>
    </w:div>
    <w:div w:id="39522538">
      <w:bodyDiv w:val="1"/>
      <w:marLeft w:val="0"/>
      <w:marRight w:val="0"/>
      <w:marTop w:val="0"/>
      <w:marBottom w:val="0"/>
      <w:divBdr>
        <w:top w:val="none" w:sz="0" w:space="0" w:color="auto"/>
        <w:left w:val="none" w:sz="0" w:space="0" w:color="auto"/>
        <w:bottom w:val="none" w:sz="0" w:space="0" w:color="auto"/>
        <w:right w:val="none" w:sz="0" w:space="0" w:color="auto"/>
      </w:divBdr>
    </w:div>
    <w:div w:id="40716490">
      <w:bodyDiv w:val="1"/>
      <w:marLeft w:val="0"/>
      <w:marRight w:val="0"/>
      <w:marTop w:val="0"/>
      <w:marBottom w:val="0"/>
      <w:divBdr>
        <w:top w:val="none" w:sz="0" w:space="0" w:color="auto"/>
        <w:left w:val="none" w:sz="0" w:space="0" w:color="auto"/>
        <w:bottom w:val="none" w:sz="0" w:space="0" w:color="auto"/>
        <w:right w:val="none" w:sz="0" w:space="0" w:color="auto"/>
      </w:divBdr>
    </w:div>
    <w:div w:id="41712334">
      <w:bodyDiv w:val="1"/>
      <w:marLeft w:val="0"/>
      <w:marRight w:val="0"/>
      <w:marTop w:val="0"/>
      <w:marBottom w:val="0"/>
      <w:divBdr>
        <w:top w:val="none" w:sz="0" w:space="0" w:color="auto"/>
        <w:left w:val="none" w:sz="0" w:space="0" w:color="auto"/>
        <w:bottom w:val="none" w:sz="0" w:space="0" w:color="auto"/>
        <w:right w:val="none" w:sz="0" w:space="0" w:color="auto"/>
      </w:divBdr>
    </w:div>
    <w:div w:id="42294337">
      <w:bodyDiv w:val="1"/>
      <w:marLeft w:val="0"/>
      <w:marRight w:val="0"/>
      <w:marTop w:val="0"/>
      <w:marBottom w:val="0"/>
      <w:divBdr>
        <w:top w:val="none" w:sz="0" w:space="0" w:color="auto"/>
        <w:left w:val="none" w:sz="0" w:space="0" w:color="auto"/>
        <w:bottom w:val="none" w:sz="0" w:space="0" w:color="auto"/>
        <w:right w:val="none" w:sz="0" w:space="0" w:color="auto"/>
      </w:divBdr>
    </w:div>
    <w:div w:id="42410063">
      <w:bodyDiv w:val="1"/>
      <w:marLeft w:val="0"/>
      <w:marRight w:val="0"/>
      <w:marTop w:val="0"/>
      <w:marBottom w:val="0"/>
      <w:divBdr>
        <w:top w:val="none" w:sz="0" w:space="0" w:color="auto"/>
        <w:left w:val="none" w:sz="0" w:space="0" w:color="auto"/>
        <w:bottom w:val="none" w:sz="0" w:space="0" w:color="auto"/>
        <w:right w:val="none" w:sz="0" w:space="0" w:color="auto"/>
      </w:divBdr>
    </w:div>
    <w:div w:id="43674513">
      <w:bodyDiv w:val="1"/>
      <w:marLeft w:val="0"/>
      <w:marRight w:val="0"/>
      <w:marTop w:val="0"/>
      <w:marBottom w:val="0"/>
      <w:divBdr>
        <w:top w:val="none" w:sz="0" w:space="0" w:color="auto"/>
        <w:left w:val="none" w:sz="0" w:space="0" w:color="auto"/>
        <w:bottom w:val="none" w:sz="0" w:space="0" w:color="auto"/>
        <w:right w:val="none" w:sz="0" w:space="0" w:color="auto"/>
      </w:divBdr>
    </w:div>
    <w:div w:id="45028592">
      <w:bodyDiv w:val="1"/>
      <w:marLeft w:val="0"/>
      <w:marRight w:val="0"/>
      <w:marTop w:val="0"/>
      <w:marBottom w:val="0"/>
      <w:divBdr>
        <w:top w:val="none" w:sz="0" w:space="0" w:color="auto"/>
        <w:left w:val="none" w:sz="0" w:space="0" w:color="auto"/>
        <w:bottom w:val="none" w:sz="0" w:space="0" w:color="auto"/>
        <w:right w:val="none" w:sz="0" w:space="0" w:color="auto"/>
      </w:divBdr>
    </w:div>
    <w:div w:id="45565439">
      <w:bodyDiv w:val="1"/>
      <w:marLeft w:val="0"/>
      <w:marRight w:val="0"/>
      <w:marTop w:val="0"/>
      <w:marBottom w:val="0"/>
      <w:divBdr>
        <w:top w:val="none" w:sz="0" w:space="0" w:color="auto"/>
        <w:left w:val="none" w:sz="0" w:space="0" w:color="auto"/>
        <w:bottom w:val="none" w:sz="0" w:space="0" w:color="auto"/>
        <w:right w:val="none" w:sz="0" w:space="0" w:color="auto"/>
      </w:divBdr>
    </w:div>
    <w:div w:id="45643486">
      <w:bodyDiv w:val="1"/>
      <w:marLeft w:val="0"/>
      <w:marRight w:val="0"/>
      <w:marTop w:val="0"/>
      <w:marBottom w:val="0"/>
      <w:divBdr>
        <w:top w:val="none" w:sz="0" w:space="0" w:color="auto"/>
        <w:left w:val="none" w:sz="0" w:space="0" w:color="auto"/>
        <w:bottom w:val="none" w:sz="0" w:space="0" w:color="auto"/>
        <w:right w:val="none" w:sz="0" w:space="0" w:color="auto"/>
      </w:divBdr>
    </w:div>
    <w:div w:id="45960281">
      <w:bodyDiv w:val="1"/>
      <w:marLeft w:val="0"/>
      <w:marRight w:val="0"/>
      <w:marTop w:val="0"/>
      <w:marBottom w:val="0"/>
      <w:divBdr>
        <w:top w:val="none" w:sz="0" w:space="0" w:color="auto"/>
        <w:left w:val="none" w:sz="0" w:space="0" w:color="auto"/>
        <w:bottom w:val="none" w:sz="0" w:space="0" w:color="auto"/>
        <w:right w:val="none" w:sz="0" w:space="0" w:color="auto"/>
      </w:divBdr>
    </w:div>
    <w:div w:id="46685085">
      <w:bodyDiv w:val="1"/>
      <w:marLeft w:val="0"/>
      <w:marRight w:val="0"/>
      <w:marTop w:val="0"/>
      <w:marBottom w:val="0"/>
      <w:divBdr>
        <w:top w:val="none" w:sz="0" w:space="0" w:color="auto"/>
        <w:left w:val="none" w:sz="0" w:space="0" w:color="auto"/>
        <w:bottom w:val="none" w:sz="0" w:space="0" w:color="auto"/>
        <w:right w:val="none" w:sz="0" w:space="0" w:color="auto"/>
      </w:divBdr>
    </w:div>
    <w:div w:id="46879991">
      <w:bodyDiv w:val="1"/>
      <w:marLeft w:val="0"/>
      <w:marRight w:val="0"/>
      <w:marTop w:val="0"/>
      <w:marBottom w:val="0"/>
      <w:divBdr>
        <w:top w:val="none" w:sz="0" w:space="0" w:color="auto"/>
        <w:left w:val="none" w:sz="0" w:space="0" w:color="auto"/>
        <w:bottom w:val="none" w:sz="0" w:space="0" w:color="auto"/>
        <w:right w:val="none" w:sz="0" w:space="0" w:color="auto"/>
      </w:divBdr>
    </w:div>
    <w:div w:id="49768681">
      <w:bodyDiv w:val="1"/>
      <w:marLeft w:val="0"/>
      <w:marRight w:val="0"/>
      <w:marTop w:val="0"/>
      <w:marBottom w:val="0"/>
      <w:divBdr>
        <w:top w:val="none" w:sz="0" w:space="0" w:color="auto"/>
        <w:left w:val="none" w:sz="0" w:space="0" w:color="auto"/>
        <w:bottom w:val="none" w:sz="0" w:space="0" w:color="auto"/>
        <w:right w:val="none" w:sz="0" w:space="0" w:color="auto"/>
      </w:divBdr>
    </w:div>
    <w:div w:id="49769820">
      <w:bodyDiv w:val="1"/>
      <w:marLeft w:val="0"/>
      <w:marRight w:val="0"/>
      <w:marTop w:val="0"/>
      <w:marBottom w:val="0"/>
      <w:divBdr>
        <w:top w:val="none" w:sz="0" w:space="0" w:color="auto"/>
        <w:left w:val="none" w:sz="0" w:space="0" w:color="auto"/>
        <w:bottom w:val="none" w:sz="0" w:space="0" w:color="auto"/>
        <w:right w:val="none" w:sz="0" w:space="0" w:color="auto"/>
      </w:divBdr>
    </w:div>
    <w:div w:id="49808457">
      <w:bodyDiv w:val="1"/>
      <w:marLeft w:val="0"/>
      <w:marRight w:val="0"/>
      <w:marTop w:val="0"/>
      <w:marBottom w:val="0"/>
      <w:divBdr>
        <w:top w:val="none" w:sz="0" w:space="0" w:color="auto"/>
        <w:left w:val="none" w:sz="0" w:space="0" w:color="auto"/>
        <w:bottom w:val="none" w:sz="0" w:space="0" w:color="auto"/>
        <w:right w:val="none" w:sz="0" w:space="0" w:color="auto"/>
      </w:divBdr>
    </w:div>
    <w:div w:id="50035442">
      <w:bodyDiv w:val="1"/>
      <w:marLeft w:val="0"/>
      <w:marRight w:val="0"/>
      <w:marTop w:val="0"/>
      <w:marBottom w:val="0"/>
      <w:divBdr>
        <w:top w:val="none" w:sz="0" w:space="0" w:color="auto"/>
        <w:left w:val="none" w:sz="0" w:space="0" w:color="auto"/>
        <w:bottom w:val="none" w:sz="0" w:space="0" w:color="auto"/>
        <w:right w:val="none" w:sz="0" w:space="0" w:color="auto"/>
      </w:divBdr>
    </w:div>
    <w:div w:id="50231859">
      <w:bodyDiv w:val="1"/>
      <w:marLeft w:val="0"/>
      <w:marRight w:val="0"/>
      <w:marTop w:val="0"/>
      <w:marBottom w:val="0"/>
      <w:divBdr>
        <w:top w:val="none" w:sz="0" w:space="0" w:color="auto"/>
        <w:left w:val="none" w:sz="0" w:space="0" w:color="auto"/>
        <w:bottom w:val="none" w:sz="0" w:space="0" w:color="auto"/>
        <w:right w:val="none" w:sz="0" w:space="0" w:color="auto"/>
      </w:divBdr>
    </w:div>
    <w:div w:id="51124349">
      <w:bodyDiv w:val="1"/>
      <w:marLeft w:val="0"/>
      <w:marRight w:val="0"/>
      <w:marTop w:val="0"/>
      <w:marBottom w:val="0"/>
      <w:divBdr>
        <w:top w:val="none" w:sz="0" w:space="0" w:color="auto"/>
        <w:left w:val="none" w:sz="0" w:space="0" w:color="auto"/>
        <w:bottom w:val="none" w:sz="0" w:space="0" w:color="auto"/>
        <w:right w:val="none" w:sz="0" w:space="0" w:color="auto"/>
      </w:divBdr>
    </w:div>
    <w:div w:id="52047070">
      <w:bodyDiv w:val="1"/>
      <w:marLeft w:val="0"/>
      <w:marRight w:val="0"/>
      <w:marTop w:val="0"/>
      <w:marBottom w:val="0"/>
      <w:divBdr>
        <w:top w:val="none" w:sz="0" w:space="0" w:color="auto"/>
        <w:left w:val="none" w:sz="0" w:space="0" w:color="auto"/>
        <w:bottom w:val="none" w:sz="0" w:space="0" w:color="auto"/>
        <w:right w:val="none" w:sz="0" w:space="0" w:color="auto"/>
      </w:divBdr>
    </w:div>
    <w:div w:id="52702484">
      <w:bodyDiv w:val="1"/>
      <w:marLeft w:val="0"/>
      <w:marRight w:val="0"/>
      <w:marTop w:val="0"/>
      <w:marBottom w:val="0"/>
      <w:divBdr>
        <w:top w:val="none" w:sz="0" w:space="0" w:color="auto"/>
        <w:left w:val="none" w:sz="0" w:space="0" w:color="auto"/>
        <w:bottom w:val="none" w:sz="0" w:space="0" w:color="auto"/>
        <w:right w:val="none" w:sz="0" w:space="0" w:color="auto"/>
      </w:divBdr>
    </w:div>
    <w:div w:id="53553166">
      <w:bodyDiv w:val="1"/>
      <w:marLeft w:val="0"/>
      <w:marRight w:val="0"/>
      <w:marTop w:val="0"/>
      <w:marBottom w:val="0"/>
      <w:divBdr>
        <w:top w:val="none" w:sz="0" w:space="0" w:color="auto"/>
        <w:left w:val="none" w:sz="0" w:space="0" w:color="auto"/>
        <w:bottom w:val="none" w:sz="0" w:space="0" w:color="auto"/>
        <w:right w:val="none" w:sz="0" w:space="0" w:color="auto"/>
      </w:divBdr>
    </w:div>
    <w:div w:id="54621572">
      <w:bodyDiv w:val="1"/>
      <w:marLeft w:val="0"/>
      <w:marRight w:val="0"/>
      <w:marTop w:val="0"/>
      <w:marBottom w:val="0"/>
      <w:divBdr>
        <w:top w:val="none" w:sz="0" w:space="0" w:color="auto"/>
        <w:left w:val="none" w:sz="0" w:space="0" w:color="auto"/>
        <w:bottom w:val="none" w:sz="0" w:space="0" w:color="auto"/>
        <w:right w:val="none" w:sz="0" w:space="0" w:color="auto"/>
      </w:divBdr>
    </w:div>
    <w:div w:id="54858415">
      <w:bodyDiv w:val="1"/>
      <w:marLeft w:val="0"/>
      <w:marRight w:val="0"/>
      <w:marTop w:val="0"/>
      <w:marBottom w:val="0"/>
      <w:divBdr>
        <w:top w:val="none" w:sz="0" w:space="0" w:color="auto"/>
        <w:left w:val="none" w:sz="0" w:space="0" w:color="auto"/>
        <w:bottom w:val="none" w:sz="0" w:space="0" w:color="auto"/>
        <w:right w:val="none" w:sz="0" w:space="0" w:color="auto"/>
      </w:divBdr>
    </w:div>
    <w:div w:id="55015960">
      <w:bodyDiv w:val="1"/>
      <w:marLeft w:val="0"/>
      <w:marRight w:val="0"/>
      <w:marTop w:val="0"/>
      <w:marBottom w:val="0"/>
      <w:divBdr>
        <w:top w:val="none" w:sz="0" w:space="0" w:color="auto"/>
        <w:left w:val="none" w:sz="0" w:space="0" w:color="auto"/>
        <w:bottom w:val="none" w:sz="0" w:space="0" w:color="auto"/>
        <w:right w:val="none" w:sz="0" w:space="0" w:color="auto"/>
      </w:divBdr>
    </w:div>
    <w:div w:id="55052787">
      <w:bodyDiv w:val="1"/>
      <w:marLeft w:val="0"/>
      <w:marRight w:val="0"/>
      <w:marTop w:val="0"/>
      <w:marBottom w:val="0"/>
      <w:divBdr>
        <w:top w:val="none" w:sz="0" w:space="0" w:color="auto"/>
        <w:left w:val="none" w:sz="0" w:space="0" w:color="auto"/>
        <w:bottom w:val="none" w:sz="0" w:space="0" w:color="auto"/>
        <w:right w:val="none" w:sz="0" w:space="0" w:color="auto"/>
      </w:divBdr>
    </w:div>
    <w:div w:id="55323750">
      <w:bodyDiv w:val="1"/>
      <w:marLeft w:val="0"/>
      <w:marRight w:val="0"/>
      <w:marTop w:val="0"/>
      <w:marBottom w:val="0"/>
      <w:divBdr>
        <w:top w:val="none" w:sz="0" w:space="0" w:color="auto"/>
        <w:left w:val="none" w:sz="0" w:space="0" w:color="auto"/>
        <w:bottom w:val="none" w:sz="0" w:space="0" w:color="auto"/>
        <w:right w:val="none" w:sz="0" w:space="0" w:color="auto"/>
      </w:divBdr>
    </w:div>
    <w:div w:id="55666479">
      <w:bodyDiv w:val="1"/>
      <w:marLeft w:val="0"/>
      <w:marRight w:val="0"/>
      <w:marTop w:val="0"/>
      <w:marBottom w:val="0"/>
      <w:divBdr>
        <w:top w:val="none" w:sz="0" w:space="0" w:color="auto"/>
        <w:left w:val="none" w:sz="0" w:space="0" w:color="auto"/>
        <w:bottom w:val="none" w:sz="0" w:space="0" w:color="auto"/>
        <w:right w:val="none" w:sz="0" w:space="0" w:color="auto"/>
      </w:divBdr>
    </w:div>
    <w:div w:id="55862287">
      <w:bodyDiv w:val="1"/>
      <w:marLeft w:val="0"/>
      <w:marRight w:val="0"/>
      <w:marTop w:val="0"/>
      <w:marBottom w:val="0"/>
      <w:divBdr>
        <w:top w:val="none" w:sz="0" w:space="0" w:color="auto"/>
        <w:left w:val="none" w:sz="0" w:space="0" w:color="auto"/>
        <w:bottom w:val="none" w:sz="0" w:space="0" w:color="auto"/>
        <w:right w:val="none" w:sz="0" w:space="0" w:color="auto"/>
      </w:divBdr>
    </w:div>
    <w:div w:id="55979300">
      <w:bodyDiv w:val="1"/>
      <w:marLeft w:val="0"/>
      <w:marRight w:val="0"/>
      <w:marTop w:val="0"/>
      <w:marBottom w:val="0"/>
      <w:divBdr>
        <w:top w:val="none" w:sz="0" w:space="0" w:color="auto"/>
        <w:left w:val="none" w:sz="0" w:space="0" w:color="auto"/>
        <w:bottom w:val="none" w:sz="0" w:space="0" w:color="auto"/>
        <w:right w:val="none" w:sz="0" w:space="0" w:color="auto"/>
      </w:divBdr>
    </w:div>
    <w:div w:id="56826520">
      <w:bodyDiv w:val="1"/>
      <w:marLeft w:val="0"/>
      <w:marRight w:val="0"/>
      <w:marTop w:val="0"/>
      <w:marBottom w:val="0"/>
      <w:divBdr>
        <w:top w:val="none" w:sz="0" w:space="0" w:color="auto"/>
        <w:left w:val="none" w:sz="0" w:space="0" w:color="auto"/>
        <w:bottom w:val="none" w:sz="0" w:space="0" w:color="auto"/>
        <w:right w:val="none" w:sz="0" w:space="0" w:color="auto"/>
      </w:divBdr>
    </w:div>
    <w:div w:id="57023296">
      <w:bodyDiv w:val="1"/>
      <w:marLeft w:val="0"/>
      <w:marRight w:val="0"/>
      <w:marTop w:val="0"/>
      <w:marBottom w:val="0"/>
      <w:divBdr>
        <w:top w:val="none" w:sz="0" w:space="0" w:color="auto"/>
        <w:left w:val="none" w:sz="0" w:space="0" w:color="auto"/>
        <w:bottom w:val="none" w:sz="0" w:space="0" w:color="auto"/>
        <w:right w:val="none" w:sz="0" w:space="0" w:color="auto"/>
      </w:divBdr>
    </w:div>
    <w:div w:id="57628912">
      <w:bodyDiv w:val="1"/>
      <w:marLeft w:val="0"/>
      <w:marRight w:val="0"/>
      <w:marTop w:val="0"/>
      <w:marBottom w:val="0"/>
      <w:divBdr>
        <w:top w:val="none" w:sz="0" w:space="0" w:color="auto"/>
        <w:left w:val="none" w:sz="0" w:space="0" w:color="auto"/>
        <w:bottom w:val="none" w:sz="0" w:space="0" w:color="auto"/>
        <w:right w:val="none" w:sz="0" w:space="0" w:color="auto"/>
      </w:divBdr>
    </w:div>
    <w:div w:id="58795022">
      <w:bodyDiv w:val="1"/>
      <w:marLeft w:val="0"/>
      <w:marRight w:val="0"/>
      <w:marTop w:val="0"/>
      <w:marBottom w:val="0"/>
      <w:divBdr>
        <w:top w:val="none" w:sz="0" w:space="0" w:color="auto"/>
        <w:left w:val="none" w:sz="0" w:space="0" w:color="auto"/>
        <w:bottom w:val="none" w:sz="0" w:space="0" w:color="auto"/>
        <w:right w:val="none" w:sz="0" w:space="0" w:color="auto"/>
      </w:divBdr>
    </w:div>
    <w:div w:id="59211129">
      <w:bodyDiv w:val="1"/>
      <w:marLeft w:val="0"/>
      <w:marRight w:val="0"/>
      <w:marTop w:val="0"/>
      <w:marBottom w:val="0"/>
      <w:divBdr>
        <w:top w:val="none" w:sz="0" w:space="0" w:color="auto"/>
        <w:left w:val="none" w:sz="0" w:space="0" w:color="auto"/>
        <w:bottom w:val="none" w:sz="0" w:space="0" w:color="auto"/>
        <w:right w:val="none" w:sz="0" w:space="0" w:color="auto"/>
      </w:divBdr>
    </w:div>
    <w:div w:id="59596847">
      <w:bodyDiv w:val="1"/>
      <w:marLeft w:val="0"/>
      <w:marRight w:val="0"/>
      <w:marTop w:val="0"/>
      <w:marBottom w:val="0"/>
      <w:divBdr>
        <w:top w:val="none" w:sz="0" w:space="0" w:color="auto"/>
        <w:left w:val="none" w:sz="0" w:space="0" w:color="auto"/>
        <w:bottom w:val="none" w:sz="0" w:space="0" w:color="auto"/>
        <w:right w:val="none" w:sz="0" w:space="0" w:color="auto"/>
      </w:divBdr>
    </w:div>
    <w:div w:id="59720930">
      <w:bodyDiv w:val="1"/>
      <w:marLeft w:val="0"/>
      <w:marRight w:val="0"/>
      <w:marTop w:val="0"/>
      <w:marBottom w:val="0"/>
      <w:divBdr>
        <w:top w:val="none" w:sz="0" w:space="0" w:color="auto"/>
        <w:left w:val="none" w:sz="0" w:space="0" w:color="auto"/>
        <w:bottom w:val="none" w:sz="0" w:space="0" w:color="auto"/>
        <w:right w:val="none" w:sz="0" w:space="0" w:color="auto"/>
      </w:divBdr>
    </w:div>
    <w:div w:id="61100923">
      <w:bodyDiv w:val="1"/>
      <w:marLeft w:val="0"/>
      <w:marRight w:val="0"/>
      <w:marTop w:val="0"/>
      <w:marBottom w:val="0"/>
      <w:divBdr>
        <w:top w:val="none" w:sz="0" w:space="0" w:color="auto"/>
        <w:left w:val="none" w:sz="0" w:space="0" w:color="auto"/>
        <w:bottom w:val="none" w:sz="0" w:space="0" w:color="auto"/>
        <w:right w:val="none" w:sz="0" w:space="0" w:color="auto"/>
      </w:divBdr>
    </w:div>
    <w:div w:id="61759060">
      <w:bodyDiv w:val="1"/>
      <w:marLeft w:val="0"/>
      <w:marRight w:val="0"/>
      <w:marTop w:val="0"/>
      <w:marBottom w:val="0"/>
      <w:divBdr>
        <w:top w:val="none" w:sz="0" w:space="0" w:color="auto"/>
        <w:left w:val="none" w:sz="0" w:space="0" w:color="auto"/>
        <w:bottom w:val="none" w:sz="0" w:space="0" w:color="auto"/>
        <w:right w:val="none" w:sz="0" w:space="0" w:color="auto"/>
      </w:divBdr>
    </w:div>
    <w:div w:id="61803203">
      <w:bodyDiv w:val="1"/>
      <w:marLeft w:val="0"/>
      <w:marRight w:val="0"/>
      <w:marTop w:val="0"/>
      <w:marBottom w:val="0"/>
      <w:divBdr>
        <w:top w:val="none" w:sz="0" w:space="0" w:color="auto"/>
        <w:left w:val="none" w:sz="0" w:space="0" w:color="auto"/>
        <w:bottom w:val="none" w:sz="0" w:space="0" w:color="auto"/>
        <w:right w:val="none" w:sz="0" w:space="0" w:color="auto"/>
      </w:divBdr>
    </w:div>
    <w:div w:id="61954943">
      <w:bodyDiv w:val="1"/>
      <w:marLeft w:val="0"/>
      <w:marRight w:val="0"/>
      <w:marTop w:val="0"/>
      <w:marBottom w:val="0"/>
      <w:divBdr>
        <w:top w:val="none" w:sz="0" w:space="0" w:color="auto"/>
        <w:left w:val="none" w:sz="0" w:space="0" w:color="auto"/>
        <w:bottom w:val="none" w:sz="0" w:space="0" w:color="auto"/>
        <w:right w:val="none" w:sz="0" w:space="0" w:color="auto"/>
      </w:divBdr>
    </w:div>
    <w:div w:id="62458571">
      <w:bodyDiv w:val="1"/>
      <w:marLeft w:val="0"/>
      <w:marRight w:val="0"/>
      <w:marTop w:val="0"/>
      <w:marBottom w:val="0"/>
      <w:divBdr>
        <w:top w:val="none" w:sz="0" w:space="0" w:color="auto"/>
        <w:left w:val="none" w:sz="0" w:space="0" w:color="auto"/>
        <w:bottom w:val="none" w:sz="0" w:space="0" w:color="auto"/>
        <w:right w:val="none" w:sz="0" w:space="0" w:color="auto"/>
      </w:divBdr>
    </w:div>
    <w:div w:id="62601838">
      <w:bodyDiv w:val="1"/>
      <w:marLeft w:val="0"/>
      <w:marRight w:val="0"/>
      <w:marTop w:val="0"/>
      <w:marBottom w:val="0"/>
      <w:divBdr>
        <w:top w:val="none" w:sz="0" w:space="0" w:color="auto"/>
        <w:left w:val="none" w:sz="0" w:space="0" w:color="auto"/>
        <w:bottom w:val="none" w:sz="0" w:space="0" w:color="auto"/>
        <w:right w:val="none" w:sz="0" w:space="0" w:color="auto"/>
      </w:divBdr>
    </w:div>
    <w:div w:id="62679669">
      <w:bodyDiv w:val="1"/>
      <w:marLeft w:val="0"/>
      <w:marRight w:val="0"/>
      <w:marTop w:val="0"/>
      <w:marBottom w:val="0"/>
      <w:divBdr>
        <w:top w:val="none" w:sz="0" w:space="0" w:color="auto"/>
        <w:left w:val="none" w:sz="0" w:space="0" w:color="auto"/>
        <w:bottom w:val="none" w:sz="0" w:space="0" w:color="auto"/>
        <w:right w:val="none" w:sz="0" w:space="0" w:color="auto"/>
      </w:divBdr>
    </w:div>
    <w:div w:id="63453656">
      <w:bodyDiv w:val="1"/>
      <w:marLeft w:val="0"/>
      <w:marRight w:val="0"/>
      <w:marTop w:val="0"/>
      <w:marBottom w:val="0"/>
      <w:divBdr>
        <w:top w:val="none" w:sz="0" w:space="0" w:color="auto"/>
        <w:left w:val="none" w:sz="0" w:space="0" w:color="auto"/>
        <w:bottom w:val="none" w:sz="0" w:space="0" w:color="auto"/>
        <w:right w:val="none" w:sz="0" w:space="0" w:color="auto"/>
      </w:divBdr>
    </w:div>
    <w:div w:id="63992058">
      <w:bodyDiv w:val="1"/>
      <w:marLeft w:val="0"/>
      <w:marRight w:val="0"/>
      <w:marTop w:val="0"/>
      <w:marBottom w:val="0"/>
      <w:divBdr>
        <w:top w:val="none" w:sz="0" w:space="0" w:color="auto"/>
        <w:left w:val="none" w:sz="0" w:space="0" w:color="auto"/>
        <w:bottom w:val="none" w:sz="0" w:space="0" w:color="auto"/>
        <w:right w:val="none" w:sz="0" w:space="0" w:color="auto"/>
      </w:divBdr>
    </w:div>
    <w:div w:id="64452563">
      <w:bodyDiv w:val="1"/>
      <w:marLeft w:val="0"/>
      <w:marRight w:val="0"/>
      <w:marTop w:val="0"/>
      <w:marBottom w:val="0"/>
      <w:divBdr>
        <w:top w:val="none" w:sz="0" w:space="0" w:color="auto"/>
        <w:left w:val="none" w:sz="0" w:space="0" w:color="auto"/>
        <w:bottom w:val="none" w:sz="0" w:space="0" w:color="auto"/>
        <w:right w:val="none" w:sz="0" w:space="0" w:color="auto"/>
      </w:divBdr>
    </w:div>
    <w:div w:id="65689328">
      <w:bodyDiv w:val="1"/>
      <w:marLeft w:val="0"/>
      <w:marRight w:val="0"/>
      <w:marTop w:val="0"/>
      <w:marBottom w:val="0"/>
      <w:divBdr>
        <w:top w:val="none" w:sz="0" w:space="0" w:color="auto"/>
        <w:left w:val="none" w:sz="0" w:space="0" w:color="auto"/>
        <w:bottom w:val="none" w:sz="0" w:space="0" w:color="auto"/>
        <w:right w:val="none" w:sz="0" w:space="0" w:color="auto"/>
      </w:divBdr>
    </w:div>
    <w:div w:id="65690984">
      <w:bodyDiv w:val="1"/>
      <w:marLeft w:val="0"/>
      <w:marRight w:val="0"/>
      <w:marTop w:val="0"/>
      <w:marBottom w:val="0"/>
      <w:divBdr>
        <w:top w:val="none" w:sz="0" w:space="0" w:color="auto"/>
        <w:left w:val="none" w:sz="0" w:space="0" w:color="auto"/>
        <w:bottom w:val="none" w:sz="0" w:space="0" w:color="auto"/>
        <w:right w:val="none" w:sz="0" w:space="0" w:color="auto"/>
      </w:divBdr>
    </w:div>
    <w:div w:id="65692579">
      <w:bodyDiv w:val="1"/>
      <w:marLeft w:val="0"/>
      <w:marRight w:val="0"/>
      <w:marTop w:val="0"/>
      <w:marBottom w:val="0"/>
      <w:divBdr>
        <w:top w:val="none" w:sz="0" w:space="0" w:color="auto"/>
        <w:left w:val="none" w:sz="0" w:space="0" w:color="auto"/>
        <w:bottom w:val="none" w:sz="0" w:space="0" w:color="auto"/>
        <w:right w:val="none" w:sz="0" w:space="0" w:color="auto"/>
      </w:divBdr>
    </w:div>
    <w:div w:id="68040915">
      <w:bodyDiv w:val="1"/>
      <w:marLeft w:val="0"/>
      <w:marRight w:val="0"/>
      <w:marTop w:val="0"/>
      <w:marBottom w:val="0"/>
      <w:divBdr>
        <w:top w:val="none" w:sz="0" w:space="0" w:color="auto"/>
        <w:left w:val="none" w:sz="0" w:space="0" w:color="auto"/>
        <w:bottom w:val="none" w:sz="0" w:space="0" w:color="auto"/>
        <w:right w:val="none" w:sz="0" w:space="0" w:color="auto"/>
      </w:divBdr>
    </w:div>
    <w:div w:id="68694809">
      <w:bodyDiv w:val="1"/>
      <w:marLeft w:val="0"/>
      <w:marRight w:val="0"/>
      <w:marTop w:val="0"/>
      <w:marBottom w:val="0"/>
      <w:divBdr>
        <w:top w:val="none" w:sz="0" w:space="0" w:color="auto"/>
        <w:left w:val="none" w:sz="0" w:space="0" w:color="auto"/>
        <w:bottom w:val="none" w:sz="0" w:space="0" w:color="auto"/>
        <w:right w:val="none" w:sz="0" w:space="0" w:color="auto"/>
      </w:divBdr>
    </w:div>
    <w:div w:id="69082518">
      <w:bodyDiv w:val="1"/>
      <w:marLeft w:val="0"/>
      <w:marRight w:val="0"/>
      <w:marTop w:val="0"/>
      <w:marBottom w:val="0"/>
      <w:divBdr>
        <w:top w:val="none" w:sz="0" w:space="0" w:color="auto"/>
        <w:left w:val="none" w:sz="0" w:space="0" w:color="auto"/>
        <w:bottom w:val="none" w:sz="0" w:space="0" w:color="auto"/>
        <w:right w:val="none" w:sz="0" w:space="0" w:color="auto"/>
      </w:divBdr>
    </w:div>
    <w:div w:id="69351210">
      <w:bodyDiv w:val="1"/>
      <w:marLeft w:val="0"/>
      <w:marRight w:val="0"/>
      <w:marTop w:val="0"/>
      <w:marBottom w:val="0"/>
      <w:divBdr>
        <w:top w:val="none" w:sz="0" w:space="0" w:color="auto"/>
        <w:left w:val="none" w:sz="0" w:space="0" w:color="auto"/>
        <w:bottom w:val="none" w:sz="0" w:space="0" w:color="auto"/>
        <w:right w:val="none" w:sz="0" w:space="0" w:color="auto"/>
      </w:divBdr>
    </w:div>
    <w:div w:id="69818603">
      <w:bodyDiv w:val="1"/>
      <w:marLeft w:val="0"/>
      <w:marRight w:val="0"/>
      <w:marTop w:val="0"/>
      <w:marBottom w:val="0"/>
      <w:divBdr>
        <w:top w:val="none" w:sz="0" w:space="0" w:color="auto"/>
        <w:left w:val="none" w:sz="0" w:space="0" w:color="auto"/>
        <w:bottom w:val="none" w:sz="0" w:space="0" w:color="auto"/>
        <w:right w:val="none" w:sz="0" w:space="0" w:color="auto"/>
      </w:divBdr>
    </w:div>
    <w:div w:id="70275835">
      <w:bodyDiv w:val="1"/>
      <w:marLeft w:val="0"/>
      <w:marRight w:val="0"/>
      <w:marTop w:val="0"/>
      <w:marBottom w:val="0"/>
      <w:divBdr>
        <w:top w:val="none" w:sz="0" w:space="0" w:color="auto"/>
        <w:left w:val="none" w:sz="0" w:space="0" w:color="auto"/>
        <w:bottom w:val="none" w:sz="0" w:space="0" w:color="auto"/>
        <w:right w:val="none" w:sz="0" w:space="0" w:color="auto"/>
      </w:divBdr>
    </w:div>
    <w:div w:id="72095262">
      <w:bodyDiv w:val="1"/>
      <w:marLeft w:val="0"/>
      <w:marRight w:val="0"/>
      <w:marTop w:val="0"/>
      <w:marBottom w:val="0"/>
      <w:divBdr>
        <w:top w:val="none" w:sz="0" w:space="0" w:color="auto"/>
        <w:left w:val="none" w:sz="0" w:space="0" w:color="auto"/>
        <w:bottom w:val="none" w:sz="0" w:space="0" w:color="auto"/>
        <w:right w:val="none" w:sz="0" w:space="0" w:color="auto"/>
      </w:divBdr>
    </w:div>
    <w:div w:id="72245550">
      <w:bodyDiv w:val="1"/>
      <w:marLeft w:val="0"/>
      <w:marRight w:val="0"/>
      <w:marTop w:val="0"/>
      <w:marBottom w:val="0"/>
      <w:divBdr>
        <w:top w:val="none" w:sz="0" w:space="0" w:color="auto"/>
        <w:left w:val="none" w:sz="0" w:space="0" w:color="auto"/>
        <w:bottom w:val="none" w:sz="0" w:space="0" w:color="auto"/>
        <w:right w:val="none" w:sz="0" w:space="0" w:color="auto"/>
      </w:divBdr>
    </w:div>
    <w:div w:id="72706790">
      <w:bodyDiv w:val="1"/>
      <w:marLeft w:val="0"/>
      <w:marRight w:val="0"/>
      <w:marTop w:val="0"/>
      <w:marBottom w:val="0"/>
      <w:divBdr>
        <w:top w:val="none" w:sz="0" w:space="0" w:color="auto"/>
        <w:left w:val="none" w:sz="0" w:space="0" w:color="auto"/>
        <w:bottom w:val="none" w:sz="0" w:space="0" w:color="auto"/>
        <w:right w:val="none" w:sz="0" w:space="0" w:color="auto"/>
      </w:divBdr>
    </w:div>
    <w:div w:id="72902115">
      <w:bodyDiv w:val="1"/>
      <w:marLeft w:val="0"/>
      <w:marRight w:val="0"/>
      <w:marTop w:val="0"/>
      <w:marBottom w:val="0"/>
      <w:divBdr>
        <w:top w:val="none" w:sz="0" w:space="0" w:color="auto"/>
        <w:left w:val="none" w:sz="0" w:space="0" w:color="auto"/>
        <w:bottom w:val="none" w:sz="0" w:space="0" w:color="auto"/>
        <w:right w:val="none" w:sz="0" w:space="0" w:color="auto"/>
      </w:divBdr>
    </w:div>
    <w:div w:id="73085854">
      <w:bodyDiv w:val="1"/>
      <w:marLeft w:val="0"/>
      <w:marRight w:val="0"/>
      <w:marTop w:val="0"/>
      <w:marBottom w:val="0"/>
      <w:divBdr>
        <w:top w:val="none" w:sz="0" w:space="0" w:color="auto"/>
        <w:left w:val="none" w:sz="0" w:space="0" w:color="auto"/>
        <w:bottom w:val="none" w:sz="0" w:space="0" w:color="auto"/>
        <w:right w:val="none" w:sz="0" w:space="0" w:color="auto"/>
      </w:divBdr>
    </w:div>
    <w:div w:id="73481704">
      <w:bodyDiv w:val="1"/>
      <w:marLeft w:val="0"/>
      <w:marRight w:val="0"/>
      <w:marTop w:val="0"/>
      <w:marBottom w:val="0"/>
      <w:divBdr>
        <w:top w:val="none" w:sz="0" w:space="0" w:color="auto"/>
        <w:left w:val="none" w:sz="0" w:space="0" w:color="auto"/>
        <w:bottom w:val="none" w:sz="0" w:space="0" w:color="auto"/>
        <w:right w:val="none" w:sz="0" w:space="0" w:color="auto"/>
      </w:divBdr>
    </w:div>
    <w:div w:id="73817660">
      <w:bodyDiv w:val="1"/>
      <w:marLeft w:val="0"/>
      <w:marRight w:val="0"/>
      <w:marTop w:val="0"/>
      <w:marBottom w:val="0"/>
      <w:divBdr>
        <w:top w:val="none" w:sz="0" w:space="0" w:color="auto"/>
        <w:left w:val="none" w:sz="0" w:space="0" w:color="auto"/>
        <w:bottom w:val="none" w:sz="0" w:space="0" w:color="auto"/>
        <w:right w:val="none" w:sz="0" w:space="0" w:color="auto"/>
      </w:divBdr>
    </w:div>
    <w:div w:id="74131429">
      <w:bodyDiv w:val="1"/>
      <w:marLeft w:val="0"/>
      <w:marRight w:val="0"/>
      <w:marTop w:val="0"/>
      <w:marBottom w:val="0"/>
      <w:divBdr>
        <w:top w:val="none" w:sz="0" w:space="0" w:color="auto"/>
        <w:left w:val="none" w:sz="0" w:space="0" w:color="auto"/>
        <w:bottom w:val="none" w:sz="0" w:space="0" w:color="auto"/>
        <w:right w:val="none" w:sz="0" w:space="0" w:color="auto"/>
      </w:divBdr>
    </w:div>
    <w:div w:id="74403569">
      <w:bodyDiv w:val="1"/>
      <w:marLeft w:val="0"/>
      <w:marRight w:val="0"/>
      <w:marTop w:val="0"/>
      <w:marBottom w:val="0"/>
      <w:divBdr>
        <w:top w:val="none" w:sz="0" w:space="0" w:color="auto"/>
        <w:left w:val="none" w:sz="0" w:space="0" w:color="auto"/>
        <w:bottom w:val="none" w:sz="0" w:space="0" w:color="auto"/>
        <w:right w:val="none" w:sz="0" w:space="0" w:color="auto"/>
      </w:divBdr>
    </w:div>
    <w:div w:id="74478191">
      <w:bodyDiv w:val="1"/>
      <w:marLeft w:val="0"/>
      <w:marRight w:val="0"/>
      <w:marTop w:val="0"/>
      <w:marBottom w:val="0"/>
      <w:divBdr>
        <w:top w:val="none" w:sz="0" w:space="0" w:color="auto"/>
        <w:left w:val="none" w:sz="0" w:space="0" w:color="auto"/>
        <w:bottom w:val="none" w:sz="0" w:space="0" w:color="auto"/>
        <w:right w:val="none" w:sz="0" w:space="0" w:color="auto"/>
      </w:divBdr>
    </w:div>
    <w:div w:id="77212650">
      <w:bodyDiv w:val="1"/>
      <w:marLeft w:val="0"/>
      <w:marRight w:val="0"/>
      <w:marTop w:val="0"/>
      <w:marBottom w:val="0"/>
      <w:divBdr>
        <w:top w:val="none" w:sz="0" w:space="0" w:color="auto"/>
        <w:left w:val="none" w:sz="0" w:space="0" w:color="auto"/>
        <w:bottom w:val="none" w:sz="0" w:space="0" w:color="auto"/>
        <w:right w:val="none" w:sz="0" w:space="0" w:color="auto"/>
      </w:divBdr>
    </w:div>
    <w:div w:id="77750352">
      <w:bodyDiv w:val="1"/>
      <w:marLeft w:val="0"/>
      <w:marRight w:val="0"/>
      <w:marTop w:val="0"/>
      <w:marBottom w:val="0"/>
      <w:divBdr>
        <w:top w:val="none" w:sz="0" w:space="0" w:color="auto"/>
        <w:left w:val="none" w:sz="0" w:space="0" w:color="auto"/>
        <w:bottom w:val="none" w:sz="0" w:space="0" w:color="auto"/>
        <w:right w:val="none" w:sz="0" w:space="0" w:color="auto"/>
      </w:divBdr>
    </w:div>
    <w:div w:id="78793842">
      <w:bodyDiv w:val="1"/>
      <w:marLeft w:val="0"/>
      <w:marRight w:val="0"/>
      <w:marTop w:val="0"/>
      <w:marBottom w:val="0"/>
      <w:divBdr>
        <w:top w:val="none" w:sz="0" w:space="0" w:color="auto"/>
        <w:left w:val="none" w:sz="0" w:space="0" w:color="auto"/>
        <w:bottom w:val="none" w:sz="0" w:space="0" w:color="auto"/>
        <w:right w:val="none" w:sz="0" w:space="0" w:color="auto"/>
      </w:divBdr>
    </w:div>
    <w:div w:id="79061239">
      <w:bodyDiv w:val="1"/>
      <w:marLeft w:val="0"/>
      <w:marRight w:val="0"/>
      <w:marTop w:val="0"/>
      <w:marBottom w:val="0"/>
      <w:divBdr>
        <w:top w:val="none" w:sz="0" w:space="0" w:color="auto"/>
        <w:left w:val="none" w:sz="0" w:space="0" w:color="auto"/>
        <w:bottom w:val="none" w:sz="0" w:space="0" w:color="auto"/>
        <w:right w:val="none" w:sz="0" w:space="0" w:color="auto"/>
      </w:divBdr>
    </w:div>
    <w:div w:id="80026776">
      <w:bodyDiv w:val="1"/>
      <w:marLeft w:val="0"/>
      <w:marRight w:val="0"/>
      <w:marTop w:val="0"/>
      <w:marBottom w:val="0"/>
      <w:divBdr>
        <w:top w:val="none" w:sz="0" w:space="0" w:color="auto"/>
        <w:left w:val="none" w:sz="0" w:space="0" w:color="auto"/>
        <w:bottom w:val="none" w:sz="0" w:space="0" w:color="auto"/>
        <w:right w:val="none" w:sz="0" w:space="0" w:color="auto"/>
      </w:divBdr>
    </w:div>
    <w:div w:id="80638973">
      <w:bodyDiv w:val="1"/>
      <w:marLeft w:val="0"/>
      <w:marRight w:val="0"/>
      <w:marTop w:val="0"/>
      <w:marBottom w:val="0"/>
      <w:divBdr>
        <w:top w:val="none" w:sz="0" w:space="0" w:color="auto"/>
        <w:left w:val="none" w:sz="0" w:space="0" w:color="auto"/>
        <w:bottom w:val="none" w:sz="0" w:space="0" w:color="auto"/>
        <w:right w:val="none" w:sz="0" w:space="0" w:color="auto"/>
      </w:divBdr>
    </w:div>
    <w:div w:id="80958112">
      <w:bodyDiv w:val="1"/>
      <w:marLeft w:val="0"/>
      <w:marRight w:val="0"/>
      <w:marTop w:val="0"/>
      <w:marBottom w:val="0"/>
      <w:divBdr>
        <w:top w:val="none" w:sz="0" w:space="0" w:color="auto"/>
        <w:left w:val="none" w:sz="0" w:space="0" w:color="auto"/>
        <w:bottom w:val="none" w:sz="0" w:space="0" w:color="auto"/>
        <w:right w:val="none" w:sz="0" w:space="0" w:color="auto"/>
      </w:divBdr>
    </w:div>
    <w:div w:id="81220842">
      <w:bodyDiv w:val="1"/>
      <w:marLeft w:val="0"/>
      <w:marRight w:val="0"/>
      <w:marTop w:val="0"/>
      <w:marBottom w:val="0"/>
      <w:divBdr>
        <w:top w:val="none" w:sz="0" w:space="0" w:color="auto"/>
        <w:left w:val="none" w:sz="0" w:space="0" w:color="auto"/>
        <w:bottom w:val="none" w:sz="0" w:space="0" w:color="auto"/>
        <w:right w:val="none" w:sz="0" w:space="0" w:color="auto"/>
      </w:divBdr>
    </w:div>
    <w:div w:id="81608865">
      <w:bodyDiv w:val="1"/>
      <w:marLeft w:val="0"/>
      <w:marRight w:val="0"/>
      <w:marTop w:val="0"/>
      <w:marBottom w:val="0"/>
      <w:divBdr>
        <w:top w:val="none" w:sz="0" w:space="0" w:color="auto"/>
        <w:left w:val="none" w:sz="0" w:space="0" w:color="auto"/>
        <w:bottom w:val="none" w:sz="0" w:space="0" w:color="auto"/>
        <w:right w:val="none" w:sz="0" w:space="0" w:color="auto"/>
      </w:divBdr>
    </w:div>
    <w:div w:id="81875978">
      <w:bodyDiv w:val="1"/>
      <w:marLeft w:val="0"/>
      <w:marRight w:val="0"/>
      <w:marTop w:val="0"/>
      <w:marBottom w:val="0"/>
      <w:divBdr>
        <w:top w:val="none" w:sz="0" w:space="0" w:color="auto"/>
        <w:left w:val="none" w:sz="0" w:space="0" w:color="auto"/>
        <w:bottom w:val="none" w:sz="0" w:space="0" w:color="auto"/>
        <w:right w:val="none" w:sz="0" w:space="0" w:color="auto"/>
      </w:divBdr>
    </w:div>
    <w:div w:id="82803651">
      <w:bodyDiv w:val="1"/>
      <w:marLeft w:val="0"/>
      <w:marRight w:val="0"/>
      <w:marTop w:val="0"/>
      <w:marBottom w:val="0"/>
      <w:divBdr>
        <w:top w:val="none" w:sz="0" w:space="0" w:color="auto"/>
        <w:left w:val="none" w:sz="0" w:space="0" w:color="auto"/>
        <w:bottom w:val="none" w:sz="0" w:space="0" w:color="auto"/>
        <w:right w:val="none" w:sz="0" w:space="0" w:color="auto"/>
      </w:divBdr>
    </w:div>
    <w:div w:id="82920590">
      <w:bodyDiv w:val="1"/>
      <w:marLeft w:val="0"/>
      <w:marRight w:val="0"/>
      <w:marTop w:val="0"/>
      <w:marBottom w:val="0"/>
      <w:divBdr>
        <w:top w:val="none" w:sz="0" w:space="0" w:color="auto"/>
        <w:left w:val="none" w:sz="0" w:space="0" w:color="auto"/>
        <w:bottom w:val="none" w:sz="0" w:space="0" w:color="auto"/>
        <w:right w:val="none" w:sz="0" w:space="0" w:color="auto"/>
      </w:divBdr>
    </w:div>
    <w:div w:id="83459474">
      <w:bodyDiv w:val="1"/>
      <w:marLeft w:val="0"/>
      <w:marRight w:val="0"/>
      <w:marTop w:val="0"/>
      <w:marBottom w:val="0"/>
      <w:divBdr>
        <w:top w:val="none" w:sz="0" w:space="0" w:color="auto"/>
        <w:left w:val="none" w:sz="0" w:space="0" w:color="auto"/>
        <w:bottom w:val="none" w:sz="0" w:space="0" w:color="auto"/>
        <w:right w:val="none" w:sz="0" w:space="0" w:color="auto"/>
      </w:divBdr>
    </w:div>
    <w:div w:id="84809866">
      <w:bodyDiv w:val="1"/>
      <w:marLeft w:val="0"/>
      <w:marRight w:val="0"/>
      <w:marTop w:val="0"/>
      <w:marBottom w:val="0"/>
      <w:divBdr>
        <w:top w:val="none" w:sz="0" w:space="0" w:color="auto"/>
        <w:left w:val="none" w:sz="0" w:space="0" w:color="auto"/>
        <w:bottom w:val="none" w:sz="0" w:space="0" w:color="auto"/>
        <w:right w:val="none" w:sz="0" w:space="0" w:color="auto"/>
      </w:divBdr>
    </w:div>
    <w:div w:id="84965686">
      <w:bodyDiv w:val="1"/>
      <w:marLeft w:val="0"/>
      <w:marRight w:val="0"/>
      <w:marTop w:val="0"/>
      <w:marBottom w:val="0"/>
      <w:divBdr>
        <w:top w:val="none" w:sz="0" w:space="0" w:color="auto"/>
        <w:left w:val="none" w:sz="0" w:space="0" w:color="auto"/>
        <w:bottom w:val="none" w:sz="0" w:space="0" w:color="auto"/>
        <w:right w:val="none" w:sz="0" w:space="0" w:color="auto"/>
      </w:divBdr>
    </w:div>
    <w:div w:id="85200432">
      <w:bodyDiv w:val="1"/>
      <w:marLeft w:val="0"/>
      <w:marRight w:val="0"/>
      <w:marTop w:val="0"/>
      <w:marBottom w:val="0"/>
      <w:divBdr>
        <w:top w:val="none" w:sz="0" w:space="0" w:color="auto"/>
        <w:left w:val="none" w:sz="0" w:space="0" w:color="auto"/>
        <w:bottom w:val="none" w:sz="0" w:space="0" w:color="auto"/>
        <w:right w:val="none" w:sz="0" w:space="0" w:color="auto"/>
      </w:divBdr>
    </w:div>
    <w:div w:id="85350533">
      <w:bodyDiv w:val="1"/>
      <w:marLeft w:val="0"/>
      <w:marRight w:val="0"/>
      <w:marTop w:val="0"/>
      <w:marBottom w:val="0"/>
      <w:divBdr>
        <w:top w:val="none" w:sz="0" w:space="0" w:color="auto"/>
        <w:left w:val="none" w:sz="0" w:space="0" w:color="auto"/>
        <w:bottom w:val="none" w:sz="0" w:space="0" w:color="auto"/>
        <w:right w:val="none" w:sz="0" w:space="0" w:color="auto"/>
      </w:divBdr>
    </w:div>
    <w:div w:id="85469074">
      <w:bodyDiv w:val="1"/>
      <w:marLeft w:val="0"/>
      <w:marRight w:val="0"/>
      <w:marTop w:val="0"/>
      <w:marBottom w:val="0"/>
      <w:divBdr>
        <w:top w:val="none" w:sz="0" w:space="0" w:color="auto"/>
        <w:left w:val="none" w:sz="0" w:space="0" w:color="auto"/>
        <w:bottom w:val="none" w:sz="0" w:space="0" w:color="auto"/>
        <w:right w:val="none" w:sz="0" w:space="0" w:color="auto"/>
      </w:divBdr>
    </w:div>
    <w:div w:id="85544247">
      <w:bodyDiv w:val="1"/>
      <w:marLeft w:val="0"/>
      <w:marRight w:val="0"/>
      <w:marTop w:val="0"/>
      <w:marBottom w:val="0"/>
      <w:divBdr>
        <w:top w:val="none" w:sz="0" w:space="0" w:color="auto"/>
        <w:left w:val="none" w:sz="0" w:space="0" w:color="auto"/>
        <w:bottom w:val="none" w:sz="0" w:space="0" w:color="auto"/>
        <w:right w:val="none" w:sz="0" w:space="0" w:color="auto"/>
      </w:divBdr>
    </w:div>
    <w:div w:id="85926688">
      <w:bodyDiv w:val="1"/>
      <w:marLeft w:val="0"/>
      <w:marRight w:val="0"/>
      <w:marTop w:val="0"/>
      <w:marBottom w:val="0"/>
      <w:divBdr>
        <w:top w:val="none" w:sz="0" w:space="0" w:color="auto"/>
        <w:left w:val="none" w:sz="0" w:space="0" w:color="auto"/>
        <w:bottom w:val="none" w:sz="0" w:space="0" w:color="auto"/>
        <w:right w:val="none" w:sz="0" w:space="0" w:color="auto"/>
      </w:divBdr>
    </w:div>
    <w:div w:id="86508824">
      <w:bodyDiv w:val="1"/>
      <w:marLeft w:val="0"/>
      <w:marRight w:val="0"/>
      <w:marTop w:val="0"/>
      <w:marBottom w:val="0"/>
      <w:divBdr>
        <w:top w:val="none" w:sz="0" w:space="0" w:color="auto"/>
        <w:left w:val="none" w:sz="0" w:space="0" w:color="auto"/>
        <w:bottom w:val="none" w:sz="0" w:space="0" w:color="auto"/>
        <w:right w:val="none" w:sz="0" w:space="0" w:color="auto"/>
      </w:divBdr>
    </w:div>
    <w:div w:id="86654683">
      <w:bodyDiv w:val="1"/>
      <w:marLeft w:val="0"/>
      <w:marRight w:val="0"/>
      <w:marTop w:val="0"/>
      <w:marBottom w:val="0"/>
      <w:divBdr>
        <w:top w:val="none" w:sz="0" w:space="0" w:color="auto"/>
        <w:left w:val="none" w:sz="0" w:space="0" w:color="auto"/>
        <w:bottom w:val="none" w:sz="0" w:space="0" w:color="auto"/>
        <w:right w:val="none" w:sz="0" w:space="0" w:color="auto"/>
      </w:divBdr>
    </w:div>
    <w:div w:id="86972118">
      <w:bodyDiv w:val="1"/>
      <w:marLeft w:val="0"/>
      <w:marRight w:val="0"/>
      <w:marTop w:val="0"/>
      <w:marBottom w:val="0"/>
      <w:divBdr>
        <w:top w:val="none" w:sz="0" w:space="0" w:color="auto"/>
        <w:left w:val="none" w:sz="0" w:space="0" w:color="auto"/>
        <w:bottom w:val="none" w:sz="0" w:space="0" w:color="auto"/>
        <w:right w:val="none" w:sz="0" w:space="0" w:color="auto"/>
      </w:divBdr>
    </w:div>
    <w:div w:id="87585407">
      <w:bodyDiv w:val="1"/>
      <w:marLeft w:val="0"/>
      <w:marRight w:val="0"/>
      <w:marTop w:val="0"/>
      <w:marBottom w:val="0"/>
      <w:divBdr>
        <w:top w:val="none" w:sz="0" w:space="0" w:color="auto"/>
        <w:left w:val="none" w:sz="0" w:space="0" w:color="auto"/>
        <w:bottom w:val="none" w:sz="0" w:space="0" w:color="auto"/>
        <w:right w:val="none" w:sz="0" w:space="0" w:color="auto"/>
      </w:divBdr>
    </w:div>
    <w:div w:id="88628374">
      <w:bodyDiv w:val="1"/>
      <w:marLeft w:val="0"/>
      <w:marRight w:val="0"/>
      <w:marTop w:val="0"/>
      <w:marBottom w:val="0"/>
      <w:divBdr>
        <w:top w:val="none" w:sz="0" w:space="0" w:color="auto"/>
        <w:left w:val="none" w:sz="0" w:space="0" w:color="auto"/>
        <w:bottom w:val="none" w:sz="0" w:space="0" w:color="auto"/>
        <w:right w:val="none" w:sz="0" w:space="0" w:color="auto"/>
      </w:divBdr>
    </w:div>
    <w:div w:id="88933280">
      <w:bodyDiv w:val="1"/>
      <w:marLeft w:val="0"/>
      <w:marRight w:val="0"/>
      <w:marTop w:val="0"/>
      <w:marBottom w:val="0"/>
      <w:divBdr>
        <w:top w:val="none" w:sz="0" w:space="0" w:color="auto"/>
        <w:left w:val="none" w:sz="0" w:space="0" w:color="auto"/>
        <w:bottom w:val="none" w:sz="0" w:space="0" w:color="auto"/>
        <w:right w:val="none" w:sz="0" w:space="0" w:color="auto"/>
      </w:divBdr>
    </w:div>
    <w:div w:id="89201159">
      <w:bodyDiv w:val="1"/>
      <w:marLeft w:val="0"/>
      <w:marRight w:val="0"/>
      <w:marTop w:val="0"/>
      <w:marBottom w:val="0"/>
      <w:divBdr>
        <w:top w:val="none" w:sz="0" w:space="0" w:color="auto"/>
        <w:left w:val="none" w:sz="0" w:space="0" w:color="auto"/>
        <w:bottom w:val="none" w:sz="0" w:space="0" w:color="auto"/>
        <w:right w:val="none" w:sz="0" w:space="0" w:color="auto"/>
      </w:divBdr>
    </w:div>
    <w:div w:id="90006514">
      <w:bodyDiv w:val="1"/>
      <w:marLeft w:val="0"/>
      <w:marRight w:val="0"/>
      <w:marTop w:val="0"/>
      <w:marBottom w:val="0"/>
      <w:divBdr>
        <w:top w:val="none" w:sz="0" w:space="0" w:color="auto"/>
        <w:left w:val="none" w:sz="0" w:space="0" w:color="auto"/>
        <w:bottom w:val="none" w:sz="0" w:space="0" w:color="auto"/>
        <w:right w:val="none" w:sz="0" w:space="0" w:color="auto"/>
      </w:divBdr>
    </w:div>
    <w:div w:id="90588226">
      <w:bodyDiv w:val="1"/>
      <w:marLeft w:val="0"/>
      <w:marRight w:val="0"/>
      <w:marTop w:val="0"/>
      <w:marBottom w:val="0"/>
      <w:divBdr>
        <w:top w:val="none" w:sz="0" w:space="0" w:color="auto"/>
        <w:left w:val="none" w:sz="0" w:space="0" w:color="auto"/>
        <w:bottom w:val="none" w:sz="0" w:space="0" w:color="auto"/>
        <w:right w:val="none" w:sz="0" w:space="0" w:color="auto"/>
      </w:divBdr>
    </w:div>
    <w:div w:id="90977427">
      <w:bodyDiv w:val="1"/>
      <w:marLeft w:val="0"/>
      <w:marRight w:val="0"/>
      <w:marTop w:val="0"/>
      <w:marBottom w:val="0"/>
      <w:divBdr>
        <w:top w:val="none" w:sz="0" w:space="0" w:color="auto"/>
        <w:left w:val="none" w:sz="0" w:space="0" w:color="auto"/>
        <w:bottom w:val="none" w:sz="0" w:space="0" w:color="auto"/>
        <w:right w:val="none" w:sz="0" w:space="0" w:color="auto"/>
      </w:divBdr>
    </w:div>
    <w:div w:id="91635747">
      <w:bodyDiv w:val="1"/>
      <w:marLeft w:val="0"/>
      <w:marRight w:val="0"/>
      <w:marTop w:val="0"/>
      <w:marBottom w:val="0"/>
      <w:divBdr>
        <w:top w:val="none" w:sz="0" w:space="0" w:color="auto"/>
        <w:left w:val="none" w:sz="0" w:space="0" w:color="auto"/>
        <w:bottom w:val="none" w:sz="0" w:space="0" w:color="auto"/>
        <w:right w:val="none" w:sz="0" w:space="0" w:color="auto"/>
      </w:divBdr>
    </w:div>
    <w:div w:id="91704651">
      <w:bodyDiv w:val="1"/>
      <w:marLeft w:val="0"/>
      <w:marRight w:val="0"/>
      <w:marTop w:val="0"/>
      <w:marBottom w:val="0"/>
      <w:divBdr>
        <w:top w:val="none" w:sz="0" w:space="0" w:color="auto"/>
        <w:left w:val="none" w:sz="0" w:space="0" w:color="auto"/>
        <w:bottom w:val="none" w:sz="0" w:space="0" w:color="auto"/>
        <w:right w:val="none" w:sz="0" w:space="0" w:color="auto"/>
      </w:divBdr>
    </w:div>
    <w:div w:id="91751160">
      <w:bodyDiv w:val="1"/>
      <w:marLeft w:val="0"/>
      <w:marRight w:val="0"/>
      <w:marTop w:val="0"/>
      <w:marBottom w:val="0"/>
      <w:divBdr>
        <w:top w:val="none" w:sz="0" w:space="0" w:color="auto"/>
        <w:left w:val="none" w:sz="0" w:space="0" w:color="auto"/>
        <w:bottom w:val="none" w:sz="0" w:space="0" w:color="auto"/>
        <w:right w:val="none" w:sz="0" w:space="0" w:color="auto"/>
      </w:divBdr>
    </w:div>
    <w:div w:id="92019921">
      <w:bodyDiv w:val="1"/>
      <w:marLeft w:val="0"/>
      <w:marRight w:val="0"/>
      <w:marTop w:val="0"/>
      <w:marBottom w:val="0"/>
      <w:divBdr>
        <w:top w:val="none" w:sz="0" w:space="0" w:color="auto"/>
        <w:left w:val="none" w:sz="0" w:space="0" w:color="auto"/>
        <w:bottom w:val="none" w:sz="0" w:space="0" w:color="auto"/>
        <w:right w:val="none" w:sz="0" w:space="0" w:color="auto"/>
      </w:divBdr>
    </w:div>
    <w:div w:id="92940478">
      <w:bodyDiv w:val="1"/>
      <w:marLeft w:val="0"/>
      <w:marRight w:val="0"/>
      <w:marTop w:val="0"/>
      <w:marBottom w:val="0"/>
      <w:divBdr>
        <w:top w:val="none" w:sz="0" w:space="0" w:color="auto"/>
        <w:left w:val="none" w:sz="0" w:space="0" w:color="auto"/>
        <w:bottom w:val="none" w:sz="0" w:space="0" w:color="auto"/>
        <w:right w:val="none" w:sz="0" w:space="0" w:color="auto"/>
      </w:divBdr>
    </w:div>
    <w:div w:id="93063586">
      <w:bodyDiv w:val="1"/>
      <w:marLeft w:val="0"/>
      <w:marRight w:val="0"/>
      <w:marTop w:val="0"/>
      <w:marBottom w:val="0"/>
      <w:divBdr>
        <w:top w:val="none" w:sz="0" w:space="0" w:color="auto"/>
        <w:left w:val="none" w:sz="0" w:space="0" w:color="auto"/>
        <w:bottom w:val="none" w:sz="0" w:space="0" w:color="auto"/>
        <w:right w:val="none" w:sz="0" w:space="0" w:color="auto"/>
      </w:divBdr>
    </w:div>
    <w:div w:id="93208702">
      <w:bodyDiv w:val="1"/>
      <w:marLeft w:val="0"/>
      <w:marRight w:val="0"/>
      <w:marTop w:val="0"/>
      <w:marBottom w:val="0"/>
      <w:divBdr>
        <w:top w:val="none" w:sz="0" w:space="0" w:color="auto"/>
        <w:left w:val="none" w:sz="0" w:space="0" w:color="auto"/>
        <w:bottom w:val="none" w:sz="0" w:space="0" w:color="auto"/>
        <w:right w:val="none" w:sz="0" w:space="0" w:color="auto"/>
      </w:divBdr>
    </w:div>
    <w:div w:id="93987278">
      <w:bodyDiv w:val="1"/>
      <w:marLeft w:val="0"/>
      <w:marRight w:val="0"/>
      <w:marTop w:val="0"/>
      <w:marBottom w:val="0"/>
      <w:divBdr>
        <w:top w:val="none" w:sz="0" w:space="0" w:color="auto"/>
        <w:left w:val="none" w:sz="0" w:space="0" w:color="auto"/>
        <w:bottom w:val="none" w:sz="0" w:space="0" w:color="auto"/>
        <w:right w:val="none" w:sz="0" w:space="0" w:color="auto"/>
      </w:divBdr>
    </w:div>
    <w:div w:id="95642723">
      <w:bodyDiv w:val="1"/>
      <w:marLeft w:val="0"/>
      <w:marRight w:val="0"/>
      <w:marTop w:val="0"/>
      <w:marBottom w:val="0"/>
      <w:divBdr>
        <w:top w:val="none" w:sz="0" w:space="0" w:color="auto"/>
        <w:left w:val="none" w:sz="0" w:space="0" w:color="auto"/>
        <w:bottom w:val="none" w:sz="0" w:space="0" w:color="auto"/>
        <w:right w:val="none" w:sz="0" w:space="0" w:color="auto"/>
      </w:divBdr>
    </w:div>
    <w:div w:id="95836261">
      <w:bodyDiv w:val="1"/>
      <w:marLeft w:val="0"/>
      <w:marRight w:val="0"/>
      <w:marTop w:val="0"/>
      <w:marBottom w:val="0"/>
      <w:divBdr>
        <w:top w:val="none" w:sz="0" w:space="0" w:color="auto"/>
        <w:left w:val="none" w:sz="0" w:space="0" w:color="auto"/>
        <w:bottom w:val="none" w:sz="0" w:space="0" w:color="auto"/>
        <w:right w:val="none" w:sz="0" w:space="0" w:color="auto"/>
      </w:divBdr>
    </w:div>
    <w:div w:id="95948339">
      <w:bodyDiv w:val="1"/>
      <w:marLeft w:val="0"/>
      <w:marRight w:val="0"/>
      <w:marTop w:val="0"/>
      <w:marBottom w:val="0"/>
      <w:divBdr>
        <w:top w:val="none" w:sz="0" w:space="0" w:color="auto"/>
        <w:left w:val="none" w:sz="0" w:space="0" w:color="auto"/>
        <w:bottom w:val="none" w:sz="0" w:space="0" w:color="auto"/>
        <w:right w:val="none" w:sz="0" w:space="0" w:color="auto"/>
      </w:divBdr>
    </w:div>
    <w:div w:id="96562505">
      <w:bodyDiv w:val="1"/>
      <w:marLeft w:val="0"/>
      <w:marRight w:val="0"/>
      <w:marTop w:val="0"/>
      <w:marBottom w:val="0"/>
      <w:divBdr>
        <w:top w:val="none" w:sz="0" w:space="0" w:color="auto"/>
        <w:left w:val="none" w:sz="0" w:space="0" w:color="auto"/>
        <w:bottom w:val="none" w:sz="0" w:space="0" w:color="auto"/>
        <w:right w:val="none" w:sz="0" w:space="0" w:color="auto"/>
      </w:divBdr>
    </w:div>
    <w:div w:id="96800450">
      <w:bodyDiv w:val="1"/>
      <w:marLeft w:val="0"/>
      <w:marRight w:val="0"/>
      <w:marTop w:val="0"/>
      <w:marBottom w:val="0"/>
      <w:divBdr>
        <w:top w:val="none" w:sz="0" w:space="0" w:color="auto"/>
        <w:left w:val="none" w:sz="0" w:space="0" w:color="auto"/>
        <w:bottom w:val="none" w:sz="0" w:space="0" w:color="auto"/>
        <w:right w:val="none" w:sz="0" w:space="0" w:color="auto"/>
      </w:divBdr>
    </w:div>
    <w:div w:id="97220103">
      <w:bodyDiv w:val="1"/>
      <w:marLeft w:val="0"/>
      <w:marRight w:val="0"/>
      <w:marTop w:val="0"/>
      <w:marBottom w:val="0"/>
      <w:divBdr>
        <w:top w:val="none" w:sz="0" w:space="0" w:color="auto"/>
        <w:left w:val="none" w:sz="0" w:space="0" w:color="auto"/>
        <w:bottom w:val="none" w:sz="0" w:space="0" w:color="auto"/>
        <w:right w:val="none" w:sz="0" w:space="0" w:color="auto"/>
      </w:divBdr>
    </w:div>
    <w:div w:id="97524286">
      <w:bodyDiv w:val="1"/>
      <w:marLeft w:val="0"/>
      <w:marRight w:val="0"/>
      <w:marTop w:val="0"/>
      <w:marBottom w:val="0"/>
      <w:divBdr>
        <w:top w:val="none" w:sz="0" w:space="0" w:color="auto"/>
        <w:left w:val="none" w:sz="0" w:space="0" w:color="auto"/>
        <w:bottom w:val="none" w:sz="0" w:space="0" w:color="auto"/>
        <w:right w:val="none" w:sz="0" w:space="0" w:color="auto"/>
      </w:divBdr>
    </w:div>
    <w:div w:id="97800020">
      <w:bodyDiv w:val="1"/>
      <w:marLeft w:val="0"/>
      <w:marRight w:val="0"/>
      <w:marTop w:val="0"/>
      <w:marBottom w:val="0"/>
      <w:divBdr>
        <w:top w:val="none" w:sz="0" w:space="0" w:color="auto"/>
        <w:left w:val="none" w:sz="0" w:space="0" w:color="auto"/>
        <w:bottom w:val="none" w:sz="0" w:space="0" w:color="auto"/>
        <w:right w:val="none" w:sz="0" w:space="0" w:color="auto"/>
      </w:divBdr>
    </w:div>
    <w:div w:id="98378185">
      <w:bodyDiv w:val="1"/>
      <w:marLeft w:val="0"/>
      <w:marRight w:val="0"/>
      <w:marTop w:val="0"/>
      <w:marBottom w:val="0"/>
      <w:divBdr>
        <w:top w:val="none" w:sz="0" w:space="0" w:color="auto"/>
        <w:left w:val="none" w:sz="0" w:space="0" w:color="auto"/>
        <w:bottom w:val="none" w:sz="0" w:space="0" w:color="auto"/>
        <w:right w:val="none" w:sz="0" w:space="0" w:color="auto"/>
      </w:divBdr>
    </w:div>
    <w:div w:id="98720190">
      <w:bodyDiv w:val="1"/>
      <w:marLeft w:val="0"/>
      <w:marRight w:val="0"/>
      <w:marTop w:val="0"/>
      <w:marBottom w:val="0"/>
      <w:divBdr>
        <w:top w:val="none" w:sz="0" w:space="0" w:color="auto"/>
        <w:left w:val="none" w:sz="0" w:space="0" w:color="auto"/>
        <w:bottom w:val="none" w:sz="0" w:space="0" w:color="auto"/>
        <w:right w:val="none" w:sz="0" w:space="0" w:color="auto"/>
      </w:divBdr>
    </w:div>
    <w:div w:id="99761286">
      <w:bodyDiv w:val="1"/>
      <w:marLeft w:val="0"/>
      <w:marRight w:val="0"/>
      <w:marTop w:val="0"/>
      <w:marBottom w:val="0"/>
      <w:divBdr>
        <w:top w:val="none" w:sz="0" w:space="0" w:color="auto"/>
        <w:left w:val="none" w:sz="0" w:space="0" w:color="auto"/>
        <w:bottom w:val="none" w:sz="0" w:space="0" w:color="auto"/>
        <w:right w:val="none" w:sz="0" w:space="0" w:color="auto"/>
      </w:divBdr>
    </w:div>
    <w:div w:id="99766918">
      <w:bodyDiv w:val="1"/>
      <w:marLeft w:val="0"/>
      <w:marRight w:val="0"/>
      <w:marTop w:val="0"/>
      <w:marBottom w:val="0"/>
      <w:divBdr>
        <w:top w:val="none" w:sz="0" w:space="0" w:color="auto"/>
        <w:left w:val="none" w:sz="0" w:space="0" w:color="auto"/>
        <w:bottom w:val="none" w:sz="0" w:space="0" w:color="auto"/>
        <w:right w:val="none" w:sz="0" w:space="0" w:color="auto"/>
      </w:divBdr>
    </w:div>
    <w:div w:id="99961438">
      <w:bodyDiv w:val="1"/>
      <w:marLeft w:val="0"/>
      <w:marRight w:val="0"/>
      <w:marTop w:val="0"/>
      <w:marBottom w:val="0"/>
      <w:divBdr>
        <w:top w:val="none" w:sz="0" w:space="0" w:color="auto"/>
        <w:left w:val="none" w:sz="0" w:space="0" w:color="auto"/>
        <w:bottom w:val="none" w:sz="0" w:space="0" w:color="auto"/>
        <w:right w:val="none" w:sz="0" w:space="0" w:color="auto"/>
      </w:divBdr>
    </w:div>
    <w:div w:id="100808289">
      <w:bodyDiv w:val="1"/>
      <w:marLeft w:val="0"/>
      <w:marRight w:val="0"/>
      <w:marTop w:val="0"/>
      <w:marBottom w:val="0"/>
      <w:divBdr>
        <w:top w:val="none" w:sz="0" w:space="0" w:color="auto"/>
        <w:left w:val="none" w:sz="0" w:space="0" w:color="auto"/>
        <w:bottom w:val="none" w:sz="0" w:space="0" w:color="auto"/>
        <w:right w:val="none" w:sz="0" w:space="0" w:color="auto"/>
      </w:divBdr>
    </w:div>
    <w:div w:id="101800203">
      <w:bodyDiv w:val="1"/>
      <w:marLeft w:val="0"/>
      <w:marRight w:val="0"/>
      <w:marTop w:val="0"/>
      <w:marBottom w:val="0"/>
      <w:divBdr>
        <w:top w:val="none" w:sz="0" w:space="0" w:color="auto"/>
        <w:left w:val="none" w:sz="0" w:space="0" w:color="auto"/>
        <w:bottom w:val="none" w:sz="0" w:space="0" w:color="auto"/>
        <w:right w:val="none" w:sz="0" w:space="0" w:color="auto"/>
      </w:divBdr>
    </w:div>
    <w:div w:id="102845953">
      <w:bodyDiv w:val="1"/>
      <w:marLeft w:val="0"/>
      <w:marRight w:val="0"/>
      <w:marTop w:val="0"/>
      <w:marBottom w:val="0"/>
      <w:divBdr>
        <w:top w:val="none" w:sz="0" w:space="0" w:color="auto"/>
        <w:left w:val="none" w:sz="0" w:space="0" w:color="auto"/>
        <w:bottom w:val="none" w:sz="0" w:space="0" w:color="auto"/>
        <w:right w:val="none" w:sz="0" w:space="0" w:color="auto"/>
      </w:divBdr>
    </w:div>
    <w:div w:id="102849814">
      <w:bodyDiv w:val="1"/>
      <w:marLeft w:val="0"/>
      <w:marRight w:val="0"/>
      <w:marTop w:val="0"/>
      <w:marBottom w:val="0"/>
      <w:divBdr>
        <w:top w:val="none" w:sz="0" w:space="0" w:color="auto"/>
        <w:left w:val="none" w:sz="0" w:space="0" w:color="auto"/>
        <w:bottom w:val="none" w:sz="0" w:space="0" w:color="auto"/>
        <w:right w:val="none" w:sz="0" w:space="0" w:color="auto"/>
      </w:divBdr>
    </w:div>
    <w:div w:id="102919474">
      <w:bodyDiv w:val="1"/>
      <w:marLeft w:val="0"/>
      <w:marRight w:val="0"/>
      <w:marTop w:val="0"/>
      <w:marBottom w:val="0"/>
      <w:divBdr>
        <w:top w:val="none" w:sz="0" w:space="0" w:color="auto"/>
        <w:left w:val="none" w:sz="0" w:space="0" w:color="auto"/>
        <w:bottom w:val="none" w:sz="0" w:space="0" w:color="auto"/>
        <w:right w:val="none" w:sz="0" w:space="0" w:color="auto"/>
      </w:divBdr>
    </w:div>
    <w:div w:id="103308224">
      <w:bodyDiv w:val="1"/>
      <w:marLeft w:val="0"/>
      <w:marRight w:val="0"/>
      <w:marTop w:val="0"/>
      <w:marBottom w:val="0"/>
      <w:divBdr>
        <w:top w:val="none" w:sz="0" w:space="0" w:color="auto"/>
        <w:left w:val="none" w:sz="0" w:space="0" w:color="auto"/>
        <w:bottom w:val="none" w:sz="0" w:space="0" w:color="auto"/>
        <w:right w:val="none" w:sz="0" w:space="0" w:color="auto"/>
      </w:divBdr>
    </w:div>
    <w:div w:id="103620356">
      <w:bodyDiv w:val="1"/>
      <w:marLeft w:val="0"/>
      <w:marRight w:val="0"/>
      <w:marTop w:val="0"/>
      <w:marBottom w:val="0"/>
      <w:divBdr>
        <w:top w:val="none" w:sz="0" w:space="0" w:color="auto"/>
        <w:left w:val="none" w:sz="0" w:space="0" w:color="auto"/>
        <w:bottom w:val="none" w:sz="0" w:space="0" w:color="auto"/>
        <w:right w:val="none" w:sz="0" w:space="0" w:color="auto"/>
      </w:divBdr>
    </w:div>
    <w:div w:id="104006663">
      <w:bodyDiv w:val="1"/>
      <w:marLeft w:val="0"/>
      <w:marRight w:val="0"/>
      <w:marTop w:val="0"/>
      <w:marBottom w:val="0"/>
      <w:divBdr>
        <w:top w:val="none" w:sz="0" w:space="0" w:color="auto"/>
        <w:left w:val="none" w:sz="0" w:space="0" w:color="auto"/>
        <w:bottom w:val="none" w:sz="0" w:space="0" w:color="auto"/>
        <w:right w:val="none" w:sz="0" w:space="0" w:color="auto"/>
      </w:divBdr>
    </w:div>
    <w:div w:id="104352092">
      <w:bodyDiv w:val="1"/>
      <w:marLeft w:val="0"/>
      <w:marRight w:val="0"/>
      <w:marTop w:val="0"/>
      <w:marBottom w:val="0"/>
      <w:divBdr>
        <w:top w:val="none" w:sz="0" w:space="0" w:color="auto"/>
        <w:left w:val="none" w:sz="0" w:space="0" w:color="auto"/>
        <w:bottom w:val="none" w:sz="0" w:space="0" w:color="auto"/>
        <w:right w:val="none" w:sz="0" w:space="0" w:color="auto"/>
      </w:divBdr>
    </w:div>
    <w:div w:id="104934761">
      <w:bodyDiv w:val="1"/>
      <w:marLeft w:val="0"/>
      <w:marRight w:val="0"/>
      <w:marTop w:val="0"/>
      <w:marBottom w:val="0"/>
      <w:divBdr>
        <w:top w:val="none" w:sz="0" w:space="0" w:color="auto"/>
        <w:left w:val="none" w:sz="0" w:space="0" w:color="auto"/>
        <w:bottom w:val="none" w:sz="0" w:space="0" w:color="auto"/>
        <w:right w:val="none" w:sz="0" w:space="0" w:color="auto"/>
      </w:divBdr>
    </w:div>
    <w:div w:id="105657285">
      <w:bodyDiv w:val="1"/>
      <w:marLeft w:val="0"/>
      <w:marRight w:val="0"/>
      <w:marTop w:val="0"/>
      <w:marBottom w:val="0"/>
      <w:divBdr>
        <w:top w:val="none" w:sz="0" w:space="0" w:color="auto"/>
        <w:left w:val="none" w:sz="0" w:space="0" w:color="auto"/>
        <w:bottom w:val="none" w:sz="0" w:space="0" w:color="auto"/>
        <w:right w:val="none" w:sz="0" w:space="0" w:color="auto"/>
      </w:divBdr>
    </w:div>
    <w:div w:id="106194751">
      <w:bodyDiv w:val="1"/>
      <w:marLeft w:val="0"/>
      <w:marRight w:val="0"/>
      <w:marTop w:val="0"/>
      <w:marBottom w:val="0"/>
      <w:divBdr>
        <w:top w:val="none" w:sz="0" w:space="0" w:color="auto"/>
        <w:left w:val="none" w:sz="0" w:space="0" w:color="auto"/>
        <w:bottom w:val="none" w:sz="0" w:space="0" w:color="auto"/>
        <w:right w:val="none" w:sz="0" w:space="0" w:color="auto"/>
      </w:divBdr>
    </w:div>
    <w:div w:id="106197482">
      <w:bodyDiv w:val="1"/>
      <w:marLeft w:val="0"/>
      <w:marRight w:val="0"/>
      <w:marTop w:val="0"/>
      <w:marBottom w:val="0"/>
      <w:divBdr>
        <w:top w:val="none" w:sz="0" w:space="0" w:color="auto"/>
        <w:left w:val="none" w:sz="0" w:space="0" w:color="auto"/>
        <w:bottom w:val="none" w:sz="0" w:space="0" w:color="auto"/>
        <w:right w:val="none" w:sz="0" w:space="0" w:color="auto"/>
      </w:divBdr>
    </w:div>
    <w:div w:id="106967699">
      <w:bodyDiv w:val="1"/>
      <w:marLeft w:val="0"/>
      <w:marRight w:val="0"/>
      <w:marTop w:val="0"/>
      <w:marBottom w:val="0"/>
      <w:divBdr>
        <w:top w:val="none" w:sz="0" w:space="0" w:color="auto"/>
        <w:left w:val="none" w:sz="0" w:space="0" w:color="auto"/>
        <w:bottom w:val="none" w:sz="0" w:space="0" w:color="auto"/>
        <w:right w:val="none" w:sz="0" w:space="0" w:color="auto"/>
      </w:divBdr>
    </w:div>
    <w:div w:id="109209482">
      <w:bodyDiv w:val="1"/>
      <w:marLeft w:val="0"/>
      <w:marRight w:val="0"/>
      <w:marTop w:val="0"/>
      <w:marBottom w:val="0"/>
      <w:divBdr>
        <w:top w:val="none" w:sz="0" w:space="0" w:color="auto"/>
        <w:left w:val="none" w:sz="0" w:space="0" w:color="auto"/>
        <w:bottom w:val="none" w:sz="0" w:space="0" w:color="auto"/>
        <w:right w:val="none" w:sz="0" w:space="0" w:color="auto"/>
      </w:divBdr>
    </w:div>
    <w:div w:id="110127941">
      <w:bodyDiv w:val="1"/>
      <w:marLeft w:val="0"/>
      <w:marRight w:val="0"/>
      <w:marTop w:val="0"/>
      <w:marBottom w:val="0"/>
      <w:divBdr>
        <w:top w:val="none" w:sz="0" w:space="0" w:color="auto"/>
        <w:left w:val="none" w:sz="0" w:space="0" w:color="auto"/>
        <w:bottom w:val="none" w:sz="0" w:space="0" w:color="auto"/>
        <w:right w:val="none" w:sz="0" w:space="0" w:color="auto"/>
      </w:divBdr>
    </w:div>
    <w:div w:id="111638527">
      <w:bodyDiv w:val="1"/>
      <w:marLeft w:val="0"/>
      <w:marRight w:val="0"/>
      <w:marTop w:val="0"/>
      <w:marBottom w:val="0"/>
      <w:divBdr>
        <w:top w:val="none" w:sz="0" w:space="0" w:color="auto"/>
        <w:left w:val="none" w:sz="0" w:space="0" w:color="auto"/>
        <w:bottom w:val="none" w:sz="0" w:space="0" w:color="auto"/>
        <w:right w:val="none" w:sz="0" w:space="0" w:color="auto"/>
      </w:divBdr>
    </w:div>
    <w:div w:id="111944072">
      <w:bodyDiv w:val="1"/>
      <w:marLeft w:val="0"/>
      <w:marRight w:val="0"/>
      <w:marTop w:val="0"/>
      <w:marBottom w:val="0"/>
      <w:divBdr>
        <w:top w:val="none" w:sz="0" w:space="0" w:color="auto"/>
        <w:left w:val="none" w:sz="0" w:space="0" w:color="auto"/>
        <w:bottom w:val="none" w:sz="0" w:space="0" w:color="auto"/>
        <w:right w:val="none" w:sz="0" w:space="0" w:color="auto"/>
      </w:divBdr>
    </w:div>
    <w:div w:id="112020115">
      <w:bodyDiv w:val="1"/>
      <w:marLeft w:val="0"/>
      <w:marRight w:val="0"/>
      <w:marTop w:val="0"/>
      <w:marBottom w:val="0"/>
      <w:divBdr>
        <w:top w:val="none" w:sz="0" w:space="0" w:color="auto"/>
        <w:left w:val="none" w:sz="0" w:space="0" w:color="auto"/>
        <w:bottom w:val="none" w:sz="0" w:space="0" w:color="auto"/>
        <w:right w:val="none" w:sz="0" w:space="0" w:color="auto"/>
      </w:divBdr>
    </w:div>
    <w:div w:id="112214793">
      <w:bodyDiv w:val="1"/>
      <w:marLeft w:val="0"/>
      <w:marRight w:val="0"/>
      <w:marTop w:val="0"/>
      <w:marBottom w:val="0"/>
      <w:divBdr>
        <w:top w:val="none" w:sz="0" w:space="0" w:color="auto"/>
        <w:left w:val="none" w:sz="0" w:space="0" w:color="auto"/>
        <w:bottom w:val="none" w:sz="0" w:space="0" w:color="auto"/>
        <w:right w:val="none" w:sz="0" w:space="0" w:color="auto"/>
      </w:divBdr>
    </w:div>
    <w:div w:id="112285763">
      <w:bodyDiv w:val="1"/>
      <w:marLeft w:val="0"/>
      <w:marRight w:val="0"/>
      <w:marTop w:val="0"/>
      <w:marBottom w:val="0"/>
      <w:divBdr>
        <w:top w:val="none" w:sz="0" w:space="0" w:color="auto"/>
        <w:left w:val="none" w:sz="0" w:space="0" w:color="auto"/>
        <w:bottom w:val="none" w:sz="0" w:space="0" w:color="auto"/>
        <w:right w:val="none" w:sz="0" w:space="0" w:color="auto"/>
      </w:divBdr>
    </w:div>
    <w:div w:id="112528501">
      <w:bodyDiv w:val="1"/>
      <w:marLeft w:val="0"/>
      <w:marRight w:val="0"/>
      <w:marTop w:val="0"/>
      <w:marBottom w:val="0"/>
      <w:divBdr>
        <w:top w:val="none" w:sz="0" w:space="0" w:color="auto"/>
        <w:left w:val="none" w:sz="0" w:space="0" w:color="auto"/>
        <w:bottom w:val="none" w:sz="0" w:space="0" w:color="auto"/>
        <w:right w:val="none" w:sz="0" w:space="0" w:color="auto"/>
      </w:divBdr>
    </w:div>
    <w:div w:id="112872400">
      <w:bodyDiv w:val="1"/>
      <w:marLeft w:val="0"/>
      <w:marRight w:val="0"/>
      <w:marTop w:val="0"/>
      <w:marBottom w:val="0"/>
      <w:divBdr>
        <w:top w:val="none" w:sz="0" w:space="0" w:color="auto"/>
        <w:left w:val="none" w:sz="0" w:space="0" w:color="auto"/>
        <w:bottom w:val="none" w:sz="0" w:space="0" w:color="auto"/>
        <w:right w:val="none" w:sz="0" w:space="0" w:color="auto"/>
      </w:divBdr>
    </w:div>
    <w:div w:id="112940945">
      <w:bodyDiv w:val="1"/>
      <w:marLeft w:val="0"/>
      <w:marRight w:val="0"/>
      <w:marTop w:val="0"/>
      <w:marBottom w:val="0"/>
      <w:divBdr>
        <w:top w:val="none" w:sz="0" w:space="0" w:color="auto"/>
        <w:left w:val="none" w:sz="0" w:space="0" w:color="auto"/>
        <w:bottom w:val="none" w:sz="0" w:space="0" w:color="auto"/>
        <w:right w:val="none" w:sz="0" w:space="0" w:color="auto"/>
      </w:divBdr>
    </w:div>
    <w:div w:id="114835074">
      <w:bodyDiv w:val="1"/>
      <w:marLeft w:val="0"/>
      <w:marRight w:val="0"/>
      <w:marTop w:val="0"/>
      <w:marBottom w:val="0"/>
      <w:divBdr>
        <w:top w:val="none" w:sz="0" w:space="0" w:color="auto"/>
        <w:left w:val="none" w:sz="0" w:space="0" w:color="auto"/>
        <w:bottom w:val="none" w:sz="0" w:space="0" w:color="auto"/>
        <w:right w:val="none" w:sz="0" w:space="0" w:color="auto"/>
      </w:divBdr>
    </w:div>
    <w:div w:id="115029577">
      <w:bodyDiv w:val="1"/>
      <w:marLeft w:val="0"/>
      <w:marRight w:val="0"/>
      <w:marTop w:val="0"/>
      <w:marBottom w:val="0"/>
      <w:divBdr>
        <w:top w:val="none" w:sz="0" w:space="0" w:color="auto"/>
        <w:left w:val="none" w:sz="0" w:space="0" w:color="auto"/>
        <w:bottom w:val="none" w:sz="0" w:space="0" w:color="auto"/>
        <w:right w:val="none" w:sz="0" w:space="0" w:color="auto"/>
      </w:divBdr>
    </w:div>
    <w:div w:id="115223688">
      <w:bodyDiv w:val="1"/>
      <w:marLeft w:val="0"/>
      <w:marRight w:val="0"/>
      <w:marTop w:val="0"/>
      <w:marBottom w:val="0"/>
      <w:divBdr>
        <w:top w:val="none" w:sz="0" w:space="0" w:color="auto"/>
        <w:left w:val="none" w:sz="0" w:space="0" w:color="auto"/>
        <w:bottom w:val="none" w:sz="0" w:space="0" w:color="auto"/>
        <w:right w:val="none" w:sz="0" w:space="0" w:color="auto"/>
      </w:divBdr>
    </w:div>
    <w:div w:id="115832075">
      <w:bodyDiv w:val="1"/>
      <w:marLeft w:val="0"/>
      <w:marRight w:val="0"/>
      <w:marTop w:val="0"/>
      <w:marBottom w:val="0"/>
      <w:divBdr>
        <w:top w:val="none" w:sz="0" w:space="0" w:color="auto"/>
        <w:left w:val="none" w:sz="0" w:space="0" w:color="auto"/>
        <w:bottom w:val="none" w:sz="0" w:space="0" w:color="auto"/>
        <w:right w:val="none" w:sz="0" w:space="0" w:color="auto"/>
      </w:divBdr>
    </w:div>
    <w:div w:id="116412340">
      <w:bodyDiv w:val="1"/>
      <w:marLeft w:val="0"/>
      <w:marRight w:val="0"/>
      <w:marTop w:val="0"/>
      <w:marBottom w:val="0"/>
      <w:divBdr>
        <w:top w:val="none" w:sz="0" w:space="0" w:color="auto"/>
        <w:left w:val="none" w:sz="0" w:space="0" w:color="auto"/>
        <w:bottom w:val="none" w:sz="0" w:space="0" w:color="auto"/>
        <w:right w:val="none" w:sz="0" w:space="0" w:color="auto"/>
      </w:divBdr>
    </w:div>
    <w:div w:id="116992385">
      <w:bodyDiv w:val="1"/>
      <w:marLeft w:val="0"/>
      <w:marRight w:val="0"/>
      <w:marTop w:val="0"/>
      <w:marBottom w:val="0"/>
      <w:divBdr>
        <w:top w:val="none" w:sz="0" w:space="0" w:color="auto"/>
        <w:left w:val="none" w:sz="0" w:space="0" w:color="auto"/>
        <w:bottom w:val="none" w:sz="0" w:space="0" w:color="auto"/>
        <w:right w:val="none" w:sz="0" w:space="0" w:color="auto"/>
      </w:divBdr>
    </w:div>
    <w:div w:id="117646657">
      <w:bodyDiv w:val="1"/>
      <w:marLeft w:val="0"/>
      <w:marRight w:val="0"/>
      <w:marTop w:val="0"/>
      <w:marBottom w:val="0"/>
      <w:divBdr>
        <w:top w:val="none" w:sz="0" w:space="0" w:color="auto"/>
        <w:left w:val="none" w:sz="0" w:space="0" w:color="auto"/>
        <w:bottom w:val="none" w:sz="0" w:space="0" w:color="auto"/>
        <w:right w:val="none" w:sz="0" w:space="0" w:color="auto"/>
      </w:divBdr>
    </w:div>
    <w:div w:id="117653052">
      <w:bodyDiv w:val="1"/>
      <w:marLeft w:val="0"/>
      <w:marRight w:val="0"/>
      <w:marTop w:val="0"/>
      <w:marBottom w:val="0"/>
      <w:divBdr>
        <w:top w:val="none" w:sz="0" w:space="0" w:color="auto"/>
        <w:left w:val="none" w:sz="0" w:space="0" w:color="auto"/>
        <w:bottom w:val="none" w:sz="0" w:space="0" w:color="auto"/>
        <w:right w:val="none" w:sz="0" w:space="0" w:color="auto"/>
      </w:divBdr>
    </w:div>
    <w:div w:id="117920955">
      <w:bodyDiv w:val="1"/>
      <w:marLeft w:val="0"/>
      <w:marRight w:val="0"/>
      <w:marTop w:val="0"/>
      <w:marBottom w:val="0"/>
      <w:divBdr>
        <w:top w:val="none" w:sz="0" w:space="0" w:color="auto"/>
        <w:left w:val="none" w:sz="0" w:space="0" w:color="auto"/>
        <w:bottom w:val="none" w:sz="0" w:space="0" w:color="auto"/>
        <w:right w:val="none" w:sz="0" w:space="0" w:color="auto"/>
      </w:divBdr>
    </w:div>
    <w:div w:id="118258401">
      <w:bodyDiv w:val="1"/>
      <w:marLeft w:val="0"/>
      <w:marRight w:val="0"/>
      <w:marTop w:val="0"/>
      <w:marBottom w:val="0"/>
      <w:divBdr>
        <w:top w:val="none" w:sz="0" w:space="0" w:color="auto"/>
        <w:left w:val="none" w:sz="0" w:space="0" w:color="auto"/>
        <w:bottom w:val="none" w:sz="0" w:space="0" w:color="auto"/>
        <w:right w:val="none" w:sz="0" w:space="0" w:color="auto"/>
      </w:divBdr>
    </w:div>
    <w:div w:id="120266800">
      <w:bodyDiv w:val="1"/>
      <w:marLeft w:val="0"/>
      <w:marRight w:val="0"/>
      <w:marTop w:val="0"/>
      <w:marBottom w:val="0"/>
      <w:divBdr>
        <w:top w:val="none" w:sz="0" w:space="0" w:color="auto"/>
        <w:left w:val="none" w:sz="0" w:space="0" w:color="auto"/>
        <w:bottom w:val="none" w:sz="0" w:space="0" w:color="auto"/>
        <w:right w:val="none" w:sz="0" w:space="0" w:color="auto"/>
      </w:divBdr>
    </w:div>
    <w:div w:id="120880818">
      <w:bodyDiv w:val="1"/>
      <w:marLeft w:val="0"/>
      <w:marRight w:val="0"/>
      <w:marTop w:val="0"/>
      <w:marBottom w:val="0"/>
      <w:divBdr>
        <w:top w:val="none" w:sz="0" w:space="0" w:color="auto"/>
        <w:left w:val="none" w:sz="0" w:space="0" w:color="auto"/>
        <w:bottom w:val="none" w:sz="0" w:space="0" w:color="auto"/>
        <w:right w:val="none" w:sz="0" w:space="0" w:color="auto"/>
      </w:divBdr>
    </w:div>
    <w:div w:id="121119410">
      <w:bodyDiv w:val="1"/>
      <w:marLeft w:val="0"/>
      <w:marRight w:val="0"/>
      <w:marTop w:val="0"/>
      <w:marBottom w:val="0"/>
      <w:divBdr>
        <w:top w:val="none" w:sz="0" w:space="0" w:color="auto"/>
        <w:left w:val="none" w:sz="0" w:space="0" w:color="auto"/>
        <w:bottom w:val="none" w:sz="0" w:space="0" w:color="auto"/>
        <w:right w:val="none" w:sz="0" w:space="0" w:color="auto"/>
      </w:divBdr>
    </w:div>
    <w:div w:id="122119193">
      <w:bodyDiv w:val="1"/>
      <w:marLeft w:val="0"/>
      <w:marRight w:val="0"/>
      <w:marTop w:val="0"/>
      <w:marBottom w:val="0"/>
      <w:divBdr>
        <w:top w:val="none" w:sz="0" w:space="0" w:color="auto"/>
        <w:left w:val="none" w:sz="0" w:space="0" w:color="auto"/>
        <w:bottom w:val="none" w:sz="0" w:space="0" w:color="auto"/>
        <w:right w:val="none" w:sz="0" w:space="0" w:color="auto"/>
      </w:divBdr>
    </w:div>
    <w:div w:id="122122085">
      <w:bodyDiv w:val="1"/>
      <w:marLeft w:val="0"/>
      <w:marRight w:val="0"/>
      <w:marTop w:val="0"/>
      <w:marBottom w:val="0"/>
      <w:divBdr>
        <w:top w:val="none" w:sz="0" w:space="0" w:color="auto"/>
        <w:left w:val="none" w:sz="0" w:space="0" w:color="auto"/>
        <w:bottom w:val="none" w:sz="0" w:space="0" w:color="auto"/>
        <w:right w:val="none" w:sz="0" w:space="0" w:color="auto"/>
      </w:divBdr>
    </w:div>
    <w:div w:id="124737021">
      <w:bodyDiv w:val="1"/>
      <w:marLeft w:val="0"/>
      <w:marRight w:val="0"/>
      <w:marTop w:val="0"/>
      <w:marBottom w:val="0"/>
      <w:divBdr>
        <w:top w:val="none" w:sz="0" w:space="0" w:color="auto"/>
        <w:left w:val="none" w:sz="0" w:space="0" w:color="auto"/>
        <w:bottom w:val="none" w:sz="0" w:space="0" w:color="auto"/>
        <w:right w:val="none" w:sz="0" w:space="0" w:color="auto"/>
      </w:divBdr>
    </w:div>
    <w:div w:id="125856260">
      <w:bodyDiv w:val="1"/>
      <w:marLeft w:val="0"/>
      <w:marRight w:val="0"/>
      <w:marTop w:val="0"/>
      <w:marBottom w:val="0"/>
      <w:divBdr>
        <w:top w:val="none" w:sz="0" w:space="0" w:color="auto"/>
        <w:left w:val="none" w:sz="0" w:space="0" w:color="auto"/>
        <w:bottom w:val="none" w:sz="0" w:space="0" w:color="auto"/>
        <w:right w:val="none" w:sz="0" w:space="0" w:color="auto"/>
      </w:divBdr>
    </w:div>
    <w:div w:id="125856480">
      <w:bodyDiv w:val="1"/>
      <w:marLeft w:val="0"/>
      <w:marRight w:val="0"/>
      <w:marTop w:val="0"/>
      <w:marBottom w:val="0"/>
      <w:divBdr>
        <w:top w:val="none" w:sz="0" w:space="0" w:color="auto"/>
        <w:left w:val="none" w:sz="0" w:space="0" w:color="auto"/>
        <w:bottom w:val="none" w:sz="0" w:space="0" w:color="auto"/>
        <w:right w:val="none" w:sz="0" w:space="0" w:color="auto"/>
      </w:divBdr>
    </w:div>
    <w:div w:id="126052656">
      <w:bodyDiv w:val="1"/>
      <w:marLeft w:val="0"/>
      <w:marRight w:val="0"/>
      <w:marTop w:val="0"/>
      <w:marBottom w:val="0"/>
      <w:divBdr>
        <w:top w:val="none" w:sz="0" w:space="0" w:color="auto"/>
        <w:left w:val="none" w:sz="0" w:space="0" w:color="auto"/>
        <w:bottom w:val="none" w:sz="0" w:space="0" w:color="auto"/>
        <w:right w:val="none" w:sz="0" w:space="0" w:color="auto"/>
      </w:divBdr>
    </w:div>
    <w:div w:id="126703860">
      <w:bodyDiv w:val="1"/>
      <w:marLeft w:val="0"/>
      <w:marRight w:val="0"/>
      <w:marTop w:val="0"/>
      <w:marBottom w:val="0"/>
      <w:divBdr>
        <w:top w:val="none" w:sz="0" w:space="0" w:color="auto"/>
        <w:left w:val="none" w:sz="0" w:space="0" w:color="auto"/>
        <w:bottom w:val="none" w:sz="0" w:space="0" w:color="auto"/>
        <w:right w:val="none" w:sz="0" w:space="0" w:color="auto"/>
      </w:divBdr>
    </w:div>
    <w:div w:id="127363926">
      <w:bodyDiv w:val="1"/>
      <w:marLeft w:val="0"/>
      <w:marRight w:val="0"/>
      <w:marTop w:val="0"/>
      <w:marBottom w:val="0"/>
      <w:divBdr>
        <w:top w:val="none" w:sz="0" w:space="0" w:color="auto"/>
        <w:left w:val="none" w:sz="0" w:space="0" w:color="auto"/>
        <w:bottom w:val="none" w:sz="0" w:space="0" w:color="auto"/>
        <w:right w:val="none" w:sz="0" w:space="0" w:color="auto"/>
      </w:divBdr>
    </w:div>
    <w:div w:id="128058759">
      <w:bodyDiv w:val="1"/>
      <w:marLeft w:val="0"/>
      <w:marRight w:val="0"/>
      <w:marTop w:val="0"/>
      <w:marBottom w:val="0"/>
      <w:divBdr>
        <w:top w:val="none" w:sz="0" w:space="0" w:color="auto"/>
        <w:left w:val="none" w:sz="0" w:space="0" w:color="auto"/>
        <w:bottom w:val="none" w:sz="0" w:space="0" w:color="auto"/>
        <w:right w:val="none" w:sz="0" w:space="0" w:color="auto"/>
      </w:divBdr>
    </w:div>
    <w:div w:id="128255272">
      <w:bodyDiv w:val="1"/>
      <w:marLeft w:val="0"/>
      <w:marRight w:val="0"/>
      <w:marTop w:val="0"/>
      <w:marBottom w:val="0"/>
      <w:divBdr>
        <w:top w:val="none" w:sz="0" w:space="0" w:color="auto"/>
        <w:left w:val="none" w:sz="0" w:space="0" w:color="auto"/>
        <w:bottom w:val="none" w:sz="0" w:space="0" w:color="auto"/>
        <w:right w:val="none" w:sz="0" w:space="0" w:color="auto"/>
      </w:divBdr>
    </w:div>
    <w:div w:id="129137218">
      <w:bodyDiv w:val="1"/>
      <w:marLeft w:val="0"/>
      <w:marRight w:val="0"/>
      <w:marTop w:val="0"/>
      <w:marBottom w:val="0"/>
      <w:divBdr>
        <w:top w:val="none" w:sz="0" w:space="0" w:color="auto"/>
        <w:left w:val="none" w:sz="0" w:space="0" w:color="auto"/>
        <w:bottom w:val="none" w:sz="0" w:space="0" w:color="auto"/>
        <w:right w:val="none" w:sz="0" w:space="0" w:color="auto"/>
      </w:divBdr>
    </w:div>
    <w:div w:id="129204070">
      <w:bodyDiv w:val="1"/>
      <w:marLeft w:val="0"/>
      <w:marRight w:val="0"/>
      <w:marTop w:val="0"/>
      <w:marBottom w:val="0"/>
      <w:divBdr>
        <w:top w:val="none" w:sz="0" w:space="0" w:color="auto"/>
        <w:left w:val="none" w:sz="0" w:space="0" w:color="auto"/>
        <w:bottom w:val="none" w:sz="0" w:space="0" w:color="auto"/>
        <w:right w:val="none" w:sz="0" w:space="0" w:color="auto"/>
      </w:divBdr>
    </w:div>
    <w:div w:id="130250072">
      <w:bodyDiv w:val="1"/>
      <w:marLeft w:val="0"/>
      <w:marRight w:val="0"/>
      <w:marTop w:val="0"/>
      <w:marBottom w:val="0"/>
      <w:divBdr>
        <w:top w:val="none" w:sz="0" w:space="0" w:color="auto"/>
        <w:left w:val="none" w:sz="0" w:space="0" w:color="auto"/>
        <w:bottom w:val="none" w:sz="0" w:space="0" w:color="auto"/>
        <w:right w:val="none" w:sz="0" w:space="0" w:color="auto"/>
      </w:divBdr>
    </w:div>
    <w:div w:id="130831172">
      <w:bodyDiv w:val="1"/>
      <w:marLeft w:val="0"/>
      <w:marRight w:val="0"/>
      <w:marTop w:val="0"/>
      <w:marBottom w:val="0"/>
      <w:divBdr>
        <w:top w:val="none" w:sz="0" w:space="0" w:color="auto"/>
        <w:left w:val="none" w:sz="0" w:space="0" w:color="auto"/>
        <w:bottom w:val="none" w:sz="0" w:space="0" w:color="auto"/>
        <w:right w:val="none" w:sz="0" w:space="0" w:color="auto"/>
      </w:divBdr>
    </w:div>
    <w:div w:id="131335901">
      <w:bodyDiv w:val="1"/>
      <w:marLeft w:val="0"/>
      <w:marRight w:val="0"/>
      <w:marTop w:val="0"/>
      <w:marBottom w:val="0"/>
      <w:divBdr>
        <w:top w:val="none" w:sz="0" w:space="0" w:color="auto"/>
        <w:left w:val="none" w:sz="0" w:space="0" w:color="auto"/>
        <w:bottom w:val="none" w:sz="0" w:space="0" w:color="auto"/>
        <w:right w:val="none" w:sz="0" w:space="0" w:color="auto"/>
      </w:divBdr>
    </w:div>
    <w:div w:id="131407320">
      <w:bodyDiv w:val="1"/>
      <w:marLeft w:val="0"/>
      <w:marRight w:val="0"/>
      <w:marTop w:val="0"/>
      <w:marBottom w:val="0"/>
      <w:divBdr>
        <w:top w:val="none" w:sz="0" w:space="0" w:color="auto"/>
        <w:left w:val="none" w:sz="0" w:space="0" w:color="auto"/>
        <w:bottom w:val="none" w:sz="0" w:space="0" w:color="auto"/>
        <w:right w:val="none" w:sz="0" w:space="0" w:color="auto"/>
      </w:divBdr>
    </w:div>
    <w:div w:id="131754799">
      <w:bodyDiv w:val="1"/>
      <w:marLeft w:val="0"/>
      <w:marRight w:val="0"/>
      <w:marTop w:val="0"/>
      <w:marBottom w:val="0"/>
      <w:divBdr>
        <w:top w:val="none" w:sz="0" w:space="0" w:color="auto"/>
        <w:left w:val="none" w:sz="0" w:space="0" w:color="auto"/>
        <w:bottom w:val="none" w:sz="0" w:space="0" w:color="auto"/>
        <w:right w:val="none" w:sz="0" w:space="0" w:color="auto"/>
      </w:divBdr>
    </w:div>
    <w:div w:id="133104518">
      <w:bodyDiv w:val="1"/>
      <w:marLeft w:val="0"/>
      <w:marRight w:val="0"/>
      <w:marTop w:val="0"/>
      <w:marBottom w:val="0"/>
      <w:divBdr>
        <w:top w:val="none" w:sz="0" w:space="0" w:color="auto"/>
        <w:left w:val="none" w:sz="0" w:space="0" w:color="auto"/>
        <w:bottom w:val="none" w:sz="0" w:space="0" w:color="auto"/>
        <w:right w:val="none" w:sz="0" w:space="0" w:color="auto"/>
      </w:divBdr>
    </w:div>
    <w:div w:id="133303410">
      <w:bodyDiv w:val="1"/>
      <w:marLeft w:val="0"/>
      <w:marRight w:val="0"/>
      <w:marTop w:val="0"/>
      <w:marBottom w:val="0"/>
      <w:divBdr>
        <w:top w:val="none" w:sz="0" w:space="0" w:color="auto"/>
        <w:left w:val="none" w:sz="0" w:space="0" w:color="auto"/>
        <w:bottom w:val="none" w:sz="0" w:space="0" w:color="auto"/>
        <w:right w:val="none" w:sz="0" w:space="0" w:color="auto"/>
      </w:divBdr>
    </w:div>
    <w:div w:id="133642749">
      <w:bodyDiv w:val="1"/>
      <w:marLeft w:val="0"/>
      <w:marRight w:val="0"/>
      <w:marTop w:val="0"/>
      <w:marBottom w:val="0"/>
      <w:divBdr>
        <w:top w:val="none" w:sz="0" w:space="0" w:color="auto"/>
        <w:left w:val="none" w:sz="0" w:space="0" w:color="auto"/>
        <w:bottom w:val="none" w:sz="0" w:space="0" w:color="auto"/>
        <w:right w:val="none" w:sz="0" w:space="0" w:color="auto"/>
      </w:divBdr>
    </w:div>
    <w:div w:id="133643979">
      <w:bodyDiv w:val="1"/>
      <w:marLeft w:val="0"/>
      <w:marRight w:val="0"/>
      <w:marTop w:val="0"/>
      <w:marBottom w:val="0"/>
      <w:divBdr>
        <w:top w:val="none" w:sz="0" w:space="0" w:color="auto"/>
        <w:left w:val="none" w:sz="0" w:space="0" w:color="auto"/>
        <w:bottom w:val="none" w:sz="0" w:space="0" w:color="auto"/>
        <w:right w:val="none" w:sz="0" w:space="0" w:color="auto"/>
      </w:divBdr>
    </w:div>
    <w:div w:id="133764734">
      <w:bodyDiv w:val="1"/>
      <w:marLeft w:val="0"/>
      <w:marRight w:val="0"/>
      <w:marTop w:val="0"/>
      <w:marBottom w:val="0"/>
      <w:divBdr>
        <w:top w:val="none" w:sz="0" w:space="0" w:color="auto"/>
        <w:left w:val="none" w:sz="0" w:space="0" w:color="auto"/>
        <w:bottom w:val="none" w:sz="0" w:space="0" w:color="auto"/>
        <w:right w:val="none" w:sz="0" w:space="0" w:color="auto"/>
      </w:divBdr>
    </w:div>
    <w:div w:id="133959021">
      <w:bodyDiv w:val="1"/>
      <w:marLeft w:val="0"/>
      <w:marRight w:val="0"/>
      <w:marTop w:val="0"/>
      <w:marBottom w:val="0"/>
      <w:divBdr>
        <w:top w:val="none" w:sz="0" w:space="0" w:color="auto"/>
        <w:left w:val="none" w:sz="0" w:space="0" w:color="auto"/>
        <w:bottom w:val="none" w:sz="0" w:space="0" w:color="auto"/>
        <w:right w:val="none" w:sz="0" w:space="0" w:color="auto"/>
      </w:divBdr>
    </w:div>
    <w:div w:id="134224141">
      <w:bodyDiv w:val="1"/>
      <w:marLeft w:val="0"/>
      <w:marRight w:val="0"/>
      <w:marTop w:val="0"/>
      <w:marBottom w:val="0"/>
      <w:divBdr>
        <w:top w:val="none" w:sz="0" w:space="0" w:color="auto"/>
        <w:left w:val="none" w:sz="0" w:space="0" w:color="auto"/>
        <w:bottom w:val="none" w:sz="0" w:space="0" w:color="auto"/>
        <w:right w:val="none" w:sz="0" w:space="0" w:color="auto"/>
      </w:divBdr>
    </w:div>
    <w:div w:id="135534606">
      <w:bodyDiv w:val="1"/>
      <w:marLeft w:val="0"/>
      <w:marRight w:val="0"/>
      <w:marTop w:val="0"/>
      <w:marBottom w:val="0"/>
      <w:divBdr>
        <w:top w:val="none" w:sz="0" w:space="0" w:color="auto"/>
        <w:left w:val="none" w:sz="0" w:space="0" w:color="auto"/>
        <w:bottom w:val="none" w:sz="0" w:space="0" w:color="auto"/>
        <w:right w:val="none" w:sz="0" w:space="0" w:color="auto"/>
      </w:divBdr>
    </w:div>
    <w:div w:id="136143505">
      <w:bodyDiv w:val="1"/>
      <w:marLeft w:val="0"/>
      <w:marRight w:val="0"/>
      <w:marTop w:val="0"/>
      <w:marBottom w:val="0"/>
      <w:divBdr>
        <w:top w:val="none" w:sz="0" w:space="0" w:color="auto"/>
        <w:left w:val="none" w:sz="0" w:space="0" w:color="auto"/>
        <w:bottom w:val="none" w:sz="0" w:space="0" w:color="auto"/>
        <w:right w:val="none" w:sz="0" w:space="0" w:color="auto"/>
      </w:divBdr>
    </w:div>
    <w:div w:id="136992293">
      <w:bodyDiv w:val="1"/>
      <w:marLeft w:val="0"/>
      <w:marRight w:val="0"/>
      <w:marTop w:val="0"/>
      <w:marBottom w:val="0"/>
      <w:divBdr>
        <w:top w:val="none" w:sz="0" w:space="0" w:color="auto"/>
        <w:left w:val="none" w:sz="0" w:space="0" w:color="auto"/>
        <w:bottom w:val="none" w:sz="0" w:space="0" w:color="auto"/>
        <w:right w:val="none" w:sz="0" w:space="0" w:color="auto"/>
      </w:divBdr>
    </w:div>
    <w:div w:id="137000591">
      <w:bodyDiv w:val="1"/>
      <w:marLeft w:val="0"/>
      <w:marRight w:val="0"/>
      <w:marTop w:val="0"/>
      <w:marBottom w:val="0"/>
      <w:divBdr>
        <w:top w:val="none" w:sz="0" w:space="0" w:color="auto"/>
        <w:left w:val="none" w:sz="0" w:space="0" w:color="auto"/>
        <w:bottom w:val="none" w:sz="0" w:space="0" w:color="auto"/>
        <w:right w:val="none" w:sz="0" w:space="0" w:color="auto"/>
      </w:divBdr>
    </w:div>
    <w:div w:id="137233277">
      <w:bodyDiv w:val="1"/>
      <w:marLeft w:val="0"/>
      <w:marRight w:val="0"/>
      <w:marTop w:val="0"/>
      <w:marBottom w:val="0"/>
      <w:divBdr>
        <w:top w:val="none" w:sz="0" w:space="0" w:color="auto"/>
        <w:left w:val="none" w:sz="0" w:space="0" w:color="auto"/>
        <w:bottom w:val="none" w:sz="0" w:space="0" w:color="auto"/>
        <w:right w:val="none" w:sz="0" w:space="0" w:color="auto"/>
      </w:divBdr>
    </w:div>
    <w:div w:id="137385940">
      <w:bodyDiv w:val="1"/>
      <w:marLeft w:val="0"/>
      <w:marRight w:val="0"/>
      <w:marTop w:val="0"/>
      <w:marBottom w:val="0"/>
      <w:divBdr>
        <w:top w:val="none" w:sz="0" w:space="0" w:color="auto"/>
        <w:left w:val="none" w:sz="0" w:space="0" w:color="auto"/>
        <w:bottom w:val="none" w:sz="0" w:space="0" w:color="auto"/>
        <w:right w:val="none" w:sz="0" w:space="0" w:color="auto"/>
      </w:divBdr>
    </w:div>
    <w:div w:id="137958014">
      <w:bodyDiv w:val="1"/>
      <w:marLeft w:val="0"/>
      <w:marRight w:val="0"/>
      <w:marTop w:val="0"/>
      <w:marBottom w:val="0"/>
      <w:divBdr>
        <w:top w:val="none" w:sz="0" w:space="0" w:color="auto"/>
        <w:left w:val="none" w:sz="0" w:space="0" w:color="auto"/>
        <w:bottom w:val="none" w:sz="0" w:space="0" w:color="auto"/>
        <w:right w:val="none" w:sz="0" w:space="0" w:color="auto"/>
      </w:divBdr>
    </w:div>
    <w:div w:id="138304189">
      <w:bodyDiv w:val="1"/>
      <w:marLeft w:val="0"/>
      <w:marRight w:val="0"/>
      <w:marTop w:val="0"/>
      <w:marBottom w:val="0"/>
      <w:divBdr>
        <w:top w:val="none" w:sz="0" w:space="0" w:color="auto"/>
        <w:left w:val="none" w:sz="0" w:space="0" w:color="auto"/>
        <w:bottom w:val="none" w:sz="0" w:space="0" w:color="auto"/>
        <w:right w:val="none" w:sz="0" w:space="0" w:color="auto"/>
      </w:divBdr>
    </w:div>
    <w:div w:id="138808732">
      <w:bodyDiv w:val="1"/>
      <w:marLeft w:val="0"/>
      <w:marRight w:val="0"/>
      <w:marTop w:val="0"/>
      <w:marBottom w:val="0"/>
      <w:divBdr>
        <w:top w:val="none" w:sz="0" w:space="0" w:color="auto"/>
        <w:left w:val="none" w:sz="0" w:space="0" w:color="auto"/>
        <w:bottom w:val="none" w:sz="0" w:space="0" w:color="auto"/>
        <w:right w:val="none" w:sz="0" w:space="0" w:color="auto"/>
      </w:divBdr>
    </w:div>
    <w:div w:id="138959656">
      <w:bodyDiv w:val="1"/>
      <w:marLeft w:val="0"/>
      <w:marRight w:val="0"/>
      <w:marTop w:val="0"/>
      <w:marBottom w:val="0"/>
      <w:divBdr>
        <w:top w:val="none" w:sz="0" w:space="0" w:color="auto"/>
        <w:left w:val="none" w:sz="0" w:space="0" w:color="auto"/>
        <w:bottom w:val="none" w:sz="0" w:space="0" w:color="auto"/>
        <w:right w:val="none" w:sz="0" w:space="0" w:color="auto"/>
      </w:divBdr>
    </w:div>
    <w:div w:id="139005105">
      <w:bodyDiv w:val="1"/>
      <w:marLeft w:val="0"/>
      <w:marRight w:val="0"/>
      <w:marTop w:val="0"/>
      <w:marBottom w:val="0"/>
      <w:divBdr>
        <w:top w:val="none" w:sz="0" w:space="0" w:color="auto"/>
        <w:left w:val="none" w:sz="0" w:space="0" w:color="auto"/>
        <w:bottom w:val="none" w:sz="0" w:space="0" w:color="auto"/>
        <w:right w:val="none" w:sz="0" w:space="0" w:color="auto"/>
      </w:divBdr>
    </w:div>
    <w:div w:id="139081248">
      <w:bodyDiv w:val="1"/>
      <w:marLeft w:val="0"/>
      <w:marRight w:val="0"/>
      <w:marTop w:val="0"/>
      <w:marBottom w:val="0"/>
      <w:divBdr>
        <w:top w:val="none" w:sz="0" w:space="0" w:color="auto"/>
        <w:left w:val="none" w:sz="0" w:space="0" w:color="auto"/>
        <w:bottom w:val="none" w:sz="0" w:space="0" w:color="auto"/>
        <w:right w:val="none" w:sz="0" w:space="0" w:color="auto"/>
      </w:divBdr>
    </w:div>
    <w:div w:id="139657890">
      <w:bodyDiv w:val="1"/>
      <w:marLeft w:val="0"/>
      <w:marRight w:val="0"/>
      <w:marTop w:val="0"/>
      <w:marBottom w:val="0"/>
      <w:divBdr>
        <w:top w:val="none" w:sz="0" w:space="0" w:color="auto"/>
        <w:left w:val="none" w:sz="0" w:space="0" w:color="auto"/>
        <w:bottom w:val="none" w:sz="0" w:space="0" w:color="auto"/>
        <w:right w:val="none" w:sz="0" w:space="0" w:color="auto"/>
      </w:divBdr>
    </w:div>
    <w:div w:id="139923987">
      <w:bodyDiv w:val="1"/>
      <w:marLeft w:val="0"/>
      <w:marRight w:val="0"/>
      <w:marTop w:val="0"/>
      <w:marBottom w:val="0"/>
      <w:divBdr>
        <w:top w:val="none" w:sz="0" w:space="0" w:color="auto"/>
        <w:left w:val="none" w:sz="0" w:space="0" w:color="auto"/>
        <w:bottom w:val="none" w:sz="0" w:space="0" w:color="auto"/>
        <w:right w:val="none" w:sz="0" w:space="0" w:color="auto"/>
      </w:divBdr>
    </w:div>
    <w:div w:id="141316690">
      <w:bodyDiv w:val="1"/>
      <w:marLeft w:val="0"/>
      <w:marRight w:val="0"/>
      <w:marTop w:val="0"/>
      <w:marBottom w:val="0"/>
      <w:divBdr>
        <w:top w:val="none" w:sz="0" w:space="0" w:color="auto"/>
        <w:left w:val="none" w:sz="0" w:space="0" w:color="auto"/>
        <w:bottom w:val="none" w:sz="0" w:space="0" w:color="auto"/>
        <w:right w:val="none" w:sz="0" w:space="0" w:color="auto"/>
      </w:divBdr>
    </w:div>
    <w:div w:id="141510270">
      <w:bodyDiv w:val="1"/>
      <w:marLeft w:val="0"/>
      <w:marRight w:val="0"/>
      <w:marTop w:val="0"/>
      <w:marBottom w:val="0"/>
      <w:divBdr>
        <w:top w:val="none" w:sz="0" w:space="0" w:color="auto"/>
        <w:left w:val="none" w:sz="0" w:space="0" w:color="auto"/>
        <w:bottom w:val="none" w:sz="0" w:space="0" w:color="auto"/>
        <w:right w:val="none" w:sz="0" w:space="0" w:color="auto"/>
      </w:divBdr>
    </w:div>
    <w:div w:id="142507380">
      <w:bodyDiv w:val="1"/>
      <w:marLeft w:val="0"/>
      <w:marRight w:val="0"/>
      <w:marTop w:val="0"/>
      <w:marBottom w:val="0"/>
      <w:divBdr>
        <w:top w:val="none" w:sz="0" w:space="0" w:color="auto"/>
        <w:left w:val="none" w:sz="0" w:space="0" w:color="auto"/>
        <w:bottom w:val="none" w:sz="0" w:space="0" w:color="auto"/>
        <w:right w:val="none" w:sz="0" w:space="0" w:color="auto"/>
      </w:divBdr>
    </w:div>
    <w:div w:id="142935306">
      <w:bodyDiv w:val="1"/>
      <w:marLeft w:val="0"/>
      <w:marRight w:val="0"/>
      <w:marTop w:val="0"/>
      <w:marBottom w:val="0"/>
      <w:divBdr>
        <w:top w:val="none" w:sz="0" w:space="0" w:color="auto"/>
        <w:left w:val="none" w:sz="0" w:space="0" w:color="auto"/>
        <w:bottom w:val="none" w:sz="0" w:space="0" w:color="auto"/>
        <w:right w:val="none" w:sz="0" w:space="0" w:color="auto"/>
      </w:divBdr>
    </w:div>
    <w:div w:id="143787609">
      <w:bodyDiv w:val="1"/>
      <w:marLeft w:val="0"/>
      <w:marRight w:val="0"/>
      <w:marTop w:val="0"/>
      <w:marBottom w:val="0"/>
      <w:divBdr>
        <w:top w:val="none" w:sz="0" w:space="0" w:color="auto"/>
        <w:left w:val="none" w:sz="0" w:space="0" w:color="auto"/>
        <w:bottom w:val="none" w:sz="0" w:space="0" w:color="auto"/>
        <w:right w:val="none" w:sz="0" w:space="0" w:color="auto"/>
      </w:divBdr>
    </w:div>
    <w:div w:id="144974428">
      <w:bodyDiv w:val="1"/>
      <w:marLeft w:val="0"/>
      <w:marRight w:val="0"/>
      <w:marTop w:val="0"/>
      <w:marBottom w:val="0"/>
      <w:divBdr>
        <w:top w:val="none" w:sz="0" w:space="0" w:color="auto"/>
        <w:left w:val="none" w:sz="0" w:space="0" w:color="auto"/>
        <w:bottom w:val="none" w:sz="0" w:space="0" w:color="auto"/>
        <w:right w:val="none" w:sz="0" w:space="0" w:color="auto"/>
      </w:divBdr>
    </w:div>
    <w:div w:id="145323562">
      <w:bodyDiv w:val="1"/>
      <w:marLeft w:val="0"/>
      <w:marRight w:val="0"/>
      <w:marTop w:val="0"/>
      <w:marBottom w:val="0"/>
      <w:divBdr>
        <w:top w:val="none" w:sz="0" w:space="0" w:color="auto"/>
        <w:left w:val="none" w:sz="0" w:space="0" w:color="auto"/>
        <w:bottom w:val="none" w:sz="0" w:space="0" w:color="auto"/>
        <w:right w:val="none" w:sz="0" w:space="0" w:color="auto"/>
      </w:divBdr>
    </w:div>
    <w:div w:id="145512748">
      <w:bodyDiv w:val="1"/>
      <w:marLeft w:val="0"/>
      <w:marRight w:val="0"/>
      <w:marTop w:val="0"/>
      <w:marBottom w:val="0"/>
      <w:divBdr>
        <w:top w:val="none" w:sz="0" w:space="0" w:color="auto"/>
        <w:left w:val="none" w:sz="0" w:space="0" w:color="auto"/>
        <w:bottom w:val="none" w:sz="0" w:space="0" w:color="auto"/>
        <w:right w:val="none" w:sz="0" w:space="0" w:color="auto"/>
      </w:divBdr>
    </w:div>
    <w:div w:id="145558877">
      <w:bodyDiv w:val="1"/>
      <w:marLeft w:val="0"/>
      <w:marRight w:val="0"/>
      <w:marTop w:val="0"/>
      <w:marBottom w:val="0"/>
      <w:divBdr>
        <w:top w:val="none" w:sz="0" w:space="0" w:color="auto"/>
        <w:left w:val="none" w:sz="0" w:space="0" w:color="auto"/>
        <w:bottom w:val="none" w:sz="0" w:space="0" w:color="auto"/>
        <w:right w:val="none" w:sz="0" w:space="0" w:color="auto"/>
      </w:divBdr>
    </w:div>
    <w:div w:id="145587434">
      <w:bodyDiv w:val="1"/>
      <w:marLeft w:val="0"/>
      <w:marRight w:val="0"/>
      <w:marTop w:val="0"/>
      <w:marBottom w:val="0"/>
      <w:divBdr>
        <w:top w:val="none" w:sz="0" w:space="0" w:color="auto"/>
        <w:left w:val="none" w:sz="0" w:space="0" w:color="auto"/>
        <w:bottom w:val="none" w:sz="0" w:space="0" w:color="auto"/>
        <w:right w:val="none" w:sz="0" w:space="0" w:color="auto"/>
      </w:divBdr>
    </w:div>
    <w:div w:id="146173268">
      <w:bodyDiv w:val="1"/>
      <w:marLeft w:val="0"/>
      <w:marRight w:val="0"/>
      <w:marTop w:val="0"/>
      <w:marBottom w:val="0"/>
      <w:divBdr>
        <w:top w:val="none" w:sz="0" w:space="0" w:color="auto"/>
        <w:left w:val="none" w:sz="0" w:space="0" w:color="auto"/>
        <w:bottom w:val="none" w:sz="0" w:space="0" w:color="auto"/>
        <w:right w:val="none" w:sz="0" w:space="0" w:color="auto"/>
      </w:divBdr>
    </w:div>
    <w:div w:id="147208963">
      <w:bodyDiv w:val="1"/>
      <w:marLeft w:val="0"/>
      <w:marRight w:val="0"/>
      <w:marTop w:val="0"/>
      <w:marBottom w:val="0"/>
      <w:divBdr>
        <w:top w:val="none" w:sz="0" w:space="0" w:color="auto"/>
        <w:left w:val="none" w:sz="0" w:space="0" w:color="auto"/>
        <w:bottom w:val="none" w:sz="0" w:space="0" w:color="auto"/>
        <w:right w:val="none" w:sz="0" w:space="0" w:color="auto"/>
      </w:divBdr>
    </w:div>
    <w:div w:id="147863736">
      <w:bodyDiv w:val="1"/>
      <w:marLeft w:val="0"/>
      <w:marRight w:val="0"/>
      <w:marTop w:val="0"/>
      <w:marBottom w:val="0"/>
      <w:divBdr>
        <w:top w:val="none" w:sz="0" w:space="0" w:color="auto"/>
        <w:left w:val="none" w:sz="0" w:space="0" w:color="auto"/>
        <w:bottom w:val="none" w:sz="0" w:space="0" w:color="auto"/>
        <w:right w:val="none" w:sz="0" w:space="0" w:color="auto"/>
      </w:divBdr>
    </w:div>
    <w:div w:id="147983568">
      <w:bodyDiv w:val="1"/>
      <w:marLeft w:val="0"/>
      <w:marRight w:val="0"/>
      <w:marTop w:val="0"/>
      <w:marBottom w:val="0"/>
      <w:divBdr>
        <w:top w:val="none" w:sz="0" w:space="0" w:color="auto"/>
        <w:left w:val="none" w:sz="0" w:space="0" w:color="auto"/>
        <w:bottom w:val="none" w:sz="0" w:space="0" w:color="auto"/>
        <w:right w:val="none" w:sz="0" w:space="0" w:color="auto"/>
      </w:divBdr>
    </w:div>
    <w:div w:id="148060165">
      <w:bodyDiv w:val="1"/>
      <w:marLeft w:val="0"/>
      <w:marRight w:val="0"/>
      <w:marTop w:val="0"/>
      <w:marBottom w:val="0"/>
      <w:divBdr>
        <w:top w:val="none" w:sz="0" w:space="0" w:color="auto"/>
        <w:left w:val="none" w:sz="0" w:space="0" w:color="auto"/>
        <w:bottom w:val="none" w:sz="0" w:space="0" w:color="auto"/>
        <w:right w:val="none" w:sz="0" w:space="0" w:color="auto"/>
      </w:divBdr>
    </w:div>
    <w:div w:id="148834475">
      <w:bodyDiv w:val="1"/>
      <w:marLeft w:val="0"/>
      <w:marRight w:val="0"/>
      <w:marTop w:val="0"/>
      <w:marBottom w:val="0"/>
      <w:divBdr>
        <w:top w:val="none" w:sz="0" w:space="0" w:color="auto"/>
        <w:left w:val="none" w:sz="0" w:space="0" w:color="auto"/>
        <w:bottom w:val="none" w:sz="0" w:space="0" w:color="auto"/>
        <w:right w:val="none" w:sz="0" w:space="0" w:color="auto"/>
      </w:divBdr>
    </w:div>
    <w:div w:id="149835542">
      <w:bodyDiv w:val="1"/>
      <w:marLeft w:val="0"/>
      <w:marRight w:val="0"/>
      <w:marTop w:val="0"/>
      <w:marBottom w:val="0"/>
      <w:divBdr>
        <w:top w:val="none" w:sz="0" w:space="0" w:color="auto"/>
        <w:left w:val="none" w:sz="0" w:space="0" w:color="auto"/>
        <w:bottom w:val="none" w:sz="0" w:space="0" w:color="auto"/>
        <w:right w:val="none" w:sz="0" w:space="0" w:color="auto"/>
      </w:divBdr>
    </w:div>
    <w:div w:id="150483394">
      <w:bodyDiv w:val="1"/>
      <w:marLeft w:val="0"/>
      <w:marRight w:val="0"/>
      <w:marTop w:val="0"/>
      <w:marBottom w:val="0"/>
      <w:divBdr>
        <w:top w:val="none" w:sz="0" w:space="0" w:color="auto"/>
        <w:left w:val="none" w:sz="0" w:space="0" w:color="auto"/>
        <w:bottom w:val="none" w:sz="0" w:space="0" w:color="auto"/>
        <w:right w:val="none" w:sz="0" w:space="0" w:color="auto"/>
      </w:divBdr>
    </w:div>
    <w:div w:id="152255522">
      <w:bodyDiv w:val="1"/>
      <w:marLeft w:val="0"/>
      <w:marRight w:val="0"/>
      <w:marTop w:val="0"/>
      <w:marBottom w:val="0"/>
      <w:divBdr>
        <w:top w:val="none" w:sz="0" w:space="0" w:color="auto"/>
        <w:left w:val="none" w:sz="0" w:space="0" w:color="auto"/>
        <w:bottom w:val="none" w:sz="0" w:space="0" w:color="auto"/>
        <w:right w:val="none" w:sz="0" w:space="0" w:color="auto"/>
      </w:divBdr>
    </w:div>
    <w:div w:id="152454978">
      <w:bodyDiv w:val="1"/>
      <w:marLeft w:val="0"/>
      <w:marRight w:val="0"/>
      <w:marTop w:val="0"/>
      <w:marBottom w:val="0"/>
      <w:divBdr>
        <w:top w:val="none" w:sz="0" w:space="0" w:color="auto"/>
        <w:left w:val="none" w:sz="0" w:space="0" w:color="auto"/>
        <w:bottom w:val="none" w:sz="0" w:space="0" w:color="auto"/>
        <w:right w:val="none" w:sz="0" w:space="0" w:color="auto"/>
      </w:divBdr>
    </w:div>
    <w:div w:id="153188112">
      <w:bodyDiv w:val="1"/>
      <w:marLeft w:val="0"/>
      <w:marRight w:val="0"/>
      <w:marTop w:val="0"/>
      <w:marBottom w:val="0"/>
      <w:divBdr>
        <w:top w:val="none" w:sz="0" w:space="0" w:color="auto"/>
        <w:left w:val="none" w:sz="0" w:space="0" w:color="auto"/>
        <w:bottom w:val="none" w:sz="0" w:space="0" w:color="auto"/>
        <w:right w:val="none" w:sz="0" w:space="0" w:color="auto"/>
      </w:divBdr>
    </w:div>
    <w:div w:id="153647730">
      <w:bodyDiv w:val="1"/>
      <w:marLeft w:val="0"/>
      <w:marRight w:val="0"/>
      <w:marTop w:val="0"/>
      <w:marBottom w:val="0"/>
      <w:divBdr>
        <w:top w:val="none" w:sz="0" w:space="0" w:color="auto"/>
        <w:left w:val="none" w:sz="0" w:space="0" w:color="auto"/>
        <w:bottom w:val="none" w:sz="0" w:space="0" w:color="auto"/>
        <w:right w:val="none" w:sz="0" w:space="0" w:color="auto"/>
      </w:divBdr>
    </w:div>
    <w:div w:id="154808580">
      <w:bodyDiv w:val="1"/>
      <w:marLeft w:val="0"/>
      <w:marRight w:val="0"/>
      <w:marTop w:val="0"/>
      <w:marBottom w:val="0"/>
      <w:divBdr>
        <w:top w:val="none" w:sz="0" w:space="0" w:color="auto"/>
        <w:left w:val="none" w:sz="0" w:space="0" w:color="auto"/>
        <w:bottom w:val="none" w:sz="0" w:space="0" w:color="auto"/>
        <w:right w:val="none" w:sz="0" w:space="0" w:color="auto"/>
      </w:divBdr>
    </w:div>
    <w:div w:id="155000156">
      <w:bodyDiv w:val="1"/>
      <w:marLeft w:val="0"/>
      <w:marRight w:val="0"/>
      <w:marTop w:val="0"/>
      <w:marBottom w:val="0"/>
      <w:divBdr>
        <w:top w:val="none" w:sz="0" w:space="0" w:color="auto"/>
        <w:left w:val="none" w:sz="0" w:space="0" w:color="auto"/>
        <w:bottom w:val="none" w:sz="0" w:space="0" w:color="auto"/>
        <w:right w:val="none" w:sz="0" w:space="0" w:color="auto"/>
      </w:divBdr>
    </w:div>
    <w:div w:id="155347808">
      <w:bodyDiv w:val="1"/>
      <w:marLeft w:val="0"/>
      <w:marRight w:val="0"/>
      <w:marTop w:val="0"/>
      <w:marBottom w:val="0"/>
      <w:divBdr>
        <w:top w:val="none" w:sz="0" w:space="0" w:color="auto"/>
        <w:left w:val="none" w:sz="0" w:space="0" w:color="auto"/>
        <w:bottom w:val="none" w:sz="0" w:space="0" w:color="auto"/>
        <w:right w:val="none" w:sz="0" w:space="0" w:color="auto"/>
      </w:divBdr>
    </w:div>
    <w:div w:id="155416265">
      <w:bodyDiv w:val="1"/>
      <w:marLeft w:val="0"/>
      <w:marRight w:val="0"/>
      <w:marTop w:val="0"/>
      <w:marBottom w:val="0"/>
      <w:divBdr>
        <w:top w:val="none" w:sz="0" w:space="0" w:color="auto"/>
        <w:left w:val="none" w:sz="0" w:space="0" w:color="auto"/>
        <w:bottom w:val="none" w:sz="0" w:space="0" w:color="auto"/>
        <w:right w:val="none" w:sz="0" w:space="0" w:color="auto"/>
      </w:divBdr>
    </w:div>
    <w:div w:id="156457811">
      <w:bodyDiv w:val="1"/>
      <w:marLeft w:val="0"/>
      <w:marRight w:val="0"/>
      <w:marTop w:val="0"/>
      <w:marBottom w:val="0"/>
      <w:divBdr>
        <w:top w:val="none" w:sz="0" w:space="0" w:color="auto"/>
        <w:left w:val="none" w:sz="0" w:space="0" w:color="auto"/>
        <w:bottom w:val="none" w:sz="0" w:space="0" w:color="auto"/>
        <w:right w:val="none" w:sz="0" w:space="0" w:color="auto"/>
      </w:divBdr>
    </w:div>
    <w:div w:id="156574626">
      <w:bodyDiv w:val="1"/>
      <w:marLeft w:val="0"/>
      <w:marRight w:val="0"/>
      <w:marTop w:val="0"/>
      <w:marBottom w:val="0"/>
      <w:divBdr>
        <w:top w:val="none" w:sz="0" w:space="0" w:color="auto"/>
        <w:left w:val="none" w:sz="0" w:space="0" w:color="auto"/>
        <w:bottom w:val="none" w:sz="0" w:space="0" w:color="auto"/>
        <w:right w:val="none" w:sz="0" w:space="0" w:color="auto"/>
      </w:divBdr>
    </w:div>
    <w:div w:id="156842794">
      <w:bodyDiv w:val="1"/>
      <w:marLeft w:val="0"/>
      <w:marRight w:val="0"/>
      <w:marTop w:val="0"/>
      <w:marBottom w:val="0"/>
      <w:divBdr>
        <w:top w:val="none" w:sz="0" w:space="0" w:color="auto"/>
        <w:left w:val="none" w:sz="0" w:space="0" w:color="auto"/>
        <w:bottom w:val="none" w:sz="0" w:space="0" w:color="auto"/>
        <w:right w:val="none" w:sz="0" w:space="0" w:color="auto"/>
      </w:divBdr>
    </w:div>
    <w:div w:id="156848672">
      <w:bodyDiv w:val="1"/>
      <w:marLeft w:val="0"/>
      <w:marRight w:val="0"/>
      <w:marTop w:val="0"/>
      <w:marBottom w:val="0"/>
      <w:divBdr>
        <w:top w:val="none" w:sz="0" w:space="0" w:color="auto"/>
        <w:left w:val="none" w:sz="0" w:space="0" w:color="auto"/>
        <w:bottom w:val="none" w:sz="0" w:space="0" w:color="auto"/>
        <w:right w:val="none" w:sz="0" w:space="0" w:color="auto"/>
      </w:divBdr>
    </w:div>
    <w:div w:id="156960494">
      <w:bodyDiv w:val="1"/>
      <w:marLeft w:val="0"/>
      <w:marRight w:val="0"/>
      <w:marTop w:val="0"/>
      <w:marBottom w:val="0"/>
      <w:divBdr>
        <w:top w:val="none" w:sz="0" w:space="0" w:color="auto"/>
        <w:left w:val="none" w:sz="0" w:space="0" w:color="auto"/>
        <w:bottom w:val="none" w:sz="0" w:space="0" w:color="auto"/>
        <w:right w:val="none" w:sz="0" w:space="0" w:color="auto"/>
      </w:divBdr>
    </w:div>
    <w:div w:id="157968382">
      <w:bodyDiv w:val="1"/>
      <w:marLeft w:val="0"/>
      <w:marRight w:val="0"/>
      <w:marTop w:val="0"/>
      <w:marBottom w:val="0"/>
      <w:divBdr>
        <w:top w:val="none" w:sz="0" w:space="0" w:color="auto"/>
        <w:left w:val="none" w:sz="0" w:space="0" w:color="auto"/>
        <w:bottom w:val="none" w:sz="0" w:space="0" w:color="auto"/>
        <w:right w:val="none" w:sz="0" w:space="0" w:color="auto"/>
      </w:divBdr>
    </w:div>
    <w:div w:id="158035623">
      <w:bodyDiv w:val="1"/>
      <w:marLeft w:val="0"/>
      <w:marRight w:val="0"/>
      <w:marTop w:val="0"/>
      <w:marBottom w:val="0"/>
      <w:divBdr>
        <w:top w:val="none" w:sz="0" w:space="0" w:color="auto"/>
        <w:left w:val="none" w:sz="0" w:space="0" w:color="auto"/>
        <w:bottom w:val="none" w:sz="0" w:space="0" w:color="auto"/>
        <w:right w:val="none" w:sz="0" w:space="0" w:color="auto"/>
      </w:divBdr>
    </w:div>
    <w:div w:id="158234313">
      <w:bodyDiv w:val="1"/>
      <w:marLeft w:val="0"/>
      <w:marRight w:val="0"/>
      <w:marTop w:val="0"/>
      <w:marBottom w:val="0"/>
      <w:divBdr>
        <w:top w:val="none" w:sz="0" w:space="0" w:color="auto"/>
        <w:left w:val="none" w:sz="0" w:space="0" w:color="auto"/>
        <w:bottom w:val="none" w:sz="0" w:space="0" w:color="auto"/>
        <w:right w:val="none" w:sz="0" w:space="0" w:color="auto"/>
      </w:divBdr>
    </w:div>
    <w:div w:id="158355341">
      <w:bodyDiv w:val="1"/>
      <w:marLeft w:val="0"/>
      <w:marRight w:val="0"/>
      <w:marTop w:val="0"/>
      <w:marBottom w:val="0"/>
      <w:divBdr>
        <w:top w:val="none" w:sz="0" w:space="0" w:color="auto"/>
        <w:left w:val="none" w:sz="0" w:space="0" w:color="auto"/>
        <w:bottom w:val="none" w:sz="0" w:space="0" w:color="auto"/>
        <w:right w:val="none" w:sz="0" w:space="0" w:color="auto"/>
      </w:divBdr>
    </w:div>
    <w:div w:id="158545048">
      <w:bodyDiv w:val="1"/>
      <w:marLeft w:val="0"/>
      <w:marRight w:val="0"/>
      <w:marTop w:val="0"/>
      <w:marBottom w:val="0"/>
      <w:divBdr>
        <w:top w:val="none" w:sz="0" w:space="0" w:color="auto"/>
        <w:left w:val="none" w:sz="0" w:space="0" w:color="auto"/>
        <w:bottom w:val="none" w:sz="0" w:space="0" w:color="auto"/>
        <w:right w:val="none" w:sz="0" w:space="0" w:color="auto"/>
      </w:divBdr>
    </w:div>
    <w:div w:id="158548312">
      <w:bodyDiv w:val="1"/>
      <w:marLeft w:val="0"/>
      <w:marRight w:val="0"/>
      <w:marTop w:val="0"/>
      <w:marBottom w:val="0"/>
      <w:divBdr>
        <w:top w:val="none" w:sz="0" w:space="0" w:color="auto"/>
        <w:left w:val="none" w:sz="0" w:space="0" w:color="auto"/>
        <w:bottom w:val="none" w:sz="0" w:space="0" w:color="auto"/>
        <w:right w:val="none" w:sz="0" w:space="0" w:color="auto"/>
      </w:divBdr>
    </w:div>
    <w:div w:id="158665246">
      <w:bodyDiv w:val="1"/>
      <w:marLeft w:val="0"/>
      <w:marRight w:val="0"/>
      <w:marTop w:val="0"/>
      <w:marBottom w:val="0"/>
      <w:divBdr>
        <w:top w:val="none" w:sz="0" w:space="0" w:color="auto"/>
        <w:left w:val="none" w:sz="0" w:space="0" w:color="auto"/>
        <w:bottom w:val="none" w:sz="0" w:space="0" w:color="auto"/>
        <w:right w:val="none" w:sz="0" w:space="0" w:color="auto"/>
      </w:divBdr>
    </w:div>
    <w:div w:id="158738257">
      <w:bodyDiv w:val="1"/>
      <w:marLeft w:val="0"/>
      <w:marRight w:val="0"/>
      <w:marTop w:val="0"/>
      <w:marBottom w:val="0"/>
      <w:divBdr>
        <w:top w:val="none" w:sz="0" w:space="0" w:color="auto"/>
        <w:left w:val="none" w:sz="0" w:space="0" w:color="auto"/>
        <w:bottom w:val="none" w:sz="0" w:space="0" w:color="auto"/>
        <w:right w:val="none" w:sz="0" w:space="0" w:color="auto"/>
      </w:divBdr>
    </w:div>
    <w:div w:id="159807661">
      <w:bodyDiv w:val="1"/>
      <w:marLeft w:val="0"/>
      <w:marRight w:val="0"/>
      <w:marTop w:val="0"/>
      <w:marBottom w:val="0"/>
      <w:divBdr>
        <w:top w:val="none" w:sz="0" w:space="0" w:color="auto"/>
        <w:left w:val="none" w:sz="0" w:space="0" w:color="auto"/>
        <w:bottom w:val="none" w:sz="0" w:space="0" w:color="auto"/>
        <w:right w:val="none" w:sz="0" w:space="0" w:color="auto"/>
      </w:divBdr>
    </w:div>
    <w:div w:id="160005801">
      <w:bodyDiv w:val="1"/>
      <w:marLeft w:val="0"/>
      <w:marRight w:val="0"/>
      <w:marTop w:val="0"/>
      <w:marBottom w:val="0"/>
      <w:divBdr>
        <w:top w:val="none" w:sz="0" w:space="0" w:color="auto"/>
        <w:left w:val="none" w:sz="0" w:space="0" w:color="auto"/>
        <w:bottom w:val="none" w:sz="0" w:space="0" w:color="auto"/>
        <w:right w:val="none" w:sz="0" w:space="0" w:color="auto"/>
      </w:divBdr>
    </w:div>
    <w:div w:id="160313581">
      <w:bodyDiv w:val="1"/>
      <w:marLeft w:val="0"/>
      <w:marRight w:val="0"/>
      <w:marTop w:val="0"/>
      <w:marBottom w:val="0"/>
      <w:divBdr>
        <w:top w:val="none" w:sz="0" w:space="0" w:color="auto"/>
        <w:left w:val="none" w:sz="0" w:space="0" w:color="auto"/>
        <w:bottom w:val="none" w:sz="0" w:space="0" w:color="auto"/>
        <w:right w:val="none" w:sz="0" w:space="0" w:color="auto"/>
      </w:divBdr>
    </w:div>
    <w:div w:id="160395150">
      <w:bodyDiv w:val="1"/>
      <w:marLeft w:val="0"/>
      <w:marRight w:val="0"/>
      <w:marTop w:val="0"/>
      <w:marBottom w:val="0"/>
      <w:divBdr>
        <w:top w:val="none" w:sz="0" w:space="0" w:color="auto"/>
        <w:left w:val="none" w:sz="0" w:space="0" w:color="auto"/>
        <w:bottom w:val="none" w:sz="0" w:space="0" w:color="auto"/>
        <w:right w:val="none" w:sz="0" w:space="0" w:color="auto"/>
      </w:divBdr>
    </w:div>
    <w:div w:id="161622915">
      <w:bodyDiv w:val="1"/>
      <w:marLeft w:val="0"/>
      <w:marRight w:val="0"/>
      <w:marTop w:val="0"/>
      <w:marBottom w:val="0"/>
      <w:divBdr>
        <w:top w:val="none" w:sz="0" w:space="0" w:color="auto"/>
        <w:left w:val="none" w:sz="0" w:space="0" w:color="auto"/>
        <w:bottom w:val="none" w:sz="0" w:space="0" w:color="auto"/>
        <w:right w:val="none" w:sz="0" w:space="0" w:color="auto"/>
      </w:divBdr>
    </w:div>
    <w:div w:id="162362704">
      <w:bodyDiv w:val="1"/>
      <w:marLeft w:val="0"/>
      <w:marRight w:val="0"/>
      <w:marTop w:val="0"/>
      <w:marBottom w:val="0"/>
      <w:divBdr>
        <w:top w:val="none" w:sz="0" w:space="0" w:color="auto"/>
        <w:left w:val="none" w:sz="0" w:space="0" w:color="auto"/>
        <w:bottom w:val="none" w:sz="0" w:space="0" w:color="auto"/>
        <w:right w:val="none" w:sz="0" w:space="0" w:color="auto"/>
      </w:divBdr>
    </w:div>
    <w:div w:id="162747496">
      <w:bodyDiv w:val="1"/>
      <w:marLeft w:val="0"/>
      <w:marRight w:val="0"/>
      <w:marTop w:val="0"/>
      <w:marBottom w:val="0"/>
      <w:divBdr>
        <w:top w:val="none" w:sz="0" w:space="0" w:color="auto"/>
        <w:left w:val="none" w:sz="0" w:space="0" w:color="auto"/>
        <w:bottom w:val="none" w:sz="0" w:space="0" w:color="auto"/>
        <w:right w:val="none" w:sz="0" w:space="0" w:color="auto"/>
      </w:divBdr>
    </w:div>
    <w:div w:id="163865865">
      <w:bodyDiv w:val="1"/>
      <w:marLeft w:val="0"/>
      <w:marRight w:val="0"/>
      <w:marTop w:val="0"/>
      <w:marBottom w:val="0"/>
      <w:divBdr>
        <w:top w:val="none" w:sz="0" w:space="0" w:color="auto"/>
        <w:left w:val="none" w:sz="0" w:space="0" w:color="auto"/>
        <w:bottom w:val="none" w:sz="0" w:space="0" w:color="auto"/>
        <w:right w:val="none" w:sz="0" w:space="0" w:color="auto"/>
      </w:divBdr>
    </w:div>
    <w:div w:id="164052713">
      <w:bodyDiv w:val="1"/>
      <w:marLeft w:val="0"/>
      <w:marRight w:val="0"/>
      <w:marTop w:val="0"/>
      <w:marBottom w:val="0"/>
      <w:divBdr>
        <w:top w:val="none" w:sz="0" w:space="0" w:color="auto"/>
        <w:left w:val="none" w:sz="0" w:space="0" w:color="auto"/>
        <w:bottom w:val="none" w:sz="0" w:space="0" w:color="auto"/>
        <w:right w:val="none" w:sz="0" w:space="0" w:color="auto"/>
      </w:divBdr>
    </w:div>
    <w:div w:id="164244076">
      <w:bodyDiv w:val="1"/>
      <w:marLeft w:val="0"/>
      <w:marRight w:val="0"/>
      <w:marTop w:val="0"/>
      <w:marBottom w:val="0"/>
      <w:divBdr>
        <w:top w:val="none" w:sz="0" w:space="0" w:color="auto"/>
        <w:left w:val="none" w:sz="0" w:space="0" w:color="auto"/>
        <w:bottom w:val="none" w:sz="0" w:space="0" w:color="auto"/>
        <w:right w:val="none" w:sz="0" w:space="0" w:color="auto"/>
      </w:divBdr>
    </w:div>
    <w:div w:id="164370848">
      <w:bodyDiv w:val="1"/>
      <w:marLeft w:val="0"/>
      <w:marRight w:val="0"/>
      <w:marTop w:val="0"/>
      <w:marBottom w:val="0"/>
      <w:divBdr>
        <w:top w:val="none" w:sz="0" w:space="0" w:color="auto"/>
        <w:left w:val="none" w:sz="0" w:space="0" w:color="auto"/>
        <w:bottom w:val="none" w:sz="0" w:space="0" w:color="auto"/>
        <w:right w:val="none" w:sz="0" w:space="0" w:color="auto"/>
      </w:divBdr>
    </w:div>
    <w:div w:id="164824617">
      <w:bodyDiv w:val="1"/>
      <w:marLeft w:val="0"/>
      <w:marRight w:val="0"/>
      <w:marTop w:val="0"/>
      <w:marBottom w:val="0"/>
      <w:divBdr>
        <w:top w:val="none" w:sz="0" w:space="0" w:color="auto"/>
        <w:left w:val="none" w:sz="0" w:space="0" w:color="auto"/>
        <w:bottom w:val="none" w:sz="0" w:space="0" w:color="auto"/>
        <w:right w:val="none" w:sz="0" w:space="0" w:color="auto"/>
      </w:divBdr>
    </w:div>
    <w:div w:id="165248167">
      <w:bodyDiv w:val="1"/>
      <w:marLeft w:val="0"/>
      <w:marRight w:val="0"/>
      <w:marTop w:val="0"/>
      <w:marBottom w:val="0"/>
      <w:divBdr>
        <w:top w:val="none" w:sz="0" w:space="0" w:color="auto"/>
        <w:left w:val="none" w:sz="0" w:space="0" w:color="auto"/>
        <w:bottom w:val="none" w:sz="0" w:space="0" w:color="auto"/>
        <w:right w:val="none" w:sz="0" w:space="0" w:color="auto"/>
      </w:divBdr>
    </w:div>
    <w:div w:id="166020264">
      <w:bodyDiv w:val="1"/>
      <w:marLeft w:val="0"/>
      <w:marRight w:val="0"/>
      <w:marTop w:val="0"/>
      <w:marBottom w:val="0"/>
      <w:divBdr>
        <w:top w:val="none" w:sz="0" w:space="0" w:color="auto"/>
        <w:left w:val="none" w:sz="0" w:space="0" w:color="auto"/>
        <w:bottom w:val="none" w:sz="0" w:space="0" w:color="auto"/>
        <w:right w:val="none" w:sz="0" w:space="0" w:color="auto"/>
      </w:divBdr>
    </w:div>
    <w:div w:id="166407865">
      <w:bodyDiv w:val="1"/>
      <w:marLeft w:val="0"/>
      <w:marRight w:val="0"/>
      <w:marTop w:val="0"/>
      <w:marBottom w:val="0"/>
      <w:divBdr>
        <w:top w:val="none" w:sz="0" w:space="0" w:color="auto"/>
        <w:left w:val="none" w:sz="0" w:space="0" w:color="auto"/>
        <w:bottom w:val="none" w:sz="0" w:space="0" w:color="auto"/>
        <w:right w:val="none" w:sz="0" w:space="0" w:color="auto"/>
      </w:divBdr>
    </w:div>
    <w:div w:id="166604695">
      <w:bodyDiv w:val="1"/>
      <w:marLeft w:val="0"/>
      <w:marRight w:val="0"/>
      <w:marTop w:val="0"/>
      <w:marBottom w:val="0"/>
      <w:divBdr>
        <w:top w:val="none" w:sz="0" w:space="0" w:color="auto"/>
        <w:left w:val="none" w:sz="0" w:space="0" w:color="auto"/>
        <w:bottom w:val="none" w:sz="0" w:space="0" w:color="auto"/>
        <w:right w:val="none" w:sz="0" w:space="0" w:color="auto"/>
      </w:divBdr>
    </w:div>
    <w:div w:id="166869177">
      <w:bodyDiv w:val="1"/>
      <w:marLeft w:val="0"/>
      <w:marRight w:val="0"/>
      <w:marTop w:val="0"/>
      <w:marBottom w:val="0"/>
      <w:divBdr>
        <w:top w:val="none" w:sz="0" w:space="0" w:color="auto"/>
        <w:left w:val="none" w:sz="0" w:space="0" w:color="auto"/>
        <w:bottom w:val="none" w:sz="0" w:space="0" w:color="auto"/>
        <w:right w:val="none" w:sz="0" w:space="0" w:color="auto"/>
      </w:divBdr>
    </w:div>
    <w:div w:id="166945300">
      <w:bodyDiv w:val="1"/>
      <w:marLeft w:val="0"/>
      <w:marRight w:val="0"/>
      <w:marTop w:val="0"/>
      <w:marBottom w:val="0"/>
      <w:divBdr>
        <w:top w:val="none" w:sz="0" w:space="0" w:color="auto"/>
        <w:left w:val="none" w:sz="0" w:space="0" w:color="auto"/>
        <w:bottom w:val="none" w:sz="0" w:space="0" w:color="auto"/>
        <w:right w:val="none" w:sz="0" w:space="0" w:color="auto"/>
      </w:divBdr>
    </w:div>
    <w:div w:id="166947594">
      <w:bodyDiv w:val="1"/>
      <w:marLeft w:val="0"/>
      <w:marRight w:val="0"/>
      <w:marTop w:val="0"/>
      <w:marBottom w:val="0"/>
      <w:divBdr>
        <w:top w:val="none" w:sz="0" w:space="0" w:color="auto"/>
        <w:left w:val="none" w:sz="0" w:space="0" w:color="auto"/>
        <w:bottom w:val="none" w:sz="0" w:space="0" w:color="auto"/>
        <w:right w:val="none" w:sz="0" w:space="0" w:color="auto"/>
      </w:divBdr>
    </w:div>
    <w:div w:id="166992011">
      <w:bodyDiv w:val="1"/>
      <w:marLeft w:val="0"/>
      <w:marRight w:val="0"/>
      <w:marTop w:val="0"/>
      <w:marBottom w:val="0"/>
      <w:divBdr>
        <w:top w:val="none" w:sz="0" w:space="0" w:color="auto"/>
        <w:left w:val="none" w:sz="0" w:space="0" w:color="auto"/>
        <w:bottom w:val="none" w:sz="0" w:space="0" w:color="auto"/>
        <w:right w:val="none" w:sz="0" w:space="0" w:color="auto"/>
      </w:divBdr>
    </w:div>
    <w:div w:id="168644746">
      <w:bodyDiv w:val="1"/>
      <w:marLeft w:val="0"/>
      <w:marRight w:val="0"/>
      <w:marTop w:val="0"/>
      <w:marBottom w:val="0"/>
      <w:divBdr>
        <w:top w:val="none" w:sz="0" w:space="0" w:color="auto"/>
        <w:left w:val="none" w:sz="0" w:space="0" w:color="auto"/>
        <w:bottom w:val="none" w:sz="0" w:space="0" w:color="auto"/>
        <w:right w:val="none" w:sz="0" w:space="0" w:color="auto"/>
      </w:divBdr>
    </w:div>
    <w:div w:id="169099888">
      <w:bodyDiv w:val="1"/>
      <w:marLeft w:val="0"/>
      <w:marRight w:val="0"/>
      <w:marTop w:val="0"/>
      <w:marBottom w:val="0"/>
      <w:divBdr>
        <w:top w:val="none" w:sz="0" w:space="0" w:color="auto"/>
        <w:left w:val="none" w:sz="0" w:space="0" w:color="auto"/>
        <w:bottom w:val="none" w:sz="0" w:space="0" w:color="auto"/>
        <w:right w:val="none" w:sz="0" w:space="0" w:color="auto"/>
      </w:divBdr>
    </w:div>
    <w:div w:id="169107728">
      <w:bodyDiv w:val="1"/>
      <w:marLeft w:val="0"/>
      <w:marRight w:val="0"/>
      <w:marTop w:val="0"/>
      <w:marBottom w:val="0"/>
      <w:divBdr>
        <w:top w:val="none" w:sz="0" w:space="0" w:color="auto"/>
        <w:left w:val="none" w:sz="0" w:space="0" w:color="auto"/>
        <w:bottom w:val="none" w:sz="0" w:space="0" w:color="auto"/>
        <w:right w:val="none" w:sz="0" w:space="0" w:color="auto"/>
      </w:divBdr>
    </w:div>
    <w:div w:id="170073665">
      <w:bodyDiv w:val="1"/>
      <w:marLeft w:val="0"/>
      <w:marRight w:val="0"/>
      <w:marTop w:val="0"/>
      <w:marBottom w:val="0"/>
      <w:divBdr>
        <w:top w:val="none" w:sz="0" w:space="0" w:color="auto"/>
        <w:left w:val="none" w:sz="0" w:space="0" w:color="auto"/>
        <w:bottom w:val="none" w:sz="0" w:space="0" w:color="auto"/>
        <w:right w:val="none" w:sz="0" w:space="0" w:color="auto"/>
      </w:divBdr>
    </w:div>
    <w:div w:id="170264581">
      <w:bodyDiv w:val="1"/>
      <w:marLeft w:val="0"/>
      <w:marRight w:val="0"/>
      <w:marTop w:val="0"/>
      <w:marBottom w:val="0"/>
      <w:divBdr>
        <w:top w:val="none" w:sz="0" w:space="0" w:color="auto"/>
        <w:left w:val="none" w:sz="0" w:space="0" w:color="auto"/>
        <w:bottom w:val="none" w:sz="0" w:space="0" w:color="auto"/>
        <w:right w:val="none" w:sz="0" w:space="0" w:color="auto"/>
      </w:divBdr>
    </w:div>
    <w:div w:id="170268265">
      <w:bodyDiv w:val="1"/>
      <w:marLeft w:val="0"/>
      <w:marRight w:val="0"/>
      <w:marTop w:val="0"/>
      <w:marBottom w:val="0"/>
      <w:divBdr>
        <w:top w:val="none" w:sz="0" w:space="0" w:color="auto"/>
        <w:left w:val="none" w:sz="0" w:space="0" w:color="auto"/>
        <w:bottom w:val="none" w:sz="0" w:space="0" w:color="auto"/>
        <w:right w:val="none" w:sz="0" w:space="0" w:color="auto"/>
      </w:divBdr>
    </w:div>
    <w:div w:id="170531683">
      <w:bodyDiv w:val="1"/>
      <w:marLeft w:val="0"/>
      <w:marRight w:val="0"/>
      <w:marTop w:val="0"/>
      <w:marBottom w:val="0"/>
      <w:divBdr>
        <w:top w:val="none" w:sz="0" w:space="0" w:color="auto"/>
        <w:left w:val="none" w:sz="0" w:space="0" w:color="auto"/>
        <w:bottom w:val="none" w:sz="0" w:space="0" w:color="auto"/>
        <w:right w:val="none" w:sz="0" w:space="0" w:color="auto"/>
      </w:divBdr>
    </w:div>
    <w:div w:id="171262857">
      <w:bodyDiv w:val="1"/>
      <w:marLeft w:val="0"/>
      <w:marRight w:val="0"/>
      <w:marTop w:val="0"/>
      <w:marBottom w:val="0"/>
      <w:divBdr>
        <w:top w:val="none" w:sz="0" w:space="0" w:color="auto"/>
        <w:left w:val="none" w:sz="0" w:space="0" w:color="auto"/>
        <w:bottom w:val="none" w:sz="0" w:space="0" w:color="auto"/>
        <w:right w:val="none" w:sz="0" w:space="0" w:color="auto"/>
      </w:divBdr>
    </w:div>
    <w:div w:id="171334989">
      <w:bodyDiv w:val="1"/>
      <w:marLeft w:val="0"/>
      <w:marRight w:val="0"/>
      <w:marTop w:val="0"/>
      <w:marBottom w:val="0"/>
      <w:divBdr>
        <w:top w:val="none" w:sz="0" w:space="0" w:color="auto"/>
        <w:left w:val="none" w:sz="0" w:space="0" w:color="auto"/>
        <w:bottom w:val="none" w:sz="0" w:space="0" w:color="auto"/>
        <w:right w:val="none" w:sz="0" w:space="0" w:color="auto"/>
      </w:divBdr>
    </w:div>
    <w:div w:id="172650524">
      <w:bodyDiv w:val="1"/>
      <w:marLeft w:val="0"/>
      <w:marRight w:val="0"/>
      <w:marTop w:val="0"/>
      <w:marBottom w:val="0"/>
      <w:divBdr>
        <w:top w:val="none" w:sz="0" w:space="0" w:color="auto"/>
        <w:left w:val="none" w:sz="0" w:space="0" w:color="auto"/>
        <w:bottom w:val="none" w:sz="0" w:space="0" w:color="auto"/>
        <w:right w:val="none" w:sz="0" w:space="0" w:color="auto"/>
      </w:divBdr>
    </w:div>
    <w:div w:id="173035732">
      <w:bodyDiv w:val="1"/>
      <w:marLeft w:val="0"/>
      <w:marRight w:val="0"/>
      <w:marTop w:val="0"/>
      <w:marBottom w:val="0"/>
      <w:divBdr>
        <w:top w:val="none" w:sz="0" w:space="0" w:color="auto"/>
        <w:left w:val="none" w:sz="0" w:space="0" w:color="auto"/>
        <w:bottom w:val="none" w:sz="0" w:space="0" w:color="auto"/>
        <w:right w:val="none" w:sz="0" w:space="0" w:color="auto"/>
      </w:divBdr>
    </w:div>
    <w:div w:id="173036471">
      <w:bodyDiv w:val="1"/>
      <w:marLeft w:val="0"/>
      <w:marRight w:val="0"/>
      <w:marTop w:val="0"/>
      <w:marBottom w:val="0"/>
      <w:divBdr>
        <w:top w:val="none" w:sz="0" w:space="0" w:color="auto"/>
        <w:left w:val="none" w:sz="0" w:space="0" w:color="auto"/>
        <w:bottom w:val="none" w:sz="0" w:space="0" w:color="auto"/>
        <w:right w:val="none" w:sz="0" w:space="0" w:color="auto"/>
      </w:divBdr>
    </w:div>
    <w:div w:id="173616369">
      <w:bodyDiv w:val="1"/>
      <w:marLeft w:val="0"/>
      <w:marRight w:val="0"/>
      <w:marTop w:val="0"/>
      <w:marBottom w:val="0"/>
      <w:divBdr>
        <w:top w:val="none" w:sz="0" w:space="0" w:color="auto"/>
        <w:left w:val="none" w:sz="0" w:space="0" w:color="auto"/>
        <w:bottom w:val="none" w:sz="0" w:space="0" w:color="auto"/>
        <w:right w:val="none" w:sz="0" w:space="0" w:color="auto"/>
      </w:divBdr>
    </w:div>
    <w:div w:id="174266664">
      <w:bodyDiv w:val="1"/>
      <w:marLeft w:val="0"/>
      <w:marRight w:val="0"/>
      <w:marTop w:val="0"/>
      <w:marBottom w:val="0"/>
      <w:divBdr>
        <w:top w:val="none" w:sz="0" w:space="0" w:color="auto"/>
        <w:left w:val="none" w:sz="0" w:space="0" w:color="auto"/>
        <w:bottom w:val="none" w:sz="0" w:space="0" w:color="auto"/>
        <w:right w:val="none" w:sz="0" w:space="0" w:color="auto"/>
      </w:divBdr>
    </w:div>
    <w:div w:id="174659813">
      <w:bodyDiv w:val="1"/>
      <w:marLeft w:val="0"/>
      <w:marRight w:val="0"/>
      <w:marTop w:val="0"/>
      <w:marBottom w:val="0"/>
      <w:divBdr>
        <w:top w:val="none" w:sz="0" w:space="0" w:color="auto"/>
        <w:left w:val="none" w:sz="0" w:space="0" w:color="auto"/>
        <w:bottom w:val="none" w:sz="0" w:space="0" w:color="auto"/>
        <w:right w:val="none" w:sz="0" w:space="0" w:color="auto"/>
      </w:divBdr>
    </w:div>
    <w:div w:id="175005923">
      <w:bodyDiv w:val="1"/>
      <w:marLeft w:val="0"/>
      <w:marRight w:val="0"/>
      <w:marTop w:val="0"/>
      <w:marBottom w:val="0"/>
      <w:divBdr>
        <w:top w:val="none" w:sz="0" w:space="0" w:color="auto"/>
        <w:left w:val="none" w:sz="0" w:space="0" w:color="auto"/>
        <w:bottom w:val="none" w:sz="0" w:space="0" w:color="auto"/>
        <w:right w:val="none" w:sz="0" w:space="0" w:color="auto"/>
      </w:divBdr>
    </w:div>
    <w:div w:id="175191436">
      <w:bodyDiv w:val="1"/>
      <w:marLeft w:val="0"/>
      <w:marRight w:val="0"/>
      <w:marTop w:val="0"/>
      <w:marBottom w:val="0"/>
      <w:divBdr>
        <w:top w:val="none" w:sz="0" w:space="0" w:color="auto"/>
        <w:left w:val="none" w:sz="0" w:space="0" w:color="auto"/>
        <w:bottom w:val="none" w:sz="0" w:space="0" w:color="auto"/>
        <w:right w:val="none" w:sz="0" w:space="0" w:color="auto"/>
      </w:divBdr>
    </w:div>
    <w:div w:id="175964282">
      <w:bodyDiv w:val="1"/>
      <w:marLeft w:val="0"/>
      <w:marRight w:val="0"/>
      <w:marTop w:val="0"/>
      <w:marBottom w:val="0"/>
      <w:divBdr>
        <w:top w:val="none" w:sz="0" w:space="0" w:color="auto"/>
        <w:left w:val="none" w:sz="0" w:space="0" w:color="auto"/>
        <w:bottom w:val="none" w:sz="0" w:space="0" w:color="auto"/>
        <w:right w:val="none" w:sz="0" w:space="0" w:color="auto"/>
      </w:divBdr>
    </w:div>
    <w:div w:id="176315264">
      <w:bodyDiv w:val="1"/>
      <w:marLeft w:val="0"/>
      <w:marRight w:val="0"/>
      <w:marTop w:val="0"/>
      <w:marBottom w:val="0"/>
      <w:divBdr>
        <w:top w:val="none" w:sz="0" w:space="0" w:color="auto"/>
        <w:left w:val="none" w:sz="0" w:space="0" w:color="auto"/>
        <w:bottom w:val="none" w:sz="0" w:space="0" w:color="auto"/>
        <w:right w:val="none" w:sz="0" w:space="0" w:color="auto"/>
      </w:divBdr>
    </w:div>
    <w:div w:id="176694571">
      <w:bodyDiv w:val="1"/>
      <w:marLeft w:val="0"/>
      <w:marRight w:val="0"/>
      <w:marTop w:val="0"/>
      <w:marBottom w:val="0"/>
      <w:divBdr>
        <w:top w:val="none" w:sz="0" w:space="0" w:color="auto"/>
        <w:left w:val="none" w:sz="0" w:space="0" w:color="auto"/>
        <w:bottom w:val="none" w:sz="0" w:space="0" w:color="auto"/>
        <w:right w:val="none" w:sz="0" w:space="0" w:color="auto"/>
      </w:divBdr>
    </w:div>
    <w:div w:id="176697515">
      <w:bodyDiv w:val="1"/>
      <w:marLeft w:val="0"/>
      <w:marRight w:val="0"/>
      <w:marTop w:val="0"/>
      <w:marBottom w:val="0"/>
      <w:divBdr>
        <w:top w:val="none" w:sz="0" w:space="0" w:color="auto"/>
        <w:left w:val="none" w:sz="0" w:space="0" w:color="auto"/>
        <w:bottom w:val="none" w:sz="0" w:space="0" w:color="auto"/>
        <w:right w:val="none" w:sz="0" w:space="0" w:color="auto"/>
      </w:divBdr>
    </w:div>
    <w:div w:id="177278866">
      <w:bodyDiv w:val="1"/>
      <w:marLeft w:val="0"/>
      <w:marRight w:val="0"/>
      <w:marTop w:val="0"/>
      <w:marBottom w:val="0"/>
      <w:divBdr>
        <w:top w:val="none" w:sz="0" w:space="0" w:color="auto"/>
        <w:left w:val="none" w:sz="0" w:space="0" w:color="auto"/>
        <w:bottom w:val="none" w:sz="0" w:space="0" w:color="auto"/>
        <w:right w:val="none" w:sz="0" w:space="0" w:color="auto"/>
      </w:divBdr>
    </w:div>
    <w:div w:id="178280026">
      <w:bodyDiv w:val="1"/>
      <w:marLeft w:val="0"/>
      <w:marRight w:val="0"/>
      <w:marTop w:val="0"/>
      <w:marBottom w:val="0"/>
      <w:divBdr>
        <w:top w:val="none" w:sz="0" w:space="0" w:color="auto"/>
        <w:left w:val="none" w:sz="0" w:space="0" w:color="auto"/>
        <w:bottom w:val="none" w:sz="0" w:space="0" w:color="auto"/>
        <w:right w:val="none" w:sz="0" w:space="0" w:color="auto"/>
      </w:divBdr>
    </w:div>
    <w:div w:id="178399559">
      <w:bodyDiv w:val="1"/>
      <w:marLeft w:val="0"/>
      <w:marRight w:val="0"/>
      <w:marTop w:val="0"/>
      <w:marBottom w:val="0"/>
      <w:divBdr>
        <w:top w:val="none" w:sz="0" w:space="0" w:color="auto"/>
        <w:left w:val="none" w:sz="0" w:space="0" w:color="auto"/>
        <w:bottom w:val="none" w:sz="0" w:space="0" w:color="auto"/>
        <w:right w:val="none" w:sz="0" w:space="0" w:color="auto"/>
      </w:divBdr>
    </w:div>
    <w:div w:id="178854784">
      <w:bodyDiv w:val="1"/>
      <w:marLeft w:val="0"/>
      <w:marRight w:val="0"/>
      <w:marTop w:val="0"/>
      <w:marBottom w:val="0"/>
      <w:divBdr>
        <w:top w:val="none" w:sz="0" w:space="0" w:color="auto"/>
        <w:left w:val="none" w:sz="0" w:space="0" w:color="auto"/>
        <w:bottom w:val="none" w:sz="0" w:space="0" w:color="auto"/>
        <w:right w:val="none" w:sz="0" w:space="0" w:color="auto"/>
      </w:divBdr>
    </w:div>
    <w:div w:id="179971088">
      <w:bodyDiv w:val="1"/>
      <w:marLeft w:val="0"/>
      <w:marRight w:val="0"/>
      <w:marTop w:val="0"/>
      <w:marBottom w:val="0"/>
      <w:divBdr>
        <w:top w:val="none" w:sz="0" w:space="0" w:color="auto"/>
        <w:left w:val="none" w:sz="0" w:space="0" w:color="auto"/>
        <w:bottom w:val="none" w:sz="0" w:space="0" w:color="auto"/>
        <w:right w:val="none" w:sz="0" w:space="0" w:color="auto"/>
      </w:divBdr>
    </w:div>
    <w:div w:id="179977306">
      <w:bodyDiv w:val="1"/>
      <w:marLeft w:val="0"/>
      <w:marRight w:val="0"/>
      <w:marTop w:val="0"/>
      <w:marBottom w:val="0"/>
      <w:divBdr>
        <w:top w:val="none" w:sz="0" w:space="0" w:color="auto"/>
        <w:left w:val="none" w:sz="0" w:space="0" w:color="auto"/>
        <w:bottom w:val="none" w:sz="0" w:space="0" w:color="auto"/>
        <w:right w:val="none" w:sz="0" w:space="0" w:color="auto"/>
      </w:divBdr>
    </w:div>
    <w:div w:id="181940497">
      <w:bodyDiv w:val="1"/>
      <w:marLeft w:val="0"/>
      <w:marRight w:val="0"/>
      <w:marTop w:val="0"/>
      <w:marBottom w:val="0"/>
      <w:divBdr>
        <w:top w:val="none" w:sz="0" w:space="0" w:color="auto"/>
        <w:left w:val="none" w:sz="0" w:space="0" w:color="auto"/>
        <w:bottom w:val="none" w:sz="0" w:space="0" w:color="auto"/>
        <w:right w:val="none" w:sz="0" w:space="0" w:color="auto"/>
      </w:divBdr>
    </w:div>
    <w:div w:id="182595173">
      <w:bodyDiv w:val="1"/>
      <w:marLeft w:val="0"/>
      <w:marRight w:val="0"/>
      <w:marTop w:val="0"/>
      <w:marBottom w:val="0"/>
      <w:divBdr>
        <w:top w:val="none" w:sz="0" w:space="0" w:color="auto"/>
        <w:left w:val="none" w:sz="0" w:space="0" w:color="auto"/>
        <w:bottom w:val="none" w:sz="0" w:space="0" w:color="auto"/>
        <w:right w:val="none" w:sz="0" w:space="0" w:color="auto"/>
      </w:divBdr>
    </w:div>
    <w:div w:id="182600572">
      <w:bodyDiv w:val="1"/>
      <w:marLeft w:val="0"/>
      <w:marRight w:val="0"/>
      <w:marTop w:val="0"/>
      <w:marBottom w:val="0"/>
      <w:divBdr>
        <w:top w:val="none" w:sz="0" w:space="0" w:color="auto"/>
        <w:left w:val="none" w:sz="0" w:space="0" w:color="auto"/>
        <w:bottom w:val="none" w:sz="0" w:space="0" w:color="auto"/>
        <w:right w:val="none" w:sz="0" w:space="0" w:color="auto"/>
      </w:divBdr>
    </w:div>
    <w:div w:id="182978412">
      <w:bodyDiv w:val="1"/>
      <w:marLeft w:val="0"/>
      <w:marRight w:val="0"/>
      <w:marTop w:val="0"/>
      <w:marBottom w:val="0"/>
      <w:divBdr>
        <w:top w:val="none" w:sz="0" w:space="0" w:color="auto"/>
        <w:left w:val="none" w:sz="0" w:space="0" w:color="auto"/>
        <w:bottom w:val="none" w:sz="0" w:space="0" w:color="auto"/>
        <w:right w:val="none" w:sz="0" w:space="0" w:color="auto"/>
      </w:divBdr>
    </w:div>
    <w:div w:id="183449286">
      <w:bodyDiv w:val="1"/>
      <w:marLeft w:val="0"/>
      <w:marRight w:val="0"/>
      <w:marTop w:val="0"/>
      <w:marBottom w:val="0"/>
      <w:divBdr>
        <w:top w:val="none" w:sz="0" w:space="0" w:color="auto"/>
        <w:left w:val="none" w:sz="0" w:space="0" w:color="auto"/>
        <w:bottom w:val="none" w:sz="0" w:space="0" w:color="auto"/>
        <w:right w:val="none" w:sz="0" w:space="0" w:color="auto"/>
      </w:divBdr>
    </w:div>
    <w:div w:id="184364769">
      <w:bodyDiv w:val="1"/>
      <w:marLeft w:val="0"/>
      <w:marRight w:val="0"/>
      <w:marTop w:val="0"/>
      <w:marBottom w:val="0"/>
      <w:divBdr>
        <w:top w:val="none" w:sz="0" w:space="0" w:color="auto"/>
        <w:left w:val="none" w:sz="0" w:space="0" w:color="auto"/>
        <w:bottom w:val="none" w:sz="0" w:space="0" w:color="auto"/>
        <w:right w:val="none" w:sz="0" w:space="0" w:color="auto"/>
      </w:divBdr>
    </w:div>
    <w:div w:id="184877650">
      <w:bodyDiv w:val="1"/>
      <w:marLeft w:val="0"/>
      <w:marRight w:val="0"/>
      <w:marTop w:val="0"/>
      <w:marBottom w:val="0"/>
      <w:divBdr>
        <w:top w:val="none" w:sz="0" w:space="0" w:color="auto"/>
        <w:left w:val="none" w:sz="0" w:space="0" w:color="auto"/>
        <w:bottom w:val="none" w:sz="0" w:space="0" w:color="auto"/>
        <w:right w:val="none" w:sz="0" w:space="0" w:color="auto"/>
      </w:divBdr>
    </w:div>
    <w:div w:id="186723420">
      <w:bodyDiv w:val="1"/>
      <w:marLeft w:val="0"/>
      <w:marRight w:val="0"/>
      <w:marTop w:val="0"/>
      <w:marBottom w:val="0"/>
      <w:divBdr>
        <w:top w:val="none" w:sz="0" w:space="0" w:color="auto"/>
        <w:left w:val="none" w:sz="0" w:space="0" w:color="auto"/>
        <w:bottom w:val="none" w:sz="0" w:space="0" w:color="auto"/>
        <w:right w:val="none" w:sz="0" w:space="0" w:color="auto"/>
      </w:divBdr>
    </w:div>
    <w:div w:id="187566243">
      <w:bodyDiv w:val="1"/>
      <w:marLeft w:val="0"/>
      <w:marRight w:val="0"/>
      <w:marTop w:val="0"/>
      <w:marBottom w:val="0"/>
      <w:divBdr>
        <w:top w:val="none" w:sz="0" w:space="0" w:color="auto"/>
        <w:left w:val="none" w:sz="0" w:space="0" w:color="auto"/>
        <w:bottom w:val="none" w:sz="0" w:space="0" w:color="auto"/>
        <w:right w:val="none" w:sz="0" w:space="0" w:color="auto"/>
      </w:divBdr>
    </w:div>
    <w:div w:id="187766574">
      <w:bodyDiv w:val="1"/>
      <w:marLeft w:val="0"/>
      <w:marRight w:val="0"/>
      <w:marTop w:val="0"/>
      <w:marBottom w:val="0"/>
      <w:divBdr>
        <w:top w:val="none" w:sz="0" w:space="0" w:color="auto"/>
        <w:left w:val="none" w:sz="0" w:space="0" w:color="auto"/>
        <w:bottom w:val="none" w:sz="0" w:space="0" w:color="auto"/>
        <w:right w:val="none" w:sz="0" w:space="0" w:color="auto"/>
      </w:divBdr>
    </w:div>
    <w:div w:id="187835575">
      <w:bodyDiv w:val="1"/>
      <w:marLeft w:val="0"/>
      <w:marRight w:val="0"/>
      <w:marTop w:val="0"/>
      <w:marBottom w:val="0"/>
      <w:divBdr>
        <w:top w:val="none" w:sz="0" w:space="0" w:color="auto"/>
        <w:left w:val="none" w:sz="0" w:space="0" w:color="auto"/>
        <w:bottom w:val="none" w:sz="0" w:space="0" w:color="auto"/>
        <w:right w:val="none" w:sz="0" w:space="0" w:color="auto"/>
      </w:divBdr>
    </w:div>
    <w:div w:id="188221454">
      <w:bodyDiv w:val="1"/>
      <w:marLeft w:val="0"/>
      <w:marRight w:val="0"/>
      <w:marTop w:val="0"/>
      <w:marBottom w:val="0"/>
      <w:divBdr>
        <w:top w:val="none" w:sz="0" w:space="0" w:color="auto"/>
        <w:left w:val="none" w:sz="0" w:space="0" w:color="auto"/>
        <w:bottom w:val="none" w:sz="0" w:space="0" w:color="auto"/>
        <w:right w:val="none" w:sz="0" w:space="0" w:color="auto"/>
      </w:divBdr>
    </w:div>
    <w:div w:id="188297991">
      <w:bodyDiv w:val="1"/>
      <w:marLeft w:val="0"/>
      <w:marRight w:val="0"/>
      <w:marTop w:val="0"/>
      <w:marBottom w:val="0"/>
      <w:divBdr>
        <w:top w:val="none" w:sz="0" w:space="0" w:color="auto"/>
        <w:left w:val="none" w:sz="0" w:space="0" w:color="auto"/>
        <w:bottom w:val="none" w:sz="0" w:space="0" w:color="auto"/>
        <w:right w:val="none" w:sz="0" w:space="0" w:color="auto"/>
      </w:divBdr>
    </w:div>
    <w:div w:id="189538323">
      <w:bodyDiv w:val="1"/>
      <w:marLeft w:val="0"/>
      <w:marRight w:val="0"/>
      <w:marTop w:val="0"/>
      <w:marBottom w:val="0"/>
      <w:divBdr>
        <w:top w:val="none" w:sz="0" w:space="0" w:color="auto"/>
        <w:left w:val="none" w:sz="0" w:space="0" w:color="auto"/>
        <w:bottom w:val="none" w:sz="0" w:space="0" w:color="auto"/>
        <w:right w:val="none" w:sz="0" w:space="0" w:color="auto"/>
      </w:divBdr>
    </w:div>
    <w:div w:id="189687975">
      <w:bodyDiv w:val="1"/>
      <w:marLeft w:val="0"/>
      <w:marRight w:val="0"/>
      <w:marTop w:val="0"/>
      <w:marBottom w:val="0"/>
      <w:divBdr>
        <w:top w:val="none" w:sz="0" w:space="0" w:color="auto"/>
        <w:left w:val="none" w:sz="0" w:space="0" w:color="auto"/>
        <w:bottom w:val="none" w:sz="0" w:space="0" w:color="auto"/>
        <w:right w:val="none" w:sz="0" w:space="0" w:color="auto"/>
      </w:divBdr>
    </w:div>
    <w:div w:id="189992368">
      <w:bodyDiv w:val="1"/>
      <w:marLeft w:val="0"/>
      <w:marRight w:val="0"/>
      <w:marTop w:val="0"/>
      <w:marBottom w:val="0"/>
      <w:divBdr>
        <w:top w:val="none" w:sz="0" w:space="0" w:color="auto"/>
        <w:left w:val="none" w:sz="0" w:space="0" w:color="auto"/>
        <w:bottom w:val="none" w:sz="0" w:space="0" w:color="auto"/>
        <w:right w:val="none" w:sz="0" w:space="0" w:color="auto"/>
      </w:divBdr>
    </w:div>
    <w:div w:id="190120061">
      <w:bodyDiv w:val="1"/>
      <w:marLeft w:val="0"/>
      <w:marRight w:val="0"/>
      <w:marTop w:val="0"/>
      <w:marBottom w:val="0"/>
      <w:divBdr>
        <w:top w:val="none" w:sz="0" w:space="0" w:color="auto"/>
        <w:left w:val="none" w:sz="0" w:space="0" w:color="auto"/>
        <w:bottom w:val="none" w:sz="0" w:space="0" w:color="auto"/>
        <w:right w:val="none" w:sz="0" w:space="0" w:color="auto"/>
      </w:divBdr>
    </w:div>
    <w:div w:id="190188540">
      <w:bodyDiv w:val="1"/>
      <w:marLeft w:val="0"/>
      <w:marRight w:val="0"/>
      <w:marTop w:val="0"/>
      <w:marBottom w:val="0"/>
      <w:divBdr>
        <w:top w:val="none" w:sz="0" w:space="0" w:color="auto"/>
        <w:left w:val="none" w:sz="0" w:space="0" w:color="auto"/>
        <w:bottom w:val="none" w:sz="0" w:space="0" w:color="auto"/>
        <w:right w:val="none" w:sz="0" w:space="0" w:color="auto"/>
      </w:divBdr>
    </w:div>
    <w:div w:id="190195145">
      <w:bodyDiv w:val="1"/>
      <w:marLeft w:val="0"/>
      <w:marRight w:val="0"/>
      <w:marTop w:val="0"/>
      <w:marBottom w:val="0"/>
      <w:divBdr>
        <w:top w:val="none" w:sz="0" w:space="0" w:color="auto"/>
        <w:left w:val="none" w:sz="0" w:space="0" w:color="auto"/>
        <w:bottom w:val="none" w:sz="0" w:space="0" w:color="auto"/>
        <w:right w:val="none" w:sz="0" w:space="0" w:color="auto"/>
      </w:divBdr>
    </w:div>
    <w:div w:id="190337255">
      <w:bodyDiv w:val="1"/>
      <w:marLeft w:val="0"/>
      <w:marRight w:val="0"/>
      <w:marTop w:val="0"/>
      <w:marBottom w:val="0"/>
      <w:divBdr>
        <w:top w:val="none" w:sz="0" w:space="0" w:color="auto"/>
        <w:left w:val="none" w:sz="0" w:space="0" w:color="auto"/>
        <w:bottom w:val="none" w:sz="0" w:space="0" w:color="auto"/>
        <w:right w:val="none" w:sz="0" w:space="0" w:color="auto"/>
      </w:divBdr>
    </w:div>
    <w:div w:id="190647910">
      <w:bodyDiv w:val="1"/>
      <w:marLeft w:val="0"/>
      <w:marRight w:val="0"/>
      <w:marTop w:val="0"/>
      <w:marBottom w:val="0"/>
      <w:divBdr>
        <w:top w:val="none" w:sz="0" w:space="0" w:color="auto"/>
        <w:left w:val="none" w:sz="0" w:space="0" w:color="auto"/>
        <w:bottom w:val="none" w:sz="0" w:space="0" w:color="auto"/>
        <w:right w:val="none" w:sz="0" w:space="0" w:color="auto"/>
      </w:divBdr>
    </w:div>
    <w:div w:id="190730525">
      <w:bodyDiv w:val="1"/>
      <w:marLeft w:val="0"/>
      <w:marRight w:val="0"/>
      <w:marTop w:val="0"/>
      <w:marBottom w:val="0"/>
      <w:divBdr>
        <w:top w:val="none" w:sz="0" w:space="0" w:color="auto"/>
        <w:left w:val="none" w:sz="0" w:space="0" w:color="auto"/>
        <w:bottom w:val="none" w:sz="0" w:space="0" w:color="auto"/>
        <w:right w:val="none" w:sz="0" w:space="0" w:color="auto"/>
      </w:divBdr>
    </w:div>
    <w:div w:id="191310824">
      <w:bodyDiv w:val="1"/>
      <w:marLeft w:val="0"/>
      <w:marRight w:val="0"/>
      <w:marTop w:val="0"/>
      <w:marBottom w:val="0"/>
      <w:divBdr>
        <w:top w:val="none" w:sz="0" w:space="0" w:color="auto"/>
        <w:left w:val="none" w:sz="0" w:space="0" w:color="auto"/>
        <w:bottom w:val="none" w:sz="0" w:space="0" w:color="auto"/>
        <w:right w:val="none" w:sz="0" w:space="0" w:color="auto"/>
      </w:divBdr>
    </w:div>
    <w:div w:id="191962157">
      <w:bodyDiv w:val="1"/>
      <w:marLeft w:val="0"/>
      <w:marRight w:val="0"/>
      <w:marTop w:val="0"/>
      <w:marBottom w:val="0"/>
      <w:divBdr>
        <w:top w:val="none" w:sz="0" w:space="0" w:color="auto"/>
        <w:left w:val="none" w:sz="0" w:space="0" w:color="auto"/>
        <w:bottom w:val="none" w:sz="0" w:space="0" w:color="auto"/>
        <w:right w:val="none" w:sz="0" w:space="0" w:color="auto"/>
      </w:divBdr>
    </w:div>
    <w:div w:id="192501496">
      <w:bodyDiv w:val="1"/>
      <w:marLeft w:val="0"/>
      <w:marRight w:val="0"/>
      <w:marTop w:val="0"/>
      <w:marBottom w:val="0"/>
      <w:divBdr>
        <w:top w:val="none" w:sz="0" w:space="0" w:color="auto"/>
        <w:left w:val="none" w:sz="0" w:space="0" w:color="auto"/>
        <w:bottom w:val="none" w:sz="0" w:space="0" w:color="auto"/>
        <w:right w:val="none" w:sz="0" w:space="0" w:color="auto"/>
      </w:divBdr>
    </w:div>
    <w:div w:id="192505098">
      <w:bodyDiv w:val="1"/>
      <w:marLeft w:val="0"/>
      <w:marRight w:val="0"/>
      <w:marTop w:val="0"/>
      <w:marBottom w:val="0"/>
      <w:divBdr>
        <w:top w:val="none" w:sz="0" w:space="0" w:color="auto"/>
        <w:left w:val="none" w:sz="0" w:space="0" w:color="auto"/>
        <w:bottom w:val="none" w:sz="0" w:space="0" w:color="auto"/>
        <w:right w:val="none" w:sz="0" w:space="0" w:color="auto"/>
      </w:divBdr>
    </w:div>
    <w:div w:id="192571737">
      <w:bodyDiv w:val="1"/>
      <w:marLeft w:val="0"/>
      <w:marRight w:val="0"/>
      <w:marTop w:val="0"/>
      <w:marBottom w:val="0"/>
      <w:divBdr>
        <w:top w:val="none" w:sz="0" w:space="0" w:color="auto"/>
        <w:left w:val="none" w:sz="0" w:space="0" w:color="auto"/>
        <w:bottom w:val="none" w:sz="0" w:space="0" w:color="auto"/>
        <w:right w:val="none" w:sz="0" w:space="0" w:color="auto"/>
      </w:divBdr>
    </w:div>
    <w:div w:id="193463704">
      <w:bodyDiv w:val="1"/>
      <w:marLeft w:val="0"/>
      <w:marRight w:val="0"/>
      <w:marTop w:val="0"/>
      <w:marBottom w:val="0"/>
      <w:divBdr>
        <w:top w:val="none" w:sz="0" w:space="0" w:color="auto"/>
        <w:left w:val="none" w:sz="0" w:space="0" w:color="auto"/>
        <w:bottom w:val="none" w:sz="0" w:space="0" w:color="auto"/>
        <w:right w:val="none" w:sz="0" w:space="0" w:color="auto"/>
      </w:divBdr>
    </w:div>
    <w:div w:id="193738452">
      <w:bodyDiv w:val="1"/>
      <w:marLeft w:val="0"/>
      <w:marRight w:val="0"/>
      <w:marTop w:val="0"/>
      <w:marBottom w:val="0"/>
      <w:divBdr>
        <w:top w:val="none" w:sz="0" w:space="0" w:color="auto"/>
        <w:left w:val="none" w:sz="0" w:space="0" w:color="auto"/>
        <w:bottom w:val="none" w:sz="0" w:space="0" w:color="auto"/>
        <w:right w:val="none" w:sz="0" w:space="0" w:color="auto"/>
      </w:divBdr>
    </w:div>
    <w:div w:id="193999886">
      <w:bodyDiv w:val="1"/>
      <w:marLeft w:val="0"/>
      <w:marRight w:val="0"/>
      <w:marTop w:val="0"/>
      <w:marBottom w:val="0"/>
      <w:divBdr>
        <w:top w:val="none" w:sz="0" w:space="0" w:color="auto"/>
        <w:left w:val="none" w:sz="0" w:space="0" w:color="auto"/>
        <w:bottom w:val="none" w:sz="0" w:space="0" w:color="auto"/>
        <w:right w:val="none" w:sz="0" w:space="0" w:color="auto"/>
      </w:divBdr>
    </w:div>
    <w:div w:id="194924627">
      <w:bodyDiv w:val="1"/>
      <w:marLeft w:val="0"/>
      <w:marRight w:val="0"/>
      <w:marTop w:val="0"/>
      <w:marBottom w:val="0"/>
      <w:divBdr>
        <w:top w:val="none" w:sz="0" w:space="0" w:color="auto"/>
        <w:left w:val="none" w:sz="0" w:space="0" w:color="auto"/>
        <w:bottom w:val="none" w:sz="0" w:space="0" w:color="auto"/>
        <w:right w:val="none" w:sz="0" w:space="0" w:color="auto"/>
      </w:divBdr>
    </w:div>
    <w:div w:id="195241952">
      <w:bodyDiv w:val="1"/>
      <w:marLeft w:val="0"/>
      <w:marRight w:val="0"/>
      <w:marTop w:val="0"/>
      <w:marBottom w:val="0"/>
      <w:divBdr>
        <w:top w:val="none" w:sz="0" w:space="0" w:color="auto"/>
        <w:left w:val="none" w:sz="0" w:space="0" w:color="auto"/>
        <w:bottom w:val="none" w:sz="0" w:space="0" w:color="auto"/>
        <w:right w:val="none" w:sz="0" w:space="0" w:color="auto"/>
      </w:divBdr>
    </w:div>
    <w:div w:id="196162548">
      <w:bodyDiv w:val="1"/>
      <w:marLeft w:val="0"/>
      <w:marRight w:val="0"/>
      <w:marTop w:val="0"/>
      <w:marBottom w:val="0"/>
      <w:divBdr>
        <w:top w:val="none" w:sz="0" w:space="0" w:color="auto"/>
        <w:left w:val="none" w:sz="0" w:space="0" w:color="auto"/>
        <w:bottom w:val="none" w:sz="0" w:space="0" w:color="auto"/>
        <w:right w:val="none" w:sz="0" w:space="0" w:color="auto"/>
      </w:divBdr>
    </w:div>
    <w:div w:id="196742469">
      <w:bodyDiv w:val="1"/>
      <w:marLeft w:val="0"/>
      <w:marRight w:val="0"/>
      <w:marTop w:val="0"/>
      <w:marBottom w:val="0"/>
      <w:divBdr>
        <w:top w:val="none" w:sz="0" w:space="0" w:color="auto"/>
        <w:left w:val="none" w:sz="0" w:space="0" w:color="auto"/>
        <w:bottom w:val="none" w:sz="0" w:space="0" w:color="auto"/>
        <w:right w:val="none" w:sz="0" w:space="0" w:color="auto"/>
      </w:divBdr>
    </w:div>
    <w:div w:id="197163852">
      <w:bodyDiv w:val="1"/>
      <w:marLeft w:val="0"/>
      <w:marRight w:val="0"/>
      <w:marTop w:val="0"/>
      <w:marBottom w:val="0"/>
      <w:divBdr>
        <w:top w:val="none" w:sz="0" w:space="0" w:color="auto"/>
        <w:left w:val="none" w:sz="0" w:space="0" w:color="auto"/>
        <w:bottom w:val="none" w:sz="0" w:space="0" w:color="auto"/>
        <w:right w:val="none" w:sz="0" w:space="0" w:color="auto"/>
      </w:divBdr>
    </w:div>
    <w:div w:id="197284633">
      <w:bodyDiv w:val="1"/>
      <w:marLeft w:val="0"/>
      <w:marRight w:val="0"/>
      <w:marTop w:val="0"/>
      <w:marBottom w:val="0"/>
      <w:divBdr>
        <w:top w:val="none" w:sz="0" w:space="0" w:color="auto"/>
        <w:left w:val="none" w:sz="0" w:space="0" w:color="auto"/>
        <w:bottom w:val="none" w:sz="0" w:space="0" w:color="auto"/>
        <w:right w:val="none" w:sz="0" w:space="0" w:color="auto"/>
      </w:divBdr>
    </w:div>
    <w:div w:id="197863260">
      <w:bodyDiv w:val="1"/>
      <w:marLeft w:val="0"/>
      <w:marRight w:val="0"/>
      <w:marTop w:val="0"/>
      <w:marBottom w:val="0"/>
      <w:divBdr>
        <w:top w:val="none" w:sz="0" w:space="0" w:color="auto"/>
        <w:left w:val="none" w:sz="0" w:space="0" w:color="auto"/>
        <w:bottom w:val="none" w:sz="0" w:space="0" w:color="auto"/>
        <w:right w:val="none" w:sz="0" w:space="0" w:color="auto"/>
      </w:divBdr>
    </w:div>
    <w:div w:id="198864484">
      <w:bodyDiv w:val="1"/>
      <w:marLeft w:val="0"/>
      <w:marRight w:val="0"/>
      <w:marTop w:val="0"/>
      <w:marBottom w:val="0"/>
      <w:divBdr>
        <w:top w:val="none" w:sz="0" w:space="0" w:color="auto"/>
        <w:left w:val="none" w:sz="0" w:space="0" w:color="auto"/>
        <w:bottom w:val="none" w:sz="0" w:space="0" w:color="auto"/>
        <w:right w:val="none" w:sz="0" w:space="0" w:color="auto"/>
      </w:divBdr>
    </w:div>
    <w:div w:id="198903681">
      <w:bodyDiv w:val="1"/>
      <w:marLeft w:val="0"/>
      <w:marRight w:val="0"/>
      <w:marTop w:val="0"/>
      <w:marBottom w:val="0"/>
      <w:divBdr>
        <w:top w:val="none" w:sz="0" w:space="0" w:color="auto"/>
        <w:left w:val="none" w:sz="0" w:space="0" w:color="auto"/>
        <w:bottom w:val="none" w:sz="0" w:space="0" w:color="auto"/>
        <w:right w:val="none" w:sz="0" w:space="0" w:color="auto"/>
      </w:divBdr>
    </w:div>
    <w:div w:id="200630793">
      <w:bodyDiv w:val="1"/>
      <w:marLeft w:val="0"/>
      <w:marRight w:val="0"/>
      <w:marTop w:val="0"/>
      <w:marBottom w:val="0"/>
      <w:divBdr>
        <w:top w:val="none" w:sz="0" w:space="0" w:color="auto"/>
        <w:left w:val="none" w:sz="0" w:space="0" w:color="auto"/>
        <w:bottom w:val="none" w:sz="0" w:space="0" w:color="auto"/>
        <w:right w:val="none" w:sz="0" w:space="0" w:color="auto"/>
      </w:divBdr>
    </w:div>
    <w:div w:id="200900344">
      <w:bodyDiv w:val="1"/>
      <w:marLeft w:val="0"/>
      <w:marRight w:val="0"/>
      <w:marTop w:val="0"/>
      <w:marBottom w:val="0"/>
      <w:divBdr>
        <w:top w:val="none" w:sz="0" w:space="0" w:color="auto"/>
        <w:left w:val="none" w:sz="0" w:space="0" w:color="auto"/>
        <w:bottom w:val="none" w:sz="0" w:space="0" w:color="auto"/>
        <w:right w:val="none" w:sz="0" w:space="0" w:color="auto"/>
      </w:divBdr>
    </w:div>
    <w:div w:id="201139785">
      <w:bodyDiv w:val="1"/>
      <w:marLeft w:val="0"/>
      <w:marRight w:val="0"/>
      <w:marTop w:val="0"/>
      <w:marBottom w:val="0"/>
      <w:divBdr>
        <w:top w:val="none" w:sz="0" w:space="0" w:color="auto"/>
        <w:left w:val="none" w:sz="0" w:space="0" w:color="auto"/>
        <w:bottom w:val="none" w:sz="0" w:space="0" w:color="auto"/>
        <w:right w:val="none" w:sz="0" w:space="0" w:color="auto"/>
      </w:divBdr>
    </w:div>
    <w:div w:id="201596665">
      <w:bodyDiv w:val="1"/>
      <w:marLeft w:val="0"/>
      <w:marRight w:val="0"/>
      <w:marTop w:val="0"/>
      <w:marBottom w:val="0"/>
      <w:divBdr>
        <w:top w:val="none" w:sz="0" w:space="0" w:color="auto"/>
        <w:left w:val="none" w:sz="0" w:space="0" w:color="auto"/>
        <w:bottom w:val="none" w:sz="0" w:space="0" w:color="auto"/>
        <w:right w:val="none" w:sz="0" w:space="0" w:color="auto"/>
      </w:divBdr>
    </w:div>
    <w:div w:id="201749560">
      <w:bodyDiv w:val="1"/>
      <w:marLeft w:val="0"/>
      <w:marRight w:val="0"/>
      <w:marTop w:val="0"/>
      <w:marBottom w:val="0"/>
      <w:divBdr>
        <w:top w:val="none" w:sz="0" w:space="0" w:color="auto"/>
        <w:left w:val="none" w:sz="0" w:space="0" w:color="auto"/>
        <w:bottom w:val="none" w:sz="0" w:space="0" w:color="auto"/>
        <w:right w:val="none" w:sz="0" w:space="0" w:color="auto"/>
      </w:divBdr>
    </w:div>
    <w:div w:id="202328645">
      <w:bodyDiv w:val="1"/>
      <w:marLeft w:val="0"/>
      <w:marRight w:val="0"/>
      <w:marTop w:val="0"/>
      <w:marBottom w:val="0"/>
      <w:divBdr>
        <w:top w:val="none" w:sz="0" w:space="0" w:color="auto"/>
        <w:left w:val="none" w:sz="0" w:space="0" w:color="auto"/>
        <w:bottom w:val="none" w:sz="0" w:space="0" w:color="auto"/>
        <w:right w:val="none" w:sz="0" w:space="0" w:color="auto"/>
      </w:divBdr>
    </w:div>
    <w:div w:id="202332165">
      <w:bodyDiv w:val="1"/>
      <w:marLeft w:val="0"/>
      <w:marRight w:val="0"/>
      <w:marTop w:val="0"/>
      <w:marBottom w:val="0"/>
      <w:divBdr>
        <w:top w:val="none" w:sz="0" w:space="0" w:color="auto"/>
        <w:left w:val="none" w:sz="0" w:space="0" w:color="auto"/>
        <w:bottom w:val="none" w:sz="0" w:space="0" w:color="auto"/>
        <w:right w:val="none" w:sz="0" w:space="0" w:color="auto"/>
      </w:divBdr>
    </w:div>
    <w:div w:id="202714300">
      <w:bodyDiv w:val="1"/>
      <w:marLeft w:val="0"/>
      <w:marRight w:val="0"/>
      <w:marTop w:val="0"/>
      <w:marBottom w:val="0"/>
      <w:divBdr>
        <w:top w:val="none" w:sz="0" w:space="0" w:color="auto"/>
        <w:left w:val="none" w:sz="0" w:space="0" w:color="auto"/>
        <w:bottom w:val="none" w:sz="0" w:space="0" w:color="auto"/>
        <w:right w:val="none" w:sz="0" w:space="0" w:color="auto"/>
      </w:divBdr>
    </w:div>
    <w:div w:id="203062657">
      <w:bodyDiv w:val="1"/>
      <w:marLeft w:val="0"/>
      <w:marRight w:val="0"/>
      <w:marTop w:val="0"/>
      <w:marBottom w:val="0"/>
      <w:divBdr>
        <w:top w:val="none" w:sz="0" w:space="0" w:color="auto"/>
        <w:left w:val="none" w:sz="0" w:space="0" w:color="auto"/>
        <w:bottom w:val="none" w:sz="0" w:space="0" w:color="auto"/>
        <w:right w:val="none" w:sz="0" w:space="0" w:color="auto"/>
      </w:divBdr>
    </w:div>
    <w:div w:id="203254043">
      <w:bodyDiv w:val="1"/>
      <w:marLeft w:val="0"/>
      <w:marRight w:val="0"/>
      <w:marTop w:val="0"/>
      <w:marBottom w:val="0"/>
      <w:divBdr>
        <w:top w:val="none" w:sz="0" w:space="0" w:color="auto"/>
        <w:left w:val="none" w:sz="0" w:space="0" w:color="auto"/>
        <w:bottom w:val="none" w:sz="0" w:space="0" w:color="auto"/>
        <w:right w:val="none" w:sz="0" w:space="0" w:color="auto"/>
      </w:divBdr>
    </w:div>
    <w:div w:id="203637013">
      <w:bodyDiv w:val="1"/>
      <w:marLeft w:val="0"/>
      <w:marRight w:val="0"/>
      <w:marTop w:val="0"/>
      <w:marBottom w:val="0"/>
      <w:divBdr>
        <w:top w:val="none" w:sz="0" w:space="0" w:color="auto"/>
        <w:left w:val="none" w:sz="0" w:space="0" w:color="auto"/>
        <w:bottom w:val="none" w:sz="0" w:space="0" w:color="auto"/>
        <w:right w:val="none" w:sz="0" w:space="0" w:color="auto"/>
      </w:divBdr>
    </w:div>
    <w:div w:id="203979121">
      <w:bodyDiv w:val="1"/>
      <w:marLeft w:val="0"/>
      <w:marRight w:val="0"/>
      <w:marTop w:val="0"/>
      <w:marBottom w:val="0"/>
      <w:divBdr>
        <w:top w:val="none" w:sz="0" w:space="0" w:color="auto"/>
        <w:left w:val="none" w:sz="0" w:space="0" w:color="auto"/>
        <w:bottom w:val="none" w:sz="0" w:space="0" w:color="auto"/>
        <w:right w:val="none" w:sz="0" w:space="0" w:color="auto"/>
      </w:divBdr>
    </w:div>
    <w:div w:id="204224709">
      <w:bodyDiv w:val="1"/>
      <w:marLeft w:val="0"/>
      <w:marRight w:val="0"/>
      <w:marTop w:val="0"/>
      <w:marBottom w:val="0"/>
      <w:divBdr>
        <w:top w:val="none" w:sz="0" w:space="0" w:color="auto"/>
        <w:left w:val="none" w:sz="0" w:space="0" w:color="auto"/>
        <w:bottom w:val="none" w:sz="0" w:space="0" w:color="auto"/>
        <w:right w:val="none" w:sz="0" w:space="0" w:color="auto"/>
      </w:divBdr>
    </w:div>
    <w:div w:id="205945912">
      <w:bodyDiv w:val="1"/>
      <w:marLeft w:val="0"/>
      <w:marRight w:val="0"/>
      <w:marTop w:val="0"/>
      <w:marBottom w:val="0"/>
      <w:divBdr>
        <w:top w:val="none" w:sz="0" w:space="0" w:color="auto"/>
        <w:left w:val="none" w:sz="0" w:space="0" w:color="auto"/>
        <w:bottom w:val="none" w:sz="0" w:space="0" w:color="auto"/>
        <w:right w:val="none" w:sz="0" w:space="0" w:color="auto"/>
      </w:divBdr>
    </w:div>
    <w:div w:id="206189191">
      <w:bodyDiv w:val="1"/>
      <w:marLeft w:val="0"/>
      <w:marRight w:val="0"/>
      <w:marTop w:val="0"/>
      <w:marBottom w:val="0"/>
      <w:divBdr>
        <w:top w:val="none" w:sz="0" w:space="0" w:color="auto"/>
        <w:left w:val="none" w:sz="0" w:space="0" w:color="auto"/>
        <w:bottom w:val="none" w:sz="0" w:space="0" w:color="auto"/>
        <w:right w:val="none" w:sz="0" w:space="0" w:color="auto"/>
      </w:divBdr>
    </w:div>
    <w:div w:id="206839098">
      <w:bodyDiv w:val="1"/>
      <w:marLeft w:val="0"/>
      <w:marRight w:val="0"/>
      <w:marTop w:val="0"/>
      <w:marBottom w:val="0"/>
      <w:divBdr>
        <w:top w:val="none" w:sz="0" w:space="0" w:color="auto"/>
        <w:left w:val="none" w:sz="0" w:space="0" w:color="auto"/>
        <w:bottom w:val="none" w:sz="0" w:space="0" w:color="auto"/>
        <w:right w:val="none" w:sz="0" w:space="0" w:color="auto"/>
      </w:divBdr>
    </w:div>
    <w:div w:id="207038928">
      <w:bodyDiv w:val="1"/>
      <w:marLeft w:val="0"/>
      <w:marRight w:val="0"/>
      <w:marTop w:val="0"/>
      <w:marBottom w:val="0"/>
      <w:divBdr>
        <w:top w:val="none" w:sz="0" w:space="0" w:color="auto"/>
        <w:left w:val="none" w:sz="0" w:space="0" w:color="auto"/>
        <w:bottom w:val="none" w:sz="0" w:space="0" w:color="auto"/>
        <w:right w:val="none" w:sz="0" w:space="0" w:color="auto"/>
      </w:divBdr>
    </w:div>
    <w:div w:id="207423997">
      <w:bodyDiv w:val="1"/>
      <w:marLeft w:val="0"/>
      <w:marRight w:val="0"/>
      <w:marTop w:val="0"/>
      <w:marBottom w:val="0"/>
      <w:divBdr>
        <w:top w:val="none" w:sz="0" w:space="0" w:color="auto"/>
        <w:left w:val="none" w:sz="0" w:space="0" w:color="auto"/>
        <w:bottom w:val="none" w:sz="0" w:space="0" w:color="auto"/>
        <w:right w:val="none" w:sz="0" w:space="0" w:color="auto"/>
      </w:divBdr>
    </w:div>
    <w:div w:id="207453777">
      <w:bodyDiv w:val="1"/>
      <w:marLeft w:val="0"/>
      <w:marRight w:val="0"/>
      <w:marTop w:val="0"/>
      <w:marBottom w:val="0"/>
      <w:divBdr>
        <w:top w:val="none" w:sz="0" w:space="0" w:color="auto"/>
        <w:left w:val="none" w:sz="0" w:space="0" w:color="auto"/>
        <w:bottom w:val="none" w:sz="0" w:space="0" w:color="auto"/>
        <w:right w:val="none" w:sz="0" w:space="0" w:color="auto"/>
      </w:divBdr>
    </w:div>
    <w:div w:id="207644297">
      <w:bodyDiv w:val="1"/>
      <w:marLeft w:val="0"/>
      <w:marRight w:val="0"/>
      <w:marTop w:val="0"/>
      <w:marBottom w:val="0"/>
      <w:divBdr>
        <w:top w:val="none" w:sz="0" w:space="0" w:color="auto"/>
        <w:left w:val="none" w:sz="0" w:space="0" w:color="auto"/>
        <w:bottom w:val="none" w:sz="0" w:space="0" w:color="auto"/>
        <w:right w:val="none" w:sz="0" w:space="0" w:color="auto"/>
      </w:divBdr>
    </w:div>
    <w:div w:id="207837869">
      <w:bodyDiv w:val="1"/>
      <w:marLeft w:val="0"/>
      <w:marRight w:val="0"/>
      <w:marTop w:val="0"/>
      <w:marBottom w:val="0"/>
      <w:divBdr>
        <w:top w:val="none" w:sz="0" w:space="0" w:color="auto"/>
        <w:left w:val="none" w:sz="0" w:space="0" w:color="auto"/>
        <w:bottom w:val="none" w:sz="0" w:space="0" w:color="auto"/>
        <w:right w:val="none" w:sz="0" w:space="0" w:color="auto"/>
      </w:divBdr>
    </w:div>
    <w:div w:id="208225221">
      <w:bodyDiv w:val="1"/>
      <w:marLeft w:val="0"/>
      <w:marRight w:val="0"/>
      <w:marTop w:val="0"/>
      <w:marBottom w:val="0"/>
      <w:divBdr>
        <w:top w:val="none" w:sz="0" w:space="0" w:color="auto"/>
        <w:left w:val="none" w:sz="0" w:space="0" w:color="auto"/>
        <w:bottom w:val="none" w:sz="0" w:space="0" w:color="auto"/>
        <w:right w:val="none" w:sz="0" w:space="0" w:color="auto"/>
      </w:divBdr>
    </w:div>
    <w:div w:id="208298623">
      <w:bodyDiv w:val="1"/>
      <w:marLeft w:val="0"/>
      <w:marRight w:val="0"/>
      <w:marTop w:val="0"/>
      <w:marBottom w:val="0"/>
      <w:divBdr>
        <w:top w:val="none" w:sz="0" w:space="0" w:color="auto"/>
        <w:left w:val="none" w:sz="0" w:space="0" w:color="auto"/>
        <w:bottom w:val="none" w:sz="0" w:space="0" w:color="auto"/>
        <w:right w:val="none" w:sz="0" w:space="0" w:color="auto"/>
      </w:divBdr>
    </w:div>
    <w:div w:id="208535908">
      <w:bodyDiv w:val="1"/>
      <w:marLeft w:val="0"/>
      <w:marRight w:val="0"/>
      <w:marTop w:val="0"/>
      <w:marBottom w:val="0"/>
      <w:divBdr>
        <w:top w:val="none" w:sz="0" w:space="0" w:color="auto"/>
        <w:left w:val="none" w:sz="0" w:space="0" w:color="auto"/>
        <w:bottom w:val="none" w:sz="0" w:space="0" w:color="auto"/>
        <w:right w:val="none" w:sz="0" w:space="0" w:color="auto"/>
      </w:divBdr>
    </w:div>
    <w:div w:id="209264447">
      <w:bodyDiv w:val="1"/>
      <w:marLeft w:val="0"/>
      <w:marRight w:val="0"/>
      <w:marTop w:val="0"/>
      <w:marBottom w:val="0"/>
      <w:divBdr>
        <w:top w:val="none" w:sz="0" w:space="0" w:color="auto"/>
        <w:left w:val="none" w:sz="0" w:space="0" w:color="auto"/>
        <w:bottom w:val="none" w:sz="0" w:space="0" w:color="auto"/>
        <w:right w:val="none" w:sz="0" w:space="0" w:color="auto"/>
      </w:divBdr>
    </w:div>
    <w:div w:id="209733891">
      <w:bodyDiv w:val="1"/>
      <w:marLeft w:val="0"/>
      <w:marRight w:val="0"/>
      <w:marTop w:val="0"/>
      <w:marBottom w:val="0"/>
      <w:divBdr>
        <w:top w:val="none" w:sz="0" w:space="0" w:color="auto"/>
        <w:left w:val="none" w:sz="0" w:space="0" w:color="auto"/>
        <w:bottom w:val="none" w:sz="0" w:space="0" w:color="auto"/>
        <w:right w:val="none" w:sz="0" w:space="0" w:color="auto"/>
      </w:divBdr>
    </w:div>
    <w:div w:id="209810899">
      <w:bodyDiv w:val="1"/>
      <w:marLeft w:val="0"/>
      <w:marRight w:val="0"/>
      <w:marTop w:val="0"/>
      <w:marBottom w:val="0"/>
      <w:divBdr>
        <w:top w:val="none" w:sz="0" w:space="0" w:color="auto"/>
        <w:left w:val="none" w:sz="0" w:space="0" w:color="auto"/>
        <w:bottom w:val="none" w:sz="0" w:space="0" w:color="auto"/>
        <w:right w:val="none" w:sz="0" w:space="0" w:color="auto"/>
      </w:divBdr>
    </w:div>
    <w:div w:id="210962328">
      <w:bodyDiv w:val="1"/>
      <w:marLeft w:val="0"/>
      <w:marRight w:val="0"/>
      <w:marTop w:val="0"/>
      <w:marBottom w:val="0"/>
      <w:divBdr>
        <w:top w:val="none" w:sz="0" w:space="0" w:color="auto"/>
        <w:left w:val="none" w:sz="0" w:space="0" w:color="auto"/>
        <w:bottom w:val="none" w:sz="0" w:space="0" w:color="auto"/>
        <w:right w:val="none" w:sz="0" w:space="0" w:color="auto"/>
      </w:divBdr>
    </w:div>
    <w:div w:id="211187657">
      <w:bodyDiv w:val="1"/>
      <w:marLeft w:val="0"/>
      <w:marRight w:val="0"/>
      <w:marTop w:val="0"/>
      <w:marBottom w:val="0"/>
      <w:divBdr>
        <w:top w:val="none" w:sz="0" w:space="0" w:color="auto"/>
        <w:left w:val="none" w:sz="0" w:space="0" w:color="auto"/>
        <w:bottom w:val="none" w:sz="0" w:space="0" w:color="auto"/>
        <w:right w:val="none" w:sz="0" w:space="0" w:color="auto"/>
      </w:divBdr>
    </w:div>
    <w:div w:id="213153819">
      <w:bodyDiv w:val="1"/>
      <w:marLeft w:val="0"/>
      <w:marRight w:val="0"/>
      <w:marTop w:val="0"/>
      <w:marBottom w:val="0"/>
      <w:divBdr>
        <w:top w:val="none" w:sz="0" w:space="0" w:color="auto"/>
        <w:left w:val="none" w:sz="0" w:space="0" w:color="auto"/>
        <w:bottom w:val="none" w:sz="0" w:space="0" w:color="auto"/>
        <w:right w:val="none" w:sz="0" w:space="0" w:color="auto"/>
      </w:divBdr>
    </w:div>
    <w:div w:id="213320771">
      <w:bodyDiv w:val="1"/>
      <w:marLeft w:val="0"/>
      <w:marRight w:val="0"/>
      <w:marTop w:val="0"/>
      <w:marBottom w:val="0"/>
      <w:divBdr>
        <w:top w:val="none" w:sz="0" w:space="0" w:color="auto"/>
        <w:left w:val="none" w:sz="0" w:space="0" w:color="auto"/>
        <w:bottom w:val="none" w:sz="0" w:space="0" w:color="auto"/>
        <w:right w:val="none" w:sz="0" w:space="0" w:color="auto"/>
      </w:divBdr>
    </w:div>
    <w:div w:id="213346426">
      <w:bodyDiv w:val="1"/>
      <w:marLeft w:val="0"/>
      <w:marRight w:val="0"/>
      <w:marTop w:val="0"/>
      <w:marBottom w:val="0"/>
      <w:divBdr>
        <w:top w:val="none" w:sz="0" w:space="0" w:color="auto"/>
        <w:left w:val="none" w:sz="0" w:space="0" w:color="auto"/>
        <w:bottom w:val="none" w:sz="0" w:space="0" w:color="auto"/>
        <w:right w:val="none" w:sz="0" w:space="0" w:color="auto"/>
      </w:divBdr>
    </w:div>
    <w:div w:id="213585071">
      <w:bodyDiv w:val="1"/>
      <w:marLeft w:val="0"/>
      <w:marRight w:val="0"/>
      <w:marTop w:val="0"/>
      <w:marBottom w:val="0"/>
      <w:divBdr>
        <w:top w:val="none" w:sz="0" w:space="0" w:color="auto"/>
        <w:left w:val="none" w:sz="0" w:space="0" w:color="auto"/>
        <w:bottom w:val="none" w:sz="0" w:space="0" w:color="auto"/>
        <w:right w:val="none" w:sz="0" w:space="0" w:color="auto"/>
      </w:divBdr>
    </w:div>
    <w:div w:id="214127720">
      <w:bodyDiv w:val="1"/>
      <w:marLeft w:val="0"/>
      <w:marRight w:val="0"/>
      <w:marTop w:val="0"/>
      <w:marBottom w:val="0"/>
      <w:divBdr>
        <w:top w:val="none" w:sz="0" w:space="0" w:color="auto"/>
        <w:left w:val="none" w:sz="0" w:space="0" w:color="auto"/>
        <w:bottom w:val="none" w:sz="0" w:space="0" w:color="auto"/>
        <w:right w:val="none" w:sz="0" w:space="0" w:color="auto"/>
      </w:divBdr>
    </w:div>
    <w:div w:id="214856593">
      <w:bodyDiv w:val="1"/>
      <w:marLeft w:val="0"/>
      <w:marRight w:val="0"/>
      <w:marTop w:val="0"/>
      <w:marBottom w:val="0"/>
      <w:divBdr>
        <w:top w:val="none" w:sz="0" w:space="0" w:color="auto"/>
        <w:left w:val="none" w:sz="0" w:space="0" w:color="auto"/>
        <w:bottom w:val="none" w:sz="0" w:space="0" w:color="auto"/>
        <w:right w:val="none" w:sz="0" w:space="0" w:color="auto"/>
      </w:divBdr>
    </w:div>
    <w:div w:id="215120944">
      <w:bodyDiv w:val="1"/>
      <w:marLeft w:val="0"/>
      <w:marRight w:val="0"/>
      <w:marTop w:val="0"/>
      <w:marBottom w:val="0"/>
      <w:divBdr>
        <w:top w:val="none" w:sz="0" w:space="0" w:color="auto"/>
        <w:left w:val="none" w:sz="0" w:space="0" w:color="auto"/>
        <w:bottom w:val="none" w:sz="0" w:space="0" w:color="auto"/>
        <w:right w:val="none" w:sz="0" w:space="0" w:color="auto"/>
      </w:divBdr>
    </w:div>
    <w:div w:id="216283593">
      <w:bodyDiv w:val="1"/>
      <w:marLeft w:val="0"/>
      <w:marRight w:val="0"/>
      <w:marTop w:val="0"/>
      <w:marBottom w:val="0"/>
      <w:divBdr>
        <w:top w:val="none" w:sz="0" w:space="0" w:color="auto"/>
        <w:left w:val="none" w:sz="0" w:space="0" w:color="auto"/>
        <w:bottom w:val="none" w:sz="0" w:space="0" w:color="auto"/>
        <w:right w:val="none" w:sz="0" w:space="0" w:color="auto"/>
      </w:divBdr>
    </w:div>
    <w:div w:id="216473463">
      <w:bodyDiv w:val="1"/>
      <w:marLeft w:val="0"/>
      <w:marRight w:val="0"/>
      <w:marTop w:val="0"/>
      <w:marBottom w:val="0"/>
      <w:divBdr>
        <w:top w:val="none" w:sz="0" w:space="0" w:color="auto"/>
        <w:left w:val="none" w:sz="0" w:space="0" w:color="auto"/>
        <w:bottom w:val="none" w:sz="0" w:space="0" w:color="auto"/>
        <w:right w:val="none" w:sz="0" w:space="0" w:color="auto"/>
      </w:divBdr>
    </w:div>
    <w:div w:id="216480304">
      <w:bodyDiv w:val="1"/>
      <w:marLeft w:val="0"/>
      <w:marRight w:val="0"/>
      <w:marTop w:val="0"/>
      <w:marBottom w:val="0"/>
      <w:divBdr>
        <w:top w:val="none" w:sz="0" w:space="0" w:color="auto"/>
        <w:left w:val="none" w:sz="0" w:space="0" w:color="auto"/>
        <w:bottom w:val="none" w:sz="0" w:space="0" w:color="auto"/>
        <w:right w:val="none" w:sz="0" w:space="0" w:color="auto"/>
      </w:divBdr>
    </w:div>
    <w:div w:id="216556900">
      <w:bodyDiv w:val="1"/>
      <w:marLeft w:val="0"/>
      <w:marRight w:val="0"/>
      <w:marTop w:val="0"/>
      <w:marBottom w:val="0"/>
      <w:divBdr>
        <w:top w:val="none" w:sz="0" w:space="0" w:color="auto"/>
        <w:left w:val="none" w:sz="0" w:space="0" w:color="auto"/>
        <w:bottom w:val="none" w:sz="0" w:space="0" w:color="auto"/>
        <w:right w:val="none" w:sz="0" w:space="0" w:color="auto"/>
      </w:divBdr>
    </w:div>
    <w:div w:id="217327775">
      <w:bodyDiv w:val="1"/>
      <w:marLeft w:val="0"/>
      <w:marRight w:val="0"/>
      <w:marTop w:val="0"/>
      <w:marBottom w:val="0"/>
      <w:divBdr>
        <w:top w:val="none" w:sz="0" w:space="0" w:color="auto"/>
        <w:left w:val="none" w:sz="0" w:space="0" w:color="auto"/>
        <w:bottom w:val="none" w:sz="0" w:space="0" w:color="auto"/>
        <w:right w:val="none" w:sz="0" w:space="0" w:color="auto"/>
      </w:divBdr>
    </w:div>
    <w:div w:id="217980124">
      <w:bodyDiv w:val="1"/>
      <w:marLeft w:val="0"/>
      <w:marRight w:val="0"/>
      <w:marTop w:val="0"/>
      <w:marBottom w:val="0"/>
      <w:divBdr>
        <w:top w:val="none" w:sz="0" w:space="0" w:color="auto"/>
        <w:left w:val="none" w:sz="0" w:space="0" w:color="auto"/>
        <w:bottom w:val="none" w:sz="0" w:space="0" w:color="auto"/>
        <w:right w:val="none" w:sz="0" w:space="0" w:color="auto"/>
      </w:divBdr>
    </w:div>
    <w:div w:id="218789804">
      <w:bodyDiv w:val="1"/>
      <w:marLeft w:val="0"/>
      <w:marRight w:val="0"/>
      <w:marTop w:val="0"/>
      <w:marBottom w:val="0"/>
      <w:divBdr>
        <w:top w:val="none" w:sz="0" w:space="0" w:color="auto"/>
        <w:left w:val="none" w:sz="0" w:space="0" w:color="auto"/>
        <w:bottom w:val="none" w:sz="0" w:space="0" w:color="auto"/>
        <w:right w:val="none" w:sz="0" w:space="0" w:color="auto"/>
      </w:divBdr>
    </w:div>
    <w:div w:id="219022313">
      <w:bodyDiv w:val="1"/>
      <w:marLeft w:val="0"/>
      <w:marRight w:val="0"/>
      <w:marTop w:val="0"/>
      <w:marBottom w:val="0"/>
      <w:divBdr>
        <w:top w:val="none" w:sz="0" w:space="0" w:color="auto"/>
        <w:left w:val="none" w:sz="0" w:space="0" w:color="auto"/>
        <w:bottom w:val="none" w:sz="0" w:space="0" w:color="auto"/>
        <w:right w:val="none" w:sz="0" w:space="0" w:color="auto"/>
      </w:divBdr>
    </w:div>
    <w:div w:id="220362063">
      <w:bodyDiv w:val="1"/>
      <w:marLeft w:val="0"/>
      <w:marRight w:val="0"/>
      <w:marTop w:val="0"/>
      <w:marBottom w:val="0"/>
      <w:divBdr>
        <w:top w:val="none" w:sz="0" w:space="0" w:color="auto"/>
        <w:left w:val="none" w:sz="0" w:space="0" w:color="auto"/>
        <w:bottom w:val="none" w:sz="0" w:space="0" w:color="auto"/>
        <w:right w:val="none" w:sz="0" w:space="0" w:color="auto"/>
      </w:divBdr>
    </w:div>
    <w:div w:id="220486798">
      <w:bodyDiv w:val="1"/>
      <w:marLeft w:val="0"/>
      <w:marRight w:val="0"/>
      <w:marTop w:val="0"/>
      <w:marBottom w:val="0"/>
      <w:divBdr>
        <w:top w:val="none" w:sz="0" w:space="0" w:color="auto"/>
        <w:left w:val="none" w:sz="0" w:space="0" w:color="auto"/>
        <w:bottom w:val="none" w:sz="0" w:space="0" w:color="auto"/>
        <w:right w:val="none" w:sz="0" w:space="0" w:color="auto"/>
      </w:divBdr>
    </w:div>
    <w:div w:id="221060464">
      <w:bodyDiv w:val="1"/>
      <w:marLeft w:val="0"/>
      <w:marRight w:val="0"/>
      <w:marTop w:val="0"/>
      <w:marBottom w:val="0"/>
      <w:divBdr>
        <w:top w:val="none" w:sz="0" w:space="0" w:color="auto"/>
        <w:left w:val="none" w:sz="0" w:space="0" w:color="auto"/>
        <w:bottom w:val="none" w:sz="0" w:space="0" w:color="auto"/>
        <w:right w:val="none" w:sz="0" w:space="0" w:color="auto"/>
      </w:divBdr>
    </w:div>
    <w:div w:id="221065316">
      <w:bodyDiv w:val="1"/>
      <w:marLeft w:val="0"/>
      <w:marRight w:val="0"/>
      <w:marTop w:val="0"/>
      <w:marBottom w:val="0"/>
      <w:divBdr>
        <w:top w:val="none" w:sz="0" w:space="0" w:color="auto"/>
        <w:left w:val="none" w:sz="0" w:space="0" w:color="auto"/>
        <w:bottom w:val="none" w:sz="0" w:space="0" w:color="auto"/>
        <w:right w:val="none" w:sz="0" w:space="0" w:color="auto"/>
      </w:divBdr>
    </w:div>
    <w:div w:id="222060320">
      <w:bodyDiv w:val="1"/>
      <w:marLeft w:val="0"/>
      <w:marRight w:val="0"/>
      <w:marTop w:val="0"/>
      <w:marBottom w:val="0"/>
      <w:divBdr>
        <w:top w:val="none" w:sz="0" w:space="0" w:color="auto"/>
        <w:left w:val="none" w:sz="0" w:space="0" w:color="auto"/>
        <w:bottom w:val="none" w:sz="0" w:space="0" w:color="auto"/>
        <w:right w:val="none" w:sz="0" w:space="0" w:color="auto"/>
      </w:divBdr>
    </w:div>
    <w:div w:id="222562847">
      <w:bodyDiv w:val="1"/>
      <w:marLeft w:val="0"/>
      <w:marRight w:val="0"/>
      <w:marTop w:val="0"/>
      <w:marBottom w:val="0"/>
      <w:divBdr>
        <w:top w:val="none" w:sz="0" w:space="0" w:color="auto"/>
        <w:left w:val="none" w:sz="0" w:space="0" w:color="auto"/>
        <w:bottom w:val="none" w:sz="0" w:space="0" w:color="auto"/>
        <w:right w:val="none" w:sz="0" w:space="0" w:color="auto"/>
      </w:divBdr>
    </w:div>
    <w:div w:id="222983465">
      <w:bodyDiv w:val="1"/>
      <w:marLeft w:val="0"/>
      <w:marRight w:val="0"/>
      <w:marTop w:val="0"/>
      <w:marBottom w:val="0"/>
      <w:divBdr>
        <w:top w:val="none" w:sz="0" w:space="0" w:color="auto"/>
        <w:left w:val="none" w:sz="0" w:space="0" w:color="auto"/>
        <w:bottom w:val="none" w:sz="0" w:space="0" w:color="auto"/>
        <w:right w:val="none" w:sz="0" w:space="0" w:color="auto"/>
      </w:divBdr>
    </w:div>
    <w:div w:id="223688448">
      <w:bodyDiv w:val="1"/>
      <w:marLeft w:val="0"/>
      <w:marRight w:val="0"/>
      <w:marTop w:val="0"/>
      <w:marBottom w:val="0"/>
      <w:divBdr>
        <w:top w:val="none" w:sz="0" w:space="0" w:color="auto"/>
        <w:left w:val="none" w:sz="0" w:space="0" w:color="auto"/>
        <w:bottom w:val="none" w:sz="0" w:space="0" w:color="auto"/>
        <w:right w:val="none" w:sz="0" w:space="0" w:color="auto"/>
      </w:divBdr>
    </w:div>
    <w:div w:id="223833501">
      <w:bodyDiv w:val="1"/>
      <w:marLeft w:val="0"/>
      <w:marRight w:val="0"/>
      <w:marTop w:val="0"/>
      <w:marBottom w:val="0"/>
      <w:divBdr>
        <w:top w:val="none" w:sz="0" w:space="0" w:color="auto"/>
        <w:left w:val="none" w:sz="0" w:space="0" w:color="auto"/>
        <w:bottom w:val="none" w:sz="0" w:space="0" w:color="auto"/>
        <w:right w:val="none" w:sz="0" w:space="0" w:color="auto"/>
      </w:divBdr>
    </w:div>
    <w:div w:id="224226446">
      <w:bodyDiv w:val="1"/>
      <w:marLeft w:val="0"/>
      <w:marRight w:val="0"/>
      <w:marTop w:val="0"/>
      <w:marBottom w:val="0"/>
      <w:divBdr>
        <w:top w:val="none" w:sz="0" w:space="0" w:color="auto"/>
        <w:left w:val="none" w:sz="0" w:space="0" w:color="auto"/>
        <w:bottom w:val="none" w:sz="0" w:space="0" w:color="auto"/>
        <w:right w:val="none" w:sz="0" w:space="0" w:color="auto"/>
      </w:divBdr>
    </w:div>
    <w:div w:id="224491597">
      <w:bodyDiv w:val="1"/>
      <w:marLeft w:val="0"/>
      <w:marRight w:val="0"/>
      <w:marTop w:val="0"/>
      <w:marBottom w:val="0"/>
      <w:divBdr>
        <w:top w:val="none" w:sz="0" w:space="0" w:color="auto"/>
        <w:left w:val="none" w:sz="0" w:space="0" w:color="auto"/>
        <w:bottom w:val="none" w:sz="0" w:space="0" w:color="auto"/>
        <w:right w:val="none" w:sz="0" w:space="0" w:color="auto"/>
      </w:divBdr>
    </w:div>
    <w:div w:id="224724783">
      <w:bodyDiv w:val="1"/>
      <w:marLeft w:val="0"/>
      <w:marRight w:val="0"/>
      <w:marTop w:val="0"/>
      <w:marBottom w:val="0"/>
      <w:divBdr>
        <w:top w:val="none" w:sz="0" w:space="0" w:color="auto"/>
        <w:left w:val="none" w:sz="0" w:space="0" w:color="auto"/>
        <w:bottom w:val="none" w:sz="0" w:space="0" w:color="auto"/>
        <w:right w:val="none" w:sz="0" w:space="0" w:color="auto"/>
      </w:divBdr>
    </w:div>
    <w:div w:id="226036785">
      <w:bodyDiv w:val="1"/>
      <w:marLeft w:val="0"/>
      <w:marRight w:val="0"/>
      <w:marTop w:val="0"/>
      <w:marBottom w:val="0"/>
      <w:divBdr>
        <w:top w:val="none" w:sz="0" w:space="0" w:color="auto"/>
        <w:left w:val="none" w:sz="0" w:space="0" w:color="auto"/>
        <w:bottom w:val="none" w:sz="0" w:space="0" w:color="auto"/>
        <w:right w:val="none" w:sz="0" w:space="0" w:color="auto"/>
      </w:divBdr>
    </w:div>
    <w:div w:id="226648840">
      <w:bodyDiv w:val="1"/>
      <w:marLeft w:val="0"/>
      <w:marRight w:val="0"/>
      <w:marTop w:val="0"/>
      <w:marBottom w:val="0"/>
      <w:divBdr>
        <w:top w:val="none" w:sz="0" w:space="0" w:color="auto"/>
        <w:left w:val="none" w:sz="0" w:space="0" w:color="auto"/>
        <w:bottom w:val="none" w:sz="0" w:space="0" w:color="auto"/>
        <w:right w:val="none" w:sz="0" w:space="0" w:color="auto"/>
      </w:divBdr>
    </w:div>
    <w:div w:id="226963349">
      <w:bodyDiv w:val="1"/>
      <w:marLeft w:val="0"/>
      <w:marRight w:val="0"/>
      <w:marTop w:val="0"/>
      <w:marBottom w:val="0"/>
      <w:divBdr>
        <w:top w:val="none" w:sz="0" w:space="0" w:color="auto"/>
        <w:left w:val="none" w:sz="0" w:space="0" w:color="auto"/>
        <w:bottom w:val="none" w:sz="0" w:space="0" w:color="auto"/>
        <w:right w:val="none" w:sz="0" w:space="0" w:color="auto"/>
      </w:divBdr>
    </w:div>
    <w:div w:id="227111639">
      <w:bodyDiv w:val="1"/>
      <w:marLeft w:val="0"/>
      <w:marRight w:val="0"/>
      <w:marTop w:val="0"/>
      <w:marBottom w:val="0"/>
      <w:divBdr>
        <w:top w:val="none" w:sz="0" w:space="0" w:color="auto"/>
        <w:left w:val="none" w:sz="0" w:space="0" w:color="auto"/>
        <w:bottom w:val="none" w:sz="0" w:space="0" w:color="auto"/>
        <w:right w:val="none" w:sz="0" w:space="0" w:color="auto"/>
      </w:divBdr>
    </w:div>
    <w:div w:id="227230030">
      <w:bodyDiv w:val="1"/>
      <w:marLeft w:val="0"/>
      <w:marRight w:val="0"/>
      <w:marTop w:val="0"/>
      <w:marBottom w:val="0"/>
      <w:divBdr>
        <w:top w:val="none" w:sz="0" w:space="0" w:color="auto"/>
        <w:left w:val="none" w:sz="0" w:space="0" w:color="auto"/>
        <w:bottom w:val="none" w:sz="0" w:space="0" w:color="auto"/>
        <w:right w:val="none" w:sz="0" w:space="0" w:color="auto"/>
      </w:divBdr>
    </w:div>
    <w:div w:id="227422262">
      <w:bodyDiv w:val="1"/>
      <w:marLeft w:val="0"/>
      <w:marRight w:val="0"/>
      <w:marTop w:val="0"/>
      <w:marBottom w:val="0"/>
      <w:divBdr>
        <w:top w:val="none" w:sz="0" w:space="0" w:color="auto"/>
        <w:left w:val="none" w:sz="0" w:space="0" w:color="auto"/>
        <w:bottom w:val="none" w:sz="0" w:space="0" w:color="auto"/>
        <w:right w:val="none" w:sz="0" w:space="0" w:color="auto"/>
      </w:divBdr>
    </w:div>
    <w:div w:id="228617157">
      <w:bodyDiv w:val="1"/>
      <w:marLeft w:val="0"/>
      <w:marRight w:val="0"/>
      <w:marTop w:val="0"/>
      <w:marBottom w:val="0"/>
      <w:divBdr>
        <w:top w:val="none" w:sz="0" w:space="0" w:color="auto"/>
        <w:left w:val="none" w:sz="0" w:space="0" w:color="auto"/>
        <w:bottom w:val="none" w:sz="0" w:space="0" w:color="auto"/>
        <w:right w:val="none" w:sz="0" w:space="0" w:color="auto"/>
      </w:divBdr>
    </w:div>
    <w:div w:id="229274336">
      <w:bodyDiv w:val="1"/>
      <w:marLeft w:val="0"/>
      <w:marRight w:val="0"/>
      <w:marTop w:val="0"/>
      <w:marBottom w:val="0"/>
      <w:divBdr>
        <w:top w:val="none" w:sz="0" w:space="0" w:color="auto"/>
        <w:left w:val="none" w:sz="0" w:space="0" w:color="auto"/>
        <w:bottom w:val="none" w:sz="0" w:space="0" w:color="auto"/>
        <w:right w:val="none" w:sz="0" w:space="0" w:color="auto"/>
      </w:divBdr>
    </w:div>
    <w:div w:id="229461275">
      <w:bodyDiv w:val="1"/>
      <w:marLeft w:val="0"/>
      <w:marRight w:val="0"/>
      <w:marTop w:val="0"/>
      <w:marBottom w:val="0"/>
      <w:divBdr>
        <w:top w:val="none" w:sz="0" w:space="0" w:color="auto"/>
        <w:left w:val="none" w:sz="0" w:space="0" w:color="auto"/>
        <w:bottom w:val="none" w:sz="0" w:space="0" w:color="auto"/>
        <w:right w:val="none" w:sz="0" w:space="0" w:color="auto"/>
      </w:divBdr>
    </w:div>
    <w:div w:id="230507112">
      <w:bodyDiv w:val="1"/>
      <w:marLeft w:val="0"/>
      <w:marRight w:val="0"/>
      <w:marTop w:val="0"/>
      <w:marBottom w:val="0"/>
      <w:divBdr>
        <w:top w:val="none" w:sz="0" w:space="0" w:color="auto"/>
        <w:left w:val="none" w:sz="0" w:space="0" w:color="auto"/>
        <w:bottom w:val="none" w:sz="0" w:space="0" w:color="auto"/>
        <w:right w:val="none" w:sz="0" w:space="0" w:color="auto"/>
      </w:divBdr>
    </w:div>
    <w:div w:id="230621363">
      <w:bodyDiv w:val="1"/>
      <w:marLeft w:val="0"/>
      <w:marRight w:val="0"/>
      <w:marTop w:val="0"/>
      <w:marBottom w:val="0"/>
      <w:divBdr>
        <w:top w:val="none" w:sz="0" w:space="0" w:color="auto"/>
        <w:left w:val="none" w:sz="0" w:space="0" w:color="auto"/>
        <w:bottom w:val="none" w:sz="0" w:space="0" w:color="auto"/>
        <w:right w:val="none" w:sz="0" w:space="0" w:color="auto"/>
      </w:divBdr>
    </w:div>
    <w:div w:id="231742936">
      <w:bodyDiv w:val="1"/>
      <w:marLeft w:val="0"/>
      <w:marRight w:val="0"/>
      <w:marTop w:val="0"/>
      <w:marBottom w:val="0"/>
      <w:divBdr>
        <w:top w:val="none" w:sz="0" w:space="0" w:color="auto"/>
        <w:left w:val="none" w:sz="0" w:space="0" w:color="auto"/>
        <w:bottom w:val="none" w:sz="0" w:space="0" w:color="auto"/>
        <w:right w:val="none" w:sz="0" w:space="0" w:color="auto"/>
      </w:divBdr>
    </w:div>
    <w:div w:id="232081372">
      <w:bodyDiv w:val="1"/>
      <w:marLeft w:val="0"/>
      <w:marRight w:val="0"/>
      <w:marTop w:val="0"/>
      <w:marBottom w:val="0"/>
      <w:divBdr>
        <w:top w:val="none" w:sz="0" w:space="0" w:color="auto"/>
        <w:left w:val="none" w:sz="0" w:space="0" w:color="auto"/>
        <w:bottom w:val="none" w:sz="0" w:space="0" w:color="auto"/>
        <w:right w:val="none" w:sz="0" w:space="0" w:color="auto"/>
      </w:divBdr>
    </w:div>
    <w:div w:id="232544132">
      <w:bodyDiv w:val="1"/>
      <w:marLeft w:val="0"/>
      <w:marRight w:val="0"/>
      <w:marTop w:val="0"/>
      <w:marBottom w:val="0"/>
      <w:divBdr>
        <w:top w:val="none" w:sz="0" w:space="0" w:color="auto"/>
        <w:left w:val="none" w:sz="0" w:space="0" w:color="auto"/>
        <w:bottom w:val="none" w:sz="0" w:space="0" w:color="auto"/>
        <w:right w:val="none" w:sz="0" w:space="0" w:color="auto"/>
      </w:divBdr>
    </w:div>
    <w:div w:id="233127384">
      <w:bodyDiv w:val="1"/>
      <w:marLeft w:val="0"/>
      <w:marRight w:val="0"/>
      <w:marTop w:val="0"/>
      <w:marBottom w:val="0"/>
      <w:divBdr>
        <w:top w:val="none" w:sz="0" w:space="0" w:color="auto"/>
        <w:left w:val="none" w:sz="0" w:space="0" w:color="auto"/>
        <w:bottom w:val="none" w:sz="0" w:space="0" w:color="auto"/>
        <w:right w:val="none" w:sz="0" w:space="0" w:color="auto"/>
      </w:divBdr>
    </w:div>
    <w:div w:id="235240520">
      <w:bodyDiv w:val="1"/>
      <w:marLeft w:val="0"/>
      <w:marRight w:val="0"/>
      <w:marTop w:val="0"/>
      <w:marBottom w:val="0"/>
      <w:divBdr>
        <w:top w:val="none" w:sz="0" w:space="0" w:color="auto"/>
        <w:left w:val="none" w:sz="0" w:space="0" w:color="auto"/>
        <w:bottom w:val="none" w:sz="0" w:space="0" w:color="auto"/>
        <w:right w:val="none" w:sz="0" w:space="0" w:color="auto"/>
      </w:divBdr>
    </w:div>
    <w:div w:id="236787313">
      <w:bodyDiv w:val="1"/>
      <w:marLeft w:val="0"/>
      <w:marRight w:val="0"/>
      <w:marTop w:val="0"/>
      <w:marBottom w:val="0"/>
      <w:divBdr>
        <w:top w:val="none" w:sz="0" w:space="0" w:color="auto"/>
        <w:left w:val="none" w:sz="0" w:space="0" w:color="auto"/>
        <w:bottom w:val="none" w:sz="0" w:space="0" w:color="auto"/>
        <w:right w:val="none" w:sz="0" w:space="0" w:color="auto"/>
      </w:divBdr>
    </w:div>
    <w:div w:id="236982207">
      <w:bodyDiv w:val="1"/>
      <w:marLeft w:val="0"/>
      <w:marRight w:val="0"/>
      <w:marTop w:val="0"/>
      <w:marBottom w:val="0"/>
      <w:divBdr>
        <w:top w:val="none" w:sz="0" w:space="0" w:color="auto"/>
        <w:left w:val="none" w:sz="0" w:space="0" w:color="auto"/>
        <w:bottom w:val="none" w:sz="0" w:space="0" w:color="auto"/>
        <w:right w:val="none" w:sz="0" w:space="0" w:color="auto"/>
      </w:divBdr>
    </w:div>
    <w:div w:id="236985114">
      <w:bodyDiv w:val="1"/>
      <w:marLeft w:val="0"/>
      <w:marRight w:val="0"/>
      <w:marTop w:val="0"/>
      <w:marBottom w:val="0"/>
      <w:divBdr>
        <w:top w:val="none" w:sz="0" w:space="0" w:color="auto"/>
        <w:left w:val="none" w:sz="0" w:space="0" w:color="auto"/>
        <w:bottom w:val="none" w:sz="0" w:space="0" w:color="auto"/>
        <w:right w:val="none" w:sz="0" w:space="0" w:color="auto"/>
      </w:divBdr>
    </w:div>
    <w:div w:id="237176598">
      <w:bodyDiv w:val="1"/>
      <w:marLeft w:val="0"/>
      <w:marRight w:val="0"/>
      <w:marTop w:val="0"/>
      <w:marBottom w:val="0"/>
      <w:divBdr>
        <w:top w:val="none" w:sz="0" w:space="0" w:color="auto"/>
        <w:left w:val="none" w:sz="0" w:space="0" w:color="auto"/>
        <w:bottom w:val="none" w:sz="0" w:space="0" w:color="auto"/>
        <w:right w:val="none" w:sz="0" w:space="0" w:color="auto"/>
      </w:divBdr>
    </w:div>
    <w:div w:id="237323965">
      <w:bodyDiv w:val="1"/>
      <w:marLeft w:val="0"/>
      <w:marRight w:val="0"/>
      <w:marTop w:val="0"/>
      <w:marBottom w:val="0"/>
      <w:divBdr>
        <w:top w:val="none" w:sz="0" w:space="0" w:color="auto"/>
        <w:left w:val="none" w:sz="0" w:space="0" w:color="auto"/>
        <w:bottom w:val="none" w:sz="0" w:space="0" w:color="auto"/>
        <w:right w:val="none" w:sz="0" w:space="0" w:color="auto"/>
      </w:divBdr>
    </w:div>
    <w:div w:id="237372315">
      <w:bodyDiv w:val="1"/>
      <w:marLeft w:val="0"/>
      <w:marRight w:val="0"/>
      <w:marTop w:val="0"/>
      <w:marBottom w:val="0"/>
      <w:divBdr>
        <w:top w:val="none" w:sz="0" w:space="0" w:color="auto"/>
        <w:left w:val="none" w:sz="0" w:space="0" w:color="auto"/>
        <w:bottom w:val="none" w:sz="0" w:space="0" w:color="auto"/>
        <w:right w:val="none" w:sz="0" w:space="0" w:color="auto"/>
      </w:divBdr>
    </w:div>
    <w:div w:id="237712724">
      <w:bodyDiv w:val="1"/>
      <w:marLeft w:val="0"/>
      <w:marRight w:val="0"/>
      <w:marTop w:val="0"/>
      <w:marBottom w:val="0"/>
      <w:divBdr>
        <w:top w:val="none" w:sz="0" w:space="0" w:color="auto"/>
        <w:left w:val="none" w:sz="0" w:space="0" w:color="auto"/>
        <w:bottom w:val="none" w:sz="0" w:space="0" w:color="auto"/>
        <w:right w:val="none" w:sz="0" w:space="0" w:color="auto"/>
      </w:divBdr>
    </w:div>
    <w:div w:id="239296571">
      <w:bodyDiv w:val="1"/>
      <w:marLeft w:val="0"/>
      <w:marRight w:val="0"/>
      <w:marTop w:val="0"/>
      <w:marBottom w:val="0"/>
      <w:divBdr>
        <w:top w:val="none" w:sz="0" w:space="0" w:color="auto"/>
        <w:left w:val="none" w:sz="0" w:space="0" w:color="auto"/>
        <w:bottom w:val="none" w:sz="0" w:space="0" w:color="auto"/>
        <w:right w:val="none" w:sz="0" w:space="0" w:color="auto"/>
      </w:divBdr>
    </w:div>
    <w:div w:id="239483009">
      <w:bodyDiv w:val="1"/>
      <w:marLeft w:val="0"/>
      <w:marRight w:val="0"/>
      <w:marTop w:val="0"/>
      <w:marBottom w:val="0"/>
      <w:divBdr>
        <w:top w:val="none" w:sz="0" w:space="0" w:color="auto"/>
        <w:left w:val="none" w:sz="0" w:space="0" w:color="auto"/>
        <w:bottom w:val="none" w:sz="0" w:space="0" w:color="auto"/>
        <w:right w:val="none" w:sz="0" w:space="0" w:color="auto"/>
      </w:divBdr>
    </w:div>
    <w:div w:id="239601638">
      <w:bodyDiv w:val="1"/>
      <w:marLeft w:val="0"/>
      <w:marRight w:val="0"/>
      <w:marTop w:val="0"/>
      <w:marBottom w:val="0"/>
      <w:divBdr>
        <w:top w:val="none" w:sz="0" w:space="0" w:color="auto"/>
        <w:left w:val="none" w:sz="0" w:space="0" w:color="auto"/>
        <w:bottom w:val="none" w:sz="0" w:space="0" w:color="auto"/>
        <w:right w:val="none" w:sz="0" w:space="0" w:color="auto"/>
      </w:divBdr>
    </w:div>
    <w:div w:id="239798923">
      <w:bodyDiv w:val="1"/>
      <w:marLeft w:val="0"/>
      <w:marRight w:val="0"/>
      <w:marTop w:val="0"/>
      <w:marBottom w:val="0"/>
      <w:divBdr>
        <w:top w:val="none" w:sz="0" w:space="0" w:color="auto"/>
        <w:left w:val="none" w:sz="0" w:space="0" w:color="auto"/>
        <w:bottom w:val="none" w:sz="0" w:space="0" w:color="auto"/>
        <w:right w:val="none" w:sz="0" w:space="0" w:color="auto"/>
      </w:divBdr>
    </w:div>
    <w:div w:id="240019196">
      <w:bodyDiv w:val="1"/>
      <w:marLeft w:val="0"/>
      <w:marRight w:val="0"/>
      <w:marTop w:val="0"/>
      <w:marBottom w:val="0"/>
      <w:divBdr>
        <w:top w:val="none" w:sz="0" w:space="0" w:color="auto"/>
        <w:left w:val="none" w:sz="0" w:space="0" w:color="auto"/>
        <w:bottom w:val="none" w:sz="0" w:space="0" w:color="auto"/>
        <w:right w:val="none" w:sz="0" w:space="0" w:color="auto"/>
      </w:divBdr>
    </w:div>
    <w:div w:id="240601401">
      <w:bodyDiv w:val="1"/>
      <w:marLeft w:val="0"/>
      <w:marRight w:val="0"/>
      <w:marTop w:val="0"/>
      <w:marBottom w:val="0"/>
      <w:divBdr>
        <w:top w:val="none" w:sz="0" w:space="0" w:color="auto"/>
        <w:left w:val="none" w:sz="0" w:space="0" w:color="auto"/>
        <w:bottom w:val="none" w:sz="0" w:space="0" w:color="auto"/>
        <w:right w:val="none" w:sz="0" w:space="0" w:color="auto"/>
      </w:divBdr>
    </w:div>
    <w:div w:id="241062314">
      <w:bodyDiv w:val="1"/>
      <w:marLeft w:val="0"/>
      <w:marRight w:val="0"/>
      <w:marTop w:val="0"/>
      <w:marBottom w:val="0"/>
      <w:divBdr>
        <w:top w:val="none" w:sz="0" w:space="0" w:color="auto"/>
        <w:left w:val="none" w:sz="0" w:space="0" w:color="auto"/>
        <w:bottom w:val="none" w:sz="0" w:space="0" w:color="auto"/>
        <w:right w:val="none" w:sz="0" w:space="0" w:color="auto"/>
      </w:divBdr>
    </w:div>
    <w:div w:id="241837671">
      <w:bodyDiv w:val="1"/>
      <w:marLeft w:val="0"/>
      <w:marRight w:val="0"/>
      <w:marTop w:val="0"/>
      <w:marBottom w:val="0"/>
      <w:divBdr>
        <w:top w:val="none" w:sz="0" w:space="0" w:color="auto"/>
        <w:left w:val="none" w:sz="0" w:space="0" w:color="auto"/>
        <w:bottom w:val="none" w:sz="0" w:space="0" w:color="auto"/>
        <w:right w:val="none" w:sz="0" w:space="0" w:color="auto"/>
      </w:divBdr>
    </w:div>
    <w:div w:id="241985976">
      <w:bodyDiv w:val="1"/>
      <w:marLeft w:val="0"/>
      <w:marRight w:val="0"/>
      <w:marTop w:val="0"/>
      <w:marBottom w:val="0"/>
      <w:divBdr>
        <w:top w:val="none" w:sz="0" w:space="0" w:color="auto"/>
        <w:left w:val="none" w:sz="0" w:space="0" w:color="auto"/>
        <w:bottom w:val="none" w:sz="0" w:space="0" w:color="auto"/>
        <w:right w:val="none" w:sz="0" w:space="0" w:color="auto"/>
      </w:divBdr>
    </w:div>
    <w:div w:id="242180399">
      <w:bodyDiv w:val="1"/>
      <w:marLeft w:val="0"/>
      <w:marRight w:val="0"/>
      <w:marTop w:val="0"/>
      <w:marBottom w:val="0"/>
      <w:divBdr>
        <w:top w:val="none" w:sz="0" w:space="0" w:color="auto"/>
        <w:left w:val="none" w:sz="0" w:space="0" w:color="auto"/>
        <w:bottom w:val="none" w:sz="0" w:space="0" w:color="auto"/>
        <w:right w:val="none" w:sz="0" w:space="0" w:color="auto"/>
      </w:divBdr>
    </w:div>
    <w:div w:id="243540599">
      <w:bodyDiv w:val="1"/>
      <w:marLeft w:val="0"/>
      <w:marRight w:val="0"/>
      <w:marTop w:val="0"/>
      <w:marBottom w:val="0"/>
      <w:divBdr>
        <w:top w:val="none" w:sz="0" w:space="0" w:color="auto"/>
        <w:left w:val="none" w:sz="0" w:space="0" w:color="auto"/>
        <w:bottom w:val="none" w:sz="0" w:space="0" w:color="auto"/>
        <w:right w:val="none" w:sz="0" w:space="0" w:color="auto"/>
      </w:divBdr>
    </w:div>
    <w:div w:id="243998318">
      <w:bodyDiv w:val="1"/>
      <w:marLeft w:val="0"/>
      <w:marRight w:val="0"/>
      <w:marTop w:val="0"/>
      <w:marBottom w:val="0"/>
      <w:divBdr>
        <w:top w:val="none" w:sz="0" w:space="0" w:color="auto"/>
        <w:left w:val="none" w:sz="0" w:space="0" w:color="auto"/>
        <w:bottom w:val="none" w:sz="0" w:space="0" w:color="auto"/>
        <w:right w:val="none" w:sz="0" w:space="0" w:color="auto"/>
      </w:divBdr>
    </w:div>
    <w:div w:id="244530453">
      <w:bodyDiv w:val="1"/>
      <w:marLeft w:val="0"/>
      <w:marRight w:val="0"/>
      <w:marTop w:val="0"/>
      <w:marBottom w:val="0"/>
      <w:divBdr>
        <w:top w:val="none" w:sz="0" w:space="0" w:color="auto"/>
        <w:left w:val="none" w:sz="0" w:space="0" w:color="auto"/>
        <w:bottom w:val="none" w:sz="0" w:space="0" w:color="auto"/>
        <w:right w:val="none" w:sz="0" w:space="0" w:color="auto"/>
      </w:divBdr>
    </w:div>
    <w:div w:id="244917133">
      <w:bodyDiv w:val="1"/>
      <w:marLeft w:val="0"/>
      <w:marRight w:val="0"/>
      <w:marTop w:val="0"/>
      <w:marBottom w:val="0"/>
      <w:divBdr>
        <w:top w:val="none" w:sz="0" w:space="0" w:color="auto"/>
        <w:left w:val="none" w:sz="0" w:space="0" w:color="auto"/>
        <w:bottom w:val="none" w:sz="0" w:space="0" w:color="auto"/>
        <w:right w:val="none" w:sz="0" w:space="0" w:color="auto"/>
      </w:divBdr>
    </w:div>
    <w:div w:id="245309380">
      <w:bodyDiv w:val="1"/>
      <w:marLeft w:val="0"/>
      <w:marRight w:val="0"/>
      <w:marTop w:val="0"/>
      <w:marBottom w:val="0"/>
      <w:divBdr>
        <w:top w:val="none" w:sz="0" w:space="0" w:color="auto"/>
        <w:left w:val="none" w:sz="0" w:space="0" w:color="auto"/>
        <w:bottom w:val="none" w:sz="0" w:space="0" w:color="auto"/>
        <w:right w:val="none" w:sz="0" w:space="0" w:color="auto"/>
      </w:divBdr>
    </w:div>
    <w:div w:id="246236208">
      <w:bodyDiv w:val="1"/>
      <w:marLeft w:val="0"/>
      <w:marRight w:val="0"/>
      <w:marTop w:val="0"/>
      <w:marBottom w:val="0"/>
      <w:divBdr>
        <w:top w:val="none" w:sz="0" w:space="0" w:color="auto"/>
        <w:left w:val="none" w:sz="0" w:space="0" w:color="auto"/>
        <w:bottom w:val="none" w:sz="0" w:space="0" w:color="auto"/>
        <w:right w:val="none" w:sz="0" w:space="0" w:color="auto"/>
      </w:divBdr>
    </w:div>
    <w:div w:id="247005274">
      <w:bodyDiv w:val="1"/>
      <w:marLeft w:val="0"/>
      <w:marRight w:val="0"/>
      <w:marTop w:val="0"/>
      <w:marBottom w:val="0"/>
      <w:divBdr>
        <w:top w:val="none" w:sz="0" w:space="0" w:color="auto"/>
        <w:left w:val="none" w:sz="0" w:space="0" w:color="auto"/>
        <w:bottom w:val="none" w:sz="0" w:space="0" w:color="auto"/>
        <w:right w:val="none" w:sz="0" w:space="0" w:color="auto"/>
      </w:divBdr>
    </w:div>
    <w:div w:id="247008609">
      <w:bodyDiv w:val="1"/>
      <w:marLeft w:val="0"/>
      <w:marRight w:val="0"/>
      <w:marTop w:val="0"/>
      <w:marBottom w:val="0"/>
      <w:divBdr>
        <w:top w:val="none" w:sz="0" w:space="0" w:color="auto"/>
        <w:left w:val="none" w:sz="0" w:space="0" w:color="auto"/>
        <w:bottom w:val="none" w:sz="0" w:space="0" w:color="auto"/>
        <w:right w:val="none" w:sz="0" w:space="0" w:color="auto"/>
      </w:divBdr>
    </w:div>
    <w:div w:id="247661643">
      <w:bodyDiv w:val="1"/>
      <w:marLeft w:val="0"/>
      <w:marRight w:val="0"/>
      <w:marTop w:val="0"/>
      <w:marBottom w:val="0"/>
      <w:divBdr>
        <w:top w:val="none" w:sz="0" w:space="0" w:color="auto"/>
        <w:left w:val="none" w:sz="0" w:space="0" w:color="auto"/>
        <w:bottom w:val="none" w:sz="0" w:space="0" w:color="auto"/>
        <w:right w:val="none" w:sz="0" w:space="0" w:color="auto"/>
      </w:divBdr>
    </w:div>
    <w:div w:id="248387368">
      <w:bodyDiv w:val="1"/>
      <w:marLeft w:val="0"/>
      <w:marRight w:val="0"/>
      <w:marTop w:val="0"/>
      <w:marBottom w:val="0"/>
      <w:divBdr>
        <w:top w:val="none" w:sz="0" w:space="0" w:color="auto"/>
        <w:left w:val="none" w:sz="0" w:space="0" w:color="auto"/>
        <w:bottom w:val="none" w:sz="0" w:space="0" w:color="auto"/>
        <w:right w:val="none" w:sz="0" w:space="0" w:color="auto"/>
      </w:divBdr>
    </w:div>
    <w:div w:id="248539969">
      <w:bodyDiv w:val="1"/>
      <w:marLeft w:val="0"/>
      <w:marRight w:val="0"/>
      <w:marTop w:val="0"/>
      <w:marBottom w:val="0"/>
      <w:divBdr>
        <w:top w:val="none" w:sz="0" w:space="0" w:color="auto"/>
        <w:left w:val="none" w:sz="0" w:space="0" w:color="auto"/>
        <w:bottom w:val="none" w:sz="0" w:space="0" w:color="auto"/>
        <w:right w:val="none" w:sz="0" w:space="0" w:color="auto"/>
      </w:divBdr>
    </w:div>
    <w:div w:id="249124937">
      <w:bodyDiv w:val="1"/>
      <w:marLeft w:val="0"/>
      <w:marRight w:val="0"/>
      <w:marTop w:val="0"/>
      <w:marBottom w:val="0"/>
      <w:divBdr>
        <w:top w:val="none" w:sz="0" w:space="0" w:color="auto"/>
        <w:left w:val="none" w:sz="0" w:space="0" w:color="auto"/>
        <w:bottom w:val="none" w:sz="0" w:space="0" w:color="auto"/>
        <w:right w:val="none" w:sz="0" w:space="0" w:color="auto"/>
      </w:divBdr>
    </w:div>
    <w:div w:id="249630183">
      <w:bodyDiv w:val="1"/>
      <w:marLeft w:val="0"/>
      <w:marRight w:val="0"/>
      <w:marTop w:val="0"/>
      <w:marBottom w:val="0"/>
      <w:divBdr>
        <w:top w:val="none" w:sz="0" w:space="0" w:color="auto"/>
        <w:left w:val="none" w:sz="0" w:space="0" w:color="auto"/>
        <w:bottom w:val="none" w:sz="0" w:space="0" w:color="auto"/>
        <w:right w:val="none" w:sz="0" w:space="0" w:color="auto"/>
      </w:divBdr>
    </w:div>
    <w:div w:id="249705444">
      <w:bodyDiv w:val="1"/>
      <w:marLeft w:val="0"/>
      <w:marRight w:val="0"/>
      <w:marTop w:val="0"/>
      <w:marBottom w:val="0"/>
      <w:divBdr>
        <w:top w:val="none" w:sz="0" w:space="0" w:color="auto"/>
        <w:left w:val="none" w:sz="0" w:space="0" w:color="auto"/>
        <w:bottom w:val="none" w:sz="0" w:space="0" w:color="auto"/>
        <w:right w:val="none" w:sz="0" w:space="0" w:color="auto"/>
      </w:divBdr>
    </w:div>
    <w:div w:id="250085423">
      <w:bodyDiv w:val="1"/>
      <w:marLeft w:val="0"/>
      <w:marRight w:val="0"/>
      <w:marTop w:val="0"/>
      <w:marBottom w:val="0"/>
      <w:divBdr>
        <w:top w:val="none" w:sz="0" w:space="0" w:color="auto"/>
        <w:left w:val="none" w:sz="0" w:space="0" w:color="auto"/>
        <w:bottom w:val="none" w:sz="0" w:space="0" w:color="auto"/>
        <w:right w:val="none" w:sz="0" w:space="0" w:color="auto"/>
      </w:divBdr>
    </w:div>
    <w:div w:id="250086724">
      <w:bodyDiv w:val="1"/>
      <w:marLeft w:val="0"/>
      <w:marRight w:val="0"/>
      <w:marTop w:val="0"/>
      <w:marBottom w:val="0"/>
      <w:divBdr>
        <w:top w:val="none" w:sz="0" w:space="0" w:color="auto"/>
        <w:left w:val="none" w:sz="0" w:space="0" w:color="auto"/>
        <w:bottom w:val="none" w:sz="0" w:space="0" w:color="auto"/>
        <w:right w:val="none" w:sz="0" w:space="0" w:color="auto"/>
      </w:divBdr>
    </w:div>
    <w:div w:id="250743327">
      <w:bodyDiv w:val="1"/>
      <w:marLeft w:val="0"/>
      <w:marRight w:val="0"/>
      <w:marTop w:val="0"/>
      <w:marBottom w:val="0"/>
      <w:divBdr>
        <w:top w:val="none" w:sz="0" w:space="0" w:color="auto"/>
        <w:left w:val="none" w:sz="0" w:space="0" w:color="auto"/>
        <w:bottom w:val="none" w:sz="0" w:space="0" w:color="auto"/>
        <w:right w:val="none" w:sz="0" w:space="0" w:color="auto"/>
      </w:divBdr>
    </w:div>
    <w:div w:id="250941813">
      <w:bodyDiv w:val="1"/>
      <w:marLeft w:val="0"/>
      <w:marRight w:val="0"/>
      <w:marTop w:val="0"/>
      <w:marBottom w:val="0"/>
      <w:divBdr>
        <w:top w:val="none" w:sz="0" w:space="0" w:color="auto"/>
        <w:left w:val="none" w:sz="0" w:space="0" w:color="auto"/>
        <w:bottom w:val="none" w:sz="0" w:space="0" w:color="auto"/>
        <w:right w:val="none" w:sz="0" w:space="0" w:color="auto"/>
      </w:divBdr>
    </w:div>
    <w:div w:id="251360238">
      <w:bodyDiv w:val="1"/>
      <w:marLeft w:val="0"/>
      <w:marRight w:val="0"/>
      <w:marTop w:val="0"/>
      <w:marBottom w:val="0"/>
      <w:divBdr>
        <w:top w:val="none" w:sz="0" w:space="0" w:color="auto"/>
        <w:left w:val="none" w:sz="0" w:space="0" w:color="auto"/>
        <w:bottom w:val="none" w:sz="0" w:space="0" w:color="auto"/>
        <w:right w:val="none" w:sz="0" w:space="0" w:color="auto"/>
      </w:divBdr>
    </w:div>
    <w:div w:id="251472455">
      <w:bodyDiv w:val="1"/>
      <w:marLeft w:val="0"/>
      <w:marRight w:val="0"/>
      <w:marTop w:val="0"/>
      <w:marBottom w:val="0"/>
      <w:divBdr>
        <w:top w:val="none" w:sz="0" w:space="0" w:color="auto"/>
        <w:left w:val="none" w:sz="0" w:space="0" w:color="auto"/>
        <w:bottom w:val="none" w:sz="0" w:space="0" w:color="auto"/>
        <w:right w:val="none" w:sz="0" w:space="0" w:color="auto"/>
      </w:divBdr>
    </w:div>
    <w:div w:id="251816551">
      <w:bodyDiv w:val="1"/>
      <w:marLeft w:val="0"/>
      <w:marRight w:val="0"/>
      <w:marTop w:val="0"/>
      <w:marBottom w:val="0"/>
      <w:divBdr>
        <w:top w:val="none" w:sz="0" w:space="0" w:color="auto"/>
        <w:left w:val="none" w:sz="0" w:space="0" w:color="auto"/>
        <w:bottom w:val="none" w:sz="0" w:space="0" w:color="auto"/>
        <w:right w:val="none" w:sz="0" w:space="0" w:color="auto"/>
      </w:divBdr>
    </w:div>
    <w:div w:id="252209152">
      <w:bodyDiv w:val="1"/>
      <w:marLeft w:val="0"/>
      <w:marRight w:val="0"/>
      <w:marTop w:val="0"/>
      <w:marBottom w:val="0"/>
      <w:divBdr>
        <w:top w:val="none" w:sz="0" w:space="0" w:color="auto"/>
        <w:left w:val="none" w:sz="0" w:space="0" w:color="auto"/>
        <w:bottom w:val="none" w:sz="0" w:space="0" w:color="auto"/>
        <w:right w:val="none" w:sz="0" w:space="0" w:color="auto"/>
      </w:divBdr>
    </w:div>
    <w:div w:id="253132610">
      <w:bodyDiv w:val="1"/>
      <w:marLeft w:val="0"/>
      <w:marRight w:val="0"/>
      <w:marTop w:val="0"/>
      <w:marBottom w:val="0"/>
      <w:divBdr>
        <w:top w:val="none" w:sz="0" w:space="0" w:color="auto"/>
        <w:left w:val="none" w:sz="0" w:space="0" w:color="auto"/>
        <w:bottom w:val="none" w:sz="0" w:space="0" w:color="auto"/>
        <w:right w:val="none" w:sz="0" w:space="0" w:color="auto"/>
      </w:divBdr>
    </w:div>
    <w:div w:id="253324189">
      <w:bodyDiv w:val="1"/>
      <w:marLeft w:val="0"/>
      <w:marRight w:val="0"/>
      <w:marTop w:val="0"/>
      <w:marBottom w:val="0"/>
      <w:divBdr>
        <w:top w:val="none" w:sz="0" w:space="0" w:color="auto"/>
        <w:left w:val="none" w:sz="0" w:space="0" w:color="auto"/>
        <w:bottom w:val="none" w:sz="0" w:space="0" w:color="auto"/>
        <w:right w:val="none" w:sz="0" w:space="0" w:color="auto"/>
      </w:divBdr>
    </w:div>
    <w:div w:id="254367801">
      <w:bodyDiv w:val="1"/>
      <w:marLeft w:val="0"/>
      <w:marRight w:val="0"/>
      <w:marTop w:val="0"/>
      <w:marBottom w:val="0"/>
      <w:divBdr>
        <w:top w:val="none" w:sz="0" w:space="0" w:color="auto"/>
        <w:left w:val="none" w:sz="0" w:space="0" w:color="auto"/>
        <w:bottom w:val="none" w:sz="0" w:space="0" w:color="auto"/>
        <w:right w:val="none" w:sz="0" w:space="0" w:color="auto"/>
      </w:divBdr>
    </w:div>
    <w:div w:id="254486497">
      <w:bodyDiv w:val="1"/>
      <w:marLeft w:val="0"/>
      <w:marRight w:val="0"/>
      <w:marTop w:val="0"/>
      <w:marBottom w:val="0"/>
      <w:divBdr>
        <w:top w:val="none" w:sz="0" w:space="0" w:color="auto"/>
        <w:left w:val="none" w:sz="0" w:space="0" w:color="auto"/>
        <w:bottom w:val="none" w:sz="0" w:space="0" w:color="auto"/>
        <w:right w:val="none" w:sz="0" w:space="0" w:color="auto"/>
      </w:divBdr>
    </w:div>
    <w:div w:id="255138877">
      <w:bodyDiv w:val="1"/>
      <w:marLeft w:val="0"/>
      <w:marRight w:val="0"/>
      <w:marTop w:val="0"/>
      <w:marBottom w:val="0"/>
      <w:divBdr>
        <w:top w:val="none" w:sz="0" w:space="0" w:color="auto"/>
        <w:left w:val="none" w:sz="0" w:space="0" w:color="auto"/>
        <w:bottom w:val="none" w:sz="0" w:space="0" w:color="auto"/>
        <w:right w:val="none" w:sz="0" w:space="0" w:color="auto"/>
      </w:divBdr>
    </w:div>
    <w:div w:id="255553992">
      <w:bodyDiv w:val="1"/>
      <w:marLeft w:val="0"/>
      <w:marRight w:val="0"/>
      <w:marTop w:val="0"/>
      <w:marBottom w:val="0"/>
      <w:divBdr>
        <w:top w:val="none" w:sz="0" w:space="0" w:color="auto"/>
        <w:left w:val="none" w:sz="0" w:space="0" w:color="auto"/>
        <w:bottom w:val="none" w:sz="0" w:space="0" w:color="auto"/>
        <w:right w:val="none" w:sz="0" w:space="0" w:color="auto"/>
      </w:divBdr>
    </w:div>
    <w:div w:id="255797073">
      <w:bodyDiv w:val="1"/>
      <w:marLeft w:val="0"/>
      <w:marRight w:val="0"/>
      <w:marTop w:val="0"/>
      <w:marBottom w:val="0"/>
      <w:divBdr>
        <w:top w:val="none" w:sz="0" w:space="0" w:color="auto"/>
        <w:left w:val="none" w:sz="0" w:space="0" w:color="auto"/>
        <w:bottom w:val="none" w:sz="0" w:space="0" w:color="auto"/>
        <w:right w:val="none" w:sz="0" w:space="0" w:color="auto"/>
      </w:divBdr>
    </w:div>
    <w:div w:id="256182726">
      <w:bodyDiv w:val="1"/>
      <w:marLeft w:val="0"/>
      <w:marRight w:val="0"/>
      <w:marTop w:val="0"/>
      <w:marBottom w:val="0"/>
      <w:divBdr>
        <w:top w:val="none" w:sz="0" w:space="0" w:color="auto"/>
        <w:left w:val="none" w:sz="0" w:space="0" w:color="auto"/>
        <w:bottom w:val="none" w:sz="0" w:space="0" w:color="auto"/>
        <w:right w:val="none" w:sz="0" w:space="0" w:color="auto"/>
      </w:divBdr>
    </w:div>
    <w:div w:id="257326512">
      <w:bodyDiv w:val="1"/>
      <w:marLeft w:val="0"/>
      <w:marRight w:val="0"/>
      <w:marTop w:val="0"/>
      <w:marBottom w:val="0"/>
      <w:divBdr>
        <w:top w:val="none" w:sz="0" w:space="0" w:color="auto"/>
        <w:left w:val="none" w:sz="0" w:space="0" w:color="auto"/>
        <w:bottom w:val="none" w:sz="0" w:space="0" w:color="auto"/>
        <w:right w:val="none" w:sz="0" w:space="0" w:color="auto"/>
      </w:divBdr>
    </w:div>
    <w:div w:id="258146465">
      <w:bodyDiv w:val="1"/>
      <w:marLeft w:val="0"/>
      <w:marRight w:val="0"/>
      <w:marTop w:val="0"/>
      <w:marBottom w:val="0"/>
      <w:divBdr>
        <w:top w:val="none" w:sz="0" w:space="0" w:color="auto"/>
        <w:left w:val="none" w:sz="0" w:space="0" w:color="auto"/>
        <w:bottom w:val="none" w:sz="0" w:space="0" w:color="auto"/>
        <w:right w:val="none" w:sz="0" w:space="0" w:color="auto"/>
      </w:divBdr>
    </w:div>
    <w:div w:id="258368107">
      <w:bodyDiv w:val="1"/>
      <w:marLeft w:val="0"/>
      <w:marRight w:val="0"/>
      <w:marTop w:val="0"/>
      <w:marBottom w:val="0"/>
      <w:divBdr>
        <w:top w:val="none" w:sz="0" w:space="0" w:color="auto"/>
        <w:left w:val="none" w:sz="0" w:space="0" w:color="auto"/>
        <w:bottom w:val="none" w:sz="0" w:space="0" w:color="auto"/>
        <w:right w:val="none" w:sz="0" w:space="0" w:color="auto"/>
      </w:divBdr>
    </w:div>
    <w:div w:id="258562620">
      <w:bodyDiv w:val="1"/>
      <w:marLeft w:val="0"/>
      <w:marRight w:val="0"/>
      <w:marTop w:val="0"/>
      <w:marBottom w:val="0"/>
      <w:divBdr>
        <w:top w:val="none" w:sz="0" w:space="0" w:color="auto"/>
        <w:left w:val="none" w:sz="0" w:space="0" w:color="auto"/>
        <w:bottom w:val="none" w:sz="0" w:space="0" w:color="auto"/>
        <w:right w:val="none" w:sz="0" w:space="0" w:color="auto"/>
      </w:divBdr>
    </w:div>
    <w:div w:id="259024410">
      <w:bodyDiv w:val="1"/>
      <w:marLeft w:val="0"/>
      <w:marRight w:val="0"/>
      <w:marTop w:val="0"/>
      <w:marBottom w:val="0"/>
      <w:divBdr>
        <w:top w:val="none" w:sz="0" w:space="0" w:color="auto"/>
        <w:left w:val="none" w:sz="0" w:space="0" w:color="auto"/>
        <w:bottom w:val="none" w:sz="0" w:space="0" w:color="auto"/>
        <w:right w:val="none" w:sz="0" w:space="0" w:color="auto"/>
      </w:divBdr>
    </w:div>
    <w:div w:id="259685411">
      <w:bodyDiv w:val="1"/>
      <w:marLeft w:val="0"/>
      <w:marRight w:val="0"/>
      <w:marTop w:val="0"/>
      <w:marBottom w:val="0"/>
      <w:divBdr>
        <w:top w:val="none" w:sz="0" w:space="0" w:color="auto"/>
        <w:left w:val="none" w:sz="0" w:space="0" w:color="auto"/>
        <w:bottom w:val="none" w:sz="0" w:space="0" w:color="auto"/>
        <w:right w:val="none" w:sz="0" w:space="0" w:color="auto"/>
      </w:divBdr>
    </w:div>
    <w:div w:id="259996373">
      <w:bodyDiv w:val="1"/>
      <w:marLeft w:val="0"/>
      <w:marRight w:val="0"/>
      <w:marTop w:val="0"/>
      <w:marBottom w:val="0"/>
      <w:divBdr>
        <w:top w:val="none" w:sz="0" w:space="0" w:color="auto"/>
        <w:left w:val="none" w:sz="0" w:space="0" w:color="auto"/>
        <w:bottom w:val="none" w:sz="0" w:space="0" w:color="auto"/>
        <w:right w:val="none" w:sz="0" w:space="0" w:color="auto"/>
      </w:divBdr>
    </w:div>
    <w:div w:id="262149146">
      <w:bodyDiv w:val="1"/>
      <w:marLeft w:val="0"/>
      <w:marRight w:val="0"/>
      <w:marTop w:val="0"/>
      <w:marBottom w:val="0"/>
      <w:divBdr>
        <w:top w:val="none" w:sz="0" w:space="0" w:color="auto"/>
        <w:left w:val="none" w:sz="0" w:space="0" w:color="auto"/>
        <w:bottom w:val="none" w:sz="0" w:space="0" w:color="auto"/>
        <w:right w:val="none" w:sz="0" w:space="0" w:color="auto"/>
      </w:divBdr>
    </w:div>
    <w:div w:id="262154651">
      <w:bodyDiv w:val="1"/>
      <w:marLeft w:val="0"/>
      <w:marRight w:val="0"/>
      <w:marTop w:val="0"/>
      <w:marBottom w:val="0"/>
      <w:divBdr>
        <w:top w:val="none" w:sz="0" w:space="0" w:color="auto"/>
        <w:left w:val="none" w:sz="0" w:space="0" w:color="auto"/>
        <w:bottom w:val="none" w:sz="0" w:space="0" w:color="auto"/>
        <w:right w:val="none" w:sz="0" w:space="0" w:color="auto"/>
      </w:divBdr>
    </w:div>
    <w:div w:id="262806680">
      <w:bodyDiv w:val="1"/>
      <w:marLeft w:val="0"/>
      <w:marRight w:val="0"/>
      <w:marTop w:val="0"/>
      <w:marBottom w:val="0"/>
      <w:divBdr>
        <w:top w:val="none" w:sz="0" w:space="0" w:color="auto"/>
        <w:left w:val="none" w:sz="0" w:space="0" w:color="auto"/>
        <w:bottom w:val="none" w:sz="0" w:space="0" w:color="auto"/>
        <w:right w:val="none" w:sz="0" w:space="0" w:color="auto"/>
      </w:divBdr>
    </w:div>
    <w:div w:id="262808982">
      <w:bodyDiv w:val="1"/>
      <w:marLeft w:val="0"/>
      <w:marRight w:val="0"/>
      <w:marTop w:val="0"/>
      <w:marBottom w:val="0"/>
      <w:divBdr>
        <w:top w:val="none" w:sz="0" w:space="0" w:color="auto"/>
        <w:left w:val="none" w:sz="0" w:space="0" w:color="auto"/>
        <w:bottom w:val="none" w:sz="0" w:space="0" w:color="auto"/>
        <w:right w:val="none" w:sz="0" w:space="0" w:color="auto"/>
      </w:divBdr>
    </w:div>
    <w:div w:id="263458434">
      <w:bodyDiv w:val="1"/>
      <w:marLeft w:val="0"/>
      <w:marRight w:val="0"/>
      <w:marTop w:val="0"/>
      <w:marBottom w:val="0"/>
      <w:divBdr>
        <w:top w:val="none" w:sz="0" w:space="0" w:color="auto"/>
        <w:left w:val="none" w:sz="0" w:space="0" w:color="auto"/>
        <w:bottom w:val="none" w:sz="0" w:space="0" w:color="auto"/>
        <w:right w:val="none" w:sz="0" w:space="0" w:color="auto"/>
      </w:divBdr>
    </w:div>
    <w:div w:id="263928644">
      <w:bodyDiv w:val="1"/>
      <w:marLeft w:val="0"/>
      <w:marRight w:val="0"/>
      <w:marTop w:val="0"/>
      <w:marBottom w:val="0"/>
      <w:divBdr>
        <w:top w:val="none" w:sz="0" w:space="0" w:color="auto"/>
        <w:left w:val="none" w:sz="0" w:space="0" w:color="auto"/>
        <w:bottom w:val="none" w:sz="0" w:space="0" w:color="auto"/>
        <w:right w:val="none" w:sz="0" w:space="0" w:color="auto"/>
      </w:divBdr>
    </w:div>
    <w:div w:id="264273191">
      <w:bodyDiv w:val="1"/>
      <w:marLeft w:val="0"/>
      <w:marRight w:val="0"/>
      <w:marTop w:val="0"/>
      <w:marBottom w:val="0"/>
      <w:divBdr>
        <w:top w:val="none" w:sz="0" w:space="0" w:color="auto"/>
        <w:left w:val="none" w:sz="0" w:space="0" w:color="auto"/>
        <w:bottom w:val="none" w:sz="0" w:space="0" w:color="auto"/>
        <w:right w:val="none" w:sz="0" w:space="0" w:color="auto"/>
      </w:divBdr>
    </w:div>
    <w:div w:id="264774269">
      <w:bodyDiv w:val="1"/>
      <w:marLeft w:val="0"/>
      <w:marRight w:val="0"/>
      <w:marTop w:val="0"/>
      <w:marBottom w:val="0"/>
      <w:divBdr>
        <w:top w:val="none" w:sz="0" w:space="0" w:color="auto"/>
        <w:left w:val="none" w:sz="0" w:space="0" w:color="auto"/>
        <w:bottom w:val="none" w:sz="0" w:space="0" w:color="auto"/>
        <w:right w:val="none" w:sz="0" w:space="0" w:color="auto"/>
      </w:divBdr>
    </w:div>
    <w:div w:id="265768300">
      <w:bodyDiv w:val="1"/>
      <w:marLeft w:val="0"/>
      <w:marRight w:val="0"/>
      <w:marTop w:val="0"/>
      <w:marBottom w:val="0"/>
      <w:divBdr>
        <w:top w:val="none" w:sz="0" w:space="0" w:color="auto"/>
        <w:left w:val="none" w:sz="0" w:space="0" w:color="auto"/>
        <w:bottom w:val="none" w:sz="0" w:space="0" w:color="auto"/>
        <w:right w:val="none" w:sz="0" w:space="0" w:color="auto"/>
      </w:divBdr>
    </w:div>
    <w:div w:id="265772847">
      <w:bodyDiv w:val="1"/>
      <w:marLeft w:val="0"/>
      <w:marRight w:val="0"/>
      <w:marTop w:val="0"/>
      <w:marBottom w:val="0"/>
      <w:divBdr>
        <w:top w:val="none" w:sz="0" w:space="0" w:color="auto"/>
        <w:left w:val="none" w:sz="0" w:space="0" w:color="auto"/>
        <w:bottom w:val="none" w:sz="0" w:space="0" w:color="auto"/>
        <w:right w:val="none" w:sz="0" w:space="0" w:color="auto"/>
      </w:divBdr>
    </w:div>
    <w:div w:id="266432280">
      <w:bodyDiv w:val="1"/>
      <w:marLeft w:val="0"/>
      <w:marRight w:val="0"/>
      <w:marTop w:val="0"/>
      <w:marBottom w:val="0"/>
      <w:divBdr>
        <w:top w:val="none" w:sz="0" w:space="0" w:color="auto"/>
        <w:left w:val="none" w:sz="0" w:space="0" w:color="auto"/>
        <w:bottom w:val="none" w:sz="0" w:space="0" w:color="auto"/>
        <w:right w:val="none" w:sz="0" w:space="0" w:color="auto"/>
      </w:divBdr>
    </w:div>
    <w:div w:id="266543200">
      <w:bodyDiv w:val="1"/>
      <w:marLeft w:val="0"/>
      <w:marRight w:val="0"/>
      <w:marTop w:val="0"/>
      <w:marBottom w:val="0"/>
      <w:divBdr>
        <w:top w:val="none" w:sz="0" w:space="0" w:color="auto"/>
        <w:left w:val="none" w:sz="0" w:space="0" w:color="auto"/>
        <w:bottom w:val="none" w:sz="0" w:space="0" w:color="auto"/>
        <w:right w:val="none" w:sz="0" w:space="0" w:color="auto"/>
      </w:divBdr>
    </w:div>
    <w:div w:id="266621256">
      <w:bodyDiv w:val="1"/>
      <w:marLeft w:val="0"/>
      <w:marRight w:val="0"/>
      <w:marTop w:val="0"/>
      <w:marBottom w:val="0"/>
      <w:divBdr>
        <w:top w:val="none" w:sz="0" w:space="0" w:color="auto"/>
        <w:left w:val="none" w:sz="0" w:space="0" w:color="auto"/>
        <w:bottom w:val="none" w:sz="0" w:space="0" w:color="auto"/>
        <w:right w:val="none" w:sz="0" w:space="0" w:color="auto"/>
      </w:divBdr>
    </w:div>
    <w:div w:id="266666887">
      <w:bodyDiv w:val="1"/>
      <w:marLeft w:val="0"/>
      <w:marRight w:val="0"/>
      <w:marTop w:val="0"/>
      <w:marBottom w:val="0"/>
      <w:divBdr>
        <w:top w:val="none" w:sz="0" w:space="0" w:color="auto"/>
        <w:left w:val="none" w:sz="0" w:space="0" w:color="auto"/>
        <w:bottom w:val="none" w:sz="0" w:space="0" w:color="auto"/>
        <w:right w:val="none" w:sz="0" w:space="0" w:color="auto"/>
      </w:divBdr>
    </w:div>
    <w:div w:id="267323761">
      <w:bodyDiv w:val="1"/>
      <w:marLeft w:val="0"/>
      <w:marRight w:val="0"/>
      <w:marTop w:val="0"/>
      <w:marBottom w:val="0"/>
      <w:divBdr>
        <w:top w:val="none" w:sz="0" w:space="0" w:color="auto"/>
        <w:left w:val="none" w:sz="0" w:space="0" w:color="auto"/>
        <w:bottom w:val="none" w:sz="0" w:space="0" w:color="auto"/>
        <w:right w:val="none" w:sz="0" w:space="0" w:color="auto"/>
      </w:divBdr>
    </w:div>
    <w:div w:id="267398540">
      <w:bodyDiv w:val="1"/>
      <w:marLeft w:val="0"/>
      <w:marRight w:val="0"/>
      <w:marTop w:val="0"/>
      <w:marBottom w:val="0"/>
      <w:divBdr>
        <w:top w:val="none" w:sz="0" w:space="0" w:color="auto"/>
        <w:left w:val="none" w:sz="0" w:space="0" w:color="auto"/>
        <w:bottom w:val="none" w:sz="0" w:space="0" w:color="auto"/>
        <w:right w:val="none" w:sz="0" w:space="0" w:color="auto"/>
      </w:divBdr>
    </w:div>
    <w:div w:id="267471418">
      <w:bodyDiv w:val="1"/>
      <w:marLeft w:val="0"/>
      <w:marRight w:val="0"/>
      <w:marTop w:val="0"/>
      <w:marBottom w:val="0"/>
      <w:divBdr>
        <w:top w:val="none" w:sz="0" w:space="0" w:color="auto"/>
        <w:left w:val="none" w:sz="0" w:space="0" w:color="auto"/>
        <w:bottom w:val="none" w:sz="0" w:space="0" w:color="auto"/>
        <w:right w:val="none" w:sz="0" w:space="0" w:color="auto"/>
      </w:divBdr>
    </w:div>
    <w:div w:id="267545389">
      <w:bodyDiv w:val="1"/>
      <w:marLeft w:val="0"/>
      <w:marRight w:val="0"/>
      <w:marTop w:val="0"/>
      <w:marBottom w:val="0"/>
      <w:divBdr>
        <w:top w:val="none" w:sz="0" w:space="0" w:color="auto"/>
        <w:left w:val="none" w:sz="0" w:space="0" w:color="auto"/>
        <w:bottom w:val="none" w:sz="0" w:space="0" w:color="auto"/>
        <w:right w:val="none" w:sz="0" w:space="0" w:color="auto"/>
      </w:divBdr>
    </w:div>
    <w:div w:id="268395965">
      <w:bodyDiv w:val="1"/>
      <w:marLeft w:val="0"/>
      <w:marRight w:val="0"/>
      <w:marTop w:val="0"/>
      <w:marBottom w:val="0"/>
      <w:divBdr>
        <w:top w:val="none" w:sz="0" w:space="0" w:color="auto"/>
        <w:left w:val="none" w:sz="0" w:space="0" w:color="auto"/>
        <w:bottom w:val="none" w:sz="0" w:space="0" w:color="auto"/>
        <w:right w:val="none" w:sz="0" w:space="0" w:color="auto"/>
      </w:divBdr>
    </w:div>
    <w:div w:id="268464478">
      <w:bodyDiv w:val="1"/>
      <w:marLeft w:val="0"/>
      <w:marRight w:val="0"/>
      <w:marTop w:val="0"/>
      <w:marBottom w:val="0"/>
      <w:divBdr>
        <w:top w:val="none" w:sz="0" w:space="0" w:color="auto"/>
        <w:left w:val="none" w:sz="0" w:space="0" w:color="auto"/>
        <w:bottom w:val="none" w:sz="0" w:space="0" w:color="auto"/>
        <w:right w:val="none" w:sz="0" w:space="0" w:color="auto"/>
      </w:divBdr>
    </w:div>
    <w:div w:id="268777462">
      <w:bodyDiv w:val="1"/>
      <w:marLeft w:val="0"/>
      <w:marRight w:val="0"/>
      <w:marTop w:val="0"/>
      <w:marBottom w:val="0"/>
      <w:divBdr>
        <w:top w:val="none" w:sz="0" w:space="0" w:color="auto"/>
        <w:left w:val="none" w:sz="0" w:space="0" w:color="auto"/>
        <w:bottom w:val="none" w:sz="0" w:space="0" w:color="auto"/>
        <w:right w:val="none" w:sz="0" w:space="0" w:color="auto"/>
      </w:divBdr>
    </w:div>
    <w:div w:id="269551099">
      <w:bodyDiv w:val="1"/>
      <w:marLeft w:val="0"/>
      <w:marRight w:val="0"/>
      <w:marTop w:val="0"/>
      <w:marBottom w:val="0"/>
      <w:divBdr>
        <w:top w:val="none" w:sz="0" w:space="0" w:color="auto"/>
        <w:left w:val="none" w:sz="0" w:space="0" w:color="auto"/>
        <w:bottom w:val="none" w:sz="0" w:space="0" w:color="auto"/>
        <w:right w:val="none" w:sz="0" w:space="0" w:color="auto"/>
      </w:divBdr>
    </w:div>
    <w:div w:id="269557308">
      <w:bodyDiv w:val="1"/>
      <w:marLeft w:val="0"/>
      <w:marRight w:val="0"/>
      <w:marTop w:val="0"/>
      <w:marBottom w:val="0"/>
      <w:divBdr>
        <w:top w:val="none" w:sz="0" w:space="0" w:color="auto"/>
        <w:left w:val="none" w:sz="0" w:space="0" w:color="auto"/>
        <w:bottom w:val="none" w:sz="0" w:space="0" w:color="auto"/>
        <w:right w:val="none" w:sz="0" w:space="0" w:color="auto"/>
      </w:divBdr>
    </w:div>
    <w:div w:id="269702918">
      <w:bodyDiv w:val="1"/>
      <w:marLeft w:val="0"/>
      <w:marRight w:val="0"/>
      <w:marTop w:val="0"/>
      <w:marBottom w:val="0"/>
      <w:divBdr>
        <w:top w:val="none" w:sz="0" w:space="0" w:color="auto"/>
        <w:left w:val="none" w:sz="0" w:space="0" w:color="auto"/>
        <w:bottom w:val="none" w:sz="0" w:space="0" w:color="auto"/>
        <w:right w:val="none" w:sz="0" w:space="0" w:color="auto"/>
      </w:divBdr>
    </w:div>
    <w:div w:id="271057915">
      <w:bodyDiv w:val="1"/>
      <w:marLeft w:val="0"/>
      <w:marRight w:val="0"/>
      <w:marTop w:val="0"/>
      <w:marBottom w:val="0"/>
      <w:divBdr>
        <w:top w:val="none" w:sz="0" w:space="0" w:color="auto"/>
        <w:left w:val="none" w:sz="0" w:space="0" w:color="auto"/>
        <w:bottom w:val="none" w:sz="0" w:space="0" w:color="auto"/>
        <w:right w:val="none" w:sz="0" w:space="0" w:color="auto"/>
      </w:divBdr>
    </w:div>
    <w:div w:id="271281634">
      <w:bodyDiv w:val="1"/>
      <w:marLeft w:val="0"/>
      <w:marRight w:val="0"/>
      <w:marTop w:val="0"/>
      <w:marBottom w:val="0"/>
      <w:divBdr>
        <w:top w:val="none" w:sz="0" w:space="0" w:color="auto"/>
        <w:left w:val="none" w:sz="0" w:space="0" w:color="auto"/>
        <w:bottom w:val="none" w:sz="0" w:space="0" w:color="auto"/>
        <w:right w:val="none" w:sz="0" w:space="0" w:color="auto"/>
      </w:divBdr>
    </w:div>
    <w:div w:id="271908964">
      <w:bodyDiv w:val="1"/>
      <w:marLeft w:val="0"/>
      <w:marRight w:val="0"/>
      <w:marTop w:val="0"/>
      <w:marBottom w:val="0"/>
      <w:divBdr>
        <w:top w:val="none" w:sz="0" w:space="0" w:color="auto"/>
        <w:left w:val="none" w:sz="0" w:space="0" w:color="auto"/>
        <w:bottom w:val="none" w:sz="0" w:space="0" w:color="auto"/>
        <w:right w:val="none" w:sz="0" w:space="0" w:color="auto"/>
      </w:divBdr>
    </w:div>
    <w:div w:id="271933924">
      <w:bodyDiv w:val="1"/>
      <w:marLeft w:val="0"/>
      <w:marRight w:val="0"/>
      <w:marTop w:val="0"/>
      <w:marBottom w:val="0"/>
      <w:divBdr>
        <w:top w:val="none" w:sz="0" w:space="0" w:color="auto"/>
        <w:left w:val="none" w:sz="0" w:space="0" w:color="auto"/>
        <w:bottom w:val="none" w:sz="0" w:space="0" w:color="auto"/>
        <w:right w:val="none" w:sz="0" w:space="0" w:color="auto"/>
      </w:divBdr>
    </w:div>
    <w:div w:id="272903243">
      <w:bodyDiv w:val="1"/>
      <w:marLeft w:val="0"/>
      <w:marRight w:val="0"/>
      <w:marTop w:val="0"/>
      <w:marBottom w:val="0"/>
      <w:divBdr>
        <w:top w:val="none" w:sz="0" w:space="0" w:color="auto"/>
        <w:left w:val="none" w:sz="0" w:space="0" w:color="auto"/>
        <w:bottom w:val="none" w:sz="0" w:space="0" w:color="auto"/>
        <w:right w:val="none" w:sz="0" w:space="0" w:color="auto"/>
      </w:divBdr>
    </w:div>
    <w:div w:id="272908600">
      <w:bodyDiv w:val="1"/>
      <w:marLeft w:val="0"/>
      <w:marRight w:val="0"/>
      <w:marTop w:val="0"/>
      <w:marBottom w:val="0"/>
      <w:divBdr>
        <w:top w:val="none" w:sz="0" w:space="0" w:color="auto"/>
        <w:left w:val="none" w:sz="0" w:space="0" w:color="auto"/>
        <w:bottom w:val="none" w:sz="0" w:space="0" w:color="auto"/>
        <w:right w:val="none" w:sz="0" w:space="0" w:color="auto"/>
      </w:divBdr>
    </w:div>
    <w:div w:id="273024996">
      <w:bodyDiv w:val="1"/>
      <w:marLeft w:val="0"/>
      <w:marRight w:val="0"/>
      <w:marTop w:val="0"/>
      <w:marBottom w:val="0"/>
      <w:divBdr>
        <w:top w:val="none" w:sz="0" w:space="0" w:color="auto"/>
        <w:left w:val="none" w:sz="0" w:space="0" w:color="auto"/>
        <w:bottom w:val="none" w:sz="0" w:space="0" w:color="auto"/>
        <w:right w:val="none" w:sz="0" w:space="0" w:color="auto"/>
      </w:divBdr>
    </w:div>
    <w:div w:id="273025150">
      <w:bodyDiv w:val="1"/>
      <w:marLeft w:val="0"/>
      <w:marRight w:val="0"/>
      <w:marTop w:val="0"/>
      <w:marBottom w:val="0"/>
      <w:divBdr>
        <w:top w:val="none" w:sz="0" w:space="0" w:color="auto"/>
        <w:left w:val="none" w:sz="0" w:space="0" w:color="auto"/>
        <w:bottom w:val="none" w:sz="0" w:space="0" w:color="auto"/>
        <w:right w:val="none" w:sz="0" w:space="0" w:color="auto"/>
      </w:divBdr>
    </w:div>
    <w:div w:id="273291867">
      <w:bodyDiv w:val="1"/>
      <w:marLeft w:val="0"/>
      <w:marRight w:val="0"/>
      <w:marTop w:val="0"/>
      <w:marBottom w:val="0"/>
      <w:divBdr>
        <w:top w:val="none" w:sz="0" w:space="0" w:color="auto"/>
        <w:left w:val="none" w:sz="0" w:space="0" w:color="auto"/>
        <w:bottom w:val="none" w:sz="0" w:space="0" w:color="auto"/>
        <w:right w:val="none" w:sz="0" w:space="0" w:color="auto"/>
      </w:divBdr>
    </w:div>
    <w:div w:id="273437731">
      <w:bodyDiv w:val="1"/>
      <w:marLeft w:val="0"/>
      <w:marRight w:val="0"/>
      <w:marTop w:val="0"/>
      <w:marBottom w:val="0"/>
      <w:divBdr>
        <w:top w:val="none" w:sz="0" w:space="0" w:color="auto"/>
        <w:left w:val="none" w:sz="0" w:space="0" w:color="auto"/>
        <w:bottom w:val="none" w:sz="0" w:space="0" w:color="auto"/>
        <w:right w:val="none" w:sz="0" w:space="0" w:color="auto"/>
      </w:divBdr>
    </w:div>
    <w:div w:id="273829665">
      <w:bodyDiv w:val="1"/>
      <w:marLeft w:val="0"/>
      <w:marRight w:val="0"/>
      <w:marTop w:val="0"/>
      <w:marBottom w:val="0"/>
      <w:divBdr>
        <w:top w:val="none" w:sz="0" w:space="0" w:color="auto"/>
        <w:left w:val="none" w:sz="0" w:space="0" w:color="auto"/>
        <w:bottom w:val="none" w:sz="0" w:space="0" w:color="auto"/>
        <w:right w:val="none" w:sz="0" w:space="0" w:color="auto"/>
      </w:divBdr>
    </w:div>
    <w:div w:id="274748323">
      <w:bodyDiv w:val="1"/>
      <w:marLeft w:val="0"/>
      <w:marRight w:val="0"/>
      <w:marTop w:val="0"/>
      <w:marBottom w:val="0"/>
      <w:divBdr>
        <w:top w:val="none" w:sz="0" w:space="0" w:color="auto"/>
        <w:left w:val="none" w:sz="0" w:space="0" w:color="auto"/>
        <w:bottom w:val="none" w:sz="0" w:space="0" w:color="auto"/>
        <w:right w:val="none" w:sz="0" w:space="0" w:color="auto"/>
      </w:divBdr>
    </w:div>
    <w:div w:id="276062916">
      <w:bodyDiv w:val="1"/>
      <w:marLeft w:val="0"/>
      <w:marRight w:val="0"/>
      <w:marTop w:val="0"/>
      <w:marBottom w:val="0"/>
      <w:divBdr>
        <w:top w:val="none" w:sz="0" w:space="0" w:color="auto"/>
        <w:left w:val="none" w:sz="0" w:space="0" w:color="auto"/>
        <w:bottom w:val="none" w:sz="0" w:space="0" w:color="auto"/>
        <w:right w:val="none" w:sz="0" w:space="0" w:color="auto"/>
      </w:divBdr>
    </w:div>
    <w:div w:id="276714891">
      <w:bodyDiv w:val="1"/>
      <w:marLeft w:val="0"/>
      <w:marRight w:val="0"/>
      <w:marTop w:val="0"/>
      <w:marBottom w:val="0"/>
      <w:divBdr>
        <w:top w:val="none" w:sz="0" w:space="0" w:color="auto"/>
        <w:left w:val="none" w:sz="0" w:space="0" w:color="auto"/>
        <w:bottom w:val="none" w:sz="0" w:space="0" w:color="auto"/>
        <w:right w:val="none" w:sz="0" w:space="0" w:color="auto"/>
      </w:divBdr>
    </w:div>
    <w:div w:id="276955501">
      <w:bodyDiv w:val="1"/>
      <w:marLeft w:val="0"/>
      <w:marRight w:val="0"/>
      <w:marTop w:val="0"/>
      <w:marBottom w:val="0"/>
      <w:divBdr>
        <w:top w:val="none" w:sz="0" w:space="0" w:color="auto"/>
        <w:left w:val="none" w:sz="0" w:space="0" w:color="auto"/>
        <w:bottom w:val="none" w:sz="0" w:space="0" w:color="auto"/>
        <w:right w:val="none" w:sz="0" w:space="0" w:color="auto"/>
      </w:divBdr>
    </w:div>
    <w:div w:id="277100850">
      <w:bodyDiv w:val="1"/>
      <w:marLeft w:val="0"/>
      <w:marRight w:val="0"/>
      <w:marTop w:val="0"/>
      <w:marBottom w:val="0"/>
      <w:divBdr>
        <w:top w:val="none" w:sz="0" w:space="0" w:color="auto"/>
        <w:left w:val="none" w:sz="0" w:space="0" w:color="auto"/>
        <w:bottom w:val="none" w:sz="0" w:space="0" w:color="auto"/>
        <w:right w:val="none" w:sz="0" w:space="0" w:color="auto"/>
      </w:divBdr>
    </w:div>
    <w:div w:id="278529174">
      <w:bodyDiv w:val="1"/>
      <w:marLeft w:val="0"/>
      <w:marRight w:val="0"/>
      <w:marTop w:val="0"/>
      <w:marBottom w:val="0"/>
      <w:divBdr>
        <w:top w:val="none" w:sz="0" w:space="0" w:color="auto"/>
        <w:left w:val="none" w:sz="0" w:space="0" w:color="auto"/>
        <w:bottom w:val="none" w:sz="0" w:space="0" w:color="auto"/>
        <w:right w:val="none" w:sz="0" w:space="0" w:color="auto"/>
      </w:divBdr>
    </w:div>
    <w:div w:id="278731620">
      <w:bodyDiv w:val="1"/>
      <w:marLeft w:val="0"/>
      <w:marRight w:val="0"/>
      <w:marTop w:val="0"/>
      <w:marBottom w:val="0"/>
      <w:divBdr>
        <w:top w:val="none" w:sz="0" w:space="0" w:color="auto"/>
        <w:left w:val="none" w:sz="0" w:space="0" w:color="auto"/>
        <w:bottom w:val="none" w:sz="0" w:space="0" w:color="auto"/>
        <w:right w:val="none" w:sz="0" w:space="0" w:color="auto"/>
      </w:divBdr>
    </w:div>
    <w:div w:id="278804270">
      <w:bodyDiv w:val="1"/>
      <w:marLeft w:val="0"/>
      <w:marRight w:val="0"/>
      <w:marTop w:val="0"/>
      <w:marBottom w:val="0"/>
      <w:divBdr>
        <w:top w:val="none" w:sz="0" w:space="0" w:color="auto"/>
        <w:left w:val="none" w:sz="0" w:space="0" w:color="auto"/>
        <w:bottom w:val="none" w:sz="0" w:space="0" w:color="auto"/>
        <w:right w:val="none" w:sz="0" w:space="0" w:color="auto"/>
      </w:divBdr>
    </w:div>
    <w:div w:id="278876126">
      <w:bodyDiv w:val="1"/>
      <w:marLeft w:val="0"/>
      <w:marRight w:val="0"/>
      <w:marTop w:val="0"/>
      <w:marBottom w:val="0"/>
      <w:divBdr>
        <w:top w:val="none" w:sz="0" w:space="0" w:color="auto"/>
        <w:left w:val="none" w:sz="0" w:space="0" w:color="auto"/>
        <w:bottom w:val="none" w:sz="0" w:space="0" w:color="auto"/>
        <w:right w:val="none" w:sz="0" w:space="0" w:color="auto"/>
      </w:divBdr>
    </w:div>
    <w:div w:id="279073475">
      <w:bodyDiv w:val="1"/>
      <w:marLeft w:val="0"/>
      <w:marRight w:val="0"/>
      <w:marTop w:val="0"/>
      <w:marBottom w:val="0"/>
      <w:divBdr>
        <w:top w:val="none" w:sz="0" w:space="0" w:color="auto"/>
        <w:left w:val="none" w:sz="0" w:space="0" w:color="auto"/>
        <w:bottom w:val="none" w:sz="0" w:space="0" w:color="auto"/>
        <w:right w:val="none" w:sz="0" w:space="0" w:color="auto"/>
      </w:divBdr>
    </w:div>
    <w:div w:id="279459080">
      <w:bodyDiv w:val="1"/>
      <w:marLeft w:val="0"/>
      <w:marRight w:val="0"/>
      <w:marTop w:val="0"/>
      <w:marBottom w:val="0"/>
      <w:divBdr>
        <w:top w:val="none" w:sz="0" w:space="0" w:color="auto"/>
        <w:left w:val="none" w:sz="0" w:space="0" w:color="auto"/>
        <w:bottom w:val="none" w:sz="0" w:space="0" w:color="auto"/>
        <w:right w:val="none" w:sz="0" w:space="0" w:color="auto"/>
      </w:divBdr>
    </w:div>
    <w:div w:id="279654021">
      <w:bodyDiv w:val="1"/>
      <w:marLeft w:val="0"/>
      <w:marRight w:val="0"/>
      <w:marTop w:val="0"/>
      <w:marBottom w:val="0"/>
      <w:divBdr>
        <w:top w:val="none" w:sz="0" w:space="0" w:color="auto"/>
        <w:left w:val="none" w:sz="0" w:space="0" w:color="auto"/>
        <w:bottom w:val="none" w:sz="0" w:space="0" w:color="auto"/>
        <w:right w:val="none" w:sz="0" w:space="0" w:color="auto"/>
      </w:divBdr>
    </w:div>
    <w:div w:id="280696964">
      <w:bodyDiv w:val="1"/>
      <w:marLeft w:val="0"/>
      <w:marRight w:val="0"/>
      <w:marTop w:val="0"/>
      <w:marBottom w:val="0"/>
      <w:divBdr>
        <w:top w:val="none" w:sz="0" w:space="0" w:color="auto"/>
        <w:left w:val="none" w:sz="0" w:space="0" w:color="auto"/>
        <w:bottom w:val="none" w:sz="0" w:space="0" w:color="auto"/>
        <w:right w:val="none" w:sz="0" w:space="0" w:color="auto"/>
      </w:divBdr>
    </w:div>
    <w:div w:id="280697208">
      <w:bodyDiv w:val="1"/>
      <w:marLeft w:val="0"/>
      <w:marRight w:val="0"/>
      <w:marTop w:val="0"/>
      <w:marBottom w:val="0"/>
      <w:divBdr>
        <w:top w:val="none" w:sz="0" w:space="0" w:color="auto"/>
        <w:left w:val="none" w:sz="0" w:space="0" w:color="auto"/>
        <w:bottom w:val="none" w:sz="0" w:space="0" w:color="auto"/>
        <w:right w:val="none" w:sz="0" w:space="0" w:color="auto"/>
      </w:divBdr>
    </w:div>
    <w:div w:id="281116366">
      <w:bodyDiv w:val="1"/>
      <w:marLeft w:val="0"/>
      <w:marRight w:val="0"/>
      <w:marTop w:val="0"/>
      <w:marBottom w:val="0"/>
      <w:divBdr>
        <w:top w:val="none" w:sz="0" w:space="0" w:color="auto"/>
        <w:left w:val="none" w:sz="0" w:space="0" w:color="auto"/>
        <w:bottom w:val="none" w:sz="0" w:space="0" w:color="auto"/>
        <w:right w:val="none" w:sz="0" w:space="0" w:color="auto"/>
      </w:divBdr>
    </w:div>
    <w:div w:id="281428019">
      <w:bodyDiv w:val="1"/>
      <w:marLeft w:val="0"/>
      <w:marRight w:val="0"/>
      <w:marTop w:val="0"/>
      <w:marBottom w:val="0"/>
      <w:divBdr>
        <w:top w:val="none" w:sz="0" w:space="0" w:color="auto"/>
        <w:left w:val="none" w:sz="0" w:space="0" w:color="auto"/>
        <w:bottom w:val="none" w:sz="0" w:space="0" w:color="auto"/>
        <w:right w:val="none" w:sz="0" w:space="0" w:color="auto"/>
      </w:divBdr>
    </w:div>
    <w:div w:id="281499596">
      <w:bodyDiv w:val="1"/>
      <w:marLeft w:val="0"/>
      <w:marRight w:val="0"/>
      <w:marTop w:val="0"/>
      <w:marBottom w:val="0"/>
      <w:divBdr>
        <w:top w:val="none" w:sz="0" w:space="0" w:color="auto"/>
        <w:left w:val="none" w:sz="0" w:space="0" w:color="auto"/>
        <w:bottom w:val="none" w:sz="0" w:space="0" w:color="auto"/>
        <w:right w:val="none" w:sz="0" w:space="0" w:color="auto"/>
      </w:divBdr>
    </w:div>
    <w:div w:id="284972363">
      <w:bodyDiv w:val="1"/>
      <w:marLeft w:val="0"/>
      <w:marRight w:val="0"/>
      <w:marTop w:val="0"/>
      <w:marBottom w:val="0"/>
      <w:divBdr>
        <w:top w:val="none" w:sz="0" w:space="0" w:color="auto"/>
        <w:left w:val="none" w:sz="0" w:space="0" w:color="auto"/>
        <w:bottom w:val="none" w:sz="0" w:space="0" w:color="auto"/>
        <w:right w:val="none" w:sz="0" w:space="0" w:color="auto"/>
      </w:divBdr>
    </w:div>
    <w:div w:id="285091138">
      <w:bodyDiv w:val="1"/>
      <w:marLeft w:val="0"/>
      <w:marRight w:val="0"/>
      <w:marTop w:val="0"/>
      <w:marBottom w:val="0"/>
      <w:divBdr>
        <w:top w:val="none" w:sz="0" w:space="0" w:color="auto"/>
        <w:left w:val="none" w:sz="0" w:space="0" w:color="auto"/>
        <w:bottom w:val="none" w:sz="0" w:space="0" w:color="auto"/>
        <w:right w:val="none" w:sz="0" w:space="0" w:color="auto"/>
      </w:divBdr>
    </w:div>
    <w:div w:id="286935114">
      <w:bodyDiv w:val="1"/>
      <w:marLeft w:val="0"/>
      <w:marRight w:val="0"/>
      <w:marTop w:val="0"/>
      <w:marBottom w:val="0"/>
      <w:divBdr>
        <w:top w:val="none" w:sz="0" w:space="0" w:color="auto"/>
        <w:left w:val="none" w:sz="0" w:space="0" w:color="auto"/>
        <w:bottom w:val="none" w:sz="0" w:space="0" w:color="auto"/>
        <w:right w:val="none" w:sz="0" w:space="0" w:color="auto"/>
      </w:divBdr>
    </w:div>
    <w:div w:id="288324091">
      <w:bodyDiv w:val="1"/>
      <w:marLeft w:val="0"/>
      <w:marRight w:val="0"/>
      <w:marTop w:val="0"/>
      <w:marBottom w:val="0"/>
      <w:divBdr>
        <w:top w:val="none" w:sz="0" w:space="0" w:color="auto"/>
        <w:left w:val="none" w:sz="0" w:space="0" w:color="auto"/>
        <w:bottom w:val="none" w:sz="0" w:space="0" w:color="auto"/>
        <w:right w:val="none" w:sz="0" w:space="0" w:color="auto"/>
      </w:divBdr>
    </w:div>
    <w:div w:id="288365781">
      <w:bodyDiv w:val="1"/>
      <w:marLeft w:val="0"/>
      <w:marRight w:val="0"/>
      <w:marTop w:val="0"/>
      <w:marBottom w:val="0"/>
      <w:divBdr>
        <w:top w:val="none" w:sz="0" w:space="0" w:color="auto"/>
        <w:left w:val="none" w:sz="0" w:space="0" w:color="auto"/>
        <w:bottom w:val="none" w:sz="0" w:space="0" w:color="auto"/>
        <w:right w:val="none" w:sz="0" w:space="0" w:color="auto"/>
      </w:divBdr>
    </w:div>
    <w:div w:id="288390894">
      <w:bodyDiv w:val="1"/>
      <w:marLeft w:val="0"/>
      <w:marRight w:val="0"/>
      <w:marTop w:val="0"/>
      <w:marBottom w:val="0"/>
      <w:divBdr>
        <w:top w:val="none" w:sz="0" w:space="0" w:color="auto"/>
        <w:left w:val="none" w:sz="0" w:space="0" w:color="auto"/>
        <w:bottom w:val="none" w:sz="0" w:space="0" w:color="auto"/>
        <w:right w:val="none" w:sz="0" w:space="0" w:color="auto"/>
      </w:divBdr>
    </w:div>
    <w:div w:id="289095090">
      <w:bodyDiv w:val="1"/>
      <w:marLeft w:val="0"/>
      <w:marRight w:val="0"/>
      <w:marTop w:val="0"/>
      <w:marBottom w:val="0"/>
      <w:divBdr>
        <w:top w:val="none" w:sz="0" w:space="0" w:color="auto"/>
        <w:left w:val="none" w:sz="0" w:space="0" w:color="auto"/>
        <w:bottom w:val="none" w:sz="0" w:space="0" w:color="auto"/>
        <w:right w:val="none" w:sz="0" w:space="0" w:color="auto"/>
      </w:divBdr>
    </w:div>
    <w:div w:id="289170871">
      <w:bodyDiv w:val="1"/>
      <w:marLeft w:val="0"/>
      <w:marRight w:val="0"/>
      <w:marTop w:val="0"/>
      <w:marBottom w:val="0"/>
      <w:divBdr>
        <w:top w:val="none" w:sz="0" w:space="0" w:color="auto"/>
        <w:left w:val="none" w:sz="0" w:space="0" w:color="auto"/>
        <w:bottom w:val="none" w:sz="0" w:space="0" w:color="auto"/>
        <w:right w:val="none" w:sz="0" w:space="0" w:color="auto"/>
      </w:divBdr>
    </w:div>
    <w:div w:id="289172896">
      <w:bodyDiv w:val="1"/>
      <w:marLeft w:val="0"/>
      <w:marRight w:val="0"/>
      <w:marTop w:val="0"/>
      <w:marBottom w:val="0"/>
      <w:divBdr>
        <w:top w:val="none" w:sz="0" w:space="0" w:color="auto"/>
        <w:left w:val="none" w:sz="0" w:space="0" w:color="auto"/>
        <w:bottom w:val="none" w:sz="0" w:space="0" w:color="auto"/>
        <w:right w:val="none" w:sz="0" w:space="0" w:color="auto"/>
      </w:divBdr>
    </w:div>
    <w:div w:id="289436997">
      <w:bodyDiv w:val="1"/>
      <w:marLeft w:val="0"/>
      <w:marRight w:val="0"/>
      <w:marTop w:val="0"/>
      <w:marBottom w:val="0"/>
      <w:divBdr>
        <w:top w:val="none" w:sz="0" w:space="0" w:color="auto"/>
        <w:left w:val="none" w:sz="0" w:space="0" w:color="auto"/>
        <w:bottom w:val="none" w:sz="0" w:space="0" w:color="auto"/>
        <w:right w:val="none" w:sz="0" w:space="0" w:color="auto"/>
      </w:divBdr>
    </w:div>
    <w:div w:id="289554728">
      <w:bodyDiv w:val="1"/>
      <w:marLeft w:val="0"/>
      <w:marRight w:val="0"/>
      <w:marTop w:val="0"/>
      <w:marBottom w:val="0"/>
      <w:divBdr>
        <w:top w:val="none" w:sz="0" w:space="0" w:color="auto"/>
        <w:left w:val="none" w:sz="0" w:space="0" w:color="auto"/>
        <w:bottom w:val="none" w:sz="0" w:space="0" w:color="auto"/>
        <w:right w:val="none" w:sz="0" w:space="0" w:color="auto"/>
      </w:divBdr>
    </w:div>
    <w:div w:id="289554960">
      <w:bodyDiv w:val="1"/>
      <w:marLeft w:val="0"/>
      <w:marRight w:val="0"/>
      <w:marTop w:val="0"/>
      <w:marBottom w:val="0"/>
      <w:divBdr>
        <w:top w:val="none" w:sz="0" w:space="0" w:color="auto"/>
        <w:left w:val="none" w:sz="0" w:space="0" w:color="auto"/>
        <w:bottom w:val="none" w:sz="0" w:space="0" w:color="auto"/>
        <w:right w:val="none" w:sz="0" w:space="0" w:color="auto"/>
      </w:divBdr>
    </w:div>
    <w:div w:id="290865183">
      <w:bodyDiv w:val="1"/>
      <w:marLeft w:val="0"/>
      <w:marRight w:val="0"/>
      <w:marTop w:val="0"/>
      <w:marBottom w:val="0"/>
      <w:divBdr>
        <w:top w:val="none" w:sz="0" w:space="0" w:color="auto"/>
        <w:left w:val="none" w:sz="0" w:space="0" w:color="auto"/>
        <w:bottom w:val="none" w:sz="0" w:space="0" w:color="auto"/>
        <w:right w:val="none" w:sz="0" w:space="0" w:color="auto"/>
      </w:divBdr>
    </w:div>
    <w:div w:id="291641664">
      <w:bodyDiv w:val="1"/>
      <w:marLeft w:val="0"/>
      <w:marRight w:val="0"/>
      <w:marTop w:val="0"/>
      <w:marBottom w:val="0"/>
      <w:divBdr>
        <w:top w:val="none" w:sz="0" w:space="0" w:color="auto"/>
        <w:left w:val="none" w:sz="0" w:space="0" w:color="auto"/>
        <w:bottom w:val="none" w:sz="0" w:space="0" w:color="auto"/>
        <w:right w:val="none" w:sz="0" w:space="0" w:color="auto"/>
      </w:divBdr>
    </w:div>
    <w:div w:id="291903981">
      <w:bodyDiv w:val="1"/>
      <w:marLeft w:val="0"/>
      <w:marRight w:val="0"/>
      <w:marTop w:val="0"/>
      <w:marBottom w:val="0"/>
      <w:divBdr>
        <w:top w:val="none" w:sz="0" w:space="0" w:color="auto"/>
        <w:left w:val="none" w:sz="0" w:space="0" w:color="auto"/>
        <w:bottom w:val="none" w:sz="0" w:space="0" w:color="auto"/>
        <w:right w:val="none" w:sz="0" w:space="0" w:color="auto"/>
      </w:divBdr>
    </w:div>
    <w:div w:id="292030659">
      <w:bodyDiv w:val="1"/>
      <w:marLeft w:val="0"/>
      <w:marRight w:val="0"/>
      <w:marTop w:val="0"/>
      <w:marBottom w:val="0"/>
      <w:divBdr>
        <w:top w:val="none" w:sz="0" w:space="0" w:color="auto"/>
        <w:left w:val="none" w:sz="0" w:space="0" w:color="auto"/>
        <w:bottom w:val="none" w:sz="0" w:space="0" w:color="auto"/>
        <w:right w:val="none" w:sz="0" w:space="0" w:color="auto"/>
      </w:divBdr>
    </w:div>
    <w:div w:id="292177209">
      <w:bodyDiv w:val="1"/>
      <w:marLeft w:val="0"/>
      <w:marRight w:val="0"/>
      <w:marTop w:val="0"/>
      <w:marBottom w:val="0"/>
      <w:divBdr>
        <w:top w:val="none" w:sz="0" w:space="0" w:color="auto"/>
        <w:left w:val="none" w:sz="0" w:space="0" w:color="auto"/>
        <w:bottom w:val="none" w:sz="0" w:space="0" w:color="auto"/>
        <w:right w:val="none" w:sz="0" w:space="0" w:color="auto"/>
      </w:divBdr>
    </w:div>
    <w:div w:id="294915096">
      <w:bodyDiv w:val="1"/>
      <w:marLeft w:val="0"/>
      <w:marRight w:val="0"/>
      <w:marTop w:val="0"/>
      <w:marBottom w:val="0"/>
      <w:divBdr>
        <w:top w:val="none" w:sz="0" w:space="0" w:color="auto"/>
        <w:left w:val="none" w:sz="0" w:space="0" w:color="auto"/>
        <w:bottom w:val="none" w:sz="0" w:space="0" w:color="auto"/>
        <w:right w:val="none" w:sz="0" w:space="0" w:color="auto"/>
      </w:divBdr>
    </w:div>
    <w:div w:id="295063403">
      <w:bodyDiv w:val="1"/>
      <w:marLeft w:val="0"/>
      <w:marRight w:val="0"/>
      <w:marTop w:val="0"/>
      <w:marBottom w:val="0"/>
      <w:divBdr>
        <w:top w:val="none" w:sz="0" w:space="0" w:color="auto"/>
        <w:left w:val="none" w:sz="0" w:space="0" w:color="auto"/>
        <w:bottom w:val="none" w:sz="0" w:space="0" w:color="auto"/>
        <w:right w:val="none" w:sz="0" w:space="0" w:color="auto"/>
      </w:divBdr>
    </w:div>
    <w:div w:id="295256437">
      <w:bodyDiv w:val="1"/>
      <w:marLeft w:val="0"/>
      <w:marRight w:val="0"/>
      <w:marTop w:val="0"/>
      <w:marBottom w:val="0"/>
      <w:divBdr>
        <w:top w:val="none" w:sz="0" w:space="0" w:color="auto"/>
        <w:left w:val="none" w:sz="0" w:space="0" w:color="auto"/>
        <w:bottom w:val="none" w:sz="0" w:space="0" w:color="auto"/>
        <w:right w:val="none" w:sz="0" w:space="0" w:color="auto"/>
      </w:divBdr>
    </w:div>
    <w:div w:id="295448368">
      <w:bodyDiv w:val="1"/>
      <w:marLeft w:val="0"/>
      <w:marRight w:val="0"/>
      <w:marTop w:val="0"/>
      <w:marBottom w:val="0"/>
      <w:divBdr>
        <w:top w:val="none" w:sz="0" w:space="0" w:color="auto"/>
        <w:left w:val="none" w:sz="0" w:space="0" w:color="auto"/>
        <w:bottom w:val="none" w:sz="0" w:space="0" w:color="auto"/>
        <w:right w:val="none" w:sz="0" w:space="0" w:color="auto"/>
      </w:divBdr>
    </w:div>
    <w:div w:id="297035944">
      <w:bodyDiv w:val="1"/>
      <w:marLeft w:val="0"/>
      <w:marRight w:val="0"/>
      <w:marTop w:val="0"/>
      <w:marBottom w:val="0"/>
      <w:divBdr>
        <w:top w:val="none" w:sz="0" w:space="0" w:color="auto"/>
        <w:left w:val="none" w:sz="0" w:space="0" w:color="auto"/>
        <w:bottom w:val="none" w:sz="0" w:space="0" w:color="auto"/>
        <w:right w:val="none" w:sz="0" w:space="0" w:color="auto"/>
      </w:divBdr>
    </w:div>
    <w:div w:id="297734023">
      <w:bodyDiv w:val="1"/>
      <w:marLeft w:val="0"/>
      <w:marRight w:val="0"/>
      <w:marTop w:val="0"/>
      <w:marBottom w:val="0"/>
      <w:divBdr>
        <w:top w:val="none" w:sz="0" w:space="0" w:color="auto"/>
        <w:left w:val="none" w:sz="0" w:space="0" w:color="auto"/>
        <w:bottom w:val="none" w:sz="0" w:space="0" w:color="auto"/>
        <w:right w:val="none" w:sz="0" w:space="0" w:color="auto"/>
      </w:divBdr>
    </w:div>
    <w:div w:id="297876352">
      <w:bodyDiv w:val="1"/>
      <w:marLeft w:val="0"/>
      <w:marRight w:val="0"/>
      <w:marTop w:val="0"/>
      <w:marBottom w:val="0"/>
      <w:divBdr>
        <w:top w:val="none" w:sz="0" w:space="0" w:color="auto"/>
        <w:left w:val="none" w:sz="0" w:space="0" w:color="auto"/>
        <w:bottom w:val="none" w:sz="0" w:space="0" w:color="auto"/>
        <w:right w:val="none" w:sz="0" w:space="0" w:color="auto"/>
      </w:divBdr>
    </w:div>
    <w:div w:id="298153760">
      <w:bodyDiv w:val="1"/>
      <w:marLeft w:val="0"/>
      <w:marRight w:val="0"/>
      <w:marTop w:val="0"/>
      <w:marBottom w:val="0"/>
      <w:divBdr>
        <w:top w:val="none" w:sz="0" w:space="0" w:color="auto"/>
        <w:left w:val="none" w:sz="0" w:space="0" w:color="auto"/>
        <w:bottom w:val="none" w:sz="0" w:space="0" w:color="auto"/>
        <w:right w:val="none" w:sz="0" w:space="0" w:color="auto"/>
      </w:divBdr>
    </w:div>
    <w:div w:id="298191266">
      <w:bodyDiv w:val="1"/>
      <w:marLeft w:val="0"/>
      <w:marRight w:val="0"/>
      <w:marTop w:val="0"/>
      <w:marBottom w:val="0"/>
      <w:divBdr>
        <w:top w:val="none" w:sz="0" w:space="0" w:color="auto"/>
        <w:left w:val="none" w:sz="0" w:space="0" w:color="auto"/>
        <w:bottom w:val="none" w:sz="0" w:space="0" w:color="auto"/>
        <w:right w:val="none" w:sz="0" w:space="0" w:color="auto"/>
      </w:divBdr>
    </w:div>
    <w:div w:id="298657838">
      <w:bodyDiv w:val="1"/>
      <w:marLeft w:val="0"/>
      <w:marRight w:val="0"/>
      <w:marTop w:val="0"/>
      <w:marBottom w:val="0"/>
      <w:divBdr>
        <w:top w:val="none" w:sz="0" w:space="0" w:color="auto"/>
        <w:left w:val="none" w:sz="0" w:space="0" w:color="auto"/>
        <w:bottom w:val="none" w:sz="0" w:space="0" w:color="auto"/>
        <w:right w:val="none" w:sz="0" w:space="0" w:color="auto"/>
      </w:divBdr>
    </w:div>
    <w:div w:id="301545758">
      <w:bodyDiv w:val="1"/>
      <w:marLeft w:val="0"/>
      <w:marRight w:val="0"/>
      <w:marTop w:val="0"/>
      <w:marBottom w:val="0"/>
      <w:divBdr>
        <w:top w:val="none" w:sz="0" w:space="0" w:color="auto"/>
        <w:left w:val="none" w:sz="0" w:space="0" w:color="auto"/>
        <w:bottom w:val="none" w:sz="0" w:space="0" w:color="auto"/>
        <w:right w:val="none" w:sz="0" w:space="0" w:color="auto"/>
      </w:divBdr>
    </w:div>
    <w:div w:id="304119746">
      <w:bodyDiv w:val="1"/>
      <w:marLeft w:val="0"/>
      <w:marRight w:val="0"/>
      <w:marTop w:val="0"/>
      <w:marBottom w:val="0"/>
      <w:divBdr>
        <w:top w:val="none" w:sz="0" w:space="0" w:color="auto"/>
        <w:left w:val="none" w:sz="0" w:space="0" w:color="auto"/>
        <w:bottom w:val="none" w:sz="0" w:space="0" w:color="auto"/>
        <w:right w:val="none" w:sz="0" w:space="0" w:color="auto"/>
      </w:divBdr>
    </w:div>
    <w:div w:id="304354176">
      <w:bodyDiv w:val="1"/>
      <w:marLeft w:val="0"/>
      <w:marRight w:val="0"/>
      <w:marTop w:val="0"/>
      <w:marBottom w:val="0"/>
      <w:divBdr>
        <w:top w:val="none" w:sz="0" w:space="0" w:color="auto"/>
        <w:left w:val="none" w:sz="0" w:space="0" w:color="auto"/>
        <w:bottom w:val="none" w:sz="0" w:space="0" w:color="auto"/>
        <w:right w:val="none" w:sz="0" w:space="0" w:color="auto"/>
      </w:divBdr>
    </w:div>
    <w:div w:id="305161924">
      <w:bodyDiv w:val="1"/>
      <w:marLeft w:val="0"/>
      <w:marRight w:val="0"/>
      <w:marTop w:val="0"/>
      <w:marBottom w:val="0"/>
      <w:divBdr>
        <w:top w:val="none" w:sz="0" w:space="0" w:color="auto"/>
        <w:left w:val="none" w:sz="0" w:space="0" w:color="auto"/>
        <w:bottom w:val="none" w:sz="0" w:space="0" w:color="auto"/>
        <w:right w:val="none" w:sz="0" w:space="0" w:color="auto"/>
      </w:divBdr>
    </w:div>
    <w:div w:id="306250921">
      <w:bodyDiv w:val="1"/>
      <w:marLeft w:val="0"/>
      <w:marRight w:val="0"/>
      <w:marTop w:val="0"/>
      <w:marBottom w:val="0"/>
      <w:divBdr>
        <w:top w:val="none" w:sz="0" w:space="0" w:color="auto"/>
        <w:left w:val="none" w:sz="0" w:space="0" w:color="auto"/>
        <w:bottom w:val="none" w:sz="0" w:space="0" w:color="auto"/>
        <w:right w:val="none" w:sz="0" w:space="0" w:color="auto"/>
      </w:divBdr>
    </w:div>
    <w:div w:id="308678957">
      <w:bodyDiv w:val="1"/>
      <w:marLeft w:val="0"/>
      <w:marRight w:val="0"/>
      <w:marTop w:val="0"/>
      <w:marBottom w:val="0"/>
      <w:divBdr>
        <w:top w:val="none" w:sz="0" w:space="0" w:color="auto"/>
        <w:left w:val="none" w:sz="0" w:space="0" w:color="auto"/>
        <w:bottom w:val="none" w:sz="0" w:space="0" w:color="auto"/>
        <w:right w:val="none" w:sz="0" w:space="0" w:color="auto"/>
      </w:divBdr>
    </w:div>
    <w:div w:id="308901263">
      <w:bodyDiv w:val="1"/>
      <w:marLeft w:val="0"/>
      <w:marRight w:val="0"/>
      <w:marTop w:val="0"/>
      <w:marBottom w:val="0"/>
      <w:divBdr>
        <w:top w:val="none" w:sz="0" w:space="0" w:color="auto"/>
        <w:left w:val="none" w:sz="0" w:space="0" w:color="auto"/>
        <w:bottom w:val="none" w:sz="0" w:space="0" w:color="auto"/>
        <w:right w:val="none" w:sz="0" w:space="0" w:color="auto"/>
      </w:divBdr>
    </w:div>
    <w:div w:id="309016673">
      <w:bodyDiv w:val="1"/>
      <w:marLeft w:val="0"/>
      <w:marRight w:val="0"/>
      <w:marTop w:val="0"/>
      <w:marBottom w:val="0"/>
      <w:divBdr>
        <w:top w:val="none" w:sz="0" w:space="0" w:color="auto"/>
        <w:left w:val="none" w:sz="0" w:space="0" w:color="auto"/>
        <w:bottom w:val="none" w:sz="0" w:space="0" w:color="auto"/>
        <w:right w:val="none" w:sz="0" w:space="0" w:color="auto"/>
      </w:divBdr>
    </w:div>
    <w:div w:id="309942126">
      <w:bodyDiv w:val="1"/>
      <w:marLeft w:val="0"/>
      <w:marRight w:val="0"/>
      <w:marTop w:val="0"/>
      <w:marBottom w:val="0"/>
      <w:divBdr>
        <w:top w:val="none" w:sz="0" w:space="0" w:color="auto"/>
        <w:left w:val="none" w:sz="0" w:space="0" w:color="auto"/>
        <w:bottom w:val="none" w:sz="0" w:space="0" w:color="auto"/>
        <w:right w:val="none" w:sz="0" w:space="0" w:color="auto"/>
      </w:divBdr>
    </w:div>
    <w:div w:id="310015321">
      <w:bodyDiv w:val="1"/>
      <w:marLeft w:val="0"/>
      <w:marRight w:val="0"/>
      <w:marTop w:val="0"/>
      <w:marBottom w:val="0"/>
      <w:divBdr>
        <w:top w:val="none" w:sz="0" w:space="0" w:color="auto"/>
        <w:left w:val="none" w:sz="0" w:space="0" w:color="auto"/>
        <w:bottom w:val="none" w:sz="0" w:space="0" w:color="auto"/>
        <w:right w:val="none" w:sz="0" w:space="0" w:color="auto"/>
      </w:divBdr>
    </w:div>
    <w:div w:id="310642147">
      <w:bodyDiv w:val="1"/>
      <w:marLeft w:val="0"/>
      <w:marRight w:val="0"/>
      <w:marTop w:val="0"/>
      <w:marBottom w:val="0"/>
      <w:divBdr>
        <w:top w:val="none" w:sz="0" w:space="0" w:color="auto"/>
        <w:left w:val="none" w:sz="0" w:space="0" w:color="auto"/>
        <w:bottom w:val="none" w:sz="0" w:space="0" w:color="auto"/>
        <w:right w:val="none" w:sz="0" w:space="0" w:color="auto"/>
      </w:divBdr>
    </w:div>
    <w:div w:id="310797359">
      <w:bodyDiv w:val="1"/>
      <w:marLeft w:val="0"/>
      <w:marRight w:val="0"/>
      <w:marTop w:val="0"/>
      <w:marBottom w:val="0"/>
      <w:divBdr>
        <w:top w:val="none" w:sz="0" w:space="0" w:color="auto"/>
        <w:left w:val="none" w:sz="0" w:space="0" w:color="auto"/>
        <w:bottom w:val="none" w:sz="0" w:space="0" w:color="auto"/>
        <w:right w:val="none" w:sz="0" w:space="0" w:color="auto"/>
      </w:divBdr>
    </w:div>
    <w:div w:id="311642190">
      <w:bodyDiv w:val="1"/>
      <w:marLeft w:val="0"/>
      <w:marRight w:val="0"/>
      <w:marTop w:val="0"/>
      <w:marBottom w:val="0"/>
      <w:divBdr>
        <w:top w:val="none" w:sz="0" w:space="0" w:color="auto"/>
        <w:left w:val="none" w:sz="0" w:space="0" w:color="auto"/>
        <w:bottom w:val="none" w:sz="0" w:space="0" w:color="auto"/>
        <w:right w:val="none" w:sz="0" w:space="0" w:color="auto"/>
      </w:divBdr>
    </w:div>
    <w:div w:id="311907258">
      <w:bodyDiv w:val="1"/>
      <w:marLeft w:val="0"/>
      <w:marRight w:val="0"/>
      <w:marTop w:val="0"/>
      <w:marBottom w:val="0"/>
      <w:divBdr>
        <w:top w:val="none" w:sz="0" w:space="0" w:color="auto"/>
        <w:left w:val="none" w:sz="0" w:space="0" w:color="auto"/>
        <w:bottom w:val="none" w:sz="0" w:space="0" w:color="auto"/>
        <w:right w:val="none" w:sz="0" w:space="0" w:color="auto"/>
      </w:divBdr>
    </w:div>
    <w:div w:id="311981578">
      <w:bodyDiv w:val="1"/>
      <w:marLeft w:val="0"/>
      <w:marRight w:val="0"/>
      <w:marTop w:val="0"/>
      <w:marBottom w:val="0"/>
      <w:divBdr>
        <w:top w:val="none" w:sz="0" w:space="0" w:color="auto"/>
        <w:left w:val="none" w:sz="0" w:space="0" w:color="auto"/>
        <w:bottom w:val="none" w:sz="0" w:space="0" w:color="auto"/>
        <w:right w:val="none" w:sz="0" w:space="0" w:color="auto"/>
      </w:divBdr>
    </w:div>
    <w:div w:id="312175936">
      <w:bodyDiv w:val="1"/>
      <w:marLeft w:val="0"/>
      <w:marRight w:val="0"/>
      <w:marTop w:val="0"/>
      <w:marBottom w:val="0"/>
      <w:divBdr>
        <w:top w:val="none" w:sz="0" w:space="0" w:color="auto"/>
        <w:left w:val="none" w:sz="0" w:space="0" w:color="auto"/>
        <w:bottom w:val="none" w:sz="0" w:space="0" w:color="auto"/>
        <w:right w:val="none" w:sz="0" w:space="0" w:color="auto"/>
      </w:divBdr>
    </w:div>
    <w:div w:id="313610432">
      <w:bodyDiv w:val="1"/>
      <w:marLeft w:val="0"/>
      <w:marRight w:val="0"/>
      <w:marTop w:val="0"/>
      <w:marBottom w:val="0"/>
      <w:divBdr>
        <w:top w:val="none" w:sz="0" w:space="0" w:color="auto"/>
        <w:left w:val="none" w:sz="0" w:space="0" w:color="auto"/>
        <w:bottom w:val="none" w:sz="0" w:space="0" w:color="auto"/>
        <w:right w:val="none" w:sz="0" w:space="0" w:color="auto"/>
      </w:divBdr>
    </w:div>
    <w:div w:id="314920739">
      <w:bodyDiv w:val="1"/>
      <w:marLeft w:val="0"/>
      <w:marRight w:val="0"/>
      <w:marTop w:val="0"/>
      <w:marBottom w:val="0"/>
      <w:divBdr>
        <w:top w:val="none" w:sz="0" w:space="0" w:color="auto"/>
        <w:left w:val="none" w:sz="0" w:space="0" w:color="auto"/>
        <w:bottom w:val="none" w:sz="0" w:space="0" w:color="auto"/>
        <w:right w:val="none" w:sz="0" w:space="0" w:color="auto"/>
      </w:divBdr>
    </w:div>
    <w:div w:id="315110802">
      <w:bodyDiv w:val="1"/>
      <w:marLeft w:val="0"/>
      <w:marRight w:val="0"/>
      <w:marTop w:val="0"/>
      <w:marBottom w:val="0"/>
      <w:divBdr>
        <w:top w:val="none" w:sz="0" w:space="0" w:color="auto"/>
        <w:left w:val="none" w:sz="0" w:space="0" w:color="auto"/>
        <w:bottom w:val="none" w:sz="0" w:space="0" w:color="auto"/>
        <w:right w:val="none" w:sz="0" w:space="0" w:color="auto"/>
      </w:divBdr>
    </w:div>
    <w:div w:id="315652567">
      <w:bodyDiv w:val="1"/>
      <w:marLeft w:val="0"/>
      <w:marRight w:val="0"/>
      <w:marTop w:val="0"/>
      <w:marBottom w:val="0"/>
      <w:divBdr>
        <w:top w:val="none" w:sz="0" w:space="0" w:color="auto"/>
        <w:left w:val="none" w:sz="0" w:space="0" w:color="auto"/>
        <w:bottom w:val="none" w:sz="0" w:space="0" w:color="auto"/>
        <w:right w:val="none" w:sz="0" w:space="0" w:color="auto"/>
      </w:divBdr>
    </w:div>
    <w:div w:id="315767082">
      <w:bodyDiv w:val="1"/>
      <w:marLeft w:val="0"/>
      <w:marRight w:val="0"/>
      <w:marTop w:val="0"/>
      <w:marBottom w:val="0"/>
      <w:divBdr>
        <w:top w:val="none" w:sz="0" w:space="0" w:color="auto"/>
        <w:left w:val="none" w:sz="0" w:space="0" w:color="auto"/>
        <w:bottom w:val="none" w:sz="0" w:space="0" w:color="auto"/>
        <w:right w:val="none" w:sz="0" w:space="0" w:color="auto"/>
      </w:divBdr>
    </w:div>
    <w:div w:id="316691200">
      <w:bodyDiv w:val="1"/>
      <w:marLeft w:val="0"/>
      <w:marRight w:val="0"/>
      <w:marTop w:val="0"/>
      <w:marBottom w:val="0"/>
      <w:divBdr>
        <w:top w:val="none" w:sz="0" w:space="0" w:color="auto"/>
        <w:left w:val="none" w:sz="0" w:space="0" w:color="auto"/>
        <w:bottom w:val="none" w:sz="0" w:space="0" w:color="auto"/>
        <w:right w:val="none" w:sz="0" w:space="0" w:color="auto"/>
      </w:divBdr>
    </w:div>
    <w:div w:id="316878925">
      <w:bodyDiv w:val="1"/>
      <w:marLeft w:val="0"/>
      <w:marRight w:val="0"/>
      <w:marTop w:val="0"/>
      <w:marBottom w:val="0"/>
      <w:divBdr>
        <w:top w:val="none" w:sz="0" w:space="0" w:color="auto"/>
        <w:left w:val="none" w:sz="0" w:space="0" w:color="auto"/>
        <w:bottom w:val="none" w:sz="0" w:space="0" w:color="auto"/>
        <w:right w:val="none" w:sz="0" w:space="0" w:color="auto"/>
      </w:divBdr>
    </w:div>
    <w:div w:id="317005174">
      <w:bodyDiv w:val="1"/>
      <w:marLeft w:val="0"/>
      <w:marRight w:val="0"/>
      <w:marTop w:val="0"/>
      <w:marBottom w:val="0"/>
      <w:divBdr>
        <w:top w:val="none" w:sz="0" w:space="0" w:color="auto"/>
        <w:left w:val="none" w:sz="0" w:space="0" w:color="auto"/>
        <w:bottom w:val="none" w:sz="0" w:space="0" w:color="auto"/>
        <w:right w:val="none" w:sz="0" w:space="0" w:color="auto"/>
      </w:divBdr>
    </w:div>
    <w:div w:id="317077062">
      <w:bodyDiv w:val="1"/>
      <w:marLeft w:val="0"/>
      <w:marRight w:val="0"/>
      <w:marTop w:val="0"/>
      <w:marBottom w:val="0"/>
      <w:divBdr>
        <w:top w:val="none" w:sz="0" w:space="0" w:color="auto"/>
        <w:left w:val="none" w:sz="0" w:space="0" w:color="auto"/>
        <w:bottom w:val="none" w:sz="0" w:space="0" w:color="auto"/>
        <w:right w:val="none" w:sz="0" w:space="0" w:color="auto"/>
      </w:divBdr>
    </w:div>
    <w:div w:id="317267257">
      <w:bodyDiv w:val="1"/>
      <w:marLeft w:val="0"/>
      <w:marRight w:val="0"/>
      <w:marTop w:val="0"/>
      <w:marBottom w:val="0"/>
      <w:divBdr>
        <w:top w:val="none" w:sz="0" w:space="0" w:color="auto"/>
        <w:left w:val="none" w:sz="0" w:space="0" w:color="auto"/>
        <w:bottom w:val="none" w:sz="0" w:space="0" w:color="auto"/>
        <w:right w:val="none" w:sz="0" w:space="0" w:color="auto"/>
      </w:divBdr>
    </w:div>
    <w:div w:id="317468329">
      <w:bodyDiv w:val="1"/>
      <w:marLeft w:val="0"/>
      <w:marRight w:val="0"/>
      <w:marTop w:val="0"/>
      <w:marBottom w:val="0"/>
      <w:divBdr>
        <w:top w:val="none" w:sz="0" w:space="0" w:color="auto"/>
        <w:left w:val="none" w:sz="0" w:space="0" w:color="auto"/>
        <w:bottom w:val="none" w:sz="0" w:space="0" w:color="auto"/>
        <w:right w:val="none" w:sz="0" w:space="0" w:color="auto"/>
      </w:divBdr>
    </w:div>
    <w:div w:id="317731679">
      <w:bodyDiv w:val="1"/>
      <w:marLeft w:val="0"/>
      <w:marRight w:val="0"/>
      <w:marTop w:val="0"/>
      <w:marBottom w:val="0"/>
      <w:divBdr>
        <w:top w:val="none" w:sz="0" w:space="0" w:color="auto"/>
        <w:left w:val="none" w:sz="0" w:space="0" w:color="auto"/>
        <w:bottom w:val="none" w:sz="0" w:space="0" w:color="auto"/>
        <w:right w:val="none" w:sz="0" w:space="0" w:color="auto"/>
      </w:divBdr>
    </w:div>
    <w:div w:id="317929047">
      <w:bodyDiv w:val="1"/>
      <w:marLeft w:val="0"/>
      <w:marRight w:val="0"/>
      <w:marTop w:val="0"/>
      <w:marBottom w:val="0"/>
      <w:divBdr>
        <w:top w:val="none" w:sz="0" w:space="0" w:color="auto"/>
        <w:left w:val="none" w:sz="0" w:space="0" w:color="auto"/>
        <w:bottom w:val="none" w:sz="0" w:space="0" w:color="auto"/>
        <w:right w:val="none" w:sz="0" w:space="0" w:color="auto"/>
      </w:divBdr>
    </w:div>
    <w:div w:id="318308989">
      <w:bodyDiv w:val="1"/>
      <w:marLeft w:val="0"/>
      <w:marRight w:val="0"/>
      <w:marTop w:val="0"/>
      <w:marBottom w:val="0"/>
      <w:divBdr>
        <w:top w:val="none" w:sz="0" w:space="0" w:color="auto"/>
        <w:left w:val="none" w:sz="0" w:space="0" w:color="auto"/>
        <w:bottom w:val="none" w:sz="0" w:space="0" w:color="auto"/>
        <w:right w:val="none" w:sz="0" w:space="0" w:color="auto"/>
      </w:divBdr>
    </w:div>
    <w:div w:id="319114807">
      <w:bodyDiv w:val="1"/>
      <w:marLeft w:val="0"/>
      <w:marRight w:val="0"/>
      <w:marTop w:val="0"/>
      <w:marBottom w:val="0"/>
      <w:divBdr>
        <w:top w:val="none" w:sz="0" w:space="0" w:color="auto"/>
        <w:left w:val="none" w:sz="0" w:space="0" w:color="auto"/>
        <w:bottom w:val="none" w:sz="0" w:space="0" w:color="auto"/>
        <w:right w:val="none" w:sz="0" w:space="0" w:color="auto"/>
      </w:divBdr>
    </w:div>
    <w:div w:id="319315134">
      <w:bodyDiv w:val="1"/>
      <w:marLeft w:val="0"/>
      <w:marRight w:val="0"/>
      <w:marTop w:val="0"/>
      <w:marBottom w:val="0"/>
      <w:divBdr>
        <w:top w:val="none" w:sz="0" w:space="0" w:color="auto"/>
        <w:left w:val="none" w:sz="0" w:space="0" w:color="auto"/>
        <w:bottom w:val="none" w:sz="0" w:space="0" w:color="auto"/>
        <w:right w:val="none" w:sz="0" w:space="0" w:color="auto"/>
      </w:divBdr>
    </w:div>
    <w:div w:id="319621859">
      <w:bodyDiv w:val="1"/>
      <w:marLeft w:val="0"/>
      <w:marRight w:val="0"/>
      <w:marTop w:val="0"/>
      <w:marBottom w:val="0"/>
      <w:divBdr>
        <w:top w:val="none" w:sz="0" w:space="0" w:color="auto"/>
        <w:left w:val="none" w:sz="0" w:space="0" w:color="auto"/>
        <w:bottom w:val="none" w:sz="0" w:space="0" w:color="auto"/>
        <w:right w:val="none" w:sz="0" w:space="0" w:color="auto"/>
      </w:divBdr>
    </w:div>
    <w:div w:id="319846876">
      <w:bodyDiv w:val="1"/>
      <w:marLeft w:val="0"/>
      <w:marRight w:val="0"/>
      <w:marTop w:val="0"/>
      <w:marBottom w:val="0"/>
      <w:divBdr>
        <w:top w:val="none" w:sz="0" w:space="0" w:color="auto"/>
        <w:left w:val="none" w:sz="0" w:space="0" w:color="auto"/>
        <w:bottom w:val="none" w:sz="0" w:space="0" w:color="auto"/>
        <w:right w:val="none" w:sz="0" w:space="0" w:color="auto"/>
      </w:divBdr>
    </w:div>
    <w:div w:id="320233753">
      <w:bodyDiv w:val="1"/>
      <w:marLeft w:val="0"/>
      <w:marRight w:val="0"/>
      <w:marTop w:val="0"/>
      <w:marBottom w:val="0"/>
      <w:divBdr>
        <w:top w:val="none" w:sz="0" w:space="0" w:color="auto"/>
        <w:left w:val="none" w:sz="0" w:space="0" w:color="auto"/>
        <w:bottom w:val="none" w:sz="0" w:space="0" w:color="auto"/>
        <w:right w:val="none" w:sz="0" w:space="0" w:color="auto"/>
      </w:divBdr>
    </w:div>
    <w:div w:id="320503640">
      <w:bodyDiv w:val="1"/>
      <w:marLeft w:val="0"/>
      <w:marRight w:val="0"/>
      <w:marTop w:val="0"/>
      <w:marBottom w:val="0"/>
      <w:divBdr>
        <w:top w:val="none" w:sz="0" w:space="0" w:color="auto"/>
        <w:left w:val="none" w:sz="0" w:space="0" w:color="auto"/>
        <w:bottom w:val="none" w:sz="0" w:space="0" w:color="auto"/>
        <w:right w:val="none" w:sz="0" w:space="0" w:color="auto"/>
      </w:divBdr>
    </w:div>
    <w:div w:id="320546240">
      <w:bodyDiv w:val="1"/>
      <w:marLeft w:val="0"/>
      <w:marRight w:val="0"/>
      <w:marTop w:val="0"/>
      <w:marBottom w:val="0"/>
      <w:divBdr>
        <w:top w:val="none" w:sz="0" w:space="0" w:color="auto"/>
        <w:left w:val="none" w:sz="0" w:space="0" w:color="auto"/>
        <w:bottom w:val="none" w:sz="0" w:space="0" w:color="auto"/>
        <w:right w:val="none" w:sz="0" w:space="0" w:color="auto"/>
      </w:divBdr>
    </w:div>
    <w:div w:id="321130204">
      <w:bodyDiv w:val="1"/>
      <w:marLeft w:val="0"/>
      <w:marRight w:val="0"/>
      <w:marTop w:val="0"/>
      <w:marBottom w:val="0"/>
      <w:divBdr>
        <w:top w:val="none" w:sz="0" w:space="0" w:color="auto"/>
        <w:left w:val="none" w:sz="0" w:space="0" w:color="auto"/>
        <w:bottom w:val="none" w:sz="0" w:space="0" w:color="auto"/>
        <w:right w:val="none" w:sz="0" w:space="0" w:color="auto"/>
      </w:divBdr>
    </w:div>
    <w:div w:id="321786271">
      <w:bodyDiv w:val="1"/>
      <w:marLeft w:val="0"/>
      <w:marRight w:val="0"/>
      <w:marTop w:val="0"/>
      <w:marBottom w:val="0"/>
      <w:divBdr>
        <w:top w:val="none" w:sz="0" w:space="0" w:color="auto"/>
        <w:left w:val="none" w:sz="0" w:space="0" w:color="auto"/>
        <w:bottom w:val="none" w:sz="0" w:space="0" w:color="auto"/>
        <w:right w:val="none" w:sz="0" w:space="0" w:color="auto"/>
      </w:divBdr>
    </w:div>
    <w:div w:id="322003147">
      <w:bodyDiv w:val="1"/>
      <w:marLeft w:val="0"/>
      <w:marRight w:val="0"/>
      <w:marTop w:val="0"/>
      <w:marBottom w:val="0"/>
      <w:divBdr>
        <w:top w:val="none" w:sz="0" w:space="0" w:color="auto"/>
        <w:left w:val="none" w:sz="0" w:space="0" w:color="auto"/>
        <w:bottom w:val="none" w:sz="0" w:space="0" w:color="auto"/>
        <w:right w:val="none" w:sz="0" w:space="0" w:color="auto"/>
      </w:divBdr>
    </w:div>
    <w:div w:id="322046418">
      <w:bodyDiv w:val="1"/>
      <w:marLeft w:val="0"/>
      <w:marRight w:val="0"/>
      <w:marTop w:val="0"/>
      <w:marBottom w:val="0"/>
      <w:divBdr>
        <w:top w:val="none" w:sz="0" w:space="0" w:color="auto"/>
        <w:left w:val="none" w:sz="0" w:space="0" w:color="auto"/>
        <w:bottom w:val="none" w:sz="0" w:space="0" w:color="auto"/>
        <w:right w:val="none" w:sz="0" w:space="0" w:color="auto"/>
      </w:divBdr>
    </w:div>
    <w:div w:id="322122584">
      <w:bodyDiv w:val="1"/>
      <w:marLeft w:val="0"/>
      <w:marRight w:val="0"/>
      <w:marTop w:val="0"/>
      <w:marBottom w:val="0"/>
      <w:divBdr>
        <w:top w:val="none" w:sz="0" w:space="0" w:color="auto"/>
        <w:left w:val="none" w:sz="0" w:space="0" w:color="auto"/>
        <w:bottom w:val="none" w:sz="0" w:space="0" w:color="auto"/>
        <w:right w:val="none" w:sz="0" w:space="0" w:color="auto"/>
      </w:divBdr>
    </w:div>
    <w:div w:id="322857697">
      <w:bodyDiv w:val="1"/>
      <w:marLeft w:val="0"/>
      <w:marRight w:val="0"/>
      <w:marTop w:val="0"/>
      <w:marBottom w:val="0"/>
      <w:divBdr>
        <w:top w:val="none" w:sz="0" w:space="0" w:color="auto"/>
        <w:left w:val="none" w:sz="0" w:space="0" w:color="auto"/>
        <w:bottom w:val="none" w:sz="0" w:space="0" w:color="auto"/>
        <w:right w:val="none" w:sz="0" w:space="0" w:color="auto"/>
      </w:divBdr>
    </w:div>
    <w:div w:id="324209538">
      <w:bodyDiv w:val="1"/>
      <w:marLeft w:val="0"/>
      <w:marRight w:val="0"/>
      <w:marTop w:val="0"/>
      <w:marBottom w:val="0"/>
      <w:divBdr>
        <w:top w:val="none" w:sz="0" w:space="0" w:color="auto"/>
        <w:left w:val="none" w:sz="0" w:space="0" w:color="auto"/>
        <w:bottom w:val="none" w:sz="0" w:space="0" w:color="auto"/>
        <w:right w:val="none" w:sz="0" w:space="0" w:color="auto"/>
      </w:divBdr>
    </w:div>
    <w:div w:id="324820703">
      <w:bodyDiv w:val="1"/>
      <w:marLeft w:val="0"/>
      <w:marRight w:val="0"/>
      <w:marTop w:val="0"/>
      <w:marBottom w:val="0"/>
      <w:divBdr>
        <w:top w:val="none" w:sz="0" w:space="0" w:color="auto"/>
        <w:left w:val="none" w:sz="0" w:space="0" w:color="auto"/>
        <w:bottom w:val="none" w:sz="0" w:space="0" w:color="auto"/>
        <w:right w:val="none" w:sz="0" w:space="0" w:color="auto"/>
      </w:divBdr>
    </w:div>
    <w:div w:id="324825512">
      <w:bodyDiv w:val="1"/>
      <w:marLeft w:val="0"/>
      <w:marRight w:val="0"/>
      <w:marTop w:val="0"/>
      <w:marBottom w:val="0"/>
      <w:divBdr>
        <w:top w:val="none" w:sz="0" w:space="0" w:color="auto"/>
        <w:left w:val="none" w:sz="0" w:space="0" w:color="auto"/>
        <w:bottom w:val="none" w:sz="0" w:space="0" w:color="auto"/>
        <w:right w:val="none" w:sz="0" w:space="0" w:color="auto"/>
      </w:divBdr>
    </w:div>
    <w:div w:id="325058783">
      <w:bodyDiv w:val="1"/>
      <w:marLeft w:val="0"/>
      <w:marRight w:val="0"/>
      <w:marTop w:val="0"/>
      <w:marBottom w:val="0"/>
      <w:divBdr>
        <w:top w:val="none" w:sz="0" w:space="0" w:color="auto"/>
        <w:left w:val="none" w:sz="0" w:space="0" w:color="auto"/>
        <w:bottom w:val="none" w:sz="0" w:space="0" w:color="auto"/>
        <w:right w:val="none" w:sz="0" w:space="0" w:color="auto"/>
      </w:divBdr>
    </w:div>
    <w:div w:id="325090367">
      <w:bodyDiv w:val="1"/>
      <w:marLeft w:val="0"/>
      <w:marRight w:val="0"/>
      <w:marTop w:val="0"/>
      <w:marBottom w:val="0"/>
      <w:divBdr>
        <w:top w:val="none" w:sz="0" w:space="0" w:color="auto"/>
        <w:left w:val="none" w:sz="0" w:space="0" w:color="auto"/>
        <w:bottom w:val="none" w:sz="0" w:space="0" w:color="auto"/>
        <w:right w:val="none" w:sz="0" w:space="0" w:color="auto"/>
      </w:divBdr>
    </w:div>
    <w:div w:id="325479227">
      <w:bodyDiv w:val="1"/>
      <w:marLeft w:val="0"/>
      <w:marRight w:val="0"/>
      <w:marTop w:val="0"/>
      <w:marBottom w:val="0"/>
      <w:divBdr>
        <w:top w:val="none" w:sz="0" w:space="0" w:color="auto"/>
        <w:left w:val="none" w:sz="0" w:space="0" w:color="auto"/>
        <w:bottom w:val="none" w:sz="0" w:space="0" w:color="auto"/>
        <w:right w:val="none" w:sz="0" w:space="0" w:color="auto"/>
      </w:divBdr>
    </w:div>
    <w:div w:id="326832010">
      <w:bodyDiv w:val="1"/>
      <w:marLeft w:val="0"/>
      <w:marRight w:val="0"/>
      <w:marTop w:val="0"/>
      <w:marBottom w:val="0"/>
      <w:divBdr>
        <w:top w:val="none" w:sz="0" w:space="0" w:color="auto"/>
        <w:left w:val="none" w:sz="0" w:space="0" w:color="auto"/>
        <w:bottom w:val="none" w:sz="0" w:space="0" w:color="auto"/>
        <w:right w:val="none" w:sz="0" w:space="0" w:color="auto"/>
      </w:divBdr>
    </w:div>
    <w:div w:id="326833813">
      <w:bodyDiv w:val="1"/>
      <w:marLeft w:val="0"/>
      <w:marRight w:val="0"/>
      <w:marTop w:val="0"/>
      <w:marBottom w:val="0"/>
      <w:divBdr>
        <w:top w:val="none" w:sz="0" w:space="0" w:color="auto"/>
        <w:left w:val="none" w:sz="0" w:space="0" w:color="auto"/>
        <w:bottom w:val="none" w:sz="0" w:space="0" w:color="auto"/>
        <w:right w:val="none" w:sz="0" w:space="0" w:color="auto"/>
      </w:divBdr>
    </w:div>
    <w:div w:id="326834068">
      <w:bodyDiv w:val="1"/>
      <w:marLeft w:val="0"/>
      <w:marRight w:val="0"/>
      <w:marTop w:val="0"/>
      <w:marBottom w:val="0"/>
      <w:divBdr>
        <w:top w:val="none" w:sz="0" w:space="0" w:color="auto"/>
        <w:left w:val="none" w:sz="0" w:space="0" w:color="auto"/>
        <w:bottom w:val="none" w:sz="0" w:space="0" w:color="auto"/>
        <w:right w:val="none" w:sz="0" w:space="0" w:color="auto"/>
      </w:divBdr>
    </w:div>
    <w:div w:id="327055593">
      <w:bodyDiv w:val="1"/>
      <w:marLeft w:val="0"/>
      <w:marRight w:val="0"/>
      <w:marTop w:val="0"/>
      <w:marBottom w:val="0"/>
      <w:divBdr>
        <w:top w:val="none" w:sz="0" w:space="0" w:color="auto"/>
        <w:left w:val="none" w:sz="0" w:space="0" w:color="auto"/>
        <w:bottom w:val="none" w:sz="0" w:space="0" w:color="auto"/>
        <w:right w:val="none" w:sz="0" w:space="0" w:color="auto"/>
      </w:divBdr>
    </w:div>
    <w:div w:id="327100918">
      <w:bodyDiv w:val="1"/>
      <w:marLeft w:val="0"/>
      <w:marRight w:val="0"/>
      <w:marTop w:val="0"/>
      <w:marBottom w:val="0"/>
      <w:divBdr>
        <w:top w:val="none" w:sz="0" w:space="0" w:color="auto"/>
        <w:left w:val="none" w:sz="0" w:space="0" w:color="auto"/>
        <w:bottom w:val="none" w:sz="0" w:space="0" w:color="auto"/>
        <w:right w:val="none" w:sz="0" w:space="0" w:color="auto"/>
      </w:divBdr>
    </w:div>
    <w:div w:id="327486462">
      <w:bodyDiv w:val="1"/>
      <w:marLeft w:val="0"/>
      <w:marRight w:val="0"/>
      <w:marTop w:val="0"/>
      <w:marBottom w:val="0"/>
      <w:divBdr>
        <w:top w:val="none" w:sz="0" w:space="0" w:color="auto"/>
        <w:left w:val="none" w:sz="0" w:space="0" w:color="auto"/>
        <w:bottom w:val="none" w:sz="0" w:space="0" w:color="auto"/>
        <w:right w:val="none" w:sz="0" w:space="0" w:color="auto"/>
      </w:divBdr>
    </w:div>
    <w:div w:id="328561311">
      <w:bodyDiv w:val="1"/>
      <w:marLeft w:val="0"/>
      <w:marRight w:val="0"/>
      <w:marTop w:val="0"/>
      <w:marBottom w:val="0"/>
      <w:divBdr>
        <w:top w:val="none" w:sz="0" w:space="0" w:color="auto"/>
        <w:left w:val="none" w:sz="0" w:space="0" w:color="auto"/>
        <w:bottom w:val="none" w:sz="0" w:space="0" w:color="auto"/>
        <w:right w:val="none" w:sz="0" w:space="0" w:color="auto"/>
      </w:divBdr>
    </w:div>
    <w:div w:id="329649238">
      <w:bodyDiv w:val="1"/>
      <w:marLeft w:val="0"/>
      <w:marRight w:val="0"/>
      <w:marTop w:val="0"/>
      <w:marBottom w:val="0"/>
      <w:divBdr>
        <w:top w:val="none" w:sz="0" w:space="0" w:color="auto"/>
        <w:left w:val="none" w:sz="0" w:space="0" w:color="auto"/>
        <w:bottom w:val="none" w:sz="0" w:space="0" w:color="auto"/>
        <w:right w:val="none" w:sz="0" w:space="0" w:color="auto"/>
      </w:divBdr>
    </w:div>
    <w:div w:id="329791304">
      <w:bodyDiv w:val="1"/>
      <w:marLeft w:val="0"/>
      <w:marRight w:val="0"/>
      <w:marTop w:val="0"/>
      <w:marBottom w:val="0"/>
      <w:divBdr>
        <w:top w:val="none" w:sz="0" w:space="0" w:color="auto"/>
        <w:left w:val="none" w:sz="0" w:space="0" w:color="auto"/>
        <w:bottom w:val="none" w:sz="0" w:space="0" w:color="auto"/>
        <w:right w:val="none" w:sz="0" w:space="0" w:color="auto"/>
      </w:divBdr>
    </w:div>
    <w:div w:id="330530338">
      <w:bodyDiv w:val="1"/>
      <w:marLeft w:val="0"/>
      <w:marRight w:val="0"/>
      <w:marTop w:val="0"/>
      <w:marBottom w:val="0"/>
      <w:divBdr>
        <w:top w:val="none" w:sz="0" w:space="0" w:color="auto"/>
        <w:left w:val="none" w:sz="0" w:space="0" w:color="auto"/>
        <w:bottom w:val="none" w:sz="0" w:space="0" w:color="auto"/>
        <w:right w:val="none" w:sz="0" w:space="0" w:color="auto"/>
      </w:divBdr>
    </w:div>
    <w:div w:id="330643219">
      <w:bodyDiv w:val="1"/>
      <w:marLeft w:val="0"/>
      <w:marRight w:val="0"/>
      <w:marTop w:val="0"/>
      <w:marBottom w:val="0"/>
      <w:divBdr>
        <w:top w:val="none" w:sz="0" w:space="0" w:color="auto"/>
        <w:left w:val="none" w:sz="0" w:space="0" w:color="auto"/>
        <w:bottom w:val="none" w:sz="0" w:space="0" w:color="auto"/>
        <w:right w:val="none" w:sz="0" w:space="0" w:color="auto"/>
      </w:divBdr>
    </w:div>
    <w:div w:id="330761683">
      <w:bodyDiv w:val="1"/>
      <w:marLeft w:val="0"/>
      <w:marRight w:val="0"/>
      <w:marTop w:val="0"/>
      <w:marBottom w:val="0"/>
      <w:divBdr>
        <w:top w:val="none" w:sz="0" w:space="0" w:color="auto"/>
        <w:left w:val="none" w:sz="0" w:space="0" w:color="auto"/>
        <w:bottom w:val="none" w:sz="0" w:space="0" w:color="auto"/>
        <w:right w:val="none" w:sz="0" w:space="0" w:color="auto"/>
      </w:divBdr>
    </w:div>
    <w:div w:id="330764125">
      <w:bodyDiv w:val="1"/>
      <w:marLeft w:val="0"/>
      <w:marRight w:val="0"/>
      <w:marTop w:val="0"/>
      <w:marBottom w:val="0"/>
      <w:divBdr>
        <w:top w:val="none" w:sz="0" w:space="0" w:color="auto"/>
        <w:left w:val="none" w:sz="0" w:space="0" w:color="auto"/>
        <w:bottom w:val="none" w:sz="0" w:space="0" w:color="auto"/>
        <w:right w:val="none" w:sz="0" w:space="0" w:color="auto"/>
      </w:divBdr>
    </w:div>
    <w:div w:id="330834713">
      <w:bodyDiv w:val="1"/>
      <w:marLeft w:val="0"/>
      <w:marRight w:val="0"/>
      <w:marTop w:val="0"/>
      <w:marBottom w:val="0"/>
      <w:divBdr>
        <w:top w:val="none" w:sz="0" w:space="0" w:color="auto"/>
        <w:left w:val="none" w:sz="0" w:space="0" w:color="auto"/>
        <w:bottom w:val="none" w:sz="0" w:space="0" w:color="auto"/>
        <w:right w:val="none" w:sz="0" w:space="0" w:color="auto"/>
      </w:divBdr>
    </w:div>
    <w:div w:id="332220410">
      <w:bodyDiv w:val="1"/>
      <w:marLeft w:val="0"/>
      <w:marRight w:val="0"/>
      <w:marTop w:val="0"/>
      <w:marBottom w:val="0"/>
      <w:divBdr>
        <w:top w:val="none" w:sz="0" w:space="0" w:color="auto"/>
        <w:left w:val="none" w:sz="0" w:space="0" w:color="auto"/>
        <w:bottom w:val="none" w:sz="0" w:space="0" w:color="auto"/>
        <w:right w:val="none" w:sz="0" w:space="0" w:color="auto"/>
      </w:divBdr>
    </w:div>
    <w:div w:id="332414913">
      <w:bodyDiv w:val="1"/>
      <w:marLeft w:val="0"/>
      <w:marRight w:val="0"/>
      <w:marTop w:val="0"/>
      <w:marBottom w:val="0"/>
      <w:divBdr>
        <w:top w:val="none" w:sz="0" w:space="0" w:color="auto"/>
        <w:left w:val="none" w:sz="0" w:space="0" w:color="auto"/>
        <w:bottom w:val="none" w:sz="0" w:space="0" w:color="auto"/>
        <w:right w:val="none" w:sz="0" w:space="0" w:color="auto"/>
      </w:divBdr>
    </w:div>
    <w:div w:id="333147769">
      <w:bodyDiv w:val="1"/>
      <w:marLeft w:val="0"/>
      <w:marRight w:val="0"/>
      <w:marTop w:val="0"/>
      <w:marBottom w:val="0"/>
      <w:divBdr>
        <w:top w:val="none" w:sz="0" w:space="0" w:color="auto"/>
        <w:left w:val="none" w:sz="0" w:space="0" w:color="auto"/>
        <w:bottom w:val="none" w:sz="0" w:space="0" w:color="auto"/>
        <w:right w:val="none" w:sz="0" w:space="0" w:color="auto"/>
      </w:divBdr>
    </w:div>
    <w:div w:id="334766810">
      <w:bodyDiv w:val="1"/>
      <w:marLeft w:val="0"/>
      <w:marRight w:val="0"/>
      <w:marTop w:val="0"/>
      <w:marBottom w:val="0"/>
      <w:divBdr>
        <w:top w:val="none" w:sz="0" w:space="0" w:color="auto"/>
        <w:left w:val="none" w:sz="0" w:space="0" w:color="auto"/>
        <w:bottom w:val="none" w:sz="0" w:space="0" w:color="auto"/>
        <w:right w:val="none" w:sz="0" w:space="0" w:color="auto"/>
      </w:divBdr>
    </w:div>
    <w:div w:id="335353792">
      <w:bodyDiv w:val="1"/>
      <w:marLeft w:val="0"/>
      <w:marRight w:val="0"/>
      <w:marTop w:val="0"/>
      <w:marBottom w:val="0"/>
      <w:divBdr>
        <w:top w:val="none" w:sz="0" w:space="0" w:color="auto"/>
        <w:left w:val="none" w:sz="0" w:space="0" w:color="auto"/>
        <w:bottom w:val="none" w:sz="0" w:space="0" w:color="auto"/>
        <w:right w:val="none" w:sz="0" w:space="0" w:color="auto"/>
      </w:divBdr>
    </w:div>
    <w:div w:id="335764045">
      <w:bodyDiv w:val="1"/>
      <w:marLeft w:val="0"/>
      <w:marRight w:val="0"/>
      <w:marTop w:val="0"/>
      <w:marBottom w:val="0"/>
      <w:divBdr>
        <w:top w:val="none" w:sz="0" w:space="0" w:color="auto"/>
        <w:left w:val="none" w:sz="0" w:space="0" w:color="auto"/>
        <w:bottom w:val="none" w:sz="0" w:space="0" w:color="auto"/>
        <w:right w:val="none" w:sz="0" w:space="0" w:color="auto"/>
      </w:divBdr>
    </w:div>
    <w:div w:id="336732623">
      <w:bodyDiv w:val="1"/>
      <w:marLeft w:val="0"/>
      <w:marRight w:val="0"/>
      <w:marTop w:val="0"/>
      <w:marBottom w:val="0"/>
      <w:divBdr>
        <w:top w:val="none" w:sz="0" w:space="0" w:color="auto"/>
        <w:left w:val="none" w:sz="0" w:space="0" w:color="auto"/>
        <w:bottom w:val="none" w:sz="0" w:space="0" w:color="auto"/>
        <w:right w:val="none" w:sz="0" w:space="0" w:color="auto"/>
      </w:divBdr>
    </w:div>
    <w:div w:id="336807287">
      <w:bodyDiv w:val="1"/>
      <w:marLeft w:val="0"/>
      <w:marRight w:val="0"/>
      <w:marTop w:val="0"/>
      <w:marBottom w:val="0"/>
      <w:divBdr>
        <w:top w:val="none" w:sz="0" w:space="0" w:color="auto"/>
        <w:left w:val="none" w:sz="0" w:space="0" w:color="auto"/>
        <w:bottom w:val="none" w:sz="0" w:space="0" w:color="auto"/>
        <w:right w:val="none" w:sz="0" w:space="0" w:color="auto"/>
      </w:divBdr>
    </w:div>
    <w:div w:id="337196972">
      <w:bodyDiv w:val="1"/>
      <w:marLeft w:val="0"/>
      <w:marRight w:val="0"/>
      <w:marTop w:val="0"/>
      <w:marBottom w:val="0"/>
      <w:divBdr>
        <w:top w:val="none" w:sz="0" w:space="0" w:color="auto"/>
        <w:left w:val="none" w:sz="0" w:space="0" w:color="auto"/>
        <w:bottom w:val="none" w:sz="0" w:space="0" w:color="auto"/>
        <w:right w:val="none" w:sz="0" w:space="0" w:color="auto"/>
      </w:divBdr>
    </w:div>
    <w:div w:id="337855640">
      <w:bodyDiv w:val="1"/>
      <w:marLeft w:val="0"/>
      <w:marRight w:val="0"/>
      <w:marTop w:val="0"/>
      <w:marBottom w:val="0"/>
      <w:divBdr>
        <w:top w:val="none" w:sz="0" w:space="0" w:color="auto"/>
        <w:left w:val="none" w:sz="0" w:space="0" w:color="auto"/>
        <w:bottom w:val="none" w:sz="0" w:space="0" w:color="auto"/>
        <w:right w:val="none" w:sz="0" w:space="0" w:color="auto"/>
      </w:divBdr>
    </w:div>
    <w:div w:id="338193674">
      <w:bodyDiv w:val="1"/>
      <w:marLeft w:val="0"/>
      <w:marRight w:val="0"/>
      <w:marTop w:val="0"/>
      <w:marBottom w:val="0"/>
      <w:divBdr>
        <w:top w:val="none" w:sz="0" w:space="0" w:color="auto"/>
        <w:left w:val="none" w:sz="0" w:space="0" w:color="auto"/>
        <w:bottom w:val="none" w:sz="0" w:space="0" w:color="auto"/>
        <w:right w:val="none" w:sz="0" w:space="0" w:color="auto"/>
      </w:divBdr>
    </w:div>
    <w:div w:id="338629995">
      <w:bodyDiv w:val="1"/>
      <w:marLeft w:val="0"/>
      <w:marRight w:val="0"/>
      <w:marTop w:val="0"/>
      <w:marBottom w:val="0"/>
      <w:divBdr>
        <w:top w:val="none" w:sz="0" w:space="0" w:color="auto"/>
        <w:left w:val="none" w:sz="0" w:space="0" w:color="auto"/>
        <w:bottom w:val="none" w:sz="0" w:space="0" w:color="auto"/>
        <w:right w:val="none" w:sz="0" w:space="0" w:color="auto"/>
      </w:divBdr>
    </w:div>
    <w:div w:id="339546578">
      <w:bodyDiv w:val="1"/>
      <w:marLeft w:val="0"/>
      <w:marRight w:val="0"/>
      <w:marTop w:val="0"/>
      <w:marBottom w:val="0"/>
      <w:divBdr>
        <w:top w:val="none" w:sz="0" w:space="0" w:color="auto"/>
        <w:left w:val="none" w:sz="0" w:space="0" w:color="auto"/>
        <w:bottom w:val="none" w:sz="0" w:space="0" w:color="auto"/>
        <w:right w:val="none" w:sz="0" w:space="0" w:color="auto"/>
      </w:divBdr>
    </w:div>
    <w:div w:id="339628611">
      <w:bodyDiv w:val="1"/>
      <w:marLeft w:val="0"/>
      <w:marRight w:val="0"/>
      <w:marTop w:val="0"/>
      <w:marBottom w:val="0"/>
      <w:divBdr>
        <w:top w:val="none" w:sz="0" w:space="0" w:color="auto"/>
        <w:left w:val="none" w:sz="0" w:space="0" w:color="auto"/>
        <w:bottom w:val="none" w:sz="0" w:space="0" w:color="auto"/>
        <w:right w:val="none" w:sz="0" w:space="0" w:color="auto"/>
      </w:divBdr>
    </w:div>
    <w:div w:id="341514310">
      <w:bodyDiv w:val="1"/>
      <w:marLeft w:val="0"/>
      <w:marRight w:val="0"/>
      <w:marTop w:val="0"/>
      <w:marBottom w:val="0"/>
      <w:divBdr>
        <w:top w:val="none" w:sz="0" w:space="0" w:color="auto"/>
        <w:left w:val="none" w:sz="0" w:space="0" w:color="auto"/>
        <w:bottom w:val="none" w:sz="0" w:space="0" w:color="auto"/>
        <w:right w:val="none" w:sz="0" w:space="0" w:color="auto"/>
      </w:divBdr>
    </w:div>
    <w:div w:id="341906382">
      <w:bodyDiv w:val="1"/>
      <w:marLeft w:val="0"/>
      <w:marRight w:val="0"/>
      <w:marTop w:val="0"/>
      <w:marBottom w:val="0"/>
      <w:divBdr>
        <w:top w:val="none" w:sz="0" w:space="0" w:color="auto"/>
        <w:left w:val="none" w:sz="0" w:space="0" w:color="auto"/>
        <w:bottom w:val="none" w:sz="0" w:space="0" w:color="auto"/>
        <w:right w:val="none" w:sz="0" w:space="0" w:color="auto"/>
      </w:divBdr>
    </w:div>
    <w:div w:id="342054800">
      <w:bodyDiv w:val="1"/>
      <w:marLeft w:val="0"/>
      <w:marRight w:val="0"/>
      <w:marTop w:val="0"/>
      <w:marBottom w:val="0"/>
      <w:divBdr>
        <w:top w:val="none" w:sz="0" w:space="0" w:color="auto"/>
        <w:left w:val="none" w:sz="0" w:space="0" w:color="auto"/>
        <w:bottom w:val="none" w:sz="0" w:space="0" w:color="auto"/>
        <w:right w:val="none" w:sz="0" w:space="0" w:color="auto"/>
      </w:divBdr>
    </w:div>
    <w:div w:id="344092256">
      <w:bodyDiv w:val="1"/>
      <w:marLeft w:val="0"/>
      <w:marRight w:val="0"/>
      <w:marTop w:val="0"/>
      <w:marBottom w:val="0"/>
      <w:divBdr>
        <w:top w:val="none" w:sz="0" w:space="0" w:color="auto"/>
        <w:left w:val="none" w:sz="0" w:space="0" w:color="auto"/>
        <w:bottom w:val="none" w:sz="0" w:space="0" w:color="auto"/>
        <w:right w:val="none" w:sz="0" w:space="0" w:color="auto"/>
      </w:divBdr>
    </w:div>
    <w:div w:id="344482923">
      <w:bodyDiv w:val="1"/>
      <w:marLeft w:val="0"/>
      <w:marRight w:val="0"/>
      <w:marTop w:val="0"/>
      <w:marBottom w:val="0"/>
      <w:divBdr>
        <w:top w:val="none" w:sz="0" w:space="0" w:color="auto"/>
        <w:left w:val="none" w:sz="0" w:space="0" w:color="auto"/>
        <w:bottom w:val="none" w:sz="0" w:space="0" w:color="auto"/>
        <w:right w:val="none" w:sz="0" w:space="0" w:color="auto"/>
      </w:divBdr>
    </w:div>
    <w:div w:id="345059820">
      <w:bodyDiv w:val="1"/>
      <w:marLeft w:val="0"/>
      <w:marRight w:val="0"/>
      <w:marTop w:val="0"/>
      <w:marBottom w:val="0"/>
      <w:divBdr>
        <w:top w:val="none" w:sz="0" w:space="0" w:color="auto"/>
        <w:left w:val="none" w:sz="0" w:space="0" w:color="auto"/>
        <w:bottom w:val="none" w:sz="0" w:space="0" w:color="auto"/>
        <w:right w:val="none" w:sz="0" w:space="0" w:color="auto"/>
      </w:divBdr>
    </w:div>
    <w:div w:id="345789495">
      <w:bodyDiv w:val="1"/>
      <w:marLeft w:val="0"/>
      <w:marRight w:val="0"/>
      <w:marTop w:val="0"/>
      <w:marBottom w:val="0"/>
      <w:divBdr>
        <w:top w:val="none" w:sz="0" w:space="0" w:color="auto"/>
        <w:left w:val="none" w:sz="0" w:space="0" w:color="auto"/>
        <w:bottom w:val="none" w:sz="0" w:space="0" w:color="auto"/>
        <w:right w:val="none" w:sz="0" w:space="0" w:color="auto"/>
      </w:divBdr>
    </w:div>
    <w:div w:id="345792020">
      <w:bodyDiv w:val="1"/>
      <w:marLeft w:val="0"/>
      <w:marRight w:val="0"/>
      <w:marTop w:val="0"/>
      <w:marBottom w:val="0"/>
      <w:divBdr>
        <w:top w:val="none" w:sz="0" w:space="0" w:color="auto"/>
        <w:left w:val="none" w:sz="0" w:space="0" w:color="auto"/>
        <w:bottom w:val="none" w:sz="0" w:space="0" w:color="auto"/>
        <w:right w:val="none" w:sz="0" w:space="0" w:color="auto"/>
      </w:divBdr>
    </w:div>
    <w:div w:id="346833108">
      <w:bodyDiv w:val="1"/>
      <w:marLeft w:val="0"/>
      <w:marRight w:val="0"/>
      <w:marTop w:val="0"/>
      <w:marBottom w:val="0"/>
      <w:divBdr>
        <w:top w:val="none" w:sz="0" w:space="0" w:color="auto"/>
        <w:left w:val="none" w:sz="0" w:space="0" w:color="auto"/>
        <w:bottom w:val="none" w:sz="0" w:space="0" w:color="auto"/>
        <w:right w:val="none" w:sz="0" w:space="0" w:color="auto"/>
      </w:divBdr>
    </w:div>
    <w:div w:id="347486753">
      <w:bodyDiv w:val="1"/>
      <w:marLeft w:val="0"/>
      <w:marRight w:val="0"/>
      <w:marTop w:val="0"/>
      <w:marBottom w:val="0"/>
      <w:divBdr>
        <w:top w:val="none" w:sz="0" w:space="0" w:color="auto"/>
        <w:left w:val="none" w:sz="0" w:space="0" w:color="auto"/>
        <w:bottom w:val="none" w:sz="0" w:space="0" w:color="auto"/>
        <w:right w:val="none" w:sz="0" w:space="0" w:color="auto"/>
      </w:divBdr>
    </w:div>
    <w:div w:id="348651602">
      <w:bodyDiv w:val="1"/>
      <w:marLeft w:val="0"/>
      <w:marRight w:val="0"/>
      <w:marTop w:val="0"/>
      <w:marBottom w:val="0"/>
      <w:divBdr>
        <w:top w:val="none" w:sz="0" w:space="0" w:color="auto"/>
        <w:left w:val="none" w:sz="0" w:space="0" w:color="auto"/>
        <w:bottom w:val="none" w:sz="0" w:space="0" w:color="auto"/>
        <w:right w:val="none" w:sz="0" w:space="0" w:color="auto"/>
      </w:divBdr>
    </w:div>
    <w:div w:id="348723158">
      <w:bodyDiv w:val="1"/>
      <w:marLeft w:val="0"/>
      <w:marRight w:val="0"/>
      <w:marTop w:val="0"/>
      <w:marBottom w:val="0"/>
      <w:divBdr>
        <w:top w:val="none" w:sz="0" w:space="0" w:color="auto"/>
        <w:left w:val="none" w:sz="0" w:space="0" w:color="auto"/>
        <w:bottom w:val="none" w:sz="0" w:space="0" w:color="auto"/>
        <w:right w:val="none" w:sz="0" w:space="0" w:color="auto"/>
      </w:divBdr>
    </w:div>
    <w:div w:id="348802795">
      <w:bodyDiv w:val="1"/>
      <w:marLeft w:val="0"/>
      <w:marRight w:val="0"/>
      <w:marTop w:val="0"/>
      <w:marBottom w:val="0"/>
      <w:divBdr>
        <w:top w:val="none" w:sz="0" w:space="0" w:color="auto"/>
        <w:left w:val="none" w:sz="0" w:space="0" w:color="auto"/>
        <w:bottom w:val="none" w:sz="0" w:space="0" w:color="auto"/>
        <w:right w:val="none" w:sz="0" w:space="0" w:color="auto"/>
      </w:divBdr>
    </w:div>
    <w:div w:id="348987612">
      <w:bodyDiv w:val="1"/>
      <w:marLeft w:val="0"/>
      <w:marRight w:val="0"/>
      <w:marTop w:val="0"/>
      <w:marBottom w:val="0"/>
      <w:divBdr>
        <w:top w:val="none" w:sz="0" w:space="0" w:color="auto"/>
        <w:left w:val="none" w:sz="0" w:space="0" w:color="auto"/>
        <w:bottom w:val="none" w:sz="0" w:space="0" w:color="auto"/>
        <w:right w:val="none" w:sz="0" w:space="0" w:color="auto"/>
      </w:divBdr>
    </w:div>
    <w:div w:id="349112987">
      <w:bodyDiv w:val="1"/>
      <w:marLeft w:val="0"/>
      <w:marRight w:val="0"/>
      <w:marTop w:val="0"/>
      <w:marBottom w:val="0"/>
      <w:divBdr>
        <w:top w:val="none" w:sz="0" w:space="0" w:color="auto"/>
        <w:left w:val="none" w:sz="0" w:space="0" w:color="auto"/>
        <w:bottom w:val="none" w:sz="0" w:space="0" w:color="auto"/>
        <w:right w:val="none" w:sz="0" w:space="0" w:color="auto"/>
      </w:divBdr>
    </w:div>
    <w:div w:id="349838674">
      <w:bodyDiv w:val="1"/>
      <w:marLeft w:val="0"/>
      <w:marRight w:val="0"/>
      <w:marTop w:val="0"/>
      <w:marBottom w:val="0"/>
      <w:divBdr>
        <w:top w:val="none" w:sz="0" w:space="0" w:color="auto"/>
        <w:left w:val="none" w:sz="0" w:space="0" w:color="auto"/>
        <w:bottom w:val="none" w:sz="0" w:space="0" w:color="auto"/>
        <w:right w:val="none" w:sz="0" w:space="0" w:color="auto"/>
      </w:divBdr>
    </w:div>
    <w:div w:id="349994030">
      <w:bodyDiv w:val="1"/>
      <w:marLeft w:val="0"/>
      <w:marRight w:val="0"/>
      <w:marTop w:val="0"/>
      <w:marBottom w:val="0"/>
      <w:divBdr>
        <w:top w:val="none" w:sz="0" w:space="0" w:color="auto"/>
        <w:left w:val="none" w:sz="0" w:space="0" w:color="auto"/>
        <w:bottom w:val="none" w:sz="0" w:space="0" w:color="auto"/>
        <w:right w:val="none" w:sz="0" w:space="0" w:color="auto"/>
      </w:divBdr>
    </w:div>
    <w:div w:id="350879814">
      <w:bodyDiv w:val="1"/>
      <w:marLeft w:val="0"/>
      <w:marRight w:val="0"/>
      <w:marTop w:val="0"/>
      <w:marBottom w:val="0"/>
      <w:divBdr>
        <w:top w:val="none" w:sz="0" w:space="0" w:color="auto"/>
        <w:left w:val="none" w:sz="0" w:space="0" w:color="auto"/>
        <w:bottom w:val="none" w:sz="0" w:space="0" w:color="auto"/>
        <w:right w:val="none" w:sz="0" w:space="0" w:color="auto"/>
      </w:divBdr>
    </w:div>
    <w:div w:id="351535732">
      <w:bodyDiv w:val="1"/>
      <w:marLeft w:val="0"/>
      <w:marRight w:val="0"/>
      <w:marTop w:val="0"/>
      <w:marBottom w:val="0"/>
      <w:divBdr>
        <w:top w:val="none" w:sz="0" w:space="0" w:color="auto"/>
        <w:left w:val="none" w:sz="0" w:space="0" w:color="auto"/>
        <w:bottom w:val="none" w:sz="0" w:space="0" w:color="auto"/>
        <w:right w:val="none" w:sz="0" w:space="0" w:color="auto"/>
      </w:divBdr>
    </w:div>
    <w:div w:id="352461594">
      <w:bodyDiv w:val="1"/>
      <w:marLeft w:val="0"/>
      <w:marRight w:val="0"/>
      <w:marTop w:val="0"/>
      <w:marBottom w:val="0"/>
      <w:divBdr>
        <w:top w:val="none" w:sz="0" w:space="0" w:color="auto"/>
        <w:left w:val="none" w:sz="0" w:space="0" w:color="auto"/>
        <w:bottom w:val="none" w:sz="0" w:space="0" w:color="auto"/>
        <w:right w:val="none" w:sz="0" w:space="0" w:color="auto"/>
      </w:divBdr>
    </w:div>
    <w:div w:id="352462724">
      <w:bodyDiv w:val="1"/>
      <w:marLeft w:val="0"/>
      <w:marRight w:val="0"/>
      <w:marTop w:val="0"/>
      <w:marBottom w:val="0"/>
      <w:divBdr>
        <w:top w:val="none" w:sz="0" w:space="0" w:color="auto"/>
        <w:left w:val="none" w:sz="0" w:space="0" w:color="auto"/>
        <w:bottom w:val="none" w:sz="0" w:space="0" w:color="auto"/>
        <w:right w:val="none" w:sz="0" w:space="0" w:color="auto"/>
      </w:divBdr>
    </w:div>
    <w:div w:id="352729198">
      <w:bodyDiv w:val="1"/>
      <w:marLeft w:val="0"/>
      <w:marRight w:val="0"/>
      <w:marTop w:val="0"/>
      <w:marBottom w:val="0"/>
      <w:divBdr>
        <w:top w:val="none" w:sz="0" w:space="0" w:color="auto"/>
        <w:left w:val="none" w:sz="0" w:space="0" w:color="auto"/>
        <w:bottom w:val="none" w:sz="0" w:space="0" w:color="auto"/>
        <w:right w:val="none" w:sz="0" w:space="0" w:color="auto"/>
      </w:divBdr>
    </w:div>
    <w:div w:id="352877607">
      <w:bodyDiv w:val="1"/>
      <w:marLeft w:val="0"/>
      <w:marRight w:val="0"/>
      <w:marTop w:val="0"/>
      <w:marBottom w:val="0"/>
      <w:divBdr>
        <w:top w:val="none" w:sz="0" w:space="0" w:color="auto"/>
        <w:left w:val="none" w:sz="0" w:space="0" w:color="auto"/>
        <w:bottom w:val="none" w:sz="0" w:space="0" w:color="auto"/>
        <w:right w:val="none" w:sz="0" w:space="0" w:color="auto"/>
      </w:divBdr>
    </w:div>
    <w:div w:id="352921107">
      <w:bodyDiv w:val="1"/>
      <w:marLeft w:val="0"/>
      <w:marRight w:val="0"/>
      <w:marTop w:val="0"/>
      <w:marBottom w:val="0"/>
      <w:divBdr>
        <w:top w:val="none" w:sz="0" w:space="0" w:color="auto"/>
        <w:left w:val="none" w:sz="0" w:space="0" w:color="auto"/>
        <w:bottom w:val="none" w:sz="0" w:space="0" w:color="auto"/>
        <w:right w:val="none" w:sz="0" w:space="0" w:color="auto"/>
      </w:divBdr>
    </w:div>
    <w:div w:id="353582317">
      <w:bodyDiv w:val="1"/>
      <w:marLeft w:val="0"/>
      <w:marRight w:val="0"/>
      <w:marTop w:val="0"/>
      <w:marBottom w:val="0"/>
      <w:divBdr>
        <w:top w:val="none" w:sz="0" w:space="0" w:color="auto"/>
        <w:left w:val="none" w:sz="0" w:space="0" w:color="auto"/>
        <w:bottom w:val="none" w:sz="0" w:space="0" w:color="auto"/>
        <w:right w:val="none" w:sz="0" w:space="0" w:color="auto"/>
      </w:divBdr>
    </w:div>
    <w:div w:id="353776118">
      <w:bodyDiv w:val="1"/>
      <w:marLeft w:val="0"/>
      <w:marRight w:val="0"/>
      <w:marTop w:val="0"/>
      <w:marBottom w:val="0"/>
      <w:divBdr>
        <w:top w:val="none" w:sz="0" w:space="0" w:color="auto"/>
        <w:left w:val="none" w:sz="0" w:space="0" w:color="auto"/>
        <w:bottom w:val="none" w:sz="0" w:space="0" w:color="auto"/>
        <w:right w:val="none" w:sz="0" w:space="0" w:color="auto"/>
      </w:divBdr>
    </w:div>
    <w:div w:id="354238250">
      <w:bodyDiv w:val="1"/>
      <w:marLeft w:val="0"/>
      <w:marRight w:val="0"/>
      <w:marTop w:val="0"/>
      <w:marBottom w:val="0"/>
      <w:divBdr>
        <w:top w:val="none" w:sz="0" w:space="0" w:color="auto"/>
        <w:left w:val="none" w:sz="0" w:space="0" w:color="auto"/>
        <w:bottom w:val="none" w:sz="0" w:space="0" w:color="auto"/>
        <w:right w:val="none" w:sz="0" w:space="0" w:color="auto"/>
      </w:divBdr>
    </w:div>
    <w:div w:id="355811201">
      <w:bodyDiv w:val="1"/>
      <w:marLeft w:val="0"/>
      <w:marRight w:val="0"/>
      <w:marTop w:val="0"/>
      <w:marBottom w:val="0"/>
      <w:divBdr>
        <w:top w:val="none" w:sz="0" w:space="0" w:color="auto"/>
        <w:left w:val="none" w:sz="0" w:space="0" w:color="auto"/>
        <w:bottom w:val="none" w:sz="0" w:space="0" w:color="auto"/>
        <w:right w:val="none" w:sz="0" w:space="0" w:color="auto"/>
      </w:divBdr>
    </w:div>
    <w:div w:id="356279675">
      <w:bodyDiv w:val="1"/>
      <w:marLeft w:val="0"/>
      <w:marRight w:val="0"/>
      <w:marTop w:val="0"/>
      <w:marBottom w:val="0"/>
      <w:divBdr>
        <w:top w:val="none" w:sz="0" w:space="0" w:color="auto"/>
        <w:left w:val="none" w:sz="0" w:space="0" w:color="auto"/>
        <w:bottom w:val="none" w:sz="0" w:space="0" w:color="auto"/>
        <w:right w:val="none" w:sz="0" w:space="0" w:color="auto"/>
      </w:divBdr>
    </w:div>
    <w:div w:id="356392717">
      <w:bodyDiv w:val="1"/>
      <w:marLeft w:val="0"/>
      <w:marRight w:val="0"/>
      <w:marTop w:val="0"/>
      <w:marBottom w:val="0"/>
      <w:divBdr>
        <w:top w:val="none" w:sz="0" w:space="0" w:color="auto"/>
        <w:left w:val="none" w:sz="0" w:space="0" w:color="auto"/>
        <w:bottom w:val="none" w:sz="0" w:space="0" w:color="auto"/>
        <w:right w:val="none" w:sz="0" w:space="0" w:color="auto"/>
      </w:divBdr>
    </w:div>
    <w:div w:id="357320689">
      <w:bodyDiv w:val="1"/>
      <w:marLeft w:val="0"/>
      <w:marRight w:val="0"/>
      <w:marTop w:val="0"/>
      <w:marBottom w:val="0"/>
      <w:divBdr>
        <w:top w:val="none" w:sz="0" w:space="0" w:color="auto"/>
        <w:left w:val="none" w:sz="0" w:space="0" w:color="auto"/>
        <w:bottom w:val="none" w:sz="0" w:space="0" w:color="auto"/>
        <w:right w:val="none" w:sz="0" w:space="0" w:color="auto"/>
      </w:divBdr>
    </w:div>
    <w:div w:id="357321528">
      <w:bodyDiv w:val="1"/>
      <w:marLeft w:val="0"/>
      <w:marRight w:val="0"/>
      <w:marTop w:val="0"/>
      <w:marBottom w:val="0"/>
      <w:divBdr>
        <w:top w:val="none" w:sz="0" w:space="0" w:color="auto"/>
        <w:left w:val="none" w:sz="0" w:space="0" w:color="auto"/>
        <w:bottom w:val="none" w:sz="0" w:space="0" w:color="auto"/>
        <w:right w:val="none" w:sz="0" w:space="0" w:color="auto"/>
      </w:divBdr>
    </w:div>
    <w:div w:id="357439629">
      <w:bodyDiv w:val="1"/>
      <w:marLeft w:val="0"/>
      <w:marRight w:val="0"/>
      <w:marTop w:val="0"/>
      <w:marBottom w:val="0"/>
      <w:divBdr>
        <w:top w:val="none" w:sz="0" w:space="0" w:color="auto"/>
        <w:left w:val="none" w:sz="0" w:space="0" w:color="auto"/>
        <w:bottom w:val="none" w:sz="0" w:space="0" w:color="auto"/>
        <w:right w:val="none" w:sz="0" w:space="0" w:color="auto"/>
      </w:divBdr>
    </w:div>
    <w:div w:id="357858595">
      <w:bodyDiv w:val="1"/>
      <w:marLeft w:val="0"/>
      <w:marRight w:val="0"/>
      <w:marTop w:val="0"/>
      <w:marBottom w:val="0"/>
      <w:divBdr>
        <w:top w:val="none" w:sz="0" w:space="0" w:color="auto"/>
        <w:left w:val="none" w:sz="0" w:space="0" w:color="auto"/>
        <w:bottom w:val="none" w:sz="0" w:space="0" w:color="auto"/>
        <w:right w:val="none" w:sz="0" w:space="0" w:color="auto"/>
      </w:divBdr>
    </w:div>
    <w:div w:id="358121393">
      <w:bodyDiv w:val="1"/>
      <w:marLeft w:val="0"/>
      <w:marRight w:val="0"/>
      <w:marTop w:val="0"/>
      <w:marBottom w:val="0"/>
      <w:divBdr>
        <w:top w:val="none" w:sz="0" w:space="0" w:color="auto"/>
        <w:left w:val="none" w:sz="0" w:space="0" w:color="auto"/>
        <w:bottom w:val="none" w:sz="0" w:space="0" w:color="auto"/>
        <w:right w:val="none" w:sz="0" w:space="0" w:color="auto"/>
      </w:divBdr>
    </w:div>
    <w:div w:id="358164120">
      <w:bodyDiv w:val="1"/>
      <w:marLeft w:val="0"/>
      <w:marRight w:val="0"/>
      <w:marTop w:val="0"/>
      <w:marBottom w:val="0"/>
      <w:divBdr>
        <w:top w:val="none" w:sz="0" w:space="0" w:color="auto"/>
        <w:left w:val="none" w:sz="0" w:space="0" w:color="auto"/>
        <w:bottom w:val="none" w:sz="0" w:space="0" w:color="auto"/>
        <w:right w:val="none" w:sz="0" w:space="0" w:color="auto"/>
      </w:divBdr>
    </w:div>
    <w:div w:id="358354709">
      <w:bodyDiv w:val="1"/>
      <w:marLeft w:val="0"/>
      <w:marRight w:val="0"/>
      <w:marTop w:val="0"/>
      <w:marBottom w:val="0"/>
      <w:divBdr>
        <w:top w:val="none" w:sz="0" w:space="0" w:color="auto"/>
        <w:left w:val="none" w:sz="0" w:space="0" w:color="auto"/>
        <w:bottom w:val="none" w:sz="0" w:space="0" w:color="auto"/>
        <w:right w:val="none" w:sz="0" w:space="0" w:color="auto"/>
      </w:divBdr>
    </w:div>
    <w:div w:id="358623974">
      <w:bodyDiv w:val="1"/>
      <w:marLeft w:val="0"/>
      <w:marRight w:val="0"/>
      <w:marTop w:val="0"/>
      <w:marBottom w:val="0"/>
      <w:divBdr>
        <w:top w:val="none" w:sz="0" w:space="0" w:color="auto"/>
        <w:left w:val="none" w:sz="0" w:space="0" w:color="auto"/>
        <w:bottom w:val="none" w:sz="0" w:space="0" w:color="auto"/>
        <w:right w:val="none" w:sz="0" w:space="0" w:color="auto"/>
      </w:divBdr>
    </w:div>
    <w:div w:id="359089191">
      <w:bodyDiv w:val="1"/>
      <w:marLeft w:val="0"/>
      <w:marRight w:val="0"/>
      <w:marTop w:val="0"/>
      <w:marBottom w:val="0"/>
      <w:divBdr>
        <w:top w:val="none" w:sz="0" w:space="0" w:color="auto"/>
        <w:left w:val="none" w:sz="0" w:space="0" w:color="auto"/>
        <w:bottom w:val="none" w:sz="0" w:space="0" w:color="auto"/>
        <w:right w:val="none" w:sz="0" w:space="0" w:color="auto"/>
      </w:divBdr>
    </w:div>
    <w:div w:id="359400151">
      <w:bodyDiv w:val="1"/>
      <w:marLeft w:val="0"/>
      <w:marRight w:val="0"/>
      <w:marTop w:val="0"/>
      <w:marBottom w:val="0"/>
      <w:divBdr>
        <w:top w:val="none" w:sz="0" w:space="0" w:color="auto"/>
        <w:left w:val="none" w:sz="0" w:space="0" w:color="auto"/>
        <w:bottom w:val="none" w:sz="0" w:space="0" w:color="auto"/>
        <w:right w:val="none" w:sz="0" w:space="0" w:color="auto"/>
      </w:divBdr>
    </w:div>
    <w:div w:id="360009972">
      <w:bodyDiv w:val="1"/>
      <w:marLeft w:val="0"/>
      <w:marRight w:val="0"/>
      <w:marTop w:val="0"/>
      <w:marBottom w:val="0"/>
      <w:divBdr>
        <w:top w:val="none" w:sz="0" w:space="0" w:color="auto"/>
        <w:left w:val="none" w:sz="0" w:space="0" w:color="auto"/>
        <w:bottom w:val="none" w:sz="0" w:space="0" w:color="auto"/>
        <w:right w:val="none" w:sz="0" w:space="0" w:color="auto"/>
      </w:divBdr>
    </w:div>
    <w:div w:id="360015540">
      <w:bodyDiv w:val="1"/>
      <w:marLeft w:val="0"/>
      <w:marRight w:val="0"/>
      <w:marTop w:val="0"/>
      <w:marBottom w:val="0"/>
      <w:divBdr>
        <w:top w:val="none" w:sz="0" w:space="0" w:color="auto"/>
        <w:left w:val="none" w:sz="0" w:space="0" w:color="auto"/>
        <w:bottom w:val="none" w:sz="0" w:space="0" w:color="auto"/>
        <w:right w:val="none" w:sz="0" w:space="0" w:color="auto"/>
      </w:divBdr>
    </w:div>
    <w:div w:id="360787919">
      <w:bodyDiv w:val="1"/>
      <w:marLeft w:val="0"/>
      <w:marRight w:val="0"/>
      <w:marTop w:val="0"/>
      <w:marBottom w:val="0"/>
      <w:divBdr>
        <w:top w:val="none" w:sz="0" w:space="0" w:color="auto"/>
        <w:left w:val="none" w:sz="0" w:space="0" w:color="auto"/>
        <w:bottom w:val="none" w:sz="0" w:space="0" w:color="auto"/>
        <w:right w:val="none" w:sz="0" w:space="0" w:color="auto"/>
      </w:divBdr>
    </w:div>
    <w:div w:id="361396413">
      <w:bodyDiv w:val="1"/>
      <w:marLeft w:val="0"/>
      <w:marRight w:val="0"/>
      <w:marTop w:val="0"/>
      <w:marBottom w:val="0"/>
      <w:divBdr>
        <w:top w:val="none" w:sz="0" w:space="0" w:color="auto"/>
        <w:left w:val="none" w:sz="0" w:space="0" w:color="auto"/>
        <w:bottom w:val="none" w:sz="0" w:space="0" w:color="auto"/>
        <w:right w:val="none" w:sz="0" w:space="0" w:color="auto"/>
      </w:divBdr>
    </w:div>
    <w:div w:id="361635733">
      <w:bodyDiv w:val="1"/>
      <w:marLeft w:val="0"/>
      <w:marRight w:val="0"/>
      <w:marTop w:val="0"/>
      <w:marBottom w:val="0"/>
      <w:divBdr>
        <w:top w:val="none" w:sz="0" w:space="0" w:color="auto"/>
        <w:left w:val="none" w:sz="0" w:space="0" w:color="auto"/>
        <w:bottom w:val="none" w:sz="0" w:space="0" w:color="auto"/>
        <w:right w:val="none" w:sz="0" w:space="0" w:color="auto"/>
      </w:divBdr>
    </w:div>
    <w:div w:id="363336630">
      <w:bodyDiv w:val="1"/>
      <w:marLeft w:val="0"/>
      <w:marRight w:val="0"/>
      <w:marTop w:val="0"/>
      <w:marBottom w:val="0"/>
      <w:divBdr>
        <w:top w:val="none" w:sz="0" w:space="0" w:color="auto"/>
        <w:left w:val="none" w:sz="0" w:space="0" w:color="auto"/>
        <w:bottom w:val="none" w:sz="0" w:space="0" w:color="auto"/>
        <w:right w:val="none" w:sz="0" w:space="0" w:color="auto"/>
      </w:divBdr>
    </w:div>
    <w:div w:id="363755559">
      <w:bodyDiv w:val="1"/>
      <w:marLeft w:val="0"/>
      <w:marRight w:val="0"/>
      <w:marTop w:val="0"/>
      <w:marBottom w:val="0"/>
      <w:divBdr>
        <w:top w:val="none" w:sz="0" w:space="0" w:color="auto"/>
        <w:left w:val="none" w:sz="0" w:space="0" w:color="auto"/>
        <w:bottom w:val="none" w:sz="0" w:space="0" w:color="auto"/>
        <w:right w:val="none" w:sz="0" w:space="0" w:color="auto"/>
      </w:divBdr>
    </w:div>
    <w:div w:id="364210620">
      <w:bodyDiv w:val="1"/>
      <w:marLeft w:val="0"/>
      <w:marRight w:val="0"/>
      <w:marTop w:val="0"/>
      <w:marBottom w:val="0"/>
      <w:divBdr>
        <w:top w:val="none" w:sz="0" w:space="0" w:color="auto"/>
        <w:left w:val="none" w:sz="0" w:space="0" w:color="auto"/>
        <w:bottom w:val="none" w:sz="0" w:space="0" w:color="auto"/>
        <w:right w:val="none" w:sz="0" w:space="0" w:color="auto"/>
      </w:divBdr>
    </w:div>
    <w:div w:id="364213202">
      <w:bodyDiv w:val="1"/>
      <w:marLeft w:val="0"/>
      <w:marRight w:val="0"/>
      <w:marTop w:val="0"/>
      <w:marBottom w:val="0"/>
      <w:divBdr>
        <w:top w:val="none" w:sz="0" w:space="0" w:color="auto"/>
        <w:left w:val="none" w:sz="0" w:space="0" w:color="auto"/>
        <w:bottom w:val="none" w:sz="0" w:space="0" w:color="auto"/>
        <w:right w:val="none" w:sz="0" w:space="0" w:color="auto"/>
      </w:divBdr>
    </w:div>
    <w:div w:id="364256758">
      <w:bodyDiv w:val="1"/>
      <w:marLeft w:val="0"/>
      <w:marRight w:val="0"/>
      <w:marTop w:val="0"/>
      <w:marBottom w:val="0"/>
      <w:divBdr>
        <w:top w:val="none" w:sz="0" w:space="0" w:color="auto"/>
        <w:left w:val="none" w:sz="0" w:space="0" w:color="auto"/>
        <w:bottom w:val="none" w:sz="0" w:space="0" w:color="auto"/>
        <w:right w:val="none" w:sz="0" w:space="0" w:color="auto"/>
      </w:divBdr>
    </w:div>
    <w:div w:id="365255488">
      <w:bodyDiv w:val="1"/>
      <w:marLeft w:val="0"/>
      <w:marRight w:val="0"/>
      <w:marTop w:val="0"/>
      <w:marBottom w:val="0"/>
      <w:divBdr>
        <w:top w:val="none" w:sz="0" w:space="0" w:color="auto"/>
        <w:left w:val="none" w:sz="0" w:space="0" w:color="auto"/>
        <w:bottom w:val="none" w:sz="0" w:space="0" w:color="auto"/>
        <w:right w:val="none" w:sz="0" w:space="0" w:color="auto"/>
      </w:divBdr>
    </w:div>
    <w:div w:id="365832001">
      <w:bodyDiv w:val="1"/>
      <w:marLeft w:val="0"/>
      <w:marRight w:val="0"/>
      <w:marTop w:val="0"/>
      <w:marBottom w:val="0"/>
      <w:divBdr>
        <w:top w:val="none" w:sz="0" w:space="0" w:color="auto"/>
        <w:left w:val="none" w:sz="0" w:space="0" w:color="auto"/>
        <w:bottom w:val="none" w:sz="0" w:space="0" w:color="auto"/>
        <w:right w:val="none" w:sz="0" w:space="0" w:color="auto"/>
      </w:divBdr>
    </w:div>
    <w:div w:id="366106261">
      <w:bodyDiv w:val="1"/>
      <w:marLeft w:val="0"/>
      <w:marRight w:val="0"/>
      <w:marTop w:val="0"/>
      <w:marBottom w:val="0"/>
      <w:divBdr>
        <w:top w:val="none" w:sz="0" w:space="0" w:color="auto"/>
        <w:left w:val="none" w:sz="0" w:space="0" w:color="auto"/>
        <w:bottom w:val="none" w:sz="0" w:space="0" w:color="auto"/>
        <w:right w:val="none" w:sz="0" w:space="0" w:color="auto"/>
      </w:divBdr>
    </w:div>
    <w:div w:id="366222392">
      <w:bodyDiv w:val="1"/>
      <w:marLeft w:val="0"/>
      <w:marRight w:val="0"/>
      <w:marTop w:val="0"/>
      <w:marBottom w:val="0"/>
      <w:divBdr>
        <w:top w:val="none" w:sz="0" w:space="0" w:color="auto"/>
        <w:left w:val="none" w:sz="0" w:space="0" w:color="auto"/>
        <w:bottom w:val="none" w:sz="0" w:space="0" w:color="auto"/>
        <w:right w:val="none" w:sz="0" w:space="0" w:color="auto"/>
      </w:divBdr>
    </w:div>
    <w:div w:id="366759474">
      <w:bodyDiv w:val="1"/>
      <w:marLeft w:val="0"/>
      <w:marRight w:val="0"/>
      <w:marTop w:val="0"/>
      <w:marBottom w:val="0"/>
      <w:divBdr>
        <w:top w:val="none" w:sz="0" w:space="0" w:color="auto"/>
        <w:left w:val="none" w:sz="0" w:space="0" w:color="auto"/>
        <w:bottom w:val="none" w:sz="0" w:space="0" w:color="auto"/>
        <w:right w:val="none" w:sz="0" w:space="0" w:color="auto"/>
      </w:divBdr>
    </w:div>
    <w:div w:id="367218475">
      <w:bodyDiv w:val="1"/>
      <w:marLeft w:val="0"/>
      <w:marRight w:val="0"/>
      <w:marTop w:val="0"/>
      <w:marBottom w:val="0"/>
      <w:divBdr>
        <w:top w:val="none" w:sz="0" w:space="0" w:color="auto"/>
        <w:left w:val="none" w:sz="0" w:space="0" w:color="auto"/>
        <w:bottom w:val="none" w:sz="0" w:space="0" w:color="auto"/>
        <w:right w:val="none" w:sz="0" w:space="0" w:color="auto"/>
      </w:divBdr>
    </w:div>
    <w:div w:id="367266025">
      <w:bodyDiv w:val="1"/>
      <w:marLeft w:val="0"/>
      <w:marRight w:val="0"/>
      <w:marTop w:val="0"/>
      <w:marBottom w:val="0"/>
      <w:divBdr>
        <w:top w:val="none" w:sz="0" w:space="0" w:color="auto"/>
        <w:left w:val="none" w:sz="0" w:space="0" w:color="auto"/>
        <w:bottom w:val="none" w:sz="0" w:space="0" w:color="auto"/>
        <w:right w:val="none" w:sz="0" w:space="0" w:color="auto"/>
      </w:divBdr>
    </w:div>
    <w:div w:id="367604578">
      <w:bodyDiv w:val="1"/>
      <w:marLeft w:val="0"/>
      <w:marRight w:val="0"/>
      <w:marTop w:val="0"/>
      <w:marBottom w:val="0"/>
      <w:divBdr>
        <w:top w:val="none" w:sz="0" w:space="0" w:color="auto"/>
        <w:left w:val="none" w:sz="0" w:space="0" w:color="auto"/>
        <w:bottom w:val="none" w:sz="0" w:space="0" w:color="auto"/>
        <w:right w:val="none" w:sz="0" w:space="0" w:color="auto"/>
      </w:divBdr>
    </w:div>
    <w:div w:id="367800135">
      <w:bodyDiv w:val="1"/>
      <w:marLeft w:val="0"/>
      <w:marRight w:val="0"/>
      <w:marTop w:val="0"/>
      <w:marBottom w:val="0"/>
      <w:divBdr>
        <w:top w:val="none" w:sz="0" w:space="0" w:color="auto"/>
        <w:left w:val="none" w:sz="0" w:space="0" w:color="auto"/>
        <w:bottom w:val="none" w:sz="0" w:space="0" w:color="auto"/>
        <w:right w:val="none" w:sz="0" w:space="0" w:color="auto"/>
      </w:divBdr>
    </w:div>
    <w:div w:id="367919444">
      <w:bodyDiv w:val="1"/>
      <w:marLeft w:val="0"/>
      <w:marRight w:val="0"/>
      <w:marTop w:val="0"/>
      <w:marBottom w:val="0"/>
      <w:divBdr>
        <w:top w:val="none" w:sz="0" w:space="0" w:color="auto"/>
        <w:left w:val="none" w:sz="0" w:space="0" w:color="auto"/>
        <w:bottom w:val="none" w:sz="0" w:space="0" w:color="auto"/>
        <w:right w:val="none" w:sz="0" w:space="0" w:color="auto"/>
      </w:divBdr>
    </w:div>
    <w:div w:id="368066764">
      <w:bodyDiv w:val="1"/>
      <w:marLeft w:val="0"/>
      <w:marRight w:val="0"/>
      <w:marTop w:val="0"/>
      <w:marBottom w:val="0"/>
      <w:divBdr>
        <w:top w:val="none" w:sz="0" w:space="0" w:color="auto"/>
        <w:left w:val="none" w:sz="0" w:space="0" w:color="auto"/>
        <w:bottom w:val="none" w:sz="0" w:space="0" w:color="auto"/>
        <w:right w:val="none" w:sz="0" w:space="0" w:color="auto"/>
      </w:divBdr>
    </w:div>
    <w:div w:id="368264073">
      <w:bodyDiv w:val="1"/>
      <w:marLeft w:val="0"/>
      <w:marRight w:val="0"/>
      <w:marTop w:val="0"/>
      <w:marBottom w:val="0"/>
      <w:divBdr>
        <w:top w:val="none" w:sz="0" w:space="0" w:color="auto"/>
        <w:left w:val="none" w:sz="0" w:space="0" w:color="auto"/>
        <w:bottom w:val="none" w:sz="0" w:space="0" w:color="auto"/>
        <w:right w:val="none" w:sz="0" w:space="0" w:color="auto"/>
      </w:divBdr>
    </w:div>
    <w:div w:id="368267409">
      <w:bodyDiv w:val="1"/>
      <w:marLeft w:val="0"/>
      <w:marRight w:val="0"/>
      <w:marTop w:val="0"/>
      <w:marBottom w:val="0"/>
      <w:divBdr>
        <w:top w:val="none" w:sz="0" w:space="0" w:color="auto"/>
        <w:left w:val="none" w:sz="0" w:space="0" w:color="auto"/>
        <w:bottom w:val="none" w:sz="0" w:space="0" w:color="auto"/>
        <w:right w:val="none" w:sz="0" w:space="0" w:color="auto"/>
      </w:divBdr>
    </w:div>
    <w:div w:id="368529988">
      <w:bodyDiv w:val="1"/>
      <w:marLeft w:val="0"/>
      <w:marRight w:val="0"/>
      <w:marTop w:val="0"/>
      <w:marBottom w:val="0"/>
      <w:divBdr>
        <w:top w:val="none" w:sz="0" w:space="0" w:color="auto"/>
        <w:left w:val="none" w:sz="0" w:space="0" w:color="auto"/>
        <w:bottom w:val="none" w:sz="0" w:space="0" w:color="auto"/>
        <w:right w:val="none" w:sz="0" w:space="0" w:color="auto"/>
      </w:divBdr>
    </w:div>
    <w:div w:id="368535902">
      <w:bodyDiv w:val="1"/>
      <w:marLeft w:val="0"/>
      <w:marRight w:val="0"/>
      <w:marTop w:val="0"/>
      <w:marBottom w:val="0"/>
      <w:divBdr>
        <w:top w:val="none" w:sz="0" w:space="0" w:color="auto"/>
        <w:left w:val="none" w:sz="0" w:space="0" w:color="auto"/>
        <w:bottom w:val="none" w:sz="0" w:space="0" w:color="auto"/>
        <w:right w:val="none" w:sz="0" w:space="0" w:color="auto"/>
      </w:divBdr>
    </w:div>
    <w:div w:id="368995355">
      <w:bodyDiv w:val="1"/>
      <w:marLeft w:val="0"/>
      <w:marRight w:val="0"/>
      <w:marTop w:val="0"/>
      <w:marBottom w:val="0"/>
      <w:divBdr>
        <w:top w:val="none" w:sz="0" w:space="0" w:color="auto"/>
        <w:left w:val="none" w:sz="0" w:space="0" w:color="auto"/>
        <w:bottom w:val="none" w:sz="0" w:space="0" w:color="auto"/>
        <w:right w:val="none" w:sz="0" w:space="0" w:color="auto"/>
      </w:divBdr>
    </w:div>
    <w:div w:id="369652959">
      <w:bodyDiv w:val="1"/>
      <w:marLeft w:val="0"/>
      <w:marRight w:val="0"/>
      <w:marTop w:val="0"/>
      <w:marBottom w:val="0"/>
      <w:divBdr>
        <w:top w:val="none" w:sz="0" w:space="0" w:color="auto"/>
        <w:left w:val="none" w:sz="0" w:space="0" w:color="auto"/>
        <w:bottom w:val="none" w:sz="0" w:space="0" w:color="auto"/>
        <w:right w:val="none" w:sz="0" w:space="0" w:color="auto"/>
      </w:divBdr>
    </w:div>
    <w:div w:id="369762982">
      <w:bodyDiv w:val="1"/>
      <w:marLeft w:val="0"/>
      <w:marRight w:val="0"/>
      <w:marTop w:val="0"/>
      <w:marBottom w:val="0"/>
      <w:divBdr>
        <w:top w:val="none" w:sz="0" w:space="0" w:color="auto"/>
        <w:left w:val="none" w:sz="0" w:space="0" w:color="auto"/>
        <w:bottom w:val="none" w:sz="0" w:space="0" w:color="auto"/>
        <w:right w:val="none" w:sz="0" w:space="0" w:color="auto"/>
      </w:divBdr>
    </w:div>
    <w:div w:id="370686940">
      <w:bodyDiv w:val="1"/>
      <w:marLeft w:val="0"/>
      <w:marRight w:val="0"/>
      <w:marTop w:val="0"/>
      <w:marBottom w:val="0"/>
      <w:divBdr>
        <w:top w:val="none" w:sz="0" w:space="0" w:color="auto"/>
        <w:left w:val="none" w:sz="0" w:space="0" w:color="auto"/>
        <w:bottom w:val="none" w:sz="0" w:space="0" w:color="auto"/>
        <w:right w:val="none" w:sz="0" w:space="0" w:color="auto"/>
      </w:divBdr>
    </w:div>
    <w:div w:id="370761734">
      <w:bodyDiv w:val="1"/>
      <w:marLeft w:val="0"/>
      <w:marRight w:val="0"/>
      <w:marTop w:val="0"/>
      <w:marBottom w:val="0"/>
      <w:divBdr>
        <w:top w:val="none" w:sz="0" w:space="0" w:color="auto"/>
        <w:left w:val="none" w:sz="0" w:space="0" w:color="auto"/>
        <w:bottom w:val="none" w:sz="0" w:space="0" w:color="auto"/>
        <w:right w:val="none" w:sz="0" w:space="0" w:color="auto"/>
      </w:divBdr>
    </w:div>
    <w:div w:id="371269306">
      <w:bodyDiv w:val="1"/>
      <w:marLeft w:val="0"/>
      <w:marRight w:val="0"/>
      <w:marTop w:val="0"/>
      <w:marBottom w:val="0"/>
      <w:divBdr>
        <w:top w:val="none" w:sz="0" w:space="0" w:color="auto"/>
        <w:left w:val="none" w:sz="0" w:space="0" w:color="auto"/>
        <w:bottom w:val="none" w:sz="0" w:space="0" w:color="auto"/>
        <w:right w:val="none" w:sz="0" w:space="0" w:color="auto"/>
      </w:divBdr>
    </w:div>
    <w:div w:id="372193999">
      <w:bodyDiv w:val="1"/>
      <w:marLeft w:val="0"/>
      <w:marRight w:val="0"/>
      <w:marTop w:val="0"/>
      <w:marBottom w:val="0"/>
      <w:divBdr>
        <w:top w:val="none" w:sz="0" w:space="0" w:color="auto"/>
        <w:left w:val="none" w:sz="0" w:space="0" w:color="auto"/>
        <w:bottom w:val="none" w:sz="0" w:space="0" w:color="auto"/>
        <w:right w:val="none" w:sz="0" w:space="0" w:color="auto"/>
      </w:divBdr>
    </w:div>
    <w:div w:id="372197907">
      <w:bodyDiv w:val="1"/>
      <w:marLeft w:val="0"/>
      <w:marRight w:val="0"/>
      <w:marTop w:val="0"/>
      <w:marBottom w:val="0"/>
      <w:divBdr>
        <w:top w:val="none" w:sz="0" w:space="0" w:color="auto"/>
        <w:left w:val="none" w:sz="0" w:space="0" w:color="auto"/>
        <w:bottom w:val="none" w:sz="0" w:space="0" w:color="auto"/>
        <w:right w:val="none" w:sz="0" w:space="0" w:color="auto"/>
      </w:divBdr>
    </w:div>
    <w:div w:id="373115525">
      <w:bodyDiv w:val="1"/>
      <w:marLeft w:val="0"/>
      <w:marRight w:val="0"/>
      <w:marTop w:val="0"/>
      <w:marBottom w:val="0"/>
      <w:divBdr>
        <w:top w:val="none" w:sz="0" w:space="0" w:color="auto"/>
        <w:left w:val="none" w:sz="0" w:space="0" w:color="auto"/>
        <w:bottom w:val="none" w:sz="0" w:space="0" w:color="auto"/>
        <w:right w:val="none" w:sz="0" w:space="0" w:color="auto"/>
      </w:divBdr>
    </w:div>
    <w:div w:id="373238009">
      <w:bodyDiv w:val="1"/>
      <w:marLeft w:val="0"/>
      <w:marRight w:val="0"/>
      <w:marTop w:val="0"/>
      <w:marBottom w:val="0"/>
      <w:divBdr>
        <w:top w:val="none" w:sz="0" w:space="0" w:color="auto"/>
        <w:left w:val="none" w:sz="0" w:space="0" w:color="auto"/>
        <w:bottom w:val="none" w:sz="0" w:space="0" w:color="auto"/>
        <w:right w:val="none" w:sz="0" w:space="0" w:color="auto"/>
      </w:divBdr>
    </w:div>
    <w:div w:id="373386723">
      <w:bodyDiv w:val="1"/>
      <w:marLeft w:val="0"/>
      <w:marRight w:val="0"/>
      <w:marTop w:val="0"/>
      <w:marBottom w:val="0"/>
      <w:divBdr>
        <w:top w:val="none" w:sz="0" w:space="0" w:color="auto"/>
        <w:left w:val="none" w:sz="0" w:space="0" w:color="auto"/>
        <w:bottom w:val="none" w:sz="0" w:space="0" w:color="auto"/>
        <w:right w:val="none" w:sz="0" w:space="0" w:color="auto"/>
      </w:divBdr>
    </w:div>
    <w:div w:id="373580660">
      <w:bodyDiv w:val="1"/>
      <w:marLeft w:val="0"/>
      <w:marRight w:val="0"/>
      <w:marTop w:val="0"/>
      <w:marBottom w:val="0"/>
      <w:divBdr>
        <w:top w:val="none" w:sz="0" w:space="0" w:color="auto"/>
        <w:left w:val="none" w:sz="0" w:space="0" w:color="auto"/>
        <w:bottom w:val="none" w:sz="0" w:space="0" w:color="auto"/>
        <w:right w:val="none" w:sz="0" w:space="0" w:color="auto"/>
      </w:divBdr>
    </w:div>
    <w:div w:id="373775691">
      <w:bodyDiv w:val="1"/>
      <w:marLeft w:val="0"/>
      <w:marRight w:val="0"/>
      <w:marTop w:val="0"/>
      <w:marBottom w:val="0"/>
      <w:divBdr>
        <w:top w:val="none" w:sz="0" w:space="0" w:color="auto"/>
        <w:left w:val="none" w:sz="0" w:space="0" w:color="auto"/>
        <w:bottom w:val="none" w:sz="0" w:space="0" w:color="auto"/>
        <w:right w:val="none" w:sz="0" w:space="0" w:color="auto"/>
      </w:divBdr>
    </w:div>
    <w:div w:id="374089512">
      <w:bodyDiv w:val="1"/>
      <w:marLeft w:val="0"/>
      <w:marRight w:val="0"/>
      <w:marTop w:val="0"/>
      <w:marBottom w:val="0"/>
      <w:divBdr>
        <w:top w:val="none" w:sz="0" w:space="0" w:color="auto"/>
        <w:left w:val="none" w:sz="0" w:space="0" w:color="auto"/>
        <w:bottom w:val="none" w:sz="0" w:space="0" w:color="auto"/>
        <w:right w:val="none" w:sz="0" w:space="0" w:color="auto"/>
      </w:divBdr>
    </w:div>
    <w:div w:id="374933174">
      <w:bodyDiv w:val="1"/>
      <w:marLeft w:val="0"/>
      <w:marRight w:val="0"/>
      <w:marTop w:val="0"/>
      <w:marBottom w:val="0"/>
      <w:divBdr>
        <w:top w:val="none" w:sz="0" w:space="0" w:color="auto"/>
        <w:left w:val="none" w:sz="0" w:space="0" w:color="auto"/>
        <w:bottom w:val="none" w:sz="0" w:space="0" w:color="auto"/>
        <w:right w:val="none" w:sz="0" w:space="0" w:color="auto"/>
      </w:divBdr>
    </w:div>
    <w:div w:id="375006365">
      <w:bodyDiv w:val="1"/>
      <w:marLeft w:val="0"/>
      <w:marRight w:val="0"/>
      <w:marTop w:val="0"/>
      <w:marBottom w:val="0"/>
      <w:divBdr>
        <w:top w:val="none" w:sz="0" w:space="0" w:color="auto"/>
        <w:left w:val="none" w:sz="0" w:space="0" w:color="auto"/>
        <w:bottom w:val="none" w:sz="0" w:space="0" w:color="auto"/>
        <w:right w:val="none" w:sz="0" w:space="0" w:color="auto"/>
      </w:divBdr>
    </w:div>
    <w:div w:id="375543734">
      <w:bodyDiv w:val="1"/>
      <w:marLeft w:val="0"/>
      <w:marRight w:val="0"/>
      <w:marTop w:val="0"/>
      <w:marBottom w:val="0"/>
      <w:divBdr>
        <w:top w:val="none" w:sz="0" w:space="0" w:color="auto"/>
        <w:left w:val="none" w:sz="0" w:space="0" w:color="auto"/>
        <w:bottom w:val="none" w:sz="0" w:space="0" w:color="auto"/>
        <w:right w:val="none" w:sz="0" w:space="0" w:color="auto"/>
      </w:divBdr>
    </w:div>
    <w:div w:id="376246661">
      <w:bodyDiv w:val="1"/>
      <w:marLeft w:val="0"/>
      <w:marRight w:val="0"/>
      <w:marTop w:val="0"/>
      <w:marBottom w:val="0"/>
      <w:divBdr>
        <w:top w:val="none" w:sz="0" w:space="0" w:color="auto"/>
        <w:left w:val="none" w:sz="0" w:space="0" w:color="auto"/>
        <w:bottom w:val="none" w:sz="0" w:space="0" w:color="auto"/>
        <w:right w:val="none" w:sz="0" w:space="0" w:color="auto"/>
      </w:divBdr>
    </w:div>
    <w:div w:id="376514745">
      <w:bodyDiv w:val="1"/>
      <w:marLeft w:val="0"/>
      <w:marRight w:val="0"/>
      <w:marTop w:val="0"/>
      <w:marBottom w:val="0"/>
      <w:divBdr>
        <w:top w:val="none" w:sz="0" w:space="0" w:color="auto"/>
        <w:left w:val="none" w:sz="0" w:space="0" w:color="auto"/>
        <w:bottom w:val="none" w:sz="0" w:space="0" w:color="auto"/>
        <w:right w:val="none" w:sz="0" w:space="0" w:color="auto"/>
      </w:divBdr>
    </w:div>
    <w:div w:id="377165817">
      <w:bodyDiv w:val="1"/>
      <w:marLeft w:val="0"/>
      <w:marRight w:val="0"/>
      <w:marTop w:val="0"/>
      <w:marBottom w:val="0"/>
      <w:divBdr>
        <w:top w:val="none" w:sz="0" w:space="0" w:color="auto"/>
        <w:left w:val="none" w:sz="0" w:space="0" w:color="auto"/>
        <w:bottom w:val="none" w:sz="0" w:space="0" w:color="auto"/>
        <w:right w:val="none" w:sz="0" w:space="0" w:color="auto"/>
      </w:divBdr>
    </w:div>
    <w:div w:id="377247357">
      <w:bodyDiv w:val="1"/>
      <w:marLeft w:val="0"/>
      <w:marRight w:val="0"/>
      <w:marTop w:val="0"/>
      <w:marBottom w:val="0"/>
      <w:divBdr>
        <w:top w:val="none" w:sz="0" w:space="0" w:color="auto"/>
        <w:left w:val="none" w:sz="0" w:space="0" w:color="auto"/>
        <w:bottom w:val="none" w:sz="0" w:space="0" w:color="auto"/>
        <w:right w:val="none" w:sz="0" w:space="0" w:color="auto"/>
      </w:divBdr>
    </w:div>
    <w:div w:id="377709095">
      <w:bodyDiv w:val="1"/>
      <w:marLeft w:val="0"/>
      <w:marRight w:val="0"/>
      <w:marTop w:val="0"/>
      <w:marBottom w:val="0"/>
      <w:divBdr>
        <w:top w:val="none" w:sz="0" w:space="0" w:color="auto"/>
        <w:left w:val="none" w:sz="0" w:space="0" w:color="auto"/>
        <w:bottom w:val="none" w:sz="0" w:space="0" w:color="auto"/>
        <w:right w:val="none" w:sz="0" w:space="0" w:color="auto"/>
      </w:divBdr>
    </w:div>
    <w:div w:id="378017286">
      <w:bodyDiv w:val="1"/>
      <w:marLeft w:val="0"/>
      <w:marRight w:val="0"/>
      <w:marTop w:val="0"/>
      <w:marBottom w:val="0"/>
      <w:divBdr>
        <w:top w:val="none" w:sz="0" w:space="0" w:color="auto"/>
        <w:left w:val="none" w:sz="0" w:space="0" w:color="auto"/>
        <w:bottom w:val="none" w:sz="0" w:space="0" w:color="auto"/>
        <w:right w:val="none" w:sz="0" w:space="0" w:color="auto"/>
      </w:divBdr>
    </w:div>
    <w:div w:id="378747093">
      <w:bodyDiv w:val="1"/>
      <w:marLeft w:val="0"/>
      <w:marRight w:val="0"/>
      <w:marTop w:val="0"/>
      <w:marBottom w:val="0"/>
      <w:divBdr>
        <w:top w:val="none" w:sz="0" w:space="0" w:color="auto"/>
        <w:left w:val="none" w:sz="0" w:space="0" w:color="auto"/>
        <w:bottom w:val="none" w:sz="0" w:space="0" w:color="auto"/>
        <w:right w:val="none" w:sz="0" w:space="0" w:color="auto"/>
      </w:divBdr>
    </w:div>
    <w:div w:id="379209130">
      <w:bodyDiv w:val="1"/>
      <w:marLeft w:val="0"/>
      <w:marRight w:val="0"/>
      <w:marTop w:val="0"/>
      <w:marBottom w:val="0"/>
      <w:divBdr>
        <w:top w:val="none" w:sz="0" w:space="0" w:color="auto"/>
        <w:left w:val="none" w:sz="0" w:space="0" w:color="auto"/>
        <w:bottom w:val="none" w:sz="0" w:space="0" w:color="auto"/>
        <w:right w:val="none" w:sz="0" w:space="0" w:color="auto"/>
      </w:divBdr>
    </w:div>
    <w:div w:id="379407004">
      <w:bodyDiv w:val="1"/>
      <w:marLeft w:val="0"/>
      <w:marRight w:val="0"/>
      <w:marTop w:val="0"/>
      <w:marBottom w:val="0"/>
      <w:divBdr>
        <w:top w:val="none" w:sz="0" w:space="0" w:color="auto"/>
        <w:left w:val="none" w:sz="0" w:space="0" w:color="auto"/>
        <w:bottom w:val="none" w:sz="0" w:space="0" w:color="auto"/>
        <w:right w:val="none" w:sz="0" w:space="0" w:color="auto"/>
      </w:divBdr>
    </w:div>
    <w:div w:id="379860251">
      <w:bodyDiv w:val="1"/>
      <w:marLeft w:val="0"/>
      <w:marRight w:val="0"/>
      <w:marTop w:val="0"/>
      <w:marBottom w:val="0"/>
      <w:divBdr>
        <w:top w:val="none" w:sz="0" w:space="0" w:color="auto"/>
        <w:left w:val="none" w:sz="0" w:space="0" w:color="auto"/>
        <w:bottom w:val="none" w:sz="0" w:space="0" w:color="auto"/>
        <w:right w:val="none" w:sz="0" w:space="0" w:color="auto"/>
      </w:divBdr>
    </w:div>
    <w:div w:id="380129264">
      <w:bodyDiv w:val="1"/>
      <w:marLeft w:val="0"/>
      <w:marRight w:val="0"/>
      <w:marTop w:val="0"/>
      <w:marBottom w:val="0"/>
      <w:divBdr>
        <w:top w:val="none" w:sz="0" w:space="0" w:color="auto"/>
        <w:left w:val="none" w:sz="0" w:space="0" w:color="auto"/>
        <w:bottom w:val="none" w:sz="0" w:space="0" w:color="auto"/>
        <w:right w:val="none" w:sz="0" w:space="0" w:color="auto"/>
      </w:divBdr>
    </w:div>
    <w:div w:id="381053225">
      <w:bodyDiv w:val="1"/>
      <w:marLeft w:val="0"/>
      <w:marRight w:val="0"/>
      <w:marTop w:val="0"/>
      <w:marBottom w:val="0"/>
      <w:divBdr>
        <w:top w:val="none" w:sz="0" w:space="0" w:color="auto"/>
        <w:left w:val="none" w:sz="0" w:space="0" w:color="auto"/>
        <w:bottom w:val="none" w:sz="0" w:space="0" w:color="auto"/>
        <w:right w:val="none" w:sz="0" w:space="0" w:color="auto"/>
      </w:divBdr>
    </w:div>
    <w:div w:id="381441488">
      <w:bodyDiv w:val="1"/>
      <w:marLeft w:val="0"/>
      <w:marRight w:val="0"/>
      <w:marTop w:val="0"/>
      <w:marBottom w:val="0"/>
      <w:divBdr>
        <w:top w:val="none" w:sz="0" w:space="0" w:color="auto"/>
        <w:left w:val="none" w:sz="0" w:space="0" w:color="auto"/>
        <w:bottom w:val="none" w:sz="0" w:space="0" w:color="auto"/>
        <w:right w:val="none" w:sz="0" w:space="0" w:color="auto"/>
      </w:divBdr>
    </w:div>
    <w:div w:id="381446553">
      <w:bodyDiv w:val="1"/>
      <w:marLeft w:val="0"/>
      <w:marRight w:val="0"/>
      <w:marTop w:val="0"/>
      <w:marBottom w:val="0"/>
      <w:divBdr>
        <w:top w:val="none" w:sz="0" w:space="0" w:color="auto"/>
        <w:left w:val="none" w:sz="0" w:space="0" w:color="auto"/>
        <w:bottom w:val="none" w:sz="0" w:space="0" w:color="auto"/>
        <w:right w:val="none" w:sz="0" w:space="0" w:color="auto"/>
      </w:divBdr>
    </w:div>
    <w:div w:id="381560946">
      <w:bodyDiv w:val="1"/>
      <w:marLeft w:val="0"/>
      <w:marRight w:val="0"/>
      <w:marTop w:val="0"/>
      <w:marBottom w:val="0"/>
      <w:divBdr>
        <w:top w:val="none" w:sz="0" w:space="0" w:color="auto"/>
        <w:left w:val="none" w:sz="0" w:space="0" w:color="auto"/>
        <w:bottom w:val="none" w:sz="0" w:space="0" w:color="auto"/>
        <w:right w:val="none" w:sz="0" w:space="0" w:color="auto"/>
      </w:divBdr>
    </w:div>
    <w:div w:id="381561417">
      <w:bodyDiv w:val="1"/>
      <w:marLeft w:val="0"/>
      <w:marRight w:val="0"/>
      <w:marTop w:val="0"/>
      <w:marBottom w:val="0"/>
      <w:divBdr>
        <w:top w:val="none" w:sz="0" w:space="0" w:color="auto"/>
        <w:left w:val="none" w:sz="0" w:space="0" w:color="auto"/>
        <w:bottom w:val="none" w:sz="0" w:space="0" w:color="auto"/>
        <w:right w:val="none" w:sz="0" w:space="0" w:color="auto"/>
      </w:divBdr>
    </w:div>
    <w:div w:id="381826971">
      <w:bodyDiv w:val="1"/>
      <w:marLeft w:val="0"/>
      <w:marRight w:val="0"/>
      <w:marTop w:val="0"/>
      <w:marBottom w:val="0"/>
      <w:divBdr>
        <w:top w:val="none" w:sz="0" w:space="0" w:color="auto"/>
        <w:left w:val="none" w:sz="0" w:space="0" w:color="auto"/>
        <w:bottom w:val="none" w:sz="0" w:space="0" w:color="auto"/>
        <w:right w:val="none" w:sz="0" w:space="0" w:color="auto"/>
      </w:divBdr>
    </w:div>
    <w:div w:id="381950683">
      <w:bodyDiv w:val="1"/>
      <w:marLeft w:val="0"/>
      <w:marRight w:val="0"/>
      <w:marTop w:val="0"/>
      <w:marBottom w:val="0"/>
      <w:divBdr>
        <w:top w:val="none" w:sz="0" w:space="0" w:color="auto"/>
        <w:left w:val="none" w:sz="0" w:space="0" w:color="auto"/>
        <w:bottom w:val="none" w:sz="0" w:space="0" w:color="auto"/>
        <w:right w:val="none" w:sz="0" w:space="0" w:color="auto"/>
      </w:divBdr>
    </w:div>
    <w:div w:id="382019940">
      <w:bodyDiv w:val="1"/>
      <w:marLeft w:val="0"/>
      <w:marRight w:val="0"/>
      <w:marTop w:val="0"/>
      <w:marBottom w:val="0"/>
      <w:divBdr>
        <w:top w:val="none" w:sz="0" w:space="0" w:color="auto"/>
        <w:left w:val="none" w:sz="0" w:space="0" w:color="auto"/>
        <w:bottom w:val="none" w:sz="0" w:space="0" w:color="auto"/>
        <w:right w:val="none" w:sz="0" w:space="0" w:color="auto"/>
      </w:divBdr>
    </w:div>
    <w:div w:id="382487897">
      <w:bodyDiv w:val="1"/>
      <w:marLeft w:val="0"/>
      <w:marRight w:val="0"/>
      <w:marTop w:val="0"/>
      <w:marBottom w:val="0"/>
      <w:divBdr>
        <w:top w:val="none" w:sz="0" w:space="0" w:color="auto"/>
        <w:left w:val="none" w:sz="0" w:space="0" w:color="auto"/>
        <w:bottom w:val="none" w:sz="0" w:space="0" w:color="auto"/>
        <w:right w:val="none" w:sz="0" w:space="0" w:color="auto"/>
      </w:divBdr>
    </w:div>
    <w:div w:id="382801635">
      <w:bodyDiv w:val="1"/>
      <w:marLeft w:val="0"/>
      <w:marRight w:val="0"/>
      <w:marTop w:val="0"/>
      <w:marBottom w:val="0"/>
      <w:divBdr>
        <w:top w:val="none" w:sz="0" w:space="0" w:color="auto"/>
        <w:left w:val="none" w:sz="0" w:space="0" w:color="auto"/>
        <w:bottom w:val="none" w:sz="0" w:space="0" w:color="auto"/>
        <w:right w:val="none" w:sz="0" w:space="0" w:color="auto"/>
      </w:divBdr>
    </w:div>
    <w:div w:id="387608045">
      <w:bodyDiv w:val="1"/>
      <w:marLeft w:val="0"/>
      <w:marRight w:val="0"/>
      <w:marTop w:val="0"/>
      <w:marBottom w:val="0"/>
      <w:divBdr>
        <w:top w:val="none" w:sz="0" w:space="0" w:color="auto"/>
        <w:left w:val="none" w:sz="0" w:space="0" w:color="auto"/>
        <w:bottom w:val="none" w:sz="0" w:space="0" w:color="auto"/>
        <w:right w:val="none" w:sz="0" w:space="0" w:color="auto"/>
      </w:divBdr>
    </w:div>
    <w:div w:id="388000234">
      <w:bodyDiv w:val="1"/>
      <w:marLeft w:val="0"/>
      <w:marRight w:val="0"/>
      <w:marTop w:val="0"/>
      <w:marBottom w:val="0"/>
      <w:divBdr>
        <w:top w:val="none" w:sz="0" w:space="0" w:color="auto"/>
        <w:left w:val="none" w:sz="0" w:space="0" w:color="auto"/>
        <w:bottom w:val="none" w:sz="0" w:space="0" w:color="auto"/>
        <w:right w:val="none" w:sz="0" w:space="0" w:color="auto"/>
      </w:divBdr>
    </w:div>
    <w:div w:id="388114586">
      <w:bodyDiv w:val="1"/>
      <w:marLeft w:val="0"/>
      <w:marRight w:val="0"/>
      <w:marTop w:val="0"/>
      <w:marBottom w:val="0"/>
      <w:divBdr>
        <w:top w:val="none" w:sz="0" w:space="0" w:color="auto"/>
        <w:left w:val="none" w:sz="0" w:space="0" w:color="auto"/>
        <w:bottom w:val="none" w:sz="0" w:space="0" w:color="auto"/>
        <w:right w:val="none" w:sz="0" w:space="0" w:color="auto"/>
      </w:divBdr>
    </w:div>
    <w:div w:id="388501562">
      <w:bodyDiv w:val="1"/>
      <w:marLeft w:val="0"/>
      <w:marRight w:val="0"/>
      <w:marTop w:val="0"/>
      <w:marBottom w:val="0"/>
      <w:divBdr>
        <w:top w:val="none" w:sz="0" w:space="0" w:color="auto"/>
        <w:left w:val="none" w:sz="0" w:space="0" w:color="auto"/>
        <w:bottom w:val="none" w:sz="0" w:space="0" w:color="auto"/>
        <w:right w:val="none" w:sz="0" w:space="0" w:color="auto"/>
      </w:divBdr>
    </w:div>
    <w:div w:id="388695964">
      <w:bodyDiv w:val="1"/>
      <w:marLeft w:val="0"/>
      <w:marRight w:val="0"/>
      <w:marTop w:val="0"/>
      <w:marBottom w:val="0"/>
      <w:divBdr>
        <w:top w:val="none" w:sz="0" w:space="0" w:color="auto"/>
        <w:left w:val="none" w:sz="0" w:space="0" w:color="auto"/>
        <w:bottom w:val="none" w:sz="0" w:space="0" w:color="auto"/>
        <w:right w:val="none" w:sz="0" w:space="0" w:color="auto"/>
      </w:divBdr>
    </w:div>
    <w:div w:id="388917906">
      <w:bodyDiv w:val="1"/>
      <w:marLeft w:val="0"/>
      <w:marRight w:val="0"/>
      <w:marTop w:val="0"/>
      <w:marBottom w:val="0"/>
      <w:divBdr>
        <w:top w:val="none" w:sz="0" w:space="0" w:color="auto"/>
        <w:left w:val="none" w:sz="0" w:space="0" w:color="auto"/>
        <w:bottom w:val="none" w:sz="0" w:space="0" w:color="auto"/>
        <w:right w:val="none" w:sz="0" w:space="0" w:color="auto"/>
      </w:divBdr>
    </w:div>
    <w:div w:id="389156901">
      <w:bodyDiv w:val="1"/>
      <w:marLeft w:val="0"/>
      <w:marRight w:val="0"/>
      <w:marTop w:val="0"/>
      <w:marBottom w:val="0"/>
      <w:divBdr>
        <w:top w:val="none" w:sz="0" w:space="0" w:color="auto"/>
        <w:left w:val="none" w:sz="0" w:space="0" w:color="auto"/>
        <w:bottom w:val="none" w:sz="0" w:space="0" w:color="auto"/>
        <w:right w:val="none" w:sz="0" w:space="0" w:color="auto"/>
      </w:divBdr>
    </w:div>
    <w:div w:id="390733082">
      <w:bodyDiv w:val="1"/>
      <w:marLeft w:val="0"/>
      <w:marRight w:val="0"/>
      <w:marTop w:val="0"/>
      <w:marBottom w:val="0"/>
      <w:divBdr>
        <w:top w:val="none" w:sz="0" w:space="0" w:color="auto"/>
        <w:left w:val="none" w:sz="0" w:space="0" w:color="auto"/>
        <w:bottom w:val="none" w:sz="0" w:space="0" w:color="auto"/>
        <w:right w:val="none" w:sz="0" w:space="0" w:color="auto"/>
      </w:divBdr>
    </w:div>
    <w:div w:id="391461958">
      <w:bodyDiv w:val="1"/>
      <w:marLeft w:val="0"/>
      <w:marRight w:val="0"/>
      <w:marTop w:val="0"/>
      <w:marBottom w:val="0"/>
      <w:divBdr>
        <w:top w:val="none" w:sz="0" w:space="0" w:color="auto"/>
        <w:left w:val="none" w:sz="0" w:space="0" w:color="auto"/>
        <w:bottom w:val="none" w:sz="0" w:space="0" w:color="auto"/>
        <w:right w:val="none" w:sz="0" w:space="0" w:color="auto"/>
      </w:divBdr>
    </w:div>
    <w:div w:id="391928779">
      <w:bodyDiv w:val="1"/>
      <w:marLeft w:val="0"/>
      <w:marRight w:val="0"/>
      <w:marTop w:val="0"/>
      <w:marBottom w:val="0"/>
      <w:divBdr>
        <w:top w:val="none" w:sz="0" w:space="0" w:color="auto"/>
        <w:left w:val="none" w:sz="0" w:space="0" w:color="auto"/>
        <w:bottom w:val="none" w:sz="0" w:space="0" w:color="auto"/>
        <w:right w:val="none" w:sz="0" w:space="0" w:color="auto"/>
      </w:divBdr>
    </w:div>
    <w:div w:id="393090352">
      <w:bodyDiv w:val="1"/>
      <w:marLeft w:val="0"/>
      <w:marRight w:val="0"/>
      <w:marTop w:val="0"/>
      <w:marBottom w:val="0"/>
      <w:divBdr>
        <w:top w:val="none" w:sz="0" w:space="0" w:color="auto"/>
        <w:left w:val="none" w:sz="0" w:space="0" w:color="auto"/>
        <w:bottom w:val="none" w:sz="0" w:space="0" w:color="auto"/>
        <w:right w:val="none" w:sz="0" w:space="0" w:color="auto"/>
      </w:divBdr>
    </w:div>
    <w:div w:id="393166890">
      <w:bodyDiv w:val="1"/>
      <w:marLeft w:val="0"/>
      <w:marRight w:val="0"/>
      <w:marTop w:val="0"/>
      <w:marBottom w:val="0"/>
      <w:divBdr>
        <w:top w:val="none" w:sz="0" w:space="0" w:color="auto"/>
        <w:left w:val="none" w:sz="0" w:space="0" w:color="auto"/>
        <w:bottom w:val="none" w:sz="0" w:space="0" w:color="auto"/>
        <w:right w:val="none" w:sz="0" w:space="0" w:color="auto"/>
      </w:divBdr>
    </w:div>
    <w:div w:id="393744563">
      <w:bodyDiv w:val="1"/>
      <w:marLeft w:val="0"/>
      <w:marRight w:val="0"/>
      <w:marTop w:val="0"/>
      <w:marBottom w:val="0"/>
      <w:divBdr>
        <w:top w:val="none" w:sz="0" w:space="0" w:color="auto"/>
        <w:left w:val="none" w:sz="0" w:space="0" w:color="auto"/>
        <w:bottom w:val="none" w:sz="0" w:space="0" w:color="auto"/>
        <w:right w:val="none" w:sz="0" w:space="0" w:color="auto"/>
      </w:divBdr>
    </w:div>
    <w:div w:id="394931731">
      <w:bodyDiv w:val="1"/>
      <w:marLeft w:val="0"/>
      <w:marRight w:val="0"/>
      <w:marTop w:val="0"/>
      <w:marBottom w:val="0"/>
      <w:divBdr>
        <w:top w:val="none" w:sz="0" w:space="0" w:color="auto"/>
        <w:left w:val="none" w:sz="0" w:space="0" w:color="auto"/>
        <w:bottom w:val="none" w:sz="0" w:space="0" w:color="auto"/>
        <w:right w:val="none" w:sz="0" w:space="0" w:color="auto"/>
      </w:divBdr>
    </w:div>
    <w:div w:id="395202176">
      <w:bodyDiv w:val="1"/>
      <w:marLeft w:val="0"/>
      <w:marRight w:val="0"/>
      <w:marTop w:val="0"/>
      <w:marBottom w:val="0"/>
      <w:divBdr>
        <w:top w:val="none" w:sz="0" w:space="0" w:color="auto"/>
        <w:left w:val="none" w:sz="0" w:space="0" w:color="auto"/>
        <w:bottom w:val="none" w:sz="0" w:space="0" w:color="auto"/>
        <w:right w:val="none" w:sz="0" w:space="0" w:color="auto"/>
      </w:divBdr>
    </w:div>
    <w:div w:id="395321515">
      <w:bodyDiv w:val="1"/>
      <w:marLeft w:val="0"/>
      <w:marRight w:val="0"/>
      <w:marTop w:val="0"/>
      <w:marBottom w:val="0"/>
      <w:divBdr>
        <w:top w:val="none" w:sz="0" w:space="0" w:color="auto"/>
        <w:left w:val="none" w:sz="0" w:space="0" w:color="auto"/>
        <w:bottom w:val="none" w:sz="0" w:space="0" w:color="auto"/>
        <w:right w:val="none" w:sz="0" w:space="0" w:color="auto"/>
      </w:divBdr>
    </w:div>
    <w:div w:id="395595400">
      <w:bodyDiv w:val="1"/>
      <w:marLeft w:val="0"/>
      <w:marRight w:val="0"/>
      <w:marTop w:val="0"/>
      <w:marBottom w:val="0"/>
      <w:divBdr>
        <w:top w:val="none" w:sz="0" w:space="0" w:color="auto"/>
        <w:left w:val="none" w:sz="0" w:space="0" w:color="auto"/>
        <w:bottom w:val="none" w:sz="0" w:space="0" w:color="auto"/>
        <w:right w:val="none" w:sz="0" w:space="0" w:color="auto"/>
      </w:divBdr>
    </w:div>
    <w:div w:id="397438534">
      <w:bodyDiv w:val="1"/>
      <w:marLeft w:val="0"/>
      <w:marRight w:val="0"/>
      <w:marTop w:val="0"/>
      <w:marBottom w:val="0"/>
      <w:divBdr>
        <w:top w:val="none" w:sz="0" w:space="0" w:color="auto"/>
        <w:left w:val="none" w:sz="0" w:space="0" w:color="auto"/>
        <w:bottom w:val="none" w:sz="0" w:space="0" w:color="auto"/>
        <w:right w:val="none" w:sz="0" w:space="0" w:color="auto"/>
      </w:divBdr>
    </w:div>
    <w:div w:id="397439610">
      <w:bodyDiv w:val="1"/>
      <w:marLeft w:val="0"/>
      <w:marRight w:val="0"/>
      <w:marTop w:val="0"/>
      <w:marBottom w:val="0"/>
      <w:divBdr>
        <w:top w:val="none" w:sz="0" w:space="0" w:color="auto"/>
        <w:left w:val="none" w:sz="0" w:space="0" w:color="auto"/>
        <w:bottom w:val="none" w:sz="0" w:space="0" w:color="auto"/>
        <w:right w:val="none" w:sz="0" w:space="0" w:color="auto"/>
      </w:divBdr>
    </w:div>
    <w:div w:id="397485935">
      <w:bodyDiv w:val="1"/>
      <w:marLeft w:val="0"/>
      <w:marRight w:val="0"/>
      <w:marTop w:val="0"/>
      <w:marBottom w:val="0"/>
      <w:divBdr>
        <w:top w:val="none" w:sz="0" w:space="0" w:color="auto"/>
        <w:left w:val="none" w:sz="0" w:space="0" w:color="auto"/>
        <w:bottom w:val="none" w:sz="0" w:space="0" w:color="auto"/>
        <w:right w:val="none" w:sz="0" w:space="0" w:color="auto"/>
      </w:divBdr>
    </w:div>
    <w:div w:id="397636728">
      <w:bodyDiv w:val="1"/>
      <w:marLeft w:val="0"/>
      <w:marRight w:val="0"/>
      <w:marTop w:val="0"/>
      <w:marBottom w:val="0"/>
      <w:divBdr>
        <w:top w:val="none" w:sz="0" w:space="0" w:color="auto"/>
        <w:left w:val="none" w:sz="0" w:space="0" w:color="auto"/>
        <w:bottom w:val="none" w:sz="0" w:space="0" w:color="auto"/>
        <w:right w:val="none" w:sz="0" w:space="0" w:color="auto"/>
      </w:divBdr>
    </w:div>
    <w:div w:id="398677067">
      <w:bodyDiv w:val="1"/>
      <w:marLeft w:val="0"/>
      <w:marRight w:val="0"/>
      <w:marTop w:val="0"/>
      <w:marBottom w:val="0"/>
      <w:divBdr>
        <w:top w:val="none" w:sz="0" w:space="0" w:color="auto"/>
        <w:left w:val="none" w:sz="0" w:space="0" w:color="auto"/>
        <w:bottom w:val="none" w:sz="0" w:space="0" w:color="auto"/>
        <w:right w:val="none" w:sz="0" w:space="0" w:color="auto"/>
      </w:divBdr>
    </w:div>
    <w:div w:id="398788637">
      <w:bodyDiv w:val="1"/>
      <w:marLeft w:val="0"/>
      <w:marRight w:val="0"/>
      <w:marTop w:val="0"/>
      <w:marBottom w:val="0"/>
      <w:divBdr>
        <w:top w:val="none" w:sz="0" w:space="0" w:color="auto"/>
        <w:left w:val="none" w:sz="0" w:space="0" w:color="auto"/>
        <w:bottom w:val="none" w:sz="0" w:space="0" w:color="auto"/>
        <w:right w:val="none" w:sz="0" w:space="0" w:color="auto"/>
      </w:divBdr>
    </w:div>
    <w:div w:id="399444949">
      <w:bodyDiv w:val="1"/>
      <w:marLeft w:val="0"/>
      <w:marRight w:val="0"/>
      <w:marTop w:val="0"/>
      <w:marBottom w:val="0"/>
      <w:divBdr>
        <w:top w:val="none" w:sz="0" w:space="0" w:color="auto"/>
        <w:left w:val="none" w:sz="0" w:space="0" w:color="auto"/>
        <w:bottom w:val="none" w:sz="0" w:space="0" w:color="auto"/>
        <w:right w:val="none" w:sz="0" w:space="0" w:color="auto"/>
      </w:divBdr>
    </w:div>
    <w:div w:id="399908865">
      <w:bodyDiv w:val="1"/>
      <w:marLeft w:val="0"/>
      <w:marRight w:val="0"/>
      <w:marTop w:val="0"/>
      <w:marBottom w:val="0"/>
      <w:divBdr>
        <w:top w:val="none" w:sz="0" w:space="0" w:color="auto"/>
        <w:left w:val="none" w:sz="0" w:space="0" w:color="auto"/>
        <w:bottom w:val="none" w:sz="0" w:space="0" w:color="auto"/>
        <w:right w:val="none" w:sz="0" w:space="0" w:color="auto"/>
      </w:divBdr>
    </w:div>
    <w:div w:id="401562456">
      <w:bodyDiv w:val="1"/>
      <w:marLeft w:val="0"/>
      <w:marRight w:val="0"/>
      <w:marTop w:val="0"/>
      <w:marBottom w:val="0"/>
      <w:divBdr>
        <w:top w:val="none" w:sz="0" w:space="0" w:color="auto"/>
        <w:left w:val="none" w:sz="0" w:space="0" w:color="auto"/>
        <w:bottom w:val="none" w:sz="0" w:space="0" w:color="auto"/>
        <w:right w:val="none" w:sz="0" w:space="0" w:color="auto"/>
      </w:divBdr>
    </w:div>
    <w:div w:id="402021077">
      <w:bodyDiv w:val="1"/>
      <w:marLeft w:val="0"/>
      <w:marRight w:val="0"/>
      <w:marTop w:val="0"/>
      <w:marBottom w:val="0"/>
      <w:divBdr>
        <w:top w:val="none" w:sz="0" w:space="0" w:color="auto"/>
        <w:left w:val="none" w:sz="0" w:space="0" w:color="auto"/>
        <w:bottom w:val="none" w:sz="0" w:space="0" w:color="auto"/>
        <w:right w:val="none" w:sz="0" w:space="0" w:color="auto"/>
      </w:divBdr>
    </w:div>
    <w:div w:id="402064452">
      <w:bodyDiv w:val="1"/>
      <w:marLeft w:val="0"/>
      <w:marRight w:val="0"/>
      <w:marTop w:val="0"/>
      <w:marBottom w:val="0"/>
      <w:divBdr>
        <w:top w:val="none" w:sz="0" w:space="0" w:color="auto"/>
        <w:left w:val="none" w:sz="0" w:space="0" w:color="auto"/>
        <w:bottom w:val="none" w:sz="0" w:space="0" w:color="auto"/>
        <w:right w:val="none" w:sz="0" w:space="0" w:color="auto"/>
      </w:divBdr>
    </w:div>
    <w:div w:id="402292167">
      <w:bodyDiv w:val="1"/>
      <w:marLeft w:val="0"/>
      <w:marRight w:val="0"/>
      <w:marTop w:val="0"/>
      <w:marBottom w:val="0"/>
      <w:divBdr>
        <w:top w:val="none" w:sz="0" w:space="0" w:color="auto"/>
        <w:left w:val="none" w:sz="0" w:space="0" w:color="auto"/>
        <w:bottom w:val="none" w:sz="0" w:space="0" w:color="auto"/>
        <w:right w:val="none" w:sz="0" w:space="0" w:color="auto"/>
      </w:divBdr>
    </w:div>
    <w:div w:id="402487027">
      <w:bodyDiv w:val="1"/>
      <w:marLeft w:val="0"/>
      <w:marRight w:val="0"/>
      <w:marTop w:val="0"/>
      <w:marBottom w:val="0"/>
      <w:divBdr>
        <w:top w:val="none" w:sz="0" w:space="0" w:color="auto"/>
        <w:left w:val="none" w:sz="0" w:space="0" w:color="auto"/>
        <w:bottom w:val="none" w:sz="0" w:space="0" w:color="auto"/>
        <w:right w:val="none" w:sz="0" w:space="0" w:color="auto"/>
      </w:divBdr>
    </w:div>
    <w:div w:id="403576216">
      <w:bodyDiv w:val="1"/>
      <w:marLeft w:val="0"/>
      <w:marRight w:val="0"/>
      <w:marTop w:val="0"/>
      <w:marBottom w:val="0"/>
      <w:divBdr>
        <w:top w:val="none" w:sz="0" w:space="0" w:color="auto"/>
        <w:left w:val="none" w:sz="0" w:space="0" w:color="auto"/>
        <w:bottom w:val="none" w:sz="0" w:space="0" w:color="auto"/>
        <w:right w:val="none" w:sz="0" w:space="0" w:color="auto"/>
      </w:divBdr>
    </w:div>
    <w:div w:id="403793920">
      <w:bodyDiv w:val="1"/>
      <w:marLeft w:val="0"/>
      <w:marRight w:val="0"/>
      <w:marTop w:val="0"/>
      <w:marBottom w:val="0"/>
      <w:divBdr>
        <w:top w:val="none" w:sz="0" w:space="0" w:color="auto"/>
        <w:left w:val="none" w:sz="0" w:space="0" w:color="auto"/>
        <w:bottom w:val="none" w:sz="0" w:space="0" w:color="auto"/>
        <w:right w:val="none" w:sz="0" w:space="0" w:color="auto"/>
      </w:divBdr>
    </w:div>
    <w:div w:id="404037229">
      <w:bodyDiv w:val="1"/>
      <w:marLeft w:val="0"/>
      <w:marRight w:val="0"/>
      <w:marTop w:val="0"/>
      <w:marBottom w:val="0"/>
      <w:divBdr>
        <w:top w:val="none" w:sz="0" w:space="0" w:color="auto"/>
        <w:left w:val="none" w:sz="0" w:space="0" w:color="auto"/>
        <w:bottom w:val="none" w:sz="0" w:space="0" w:color="auto"/>
        <w:right w:val="none" w:sz="0" w:space="0" w:color="auto"/>
      </w:divBdr>
    </w:div>
    <w:div w:id="404109740">
      <w:bodyDiv w:val="1"/>
      <w:marLeft w:val="0"/>
      <w:marRight w:val="0"/>
      <w:marTop w:val="0"/>
      <w:marBottom w:val="0"/>
      <w:divBdr>
        <w:top w:val="none" w:sz="0" w:space="0" w:color="auto"/>
        <w:left w:val="none" w:sz="0" w:space="0" w:color="auto"/>
        <w:bottom w:val="none" w:sz="0" w:space="0" w:color="auto"/>
        <w:right w:val="none" w:sz="0" w:space="0" w:color="auto"/>
      </w:divBdr>
    </w:div>
    <w:div w:id="404231068">
      <w:bodyDiv w:val="1"/>
      <w:marLeft w:val="0"/>
      <w:marRight w:val="0"/>
      <w:marTop w:val="0"/>
      <w:marBottom w:val="0"/>
      <w:divBdr>
        <w:top w:val="none" w:sz="0" w:space="0" w:color="auto"/>
        <w:left w:val="none" w:sz="0" w:space="0" w:color="auto"/>
        <w:bottom w:val="none" w:sz="0" w:space="0" w:color="auto"/>
        <w:right w:val="none" w:sz="0" w:space="0" w:color="auto"/>
      </w:divBdr>
    </w:div>
    <w:div w:id="404647013">
      <w:bodyDiv w:val="1"/>
      <w:marLeft w:val="0"/>
      <w:marRight w:val="0"/>
      <w:marTop w:val="0"/>
      <w:marBottom w:val="0"/>
      <w:divBdr>
        <w:top w:val="none" w:sz="0" w:space="0" w:color="auto"/>
        <w:left w:val="none" w:sz="0" w:space="0" w:color="auto"/>
        <w:bottom w:val="none" w:sz="0" w:space="0" w:color="auto"/>
        <w:right w:val="none" w:sz="0" w:space="0" w:color="auto"/>
      </w:divBdr>
    </w:div>
    <w:div w:id="404690878">
      <w:bodyDiv w:val="1"/>
      <w:marLeft w:val="0"/>
      <w:marRight w:val="0"/>
      <w:marTop w:val="0"/>
      <w:marBottom w:val="0"/>
      <w:divBdr>
        <w:top w:val="none" w:sz="0" w:space="0" w:color="auto"/>
        <w:left w:val="none" w:sz="0" w:space="0" w:color="auto"/>
        <w:bottom w:val="none" w:sz="0" w:space="0" w:color="auto"/>
        <w:right w:val="none" w:sz="0" w:space="0" w:color="auto"/>
      </w:divBdr>
    </w:div>
    <w:div w:id="405032778">
      <w:bodyDiv w:val="1"/>
      <w:marLeft w:val="0"/>
      <w:marRight w:val="0"/>
      <w:marTop w:val="0"/>
      <w:marBottom w:val="0"/>
      <w:divBdr>
        <w:top w:val="none" w:sz="0" w:space="0" w:color="auto"/>
        <w:left w:val="none" w:sz="0" w:space="0" w:color="auto"/>
        <w:bottom w:val="none" w:sz="0" w:space="0" w:color="auto"/>
        <w:right w:val="none" w:sz="0" w:space="0" w:color="auto"/>
      </w:divBdr>
    </w:div>
    <w:div w:id="405611942">
      <w:bodyDiv w:val="1"/>
      <w:marLeft w:val="0"/>
      <w:marRight w:val="0"/>
      <w:marTop w:val="0"/>
      <w:marBottom w:val="0"/>
      <w:divBdr>
        <w:top w:val="none" w:sz="0" w:space="0" w:color="auto"/>
        <w:left w:val="none" w:sz="0" w:space="0" w:color="auto"/>
        <w:bottom w:val="none" w:sz="0" w:space="0" w:color="auto"/>
        <w:right w:val="none" w:sz="0" w:space="0" w:color="auto"/>
      </w:divBdr>
    </w:div>
    <w:div w:id="406076653">
      <w:bodyDiv w:val="1"/>
      <w:marLeft w:val="0"/>
      <w:marRight w:val="0"/>
      <w:marTop w:val="0"/>
      <w:marBottom w:val="0"/>
      <w:divBdr>
        <w:top w:val="none" w:sz="0" w:space="0" w:color="auto"/>
        <w:left w:val="none" w:sz="0" w:space="0" w:color="auto"/>
        <w:bottom w:val="none" w:sz="0" w:space="0" w:color="auto"/>
        <w:right w:val="none" w:sz="0" w:space="0" w:color="auto"/>
      </w:divBdr>
    </w:div>
    <w:div w:id="407658597">
      <w:bodyDiv w:val="1"/>
      <w:marLeft w:val="0"/>
      <w:marRight w:val="0"/>
      <w:marTop w:val="0"/>
      <w:marBottom w:val="0"/>
      <w:divBdr>
        <w:top w:val="none" w:sz="0" w:space="0" w:color="auto"/>
        <w:left w:val="none" w:sz="0" w:space="0" w:color="auto"/>
        <w:bottom w:val="none" w:sz="0" w:space="0" w:color="auto"/>
        <w:right w:val="none" w:sz="0" w:space="0" w:color="auto"/>
      </w:divBdr>
    </w:div>
    <w:div w:id="408424496">
      <w:bodyDiv w:val="1"/>
      <w:marLeft w:val="0"/>
      <w:marRight w:val="0"/>
      <w:marTop w:val="0"/>
      <w:marBottom w:val="0"/>
      <w:divBdr>
        <w:top w:val="none" w:sz="0" w:space="0" w:color="auto"/>
        <w:left w:val="none" w:sz="0" w:space="0" w:color="auto"/>
        <w:bottom w:val="none" w:sz="0" w:space="0" w:color="auto"/>
        <w:right w:val="none" w:sz="0" w:space="0" w:color="auto"/>
      </w:divBdr>
    </w:div>
    <w:div w:id="409615818">
      <w:bodyDiv w:val="1"/>
      <w:marLeft w:val="0"/>
      <w:marRight w:val="0"/>
      <w:marTop w:val="0"/>
      <w:marBottom w:val="0"/>
      <w:divBdr>
        <w:top w:val="none" w:sz="0" w:space="0" w:color="auto"/>
        <w:left w:val="none" w:sz="0" w:space="0" w:color="auto"/>
        <w:bottom w:val="none" w:sz="0" w:space="0" w:color="auto"/>
        <w:right w:val="none" w:sz="0" w:space="0" w:color="auto"/>
      </w:divBdr>
    </w:div>
    <w:div w:id="410154122">
      <w:bodyDiv w:val="1"/>
      <w:marLeft w:val="0"/>
      <w:marRight w:val="0"/>
      <w:marTop w:val="0"/>
      <w:marBottom w:val="0"/>
      <w:divBdr>
        <w:top w:val="none" w:sz="0" w:space="0" w:color="auto"/>
        <w:left w:val="none" w:sz="0" w:space="0" w:color="auto"/>
        <w:bottom w:val="none" w:sz="0" w:space="0" w:color="auto"/>
        <w:right w:val="none" w:sz="0" w:space="0" w:color="auto"/>
      </w:divBdr>
    </w:div>
    <w:div w:id="410277203">
      <w:bodyDiv w:val="1"/>
      <w:marLeft w:val="0"/>
      <w:marRight w:val="0"/>
      <w:marTop w:val="0"/>
      <w:marBottom w:val="0"/>
      <w:divBdr>
        <w:top w:val="none" w:sz="0" w:space="0" w:color="auto"/>
        <w:left w:val="none" w:sz="0" w:space="0" w:color="auto"/>
        <w:bottom w:val="none" w:sz="0" w:space="0" w:color="auto"/>
        <w:right w:val="none" w:sz="0" w:space="0" w:color="auto"/>
      </w:divBdr>
    </w:div>
    <w:div w:id="411122149">
      <w:bodyDiv w:val="1"/>
      <w:marLeft w:val="0"/>
      <w:marRight w:val="0"/>
      <w:marTop w:val="0"/>
      <w:marBottom w:val="0"/>
      <w:divBdr>
        <w:top w:val="none" w:sz="0" w:space="0" w:color="auto"/>
        <w:left w:val="none" w:sz="0" w:space="0" w:color="auto"/>
        <w:bottom w:val="none" w:sz="0" w:space="0" w:color="auto"/>
        <w:right w:val="none" w:sz="0" w:space="0" w:color="auto"/>
      </w:divBdr>
    </w:div>
    <w:div w:id="411200222">
      <w:bodyDiv w:val="1"/>
      <w:marLeft w:val="0"/>
      <w:marRight w:val="0"/>
      <w:marTop w:val="0"/>
      <w:marBottom w:val="0"/>
      <w:divBdr>
        <w:top w:val="none" w:sz="0" w:space="0" w:color="auto"/>
        <w:left w:val="none" w:sz="0" w:space="0" w:color="auto"/>
        <w:bottom w:val="none" w:sz="0" w:space="0" w:color="auto"/>
        <w:right w:val="none" w:sz="0" w:space="0" w:color="auto"/>
      </w:divBdr>
    </w:div>
    <w:div w:id="411313827">
      <w:bodyDiv w:val="1"/>
      <w:marLeft w:val="0"/>
      <w:marRight w:val="0"/>
      <w:marTop w:val="0"/>
      <w:marBottom w:val="0"/>
      <w:divBdr>
        <w:top w:val="none" w:sz="0" w:space="0" w:color="auto"/>
        <w:left w:val="none" w:sz="0" w:space="0" w:color="auto"/>
        <w:bottom w:val="none" w:sz="0" w:space="0" w:color="auto"/>
        <w:right w:val="none" w:sz="0" w:space="0" w:color="auto"/>
      </w:divBdr>
    </w:div>
    <w:div w:id="411317806">
      <w:bodyDiv w:val="1"/>
      <w:marLeft w:val="0"/>
      <w:marRight w:val="0"/>
      <w:marTop w:val="0"/>
      <w:marBottom w:val="0"/>
      <w:divBdr>
        <w:top w:val="none" w:sz="0" w:space="0" w:color="auto"/>
        <w:left w:val="none" w:sz="0" w:space="0" w:color="auto"/>
        <w:bottom w:val="none" w:sz="0" w:space="0" w:color="auto"/>
        <w:right w:val="none" w:sz="0" w:space="0" w:color="auto"/>
      </w:divBdr>
    </w:div>
    <w:div w:id="411397449">
      <w:bodyDiv w:val="1"/>
      <w:marLeft w:val="0"/>
      <w:marRight w:val="0"/>
      <w:marTop w:val="0"/>
      <w:marBottom w:val="0"/>
      <w:divBdr>
        <w:top w:val="none" w:sz="0" w:space="0" w:color="auto"/>
        <w:left w:val="none" w:sz="0" w:space="0" w:color="auto"/>
        <w:bottom w:val="none" w:sz="0" w:space="0" w:color="auto"/>
        <w:right w:val="none" w:sz="0" w:space="0" w:color="auto"/>
      </w:divBdr>
    </w:div>
    <w:div w:id="411587904">
      <w:bodyDiv w:val="1"/>
      <w:marLeft w:val="0"/>
      <w:marRight w:val="0"/>
      <w:marTop w:val="0"/>
      <w:marBottom w:val="0"/>
      <w:divBdr>
        <w:top w:val="none" w:sz="0" w:space="0" w:color="auto"/>
        <w:left w:val="none" w:sz="0" w:space="0" w:color="auto"/>
        <w:bottom w:val="none" w:sz="0" w:space="0" w:color="auto"/>
        <w:right w:val="none" w:sz="0" w:space="0" w:color="auto"/>
      </w:divBdr>
    </w:div>
    <w:div w:id="412943593">
      <w:bodyDiv w:val="1"/>
      <w:marLeft w:val="0"/>
      <w:marRight w:val="0"/>
      <w:marTop w:val="0"/>
      <w:marBottom w:val="0"/>
      <w:divBdr>
        <w:top w:val="none" w:sz="0" w:space="0" w:color="auto"/>
        <w:left w:val="none" w:sz="0" w:space="0" w:color="auto"/>
        <w:bottom w:val="none" w:sz="0" w:space="0" w:color="auto"/>
        <w:right w:val="none" w:sz="0" w:space="0" w:color="auto"/>
      </w:divBdr>
    </w:div>
    <w:div w:id="413629128">
      <w:bodyDiv w:val="1"/>
      <w:marLeft w:val="0"/>
      <w:marRight w:val="0"/>
      <w:marTop w:val="0"/>
      <w:marBottom w:val="0"/>
      <w:divBdr>
        <w:top w:val="none" w:sz="0" w:space="0" w:color="auto"/>
        <w:left w:val="none" w:sz="0" w:space="0" w:color="auto"/>
        <w:bottom w:val="none" w:sz="0" w:space="0" w:color="auto"/>
        <w:right w:val="none" w:sz="0" w:space="0" w:color="auto"/>
      </w:divBdr>
    </w:div>
    <w:div w:id="413818132">
      <w:bodyDiv w:val="1"/>
      <w:marLeft w:val="0"/>
      <w:marRight w:val="0"/>
      <w:marTop w:val="0"/>
      <w:marBottom w:val="0"/>
      <w:divBdr>
        <w:top w:val="none" w:sz="0" w:space="0" w:color="auto"/>
        <w:left w:val="none" w:sz="0" w:space="0" w:color="auto"/>
        <w:bottom w:val="none" w:sz="0" w:space="0" w:color="auto"/>
        <w:right w:val="none" w:sz="0" w:space="0" w:color="auto"/>
      </w:divBdr>
    </w:div>
    <w:div w:id="414128010">
      <w:bodyDiv w:val="1"/>
      <w:marLeft w:val="0"/>
      <w:marRight w:val="0"/>
      <w:marTop w:val="0"/>
      <w:marBottom w:val="0"/>
      <w:divBdr>
        <w:top w:val="none" w:sz="0" w:space="0" w:color="auto"/>
        <w:left w:val="none" w:sz="0" w:space="0" w:color="auto"/>
        <w:bottom w:val="none" w:sz="0" w:space="0" w:color="auto"/>
        <w:right w:val="none" w:sz="0" w:space="0" w:color="auto"/>
      </w:divBdr>
    </w:div>
    <w:div w:id="414327738">
      <w:bodyDiv w:val="1"/>
      <w:marLeft w:val="0"/>
      <w:marRight w:val="0"/>
      <w:marTop w:val="0"/>
      <w:marBottom w:val="0"/>
      <w:divBdr>
        <w:top w:val="none" w:sz="0" w:space="0" w:color="auto"/>
        <w:left w:val="none" w:sz="0" w:space="0" w:color="auto"/>
        <w:bottom w:val="none" w:sz="0" w:space="0" w:color="auto"/>
        <w:right w:val="none" w:sz="0" w:space="0" w:color="auto"/>
      </w:divBdr>
    </w:div>
    <w:div w:id="414984313">
      <w:bodyDiv w:val="1"/>
      <w:marLeft w:val="0"/>
      <w:marRight w:val="0"/>
      <w:marTop w:val="0"/>
      <w:marBottom w:val="0"/>
      <w:divBdr>
        <w:top w:val="none" w:sz="0" w:space="0" w:color="auto"/>
        <w:left w:val="none" w:sz="0" w:space="0" w:color="auto"/>
        <w:bottom w:val="none" w:sz="0" w:space="0" w:color="auto"/>
        <w:right w:val="none" w:sz="0" w:space="0" w:color="auto"/>
      </w:divBdr>
    </w:div>
    <w:div w:id="415787003">
      <w:bodyDiv w:val="1"/>
      <w:marLeft w:val="0"/>
      <w:marRight w:val="0"/>
      <w:marTop w:val="0"/>
      <w:marBottom w:val="0"/>
      <w:divBdr>
        <w:top w:val="none" w:sz="0" w:space="0" w:color="auto"/>
        <w:left w:val="none" w:sz="0" w:space="0" w:color="auto"/>
        <w:bottom w:val="none" w:sz="0" w:space="0" w:color="auto"/>
        <w:right w:val="none" w:sz="0" w:space="0" w:color="auto"/>
      </w:divBdr>
    </w:div>
    <w:div w:id="416246696">
      <w:bodyDiv w:val="1"/>
      <w:marLeft w:val="0"/>
      <w:marRight w:val="0"/>
      <w:marTop w:val="0"/>
      <w:marBottom w:val="0"/>
      <w:divBdr>
        <w:top w:val="none" w:sz="0" w:space="0" w:color="auto"/>
        <w:left w:val="none" w:sz="0" w:space="0" w:color="auto"/>
        <w:bottom w:val="none" w:sz="0" w:space="0" w:color="auto"/>
        <w:right w:val="none" w:sz="0" w:space="0" w:color="auto"/>
      </w:divBdr>
    </w:div>
    <w:div w:id="417141585">
      <w:bodyDiv w:val="1"/>
      <w:marLeft w:val="0"/>
      <w:marRight w:val="0"/>
      <w:marTop w:val="0"/>
      <w:marBottom w:val="0"/>
      <w:divBdr>
        <w:top w:val="none" w:sz="0" w:space="0" w:color="auto"/>
        <w:left w:val="none" w:sz="0" w:space="0" w:color="auto"/>
        <w:bottom w:val="none" w:sz="0" w:space="0" w:color="auto"/>
        <w:right w:val="none" w:sz="0" w:space="0" w:color="auto"/>
      </w:divBdr>
    </w:div>
    <w:div w:id="417142134">
      <w:bodyDiv w:val="1"/>
      <w:marLeft w:val="0"/>
      <w:marRight w:val="0"/>
      <w:marTop w:val="0"/>
      <w:marBottom w:val="0"/>
      <w:divBdr>
        <w:top w:val="none" w:sz="0" w:space="0" w:color="auto"/>
        <w:left w:val="none" w:sz="0" w:space="0" w:color="auto"/>
        <w:bottom w:val="none" w:sz="0" w:space="0" w:color="auto"/>
        <w:right w:val="none" w:sz="0" w:space="0" w:color="auto"/>
      </w:divBdr>
    </w:div>
    <w:div w:id="417748194">
      <w:bodyDiv w:val="1"/>
      <w:marLeft w:val="0"/>
      <w:marRight w:val="0"/>
      <w:marTop w:val="0"/>
      <w:marBottom w:val="0"/>
      <w:divBdr>
        <w:top w:val="none" w:sz="0" w:space="0" w:color="auto"/>
        <w:left w:val="none" w:sz="0" w:space="0" w:color="auto"/>
        <w:bottom w:val="none" w:sz="0" w:space="0" w:color="auto"/>
        <w:right w:val="none" w:sz="0" w:space="0" w:color="auto"/>
      </w:divBdr>
    </w:div>
    <w:div w:id="418603493">
      <w:bodyDiv w:val="1"/>
      <w:marLeft w:val="0"/>
      <w:marRight w:val="0"/>
      <w:marTop w:val="0"/>
      <w:marBottom w:val="0"/>
      <w:divBdr>
        <w:top w:val="none" w:sz="0" w:space="0" w:color="auto"/>
        <w:left w:val="none" w:sz="0" w:space="0" w:color="auto"/>
        <w:bottom w:val="none" w:sz="0" w:space="0" w:color="auto"/>
        <w:right w:val="none" w:sz="0" w:space="0" w:color="auto"/>
      </w:divBdr>
    </w:div>
    <w:div w:id="419067167">
      <w:bodyDiv w:val="1"/>
      <w:marLeft w:val="0"/>
      <w:marRight w:val="0"/>
      <w:marTop w:val="0"/>
      <w:marBottom w:val="0"/>
      <w:divBdr>
        <w:top w:val="none" w:sz="0" w:space="0" w:color="auto"/>
        <w:left w:val="none" w:sz="0" w:space="0" w:color="auto"/>
        <w:bottom w:val="none" w:sz="0" w:space="0" w:color="auto"/>
        <w:right w:val="none" w:sz="0" w:space="0" w:color="auto"/>
      </w:divBdr>
    </w:div>
    <w:div w:id="419714886">
      <w:bodyDiv w:val="1"/>
      <w:marLeft w:val="0"/>
      <w:marRight w:val="0"/>
      <w:marTop w:val="0"/>
      <w:marBottom w:val="0"/>
      <w:divBdr>
        <w:top w:val="none" w:sz="0" w:space="0" w:color="auto"/>
        <w:left w:val="none" w:sz="0" w:space="0" w:color="auto"/>
        <w:bottom w:val="none" w:sz="0" w:space="0" w:color="auto"/>
        <w:right w:val="none" w:sz="0" w:space="0" w:color="auto"/>
      </w:divBdr>
    </w:div>
    <w:div w:id="419912858">
      <w:bodyDiv w:val="1"/>
      <w:marLeft w:val="0"/>
      <w:marRight w:val="0"/>
      <w:marTop w:val="0"/>
      <w:marBottom w:val="0"/>
      <w:divBdr>
        <w:top w:val="none" w:sz="0" w:space="0" w:color="auto"/>
        <w:left w:val="none" w:sz="0" w:space="0" w:color="auto"/>
        <w:bottom w:val="none" w:sz="0" w:space="0" w:color="auto"/>
        <w:right w:val="none" w:sz="0" w:space="0" w:color="auto"/>
      </w:divBdr>
    </w:div>
    <w:div w:id="420371629">
      <w:bodyDiv w:val="1"/>
      <w:marLeft w:val="0"/>
      <w:marRight w:val="0"/>
      <w:marTop w:val="0"/>
      <w:marBottom w:val="0"/>
      <w:divBdr>
        <w:top w:val="none" w:sz="0" w:space="0" w:color="auto"/>
        <w:left w:val="none" w:sz="0" w:space="0" w:color="auto"/>
        <w:bottom w:val="none" w:sz="0" w:space="0" w:color="auto"/>
        <w:right w:val="none" w:sz="0" w:space="0" w:color="auto"/>
      </w:divBdr>
    </w:div>
    <w:div w:id="421726504">
      <w:bodyDiv w:val="1"/>
      <w:marLeft w:val="0"/>
      <w:marRight w:val="0"/>
      <w:marTop w:val="0"/>
      <w:marBottom w:val="0"/>
      <w:divBdr>
        <w:top w:val="none" w:sz="0" w:space="0" w:color="auto"/>
        <w:left w:val="none" w:sz="0" w:space="0" w:color="auto"/>
        <w:bottom w:val="none" w:sz="0" w:space="0" w:color="auto"/>
        <w:right w:val="none" w:sz="0" w:space="0" w:color="auto"/>
      </w:divBdr>
    </w:div>
    <w:div w:id="423763202">
      <w:bodyDiv w:val="1"/>
      <w:marLeft w:val="0"/>
      <w:marRight w:val="0"/>
      <w:marTop w:val="0"/>
      <w:marBottom w:val="0"/>
      <w:divBdr>
        <w:top w:val="none" w:sz="0" w:space="0" w:color="auto"/>
        <w:left w:val="none" w:sz="0" w:space="0" w:color="auto"/>
        <w:bottom w:val="none" w:sz="0" w:space="0" w:color="auto"/>
        <w:right w:val="none" w:sz="0" w:space="0" w:color="auto"/>
      </w:divBdr>
    </w:div>
    <w:div w:id="424158561">
      <w:bodyDiv w:val="1"/>
      <w:marLeft w:val="0"/>
      <w:marRight w:val="0"/>
      <w:marTop w:val="0"/>
      <w:marBottom w:val="0"/>
      <w:divBdr>
        <w:top w:val="none" w:sz="0" w:space="0" w:color="auto"/>
        <w:left w:val="none" w:sz="0" w:space="0" w:color="auto"/>
        <w:bottom w:val="none" w:sz="0" w:space="0" w:color="auto"/>
        <w:right w:val="none" w:sz="0" w:space="0" w:color="auto"/>
      </w:divBdr>
    </w:div>
    <w:div w:id="424961003">
      <w:bodyDiv w:val="1"/>
      <w:marLeft w:val="0"/>
      <w:marRight w:val="0"/>
      <w:marTop w:val="0"/>
      <w:marBottom w:val="0"/>
      <w:divBdr>
        <w:top w:val="none" w:sz="0" w:space="0" w:color="auto"/>
        <w:left w:val="none" w:sz="0" w:space="0" w:color="auto"/>
        <w:bottom w:val="none" w:sz="0" w:space="0" w:color="auto"/>
        <w:right w:val="none" w:sz="0" w:space="0" w:color="auto"/>
      </w:divBdr>
    </w:div>
    <w:div w:id="425199116">
      <w:bodyDiv w:val="1"/>
      <w:marLeft w:val="0"/>
      <w:marRight w:val="0"/>
      <w:marTop w:val="0"/>
      <w:marBottom w:val="0"/>
      <w:divBdr>
        <w:top w:val="none" w:sz="0" w:space="0" w:color="auto"/>
        <w:left w:val="none" w:sz="0" w:space="0" w:color="auto"/>
        <w:bottom w:val="none" w:sz="0" w:space="0" w:color="auto"/>
        <w:right w:val="none" w:sz="0" w:space="0" w:color="auto"/>
      </w:divBdr>
    </w:div>
    <w:div w:id="425225403">
      <w:bodyDiv w:val="1"/>
      <w:marLeft w:val="0"/>
      <w:marRight w:val="0"/>
      <w:marTop w:val="0"/>
      <w:marBottom w:val="0"/>
      <w:divBdr>
        <w:top w:val="none" w:sz="0" w:space="0" w:color="auto"/>
        <w:left w:val="none" w:sz="0" w:space="0" w:color="auto"/>
        <w:bottom w:val="none" w:sz="0" w:space="0" w:color="auto"/>
        <w:right w:val="none" w:sz="0" w:space="0" w:color="auto"/>
      </w:divBdr>
    </w:div>
    <w:div w:id="425657846">
      <w:bodyDiv w:val="1"/>
      <w:marLeft w:val="0"/>
      <w:marRight w:val="0"/>
      <w:marTop w:val="0"/>
      <w:marBottom w:val="0"/>
      <w:divBdr>
        <w:top w:val="none" w:sz="0" w:space="0" w:color="auto"/>
        <w:left w:val="none" w:sz="0" w:space="0" w:color="auto"/>
        <w:bottom w:val="none" w:sz="0" w:space="0" w:color="auto"/>
        <w:right w:val="none" w:sz="0" w:space="0" w:color="auto"/>
      </w:divBdr>
    </w:div>
    <w:div w:id="426971938">
      <w:bodyDiv w:val="1"/>
      <w:marLeft w:val="0"/>
      <w:marRight w:val="0"/>
      <w:marTop w:val="0"/>
      <w:marBottom w:val="0"/>
      <w:divBdr>
        <w:top w:val="none" w:sz="0" w:space="0" w:color="auto"/>
        <w:left w:val="none" w:sz="0" w:space="0" w:color="auto"/>
        <w:bottom w:val="none" w:sz="0" w:space="0" w:color="auto"/>
        <w:right w:val="none" w:sz="0" w:space="0" w:color="auto"/>
      </w:divBdr>
    </w:div>
    <w:div w:id="427042232">
      <w:bodyDiv w:val="1"/>
      <w:marLeft w:val="0"/>
      <w:marRight w:val="0"/>
      <w:marTop w:val="0"/>
      <w:marBottom w:val="0"/>
      <w:divBdr>
        <w:top w:val="none" w:sz="0" w:space="0" w:color="auto"/>
        <w:left w:val="none" w:sz="0" w:space="0" w:color="auto"/>
        <w:bottom w:val="none" w:sz="0" w:space="0" w:color="auto"/>
        <w:right w:val="none" w:sz="0" w:space="0" w:color="auto"/>
      </w:divBdr>
    </w:div>
    <w:div w:id="427190571">
      <w:bodyDiv w:val="1"/>
      <w:marLeft w:val="0"/>
      <w:marRight w:val="0"/>
      <w:marTop w:val="0"/>
      <w:marBottom w:val="0"/>
      <w:divBdr>
        <w:top w:val="none" w:sz="0" w:space="0" w:color="auto"/>
        <w:left w:val="none" w:sz="0" w:space="0" w:color="auto"/>
        <w:bottom w:val="none" w:sz="0" w:space="0" w:color="auto"/>
        <w:right w:val="none" w:sz="0" w:space="0" w:color="auto"/>
      </w:divBdr>
    </w:div>
    <w:div w:id="427505171">
      <w:bodyDiv w:val="1"/>
      <w:marLeft w:val="0"/>
      <w:marRight w:val="0"/>
      <w:marTop w:val="0"/>
      <w:marBottom w:val="0"/>
      <w:divBdr>
        <w:top w:val="none" w:sz="0" w:space="0" w:color="auto"/>
        <w:left w:val="none" w:sz="0" w:space="0" w:color="auto"/>
        <w:bottom w:val="none" w:sz="0" w:space="0" w:color="auto"/>
        <w:right w:val="none" w:sz="0" w:space="0" w:color="auto"/>
      </w:divBdr>
    </w:div>
    <w:div w:id="428090812">
      <w:bodyDiv w:val="1"/>
      <w:marLeft w:val="0"/>
      <w:marRight w:val="0"/>
      <w:marTop w:val="0"/>
      <w:marBottom w:val="0"/>
      <w:divBdr>
        <w:top w:val="none" w:sz="0" w:space="0" w:color="auto"/>
        <w:left w:val="none" w:sz="0" w:space="0" w:color="auto"/>
        <w:bottom w:val="none" w:sz="0" w:space="0" w:color="auto"/>
        <w:right w:val="none" w:sz="0" w:space="0" w:color="auto"/>
      </w:divBdr>
    </w:div>
    <w:div w:id="428351889">
      <w:bodyDiv w:val="1"/>
      <w:marLeft w:val="0"/>
      <w:marRight w:val="0"/>
      <w:marTop w:val="0"/>
      <w:marBottom w:val="0"/>
      <w:divBdr>
        <w:top w:val="none" w:sz="0" w:space="0" w:color="auto"/>
        <w:left w:val="none" w:sz="0" w:space="0" w:color="auto"/>
        <w:bottom w:val="none" w:sz="0" w:space="0" w:color="auto"/>
        <w:right w:val="none" w:sz="0" w:space="0" w:color="auto"/>
      </w:divBdr>
    </w:div>
    <w:div w:id="428695462">
      <w:bodyDiv w:val="1"/>
      <w:marLeft w:val="0"/>
      <w:marRight w:val="0"/>
      <w:marTop w:val="0"/>
      <w:marBottom w:val="0"/>
      <w:divBdr>
        <w:top w:val="none" w:sz="0" w:space="0" w:color="auto"/>
        <w:left w:val="none" w:sz="0" w:space="0" w:color="auto"/>
        <w:bottom w:val="none" w:sz="0" w:space="0" w:color="auto"/>
        <w:right w:val="none" w:sz="0" w:space="0" w:color="auto"/>
      </w:divBdr>
    </w:div>
    <w:div w:id="428818898">
      <w:bodyDiv w:val="1"/>
      <w:marLeft w:val="0"/>
      <w:marRight w:val="0"/>
      <w:marTop w:val="0"/>
      <w:marBottom w:val="0"/>
      <w:divBdr>
        <w:top w:val="none" w:sz="0" w:space="0" w:color="auto"/>
        <w:left w:val="none" w:sz="0" w:space="0" w:color="auto"/>
        <w:bottom w:val="none" w:sz="0" w:space="0" w:color="auto"/>
        <w:right w:val="none" w:sz="0" w:space="0" w:color="auto"/>
      </w:divBdr>
    </w:div>
    <w:div w:id="429198387">
      <w:bodyDiv w:val="1"/>
      <w:marLeft w:val="0"/>
      <w:marRight w:val="0"/>
      <w:marTop w:val="0"/>
      <w:marBottom w:val="0"/>
      <w:divBdr>
        <w:top w:val="none" w:sz="0" w:space="0" w:color="auto"/>
        <w:left w:val="none" w:sz="0" w:space="0" w:color="auto"/>
        <w:bottom w:val="none" w:sz="0" w:space="0" w:color="auto"/>
        <w:right w:val="none" w:sz="0" w:space="0" w:color="auto"/>
      </w:divBdr>
    </w:div>
    <w:div w:id="430779467">
      <w:bodyDiv w:val="1"/>
      <w:marLeft w:val="0"/>
      <w:marRight w:val="0"/>
      <w:marTop w:val="0"/>
      <w:marBottom w:val="0"/>
      <w:divBdr>
        <w:top w:val="none" w:sz="0" w:space="0" w:color="auto"/>
        <w:left w:val="none" w:sz="0" w:space="0" w:color="auto"/>
        <w:bottom w:val="none" w:sz="0" w:space="0" w:color="auto"/>
        <w:right w:val="none" w:sz="0" w:space="0" w:color="auto"/>
      </w:divBdr>
    </w:div>
    <w:div w:id="432020029">
      <w:bodyDiv w:val="1"/>
      <w:marLeft w:val="0"/>
      <w:marRight w:val="0"/>
      <w:marTop w:val="0"/>
      <w:marBottom w:val="0"/>
      <w:divBdr>
        <w:top w:val="none" w:sz="0" w:space="0" w:color="auto"/>
        <w:left w:val="none" w:sz="0" w:space="0" w:color="auto"/>
        <w:bottom w:val="none" w:sz="0" w:space="0" w:color="auto"/>
        <w:right w:val="none" w:sz="0" w:space="0" w:color="auto"/>
      </w:divBdr>
    </w:div>
    <w:div w:id="432288968">
      <w:bodyDiv w:val="1"/>
      <w:marLeft w:val="0"/>
      <w:marRight w:val="0"/>
      <w:marTop w:val="0"/>
      <w:marBottom w:val="0"/>
      <w:divBdr>
        <w:top w:val="none" w:sz="0" w:space="0" w:color="auto"/>
        <w:left w:val="none" w:sz="0" w:space="0" w:color="auto"/>
        <w:bottom w:val="none" w:sz="0" w:space="0" w:color="auto"/>
        <w:right w:val="none" w:sz="0" w:space="0" w:color="auto"/>
      </w:divBdr>
    </w:div>
    <w:div w:id="432670112">
      <w:bodyDiv w:val="1"/>
      <w:marLeft w:val="0"/>
      <w:marRight w:val="0"/>
      <w:marTop w:val="0"/>
      <w:marBottom w:val="0"/>
      <w:divBdr>
        <w:top w:val="none" w:sz="0" w:space="0" w:color="auto"/>
        <w:left w:val="none" w:sz="0" w:space="0" w:color="auto"/>
        <w:bottom w:val="none" w:sz="0" w:space="0" w:color="auto"/>
        <w:right w:val="none" w:sz="0" w:space="0" w:color="auto"/>
      </w:divBdr>
    </w:div>
    <w:div w:id="432673076">
      <w:bodyDiv w:val="1"/>
      <w:marLeft w:val="0"/>
      <w:marRight w:val="0"/>
      <w:marTop w:val="0"/>
      <w:marBottom w:val="0"/>
      <w:divBdr>
        <w:top w:val="none" w:sz="0" w:space="0" w:color="auto"/>
        <w:left w:val="none" w:sz="0" w:space="0" w:color="auto"/>
        <w:bottom w:val="none" w:sz="0" w:space="0" w:color="auto"/>
        <w:right w:val="none" w:sz="0" w:space="0" w:color="auto"/>
      </w:divBdr>
    </w:div>
    <w:div w:id="433986870">
      <w:bodyDiv w:val="1"/>
      <w:marLeft w:val="0"/>
      <w:marRight w:val="0"/>
      <w:marTop w:val="0"/>
      <w:marBottom w:val="0"/>
      <w:divBdr>
        <w:top w:val="none" w:sz="0" w:space="0" w:color="auto"/>
        <w:left w:val="none" w:sz="0" w:space="0" w:color="auto"/>
        <w:bottom w:val="none" w:sz="0" w:space="0" w:color="auto"/>
        <w:right w:val="none" w:sz="0" w:space="0" w:color="auto"/>
      </w:divBdr>
    </w:div>
    <w:div w:id="434206278">
      <w:bodyDiv w:val="1"/>
      <w:marLeft w:val="0"/>
      <w:marRight w:val="0"/>
      <w:marTop w:val="0"/>
      <w:marBottom w:val="0"/>
      <w:divBdr>
        <w:top w:val="none" w:sz="0" w:space="0" w:color="auto"/>
        <w:left w:val="none" w:sz="0" w:space="0" w:color="auto"/>
        <w:bottom w:val="none" w:sz="0" w:space="0" w:color="auto"/>
        <w:right w:val="none" w:sz="0" w:space="0" w:color="auto"/>
      </w:divBdr>
    </w:div>
    <w:div w:id="434599979">
      <w:bodyDiv w:val="1"/>
      <w:marLeft w:val="0"/>
      <w:marRight w:val="0"/>
      <w:marTop w:val="0"/>
      <w:marBottom w:val="0"/>
      <w:divBdr>
        <w:top w:val="none" w:sz="0" w:space="0" w:color="auto"/>
        <w:left w:val="none" w:sz="0" w:space="0" w:color="auto"/>
        <w:bottom w:val="none" w:sz="0" w:space="0" w:color="auto"/>
        <w:right w:val="none" w:sz="0" w:space="0" w:color="auto"/>
      </w:divBdr>
    </w:div>
    <w:div w:id="435172630">
      <w:bodyDiv w:val="1"/>
      <w:marLeft w:val="0"/>
      <w:marRight w:val="0"/>
      <w:marTop w:val="0"/>
      <w:marBottom w:val="0"/>
      <w:divBdr>
        <w:top w:val="none" w:sz="0" w:space="0" w:color="auto"/>
        <w:left w:val="none" w:sz="0" w:space="0" w:color="auto"/>
        <w:bottom w:val="none" w:sz="0" w:space="0" w:color="auto"/>
        <w:right w:val="none" w:sz="0" w:space="0" w:color="auto"/>
      </w:divBdr>
    </w:div>
    <w:div w:id="435907930">
      <w:bodyDiv w:val="1"/>
      <w:marLeft w:val="0"/>
      <w:marRight w:val="0"/>
      <w:marTop w:val="0"/>
      <w:marBottom w:val="0"/>
      <w:divBdr>
        <w:top w:val="none" w:sz="0" w:space="0" w:color="auto"/>
        <w:left w:val="none" w:sz="0" w:space="0" w:color="auto"/>
        <w:bottom w:val="none" w:sz="0" w:space="0" w:color="auto"/>
        <w:right w:val="none" w:sz="0" w:space="0" w:color="auto"/>
      </w:divBdr>
    </w:div>
    <w:div w:id="436144073">
      <w:bodyDiv w:val="1"/>
      <w:marLeft w:val="0"/>
      <w:marRight w:val="0"/>
      <w:marTop w:val="0"/>
      <w:marBottom w:val="0"/>
      <w:divBdr>
        <w:top w:val="none" w:sz="0" w:space="0" w:color="auto"/>
        <w:left w:val="none" w:sz="0" w:space="0" w:color="auto"/>
        <w:bottom w:val="none" w:sz="0" w:space="0" w:color="auto"/>
        <w:right w:val="none" w:sz="0" w:space="0" w:color="auto"/>
      </w:divBdr>
    </w:div>
    <w:div w:id="436491105">
      <w:bodyDiv w:val="1"/>
      <w:marLeft w:val="0"/>
      <w:marRight w:val="0"/>
      <w:marTop w:val="0"/>
      <w:marBottom w:val="0"/>
      <w:divBdr>
        <w:top w:val="none" w:sz="0" w:space="0" w:color="auto"/>
        <w:left w:val="none" w:sz="0" w:space="0" w:color="auto"/>
        <w:bottom w:val="none" w:sz="0" w:space="0" w:color="auto"/>
        <w:right w:val="none" w:sz="0" w:space="0" w:color="auto"/>
      </w:divBdr>
    </w:div>
    <w:div w:id="437261765">
      <w:bodyDiv w:val="1"/>
      <w:marLeft w:val="0"/>
      <w:marRight w:val="0"/>
      <w:marTop w:val="0"/>
      <w:marBottom w:val="0"/>
      <w:divBdr>
        <w:top w:val="none" w:sz="0" w:space="0" w:color="auto"/>
        <w:left w:val="none" w:sz="0" w:space="0" w:color="auto"/>
        <w:bottom w:val="none" w:sz="0" w:space="0" w:color="auto"/>
        <w:right w:val="none" w:sz="0" w:space="0" w:color="auto"/>
      </w:divBdr>
    </w:div>
    <w:div w:id="437600707">
      <w:bodyDiv w:val="1"/>
      <w:marLeft w:val="0"/>
      <w:marRight w:val="0"/>
      <w:marTop w:val="0"/>
      <w:marBottom w:val="0"/>
      <w:divBdr>
        <w:top w:val="none" w:sz="0" w:space="0" w:color="auto"/>
        <w:left w:val="none" w:sz="0" w:space="0" w:color="auto"/>
        <w:bottom w:val="none" w:sz="0" w:space="0" w:color="auto"/>
        <w:right w:val="none" w:sz="0" w:space="0" w:color="auto"/>
      </w:divBdr>
    </w:div>
    <w:div w:id="437681610">
      <w:bodyDiv w:val="1"/>
      <w:marLeft w:val="0"/>
      <w:marRight w:val="0"/>
      <w:marTop w:val="0"/>
      <w:marBottom w:val="0"/>
      <w:divBdr>
        <w:top w:val="none" w:sz="0" w:space="0" w:color="auto"/>
        <w:left w:val="none" w:sz="0" w:space="0" w:color="auto"/>
        <w:bottom w:val="none" w:sz="0" w:space="0" w:color="auto"/>
        <w:right w:val="none" w:sz="0" w:space="0" w:color="auto"/>
      </w:divBdr>
    </w:div>
    <w:div w:id="437719943">
      <w:bodyDiv w:val="1"/>
      <w:marLeft w:val="0"/>
      <w:marRight w:val="0"/>
      <w:marTop w:val="0"/>
      <w:marBottom w:val="0"/>
      <w:divBdr>
        <w:top w:val="none" w:sz="0" w:space="0" w:color="auto"/>
        <w:left w:val="none" w:sz="0" w:space="0" w:color="auto"/>
        <w:bottom w:val="none" w:sz="0" w:space="0" w:color="auto"/>
        <w:right w:val="none" w:sz="0" w:space="0" w:color="auto"/>
      </w:divBdr>
    </w:div>
    <w:div w:id="438333147">
      <w:bodyDiv w:val="1"/>
      <w:marLeft w:val="0"/>
      <w:marRight w:val="0"/>
      <w:marTop w:val="0"/>
      <w:marBottom w:val="0"/>
      <w:divBdr>
        <w:top w:val="none" w:sz="0" w:space="0" w:color="auto"/>
        <w:left w:val="none" w:sz="0" w:space="0" w:color="auto"/>
        <w:bottom w:val="none" w:sz="0" w:space="0" w:color="auto"/>
        <w:right w:val="none" w:sz="0" w:space="0" w:color="auto"/>
      </w:divBdr>
    </w:div>
    <w:div w:id="439495170">
      <w:bodyDiv w:val="1"/>
      <w:marLeft w:val="0"/>
      <w:marRight w:val="0"/>
      <w:marTop w:val="0"/>
      <w:marBottom w:val="0"/>
      <w:divBdr>
        <w:top w:val="none" w:sz="0" w:space="0" w:color="auto"/>
        <w:left w:val="none" w:sz="0" w:space="0" w:color="auto"/>
        <w:bottom w:val="none" w:sz="0" w:space="0" w:color="auto"/>
        <w:right w:val="none" w:sz="0" w:space="0" w:color="auto"/>
      </w:divBdr>
    </w:div>
    <w:div w:id="439684295">
      <w:bodyDiv w:val="1"/>
      <w:marLeft w:val="0"/>
      <w:marRight w:val="0"/>
      <w:marTop w:val="0"/>
      <w:marBottom w:val="0"/>
      <w:divBdr>
        <w:top w:val="none" w:sz="0" w:space="0" w:color="auto"/>
        <w:left w:val="none" w:sz="0" w:space="0" w:color="auto"/>
        <w:bottom w:val="none" w:sz="0" w:space="0" w:color="auto"/>
        <w:right w:val="none" w:sz="0" w:space="0" w:color="auto"/>
      </w:divBdr>
    </w:div>
    <w:div w:id="439952260">
      <w:bodyDiv w:val="1"/>
      <w:marLeft w:val="0"/>
      <w:marRight w:val="0"/>
      <w:marTop w:val="0"/>
      <w:marBottom w:val="0"/>
      <w:divBdr>
        <w:top w:val="none" w:sz="0" w:space="0" w:color="auto"/>
        <w:left w:val="none" w:sz="0" w:space="0" w:color="auto"/>
        <w:bottom w:val="none" w:sz="0" w:space="0" w:color="auto"/>
        <w:right w:val="none" w:sz="0" w:space="0" w:color="auto"/>
      </w:divBdr>
    </w:div>
    <w:div w:id="440026947">
      <w:bodyDiv w:val="1"/>
      <w:marLeft w:val="0"/>
      <w:marRight w:val="0"/>
      <w:marTop w:val="0"/>
      <w:marBottom w:val="0"/>
      <w:divBdr>
        <w:top w:val="none" w:sz="0" w:space="0" w:color="auto"/>
        <w:left w:val="none" w:sz="0" w:space="0" w:color="auto"/>
        <w:bottom w:val="none" w:sz="0" w:space="0" w:color="auto"/>
        <w:right w:val="none" w:sz="0" w:space="0" w:color="auto"/>
      </w:divBdr>
    </w:div>
    <w:div w:id="441144578">
      <w:bodyDiv w:val="1"/>
      <w:marLeft w:val="0"/>
      <w:marRight w:val="0"/>
      <w:marTop w:val="0"/>
      <w:marBottom w:val="0"/>
      <w:divBdr>
        <w:top w:val="none" w:sz="0" w:space="0" w:color="auto"/>
        <w:left w:val="none" w:sz="0" w:space="0" w:color="auto"/>
        <w:bottom w:val="none" w:sz="0" w:space="0" w:color="auto"/>
        <w:right w:val="none" w:sz="0" w:space="0" w:color="auto"/>
      </w:divBdr>
    </w:div>
    <w:div w:id="442502073">
      <w:bodyDiv w:val="1"/>
      <w:marLeft w:val="0"/>
      <w:marRight w:val="0"/>
      <w:marTop w:val="0"/>
      <w:marBottom w:val="0"/>
      <w:divBdr>
        <w:top w:val="none" w:sz="0" w:space="0" w:color="auto"/>
        <w:left w:val="none" w:sz="0" w:space="0" w:color="auto"/>
        <w:bottom w:val="none" w:sz="0" w:space="0" w:color="auto"/>
        <w:right w:val="none" w:sz="0" w:space="0" w:color="auto"/>
      </w:divBdr>
    </w:div>
    <w:div w:id="442573486">
      <w:bodyDiv w:val="1"/>
      <w:marLeft w:val="0"/>
      <w:marRight w:val="0"/>
      <w:marTop w:val="0"/>
      <w:marBottom w:val="0"/>
      <w:divBdr>
        <w:top w:val="none" w:sz="0" w:space="0" w:color="auto"/>
        <w:left w:val="none" w:sz="0" w:space="0" w:color="auto"/>
        <w:bottom w:val="none" w:sz="0" w:space="0" w:color="auto"/>
        <w:right w:val="none" w:sz="0" w:space="0" w:color="auto"/>
      </w:divBdr>
    </w:div>
    <w:div w:id="442767607">
      <w:bodyDiv w:val="1"/>
      <w:marLeft w:val="0"/>
      <w:marRight w:val="0"/>
      <w:marTop w:val="0"/>
      <w:marBottom w:val="0"/>
      <w:divBdr>
        <w:top w:val="none" w:sz="0" w:space="0" w:color="auto"/>
        <w:left w:val="none" w:sz="0" w:space="0" w:color="auto"/>
        <w:bottom w:val="none" w:sz="0" w:space="0" w:color="auto"/>
        <w:right w:val="none" w:sz="0" w:space="0" w:color="auto"/>
      </w:divBdr>
    </w:div>
    <w:div w:id="442968266">
      <w:bodyDiv w:val="1"/>
      <w:marLeft w:val="0"/>
      <w:marRight w:val="0"/>
      <w:marTop w:val="0"/>
      <w:marBottom w:val="0"/>
      <w:divBdr>
        <w:top w:val="none" w:sz="0" w:space="0" w:color="auto"/>
        <w:left w:val="none" w:sz="0" w:space="0" w:color="auto"/>
        <w:bottom w:val="none" w:sz="0" w:space="0" w:color="auto"/>
        <w:right w:val="none" w:sz="0" w:space="0" w:color="auto"/>
      </w:divBdr>
    </w:div>
    <w:div w:id="444082005">
      <w:bodyDiv w:val="1"/>
      <w:marLeft w:val="0"/>
      <w:marRight w:val="0"/>
      <w:marTop w:val="0"/>
      <w:marBottom w:val="0"/>
      <w:divBdr>
        <w:top w:val="none" w:sz="0" w:space="0" w:color="auto"/>
        <w:left w:val="none" w:sz="0" w:space="0" w:color="auto"/>
        <w:bottom w:val="none" w:sz="0" w:space="0" w:color="auto"/>
        <w:right w:val="none" w:sz="0" w:space="0" w:color="auto"/>
      </w:divBdr>
    </w:div>
    <w:div w:id="445853425">
      <w:bodyDiv w:val="1"/>
      <w:marLeft w:val="0"/>
      <w:marRight w:val="0"/>
      <w:marTop w:val="0"/>
      <w:marBottom w:val="0"/>
      <w:divBdr>
        <w:top w:val="none" w:sz="0" w:space="0" w:color="auto"/>
        <w:left w:val="none" w:sz="0" w:space="0" w:color="auto"/>
        <w:bottom w:val="none" w:sz="0" w:space="0" w:color="auto"/>
        <w:right w:val="none" w:sz="0" w:space="0" w:color="auto"/>
      </w:divBdr>
    </w:div>
    <w:div w:id="446120933">
      <w:bodyDiv w:val="1"/>
      <w:marLeft w:val="0"/>
      <w:marRight w:val="0"/>
      <w:marTop w:val="0"/>
      <w:marBottom w:val="0"/>
      <w:divBdr>
        <w:top w:val="none" w:sz="0" w:space="0" w:color="auto"/>
        <w:left w:val="none" w:sz="0" w:space="0" w:color="auto"/>
        <w:bottom w:val="none" w:sz="0" w:space="0" w:color="auto"/>
        <w:right w:val="none" w:sz="0" w:space="0" w:color="auto"/>
      </w:divBdr>
    </w:div>
    <w:div w:id="447504197">
      <w:bodyDiv w:val="1"/>
      <w:marLeft w:val="0"/>
      <w:marRight w:val="0"/>
      <w:marTop w:val="0"/>
      <w:marBottom w:val="0"/>
      <w:divBdr>
        <w:top w:val="none" w:sz="0" w:space="0" w:color="auto"/>
        <w:left w:val="none" w:sz="0" w:space="0" w:color="auto"/>
        <w:bottom w:val="none" w:sz="0" w:space="0" w:color="auto"/>
        <w:right w:val="none" w:sz="0" w:space="0" w:color="auto"/>
      </w:divBdr>
    </w:div>
    <w:div w:id="448549012">
      <w:bodyDiv w:val="1"/>
      <w:marLeft w:val="0"/>
      <w:marRight w:val="0"/>
      <w:marTop w:val="0"/>
      <w:marBottom w:val="0"/>
      <w:divBdr>
        <w:top w:val="none" w:sz="0" w:space="0" w:color="auto"/>
        <w:left w:val="none" w:sz="0" w:space="0" w:color="auto"/>
        <w:bottom w:val="none" w:sz="0" w:space="0" w:color="auto"/>
        <w:right w:val="none" w:sz="0" w:space="0" w:color="auto"/>
      </w:divBdr>
    </w:div>
    <w:div w:id="448623654">
      <w:bodyDiv w:val="1"/>
      <w:marLeft w:val="0"/>
      <w:marRight w:val="0"/>
      <w:marTop w:val="0"/>
      <w:marBottom w:val="0"/>
      <w:divBdr>
        <w:top w:val="none" w:sz="0" w:space="0" w:color="auto"/>
        <w:left w:val="none" w:sz="0" w:space="0" w:color="auto"/>
        <w:bottom w:val="none" w:sz="0" w:space="0" w:color="auto"/>
        <w:right w:val="none" w:sz="0" w:space="0" w:color="auto"/>
      </w:divBdr>
    </w:div>
    <w:div w:id="448861703">
      <w:bodyDiv w:val="1"/>
      <w:marLeft w:val="0"/>
      <w:marRight w:val="0"/>
      <w:marTop w:val="0"/>
      <w:marBottom w:val="0"/>
      <w:divBdr>
        <w:top w:val="none" w:sz="0" w:space="0" w:color="auto"/>
        <w:left w:val="none" w:sz="0" w:space="0" w:color="auto"/>
        <w:bottom w:val="none" w:sz="0" w:space="0" w:color="auto"/>
        <w:right w:val="none" w:sz="0" w:space="0" w:color="auto"/>
      </w:divBdr>
    </w:div>
    <w:div w:id="450176064">
      <w:bodyDiv w:val="1"/>
      <w:marLeft w:val="0"/>
      <w:marRight w:val="0"/>
      <w:marTop w:val="0"/>
      <w:marBottom w:val="0"/>
      <w:divBdr>
        <w:top w:val="none" w:sz="0" w:space="0" w:color="auto"/>
        <w:left w:val="none" w:sz="0" w:space="0" w:color="auto"/>
        <w:bottom w:val="none" w:sz="0" w:space="0" w:color="auto"/>
        <w:right w:val="none" w:sz="0" w:space="0" w:color="auto"/>
      </w:divBdr>
    </w:div>
    <w:div w:id="451289961">
      <w:bodyDiv w:val="1"/>
      <w:marLeft w:val="0"/>
      <w:marRight w:val="0"/>
      <w:marTop w:val="0"/>
      <w:marBottom w:val="0"/>
      <w:divBdr>
        <w:top w:val="none" w:sz="0" w:space="0" w:color="auto"/>
        <w:left w:val="none" w:sz="0" w:space="0" w:color="auto"/>
        <w:bottom w:val="none" w:sz="0" w:space="0" w:color="auto"/>
        <w:right w:val="none" w:sz="0" w:space="0" w:color="auto"/>
      </w:divBdr>
    </w:div>
    <w:div w:id="451292490">
      <w:bodyDiv w:val="1"/>
      <w:marLeft w:val="0"/>
      <w:marRight w:val="0"/>
      <w:marTop w:val="0"/>
      <w:marBottom w:val="0"/>
      <w:divBdr>
        <w:top w:val="none" w:sz="0" w:space="0" w:color="auto"/>
        <w:left w:val="none" w:sz="0" w:space="0" w:color="auto"/>
        <w:bottom w:val="none" w:sz="0" w:space="0" w:color="auto"/>
        <w:right w:val="none" w:sz="0" w:space="0" w:color="auto"/>
      </w:divBdr>
    </w:div>
    <w:div w:id="451438825">
      <w:bodyDiv w:val="1"/>
      <w:marLeft w:val="0"/>
      <w:marRight w:val="0"/>
      <w:marTop w:val="0"/>
      <w:marBottom w:val="0"/>
      <w:divBdr>
        <w:top w:val="none" w:sz="0" w:space="0" w:color="auto"/>
        <w:left w:val="none" w:sz="0" w:space="0" w:color="auto"/>
        <w:bottom w:val="none" w:sz="0" w:space="0" w:color="auto"/>
        <w:right w:val="none" w:sz="0" w:space="0" w:color="auto"/>
      </w:divBdr>
    </w:div>
    <w:div w:id="451902999">
      <w:bodyDiv w:val="1"/>
      <w:marLeft w:val="0"/>
      <w:marRight w:val="0"/>
      <w:marTop w:val="0"/>
      <w:marBottom w:val="0"/>
      <w:divBdr>
        <w:top w:val="none" w:sz="0" w:space="0" w:color="auto"/>
        <w:left w:val="none" w:sz="0" w:space="0" w:color="auto"/>
        <w:bottom w:val="none" w:sz="0" w:space="0" w:color="auto"/>
        <w:right w:val="none" w:sz="0" w:space="0" w:color="auto"/>
      </w:divBdr>
    </w:div>
    <w:div w:id="452097659">
      <w:bodyDiv w:val="1"/>
      <w:marLeft w:val="0"/>
      <w:marRight w:val="0"/>
      <w:marTop w:val="0"/>
      <w:marBottom w:val="0"/>
      <w:divBdr>
        <w:top w:val="none" w:sz="0" w:space="0" w:color="auto"/>
        <w:left w:val="none" w:sz="0" w:space="0" w:color="auto"/>
        <w:bottom w:val="none" w:sz="0" w:space="0" w:color="auto"/>
        <w:right w:val="none" w:sz="0" w:space="0" w:color="auto"/>
      </w:divBdr>
    </w:div>
    <w:div w:id="452553370">
      <w:bodyDiv w:val="1"/>
      <w:marLeft w:val="0"/>
      <w:marRight w:val="0"/>
      <w:marTop w:val="0"/>
      <w:marBottom w:val="0"/>
      <w:divBdr>
        <w:top w:val="none" w:sz="0" w:space="0" w:color="auto"/>
        <w:left w:val="none" w:sz="0" w:space="0" w:color="auto"/>
        <w:bottom w:val="none" w:sz="0" w:space="0" w:color="auto"/>
        <w:right w:val="none" w:sz="0" w:space="0" w:color="auto"/>
      </w:divBdr>
    </w:div>
    <w:div w:id="452675689">
      <w:bodyDiv w:val="1"/>
      <w:marLeft w:val="0"/>
      <w:marRight w:val="0"/>
      <w:marTop w:val="0"/>
      <w:marBottom w:val="0"/>
      <w:divBdr>
        <w:top w:val="none" w:sz="0" w:space="0" w:color="auto"/>
        <w:left w:val="none" w:sz="0" w:space="0" w:color="auto"/>
        <w:bottom w:val="none" w:sz="0" w:space="0" w:color="auto"/>
        <w:right w:val="none" w:sz="0" w:space="0" w:color="auto"/>
      </w:divBdr>
    </w:div>
    <w:div w:id="452791328">
      <w:bodyDiv w:val="1"/>
      <w:marLeft w:val="0"/>
      <w:marRight w:val="0"/>
      <w:marTop w:val="0"/>
      <w:marBottom w:val="0"/>
      <w:divBdr>
        <w:top w:val="none" w:sz="0" w:space="0" w:color="auto"/>
        <w:left w:val="none" w:sz="0" w:space="0" w:color="auto"/>
        <w:bottom w:val="none" w:sz="0" w:space="0" w:color="auto"/>
        <w:right w:val="none" w:sz="0" w:space="0" w:color="auto"/>
      </w:divBdr>
    </w:div>
    <w:div w:id="453065914">
      <w:bodyDiv w:val="1"/>
      <w:marLeft w:val="0"/>
      <w:marRight w:val="0"/>
      <w:marTop w:val="0"/>
      <w:marBottom w:val="0"/>
      <w:divBdr>
        <w:top w:val="none" w:sz="0" w:space="0" w:color="auto"/>
        <w:left w:val="none" w:sz="0" w:space="0" w:color="auto"/>
        <w:bottom w:val="none" w:sz="0" w:space="0" w:color="auto"/>
        <w:right w:val="none" w:sz="0" w:space="0" w:color="auto"/>
      </w:divBdr>
    </w:div>
    <w:div w:id="453251866">
      <w:bodyDiv w:val="1"/>
      <w:marLeft w:val="0"/>
      <w:marRight w:val="0"/>
      <w:marTop w:val="0"/>
      <w:marBottom w:val="0"/>
      <w:divBdr>
        <w:top w:val="none" w:sz="0" w:space="0" w:color="auto"/>
        <w:left w:val="none" w:sz="0" w:space="0" w:color="auto"/>
        <w:bottom w:val="none" w:sz="0" w:space="0" w:color="auto"/>
        <w:right w:val="none" w:sz="0" w:space="0" w:color="auto"/>
      </w:divBdr>
    </w:div>
    <w:div w:id="453862738">
      <w:bodyDiv w:val="1"/>
      <w:marLeft w:val="0"/>
      <w:marRight w:val="0"/>
      <w:marTop w:val="0"/>
      <w:marBottom w:val="0"/>
      <w:divBdr>
        <w:top w:val="none" w:sz="0" w:space="0" w:color="auto"/>
        <w:left w:val="none" w:sz="0" w:space="0" w:color="auto"/>
        <w:bottom w:val="none" w:sz="0" w:space="0" w:color="auto"/>
        <w:right w:val="none" w:sz="0" w:space="0" w:color="auto"/>
      </w:divBdr>
    </w:div>
    <w:div w:id="455295497">
      <w:bodyDiv w:val="1"/>
      <w:marLeft w:val="0"/>
      <w:marRight w:val="0"/>
      <w:marTop w:val="0"/>
      <w:marBottom w:val="0"/>
      <w:divBdr>
        <w:top w:val="none" w:sz="0" w:space="0" w:color="auto"/>
        <w:left w:val="none" w:sz="0" w:space="0" w:color="auto"/>
        <w:bottom w:val="none" w:sz="0" w:space="0" w:color="auto"/>
        <w:right w:val="none" w:sz="0" w:space="0" w:color="auto"/>
      </w:divBdr>
    </w:div>
    <w:div w:id="455297385">
      <w:bodyDiv w:val="1"/>
      <w:marLeft w:val="0"/>
      <w:marRight w:val="0"/>
      <w:marTop w:val="0"/>
      <w:marBottom w:val="0"/>
      <w:divBdr>
        <w:top w:val="none" w:sz="0" w:space="0" w:color="auto"/>
        <w:left w:val="none" w:sz="0" w:space="0" w:color="auto"/>
        <w:bottom w:val="none" w:sz="0" w:space="0" w:color="auto"/>
        <w:right w:val="none" w:sz="0" w:space="0" w:color="auto"/>
      </w:divBdr>
    </w:div>
    <w:div w:id="455490317">
      <w:bodyDiv w:val="1"/>
      <w:marLeft w:val="0"/>
      <w:marRight w:val="0"/>
      <w:marTop w:val="0"/>
      <w:marBottom w:val="0"/>
      <w:divBdr>
        <w:top w:val="none" w:sz="0" w:space="0" w:color="auto"/>
        <w:left w:val="none" w:sz="0" w:space="0" w:color="auto"/>
        <w:bottom w:val="none" w:sz="0" w:space="0" w:color="auto"/>
        <w:right w:val="none" w:sz="0" w:space="0" w:color="auto"/>
      </w:divBdr>
    </w:div>
    <w:div w:id="455491309">
      <w:bodyDiv w:val="1"/>
      <w:marLeft w:val="0"/>
      <w:marRight w:val="0"/>
      <w:marTop w:val="0"/>
      <w:marBottom w:val="0"/>
      <w:divBdr>
        <w:top w:val="none" w:sz="0" w:space="0" w:color="auto"/>
        <w:left w:val="none" w:sz="0" w:space="0" w:color="auto"/>
        <w:bottom w:val="none" w:sz="0" w:space="0" w:color="auto"/>
        <w:right w:val="none" w:sz="0" w:space="0" w:color="auto"/>
      </w:divBdr>
    </w:div>
    <w:div w:id="455682658">
      <w:bodyDiv w:val="1"/>
      <w:marLeft w:val="0"/>
      <w:marRight w:val="0"/>
      <w:marTop w:val="0"/>
      <w:marBottom w:val="0"/>
      <w:divBdr>
        <w:top w:val="none" w:sz="0" w:space="0" w:color="auto"/>
        <w:left w:val="none" w:sz="0" w:space="0" w:color="auto"/>
        <w:bottom w:val="none" w:sz="0" w:space="0" w:color="auto"/>
        <w:right w:val="none" w:sz="0" w:space="0" w:color="auto"/>
      </w:divBdr>
    </w:div>
    <w:div w:id="455948832">
      <w:bodyDiv w:val="1"/>
      <w:marLeft w:val="0"/>
      <w:marRight w:val="0"/>
      <w:marTop w:val="0"/>
      <w:marBottom w:val="0"/>
      <w:divBdr>
        <w:top w:val="none" w:sz="0" w:space="0" w:color="auto"/>
        <w:left w:val="none" w:sz="0" w:space="0" w:color="auto"/>
        <w:bottom w:val="none" w:sz="0" w:space="0" w:color="auto"/>
        <w:right w:val="none" w:sz="0" w:space="0" w:color="auto"/>
      </w:divBdr>
    </w:div>
    <w:div w:id="456027464">
      <w:bodyDiv w:val="1"/>
      <w:marLeft w:val="0"/>
      <w:marRight w:val="0"/>
      <w:marTop w:val="0"/>
      <w:marBottom w:val="0"/>
      <w:divBdr>
        <w:top w:val="none" w:sz="0" w:space="0" w:color="auto"/>
        <w:left w:val="none" w:sz="0" w:space="0" w:color="auto"/>
        <w:bottom w:val="none" w:sz="0" w:space="0" w:color="auto"/>
        <w:right w:val="none" w:sz="0" w:space="0" w:color="auto"/>
      </w:divBdr>
    </w:div>
    <w:div w:id="456601675">
      <w:bodyDiv w:val="1"/>
      <w:marLeft w:val="0"/>
      <w:marRight w:val="0"/>
      <w:marTop w:val="0"/>
      <w:marBottom w:val="0"/>
      <w:divBdr>
        <w:top w:val="none" w:sz="0" w:space="0" w:color="auto"/>
        <w:left w:val="none" w:sz="0" w:space="0" w:color="auto"/>
        <w:bottom w:val="none" w:sz="0" w:space="0" w:color="auto"/>
        <w:right w:val="none" w:sz="0" w:space="0" w:color="auto"/>
      </w:divBdr>
    </w:div>
    <w:div w:id="456795470">
      <w:bodyDiv w:val="1"/>
      <w:marLeft w:val="0"/>
      <w:marRight w:val="0"/>
      <w:marTop w:val="0"/>
      <w:marBottom w:val="0"/>
      <w:divBdr>
        <w:top w:val="none" w:sz="0" w:space="0" w:color="auto"/>
        <w:left w:val="none" w:sz="0" w:space="0" w:color="auto"/>
        <w:bottom w:val="none" w:sz="0" w:space="0" w:color="auto"/>
        <w:right w:val="none" w:sz="0" w:space="0" w:color="auto"/>
      </w:divBdr>
    </w:div>
    <w:div w:id="457142874">
      <w:bodyDiv w:val="1"/>
      <w:marLeft w:val="0"/>
      <w:marRight w:val="0"/>
      <w:marTop w:val="0"/>
      <w:marBottom w:val="0"/>
      <w:divBdr>
        <w:top w:val="none" w:sz="0" w:space="0" w:color="auto"/>
        <w:left w:val="none" w:sz="0" w:space="0" w:color="auto"/>
        <w:bottom w:val="none" w:sz="0" w:space="0" w:color="auto"/>
        <w:right w:val="none" w:sz="0" w:space="0" w:color="auto"/>
      </w:divBdr>
    </w:div>
    <w:div w:id="457186590">
      <w:bodyDiv w:val="1"/>
      <w:marLeft w:val="0"/>
      <w:marRight w:val="0"/>
      <w:marTop w:val="0"/>
      <w:marBottom w:val="0"/>
      <w:divBdr>
        <w:top w:val="none" w:sz="0" w:space="0" w:color="auto"/>
        <w:left w:val="none" w:sz="0" w:space="0" w:color="auto"/>
        <w:bottom w:val="none" w:sz="0" w:space="0" w:color="auto"/>
        <w:right w:val="none" w:sz="0" w:space="0" w:color="auto"/>
      </w:divBdr>
    </w:div>
    <w:div w:id="457257189">
      <w:bodyDiv w:val="1"/>
      <w:marLeft w:val="0"/>
      <w:marRight w:val="0"/>
      <w:marTop w:val="0"/>
      <w:marBottom w:val="0"/>
      <w:divBdr>
        <w:top w:val="none" w:sz="0" w:space="0" w:color="auto"/>
        <w:left w:val="none" w:sz="0" w:space="0" w:color="auto"/>
        <w:bottom w:val="none" w:sz="0" w:space="0" w:color="auto"/>
        <w:right w:val="none" w:sz="0" w:space="0" w:color="auto"/>
      </w:divBdr>
    </w:div>
    <w:div w:id="457337483">
      <w:bodyDiv w:val="1"/>
      <w:marLeft w:val="0"/>
      <w:marRight w:val="0"/>
      <w:marTop w:val="0"/>
      <w:marBottom w:val="0"/>
      <w:divBdr>
        <w:top w:val="none" w:sz="0" w:space="0" w:color="auto"/>
        <w:left w:val="none" w:sz="0" w:space="0" w:color="auto"/>
        <w:bottom w:val="none" w:sz="0" w:space="0" w:color="auto"/>
        <w:right w:val="none" w:sz="0" w:space="0" w:color="auto"/>
      </w:divBdr>
    </w:div>
    <w:div w:id="457794240">
      <w:bodyDiv w:val="1"/>
      <w:marLeft w:val="0"/>
      <w:marRight w:val="0"/>
      <w:marTop w:val="0"/>
      <w:marBottom w:val="0"/>
      <w:divBdr>
        <w:top w:val="none" w:sz="0" w:space="0" w:color="auto"/>
        <w:left w:val="none" w:sz="0" w:space="0" w:color="auto"/>
        <w:bottom w:val="none" w:sz="0" w:space="0" w:color="auto"/>
        <w:right w:val="none" w:sz="0" w:space="0" w:color="auto"/>
      </w:divBdr>
    </w:div>
    <w:div w:id="458493181">
      <w:bodyDiv w:val="1"/>
      <w:marLeft w:val="0"/>
      <w:marRight w:val="0"/>
      <w:marTop w:val="0"/>
      <w:marBottom w:val="0"/>
      <w:divBdr>
        <w:top w:val="none" w:sz="0" w:space="0" w:color="auto"/>
        <w:left w:val="none" w:sz="0" w:space="0" w:color="auto"/>
        <w:bottom w:val="none" w:sz="0" w:space="0" w:color="auto"/>
        <w:right w:val="none" w:sz="0" w:space="0" w:color="auto"/>
      </w:divBdr>
    </w:div>
    <w:div w:id="459038633">
      <w:bodyDiv w:val="1"/>
      <w:marLeft w:val="0"/>
      <w:marRight w:val="0"/>
      <w:marTop w:val="0"/>
      <w:marBottom w:val="0"/>
      <w:divBdr>
        <w:top w:val="none" w:sz="0" w:space="0" w:color="auto"/>
        <w:left w:val="none" w:sz="0" w:space="0" w:color="auto"/>
        <w:bottom w:val="none" w:sz="0" w:space="0" w:color="auto"/>
        <w:right w:val="none" w:sz="0" w:space="0" w:color="auto"/>
      </w:divBdr>
    </w:div>
    <w:div w:id="459303781">
      <w:bodyDiv w:val="1"/>
      <w:marLeft w:val="0"/>
      <w:marRight w:val="0"/>
      <w:marTop w:val="0"/>
      <w:marBottom w:val="0"/>
      <w:divBdr>
        <w:top w:val="none" w:sz="0" w:space="0" w:color="auto"/>
        <w:left w:val="none" w:sz="0" w:space="0" w:color="auto"/>
        <w:bottom w:val="none" w:sz="0" w:space="0" w:color="auto"/>
        <w:right w:val="none" w:sz="0" w:space="0" w:color="auto"/>
      </w:divBdr>
    </w:div>
    <w:div w:id="459568278">
      <w:bodyDiv w:val="1"/>
      <w:marLeft w:val="0"/>
      <w:marRight w:val="0"/>
      <w:marTop w:val="0"/>
      <w:marBottom w:val="0"/>
      <w:divBdr>
        <w:top w:val="none" w:sz="0" w:space="0" w:color="auto"/>
        <w:left w:val="none" w:sz="0" w:space="0" w:color="auto"/>
        <w:bottom w:val="none" w:sz="0" w:space="0" w:color="auto"/>
        <w:right w:val="none" w:sz="0" w:space="0" w:color="auto"/>
      </w:divBdr>
    </w:div>
    <w:div w:id="461534061">
      <w:bodyDiv w:val="1"/>
      <w:marLeft w:val="0"/>
      <w:marRight w:val="0"/>
      <w:marTop w:val="0"/>
      <w:marBottom w:val="0"/>
      <w:divBdr>
        <w:top w:val="none" w:sz="0" w:space="0" w:color="auto"/>
        <w:left w:val="none" w:sz="0" w:space="0" w:color="auto"/>
        <w:bottom w:val="none" w:sz="0" w:space="0" w:color="auto"/>
        <w:right w:val="none" w:sz="0" w:space="0" w:color="auto"/>
      </w:divBdr>
    </w:div>
    <w:div w:id="461729140">
      <w:bodyDiv w:val="1"/>
      <w:marLeft w:val="0"/>
      <w:marRight w:val="0"/>
      <w:marTop w:val="0"/>
      <w:marBottom w:val="0"/>
      <w:divBdr>
        <w:top w:val="none" w:sz="0" w:space="0" w:color="auto"/>
        <w:left w:val="none" w:sz="0" w:space="0" w:color="auto"/>
        <w:bottom w:val="none" w:sz="0" w:space="0" w:color="auto"/>
        <w:right w:val="none" w:sz="0" w:space="0" w:color="auto"/>
      </w:divBdr>
    </w:div>
    <w:div w:id="462037397">
      <w:bodyDiv w:val="1"/>
      <w:marLeft w:val="0"/>
      <w:marRight w:val="0"/>
      <w:marTop w:val="0"/>
      <w:marBottom w:val="0"/>
      <w:divBdr>
        <w:top w:val="none" w:sz="0" w:space="0" w:color="auto"/>
        <w:left w:val="none" w:sz="0" w:space="0" w:color="auto"/>
        <w:bottom w:val="none" w:sz="0" w:space="0" w:color="auto"/>
        <w:right w:val="none" w:sz="0" w:space="0" w:color="auto"/>
      </w:divBdr>
    </w:div>
    <w:div w:id="462164276">
      <w:bodyDiv w:val="1"/>
      <w:marLeft w:val="0"/>
      <w:marRight w:val="0"/>
      <w:marTop w:val="0"/>
      <w:marBottom w:val="0"/>
      <w:divBdr>
        <w:top w:val="none" w:sz="0" w:space="0" w:color="auto"/>
        <w:left w:val="none" w:sz="0" w:space="0" w:color="auto"/>
        <w:bottom w:val="none" w:sz="0" w:space="0" w:color="auto"/>
        <w:right w:val="none" w:sz="0" w:space="0" w:color="auto"/>
      </w:divBdr>
    </w:div>
    <w:div w:id="463355416">
      <w:bodyDiv w:val="1"/>
      <w:marLeft w:val="0"/>
      <w:marRight w:val="0"/>
      <w:marTop w:val="0"/>
      <w:marBottom w:val="0"/>
      <w:divBdr>
        <w:top w:val="none" w:sz="0" w:space="0" w:color="auto"/>
        <w:left w:val="none" w:sz="0" w:space="0" w:color="auto"/>
        <w:bottom w:val="none" w:sz="0" w:space="0" w:color="auto"/>
        <w:right w:val="none" w:sz="0" w:space="0" w:color="auto"/>
      </w:divBdr>
    </w:div>
    <w:div w:id="464542427">
      <w:bodyDiv w:val="1"/>
      <w:marLeft w:val="0"/>
      <w:marRight w:val="0"/>
      <w:marTop w:val="0"/>
      <w:marBottom w:val="0"/>
      <w:divBdr>
        <w:top w:val="none" w:sz="0" w:space="0" w:color="auto"/>
        <w:left w:val="none" w:sz="0" w:space="0" w:color="auto"/>
        <w:bottom w:val="none" w:sz="0" w:space="0" w:color="auto"/>
        <w:right w:val="none" w:sz="0" w:space="0" w:color="auto"/>
      </w:divBdr>
    </w:div>
    <w:div w:id="465003496">
      <w:bodyDiv w:val="1"/>
      <w:marLeft w:val="0"/>
      <w:marRight w:val="0"/>
      <w:marTop w:val="0"/>
      <w:marBottom w:val="0"/>
      <w:divBdr>
        <w:top w:val="none" w:sz="0" w:space="0" w:color="auto"/>
        <w:left w:val="none" w:sz="0" w:space="0" w:color="auto"/>
        <w:bottom w:val="none" w:sz="0" w:space="0" w:color="auto"/>
        <w:right w:val="none" w:sz="0" w:space="0" w:color="auto"/>
      </w:divBdr>
    </w:div>
    <w:div w:id="465005668">
      <w:bodyDiv w:val="1"/>
      <w:marLeft w:val="0"/>
      <w:marRight w:val="0"/>
      <w:marTop w:val="0"/>
      <w:marBottom w:val="0"/>
      <w:divBdr>
        <w:top w:val="none" w:sz="0" w:space="0" w:color="auto"/>
        <w:left w:val="none" w:sz="0" w:space="0" w:color="auto"/>
        <w:bottom w:val="none" w:sz="0" w:space="0" w:color="auto"/>
        <w:right w:val="none" w:sz="0" w:space="0" w:color="auto"/>
      </w:divBdr>
    </w:div>
    <w:div w:id="465197079">
      <w:bodyDiv w:val="1"/>
      <w:marLeft w:val="0"/>
      <w:marRight w:val="0"/>
      <w:marTop w:val="0"/>
      <w:marBottom w:val="0"/>
      <w:divBdr>
        <w:top w:val="none" w:sz="0" w:space="0" w:color="auto"/>
        <w:left w:val="none" w:sz="0" w:space="0" w:color="auto"/>
        <w:bottom w:val="none" w:sz="0" w:space="0" w:color="auto"/>
        <w:right w:val="none" w:sz="0" w:space="0" w:color="auto"/>
      </w:divBdr>
    </w:div>
    <w:div w:id="465465430">
      <w:bodyDiv w:val="1"/>
      <w:marLeft w:val="0"/>
      <w:marRight w:val="0"/>
      <w:marTop w:val="0"/>
      <w:marBottom w:val="0"/>
      <w:divBdr>
        <w:top w:val="none" w:sz="0" w:space="0" w:color="auto"/>
        <w:left w:val="none" w:sz="0" w:space="0" w:color="auto"/>
        <w:bottom w:val="none" w:sz="0" w:space="0" w:color="auto"/>
        <w:right w:val="none" w:sz="0" w:space="0" w:color="auto"/>
      </w:divBdr>
    </w:div>
    <w:div w:id="465513854">
      <w:bodyDiv w:val="1"/>
      <w:marLeft w:val="0"/>
      <w:marRight w:val="0"/>
      <w:marTop w:val="0"/>
      <w:marBottom w:val="0"/>
      <w:divBdr>
        <w:top w:val="none" w:sz="0" w:space="0" w:color="auto"/>
        <w:left w:val="none" w:sz="0" w:space="0" w:color="auto"/>
        <w:bottom w:val="none" w:sz="0" w:space="0" w:color="auto"/>
        <w:right w:val="none" w:sz="0" w:space="0" w:color="auto"/>
      </w:divBdr>
    </w:div>
    <w:div w:id="465783817">
      <w:bodyDiv w:val="1"/>
      <w:marLeft w:val="0"/>
      <w:marRight w:val="0"/>
      <w:marTop w:val="0"/>
      <w:marBottom w:val="0"/>
      <w:divBdr>
        <w:top w:val="none" w:sz="0" w:space="0" w:color="auto"/>
        <w:left w:val="none" w:sz="0" w:space="0" w:color="auto"/>
        <w:bottom w:val="none" w:sz="0" w:space="0" w:color="auto"/>
        <w:right w:val="none" w:sz="0" w:space="0" w:color="auto"/>
      </w:divBdr>
    </w:div>
    <w:div w:id="466826763">
      <w:bodyDiv w:val="1"/>
      <w:marLeft w:val="0"/>
      <w:marRight w:val="0"/>
      <w:marTop w:val="0"/>
      <w:marBottom w:val="0"/>
      <w:divBdr>
        <w:top w:val="none" w:sz="0" w:space="0" w:color="auto"/>
        <w:left w:val="none" w:sz="0" w:space="0" w:color="auto"/>
        <w:bottom w:val="none" w:sz="0" w:space="0" w:color="auto"/>
        <w:right w:val="none" w:sz="0" w:space="0" w:color="auto"/>
      </w:divBdr>
    </w:div>
    <w:div w:id="466973339">
      <w:bodyDiv w:val="1"/>
      <w:marLeft w:val="0"/>
      <w:marRight w:val="0"/>
      <w:marTop w:val="0"/>
      <w:marBottom w:val="0"/>
      <w:divBdr>
        <w:top w:val="none" w:sz="0" w:space="0" w:color="auto"/>
        <w:left w:val="none" w:sz="0" w:space="0" w:color="auto"/>
        <w:bottom w:val="none" w:sz="0" w:space="0" w:color="auto"/>
        <w:right w:val="none" w:sz="0" w:space="0" w:color="auto"/>
      </w:divBdr>
    </w:div>
    <w:div w:id="467938837">
      <w:bodyDiv w:val="1"/>
      <w:marLeft w:val="0"/>
      <w:marRight w:val="0"/>
      <w:marTop w:val="0"/>
      <w:marBottom w:val="0"/>
      <w:divBdr>
        <w:top w:val="none" w:sz="0" w:space="0" w:color="auto"/>
        <w:left w:val="none" w:sz="0" w:space="0" w:color="auto"/>
        <w:bottom w:val="none" w:sz="0" w:space="0" w:color="auto"/>
        <w:right w:val="none" w:sz="0" w:space="0" w:color="auto"/>
      </w:divBdr>
    </w:div>
    <w:div w:id="468128654">
      <w:bodyDiv w:val="1"/>
      <w:marLeft w:val="0"/>
      <w:marRight w:val="0"/>
      <w:marTop w:val="0"/>
      <w:marBottom w:val="0"/>
      <w:divBdr>
        <w:top w:val="none" w:sz="0" w:space="0" w:color="auto"/>
        <w:left w:val="none" w:sz="0" w:space="0" w:color="auto"/>
        <w:bottom w:val="none" w:sz="0" w:space="0" w:color="auto"/>
        <w:right w:val="none" w:sz="0" w:space="0" w:color="auto"/>
      </w:divBdr>
    </w:div>
    <w:div w:id="468548786">
      <w:bodyDiv w:val="1"/>
      <w:marLeft w:val="0"/>
      <w:marRight w:val="0"/>
      <w:marTop w:val="0"/>
      <w:marBottom w:val="0"/>
      <w:divBdr>
        <w:top w:val="none" w:sz="0" w:space="0" w:color="auto"/>
        <w:left w:val="none" w:sz="0" w:space="0" w:color="auto"/>
        <w:bottom w:val="none" w:sz="0" w:space="0" w:color="auto"/>
        <w:right w:val="none" w:sz="0" w:space="0" w:color="auto"/>
      </w:divBdr>
    </w:div>
    <w:div w:id="468593509">
      <w:bodyDiv w:val="1"/>
      <w:marLeft w:val="0"/>
      <w:marRight w:val="0"/>
      <w:marTop w:val="0"/>
      <w:marBottom w:val="0"/>
      <w:divBdr>
        <w:top w:val="none" w:sz="0" w:space="0" w:color="auto"/>
        <w:left w:val="none" w:sz="0" w:space="0" w:color="auto"/>
        <w:bottom w:val="none" w:sz="0" w:space="0" w:color="auto"/>
        <w:right w:val="none" w:sz="0" w:space="0" w:color="auto"/>
      </w:divBdr>
    </w:div>
    <w:div w:id="468791638">
      <w:bodyDiv w:val="1"/>
      <w:marLeft w:val="0"/>
      <w:marRight w:val="0"/>
      <w:marTop w:val="0"/>
      <w:marBottom w:val="0"/>
      <w:divBdr>
        <w:top w:val="none" w:sz="0" w:space="0" w:color="auto"/>
        <w:left w:val="none" w:sz="0" w:space="0" w:color="auto"/>
        <w:bottom w:val="none" w:sz="0" w:space="0" w:color="auto"/>
        <w:right w:val="none" w:sz="0" w:space="0" w:color="auto"/>
      </w:divBdr>
    </w:div>
    <w:div w:id="468935480">
      <w:bodyDiv w:val="1"/>
      <w:marLeft w:val="0"/>
      <w:marRight w:val="0"/>
      <w:marTop w:val="0"/>
      <w:marBottom w:val="0"/>
      <w:divBdr>
        <w:top w:val="none" w:sz="0" w:space="0" w:color="auto"/>
        <w:left w:val="none" w:sz="0" w:space="0" w:color="auto"/>
        <w:bottom w:val="none" w:sz="0" w:space="0" w:color="auto"/>
        <w:right w:val="none" w:sz="0" w:space="0" w:color="auto"/>
      </w:divBdr>
    </w:div>
    <w:div w:id="469783060">
      <w:bodyDiv w:val="1"/>
      <w:marLeft w:val="0"/>
      <w:marRight w:val="0"/>
      <w:marTop w:val="0"/>
      <w:marBottom w:val="0"/>
      <w:divBdr>
        <w:top w:val="none" w:sz="0" w:space="0" w:color="auto"/>
        <w:left w:val="none" w:sz="0" w:space="0" w:color="auto"/>
        <w:bottom w:val="none" w:sz="0" w:space="0" w:color="auto"/>
        <w:right w:val="none" w:sz="0" w:space="0" w:color="auto"/>
      </w:divBdr>
    </w:div>
    <w:div w:id="470247010">
      <w:bodyDiv w:val="1"/>
      <w:marLeft w:val="0"/>
      <w:marRight w:val="0"/>
      <w:marTop w:val="0"/>
      <w:marBottom w:val="0"/>
      <w:divBdr>
        <w:top w:val="none" w:sz="0" w:space="0" w:color="auto"/>
        <w:left w:val="none" w:sz="0" w:space="0" w:color="auto"/>
        <w:bottom w:val="none" w:sz="0" w:space="0" w:color="auto"/>
        <w:right w:val="none" w:sz="0" w:space="0" w:color="auto"/>
      </w:divBdr>
    </w:div>
    <w:div w:id="470366225">
      <w:bodyDiv w:val="1"/>
      <w:marLeft w:val="0"/>
      <w:marRight w:val="0"/>
      <w:marTop w:val="0"/>
      <w:marBottom w:val="0"/>
      <w:divBdr>
        <w:top w:val="none" w:sz="0" w:space="0" w:color="auto"/>
        <w:left w:val="none" w:sz="0" w:space="0" w:color="auto"/>
        <w:bottom w:val="none" w:sz="0" w:space="0" w:color="auto"/>
        <w:right w:val="none" w:sz="0" w:space="0" w:color="auto"/>
      </w:divBdr>
    </w:div>
    <w:div w:id="470752552">
      <w:bodyDiv w:val="1"/>
      <w:marLeft w:val="0"/>
      <w:marRight w:val="0"/>
      <w:marTop w:val="0"/>
      <w:marBottom w:val="0"/>
      <w:divBdr>
        <w:top w:val="none" w:sz="0" w:space="0" w:color="auto"/>
        <w:left w:val="none" w:sz="0" w:space="0" w:color="auto"/>
        <w:bottom w:val="none" w:sz="0" w:space="0" w:color="auto"/>
        <w:right w:val="none" w:sz="0" w:space="0" w:color="auto"/>
      </w:divBdr>
    </w:div>
    <w:div w:id="470830077">
      <w:bodyDiv w:val="1"/>
      <w:marLeft w:val="0"/>
      <w:marRight w:val="0"/>
      <w:marTop w:val="0"/>
      <w:marBottom w:val="0"/>
      <w:divBdr>
        <w:top w:val="none" w:sz="0" w:space="0" w:color="auto"/>
        <w:left w:val="none" w:sz="0" w:space="0" w:color="auto"/>
        <w:bottom w:val="none" w:sz="0" w:space="0" w:color="auto"/>
        <w:right w:val="none" w:sz="0" w:space="0" w:color="auto"/>
      </w:divBdr>
    </w:div>
    <w:div w:id="471219337">
      <w:bodyDiv w:val="1"/>
      <w:marLeft w:val="0"/>
      <w:marRight w:val="0"/>
      <w:marTop w:val="0"/>
      <w:marBottom w:val="0"/>
      <w:divBdr>
        <w:top w:val="none" w:sz="0" w:space="0" w:color="auto"/>
        <w:left w:val="none" w:sz="0" w:space="0" w:color="auto"/>
        <w:bottom w:val="none" w:sz="0" w:space="0" w:color="auto"/>
        <w:right w:val="none" w:sz="0" w:space="0" w:color="auto"/>
      </w:divBdr>
    </w:div>
    <w:div w:id="472060492">
      <w:bodyDiv w:val="1"/>
      <w:marLeft w:val="0"/>
      <w:marRight w:val="0"/>
      <w:marTop w:val="0"/>
      <w:marBottom w:val="0"/>
      <w:divBdr>
        <w:top w:val="none" w:sz="0" w:space="0" w:color="auto"/>
        <w:left w:val="none" w:sz="0" w:space="0" w:color="auto"/>
        <w:bottom w:val="none" w:sz="0" w:space="0" w:color="auto"/>
        <w:right w:val="none" w:sz="0" w:space="0" w:color="auto"/>
      </w:divBdr>
    </w:div>
    <w:div w:id="472061978">
      <w:bodyDiv w:val="1"/>
      <w:marLeft w:val="0"/>
      <w:marRight w:val="0"/>
      <w:marTop w:val="0"/>
      <w:marBottom w:val="0"/>
      <w:divBdr>
        <w:top w:val="none" w:sz="0" w:space="0" w:color="auto"/>
        <w:left w:val="none" w:sz="0" w:space="0" w:color="auto"/>
        <w:bottom w:val="none" w:sz="0" w:space="0" w:color="auto"/>
        <w:right w:val="none" w:sz="0" w:space="0" w:color="auto"/>
      </w:divBdr>
    </w:div>
    <w:div w:id="472257161">
      <w:bodyDiv w:val="1"/>
      <w:marLeft w:val="0"/>
      <w:marRight w:val="0"/>
      <w:marTop w:val="0"/>
      <w:marBottom w:val="0"/>
      <w:divBdr>
        <w:top w:val="none" w:sz="0" w:space="0" w:color="auto"/>
        <w:left w:val="none" w:sz="0" w:space="0" w:color="auto"/>
        <w:bottom w:val="none" w:sz="0" w:space="0" w:color="auto"/>
        <w:right w:val="none" w:sz="0" w:space="0" w:color="auto"/>
      </w:divBdr>
    </w:div>
    <w:div w:id="472795522">
      <w:bodyDiv w:val="1"/>
      <w:marLeft w:val="0"/>
      <w:marRight w:val="0"/>
      <w:marTop w:val="0"/>
      <w:marBottom w:val="0"/>
      <w:divBdr>
        <w:top w:val="none" w:sz="0" w:space="0" w:color="auto"/>
        <w:left w:val="none" w:sz="0" w:space="0" w:color="auto"/>
        <w:bottom w:val="none" w:sz="0" w:space="0" w:color="auto"/>
        <w:right w:val="none" w:sz="0" w:space="0" w:color="auto"/>
      </w:divBdr>
    </w:div>
    <w:div w:id="474185384">
      <w:bodyDiv w:val="1"/>
      <w:marLeft w:val="0"/>
      <w:marRight w:val="0"/>
      <w:marTop w:val="0"/>
      <w:marBottom w:val="0"/>
      <w:divBdr>
        <w:top w:val="none" w:sz="0" w:space="0" w:color="auto"/>
        <w:left w:val="none" w:sz="0" w:space="0" w:color="auto"/>
        <w:bottom w:val="none" w:sz="0" w:space="0" w:color="auto"/>
        <w:right w:val="none" w:sz="0" w:space="0" w:color="auto"/>
      </w:divBdr>
    </w:div>
    <w:div w:id="474763011">
      <w:bodyDiv w:val="1"/>
      <w:marLeft w:val="0"/>
      <w:marRight w:val="0"/>
      <w:marTop w:val="0"/>
      <w:marBottom w:val="0"/>
      <w:divBdr>
        <w:top w:val="none" w:sz="0" w:space="0" w:color="auto"/>
        <w:left w:val="none" w:sz="0" w:space="0" w:color="auto"/>
        <w:bottom w:val="none" w:sz="0" w:space="0" w:color="auto"/>
        <w:right w:val="none" w:sz="0" w:space="0" w:color="auto"/>
      </w:divBdr>
    </w:div>
    <w:div w:id="476650861">
      <w:bodyDiv w:val="1"/>
      <w:marLeft w:val="0"/>
      <w:marRight w:val="0"/>
      <w:marTop w:val="0"/>
      <w:marBottom w:val="0"/>
      <w:divBdr>
        <w:top w:val="none" w:sz="0" w:space="0" w:color="auto"/>
        <w:left w:val="none" w:sz="0" w:space="0" w:color="auto"/>
        <w:bottom w:val="none" w:sz="0" w:space="0" w:color="auto"/>
        <w:right w:val="none" w:sz="0" w:space="0" w:color="auto"/>
      </w:divBdr>
    </w:div>
    <w:div w:id="477235119">
      <w:bodyDiv w:val="1"/>
      <w:marLeft w:val="0"/>
      <w:marRight w:val="0"/>
      <w:marTop w:val="0"/>
      <w:marBottom w:val="0"/>
      <w:divBdr>
        <w:top w:val="none" w:sz="0" w:space="0" w:color="auto"/>
        <w:left w:val="none" w:sz="0" w:space="0" w:color="auto"/>
        <w:bottom w:val="none" w:sz="0" w:space="0" w:color="auto"/>
        <w:right w:val="none" w:sz="0" w:space="0" w:color="auto"/>
      </w:divBdr>
    </w:div>
    <w:div w:id="479351144">
      <w:bodyDiv w:val="1"/>
      <w:marLeft w:val="0"/>
      <w:marRight w:val="0"/>
      <w:marTop w:val="0"/>
      <w:marBottom w:val="0"/>
      <w:divBdr>
        <w:top w:val="none" w:sz="0" w:space="0" w:color="auto"/>
        <w:left w:val="none" w:sz="0" w:space="0" w:color="auto"/>
        <w:bottom w:val="none" w:sz="0" w:space="0" w:color="auto"/>
        <w:right w:val="none" w:sz="0" w:space="0" w:color="auto"/>
      </w:divBdr>
    </w:div>
    <w:div w:id="479686838">
      <w:bodyDiv w:val="1"/>
      <w:marLeft w:val="0"/>
      <w:marRight w:val="0"/>
      <w:marTop w:val="0"/>
      <w:marBottom w:val="0"/>
      <w:divBdr>
        <w:top w:val="none" w:sz="0" w:space="0" w:color="auto"/>
        <w:left w:val="none" w:sz="0" w:space="0" w:color="auto"/>
        <w:bottom w:val="none" w:sz="0" w:space="0" w:color="auto"/>
        <w:right w:val="none" w:sz="0" w:space="0" w:color="auto"/>
      </w:divBdr>
    </w:div>
    <w:div w:id="479809837">
      <w:bodyDiv w:val="1"/>
      <w:marLeft w:val="0"/>
      <w:marRight w:val="0"/>
      <w:marTop w:val="0"/>
      <w:marBottom w:val="0"/>
      <w:divBdr>
        <w:top w:val="none" w:sz="0" w:space="0" w:color="auto"/>
        <w:left w:val="none" w:sz="0" w:space="0" w:color="auto"/>
        <w:bottom w:val="none" w:sz="0" w:space="0" w:color="auto"/>
        <w:right w:val="none" w:sz="0" w:space="0" w:color="auto"/>
      </w:divBdr>
    </w:div>
    <w:div w:id="480119419">
      <w:bodyDiv w:val="1"/>
      <w:marLeft w:val="0"/>
      <w:marRight w:val="0"/>
      <w:marTop w:val="0"/>
      <w:marBottom w:val="0"/>
      <w:divBdr>
        <w:top w:val="none" w:sz="0" w:space="0" w:color="auto"/>
        <w:left w:val="none" w:sz="0" w:space="0" w:color="auto"/>
        <w:bottom w:val="none" w:sz="0" w:space="0" w:color="auto"/>
        <w:right w:val="none" w:sz="0" w:space="0" w:color="auto"/>
      </w:divBdr>
    </w:div>
    <w:div w:id="480345118">
      <w:bodyDiv w:val="1"/>
      <w:marLeft w:val="0"/>
      <w:marRight w:val="0"/>
      <w:marTop w:val="0"/>
      <w:marBottom w:val="0"/>
      <w:divBdr>
        <w:top w:val="none" w:sz="0" w:space="0" w:color="auto"/>
        <w:left w:val="none" w:sz="0" w:space="0" w:color="auto"/>
        <w:bottom w:val="none" w:sz="0" w:space="0" w:color="auto"/>
        <w:right w:val="none" w:sz="0" w:space="0" w:color="auto"/>
      </w:divBdr>
    </w:div>
    <w:div w:id="480512349">
      <w:bodyDiv w:val="1"/>
      <w:marLeft w:val="0"/>
      <w:marRight w:val="0"/>
      <w:marTop w:val="0"/>
      <w:marBottom w:val="0"/>
      <w:divBdr>
        <w:top w:val="none" w:sz="0" w:space="0" w:color="auto"/>
        <w:left w:val="none" w:sz="0" w:space="0" w:color="auto"/>
        <w:bottom w:val="none" w:sz="0" w:space="0" w:color="auto"/>
        <w:right w:val="none" w:sz="0" w:space="0" w:color="auto"/>
      </w:divBdr>
    </w:div>
    <w:div w:id="481510559">
      <w:bodyDiv w:val="1"/>
      <w:marLeft w:val="0"/>
      <w:marRight w:val="0"/>
      <w:marTop w:val="0"/>
      <w:marBottom w:val="0"/>
      <w:divBdr>
        <w:top w:val="none" w:sz="0" w:space="0" w:color="auto"/>
        <w:left w:val="none" w:sz="0" w:space="0" w:color="auto"/>
        <w:bottom w:val="none" w:sz="0" w:space="0" w:color="auto"/>
        <w:right w:val="none" w:sz="0" w:space="0" w:color="auto"/>
      </w:divBdr>
    </w:div>
    <w:div w:id="482551595">
      <w:bodyDiv w:val="1"/>
      <w:marLeft w:val="0"/>
      <w:marRight w:val="0"/>
      <w:marTop w:val="0"/>
      <w:marBottom w:val="0"/>
      <w:divBdr>
        <w:top w:val="none" w:sz="0" w:space="0" w:color="auto"/>
        <w:left w:val="none" w:sz="0" w:space="0" w:color="auto"/>
        <w:bottom w:val="none" w:sz="0" w:space="0" w:color="auto"/>
        <w:right w:val="none" w:sz="0" w:space="0" w:color="auto"/>
      </w:divBdr>
    </w:div>
    <w:div w:id="482742485">
      <w:bodyDiv w:val="1"/>
      <w:marLeft w:val="0"/>
      <w:marRight w:val="0"/>
      <w:marTop w:val="0"/>
      <w:marBottom w:val="0"/>
      <w:divBdr>
        <w:top w:val="none" w:sz="0" w:space="0" w:color="auto"/>
        <w:left w:val="none" w:sz="0" w:space="0" w:color="auto"/>
        <w:bottom w:val="none" w:sz="0" w:space="0" w:color="auto"/>
        <w:right w:val="none" w:sz="0" w:space="0" w:color="auto"/>
      </w:divBdr>
    </w:div>
    <w:div w:id="483351547">
      <w:bodyDiv w:val="1"/>
      <w:marLeft w:val="0"/>
      <w:marRight w:val="0"/>
      <w:marTop w:val="0"/>
      <w:marBottom w:val="0"/>
      <w:divBdr>
        <w:top w:val="none" w:sz="0" w:space="0" w:color="auto"/>
        <w:left w:val="none" w:sz="0" w:space="0" w:color="auto"/>
        <w:bottom w:val="none" w:sz="0" w:space="0" w:color="auto"/>
        <w:right w:val="none" w:sz="0" w:space="0" w:color="auto"/>
      </w:divBdr>
    </w:div>
    <w:div w:id="483818630">
      <w:bodyDiv w:val="1"/>
      <w:marLeft w:val="0"/>
      <w:marRight w:val="0"/>
      <w:marTop w:val="0"/>
      <w:marBottom w:val="0"/>
      <w:divBdr>
        <w:top w:val="none" w:sz="0" w:space="0" w:color="auto"/>
        <w:left w:val="none" w:sz="0" w:space="0" w:color="auto"/>
        <w:bottom w:val="none" w:sz="0" w:space="0" w:color="auto"/>
        <w:right w:val="none" w:sz="0" w:space="0" w:color="auto"/>
      </w:divBdr>
    </w:div>
    <w:div w:id="484014648">
      <w:bodyDiv w:val="1"/>
      <w:marLeft w:val="0"/>
      <w:marRight w:val="0"/>
      <w:marTop w:val="0"/>
      <w:marBottom w:val="0"/>
      <w:divBdr>
        <w:top w:val="none" w:sz="0" w:space="0" w:color="auto"/>
        <w:left w:val="none" w:sz="0" w:space="0" w:color="auto"/>
        <w:bottom w:val="none" w:sz="0" w:space="0" w:color="auto"/>
        <w:right w:val="none" w:sz="0" w:space="0" w:color="auto"/>
      </w:divBdr>
    </w:div>
    <w:div w:id="484206399">
      <w:bodyDiv w:val="1"/>
      <w:marLeft w:val="0"/>
      <w:marRight w:val="0"/>
      <w:marTop w:val="0"/>
      <w:marBottom w:val="0"/>
      <w:divBdr>
        <w:top w:val="none" w:sz="0" w:space="0" w:color="auto"/>
        <w:left w:val="none" w:sz="0" w:space="0" w:color="auto"/>
        <w:bottom w:val="none" w:sz="0" w:space="0" w:color="auto"/>
        <w:right w:val="none" w:sz="0" w:space="0" w:color="auto"/>
      </w:divBdr>
    </w:div>
    <w:div w:id="484323044">
      <w:bodyDiv w:val="1"/>
      <w:marLeft w:val="0"/>
      <w:marRight w:val="0"/>
      <w:marTop w:val="0"/>
      <w:marBottom w:val="0"/>
      <w:divBdr>
        <w:top w:val="none" w:sz="0" w:space="0" w:color="auto"/>
        <w:left w:val="none" w:sz="0" w:space="0" w:color="auto"/>
        <w:bottom w:val="none" w:sz="0" w:space="0" w:color="auto"/>
        <w:right w:val="none" w:sz="0" w:space="0" w:color="auto"/>
      </w:divBdr>
    </w:div>
    <w:div w:id="484661928">
      <w:bodyDiv w:val="1"/>
      <w:marLeft w:val="0"/>
      <w:marRight w:val="0"/>
      <w:marTop w:val="0"/>
      <w:marBottom w:val="0"/>
      <w:divBdr>
        <w:top w:val="none" w:sz="0" w:space="0" w:color="auto"/>
        <w:left w:val="none" w:sz="0" w:space="0" w:color="auto"/>
        <w:bottom w:val="none" w:sz="0" w:space="0" w:color="auto"/>
        <w:right w:val="none" w:sz="0" w:space="0" w:color="auto"/>
      </w:divBdr>
    </w:div>
    <w:div w:id="485168803">
      <w:bodyDiv w:val="1"/>
      <w:marLeft w:val="0"/>
      <w:marRight w:val="0"/>
      <w:marTop w:val="0"/>
      <w:marBottom w:val="0"/>
      <w:divBdr>
        <w:top w:val="none" w:sz="0" w:space="0" w:color="auto"/>
        <w:left w:val="none" w:sz="0" w:space="0" w:color="auto"/>
        <w:bottom w:val="none" w:sz="0" w:space="0" w:color="auto"/>
        <w:right w:val="none" w:sz="0" w:space="0" w:color="auto"/>
      </w:divBdr>
    </w:div>
    <w:div w:id="485971280">
      <w:bodyDiv w:val="1"/>
      <w:marLeft w:val="0"/>
      <w:marRight w:val="0"/>
      <w:marTop w:val="0"/>
      <w:marBottom w:val="0"/>
      <w:divBdr>
        <w:top w:val="none" w:sz="0" w:space="0" w:color="auto"/>
        <w:left w:val="none" w:sz="0" w:space="0" w:color="auto"/>
        <w:bottom w:val="none" w:sz="0" w:space="0" w:color="auto"/>
        <w:right w:val="none" w:sz="0" w:space="0" w:color="auto"/>
      </w:divBdr>
    </w:div>
    <w:div w:id="486047568">
      <w:bodyDiv w:val="1"/>
      <w:marLeft w:val="0"/>
      <w:marRight w:val="0"/>
      <w:marTop w:val="0"/>
      <w:marBottom w:val="0"/>
      <w:divBdr>
        <w:top w:val="none" w:sz="0" w:space="0" w:color="auto"/>
        <w:left w:val="none" w:sz="0" w:space="0" w:color="auto"/>
        <w:bottom w:val="none" w:sz="0" w:space="0" w:color="auto"/>
        <w:right w:val="none" w:sz="0" w:space="0" w:color="auto"/>
      </w:divBdr>
    </w:div>
    <w:div w:id="486551251">
      <w:bodyDiv w:val="1"/>
      <w:marLeft w:val="0"/>
      <w:marRight w:val="0"/>
      <w:marTop w:val="0"/>
      <w:marBottom w:val="0"/>
      <w:divBdr>
        <w:top w:val="none" w:sz="0" w:space="0" w:color="auto"/>
        <w:left w:val="none" w:sz="0" w:space="0" w:color="auto"/>
        <w:bottom w:val="none" w:sz="0" w:space="0" w:color="auto"/>
        <w:right w:val="none" w:sz="0" w:space="0" w:color="auto"/>
      </w:divBdr>
    </w:div>
    <w:div w:id="487743336">
      <w:bodyDiv w:val="1"/>
      <w:marLeft w:val="0"/>
      <w:marRight w:val="0"/>
      <w:marTop w:val="0"/>
      <w:marBottom w:val="0"/>
      <w:divBdr>
        <w:top w:val="none" w:sz="0" w:space="0" w:color="auto"/>
        <w:left w:val="none" w:sz="0" w:space="0" w:color="auto"/>
        <w:bottom w:val="none" w:sz="0" w:space="0" w:color="auto"/>
        <w:right w:val="none" w:sz="0" w:space="0" w:color="auto"/>
      </w:divBdr>
    </w:div>
    <w:div w:id="487988556">
      <w:bodyDiv w:val="1"/>
      <w:marLeft w:val="0"/>
      <w:marRight w:val="0"/>
      <w:marTop w:val="0"/>
      <w:marBottom w:val="0"/>
      <w:divBdr>
        <w:top w:val="none" w:sz="0" w:space="0" w:color="auto"/>
        <w:left w:val="none" w:sz="0" w:space="0" w:color="auto"/>
        <w:bottom w:val="none" w:sz="0" w:space="0" w:color="auto"/>
        <w:right w:val="none" w:sz="0" w:space="0" w:color="auto"/>
      </w:divBdr>
    </w:div>
    <w:div w:id="488059199">
      <w:bodyDiv w:val="1"/>
      <w:marLeft w:val="0"/>
      <w:marRight w:val="0"/>
      <w:marTop w:val="0"/>
      <w:marBottom w:val="0"/>
      <w:divBdr>
        <w:top w:val="none" w:sz="0" w:space="0" w:color="auto"/>
        <w:left w:val="none" w:sz="0" w:space="0" w:color="auto"/>
        <w:bottom w:val="none" w:sz="0" w:space="0" w:color="auto"/>
        <w:right w:val="none" w:sz="0" w:space="0" w:color="auto"/>
      </w:divBdr>
    </w:div>
    <w:div w:id="490145129">
      <w:bodyDiv w:val="1"/>
      <w:marLeft w:val="0"/>
      <w:marRight w:val="0"/>
      <w:marTop w:val="0"/>
      <w:marBottom w:val="0"/>
      <w:divBdr>
        <w:top w:val="none" w:sz="0" w:space="0" w:color="auto"/>
        <w:left w:val="none" w:sz="0" w:space="0" w:color="auto"/>
        <w:bottom w:val="none" w:sz="0" w:space="0" w:color="auto"/>
        <w:right w:val="none" w:sz="0" w:space="0" w:color="auto"/>
      </w:divBdr>
    </w:div>
    <w:div w:id="491218479">
      <w:bodyDiv w:val="1"/>
      <w:marLeft w:val="0"/>
      <w:marRight w:val="0"/>
      <w:marTop w:val="0"/>
      <w:marBottom w:val="0"/>
      <w:divBdr>
        <w:top w:val="none" w:sz="0" w:space="0" w:color="auto"/>
        <w:left w:val="none" w:sz="0" w:space="0" w:color="auto"/>
        <w:bottom w:val="none" w:sz="0" w:space="0" w:color="auto"/>
        <w:right w:val="none" w:sz="0" w:space="0" w:color="auto"/>
      </w:divBdr>
    </w:div>
    <w:div w:id="491456357">
      <w:bodyDiv w:val="1"/>
      <w:marLeft w:val="0"/>
      <w:marRight w:val="0"/>
      <w:marTop w:val="0"/>
      <w:marBottom w:val="0"/>
      <w:divBdr>
        <w:top w:val="none" w:sz="0" w:space="0" w:color="auto"/>
        <w:left w:val="none" w:sz="0" w:space="0" w:color="auto"/>
        <w:bottom w:val="none" w:sz="0" w:space="0" w:color="auto"/>
        <w:right w:val="none" w:sz="0" w:space="0" w:color="auto"/>
      </w:divBdr>
    </w:div>
    <w:div w:id="491458373">
      <w:bodyDiv w:val="1"/>
      <w:marLeft w:val="0"/>
      <w:marRight w:val="0"/>
      <w:marTop w:val="0"/>
      <w:marBottom w:val="0"/>
      <w:divBdr>
        <w:top w:val="none" w:sz="0" w:space="0" w:color="auto"/>
        <w:left w:val="none" w:sz="0" w:space="0" w:color="auto"/>
        <w:bottom w:val="none" w:sz="0" w:space="0" w:color="auto"/>
        <w:right w:val="none" w:sz="0" w:space="0" w:color="auto"/>
      </w:divBdr>
    </w:div>
    <w:div w:id="492570110">
      <w:bodyDiv w:val="1"/>
      <w:marLeft w:val="0"/>
      <w:marRight w:val="0"/>
      <w:marTop w:val="0"/>
      <w:marBottom w:val="0"/>
      <w:divBdr>
        <w:top w:val="none" w:sz="0" w:space="0" w:color="auto"/>
        <w:left w:val="none" w:sz="0" w:space="0" w:color="auto"/>
        <w:bottom w:val="none" w:sz="0" w:space="0" w:color="auto"/>
        <w:right w:val="none" w:sz="0" w:space="0" w:color="auto"/>
      </w:divBdr>
    </w:div>
    <w:div w:id="493765438">
      <w:bodyDiv w:val="1"/>
      <w:marLeft w:val="0"/>
      <w:marRight w:val="0"/>
      <w:marTop w:val="0"/>
      <w:marBottom w:val="0"/>
      <w:divBdr>
        <w:top w:val="none" w:sz="0" w:space="0" w:color="auto"/>
        <w:left w:val="none" w:sz="0" w:space="0" w:color="auto"/>
        <w:bottom w:val="none" w:sz="0" w:space="0" w:color="auto"/>
        <w:right w:val="none" w:sz="0" w:space="0" w:color="auto"/>
      </w:divBdr>
    </w:div>
    <w:div w:id="494030745">
      <w:bodyDiv w:val="1"/>
      <w:marLeft w:val="0"/>
      <w:marRight w:val="0"/>
      <w:marTop w:val="0"/>
      <w:marBottom w:val="0"/>
      <w:divBdr>
        <w:top w:val="none" w:sz="0" w:space="0" w:color="auto"/>
        <w:left w:val="none" w:sz="0" w:space="0" w:color="auto"/>
        <w:bottom w:val="none" w:sz="0" w:space="0" w:color="auto"/>
        <w:right w:val="none" w:sz="0" w:space="0" w:color="auto"/>
      </w:divBdr>
    </w:div>
    <w:div w:id="494104970">
      <w:bodyDiv w:val="1"/>
      <w:marLeft w:val="0"/>
      <w:marRight w:val="0"/>
      <w:marTop w:val="0"/>
      <w:marBottom w:val="0"/>
      <w:divBdr>
        <w:top w:val="none" w:sz="0" w:space="0" w:color="auto"/>
        <w:left w:val="none" w:sz="0" w:space="0" w:color="auto"/>
        <w:bottom w:val="none" w:sz="0" w:space="0" w:color="auto"/>
        <w:right w:val="none" w:sz="0" w:space="0" w:color="auto"/>
      </w:divBdr>
    </w:div>
    <w:div w:id="494731837">
      <w:bodyDiv w:val="1"/>
      <w:marLeft w:val="0"/>
      <w:marRight w:val="0"/>
      <w:marTop w:val="0"/>
      <w:marBottom w:val="0"/>
      <w:divBdr>
        <w:top w:val="none" w:sz="0" w:space="0" w:color="auto"/>
        <w:left w:val="none" w:sz="0" w:space="0" w:color="auto"/>
        <w:bottom w:val="none" w:sz="0" w:space="0" w:color="auto"/>
        <w:right w:val="none" w:sz="0" w:space="0" w:color="auto"/>
      </w:divBdr>
    </w:div>
    <w:div w:id="495461956">
      <w:bodyDiv w:val="1"/>
      <w:marLeft w:val="0"/>
      <w:marRight w:val="0"/>
      <w:marTop w:val="0"/>
      <w:marBottom w:val="0"/>
      <w:divBdr>
        <w:top w:val="none" w:sz="0" w:space="0" w:color="auto"/>
        <w:left w:val="none" w:sz="0" w:space="0" w:color="auto"/>
        <w:bottom w:val="none" w:sz="0" w:space="0" w:color="auto"/>
        <w:right w:val="none" w:sz="0" w:space="0" w:color="auto"/>
      </w:divBdr>
    </w:div>
    <w:div w:id="496187409">
      <w:bodyDiv w:val="1"/>
      <w:marLeft w:val="0"/>
      <w:marRight w:val="0"/>
      <w:marTop w:val="0"/>
      <w:marBottom w:val="0"/>
      <w:divBdr>
        <w:top w:val="none" w:sz="0" w:space="0" w:color="auto"/>
        <w:left w:val="none" w:sz="0" w:space="0" w:color="auto"/>
        <w:bottom w:val="none" w:sz="0" w:space="0" w:color="auto"/>
        <w:right w:val="none" w:sz="0" w:space="0" w:color="auto"/>
      </w:divBdr>
    </w:div>
    <w:div w:id="496652894">
      <w:bodyDiv w:val="1"/>
      <w:marLeft w:val="0"/>
      <w:marRight w:val="0"/>
      <w:marTop w:val="0"/>
      <w:marBottom w:val="0"/>
      <w:divBdr>
        <w:top w:val="none" w:sz="0" w:space="0" w:color="auto"/>
        <w:left w:val="none" w:sz="0" w:space="0" w:color="auto"/>
        <w:bottom w:val="none" w:sz="0" w:space="0" w:color="auto"/>
        <w:right w:val="none" w:sz="0" w:space="0" w:color="auto"/>
      </w:divBdr>
    </w:div>
    <w:div w:id="498159720">
      <w:bodyDiv w:val="1"/>
      <w:marLeft w:val="0"/>
      <w:marRight w:val="0"/>
      <w:marTop w:val="0"/>
      <w:marBottom w:val="0"/>
      <w:divBdr>
        <w:top w:val="none" w:sz="0" w:space="0" w:color="auto"/>
        <w:left w:val="none" w:sz="0" w:space="0" w:color="auto"/>
        <w:bottom w:val="none" w:sz="0" w:space="0" w:color="auto"/>
        <w:right w:val="none" w:sz="0" w:space="0" w:color="auto"/>
      </w:divBdr>
    </w:div>
    <w:div w:id="498272225">
      <w:bodyDiv w:val="1"/>
      <w:marLeft w:val="0"/>
      <w:marRight w:val="0"/>
      <w:marTop w:val="0"/>
      <w:marBottom w:val="0"/>
      <w:divBdr>
        <w:top w:val="none" w:sz="0" w:space="0" w:color="auto"/>
        <w:left w:val="none" w:sz="0" w:space="0" w:color="auto"/>
        <w:bottom w:val="none" w:sz="0" w:space="0" w:color="auto"/>
        <w:right w:val="none" w:sz="0" w:space="0" w:color="auto"/>
      </w:divBdr>
    </w:div>
    <w:div w:id="500390848">
      <w:bodyDiv w:val="1"/>
      <w:marLeft w:val="0"/>
      <w:marRight w:val="0"/>
      <w:marTop w:val="0"/>
      <w:marBottom w:val="0"/>
      <w:divBdr>
        <w:top w:val="none" w:sz="0" w:space="0" w:color="auto"/>
        <w:left w:val="none" w:sz="0" w:space="0" w:color="auto"/>
        <w:bottom w:val="none" w:sz="0" w:space="0" w:color="auto"/>
        <w:right w:val="none" w:sz="0" w:space="0" w:color="auto"/>
      </w:divBdr>
    </w:div>
    <w:div w:id="500656803">
      <w:bodyDiv w:val="1"/>
      <w:marLeft w:val="0"/>
      <w:marRight w:val="0"/>
      <w:marTop w:val="0"/>
      <w:marBottom w:val="0"/>
      <w:divBdr>
        <w:top w:val="none" w:sz="0" w:space="0" w:color="auto"/>
        <w:left w:val="none" w:sz="0" w:space="0" w:color="auto"/>
        <w:bottom w:val="none" w:sz="0" w:space="0" w:color="auto"/>
        <w:right w:val="none" w:sz="0" w:space="0" w:color="auto"/>
      </w:divBdr>
    </w:div>
    <w:div w:id="500659168">
      <w:bodyDiv w:val="1"/>
      <w:marLeft w:val="0"/>
      <w:marRight w:val="0"/>
      <w:marTop w:val="0"/>
      <w:marBottom w:val="0"/>
      <w:divBdr>
        <w:top w:val="none" w:sz="0" w:space="0" w:color="auto"/>
        <w:left w:val="none" w:sz="0" w:space="0" w:color="auto"/>
        <w:bottom w:val="none" w:sz="0" w:space="0" w:color="auto"/>
        <w:right w:val="none" w:sz="0" w:space="0" w:color="auto"/>
      </w:divBdr>
    </w:div>
    <w:div w:id="500972829">
      <w:bodyDiv w:val="1"/>
      <w:marLeft w:val="0"/>
      <w:marRight w:val="0"/>
      <w:marTop w:val="0"/>
      <w:marBottom w:val="0"/>
      <w:divBdr>
        <w:top w:val="none" w:sz="0" w:space="0" w:color="auto"/>
        <w:left w:val="none" w:sz="0" w:space="0" w:color="auto"/>
        <w:bottom w:val="none" w:sz="0" w:space="0" w:color="auto"/>
        <w:right w:val="none" w:sz="0" w:space="0" w:color="auto"/>
      </w:divBdr>
    </w:div>
    <w:div w:id="502663845">
      <w:bodyDiv w:val="1"/>
      <w:marLeft w:val="0"/>
      <w:marRight w:val="0"/>
      <w:marTop w:val="0"/>
      <w:marBottom w:val="0"/>
      <w:divBdr>
        <w:top w:val="none" w:sz="0" w:space="0" w:color="auto"/>
        <w:left w:val="none" w:sz="0" w:space="0" w:color="auto"/>
        <w:bottom w:val="none" w:sz="0" w:space="0" w:color="auto"/>
        <w:right w:val="none" w:sz="0" w:space="0" w:color="auto"/>
      </w:divBdr>
    </w:div>
    <w:div w:id="502860173">
      <w:bodyDiv w:val="1"/>
      <w:marLeft w:val="0"/>
      <w:marRight w:val="0"/>
      <w:marTop w:val="0"/>
      <w:marBottom w:val="0"/>
      <w:divBdr>
        <w:top w:val="none" w:sz="0" w:space="0" w:color="auto"/>
        <w:left w:val="none" w:sz="0" w:space="0" w:color="auto"/>
        <w:bottom w:val="none" w:sz="0" w:space="0" w:color="auto"/>
        <w:right w:val="none" w:sz="0" w:space="0" w:color="auto"/>
      </w:divBdr>
    </w:div>
    <w:div w:id="503251169">
      <w:bodyDiv w:val="1"/>
      <w:marLeft w:val="0"/>
      <w:marRight w:val="0"/>
      <w:marTop w:val="0"/>
      <w:marBottom w:val="0"/>
      <w:divBdr>
        <w:top w:val="none" w:sz="0" w:space="0" w:color="auto"/>
        <w:left w:val="none" w:sz="0" w:space="0" w:color="auto"/>
        <w:bottom w:val="none" w:sz="0" w:space="0" w:color="auto"/>
        <w:right w:val="none" w:sz="0" w:space="0" w:color="auto"/>
      </w:divBdr>
    </w:div>
    <w:div w:id="503324541">
      <w:bodyDiv w:val="1"/>
      <w:marLeft w:val="0"/>
      <w:marRight w:val="0"/>
      <w:marTop w:val="0"/>
      <w:marBottom w:val="0"/>
      <w:divBdr>
        <w:top w:val="none" w:sz="0" w:space="0" w:color="auto"/>
        <w:left w:val="none" w:sz="0" w:space="0" w:color="auto"/>
        <w:bottom w:val="none" w:sz="0" w:space="0" w:color="auto"/>
        <w:right w:val="none" w:sz="0" w:space="0" w:color="auto"/>
      </w:divBdr>
    </w:div>
    <w:div w:id="505367270">
      <w:bodyDiv w:val="1"/>
      <w:marLeft w:val="0"/>
      <w:marRight w:val="0"/>
      <w:marTop w:val="0"/>
      <w:marBottom w:val="0"/>
      <w:divBdr>
        <w:top w:val="none" w:sz="0" w:space="0" w:color="auto"/>
        <w:left w:val="none" w:sz="0" w:space="0" w:color="auto"/>
        <w:bottom w:val="none" w:sz="0" w:space="0" w:color="auto"/>
        <w:right w:val="none" w:sz="0" w:space="0" w:color="auto"/>
      </w:divBdr>
    </w:div>
    <w:div w:id="505898607">
      <w:bodyDiv w:val="1"/>
      <w:marLeft w:val="0"/>
      <w:marRight w:val="0"/>
      <w:marTop w:val="0"/>
      <w:marBottom w:val="0"/>
      <w:divBdr>
        <w:top w:val="none" w:sz="0" w:space="0" w:color="auto"/>
        <w:left w:val="none" w:sz="0" w:space="0" w:color="auto"/>
        <w:bottom w:val="none" w:sz="0" w:space="0" w:color="auto"/>
        <w:right w:val="none" w:sz="0" w:space="0" w:color="auto"/>
      </w:divBdr>
    </w:div>
    <w:div w:id="507135987">
      <w:bodyDiv w:val="1"/>
      <w:marLeft w:val="0"/>
      <w:marRight w:val="0"/>
      <w:marTop w:val="0"/>
      <w:marBottom w:val="0"/>
      <w:divBdr>
        <w:top w:val="none" w:sz="0" w:space="0" w:color="auto"/>
        <w:left w:val="none" w:sz="0" w:space="0" w:color="auto"/>
        <w:bottom w:val="none" w:sz="0" w:space="0" w:color="auto"/>
        <w:right w:val="none" w:sz="0" w:space="0" w:color="auto"/>
      </w:divBdr>
    </w:div>
    <w:div w:id="508259374">
      <w:bodyDiv w:val="1"/>
      <w:marLeft w:val="0"/>
      <w:marRight w:val="0"/>
      <w:marTop w:val="0"/>
      <w:marBottom w:val="0"/>
      <w:divBdr>
        <w:top w:val="none" w:sz="0" w:space="0" w:color="auto"/>
        <w:left w:val="none" w:sz="0" w:space="0" w:color="auto"/>
        <w:bottom w:val="none" w:sz="0" w:space="0" w:color="auto"/>
        <w:right w:val="none" w:sz="0" w:space="0" w:color="auto"/>
      </w:divBdr>
    </w:div>
    <w:div w:id="509030418">
      <w:bodyDiv w:val="1"/>
      <w:marLeft w:val="0"/>
      <w:marRight w:val="0"/>
      <w:marTop w:val="0"/>
      <w:marBottom w:val="0"/>
      <w:divBdr>
        <w:top w:val="none" w:sz="0" w:space="0" w:color="auto"/>
        <w:left w:val="none" w:sz="0" w:space="0" w:color="auto"/>
        <w:bottom w:val="none" w:sz="0" w:space="0" w:color="auto"/>
        <w:right w:val="none" w:sz="0" w:space="0" w:color="auto"/>
      </w:divBdr>
    </w:div>
    <w:div w:id="509180358">
      <w:bodyDiv w:val="1"/>
      <w:marLeft w:val="0"/>
      <w:marRight w:val="0"/>
      <w:marTop w:val="0"/>
      <w:marBottom w:val="0"/>
      <w:divBdr>
        <w:top w:val="none" w:sz="0" w:space="0" w:color="auto"/>
        <w:left w:val="none" w:sz="0" w:space="0" w:color="auto"/>
        <w:bottom w:val="none" w:sz="0" w:space="0" w:color="auto"/>
        <w:right w:val="none" w:sz="0" w:space="0" w:color="auto"/>
      </w:divBdr>
    </w:div>
    <w:div w:id="510797842">
      <w:bodyDiv w:val="1"/>
      <w:marLeft w:val="0"/>
      <w:marRight w:val="0"/>
      <w:marTop w:val="0"/>
      <w:marBottom w:val="0"/>
      <w:divBdr>
        <w:top w:val="none" w:sz="0" w:space="0" w:color="auto"/>
        <w:left w:val="none" w:sz="0" w:space="0" w:color="auto"/>
        <w:bottom w:val="none" w:sz="0" w:space="0" w:color="auto"/>
        <w:right w:val="none" w:sz="0" w:space="0" w:color="auto"/>
      </w:divBdr>
    </w:div>
    <w:div w:id="510801367">
      <w:bodyDiv w:val="1"/>
      <w:marLeft w:val="0"/>
      <w:marRight w:val="0"/>
      <w:marTop w:val="0"/>
      <w:marBottom w:val="0"/>
      <w:divBdr>
        <w:top w:val="none" w:sz="0" w:space="0" w:color="auto"/>
        <w:left w:val="none" w:sz="0" w:space="0" w:color="auto"/>
        <w:bottom w:val="none" w:sz="0" w:space="0" w:color="auto"/>
        <w:right w:val="none" w:sz="0" w:space="0" w:color="auto"/>
      </w:divBdr>
    </w:div>
    <w:div w:id="511380168">
      <w:bodyDiv w:val="1"/>
      <w:marLeft w:val="0"/>
      <w:marRight w:val="0"/>
      <w:marTop w:val="0"/>
      <w:marBottom w:val="0"/>
      <w:divBdr>
        <w:top w:val="none" w:sz="0" w:space="0" w:color="auto"/>
        <w:left w:val="none" w:sz="0" w:space="0" w:color="auto"/>
        <w:bottom w:val="none" w:sz="0" w:space="0" w:color="auto"/>
        <w:right w:val="none" w:sz="0" w:space="0" w:color="auto"/>
      </w:divBdr>
    </w:div>
    <w:div w:id="511846406">
      <w:bodyDiv w:val="1"/>
      <w:marLeft w:val="0"/>
      <w:marRight w:val="0"/>
      <w:marTop w:val="0"/>
      <w:marBottom w:val="0"/>
      <w:divBdr>
        <w:top w:val="none" w:sz="0" w:space="0" w:color="auto"/>
        <w:left w:val="none" w:sz="0" w:space="0" w:color="auto"/>
        <w:bottom w:val="none" w:sz="0" w:space="0" w:color="auto"/>
        <w:right w:val="none" w:sz="0" w:space="0" w:color="auto"/>
      </w:divBdr>
    </w:div>
    <w:div w:id="512770107">
      <w:bodyDiv w:val="1"/>
      <w:marLeft w:val="0"/>
      <w:marRight w:val="0"/>
      <w:marTop w:val="0"/>
      <w:marBottom w:val="0"/>
      <w:divBdr>
        <w:top w:val="none" w:sz="0" w:space="0" w:color="auto"/>
        <w:left w:val="none" w:sz="0" w:space="0" w:color="auto"/>
        <w:bottom w:val="none" w:sz="0" w:space="0" w:color="auto"/>
        <w:right w:val="none" w:sz="0" w:space="0" w:color="auto"/>
      </w:divBdr>
    </w:div>
    <w:div w:id="513882734">
      <w:bodyDiv w:val="1"/>
      <w:marLeft w:val="0"/>
      <w:marRight w:val="0"/>
      <w:marTop w:val="0"/>
      <w:marBottom w:val="0"/>
      <w:divBdr>
        <w:top w:val="none" w:sz="0" w:space="0" w:color="auto"/>
        <w:left w:val="none" w:sz="0" w:space="0" w:color="auto"/>
        <w:bottom w:val="none" w:sz="0" w:space="0" w:color="auto"/>
        <w:right w:val="none" w:sz="0" w:space="0" w:color="auto"/>
      </w:divBdr>
    </w:div>
    <w:div w:id="514075056">
      <w:bodyDiv w:val="1"/>
      <w:marLeft w:val="0"/>
      <w:marRight w:val="0"/>
      <w:marTop w:val="0"/>
      <w:marBottom w:val="0"/>
      <w:divBdr>
        <w:top w:val="none" w:sz="0" w:space="0" w:color="auto"/>
        <w:left w:val="none" w:sz="0" w:space="0" w:color="auto"/>
        <w:bottom w:val="none" w:sz="0" w:space="0" w:color="auto"/>
        <w:right w:val="none" w:sz="0" w:space="0" w:color="auto"/>
      </w:divBdr>
    </w:div>
    <w:div w:id="514730547">
      <w:bodyDiv w:val="1"/>
      <w:marLeft w:val="0"/>
      <w:marRight w:val="0"/>
      <w:marTop w:val="0"/>
      <w:marBottom w:val="0"/>
      <w:divBdr>
        <w:top w:val="none" w:sz="0" w:space="0" w:color="auto"/>
        <w:left w:val="none" w:sz="0" w:space="0" w:color="auto"/>
        <w:bottom w:val="none" w:sz="0" w:space="0" w:color="auto"/>
        <w:right w:val="none" w:sz="0" w:space="0" w:color="auto"/>
      </w:divBdr>
    </w:div>
    <w:div w:id="514928472">
      <w:bodyDiv w:val="1"/>
      <w:marLeft w:val="0"/>
      <w:marRight w:val="0"/>
      <w:marTop w:val="0"/>
      <w:marBottom w:val="0"/>
      <w:divBdr>
        <w:top w:val="none" w:sz="0" w:space="0" w:color="auto"/>
        <w:left w:val="none" w:sz="0" w:space="0" w:color="auto"/>
        <w:bottom w:val="none" w:sz="0" w:space="0" w:color="auto"/>
        <w:right w:val="none" w:sz="0" w:space="0" w:color="auto"/>
      </w:divBdr>
    </w:div>
    <w:div w:id="514999457">
      <w:bodyDiv w:val="1"/>
      <w:marLeft w:val="0"/>
      <w:marRight w:val="0"/>
      <w:marTop w:val="0"/>
      <w:marBottom w:val="0"/>
      <w:divBdr>
        <w:top w:val="none" w:sz="0" w:space="0" w:color="auto"/>
        <w:left w:val="none" w:sz="0" w:space="0" w:color="auto"/>
        <w:bottom w:val="none" w:sz="0" w:space="0" w:color="auto"/>
        <w:right w:val="none" w:sz="0" w:space="0" w:color="auto"/>
      </w:divBdr>
    </w:div>
    <w:div w:id="515465147">
      <w:bodyDiv w:val="1"/>
      <w:marLeft w:val="0"/>
      <w:marRight w:val="0"/>
      <w:marTop w:val="0"/>
      <w:marBottom w:val="0"/>
      <w:divBdr>
        <w:top w:val="none" w:sz="0" w:space="0" w:color="auto"/>
        <w:left w:val="none" w:sz="0" w:space="0" w:color="auto"/>
        <w:bottom w:val="none" w:sz="0" w:space="0" w:color="auto"/>
        <w:right w:val="none" w:sz="0" w:space="0" w:color="auto"/>
      </w:divBdr>
    </w:div>
    <w:div w:id="515506199">
      <w:bodyDiv w:val="1"/>
      <w:marLeft w:val="0"/>
      <w:marRight w:val="0"/>
      <w:marTop w:val="0"/>
      <w:marBottom w:val="0"/>
      <w:divBdr>
        <w:top w:val="none" w:sz="0" w:space="0" w:color="auto"/>
        <w:left w:val="none" w:sz="0" w:space="0" w:color="auto"/>
        <w:bottom w:val="none" w:sz="0" w:space="0" w:color="auto"/>
        <w:right w:val="none" w:sz="0" w:space="0" w:color="auto"/>
      </w:divBdr>
    </w:div>
    <w:div w:id="515585295">
      <w:bodyDiv w:val="1"/>
      <w:marLeft w:val="0"/>
      <w:marRight w:val="0"/>
      <w:marTop w:val="0"/>
      <w:marBottom w:val="0"/>
      <w:divBdr>
        <w:top w:val="none" w:sz="0" w:space="0" w:color="auto"/>
        <w:left w:val="none" w:sz="0" w:space="0" w:color="auto"/>
        <w:bottom w:val="none" w:sz="0" w:space="0" w:color="auto"/>
        <w:right w:val="none" w:sz="0" w:space="0" w:color="auto"/>
      </w:divBdr>
    </w:div>
    <w:div w:id="515997321">
      <w:bodyDiv w:val="1"/>
      <w:marLeft w:val="0"/>
      <w:marRight w:val="0"/>
      <w:marTop w:val="0"/>
      <w:marBottom w:val="0"/>
      <w:divBdr>
        <w:top w:val="none" w:sz="0" w:space="0" w:color="auto"/>
        <w:left w:val="none" w:sz="0" w:space="0" w:color="auto"/>
        <w:bottom w:val="none" w:sz="0" w:space="0" w:color="auto"/>
        <w:right w:val="none" w:sz="0" w:space="0" w:color="auto"/>
      </w:divBdr>
    </w:div>
    <w:div w:id="516039496">
      <w:bodyDiv w:val="1"/>
      <w:marLeft w:val="0"/>
      <w:marRight w:val="0"/>
      <w:marTop w:val="0"/>
      <w:marBottom w:val="0"/>
      <w:divBdr>
        <w:top w:val="none" w:sz="0" w:space="0" w:color="auto"/>
        <w:left w:val="none" w:sz="0" w:space="0" w:color="auto"/>
        <w:bottom w:val="none" w:sz="0" w:space="0" w:color="auto"/>
        <w:right w:val="none" w:sz="0" w:space="0" w:color="auto"/>
      </w:divBdr>
    </w:div>
    <w:div w:id="516164608">
      <w:bodyDiv w:val="1"/>
      <w:marLeft w:val="0"/>
      <w:marRight w:val="0"/>
      <w:marTop w:val="0"/>
      <w:marBottom w:val="0"/>
      <w:divBdr>
        <w:top w:val="none" w:sz="0" w:space="0" w:color="auto"/>
        <w:left w:val="none" w:sz="0" w:space="0" w:color="auto"/>
        <w:bottom w:val="none" w:sz="0" w:space="0" w:color="auto"/>
        <w:right w:val="none" w:sz="0" w:space="0" w:color="auto"/>
      </w:divBdr>
    </w:div>
    <w:div w:id="516503159">
      <w:bodyDiv w:val="1"/>
      <w:marLeft w:val="0"/>
      <w:marRight w:val="0"/>
      <w:marTop w:val="0"/>
      <w:marBottom w:val="0"/>
      <w:divBdr>
        <w:top w:val="none" w:sz="0" w:space="0" w:color="auto"/>
        <w:left w:val="none" w:sz="0" w:space="0" w:color="auto"/>
        <w:bottom w:val="none" w:sz="0" w:space="0" w:color="auto"/>
        <w:right w:val="none" w:sz="0" w:space="0" w:color="auto"/>
      </w:divBdr>
    </w:div>
    <w:div w:id="517014051">
      <w:bodyDiv w:val="1"/>
      <w:marLeft w:val="0"/>
      <w:marRight w:val="0"/>
      <w:marTop w:val="0"/>
      <w:marBottom w:val="0"/>
      <w:divBdr>
        <w:top w:val="none" w:sz="0" w:space="0" w:color="auto"/>
        <w:left w:val="none" w:sz="0" w:space="0" w:color="auto"/>
        <w:bottom w:val="none" w:sz="0" w:space="0" w:color="auto"/>
        <w:right w:val="none" w:sz="0" w:space="0" w:color="auto"/>
      </w:divBdr>
    </w:div>
    <w:div w:id="518159313">
      <w:bodyDiv w:val="1"/>
      <w:marLeft w:val="0"/>
      <w:marRight w:val="0"/>
      <w:marTop w:val="0"/>
      <w:marBottom w:val="0"/>
      <w:divBdr>
        <w:top w:val="none" w:sz="0" w:space="0" w:color="auto"/>
        <w:left w:val="none" w:sz="0" w:space="0" w:color="auto"/>
        <w:bottom w:val="none" w:sz="0" w:space="0" w:color="auto"/>
        <w:right w:val="none" w:sz="0" w:space="0" w:color="auto"/>
      </w:divBdr>
    </w:div>
    <w:div w:id="520357189">
      <w:bodyDiv w:val="1"/>
      <w:marLeft w:val="0"/>
      <w:marRight w:val="0"/>
      <w:marTop w:val="0"/>
      <w:marBottom w:val="0"/>
      <w:divBdr>
        <w:top w:val="none" w:sz="0" w:space="0" w:color="auto"/>
        <w:left w:val="none" w:sz="0" w:space="0" w:color="auto"/>
        <w:bottom w:val="none" w:sz="0" w:space="0" w:color="auto"/>
        <w:right w:val="none" w:sz="0" w:space="0" w:color="auto"/>
      </w:divBdr>
    </w:div>
    <w:div w:id="520824281">
      <w:bodyDiv w:val="1"/>
      <w:marLeft w:val="0"/>
      <w:marRight w:val="0"/>
      <w:marTop w:val="0"/>
      <w:marBottom w:val="0"/>
      <w:divBdr>
        <w:top w:val="none" w:sz="0" w:space="0" w:color="auto"/>
        <w:left w:val="none" w:sz="0" w:space="0" w:color="auto"/>
        <w:bottom w:val="none" w:sz="0" w:space="0" w:color="auto"/>
        <w:right w:val="none" w:sz="0" w:space="0" w:color="auto"/>
      </w:divBdr>
    </w:div>
    <w:div w:id="520900038">
      <w:bodyDiv w:val="1"/>
      <w:marLeft w:val="0"/>
      <w:marRight w:val="0"/>
      <w:marTop w:val="0"/>
      <w:marBottom w:val="0"/>
      <w:divBdr>
        <w:top w:val="none" w:sz="0" w:space="0" w:color="auto"/>
        <w:left w:val="none" w:sz="0" w:space="0" w:color="auto"/>
        <w:bottom w:val="none" w:sz="0" w:space="0" w:color="auto"/>
        <w:right w:val="none" w:sz="0" w:space="0" w:color="auto"/>
      </w:divBdr>
    </w:div>
    <w:div w:id="522092485">
      <w:bodyDiv w:val="1"/>
      <w:marLeft w:val="0"/>
      <w:marRight w:val="0"/>
      <w:marTop w:val="0"/>
      <w:marBottom w:val="0"/>
      <w:divBdr>
        <w:top w:val="none" w:sz="0" w:space="0" w:color="auto"/>
        <w:left w:val="none" w:sz="0" w:space="0" w:color="auto"/>
        <w:bottom w:val="none" w:sz="0" w:space="0" w:color="auto"/>
        <w:right w:val="none" w:sz="0" w:space="0" w:color="auto"/>
      </w:divBdr>
    </w:div>
    <w:div w:id="522286691">
      <w:bodyDiv w:val="1"/>
      <w:marLeft w:val="0"/>
      <w:marRight w:val="0"/>
      <w:marTop w:val="0"/>
      <w:marBottom w:val="0"/>
      <w:divBdr>
        <w:top w:val="none" w:sz="0" w:space="0" w:color="auto"/>
        <w:left w:val="none" w:sz="0" w:space="0" w:color="auto"/>
        <w:bottom w:val="none" w:sz="0" w:space="0" w:color="auto"/>
        <w:right w:val="none" w:sz="0" w:space="0" w:color="auto"/>
      </w:divBdr>
    </w:div>
    <w:div w:id="523399860">
      <w:bodyDiv w:val="1"/>
      <w:marLeft w:val="0"/>
      <w:marRight w:val="0"/>
      <w:marTop w:val="0"/>
      <w:marBottom w:val="0"/>
      <w:divBdr>
        <w:top w:val="none" w:sz="0" w:space="0" w:color="auto"/>
        <w:left w:val="none" w:sz="0" w:space="0" w:color="auto"/>
        <w:bottom w:val="none" w:sz="0" w:space="0" w:color="auto"/>
        <w:right w:val="none" w:sz="0" w:space="0" w:color="auto"/>
      </w:divBdr>
    </w:div>
    <w:div w:id="523861085">
      <w:bodyDiv w:val="1"/>
      <w:marLeft w:val="0"/>
      <w:marRight w:val="0"/>
      <w:marTop w:val="0"/>
      <w:marBottom w:val="0"/>
      <w:divBdr>
        <w:top w:val="none" w:sz="0" w:space="0" w:color="auto"/>
        <w:left w:val="none" w:sz="0" w:space="0" w:color="auto"/>
        <w:bottom w:val="none" w:sz="0" w:space="0" w:color="auto"/>
        <w:right w:val="none" w:sz="0" w:space="0" w:color="auto"/>
      </w:divBdr>
    </w:div>
    <w:div w:id="524754816">
      <w:bodyDiv w:val="1"/>
      <w:marLeft w:val="0"/>
      <w:marRight w:val="0"/>
      <w:marTop w:val="0"/>
      <w:marBottom w:val="0"/>
      <w:divBdr>
        <w:top w:val="none" w:sz="0" w:space="0" w:color="auto"/>
        <w:left w:val="none" w:sz="0" w:space="0" w:color="auto"/>
        <w:bottom w:val="none" w:sz="0" w:space="0" w:color="auto"/>
        <w:right w:val="none" w:sz="0" w:space="0" w:color="auto"/>
      </w:divBdr>
    </w:div>
    <w:div w:id="525094880">
      <w:bodyDiv w:val="1"/>
      <w:marLeft w:val="0"/>
      <w:marRight w:val="0"/>
      <w:marTop w:val="0"/>
      <w:marBottom w:val="0"/>
      <w:divBdr>
        <w:top w:val="none" w:sz="0" w:space="0" w:color="auto"/>
        <w:left w:val="none" w:sz="0" w:space="0" w:color="auto"/>
        <w:bottom w:val="none" w:sz="0" w:space="0" w:color="auto"/>
        <w:right w:val="none" w:sz="0" w:space="0" w:color="auto"/>
      </w:divBdr>
    </w:div>
    <w:div w:id="526214196">
      <w:bodyDiv w:val="1"/>
      <w:marLeft w:val="0"/>
      <w:marRight w:val="0"/>
      <w:marTop w:val="0"/>
      <w:marBottom w:val="0"/>
      <w:divBdr>
        <w:top w:val="none" w:sz="0" w:space="0" w:color="auto"/>
        <w:left w:val="none" w:sz="0" w:space="0" w:color="auto"/>
        <w:bottom w:val="none" w:sz="0" w:space="0" w:color="auto"/>
        <w:right w:val="none" w:sz="0" w:space="0" w:color="auto"/>
      </w:divBdr>
    </w:div>
    <w:div w:id="526453525">
      <w:bodyDiv w:val="1"/>
      <w:marLeft w:val="0"/>
      <w:marRight w:val="0"/>
      <w:marTop w:val="0"/>
      <w:marBottom w:val="0"/>
      <w:divBdr>
        <w:top w:val="none" w:sz="0" w:space="0" w:color="auto"/>
        <w:left w:val="none" w:sz="0" w:space="0" w:color="auto"/>
        <w:bottom w:val="none" w:sz="0" w:space="0" w:color="auto"/>
        <w:right w:val="none" w:sz="0" w:space="0" w:color="auto"/>
      </w:divBdr>
    </w:div>
    <w:div w:id="526721235">
      <w:bodyDiv w:val="1"/>
      <w:marLeft w:val="0"/>
      <w:marRight w:val="0"/>
      <w:marTop w:val="0"/>
      <w:marBottom w:val="0"/>
      <w:divBdr>
        <w:top w:val="none" w:sz="0" w:space="0" w:color="auto"/>
        <w:left w:val="none" w:sz="0" w:space="0" w:color="auto"/>
        <w:bottom w:val="none" w:sz="0" w:space="0" w:color="auto"/>
        <w:right w:val="none" w:sz="0" w:space="0" w:color="auto"/>
      </w:divBdr>
    </w:div>
    <w:div w:id="526868054">
      <w:bodyDiv w:val="1"/>
      <w:marLeft w:val="0"/>
      <w:marRight w:val="0"/>
      <w:marTop w:val="0"/>
      <w:marBottom w:val="0"/>
      <w:divBdr>
        <w:top w:val="none" w:sz="0" w:space="0" w:color="auto"/>
        <w:left w:val="none" w:sz="0" w:space="0" w:color="auto"/>
        <w:bottom w:val="none" w:sz="0" w:space="0" w:color="auto"/>
        <w:right w:val="none" w:sz="0" w:space="0" w:color="auto"/>
      </w:divBdr>
    </w:div>
    <w:div w:id="527181650">
      <w:bodyDiv w:val="1"/>
      <w:marLeft w:val="0"/>
      <w:marRight w:val="0"/>
      <w:marTop w:val="0"/>
      <w:marBottom w:val="0"/>
      <w:divBdr>
        <w:top w:val="none" w:sz="0" w:space="0" w:color="auto"/>
        <w:left w:val="none" w:sz="0" w:space="0" w:color="auto"/>
        <w:bottom w:val="none" w:sz="0" w:space="0" w:color="auto"/>
        <w:right w:val="none" w:sz="0" w:space="0" w:color="auto"/>
      </w:divBdr>
    </w:div>
    <w:div w:id="527258247">
      <w:bodyDiv w:val="1"/>
      <w:marLeft w:val="0"/>
      <w:marRight w:val="0"/>
      <w:marTop w:val="0"/>
      <w:marBottom w:val="0"/>
      <w:divBdr>
        <w:top w:val="none" w:sz="0" w:space="0" w:color="auto"/>
        <w:left w:val="none" w:sz="0" w:space="0" w:color="auto"/>
        <w:bottom w:val="none" w:sz="0" w:space="0" w:color="auto"/>
        <w:right w:val="none" w:sz="0" w:space="0" w:color="auto"/>
      </w:divBdr>
    </w:div>
    <w:div w:id="527328881">
      <w:bodyDiv w:val="1"/>
      <w:marLeft w:val="0"/>
      <w:marRight w:val="0"/>
      <w:marTop w:val="0"/>
      <w:marBottom w:val="0"/>
      <w:divBdr>
        <w:top w:val="none" w:sz="0" w:space="0" w:color="auto"/>
        <w:left w:val="none" w:sz="0" w:space="0" w:color="auto"/>
        <w:bottom w:val="none" w:sz="0" w:space="0" w:color="auto"/>
        <w:right w:val="none" w:sz="0" w:space="0" w:color="auto"/>
      </w:divBdr>
    </w:div>
    <w:div w:id="528103042">
      <w:bodyDiv w:val="1"/>
      <w:marLeft w:val="0"/>
      <w:marRight w:val="0"/>
      <w:marTop w:val="0"/>
      <w:marBottom w:val="0"/>
      <w:divBdr>
        <w:top w:val="none" w:sz="0" w:space="0" w:color="auto"/>
        <w:left w:val="none" w:sz="0" w:space="0" w:color="auto"/>
        <w:bottom w:val="none" w:sz="0" w:space="0" w:color="auto"/>
        <w:right w:val="none" w:sz="0" w:space="0" w:color="auto"/>
      </w:divBdr>
    </w:div>
    <w:div w:id="528643932">
      <w:bodyDiv w:val="1"/>
      <w:marLeft w:val="0"/>
      <w:marRight w:val="0"/>
      <w:marTop w:val="0"/>
      <w:marBottom w:val="0"/>
      <w:divBdr>
        <w:top w:val="none" w:sz="0" w:space="0" w:color="auto"/>
        <w:left w:val="none" w:sz="0" w:space="0" w:color="auto"/>
        <w:bottom w:val="none" w:sz="0" w:space="0" w:color="auto"/>
        <w:right w:val="none" w:sz="0" w:space="0" w:color="auto"/>
      </w:divBdr>
    </w:div>
    <w:div w:id="529344328">
      <w:bodyDiv w:val="1"/>
      <w:marLeft w:val="0"/>
      <w:marRight w:val="0"/>
      <w:marTop w:val="0"/>
      <w:marBottom w:val="0"/>
      <w:divBdr>
        <w:top w:val="none" w:sz="0" w:space="0" w:color="auto"/>
        <w:left w:val="none" w:sz="0" w:space="0" w:color="auto"/>
        <w:bottom w:val="none" w:sz="0" w:space="0" w:color="auto"/>
        <w:right w:val="none" w:sz="0" w:space="0" w:color="auto"/>
      </w:divBdr>
    </w:div>
    <w:div w:id="529537046">
      <w:bodyDiv w:val="1"/>
      <w:marLeft w:val="0"/>
      <w:marRight w:val="0"/>
      <w:marTop w:val="0"/>
      <w:marBottom w:val="0"/>
      <w:divBdr>
        <w:top w:val="none" w:sz="0" w:space="0" w:color="auto"/>
        <w:left w:val="none" w:sz="0" w:space="0" w:color="auto"/>
        <w:bottom w:val="none" w:sz="0" w:space="0" w:color="auto"/>
        <w:right w:val="none" w:sz="0" w:space="0" w:color="auto"/>
      </w:divBdr>
    </w:div>
    <w:div w:id="529806745">
      <w:bodyDiv w:val="1"/>
      <w:marLeft w:val="0"/>
      <w:marRight w:val="0"/>
      <w:marTop w:val="0"/>
      <w:marBottom w:val="0"/>
      <w:divBdr>
        <w:top w:val="none" w:sz="0" w:space="0" w:color="auto"/>
        <w:left w:val="none" w:sz="0" w:space="0" w:color="auto"/>
        <w:bottom w:val="none" w:sz="0" w:space="0" w:color="auto"/>
        <w:right w:val="none" w:sz="0" w:space="0" w:color="auto"/>
      </w:divBdr>
    </w:div>
    <w:div w:id="530189061">
      <w:bodyDiv w:val="1"/>
      <w:marLeft w:val="0"/>
      <w:marRight w:val="0"/>
      <w:marTop w:val="0"/>
      <w:marBottom w:val="0"/>
      <w:divBdr>
        <w:top w:val="none" w:sz="0" w:space="0" w:color="auto"/>
        <w:left w:val="none" w:sz="0" w:space="0" w:color="auto"/>
        <w:bottom w:val="none" w:sz="0" w:space="0" w:color="auto"/>
        <w:right w:val="none" w:sz="0" w:space="0" w:color="auto"/>
      </w:divBdr>
    </w:div>
    <w:div w:id="530339421">
      <w:bodyDiv w:val="1"/>
      <w:marLeft w:val="0"/>
      <w:marRight w:val="0"/>
      <w:marTop w:val="0"/>
      <w:marBottom w:val="0"/>
      <w:divBdr>
        <w:top w:val="none" w:sz="0" w:space="0" w:color="auto"/>
        <w:left w:val="none" w:sz="0" w:space="0" w:color="auto"/>
        <w:bottom w:val="none" w:sz="0" w:space="0" w:color="auto"/>
        <w:right w:val="none" w:sz="0" w:space="0" w:color="auto"/>
      </w:divBdr>
    </w:div>
    <w:div w:id="531577560">
      <w:bodyDiv w:val="1"/>
      <w:marLeft w:val="0"/>
      <w:marRight w:val="0"/>
      <w:marTop w:val="0"/>
      <w:marBottom w:val="0"/>
      <w:divBdr>
        <w:top w:val="none" w:sz="0" w:space="0" w:color="auto"/>
        <w:left w:val="none" w:sz="0" w:space="0" w:color="auto"/>
        <w:bottom w:val="none" w:sz="0" w:space="0" w:color="auto"/>
        <w:right w:val="none" w:sz="0" w:space="0" w:color="auto"/>
      </w:divBdr>
    </w:div>
    <w:div w:id="532232288">
      <w:bodyDiv w:val="1"/>
      <w:marLeft w:val="0"/>
      <w:marRight w:val="0"/>
      <w:marTop w:val="0"/>
      <w:marBottom w:val="0"/>
      <w:divBdr>
        <w:top w:val="none" w:sz="0" w:space="0" w:color="auto"/>
        <w:left w:val="none" w:sz="0" w:space="0" w:color="auto"/>
        <w:bottom w:val="none" w:sz="0" w:space="0" w:color="auto"/>
        <w:right w:val="none" w:sz="0" w:space="0" w:color="auto"/>
      </w:divBdr>
    </w:div>
    <w:div w:id="533730882">
      <w:bodyDiv w:val="1"/>
      <w:marLeft w:val="0"/>
      <w:marRight w:val="0"/>
      <w:marTop w:val="0"/>
      <w:marBottom w:val="0"/>
      <w:divBdr>
        <w:top w:val="none" w:sz="0" w:space="0" w:color="auto"/>
        <w:left w:val="none" w:sz="0" w:space="0" w:color="auto"/>
        <w:bottom w:val="none" w:sz="0" w:space="0" w:color="auto"/>
        <w:right w:val="none" w:sz="0" w:space="0" w:color="auto"/>
      </w:divBdr>
    </w:div>
    <w:div w:id="534346345">
      <w:bodyDiv w:val="1"/>
      <w:marLeft w:val="0"/>
      <w:marRight w:val="0"/>
      <w:marTop w:val="0"/>
      <w:marBottom w:val="0"/>
      <w:divBdr>
        <w:top w:val="none" w:sz="0" w:space="0" w:color="auto"/>
        <w:left w:val="none" w:sz="0" w:space="0" w:color="auto"/>
        <w:bottom w:val="none" w:sz="0" w:space="0" w:color="auto"/>
        <w:right w:val="none" w:sz="0" w:space="0" w:color="auto"/>
      </w:divBdr>
    </w:div>
    <w:div w:id="535041379">
      <w:bodyDiv w:val="1"/>
      <w:marLeft w:val="0"/>
      <w:marRight w:val="0"/>
      <w:marTop w:val="0"/>
      <w:marBottom w:val="0"/>
      <w:divBdr>
        <w:top w:val="none" w:sz="0" w:space="0" w:color="auto"/>
        <w:left w:val="none" w:sz="0" w:space="0" w:color="auto"/>
        <w:bottom w:val="none" w:sz="0" w:space="0" w:color="auto"/>
        <w:right w:val="none" w:sz="0" w:space="0" w:color="auto"/>
      </w:divBdr>
    </w:div>
    <w:div w:id="536161679">
      <w:bodyDiv w:val="1"/>
      <w:marLeft w:val="0"/>
      <w:marRight w:val="0"/>
      <w:marTop w:val="0"/>
      <w:marBottom w:val="0"/>
      <w:divBdr>
        <w:top w:val="none" w:sz="0" w:space="0" w:color="auto"/>
        <w:left w:val="none" w:sz="0" w:space="0" w:color="auto"/>
        <w:bottom w:val="none" w:sz="0" w:space="0" w:color="auto"/>
        <w:right w:val="none" w:sz="0" w:space="0" w:color="auto"/>
      </w:divBdr>
    </w:div>
    <w:div w:id="536549747">
      <w:bodyDiv w:val="1"/>
      <w:marLeft w:val="0"/>
      <w:marRight w:val="0"/>
      <w:marTop w:val="0"/>
      <w:marBottom w:val="0"/>
      <w:divBdr>
        <w:top w:val="none" w:sz="0" w:space="0" w:color="auto"/>
        <w:left w:val="none" w:sz="0" w:space="0" w:color="auto"/>
        <w:bottom w:val="none" w:sz="0" w:space="0" w:color="auto"/>
        <w:right w:val="none" w:sz="0" w:space="0" w:color="auto"/>
      </w:divBdr>
    </w:div>
    <w:div w:id="536699542">
      <w:bodyDiv w:val="1"/>
      <w:marLeft w:val="0"/>
      <w:marRight w:val="0"/>
      <w:marTop w:val="0"/>
      <w:marBottom w:val="0"/>
      <w:divBdr>
        <w:top w:val="none" w:sz="0" w:space="0" w:color="auto"/>
        <w:left w:val="none" w:sz="0" w:space="0" w:color="auto"/>
        <w:bottom w:val="none" w:sz="0" w:space="0" w:color="auto"/>
        <w:right w:val="none" w:sz="0" w:space="0" w:color="auto"/>
      </w:divBdr>
    </w:div>
    <w:div w:id="536890597">
      <w:bodyDiv w:val="1"/>
      <w:marLeft w:val="0"/>
      <w:marRight w:val="0"/>
      <w:marTop w:val="0"/>
      <w:marBottom w:val="0"/>
      <w:divBdr>
        <w:top w:val="none" w:sz="0" w:space="0" w:color="auto"/>
        <w:left w:val="none" w:sz="0" w:space="0" w:color="auto"/>
        <w:bottom w:val="none" w:sz="0" w:space="0" w:color="auto"/>
        <w:right w:val="none" w:sz="0" w:space="0" w:color="auto"/>
      </w:divBdr>
    </w:div>
    <w:div w:id="537350578">
      <w:bodyDiv w:val="1"/>
      <w:marLeft w:val="0"/>
      <w:marRight w:val="0"/>
      <w:marTop w:val="0"/>
      <w:marBottom w:val="0"/>
      <w:divBdr>
        <w:top w:val="none" w:sz="0" w:space="0" w:color="auto"/>
        <w:left w:val="none" w:sz="0" w:space="0" w:color="auto"/>
        <w:bottom w:val="none" w:sz="0" w:space="0" w:color="auto"/>
        <w:right w:val="none" w:sz="0" w:space="0" w:color="auto"/>
      </w:divBdr>
    </w:div>
    <w:div w:id="538203516">
      <w:bodyDiv w:val="1"/>
      <w:marLeft w:val="0"/>
      <w:marRight w:val="0"/>
      <w:marTop w:val="0"/>
      <w:marBottom w:val="0"/>
      <w:divBdr>
        <w:top w:val="none" w:sz="0" w:space="0" w:color="auto"/>
        <w:left w:val="none" w:sz="0" w:space="0" w:color="auto"/>
        <w:bottom w:val="none" w:sz="0" w:space="0" w:color="auto"/>
        <w:right w:val="none" w:sz="0" w:space="0" w:color="auto"/>
      </w:divBdr>
    </w:div>
    <w:div w:id="538862431">
      <w:bodyDiv w:val="1"/>
      <w:marLeft w:val="0"/>
      <w:marRight w:val="0"/>
      <w:marTop w:val="0"/>
      <w:marBottom w:val="0"/>
      <w:divBdr>
        <w:top w:val="none" w:sz="0" w:space="0" w:color="auto"/>
        <w:left w:val="none" w:sz="0" w:space="0" w:color="auto"/>
        <w:bottom w:val="none" w:sz="0" w:space="0" w:color="auto"/>
        <w:right w:val="none" w:sz="0" w:space="0" w:color="auto"/>
      </w:divBdr>
    </w:div>
    <w:div w:id="539323682">
      <w:bodyDiv w:val="1"/>
      <w:marLeft w:val="0"/>
      <w:marRight w:val="0"/>
      <w:marTop w:val="0"/>
      <w:marBottom w:val="0"/>
      <w:divBdr>
        <w:top w:val="none" w:sz="0" w:space="0" w:color="auto"/>
        <w:left w:val="none" w:sz="0" w:space="0" w:color="auto"/>
        <w:bottom w:val="none" w:sz="0" w:space="0" w:color="auto"/>
        <w:right w:val="none" w:sz="0" w:space="0" w:color="auto"/>
      </w:divBdr>
    </w:div>
    <w:div w:id="539585973">
      <w:bodyDiv w:val="1"/>
      <w:marLeft w:val="0"/>
      <w:marRight w:val="0"/>
      <w:marTop w:val="0"/>
      <w:marBottom w:val="0"/>
      <w:divBdr>
        <w:top w:val="none" w:sz="0" w:space="0" w:color="auto"/>
        <w:left w:val="none" w:sz="0" w:space="0" w:color="auto"/>
        <w:bottom w:val="none" w:sz="0" w:space="0" w:color="auto"/>
        <w:right w:val="none" w:sz="0" w:space="0" w:color="auto"/>
      </w:divBdr>
    </w:div>
    <w:div w:id="539628906">
      <w:bodyDiv w:val="1"/>
      <w:marLeft w:val="0"/>
      <w:marRight w:val="0"/>
      <w:marTop w:val="0"/>
      <w:marBottom w:val="0"/>
      <w:divBdr>
        <w:top w:val="none" w:sz="0" w:space="0" w:color="auto"/>
        <w:left w:val="none" w:sz="0" w:space="0" w:color="auto"/>
        <w:bottom w:val="none" w:sz="0" w:space="0" w:color="auto"/>
        <w:right w:val="none" w:sz="0" w:space="0" w:color="auto"/>
      </w:divBdr>
    </w:div>
    <w:div w:id="541795336">
      <w:bodyDiv w:val="1"/>
      <w:marLeft w:val="0"/>
      <w:marRight w:val="0"/>
      <w:marTop w:val="0"/>
      <w:marBottom w:val="0"/>
      <w:divBdr>
        <w:top w:val="none" w:sz="0" w:space="0" w:color="auto"/>
        <w:left w:val="none" w:sz="0" w:space="0" w:color="auto"/>
        <w:bottom w:val="none" w:sz="0" w:space="0" w:color="auto"/>
        <w:right w:val="none" w:sz="0" w:space="0" w:color="auto"/>
      </w:divBdr>
    </w:div>
    <w:div w:id="543717236">
      <w:bodyDiv w:val="1"/>
      <w:marLeft w:val="0"/>
      <w:marRight w:val="0"/>
      <w:marTop w:val="0"/>
      <w:marBottom w:val="0"/>
      <w:divBdr>
        <w:top w:val="none" w:sz="0" w:space="0" w:color="auto"/>
        <w:left w:val="none" w:sz="0" w:space="0" w:color="auto"/>
        <w:bottom w:val="none" w:sz="0" w:space="0" w:color="auto"/>
        <w:right w:val="none" w:sz="0" w:space="0" w:color="auto"/>
      </w:divBdr>
    </w:div>
    <w:div w:id="543952464">
      <w:bodyDiv w:val="1"/>
      <w:marLeft w:val="0"/>
      <w:marRight w:val="0"/>
      <w:marTop w:val="0"/>
      <w:marBottom w:val="0"/>
      <w:divBdr>
        <w:top w:val="none" w:sz="0" w:space="0" w:color="auto"/>
        <w:left w:val="none" w:sz="0" w:space="0" w:color="auto"/>
        <w:bottom w:val="none" w:sz="0" w:space="0" w:color="auto"/>
        <w:right w:val="none" w:sz="0" w:space="0" w:color="auto"/>
      </w:divBdr>
    </w:div>
    <w:div w:id="544758275">
      <w:bodyDiv w:val="1"/>
      <w:marLeft w:val="0"/>
      <w:marRight w:val="0"/>
      <w:marTop w:val="0"/>
      <w:marBottom w:val="0"/>
      <w:divBdr>
        <w:top w:val="none" w:sz="0" w:space="0" w:color="auto"/>
        <w:left w:val="none" w:sz="0" w:space="0" w:color="auto"/>
        <w:bottom w:val="none" w:sz="0" w:space="0" w:color="auto"/>
        <w:right w:val="none" w:sz="0" w:space="0" w:color="auto"/>
      </w:divBdr>
    </w:div>
    <w:div w:id="545797230">
      <w:bodyDiv w:val="1"/>
      <w:marLeft w:val="0"/>
      <w:marRight w:val="0"/>
      <w:marTop w:val="0"/>
      <w:marBottom w:val="0"/>
      <w:divBdr>
        <w:top w:val="none" w:sz="0" w:space="0" w:color="auto"/>
        <w:left w:val="none" w:sz="0" w:space="0" w:color="auto"/>
        <w:bottom w:val="none" w:sz="0" w:space="0" w:color="auto"/>
        <w:right w:val="none" w:sz="0" w:space="0" w:color="auto"/>
      </w:divBdr>
    </w:div>
    <w:div w:id="545877938">
      <w:bodyDiv w:val="1"/>
      <w:marLeft w:val="0"/>
      <w:marRight w:val="0"/>
      <w:marTop w:val="0"/>
      <w:marBottom w:val="0"/>
      <w:divBdr>
        <w:top w:val="none" w:sz="0" w:space="0" w:color="auto"/>
        <w:left w:val="none" w:sz="0" w:space="0" w:color="auto"/>
        <w:bottom w:val="none" w:sz="0" w:space="0" w:color="auto"/>
        <w:right w:val="none" w:sz="0" w:space="0" w:color="auto"/>
      </w:divBdr>
    </w:div>
    <w:div w:id="545916143">
      <w:bodyDiv w:val="1"/>
      <w:marLeft w:val="0"/>
      <w:marRight w:val="0"/>
      <w:marTop w:val="0"/>
      <w:marBottom w:val="0"/>
      <w:divBdr>
        <w:top w:val="none" w:sz="0" w:space="0" w:color="auto"/>
        <w:left w:val="none" w:sz="0" w:space="0" w:color="auto"/>
        <w:bottom w:val="none" w:sz="0" w:space="0" w:color="auto"/>
        <w:right w:val="none" w:sz="0" w:space="0" w:color="auto"/>
      </w:divBdr>
    </w:div>
    <w:div w:id="545992948">
      <w:bodyDiv w:val="1"/>
      <w:marLeft w:val="0"/>
      <w:marRight w:val="0"/>
      <w:marTop w:val="0"/>
      <w:marBottom w:val="0"/>
      <w:divBdr>
        <w:top w:val="none" w:sz="0" w:space="0" w:color="auto"/>
        <w:left w:val="none" w:sz="0" w:space="0" w:color="auto"/>
        <w:bottom w:val="none" w:sz="0" w:space="0" w:color="auto"/>
        <w:right w:val="none" w:sz="0" w:space="0" w:color="auto"/>
      </w:divBdr>
    </w:div>
    <w:div w:id="546138649">
      <w:bodyDiv w:val="1"/>
      <w:marLeft w:val="0"/>
      <w:marRight w:val="0"/>
      <w:marTop w:val="0"/>
      <w:marBottom w:val="0"/>
      <w:divBdr>
        <w:top w:val="none" w:sz="0" w:space="0" w:color="auto"/>
        <w:left w:val="none" w:sz="0" w:space="0" w:color="auto"/>
        <w:bottom w:val="none" w:sz="0" w:space="0" w:color="auto"/>
        <w:right w:val="none" w:sz="0" w:space="0" w:color="auto"/>
      </w:divBdr>
    </w:div>
    <w:div w:id="546724933">
      <w:bodyDiv w:val="1"/>
      <w:marLeft w:val="0"/>
      <w:marRight w:val="0"/>
      <w:marTop w:val="0"/>
      <w:marBottom w:val="0"/>
      <w:divBdr>
        <w:top w:val="none" w:sz="0" w:space="0" w:color="auto"/>
        <w:left w:val="none" w:sz="0" w:space="0" w:color="auto"/>
        <w:bottom w:val="none" w:sz="0" w:space="0" w:color="auto"/>
        <w:right w:val="none" w:sz="0" w:space="0" w:color="auto"/>
      </w:divBdr>
    </w:div>
    <w:div w:id="546768920">
      <w:bodyDiv w:val="1"/>
      <w:marLeft w:val="0"/>
      <w:marRight w:val="0"/>
      <w:marTop w:val="0"/>
      <w:marBottom w:val="0"/>
      <w:divBdr>
        <w:top w:val="none" w:sz="0" w:space="0" w:color="auto"/>
        <w:left w:val="none" w:sz="0" w:space="0" w:color="auto"/>
        <w:bottom w:val="none" w:sz="0" w:space="0" w:color="auto"/>
        <w:right w:val="none" w:sz="0" w:space="0" w:color="auto"/>
      </w:divBdr>
    </w:div>
    <w:div w:id="547032694">
      <w:bodyDiv w:val="1"/>
      <w:marLeft w:val="0"/>
      <w:marRight w:val="0"/>
      <w:marTop w:val="0"/>
      <w:marBottom w:val="0"/>
      <w:divBdr>
        <w:top w:val="none" w:sz="0" w:space="0" w:color="auto"/>
        <w:left w:val="none" w:sz="0" w:space="0" w:color="auto"/>
        <w:bottom w:val="none" w:sz="0" w:space="0" w:color="auto"/>
        <w:right w:val="none" w:sz="0" w:space="0" w:color="auto"/>
      </w:divBdr>
    </w:div>
    <w:div w:id="547377641">
      <w:bodyDiv w:val="1"/>
      <w:marLeft w:val="0"/>
      <w:marRight w:val="0"/>
      <w:marTop w:val="0"/>
      <w:marBottom w:val="0"/>
      <w:divBdr>
        <w:top w:val="none" w:sz="0" w:space="0" w:color="auto"/>
        <w:left w:val="none" w:sz="0" w:space="0" w:color="auto"/>
        <w:bottom w:val="none" w:sz="0" w:space="0" w:color="auto"/>
        <w:right w:val="none" w:sz="0" w:space="0" w:color="auto"/>
      </w:divBdr>
    </w:div>
    <w:div w:id="547760506">
      <w:bodyDiv w:val="1"/>
      <w:marLeft w:val="0"/>
      <w:marRight w:val="0"/>
      <w:marTop w:val="0"/>
      <w:marBottom w:val="0"/>
      <w:divBdr>
        <w:top w:val="none" w:sz="0" w:space="0" w:color="auto"/>
        <w:left w:val="none" w:sz="0" w:space="0" w:color="auto"/>
        <w:bottom w:val="none" w:sz="0" w:space="0" w:color="auto"/>
        <w:right w:val="none" w:sz="0" w:space="0" w:color="auto"/>
      </w:divBdr>
    </w:div>
    <w:div w:id="548150529">
      <w:bodyDiv w:val="1"/>
      <w:marLeft w:val="0"/>
      <w:marRight w:val="0"/>
      <w:marTop w:val="0"/>
      <w:marBottom w:val="0"/>
      <w:divBdr>
        <w:top w:val="none" w:sz="0" w:space="0" w:color="auto"/>
        <w:left w:val="none" w:sz="0" w:space="0" w:color="auto"/>
        <w:bottom w:val="none" w:sz="0" w:space="0" w:color="auto"/>
        <w:right w:val="none" w:sz="0" w:space="0" w:color="auto"/>
      </w:divBdr>
    </w:div>
    <w:div w:id="548227216">
      <w:bodyDiv w:val="1"/>
      <w:marLeft w:val="0"/>
      <w:marRight w:val="0"/>
      <w:marTop w:val="0"/>
      <w:marBottom w:val="0"/>
      <w:divBdr>
        <w:top w:val="none" w:sz="0" w:space="0" w:color="auto"/>
        <w:left w:val="none" w:sz="0" w:space="0" w:color="auto"/>
        <w:bottom w:val="none" w:sz="0" w:space="0" w:color="auto"/>
        <w:right w:val="none" w:sz="0" w:space="0" w:color="auto"/>
      </w:divBdr>
    </w:div>
    <w:div w:id="548567638">
      <w:bodyDiv w:val="1"/>
      <w:marLeft w:val="0"/>
      <w:marRight w:val="0"/>
      <w:marTop w:val="0"/>
      <w:marBottom w:val="0"/>
      <w:divBdr>
        <w:top w:val="none" w:sz="0" w:space="0" w:color="auto"/>
        <w:left w:val="none" w:sz="0" w:space="0" w:color="auto"/>
        <w:bottom w:val="none" w:sz="0" w:space="0" w:color="auto"/>
        <w:right w:val="none" w:sz="0" w:space="0" w:color="auto"/>
      </w:divBdr>
    </w:div>
    <w:div w:id="548961728">
      <w:bodyDiv w:val="1"/>
      <w:marLeft w:val="0"/>
      <w:marRight w:val="0"/>
      <w:marTop w:val="0"/>
      <w:marBottom w:val="0"/>
      <w:divBdr>
        <w:top w:val="none" w:sz="0" w:space="0" w:color="auto"/>
        <w:left w:val="none" w:sz="0" w:space="0" w:color="auto"/>
        <w:bottom w:val="none" w:sz="0" w:space="0" w:color="auto"/>
        <w:right w:val="none" w:sz="0" w:space="0" w:color="auto"/>
      </w:divBdr>
    </w:div>
    <w:div w:id="550653879">
      <w:bodyDiv w:val="1"/>
      <w:marLeft w:val="0"/>
      <w:marRight w:val="0"/>
      <w:marTop w:val="0"/>
      <w:marBottom w:val="0"/>
      <w:divBdr>
        <w:top w:val="none" w:sz="0" w:space="0" w:color="auto"/>
        <w:left w:val="none" w:sz="0" w:space="0" w:color="auto"/>
        <w:bottom w:val="none" w:sz="0" w:space="0" w:color="auto"/>
        <w:right w:val="none" w:sz="0" w:space="0" w:color="auto"/>
      </w:divBdr>
    </w:div>
    <w:div w:id="550970189">
      <w:bodyDiv w:val="1"/>
      <w:marLeft w:val="0"/>
      <w:marRight w:val="0"/>
      <w:marTop w:val="0"/>
      <w:marBottom w:val="0"/>
      <w:divBdr>
        <w:top w:val="none" w:sz="0" w:space="0" w:color="auto"/>
        <w:left w:val="none" w:sz="0" w:space="0" w:color="auto"/>
        <w:bottom w:val="none" w:sz="0" w:space="0" w:color="auto"/>
        <w:right w:val="none" w:sz="0" w:space="0" w:color="auto"/>
      </w:divBdr>
    </w:div>
    <w:div w:id="551036508">
      <w:bodyDiv w:val="1"/>
      <w:marLeft w:val="0"/>
      <w:marRight w:val="0"/>
      <w:marTop w:val="0"/>
      <w:marBottom w:val="0"/>
      <w:divBdr>
        <w:top w:val="none" w:sz="0" w:space="0" w:color="auto"/>
        <w:left w:val="none" w:sz="0" w:space="0" w:color="auto"/>
        <w:bottom w:val="none" w:sz="0" w:space="0" w:color="auto"/>
        <w:right w:val="none" w:sz="0" w:space="0" w:color="auto"/>
      </w:divBdr>
    </w:div>
    <w:div w:id="551112572">
      <w:bodyDiv w:val="1"/>
      <w:marLeft w:val="0"/>
      <w:marRight w:val="0"/>
      <w:marTop w:val="0"/>
      <w:marBottom w:val="0"/>
      <w:divBdr>
        <w:top w:val="none" w:sz="0" w:space="0" w:color="auto"/>
        <w:left w:val="none" w:sz="0" w:space="0" w:color="auto"/>
        <w:bottom w:val="none" w:sz="0" w:space="0" w:color="auto"/>
        <w:right w:val="none" w:sz="0" w:space="0" w:color="auto"/>
      </w:divBdr>
    </w:div>
    <w:div w:id="551355903">
      <w:bodyDiv w:val="1"/>
      <w:marLeft w:val="0"/>
      <w:marRight w:val="0"/>
      <w:marTop w:val="0"/>
      <w:marBottom w:val="0"/>
      <w:divBdr>
        <w:top w:val="none" w:sz="0" w:space="0" w:color="auto"/>
        <w:left w:val="none" w:sz="0" w:space="0" w:color="auto"/>
        <w:bottom w:val="none" w:sz="0" w:space="0" w:color="auto"/>
        <w:right w:val="none" w:sz="0" w:space="0" w:color="auto"/>
      </w:divBdr>
    </w:div>
    <w:div w:id="551694534">
      <w:bodyDiv w:val="1"/>
      <w:marLeft w:val="0"/>
      <w:marRight w:val="0"/>
      <w:marTop w:val="0"/>
      <w:marBottom w:val="0"/>
      <w:divBdr>
        <w:top w:val="none" w:sz="0" w:space="0" w:color="auto"/>
        <w:left w:val="none" w:sz="0" w:space="0" w:color="auto"/>
        <w:bottom w:val="none" w:sz="0" w:space="0" w:color="auto"/>
        <w:right w:val="none" w:sz="0" w:space="0" w:color="auto"/>
      </w:divBdr>
    </w:div>
    <w:div w:id="551844874">
      <w:bodyDiv w:val="1"/>
      <w:marLeft w:val="0"/>
      <w:marRight w:val="0"/>
      <w:marTop w:val="0"/>
      <w:marBottom w:val="0"/>
      <w:divBdr>
        <w:top w:val="none" w:sz="0" w:space="0" w:color="auto"/>
        <w:left w:val="none" w:sz="0" w:space="0" w:color="auto"/>
        <w:bottom w:val="none" w:sz="0" w:space="0" w:color="auto"/>
        <w:right w:val="none" w:sz="0" w:space="0" w:color="auto"/>
      </w:divBdr>
    </w:div>
    <w:div w:id="552085456">
      <w:bodyDiv w:val="1"/>
      <w:marLeft w:val="0"/>
      <w:marRight w:val="0"/>
      <w:marTop w:val="0"/>
      <w:marBottom w:val="0"/>
      <w:divBdr>
        <w:top w:val="none" w:sz="0" w:space="0" w:color="auto"/>
        <w:left w:val="none" w:sz="0" w:space="0" w:color="auto"/>
        <w:bottom w:val="none" w:sz="0" w:space="0" w:color="auto"/>
        <w:right w:val="none" w:sz="0" w:space="0" w:color="auto"/>
      </w:divBdr>
    </w:div>
    <w:div w:id="553008228">
      <w:bodyDiv w:val="1"/>
      <w:marLeft w:val="0"/>
      <w:marRight w:val="0"/>
      <w:marTop w:val="0"/>
      <w:marBottom w:val="0"/>
      <w:divBdr>
        <w:top w:val="none" w:sz="0" w:space="0" w:color="auto"/>
        <w:left w:val="none" w:sz="0" w:space="0" w:color="auto"/>
        <w:bottom w:val="none" w:sz="0" w:space="0" w:color="auto"/>
        <w:right w:val="none" w:sz="0" w:space="0" w:color="auto"/>
      </w:divBdr>
    </w:div>
    <w:div w:id="553010820">
      <w:bodyDiv w:val="1"/>
      <w:marLeft w:val="0"/>
      <w:marRight w:val="0"/>
      <w:marTop w:val="0"/>
      <w:marBottom w:val="0"/>
      <w:divBdr>
        <w:top w:val="none" w:sz="0" w:space="0" w:color="auto"/>
        <w:left w:val="none" w:sz="0" w:space="0" w:color="auto"/>
        <w:bottom w:val="none" w:sz="0" w:space="0" w:color="auto"/>
        <w:right w:val="none" w:sz="0" w:space="0" w:color="auto"/>
      </w:divBdr>
    </w:div>
    <w:div w:id="553808568">
      <w:bodyDiv w:val="1"/>
      <w:marLeft w:val="0"/>
      <w:marRight w:val="0"/>
      <w:marTop w:val="0"/>
      <w:marBottom w:val="0"/>
      <w:divBdr>
        <w:top w:val="none" w:sz="0" w:space="0" w:color="auto"/>
        <w:left w:val="none" w:sz="0" w:space="0" w:color="auto"/>
        <w:bottom w:val="none" w:sz="0" w:space="0" w:color="auto"/>
        <w:right w:val="none" w:sz="0" w:space="0" w:color="auto"/>
      </w:divBdr>
    </w:div>
    <w:div w:id="553856472">
      <w:bodyDiv w:val="1"/>
      <w:marLeft w:val="0"/>
      <w:marRight w:val="0"/>
      <w:marTop w:val="0"/>
      <w:marBottom w:val="0"/>
      <w:divBdr>
        <w:top w:val="none" w:sz="0" w:space="0" w:color="auto"/>
        <w:left w:val="none" w:sz="0" w:space="0" w:color="auto"/>
        <w:bottom w:val="none" w:sz="0" w:space="0" w:color="auto"/>
        <w:right w:val="none" w:sz="0" w:space="0" w:color="auto"/>
      </w:divBdr>
    </w:div>
    <w:div w:id="553933338">
      <w:bodyDiv w:val="1"/>
      <w:marLeft w:val="0"/>
      <w:marRight w:val="0"/>
      <w:marTop w:val="0"/>
      <w:marBottom w:val="0"/>
      <w:divBdr>
        <w:top w:val="none" w:sz="0" w:space="0" w:color="auto"/>
        <w:left w:val="none" w:sz="0" w:space="0" w:color="auto"/>
        <w:bottom w:val="none" w:sz="0" w:space="0" w:color="auto"/>
        <w:right w:val="none" w:sz="0" w:space="0" w:color="auto"/>
      </w:divBdr>
    </w:div>
    <w:div w:id="554199372">
      <w:bodyDiv w:val="1"/>
      <w:marLeft w:val="0"/>
      <w:marRight w:val="0"/>
      <w:marTop w:val="0"/>
      <w:marBottom w:val="0"/>
      <w:divBdr>
        <w:top w:val="none" w:sz="0" w:space="0" w:color="auto"/>
        <w:left w:val="none" w:sz="0" w:space="0" w:color="auto"/>
        <w:bottom w:val="none" w:sz="0" w:space="0" w:color="auto"/>
        <w:right w:val="none" w:sz="0" w:space="0" w:color="auto"/>
      </w:divBdr>
    </w:div>
    <w:div w:id="554466578">
      <w:bodyDiv w:val="1"/>
      <w:marLeft w:val="0"/>
      <w:marRight w:val="0"/>
      <w:marTop w:val="0"/>
      <w:marBottom w:val="0"/>
      <w:divBdr>
        <w:top w:val="none" w:sz="0" w:space="0" w:color="auto"/>
        <w:left w:val="none" w:sz="0" w:space="0" w:color="auto"/>
        <w:bottom w:val="none" w:sz="0" w:space="0" w:color="auto"/>
        <w:right w:val="none" w:sz="0" w:space="0" w:color="auto"/>
      </w:divBdr>
    </w:div>
    <w:div w:id="555052491">
      <w:bodyDiv w:val="1"/>
      <w:marLeft w:val="0"/>
      <w:marRight w:val="0"/>
      <w:marTop w:val="0"/>
      <w:marBottom w:val="0"/>
      <w:divBdr>
        <w:top w:val="none" w:sz="0" w:space="0" w:color="auto"/>
        <w:left w:val="none" w:sz="0" w:space="0" w:color="auto"/>
        <w:bottom w:val="none" w:sz="0" w:space="0" w:color="auto"/>
        <w:right w:val="none" w:sz="0" w:space="0" w:color="auto"/>
      </w:divBdr>
    </w:div>
    <w:div w:id="555816557">
      <w:bodyDiv w:val="1"/>
      <w:marLeft w:val="0"/>
      <w:marRight w:val="0"/>
      <w:marTop w:val="0"/>
      <w:marBottom w:val="0"/>
      <w:divBdr>
        <w:top w:val="none" w:sz="0" w:space="0" w:color="auto"/>
        <w:left w:val="none" w:sz="0" w:space="0" w:color="auto"/>
        <w:bottom w:val="none" w:sz="0" w:space="0" w:color="auto"/>
        <w:right w:val="none" w:sz="0" w:space="0" w:color="auto"/>
      </w:divBdr>
    </w:div>
    <w:div w:id="556818275">
      <w:bodyDiv w:val="1"/>
      <w:marLeft w:val="0"/>
      <w:marRight w:val="0"/>
      <w:marTop w:val="0"/>
      <w:marBottom w:val="0"/>
      <w:divBdr>
        <w:top w:val="none" w:sz="0" w:space="0" w:color="auto"/>
        <w:left w:val="none" w:sz="0" w:space="0" w:color="auto"/>
        <w:bottom w:val="none" w:sz="0" w:space="0" w:color="auto"/>
        <w:right w:val="none" w:sz="0" w:space="0" w:color="auto"/>
      </w:divBdr>
    </w:div>
    <w:div w:id="556867465">
      <w:bodyDiv w:val="1"/>
      <w:marLeft w:val="0"/>
      <w:marRight w:val="0"/>
      <w:marTop w:val="0"/>
      <w:marBottom w:val="0"/>
      <w:divBdr>
        <w:top w:val="none" w:sz="0" w:space="0" w:color="auto"/>
        <w:left w:val="none" w:sz="0" w:space="0" w:color="auto"/>
        <w:bottom w:val="none" w:sz="0" w:space="0" w:color="auto"/>
        <w:right w:val="none" w:sz="0" w:space="0" w:color="auto"/>
      </w:divBdr>
    </w:div>
    <w:div w:id="558438019">
      <w:bodyDiv w:val="1"/>
      <w:marLeft w:val="0"/>
      <w:marRight w:val="0"/>
      <w:marTop w:val="0"/>
      <w:marBottom w:val="0"/>
      <w:divBdr>
        <w:top w:val="none" w:sz="0" w:space="0" w:color="auto"/>
        <w:left w:val="none" w:sz="0" w:space="0" w:color="auto"/>
        <w:bottom w:val="none" w:sz="0" w:space="0" w:color="auto"/>
        <w:right w:val="none" w:sz="0" w:space="0" w:color="auto"/>
      </w:divBdr>
    </w:div>
    <w:div w:id="558714278">
      <w:bodyDiv w:val="1"/>
      <w:marLeft w:val="0"/>
      <w:marRight w:val="0"/>
      <w:marTop w:val="0"/>
      <w:marBottom w:val="0"/>
      <w:divBdr>
        <w:top w:val="none" w:sz="0" w:space="0" w:color="auto"/>
        <w:left w:val="none" w:sz="0" w:space="0" w:color="auto"/>
        <w:bottom w:val="none" w:sz="0" w:space="0" w:color="auto"/>
        <w:right w:val="none" w:sz="0" w:space="0" w:color="auto"/>
      </w:divBdr>
    </w:div>
    <w:div w:id="559024674">
      <w:bodyDiv w:val="1"/>
      <w:marLeft w:val="0"/>
      <w:marRight w:val="0"/>
      <w:marTop w:val="0"/>
      <w:marBottom w:val="0"/>
      <w:divBdr>
        <w:top w:val="none" w:sz="0" w:space="0" w:color="auto"/>
        <w:left w:val="none" w:sz="0" w:space="0" w:color="auto"/>
        <w:bottom w:val="none" w:sz="0" w:space="0" w:color="auto"/>
        <w:right w:val="none" w:sz="0" w:space="0" w:color="auto"/>
      </w:divBdr>
    </w:div>
    <w:div w:id="560025701">
      <w:bodyDiv w:val="1"/>
      <w:marLeft w:val="0"/>
      <w:marRight w:val="0"/>
      <w:marTop w:val="0"/>
      <w:marBottom w:val="0"/>
      <w:divBdr>
        <w:top w:val="none" w:sz="0" w:space="0" w:color="auto"/>
        <w:left w:val="none" w:sz="0" w:space="0" w:color="auto"/>
        <w:bottom w:val="none" w:sz="0" w:space="0" w:color="auto"/>
        <w:right w:val="none" w:sz="0" w:space="0" w:color="auto"/>
      </w:divBdr>
    </w:div>
    <w:div w:id="561255594">
      <w:bodyDiv w:val="1"/>
      <w:marLeft w:val="0"/>
      <w:marRight w:val="0"/>
      <w:marTop w:val="0"/>
      <w:marBottom w:val="0"/>
      <w:divBdr>
        <w:top w:val="none" w:sz="0" w:space="0" w:color="auto"/>
        <w:left w:val="none" w:sz="0" w:space="0" w:color="auto"/>
        <w:bottom w:val="none" w:sz="0" w:space="0" w:color="auto"/>
        <w:right w:val="none" w:sz="0" w:space="0" w:color="auto"/>
      </w:divBdr>
    </w:div>
    <w:div w:id="561260024">
      <w:bodyDiv w:val="1"/>
      <w:marLeft w:val="0"/>
      <w:marRight w:val="0"/>
      <w:marTop w:val="0"/>
      <w:marBottom w:val="0"/>
      <w:divBdr>
        <w:top w:val="none" w:sz="0" w:space="0" w:color="auto"/>
        <w:left w:val="none" w:sz="0" w:space="0" w:color="auto"/>
        <w:bottom w:val="none" w:sz="0" w:space="0" w:color="auto"/>
        <w:right w:val="none" w:sz="0" w:space="0" w:color="auto"/>
      </w:divBdr>
    </w:div>
    <w:div w:id="561598598">
      <w:bodyDiv w:val="1"/>
      <w:marLeft w:val="0"/>
      <w:marRight w:val="0"/>
      <w:marTop w:val="0"/>
      <w:marBottom w:val="0"/>
      <w:divBdr>
        <w:top w:val="none" w:sz="0" w:space="0" w:color="auto"/>
        <w:left w:val="none" w:sz="0" w:space="0" w:color="auto"/>
        <w:bottom w:val="none" w:sz="0" w:space="0" w:color="auto"/>
        <w:right w:val="none" w:sz="0" w:space="0" w:color="auto"/>
      </w:divBdr>
    </w:div>
    <w:div w:id="561722005">
      <w:bodyDiv w:val="1"/>
      <w:marLeft w:val="0"/>
      <w:marRight w:val="0"/>
      <w:marTop w:val="0"/>
      <w:marBottom w:val="0"/>
      <w:divBdr>
        <w:top w:val="none" w:sz="0" w:space="0" w:color="auto"/>
        <w:left w:val="none" w:sz="0" w:space="0" w:color="auto"/>
        <w:bottom w:val="none" w:sz="0" w:space="0" w:color="auto"/>
        <w:right w:val="none" w:sz="0" w:space="0" w:color="auto"/>
      </w:divBdr>
    </w:div>
    <w:div w:id="563030966">
      <w:bodyDiv w:val="1"/>
      <w:marLeft w:val="0"/>
      <w:marRight w:val="0"/>
      <w:marTop w:val="0"/>
      <w:marBottom w:val="0"/>
      <w:divBdr>
        <w:top w:val="none" w:sz="0" w:space="0" w:color="auto"/>
        <w:left w:val="none" w:sz="0" w:space="0" w:color="auto"/>
        <w:bottom w:val="none" w:sz="0" w:space="0" w:color="auto"/>
        <w:right w:val="none" w:sz="0" w:space="0" w:color="auto"/>
      </w:divBdr>
    </w:div>
    <w:div w:id="563415479">
      <w:bodyDiv w:val="1"/>
      <w:marLeft w:val="0"/>
      <w:marRight w:val="0"/>
      <w:marTop w:val="0"/>
      <w:marBottom w:val="0"/>
      <w:divBdr>
        <w:top w:val="none" w:sz="0" w:space="0" w:color="auto"/>
        <w:left w:val="none" w:sz="0" w:space="0" w:color="auto"/>
        <w:bottom w:val="none" w:sz="0" w:space="0" w:color="auto"/>
        <w:right w:val="none" w:sz="0" w:space="0" w:color="auto"/>
      </w:divBdr>
    </w:div>
    <w:div w:id="563565504">
      <w:bodyDiv w:val="1"/>
      <w:marLeft w:val="0"/>
      <w:marRight w:val="0"/>
      <w:marTop w:val="0"/>
      <w:marBottom w:val="0"/>
      <w:divBdr>
        <w:top w:val="none" w:sz="0" w:space="0" w:color="auto"/>
        <w:left w:val="none" w:sz="0" w:space="0" w:color="auto"/>
        <w:bottom w:val="none" w:sz="0" w:space="0" w:color="auto"/>
        <w:right w:val="none" w:sz="0" w:space="0" w:color="auto"/>
      </w:divBdr>
    </w:div>
    <w:div w:id="564265727">
      <w:bodyDiv w:val="1"/>
      <w:marLeft w:val="0"/>
      <w:marRight w:val="0"/>
      <w:marTop w:val="0"/>
      <w:marBottom w:val="0"/>
      <w:divBdr>
        <w:top w:val="none" w:sz="0" w:space="0" w:color="auto"/>
        <w:left w:val="none" w:sz="0" w:space="0" w:color="auto"/>
        <w:bottom w:val="none" w:sz="0" w:space="0" w:color="auto"/>
        <w:right w:val="none" w:sz="0" w:space="0" w:color="auto"/>
      </w:divBdr>
    </w:div>
    <w:div w:id="564951807">
      <w:bodyDiv w:val="1"/>
      <w:marLeft w:val="0"/>
      <w:marRight w:val="0"/>
      <w:marTop w:val="0"/>
      <w:marBottom w:val="0"/>
      <w:divBdr>
        <w:top w:val="none" w:sz="0" w:space="0" w:color="auto"/>
        <w:left w:val="none" w:sz="0" w:space="0" w:color="auto"/>
        <w:bottom w:val="none" w:sz="0" w:space="0" w:color="auto"/>
        <w:right w:val="none" w:sz="0" w:space="0" w:color="auto"/>
      </w:divBdr>
    </w:div>
    <w:div w:id="565189825">
      <w:bodyDiv w:val="1"/>
      <w:marLeft w:val="0"/>
      <w:marRight w:val="0"/>
      <w:marTop w:val="0"/>
      <w:marBottom w:val="0"/>
      <w:divBdr>
        <w:top w:val="none" w:sz="0" w:space="0" w:color="auto"/>
        <w:left w:val="none" w:sz="0" w:space="0" w:color="auto"/>
        <w:bottom w:val="none" w:sz="0" w:space="0" w:color="auto"/>
        <w:right w:val="none" w:sz="0" w:space="0" w:color="auto"/>
      </w:divBdr>
    </w:div>
    <w:div w:id="565261869">
      <w:bodyDiv w:val="1"/>
      <w:marLeft w:val="0"/>
      <w:marRight w:val="0"/>
      <w:marTop w:val="0"/>
      <w:marBottom w:val="0"/>
      <w:divBdr>
        <w:top w:val="none" w:sz="0" w:space="0" w:color="auto"/>
        <w:left w:val="none" w:sz="0" w:space="0" w:color="auto"/>
        <w:bottom w:val="none" w:sz="0" w:space="0" w:color="auto"/>
        <w:right w:val="none" w:sz="0" w:space="0" w:color="auto"/>
      </w:divBdr>
    </w:div>
    <w:div w:id="565379189">
      <w:bodyDiv w:val="1"/>
      <w:marLeft w:val="0"/>
      <w:marRight w:val="0"/>
      <w:marTop w:val="0"/>
      <w:marBottom w:val="0"/>
      <w:divBdr>
        <w:top w:val="none" w:sz="0" w:space="0" w:color="auto"/>
        <w:left w:val="none" w:sz="0" w:space="0" w:color="auto"/>
        <w:bottom w:val="none" w:sz="0" w:space="0" w:color="auto"/>
        <w:right w:val="none" w:sz="0" w:space="0" w:color="auto"/>
      </w:divBdr>
    </w:div>
    <w:div w:id="565460622">
      <w:bodyDiv w:val="1"/>
      <w:marLeft w:val="0"/>
      <w:marRight w:val="0"/>
      <w:marTop w:val="0"/>
      <w:marBottom w:val="0"/>
      <w:divBdr>
        <w:top w:val="none" w:sz="0" w:space="0" w:color="auto"/>
        <w:left w:val="none" w:sz="0" w:space="0" w:color="auto"/>
        <w:bottom w:val="none" w:sz="0" w:space="0" w:color="auto"/>
        <w:right w:val="none" w:sz="0" w:space="0" w:color="auto"/>
      </w:divBdr>
    </w:div>
    <w:div w:id="565993865">
      <w:bodyDiv w:val="1"/>
      <w:marLeft w:val="0"/>
      <w:marRight w:val="0"/>
      <w:marTop w:val="0"/>
      <w:marBottom w:val="0"/>
      <w:divBdr>
        <w:top w:val="none" w:sz="0" w:space="0" w:color="auto"/>
        <w:left w:val="none" w:sz="0" w:space="0" w:color="auto"/>
        <w:bottom w:val="none" w:sz="0" w:space="0" w:color="auto"/>
        <w:right w:val="none" w:sz="0" w:space="0" w:color="auto"/>
      </w:divBdr>
    </w:div>
    <w:div w:id="566037157">
      <w:bodyDiv w:val="1"/>
      <w:marLeft w:val="0"/>
      <w:marRight w:val="0"/>
      <w:marTop w:val="0"/>
      <w:marBottom w:val="0"/>
      <w:divBdr>
        <w:top w:val="none" w:sz="0" w:space="0" w:color="auto"/>
        <w:left w:val="none" w:sz="0" w:space="0" w:color="auto"/>
        <w:bottom w:val="none" w:sz="0" w:space="0" w:color="auto"/>
        <w:right w:val="none" w:sz="0" w:space="0" w:color="auto"/>
      </w:divBdr>
    </w:div>
    <w:div w:id="566380027">
      <w:bodyDiv w:val="1"/>
      <w:marLeft w:val="0"/>
      <w:marRight w:val="0"/>
      <w:marTop w:val="0"/>
      <w:marBottom w:val="0"/>
      <w:divBdr>
        <w:top w:val="none" w:sz="0" w:space="0" w:color="auto"/>
        <w:left w:val="none" w:sz="0" w:space="0" w:color="auto"/>
        <w:bottom w:val="none" w:sz="0" w:space="0" w:color="auto"/>
        <w:right w:val="none" w:sz="0" w:space="0" w:color="auto"/>
      </w:divBdr>
    </w:div>
    <w:div w:id="566770173">
      <w:bodyDiv w:val="1"/>
      <w:marLeft w:val="0"/>
      <w:marRight w:val="0"/>
      <w:marTop w:val="0"/>
      <w:marBottom w:val="0"/>
      <w:divBdr>
        <w:top w:val="none" w:sz="0" w:space="0" w:color="auto"/>
        <w:left w:val="none" w:sz="0" w:space="0" w:color="auto"/>
        <w:bottom w:val="none" w:sz="0" w:space="0" w:color="auto"/>
        <w:right w:val="none" w:sz="0" w:space="0" w:color="auto"/>
      </w:divBdr>
    </w:div>
    <w:div w:id="568267132">
      <w:bodyDiv w:val="1"/>
      <w:marLeft w:val="0"/>
      <w:marRight w:val="0"/>
      <w:marTop w:val="0"/>
      <w:marBottom w:val="0"/>
      <w:divBdr>
        <w:top w:val="none" w:sz="0" w:space="0" w:color="auto"/>
        <w:left w:val="none" w:sz="0" w:space="0" w:color="auto"/>
        <w:bottom w:val="none" w:sz="0" w:space="0" w:color="auto"/>
        <w:right w:val="none" w:sz="0" w:space="0" w:color="auto"/>
      </w:divBdr>
    </w:div>
    <w:div w:id="569391729">
      <w:bodyDiv w:val="1"/>
      <w:marLeft w:val="0"/>
      <w:marRight w:val="0"/>
      <w:marTop w:val="0"/>
      <w:marBottom w:val="0"/>
      <w:divBdr>
        <w:top w:val="none" w:sz="0" w:space="0" w:color="auto"/>
        <w:left w:val="none" w:sz="0" w:space="0" w:color="auto"/>
        <w:bottom w:val="none" w:sz="0" w:space="0" w:color="auto"/>
        <w:right w:val="none" w:sz="0" w:space="0" w:color="auto"/>
      </w:divBdr>
    </w:div>
    <w:div w:id="569581600">
      <w:bodyDiv w:val="1"/>
      <w:marLeft w:val="0"/>
      <w:marRight w:val="0"/>
      <w:marTop w:val="0"/>
      <w:marBottom w:val="0"/>
      <w:divBdr>
        <w:top w:val="none" w:sz="0" w:space="0" w:color="auto"/>
        <w:left w:val="none" w:sz="0" w:space="0" w:color="auto"/>
        <w:bottom w:val="none" w:sz="0" w:space="0" w:color="auto"/>
        <w:right w:val="none" w:sz="0" w:space="0" w:color="auto"/>
      </w:divBdr>
    </w:div>
    <w:div w:id="569735916">
      <w:bodyDiv w:val="1"/>
      <w:marLeft w:val="0"/>
      <w:marRight w:val="0"/>
      <w:marTop w:val="0"/>
      <w:marBottom w:val="0"/>
      <w:divBdr>
        <w:top w:val="none" w:sz="0" w:space="0" w:color="auto"/>
        <w:left w:val="none" w:sz="0" w:space="0" w:color="auto"/>
        <w:bottom w:val="none" w:sz="0" w:space="0" w:color="auto"/>
        <w:right w:val="none" w:sz="0" w:space="0" w:color="auto"/>
      </w:divBdr>
    </w:div>
    <w:div w:id="570426644">
      <w:bodyDiv w:val="1"/>
      <w:marLeft w:val="0"/>
      <w:marRight w:val="0"/>
      <w:marTop w:val="0"/>
      <w:marBottom w:val="0"/>
      <w:divBdr>
        <w:top w:val="none" w:sz="0" w:space="0" w:color="auto"/>
        <w:left w:val="none" w:sz="0" w:space="0" w:color="auto"/>
        <w:bottom w:val="none" w:sz="0" w:space="0" w:color="auto"/>
        <w:right w:val="none" w:sz="0" w:space="0" w:color="auto"/>
      </w:divBdr>
    </w:div>
    <w:div w:id="570622218">
      <w:bodyDiv w:val="1"/>
      <w:marLeft w:val="0"/>
      <w:marRight w:val="0"/>
      <w:marTop w:val="0"/>
      <w:marBottom w:val="0"/>
      <w:divBdr>
        <w:top w:val="none" w:sz="0" w:space="0" w:color="auto"/>
        <w:left w:val="none" w:sz="0" w:space="0" w:color="auto"/>
        <w:bottom w:val="none" w:sz="0" w:space="0" w:color="auto"/>
        <w:right w:val="none" w:sz="0" w:space="0" w:color="auto"/>
      </w:divBdr>
    </w:div>
    <w:div w:id="571086458">
      <w:bodyDiv w:val="1"/>
      <w:marLeft w:val="0"/>
      <w:marRight w:val="0"/>
      <w:marTop w:val="0"/>
      <w:marBottom w:val="0"/>
      <w:divBdr>
        <w:top w:val="none" w:sz="0" w:space="0" w:color="auto"/>
        <w:left w:val="none" w:sz="0" w:space="0" w:color="auto"/>
        <w:bottom w:val="none" w:sz="0" w:space="0" w:color="auto"/>
        <w:right w:val="none" w:sz="0" w:space="0" w:color="auto"/>
      </w:divBdr>
    </w:div>
    <w:div w:id="572012745">
      <w:bodyDiv w:val="1"/>
      <w:marLeft w:val="0"/>
      <w:marRight w:val="0"/>
      <w:marTop w:val="0"/>
      <w:marBottom w:val="0"/>
      <w:divBdr>
        <w:top w:val="none" w:sz="0" w:space="0" w:color="auto"/>
        <w:left w:val="none" w:sz="0" w:space="0" w:color="auto"/>
        <w:bottom w:val="none" w:sz="0" w:space="0" w:color="auto"/>
        <w:right w:val="none" w:sz="0" w:space="0" w:color="auto"/>
      </w:divBdr>
    </w:div>
    <w:div w:id="572198422">
      <w:bodyDiv w:val="1"/>
      <w:marLeft w:val="0"/>
      <w:marRight w:val="0"/>
      <w:marTop w:val="0"/>
      <w:marBottom w:val="0"/>
      <w:divBdr>
        <w:top w:val="none" w:sz="0" w:space="0" w:color="auto"/>
        <w:left w:val="none" w:sz="0" w:space="0" w:color="auto"/>
        <w:bottom w:val="none" w:sz="0" w:space="0" w:color="auto"/>
        <w:right w:val="none" w:sz="0" w:space="0" w:color="auto"/>
      </w:divBdr>
    </w:div>
    <w:div w:id="573665154">
      <w:bodyDiv w:val="1"/>
      <w:marLeft w:val="0"/>
      <w:marRight w:val="0"/>
      <w:marTop w:val="0"/>
      <w:marBottom w:val="0"/>
      <w:divBdr>
        <w:top w:val="none" w:sz="0" w:space="0" w:color="auto"/>
        <w:left w:val="none" w:sz="0" w:space="0" w:color="auto"/>
        <w:bottom w:val="none" w:sz="0" w:space="0" w:color="auto"/>
        <w:right w:val="none" w:sz="0" w:space="0" w:color="auto"/>
      </w:divBdr>
    </w:div>
    <w:div w:id="574364167">
      <w:bodyDiv w:val="1"/>
      <w:marLeft w:val="0"/>
      <w:marRight w:val="0"/>
      <w:marTop w:val="0"/>
      <w:marBottom w:val="0"/>
      <w:divBdr>
        <w:top w:val="none" w:sz="0" w:space="0" w:color="auto"/>
        <w:left w:val="none" w:sz="0" w:space="0" w:color="auto"/>
        <w:bottom w:val="none" w:sz="0" w:space="0" w:color="auto"/>
        <w:right w:val="none" w:sz="0" w:space="0" w:color="auto"/>
      </w:divBdr>
    </w:div>
    <w:div w:id="575283801">
      <w:bodyDiv w:val="1"/>
      <w:marLeft w:val="0"/>
      <w:marRight w:val="0"/>
      <w:marTop w:val="0"/>
      <w:marBottom w:val="0"/>
      <w:divBdr>
        <w:top w:val="none" w:sz="0" w:space="0" w:color="auto"/>
        <w:left w:val="none" w:sz="0" w:space="0" w:color="auto"/>
        <w:bottom w:val="none" w:sz="0" w:space="0" w:color="auto"/>
        <w:right w:val="none" w:sz="0" w:space="0" w:color="auto"/>
      </w:divBdr>
    </w:div>
    <w:div w:id="576323717">
      <w:bodyDiv w:val="1"/>
      <w:marLeft w:val="0"/>
      <w:marRight w:val="0"/>
      <w:marTop w:val="0"/>
      <w:marBottom w:val="0"/>
      <w:divBdr>
        <w:top w:val="none" w:sz="0" w:space="0" w:color="auto"/>
        <w:left w:val="none" w:sz="0" w:space="0" w:color="auto"/>
        <w:bottom w:val="none" w:sz="0" w:space="0" w:color="auto"/>
        <w:right w:val="none" w:sz="0" w:space="0" w:color="auto"/>
      </w:divBdr>
    </w:div>
    <w:div w:id="577449423">
      <w:bodyDiv w:val="1"/>
      <w:marLeft w:val="0"/>
      <w:marRight w:val="0"/>
      <w:marTop w:val="0"/>
      <w:marBottom w:val="0"/>
      <w:divBdr>
        <w:top w:val="none" w:sz="0" w:space="0" w:color="auto"/>
        <w:left w:val="none" w:sz="0" w:space="0" w:color="auto"/>
        <w:bottom w:val="none" w:sz="0" w:space="0" w:color="auto"/>
        <w:right w:val="none" w:sz="0" w:space="0" w:color="auto"/>
      </w:divBdr>
    </w:div>
    <w:div w:id="577716621">
      <w:bodyDiv w:val="1"/>
      <w:marLeft w:val="0"/>
      <w:marRight w:val="0"/>
      <w:marTop w:val="0"/>
      <w:marBottom w:val="0"/>
      <w:divBdr>
        <w:top w:val="none" w:sz="0" w:space="0" w:color="auto"/>
        <w:left w:val="none" w:sz="0" w:space="0" w:color="auto"/>
        <w:bottom w:val="none" w:sz="0" w:space="0" w:color="auto"/>
        <w:right w:val="none" w:sz="0" w:space="0" w:color="auto"/>
      </w:divBdr>
    </w:div>
    <w:div w:id="578058099">
      <w:bodyDiv w:val="1"/>
      <w:marLeft w:val="0"/>
      <w:marRight w:val="0"/>
      <w:marTop w:val="0"/>
      <w:marBottom w:val="0"/>
      <w:divBdr>
        <w:top w:val="none" w:sz="0" w:space="0" w:color="auto"/>
        <w:left w:val="none" w:sz="0" w:space="0" w:color="auto"/>
        <w:bottom w:val="none" w:sz="0" w:space="0" w:color="auto"/>
        <w:right w:val="none" w:sz="0" w:space="0" w:color="auto"/>
      </w:divBdr>
    </w:div>
    <w:div w:id="578755573">
      <w:bodyDiv w:val="1"/>
      <w:marLeft w:val="0"/>
      <w:marRight w:val="0"/>
      <w:marTop w:val="0"/>
      <w:marBottom w:val="0"/>
      <w:divBdr>
        <w:top w:val="none" w:sz="0" w:space="0" w:color="auto"/>
        <w:left w:val="none" w:sz="0" w:space="0" w:color="auto"/>
        <w:bottom w:val="none" w:sz="0" w:space="0" w:color="auto"/>
        <w:right w:val="none" w:sz="0" w:space="0" w:color="auto"/>
      </w:divBdr>
    </w:div>
    <w:div w:id="579366354">
      <w:bodyDiv w:val="1"/>
      <w:marLeft w:val="0"/>
      <w:marRight w:val="0"/>
      <w:marTop w:val="0"/>
      <w:marBottom w:val="0"/>
      <w:divBdr>
        <w:top w:val="none" w:sz="0" w:space="0" w:color="auto"/>
        <w:left w:val="none" w:sz="0" w:space="0" w:color="auto"/>
        <w:bottom w:val="none" w:sz="0" w:space="0" w:color="auto"/>
        <w:right w:val="none" w:sz="0" w:space="0" w:color="auto"/>
      </w:divBdr>
    </w:div>
    <w:div w:id="579632253">
      <w:bodyDiv w:val="1"/>
      <w:marLeft w:val="0"/>
      <w:marRight w:val="0"/>
      <w:marTop w:val="0"/>
      <w:marBottom w:val="0"/>
      <w:divBdr>
        <w:top w:val="none" w:sz="0" w:space="0" w:color="auto"/>
        <w:left w:val="none" w:sz="0" w:space="0" w:color="auto"/>
        <w:bottom w:val="none" w:sz="0" w:space="0" w:color="auto"/>
        <w:right w:val="none" w:sz="0" w:space="0" w:color="auto"/>
      </w:divBdr>
    </w:div>
    <w:div w:id="579874246">
      <w:bodyDiv w:val="1"/>
      <w:marLeft w:val="0"/>
      <w:marRight w:val="0"/>
      <w:marTop w:val="0"/>
      <w:marBottom w:val="0"/>
      <w:divBdr>
        <w:top w:val="none" w:sz="0" w:space="0" w:color="auto"/>
        <w:left w:val="none" w:sz="0" w:space="0" w:color="auto"/>
        <w:bottom w:val="none" w:sz="0" w:space="0" w:color="auto"/>
        <w:right w:val="none" w:sz="0" w:space="0" w:color="auto"/>
      </w:divBdr>
    </w:div>
    <w:div w:id="580211621">
      <w:bodyDiv w:val="1"/>
      <w:marLeft w:val="0"/>
      <w:marRight w:val="0"/>
      <w:marTop w:val="0"/>
      <w:marBottom w:val="0"/>
      <w:divBdr>
        <w:top w:val="none" w:sz="0" w:space="0" w:color="auto"/>
        <w:left w:val="none" w:sz="0" w:space="0" w:color="auto"/>
        <w:bottom w:val="none" w:sz="0" w:space="0" w:color="auto"/>
        <w:right w:val="none" w:sz="0" w:space="0" w:color="auto"/>
      </w:divBdr>
    </w:div>
    <w:div w:id="581185956">
      <w:bodyDiv w:val="1"/>
      <w:marLeft w:val="0"/>
      <w:marRight w:val="0"/>
      <w:marTop w:val="0"/>
      <w:marBottom w:val="0"/>
      <w:divBdr>
        <w:top w:val="none" w:sz="0" w:space="0" w:color="auto"/>
        <w:left w:val="none" w:sz="0" w:space="0" w:color="auto"/>
        <w:bottom w:val="none" w:sz="0" w:space="0" w:color="auto"/>
        <w:right w:val="none" w:sz="0" w:space="0" w:color="auto"/>
      </w:divBdr>
    </w:div>
    <w:div w:id="581373709">
      <w:bodyDiv w:val="1"/>
      <w:marLeft w:val="0"/>
      <w:marRight w:val="0"/>
      <w:marTop w:val="0"/>
      <w:marBottom w:val="0"/>
      <w:divBdr>
        <w:top w:val="none" w:sz="0" w:space="0" w:color="auto"/>
        <w:left w:val="none" w:sz="0" w:space="0" w:color="auto"/>
        <w:bottom w:val="none" w:sz="0" w:space="0" w:color="auto"/>
        <w:right w:val="none" w:sz="0" w:space="0" w:color="auto"/>
      </w:divBdr>
    </w:div>
    <w:div w:id="581377892">
      <w:bodyDiv w:val="1"/>
      <w:marLeft w:val="0"/>
      <w:marRight w:val="0"/>
      <w:marTop w:val="0"/>
      <w:marBottom w:val="0"/>
      <w:divBdr>
        <w:top w:val="none" w:sz="0" w:space="0" w:color="auto"/>
        <w:left w:val="none" w:sz="0" w:space="0" w:color="auto"/>
        <w:bottom w:val="none" w:sz="0" w:space="0" w:color="auto"/>
        <w:right w:val="none" w:sz="0" w:space="0" w:color="auto"/>
      </w:divBdr>
    </w:div>
    <w:div w:id="582419052">
      <w:bodyDiv w:val="1"/>
      <w:marLeft w:val="0"/>
      <w:marRight w:val="0"/>
      <w:marTop w:val="0"/>
      <w:marBottom w:val="0"/>
      <w:divBdr>
        <w:top w:val="none" w:sz="0" w:space="0" w:color="auto"/>
        <w:left w:val="none" w:sz="0" w:space="0" w:color="auto"/>
        <w:bottom w:val="none" w:sz="0" w:space="0" w:color="auto"/>
        <w:right w:val="none" w:sz="0" w:space="0" w:color="auto"/>
      </w:divBdr>
    </w:div>
    <w:div w:id="582490067">
      <w:bodyDiv w:val="1"/>
      <w:marLeft w:val="0"/>
      <w:marRight w:val="0"/>
      <w:marTop w:val="0"/>
      <w:marBottom w:val="0"/>
      <w:divBdr>
        <w:top w:val="none" w:sz="0" w:space="0" w:color="auto"/>
        <w:left w:val="none" w:sz="0" w:space="0" w:color="auto"/>
        <w:bottom w:val="none" w:sz="0" w:space="0" w:color="auto"/>
        <w:right w:val="none" w:sz="0" w:space="0" w:color="auto"/>
      </w:divBdr>
    </w:div>
    <w:div w:id="582690371">
      <w:bodyDiv w:val="1"/>
      <w:marLeft w:val="0"/>
      <w:marRight w:val="0"/>
      <w:marTop w:val="0"/>
      <w:marBottom w:val="0"/>
      <w:divBdr>
        <w:top w:val="none" w:sz="0" w:space="0" w:color="auto"/>
        <w:left w:val="none" w:sz="0" w:space="0" w:color="auto"/>
        <w:bottom w:val="none" w:sz="0" w:space="0" w:color="auto"/>
        <w:right w:val="none" w:sz="0" w:space="0" w:color="auto"/>
      </w:divBdr>
    </w:div>
    <w:div w:id="583144101">
      <w:bodyDiv w:val="1"/>
      <w:marLeft w:val="0"/>
      <w:marRight w:val="0"/>
      <w:marTop w:val="0"/>
      <w:marBottom w:val="0"/>
      <w:divBdr>
        <w:top w:val="none" w:sz="0" w:space="0" w:color="auto"/>
        <w:left w:val="none" w:sz="0" w:space="0" w:color="auto"/>
        <w:bottom w:val="none" w:sz="0" w:space="0" w:color="auto"/>
        <w:right w:val="none" w:sz="0" w:space="0" w:color="auto"/>
      </w:divBdr>
    </w:div>
    <w:div w:id="583145983">
      <w:bodyDiv w:val="1"/>
      <w:marLeft w:val="0"/>
      <w:marRight w:val="0"/>
      <w:marTop w:val="0"/>
      <w:marBottom w:val="0"/>
      <w:divBdr>
        <w:top w:val="none" w:sz="0" w:space="0" w:color="auto"/>
        <w:left w:val="none" w:sz="0" w:space="0" w:color="auto"/>
        <w:bottom w:val="none" w:sz="0" w:space="0" w:color="auto"/>
        <w:right w:val="none" w:sz="0" w:space="0" w:color="auto"/>
      </w:divBdr>
    </w:div>
    <w:div w:id="583301555">
      <w:bodyDiv w:val="1"/>
      <w:marLeft w:val="0"/>
      <w:marRight w:val="0"/>
      <w:marTop w:val="0"/>
      <w:marBottom w:val="0"/>
      <w:divBdr>
        <w:top w:val="none" w:sz="0" w:space="0" w:color="auto"/>
        <w:left w:val="none" w:sz="0" w:space="0" w:color="auto"/>
        <w:bottom w:val="none" w:sz="0" w:space="0" w:color="auto"/>
        <w:right w:val="none" w:sz="0" w:space="0" w:color="auto"/>
      </w:divBdr>
    </w:div>
    <w:div w:id="583997939">
      <w:bodyDiv w:val="1"/>
      <w:marLeft w:val="0"/>
      <w:marRight w:val="0"/>
      <w:marTop w:val="0"/>
      <w:marBottom w:val="0"/>
      <w:divBdr>
        <w:top w:val="none" w:sz="0" w:space="0" w:color="auto"/>
        <w:left w:val="none" w:sz="0" w:space="0" w:color="auto"/>
        <w:bottom w:val="none" w:sz="0" w:space="0" w:color="auto"/>
        <w:right w:val="none" w:sz="0" w:space="0" w:color="auto"/>
      </w:divBdr>
    </w:div>
    <w:div w:id="584607216">
      <w:bodyDiv w:val="1"/>
      <w:marLeft w:val="0"/>
      <w:marRight w:val="0"/>
      <w:marTop w:val="0"/>
      <w:marBottom w:val="0"/>
      <w:divBdr>
        <w:top w:val="none" w:sz="0" w:space="0" w:color="auto"/>
        <w:left w:val="none" w:sz="0" w:space="0" w:color="auto"/>
        <w:bottom w:val="none" w:sz="0" w:space="0" w:color="auto"/>
        <w:right w:val="none" w:sz="0" w:space="0" w:color="auto"/>
      </w:divBdr>
    </w:div>
    <w:div w:id="584996425">
      <w:bodyDiv w:val="1"/>
      <w:marLeft w:val="0"/>
      <w:marRight w:val="0"/>
      <w:marTop w:val="0"/>
      <w:marBottom w:val="0"/>
      <w:divBdr>
        <w:top w:val="none" w:sz="0" w:space="0" w:color="auto"/>
        <w:left w:val="none" w:sz="0" w:space="0" w:color="auto"/>
        <w:bottom w:val="none" w:sz="0" w:space="0" w:color="auto"/>
        <w:right w:val="none" w:sz="0" w:space="0" w:color="auto"/>
      </w:divBdr>
    </w:div>
    <w:div w:id="585190755">
      <w:bodyDiv w:val="1"/>
      <w:marLeft w:val="0"/>
      <w:marRight w:val="0"/>
      <w:marTop w:val="0"/>
      <w:marBottom w:val="0"/>
      <w:divBdr>
        <w:top w:val="none" w:sz="0" w:space="0" w:color="auto"/>
        <w:left w:val="none" w:sz="0" w:space="0" w:color="auto"/>
        <w:bottom w:val="none" w:sz="0" w:space="0" w:color="auto"/>
        <w:right w:val="none" w:sz="0" w:space="0" w:color="auto"/>
      </w:divBdr>
    </w:div>
    <w:div w:id="585766649">
      <w:bodyDiv w:val="1"/>
      <w:marLeft w:val="0"/>
      <w:marRight w:val="0"/>
      <w:marTop w:val="0"/>
      <w:marBottom w:val="0"/>
      <w:divBdr>
        <w:top w:val="none" w:sz="0" w:space="0" w:color="auto"/>
        <w:left w:val="none" w:sz="0" w:space="0" w:color="auto"/>
        <w:bottom w:val="none" w:sz="0" w:space="0" w:color="auto"/>
        <w:right w:val="none" w:sz="0" w:space="0" w:color="auto"/>
      </w:divBdr>
    </w:div>
    <w:div w:id="585924230">
      <w:bodyDiv w:val="1"/>
      <w:marLeft w:val="0"/>
      <w:marRight w:val="0"/>
      <w:marTop w:val="0"/>
      <w:marBottom w:val="0"/>
      <w:divBdr>
        <w:top w:val="none" w:sz="0" w:space="0" w:color="auto"/>
        <w:left w:val="none" w:sz="0" w:space="0" w:color="auto"/>
        <w:bottom w:val="none" w:sz="0" w:space="0" w:color="auto"/>
        <w:right w:val="none" w:sz="0" w:space="0" w:color="auto"/>
      </w:divBdr>
    </w:div>
    <w:div w:id="586498358">
      <w:bodyDiv w:val="1"/>
      <w:marLeft w:val="0"/>
      <w:marRight w:val="0"/>
      <w:marTop w:val="0"/>
      <w:marBottom w:val="0"/>
      <w:divBdr>
        <w:top w:val="none" w:sz="0" w:space="0" w:color="auto"/>
        <w:left w:val="none" w:sz="0" w:space="0" w:color="auto"/>
        <w:bottom w:val="none" w:sz="0" w:space="0" w:color="auto"/>
        <w:right w:val="none" w:sz="0" w:space="0" w:color="auto"/>
      </w:divBdr>
    </w:div>
    <w:div w:id="586769345">
      <w:bodyDiv w:val="1"/>
      <w:marLeft w:val="0"/>
      <w:marRight w:val="0"/>
      <w:marTop w:val="0"/>
      <w:marBottom w:val="0"/>
      <w:divBdr>
        <w:top w:val="none" w:sz="0" w:space="0" w:color="auto"/>
        <w:left w:val="none" w:sz="0" w:space="0" w:color="auto"/>
        <w:bottom w:val="none" w:sz="0" w:space="0" w:color="auto"/>
        <w:right w:val="none" w:sz="0" w:space="0" w:color="auto"/>
      </w:divBdr>
    </w:div>
    <w:div w:id="587541027">
      <w:bodyDiv w:val="1"/>
      <w:marLeft w:val="0"/>
      <w:marRight w:val="0"/>
      <w:marTop w:val="0"/>
      <w:marBottom w:val="0"/>
      <w:divBdr>
        <w:top w:val="none" w:sz="0" w:space="0" w:color="auto"/>
        <w:left w:val="none" w:sz="0" w:space="0" w:color="auto"/>
        <w:bottom w:val="none" w:sz="0" w:space="0" w:color="auto"/>
        <w:right w:val="none" w:sz="0" w:space="0" w:color="auto"/>
      </w:divBdr>
    </w:div>
    <w:div w:id="587884753">
      <w:bodyDiv w:val="1"/>
      <w:marLeft w:val="0"/>
      <w:marRight w:val="0"/>
      <w:marTop w:val="0"/>
      <w:marBottom w:val="0"/>
      <w:divBdr>
        <w:top w:val="none" w:sz="0" w:space="0" w:color="auto"/>
        <w:left w:val="none" w:sz="0" w:space="0" w:color="auto"/>
        <w:bottom w:val="none" w:sz="0" w:space="0" w:color="auto"/>
        <w:right w:val="none" w:sz="0" w:space="0" w:color="auto"/>
      </w:divBdr>
    </w:div>
    <w:div w:id="588201319">
      <w:bodyDiv w:val="1"/>
      <w:marLeft w:val="0"/>
      <w:marRight w:val="0"/>
      <w:marTop w:val="0"/>
      <w:marBottom w:val="0"/>
      <w:divBdr>
        <w:top w:val="none" w:sz="0" w:space="0" w:color="auto"/>
        <w:left w:val="none" w:sz="0" w:space="0" w:color="auto"/>
        <w:bottom w:val="none" w:sz="0" w:space="0" w:color="auto"/>
        <w:right w:val="none" w:sz="0" w:space="0" w:color="auto"/>
      </w:divBdr>
    </w:div>
    <w:div w:id="589237636">
      <w:bodyDiv w:val="1"/>
      <w:marLeft w:val="0"/>
      <w:marRight w:val="0"/>
      <w:marTop w:val="0"/>
      <w:marBottom w:val="0"/>
      <w:divBdr>
        <w:top w:val="none" w:sz="0" w:space="0" w:color="auto"/>
        <w:left w:val="none" w:sz="0" w:space="0" w:color="auto"/>
        <w:bottom w:val="none" w:sz="0" w:space="0" w:color="auto"/>
        <w:right w:val="none" w:sz="0" w:space="0" w:color="auto"/>
      </w:divBdr>
    </w:div>
    <w:div w:id="589630147">
      <w:bodyDiv w:val="1"/>
      <w:marLeft w:val="0"/>
      <w:marRight w:val="0"/>
      <w:marTop w:val="0"/>
      <w:marBottom w:val="0"/>
      <w:divBdr>
        <w:top w:val="none" w:sz="0" w:space="0" w:color="auto"/>
        <w:left w:val="none" w:sz="0" w:space="0" w:color="auto"/>
        <w:bottom w:val="none" w:sz="0" w:space="0" w:color="auto"/>
        <w:right w:val="none" w:sz="0" w:space="0" w:color="auto"/>
      </w:divBdr>
    </w:div>
    <w:div w:id="590359794">
      <w:bodyDiv w:val="1"/>
      <w:marLeft w:val="0"/>
      <w:marRight w:val="0"/>
      <w:marTop w:val="0"/>
      <w:marBottom w:val="0"/>
      <w:divBdr>
        <w:top w:val="none" w:sz="0" w:space="0" w:color="auto"/>
        <w:left w:val="none" w:sz="0" w:space="0" w:color="auto"/>
        <w:bottom w:val="none" w:sz="0" w:space="0" w:color="auto"/>
        <w:right w:val="none" w:sz="0" w:space="0" w:color="auto"/>
      </w:divBdr>
    </w:div>
    <w:div w:id="590965949">
      <w:bodyDiv w:val="1"/>
      <w:marLeft w:val="0"/>
      <w:marRight w:val="0"/>
      <w:marTop w:val="0"/>
      <w:marBottom w:val="0"/>
      <w:divBdr>
        <w:top w:val="none" w:sz="0" w:space="0" w:color="auto"/>
        <w:left w:val="none" w:sz="0" w:space="0" w:color="auto"/>
        <w:bottom w:val="none" w:sz="0" w:space="0" w:color="auto"/>
        <w:right w:val="none" w:sz="0" w:space="0" w:color="auto"/>
      </w:divBdr>
    </w:div>
    <w:div w:id="591014409">
      <w:bodyDiv w:val="1"/>
      <w:marLeft w:val="0"/>
      <w:marRight w:val="0"/>
      <w:marTop w:val="0"/>
      <w:marBottom w:val="0"/>
      <w:divBdr>
        <w:top w:val="none" w:sz="0" w:space="0" w:color="auto"/>
        <w:left w:val="none" w:sz="0" w:space="0" w:color="auto"/>
        <w:bottom w:val="none" w:sz="0" w:space="0" w:color="auto"/>
        <w:right w:val="none" w:sz="0" w:space="0" w:color="auto"/>
      </w:divBdr>
    </w:div>
    <w:div w:id="591284247">
      <w:bodyDiv w:val="1"/>
      <w:marLeft w:val="0"/>
      <w:marRight w:val="0"/>
      <w:marTop w:val="0"/>
      <w:marBottom w:val="0"/>
      <w:divBdr>
        <w:top w:val="none" w:sz="0" w:space="0" w:color="auto"/>
        <w:left w:val="none" w:sz="0" w:space="0" w:color="auto"/>
        <w:bottom w:val="none" w:sz="0" w:space="0" w:color="auto"/>
        <w:right w:val="none" w:sz="0" w:space="0" w:color="auto"/>
      </w:divBdr>
    </w:div>
    <w:div w:id="591741552">
      <w:bodyDiv w:val="1"/>
      <w:marLeft w:val="0"/>
      <w:marRight w:val="0"/>
      <w:marTop w:val="0"/>
      <w:marBottom w:val="0"/>
      <w:divBdr>
        <w:top w:val="none" w:sz="0" w:space="0" w:color="auto"/>
        <w:left w:val="none" w:sz="0" w:space="0" w:color="auto"/>
        <w:bottom w:val="none" w:sz="0" w:space="0" w:color="auto"/>
        <w:right w:val="none" w:sz="0" w:space="0" w:color="auto"/>
      </w:divBdr>
    </w:div>
    <w:div w:id="592052944">
      <w:bodyDiv w:val="1"/>
      <w:marLeft w:val="0"/>
      <w:marRight w:val="0"/>
      <w:marTop w:val="0"/>
      <w:marBottom w:val="0"/>
      <w:divBdr>
        <w:top w:val="none" w:sz="0" w:space="0" w:color="auto"/>
        <w:left w:val="none" w:sz="0" w:space="0" w:color="auto"/>
        <w:bottom w:val="none" w:sz="0" w:space="0" w:color="auto"/>
        <w:right w:val="none" w:sz="0" w:space="0" w:color="auto"/>
      </w:divBdr>
    </w:div>
    <w:div w:id="592325323">
      <w:bodyDiv w:val="1"/>
      <w:marLeft w:val="0"/>
      <w:marRight w:val="0"/>
      <w:marTop w:val="0"/>
      <w:marBottom w:val="0"/>
      <w:divBdr>
        <w:top w:val="none" w:sz="0" w:space="0" w:color="auto"/>
        <w:left w:val="none" w:sz="0" w:space="0" w:color="auto"/>
        <w:bottom w:val="none" w:sz="0" w:space="0" w:color="auto"/>
        <w:right w:val="none" w:sz="0" w:space="0" w:color="auto"/>
      </w:divBdr>
    </w:div>
    <w:div w:id="592713418">
      <w:bodyDiv w:val="1"/>
      <w:marLeft w:val="0"/>
      <w:marRight w:val="0"/>
      <w:marTop w:val="0"/>
      <w:marBottom w:val="0"/>
      <w:divBdr>
        <w:top w:val="none" w:sz="0" w:space="0" w:color="auto"/>
        <w:left w:val="none" w:sz="0" w:space="0" w:color="auto"/>
        <w:bottom w:val="none" w:sz="0" w:space="0" w:color="auto"/>
        <w:right w:val="none" w:sz="0" w:space="0" w:color="auto"/>
      </w:divBdr>
    </w:div>
    <w:div w:id="593171839">
      <w:bodyDiv w:val="1"/>
      <w:marLeft w:val="0"/>
      <w:marRight w:val="0"/>
      <w:marTop w:val="0"/>
      <w:marBottom w:val="0"/>
      <w:divBdr>
        <w:top w:val="none" w:sz="0" w:space="0" w:color="auto"/>
        <w:left w:val="none" w:sz="0" w:space="0" w:color="auto"/>
        <w:bottom w:val="none" w:sz="0" w:space="0" w:color="auto"/>
        <w:right w:val="none" w:sz="0" w:space="0" w:color="auto"/>
      </w:divBdr>
    </w:div>
    <w:div w:id="593443421">
      <w:bodyDiv w:val="1"/>
      <w:marLeft w:val="0"/>
      <w:marRight w:val="0"/>
      <w:marTop w:val="0"/>
      <w:marBottom w:val="0"/>
      <w:divBdr>
        <w:top w:val="none" w:sz="0" w:space="0" w:color="auto"/>
        <w:left w:val="none" w:sz="0" w:space="0" w:color="auto"/>
        <w:bottom w:val="none" w:sz="0" w:space="0" w:color="auto"/>
        <w:right w:val="none" w:sz="0" w:space="0" w:color="auto"/>
      </w:divBdr>
    </w:div>
    <w:div w:id="594437601">
      <w:bodyDiv w:val="1"/>
      <w:marLeft w:val="0"/>
      <w:marRight w:val="0"/>
      <w:marTop w:val="0"/>
      <w:marBottom w:val="0"/>
      <w:divBdr>
        <w:top w:val="none" w:sz="0" w:space="0" w:color="auto"/>
        <w:left w:val="none" w:sz="0" w:space="0" w:color="auto"/>
        <w:bottom w:val="none" w:sz="0" w:space="0" w:color="auto"/>
        <w:right w:val="none" w:sz="0" w:space="0" w:color="auto"/>
      </w:divBdr>
    </w:div>
    <w:div w:id="594676087">
      <w:bodyDiv w:val="1"/>
      <w:marLeft w:val="0"/>
      <w:marRight w:val="0"/>
      <w:marTop w:val="0"/>
      <w:marBottom w:val="0"/>
      <w:divBdr>
        <w:top w:val="none" w:sz="0" w:space="0" w:color="auto"/>
        <w:left w:val="none" w:sz="0" w:space="0" w:color="auto"/>
        <w:bottom w:val="none" w:sz="0" w:space="0" w:color="auto"/>
        <w:right w:val="none" w:sz="0" w:space="0" w:color="auto"/>
      </w:divBdr>
    </w:div>
    <w:div w:id="595525677">
      <w:bodyDiv w:val="1"/>
      <w:marLeft w:val="0"/>
      <w:marRight w:val="0"/>
      <w:marTop w:val="0"/>
      <w:marBottom w:val="0"/>
      <w:divBdr>
        <w:top w:val="none" w:sz="0" w:space="0" w:color="auto"/>
        <w:left w:val="none" w:sz="0" w:space="0" w:color="auto"/>
        <w:bottom w:val="none" w:sz="0" w:space="0" w:color="auto"/>
        <w:right w:val="none" w:sz="0" w:space="0" w:color="auto"/>
      </w:divBdr>
    </w:div>
    <w:div w:id="595671329">
      <w:bodyDiv w:val="1"/>
      <w:marLeft w:val="0"/>
      <w:marRight w:val="0"/>
      <w:marTop w:val="0"/>
      <w:marBottom w:val="0"/>
      <w:divBdr>
        <w:top w:val="none" w:sz="0" w:space="0" w:color="auto"/>
        <w:left w:val="none" w:sz="0" w:space="0" w:color="auto"/>
        <w:bottom w:val="none" w:sz="0" w:space="0" w:color="auto"/>
        <w:right w:val="none" w:sz="0" w:space="0" w:color="auto"/>
      </w:divBdr>
    </w:div>
    <w:div w:id="596182905">
      <w:bodyDiv w:val="1"/>
      <w:marLeft w:val="0"/>
      <w:marRight w:val="0"/>
      <w:marTop w:val="0"/>
      <w:marBottom w:val="0"/>
      <w:divBdr>
        <w:top w:val="none" w:sz="0" w:space="0" w:color="auto"/>
        <w:left w:val="none" w:sz="0" w:space="0" w:color="auto"/>
        <w:bottom w:val="none" w:sz="0" w:space="0" w:color="auto"/>
        <w:right w:val="none" w:sz="0" w:space="0" w:color="auto"/>
      </w:divBdr>
    </w:div>
    <w:div w:id="596251319">
      <w:bodyDiv w:val="1"/>
      <w:marLeft w:val="0"/>
      <w:marRight w:val="0"/>
      <w:marTop w:val="0"/>
      <w:marBottom w:val="0"/>
      <w:divBdr>
        <w:top w:val="none" w:sz="0" w:space="0" w:color="auto"/>
        <w:left w:val="none" w:sz="0" w:space="0" w:color="auto"/>
        <w:bottom w:val="none" w:sz="0" w:space="0" w:color="auto"/>
        <w:right w:val="none" w:sz="0" w:space="0" w:color="auto"/>
      </w:divBdr>
    </w:div>
    <w:div w:id="596601776">
      <w:bodyDiv w:val="1"/>
      <w:marLeft w:val="0"/>
      <w:marRight w:val="0"/>
      <w:marTop w:val="0"/>
      <w:marBottom w:val="0"/>
      <w:divBdr>
        <w:top w:val="none" w:sz="0" w:space="0" w:color="auto"/>
        <w:left w:val="none" w:sz="0" w:space="0" w:color="auto"/>
        <w:bottom w:val="none" w:sz="0" w:space="0" w:color="auto"/>
        <w:right w:val="none" w:sz="0" w:space="0" w:color="auto"/>
      </w:divBdr>
    </w:div>
    <w:div w:id="597564290">
      <w:bodyDiv w:val="1"/>
      <w:marLeft w:val="0"/>
      <w:marRight w:val="0"/>
      <w:marTop w:val="0"/>
      <w:marBottom w:val="0"/>
      <w:divBdr>
        <w:top w:val="none" w:sz="0" w:space="0" w:color="auto"/>
        <w:left w:val="none" w:sz="0" w:space="0" w:color="auto"/>
        <w:bottom w:val="none" w:sz="0" w:space="0" w:color="auto"/>
        <w:right w:val="none" w:sz="0" w:space="0" w:color="auto"/>
      </w:divBdr>
    </w:div>
    <w:div w:id="597640501">
      <w:bodyDiv w:val="1"/>
      <w:marLeft w:val="0"/>
      <w:marRight w:val="0"/>
      <w:marTop w:val="0"/>
      <w:marBottom w:val="0"/>
      <w:divBdr>
        <w:top w:val="none" w:sz="0" w:space="0" w:color="auto"/>
        <w:left w:val="none" w:sz="0" w:space="0" w:color="auto"/>
        <w:bottom w:val="none" w:sz="0" w:space="0" w:color="auto"/>
        <w:right w:val="none" w:sz="0" w:space="0" w:color="auto"/>
      </w:divBdr>
    </w:div>
    <w:div w:id="597913026">
      <w:bodyDiv w:val="1"/>
      <w:marLeft w:val="0"/>
      <w:marRight w:val="0"/>
      <w:marTop w:val="0"/>
      <w:marBottom w:val="0"/>
      <w:divBdr>
        <w:top w:val="none" w:sz="0" w:space="0" w:color="auto"/>
        <w:left w:val="none" w:sz="0" w:space="0" w:color="auto"/>
        <w:bottom w:val="none" w:sz="0" w:space="0" w:color="auto"/>
        <w:right w:val="none" w:sz="0" w:space="0" w:color="auto"/>
      </w:divBdr>
    </w:div>
    <w:div w:id="597981952">
      <w:bodyDiv w:val="1"/>
      <w:marLeft w:val="0"/>
      <w:marRight w:val="0"/>
      <w:marTop w:val="0"/>
      <w:marBottom w:val="0"/>
      <w:divBdr>
        <w:top w:val="none" w:sz="0" w:space="0" w:color="auto"/>
        <w:left w:val="none" w:sz="0" w:space="0" w:color="auto"/>
        <w:bottom w:val="none" w:sz="0" w:space="0" w:color="auto"/>
        <w:right w:val="none" w:sz="0" w:space="0" w:color="auto"/>
      </w:divBdr>
    </w:div>
    <w:div w:id="599339460">
      <w:bodyDiv w:val="1"/>
      <w:marLeft w:val="0"/>
      <w:marRight w:val="0"/>
      <w:marTop w:val="0"/>
      <w:marBottom w:val="0"/>
      <w:divBdr>
        <w:top w:val="none" w:sz="0" w:space="0" w:color="auto"/>
        <w:left w:val="none" w:sz="0" w:space="0" w:color="auto"/>
        <w:bottom w:val="none" w:sz="0" w:space="0" w:color="auto"/>
        <w:right w:val="none" w:sz="0" w:space="0" w:color="auto"/>
      </w:divBdr>
    </w:div>
    <w:div w:id="599483906">
      <w:bodyDiv w:val="1"/>
      <w:marLeft w:val="0"/>
      <w:marRight w:val="0"/>
      <w:marTop w:val="0"/>
      <w:marBottom w:val="0"/>
      <w:divBdr>
        <w:top w:val="none" w:sz="0" w:space="0" w:color="auto"/>
        <w:left w:val="none" w:sz="0" w:space="0" w:color="auto"/>
        <w:bottom w:val="none" w:sz="0" w:space="0" w:color="auto"/>
        <w:right w:val="none" w:sz="0" w:space="0" w:color="auto"/>
      </w:divBdr>
    </w:div>
    <w:div w:id="599485946">
      <w:bodyDiv w:val="1"/>
      <w:marLeft w:val="0"/>
      <w:marRight w:val="0"/>
      <w:marTop w:val="0"/>
      <w:marBottom w:val="0"/>
      <w:divBdr>
        <w:top w:val="none" w:sz="0" w:space="0" w:color="auto"/>
        <w:left w:val="none" w:sz="0" w:space="0" w:color="auto"/>
        <w:bottom w:val="none" w:sz="0" w:space="0" w:color="auto"/>
        <w:right w:val="none" w:sz="0" w:space="0" w:color="auto"/>
      </w:divBdr>
    </w:div>
    <w:div w:id="599610403">
      <w:bodyDiv w:val="1"/>
      <w:marLeft w:val="0"/>
      <w:marRight w:val="0"/>
      <w:marTop w:val="0"/>
      <w:marBottom w:val="0"/>
      <w:divBdr>
        <w:top w:val="none" w:sz="0" w:space="0" w:color="auto"/>
        <w:left w:val="none" w:sz="0" w:space="0" w:color="auto"/>
        <w:bottom w:val="none" w:sz="0" w:space="0" w:color="auto"/>
        <w:right w:val="none" w:sz="0" w:space="0" w:color="auto"/>
      </w:divBdr>
    </w:div>
    <w:div w:id="600187448">
      <w:bodyDiv w:val="1"/>
      <w:marLeft w:val="0"/>
      <w:marRight w:val="0"/>
      <w:marTop w:val="0"/>
      <w:marBottom w:val="0"/>
      <w:divBdr>
        <w:top w:val="none" w:sz="0" w:space="0" w:color="auto"/>
        <w:left w:val="none" w:sz="0" w:space="0" w:color="auto"/>
        <w:bottom w:val="none" w:sz="0" w:space="0" w:color="auto"/>
        <w:right w:val="none" w:sz="0" w:space="0" w:color="auto"/>
      </w:divBdr>
    </w:div>
    <w:div w:id="601376242">
      <w:bodyDiv w:val="1"/>
      <w:marLeft w:val="0"/>
      <w:marRight w:val="0"/>
      <w:marTop w:val="0"/>
      <w:marBottom w:val="0"/>
      <w:divBdr>
        <w:top w:val="none" w:sz="0" w:space="0" w:color="auto"/>
        <w:left w:val="none" w:sz="0" w:space="0" w:color="auto"/>
        <w:bottom w:val="none" w:sz="0" w:space="0" w:color="auto"/>
        <w:right w:val="none" w:sz="0" w:space="0" w:color="auto"/>
      </w:divBdr>
    </w:div>
    <w:div w:id="601690691">
      <w:bodyDiv w:val="1"/>
      <w:marLeft w:val="0"/>
      <w:marRight w:val="0"/>
      <w:marTop w:val="0"/>
      <w:marBottom w:val="0"/>
      <w:divBdr>
        <w:top w:val="none" w:sz="0" w:space="0" w:color="auto"/>
        <w:left w:val="none" w:sz="0" w:space="0" w:color="auto"/>
        <w:bottom w:val="none" w:sz="0" w:space="0" w:color="auto"/>
        <w:right w:val="none" w:sz="0" w:space="0" w:color="auto"/>
      </w:divBdr>
    </w:div>
    <w:div w:id="602424327">
      <w:bodyDiv w:val="1"/>
      <w:marLeft w:val="0"/>
      <w:marRight w:val="0"/>
      <w:marTop w:val="0"/>
      <w:marBottom w:val="0"/>
      <w:divBdr>
        <w:top w:val="none" w:sz="0" w:space="0" w:color="auto"/>
        <w:left w:val="none" w:sz="0" w:space="0" w:color="auto"/>
        <w:bottom w:val="none" w:sz="0" w:space="0" w:color="auto"/>
        <w:right w:val="none" w:sz="0" w:space="0" w:color="auto"/>
      </w:divBdr>
    </w:div>
    <w:div w:id="602499282">
      <w:bodyDiv w:val="1"/>
      <w:marLeft w:val="0"/>
      <w:marRight w:val="0"/>
      <w:marTop w:val="0"/>
      <w:marBottom w:val="0"/>
      <w:divBdr>
        <w:top w:val="none" w:sz="0" w:space="0" w:color="auto"/>
        <w:left w:val="none" w:sz="0" w:space="0" w:color="auto"/>
        <w:bottom w:val="none" w:sz="0" w:space="0" w:color="auto"/>
        <w:right w:val="none" w:sz="0" w:space="0" w:color="auto"/>
      </w:divBdr>
    </w:div>
    <w:div w:id="602999799">
      <w:bodyDiv w:val="1"/>
      <w:marLeft w:val="0"/>
      <w:marRight w:val="0"/>
      <w:marTop w:val="0"/>
      <w:marBottom w:val="0"/>
      <w:divBdr>
        <w:top w:val="none" w:sz="0" w:space="0" w:color="auto"/>
        <w:left w:val="none" w:sz="0" w:space="0" w:color="auto"/>
        <w:bottom w:val="none" w:sz="0" w:space="0" w:color="auto"/>
        <w:right w:val="none" w:sz="0" w:space="0" w:color="auto"/>
      </w:divBdr>
    </w:div>
    <w:div w:id="604114845">
      <w:bodyDiv w:val="1"/>
      <w:marLeft w:val="0"/>
      <w:marRight w:val="0"/>
      <w:marTop w:val="0"/>
      <w:marBottom w:val="0"/>
      <w:divBdr>
        <w:top w:val="none" w:sz="0" w:space="0" w:color="auto"/>
        <w:left w:val="none" w:sz="0" w:space="0" w:color="auto"/>
        <w:bottom w:val="none" w:sz="0" w:space="0" w:color="auto"/>
        <w:right w:val="none" w:sz="0" w:space="0" w:color="auto"/>
      </w:divBdr>
    </w:div>
    <w:div w:id="604536622">
      <w:bodyDiv w:val="1"/>
      <w:marLeft w:val="0"/>
      <w:marRight w:val="0"/>
      <w:marTop w:val="0"/>
      <w:marBottom w:val="0"/>
      <w:divBdr>
        <w:top w:val="none" w:sz="0" w:space="0" w:color="auto"/>
        <w:left w:val="none" w:sz="0" w:space="0" w:color="auto"/>
        <w:bottom w:val="none" w:sz="0" w:space="0" w:color="auto"/>
        <w:right w:val="none" w:sz="0" w:space="0" w:color="auto"/>
      </w:divBdr>
    </w:div>
    <w:div w:id="604774617">
      <w:bodyDiv w:val="1"/>
      <w:marLeft w:val="0"/>
      <w:marRight w:val="0"/>
      <w:marTop w:val="0"/>
      <w:marBottom w:val="0"/>
      <w:divBdr>
        <w:top w:val="none" w:sz="0" w:space="0" w:color="auto"/>
        <w:left w:val="none" w:sz="0" w:space="0" w:color="auto"/>
        <w:bottom w:val="none" w:sz="0" w:space="0" w:color="auto"/>
        <w:right w:val="none" w:sz="0" w:space="0" w:color="auto"/>
      </w:divBdr>
    </w:div>
    <w:div w:id="605037315">
      <w:bodyDiv w:val="1"/>
      <w:marLeft w:val="0"/>
      <w:marRight w:val="0"/>
      <w:marTop w:val="0"/>
      <w:marBottom w:val="0"/>
      <w:divBdr>
        <w:top w:val="none" w:sz="0" w:space="0" w:color="auto"/>
        <w:left w:val="none" w:sz="0" w:space="0" w:color="auto"/>
        <w:bottom w:val="none" w:sz="0" w:space="0" w:color="auto"/>
        <w:right w:val="none" w:sz="0" w:space="0" w:color="auto"/>
      </w:divBdr>
    </w:div>
    <w:div w:id="605114155">
      <w:bodyDiv w:val="1"/>
      <w:marLeft w:val="0"/>
      <w:marRight w:val="0"/>
      <w:marTop w:val="0"/>
      <w:marBottom w:val="0"/>
      <w:divBdr>
        <w:top w:val="none" w:sz="0" w:space="0" w:color="auto"/>
        <w:left w:val="none" w:sz="0" w:space="0" w:color="auto"/>
        <w:bottom w:val="none" w:sz="0" w:space="0" w:color="auto"/>
        <w:right w:val="none" w:sz="0" w:space="0" w:color="auto"/>
      </w:divBdr>
    </w:div>
    <w:div w:id="606699106">
      <w:bodyDiv w:val="1"/>
      <w:marLeft w:val="0"/>
      <w:marRight w:val="0"/>
      <w:marTop w:val="0"/>
      <w:marBottom w:val="0"/>
      <w:divBdr>
        <w:top w:val="none" w:sz="0" w:space="0" w:color="auto"/>
        <w:left w:val="none" w:sz="0" w:space="0" w:color="auto"/>
        <w:bottom w:val="none" w:sz="0" w:space="0" w:color="auto"/>
        <w:right w:val="none" w:sz="0" w:space="0" w:color="auto"/>
      </w:divBdr>
    </w:div>
    <w:div w:id="609049312">
      <w:bodyDiv w:val="1"/>
      <w:marLeft w:val="0"/>
      <w:marRight w:val="0"/>
      <w:marTop w:val="0"/>
      <w:marBottom w:val="0"/>
      <w:divBdr>
        <w:top w:val="none" w:sz="0" w:space="0" w:color="auto"/>
        <w:left w:val="none" w:sz="0" w:space="0" w:color="auto"/>
        <w:bottom w:val="none" w:sz="0" w:space="0" w:color="auto"/>
        <w:right w:val="none" w:sz="0" w:space="0" w:color="auto"/>
      </w:divBdr>
    </w:div>
    <w:div w:id="609701636">
      <w:bodyDiv w:val="1"/>
      <w:marLeft w:val="0"/>
      <w:marRight w:val="0"/>
      <w:marTop w:val="0"/>
      <w:marBottom w:val="0"/>
      <w:divBdr>
        <w:top w:val="none" w:sz="0" w:space="0" w:color="auto"/>
        <w:left w:val="none" w:sz="0" w:space="0" w:color="auto"/>
        <w:bottom w:val="none" w:sz="0" w:space="0" w:color="auto"/>
        <w:right w:val="none" w:sz="0" w:space="0" w:color="auto"/>
      </w:divBdr>
    </w:div>
    <w:div w:id="609969605">
      <w:bodyDiv w:val="1"/>
      <w:marLeft w:val="0"/>
      <w:marRight w:val="0"/>
      <w:marTop w:val="0"/>
      <w:marBottom w:val="0"/>
      <w:divBdr>
        <w:top w:val="none" w:sz="0" w:space="0" w:color="auto"/>
        <w:left w:val="none" w:sz="0" w:space="0" w:color="auto"/>
        <w:bottom w:val="none" w:sz="0" w:space="0" w:color="auto"/>
        <w:right w:val="none" w:sz="0" w:space="0" w:color="auto"/>
      </w:divBdr>
    </w:div>
    <w:div w:id="610475828">
      <w:bodyDiv w:val="1"/>
      <w:marLeft w:val="0"/>
      <w:marRight w:val="0"/>
      <w:marTop w:val="0"/>
      <w:marBottom w:val="0"/>
      <w:divBdr>
        <w:top w:val="none" w:sz="0" w:space="0" w:color="auto"/>
        <w:left w:val="none" w:sz="0" w:space="0" w:color="auto"/>
        <w:bottom w:val="none" w:sz="0" w:space="0" w:color="auto"/>
        <w:right w:val="none" w:sz="0" w:space="0" w:color="auto"/>
      </w:divBdr>
    </w:div>
    <w:div w:id="610477961">
      <w:bodyDiv w:val="1"/>
      <w:marLeft w:val="0"/>
      <w:marRight w:val="0"/>
      <w:marTop w:val="0"/>
      <w:marBottom w:val="0"/>
      <w:divBdr>
        <w:top w:val="none" w:sz="0" w:space="0" w:color="auto"/>
        <w:left w:val="none" w:sz="0" w:space="0" w:color="auto"/>
        <w:bottom w:val="none" w:sz="0" w:space="0" w:color="auto"/>
        <w:right w:val="none" w:sz="0" w:space="0" w:color="auto"/>
      </w:divBdr>
    </w:div>
    <w:div w:id="610863254">
      <w:bodyDiv w:val="1"/>
      <w:marLeft w:val="0"/>
      <w:marRight w:val="0"/>
      <w:marTop w:val="0"/>
      <w:marBottom w:val="0"/>
      <w:divBdr>
        <w:top w:val="none" w:sz="0" w:space="0" w:color="auto"/>
        <w:left w:val="none" w:sz="0" w:space="0" w:color="auto"/>
        <w:bottom w:val="none" w:sz="0" w:space="0" w:color="auto"/>
        <w:right w:val="none" w:sz="0" w:space="0" w:color="auto"/>
      </w:divBdr>
    </w:div>
    <w:div w:id="611321147">
      <w:bodyDiv w:val="1"/>
      <w:marLeft w:val="0"/>
      <w:marRight w:val="0"/>
      <w:marTop w:val="0"/>
      <w:marBottom w:val="0"/>
      <w:divBdr>
        <w:top w:val="none" w:sz="0" w:space="0" w:color="auto"/>
        <w:left w:val="none" w:sz="0" w:space="0" w:color="auto"/>
        <w:bottom w:val="none" w:sz="0" w:space="0" w:color="auto"/>
        <w:right w:val="none" w:sz="0" w:space="0" w:color="auto"/>
      </w:divBdr>
    </w:div>
    <w:div w:id="611405646">
      <w:bodyDiv w:val="1"/>
      <w:marLeft w:val="0"/>
      <w:marRight w:val="0"/>
      <w:marTop w:val="0"/>
      <w:marBottom w:val="0"/>
      <w:divBdr>
        <w:top w:val="none" w:sz="0" w:space="0" w:color="auto"/>
        <w:left w:val="none" w:sz="0" w:space="0" w:color="auto"/>
        <w:bottom w:val="none" w:sz="0" w:space="0" w:color="auto"/>
        <w:right w:val="none" w:sz="0" w:space="0" w:color="auto"/>
      </w:divBdr>
    </w:div>
    <w:div w:id="611519351">
      <w:bodyDiv w:val="1"/>
      <w:marLeft w:val="0"/>
      <w:marRight w:val="0"/>
      <w:marTop w:val="0"/>
      <w:marBottom w:val="0"/>
      <w:divBdr>
        <w:top w:val="none" w:sz="0" w:space="0" w:color="auto"/>
        <w:left w:val="none" w:sz="0" w:space="0" w:color="auto"/>
        <w:bottom w:val="none" w:sz="0" w:space="0" w:color="auto"/>
        <w:right w:val="none" w:sz="0" w:space="0" w:color="auto"/>
      </w:divBdr>
    </w:div>
    <w:div w:id="612326569">
      <w:bodyDiv w:val="1"/>
      <w:marLeft w:val="0"/>
      <w:marRight w:val="0"/>
      <w:marTop w:val="0"/>
      <w:marBottom w:val="0"/>
      <w:divBdr>
        <w:top w:val="none" w:sz="0" w:space="0" w:color="auto"/>
        <w:left w:val="none" w:sz="0" w:space="0" w:color="auto"/>
        <w:bottom w:val="none" w:sz="0" w:space="0" w:color="auto"/>
        <w:right w:val="none" w:sz="0" w:space="0" w:color="auto"/>
      </w:divBdr>
    </w:div>
    <w:div w:id="612441754">
      <w:bodyDiv w:val="1"/>
      <w:marLeft w:val="0"/>
      <w:marRight w:val="0"/>
      <w:marTop w:val="0"/>
      <w:marBottom w:val="0"/>
      <w:divBdr>
        <w:top w:val="none" w:sz="0" w:space="0" w:color="auto"/>
        <w:left w:val="none" w:sz="0" w:space="0" w:color="auto"/>
        <w:bottom w:val="none" w:sz="0" w:space="0" w:color="auto"/>
        <w:right w:val="none" w:sz="0" w:space="0" w:color="auto"/>
      </w:divBdr>
    </w:div>
    <w:div w:id="612903802">
      <w:bodyDiv w:val="1"/>
      <w:marLeft w:val="0"/>
      <w:marRight w:val="0"/>
      <w:marTop w:val="0"/>
      <w:marBottom w:val="0"/>
      <w:divBdr>
        <w:top w:val="none" w:sz="0" w:space="0" w:color="auto"/>
        <w:left w:val="none" w:sz="0" w:space="0" w:color="auto"/>
        <w:bottom w:val="none" w:sz="0" w:space="0" w:color="auto"/>
        <w:right w:val="none" w:sz="0" w:space="0" w:color="auto"/>
      </w:divBdr>
    </w:div>
    <w:div w:id="612905424">
      <w:bodyDiv w:val="1"/>
      <w:marLeft w:val="0"/>
      <w:marRight w:val="0"/>
      <w:marTop w:val="0"/>
      <w:marBottom w:val="0"/>
      <w:divBdr>
        <w:top w:val="none" w:sz="0" w:space="0" w:color="auto"/>
        <w:left w:val="none" w:sz="0" w:space="0" w:color="auto"/>
        <w:bottom w:val="none" w:sz="0" w:space="0" w:color="auto"/>
        <w:right w:val="none" w:sz="0" w:space="0" w:color="auto"/>
      </w:divBdr>
    </w:div>
    <w:div w:id="612908200">
      <w:bodyDiv w:val="1"/>
      <w:marLeft w:val="0"/>
      <w:marRight w:val="0"/>
      <w:marTop w:val="0"/>
      <w:marBottom w:val="0"/>
      <w:divBdr>
        <w:top w:val="none" w:sz="0" w:space="0" w:color="auto"/>
        <w:left w:val="none" w:sz="0" w:space="0" w:color="auto"/>
        <w:bottom w:val="none" w:sz="0" w:space="0" w:color="auto"/>
        <w:right w:val="none" w:sz="0" w:space="0" w:color="auto"/>
      </w:divBdr>
    </w:div>
    <w:div w:id="613295080">
      <w:bodyDiv w:val="1"/>
      <w:marLeft w:val="0"/>
      <w:marRight w:val="0"/>
      <w:marTop w:val="0"/>
      <w:marBottom w:val="0"/>
      <w:divBdr>
        <w:top w:val="none" w:sz="0" w:space="0" w:color="auto"/>
        <w:left w:val="none" w:sz="0" w:space="0" w:color="auto"/>
        <w:bottom w:val="none" w:sz="0" w:space="0" w:color="auto"/>
        <w:right w:val="none" w:sz="0" w:space="0" w:color="auto"/>
      </w:divBdr>
    </w:div>
    <w:div w:id="613563705">
      <w:bodyDiv w:val="1"/>
      <w:marLeft w:val="0"/>
      <w:marRight w:val="0"/>
      <w:marTop w:val="0"/>
      <w:marBottom w:val="0"/>
      <w:divBdr>
        <w:top w:val="none" w:sz="0" w:space="0" w:color="auto"/>
        <w:left w:val="none" w:sz="0" w:space="0" w:color="auto"/>
        <w:bottom w:val="none" w:sz="0" w:space="0" w:color="auto"/>
        <w:right w:val="none" w:sz="0" w:space="0" w:color="auto"/>
      </w:divBdr>
    </w:div>
    <w:div w:id="614212209">
      <w:bodyDiv w:val="1"/>
      <w:marLeft w:val="0"/>
      <w:marRight w:val="0"/>
      <w:marTop w:val="0"/>
      <w:marBottom w:val="0"/>
      <w:divBdr>
        <w:top w:val="none" w:sz="0" w:space="0" w:color="auto"/>
        <w:left w:val="none" w:sz="0" w:space="0" w:color="auto"/>
        <w:bottom w:val="none" w:sz="0" w:space="0" w:color="auto"/>
        <w:right w:val="none" w:sz="0" w:space="0" w:color="auto"/>
      </w:divBdr>
    </w:div>
    <w:div w:id="614404810">
      <w:bodyDiv w:val="1"/>
      <w:marLeft w:val="0"/>
      <w:marRight w:val="0"/>
      <w:marTop w:val="0"/>
      <w:marBottom w:val="0"/>
      <w:divBdr>
        <w:top w:val="none" w:sz="0" w:space="0" w:color="auto"/>
        <w:left w:val="none" w:sz="0" w:space="0" w:color="auto"/>
        <w:bottom w:val="none" w:sz="0" w:space="0" w:color="auto"/>
        <w:right w:val="none" w:sz="0" w:space="0" w:color="auto"/>
      </w:divBdr>
    </w:div>
    <w:div w:id="614949482">
      <w:bodyDiv w:val="1"/>
      <w:marLeft w:val="0"/>
      <w:marRight w:val="0"/>
      <w:marTop w:val="0"/>
      <w:marBottom w:val="0"/>
      <w:divBdr>
        <w:top w:val="none" w:sz="0" w:space="0" w:color="auto"/>
        <w:left w:val="none" w:sz="0" w:space="0" w:color="auto"/>
        <w:bottom w:val="none" w:sz="0" w:space="0" w:color="auto"/>
        <w:right w:val="none" w:sz="0" w:space="0" w:color="auto"/>
      </w:divBdr>
    </w:div>
    <w:div w:id="615333742">
      <w:bodyDiv w:val="1"/>
      <w:marLeft w:val="0"/>
      <w:marRight w:val="0"/>
      <w:marTop w:val="0"/>
      <w:marBottom w:val="0"/>
      <w:divBdr>
        <w:top w:val="none" w:sz="0" w:space="0" w:color="auto"/>
        <w:left w:val="none" w:sz="0" w:space="0" w:color="auto"/>
        <w:bottom w:val="none" w:sz="0" w:space="0" w:color="auto"/>
        <w:right w:val="none" w:sz="0" w:space="0" w:color="auto"/>
      </w:divBdr>
    </w:div>
    <w:div w:id="615605547">
      <w:bodyDiv w:val="1"/>
      <w:marLeft w:val="0"/>
      <w:marRight w:val="0"/>
      <w:marTop w:val="0"/>
      <w:marBottom w:val="0"/>
      <w:divBdr>
        <w:top w:val="none" w:sz="0" w:space="0" w:color="auto"/>
        <w:left w:val="none" w:sz="0" w:space="0" w:color="auto"/>
        <w:bottom w:val="none" w:sz="0" w:space="0" w:color="auto"/>
        <w:right w:val="none" w:sz="0" w:space="0" w:color="auto"/>
      </w:divBdr>
    </w:div>
    <w:div w:id="615912446">
      <w:bodyDiv w:val="1"/>
      <w:marLeft w:val="0"/>
      <w:marRight w:val="0"/>
      <w:marTop w:val="0"/>
      <w:marBottom w:val="0"/>
      <w:divBdr>
        <w:top w:val="none" w:sz="0" w:space="0" w:color="auto"/>
        <w:left w:val="none" w:sz="0" w:space="0" w:color="auto"/>
        <w:bottom w:val="none" w:sz="0" w:space="0" w:color="auto"/>
        <w:right w:val="none" w:sz="0" w:space="0" w:color="auto"/>
      </w:divBdr>
    </w:div>
    <w:div w:id="617417095">
      <w:bodyDiv w:val="1"/>
      <w:marLeft w:val="0"/>
      <w:marRight w:val="0"/>
      <w:marTop w:val="0"/>
      <w:marBottom w:val="0"/>
      <w:divBdr>
        <w:top w:val="none" w:sz="0" w:space="0" w:color="auto"/>
        <w:left w:val="none" w:sz="0" w:space="0" w:color="auto"/>
        <w:bottom w:val="none" w:sz="0" w:space="0" w:color="auto"/>
        <w:right w:val="none" w:sz="0" w:space="0" w:color="auto"/>
      </w:divBdr>
    </w:div>
    <w:div w:id="617956579">
      <w:bodyDiv w:val="1"/>
      <w:marLeft w:val="0"/>
      <w:marRight w:val="0"/>
      <w:marTop w:val="0"/>
      <w:marBottom w:val="0"/>
      <w:divBdr>
        <w:top w:val="none" w:sz="0" w:space="0" w:color="auto"/>
        <w:left w:val="none" w:sz="0" w:space="0" w:color="auto"/>
        <w:bottom w:val="none" w:sz="0" w:space="0" w:color="auto"/>
        <w:right w:val="none" w:sz="0" w:space="0" w:color="auto"/>
      </w:divBdr>
    </w:div>
    <w:div w:id="618099571">
      <w:bodyDiv w:val="1"/>
      <w:marLeft w:val="0"/>
      <w:marRight w:val="0"/>
      <w:marTop w:val="0"/>
      <w:marBottom w:val="0"/>
      <w:divBdr>
        <w:top w:val="none" w:sz="0" w:space="0" w:color="auto"/>
        <w:left w:val="none" w:sz="0" w:space="0" w:color="auto"/>
        <w:bottom w:val="none" w:sz="0" w:space="0" w:color="auto"/>
        <w:right w:val="none" w:sz="0" w:space="0" w:color="auto"/>
      </w:divBdr>
    </w:div>
    <w:div w:id="619265169">
      <w:bodyDiv w:val="1"/>
      <w:marLeft w:val="0"/>
      <w:marRight w:val="0"/>
      <w:marTop w:val="0"/>
      <w:marBottom w:val="0"/>
      <w:divBdr>
        <w:top w:val="none" w:sz="0" w:space="0" w:color="auto"/>
        <w:left w:val="none" w:sz="0" w:space="0" w:color="auto"/>
        <w:bottom w:val="none" w:sz="0" w:space="0" w:color="auto"/>
        <w:right w:val="none" w:sz="0" w:space="0" w:color="auto"/>
      </w:divBdr>
    </w:div>
    <w:div w:id="619843146">
      <w:bodyDiv w:val="1"/>
      <w:marLeft w:val="0"/>
      <w:marRight w:val="0"/>
      <w:marTop w:val="0"/>
      <w:marBottom w:val="0"/>
      <w:divBdr>
        <w:top w:val="none" w:sz="0" w:space="0" w:color="auto"/>
        <w:left w:val="none" w:sz="0" w:space="0" w:color="auto"/>
        <w:bottom w:val="none" w:sz="0" w:space="0" w:color="auto"/>
        <w:right w:val="none" w:sz="0" w:space="0" w:color="auto"/>
      </w:divBdr>
    </w:div>
    <w:div w:id="619847966">
      <w:bodyDiv w:val="1"/>
      <w:marLeft w:val="0"/>
      <w:marRight w:val="0"/>
      <w:marTop w:val="0"/>
      <w:marBottom w:val="0"/>
      <w:divBdr>
        <w:top w:val="none" w:sz="0" w:space="0" w:color="auto"/>
        <w:left w:val="none" w:sz="0" w:space="0" w:color="auto"/>
        <w:bottom w:val="none" w:sz="0" w:space="0" w:color="auto"/>
        <w:right w:val="none" w:sz="0" w:space="0" w:color="auto"/>
      </w:divBdr>
    </w:div>
    <w:div w:id="619916116">
      <w:bodyDiv w:val="1"/>
      <w:marLeft w:val="0"/>
      <w:marRight w:val="0"/>
      <w:marTop w:val="0"/>
      <w:marBottom w:val="0"/>
      <w:divBdr>
        <w:top w:val="none" w:sz="0" w:space="0" w:color="auto"/>
        <w:left w:val="none" w:sz="0" w:space="0" w:color="auto"/>
        <w:bottom w:val="none" w:sz="0" w:space="0" w:color="auto"/>
        <w:right w:val="none" w:sz="0" w:space="0" w:color="auto"/>
      </w:divBdr>
    </w:div>
    <w:div w:id="619919711">
      <w:bodyDiv w:val="1"/>
      <w:marLeft w:val="0"/>
      <w:marRight w:val="0"/>
      <w:marTop w:val="0"/>
      <w:marBottom w:val="0"/>
      <w:divBdr>
        <w:top w:val="none" w:sz="0" w:space="0" w:color="auto"/>
        <w:left w:val="none" w:sz="0" w:space="0" w:color="auto"/>
        <w:bottom w:val="none" w:sz="0" w:space="0" w:color="auto"/>
        <w:right w:val="none" w:sz="0" w:space="0" w:color="auto"/>
      </w:divBdr>
    </w:div>
    <w:div w:id="620185468">
      <w:bodyDiv w:val="1"/>
      <w:marLeft w:val="0"/>
      <w:marRight w:val="0"/>
      <w:marTop w:val="0"/>
      <w:marBottom w:val="0"/>
      <w:divBdr>
        <w:top w:val="none" w:sz="0" w:space="0" w:color="auto"/>
        <w:left w:val="none" w:sz="0" w:space="0" w:color="auto"/>
        <w:bottom w:val="none" w:sz="0" w:space="0" w:color="auto"/>
        <w:right w:val="none" w:sz="0" w:space="0" w:color="auto"/>
      </w:divBdr>
    </w:div>
    <w:div w:id="621613891">
      <w:bodyDiv w:val="1"/>
      <w:marLeft w:val="0"/>
      <w:marRight w:val="0"/>
      <w:marTop w:val="0"/>
      <w:marBottom w:val="0"/>
      <w:divBdr>
        <w:top w:val="none" w:sz="0" w:space="0" w:color="auto"/>
        <w:left w:val="none" w:sz="0" w:space="0" w:color="auto"/>
        <w:bottom w:val="none" w:sz="0" w:space="0" w:color="auto"/>
        <w:right w:val="none" w:sz="0" w:space="0" w:color="auto"/>
      </w:divBdr>
    </w:div>
    <w:div w:id="622469365">
      <w:bodyDiv w:val="1"/>
      <w:marLeft w:val="0"/>
      <w:marRight w:val="0"/>
      <w:marTop w:val="0"/>
      <w:marBottom w:val="0"/>
      <w:divBdr>
        <w:top w:val="none" w:sz="0" w:space="0" w:color="auto"/>
        <w:left w:val="none" w:sz="0" w:space="0" w:color="auto"/>
        <w:bottom w:val="none" w:sz="0" w:space="0" w:color="auto"/>
        <w:right w:val="none" w:sz="0" w:space="0" w:color="auto"/>
      </w:divBdr>
    </w:div>
    <w:div w:id="623073095">
      <w:bodyDiv w:val="1"/>
      <w:marLeft w:val="0"/>
      <w:marRight w:val="0"/>
      <w:marTop w:val="0"/>
      <w:marBottom w:val="0"/>
      <w:divBdr>
        <w:top w:val="none" w:sz="0" w:space="0" w:color="auto"/>
        <w:left w:val="none" w:sz="0" w:space="0" w:color="auto"/>
        <w:bottom w:val="none" w:sz="0" w:space="0" w:color="auto"/>
        <w:right w:val="none" w:sz="0" w:space="0" w:color="auto"/>
      </w:divBdr>
    </w:div>
    <w:div w:id="624581064">
      <w:bodyDiv w:val="1"/>
      <w:marLeft w:val="0"/>
      <w:marRight w:val="0"/>
      <w:marTop w:val="0"/>
      <w:marBottom w:val="0"/>
      <w:divBdr>
        <w:top w:val="none" w:sz="0" w:space="0" w:color="auto"/>
        <w:left w:val="none" w:sz="0" w:space="0" w:color="auto"/>
        <w:bottom w:val="none" w:sz="0" w:space="0" w:color="auto"/>
        <w:right w:val="none" w:sz="0" w:space="0" w:color="auto"/>
      </w:divBdr>
    </w:div>
    <w:div w:id="624889549">
      <w:bodyDiv w:val="1"/>
      <w:marLeft w:val="0"/>
      <w:marRight w:val="0"/>
      <w:marTop w:val="0"/>
      <w:marBottom w:val="0"/>
      <w:divBdr>
        <w:top w:val="none" w:sz="0" w:space="0" w:color="auto"/>
        <w:left w:val="none" w:sz="0" w:space="0" w:color="auto"/>
        <w:bottom w:val="none" w:sz="0" w:space="0" w:color="auto"/>
        <w:right w:val="none" w:sz="0" w:space="0" w:color="auto"/>
      </w:divBdr>
    </w:div>
    <w:div w:id="624890139">
      <w:bodyDiv w:val="1"/>
      <w:marLeft w:val="0"/>
      <w:marRight w:val="0"/>
      <w:marTop w:val="0"/>
      <w:marBottom w:val="0"/>
      <w:divBdr>
        <w:top w:val="none" w:sz="0" w:space="0" w:color="auto"/>
        <w:left w:val="none" w:sz="0" w:space="0" w:color="auto"/>
        <w:bottom w:val="none" w:sz="0" w:space="0" w:color="auto"/>
        <w:right w:val="none" w:sz="0" w:space="0" w:color="auto"/>
      </w:divBdr>
    </w:div>
    <w:div w:id="624897605">
      <w:bodyDiv w:val="1"/>
      <w:marLeft w:val="0"/>
      <w:marRight w:val="0"/>
      <w:marTop w:val="0"/>
      <w:marBottom w:val="0"/>
      <w:divBdr>
        <w:top w:val="none" w:sz="0" w:space="0" w:color="auto"/>
        <w:left w:val="none" w:sz="0" w:space="0" w:color="auto"/>
        <w:bottom w:val="none" w:sz="0" w:space="0" w:color="auto"/>
        <w:right w:val="none" w:sz="0" w:space="0" w:color="auto"/>
      </w:divBdr>
    </w:div>
    <w:div w:id="625430024">
      <w:bodyDiv w:val="1"/>
      <w:marLeft w:val="0"/>
      <w:marRight w:val="0"/>
      <w:marTop w:val="0"/>
      <w:marBottom w:val="0"/>
      <w:divBdr>
        <w:top w:val="none" w:sz="0" w:space="0" w:color="auto"/>
        <w:left w:val="none" w:sz="0" w:space="0" w:color="auto"/>
        <w:bottom w:val="none" w:sz="0" w:space="0" w:color="auto"/>
        <w:right w:val="none" w:sz="0" w:space="0" w:color="auto"/>
      </w:divBdr>
    </w:div>
    <w:div w:id="625698779">
      <w:bodyDiv w:val="1"/>
      <w:marLeft w:val="0"/>
      <w:marRight w:val="0"/>
      <w:marTop w:val="0"/>
      <w:marBottom w:val="0"/>
      <w:divBdr>
        <w:top w:val="none" w:sz="0" w:space="0" w:color="auto"/>
        <w:left w:val="none" w:sz="0" w:space="0" w:color="auto"/>
        <w:bottom w:val="none" w:sz="0" w:space="0" w:color="auto"/>
        <w:right w:val="none" w:sz="0" w:space="0" w:color="auto"/>
      </w:divBdr>
    </w:div>
    <w:div w:id="626084291">
      <w:bodyDiv w:val="1"/>
      <w:marLeft w:val="0"/>
      <w:marRight w:val="0"/>
      <w:marTop w:val="0"/>
      <w:marBottom w:val="0"/>
      <w:divBdr>
        <w:top w:val="none" w:sz="0" w:space="0" w:color="auto"/>
        <w:left w:val="none" w:sz="0" w:space="0" w:color="auto"/>
        <w:bottom w:val="none" w:sz="0" w:space="0" w:color="auto"/>
        <w:right w:val="none" w:sz="0" w:space="0" w:color="auto"/>
      </w:divBdr>
    </w:div>
    <w:div w:id="626279182">
      <w:bodyDiv w:val="1"/>
      <w:marLeft w:val="0"/>
      <w:marRight w:val="0"/>
      <w:marTop w:val="0"/>
      <w:marBottom w:val="0"/>
      <w:divBdr>
        <w:top w:val="none" w:sz="0" w:space="0" w:color="auto"/>
        <w:left w:val="none" w:sz="0" w:space="0" w:color="auto"/>
        <w:bottom w:val="none" w:sz="0" w:space="0" w:color="auto"/>
        <w:right w:val="none" w:sz="0" w:space="0" w:color="auto"/>
      </w:divBdr>
    </w:div>
    <w:div w:id="626283049">
      <w:bodyDiv w:val="1"/>
      <w:marLeft w:val="0"/>
      <w:marRight w:val="0"/>
      <w:marTop w:val="0"/>
      <w:marBottom w:val="0"/>
      <w:divBdr>
        <w:top w:val="none" w:sz="0" w:space="0" w:color="auto"/>
        <w:left w:val="none" w:sz="0" w:space="0" w:color="auto"/>
        <w:bottom w:val="none" w:sz="0" w:space="0" w:color="auto"/>
        <w:right w:val="none" w:sz="0" w:space="0" w:color="auto"/>
      </w:divBdr>
    </w:div>
    <w:div w:id="627054667">
      <w:bodyDiv w:val="1"/>
      <w:marLeft w:val="0"/>
      <w:marRight w:val="0"/>
      <w:marTop w:val="0"/>
      <w:marBottom w:val="0"/>
      <w:divBdr>
        <w:top w:val="none" w:sz="0" w:space="0" w:color="auto"/>
        <w:left w:val="none" w:sz="0" w:space="0" w:color="auto"/>
        <w:bottom w:val="none" w:sz="0" w:space="0" w:color="auto"/>
        <w:right w:val="none" w:sz="0" w:space="0" w:color="auto"/>
      </w:divBdr>
    </w:div>
    <w:div w:id="627124595">
      <w:bodyDiv w:val="1"/>
      <w:marLeft w:val="0"/>
      <w:marRight w:val="0"/>
      <w:marTop w:val="0"/>
      <w:marBottom w:val="0"/>
      <w:divBdr>
        <w:top w:val="none" w:sz="0" w:space="0" w:color="auto"/>
        <w:left w:val="none" w:sz="0" w:space="0" w:color="auto"/>
        <w:bottom w:val="none" w:sz="0" w:space="0" w:color="auto"/>
        <w:right w:val="none" w:sz="0" w:space="0" w:color="auto"/>
      </w:divBdr>
    </w:div>
    <w:div w:id="627317745">
      <w:bodyDiv w:val="1"/>
      <w:marLeft w:val="0"/>
      <w:marRight w:val="0"/>
      <w:marTop w:val="0"/>
      <w:marBottom w:val="0"/>
      <w:divBdr>
        <w:top w:val="none" w:sz="0" w:space="0" w:color="auto"/>
        <w:left w:val="none" w:sz="0" w:space="0" w:color="auto"/>
        <w:bottom w:val="none" w:sz="0" w:space="0" w:color="auto"/>
        <w:right w:val="none" w:sz="0" w:space="0" w:color="auto"/>
      </w:divBdr>
    </w:div>
    <w:div w:id="627977629">
      <w:bodyDiv w:val="1"/>
      <w:marLeft w:val="0"/>
      <w:marRight w:val="0"/>
      <w:marTop w:val="0"/>
      <w:marBottom w:val="0"/>
      <w:divBdr>
        <w:top w:val="none" w:sz="0" w:space="0" w:color="auto"/>
        <w:left w:val="none" w:sz="0" w:space="0" w:color="auto"/>
        <w:bottom w:val="none" w:sz="0" w:space="0" w:color="auto"/>
        <w:right w:val="none" w:sz="0" w:space="0" w:color="auto"/>
      </w:divBdr>
    </w:div>
    <w:div w:id="628705879">
      <w:bodyDiv w:val="1"/>
      <w:marLeft w:val="0"/>
      <w:marRight w:val="0"/>
      <w:marTop w:val="0"/>
      <w:marBottom w:val="0"/>
      <w:divBdr>
        <w:top w:val="none" w:sz="0" w:space="0" w:color="auto"/>
        <w:left w:val="none" w:sz="0" w:space="0" w:color="auto"/>
        <w:bottom w:val="none" w:sz="0" w:space="0" w:color="auto"/>
        <w:right w:val="none" w:sz="0" w:space="0" w:color="auto"/>
      </w:divBdr>
    </w:div>
    <w:div w:id="628707290">
      <w:bodyDiv w:val="1"/>
      <w:marLeft w:val="0"/>
      <w:marRight w:val="0"/>
      <w:marTop w:val="0"/>
      <w:marBottom w:val="0"/>
      <w:divBdr>
        <w:top w:val="none" w:sz="0" w:space="0" w:color="auto"/>
        <w:left w:val="none" w:sz="0" w:space="0" w:color="auto"/>
        <w:bottom w:val="none" w:sz="0" w:space="0" w:color="auto"/>
        <w:right w:val="none" w:sz="0" w:space="0" w:color="auto"/>
      </w:divBdr>
    </w:div>
    <w:div w:id="629018947">
      <w:bodyDiv w:val="1"/>
      <w:marLeft w:val="0"/>
      <w:marRight w:val="0"/>
      <w:marTop w:val="0"/>
      <w:marBottom w:val="0"/>
      <w:divBdr>
        <w:top w:val="none" w:sz="0" w:space="0" w:color="auto"/>
        <w:left w:val="none" w:sz="0" w:space="0" w:color="auto"/>
        <w:bottom w:val="none" w:sz="0" w:space="0" w:color="auto"/>
        <w:right w:val="none" w:sz="0" w:space="0" w:color="auto"/>
      </w:divBdr>
    </w:div>
    <w:div w:id="629238939">
      <w:bodyDiv w:val="1"/>
      <w:marLeft w:val="0"/>
      <w:marRight w:val="0"/>
      <w:marTop w:val="0"/>
      <w:marBottom w:val="0"/>
      <w:divBdr>
        <w:top w:val="none" w:sz="0" w:space="0" w:color="auto"/>
        <w:left w:val="none" w:sz="0" w:space="0" w:color="auto"/>
        <w:bottom w:val="none" w:sz="0" w:space="0" w:color="auto"/>
        <w:right w:val="none" w:sz="0" w:space="0" w:color="auto"/>
      </w:divBdr>
    </w:div>
    <w:div w:id="629439845">
      <w:bodyDiv w:val="1"/>
      <w:marLeft w:val="0"/>
      <w:marRight w:val="0"/>
      <w:marTop w:val="0"/>
      <w:marBottom w:val="0"/>
      <w:divBdr>
        <w:top w:val="none" w:sz="0" w:space="0" w:color="auto"/>
        <w:left w:val="none" w:sz="0" w:space="0" w:color="auto"/>
        <w:bottom w:val="none" w:sz="0" w:space="0" w:color="auto"/>
        <w:right w:val="none" w:sz="0" w:space="0" w:color="auto"/>
      </w:divBdr>
    </w:div>
    <w:div w:id="630549526">
      <w:bodyDiv w:val="1"/>
      <w:marLeft w:val="0"/>
      <w:marRight w:val="0"/>
      <w:marTop w:val="0"/>
      <w:marBottom w:val="0"/>
      <w:divBdr>
        <w:top w:val="none" w:sz="0" w:space="0" w:color="auto"/>
        <w:left w:val="none" w:sz="0" w:space="0" w:color="auto"/>
        <w:bottom w:val="none" w:sz="0" w:space="0" w:color="auto"/>
        <w:right w:val="none" w:sz="0" w:space="0" w:color="auto"/>
      </w:divBdr>
    </w:div>
    <w:div w:id="631011893">
      <w:bodyDiv w:val="1"/>
      <w:marLeft w:val="0"/>
      <w:marRight w:val="0"/>
      <w:marTop w:val="0"/>
      <w:marBottom w:val="0"/>
      <w:divBdr>
        <w:top w:val="none" w:sz="0" w:space="0" w:color="auto"/>
        <w:left w:val="none" w:sz="0" w:space="0" w:color="auto"/>
        <w:bottom w:val="none" w:sz="0" w:space="0" w:color="auto"/>
        <w:right w:val="none" w:sz="0" w:space="0" w:color="auto"/>
      </w:divBdr>
    </w:div>
    <w:div w:id="631129992">
      <w:bodyDiv w:val="1"/>
      <w:marLeft w:val="0"/>
      <w:marRight w:val="0"/>
      <w:marTop w:val="0"/>
      <w:marBottom w:val="0"/>
      <w:divBdr>
        <w:top w:val="none" w:sz="0" w:space="0" w:color="auto"/>
        <w:left w:val="none" w:sz="0" w:space="0" w:color="auto"/>
        <w:bottom w:val="none" w:sz="0" w:space="0" w:color="auto"/>
        <w:right w:val="none" w:sz="0" w:space="0" w:color="auto"/>
      </w:divBdr>
    </w:div>
    <w:div w:id="631330863">
      <w:bodyDiv w:val="1"/>
      <w:marLeft w:val="0"/>
      <w:marRight w:val="0"/>
      <w:marTop w:val="0"/>
      <w:marBottom w:val="0"/>
      <w:divBdr>
        <w:top w:val="none" w:sz="0" w:space="0" w:color="auto"/>
        <w:left w:val="none" w:sz="0" w:space="0" w:color="auto"/>
        <w:bottom w:val="none" w:sz="0" w:space="0" w:color="auto"/>
        <w:right w:val="none" w:sz="0" w:space="0" w:color="auto"/>
      </w:divBdr>
    </w:div>
    <w:div w:id="631794272">
      <w:bodyDiv w:val="1"/>
      <w:marLeft w:val="0"/>
      <w:marRight w:val="0"/>
      <w:marTop w:val="0"/>
      <w:marBottom w:val="0"/>
      <w:divBdr>
        <w:top w:val="none" w:sz="0" w:space="0" w:color="auto"/>
        <w:left w:val="none" w:sz="0" w:space="0" w:color="auto"/>
        <w:bottom w:val="none" w:sz="0" w:space="0" w:color="auto"/>
        <w:right w:val="none" w:sz="0" w:space="0" w:color="auto"/>
      </w:divBdr>
    </w:div>
    <w:div w:id="632684704">
      <w:bodyDiv w:val="1"/>
      <w:marLeft w:val="0"/>
      <w:marRight w:val="0"/>
      <w:marTop w:val="0"/>
      <w:marBottom w:val="0"/>
      <w:divBdr>
        <w:top w:val="none" w:sz="0" w:space="0" w:color="auto"/>
        <w:left w:val="none" w:sz="0" w:space="0" w:color="auto"/>
        <w:bottom w:val="none" w:sz="0" w:space="0" w:color="auto"/>
        <w:right w:val="none" w:sz="0" w:space="0" w:color="auto"/>
      </w:divBdr>
    </w:div>
    <w:div w:id="632713278">
      <w:bodyDiv w:val="1"/>
      <w:marLeft w:val="0"/>
      <w:marRight w:val="0"/>
      <w:marTop w:val="0"/>
      <w:marBottom w:val="0"/>
      <w:divBdr>
        <w:top w:val="none" w:sz="0" w:space="0" w:color="auto"/>
        <w:left w:val="none" w:sz="0" w:space="0" w:color="auto"/>
        <w:bottom w:val="none" w:sz="0" w:space="0" w:color="auto"/>
        <w:right w:val="none" w:sz="0" w:space="0" w:color="auto"/>
      </w:divBdr>
    </w:div>
    <w:div w:id="633216044">
      <w:bodyDiv w:val="1"/>
      <w:marLeft w:val="0"/>
      <w:marRight w:val="0"/>
      <w:marTop w:val="0"/>
      <w:marBottom w:val="0"/>
      <w:divBdr>
        <w:top w:val="none" w:sz="0" w:space="0" w:color="auto"/>
        <w:left w:val="none" w:sz="0" w:space="0" w:color="auto"/>
        <w:bottom w:val="none" w:sz="0" w:space="0" w:color="auto"/>
        <w:right w:val="none" w:sz="0" w:space="0" w:color="auto"/>
      </w:divBdr>
    </w:div>
    <w:div w:id="633487518">
      <w:bodyDiv w:val="1"/>
      <w:marLeft w:val="0"/>
      <w:marRight w:val="0"/>
      <w:marTop w:val="0"/>
      <w:marBottom w:val="0"/>
      <w:divBdr>
        <w:top w:val="none" w:sz="0" w:space="0" w:color="auto"/>
        <w:left w:val="none" w:sz="0" w:space="0" w:color="auto"/>
        <w:bottom w:val="none" w:sz="0" w:space="0" w:color="auto"/>
        <w:right w:val="none" w:sz="0" w:space="0" w:color="auto"/>
      </w:divBdr>
    </w:div>
    <w:div w:id="634913129">
      <w:bodyDiv w:val="1"/>
      <w:marLeft w:val="0"/>
      <w:marRight w:val="0"/>
      <w:marTop w:val="0"/>
      <w:marBottom w:val="0"/>
      <w:divBdr>
        <w:top w:val="none" w:sz="0" w:space="0" w:color="auto"/>
        <w:left w:val="none" w:sz="0" w:space="0" w:color="auto"/>
        <w:bottom w:val="none" w:sz="0" w:space="0" w:color="auto"/>
        <w:right w:val="none" w:sz="0" w:space="0" w:color="auto"/>
      </w:divBdr>
    </w:div>
    <w:div w:id="635335561">
      <w:bodyDiv w:val="1"/>
      <w:marLeft w:val="0"/>
      <w:marRight w:val="0"/>
      <w:marTop w:val="0"/>
      <w:marBottom w:val="0"/>
      <w:divBdr>
        <w:top w:val="none" w:sz="0" w:space="0" w:color="auto"/>
        <w:left w:val="none" w:sz="0" w:space="0" w:color="auto"/>
        <w:bottom w:val="none" w:sz="0" w:space="0" w:color="auto"/>
        <w:right w:val="none" w:sz="0" w:space="0" w:color="auto"/>
      </w:divBdr>
    </w:div>
    <w:div w:id="635531854">
      <w:bodyDiv w:val="1"/>
      <w:marLeft w:val="0"/>
      <w:marRight w:val="0"/>
      <w:marTop w:val="0"/>
      <w:marBottom w:val="0"/>
      <w:divBdr>
        <w:top w:val="none" w:sz="0" w:space="0" w:color="auto"/>
        <w:left w:val="none" w:sz="0" w:space="0" w:color="auto"/>
        <w:bottom w:val="none" w:sz="0" w:space="0" w:color="auto"/>
        <w:right w:val="none" w:sz="0" w:space="0" w:color="auto"/>
      </w:divBdr>
    </w:div>
    <w:div w:id="636490003">
      <w:bodyDiv w:val="1"/>
      <w:marLeft w:val="0"/>
      <w:marRight w:val="0"/>
      <w:marTop w:val="0"/>
      <w:marBottom w:val="0"/>
      <w:divBdr>
        <w:top w:val="none" w:sz="0" w:space="0" w:color="auto"/>
        <w:left w:val="none" w:sz="0" w:space="0" w:color="auto"/>
        <w:bottom w:val="none" w:sz="0" w:space="0" w:color="auto"/>
        <w:right w:val="none" w:sz="0" w:space="0" w:color="auto"/>
      </w:divBdr>
    </w:div>
    <w:div w:id="637733733">
      <w:bodyDiv w:val="1"/>
      <w:marLeft w:val="0"/>
      <w:marRight w:val="0"/>
      <w:marTop w:val="0"/>
      <w:marBottom w:val="0"/>
      <w:divBdr>
        <w:top w:val="none" w:sz="0" w:space="0" w:color="auto"/>
        <w:left w:val="none" w:sz="0" w:space="0" w:color="auto"/>
        <w:bottom w:val="none" w:sz="0" w:space="0" w:color="auto"/>
        <w:right w:val="none" w:sz="0" w:space="0" w:color="auto"/>
      </w:divBdr>
    </w:div>
    <w:div w:id="637807599">
      <w:bodyDiv w:val="1"/>
      <w:marLeft w:val="0"/>
      <w:marRight w:val="0"/>
      <w:marTop w:val="0"/>
      <w:marBottom w:val="0"/>
      <w:divBdr>
        <w:top w:val="none" w:sz="0" w:space="0" w:color="auto"/>
        <w:left w:val="none" w:sz="0" w:space="0" w:color="auto"/>
        <w:bottom w:val="none" w:sz="0" w:space="0" w:color="auto"/>
        <w:right w:val="none" w:sz="0" w:space="0" w:color="auto"/>
      </w:divBdr>
    </w:div>
    <w:div w:id="638076390">
      <w:bodyDiv w:val="1"/>
      <w:marLeft w:val="0"/>
      <w:marRight w:val="0"/>
      <w:marTop w:val="0"/>
      <w:marBottom w:val="0"/>
      <w:divBdr>
        <w:top w:val="none" w:sz="0" w:space="0" w:color="auto"/>
        <w:left w:val="none" w:sz="0" w:space="0" w:color="auto"/>
        <w:bottom w:val="none" w:sz="0" w:space="0" w:color="auto"/>
        <w:right w:val="none" w:sz="0" w:space="0" w:color="auto"/>
      </w:divBdr>
    </w:div>
    <w:div w:id="638805124">
      <w:bodyDiv w:val="1"/>
      <w:marLeft w:val="0"/>
      <w:marRight w:val="0"/>
      <w:marTop w:val="0"/>
      <w:marBottom w:val="0"/>
      <w:divBdr>
        <w:top w:val="none" w:sz="0" w:space="0" w:color="auto"/>
        <w:left w:val="none" w:sz="0" w:space="0" w:color="auto"/>
        <w:bottom w:val="none" w:sz="0" w:space="0" w:color="auto"/>
        <w:right w:val="none" w:sz="0" w:space="0" w:color="auto"/>
      </w:divBdr>
    </w:div>
    <w:div w:id="640427230">
      <w:bodyDiv w:val="1"/>
      <w:marLeft w:val="0"/>
      <w:marRight w:val="0"/>
      <w:marTop w:val="0"/>
      <w:marBottom w:val="0"/>
      <w:divBdr>
        <w:top w:val="none" w:sz="0" w:space="0" w:color="auto"/>
        <w:left w:val="none" w:sz="0" w:space="0" w:color="auto"/>
        <w:bottom w:val="none" w:sz="0" w:space="0" w:color="auto"/>
        <w:right w:val="none" w:sz="0" w:space="0" w:color="auto"/>
      </w:divBdr>
    </w:div>
    <w:div w:id="641076344">
      <w:bodyDiv w:val="1"/>
      <w:marLeft w:val="0"/>
      <w:marRight w:val="0"/>
      <w:marTop w:val="0"/>
      <w:marBottom w:val="0"/>
      <w:divBdr>
        <w:top w:val="none" w:sz="0" w:space="0" w:color="auto"/>
        <w:left w:val="none" w:sz="0" w:space="0" w:color="auto"/>
        <w:bottom w:val="none" w:sz="0" w:space="0" w:color="auto"/>
        <w:right w:val="none" w:sz="0" w:space="0" w:color="auto"/>
      </w:divBdr>
    </w:div>
    <w:div w:id="642855265">
      <w:bodyDiv w:val="1"/>
      <w:marLeft w:val="0"/>
      <w:marRight w:val="0"/>
      <w:marTop w:val="0"/>
      <w:marBottom w:val="0"/>
      <w:divBdr>
        <w:top w:val="none" w:sz="0" w:space="0" w:color="auto"/>
        <w:left w:val="none" w:sz="0" w:space="0" w:color="auto"/>
        <w:bottom w:val="none" w:sz="0" w:space="0" w:color="auto"/>
        <w:right w:val="none" w:sz="0" w:space="0" w:color="auto"/>
      </w:divBdr>
    </w:div>
    <w:div w:id="643119662">
      <w:bodyDiv w:val="1"/>
      <w:marLeft w:val="0"/>
      <w:marRight w:val="0"/>
      <w:marTop w:val="0"/>
      <w:marBottom w:val="0"/>
      <w:divBdr>
        <w:top w:val="none" w:sz="0" w:space="0" w:color="auto"/>
        <w:left w:val="none" w:sz="0" w:space="0" w:color="auto"/>
        <w:bottom w:val="none" w:sz="0" w:space="0" w:color="auto"/>
        <w:right w:val="none" w:sz="0" w:space="0" w:color="auto"/>
      </w:divBdr>
    </w:div>
    <w:div w:id="643849990">
      <w:bodyDiv w:val="1"/>
      <w:marLeft w:val="0"/>
      <w:marRight w:val="0"/>
      <w:marTop w:val="0"/>
      <w:marBottom w:val="0"/>
      <w:divBdr>
        <w:top w:val="none" w:sz="0" w:space="0" w:color="auto"/>
        <w:left w:val="none" w:sz="0" w:space="0" w:color="auto"/>
        <w:bottom w:val="none" w:sz="0" w:space="0" w:color="auto"/>
        <w:right w:val="none" w:sz="0" w:space="0" w:color="auto"/>
      </w:divBdr>
    </w:div>
    <w:div w:id="644624966">
      <w:bodyDiv w:val="1"/>
      <w:marLeft w:val="0"/>
      <w:marRight w:val="0"/>
      <w:marTop w:val="0"/>
      <w:marBottom w:val="0"/>
      <w:divBdr>
        <w:top w:val="none" w:sz="0" w:space="0" w:color="auto"/>
        <w:left w:val="none" w:sz="0" w:space="0" w:color="auto"/>
        <w:bottom w:val="none" w:sz="0" w:space="0" w:color="auto"/>
        <w:right w:val="none" w:sz="0" w:space="0" w:color="auto"/>
      </w:divBdr>
    </w:div>
    <w:div w:id="644625115">
      <w:bodyDiv w:val="1"/>
      <w:marLeft w:val="0"/>
      <w:marRight w:val="0"/>
      <w:marTop w:val="0"/>
      <w:marBottom w:val="0"/>
      <w:divBdr>
        <w:top w:val="none" w:sz="0" w:space="0" w:color="auto"/>
        <w:left w:val="none" w:sz="0" w:space="0" w:color="auto"/>
        <w:bottom w:val="none" w:sz="0" w:space="0" w:color="auto"/>
        <w:right w:val="none" w:sz="0" w:space="0" w:color="auto"/>
      </w:divBdr>
    </w:div>
    <w:div w:id="644898786">
      <w:bodyDiv w:val="1"/>
      <w:marLeft w:val="0"/>
      <w:marRight w:val="0"/>
      <w:marTop w:val="0"/>
      <w:marBottom w:val="0"/>
      <w:divBdr>
        <w:top w:val="none" w:sz="0" w:space="0" w:color="auto"/>
        <w:left w:val="none" w:sz="0" w:space="0" w:color="auto"/>
        <w:bottom w:val="none" w:sz="0" w:space="0" w:color="auto"/>
        <w:right w:val="none" w:sz="0" w:space="0" w:color="auto"/>
      </w:divBdr>
    </w:div>
    <w:div w:id="646009572">
      <w:bodyDiv w:val="1"/>
      <w:marLeft w:val="0"/>
      <w:marRight w:val="0"/>
      <w:marTop w:val="0"/>
      <w:marBottom w:val="0"/>
      <w:divBdr>
        <w:top w:val="none" w:sz="0" w:space="0" w:color="auto"/>
        <w:left w:val="none" w:sz="0" w:space="0" w:color="auto"/>
        <w:bottom w:val="none" w:sz="0" w:space="0" w:color="auto"/>
        <w:right w:val="none" w:sz="0" w:space="0" w:color="auto"/>
      </w:divBdr>
    </w:div>
    <w:div w:id="646132155">
      <w:bodyDiv w:val="1"/>
      <w:marLeft w:val="0"/>
      <w:marRight w:val="0"/>
      <w:marTop w:val="0"/>
      <w:marBottom w:val="0"/>
      <w:divBdr>
        <w:top w:val="none" w:sz="0" w:space="0" w:color="auto"/>
        <w:left w:val="none" w:sz="0" w:space="0" w:color="auto"/>
        <w:bottom w:val="none" w:sz="0" w:space="0" w:color="auto"/>
        <w:right w:val="none" w:sz="0" w:space="0" w:color="auto"/>
      </w:divBdr>
    </w:div>
    <w:div w:id="646207848">
      <w:bodyDiv w:val="1"/>
      <w:marLeft w:val="0"/>
      <w:marRight w:val="0"/>
      <w:marTop w:val="0"/>
      <w:marBottom w:val="0"/>
      <w:divBdr>
        <w:top w:val="none" w:sz="0" w:space="0" w:color="auto"/>
        <w:left w:val="none" w:sz="0" w:space="0" w:color="auto"/>
        <w:bottom w:val="none" w:sz="0" w:space="0" w:color="auto"/>
        <w:right w:val="none" w:sz="0" w:space="0" w:color="auto"/>
      </w:divBdr>
    </w:div>
    <w:div w:id="646471943">
      <w:bodyDiv w:val="1"/>
      <w:marLeft w:val="0"/>
      <w:marRight w:val="0"/>
      <w:marTop w:val="0"/>
      <w:marBottom w:val="0"/>
      <w:divBdr>
        <w:top w:val="none" w:sz="0" w:space="0" w:color="auto"/>
        <w:left w:val="none" w:sz="0" w:space="0" w:color="auto"/>
        <w:bottom w:val="none" w:sz="0" w:space="0" w:color="auto"/>
        <w:right w:val="none" w:sz="0" w:space="0" w:color="auto"/>
      </w:divBdr>
    </w:div>
    <w:div w:id="646595059">
      <w:bodyDiv w:val="1"/>
      <w:marLeft w:val="0"/>
      <w:marRight w:val="0"/>
      <w:marTop w:val="0"/>
      <w:marBottom w:val="0"/>
      <w:divBdr>
        <w:top w:val="none" w:sz="0" w:space="0" w:color="auto"/>
        <w:left w:val="none" w:sz="0" w:space="0" w:color="auto"/>
        <w:bottom w:val="none" w:sz="0" w:space="0" w:color="auto"/>
        <w:right w:val="none" w:sz="0" w:space="0" w:color="auto"/>
      </w:divBdr>
    </w:div>
    <w:div w:id="647318895">
      <w:bodyDiv w:val="1"/>
      <w:marLeft w:val="0"/>
      <w:marRight w:val="0"/>
      <w:marTop w:val="0"/>
      <w:marBottom w:val="0"/>
      <w:divBdr>
        <w:top w:val="none" w:sz="0" w:space="0" w:color="auto"/>
        <w:left w:val="none" w:sz="0" w:space="0" w:color="auto"/>
        <w:bottom w:val="none" w:sz="0" w:space="0" w:color="auto"/>
        <w:right w:val="none" w:sz="0" w:space="0" w:color="auto"/>
      </w:divBdr>
    </w:div>
    <w:div w:id="647436661">
      <w:bodyDiv w:val="1"/>
      <w:marLeft w:val="0"/>
      <w:marRight w:val="0"/>
      <w:marTop w:val="0"/>
      <w:marBottom w:val="0"/>
      <w:divBdr>
        <w:top w:val="none" w:sz="0" w:space="0" w:color="auto"/>
        <w:left w:val="none" w:sz="0" w:space="0" w:color="auto"/>
        <w:bottom w:val="none" w:sz="0" w:space="0" w:color="auto"/>
        <w:right w:val="none" w:sz="0" w:space="0" w:color="auto"/>
      </w:divBdr>
    </w:div>
    <w:div w:id="648020046">
      <w:bodyDiv w:val="1"/>
      <w:marLeft w:val="0"/>
      <w:marRight w:val="0"/>
      <w:marTop w:val="0"/>
      <w:marBottom w:val="0"/>
      <w:divBdr>
        <w:top w:val="none" w:sz="0" w:space="0" w:color="auto"/>
        <w:left w:val="none" w:sz="0" w:space="0" w:color="auto"/>
        <w:bottom w:val="none" w:sz="0" w:space="0" w:color="auto"/>
        <w:right w:val="none" w:sz="0" w:space="0" w:color="auto"/>
      </w:divBdr>
    </w:div>
    <w:div w:id="648363269">
      <w:bodyDiv w:val="1"/>
      <w:marLeft w:val="0"/>
      <w:marRight w:val="0"/>
      <w:marTop w:val="0"/>
      <w:marBottom w:val="0"/>
      <w:divBdr>
        <w:top w:val="none" w:sz="0" w:space="0" w:color="auto"/>
        <w:left w:val="none" w:sz="0" w:space="0" w:color="auto"/>
        <w:bottom w:val="none" w:sz="0" w:space="0" w:color="auto"/>
        <w:right w:val="none" w:sz="0" w:space="0" w:color="auto"/>
      </w:divBdr>
    </w:div>
    <w:div w:id="648480813">
      <w:bodyDiv w:val="1"/>
      <w:marLeft w:val="0"/>
      <w:marRight w:val="0"/>
      <w:marTop w:val="0"/>
      <w:marBottom w:val="0"/>
      <w:divBdr>
        <w:top w:val="none" w:sz="0" w:space="0" w:color="auto"/>
        <w:left w:val="none" w:sz="0" w:space="0" w:color="auto"/>
        <w:bottom w:val="none" w:sz="0" w:space="0" w:color="auto"/>
        <w:right w:val="none" w:sz="0" w:space="0" w:color="auto"/>
      </w:divBdr>
    </w:div>
    <w:div w:id="648940085">
      <w:bodyDiv w:val="1"/>
      <w:marLeft w:val="0"/>
      <w:marRight w:val="0"/>
      <w:marTop w:val="0"/>
      <w:marBottom w:val="0"/>
      <w:divBdr>
        <w:top w:val="none" w:sz="0" w:space="0" w:color="auto"/>
        <w:left w:val="none" w:sz="0" w:space="0" w:color="auto"/>
        <w:bottom w:val="none" w:sz="0" w:space="0" w:color="auto"/>
        <w:right w:val="none" w:sz="0" w:space="0" w:color="auto"/>
      </w:divBdr>
    </w:div>
    <w:div w:id="650448726">
      <w:bodyDiv w:val="1"/>
      <w:marLeft w:val="0"/>
      <w:marRight w:val="0"/>
      <w:marTop w:val="0"/>
      <w:marBottom w:val="0"/>
      <w:divBdr>
        <w:top w:val="none" w:sz="0" w:space="0" w:color="auto"/>
        <w:left w:val="none" w:sz="0" w:space="0" w:color="auto"/>
        <w:bottom w:val="none" w:sz="0" w:space="0" w:color="auto"/>
        <w:right w:val="none" w:sz="0" w:space="0" w:color="auto"/>
      </w:divBdr>
    </w:div>
    <w:div w:id="650519257">
      <w:bodyDiv w:val="1"/>
      <w:marLeft w:val="0"/>
      <w:marRight w:val="0"/>
      <w:marTop w:val="0"/>
      <w:marBottom w:val="0"/>
      <w:divBdr>
        <w:top w:val="none" w:sz="0" w:space="0" w:color="auto"/>
        <w:left w:val="none" w:sz="0" w:space="0" w:color="auto"/>
        <w:bottom w:val="none" w:sz="0" w:space="0" w:color="auto"/>
        <w:right w:val="none" w:sz="0" w:space="0" w:color="auto"/>
      </w:divBdr>
    </w:div>
    <w:div w:id="650984078">
      <w:bodyDiv w:val="1"/>
      <w:marLeft w:val="0"/>
      <w:marRight w:val="0"/>
      <w:marTop w:val="0"/>
      <w:marBottom w:val="0"/>
      <w:divBdr>
        <w:top w:val="none" w:sz="0" w:space="0" w:color="auto"/>
        <w:left w:val="none" w:sz="0" w:space="0" w:color="auto"/>
        <w:bottom w:val="none" w:sz="0" w:space="0" w:color="auto"/>
        <w:right w:val="none" w:sz="0" w:space="0" w:color="auto"/>
      </w:divBdr>
    </w:div>
    <w:div w:id="650985647">
      <w:bodyDiv w:val="1"/>
      <w:marLeft w:val="0"/>
      <w:marRight w:val="0"/>
      <w:marTop w:val="0"/>
      <w:marBottom w:val="0"/>
      <w:divBdr>
        <w:top w:val="none" w:sz="0" w:space="0" w:color="auto"/>
        <w:left w:val="none" w:sz="0" w:space="0" w:color="auto"/>
        <w:bottom w:val="none" w:sz="0" w:space="0" w:color="auto"/>
        <w:right w:val="none" w:sz="0" w:space="0" w:color="auto"/>
      </w:divBdr>
    </w:div>
    <w:div w:id="651518818">
      <w:bodyDiv w:val="1"/>
      <w:marLeft w:val="0"/>
      <w:marRight w:val="0"/>
      <w:marTop w:val="0"/>
      <w:marBottom w:val="0"/>
      <w:divBdr>
        <w:top w:val="none" w:sz="0" w:space="0" w:color="auto"/>
        <w:left w:val="none" w:sz="0" w:space="0" w:color="auto"/>
        <w:bottom w:val="none" w:sz="0" w:space="0" w:color="auto"/>
        <w:right w:val="none" w:sz="0" w:space="0" w:color="auto"/>
      </w:divBdr>
    </w:div>
    <w:div w:id="654145224">
      <w:bodyDiv w:val="1"/>
      <w:marLeft w:val="0"/>
      <w:marRight w:val="0"/>
      <w:marTop w:val="0"/>
      <w:marBottom w:val="0"/>
      <w:divBdr>
        <w:top w:val="none" w:sz="0" w:space="0" w:color="auto"/>
        <w:left w:val="none" w:sz="0" w:space="0" w:color="auto"/>
        <w:bottom w:val="none" w:sz="0" w:space="0" w:color="auto"/>
        <w:right w:val="none" w:sz="0" w:space="0" w:color="auto"/>
      </w:divBdr>
    </w:div>
    <w:div w:id="654341243">
      <w:bodyDiv w:val="1"/>
      <w:marLeft w:val="0"/>
      <w:marRight w:val="0"/>
      <w:marTop w:val="0"/>
      <w:marBottom w:val="0"/>
      <w:divBdr>
        <w:top w:val="none" w:sz="0" w:space="0" w:color="auto"/>
        <w:left w:val="none" w:sz="0" w:space="0" w:color="auto"/>
        <w:bottom w:val="none" w:sz="0" w:space="0" w:color="auto"/>
        <w:right w:val="none" w:sz="0" w:space="0" w:color="auto"/>
      </w:divBdr>
    </w:div>
    <w:div w:id="655957512">
      <w:bodyDiv w:val="1"/>
      <w:marLeft w:val="0"/>
      <w:marRight w:val="0"/>
      <w:marTop w:val="0"/>
      <w:marBottom w:val="0"/>
      <w:divBdr>
        <w:top w:val="none" w:sz="0" w:space="0" w:color="auto"/>
        <w:left w:val="none" w:sz="0" w:space="0" w:color="auto"/>
        <w:bottom w:val="none" w:sz="0" w:space="0" w:color="auto"/>
        <w:right w:val="none" w:sz="0" w:space="0" w:color="auto"/>
      </w:divBdr>
    </w:div>
    <w:div w:id="656348677">
      <w:bodyDiv w:val="1"/>
      <w:marLeft w:val="0"/>
      <w:marRight w:val="0"/>
      <w:marTop w:val="0"/>
      <w:marBottom w:val="0"/>
      <w:divBdr>
        <w:top w:val="none" w:sz="0" w:space="0" w:color="auto"/>
        <w:left w:val="none" w:sz="0" w:space="0" w:color="auto"/>
        <w:bottom w:val="none" w:sz="0" w:space="0" w:color="auto"/>
        <w:right w:val="none" w:sz="0" w:space="0" w:color="auto"/>
      </w:divBdr>
    </w:div>
    <w:div w:id="656540643">
      <w:bodyDiv w:val="1"/>
      <w:marLeft w:val="0"/>
      <w:marRight w:val="0"/>
      <w:marTop w:val="0"/>
      <w:marBottom w:val="0"/>
      <w:divBdr>
        <w:top w:val="none" w:sz="0" w:space="0" w:color="auto"/>
        <w:left w:val="none" w:sz="0" w:space="0" w:color="auto"/>
        <w:bottom w:val="none" w:sz="0" w:space="0" w:color="auto"/>
        <w:right w:val="none" w:sz="0" w:space="0" w:color="auto"/>
      </w:divBdr>
    </w:div>
    <w:div w:id="656878625">
      <w:bodyDiv w:val="1"/>
      <w:marLeft w:val="0"/>
      <w:marRight w:val="0"/>
      <w:marTop w:val="0"/>
      <w:marBottom w:val="0"/>
      <w:divBdr>
        <w:top w:val="none" w:sz="0" w:space="0" w:color="auto"/>
        <w:left w:val="none" w:sz="0" w:space="0" w:color="auto"/>
        <w:bottom w:val="none" w:sz="0" w:space="0" w:color="auto"/>
        <w:right w:val="none" w:sz="0" w:space="0" w:color="auto"/>
      </w:divBdr>
    </w:div>
    <w:div w:id="657226756">
      <w:bodyDiv w:val="1"/>
      <w:marLeft w:val="0"/>
      <w:marRight w:val="0"/>
      <w:marTop w:val="0"/>
      <w:marBottom w:val="0"/>
      <w:divBdr>
        <w:top w:val="none" w:sz="0" w:space="0" w:color="auto"/>
        <w:left w:val="none" w:sz="0" w:space="0" w:color="auto"/>
        <w:bottom w:val="none" w:sz="0" w:space="0" w:color="auto"/>
        <w:right w:val="none" w:sz="0" w:space="0" w:color="auto"/>
      </w:divBdr>
    </w:div>
    <w:div w:id="657267294">
      <w:bodyDiv w:val="1"/>
      <w:marLeft w:val="0"/>
      <w:marRight w:val="0"/>
      <w:marTop w:val="0"/>
      <w:marBottom w:val="0"/>
      <w:divBdr>
        <w:top w:val="none" w:sz="0" w:space="0" w:color="auto"/>
        <w:left w:val="none" w:sz="0" w:space="0" w:color="auto"/>
        <w:bottom w:val="none" w:sz="0" w:space="0" w:color="auto"/>
        <w:right w:val="none" w:sz="0" w:space="0" w:color="auto"/>
      </w:divBdr>
    </w:div>
    <w:div w:id="657271686">
      <w:bodyDiv w:val="1"/>
      <w:marLeft w:val="0"/>
      <w:marRight w:val="0"/>
      <w:marTop w:val="0"/>
      <w:marBottom w:val="0"/>
      <w:divBdr>
        <w:top w:val="none" w:sz="0" w:space="0" w:color="auto"/>
        <w:left w:val="none" w:sz="0" w:space="0" w:color="auto"/>
        <w:bottom w:val="none" w:sz="0" w:space="0" w:color="auto"/>
        <w:right w:val="none" w:sz="0" w:space="0" w:color="auto"/>
      </w:divBdr>
    </w:div>
    <w:div w:id="657272100">
      <w:bodyDiv w:val="1"/>
      <w:marLeft w:val="0"/>
      <w:marRight w:val="0"/>
      <w:marTop w:val="0"/>
      <w:marBottom w:val="0"/>
      <w:divBdr>
        <w:top w:val="none" w:sz="0" w:space="0" w:color="auto"/>
        <w:left w:val="none" w:sz="0" w:space="0" w:color="auto"/>
        <w:bottom w:val="none" w:sz="0" w:space="0" w:color="auto"/>
        <w:right w:val="none" w:sz="0" w:space="0" w:color="auto"/>
      </w:divBdr>
    </w:div>
    <w:div w:id="658264843">
      <w:bodyDiv w:val="1"/>
      <w:marLeft w:val="0"/>
      <w:marRight w:val="0"/>
      <w:marTop w:val="0"/>
      <w:marBottom w:val="0"/>
      <w:divBdr>
        <w:top w:val="none" w:sz="0" w:space="0" w:color="auto"/>
        <w:left w:val="none" w:sz="0" w:space="0" w:color="auto"/>
        <w:bottom w:val="none" w:sz="0" w:space="0" w:color="auto"/>
        <w:right w:val="none" w:sz="0" w:space="0" w:color="auto"/>
      </w:divBdr>
    </w:div>
    <w:div w:id="658461875">
      <w:bodyDiv w:val="1"/>
      <w:marLeft w:val="0"/>
      <w:marRight w:val="0"/>
      <w:marTop w:val="0"/>
      <w:marBottom w:val="0"/>
      <w:divBdr>
        <w:top w:val="none" w:sz="0" w:space="0" w:color="auto"/>
        <w:left w:val="none" w:sz="0" w:space="0" w:color="auto"/>
        <w:bottom w:val="none" w:sz="0" w:space="0" w:color="auto"/>
        <w:right w:val="none" w:sz="0" w:space="0" w:color="auto"/>
      </w:divBdr>
    </w:div>
    <w:div w:id="658928448">
      <w:bodyDiv w:val="1"/>
      <w:marLeft w:val="0"/>
      <w:marRight w:val="0"/>
      <w:marTop w:val="0"/>
      <w:marBottom w:val="0"/>
      <w:divBdr>
        <w:top w:val="none" w:sz="0" w:space="0" w:color="auto"/>
        <w:left w:val="none" w:sz="0" w:space="0" w:color="auto"/>
        <w:bottom w:val="none" w:sz="0" w:space="0" w:color="auto"/>
        <w:right w:val="none" w:sz="0" w:space="0" w:color="auto"/>
      </w:divBdr>
    </w:div>
    <w:div w:id="659651602">
      <w:bodyDiv w:val="1"/>
      <w:marLeft w:val="0"/>
      <w:marRight w:val="0"/>
      <w:marTop w:val="0"/>
      <w:marBottom w:val="0"/>
      <w:divBdr>
        <w:top w:val="none" w:sz="0" w:space="0" w:color="auto"/>
        <w:left w:val="none" w:sz="0" w:space="0" w:color="auto"/>
        <w:bottom w:val="none" w:sz="0" w:space="0" w:color="auto"/>
        <w:right w:val="none" w:sz="0" w:space="0" w:color="auto"/>
      </w:divBdr>
    </w:div>
    <w:div w:id="659651737">
      <w:bodyDiv w:val="1"/>
      <w:marLeft w:val="0"/>
      <w:marRight w:val="0"/>
      <w:marTop w:val="0"/>
      <w:marBottom w:val="0"/>
      <w:divBdr>
        <w:top w:val="none" w:sz="0" w:space="0" w:color="auto"/>
        <w:left w:val="none" w:sz="0" w:space="0" w:color="auto"/>
        <w:bottom w:val="none" w:sz="0" w:space="0" w:color="auto"/>
        <w:right w:val="none" w:sz="0" w:space="0" w:color="auto"/>
      </w:divBdr>
    </w:div>
    <w:div w:id="660042703">
      <w:bodyDiv w:val="1"/>
      <w:marLeft w:val="0"/>
      <w:marRight w:val="0"/>
      <w:marTop w:val="0"/>
      <w:marBottom w:val="0"/>
      <w:divBdr>
        <w:top w:val="none" w:sz="0" w:space="0" w:color="auto"/>
        <w:left w:val="none" w:sz="0" w:space="0" w:color="auto"/>
        <w:bottom w:val="none" w:sz="0" w:space="0" w:color="auto"/>
        <w:right w:val="none" w:sz="0" w:space="0" w:color="auto"/>
      </w:divBdr>
    </w:div>
    <w:div w:id="660086199">
      <w:bodyDiv w:val="1"/>
      <w:marLeft w:val="0"/>
      <w:marRight w:val="0"/>
      <w:marTop w:val="0"/>
      <w:marBottom w:val="0"/>
      <w:divBdr>
        <w:top w:val="none" w:sz="0" w:space="0" w:color="auto"/>
        <w:left w:val="none" w:sz="0" w:space="0" w:color="auto"/>
        <w:bottom w:val="none" w:sz="0" w:space="0" w:color="auto"/>
        <w:right w:val="none" w:sz="0" w:space="0" w:color="auto"/>
      </w:divBdr>
    </w:div>
    <w:div w:id="660886339">
      <w:bodyDiv w:val="1"/>
      <w:marLeft w:val="0"/>
      <w:marRight w:val="0"/>
      <w:marTop w:val="0"/>
      <w:marBottom w:val="0"/>
      <w:divBdr>
        <w:top w:val="none" w:sz="0" w:space="0" w:color="auto"/>
        <w:left w:val="none" w:sz="0" w:space="0" w:color="auto"/>
        <w:bottom w:val="none" w:sz="0" w:space="0" w:color="auto"/>
        <w:right w:val="none" w:sz="0" w:space="0" w:color="auto"/>
      </w:divBdr>
    </w:div>
    <w:div w:id="661008858">
      <w:bodyDiv w:val="1"/>
      <w:marLeft w:val="0"/>
      <w:marRight w:val="0"/>
      <w:marTop w:val="0"/>
      <w:marBottom w:val="0"/>
      <w:divBdr>
        <w:top w:val="none" w:sz="0" w:space="0" w:color="auto"/>
        <w:left w:val="none" w:sz="0" w:space="0" w:color="auto"/>
        <w:bottom w:val="none" w:sz="0" w:space="0" w:color="auto"/>
        <w:right w:val="none" w:sz="0" w:space="0" w:color="auto"/>
      </w:divBdr>
    </w:div>
    <w:div w:id="661660755">
      <w:bodyDiv w:val="1"/>
      <w:marLeft w:val="0"/>
      <w:marRight w:val="0"/>
      <w:marTop w:val="0"/>
      <w:marBottom w:val="0"/>
      <w:divBdr>
        <w:top w:val="none" w:sz="0" w:space="0" w:color="auto"/>
        <w:left w:val="none" w:sz="0" w:space="0" w:color="auto"/>
        <w:bottom w:val="none" w:sz="0" w:space="0" w:color="auto"/>
        <w:right w:val="none" w:sz="0" w:space="0" w:color="auto"/>
      </w:divBdr>
    </w:div>
    <w:div w:id="661813538">
      <w:bodyDiv w:val="1"/>
      <w:marLeft w:val="0"/>
      <w:marRight w:val="0"/>
      <w:marTop w:val="0"/>
      <w:marBottom w:val="0"/>
      <w:divBdr>
        <w:top w:val="none" w:sz="0" w:space="0" w:color="auto"/>
        <w:left w:val="none" w:sz="0" w:space="0" w:color="auto"/>
        <w:bottom w:val="none" w:sz="0" w:space="0" w:color="auto"/>
        <w:right w:val="none" w:sz="0" w:space="0" w:color="auto"/>
      </w:divBdr>
    </w:div>
    <w:div w:id="663047909">
      <w:bodyDiv w:val="1"/>
      <w:marLeft w:val="0"/>
      <w:marRight w:val="0"/>
      <w:marTop w:val="0"/>
      <w:marBottom w:val="0"/>
      <w:divBdr>
        <w:top w:val="none" w:sz="0" w:space="0" w:color="auto"/>
        <w:left w:val="none" w:sz="0" w:space="0" w:color="auto"/>
        <w:bottom w:val="none" w:sz="0" w:space="0" w:color="auto"/>
        <w:right w:val="none" w:sz="0" w:space="0" w:color="auto"/>
      </w:divBdr>
    </w:div>
    <w:div w:id="663171095">
      <w:bodyDiv w:val="1"/>
      <w:marLeft w:val="0"/>
      <w:marRight w:val="0"/>
      <w:marTop w:val="0"/>
      <w:marBottom w:val="0"/>
      <w:divBdr>
        <w:top w:val="none" w:sz="0" w:space="0" w:color="auto"/>
        <w:left w:val="none" w:sz="0" w:space="0" w:color="auto"/>
        <w:bottom w:val="none" w:sz="0" w:space="0" w:color="auto"/>
        <w:right w:val="none" w:sz="0" w:space="0" w:color="auto"/>
      </w:divBdr>
    </w:div>
    <w:div w:id="665740882">
      <w:bodyDiv w:val="1"/>
      <w:marLeft w:val="0"/>
      <w:marRight w:val="0"/>
      <w:marTop w:val="0"/>
      <w:marBottom w:val="0"/>
      <w:divBdr>
        <w:top w:val="none" w:sz="0" w:space="0" w:color="auto"/>
        <w:left w:val="none" w:sz="0" w:space="0" w:color="auto"/>
        <w:bottom w:val="none" w:sz="0" w:space="0" w:color="auto"/>
        <w:right w:val="none" w:sz="0" w:space="0" w:color="auto"/>
      </w:divBdr>
    </w:div>
    <w:div w:id="666253750">
      <w:bodyDiv w:val="1"/>
      <w:marLeft w:val="0"/>
      <w:marRight w:val="0"/>
      <w:marTop w:val="0"/>
      <w:marBottom w:val="0"/>
      <w:divBdr>
        <w:top w:val="none" w:sz="0" w:space="0" w:color="auto"/>
        <w:left w:val="none" w:sz="0" w:space="0" w:color="auto"/>
        <w:bottom w:val="none" w:sz="0" w:space="0" w:color="auto"/>
        <w:right w:val="none" w:sz="0" w:space="0" w:color="auto"/>
      </w:divBdr>
    </w:div>
    <w:div w:id="666323821">
      <w:bodyDiv w:val="1"/>
      <w:marLeft w:val="0"/>
      <w:marRight w:val="0"/>
      <w:marTop w:val="0"/>
      <w:marBottom w:val="0"/>
      <w:divBdr>
        <w:top w:val="none" w:sz="0" w:space="0" w:color="auto"/>
        <w:left w:val="none" w:sz="0" w:space="0" w:color="auto"/>
        <w:bottom w:val="none" w:sz="0" w:space="0" w:color="auto"/>
        <w:right w:val="none" w:sz="0" w:space="0" w:color="auto"/>
      </w:divBdr>
    </w:div>
    <w:div w:id="667296613">
      <w:bodyDiv w:val="1"/>
      <w:marLeft w:val="0"/>
      <w:marRight w:val="0"/>
      <w:marTop w:val="0"/>
      <w:marBottom w:val="0"/>
      <w:divBdr>
        <w:top w:val="none" w:sz="0" w:space="0" w:color="auto"/>
        <w:left w:val="none" w:sz="0" w:space="0" w:color="auto"/>
        <w:bottom w:val="none" w:sz="0" w:space="0" w:color="auto"/>
        <w:right w:val="none" w:sz="0" w:space="0" w:color="auto"/>
      </w:divBdr>
    </w:div>
    <w:div w:id="667951463">
      <w:bodyDiv w:val="1"/>
      <w:marLeft w:val="0"/>
      <w:marRight w:val="0"/>
      <w:marTop w:val="0"/>
      <w:marBottom w:val="0"/>
      <w:divBdr>
        <w:top w:val="none" w:sz="0" w:space="0" w:color="auto"/>
        <w:left w:val="none" w:sz="0" w:space="0" w:color="auto"/>
        <w:bottom w:val="none" w:sz="0" w:space="0" w:color="auto"/>
        <w:right w:val="none" w:sz="0" w:space="0" w:color="auto"/>
      </w:divBdr>
    </w:div>
    <w:div w:id="668025275">
      <w:bodyDiv w:val="1"/>
      <w:marLeft w:val="0"/>
      <w:marRight w:val="0"/>
      <w:marTop w:val="0"/>
      <w:marBottom w:val="0"/>
      <w:divBdr>
        <w:top w:val="none" w:sz="0" w:space="0" w:color="auto"/>
        <w:left w:val="none" w:sz="0" w:space="0" w:color="auto"/>
        <w:bottom w:val="none" w:sz="0" w:space="0" w:color="auto"/>
        <w:right w:val="none" w:sz="0" w:space="0" w:color="auto"/>
      </w:divBdr>
    </w:div>
    <w:div w:id="668288145">
      <w:bodyDiv w:val="1"/>
      <w:marLeft w:val="0"/>
      <w:marRight w:val="0"/>
      <w:marTop w:val="0"/>
      <w:marBottom w:val="0"/>
      <w:divBdr>
        <w:top w:val="none" w:sz="0" w:space="0" w:color="auto"/>
        <w:left w:val="none" w:sz="0" w:space="0" w:color="auto"/>
        <w:bottom w:val="none" w:sz="0" w:space="0" w:color="auto"/>
        <w:right w:val="none" w:sz="0" w:space="0" w:color="auto"/>
      </w:divBdr>
    </w:div>
    <w:div w:id="668675772">
      <w:bodyDiv w:val="1"/>
      <w:marLeft w:val="0"/>
      <w:marRight w:val="0"/>
      <w:marTop w:val="0"/>
      <w:marBottom w:val="0"/>
      <w:divBdr>
        <w:top w:val="none" w:sz="0" w:space="0" w:color="auto"/>
        <w:left w:val="none" w:sz="0" w:space="0" w:color="auto"/>
        <w:bottom w:val="none" w:sz="0" w:space="0" w:color="auto"/>
        <w:right w:val="none" w:sz="0" w:space="0" w:color="auto"/>
      </w:divBdr>
    </w:div>
    <w:div w:id="668944924">
      <w:bodyDiv w:val="1"/>
      <w:marLeft w:val="0"/>
      <w:marRight w:val="0"/>
      <w:marTop w:val="0"/>
      <w:marBottom w:val="0"/>
      <w:divBdr>
        <w:top w:val="none" w:sz="0" w:space="0" w:color="auto"/>
        <w:left w:val="none" w:sz="0" w:space="0" w:color="auto"/>
        <w:bottom w:val="none" w:sz="0" w:space="0" w:color="auto"/>
        <w:right w:val="none" w:sz="0" w:space="0" w:color="auto"/>
      </w:divBdr>
    </w:div>
    <w:div w:id="669217090">
      <w:bodyDiv w:val="1"/>
      <w:marLeft w:val="0"/>
      <w:marRight w:val="0"/>
      <w:marTop w:val="0"/>
      <w:marBottom w:val="0"/>
      <w:divBdr>
        <w:top w:val="none" w:sz="0" w:space="0" w:color="auto"/>
        <w:left w:val="none" w:sz="0" w:space="0" w:color="auto"/>
        <w:bottom w:val="none" w:sz="0" w:space="0" w:color="auto"/>
        <w:right w:val="none" w:sz="0" w:space="0" w:color="auto"/>
      </w:divBdr>
    </w:div>
    <w:div w:id="671837175">
      <w:bodyDiv w:val="1"/>
      <w:marLeft w:val="0"/>
      <w:marRight w:val="0"/>
      <w:marTop w:val="0"/>
      <w:marBottom w:val="0"/>
      <w:divBdr>
        <w:top w:val="none" w:sz="0" w:space="0" w:color="auto"/>
        <w:left w:val="none" w:sz="0" w:space="0" w:color="auto"/>
        <w:bottom w:val="none" w:sz="0" w:space="0" w:color="auto"/>
        <w:right w:val="none" w:sz="0" w:space="0" w:color="auto"/>
      </w:divBdr>
    </w:div>
    <w:div w:id="672345655">
      <w:bodyDiv w:val="1"/>
      <w:marLeft w:val="0"/>
      <w:marRight w:val="0"/>
      <w:marTop w:val="0"/>
      <w:marBottom w:val="0"/>
      <w:divBdr>
        <w:top w:val="none" w:sz="0" w:space="0" w:color="auto"/>
        <w:left w:val="none" w:sz="0" w:space="0" w:color="auto"/>
        <w:bottom w:val="none" w:sz="0" w:space="0" w:color="auto"/>
        <w:right w:val="none" w:sz="0" w:space="0" w:color="auto"/>
      </w:divBdr>
    </w:div>
    <w:div w:id="672411260">
      <w:bodyDiv w:val="1"/>
      <w:marLeft w:val="0"/>
      <w:marRight w:val="0"/>
      <w:marTop w:val="0"/>
      <w:marBottom w:val="0"/>
      <w:divBdr>
        <w:top w:val="none" w:sz="0" w:space="0" w:color="auto"/>
        <w:left w:val="none" w:sz="0" w:space="0" w:color="auto"/>
        <w:bottom w:val="none" w:sz="0" w:space="0" w:color="auto"/>
        <w:right w:val="none" w:sz="0" w:space="0" w:color="auto"/>
      </w:divBdr>
    </w:div>
    <w:div w:id="672804661">
      <w:bodyDiv w:val="1"/>
      <w:marLeft w:val="0"/>
      <w:marRight w:val="0"/>
      <w:marTop w:val="0"/>
      <w:marBottom w:val="0"/>
      <w:divBdr>
        <w:top w:val="none" w:sz="0" w:space="0" w:color="auto"/>
        <w:left w:val="none" w:sz="0" w:space="0" w:color="auto"/>
        <w:bottom w:val="none" w:sz="0" w:space="0" w:color="auto"/>
        <w:right w:val="none" w:sz="0" w:space="0" w:color="auto"/>
      </w:divBdr>
    </w:div>
    <w:div w:id="673453769">
      <w:bodyDiv w:val="1"/>
      <w:marLeft w:val="0"/>
      <w:marRight w:val="0"/>
      <w:marTop w:val="0"/>
      <w:marBottom w:val="0"/>
      <w:divBdr>
        <w:top w:val="none" w:sz="0" w:space="0" w:color="auto"/>
        <w:left w:val="none" w:sz="0" w:space="0" w:color="auto"/>
        <w:bottom w:val="none" w:sz="0" w:space="0" w:color="auto"/>
        <w:right w:val="none" w:sz="0" w:space="0" w:color="auto"/>
      </w:divBdr>
    </w:div>
    <w:div w:id="674652062">
      <w:bodyDiv w:val="1"/>
      <w:marLeft w:val="0"/>
      <w:marRight w:val="0"/>
      <w:marTop w:val="0"/>
      <w:marBottom w:val="0"/>
      <w:divBdr>
        <w:top w:val="none" w:sz="0" w:space="0" w:color="auto"/>
        <w:left w:val="none" w:sz="0" w:space="0" w:color="auto"/>
        <w:bottom w:val="none" w:sz="0" w:space="0" w:color="auto"/>
        <w:right w:val="none" w:sz="0" w:space="0" w:color="auto"/>
      </w:divBdr>
    </w:div>
    <w:div w:id="674724688">
      <w:bodyDiv w:val="1"/>
      <w:marLeft w:val="0"/>
      <w:marRight w:val="0"/>
      <w:marTop w:val="0"/>
      <w:marBottom w:val="0"/>
      <w:divBdr>
        <w:top w:val="none" w:sz="0" w:space="0" w:color="auto"/>
        <w:left w:val="none" w:sz="0" w:space="0" w:color="auto"/>
        <w:bottom w:val="none" w:sz="0" w:space="0" w:color="auto"/>
        <w:right w:val="none" w:sz="0" w:space="0" w:color="auto"/>
      </w:divBdr>
    </w:div>
    <w:div w:id="675305288">
      <w:bodyDiv w:val="1"/>
      <w:marLeft w:val="0"/>
      <w:marRight w:val="0"/>
      <w:marTop w:val="0"/>
      <w:marBottom w:val="0"/>
      <w:divBdr>
        <w:top w:val="none" w:sz="0" w:space="0" w:color="auto"/>
        <w:left w:val="none" w:sz="0" w:space="0" w:color="auto"/>
        <w:bottom w:val="none" w:sz="0" w:space="0" w:color="auto"/>
        <w:right w:val="none" w:sz="0" w:space="0" w:color="auto"/>
      </w:divBdr>
    </w:div>
    <w:div w:id="675619572">
      <w:bodyDiv w:val="1"/>
      <w:marLeft w:val="0"/>
      <w:marRight w:val="0"/>
      <w:marTop w:val="0"/>
      <w:marBottom w:val="0"/>
      <w:divBdr>
        <w:top w:val="none" w:sz="0" w:space="0" w:color="auto"/>
        <w:left w:val="none" w:sz="0" w:space="0" w:color="auto"/>
        <w:bottom w:val="none" w:sz="0" w:space="0" w:color="auto"/>
        <w:right w:val="none" w:sz="0" w:space="0" w:color="auto"/>
      </w:divBdr>
    </w:div>
    <w:div w:id="675688321">
      <w:bodyDiv w:val="1"/>
      <w:marLeft w:val="0"/>
      <w:marRight w:val="0"/>
      <w:marTop w:val="0"/>
      <w:marBottom w:val="0"/>
      <w:divBdr>
        <w:top w:val="none" w:sz="0" w:space="0" w:color="auto"/>
        <w:left w:val="none" w:sz="0" w:space="0" w:color="auto"/>
        <w:bottom w:val="none" w:sz="0" w:space="0" w:color="auto"/>
        <w:right w:val="none" w:sz="0" w:space="0" w:color="auto"/>
      </w:divBdr>
    </w:div>
    <w:div w:id="675890006">
      <w:bodyDiv w:val="1"/>
      <w:marLeft w:val="0"/>
      <w:marRight w:val="0"/>
      <w:marTop w:val="0"/>
      <w:marBottom w:val="0"/>
      <w:divBdr>
        <w:top w:val="none" w:sz="0" w:space="0" w:color="auto"/>
        <w:left w:val="none" w:sz="0" w:space="0" w:color="auto"/>
        <w:bottom w:val="none" w:sz="0" w:space="0" w:color="auto"/>
        <w:right w:val="none" w:sz="0" w:space="0" w:color="auto"/>
      </w:divBdr>
    </w:div>
    <w:div w:id="676076148">
      <w:bodyDiv w:val="1"/>
      <w:marLeft w:val="0"/>
      <w:marRight w:val="0"/>
      <w:marTop w:val="0"/>
      <w:marBottom w:val="0"/>
      <w:divBdr>
        <w:top w:val="none" w:sz="0" w:space="0" w:color="auto"/>
        <w:left w:val="none" w:sz="0" w:space="0" w:color="auto"/>
        <w:bottom w:val="none" w:sz="0" w:space="0" w:color="auto"/>
        <w:right w:val="none" w:sz="0" w:space="0" w:color="auto"/>
      </w:divBdr>
    </w:div>
    <w:div w:id="676274320">
      <w:bodyDiv w:val="1"/>
      <w:marLeft w:val="0"/>
      <w:marRight w:val="0"/>
      <w:marTop w:val="0"/>
      <w:marBottom w:val="0"/>
      <w:divBdr>
        <w:top w:val="none" w:sz="0" w:space="0" w:color="auto"/>
        <w:left w:val="none" w:sz="0" w:space="0" w:color="auto"/>
        <w:bottom w:val="none" w:sz="0" w:space="0" w:color="auto"/>
        <w:right w:val="none" w:sz="0" w:space="0" w:color="auto"/>
      </w:divBdr>
    </w:div>
    <w:div w:id="676344140">
      <w:bodyDiv w:val="1"/>
      <w:marLeft w:val="0"/>
      <w:marRight w:val="0"/>
      <w:marTop w:val="0"/>
      <w:marBottom w:val="0"/>
      <w:divBdr>
        <w:top w:val="none" w:sz="0" w:space="0" w:color="auto"/>
        <w:left w:val="none" w:sz="0" w:space="0" w:color="auto"/>
        <w:bottom w:val="none" w:sz="0" w:space="0" w:color="auto"/>
        <w:right w:val="none" w:sz="0" w:space="0" w:color="auto"/>
      </w:divBdr>
    </w:div>
    <w:div w:id="676688968">
      <w:bodyDiv w:val="1"/>
      <w:marLeft w:val="0"/>
      <w:marRight w:val="0"/>
      <w:marTop w:val="0"/>
      <w:marBottom w:val="0"/>
      <w:divBdr>
        <w:top w:val="none" w:sz="0" w:space="0" w:color="auto"/>
        <w:left w:val="none" w:sz="0" w:space="0" w:color="auto"/>
        <w:bottom w:val="none" w:sz="0" w:space="0" w:color="auto"/>
        <w:right w:val="none" w:sz="0" w:space="0" w:color="auto"/>
      </w:divBdr>
    </w:div>
    <w:div w:id="676998978">
      <w:bodyDiv w:val="1"/>
      <w:marLeft w:val="0"/>
      <w:marRight w:val="0"/>
      <w:marTop w:val="0"/>
      <w:marBottom w:val="0"/>
      <w:divBdr>
        <w:top w:val="none" w:sz="0" w:space="0" w:color="auto"/>
        <w:left w:val="none" w:sz="0" w:space="0" w:color="auto"/>
        <w:bottom w:val="none" w:sz="0" w:space="0" w:color="auto"/>
        <w:right w:val="none" w:sz="0" w:space="0" w:color="auto"/>
      </w:divBdr>
    </w:div>
    <w:div w:id="677662503">
      <w:bodyDiv w:val="1"/>
      <w:marLeft w:val="0"/>
      <w:marRight w:val="0"/>
      <w:marTop w:val="0"/>
      <w:marBottom w:val="0"/>
      <w:divBdr>
        <w:top w:val="none" w:sz="0" w:space="0" w:color="auto"/>
        <w:left w:val="none" w:sz="0" w:space="0" w:color="auto"/>
        <w:bottom w:val="none" w:sz="0" w:space="0" w:color="auto"/>
        <w:right w:val="none" w:sz="0" w:space="0" w:color="auto"/>
      </w:divBdr>
    </w:div>
    <w:div w:id="678391276">
      <w:bodyDiv w:val="1"/>
      <w:marLeft w:val="0"/>
      <w:marRight w:val="0"/>
      <w:marTop w:val="0"/>
      <w:marBottom w:val="0"/>
      <w:divBdr>
        <w:top w:val="none" w:sz="0" w:space="0" w:color="auto"/>
        <w:left w:val="none" w:sz="0" w:space="0" w:color="auto"/>
        <w:bottom w:val="none" w:sz="0" w:space="0" w:color="auto"/>
        <w:right w:val="none" w:sz="0" w:space="0" w:color="auto"/>
      </w:divBdr>
    </w:div>
    <w:div w:id="679965667">
      <w:bodyDiv w:val="1"/>
      <w:marLeft w:val="0"/>
      <w:marRight w:val="0"/>
      <w:marTop w:val="0"/>
      <w:marBottom w:val="0"/>
      <w:divBdr>
        <w:top w:val="none" w:sz="0" w:space="0" w:color="auto"/>
        <w:left w:val="none" w:sz="0" w:space="0" w:color="auto"/>
        <w:bottom w:val="none" w:sz="0" w:space="0" w:color="auto"/>
        <w:right w:val="none" w:sz="0" w:space="0" w:color="auto"/>
      </w:divBdr>
    </w:div>
    <w:div w:id="680665572">
      <w:bodyDiv w:val="1"/>
      <w:marLeft w:val="0"/>
      <w:marRight w:val="0"/>
      <w:marTop w:val="0"/>
      <w:marBottom w:val="0"/>
      <w:divBdr>
        <w:top w:val="none" w:sz="0" w:space="0" w:color="auto"/>
        <w:left w:val="none" w:sz="0" w:space="0" w:color="auto"/>
        <w:bottom w:val="none" w:sz="0" w:space="0" w:color="auto"/>
        <w:right w:val="none" w:sz="0" w:space="0" w:color="auto"/>
      </w:divBdr>
    </w:div>
    <w:div w:id="680937282">
      <w:bodyDiv w:val="1"/>
      <w:marLeft w:val="0"/>
      <w:marRight w:val="0"/>
      <w:marTop w:val="0"/>
      <w:marBottom w:val="0"/>
      <w:divBdr>
        <w:top w:val="none" w:sz="0" w:space="0" w:color="auto"/>
        <w:left w:val="none" w:sz="0" w:space="0" w:color="auto"/>
        <w:bottom w:val="none" w:sz="0" w:space="0" w:color="auto"/>
        <w:right w:val="none" w:sz="0" w:space="0" w:color="auto"/>
      </w:divBdr>
    </w:div>
    <w:div w:id="681393025">
      <w:bodyDiv w:val="1"/>
      <w:marLeft w:val="0"/>
      <w:marRight w:val="0"/>
      <w:marTop w:val="0"/>
      <w:marBottom w:val="0"/>
      <w:divBdr>
        <w:top w:val="none" w:sz="0" w:space="0" w:color="auto"/>
        <w:left w:val="none" w:sz="0" w:space="0" w:color="auto"/>
        <w:bottom w:val="none" w:sz="0" w:space="0" w:color="auto"/>
        <w:right w:val="none" w:sz="0" w:space="0" w:color="auto"/>
      </w:divBdr>
    </w:div>
    <w:div w:id="681706781">
      <w:bodyDiv w:val="1"/>
      <w:marLeft w:val="0"/>
      <w:marRight w:val="0"/>
      <w:marTop w:val="0"/>
      <w:marBottom w:val="0"/>
      <w:divBdr>
        <w:top w:val="none" w:sz="0" w:space="0" w:color="auto"/>
        <w:left w:val="none" w:sz="0" w:space="0" w:color="auto"/>
        <w:bottom w:val="none" w:sz="0" w:space="0" w:color="auto"/>
        <w:right w:val="none" w:sz="0" w:space="0" w:color="auto"/>
      </w:divBdr>
    </w:div>
    <w:div w:id="682393268">
      <w:bodyDiv w:val="1"/>
      <w:marLeft w:val="0"/>
      <w:marRight w:val="0"/>
      <w:marTop w:val="0"/>
      <w:marBottom w:val="0"/>
      <w:divBdr>
        <w:top w:val="none" w:sz="0" w:space="0" w:color="auto"/>
        <w:left w:val="none" w:sz="0" w:space="0" w:color="auto"/>
        <w:bottom w:val="none" w:sz="0" w:space="0" w:color="auto"/>
        <w:right w:val="none" w:sz="0" w:space="0" w:color="auto"/>
      </w:divBdr>
    </w:div>
    <w:div w:id="682442685">
      <w:bodyDiv w:val="1"/>
      <w:marLeft w:val="0"/>
      <w:marRight w:val="0"/>
      <w:marTop w:val="0"/>
      <w:marBottom w:val="0"/>
      <w:divBdr>
        <w:top w:val="none" w:sz="0" w:space="0" w:color="auto"/>
        <w:left w:val="none" w:sz="0" w:space="0" w:color="auto"/>
        <w:bottom w:val="none" w:sz="0" w:space="0" w:color="auto"/>
        <w:right w:val="none" w:sz="0" w:space="0" w:color="auto"/>
      </w:divBdr>
    </w:div>
    <w:div w:id="682587891">
      <w:bodyDiv w:val="1"/>
      <w:marLeft w:val="0"/>
      <w:marRight w:val="0"/>
      <w:marTop w:val="0"/>
      <w:marBottom w:val="0"/>
      <w:divBdr>
        <w:top w:val="none" w:sz="0" w:space="0" w:color="auto"/>
        <w:left w:val="none" w:sz="0" w:space="0" w:color="auto"/>
        <w:bottom w:val="none" w:sz="0" w:space="0" w:color="auto"/>
        <w:right w:val="none" w:sz="0" w:space="0" w:color="auto"/>
      </w:divBdr>
    </w:div>
    <w:div w:id="682782582">
      <w:bodyDiv w:val="1"/>
      <w:marLeft w:val="0"/>
      <w:marRight w:val="0"/>
      <w:marTop w:val="0"/>
      <w:marBottom w:val="0"/>
      <w:divBdr>
        <w:top w:val="none" w:sz="0" w:space="0" w:color="auto"/>
        <w:left w:val="none" w:sz="0" w:space="0" w:color="auto"/>
        <w:bottom w:val="none" w:sz="0" w:space="0" w:color="auto"/>
        <w:right w:val="none" w:sz="0" w:space="0" w:color="auto"/>
      </w:divBdr>
    </w:div>
    <w:div w:id="682785950">
      <w:bodyDiv w:val="1"/>
      <w:marLeft w:val="0"/>
      <w:marRight w:val="0"/>
      <w:marTop w:val="0"/>
      <w:marBottom w:val="0"/>
      <w:divBdr>
        <w:top w:val="none" w:sz="0" w:space="0" w:color="auto"/>
        <w:left w:val="none" w:sz="0" w:space="0" w:color="auto"/>
        <w:bottom w:val="none" w:sz="0" w:space="0" w:color="auto"/>
        <w:right w:val="none" w:sz="0" w:space="0" w:color="auto"/>
      </w:divBdr>
    </w:div>
    <w:div w:id="683437875">
      <w:bodyDiv w:val="1"/>
      <w:marLeft w:val="0"/>
      <w:marRight w:val="0"/>
      <w:marTop w:val="0"/>
      <w:marBottom w:val="0"/>
      <w:divBdr>
        <w:top w:val="none" w:sz="0" w:space="0" w:color="auto"/>
        <w:left w:val="none" w:sz="0" w:space="0" w:color="auto"/>
        <w:bottom w:val="none" w:sz="0" w:space="0" w:color="auto"/>
        <w:right w:val="none" w:sz="0" w:space="0" w:color="auto"/>
      </w:divBdr>
    </w:div>
    <w:div w:id="685014842">
      <w:bodyDiv w:val="1"/>
      <w:marLeft w:val="0"/>
      <w:marRight w:val="0"/>
      <w:marTop w:val="0"/>
      <w:marBottom w:val="0"/>
      <w:divBdr>
        <w:top w:val="none" w:sz="0" w:space="0" w:color="auto"/>
        <w:left w:val="none" w:sz="0" w:space="0" w:color="auto"/>
        <w:bottom w:val="none" w:sz="0" w:space="0" w:color="auto"/>
        <w:right w:val="none" w:sz="0" w:space="0" w:color="auto"/>
      </w:divBdr>
    </w:div>
    <w:div w:id="685138980">
      <w:bodyDiv w:val="1"/>
      <w:marLeft w:val="0"/>
      <w:marRight w:val="0"/>
      <w:marTop w:val="0"/>
      <w:marBottom w:val="0"/>
      <w:divBdr>
        <w:top w:val="none" w:sz="0" w:space="0" w:color="auto"/>
        <w:left w:val="none" w:sz="0" w:space="0" w:color="auto"/>
        <w:bottom w:val="none" w:sz="0" w:space="0" w:color="auto"/>
        <w:right w:val="none" w:sz="0" w:space="0" w:color="auto"/>
      </w:divBdr>
    </w:div>
    <w:div w:id="685864688">
      <w:bodyDiv w:val="1"/>
      <w:marLeft w:val="0"/>
      <w:marRight w:val="0"/>
      <w:marTop w:val="0"/>
      <w:marBottom w:val="0"/>
      <w:divBdr>
        <w:top w:val="none" w:sz="0" w:space="0" w:color="auto"/>
        <w:left w:val="none" w:sz="0" w:space="0" w:color="auto"/>
        <w:bottom w:val="none" w:sz="0" w:space="0" w:color="auto"/>
        <w:right w:val="none" w:sz="0" w:space="0" w:color="auto"/>
      </w:divBdr>
    </w:div>
    <w:div w:id="685986623">
      <w:bodyDiv w:val="1"/>
      <w:marLeft w:val="0"/>
      <w:marRight w:val="0"/>
      <w:marTop w:val="0"/>
      <w:marBottom w:val="0"/>
      <w:divBdr>
        <w:top w:val="none" w:sz="0" w:space="0" w:color="auto"/>
        <w:left w:val="none" w:sz="0" w:space="0" w:color="auto"/>
        <w:bottom w:val="none" w:sz="0" w:space="0" w:color="auto"/>
        <w:right w:val="none" w:sz="0" w:space="0" w:color="auto"/>
      </w:divBdr>
    </w:div>
    <w:div w:id="686103020">
      <w:bodyDiv w:val="1"/>
      <w:marLeft w:val="0"/>
      <w:marRight w:val="0"/>
      <w:marTop w:val="0"/>
      <w:marBottom w:val="0"/>
      <w:divBdr>
        <w:top w:val="none" w:sz="0" w:space="0" w:color="auto"/>
        <w:left w:val="none" w:sz="0" w:space="0" w:color="auto"/>
        <w:bottom w:val="none" w:sz="0" w:space="0" w:color="auto"/>
        <w:right w:val="none" w:sz="0" w:space="0" w:color="auto"/>
      </w:divBdr>
    </w:div>
    <w:div w:id="686490969">
      <w:bodyDiv w:val="1"/>
      <w:marLeft w:val="0"/>
      <w:marRight w:val="0"/>
      <w:marTop w:val="0"/>
      <w:marBottom w:val="0"/>
      <w:divBdr>
        <w:top w:val="none" w:sz="0" w:space="0" w:color="auto"/>
        <w:left w:val="none" w:sz="0" w:space="0" w:color="auto"/>
        <w:bottom w:val="none" w:sz="0" w:space="0" w:color="auto"/>
        <w:right w:val="none" w:sz="0" w:space="0" w:color="auto"/>
      </w:divBdr>
    </w:div>
    <w:div w:id="686980787">
      <w:bodyDiv w:val="1"/>
      <w:marLeft w:val="0"/>
      <w:marRight w:val="0"/>
      <w:marTop w:val="0"/>
      <w:marBottom w:val="0"/>
      <w:divBdr>
        <w:top w:val="none" w:sz="0" w:space="0" w:color="auto"/>
        <w:left w:val="none" w:sz="0" w:space="0" w:color="auto"/>
        <w:bottom w:val="none" w:sz="0" w:space="0" w:color="auto"/>
        <w:right w:val="none" w:sz="0" w:space="0" w:color="auto"/>
      </w:divBdr>
    </w:div>
    <w:div w:id="687369453">
      <w:bodyDiv w:val="1"/>
      <w:marLeft w:val="0"/>
      <w:marRight w:val="0"/>
      <w:marTop w:val="0"/>
      <w:marBottom w:val="0"/>
      <w:divBdr>
        <w:top w:val="none" w:sz="0" w:space="0" w:color="auto"/>
        <w:left w:val="none" w:sz="0" w:space="0" w:color="auto"/>
        <w:bottom w:val="none" w:sz="0" w:space="0" w:color="auto"/>
        <w:right w:val="none" w:sz="0" w:space="0" w:color="auto"/>
      </w:divBdr>
    </w:div>
    <w:div w:id="687490684">
      <w:bodyDiv w:val="1"/>
      <w:marLeft w:val="0"/>
      <w:marRight w:val="0"/>
      <w:marTop w:val="0"/>
      <w:marBottom w:val="0"/>
      <w:divBdr>
        <w:top w:val="none" w:sz="0" w:space="0" w:color="auto"/>
        <w:left w:val="none" w:sz="0" w:space="0" w:color="auto"/>
        <w:bottom w:val="none" w:sz="0" w:space="0" w:color="auto"/>
        <w:right w:val="none" w:sz="0" w:space="0" w:color="auto"/>
      </w:divBdr>
    </w:div>
    <w:div w:id="687944927">
      <w:bodyDiv w:val="1"/>
      <w:marLeft w:val="0"/>
      <w:marRight w:val="0"/>
      <w:marTop w:val="0"/>
      <w:marBottom w:val="0"/>
      <w:divBdr>
        <w:top w:val="none" w:sz="0" w:space="0" w:color="auto"/>
        <w:left w:val="none" w:sz="0" w:space="0" w:color="auto"/>
        <w:bottom w:val="none" w:sz="0" w:space="0" w:color="auto"/>
        <w:right w:val="none" w:sz="0" w:space="0" w:color="auto"/>
      </w:divBdr>
    </w:div>
    <w:div w:id="688143037">
      <w:bodyDiv w:val="1"/>
      <w:marLeft w:val="0"/>
      <w:marRight w:val="0"/>
      <w:marTop w:val="0"/>
      <w:marBottom w:val="0"/>
      <w:divBdr>
        <w:top w:val="none" w:sz="0" w:space="0" w:color="auto"/>
        <w:left w:val="none" w:sz="0" w:space="0" w:color="auto"/>
        <w:bottom w:val="none" w:sz="0" w:space="0" w:color="auto"/>
        <w:right w:val="none" w:sz="0" w:space="0" w:color="auto"/>
      </w:divBdr>
    </w:div>
    <w:div w:id="689332529">
      <w:bodyDiv w:val="1"/>
      <w:marLeft w:val="0"/>
      <w:marRight w:val="0"/>
      <w:marTop w:val="0"/>
      <w:marBottom w:val="0"/>
      <w:divBdr>
        <w:top w:val="none" w:sz="0" w:space="0" w:color="auto"/>
        <w:left w:val="none" w:sz="0" w:space="0" w:color="auto"/>
        <w:bottom w:val="none" w:sz="0" w:space="0" w:color="auto"/>
        <w:right w:val="none" w:sz="0" w:space="0" w:color="auto"/>
      </w:divBdr>
    </w:div>
    <w:div w:id="689334899">
      <w:bodyDiv w:val="1"/>
      <w:marLeft w:val="0"/>
      <w:marRight w:val="0"/>
      <w:marTop w:val="0"/>
      <w:marBottom w:val="0"/>
      <w:divBdr>
        <w:top w:val="none" w:sz="0" w:space="0" w:color="auto"/>
        <w:left w:val="none" w:sz="0" w:space="0" w:color="auto"/>
        <w:bottom w:val="none" w:sz="0" w:space="0" w:color="auto"/>
        <w:right w:val="none" w:sz="0" w:space="0" w:color="auto"/>
      </w:divBdr>
    </w:div>
    <w:div w:id="689335677">
      <w:bodyDiv w:val="1"/>
      <w:marLeft w:val="0"/>
      <w:marRight w:val="0"/>
      <w:marTop w:val="0"/>
      <w:marBottom w:val="0"/>
      <w:divBdr>
        <w:top w:val="none" w:sz="0" w:space="0" w:color="auto"/>
        <w:left w:val="none" w:sz="0" w:space="0" w:color="auto"/>
        <w:bottom w:val="none" w:sz="0" w:space="0" w:color="auto"/>
        <w:right w:val="none" w:sz="0" w:space="0" w:color="auto"/>
      </w:divBdr>
    </w:div>
    <w:div w:id="689339326">
      <w:bodyDiv w:val="1"/>
      <w:marLeft w:val="0"/>
      <w:marRight w:val="0"/>
      <w:marTop w:val="0"/>
      <w:marBottom w:val="0"/>
      <w:divBdr>
        <w:top w:val="none" w:sz="0" w:space="0" w:color="auto"/>
        <w:left w:val="none" w:sz="0" w:space="0" w:color="auto"/>
        <w:bottom w:val="none" w:sz="0" w:space="0" w:color="auto"/>
        <w:right w:val="none" w:sz="0" w:space="0" w:color="auto"/>
      </w:divBdr>
    </w:div>
    <w:div w:id="689575403">
      <w:bodyDiv w:val="1"/>
      <w:marLeft w:val="0"/>
      <w:marRight w:val="0"/>
      <w:marTop w:val="0"/>
      <w:marBottom w:val="0"/>
      <w:divBdr>
        <w:top w:val="none" w:sz="0" w:space="0" w:color="auto"/>
        <w:left w:val="none" w:sz="0" w:space="0" w:color="auto"/>
        <w:bottom w:val="none" w:sz="0" w:space="0" w:color="auto"/>
        <w:right w:val="none" w:sz="0" w:space="0" w:color="auto"/>
      </w:divBdr>
    </w:div>
    <w:div w:id="690037527">
      <w:bodyDiv w:val="1"/>
      <w:marLeft w:val="0"/>
      <w:marRight w:val="0"/>
      <w:marTop w:val="0"/>
      <w:marBottom w:val="0"/>
      <w:divBdr>
        <w:top w:val="none" w:sz="0" w:space="0" w:color="auto"/>
        <w:left w:val="none" w:sz="0" w:space="0" w:color="auto"/>
        <w:bottom w:val="none" w:sz="0" w:space="0" w:color="auto"/>
        <w:right w:val="none" w:sz="0" w:space="0" w:color="auto"/>
      </w:divBdr>
    </w:div>
    <w:div w:id="690111623">
      <w:bodyDiv w:val="1"/>
      <w:marLeft w:val="0"/>
      <w:marRight w:val="0"/>
      <w:marTop w:val="0"/>
      <w:marBottom w:val="0"/>
      <w:divBdr>
        <w:top w:val="none" w:sz="0" w:space="0" w:color="auto"/>
        <w:left w:val="none" w:sz="0" w:space="0" w:color="auto"/>
        <w:bottom w:val="none" w:sz="0" w:space="0" w:color="auto"/>
        <w:right w:val="none" w:sz="0" w:space="0" w:color="auto"/>
      </w:divBdr>
    </w:div>
    <w:div w:id="690226356">
      <w:bodyDiv w:val="1"/>
      <w:marLeft w:val="0"/>
      <w:marRight w:val="0"/>
      <w:marTop w:val="0"/>
      <w:marBottom w:val="0"/>
      <w:divBdr>
        <w:top w:val="none" w:sz="0" w:space="0" w:color="auto"/>
        <w:left w:val="none" w:sz="0" w:space="0" w:color="auto"/>
        <w:bottom w:val="none" w:sz="0" w:space="0" w:color="auto"/>
        <w:right w:val="none" w:sz="0" w:space="0" w:color="auto"/>
      </w:divBdr>
    </w:div>
    <w:div w:id="691765109">
      <w:bodyDiv w:val="1"/>
      <w:marLeft w:val="0"/>
      <w:marRight w:val="0"/>
      <w:marTop w:val="0"/>
      <w:marBottom w:val="0"/>
      <w:divBdr>
        <w:top w:val="none" w:sz="0" w:space="0" w:color="auto"/>
        <w:left w:val="none" w:sz="0" w:space="0" w:color="auto"/>
        <w:bottom w:val="none" w:sz="0" w:space="0" w:color="auto"/>
        <w:right w:val="none" w:sz="0" w:space="0" w:color="auto"/>
      </w:divBdr>
    </w:div>
    <w:div w:id="691955413">
      <w:bodyDiv w:val="1"/>
      <w:marLeft w:val="0"/>
      <w:marRight w:val="0"/>
      <w:marTop w:val="0"/>
      <w:marBottom w:val="0"/>
      <w:divBdr>
        <w:top w:val="none" w:sz="0" w:space="0" w:color="auto"/>
        <w:left w:val="none" w:sz="0" w:space="0" w:color="auto"/>
        <w:bottom w:val="none" w:sz="0" w:space="0" w:color="auto"/>
        <w:right w:val="none" w:sz="0" w:space="0" w:color="auto"/>
      </w:divBdr>
    </w:div>
    <w:div w:id="692457185">
      <w:bodyDiv w:val="1"/>
      <w:marLeft w:val="0"/>
      <w:marRight w:val="0"/>
      <w:marTop w:val="0"/>
      <w:marBottom w:val="0"/>
      <w:divBdr>
        <w:top w:val="none" w:sz="0" w:space="0" w:color="auto"/>
        <w:left w:val="none" w:sz="0" w:space="0" w:color="auto"/>
        <w:bottom w:val="none" w:sz="0" w:space="0" w:color="auto"/>
        <w:right w:val="none" w:sz="0" w:space="0" w:color="auto"/>
      </w:divBdr>
    </w:div>
    <w:div w:id="692465422">
      <w:bodyDiv w:val="1"/>
      <w:marLeft w:val="0"/>
      <w:marRight w:val="0"/>
      <w:marTop w:val="0"/>
      <w:marBottom w:val="0"/>
      <w:divBdr>
        <w:top w:val="none" w:sz="0" w:space="0" w:color="auto"/>
        <w:left w:val="none" w:sz="0" w:space="0" w:color="auto"/>
        <w:bottom w:val="none" w:sz="0" w:space="0" w:color="auto"/>
        <w:right w:val="none" w:sz="0" w:space="0" w:color="auto"/>
      </w:divBdr>
    </w:div>
    <w:div w:id="693650763">
      <w:bodyDiv w:val="1"/>
      <w:marLeft w:val="0"/>
      <w:marRight w:val="0"/>
      <w:marTop w:val="0"/>
      <w:marBottom w:val="0"/>
      <w:divBdr>
        <w:top w:val="none" w:sz="0" w:space="0" w:color="auto"/>
        <w:left w:val="none" w:sz="0" w:space="0" w:color="auto"/>
        <w:bottom w:val="none" w:sz="0" w:space="0" w:color="auto"/>
        <w:right w:val="none" w:sz="0" w:space="0" w:color="auto"/>
      </w:divBdr>
    </w:div>
    <w:div w:id="693774312">
      <w:bodyDiv w:val="1"/>
      <w:marLeft w:val="0"/>
      <w:marRight w:val="0"/>
      <w:marTop w:val="0"/>
      <w:marBottom w:val="0"/>
      <w:divBdr>
        <w:top w:val="none" w:sz="0" w:space="0" w:color="auto"/>
        <w:left w:val="none" w:sz="0" w:space="0" w:color="auto"/>
        <w:bottom w:val="none" w:sz="0" w:space="0" w:color="auto"/>
        <w:right w:val="none" w:sz="0" w:space="0" w:color="auto"/>
      </w:divBdr>
    </w:div>
    <w:div w:id="693920087">
      <w:bodyDiv w:val="1"/>
      <w:marLeft w:val="0"/>
      <w:marRight w:val="0"/>
      <w:marTop w:val="0"/>
      <w:marBottom w:val="0"/>
      <w:divBdr>
        <w:top w:val="none" w:sz="0" w:space="0" w:color="auto"/>
        <w:left w:val="none" w:sz="0" w:space="0" w:color="auto"/>
        <w:bottom w:val="none" w:sz="0" w:space="0" w:color="auto"/>
        <w:right w:val="none" w:sz="0" w:space="0" w:color="auto"/>
      </w:divBdr>
    </w:div>
    <w:div w:id="694577365">
      <w:bodyDiv w:val="1"/>
      <w:marLeft w:val="0"/>
      <w:marRight w:val="0"/>
      <w:marTop w:val="0"/>
      <w:marBottom w:val="0"/>
      <w:divBdr>
        <w:top w:val="none" w:sz="0" w:space="0" w:color="auto"/>
        <w:left w:val="none" w:sz="0" w:space="0" w:color="auto"/>
        <w:bottom w:val="none" w:sz="0" w:space="0" w:color="auto"/>
        <w:right w:val="none" w:sz="0" w:space="0" w:color="auto"/>
      </w:divBdr>
    </w:div>
    <w:div w:id="695083159">
      <w:bodyDiv w:val="1"/>
      <w:marLeft w:val="0"/>
      <w:marRight w:val="0"/>
      <w:marTop w:val="0"/>
      <w:marBottom w:val="0"/>
      <w:divBdr>
        <w:top w:val="none" w:sz="0" w:space="0" w:color="auto"/>
        <w:left w:val="none" w:sz="0" w:space="0" w:color="auto"/>
        <w:bottom w:val="none" w:sz="0" w:space="0" w:color="auto"/>
        <w:right w:val="none" w:sz="0" w:space="0" w:color="auto"/>
      </w:divBdr>
    </w:div>
    <w:div w:id="695274705">
      <w:bodyDiv w:val="1"/>
      <w:marLeft w:val="0"/>
      <w:marRight w:val="0"/>
      <w:marTop w:val="0"/>
      <w:marBottom w:val="0"/>
      <w:divBdr>
        <w:top w:val="none" w:sz="0" w:space="0" w:color="auto"/>
        <w:left w:val="none" w:sz="0" w:space="0" w:color="auto"/>
        <w:bottom w:val="none" w:sz="0" w:space="0" w:color="auto"/>
        <w:right w:val="none" w:sz="0" w:space="0" w:color="auto"/>
      </w:divBdr>
    </w:div>
    <w:div w:id="695739910">
      <w:bodyDiv w:val="1"/>
      <w:marLeft w:val="0"/>
      <w:marRight w:val="0"/>
      <w:marTop w:val="0"/>
      <w:marBottom w:val="0"/>
      <w:divBdr>
        <w:top w:val="none" w:sz="0" w:space="0" w:color="auto"/>
        <w:left w:val="none" w:sz="0" w:space="0" w:color="auto"/>
        <w:bottom w:val="none" w:sz="0" w:space="0" w:color="auto"/>
        <w:right w:val="none" w:sz="0" w:space="0" w:color="auto"/>
      </w:divBdr>
    </w:div>
    <w:div w:id="695885147">
      <w:bodyDiv w:val="1"/>
      <w:marLeft w:val="0"/>
      <w:marRight w:val="0"/>
      <w:marTop w:val="0"/>
      <w:marBottom w:val="0"/>
      <w:divBdr>
        <w:top w:val="none" w:sz="0" w:space="0" w:color="auto"/>
        <w:left w:val="none" w:sz="0" w:space="0" w:color="auto"/>
        <w:bottom w:val="none" w:sz="0" w:space="0" w:color="auto"/>
        <w:right w:val="none" w:sz="0" w:space="0" w:color="auto"/>
      </w:divBdr>
    </w:div>
    <w:div w:id="696081033">
      <w:bodyDiv w:val="1"/>
      <w:marLeft w:val="0"/>
      <w:marRight w:val="0"/>
      <w:marTop w:val="0"/>
      <w:marBottom w:val="0"/>
      <w:divBdr>
        <w:top w:val="none" w:sz="0" w:space="0" w:color="auto"/>
        <w:left w:val="none" w:sz="0" w:space="0" w:color="auto"/>
        <w:bottom w:val="none" w:sz="0" w:space="0" w:color="auto"/>
        <w:right w:val="none" w:sz="0" w:space="0" w:color="auto"/>
      </w:divBdr>
    </w:div>
    <w:div w:id="696582905">
      <w:bodyDiv w:val="1"/>
      <w:marLeft w:val="0"/>
      <w:marRight w:val="0"/>
      <w:marTop w:val="0"/>
      <w:marBottom w:val="0"/>
      <w:divBdr>
        <w:top w:val="none" w:sz="0" w:space="0" w:color="auto"/>
        <w:left w:val="none" w:sz="0" w:space="0" w:color="auto"/>
        <w:bottom w:val="none" w:sz="0" w:space="0" w:color="auto"/>
        <w:right w:val="none" w:sz="0" w:space="0" w:color="auto"/>
      </w:divBdr>
    </w:div>
    <w:div w:id="696736488">
      <w:bodyDiv w:val="1"/>
      <w:marLeft w:val="0"/>
      <w:marRight w:val="0"/>
      <w:marTop w:val="0"/>
      <w:marBottom w:val="0"/>
      <w:divBdr>
        <w:top w:val="none" w:sz="0" w:space="0" w:color="auto"/>
        <w:left w:val="none" w:sz="0" w:space="0" w:color="auto"/>
        <w:bottom w:val="none" w:sz="0" w:space="0" w:color="auto"/>
        <w:right w:val="none" w:sz="0" w:space="0" w:color="auto"/>
      </w:divBdr>
    </w:div>
    <w:div w:id="697006488">
      <w:bodyDiv w:val="1"/>
      <w:marLeft w:val="0"/>
      <w:marRight w:val="0"/>
      <w:marTop w:val="0"/>
      <w:marBottom w:val="0"/>
      <w:divBdr>
        <w:top w:val="none" w:sz="0" w:space="0" w:color="auto"/>
        <w:left w:val="none" w:sz="0" w:space="0" w:color="auto"/>
        <w:bottom w:val="none" w:sz="0" w:space="0" w:color="auto"/>
        <w:right w:val="none" w:sz="0" w:space="0" w:color="auto"/>
      </w:divBdr>
    </w:div>
    <w:div w:id="697438946">
      <w:bodyDiv w:val="1"/>
      <w:marLeft w:val="0"/>
      <w:marRight w:val="0"/>
      <w:marTop w:val="0"/>
      <w:marBottom w:val="0"/>
      <w:divBdr>
        <w:top w:val="none" w:sz="0" w:space="0" w:color="auto"/>
        <w:left w:val="none" w:sz="0" w:space="0" w:color="auto"/>
        <w:bottom w:val="none" w:sz="0" w:space="0" w:color="auto"/>
        <w:right w:val="none" w:sz="0" w:space="0" w:color="auto"/>
      </w:divBdr>
    </w:div>
    <w:div w:id="697925503">
      <w:bodyDiv w:val="1"/>
      <w:marLeft w:val="0"/>
      <w:marRight w:val="0"/>
      <w:marTop w:val="0"/>
      <w:marBottom w:val="0"/>
      <w:divBdr>
        <w:top w:val="none" w:sz="0" w:space="0" w:color="auto"/>
        <w:left w:val="none" w:sz="0" w:space="0" w:color="auto"/>
        <w:bottom w:val="none" w:sz="0" w:space="0" w:color="auto"/>
        <w:right w:val="none" w:sz="0" w:space="0" w:color="auto"/>
      </w:divBdr>
    </w:div>
    <w:div w:id="700591879">
      <w:bodyDiv w:val="1"/>
      <w:marLeft w:val="0"/>
      <w:marRight w:val="0"/>
      <w:marTop w:val="0"/>
      <w:marBottom w:val="0"/>
      <w:divBdr>
        <w:top w:val="none" w:sz="0" w:space="0" w:color="auto"/>
        <w:left w:val="none" w:sz="0" w:space="0" w:color="auto"/>
        <w:bottom w:val="none" w:sz="0" w:space="0" w:color="auto"/>
        <w:right w:val="none" w:sz="0" w:space="0" w:color="auto"/>
      </w:divBdr>
    </w:div>
    <w:div w:id="700712286">
      <w:bodyDiv w:val="1"/>
      <w:marLeft w:val="0"/>
      <w:marRight w:val="0"/>
      <w:marTop w:val="0"/>
      <w:marBottom w:val="0"/>
      <w:divBdr>
        <w:top w:val="none" w:sz="0" w:space="0" w:color="auto"/>
        <w:left w:val="none" w:sz="0" w:space="0" w:color="auto"/>
        <w:bottom w:val="none" w:sz="0" w:space="0" w:color="auto"/>
        <w:right w:val="none" w:sz="0" w:space="0" w:color="auto"/>
      </w:divBdr>
    </w:div>
    <w:div w:id="700978048">
      <w:bodyDiv w:val="1"/>
      <w:marLeft w:val="0"/>
      <w:marRight w:val="0"/>
      <w:marTop w:val="0"/>
      <w:marBottom w:val="0"/>
      <w:divBdr>
        <w:top w:val="none" w:sz="0" w:space="0" w:color="auto"/>
        <w:left w:val="none" w:sz="0" w:space="0" w:color="auto"/>
        <w:bottom w:val="none" w:sz="0" w:space="0" w:color="auto"/>
        <w:right w:val="none" w:sz="0" w:space="0" w:color="auto"/>
      </w:divBdr>
    </w:div>
    <w:div w:id="701054978">
      <w:bodyDiv w:val="1"/>
      <w:marLeft w:val="0"/>
      <w:marRight w:val="0"/>
      <w:marTop w:val="0"/>
      <w:marBottom w:val="0"/>
      <w:divBdr>
        <w:top w:val="none" w:sz="0" w:space="0" w:color="auto"/>
        <w:left w:val="none" w:sz="0" w:space="0" w:color="auto"/>
        <w:bottom w:val="none" w:sz="0" w:space="0" w:color="auto"/>
        <w:right w:val="none" w:sz="0" w:space="0" w:color="auto"/>
      </w:divBdr>
    </w:div>
    <w:div w:id="701251666">
      <w:bodyDiv w:val="1"/>
      <w:marLeft w:val="0"/>
      <w:marRight w:val="0"/>
      <w:marTop w:val="0"/>
      <w:marBottom w:val="0"/>
      <w:divBdr>
        <w:top w:val="none" w:sz="0" w:space="0" w:color="auto"/>
        <w:left w:val="none" w:sz="0" w:space="0" w:color="auto"/>
        <w:bottom w:val="none" w:sz="0" w:space="0" w:color="auto"/>
        <w:right w:val="none" w:sz="0" w:space="0" w:color="auto"/>
      </w:divBdr>
    </w:div>
    <w:div w:id="701252397">
      <w:bodyDiv w:val="1"/>
      <w:marLeft w:val="0"/>
      <w:marRight w:val="0"/>
      <w:marTop w:val="0"/>
      <w:marBottom w:val="0"/>
      <w:divBdr>
        <w:top w:val="none" w:sz="0" w:space="0" w:color="auto"/>
        <w:left w:val="none" w:sz="0" w:space="0" w:color="auto"/>
        <w:bottom w:val="none" w:sz="0" w:space="0" w:color="auto"/>
        <w:right w:val="none" w:sz="0" w:space="0" w:color="auto"/>
      </w:divBdr>
    </w:div>
    <w:div w:id="701439150">
      <w:bodyDiv w:val="1"/>
      <w:marLeft w:val="0"/>
      <w:marRight w:val="0"/>
      <w:marTop w:val="0"/>
      <w:marBottom w:val="0"/>
      <w:divBdr>
        <w:top w:val="none" w:sz="0" w:space="0" w:color="auto"/>
        <w:left w:val="none" w:sz="0" w:space="0" w:color="auto"/>
        <w:bottom w:val="none" w:sz="0" w:space="0" w:color="auto"/>
        <w:right w:val="none" w:sz="0" w:space="0" w:color="auto"/>
      </w:divBdr>
    </w:div>
    <w:div w:id="702025024">
      <w:bodyDiv w:val="1"/>
      <w:marLeft w:val="0"/>
      <w:marRight w:val="0"/>
      <w:marTop w:val="0"/>
      <w:marBottom w:val="0"/>
      <w:divBdr>
        <w:top w:val="none" w:sz="0" w:space="0" w:color="auto"/>
        <w:left w:val="none" w:sz="0" w:space="0" w:color="auto"/>
        <w:bottom w:val="none" w:sz="0" w:space="0" w:color="auto"/>
        <w:right w:val="none" w:sz="0" w:space="0" w:color="auto"/>
      </w:divBdr>
    </w:div>
    <w:div w:id="702174420">
      <w:bodyDiv w:val="1"/>
      <w:marLeft w:val="0"/>
      <w:marRight w:val="0"/>
      <w:marTop w:val="0"/>
      <w:marBottom w:val="0"/>
      <w:divBdr>
        <w:top w:val="none" w:sz="0" w:space="0" w:color="auto"/>
        <w:left w:val="none" w:sz="0" w:space="0" w:color="auto"/>
        <w:bottom w:val="none" w:sz="0" w:space="0" w:color="auto"/>
        <w:right w:val="none" w:sz="0" w:space="0" w:color="auto"/>
      </w:divBdr>
    </w:div>
    <w:div w:id="702365923">
      <w:bodyDiv w:val="1"/>
      <w:marLeft w:val="0"/>
      <w:marRight w:val="0"/>
      <w:marTop w:val="0"/>
      <w:marBottom w:val="0"/>
      <w:divBdr>
        <w:top w:val="none" w:sz="0" w:space="0" w:color="auto"/>
        <w:left w:val="none" w:sz="0" w:space="0" w:color="auto"/>
        <w:bottom w:val="none" w:sz="0" w:space="0" w:color="auto"/>
        <w:right w:val="none" w:sz="0" w:space="0" w:color="auto"/>
      </w:divBdr>
    </w:div>
    <w:div w:id="702443519">
      <w:bodyDiv w:val="1"/>
      <w:marLeft w:val="0"/>
      <w:marRight w:val="0"/>
      <w:marTop w:val="0"/>
      <w:marBottom w:val="0"/>
      <w:divBdr>
        <w:top w:val="none" w:sz="0" w:space="0" w:color="auto"/>
        <w:left w:val="none" w:sz="0" w:space="0" w:color="auto"/>
        <w:bottom w:val="none" w:sz="0" w:space="0" w:color="auto"/>
        <w:right w:val="none" w:sz="0" w:space="0" w:color="auto"/>
      </w:divBdr>
    </w:div>
    <w:div w:id="702634818">
      <w:bodyDiv w:val="1"/>
      <w:marLeft w:val="0"/>
      <w:marRight w:val="0"/>
      <w:marTop w:val="0"/>
      <w:marBottom w:val="0"/>
      <w:divBdr>
        <w:top w:val="none" w:sz="0" w:space="0" w:color="auto"/>
        <w:left w:val="none" w:sz="0" w:space="0" w:color="auto"/>
        <w:bottom w:val="none" w:sz="0" w:space="0" w:color="auto"/>
        <w:right w:val="none" w:sz="0" w:space="0" w:color="auto"/>
      </w:divBdr>
    </w:div>
    <w:div w:id="704064871">
      <w:bodyDiv w:val="1"/>
      <w:marLeft w:val="0"/>
      <w:marRight w:val="0"/>
      <w:marTop w:val="0"/>
      <w:marBottom w:val="0"/>
      <w:divBdr>
        <w:top w:val="none" w:sz="0" w:space="0" w:color="auto"/>
        <w:left w:val="none" w:sz="0" w:space="0" w:color="auto"/>
        <w:bottom w:val="none" w:sz="0" w:space="0" w:color="auto"/>
        <w:right w:val="none" w:sz="0" w:space="0" w:color="auto"/>
      </w:divBdr>
    </w:div>
    <w:div w:id="704643603">
      <w:bodyDiv w:val="1"/>
      <w:marLeft w:val="0"/>
      <w:marRight w:val="0"/>
      <w:marTop w:val="0"/>
      <w:marBottom w:val="0"/>
      <w:divBdr>
        <w:top w:val="none" w:sz="0" w:space="0" w:color="auto"/>
        <w:left w:val="none" w:sz="0" w:space="0" w:color="auto"/>
        <w:bottom w:val="none" w:sz="0" w:space="0" w:color="auto"/>
        <w:right w:val="none" w:sz="0" w:space="0" w:color="auto"/>
      </w:divBdr>
    </w:div>
    <w:div w:id="704912379">
      <w:bodyDiv w:val="1"/>
      <w:marLeft w:val="0"/>
      <w:marRight w:val="0"/>
      <w:marTop w:val="0"/>
      <w:marBottom w:val="0"/>
      <w:divBdr>
        <w:top w:val="none" w:sz="0" w:space="0" w:color="auto"/>
        <w:left w:val="none" w:sz="0" w:space="0" w:color="auto"/>
        <w:bottom w:val="none" w:sz="0" w:space="0" w:color="auto"/>
        <w:right w:val="none" w:sz="0" w:space="0" w:color="auto"/>
      </w:divBdr>
    </w:div>
    <w:div w:id="705062589">
      <w:bodyDiv w:val="1"/>
      <w:marLeft w:val="0"/>
      <w:marRight w:val="0"/>
      <w:marTop w:val="0"/>
      <w:marBottom w:val="0"/>
      <w:divBdr>
        <w:top w:val="none" w:sz="0" w:space="0" w:color="auto"/>
        <w:left w:val="none" w:sz="0" w:space="0" w:color="auto"/>
        <w:bottom w:val="none" w:sz="0" w:space="0" w:color="auto"/>
        <w:right w:val="none" w:sz="0" w:space="0" w:color="auto"/>
      </w:divBdr>
    </w:div>
    <w:div w:id="705371565">
      <w:bodyDiv w:val="1"/>
      <w:marLeft w:val="0"/>
      <w:marRight w:val="0"/>
      <w:marTop w:val="0"/>
      <w:marBottom w:val="0"/>
      <w:divBdr>
        <w:top w:val="none" w:sz="0" w:space="0" w:color="auto"/>
        <w:left w:val="none" w:sz="0" w:space="0" w:color="auto"/>
        <w:bottom w:val="none" w:sz="0" w:space="0" w:color="auto"/>
        <w:right w:val="none" w:sz="0" w:space="0" w:color="auto"/>
      </w:divBdr>
    </w:div>
    <w:div w:id="705641495">
      <w:bodyDiv w:val="1"/>
      <w:marLeft w:val="0"/>
      <w:marRight w:val="0"/>
      <w:marTop w:val="0"/>
      <w:marBottom w:val="0"/>
      <w:divBdr>
        <w:top w:val="none" w:sz="0" w:space="0" w:color="auto"/>
        <w:left w:val="none" w:sz="0" w:space="0" w:color="auto"/>
        <w:bottom w:val="none" w:sz="0" w:space="0" w:color="auto"/>
        <w:right w:val="none" w:sz="0" w:space="0" w:color="auto"/>
      </w:divBdr>
    </w:div>
    <w:div w:id="705789517">
      <w:bodyDiv w:val="1"/>
      <w:marLeft w:val="0"/>
      <w:marRight w:val="0"/>
      <w:marTop w:val="0"/>
      <w:marBottom w:val="0"/>
      <w:divBdr>
        <w:top w:val="none" w:sz="0" w:space="0" w:color="auto"/>
        <w:left w:val="none" w:sz="0" w:space="0" w:color="auto"/>
        <w:bottom w:val="none" w:sz="0" w:space="0" w:color="auto"/>
        <w:right w:val="none" w:sz="0" w:space="0" w:color="auto"/>
      </w:divBdr>
    </w:div>
    <w:div w:id="705833176">
      <w:bodyDiv w:val="1"/>
      <w:marLeft w:val="0"/>
      <w:marRight w:val="0"/>
      <w:marTop w:val="0"/>
      <w:marBottom w:val="0"/>
      <w:divBdr>
        <w:top w:val="none" w:sz="0" w:space="0" w:color="auto"/>
        <w:left w:val="none" w:sz="0" w:space="0" w:color="auto"/>
        <w:bottom w:val="none" w:sz="0" w:space="0" w:color="auto"/>
        <w:right w:val="none" w:sz="0" w:space="0" w:color="auto"/>
      </w:divBdr>
    </w:div>
    <w:div w:id="707493537">
      <w:bodyDiv w:val="1"/>
      <w:marLeft w:val="0"/>
      <w:marRight w:val="0"/>
      <w:marTop w:val="0"/>
      <w:marBottom w:val="0"/>
      <w:divBdr>
        <w:top w:val="none" w:sz="0" w:space="0" w:color="auto"/>
        <w:left w:val="none" w:sz="0" w:space="0" w:color="auto"/>
        <w:bottom w:val="none" w:sz="0" w:space="0" w:color="auto"/>
        <w:right w:val="none" w:sz="0" w:space="0" w:color="auto"/>
      </w:divBdr>
    </w:div>
    <w:div w:id="707685440">
      <w:bodyDiv w:val="1"/>
      <w:marLeft w:val="0"/>
      <w:marRight w:val="0"/>
      <w:marTop w:val="0"/>
      <w:marBottom w:val="0"/>
      <w:divBdr>
        <w:top w:val="none" w:sz="0" w:space="0" w:color="auto"/>
        <w:left w:val="none" w:sz="0" w:space="0" w:color="auto"/>
        <w:bottom w:val="none" w:sz="0" w:space="0" w:color="auto"/>
        <w:right w:val="none" w:sz="0" w:space="0" w:color="auto"/>
      </w:divBdr>
    </w:div>
    <w:div w:id="707948107">
      <w:bodyDiv w:val="1"/>
      <w:marLeft w:val="0"/>
      <w:marRight w:val="0"/>
      <w:marTop w:val="0"/>
      <w:marBottom w:val="0"/>
      <w:divBdr>
        <w:top w:val="none" w:sz="0" w:space="0" w:color="auto"/>
        <w:left w:val="none" w:sz="0" w:space="0" w:color="auto"/>
        <w:bottom w:val="none" w:sz="0" w:space="0" w:color="auto"/>
        <w:right w:val="none" w:sz="0" w:space="0" w:color="auto"/>
      </w:divBdr>
    </w:div>
    <w:div w:id="708183212">
      <w:bodyDiv w:val="1"/>
      <w:marLeft w:val="0"/>
      <w:marRight w:val="0"/>
      <w:marTop w:val="0"/>
      <w:marBottom w:val="0"/>
      <w:divBdr>
        <w:top w:val="none" w:sz="0" w:space="0" w:color="auto"/>
        <w:left w:val="none" w:sz="0" w:space="0" w:color="auto"/>
        <w:bottom w:val="none" w:sz="0" w:space="0" w:color="auto"/>
        <w:right w:val="none" w:sz="0" w:space="0" w:color="auto"/>
      </w:divBdr>
    </w:div>
    <w:div w:id="708335171">
      <w:bodyDiv w:val="1"/>
      <w:marLeft w:val="0"/>
      <w:marRight w:val="0"/>
      <w:marTop w:val="0"/>
      <w:marBottom w:val="0"/>
      <w:divBdr>
        <w:top w:val="none" w:sz="0" w:space="0" w:color="auto"/>
        <w:left w:val="none" w:sz="0" w:space="0" w:color="auto"/>
        <w:bottom w:val="none" w:sz="0" w:space="0" w:color="auto"/>
        <w:right w:val="none" w:sz="0" w:space="0" w:color="auto"/>
      </w:divBdr>
    </w:div>
    <w:div w:id="709065518">
      <w:bodyDiv w:val="1"/>
      <w:marLeft w:val="0"/>
      <w:marRight w:val="0"/>
      <w:marTop w:val="0"/>
      <w:marBottom w:val="0"/>
      <w:divBdr>
        <w:top w:val="none" w:sz="0" w:space="0" w:color="auto"/>
        <w:left w:val="none" w:sz="0" w:space="0" w:color="auto"/>
        <w:bottom w:val="none" w:sz="0" w:space="0" w:color="auto"/>
        <w:right w:val="none" w:sz="0" w:space="0" w:color="auto"/>
      </w:divBdr>
    </w:div>
    <w:div w:id="709494059">
      <w:bodyDiv w:val="1"/>
      <w:marLeft w:val="0"/>
      <w:marRight w:val="0"/>
      <w:marTop w:val="0"/>
      <w:marBottom w:val="0"/>
      <w:divBdr>
        <w:top w:val="none" w:sz="0" w:space="0" w:color="auto"/>
        <w:left w:val="none" w:sz="0" w:space="0" w:color="auto"/>
        <w:bottom w:val="none" w:sz="0" w:space="0" w:color="auto"/>
        <w:right w:val="none" w:sz="0" w:space="0" w:color="auto"/>
      </w:divBdr>
    </w:div>
    <w:div w:id="709959044">
      <w:bodyDiv w:val="1"/>
      <w:marLeft w:val="0"/>
      <w:marRight w:val="0"/>
      <w:marTop w:val="0"/>
      <w:marBottom w:val="0"/>
      <w:divBdr>
        <w:top w:val="none" w:sz="0" w:space="0" w:color="auto"/>
        <w:left w:val="none" w:sz="0" w:space="0" w:color="auto"/>
        <w:bottom w:val="none" w:sz="0" w:space="0" w:color="auto"/>
        <w:right w:val="none" w:sz="0" w:space="0" w:color="auto"/>
      </w:divBdr>
    </w:div>
    <w:div w:id="710033211">
      <w:bodyDiv w:val="1"/>
      <w:marLeft w:val="0"/>
      <w:marRight w:val="0"/>
      <w:marTop w:val="0"/>
      <w:marBottom w:val="0"/>
      <w:divBdr>
        <w:top w:val="none" w:sz="0" w:space="0" w:color="auto"/>
        <w:left w:val="none" w:sz="0" w:space="0" w:color="auto"/>
        <w:bottom w:val="none" w:sz="0" w:space="0" w:color="auto"/>
        <w:right w:val="none" w:sz="0" w:space="0" w:color="auto"/>
      </w:divBdr>
    </w:div>
    <w:div w:id="710034839">
      <w:bodyDiv w:val="1"/>
      <w:marLeft w:val="0"/>
      <w:marRight w:val="0"/>
      <w:marTop w:val="0"/>
      <w:marBottom w:val="0"/>
      <w:divBdr>
        <w:top w:val="none" w:sz="0" w:space="0" w:color="auto"/>
        <w:left w:val="none" w:sz="0" w:space="0" w:color="auto"/>
        <w:bottom w:val="none" w:sz="0" w:space="0" w:color="auto"/>
        <w:right w:val="none" w:sz="0" w:space="0" w:color="auto"/>
      </w:divBdr>
    </w:div>
    <w:div w:id="710374975">
      <w:bodyDiv w:val="1"/>
      <w:marLeft w:val="0"/>
      <w:marRight w:val="0"/>
      <w:marTop w:val="0"/>
      <w:marBottom w:val="0"/>
      <w:divBdr>
        <w:top w:val="none" w:sz="0" w:space="0" w:color="auto"/>
        <w:left w:val="none" w:sz="0" w:space="0" w:color="auto"/>
        <w:bottom w:val="none" w:sz="0" w:space="0" w:color="auto"/>
        <w:right w:val="none" w:sz="0" w:space="0" w:color="auto"/>
      </w:divBdr>
    </w:div>
    <w:div w:id="710499523">
      <w:bodyDiv w:val="1"/>
      <w:marLeft w:val="0"/>
      <w:marRight w:val="0"/>
      <w:marTop w:val="0"/>
      <w:marBottom w:val="0"/>
      <w:divBdr>
        <w:top w:val="none" w:sz="0" w:space="0" w:color="auto"/>
        <w:left w:val="none" w:sz="0" w:space="0" w:color="auto"/>
        <w:bottom w:val="none" w:sz="0" w:space="0" w:color="auto"/>
        <w:right w:val="none" w:sz="0" w:space="0" w:color="auto"/>
      </w:divBdr>
    </w:div>
    <w:div w:id="710811206">
      <w:bodyDiv w:val="1"/>
      <w:marLeft w:val="0"/>
      <w:marRight w:val="0"/>
      <w:marTop w:val="0"/>
      <w:marBottom w:val="0"/>
      <w:divBdr>
        <w:top w:val="none" w:sz="0" w:space="0" w:color="auto"/>
        <w:left w:val="none" w:sz="0" w:space="0" w:color="auto"/>
        <w:bottom w:val="none" w:sz="0" w:space="0" w:color="auto"/>
        <w:right w:val="none" w:sz="0" w:space="0" w:color="auto"/>
      </w:divBdr>
    </w:div>
    <w:div w:id="711077168">
      <w:bodyDiv w:val="1"/>
      <w:marLeft w:val="0"/>
      <w:marRight w:val="0"/>
      <w:marTop w:val="0"/>
      <w:marBottom w:val="0"/>
      <w:divBdr>
        <w:top w:val="none" w:sz="0" w:space="0" w:color="auto"/>
        <w:left w:val="none" w:sz="0" w:space="0" w:color="auto"/>
        <w:bottom w:val="none" w:sz="0" w:space="0" w:color="auto"/>
        <w:right w:val="none" w:sz="0" w:space="0" w:color="auto"/>
      </w:divBdr>
    </w:div>
    <w:div w:id="711536206">
      <w:bodyDiv w:val="1"/>
      <w:marLeft w:val="0"/>
      <w:marRight w:val="0"/>
      <w:marTop w:val="0"/>
      <w:marBottom w:val="0"/>
      <w:divBdr>
        <w:top w:val="none" w:sz="0" w:space="0" w:color="auto"/>
        <w:left w:val="none" w:sz="0" w:space="0" w:color="auto"/>
        <w:bottom w:val="none" w:sz="0" w:space="0" w:color="auto"/>
        <w:right w:val="none" w:sz="0" w:space="0" w:color="auto"/>
      </w:divBdr>
    </w:div>
    <w:div w:id="712080760">
      <w:bodyDiv w:val="1"/>
      <w:marLeft w:val="0"/>
      <w:marRight w:val="0"/>
      <w:marTop w:val="0"/>
      <w:marBottom w:val="0"/>
      <w:divBdr>
        <w:top w:val="none" w:sz="0" w:space="0" w:color="auto"/>
        <w:left w:val="none" w:sz="0" w:space="0" w:color="auto"/>
        <w:bottom w:val="none" w:sz="0" w:space="0" w:color="auto"/>
        <w:right w:val="none" w:sz="0" w:space="0" w:color="auto"/>
      </w:divBdr>
    </w:div>
    <w:div w:id="712315355">
      <w:bodyDiv w:val="1"/>
      <w:marLeft w:val="0"/>
      <w:marRight w:val="0"/>
      <w:marTop w:val="0"/>
      <w:marBottom w:val="0"/>
      <w:divBdr>
        <w:top w:val="none" w:sz="0" w:space="0" w:color="auto"/>
        <w:left w:val="none" w:sz="0" w:space="0" w:color="auto"/>
        <w:bottom w:val="none" w:sz="0" w:space="0" w:color="auto"/>
        <w:right w:val="none" w:sz="0" w:space="0" w:color="auto"/>
      </w:divBdr>
    </w:div>
    <w:div w:id="713892567">
      <w:bodyDiv w:val="1"/>
      <w:marLeft w:val="0"/>
      <w:marRight w:val="0"/>
      <w:marTop w:val="0"/>
      <w:marBottom w:val="0"/>
      <w:divBdr>
        <w:top w:val="none" w:sz="0" w:space="0" w:color="auto"/>
        <w:left w:val="none" w:sz="0" w:space="0" w:color="auto"/>
        <w:bottom w:val="none" w:sz="0" w:space="0" w:color="auto"/>
        <w:right w:val="none" w:sz="0" w:space="0" w:color="auto"/>
      </w:divBdr>
    </w:div>
    <w:div w:id="714356185">
      <w:bodyDiv w:val="1"/>
      <w:marLeft w:val="0"/>
      <w:marRight w:val="0"/>
      <w:marTop w:val="0"/>
      <w:marBottom w:val="0"/>
      <w:divBdr>
        <w:top w:val="none" w:sz="0" w:space="0" w:color="auto"/>
        <w:left w:val="none" w:sz="0" w:space="0" w:color="auto"/>
        <w:bottom w:val="none" w:sz="0" w:space="0" w:color="auto"/>
        <w:right w:val="none" w:sz="0" w:space="0" w:color="auto"/>
      </w:divBdr>
    </w:div>
    <w:div w:id="715394517">
      <w:bodyDiv w:val="1"/>
      <w:marLeft w:val="0"/>
      <w:marRight w:val="0"/>
      <w:marTop w:val="0"/>
      <w:marBottom w:val="0"/>
      <w:divBdr>
        <w:top w:val="none" w:sz="0" w:space="0" w:color="auto"/>
        <w:left w:val="none" w:sz="0" w:space="0" w:color="auto"/>
        <w:bottom w:val="none" w:sz="0" w:space="0" w:color="auto"/>
        <w:right w:val="none" w:sz="0" w:space="0" w:color="auto"/>
      </w:divBdr>
    </w:div>
    <w:div w:id="715590733">
      <w:bodyDiv w:val="1"/>
      <w:marLeft w:val="0"/>
      <w:marRight w:val="0"/>
      <w:marTop w:val="0"/>
      <w:marBottom w:val="0"/>
      <w:divBdr>
        <w:top w:val="none" w:sz="0" w:space="0" w:color="auto"/>
        <w:left w:val="none" w:sz="0" w:space="0" w:color="auto"/>
        <w:bottom w:val="none" w:sz="0" w:space="0" w:color="auto"/>
        <w:right w:val="none" w:sz="0" w:space="0" w:color="auto"/>
      </w:divBdr>
    </w:div>
    <w:div w:id="715618307">
      <w:bodyDiv w:val="1"/>
      <w:marLeft w:val="0"/>
      <w:marRight w:val="0"/>
      <w:marTop w:val="0"/>
      <w:marBottom w:val="0"/>
      <w:divBdr>
        <w:top w:val="none" w:sz="0" w:space="0" w:color="auto"/>
        <w:left w:val="none" w:sz="0" w:space="0" w:color="auto"/>
        <w:bottom w:val="none" w:sz="0" w:space="0" w:color="auto"/>
        <w:right w:val="none" w:sz="0" w:space="0" w:color="auto"/>
      </w:divBdr>
    </w:div>
    <w:div w:id="715618447">
      <w:bodyDiv w:val="1"/>
      <w:marLeft w:val="0"/>
      <w:marRight w:val="0"/>
      <w:marTop w:val="0"/>
      <w:marBottom w:val="0"/>
      <w:divBdr>
        <w:top w:val="none" w:sz="0" w:space="0" w:color="auto"/>
        <w:left w:val="none" w:sz="0" w:space="0" w:color="auto"/>
        <w:bottom w:val="none" w:sz="0" w:space="0" w:color="auto"/>
        <w:right w:val="none" w:sz="0" w:space="0" w:color="auto"/>
      </w:divBdr>
    </w:div>
    <w:div w:id="715933719">
      <w:bodyDiv w:val="1"/>
      <w:marLeft w:val="0"/>
      <w:marRight w:val="0"/>
      <w:marTop w:val="0"/>
      <w:marBottom w:val="0"/>
      <w:divBdr>
        <w:top w:val="none" w:sz="0" w:space="0" w:color="auto"/>
        <w:left w:val="none" w:sz="0" w:space="0" w:color="auto"/>
        <w:bottom w:val="none" w:sz="0" w:space="0" w:color="auto"/>
        <w:right w:val="none" w:sz="0" w:space="0" w:color="auto"/>
      </w:divBdr>
    </w:div>
    <w:div w:id="716323982">
      <w:bodyDiv w:val="1"/>
      <w:marLeft w:val="0"/>
      <w:marRight w:val="0"/>
      <w:marTop w:val="0"/>
      <w:marBottom w:val="0"/>
      <w:divBdr>
        <w:top w:val="none" w:sz="0" w:space="0" w:color="auto"/>
        <w:left w:val="none" w:sz="0" w:space="0" w:color="auto"/>
        <w:bottom w:val="none" w:sz="0" w:space="0" w:color="auto"/>
        <w:right w:val="none" w:sz="0" w:space="0" w:color="auto"/>
      </w:divBdr>
    </w:div>
    <w:div w:id="716467366">
      <w:bodyDiv w:val="1"/>
      <w:marLeft w:val="0"/>
      <w:marRight w:val="0"/>
      <w:marTop w:val="0"/>
      <w:marBottom w:val="0"/>
      <w:divBdr>
        <w:top w:val="none" w:sz="0" w:space="0" w:color="auto"/>
        <w:left w:val="none" w:sz="0" w:space="0" w:color="auto"/>
        <w:bottom w:val="none" w:sz="0" w:space="0" w:color="auto"/>
        <w:right w:val="none" w:sz="0" w:space="0" w:color="auto"/>
      </w:divBdr>
    </w:div>
    <w:div w:id="716702504">
      <w:bodyDiv w:val="1"/>
      <w:marLeft w:val="0"/>
      <w:marRight w:val="0"/>
      <w:marTop w:val="0"/>
      <w:marBottom w:val="0"/>
      <w:divBdr>
        <w:top w:val="none" w:sz="0" w:space="0" w:color="auto"/>
        <w:left w:val="none" w:sz="0" w:space="0" w:color="auto"/>
        <w:bottom w:val="none" w:sz="0" w:space="0" w:color="auto"/>
        <w:right w:val="none" w:sz="0" w:space="0" w:color="auto"/>
      </w:divBdr>
    </w:div>
    <w:div w:id="717314550">
      <w:bodyDiv w:val="1"/>
      <w:marLeft w:val="0"/>
      <w:marRight w:val="0"/>
      <w:marTop w:val="0"/>
      <w:marBottom w:val="0"/>
      <w:divBdr>
        <w:top w:val="none" w:sz="0" w:space="0" w:color="auto"/>
        <w:left w:val="none" w:sz="0" w:space="0" w:color="auto"/>
        <w:bottom w:val="none" w:sz="0" w:space="0" w:color="auto"/>
        <w:right w:val="none" w:sz="0" w:space="0" w:color="auto"/>
      </w:divBdr>
    </w:div>
    <w:div w:id="717702650">
      <w:bodyDiv w:val="1"/>
      <w:marLeft w:val="0"/>
      <w:marRight w:val="0"/>
      <w:marTop w:val="0"/>
      <w:marBottom w:val="0"/>
      <w:divBdr>
        <w:top w:val="none" w:sz="0" w:space="0" w:color="auto"/>
        <w:left w:val="none" w:sz="0" w:space="0" w:color="auto"/>
        <w:bottom w:val="none" w:sz="0" w:space="0" w:color="auto"/>
        <w:right w:val="none" w:sz="0" w:space="0" w:color="auto"/>
      </w:divBdr>
    </w:div>
    <w:div w:id="717705500">
      <w:bodyDiv w:val="1"/>
      <w:marLeft w:val="0"/>
      <w:marRight w:val="0"/>
      <w:marTop w:val="0"/>
      <w:marBottom w:val="0"/>
      <w:divBdr>
        <w:top w:val="none" w:sz="0" w:space="0" w:color="auto"/>
        <w:left w:val="none" w:sz="0" w:space="0" w:color="auto"/>
        <w:bottom w:val="none" w:sz="0" w:space="0" w:color="auto"/>
        <w:right w:val="none" w:sz="0" w:space="0" w:color="auto"/>
      </w:divBdr>
    </w:div>
    <w:div w:id="718287271">
      <w:bodyDiv w:val="1"/>
      <w:marLeft w:val="0"/>
      <w:marRight w:val="0"/>
      <w:marTop w:val="0"/>
      <w:marBottom w:val="0"/>
      <w:divBdr>
        <w:top w:val="none" w:sz="0" w:space="0" w:color="auto"/>
        <w:left w:val="none" w:sz="0" w:space="0" w:color="auto"/>
        <w:bottom w:val="none" w:sz="0" w:space="0" w:color="auto"/>
        <w:right w:val="none" w:sz="0" w:space="0" w:color="auto"/>
      </w:divBdr>
    </w:div>
    <w:div w:id="718432221">
      <w:bodyDiv w:val="1"/>
      <w:marLeft w:val="0"/>
      <w:marRight w:val="0"/>
      <w:marTop w:val="0"/>
      <w:marBottom w:val="0"/>
      <w:divBdr>
        <w:top w:val="none" w:sz="0" w:space="0" w:color="auto"/>
        <w:left w:val="none" w:sz="0" w:space="0" w:color="auto"/>
        <w:bottom w:val="none" w:sz="0" w:space="0" w:color="auto"/>
        <w:right w:val="none" w:sz="0" w:space="0" w:color="auto"/>
      </w:divBdr>
    </w:div>
    <w:div w:id="719090690">
      <w:bodyDiv w:val="1"/>
      <w:marLeft w:val="0"/>
      <w:marRight w:val="0"/>
      <w:marTop w:val="0"/>
      <w:marBottom w:val="0"/>
      <w:divBdr>
        <w:top w:val="none" w:sz="0" w:space="0" w:color="auto"/>
        <w:left w:val="none" w:sz="0" w:space="0" w:color="auto"/>
        <w:bottom w:val="none" w:sz="0" w:space="0" w:color="auto"/>
        <w:right w:val="none" w:sz="0" w:space="0" w:color="auto"/>
      </w:divBdr>
    </w:div>
    <w:div w:id="719476595">
      <w:bodyDiv w:val="1"/>
      <w:marLeft w:val="0"/>
      <w:marRight w:val="0"/>
      <w:marTop w:val="0"/>
      <w:marBottom w:val="0"/>
      <w:divBdr>
        <w:top w:val="none" w:sz="0" w:space="0" w:color="auto"/>
        <w:left w:val="none" w:sz="0" w:space="0" w:color="auto"/>
        <w:bottom w:val="none" w:sz="0" w:space="0" w:color="auto"/>
        <w:right w:val="none" w:sz="0" w:space="0" w:color="auto"/>
      </w:divBdr>
    </w:div>
    <w:div w:id="719864415">
      <w:bodyDiv w:val="1"/>
      <w:marLeft w:val="0"/>
      <w:marRight w:val="0"/>
      <w:marTop w:val="0"/>
      <w:marBottom w:val="0"/>
      <w:divBdr>
        <w:top w:val="none" w:sz="0" w:space="0" w:color="auto"/>
        <w:left w:val="none" w:sz="0" w:space="0" w:color="auto"/>
        <w:bottom w:val="none" w:sz="0" w:space="0" w:color="auto"/>
        <w:right w:val="none" w:sz="0" w:space="0" w:color="auto"/>
      </w:divBdr>
    </w:div>
    <w:div w:id="720717356">
      <w:bodyDiv w:val="1"/>
      <w:marLeft w:val="0"/>
      <w:marRight w:val="0"/>
      <w:marTop w:val="0"/>
      <w:marBottom w:val="0"/>
      <w:divBdr>
        <w:top w:val="none" w:sz="0" w:space="0" w:color="auto"/>
        <w:left w:val="none" w:sz="0" w:space="0" w:color="auto"/>
        <w:bottom w:val="none" w:sz="0" w:space="0" w:color="auto"/>
        <w:right w:val="none" w:sz="0" w:space="0" w:color="auto"/>
      </w:divBdr>
    </w:div>
    <w:div w:id="721250071">
      <w:bodyDiv w:val="1"/>
      <w:marLeft w:val="0"/>
      <w:marRight w:val="0"/>
      <w:marTop w:val="0"/>
      <w:marBottom w:val="0"/>
      <w:divBdr>
        <w:top w:val="none" w:sz="0" w:space="0" w:color="auto"/>
        <w:left w:val="none" w:sz="0" w:space="0" w:color="auto"/>
        <w:bottom w:val="none" w:sz="0" w:space="0" w:color="auto"/>
        <w:right w:val="none" w:sz="0" w:space="0" w:color="auto"/>
      </w:divBdr>
    </w:div>
    <w:div w:id="721447140">
      <w:bodyDiv w:val="1"/>
      <w:marLeft w:val="0"/>
      <w:marRight w:val="0"/>
      <w:marTop w:val="0"/>
      <w:marBottom w:val="0"/>
      <w:divBdr>
        <w:top w:val="none" w:sz="0" w:space="0" w:color="auto"/>
        <w:left w:val="none" w:sz="0" w:space="0" w:color="auto"/>
        <w:bottom w:val="none" w:sz="0" w:space="0" w:color="auto"/>
        <w:right w:val="none" w:sz="0" w:space="0" w:color="auto"/>
      </w:divBdr>
    </w:div>
    <w:div w:id="721514585">
      <w:bodyDiv w:val="1"/>
      <w:marLeft w:val="0"/>
      <w:marRight w:val="0"/>
      <w:marTop w:val="0"/>
      <w:marBottom w:val="0"/>
      <w:divBdr>
        <w:top w:val="none" w:sz="0" w:space="0" w:color="auto"/>
        <w:left w:val="none" w:sz="0" w:space="0" w:color="auto"/>
        <w:bottom w:val="none" w:sz="0" w:space="0" w:color="auto"/>
        <w:right w:val="none" w:sz="0" w:space="0" w:color="auto"/>
      </w:divBdr>
    </w:div>
    <w:div w:id="722097143">
      <w:bodyDiv w:val="1"/>
      <w:marLeft w:val="0"/>
      <w:marRight w:val="0"/>
      <w:marTop w:val="0"/>
      <w:marBottom w:val="0"/>
      <w:divBdr>
        <w:top w:val="none" w:sz="0" w:space="0" w:color="auto"/>
        <w:left w:val="none" w:sz="0" w:space="0" w:color="auto"/>
        <w:bottom w:val="none" w:sz="0" w:space="0" w:color="auto"/>
        <w:right w:val="none" w:sz="0" w:space="0" w:color="auto"/>
      </w:divBdr>
    </w:div>
    <w:div w:id="722556065">
      <w:bodyDiv w:val="1"/>
      <w:marLeft w:val="0"/>
      <w:marRight w:val="0"/>
      <w:marTop w:val="0"/>
      <w:marBottom w:val="0"/>
      <w:divBdr>
        <w:top w:val="none" w:sz="0" w:space="0" w:color="auto"/>
        <w:left w:val="none" w:sz="0" w:space="0" w:color="auto"/>
        <w:bottom w:val="none" w:sz="0" w:space="0" w:color="auto"/>
        <w:right w:val="none" w:sz="0" w:space="0" w:color="auto"/>
      </w:divBdr>
    </w:div>
    <w:div w:id="722825447">
      <w:bodyDiv w:val="1"/>
      <w:marLeft w:val="0"/>
      <w:marRight w:val="0"/>
      <w:marTop w:val="0"/>
      <w:marBottom w:val="0"/>
      <w:divBdr>
        <w:top w:val="none" w:sz="0" w:space="0" w:color="auto"/>
        <w:left w:val="none" w:sz="0" w:space="0" w:color="auto"/>
        <w:bottom w:val="none" w:sz="0" w:space="0" w:color="auto"/>
        <w:right w:val="none" w:sz="0" w:space="0" w:color="auto"/>
      </w:divBdr>
    </w:div>
    <w:div w:id="722950169">
      <w:bodyDiv w:val="1"/>
      <w:marLeft w:val="0"/>
      <w:marRight w:val="0"/>
      <w:marTop w:val="0"/>
      <w:marBottom w:val="0"/>
      <w:divBdr>
        <w:top w:val="none" w:sz="0" w:space="0" w:color="auto"/>
        <w:left w:val="none" w:sz="0" w:space="0" w:color="auto"/>
        <w:bottom w:val="none" w:sz="0" w:space="0" w:color="auto"/>
        <w:right w:val="none" w:sz="0" w:space="0" w:color="auto"/>
      </w:divBdr>
    </w:div>
    <w:div w:id="723020782">
      <w:bodyDiv w:val="1"/>
      <w:marLeft w:val="0"/>
      <w:marRight w:val="0"/>
      <w:marTop w:val="0"/>
      <w:marBottom w:val="0"/>
      <w:divBdr>
        <w:top w:val="none" w:sz="0" w:space="0" w:color="auto"/>
        <w:left w:val="none" w:sz="0" w:space="0" w:color="auto"/>
        <w:bottom w:val="none" w:sz="0" w:space="0" w:color="auto"/>
        <w:right w:val="none" w:sz="0" w:space="0" w:color="auto"/>
      </w:divBdr>
    </w:div>
    <w:div w:id="725835586">
      <w:bodyDiv w:val="1"/>
      <w:marLeft w:val="0"/>
      <w:marRight w:val="0"/>
      <w:marTop w:val="0"/>
      <w:marBottom w:val="0"/>
      <w:divBdr>
        <w:top w:val="none" w:sz="0" w:space="0" w:color="auto"/>
        <w:left w:val="none" w:sz="0" w:space="0" w:color="auto"/>
        <w:bottom w:val="none" w:sz="0" w:space="0" w:color="auto"/>
        <w:right w:val="none" w:sz="0" w:space="0" w:color="auto"/>
      </w:divBdr>
    </w:div>
    <w:div w:id="726149035">
      <w:bodyDiv w:val="1"/>
      <w:marLeft w:val="0"/>
      <w:marRight w:val="0"/>
      <w:marTop w:val="0"/>
      <w:marBottom w:val="0"/>
      <w:divBdr>
        <w:top w:val="none" w:sz="0" w:space="0" w:color="auto"/>
        <w:left w:val="none" w:sz="0" w:space="0" w:color="auto"/>
        <w:bottom w:val="none" w:sz="0" w:space="0" w:color="auto"/>
        <w:right w:val="none" w:sz="0" w:space="0" w:color="auto"/>
      </w:divBdr>
    </w:div>
    <w:div w:id="727994430">
      <w:bodyDiv w:val="1"/>
      <w:marLeft w:val="0"/>
      <w:marRight w:val="0"/>
      <w:marTop w:val="0"/>
      <w:marBottom w:val="0"/>
      <w:divBdr>
        <w:top w:val="none" w:sz="0" w:space="0" w:color="auto"/>
        <w:left w:val="none" w:sz="0" w:space="0" w:color="auto"/>
        <w:bottom w:val="none" w:sz="0" w:space="0" w:color="auto"/>
        <w:right w:val="none" w:sz="0" w:space="0" w:color="auto"/>
      </w:divBdr>
    </w:div>
    <w:div w:id="728383626">
      <w:bodyDiv w:val="1"/>
      <w:marLeft w:val="0"/>
      <w:marRight w:val="0"/>
      <w:marTop w:val="0"/>
      <w:marBottom w:val="0"/>
      <w:divBdr>
        <w:top w:val="none" w:sz="0" w:space="0" w:color="auto"/>
        <w:left w:val="none" w:sz="0" w:space="0" w:color="auto"/>
        <w:bottom w:val="none" w:sz="0" w:space="0" w:color="auto"/>
        <w:right w:val="none" w:sz="0" w:space="0" w:color="auto"/>
      </w:divBdr>
    </w:div>
    <w:div w:id="728386150">
      <w:bodyDiv w:val="1"/>
      <w:marLeft w:val="0"/>
      <w:marRight w:val="0"/>
      <w:marTop w:val="0"/>
      <w:marBottom w:val="0"/>
      <w:divBdr>
        <w:top w:val="none" w:sz="0" w:space="0" w:color="auto"/>
        <w:left w:val="none" w:sz="0" w:space="0" w:color="auto"/>
        <w:bottom w:val="none" w:sz="0" w:space="0" w:color="auto"/>
        <w:right w:val="none" w:sz="0" w:space="0" w:color="auto"/>
      </w:divBdr>
    </w:div>
    <w:div w:id="728580096">
      <w:bodyDiv w:val="1"/>
      <w:marLeft w:val="0"/>
      <w:marRight w:val="0"/>
      <w:marTop w:val="0"/>
      <w:marBottom w:val="0"/>
      <w:divBdr>
        <w:top w:val="none" w:sz="0" w:space="0" w:color="auto"/>
        <w:left w:val="none" w:sz="0" w:space="0" w:color="auto"/>
        <w:bottom w:val="none" w:sz="0" w:space="0" w:color="auto"/>
        <w:right w:val="none" w:sz="0" w:space="0" w:color="auto"/>
      </w:divBdr>
    </w:div>
    <w:div w:id="729154276">
      <w:bodyDiv w:val="1"/>
      <w:marLeft w:val="0"/>
      <w:marRight w:val="0"/>
      <w:marTop w:val="0"/>
      <w:marBottom w:val="0"/>
      <w:divBdr>
        <w:top w:val="none" w:sz="0" w:space="0" w:color="auto"/>
        <w:left w:val="none" w:sz="0" w:space="0" w:color="auto"/>
        <w:bottom w:val="none" w:sz="0" w:space="0" w:color="auto"/>
        <w:right w:val="none" w:sz="0" w:space="0" w:color="auto"/>
      </w:divBdr>
    </w:div>
    <w:div w:id="730544611">
      <w:bodyDiv w:val="1"/>
      <w:marLeft w:val="0"/>
      <w:marRight w:val="0"/>
      <w:marTop w:val="0"/>
      <w:marBottom w:val="0"/>
      <w:divBdr>
        <w:top w:val="none" w:sz="0" w:space="0" w:color="auto"/>
        <w:left w:val="none" w:sz="0" w:space="0" w:color="auto"/>
        <w:bottom w:val="none" w:sz="0" w:space="0" w:color="auto"/>
        <w:right w:val="none" w:sz="0" w:space="0" w:color="auto"/>
      </w:divBdr>
    </w:div>
    <w:div w:id="730807313">
      <w:bodyDiv w:val="1"/>
      <w:marLeft w:val="0"/>
      <w:marRight w:val="0"/>
      <w:marTop w:val="0"/>
      <w:marBottom w:val="0"/>
      <w:divBdr>
        <w:top w:val="none" w:sz="0" w:space="0" w:color="auto"/>
        <w:left w:val="none" w:sz="0" w:space="0" w:color="auto"/>
        <w:bottom w:val="none" w:sz="0" w:space="0" w:color="auto"/>
        <w:right w:val="none" w:sz="0" w:space="0" w:color="auto"/>
      </w:divBdr>
    </w:div>
    <w:div w:id="731008031">
      <w:bodyDiv w:val="1"/>
      <w:marLeft w:val="0"/>
      <w:marRight w:val="0"/>
      <w:marTop w:val="0"/>
      <w:marBottom w:val="0"/>
      <w:divBdr>
        <w:top w:val="none" w:sz="0" w:space="0" w:color="auto"/>
        <w:left w:val="none" w:sz="0" w:space="0" w:color="auto"/>
        <w:bottom w:val="none" w:sz="0" w:space="0" w:color="auto"/>
        <w:right w:val="none" w:sz="0" w:space="0" w:color="auto"/>
      </w:divBdr>
    </w:div>
    <w:div w:id="731776997">
      <w:bodyDiv w:val="1"/>
      <w:marLeft w:val="0"/>
      <w:marRight w:val="0"/>
      <w:marTop w:val="0"/>
      <w:marBottom w:val="0"/>
      <w:divBdr>
        <w:top w:val="none" w:sz="0" w:space="0" w:color="auto"/>
        <w:left w:val="none" w:sz="0" w:space="0" w:color="auto"/>
        <w:bottom w:val="none" w:sz="0" w:space="0" w:color="auto"/>
        <w:right w:val="none" w:sz="0" w:space="0" w:color="auto"/>
      </w:divBdr>
    </w:div>
    <w:div w:id="732629416">
      <w:bodyDiv w:val="1"/>
      <w:marLeft w:val="0"/>
      <w:marRight w:val="0"/>
      <w:marTop w:val="0"/>
      <w:marBottom w:val="0"/>
      <w:divBdr>
        <w:top w:val="none" w:sz="0" w:space="0" w:color="auto"/>
        <w:left w:val="none" w:sz="0" w:space="0" w:color="auto"/>
        <w:bottom w:val="none" w:sz="0" w:space="0" w:color="auto"/>
        <w:right w:val="none" w:sz="0" w:space="0" w:color="auto"/>
      </w:divBdr>
    </w:div>
    <w:div w:id="733162441">
      <w:bodyDiv w:val="1"/>
      <w:marLeft w:val="0"/>
      <w:marRight w:val="0"/>
      <w:marTop w:val="0"/>
      <w:marBottom w:val="0"/>
      <w:divBdr>
        <w:top w:val="none" w:sz="0" w:space="0" w:color="auto"/>
        <w:left w:val="none" w:sz="0" w:space="0" w:color="auto"/>
        <w:bottom w:val="none" w:sz="0" w:space="0" w:color="auto"/>
        <w:right w:val="none" w:sz="0" w:space="0" w:color="auto"/>
      </w:divBdr>
    </w:div>
    <w:div w:id="733240730">
      <w:bodyDiv w:val="1"/>
      <w:marLeft w:val="0"/>
      <w:marRight w:val="0"/>
      <w:marTop w:val="0"/>
      <w:marBottom w:val="0"/>
      <w:divBdr>
        <w:top w:val="none" w:sz="0" w:space="0" w:color="auto"/>
        <w:left w:val="none" w:sz="0" w:space="0" w:color="auto"/>
        <w:bottom w:val="none" w:sz="0" w:space="0" w:color="auto"/>
        <w:right w:val="none" w:sz="0" w:space="0" w:color="auto"/>
      </w:divBdr>
    </w:div>
    <w:div w:id="734166866">
      <w:bodyDiv w:val="1"/>
      <w:marLeft w:val="0"/>
      <w:marRight w:val="0"/>
      <w:marTop w:val="0"/>
      <w:marBottom w:val="0"/>
      <w:divBdr>
        <w:top w:val="none" w:sz="0" w:space="0" w:color="auto"/>
        <w:left w:val="none" w:sz="0" w:space="0" w:color="auto"/>
        <w:bottom w:val="none" w:sz="0" w:space="0" w:color="auto"/>
        <w:right w:val="none" w:sz="0" w:space="0" w:color="auto"/>
      </w:divBdr>
    </w:div>
    <w:div w:id="734859876">
      <w:bodyDiv w:val="1"/>
      <w:marLeft w:val="0"/>
      <w:marRight w:val="0"/>
      <w:marTop w:val="0"/>
      <w:marBottom w:val="0"/>
      <w:divBdr>
        <w:top w:val="none" w:sz="0" w:space="0" w:color="auto"/>
        <w:left w:val="none" w:sz="0" w:space="0" w:color="auto"/>
        <w:bottom w:val="none" w:sz="0" w:space="0" w:color="auto"/>
        <w:right w:val="none" w:sz="0" w:space="0" w:color="auto"/>
      </w:divBdr>
    </w:div>
    <w:div w:id="736636554">
      <w:bodyDiv w:val="1"/>
      <w:marLeft w:val="0"/>
      <w:marRight w:val="0"/>
      <w:marTop w:val="0"/>
      <w:marBottom w:val="0"/>
      <w:divBdr>
        <w:top w:val="none" w:sz="0" w:space="0" w:color="auto"/>
        <w:left w:val="none" w:sz="0" w:space="0" w:color="auto"/>
        <w:bottom w:val="none" w:sz="0" w:space="0" w:color="auto"/>
        <w:right w:val="none" w:sz="0" w:space="0" w:color="auto"/>
      </w:divBdr>
    </w:div>
    <w:div w:id="737018480">
      <w:bodyDiv w:val="1"/>
      <w:marLeft w:val="0"/>
      <w:marRight w:val="0"/>
      <w:marTop w:val="0"/>
      <w:marBottom w:val="0"/>
      <w:divBdr>
        <w:top w:val="none" w:sz="0" w:space="0" w:color="auto"/>
        <w:left w:val="none" w:sz="0" w:space="0" w:color="auto"/>
        <w:bottom w:val="none" w:sz="0" w:space="0" w:color="auto"/>
        <w:right w:val="none" w:sz="0" w:space="0" w:color="auto"/>
      </w:divBdr>
    </w:div>
    <w:div w:id="737019145">
      <w:bodyDiv w:val="1"/>
      <w:marLeft w:val="0"/>
      <w:marRight w:val="0"/>
      <w:marTop w:val="0"/>
      <w:marBottom w:val="0"/>
      <w:divBdr>
        <w:top w:val="none" w:sz="0" w:space="0" w:color="auto"/>
        <w:left w:val="none" w:sz="0" w:space="0" w:color="auto"/>
        <w:bottom w:val="none" w:sz="0" w:space="0" w:color="auto"/>
        <w:right w:val="none" w:sz="0" w:space="0" w:color="auto"/>
      </w:divBdr>
    </w:div>
    <w:div w:id="738477699">
      <w:bodyDiv w:val="1"/>
      <w:marLeft w:val="0"/>
      <w:marRight w:val="0"/>
      <w:marTop w:val="0"/>
      <w:marBottom w:val="0"/>
      <w:divBdr>
        <w:top w:val="none" w:sz="0" w:space="0" w:color="auto"/>
        <w:left w:val="none" w:sz="0" w:space="0" w:color="auto"/>
        <w:bottom w:val="none" w:sz="0" w:space="0" w:color="auto"/>
        <w:right w:val="none" w:sz="0" w:space="0" w:color="auto"/>
      </w:divBdr>
    </w:div>
    <w:div w:id="740057252">
      <w:bodyDiv w:val="1"/>
      <w:marLeft w:val="0"/>
      <w:marRight w:val="0"/>
      <w:marTop w:val="0"/>
      <w:marBottom w:val="0"/>
      <w:divBdr>
        <w:top w:val="none" w:sz="0" w:space="0" w:color="auto"/>
        <w:left w:val="none" w:sz="0" w:space="0" w:color="auto"/>
        <w:bottom w:val="none" w:sz="0" w:space="0" w:color="auto"/>
        <w:right w:val="none" w:sz="0" w:space="0" w:color="auto"/>
      </w:divBdr>
    </w:div>
    <w:div w:id="740255290">
      <w:bodyDiv w:val="1"/>
      <w:marLeft w:val="0"/>
      <w:marRight w:val="0"/>
      <w:marTop w:val="0"/>
      <w:marBottom w:val="0"/>
      <w:divBdr>
        <w:top w:val="none" w:sz="0" w:space="0" w:color="auto"/>
        <w:left w:val="none" w:sz="0" w:space="0" w:color="auto"/>
        <w:bottom w:val="none" w:sz="0" w:space="0" w:color="auto"/>
        <w:right w:val="none" w:sz="0" w:space="0" w:color="auto"/>
      </w:divBdr>
    </w:div>
    <w:div w:id="740297092">
      <w:bodyDiv w:val="1"/>
      <w:marLeft w:val="0"/>
      <w:marRight w:val="0"/>
      <w:marTop w:val="0"/>
      <w:marBottom w:val="0"/>
      <w:divBdr>
        <w:top w:val="none" w:sz="0" w:space="0" w:color="auto"/>
        <w:left w:val="none" w:sz="0" w:space="0" w:color="auto"/>
        <w:bottom w:val="none" w:sz="0" w:space="0" w:color="auto"/>
        <w:right w:val="none" w:sz="0" w:space="0" w:color="auto"/>
      </w:divBdr>
    </w:div>
    <w:div w:id="741148817">
      <w:bodyDiv w:val="1"/>
      <w:marLeft w:val="0"/>
      <w:marRight w:val="0"/>
      <w:marTop w:val="0"/>
      <w:marBottom w:val="0"/>
      <w:divBdr>
        <w:top w:val="none" w:sz="0" w:space="0" w:color="auto"/>
        <w:left w:val="none" w:sz="0" w:space="0" w:color="auto"/>
        <w:bottom w:val="none" w:sz="0" w:space="0" w:color="auto"/>
        <w:right w:val="none" w:sz="0" w:space="0" w:color="auto"/>
      </w:divBdr>
    </w:div>
    <w:div w:id="742263899">
      <w:bodyDiv w:val="1"/>
      <w:marLeft w:val="0"/>
      <w:marRight w:val="0"/>
      <w:marTop w:val="0"/>
      <w:marBottom w:val="0"/>
      <w:divBdr>
        <w:top w:val="none" w:sz="0" w:space="0" w:color="auto"/>
        <w:left w:val="none" w:sz="0" w:space="0" w:color="auto"/>
        <w:bottom w:val="none" w:sz="0" w:space="0" w:color="auto"/>
        <w:right w:val="none" w:sz="0" w:space="0" w:color="auto"/>
      </w:divBdr>
    </w:div>
    <w:div w:id="742719927">
      <w:bodyDiv w:val="1"/>
      <w:marLeft w:val="0"/>
      <w:marRight w:val="0"/>
      <w:marTop w:val="0"/>
      <w:marBottom w:val="0"/>
      <w:divBdr>
        <w:top w:val="none" w:sz="0" w:space="0" w:color="auto"/>
        <w:left w:val="none" w:sz="0" w:space="0" w:color="auto"/>
        <w:bottom w:val="none" w:sz="0" w:space="0" w:color="auto"/>
        <w:right w:val="none" w:sz="0" w:space="0" w:color="auto"/>
      </w:divBdr>
    </w:div>
    <w:div w:id="743647973">
      <w:bodyDiv w:val="1"/>
      <w:marLeft w:val="0"/>
      <w:marRight w:val="0"/>
      <w:marTop w:val="0"/>
      <w:marBottom w:val="0"/>
      <w:divBdr>
        <w:top w:val="none" w:sz="0" w:space="0" w:color="auto"/>
        <w:left w:val="none" w:sz="0" w:space="0" w:color="auto"/>
        <w:bottom w:val="none" w:sz="0" w:space="0" w:color="auto"/>
        <w:right w:val="none" w:sz="0" w:space="0" w:color="auto"/>
      </w:divBdr>
    </w:div>
    <w:div w:id="743768689">
      <w:bodyDiv w:val="1"/>
      <w:marLeft w:val="0"/>
      <w:marRight w:val="0"/>
      <w:marTop w:val="0"/>
      <w:marBottom w:val="0"/>
      <w:divBdr>
        <w:top w:val="none" w:sz="0" w:space="0" w:color="auto"/>
        <w:left w:val="none" w:sz="0" w:space="0" w:color="auto"/>
        <w:bottom w:val="none" w:sz="0" w:space="0" w:color="auto"/>
        <w:right w:val="none" w:sz="0" w:space="0" w:color="auto"/>
      </w:divBdr>
    </w:div>
    <w:div w:id="744257332">
      <w:bodyDiv w:val="1"/>
      <w:marLeft w:val="0"/>
      <w:marRight w:val="0"/>
      <w:marTop w:val="0"/>
      <w:marBottom w:val="0"/>
      <w:divBdr>
        <w:top w:val="none" w:sz="0" w:space="0" w:color="auto"/>
        <w:left w:val="none" w:sz="0" w:space="0" w:color="auto"/>
        <w:bottom w:val="none" w:sz="0" w:space="0" w:color="auto"/>
        <w:right w:val="none" w:sz="0" w:space="0" w:color="auto"/>
      </w:divBdr>
    </w:div>
    <w:div w:id="744761896">
      <w:bodyDiv w:val="1"/>
      <w:marLeft w:val="0"/>
      <w:marRight w:val="0"/>
      <w:marTop w:val="0"/>
      <w:marBottom w:val="0"/>
      <w:divBdr>
        <w:top w:val="none" w:sz="0" w:space="0" w:color="auto"/>
        <w:left w:val="none" w:sz="0" w:space="0" w:color="auto"/>
        <w:bottom w:val="none" w:sz="0" w:space="0" w:color="auto"/>
        <w:right w:val="none" w:sz="0" w:space="0" w:color="auto"/>
      </w:divBdr>
    </w:div>
    <w:div w:id="746073826">
      <w:bodyDiv w:val="1"/>
      <w:marLeft w:val="0"/>
      <w:marRight w:val="0"/>
      <w:marTop w:val="0"/>
      <w:marBottom w:val="0"/>
      <w:divBdr>
        <w:top w:val="none" w:sz="0" w:space="0" w:color="auto"/>
        <w:left w:val="none" w:sz="0" w:space="0" w:color="auto"/>
        <w:bottom w:val="none" w:sz="0" w:space="0" w:color="auto"/>
        <w:right w:val="none" w:sz="0" w:space="0" w:color="auto"/>
      </w:divBdr>
    </w:div>
    <w:div w:id="746465198">
      <w:bodyDiv w:val="1"/>
      <w:marLeft w:val="0"/>
      <w:marRight w:val="0"/>
      <w:marTop w:val="0"/>
      <w:marBottom w:val="0"/>
      <w:divBdr>
        <w:top w:val="none" w:sz="0" w:space="0" w:color="auto"/>
        <w:left w:val="none" w:sz="0" w:space="0" w:color="auto"/>
        <w:bottom w:val="none" w:sz="0" w:space="0" w:color="auto"/>
        <w:right w:val="none" w:sz="0" w:space="0" w:color="auto"/>
      </w:divBdr>
    </w:div>
    <w:div w:id="746807626">
      <w:bodyDiv w:val="1"/>
      <w:marLeft w:val="0"/>
      <w:marRight w:val="0"/>
      <w:marTop w:val="0"/>
      <w:marBottom w:val="0"/>
      <w:divBdr>
        <w:top w:val="none" w:sz="0" w:space="0" w:color="auto"/>
        <w:left w:val="none" w:sz="0" w:space="0" w:color="auto"/>
        <w:bottom w:val="none" w:sz="0" w:space="0" w:color="auto"/>
        <w:right w:val="none" w:sz="0" w:space="0" w:color="auto"/>
      </w:divBdr>
    </w:div>
    <w:div w:id="746919438">
      <w:bodyDiv w:val="1"/>
      <w:marLeft w:val="0"/>
      <w:marRight w:val="0"/>
      <w:marTop w:val="0"/>
      <w:marBottom w:val="0"/>
      <w:divBdr>
        <w:top w:val="none" w:sz="0" w:space="0" w:color="auto"/>
        <w:left w:val="none" w:sz="0" w:space="0" w:color="auto"/>
        <w:bottom w:val="none" w:sz="0" w:space="0" w:color="auto"/>
        <w:right w:val="none" w:sz="0" w:space="0" w:color="auto"/>
      </w:divBdr>
    </w:div>
    <w:div w:id="746925003">
      <w:bodyDiv w:val="1"/>
      <w:marLeft w:val="0"/>
      <w:marRight w:val="0"/>
      <w:marTop w:val="0"/>
      <w:marBottom w:val="0"/>
      <w:divBdr>
        <w:top w:val="none" w:sz="0" w:space="0" w:color="auto"/>
        <w:left w:val="none" w:sz="0" w:space="0" w:color="auto"/>
        <w:bottom w:val="none" w:sz="0" w:space="0" w:color="auto"/>
        <w:right w:val="none" w:sz="0" w:space="0" w:color="auto"/>
      </w:divBdr>
    </w:div>
    <w:div w:id="747338338">
      <w:bodyDiv w:val="1"/>
      <w:marLeft w:val="0"/>
      <w:marRight w:val="0"/>
      <w:marTop w:val="0"/>
      <w:marBottom w:val="0"/>
      <w:divBdr>
        <w:top w:val="none" w:sz="0" w:space="0" w:color="auto"/>
        <w:left w:val="none" w:sz="0" w:space="0" w:color="auto"/>
        <w:bottom w:val="none" w:sz="0" w:space="0" w:color="auto"/>
        <w:right w:val="none" w:sz="0" w:space="0" w:color="auto"/>
      </w:divBdr>
    </w:div>
    <w:div w:id="747849499">
      <w:bodyDiv w:val="1"/>
      <w:marLeft w:val="0"/>
      <w:marRight w:val="0"/>
      <w:marTop w:val="0"/>
      <w:marBottom w:val="0"/>
      <w:divBdr>
        <w:top w:val="none" w:sz="0" w:space="0" w:color="auto"/>
        <w:left w:val="none" w:sz="0" w:space="0" w:color="auto"/>
        <w:bottom w:val="none" w:sz="0" w:space="0" w:color="auto"/>
        <w:right w:val="none" w:sz="0" w:space="0" w:color="auto"/>
      </w:divBdr>
    </w:div>
    <w:div w:id="748887990">
      <w:bodyDiv w:val="1"/>
      <w:marLeft w:val="0"/>
      <w:marRight w:val="0"/>
      <w:marTop w:val="0"/>
      <w:marBottom w:val="0"/>
      <w:divBdr>
        <w:top w:val="none" w:sz="0" w:space="0" w:color="auto"/>
        <w:left w:val="none" w:sz="0" w:space="0" w:color="auto"/>
        <w:bottom w:val="none" w:sz="0" w:space="0" w:color="auto"/>
        <w:right w:val="none" w:sz="0" w:space="0" w:color="auto"/>
      </w:divBdr>
    </w:div>
    <w:div w:id="749497753">
      <w:bodyDiv w:val="1"/>
      <w:marLeft w:val="0"/>
      <w:marRight w:val="0"/>
      <w:marTop w:val="0"/>
      <w:marBottom w:val="0"/>
      <w:divBdr>
        <w:top w:val="none" w:sz="0" w:space="0" w:color="auto"/>
        <w:left w:val="none" w:sz="0" w:space="0" w:color="auto"/>
        <w:bottom w:val="none" w:sz="0" w:space="0" w:color="auto"/>
        <w:right w:val="none" w:sz="0" w:space="0" w:color="auto"/>
      </w:divBdr>
    </w:div>
    <w:div w:id="749623859">
      <w:bodyDiv w:val="1"/>
      <w:marLeft w:val="0"/>
      <w:marRight w:val="0"/>
      <w:marTop w:val="0"/>
      <w:marBottom w:val="0"/>
      <w:divBdr>
        <w:top w:val="none" w:sz="0" w:space="0" w:color="auto"/>
        <w:left w:val="none" w:sz="0" w:space="0" w:color="auto"/>
        <w:bottom w:val="none" w:sz="0" w:space="0" w:color="auto"/>
        <w:right w:val="none" w:sz="0" w:space="0" w:color="auto"/>
      </w:divBdr>
    </w:div>
    <w:div w:id="750204122">
      <w:bodyDiv w:val="1"/>
      <w:marLeft w:val="0"/>
      <w:marRight w:val="0"/>
      <w:marTop w:val="0"/>
      <w:marBottom w:val="0"/>
      <w:divBdr>
        <w:top w:val="none" w:sz="0" w:space="0" w:color="auto"/>
        <w:left w:val="none" w:sz="0" w:space="0" w:color="auto"/>
        <w:bottom w:val="none" w:sz="0" w:space="0" w:color="auto"/>
        <w:right w:val="none" w:sz="0" w:space="0" w:color="auto"/>
      </w:divBdr>
    </w:div>
    <w:div w:id="750738970">
      <w:bodyDiv w:val="1"/>
      <w:marLeft w:val="0"/>
      <w:marRight w:val="0"/>
      <w:marTop w:val="0"/>
      <w:marBottom w:val="0"/>
      <w:divBdr>
        <w:top w:val="none" w:sz="0" w:space="0" w:color="auto"/>
        <w:left w:val="none" w:sz="0" w:space="0" w:color="auto"/>
        <w:bottom w:val="none" w:sz="0" w:space="0" w:color="auto"/>
        <w:right w:val="none" w:sz="0" w:space="0" w:color="auto"/>
      </w:divBdr>
    </w:div>
    <w:div w:id="751437558">
      <w:bodyDiv w:val="1"/>
      <w:marLeft w:val="0"/>
      <w:marRight w:val="0"/>
      <w:marTop w:val="0"/>
      <w:marBottom w:val="0"/>
      <w:divBdr>
        <w:top w:val="none" w:sz="0" w:space="0" w:color="auto"/>
        <w:left w:val="none" w:sz="0" w:space="0" w:color="auto"/>
        <w:bottom w:val="none" w:sz="0" w:space="0" w:color="auto"/>
        <w:right w:val="none" w:sz="0" w:space="0" w:color="auto"/>
      </w:divBdr>
    </w:div>
    <w:div w:id="751467141">
      <w:bodyDiv w:val="1"/>
      <w:marLeft w:val="0"/>
      <w:marRight w:val="0"/>
      <w:marTop w:val="0"/>
      <w:marBottom w:val="0"/>
      <w:divBdr>
        <w:top w:val="none" w:sz="0" w:space="0" w:color="auto"/>
        <w:left w:val="none" w:sz="0" w:space="0" w:color="auto"/>
        <w:bottom w:val="none" w:sz="0" w:space="0" w:color="auto"/>
        <w:right w:val="none" w:sz="0" w:space="0" w:color="auto"/>
      </w:divBdr>
    </w:div>
    <w:div w:id="752551015">
      <w:bodyDiv w:val="1"/>
      <w:marLeft w:val="0"/>
      <w:marRight w:val="0"/>
      <w:marTop w:val="0"/>
      <w:marBottom w:val="0"/>
      <w:divBdr>
        <w:top w:val="none" w:sz="0" w:space="0" w:color="auto"/>
        <w:left w:val="none" w:sz="0" w:space="0" w:color="auto"/>
        <w:bottom w:val="none" w:sz="0" w:space="0" w:color="auto"/>
        <w:right w:val="none" w:sz="0" w:space="0" w:color="auto"/>
      </w:divBdr>
    </w:div>
    <w:div w:id="752701869">
      <w:bodyDiv w:val="1"/>
      <w:marLeft w:val="0"/>
      <w:marRight w:val="0"/>
      <w:marTop w:val="0"/>
      <w:marBottom w:val="0"/>
      <w:divBdr>
        <w:top w:val="none" w:sz="0" w:space="0" w:color="auto"/>
        <w:left w:val="none" w:sz="0" w:space="0" w:color="auto"/>
        <w:bottom w:val="none" w:sz="0" w:space="0" w:color="auto"/>
        <w:right w:val="none" w:sz="0" w:space="0" w:color="auto"/>
      </w:divBdr>
    </w:div>
    <w:div w:id="752816992">
      <w:bodyDiv w:val="1"/>
      <w:marLeft w:val="0"/>
      <w:marRight w:val="0"/>
      <w:marTop w:val="0"/>
      <w:marBottom w:val="0"/>
      <w:divBdr>
        <w:top w:val="none" w:sz="0" w:space="0" w:color="auto"/>
        <w:left w:val="none" w:sz="0" w:space="0" w:color="auto"/>
        <w:bottom w:val="none" w:sz="0" w:space="0" w:color="auto"/>
        <w:right w:val="none" w:sz="0" w:space="0" w:color="auto"/>
      </w:divBdr>
    </w:div>
    <w:div w:id="752943331">
      <w:bodyDiv w:val="1"/>
      <w:marLeft w:val="0"/>
      <w:marRight w:val="0"/>
      <w:marTop w:val="0"/>
      <w:marBottom w:val="0"/>
      <w:divBdr>
        <w:top w:val="none" w:sz="0" w:space="0" w:color="auto"/>
        <w:left w:val="none" w:sz="0" w:space="0" w:color="auto"/>
        <w:bottom w:val="none" w:sz="0" w:space="0" w:color="auto"/>
        <w:right w:val="none" w:sz="0" w:space="0" w:color="auto"/>
      </w:divBdr>
    </w:div>
    <w:div w:id="753089211">
      <w:bodyDiv w:val="1"/>
      <w:marLeft w:val="0"/>
      <w:marRight w:val="0"/>
      <w:marTop w:val="0"/>
      <w:marBottom w:val="0"/>
      <w:divBdr>
        <w:top w:val="none" w:sz="0" w:space="0" w:color="auto"/>
        <w:left w:val="none" w:sz="0" w:space="0" w:color="auto"/>
        <w:bottom w:val="none" w:sz="0" w:space="0" w:color="auto"/>
        <w:right w:val="none" w:sz="0" w:space="0" w:color="auto"/>
      </w:divBdr>
    </w:div>
    <w:div w:id="753206833">
      <w:bodyDiv w:val="1"/>
      <w:marLeft w:val="0"/>
      <w:marRight w:val="0"/>
      <w:marTop w:val="0"/>
      <w:marBottom w:val="0"/>
      <w:divBdr>
        <w:top w:val="none" w:sz="0" w:space="0" w:color="auto"/>
        <w:left w:val="none" w:sz="0" w:space="0" w:color="auto"/>
        <w:bottom w:val="none" w:sz="0" w:space="0" w:color="auto"/>
        <w:right w:val="none" w:sz="0" w:space="0" w:color="auto"/>
      </w:divBdr>
    </w:div>
    <w:div w:id="754285343">
      <w:bodyDiv w:val="1"/>
      <w:marLeft w:val="0"/>
      <w:marRight w:val="0"/>
      <w:marTop w:val="0"/>
      <w:marBottom w:val="0"/>
      <w:divBdr>
        <w:top w:val="none" w:sz="0" w:space="0" w:color="auto"/>
        <w:left w:val="none" w:sz="0" w:space="0" w:color="auto"/>
        <w:bottom w:val="none" w:sz="0" w:space="0" w:color="auto"/>
        <w:right w:val="none" w:sz="0" w:space="0" w:color="auto"/>
      </w:divBdr>
    </w:div>
    <w:div w:id="754477588">
      <w:bodyDiv w:val="1"/>
      <w:marLeft w:val="0"/>
      <w:marRight w:val="0"/>
      <w:marTop w:val="0"/>
      <w:marBottom w:val="0"/>
      <w:divBdr>
        <w:top w:val="none" w:sz="0" w:space="0" w:color="auto"/>
        <w:left w:val="none" w:sz="0" w:space="0" w:color="auto"/>
        <w:bottom w:val="none" w:sz="0" w:space="0" w:color="auto"/>
        <w:right w:val="none" w:sz="0" w:space="0" w:color="auto"/>
      </w:divBdr>
    </w:div>
    <w:div w:id="757097128">
      <w:bodyDiv w:val="1"/>
      <w:marLeft w:val="0"/>
      <w:marRight w:val="0"/>
      <w:marTop w:val="0"/>
      <w:marBottom w:val="0"/>
      <w:divBdr>
        <w:top w:val="none" w:sz="0" w:space="0" w:color="auto"/>
        <w:left w:val="none" w:sz="0" w:space="0" w:color="auto"/>
        <w:bottom w:val="none" w:sz="0" w:space="0" w:color="auto"/>
        <w:right w:val="none" w:sz="0" w:space="0" w:color="auto"/>
      </w:divBdr>
    </w:div>
    <w:div w:id="757289399">
      <w:bodyDiv w:val="1"/>
      <w:marLeft w:val="0"/>
      <w:marRight w:val="0"/>
      <w:marTop w:val="0"/>
      <w:marBottom w:val="0"/>
      <w:divBdr>
        <w:top w:val="none" w:sz="0" w:space="0" w:color="auto"/>
        <w:left w:val="none" w:sz="0" w:space="0" w:color="auto"/>
        <w:bottom w:val="none" w:sz="0" w:space="0" w:color="auto"/>
        <w:right w:val="none" w:sz="0" w:space="0" w:color="auto"/>
      </w:divBdr>
    </w:div>
    <w:div w:id="757558507">
      <w:bodyDiv w:val="1"/>
      <w:marLeft w:val="0"/>
      <w:marRight w:val="0"/>
      <w:marTop w:val="0"/>
      <w:marBottom w:val="0"/>
      <w:divBdr>
        <w:top w:val="none" w:sz="0" w:space="0" w:color="auto"/>
        <w:left w:val="none" w:sz="0" w:space="0" w:color="auto"/>
        <w:bottom w:val="none" w:sz="0" w:space="0" w:color="auto"/>
        <w:right w:val="none" w:sz="0" w:space="0" w:color="auto"/>
      </w:divBdr>
    </w:div>
    <w:div w:id="757798066">
      <w:bodyDiv w:val="1"/>
      <w:marLeft w:val="0"/>
      <w:marRight w:val="0"/>
      <w:marTop w:val="0"/>
      <w:marBottom w:val="0"/>
      <w:divBdr>
        <w:top w:val="none" w:sz="0" w:space="0" w:color="auto"/>
        <w:left w:val="none" w:sz="0" w:space="0" w:color="auto"/>
        <w:bottom w:val="none" w:sz="0" w:space="0" w:color="auto"/>
        <w:right w:val="none" w:sz="0" w:space="0" w:color="auto"/>
      </w:divBdr>
    </w:div>
    <w:div w:id="757799301">
      <w:bodyDiv w:val="1"/>
      <w:marLeft w:val="0"/>
      <w:marRight w:val="0"/>
      <w:marTop w:val="0"/>
      <w:marBottom w:val="0"/>
      <w:divBdr>
        <w:top w:val="none" w:sz="0" w:space="0" w:color="auto"/>
        <w:left w:val="none" w:sz="0" w:space="0" w:color="auto"/>
        <w:bottom w:val="none" w:sz="0" w:space="0" w:color="auto"/>
        <w:right w:val="none" w:sz="0" w:space="0" w:color="auto"/>
      </w:divBdr>
    </w:div>
    <w:div w:id="758141134">
      <w:bodyDiv w:val="1"/>
      <w:marLeft w:val="0"/>
      <w:marRight w:val="0"/>
      <w:marTop w:val="0"/>
      <w:marBottom w:val="0"/>
      <w:divBdr>
        <w:top w:val="none" w:sz="0" w:space="0" w:color="auto"/>
        <w:left w:val="none" w:sz="0" w:space="0" w:color="auto"/>
        <w:bottom w:val="none" w:sz="0" w:space="0" w:color="auto"/>
        <w:right w:val="none" w:sz="0" w:space="0" w:color="auto"/>
      </w:divBdr>
    </w:div>
    <w:div w:id="759105815">
      <w:bodyDiv w:val="1"/>
      <w:marLeft w:val="0"/>
      <w:marRight w:val="0"/>
      <w:marTop w:val="0"/>
      <w:marBottom w:val="0"/>
      <w:divBdr>
        <w:top w:val="none" w:sz="0" w:space="0" w:color="auto"/>
        <w:left w:val="none" w:sz="0" w:space="0" w:color="auto"/>
        <w:bottom w:val="none" w:sz="0" w:space="0" w:color="auto"/>
        <w:right w:val="none" w:sz="0" w:space="0" w:color="auto"/>
      </w:divBdr>
    </w:div>
    <w:div w:id="759375191">
      <w:bodyDiv w:val="1"/>
      <w:marLeft w:val="0"/>
      <w:marRight w:val="0"/>
      <w:marTop w:val="0"/>
      <w:marBottom w:val="0"/>
      <w:divBdr>
        <w:top w:val="none" w:sz="0" w:space="0" w:color="auto"/>
        <w:left w:val="none" w:sz="0" w:space="0" w:color="auto"/>
        <w:bottom w:val="none" w:sz="0" w:space="0" w:color="auto"/>
        <w:right w:val="none" w:sz="0" w:space="0" w:color="auto"/>
      </w:divBdr>
    </w:div>
    <w:div w:id="759451160">
      <w:bodyDiv w:val="1"/>
      <w:marLeft w:val="0"/>
      <w:marRight w:val="0"/>
      <w:marTop w:val="0"/>
      <w:marBottom w:val="0"/>
      <w:divBdr>
        <w:top w:val="none" w:sz="0" w:space="0" w:color="auto"/>
        <w:left w:val="none" w:sz="0" w:space="0" w:color="auto"/>
        <w:bottom w:val="none" w:sz="0" w:space="0" w:color="auto"/>
        <w:right w:val="none" w:sz="0" w:space="0" w:color="auto"/>
      </w:divBdr>
    </w:div>
    <w:div w:id="760219466">
      <w:bodyDiv w:val="1"/>
      <w:marLeft w:val="0"/>
      <w:marRight w:val="0"/>
      <w:marTop w:val="0"/>
      <w:marBottom w:val="0"/>
      <w:divBdr>
        <w:top w:val="none" w:sz="0" w:space="0" w:color="auto"/>
        <w:left w:val="none" w:sz="0" w:space="0" w:color="auto"/>
        <w:bottom w:val="none" w:sz="0" w:space="0" w:color="auto"/>
        <w:right w:val="none" w:sz="0" w:space="0" w:color="auto"/>
      </w:divBdr>
    </w:div>
    <w:div w:id="760446346">
      <w:bodyDiv w:val="1"/>
      <w:marLeft w:val="0"/>
      <w:marRight w:val="0"/>
      <w:marTop w:val="0"/>
      <w:marBottom w:val="0"/>
      <w:divBdr>
        <w:top w:val="none" w:sz="0" w:space="0" w:color="auto"/>
        <w:left w:val="none" w:sz="0" w:space="0" w:color="auto"/>
        <w:bottom w:val="none" w:sz="0" w:space="0" w:color="auto"/>
        <w:right w:val="none" w:sz="0" w:space="0" w:color="auto"/>
      </w:divBdr>
    </w:div>
    <w:div w:id="760763874">
      <w:bodyDiv w:val="1"/>
      <w:marLeft w:val="0"/>
      <w:marRight w:val="0"/>
      <w:marTop w:val="0"/>
      <w:marBottom w:val="0"/>
      <w:divBdr>
        <w:top w:val="none" w:sz="0" w:space="0" w:color="auto"/>
        <w:left w:val="none" w:sz="0" w:space="0" w:color="auto"/>
        <w:bottom w:val="none" w:sz="0" w:space="0" w:color="auto"/>
        <w:right w:val="none" w:sz="0" w:space="0" w:color="auto"/>
      </w:divBdr>
    </w:div>
    <w:div w:id="760948354">
      <w:bodyDiv w:val="1"/>
      <w:marLeft w:val="0"/>
      <w:marRight w:val="0"/>
      <w:marTop w:val="0"/>
      <w:marBottom w:val="0"/>
      <w:divBdr>
        <w:top w:val="none" w:sz="0" w:space="0" w:color="auto"/>
        <w:left w:val="none" w:sz="0" w:space="0" w:color="auto"/>
        <w:bottom w:val="none" w:sz="0" w:space="0" w:color="auto"/>
        <w:right w:val="none" w:sz="0" w:space="0" w:color="auto"/>
      </w:divBdr>
    </w:div>
    <w:div w:id="761030189">
      <w:bodyDiv w:val="1"/>
      <w:marLeft w:val="0"/>
      <w:marRight w:val="0"/>
      <w:marTop w:val="0"/>
      <w:marBottom w:val="0"/>
      <w:divBdr>
        <w:top w:val="none" w:sz="0" w:space="0" w:color="auto"/>
        <w:left w:val="none" w:sz="0" w:space="0" w:color="auto"/>
        <w:bottom w:val="none" w:sz="0" w:space="0" w:color="auto"/>
        <w:right w:val="none" w:sz="0" w:space="0" w:color="auto"/>
      </w:divBdr>
    </w:div>
    <w:div w:id="761100945">
      <w:bodyDiv w:val="1"/>
      <w:marLeft w:val="0"/>
      <w:marRight w:val="0"/>
      <w:marTop w:val="0"/>
      <w:marBottom w:val="0"/>
      <w:divBdr>
        <w:top w:val="none" w:sz="0" w:space="0" w:color="auto"/>
        <w:left w:val="none" w:sz="0" w:space="0" w:color="auto"/>
        <w:bottom w:val="none" w:sz="0" w:space="0" w:color="auto"/>
        <w:right w:val="none" w:sz="0" w:space="0" w:color="auto"/>
      </w:divBdr>
    </w:div>
    <w:div w:id="761293138">
      <w:bodyDiv w:val="1"/>
      <w:marLeft w:val="0"/>
      <w:marRight w:val="0"/>
      <w:marTop w:val="0"/>
      <w:marBottom w:val="0"/>
      <w:divBdr>
        <w:top w:val="none" w:sz="0" w:space="0" w:color="auto"/>
        <w:left w:val="none" w:sz="0" w:space="0" w:color="auto"/>
        <w:bottom w:val="none" w:sz="0" w:space="0" w:color="auto"/>
        <w:right w:val="none" w:sz="0" w:space="0" w:color="auto"/>
      </w:divBdr>
    </w:div>
    <w:div w:id="761605411">
      <w:bodyDiv w:val="1"/>
      <w:marLeft w:val="0"/>
      <w:marRight w:val="0"/>
      <w:marTop w:val="0"/>
      <w:marBottom w:val="0"/>
      <w:divBdr>
        <w:top w:val="none" w:sz="0" w:space="0" w:color="auto"/>
        <w:left w:val="none" w:sz="0" w:space="0" w:color="auto"/>
        <w:bottom w:val="none" w:sz="0" w:space="0" w:color="auto"/>
        <w:right w:val="none" w:sz="0" w:space="0" w:color="auto"/>
      </w:divBdr>
    </w:div>
    <w:div w:id="761685462">
      <w:bodyDiv w:val="1"/>
      <w:marLeft w:val="0"/>
      <w:marRight w:val="0"/>
      <w:marTop w:val="0"/>
      <w:marBottom w:val="0"/>
      <w:divBdr>
        <w:top w:val="none" w:sz="0" w:space="0" w:color="auto"/>
        <w:left w:val="none" w:sz="0" w:space="0" w:color="auto"/>
        <w:bottom w:val="none" w:sz="0" w:space="0" w:color="auto"/>
        <w:right w:val="none" w:sz="0" w:space="0" w:color="auto"/>
      </w:divBdr>
    </w:div>
    <w:div w:id="761922915">
      <w:bodyDiv w:val="1"/>
      <w:marLeft w:val="0"/>
      <w:marRight w:val="0"/>
      <w:marTop w:val="0"/>
      <w:marBottom w:val="0"/>
      <w:divBdr>
        <w:top w:val="none" w:sz="0" w:space="0" w:color="auto"/>
        <w:left w:val="none" w:sz="0" w:space="0" w:color="auto"/>
        <w:bottom w:val="none" w:sz="0" w:space="0" w:color="auto"/>
        <w:right w:val="none" w:sz="0" w:space="0" w:color="auto"/>
      </w:divBdr>
    </w:div>
    <w:div w:id="762143407">
      <w:bodyDiv w:val="1"/>
      <w:marLeft w:val="0"/>
      <w:marRight w:val="0"/>
      <w:marTop w:val="0"/>
      <w:marBottom w:val="0"/>
      <w:divBdr>
        <w:top w:val="none" w:sz="0" w:space="0" w:color="auto"/>
        <w:left w:val="none" w:sz="0" w:space="0" w:color="auto"/>
        <w:bottom w:val="none" w:sz="0" w:space="0" w:color="auto"/>
        <w:right w:val="none" w:sz="0" w:space="0" w:color="auto"/>
      </w:divBdr>
    </w:div>
    <w:div w:id="762653725">
      <w:bodyDiv w:val="1"/>
      <w:marLeft w:val="0"/>
      <w:marRight w:val="0"/>
      <w:marTop w:val="0"/>
      <w:marBottom w:val="0"/>
      <w:divBdr>
        <w:top w:val="none" w:sz="0" w:space="0" w:color="auto"/>
        <w:left w:val="none" w:sz="0" w:space="0" w:color="auto"/>
        <w:bottom w:val="none" w:sz="0" w:space="0" w:color="auto"/>
        <w:right w:val="none" w:sz="0" w:space="0" w:color="auto"/>
      </w:divBdr>
    </w:div>
    <w:div w:id="762796250">
      <w:bodyDiv w:val="1"/>
      <w:marLeft w:val="0"/>
      <w:marRight w:val="0"/>
      <w:marTop w:val="0"/>
      <w:marBottom w:val="0"/>
      <w:divBdr>
        <w:top w:val="none" w:sz="0" w:space="0" w:color="auto"/>
        <w:left w:val="none" w:sz="0" w:space="0" w:color="auto"/>
        <w:bottom w:val="none" w:sz="0" w:space="0" w:color="auto"/>
        <w:right w:val="none" w:sz="0" w:space="0" w:color="auto"/>
      </w:divBdr>
    </w:div>
    <w:div w:id="763376944">
      <w:bodyDiv w:val="1"/>
      <w:marLeft w:val="0"/>
      <w:marRight w:val="0"/>
      <w:marTop w:val="0"/>
      <w:marBottom w:val="0"/>
      <w:divBdr>
        <w:top w:val="none" w:sz="0" w:space="0" w:color="auto"/>
        <w:left w:val="none" w:sz="0" w:space="0" w:color="auto"/>
        <w:bottom w:val="none" w:sz="0" w:space="0" w:color="auto"/>
        <w:right w:val="none" w:sz="0" w:space="0" w:color="auto"/>
      </w:divBdr>
    </w:div>
    <w:div w:id="763647829">
      <w:bodyDiv w:val="1"/>
      <w:marLeft w:val="0"/>
      <w:marRight w:val="0"/>
      <w:marTop w:val="0"/>
      <w:marBottom w:val="0"/>
      <w:divBdr>
        <w:top w:val="none" w:sz="0" w:space="0" w:color="auto"/>
        <w:left w:val="none" w:sz="0" w:space="0" w:color="auto"/>
        <w:bottom w:val="none" w:sz="0" w:space="0" w:color="auto"/>
        <w:right w:val="none" w:sz="0" w:space="0" w:color="auto"/>
      </w:divBdr>
    </w:div>
    <w:div w:id="763767638">
      <w:bodyDiv w:val="1"/>
      <w:marLeft w:val="0"/>
      <w:marRight w:val="0"/>
      <w:marTop w:val="0"/>
      <w:marBottom w:val="0"/>
      <w:divBdr>
        <w:top w:val="none" w:sz="0" w:space="0" w:color="auto"/>
        <w:left w:val="none" w:sz="0" w:space="0" w:color="auto"/>
        <w:bottom w:val="none" w:sz="0" w:space="0" w:color="auto"/>
        <w:right w:val="none" w:sz="0" w:space="0" w:color="auto"/>
      </w:divBdr>
    </w:div>
    <w:div w:id="764225194">
      <w:bodyDiv w:val="1"/>
      <w:marLeft w:val="0"/>
      <w:marRight w:val="0"/>
      <w:marTop w:val="0"/>
      <w:marBottom w:val="0"/>
      <w:divBdr>
        <w:top w:val="none" w:sz="0" w:space="0" w:color="auto"/>
        <w:left w:val="none" w:sz="0" w:space="0" w:color="auto"/>
        <w:bottom w:val="none" w:sz="0" w:space="0" w:color="auto"/>
        <w:right w:val="none" w:sz="0" w:space="0" w:color="auto"/>
      </w:divBdr>
    </w:div>
    <w:div w:id="764887589">
      <w:bodyDiv w:val="1"/>
      <w:marLeft w:val="0"/>
      <w:marRight w:val="0"/>
      <w:marTop w:val="0"/>
      <w:marBottom w:val="0"/>
      <w:divBdr>
        <w:top w:val="none" w:sz="0" w:space="0" w:color="auto"/>
        <w:left w:val="none" w:sz="0" w:space="0" w:color="auto"/>
        <w:bottom w:val="none" w:sz="0" w:space="0" w:color="auto"/>
        <w:right w:val="none" w:sz="0" w:space="0" w:color="auto"/>
      </w:divBdr>
    </w:div>
    <w:div w:id="765461753">
      <w:bodyDiv w:val="1"/>
      <w:marLeft w:val="0"/>
      <w:marRight w:val="0"/>
      <w:marTop w:val="0"/>
      <w:marBottom w:val="0"/>
      <w:divBdr>
        <w:top w:val="none" w:sz="0" w:space="0" w:color="auto"/>
        <w:left w:val="none" w:sz="0" w:space="0" w:color="auto"/>
        <w:bottom w:val="none" w:sz="0" w:space="0" w:color="auto"/>
        <w:right w:val="none" w:sz="0" w:space="0" w:color="auto"/>
      </w:divBdr>
    </w:div>
    <w:div w:id="765613417">
      <w:bodyDiv w:val="1"/>
      <w:marLeft w:val="0"/>
      <w:marRight w:val="0"/>
      <w:marTop w:val="0"/>
      <w:marBottom w:val="0"/>
      <w:divBdr>
        <w:top w:val="none" w:sz="0" w:space="0" w:color="auto"/>
        <w:left w:val="none" w:sz="0" w:space="0" w:color="auto"/>
        <w:bottom w:val="none" w:sz="0" w:space="0" w:color="auto"/>
        <w:right w:val="none" w:sz="0" w:space="0" w:color="auto"/>
      </w:divBdr>
    </w:div>
    <w:div w:id="765619381">
      <w:bodyDiv w:val="1"/>
      <w:marLeft w:val="0"/>
      <w:marRight w:val="0"/>
      <w:marTop w:val="0"/>
      <w:marBottom w:val="0"/>
      <w:divBdr>
        <w:top w:val="none" w:sz="0" w:space="0" w:color="auto"/>
        <w:left w:val="none" w:sz="0" w:space="0" w:color="auto"/>
        <w:bottom w:val="none" w:sz="0" w:space="0" w:color="auto"/>
        <w:right w:val="none" w:sz="0" w:space="0" w:color="auto"/>
      </w:divBdr>
    </w:div>
    <w:div w:id="766853059">
      <w:bodyDiv w:val="1"/>
      <w:marLeft w:val="0"/>
      <w:marRight w:val="0"/>
      <w:marTop w:val="0"/>
      <w:marBottom w:val="0"/>
      <w:divBdr>
        <w:top w:val="none" w:sz="0" w:space="0" w:color="auto"/>
        <w:left w:val="none" w:sz="0" w:space="0" w:color="auto"/>
        <w:bottom w:val="none" w:sz="0" w:space="0" w:color="auto"/>
        <w:right w:val="none" w:sz="0" w:space="0" w:color="auto"/>
      </w:divBdr>
    </w:div>
    <w:div w:id="766999198">
      <w:bodyDiv w:val="1"/>
      <w:marLeft w:val="0"/>
      <w:marRight w:val="0"/>
      <w:marTop w:val="0"/>
      <w:marBottom w:val="0"/>
      <w:divBdr>
        <w:top w:val="none" w:sz="0" w:space="0" w:color="auto"/>
        <w:left w:val="none" w:sz="0" w:space="0" w:color="auto"/>
        <w:bottom w:val="none" w:sz="0" w:space="0" w:color="auto"/>
        <w:right w:val="none" w:sz="0" w:space="0" w:color="auto"/>
      </w:divBdr>
    </w:div>
    <w:div w:id="767000413">
      <w:bodyDiv w:val="1"/>
      <w:marLeft w:val="0"/>
      <w:marRight w:val="0"/>
      <w:marTop w:val="0"/>
      <w:marBottom w:val="0"/>
      <w:divBdr>
        <w:top w:val="none" w:sz="0" w:space="0" w:color="auto"/>
        <w:left w:val="none" w:sz="0" w:space="0" w:color="auto"/>
        <w:bottom w:val="none" w:sz="0" w:space="0" w:color="auto"/>
        <w:right w:val="none" w:sz="0" w:space="0" w:color="auto"/>
      </w:divBdr>
    </w:div>
    <w:div w:id="767625254">
      <w:bodyDiv w:val="1"/>
      <w:marLeft w:val="0"/>
      <w:marRight w:val="0"/>
      <w:marTop w:val="0"/>
      <w:marBottom w:val="0"/>
      <w:divBdr>
        <w:top w:val="none" w:sz="0" w:space="0" w:color="auto"/>
        <w:left w:val="none" w:sz="0" w:space="0" w:color="auto"/>
        <w:bottom w:val="none" w:sz="0" w:space="0" w:color="auto"/>
        <w:right w:val="none" w:sz="0" w:space="0" w:color="auto"/>
      </w:divBdr>
    </w:div>
    <w:div w:id="767652984">
      <w:bodyDiv w:val="1"/>
      <w:marLeft w:val="0"/>
      <w:marRight w:val="0"/>
      <w:marTop w:val="0"/>
      <w:marBottom w:val="0"/>
      <w:divBdr>
        <w:top w:val="none" w:sz="0" w:space="0" w:color="auto"/>
        <w:left w:val="none" w:sz="0" w:space="0" w:color="auto"/>
        <w:bottom w:val="none" w:sz="0" w:space="0" w:color="auto"/>
        <w:right w:val="none" w:sz="0" w:space="0" w:color="auto"/>
      </w:divBdr>
    </w:div>
    <w:div w:id="767698415">
      <w:bodyDiv w:val="1"/>
      <w:marLeft w:val="0"/>
      <w:marRight w:val="0"/>
      <w:marTop w:val="0"/>
      <w:marBottom w:val="0"/>
      <w:divBdr>
        <w:top w:val="none" w:sz="0" w:space="0" w:color="auto"/>
        <w:left w:val="none" w:sz="0" w:space="0" w:color="auto"/>
        <w:bottom w:val="none" w:sz="0" w:space="0" w:color="auto"/>
        <w:right w:val="none" w:sz="0" w:space="0" w:color="auto"/>
      </w:divBdr>
    </w:div>
    <w:div w:id="769550958">
      <w:bodyDiv w:val="1"/>
      <w:marLeft w:val="0"/>
      <w:marRight w:val="0"/>
      <w:marTop w:val="0"/>
      <w:marBottom w:val="0"/>
      <w:divBdr>
        <w:top w:val="none" w:sz="0" w:space="0" w:color="auto"/>
        <w:left w:val="none" w:sz="0" w:space="0" w:color="auto"/>
        <w:bottom w:val="none" w:sz="0" w:space="0" w:color="auto"/>
        <w:right w:val="none" w:sz="0" w:space="0" w:color="auto"/>
      </w:divBdr>
    </w:div>
    <w:div w:id="771903889">
      <w:bodyDiv w:val="1"/>
      <w:marLeft w:val="0"/>
      <w:marRight w:val="0"/>
      <w:marTop w:val="0"/>
      <w:marBottom w:val="0"/>
      <w:divBdr>
        <w:top w:val="none" w:sz="0" w:space="0" w:color="auto"/>
        <w:left w:val="none" w:sz="0" w:space="0" w:color="auto"/>
        <w:bottom w:val="none" w:sz="0" w:space="0" w:color="auto"/>
        <w:right w:val="none" w:sz="0" w:space="0" w:color="auto"/>
      </w:divBdr>
    </w:div>
    <w:div w:id="773742281">
      <w:bodyDiv w:val="1"/>
      <w:marLeft w:val="0"/>
      <w:marRight w:val="0"/>
      <w:marTop w:val="0"/>
      <w:marBottom w:val="0"/>
      <w:divBdr>
        <w:top w:val="none" w:sz="0" w:space="0" w:color="auto"/>
        <w:left w:val="none" w:sz="0" w:space="0" w:color="auto"/>
        <w:bottom w:val="none" w:sz="0" w:space="0" w:color="auto"/>
        <w:right w:val="none" w:sz="0" w:space="0" w:color="auto"/>
      </w:divBdr>
    </w:div>
    <w:div w:id="774179571">
      <w:bodyDiv w:val="1"/>
      <w:marLeft w:val="0"/>
      <w:marRight w:val="0"/>
      <w:marTop w:val="0"/>
      <w:marBottom w:val="0"/>
      <w:divBdr>
        <w:top w:val="none" w:sz="0" w:space="0" w:color="auto"/>
        <w:left w:val="none" w:sz="0" w:space="0" w:color="auto"/>
        <w:bottom w:val="none" w:sz="0" w:space="0" w:color="auto"/>
        <w:right w:val="none" w:sz="0" w:space="0" w:color="auto"/>
      </w:divBdr>
    </w:div>
    <w:div w:id="774205232">
      <w:bodyDiv w:val="1"/>
      <w:marLeft w:val="0"/>
      <w:marRight w:val="0"/>
      <w:marTop w:val="0"/>
      <w:marBottom w:val="0"/>
      <w:divBdr>
        <w:top w:val="none" w:sz="0" w:space="0" w:color="auto"/>
        <w:left w:val="none" w:sz="0" w:space="0" w:color="auto"/>
        <w:bottom w:val="none" w:sz="0" w:space="0" w:color="auto"/>
        <w:right w:val="none" w:sz="0" w:space="0" w:color="auto"/>
      </w:divBdr>
    </w:div>
    <w:div w:id="774905867">
      <w:bodyDiv w:val="1"/>
      <w:marLeft w:val="0"/>
      <w:marRight w:val="0"/>
      <w:marTop w:val="0"/>
      <w:marBottom w:val="0"/>
      <w:divBdr>
        <w:top w:val="none" w:sz="0" w:space="0" w:color="auto"/>
        <w:left w:val="none" w:sz="0" w:space="0" w:color="auto"/>
        <w:bottom w:val="none" w:sz="0" w:space="0" w:color="auto"/>
        <w:right w:val="none" w:sz="0" w:space="0" w:color="auto"/>
      </w:divBdr>
    </w:div>
    <w:div w:id="775291180">
      <w:bodyDiv w:val="1"/>
      <w:marLeft w:val="0"/>
      <w:marRight w:val="0"/>
      <w:marTop w:val="0"/>
      <w:marBottom w:val="0"/>
      <w:divBdr>
        <w:top w:val="none" w:sz="0" w:space="0" w:color="auto"/>
        <w:left w:val="none" w:sz="0" w:space="0" w:color="auto"/>
        <w:bottom w:val="none" w:sz="0" w:space="0" w:color="auto"/>
        <w:right w:val="none" w:sz="0" w:space="0" w:color="auto"/>
      </w:divBdr>
    </w:div>
    <w:div w:id="775831265">
      <w:bodyDiv w:val="1"/>
      <w:marLeft w:val="0"/>
      <w:marRight w:val="0"/>
      <w:marTop w:val="0"/>
      <w:marBottom w:val="0"/>
      <w:divBdr>
        <w:top w:val="none" w:sz="0" w:space="0" w:color="auto"/>
        <w:left w:val="none" w:sz="0" w:space="0" w:color="auto"/>
        <w:bottom w:val="none" w:sz="0" w:space="0" w:color="auto"/>
        <w:right w:val="none" w:sz="0" w:space="0" w:color="auto"/>
      </w:divBdr>
    </w:div>
    <w:div w:id="775946863">
      <w:bodyDiv w:val="1"/>
      <w:marLeft w:val="0"/>
      <w:marRight w:val="0"/>
      <w:marTop w:val="0"/>
      <w:marBottom w:val="0"/>
      <w:divBdr>
        <w:top w:val="none" w:sz="0" w:space="0" w:color="auto"/>
        <w:left w:val="none" w:sz="0" w:space="0" w:color="auto"/>
        <w:bottom w:val="none" w:sz="0" w:space="0" w:color="auto"/>
        <w:right w:val="none" w:sz="0" w:space="0" w:color="auto"/>
      </w:divBdr>
    </w:div>
    <w:div w:id="776414120">
      <w:bodyDiv w:val="1"/>
      <w:marLeft w:val="0"/>
      <w:marRight w:val="0"/>
      <w:marTop w:val="0"/>
      <w:marBottom w:val="0"/>
      <w:divBdr>
        <w:top w:val="none" w:sz="0" w:space="0" w:color="auto"/>
        <w:left w:val="none" w:sz="0" w:space="0" w:color="auto"/>
        <w:bottom w:val="none" w:sz="0" w:space="0" w:color="auto"/>
        <w:right w:val="none" w:sz="0" w:space="0" w:color="auto"/>
      </w:divBdr>
    </w:div>
    <w:div w:id="777026685">
      <w:bodyDiv w:val="1"/>
      <w:marLeft w:val="0"/>
      <w:marRight w:val="0"/>
      <w:marTop w:val="0"/>
      <w:marBottom w:val="0"/>
      <w:divBdr>
        <w:top w:val="none" w:sz="0" w:space="0" w:color="auto"/>
        <w:left w:val="none" w:sz="0" w:space="0" w:color="auto"/>
        <w:bottom w:val="none" w:sz="0" w:space="0" w:color="auto"/>
        <w:right w:val="none" w:sz="0" w:space="0" w:color="auto"/>
      </w:divBdr>
    </w:div>
    <w:div w:id="777527584">
      <w:bodyDiv w:val="1"/>
      <w:marLeft w:val="0"/>
      <w:marRight w:val="0"/>
      <w:marTop w:val="0"/>
      <w:marBottom w:val="0"/>
      <w:divBdr>
        <w:top w:val="none" w:sz="0" w:space="0" w:color="auto"/>
        <w:left w:val="none" w:sz="0" w:space="0" w:color="auto"/>
        <w:bottom w:val="none" w:sz="0" w:space="0" w:color="auto"/>
        <w:right w:val="none" w:sz="0" w:space="0" w:color="auto"/>
      </w:divBdr>
    </w:div>
    <w:div w:id="777527892">
      <w:bodyDiv w:val="1"/>
      <w:marLeft w:val="0"/>
      <w:marRight w:val="0"/>
      <w:marTop w:val="0"/>
      <w:marBottom w:val="0"/>
      <w:divBdr>
        <w:top w:val="none" w:sz="0" w:space="0" w:color="auto"/>
        <w:left w:val="none" w:sz="0" w:space="0" w:color="auto"/>
        <w:bottom w:val="none" w:sz="0" w:space="0" w:color="auto"/>
        <w:right w:val="none" w:sz="0" w:space="0" w:color="auto"/>
      </w:divBdr>
    </w:div>
    <w:div w:id="778065158">
      <w:bodyDiv w:val="1"/>
      <w:marLeft w:val="0"/>
      <w:marRight w:val="0"/>
      <w:marTop w:val="0"/>
      <w:marBottom w:val="0"/>
      <w:divBdr>
        <w:top w:val="none" w:sz="0" w:space="0" w:color="auto"/>
        <w:left w:val="none" w:sz="0" w:space="0" w:color="auto"/>
        <w:bottom w:val="none" w:sz="0" w:space="0" w:color="auto"/>
        <w:right w:val="none" w:sz="0" w:space="0" w:color="auto"/>
      </w:divBdr>
    </w:div>
    <w:div w:id="778257721">
      <w:bodyDiv w:val="1"/>
      <w:marLeft w:val="0"/>
      <w:marRight w:val="0"/>
      <w:marTop w:val="0"/>
      <w:marBottom w:val="0"/>
      <w:divBdr>
        <w:top w:val="none" w:sz="0" w:space="0" w:color="auto"/>
        <w:left w:val="none" w:sz="0" w:space="0" w:color="auto"/>
        <w:bottom w:val="none" w:sz="0" w:space="0" w:color="auto"/>
        <w:right w:val="none" w:sz="0" w:space="0" w:color="auto"/>
      </w:divBdr>
    </w:div>
    <w:div w:id="778986031">
      <w:bodyDiv w:val="1"/>
      <w:marLeft w:val="0"/>
      <w:marRight w:val="0"/>
      <w:marTop w:val="0"/>
      <w:marBottom w:val="0"/>
      <w:divBdr>
        <w:top w:val="none" w:sz="0" w:space="0" w:color="auto"/>
        <w:left w:val="none" w:sz="0" w:space="0" w:color="auto"/>
        <w:bottom w:val="none" w:sz="0" w:space="0" w:color="auto"/>
        <w:right w:val="none" w:sz="0" w:space="0" w:color="auto"/>
      </w:divBdr>
    </w:div>
    <w:div w:id="780496218">
      <w:bodyDiv w:val="1"/>
      <w:marLeft w:val="0"/>
      <w:marRight w:val="0"/>
      <w:marTop w:val="0"/>
      <w:marBottom w:val="0"/>
      <w:divBdr>
        <w:top w:val="none" w:sz="0" w:space="0" w:color="auto"/>
        <w:left w:val="none" w:sz="0" w:space="0" w:color="auto"/>
        <w:bottom w:val="none" w:sz="0" w:space="0" w:color="auto"/>
        <w:right w:val="none" w:sz="0" w:space="0" w:color="auto"/>
      </w:divBdr>
    </w:div>
    <w:div w:id="780757482">
      <w:bodyDiv w:val="1"/>
      <w:marLeft w:val="0"/>
      <w:marRight w:val="0"/>
      <w:marTop w:val="0"/>
      <w:marBottom w:val="0"/>
      <w:divBdr>
        <w:top w:val="none" w:sz="0" w:space="0" w:color="auto"/>
        <w:left w:val="none" w:sz="0" w:space="0" w:color="auto"/>
        <w:bottom w:val="none" w:sz="0" w:space="0" w:color="auto"/>
        <w:right w:val="none" w:sz="0" w:space="0" w:color="auto"/>
      </w:divBdr>
    </w:div>
    <w:div w:id="781845558">
      <w:bodyDiv w:val="1"/>
      <w:marLeft w:val="0"/>
      <w:marRight w:val="0"/>
      <w:marTop w:val="0"/>
      <w:marBottom w:val="0"/>
      <w:divBdr>
        <w:top w:val="none" w:sz="0" w:space="0" w:color="auto"/>
        <w:left w:val="none" w:sz="0" w:space="0" w:color="auto"/>
        <w:bottom w:val="none" w:sz="0" w:space="0" w:color="auto"/>
        <w:right w:val="none" w:sz="0" w:space="0" w:color="auto"/>
      </w:divBdr>
    </w:div>
    <w:div w:id="783117357">
      <w:bodyDiv w:val="1"/>
      <w:marLeft w:val="0"/>
      <w:marRight w:val="0"/>
      <w:marTop w:val="0"/>
      <w:marBottom w:val="0"/>
      <w:divBdr>
        <w:top w:val="none" w:sz="0" w:space="0" w:color="auto"/>
        <w:left w:val="none" w:sz="0" w:space="0" w:color="auto"/>
        <w:bottom w:val="none" w:sz="0" w:space="0" w:color="auto"/>
        <w:right w:val="none" w:sz="0" w:space="0" w:color="auto"/>
      </w:divBdr>
    </w:div>
    <w:div w:id="783352296">
      <w:bodyDiv w:val="1"/>
      <w:marLeft w:val="0"/>
      <w:marRight w:val="0"/>
      <w:marTop w:val="0"/>
      <w:marBottom w:val="0"/>
      <w:divBdr>
        <w:top w:val="none" w:sz="0" w:space="0" w:color="auto"/>
        <w:left w:val="none" w:sz="0" w:space="0" w:color="auto"/>
        <w:bottom w:val="none" w:sz="0" w:space="0" w:color="auto"/>
        <w:right w:val="none" w:sz="0" w:space="0" w:color="auto"/>
      </w:divBdr>
    </w:div>
    <w:div w:id="783958468">
      <w:bodyDiv w:val="1"/>
      <w:marLeft w:val="0"/>
      <w:marRight w:val="0"/>
      <w:marTop w:val="0"/>
      <w:marBottom w:val="0"/>
      <w:divBdr>
        <w:top w:val="none" w:sz="0" w:space="0" w:color="auto"/>
        <w:left w:val="none" w:sz="0" w:space="0" w:color="auto"/>
        <w:bottom w:val="none" w:sz="0" w:space="0" w:color="auto"/>
        <w:right w:val="none" w:sz="0" w:space="0" w:color="auto"/>
      </w:divBdr>
    </w:div>
    <w:div w:id="784539329">
      <w:bodyDiv w:val="1"/>
      <w:marLeft w:val="0"/>
      <w:marRight w:val="0"/>
      <w:marTop w:val="0"/>
      <w:marBottom w:val="0"/>
      <w:divBdr>
        <w:top w:val="none" w:sz="0" w:space="0" w:color="auto"/>
        <w:left w:val="none" w:sz="0" w:space="0" w:color="auto"/>
        <w:bottom w:val="none" w:sz="0" w:space="0" w:color="auto"/>
        <w:right w:val="none" w:sz="0" w:space="0" w:color="auto"/>
      </w:divBdr>
    </w:div>
    <w:div w:id="785003775">
      <w:bodyDiv w:val="1"/>
      <w:marLeft w:val="0"/>
      <w:marRight w:val="0"/>
      <w:marTop w:val="0"/>
      <w:marBottom w:val="0"/>
      <w:divBdr>
        <w:top w:val="none" w:sz="0" w:space="0" w:color="auto"/>
        <w:left w:val="none" w:sz="0" w:space="0" w:color="auto"/>
        <w:bottom w:val="none" w:sz="0" w:space="0" w:color="auto"/>
        <w:right w:val="none" w:sz="0" w:space="0" w:color="auto"/>
      </w:divBdr>
    </w:div>
    <w:div w:id="785612642">
      <w:bodyDiv w:val="1"/>
      <w:marLeft w:val="0"/>
      <w:marRight w:val="0"/>
      <w:marTop w:val="0"/>
      <w:marBottom w:val="0"/>
      <w:divBdr>
        <w:top w:val="none" w:sz="0" w:space="0" w:color="auto"/>
        <w:left w:val="none" w:sz="0" w:space="0" w:color="auto"/>
        <w:bottom w:val="none" w:sz="0" w:space="0" w:color="auto"/>
        <w:right w:val="none" w:sz="0" w:space="0" w:color="auto"/>
      </w:divBdr>
    </w:div>
    <w:div w:id="785732955">
      <w:bodyDiv w:val="1"/>
      <w:marLeft w:val="0"/>
      <w:marRight w:val="0"/>
      <w:marTop w:val="0"/>
      <w:marBottom w:val="0"/>
      <w:divBdr>
        <w:top w:val="none" w:sz="0" w:space="0" w:color="auto"/>
        <w:left w:val="none" w:sz="0" w:space="0" w:color="auto"/>
        <w:bottom w:val="none" w:sz="0" w:space="0" w:color="auto"/>
        <w:right w:val="none" w:sz="0" w:space="0" w:color="auto"/>
      </w:divBdr>
    </w:div>
    <w:div w:id="786267559">
      <w:bodyDiv w:val="1"/>
      <w:marLeft w:val="0"/>
      <w:marRight w:val="0"/>
      <w:marTop w:val="0"/>
      <w:marBottom w:val="0"/>
      <w:divBdr>
        <w:top w:val="none" w:sz="0" w:space="0" w:color="auto"/>
        <w:left w:val="none" w:sz="0" w:space="0" w:color="auto"/>
        <w:bottom w:val="none" w:sz="0" w:space="0" w:color="auto"/>
        <w:right w:val="none" w:sz="0" w:space="0" w:color="auto"/>
      </w:divBdr>
    </w:div>
    <w:div w:id="786893791">
      <w:bodyDiv w:val="1"/>
      <w:marLeft w:val="0"/>
      <w:marRight w:val="0"/>
      <w:marTop w:val="0"/>
      <w:marBottom w:val="0"/>
      <w:divBdr>
        <w:top w:val="none" w:sz="0" w:space="0" w:color="auto"/>
        <w:left w:val="none" w:sz="0" w:space="0" w:color="auto"/>
        <w:bottom w:val="none" w:sz="0" w:space="0" w:color="auto"/>
        <w:right w:val="none" w:sz="0" w:space="0" w:color="auto"/>
      </w:divBdr>
    </w:div>
    <w:div w:id="787161161">
      <w:bodyDiv w:val="1"/>
      <w:marLeft w:val="0"/>
      <w:marRight w:val="0"/>
      <w:marTop w:val="0"/>
      <w:marBottom w:val="0"/>
      <w:divBdr>
        <w:top w:val="none" w:sz="0" w:space="0" w:color="auto"/>
        <w:left w:val="none" w:sz="0" w:space="0" w:color="auto"/>
        <w:bottom w:val="none" w:sz="0" w:space="0" w:color="auto"/>
        <w:right w:val="none" w:sz="0" w:space="0" w:color="auto"/>
      </w:divBdr>
    </w:div>
    <w:div w:id="789133954">
      <w:bodyDiv w:val="1"/>
      <w:marLeft w:val="0"/>
      <w:marRight w:val="0"/>
      <w:marTop w:val="0"/>
      <w:marBottom w:val="0"/>
      <w:divBdr>
        <w:top w:val="none" w:sz="0" w:space="0" w:color="auto"/>
        <w:left w:val="none" w:sz="0" w:space="0" w:color="auto"/>
        <w:bottom w:val="none" w:sz="0" w:space="0" w:color="auto"/>
        <w:right w:val="none" w:sz="0" w:space="0" w:color="auto"/>
      </w:divBdr>
    </w:div>
    <w:div w:id="789519055">
      <w:bodyDiv w:val="1"/>
      <w:marLeft w:val="0"/>
      <w:marRight w:val="0"/>
      <w:marTop w:val="0"/>
      <w:marBottom w:val="0"/>
      <w:divBdr>
        <w:top w:val="none" w:sz="0" w:space="0" w:color="auto"/>
        <w:left w:val="none" w:sz="0" w:space="0" w:color="auto"/>
        <w:bottom w:val="none" w:sz="0" w:space="0" w:color="auto"/>
        <w:right w:val="none" w:sz="0" w:space="0" w:color="auto"/>
      </w:divBdr>
    </w:div>
    <w:div w:id="790199166">
      <w:bodyDiv w:val="1"/>
      <w:marLeft w:val="0"/>
      <w:marRight w:val="0"/>
      <w:marTop w:val="0"/>
      <w:marBottom w:val="0"/>
      <w:divBdr>
        <w:top w:val="none" w:sz="0" w:space="0" w:color="auto"/>
        <w:left w:val="none" w:sz="0" w:space="0" w:color="auto"/>
        <w:bottom w:val="none" w:sz="0" w:space="0" w:color="auto"/>
        <w:right w:val="none" w:sz="0" w:space="0" w:color="auto"/>
      </w:divBdr>
    </w:div>
    <w:div w:id="790246908">
      <w:bodyDiv w:val="1"/>
      <w:marLeft w:val="0"/>
      <w:marRight w:val="0"/>
      <w:marTop w:val="0"/>
      <w:marBottom w:val="0"/>
      <w:divBdr>
        <w:top w:val="none" w:sz="0" w:space="0" w:color="auto"/>
        <w:left w:val="none" w:sz="0" w:space="0" w:color="auto"/>
        <w:bottom w:val="none" w:sz="0" w:space="0" w:color="auto"/>
        <w:right w:val="none" w:sz="0" w:space="0" w:color="auto"/>
      </w:divBdr>
    </w:div>
    <w:div w:id="790395596">
      <w:bodyDiv w:val="1"/>
      <w:marLeft w:val="0"/>
      <w:marRight w:val="0"/>
      <w:marTop w:val="0"/>
      <w:marBottom w:val="0"/>
      <w:divBdr>
        <w:top w:val="none" w:sz="0" w:space="0" w:color="auto"/>
        <w:left w:val="none" w:sz="0" w:space="0" w:color="auto"/>
        <w:bottom w:val="none" w:sz="0" w:space="0" w:color="auto"/>
        <w:right w:val="none" w:sz="0" w:space="0" w:color="auto"/>
      </w:divBdr>
    </w:div>
    <w:div w:id="790592218">
      <w:bodyDiv w:val="1"/>
      <w:marLeft w:val="0"/>
      <w:marRight w:val="0"/>
      <w:marTop w:val="0"/>
      <w:marBottom w:val="0"/>
      <w:divBdr>
        <w:top w:val="none" w:sz="0" w:space="0" w:color="auto"/>
        <w:left w:val="none" w:sz="0" w:space="0" w:color="auto"/>
        <w:bottom w:val="none" w:sz="0" w:space="0" w:color="auto"/>
        <w:right w:val="none" w:sz="0" w:space="0" w:color="auto"/>
      </w:divBdr>
    </w:div>
    <w:div w:id="790706277">
      <w:bodyDiv w:val="1"/>
      <w:marLeft w:val="0"/>
      <w:marRight w:val="0"/>
      <w:marTop w:val="0"/>
      <w:marBottom w:val="0"/>
      <w:divBdr>
        <w:top w:val="none" w:sz="0" w:space="0" w:color="auto"/>
        <w:left w:val="none" w:sz="0" w:space="0" w:color="auto"/>
        <w:bottom w:val="none" w:sz="0" w:space="0" w:color="auto"/>
        <w:right w:val="none" w:sz="0" w:space="0" w:color="auto"/>
      </w:divBdr>
    </w:div>
    <w:div w:id="790826725">
      <w:bodyDiv w:val="1"/>
      <w:marLeft w:val="0"/>
      <w:marRight w:val="0"/>
      <w:marTop w:val="0"/>
      <w:marBottom w:val="0"/>
      <w:divBdr>
        <w:top w:val="none" w:sz="0" w:space="0" w:color="auto"/>
        <w:left w:val="none" w:sz="0" w:space="0" w:color="auto"/>
        <w:bottom w:val="none" w:sz="0" w:space="0" w:color="auto"/>
        <w:right w:val="none" w:sz="0" w:space="0" w:color="auto"/>
      </w:divBdr>
    </w:div>
    <w:div w:id="792021781">
      <w:bodyDiv w:val="1"/>
      <w:marLeft w:val="0"/>
      <w:marRight w:val="0"/>
      <w:marTop w:val="0"/>
      <w:marBottom w:val="0"/>
      <w:divBdr>
        <w:top w:val="none" w:sz="0" w:space="0" w:color="auto"/>
        <w:left w:val="none" w:sz="0" w:space="0" w:color="auto"/>
        <w:bottom w:val="none" w:sz="0" w:space="0" w:color="auto"/>
        <w:right w:val="none" w:sz="0" w:space="0" w:color="auto"/>
      </w:divBdr>
    </w:div>
    <w:div w:id="792097007">
      <w:bodyDiv w:val="1"/>
      <w:marLeft w:val="0"/>
      <w:marRight w:val="0"/>
      <w:marTop w:val="0"/>
      <w:marBottom w:val="0"/>
      <w:divBdr>
        <w:top w:val="none" w:sz="0" w:space="0" w:color="auto"/>
        <w:left w:val="none" w:sz="0" w:space="0" w:color="auto"/>
        <w:bottom w:val="none" w:sz="0" w:space="0" w:color="auto"/>
        <w:right w:val="none" w:sz="0" w:space="0" w:color="auto"/>
      </w:divBdr>
    </w:div>
    <w:div w:id="792136057">
      <w:bodyDiv w:val="1"/>
      <w:marLeft w:val="0"/>
      <w:marRight w:val="0"/>
      <w:marTop w:val="0"/>
      <w:marBottom w:val="0"/>
      <w:divBdr>
        <w:top w:val="none" w:sz="0" w:space="0" w:color="auto"/>
        <w:left w:val="none" w:sz="0" w:space="0" w:color="auto"/>
        <w:bottom w:val="none" w:sz="0" w:space="0" w:color="auto"/>
        <w:right w:val="none" w:sz="0" w:space="0" w:color="auto"/>
      </w:divBdr>
    </w:div>
    <w:div w:id="793057263">
      <w:bodyDiv w:val="1"/>
      <w:marLeft w:val="0"/>
      <w:marRight w:val="0"/>
      <w:marTop w:val="0"/>
      <w:marBottom w:val="0"/>
      <w:divBdr>
        <w:top w:val="none" w:sz="0" w:space="0" w:color="auto"/>
        <w:left w:val="none" w:sz="0" w:space="0" w:color="auto"/>
        <w:bottom w:val="none" w:sz="0" w:space="0" w:color="auto"/>
        <w:right w:val="none" w:sz="0" w:space="0" w:color="auto"/>
      </w:divBdr>
    </w:div>
    <w:div w:id="794103031">
      <w:bodyDiv w:val="1"/>
      <w:marLeft w:val="0"/>
      <w:marRight w:val="0"/>
      <w:marTop w:val="0"/>
      <w:marBottom w:val="0"/>
      <w:divBdr>
        <w:top w:val="none" w:sz="0" w:space="0" w:color="auto"/>
        <w:left w:val="none" w:sz="0" w:space="0" w:color="auto"/>
        <w:bottom w:val="none" w:sz="0" w:space="0" w:color="auto"/>
        <w:right w:val="none" w:sz="0" w:space="0" w:color="auto"/>
      </w:divBdr>
    </w:div>
    <w:div w:id="794298697">
      <w:bodyDiv w:val="1"/>
      <w:marLeft w:val="0"/>
      <w:marRight w:val="0"/>
      <w:marTop w:val="0"/>
      <w:marBottom w:val="0"/>
      <w:divBdr>
        <w:top w:val="none" w:sz="0" w:space="0" w:color="auto"/>
        <w:left w:val="none" w:sz="0" w:space="0" w:color="auto"/>
        <w:bottom w:val="none" w:sz="0" w:space="0" w:color="auto"/>
        <w:right w:val="none" w:sz="0" w:space="0" w:color="auto"/>
      </w:divBdr>
    </w:div>
    <w:div w:id="795098188">
      <w:bodyDiv w:val="1"/>
      <w:marLeft w:val="0"/>
      <w:marRight w:val="0"/>
      <w:marTop w:val="0"/>
      <w:marBottom w:val="0"/>
      <w:divBdr>
        <w:top w:val="none" w:sz="0" w:space="0" w:color="auto"/>
        <w:left w:val="none" w:sz="0" w:space="0" w:color="auto"/>
        <w:bottom w:val="none" w:sz="0" w:space="0" w:color="auto"/>
        <w:right w:val="none" w:sz="0" w:space="0" w:color="auto"/>
      </w:divBdr>
    </w:div>
    <w:div w:id="798259235">
      <w:bodyDiv w:val="1"/>
      <w:marLeft w:val="0"/>
      <w:marRight w:val="0"/>
      <w:marTop w:val="0"/>
      <w:marBottom w:val="0"/>
      <w:divBdr>
        <w:top w:val="none" w:sz="0" w:space="0" w:color="auto"/>
        <w:left w:val="none" w:sz="0" w:space="0" w:color="auto"/>
        <w:bottom w:val="none" w:sz="0" w:space="0" w:color="auto"/>
        <w:right w:val="none" w:sz="0" w:space="0" w:color="auto"/>
      </w:divBdr>
    </w:div>
    <w:div w:id="798646540">
      <w:bodyDiv w:val="1"/>
      <w:marLeft w:val="0"/>
      <w:marRight w:val="0"/>
      <w:marTop w:val="0"/>
      <w:marBottom w:val="0"/>
      <w:divBdr>
        <w:top w:val="none" w:sz="0" w:space="0" w:color="auto"/>
        <w:left w:val="none" w:sz="0" w:space="0" w:color="auto"/>
        <w:bottom w:val="none" w:sz="0" w:space="0" w:color="auto"/>
        <w:right w:val="none" w:sz="0" w:space="0" w:color="auto"/>
      </w:divBdr>
    </w:div>
    <w:div w:id="799298855">
      <w:bodyDiv w:val="1"/>
      <w:marLeft w:val="0"/>
      <w:marRight w:val="0"/>
      <w:marTop w:val="0"/>
      <w:marBottom w:val="0"/>
      <w:divBdr>
        <w:top w:val="none" w:sz="0" w:space="0" w:color="auto"/>
        <w:left w:val="none" w:sz="0" w:space="0" w:color="auto"/>
        <w:bottom w:val="none" w:sz="0" w:space="0" w:color="auto"/>
        <w:right w:val="none" w:sz="0" w:space="0" w:color="auto"/>
      </w:divBdr>
    </w:div>
    <w:div w:id="799958857">
      <w:bodyDiv w:val="1"/>
      <w:marLeft w:val="0"/>
      <w:marRight w:val="0"/>
      <w:marTop w:val="0"/>
      <w:marBottom w:val="0"/>
      <w:divBdr>
        <w:top w:val="none" w:sz="0" w:space="0" w:color="auto"/>
        <w:left w:val="none" w:sz="0" w:space="0" w:color="auto"/>
        <w:bottom w:val="none" w:sz="0" w:space="0" w:color="auto"/>
        <w:right w:val="none" w:sz="0" w:space="0" w:color="auto"/>
      </w:divBdr>
    </w:div>
    <w:div w:id="800150373">
      <w:bodyDiv w:val="1"/>
      <w:marLeft w:val="0"/>
      <w:marRight w:val="0"/>
      <w:marTop w:val="0"/>
      <w:marBottom w:val="0"/>
      <w:divBdr>
        <w:top w:val="none" w:sz="0" w:space="0" w:color="auto"/>
        <w:left w:val="none" w:sz="0" w:space="0" w:color="auto"/>
        <w:bottom w:val="none" w:sz="0" w:space="0" w:color="auto"/>
        <w:right w:val="none" w:sz="0" w:space="0" w:color="auto"/>
      </w:divBdr>
    </w:div>
    <w:div w:id="800726270">
      <w:bodyDiv w:val="1"/>
      <w:marLeft w:val="0"/>
      <w:marRight w:val="0"/>
      <w:marTop w:val="0"/>
      <w:marBottom w:val="0"/>
      <w:divBdr>
        <w:top w:val="none" w:sz="0" w:space="0" w:color="auto"/>
        <w:left w:val="none" w:sz="0" w:space="0" w:color="auto"/>
        <w:bottom w:val="none" w:sz="0" w:space="0" w:color="auto"/>
        <w:right w:val="none" w:sz="0" w:space="0" w:color="auto"/>
      </w:divBdr>
    </w:div>
    <w:div w:id="802842750">
      <w:bodyDiv w:val="1"/>
      <w:marLeft w:val="0"/>
      <w:marRight w:val="0"/>
      <w:marTop w:val="0"/>
      <w:marBottom w:val="0"/>
      <w:divBdr>
        <w:top w:val="none" w:sz="0" w:space="0" w:color="auto"/>
        <w:left w:val="none" w:sz="0" w:space="0" w:color="auto"/>
        <w:bottom w:val="none" w:sz="0" w:space="0" w:color="auto"/>
        <w:right w:val="none" w:sz="0" w:space="0" w:color="auto"/>
      </w:divBdr>
    </w:div>
    <w:div w:id="803353565">
      <w:bodyDiv w:val="1"/>
      <w:marLeft w:val="0"/>
      <w:marRight w:val="0"/>
      <w:marTop w:val="0"/>
      <w:marBottom w:val="0"/>
      <w:divBdr>
        <w:top w:val="none" w:sz="0" w:space="0" w:color="auto"/>
        <w:left w:val="none" w:sz="0" w:space="0" w:color="auto"/>
        <w:bottom w:val="none" w:sz="0" w:space="0" w:color="auto"/>
        <w:right w:val="none" w:sz="0" w:space="0" w:color="auto"/>
      </w:divBdr>
    </w:div>
    <w:div w:id="804197331">
      <w:bodyDiv w:val="1"/>
      <w:marLeft w:val="0"/>
      <w:marRight w:val="0"/>
      <w:marTop w:val="0"/>
      <w:marBottom w:val="0"/>
      <w:divBdr>
        <w:top w:val="none" w:sz="0" w:space="0" w:color="auto"/>
        <w:left w:val="none" w:sz="0" w:space="0" w:color="auto"/>
        <w:bottom w:val="none" w:sz="0" w:space="0" w:color="auto"/>
        <w:right w:val="none" w:sz="0" w:space="0" w:color="auto"/>
      </w:divBdr>
    </w:div>
    <w:div w:id="804272256">
      <w:bodyDiv w:val="1"/>
      <w:marLeft w:val="0"/>
      <w:marRight w:val="0"/>
      <w:marTop w:val="0"/>
      <w:marBottom w:val="0"/>
      <w:divBdr>
        <w:top w:val="none" w:sz="0" w:space="0" w:color="auto"/>
        <w:left w:val="none" w:sz="0" w:space="0" w:color="auto"/>
        <w:bottom w:val="none" w:sz="0" w:space="0" w:color="auto"/>
        <w:right w:val="none" w:sz="0" w:space="0" w:color="auto"/>
      </w:divBdr>
    </w:div>
    <w:div w:id="805047960">
      <w:bodyDiv w:val="1"/>
      <w:marLeft w:val="0"/>
      <w:marRight w:val="0"/>
      <w:marTop w:val="0"/>
      <w:marBottom w:val="0"/>
      <w:divBdr>
        <w:top w:val="none" w:sz="0" w:space="0" w:color="auto"/>
        <w:left w:val="none" w:sz="0" w:space="0" w:color="auto"/>
        <w:bottom w:val="none" w:sz="0" w:space="0" w:color="auto"/>
        <w:right w:val="none" w:sz="0" w:space="0" w:color="auto"/>
      </w:divBdr>
    </w:div>
    <w:div w:id="805203072">
      <w:bodyDiv w:val="1"/>
      <w:marLeft w:val="0"/>
      <w:marRight w:val="0"/>
      <w:marTop w:val="0"/>
      <w:marBottom w:val="0"/>
      <w:divBdr>
        <w:top w:val="none" w:sz="0" w:space="0" w:color="auto"/>
        <w:left w:val="none" w:sz="0" w:space="0" w:color="auto"/>
        <w:bottom w:val="none" w:sz="0" w:space="0" w:color="auto"/>
        <w:right w:val="none" w:sz="0" w:space="0" w:color="auto"/>
      </w:divBdr>
    </w:div>
    <w:div w:id="805388625">
      <w:bodyDiv w:val="1"/>
      <w:marLeft w:val="0"/>
      <w:marRight w:val="0"/>
      <w:marTop w:val="0"/>
      <w:marBottom w:val="0"/>
      <w:divBdr>
        <w:top w:val="none" w:sz="0" w:space="0" w:color="auto"/>
        <w:left w:val="none" w:sz="0" w:space="0" w:color="auto"/>
        <w:bottom w:val="none" w:sz="0" w:space="0" w:color="auto"/>
        <w:right w:val="none" w:sz="0" w:space="0" w:color="auto"/>
      </w:divBdr>
    </w:div>
    <w:div w:id="806439350">
      <w:bodyDiv w:val="1"/>
      <w:marLeft w:val="0"/>
      <w:marRight w:val="0"/>
      <w:marTop w:val="0"/>
      <w:marBottom w:val="0"/>
      <w:divBdr>
        <w:top w:val="none" w:sz="0" w:space="0" w:color="auto"/>
        <w:left w:val="none" w:sz="0" w:space="0" w:color="auto"/>
        <w:bottom w:val="none" w:sz="0" w:space="0" w:color="auto"/>
        <w:right w:val="none" w:sz="0" w:space="0" w:color="auto"/>
      </w:divBdr>
    </w:div>
    <w:div w:id="806557538">
      <w:bodyDiv w:val="1"/>
      <w:marLeft w:val="0"/>
      <w:marRight w:val="0"/>
      <w:marTop w:val="0"/>
      <w:marBottom w:val="0"/>
      <w:divBdr>
        <w:top w:val="none" w:sz="0" w:space="0" w:color="auto"/>
        <w:left w:val="none" w:sz="0" w:space="0" w:color="auto"/>
        <w:bottom w:val="none" w:sz="0" w:space="0" w:color="auto"/>
        <w:right w:val="none" w:sz="0" w:space="0" w:color="auto"/>
      </w:divBdr>
    </w:div>
    <w:div w:id="806699953">
      <w:bodyDiv w:val="1"/>
      <w:marLeft w:val="0"/>
      <w:marRight w:val="0"/>
      <w:marTop w:val="0"/>
      <w:marBottom w:val="0"/>
      <w:divBdr>
        <w:top w:val="none" w:sz="0" w:space="0" w:color="auto"/>
        <w:left w:val="none" w:sz="0" w:space="0" w:color="auto"/>
        <w:bottom w:val="none" w:sz="0" w:space="0" w:color="auto"/>
        <w:right w:val="none" w:sz="0" w:space="0" w:color="auto"/>
      </w:divBdr>
    </w:div>
    <w:div w:id="807671808">
      <w:bodyDiv w:val="1"/>
      <w:marLeft w:val="0"/>
      <w:marRight w:val="0"/>
      <w:marTop w:val="0"/>
      <w:marBottom w:val="0"/>
      <w:divBdr>
        <w:top w:val="none" w:sz="0" w:space="0" w:color="auto"/>
        <w:left w:val="none" w:sz="0" w:space="0" w:color="auto"/>
        <w:bottom w:val="none" w:sz="0" w:space="0" w:color="auto"/>
        <w:right w:val="none" w:sz="0" w:space="0" w:color="auto"/>
      </w:divBdr>
    </w:div>
    <w:div w:id="809176445">
      <w:bodyDiv w:val="1"/>
      <w:marLeft w:val="0"/>
      <w:marRight w:val="0"/>
      <w:marTop w:val="0"/>
      <w:marBottom w:val="0"/>
      <w:divBdr>
        <w:top w:val="none" w:sz="0" w:space="0" w:color="auto"/>
        <w:left w:val="none" w:sz="0" w:space="0" w:color="auto"/>
        <w:bottom w:val="none" w:sz="0" w:space="0" w:color="auto"/>
        <w:right w:val="none" w:sz="0" w:space="0" w:color="auto"/>
      </w:divBdr>
    </w:div>
    <w:div w:id="809633773">
      <w:bodyDiv w:val="1"/>
      <w:marLeft w:val="0"/>
      <w:marRight w:val="0"/>
      <w:marTop w:val="0"/>
      <w:marBottom w:val="0"/>
      <w:divBdr>
        <w:top w:val="none" w:sz="0" w:space="0" w:color="auto"/>
        <w:left w:val="none" w:sz="0" w:space="0" w:color="auto"/>
        <w:bottom w:val="none" w:sz="0" w:space="0" w:color="auto"/>
        <w:right w:val="none" w:sz="0" w:space="0" w:color="auto"/>
      </w:divBdr>
    </w:div>
    <w:div w:id="809708101">
      <w:bodyDiv w:val="1"/>
      <w:marLeft w:val="0"/>
      <w:marRight w:val="0"/>
      <w:marTop w:val="0"/>
      <w:marBottom w:val="0"/>
      <w:divBdr>
        <w:top w:val="none" w:sz="0" w:space="0" w:color="auto"/>
        <w:left w:val="none" w:sz="0" w:space="0" w:color="auto"/>
        <w:bottom w:val="none" w:sz="0" w:space="0" w:color="auto"/>
        <w:right w:val="none" w:sz="0" w:space="0" w:color="auto"/>
      </w:divBdr>
    </w:div>
    <w:div w:id="809784782">
      <w:bodyDiv w:val="1"/>
      <w:marLeft w:val="0"/>
      <w:marRight w:val="0"/>
      <w:marTop w:val="0"/>
      <w:marBottom w:val="0"/>
      <w:divBdr>
        <w:top w:val="none" w:sz="0" w:space="0" w:color="auto"/>
        <w:left w:val="none" w:sz="0" w:space="0" w:color="auto"/>
        <w:bottom w:val="none" w:sz="0" w:space="0" w:color="auto"/>
        <w:right w:val="none" w:sz="0" w:space="0" w:color="auto"/>
      </w:divBdr>
    </w:div>
    <w:div w:id="809828385">
      <w:bodyDiv w:val="1"/>
      <w:marLeft w:val="0"/>
      <w:marRight w:val="0"/>
      <w:marTop w:val="0"/>
      <w:marBottom w:val="0"/>
      <w:divBdr>
        <w:top w:val="none" w:sz="0" w:space="0" w:color="auto"/>
        <w:left w:val="none" w:sz="0" w:space="0" w:color="auto"/>
        <w:bottom w:val="none" w:sz="0" w:space="0" w:color="auto"/>
        <w:right w:val="none" w:sz="0" w:space="0" w:color="auto"/>
      </w:divBdr>
    </w:div>
    <w:div w:id="810483825">
      <w:bodyDiv w:val="1"/>
      <w:marLeft w:val="0"/>
      <w:marRight w:val="0"/>
      <w:marTop w:val="0"/>
      <w:marBottom w:val="0"/>
      <w:divBdr>
        <w:top w:val="none" w:sz="0" w:space="0" w:color="auto"/>
        <w:left w:val="none" w:sz="0" w:space="0" w:color="auto"/>
        <w:bottom w:val="none" w:sz="0" w:space="0" w:color="auto"/>
        <w:right w:val="none" w:sz="0" w:space="0" w:color="auto"/>
      </w:divBdr>
    </w:div>
    <w:div w:id="811292593">
      <w:bodyDiv w:val="1"/>
      <w:marLeft w:val="0"/>
      <w:marRight w:val="0"/>
      <w:marTop w:val="0"/>
      <w:marBottom w:val="0"/>
      <w:divBdr>
        <w:top w:val="none" w:sz="0" w:space="0" w:color="auto"/>
        <w:left w:val="none" w:sz="0" w:space="0" w:color="auto"/>
        <w:bottom w:val="none" w:sz="0" w:space="0" w:color="auto"/>
        <w:right w:val="none" w:sz="0" w:space="0" w:color="auto"/>
      </w:divBdr>
    </w:div>
    <w:div w:id="812137609">
      <w:bodyDiv w:val="1"/>
      <w:marLeft w:val="0"/>
      <w:marRight w:val="0"/>
      <w:marTop w:val="0"/>
      <w:marBottom w:val="0"/>
      <w:divBdr>
        <w:top w:val="none" w:sz="0" w:space="0" w:color="auto"/>
        <w:left w:val="none" w:sz="0" w:space="0" w:color="auto"/>
        <w:bottom w:val="none" w:sz="0" w:space="0" w:color="auto"/>
        <w:right w:val="none" w:sz="0" w:space="0" w:color="auto"/>
      </w:divBdr>
    </w:div>
    <w:div w:id="812872631">
      <w:bodyDiv w:val="1"/>
      <w:marLeft w:val="0"/>
      <w:marRight w:val="0"/>
      <w:marTop w:val="0"/>
      <w:marBottom w:val="0"/>
      <w:divBdr>
        <w:top w:val="none" w:sz="0" w:space="0" w:color="auto"/>
        <w:left w:val="none" w:sz="0" w:space="0" w:color="auto"/>
        <w:bottom w:val="none" w:sz="0" w:space="0" w:color="auto"/>
        <w:right w:val="none" w:sz="0" w:space="0" w:color="auto"/>
      </w:divBdr>
    </w:div>
    <w:div w:id="812985313">
      <w:bodyDiv w:val="1"/>
      <w:marLeft w:val="0"/>
      <w:marRight w:val="0"/>
      <w:marTop w:val="0"/>
      <w:marBottom w:val="0"/>
      <w:divBdr>
        <w:top w:val="none" w:sz="0" w:space="0" w:color="auto"/>
        <w:left w:val="none" w:sz="0" w:space="0" w:color="auto"/>
        <w:bottom w:val="none" w:sz="0" w:space="0" w:color="auto"/>
        <w:right w:val="none" w:sz="0" w:space="0" w:color="auto"/>
      </w:divBdr>
    </w:div>
    <w:div w:id="814224943">
      <w:bodyDiv w:val="1"/>
      <w:marLeft w:val="0"/>
      <w:marRight w:val="0"/>
      <w:marTop w:val="0"/>
      <w:marBottom w:val="0"/>
      <w:divBdr>
        <w:top w:val="none" w:sz="0" w:space="0" w:color="auto"/>
        <w:left w:val="none" w:sz="0" w:space="0" w:color="auto"/>
        <w:bottom w:val="none" w:sz="0" w:space="0" w:color="auto"/>
        <w:right w:val="none" w:sz="0" w:space="0" w:color="auto"/>
      </w:divBdr>
    </w:div>
    <w:div w:id="814378168">
      <w:bodyDiv w:val="1"/>
      <w:marLeft w:val="0"/>
      <w:marRight w:val="0"/>
      <w:marTop w:val="0"/>
      <w:marBottom w:val="0"/>
      <w:divBdr>
        <w:top w:val="none" w:sz="0" w:space="0" w:color="auto"/>
        <w:left w:val="none" w:sz="0" w:space="0" w:color="auto"/>
        <w:bottom w:val="none" w:sz="0" w:space="0" w:color="auto"/>
        <w:right w:val="none" w:sz="0" w:space="0" w:color="auto"/>
      </w:divBdr>
    </w:div>
    <w:div w:id="814567297">
      <w:bodyDiv w:val="1"/>
      <w:marLeft w:val="0"/>
      <w:marRight w:val="0"/>
      <w:marTop w:val="0"/>
      <w:marBottom w:val="0"/>
      <w:divBdr>
        <w:top w:val="none" w:sz="0" w:space="0" w:color="auto"/>
        <w:left w:val="none" w:sz="0" w:space="0" w:color="auto"/>
        <w:bottom w:val="none" w:sz="0" w:space="0" w:color="auto"/>
        <w:right w:val="none" w:sz="0" w:space="0" w:color="auto"/>
      </w:divBdr>
    </w:div>
    <w:div w:id="814568138">
      <w:bodyDiv w:val="1"/>
      <w:marLeft w:val="0"/>
      <w:marRight w:val="0"/>
      <w:marTop w:val="0"/>
      <w:marBottom w:val="0"/>
      <w:divBdr>
        <w:top w:val="none" w:sz="0" w:space="0" w:color="auto"/>
        <w:left w:val="none" w:sz="0" w:space="0" w:color="auto"/>
        <w:bottom w:val="none" w:sz="0" w:space="0" w:color="auto"/>
        <w:right w:val="none" w:sz="0" w:space="0" w:color="auto"/>
      </w:divBdr>
    </w:div>
    <w:div w:id="815073361">
      <w:bodyDiv w:val="1"/>
      <w:marLeft w:val="0"/>
      <w:marRight w:val="0"/>
      <w:marTop w:val="0"/>
      <w:marBottom w:val="0"/>
      <w:divBdr>
        <w:top w:val="none" w:sz="0" w:space="0" w:color="auto"/>
        <w:left w:val="none" w:sz="0" w:space="0" w:color="auto"/>
        <w:bottom w:val="none" w:sz="0" w:space="0" w:color="auto"/>
        <w:right w:val="none" w:sz="0" w:space="0" w:color="auto"/>
      </w:divBdr>
    </w:div>
    <w:div w:id="815338887">
      <w:bodyDiv w:val="1"/>
      <w:marLeft w:val="0"/>
      <w:marRight w:val="0"/>
      <w:marTop w:val="0"/>
      <w:marBottom w:val="0"/>
      <w:divBdr>
        <w:top w:val="none" w:sz="0" w:space="0" w:color="auto"/>
        <w:left w:val="none" w:sz="0" w:space="0" w:color="auto"/>
        <w:bottom w:val="none" w:sz="0" w:space="0" w:color="auto"/>
        <w:right w:val="none" w:sz="0" w:space="0" w:color="auto"/>
      </w:divBdr>
    </w:div>
    <w:div w:id="817066191">
      <w:bodyDiv w:val="1"/>
      <w:marLeft w:val="0"/>
      <w:marRight w:val="0"/>
      <w:marTop w:val="0"/>
      <w:marBottom w:val="0"/>
      <w:divBdr>
        <w:top w:val="none" w:sz="0" w:space="0" w:color="auto"/>
        <w:left w:val="none" w:sz="0" w:space="0" w:color="auto"/>
        <w:bottom w:val="none" w:sz="0" w:space="0" w:color="auto"/>
        <w:right w:val="none" w:sz="0" w:space="0" w:color="auto"/>
      </w:divBdr>
    </w:div>
    <w:div w:id="817496135">
      <w:bodyDiv w:val="1"/>
      <w:marLeft w:val="0"/>
      <w:marRight w:val="0"/>
      <w:marTop w:val="0"/>
      <w:marBottom w:val="0"/>
      <w:divBdr>
        <w:top w:val="none" w:sz="0" w:space="0" w:color="auto"/>
        <w:left w:val="none" w:sz="0" w:space="0" w:color="auto"/>
        <w:bottom w:val="none" w:sz="0" w:space="0" w:color="auto"/>
        <w:right w:val="none" w:sz="0" w:space="0" w:color="auto"/>
      </w:divBdr>
    </w:div>
    <w:div w:id="817499728">
      <w:bodyDiv w:val="1"/>
      <w:marLeft w:val="0"/>
      <w:marRight w:val="0"/>
      <w:marTop w:val="0"/>
      <w:marBottom w:val="0"/>
      <w:divBdr>
        <w:top w:val="none" w:sz="0" w:space="0" w:color="auto"/>
        <w:left w:val="none" w:sz="0" w:space="0" w:color="auto"/>
        <w:bottom w:val="none" w:sz="0" w:space="0" w:color="auto"/>
        <w:right w:val="none" w:sz="0" w:space="0" w:color="auto"/>
      </w:divBdr>
    </w:div>
    <w:div w:id="817916249">
      <w:bodyDiv w:val="1"/>
      <w:marLeft w:val="0"/>
      <w:marRight w:val="0"/>
      <w:marTop w:val="0"/>
      <w:marBottom w:val="0"/>
      <w:divBdr>
        <w:top w:val="none" w:sz="0" w:space="0" w:color="auto"/>
        <w:left w:val="none" w:sz="0" w:space="0" w:color="auto"/>
        <w:bottom w:val="none" w:sz="0" w:space="0" w:color="auto"/>
        <w:right w:val="none" w:sz="0" w:space="0" w:color="auto"/>
      </w:divBdr>
    </w:div>
    <w:div w:id="818225717">
      <w:bodyDiv w:val="1"/>
      <w:marLeft w:val="0"/>
      <w:marRight w:val="0"/>
      <w:marTop w:val="0"/>
      <w:marBottom w:val="0"/>
      <w:divBdr>
        <w:top w:val="none" w:sz="0" w:space="0" w:color="auto"/>
        <w:left w:val="none" w:sz="0" w:space="0" w:color="auto"/>
        <w:bottom w:val="none" w:sz="0" w:space="0" w:color="auto"/>
        <w:right w:val="none" w:sz="0" w:space="0" w:color="auto"/>
      </w:divBdr>
    </w:div>
    <w:div w:id="818494448">
      <w:bodyDiv w:val="1"/>
      <w:marLeft w:val="0"/>
      <w:marRight w:val="0"/>
      <w:marTop w:val="0"/>
      <w:marBottom w:val="0"/>
      <w:divBdr>
        <w:top w:val="none" w:sz="0" w:space="0" w:color="auto"/>
        <w:left w:val="none" w:sz="0" w:space="0" w:color="auto"/>
        <w:bottom w:val="none" w:sz="0" w:space="0" w:color="auto"/>
        <w:right w:val="none" w:sz="0" w:space="0" w:color="auto"/>
      </w:divBdr>
    </w:div>
    <w:div w:id="818766648">
      <w:bodyDiv w:val="1"/>
      <w:marLeft w:val="0"/>
      <w:marRight w:val="0"/>
      <w:marTop w:val="0"/>
      <w:marBottom w:val="0"/>
      <w:divBdr>
        <w:top w:val="none" w:sz="0" w:space="0" w:color="auto"/>
        <w:left w:val="none" w:sz="0" w:space="0" w:color="auto"/>
        <w:bottom w:val="none" w:sz="0" w:space="0" w:color="auto"/>
        <w:right w:val="none" w:sz="0" w:space="0" w:color="auto"/>
      </w:divBdr>
    </w:div>
    <w:div w:id="818811154">
      <w:bodyDiv w:val="1"/>
      <w:marLeft w:val="0"/>
      <w:marRight w:val="0"/>
      <w:marTop w:val="0"/>
      <w:marBottom w:val="0"/>
      <w:divBdr>
        <w:top w:val="none" w:sz="0" w:space="0" w:color="auto"/>
        <w:left w:val="none" w:sz="0" w:space="0" w:color="auto"/>
        <w:bottom w:val="none" w:sz="0" w:space="0" w:color="auto"/>
        <w:right w:val="none" w:sz="0" w:space="0" w:color="auto"/>
      </w:divBdr>
    </w:div>
    <w:div w:id="818813609">
      <w:bodyDiv w:val="1"/>
      <w:marLeft w:val="0"/>
      <w:marRight w:val="0"/>
      <w:marTop w:val="0"/>
      <w:marBottom w:val="0"/>
      <w:divBdr>
        <w:top w:val="none" w:sz="0" w:space="0" w:color="auto"/>
        <w:left w:val="none" w:sz="0" w:space="0" w:color="auto"/>
        <w:bottom w:val="none" w:sz="0" w:space="0" w:color="auto"/>
        <w:right w:val="none" w:sz="0" w:space="0" w:color="auto"/>
      </w:divBdr>
    </w:div>
    <w:div w:id="819078798">
      <w:bodyDiv w:val="1"/>
      <w:marLeft w:val="0"/>
      <w:marRight w:val="0"/>
      <w:marTop w:val="0"/>
      <w:marBottom w:val="0"/>
      <w:divBdr>
        <w:top w:val="none" w:sz="0" w:space="0" w:color="auto"/>
        <w:left w:val="none" w:sz="0" w:space="0" w:color="auto"/>
        <w:bottom w:val="none" w:sz="0" w:space="0" w:color="auto"/>
        <w:right w:val="none" w:sz="0" w:space="0" w:color="auto"/>
      </w:divBdr>
    </w:div>
    <w:div w:id="820973791">
      <w:bodyDiv w:val="1"/>
      <w:marLeft w:val="0"/>
      <w:marRight w:val="0"/>
      <w:marTop w:val="0"/>
      <w:marBottom w:val="0"/>
      <w:divBdr>
        <w:top w:val="none" w:sz="0" w:space="0" w:color="auto"/>
        <w:left w:val="none" w:sz="0" w:space="0" w:color="auto"/>
        <w:bottom w:val="none" w:sz="0" w:space="0" w:color="auto"/>
        <w:right w:val="none" w:sz="0" w:space="0" w:color="auto"/>
      </w:divBdr>
    </w:div>
    <w:div w:id="821656086">
      <w:bodyDiv w:val="1"/>
      <w:marLeft w:val="0"/>
      <w:marRight w:val="0"/>
      <w:marTop w:val="0"/>
      <w:marBottom w:val="0"/>
      <w:divBdr>
        <w:top w:val="none" w:sz="0" w:space="0" w:color="auto"/>
        <w:left w:val="none" w:sz="0" w:space="0" w:color="auto"/>
        <w:bottom w:val="none" w:sz="0" w:space="0" w:color="auto"/>
        <w:right w:val="none" w:sz="0" w:space="0" w:color="auto"/>
      </w:divBdr>
    </w:div>
    <w:div w:id="822040606">
      <w:bodyDiv w:val="1"/>
      <w:marLeft w:val="0"/>
      <w:marRight w:val="0"/>
      <w:marTop w:val="0"/>
      <w:marBottom w:val="0"/>
      <w:divBdr>
        <w:top w:val="none" w:sz="0" w:space="0" w:color="auto"/>
        <w:left w:val="none" w:sz="0" w:space="0" w:color="auto"/>
        <w:bottom w:val="none" w:sz="0" w:space="0" w:color="auto"/>
        <w:right w:val="none" w:sz="0" w:space="0" w:color="auto"/>
      </w:divBdr>
    </w:div>
    <w:div w:id="823087232">
      <w:bodyDiv w:val="1"/>
      <w:marLeft w:val="0"/>
      <w:marRight w:val="0"/>
      <w:marTop w:val="0"/>
      <w:marBottom w:val="0"/>
      <w:divBdr>
        <w:top w:val="none" w:sz="0" w:space="0" w:color="auto"/>
        <w:left w:val="none" w:sz="0" w:space="0" w:color="auto"/>
        <w:bottom w:val="none" w:sz="0" w:space="0" w:color="auto"/>
        <w:right w:val="none" w:sz="0" w:space="0" w:color="auto"/>
      </w:divBdr>
    </w:div>
    <w:div w:id="824319050">
      <w:bodyDiv w:val="1"/>
      <w:marLeft w:val="0"/>
      <w:marRight w:val="0"/>
      <w:marTop w:val="0"/>
      <w:marBottom w:val="0"/>
      <w:divBdr>
        <w:top w:val="none" w:sz="0" w:space="0" w:color="auto"/>
        <w:left w:val="none" w:sz="0" w:space="0" w:color="auto"/>
        <w:bottom w:val="none" w:sz="0" w:space="0" w:color="auto"/>
        <w:right w:val="none" w:sz="0" w:space="0" w:color="auto"/>
      </w:divBdr>
    </w:div>
    <w:div w:id="824511065">
      <w:bodyDiv w:val="1"/>
      <w:marLeft w:val="0"/>
      <w:marRight w:val="0"/>
      <w:marTop w:val="0"/>
      <w:marBottom w:val="0"/>
      <w:divBdr>
        <w:top w:val="none" w:sz="0" w:space="0" w:color="auto"/>
        <w:left w:val="none" w:sz="0" w:space="0" w:color="auto"/>
        <w:bottom w:val="none" w:sz="0" w:space="0" w:color="auto"/>
        <w:right w:val="none" w:sz="0" w:space="0" w:color="auto"/>
      </w:divBdr>
    </w:div>
    <w:div w:id="825053897">
      <w:bodyDiv w:val="1"/>
      <w:marLeft w:val="0"/>
      <w:marRight w:val="0"/>
      <w:marTop w:val="0"/>
      <w:marBottom w:val="0"/>
      <w:divBdr>
        <w:top w:val="none" w:sz="0" w:space="0" w:color="auto"/>
        <w:left w:val="none" w:sz="0" w:space="0" w:color="auto"/>
        <w:bottom w:val="none" w:sz="0" w:space="0" w:color="auto"/>
        <w:right w:val="none" w:sz="0" w:space="0" w:color="auto"/>
      </w:divBdr>
    </w:div>
    <w:div w:id="828719034">
      <w:bodyDiv w:val="1"/>
      <w:marLeft w:val="0"/>
      <w:marRight w:val="0"/>
      <w:marTop w:val="0"/>
      <w:marBottom w:val="0"/>
      <w:divBdr>
        <w:top w:val="none" w:sz="0" w:space="0" w:color="auto"/>
        <w:left w:val="none" w:sz="0" w:space="0" w:color="auto"/>
        <w:bottom w:val="none" w:sz="0" w:space="0" w:color="auto"/>
        <w:right w:val="none" w:sz="0" w:space="0" w:color="auto"/>
      </w:divBdr>
    </w:div>
    <w:div w:id="829324389">
      <w:bodyDiv w:val="1"/>
      <w:marLeft w:val="0"/>
      <w:marRight w:val="0"/>
      <w:marTop w:val="0"/>
      <w:marBottom w:val="0"/>
      <w:divBdr>
        <w:top w:val="none" w:sz="0" w:space="0" w:color="auto"/>
        <w:left w:val="none" w:sz="0" w:space="0" w:color="auto"/>
        <w:bottom w:val="none" w:sz="0" w:space="0" w:color="auto"/>
        <w:right w:val="none" w:sz="0" w:space="0" w:color="auto"/>
      </w:divBdr>
    </w:div>
    <w:div w:id="829636461">
      <w:bodyDiv w:val="1"/>
      <w:marLeft w:val="0"/>
      <w:marRight w:val="0"/>
      <w:marTop w:val="0"/>
      <w:marBottom w:val="0"/>
      <w:divBdr>
        <w:top w:val="none" w:sz="0" w:space="0" w:color="auto"/>
        <w:left w:val="none" w:sz="0" w:space="0" w:color="auto"/>
        <w:bottom w:val="none" w:sz="0" w:space="0" w:color="auto"/>
        <w:right w:val="none" w:sz="0" w:space="0" w:color="auto"/>
      </w:divBdr>
    </w:div>
    <w:div w:id="829760798">
      <w:bodyDiv w:val="1"/>
      <w:marLeft w:val="0"/>
      <w:marRight w:val="0"/>
      <w:marTop w:val="0"/>
      <w:marBottom w:val="0"/>
      <w:divBdr>
        <w:top w:val="none" w:sz="0" w:space="0" w:color="auto"/>
        <w:left w:val="none" w:sz="0" w:space="0" w:color="auto"/>
        <w:bottom w:val="none" w:sz="0" w:space="0" w:color="auto"/>
        <w:right w:val="none" w:sz="0" w:space="0" w:color="auto"/>
      </w:divBdr>
    </w:div>
    <w:div w:id="830103442">
      <w:bodyDiv w:val="1"/>
      <w:marLeft w:val="0"/>
      <w:marRight w:val="0"/>
      <w:marTop w:val="0"/>
      <w:marBottom w:val="0"/>
      <w:divBdr>
        <w:top w:val="none" w:sz="0" w:space="0" w:color="auto"/>
        <w:left w:val="none" w:sz="0" w:space="0" w:color="auto"/>
        <w:bottom w:val="none" w:sz="0" w:space="0" w:color="auto"/>
        <w:right w:val="none" w:sz="0" w:space="0" w:color="auto"/>
      </w:divBdr>
    </w:div>
    <w:div w:id="830755848">
      <w:bodyDiv w:val="1"/>
      <w:marLeft w:val="0"/>
      <w:marRight w:val="0"/>
      <w:marTop w:val="0"/>
      <w:marBottom w:val="0"/>
      <w:divBdr>
        <w:top w:val="none" w:sz="0" w:space="0" w:color="auto"/>
        <w:left w:val="none" w:sz="0" w:space="0" w:color="auto"/>
        <w:bottom w:val="none" w:sz="0" w:space="0" w:color="auto"/>
        <w:right w:val="none" w:sz="0" w:space="0" w:color="auto"/>
      </w:divBdr>
    </w:div>
    <w:div w:id="830799963">
      <w:bodyDiv w:val="1"/>
      <w:marLeft w:val="0"/>
      <w:marRight w:val="0"/>
      <w:marTop w:val="0"/>
      <w:marBottom w:val="0"/>
      <w:divBdr>
        <w:top w:val="none" w:sz="0" w:space="0" w:color="auto"/>
        <w:left w:val="none" w:sz="0" w:space="0" w:color="auto"/>
        <w:bottom w:val="none" w:sz="0" w:space="0" w:color="auto"/>
        <w:right w:val="none" w:sz="0" w:space="0" w:color="auto"/>
      </w:divBdr>
    </w:div>
    <w:div w:id="831289438">
      <w:bodyDiv w:val="1"/>
      <w:marLeft w:val="0"/>
      <w:marRight w:val="0"/>
      <w:marTop w:val="0"/>
      <w:marBottom w:val="0"/>
      <w:divBdr>
        <w:top w:val="none" w:sz="0" w:space="0" w:color="auto"/>
        <w:left w:val="none" w:sz="0" w:space="0" w:color="auto"/>
        <w:bottom w:val="none" w:sz="0" w:space="0" w:color="auto"/>
        <w:right w:val="none" w:sz="0" w:space="0" w:color="auto"/>
      </w:divBdr>
    </w:div>
    <w:div w:id="832338041">
      <w:bodyDiv w:val="1"/>
      <w:marLeft w:val="0"/>
      <w:marRight w:val="0"/>
      <w:marTop w:val="0"/>
      <w:marBottom w:val="0"/>
      <w:divBdr>
        <w:top w:val="none" w:sz="0" w:space="0" w:color="auto"/>
        <w:left w:val="none" w:sz="0" w:space="0" w:color="auto"/>
        <w:bottom w:val="none" w:sz="0" w:space="0" w:color="auto"/>
        <w:right w:val="none" w:sz="0" w:space="0" w:color="auto"/>
      </w:divBdr>
    </w:div>
    <w:div w:id="832570999">
      <w:bodyDiv w:val="1"/>
      <w:marLeft w:val="0"/>
      <w:marRight w:val="0"/>
      <w:marTop w:val="0"/>
      <w:marBottom w:val="0"/>
      <w:divBdr>
        <w:top w:val="none" w:sz="0" w:space="0" w:color="auto"/>
        <w:left w:val="none" w:sz="0" w:space="0" w:color="auto"/>
        <w:bottom w:val="none" w:sz="0" w:space="0" w:color="auto"/>
        <w:right w:val="none" w:sz="0" w:space="0" w:color="auto"/>
      </w:divBdr>
    </w:div>
    <w:div w:id="833715962">
      <w:bodyDiv w:val="1"/>
      <w:marLeft w:val="0"/>
      <w:marRight w:val="0"/>
      <w:marTop w:val="0"/>
      <w:marBottom w:val="0"/>
      <w:divBdr>
        <w:top w:val="none" w:sz="0" w:space="0" w:color="auto"/>
        <w:left w:val="none" w:sz="0" w:space="0" w:color="auto"/>
        <w:bottom w:val="none" w:sz="0" w:space="0" w:color="auto"/>
        <w:right w:val="none" w:sz="0" w:space="0" w:color="auto"/>
      </w:divBdr>
    </w:div>
    <w:div w:id="834222357">
      <w:bodyDiv w:val="1"/>
      <w:marLeft w:val="0"/>
      <w:marRight w:val="0"/>
      <w:marTop w:val="0"/>
      <w:marBottom w:val="0"/>
      <w:divBdr>
        <w:top w:val="none" w:sz="0" w:space="0" w:color="auto"/>
        <w:left w:val="none" w:sz="0" w:space="0" w:color="auto"/>
        <w:bottom w:val="none" w:sz="0" w:space="0" w:color="auto"/>
        <w:right w:val="none" w:sz="0" w:space="0" w:color="auto"/>
      </w:divBdr>
    </w:div>
    <w:div w:id="834421266">
      <w:bodyDiv w:val="1"/>
      <w:marLeft w:val="0"/>
      <w:marRight w:val="0"/>
      <w:marTop w:val="0"/>
      <w:marBottom w:val="0"/>
      <w:divBdr>
        <w:top w:val="none" w:sz="0" w:space="0" w:color="auto"/>
        <w:left w:val="none" w:sz="0" w:space="0" w:color="auto"/>
        <w:bottom w:val="none" w:sz="0" w:space="0" w:color="auto"/>
        <w:right w:val="none" w:sz="0" w:space="0" w:color="auto"/>
      </w:divBdr>
    </w:div>
    <w:div w:id="834494527">
      <w:bodyDiv w:val="1"/>
      <w:marLeft w:val="0"/>
      <w:marRight w:val="0"/>
      <w:marTop w:val="0"/>
      <w:marBottom w:val="0"/>
      <w:divBdr>
        <w:top w:val="none" w:sz="0" w:space="0" w:color="auto"/>
        <w:left w:val="none" w:sz="0" w:space="0" w:color="auto"/>
        <w:bottom w:val="none" w:sz="0" w:space="0" w:color="auto"/>
        <w:right w:val="none" w:sz="0" w:space="0" w:color="auto"/>
      </w:divBdr>
    </w:div>
    <w:div w:id="834883782">
      <w:bodyDiv w:val="1"/>
      <w:marLeft w:val="0"/>
      <w:marRight w:val="0"/>
      <w:marTop w:val="0"/>
      <w:marBottom w:val="0"/>
      <w:divBdr>
        <w:top w:val="none" w:sz="0" w:space="0" w:color="auto"/>
        <w:left w:val="none" w:sz="0" w:space="0" w:color="auto"/>
        <w:bottom w:val="none" w:sz="0" w:space="0" w:color="auto"/>
        <w:right w:val="none" w:sz="0" w:space="0" w:color="auto"/>
      </w:divBdr>
    </w:div>
    <w:div w:id="835652294">
      <w:bodyDiv w:val="1"/>
      <w:marLeft w:val="0"/>
      <w:marRight w:val="0"/>
      <w:marTop w:val="0"/>
      <w:marBottom w:val="0"/>
      <w:divBdr>
        <w:top w:val="none" w:sz="0" w:space="0" w:color="auto"/>
        <w:left w:val="none" w:sz="0" w:space="0" w:color="auto"/>
        <w:bottom w:val="none" w:sz="0" w:space="0" w:color="auto"/>
        <w:right w:val="none" w:sz="0" w:space="0" w:color="auto"/>
      </w:divBdr>
    </w:div>
    <w:div w:id="836002355">
      <w:bodyDiv w:val="1"/>
      <w:marLeft w:val="0"/>
      <w:marRight w:val="0"/>
      <w:marTop w:val="0"/>
      <w:marBottom w:val="0"/>
      <w:divBdr>
        <w:top w:val="none" w:sz="0" w:space="0" w:color="auto"/>
        <w:left w:val="none" w:sz="0" w:space="0" w:color="auto"/>
        <w:bottom w:val="none" w:sz="0" w:space="0" w:color="auto"/>
        <w:right w:val="none" w:sz="0" w:space="0" w:color="auto"/>
      </w:divBdr>
    </w:div>
    <w:div w:id="836459106">
      <w:bodyDiv w:val="1"/>
      <w:marLeft w:val="0"/>
      <w:marRight w:val="0"/>
      <w:marTop w:val="0"/>
      <w:marBottom w:val="0"/>
      <w:divBdr>
        <w:top w:val="none" w:sz="0" w:space="0" w:color="auto"/>
        <w:left w:val="none" w:sz="0" w:space="0" w:color="auto"/>
        <w:bottom w:val="none" w:sz="0" w:space="0" w:color="auto"/>
        <w:right w:val="none" w:sz="0" w:space="0" w:color="auto"/>
      </w:divBdr>
    </w:div>
    <w:div w:id="836725645">
      <w:bodyDiv w:val="1"/>
      <w:marLeft w:val="0"/>
      <w:marRight w:val="0"/>
      <w:marTop w:val="0"/>
      <w:marBottom w:val="0"/>
      <w:divBdr>
        <w:top w:val="none" w:sz="0" w:space="0" w:color="auto"/>
        <w:left w:val="none" w:sz="0" w:space="0" w:color="auto"/>
        <w:bottom w:val="none" w:sz="0" w:space="0" w:color="auto"/>
        <w:right w:val="none" w:sz="0" w:space="0" w:color="auto"/>
      </w:divBdr>
    </w:div>
    <w:div w:id="837381308">
      <w:bodyDiv w:val="1"/>
      <w:marLeft w:val="0"/>
      <w:marRight w:val="0"/>
      <w:marTop w:val="0"/>
      <w:marBottom w:val="0"/>
      <w:divBdr>
        <w:top w:val="none" w:sz="0" w:space="0" w:color="auto"/>
        <w:left w:val="none" w:sz="0" w:space="0" w:color="auto"/>
        <w:bottom w:val="none" w:sz="0" w:space="0" w:color="auto"/>
        <w:right w:val="none" w:sz="0" w:space="0" w:color="auto"/>
      </w:divBdr>
    </w:div>
    <w:div w:id="837620654">
      <w:bodyDiv w:val="1"/>
      <w:marLeft w:val="0"/>
      <w:marRight w:val="0"/>
      <w:marTop w:val="0"/>
      <w:marBottom w:val="0"/>
      <w:divBdr>
        <w:top w:val="none" w:sz="0" w:space="0" w:color="auto"/>
        <w:left w:val="none" w:sz="0" w:space="0" w:color="auto"/>
        <w:bottom w:val="none" w:sz="0" w:space="0" w:color="auto"/>
        <w:right w:val="none" w:sz="0" w:space="0" w:color="auto"/>
      </w:divBdr>
    </w:div>
    <w:div w:id="837890488">
      <w:bodyDiv w:val="1"/>
      <w:marLeft w:val="0"/>
      <w:marRight w:val="0"/>
      <w:marTop w:val="0"/>
      <w:marBottom w:val="0"/>
      <w:divBdr>
        <w:top w:val="none" w:sz="0" w:space="0" w:color="auto"/>
        <w:left w:val="none" w:sz="0" w:space="0" w:color="auto"/>
        <w:bottom w:val="none" w:sz="0" w:space="0" w:color="auto"/>
        <w:right w:val="none" w:sz="0" w:space="0" w:color="auto"/>
      </w:divBdr>
    </w:div>
    <w:div w:id="838080527">
      <w:bodyDiv w:val="1"/>
      <w:marLeft w:val="0"/>
      <w:marRight w:val="0"/>
      <w:marTop w:val="0"/>
      <w:marBottom w:val="0"/>
      <w:divBdr>
        <w:top w:val="none" w:sz="0" w:space="0" w:color="auto"/>
        <w:left w:val="none" w:sz="0" w:space="0" w:color="auto"/>
        <w:bottom w:val="none" w:sz="0" w:space="0" w:color="auto"/>
        <w:right w:val="none" w:sz="0" w:space="0" w:color="auto"/>
      </w:divBdr>
    </w:div>
    <w:div w:id="838353515">
      <w:bodyDiv w:val="1"/>
      <w:marLeft w:val="0"/>
      <w:marRight w:val="0"/>
      <w:marTop w:val="0"/>
      <w:marBottom w:val="0"/>
      <w:divBdr>
        <w:top w:val="none" w:sz="0" w:space="0" w:color="auto"/>
        <w:left w:val="none" w:sz="0" w:space="0" w:color="auto"/>
        <w:bottom w:val="none" w:sz="0" w:space="0" w:color="auto"/>
        <w:right w:val="none" w:sz="0" w:space="0" w:color="auto"/>
      </w:divBdr>
    </w:div>
    <w:div w:id="838813346">
      <w:bodyDiv w:val="1"/>
      <w:marLeft w:val="0"/>
      <w:marRight w:val="0"/>
      <w:marTop w:val="0"/>
      <w:marBottom w:val="0"/>
      <w:divBdr>
        <w:top w:val="none" w:sz="0" w:space="0" w:color="auto"/>
        <w:left w:val="none" w:sz="0" w:space="0" w:color="auto"/>
        <w:bottom w:val="none" w:sz="0" w:space="0" w:color="auto"/>
        <w:right w:val="none" w:sz="0" w:space="0" w:color="auto"/>
      </w:divBdr>
    </w:div>
    <w:div w:id="839387635">
      <w:bodyDiv w:val="1"/>
      <w:marLeft w:val="0"/>
      <w:marRight w:val="0"/>
      <w:marTop w:val="0"/>
      <w:marBottom w:val="0"/>
      <w:divBdr>
        <w:top w:val="none" w:sz="0" w:space="0" w:color="auto"/>
        <w:left w:val="none" w:sz="0" w:space="0" w:color="auto"/>
        <w:bottom w:val="none" w:sz="0" w:space="0" w:color="auto"/>
        <w:right w:val="none" w:sz="0" w:space="0" w:color="auto"/>
      </w:divBdr>
    </w:div>
    <w:div w:id="840000019">
      <w:bodyDiv w:val="1"/>
      <w:marLeft w:val="0"/>
      <w:marRight w:val="0"/>
      <w:marTop w:val="0"/>
      <w:marBottom w:val="0"/>
      <w:divBdr>
        <w:top w:val="none" w:sz="0" w:space="0" w:color="auto"/>
        <w:left w:val="none" w:sz="0" w:space="0" w:color="auto"/>
        <w:bottom w:val="none" w:sz="0" w:space="0" w:color="auto"/>
        <w:right w:val="none" w:sz="0" w:space="0" w:color="auto"/>
      </w:divBdr>
    </w:div>
    <w:div w:id="840508190">
      <w:bodyDiv w:val="1"/>
      <w:marLeft w:val="0"/>
      <w:marRight w:val="0"/>
      <w:marTop w:val="0"/>
      <w:marBottom w:val="0"/>
      <w:divBdr>
        <w:top w:val="none" w:sz="0" w:space="0" w:color="auto"/>
        <w:left w:val="none" w:sz="0" w:space="0" w:color="auto"/>
        <w:bottom w:val="none" w:sz="0" w:space="0" w:color="auto"/>
        <w:right w:val="none" w:sz="0" w:space="0" w:color="auto"/>
      </w:divBdr>
    </w:div>
    <w:div w:id="841311587">
      <w:bodyDiv w:val="1"/>
      <w:marLeft w:val="0"/>
      <w:marRight w:val="0"/>
      <w:marTop w:val="0"/>
      <w:marBottom w:val="0"/>
      <w:divBdr>
        <w:top w:val="none" w:sz="0" w:space="0" w:color="auto"/>
        <w:left w:val="none" w:sz="0" w:space="0" w:color="auto"/>
        <w:bottom w:val="none" w:sz="0" w:space="0" w:color="auto"/>
        <w:right w:val="none" w:sz="0" w:space="0" w:color="auto"/>
      </w:divBdr>
    </w:div>
    <w:div w:id="841892529">
      <w:bodyDiv w:val="1"/>
      <w:marLeft w:val="0"/>
      <w:marRight w:val="0"/>
      <w:marTop w:val="0"/>
      <w:marBottom w:val="0"/>
      <w:divBdr>
        <w:top w:val="none" w:sz="0" w:space="0" w:color="auto"/>
        <w:left w:val="none" w:sz="0" w:space="0" w:color="auto"/>
        <w:bottom w:val="none" w:sz="0" w:space="0" w:color="auto"/>
        <w:right w:val="none" w:sz="0" w:space="0" w:color="auto"/>
      </w:divBdr>
    </w:div>
    <w:div w:id="844126883">
      <w:bodyDiv w:val="1"/>
      <w:marLeft w:val="0"/>
      <w:marRight w:val="0"/>
      <w:marTop w:val="0"/>
      <w:marBottom w:val="0"/>
      <w:divBdr>
        <w:top w:val="none" w:sz="0" w:space="0" w:color="auto"/>
        <w:left w:val="none" w:sz="0" w:space="0" w:color="auto"/>
        <w:bottom w:val="none" w:sz="0" w:space="0" w:color="auto"/>
        <w:right w:val="none" w:sz="0" w:space="0" w:color="auto"/>
      </w:divBdr>
    </w:div>
    <w:div w:id="844245511">
      <w:bodyDiv w:val="1"/>
      <w:marLeft w:val="0"/>
      <w:marRight w:val="0"/>
      <w:marTop w:val="0"/>
      <w:marBottom w:val="0"/>
      <w:divBdr>
        <w:top w:val="none" w:sz="0" w:space="0" w:color="auto"/>
        <w:left w:val="none" w:sz="0" w:space="0" w:color="auto"/>
        <w:bottom w:val="none" w:sz="0" w:space="0" w:color="auto"/>
        <w:right w:val="none" w:sz="0" w:space="0" w:color="auto"/>
      </w:divBdr>
    </w:div>
    <w:div w:id="844829399">
      <w:bodyDiv w:val="1"/>
      <w:marLeft w:val="0"/>
      <w:marRight w:val="0"/>
      <w:marTop w:val="0"/>
      <w:marBottom w:val="0"/>
      <w:divBdr>
        <w:top w:val="none" w:sz="0" w:space="0" w:color="auto"/>
        <w:left w:val="none" w:sz="0" w:space="0" w:color="auto"/>
        <w:bottom w:val="none" w:sz="0" w:space="0" w:color="auto"/>
        <w:right w:val="none" w:sz="0" w:space="0" w:color="auto"/>
      </w:divBdr>
    </w:div>
    <w:div w:id="845166804">
      <w:bodyDiv w:val="1"/>
      <w:marLeft w:val="0"/>
      <w:marRight w:val="0"/>
      <w:marTop w:val="0"/>
      <w:marBottom w:val="0"/>
      <w:divBdr>
        <w:top w:val="none" w:sz="0" w:space="0" w:color="auto"/>
        <w:left w:val="none" w:sz="0" w:space="0" w:color="auto"/>
        <w:bottom w:val="none" w:sz="0" w:space="0" w:color="auto"/>
        <w:right w:val="none" w:sz="0" w:space="0" w:color="auto"/>
      </w:divBdr>
    </w:div>
    <w:div w:id="845441052">
      <w:bodyDiv w:val="1"/>
      <w:marLeft w:val="0"/>
      <w:marRight w:val="0"/>
      <w:marTop w:val="0"/>
      <w:marBottom w:val="0"/>
      <w:divBdr>
        <w:top w:val="none" w:sz="0" w:space="0" w:color="auto"/>
        <w:left w:val="none" w:sz="0" w:space="0" w:color="auto"/>
        <w:bottom w:val="none" w:sz="0" w:space="0" w:color="auto"/>
        <w:right w:val="none" w:sz="0" w:space="0" w:color="auto"/>
      </w:divBdr>
    </w:div>
    <w:div w:id="845829237">
      <w:bodyDiv w:val="1"/>
      <w:marLeft w:val="0"/>
      <w:marRight w:val="0"/>
      <w:marTop w:val="0"/>
      <w:marBottom w:val="0"/>
      <w:divBdr>
        <w:top w:val="none" w:sz="0" w:space="0" w:color="auto"/>
        <w:left w:val="none" w:sz="0" w:space="0" w:color="auto"/>
        <w:bottom w:val="none" w:sz="0" w:space="0" w:color="auto"/>
        <w:right w:val="none" w:sz="0" w:space="0" w:color="auto"/>
      </w:divBdr>
    </w:div>
    <w:div w:id="846099752">
      <w:bodyDiv w:val="1"/>
      <w:marLeft w:val="0"/>
      <w:marRight w:val="0"/>
      <w:marTop w:val="0"/>
      <w:marBottom w:val="0"/>
      <w:divBdr>
        <w:top w:val="none" w:sz="0" w:space="0" w:color="auto"/>
        <w:left w:val="none" w:sz="0" w:space="0" w:color="auto"/>
        <w:bottom w:val="none" w:sz="0" w:space="0" w:color="auto"/>
        <w:right w:val="none" w:sz="0" w:space="0" w:color="auto"/>
      </w:divBdr>
    </w:div>
    <w:div w:id="846403114">
      <w:bodyDiv w:val="1"/>
      <w:marLeft w:val="0"/>
      <w:marRight w:val="0"/>
      <w:marTop w:val="0"/>
      <w:marBottom w:val="0"/>
      <w:divBdr>
        <w:top w:val="none" w:sz="0" w:space="0" w:color="auto"/>
        <w:left w:val="none" w:sz="0" w:space="0" w:color="auto"/>
        <w:bottom w:val="none" w:sz="0" w:space="0" w:color="auto"/>
        <w:right w:val="none" w:sz="0" w:space="0" w:color="auto"/>
      </w:divBdr>
    </w:div>
    <w:div w:id="847715902">
      <w:bodyDiv w:val="1"/>
      <w:marLeft w:val="0"/>
      <w:marRight w:val="0"/>
      <w:marTop w:val="0"/>
      <w:marBottom w:val="0"/>
      <w:divBdr>
        <w:top w:val="none" w:sz="0" w:space="0" w:color="auto"/>
        <w:left w:val="none" w:sz="0" w:space="0" w:color="auto"/>
        <w:bottom w:val="none" w:sz="0" w:space="0" w:color="auto"/>
        <w:right w:val="none" w:sz="0" w:space="0" w:color="auto"/>
      </w:divBdr>
    </w:div>
    <w:div w:id="847905829">
      <w:bodyDiv w:val="1"/>
      <w:marLeft w:val="0"/>
      <w:marRight w:val="0"/>
      <w:marTop w:val="0"/>
      <w:marBottom w:val="0"/>
      <w:divBdr>
        <w:top w:val="none" w:sz="0" w:space="0" w:color="auto"/>
        <w:left w:val="none" w:sz="0" w:space="0" w:color="auto"/>
        <w:bottom w:val="none" w:sz="0" w:space="0" w:color="auto"/>
        <w:right w:val="none" w:sz="0" w:space="0" w:color="auto"/>
      </w:divBdr>
    </w:div>
    <w:div w:id="848175624">
      <w:bodyDiv w:val="1"/>
      <w:marLeft w:val="0"/>
      <w:marRight w:val="0"/>
      <w:marTop w:val="0"/>
      <w:marBottom w:val="0"/>
      <w:divBdr>
        <w:top w:val="none" w:sz="0" w:space="0" w:color="auto"/>
        <w:left w:val="none" w:sz="0" w:space="0" w:color="auto"/>
        <w:bottom w:val="none" w:sz="0" w:space="0" w:color="auto"/>
        <w:right w:val="none" w:sz="0" w:space="0" w:color="auto"/>
      </w:divBdr>
    </w:div>
    <w:div w:id="849218933">
      <w:bodyDiv w:val="1"/>
      <w:marLeft w:val="0"/>
      <w:marRight w:val="0"/>
      <w:marTop w:val="0"/>
      <w:marBottom w:val="0"/>
      <w:divBdr>
        <w:top w:val="none" w:sz="0" w:space="0" w:color="auto"/>
        <w:left w:val="none" w:sz="0" w:space="0" w:color="auto"/>
        <w:bottom w:val="none" w:sz="0" w:space="0" w:color="auto"/>
        <w:right w:val="none" w:sz="0" w:space="0" w:color="auto"/>
      </w:divBdr>
    </w:div>
    <w:div w:id="849414630">
      <w:bodyDiv w:val="1"/>
      <w:marLeft w:val="0"/>
      <w:marRight w:val="0"/>
      <w:marTop w:val="0"/>
      <w:marBottom w:val="0"/>
      <w:divBdr>
        <w:top w:val="none" w:sz="0" w:space="0" w:color="auto"/>
        <w:left w:val="none" w:sz="0" w:space="0" w:color="auto"/>
        <w:bottom w:val="none" w:sz="0" w:space="0" w:color="auto"/>
        <w:right w:val="none" w:sz="0" w:space="0" w:color="auto"/>
      </w:divBdr>
    </w:div>
    <w:div w:id="850607226">
      <w:bodyDiv w:val="1"/>
      <w:marLeft w:val="0"/>
      <w:marRight w:val="0"/>
      <w:marTop w:val="0"/>
      <w:marBottom w:val="0"/>
      <w:divBdr>
        <w:top w:val="none" w:sz="0" w:space="0" w:color="auto"/>
        <w:left w:val="none" w:sz="0" w:space="0" w:color="auto"/>
        <w:bottom w:val="none" w:sz="0" w:space="0" w:color="auto"/>
        <w:right w:val="none" w:sz="0" w:space="0" w:color="auto"/>
      </w:divBdr>
    </w:div>
    <w:div w:id="850678721">
      <w:bodyDiv w:val="1"/>
      <w:marLeft w:val="0"/>
      <w:marRight w:val="0"/>
      <w:marTop w:val="0"/>
      <w:marBottom w:val="0"/>
      <w:divBdr>
        <w:top w:val="none" w:sz="0" w:space="0" w:color="auto"/>
        <w:left w:val="none" w:sz="0" w:space="0" w:color="auto"/>
        <w:bottom w:val="none" w:sz="0" w:space="0" w:color="auto"/>
        <w:right w:val="none" w:sz="0" w:space="0" w:color="auto"/>
      </w:divBdr>
    </w:div>
    <w:div w:id="851604545">
      <w:bodyDiv w:val="1"/>
      <w:marLeft w:val="0"/>
      <w:marRight w:val="0"/>
      <w:marTop w:val="0"/>
      <w:marBottom w:val="0"/>
      <w:divBdr>
        <w:top w:val="none" w:sz="0" w:space="0" w:color="auto"/>
        <w:left w:val="none" w:sz="0" w:space="0" w:color="auto"/>
        <w:bottom w:val="none" w:sz="0" w:space="0" w:color="auto"/>
        <w:right w:val="none" w:sz="0" w:space="0" w:color="auto"/>
      </w:divBdr>
    </w:div>
    <w:div w:id="851995314">
      <w:bodyDiv w:val="1"/>
      <w:marLeft w:val="0"/>
      <w:marRight w:val="0"/>
      <w:marTop w:val="0"/>
      <w:marBottom w:val="0"/>
      <w:divBdr>
        <w:top w:val="none" w:sz="0" w:space="0" w:color="auto"/>
        <w:left w:val="none" w:sz="0" w:space="0" w:color="auto"/>
        <w:bottom w:val="none" w:sz="0" w:space="0" w:color="auto"/>
        <w:right w:val="none" w:sz="0" w:space="0" w:color="auto"/>
      </w:divBdr>
    </w:div>
    <w:div w:id="852499155">
      <w:bodyDiv w:val="1"/>
      <w:marLeft w:val="0"/>
      <w:marRight w:val="0"/>
      <w:marTop w:val="0"/>
      <w:marBottom w:val="0"/>
      <w:divBdr>
        <w:top w:val="none" w:sz="0" w:space="0" w:color="auto"/>
        <w:left w:val="none" w:sz="0" w:space="0" w:color="auto"/>
        <w:bottom w:val="none" w:sz="0" w:space="0" w:color="auto"/>
        <w:right w:val="none" w:sz="0" w:space="0" w:color="auto"/>
      </w:divBdr>
    </w:div>
    <w:div w:id="852648587">
      <w:bodyDiv w:val="1"/>
      <w:marLeft w:val="0"/>
      <w:marRight w:val="0"/>
      <w:marTop w:val="0"/>
      <w:marBottom w:val="0"/>
      <w:divBdr>
        <w:top w:val="none" w:sz="0" w:space="0" w:color="auto"/>
        <w:left w:val="none" w:sz="0" w:space="0" w:color="auto"/>
        <w:bottom w:val="none" w:sz="0" w:space="0" w:color="auto"/>
        <w:right w:val="none" w:sz="0" w:space="0" w:color="auto"/>
      </w:divBdr>
    </w:div>
    <w:div w:id="852959482">
      <w:bodyDiv w:val="1"/>
      <w:marLeft w:val="0"/>
      <w:marRight w:val="0"/>
      <w:marTop w:val="0"/>
      <w:marBottom w:val="0"/>
      <w:divBdr>
        <w:top w:val="none" w:sz="0" w:space="0" w:color="auto"/>
        <w:left w:val="none" w:sz="0" w:space="0" w:color="auto"/>
        <w:bottom w:val="none" w:sz="0" w:space="0" w:color="auto"/>
        <w:right w:val="none" w:sz="0" w:space="0" w:color="auto"/>
      </w:divBdr>
    </w:div>
    <w:div w:id="853298493">
      <w:bodyDiv w:val="1"/>
      <w:marLeft w:val="0"/>
      <w:marRight w:val="0"/>
      <w:marTop w:val="0"/>
      <w:marBottom w:val="0"/>
      <w:divBdr>
        <w:top w:val="none" w:sz="0" w:space="0" w:color="auto"/>
        <w:left w:val="none" w:sz="0" w:space="0" w:color="auto"/>
        <w:bottom w:val="none" w:sz="0" w:space="0" w:color="auto"/>
        <w:right w:val="none" w:sz="0" w:space="0" w:color="auto"/>
      </w:divBdr>
    </w:div>
    <w:div w:id="853493994">
      <w:bodyDiv w:val="1"/>
      <w:marLeft w:val="0"/>
      <w:marRight w:val="0"/>
      <w:marTop w:val="0"/>
      <w:marBottom w:val="0"/>
      <w:divBdr>
        <w:top w:val="none" w:sz="0" w:space="0" w:color="auto"/>
        <w:left w:val="none" w:sz="0" w:space="0" w:color="auto"/>
        <w:bottom w:val="none" w:sz="0" w:space="0" w:color="auto"/>
        <w:right w:val="none" w:sz="0" w:space="0" w:color="auto"/>
      </w:divBdr>
    </w:div>
    <w:div w:id="854003911">
      <w:bodyDiv w:val="1"/>
      <w:marLeft w:val="0"/>
      <w:marRight w:val="0"/>
      <w:marTop w:val="0"/>
      <w:marBottom w:val="0"/>
      <w:divBdr>
        <w:top w:val="none" w:sz="0" w:space="0" w:color="auto"/>
        <w:left w:val="none" w:sz="0" w:space="0" w:color="auto"/>
        <w:bottom w:val="none" w:sz="0" w:space="0" w:color="auto"/>
        <w:right w:val="none" w:sz="0" w:space="0" w:color="auto"/>
      </w:divBdr>
    </w:div>
    <w:div w:id="854077942">
      <w:bodyDiv w:val="1"/>
      <w:marLeft w:val="0"/>
      <w:marRight w:val="0"/>
      <w:marTop w:val="0"/>
      <w:marBottom w:val="0"/>
      <w:divBdr>
        <w:top w:val="none" w:sz="0" w:space="0" w:color="auto"/>
        <w:left w:val="none" w:sz="0" w:space="0" w:color="auto"/>
        <w:bottom w:val="none" w:sz="0" w:space="0" w:color="auto"/>
        <w:right w:val="none" w:sz="0" w:space="0" w:color="auto"/>
      </w:divBdr>
    </w:div>
    <w:div w:id="854805426">
      <w:bodyDiv w:val="1"/>
      <w:marLeft w:val="0"/>
      <w:marRight w:val="0"/>
      <w:marTop w:val="0"/>
      <w:marBottom w:val="0"/>
      <w:divBdr>
        <w:top w:val="none" w:sz="0" w:space="0" w:color="auto"/>
        <w:left w:val="none" w:sz="0" w:space="0" w:color="auto"/>
        <w:bottom w:val="none" w:sz="0" w:space="0" w:color="auto"/>
        <w:right w:val="none" w:sz="0" w:space="0" w:color="auto"/>
      </w:divBdr>
    </w:div>
    <w:div w:id="855583503">
      <w:bodyDiv w:val="1"/>
      <w:marLeft w:val="0"/>
      <w:marRight w:val="0"/>
      <w:marTop w:val="0"/>
      <w:marBottom w:val="0"/>
      <w:divBdr>
        <w:top w:val="none" w:sz="0" w:space="0" w:color="auto"/>
        <w:left w:val="none" w:sz="0" w:space="0" w:color="auto"/>
        <w:bottom w:val="none" w:sz="0" w:space="0" w:color="auto"/>
        <w:right w:val="none" w:sz="0" w:space="0" w:color="auto"/>
      </w:divBdr>
    </w:div>
    <w:div w:id="856117370">
      <w:bodyDiv w:val="1"/>
      <w:marLeft w:val="0"/>
      <w:marRight w:val="0"/>
      <w:marTop w:val="0"/>
      <w:marBottom w:val="0"/>
      <w:divBdr>
        <w:top w:val="none" w:sz="0" w:space="0" w:color="auto"/>
        <w:left w:val="none" w:sz="0" w:space="0" w:color="auto"/>
        <w:bottom w:val="none" w:sz="0" w:space="0" w:color="auto"/>
        <w:right w:val="none" w:sz="0" w:space="0" w:color="auto"/>
      </w:divBdr>
    </w:div>
    <w:div w:id="856314055">
      <w:bodyDiv w:val="1"/>
      <w:marLeft w:val="0"/>
      <w:marRight w:val="0"/>
      <w:marTop w:val="0"/>
      <w:marBottom w:val="0"/>
      <w:divBdr>
        <w:top w:val="none" w:sz="0" w:space="0" w:color="auto"/>
        <w:left w:val="none" w:sz="0" w:space="0" w:color="auto"/>
        <w:bottom w:val="none" w:sz="0" w:space="0" w:color="auto"/>
        <w:right w:val="none" w:sz="0" w:space="0" w:color="auto"/>
      </w:divBdr>
    </w:div>
    <w:div w:id="856381423">
      <w:bodyDiv w:val="1"/>
      <w:marLeft w:val="0"/>
      <w:marRight w:val="0"/>
      <w:marTop w:val="0"/>
      <w:marBottom w:val="0"/>
      <w:divBdr>
        <w:top w:val="none" w:sz="0" w:space="0" w:color="auto"/>
        <w:left w:val="none" w:sz="0" w:space="0" w:color="auto"/>
        <w:bottom w:val="none" w:sz="0" w:space="0" w:color="auto"/>
        <w:right w:val="none" w:sz="0" w:space="0" w:color="auto"/>
      </w:divBdr>
    </w:div>
    <w:div w:id="857237587">
      <w:bodyDiv w:val="1"/>
      <w:marLeft w:val="0"/>
      <w:marRight w:val="0"/>
      <w:marTop w:val="0"/>
      <w:marBottom w:val="0"/>
      <w:divBdr>
        <w:top w:val="none" w:sz="0" w:space="0" w:color="auto"/>
        <w:left w:val="none" w:sz="0" w:space="0" w:color="auto"/>
        <w:bottom w:val="none" w:sz="0" w:space="0" w:color="auto"/>
        <w:right w:val="none" w:sz="0" w:space="0" w:color="auto"/>
      </w:divBdr>
    </w:div>
    <w:div w:id="857351017">
      <w:bodyDiv w:val="1"/>
      <w:marLeft w:val="0"/>
      <w:marRight w:val="0"/>
      <w:marTop w:val="0"/>
      <w:marBottom w:val="0"/>
      <w:divBdr>
        <w:top w:val="none" w:sz="0" w:space="0" w:color="auto"/>
        <w:left w:val="none" w:sz="0" w:space="0" w:color="auto"/>
        <w:bottom w:val="none" w:sz="0" w:space="0" w:color="auto"/>
        <w:right w:val="none" w:sz="0" w:space="0" w:color="auto"/>
      </w:divBdr>
    </w:div>
    <w:div w:id="857696099">
      <w:bodyDiv w:val="1"/>
      <w:marLeft w:val="0"/>
      <w:marRight w:val="0"/>
      <w:marTop w:val="0"/>
      <w:marBottom w:val="0"/>
      <w:divBdr>
        <w:top w:val="none" w:sz="0" w:space="0" w:color="auto"/>
        <w:left w:val="none" w:sz="0" w:space="0" w:color="auto"/>
        <w:bottom w:val="none" w:sz="0" w:space="0" w:color="auto"/>
        <w:right w:val="none" w:sz="0" w:space="0" w:color="auto"/>
      </w:divBdr>
    </w:div>
    <w:div w:id="857700202">
      <w:bodyDiv w:val="1"/>
      <w:marLeft w:val="0"/>
      <w:marRight w:val="0"/>
      <w:marTop w:val="0"/>
      <w:marBottom w:val="0"/>
      <w:divBdr>
        <w:top w:val="none" w:sz="0" w:space="0" w:color="auto"/>
        <w:left w:val="none" w:sz="0" w:space="0" w:color="auto"/>
        <w:bottom w:val="none" w:sz="0" w:space="0" w:color="auto"/>
        <w:right w:val="none" w:sz="0" w:space="0" w:color="auto"/>
      </w:divBdr>
    </w:div>
    <w:div w:id="857810291">
      <w:bodyDiv w:val="1"/>
      <w:marLeft w:val="0"/>
      <w:marRight w:val="0"/>
      <w:marTop w:val="0"/>
      <w:marBottom w:val="0"/>
      <w:divBdr>
        <w:top w:val="none" w:sz="0" w:space="0" w:color="auto"/>
        <w:left w:val="none" w:sz="0" w:space="0" w:color="auto"/>
        <w:bottom w:val="none" w:sz="0" w:space="0" w:color="auto"/>
        <w:right w:val="none" w:sz="0" w:space="0" w:color="auto"/>
      </w:divBdr>
    </w:div>
    <w:div w:id="858399466">
      <w:bodyDiv w:val="1"/>
      <w:marLeft w:val="0"/>
      <w:marRight w:val="0"/>
      <w:marTop w:val="0"/>
      <w:marBottom w:val="0"/>
      <w:divBdr>
        <w:top w:val="none" w:sz="0" w:space="0" w:color="auto"/>
        <w:left w:val="none" w:sz="0" w:space="0" w:color="auto"/>
        <w:bottom w:val="none" w:sz="0" w:space="0" w:color="auto"/>
        <w:right w:val="none" w:sz="0" w:space="0" w:color="auto"/>
      </w:divBdr>
    </w:div>
    <w:div w:id="858589594">
      <w:bodyDiv w:val="1"/>
      <w:marLeft w:val="0"/>
      <w:marRight w:val="0"/>
      <w:marTop w:val="0"/>
      <w:marBottom w:val="0"/>
      <w:divBdr>
        <w:top w:val="none" w:sz="0" w:space="0" w:color="auto"/>
        <w:left w:val="none" w:sz="0" w:space="0" w:color="auto"/>
        <w:bottom w:val="none" w:sz="0" w:space="0" w:color="auto"/>
        <w:right w:val="none" w:sz="0" w:space="0" w:color="auto"/>
      </w:divBdr>
    </w:div>
    <w:div w:id="858738341">
      <w:bodyDiv w:val="1"/>
      <w:marLeft w:val="0"/>
      <w:marRight w:val="0"/>
      <w:marTop w:val="0"/>
      <w:marBottom w:val="0"/>
      <w:divBdr>
        <w:top w:val="none" w:sz="0" w:space="0" w:color="auto"/>
        <w:left w:val="none" w:sz="0" w:space="0" w:color="auto"/>
        <w:bottom w:val="none" w:sz="0" w:space="0" w:color="auto"/>
        <w:right w:val="none" w:sz="0" w:space="0" w:color="auto"/>
      </w:divBdr>
    </w:div>
    <w:div w:id="859078222">
      <w:bodyDiv w:val="1"/>
      <w:marLeft w:val="0"/>
      <w:marRight w:val="0"/>
      <w:marTop w:val="0"/>
      <w:marBottom w:val="0"/>
      <w:divBdr>
        <w:top w:val="none" w:sz="0" w:space="0" w:color="auto"/>
        <w:left w:val="none" w:sz="0" w:space="0" w:color="auto"/>
        <w:bottom w:val="none" w:sz="0" w:space="0" w:color="auto"/>
        <w:right w:val="none" w:sz="0" w:space="0" w:color="auto"/>
      </w:divBdr>
    </w:div>
    <w:div w:id="859313903">
      <w:bodyDiv w:val="1"/>
      <w:marLeft w:val="0"/>
      <w:marRight w:val="0"/>
      <w:marTop w:val="0"/>
      <w:marBottom w:val="0"/>
      <w:divBdr>
        <w:top w:val="none" w:sz="0" w:space="0" w:color="auto"/>
        <w:left w:val="none" w:sz="0" w:space="0" w:color="auto"/>
        <w:bottom w:val="none" w:sz="0" w:space="0" w:color="auto"/>
        <w:right w:val="none" w:sz="0" w:space="0" w:color="auto"/>
      </w:divBdr>
    </w:div>
    <w:div w:id="859318882">
      <w:bodyDiv w:val="1"/>
      <w:marLeft w:val="0"/>
      <w:marRight w:val="0"/>
      <w:marTop w:val="0"/>
      <w:marBottom w:val="0"/>
      <w:divBdr>
        <w:top w:val="none" w:sz="0" w:space="0" w:color="auto"/>
        <w:left w:val="none" w:sz="0" w:space="0" w:color="auto"/>
        <w:bottom w:val="none" w:sz="0" w:space="0" w:color="auto"/>
        <w:right w:val="none" w:sz="0" w:space="0" w:color="auto"/>
      </w:divBdr>
    </w:div>
    <w:div w:id="859320168">
      <w:bodyDiv w:val="1"/>
      <w:marLeft w:val="0"/>
      <w:marRight w:val="0"/>
      <w:marTop w:val="0"/>
      <w:marBottom w:val="0"/>
      <w:divBdr>
        <w:top w:val="none" w:sz="0" w:space="0" w:color="auto"/>
        <w:left w:val="none" w:sz="0" w:space="0" w:color="auto"/>
        <w:bottom w:val="none" w:sz="0" w:space="0" w:color="auto"/>
        <w:right w:val="none" w:sz="0" w:space="0" w:color="auto"/>
      </w:divBdr>
    </w:div>
    <w:div w:id="859586685">
      <w:bodyDiv w:val="1"/>
      <w:marLeft w:val="0"/>
      <w:marRight w:val="0"/>
      <w:marTop w:val="0"/>
      <w:marBottom w:val="0"/>
      <w:divBdr>
        <w:top w:val="none" w:sz="0" w:space="0" w:color="auto"/>
        <w:left w:val="none" w:sz="0" w:space="0" w:color="auto"/>
        <w:bottom w:val="none" w:sz="0" w:space="0" w:color="auto"/>
        <w:right w:val="none" w:sz="0" w:space="0" w:color="auto"/>
      </w:divBdr>
    </w:div>
    <w:div w:id="859853300">
      <w:bodyDiv w:val="1"/>
      <w:marLeft w:val="0"/>
      <w:marRight w:val="0"/>
      <w:marTop w:val="0"/>
      <w:marBottom w:val="0"/>
      <w:divBdr>
        <w:top w:val="none" w:sz="0" w:space="0" w:color="auto"/>
        <w:left w:val="none" w:sz="0" w:space="0" w:color="auto"/>
        <w:bottom w:val="none" w:sz="0" w:space="0" w:color="auto"/>
        <w:right w:val="none" w:sz="0" w:space="0" w:color="auto"/>
      </w:divBdr>
    </w:div>
    <w:div w:id="860708846">
      <w:bodyDiv w:val="1"/>
      <w:marLeft w:val="0"/>
      <w:marRight w:val="0"/>
      <w:marTop w:val="0"/>
      <w:marBottom w:val="0"/>
      <w:divBdr>
        <w:top w:val="none" w:sz="0" w:space="0" w:color="auto"/>
        <w:left w:val="none" w:sz="0" w:space="0" w:color="auto"/>
        <w:bottom w:val="none" w:sz="0" w:space="0" w:color="auto"/>
        <w:right w:val="none" w:sz="0" w:space="0" w:color="auto"/>
      </w:divBdr>
    </w:div>
    <w:div w:id="862741689">
      <w:bodyDiv w:val="1"/>
      <w:marLeft w:val="0"/>
      <w:marRight w:val="0"/>
      <w:marTop w:val="0"/>
      <w:marBottom w:val="0"/>
      <w:divBdr>
        <w:top w:val="none" w:sz="0" w:space="0" w:color="auto"/>
        <w:left w:val="none" w:sz="0" w:space="0" w:color="auto"/>
        <w:bottom w:val="none" w:sz="0" w:space="0" w:color="auto"/>
        <w:right w:val="none" w:sz="0" w:space="0" w:color="auto"/>
      </w:divBdr>
    </w:div>
    <w:div w:id="863909019">
      <w:bodyDiv w:val="1"/>
      <w:marLeft w:val="0"/>
      <w:marRight w:val="0"/>
      <w:marTop w:val="0"/>
      <w:marBottom w:val="0"/>
      <w:divBdr>
        <w:top w:val="none" w:sz="0" w:space="0" w:color="auto"/>
        <w:left w:val="none" w:sz="0" w:space="0" w:color="auto"/>
        <w:bottom w:val="none" w:sz="0" w:space="0" w:color="auto"/>
        <w:right w:val="none" w:sz="0" w:space="0" w:color="auto"/>
      </w:divBdr>
    </w:div>
    <w:div w:id="864100278">
      <w:bodyDiv w:val="1"/>
      <w:marLeft w:val="0"/>
      <w:marRight w:val="0"/>
      <w:marTop w:val="0"/>
      <w:marBottom w:val="0"/>
      <w:divBdr>
        <w:top w:val="none" w:sz="0" w:space="0" w:color="auto"/>
        <w:left w:val="none" w:sz="0" w:space="0" w:color="auto"/>
        <w:bottom w:val="none" w:sz="0" w:space="0" w:color="auto"/>
        <w:right w:val="none" w:sz="0" w:space="0" w:color="auto"/>
      </w:divBdr>
    </w:div>
    <w:div w:id="864949001">
      <w:bodyDiv w:val="1"/>
      <w:marLeft w:val="0"/>
      <w:marRight w:val="0"/>
      <w:marTop w:val="0"/>
      <w:marBottom w:val="0"/>
      <w:divBdr>
        <w:top w:val="none" w:sz="0" w:space="0" w:color="auto"/>
        <w:left w:val="none" w:sz="0" w:space="0" w:color="auto"/>
        <w:bottom w:val="none" w:sz="0" w:space="0" w:color="auto"/>
        <w:right w:val="none" w:sz="0" w:space="0" w:color="auto"/>
      </w:divBdr>
    </w:div>
    <w:div w:id="865367921">
      <w:bodyDiv w:val="1"/>
      <w:marLeft w:val="0"/>
      <w:marRight w:val="0"/>
      <w:marTop w:val="0"/>
      <w:marBottom w:val="0"/>
      <w:divBdr>
        <w:top w:val="none" w:sz="0" w:space="0" w:color="auto"/>
        <w:left w:val="none" w:sz="0" w:space="0" w:color="auto"/>
        <w:bottom w:val="none" w:sz="0" w:space="0" w:color="auto"/>
        <w:right w:val="none" w:sz="0" w:space="0" w:color="auto"/>
      </w:divBdr>
    </w:div>
    <w:div w:id="865604872">
      <w:bodyDiv w:val="1"/>
      <w:marLeft w:val="0"/>
      <w:marRight w:val="0"/>
      <w:marTop w:val="0"/>
      <w:marBottom w:val="0"/>
      <w:divBdr>
        <w:top w:val="none" w:sz="0" w:space="0" w:color="auto"/>
        <w:left w:val="none" w:sz="0" w:space="0" w:color="auto"/>
        <w:bottom w:val="none" w:sz="0" w:space="0" w:color="auto"/>
        <w:right w:val="none" w:sz="0" w:space="0" w:color="auto"/>
      </w:divBdr>
    </w:div>
    <w:div w:id="867178430">
      <w:bodyDiv w:val="1"/>
      <w:marLeft w:val="0"/>
      <w:marRight w:val="0"/>
      <w:marTop w:val="0"/>
      <w:marBottom w:val="0"/>
      <w:divBdr>
        <w:top w:val="none" w:sz="0" w:space="0" w:color="auto"/>
        <w:left w:val="none" w:sz="0" w:space="0" w:color="auto"/>
        <w:bottom w:val="none" w:sz="0" w:space="0" w:color="auto"/>
        <w:right w:val="none" w:sz="0" w:space="0" w:color="auto"/>
      </w:divBdr>
    </w:div>
    <w:div w:id="869532557">
      <w:bodyDiv w:val="1"/>
      <w:marLeft w:val="0"/>
      <w:marRight w:val="0"/>
      <w:marTop w:val="0"/>
      <w:marBottom w:val="0"/>
      <w:divBdr>
        <w:top w:val="none" w:sz="0" w:space="0" w:color="auto"/>
        <w:left w:val="none" w:sz="0" w:space="0" w:color="auto"/>
        <w:bottom w:val="none" w:sz="0" w:space="0" w:color="auto"/>
        <w:right w:val="none" w:sz="0" w:space="0" w:color="auto"/>
      </w:divBdr>
    </w:div>
    <w:div w:id="869606132">
      <w:bodyDiv w:val="1"/>
      <w:marLeft w:val="0"/>
      <w:marRight w:val="0"/>
      <w:marTop w:val="0"/>
      <w:marBottom w:val="0"/>
      <w:divBdr>
        <w:top w:val="none" w:sz="0" w:space="0" w:color="auto"/>
        <w:left w:val="none" w:sz="0" w:space="0" w:color="auto"/>
        <w:bottom w:val="none" w:sz="0" w:space="0" w:color="auto"/>
        <w:right w:val="none" w:sz="0" w:space="0" w:color="auto"/>
      </w:divBdr>
    </w:div>
    <w:div w:id="870268066">
      <w:bodyDiv w:val="1"/>
      <w:marLeft w:val="0"/>
      <w:marRight w:val="0"/>
      <w:marTop w:val="0"/>
      <w:marBottom w:val="0"/>
      <w:divBdr>
        <w:top w:val="none" w:sz="0" w:space="0" w:color="auto"/>
        <w:left w:val="none" w:sz="0" w:space="0" w:color="auto"/>
        <w:bottom w:val="none" w:sz="0" w:space="0" w:color="auto"/>
        <w:right w:val="none" w:sz="0" w:space="0" w:color="auto"/>
      </w:divBdr>
    </w:div>
    <w:div w:id="871260190">
      <w:bodyDiv w:val="1"/>
      <w:marLeft w:val="0"/>
      <w:marRight w:val="0"/>
      <w:marTop w:val="0"/>
      <w:marBottom w:val="0"/>
      <w:divBdr>
        <w:top w:val="none" w:sz="0" w:space="0" w:color="auto"/>
        <w:left w:val="none" w:sz="0" w:space="0" w:color="auto"/>
        <w:bottom w:val="none" w:sz="0" w:space="0" w:color="auto"/>
        <w:right w:val="none" w:sz="0" w:space="0" w:color="auto"/>
      </w:divBdr>
    </w:div>
    <w:div w:id="871499881">
      <w:bodyDiv w:val="1"/>
      <w:marLeft w:val="0"/>
      <w:marRight w:val="0"/>
      <w:marTop w:val="0"/>
      <w:marBottom w:val="0"/>
      <w:divBdr>
        <w:top w:val="none" w:sz="0" w:space="0" w:color="auto"/>
        <w:left w:val="none" w:sz="0" w:space="0" w:color="auto"/>
        <w:bottom w:val="none" w:sz="0" w:space="0" w:color="auto"/>
        <w:right w:val="none" w:sz="0" w:space="0" w:color="auto"/>
      </w:divBdr>
    </w:div>
    <w:div w:id="872229979">
      <w:bodyDiv w:val="1"/>
      <w:marLeft w:val="0"/>
      <w:marRight w:val="0"/>
      <w:marTop w:val="0"/>
      <w:marBottom w:val="0"/>
      <w:divBdr>
        <w:top w:val="none" w:sz="0" w:space="0" w:color="auto"/>
        <w:left w:val="none" w:sz="0" w:space="0" w:color="auto"/>
        <w:bottom w:val="none" w:sz="0" w:space="0" w:color="auto"/>
        <w:right w:val="none" w:sz="0" w:space="0" w:color="auto"/>
      </w:divBdr>
    </w:div>
    <w:div w:id="872574581">
      <w:bodyDiv w:val="1"/>
      <w:marLeft w:val="0"/>
      <w:marRight w:val="0"/>
      <w:marTop w:val="0"/>
      <w:marBottom w:val="0"/>
      <w:divBdr>
        <w:top w:val="none" w:sz="0" w:space="0" w:color="auto"/>
        <w:left w:val="none" w:sz="0" w:space="0" w:color="auto"/>
        <w:bottom w:val="none" w:sz="0" w:space="0" w:color="auto"/>
        <w:right w:val="none" w:sz="0" w:space="0" w:color="auto"/>
      </w:divBdr>
    </w:div>
    <w:div w:id="873422422">
      <w:bodyDiv w:val="1"/>
      <w:marLeft w:val="0"/>
      <w:marRight w:val="0"/>
      <w:marTop w:val="0"/>
      <w:marBottom w:val="0"/>
      <w:divBdr>
        <w:top w:val="none" w:sz="0" w:space="0" w:color="auto"/>
        <w:left w:val="none" w:sz="0" w:space="0" w:color="auto"/>
        <w:bottom w:val="none" w:sz="0" w:space="0" w:color="auto"/>
        <w:right w:val="none" w:sz="0" w:space="0" w:color="auto"/>
      </w:divBdr>
    </w:div>
    <w:div w:id="873469131">
      <w:bodyDiv w:val="1"/>
      <w:marLeft w:val="0"/>
      <w:marRight w:val="0"/>
      <w:marTop w:val="0"/>
      <w:marBottom w:val="0"/>
      <w:divBdr>
        <w:top w:val="none" w:sz="0" w:space="0" w:color="auto"/>
        <w:left w:val="none" w:sz="0" w:space="0" w:color="auto"/>
        <w:bottom w:val="none" w:sz="0" w:space="0" w:color="auto"/>
        <w:right w:val="none" w:sz="0" w:space="0" w:color="auto"/>
      </w:divBdr>
    </w:div>
    <w:div w:id="873539054">
      <w:bodyDiv w:val="1"/>
      <w:marLeft w:val="0"/>
      <w:marRight w:val="0"/>
      <w:marTop w:val="0"/>
      <w:marBottom w:val="0"/>
      <w:divBdr>
        <w:top w:val="none" w:sz="0" w:space="0" w:color="auto"/>
        <w:left w:val="none" w:sz="0" w:space="0" w:color="auto"/>
        <w:bottom w:val="none" w:sz="0" w:space="0" w:color="auto"/>
        <w:right w:val="none" w:sz="0" w:space="0" w:color="auto"/>
      </w:divBdr>
    </w:div>
    <w:div w:id="873931740">
      <w:bodyDiv w:val="1"/>
      <w:marLeft w:val="0"/>
      <w:marRight w:val="0"/>
      <w:marTop w:val="0"/>
      <w:marBottom w:val="0"/>
      <w:divBdr>
        <w:top w:val="none" w:sz="0" w:space="0" w:color="auto"/>
        <w:left w:val="none" w:sz="0" w:space="0" w:color="auto"/>
        <w:bottom w:val="none" w:sz="0" w:space="0" w:color="auto"/>
        <w:right w:val="none" w:sz="0" w:space="0" w:color="auto"/>
      </w:divBdr>
    </w:div>
    <w:div w:id="874272031">
      <w:bodyDiv w:val="1"/>
      <w:marLeft w:val="0"/>
      <w:marRight w:val="0"/>
      <w:marTop w:val="0"/>
      <w:marBottom w:val="0"/>
      <w:divBdr>
        <w:top w:val="none" w:sz="0" w:space="0" w:color="auto"/>
        <w:left w:val="none" w:sz="0" w:space="0" w:color="auto"/>
        <w:bottom w:val="none" w:sz="0" w:space="0" w:color="auto"/>
        <w:right w:val="none" w:sz="0" w:space="0" w:color="auto"/>
      </w:divBdr>
    </w:div>
    <w:div w:id="874853888">
      <w:bodyDiv w:val="1"/>
      <w:marLeft w:val="0"/>
      <w:marRight w:val="0"/>
      <w:marTop w:val="0"/>
      <w:marBottom w:val="0"/>
      <w:divBdr>
        <w:top w:val="none" w:sz="0" w:space="0" w:color="auto"/>
        <w:left w:val="none" w:sz="0" w:space="0" w:color="auto"/>
        <w:bottom w:val="none" w:sz="0" w:space="0" w:color="auto"/>
        <w:right w:val="none" w:sz="0" w:space="0" w:color="auto"/>
      </w:divBdr>
    </w:div>
    <w:div w:id="875317065">
      <w:bodyDiv w:val="1"/>
      <w:marLeft w:val="0"/>
      <w:marRight w:val="0"/>
      <w:marTop w:val="0"/>
      <w:marBottom w:val="0"/>
      <w:divBdr>
        <w:top w:val="none" w:sz="0" w:space="0" w:color="auto"/>
        <w:left w:val="none" w:sz="0" w:space="0" w:color="auto"/>
        <w:bottom w:val="none" w:sz="0" w:space="0" w:color="auto"/>
        <w:right w:val="none" w:sz="0" w:space="0" w:color="auto"/>
      </w:divBdr>
    </w:div>
    <w:div w:id="876895185">
      <w:bodyDiv w:val="1"/>
      <w:marLeft w:val="0"/>
      <w:marRight w:val="0"/>
      <w:marTop w:val="0"/>
      <w:marBottom w:val="0"/>
      <w:divBdr>
        <w:top w:val="none" w:sz="0" w:space="0" w:color="auto"/>
        <w:left w:val="none" w:sz="0" w:space="0" w:color="auto"/>
        <w:bottom w:val="none" w:sz="0" w:space="0" w:color="auto"/>
        <w:right w:val="none" w:sz="0" w:space="0" w:color="auto"/>
      </w:divBdr>
    </w:div>
    <w:div w:id="877085664">
      <w:bodyDiv w:val="1"/>
      <w:marLeft w:val="0"/>
      <w:marRight w:val="0"/>
      <w:marTop w:val="0"/>
      <w:marBottom w:val="0"/>
      <w:divBdr>
        <w:top w:val="none" w:sz="0" w:space="0" w:color="auto"/>
        <w:left w:val="none" w:sz="0" w:space="0" w:color="auto"/>
        <w:bottom w:val="none" w:sz="0" w:space="0" w:color="auto"/>
        <w:right w:val="none" w:sz="0" w:space="0" w:color="auto"/>
      </w:divBdr>
    </w:div>
    <w:div w:id="877089048">
      <w:bodyDiv w:val="1"/>
      <w:marLeft w:val="0"/>
      <w:marRight w:val="0"/>
      <w:marTop w:val="0"/>
      <w:marBottom w:val="0"/>
      <w:divBdr>
        <w:top w:val="none" w:sz="0" w:space="0" w:color="auto"/>
        <w:left w:val="none" w:sz="0" w:space="0" w:color="auto"/>
        <w:bottom w:val="none" w:sz="0" w:space="0" w:color="auto"/>
        <w:right w:val="none" w:sz="0" w:space="0" w:color="auto"/>
      </w:divBdr>
    </w:div>
    <w:div w:id="877350473">
      <w:bodyDiv w:val="1"/>
      <w:marLeft w:val="0"/>
      <w:marRight w:val="0"/>
      <w:marTop w:val="0"/>
      <w:marBottom w:val="0"/>
      <w:divBdr>
        <w:top w:val="none" w:sz="0" w:space="0" w:color="auto"/>
        <w:left w:val="none" w:sz="0" w:space="0" w:color="auto"/>
        <w:bottom w:val="none" w:sz="0" w:space="0" w:color="auto"/>
        <w:right w:val="none" w:sz="0" w:space="0" w:color="auto"/>
      </w:divBdr>
    </w:div>
    <w:div w:id="877350520">
      <w:bodyDiv w:val="1"/>
      <w:marLeft w:val="0"/>
      <w:marRight w:val="0"/>
      <w:marTop w:val="0"/>
      <w:marBottom w:val="0"/>
      <w:divBdr>
        <w:top w:val="none" w:sz="0" w:space="0" w:color="auto"/>
        <w:left w:val="none" w:sz="0" w:space="0" w:color="auto"/>
        <w:bottom w:val="none" w:sz="0" w:space="0" w:color="auto"/>
        <w:right w:val="none" w:sz="0" w:space="0" w:color="auto"/>
      </w:divBdr>
    </w:div>
    <w:div w:id="877550968">
      <w:bodyDiv w:val="1"/>
      <w:marLeft w:val="0"/>
      <w:marRight w:val="0"/>
      <w:marTop w:val="0"/>
      <w:marBottom w:val="0"/>
      <w:divBdr>
        <w:top w:val="none" w:sz="0" w:space="0" w:color="auto"/>
        <w:left w:val="none" w:sz="0" w:space="0" w:color="auto"/>
        <w:bottom w:val="none" w:sz="0" w:space="0" w:color="auto"/>
        <w:right w:val="none" w:sz="0" w:space="0" w:color="auto"/>
      </w:divBdr>
    </w:div>
    <w:div w:id="877818761">
      <w:bodyDiv w:val="1"/>
      <w:marLeft w:val="0"/>
      <w:marRight w:val="0"/>
      <w:marTop w:val="0"/>
      <w:marBottom w:val="0"/>
      <w:divBdr>
        <w:top w:val="none" w:sz="0" w:space="0" w:color="auto"/>
        <w:left w:val="none" w:sz="0" w:space="0" w:color="auto"/>
        <w:bottom w:val="none" w:sz="0" w:space="0" w:color="auto"/>
        <w:right w:val="none" w:sz="0" w:space="0" w:color="auto"/>
      </w:divBdr>
    </w:div>
    <w:div w:id="879587131">
      <w:bodyDiv w:val="1"/>
      <w:marLeft w:val="0"/>
      <w:marRight w:val="0"/>
      <w:marTop w:val="0"/>
      <w:marBottom w:val="0"/>
      <w:divBdr>
        <w:top w:val="none" w:sz="0" w:space="0" w:color="auto"/>
        <w:left w:val="none" w:sz="0" w:space="0" w:color="auto"/>
        <w:bottom w:val="none" w:sz="0" w:space="0" w:color="auto"/>
        <w:right w:val="none" w:sz="0" w:space="0" w:color="auto"/>
      </w:divBdr>
    </w:div>
    <w:div w:id="879704766">
      <w:bodyDiv w:val="1"/>
      <w:marLeft w:val="0"/>
      <w:marRight w:val="0"/>
      <w:marTop w:val="0"/>
      <w:marBottom w:val="0"/>
      <w:divBdr>
        <w:top w:val="none" w:sz="0" w:space="0" w:color="auto"/>
        <w:left w:val="none" w:sz="0" w:space="0" w:color="auto"/>
        <w:bottom w:val="none" w:sz="0" w:space="0" w:color="auto"/>
        <w:right w:val="none" w:sz="0" w:space="0" w:color="auto"/>
      </w:divBdr>
    </w:div>
    <w:div w:id="881864703">
      <w:bodyDiv w:val="1"/>
      <w:marLeft w:val="0"/>
      <w:marRight w:val="0"/>
      <w:marTop w:val="0"/>
      <w:marBottom w:val="0"/>
      <w:divBdr>
        <w:top w:val="none" w:sz="0" w:space="0" w:color="auto"/>
        <w:left w:val="none" w:sz="0" w:space="0" w:color="auto"/>
        <w:bottom w:val="none" w:sz="0" w:space="0" w:color="auto"/>
        <w:right w:val="none" w:sz="0" w:space="0" w:color="auto"/>
      </w:divBdr>
    </w:div>
    <w:div w:id="882253469">
      <w:bodyDiv w:val="1"/>
      <w:marLeft w:val="0"/>
      <w:marRight w:val="0"/>
      <w:marTop w:val="0"/>
      <w:marBottom w:val="0"/>
      <w:divBdr>
        <w:top w:val="none" w:sz="0" w:space="0" w:color="auto"/>
        <w:left w:val="none" w:sz="0" w:space="0" w:color="auto"/>
        <w:bottom w:val="none" w:sz="0" w:space="0" w:color="auto"/>
        <w:right w:val="none" w:sz="0" w:space="0" w:color="auto"/>
      </w:divBdr>
    </w:div>
    <w:div w:id="882323847">
      <w:bodyDiv w:val="1"/>
      <w:marLeft w:val="0"/>
      <w:marRight w:val="0"/>
      <w:marTop w:val="0"/>
      <w:marBottom w:val="0"/>
      <w:divBdr>
        <w:top w:val="none" w:sz="0" w:space="0" w:color="auto"/>
        <w:left w:val="none" w:sz="0" w:space="0" w:color="auto"/>
        <w:bottom w:val="none" w:sz="0" w:space="0" w:color="auto"/>
        <w:right w:val="none" w:sz="0" w:space="0" w:color="auto"/>
      </w:divBdr>
    </w:div>
    <w:div w:id="882792467">
      <w:bodyDiv w:val="1"/>
      <w:marLeft w:val="0"/>
      <w:marRight w:val="0"/>
      <w:marTop w:val="0"/>
      <w:marBottom w:val="0"/>
      <w:divBdr>
        <w:top w:val="none" w:sz="0" w:space="0" w:color="auto"/>
        <w:left w:val="none" w:sz="0" w:space="0" w:color="auto"/>
        <w:bottom w:val="none" w:sz="0" w:space="0" w:color="auto"/>
        <w:right w:val="none" w:sz="0" w:space="0" w:color="auto"/>
      </w:divBdr>
    </w:div>
    <w:div w:id="883297532">
      <w:bodyDiv w:val="1"/>
      <w:marLeft w:val="0"/>
      <w:marRight w:val="0"/>
      <w:marTop w:val="0"/>
      <w:marBottom w:val="0"/>
      <w:divBdr>
        <w:top w:val="none" w:sz="0" w:space="0" w:color="auto"/>
        <w:left w:val="none" w:sz="0" w:space="0" w:color="auto"/>
        <w:bottom w:val="none" w:sz="0" w:space="0" w:color="auto"/>
        <w:right w:val="none" w:sz="0" w:space="0" w:color="auto"/>
      </w:divBdr>
    </w:div>
    <w:div w:id="884681631">
      <w:bodyDiv w:val="1"/>
      <w:marLeft w:val="0"/>
      <w:marRight w:val="0"/>
      <w:marTop w:val="0"/>
      <w:marBottom w:val="0"/>
      <w:divBdr>
        <w:top w:val="none" w:sz="0" w:space="0" w:color="auto"/>
        <w:left w:val="none" w:sz="0" w:space="0" w:color="auto"/>
        <w:bottom w:val="none" w:sz="0" w:space="0" w:color="auto"/>
        <w:right w:val="none" w:sz="0" w:space="0" w:color="auto"/>
      </w:divBdr>
    </w:div>
    <w:div w:id="885020526">
      <w:bodyDiv w:val="1"/>
      <w:marLeft w:val="0"/>
      <w:marRight w:val="0"/>
      <w:marTop w:val="0"/>
      <w:marBottom w:val="0"/>
      <w:divBdr>
        <w:top w:val="none" w:sz="0" w:space="0" w:color="auto"/>
        <w:left w:val="none" w:sz="0" w:space="0" w:color="auto"/>
        <w:bottom w:val="none" w:sz="0" w:space="0" w:color="auto"/>
        <w:right w:val="none" w:sz="0" w:space="0" w:color="auto"/>
      </w:divBdr>
    </w:div>
    <w:div w:id="887377465">
      <w:bodyDiv w:val="1"/>
      <w:marLeft w:val="0"/>
      <w:marRight w:val="0"/>
      <w:marTop w:val="0"/>
      <w:marBottom w:val="0"/>
      <w:divBdr>
        <w:top w:val="none" w:sz="0" w:space="0" w:color="auto"/>
        <w:left w:val="none" w:sz="0" w:space="0" w:color="auto"/>
        <w:bottom w:val="none" w:sz="0" w:space="0" w:color="auto"/>
        <w:right w:val="none" w:sz="0" w:space="0" w:color="auto"/>
      </w:divBdr>
    </w:div>
    <w:div w:id="887689593">
      <w:bodyDiv w:val="1"/>
      <w:marLeft w:val="0"/>
      <w:marRight w:val="0"/>
      <w:marTop w:val="0"/>
      <w:marBottom w:val="0"/>
      <w:divBdr>
        <w:top w:val="none" w:sz="0" w:space="0" w:color="auto"/>
        <w:left w:val="none" w:sz="0" w:space="0" w:color="auto"/>
        <w:bottom w:val="none" w:sz="0" w:space="0" w:color="auto"/>
        <w:right w:val="none" w:sz="0" w:space="0" w:color="auto"/>
      </w:divBdr>
    </w:div>
    <w:div w:id="888298175">
      <w:bodyDiv w:val="1"/>
      <w:marLeft w:val="0"/>
      <w:marRight w:val="0"/>
      <w:marTop w:val="0"/>
      <w:marBottom w:val="0"/>
      <w:divBdr>
        <w:top w:val="none" w:sz="0" w:space="0" w:color="auto"/>
        <w:left w:val="none" w:sz="0" w:space="0" w:color="auto"/>
        <w:bottom w:val="none" w:sz="0" w:space="0" w:color="auto"/>
        <w:right w:val="none" w:sz="0" w:space="0" w:color="auto"/>
      </w:divBdr>
    </w:div>
    <w:div w:id="889153559">
      <w:bodyDiv w:val="1"/>
      <w:marLeft w:val="0"/>
      <w:marRight w:val="0"/>
      <w:marTop w:val="0"/>
      <w:marBottom w:val="0"/>
      <w:divBdr>
        <w:top w:val="none" w:sz="0" w:space="0" w:color="auto"/>
        <w:left w:val="none" w:sz="0" w:space="0" w:color="auto"/>
        <w:bottom w:val="none" w:sz="0" w:space="0" w:color="auto"/>
        <w:right w:val="none" w:sz="0" w:space="0" w:color="auto"/>
      </w:divBdr>
    </w:div>
    <w:div w:id="890267231">
      <w:bodyDiv w:val="1"/>
      <w:marLeft w:val="0"/>
      <w:marRight w:val="0"/>
      <w:marTop w:val="0"/>
      <w:marBottom w:val="0"/>
      <w:divBdr>
        <w:top w:val="none" w:sz="0" w:space="0" w:color="auto"/>
        <w:left w:val="none" w:sz="0" w:space="0" w:color="auto"/>
        <w:bottom w:val="none" w:sz="0" w:space="0" w:color="auto"/>
        <w:right w:val="none" w:sz="0" w:space="0" w:color="auto"/>
      </w:divBdr>
    </w:div>
    <w:div w:id="890725377">
      <w:bodyDiv w:val="1"/>
      <w:marLeft w:val="0"/>
      <w:marRight w:val="0"/>
      <w:marTop w:val="0"/>
      <w:marBottom w:val="0"/>
      <w:divBdr>
        <w:top w:val="none" w:sz="0" w:space="0" w:color="auto"/>
        <w:left w:val="none" w:sz="0" w:space="0" w:color="auto"/>
        <w:bottom w:val="none" w:sz="0" w:space="0" w:color="auto"/>
        <w:right w:val="none" w:sz="0" w:space="0" w:color="auto"/>
      </w:divBdr>
    </w:div>
    <w:div w:id="891383251">
      <w:bodyDiv w:val="1"/>
      <w:marLeft w:val="0"/>
      <w:marRight w:val="0"/>
      <w:marTop w:val="0"/>
      <w:marBottom w:val="0"/>
      <w:divBdr>
        <w:top w:val="none" w:sz="0" w:space="0" w:color="auto"/>
        <w:left w:val="none" w:sz="0" w:space="0" w:color="auto"/>
        <w:bottom w:val="none" w:sz="0" w:space="0" w:color="auto"/>
        <w:right w:val="none" w:sz="0" w:space="0" w:color="auto"/>
      </w:divBdr>
    </w:div>
    <w:div w:id="893397167">
      <w:bodyDiv w:val="1"/>
      <w:marLeft w:val="0"/>
      <w:marRight w:val="0"/>
      <w:marTop w:val="0"/>
      <w:marBottom w:val="0"/>
      <w:divBdr>
        <w:top w:val="none" w:sz="0" w:space="0" w:color="auto"/>
        <w:left w:val="none" w:sz="0" w:space="0" w:color="auto"/>
        <w:bottom w:val="none" w:sz="0" w:space="0" w:color="auto"/>
        <w:right w:val="none" w:sz="0" w:space="0" w:color="auto"/>
      </w:divBdr>
    </w:div>
    <w:div w:id="894389212">
      <w:bodyDiv w:val="1"/>
      <w:marLeft w:val="0"/>
      <w:marRight w:val="0"/>
      <w:marTop w:val="0"/>
      <w:marBottom w:val="0"/>
      <w:divBdr>
        <w:top w:val="none" w:sz="0" w:space="0" w:color="auto"/>
        <w:left w:val="none" w:sz="0" w:space="0" w:color="auto"/>
        <w:bottom w:val="none" w:sz="0" w:space="0" w:color="auto"/>
        <w:right w:val="none" w:sz="0" w:space="0" w:color="auto"/>
      </w:divBdr>
    </w:div>
    <w:div w:id="894513211">
      <w:bodyDiv w:val="1"/>
      <w:marLeft w:val="0"/>
      <w:marRight w:val="0"/>
      <w:marTop w:val="0"/>
      <w:marBottom w:val="0"/>
      <w:divBdr>
        <w:top w:val="none" w:sz="0" w:space="0" w:color="auto"/>
        <w:left w:val="none" w:sz="0" w:space="0" w:color="auto"/>
        <w:bottom w:val="none" w:sz="0" w:space="0" w:color="auto"/>
        <w:right w:val="none" w:sz="0" w:space="0" w:color="auto"/>
      </w:divBdr>
    </w:div>
    <w:div w:id="896165056">
      <w:bodyDiv w:val="1"/>
      <w:marLeft w:val="0"/>
      <w:marRight w:val="0"/>
      <w:marTop w:val="0"/>
      <w:marBottom w:val="0"/>
      <w:divBdr>
        <w:top w:val="none" w:sz="0" w:space="0" w:color="auto"/>
        <w:left w:val="none" w:sz="0" w:space="0" w:color="auto"/>
        <w:bottom w:val="none" w:sz="0" w:space="0" w:color="auto"/>
        <w:right w:val="none" w:sz="0" w:space="0" w:color="auto"/>
      </w:divBdr>
    </w:div>
    <w:div w:id="896432055">
      <w:bodyDiv w:val="1"/>
      <w:marLeft w:val="0"/>
      <w:marRight w:val="0"/>
      <w:marTop w:val="0"/>
      <w:marBottom w:val="0"/>
      <w:divBdr>
        <w:top w:val="none" w:sz="0" w:space="0" w:color="auto"/>
        <w:left w:val="none" w:sz="0" w:space="0" w:color="auto"/>
        <w:bottom w:val="none" w:sz="0" w:space="0" w:color="auto"/>
        <w:right w:val="none" w:sz="0" w:space="0" w:color="auto"/>
      </w:divBdr>
    </w:div>
    <w:div w:id="896627509">
      <w:bodyDiv w:val="1"/>
      <w:marLeft w:val="0"/>
      <w:marRight w:val="0"/>
      <w:marTop w:val="0"/>
      <w:marBottom w:val="0"/>
      <w:divBdr>
        <w:top w:val="none" w:sz="0" w:space="0" w:color="auto"/>
        <w:left w:val="none" w:sz="0" w:space="0" w:color="auto"/>
        <w:bottom w:val="none" w:sz="0" w:space="0" w:color="auto"/>
        <w:right w:val="none" w:sz="0" w:space="0" w:color="auto"/>
      </w:divBdr>
    </w:div>
    <w:div w:id="896673096">
      <w:bodyDiv w:val="1"/>
      <w:marLeft w:val="0"/>
      <w:marRight w:val="0"/>
      <w:marTop w:val="0"/>
      <w:marBottom w:val="0"/>
      <w:divBdr>
        <w:top w:val="none" w:sz="0" w:space="0" w:color="auto"/>
        <w:left w:val="none" w:sz="0" w:space="0" w:color="auto"/>
        <w:bottom w:val="none" w:sz="0" w:space="0" w:color="auto"/>
        <w:right w:val="none" w:sz="0" w:space="0" w:color="auto"/>
      </w:divBdr>
    </w:div>
    <w:div w:id="896819168">
      <w:bodyDiv w:val="1"/>
      <w:marLeft w:val="0"/>
      <w:marRight w:val="0"/>
      <w:marTop w:val="0"/>
      <w:marBottom w:val="0"/>
      <w:divBdr>
        <w:top w:val="none" w:sz="0" w:space="0" w:color="auto"/>
        <w:left w:val="none" w:sz="0" w:space="0" w:color="auto"/>
        <w:bottom w:val="none" w:sz="0" w:space="0" w:color="auto"/>
        <w:right w:val="none" w:sz="0" w:space="0" w:color="auto"/>
      </w:divBdr>
    </w:div>
    <w:div w:id="896821513">
      <w:bodyDiv w:val="1"/>
      <w:marLeft w:val="0"/>
      <w:marRight w:val="0"/>
      <w:marTop w:val="0"/>
      <w:marBottom w:val="0"/>
      <w:divBdr>
        <w:top w:val="none" w:sz="0" w:space="0" w:color="auto"/>
        <w:left w:val="none" w:sz="0" w:space="0" w:color="auto"/>
        <w:bottom w:val="none" w:sz="0" w:space="0" w:color="auto"/>
        <w:right w:val="none" w:sz="0" w:space="0" w:color="auto"/>
      </w:divBdr>
    </w:div>
    <w:div w:id="897596380">
      <w:bodyDiv w:val="1"/>
      <w:marLeft w:val="0"/>
      <w:marRight w:val="0"/>
      <w:marTop w:val="0"/>
      <w:marBottom w:val="0"/>
      <w:divBdr>
        <w:top w:val="none" w:sz="0" w:space="0" w:color="auto"/>
        <w:left w:val="none" w:sz="0" w:space="0" w:color="auto"/>
        <w:bottom w:val="none" w:sz="0" w:space="0" w:color="auto"/>
        <w:right w:val="none" w:sz="0" w:space="0" w:color="auto"/>
      </w:divBdr>
    </w:div>
    <w:div w:id="897666799">
      <w:bodyDiv w:val="1"/>
      <w:marLeft w:val="0"/>
      <w:marRight w:val="0"/>
      <w:marTop w:val="0"/>
      <w:marBottom w:val="0"/>
      <w:divBdr>
        <w:top w:val="none" w:sz="0" w:space="0" w:color="auto"/>
        <w:left w:val="none" w:sz="0" w:space="0" w:color="auto"/>
        <w:bottom w:val="none" w:sz="0" w:space="0" w:color="auto"/>
        <w:right w:val="none" w:sz="0" w:space="0" w:color="auto"/>
      </w:divBdr>
    </w:div>
    <w:div w:id="897783832">
      <w:bodyDiv w:val="1"/>
      <w:marLeft w:val="0"/>
      <w:marRight w:val="0"/>
      <w:marTop w:val="0"/>
      <w:marBottom w:val="0"/>
      <w:divBdr>
        <w:top w:val="none" w:sz="0" w:space="0" w:color="auto"/>
        <w:left w:val="none" w:sz="0" w:space="0" w:color="auto"/>
        <w:bottom w:val="none" w:sz="0" w:space="0" w:color="auto"/>
        <w:right w:val="none" w:sz="0" w:space="0" w:color="auto"/>
      </w:divBdr>
    </w:div>
    <w:div w:id="898397226">
      <w:bodyDiv w:val="1"/>
      <w:marLeft w:val="0"/>
      <w:marRight w:val="0"/>
      <w:marTop w:val="0"/>
      <w:marBottom w:val="0"/>
      <w:divBdr>
        <w:top w:val="none" w:sz="0" w:space="0" w:color="auto"/>
        <w:left w:val="none" w:sz="0" w:space="0" w:color="auto"/>
        <w:bottom w:val="none" w:sz="0" w:space="0" w:color="auto"/>
        <w:right w:val="none" w:sz="0" w:space="0" w:color="auto"/>
      </w:divBdr>
    </w:div>
    <w:div w:id="898440063">
      <w:bodyDiv w:val="1"/>
      <w:marLeft w:val="0"/>
      <w:marRight w:val="0"/>
      <w:marTop w:val="0"/>
      <w:marBottom w:val="0"/>
      <w:divBdr>
        <w:top w:val="none" w:sz="0" w:space="0" w:color="auto"/>
        <w:left w:val="none" w:sz="0" w:space="0" w:color="auto"/>
        <w:bottom w:val="none" w:sz="0" w:space="0" w:color="auto"/>
        <w:right w:val="none" w:sz="0" w:space="0" w:color="auto"/>
      </w:divBdr>
    </w:div>
    <w:div w:id="898636327">
      <w:bodyDiv w:val="1"/>
      <w:marLeft w:val="0"/>
      <w:marRight w:val="0"/>
      <w:marTop w:val="0"/>
      <w:marBottom w:val="0"/>
      <w:divBdr>
        <w:top w:val="none" w:sz="0" w:space="0" w:color="auto"/>
        <w:left w:val="none" w:sz="0" w:space="0" w:color="auto"/>
        <w:bottom w:val="none" w:sz="0" w:space="0" w:color="auto"/>
        <w:right w:val="none" w:sz="0" w:space="0" w:color="auto"/>
      </w:divBdr>
    </w:div>
    <w:div w:id="900217209">
      <w:bodyDiv w:val="1"/>
      <w:marLeft w:val="0"/>
      <w:marRight w:val="0"/>
      <w:marTop w:val="0"/>
      <w:marBottom w:val="0"/>
      <w:divBdr>
        <w:top w:val="none" w:sz="0" w:space="0" w:color="auto"/>
        <w:left w:val="none" w:sz="0" w:space="0" w:color="auto"/>
        <w:bottom w:val="none" w:sz="0" w:space="0" w:color="auto"/>
        <w:right w:val="none" w:sz="0" w:space="0" w:color="auto"/>
      </w:divBdr>
    </w:div>
    <w:div w:id="900948570">
      <w:bodyDiv w:val="1"/>
      <w:marLeft w:val="0"/>
      <w:marRight w:val="0"/>
      <w:marTop w:val="0"/>
      <w:marBottom w:val="0"/>
      <w:divBdr>
        <w:top w:val="none" w:sz="0" w:space="0" w:color="auto"/>
        <w:left w:val="none" w:sz="0" w:space="0" w:color="auto"/>
        <w:bottom w:val="none" w:sz="0" w:space="0" w:color="auto"/>
        <w:right w:val="none" w:sz="0" w:space="0" w:color="auto"/>
      </w:divBdr>
    </w:div>
    <w:div w:id="901133874">
      <w:bodyDiv w:val="1"/>
      <w:marLeft w:val="0"/>
      <w:marRight w:val="0"/>
      <w:marTop w:val="0"/>
      <w:marBottom w:val="0"/>
      <w:divBdr>
        <w:top w:val="none" w:sz="0" w:space="0" w:color="auto"/>
        <w:left w:val="none" w:sz="0" w:space="0" w:color="auto"/>
        <w:bottom w:val="none" w:sz="0" w:space="0" w:color="auto"/>
        <w:right w:val="none" w:sz="0" w:space="0" w:color="auto"/>
      </w:divBdr>
    </w:div>
    <w:div w:id="902329859">
      <w:bodyDiv w:val="1"/>
      <w:marLeft w:val="0"/>
      <w:marRight w:val="0"/>
      <w:marTop w:val="0"/>
      <w:marBottom w:val="0"/>
      <w:divBdr>
        <w:top w:val="none" w:sz="0" w:space="0" w:color="auto"/>
        <w:left w:val="none" w:sz="0" w:space="0" w:color="auto"/>
        <w:bottom w:val="none" w:sz="0" w:space="0" w:color="auto"/>
        <w:right w:val="none" w:sz="0" w:space="0" w:color="auto"/>
      </w:divBdr>
    </w:div>
    <w:div w:id="902644108">
      <w:bodyDiv w:val="1"/>
      <w:marLeft w:val="0"/>
      <w:marRight w:val="0"/>
      <w:marTop w:val="0"/>
      <w:marBottom w:val="0"/>
      <w:divBdr>
        <w:top w:val="none" w:sz="0" w:space="0" w:color="auto"/>
        <w:left w:val="none" w:sz="0" w:space="0" w:color="auto"/>
        <w:bottom w:val="none" w:sz="0" w:space="0" w:color="auto"/>
        <w:right w:val="none" w:sz="0" w:space="0" w:color="auto"/>
      </w:divBdr>
    </w:div>
    <w:div w:id="903102371">
      <w:bodyDiv w:val="1"/>
      <w:marLeft w:val="0"/>
      <w:marRight w:val="0"/>
      <w:marTop w:val="0"/>
      <w:marBottom w:val="0"/>
      <w:divBdr>
        <w:top w:val="none" w:sz="0" w:space="0" w:color="auto"/>
        <w:left w:val="none" w:sz="0" w:space="0" w:color="auto"/>
        <w:bottom w:val="none" w:sz="0" w:space="0" w:color="auto"/>
        <w:right w:val="none" w:sz="0" w:space="0" w:color="auto"/>
      </w:divBdr>
    </w:div>
    <w:div w:id="903838445">
      <w:bodyDiv w:val="1"/>
      <w:marLeft w:val="0"/>
      <w:marRight w:val="0"/>
      <w:marTop w:val="0"/>
      <w:marBottom w:val="0"/>
      <w:divBdr>
        <w:top w:val="none" w:sz="0" w:space="0" w:color="auto"/>
        <w:left w:val="none" w:sz="0" w:space="0" w:color="auto"/>
        <w:bottom w:val="none" w:sz="0" w:space="0" w:color="auto"/>
        <w:right w:val="none" w:sz="0" w:space="0" w:color="auto"/>
      </w:divBdr>
    </w:div>
    <w:div w:id="904681077">
      <w:bodyDiv w:val="1"/>
      <w:marLeft w:val="0"/>
      <w:marRight w:val="0"/>
      <w:marTop w:val="0"/>
      <w:marBottom w:val="0"/>
      <w:divBdr>
        <w:top w:val="none" w:sz="0" w:space="0" w:color="auto"/>
        <w:left w:val="none" w:sz="0" w:space="0" w:color="auto"/>
        <w:bottom w:val="none" w:sz="0" w:space="0" w:color="auto"/>
        <w:right w:val="none" w:sz="0" w:space="0" w:color="auto"/>
      </w:divBdr>
    </w:div>
    <w:div w:id="905796352">
      <w:bodyDiv w:val="1"/>
      <w:marLeft w:val="0"/>
      <w:marRight w:val="0"/>
      <w:marTop w:val="0"/>
      <w:marBottom w:val="0"/>
      <w:divBdr>
        <w:top w:val="none" w:sz="0" w:space="0" w:color="auto"/>
        <w:left w:val="none" w:sz="0" w:space="0" w:color="auto"/>
        <w:bottom w:val="none" w:sz="0" w:space="0" w:color="auto"/>
        <w:right w:val="none" w:sz="0" w:space="0" w:color="auto"/>
      </w:divBdr>
    </w:div>
    <w:div w:id="905802546">
      <w:bodyDiv w:val="1"/>
      <w:marLeft w:val="0"/>
      <w:marRight w:val="0"/>
      <w:marTop w:val="0"/>
      <w:marBottom w:val="0"/>
      <w:divBdr>
        <w:top w:val="none" w:sz="0" w:space="0" w:color="auto"/>
        <w:left w:val="none" w:sz="0" w:space="0" w:color="auto"/>
        <w:bottom w:val="none" w:sz="0" w:space="0" w:color="auto"/>
        <w:right w:val="none" w:sz="0" w:space="0" w:color="auto"/>
      </w:divBdr>
    </w:div>
    <w:div w:id="905995886">
      <w:bodyDiv w:val="1"/>
      <w:marLeft w:val="0"/>
      <w:marRight w:val="0"/>
      <w:marTop w:val="0"/>
      <w:marBottom w:val="0"/>
      <w:divBdr>
        <w:top w:val="none" w:sz="0" w:space="0" w:color="auto"/>
        <w:left w:val="none" w:sz="0" w:space="0" w:color="auto"/>
        <w:bottom w:val="none" w:sz="0" w:space="0" w:color="auto"/>
        <w:right w:val="none" w:sz="0" w:space="0" w:color="auto"/>
      </w:divBdr>
    </w:div>
    <w:div w:id="906649630">
      <w:bodyDiv w:val="1"/>
      <w:marLeft w:val="0"/>
      <w:marRight w:val="0"/>
      <w:marTop w:val="0"/>
      <w:marBottom w:val="0"/>
      <w:divBdr>
        <w:top w:val="none" w:sz="0" w:space="0" w:color="auto"/>
        <w:left w:val="none" w:sz="0" w:space="0" w:color="auto"/>
        <w:bottom w:val="none" w:sz="0" w:space="0" w:color="auto"/>
        <w:right w:val="none" w:sz="0" w:space="0" w:color="auto"/>
      </w:divBdr>
    </w:div>
    <w:div w:id="906721109">
      <w:bodyDiv w:val="1"/>
      <w:marLeft w:val="0"/>
      <w:marRight w:val="0"/>
      <w:marTop w:val="0"/>
      <w:marBottom w:val="0"/>
      <w:divBdr>
        <w:top w:val="none" w:sz="0" w:space="0" w:color="auto"/>
        <w:left w:val="none" w:sz="0" w:space="0" w:color="auto"/>
        <w:bottom w:val="none" w:sz="0" w:space="0" w:color="auto"/>
        <w:right w:val="none" w:sz="0" w:space="0" w:color="auto"/>
      </w:divBdr>
    </w:div>
    <w:div w:id="906888393">
      <w:bodyDiv w:val="1"/>
      <w:marLeft w:val="0"/>
      <w:marRight w:val="0"/>
      <w:marTop w:val="0"/>
      <w:marBottom w:val="0"/>
      <w:divBdr>
        <w:top w:val="none" w:sz="0" w:space="0" w:color="auto"/>
        <w:left w:val="none" w:sz="0" w:space="0" w:color="auto"/>
        <w:bottom w:val="none" w:sz="0" w:space="0" w:color="auto"/>
        <w:right w:val="none" w:sz="0" w:space="0" w:color="auto"/>
      </w:divBdr>
    </w:div>
    <w:div w:id="908736867">
      <w:bodyDiv w:val="1"/>
      <w:marLeft w:val="0"/>
      <w:marRight w:val="0"/>
      <w:marTop w:val="0"/>
      <w:marBottom w:val="0"/>
      <w:divBdr>
        <w:top w:val="none" w:sz="0" w:space="0" w:color="auto"/>
        <w:left w:val="none" w:sz="0" w:space="0" w:color="auto"/>
        <w:bottom w:val="none" w:sz="0" w:space="0" w:color="auto"/>
        <w:right w:val="none" w:sz="0" w:space="0" w:color="auto"/>
      </w:divBdr>
    </w:div>
    <w:div w:id="909775469">
      <w:bodyDiv w:val="1"/>
      <w:marLeft w:val="0"/>
      <w:marRight w:val="0"/>
      <w:marTop w:val="0"/>
      <w:marBottom w:val="0"/>
      <w:divBdr>
        <w:top w:val="none" w:sz="0" w:space="0" w:color="auto"/>
        <w:left w:val="none" w:sz="0" w:space="0" w:color="auto"/>
        <w:bottom w:val="none" w:sz="0" w:space="0" w:color="auto"/>
        <w:right w:val="none" w:sz="0" w:space="0" w:color="auto"/>
      </w:divBdr>
    </w:div>
    <w:div w:id="911618747">
      <w:bodyDiv w:val="1"/>
      <w:marLeft w:val="0"/>
      <w:marRight w:val="0"/>
      <w:marTop w:val="0"/>
      <w:marBottom w:val="0"/>
      <w:divBdr>
        <w:top w:val="none" w:sz="0" w:space="0" w:color="auto"/>
        <w:left w:val="none" w:sz="0" w:space="0" w:color="auto"/>
        <w:bottom w:val="none" w:sz="0" w:space="0" w:color="auto"/>
        <w:right w:val="none" w:sz="0" w:space="0" w:color="auto"/>
      </w:divBdr>
    </w:div>
    <w:div w:id="911626775">
      <w:bodyDiv w:val="1"/>
      <w:marLeft w:val="0"/>
      <w:marRight w:val="0"/>
      <w:marTop w:val="0"/>
      <w:marBottom w:val="0"/>
      <w:divBdr>
        <w:top w:val="none" w:sz="0" w:space="0" w:color="auto"/>
        <w:left w:val="none" w:sz="0" w:space="0" w:color="auto"/>
        <w:bottom w:val="none" w:sz="0" w:space="0" w:color="auto"/>
        <w:right w:val="none" w:sz="0" w:space="0" w:color="auto"/>
      </w:divBdr>
    </w:div>
    <w:div w:id="912350707">
      <w:bodyDiv w:val="1"/>
      <w:marLeft w:val="0"/>
      <w:marRight w:val="0"/>
      <w:marTop w:val="0"/>
      <w:marBottom w:val="0"/>
      <w:divBdr>
        <w:top w:val="none" w:sz="0" w:space="0" w:color="auto"/>
        <w:left w:val="none" w:sz="0" w:space="0" w:color="auto"/>
        <w:bottom w:val="none" w:sz="0" w:space="0" w:color="auto"/>
        <w:right w:val="none" w:sz="0" w:space="0" w:color="auto"/>
      </w:divBdr>
    </w:div>
    <w:div w:id="913125540">
      <w:bodyDiv w:val="1"/>
      <w:marLeft w:val="0"/>
      <w:marRight w:val="0"/>
      <w:marTop w:val="0"/>
      <w:marBottom w:val="0"/>
      <w:divBdr>
        <w:top w:val="none" w:sz="0" w:space="0" w:color="auto"/>
        <w:left w:val="none" w:sz="0" w:space="0" w:color="auto"/>
        <w:bottom w:val="none" w:sz="0" w:space="0" w:color="auto"/>
        <w:right w:val="none" w:sz="0" w:space="0" w:color="auto"/>
      </w:divBdr>
    </w:div>
    <w:div w:id="913784710">
      <w:bodyDiv w:val="1"/>
      <w:marLeft w:val="0"/>
      <w:marRight w:val="0"/>
      <w:marTop w:val="0"/>
      <w:marBottom w:val="0"/>
      <w:divBdr>
        <w:top w:val="none" w:sz="0" w:space="0" w:color="auto"/>
        <w:left w:val="none" w:sz="0" w:space="0" w:color="auto"/>
        <w:bottom w:val="none" w:sz="0" w:space="0" w:color="auto"/>
        <w:right w:val="none" w:sz="0" w:space="0" w:color="auto"/>
      </w:divBdr>
    </w:div>
    <w:div w:id="915750562">
      <w:bodyDiv w:val="1"/>
      <w:marLeft w:val="0"/>
      <w:marRight w:val="0"/>
      <w:marTop w:val="0"/>
      <w:marBottom w:val="0"/>
      <w:divBdr>
        <w:top w:val="none" w:sz="0" w:space="0" w:color="auto"/>
        <w:left w:val="none" w:sz="0" w:space="0" w:color="auto"/>
        <w:bottom w:val="none" w:sz="0" w:space="0" w:color="auto"/>
        <w:right w:val="none" w:sz="0" w:space="0" w:color="auto"/>
      </w:divBdr>
    </w:div>
    <w:div w:id="915823689">
      <w:bodyDiv w:val="1"/>
      <w:marLeft w:val="0"/>
      <w:marRight w:val="0"/>
      <w:marTop w:val="0"/>
      <w:marBottom w:val="0"/>
      <w:divBdr>
        <w:top w:val="none" w:sz="0" w:space="0" w:color="auto"/>
        <w:left w:val="none" w:sz="0" w:space="0" w:color="auto"/>
        <w:bottom w:val="none" w:sz="0" w:space="0" w:color="auto"/>
        <w:right w:val="none" w:sz="0" w:space="0" w:color="auto"/>
      </w:divBdr>
    </w:div>
    <w:div w:id="916480938">
      <w:bodyDiv w:val="1"/>
      <w:marLeft w:val="0"/>
      <w:marRight w:val="0"/>
      <w:marTop w:val="0"/>
      <w:marBottom w:val="0"/>
      <w:divBdr>
        <w:top w:val="none" w:sz="0" w:space="0" w:color="auto"/>
        <w:left w:val="none" w:sz="0" w:space="0" w:color="auto"/>
        <w:bottom w:val="none" w:sz="0" w:space="0" w:color="auto"/>
        <w:right w:val="none" w:sz="0" w:space="0" w:color="auto"/>
      </w:divBdr>
    </w:div>
    <w:div w:id="916747135">
      <w:bodyDiv w:val="1"/>
      <w:marLeft w:val="0"/>
      <w:marRight w:val="0"/>
      <w:marTop w:val="0"/>
      <w:marBottom w:val="0"/>
      <w:divBdr>
        <w:top w:val="none" w:sz="0" w:space="0" w:color="auto"/>
        <w:left w:val="none" w:sz="0" w:space="0" w:color="auto"/>
        <w:bottom w:val="none" w:sz="0" w:space="0" w:color="auto"/>
        <w:right w:val="none" w:sz="0" w:space="0" w:color="auto"/>
      </w:divBdr>
    </w:div>
    <w:div w:id="917859619">
      <w:bodyDiv w:val="1"/>
      <w:marLeft w:val="0"/>
      <w:marRight w:val="0"/>
      <w:marTop w:val="0"/>
      <w:marBottom w:val="0"/>
      <w:divBdr>
        <w:top w:val="none" w:sz="0" w:space="0" w:color="auto"/>
        <w:left w:val="none" w:sz="0" w:space="0" w:color="auto"/>
        <w:bottom w:val="none" w:sz="0" w:space="0" w:color="auto"/>
        <w:right w:val="none" w:sz="0" w:space="0" w:color="auto"/>
      </w:divBdr>
    </w:div>
    <w:div w:id="918060233">
      <w:bodyDiv w:val="1"/>
      <w:marLeft w:val="0"/>
      <w:marRight w:val="0"/>
      <w:marTop w:val="0"/>
      <w:marBottom w:val="0"/>
      <w:divBdr>
        <w:top w:val="none" w:sz="0" w:space="0" w:color="auto"/>
        <w:left w:val="none" w:sz="0" w:space="0" w:color="auto"/>
        <w:bottom w:val="none" w:sz="0" w:space="0" w:color="auto"/>
        <w:right w:val="none" w:sz="0" w:space="0" w:color="auto"/>
      </w:divBdr>
    </w:div>
    <w:div w:id="918830159">
      <w:bodyDiv w:val="1"/>
      <w:marLeft w:val="0"/>
      <w:marRight w:val="0"/>
      <w:marTop w:val="0"/>
      <w:marBottom w:val="0"/>
      <w:divBdr>
        <w:top w:val="none" w:sz="0" w:space="0" w:color="auto"/>
        <w:left w:val="none" w:sz="0" w:space="0" w:color="auto"/>
        <w:bottom w:val="none" w:sz="0" w:space="0" w:color="auto"/>
        <w:right w:val="none" w:sz="0" w:space="0" w:color="auto"/>
      </w:divBdr>
    </w:div>
    <w:div w:id="919019328">
      <w:bodyDiv w:val="1"/>
      <w:marLeft w:val="0"/>
      <w:marRight w:val="0"/>
      <w:marTop w:val="0"/>
      <w:marBottom w:val="0"/>
      <w:divBdr>
        <w:top w:val="none" w:sz="0" w:space="0" w:color="auto"/>
        <w:left w:val="none" w:sz="0" w:space="0" w:color="auto"/>
        <w:bottom w:val="none" w:sz="0" w:space="0" w:color="auto"/>
        <w:right w:val="none" w:sz="0" w:space="0" w:color="auto"/>
      </w:divBdr>
    </w:div>
    <w:div w:id="919756080">
      <w:bodyDiv w:val="1"/>
      <w:marLeft w:val="0"/>
      <w:marRight w:val="0"/>
      <w:marTop w:val="0"/>
      <w:marBottom w:val="0"/>
      <w:divBdr>
        <w:top w:val="none" w:sz="0" w:space="0" w:color="auto"/>
        <w:left w:val="none" w:sz="0" w:space="0" w:color="auto"/>
        <w:bottom w:val="none" w:sz="0" w:space="0" w:color="auto"/>
        <w:right w:val="none" w:sz="0" w:space="0" w:color="auto"/>
      </w:divBdr>
    </w:div>
    <w:div w:id="920454202">
      <w:bodyDiv w:val="1"/>
      <w:marLeft w:val="0"/>
      <w:marRight w:val="0"/>
      <w:marTop w:val="0"/>
      <w:marBottom w:val="0"/>
      <w:divBdr>
        <w:top w:val="none" w:sz="0" w:space="0" w:color="auto"/>
        <w:left w:val="none" w:sz="0" w:space="0" w:color="auto"/>
        <w:bottom w:val="none" w:sz="0" w:space="0" w:color="auto"/>
        <w:right w:val="none" w:sz="0" w:space="0" w:color="auto"/>
      </w:divBdr>
    </w:div>
    <w:div w:id="921109803">
      <w:bodyDiv w:val="1"/>
      <w:marLeft w:val="0"/>
      <w:marRight w:val="0"/>
      <w:marTop w:val="0"/>
      <w:marBottom w:val="0"/>
      <w:divBdr>
        <w:top w:val="none" w:sz="0" w:space="0" w:color="auto"/>
        <w:left w:val="none" w:sz="0" w:space="0" w:color="auto"/>
        <w:bottom w:val="none" w:sz="0" w:space="0" w:color="auto"/>
        <w:right w:val="none" w:sz="0" w:space="0" w:color="auto"/>
      </w:divBdr>
    </w:div>
    <w:div w:id="921137376">
      <w:bodyDiv w:val="1"/>
      <w:marLeft w:val="0"/>
      <w:marRight w:val="0"/>
      <w:marTop w:val="0"/>
      <w:marBottom w:val="0"/>
      <w:divBdr>
        <w:top w:val="none" w:sz="0" w:space="0" w:color="auto"/>
        <w:left w:val="none" w:sz="0" w:space="0" w:color="auto"/>
        <w:bottom w:val="none" w:sz="0" w:space="0" w:color="auto"/>
        <w:right w:val="none" w:sz="0" w:space="0" w:color="auto"/>
      </w:divBdr>
    </w:div>
    <w:div w:id="921528200">
      <w:bodyDiv w:val="1"/>
      <w:marLeft w:val="0"/>
      <w:marRight w:val="0"/>
      <w:marTop w:val="0"/>
      <w:marBottom w:val="0"/>
      <w:divBdr>
        <w:top w:val="none" w:sz="0" w:space="0" w:color="auto"/>
        <w:left w:val="none" w:sz="0" w:space="0" w:color="auto"/>
        <w:bottom w:val="none" w:sz="0" w:space="0" w:color="auto"/>
        <w:right w:val="none" w:sz="0" w:space="0" w:color="auto"/>
      </w:divBdr>
    </w:div>
    <w:div w:id="921597915">
      <w:bodyDiv w:val="1"/>
      <w:marLeft w:val="0"/>
      <w:marRight w:val="0"/>
      <w:marTop w:val="0"/>
      <w:marBottom w:val="0"/>
      <w:divBdr>
        <w:top w:val="none" w:sz="0" w:space="0" w:color="auto"/>
        <w:left w:val="none" w:sz="0" w:space="0" w:color="auto"/>
        <w:bottom w:val="none" w:sz="0" w:space="0" w:color="auto"/>
        <w:right w:val="none" w:sz="0" w:space="0" w:color="auto"/>
      </w:divBdr>
    </w:div>
    <w:div w:id="922422414">
      <w:bodyDiv w:val="1"/>
      <w:marLeft w:val="0"/>
      <w:marRight w:val="0"/>
      <w:marTop w:val="0"/>
      <w:marBottom w:val="0"/>
      <w:divBdr>
        <w:top w:val="none" w:sz="0" w:space="0" w:color="auto"/>
        <w:left w:val="none" w:sz="0" w:space="0" w:color="auto"/>
        <w:bottom w:val="none" w:sz="0" w:space="0" w:color="auto"/>
        <w:right w:val="none" w:sz="0" w:space="0" w:color="auto"/>
      </w:divBdr>
    </w:div>
    <w:div w:id="923418933">
      <w:bodyDiv w:val="1"/>
      <w:marLeft w:val="0"/>
      <w:marRight w:val="0"/>
      <w:marTop w:val="0"/>
      <w:marBottom w:val="0"/>
      <w:divBdr>
        <w:top w:val="none" w:sz="0" w:space="0" w:color="auto"/>
        <w:left w:val="none" w:sz="0" w:space="0" w:color="auto"/>
        <w:bottom w:val="none" w:sz="0" w:space="0" w:color="auto"/>
        <w:right w:val="none" w:sz="0" w:space="0" w:color="auto"/>
      </w:divBdr>
    </w:div>
    <w:div w:id="924072821">
      <w:bodyDiv w:val="1"/>
      <w:marLeft w:val="0"/>
      <w:marRight w:val="0"/>
      <w:marTop w:val="0"/>
      <w:marBottom w:val="0"/>
      <w:divBdr>
        <w:top w:val="none" w:sz="0" w:space="0" w:color="auto"/>
        <w:left w:val="none" w:sz="0" w:space="0" w:color="auto"/>
        <w:bottom w:val="none" w:sz="0" w:space="0" w:color="auto"/>
        <w:right w:val="none" w:sz="0" w:space="0" w:color="auto"/>
      </w:divBdr>
    </w:div>
    <w:div w:id="924413198">
      <w:bodyDiv w:val="1"/>
      <w:marLeft w:val="0"/>
      <w:marRight w:val="0"/>
      <w:marTop w:val="0"/>
      <w:marBottom w:val="0"/>
      <w:divBdr>
        <w:top w:val="none" w:sz="0" w:space="0" w:color="auto"/>
        <w:left w:val="none" w:sz="0" w:space="0" w:color="auto"/>
        <w:bottom w:val="none" w:sz="0" w:space="0" w:color="auto"/>
        <w:right w:val="none" w:sz="0" w:space="0" w:color="auto"/>
      </w:divBdr>
    </w:div>
    <w:div w:id="924453921">
      <w:bodyDiv w:val="1"/>
      <w:marLeft w:val="0"/>
      <w:marRight w:val="0"/>
      <w:marTop w:val="0"/>
      <w:marBottom w:val="0"/>
      <w:divBdr>
        <w:top w:val="none" w:sz="0" w:space="0" w:color="auto"/>
        <w:left w:val="none" w:sz="0" w:space="0" w:color="auto"/>
        <w:bottom w:val="none" w:sz="0" w:space="0" w:color="auto"/>
        <w:right w:val="none" w:sz="0" w:space="0" w:color="auto"/>
      </w:divBdr>
    </w:div>
    <w:div w:id="924650054">
      <w:bodyDiv w:val="1"/>
      <w:marLeft w:val="0"/>
      <w:marRight w:val="0"/>
      <w:marTop w:val="0"/>
      <w:marBottom w:val="0"/>
      <w:divBdr>
        <w:top w:val="none" w:sz="0" w:space="0" w:color="auto"/>
        <w:left w:val="none" w:sz="0" w:space="0" w:color="auto"/>
        <w:bottom w:val="none" w:sz="0" w:space="0" w:color="auto"/>
        <w:right w:val="none" w:sz="0" w:space="0" w:color="auto"/>
      </w:divBdr>
    </w:div>
    <w:div w:id="925109181">
      <w:bodyDiv w:val="1"/>
      <w:marLeft w:val="0"/>
      <w:marRight w:val="0"/>
      <w:marTop w:val="0"/>
      <w:marBottom w:val="0"/>
      <w:divBdr>
        <w:top w:val="none" w:sz="0" w:space="0" w:color="auto"/>
        <w:left w:val="none" w:sz="0" w:space="0" w:color="auto"/>
        <w:bottom w:val="none" w:sz="0" w:space="0" w:color="auto"/>
        <w:right w:val="none" w:sz="0" w:space="0" w:color="auto"/>
      </w:divBdr>
    </w:div>
    <w:div w:id="925959606">
      <w:bodyDiv w:val="1"/>
      <w:marLeft w:val="0"/>
      <w:marRight w:val="0"/>
      <w:marTop w:val="0"/>
      <w:marBottom w:val="0"/>
      <w:divBdr>
        <w:top w:val="none" w:sz="0" w:space="0" w:color="auto"/>
        <w:left w:val="none" w:sz="0" w:space="0" w:color="auto"/>
        <w:bottom w:val="none" w:sz="0" w:space="0" w:color="auto"/>
        <w:right w:val="none" w:sz="0" w:space="0" w:color="auto"/>
      </w:divBdr>
    </w:div>
    <w:div w:id="927497470">
      <w:bodyDiv w:val="1"/>
      <w:marLeft w:val="0"/>
      <w:marRight w:val="0"/>
      <w:marTop w:val="0"/>
      <w:marBottom w:val="0"/>
      <w:divBdr>
        <w:top w:val="none" w:sz="0" w:space="0" w:color="auto"/>
        <w:left w:val="none" w:sz="0" w:space="0" w:color="auto"/>
        <w:bottom w:val="none" w:sz="0" w:space="0" w:color="auto"/>
        <w:right w:val="none" w:sz="0" w:space="0" w:color="auto"/>
      </w:divBdr>
    </w:div>
    <w:div w:id="928585332">
      <w:bodyDiv w:val="1"/>
      <w:marLeft w:val="0"/>
      <w:marRight w:val="0"/>
      <w:marTop w:val="0"/>
      <w:marBottom w:val="0"/>
      <w:divBdr>
        <w:top w:val="none" w:sz="0" w:space="0" w:color="auto"/>
        <w:left w:val="none" w:sz="0" w:space="0" w:color="auto"/>
        <w:bottom w:val="none" w:sz="0" w:space="0" w:color="auto"/>
        <w:right w:val="none" w:sz="0" w:space="0" w:color="auto"/>
      </w:divBdr>
    </w:div>
    <w:div w:id="928854746">
      <w:bodyDiv w:val="1"/>
      <w:marLeft w:val="0"/>
      <w:marRight w:val="0"/>
      <w:marTop w:val="0"/>
      <w:marBottom w:val="0"/>
      <w:divBdr>
        <w:top w:val="none" w:sz="0" w:space="0" w:color="auto"/>
        <w:left w:val="none" w:sz="0" w:space="0" w:color="auto"/>
        <w:bottom w:val="none" w:sz="0" w:space="0" w:color="auto"/>
        <w:right w:val="none" w:sz="0" w:space="0" w:color="auto"/>
      </w:divBdr>
    </w:div>
    <w:div w:id="931207563">
      <w:bodyDiv w:val="1"/>
      <w:marLeft w:val="0"/>
      <w:marRight w:val="0"/>
      <w:marTop w:val="0"/>
      <w:marBottom w:val="0"/>
      <w:divBdr>
        <w:top w:val="none" w:sz="0" w:space="0" w:color="auto"/>
        <w:left w:val="none" w:sz="0" w:space="0" w:color="auto"/>
        <w:bottom w:val="none" w:sz="0" w:space="0" w:color="auto"/>
        <w:right w:val="none" w:sz="0" w:space="0" w:color="auto"/>
      </w:divBdr>
    </w:div>
    <w:div w:id="931397883">
      <w:bodyDiv w:val="1"/>
      <w:marLeft w:val="0"/>
      <w:marRight w:val="0"/>
      <w:marTop w:val="0"/>
      <w:marBottom w:val="0"/>
      <w:divBdr>
        <w:top w:val="none" w:sz="0" w:space="0" w:color="auto"/>
        <w:left w:val="none" w:sz="0" w:space="0" w:color="auto"/>
        <w:bottom w:val="none" w:sz="0" w:space="0" w:color="auto"/>
        <w:right w:val="none" w:sz="0" w:space="0" w:color="auto"/>
      </w:divBdr>
    </w:div>
    <w:div w:id="931820076">
      <w:bodyDiv w:val="1"/>
      <w:marLeft w:val="0"/>
      <w:marRight w:val="0"/>
      <w:marTop w:val="0"/>
      <w:marBottom w:val="0"/>
      <w:divBdr>
        <w:top w:val="none" w:sz="0" w:space="0" w:color="auto"/>
        <w:left w:val="none" w:sz="0" w:space="0" w:color="auto"/>
        <w:bottom w:val="none" w:sz="0" w:space="0" w:color="auto"/>
        <w:right w:val="none" w:sz="0" w:space="0" w:color="auto"/>
      </w:divBdr>
    </w:div>
    <w:div w:id="932318858">
      <w:bodyDiv w:val="1"/>
      <w:marLeft w:val="0"/>
      <w:marRight w:val="0"/>
      <w:marTop w:val="0"/>
      <w:marBottom w:val="0"/>
      <w:divBdr>
        <w:top w:val="none" w:sz="0" w:space="0" w:color="auto"/>
        <w:left w:val="none" w:sz="0" w:space="0" w:color="auto"/>
        <w:bottom w:val="none" w:sz="0" w:space="0" w:color="auto"/>
        <w:right w:val="none" w:sz="0" w:space="0" w:color="auto"/>
      </w:divBdr>
    </w:div>
    <w:div w:id="932863173">
      <w:bodyDiv w:val="1"/>
      <w:marLeft w:val="0"/>
      <w:marRight w:val="0"/>
      <w:marTop w:val="0"/>
      <w:marBottom w:val="0"/>
      <w:divBdr>
        <w:top w:val="none" w:sz="0" w:space="0" w:color="auto"/>
        <w:left w:val="none" w:sz="0" w:space="0" w:color="auto"/>
        <w:bottom w:val="none" w:sz="0" w:space="0" w:color="auto"/>
        <w:right w:val="none" w:sz="0" w:space="0" w:color="auto"/>
      </w:divBdr>
    </w:div>
    <w:div w:id="933317366">
      <w:bodyDiv w:val="1"/>
      <w:marLeft w:val="0"/>
      <w:marRight w:val="0"/>
      <w:marTop w:val="0"/>
      <w:marBottom w:val="0"/>
      <w:divBdr>
        <w:top w:val="none" w:sz="0" w:space="0" w:color="auto"/>
        <w:left w:val="none" w:sz="0" w:space="0" w:color="auto"/>
        <w:bottom w:val="none" w:sz="0" w:space="0" w:color="auto"/>
        <w:right w:val="none" w:sz="0" w:space="0" w:color="auto"/>
      </w:divBdr>
    </w:div>
    <w:div w:id="933319283">
      <w:bodyDiv w:val="1"/>
      <w:marLeft w:val="0"/>
      <w:marRight w:val="0"/>
      <w:marTop w:val="0"/>
      <w:marBottom w:val="0"/>
      <w:divBdr>
        <w:top w:val="none" w:sz="0" w:space="0" w:color="auto"/>
        <w:left w:val="none" w:sz="0" w:space="0" w:color="auto"/>
        <w:bottom w:val="none" w:sz="0" w:space="0" w:color="auto"/>
        <w:right w:val="none" w:sz="0" w:space="0" w:color="auto"/>
      </w:divBdr>
    </w:div>
    <w:div w:id="933712832">
      <w:bodyDiv w:val="1"/>
      <w:marLeft w:val="0"/>
      <w:marRight w:val="0"/>
      <w:marTop w:val="0"/>
      <w:marBottom w:val="0"/>
      <w:divBdr>
        <w:top w:val="none" w:sz="0" w:space="0" w:color="auto"/>
        <w:left w:val="none" w:sz="0" w:space="0" w:color="auto"/>
        <w:bottom w:val="none" w:sz="0" w:space="0" w:color="auto"/>
        <w:right w:val="none" w:sz="0" w:space="0" w:color="auto"/>
      </w:divBdr>
    </w:div>
    <w:div w:id="933827443">
      <w:bodyDiv w:val="1"/>
      <w:marLeft w:val="0"/>
      <w:marRight w:val="0"/>
      <w:marTop w:val="0"/>
      <w:marBottom w:val="0"/>
      <w:divBdr>
        <w:top w:val="none" w:sz="0" w:space="0" w:color="auto"/>
        <w:left w:val="none" w:sz="0" w:space="0" w:color="auto"/>
        <w:bottom w:val="none" w:sz="0" w:space="0" w:color="auto"/>
        <w:right w:val="none" w:sz="0" w:space="0" w:color="auto"/>
      </w:divBdr>
    </w:div>
    <w:div w:id="933974989">
      <w:bodyDiv w:val="1"/>
      <w:marLeft w:val="0"/>
      <w:marRight w:val="0"/>
      <w:marTop w:val="0"/>
      <w:marBottom w:val="0"/>
      <w:divBdr>
        <w:top w:val="none" w:sz="0" w:space="0" w:color="auto"/>
        <w:left w:val="none" w:sz="0" w:space="0" w:color="auto"/>
        <w:bottom w:val="none" w:sz="0" w:space="0" w:color="auto"/>
        <w:right w:val="none" w:sz="0" w:space="0" w:color="auto"/>
      </w:divBdr>
    </w:div>
    <w:div w:id="934168021">
      <w:bodyDiv w:val="1"/>
      <w:marLeft w:val="0"/>
      <w:marRight w:val="0"/>
      <w:marTop w:val="0"/>
      <w:marBottom w:val="0"/>
      <w:divBdr>
        <w:top w:val="none" w:sz="0" w:space="0" w:color="auto"/>
        <w:left w:val="none" w:sz="0" w:space="0" w:color="auto"/>
        <w:bottom w:val="none" w:sz="0" w:space="0" w:color="auto"/>
        <w:right w:val="none" w:sz="0" w:space="0" w:color="auto"/>
      </w:divBdr>
    </w:div>
    <w:div w:id="934551884">
      <w:bodyDiv w:val="1"/>
      <w:marLeft w:val="0"/>
      <w:marRight w:val="0"/>
      <w:marTop w:val="0"/>
      <w:marBottom w:val="0"/>
      <w:divBdr>
        <w:top w:val="none" w:sz="0" w:space="0" w:color="auto"/>
        <w:left w:val="none" w:sz="0" w:space="0" w:color="auto"/>
        <w:bottom w:val="none" w:sz="0" w:space="0" w:color="auto"/>
        <w:right w:val="none" w:sz="0" w:space="0" w:color="auto"/>
      </w:divBdr>
    </w:div>
    <w:div w:id="934678181">
      <w:bodyDiv w:val="1"/>
      <w:marLeft w:val="0"/>
      <w:marRight w:val="0"/>
      <w:marTop w:val="0"/>
      <w:marBottom w:val="0"/>
      <w:divBdr>
        <w:top w:val="none" w:sz="0" w:space="0" w:color="auto"/>
        <w:left w:val="none" w:sz="0" w:space="0" w:color="auto"/>
        <w:bottom w:val="none" w:sz="0" w:space="0" w:color="auto"/>
        <w:right w:val="none" w:sz="0" w:space="0" w:color="auto"/>
      </w:divBdr>
    </w:div>
    <w:div w:id="934938335">
      <w:bodyDiv w:val="1"/>
      <w:marLeft w:val="0"/>
      <w:marRight w:val="0"/>
      <w:marTop w:val="0"/>
      <w:marBottom w:val="0"/>
      <w:divBdr>
        <w:top w:val="none" w:sz="0" w:space="0" w:color="auto"/>
        <w:left w:val="none" w:sz="0" w:space="0" w:color="auto"/>
        <w:bottom w:val="none" w:sz="0" w:space="0" w:color="auto"/>
        <w:right w:val="none" w:sz="0" w:space="0" w:color="auto"/>
      </w:divBdr>
    </w:div>
    <w:div w:id="935092278">
      <w:bodyDiv w:val="1"/>
      <w:marLeft w:val="0"/>
      <w:marRight w:val="0"/>
      <w:marTop w:val="0"/>
      <w:marBottom w:val="0"/>
      <w:divBdr>
        <w:top w:val="none" w:sz="0" w:space="0" w:color="auto"/>
        <w:left w:val="none" w:sz="0" w:space="0" w:color="auto"/>
        <w:bottom w:val="none" w:sz="0" w:space="0" w:color="auto"/>
        <w:right w:val="none" w:sz="0" w:space="0" w:color="auto"/>
      </w:divBdr>
    </w:div>
    <w:div w:id="935554633">
      <w:bodyDiv w:val="1"/>
      <w:marLeft w:val="0"/>
      <w:marRight w:val="0"/>
      <w:marTop w:val="0"/>
      <w:marBottom w:val="0"/>
      <w:divBdr>
        <w:top w:val="none" w:sz="0" w:space="0" w:color="auto"/>
        <w:left w:val="none" w:sz="0" w:space="0" w:color="auto"/>
        <w:bottom w:val="none" w:sz="0" w:space="0" w:color="auto"/>
        <w:right w:val="none" w:sz="0" w:space="0" w:color="auto"/>
      </w:divBdr>
    </w:div>
    <w:div w:id="935555012">
      <w:bodyDiv w:val="1"/>
      <w:marLeft w:val="0"/>
      <w:marRight w:val="0"/>
      <w:marTop w:val="0"/>
      <w:marBottom w:val="0"/>
      <w:divBdr>
        <w:top w:val="none" w:sz="0" w:space="0" w:color="auto"/>
        <w:left w:val="none" w:sz="0" w:space="0" w:color="auto"/>
        <w:bottom w:val="none" w:sz="0" w:space="0" w:color="auto"/>
        <w:right w:val="none" w:sz="0" w:space="0" w:color="auto"/>
      </w:divBdr>
    </w:div>
    <w:div w:id="935795465">
      <w:bodyDiv w:val="1"/>
      <w:marLeft w:val="0"/>
      <w:marRight w:val="0"/>
      <w:marTop w:val="0"/>
      <w:marBottom w:val="0"/>
      <w:divBdr>
        <w:top w:val="none" w:sz="0" w:space="0" w:color="auto"/>
        <w:left w:val="none" w:sz="0" w:space="0" w:color="auto"/>
        <w:bottom w:val="none" w:sz="0" w:space="0" w:color="auto"/>
        <w:right w:val="none" w:sz="0" w:space="0" w:color="auto"/>
      </w:divBdr>
    </w:div>
    <w:div w:id="936447651">
      <w:bodyDiv w:val="1"/>
      <w:marLeft w:val="0"/>
      <w:marRight w:val="0"/>
      <w:marTop w:val="0"/>
      <w:marBottom w:val="0"/>
      <w:divBdr>
        <w:top w:val="none" w:sz="0" w:space="0" w:color="auto"/>
        <w:left w:val="none" w:sz="0" w:space="0" w:color="auto"/>
        <w:bottom w:val="none" w:sz="0" w:space="0" w:color="auto"/>
        <w:right w:val="none" w:sz="0" w:space="0" w:color="auto"/>
      </w:divBdr>
    </w:div>
    <w:div w:id="938217345">
      <w:bodyDiv w:val="1"/>
      <w:marLeft w:val="0"/>
      <w:marRight w:val="0"/>
      <w:marTop w:val="0"/>
      <w:marBottom w:val="0"/>
      <w:divBdr>
        <w:top w:val="none" w:sz="0" w:space="0" w:color="auto"/>
        <w:left w:val="none" w:sz="0" w:space="0" w:color="auto"/>
        <w:bottom w:val="none" w:sz="0" w:space="0" w:color="auto"/>
        <w:right w:val="none" w:sz="0" w:space="0" w:color="auto"/>
      </w:divBdr>
    </w:div>
    <w:div w:id="938870031">
      <w:bodyDiv w:val="1"/>
      <w:marLeft w:val="0"/>
      <w:marRight w:val="0"/>
      <w:marTop w:val="0"/>
      <w:marBottom w:val="0"/>
      <w:divBdr>
        <w:top w:val="none" w:sz="0" w:space="0" w:color="auto"/>
        <w:left w:val="none" w:sz="0" w:space="0" w:color="auto"/>
        <w:bottom w:val="none" w:sz="0" w:space="0" w:color="auto"/>
        <w:right w:val="none" w:sz="0" w:space="0" w:color="auto"/>
      </w:divBdr>
    </w:div>
    <w:div w:id="939139761">
      <w:bodyDiv w:val="1"/>
      <w:marLeft w:val="0"/>
      <w:marRight w:val="0"/>
      <w:marTop w:val="0"/>
      <w:marBottom w:val="0"/>
      <w:divBdr>
        <w:top w:val="none" w:sz="0" w:space="0" w:color="auto"/>
        <w:left w:val="none" w:sz="0" w:space="0" w:color="auto"/>
        <w:bottom w:val="none" w:sz="0" w:space="0" w:color="auto"/>
        <w:right w:val="none" w:sz="0" w:space="0" w:color="auto"/>
      </w:divBdr>
    </w:div>
    <w:div w:id="939490002">
      <w:bodyDiv w:val="1"/>
      <w:marLeft w:val="0"/>
      <w:marRight w:val="0"/>
      <w:marTop w:val="0"/>
      <w:marBottom w:val="0"/>
      <w:divBdr>
        <w:top w:val="none" w:sz="0" w:space="0" w:color="auto"/>
        <w:left w:val="none" w:sz="0" w:space="0" w:color="auto"/>
        <w:bottom w:val="none" w:sz="0" w:space="0" w:color="auto"/>
        <w:right w:val="none" w:sz="0" w:space="0" w:color="auto"/>
      </w:divBdr>
    </w:div>
    <w:div w:id="939525715">
      <w:bodyDiv w:val="1"/>
      <w:marLeft w:val="0"/>
      <w:marRight w:val="0"/>
      <w:marTop w:val="0"/>
      <w:marBottom w:val="0"/>
      <w:divBdr>
        <w:top w:val="none" w:sz="0" w:space="0" w:color="auto"/>
        <w:left w:val="none" w:sz="0" w:space="0" w:color="auto"/>
        <w:bottom w:val="none" w:sz="0" w:space="0" w:color="auto"/>
        <w:right w:val="none" w:sz="0" w:space="0" w:color="auto"/>
      </w:divBdr>
    </w:div>
    <w:div w:id="941033325">
      <w:bodyDiv w:val="1"/>
      <w:marLeft w:val="0"/>
      <w:marRight w:val="0"/>
      <w:marTop w:val="0"/>
      <w:marBottom w:val="0"/>
      <w:divBdr>
        <w:top w:val="none" w:sz="0" w:space="0" w:color="auto"/>
        <w:left w:val="none" w:sz="0" w:space="0" w:color="auto"/>
        <w:bottom w:val="none" w:sz="0" w:space="0" w:color="auto"/>
        <w:right w:val="none" w:sz="0" w:space="0" w:color="auto"/>
      </w:divBdr>
    </w:div>
    <w:div w:id="941063562">
      <w:bodyDiv w:val="1"/>
      <w:marLeft w:val="0"/>
      <w:marRight w:val="0"/>
      <w:marTop w:val="0"/>
      <w:marBottom w:val="0"/>
      <w:divBdr>
        <w:top w:val="none" w:sz="0" w:space="0" w:color="auto"/>
        <w:left w:val="none" w:sz="0" w:space="0" w:color="auto"/>
        <w:bottom w:val="none" w:sz="0" w:space="0" w:color="auto"/>
        <w:right w:val="none" w:sz="0" w:space="0" w:color="auto"/>
      </w:divBdr>
    </w:div>
    <w:div w:id="941301901">
      <w:bodyDiv w:val="1"/>
      <w:marLeft w:val="0"/>
      <w:marRight w:val="0"/>
      <w:marTop w:val="0"/>
      <w:marBottom w:val="0"/>
      <w:divBdr>
        <w:top w:val="none" w:sz="0" w:space="0" w:color="auto"/>
        <w:left w:val="none" w:sz="0" w:space="0" w:color="auto"/>
        <w:bottom w:val="none" w:sz="0" w:space="0" w:color="auto"/>
        <w:right w:val="none" w:sz="0" w:space="0" w:color="auto"/>
      </w:divBdr>
    </w:div>
    <w:div w:id="941572856">
      <w:bodyDiv w:val="1"/>
      <w:marLeft w:val="0"/>
      <w:marRight w:val="0"/>
      <w:marTop w:val="0"/>
      <w:marBottom w:val="0"/>
      <w:divBdr>
        <w:top w:val="none" w:sz="0" w:space="0" w:color="auto"/>
        <w:left w:val="none" w:sz="0" w:space="0" w:color="auto"/>
        <w:bottom w:val="none" w:sz="0" w:space="0" w:color="auto"/>
        <w:right w:val="none" w:sz="0" w:space="0" w:color="auto"/>
      </w:divBdr>
    </w:div>
    <w:div w:id="942151458">
      <w:bodyDiv w:val="1"/>
      <w:marLeft w:val="0"/>
      <w:marRight w:val="0"/>
      <w:marTop w:val="0"/>
      <w:marBottom w:val="0"/>
      <w:divBdr>
        <w:top w:val="none" w:sz="0" w:space="0" w:color="auto"/>
        <w:left w:val="none" w:sz="0" w:space="0" w:color="auto"/>
        <w:bottom w:val="none" w:sz="0" w:space="0" w:color="auto"/>
        <w:right w:val="none" w:sz="0" w:space="0" w:color="auto"/>
      </w:divBdr>
    </w:div>
    <w:div w:id="943879432">
      <w:bodyDiv w:val="1"/>
      <w:marLeft w:val="0"/>
      <w:marRight w:val="0"/>
      <w:marTop w:val="0"/>
      <w:marBottom w:val="0"/>
      <w:divBdr>
        <w:top w:val="none" w:sz="0" w:space="0" w:color="auto"/>
        <w:left w:val="none" w:sz="0" w:space="0" w:color="auto"/>
        <w:bottom w:val="none" w:sz="0" w:space="0" w:color="auto"/>
        <w:right w:val="none" w:sz="0" w:space="0" w:color="auto"/>
      </w:divBdr>
    </w:div>
    <w:div w:id="943880093">
      <w:bodyDiv w:val="1"/>
      <w:marLeft w:val="0"/>
      <w:marRight w:val="0"/>
      <w:marTop w:val="0"/>
      <w:marBottom w:val="0"/>
      <w:divBdr>
        <w:top w:val="none" w:sz="0" w:space="0" w:color="auto"/>
        <w:left w:val="none" w:sz="0" w:space="0" w:color="auto"/>
        <w:bottom w:val="none" w:sz="0" w:space="0" w:color="auto"/>
        <w:right w:val="none" w:sz="0" w:space="0" w:color="auto"/>
      </w:divBdr>
    </w:div>
    <w:div w:id="944076372">
      <w:bodyDiv w:val="1"/>
      <w:marLeft w:val="0"/>
      <w:marRight w:val="0"/>
      <w:marTop w:val="0"/>
      <w:marBottom w:val="0"/>
      <w:divBdr>
        <w:top w:val="none" w:sz="0" w:space="0" w:color="auto"/>
        <w:left w:val="none" w:sz="0" w:space="0" w:color="auto"/>
        <w:bottom w:val="none" w:sz="0" w:space="0" w:color="auto"/>
        <w:right w:val="none" w:sz="0" w:space="0" w:color="auto"/>
      </w:divBdr>
    </w:div>
    <w:div w:id="944732053">
      <w:bodyDiv w:val="1"/>
      <w:marLeft w:val="0"/>
      <w:marRight w:val="0"/>
      <w:marTop w:val="0"/>
      <w:marBottom w:val="0"/>
      <w:divBdr>
        <w:top w:val="none" w:sz="0" w:space="0" w:color="auto"/>
        <w:left w:val="none" w:sz="0" w:space="0" w:color="auto"/>
        <w:bottom w:val="none" w:sz="0" w:space="0" w:color="auto"/>
        <w:right w:val="none" w:sz="0" w:space="0" w:color="auto"/>
      </w:divBdr>
    </w:div>
    <w:div w:id="946237669">
      <w:bodyDiv w:val="1"/>
      <w:marLeft w:val="0"/>
      <w:marRight w:val="0"/>
      <w:marTop w:val="0"/>
      <w:marBottom w:val="0"/>
      <w:divBdr>
        <w:top w:val="none" w:sz="0" w:space="0" w:color="auto"/>
        <w:left w:val="none" w:sz="0" w:space="0" w:color="auto"/>
        <w:bottom w:val="none" w:sz="0" w:space="0" w:color="auto"/>
        <w:right w:val="none" w:sz="0" w:space="0" w:color="auto"/>
      </w:divBdr>
    </w:div>
    <w:div w:id="946304707">
      <w:bodyDiv w:val="1"/>
      <w:marLeft w:val="0"/>
      <w:marRight w:val="0"/>
      <w:marTop w:val="0"/>
      <w:marBottom w:val="0"/>
      <w:divBdr>
        <w:top w:val="none" w:sz="0" w:space="0" w:color="auto"/>
        <w:left w:val="none" w:sz="0" w:space="0" w:color="auto"/>
        <w:bottom w:val="none" w:sz="0" w:space="0" w:color="auto"/>
        <w:right w:val="none" w:sz="0" w:space="0" w:color="auto"/>
      </w:divBdr>
    </w:div>
    <w:div w:id="946816541">
      <w:bodyDiv w:val="1"/>
      <w:marLeft w:val="0"/>
      <w:marRight w:val="0"/>
      <w:marTop w:val="0"/>
      <w:marBottom w:val="0"/>
      <w:divBdr>
        <w:top w:val="none" w:sz="0" w:space="0" w:color="auto"/>
        <w:left w:val="none" w:sz="0" w:space="0" w:color="auto"/>
        <w:bottom w:val="none" w:sz="0" w:space="0" w:color="auto"/>
        <w:right w:val="none" w:sz="0" w:space="0" w:color="auto"/>
      </w:divBdr>
    </w:div>
    <w:div w:id="947734213">
      <w:bodyDiv w:val="1"/>
      <w:marLeft w:val="0"/>
      <w:marRight w:val="0"/>
      <w:marTop w:val="0"/>
      <w:marBottom w:val="0"/>
      <w:divBdr>
        <w:top w:val="none" w:sz="0" w:space="0" w:color="auto"/>
        <w:left w:val="none" w:sz="0" w:space="0" w:color="auto"/>
        <w:bottom w:val="none" w:sz="0" w:space="0" w:color="auto"/>
        <w:right w:val="none" w:sz="0" w:space="0" w:color="auto"/>
      </w:divBdr>
    </w:div>
    <w:div w:id="948783359">
      <w:bodyDiv w:val="1"/>
      <w:marLeft w:val="0"/>
      <w:marRight w:val="0"/>
      <w:marTop w:val="0"/>
      <w:marBottom w:val="0"/>
      <w:divBdr>
        <w:top w:val="none" w:sz="0" w:space="0" w:color="auto"/>
        <w:left w:val="none" w:sz="0" w:space="0" w:color="auto"/>
        <w:bottom w:val="none" w:sz="0" w:space="0" w:color="auto"/>
        <w:right w:val="none" w:sz="0" w:space="0" w:color="auto"/>
      </w:divBdr>
    </w:div>
    <w:div w:id="948897086">
      <w:bodyDiv w:val="1"/>
      <w:marLeft w:val="0"/>
      <w:marRight w:val="0"/>
      <w:marTop w:val="0"/>
      <w:marBottom w:val="0"/>
      <w:divBdr>
        <w:top w:val="none" w:sz="0" w:space="0" w:color="auto"/>
        <w:left w:val="none" w:sz="0" w:space="0" w:color="auto"/>
        <w:bottom w:val="none" w:sz="0" w:space="0" w:color="auto"/>
        <w:right w:val="none" w:sz="0" w:space="0" w:color="auto"/>
      </w:divBdr>
    </w:div>
    <w:div w:id="949433037">
      <w:bodyDiv w:val="1"/>
      <w:marLeft w:val="0"/>
      <w:marRight w:val="0"/>
      <w:marTop w:val="0"/>
      <w:marBottom w:val="0"/>
      <w:divBdr>
        <w:top w:val="none" w:sz="0" w:space="0" w:color="auto"/>
        <w:left w:val="none" w:sz="0" w:space="0" w:color="auto"/>
        <w:bottom w:val="none" w:sz="0" w:space="0" w:color="auto"/>
        <w:right w:val="none" w:sz="0" w:space="0" w:color="auto"/>
      </w:divBdr>
    </w:div>
    <w:div w:id="950359774">
      <w:bodyDiv w:val="1"/>
      <w:marLeft w:val="0"/>
      <w:marRight w:val="0"/>
      <w:marTop w:val="0"/>
      <w:marBottom w:val="0"/>
      <w:divBdr>
        <w:top w:val="none" w:sz="0" w:space="0" w:color="auto"/>
        <w:left w:val="none" w:sz="0" w:space="0" w:color="auto"/>
        <w:bottom w:val="none" w:sz="0" w:space="0" w:color="auto"/>
        <w:right w:val="none" w:sz="0" w:space="0" w:color="auto"/>
      </w:divBdr>
    </w:div>
    <w:div w:id="951404555">
      <w:bodyDiv w:val="1"/>
      <w:marLeft w:val="0"/>
      <w:marRight w:val="0"/>
      <w:marTop w:val="0"/>
      <w:marBottom w:val="0"/>
      <w:divBdr>
        <w:top w:val="none" w:sz="0" w:space="0" w:color="auto"/>
        <w:left w:val="none" w:sz="0" w:space="0" w:color="auto"/>
        <w:bottom w:val="none" w:sz="0" w:space="0" w:color="auto"/>
        <w:right w:val="none" w:sz="0" w:space="0" w:color="auto"/>
      </w:divBdr>
    </w:div>
    <w:div w:id="951596104">
      <w:bodyDiv w:val="1"/>
      <w:marLeft w:val="0"/>
      <w:marRight w:val="0"/>
      <w:marTop w:val="0"/>
      <w:marBottom w:val="0"/>
      <w:divBdr>
        <w:top w:val="none" w:sz="0" w:space="0" w:color="auto"/>
        <w:left w:val="none" w:sz="0" w:space="0" w:color="auto"/>
        <w:bottom w:val="none" w:sz="0" w:space="0" w:color="auto"/>
        <w:right w:val="none" w:sz="0" w:space="0" w:color="auto"/>
      </w:divBdr>
    </w:div>
    <w:div w:id="952371040">
      <w:bodyDiv w:val="1"/>
      <w:marLeft w:val="0"/>
      <w:marRight w:val="0"/>
      <w:marTop w:val="0"/>
      <w:marBottom w:val="0"/>
      <w:divBdr>
        <w:top w:val="none" w:sz="0" w:space="0" w:color="auto"/>
        <w:left w:val="none" w:sz="0" w:space="0" w:color="auto"/>
        <w:bottom w:val="none" w:sz="0" w:space="0" w:color="auto"/>
        <w:right w:val="none" w:sz="0" w:space="0" w:color="auto"/>
      </w:divBdr>
    </w:div>
    <w:div w:id="954139942">
      <w:bodyDiv w:val="1"/>
      <w:marLeft w:val="0"/>
      <w:marRight w:val="0"/>
      <w:marTop w:val="0"/>
      <w:marBottom w:val="0"/>
      <w:divBdr>
        <w:top w:val="none" w:sz="0" w:space="0" w:color="auto"/>
        <w:left w:val="none" w:sz="0" w:space="0" w:color="auto"/>
        <w:bottom w:val="none" w:sz="0" w:space="0" w:color="auto"/>
        <w:right w:val="none" w:sz="0" w:space="0" w:color="auto"/>
      </w:divBdr>
    </w:div>
    <w:div w:id="954749057">
      <w:bodyDiv w:val="1"/>
      <w:marLeft w:val="0"/>
      <w:marRight w:val="0"/>
      <w:marTop w:val="0"/>
      <w:marBottom w:val="0"/>
      <w:divBdr>
        <w:top w:val="none" w:sz="0" w:space="0" w:color="auto"/>
        <w:left w:val="none" w:sz="0" w:space="0" w:color="auto"/>
        <w:bottom w:val="none" w:sz="0" w:space="0" w:color="auto"/>
        <w:right w:val="none" w:sz="0" w:space="0" w:color="auto"/>
      </w:divBdr>
    </w:div>
    <w:div w:id="955988182">
      <w:bodyDiv w:val="1"/>
      <w:marLeft w:val="0"/>
      <w:marRight w:val="0"/>
      <w:marTop w:val="0"/>
      <w:marBottom w:val="0"/>
      <w:divBdr>
        <w:top w:val="none" w:sz="0" w:space="0" w:color="auto"/>
        <w:left w:val="none" w:sz="0" w:space="0" w:color="auto"/>
        <w:bottom w:val="none" w:sz="0" w:space="0" w:color="auto"/>
        <w:right w:val="none" w:sz="0" w:space="0" w:color="auto"/>
      </w:divBdr>
    </w:div>
    <w:div w:id="956253790">
      <w:bodyDiv w:val="1"/>
      <w:marLeft w:val="0"/>
      <w:marRight w:val="0"/>
      <w:marTop w:val="0"/>
      <w:marBottom w:val="0"/>
      <w:divBdr>
        <w:top w:val="none" w:sz="0" w:space="0" w:color="auto"/>
        <w:left w:val="none" w:sz="0" w:space="0" w:color="auto"/>
        <w:bottom w:val="none" w:sz="0" w:space="0" w:color="auto"/>
        <w:right w:val="none" w:sz="0" w:space="0" w:color="auto"/>
      </w:divBdr>
    </w:div>
    <w:div w:id="956255077">
      <w:bodyDiv w:val="1"/>
      <w:marLeft w:val="0"/>
      <w:marRight w:val="0"/>
      <w:marTop w:val="0"/>
      <w:marBottom w:val="0"/>
      <w:divBdr>
        <w:top w:val="none" w:sz="0" w:space="0" w:color="auto"/>
        <w:left w:val="none" w:sz="0" w:space="0" w:color="auto"/>
        <w:bottom w:val="none" w:sz="0" w:space="0" w:color="auto"/>
        <w:right w:val="none" w:sz="0" w:space="0" w:color="auto"/>
      </w:divBdr>
    </w:div>
    <w:div w:id="956524334">
      <w:bodyDiv w:val="1"/>
      <w:marLeft w:val="0"/>
      <w:marRight w:val="0"/>
      <w:marTop w:val="0"/>
      <w:marBottom w:val="0"/>
      <w:divBdr>
        <w:top w:val="none" w:sz="0" w:space="0" w:color="auto"/>
        <w:left w:val="none" w:sz="0" w:space="0" w:color="auto"/>
        <w:bottom w:val="none" w:sz="0" w:space="0" w:color="auto"/>
        <w:right w:val="none" w:sz="0" w:space="0" w:color="auto"/>
      </w:divBdr>
    </w:div>
    <w:div w:id="956569815">
      <w:bodyDiv w:val="1"/>
      <w:marLeft w:val="0"/>
      <w:marRight w:val="0"/>
      <w:marTop w:val="0"/>
      <w:marBottom w:val="0"/>
      <w:divBdr>
        <w:top w:val="none" w:sz="0" w:space="0" w:color="auto"/>
        <w:left w:val="none" w:sz="0" w:space="0" w:color="auto"/>
        <w:bottom w:val="none" w:sz="0" w:space="0" w:color="auto"/>
        <w:right w:val="none" w:sz="0" w:space="0" w:color="auto"/>
      </w:divBdr>
    </w:div>
    <w:div w:id="957300008">
      <w:bodyDiv w:val="1"/>
      <w:marLeft w:val="0"/>
      <w:marRight w:val="0"/>
      <w:marTop w:val="0"/>
      <w:marBottom w:val="0"/>
      <w:divBdr>
        <w:top w:val="none" w:sz="0" w:space="0" w:color="auto"/>
        <w:left w:val="none" w:sz="0" w:space="0" w:color="auto"/>
        <w:bottom w:val="none" w:sz="0" w:space="0" w:color="auto"/>
        <w:right w:val="none" w:sz="0" w:space="0" w:color="auto"/>
      </w:divBdr>
    </w:div>
    <w:div w:id="957568018">
      <w:bodyDiv w:val="1"/>
      <w:marLeft w:val="0"/>
      <w:marRight w:val="0"/>
      <w:marTop w:val="0"/>
      <w:marBottom w:val="0"/>
      <w:divBdr>
        <w:top w:val="none" w:sz="0" w:space="0" w:color="auto"/>
        <w:left w:val="none" w:sz="0" w:space="0" w:color="auto"/>
        <w:bottom w:val="none" w:sz="0" w:space="0" w:color="auto"/>
        <w:right w:val="none" w:sz="0" w:space="0" w:color="auto"/>
      </w:divBdr>
    </w:div>
    <w:div w:id="957830520">
      <w:bodyDiv w:val="1"/>
      <w:marLeft w:val="0"/>
      <w:marRight w:val="0"/>
      <w:marTop w:val="0"/>
      <w:marBottom w:val="0"/>
      <w:divBdr>
        <w:top w:val="none" w:sz="0" w:space="0" w:color="auto"/>
        <w:left w:val="none" w:sz="0" w:space="0" w:color="auto"/>
        <w:bottom w:val="none" w:sz="0" w:space="0" w:color="auto"/>
        <w:right w:val="none" w:sz="0" w:space="0" w:color="auto"/>
      </w:divBdr>
    </w:div>
    <w:div w:id="957879568">
      <w:bodyDiv w:val="1"/>
      <w:marLeft w:val="0"/>
      <w:marRight w:val="0"/>
      <w:marTop w:val="0"/>
      <w:marBottom w:val="0"/>
      <w:divBdr>
        <w:top w:val="none" w:sz="0" w:space="0" w:color="auto"/>
        <w:left w:val="none" w:sz="0" w:space="0" w:color="auto"/>
        <w:bottom w:val="none" w:sz="0" w:space="0" w:color="auto"/>
        <w:right w:val="none" w:sz="0" w:space="0" w:color="auto"/>
      </w:divBdr>
    </w:div>
    <w:div w:id="958953036">
      <w:bodyDiv w:val="1"/>
      <w:marLeft w:val="0"/>
      <w:marRight w:val="0"/>
      <w:marTop w:val="0"/>
      <w:marBottom w:val="0"/>
      <w:divBdr>
        <w:top w:val="none" w:sz="0" w:space="0" w:color="auto"/>
        <w:left w:val="none" w:sz="0" w:space="0" w:color="auto"/>
        <w:bottom w:val="none" w:sz="0" w:space="0" w:color="auto"/>
        <w:right w:val="none" w:sz="0" w:space="0" w:color="auto"/>
      </w:divBdr>
    </w:div>
    <w:div w:id="959844065">
      <w:bodyDiv w:val="1"/>
      <w:marLeft w:val="0"/>
      <w:marRight w:val="0"/>
      <w:marTop w:val="0"/>
      <w:marBottom w:val="0"/>
      <w:divBdr>
        <w:top w:val="none" w:sz="0" w:space="0" w:color="auto"/>
        <w:left w:val="none" w:sz="0" w:space="0" w:color="auto"/>
        <w:bottom w:val="none" w:sz="0" w:space="0" w:color="auto"/>
        <w:right w:val="none" w:sz="0" w:space="0" w:color="auto"/>
      </w:divBdr>
    </w:div>
    <w:div w:id="960258239">
      <w:bodyDiv w:val="1"/>
      <w:marLeft w:val="0"/>
      <w:marRight w:val="0"/>
      <w:marTop w:val="0"/>
      <w:marBottom w:val="0"/>
      <w:divBdr>
        <w:top w:val="none" w:sz="0" w:space="0" w:color="auto"/>
        <w:left w:val="none" w:sz="0" w:space="0" w:color="auto"/>
        <w:bottom w:val="none" w:sz="0" w:space="0" w:color="auto"/>
        <w:right w:val="none" w:sz="0" w:space="0" w:color="auto"/>
      </w:divBdr>
    </w:div>
    <w:div w:id="960762900">
      <w:bodyDiv w:val="1"/>
      <w:marLeft w:val="0"/>
      <w:marRight w:val="0"/>
      <w:marTop w:val="0"/>
      <w:marBottom w:val="0"/>
      <w:divBdr>
        <w:top w:val="none" w:sz="0" w:space="0" w:color="auto"/>
        <w:left w:val="none" w:sz="0" w:space="0" w:color="auto"/>
        <w:bottom w:val="none" w:sz="0" w:space="0" w:color="auto"/>
        <w:right w:val="none" w:sz="0" w:space="0" w:color="auto"/>
      </w:divBdr>
    </w:div>
    <w:div w:id="960840746">
      <w:bodyDiv w:val="1"/>
      <w:marLeft w:val="0"/>
      <w:marRight w:val="0"/>
      <w:marTop w:val="0"/>
      <w:marBottom w:val="0"/>
      <w:divBdr>
        <w:top w:val="none" w:sz="0" w:space="0" w:color="auto"/>
        <w:left w:val="none" w:sz="0" w:space="0" w:color="auto"/>
        <w:bottom w:val="none" w:sz="0" w:space="0" w:color="auto"/>
        <w:right w:val="none" w:sz="0" w:space="0" w:color="auto"/>
      </w:divBdr>
    </w:div>
    <w:div w:id="961611453">
      <w:bodyDiv w:val="1"/>
      <w:marLeft w:val="0"/>
      <w:marRight w:val="0"/>
      <w:marTop w:val="0"/>
      <w:marBottom w:val="0"/>
      <w:divBdr>
        <w:top w:val="none" w:sz="0" w:space="0" w:color="auto"/>
        <w:left w:val="none" w:sz="0" w:space="0" w:color="auto"/>
        <w:bottom w:val="none" w:sz="0" w:space="0" w:color="auto"/>
        <w:right w:val="none" w:sz="0" w:space="0" w:color="auto"/>
      </w:divBdr>
    </w:div>
    <w:div w:id="961694295">
      <w:bodyDiv w:val="1"/>
      <w:marLeft w:val="0"/>
      <w:marRight w:val="0"/>
      <w:marTop w:val="0"/>
      <w:marBottom w:val="0"/>
      <w:divBdr>
        <w:top w:val="none" w:sz="0" w:space="0" w:color="auto"/>
        <w:left w:val="none" w:sz="0" w:space="0" w:color="auto"/>
        <w:bottom w:val="none" w:sz="0" w:space="0" w:color="auto"/>
        <w:right w:val="none" w:sz="0" w:space="0" w:color="auto"/>
      </w:divBdr>
    </w:div>
    <w:div w:id="962225593">
      <w:bodyDiv w:val="1"/>
      <w:marLeft w:val="0"/>
      <w:marRight w:val="0"/>
      <w:marTop w:val="0"/>
      <w:marBottom w:val="0"/>
      <w:divBdr>
        <w:top w:val="none" w:sz="0" w:space="0" w:color="auto"/>
        <w:left w:val="none" w:sz="0" w:space="0" w:color="auto"/>
        <w:bottom w:val="none" w:sz="0" w:space="0" w:color="auto"/>
        <w:right w:val="none" w:sz="0" w:space="0" w:color="auto"/>
      </w:divBdr>
    </w:div>
    <w:div w:id="962275719">
      <w:bodyDiv w:val="1"/>
      <w:marLeft w:val="0"/>
      <w:marRight w:val="0"/>
      <w:marTop w:val="0"/>
      <w:marBottom w:val="0"/>
      <w:divBdr>
        <w:top w:val="none" w:sz="0" w:space="0" w:color="auto"/>
        <w:left w:val="none" w:sz="0" w:space="0" w:color="auto"/>
        <w:bottom w:val="none" w:sz="0" w:space="0" w:color="auto"/>
        <w:right w:val="none" w:sz="0" w:space="0" w:color="auto"/>
      </w:divBdr>
    </w:div>
    <w:div w:id="962349101">
      <w:bodyDiv w:val="1"/>
      <w:marLeft w:val="0"/>
      <w:marRight w:val="0"/>
      <w:marTop w:val="0"/>
      <w:marBottom w:val="0"/>
      <w:divBdr>
        <w:top w:val="none" w:sz="0" w:space="0" w:color="auto"/>
        <w:left w:val="none" w:sz="0" w:space="0" w:color="auto"/>
        <w:bottom w:val="none" w:sz="0" w:space="0" w:color="auto"/>
        <w:right w:val="none" w:sz="0" w:space="0" w:color="auto"/>
      </w:divBdr>
    </w:div>
    <w:div w:id="963539354">
      <w:bodyDiv w:val="1"/>
      <w:marLeft w:val="0"/>
      <w:marRight w:val="0"/>
      <w:marTop w:val="0"/>
      <w:marBottom w:val="0"/>
      <w:divBdr>
        <w:top w:val="none" w:sz="0" w:space="0" w:color="auto"/>
        <w:left w:val="none" w:sz="0" w:space="0" w:color="auto"/>
        <w:bottom w:val="none" w:sz="0" w:space="0" w:color="auto"/>
        <w:right w:val="none" w:sz="0" w:space="0" w:color="auto"/>
      </w:divBdr>
    </w:div>
    <w:div w:id="964653791">
      <w:bodyDiv w:val="1"/>
      <w:marLeft w:val="0"/>
      <w:marRight w:val="0"/>
      <w:marTop w:val="0"/>
      <w:marBottom w:val="0"/>
      <w:divBdr>
        <w:top w:val="none" w:sz="0" w:space="0" w:color="auto"/>
        <w:left w:val="none" w:sz="0" w:space="0" w:color="auto"/>
        <w:bottom w:val="none" w:sz="0" w:space="0" w:color="auto"/>
        <w:right w:val="none" w:sz="0" w:space="0" w:color="auto"/>
      </w:divBdr>
    </w:div>
    <w:div w:id="964888874">
      <w:bodyDiv w:val="1"/>
      <w:marLeft w:val="0"/>
      <w:marRight w:val="0"/>
      <w:marTop w:val="0"/>
      <w:marBottom w:val="0"/>
      <w:divBdr>
        <w:top w:val="none" w:sz="0" w:space="0" w:color="auto"/>
        <w:left w:val="none" w:sz="0" w:space="0" w:color="auto"/>
        <w:bottom w:val="none" w:sz="0" w:space="0" w:color="auto"/>
        <w:right w:val="none" w:sz="0" w:space="0" w:color="auto"/>
      </w:divBdr>
    </w:div>
    <w:div w:id="965891164">
      <w:bodyDiv w:val="1"/>
      <w:marLeft w:val="0"/>
      <w:marRight w:val="0"/>
      <w:marTop w:val="0"/>
      <w:marBottom w:val="0"/>
      <w:divBdr>
        <w:top w:val="none" w:sz="0" w:space="0" w:color="auto"/>
        <w:left w:val="none" w:sz="0" w:space="0" w:color="auto"/>
        <w:bottom w:val="none" w:sz="0" w:space="0" w:color="auto"/>
        <w:right w:val="none" w:sz="0" w:space="0" w:color="auto"/>
      </w:divBdr>
    </w:div>
    <w:div w:id="967277668">
      <w:bodyDiv w:val="1"/>
      <w:marLeft w:val="0"/>
      <w:marRight w:val="0"/>
      <w:marTop w:val="0"/>
      <w:marBottom w:val="0"/>
      <w:divBdr>
        <w:top w:val="none" w:sz="0" w:space="0" w:color="auto"/>
        <w:left w:val="none" w:sz="0" w:space="0" w:color="auto"/>
        <w:bottom w:val="none" w:sz="0" w:space="0" w:color="auto"/>
        <w:right w:val="none" w:sz="0" w:space="0" w:color="auto"/>
      </w:divBdr>
    </w:div>
    <w:div w:id="970131593">
      <w:bodyDiv w:val="1"/>
      <w:marLeft w:val="0"/>
      <w:marRight w:val="0"/>
      <w:marTop w:val="0"/>
      <w:marBottom w:val="0"/>
      <w:divBdr>
        <w:top w:val="none" w:sz="0" w:space="0" w:color="auto"/>
        <w:left w:val="none" w:sz="0" w:space="0" w:color="auto"/>
        <w:bottom w:val="none" w:sz="0" w:space="0" w:color="auto"/>
        <w:right w:val="none" w:sz="0" w:space="0" w:color="auto"/>
      </w:divBdr>
    </w:div>
    <w:div w:id="970281148">
      <w:bodyDiv w:val="1"/>
      <w:marLeft w:val="0"/>
      <w:marRight w:val="0"/>
      <w:marTop w:val="0"/>
      <w:marBottom w:val="0"/>
      <w:divBdr>
        <w:top w:val="none" w:sz="0" w:space="0" w:color="auto"/>
        <w:left w:val="none" w:sz="0" w:space="0" w:color="auto"/>
        <w:bottom w:val="none" w:sz="0" w:space="0" w:color="auto"/>
        <w:right w:val="none" w:sz="0" w:space="0" w:color="auto"/>
      </w:divBdr>
    </w:div>
    <w:div w:id="971061068">
      <w:bodyDiv w:val="1"/>
      <w:marLeft w:val="0"/>
      <w:marRight w:val="0"/>
      <w:marTop w:val="0"/>
      <w:marBottom w:val="0"/>
      <w:divBdr>
        <w:top w:val="none" w:sz="0" w:space="0" w:color="auto"/>
        <w:left w:val="none" w:sz="0" w:space="0" w:color="auto"/>
        <w:bottom w:val="none" w:sz="0" w:space="0" w:color="auto"/>
        <w:right w:val="none" w:sz="0" w:space="0" w:color="auto"/>
      </w:divBdr>
    </w:div>
    <w:div w:id="971205831">
      <w:bodyDiv w:val="1"/>
      <w:marLeft w:val="0"/>
      <w:marRight w:val="0"/>
      <w:marTop w:val="0"/>
      <w:marBottom w:val="0"/>
      <w:divBdr>
        <w:top w:val="none" w:sz="0" w:space="0" w:color="auto"/>
        <w:left w:val="none" w:sz="0" w:space="0" w:color="auto"/>
        <w:bottom w:val="none" w:sz="0" w:space="0" w:color="auto"/>
        <w:right w:val="none" w:sz="0" w:space="0" w:color="auto"/>
      </w:divBdr>
    </w:div>
    <w:div w:id="971522313">
      <w:bodyDiv w:val="1"/>
      <w:marLeft w:val="0"/>
      <w:marRight w:val="0"/>
      <w:marTop w:val="0"/>
      <w:marBottom w:val="0"/>
      <w:divBdr>
        <w:top w:val="none" w:sz="0" w:space="0" w:color="auto"/>
        <w:left w:val="none" w:sz="0" w:space="0" w:color="auto"/>
        <w:bottom w:val="none" w:sz="0" w:space="0" w:color="auto"/>
        <w:right w:val="none" w:sz="0" w:space="0" w:color="auto"/>
      </w:divBdr>
    </w:div>
    <w:div w:id="971667535">
      <w:bodyDiv w:val="1"/>
      <w:marLeft w:val="0"/>
      <w:marRight w:val="0"/>
      <w:marTop w:val="0"/>
      <w:marBottom w:val="0"/>
      <w:divBdr>
        <w:top w:val="none" w:sz="0" w:space="0" w:color="auto"/>
        <w:left w:val="none" w:sz="0" w:space="0" w:color="auto"/>
        <w:bottom w:val="none" w:sz="0" w:space="0" w:color="auto"/>
        <w:right w:val="none" w:sz="0" w:space="0" w:color="auto"/>
      </w:divBdr>
    </w:div>
    <w:div w:id="971708717">
      <w:bodyDiv w:val="1"/>
      <w:marLeft w:val="0"/>
      <w:marRight w:val="0"/>
      <w:marTop w:val="0"/>
      <w:marBottom w:val="0"/>
      <w:divBdr>
        <w:top w:val="none" w:sz="0" w:space="0" w:color="auto"/>
        <w:left w:val="none" w:sz="0" w:space="0" w:color="auto"/>
        <w:bottom w:val="none" w:sz="0" w:space="0" w:color="auto"/>
        <w:right w:val="none" w:sz="0" w:space="0" w:color="auto"/>
      </w:divBdr>
    </w:div>
    <w:div w:id="972246913">
      <w:bodyDiv w:val="1"/>
      <w:marLeft w:val="0"/>
      <w:marRight w:val="0"/>
      <w:marTop w:val="0"/>
      <w:marBottom w:val="0"/>
      <w:divBdr>
        <w:top w:val="none" w:sz="0" w:space="0" w:color="auto"/>
        <w:left w:val="none" w:sz="0" w:space="0" w:color="auto"/>
        <w:bottom w:val="none" w:sz="0" w:space="0" w:color="auto"/>
        <w:right w:val="none" w:sz="0" w:space="0" w:color="auto"/>
      </w:divBdr>
    </w:div>
    <w:div w:id="973753986">
      <w:bodyDiv w:val="1"/>
      <w:marLeft w:val="0"/>
      <w:marRight w:val="0"/>
      <w:marTop w:val="0"/>
      <w:marBottom w:val="0"/>
      <w:divBdr>
        <w:top w:val="none" w:sz="0" w:space="0" w:color="auto"/>
        <w:left w:val="none" w:sz="0" w:space="0" w:color="auto"/>
        <w:bottom w:val="none" w:sz="0" w:space="0" w:color="auto"/>
        <w:right w:val="none" w:sz="0" w:space="0" w:color="auto"/>
      </w:divBdr>
    </w:div>
    <w:div w:id="974070678">
      <w:bodyDiv w:val="1"/>
      <w:marLeft w:val="0"/>
      <w:marRight w:val="0"/>
      <w:marTop w:val="0"/>
      <w:marBottom w:val="0"/>
      <w:divBdr>
        <w:top w:val="none" w:sz="0" w:space="0" w:color="auto"/>
        <w:left w:val="none" w:sz="0" w:space="0" w:color="auto"/>
        <w:bottom w:val="none" w:sz="0" w:space="0" w:color="auto"/>
        <w:right w:val="none" w:sz="0" w:space="0" w:color="auto"/>
      </w:divBdr>
    </w:div>
    <w:div w:id="974335640">
      <w:bodyDiv w:val="1"/>
      <w:marLeft w:val="0"/>
      <w:marRight w:val="0"/>
      <w:marTop w:val="0"/>
      <w:marBottom w:val="0"/>
      <w:divBdr>
        <w:top w:val="none" w:sz="0" w:space="0" w:color="auto"/>
        <w:left w:val="none" w:sz="0" w:space="0" w:color="auto"/>
        <w:bottom w:val="none" w:sz="0" w:space="0" w:color="auto"/>
        <w:right w:val="none" w:sz="0" w:space="0" w:color="auto"/>
      </w:divBdr>
    </w:div>
    <w:div w:id="974405441">
      <w:bodyDiv w:val="1"/>
      <w:marLeft w:val="0"/>
      <w:marRight w:val="0"/>
      <w:marTop w:val="0"/>
      <w:marBottom w:val="0"/>
      <w:divBdr>
        <w:top w:val="none" w:sz="0" w:space="0" w:color="auto"/>
        <w:left w:val="none" w:sz="0" w:space="0" w:color="auto"/>
        <w:bottom w:val="none" w:sz="0" w:space="0" w:color="auto"/>
        <w:right w:val="none" w:sz="0" w:space="0" w:color="auto"/>
      </w:divBdr>
    </w:div>
    <w:div w:id="975717933">
      <w:bodyDiv w:val="1"/>
      <w:marLeft w:val="0"/>
      <w:marRight w:val="0"/>
      <w:marTop w:val="0"/>
      <w:marBottom w:val="0"/>
      <w:divBdr>
        <w:top w:val="none" w:sz="0" w:space="0" w:color="auto"/>
        <w:left w:val="none" w:sz="0" w:space="0" w:color="auto"/>
        <w:bottom w:val="none" w:sz="0" w:space="0" w:color="auto"/>
        <w:right w:val="none" w:sz="0" w:space="0" w:color="auto"/>
      </w:divBdr>
    </w:div>
    <w:div w:id="976422761">
      <w:bodyDiv w:val="1"/>
      <w:marLeft w:val="0"/>
      <w:marRight w:val="0"/>
      <w:marTop w:val="0"/>
      <w:marBottom w:val="0"/>
      <w:divBdr>
        <w:top w:val="none" w:sz="0" w:space="0" w:color="auto"/>
        <w:left w:val="none" w:sz="0" w:space="0" w:color="auto"/>
        <w:bottom w:val="none" w:sz="0" w:space="0" w:color="auto"/>
        <w:right w:val="none" w:sz="0" w:space="0" w:color="auto"/>
      </w:divBdr>
    </w:div>
    <w:div w:id="976686276">
      <w:bodyDiv w:val="1"/>
      <w:marLeft w:val="0"/>
      <w:marRight w:val="0"/>
      <w:marTop w:val="0"/>
      <w:marBottom w:val="0"/>
      <w:divBdr>
        <w:top w:val="none" w:sz="0" w:space="0" w:color="auto"/>
        <w:left w:val="none" w:sz="0" w:space="0" w:color="auto"/>
        <w:bottom w:val="none" w:sz="0" w:space="0" w:color="auto"/>
        <w:right w:val="none" w:sz="0" w:space="0" w:color="auto"/>
      </w:divBdr>
    </w:div>
    <w:div w:id="976882143">
      <w:bodyDiv w:val="1"/>
      <w:marLeft w:val="0"/>
      <w:marRight w:val="0"/>
      <w:marTop w:val="0"/>
      <w:marBottom w:val="0"/>
      <w:divBdr>
        <w:top w:val="none" w:sz="0" w:space="0" w:color="auto"/>
        <w:left w:val="none" w:sz="0" w:space="0" w:color="auto"/>
        <w:bottom w:val="none" w:sz="0" w:space="0" w:color="auto"/>
        <w:right w:val="none" w:sz="0" w:space="0" w:color="auto"/>
      </w:divBdr>
    </w:div>
    <w:div w:id="977106000">
      <w:bodyDiv w:val="1"/>
      <w:marLeft w:val="0"/>
      <w:marRight w:val="0"/>
      <w:marTop w:val="0"/>
      <w:marBottom w:val="0"/>
      <w:divBdr>
        <w:top w:val="none" w:sz="0" w:space="0" w:color="auto"/>
        <w:left w:val="none" w:sz="0" w:space="0" w:color="auto"/>
        <w:bottom w:val="none" w:sz="0" w:space="0" w:color="auto"/>
        <w:right w:val="none" w:sz="0" w:space="0" w:color="auto"/>
      </w:divBdr>
    </w:div>
    <w:div w:id="978457891">
      <w:bodyDiv w:val="1"/>
      <w:marLeft w:val="0"/>
      <w:marRight w:val="0"/>
      <w:marTop w:val="0"/>
      <w:marBottom w:val="0"/>
      <w:divBdr>
        <w:top w:val="none" w:sz="0" w:space="0" w:color="auto"/>
        <w:left w:val="none" w:sz="0" w:space="0" w:color="auto"/>
        <w:bottom w:val="none" w:sz="0" w:space="0" w:color="auto"/>
        <w:right w:val="none" w:sz="0" w:space="0" w:color="auto"/>
      </w:divBdr>
    </w:div>
    <w:div w:id="979920262">
      <w:bodyDiv w:val="1"/>
      <w:marLeft w:val="0"/>
      <w:marRight w:val="0"/>
      <w:marTop w:val="0"/>
      <w:marBottom w:val="0"/>
      <w:divBdr>
        <w:top w:val="none" w:sz="0" w:space="0" w:color="auto"/>
        <w:left w:val="none" w:sz="0" w:space="0" w:color="auto"/>
        <w:bottom w:val="none" w:sz="0" w:space="0" w:color="auto"/>
        <w:right w:val="none" w:sz="0" w:space="0" w:color="auto"/>
      </w:divBdr>
    </w:div>
    <w:div w:id="980034015">
      <w:bodyDiv w:val="1"/>
      <w:marLeft w:val="0"/>
      <w:marRight w:val="0"/>
      <w:marTop w:val="0"/>
      <w:marBottom w:val="0"/>
      <w:divBdr>
        <w:top w:val="none" w:sz="0" w:space="0" w:color="auto"/>
        <w:left w:val="none" w:sz="0" w:space="0" w:color="auto"/>
        <w:bottom w:val="none" w:sz="0" w:space="0" w:color="auto"/>
        <w:right w:val="none" w:sz="0" w:space="0" w:color="auto"/>
      </w:divBdr>
    </w:div>
    <w:div w:id="981425664">
      <w:bodyDiv w:val="1"/>
      <w:marLeft w:val="0"/>
      <w:marRight w:val="0"/>
      <w:marTop w:val="0"/>
      <w:marBottom w:val="0"/>
      <w:divBdr>
        <w:top w:val="none" w:sz="0" w:space="0" w:color="auto"/>
        <w:left w:val="none" w:sz="0" w:space="0" w:color="auto"/>
        <w:bottom w:val="none" w:sz="0" w:space="0" w:color="auto"/>
        <w:right w:val="none" w:sz="0" w:space="0" w:color="auto"/>
      </w:divBdr>
    </w:div>
    <w:div w:id="981733667">
      <w:bodyDiv w:val="1"/>
      <w:marLeft w:val="0"/>
      <w:marRight w:val="0"/>
      <w:marTop w:val="0"/>
      <w:marBottom w:val="0"/>
      <w:divBdr>
        <w:top w:val="none" w:sz="0" w:space="0" w:color="auto"/>
        <w:left w:val="none" w:sz="0" w:space="0" w:color="auto"/>
        <w:bottom w:val="none" w:sz="0" w:space="0" w:color="auto"/>
        <w:right w:val="none" w:sz="0" w:space="0" w:color="auto"/>
      </w:divBdr>
    </w:div>
    <w:div w:id="983698269">
      <w:bodyDiv w:val="1"/>
      <w:marLeft w:val="0"/>
      <w:marRight w:val="0"/>
      <w:marTop w:val="0"/>
      <w:marBottom w:val="0"/>
      <w:divBdr>
        <w:top w:val="none" w:sz="0" w:space="0" w:color="auto"/>
        <w:left w:val="none" w:sz="0" w:space="0" w:color="auto"/>
        <w:bottom w:val="none" w:sz="0" w:space="0" w:color="auto"/>
        <w:right w:val="none" w:sz="0" w:space="0" w:color="auto"/>
      </w:divBdr>
    </w:div>
    <w:div w:id="983969997">
      <w:bodyDiv w:val="1"/>
      <w:marLeft w:val="0"/>
      <w:marRight w:val="0"/>
      <w:marTop w:val="0"/>
      <w:marBottom w:val="0"/>
      <w:divBdr>
        <w:top w:val="none" w:sz="0" w:space="0" w:color="auto"/>
        <w:left w:val="none" w:sz="0" w:space="0" w:color="auto"/>
        <w:bottom w:val="none" w:sz="0" w:space="0" w:color="auto"/>
        <w:right w:val="none" w:sz="0" w:space="0" w:color="auto"/>
      </w:divBdr>
    </w:div>
    <w:div w:id="984511127">
      <w:bodyDiv w:val="1"/>
      <w:marLeft w:val="0"/>
      <w:marRight w:val="0"/>
      <w:marTop w:val="0"/>
      <w:marBottom w:val="0"/>
      <w:divBdr>
        <w:top w:val="none" w:sz="0" w:space="0" w:color="auto"/>
        <w:left w:val="none" w:sz="0" w:space="0" w:color="auto"/>
        <w:bottom w:val="none" w:sz="0" w:space="0" w:color="auto"/>
        <w:right w:val="none" w:sz="0" w:space="0" w:color="auto"/>
      </w:divBdr>
    </w:div>
    <w:div w:id="985863903">
      <w:bodyDiv w:val="1"/>
      <w:marLeft w:val="0"/>
      <w:marRight w:val="0"/>
      <w:marTop w:val="0"/>
      <w:marBottom w:val="0"/>
      <w:divBdr>
        <w:top w:val="none" w:sz="0" w:space="0" w:color="auto"/>
        <w:left w:val="none" w:sz="0" w:space="0" w:color="auto"/>
        <w:bottom w:val="none" w:sz="0" w:space="0" w:color="auto"/>
        <w:right w:val="none" w:sz="0" w:space="0" w:color="auto"/>
      </w:divBdr>
    </w:div>
    <w:div w:id="986201495">
      <w:bodyDiv w:val="1"/>
      <w:marLeft w:val="0"/>
      <w:marRight w:val="0"/>
      <w:marTop w:val="0"/>
      <w:marBottom w:val="0"/>
      <w:divBdr>
        <w:top w:val="none" w:sz="0" w:space="0" w:color="auto"/>
        <w:left w:val="none" w:sz="0" w:space="0" w:color="auto"/>
        <w:bottom w:val="none" w:sz="0" w:space="0" w:color="auto"/>
        <w:right w:val="none" w:sz="0" w:space="0" w:color="auto"/>
      </w:divBdr>
    </w:div>
    <w:div w:id="986204158">
      <w:bodyDiv w:val="1"/>
      <w:marLeft w:val="0"/>
      <w:marRight w:val="0"/>
      <w:marTop w:val="0"/>
      <w:marBottom w:val="0"/>
      <w:divBdr>
        <w:top w:val="none" w:sz="0" w:space="0" w:color="auto"/>
        <w:left w:val="none" w:sz="0" w:space="0" w:color="auto"/>
        <w:bottom w:val="none" w:sz="0" w:space="0" w:color="auto"/>
        <w:right w:val="none" w:sz="0" w:space="0" w:color="auto"/>
      </w:divBdr>
    </w:div>
    <w:div w:id="987174346">
      <w:bodyDiv w:val="1"/>
      <w:marLeft w:val="0"/>
      <w:marRight w:val="0"/>
      <w:marTop w:val="0"/>
      <w:marBottom w:val="0"/>
      <w:divBdr>
        <w:top w:val="none" w:sz="0" w:space="0" w:color="auto"/>
        <w:left w:val="none" w:sz="0" w:space="0" w:color="auto"/>
        <w:bottom w:val="none" w:sz="0" w:space="0" w:color="auto"/>
        <w:right w:val="none" w:sz="0" w:space="0" w:color="auto"/>
      </w:divBdr>
    </w:div>
    <w:div w:id="987395033">
      <w:bodyDiv w:val="1"/>
      <w:marLeft w:val="0"/>
      <w:marRight w:val="0"/>
      <w:marTop w:val="0"/>
      <w:marBottom w:val="0"/>
      <w:divBdr>
        <w:top w:val="none" w:sz="0" w:space="0" w:color="auto"/>
        <w:left w:val="none" w:sz="0" w:space="0" w:color="auto"/>
        <w:bottom w:val="none" w:sz="0" w:space="0" w:color="auto"/>
        <w:right w:val="none" w:sz="0" w:space="0" w:color="auto"/>
      </w:divBdr>
    </w:div>
    <w:div w:id="987782859">
      <w:bodyDiv w:val="1"/>
      <w:marLeft w:val="0"/>
      <w:marRight w:val="0"/>
      <w:marTop w:val="0"/>
      <w:marBottom w:val="0"/>
      <w:divBdr>
        <w:top w:val="none" w:sz="0" w:space="0" w:color="auto"/>
        <w:left w:val="none" w:sz="0" w:space="0" w:color="auto"/>
        <w:bottom w:val="none" w:sz="0" w:space="0" w:color="auto"/>
        <w:right w:val="none" w:sz="0" w:space="0" w:color="auto"/>
      </w:divBdr>
    </w:div>
    <w:div w:id="988091083">
      <w:bodyDiv w:val="1"/>
      <w:marLeft w:val="0"/>
      <w:marRight w:val="0"/>
      <w:marTop w:val="0"/>
      <w:marBottom w:val="0"/>
      <w:divBdr>
        <w:top w:val="none" w:sz="0" w:space="0" w:color="auto"/>
        <w:left w:val="none" w:sz="0" w:space="0" w:color="auto"/>
        <w:bottom w:val="none" w:sz="0" w:space="0" w:color="auto"/>
        <w:right w:val="none" w:sz="0" w:space="0" w:color="auto"/>
      </w:divBdr>
    </w:div>
    <w:div w:id="988632334">
      <w:bodyDiv w:val="1"/>
      <w:marLeft w:val="0"/>
      <w:marRight w:val="0"/>
      <w:marTop w:val="0"/>
      <w:marBottom w:val="0"/>
      <w:divBdr>
        <w:top w:val="none" w:sz="0" w:space="0" w:color="auto"/>
        <w:left w:val="none" w:sz="0" w:space="0" w:color="auto"/>
        <w:bottom w:val="none" w:sz="0" w:space="0" w:color="auto"/>
        <w:right w:val="none" w:sz="0" w:space="0" w:color="auto"/>
      </w:divBdr>
    </w:div>
    <w:div w:id="988679763">
      <w:bodyDiv w:val="1"/>
      <w:marLeft w:val="0"/>
      <w:marRight w:val="0"/>
      <w:marTop w:val="0"/>
      <w:marBottom w:val="0"/>
      <w:divBdr>
        <w:top w:val="none" w:sz="0" w:space="0" w:color="auto"/>
        <w:left w:val="none" w:sz="0" w:space="0" w:color="auto"/>
        <w:bottom w:val="none" w:sz="0" w:space="0" w:color="auto"/>
        <w:right w:val="none" w:sz="0" w:space="0" w:color="auto"/>
      </w:divBdr>
    </w:div>
    <w:div w:id="989021000">
      <w:bodyDiv w:val="1"/>
      <w:marLeft w:val="0"/>
      <w:marRight w:val="0"/>
      <w:marTop w:val="0"/>
      <w:marBottom w:val="0"/>
      <w:divBdr>
        <w:top w:val="none" w:sz="0" w:space="0" w:color="auto"/>
        <w:left w:val="none" w:sz="0" w:space="0" w:color="auto"/>
        <w:bottom w:val="none" w:sz="0" w:space="0" w:color="auto"/>
        <w:right w:val="none" w:sz="0" w:space="0" w:color="auto"/>
      </w:divBdr>
    </w:div>
    <w:div w:id="989601328">
      <w:bodyDiv w:val="1"/>
      <w:marLeft w:val="0"/>
      <w:marRight w:val="0"/>
      <w:marTop w:val="0"/>
      <w:marBottom w:val="0"/>
      <w:divBdr>
        <w:top w:val="none" w:sz="0" w:space="0" w:color="auto"/>
        <w:left w:val="none" w:sz="0" w:space="0" w:color="auto"/>
        <w:bottom w:val="none" w:sz="0" w:space="0" w:color="auto"/>
        <w:right w:val="none" w:sz="0" w:space="0" w:color="auto"/>
      </w:divBdr>
    </w:div>
    <w:div w:id="990593771">
      <w:bodyDiv w:val="1"/>
      <w:marLeft w:val="0"/>
      <w:marRight w:val="0"/>
      <w:marTop w:val="0"/>
      <w:marBottom w:val="0"/>
      <w:divBdr>
        <w:top w:val="none" w:sz="0" w:space="0" w:color="auto"/>
        <w:left w:val="none" w:sz="0" w:space="0" w:color="auto"/>
        <w:bottom w:val="none" w:sz="0" w:space="0" w:color="auto"/>
        <w:right w:val="none" w:sz="0" w:space="0" w:color="auto"/>
      </w:divBdr>
    </w:div>
    <w:div w:id="990911504">
      <w:bodyDiv w:val="1"/>
      <w:marLeft w:val="0"/>
      <w:marRight w:val="0"/>
      <w:marTop w:val="0"/>
      <w:marBottom w:val="0"/>
      <w:divBdr>
        <w:top w:val="none" w:sz="0" w:space="0" w:color="auto"/>
        <w:left w:val="none" w:sz="0" w:space="0" w:color="auto"/>
        <w:bottom w:val="none" w:sz="0" w:space="0" w:color="auto"/>
        <w:right w:val="none" w:sz="0" w:space="0" w:color="auto"/>
      </w:divBdr>
    </w:div>
    <w:div w:id="991981163">
      <w:bodyDiv w:val="1"/>
      <w:marLeft w:val="0"/>
      <w:marRight w:val="0"/>
      <w:marTop w:val="0"/>
      <w:marBottom w:val="0"/>
      <w:divBdr>
        <w:top w:val="none" w:sz="0" w:space="0" w:color="auto"/>
        <w:left w:val="none" w:sz="0" w:space="0" w:color="auto"/>
        <w:bottom w:val="none" w:sz="0" w:space="0" w:color="auto"/>
        <w:right w:val="none" w:sz="0" w:space="0" w:color="auto"/>
      </w:divBdr>
    </w:div>
    <w:div w:id="992678520">
      <w:bodyDiv w:val="1"/>
      <w:marLeft w:val="0"/>
      <w:marRight w:val="0"/>
      <w:marTop w:val="0"/>
      <w:marBottom w:val="0"/>
      <w:divBdr>
        <w:top w:val="none" w:sz="0" w:space="0" w:color="auto"/>
        <w:left w:val="none" w:sz="0" w:space="0" w:color="auto"/>
        <w:bottom w:val="none" w:sz="0" w:space="0" w:color="auto"/>
        <w:right w:val="none" w:sz="0" w:space="0" w:color="auto"/>
      </w:divBdr>
    </w:div>
    <w:div w:id="993921625">
      <w:bodyDiv w:val="1"/>
      <w:marLeft w:val="0"/>
      <w:marRight w:val="0"/>
      <w:marTop w:val="0"/>
      <w:marBottom w:val="0"/>
      <w:divBdr>
        <w:top w:val="none" w:sz="0" w:space="0" w:color="auto"/>
        <w:left w:val="none" w:sz="0" w:space="0" w:color="auto"/>
        <w:bottom w:val="none" w:sz="0" w:space="0" w:color="auto"/>
        <w:right w:val="none" w:sz="0" w:space="0" w:color="auto"/>
      </w:divBdr>
    </w:div>
    <w:div w:id="994069669">
      <w:bodyDiv w:val="1"/>
      <w:marLeft w:val="0"/>
      <w:marRight w:val="0"/>
      <w:marTop w:val="0"/>
      <w:marBottom w:val="0"/>
      <w:divBdr>
        <w:top w:val="none" w:sz="0" w:space="0" w:color="auto"/>
        <w:left w:val="none" w:sz="0" w:space="0" w:color="auto"/>
        <w:bottom w:val="none" w:sz="0" w:space="0" w:color="auto"/>
        <w:right w:val="none" w:sz="0" w:space="0" w:color="auto"/>
      </w:divBdr>
    </w:div>
    <w:div w:id="994719458">
      <w:bodyDiv w:val="1"/>
      <w:marLeft w:val="0"/>
      <w:marRight w:val="0"/>
      <w:marTop w:val="0"/>
      <w:marBottom w:val="0"/>
      <w:divBdr>
        <w:top w:val="none" w:sz="0" w:space="0" w:color="auto"/>
        <w:left w:val="none" w:sz="0" w:space="0" w:color="auto"/>
        <w:bottom w:val="none" w:sz="0" w:space="0" w:color="auto"/>
        <w:right w:val="none" w:sz="0" w:space="0" w:color="auto"/>
      </w:divBdr>
    </w:div>
    <w:div w:id="994919095">
      <w:bodyDiv w:val="1"/>
      <w:marLeft w:val="0"/>
      <w:marRight w:val="0"/>
      <w:marTop w:val="0"/>
      <w:marBottom w:val="0"/>
      <w:divBdr>
        <w:top w:val="none" w:sz="0" w:space="0" w:color="auto"/>
        <w:left w:val="none" w:sz="0" w:space="0" w:color="auto"/>
        <w:bottom w:val="none" w:sz="0" w:space="0" w:color="auto"/>
        <w:right w:val="none" w:sz="0" w:space="0" w:color="auto"/>
      </w:divBdr>
    </w:div>
    <w:div w:id="995571852">
      <w:bodyDiv w:val="1"/>
      <w:marLeft w:val="0"/>
      <w:marRight w:val="0"/>
      <w:marTop w:val="0"/>
      <w:marBottom w:val="0"/>
      <w:divBdr>
        <w:top w:val="none" w:sz="0" w:space="0" w:color="auto"/>
        <w:left w:val="none" w:sz="0" w:space="0" w:color="auto"/>
        <w:bottom w:val="none" w:sz="0" w:space="0" w:color="auto"/>
        <w:right w:val="none" w:sz="0" w:space="0" w:color="auto"/>
      </w:divBdr>
    </w:div>
    <w:div w:id="995766434">
      <w:bodyDiv w:val="1"/>
      <w:marLeft w:val="0"/>
      <w:marRight w:val="0"/>
      <w:marTop w:val="0"/>
      <w:marBottom w:val="0"/>
      <w:divBdr>
        <w:top w:val="none" w:sz="0" w:space="0" w:color="auto"/>
        <w:left w:val="none" w:sz="0" w:space="0" w:color="auto"/>
        <w:bottom w:val="none" w:sz="0" w:space="0" w:color="auto"/>
        <w:right w:val="none" w:sz="0" w:space="0" w:color="auto"/>
      </w:divBdr>
    </w:div>
    <w:div w:id="996349027">
      <w:bodyDiv w:val="1"/>
      <w:marLeft w:val="0"/>
      <w:marRight w:val="0"/>
      <w:marTop w:val="0"/>
      <w:marBottom w:val="0"/>
      <w:divBdr>
        <w:top w:val="none" w:sz="0" w:space="0" w:color="auto"/>
        <w:left w:val="none" w:sz="0" w:space="0" w:color="auto"/>
        <w:bottom w:val="none" w:sz="0" w:space="0" w:color="auto"/>
        <w:right w:val="none" w:sz="0" w:space="0" w:color="auto"/>
      </w:divBdr>
    </w:div>
    <w:div w:id="996374377">
      <w:bodyDiv w:val="1"/>
      <w:marLeft w:val="0"/>
      <w:marRight w:val="0"/>
      <w:marTop w:val="0"/>
      <w:marBottom w:val="0"/>
      <w:divBdr>
        <w:top w:val="none" w:sz="0" w:space="0" w:color="auto"/>
        <w:left w:val="none" w:sz="0" w:space="0" w:color="auto"/>
        <w:bottom w:val="none" w:sz="0" w:space="0" w:color="auto"/>
        <w:right w:val="none" w:sz="0" w:space="0" w:color="auto"/>
      </w:divBdr>
    </w:div>
    <w:div w:id="996616313">
      <w:bodyDiv w:val="1"/>
      <w:marLeft w:val="0"/>
      <w:marRight w:val="0"/>
      <w:marTop w:val="0"/>
      <w:marBottom w:val="0"/>
      <w:divBdr>
        <w:top w:val="none" w:sz="0" w:space="0" w:color="auto"/>
        <w:left w:val="none" w:sz="0" w:space="0" w:color="auto"/>
        <w:bottom w:val="none" w:sz="0" w:space="0" w:color="auto"/>
        <w:right w:val="none" w:sz="0" w:space="0" w:color="auto"/>
      </w:divBdr>
    </w:div>
    <w:div w:id="997151191">
      <w:bodyDiv w:val="1"/>
      <w:marLeft w:val="0"/>
      <w:marRight w:val="0"/>
      <w:marTop w:val="0"/>
      <w:marBottom w:val="0"/>
      <w:divBdr>
        <w:top w:val="none" w:sz="0" w:space="0" w:color="auto"/>
        <w:left w:val="none" w:sz="0" w:space="0" w:color="auto"/>
        <w:bottom w:val="none" w:sz="0" w:space="0" w:color="auto"/>
        <w:right w:val="none" w:sz="0" w:space="0" w:color="auto"/>
      </w:divBdr>
    </w:div>
    <w:div w:id="997197108">
      <w:bodyDiv w:val="1"/>
      <w:marLeft w:val="0"/>
      <w:marRight w:val="0"/>
      <w:marTop w:val="0"/>
      <w:marBottom w:val="0"/>
      <w:divBdr>
        <w:top w:val="none" w:sz="0" w:space="0" w:color="auto"/>
        <w:left w:val="none" w:sz="0" w:space="0" w:color="auto"/>
        <w:bottom w:val="none" w:sz="0" w:space="0" w:color="auto"/>
        <w:right w:val="none" w:sz="0" w:space="0" w:color="auto"/>
      </w:divBdr>
    </w:div>
    <w:div w:id="997225142">
      <w:bodyDiv w:val="1"/>
      <w:marLeft w:val="0"/>
      <w:marRight w:val="0"/>
      <w:marTop w:val="0"/>
      <w:marBottom w:val="0"/>
      <w:divBdr>
        <w:top w:val="none" w:sz="0" w:space="0" w:color="auto"/>
        <w:left w:val="none" w:sz="0" w:space="0" w:color="auto"/>
        <w:bottom w:val="none" w:sz="0" w:space="0" w:color="auto"/>
        <w:right w:val="none" w:sz="0" w:space="0" w:color="auto"/>
      </w:divBdr>
    </w:div>
    <w:div w:id="997608671">
      <w:bodyDiv w:val="1"/>
      <w:marLeft w:val="0"/>
      <w:marRight w:val="0"/>
      <w:marTop w:val="0"/>
      <w:marBottom w:val="0"/>
      <w:divBdr>
        <w:top w:val="none" w:sz="0" w:space="0" w:color="auto"/>
        <w:left w:val="none" w:sz="0" w:space="0" w:color="auto"/>
        <w:bottom w:val="none" w:sz="0" w:space="0" w:color="auto"/>
        <w:right w:val="none" w:sz="0" w:space="0" w:color="auto"/>
      </w:divBdr>
    </w:div>
    <w:div w:id="997731298">
      <w:bodyDiv w:val="1"/>
      <w:marLeft w:val="0"/>
      <w:marRight w:val="0"/>
      <w:marTop w:val="0"/>
      <w:marBottom w:val="0"/>
      <w:divBdr>
        <w:top w:val="none" w:sz="0" w:space="0" w:color="auto"/>
        <w:left w:val="none" w:sz="0" w:space="0" w:color="auto"/>
        <w:bottom w:val="none" w:sz="0" w:space="0" w:color="auto"/>
        <w:right w:val="none" w:sz="0" w:space="0" w:color="auto"/>
      </w:divBdr>
    </w:div>
    <w:div w:id="998458459">
      <w:bodyDiv w:val="1"/>
      <w:marLeft w:val="0"/>
      <w:marRight w:val="0"/>
      <w:marTop w:val="0"/>
      <w:marBottom w:val="0"/>
      <w:divBdr>
        <w:top w:val="none" w:sz="0" w:space="0" w:color="auto"/>
        <w:left w:val="none" w:sz="0" w:space="0" w:color="auto"/>
        <w:bottom w:val="none" w:sz="0" w:space="0" w:color="auto"/>
        <w:right w:val="none" w:sz="0" w:space="0" w:color="auto"/>
      </w:divBdr>
    </w:div>
    <w:div w:id="999116650">
      <w:bodyDiv w:val="1"/>
      <w:marLeft w:val="0"/>
      <w:marRight w:val="0"/>
      <w:marTop w:val="0"/>
      <w:marBottom w:val="0"/>
      <w:divBdr>
        <w:top w:val="none" w:sz="0" w:space="0" w:color="auto"/>
        <w:left w:val="none" w:sz="0" w:space="0" w:color="auto"/>
        <w:bottom w:val="none" w:sz="0" w:space="0" w:color="auto"/>
        <w:right w:val="none" w:sz="0" w:space="0" w:color="auto"/>
      </w:divBdr>
    </w:div>
    <w:div w:id="1000766859">
      <w:bodyDiv w:val="1"/>
      <w:marLeft w:val="0"/>
      <w:marRight w:val="0"/>
      <w:marTop w:val="0"/>
      <w:marBottom w:val="0"/>
      <w:divBdr>
        <w:top w:val="none" w:sz="0" w:space="0" w:color="auto"/>
        <w:left w:val="none" w:sz="0" w:space="0" w:color="auto"/>
        <w:bottom w:val="none" w:sz="0" w:space="0" w:color="auto"/>
        <w:right w:val="none" w:sz="0" w:space="0" w:color="auto"/>
      </w:divBdr>
    </w:div>
    <w:div w:id="1001008134">
      <w:bodyDiv w:val="1"/>
      <w:marLeft w:val="0"/>
      <w:marRight w:val="0"/>
      <w:marTop w:val="0"/>
      <w:marBottom w:val="0"/>
      <w:divBdr>
        <w:top w:val="none" w:sz="0" w:space="0" w:color="auto"/>
        <w:left w:val="none" w:sz="0" w:space="0" w:color="auto"/>
        <w:bottom w:val="none" w:sz="0" w:space="0" w:color="auto"/>
        <w:right w:val="none" w:sz="0" w:space="0" w:color="auto"/>
      </w:divBdr>
    </w:div>
    <w:div w:id="1001422719">
      <w:bodyDiv w:val="1"/>
      <w:marLeft w:val="0"/>
      <w:marRight w:val="0"/>
      <w:marTop w:val="0"/>
      <w:marBottom w:val="0"/>
      <w:divBdr>
        <w:top w:val="none" w:sz="0" w:space="0" w:color="auto"/>
        <w:left w:val="none" w:sz="0" w:space="0" w:color="auto"/>
        <w:bottom w:val="none" w:sz="0" w:space="0" w:color="auto"/>
        <w:right w:val="none" w:sz="0" w:space="0" w:color="auto"/>
      </w:divBdr>
    </w:div>
    <w:div w:id="1001934735">
      <w:bodyDiv w:val="1"/>
      <w:marLeft w:val="0"/>
      <w:marRight w:val="0"/>
      <w:marTop w:val="0"/>
      <w:marBottom w:val="0"/>
      <w:divBdr>
        <w:top w:val="none" w:sz="0" w:space="0" w:color="auto"/>
        <w:left w:val="none" w:sz="0" w:space="0" w:color="auto"/>
        <w:bottom w:val="none" w:sz="0" w:space="0" w:color="auto"/>
        <w:right w:val="none" w:sz="0" w:space="0" w:color="auto"/>
      </w:divBdr>
    </w:div>
    <w:div w:id="1002973427">
      <w:bodyDiv w:val="1"/>
      <w:marLeft w:val="0"/>
      <w:marRight w:val="0"/>
      <w:marTop w:val="0"/>
      <w:marBottom w:val="0"/>
      <w:divBdr>
        <w:top w:val="none" w:sz="0" w:space="0" w:color="auto"/>
        <w:left w:val="none" w:sz="0" w:space="0" w:color="auto"/>
        <w:bottom w:val="none" w:sz="0" w:space="0" w:color="auto"/>
        <w:right w:val="none" w:sz="0" w:space="0" w:color="auto"/>
      </w:divBdr>
    </w:div>
    <w:div w:id="1003316659">
      <w:bodyDiv w:val="1"/>
      <w:marLeft w:val="0"/>
      <w:marRight w:val="0"/>
      <w:marTop w:val="0"/>
      <w:marBottom w:val="0"/>
      <w:divBdr>
        <w:top w:val="none" w:sz="0" w:space="0" w:color="auto"/>
        <w:left w:val="none" w:sz="0" w:space="0" w:color="auto"/>
        <w:bottom w:val="none" w:sz="0" w:space="0" w:color="auto"/>
        <w:right w:val="none" w:sz="0" w:space="0" w:color="auto"/>
      </w:divBdr>
    </w:div>
    <w:div w:id="1003896627">
      <w:bodyDiv w:val="1"/>
      <w:marLeft w:val="0"/>
      <w:marRight w:val="0"/>
      <w:marTop w:val="0"/>
      <w:marBottom w:val="0"/>
      <w:divBdr>
        <w:top w:val="none" w:sz="0" w:space="0" w:color="auto"/>
        <w:left w:val="none" w:sz="0" w:space="0" w:color="auto"/>
        <w:bottom w:val="none" w:sz="0" w:space="0" w:color="auto"/>
        <w:right w:val="none" w:sz="0" w:space="0" w:color="auto"/>
      </w:divBdr>
    </w:div>
    <w:div w:id="1004674382">
      <w:bodyDiv w:val="1"/>
      <w:marLeft w:val="0"/>
      <w:marRight w:val="0"/>
      <w:marTop w:val="0"/>
      <w:marBottom w:val="0"/>
      <w:divBdr>
        <w:top w:val="none" w:sz="0" w:space="0" w:color="auto"/>
        <w:left w:val="none" w:sz="0" w:space="0" w:color="auto"/>
        <w:bottom w:val="none" w:sz="0" w:space="0" w:color="auto"/>
        <w:right w:val="none" w:sz="0" w:space="0" w:color="auto"/>
      </w:divBdr>
    </w:div>
    <w:div w:id="1005398079">
      <w:bodyDiv w:val="1"/>
      <w:marLeft w:val="0"/>
      <w:marRight w:val="0"/>
      <w:marTop w:val="0"/>
      <w:marBottom w:val="0"/>
      <w:divBdr>
        <w:top w:val="none" w:sz="0" w:space="0" w:color="auto"/>
        <w:left w:val="none" w:sz="0" w:space="0" w:color="auto"/>
        <w:bottom w:val="none" w:sz="0" w:space="0" w:color="auto"/>
        <w:right w:val="none" w:sz="0" w:space="0" w:color="auto"/>
      </w:divBdr>
    </w:div>
    <w:div w:id="1005472538">
      <w:bodyDiv w:val="1"/>
      <w:marLeft w:val="0"/>
      <w:marRight w:val="0"/>
      <w:marTop w:val="0"/>
      <w:marBottom w:val="0"/>
      <w:divBdr>
        <w:top w:val="none" w:sz="0" w:space="0" w:color="auto"/>
        <w:left w:val="none" w:sz="0" w:space="0" w:color="auto"/>
        <w:bottom w:val="none" w:sz="0" w:space="0" w:color="auto"/>
        <w:right w:val="none" w:sz="0" w:space="0" w:color="auto"/>
      </w:divBdr>
    </w:div>
    <w:div w:id="1005784009">
      <w:bodyDiv w:val="1"/>
      <w:marLeft w:val="0"/>
      <w:marRight w:val="0"/>
      <w:marTop w:val="0"/>
      <w:marBottom w:val="0"/>
      <w:divBdr>
        <w:top w:val="none" w:sz="0" w:space="0" w:color="auto"/>
        <w:left w:val="none" w:sz="0" w:space="0" w:color="auto"/>
        <w:bottom w:val="none" w:sz="0" w:space="0" w:color="auto"/>
        <w:right w:val="none" w:sz="0" w:space="0" w:color="auto"/>
      </w:divBdr>
    </w:div>
    <w:div w:id="1006204486">
      <w:bodyDiv w:val="1"/>
      <w:marLeft w:val="0"/>
      <w:marRight w:val="0"/>
      <w:marTop w:val="0"/>
      <w:marBottom w:val="0"/>
      <w:divBdr>
        <w:top w:val="none" w:sz="0" w:space="0" w:color="auto"/>
        <w:left w:val="none" w:sz="0" w:space="0" w:color="auto"/>
        <w:bottom w:val="none" w:sz="0" w:space="0" w:color="auto"/>
        <w:right w:val="none" w:sz="0" w:space="0" w:color="auto"/>
      </w:divBdr>
    </w:div>
    <w:div w:id="1006637528">
      <w:bodyDiv w:val="1"/>
      <w:marLeft w:val="0"/>
      <w:marRight w:val="0"/>
      <w:marTop w:val="0"/>
      <w:marBottom w:val="0"/>
      <w:divBdr>
        <w:top w:val="none" w:sz="0" w:space="0" w:color="auto"/>
        <w:left w:val="none" w:sz="0" w:space="0" w:color="auto"/>
        <w:bottom w:val="none" w:sz="0" w:space="0" w:color="auto"/>
        <w:right w:val="none" w:sz="0" w:space="0" w:color="auto"/>
      </w:divBdr>
    </w:div>
    <w:div w:id="1007247335">
      <w:bodyDiv w:val="1"/>
      <w:marLeft w:val="0"/>
      <w:marRight w:val="0"/>
      <w:marTop w:val="0"/>
      <w:marBottom w:val="0"/>
      <w:divBdr>
        <w:top w:val="none" w:sz="0" w:space="0" w:color="auto"/>
        <w:left w:val="none" w:sz="0" w:space="0" w:color="auto"/>
        <w:bottom w:val="none" w:sz="0" w:space="0" w:color="auto"/>
        <w:right w:val="none" w:sz="0" w:space="0" w:color="auto"/>
      </w:divBdr>
    </w:div>
    <w:div w:id="1008099714">
      <w:bodyDiv w:val="1"/>
      <w:marLeft w:val="0"/>
      <w:marRight w:val="0"/>
      <w:marTop w:val="0"/>
      <w:marBottom w:val="0"/>
      <w:divBdr>
        <w:top w:val="none" w:sz="0" w:space="0" w:color="auto"/>
        <w:left w:val="none" w:sz="0" w:space="0" w:color="auto"/>
        <w:bottom w:val="none" w:sz="0" w:space="0" w:color="auto"/>
        <w:right w:val="none" w:sz="0" w:space="0" w:color="auto"/>
      </w:divBdr>
    </w:div>
    <w:div w:id="1008294803">
      <w:bodyDiv w:val="1"/>
      <w:marLeft w:val="0"/>
      <w:marRight w:val="0"/>
      <w:marTop w:val="0"/>
      <w:marBottom w:val="0"/>
      <w:divBdr>
        <w:top w:val="none" w:sz="0" w:space="0" w:color="auto"/>
        <w:left w:val="none" w:sz="0" w:space="0" w:color="auto"/>
        <w:bottom w:val="none" w:sz="0" w:space="0" w:color="auto"/>
        <w:right w:val="none" w:sz="0" w:space="0" w:color="auto"/>
      </w:divBdr>
    </w:div>
    <w:div w:id="1008870484">
      <w:bodyDiv w:val="1"/>
      <w:marLeft w:val="0"/>
      <w:marRight w:val="0"/>
      <w:marTop w:val="0"/>
      <w:marBottom w:val="0"/>
      <w:divBdr>
        <w:top w:val="none" w:sz="0" w:space="0" w:color="auto"/>
        <w:left w:val="none" w:sz="0" w:space="0" w:color="auto"/>
        <w:bottom w:val="none" w:sz="0" w:space="0" w:color="auto"/>
        <w:right w:val="none" w:sz="0" w:space="0" w:color="auto"/>
      </w:divBdr>
    </w:div>
    <w:div w:id="1009327672">
      <w:bodyDiv w:val="1"/>
      <w:marLeft w:val="0"/>
      <w:marRight w:val="0"/>
      <w:marTop w:val="0"/>
      <w:marBottom w:val="0"/>
      <w:divBdr>
        <w:top w:val="none" w:sz="0" w:space="0" w:color="auto"/>
        <w:left w:val="none" w:sz="0" w:space="0" w:color="auto"/>
        <w:bottom w:val="none" w:sz="0" w:space="0" w:color="auto"/>
        <w:right w:val="none" w:sz="0" w:space="0" w:color="auto"/>
      </w:divBdr>
    </w:div>
    <w:div w:id="1009411150">
      <w:bodyDiv w:val="1"/>
      <w:marLeft w:val="0"/>
      <w:marRight w:val="0"/>
      <w:marTop w:val="0"/>
      <w:marBottom w:val="0"/>
      <w:divBdr>
        <w:top w:val="none" w:sz="0" w:space="0" w:color="auto"/>
        <w:left w:val="none" w:sz="0" w:space="0" w:color="auto"/>
        <w:bottom w:val="none" w:sz="0" w:space="0" w:color="auto"/>
        <w:right w:val="none" w:sz="0" w:space="0" w:color="auto"/>
      </w:divBdr>
    </w:div>
    <w:div w:id="1009677504">
      <w:bodyDiv w:val="1"/>
      <w:marLeft w:val="0"/>
      <w:marRight w:val="0"/>
      <w:marTop w:val="0"/>
      <w:marBottom w:val="0"/>
      <w:divBdr>
        <w:top w:val="none" w:sz="0" w:space="0" w:color="auto"/>
        <w:left w:val="none" w:sz="0" w:space="0" w:color="auto"/>
        <w:bottom w:val="none" w:sz="0" w:space="0" w:color="auto"/>
        <w:right w:val="none" w:sz="0" w:space="0" w:color="auto"/>
      </w:divBdr>
    </w:div>
    <w:div w:id="1010990866">
      <w:bodyDiv w:val="1"/>
      <w:marLeft w:val="0"/>
      <w:marRight w:val="0"/>
      <w:marTop w:val="0"/>
      <w:marBottom w:val="0"/>
      <w:divBdr>
        <w:top w:val="none" w:sz="0" w:space="0" w:color="auto"/>
        <w:left w:val="none" w:sz="0" w:space="0" w:color="auto"/>
        <w:bottom w:val="none" w:sz="0" w:space="0" w:color="auto"/>
        <w:right w:val="none" w:sz="0" w:space="0" w:color="auto"/>
      </w:divBdr>
    </w:div>
    <w:div w:id="1011489472">
      <w:bodyDiv w:val="1"/>
      <w:marLeft w:val="0"/>
      <w:marRight w:val="0"/>
      <w:marTop w:val="0"/>
      <w:marBottom w:val="0"/>
      <w:divBdr>
        <w:top w:val="none" w:sz="0" w:space="0" w:color="auto"/>
        <w:left w:val="none" w:sz="0" w:space="0" w:color="auto"/>
        <w:bottom w:val="none" w:sz="0" w:space="0" w:color="auto"/>
        <w:right w:val="none" w:sz="0" w:space="0" w:color="auto"/>
      </w:divBdr>
    </w:div>
    <w:div w:id="1012612488">
      <w:bodyDiv w:val="1"/>
      <w:marLeft w:val="0"/>
      <w:marRight w:val="0"/>
      <w:marTop w:val="0"/>
      <w:marBottom w:val="0"/>
      <w:divBdr>
        <w:top w:val="none" w:sz="0" w:space="0" w:color="auto"/>
        <w:left w:val="none" w:sz="0" w:space="0" w:color="auto"/>
        <w:bottom w:val="none" w:sz="0" w:space="0" w:color="auto"/>
        <w:right w:val="none" w:sz="0" w:space="0" w:color="auto"/>
      </w:divBdr>
    </w:div>
    <w:div w:id="1013149811">
      <w:bodyDiv w:val="1"/>
      <w:marLeft w:val="0"/>
      <w:marRight w:val="0"/>
      <w:marTop w:val="0"/>
      <w:marBottom w:val="0"/>
      <w:divBdr>
        <w:top w:val="none" w:sz="0" w:space="0" w:color="auto"/>
        <w:left w:val="none" w:sz="0" w:space="0" w:color="auto"/>
        <w:bottom w:val="none" w:sz="0" w:space="0" w:color="auto"/>
        <w:right w:val="none" w:sz="0" w:space="0" w:color="auto"/>
      </w:divBdr>
    </w:div>
    <w:div w:id="1014306847">
      <w:bodyDiv w:val="1"/>
      <w:marLeft w:val="0"/>
      <w:marRight w:val="0"/>
      <w:marTop w:val="0"/>
      <w:marBottom w:val="0"/>
      <w:divBdr>
        <w:top w:val="none" w:sz="0" w:space="0" w:color="auto"/>
        <w:left w:val="none" w:sz="0" w:space="0" w:color="auto"/>
        <w:bottom w:val="none" w:sz="0" w:space="0" w:color="auto"/>
        <w:right w:val="none" w:sz="0" w:space="0" w:color="auto"/>
      </w:divBdr>
    </w:div>
    <w:div w:id="1014695913">
      <w:bodyDiv w:val="1"/>
      <w:marLeft w:val="0"/>
      <w:marRight w:val="0"/>
      <w:marTop w:val="0"/>
      <w:marBottom w:val="0"/>
      <w:divBdr>
        <w:top w:val="none" w:sz="0" w:space="0" w:color="auto"/>
        <w:left w:val="none" w:sz="0" w:space="0" w:color="auto"/>
        <w:bottom w:val="none" w:sz="0" w:space="0" w:color="auto"/>
        <w:right w:val="none" w:sz="0" w:space="0" w:color="auto"/>
      </w:divBdr>
    </w:div>
    <w:div w:id="1016151688">
      <w:bodyDiv w:val="1"/>
      <w:marLeft w:val="0"/>
      <w:marRight w:val="0"/>
      <w:marTop w:val="0"/>
      <w:marBottom w:val="0"/>
      <w:divBdr>
        <w:top w:val="none" w:sz="0" w:space="0" w:color="auto"/>
        <w:left w:val="none" w:sz="0" w:space="0" w:color="auto"/>
        <w:bottom w:val="none" w:sz="0" w:space="0" w:color="auto"/>
        <w:right w:val="none" w:sz="0" w:space="0" w:color="auto"/>
      </w:divBdr>
    </w:div>
    <w:div w:id="1017122398">
      <w:bodyDiv w:val="1"/>
      <w:marLeft w:val="0"/>
      <w:marRight w:val="0"/>
      <w:marTop w:val="0"/>
      <w:marBottom w:val="0"/>
      <w:divBdr>
        <w:top w:val="none" w:sz="0" w:space="0" w:color="auto"/>
        <w:left w:val="none" w:sz="0" w:space="0" w:color="auto"/>
        <w:bottom w:val="none" w:sz="0" w:space="0" w:color="auto"/>
        <w:right w:val="none" w:sz="0" w:space="0" w:color="auto"/>
      </w:divBdr>
    </w:div>
    <w:div w:id="1017854933">
      <w:bodyDiv w:val="1"/>
      <w:marLeft w:val="0"/>
      <w:marRight w:val="0"/>
      <w:marTop w:val="0"/>
      <w:marBottom w:val="0"/>
      <w:divBdr>
        <w:top w:val="none" w:sz="0" w:space="0" w:color="auto"/>
        <w:left w:val="none" w:sz="0" w:space="0" w:color="auto"/>
        <w:bottom w:val="none" w:sz="0" w:space="0" w:color="auto"/>
        <w:right w:val="none" w:sz="0" w:space="0" w:color="auto"/>
      </w:divBdr>
    </w:div>
    <w:div w:id="1018390659">
      <w:bodyDiv w:val="1"/>
      <w:marLeft w:val="0"/>
      <w:marRight w:val="0"/>
      <w:marTop w:val="0"/>
      <w:marBottom w:val="0"/>
      <w:divBdr>
        <w:top w:val="none" w:sz="0" w:space="0" w:color="auto"/>
        <w:left w:val="none" w:sz="0" w:space="0" w:color="auto"/>
        <w:bottom w:val="none" w:sz="0" w:space="0" w:color="auto"/>
        <w:right w:val="none" w:sz="0" w:space="0" w:color="auto"/>
      </w:divBdr>
    </w:div>
    <w:div w:id="1019040967">
      <w:bodyDiv w:val="1"/>
      <w:marLeft w:val="0"/>
      <w:marRight w:val="0"/>
      <w:marTop w:val="0"/>
      <w:marBottom w:val="0"/>
      <w:divBdr>
        <w:top w:val="none" w:sz="0" w:space="0" w:color="auto"/>
        <w:left w:val="none" w:sz="0" w:space="0" w:color="auto"/>
        <w:bottom w:val="none" w:sz="0" w:space="0" w:color="auto"/>
        <w:right w:val="none" w:sz="0" w:space="0" w:color="auto"/>
      </w:divBdr>
    </w:div>
    <w:div w:id="1019163503">
      <w:bodyDiv w:val="1"/>
      <w:marLeft w:val="0"/>
      <w:marRight w:val="0"/>
      <w:marTop w:val="0"/>
      <w:marBottom w:val="0"/>
      <w:divBdr>
        <w:top w:val="none" w:sz="0" w:space="0" w:color="auto"/>
        <w:left w:val="none" w:sz="0" w:space="0" w:color="auto"/>
        <w:bottom w:val="none" w:sz="0" w:space="0" w:color="auto"/>
        <w:right w:val="none" w:sz="0" w:space="0" w:color="auto"/>
      </w:divBdr>
    </w:div>
    <w:div w:id="1019166267">
      <w:bodyDiv w:val="1"/>
      <w:marLeft w:val="0"/>
      <w:marRight w:val="0"/>
      <w:marTop w:val="0"/>
      <w:marBottom w:val="0"/>
      <w:divBdr>
        <w:top w:val="none" w:sz="0" w:space="0" w:color="auto"/>
        <w:left w:val="none" w:sz="0" w:space="0" w:color="auto"/>
        <w:bottom w:val="none" w:sz="0" w:space="0" w:color="auto"/>
        <w:right w:val="none" w:sz="0" w:space="0" w:color="auto"/>
      </w:divBdr>
    </w:div>
    <w:div w:id="1020008630">
      <w:bodyDiv w:val="1"/>
      <w:marLeft w:val="0"/>
      <w:marRight w:val="0"/>
      <w:marTop w:val="0"/>
      <w:marBottom w:val="0"/>
      <w:divBdr>
        <w:top w:val="none" w:sz="0" w:space="0" w:color="auto"/>
        <w:left w:val="none" w:sz="0" w:space="0" w:color="auto"/>
        <w:bottom w:val="none" w:sz="0" w:space="0" w:color="auto"/>
        <w:right w:val="none" w:sz="0" w:space="0" w:color="auto"/>
      </w:divBdr>
    </w:div>
    <w:div w:id="1021398369">
      <w:bodyDiv w:val="1"/>
      <w:marLeft w:val="0"/>
      <w:marRight w:val="0"/>
      <w:marTop w:val="0"/>
      <w:marBottom w:val="0"/>
      <w:divBdr>
        <w:top w:val="none" w:sz="0" w:space="0" w:color="auto"/>
        <w:left w:val="none" w:sz="0" w:space="0" w:color="auto"/>
        <w:bottom w:val="none" w:sz="0" w:space="0" w:color="auto"/>
        <w:right w:val="none" w:sz="0" w:space="0" w:color="auto"/>
      </w:divBdr>
    </w:div>
    <w:div w:id="1022165033">
      <w:bodyDiv w:val="1"/>
      <w:marLeft w:val="0"/>
      <w:marRight w:val="0"/>
      <w:marTop w:val="0"/>
      <w:marBottom w:val="0"/>
      <w:divBdr>
        <w:top w:val="none" w:sz="0" w:space="0" w:color="auto"/>
        <w:left w:val="none" w:sz="0" w:space="0" w:color="auto"/>
        <w:bottom w:val="none" w:sz="0" w:space="0" w:color="auto"/>
        <w:right w:val="none" w:sz="0" w:space="0" w:color="auto"/>
      </w:divBdr>
    </w:div>
    <w:div w:id="1022707484">
      <w:bodyDiv w:val="1"/>
      <w:marLeft w:val="0"/>
      <w:marRight w:val="0"/>
      <w:marTop w:val="0"/>
      <w:marBottom w:val="0"/>
      <w:divBdr>
        <w:top w:val="none" w:sz="0" w:space="0" w:color="auto"/>
        <w:left w:val="none" w:sz="0" w:space="0" w:color="auto"/>
        <w:bottom w:val="none" w:sz="0" w:space="0" w:color="auto"/>
        <w:right w:val="none" w:sz="0" w:space="0" w:color="auto"/>
      </w:divBdr>
    </w:div>
    <w:div w:id="1023048126">
      <w:bodyDiv w:val="1"/>
      <w:marLeft w:val="0"/>
      <w:marRight w:val="0"/>
      <w:marTop w:val="0"/>
      <w:marBottom w:val="0"/>
      <w:divBdr>
        <w:top w:val="none" w:sz="0" w:space="0" w:color="auto"/>
        <w:left w:val="none" w:sz="0" w:space="0" w:color="auto"/>
        <w:bottom w:val="none" w:sz="0" w:space="0" w:color="auto"/>
        <w:right w:val="none" w:sz="0" w:space="0" w:color="auto"/>
      </w:divBdr>
    </w:div>
    <w:div w:id="1023095983">
      <w:bodyDiv w:val="1"/>
      <w:marLeft w:val="0"/>
      <w:marRight w:val="0"/>
      <w:marTop w:val="0"/>
      <w:marBottom w:val="0"/>
      <w:divBdr>
        <w:top w:val="none" w:sz="0" w:space="0" w:color="auto"/>
        <w:left w:val="none" w:sz="0" w:space="0" w:color="auto"/>
        <w:bottom w:val="none" w:sz="0" w:space="0" w:color="auto"/>
        <w:right w:val="none" w:sz="0" w:space="0" w:color="auto"/>
      </w:divBdr>
    </w:div>
    <w:div w:id="1023170544">
      <w:bodyDiv w:val="1"/>
      <w:marLeft w:val="0"/>
      <w:marRight w:val="0"/>
      <w:marTop w:val="0"/>
      <w:marBottom w:val="0"/>
      <w:divBdr>
        <w:top w:val="none" w:sz="0" w:space="0" w:color="auto"/>
        <w:left w:val="none" w:sz="0" w:space="0" w:color="auto"/>
        <w:bottom w:val="none" w:sz="0" w:space="0" w:color="auto"/>
        <w:right w:val="none" w:sz="0" w:space="0" w:color="auto"/>
      </w:divBdr>
    </w:div>
    <w:div w:id="1023632132">
      <w:bodyDiv w:val="1"/>
      <w:marLeft w:val="0"/>
      <w:marRight w:val="0"/>
      <w:marTop w:val="0"/>
      <w:marBottom w:val="0"/>
      <w:divBdr>
        <w:top w:val="none" w:sz="0" w:space="0" w:color="auto"/>
        <w:left w:val="none" w:sz="0" w:space="0" w:color="auto"/>
        <w:bottom w:val="none" w:sz="0" w:space="0" w:color="auto"/>
        <w:right w:val="none" w:sz="0" w:space="0" w:color="auto"/>
      </w:divBdr>
    </w:div>
    <w:div w:id="1023752910">
      <w:bodyDiv w:val="1"/>
      <w:marLeft w:val="0"/>
      <w:marRight w:val="0"/>
      <w:marTop w:val="0"/>
      <w:marBottom w:val="0"/>
      <w:divBdr>
        <w:top w:val="none" w:sz="0" w:space="0" w:color="auto"/>
        <w:left w:val="none" w:sz="0" w:space="0" w:color="auto"/>
        <w:bottom w:val="none" w:sz="0" w:space="0" w:color="auto"/>
        <w:right w:val="none" w:sz="0" w:space="0" w:color="auto"/>
      </w:divBdr>
    </w:div>
    <w:div w:id="1023937094">
      <w:bodyDiv w:val="1"/>
      <w:marLeft w:val="0"/>
      <w:marRight w:val="0"/>
      <w:marTop w:val="0"/>
      <w:marBottom w:val="0"/>
      <w:divBdr>
        <w:top w:val="none" w:sz="0" w:space="0" w:color="auto"/>
        <w:left w:val="none" w:sz="0" w:space="0" w:color="auto"/>
        <w:bottom w:val="none" w:sz="0" w:space="0" w:color="auto"/>
        <w:right w:val="none" w:sz="0" w:space="0" w:color="auto"/>
      </w:divBdr>
    </w:div>
    <w:div w:id="1024138461">
      <w:bodyDiv w:val="1"/>
      <w:marLeft w:val="0"/>
      <w:marRight w:val="0"/>
      <w:marTop w:val="0"/>
      <w:marBottom w:val="0"/>
      <w:divBdr>
        <w:top w:val="none" w:sz="0" w:space="0" w:color="auto"/>
        <w:left w:val="none" w:sz="0" w:space="0" w:color="auto"/>
        <w:bottom w:val="none" w:sz="0" w:space="0" w:color="auto"/>
        <w:right w:val="none" w:sz="0" w:space="0" w:color="auto"/>
      </w:divBdr>
    </w:div>
    <w:div w:id="1024357606">
      <w:bodyDiv w:val="1"/>
      <w:marLeft w:val="0"/>
      <w:marRight w:val="0"/>
      <w:marTop w:val="0"/>
      <w:marBottom w:val="0"/>
      <w:divBdr>
        <w:top w:val="none" w:sz="0" w:space="0" w:color="auto"/>
        <w:left w:val="none" w:sz="0" w:space="0" w:color="auto"/>
        <w:bottom w:val="none" w:sz="0" w:space="0" w:color="auto"/>
        <w:right w:val="none" w:sz="0" w:space="0" w:color="auto"/>
      </w:divBdr>
    </w:div>
    <w:div w:id="1025054972">
      <w:bodyDiv w:val="1"/>
      <w:marLeft w:val="0"/>
      <w:marRight w:val="0"/>
      <w:marTop w:val="0"/>
      <w:marBottom w:val="0"/>
      <w:divBdr>
        <w:top w:val="none" w:sz="0" w:space="0" w:color="auto"/>
        <w:left w:val="none" w:sz="0" w:space="0" w:color="auto"/>
        <w:bottom w:val="none" w:sz="0" w:space="0" w:color="auto"/>
        <w:right w:val="none" w:sz="0" w:space="0" w:color="auto"/>
      </w:divBdr>
    </w:div>
    <w:div w:id="1025179790">
      <w:bodyDiv w:val="1"/>
      <w:marLeft w:val="0"/>
      <w:marRight w:val="0"/>
      <w:marTop w:val="0"/>
      <w:marBottom w:val="0"/>
      <w:divBdr>
        <w:top w:val="none" w:sz="0" w:space="0" w:color="auto"/>
        <w:left w:val="none" w:sz="0" w:space="0" w:color="auto"/>
        <w:bottom w:val="none" w:sz="0" w:space="0" w:color="auto"/>
        <w:right w:val="none" w:sz="0" w:space="0" w:color="auto"/>
      </w:divBdr>
    </w:div>
    <w:div w:id="1026908672">
      <w:bodyDiv w:val="1"/>
      <w:marLeft w:val="0"/>
      <w:marRight w:val="0"/>
      <w:marTop w:val="0"/>
      <w:marBottom w:val="0"/>
      <w:divBdr>
        <w:top w:val="none" w:sz="0" w:space="0" w:color="auto"/>
        <w:left w:val="none" w:sz="0" w:space="0" w:color="auto"/>
        <w:bottom w:val="none" w:sz="0" w:space="0" w:color="auto"/>
        <w:right w:val="none" w:sz="0" w:space="0" w:color="auto"/>
      </w:divBdr>
    </w:div>
    <w:div w:id="1027408533">
      <w:bodyDiv w:val="1"/>
      <w:marLeft w:val="0"/>
      <w:marRight w:val="0"/>
      <w:marTop w:val="0"/>
      <w:marBottom w:val="0"/>
      <w:divBdr>
        <w:top w:val="none" w:sz="0" w:space="0" w:color="auto"/>
        <w:left w:val="none" w:sz="0" w:space="0" w:color="auto"/>
        <w:bottom w:val="none" w:sz="0" w:space="0" w:color="auto"/>
        <w:right w:val="none" w:sz="0" w:space="0" w:color="auto"/>
      </w:divBdr>
    </w:div>
    <w:div w:id="1027827658">
      <w:bodyDiv w:val="1"/>
      <w:marLeft w:val="0"/>
      <w:marRight w:val="0"/>
      <w:marTop w:val="0"/>
      <w:marBottom w:val="0"/>
      <w:divBdr>
        <w:top w:val="none" w:sz="0" w:space="0" w:color="auto"/>
        <w:left w:val="none" w:sz="0" w:space="0" w:color="auto"/>
        <w:bottom w:val="none" w:sz="0" w:space="0" w:color="auto"/>
        <w:right w:val="none" w:sz="0" w:space="0" w:color="auto"/>
      </w:divBdr>
    </w:div>
    <w:div w:id="1027949391">
      <w:bodyDiv w:val="1"/>
      <w:marLeft w:val="0"/>
      <w:marRight w:val="0"/>
      <w:marTop w:val="0"/>
      <w:marBottom w:val="0"/>
      <w:divBdr>
        <w:top w:val="none" w:sz="0" w:space="0" w:color="auto"/>
        <w:left w:val="none" w:sz="0" w:space="0" w:color="auto"/>
        <w:bottom w:val="none" w:sz="0" w:space="0" w:color="auto"/>
        <w:right w:val="none" w:sz="0" w:space="0" w:color="auto"/>
      </w:divBdr>
    </w:div>
    <w:div w:id="1028139495">
      <w:bodyDiv w:val="1"/>
      <w:marLeft w:val="0"/>
      <w:marRight w:val="0"/>
      <w:marTop w:val="0"/>
      <w:marBottom w:val="0"/>
      <w:divBdr>
        <w:top w:val="none" w:sz="0" w:space="0" w:color="auto"/>
        <w:left w:val="none" w:sz="0" w:space="0" w:color="auto"/>
        <w:bottom w:val="none" w:sz="0" w:space="0" w:color="auto"/>
        <w:right w:val="none" w:sz="0" w:space="0" w:color="auto"/>
      </w:divBdr>
    </w:div>
    <w:div w:id="1029066035">
      <w:bodyDiv w:val="1"/>
      <w:marLeft w:val="0"/>
      <w:marRight w:val="0"/>
      <w:marTop w:val="0"/>
      <w:marBottom w:val="0"/>
      <w:divBdr>
        <w:top w:val="none" w:sz="0" w:space="0" w:color="auto"/>
        <w:left w:val="none" w:sz="0" w:space="0" w:color="auto"/>
        <w:bottom w:val="none" w:sz="0" w:space="0" w:color="auto"/>
        <w:right w:val="none" w:sz="0" w:space="0" w:color="auto"/>
      </w:divBdr>
    </w:div>
    <w:div w:id="1029070443">
      <w:bodyDiv w:val="1"/>
      <w:marLeft w:val="0"/>
      <w:marRight w:val="0"/>
      <w:marTop w:val="0"/>
      <w:marBottom w:val="0"/>
      <w:divBdr>
        <w:top w:val="none" w:sz="0" w:space="0" w:color="auto"/>
        <w:left w:val="none" w:sz="0" w:space="0" w:color="auto"/>
        <w:bottom w:val="none" w:sz="0" w:space="0" w:color="auto"/>
        <w:right w:val="none" w:sz="0" w:space="0" w:color="auto"/>
      </w:divBdr>
    </w:div>
    <w:div w:id="1029601156">
      <w:bodyDiv w:val="1"/>
      <w:marLeft w:val="0"/>
      <w:marRight w:val="0"/>
      <w:marTop w:val="0"/>
      <w:marBottom w:val="0"/>
      <w:divBdr>
        <w:top w:val="none" w:sz="0" w:space="0" w:color="auto"/>
        <w:left w:val="none" w:sz="0" w:space="0" w:color="auto"/>
        <w:bottom w:val="none" w:sz="0" w:space="0" w:color="auto"/>
        <w:right w:val="none" w:sz="0" w:space="0" w:color="auto"/>
      </w:divBdr>
    </w:div>
    <w:div w:id="1030032224">
      <w:bodyDiv w:val="1"/>
      <w:marLeft w:val="0"/>
      <w:marRight w:val="0"/>
      <w:marTop w:val="0"/>
      <w:marBottom w:val="0"/>
      <w:divBdr>
        <w:top w:val="none" w:sz="0" w:space="0" w:color="auto"/>
        <w:left w:val="none" w:sz="0" w:space="0" w:color="auto"/>
        <w:bottom w:val="none" w:sz="0" w:space="0" w:color="auto"/>
        <w:right w:val="none" w:sz="0" w:space="0" w:color="auto"/>
      </w:divBdr>
    </w:div>
    <w:div w:id="1030493127">
      <w:bodyDiv w:val="1"/>
      <w:marLeft w:val="0"/>
      <w:marRight w:val="0"/>
      <w:marTop w:val="0"/>
      <w:marBottom w:val="0"/>
      <w:divBdr>
        <w:top w:val="none" w:sz="0" w:space="0" w:color="auto"/>
        <w:left w:val="none" w:sz="0" w:space="0" w:color="auto"/>
        <w:bottom w:val="none" w:sz="0" w:space="0" w:color="auto"/>
        <w:right w:val="none" w:sz="0" w:space="0" w:color="auto"/>
      </w:divBdr>
    </w:div>
    <w:div w:id="1030494794">
      <w:bodyDiv w:val="1"/>
      <w:marLeft w:val="0"/>
      <w:marRight w:val="0"/>
      <w:marTop w:val="0"/>
      <w:marBottom w:val="0"/>
      <w:divBdr>
        <w:top w:val="none" w:sz="0" w:space="0" w:color="auto"/>
        <w:left w:val="none" w:sz="0" w:space="0" w:color="auto"/>
        <w:bottom w:val="none" w:sz="0" w:space="0" w:color="auto"/>
        <w:right w:val="none" w:sz="0" w:space="0" w:color="auto"/>
      </w:divBdr>
    </w:div>
    <w:div w:id="1030957198">
      <w:bodyDiv w:val="1"/>
      <w:marLeft w:val="0"/>
      <w:marRight w:val="0"/>
      <w:marTop w:val="0"/>
      <w:marBottom w:val="0"/>
      <w:divBdr>
        <w:top w:val="none" w:sz="0" w:space="0" w:color="auto"/>
        <w:left w:val="none" w:sz="0" w:space="0" w:color="auto"/>
        <w:bottom w:val="none" w:sz="0" w:space="0" w:color="auto"/>
        <w:right w:val="none" w:sz="0" w:space="0" w:color="auto"/>
      </w:divBdr>
    </w:div>
    <w:div w:id="1032268613">
      <w:bodyDiv w:val="1"/>
      <w:marLeft w:val="0"/>
      <w:marRight w:val="0"/>
      <w:marTop w:val="0"/>
      <w:marBottom w:val="0"/>
      <w:divBdr>
        <w:top w:val="none" w:sz="0" w:space="0" w:color="auto"/>
        <w:left w:val="none" w:sz="0" w:space="0" w:color="auto"/>
        <w:bottom w:val="none" w:sz="0" w:space="0" w:color="auto"/>
        <w:right w:val="none" w:sz="0" w:space="0" w:color="auto"/>
      </w:divBdr>
    </w:div>
    <w:div w:id="1032413181">
      <w:bodyDiv w:val="1"/>
      <w:marLeft w:val="0"/>
      <w:marRight w:val="0"/>
      <w:marTop w:val="0"/>
      <w:marBottom w:val="0"/>
      <w:divBdr>
        <w:top w:val="none" w:sz="0" w:space="0" w:color="auto"/>
        <w:left w:val="none" w:sz="0" w:space="0" w:color="auto"/>
        <w:bottom w:val="none" w:sz="0" w:space="0" w:color="auto"/>
        <w:right w:val="none" w:sz="0" w:space="0" w:color="auto"/>
      </w:divBdr>
    </w:div>
    <w:div w:id="1032727058">
      <w:bodyDiv w:val="1"/>
      <w:marLeft w:val="0"/>
      <w:marRight w:val="0"/>
      <w:marTop w:val="0"/>
      <w:marBottom w:val="0"/>
      <w:divBdr>
        <w:top w:val="none" w:sz="0" w:space="0" w:color="auto"/>
        <w:left w:val="none" w:sz="0" w:space="0" w:color="auto"/>
        <w:bottom w:val="none" w:sz="0" w:space="0" w:color="auto"/>
        <w:right w:val="none" w:sz="0" w:space="0" w:color="auto"/>
      </w:divBdr>
    </w:div>
    <w:div w:id="1032808689">
      <w:bodyDiv w:val="1"/>
      <w:marLeft w:val="0"/>
      <w:marRight w:val="0"/>
      <w:marTop w:val="0"/>
      <w:marBottom w:val="0"/>
      <w:divBdr>
        <w:top w:val="none" w:sz="0" w:space="0" w:color="auto"/>
        <w:left w:val="none" w:sz="0" w:space="0" w:color="auto"/>
        <w:bottom w:val="none" w:sz="0" w:space="0" w:color="auto"/>
        <w:right w:val="none" w:sz="0" w:space="0" w:color="auto"/>
      </w:divBdr>
    </w:div>
    <w:div w:id="1032994291">
      <w:bodyDiv w:val="1"/>
      <w:marLeft w:val="0"/>
      <w:marRight w:val="0"/>
      <w:marTop w:val="0"/>
      <w:marBottom w:val="0"/>
      <w:divBdr>
        <w:top w:val="none" w:sz="0" w:space="0" w:color="auto"/>
        <w:left w:val="none" w:sz="0" w:space="0" w:color="auto"/>
        <w:bottom w:val="none" w:sz="0" w:space="0" w:color="auto"/>
        <w:right w:val="none" w:sz="0" w:space="0" w:color="auto"/>
      </w:divBdr>
    </w:div>
    <w:div w:id="1033266643">
      <w:bodyDiv w:val="1"/>
      <w:marLeft w:val="0"/>
      <w:marRight w:val="0"/>
      <w:marTop w:val="0"/>
      <w:marBottom w:val="0"/>
      <w:divBdr>
        <w:top w:val="none" w:sz="0" w:space="0" w:color="auto"/>
        <w:left w:val="none" w:sz="0" w:space="0" w:color="auto"/>
        <w:bottom w:val="none" w:sz="0" w:space="0" w:color="auto"/>
        <w:right w:val="none" w:sz="0" w:space="0" w:color="auto"/>
      </w:divBdr>
    </w:div>
    <w:div w:id="1035614412">
      <w:bodyDiv w:val="1"/>
      <w:marLeft w:val="0"/>
      <w:marRight w:val="0"/>
      <w:marTop w:val="0"/>
      <w:marBottom w:val="0"/>
      <w:divBdr>
        <w:top w:val="none" w:sz="0" w:space="0" w:color="auto"/>
        <w:left w:val="none" w:sz="0" w:space="0" w:color="auto"/>
        <w:bottom w:val="none" w:sz="0" w:space="0" w:color="auto"/>
        <w:right w:val="none" w:sz="0" w:space="0" w:color="auto"/>
      </w:divBdr>
    </w:div>
    <w:div w:id="1037047163">
      <w:bodyDiv w:val="1"/>
      <w:marLeft w:val="0"/>
      <w:marRight w:val="0"/>
      <w:marTop w:val="0"/>
      <w:marBottom w:val="0"/>
      <w:divBdr>
        <w:top w:val="none" w:sz="0" w:space="0" w:color="auto"/>
        <w:left w:val="none" w:sz="0" w:space="0" w:color="auto"/>
        <w:bottom w:val="none" w:sz="0" w:space="0" w:color="auto"/>
        <w:right w:val="none" w:sz="0" w:space="0" w:color="auto"/>
      </w:divBdr>
    </w:div>
    <w:div w:id="1037193073">
      <w:bodyDiv w:val="1"/>
      <w:marLeft w:val="0"/>
      <w:marRight w:val="0"/>
      <w:marTop w:val="0"/>
      <w:marBottom w:val="0"/>
      <w:divBdr>
        <w:top w:val="none" w:sz="0" w:space="0" w:color="auto"/>
        <w:left w:val="none" w:sz="0" w:space="0" w:color="auto"/>
        <w:bottom w:val="none" w:sz="0" w:space="0" w:color="auto"/>
        <w:right w:val="none" w:sz="0" w:space="0" w:color="auto"/>
      </w:divBdr>
    </w:div>
    <w:div w:id="1037311853">
      <w:bodyDiv w:val="1"/>
      <w:marLeft w:val="0"/>
      <w:marRight w:val="0"/>
      <w:marTop w:val="0"/>
      <w:marBottom w:val="0"/>
      <w:divBdr>
        <w:top w:val="none" w:sz="0" w:space="0" w:color="auto"/>
        <w:left w:val="none" w:sz="0" w:space="0" w:color="auto"/>
        <w:bottom w:val="none" w:sz="0" w:space="0" w:color="auto"/>
        <w:right w:val="none" w:sz="0" w:space="0" w:color="auto"/>
      </w:divBdr>
    </w:div>
    <w:div w:id="1037774378">
      <w:bodyDiv w:val="1"/>
      <w:marLeft w:val="0"/>
      <w:marRight w:val="0"/>
      <w:marTop w:val="0"/>
      <w:marBottom w:val="0"/>
      <w:divBdr>
        <w:top w:val="none" w:sz="0" w:space="0" w:color="auto"/>
        <w:left w:val="none" w:sz="0" w:space="0" w:color="auto"/>
        <w:bottom w:val="none" w:sz="0" w:space="0" w:color="auto"/>
        <w:right w:val="none" w:sz="0" w:space="0" w:color="auto"/>
      </w:divBdr>
    </w:div>
    <w:div w:id="1037774517">
      <w:bodyDiv w:val="1"/>
      <w:marLeft w:val="0"/>
      <w:marRight w:val="0"/>
      <w:marTop w:val="0"/>
      <w:marBottom w:val="0"/>
      <w:divBdr>
        <w:top w:val="none" w:sz="0" w:space="0" w:color="auto"/>
        <w:left w:val="none" w:sz="0" w:space="0" w:color="auto"/>
        <w:bottom w:val="none" w:sz="0" w:space="0" w:color="auto"/>
        <w:right w:val="none" w:sz="0" w:space="0" w:color="auto"/>
      </w:divBdr>
    </w:div>
    <w:div w:id="1038167051">
      <w:bodyDiv w:val="1"/>
      <w:marLeft w:val="0"/>
      <w:marRight w:val="0"/>
      <w:marTop w:val="0"/>
      <w:marBottom w:val="0"/>
      <w:divBdr>
        <w:top w:val="none" w:sz="0" w:space="0" w:color="auto"/>
        <w:left w:val="none" w:sz="0" w:space="0" w:color="auto"/>
        <w:bottom w:val="none" w:sz="0" w:space="0" w:color="auto"/>
        <w:right w:val="none" w:sz="0" w:space="0" w:color="auto"/>
      </w:divBdr>
    </w:div>
    <w:div w:id="1038626075">
      <w:bodyDiv w:val="1"/>
      <w:marLeft w:val="0"/>
      <w:marRight w:val="0"/>
      <w:marTop w:val="0"/>
      <w:marBottom w:val="0"/>
      <w:divBdr>
        <w:top w:val="none" w:sz="0" w:space="0" w:color="auto"/>
        <w:left w:val="none" w:sz="0" w:space="0" w:color="auto"/>
        <w:bottom w:val="none" w:sz="0" w:space="0" w:color="auto"/>
        <w:right w:val="none" w:sz="0" w:space="0" w:color="auto"/>
      </w:divBdr>
    </w:div>
    <w:div w:id="1039013370">
      <w:bodyDiv w:val="1"/>
      <w:marLeft w:val="0"/>
      <w:marRight w:val="0"/>
      <w:marTop w:val="0"/>
      <w:marBottom w:val="0"/>
      <w:divBdr>
        <w:top w:val="none" w:sz="0" w:space="0" w:color="auto"/>
        <w:left w:val="none" w:sz="0" w:space="0" w:color="auto"/>
        <w:bottom w:val="none" w:sz="0" w:space="0" w:color="auto"/>
        <w:right w:val="none" w:sz="0" w:space="0" w:color="auto"/>
      </w:divBdr>
    </w:div>
    <w:div w:id="1039357701">
      <w:bodyDiv w:val="1"/>
      <w:marLeft w:val="0"/>
      <w:marRight w:val="0"/>
      <w:marTop w:val="0"/>
      <w:marBottom w:val="0"/>
      <w:divBdr>
        <w:top w:val="none" w:sz="0" w:space="0" w:color="auto"/>
        <w:left w:val="none" w:sz="0" w:space="0" w:color="auto"/>
        <w:bottom w:val="none" w:sz="0" w:space="0" w:color="auto"/>
        <w:right w:val="none" w:sz="0" w:space="0" w:color="auto"/>
      </w:divBdr>
    </w:div>
    <w:div w:id="1039859742">
      <w:bodyDiv w:val="1"/>
      <w:marLeft w:val="0"/>
      <w:marRight w:val="0"/>
      <w:marTop w:val="0"/>
      <w:marBottom w:val="0"/>
      <w:divBdr>
        <w:top w:val="none" w:sz="0" w:space="0" w:color="auto"/>
        <w:left w:val="none" w:sz="0" w:space="0" w:color="auto"/>
        <w:bottom w:val="none" w:sz="0" w:space="0" w:color="auto"/>
        <w:right w:val="none" w:sz="0" w:space="0" w:color="auto"/>
      </w:divBdr>
    </w:div>
    <w:div w:id="1039860316">
      <w:bodyDiv w:val="1"/>
      <w:marLeft w:val="0"/>
      <w:marRight w:val="0"/>
      <w:marTop w:val="0"/>
      <w:marBottom w:val="0"/>
      <w:divBdr>
        <w:top w:val="none" w:sz="0" w:space="0" w:color="auto"/>
        <w:left w:val="none" w:sz="0" w:space="0" w:color="auto"/>
        <w:bottom w:val="none" w:sz="0" w:space="0" w:color="auto"/>
        <w:right w:val="none" w:sz="0" w:space="0" w:color="auto"/>
      </w:divBdr>
    </w:div>
    <w:div w:id="1040210419">
      <w:bodyDiv w:val="1"/>
      <w:marLeft w:val="0"/>
      <w:marRight w:val="0"/>
      <w:marTop w:val="0"/>
      <w:marBottom w:val="0"/>
      <w:divBdr>
        <w:top w:val="none" w:sz="0" w:space="0" w:color="auto"/>
        <w:left w:val="none" w:sz="0" w:space="0" w:color="auto"/>
        <w:bottom w:val="none" w:sz="0" w:space="0" w:color="auto"/>
        <w:right w:val="none" w:sz="0" w:space="0" w:color="auto"/>
      </w:divBdr>
    </w:div>
    <w:div w:id="1041057662">
      <w:bodyDiv w:val="1"/>
      <w:marLeft w:val="0"/>
      <w:marRight w:val="0"/>
      <w:marTop w:val="0"/>
      <w:marBottom w:val="0"/>
      <w:divBdr>
        <w:top w:val="none" w:sz="0" w:space="0" w:color="auto"/>
        <w:left w:val="none" w:sz="0" w:space="0" w:color="auto"/>
        <w:bottom w:val="none" w:sz="0" w:space="0" w:color="auto"/>
        <w:right w:val="none" w:sz="0" w:space="0" w:color="auto"/>
      </w:divBdr>
    </w:div>
    <w:div w:id="1041200893">
      <w:bodyDiv w:val="1"/>
      <w:marLeft w:val="0"/>
      <w:marRight w:val="0"/>
      <w:marTop w:val="0"/>
      <w:marBottom w:val="0"/>
      <w:divBdr>
        <w:top w:val="none" w:sz="0" w:space="0" w:color="auto"/>
        <w:left w:val="none" w:sz="0" w:space="0" w:color="auto"/>
        <w:bottom w:val="none" w:sz="0" w:space="0" w:color="auto"/>
        <w:right w:val="none" w:sz="0" w:space="0" w:color="auto"/>
      </w:divBdr>
    </w:div>
    <w:div w:id="1041589495">
      <w:bodyDiv w:val="1"/>
      <w:marLeft w:val="0"/>
      <w:marRight w:val="0"/>
      <w:marTop w:val="0"/>
      <w:marBottom w:val="0"/>
      <w:divBdr>
        <w:top w:val="none" w:sz="0" w:space="0" w:color="auto"/>
        <w:left w:val="none" w:sz="0" w:space="0" w:color="auto"/>
        <w:bottom w:val="none" w:sz="0" w:space="0" w:color="auto"/>
        <w:right w:val="none" w:sz="0" w:space="0" w:color="auto"/>
      </w:divBdr>
    </w:div>
    <w:div w:id="1042250628">
      <w:bodyDiv w:val="1"/>
      <w:marLeft w:val="0"/>
      <w:marRight w:val="0"/>
      <w:marTop w:val="0"/>
      <w:marBottom w:val="0"/>
      <w:divBdr>
        <w:top w:val="none" w:sz="0" w:space="0" w:color="auto"/>
        <w:left w:val="none" w:sz="0" w:space="0" w:color="auto"/>
        <w:bottom w:val="none" w:sz="0" w:space="0" w:color="auto"/>
        <w:right w:val="none" w:sz="0" w:space="0" w:color="auto"/>
      </w:divBdr>
    </w:div>
    <w:div w:id="1042898069">
      <w:bodyDiv w:val="1"/>
      <w:marLeft w:val="0"/>
      <w:marRight w:val="0"/>
      <w:marTop w:val="0"/>
      <w:marBottom w:val="0"/>
      <w:divBdr>
        <w:top w:val="none" w:sz="0" w:space="0" w:color="auto"/>
        <w:left w:val="none" w:sz="0" w:space="0" w:color="auto"/>
        <w:bottom w:val="none" w:sz="0" w:space="0" w:color="auto"/>
        <w:right w:val="none" w:sz="0" w:space="0" w:color="auto"/>
      </w:divBdr>
    </w:div>
    <w:div w:id="1043166797">
      <w:bodyDiv w:val="1"/>
      <w:marLeft w:val="0"/>
      <w:marRight w:val="0"/>
      <w:marTop w:val="0"/>
      <w:marBottom w:val="0"/>
      <w:divBdr>
        <w:top w:val="none" w:sz="0" w:space="0" w:color="auto"/>
        <w:left w:val="none" w:sz="0" w:space="0" w:color="auto"/>
        <w:bottom w:val="none" w:sz="0" w:space="0" w:color="auto"/>
        <w:right w:val="none" w:sz="0" w:space="0" w:color="auto"/>
      </w:divBdr>
    </w:div>
    <w:div w:id="1043752344">
      <w:bodyDiv w:val="1"/>
      <w:marLeft w:val="0"/>
      <w:marRight w:val="0"/>
      <w:marTop w:val="0"/>
      <w:marBottom w:val="0"/>
      <w:divBdr>
        <w:top w:val="none" w:sz="0" w:space="0" w:color="auto"/>
        <w:left w:val="none" w:sz="0" w:space="0" w:color="auto"/>
        <w:bottom w:val="none" w:sz="0" w:space="0" w:color="auto"/>
        <w:right w:val="none" w:sz="0" w:space="0" w:color="auto"/>
      </w:divBdr>
    </w:div>
    <w:div w:id="1043822319">
      <w:bodyDiv w:val="1"/>
      <w:marLeft w:val="0"/>
      <w:marRight w:val="0"/>
      <w:marTop w:val="0"/>
      <w:marBottom w:val="0"/>
      <w:divBdr>
        <w:top w:val="none" w:sz="0" w:space="0" w:color="auto"/>
        <w:left w:val="none" w:sz="0" w:space="0" w:color="auto"/>
        <w:bottom w:val="none" w:sz="0" w:space="0" w:color="auto"/>
        <w:right w:val="none" w:sz="0" w:space="0" w:color="auto"/>
      </w:divBdr>
    </w:div>
    <w:div w:id="1043940412">
      <w:bodyDiv w:val="1"/>
      <w:marLeft w:val="0"/>
      <w:marRight w:val="0"/>
      <w:marTop w:val="0"/>
      <w:marBottom w:val="0"/>
      <w:divBdr>
        <w:top w:val="none" w:sz="0" w:space="0" w:color="auto"/>
        <w:left w:val="none" w:sz="0" w:space="0" w:color="auto"/>
        <w:bottom w:val="none" w:sz="0" w:space="0" w:color="auto"/>
        <w:right w:val="none" w:sz="0" w:space="0" w:color="auto"/>
      </w:divBdr>
    </w:div>
    <w:div w:id="1043988522">
      <w:bodyDiv w:val="1"/>
      <w:marLeft w:val="0"/>
      <w:marRight w:val="0"/>
      <w:marTop w:val="0"/>
      <w:marBottom w:val="0"/>
      <w:divBdr>
        <w:top w:val="none" w:sz="0" w:space="0" w:color="auto"/>
        <w:left w:val="none" w:sz="0" w:space="0" w:color="auto"/>
        <w:bottom w:val="none" w:sz="0" w:space="0" w:color="auto"/>
        <w:right w:val="none" w:sz="0" w:space="0" w:color="auto"/>
      </w:divBdr>
    </w:div>
    <w:div w:id="1044064891">
      <w:bodyDiv w:val="1"/>
      <w:marLeft w:val="0"/>
      <w:marRight w:val="0"/>
      <w:marTop w:val="0"/>
      <w:marBottom w:val="0"/>
      <w:divBdr>
        <w:top w:val="none" w:sz="0" w:space="0" w:color="auto"/>
        <w:left w:val="none" w:sz="0" w:space="0" w:color="auto"/>
        <w:bottom w:val="none" w:sz="0" w:space="0" w:color="auto"/>
        <w:right w:val="none" w:sz="0" w:space="0" w:color="auto"/>
      </w:divBdr>
    </w:div>
    <w:div w:id="1044404100">
      <w:bodyDiv w:val="1"/>
      <w:marLeft w:val="0"/>
      <w:marRight w:val="0"/>
      <w:marTop w:val="0"/>
      <w:marBottom w:val="0"/>
      <w:divBdr>
        <w:top w:val="none" w:sz="0" w:space="0" w:color="auto"/>
        <w:left w:val="none" w:sz="0" w:space="0" w:color="auto"/>
        <w:bottom w:val="none" w:sz="0" w:space="0" w:color="auto"/>
        <w:right w:val="none" w:sz="0" w:space="0" w:color="auto"/>
      </w:divBdr>
    </w:div>
    <w:div w:id="1044788451">
      <w:bodyDiv w:val="1"/>
      <w:marLeft w:val="0"/>
      <w:marRight w:val="0"/>
      <w:marTop w:val="0"/>
      <w:marBottom w:val="0"/>
      <w:divBdr>
        <w:top w:val="none" w:sz="0" w:space="0" w:color="auto"/>
        <w:left w:val="none" w:sz="0" w:space="0" w:color="auto"/>
        <w:bottom w:val="none" w:sz="0" w:space="0" w:color="auto"/>
        <w:right w:val="none" w:sz="0" w:space="0" w:color="auto"/>
      </w:divBdr>
    </w:div>
    <w:div w:id="1044793421">
      <w:bodyDiv w:val="1"/>
      <w:marLeft w:val="0"/>
      <w:marRight w:val="0"/>
      <w:marTop w:val="0"/>
      <w:marBottom w:val="0"/>
      <w:divBdr>
        <w:top w:val="none" w:sz="0" w:space="0" w:color="auto"/>
        <w:left w:val="none" w:sz="0" w:space="0" w:color="auto"/>
        <w:bottom w:val="none" w:sz="0" w:space="0" w:color="auto"/>
        <w:right w:val="none" w:sz="0" w:space="0" w:color="auto"/>
      </w:divBdr>
    </w:div>
    <w:div w:id="1046878937">
      <w:bodyDiv w:val="1"/>
      <w:marLeft w:val="0"/>
      <w:marRight w:val="0"/>
      <w:marTop w:val="0"/>
      <w:marBottom w:val="0"/>
      <w:divBdr>
        <w:top w:val="none" w:sz="0" w:space="0" w:color="auto"/>
        <w:left w:val="none" w:sz="0" w:space="0" w:color="auto"/>
        <w:bottom w:val="none" w:sz="0" w:space="0" w:color="auto"/>
        <w:right w:val="none" w:sz="0" w:space="0" w:color="auto"/>
      </w:divBdr>
    </w:div>
    <w:div w:id="1047022592">
      <w:bodyDiv w:val="1"/>
      <w:marLeft w:val="0"/>
      <w:marRight w:val="0"/>
      <w:marTop w:val="0"/>
      <w:marBottom w:val="0"/>
      <w:divBdr>
        <w:top w:val="none" w:sz="0" w:space="0" w:color="auto"/>
        <w:left w:val="none" w:sz="0" w:space="0" w:color="auto"/>
        <w:bottom w:val="none" w:sz="0" w:space="0" w:color="auto"/>
        <w:right w:val="none" w:sz="0" w:space="0" w:color="auto"/>
      </w:divBdr>
    </w:div>
    <w:div w:id="1047223364">
      <w:bodyDiv w:val="1"/>
      <w:marLeft w:val="0"/>
      <w:marRight w:val="0"/>
      <w:marTop w:val="0"/>
      <w:marBottom w:val="0"/>
      <w:divBdr>
        <w:top w:val="none" w:sz="0" w:space="0" w:color="auto"/>
        <w:left w:val="none" w:sz="0" w:space="0" w:color="auto"/>
        <w:bottom w:val="none" w:sz="0" w:space="0" w:color="auto"/>
        <w:right w:val="none" w:sz="0" w:space="0" w:color="auto"/>
      </w:divBdr>
    </w:div>
    <w:div w:id="1047725539">
      <w:bodyDiv w:val="1"/>
      <w:marLeft w:val="0"/>
      <w:marRight w:val="0"/>
      <w:marTop w:val="0"/>
      <w:marBottom w:val="0"/>
      <w:divBdr>
        <w:top w:val="none" w:sz="0" w:space="0" w:color="auto"/>
        <w:left w:val="none" w:sz="0" w:space="0" w:color="auto"/>
        <w:bottom w:val="none" w:sz="0" w:space="0" w:color="auto"/>
        <w:right w:val="none" w:sz="0" w:space="0" w:color="auto"/>
      </w:divBdr>
    </w:div>
    <w:div w:id="1048644424">
      <w:bodyDiv w:val="1"/>
      <w:marLeft w:val="0"/>
      <w:marRight w:val="0"/>
      <w:marTop w:val="0"/>
      <w:marBottom w:val="0"/>
      <w:divBdr>
        <w:top w:val="none" w:sz="0" w:space="0" w:color="auto"/>
        <w:left w:val="none" w:sz="0" w:space="0" w:color="auto"/>
        <w:bottom w:val="none" w:sz="0" w:space="0" w:color="auto"/>
        <w:right w:val="none" w:sz="0" w:space="0" w:color="auto"/>
      </w:divBdr>
    </w:div>
    <w:div w:id="1048915701">
      <w:bodyDiv w:val="1"/>
      <w:marLeft w:val="0"/>
      <w:marRight w:val="0"/>
      <w:marTop w:val="0"/>
      <w:marBottom w:val="0"/>
      <w:divBdr>
        <w:top w:val="none" w:sz="0" w:space="0" w:color="auto"/>
        <w:left w:val="none" w:sz="0" w:space="0" w:color="auto"/>
        <w:bottom w:val="none" w:sz="0" w:space="0" w:color="auto"/>
        <w:right w:val="none" w:sz="0" w:space="0" w:color="auto"/>
      </w:divBdr>
    </w:div>
    <w:div w:id="1049379133">
      <w:bodyDiv w:val="1"/>
      <w:marLeft w:val="0"/>
      <w:marRight w:val="0"/>
      <w:marTop w:val="0"/>
      <w:marBottom w:val="0"/>
      <w:divBdr>
        <w:top w:val="none" w:sz="0" w:space="0" w:color="auto"/>
        <w:left w:val="none" w:sz="0" w:space="0" w:color="auto"/>
        <w:bottom w:val="none" w:sz="0" w:space="0" w:color="auto"/>
        <w:right w:val="none" w:sz="0" w:space="0" w:color="auto"/>
      </w:divBdr>
    </w:div>
    <w:div w:id="1049454283">
      <w:bodyDiv w:val="1"/>
      <w:marLeft w:val="0"/>
      <w:marRight w:val="0"/>
      <w:marTop w:val="0"/>
      <w:marBottom w:val="0"/>
      <w:divBdr>
        <w:top w:val="none" w:sz="0" w:space="0" w:color="auto"/>
        <w:left w:val="none" w:sz="0" w:space="0" w:color="auto"/>
        <w:bottom w:val="none" w:sz="0" w:space="0" w:color="auto"/>
        <w:right w:val="none" w:sz="0" w:space="0" w:color="auto"/>
      </w:divBdr>
    </w:div>
    <w:div w:id="1049763007">
      <w:bodyDiv w:val="1"/>
      <w:marLeft w:val="0"/>
      <w:marRight w:val="0"/>
      <w:marTop w:val="0"/>
      <w:marBottom w:val="0"/>
      <w:divBdr>
        <w:top w:val="none" w:sz="0" w:space="0" w:color="auto"/>
        <w:left w:val="none" w:sz="0" w:space="0" w:color="auto"/>
        <w:bottom w:val="none" w:sz="0" w:space="0" w:color="auto"/>
        <w:right w:val="none" w:sz="0" w:space="0" w:color="auto"/>
      </w:divBdr>
    </w:div>
    <w:div w:id="1050614879">
      <w:bodyDiv w:val="1"/>
      <w:marLeft w:val="0"/>
      <w:marRight w:val="0"/>
      <w:marTop w:val="0"/>
      <w:marBottom w:val="0"/>
      <w:divBdr>
        <w:top w:val="none" w:sz="0" w:space="0" w:color="auto"/>
        <w:left w:val="none" w:sz="0" w:space="0" w:color="auto"/>
        <w:bottom w:val="none" w:sz="0" w:space="0" w:color="auto"/>
        <w:right w:val="none" w:sz="0" w:space="0" w:color="auto"/>
      </w:divBdr>
    </w:div>
    <w:div w:id="1050959565">
      <w:bodyDiv w:val="1"/>
      <w:marLeft w:val="0"/>
      <w:marRight w:val="0"/>
      <w:marTop w:val="0"/>
      <w:marBottom w:val="0"/>
      <w:divBdr>
        <w:top w:val="none" w:sz="0" w:space="0" w:color="auto"/>
        <w:left w:val="none" w:sz="0" w:space="0" w:color="auto"/>
        <w:bottom w:val="none" w:sz="0" w:space="0" w:color="auto"/>
        <w:right w:val="none" w:sz="0" w:space="0" w:color="auto"/>
      </w:divBdr>
    </w:div>
    <w:div w:id="1052728626">
      <w:bodyDiv w:val="1"/>
      <w:marLeft w:val="0"/>
      <w:marRight w:val="0"/>
      <w:marTop w:val="0"/>
      <w:marBottom w:val="0"/>
      <w:divBdr>
        <w:top w:val="none" w:sz="0" w:space="0" w:color="auto"/>
        <w:left w:val="none" w:sz="0" w:space="0" w:color="auto"/>
        <w:bottom w:val="none" w:sz="0" w:space="0" w:color="auto"/>
        <w:right w:val="none" w:sz="0" w:space="0" w:color="auto"/>
      </w:divBdr>
    </w:div>
    <w:div w:id="1053114887">
      <w:bodyDiv w:val="1"/>
      <w:marLeft w:val="0"/>
      <w:marRight w:val="0"/>
      <w:marTop w:val="0"/>
      <w:marBottom w:val="0"/>
      <w:divBdr>
        <w:top w:val="none" w:sz="0" w:space="0" w:color="auto"/>
        <w:left w:val="none" w:sz="0" w:space="0" w:color="auto"/>
        <w:bottom w:val="none" w:sz="0" w:space="0" w:color="auto"/>
        <w:right w:val="none" w:sz="0" w:space="0" w:color="auto"/>
      </w:divBdr>
    </w:div>
    <w:div w:id="1053428832">
      <w:bodyDiv w:val="1"/>
      <w:marLeft w:val="0"/>
      <w:marRight w:val="0"/>
      <w:marTop w:val="0"/>
      <w:marBottom w:val="0"/>
      <w:divBdr>
        <w:top w:val="none" w:sz="0" w:space="0" w:color="auto"/>
        <w:left w:val="none" w:sz="0" w:space="0" w:color="auto"/>
        <w:bottom w:val="none" w:sz="0" w:space="0" w:color="auto"/>
        <w:right w:val="none" w:sz="0" w:space="0" w:color="auto"/>
      </w:divBdr>
    </w:div>
    <w:div w:id="1053969258">
      <w:bodyDiv w:val="1"/>
      <w:marLeft w:val="0"/>
      <w:marRight w:val="0"/>
      <w:marTop w:val="0"/>
      <w:marBottom w:val="0"/>
      <w:divBdr>
        <w:top w:val="none" w:sz="0" w:space="0" w:color="auto"/>
        <w:left w:val="none" w:sz="0" w:space="0" w:color="auto"/>
        <w:bottom w:val="none" w:sz="0" w:space="0" w:color="auto"/>
        <w:right w:val="none" w:sz="0" w:space="0" w:color="auto"/>
      </w:divBdr>
    </w:div>
    <w:div w:id="1055078517">
      <w:bodyDiv w:val="1"/>
      <w:marLeft w:val="0"/>
      <w:marRight w:val="0"/>
      <w:marTop w:val="0"/>
      <w:marBottom w:val="0"/>
      <w:divBdr>
        <w:top w:val="none" w:sz="0" w:space="0" w:color="auto"/>
        <w:left w:val="none" w:sz="0" w:space="0" w:color="auto"/>
        <w:bottom w:val="none" w:sz="0" w:space="0" w:color="auto"/>
        <w:right w:val="none" w:sz="0" w:space="0" w:color="auto"/>
      </w:divBdr>
    </w:div>
    <w:div w:id="1055202822">
      <w:bodyDiv w:val="1"/>
      <w:marLeft w:val="0"/>
      <w:marRight w:val="0"/>
      <w:marTop w:val="0"/>
      <w:marBottom w:val="0"/>
      <w:divBdr>
        <w:top w:val="none" w:sz="0" w:space="0" w:color="auto"/>
        <w:left w:val="none" w:sz="0" w:space="0" w:color="auto"/>
        <w:bottom w:val="none" w:sz="0" w:space="0" w:color="auto"/>
        <w:right w:val="none" w:sz="0" w:space="0" w:color="auto"/>
      </w:divBdr>
    </w:div>
    <w:div w:id="1056125150">
      <w:bodyDiv w:val="1"/>
      <w:marLeft w:val="0"/>
      <w:marRight w:val="0"/>
      <w:marTop w:val="0"/>
      <w:marBottom w:val="0"/>
      <w:divBdr>
        <w:top w:val="none" w:sz="0" w:space="0" w:color="auto"/>
        <w:left w:val="none" w:sz="0" w:space="0" w:color="auto"/>
        <w:bottom w:val="none" w:sz="0" w:space="0" w:color="auto"/>
        <w:right w:val="none" w:sz="0" w:space="0" w:color="auto"/>
      </w:divBdr>
    </w:div>
    <w:div w:id="1056394439">
      <w:bodyDiv w:val="1"/>
      <w:marLeft w:val="0"/>
      <w:marRight w:val="0"/>
      <w:marTop w:val="0"/>
      <w:marBottom w:val="0"/>
      <w:divBdr>
        <w:top w:val="none" w:sz="0" w:space="0" w:color="auto"/>
        <w:left w:val="none" w:sz="0" w:space="0" w:color="auto"/>
        <w:bottom w:val="none" w:sz="0" w:space="0" w:color="auto"/>
        <w:right w:val="none" w:sz="0" w:space="0" w:color="auto"/>
      </w:divBdr>
    </w:div>
    <w:div w:id="1056706534">
      <w:bodyDiv w:val="1"/>
      <w:marLeft w:val="0"/>
      <w:marRight w:val="0"/>
      <w:marTop w:val="0"/>
      <w:marBottom w:val="0"/>
      <w:divBdr>
        <w:top w:val="none" w:sz="0" w:space="0" w:color="auto"/>
        <w:left w:val="none" w:sz="0" w:space="0" w:color="auto"/>
        <w:bottom w:val="none" w:sz="0" w:space="0" w:color="auto"/>
        <w:right w:val="none" w:sz="0" w:space="0" w:color="auto"/>
      </w:divBdr>
    </w:div>
    <w:div w:id="1057898166">
      <w:bodyDiv w:val="1"/>
      <w:marLeft w:val="0"/>
      <w:marRight w:val="0"/>
      <w:marTop w:val="0"/>
      <w:marBottom w:val="0"/>
      <w:divBdr>
        <w:top w:val="none" w:sz="0" w:space="0" w:color="auto"/>
        <w:left w:val="none" w:sz="0" w:space="0" w:color="auto"/>
        <w:bottom w:val="none" w:sz="0" w:space="0" w:color="auto"/>
        <w:right w:val="none" w:sz="0" w:space="0" w:color="auto"/>
      </w:divBdr>
    </w:div>
    <w:div w:id="1058435467">
      <w:bodyDiv w:val="1"/>
      <w:marLeft w:val="0"/>
      <w:marRight w:val="0"/>
      <w:marTop w:val="0"/>
      <w:marBottom w:val="0"/>
      <w:divBdr>
        <w:top w:val="none" w:sz="0" w:space="0" w:color="auto"/>
        <w:left w:val="none" w:sz="0" w:space="0" w:color="auto"/>
        <w:bottom w:val="none" w:sz="0" w:space="0" w:color="auto"/>
        <w:right w:val="none" w:sz="0" w:space="0" w:color="auto"/>
      </w:divBdr>
    </w:div>
    <w:div w:id="1058552471">
      <w:bodyDiv w:val="1"/>
      <w:marLeft w:val="0"/>
      <w:marRight w:val="0"/>
      <w:marTop w:val="0"/>
      <w:marBottom w:val="0"/>
      <w:divBdr>
        <w:top w:val="none" w:sz="0" w:space="0" w:color="auto"/>
        <w:left w:val="none" w:sz="0" w:space="0" w:color="auto"/>
        <w:bottom w:val="none" w:sz="0" w:space="0" w:color="auto"/>
        <w:right w:val="none" w:sz="0" w:space="0" w:color="auto"/>
      </w:divBdr>
    </w:div>
    <w:div w:id="1059013560">
      <w:bodyDiv w:val="1"/>
      <w:marLeft w:val="0"/>
      <w:marRight w:val="0"/>
      <w:marTop w:val="0"/>
      <w:marBottom w:val="0"/>
      <w:divBdr>
        <w:top w:val="none" w:sz="0" w:space="0" w:color="auto"/>
        <w:left w:val="none" w:sz="0" w:space="0" w:color="auto"/>
        <w:bottom w:val="none" w:sz="0" w:space="0" w:color="auto"/>
        <w:right w:val="none" w:sz="0" w:space="0" w:color="auto"/>
      </w:divBdr>
    </w:div>
    <w:div w:id="1059786383">
      <w:bodyDiv w:val="1"/>
      <w:marLeft w:val="0"/>
      <w:marRight w:val="0"/>
      <w:marTop w:val="0"/>
      <w:marBottom w:val="0"/>
      <w:divBdr>
        <w:top w:val="none" w:sz="0" w:space="0" w:color="auto"/>
        <w:left w:val="none" w:sz="0" w:space="0" w:color="auto"/>
        <w:bottom w:val="none" w:sz="0" w:space="0" w:color="auto"/>
        <w:right w:val="none" w:sz="0" w:space="0" w:color="auto"/>
      </w:divBdr>
    </w:div>
    <w:div w:id="1060248991">
      <w:bodyDiv w:val="1"/>
      <w:marLeft w:val="0"/>
      <w:marRight w:val="0"/>
      <w:marTop w:val="0"/>
      <w:marBottom w:val="0"/>
      <w:divBdr>
        <w:top w:val="none" w:sz="0" w:space="0" w:color="auto"/>
        <w:left w:val="none" w:sz="0" w:space="0" w:color="auto"/>
        <w:bottom w:val="none" w:sz="0" w:space="0" w:color="auto"/>
        <w:right w:val="none" w:sz="0" w:space="0" w:color="auto"/>
      </w:divBdr>
    </w:div>
    <w:div w:id="1060521999">
      <w:bodyDiv w:val="1"/>
      <w:marLeft w:val="0"/>
      <w:marRight w:val="0"/>
      <w:marTop w:val="0"/>
      <w:marBottom w:val="0"/>
      <w:divBdr>
        <w:top w:val="none" w:sz="0" w:space="0" w:color="auto"/>
        <w:left w:val="none" w:sz="0" w:space="0" w:color="auto"/>
        <w:bottom w:val="none" w:sz="0" w:space="0" w:color="auto"/>
        <w:right w:val="none" w:sz="0" w:space="0" w:color="auto"/>
      </w:divBdr>
    </w:div>
    <w:div w:id="1062872673">
      <w:bodyDiv w:val="1"/>
      <w:marLeft w:val="0"/>
      <w:marRight w:val="0"/>
      <w:marTop w:val="0"/>
      <w:marBottom w:val="0"/>
      <w:divBdr>
        <w:top w:val="none" w:sz="0" w:space="0" w:color="auto"/>
        <w:left w:val="none" w:sz="0" w:space="0" w:color="auto"/>
        <w:bottom w:val="none" w:sz="0" w:space="0" w:color="auto"/>
        <w:right w:val="none" w:sz="0" w:space="0" w:color="auto"/>
      </w:divBdr>
    </w:div>
    <w:div w:id="1064376006">
      <w:bodyDiv w:val="1"/>
      <w:marLeft w:val="0"/>
      <w:marRight w:val="0"/>
      <w:marTop w:val="0"/>
      <w:marBottom w:val="0"/>
      <w:divBdr>
        <w:top w:val="none" w:sz="0" w:space="0" w:color="auto"/>
        <w:left w:val="none" w:sz="0" w:space="0" w:color="auto"/>
        <w:bottom w:val="none" w:sz="0" w:space="0" w:color="auto"/>
        <w:right w:val="none" w:sz="0" w:space="0" w:color="auto"/>
      </w:divBdr>
    </w:div>
    <w:div w:id="1064528878">
      <w:bodyDiv w:val="1"/>
      <w:marLeft w:val="0"/>
      <w:marRight w:val="0"/>
      <w:marTop w:val="0"/>
      <w:marBottom w:val="0"/>
      <w:divBdr>
        <w:top w:val="none" w:sz="0" w:space="0" w:color="auto"/>
        <w:left w:val="none" w:sz="0" w:space="0" w:color="auto"/>
        <w:bottom w:val="none" w:sz="0" w:space="0" w:color="auto"/>
        <w:right w:val="none" w:sz="0" w:space="0" w:color="auto"/>
      </w:divBdr>
    </w:div>
    <w:div w:id="1064647263">
      <w:bodyDiv w:val="1"/>
      <w:marLeft w:val="0"/>
      <w:marRight w:val="0"/>
      <w:marTop w:val="0"/>
      <w:marBottom w:val="0"/>
      <w:divBdr>
        <w:top w:val="none" w:sz="0" w:space="0" w:color="auto"/>
        <w:left w:val="none" w:sz="0" w:space="0" w:color="auto"/>
        <w:bottom w:val="none" w:sz="0" w:space="0" w:color="auto"/>
        <w:right w:val="none" w:sz="0" w:space="0" w:color="auto"/>
      </w:divBdr>
    </w:div>
    <w:div w:id="1066955844">
      <w:bodyDiv w:val="1"/>
      <w:marLeft w:val="0"/>
      <w:marRight w:val="0"/>
      <w:marTop w:val="0"/>
      <w:marBottom w:val="0"/>
      <w:divBdr>
        <w:top w:val="none" w:sz="0" w:space="0" w:color="auto"/>
        <w:left w:val="none" w:sz="0" w:space="0" w:color="auto"/>
        <w:bottom w:val="none" w:sz="0" w:space="0" w:color="auto"/>
        <w:right w:val="none" w:sz="0" w:space="0" w:color="auto"/>
      </w:divBdr>
    </w:div>
    <w:div w:id="1067872904">
      <w:bodyDiv w:val="1"/>
      <w:marLeft w:val="0"/>
      <w:marRight w:val="0"/>
      <w:marTop w:val="0"/>
      <w:marBottom w:val="0"/>
      <w:divBdr>
        <w:top w:val="none" w:sz="0" w:space="0" w:color="auto"/>
        <w:left w:val="none" w:sz="0" w:space="0" w:color="auto"/>
        <w:bottom w:val="none" w:sz="0" w:space="0" w:color="auto"/>
        <w:right w:val="none" w:sz="0" w:space="0" w:color="auto"/>
      </w:divBdr>
    </w:div>
    <w:div w:id="1068455401">
      <w:bodyDiv w:val="1"/>
      <w:marLeft w:val="0"/>
      <w:marRight w:val="0"/>
      <w:marTop w:val="0"/>
      <w:marBottom w:val="0"/>
      <w:divBdr>
        <w:top w:val="none" w:sz="0" w:space="0" w:color="auto"/>
        <w:left w:val="none" w:sz="0" w:space="0" w:color="auto"/>
        <w:bottom w:val="none" w:sz="0" w:space="0" w:color="auto"/>
        <w:right w:val="none" w:sz="0" w:space="0" w:color="auto"/>
      </w:divBdr>
    </w:div>
    <w:div w:id="1068697617">
      <w:bodyDiv w:val="1"/>
      <w:marLeft w:val="0"/>
      <w:marRight w:val="0"/>
      <w:marTop w:val="0"/>
      <w:marBottom w:val="0"/>
      <w:divBdr>
        <w:top w:val="none" w:sz="0" w:space="0" w:color="auto"/>
        <w:left w:val="none" w:sz="0" w:space="0" w:color="auto"/>
        <w:bottom w:val="none" w:sz="0" w:space="0" w:color="auto"/>
        <w:right w:val="none" w:sz="0" w:space="0" w:color="auto"/>
      </w:divBdr>
    </w:div>
    <w:div w:id="1068724683">
      <w:bodyDiv w:val="1"/>
      <w:marLeft w:val="0"/>
      <w:marRight w:val="0"/>
      <w:marTop w:val="0"/>
      <w:marBottom w:val="0"/>
      <w:divBdr>
        <w:top w:val="none" w:sz="0" w:space="0" w:color="auto"/>
        <w:left w:val="none" w:sz="0" w:space="0" w:color="auto"/>
        <w:bottom w:val="none" w:sz="0" w:space="0" w:color="auto"/>
        <w:right w:val="none" w:sz="0" w:space="0" w:color="auto"/>
      </w:divBdr>
    </w:div>
    <w:div w:id="1068958134">
      <w:bodyDiv w:val="1"/>
      <w:marLeft w:val="0"/>
      <w:marRight w:val="0"/>
      <w:marTop w:val="0"/>
      <w:marBottom w:val="0"/>
      <w:divBdr>
        <w:top w:val="none" w:sz="0" w:space="0" w:color="auto"/>
        <w:left w:val="none" w:sz="0" w:space="0" w:color="auto"/>
        <w:bottom w:val="none" w:sz="0" w:space="0" w:color="auto"/>
        <w:right w:val="none" w:sz="0" w:space="0" w:color="auto"/>
      </w:divBdr>
    </w:div>
    <w:div w:id="1069383599">
      <w:bodyDiv w:val="1"/>
      <w:marLeft w:val="0"/>
      <w:marRight w:val="0"/>
      <w:marTop w:val="0"/>
      <w:marBottom w:val="0"/>
      <w:divBdr>
        <w:top w:val="none" w:sz="0" w:space="0" w:color="auto"/>
        <w:left w:val="none" w:sz="0" w:space="0" w:color="auto"/>
        <w:bottom w:val="none" w:sz="0" w:space="0" w:color="auto"/>
        <w:right w:val="none" w:sz="0" w:space="0" w:color="auto"/>
      </w:divBdr>
    </w:div>
    <w:div w:id="1069772369">
      <w:bodyDiv w:val="1"/>
      <w:marLeft w:val="0"/>
      <w:marRight w:val="0"/>
      <w:marTop w:val="0"/>
      <w:marBottom w:val="0"/>
      <w:divBdr>
        <w:top w:val="none" w:sz="0" w:space="0" w:color="auto"/>
        <w:left w:val="none" w:sz="0" w:space="0" w:color="auto"/>
        <w:bottom w:val="none" w:sz="0" w:space="0" w:color="auto"/>
        <w:right w:val="none" w:sz="0" w:space="0" w:color="auto"/>
      </w:divBdr>
    </w:div>
    <w:div w:id="1070226919">
      <w:bodyDiv w:val="1"/>
      <w:marLeft w:val="0"/>
      <w:marRight w:val="0"/>
      <w:marTop w:val="0"/>
      <w:marBottom w:val="0"/>
      <w:divBdr>
        <w:top w:val="none" w:sz="0" w:space="0" w:color="auto"/>
        <w:left w:val="none" w:sz="0" w:space="0" w:color="auto"/>
        <w:bottom w:val="none" w:sz="0" w:space="0" w:color="auto"/>
        <w:right w:val="none" w:sz="0" w:space="0" w:color="auto"/>
      </w:divBdr>
    </w:div>
    <w:div w:id="1071734938">
      <w:bodyDiv w:val="1"/>
      <w:marLeft w:val="0"/>
      <w:marRight w:val="0"/>
      <w:marTop w:val="0"/>
      <w:marBottom w:val="0"/>
      <w:divBdr>
        <w:top w:val="none" w:sz="0" w:space="0" w:color="auto"/>
        <w:left w:val="none" w:sz="0" w:space="0" w:color="auto"/>
        <w:bottom w:val="none" w:sz="0" w:space="0" w:color="auto"/>
        <w:right w:val="none" w:sz="0" w:space="0" w:color="auto"/>
      </w:divBdr>
    </w:div>
    <w:div w:id="1071848557">
      <w:bodyDiv w:val="1"/>
      <w:marLeft w:val="0"/>
      <w:marRight w:val="0"/>
      <w:marTop w:val="0"/>
      <w:marBottom w:val="0"/>
      <w:divBdr>
        <w:top w:val="none" w:sz="0" w:space="0" w:color="auto"/>
        <w:left w:val="none" w:sz="0" w:space="0" w:color="auto"/>
        <w:bottom w:val="none" w:sz="0" w:space="0" w:color="auto"/>
        <w:right w:val="none" w:sz="0" w:space="0" w:color="auto"/>
      </w:divBdr>
    </w:div>
    <w:div w:id="1071997628">
      <w:bodyDiv w:val="1"/>
      <w:marLeft w:val="0"/>
      <w:marRight w:val="0"/>
      <w:marTop w:val="0"/>
      <w:marBottom w:val="0"/>
      <w:divBdr>
        <w:top w:val="none" w:sz="0" w:space="0" w:color="auto"/>
        <w:left w:val="none" w:sz="0" w:space="0" w:color="auto"/>
        <w:bottom w:val="none" w:sz="0" w:space="0" w:color="auto"/>
        <w:right w:val="none" w:sz="0" w:space="0" w:color="auto"/>
      </w:divBdr>
    </w:div>
    <w:div w:id="1073041505">
      <w:bodyDiv w:val="1"/>
      <w:marLeft w:val="0"/>
      <w:marRight w:val="0"/>
      <w:marTop w:val="0"/>
      <w:marBottom w:val="0"/>
      <w:divBdr>
        <w:top w:val="none" w:sz="0" w:space="0" w:color="auto"/>
        <w:left w:val="none" w:sz="0" w:space="0" w:color="auto"/>
        <w:bottom w:val="none" w:sz="0" w:space="0" w:color="auto"/>
        <w:right w:val="none" w:sz="0" w:space="0" w:color="auto"/>
      </w:divBdr>
    </w:div>
    <w:div w:id="1073432110">
      <w:bodyDiv w:val="1"/>
      <w:marLeft w:val="0"/>
      <w:marRight w:val="0"/>
      <w:marTop w:val="0"/>
      <w:marBottom w:val="0"/>
      <w:divBdr>
        <w:top w:val="none" w:sz="0" w:space="0" w:color="auto"/>
        <w:left w:val="none" w:sz="0" w:space="0" w:color="auto"/>
        <w:bottom w:val="none" w:sz="0" w:space="0" w:color="auto"/>
        <w:right w:val="none" w:sz="0" w:space="0" w:color="auto"/>
      </w:divBdr>
    </w:div>
    <w:div w:id="1073815876">
      <w:bodyDiv w:val="1"/>
      <w:marLeft w:val="0"/>
      <w:marRight w:val="0"/>
      <w:marTop w:val="0"/>
      <w:marBottom w:val="0"/>
      <w:divBdr>
        <w:top w:val="none" w:sz="0" w:space="0" w:color="auto"/>
        <w:left w:val="none" w:sz="0" w:space="0" w:color="auto"/>
        <w:bottom w:val="none" w:sz="0" w:space="0" w:color="auto"/>
        <w:right w:val="none" w:sz="0" w:space="0" w:color="auto"/>
      </w:divBdr>
    </w:div>
    <w:div w:id="1073895607">
      <w:bodyDiv w:val="1"/>
      <w:marLeft w:val="0"/>
      <w:marRight w:val="0"/>
      <w:marTop w:val="0"/>
      <w:marBottom w:val="0"/>
      <w:divBdr>
        <w:top w:val="none" w:sz="0" w:space="0" w:color="auto"/>
        <w:left w:val="none" w:sz="0" w:space="0" w:color="auto"/>
        <w:bottom w:val="none" w:sz="0" w:space="0" w:color="auto"/>
        <w:right w:val="none" w:sz="0" w:space="0" w:color="auto"/>
      </w:divBdr>
    </w:div>
    <w:div w:id="1074010130">
      <w:bodyDiv w:val="1"/>
      <w:marLeft w:val="0"/>
      <w:marRight w:val="0"/>
      <w:marTop w:val="0"/>
      <w:marBottom w:val="0"/>
      <w:divBdr>
        <w:top w:val="none" w:sz="0" w:space="0" w:color="auto"/>
        <w:left w:val="none" w:sz="0" w:space="0" w:color="auto"/>
        <w:bottom w:val="none" w:sz="0" w:space="0" w:color="auto"/>
        <w:right w:val="none" w:sz="0" w:space="0" w:color="auto"/>
      </w:divBdr>
    </w:div>
    <w:div w:id="1074622087">
      <w:bodyDiv w:val="1"/>
      <w:marLeft w:val="0"/>
      <w:marRight w:val="0"/>
      <w:marTop w:val="0"/>
      <w:marBottom w:val="0"/>
      <w:divBdr>
        <w:top w:val="none" w:sz="0" w:space="0" w:color="auto"/>
        <w:left w:val="none" w:sz="0" w:space="0" w:color="auto"/>
        <w:bottom w:val="none" w:sz="0" w:space="0" w:color="auto"/>
        <w:right w:val="none" w:sz="0" w:space="0" w:color="auto"/>
      </w:divBdr>
    </w:div>
    <w:div w:id="1075125181">
      <w:bodyDiv w:val="1"/>
      <w:marLeft w:val="0"/>
      <w:marRight w:val="0"/>
      <w:marTop w:val="0"/>
      <w:marBottom w:val="0"/>
      <w:divBdr>
        <w:top w:val="none" w:sz="0" w:space="0" w:color="auto"/>
        <w:left w:val="none" w:sz="0" w:space="0" w:color="auto"/>
        <w:bottom w:val="none" w:sz="0" w:space="0" w:color="auto"/>
        <w:right w:val="none" w:sz="0" w:space="0" w:color="auto"/>
      </w:divBdr>
    </w:div>
    <w:div w:id="1075855773">
      <w:bodyDiv w:val="1"/>
      <w:marLeft w:val="0"/>
      <w:marRight w:val="0"/>
      <w:marTop w:val="0"/>
      <w:marBottom w:val="0"/>
      <w:divBdr>
        <w:top w:val="none" w:sz="0" w:space="0" w:color="auto"/>
        <w:left w:val="none" w:sz="0" w:space="0" w:color="auto"/>
        <w:bottom w:val="none" w:sz="0" w:space="0" w:color="auto"/>
        <w:right w:val="none" w:sz="0" w:space="0" w:color="auto"/>
      </w:divBdr>
    </w:div>
    <w:div w:id="1076172278">
      <w:bodyDiv w:val="1"/>
      <w:marLeft w:val="0"/>
      <w:marRight w:val="0"/>
      <w:marTop w:val="0"/>
      <w:marBottom w:val="0"/>
      <w:divBdr>
        <w:top w:val="none" w:sz="0" w:space="0" w:color="auto"/>
        <w:left w:val="none" w:sz="0" w:space="0" w:color="auto"/>
        <w:bottom w:val="none" w:sz="0" w:space="0" w:color="auto"/>
        <w:right w:val="none" w:sz="0" w:space="0" w:color="auto"/>
      </w:divBdr>
    </w:div>
    <w:div w:id="1076173903">
      <w:bodyDiv w:val="1"/>
      <w:marLeft w:val="0"/>
      <w:marRight w:val="0"/>
      <w:marTop w:val="0"/>
      <w:marBottom w:val="0"/>
      <w:divBdr>
        <w:top w:val="none" w:sz="0" w:space="0" w:color="auto"/>
        <w:left w:val="none" w:sz="0" w:space="0" w:color="auto"/>
        <w:bottom w:val="none" w:sz="0" w:space="0" w:color="auto"/>
        <w:right w:val="none" w:sz="0" w:space="0" w:color="auto"/>
      </w:divBdr>
    </w:div>
    <w:div w:id="1077441650">
      <w:bodyDiv w:val="1"/>
      <w:marLeft w:val="0"/>
      <w:marRight w:val="0"/>
      <w:marTop w:val="0"/>
      <w:marBottom w:val="0"/>
      <w:divBdr>
        <w:top w:val="none" w:sz="0" w:space="0" w:color="auto"/>
        <w:left w:val="none" w:sz="0" w:space="0" w:color="auto"/>
        <w:bottom w:val="none" w:sz="0" w:space="0" w:color="auto"/>
        <w:right w:val="none" w:sz="0" w:space="0" w:color="auto"/>
      </w:divBdr>
    </w:div>
    <w:div w:id="1077552559">
      <w:bodyDiv w:val="1"/>
      <w:marLeft w:val="0"/>
      <w:marRight w:val="0"/>
      <w:marTop w:val="0"/>
      <w:marBottom w:val="0"/>
      <w:divBdr>
        <w:top w:val="none" w:sz="0" w:space="0" w:color="auto"/>
        <w:left w:val="none" w:sz="0" w:space="0" w:color="auto"/>
        <w:bottom w:val="none" w:sz="0" w:space="0" w:color="auto"/>
        <w:right w:val="none" w:sz="0" w:space="0" w:color="auto"/>
      </w:divBdr>
    </w:div>
    <w:div w:id="1078551557">
      <w:bodyDiv w:val="1"/>
      <w:marLeft w:val="0"/>
      <w:marRight w:val="0"/>
      <w:marTop w:val="0"/>
      <w:marBottom w:val="0"/>
      <w:divBdr>
        <w:top w:val="none" w:sz="0" w:space="0" w:color="auto"/>
        <w:left w:val="none" w:sz="0" w:space="0" w:color="auto"/>
        <w:bottom w:val="none" w:sz="0" w:space="0" w:color="auto"/>
        <w:right w:val="none" w:sz="0" w:space="0" w:color="auto"/>
      </w:divBdr>
    </w:div>
    <w:div w:id="1078674188">
      <w:bodyDiv w:val="1"/>
      <w:marLeft w:val="0"/>
      <w:marRight w:val="0"/>
      <w:marTop w:val="0"/>
      <w:marBottom w:val="0"/>
      <w:divBdr>
        <w:top w:val="none" w:sz="0" w:space="0" w:color="auto"/>
        <w:left w:val="none" w:sz="0" w:space="0" w:color="auto"/>
        <w:bottom w:val="none" w:sz="0" w:space="0" w:color="auto"/>
        <w:right w:val="none" w:sz="0" w:space="0" w:color="auto"/>
      </w:divBdr>
    </w:div>
    <w:div w:id="1078819074">
      <w:bodyDiv w:val="1"/>
      <w:marLeft w:val="0"/>
      <w:marRight w:val="0"/>
      <w:marTop w:val="0"/>
      <w:marBottom w:val="0"/>
      <w:divBdr>
        <w:top w:val="none" w:sz="0" w:space="0" w:color="auto"/>
        <w:left w:val="none" w:sz="0" w:space="0" w:color="auto"/>
        <w:bottom w:val="none" w:sz="0" w:space="0" w:color="auto"/>
        <w:right w:val="none" w:sz="0" w:space="0" w:color="auto"/>
      </w:divBdr>
    </w:div>
    <w:div w:id="1079056779">
      <w:bodyDiv w:val="1"/>
      <w:marLeft w:val="0"/>
      <w:marRight w:val="0"/>
      <w:marTop w:val="0"/>
      <w:marBottom w:val="0"/>
      <w:divBdr>
        <w:top w:val="none" w:sz="0" w:space="0" w:color="auto"/>
        <w:left w:val="none" w:sz="0" w:space="0" w:color="auto"/>
        <w:bottom w:val="none" w:sz="0" w:space="0" w:color="auto"/>
        <w:right w:val="none" w:sz="0" w:space="0" w:color="auto"/>
      </w:divBdr>
    </w:div>
    <w:div w:id="1079133439">
      <w:bodyDiv w:val="1"/>
      <w:marLeft w:val="0"/>
      <w:marRight w:val="0"/>
      <w:marTop w:val="0"/>
      <w:marBottom w:val="0"/>
      <w:divBdr>
        <w:top w:val="none" w:sz="0" w:space="0" w:color="auto"/>
        <w:left w:val="none" w:sz="0" w:space="0" w:color="auto"/>
        <w:bottom w:val="none" w:sz="0" w:space="0" w:color="auto"/>
        <w:right w:val="none" w:sz="0" w:space="0" w:color="auto"/>
      </w:divBdr>
    </w:div>
    <w:div w:id="1079867490">
      <w:bodyDiv w:val="1"/>
      <w:marLeft w:val="0"/>
      <w:marRight w:val="0"/>
      <w:marTop w:val="0"/>
      <w:marBottom w:val="0"/>
      <w:divBdr>
        <w:top w:val="none" w:sz="0" w:space="0" w:color="auto"/>
        <w:left w:val="none" w:sz="0" w:space="0" w:color="auto"/>
        <w:bottom w:val="none" w:sz="0" w:space="0" w:color="auto"/>
        <w:right w:val="none" w:sz="0" w:space="0" w:color="auto"/>
      </w:divBdr>
    </w:div>
    <w:div w:id="1080057969">
      <w:bodyDiv w:val="1"/>
      <w:marLeft w:val="0"/>
      <w:marRight w:val="0"/>
      <w:marTop w:val="0"/>
      <w:marBottom w:val="0"/>
      <w:divBdr>
        <w:top w:val="none" w:sz="0" w:space="0" w:color="auto"/>
        <w:left w:val="none" w:sz="0" w:space="0" w:color="auto"/>
        <w:bottom w:val="none" w:sz="0" w:space="0" w:color="auto"/>
        <w:right w:val="none" w:sz="0" w:space="0" w:color="auto"/>
      </w:divBdr>
    </w:div>
    <w:div w:id="1080058976">
      <w:bodyDiv w:val="1"/>
      <w:marLeft w:val="0"/>
      <w:marRight w:val="0"/>
      <w:marTop w:val="0"/>
      <w:marBottom w:val="0"/>
      <w:divBdr>
        <w:top w:val="none" w:sz="0" w:space="0" w:color="auto"/>
        <w:left w:val="none" w:sz="0" w:space="0" w:color="auto"/>
        <w:bottom w:val="none" w:sz="0" w:space="0" w:color="auto"/>
        <w:right w:val="none" w:sz="0" w:space="0" w:color="auto"/>
      </w:divBdr>
    </w:div>
    <w:div w:id="1081412353">
      <w:bodyDiv w:val="1"/>
      <w:marLeft w:val="0"/>
      <w:marRight w:val="0"/>
      <w:marTop w:val="0"/>
      <w:marBottom w:val="0"/>
      <w:divBdr>
        <w:top w:val="none" w:sz="0" w:space="0" w:color="auto"/>
        <w:left w:val="none" w:sz="0" w:space="0" w:color="auto"/>
        <w:bottom w:val="none" w:sz="0" w:space="0" w:color="auto"/>
        <w:right w:val="none" w:sz="0" w:space="0" w:color="auto"/>
      </w:divBdr>
    </w:div>
    <w:div w:id="1081877006">
      <w:bodyDiv w:val="1"/>
      <w:marLeft w:val="0"/>
      <w:marRight w:val="0"/>
      <w:marTop w:val="0"/>
      <w:marBottom w:val="0"/>
      <w:divBdr>
        <w:top w:val="none" w:sz="0" w:space="0" w:color="auto"/>
        <w:left w:val="none" w:sz="0" w:space="0" w:color="auto"/>
        <w:bottom w:val="none" w:sz="0" w:space="0" w:color="auto"/>
        <w:right w:val="none" w:sz="0" w:space="0" w:color="auto"/>
      </w:divBdr>
    </w:div>
    <w:div w:id="1082412688">
      <w:bodyDiv w:val="1"/>
      <w:marLeft w:val="0"/>
      <w:marRight w:val="0"/>
      <w:marTop w:val="0"/>
      <w:marBottom w:val="0"/>
      <w:divBdr>
        <w:top w:val="none" w:sz="0" w:space="0" w:color="auto"/>
        <w:left w:val="none" w:sz="0" w:space="0" w:color="auto"/>
        <w:bottom w:val="none" w:sz="0" w:space="0" w:color="auto"/>
        <w:right w:val="none" w:sz="0" w:space="0" w:color="auto"/>
      </w:divBdr>
    </w:div>
    <w:div w:id="1082603789">
      <w:bodyDiv w:val="1"/>
      <w:marLeft w:val="0"/>
      <w:marRight w:val="0"/>
      <w:marTop w:val="0"/>
      <w:marBottom w:val="0"/>
      <w:divBdr>
        <w:top w:val="none" w:sz="0" w:space="0" w:color="auto"/>
        <w:left w:val="none" w:sz="0" w:space="0" w:color="auto"/>
        <w:bottom w:val="none" w:sz="0" w:space="0" w:color="auto"/>
        <w:right w:val="none" w:sz="0" w:space="0" w:color="auto"/>
      </w:divBdr>
    </w:div>
    <w:div w:id="1082801151">
      <w:bodyDiv w:val="1"/>
      <w:marLeft w:val="0"/>
      <w:marRight w:val="0"/>
      <w:marTop w:val="0"/>
      <w:marBottom w:val="0"/>
      <w:divBdr>
        <w:top w:val="none" w:sz="0" w:space="0" w:color="auto"/>
        <w:left w:val="none" w:sz="0" w:space="0" w:color="auto"/>
        <w:bottom w:val="none" w:sz="0" w:space="0" w:color="auto"/>
        <w:right w:val="none" w:sz="0" w:space="0" w:color="auto"/>
      </w:divBdr>
    </w:div>
    <w:div w:id="1082989915">
      <w:bodyDiv w:val="1"/>
      <w:marLeft w:val="0"/>
      <w:marRight w:val="0"/>
      <w:marTop w:val="0"/>
      <w:marBottom w:val="0"/>
      <w:divBdr>
        <w:top w:val="none" w:sz="0" w:space="0" w:color="auto"/>
        <w:left w:val="none" w:sz="0" w:space="0" w:color="auto"/>
        <w:bottom w:val="none" w:sz="0" w:space="0" w:color="auto"/>
        <w:right w:val="none" w:sz="0" w:space="0" w:color="auto"/>
      </w:divBdr>
    </w:div>
    <w:div w:id="1083142271">
      <w:bodyDiv w:val="1"/>
      <w:marLeft w:val="0"/>
      <w:marRight w:val="0"/>
      <w:marTop w:val="0"/>
      <w:marBottom w:val="0"/>
      <w:divBdr>
        <w:top w:val="none" w:sz="0" w:space="0" w:color="auto"/>
        <w:left w:val="none" w:sz="0" w:space="0" w:color="auto"/>
        <w:bottom w:val="none" w:sz="0" w:space="0" w:color="auto"/>
        <w:right w:val="none" w:sz="0" w:space="0" w:color="auto"/>
      </w:divBdr>
    </w:div>
    <w:div w:id="1083377100">
      <w:bodyDiv w:val="1"/>
      <w:marLeft w:val="0"/>
      <w:marRight w:val="0"/>
      <w:marTop w:val="0"/>
      <w:marBottom w:val="0"/>
      <w:divBdr>
        <w:top w:val="none" w:sz="0" w:space="0" w:color="auto"/>
        <w:left w:val="none" w:sz="0" w:space="0" w:color="auto"/>
        <w:bottom w:val="none" w:sz="0" w:space="0" w:color="auto"/>
        <w:right w:val="none" w:sz="0" w:space="0" w:color="auto"/>
      </w:divBdr>
    </w:div>
    <w:div w:id="1083407276">
      <w:bodyDiv w:val="1"/>
      <w:marLeft w:val="0"/>
      <w:marRight w:val="0"/>
      <w:marTop w:val="0"/>
      <w:marBottom w:val="0"/>
      <w:divBdr>
        <w:top w:val="none" w:sz="0" w:space="0" w:color="auto"/>
        <w:left w:val="none" w:sz="0" w:space="0" w:color="auto"/>
        <w:bottom w:val="none" w:sz="0" w:space="0" w:color="auto"/>
        <w:right w:val="none" w:sz="0" w:space="0" w:color="auto"/>
      </w:divBdr>
    </w:div>
    <w:div w:id="1083795154">
      <w:bodyDiv w:val="1"/>
      <w:marLeft w:val="0"/>
      <w:marRight w:val="0"/>
      <w:marTop w:val="0"/>
      <w:marBottom w:val="0"/>
      <w:divBdr>
        <w:top w:val="none" w:sz="0" w:space="0" w:color="auto"/>
        <w:left w:val="none" w:sz="0" w:space="0" w:color="auto"/>
        <w:bottom w:val="none" w:sz="0" w:space="0" w:color="auto"/>
        <w:right w:val="none" w:sz="0" w:space="0" w:color="auto"/>
      </w:divBdr>
    </w:div>
    <w:div w:id="1083911542">
      <w:bodyDiv w:val="1"/>
      <w:marLeft w:val="0"/>
      <w:marRight w:val="0"/>
      <w:marTop w:val="0"/>
      <w:marBottom w:val="0"/>
      <w:divBdr>
        <w:top w:val="none" w:sz="0" w:space="0" w:color="auto"/>
        <w:left w:val="none" w:sz="0" w:space="0" w:color="auto"/>
        <w:bottom w:val="none" w:sz="0" w:space="0" w:color="auto"/>
        <w:right w:val="none" w:sz="0" w:space="0" w:color="auto"/>
      </w:divBdr>
    </w:div>
    <w:div w:id="1084763815">
      <w:bodyDiv w:val="1"/>
      <w:marLeft w:val="0"/>
      <w:marRight w:val="0"/>
      <w:marTop w:val="0"/>
      <w:marBottom w:val="0"/>
      <w:divBdr>
        <w:top w:val="none" w:sz="0" w:space="0" w:color="auto"/>
        <w:left w:val="none" w:sz="0" w:space="0" w:color="auto"/>
        <w:bottom w:val="none" w:sz="0" w:space="0" w:color="auto"/>
        <w:right w:val="none" w:sz="0" w:space="0" w:color="auto"/>
      </w:divBdr>
    </w:div>
    <w:div w:id="1085106436">
      <w:bodyDiv w:val="1"/>
      <w:marLeft w:val="0"/>
      <w:marRight w:val="0"/>
      <w:marTop w:val="0"/>
      <w:marBottom w:val="0"/>
      <w:divBdr>
        <w:top w:val="none" w:sz="0" w:space="0" w:color="auto"/>
        <w:left w:val="none" w:sz="0" w:space="0" w:color="auto"/>
        <w:bottom w:val="none" w:sz="0" w:space="0" w:color="auto"/>
        <w:right w:val="none" w:sz="0" w:space="0" w:color="auto"/>
      </w:divBdr>
    </w:div>
    <w:div w:id="1085565415">
      <w:bodyDiv w:val="1"/>
      <w:marLeft w:val="0"/>
      <w:marRight w:val="0"/>
      <w:marTop w:val="0"/>
      <w:marBottom w:val="0"/>
      <w:divBdr>
        <w:top w:val="none" w:sz="0" w:space="0" w:color="auto"/>
        <w:left w:val="none" w:sz="0" w:space="0" w:color="auto"/>
        <w:bottom w:val="none" w:sz="0" w:space="0" w:color="auto"/>
        <w:right w:val="none" w:sz="0" w:space="0" w:color="auto"/>
      </w:divBdr>
    </w:div>
    <w:div w:id="1085806126">
      <w:bodyDiv w:val="1"/>
      <w:marLeft w:val="0"/>
      <w:marRight w:val="0"/>
      <w:marTop w:val="0"/>
      <w:marBottom w:val="0"/>
      <w:divBdr>
        <w:top w:val="none" w:sz="0" w:space="0" w:color="auto"/>
        <w:left w:val="none" w:sz="0" w:space="0" w:color="auto"/>
        <w:bottom w:val="none" w:sz="0" w:space="0" w:color="auto"/>
        <w:right w:val="none" w:sz="0" w:space="0" w:color="auto"/>
      </w:divBdr>
    </w:div>
    <w:div w:id="1087312566">
      <w:bodyDiv w:val="1"/>
      <w:marLeft w:val="0"/>
      <w:marRight w:val="0"/>
      <w:marTop w:val="0"/>
      <w:marBottom w:val="0"/>
      <w:divBdr>
        <w:top w:val="none" w:sz="0" w:space="0" w:color="auto"/>
        <w:left w:val="none" w:sz="0" w:space="0" w:color="auto"/>
        <w:bottom w:val="none" w:sz="0" w:space="0" w:color="auto"/>
        <w:right w:val="none" w:sz="0" w:space="0" w:color="auto"/>
      </w:divBdr>
    </w:div>
    <w:div w:id="1087387939">
      <w:bodyDiv w:val="1"/>
      <w:marLeft w:val="0"/>
      <w:marRight w:val="0"/>
      <w:marTop w:val="0"/>
      <w:marBottom w:val="0"/>
      <w:divBdr>
        <w:top w:val="none" w:sz="0" w:space="0" w:color="auto"/>
        <w:left w:val="none" w:sz="0" w:space="0" w:color="auto"/>
        <w:bottom w:val="none" w:sz="0" w:space="0" w:color="auto"/>
        <w:right w:val="none" w:sz="0" w:space="0" w:color="auto"/>
      </w:divBdr>
    </w:div>
    <w:div w:id="1087766976">
      <w:bodyDiv w:val="1"/>
      <w:marLeft w:val="0"/>
      <w:marRight w:val="0"/>
      <w:marTop w:val="0"/>
      <w:marBottom w:val="0"/>
      <w:divBdr>
        <w:top w:val="none" w:sz="0" w:space="0" w:color="auto"/>
        <w:left w:val="none" w:sz="0" w:space="0" w:color="auto"/>
        <w:bottom w:val="none" w:sz="0" w:space="0" w:color="auto"/>
        <w:right w:val="none" w:sz="0" w:space="0" w:color="auto"/>
      </w:divBdr>
    </w:div>
    <w:div w:id="1087768723">
      <w:bodyDiv w:val="1"/>
      <w:marLeft w:val="0"/>
      <w:marRight w:val="0"/>
      <w:marTop w:val="0"/>
      <w:marBottom w:val="0"/>
      <w:divBdr>
        <w:top w:val="none" w:sz="0" w:space="0" w:color="auto"/>
        <w:left w:val="none" w:sz="0" w:space="0" w:color="auto"/>
        <w:bottom w:val="none" w:sz="0" w:space="0" w:color="auto"/>
        <w:right w:val="none" w:sz="0" w:space="0" w:color="auto"/>
      </w:divBdr>
    </w:div>
    <w:div w:id="1088113874">
      <w:bodyDiv w:val="1"/>
      <w:marLeft w:val="0"/>
      <w:marRight w:val="0"/>
      <w:marTop w:val="0"/>
      <w:marBottom w:val="0"/>
      <w:divBdr>
        <w:top w:val="none" w:sz="0" w:space="0" w:color="auto"/>
        <w:left w:val="none" w:sz="0" w:space="0" w:color="auto"/>
        <w:bottom w:val="none" w:sz="0" w:space="0" w:color="auto"/>
        <w:right w:val="none" w:sz="0" w:space="0" w:color="auto"/>
      </w:divBdr>
    </w:div>
    <w:div w:id="1088579716">
      <w:bodyDiv w:val="1"/>
      <w:marLeft w:val="0"/>
      <w:marRight w:val="0"/>
      <w:marTop w:val="0"/>
      <w:marBottom w:val="0"/>
      <w:divBdr>
        <w:top w:val="none" w:sz="0" w:space="0" w:color="auto"/>
        <w:left w:val="none" w:sz="0" w:space="0" w:color="auto"/>
        <w:bottom w:val="none" w:sz="0" w:space="0" w:color="auto"/>
        <w:right w:val="none" w:sz="0" w:space="0" w:color="auto"/>
      </w:divBdr>
    </w:div>
    <w:div w:id="1088890463">
      <w:bodyDiv w:val="1"/>
      <w:marLeft w:val="0"/>
      <w:marRight w:val="0"/>
      <w:marTop w:val="0"/>
      <w:marBottom w:val="0"/>
      <w:divBdr>
        <w:top w:val="none" w:sz="0" w:space="0" w:color="auto"/>
        <w:left w:val="none" w:sz="0" w:space="0" w:color="auto"/>
        <w:bottom w:val="none" w:sz="0" w:space="0" w:color="auto"/>
        <w:right w:val="none" w:sz="0" w:space="0" w:color="auto"/>
      </w:divBdr>
    </w:div>
    <w:div w:id="1089279509">
      <w:bodyDiv w:val="1"/>
      <w:marLeft w:val="0"/>
      <w:marRight w:val="0"/>
      <w:marTop w:val="0"/>
      <w:marBottom w:val="0"/>
      <w:divBdr>
        <w:top w:val="none" w:sz="0" w:space="0" w:color="auto"/>
        <w:left w:val="none" w:sz="0" w:space="0" w:color="auto"/>
        <w:bottom w:val="none" w:sz="0" w:space="0" w:color="auto"/>
        <w:right w:val="none" w:sz="0" w:space="0" w:color="auto"/>
      </w:divBdr>
    </w:div>
    <w:div w:id="1089427517">
      <w:bodyDiv w:val="1"/>
      <w:marLeft w:val="0"/>
      <w:marRight w:val="0"/>
      <w:marTop w:val="0"/>
      <w:marBottom w:val="0"/>
      <w:divBdr>
        <w:top w:val="none" w:sz="0" w:space="0" w:color="auto"/>
        <w:left w:val="none" w:sz="0" w:space="0" w:color="auto"/>
        <w:bottom w:val="none" w:sz="0" w:space="0" w:color="auto"/>
        <w:right w:val="none" w:sz="0" w:space="0" w:color="auto"/>
      </w:divBdr>
    </w:div>
    <w:div w:id="1089620598">
      <w:bodyDiv w:val="1"/>
      <w:marLeft w:val="0"/>
      <w:marRight w:val="0"/>
      <w:marTop w:val="0"/>
      <w:marBottom w:val="0"/>
      <w:divBdr>
        <w:top w:val="none" w:sz="0" w:space="0" w:color="auto"/>
        <w:left w:val="none" w:sz="0" w:space="0" w:color="auto"/>
        <w:bottom w:val="none" w:sz="0" w:space="0" w:color="auto"/>
        <w:right w:val="none" w:sz="0" w:space="0" w:color="auto"/>
      </w:divBdr>
    </w:div>
    <w:div w:id="1090464886">
      <w:bodyDiv w:val="1"/>
      <w:marLeft w:val="0"/>
      <w:marRight w:val="0"/>
      <w:marTop w:val="0"/>
      <w:marBottom w:val="0"/>
      <w:divBdr>
        <w:top w:val="none" w:sz="0" w:space="0" w:color="auto"/>
        <w:left w:val="none" w:sz="0" w:space="0" w:color="auto"/>
        <w:bottom w:val="none" w:sz="0" w:space="0" w:color="auto"/>
        <w:right w:val="none" w:sz="0" w:space="0" w:color="auto"/>
      </w:divBdr>
    </w:div>
    <w:div w:id="1090466503">
      <w:bodyDiv w:val="1"/>
      <w:marLeft w:val="0"/>
      <w:marRight w:val="0"/>
      <w:marTop w:val="0"/>
      <w:marBottom w:val="0"/>
      <w:divBdr>
        <w:top w:val="none" w:sz="0" w:space="0" w:color="auto"/>
        <w:left w:val="none" w:sz="0" w:space="0" w:color="auto"/>
        <w:bottom w:val="none" w:sz="0" w:space="0" w:color="auto"/>
        <w:right w:val="none" w:sz="0" w:space="0" w:color="auto"/>
      </w:divBdr>
    </w:div>
    <w:div w:id="1091000719">
      <w:bodyDiv w:val="1"/>
      <w:marLeft w:val="0"/>
      <w:marRight w:val="0"/>
      <w:marTop w:val="0"/>
      <w:marBottom w:val="0"/>
      <w:divBdr>
        <w:top w:val="none" w:sz="0" w:space="0" w:color="auto"/>
        <w:left w:val="none" w:sz="0" w:space="0" w:color="auto"/>
        <w:bottom w:val="none" w:sz="0" w:space="0" w:color="auto"/>
        <w:right w:val="none" w:sz="0" w:space="0" w:color="auto"/>
      </w:divBdr>
    </w:div>
    <w:div w:id="1091043342">
      <w:bodyDiv w:val="1"/>
      <w:marLeft w:val="0"/>
      <w:marRight w:val="0"/>
      <w:marTop w:val="0"/>
      <w:marBottom w:val="0"/>
      <w:divBdr>
        <w:top w:val="none" w:sz="0" w:space="0" w:color="auto"/>
        <w:left w:val="none" w:sz="0" w:space="0" w:color="auto"/>
        <w:bottom w:val="none" w:sz="0" w:space="0" w:color="auto"/>
        <w:right w:val="none" w:sz="0" w:space="0" w:color="auto"/>
      </w:divBdr>
    </w:div>
    <w:div w:id="1092433572">
      <w:bodyDiv w:val="1"/>
      <w:marLeft w:val="0"/>
      <w:marRight w:val="0"/>
      <w:marTop w:val="0"/>
      <w:marBottom w:val="0"/>
      <w:divBdr>
        <w:top w:val="none" w:sz="0" w:space="0" w:color="auto"/>
        <w:left w:val="none" w:sz="0" w:space="0" w:color="auto"/>
        <w:bottom w:val="none" w:sz="0" w:space="0" w:color="auto"/>
        <w:right w:val="none" w:sz="0" w:space="0" w:color="auto"/>
      </w:divBdr>
    </w:div>
    <w:div w:id="1093093243">
      <w:bodyDiv w:val="1"/>
      <w:marLeft w:val="0"/>
      <w:marRight w:val="0"/>
      <w:marTop w:val="0"/>
      <w:marBottom w:val="0"/>
      <w:divBdr>
        <w:top w:val="none" w:sz="0" w:space="0" w:color="auto"/>
        <w:left w:val="none" w:sz="0" w:space="0" w:color="auto"/>
        <w:bottom w:val="none" w:sz="0" w:space="0" w:color="auto"/>
        <w:right w:val="none" w:sz="0" w:space="0" w:color="auto"/>
      </w:divBdr>
    </w:div>
    <w:div w:id="1095324715">
      <w:bodyDiv w:val="1"/>
      <w:marLeft w:val="0"/>
      <w:marRight w:val="0"/>
      <w:marTop w:val="0"/>
      <w:marBottom w:val="0"/>
      <w:divBdr>
        <w:top w:val="none" w:sz="0" w:space="0" w:color="auto"/>
        <w:left w:val="none" w:sz="0" w:space="0" w:color="auto"/>
        <w:bottom w:val="none" w:sz="0" w:space="0" w:color="auto"/>
        <w:right w:val="none" w:sz="0" w:space="0" w:color="auto"/>
      </w:divBdr>
    </w:div>
    <w:div w:id="1095441455">
      <w:bodyDiv w:val="1"/>
      <w:marLeft w:val="0"/>
      <w:marRight w:val="0"/>
      <w:marTop w:val="0"/>
      <w:marBottom w:val="0"/>
      <w:divBdr>
        <w:top w:val="none" w:sz="0" w:space="0" w:color="auto"/>
        <w:left w:val="none" w:sz="0" w:space="0" w:color="auto"/>
        <w:bottom w:val="none" w:sz="0" w:space="0" w:color="auto"/>
        <w:right w:val="none" w:sz="0" w:space="0" w:color="auto"/>
      </w:divBdr>
    </w:div>
    <w:div w:id="1095521629">
      <w:bodyDiv w:val="1"/>
      <w:marLeft w:val="0"/>
      <w:marRight w:val="0"/>
      <w:marTop w:val="0"/>
      <w:marBottom w:val="0"/>
      <w:divBdr>
        <w:top w:val="none" w:sz="0" w:space="0" w:color="auto"/>
        <w:left w:val="none" w:sz="0" w:space="0" w:color="auto"/>
        <w:bottom w:val="none" w:sz="0" w:space="0" w:color="auto"/>
        <w:right w:val="none" w:sz="0" w:space="0" w:color="auto"/>
      </w:divBdr>
    </w:div>
    <w:div w:id="1095713595">
      <w:bodyDiv w:val="1"/>
      <w:marLeft w:val="0"/>
      <w:marRight w:val="0"/>
      <w:marTop w:val="0"/>
      <w:marBottom w:val="0"/>
      <w:divBdr>
        <w:top w:val="none" w:sz="0" w:space="0" w:color="auto"/>
        <w:left w:val="none" w:sz="0" w:space="0" w:color="auto"/>
        <w:bottom w:val="none" w:sz="0" w:space="0" w:color="auto"/>
        <w:right w:val="none" w:sz="0" w:space="0" w:color="auto"/>
      </w:divBdr>
    </w:div>
    <w:div w:id="1095907454">
      <w:bodyDiv w:val="1"/>
      <w:marLeft w:val="0"/>
      <w:marRight w:val="0"/>
      <w:marTop w:val="0"/>
      <w:marBottom w:val="0"/>
      <w:divBdr>
        <w:top w:val="none" w:sz="0" w:space="0" w:color="auto"/>
        <w:left w:val="none" w:sz="0" w:space="0" w:color="auto"/>
        <w:bottom w:val="none" w:sz="0" w:space="0" w:color="auto"/>
        <w:right w:val="none" w:sz="0" w:space="0" w:color="auto"/>
      </w:divBdr>
    </w:div>
    <w:div w:id="1096049485">
      <w:bodyDiv w:val="1"/>
      <w:marLeft w:val="0"/>
      <w:marRight w:val="0"/>
      <w:marTop w:val="0"/>
      <w:marBottom w:val="0"/>
      <w:divBdr>
        <w:top w:val="none" w:sz="0" w:space="0" w:color="auto"/>
        <w:left w:val="none" w:sz="0" w:space="0" w:color="auto"/>
        <w:bottom w:val="none" w:sz="0" w:space="0" w:color="auto"/>
        <w:right w:val="none" w:sz="0" w:space="0" w:color="auto"/>
      </w:divBdr>
    </w:div>
    <w:div w:id="1096756785">
      <w:bodyDiv w:val="1"/>
      <w:marLeft w:val="0"/>
      <w:marRight w:val="0"/>
      <w:marTop w:val="0"/>
      <w:marBottom w:val="0"/>
      <w:divBdr>
        <w:top w:val="none" w:sz="0" w:space="0" w:color="auto"/>
        <w:left w:val="none" w:sz="0" w:space="0" w:color="auto"/>
        <w:bottom w:val="none" w:sz="0" w:space="0" w:color="auto"/>
        <w:right w:val="none" w:sz="0" w:space="0" w:color="auto"/>
      </w:divBdr>
    </w:div>
    <w:div w:id="1097824043">
      <w:bodyDiv w:val="1"/>
      <w:marLeft w:val="0"/>
      <w:marRight w:val="0"/>
      <w:marTop w:val="0"/>
      <w:marBottom w:val="0"/>
      <w:divBdr>
        <w:top w:val="none" w:sz="0" w:space="0" w:color="auto"/>
        <w:left w:val="none" w:sz="0" w:space="0" w:color="auto"/>
        <w:bottom w:val="none" w:sz="0" w:space="0" w:color="auto"/>
        <w:right w:val="none" w:sz="0" w:space="0" w:color="auto"/>
      </w:divBdr>
    </w:div>
    <w:div w:id="1098061132">
      <w:bodyDiv w:val="1"/>
      <w:marLeft w:val="0"/>
      <w:marRight w:val="0"/>
      <w:marTop w:val="0"/>
      <w:marBottom w:val="0"/>
      <w:divBdr>
        <w:top w:val="none" w:sz="0" w:space="0" w:color="auto"/>
        <w:left w:val="none" w:sz="0" w:space="0" w:color="auto"/>
        <w:bottom w:val="none" w:sz="0" w:space="0" w:color="auto"/>
        <w:right w:val="none" w:sz="0" w:space="0" w:color="auto"/>
      </w:divBdr>
    </w:div>
    <w:div w:id="1098527795">
      <w:bodyDiv w:val="1"/>
      <w:marLeft w:val="0"/>
      <w:marRight w:val="0"/>
      <w:marTop w:val="0"/>
      <w:marBottom w:val="0"/>
      <w:divBdr>
        <w:top w:val="none" w:sz="0" w:space="0" w:color="auto"/>
        <w:left w:val="none" w:sz="0" w:space="0" w:color="auto"/>
        <w:bottom w:val="none" w:sz="0" w:space="0" w:color="auto"/>
        <w:right w:val="none" w:sz="0" w:space="0" w:color="auto"/>
      </w:divBdr>
    </w:div>
    <w:div w:id="1098677556">
      <w:bodyDiv w:val="1"/>
      <w:marLeft w:val="0"/>
      <w:marRight w:val="0"/>
      <w:marTop w:val="0"/>
      <w:marBottom w:val="0"/>
      <w:divBdr>
        <w:top w:val="none" w:sz="0" w:space="0" w:color="auto"/>
        <w:left w:val="none" w:sz="0" w:space="0" w:color="auto"/>
        <w:bottom w:val="none" w:sz="0" w:space="0" w:color="auto"/>
        <w:right w:val="none" w:sz="0" w:space="0" w:color="auto"/>
      </w:divBdr>
    </w:div>
    <w:div w:id="1099641380">
      <w:bodyDiv w:val="1"/>
      <w:marLeft w:val="0"/>
      <w:marRight w:val="0"/>
      <w:marTop w:val="0"/>
      <w:marBottom w:val="0"/>
      <w:divBdr>
        <w:top w:val="none" w:sz="0" w:space="0" w:color="auto"/>
        <w:left w:val="none" w:sz="0" w:space="0" w:color="auto"/>
        <w:bottom w:val="none" w:sz="0" w:space="0" w:color="auto"/>
        <w:right w:val="none" w:sz="0" w:space="0" w:color="auto"/>
      </w:divBdr>
    </w:div>
    <w:div w:id="1099837863">
      <w:bodyDiv w:val="1"/>
      <w:marLeft w:val="0"/>
      <w:marRight w:val="0"/>
      <w:marTop w:val="0"/>
      <w:marBottom w:val="0"/>
      <w:divBdr>
        <w:top w:val="none" w:sz="0" w:space="0" w:color="auto"/>
        <w:left w:val="none" w:sz="0" w:space="0" w:color="auto"/>
        <w:bottom w:val="none" w:sz="0" w:space="0" w:color="auto"/>
        <w:right w:val="none" w:sz="0" w:space="0" w:color="auto"/>
      </w:divBdr>
    </w:div>
    <w:div w:id="1100419545">
      <w:bodyDiv w:val="1"/>
      <w:marLeft w:val="0"/>
      <w:marRight w:val="0"/>
      <w:marTop w:val="0"/>
      <w:marBottom w:val="0"/>
      <w:divBdr>
        <w:top w:val="none" w:sz="0" w:space="0" w:color="auto"/>
        <w:left w:val="none" w:sz="0" w:space="0" w:color="auto"/>
        <w:bottom w:val="none" w:sz="0" w:space="0" w:color="auto"/>
        <w:right w:val="none" w:sz="0" w:space="0" w:color="auto"/>
      </w:divBdr>
    </w:div>
    <w:div w:id="1100491499">
      <w:bodyDiv w:val="1"/>
      <w:marLeft w:val="0"/>
      <w:marRight w:val="0"/>
      <w:marTop w:val="0"/>
      <w:marBottom w:val="0"/>
      <w:divBdr>
        <w:top w:val="none" w:sz="0" w:space="0" w:color="auto"/>
        <w:left w:val="none" w:sz="0" w:space="0" w:color="auto"/>
        <w:bottom w:val="none" w:sz="0" w:space="0" w:color="auto"/>
        <w:right w:val="none" w:sz="0" w:space="0" w:color="auto"/>
      </w:divBdr>
    </w:div>
    <w:div w:id="1101534420">
      <w:bodyDiv w:val="1"/>
      <w:marLeft w:val="0"/>
      <w:marRight w:val="0"/>
      <w:marTop w:val="0"/>
      <w:marBottom w:val="0"/>
      <w:divBdr>
        <w:top w:val="none" w:sz="0" w:space="0" w:color="auto"/>
        <w:left w:val="none" w:sz="0" w:space="0" w:color="auto"/>
        <w:bottom w:val="none" w:sz="0" w:space="0" w:color="auto"/>
        <w:right w:val="none" w:sz="0" w:space="0" w:color="auto"/>
      </w:divBdr>
    </w:div>
    <w:div w:id="1101607661">
      <w:bodyDiv w:val="1"/>
      <w:marLeft w:val="0"/>
      <w:marRight w:val="0"/>
      <w:marTop w:val="0"/>
      <w:marBottom w:val="0"/>
      <w:divBdr>
        <w:top w:val="none" w:sz="0" w:space="0" w:color="auto"/>
        <w:left w:val="none" w:sz="0" w:space="0" w:color="auto"/>
        <w:bottom w:val="none" w:sz="0" w:space="0" w:color="auto"/>
        <w:right w:val="none" w:sz="0" w:space="0" w:color="auto"/>
      </w:divBdr>
    </w:div>
    <w:div w:id="1101872897">
      <w:bodyDiv w:val="1"/>
      <w:marLeft w:val="0"/>
      <w:marRight w:val="0"/>
      <w:marTop w:val="0"/>
      <w:marBottom w:val="0"/>
      <w:divBdr>
        <w:top w:val="none" w:sz="0" w:space="0" w:color="auto"/>
        <w:left w:val="none" w:sz="0" w:space="0" w:color="auto"/>
        <w:bottom w:val="none" w:sz="0" w:space="0" w:color="auto"/>
        <w:right w:val="none" w:sz="0" w:space="0" w:color="auto"/>
      </w:divBdr>
    </w:div>
    <w:div w:id="1102073796">
      <w:bodyDiv w:val="1"/>
      <w:marLeft w:val="0"/>
      <w:marRight w:val="0"/>
      <w:marTop w:val="0"/>
      <w:marBottom w:val="0"/>
      <w:divBdr>
        <w:top w:val="none" w:sz="0" w:space="0" w:color="auto"/>
        <w:left w:val="none" w:sz="0" w:space="0" w:color="auto"/>
        <w:bottom w:val="none" w:sz="0" w:space="0" w:color="auto"/>
        <w:right w:val="none" w:sz="0" w:space="0" w:color="auto"/>
      </w:divBdr>
    </w:div>
    <w:div w:id="1102647024">
      <w:bodyDiv w:val="1"/>
      <w:marLeft w:val="0"/>
      <w:marRight w:val="0"/>
      <w:marTop w:val="0"/>
      <w:marBottom w:val="0"/>
      <w:divBdr>
        <w:top w:val="none" w:sz="0" w:space="0" w:color="auto"/>
        <w:left w:val="none" w:sz="0" w:space="0" w:color="auto"/>
        <w:bottom w:val="none" w:sz="0" w:space="0" w:color="auto"/>
        <w:right w:val="none" w:sz="0" w:space="0" w:color="auto"/>
      </w:divBdr>
    </w:div>
    <w:div w:id="1102652530">
      <w:bodyDiv w:val="1"/>
      <w:marLeft w:val="0"/>
      <w:marRight w:val="0"/>
      <w:marTop w:val="0"/>
      <w:marBottom w:val="0"/>
      <w:divBdr>
        <w:top w:val="none" w:sz="0" w:space="0" w:color="auto"/>
        <w:left w:val="none" w:sz="0" w:space="0" w:color="auto"/>
        <w:bottom w:val="none" w:sz="0" w:space="0" w:color="auto"/>
        <w:right w:val="none" w:sz="0" w:space="0" w:color="auto"/>
      </w:divBdr>
    </w:div>
    <w:div w:id="1102797935">
      <w:bodyDiv w:val="1"/>
      <w:marLeft w:val="0"/>
      <w:marRight w:val="0"/>
      <w:marTop w:val="0"/>
      <w:marBottom w:val="0"/>
      <w:divBdr>
        <w:top w:val="none" w:sz="0" w:space="0" w:color="auto"/>
        <w:left w:val="none" w:sz="0" w:space="0" w:color="auto"/>
        <w:bottom w:val="none" w:sz="0" w:space="0" w:color="auto"/>
        <w:right w:val="none" w:sz="0" w:space="0" w:color="auto"/>
      </w:divBdr>
    </w:div>
    <w:div w:id="1102993334">
      <w:bodyDiv w:val="1"/>
      <w:marLeft w:val="0"/>
      <w:marRight w:val="0"/>
      <w:marTop w:val="0"/>
      <w:marBottom w:val="0"/>
      <w:divBdr>
        <w:top w:val="none" w:sz="0" w:space="0" w:color="auto"/>
        <w:left w:val="none" w:sz="0" w:space="0" w:color="auto"/>
        <w:bottom w:val="none" w:sz="0" w:space="0" w:color="auto"/>
        <w:right w:val="none" w:sz="0" w:space="0" w:color="auto"/>
      </w:divBdr>
    </w:div>
    <w:div w:id="1102997872">
      <w:bodyDiv w:val="1"/>
      <w:marLeft w:val="0"/>
      <w:marRight w:val="0"/>
      <w:marTop w:val="0"/>
      <w:marBottom w:val="0"/>
      <w:divBdr>
        <w:top w:val="none" w:sz="0" w:space="0" w:color="auto"/>
        <w:left w:val="none" w:sz="0" w:space="0" w:color="auto"/>
        <w:bottom w:val="none" w:sz="0" w:space="0" w:color="auto"/>
        <w:right w:val="none" w:sz="0" w:space="0" w:color="auto"/>
      </w:divBdr>
    </w:div>
    <w:div w:id="1105344431">
      <w:bodyDiv w:val="1"/>
      <w:marLeft w:val="0"/>
      <w:marRight w:val="0"/>
      <w:marTop w:val="0"/>
      <w:marBottom w:val="0"/>
      <w:divBdr>
        <w:top w:val="none" w:sz="0" w:space="0" w:color="auto"/>
        <w:left w:val="none" w:sz="0" w:space="0" w:color="auto"/>
        <w:bottom w:val="none" w:sz="0" w:space="0" w:color="auto"/>
        <w:right w:val="none" w:sz="0" w:space="0" w:color="auto"/>
      </w:divBdr>
    </w:div>
    <w:div w:id="1105347753">
      <w:bodyDiv w:val="1"/>
      <w:marLeft w:val="0"/>
      <w:marRight w:val="0"/>
      <w:marTop w:val="0"/>
      <w:marBottom w:val="0"/>
      <w:divBdr>
        <w:top w:val="none" w:sz="0" w:space="0" w:color="auto"/>
        <w:left w:val="none" w:sz="0" w:space="0" w:color="auto"/>
        <w:bottom w:val="none" w:sz="0" w:space="0" w:color="auto"/>
        <w:right w:val="none" w:sz="0" w:space="0" w:color="auto"/>
      </w:divBdr>
    </w:div>
    <w:div w:id="1105423476">
      <w:bodyDiv w:val="1"/>
      <w:marLeft w:val="0"/>
      <w:marRight w:val="0"/>
      <w:marTop w:val="0"/>
      <w:marBottom w:val="0"/>
      <w:divBdr>
        <w:top w:val="none" w:sz="0" w:space="0" w:color="auto"/>
        <w:left w:val="none" w:sz="0" w:space="0" w:color="auto"/>
        <w:bottom w:val="none" w:sz="0" w:space="0" w:color="auto"/>
        <w:right w:val="none" w:sz="0" w:space="0" w:color="auto"/>
      </w:divBdr>
    </w:div>
    <w:div w:id="1106314632">
      <w:bodyDiv w:val="1"/>
      <w:marLeft w:val="0"/>
      <w:marRight w:val="0"/>
      <w:marTop w:val="0"/>
      <w:marBottom w:val="0"/>
      <w:divBdr>
        <w:top w:val="none" w:sz="0" w:space="0" w:color="auto"/>
        <w:left w:val="none" w:sz="0" w:space="0" w:color="auto"/>
        <w:bottom w:val="none" w:sz="0" w:space="0" w:color="auto"/>
        <w:right w:val="none" w:sz="0" w:space="0" w:color="auto"/>
      </w:divBdr>
    </w:div>
    <w:div w:id="1108351727">
      <w:bodyDiv w:val="1"/>
      <w:marLeft w:val="0"/>
      <w:marRight w:val="0"/>
      <w:marTop w:val="0"/>
      <w:marBottom w:val="0"/>
      <w:divBdr>
        <w:top w:val="none" w:sz="0" w:space="0" w:color="auto"/>
        <w:left w:val="none" w:sz="0" w:space="0" w:color="auto"/>
        <w:bottom w:val="none" w:sz="0" w:space="0" w:color="auto"/>
        <w:right w:val="none" w:sz="0" w:space="0" w:color="auto"/>
      </w:divBdr>
    </w:div>
    <w:div w:id="1108702100">
      <w:bodyDiv w:val="1"/>
      <w:marLeft w:val="0"/>
      <w:marRight w:val="0"/>
      <w:marTop w:val="0"/>
      <w:marBottom w:val="0"/>
      <w:divBdr>
        <w:top w:val="none" w:sz="0" w:space="0" w:color="auto"/>
        <w:left w:val="none" w:sz="0" w:space="0" w:color="auto"/>
        <w:bottom w:val="none" w:sz="0" w:space="0" w:color="auto"/>
        <w:right w:val="none" w:sz="0" w:space="0" w:color="auto"/>
      </w:divBdr>
    </w:div>
    <w:div w:id="1108811078">
      <w:bodyDiv w:val="1"/>
      <w:marLeft w:val="0"/>
      <w:marRight w:val="0"/>
      <w:marTop w:val="0"/>
      <w:marBottom w:val="0"/>
      <w:divBdr>
        <w:top w:val="none" w:sz="0" w:space="0" w:color="auto"/>
        <w:left w:val="none" w:sz="0" w:space="0" w:color="auto"/>
        <w:bottom w:val="none" w:sz="0" w:space="0" w:color="auto"/>
        <w:right w:val="none" w:sz="0" w:space="0" w:color="auto"/>
      </w:divBdr>
    </w:div>
    <w:div w:id="1111438572">
      <w:bodyDiv w:val="1"/>
      <w:marLeft w:val="0"/>
      <w:marRight w:val="0"/>
      <w:marTop w:val="0"/>
      <w:marBottom w:val="0"/>
      <w:divBdr>
        <w:top w:val="none" w:sz="0" w:space="0" w:color="auto"/>
        <w:left w:val="none" w:sz="0" w:space="0" w:color="auto"/>
        <w:bottom w:val="none" w:sz="0" w:space="0" w:color="auto"/>
        <w:right w:val="none" w:sz="0" w:space="0" w:color="auto"/>
      </w:divBdr>
    </w:div>
    <w:div w:id="1111558342">
      <w:bodyDiv w:val="1"/>
      <w:marLeft w:val="0"/>
      <w:marRight w:val="0"/>
      <w:marTop w:val="0"/>
      <w:marBottom w:val="0"/>
      <w:divBdr>
        <w:top w:val="none" w:sz="0" w:space="0" w:color="auto"/>
        <w:left w:val="none" w:sz="0" w:space="0" w:color="auto"/>
        <w:bottom w:val="none" w:sz="0" w:space="0" w:color="auto"/>
        <w:right w:val="none" w:sz="0" w:space="0" w:color="auto"/>
      </w:divBdr>
    </w:div>
    <w:div w:id="1111558437">
      <w:bodyDiv w:val="1"/>
      <w:marLeft w:val="0"/>
      <w:marRight w:val="0"/>
      <w:marTop w:val="0"/>
      <w:marBottom w:val="0"/>
      <w:divBdr>
        <w:top w:val="none" w:sz="0" w:space="0" w:color="auto"/>
        <w:left w:val="none" w:sz="0" w:space="0" w:color="auto"/>
        <w:bottom w:val="none" w:sz="0" w:space="0" w:color="auto"/>
        <w:right w:val="none" w:sz="0" w:space="0" w:color="auto"/>
      </w:divBdr>
    </w:div>
    <w:div w:id="1111824981">
      <w:bodyDiv w:val="1"/>
      <w:marLeft w:val="0"/>
      <w:marRight w:val="0"/>
      <w:marTop w:val="0"/>
      <w:marBottom w:val="0"/>
      <w:divBdr>
        <w:top w:val="none" w:sz="0" w:space="0" w:color="auto"/>
        <w:left w:val="none" w:sz="0" w:space="0" w:color="auto"/>
        <w:bottom w:val="none" w:sz="0" w:space="0" w:color="auto"/>
        <w:right w:val="none" w:sz="0" w:space="0" w:color="auto"/>
      </w:divBdr>
    </w:div>
    <w:div w:id="1111968983">
      <w:bodyDiv w:val="1"/>
      <w:marLeft w:val="0"/>
      <w:marRight w:val="0"/>
      <w:marTop w:val="0"/>
      <w:marBottom w:val="0"/>
      <w:divBdr>
        <w:top w:val="none" w:sz="0" w:space="0" w:color="auto"/>
        <w:left w:val="none" w:sz="0" w:space="0" w:color="auto"/>
        <w:bottom w:val="none" w:sz="0" w:space="0" w:color="auto"/>
        <w:right w:val="none" w:sz="0" w:space="0" w:color="auto"/>
      </w:divBdr>
    </w:div>
    <w:div w:id="1112015427">
      <w:bodyDiv w:val="1"/>
      <w:marLeft w:val="0"/>
      <w:marRight w:val="0"/>
      <w:marTop w:val="0"/>
      <w:marBottom w:val="0"/>
      <w:divBdr>
        <w:top w:val="none" w:sz="0" w:space="0" w:color="auto"/>
        <w:left w:val="none" w:sz="0" w:space="0" w:color="auto"/>
        <w:bottom w:val="none" w:sz="0" w:space="0" w:color="auto"/>
        <w:right w:val="none" w:sz="0" w:space="0" w:color="auto"/>
      </w:divBdr>
    </w:div>
    <w:div w:id="1112552001">
      <w:bodyDiv w:val="1"/>
      <w:marLeft w:val="0"/>
      <w:marRight w:val="0"/>
      <w:marTop w:val="0"/>
      <w:marBottom w:val="0"/>
      <w:divBdr>
        <w:top w:val="none" w:sz="0" w:space="0" w:color="auto"/>
        <w:left w:val="none" w:sz="0" w:space="0" w:color="auto"/>
        <w:bottom w:val="none" w:sz="0" w:space="0" w:color="auto"/>
        <w:right w:val="none" w:sz="0" w:space="0" w:color="auto"/>
      </w:divBdr>
    </w:div>
    <w:div w:id="1112744491">
      <w:bodyDiv w:val="1"/>
      <w:marLeft w:val="0"/>
      <w:marRight w:val="0"/>
      <w:marTop w:val="0"/>
      <w:marBottom w:val="0"/>
      <w:divBdr>
        <w:top w:val="none" w:sz="0" w:space="0" w:color="auto"/>
        <w:left w:val="none" w:sz="0" w:space="0" w:color="auto"/>
        <w:bottom w:val="none" w:sz="0" w:space="0" w:color="auto"/>
        <w:right w:val="none" w:sz="0" w:space="0" w:color="auto"/>
      </w:divBdr>
    </w:div>
    <w:div w:id="1112818924">
      <w:bodyDiv w:val="1"/>
      <w:marLeft w:val="0"/>
      <w:marRight w:val="0"/>
      <w:marTop w:val="0"/>
      <w:marBottom w:val="0"/>
      <w:divBdr>
        <w:top w:val="none" w:sz="0" w:space="0" w:color="auto"/>
        <w:left w:val="none" w:sz="0" w:space="0" w:color="auto"/>
        <w:bottom w:val="none" w:sz="0" w:space="0" w:color="auto"/>
        <w:right w:val="none" w:sz="0" w:space="0" w:color="auto"/>
      </w:divBdr>
    </w:div>
    <w:div w:id="1114059389">
      <w:bodyDiv w:val="1"/>
      <w:marLeft w:val="0"/>
      <w:marRight w:val="0"/>
      <w:marTop w:val="0"/>
      <w:marBottom w:val="0"/>
      <w:divBdr>
        <w:top w:val="none" w:sz="0" w:space="0" w:color="auto"/>
        <w:left w:val="none" w:sz="0" w:space="0" w:color="auto"/>
        <w:bottom w:val="none" w:sz="0" w:space="0" w:color="auto"/>
        <w:right w:val="none" w:sz="0" w:space="0" w:color="auto"/>
      </w:divBdr>
    </w:div>
    <w:div w:id="1114208214">
      <w:bodyDiv w:val="1"/>
      <w:marLeft w:val="0"/>
      <w:marRight w:val="0"/>
      <w:marTop w:val="0"/>
      <w:marBottom w:val="0"/>
      <w:divBdr>
        <w:top w:val="none" w:sz="0" w:space="0" w:color="auto"/>
        <w:left w:val="none" w:sz="0" w:space="0" w:color="auto"/>
        <w:bottom w:val="none" w:sz="0" w:space="0" w:color="auto"/>
        <w:right w:val="none" w:sz="0" w:space="0" w:color="auto"/>
      </w:divBdr>
    </w:div>
    <w:div w:id="1114717740">
      <w:bodyDiv w:val="1"/>
      <w:marLeft w:val="0"/>
      <w:marRight w:val="0"/>
      <w:marTop w:val="0"/>
      <w:marBottom w:val="0"/>
      <w:divBdr>
        <w:top w:val="none" w:sz="0" w:space="0" w:color="auto"/>
        <w:left w:val="none" w:sz="0" w:space="0" w:color="auto"/>
        <w:bottom w:val="none" w:sz="0" w:space="0" w:color="auto"/>
        <w:right w:val="none" w:sz="0" w:space="0" w:color="auto"/>
      </w:divBdr>
    </w:div>
    <w:div w:id="1114985055">
      <w:bodyDiv w:val="1"/>
      <w:marLeft w:val="0"/>
      <w:marRight w:val="0"/>
      <w:marTop w:val="0"/>
      <w:marBottom w:val="0"/>
      <w:divBdr>
        <w:top w:val="none" w:sz="0" w:space="0" w:color="auto"/>
        <w:left w:val="none" w:sz="0" w:space="0" w:color="auto"/>
        <w:bottom w:val="none" w:sz="0" w:space="0" w:color="auto"/>
        <w:right w:val="none" w:sz="0" w:space="0" w:color="auto"/>
      </w:divBdr>
    </w:div>
    <w:div w:id="1115246937">
      <w:bodyDiv w:val="1"/>
      <w:marLeft w:val="0"/>
      <w:marRight w:val="0"/>
      <w:marTop w:val="0"/>
      <w:marBottom w:val="0"/>
      <w:divBdr>
        <w:top w:val="none" w:sz="0" w:space="0" w:color="auto"/>
        <w:left w:val="none" w:sz="0" w:space="0" w:color="auto"/>
        <w:bottom w:val="none" w:sz="0" w:space="0" w:color="auto"/>
        <w:right w:val="none" w:sz="0" w:space="0" w:color="auto"/>
      </w:divBdr>
    </w:div>
    <w:div w:id="1115439323">
      <w:bodyDiv w:val="1"/>
      <w:marLeft w:val="0"/>
      <w:marRight w:val="0"/>
      <w:marTop w:val="0"/>
      <w:marBottom w:val="0"/>
      <w:divBdr>
        <w:top w:val="none" w:sz="0" w:space="0" w:color="auto"/>
        <w:left w:val="none" w:sz="0" w:space="0" w:color="auto"/>
        <w:bottom w:val="none" w:sz="0" w:space="0" w:color="auto"/>
        <w:right w:val="none" w:sz="0" w:space="0" w:color="auto"/>
      </w:divBdr>
    </w:div>
    <w:div w:id="1116488357">
      <w:bodyDiv w:val="1"/>
      <w:marLeft w:val="0"/>
      <w:marRight w:val="0"/>
      <w:marTop w:val="0"/>
      <w:marBottom w:val="0"/>
      <w:divBdr>
        <w:top w:val="none" w:sz="0" w:space="0" w:color="auto"/>
        <w:left w:val="none" w:sz="0" w:space="0" w:color="auto"/>
        <w:bottom w:val="none" w:sz="0" w:space="0" w:color="auto"/>
        <w:right w:val="none" w:sz="0" w:space="0" w:color="auto"/>
      </w:divBdr>
    </w:div>
    <w:div w:id="1116752096">
      <w:bodyDiv w:val="1"/>
      <w:marLeft w:val="0"/>
      <w:marRight w:val="0"/>
      <w:marTop w:val="0"/>
      <w:marBottom w:val="0"/>
      <w:divBdr>
        <w:top w:val="none" w:sz="0" w:space="0" w:color="auto"/>
        <w:left w:val="none" w:sz="0" w:space="0" w:color="auto"/>
        <w:bottom w:val="none" w:sz="0" w:space="0" w:color="auto"/>
        <w:right w:val="none" w:sz="0" w:space="0" w:color="auto"/>
      </w:divBdr>
    </w:div>
    <w:div w:id="1116943973">
      <w:bodyDiv w:val="1"/>
      <w:marLeft w:val="0"/>
      <w:marRight w:val="0"/>
      <w:marTop w:val="0"/>
      <w:marBottom w:val="0"/>
      <w:divBdr>
        <w:top w:val="none" w:sz="0" w:space="0" w:color="auto"/>
        <w:left w:val="none" w:sz="0" w:space="0" w:color="auto"/>
        <w:bottom w:val="none" w:sz="0" w:space="0" w:color="auto"/>
        <w:right w:val="none" w:sz="0" w:space="0" w:color="auto"/>
      </w:divBdr>
    </w:div>
    <w:div w:id="1116950898">
      <w:bodyDiv w:val="1"/>
      <w:marLeft w:val="0"/>
      <w:marRight w:val="0"/>
      <w:marTop w:val="0"/>
      <w:marBottom w:val="0"/>
      <w:divBdr>
        <w:top w:val="none" w:sz="0" w:space="0" w:color="auto"/>
        <w:left w:val="none" w:sz="0" w:space="0" w:color="auto"/>
        <w:bottom w:val="none" w:sz="0" w:space="0" w:color="auto"/>
        <w:right w:val="none" w:sz="0" w:space="0" w:color="auto"/>
      </w:divBdr>
    </w:div>
    <w:div w:id="1118110412">
      <w:bodyDiv w:val="1"/>
      <w:marLeft w:val="0"/>
      <w:marRight w:val="0"/>
      <w:marTop w:val="0"/>
      <w:marBottom w:val="0"/>
      <w:divBdr>
        <w:top w:val="none" w:sz="0" w:space="0" w:color="auto"/>
        <w:left w:val="none" w:sz="0" w:space="0" w:color="auto"/>
        <w:bottom w:val="none" w:sz="0" w:space="0" w:color="auto"/>
        <w:right w:val="none" w:sz="0" w:space="0" w:color="auto"/>
      </w:divBdr>
    </w:div>
    <w:div w:id="1119105203">
      <w:bodyDiv w:val="1"/>
      <w:marLeft w:val="0"/>
      <w:marRight w:val="0"/>
      <w:marTop w:val="0"/>
      <w:marBottom w:val="0"/>
      <w:divBdr>
        <w:top w:val="none" w:sz="0" w:space="0" w:color="auto"/>
        <w:left w:val="none" w:sz="0" w:space="0" w:color="auto"/>
        <w:bottom w:val="none" w:sz="0" w:space="0" w:color="auto"/>
        <w:right w:val="none" w:sz="0" w:space="0" w:color="auto"/>
      </w:divBdr>
    </w:div>
    <w:div w:id="1119884097">
      <w:bodyDiv w:val="1"/>
      <w:marLeft w:val="0"/>
      <w:marRight w:val="0"/>
      <w:marTop w:val="0"/>
      <w:marBottom w:val="0"/>
      <w:divBdr>
        <w:top w:val="none" w:sz="0" w:space="0" w:color="auto"/>
        <w:left w:val="none" w:sz="0" w:space="0" w:color="auto"/>
        <w:bottom w:val="none" w:sz="0" w:space="0" w:color="auto"/>
        <w:right w:val="none" w:sz="0" w:space="0" w:color="auto"/>
      </w:divBdr>
    </w:div>
    <w:div w:id="1119950961">
      <w:bodyDiv w:val="1"/>
      <w:marLeft w:val="0"/>
      <w:marRight w:val="0"/>
      <w:marTop w:val="0"/>
      <w:marBottom w:val="0"/>
      <w:divBdr>
        <w:top w:val="none" w:sz="0" w:space="0" w:color="auto"/>
        <w:left w:val="none" w:sz="0" w:space="0" w:color="auto"/>
        <w:bottom w:val="none" w:sz="0" w:space="0" w:color="auto"/>
        <w:right w:val="none" w:sz="0" w:space="0" w:color="auto"/>
      </w:divBdr>
    </w:div>
    <w:div w:id="1120342901">
      <w:bodyDiv w:val="1"/>
      <w:marLeft w:val="0"/>
      <w:marRight w:val="0"/>
      <w:marTop w:val="0"/>
      <w:marBottom w:val="0"/>
      <w:divBdr>
        <w:top w:val="none" w:sz="0" w:space="0" w:color="auto"/>
        <w:left w:val="none" w:sz="0" w:space="0" w:color="auto"/>
        <w:bottom w:val="none" w:sz="0" w:space="0" w:color="auto"/>
        <w:right w:val="none" w:sz="0" w:space="0" w:color="auto"/>
      </w:divBdr>
    </w:div>
    <w:div w:id="1120801514">
      <w:bodyDiv w:val="1"/>
      <w:marLeft w:val="0"/>
      <w:marRight w:val="0"/>
      <w:marTop w:val="0"/>
      <w:marBottom w:val="0"/>
      <w:divBdr>
        <w:top w:val="none" w:sz="0" w:space="0" w:color="auto"/>
        <w:left w:val="none" w:sz="0" w:space="0" w:color="auto"/>
        <w:bottom w:val="none" w:sz="0" w:space="0" w:color="auto"/>
        <w:right w:val="none" w:sz="0" w:space="0" w:color="auto"/>
      </w:divBdr>
    </w:div>
    <w:div w:id="1121074522">
      <w:bodyDiv w:val="1"/>
      <w:marLeft w:val="0"/>
      <w:marRight w:val="0"/>
      <w:marTop w:val="0"/>
      <w:marBottom w:val="0"/>
      <w:divBdr>
        <w:top w:val="none" w:sz="0" w:space="0" w:color="auto"/>
        <w:left w:val="none" w:sz="0" w:space="0" w:color="auto"/>
        <w:bottom w:val="none" w:sz="0" w:space="0" w:color="auto"/>
        <w:right w:val="none" w:sz="0" w:space="0" w:color="auto"/>
      </w:divBdr>
    </w:div>
    <w:div w:id="1122069317">
      <w:bodyDiv w:val="1"/>
      <w:marLeft w:val="0"/>
      <w:marRight w:val="0"/>
      <w:marTop w:val="0"/>
      <w:marBottom w:val="0"/>
      <w:divBdr>
        <w:top w:val="none" w:sz="0" w:space="0" w:color="auto"/>
        <w:left w:val="none" w:sz="0" w:space="0" w:color="auto"/>
        <w:bottom w:val="none" w:sz="0" w:space="0" w:color="auto"/>
        <w:right w:val="none" w:sz="0" w:space="0" w:color="auto"/>
      </w:divBdr>
    </w:div>
    <w:div w:id="1122109357">
      <w:bodyDiv w:val="1"/>
      <w:marLeft w:val="0"/>
      <w:marRight w:val="0"/>
      <w:marTop w:val="0"/>
      <w:marBottom w:val="0"/>
      <w:divBdr>
        <w:top w:val="none" w:sz="0" w:space="0" w:color="auto"/>
        <w:left w:val="none" w:sz="0" w:space="0" w:color="auto"/>
        <w:bottom w:val="none" w:sz="0" w:space="0" w:color="auto"/>
        <w:right w:val="none" w:sz="0" w:space="0" w:color="auto"/>
      </w:divBdr>
    </w:div>
    <w:div w:id="1122533330">
      <w:bodyDiv w:val="1"/>
      <w:marLeft w:val="0"/>
      <w:marRight w:val="0"/>
      <w:marTop w:val="0"/>
      <w:marBottom w:val="0"/>
      <w:divBdr>
        <w:top w:val="none" w:sz="0" w:space="0" w:color="auto"/>
        <w:left w:val="none" w:sz="0" w:space="0" w:color="auto"/>
        <w:bottom w:val="none" w:sz="0" w:space="0" w:color="auto"/>
        <w:right w:val="none" w:sz="0" w:space="0" w:color="auto"/>
      </w:divBdr>
    </w:div>
    <w:div w:id="1123231653">
      <w:bodyDiv w:val="1"/>
      <w:marLeft w:val="0"/>
      <w:marRight w:val="0"/>
      <w:marTop w:val="0"/>
      <w:marBottom w:val="0"/>
      <w:divBdr>
        <w:top w:val="none" w:sz="0" w:space="0" w:color="auto"/>
        <w:left w:val="none" w:sz="0" w:space="0" w:color="auto"/>
        <w:bottom w:val="none" w:sz="0" w:space="0" w:color="auto"/>
        <w:right w:val="none" w:sz="0" w:space="0" w:color="auto"/>
      </w:divBdr>
    </w:div>
    <w:div w:id="1124229416">
      <w:bodyDiv w:val="1"/>
      <w:marLeft w:val="0"/>
      <w:marRight w:val="0"/>
      <w:marTop w:val="0"/>
      <w:marBottom w:val="0"/>
      <w:divBdr>
        <w:top w:val="none" w:sz="0" w:space="0" w:color="auto"/>
        <w:left w:val="none" w:sz="0" w:space="0" w:color="auto"/>
        <w:bottom w:val="none" w:sz="0" w:space="0" w:color="auto"/>
        <w:right w:val="none" w:sz="0" w:space="0" w:color="auto"/>
      </w:divBdr>
    </w:div>
    <w:div w:id="1124231516">
      <w:bodyDiv w:val="1"/>
      <w:marLeft w:val="0"/>
      <w:marRight w:val="0"/>
      <w:marTop w:val="0"/>
      <w:marBottom w:val="0"/>
      <w:divBdr>
        <w:top w:val="none" w:sz="0" w:space="0" w:color="auto"/>
        <w:left w:val="none" w:sz="0" w:space="0" w:color="auto"/>
        <w:bottom w:val="none" w:sz="0" w:space="0" w:color="auto"/>
        <w:right w:val="none" w:sz="0" w:space="0" w:color="auto"/>
      </w:divBdr>
    </w:div>
    <w:div w:id="1124888814">
      <w:bodyDiv w:val="1"/>
      <w:marLeft w:val="0"/>
      <w:marRight w:val="0"/>
      <w:marTop w:val="0"/>
      <w:marBottom w:val="0"/>
      <w:divBdr>
        <w:top w:val="none" w:sz="0" w:space="0" w:color="auto"/>
        <w:left w:val="none" w:sz="0" w:space="0" w:color="auto"/>
        <w:bottom w:val="none" w:sz="0" w:space="0" w:color="auto"/>
        <w:right w:val="none" w:sz="0" w:space="0" w:color="auto"/>
      </w:divBdr>
    </w:div>
    <w:div w:id="1125730991">
      <w:bodyDiv w:val="1"/>
      <w:marLeft w:val="0"/>
      <w:marRight w:val="0"/>
      <w:marTop w:val="0"/>
      <w:marBottom w:val="0"/>
      <w:divBdr>
        <w:top w:val="none" w:sz="0" w:space="0" w:color="auto"/>
        <w:left w:val="none" w:sz="0" w:space="0" w:color="auto"/>
        <w:bottom w:val="none" w:sz="0" w:space="0" w:color="auto"/>
        <w:right w:val="none" w:sz="0" w:space="0" w:color="auto"/>
      </w:divBdr>
    </w:div>
    <w:div w:id="1125732211">
      <w:bodyDiv w:val="1"/>
      <w:marLeft w:val="0"/>
      <w:marRight w:val="0"/>
      <w:marTop w:val="0"/>
      <w:marBottom w:val="0"/>
      <w:divBdr>
        <w:top w:val="none" w:sz="0" w:space="0" w:color="auto"/>
        <w:left w:val="none" w:sz="0" w:space="0" w:color="auto"/>
        <w:bottom w:val="none" w:sz="0" w:space="0" w:color="auto"/>
        <w:right w:val="none" w:sz="0" w:space="0" w:color="auto"/>
      </w:divBdr>
    </w:div>
    <w:div w:id="1125733195">
      <w:bodyDiv w:val="1"/>
      <w:marLeft w:val="0"/>
      <w:marRight w:val="0"/>
      <w:marTop w:val="0"/>
      <w:marBottom w:val="0"/>
      <w:divBdr>
        <w:top w:val="none" w:sz="0" w:space="0" w:color="auto"/>
        <w:left w:val="none" w:sz="0" w:space="0" w:color="auto"/>
        <w:bottom w:val="none" w:sz="0" w:space="0" w:color="auto"/>
        <w:right w:val="none" w:sz="0" w:space="0" w:color="auto"/>
      </w:divBdr>
    </w:div>
    <w:div w:id="1126311577">
      <w:bodyDiv w:val="1"/>
      <w:marLeft w:val="0"/>
      <w:marRight w:val="0"/>
      <w:marTop w:val="0"/>
      <w:marBottom w:val="0"/>
      <w:divBdr>
        <w:top w:val="none" w:sz="0" w:space="0" w:color="auto"/>
        <w:left w:val="none" w:sz="0" w:space="0" w:color="auto"/>
        <w:bottom w:val="none" w:sz="0" w:space="0" w:color="auto"/>
        <w:right w:val="none" w:sz="0" w:space="0" w:color="auto"/>
      </w:divBdr>
    </w:div>
    <w:div w:id="1126391396">
      <w:bodyDiv w:val="1"/>
      <w:marLeft w:val="0"/>
      <w:marRight w:val="0"/>
      <w:marTop w:val="0"/>
      <w:marBottom w:val="0"/>
      <w:divBdr>
        <w:top w:val="none" w:sz="0" w:space="0" w:color="auto"/>
        <w:left w:val="none" w:sz="0" w:space="0" w:color="auto"/>
        <w:bottom w:val="none" w:sz="0" w:space="0" w:color="auto"/>
        <w:right w:val="none" w:sz="0" w:space="0" w:color="auto"/>
      </w:divBdr>
    </w:div>
    <w:div w:id="1126696819">
      <w:bodyDiv w:val="1"/>
      <w:marLeft w:val="0"/>
      <w:marRight w:val="0"/>
      <w:marTop w:val="0"/>
      <w:marBottom w:val="0"/>
      <w:divBdr>
        <w:top w:val="none" w:sz="0" w:space="0" w:color="auto"/>
        <w:left w:val="none" w:sz="0" w:space="0" w:color="auto"/>
        <w:bottom w:val="none" w:sz="0" w:space="0" w:color="auto"/>
        <w:right w:val="none" w:sz="0" w:space="0" w:color="auto"/>
      </w:divBdr>
    </w:div>
    <w:div w:id="1126898563">
      <w:bodyDiv w:val="1"/>
      <w:marLeft w:val="0"/>
      <w:marRight w:val="0"/>
      <w:marTop w:val="0"/>
      <w:marBottom w:val="0"/>
      <w:divBdr>
        <w:top w:val="none" w:sz="0" w:space="0" w:color="auto"/>
        <w:left w:val="none" w:sz="0" w:space="0" w:color="auto"/>
        <w:bottom w:val="none" w:sz="0" w:space="0" w:color="auto"/>
        <w:right w:val="none" w:sz="0" w:space="0" w:color="auto"/>
      </w:divBdr>
    </w:div>
    <w:div w:id="1127238585">
      <w:bodyDiv w:val="1"/>
      <w:marLeft w:val="0"/>
      <w:marRight w:val="0"/>
      <w:marTop w:val="0"/>
      <w:marBottom w:val="0"/>
      <w:divBdr>
        <w:top w:val="none" w:sz="0" w:space="0" w:color="auto"/>
        <w:left w:val="none" w:sz="0" w:space="0" w:color="auto"/>
        <w:bottom w:val="none" w:sz="0" w:space="0" w:color="auto"/>
        <w:right w:val="none" w:sz="0" w:space="0" w:color="auto"/>
      </w:divBdr>
    </w:div>
    <w:div w:id="1127243093">
      <w:bodyDiv w:val="1"/>
      <w:marLeft w:val="0"/>
      <w:marRight w:val="0"/>
      <w:marTop w:val="0"/>
      <w:marBottom w:val="0"/>
      <w:divBdr>
        <w:top w:val="none" w:sz="0" w:space="0" w:color="auto"/>
        <w:left w:val="none" w:sz="0" w:space="0" w:color="auto"/>
        <w:bottom w:val="none" w:sz="0" w:space="0" w:color="auto"/>
        <w:right w:val="none" w:sz="0" w:space="0" w:color="auto"/>
      </w:divBdr>
    </w:div>
    <w:div w:id="1127315235">
      <w:bodyDiv w:val="1"/>
      <w:marLeft w:val="0"/>
      <w:marRight w:val="0"/>
      <w:marTop w:val="0"/>
      <w:marBottom w:val="0"/>
      <w:divBdr>
        <w:top w:val="none" w:sz="0" w:space="0" w:color="auto"/>
        <w:left w:val="none" w:sz="0" w:space="0" w:color="auto"/>
        <w:bottom w:val="none" w:sz="0" w:space="0" w:color="auto"/>
        <w:right w:val="none" w:sz="0" w:space="0" w:color="auto"/>
      </w:divBdr>
    </w:div>
    <w:div w:id="1128162903">
      <w:bodyDiv w:val="1"/>
      <w:marLeft w:val="0"/>
      <w:marRight w:val="0"/>
      <w:marTop w:val="0"/>
      <w:marBottom w:val="0"/>
      <w:divBdr>
        <w:top w:val="none" w:sz="0" w:space="0" w:color="auto"/>
        <w:left w:val="none" w:sz="0" w:space="0" w:color="auto"/>
        <w:bottom w:val="none" w:sz="0" w:space="0" w:color="auto"/>
        <w:right w:val="none" w:sz="0" w:space="0" w:color="auto"/>
      </w:divBdr>
    </w:div>
    <w:div w:id="1128930979">
      <w:bodyDiv w:val="1"/>
      <w:marLeft w:val="0"/>
      <w:marRight w:val="0"/>
      <w:marTop w:val="0"/>
      <w:marBottom w:val="0"/>
      <w:divBdr>
        <w:top w:val="none" w:sz="0" w:space="0" w:color="auto"/>
        <w:left w:val="none" w:sz="0" w:space="0" w:color="auto"/>
        <w:bottom w:val="none" w:sz="0" w:space="0" w:color="auto"/>
        <w:right w:val="none" w:sz="0" w:space="0" w:color="auto"/>
      </w:divBdr>
    </w:div>
    <w:div w:id="1129205323">
      <w:bodyDiv w:val="1"/>
      <w:marLeft w:val="0"/>
      <w:marRight w:val="0"/>
      <w:marTop w:val="0"/>
      <w:marBottom w:val="0"/>
      <w:divBdr>
        <w:top w:val="none" w:sz="0" w:space="0" w:color="auto"/>
        <w:left w:val="none" w:sz="0" w:space="0" w:color="auto"/>
        <w:bottom w:val="none" w:sz="0" w:space="0" w:color="auto"/>
        <w:right w:val="none" w:sz="0" w:space="0" w:color="auto"/>
      </w:divBdr>
    </w:div>
    <w:div w:id="1129325119">
      <w:bodyDiv w:val="1"/>
      <w:marLeft w:val="0"/>
      <w:marRight w:val="0"/>
      <w:marTop w:val="0"/>
      <w:marBottom w:val="0"/>
      <w:divBdr>
        <w:top w:val="none" w:sz="0" w:space="0" w:color="auto"/>
        <w:left w:val="none" w:sz="0" w:space="0" w:color="auto"/>
        <w:bottom w:val="none" w:sz="0" w:space="0" w:color="auto"/>
        <w:right w:val="none" w:sz="0" w:space="0" w:color="auto"/>
      </w:divBdr>
    </w:div>
    <w:div w:id="1129786339">
      <w:bodyDiv w:val="1"/>
      <w:marLeft w:val="0"/>
      <w:marRight w:val="0"/>
      <w:marTop w:val="0"/>
      <w:marBottom w:val="0"/>
      <w:divBdr>
        <w:top w:val="none" w:sz="0" w:space="0" w:color="auto"/>
        <w:left w:val="none" w:sz="0" w:space="0" w:color="auto"/>
        <w:bottom w:val="none" w:sz="0" w:space="0" w:color="auto"/>
        <w:right w:val="none" w:sz="0" w:space="0" w:color="auto"/>
      </w:divBdr>
    </w:div>
    <w:div w:id="1129855707">
      <w:bodyDiv w:val="1"/>
      <w:marLeft w:val="0"/>
      <w:marRight w:val="0"/>
      <w:marTop w:val="0"/>
      <w:marBottom w:val="0"/>
      <w:divBdr>
        <w:top w:val="none" w:sz="0" w:space="0" w:color="auto"/>
        <w:left w:val="none" w:sz="0" w:space="0" w:color="auto"/>
        <w:bottom w:val="none" w:sz="0" w:space="0" w:color="auto"/>
        <w:right w:val="none" w:sz="0" w:space="0" w:color="auto"/>
      </w:divBdr>
    </w:div>
    <w:div w:id="1130830578">
      <w:bodyDiv w:val="1"/>
      <w:marLeft w:val="0"/>
      <w:marRight w:val="0"/>
      <w:marTop w:val="0"/>
      <w:marBottom w:val="0"/>
      <w:divBdr>
        <w:top w:val="none" w:sz="0" w:space="0" w:color="auto"/>
        <w:left w:val="none" w:sz="0" w:space="0" w:color="auto"/>
        <w:bottom w:val="none" w:sz="0" w:space="0" w:color="auto"/>
        <w:right w:val="none" w:sz="0" w:space="0" w:color="auto"/>
      </w:divBdr>
    </w:div>
    <w:div w:id="1130975427">
      <w:bodyDiv w:val="1"/>
      <w:marLeft w:val="0"/>
      <w:marRight w:val="0"/>
      <w:marTop w:val="0"/>
      <w:marBottom w:val="0"/>
      <w:divBdr>
        <w:top w:val="none" w:sz="0" w:space="0" w:color="auto"/>
        <w:left w:val="none" w:sz="0" w:space="0" w:color="auto"/>
        <w:bottom w:val="none" w:sz="0" w:space="0" w:color="auto"/>
        <w:right w:val="none" w:sz="0" w:space="0" w:color="auto"/>
      </w:divBdr>
    </w:div>
    <w:div w:id="1132557256">
      <w:bodyDiv w:val="1"/>
      <w:marLeft w:val="0"/>
      <w:marRight w:val="0"/>
      <w:marTop w:val="0"/>
      <w:marBottom w:val="0"/>
      <w:divBdr>
        <w:top w:val="none" w:sz="0" w:space="0" w:color="auto"/>
        <w:left w:val="none" w:sz="0" w:space="0" w:color="auto"/>
        <w:bottom w:val="none" w:sz="0" w:space="0" w:color="auto"/>
        <w:right w:val="none" w:sz="0" w:space="0" w:color="auto"/>
      </w:divBdr>
    </w:div>
    <w:div w:id="1132790794">
      <w:bodyDiv w:val="1"/>
      <w:marLeft w:val="0"/>
      <w:marRight w:val="0"/>
      <w:marTop w:val="0"/>
      <w:marBottom w:val="0"/>
      <w:divBdr>
        <w:top w:val="none" w:sz="0" w:space="0" w:color="auto"/>
        <w:left w:val="none" w:sz="0" w:space="0" w:color="auto"/>
        <w:bottom w:val="none" w:sz="0" w:space="0" w:color="auto"/>
        <w:right w:val="none" w:sz="0" w:space="0" w:color="auto"/>
      </w:divBdr>
    </w:div>
    <w:div w:id="1132946400">
      <w:bodyDiv w:val="1"/>
      <w:marLeft w:val="0"/>
      <w:marRight w:val="0"/>
      <w:marTop w:val="0"/>
      <w:marBottom w:val="0"/>
      <w:divBdr>
        <w:top w:val="none" w:sz="0" w:space="0" w:color="auto"/>
        <w:left w:val="none" w:sz="0" w:space="0" w:color="auto"/>
        <w:bottom w:val="none" w:sz="0" w:space="0" w:color="auto"/>
        <w:right w:val="none" w:sz="0" w:space="0" w:color="auto"/>
      </w:divBdr>
    </w:div>
    <w:div w:id="1133448389">
      <w:bodyDiv w:val="1"/>
      <w:marLeft w:val="0"/>
      <w:marRight w:val="0"/>
      <w:marTop w:val="0"/>
      <w:marBottom w:val="0"/>
      <w:divBdr>
        <w:top w:val="none" w:sz="0" w:space="0" w:color="auto"/>
        <w:left w:val="none" w:sz="0" w:space="0" w:color="auto"/>
        <w:bottom w:val="none" w:sz="0" w:space="0" w:color="auto"/>
        <w:right w:val="none" w:sz="0" w:space="0" w:color="auto"/>
      </w:divBdr>
    </w:div>
    <w:div w:id="1134524963">
      <w:bodyDiv w:val="1"/>
      <w:marLeft w:val="0"/>
      <w:marRight w:val="0"/>
      <w:marTop w:val="0"/>
      <w:marBottom w:val="0"/>
      <w:divBdr>
        <w:top w:val="none" w:sz="0" w:space="0" w:color="auto"/>
        <w:left w:val="none" w:sz="0" w:space="0" w:color="auto"/>
        <w:bottom w:val="none" w:sz="0" w:space="0" w:color="auto"/>
        <w:right w:val="none" w:sz="0" w:space="0" w:color="auto"/>
      </w:divBdr>
    </w:div>
    <w:div w:id="1134714638">
      <w:bodyDiv w:val="1"/>
      <w:marLeft w:val="0"/>
      <w:marRight w:val="0"/>
      <w:marTop w:val="0"/>
      <w:marBottom w:val="0"/>
      <w:divBdr>
        <w:top w:val="none" w:sz="0" w:space="0" w:color="auto"/>
        <w:left w:val="none" w:sz="0" w:space="0" w:color="auto"/>
        <w:bottom w:val="none" w:sz="0" w:space="0" w:color="auto"/>
        <w:right w:val="none" w:sz="0" w:space="0" w:color="auto"/>
      </w:divBdr>
    </w:div>
    <w:div w:id="1135218547">
      <w:bodyDiv w:val="1"/>
      <w:marLeft w:val="0"/>
      <w:marRight w:val="0"/>
      <w:marTop w:val="0"/>
      <w:marBottom w:val="0"/>
      <w:divBdr>
        <w:top w:val="none" w:sz="0" w:space="0" w:color="auto"/>
        <w:left w:val="none" w:sz="0" w:space="0" w:color="auto"/>
        <w:bottom w:val="none" w:sz="0" w:space="0" w:color="auto"/>
        <w:right w:val="none" w:sz="0" w:space="0" w:color="auto"/>
      </w:divBdr>
    </w:div>
    <w:div w:id="1135223504">
      <w:bodyDiv w:val="1"/>
      <w:marLeft w:val="0"/>
      <w:marRight w:val="0"/>
      <w:marTop w:val="0"/>
      <w:marBottom w:val="0"/>
      <w:divBdr>
        <w:top w:val="none" w:sz="0" w:space="0" w:color="auto"/>
        <w:left w:val="none" w:sz="0" w:space="0" w:color="auto"/>
        <w:bottom w:val="none" w:sz="0" w:space="0" w:color="auto"/>
        <w:right w:val="none" w:sz="0" w:space="0" w:color="auto"/>
      </w:divBdr>
    </w:div>
    <w:div w:id="1135874559">
      <w:bodyDiv w:val="1"/>
      <w:marLeft w:val="0"/>
      <w:marRight w:val="0"/>
      <w:marTop w:val="0"/>
      <w:marBottom w:val="0"/>
      <w:divBdr>
        <w:top w:val="none" w:sz="0" w:space="0" w:color="auto"/>
        <w:left w:val="none" w:sz="0" w:space="0" w:color="auto"/>
        <w:bottom w:val="none" w:sz="0" w:space="0" w:color="auto"/>
        <w:right w:val="none" w:sz="0" w:space="0" w:color="auto"/>
      </w:divBdr>
    </w:div>
    <w:div w:id="1136334091">
      <w:bodyDiv w:val="1"/>
      <w:marLeft w:val="0"/>
      <w:marRight w:val="0"/>
      <w:marTop w:val="0"/>
      <w:marBottom w:val="0"/>
      <w:divBdr>
        <w:top w:val="none" w:sz="0" w:space="0" w:color="auto"/>
        <w:left w:val="none" w:sz="0" w:space="0" w:color="auto"/>
        <w:bottom w:val="none" w:sz="0" w:space="0" w:color="auto"/>
        <w:right w:val="none" w:sz="0" w:space="0" w:color="auto"/>
      </w:divBdr>
    </w:div>
    <w:div w:id="1137145295">
      <w:bodyDiv w:val="1"/>
      <w:marLeft w:val="0"/>
      <w:marRight w:val="0"/>
      <w:marTop w:val="0"/>
      <w:marBottom w:val="0"/>
      <w:divBdr>
        <w:top w:val="none" w:sz="0" w:space="0" w:color="auto"/>
        <w:left w:val="none" w:sz="0" w:space="0" w:color="auto"/>
        <w:bottom w:val="none" w:sz="0" w:space="0" w:color="auto"/>
        <w:right w:val="none" w:sz="0" w:space="0" w:color="auto"/>
      </w:divBdr>
    </w:div>
    <w:div w:id="1138373761">
      <w:bodyDiv w:val="1"/>
      <w:marLeft w:val="0"/>
      <w:marRight w:val="0"/>
      <w:marTop w:val="0"/>
      <w:marBottom w:val="0"/>
      <w:divBdr>
        <w:top w:val="none" w:sz="0" w:space="0" w:color="auto"/>
        <w:left w:val="none" w:sz="0" w:space="0" w:color="auto"/>
        <w:bottom w:val="none" w:sz="0" w:space="0" w:color="auto"/>
        <w:right w:val="none" w:sz="0" w:space="0" w:color="auto"/>
      </w:divBdr>
    </w:div>
    <w:div w:id="1138574020">
      <w:bodyDiv w:val="1"/>
      <w:marLeft w:val="0"/>
      <w:marRight w:val="0"/>
      <w:marTop w:val="0"/>
      <w:marBottom w:val="0"/>
      <w:divBdr>
        <w:top w:val="none" w:sz="0" w:space="0" w:color="auto"/>
        <w:left w:val="none" w:sz="0" w:space="0" w:color="auto"/>
        <w:bottom w:val="none" w:sz="0" w:space="0" w:color="auto"/>
        <w:right w:val="none" w:sz="0" w:space="0" w:color="auto"/>
      </w:divBdr>
    </w:div>
    <w:div w:id="1140271378">
      <w:bodyDiv w:val="1"/>
      <w:marLeft w:val="0"/>
      <w:marRight w:val="0"/>
      <w:marTop w:val="0"/>
      <w:marBottom w:val="0"/>
      <w:divBdr>
        <w:top w:val="none" w:sz="0" w:space="0" w:color="auto"/>
        <w:left w:val="none" w:sz="0" w:space="0" w:color="auto"/>
        <w:bottom w:val="none" w:sz="0" w:space="0" w:color="auto"/>
        <w:right w:val="none" w:sz="0" w:space="0" w:color="auto"/>
      </w:divBdr>
    </w:div>
    <w:div w:id="1141922996">
      <w:bodyDiv w:val="1"/>
      <w:marLeft w:val="0"/>
      <w:marRight w:val="0"/>
      <w:marTop w:val="0"/>
      <w:marBottom w:val="0"/>
      <w:divBdr>
        <w:top w:val="none" w:sz="0" w:space="0" w:color="auto"/>
        <w:left w:val="none" w:sz="0" w:space="0" w:color="auto"/>
        <w:bottom w:val="none" w:sz="0" w:space="0" w:color="auto"/>
        <w:right w:val="none" w:sz="0" w:space="0" w:color="auto"/>
      </w:divBdr>
    </w:div>
    <w:div w:id="1143043328">
      <w:bodyDiv w:val="1"/>
      <w:marLeft w:val="0"/>
      <w:marRight w:val="0"/>
      <w:marTop w:val="0"/>
      <w:marBottom w:val="0"/>
      <w:divBdr>
        <w:top w:val="none" w:sz="0" w:space="0" w:color="auto"/>
        <w:left w:val="none" w:sz="0" w:space="0" w:color="auto"/>
        <w:bottom w:val="none" w:sz="0" w:space="0" w:color="auto"/>
        <w:right w:val="none" w:sz="0" w:space="0" w:color="auto"/>
      </w:divBdr>
    </w:div>
    <w:div w:id="1143429195">
      <w:bodyDiv w:val="1"/>
      <w:marLeft w:val="0"/>
      <w:marRight w:val="0"/>
      <w:marTop w:val="0"/>
      <w:marBottom w:val="0"/>
      <w:divBdr>
        <w:top w:val="none" w:sz="0" w:space="0" w:color="auto"/>
        <w:left w:val="none" w:sz="0" w:space="0" w:color="auto"/>
        <w:bottom w:val="none" w:sz="0" w:space="0" w:color="auto"/>
        <w:right w:val="none" w:sz="0" w:space="0" w:color="auto"/>
      </w:divBdr>
    </w:div>
    <w:div w:id="1143502142">
      <w:bodyDiv w:val="1"/>
      <w:marLeft w:val="0"/>
      <w:marRight w:val="0"/>
      <w:marTop w:val="0"/>
      <w:marBottom w:val="0"/>
      <w:divBdr>
        <w:top w:val="none" w:sz="0" w:space="0" w:color="auto"/>
        <w:left w:val="none" w:sz="0" w:space="0" w:color="auto"/>
        <w:bottom w:val="none" w:sz="0" w:space="0" w:color="auto"/>
        <w:right w:val="none" w:sz="0" w:space="0" w:color="auto"/>
      </w:divBdr>
    </w:div>
    <w:div w:id="1143738168">
      <w:bodyDiv w:val="1"/>
      <w:marLeft w:val="0"/>
      <w:marRight w:val="0"/>
      <w:marTop w:val="0"/>
      <w:marBottom w:val="0"/>
      <w:divBdr>
        <w:top w:val="none" w:sz="0" w:space="0" w:color="auto"/>
        <w:left w:val="none" w:sz="0" w:space="0" w:color="auto"/>
        <w:bottom w:val="none" w:sz="0" w:space="0" w:color="auto"/>
        <w:right w:val="none" w:sz="0" w:space="0" w:color="auto"/>
      </w:divBdr>
    </w:div>
    <w:div w:id="1144854142">
      <w:bodyDiv w:val="1"/>
      <w:marLeft w:val="0"/>
      <w:marRight w:val="0"/>
      <w:marTop w:val="0"/>
      <w:marBottom w:val="0"/>
      <w:divBdr>
        <w:top w:val="none" w:sz="0" w:space="0" w:color="auto"/>
        <w:left w:val="none" w:sz="0" w:space="0" w:color="auto"/>
        <w:bottom w:val="none" w:sz="0" w:space="0" w:color="auto"/>
        <w:right w:val="none" w:sz="0" w:space="0" w:color="auto"/>
      </w:divBdr>
    </w:div>
    <w:div w:id="1145051484">
      <w:bodyDiv w:val="1"/>
      <w:marLeft w:val="0"/>
      <w:marRight w:val="0"/>
      <w:marTop w:val="0"/>
      <w:marBottom w:val="0"/>
      <w:divBdr>
        <w:top w:val="none" w:sz="0" w:space="0" w:color="auto"/>
        <w:left w:val="none" w:sz="0" w:space="0" w:color="auto"/>
        <w:bottom w:val="none" w:sz="0" w:space="0" w:color="auto"/>
        <w:right w:val="none" w:sz="0" w:space="0" w:color="auto"/>
      </w:divBdr>
    </w:div>
    <w:div w:id="1145855011">
      <w:bodyDiv w:val="1"/>
      <w:marLeft w:val="0"/>
      <w:marRight w:val="0"/>
      <w:marTop w:val="0"/>
      <w:marBottom w:val="0"/>
      <w:divBdr>
        <w:top w:val="none" w:sz="0" w:space="0" w:color="auto"/>
        <w:left w:val="none" w:sz="0" w:space="0" w:color="auto"/>
        <w:bottom w:val="none" w:sz="0" w:space="0" w:color="auto"/>
        <w:right w:val="none" w:sz="0" w:space="0" w:color="auto"/>
      </w:divBdr>
    </w:div>
    <w:div w:id="1145976410">
      <w:bodyDiv w:val="1"/>
      <w:marLeft w:val="0"/>
      <w:marRight w:val="0"/>
      <w:marTop w:val="0"/>
      <w:marBottom w:val="0"/>
      <w:divBdr>
        <w:top w:val="none" w:sz="0" w:space="0" w:color="auto"/>
        <w:left w:val="none" w:sz="0" w:space="0" w:color="auto"/>
        <w:bottom w:val="none" w:sz="0" w:space="0" w:color="auto"/>
        <w:right w:val="none" w:sz="0" w:space="0" w:color="auto"/>
      </w:divBdr>
    </w:div>
    <w:div w:id="1147015650">
      <w:bodyDiv w:val="1"/>
      <w:marLeft w:val="0"/>
      <w:marRight w:val="0"/>
      <w:marTop w:val="0"/>
      <w:marBottom w:val="0"/>
      <w:divBdr>
        <w:top w:val="none" w:sz="0" w:space="0" w:color="auto"/>
        <w:left w:val="none" w:sz="0" w:space="0" w:color="auto"/>
        <w:bottom w:val="none" w:sz="0" w:space="0" w:color="auto"/>
        <w:right w:val="none" w:sz="0" w:space="0" w:color="auto"/>
      </w:divBdr>
    </w:div>
    <w:div w:id="1147284341">
      <w:bodyDiv w:val="1"/>
      <w:marLeft w:val="0"/>
      <w:marRight w:val="0"/>
      <w:marTop w:val="0"/>
      <w:marBottom w:val="0"/>
      <w:divBdr>
        <w:top w:val="none" w:sz="0" w:space="0" w:color="auto"/>
        <w:left w:val="none" w:sz="0" w:space="0" w:color="auto"/>
        <w:bottom w:val="none" w:sz="0" w:space="0" w:color="auto"/>
        <w:right w:val="none" w:sz="0" w:space="0" w:color="auto"/>
      </w:divBdr>
    </w:div>
    <w:div w:id="1147358390">
      <w:bodyDiv w:val="1"/>
      <w:marLeft w:val="0"/>
      <w:marRight w:val="0"/>
      <w:marTop w:val="0"/>
      <w:marBottom w:val="0"/>
      <w:divBdr>
        <w:top w:val="none" w:sz="0" w:space="0" w:color="auto"/>
        <w:left w:val="none" w:sz="0" w:space="0" w:color="auto"/>
        <w:bottom w:val="none" w:sz="0" w:space="0" w:color="auto"/>
        <w:right w:val="none" w:sz="0" w:space="0" w:color="auto"/>
      </w:divBdr>
    </w:div>
    <w:div w:id="1147939488">
      <w:bodyDiv w:val="1"/>
      <w:marLeft w:val="0"/>
      <w:marRight w:val="0"/>
      <w:marTop w:val="0"/>
      <w:marBottom w:val="0"/>
      <w:divBdr>
        <w:top w:val="none" w:sz="0" w:space="0" w:color="auto"/>
        <w:left w:val="none" w:sz="0" w:space="0" w:color="auto"/>
        <w:bottom w:val="none" w:sz="0" w:space="0" w:color="auto"/>
        <w:right w:val="none" w:sz="0" w:space="0" w:color="auto"/>
      </w:divBdr>
    </w:div>
    <w:div w:id="1149055302">
      <w:bodyDiv w:val="1"/>
      <w:marLeft w:val="0"/>
      <w:marRight w:val="0"/>
      <w:marTop w:val="0"/>
      <w:marBottom w:val="0"/>
      <w:divBdr>
        <w:top w:val="none" w:sz="0" w:space="0" w:color="auto"/>
        <w:left w:val="none" w:sz="0" w:space="0" w:color="auto"/>
        <w:bottom w:val="none" w:sz="0" w:space="0" w:color="auto"/>
        <w:right w:val="none" w:sz="0" w:space="0" w:color="auto"/>
      </w:divBdr>
    </w:div>
    <w:div w:id="1149059797">
      <w:bodyDiv w:val="1"/>
      <w:marLeft w:val="0"/>
      <w:marRight w:val="0"/>
      <w:marTop w:val="0"/>
      <w:marBottom w:val="0"/>
      <w:divBdr>
        <w:top w:val="none" w:sz="0" w:space="0" w:color="auto"/>
        <w:left w:val="none" w:sz="0" w:space="0" w:color="auto"/>
        <w:bottom w:val="none" w:sz="0" w:space="0" w:color="auto"/>
        <w:right w:val="none" w:sz="0" w:space="0" w:color="auto"/>
      </w:divBdr>
    </w:div>
    <w:div w:id="1149176840">
      <w:bodyDiv w:val="1"/>
      <w:marLeft w:val="0"/>
      <w:marRight w:val="0"/>
      <w:marTop w:val="0"/>
      <w:marBottom w:val="0"/>
      <w:divBdr>
        <w:top w:val="none" w:sz="0" w:space="0" w:color="auto"/>
        <w:left w:val="none" w:sz="0" w:space="0" w:color="auto"/>
        <w:bottom w:val="none" w:sz="0" w:space="0" w:color="auto"/>
        <w:right w:val="none" w:sz="0" w:space="0" w:color="auto"/>
      </w:divBdr>
    </w:div>
    <w:div w:id="1151797053">
      <w:bodyDiv w:val="1"/>
      <w:marLeft w:val="0"/>
      <w:marRight w:val="0"/>
      <w:marTop w:val="0"/>
      <w:marBottom w:val="0"/>
      <w:divBdr>
        <w:top w:val="none" w:sz="0" w:space="0" w:color="auto"/>
        <w:left w:val="none" w:sz="0" w:space="0" w:color="auto"/>
        <w:bottom w:val="none" w:sz="0" w:space="0" w:color="auto"/>
        <w:right w:val="none" w:sz="0" w:space="0" w:color="auto"/>
      </w:divBdr>
    </w:div>
    <w:div w:id="1152217726">
      <w:bodyDiv w:val="1"/>
      <w:marLeft w:val="0"/>
      <w:marRight w:val="0"/>
      <w:marTop w:val="0"/>
      <w:marBottom w:val="0"/>
      <w:divBdr>
        <w:top w:val="none" w:sz="0" w:space="0" w:color="auto"/>
        <w:left w:val="none" w:sz="0" w:space="0" w:color="auto"/>
        <w:bottom w:val="none" w:sz="0" w:space="0" w:color="auto"/>
        <w:right w:val="none" w:sz="0" w:space="0" w:color="auto"/>
      </w:divBdr>
    </w:div>
    <w:div w:id="1152286382">
      <w:bodyDiv w:val="1"/>
      <w:marLeft w:val="0"/>
      <w:marRight w:val="0"/>
      <w:marTop w:val="0"/>
      <w:marBottom w:val="0"/>
      <w:divBdr>
        <w:top w:val="none" w:sz="0" w:space="0" w:color="auto"/>
        <w:left w:val="none" w:sz="0" w:space="0" w:color="auto"/>
        <w:bottom w:val="none" w:sz="0" w:space="0" w:color="auto"/>
        <w:right w:val="none" w:sz="0" w:space="0" w:color="auto"/>
      </w:divBdr>
    </w:div>
    <w:div w:id="1152671146">
      <w:bodyDiv w:val="1"/>
      <w:marLeft w:val="0"/>
      <w:marRight w:val="0"/>
      <w:marTop w:val="0"/>
      <w:marBottom w:val="0"/>
      <w:divBdr>
        <w:top w:val="none" w:sz="0" w:space="0" w:color="auto"/>
        <w:left w:val="none" w:sz="0" w:space="0" w:color="auto"/>
        <w:bottom w:val="none" w:sz="0" w:space="0" w:color="auto"/>
        <w:right w:val="none" w:sz="0" w:space="0" w:color="auto"/>
      </w:divBdr>
    </w:div>
    <w:div w:id="1152720389">
      <w:bodyDiv w:val="1"/>
      <w:marLeft w:val="0"/>
      <w:marRight w:val="0"/>
      <w:marTop w:val="0"/>
      <w:marBottom w:val="0"/>
      <w:divBdr>
        <w:top w:val="none" w:sz="0" w:space="0" w:color="auto"/>
        <w:left w:val="none" w:sz="0" w:space="0" w:color="auto"/>
        <w:bottom w:val="none" w:sz="0" w:space="0" w:color="auto"/>
        <w:right w:val="none" w:sz="0" w:space="0" w:color="auto"/>
      </w:divBdr>
    </w:div>
    <w:div w:id="1154832078">
      <w:bodyDiv w:val="1"/>
      <w:marLeft w:val="0"/>
      <w:marRight w:val="0"/>
      <w:marTop w:val="0"/>
      <w:marBottom w:val="0"/>
      <w:divBdr>
        <w:top w:val="none" w:sz="0" w:space="0" w:color="auto"/>
        <w:left w:val="none" w:sz="0" w:space="0" w:color="auto"/>
        <w:bottom w:val="none" w:sz="0" w:space="0" w:color="auto"/>
        <w:right w:val="none" w:sz="0" w:space="0" w:color="auto"/>
      </w:divBdr>
    </w:div>
    <w:div w:id="1154879518">
      <w:bodyDiv w:val="1"/>
      <w:marLeft w:val="0"/>
      <w:marRight w:val="0"/>
      <w:marTop w:val="0"/>
      <w:marBottom w:val="0"/>
      <w:divBdr>
        <w:top w:val="none" w:sz="0" w:space="0" w:color="auto"/>
        <w:left w:val="none" w:sz="0" w:space="0" w:color="auto"/>
        <w:bottom w:val="none" w:sz="0" w:space="0" w:color="auto"/>
        <w:right w:val="none" w:sz="0" w:space="0" w:color="auto"/>
      </w:divBdr>
    </w:div>
    <w:div w:id="1155419736">
      <w:bodyDiv w:val="1"/>
      <w:marLeft w:val="0"/>
      <w:marRight w:val="0"/>
      <w:marTop w:val="0"/>
      <w:marBottom w:val="0"/>
      <w:divBdr>
        <w:top w:val="none" w:sz="0" w:space="0" w:color="auto"/>
        <w:left w:val="none" w:sz="0" w:space="0" w:color="auto"/>
        <w:bottom w:val="none" w:sz="0" w:space="0" w:color="auto"/>
        <w:right w:val="none" w:sz="0" w:space="0" w:color="auto"/>
      </w:divBdr>
    </w:div>
    <w:div w:id="1156802598">
      <w:bodyDiv w:val="1"/>
      <w:marLeft w:val="0"/>
      <w:marRight w:val="0"/>
      <w:marTop w:val="0"/>
      <w:marBottom w:val="0"/>
      <w:divBdr>
        <w:top w:val="none" w:sz="0" w:space="0" w:color="auto"/>
        <w:left w:val="none" w:sz="0" w:space="0" w:color="auto"/>
        <w:bottom w:val="none" w:sz="0" w:space="0" w:color="auto"/>
        <w:right w:val="none" w:sz="0" w:space="0" w:color="auto"/>
      </w:divBdr>
    </w:div>
    <w:div w:id="1157376666">
      <w:bodyDiv w:val="1"/>
      <w:marLeft w:val="0"/>
      <w:marRight w:val="0"/>
      <w:marTop w:val="0"/>
      <w:marBottom w:val="0"/>
      <w:divBdr>
        <w:top w:val="none" w:sz="0" w:space="0" w:color="auto"/>
        <w:left w:val="none" w:sz="0" w:space="0" w:color="auto"/>
        <w:bottom w:val="none" w:sz="0" w:space="0" w:color="auto"/>
        <w:right w:val="none" w:sz="0" w:space="0" w:color="auto"/>
      </w:divBdr>
    </w:div>
    <w:div w:id="1158154251">
      <w:bodyDiv w:val="1"/>
      <w:marLeft w:val="0"/>
      <w:marRight w:val="0"/>
      <w:marTop w:val="0"/>
      <w:marBottom w:val="0"/>
      <w:divBdr>
        <w:top w:val="none" w:sz="0" w:space="0" w:color="auto"/>
        <w:left w:val="none" w:sz="0" w:space="0" w:color="auto"/>
        <w:bottom w:val="none" w:sz="0" w:space="0" w:color="auto"/>
        <w:right w:val="none" w:sz="0" w:space="0" w:color="auto"/>
      </w:divBdr>
    </w:div>
    <w:div w:id="1158229810">
      <w:bodyDiv w:val="1"/>
      <w:marLeft w:val="0"/>
      <w:marRight w:val="0"/>
      <w:marTop w:val="0"/>
      <w:marBottom w:val="0"/>
      <w:divBdr>
        <w:top w:val="none" w:sz="0" w:space="0" w:color="auto"/>
        <w:left w:val="none" w:sz="0" w:space="0" w:color="auto"/>
        <w:bottom w:val="none" w:sz="0" w:space="0" w:color="auto"/>
        <w:right w:val="none" w:sz="0" w:space="0" w:color="auto"/>
      </w:divBdr>
    </w:div>
    <w:div w:id="1159885823">
      <w:bodyDiv w:val="1"/>
      <w:marLeft w:val="0"/>
      <w:marRight w:val="0"/>
      <w:marTop w:val="0"/>
      <w:marBottom w:val="0"/>
      <w:divBdr>
        <w:top w:val="none" w:sz="0" w:space="0" w:color="auto"/>
        <w:left w:val="none" w:sz="0" w:space="0" w:color="auto"/>
        <w:bottom w:val="none" w:sz="0" w:space="0" w:color="auto"/>
        <w:right w:val="none" w:sz="0" w:space="0" w:color="auto"/>
      </w:divBdr>
    </w:div>
    <w:div w:id="1160388369">
      <w:bodyDiv w:val="1"/>
      <w:marLeft w:val="0"/>
      <w:marRight w:val="0"/>
      <w:marTop w:val="0"/>
      <w:marBottom w:val="0"/>
      <w:divBdr>
        <w:top w:val="none" w:sz="0" w:space="0" w:color="auto"/>
        <w:left w:val="none" w:sz="0" w:space="0" w:color="auto"/>
        <w:bottom w:val="none" w:sz="0" w:space="0" w:color="auto"/>
        <w:right w:val="none" w:sz="0" w:space="0" w:color="auto"/>
      </w:divBdr>
    </w:div>
    <w:div w:id="1160392226">
      <w:bodyDiv w:val="1"/>
      <w:marLeft w:val="0"/>
      <w:marRight w:val="0"/>
      <w:marTop w:val="0"/>
      <w:marBottom w:val="0"/>
      <w:divBdr>
        <w:top w:val="none" w:sz="0" w:space="0" w:color="auto"/>
        <w:left w:val="none" w:sz="0" w:space="0" w:color="auto"/>
        <w:bottom w:val="none" w:sz="0" w:space="0" w:color="auto"/>
        <w:right w:val="none" w:sz="0" w:space="0" w:color="auto"/>
      </w:divBdr>
    </w:div>
    <w:div w:id="1160541152">
      <w:bodyDiv w:val="1"/>
      <w:marLeft w:val="0"/>
      <w:marRight w:val="0"/>
      <w:marTop w:val="0"/>
      <w:marBottom w:val="0"/>
      <w:divBdr>
        <w:top w:val="none" w:sz="0" w:space="0" w:color="auto"/>
        <w:left w:val="none" w:sz="0" w:space="0" w:color="auto"/>
        <w:bottom w:val="none" w:sz="0" w:space="0" w:color="auto"/>
        <w:right w:val="none" w:sz="0" w:space="0" w:color="auto"/>
      </w:divBdr>
    </w:div>
    <w:div w:id="1160577577">
      <w:bodyDiv w:val="1"/>
      <w:marLeft w:val="0"/>
      <w:marRight w:val="0"/>
      <w:marTop w:val="0"/>
      <w:marBottom w:val="0"/>
      <w:divBdr>
        <w:top w:val="none" w:sz="0" w:space="0" w:color="auto"/>
        <w:left w:val="none" w:sz="0" w:space="0" w:color="auto"/>
        <w:bottom w:val="none" w:sz="0" w:space="0" w:color="auto"/>
        <w:right w:val="none" w:sz="0" w:space="0" w:color="auto"/>
      </w:divBdr>
    </w:div>
    <w:div w:id="1161849583">
      <w:bodyDiv w:val="1"/>
      <w:marLeft w:val="0"/>
      <w:marRight w:val="0"/>
      <w:marTop w:val="0"/>
      <w:marBottom w:val="0"/>
      <w:divBdr>
        <w:top w:val="none" w:sz="0" w:space="0" w:color="auto"/>
        <w:left w:val="none" w:sz="0" w:space="0" w:color="auto"/>
        <w:bottom w:val="none" w:sz="0" w:space="0" w:color="auto"/>
        <w:right w:val="none" w:sz="0" w:space="0" w:color="auto"/>
      </w:divBdr>
    </w:div>
    <w:div w:id="1161967828">
      <w:bodyDiv w:val="1"/>
      <w:marLeft w:val="0"/>
      <w:marRight w:val="0"/>
      <w:marTop w:val="0"/>
      <w:marBottom w:val="0"/>
      <w:divBdr>
        <w:top w:val="none" w:sz="0" w:space="0" w:color="auto"/>
        <w:left w:val="none" w:sz="0" w:space="0" w:color="auto"/>
        <w:bottom w:val="none" w:sz="0" w:space="0" w:color="auto"/>
        <w:right w:val="none" w:sz="0" w:space="0" w:color="auto"/>
      </w:divBdr>
    </w:div>
    <w:div w:id="1162237092">
      <w:bodyDiv w:val="1"/>
      <w:marLeft w:val="0"/>
      <w:marRight w:val="0"/>
      <w:marTop w:val="0"/>
      <w:marBottom w:val="0"/>
      <w:divBdr>
        <w:top w:val="none" w:sz="0" w:space="0" w:color="auto"/>
        <w:left w:val="none" w:sz="0" w:space="0" w:color="auto"/>
        <w:bottom w:val="none" w:sz="0" w:space="0" w:color="auto"/>
        <w:right w:val="none" w:sz="0" w:space="0" w:color="auto"/>
      </w:divBdr>
    </w:div>
    <w:div w:id="1162237312">
      <w:bodyDiv w:val="1"/>
      <w:marLeft w:val="0"/>
      <w:marRight w:val="0"/>
      <w:marTop w:val="0"/>
      <w:marBottom w:val="0"/>
      <w:divBdr>
        <w:top w:val="none" w:sz="0" w:space="0" w:color="auto"/>
        <w:left w:val="none" w:sz="0" w:space="0" w:color="auto"/>
        <w:bottom w:val="none" w:sz="0" w:space="0" w:color="auto"/>
        <w:right w:val="none" w:sz="0" w:space="0" w:color="auto"/>
      </w:divBdr>
    </w:div>
    <w:div w:id="1162358439">
      <w:bodyDiv w:val="1"/>
      <w:marLeft w:val="0"/>
      <w:marRight w:val="0"/>
      <w:marTop w:val="0"/>
      <w:marBottom w:val="0"/>
      <w:divBdr>
        <w:top w:val="none" w:sz="0" w:space="0" w:color="auto"/>
        <w:left w:val="none" w:sz="0" w:space="0" w:color="auto"/>
        <w:bottom w:val="none" w:sz="0" w:space="0" w:color="auto"/>
        <w:right w:val="none" w:sz="0" w:space="0" w:color="auto"/>
      </w:divBdr>
    </w:div>
    <w:div w:id="1163349013">
      <w:bodyDiv w:val="1"/>
      <w:marLeft w:val="0"/>
      <w:marRight w:val="0"/>
      <w:marTop w:val="0"/>
      <w:marBottom w:val="0"/>
      <w:divBdr>
        <w:top w:val="none" w:sz="0" w:space="0" w:color="auto"/>
        <w:left w:val="none" w:sz="0" w:space="0" w:color="auto"/>
        <w:bottom w:val="none" w:sz="0" w:space="0" w:color="auto"/>
        <w:right w:val="none" w:sz="0" w:space="0" w:color="auto"/>
      </w:divBdr>
    </w:div>
    <w:div w:id="1163741973">
      <w:bodyDiv w:val="1"/>
      <w:marLeft w:val="0"/>
      <w:marRight w:val="0"/>
      <w:marTop w:val="0"/>
      <w:marBottom w:val="0"/>
      <w:divBdr>
        <w:top w:val="none" w:sz="0" w:space="0" w:color="auto"/>
        <w:left w:val="none" w:sz="0" w:space="0" w:color="auto"/>
        <w:bottom w:val="none" w:sz="0" w:space="0" w:color="auto"/>
        <w:right w:val="none" w:sz="0" w:space="0" w:color="auto"/>
      </w:divBdr>
    </w:div>
    <w:div w:id="1164399870">
      <w:bodyDiv w:val="1"/>
      <w:marLeft w:val="0"/>
      <w:marRight w:val="0"/>
      <w:marTop w:val="0"/>
      <w:marBottom w:val="0"/>
      <w:divBdr>
        <w:top w:val="none" w:sz="0" w:space="0" w:color="auto"/>
        <w:left w:val="none" w:sz="0" w:space="0" w:color="auto"/>
        <w:bottom w:val="none" w:sz="0" w:space="0" w:color="auto"/>
        <w:right w:val="none" w:sz="0" w:space="0" w:color="auto"/>
      </w:divBdr>
    </w:div>
    <w:div w:id="1164667458">
      <w:bodyDiv w:val="1"/>
      <w:marLeft w:val="0"/>
      <w:marRight w:val="0"/>
      <w:marTop w:val="0"/>
      <w:marBottom w:val="0"/>
      <w:divBdr>
        <w:top w:val="none" w:sz="0" w:space="0" w:color="auto"/>
        <w:left w:val="none" w:sz="0" w:space="0" w:color="auto"/>
        <w:bottom w:val="none" w:sz="0" w:space="0" w:color="auto"/>
        <w:right w:val="none" w:sz="0" w:space="0" w:color="auto"/>
      </w:divBdr>
    </w:div>
    <w:div w:id="1164930476">
      <w:bodyDiv w:val="1"/>
      <w:marLeft w:val="0"/>
      <w:marRight w:val="0"/>
      <w:marTop w:val="0"/>
      <w:marBottom w:val="0"/>
      <w:divBdr>
        <w:top w:val="none" w:sz="0" w:space="0" w:color="auto"/>
        <w:left w:val="none" w:sz="0" w:space="0" w:color="auto"/>
        <w:bottom w:val="none" w:sz="0" w:space="0" w:color="auto"/>
        <w:right w:val="none" w:sz="0" w:space="0" w:color="auto"/>
      </w:divBdr>
    </w:div>
    <w:div w:id="1165513792">
      <w:bodyDiv w:val="1"/>
      <w:marLeft w:val="0"/>
      <w:marRight w:val="0"/>
      <w:marTop w:val="0"/>
      <w:marBottom w:val="0"/>
      <w:divBdr>
        <w:top w:val="none" w:sz="0" w:space="0" w:color="auto"/>
        <w:left w:val="none" w:sz="0" w:space="0" w:color="auto"/>
        <w:bottom w:val="none" w:sz="0" w:space="0" w:color="auto"/>
        <w:right w:val="none" w:sz="0" w:space="0" w:color="auto"/>
      </w:divBdr>
    </w:div>
    <w:div w:id="1165583503">
      <w:bodyDiv w:val="1"/>
      <w:marLeft w:val="0"/>
      <w:marRight w:val="0"/>
      <w:marTop w:val="0"/>
      <w:marBottom w:val="0"/>
      <w:divBdr>
        <w:top w:val="none" w:sz="0" w:space="0" w:color="auto"/>
        <w:left w:val="none" w:sz="0" w:space="0" w:color="auto"/>
        <w:bottom w:val="none" w:sz="0" w:space="0" w:color="auto"/>
        <w:right w:val="none" w:sz="0" w:space="0" w:color="auto"/>
      </w:divBdr>
    </w:div>
    <w:div w:id="1165586219">
      <w:bodyDiv w:val="1"/>
      <w:marLeft w:val="0"/>
      <w:marRight w:val="0"/>
      <w:marTop w:val="0"/>
      <w:marBottom w:val="0"/>
      <w:divBdr>
        <w:top w:val="none" w:sz="0" w:space="0" w:color="auto"/>
        <w:left w:val="none" w:sz="0" w:space="0" w:color="auto"/>
        <w:bottom w:val="none" w:sz="0" w:space="0" w:color="auto"/>
        <w:right w:val="none" w:sz="0" w:space="0" w:color="auto"/>
      </w:divBdr>
    </w:div>
    <w:div w:id="1166441231">
      <w:bodyDiv w:val="1"/>
      <w:marLeft w:val="0"/>
      <w:marRight w:val="0"/>
      <w:marTop w:val="0"/>
      <w:marBottom w:val="0"/>
      <w:divBdr>
        <w:top w:val="none" w:sz="0" w:space="0" w:color="auto"/>
        <w:left w:val="none" w:sz="0" w:space="0" w:color="auto"/>
        <w:bottom w:val="none" w:sz="0" w:space="0" w:color="auto"/>
        <w:right w:val="none" w:sz="0" w:space="0" w:color="auto"/>
      </w:divBdr>
    </w:div>
    <w:div w:id="1166476710">
      <w:bodyDiv w:val="1"/>
      <w:marLeft w:val="0"/>
      <w:marRight w:val="0"/>
      <w:marTop w:val="0"/>
      <w:marBottom w:val="0"/>
      <w:divBdr>
        <w:top w:val="none" w:sz="0" w:space="0" w:color="auto"/>
        <w:left w:val="none" w:sz="0" w:space="0" w:color="auto"/>
        <w:bottom w:val="none" w:sz="0" w:space="0" w:color="auto"/>
        <w:right w:val="none" w:sz="0" w:space="0" w:color="auto"/>
      </w:divBdr>
    </w:div>
    <w:div w:id="1166821390">
      <w:bodyDiv w:val="1"/>
      <w:marLeft w:val="0"/>
      <w:marRight w:val="0"/>
      <w:marTop w:val="0"/>
      <w:marBottom w:val="0"/>
      <w:divBdr>
        <w:top w:val="none" w:sz="0" w:space="0" w:color="auto"/>
        <w:left w:val="none" w:sz="0" w:space="0" w:color="auto"/>
        <w:bottom w:val="none" w:sz="0" w:space="0" w:color="auto"/>
        <w:right w:val="none" w:sz="0" w:space="0" w:color="auto"/>
      </w:divBdr>
    </w:div>
    <w:div w:id="1167137678">
      <w:bodyDiv w:val="1"/>
      <w:marLeft w:val="0"/>
      <w:marRight w:val="0"/>
      <w:marTop w:val="0"/>
      <w:marBottom w:val="0"/>
      <w:divBdr>
        <w:top w:val="none" w:sz="0" w:space="0" w:color="auto"/>
        <w:left w:val="none" w:sz="0" w:space="0" w:color="auto"/>
        <w:bottom w:val="none" w:sz="0" w:space="0" w:color="auto"/>
        <w:right w:val="none" w:sz="0" w:space="0" w:color="auto"/>
      </w:divBdr>
    </w:div>
    <w:div w:id="1167478505">
      <w:bodyDiv w:val="1"/>
      <w:marLeft w:val="0"/>
      <w:marRight w:val="0"/>
      <w:marTop w:val="0"/>
      <w:marBottom w:val="0"/>
      <w:divBdr>
        <w:top w:val="none" w:sz="0" w:space="0" w:color="auto"/>
        <w:left w:val="none" w:sz="0" w:space="0" w:color="auto"/>
        <w:bottom w:val="none" w:sz="0" w:space="0" w:color="auto"/>
        <w:right w:val="none" w:sz="0" w:space="0" w:color="auto"/>
      </w:divBdr>
    </w:div>
    <w:div w:id="1167599599">
      <w:bodyDiv w:val="1"/>
      <w:marLeft w:val="0"/>
      <w:marRight w:val="0"/>
      <w:marTop w:val="0"/>
      <w:marBottom w:val="0"/>
      <w:divBdr>
        <w:top w:val="none" w:sz="0" w:space="0" w:color="auto"/>
        <w:left w:val="none" w:sz="0" w:space="0" w:color="auto"/>
        <w:bottom w:val="none" w:sz="0" w:space="0" w:color="auto"/>
        <w:right w:val="none" w:sz="0" w:space="0" w:color="auto"/>
      </w:divBdr>
    </w:div>
    <w:div w:id="1169373440">
      <w:bodyDiv w:val="1"/>
      <w:marLeft w:val="0"/>
      <w:marRight w:val="0"/>
      <w:marTop w:val="0"/>
      <w:marBottom w:val="0"/>
      <w:divBdr>
        <w:top w:val="none" w:sz="0" w:space="0" w:color="auto"/>
        <w:left w:val="none" w:sz="0" w:space="0" w:color="auto"/>
        <w:bottom w:val="none" w:sz="0" w:space="0" w:color="auto"/>
        <w:right w:val="none" w:sz="0" w:space="0" w:color="auto"/>
      </w:divBdr>
    </w:div>
    <w:div w:id="1169637429">
      <w:bodyDiv w:val="1"/>
      <w:marLeft w:val="0"/>
      <w:marRight w:val="0"/>
      <w:marTop w:val="0"/>
      <w:marBottom w:val="0"/>
      <w:divBdr>
        <w:top w:val="none" w:sz="0" w:space="0" w:color="auto"/>
        <w:left w:val="none" w:sz="0" w:space="0" w:color="auto"/>
        <w:bottom w:val="none" w:sz="0" w:space="0" w:color="auto"/>
        <w:right w:val="none" w:sz="0" w:space="0" w:color="auto"/>
      </w:divBdr>
    </w:div>
    <w:div w:id="1169641764">
      <w:bodyDiv w:val="1"/>
      <w:marLeft w:val="0"/>
      <w:marRight w:val="0"/>
      <w:marTop w:val="0"/>
      <w:marBottom w:val="0"/>
      <w:divBdr>
        <w:top w:val="none" w:sz="0" w:space="0" w:color="auto"/>
        <w:left w:val="none" w:sz="0" w:space="0" w:color="auto"/>
        <w:bottom w:val="none" w:sz="0" w:space="0" w:color="auto"/>
        <w:right w:val="none" w:sz="0" w:space="0" w:color="auto"/>
      </w:divBdr>
    </w:div>
    <w:div w:id="1169952921">
      <w:bodyDiv w:val="1"/>
      <w:marLeft w:val="0"/>
      <w:marRight w:val="0"/>
      <w:marTop w:val="0"/>
      <w:marBottom w:val="0"/>
      <w:divBdr>
        <w:top w:val="none" w:sz="0" w:space="0" w:color="auto"/>
        <w:left w:val="none" w:sz="0" w:space="0" w:color="auto"/>
        <w:bottom w:val="none" w:sz="0" w:space="0" w:color="auto"/>
        <w:right w:val="none" w:sz="0" w:space="0" w:color="auto"/>
      </w:divBdr>
    </w:div>
    <w:div w:id="1170366466">
      <w:bodyDiv w:val="1"/>
      <w:marLeft w:val="0"/>
      <w:marRight w:val="0"/>
      <w:marTop w:val="0"/>
      <w:marBottom w:val="0"/>
      <w:divBdr>
        <w:top w:val="none" w:sz="0" w:space="0" w:color="auto"/>
        <w:left w:val="none" w:sz="0" w:space="0" w:color="auto"/>
        <w:bottom w:val="none" w:sz="0" w:space="0" w:color="auto"/>
        <w:right w:val="none" w:sz="0" w:space="0" w:color="auto"/>
      </w:divBdr>
    </w:div>
    <w:div w:id="1170952786">
      <w:bodyDiv w:val="1"/>
      <w:marLeft w:val="0"/>
      <w:marRight w:val="0"/>
      <w:marTop w:val="0"/>
      <w:marBottom w:val="0"/>
      <w:divBdr>
        <w:top w:val="none" w:sz="0" w:space="0" w:color="auto"/>
        <w:left w:val="none" w:sz="0" w:space="0" w:color="auto"/>
        <w:bottom w:val="none" w:sz="0" w:space="0" w:color="auto"/>
        <w:right w:val="none" w:sz="0" w:space="0" w:color="auto"/>
      </w:divBdr>
    </w:div>
    <w:div w:id="1171946957">
      <w:bodyDiv w:val="1"/>
      <w:marLeft w:val="0"/>
      <w:marRight w:val="0"/>
      <w:marTop w:val="0"/>
      <w:marBottom w:val="0"/>
      <w:divBdr>
        <w:top w:val="none" w:sz="0" w:space="0" w:color="auto"/>
        <w:left w:val="none" w:sz="0" w:space="0" w:color="auto"/>
        <w:bottom w:val="none" w:sz="0" w:space="0" w:color="auto"/>
        <w:right w:val="none" w:sz="0" w:space="0" w:color="auto"/>
      </w:divBdr>
    </w:div>
    <w:div w:id="1174346596">
      <w:bodyDiv w:val="1"/>
      <w:marLeft w:val="0"/>
      <w:marRight w:val="0"/>
      <w:marTop w:val="0"/>
      <w:marBottom w:val="0"/>
      <w:divBdr>
        <w:top w:val="none" w:sz="0" w:space="0" w:color="auto"/>
        <w:left w:val="none" w:sz="0" w:space="0" w:color="auto"/>
        <w:bottom w:val="none" w:sz="0" w:space="0" w:color="auto"/>
        <w:right w:val="none" w:sz="0" w:space="0" w:color="auto"/>
      </w:divBdr>
    </w:div>
    <w:div w:id="1174759149">
      <w:bodyDiv w:val="1"/>
      <w:marLeft w:val="0"/>
      <w:marRight w:val="0"/>
      <w:marTop w:val="0"/>
      <w:marBottom w:val="0"/>
      <w:divBdr>
        <w:top w:val="none" w:sz="0" w:space="0" w:color="auto"/>
        <w:left w:val="none" w:sz="0" w:space="0" w:color="auto"/>
        <w:bottom w:val="none" w:sz="0" w:space="0" w:color="auto"/>
        <w:right w:val="none" w:sz="0" w:space="0" w:color="auto"/>
      </w:divBdr>
    </w:div>
    <w:div w:id="1176070284">
      <w:bodyDiv w:val="1"/>
      <w:marLeft w:val="0"/>
      <w:marRight w:val="0"/>
      <w:marTop w:val="0"/>
      <w:marBottom w:val="0"/>
      <w:divBdr>
        <w:top w:val="none" w:sz="0" w:space="0" w:color="auto"/>
        <w:left w:val="none" w:sz="0" w:space="0" w:color="auto"/>
        <w:bottom w:val="none" w:sz="0" w:space="0" w:color="auto"/>
        <w:right w:val="none" w:sz="0" w:space="0" w:color="auto"/>
      </w:divBdr>
    </w:div>
    <w:div w:id="1176310868">
      <w:bodyDiv w:val="1"/>
      <w:marLeft w:val="0"/>
      <w:marRight w:val="0"/>
      <w:marTop w:val="0"/>
      <w:marBottom w:val="0"/>
      <w:divBdr>
        <w:top w:val="none" w:sz="0" w:space="0" w:color="auto"/>
        <w:left w:val="none" w:sz="0" w:space="0" w:color="auto"/>
        <w:bottom w:val="none" w:sz="0" w:space="0" w:color="auto"/>
        <w:right w:val="none" w:sz="0" w:space="0" w:color="auto"/>
      </w:divBdr>
    </w:div>
    <w:div w:id="1177689382">
      <w:bodyDiv w:val="1"/>
      <w:marLeft w:val="0"/>
      <w:marRight w:val="0"/>
      <w:marTop w:val="0"/>
      <w:marBottom w:val="0"/>
      <w:divBdr>
        <w:top w:val="none" w:sz="0" w:space="0" w:color="auto"/>
        <w:left w:val="none" w:sz="0" w:space="0" w:color="auto"/>
        <w:bottom w:val="none" w:sz="0" w:space="0" w:color="auto"/>
        <w:right w:val="none" w:sz="0" w:space="0" w:color="auto"/>
      </w:divBdr>
    </w:div>
    <w:div w:id="1177815421">
      <w:bodyDiv w:val="1"/>
      <w:marLeft w:val="0"/>
      <w:marRight w:val="0"/>
      <w:marTop w:val="0"/>
      <w:marBottom w:val="0"/>
      <w:divBdr>
        <w:top w:val="none" w:sz="0" w:space="0" w:color="auto"/>
        <w:left w:val="none" w:sz="0" w:space="0" w:color="auto"/>
        <w:bottom w:val="none" w:sz="0" w:space="0" w:color="auto"/>
        <w:right w:val="none" w:sz="0" w:space="0" w:color="auto"/>
      </w:divBdr>
    </w:div>
    <w:div w:id="1178230481">
      <w:bodyDiv w:val="1"/>
      <w:marLeft w:val="0"/>
      <w:marRight w:val="0"/>
      <w:marTop w:val="0"/>
      <w:marBottom w:val="0"/>
      <w:divBdr>
        <w:top w:val="none" w:sz="0" w:space="0" w:color="auto"/>
        <w:left w:val="none" w:sz="0" w:space="0" w:color="auto"/>
        <w:bottom w:val="none" w:sz="0" w:space="0" w:color="auto"/>
        <w:right w:val="none" w:sz="0" w:space="0" w:color="auto"/>
      </w:divBdr>
    </w:div>
    <w:div w:id="1178303231">
      <w:bodyDiv w:val="1"/>
      <w:marLeft w:val="0"/>
      <w:marRight w:val="0"/>
      <w:marTop w:val="0"/>
      <w:marBottom w:val="0"/>
      <w:divBdr>
        <w:top w:val="none" w:sz="0" w:space="0" w:color="auto"/>
        <w:left w:val="none" w:sz="0" w:space="0" w:color="auto"/>
        <w:bottom w:val="none" w:sz="0" w:space="0" w:color="auto"/>
        <w:right w:val="none" w:sz="0" w:space="0" w:color="auto"/>
      </w:divBdr>
    </w:div>
    <w:div w:id="1178887549">
      <w:bodyDiv w:val="1"/>
      <w:marLeft w:val="0"/>
      <w:marRight w:val="0"/>
      <w:marTop w:val="0"/>
      <w:marBottom w:val="0"/>
      <w:divBdr>
        <w:top w:val="none" w:sz="0" w:space="0" w:color="auto"/>
        <w:left w:val="none" w:sz="0" w:space="0" w:color="auto"/>
        <w:bottom w:val="none" w:sz="0" w:space="0" w:color="auto"/>
        <w:right w:val="none" w:sz="0" w:space="0" w:color="auto"/>
      </w:divBdr>
    </w:div>
    <w:div w:id="1179811800">
      <w:bodyDiv w:val="1"/>
      <w:marLeft w:val="0"/>
      <w:marRight w:val="0"/>
      <w:marTop w:val="0"/>
      <w:marBottom w:val="0"/>
      <w:divBdr>
        <w:top w:val="none" w:sz="0" w:space="0" w:color="auto"/>
        <w:left w:val="none" w:sz="0" w:space="0" w:color="auto"/>
        <w:bottom w:val="none" w:sz="0" w:space="0" w:color="auto"/>
        <w:right w:val="none" w:sz="0" w:space="0" w:color="auto"/>
      </w:divBdr>
    </w:div>
    <w:div w:id="1180462918">
      <w:bodyDiv w:val="1"/>
      <w:marLeft w:val="0"/>
      <w:marRight w:val="0"/>
      <w:marTop w:val="0"/>
      <w:marBottom w:val="0"/>
      <w:divBdr>
        <w:top w:val="none" w:sz="0" w:space="0" w:color="auto"/>
        <w:left w:val="none" w:sz="0" w:space="0" w:color="auto"/>
        <w:bottom w:val="none" w:sz="0" w:space="0" w:color="auto"/>
        <w:right w:val="none" w:sz="0" w:space="0" w:color="auto"/>
      </w:divBdr>
    </w:div>
    <w:div w:id="1180854024">
      <w:bodyDiv w:val="1"/>
      <w:marLeft w:val="0"/>
      <w:marRight w:val="0"/>
      <w:marTop w:val="0"/>
      <w:marBottom w:val="0"/>
      <w:divBdr>
        <w:top w:val="none" w:sz="0" w:space="0" w:color="auto"/>
        <w:left w:val="none" w:sz="0" w:space="0" w:color="auto"/>
        <w:bottom w:val="none" w:sz="0" w:space="0" w:color="auto"/>
        <w:right w:val="none" w:sz="0" w:space="0" w:color="auto"/>
      </w:divBdr>
    </w:div>
    <w:div w:id="1181580202">
      <w:bodyDiv w:val="1"/>
      <w:marLeft w:val="0"/>
      <w:marRight w:val="0"/>
      <w:marTop w:val="0"/>
      <w:marBottom w:val="0"/>
      <w:divBdr>
        <w:top w:val="none" w:sz="0" w:space="0" w:color="auto"/>
        <w:left w:val="none" w:sz="0" w:space="0" w:color="auto"/>
        <w:bottom w:val="none" w:sz="0" w:space="0" w:color="auto"/>
        <w:right w:val="none" w:sz="0" w:space="0" w:color="auto"/>
      </w:divBdr>
    </w:div>
    <w:div w:id="1182085563">
      <w:bodyDiv w:val="1"/>
      <w:marLeft w:val="0"/>
      <w:marRight w:val="0"/>
      <w:marTop w:val="0"/>
      <w:marBottom w:val="0"/>
      <w:divBdr>
        <w:top w:val="none" w:sz="0" w:space="0" w:color="auto"/>
        <w:left w:val="none" w:sz="0" w:space="0" w:color="auto"/>
        <w:bottom w:val="none" w:sz="0" w:space="0" w:color="auto"/>
        <w:right w:val="none" w:sz="0" w:space="0" w:color="auto"/>
      </w:divBdr>
    </w:div>
    <w:div w:id="1182163200">
      <w:bodyDiv w:val="1"/>
      <w:marLeft w:val="0"/>
      <w:marRight w:val="0"/>
      <w:marTop w:val="0"/>
      <w:marBottom w:val="0"/>
      <w:divBdr>
        <w:top w:val="none" w:sz="0" w:space="0" w:color="auto"/>
        <w:left w:val="none" w:sz="0" w:space="0" w:color="auto"/>
        <w:bottom w:val="none" w:sz="0" w:space="0" w:color="auto"/>
        <w:right w:val="none" w:sz="0" w:space="0" w:color="auto"/>
      </w:divBdr>
    </w:div>
    <w:div w:id="1182209673">
      <w:bodyDiv w:val="1"/>
      <w:marLeft w:val="0"/>
      <w:marRight w:val="0"/>
      <w:marTop w:val="0"/>
      <w:marBottom w:val="0"/>
      <w:divBdr>
        <w:top w:val="none" w:sz="0" w:space="0" w:color="auto"/>
        <w:left w:val="none" w:sz="0" w:space="0" w:color="auto"/>
        <w:bottom w:val="none" w:sz="0" w:space="0" w:color="auto"/>
        <w:right w:val="none" w:sz="0" w:space="0" w:color="auto"/>
      </w:divBdr>
    </w:div>
    <w:div w:id="1183785308">
      <w:bodyDiv w:val="1"/>
      <w:marLeft w:val="0"/>
      <w:marRight w:val="0"/>
      <w:marTop w:val="0"/>
      <w:marBottom w:val="0"/>
      <w:divBdr>
        <w:top w:val="none" w:sz="0" w:space="0" w:color="auto"/>
        <w:left w:val="none" w:sz="0" w:space="0" w:color="auto"/>
        <w:bottom w:val="none" w:sz="0" w:space="0" w:color="auto"/>
        <w:right w:val="none" w:sz="0" w:space="0" w:color="auto"/>
      </w:divBdr>
    </w:div>
    <w:div w:id="1185441797">
      <w:bodyDiv w:val="1"/>
      <w:marLeft w:val="0"/>
      <w:marRight w:val="0"/>
      <w:marTop w:val="0"/>
      <w:marBottom w:val="0"/>
      <w:divBdr>
        <w:top w:val="none" w:sz="0" w:space="0" w:color="auto"/>
        <w:left w:val="none" w:sz="0" w:space="0" w:color="auto"/>
        <w:bottom w:val="none" w:sz="0" w:space="0" w:color="auto"/>
        <w:right w:val="none" w:sz="0" w:space="0" w:color="auto"/>
      </w:divBdr>
    </w:div>
    <w:div w:id="1185509944">
      <w:bodyDiv w:val="1"/>
      <w:marLeft w:val="0"/>
      <w:marRight w:val="0"/>
      <w:marTop w:val="0"/>
      <w:marBottom w:val="0"/>
      <w:divBdr>
        <w:top w:val="none" w:sz="0" w:space="0" w:color="auto"/>
        <w:left w:val="none" w:sz="0" w:space="0" w:color="auto"/>
        <w:bottom w:val="none" w:sz="0" w:space="0" w:color="auto"/>
        <w:right w:val="none" w:sz="0" w:space="0" w:color="auto"/>
      </w:divBdr>
    </w:div>
    <w:div w:id="1185553594">
      <w:bodyDiv w:val="1"/>
      <w:marLeft w:val="0"/>
      <w:marRight w:val="0"/>
      <w:marTop w:val="0"/>
      <w:marBottom w:val="0"/>
      <w:divBdr>
        <w:top w:val="none" w:sz="0" w:space="0" w:color="auto"/>
        <w:left w:val="none" w:sz="0" w:space="0" w:color="auto"/>
        <w:bottom w:val="none" w:sz="0" w:space="0" w:color="auto"/>
        <w:right w:val="none" w:sz="0" w:space="0" w:color="auto"/>
      </w:divBdr>
    </w:div>
    <w:div w:id="1185630571">
      <w:bodyDiv w:val="1"/>
      <w:marLeft w:val="0"/>
      <w:marRight w:val="0"/>
      <w:marTop w:val="0"/>
      <w:marBottom w:val="0"/>
      <w:divBdr>
        <w:top w:val="none" w:sz="0" w:space="0" w:color="auto"/>
        <w:left w:val="none" w:sz="0" w:space="0" w:color="auto"/>
        <w:bottom w:val="none" w:sz="0" w:space="0" w:color="auto"/>
        <w:right w:val="none" w:sz="0" w:space="0" w:color="auto"/>
      </w:divBdr>
    </w:div>
    <w:div w:id="1185822665">
      <w:bodyDiv w:val="1"/>
      <w:marLeft w:val="0"/>
      <w:marRight w:val="0"/>
      <w:marTop w:val="0"/>
      <w:marBottom w:val="0"/>
      <w:divBdr>
        <w:top w:val="none" w:sz="0" w:space="0" w:color="auto"/>
        <w:left w:val="none" w:sz="0" w:space="0" w:color="auto"/>
        <w:bottom w:val="none" w:sz="0" w:space="0" w:color="auto"/>
        <w:right w:val="none" w:sz="0" w:space="0" w:color="auto"/>
      </w:divBdr>
    </w:div>
    <w:div w:id="1187250938">
      <w:bodyDiv w:val="1"/>
      <w:marLeft w:val="0"/>
      <w:marRight w:val="0"/>
      <w:marTop w:val="0"/>
      <w:marBottom w:val="0"/>
      <w:divBdr>
        <w:top w:val="none" w:sz="0" w:space="0" w:color="auto"/>
        <w:left w:val="none" w:sz="0" w:space="0" w:color="auto"/>
        <w:bottom w:val="none" w:sz="0" w:space="0" w:color="auto"/>
        <w:right w:val="none" w:sz="0" w:space="0" w:color="auto"/>
      </w:divBdr>
    </w:div>
    <w:div w:id="1187329023">
      <w:bodyDiv w:val="1"/>
      <w:marLeft w:val="0"/>
      <w:marRight w:val="0"/>
      <w:marTop w:val="0"/>
      <w:marBottom w:val="0"/>
      <w:divBdr>
        <w:top w:val="none" w:sz="0" w:space="0" w:color="auto"/>
        <w:left w:val="none" w:sz="0" w:space="0" w:color="auto"/>
        <w:bottom w:val="none" w:sz="0" w:space="0" w:color="auto"/>
        <w:right w:val="none" w:sz="0" w:space="0" w:color="auto"/>
      </w:divBdr>
    </w:div>
    <w:div w:id="1188252603">
      <w:bodyDiv w:val="1"/>
      <w:marLeft w:val="0"/>
      <w:marRight w:val="0"/>
      <w:marTop w:val="0"/>
      <w:marBottom w:val="0"/>
      <w:divBdr>
        <w:top w:val="none" w:sz="0" w:space="0" w:color="auto"/>
        <w:left w:val="none" w:sz="0" w:space="0" w:color="auto"/>
        <w:bottom w:val="none" w:sz="0" w:space="0" w:color="auto"/>
        <w:right w:val="none" w:sz="0" w:space="0" w:color="auto"/>
      </w:divBdr>
    </w:div>
    <w:div w:id="1188326135">
      <w:bodyDiv w:val="1"/>
      <w:marLeft w:val="0"/>
      <w:marRight w:val="0"/>
      <w:marTop w:val="0"/>
      <w:marBottom w:val="0"/>
      <w:divBdr>
        <w:top w:val="none" w:sz="0" w:space="0" w:color="auto"/>
        <w:left w:val="none" w:sz="0" w:space="0" w:color="auto"/>
        <w:bottom w:val="none" w:sz="0" w:space="0" w:color="auto"/>
        <w:right w:val="none" w:sz="0" w:space="0" w:color="auto"/>
      </w:divBdr>
    </w:div>
    <w:div w:id="1189375261">
      <w:bodyDiv w:val="1"/>
      <w:marLeft w:val="0"/>
      <w:marRight w:val="0"/>
      <w:marTop w:val="0"/>
      <w:marBottom w:val="0"/>
      <w:divBdr>
        <w:top w:val="none" w:sz="0" w:space="0" w:color="auto"/>
        <w:left w:val="none" w:sz="0" w:space="0" w:color="auto"/>
        <w:bottom w:val="none" w:sz="0" w:space="0" w:color="auto"/>
        <w:right w:val="none" w:sz="0" w:space="0" w:color="auto"/>
      </w:divBdr>
    </w:div>
    <w:div w:id="1189678449">
      <w:bodyDiv w:val="1"/>
      <w:marLeft w:val="0"/>
      <w:marRight w:val="0"/>
      <w:marTop w:val="0"/>
      <w:marBottom w:val="0"/>
      <w:divBdr>
        <w:top w:val="none" w:sz="0" w:space="0" w:color="auto"/>
        <w:left w:val="none" w:sz="0" w:space="0" w:color="auto"/>
        <w:bottom w:val="none" w:sz="0" w:space="0" w:color="auto"/>
        <w:right w:val="none" w:sz="0" w:space="0" w:color="auto"/>
      </w:divBdr>
    </w:div>
    <w:div w:id="1189682368">
      <w:bodyDiv w:val="1"/>
      <w:marLeft w:val="0"/>
      <w:marRight w:val="0"/>
      <w:marTop w:val="0"/>
      <w:marBottom w:val="0"/>
      <w:divBdr>
        <w:top w:val="none" w:sz="0" w:space="0" w:color="auto"/>
        <w:left w:val="none" w:sz="0" w:space="0" w:color="auto"/>
        <w:bottom w:val="none" w:sz="0" w:space="0" w:color="auto"/>
        <w:right w:val="none" w:sz="0" w:space="0" w:color="auto"/>
      </w:divBdr>
    </w:div>
    <w:div w:id="1189830902">
      <w:bodyDiv w:val="1"/>
      <w:marLeft w:val="0"/>
      <w:marRight w:val="0"/>
      <w:marTop w:val="0"/>
      <w:marBottom w:val="0"/>
      <w:divBdr>
        <w:top w:val="none" w:sz="0" w:space="0" w:color="auto"/>
        <w:left w:val="none" w:sz="0" w:space="0" w:color="auto"/>
        <w:bottom w:val="none" w:sz="0" w:space="0" w:color="auto"/>
        <w:right w:val="none" w:sz="0" w:space="0" w:color="auto"/>
      </w:divBdr>
    </w:div>
    <w:div w:id="1190558879">
      <w:bodyDiv w:val="1"/>
      <w:marLeft w:val="0"/>
      <w:marRight w:val="0"/>
      <w:marTop w:val="0"/>
      <w:marBottom w:val="0"/>
      <w:divBdr>
        <w:top w:val="none" w:sz="0" w:space="0" w:color="auto"/>
        <w:left w:val="none" w:sz="0" w:space="0" w:color="auto"/>
        <w:bottom w:val="none" w:sz="0" w:space="0" w:color="auto"/>
        <w:right w:val="none" w:sz="0" w:space="0" w:color="auto"/>
      </w:divBdr>
    </w:div>
    <w:div w:id="1190992875">
      <w:bodyDiv w:val="1"/>
      <w:marLeft w:val="0"/>
      <w:marRight w:val="0"/>
      <w:marTop w:val="0"/>
      <w:marBottom w:val="0"/>
      <w:divBdr>
        <w:top w:val="none" w:sz="0" w:space="0" w:color="auto"/>
        <w:left w:val="none" w:sz="0" w:space="0" w:color="auto"/>
        <w:bottom w:val="none" w:sz="0" w:space="0" w:color="auto"/>
        <w:right w:val="none" w:sz="0" w:space="0" w:color="auto"/>
      </w:divBdr>
    </w:div>
    <w:div w:id="1191068212">
      <w:bodyDiv w:val="1"/>
      <w:marLeft w:val="0"/>
      <w:marRight w:val="0"/>
      <w:marTop w:val="0"/>
      <w:marBottom w:val="0"/>
      <w:divBdr>
        <w:top w:val="none" w:sz="0" w:space="0" w:color="auto"/>
        <w:left w:val="none" w:sz="0" w:space="0" w:color="auto"/>
        <w:bottom w:val="none" w:sz="0" w:space="0" w:color="auto"/>
        <w:right w:val="none" w:sz="0" w:space="0" w:color="auto"/>
      </w:divBdr>
    </w:div>
    <w:div w:id="1191214141">
      <w:bodyDiv w:val="1"/>
      <w:marLeft w:val="0"/>
      <w:marRight w:val="0"/>
      <w:marTop w:val="0"/>
      <w:marBottom w:val="0"/>
      <w:divBdr>
        <w:top w:val="none" w:sz="0" w:space="0" w:color="auto"/>
        <w:left w:val="none" w:sz="0" w:space="0" w:color="auto"/>
        <w:bottom w:val="none" w:sz="0" w:space="0" w:color="auto"/>
        <w:right w:val="none" w:sz="0" w:space="0" w:color="auto"/>
      </w:divBdr>
    </w:div>
    <w:div w:id="1192181458">
      <w:bodyDiv w:val="1"/>
      <w:marLeft w:val="0"/>
      <w:marRight w:val="0"/>
      <w:marTop w:val="0"/>
      <w:marBottom w:val="0"/>
      <w:divBdr>
        <w:top w:val="none" w:sz="0" w:space="0" w:color="auto"/>
        <w:left w:val="none" w:sz="0" w:space="0" w:color="auto"/>
        <w:bottom w:val="none" w:sz="0" w:space="0" w:color="auto"/>
        <w:right w:val="none" w:sz="0" w:space="0" w:color="auto"/>
      </w:divBdr>
    </w:div>
    <w:div w:id="1192182672">
      <w:bodyDiv w:val="1"/>
      <w:marLeft w:val="0"/>
      <w:marRight w:val="0"/>
      <w:marTop w:val="0"/>
      <w:marBottom w:val="0"/>
      <w:divBdr>
        <w:top w:val="none" w:sz="0" w:space="0" w:color="auto"/>
        <w:left w:val="none" w:sz="0" w:space="0" w:color="auto"/>
        <w:bottom w:val="none" w:sz="0" w:space="0" w:color="auto"/>
        <w:right w:val="none" w:sz="0" w:space="0" w:color="auto"/>
      </w:divBdr>
    </w:div>
    <w:div w:id="1192960424">
      <w:bodyDiv w:val="1"/>
      <w:marLeft w:val="0"/>
      <w:marRight w:val="0"/>
      <w:marTop w:val="0"/>
      <w:marBottom w:val="0"/>
      <w:divBdr>
        <w:top w:val="none" w:sz="0" w:space="0" w:color="auto"/>
        <w:left w:val="none" w:sz="0" w:space="0" w:color="auto"/>
        <w:bottom w:val="none" w:sz="0" w:space="0" w:color="auto"/>
        <w:right w:val="none" w:sz="0" w:space="0" w:color="auto"/>
      </w:divBdr>
    </w:div>
    <w:div w:id="1193419759">
      <w:bodyDiv w:val="1"/>
      <w:marLeft w:val="0"/>
      <w:marRight w:val="0"/>
      <w:marTop w:val="0"/>
      <w:marBottom w:val="0"/>
      <w:divBdr>
        <w:top w:val="none" w:sz="0" w:space="0" w:color="auto"/>
        <w:left w:val="none" w:sz="0" w:space="0" w:color="auto"/>
        <w:bottom w:val="none" w:sz="0" w:space="0" w:color="auto"/>
        <w:right w:val="none" w:sz="0" w:space="0" w:color="auto"/>
      </w:divBdr>
    </w:div>
    <w:div w:id="1194415292">
      <w:bodyDiv w:val="1"/>
      <w:marLeft w:val="0"/>
      <w:marRight w:val="0"/>
      <w:marTop w:val="0"/>
      <w:marBottom w:val="0"/>
      <w:divBdr>
        <w:top w:val="none" w:sz="0" w:space="0" w:color="auto"/>
        <w:left w:val="none" w:sz="0" w:space="0" w:color="auto"/>
        <w:bottom w:val="none" w:sz="0" w:space="0" w:color="auto"/>
        <w:right w:val="none" w:sz="0" w:space="0" w:color="auto"/>
      </w:divBdr>
    </w:div>
    <w:div w:id="1194924262">
      <w:bodyDiv w:val="1"/>
      <w:marLeft w:val="0"/>
      <w:marRight w:val="0"/>
      <w:marTop w:val="0"/>
      <w:marBottom w:val="0"/>
      <w:divBdr>
        <w:top w:val="none" w:sz="0" w:space="0" w:color="auto"/>
        <w:left w:val="none" w:sz="0" w:space="0" w:color="auto"/>
        <w:bottom w:val="none" w:sz="0" w:space="0" w:color="auto"/>
        <w:right w:val="none" w:sz="0" w:space="0" w:color="auto"/>
      </w:divBdr>
    </w:div>
    <w:div w:id="1195079083">
      <w:bodyDiv w:val="1"/>
      <w:marLeft w:val="0"/>
      <w:marRight w:val="0"/>
      <w:marTop w:val="0"/>
      <w:marBottom w:val="0"/>
      <w:divBdr>
        <w:top w:val="none" w:sz="0" w:space="0" w:color="auto"/>
        <w:left w:val="none" w:sz="0" w:space="0" w:color="auto"/>
        <w:bottom w:val="none" w:sz="0" w:space="0" w:color="auto"/>
        <w:right w:val="none" w:sz="0" w:space="0" w:color="auto"/>
      </w:divBdr>
    </w:div>
    <w:div w:id="1197814194">
      <w:bodyDiv w:val="1"/>
      <w:marLeft w:val="0"/>
      <w:marRight w:val="0"/>
      <w:marTop w:val="0"/>
      <w:marBottom w:val="0"/>
      <w:divBdr>
        <w:top w:val="none" w:sz="0" w:space="0" w:color="auto"/>
        <w:left w:val="none" w:sz="0" w:space="0" w:color="auto"/>
        <w:bottom w:val="none" w:sz="0" w:space="0" w:color="auto"/>
        <w:right w:val="none" w:sz="0" w:space="0" w:color="auto"/>
      </w:divBdr>
    </w:div>
    <w:div w:id="1198396779">
      <w:bodyDiv w:val="1"/>
      <w:marLeft w:val="0"/>
      <w:marRight w:val="0"/>
      <w:marTop w:val="0"/>
      <w:marBottom w:val="0"/>
      <w:divBdr>
        <w:top w:val="none" w:sz="0" w:space="0" w:color="auto"/>
        <w:left w:val="none" w:sz="0" w:space="0" w:color="auto"/>
        <w:bottom w:val="none" w:sz="0" w:space="0" w:color="auto"/>
        <w:right w:val="none" w:sz="0" w:space="0" w:color="auto"/>
      </w:divBdr>
    </w:div>
    <w:div w:id="1198814779">
      <w:bodyDiv w:val="1"/>
      <w:marLeft w:val="0"/>
      <w:marRight w:val="0"/>
      <w:marTop w:val="0"/>
      <w:marBottom w:val="0"/>
      <w:divBdr>
        <w:top w:val="none" w:sz="0" w:space="0" w:color="auto"/>
        <w:left w:val="none" w:sz="0" w:space="0" w:color="auto"/>
        <w:bottom w:val="none" w:sz="0" w:space="0" w:color="auto"/>
        <w:right w:val="none" w:sz="0" w:space="0" w:color="auto"/>
      </w:divBdr>
    </w:div>
    <w:div w:id="1200047288">
      <w:bodyDiv w:val="1"/>
      <w:marLeft w:val="0"/>
      <w:marRight w:val="0"/>
      <w:marTop w:val="0"/>
      <w:marBottom w:val="0"/>
      <w:divBdr>
        <w:top w:val="none" w:sz="0" w:space="0" w:color="auto"/>
        <w:left w:val="none" w:sz="0" w:space="0" w:color="auto"/>
        <w:bottom w:val="none" w:sz="0" w:space="0" w:color="auto"/>
        <w:right w:val="none" w:sz="0" w:space="0" w:color="auto"/>
      </w:divBdr>
    </w:div>
    <w:div w:id="1200161684">
      <w:bodyDiv w:val="1"/>
      <w:marLeft w:val="0"/>
      <w:marRight w:val="0"/>
      <w:marTop w:val="0"/>
      <w:marBottom w:val="0"/>
      <w:divBdr>
        <w:top w:val="none" w:sz="0" w:space="0" w:color="auto"/>
        <w:left w:val="none" w:sz="0" w:space="0" w:color="auto"/>
        <w:bottom w:val="none" w:sz="0" w:space="0" w:color="auto"/>
        <w:right w:val="none" w:sz="0" w:space="0" w:color="auto"/>
      </w:divBdr>
    </w:div>
    <w:div w:id="1200892404">
      <w:bodyDiv w:val="1"/>
      <w:marLeft w:val="0"/>
      <w:marRight w:val="0"/>
      <w:marTop w:val="0"/>
      <w:marBottom w:val="0"/>
      <w:divBdr>
        <w:top w:val="none" w:sz="0" w:space="0" w:color="auto"/>
        <w:left w:val="none" w:sz="0" w:space="0" w:color="auto"/>
        <w:bottom w:val="none" w:sz="0" w:space="0" w:color="auto"/>
        <w:right w:val="none" w:sz="0" w:space="0" w:color="auto"/>
      </w:divBdr>
    </w:div>
    <w:div w:id="1201091044">
      <w:bodyDiv w:val="1"/>
      <w:marLeft w:val="0"/>
      <w:marRight w:val="0"/>
      <w:marTop w:val="0"/>
      <w:marBottom w:val="0"/>
      <w:divBdr>
        <w:top w:val="none" w:sz="0" w:space="0" w:color="auto"/>
        <w:left w:val="none" w:sz="0" w:space="0" w:color="auto"/>
        <w:bottom w:val="none" w:sz="0" w:space="0" w:color="auto"/>
        <w:right w:val="none" w:sz="0" w:space="0" w:color="auto"/>
      </w:divBdr>
    </w:div>
    <w:div w:id="1201210790">
      <w:bodyDiv w:val="1"/>
      <w:marLeft w:val="0"/>
      <w:marRight w:val="0"/>
      <w:marTop w:val="0"/>
      <w:marBottom w:val="0"/>
      <w:divBdr>
        <w:top w:val="none" w:sz="0" w:space="0" w:color="auto"/>
        <w:left w:val="none" w:sz="0" w:space="0" w:color="auto"/>
        <w:bottom w:val="none" w:sz="0" w:space="0" w:color="auto"/>
        <w:right w:val="none" w:sz="0" w:space="0" w:color="auto"/>
      </w:divBdr>
    </w:div>
    <w:div w:id="1202132250">
      <w:bodyDiv w:val="1"/>
      <w:marLeft w:val="0"/>
      <w:marRight w:val="0"/>
      <w:marTop w:val="0"/>
      <w:marBottom w:val="0"/>
      <w:divBdr>
        <w:top w:val="none" w:sz="0" w:space="0" w:color="auto"/>
        <w:left w:val="none" w:sz="0" w:space="0" w:color="auto"/>
        <w:bottom w:val="none" w:sz="0" w:space="0" w:color="auto"/>
        <w:right w:val="none" w:sz="0" w:space="0" w:color="auto"/>
      </w:divBdr>
    </w:div>
    <w:div w:id="1202206876">
      <w:bodyDiv w:val="1"/>
      <w:marLeft w:val="0"/>
      <w:marRight w:val="0"/>
      <w:marTop w:val="0"/>
      <w:marBottom w:val="0"/>
      <w:divBdr>
        <w:top w:val="none" w:sz="0" w:space="0" w:color="auto"/>
        <w:left w:val="none" w:sz="0" w:space="0" w:color="auto"/>
        <w:bottom w:val="none" w:sz="0" w:space="0" w:color="auto"/>
        <w:right w:val="none" w:sz="0" w:space="0" w:color="auto"/>
      </w:divBdr>
    </w:div>
    <w:div w:id="1202744976">
      <w:bodyDiv w:val="1"/>
      <w:marLeft w:val="0"/>
      <w:marRight w:val="0"/>
      <w:marTop w:val="0"/>
      <w:marBottom w:val="0"/>
      <w:divBdr>
        <w:top w:val="none" w:sz="0" w:space="0" w:color="auto"/>
        <w:left w:val="none" w:sz="0" w:space="0" w:color="auto"/>
        <w:bottom w:val="none" w:sz="0" w:space="0" w:color="auto"/>
        <w:right w:val="none" w:sz="0" w:space="0" w:color="auto"/>
      </w:divBdr>
    </w:div>
    <w:div w:id="1203131005">
      <w:bodyDiv w:val="1"/>
      <w:marLeft w:val="0"/>
      <w:marRight w:val="0"/>
      <w:marTop w:val="0"/>
      <w:marBottom w:val="0"/>
      <w:divBdr>
        <w:top w:val="none" w:sz="0" w:space="0" w:color="auto"/>
        <w:left w:val="none" w:sz="0" w:space="0" w:color="auto"/>
        <w:bottom w:val="none" w:sz="0" w:space="0" w:color="auto"/>
        <w:right w:val="none" w:sz="0" w:space="0" w:color="auto"/>
      </w:divBdr>
    </w:div>
    <w:div w:id="1203596109">
      <w:bodyDiv w:val="1"/>
      <w:marLeft w:val="0"/>
      <w:marRight w:val="0"/>
      <w:marTop w:val="0"/>
      <w:marBottom w:val="0"/>
      <w:divBdr>
        <w:top w:val="none" w:sz="0" w:space="0" w:color="auto"/>
        <w:left w:val="none" w:sz="0" w:space="0" w:color="auto"/>
        <w:bottom w:val="none" w:sz="0" w:space="0" w:color="auto"/>
        <w:right w:val="none" w:sz="0" w:space="0" w:color="auto"/>
      </w:divBdr>
    </w:div>
    <w:div w:id="1203709632">
      <w:bodyDiv w:val="1"/>
      <w:marLeft w:val="0"/>
      <w:marRight w:val="0"/>
      <w:marTop w:val="0"/>
      <w:marBottom w:val="0"/>
      <w:divBdr>
        <w:top w:val="none" w:sz="0" w:space="0" w:color="auto"/>
        <w:left w:val="none" w:sz="0" w:space="0" w:color="auto"/>
        <w:bottom w:val="none" w:sz="0" w:space="0" w:color="auto"/>
        <w:right w:val="none" w:sz="0" w:space="0" w:color="auto"/>
      </w:divBdr>
    </w:div>
    <w:div w:id="1203863142">
      <w:bodyDiv w:val="1"/>
      <w:marLeft w:val="0"/>
      <w:marRight w:val="0"/>
      <w:marTop w:val="0"/>
      <w:marBottom w:val="0"/>
      <w:divBdr>
        <w:top w:val="none" w:sz="0" w:space="0" w:color="auto"/>
        <w:left w:val="none" w:sz="0" w:space="0" w:color="auto"/>
        <w:bottom w:val="none" w:sz="0" w:space="0" w:color="auto"/>
        <w:right w:val="none" w:sz="0" w:space="0" w:color="auto"/>
      </w:divBdr>
    </w:div>
    <w:div w:id="1204445358">
      <w:bodyDiv w:val="1"/>
      <w:marLeft w:val="0"/>
      <w:marRight w:val="0"/>
      <w:marTop w:val="0"/>
      <w:marBottom w:val="0"/>
      <w:divBdr>
        <w:top w:val="none" w:sz="0" w:space="0" w:color="auto"/>
        <w:left w:val="none" w:sz="0" w:space="0" w:color="auto"/>
        <w:bottom w:val="none" w:sz="0" w:space="0" w:color="auto"/>
        <w:right w:val="none" w:sz="0" w:space="0" w:color="auto"/>
      </w:divBdr>
    </w:div>
    <w:div w:id="1204639744">
      <w:bodyDiv w:val="1"/>
      <w:marLeft w:val="0"/>
      <w:marRight w:val="0"/>
      <w:marTop w:val="0"/>
      <w:marBottom w:val="0"/>
      <w:divBdr>
        <w:top w:val="none" w:sz="0" w:space="0" w:color="auto"/>
        <w:left w:val="none" w:sz="0" w:space="0" w:color="auto"/>
        <w:bottom w:val="none" w:sz="0" w:space="0" w:color="auto"/>
        <w:right w:val="none" w:sz="0" w:space="0" w:color="auto"/>
      </w:divBdr>
    </w:div>
    <w:div w:id="1204902949">
      <w:bodyDiv w:val="1"/>
      <w:marLeft w:val="0"/>
      <w:marRight w:val="0"/>
      <w:marTop w:val="0"/>
      <w:marBottom w:val="0"/>
      <w:divBdr>
        <w:top w:val="none" w:sz="0" w:space="0" w:color="auto"/>
        <w:left w:val="none" w:sz="0" w:space="0" w:color="auto"/>
        <w:bottom w:val="none" w:sz="0" w:space="0" w:color="auto"/>
        <w:right w:val="none" w:sz="0" w:space="0" w:color="auto"/>
      </w:divBdr>
    </w:div>
    <w:div w:id="1205482266">
      <w:bodyDiv w:val="1"/>
      <w:marLeft w:val="0"/>
      <w:marRight w:val="0"/>
      <w:marTop w:val="0"/>
      <w:marBottom w:val="0"/>
      <w:divBdr>
        <w:top w:val="none" w:sz="0" w:space="0" w:color="auto"/>
        <w:left w:val="none" w:sz="0" w:space="0" w:color="auto"/>
        <w:bottom w:val="none" w:sz="0" w:space="0" w:color="auto"/>
        <w:right w:val="none" w:sz="0" w:space="0" w:color="auto"/>
      </w:divBdr>
    </w:div>
    <w:div w:id="1205631383">
      <w:bodyDiv w:val="1"/>
      <w:marLeft w:val="0"/>
      <w:marRight w:val="0"/>
      <w:marTop w:val="0"/>
      <w:marBottom w:val="0"/>
      <w:divBdr>
        <w:top w:val="none" w:sz="0" w:space="0" w:color="auto"/>
        <w:left w:val="none" w:sz="0" w:space="0" w:color="auto"/>
        <w:bottom w:val="none" w:sz="0" w:space="0" w:color="auto"/>
        <w:right w:val="none" w:sz="0" w:space="0" w:color="auto"/>
      </w:divBdr>
    </w:div>
    <w:div w:id="1206334289">
      <w:bodyDiv w:val="1"/>
      <w:marLeft w:val="0"/>
      <w:marRight w:val="0"/>
      <w:marTop w:val="0"/>
      <w:marBottom w:val="0"/>
      <w:divBdr>
        <w:top w:val="none" w:sz="0" w:space="0" w:color="auto"/>
        <w:left w:val="none" w:sz="0" w:space="0" w:color="auto"/>
        <w:bottom w:val="none" w:sz="0" w:space="0" w:color="auto"/>
        <w:right w:val="none" w:sz="0" w:space="0" w:color="auto"/>
      </w:divBdr>
    </w:div>
    <w:div w:id="1206407771">
      <w:bodyDiv w:val="1"/>
      <w:marLeft w:val="0"/>
      <w:marRight w:val="0"/>
      <w:marTop w:val="0"/>
      <w:marBottom w:val="0"/>
      <w:divBdr>
        <w:top w:val="none" w:sz="0" w:space="0" w:color="auto"/>
        <w:left w:val="none" w:sz="0" w:space="0" w:color="auto"/>
        <w:bottom w:val="none" w:sz="0" w:space="0" w:color="auto"/>
        <w:right w:val="none" w:sz="0" w:space="0" w:color="auto"/>
      </w:divBdr>
    </w:div>
    <w:div w:id="1206411302">
      <w:bodyDiv w:val="1"/>
      <w:marLeft w:val="0"/>
      <w:marRight w:val="0"/>
      <w:marTop w:val="0"/>
      <w:marBottom w:val="0"/>
      <w:divBdr>
        <w:top w:val="none" w:sz="0" w:space="0" w:color="auto"/>
        <w:left w:val="none" w:sz="0" w:space="0" w:color="auto"/>
        <w:bottom w:val="none" w:sz="0" w:space="0" w:color="auto"/>
        <w:right w:val="none" w:sz="0" w:space="0" w:color="auto"/>
      </w:divBdr>
    </w:div>
    <w:div w:id="1207910011">
      <w:bodyDiv w:val="1"/>
      <w:marLeft w:val="0"/>
      <w:marRight w:val="0"/>
      <w:marTop w:val="0"/>
      <w:marBottom w:val="0"/>
      <w:divBdr>
        <w:top w:val="none" w:sz="0" w:space="0" w:color="auto"/>
        <w:left w:val="none" w:sz="0" w:space="0" w:color="auto"/>
        <w:bottom w:val="none" w:sz="0" w:space="0" w:color="auto"/>
        <w:right w:val="none" w:sz="0" w:space="0" w:color="auto"/>
      </w:divBdr>
    </w:div>
    <w:div w:id="1208102633">
      <w:bodyDiv w:val="1"/>
      <w:marLeft w:val="0"/>
      <w:marRight w:val="0"/>
      <w:marTop w:val="0"/>
      <w:marBottom w:val="0"/>
      <w:divBdr>
        <w:top w:val="none" w:sz="0" w:space="0" w:color="auto"/>
        <w:left w:val="none" w:sz="0" w:space="0" w:color="auto"/>
        <w:bottom w:val="none" w:sz="0" w:space="0" w:color="auto"/>
        <w:right w:val="none" w:sz="0" w:space="0" w:color="auto"/>
      </w:divBdr>
    </w:div>
    <w:div w:id="1209073734">
      <w:bodyDiv w:val="1"/>
      <w:marLeft w:val="0"/>
      <w:marRight w:val="0"/>
      <w:marTop w:val="0"/>
      <w:marBottom w:val="0"/>
      <w:divBdr>
        <w:top w:val="none" w:sz="0" w:space="0" w:color="auto"/>
        <w:left w:val="none" w:sz="0" w:space="0" w:color="auto"/>
        <w:bottom w:val="none" w:sz="0" w:space="0" w:color="auto"/>
        <w:right w:val="none" w:sz="0" w:space="0" w:color="auto"/>
      </w:divBdr>
    </w:div>
    <w:div w:id="1209415436">
      <w:bodyDiv w:val="1"/>
      <w:marLeft w:val="0"/>
      <w:marRight w:val="0"/>
      <w:marTop w:val="0"/>
      <w:marBottom w:val="0"/>
      <w:divBdr>
        <w:top w:val="none" w:sz="0" w:space="0" w:color="auto"/>
        <w:left w:val="none" w:sz="0" w:space="0" w:color="auto"/>
        <w:bottom w:val="none" w:sz="0" w:space="0" w:color="auto"/>
        <w:right w:val="none" w:sz="0" w:space="0" w:color="auto"/>
      </w:divBdr>
    </w:div>
    <w:div w:id="1209491958">
      <w:bodyDiv w:val="1"/>
      <w:marLeft w:val="0"/>
      <w:marRight w:val="0"/>
      <w:marTop w:val="0"/>
      <w:marBottom w:val="0"/>
      <w:divBdr>
        <w:top w:val="none" w:sz="0" w:space="0" w:color="auto"/>
        <w:left w:val="none" w:sz="0" w:space="0" w:color="auto"/>
        <w:bottom w:val="none" w:sz="0" w:space="0" w:color="auto"/>
        <w:right w:val="none" w:sz="0" w:space="0" w:color="auto"/>
      </w:divBdr>
    </w:div>
    <w:div w:id="1209606567">
      <w:bodyDiv w:val="1"/>
      <w:marLeft w:val="0"/>
      <w:marRight w:val="0"/>
      <w:marTop w:val="0"/>
      <w:marBottom w:val="0"/>
      <w:divBdr>
        <w:top w:val="none" w:sz="0" w:space="0" w:color="auto"/>
        <w:left w:val="none" w:sz="0" w:space="0" w:color="auto"/>
        <w:bottom w:val="none" w:sz="0" w:space="0" w:color="auto"/>
        <w:right w:val="none" w:sz="0" w:space="0" w:color="auto"/>
      </w:divBdr>
    </w:div>
    <w:div w:id="1209613419">
      <w:bodyDiv w:val="1"/>
      <w:marLeft w:val="0"/>
      <w:marRight w:val="0"/>
      <w:marTop w:val="0"/>
      <w:marBottom w:val="0"/>
      <w:divBdr>
        <w:top w:val="none" w:sz="0" w:space="0" w:color="auto"/>
        <w:left w:val="none" w:sz="0" w:space="0" w:color="auto"/>
        <w:bottom w:val="none" w:sz="0" w:space="0" w:color="auto"/>
        <w:right w:val="none" w:sz="0" w:space="0" w:color="auto"/>
      </w:divBdr>
    </w:div>
    <w:div w:id="1210147450">
      <w:bodyDiv w:val="1"/>
      <w:marLeft w:val="0"/>
      <w:marRight w:val="0"/>
      <w:marTop w:val="0"/>
      <w:marBottom w:val="0"/>
      <w:divBdr>
        <w:top w:val="none" w:sz="0" w:space="0" w:color="auto"/>
        <w:left w:val="none" w:sz="0" w:space="0" w:color="auto"/>
        <w:bottom w:val="none" w:sz="0" w:space="0" w:color="auto"/>
        <w:right w:val="none" w:sz="0" w:space="0" w:color="auto"/>
      </w:divBdr>
    </w:div>
    <w:div w:id="1210462198">
      <w:bodyDiv w:val="1"/>
      <w:marLeft w:val="0"/>
      <w:marRight w:val="0"/>
      <w:marTop w:val="0"/>
      <w:marBottom w:val="0"/>
      <w:divBdr>
        <w:top w:val="none" w:sz="0" w:space="0" w:color="auto"/>
        <w:left w:val="none" w:sz="0" w:space="0" w:color="auto"/>
        <w:bottom w:val="none" w:sz="0" w:space="0" w:color="auto"/>
        <w:right w:val="none" w:sz="0" w:space="0" w:color="auto"/>
      </w:divBdr>
    </w:div>
    <w:div w:id="1210721684">
      <w:bodyDiv w:val="1"/>
      <w:marLeft w:val="0"/>
      <w:marRight w:val="0"/>
      <w:marTop w:val="0"/>
      <w:marBottom w:val="0"/>
      <w:divBdr>
        <w:top w:val="none" w:sz="0" w:space="0" w:color="auto"/>
        <w:left w:val="none" w:sz="0" w:space="0" w:color="auto"/>
        <w:bottom w:val="none" w:sz="0" w:space="0" w:color="auto"/>
        <w:right w:val="none" w:sz="0" w:space="0" w:color="auto"/>
      </w:divBdr>
    </w:div>
    <w:div w:id="1210800314">
      <w:bodyDiv w:val="1"/>
      <w:marLeft w:val="0"/>
      <w:marRight w:val="0"/>
      <w:marTop w:val="0"/>
      <w:marBottom w:val="0"/>
      <w:divBdr>
        <w:top w:val="none" w:sz="0" w:space="0" w:color="auto"/>
        <w:left w:val="none" w:sz="0" w:space="0" w:color="auto"/>
        <w:bottom w:val="none" w:sz="0" w:space="0" w:color="auto"/>
        <w:right w:val="none" w:sz="0" w:space="0" w:color="auto"/>
      </w:divBdr>
    </w:div>
    <w:div w:id="1210998168">
      <w:bodyDiv w:val="1"/>
      <w:marLeft w:val="0"/>
      <w:marRight w:val="0"/>
      <w:marTop w:val="0"/>
      <w:marBottom w:val="0"/>
      <w:divBdr>
        <w:top w:val="none" w:sz="0" w:space="0" w:color="auto"/>
        <w:left w:val="none" w:sz="0" w:space="0" w:color="auto"/>
        <w:bottom w:val="none" w:sz="0" w:space="0" w:color="auto"/>
        <w:right w:val="none" w:sz="0" w:space="0" w:color="auto"/>
      </w:divBdr>
    </w:div>
    <w:div w:id="1211571649">
      <w:bodyDiv w:val="1"/>
      <w:marLeft w:val="0"/>
      <w:marRight w:val="0"/>
      <w:marTop w:val="0"/>
      <w:marBottom w:val="0"/>
      <w:divBdr>
        <w:top w:val="none" w:sz="0" w:space="0" w:color="auto"/>
        <w:left w:val="none" w:sz="0" w:space="0" w:color="auto"/>
        <w:bottom w:val="none" w:sz="0" w:space="0" w:color="auto"/>
        <w:right w:val="none" w:sz="0" w:space="0" w:color="auto"/>
      </w:divBdr>
    </w:div>
    <w:div w:id="1213351296">
      <w:bodyDiv w:val="1"/>
      <w:marLeft w:val="0"/>
      <w:marRight w:val="0"/>
      <w:marTop w:val="0"/>
      <w:marBottom w:val="0"/>
      <w:divBdr>
        <w:top w:val="none" w:sz="0" w:space="0" w:color="auto"/>
        <w:left w:val="none" w:sz="0" w:space="0" w:color="auto"/>
        <w:bottom w:val="none" w:sz="0" w:space="0" w:color="auto"/>
        <w:right w:val="none" w:sz="0" w:space="0" w:color="auto"/>
      </w:divBdr>
    </w:div>
    <w:div w:id="1213495139">
      <w:bodyDiv w:val="1"/>
      <w:marLeft w:val="0"/>
      <w:marRight w:val="0"/>
      <w:marTop w:val="0"/>
      <w:marBottom w:val="0"/>
      <w:divBdr>
        <w:top w:val="none" w:sz="0" w:space="0" w:color="auto"/>
        <w:left w:val="none" w:sz="0" w:space="0" w:color="auto"/>
        <w:bottom w:val="none" w:sz="0" w:space="0" w:color="auto"/>
        <w:right w:val="none" w:sz="0" w:space="0" w:color="auto"/>
      </w:divBdr>
    </w:div>
    <w:div w:id="1214075824">
      <w:bodyDiv w:val="1"/>
      <w:marLeft w:val="0"/>
      <w:marRight w:val="0"/>
      <w:marTop w:val="0"/>
      <w:marBottom w:val="0"/>
      <w:divBdr>
        <w:top w:val="none" w:sz="0" w:space="0" w:color="auto"/>
        <w:left w:val="none" w:sz="0" w:space="0" w:color="auto"/>
        <w:bottom w:val="none" w:sz="0" w:space="0" w:color="auto"/>
        <w:right w:val="none" w:sz="0" w:space="0" w:color="auto"/>
      </w:divBdr>
    </w:div>
    <w:div w:id="1214317600">
      <w:bodyDiv w:val="1"/>
      <w:marLeft w:val="0"/>
      <w:marRight w:val="0"/>
      <w:marTop w:val="0"/>
      <w:marBottom w:val="0"/>
      <w:divBdr>
        <w:top w:val="none" w:sz="0" w:space="0" w:color="auto"/>
        <w:left w:val="none" w:sz="0" w:space="0" w:color="auto"/>
        <w:bottom w:val="none" w:sz="0" w:space="0" w:color="auto"/>
        <w:right w:val="none" w:sz="0" w:space="0" w:color="auto"/>
      </w:divBdr>
    </w:div>
    <w:div w:id="1214465831">
      <w:bodyDiv w:val="1"/>
      <w:marLeft w:val="0"/>
      <w:marRight w:val="0"/>
      <w:marTop w:val="0"/>
      <w:marBottom w:val="0"/>
      <w:divBdr>
        <w:top w:val="none" w:sz="0" w:space="0" w:color="auto"/>
        <w:left w:val="none" w:sz="0" w:space="0" w:color="auto"/>
        <w:bottom w:val="none" w:sz="0" w:space="0" w:color="auto"/>
        <w:right w:val="none" w:sz="0" w:space="0" w:color="auto"/>
      </w:divBdr>
    </w:div>
    <w:div w:id="1214973715">
      <w:bodyDiv w:val="1"/>
      <w:marLeft w:val="0"/>
      <w:marRight w:val="0"/>
      <w:marTop w:val="0"/>
      <w:marBottom w:val="0"/>
      <w:divBdr>
        <w:top w:val="none" w:sz="0" w:space="0" w:color="auto"/>
        <w:left w:val="none" w:sz="0" w:space="0" w:color="auto"/>
        <w:bottom w:val="none" w:sz="0" w:space="0" w:color="auto"/>
        <w:right w:val="none" w:sz="0" w:space="0" w:color="auto"/>
      </w:divBdr>
    </w:div>
    <w:div w:id="1214997123">
      <w:bodyDiv w:val="1"/>
      <w:marLeft w:val="0"/>
      <w:marRight w:val="0"/>
      <w:marTop w:val="0"/>
      <w:marBottom w:val="0"/>
      <w:divBdr>
        <w:top w:val="none" w:sz="0" w:space="0" w:color="auto"/>
        <w:left w:val="none" w:sz="0" w:space="0" w:color="auto"/>
        <w:bottom w:val="none" w:sz="0" w:space="0" w:color="auto"/>
        <w:right w:val="none" w:sz="0" w:space="0" w:color="auto"/>
      </w:divBdr>
    </w:div>
    <w:div w:id="1215461429">
      <w:bodyDiv w:val="1"/>
      <w:marLeft w:val="0"/>
      <w:marRight w:val="0"/>
      <w:marTop w:val="0"/>
      <w:marBottom w:val="0"/>
      <w:divBdr>
        <w:top w:val="none" w:sz="0" w:space="0" w:color="auto"/>
        <w:left w:val="none" w:sz="0" w:space="0" w:color="auto"/>
        <w:bottom w:val="none" w:sz="0" w:space="0" w:color="auto"/>
        <w:right w:val="none" w:sz="0" w:space="0" w:color="auto"/>
      </w:divBdr>
    </w:div>
    <w:div w:id="1215967965">
      <w:bodyDiv w:val="1"/>
      <w:marLeft w:val="0"/>
      <w:marRight w:val="0"/>
      <w:marTop w:val="0"/>
      <w:marBottom w:val="0"/>
      <w:divBdr>
        <w:top w:val="none" w:sz="0" w:space="0" w:color="auto"/>
        <w:left w:val="none" w:sz="0" w:space="0" w:color="auto"/>
        <w:bottom w:val="none" w:sz="0" w:space="0" w:color="auto"/>
        <w:right w:val="none" w:sz="0" w:space="0" w:color="auto"/>
      </w:divBdr>
    </w:div>
    <w:div w:id="1217860795">
      <w:bodyDiv w:val="1"/>
      <w:marLeft w:val="0"/>
      <w:marRight w:val="0"/>
      <w:marTop w:val="0"/>
      <w:marBottom w:val="0"/>
      <w:divBdr>
        <w:top w:val="none" w:sz="0" w:space="0" w:color="auto"/>
        <w:left w:val="none" w:sz="0" w:space="0" w:color="auto"/>
        <w:bottom w:val="none" w:sz="0" w:space="0" w:color="auto"/>
        <w:right w:val="none" w:sz="0" w:space="0" w:color="auto"/>
      </w:divBdr>
    </w:div>
    <w:div w:id="1218316959">
      <w:bodyDiv w:val="1"/>
      <w:marLeft w:val="0"/>
      <w:marRight w:val="0"/>
      <w:marTop w:val="0"/>
      <w:marBottom w:val="0"/>
      <w:divBdr>
        <w:top w:val="none" w:sz="0" w:space="0" w:color="auto"/>
        <w:left w:val="none" w:sz="0" w:space="0" w:color="auto"/>
        <w:bottom w:val="none" w:sz="0" w:space="0" w:color="auto"/>
        <w:right w:val="none" w:sz="0" w:space="0" w:color="auto"/>
      </w:divBdr>
    </w:div>
    <w:div w:id="1220942968">
      <w:bodyDiv w:val="1"/>
      <w:marLeft w:val="0"/>
      <w:marRight w:val="0"/>
      <w:marTop w:val="0"/>
      <w:marBottom w:val="0"/>
      <w:divBdr>
        <w:top w:val="none" w:sz="0" w:space="0" w:color="auto"/>
        <w:left w:val="none" w:sz="0" w:space="0" w:color="auto"/>
        <w:bottom w:val="none" w:sz="0" w:space="0" w:color="auto"/>
        <w:right w:val="none" w:sz="0" w:space="0" w:color="auto"/>
      </w:divBdr>
    </w:div>
    <w:div w:id="1221819763">
      <w:bodyDiv w:val="1"/>
      <w:marLeft w:val="0"/>
      <w:marRight w:val="0"/>
      <w:marTop w:val="0"/>
      <w:marBottom w:val="0"/>
      <w:divBdr>
        <w:top w:val="none" w:sz="0" w:space="0" w:color="auto"/>
        <w:left w:val="none" w:sz="0" w:space="0" w:color="auto"/>
        <w:bottom w:val="none" w:sz="0" w:space="0" w:color="auto"/>
        <w:right w:val="none" w:sz="0" w:space="0" w:color="auto"/>
      </w:divBdr>
    </w:div>
    <w:div w:id="1222012251">
      <w:bodyDiv w:val="1"/>
      <w:marLeft w:val="0"/>
      <w:marRight w:val="0"/>
      <w:marTop w:val="0"/>
      <w:marBottom w:val="0"/>
      <w:divBdr>
        <w:top w:val="none" w:sz="0" w:space="0" w:color="auto"/>
        <w:left w:val="none" w:sz="0" w:space="0" w:color="auto"/>
        <w:bottom w:val="none" w:sz="0" w:space="0" w:color="auto"/>
        <w:right w:val="none" w:sz="0" w:space="0" w:color="auto"/>
      </w:divBdr>
    </w:div>
    <w:div w:id="1222713751">
      <w:bodyDiv w:val="1"/>
      <w:marLeft w:val="0"/>
      <w:marRight w:val="0"/>
      <w:marTop w:val="0"/>
      <w:marBottom w:val="0"/>
      <w:divBdr>
        <w:top w:val="none" w:sz="0" w:space="0" w:color="auto"/>
        <w:left w:val="none" w:sz="0" w:space="0" w:color="auto"/>
        <w:bottom w:val="none" w:sz="0" w:space="0" w:color="auto"/>
        <w:right w:val="none" w:sz="0" w:space="0" w:color="auto"/>
      </w:divBdr>
    </w:div>
    <w:div w:id="1222905124">
      <w:bodyDiv w:val="1"/>
      <w:marLeft w:val="0"/>
      <w:marRight w:val="0"/>
      <w:marTop w:val="0"/>
      <w:marBottom w:val="0"/>
      <w:divBdr>
        <w:top w:val="none" w:sz="0" w:space="0" w:color="auto"/>
        <w:left w:val="none" w:sz="0" w:space="0" w:color="auto"/>
        <w:bottom w:val="none" w:sz="0" w:space="0" w:color="auto"/>
        <w:right w:val="none" w:sz="0" w:space="0" w:color="auto"/>
      </w:divBdr>
    </w:div>
    <w:div w:id="1224369634">
      <w:bodyDiv w:val="1"/>
      <w:marLeft w:val="0"/>
      <w:marRight w:val="0"/>
      <w:marTop w:val="0"/>
      <w:marBottom w:val="0"/>
      <w:divBdr>
        <w:top w:val="none" w:sz="0" w:space="0" w:color="auto"/>
        <w:left w:val="none" w:sz="0" w:space="0" w:color="auto"/>
        <w:bottom w:val="none" w:sz="0" w:space="0" w:color="auto"/>
        <w:right w:val="none" w:sz="0" w:space="0" w:color="auto"/>
      </w:divBdr>
    </w:div>
    <w:div w:id="1224827933">
      <w:bodyDiv w:val="1"/>
      <w:marLeft w:val="0"/>
      <w:marRight w:val="0"/>
      <w:marTop w:val="0"/>
      <w:marBottom w:val="0"/>
      <w:divBdr>
        <w:top w:val="none" w:sz="0" w:space="0" w:color="auto"/>
        <w:left w:val="none" w:sz="0" w:space="0" w:color="auto"/>
        <w:bottom w:val="none" w:sz="0" w:space="0" w:color="auto"/>
        <w:right w:val="none" w:sz="0" w:space="0" w:color="auto"/>
      </w:divBdr>
    </w:div>
    <w:div w:id="1225025878">
      <w:bodyDiv w:val="1"/>
      <w:marLeft w:val="0"/>
      <w:marRight w:val="0"/>
      <w:marTop w:val="0"/>
      <w:marBottom w:val="0"/>
      <w:divBdr>
        <w:top w:val="none" w:sz="0" w:space="0" w:color="auto"/>
        <w:left w:val="none" w:sz="0" w:space="0" w:color="auto"/>
        <w:bottom w:val="none" w:sz="0" w:space="0" w:color="auto"/>
        <w:right w:val="none" w:sz="0" w:space="0" w:color="auto"/>
      </w:divBdr>
    </w:div>
    <w:div w:id="1226331845">
      <w:bodyDiv w:val="1"/>
      <w:marLeft w:val="0"/>
      <w:marRight w:val="0"/>
      <w:marTop w:val="0"/>
      <w:marBottom w:val="0"/>
      <w:divBdr>
        <w:top w:val="none" w:sz="0" w:space="0" w:color="auto"/>
        <w:left w:val="none" w:sz="0" w:space="0" w:color="auto"/>
        <w:bottom w:val="none" w:sz="0" w:space="0" w:color="auto"/>
        <w:right w:val="none" w:sz="0" w:space="0" w:color="auto"/>
      </w:divBdr>
    </w:div>
    <w:div w:id="1226986003">
      <w:bodyDiv w:val="1"/>
      <w:marLeft w:val="0"/>
      <w:marRight w:val="0"/>
      <w:marTop w:val="0"/>
      <w:marBottom w:val="0"/>
      <w:divBdr>
        <w:top w:val="none" w:sz="0" w:space="0" w:color="auto"/>
        <w:left w:val="none" w:sz="0" w:space="0" w:color="auto"/>
        <w:bottom w:val="none" w:sz="0" w:space="0" w:color="auto"/>
        <w:right w:val="none" w:sz="0" w:space="0" w:color="auto"/>
      </w:divBdr>
    </w:div>
    <w:div w:id="1226994558">
      <w:bodyDiv w:val="1"/>
      <w:marLeft w:val="0"/>
      <w:marRight w:val="0"/>
      <w:marTop w:val="0"/>
      <w:marBottom w:val="0"/>
      <w:divBdr>
        <w:top w:val="none" w:sz="0" w:space="0" w:color="auto"/>
        <w:left w:val="none" w:sz="0" w:space="0" w:color="auto"/>
        <w:bottom w:val="none" w:sz="0" w:space="0" w:color="auto"/>
        <w:right w:val="none" w:sz="0" w:space="0" w:color="auto"/>
      </w:divBdr>
    </w:div>
    <w:div w:id="1227376715">
      <w:bodyDiv w:val="1"/>
      <w:marLeft w:val="0"/>
      <w:marRight w:val="0"/>
      <w:marTop w:val="0"/>
      <w:marBottom w:val="0"/>
      <w:divBdr>
        <w:top w:val="none" w:sz="0" w:space="0" w:color="auto"/>
        <w:left w:val="none" w:sz="0" w:space="0" w:color="auto"/>
        <w:bottom w:val="none" w:sz="0" w:space="0" w:color="auto"/>
        <w:right w:val="none" w:sz="0" w:space="0" w:color="auto"/>
      </w:divBdr>
    </w:div>
    <w:div w:id="1227761309">
      <w:bodyDiv w:val="1"/>
      <w:marLeft w:val="0"/>
      <w:marRight w:val="0"/>
      <w:marTop w:val="0"/>
      <w:marBottom w:val="0"/>
      <w:divBdr>
        <w:top w:val="none" w:sz="0" w:space="0" w:color="auto"/>
        <w:left w:val="none" w:sz="0" w:space="0" w:color="auto"/>
        <w:bottom w:val="none" w:sz="0" w:space="0" w:color="auto"/>
        <w:right w:val="none" w:sz="0" w:space="0" w:color="auto"/>
      </w:divBdr>
    </w:div>
    <w:div w:id="1228035168">
      <w:bodyDiv w:val="1"/>
      <w:marLeft w:val="0"/>
      <w:marRight w:val="0"/>
      <w:marTop w:val="0"/>
      <w:marBottom w:val="0"/>
      <w:divBdr>
        <w:top w:val="none" w:sz="0" w:space="0" w:color="auto"/>
        <w:left w:val="none" w:sz="0" w:space="0" w:color="auto"/>
        <w:bottom w:val="none" w:sz="0" w:space="0" w:color="auto"/>
        <w:right w:val="none" w:sz="0" w:space="0" w:color="auto"/>
      </w:divBdr>
    </w:div>
    <w:div w:id="1228421877">
      <w:bodyDiv w:val="1"/>
      <w:marLeft w:val="0"/>
      <w:marRight w:val="0"/>
      <w:marTop w:val="0"/>
      <w:marBottom w:val="0"/>
      <w:divBdr>
        <w:top w:val="none" w:sz="0" w:space="0" w:color="auto"/>
        <w:left w:val="none" w:sz="0" w:space="0" w:color="auto"/>
        <w:bottom w:val="none" w:sz="0" w:space="0" w:color="auto"/>
        <w:right w:val="none" w:sz="0" w:space="0" w:color="auto"/>
      </w:divBdr>
    </w:div>
    <w:div w:id="1228492520">
      <w:bodyDiv w:val="1"/>
      <w:marLeft w:val="0"/>
      <w:marRight w:val="0"/>
      <w:marTop w:val="0"/>
      <w:marBottom w:val="0"/>
      <w:divBdr>
        <w:top w:val="none" w:sz="0" w:space="0" w:color="auto"/>
        <w:left w:val="none" w:sz="0" w:space="0" w:color="auto"/>
        <w:bottom w:val="none" w:sz="0" w:space="0" w:color="auto"/>
        <w:right w:val="none" w:sz="0" w:space="0" w:color="auto"/>
      </w:divBdr>
    </w:div>
    <w:div w:id="1228495663">
      <w:bodyDiv w:val="1"/>
      <w:marLeft w:val="0"/>
      <w:marRight w:val="0"/>
      <w:marTop w:val="0"/>
      <w:marBottom w:val="0"/>
      <w:divBdr>
        <w:top w:val="none" w:sz="0" w:space="0" w:color="auto"/>
        <w:left w:val="none" w:sz="0" w:space="0" w:color="auto"/>
        <w:bottom w:val="none" w:sz="0" w:space="0" w:color="auto"/>
        <w:right w:val="none" w:sz="0" w:space="0" w:color="auto"/>
      </w:divBdr>
    </w:div>
    <w:div w:id="1229921063">
      <w:bodyDiv w:val="1"/>
      <w:marLeft w:val="0"/>
      <w:marRight w:val="0"/>
      <w:marTop w:val="0"/>
      <w:marBottom w:val="0"/>
      <w:divBdr>
        <w:top w:val="none" w:sz="0" w:space="0" w:color="auto"/>
        <w:left w:val="none" w:sz="0" w:space="0" w:color="auto"/>
        <w:bottom w:val="none" w:sz="0" w:space="0" w:color="auto"/>
        <w:right w:val="none" w:sz="0" w:space="0" w:color="auto"/>
      </w:divBdr>
    </w:div>
    <w:div w:id="1230573912">
      <w:bodyDiv w:val="1"/>
      <w:marLeft w:val="0"/>
      <w:marRight w:val="0"/>
      <w:marTop w:val="0"/>
      <w:marBottom w:val="0"/>
      <w:divBdr>
        <w:top w:val="none" w:sz="0" w:space="0" w:color="auto"/>
        <w:left w:val="none" w:sz="0" w:space="0" w:color="auto"/>
        <w:bottom w:val="none" w:sz="0" w:space="0" w:color="auto"/>
        <w:right w:val="none" w:sz="0" w:space="0" w:color="auto"/>
      </w:divBdr>
    </w:div>
    <w:div w:id="1230918148">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1382977">
      <w:bodyDiv w:val="1"/>
      <w:marLeft w:val="0"/>
      <w:marRight w:val="0"/>
      <w:marTop w:val="0"/>
      <w:marBottom w:val="0"/>
      <w:divBdr>
        <w:top w:val="none" w:sz="0" w:space="0" w:color="auto"/>
        <w:left w:val="none" w:sz="0" w:space="0" w:color="auto"/>
        <w:bottom w:val="none" w:sz="0" w:space="0" w:color="auto"/>
        <w:right w:val="none" w:sz="0" w:space="0" w:color="auto"/>
      </w:divBdr>
    </w:div>
    <w:div w:id="1231573371">
      <w:bodyDiv w:val="1"/>
      <w:marLeft w:val="0"/>
      <w:marRight w:val="0"/>
      <w:marTop w:val="0"/>
      <w:marBottom w:val="0"/>
      <w:divBdr>
        <w:top w:val="none" w:sz="0" w:space="0" w:color="auto"/>
        <w:left w:val="none" w:sz="0" w:space="0" w:color="auto"/>
        <w:bottom w:val="none" w:sz="0" w:space="0" w:color="auto"/>
        <w:right w:val="none" w:sz="0" w:space="0" w:color="auto"/>
      </w:divBdr>
    </w:div>
    <w:div w:id="1231890523">
      <w:bodyDiv w:val="1"/>
      <w:marLeft w:val="0"/>
      <w:marRight w:val="0"/>
      <w:marTop w:val="0"/>
      <w:marBottom w:val="0"/>
      <w:divBdr>
        <w:top w:val="none" w:sz="0" w:space="0" w:color="auto"/>
        <w:left w:val="none" w:sz="0" w:space="0" w:color="auto"/>
        <w:bottom w:val="none" w:sz="0" w:space="0" w:color="auto"/>
        <w:right w:val="none" w:sz="0" w:space="0" w:color="auto"/>
      </w:divBdr>
    </w:div>
    <w:div w:id="1231968319">
      <w:bodyDiv w:val="1"/>
      <w:marLeft w:val="0"/>
      <w:marRight w:val="0"/>
      <w:marTop w:val="0"/>
      <w:marBottom w:val="0"/>
      <w:divBdr>
        <w:top w:val="none" w:sz="0" w:space="0" w:color="auto"/>
        <w:left w:val="none" w:sz="0" w:space="0" w:color="auto"/>
        <w:bottom w:val="none" w:sz="0" w:space="0" w:color="auto"/>
        <w:right w:val="none" w:sz="0" w:space="0" w:color="auto"/>
      </w:divBdr>
    </w:div>
    <w:div w:id="1232303131">
      <w:bodyDiv w:val="1"/>
      <w:marLeft w:val="0"/>
      <w:marRight w:val="0"/>
      <w:marTop w:val="0"/>
      <w:marBottom w:val="0"/>
      <w:divBdr>
        <w:top w:val="none" w:sz="0" w:space="0" w:color="auto"/>
        <w:left w:val="none" w:sz="0" w:space="0" w:color="auto"/>
        <w:bottom w:val="none" w:sz="0" w:space="0" w:color="auto"/>
        <w:right w:val="none" w:sz="0" w:space="0" w:color="auto"/>
      </w:divBdr>
    </w:div>
    <w:div w:id="1232886302">
      <w:bodyDiv w:val="1"/>
      <w:marLeft w:val="0"/>
      <w:marRight w:val="0"/>
      <w:marTop w:val="0"/>
      <w:marBottom w:val="0"/>
      <w:divBdr>
        <w:top w:val="none" w:sz="0" w:space="0" w:color="auto"/>
        <w:left w:val="none" w:sz="0" w:space="0" w:color="auto"/>
        <w:bottom w:val="none" w:sz="0" w:space="0" w:color="auto"/>
        <w:right w:val="none" w:sz="0" w:space="0" w:color="auto"/>
      </w:divBdr>
    </w:div>
    <w:div w:id="1232891137">
      <w:bodyDiv w:val="1"/>
      <w:marLeft w:val="0"/>
      <w:marRight w:val="0"/>
      <w:marTop w:val="0"/>
      <w:marBottom w:val="0"/>
      <w:divBdr>
        <w:top w:val="none" w:sz="0" w:space="0" w:color="auto"/>
        <w:left w:val="none" w:sz="0" w:space="0" w:color="auto"/>
        <w:bottom w:val="none" w:sz="0" w:space="0" w:color="auto"/>
        <w:right w:val="none" w:sz="0" w:space="0" w:color="auto"/>
      </w:divBdr>
    </w:div>
    <w:div w:id="1233152260">
      <w:bodyDiv w:val="1"/>
      <w:marLeft w:val="0"/>
      <w:marRight w:val="0"/>
      <w:marTop w:val="0"/>
      <w:marBottom w:val="0"/>
      <w:divBdr>
        <w:top w:val="none" w:sz="0" w:space="0" w:color="auto"/>
        <w:left w:val="none" w:sz="0" w:space="0" w:color="auto"/>
        <w:bottom w:val="none" w:sz="0" w:space="0" w:color="auto"/>
        <w:right w:val="none" w:sz="0" w:space="0" w:color="auto"/>
      </w:divBdr>
    </w:div>
    <w:div w:id="1233196866">
      <w:bodyDiv w:val="1"/>
      <w:marLeft w:val="0"/>
      <w:marRight w:val="0"/>
      <w:marTop w:val="0"/>
      <w:marBottom w:val="0"/>
      <w:divBdr>
        <w:top w:val="none" w:sz="0" w:space="0" w:color="auto"/>
        <w:left w:val="none" w:sz="0" w:space="0" w:color="auto"/>
        <w:bottom w:val="none" w:sz="0" w:space="0" w:color="auto"/>
        <w:right w:val="none" w:sz="0" w:space="0" w:color="auto"/>
      </w:divBdr>
    </w:div>
    <w:div w:id="1233391530">
      <w:bodyDiv w:val="1"/>
      <w:marLeft w:val="0"/>
      <w:marRight w:val="0"/>
      <w:marTop w:val="0"/>
      <w:marBottom w:val="0"/>
      <w:divBdr>
        <w:top w:val="none" w:sz="0" w:space="0" w:color="auto"/>
        <w:left w:val="none" w:sz="0" w:space="0" w:color="auto"/>
        <w:bottom w:val="none" w:sz="0" w:space="0" w:color="auto"/>
        <w:right w:val="none" w:sz="0" w:space="0" w:color="auto"/>
      </w:divBdr>
    </w:div>
    <w:div w:id="1233465972">
      <w:bodyDiv w:val="1"/>
      <w:marLeft w:val="0"/>
      <w:marRight w:val="0"/>
      <w:marTop w:val="0"/>
      <w:marBottom w:val="0"/>
      <w:divBdr>
        <w:top w:val="none" w:sz="0" w:space="0" w:color="auto"/>
        <w:left w:val="none" w:sz="0" w:space="0" w:color="auto"/>
        <w:bottom w:val="none" w:sz="0" w:space="0" w:color="auto"/>
        <w:right w:val="none" w:sz="0" w:space="0" w:color="auto"/>
      </w:divBdr>
    </w:div>
    <w:div w:id="1233661088">
      <w:bodyDiv w:val="1"/>
      <w:marLeft w:val="0"/>
      <w:marRight w:val="0"/>
      <w:marTop w:val="0"/>
      <w:marBottom w:val="0"/>
      <w:divBdr>
        <w:top w:val="none" w:sz="0" w:space="0" w:color="auto"/>
        <w:left w:val="none" w:sz="0" w:space="0" w:color="auto"/>
        <w:bottom w:val="none" w:sz="0" w:space="0" w:color="auto"/>
        <w:right w:val="none" w:sz="0" w:space="0" w:color="auto"/>
      </w:divBdr>
    </w:div>
    <w:div w:id="1234044547">
      <w:bodyDiv w:val="1"/>
      <w:marLeft w:val="0"/>
      <w:marRight w:val="0"/>
      <w:marTop w:val="0"/>
      <w:marBottom w:val="0"/>
      <w:divBdr>
        <w:top w:val="none" w:sz="0" w:space="0" w:color="auto"/>
        <w:left w:val="none" w:sz="0" w:space="0" w:color="auto"/>
        <w:bottom w:val="none" w:sz="0" w:space="0" w:color="auto"/>
        <w:right w:val="none" w:sz="0" w:space="0" w:color="auto"/>
      </w:divBdr>
    </w:div>
    <w:div w:id="1234200947">
      <w:bodyDiv w:val="1"/>
      <w:marLeft w:val="0"/>
      <w:marRight w:val="0"/>
      <w:marTop w:val="0"/>
      <w:marBottom w:val="0"/>
      <w:divBdr>
        <w:top w:val="none" w:sz="0" w:space="0" w:color="auto"/>
        <w:left w:val="none" w:sz="0" w:space="0" w:color="auto"/>
        <w:bottom w:val="none" w:sz="0" w:space="0" w:color="auto"/>
        <w:right w:val="none" w:sz="0" w:space="0" w:color="auto"/>
      </w:divBdr>
    </w:div>
    <w:div w:id="1234511232">
      <w:bodyDiv w:val="1"/>
      <w:marLeft w:val="0"/>
      <w:marRight w:val="0"/>
      <w:marTop w:val="0"/>
      <w:marBottom w:val="0"/>
      <w:divBdr>
        <w:top w:val="none" w:sz="0" w:space="0" w:color="auto"/>
        <w:left w:val="none" w:sz="0" w:space="0" w:color="auto"/>
        <w:bottom w:val="none" w:sz="0" w:space="0" w:color="auto"/>
        <w:right w:val="none" w:sz="0" w:space="0" w:color="auto"/>
      </w:divBdr>
    </w:div>
    <w:div w:id="1235433952">
      <w:bodyDiv w:val="1"/>
      <w:marLeft w:val="0"/>
      <w:marRight w:val="0"/>
      <w:marTop w:val="0"/>
      <w:marBottom w:val="0"/>
      <w:divBdr>
        <w:top w:val="none" w:sz="0" w:space="0" w:color="auto"/>
        <w:left w:val="none" w:sz="0" w:space="0" w:color="auto"/>
        <w:bottom w:val="none" w:sz="0" w:space="0" w:color="auto"/>
        <w:right w:val="none" w:sz="0" w:space="0" w:color="auto"/>
      </w:divBdr>
    </w:div>
    <w:div w:id="1235505789">
      <w:bodyDiv w:val="1"/>
      <w:marLeft w:val="0"/>
      <w:marRight w:val="0"/>
      <w:marTop w:val="0"/>
      <w:marBottom w:val="0"/>
      <w:divBdr>
        <w:top w:val="none" w:sz="0" w:space="0" w:color="auto"/>
        <w:left w:val="none" w:sz="0" w:space="0" w:color="auto"/>
        <w:bottom w:val="none" w:sz="0" w:space="0" w:color="auto"/>
        <w:right w:val="none" w:sz="0" w:space="0" w:color="auto"/>
      </w:divBdr>
    </w:div>
    <w:div w:id="1235821822">
      <w:bodyDiv w:val="1"/>
      <w:marLeft w:val="0"/>
      <w:marRight w:val="0"/>
      <w:marTop w:val="0"/>
      <w:marBottom w:val="0"/>
      <w:divBdr>
        <w:top w:val="none" w:sz="0" w:space="0" w:color="auto"/>
        <w:left w:val="none" w:sz="0" w:space="0" w:color="auto"/>
        <w:bottom w:val="none" w:sz="0" w:space="0" w:color="auto"/>
        <w:right w:val="none" w:sz="0" w:space="0" w:color="auto"/>
      </w:divBdr>
    </w:div>
    <w:div w:id="1236041390">
      <w:bodyDiv w:val="1"/>
      <w:marLeft w:val="0"/>
      <w:marRight w:val="0"/>
      <w:marTop w:val="0"/>
      <w:marBottom w:val="0"/>
      <w:divBdr>
        <w:top w:val="none" w:sz="0" w:space="0" w:color="auto"/>
        <w:left w:val="none" w:sz="0" w:space="0" w:color="auto"/>
        <w:bottom w:val="none" w:sz="0" w:space="0" w:color="auto"/>
        <w:right w:val="none" w:sz="0" w:space="0" w:color="auto"/>
      </w:divBdr>
    </w:div>
    <w:div w:id="1236210186">
      <w:bodyDiv w:val="1"/>
      <w:marLeft w:val="0"/>
      <w:marRight w:val="0"/>
      <w:marTop w:val="0"/>
      <w:marBottom w:val="0"/>
      <w:divBdr>
        <w:top w:val="none" w:sz="0" w:space="0" w:color="auto"/>
        <w:left w:val="none" w:sz="0" w:space="0" w:color="auto"/>
        <w:bottom w:val="none" w:sz="0" w:space="0" w:color="auto"/>
        <w:right w:val="none" w:sz="0" w:space="0" w:color="auto"/>
      </w:divBdr>
    </w:div>
    <w:div w:id="1238394929">
      <w:bodyDiv w:val="1"/>
      <w:marLeft w:val="0"/>
      <w:marRight w:val="0"/>
      <w:marTop w:val="0"/>
      <w:marBottom w:val="0"/>
      <w:divBdr>
        <w:top w:val="none" w:sz="0" w:space="0" w:color="auto"/>
        <w:left w:val="none" w:sz="0" w:space="0" w:color="auto"/>
        <w:bottom w:val="none" w:sz="0" w:space="0" w:color="auto"/>
        <w:right w:val="none" w:sz="0" w:space="0" w:color="auto"/>
      </w:divBdr>
    </w:div>
    <w:div w:id="1238516472">
      <w:bodyDiv w:val="1"/>
      <w:marLeft w:val="0"/>
      <w:marRight w:val="0"/>
      <w:marTop w:val="0"/>
      <w:marBottom w:val="0"/>
      <w:divBdr>
        <w:top w:val="none" w:sz="0" w:space="0" w:color="auto"/>
        <w:left w:val="none" w:sz="0" w:space="0" w:color="auto"/>
        <w:bottom w:val="none" w:sz="0" w:space="0" w:color="auto"/>
        <w:right w:val="none" w:sz="0" w:space="0" w:color="auto"/>
      </w:divBdr>
    </w:div>
    <w:div w:id="1239748920">
      <w:bodyDiv w:val="1"/>
      <w:marLeft w:val="0"/>
      <w:marRight w:val="0"/>
      <w:marTop w:val="0"/>
      <w:marBottom w:val="0"/>
      <w:divBdr>
        <w:top w:val="none" w:sz="0" w:space="0" w:color="auto"/>
        <w:left w:val="none" w:sz="0" w:space="0" w:color="auto"/>
        <w:bottom w:val="none" w:sz="0" w:space="0" w:color="auto"/>
        <w:right w:val="none" w:sz="0" w:space="0" w:color="auto"/>
      </w:divBdr>
    </w:div>
    <w:div w:id="1239898957">
      <w:bodyDiv w:val="1"/>
      <w:marLeft w:val="0"/>
      <w:marRight w:val="0"/>
      <w:marTop w:val="0"/>
      <w:marBottom w:val="0"/>
      <w:divBdr>
        <w:top w:val="none" w:sz="0" w:space="0" w:color="auto"/>
        <w:left w:val="none" w:sz="0" w:space="0" w:color="auto"/>
        <w:bottom w:val="none" w:sz="0" w:space="0" w:color="auto"/>
        <w:right w:val="none" w:sz="0" w:space="0" w:color="auto"/>
      </w:divBdr>
    </w:div>
    <w:div w:id="1239902543">
      <w:bodyDiv w:val="1"/>
      <w:marLeft w:val="0"/>
      <w:marRight w:val="0"/>
      <w:marTop w:val="0"/>
      <w:marBottom w:val="0"/>
      <w:divBdr>
        <w:top w:val="none" w:sz="0" w:space="0" w:color="auto"/>
        <w:left w:val="none" w:sz="0" w:space="0" w:color="auto"/>
        <w:bottom w:val="none" w:sz="0" w:space="0" w:color="auto"/>
        <w:right w:val="none" w:sz="0" w:space="0" w:color="auto"/>
      </w:divBdr>
    </w:div>
    <w:div w:id="1240823209">
      <w:bodyDiv w:val="1"/>
      <w:marLeft w:val="0"/>
      <w:marRight w:val="0"/>
      <w:marTop w:val="0"/>
      <w:marBottom w:val="0"/>
      <w:divBdr>
        <w:top w:val="none" w:sz="0" w:space="0" w:color="auto"/>
        <w:left w:val="none" w:sz="0" w:space="0" w:color="auto"/>
        <w:bottom w:val="none" w:sz="0" w:space="0" w:color="auto"/>
        <w:right w:val="none" w:sz="0" w:space="0" w:color="auto"/>
      </w:divBdr>
    </w:div>
    <w:div w:id="1241720338">
      <w:bodyDiv w:val="1"/>
      <w:marLeft w:val="0"/>
      <w:marRight w:val="0"/>
      <w:marTop w:val="0"/>
      <w:marBottom w:val="0"/>
      <w:divBdr>
        <w:top w:val="none" w:sz="0" w:space="0" w:color="auto"/>
        <w:left w:val="none" w:sz="0" w:space="0" w:color="auto"/>
        <w:bottom w:val="none" w:sz="0" w:space="0" w:color="auto"/>
        <w:right w:val="none" w:sz="0" w:space="0" w:color="auto"/>
      </w:divBdr>
    </w:div>
    <w:div w:id="1241720797">
      <w:bodyDiv w:val="1"/>
      <w:marLeft w:val="0"/>
      <w:marRight w:val="0"/>
      <w:marTop w:val="0"/>
      <w:marBottom w:val="0"/>
      <w:divBdr>
        <w:top w:val="none" w:sz="0" w:space="0" w:color="auto"/>
        <w:left w:val="none" w:sz="0" w:space="0" w:color="auto"/>
        <w:bottom w:val="none" w:sz="0" w:space="0" w:color="auto"/>
        <w:right w:val="none" w:sz="0" w:space="0" w:color="auto"/>
      </w:divBdr>
    </w:div>
    <w:div w:id="1241789105">
      <w:bodyDiv w:val="1"/>
      <w:marLeft w:val="0"/>
      <w:marRight w:val="0"/>
      <w:marTop w:val="0"/>
      <w:marBottom w:val="0"/>
      <w:divBdr>
        <w:top w:val="none" w:sz="0" w:space="0" w:color="auto"/>
        <w:left w:val="none" w:sz="0" w:space="0" w:color="auto"/>
        <w:bottom w:val="none" w:sz="0" w:space="0" w:color="auto"/>
        <w:right w:val="none" w:sz="0" w:space="0" w:color="auto"/>
      </w:divBdr>
    </w:div>
    <w:div w:id="1242447183">
      <w:bodyDiv w:val="1"/>
      <w:marLeft w:val="0"/>
      <w:marRight w:val="0"/>
      <w:marTop w:val="0"/>
      <w:marBottom w:val="0"/>
      <w:divBdr>
        <w:top w:val="none" w:sz="0" w:space="0" w:color="auto"/>
        <w:left w:val="none" w:sz="0" w:space="0" w:color="auto"/>
        <w:bottom w:val="none" w:sz="0" w:space="0" w:color="auto"/>
        <w:right w:val="none" w:sz="0" w:space="0" w:color="auto"/>
      </w:divBdr>
    </w:div>
    <w:div w:id="1242521235">
      <w:bodyDiv w:val="1"/>
      <w:marLeft w:val="0"/>
      <w:marRight w:val="0"/>
      <w:marTop w:val="0"/>
      <w:marBottom w:val="0"/>
      <w:divBdr>
        <w:top w:val="none" w:sz="0" w:space="0" w:color="auto"/>
        <w:left w:val="none" w:sz="0" w:space="0" w:color="auto"/>
        <w:bottom w:val="none" w:sz="0" w:space="0" w:color="auto"/>
        <w:right w:val="none" w:sz="0" w:space="0" w:color="auto"/>
      </w:divBdr>
    </w:div>
    <w:div w:id="1242566402">
      <w:bodyDiv w:val="1"/>
      <w:marLeft w:val="0"/>
      <w:marRight w:val="0"/>
      <w:marTop w:val="0"/>
      <w:marBottom w:val="0"/>
      <w:divBdr>
        <w:top w:val="none" w:sz="0" w:space="0" w:color="auto"/>
        <w:left w:val="none" w:sz="0" w:space="0" w:color="auto"/>
        <w:bottom w:val="none" w:sz="0" w:space="0" w:color="auto"/>
        <w:right w:val="none" w:sz="0" w:space="0" w:color="auto"/>
      </w:divBdr>
    </w:div>
    <w:div w:id="1242640402">
      <w:bodyDiv w:val="1"/>
      <w:marLeft w:val="0"/>
      <w:marRight w:val="0"/>
      <w:marTop w:val="0"/>
      <w:marBottom w:val="0"/>
      <w:divBdr>
        <w:top w:val="none" w:sz="0" w:space="0" w:color="auto"/>
        <w:left w:val="none" w:sz="0" w:space="0" w:color="auto"/>
        <w:bottom w:val="none" w:sz="0" w:space="0" w:color="auto"/>
        <w:right w:val="none" w:sz="0" w:space="0" w:color="auto"/>
      </w:divBdr>
    </w:div>
    <w:div w:id="1242790769">
      <w:bodyDiv w:val="1"/>
      <w:marLeft w:val="0"/>
      <w:marRight w:val="0"/>
      <w:marTop w:val="0"/>
      <w:marBottom w:val="0"/>
      <w:divBdr>
        <w:top w:val="none" w:sz="0" w:space="0" w:color="auto"/>
        <w:left w:val="none" w:sz="0" w:space="0" w:color="auto"/>
        <w:bottom w:val="none" w:sz="0" w:space="0" w:color="auto"/>
        <w:right w:val="none" w:sz="0" w:space="0" w:color="auto"/>
      </w:divBdr>
    </w:div>
    <w:div w:id="1243367858">
      <w:bodyDiv w:val="1"/>
      <w:marLeft w:val="0"/>
      <w:marRight w:val="0"/>
      <w:marTop w:val="0"/>
      <w:marBottom w:val="0"/>
      <w:divBdr>
        <w:top w:val="none" w:sz="0" w:space="0" w:color="auto"/>
        <w:left w:val="none" w:sz="0" w:space="0" w:color="auto"/>
        <w:bottom w:val="none" w:sz="0" w:space="0" w:color="auto"/>
        <w:right w:val="none" w:sz="0" w:space="0" w:color="auto"/>
      </w:divBdr>
    </w:div>
    <w:div w:id="1245803568">
      <w:bodyDiv w:val="1"/>
      <w:marLeft w:val="0"/>
      <w:marRight w:val="0"/>
      <w:marTop w:val="0"/>
      <w:marBottom w:val="0"/>
      <w:divBdr>
        <w:top w:val="none" w:sz="0" w:space="0" w:color="auto"/>
        <w:left w:val="none" w:sz="0" w:space="0" w:color="auto"/>
        <w:bottom w:val="none" w:sz="0" w:space="0" w:color="auto"/>
        <w:right w:val="none" w:sz="0" w:space="0" w:color="auto"/>
      </w:divBdr>
    </w:div>
    <w:div w:id="1246459212">
      <w:bodyDiv w:val="1"/>
      <w:marLeft w:val="0"/>
      <w:marRight w:val="0"/>
      <w:marTop w:val="0"/>
      <w:marBottom w:val="0"/>
      <w:divBdr>
        <w:top w:val="none" w:sz="0" w:space="0" w:color="auto"/>
        <w:left w:val="none" w:sz="0" w:space="0" w:color="auto"/>
        <w:bottom w:val="none" w:sz="0" w:space="0" w:color="auto"/>
        <w:right w:val="none" w:sz="0" w:space="0" w:color="auto"/>
      </w:divBdr>
    </w:div>
    <w:div w:id="1246961089">
      <w:bodyDiv w:val="1"/>
      <w:marLeft w:val="0"/>
      <w:marRight w:val="0"/>
      <w:marTop w:val="0"/>
      <w:marBottom w:val="0"/>
      <w:divBdr>
        <w:top w:val="none" w:sz="0" w:space="0" w:color="auto"/>
        <w:left w:val="none" w:sz="0" w:space="0" w:color="auto"/>
        <w:bottom w:val="none" w:sz="0" w:space="0" w:color="auto"/>
        <w:right w:val="none" w:sz="0" w:space="0" w:color="auto"/>
      </w:divBdr>
    </w:div>
    <w:div w:id="1247418668">
      <w:bodyDiv w:val="1"/>
      <w:marLeft w:val="0"/>
      <w:marRight w:val="0"/>
      <w:marTop w:val="0"/>
      <w:marBottom w:val="0"/>
      <w:divBdr>
        <w:top w:val="none" w:sz="0" w:space="0" w:color="auto"/>
        <w:left w:val="none" w:sz="0" w:space="0" w:color="auto"/>
        <w:bottom w:val="none" w:sz="0" w:space="0" w:color="auto"/>
        <w:right w:val="none" w:sz="0" w:space="0" w:color="auto"/>
      </w:divBdr>
    </w:div>
    <w:div w:id="1248005770">
      <w:bodyDiv w:val="1"/>
      <w:marLeft w:val="0"/>
      <w:marRight w:val="0"/>
      <w:marTop w:val="0"/>
      <w:marBottom w:val="0"/>
      <w:divBdr>
        <w:top w:val="none" w:sz="0" w:space="0" w:color="auto"/>
        <w:left w:val="none" w:sz="0" w:space="0" w:color="auto"/>
        <w:bottom w:val="none" w:sz="0" w:space="0" w:color="auto"/>
        <w:right w:val="none" w:sz="0" w:space="0" w:color="auto"/>
      </w:divBdr>
    </w:div>
    <w:div w:id="1248877707">
      <w:bodyDiv w:val="1"/>
      <w:marLeft w:val="0"/>
      <w:marRight w:val="0"/>
      <w:marTop w:val="0"/>
      <w:marBottom w:val="0"/>
      <w:divBdr>
        <w:top w:val="none" w:sz="0" w:space="0" w:color="auto"/>
        <w:left w:val="none" w:sz="0" w:space="0" w:color="auto"/>
        <w:bottom w:val="none" w:sz="0" w:space="0" w:color="auto"/>
        <w:right w:val="none" w:sz="0" w:space="0" w:color="auto"/>
      </w:divBdr>
    </w:div>
    <w:div w:id="1249729137">
      <w:bodyDiv w:val="1"/>
      <w:marLeft w:val="0"/>
      <w:marRight w:val="0"/>
      <w:marTop w:val="0"/>
      <w:marBottom w:val="0"/>
      <w:divBdr>
        <w:top w:val="none" w:sz="0" w:space="0" w:color="auto"/>
        <w:left w:val="none" w:sz="0" w:space="0" w:color="auto"/>
        <w:bottom w:val="none" w:sz="0" w:space="0" w:color="auto"/>
        <w:right w:val="none" w:sz="0" w:space="0" w:color="auto"/>
      </w:divBdr>
    </w:div>
    <w:div w:id="1250775869">
      <w:bodyDiv w:val="1"/>
      <w:marLeft w:val="0"/>
      <w:marRight w:val="0"/>
      <w:marTop w:val="0"/>
      <w:marBottom w:val="0"/>
      <w:divBdr>
        <w:top w:val="none" w:sz="0" w:space="0" w:color="auto"/>
        <w:left w:val="none" w:sz="0" w:space="0" w:color="auto"/>
        <w:bottom w:val="none" w:sz="0" w:space="0" w:color="auto"/>
        <w:right w:val="none" w:sz="0" w:space="0" w:color="auto"/>
      </w:divBdr>
    </w:div>
    <w:div w:id="1250892772">
      <w:bodyDiv w:val="1"/>
      <w:marLeft w:val="0"/>
      <w:marRight w:val="0"/>
      <w:marTop w:val="0"/>
      <w:marBottom w:val="0"/>
      <w:divBdr>
        <w:top w:val="none" w:sz="0" w:space="0" w:color="auto"/>
        <w:left w:val="none" w:sz="0" w:space="0" w:color="auto"/>
        <w:bottom w:val="none" w:sz="0" w:space="0" w:color="auto"/>
        <w:right w:val="none" w:sz="0" w:space="0" w:color="auto"/>
      </w:divBdr>
    </w:div>
    <w:div w:id="1250893192">
      <w:bodyDiv w:val="1"/>
      <w:marLeft w:val="0"/>
      <w:marRight w:val="0"/>
      <w:marTop w:val="0"/>
      <w:marBottom w:val="0"/>
      <w:divBdr>
        <w:top w:val="none" w:sz="0" w:space="0" w:color="auto"/>
        <w:left w:val="none" w:sz="0" w:space="0" w:color="auto"/>
        <w:bottom w:val="none" w:sz="0" w:space="0" w:color="auto"/>
        <w:right w:val="none" w:sz="0" w:space="0" w:color="auto"/>
      </w:divBdr>
    </w:div>
    <w:div w:id="1252160873">
      <w:bodyDiv w:val="1"/>
      <w:marLeft w:val="0"/>
      <w:marRight w:val="0"/>
      <w:marTop w:val="0"/>
      <w:marBottom w:val="0"/>
      <w:divBdr>
        <w:top w:val="none" w:sz="0" w:space="0" w:color="auto"/>
        <w:left w:val="none" w:sz="0" w:space="0" w:color="auto"/>
        <w:bottom w:val="none" w:sz="0" w:space="0" w:color="auto"/>
        <w:right w:val="none" w:sz="0" w:space="0" w:color="auto"/>
      </w:divBdr>
    </w:div>
    <w:div w:id="1252854726">
      <w:bodyDiv w:val="1"/>
      <w:marLeft w:val="0"/>
      <w:marRight w:val="0"/>
      <w:marTop w:val="0"/>
      <w:marBottom w:val="0"/>
      <w:divBdr>
        <w:top w:val="none" w:sz="0" w:space="0" w:color="auto"/>
        <w:left w:val="none" w:sz="0" w:space="0" w:color="auto"/>
        <w:bottom w:val="none" w:sz="0" w:space="0" w:color="auto"/>
        <w:right w:val="none" w:sz="0" w:space="0" w:color="auto"/>
      </w:divBdr>
    </w:div>
    <w:div w:id="1253397459">
      <w:bodyDiv w:val="1"/>
      <w:marLeft w:val="0"/>
      <w:marRight w:val="0"/>
      <w:marTop w:val="0"/>
      <w:marBottom w:val="0"/>
      <w:divBdr>
        <w:top w:val="none" w:sz="0" w:space="0" w:color="auto"/>
        <w:left w:val="none" w:sz="0" w:space="0" w:color="auto"/>
        <w:bottom w:val="none" w:sz="0" w:space="0" w:color="auto"/>
        <w:right w:val="none" w:sz="0" w:space="0" w:color="auto"/>
      </w:divBdr>
    </w:div>
    <w:div w:id="1253855950">
      <w:bodyDiv w:val="1"/>
      <w:marLeft w:val="0"/>
      <w:marRight w:val="0"/>
      <w:marTop w:val="0"/>
      <w:marBottom w:val="0"/>
      <w:divBdr>
        <w:top w:val="none" w:sz="0" w:space="0" w:color="auto"/>
        <w:left w:val="none" w:sz="0" w:space="0" w:color="auto"/>
        <w:bottom w:val="none" w:sz="0" w:space="0" w:color="auto"/>
        <w:right w:val="none" w:sz="0" w:space="0" w:color="auto"/>
      </w:divBdr>
    </w:div>
    <w:div w:id="1253976901">
      <w:bodyDiv w:val="1"/>
      <w:marLeft w:val="0"/>
      <w:marRight w:val="0"/>
      <w:marTop w:val="0"/>
      <w:marBottom w:val="0"/>
      <w:divBdr>
        <w:top w:val="none" w:sz="0" w:space="0" w:color="auto"/>
        <w:left w:val="none" w:sz="0" w:space="0" w:color="auto"/>
        <w:bottom w:val="none" w:sz="0" w:space="0" w:color="auto"/>
        <w:right w:val="none" w:sz="0" w:space="0" w:color="auto"/>
      </w:divBdr>
    </w:div>
    <w:div w:id="1254244744">
      <w:bodyDiv w:val="1"/>
      <w:marLeft w:val="0"/>
      <w:marRight w:val="0"/>
      <w:marTop w:val="0"/>
      <w:marBottom w:val="0"/>
      <w:divBdr>
        <w:top w:val="none" w:sz="0" w:space="0" w:color="auto"/>
        <w:left w:val="none" w:sz="0" w:space="0" w:color="auto"/>
        <w:bottom w:val="none" w:sz="0" w:space="0" w:color="auto"/>
        <w:right w:val="none" w:sz="0" w:space="0" w:color="auto"/>
      </w:divBdr>
    </w:div>
    <w:div w:id="1254320477">
      <w:bodyDiv w:val="1"/>
      <w:marLeft w:val="0"/>
      <w:marRight w:val="0"/>
      <w:marTop w:val="0"/>
      <w:marBottom w:val="0"/>
      <w:divBdr>
        <w:top w:val="none" w:sz="0" w:space="0" w:color="auto"/>
        <w:left w:val="none" w:sz="0" w:space="0" w:color="auto"/>
        <w:bottom w:val="none" w:sz="0" w:space="0" w:color="auto"/>
        <w:right w:val="none" w:sz="0" w:space="0" w:color="auto"/>
      </w:divBdr>
    </w:div>
    <w:div w:id="1254510798">
      <w:bodyDiv w:val="1"/>
      <w:marLeft w:val="0"/>
      <w:marRight w:val="0"/>
      <w:marTop w:val="0"/>
      <w:marBottom w:val="0"/>
      <w:divBdr>
        <w:top w:val="none" w:sz="0" w:space="0" w:color="auto"/>
        <w:left w:val="none" w:sz="0" w:space="0" w:color="auto"/>
        <w:bottom w:val="none" w:sz="0" w:space="0" w:color="auto"/>
        <w:right w:val="none" w:sz="0" w:space="0" w:color="auto"/>
      </w:divBdr>
    </w:div>
    <w:div w:id="1254820543">
      <w:bodyDiv w:val="1"/>
      <w:marLeft w:val="0"/>
      <w:marRight w:val="0"/>
      <w:marTop w:val="0"/>
      <w:marBottom w:val="0"/>
      <w:divBdr>
        <w:top w:val="none" w:sz="0" w:space="0" w:color="auto"/>
        <w:left w:val="none" w:sz="0" w:space="0" w:color="auto"/>
        <w:bottom w:val="none" w:sz="0" w:space="0" w:color="auto"/>
        <w:right w:val="none" w:sz="0" w:space="0" w:color="auto"/>
      </w:divBdr>
    </w:div>
    <w:div w:id="1256016145">
      <w:bodyDiv w:val="1"/>
      <w:marLeft w:val="0"/>
      <w:marRight w:val="0"/>
      <w:marTop w:val="0"/>
      <w:marBottom w:val="0"/>
      <w:divBdr>
        <w:top w:val="none" w:sz="0" w:space="0" w:color="auto"/>
        <w:left w:val="none" w:sz="0" w:space="0" w:color="auto"/>
        <w:bottom w:val="none" w:sz="0" w:space="0" w:color="auto"/>
        <w:right w:val="none" w:sz="0" w:space="0" w:color="auto"/>
      </w:divBdr>
    </w:div>
    <w:div w:id="1256746004">
      <w:bodyDiv w:val="1"/>
      <w:marLeft w:val="0"/>
      <w:marRight w:val="0"/>
      <w:marTop w:val="0"/>
      <w:marBottom w:val="0"/>
      <w:divBdr>
        <w:top w:val="none" w:sz="0" w:space="0" w:color="auto"/>
        <w:left w:val="none" w:sz="0" w:space="0" w:color="auto"/>
        <w:bottom w:val="none" w:sz="0" w:space="0" w:color="auto"/>
        <w:right w:val="none" w:sz="0" w:space="0" w:color="auto"/>
      </w:divBdr>
    </w:div>
    <w:div w:id="1256786137">
      <w:bodyDiv w:val="1"/>
      <w:marLeft w:val="0"/>
      <w:marRight w:val="0"/>
      <w:marTop w:val="0"/>
      <w:marBottom w:val="0"/>
      <w:divBdr>
        <w:top w:val="none" w:sz="0" w:space="0" w:color="auto"/>
        <w:left w:val="none" w:sz="0" w:space="0" w:color="auto"/>
        <w:bottom w:val="none" w:sz="0" w:space="0" w:color="auto"/>
        <w:right w:val="none" w:sz="0" w:space="0" w:color="auto"/>
      </w:divBdr>
    </w:div>
    <w:div w:id="1257638777">
      <w:bodyDiv w:val="1"/>
      <w:marLeft w:val="0"/>
      <w:marRight w:val="0"/>
      <w:marTop w:val="0"/>
      <w:marBottom w:val="0"/>
      <w:divBdr>
        <w:top w:val="none" w:sz="0" w:space="0" w:color="auto"/>
        <w:left w:val="none" w:sz="0" w:space="0" w:color="auto"/>
        <w:bottom w:val="none" w:sz="0" w:space="0" w:color="auto"/>
        <w:right w:val="none" w:sz="0" w:space="0" w:color="auto"/>
      </w:divBdr>
    </w:div>
    <w:div w:id="1259679619">
      <w:bodyDiv w:val="1"/>
      <w:marLeft w:val="0"/>
      <w:marRight w:val="0"/>
      <w:marTop w:val="0"/>
      <w:marBottom w:val="0"/>
      <w:divBdr>
        <w:top w:val="none" w:sz="0" w:space="0" w:color="auto"/>
        <w:left w:val="none" w:sz="0" w:space="0" w:color="auto"/>
        <w:bottom w:val="none" w:sz="0" w:space="0" w:color="auto"/>
        <w:right w:val="none" w:sz="0" w:space="0" w:color="auto"/>
      </w:divBdr>
    </w:div>
    <w:div w:id="1260674101">
      <w:bodyDiv w:val="1"/>
      <w:marLeft w:val="0"/>
      <w:marRight w:val="0"/>
      <w:marTop w:val="0"/>
      <w:marBottom w:val="0"/>
      <w:divBdr>
        <w:top w:val="none" w:sz="0" w:space="0" w:color="auto"/>
        <w:left w:val="none" w:sz="0" w:space="0" w:color="auto"/>
        <w:bottom w:val="none" w:sz="0" w:space="0" w:color="auto"/>
        <w:right w:val="none" w:sz="0" w:space="0" w:color="auto"/>
      </w:divBdr>
    </w:div>
    <w:div w:id="1260942627">
      <w:bodyDiv w:val="1"/>
      <w:marLeft w:val="0"/>
      <w:marRight w:val="0"/>
      <w:marTop w:val="0"/>
      <w:marBottom w:val="0"/>
      <w:divBdr>
        <w:top w:val="none" w:sz="0" w:space="0" w:color="auto"/>
        <w:left w:val="none" w:sz="0" w:space="0" w:color="auto"/>
        <w:bottom w:val="none" w:sz="0" w:space="0" w:color="auto"/>
        <w:right w:val="none" w:sz="0" w:space="0" w:color="auto"/>
      </w:divBdr>
    </w:div>
    <w:div w:id="1261062779">
      <w:bodyDiv w:val="1"/>
      <w:marLeft w:val="0"/>
      <w:marRight w:val="0"/>
      <w:marTop w:val="0"/>
      <w:marBottom w:val="0"/>
      <w:divBdr>
        <w:top w:val="none" w:sz="0" w:space="0" w:color="auto"/>
        <w:left w:val="none" w:sz="0" w:space="0" w:color="auto"/>
        <w:bottom w:val="none" w:sz="0" w:space="0" w:color="auto"/>
        <w:right w:val="none" w:sz="0" w:space="0" w:color="auto"/>
      </w:divBdr>
    </w:div>
    <w:div w:id="1261721483">
      <w:bodyDiv w:val="1"/>
      <w:marLeft w:val="0"/>
      <w:marRight w:val="0"/>
      <w:marTop w:val="0"/>
      <w:marBottom w:val="0"/>
      <w:divBdr>
        <w:top w:val="none" w:sz="0" w:space="0" w:color="auto"/>
        <w:left w:val="none" w:sz="0" w:space="0" w:color="auto"/>
        <w:bottom w:val="none" w:sz="0" w:space="0" w:color="auto"/>
        <w:right w:val="none" w:sz="0" w:space="0" w:color="auto"/>
      </w:divBdr>
    </w:div>
    <w:div w:id="1262177039">
      <w:bodyDiv w:val="1"/>
      <w:marLeft w:val="0"/>
      <w:marRight w:val="0"/>
      <w:marTop w:val="0"/>
      <w:marBottom w:val="0"/>
      <w:divBdr>
        <w:top w:val="none" w:sz="0" w:space="0" w:color="auto"/>
        <w:left w:val="none" w:sz="0" w:space="0" w:color="auto"/>
        <w:bottom w:val="none" w:sz="0" w:space="0" w:color="auto"/>
        <w:right w:val="none" w:sz="0" w:space="0" w:color="auto"/>
      </w:divBdr>
    </w:div>
    <w:div w:id="1263028529">
      <w:bodyDiv w:val="1"/>
      <w:marLeft w:val="0"/>
      <w:marRight w:val="0"/>
      <w:marTop w:val="0"/>
      <w:marBottom w:val="0"/>
      <w:divBdr>
        <w:top w:val="none" w:sz="0" w:space="0" w:color="auto"/>
        <w:left w:val="none" w:sz="0" w:space="0" w:color="auto"/>
        <w:bottom w:val="none" w:sz="0" w:space="0" w:color="auto"/>
        <w:right w:val="none" w:sz="0" w:space="0" w:color="auto"/>
      </w:divBdr>
    </w:div>
    <w:div w:id="1263225984">
      <w:bodyDiv w:val="1"/>
      <w:marLeft w:val="0"/>
      <w:marRight w:val="0"/>
      <w:marTop w:val="0"/>
      <w:marBottom w:val="0"/>
      <w:divBdr>
        <w:top w:val="none" w:sz="0" w:space="0" w:color="auto"/>
        <w:left w:val="none" w:sz="0" w:space="0" w:color="auto"/>
        <w:bottom w:val="none" w:sz="0" w:space="0" w:color="auto"/>
        <w:right w:val="none" w:sz="0" w:space="0" w:color="auto"/>
      </w:divBdr>
    </w:div>
    <w:div w:id="1263296575">
      <w:bodyDiv w:val="1"/>
      <w:marLeft w:val="0"/>
      <w:marRight w:val="0"/>
      <w:marTop w:val="0"/>
      <w:marBottom w:val="0"/>
      <w:divBdr>
        <w:top w:val="none" w:sz="0" w:space="0" w:color="auto"/>
        <w:left w:val="none" w:sz="0" w:space="0" w:color="auto"/>
        <w:bottom w:val="none" w:sz="0" w:space="0" w:color="auto"/>
        <w:right w:val="none" w:sz="0" w:space="0" w:color="auto"/>
      </w:divBdr>
    </w:div>
    <w:div w:id="1263607989">
      <w:bodyDiv w:val="1"/>
      <w:marLeft w:val="0"/>
      <w:marRight w:val="0"/>
      <w:marTop w:val="0"/>
      <w:marBottom w:val="0"/>
      <w:divBdr>
        <w:top w:val="none" w:sz="0" w:space="0" w:color="auto"/>
        <w:left w:val="none" w:sz="0" w:space="0" w:color="auto"/>
        <w:bottom w:val="none" w:sz="0" w:space="0" w:color="auto"/>
        <w:right w:val="none" w:sz="0" w:space="0" w:color="auto"/>
      </w:divBdr>
    </w:div>
    <w:div w:id="1263957105">
      <w:bodyDiv w:val="1"/>
      <w:marLeft w:val="0"/>
      <w:marRight w:val="0"/>
      <w:marTop w:val="0"/>
      <w:marBottom w:val="0"/>
      <w:divBdr>
        <w:top w:val="none" w:sz="0" w:space="0" w:color="auto"/>
        <w:left w:val="none" w:sz="0" w:space="0" w:color="auto"/>
        <w:bottom w:val="none" w:sz="0" w:space="0" w:color="auto"/>
        <w:right w:val="none" w:sz="0" w:space="0" w:color="auto"/>
      </w:divBdr>
    </w:div>
    <w:div w:id="1264386381">
      <w:bodyDiv w:val="1"/>
      <w:marLeft w:val="0"/>
      <w:marRight w:val="0"/>
      <w:marTop w:val="0"/>
      <w:marBottom w:val="0"/>
      <w:divBdr>
        <w:top w:val="none" w:sz="0" w:space="0" w:color="auto"/>
        <w:left w:val="none" w:sz="0" w:space="0" w:color="auto"/>
        <w:bottom w:val="none" w:sz="0" w:space="0" w:color="auto"/>
        <w:right w:val="none" w:sz="0" w:space="0" w:color="auto"/>
      </w:divBdr>
    </w:div>
    <w:div w:id="1264611285">
      <w:bodyDiv w:val="1"/>
      <w:marLeft w:val="0"/>
      <w:marRight w:val="0"/>
      <w:marTop w:val="0"/>
      <w:marBottom w:val="0"/>
      <w:divBdr>
        <w:top w:val="none" w:sz="0" w:space="0" w:color="auto"/>
        <w:left w:val="none" w:sz="0" w:space="0" w:color="auto"/>
        <w:bottom w:val="none" w:sz="0" w:space="0" w:color="auto"/>
        <w:right w:val="none" w:sz="0" w:space="0" w:color="auto"/>
      </w:divBdr>
    </w:div>
    <w:div w:id="1264991330">
      <w:bodyDiv w:val="1"/>
      <w:marLeft w:val="0"/>
      <w:marRight w:val="0"/>
      <w:marTop w:val="0"/>
      <w:marBottom w:val="0"/>
      <w:divBdr>
        <w:top w:val="none" w:sz="0" w:space="0" w:color="auto"/>
        <w:left w:val="none" w:sz="0" w:space="0" w:color="auto"/>
        <w:bottom w:val="none" w:sz="0" w:space="0" w:color="auto"/>
        <w:right w:val="none" w:sz="0" w:space="0" w:color="auto"/>
      </w:divBdr>
    </w:div>
    <w:div w:id="1265728818">
      <w:bodyDiv w:val="1"/>
      <w:marLeft w:val="0"/>
      <w:marRight w:val="0"/>
      <w:marTop w:val="0"/>
      <w:marBottom w:val="0"/>
      <w:divBdr>
        <w:top w:val="none" w:sz="0" w:space="0" w:color="auto"/>
        <w:left w:val="none" w:sz="0" w:space="0" w:color="auto"/>
        <w:bottom w:val="none" w:sz="0" w:space="0" w:color="auto"/>
        <w:right w:val="none" w:sz="0" w:space="0" w:color="auto"/>
      </w:divBdr>
    </w:div>
    <w:div w:id="1266155587">
      <w:bodyDiv w:val="1"/>
      <w:marLeft w:val="0"/>
      <w:marRight w:val="0"/>
      <w:marTop w:val="0"/>
      <w:marBottom w:val="0"/>
      <w:divBdr>
        <w:top w:val="none" w:sz="0" w:space="0" w:color="auto"/>
        <w:left w:val="none" w:sz="0" w:space="0" w:color="auto"/>
        <w:bottom w:val="none" w:sz="0" w:space="0" w:color="auto"/>
        <w:right w:val="none" w:sz="0" w:space="0" w:color="auto"/>
      </w:divBdr>
    </w:div>
    <w:div w:id="1266381948">
      <w:bodyDiv w:val="1"/>
      <w:marLeft w:val="0"/>
      <w:marRight w:val="0"/>
      <w:marTop w:val="0"/>
      <w:marBottom w:val="0"/>
      <w:divBdr>
        <w:top w:val="none" w:sz="0" w:space="0" w:color="auto"/>
        <w:left w:val="none" w:sz="0" w:space="0" w:color="auto"/>
        <w:bottom w:val="none" w:sz="0" w:space="0" w:color="auto"/>
        <w:right w:val="none" w:sz="0" w:space="0" w:color="auto"/>
      </w:divBdr>
    </w:div>
    <w:div w:id="1266570178">
      <w:bodyDiv w:val="1"/>
      <w:marLeft w:val="0"/>
      <w:marRight w:val="0"/>
      <w:marTop w:val="0"/>
      <w:marBottom w:val="0"/>
      <w:divBdr>
        <w:top w:val="none" w:sz="0" w:space="0" w:color="auto"/>
        <w:left w:val="none" w:sz="0" w:space="0" w:color="auto"/>
        <w:bottom w:val="none" w:sz="0" w:space="0" w:color="auto"/>
        <w:right w:val="none" w:sz="0" w:space="0" w:color="auto"/>
      </w:divBdr>
    </w:div>
    <w:div w:id="1266687855">
      <w:bodyDiv w:val="1"/>
      <w:marLeft w:val="0"/>
      <w:marRight w:val="0"/>
      <w:marTop w:val="0"/>
      <w:marBottom w:val="0"/>
      <w:divBdr>
        <w:top w:val="none" w:sz="0" w:space="0" w:color="auto"/>
        <w:left w:val="none" w:sz="0" w:space="0" w:color="auto"/>
        <w:bottom w:val="none" w:sz="0" w:space="0" w:color="auto"/>
        <w:right w:val="none" w:sz="0" w:space="0" w:color="auto"/>
      </w:divBdr>
    </w:div>
    <w:div w:id="1267690210">
      <w:bodyDiv w:val="1"/>
      <w:marLeft w:val="0"/>
      <w:marRight w:val="0"/>
      <w:marTop w:val="0"/>
      <w:marBottom w:val="0"/>
      <w:divBdr>
        <w:top w:val="none" w:sz="0" w:space="0" w:color="auto"/>
        <w:left w:val="none" w:sz="0" w:space="0" w:color="auto"/>
        <w:bottom w:val="none" w:sz="0" w:space="0" w:color="auto"/>
        <w:right w:val="none" w:sz="0" w:space="0" w:color="auto"/>
      </w:divBdr>
    </w:div>
    <w:div w:id="1268461869">
      <w:bodyDiv w:val="1"/>
      <w:marLeft w:val="0"/>
      <w:marRight w:val="0"/>
      <w:marTop w:val="0"/>
      <w:marBottom w:val="0"/>
      <w:divBdr>
        <w:top w:val="none" w:sz="0" w:space="0" w:color="auto"/>
        <w:left w:val="none" w:sz="0" w:space="0" w:color="auto"/>
        <w:bottom w:val="none" w:sz="0" w:space="0" w:color="auto"/>
        <w:right w:val="none" w:sz="0" w:space="0" w:color="auto"/>
      </w:divBdr>
    </w:div>
    <w:div w:id="1268540031">
      <w:bodyDiv w:val="1"/>
      <w:marLeft w:val="0"/>
      <w:marRight w:val="0"/>
      <w:marTop w:val="0"/>
      <w:marBottom w:val="0"/>
      <w:divBdr>
        <w:top w:val="none" w:sz="0" w:space="0" w:color="auto"/>
        <w:left w:val="none" w:sz="0" w:space="0" w:color="auto"/>
        <w:bottom w:val="none" w:sz="0" w:space="0" w:color="auto"/>
        <w:right w:val="none" w:sz="0" w:space="0" w:color="auto"/>
      </w:divBdr>
    </w:div>
    <w:div w:id="1269041398">
      <w:bodyDiv w:val="1"/>
      <w:marLeft w:val="0"/>
      <w:marRight w:val="0"/>
      <w:marTop w:val="0"/>
      <w:marBottom w:val="0"/>
      <w:divBdr>
        <w:top w:val="none" w:sz="0" w:space="0" w:color="auto"/>
        <w:left w:val="none" w:sz="0" w:space="0" w:color="auto"/>
        <w:bottom w:val="none" w:sz="0" w:space="0" w:color="auto"/>
        <w:right w:val="none" w:sz="0" w:space="0" w:color="auto"/>
      </w:divBdr>
    </w:div>
    <w:div w:id="1269847001">
      <w:bodyDiv w:val="1"/>
      <w:marLeft w:val="0"/>
      <w:marRight w:val="0"/>
      <w:marTop w:val="0"/>
      <w:marBottom w:val="0"/>
      <w:divBdr>
        <w:top w:val="none" w:sz="0" w:space="0" w:color="auto"/>
        <w:left w:val="none" w:sz="0" w:space="0" w:color="auto"/>
        <w:bottom w:val="none" w:sz="0" w:space="0" w:color="auto"/>
        <w:right w:val="none" w:sz="0" w:space="0" w:color="auto"/>
      </w:divBdr>
    </w:div>
    <w:div w:id="1270507912">
      <w:bodyDiv w:val="1"/>
      <w:marLeft w:val="0"/>
      <w:marRight w:val="0"/>
      <w:marTop w:val="0"/>
      <w:marBottom w:val="0"/>
      <w:divBdr>
        <w:top w:val="none" w:sz="0" w:space="0" w:color="auto"/>
        <w:left w:val="none" w:sz="0" w:space="0" w:color="auto"/>
        <w:bottom w:val="none" w:sz="0" w:space="0" w:color="auto"/>
        <w:right w:val="none" w:sz="0" w:space="0" w:color="auto"/>
      </w:divBdr>
    </w:div>
    <w:div w:id="1270626053">
      <w:bodyDiv w:val="1"/>
      <w:marLeft w:val="0"/>
      <w:marRight w:val="0"/>
      <w:marTop w:val="0"/>
      <w:marBottom w:val="0"/>
      <w:divBdr>
        <w:top w:val="none" w:sz="0" w:space="0" w:color="auto"/>
        <w:left w:val="none" w:sz="0" w:space="0" w:color="auto"/>
        <w:bottom w:val="none" w:sz="0" w:space="0" w:color="auto"/>
        <w:right w:val="none" w:sz="0" w:space="0" w:color="auto"/>
      </w:divBdr>
    </w:div>
    <w:div w:id="1271202531">
      <w:bodyDiv w:val="1"/>
      <w:marLeft w:val="0"/>
      <w:marRight w:val="0"/>
      <w:marTop w:val="0"/>
      <w:marBottom w:val="0"/>
      <w:divBdr>
        <w:top w:val="none" w:sz="0" w:space="0" w:color="auto"/>
        <w:left w:val="none" w:sz="0" w:space="0" w:color="auto"/>
        <w:bottom w:val="none" w:sz="0" w:space="0" w:color="auto"/>
        <w:right w:val="none" w:sz="0" w:space="0" w:color="auto"/>
      </w:divBdr>
    </w:div>
    <w:div w:id="1271234435">
      <w:bodyDiv w:val="1"/>
      <w:marLeft w:val="0"/>
      <w:marRight w:val="0"/>
      <w:marTop w:val="0"/>
      <w:marBottom w:val="0"/>
      <w:divBdr>
        <w:top w:val="none" w:sz="0" w:space="0" w:color="auto"/>
        <w:left w:val="none" w:sz="0" w:space="0" w:color="auto"/>
        <w:bottom w:val="none" w:sz="0" w:space="0" w:color="auto"/>
        <w:right w:val="none" w:sz="0" w:space="0" w:color="auto"/>
      </w:divBdr>
    </w:div>
    <w:div w:id="1272588683">
      <w:bodyDiv w:val="1"/>
      <w:marLeft w:val="0"/>
      <w:marRight w:val="0"/>
      <w:marTop w:val="0"/>
      <w:marBottom w:val="0"/>
      <w:divBdr>
        <w:top w:val="none" w:sz="0" w:space="0" w:color="auto"/>
        <w:left w:val="none" w:sz="0" w:space="0" w:color="auto"/>
        <w:bottom w:val="none" w:sz="0" w:space="0" w:color="auto"/>
        <w:right w:val="none" w:sz="0" w:space="0" w:color="auto"/>
      </w:divBdr>
    </w:div>
    <w:div w:id="1273786584">
      <w:bodyDiv w:val="1"/>
      <w:marLeft w:val="0"/>
      <w:marRight w:val="0"/>
      <w:marTop w:val="0"/>
      <w:marBottom w:val="0"/>
      <w:divBdr>
        <w:top w:val="none" w:sz="0" w:space="0" w:color="auto"/>
        <w:left w:val="none" w:sz="0" w:space="0" w:color="auto"/>
        <w:bottom w:val="none" w:sz="0" w:space="0" w:color="auto"/>
        <w:right w:val="none" w:sz="0" w:space="0" w:color="auto"/>
      </w:divBdr>
    </w:div>
    <w:div w:id="1274478653">
      <w:bodyDiv w:val="1"/>
      <w:marLeft w:val="0"/>
      <w:marRight w:val="0"/>
      <w:marTop w:val="0"/>
      <w:marBottom w:val="0"/>
      <w:divBdr>
        <w:top w:val="none" w:sz="0" w:space="0" w:color="auto"/>
        <w:left w:val="none" w:sz="0" w:space="0" w:color="auto"/>
        <w:bottom w:val="none" w:sz="0" w:space="0" w:color="auto"/>
        <w:right w:val="none" w:sz="0" w:space="0" w:color="auto"/>
      </w:divBdr>
    </w:div>
    <w:div w:id="1274745935">
      <w:bodyDiv w:val="1"/>
      <w:marLeft w:val="0"/>
      <w:marRight w:val="0"/>
      <w:marTop w:val="0"/>
      <w:marBottom w:val="0"/>
      <w:divBdr>
        <w:top w:val="none" w:sz="0" w:space="0" w:color="auto"/>
        <w:left w:val="none" w:sz="0" w:space="0" w:color="auto"/>
        <w:bottom w:val="none" w:sz="0" w:space="0" w:color="auto"/>
        <w:right w:val="none" w:sz="0" w:space="0" w:color="auto"/>
      </w:divBdr>
    </w:div>
    <w:div w:id="1274751940">
      <w:bodyDiv w:val="1"/>
      <w:marLeft w:val="0"/>
      <w:marRight w:val="0"/>
      <w:marTop w:val="0"/>
      <w:marBottom w:val="0"/>
      <w:divBdr>
        <w:top w:val="none" w:sz="0" w:space="0" w:color="auto"/>
        <w:left w:val="none" w:sz="0" w:space="0" w:color="auto"/>
        <w:bottom w:val="none" w:sz="0" w:space="0" w:color="auto"/>
        <w:right w:val="none" w:sz="0" w:space="0" w:color="auto"/>
      </w:divBdr>
    </w:div>
    <w:div w:id="1274752865">
      <w:bodyDiv w:val="1"/>
      <w:marLeft w:val="0"/>
      <w:marRight w:val="0"/>
      <w:marTop w:val="0"/>
      <w:marBottom w:val="0"/>
      <w:divBdr>
        <w:top w:val="none" w:sz="0" w:space="0" w:color="auto"/>
        <w:left w:val="none" w:sz="0" w:space="0" w:color="auto"/>
        <w:bottom w:val="none" w:sz="0" w:space="0" w:color="auto"/>
        <w:right w:val="none" w:sz="0" w:space="0" w:color="auto"/>
      </w:divBdr>
    </w:div>
    <w:div w:id="1274820572">
      <w:bodyDiv w:val="1"/>
      <w:marLeft w:val="0"/>
      <w:marRight w:val="0"/>
      <w:marTop w:val="0"/>
      <w:marBottom w:val="0"/>
      <w:divBdr>
        <w:top w:val="none" w:sz="0" w:space="0" w:color="auto"/>
        <w:left w:val="none" w:sz="0" w:space="0" w:color="auto"/>
        <w:bottom w:val="none" w:sz="0" w:space="0" w:color="auto"/>
        <w:right w:val="none" w:sz="0" w:space="0" w:color="auto"/>
      </w:divBdr>
    </w:div>
    <w:div w:id="1276138079">
      <w:bodyDiv w:val="1"/>
      <w:marLeft w:val="0"/>
      <w:marRight w:val="0"/>
      <w:marTop w:val="0"/>
      <w:marBottom w:val="0"/>
      <w:divBdr>
        <w:top w:val="none" w:sz="0" w:space="0" w:color="auto"/>
        <w:left w:val="none" w:sz="0" w:space="0" w:color="auto"/>
        <w:bottom w:val="none" w:sz="0" w:space="0" w:color="auto"/>
        <w:right w:val="none" w:sz="0" w:space="0" w:color="auto"/>
      </w:divBdr>
    </w:div>
    <w:div w:id="1276595430">
      <w:bodyDiv w:val="1"/>
      <w:marLeft w:val="0"/>
      <w:marRight w:val="0"/>
      <w:marTop w:val="0"/>
      <w:marBottom w:val="0"/>
      <w:divBdr>
        <w:top w:val="none" w:sz="0" w:space="0" w:color="auto"/>
        <w:left w:val="none" w:sz="0" w:space="0" w:color="auto"/>
        <w:bottom w:val="none" w:sz="0" w:space="0" w:color="auto"/>
        <w:right w:val="none" w:sz="0" w:space="0" w:color="auto"/>
      </w:divBdr>
    </w:div>
    <w:div w:id="1276598569">
      <w:bodyDiv w:val="1"/>
      <w:marLeft w:val="0"/>
      <w:marRight w:val="0"/>
      <w:marTop w:val="0"/>
      <w:marBottom w:val="0"/>
      <w:divBdr>
        <w:top w:val="none" w:sz="0" w:space="0" w:color="auto"/>
        <w:left w:val="none" w:sz="0" w:space="0" w:color="auto"/>
        <w:bottom w:val="none" w:sz="0" w:space="0" w:color="auto"/>
        <w:right w:val="none" w:sz="0" w:space="0" w:color="auto"/>
      </w:divBdr>
    </w:div>
    <w:div w:id="1277910423">
      <w:bodyDiv w:val="1"/>
      <w:marLeft w:val="0"/>
      <w:marRight w:val="0"/>
      <w:marTop w:val="0"/>
      <w:marBottom w:val="0"/>
      <w:divBdr>
        <w:top w:val="none" w:sz="0" w:space="0" w:color="auto"/>
        <w:left w:val="none" w:sz="0" w:space="0" w:color="auto"/>
        <w:bottom w:val="none" w:sz="0" w:space="0" w:color="auto"/>
        <w:right w:val="none" w:sz="0" w:space="0" w:color="auto"/>
      </w:divBdr>
    </w:div>
    <w:div w:id="1278416558">
      <w:bodyDiv w:val="1"/>
      <w:marLeft w:val="0"/>
      <w:marRight w:val="0"/>
      <w:marTop w:val="0"/>
      <w:marBottom w:val="0"/>
      <w:divBdr>
        <w:top w:val="none" w:sz="0" w:space="0" w:color="auto"/>
        <w:left w:val="none" w:sz="0" w:space="0" w:color="auto"/>
        <w:bottom w:val="none" w:sz="0" w:space="0" w:color="auto"/>
        <w:right w:val="none" w:sz="0" w:space="0" w:color="auto"/>
      </w:divBdr>
    </w:div>
    <w:div w:id="1279293130">
      <w:bodyDiv w:val="1"/>
      <w:marLeft w:val="0"/>
      <w:marRight w:val="0"/>
      <w:marTop w:val="0"/>
      <w:marBottom w:val="0"/>
      <w:divBdr>
        <w:top w:val="none" w:sz="0" w:space="0" w:color="auto"/>
        <w:left w:val="none" w:sz="0" w:space="0" w:color="auto"/>
        <w:bottom w:val="none" w:sz="0" w:space="0" w:color="auto"/>
        <w:right w:val="none" w:sz="0" w:space="0" w:color="auto"/>
      </w:divBdr>
    </w:div>
    <w:div w:id="1279869790">
      <w:bodyDiv w:val="1"/>
      <w:marLeft w:val="0"/>
      <w:marRight w:val="0"/>
      <w:marTop w:val="0"/>
      <w:marBottom w:val="0"/>
      <w:divBdr>
        <w:top w:val="none" w:sz="0" w:space="0" w:color="auto"/>
        <w:left w:val="none" w:sz="0" w:space="0" w:color="auto"/>
        <w:bottom w:val="none" w:sz="0" w:space="0" w:color="auto"/>
        <w:right w:val="none" w:sz="0" w:space="0" w:color="auto"/>
      </w:divBdr>
    </w:div>
    <w:div w:id="1280986610">
      <w:bodyDiv w:val="1"/>
      <w:marLeft w:val="0"/>
      <w:marRight w:val="0"/>
      <w:marTop w:val="0"/>
      <w:marBottom w:val="0"/>
      <w:divBdr>
        <w:top w:val="none" w:sz="0" w:space="0" w:color="auto"/>
        <w:left w:val="none" w:sz="0" w:space="0" w:color="auto"/>
        <w:bottom w:val="none" w:sz="0" w:space="0" w:color="auto"/>
        <w:right w:val="none" w:sz="0" w:space="0" w:color="auto"/>
      </w:divBdr>
    </w:div>
    <w:div w:id="1281649278">
      <w:bodyDiv w:val="1"/>
      <w:marLeft w:val="0"/>
      <w:marRight w:val="0"/>
      <w:marTop w:val="0"/>
      <w:marBottom w:val="0"/>
      <w:divBdr>
        <w:top w:val="none" w:sz="0" w:space="0" w:color="auto"/>
        <w:left w:val="none" w:sz="0" w:space="0" w:color="auto"/>
        <w:bottom w:val="none" w:sz="0" w:space="0" w:color="auto"/>
        <w:right w:val="none" w:sz="0" w:space="0" w:color="auto"/>
      </w:divBdr>
    </w:div>
    <w:div w:id="1282032577">
      <w:bodyDiv w:val="1"/>
      <w:marLeft w:val="0"/>
      <w:marRight w:val="0"/>
      <w:marTop w:val="0"/>
      <w:marBottom w:val="0"/>
      <w:divBdr>
        <w:top w:val="none" w:sz="0" w:space="0" w:color="auto"/>
        <w:left w:val="none" w:sz="0" w:space="0" w:color="auto"/>
        <w:bottom w:val="none" w:sz="0" w:space="0" w:color="auto"/>
        <w:right w:val="none" w:sz="0" w:space="0" w:color="auto"/>
      </w:divBdr>
    </w:div>
    <w:div w:id="1282801717">
      <w:bodyDiv w:val="1"/>
      <w:marLeft w:val="0"/>
      <w:marRight w:val="0"/>
      <w:marTop w:val="0"/>
      <w:marBottom w:val="0"/>
      <w:divBdr>
        <w:top w:val="none" w:sz="0" w:space="0" w:color="auto"/>
        <w:left w:val="none" w:sz="0" w:space="0" w:color="auto"/>
        <w:bottom w:val="none" w:sz="0" w:space="0" w:color="auto"/>
        <w:right w:val="none" w:sz="0" w:space="0" w:color="auto"/>
      </w:divBdr>
    </w:div>
    <w:div w:id="1282883636">
      <w:bodyDiv w:val="1"/>
      <w:marLeft w:val="0"/>
      <w:marRight w:val="0"/>
      <w:marTop w:val="0"/>
      <w:marBottom w:val="0"/>
      <w:divBdr>
        <w:top w:val="none" w:sz="0" w:space="0" w:color="auto"/>
        <w:left w:val="none" w:sz="0" w:space="0" w:color="auto"/>
        <w:bottom w:val="none" w:sz="0" w:space="0" w:color="auto"/>
        <w:right w:val="none" w:sz="0" w:space="0" w:color="auto"/>
      </w:divBdr>
    </w:div>
    <w:div w:id="1283609324">
      <w:bodyDiv w:val="1"/>
      <w:marLeft w:val="0"/>
      <w:marRight w:val="0"/>
      <w:marTop w:val="0"/>
      <w:marBottom w:val="0"/>
      <w:divBdr>
        <w:top w:val="none" w:sz="0" w:space="0" w:color="auto"/>
        <w:left w:val="none" w:sz="0" w:space="0" w:color="auto"/>
        <w:bottom w:val="none" w:sz="0" w:space="0" w:color="auto"/>
        <w:right w:val="none" w:sz="0" w:space="0" w:color="auto"/>
      </w:divBdr>
    </w:div>
    <w:div w:id="1284072122">
      <w:bodyDiv w:val="1"/>
      <w:marLeft w:val="0"/>
      <w:marRight w:val="0"/>
      <w:marTop w:val="0"/>
      <w:marBottom w:val="0"/>
      <w:divBdr>
        <w:top w:val="none" w:sz="0" w:space="0" w:color="auto"/>
        <w:left w:val="none" w:sz="0" w:space="0" w:color="auto"/>
        <w:bottom w:val="none" w:sz="0" w:space="0" w:color="auto"/>
        <w:right w:val="none" w:sz="0" w:space="0" w:color="auto"/>
      </w:divBdr>
    </w:div>
    <w:div w:id="1284580311">
      <w:bodyDiv w:val="1"/>
      <w:marLeft w:val="0"/>
      <w:marRight w:val="0"/>
      <w:marTop w:val="0"/>
      <w:marBottom w:val="0"/>
      <w:divBdr>
        <w:top w:val="none" w:sz="0" w:space="0" w:color="auto"/>
        <w:left w:val="none" w:sz="0" w:space="0" w:color="auto"/>
        <w:bottom w:val="none" w:sz="0" w:space="0" w:color="auto"/>
        <w:right w:val="none" w:sz="0" w:space="0" w:color="auto"/>
      </w:divBdr>
    </w:div>
    <w:div w:id="1284656576">
      <w:bodyDiv w:val="1"/>
      <w:marLeft w:val="0"/>
      <w:marRight w:val="0"/>
      <w:marTop w:val="0"/>
      <w:marBottom w:val="0"/>
      <w:divBdr>
        <w:top w:val="none" w:sz="0" w:space="0" w:color="auto"/>
        <w:left w:val="none" w:sz="0" w:space="0" w:color="auto"/>
        <w:bottom w:val="none" w:sz="0" w:space="0" w:color="auto"/>
        <w:right w:val="none" w:sz="0" w:space="0" w:color="auto"/>
      </w:divBdr>
    </w:div>
    <w:div w:id="1285035359">
      <w:bodyDiv w:val="1"/>
      <w:marLeft w:val="0"/>
      <w:marRight w:val="0"/>
      <w:marTop w:val="0"/>
      <w:marBottom w:val="0"/>
      <w:divBdr>
        <w:top w:val="none" w:sz="0" w:space="0" w:color="auto"/>
        <w:left w:val="none" w:sz="0" w:space="0" w:color="auto"/>
        <w:bottom w:val="none" w:sz="0" w:space="0" w:color="auto"/>
        <w:right w:val="none" w:sz="0" w:space="0" w:color="auto"/>
      </w:divBdr>
    </w:div>
    <w:div w:id="1285502709">
      <w:bodyDiv w:val="1"/>
      <w:marLeft w:val="0"/>
      <w:marRight w:val="0"/>
      <w:marTop w:val="0"/>
      <w:marBottom w:val="0"/>
      <w:divBdr>
        <w:top w:val="none" w:sz="0" w:space="0" w:color="auto"/>
        <w:left w:val="none" w:sz="0" w:space="0" w:color="auto"/>
        <w:bottom w:val="none" w:sz="0" w:space="0" w:color="auto"/>
        <w:right w:val="none" w:sz="0" w:space="0" w:color="auto"/>
      </w:divBdr>
    </w:div>
    <w:div w:id="1285968600">
      <w:bodyDiv w:val="1"/>
      <w:marLeft w:val="0"/>
      <w:marRight w:val="0"/>
      <w:marTop w:val="0"/>
      <w:marBottom w:val="0"/>
      <w:divBdr>
        <w:top w:val="none" w:sz="0" w:space="0" w:color="auto"/>
        <w:left w:val="none" w:sz="0" w:space="0" w:color="auto"/>
        <w:bottom w:val="none" w:sz="0" w:space="0" w:color="auto"/>
        <w:right w:val="none" w:sz="0" w:space="0" w:color="auto"/>
      </w:divBdr>
    </w:div>
    <w:div w:id="1286540405">
      <w:bodyDiv w:val="1"/>
      <w:marLeft w:val="0"/>
      <w:marRight w:val="0"/>
      <w:marTop w:val="0"/>
      <w:marBottom w:val="0"/>
      <w:divBdr>
        <w:top w:val="none" w:sz="0" w:space="0" w:color="auto"/>
        <w:left w:val="none" w:sz="0" w:space="0" w:color="auto"/>
        <w:bottom w:val="none" w:sz="0" w:space="0" w:color="auto"/>
        <w:right w:val="none" w:sz="0" w:space="0" w:color="auto"/>
      </w:divBdr>
    </w:div>
    <w:div w:id="1288967966">
      <w:bodyDiv w:val="1"/>
      <w:marLeft w:val="0"/>
      <w:marRight w:val="0"/>
      <w:marTop w:val="0"/>
      <w:marBottom w:val="0"/>
      <w:divBdr>
        <w:top w:val="none" w:sz="0" w:space="0" w:color="auto"/>
        <w:left w:val="none" w:sz="0" w:space="0" w:color="auto"/>
        <w:bottom w:val="none" w:sz="0" w:space="0" w:color="auto"/>
        <w:right w:val="none" w:sz="0" w:space="0" w:color="auto"/>
      </w:divBdr>
    </w:div>
    <w:div w:id="1290281407">
      <w:bodyDiv w:val="1"/>
      <w:marLeft w:val="0"/>
      <w:marRight w:val="0"/>
      <w:marTop w:val="0"/>
      <w:marBottom w:val="0"/>
      <w:divBdr>
        <w:top w:val="none" w:sz="0" w:space="0" w:color="auto"/>
        <w:left w:val="none" w:sz="0" w:space="0" w:color="auto"/>
        <w:bottom w:val="none" w:sz="0" w:space="0" w:color="auto"/>
        <w:right w:val="none" w:sz="0" w:space="0" w:color="auto"/>
      </w:divBdr>
    </w:div>
    <w:div w:id="1291397678">
      <w:bodyDiv w:val="1"/>
      <w:marLeft w:val="0"/>
      <w:marRight w:val="0"/>
      <w:marTop w:val="0"/>
      <w:marBottom w:val="0"/>
      <w:divBdr>
        <w:top w:val="none" w:sz="0" w:space="0" w:color="auto"/>
        <w:left w:val="none" w:sz="0" w:space="0" w:color="auto"/>
        <w:bottom w:val="none" w:sz="0" w:space="0" w:color="auto"/>
        <w:right w:val="none" w:sz="0" w:space="0" w:color="auto"/>
      </w:divBdr>
    </w:div>
    <w:div w:id="1291857609">
      <w:bodyDiv w:val="1"/>
      <w:marLeft w:val="0"/>
      <w:marRight w:val="0"/>
      <w:marTop w:val="0"/>
      <w:marBottom w:val="0"/>
      <w:divBdr>
        <w:top w:val="none" w:sz="0" w:space="0" w:color="auto"/>
        <w:left w:val="none" w:sz="0" w:space="0" w:color="auto"/>
        <w:bottom w:val="none" w:sz="0" w:space="0" w:color="auto"/>
        <w:right w:val="none" w:sz="0" w:space="0" w:color="auto"/>
      </w:divBdr>
    </w:div>
    <w:div w:id="1292204459">
      <w:bodyDiv w:val="1"/>
      <w:marLeft w:val="0"/>
      <w:marRight w:val="0"/>
      <w:marTop w:val="0"/>
      <w:marBottom w:val="0"/>
      <w:divBdr>
        <w:top w:val="none" w:sz="0" w:space="0" w:color="auto"/>
        <w:left w:val="none" w:sz="0" w:space="0" w:color="auto"/>
        <w:bottom w:val="none" w:sz="0" w:space="0" w:color="auto"/>
        <w:right w:val="none" w:sz="0" w:space="0" w:color="auto"/>
      </w:divBdr>
    </w:div>
    <w:div w:id="1292204981">
      <w:bodyDiv w:val="1"/>
      <w:marLeft w:val="0"/>
      <w:marRight w:val="0"/>
      <w:marTop w:val="0"/>
      <w:marBottom w:val="0"/>
      <w:divBdr>
        <w:top w:val="none" w:sz="0" w:space="0" w:color="auto"/>
        <w:left w:val="none" w:sz="0" w:space="0" w:color="auto"/>
        <w:bottom w:val="none" w:sz="0" w:space="0" w:color="auto"/>
        <w:right w:val="none" w:sz="0" w:space="0" w:color="auto"/>
      </w:divBdr>
    </w:div>
    <w:div w:id="1292517265">
      <w:bodyDiv w:val="1"/>
      <w:marLeft w:val="0"/>
      <w:marRight w:val="0"/>
      <w:marTop w:val="0"/>
      <w:marBottom w:val="0"/>
      <w:divBdr>
        <w:top w:val="none" w:sz="0" w:space="0" w:color="auto"/>
        <w:left w:val="none" w:sz="0" w:space="0" w:color="auto"/>
        <w:bottom w:val="none" w:sz="0" w:space="0" w:color="auto"/>
        <w:right w:val="none" w:sz="0" w:space="0" w:color="auto"/>
      </w:divBdr>
    </w:div>
    <w:div w:id="1292900675">
      <w:bodyDiv w:val="1"/>
      <w:marLeft w:val="0"/>
      <w:marRight w:val="0"/>
      <w:marTop w:val="0"/>
      <w:marBottom w:val="0"/>
      <w:divBdr>
        <w:top w:val="none" w:sz="0" w:space="0" w:color="auto"/>
        <w:left w:val="none" w:sz="0" w:space="0" w:color="auto"/>
        <w:bottom w:val="none" w:sz="0" w:space="0" w:color="auto"/>
        <w:right w:val="none" w:sz="0" w:space="0" w:color="auto"/>
      </w:divBdr>
    </w:div>
    <w:div w:id="1293636309">
      <w:bodyDiv w:val="1"/>
      <w:marLeft w:val="0"/>
      <w:marRight w:val="0"/>
      <w:marTop w:val="0"/>
      <w:marBottom w:val="0"/>
      <w:divBdr>
        <w:top w:val="none" w:sz="0" w:space="0" w:color="auto"/>
        <w:left w:val="none" w:sz="0" w:space="0" w:color="auto"/>
        <w:bottom w:val="none" w:sz="0" w:space="0" w:color="auto"/>
        <w:right w:val="none" w:sz="0" w:space="0" w:color="auto"/>
      </w:divBdr>
    </w:div>
    <w:div w:id="1294603450">
      <w:bodyDiv w:val="1"/>
      <w:marLeft w:val="0"/>
      <w:marRight w:val="0"/>
      <w:marTop w:val="0"/>
      <w:marBottom w:val="0"/>
      <w:divBdr>
        <w:top w:val="none" w:sz="0" w:space="0" w:color="auto"/>
        <w:left w:val="none" w:sz="0" w:space="0" w:color="auto"/>
        <w:bottom w:val="none" w:sz="0" w:space="0" w:color="auto"/>
        <w:right w:val="none" w:sz="0" w:space="0" w:color="auto"/>
      </w:divBdr>
    </w:div>
    <w:div w:id="1294674951">
      <w:bodyDiv w:val="1"/>
      <w:marLeft w:val="0"/>
      <w:marRight w:val="0"/>
      <w:marTop w:val="0"/>
      <w:marBottom w:val="0"/>
      <w:divBdr>
        <w:top w:val="none" w:sz="0" w:space="0" w:color="auto"/>
        <w:left w:val="none" w:sz="0" w:space="0" w:color="auto"/>
        <w:bottom w:val="none" w:sz="0" w:space="0" w:color="auto"/>
        <w:right w:val="none" w:sz="0" w:space="0" w:color="auto"/>
      </w:divBdr>
    </w:div>
    <w:div w:id="1296254194">
      <w:bodyDiv w:val="1"/>
      <w:marLeft w:val="0"/>
      <w:marRight w:val="0"/>
      <w:marTop w:val="0"/>
      <w:marBottom w:val="0"/>
      <w:divBdr>
        <w:top w:val="none" w:sz="0" w:space="0" w:color="auto"/>
        <w:left w:val="none" w:sz="0" w:space="0" w:color="auto"/>
        <w:bottom w:val="none" w:sz="0" w:space="0" w:color="auto"/>
        <w:right w:val="none" w:sz="0" w:space="0" w:color="auto"/>
      </w:divBdr>
    </w:div>
    <w:div w:id="1296331192">
      <w:bodyDiv w:val="1"/>
      <w:marLeft w:val="0"/>
      <w:marRight w:val="0"/>
      <w:marTop w:val="0"/>
      <w:marBottom w:val="0"/>
      <w:divBdr>
        <w:top w:val="none" w:sz="0" w:space="0" w:color="auto"/>
        <w:left w:val="none" w:sz="0" w:space="0" w:color="auto"/>
        <w:bottom w:val="none" w:sz="0" w:space="0" w:color="auto"/>
        <w:right w:val="none" w:sz="0" w:space="0" w:color="auto"/>
      </w:divBdr>
    </w:div>
    <w:div w:id="1296641855">
      <w:bodyDiv w:val="1"/>
      <w:marLeft w:val="0"/>
      <w:marRight w:val="0"/>
      <w:marTop w:val="0"/>
      <w:marBottom w:val="0"/>
      <w:divBdr>
        <w:top w:val="none" w:sz="0" w:space="0" w:color="auto"/>
        <w:left w:val="none" w:sz="0" w:space="0" w:color="auto"/>
        <w:bottom w:val="none" w:sz="0" w:space="0" w:color="auto"/>
        <w:right w:val="none" w:sz="0" w:space="0" w:color="auto"/>
      </w:divBdr>
    </w:div>
    <w:div w:id="1296762685">
      <w:bodyDiv w:val="1"/>
      <w:marLeft w:val="0"/>
      <w:marRight w:val="0"/>
      <w:marTop w:val="0"/>
      <w:marBottom w:val="0"/>
      <w:divBdr>
        <w:top w:val="none" w:sz="0" w:space="0" w:color="auto"/>
        <w:left w:val="none" w:sz="0" w:space="0" w:color="auto"/>
        <w:bottom w:val="none" w:sz="0" w:space="0" w:color="auto"/>
        <w:right w:val="none" w:sz="0" w:space="0" w:color="auto"/>
      </w:divBdr>
    </w:div>
    <w:div w:id="1297222154">
      <w:bodyDiv w:val="1"/>
      <w:marLeft w:val="0"/>
      <w:marRight w:val="0"/>
      <w:marTop w:val="0"/>
      <w:marBottom w:val="0"/>
      <w:divBdr>
        <w:top w:val="none" w:sz="0" w:space="0" w:color="auto"/>
        <w:left w:val="none" w:sz="0" w:space="0" w:color="auto"/>
        <w:bottom w:val="none" w:sz="0" w:space="0" w:color="auto"/>
        <w:right w:val="none" w:sz="0" w:space="0" w:color="auto"/>
      </w:divBdr>
    </w:div>
    <w:div w:id="1297445737">
      <w:bodyDiv w:val="1"/>
      <w:marLeft w:val="0"/>
      <w:marRight w:val="0"/>
      <w:marTop w:val="0"/>
      <w:marBottom w:val="0"/>
      <w:divBdr>
        <w:top w:val="none" w:sz="0" w:space="0" w:color="auto"/>
        <w:left w:val="none" w:sz="0" w:space="0" w:color="auto"/>
        <w:bottom w:val="none" w:sz="0" w:space="0" w:color="auto"/>
        <w:right w:val="none" w:sz="0" w:space="0" w:color="auto"/>
      </w:divBdr>
    </w:div>
    <w:div w:id="1298488948">
      <w:bodyDiv w:val="1"/>
      <w:marLeft w:val="0"/>
      <w:marRight w:val="0"/>
      <w:marTop w:val="0"/>
      <w:marBottom w:val="0"/>
      <w:divBdr>
        <w:top w:val="none" w:sz="0" w:space="0" w:color="auto"/>
        <w:left w:val="none" w:sz="0" w:space="0" w:color="auto"/>
        <w:bottom w:val="none" w:sz="0" w:space="0" w:color="auto"/>
        <w:right w:val="none" w:sz="0" w:space="0" w:color="auto"/>
      </w:divBdr>
    </w:div>
    <w:div w:id="1298493236">
      <w:bodyDiv w:val="1"/>
      <w:marLeft w:val="0"/>
      <w:marRight w:val="0"/>
      <w:marTop w:val="0"/>
      <w:marBottom w:val="0"/>
      <w:divBdr>
        <w:top w:val="none" w:sz="0" w:space="0" w:color="auto"/>
        <w:left w:val="none" w:sz="0" w:space="0" w:color="auto"/>
        <w:bottom w:val="none" w:sz="0" w:space="0" w:color="auto"/>
        <w:right w:val="none" w:sz="0" w:space="0" w:color="auto"/>
      </w:divBdr>
    </w:div>
    <w:div w:id="1299259532">
      <w:bodyDiv w:val="1"/>
      <w:marLeft w:val="0"/>
      <w:marRight w:val="0"/>
      <w:marTop w:val="0"/>
      <w:marBottom w:val="0"/>
      <w:divBdr>
        <w:top w:val="none" w:sz="0" w:space="0" w:color="auto"/>
        <w:left w:val="none" w:sz="0" w:space="0" w:color="auto"/>
        <w:bottom w:val="none" w:sz="0" w:space="0" w:color="auto"/>
        <w:right w:val="none" w:sz="0" w:space="0" w:color="auto"/>
      </w:divBdr>
    </w:div>
    <w:div w:id="1299533224">
      <w:bodyDiv w:val="1"/>
      <w:marLeft w:val="0"/>
      <w:marRight w:val="0"/>
      <w:marTop w:val="0"/>
      <w:marBottom w:val="0"/>
      <w:divBdr>
        <w:top w:val="none" w:sz="0" w:space="0" w:color="auto"/>
        <w:left w:val="none" w:sz="0" w:space="0" w:color="auto"/>
        <w:bottom w:val="none" w:sz="0" w:space="0" w:color="auto"/>
        <w:right w:val="none" w:sz="0" w:space="0" w:color="auto"/>
      </w:divBdr>
    </w:div>
    <w:div w:id="1300695437">
      <w:bodyDiv w:val="1"/>
      <w:marLeft w:val="0"/>
      <w:marRight w:val="0"/>
      <w:marTop w:val="0"/>
      <w:marBottom w:val="0"/>
      <w:divBdr>
        <w:top w:val="none" w:sz="0" w:space="0" w:color="auto"/>
        <w:left w:val="none" w:sz="0" w:space="0" w:color="auto"/>
        <w:bottom w:val="none" w:sz="0" w:space="0" w:color="auto"/>
        <w:right w:val="none" w:sz="0" w:space="0" w:color="auto"/>
      </w:divBdr>
    </w:div>
    <w:div w:id="1302073551">
      <w:bodyDiv w:val="1"/>
      <w:marLeft w:val="0"/>
      <w:marRight w:val="0"/>
      <w:marTop w:val="0"/>
      <w:marBottom w:val="0"/>
      <w:divBdr>
        <w:top w:val="none" w:sz="0" w:space="0" w:color="auto"/>
        <w:left w:val="none" w:sz="0" w:space="0" w:color="auto"/>
        <w:bottom w:val="none" w:sz="0" w:space="0" w:color="auto"/>
        <w:right w:val="none" w:sz="0" w:space="0" w:color="auto"/>
      </w:divBdr>
    </w:div>
    <w:div w:id="1303120895">
      <w:bodyDiv w:val="1"/>
      <w:marLeft w:val="0"/>
      <w:marRight w:val="0"/>
      <w:marTop w:val="0"/>
      <w:marBottom w:val="0"/>
      <w:divBdr>
        <w:top w:val="none" w:sz="0" w:space="0" w:color="auto"/>
        <w:left w:val="none" w:sz="0" w:space="0" w:color="auto"/>
        <w:bottom w:val="none" w:sz="0" w:space="0" w:color="auto"/>
        <w:right w:val="none" w:sz="0" w:space="0" w:color="auto"/>
      </w:divBdr>
    </w:div>
    <w:div w:id="1303272877">
      <w:bodyDiv w:val="1"/>
      <w:marLeft w:val="0"/>
      <w:marRight w:val="0"/>
      <w:marTop w:val="0"/>
      <w:marBottom w:val="0"/>
      <w:divBdr>
        <w:top w:val="none" w:sz="0" w:space="0" w:color="auto"/>
        <w:left w:val="none" w:sz="0" w:space="0" w:color="auto"/>
        <w:bottom w:val="none" w:sz="0" w:space="0" w:color="auto"/>
        <w:right w:val="none" w:sz="0" w:space="0" w:color="auto"/>
      </w:divBdr>
    </w:div>
    <w:div w:id="1303656312">
      <w:bodyDiv w:val="1"/>
      <w:marLeft w:val="0"/>
      <w:marRight w:val="0"/>
      <w:marTop w:val="0"/>
      <w:marBottom w:val="0"/>
      <w:divBdr>
        <w:top w:val="none" w:sz="0" w:space="0" w:color="auto"/>
        <w:left w:val="none" w:sz="0" w:space="0" w:color="auto"/>
        <w:bottom w:val="none" w:sz="0" w:space="0" w:color="auto"/>
        <w:right w:val="none" w:sz="0" w:space="0" w:color="auto"/>
      </w:divBdr>
    </w:div>
    <w:div w:id="1304312577">
      <w:bodyDiv w:val="1"/>
      <w:marLeft w:val="0"/>
      <w:marRight w:val="0"/>
      <w:marTop w:val="0"/>
      <w:marBottom w:val="0"/>
      <w:divBdr>
        <w:top w:val="none" w:sz="0" w:space="0" w:color="auto"/>
        <w:left w:val="none" w:sz="0" w:space="0" w:color="auto"/>
        <w:bottom w:val="none" w:sz="0" w:space="0" w:color="auto"/>
        <w:right w:val="none" w:sz="0" w:space="0" w:color="auto"/>
      </w:divBdr>
    </w:div>
    <w:div w:id="1305085933">
      <w:bodyDiv w:val="1"/>
      <w:marLeft w:val="0"/>
      <w:marRight w:val="0"/>
      <w:marTop w:val="0"/>
      <w:marBottom w:val="0"/>
      <w:divBdr>
        <w:top w:val="none" w:sz="0" w:space="0" w:color="auto"/>
        <w:left w:val="none" w:sz="0" w:space="0" w:color="auto"/>
        <w:bottom w:val="none" w:sz="0" w:space="0" w:color="auto"/>
        <w:right w:val="none" w:sz="0" w:space="0" w:color="auto"/>
      </w:divBdr>
    </w:div>
    <w:div w:id="1305163229">
      <w:bodyDiv w:val="1"/>
      <w:marLeft w:val="0"/>
      <w:marRight w:val="0"/>
      <w:marTop w:val="0"/>
      <w:marBottom w:val="0"/>
      <w:divBdr>
        <w:top w:val="none" w:sz="0" w:space="0" w:color="auto"/>
        <w:left w:val="none" w:sz="0" w:space="0" w:color="auto"/>
        <w:bottom w:val="none" w:sz="0" w:space="0" w:color="auto"/>
        <w:right w:val="none" w:sz="0" w:space="0" w:color="auto"/>
      </w:divBdr>
    </w:div>
    <w:div w:id="1305501739">
      <w:bodyDiv w:val="1"/>
      <w:marLeft w:val="0"/>
      <w:marRight w:val="0"/>
      <w:marTop w:val="0"/>
      <w:marBottom w:val="0"/>
      <w:divBdr>
        <w:top w:val="none" w:sz="0" w:space="0" w:color="auto"/>
        <w:left w:val="none" w:sz="0" w:space="0" w:color="auto"/>
        <w:bottom w:val="none" w:sz="0" w:space="0" w:color="auto"/>
        <w:right w:val="none" w:sz="0" w:space="0" w:color="auto"/>
      </w:divBdr>
    </w:div>
    <w:div w:id="1306814302">
      <w:bodyDiv w:val="1"/>
      <w:marLeft w:val="0"/>
      <w:marRight w:val="0"/>
      <w:marTop w:val="0"/>
      <w:marBottom w:val="0"/>
      <w:divBdr>
        <w:top w:val="none" w:sz="0" w:space="0" w:color="auto"/>
        <w:left w:val="none" w:sz="0" w:space="0" w:color="auto"/>
        <w:bottom w:val="none" w:sz="0" w:space="0" w:color="auto"/>
        <w:right w:val="none" w:sz="0" w:space="0" w:color="auto"/>
      </w:divBdr>
    </w:div>
    <w:div w:id="1306861502">
      <w:bodyDiv w:val="1"/>
      <w:marLeft w:val="0"/>
      <w:marRight w:val="0"/>
      <w:marTop w:val="0"/>
      <w:marBottom w:val="0"/>
      <w:divBdr>
        <w:top w:val="none" w:sz="0" w:space="0" w:color="auto"/>
        <w:left w:val="none" w:sz="0" w:space="0" w:color="auto"/>
        <w:bottom w:val="none" w:sz="0" w:space="0" w:color="auto"/>
        <w:right w:val="none" w:sz="0" w:space="0" w:color="auto"/>
      </w:divBdr>
    </w:div>
    <w:div w:id="1309171079">
      <w:bodyDiv w:val="1"/>
      <w:marLeft w:val="0"/>
      <w:marRight w:val="0"/>
      <w:marTop w:val="0"/>
      <w:marBottom w:val="0"/>
      <w:divBdr>
        <w:top w:val="none" w:sz="0" w:space="0" w:color="auto"/>
        <w:left w:val="none" w:sz="0" w:space="0" w:color="auto"/>
        <w:bottom w:val="none" w:sz="0" w:space="0" w:color="auto"/>
        <w:right w:val="none" w:sz="0" w:space="0" w:color="auto"/>
      </w:divBdr>
    </w:div>
    <w:div w:id="1310817479">
      <w:bodyDiv w:val="1"/>
      <w:marLeft w:val="0"/>
      <w:marRight w:val="0"/>
      <w:marTop w:val="0"/>
      <w:marBottom w:val="0"/>
      <w:divBdr>
        <w:top w:val="none" w:sz="0" w:space="0" w:color="auto"/>
        <w:left w:val="none" w:sz="0" w:space="0" w:color="auto"/>
        <w:bottom w:val="none" w:sz="0" w:space="0" w:color="auto"/>
        <w:right w:val="none" w:sz="0" w:space="0" w:color="auto"/>
      </w:divBdr>
    </w:div>
    <w:div w:id="1310861195">
      <w:bodyDiv w:val="1"/>
      <w:marLeft w:val="0"/>
      <w:marRight w:val="0"/>
      <w:marTop w:val="0"/>
      <w:marBottom w:val="0"/>
      <w:divBdr>
        <w:top w:val="none" w:sz="0" w:space="0" w:color="auto"/>
        <w:left w:val="none" w:sz="0" w:space="0" w:color="auto"/>
        <w:bottom w:val="none" w:sz="0" w:space="0" w:color="auto"/>
        <w:right w:val="none" w:sz="0" w:space="0" w:color="auto"/>
      </w:divBdr>
    </w:div>
    <w:div w:id="1310942387">
      <w:bodyDiv w:val="1"/>
      <w:marLeft w:val="0"/>
      <w:marRight w:val="0"/>
      <w:marTop w:val="0"/>
      <w:marBottom w:val="0"/>
      <w:divBdr>
        <w:top w:val="none" w:sz="0" w:space="0" w:color="auto"/>
        <w:left w:val="none" w:sz="0" w:space="0" w:color="auto"/>
        <w:bottom w:val="none" w:sz="0" w:space="0" w:color="auto"/>
        <w:right w:val="none" w:sz="0" w:space="0" w:color="auto"/>
      </w:divBdr>
    </w:div>
    <w:div w:id="1311013212">
      <w:bodyDiv w:val="1"/>
      <w:marLeft w:val="0"/>
      <w:marRight w:val="0"/>
      <w:marTop w:val="0"/>
      <w:marBottom w:val="0"/>
      <w:divBdr>
        <w:top w:val="none" w:sz="0" w:space="0" w:color="auto"/>
        <w:left w:val="none" w:sz="0" w:space="0" w:color="auto"/>
        <w:bottom w:val="none" w:sz="0" w:space="0" w:color="auto"/>
        <w:right w:val="none" w:sz="0" w:space="0" w:color="auto"/>
      </w:divBdr>
    </w:div>
    <w:div w:id="1311058091">
      <w:bodyDiv w:val="1"/>
      <w:marLeft w:val="0"/>
      <w:marRight w:val="0"/>
      <w:marTop w:val="0"/>
      <w:marBottom w:val="0"/>
      <w:divBdr>
        <w:top w:val="none" w:sz="0" w:space="0" w:color="auto"/>
        <w:left w:val="none" w:sz="0" w:space="0" w:color="auto"/>
        <w:bottom w:val="none" w:sz="0" w:space="0" w:color="auto"/>
        <w:right w:val="none" w:sz="0" w:space="0" w:color="auto"/>
      </w:divBdr>
    </w:div>
    <w:div w:id="1311246245">
      <w:bodyDiv w:val="1"/>
      <w:marLeft w:val="0"/>
      <w:marRight w:val="0"/>
      <w:marTop w:val="0"/>
      <w:marBottom w:val="0"/>
      <w:divBdr>
        <w:top w:val="none" w:sz="0" w:space="0" w:color="auto"/>
        <w:left w:val="none" w:sz="0" w:space="0" w:color="auto"/>
        <w:bottom w:val="none" w:sz="0" w:space="0" w:color="auto"/>
        <w:right w:val="none" w:sz="0" w:space="0" w:color="auto"/>
      </w:divBdr>
    </w:div>
    <w:div w:id="1311327515">
      <w:bodyDiv w:val="1"/>
      <w:marLeft w:val="0"/>
      <w:marRight w:val="0"/>
      <w:marTop w:val="0"/>
      <w:marBottom w:val="0"/>
      <w:divBdr>
        <w:top w:val="none" w:sz="0" w:space="0" w:color="auto"/>
        <w:left w:val="none" w:sz="0" w:space="0" w:color="auto"/>
        <w:bottom w:val="none" w:sz="0" w:space="0" w:color="auto"/>
        <w:right w:val="none" w:sz="0" w:space="0" w:color="auto"/>
      </w:divBdr>
    </w:div>
    <w:div w:id="1311906234">
      <w:bodyDiv w:val="1"/>
      <w:marLeft w:val="0"/>
      <w:marRight w:val="0"/>
      <w:marTop w:val="0"/>
      <w:marBottom w:val="0"/>
      <w:divBdr>
        <w:top w:val="none" w:sz="0" w:space="0" w:color="auto"/>
        <w:left w:val="none" w:sz="0" w:space="0" w:color="auto"/>
        <w:bottom w:val="none" w:sz="0" w:space="0" w:color="auto"/>
        <w:right w:val="none" w:sz="0" w:space="0" w:color="auto"/>
      </w:divBdr>
    </w:div>
    <w:div w:id="1312103911">
      <w:bodyDiv w:val="1"/>
      <w:marLeft w:val="0"/>
      <w:marRight w:val="0"/>
      <w:marTop w:val="0"/>
      <w:marBottom w:val="0"/>
      <w:divBdr>
        <w:top w:val="none" w:sz="0" w:space="0" w:color="auto"/>
        <w:left w:val="none" w:sz="0" w:space="0" w:color="auto"/>
        <w:bottom w:val="none" w:sz="0" w:space="0" w:color="auto"/>
        <w:right w:val="none" w:sz="0" w:space="0" w:color="auto"/>
      </w:divBdr>
    </w:div>
    <w:div w:id="1312370981">
      <w:bodyDiv w:val="1"/>
      <w:marLeft w:val="0"/>
      <w:marRight w:val="0"/>
      <w:marTop w:val="0"/>
      <w:marBottom w:val="0"/>
      <w:divBdr>
        <w:top w:val="none" w:sz="0" w:space="0" w:color="auto"/>
        <w:left w:val="none" w:sz="0" w:space="0" w:color="auto"/>
        <w:bottom w:val="none" w:sz="0" w:space="0" w:color="auto"/>
        <w:right w:val="none" w:sz="0" w:space="0" w:color="auto"/>
      </w:divBdr>
    </w:div>
    <w:div w:id="1312442942">
      <w:bodyDiv w:val="1"/>
      <w:marLeft w:val="0"/>
      <w:marRight w:val="0"/>
      <w:marTop w:val="0"/>
      <w:marBottom w:val="0"/>
      <w:divBdr>
        <w:top w:val="none" w:sz="0" w:space="0" w:color="auto"/>
        <w:left w:val="none" w:sz="0" w:space="0" w:color="auto"/>
        <w:bottom w:val="none" w:sz="0" w:space="0" w:color="auto"/>
        <w:right w:val="none" w:sz="0" w:space="0" w:color="auto"/>
      </w:divBdr>
    </w:div>
    <w:div w:id="1312950968">
      <w:bodyDiv w:val="1"/>
      <w:marLeft w:val="0"/>
      <w:marRight w:val="0"/>
      <w:marTop w:val="0"/>
      <w:marBottom w:val="0"/>
      <w:divBdr>
        <w:top w:val="none" w:sz="0" w:space="0" w:color="auto"/>
        <w:left w:val="none" w:sz="0" w:space="0" w:color="auto"/>
        <w:bottom w:val="none" w:sz="0" w:space="0" w:color="auto"/>
        <w:right w:val="none" w:sz="0" w:space="0" w:color="auto"/>
      </w:divBdr>
    </w:div>
    <w:div w:id="1313025315">
      <w:bodyDiv w:val="1"/>
      <w:marLeft w:val="0"/>
      <w:marRight w:val="0"/>
      <w:marTop w:val="0"/>
      <w:marBottom w:val="0"/>
      <w:divBdr>
        <w:top w:val="none" w:sz="0" w:space="0" w:color="auto"/>
        <w:left w:val="none" w:sz="0" w:space="0" w:color="auto"/>
        <w:bottom w:val="none" w:sz="0" w:space="0" w:color="auto"/>
        <w:right w:val="none" w:sz="0" w:space="0" w:color="auto"/>
      </w:divBdr>
    </w:div>
    <w:div w:id="1313027260">
      <w:bodyDiv w:val="1"/>
      <w:marLeft w:val="0"/>
      <w:marRight w:val="0"/>
      <w:marTop w:val="0"/>
      <w:marBottom w:val="0"/>
      <w:divBdr>
        <w:top w:val="none" w:sz="0" w:space="0" w:color="auto"/>
        <w:left w:val="none" w:sz="0" w:space="0" w:color="auto"/>
        <w:bottom w:val="none" w:sz="0" w:space="0" w:color="auto"/>
        <w:right w:val="none" w:sz="0" w:space="0" w:color="auto"/>
      </w:divBdr>
    </w:div>
    <w:div w:id="1313410227">
      <w:bodyDiv w:val="1"/>
      <w:marLeft w:val="0"/>
      <w:marRight w:val="0"/>
      <w:marTop w:val="0"/>
      <w:marBottom w:val="0"/>
      <w:divBdr>
        <w:top w:val="none" w:sz="0" w:space="0" w:color="auto"/>
        <w:left w:val="none" w:sz="0" w:space="0" w:color="auto"/>
        <w:bottom w:val="none" w:sz="0" w:space="0" w:color="auto"/>
        <w:right w:val="none" w:sz="0" w:space="0" w:color="auto"/>
      </w:divBdr>
    </w:div>
    <w:div w:id="1313750946">
      <w:bodyDiv w:val="1"/>
      <w:marLeft w:val="0"/>
      <w:marRight w:val="0"/>
      <w:marTop w:val="0"/>
      <w:marBottom w:val="0"/>
      <w:divBdr>
        <w:top w:val="none" w:sz="0" w:space="0" w:color="auto"/>
        <w:left w:val="none" w:sz="0" w:space="0" w:color="auto"/>
        <w:bottom w:val="none" w:sz="0" w:space="0" w:color="auto"/>
        <w:right w:val="none" w:sz="0" w:space="0" w:color="auto"/>
      </w:divBdr>
    </w:div>
    <w:div w:id="1313870946">
      <w:bodyDiv w:val="1"/>
      <w:marLeft w:val="0"/>
      <w:marRight w:val="0"/>
      <w:marTop w:val="0"/>
      <w:marBottom w:val="0"/>
      <w:divBdr>
        <w:top w:val="none" w:sz="0" w:space="0" w:color="auto"/>
        <w:left w:val="none" w:sz="0" w:space="0" w:color="auto"/>
        <w:bottom w:val="none" w:sz="0" w:space="0" w:color="auto"/>
        <w:right w:val="none" w:sz="0" w:space="0" w:color="auto"/>
      </w:divBdr>
    </w:div>
    <w:div w:id="1313950765">
      <w:bodyDiv w:val="1"/>
      <w:marLeft w:val="0"/>
      <w:marRight w:val="0"/>
      <w:marTop w:val="0"/>
      <w:marBottom w:val="0"/>
      <w:divBdr>
        <w:top w:val="none" w:sz="0" w:space="0" w:color="auto"/>
        <w:left w:val="none" w:sz="0" w:space="0" w:color="auto"/>
        <w:bottom w:val="none" w:sz="0" w:space="0" w:color="auto"/>
        <w:right w:val="none" w:sz="0" w:space="0" w:color="auto"/>
      </w:divBdr>
    </w:div>
    <w:div w:id="1314136397">
      <w:bodyDiv w:val="1"/>
      <w:marLeft w:val="0"/>
      <w:marRight w:val="0"/>
      <w:marTop w:val="0"/>
      <w:marBottom w:val="0"/>
      <w:divBdr>
        <w:top w:val="none" w:sz="0" w:space="0" w:color="auto"/>
        <w:left w:val="none" w:sz="0" w:space="0" w:color="auto"/>
        <w:bottom w:val="none" w:sz="0" w:space="0" w:color="auto"/>
        <w:right w:val="none" w:sz="0" w:space="0" w:color="auto"/>
      </w:divBdr>
    </w:div>
    <w:div w:id="1314481528">
      <w:bodyDiv w:val="1"/>
      <w:marLeft w:val="0"/>
      <w:marRight w:val="0"/>
      <w:marTop w:val="0"/>
      <w:marBottom w:val="0"/>
      <w:divBdr>
        <w:top w:val="none" w:sz="0" w:space="0" w:color="auto"/>
        <w:left w:val="none" w:sz="0" w:space="0" w:color="auto"/>
        <w:bottom w:val="none" w:sz="0" w:space="0" w:color="auto"/>
        <w:right w:val="none" w:sz="0" w:space="0" w:color="auto"/>
      </w:divBdr>
    </w:div>
    <w:div w:id="1314674622">
      <w:bodyDiv w:val="1"/>
      <w:marLeft w:val="0"/>
      <w:marRight w:val="0"/>
      <w:marTop w:val="0"/>
      <w:marBottom w:val="0"/>
      <w:divBdr>
        <w:top w:val="none" w:sz="0" w:space="0" w:color="auto"/>
        <w:left w:val="none" w:sz="0" w:space="0" w:color="auto"/>
        <w:bottom w:val="none" w:sz="0" w:space="0" w:color="auto"/>
        <w:right w:val="none" w:sz="0" w:space="0" w:color="auto"/>
      </w:divBdr>
    </w:div>
    <w:div w:id="1314794917">
      <w:bodyDiv w:val="1"/>
      <w:marLeft w:val="0"/>
      <w:marRight w:val="0"/>
      <w:marTop w:val="0"/>
      <w:marBottom w:val="0"/>
      <w:divBdr>
        <w:top w:val="none" w:sz="0" w:space="0" w:color="auto"/>
        <w:left w:val="none" w:sz="0" w:space="0" w:color="auto"/>
        <w:bottom w:val="none" w:sz="0" w:space="0" w:color="auto"/>
        <w:right w:val="none" w:sz="0" w:space="0" w:color="auto"/>
      </w:divBdr>
    </w:div>
    <w:div w:id="1315332496">
      <w:bodyDiv w:val="1"/>
      <w:marLeft w:val="0"/>
      <w:marRight w:val="0"/>
      <w:marTop w:val="0"/>
      <w:marBottom w:val="0"/>
      <w:divBdr>
        <w:top w:val="none" w:sz="0" w:space="0" w:color="auto"/>
        <w:left w:val="none" w:sz="0" w:space="0" w:color="auto"/>
        <w:bottom w:val="none" w:sz="0" w:space="0" w:color="auto"/>
        <w:right w:val="none" w:sz="0" w:space="0" w:color="auto"/>
      </w:divBdr>
    </w:div>
    <w:div w:id="1315570869">
      <w:bodyDiv w:val="1"/>
      <w:marLeft w:val="0"/>
      <w:marRight w:val="0"/>
      <w:marTop w:val="0"/>
      <w:marBottom w:val="0"/>
      <w:divBdr>
        <w:top w:val="none" w:sz="0" w:space="0" w:color="auto"/>
        <w:left w:val="none" w:sz="0" w:space="0" w:color="auto"/>
        <w:bottom w:val="none" w:sz="0" w:space="0" w:color="auto"/>
        <w:right w:val="none" w:sz="0" w:space="0" w:color="auto"/>
      </w:divBdr>
    </w:div>
    <w:div w:id="1315767255">
      <w:bodyDiv w:val="1"/>
      <w:marLeft w:val="0"/>
      <w:marRight w:val="0"/>
      <w:marTop w:val="0"/>
      <w:marBottom w:val="0"/>
      <w:divBdr>
        <w:top w:val="none" w:sz="0" w:space="0" w:color="auto"/>
        <w:left w:val="none" w:sz="0" w:space="0" w:color="auto"/>
        <w:bottom w:val="none" w:sz="0" w:space="0" w:color="auto"/>
        <w:right w:val="none" w:sz="0" w:space="0" w:color="auto"/>
      </w:divBdr>
    </w:div>
    <w:div w:id="1315838726">
      <w:bodyDiv w:val="1"/>
      <w:marLeft w:val="0"/>
      <w:marRight w:val="0"/>
      <w:marTop w:val="0"/>
      <w:marBottom w:val="0"/>
      <w:divBdr>
        <w:top w:val="none" w:sz="0" w:space="0" w:color="auto"/>
        <w:left w:val="none" w:sz="0" w:space="0" w:color="auto"/>
        <w:bottom w:val="none" w:sz="0" w:space="0" w:color="auto"/>
        <w:right w:val="none" w:sz="0" w:space="0" w:color="auto"/>
      </w:divBdr>
    </w:div>
    <w:div w:id="1316492364">
      <w:bodyDiv w:val="1"/>
      <w:marLeft w:val="0"/>
      <w:marRight w:val="0"/>
      <w:marTop w:val="0"/>
      <w:marBottom w:val="0"/>
      <w:divBdr>
        <w:top w:val="none" w:sz="0" w:space="0" w:color="auto"/>
        <w:left w:val="none" w:sz="0" w:space="0" w:color="auto"/>
        <w:bottom w:val="none" w:sz="0" w:space="0" w:color="auto"/>
        <w:right w:val="none" w:sz="0" w:space="0" w:color="auto"/>
      </w:divBdr>
    </w:div>
    <w:div w:id="1318073611">
      <w:bodyDiv w:val="1"/>
      <w:marLeft w:val="0"/>
      <w:marRight w:val="0"/>
      <w:marTop w:val="0"/>
      <w:marBottom w:val="0"/>
      <w:divBdr>
        <w:top w:val="none" w:sz="0" w:space="0" w:color="auto"/>
        <w:left w:val="none" w:sz="0" w:space="0" w:color="auto"/>
        <w:bottom w:val="none" w:sz="0" w:space="0" w:color="auto"/>
        <w:right w:val="none" w:sz="0" w:space="0" w:color="auto"/>
      </w:divBdr>
    </w:div>
    <w:div w:id="1319454518">
      <w:bodyDiv w:val="1"/>
      <w:marLeft w:val="0"/>
      <w:marRight w:val="0"/>
      <w:marTop w:val="0"/>
      <w:marBottom w:val="0"/>
      <w:divBdr>
        <w:top w:val="none" w:sz="0" w:space="0" w:color="auto"/>
        <w:left w:val="none" w:sz="0" w:space="0" w:color="auto"/>
        <w:bottom w:val="none" w:sz="0" w:space="0" w:color="auto"/>
        <w:right w:val="none" w:sz="0" w:space="0" w:color="auto"/>
      </w:divBdr>
    </w:div>
    <w:div w:id="1319457694">
      <w:bodyDiv w:val="1"/>
      <w:marLeft w:val="0"/>
      <w:marRight w:val="0"/>
      <w:marTop w:val="0"/>
      <w:marBottom w:val="0"/>
      <w:divBdr>
        <w:top w:val="none" w:sz="0" w:space="0" w:color="auto"/>
        <w:left w:val="none" w:sz="0" w:space="0" w:color="auto"/>
        <w:bottom w:val="none" w:sz="0" w:space="0" w:color="auto"/>
        <w:right w:val="none" w:sz="0" w:space="0" w:color="auto"/>
      </w:divBdr>
    </w:div>
    <w:div w:id="1319646904">
      <w:bodyDiv w:val="1"/>
      <w:marLeft w:val="0"/>
      <w:marRight w:val="0"/>
      <w:marTop w:val="0"/>
      <w:marBottom w:val="0"/>
      <w:divBdr>
        <w:top w:val="none" w:sz="0" w:space="0" w:color="auto"/>
        <w:left w:val="none" w:sz="0" w:space="0" w:color="auto"/>
        <w:bottom w:val="none" w:sz="0" w:space="0" w:color="auto"/>
        <w:right w:val="none" w:sz="0" w:space="0" w:color="auto"/>
      </w:divBdr>
    </w:div>
    <w:div w:id="1319654447">
      <w:bodyDiv w:val="1"/>
      <w:marLeft w:val="0"/>
      <w:marRight w:val="0"/>
      <w:marTop w:val="0"/>
      <w:marBottom w:val="0"/>
      <w:divBdr>
        <w:top w:val="none" w:sz="0" w:space="0" w:color="auto"/>
        <w:left w:val="none" w:sz="0" w:space="0" w:color="auto"/>
        <w:bottom w:val="none" w:sz="0" w:space="0" w:color="auto"/>
        <w:right w:val="none" w:sz="0" w:space="0" w:color="auto"/>
      </w:divBdr>
    </w:div>
    <w:div w:id="1319725219">
      <w:bodyDiv w:val="1"/>
      <w:marLeft w:val="0"/>
      <w:marRight w:val="0"/>
      <w:marTop w:val="0"/>
      <w:marBottom w:val="0"/>
      <w:divBdr>
        <w:top w:val="none" w:sz="0" w:space="0" w:color="auto"/>
        <w:left w:val="none" w:sz="0" w:space="0" w:color="auto"/>
        <w:bottom w:val="none" w:sz="0" w:space="0" w:color="auto"/>
        <w:right w:val="none" w:sz="0" w:space="0" w:color="auto"/>
      </w:divBdr>
    </w:div>
    <w:div w:id="1320764637">
      <w:bodyDiv w:val="1"/>
      <w:marLeft w:val="0"/>
      <w:marRight w:val="0"/>
      <w:marTop w:val="0"/>
      <w:marBottom w:val="0"/>
      <w:divBdr>
        <w:top w:val="none" w:sz="0" w:space="0" w:color="auto"/>
        <w:left w:val="none" w:sz="0" w:space="0" w:color="auto"/>
        <w:bottom w:val="none" w:sz="0" w:space="0" w:color="auto"/>
        <w:right w:val="none" w:sz="0" w:space="0" w:color="auto"/>
      </w:divBdr>
    </w:div>
    <w:div w:id="1322007811">
      <w:bodyDiv w:val="1"/>
      <w:marLeft w:val="0"/>
      <w:marRight w:val="0"/>
      <w:marTop w:val="0"/>
      <w:marBottom w:val="0"/>
      <w:divBdr>
        <w:top w:val="none" w:sz="0" w:space="0" w:color="auto"/>
        <w:left w:val="none" w:sz="0" w:space="0" w:color="auto"/>
        <w:bottom w:val="none" w:sz="0" w:space="0" w:color="auto"/>
        <w:right w:val="none" w:sz="0" w:space="0" w:color="auto"/>
      </w:divBdr>
    </w:div>
    <w:div w:id="1325468891">
      <w:bodyDiv w:val="1"/>
      <w:marLeft w:val="0"/>
      <w:marRight w:val="0"/>
      <w:marTop w:val="0"/>
      <w:marBottom w:val="0"/>
      <w:divBdr>
        <w:top w:val="none" w:sz="0" w:space="0" w:color="auto"/>
        <w:left w:val="none" w:sz="0" w:space="0" w:color="auto"/>
        <w:bottom w:val="none" w:sz="0" w:space="0" w:color="auto"/>
        <w:right w:val="none" w:sz="0" w:space="0" w:color="auto"/>
      </w:divBdr>
    </w:div>
    <w:div w:id="1325816615">
      <w:bodyDiv w:val="1"/>
      <w:marLeft w:val="0"/>
      <w:marRight w:val="0"/>
      <w:marTop w:val="0"/>
      <w:marBottom w:val="0"/>
      <w:divBdr>
        <w:top w:val="none" w:sz="0" w:space="0" w:color="auto"/>
        <w:left w:val="none" w:sz="0" w:space="0" w:color="auto"/>
        <w:bottom w:val="none" w:sz="0" w:space="0" w:color="auto"/>
        <w:right w:val="none" w:sz="0" w:space="0" w:color="auto"/>
      </w:divBdr>
    </w:div>
    <w:div w:id="1325939479">
      <w:bodyDiv w:val="1"/>
      <w:marLeft w:val="0"/>
      <w:marRight w:val="0"/>
      <w:marTop w:val="0"/>
      <w:marBottom w:val="0"/>
      <w:divBdr>
        <w:top w:val="none" w:sz="0" w:space="0" w:color="auto"/>
        <w:left w:val="none" w:sz="0" w:space="0" w:color="auto"/>
        <w:bottom w:val="none" w:sz="0" w:space="0" w:color="auto"/>
        <w:right w:val="none" w:sz="0" w:space="0" w:color="auto"/>
      </w:divBdr>
    </w:div>
    <w:div w:id="1326201350">
      <w:bodyDiv w:val="1"/>
      <w:marLeft w:val="0"/>
      <w:marRight w:val="0"/>
      <w:marTop w:val="0"/>
      <w:marBottom w:val="0"/>
      <w:divBdr>
        <w:top w:val="none" w:sz="0" w:space="0" w:color="auto"/>
        <w:left w:val="none" w:sz="0" w:space="0" w:color="auto"/>
        <w:bottom w:val="none" w:sz="0" w:space="0" w:color="auto"/>
        <w:right w:val="none" w:sz="0" w:space="0" w:color="auto"/>
      </w:divBdr>
    </w:div>
    <w:div w:id="1326594064">
      <w:bodyDiv w:val="1"/>
      <w:marLeft w:val="0"/>
      <w:marRight w:val="0"/>
      <w:marTop w:val="0"/>
      <w:marBottom w:val="0"/>
      <w:divBdr>
        <w:top w:val="none" w:sz="0" w:space="0" w:color="auto"/>
        <w:left w:val="none" w:sz="0" w:space="0" w:color="auto"/>
        <w:bottom w:val="none" w:sz="0" w:space="0" w:color="auto"/>
        <w:right w:val="none" w:sz="0" w:space="0" w:color="auto"/>
      </w:divBdr>
    </w:div>
    <w:div w:id="1326663032">
      <w:bodyDiv w:val="1"/>
      <w:marLeft w:val="0"/>
      <w:marRight w:val="0"/>
      <w:marTop w:val="0"/>
      <w:marBottom w:val="0"/>
      <w:divBdr>
        <w:top w:val="none" w:sz="0" w:space="0" w:color="auto"/>
        <w:left w:val="none" w:sz="0" w:space="0" w:color="auto"/>
        <w:bottom w:val="none" w:sz="0" w:space="0" w:color="auto"/>
        <w:right w:val="none" w:sz="0" w:space="0" w:color="auto"/>
      </w:divBdr>
    </w:div>
    <w:div w:id="1326786863">
      <w:bodyDiv w:val="1"/>
      <w:marLeft w:val="0"/>
      <w:marRight w:val="0"/>
      <w:marTop w:val="0"/>
      <w:marBottom w:val="0"/>
      <w:divBdr>
        <w:top w:val="none" w:sz="0" w:space="0" w:color="auto"/>
        <w:left w:val="none" w:sz="0" w:space="0" w:color="auto"/>
        <w:bottom w:val="none" w:sz="0" w:space="0" w:color="auto"/>
        <w:right w:val="none" w:sz="0" w:space="0" w:color="auto"/>
      </w:divBdr>
    </w:div>
    <w:div w:id="1328171920">
      <w:bodyDiv w:val="1"/>
      <w:marLeft w:val="0"/>
      <w:marRight w:val="0"/>
      <w:marTop w:val="0"/>
      <w:marBottom w:val="0"/>
      <w:divBdr>
        <w:top w:val="none" w:sz="0" w:space="0" w:color="auto"/>
        <w:left w:val="none" w:sz="0" w:space="0" w:color="auto"/>
        <w:bottom w:val="none" w:sz="0" w:space="0" w:color="auto"/>
        <w:right w:val="none" w:sz="0" w:space="0" w:color="auto"/>
      </w:divBdr>
    </w:div>
    <w:div w:id="1328316249">
      <w:bodyDiv w:val="1"/>
      <w:marLeft w:val="0"/>
      <w:marRight w:val="0"/>
      <w:marTop w:val="0"/>
      <w:marBottom w:val="0"/>
      <w:divBdr>
        <w:top w:val="none" w:sz="0" w:space="0" w:color="auto"/>
        <w:left w:val="none" w:sz="0" w:space="0" w:color="auto"/>
        <w:bottom w:val="none" w:sz="0" w:space="0" w:color="auto"/>
        <w:right w:val="none" w:sz="0" w:space="0" w:color="auto"/>
      </w:divBdr>
    </w:div>
    <w:div w:id="1328435215">
      <w:bodyDiv w:val="1"/>
      <w:marLeft w:val="0"/>
      <w:marRight w:val="0"/>
      <w:marTop w:val="0"/>
      <w:marBottom w:val="0"/>
      <w:divBdr>
        <w:top w:val="none" w:sz="0" w:space="0" w:color="auto"/>
        <w:left w:val="none" w:sz="0" w:space="0" w:color="auto"/>
        <w:bottom w:val="none" w:sz="0" w:space="0" w:color="auto"/>
        <w:right w:val="none" w:sz="0" w:space="0" w:color="auto"/>
      </w:divBdr>
    </w:div>
    <w:div w:id="1328560562">
      <w:bodyDiv w:val="1"/>
      <w:marLeft w:val="0"/>
      <w:marRight w:val="0"/>
      <w:marTop w:val="0"/>
      <w:marBottom w:val="0"/>
      <w:divBdr>
        <w:top w:val="none" w:sz="0" w:space="0" w:color="auto"/>
        <w:left w:val="none" w:sz="0" w:space="0" w:color="auto"/>
        <w:bottom w:val="none" w:sz="0" w:space="0" w:color="auto"/>
        <w:right w:val="none" w:sz="0" w:space="0" w:color="auto"/>
      </w:divBdr>
    </w:div>
    <w:div w:id="1329091405">
      <w:bodyDiv w:val="1"/>
      <w:marLeft w:val="0"/>
      <w:marRight w:val="0"/>
      <w:marTop w:val="0"/>
      <w:marBottom w:val="0"/>
      <w:divBdr>
        <w:top w:val="none" w:sz="0" w:space="0" w:color="auto"/>
        <w:left w:val="none" w:sz="0" w:space="0" w:color="auto"/>
        <w:bottom w:val="none" w:sz="0" w:space="0" w:color="auto"/>
        <w:right w:val="none" w:sz="0" w:space="0" w:color="auto"/>
      </w:divBdr>
    </w:div>
    <w:div w:id="1329093890">
      <w:bodyDiv w:val="1"/>
      <w:marLeft w:val="0"/>
      <w:marRight w:val="0"/>
      <w:marTop w:val="0"/>
      <w:marBottom w:val="0"/>
      <w:divBdr>
        <w:top w:val="none" w:sz="0" w:space="0" w:color="auto"/>
        <w:left w:val="none" w:sz="0" w:space="0" w:color="auto"/>
        <w:bottom w:val="none" w:sz="0" w:space="0" w:color="auto"/>
        <w:right w:val="none" w:sz="0" w:space="0" w:color="auto"/>
      </w:divBdr>
    </w:div>
    <w:div w:id="1330254145">
      <w:bodyDiv w:val="1"/>
      <w:marLeft w:val="0"/>
      <w:marRight w:val="0"/>
      <w:marTop w:val="0"/>
      <w:marBottom w:val="0"/>
      <w:divBdr>
        <w:top w:val="none" w:sz="0" w:space="0" w:color="auto"/>
        <w:left w:val="none" w:sz="0" w:space="0" w:color="auto"/>
        <w:bottom w:val="none" w:sz="0" w:space="0" w:color="auto"/>
        <w:right w:val="none" w:sz="0" w:space="0" w:color="auto"/>
      </w:divBdr>
    </w:div>
    <w:div w:id="1330526432">
      <w:bodyDiv w:val="1"/>
      <w:marLeft w:val="0"/>
      <w:marRight w:val="0"/>
      <w:marTop w:val="0"/>
      <w:marBottom w:val="0"/>
      <w:divBdr>
        <w:top w:val="none" w:sz="0" w:space="0" w:color="auto"/>
        <w:left w:val="none" w:sz="0" w:space="0" w:color="auto"/>
        <w:bottom w:val="none" w:sz="0" w:space="0" w:color="auto"/>
        <w:right w:val="none" w:sz="0" w:space="0" w:color="auto"/>
      </w:divBdr>
    </w:div>
    <w:div w:id="1330983232">
      <w:bodyDiv w:val="1"/>
      <w:marLeft w:val="0"/>
      <w:marRight w:val="0"/>
      <w:marTop w:val="0"/>
      <w:marBottom w:val="0"/>
      <w:divBdr>
        <w:top w:val="none" w:sz="0" w:space="0" w:color="auto"/>
        <w:left w:val="none" w:sz="0" w:space="0" w:color="auto"/>
        <w:bottom w:val="none" w:sz="0" w:space="0" w:color="auto"/>
        <w:right w:val="none" w:sz="0" w:space="0" w:color="auto"/>
      </w:divBdr>
    </w:div>
    <w:div w:id="1331063166">
      <w:bodyDiv w:val="1"/>
      <w:marLeft w:val="0"/>
      <w:marRight w:val="0"/>
      <w:marTop w:val="0"/>
      <w:marBottom w:val="0"/>
      <w:divBdr>
        <w:top w:val="none" w:sz="0" w:space="0" w:color="auto"/>
        <w:left w:val="none" w:sz="0" w:space="0" w:color="auto"/>
        <w:bottom w:val="none" w:sz="0" w:space="0" w:color="auto"/>
        <w:right w:val="none" w:sz="0" w:space="0" w:color="auto"/>
      </w:divBdr>
    </w:div>
    <w:div w:id="1331562819">
      <w:bodyDiv w:val="1"/>
      <w:marLeft w:val="0"/>
      <w:marRight w:val="0"/>
      <w:marTop w:val="0"/>
      <w:marBottom w:val="0"/>
      <w:divBdr>
        <w:top w:val="none" w:sz="0" w:space="0" w:color="auto"/>
        <w:left w:val="none" w:sz="0" w:space="0" w:color="auto"/>
        <w:bottom w:val="none" w:sz="0" w:space="0" w:color="auto"/>
        <w:right w:val="none" w:sz="0" w:space="0" w:color="auto"/>
      </w:divBdr>
    </w:div>
    <w:div w:id="1332298814">
      <w:bodyDiv w:val="1"/>
      <w:marLeft w:val="0"/>
      <w:marRight w:val="0"/>
      <w:marTop w:val="0"/>
      <w:marBottom w:val="0"/>
      <w:divBdr>
        <w:top w:val="none" w:sz="0" w:space="0" w:color="auto"/>
        <w:left w:val="none" w:sz="0" w:space="0" w:color="auto"/>
        <w:bottom w:val="none" w:sz="0" w:space="0" w:color="auto"/>
        <w:right w:val="none" w:sz="0" w:space="0" w:color="auto"/>
      </w:divBdr>
    </w:div>
    <w:div w:id="1332752851">
      <w:bodyDiv w:val="1"/>
      <w:marLeft w:val="0"/>
      <w:marRight w:val="0"/>
      <w:marTop w:val="0"/>
      <w:marBottom w:val="0"/>
      <w:divBdr>
        <w:top w:val="none" w:sz="0" w:space="0" w:color="auto"/>
        <w:left w:val="none" w:sz="0" w:space="0" w:color="auto"/>
        <w:bottom w:val="none" w:sz="0" w:space="0" w:color="auto"/>
        <w:right w:val="none" w:sz="0" w:space="0" w:color="auto"/>
      </w:divBdr>
    </w:div>
    <w:div w:id="1333025099">
      <w:bodyDiv w:val="1"/>
      <w:marLeft w:val="0"/>
      <w:marRight w:val="0"/>
      <w:marTop w:val="0"/>
      <w:marBottom w:val="0"/>
      <w:divBdr>
        <w:top w:val="none" w:sz="0" w:space="0" w:color="auto"/>
        <w:left w:val="none" w:sz="0" w:space="0" w:color="auto"/>
        <w:bottom w:val="none" w:sz="0" w:space="0" w:color="auto"/>
        <w:right w:val="none" w:sz="0" w:space="0" w:color="auto"/>
      </w:divBdr>
    </w:div>
    <w:div w:id="1333215708">
      <w:bodyDiv w:val="1"/>
      <w:marLeft w:val="0"/>
      <w:marRight w:val="0"/>
      <w:marTop w:val="0"/>
      <w:marBottom w:val="0"/>
      <w:divBdr>
        <w:top w:val="none" w:sz="0" w:space="0" w:color="auto"/>
        <w:left w:val="none" w:sz="0" w:space="0" w:color="auto"/>
        <w:bottom w:val="none" w:sz="0" w:space="0" w:color="auto"/>
        <w:right w:val="none" w:sz="0" w:space="0" w:color="auto"/>
      </w:divBdr>
    </w:div>
    <w:div w:id="1333409094">
      <w:bodyDiv w:val="1"/>
      <w:marLeft w:val="0"/>
      <w:marRight w:val="0"/>
      <w:marTop w:val="0"/>
      <w:marBottom w:val="0"/>
      <w:divBdr>
        <w:top w:val="none" w:sz="0" w:space="0" w:color="auto"/>
        <w:left w:val="none" w:sz="0" w:space="0" w:color="auto"/>
        <w:bottom w:val="none" w:sz="0" w:space="0" w:color="auto"/>
        <w:right w:val="none" w:sz="0" w:space="0" w:color="auto"/>
      </w:divBdr>
    </w:div>
    <w:div w:id="1333754627">
      <w:bodyDiv w:val="1"/>
      <w:marLeft w:val="0"/>
      <w:marRight w:val="0"/>
      <w:marTop w:val="0"/>
      <w:marBottom w:val="0"/>
      <w:divBdr>
        <w:top w:val="none" w:sz="0" w:space="0" w:color="auto"/>
        <w:left w:val="none" w:sz="0" w:space="0" w:color="auto"/>
        <w:bottom w:val="none" w:sz="0" w:space="0" w:color="auto"/>
        <w:right w:val="none" w:sz="0" w:space="0" w:color="auto"/>
      </w:divBdr>
    </w:div>
    <w:div w:id="1334182893">
      <w:bodyDiv w:val="1"/>
      <w:marLeft w:val="0"/>
      <w:marRight w:val="0"/>
      <w:marTop w:val="0"/>
      <w:marBottom w:val="0"/>
      <w:divBdr>
        <w:top w:val="none" w:sz="0" w:space="0" w:color="auto"/>
        <w:left w:val="none" w:sz="0" w:space="0" w:color="auto"/>
        <w:bottom w:val="none" w:sz="0" w:space="0" w:color="auto"/>
        <w:right w:val="none" w:sz="0" w:space="0" w:color="auto"/>
      </w:divBdr>
    </w:div>
    <w:div w:id="1334336007">
      <w:bodyDiv w:val="1"/>
      <w:marLeft w:val="0"/>
      <w:marRight w:val="0"/>
      <w:marTop w:val="0"/>
      <w:marBottom w:val="0"/>
      <w:divBdr>
        <w:top w:val="none" w:sz="0" w:space="0" w:color="auto"/>
        <w:left w:val="none" w:sz="0" w:space="0" w:color="auto"/>
        <w:bottom w:val="none" w:sz="0" w:space="0" w:color="auto"/>
        <w:right w:val="none" w:sz="0" w:space="0" w:color="auto"/>
      </w:divBdr>
    </w:div>
    <w:div w:id="1334533780">
      <w:bodyDiv w:val="1"/>
      <w:marLeft w:val="0"/>
      <w:marRight w:val="0"/>
      <w:marTop w:val="0"/>
      <w:marBottom w:val="0"/>
      <w:divBdr>
        <w:top w:val="none" w:sz="0" w:space="0" w:color="auto"/>
        <w:left w:val="none" w:sz="0" w:space="0" w:color="auto"/>
        <w:bottom w:val="none" w:sz="0" w:space="0" w:color="auto"/>
        <w:right w:val="none" w:sz="0" w:space="0" w:color="auto"/>
      </w:divBdr>
    </w:div>
    <w:div w:id="1334650259">
      <w:bodyDiv w:val="1"/>
      <w:marLeft w:val="0"/>
      <w:marRight w:val="0"/>
      <w:marTop w:val="0"/>
      <w:marBottom w:val="0"/>
      <w:divBdr>
        <w:top w:val="none" w:sz="0" w:space="0" w:color="auto"/>
        <w:left w:val="none" w:sz="0" w:space="0" w:color="auto"/>
        <w:bottom w:val="none" w:sz="0" w:space="0" w:color="auto"/>
        <w:right w:val="none" w:sz="0" w:space="0" w:color="auto"/>
      </w:divBdr>
    </w:div>
    <w:div w:id="1335111826">
      <w:bodyDiv w:val="1"/>
      <w:marLeft w:val="0"/>
      <w:marRight w:val="0"/>
      <w:marTop w:val="0"/>
      <w:marBottom w:val="0"/>
      <w:divBdr>
        <w:top w:val="none" w:sz="0" w:space="0" w:color="auto"/>
        <w:left w:val="none" w:sz="0" w:space="0" w:color="auto"/>
        <w:bottom w:val="none" w:sz="0" w:space="0" w:color="auto"/>
        <w:right w:val="none" w:sz="0" w:space="0" w:color="auto"/>
      </w:divBdr>
    </w:div>
    <w:div w:id="1335300986">
      <w:bodyDiv w:val="1"/>
      <w:marLeft w:val="0"/>
      <w:marRight w:val="0"/>
      <w:marTop w:val="0"/>
      <w:marBottom w:val="0"/>
      <w:divBdr>
        <w:top w:val="none" w:sz="0" w:space="0" w:color="auto"/>
        <w:left w:val="none" w:sz="0" w:space="0" w:color="auto"/>
        <w:bottom w:val="none" w:sz="0" w:space="0" w:color="auto"/>
        <w:right w:val="none" w:sz="0" w:space="0" w:color="auto"/>
      </w:divBdr>
    </w:div>
    <w:div w:id="1335493102">
      <w:bodyDiv w:val="1"/>
      <w:marLeft w:val="0"/>
      <w:marRight w:val="0"/>
      <w:marTop w:val="0"/>
      <w:marBottom w:val="0"/>
      <w:divBdr>
        <w:top w:val="none" w:sz="0" w:space="0" w:color="auto"/>
        <w:left w:val="none" w:sz="0" w:space="0" w:color="auto"/>
        <w:bottom w:val="none" w:sz="0" w:space="0" w:color="auto"/>
        <w:right w:val="none" w:sz="0" w:space="0" w:color="auto"/>
      </w:divBdr>
    </w:div>
    <w:div w:id="1336301234">
      <w:bodyDiv w:val="1"/>
      <w:marLeft w:val="0"/>
      <w:marRight w:val="0"/>
      <w:marTop w:val="0"/>
      <w:marBottom w:val="0"/>
      <w:divBdr>
        <w:top w:val="none" w:sz="0" w:space="0" w:color="auto"/>
        <w:left w:val="none" w:sz="0" w:space="0" w:color="auto"/>
        <w:bottom w:val="none" w:sz="0" w:space="0" w:color="auto"/>
        <w:right w:val="none" w:sz="0" w:space="0" w:color="auto"/>
      </w:divBdr>
    </w:div>
    <w:div w:id="1336687654">
      <w:bodyDiv w:val="1"/>
      <w:marLeft w:val="0"/>
      <w:marRight w:val="0"/>
      <w:marTop w:val="0"/>
      <w:marBottom w:val="0"/>
      <w:divBdr>
        <w:top w:val="none" w:sz="0" w:space="0" w:color="auto"/>
        <w:left w:val="none" w:sz="0" w:space="0" w:color="auto"/>
        <w:bottom w:val="none" w:sz="0" w:space="0" w:color="auto"/>
        <w:right w:val="none" w:sz="0" w:space="0" w:color="auto"/>
      </w:divBdr>
    </w:div>
    <w:div w:id="1337805645">
      <w:bodyDiv w:val="1"/>
      <w:marLeft w:val="0"/>
      <w:marRight w:val="0"/>
      <w:marTop w:val="0"/>
      <w:marBottom w:val="0"/>
      <w:divBdr>
        <w:top w:val="none" w:sz="0" w:space="0" w:color="auto"/>
        <w:left w:val="none" w:sz="0" w:space="0" w:color="auto"/>
        <w:bottom w:val="none" w:sz="0" w:space="0" w:color="auto"/>
        <w:right w:val="none" w:sz="0" w:space="0" w:color="auto"/>
      </w:divBdr>
    </w:div>
    <w:div w:id="1339502283">
      <w:bodyDiv w:val="1"/>
      <w:marLeft w:val="0"/>
      <w:marRight w:val="0"/>
      <w:marTop w:val="0"/>
      <w:marBottom w:val="0"/>
      <w:divBdr>
        <w:top w:val="none" w:sz="0" w:space="0" w:color="auto"/>
        <w:left w:val="none" w:sz="0" w:space="0" w:color="auto"/>
        <w:bottom w:val="none" w:sz="0" w:space="0" w:color="auto"/>
        <w:right w:val="none" w:sz="0" w:space="0" w:color="auto"/>
      </w:divBdr>
    </w:div>
    <w:div w:id="1339886086">
      <w:bodyDiv w:val="1"/>
      <w:marLeft w:val="0"/>
      <w:marRight w:val="0"/>
      <w:marTop w:val="0"/>
      <w:marBottom w:val="0"/>
      <w:divBdr>
        <w:top w:val="none" w:sz="0" w:space="0" w:color="auto"/>
        <w:left w:val="none" w:sz="0" w:space="0" w:color="auto"/>
        <w:bottom w:val="none" w:sz="0" w:space="0" w:color="auto"/>
        <w:right w:val="none" w:sz="0" w:space="0" w:color="auto"/>
      </w:divBdr>
    </w:div>
    <w:div w:id="1340692594">
      <w:bodyDiv w:val="1"/>
      <w:marLeft w:val="0"/>
      <w:marRight w:val="0"/>
      <w:marTop w:val="0"/>
      <w:marBottom w:val="0"/>
      <w:divBdr>
        <w:top w:val="none" w:sz="0" w:space="0" w:color="auto"/>
        <w:left w:val="none" w:sz="0" w:space="0" w:color="auto"/>
        <w:bottom w:val="none" w:sz="0" w:space="0" w:color="auto"/>
        <w:right w:val="none" w:sz="0" w:space="0" w:color="auto"/>
      </w:divBdr>
    </w:div>
    <w:div w:id="1340933114">
      <w:bodyDiv w:val="1"/>
      <w:marLeft w:val="0"/>
      <w:marRight w:val="0"/>
      <w:marTop w:val="0"/>
      <w:marBottom w:val="0"/>
      <w:divBdr>
        <w:top w:val="none" w:sz="0" w:space="0" w:color="auto"/>
        <w:left w:val="none" w:sz="0" w:space="0" w:color="auto"/>
        <w:bottom w:val="none" w:sz="0" w:space="0" w:color="auto"/>
        <w:right w:val="none" w:sz="0" w:space="0" w:color="auto"/>
      </w:divBdr>
    </w:div>
    <w:div w:id="1341464896">
      <w:bodyDiv w:val="1"/>
      <w:marLeft w:val="0"/>
      <w:marRight w:val="0"/>
      <w:marTop w:val="0"/>
      <w:marBottom w:val="0"/>
      <w:divBdr>
        <w:top w:val="none" w:sz="0" w:space="0" w:color="auto"/>
        <w:left w:val="none" w:sz="0" w:space="0" w:color="auto"/>
        <w:bottom w:val="none" w:sz="0" w:space="0" w:color="auto"/>
        <w:right w:val="none" w:sz="0" w:space="0" w:color="auto"/>
      </w:divBdr>
    </w:div>
    <w:div w:id="1341539268">
      <w:bodyDiv w:val="1"/>
      <w:marLeft w:val="0"/>
      <w:marRight w:val="0"/>
      <w:marTop w:val="0"/>
      <w:marBottom w:val="0"/>
      <w:divBdr>
        <w:top w:val="none" w:sz="0" w:space="0" w:color="auto"/>
        <w:left w:val="none" w:sz="0" w:space="0" w:color="auto"/>
        <w:bottom w:val="none" w:sz="0" w:space="0" w:color="auto"/>
        <w:right w:val="none" w:sz="0" w:space="0" w:color="auto"/>
      </w:divBdr>
    </w:div>
    <w:div w:id="1342272346">
      <w:bodyDiv w:val="1"/>
      <w:marLeft w:val="0"/>
      <w:marRight w:val="0"/>
      <w:marTop w:val="0"/>
      <w:marBottom w:val="0"/>
      <w:divBdr>
        <w:top w:val="none" w:sz="0" w:space="0" w:color="auto"/>
        <w:left w:val="none" w:sz="0" w:space="0" w:color="auto"/>
        <w:bottom w:val="none" w:sz="0" w:space="0" w:color="auto"/>
        <w:right w:val="none" w:sz="0" w:space="0" w:color="auto"/>
      </w:divBdr>
    </w:div>
    <w:div w:id="1343434385">
      <w:bodyDiv w:val="1"/>
      <w:marLeft w:val="0"/>
      <w:marRight w:val="0"/>
      <w:marTop w:val="0"/>
      <w:marBottom w:val="0"/>
      <w:divBdr>
        <w:top w:val="none" w:sz="0" w:space="0" w:color="auto"/>
        <w:left w:val="none" w:sz="0" w:space="0" w:color="auto"/>
        <w:bottom w:val="none" w:sz="0" w:space="0" w:color="auto"/>
        <w:right w:val="none" w:sz="0" w:space="0" w:color="auto"/>
      </w:divBdr>
    </w:div>
    <w:div w:id="1343779578">
      <w:bodyDiv w:val="1"/>
      <w:marLeft w:val="0"/>
      <w:marRight w:val="0"/>
      <w:marTop w:val="0"/>
      <w:marBottom w:val="0"/>
      <w:divBdr>
        <w:top w:val="none" w:sz="0" w:space="0" w:color="auto"/>
        <w:left w:val="none" w:sz="0" w:space="0" w:color="auto"/>
        <w:bottom w:val="none" w:sz="0" w:space="0" w:color="auto"/>
        <w:right w:val="none" w:sz="0" w:space="0" w:color="auto"/>
      </w:divBdr>
    </w:div>
    <w:div w:id="1343970906">
      <w:bodyDiv w:val="1"/>
      <w:marLeft w:val="0"/>
      <w:marRight w:val="0"/>
      <w:marTop w:val="0"/>
      <w:marBottom w:val="0"/>
      <w:divBdr>
        <w:top w:val="none" w:sz="0" w:space="0" w:color="auto"/>
        <w:left w:val="none" w:sz="0" w:space="0" w:color="auto"/>
        <w:bottom w:val="none" w:sz="0" w:space="0" w:color="auto"/>
        <w:right w:val="none" w:sz="0" w:space="0" w:color="auto"/>
      </w:divBdr>
    </w:div>
    <w:div w:id="1344016230">
      <w:bodyDiv w:val="1"/>
      <w:marLeft w:val="0"/>
      <w:marRight w:val="0"/>
      <w:marTop w:val="0"/>
      <w:marBottom w:val="0"/>
      <w:divBdr>
        <w:top w:val="none" w:sz="0" w:space="0" w:color="auto"/>
        <w:left w:val="none" w:sz="0" w:space="0" w:color="auto"/>
        <w:bottom w:val="none" w:sz="0" w:space="0" w:color="auto"/>
        <w:right w:val="none" w:sz="0" w:space="0" w:color="auto"/>
      </w:divBdr>
    </w:div>
    <w:div w:id="1344431102">
      <w:bodyDiv w:val="1"/>
      <w:marLeft w:val="0"/>
      <w:marRight w:val="0"/>
      <w:marTop w:val="0"/>
      <w:marBottom w:val="0"/>
      <w:divBdr>
        <w:top w:val="none" w:sz="0" w:space="0" w:color="auto"/>
        <w:left w:val="none" w:sz="0" w:space="0" w:color="auto"/>
        <w:bottom w:val="none" w:sz="0" w:space="0" w:color="auto"/>
        <w:right w:val="none" w:sz="0" w:space="0" w:color="auto"/>
      </w:divBdr>
    </w:div>
    <w:div w:id="1344669548">
      <w:bodyDiv w:val="1"/>
      <w:marLeft w:val="0"/>
      <w:marRight w:val="0"/>
      <w:marTop w:val="0"/>
      <w:marBottom w:val="0"/>
      <w:divBdr>
        <w:top w:val="none" w:sz="0" w:space="0" w:color="auto"/>
        <w:left w:val="none" w:sz="0" w:space="0" w:color="auto"/>
        <w:bottom w:val="none" w:sz="0" w:space="0" w:color="auto"/>
        <w:right w:val="none" w:sz="0" w:space="0" w:color="auto"/>
      </w:divBdr>
    </w:div>
    <w:div w:id="1346857080">
      <w:bodyDiv w:val="1"/>
      <w:marLeft w:val="0"/>
      <w:marRight w:val="0"/>
      <w:marTop w:val="0"/>
      <w:marBottom w:val="0"/>
      <w:divBdr>
        <w:top w:val="none" w:sz="0" w:space="0" w:color="auto"/>
        <w:left w:val="none" w:sz="0" w:space="0" w:color="auto"/>
        <w:bottom w:val="none" w:sz="0" w:space="0" w:color="auto"/>
        <w:right w:val="none" w:sz="0" w:space="0" w:color="auto"/>
      </w:divBdr>
    </w:div>
    <w:div w:id="1347170122">
      <w:bodyDiv w:val="1"/>
      <w:marLeft w:val="0"/>
      <w:marRight w:val="0"/>
      <w:marTop w:val="0"/>
      <w:marBottom w:val="0"/>
      <w:divBdr>
        <w:top w:val="none" w:sz="0" w:space="0" w:color="auto"/>
        <w:left w:val="none" w:sz="0" w:space="0" w:color="auto"/>
        <w:bottom w:val="none" w:sz="0" w:space="0" w:color="auto"/>
        <w:right w:val="none" w:sz="0" w:space="0" w:color="auto"/>
      </w:divBdr>
    </w:div>
    <w:div w:id="1347291633">
      <w:bodyDiv w:val="1"/>
      <w:marLeft w:val="0"/>
      <w:marRight w:val="0"/>
      <w:marTop w:val="0"/>
      <w:marBottom w:val="0"/>
      <w:divBdr>
        <w:top w:val="none" w:sz="0" w:space="0" w:color="auto"/>
        <w:left w:val="none" w:sz="0" w:space="0" w:color="auto"/>
        <w:bottom w:val="none" w:sz="0" w:space="0" w:color="auto"/>
        <w:right w:val="none" w:sz="0" w:space="0" w:color="auto"/>
      </w:divBdr>
    </w:div>
    <w:div w:id="1347437881">
      <w:bodyDiv w:val="1"/>
      <w:marLeft w:val="0"/>
      <w:marRight w:val="0"/>
      <w:marTop w:val="0"/>
      <w:marBottom w:val="0"/>
      <w:divBdr>
        <w:top w:val="none" w:sz="0" w:space="0" w:color="auto"/>
        <w:left w:val="none" w:sz="0" w:space="0" w:color="auto"/>
        <w:bottom w:val="none" w:sz="0" w:space="0" w:color="auto"/>
        <w:right w:val="none" w:sz="0" w:space="0" w:color="auto"/>
      </w:divBdr>
    </w:div>
    <w:div w:id="1347756484">
      <w:bodyDiv w:val="1"/>
      <w:marLeft w:val="0"/>
      <w:marRight w:val="0"/>
      <w:marTop w:val="0"/>
      <w:marBottom w:val="0"/>
      <w:divBdr>
        <w:top w:val="none" w:sz="0" w:space="0" w:color="auto"/>
        <w:left w:val="none" w:sz="0" w:space="0" w:color="auto"/>
        <w:bottom w:val="none" w:sz="0" w:space="0" w:color="auto"/>
        <w:right w:val="none" w:sz="0" w:space="0" w:color="auto"/>
      </w:divBdr>
    </w:div>
    <w:div w:id="1348167305">
      <w:bodyDiv w:val="1"/>
      <w:marLeft w:val="0"/>
      <w:marRight w:val="0"/>
      <w:marTop w:val="0"/>
      <w:marBottom w:val="0"/>
      <w:divBdr>
        <w:top w:val="none" w:sz="0" w:space="0" w:color="auto"/>
        <w:left w:val="none" w:sz="0" w:space="0" w:color="auto"/>
        <w:bottom w:val="none" w:sz="0" w:space="0" w:color="auto"/>
        <w:right w:val="none" w:sz="0" w:space="0" w:color="auto"/>
      </w:divBdr>
    </w:div>
    <w:div w:id="1348410134">
      <w:bodyDiv w:val="1"/>
      <w:marLeft w:val="0"/>
      <w:marRight w:val="0"/>
      <w:marTop w:val="0"/>
      <w:marBottom w:val="0"/>
      <w:divBdr>
        <w:top w:val="none" w:sz="0" w:space="0" w:color="auto"/>
        <w:left w:val="none" w:sz="0" w:space="0" w:color="auto"/>
        <w:bottom w:val="none" w:sz="0" w:space="0" w:color="auto"/>
        <w:right w:val="none" w:sz="0" w:space="0" w:color="auto"/>
      </w:divBdr>
    </w:div>
    <w:div w:id="1349410437">
      <w:bodyDiv w:val="1"/>
      <w:marLeft w:val="0"/>
      <w:marRight w:val="0"/>
      <w:marTop w:val="0"/>
      <w:marBottom w:val="0"/>
      <w:divBdr>
        <w:top w:val="none" w:sz="0" w:space="0" w:color="auto"/>
        <w:left w:val="none" w:sz="0" w:space="0" w:color="auto"/>
        <w:bottom w:val="none" w:sz="0" w:space="0" w:color="auto"/>
        <w:right w:val="none" w:sz="0" w:space="0" w:color="auto"/>
      </w:divBdr>
    </w:div>
    <w:div w:id="1350830897">
      <w:bodyDiv w:val="1"/>
      <w:marLeft w:val="0"/>
      <w:marRight w:val="0"/>
      <w:marTop w:val="0"/>
      <w:marBottom w:val="0"/>
      <w:divBdr>
        <w:top w:val="none" w:sz="0" w:space="0" w:color="auto"/>
        <w:left w:val="none" w:sz="0" w:space="0" w:color="auto"/>
        <w:bottom w:val="none" w:sz="0" w:space="0" w:color="auto"/>
        <w:right w:val="none" w:sz="0" w:space="0" w:color="auto"/>
      </w:divBdr>
    </w:div>
    <w:div w:id="1350907607">
      <w:bodyDiv w:val="1"/>
      <w:marLeft w:val="0"/>
      <w:marRight w:val="0"/>
      <w:marTop w:val="0"/>
      <w:marBottom w:val="0"/>
      <w:divBdr>
        <w:top w:val="none" w:sz="0" w:space="0" w:color="auto"/>
        <w:left w:val="none" w:sz="0" w:space="0" w:color="auto"/>
        <w:bottom w:val="none" w:sz="0" w:space="0" w:color="auto"/>
        <w:right w:val="none" w:sz="0" w:space="0" w:color="auto"/>
      </w:divBdr>
    </w:div>
    <w:div w:id="1351835002">
      <w:bodyDiv w:val="1"/>
      <w:marLeft w:val="0"/>
      <w:marRight w:val="0"/>
      <w:marTop w:val="0"/>
      <w:marBottom w:val="0"/>
      <w:divBdr>
        <w:top w:val="none" w:sz="0" w:space="0" w:color="auto"/>
        <w:left w:val="none" w:sz="0" w:space="0" w:color="auto"/>
        <w:bottom w:val="none" w:sz="0" w:space="0" w:color="auto"/>
        <w:right w:val="none" w:sz="0" w:space="0" w:color="auto"/>
      </w:divBdr>
    </w:div>
    <w:div w:id="1353848386">
      <w:bodyDiv w:val="1"/>
      <w:marLeft w:val="0"/>
      <w:marRight w:val="0"/>
      <w:marTop w:val="0"/>
      <w:marBottom w:val="0"/>
      <w:divBdr>
        <w:top w:val="none" w:sz="0" w:space="0" w:color="auto"/>
        <w:left w:val="none" w:sz="0" w:space="0" w:color="auto"/>
        <w:bottom w:val="none" w:sz="0" w:space="0" w:color="auto"/>
        <w:right w:val="none" w:sz="0" w:space="0" w:color="auto"/>
      </w:divBdr>
    </w:div>
    <w:div w:id="1354068209">
      <w:bodyDiv w:val="1"/>
      <w:marLeft w:val="0"/>
      <w:marRight w:val="0"/>
      <w:marTop w:val="0"/>
      <w:marBottom w:val="0"/>
      <w:divBdr>
        <w:top w:val="none" w:sz="0" w:space="0" w:color="auto"/>
        <w:left w:val="none" w:sz="0" w:space="0" w:color="auto"/>
        <w:bottom w:val="none" w:sz="0" w:space="0" w:color="auto"/>
        <w:right w:val="none" w:sz="0" w:space="0" w:color="auto"/>
      </w:divBdr>
    </w:div>
    <w:div w:id="1355810785">
      <w:bodyDiv w:val="1"/>
      <w:marLeft w:val="0"/>
      <w:marRight w:val="0"/>
      <w:marTop w:val="0"/>
      <w:marBottom w:val="0"/>
      <w:divBdr>
        <w:top w:val="none" w:sz="0" w:space="0" w:color="auto"/>
        <w:left w:val="none" w:sz="0" w:space="0" w:color="auto"/>
        <w:bottom w:val="none" w:sz="0" w:space="0" w:color="auto"/>
        <w:right w:val="none" w:sz="0" w:space="0" w:color="auto"/>
      </w:divBdr>
    </w:div>
    <w:div w:id="1357267558">
      <w:bodyDiv w:val="1"/>
      <w:marLeft w:val="0"/>
      <w:marRight w:val="0"/>
      <w:marTop w:val="0"/>
      <w:marBottom w:val="0"/>
      <w:divBdr>
        <w:top w:val="none" w:sz="0" w:space="0" w:color="auto"/>
        <w:left w:val="none" w:sz="0" w:space="0" w:color="auto"/>
        <w:bottom w:val="none" w:sz="0" w:space="0" w:color="auto"/>
        <w:right w:val="none" w:sz="0" w:space="0" w:color="auto"/>
      </w:divBdr>
    </w:div>
    <w:div w:id="1357341577">
      <w:bodyDiv w:val="1"/>
      <w:marLeft w:val="0"/>
      <w:marRight w:val="0"/>
      <w:marTop w:val="0"/>
      <w:marBottom w:val="0"/>
      <w:divBdr>
        <w:top w:val="none" w:sz="0" w:space="0" w:color="auto"/>
        <w:left w:val="none" w:sz="0" w:space="0" w:color="auto"/>
        <w:bottom w:val="none" w:sz="0" w:space="0" w:color="auto"/>
        <w:right w:val="none" w:sz="0" w:space="0" w:color="auto"/>
      </w:divBdr>
    </w:div>
    <w:div w:id="1357585467">
      <w:bodyDiv w:val="1"/>
      <w:marLeft w:val="0"/>
      <w:marRight w:val="0"/>
      <w:marTop w:val="0"/>
      <w:marBottom w:val="0"/>
      <w:divBdr>
        <w:top w:val="none" w:sz="0" w:space="0" w:color="auto"/>
        <w:left w:val="none" w:sz="0" w:space="0" w:color="auto"/>
        <w:bottom w:val="none" w:sz="0" w:space="0" w:color="auto"/>
        <w:right w:val="none" w:sz="0" w:space="0" w:color="auto"/>
      </w:divBdr>
    </w:div>
    <w:div w:id="1359349516">
      <w:bodyDiv w:val="1"/>
      <w:marLeft w:val="0"/>
      <w:marRight w:val="0"/>
      <w:marTop w:val="0"/>
      <w:marBottom w:val="0"/>
      <w:divBdr>
        <w:top w:val="none" w:sz="0" w:space="0" w:color="auto"/>
        <w:left w:val="none" w:sz="0" w:space="0" w:color="auto"/>
        <w:bottom w:val="none" w:sz="0" w:space="0" w:color="auto"/>
        <w:right w:val="none" w:sz="0" w:space="0" w:color="auto"/>
      </w:divBdr>
    </w:div>
    <w:div w:id="1359621287">
      <w:bodyDiv w:val="1"/>
      <w:marLeft w:val="0"/>
      <w:marRight w:val="0"/>
      <w:marTop w:val="0"/>
      <w:marBottom w:val="0"/>
      <w:divBdr>
        <w:top w:val="none" w:sz="0" w:space="0" w:color="auto"/>
        <w:left w:val="none" w:sz="0" w:space="0" w:color="auto"/>
        <w:bottom w:val="none" w:sz="0" w:space="0" w:color="auto"/>
        <w:right w:val="none" w:sz="0" w:space="0" w:color="auto"/>
      </w:divBdr>
    </w:div>
    <w:div w:id="1360084406">
      <w:bodyDiv w:val="1"/>
      <w:marLeft w:val="0"/>
      <w:marRight w:val="0"/>
      <w:marTop w:val="0"/>
      <w:marBottom w:val="0"/>
      <w:divBdr>
        <w:top w:val="none" w:sz="0" w:space="0" w:color="auto"/>
        <w:left w:val="none" w:sz="0" w:space="0" w:color="auto"/>
        <w:bottom w:val="none" w:sz="0" w:space="0" w:color="auto"/>
        <w:right w:val="none" w:sz="0" w:space="0" w:color="auto"/>
      </w:divBdr>
    </w:div>
    <w:div w:id="1360400180">
      <w:bodyDiv w:val="1"/>
      <w:marLeft w:val="0"/>
      <w:marRight w:val="0"/>
      <w:marTop w:val="0"/>
      <w:marBottom w:val="0"/>
      <w:divBdr>
        <w:top w:val="none" w:sz="0" w:space="0" w:color="auto"/>
        <w:left w:val="none" w:sz="0" w:space="0" w:color="auto"/>
        <w:bottom w:val="none" w:sz="0" w:space="0" w:color="auto"/>
        <w:right w:val="none" w:sz="0" w:space="0" w:color="auto"/>
      </w:divBdr>
    </w:div>
    <w:div w:id="1360887477">
      <w:bodyDiv w:val="1"/>
      <w:marLeft w:val="0"/>
      <w:marRight w:val="0"/>
      <w:marTop w:val="0"/>
      <w:marBottom w:val="0"/>
      <w:divBdr>
        <w:top w:val="none" w:sz="0" w:space="0" w:color="auto"/>
        <w:left w:val="none" w:sz="0" w:space="0" w:color="auto"/>
        <w:bottom w:val="none" w:sz="0" w:space="0" w:color="auto"/>
        <w:right w:val="none" w:sz="0" w:space="0" w:color="auto"/>
      </w:divBdr>
    </w:div>
    <w:div w:id="1361395877">
      <w:bodyDiv w:val="1"/>
      <w:marLeft w:val="0"/>
      <w:marRight w:val="0"/>
      <w:marTop w:val="0"/>
      <w:marBottom w:val="0"/>
      <w:divBdr>
        <w:top w:val="none" w:sz="0" w:space="0" w:color="auto"/>
        <w:left w:val="none" w:sz="0" w:space="0" w:color="auto"/>
        <w:bottom w:val="none" w:sz="0" w:space="0" w:color="auto"/>
        <w:right w:val="none" w:sz="0" w:space="0" w:color="auto"/>
      </w:divBdr>
    </w:div>
    <w:div w:id="1361734991">
      <w:bodyDiv w:val="1"/>
      <w:marLeft w:val="0"/>
      <w:marRight w:val="0"/>
      <w:marTop w:val="0"/>
      <w:marBottom w:val="0"/>
      <w:divBdr>
        <w:top w:val="none" w:sz="0" w:space="0" w:color="auto"/>
        <w:left w:val="none" w:sz="0" w:space="0" w:color="auto"/>
        <w:bottom w:val="none" w:sz="0" w:space="0" w:color="auto"/>
        <w:right w:val="none" w:sz="0" w:space="0" w:color="auto"/>
      </w:divBdr>
    </w:div>
    <w:div w:id="1362824419">
      <w:bodyDiv w:val="1"/>
      <w:marLeft w:val="0"/>
      <w:marRight w:val="0"/>
      <w:marTop w:val="0"/>
      <w:marBottom w:val="0"/>
      <w:divBdr>
        <w:top w:val="none" w:sz="0" w:space="0" w:color="auto"/>
        <w:left w:val="none" w:sz="0" w:space="0" w:color="auto"/>
        <w:bottom w:val="none" w:sz="0" w:space="0" w:color="auto"/>
        <w:right w:val="none" w:sz="0" w:space="0" w:color="auto"/>
      </w:divBdr>
    </w:div>
    <w:div w:id="1362897405">
      <w:bodyDiv w:val="1"/>
      <w:marLeft w:val="0"/>
      <w:marRight w:val="0"/>
      <w:marTop w:val="0"/>
      <w:marBottom w:val="0"/>
      <w:divBdr>
        <w:top w:val="none" w:sz="0" w:space="0" w:color="auto"/>
        <w:left w:val="none" w:sz="0" w:space="0" w:color="auto"/>
        <w:bottom w:val="none" w:sz="0" w:space="0" w:color="auto"/>
        <w:right w:val="none" w:sz="0" w:space="0" w:color="auto"/>
      </w:divBdr>
    </w:div>
    <w:div w:id="1362903463">
      <w:bodyDiv w:val="1"/>
      <w:marLeft w:val="0"/>
      <w:marRight w:val="0"/>
      <w:marTop w:val="0"/>
      <w:marBottom w:val="0"/>
      <w:divBdr>
        <w:top w:val="none" w:sz="0" w:space="0" w:color="auto"/>
        <w:left w:val="none" w:sz="0" w:space="0" w:color="auto"/>
        <w:bottom w:val="none" w:sz="0" w:space="0" w:color="auto"/>
        <w:right w:val="none" w:sz="0" w:space="0" w:color="auto"/>
      </w:divBdr>
    </w:div>
    <w:div w:id="1363089394">
      <w:bodyDiv w:val="1"/>
      <w:marLeft w:val="0"/>
      <w:marRight w:val="0"/>
      <w:marTop w:val="0"/>
      <w:marBottom w:val="0"/>
      <w:divBdr>
        <w:top w:val="none" w:sz="0" w:space="0" w:color="auto"/>
        <w:left w:val="none" w:sz="0" w:space="0" w:color="auto"/>
        <w:bottom w:val="none" w:sz="0" w:space="0" w:color="auto"/>
        <w:right w:val="none" w:sz="0" w:space="0" w:color="auto"/>
      </w:divBdr>
    </w:div>
    <w:div w:id="1364592473">
      <w:bodyDiv w:val="1"/>
      <w:marLeft w:val="0"/>
      <w:marRight w:val="0"/>
      <w:marTop w:val="0"/>
      <w:marBottom w:val="0"/>
      <w:divBdr>
        <w:top w:val="none" w:sz="0" w:space="0" w:color="auto"/>
        <w:left w:val="none" w:sz="0" w:space="0" w:color="auto"/>
        <w:bottom w:val="none" w:sz="0" w:space="0" w:color="auto"/>
        <w:right w:val="none" w:sz="0" w:space="0" w:color="auto"/>
      </w:divBdr>
    </w:div>
    <w:div w:id="1365863609">
      <w:bodyDiv w:val="1"/>
      <w:marLeft w:val="0"/>
      <w:marRight w:val="0"/>
      <w:marTop w:val="0"/>
      <w:marBottom w:val="0"/>
      <w:divBdr>
        <w:top w:val="none" w:sz="0" w:space="0" w:color="auto"/>
        <w:left w:val="none" w:sz="0" w:space="0" w:color="auto"/>
        <w:bottom w:val="none" w:sz="0" w:space="0" w:color="auto"/>
        <w:right w:val="none" w:sz="0" w:space="0" w:color="auto"/>
      </w:divBdr>
    </w:div>
    <w:div w:id="1366324238">
      <w:bodyDiv w:val="1"/>
      <w:marLeft w:val="0"/>
      <w:marRight w:val="0"/>
      <w:marTop w:val="0"/>
      <w:marBottom w:val="0"/>
      <w:divBdr>
        <w:top w:val="none" w:sz="0" w:space="0" w:color="auto"/>
        <w:left w:val="none" w:sz="0" w:space="0" w:color="auto"/>
        <w:bottom w:val="none" w:sz="0" w:space="0" w:color="auto"/>
        <w:right w:val="none" w:sz="0" w:space="0" w:color="auto"/>
      </w:divBdr>
    </w:div>
    <w:div w:id="1366325593">
      <w:bodyDiv w:val="1"/>
      <w:marLeft w:val="0"/>
      <w:marRight w:val="0"/>
      <w:marTop w:val="0"/>
      <w:marBottom w:val="0"/>
      <w:divBdr>
        <w:top w:val="none" w:sz="0" w:space="0" w:color="auto"/>
        <w:left w:val="none" w:sz="0" w:space="0" w:color="auto"/>
        <w:bottom w:val="none" w:sz="0" w:space="0" w:color="auto"/>
        <w:right w:val="none" w:sz="0" w:space="0" w:color="auto"/>
      </w:divBdr>
    </w:div>
    <w:div w:id="1367215587">
      <w:bodyDiv w:val="1"/>
      <w:marLeft w:val="0"/>
      <w:marRight w:val="0"/>
      <w:marTop w:val="0"/>
      <w:marBottom w:val="0"/>
      <w:divBdr>
        <w:top w:val="none" w:sz="0" w:space="0" w:color="auto"/>
        <w:left w:val="none" w:sz="0" w:space="0" w:color="auto"/>
        <w:bottom w:val="none" w:sz="0" w:space="0" w:color="auto"/>
        <w:right w:val="none" w:sz="0" w:space="0" w:color="auto"/>
      </w:divBdr>
    </w:div>
    <w:div w:id="1367565719">
      <w:bodyDiv w:val="1"/>
      <w:marLeft w:val="0"/>
      <w:marRight w:val="0"/>
      <w:marTop w:val="0"/>
      <w:marBottom w:val="0"/>
      <w:divBdr>
        <w:top w:val="none" w:sz="0" w:space="0" w:color="auto"/>
        <w:left w:val="none" w:sz="0" w:space="0" w:color="auto"/>
        <w:bottom w:val="none" w:sz="0" w:space="0" w:color="auto"/>
        <w:right w:val="none" w:sz="0" w:space="0" w:color="auto"/>
      </w:divBdr>
    </w:div>
    <w:div w:id="1367754893">
      <w:bodyDiv w:val="1"/>
      <w:marLeft w:val="0"/>
      <w:marRight w:val="0"/>
      <w:marTop w:val="0"/>
      <w:marBottom w:val="0"/>
      <w:divBdr>
        <w:top w:val="none" w:sz="0" w:space="0" w:color="auto"/>
        <w:left w:val="none" w:sz="0" w:space="0" w:color="auto"/>
        <w:bottom w:val="none" w:sz="0" w:space="0" w:color="auto"/>
        <w:right w:val="none" w:sz="0" w:space="0" w:color="auto"/>
      </w:divBdr>
    </w:div>
    <w:div w:id="1367758528">
      <w:bodyDiv w:val="1"/>
      <w:marLeft w:val="0"/>
      <w:marRight w:val="0"/>
      <w:marTop w:val="0"/>
      <w:marBottom w:val="0"/>
      <w:divBdr>
        <w:top w:val="none" w:sz="0" w:space="0" w:color="auto"/>
        <w:left w:val="none" w:sz="0" w:space="0" w:color="auto"/>
        <w:bottom w:val="none" w:sz="0" w:space="0" w:color="auto"/>
        <w:right w:val="none" w:sz="0" w:space="0" w:color="auto"/>
      </w:divBdr>
    </w:div>
    <w:div w:id="1368339041">
      <w:bodyDiv w:val="1"/>
      <w:marLeft w:val="0"/>
      <w:marRight w:val="0"/>
      <w:marTop w:val="0"/>
      <w:marBottom w:val="0"/>
      <w:divBdr>
        <w:top w:val="none" w:sz="0" w:space="0" w:color="auto"/>
        <w:left w:val="none" w:sz="0" w:space="0" w:color="auto"/>
        <w:bottom w:val="none" w:sz="0" w:space="0" w:color="auto"/>
        <w:right w:val="none" w:sz="0" w:space="0" w:color="auto"/>
      </w:divBdr>
    </w:div>
    <w:div w:id="1368681451">
      <w:bodyDiv w:val="1"/>
      <w:marLeft w:val="0"/>
      <w:marRight w:val="0"/>
      <w:marTop w:val="0"/>
      <w:marBottom w:val="0"/>
      <w:divBdr>
        <w:top w:val="none" w:sz="0" w:space="0" w:color="auto"/>
        <w:left w:val="none" w:sz="0" w:space="0" w:color="auto"/>
        <w:bottom w:val="none" w:sz="0" w:space="0" w:color="auto"/>
        <w:right w:val="none" w:sz="0" w:space="0" w:color="auto"/>
      </w:divBdr>
    </w:div>
    <w:div w:id="1369254789">
      <w:bodyDiv w:val="1"/>
      <w:marLeft w:val="0"/>
      <w:marRight w:val="0"/>
      <w:marTop w:val="0"/>
      <w:marBottom w:val="0"/>
      <w:divBdr>
        <w:top w:val="none" w:sz="0" w:space="0" w:color="auto"/>
        <w:left w:val="none" w:sz="0" w:space="0" w:color="auto"/>
        <w:bottom w:val="none" w:sz="0" w:space="0" w:color="auto"/>
        <w:right w:val="none" w:sz="0" w:space="0" w:color="auto"/>
      </w:divBdr>
    </w:div>
    <w:div w:id="1369378107">
      <w:bodyDiv w:val="1"/>
      <w:marLeft w:val="0"/>
      <w:marRight w:val="0"/>
      <w:marTop w:val="0"/>
      <w:marBottom w:val="0"/>
      <w:divBdr>
        <w:top w:val="none" w:sz="0" w:space="0" w:color="auto"/>
        <w:left w:val="none" w:sz="0" w:space="0" w:color="auto"/>
        <w:bottom w:val="none" w:sz="0" w:space="0" w:color="auto"/>
        <w:right w:val="none" w:sz="0" w:space="0" w:color="auto"/>
      </w:divBdr>
    </w:div>
    <w:div w:id="1370642215">
      <w:bodyDiv w:val="1"/>
      <w:marLeft w:val="0"/>
      <w:marRight w:val="0"/>
      <w:marTop w:val="0"/>
      <w:marBottom w:val="0"/>
      <w:divBdr>
        <w:top w:val="none" w:sz="0" w:space="0" w:color="auto"/>
        <w:left w:val="none" w:sz="0" w:space="0" w:color="auto"/>
        <w:bottom w:val="none" w:sz="0" w:space="0" w:color="auto"/>
        <w:right w:val="none" w:sz="0" w:space="0" w:color="auto"/>
      </w:divBdr>
    </w:div>
    <w:div w:id="1370957305">
      <w:bodyDiv w:val="1"/>
      <w:marLeft w:val="0"/>
      <w:marRight w:val="0"/>
      <w:marTop w:val="0"/>
      <w:marBottom w:val="0"/>
      <w:divBdr>
        <w:top w:val="none" w:sz="0" w:space="0" w:color="auto"/>
        <w:left w:val="none" w:sz="0" w:space="0" w:color="auto"/>
        <w:bottom w:val="none" w:sz="0" w:space="0" w:color="auto"/>
        <w:right w:val="none" w:sz="0" w:space="0" w:color="auto"/>
      </w:divBdr>
    </w:div>
    <w:div w:id="1371298837">
      <w:bodyDiv w:val="1"/>
      <w:marLeft w:val="0"/>
      <w:marRight w:val="0"/>
      <w:marTop w:val="0"/>
      <w:marBottom w:val="0"/>
      <w:divBdr>
        <w:top w:val="none" w:sz="0" w:space="0" w:color="auto"/>
        <w:left w:val="none" w:sz="0" w:space="0" w:color="auto"/>
        <w:bottom w:val="none" w:sz="0" w:space="0" w:color="auto"/>
        <w:right w:val="none" w:sz="0" w:space="0" w:color="auto"/>
      </w:divBdr>
    </w:div>
    <w:div w:id="1371804463">
      <w:bodyDiv w:val="1"/>
      <w:marLeft w:val="0"/>
      <w:marRight w:val="0"/>
      <w:marTop w:val="0"/>
      <w:marBottom w:val="0"/>
      <w:divBdr>
        <w:top w:val="none" w:sz="0" w:space="0" w:color="auto"/>
        <w:left w:val="none" w:sz="0" w:space="0" w:color="auto"/>
        <w:bottom w:val="none" w:sz="0" w:space="0" w:color="auto"/>
        <w:right w:val="none" w:sz="0" w:space="0" w:color="auto"/>
      </w:divBdr>
    </w:div>
    <w:div w:id="1372077336">
      <w:bodyDiv w:val="1"/>
      <w:marLeft w:val="0"/>
      <w:marRight w:val="0"/>
      <w:marTop w:val="0"/>
      <w:marBottom w:val="0"/>
      <w:divBdr>
        <w:top w:val="none" w:sz="0" w:space="0" w:color="auto"/>
        <w:left w:val="none" w:sz="0" w:space="0" w:color="auto"/>
        <w:bottom w:val="none" w:sz="0" w:space="0" w:color="auto"/>
        <w:right w:val="none" w:sz="0" w:space="0" w:color="auto"/>
      </w:divBdr>
    </w:div>
    <w:div w:id="1372193631">
      <w:bodyDiv w:val="1"/>
      <w:marLeft w:val="0"/>
      <w:marRight w:val="0"/>
      <w:marTop w:val="0"/>
      <w:marBottom w:val="0"/>
      <w:divBdr>
        <w:top w:val="none" w:sz="0" w:space="0" w:color="auto"/>
        <w:left w:val="none" w:sz="0" w:space="0" w:color="auto"/>
        <w:bottom w:val="none" w:sz="0" w:space="0" w:color="auto"/>
        <w:right w:val="none" w:sz="0" w:space="0" w:color="auto"/>
      </w:divBdr>
    </w:div>
    <w:div w:id="1372416881">
      <w:bodyDiv w:val="1"/>
      <w:marLeft w:val="0"/>
      <w:marRight w:val="0"/>
      <w:marTop w:val="0"/>
      <w:marBottom w:val="0"/>
      <w:divBdr>
        <w:top w:val="none" w:sz="0" w:space="0" w:color="auto"/>
        <w:left w:val="none" w:sz="0" w:space="0" w:color="auto"/>
        <w:bottom w:val="none" w:sz="0" w:space="0" w:color="auto"/>
        <w:right w:val="none" w:sz="0" w:space="0" w:color="auto"/>
      </w:divBdr>
    </w:div>
    <w:div w:id="1372801003">
      <w:bodyDiv w:val="1"/>
      <w:marLeft w:val="0"/>
      <w:marRight w:val="0"/>
      <w:marTop w:val="0"/>
      <w:marBottom w:val="0"/>
      <w:divBdr>
        <w:top w:val="none" w:sz="0" w:space="0" w:color="auto"/>
        <w:left w:val="none" w:sz="0" w:space="0" w:color="auto"/>
        <w:bottom w:val="none" w:sz="0" w:space="0" w:color="auto"/>
        <w:right w:val="none" w:sz="0" w:space="0" w:color="auto"/>
      </w:divBdr>
    </w:div>
    <w:div w:id="1372805604">
      <w:bodyDiv w:val="1"/>
      <w:marLeft w:val="0"/>
      <w:marRight w:val="0"/>
      <w:marTop w:val="0"/>
      <w:marBottom w:val="0"/>
      <w:divBdr>
        <w:top w:val="none" w:sz="0" w:space="0" w:color="auto"/>
        <w:left w:val="none" w:sz="0" w:space="0" w:color="auto"/>
        <w:bottom w:val="none" w:sz="0" w:space="0" w:color="auto"/>
        <w:right w:val="none" w:sz="0" w:space="0" w:color="auto"/>
      </w:divBdr>
    </w:div>
    <w:div w:id="1372921539">
      <w:bodyDiv w:val="1"/>
      <w:marLeft w:val="0"/>
      <w:marRight w:val="0"/>
      <w:marTop w:val="0"/>
      <w:marBottom w:val="0"/>
      <w:divBdr>
        <w:top w:val="none" w:sz="0" w:space="0" w:color="auto"/>
        <w:left w:val="none" w:sz="0" w:space="0" w:color="auto"/>
        <w:bottom w:val="none" w:sz="0" w:space="0" w:color="auto"/>
        <w:right w:val="none" w:sz="0" w:space="0" w:color="auto"/>
      </w:divBdr>
    </w:div>
    <w:div w:id="1372996712">
      <w:bodyDiv w:val="1"/>
      <w:marLeft w:val="0"/>
      <w:marRight w:val="0"/>
      <w:marTop w:val="0"/>
      <w:marBottom w:val="0"/>
      <w:divBdr>
        <w:top w:val="none" w:sz="0" w:space="0" w:color="auto"/>
        <w:left w:val="none" w:sz="0" w:space="0" w:color="auto"/>
        <w:bottom w:val="none" w:sz="0" w:space="0" w:color="auto"/>
        <w:right w:val="none" w:sz="0" w:space="0" w:color="auto"/>
      </w:divBdr>
    </w:div>
    <w:div w:id="1373068346">
      <w:bodyDiv w:val="1"/>
      <w:marLeft w:val="0"/>
      <w:marRight w:val="0"/>
      <w:marTop w:val="0"/>
      <w:marBottom w:val="0"/>
      <w:divBdr>
        <w:top w:val="none" w:sz="0" w:space="0" w:color="auto"/>
        <w:left w:val="none" w:sz="0" w:space="0" w:color="auto"/>
        <w:bottom w:val="none" w:sz="0" w:space="0" w:color="auto"/>
        <w:right w:val="none" w:sz="0" w:space="0" w:color="auto"/>
      </w:divBdr>
    </w:div>
    <w:div w:id="1373112513">
      <w:bodyDiv w:val="1"/>
      <w:marLeft w:val="0"/>
      <w:marRight w:val="0"/>
      <w:marTop w:val="0"/>
      <w:marBottom w:val="0"/>
      <w:divBdr>
        <w:top w:val="none" w:sz="0" w:space="0" w:color="auto"/>
        <w:left w:val="none" w:sz="0" w:space="0" w:color="auto"/>
        <w:bottom w:val="none" w:sz="0" w:space="0" w:color="auto"/>
        <w:right w:val="none" w:sz="0" w:space="0" w:color="auto"/>
      </w:divBdr>
    </w:div>
    <w:div w:id="1373119717">
      <w:bodyDiv w:val="1"/>
      <w:marLeft w:val="0"/>
      <w:marRight w:val="0"/>
      <w:marTop w:val="0"/>
      <w:marBottom w:val="0"/>
      <w:divBdr>
        <w:top w:val="none" w:sz="0" w:space="0" w:color="auto"/>
        <w:left w:val="none" w:sz="0" w:space="0" w:color="auto"/>
        <w:bottom w:val="none" w:sz="0" w:space="0" w:color="auto"/>
        <w:right w:val="none" w:sz="0" w:space="0" w:color="auto"/>
      </w:divBdr>
    </w:div>
    <w:div w:id="1373576948">
      <w:bodyDiv w:val="1"/>
      <w:marLeft w:val="0"/>
      <w:marRight w:val="0"/>
      <w:marTop w:val="0"/>
      <w:marBottom w:val="0"/>
      <w:divBdr>
        <w:top w:val="none" w:sz="0" w:space="0" w:color="auto"/>
        <w:left w:val="none" w:sz="0" w:space="0" w:color="auto"/>
        <w:bottom w:val="none" w:sz="0" w:space="0" w:color="auto"/>
        <w:right w:val="none" w:sz="0" w:space="0" w:color="auto"/>
      </w:divBdr>
    </w:div>
    <w:div w:id="1374041159">
      <w:bodyDiv w:val="1"/>
      <w:marLeft w:val="0"/>
      <w:marRight w:val="0"/>
      <w:marTop w:val="0"/>
      <w:marBottom w:val="0"/>
      <w:divBdr>
        <w:top w:val="none" w:sz="0" w:space="0" w:color="auto"/>
        <w:left w:val="none" w:sz="0" w:space="0" w:color="auto"/>
        <w:bottom w:val="none" w:sz="0" w:space="0" w:color="auto"/>
        <w:right w:val="none" w:sz="0" w:space="0" w:color="auto"/>
      </w:divBdr>
    </w:div>
    <w:div w:id="1374386545">
      <w:bodyDiv w:val="1"/>
      <w:marLeft w:val="0"/>
      <w:marRight w:val="0"/>
      <w:marTop w:val="0"/>
      <w:marBottom w:val="0"/>
      <w:divBdr>
        <w:top w:val="none" w:sz="0" w:space="0" w:color="auto"/>
        <w:left w:val="none" w:sz="0" w:space="0" w:color="auto"/>
        <w:bottom w:val="none" w:sz="0" w:space="0" w:color="auto"/>
        <w:right w:val="none" w:sz="0" w:space="0" w:color="auto"/>
      </w:divBdr>
    </w:div>
    <w:div w:id="1374575622">
      <w:bodyDiv w:val="1"/>
      <w:marLeft w:val="0"/>
      <w:marRight w:val="0"/>
      <w:marTop w:val="0"/>
      <w:marBottom w:val="0"/>
      <w:divBdr>
        <w:top w:val="none" w:sz="0" w:space="0" w:color="auto"/>
        <w:left w:val="none" w:sz="0" w:space="0" w:color="auto"/>
        <w:bottom w:val="none" w:sz="0" w:space="0" w:color="auto"/>
        <w:right w:val="none" w:sz="0" w:space="0" w:color="auto"/>
      </w:divBdr>
    </w:div>
    <w:div w:id="1374693183">
      <w:bodyDiv w:val="1"/>
      <w:marLeft w:val="0"/>
      <w:marRight w:val="0"/>
      <w:marTop w:val="0"/>
      <w:marBottom w:val="0"/>
      <w:divBdr>
        <w:top w:val="none" w:sz="0" w:space="0" w:color="auto"/>
        <w:left w:val="none" w:sz="0" w:space="0" w:color="auto"/>
        <w:bottom w:val="none" w:sz="0" w:space="0" w:color="auto"/>
        <w:right w:val="none" w:sz="0" w:space="0" w:color="auto"/>
      </w:divBdr>
    </w:div>
    <w:div w:id="1374765452">
      <w:bodyDiv w:val="1"/>
      <w:marLeft w:val="0"/>
      <w:marRight w:val="0"/>
      <w:marTop w:val="0"/>
      <w:marBottom w:val="0"/>
      <w:divBdr>
        <w:top w:val="none" w:sz="0" w:space="0" w:color="auto"/>
        <w:left w:val="none" w:sz="0" w:space="0" w:color="auto"/>
        <w:bottom w:val="none" w:sz="0" w:space="0" w:color="auto"/>
        <w:right w:val="none" w:sz="0" w:space="0" w:color="auto"/>
      </w:divBdr>
    </w:div>
    <w:div w:id="1375928572">
      <w:bodyDiv w:val="1"/>
      <w:marLeft w:val="0"/>
      <w:marRight w:val="0"/>
      <w:marTop w:val="0"/>
      <w:marBottom w:val="0"/>
      <w:divBdr>
        <w:top w:val="none" w:sz="0" w:space="0" w:color="auto"/>
        <w:left w:val="none" w:sz="0" w:space="0" w:color="auto"/>
        <w:bottom w:val="none" w:sz="0" w:space="0" w:color="auto"/>
        <w:right w:val="none" w:sz="0" w:space="0" w:color="auto"/>
      </w:divBdr>
    </w:div>
    <w:div w:id="1376125417">
      <w:bodyDiv w:val="1"/>
      <w:marLeft w:val="0"/>
      <w:marRight w:val="0"/>
      <w:marTop w:val="0"/>
      <w:marBottom w:val="0"/>
      <w:divBdr>
        <w:top w:val="none" w:sz="0" w:space="0" w:color="auto"/>
        <w:left w:val="none" w:sz="0" w:space="0" w:color="auto"/>
        <w:bottom w:val="none" w:sz="0" w:space="0" w:color="auto"/>
        <w:right w:val="none" w:sz="0" w:space="0" w:color="auto"/>
      </w:divBdr>
    </w:div>
    <w:div w:id="1376193976">
      <w:bodyDiv w:val="1"/>
      <w:marLeft w:val="0"/>
      <w:marRight w:val="0"/>
      <w:marTop w:val="0"/>
      <w:marBottom w:val="0"/>
      <w:divBdr>
        <w:top w:val="none" w:sz="0" w:space="0" w:color="auto"/>
        <w:left w:val="none" w:sz="0" w:space="0" w:color="auto"/>
        <w:bottom w:val="none" w:sz="0" w:space="0" w:color="auto"/>
        <w:right w:val="none" w:sz="0" w:space="0" w:color="auto"/>
      </w:divBdr>
    </w:div>
    <w:div w:id="1376544343">
      <w:bodyDiv w:val="1"/>
      <w:marLeft w:val="0"/>
      <w:marRight w:val="0"/>
      <w:marTop w:val="0"/>
      <w:marBottom w:val="0"/>
      <w:divBdr>
        <w:top w:val="none" w:sz="0" w:space="0" w:color="auto"/>
        <w:left w:val="none" w:sz="0" w:space="0" w:color="auto"/>
        <w:bottom w:val="none" w:sz="0" w:space="0" w:color="auto"/>
        <w:right w:val="none" w:sz="0" w:space="0" w:color="auto"/>
      </w:divBdr>
    </w:div>
    <w:div w:id="1377201162">
      <w:bodyDiv w:val="1"/>
      <w:marLeft w:val="0"/>
      <w:marRight w:val="0"/>
      <w:marTop w:val="0"/>
      <w:marBottom w:val="0"/>
      <w:divBdr>
        <w:top w:val="none" w:sz="0" w:space="0" w:color="auto"/>
        <w:left w:val="none" w:sz="0" w:space="0" w:color="auto"/>
        <w:bottom w:val="none" w:sz="0" w:space="0" w:color="auto"/>
        <w:right w:val="none" w:sz="0" w:space="0" w:color="auto"/>
      </w:divBdr>
    </w:div>
    <w:div w:id="1377699145">
      <w:bodyDiv w:val="1"/>
      <w:marLeft w:val="0"/>
      <w:marRight w:val="0"/>
      <w:marTop w:val="0"/>
      <w:marBottom w:val="0"/>
      <w:divBdr>
        <w:top w:val="none" w:sz="0" w:space="0" w:color="auto"/>
        <w:left w:val="none" w:sz="0" w:space="0" w:color="auto"/>
        <w:bottom w:val="none" w:sz="0" w:space="0" w:color="auto"/>
        <w:right w:val="none" w:sz="0" w:space="0" w:color="auto"/>
      </w:divBdr>
    </w:div>
    <w:div w:id="1380544576">
      <w:bodyDiv w:val="1"/>
      <w:marLeft w:val="0"/>
      <w:marRight w:val="0"/>
      <w:marTop w:val="0"/>
      <w:marBottom w:val="0"/>
      <w:divBdr>
        <w:top w:val="none" w:sz="0" w:space="0" w:color="auto"/>
        <w:left w:val="none" w:sz="0" w:space="0" w:color="auto"/>
        <w:bottom w:val="none" w:sz="0" w:space="0" w:color="auto"/>
        <w:right w:val="none" w:sz="0" w:space="0" w:color="auto"/>
      </w:divBdr>
    </w:div>
    <w:div w:id="1380665083">
      <w:bodyDiv w:val="1"/>
      <w:marLeft w:val="0"/>
      <w:marRight w:val="0"/>
      <w:marTop w:val="0"/>
      <w:marBottom w:val="0"/>
      <w:divBdr>
        <w:top w:val="none" w:sz="0" w:space="0" w:color="auto"/>
        <w:left w:val="none" w:sz="0" w:space="0" w:color="auto"/>
        <w:bottom w:val="none" w:sz="0" w:space="0" w:color="auto"/>
        <w:right w:val="none" w:sz="0" w:space="0" w:color="auto"/>
      </w:divBdr>
    </w:div>
    <w:div w:id="1380667116">
      <w:bodyDiv w:val="1"/>
      <w:marLeft w:val="0"/>
      <w:marRight w:val="0"/>
      <w:marTop w:val="0"/>
      <w:marBottom w:val="0"/>
      <w:divBdr>
        <w:top w:val="none" w:sz="0" w:space="0" w:color="auto"/>
        <w:left w:val="none" w:sz="0" w:space="0" w:color="auto"/>
        <w:bottom w:val="none" w:sz="0" w:space="0" w:color="auto"/>
        <w:right w:val="none" w:sz="0" w:space="0" w:color="auto"/>
      </w:divBdr>
    </w:div>
    <w:div w:id="1382754866">
      <w:bodyDiv w:val="1"/>
      <w:marLeft w:val="0"/>
      <w:marRight w:val="0"/>
      <w:marTop w:val="0"/>
      <w:marBottom w:val="0"/>
      <w:divBdr>
        <w:top w:val="none" w:sz="0" w:space="0" w:color="auto"/>
        <w:left w:val="none" w:sz="0" w:space="0" w:color="auto"/>
        <w:bottom w:val="none" w:sz="0" w:space="0" w:color="auto"/>
        <w:right w:val="none" w:sz="0" w:space="0" w:color="auto"/>
      </w:divBdr>
    </w:div>
    <w:div w:id="1383093302">
      <w:bodyDiv w:val="1"/>
      <w:marLeft w:val="0"/>
      <w:marRight w:val="0"/>
      <w:marTop w:val="0"/>
      <w:marBottom w:val="0"/>
      <w:divBdr>
        <w:top w:val="none" w:sz="0" w:space="0" w:color="auto"/>
        <w:left w:val="none" w:sz="0" w:space="0" w:color="auto"/>
        <w:bottom w:val="none" w:sz="0" w:space="0" w:color="auto"/>
        <w:right w:val="none" w:sz="0" w:space="0" w:color="auto"/>
      </w:divBdr>
    </w:div>
    <w:div w:id="1383358831">
      <w:bodyDiv w:val="1"/>
      <w:marLeft w:val="0"/>
      <w:marRight w:val="0"/>
      <w:marTop w:val="0"/>
      <w:marBottom w:val="0"/>
      <w:divBdr>
        <w:top w:val="none" w:sz="0" w:space="0" w:color="auto"/>
        <w:left w:val="none" w:sz="0" w:space="0" w:color="auto"/>
        <w:bottom w:val="none" w:sz="0" w:space="0" w:color="auto"/>
        <w:right w:val="none" w:sz="0" w:space="0" w:color="auto"/>
      </w:divBdr>
    </w:div>
    <w:div w:id="1383943662">
      <w:bodyDiv w:val="1"/>
      <w:marLeft w:val="0"/>
      <w:marRight w:val="0"/>
      <w:marTop w:val="0"/>
      <w:marBottom w:val="0"/>
      <w:divBdr>
        <w:top w:val="none" w:sz="0" w:space="0" w:color="auto"/>
        <w:left w:val="none" w:sz="0" w:space="0" w:color="auto"/>
        <w:bottom w:val="none" w:sz="0" w:space="0" w:color="auto"/>
        <w:right w:val="none" w:sz="0" w:space="0" w:color="auto"/>
      </w:divBdr>
    </w:div>
    <w:div w:id="1384134334">
      <w:bodyDiv w:val="1"/>
      <w:marLeft w:val="0"/>
      <w:marRight w:val="0"/>
      <w:marTop w:val="0"/>
      <w:marBottom w:val="0"/>
      <w:divBdr>
        <w:top w:val="none" w:sz="0" w:space="0" w:color="auto"/>
        <w:left w:val="none" w:sz="0" w:space="0" w:color="auto"/>
        <w:bottom w:val="none" w:sz="0" w:space="0" w:color="auto"/>
        <w:right w:val="none" w:sz="0" w:space="0" w:color="auto"/>
      </w:divBdr>
    </w:div>
    <w:div w:id="1384334587">
      <w:bodyDiv w:val="1"/>
      <w:marLeft w:val="0"/>
      <w:marRight w:val="0"/>
      <w:marTop w:val="0"/>
      <w:marBottom w:val="0"/>
      <w:divBdr>
        <w:top w:val="none" w:sz="0" w:space="0" w:color="auto"/>
        <w:left w:val="none" w:sz="0" w:space="0" w:color="auto"/>
        <w:bottom w:val="none" w:sz="0" w:space="0" w:color="auto"/>
        <w:right w:val="none" w:sz="0" w:space="0" w:color="auto"/>
      </w:divBdr>
    </w:div>
    <w:div w:id="1385593336">
      <w:bodyDiv w:val="1"/>
      <w:marLeft w:val="0"/>
      <w:marRight w:val="0"/>
      <w:marTop w:val="0"/>
      <w:marBottom w:val="0"/>
      <w:divBdr>
        <w:top w:val="none" w:sz="0" w:space="0" w:color="auto"/>
        <w:left w:val="none" w:sz="0" w:space="0" w:color="auto"/>
        <w:bottom w:val="none" w:sz="0" w:space="0" w:color="auto"/>
        <w:right w:val="none" w:sz="0" w:space="0" w:color="auto"/>
      </w:divBdr>
    </w:div>
    <w:div w:id="1385907617">
      <w:bodyDiv w:val="1"/>
      <w:marLeft w:val="0"/>
      <w:marRight w:val="0"/>
      <w:marTop w:val="0"/>
      <w:marBottom w:val="0"/>
      <w:divBdr>
        <w:top w:val="none" w:sz="0" w:space="0" w:color="auto"/>
        <w:left w:val="none" w:sz="0" w:space="0" w:color="auto"/>
        <w:bottom w:val="none" w:sz="0" w:space="0" w:color="auto"/>
        <w:right w:val="none" w:sz="0" w:space="0" w:color="auto"/>
      </w:divBdr>
    </w:div>
    <w:div w:id="1386098257">
      <w:bodyDiv w:val="1"/>
      <w:marLeft w:val="0"/>
      <w:marRight w:val="0"/>
      <w:marTop w:val="0"/>
      <w:marBottom w:val="0"/>
      <w:divBdr>
        <w:top w:val="none" w:sz="0" w:space="0" w:color="auto"/>
        <w:left w:val="none" w:sz="0" w:space="0" w:color="auto"/>
        <w:bottom w:val="none" w:sz="0" w:space="0" w:color="auto"/>
        <w:right w:val="none" w:sz="0" w:space="0" w:color="auto"/>
      </w:divBdr>
    </w:div>
    <w:div w:id="1386830652">
      <w:bodyDiv w:val="1"/>
      <w:marLeft w:val="0"/>
      <w:marRight w:val="0"/>
      <w:marTop w:val="0"/>
      <w:marBottom w:val="0"/>
      <w:divBdr>
        <w:top w:val="none" w:sz="0" w:space="0" w:color="auto"/>
        <w:left w:val="none" w:sz="0" w:space="0" w:color="auto"/>
        <w:bottom w:val="none" w:sz="0" w:space="0" w:color="auto"/>
        <w:right w:val="none" w:sz="0" w:space="0" w:color="auto"/>
      </w:divBdr>
    </w:div>
    <w:div w:id="1387022248">
      <w:bodyDiv w:val="1"/>
      <w:marLeft w:val="0"/>
      <w:marRight w:val="0"/>
      <w:marTop w:val="0"/>
      <w:marBottom w:val="0"/>
      <w:divBdr>
        <w:top w:val="none" w:sz="0" w:space="0" w:color="auto"/>
        <w:left w:val="none" w:sz="0" w:space="0" w:color="auto"/>
        <w:bottom w:val="none" w:sz="0" w:space="0" w:color="auto"/>
        <w:right w:val="none" w:sz="0" w:space="0" w:color="auto"/>
      </w:divBdr>
    </w:div>
    <w:div w:id="1387147900">
      <w:bodyDiv w:val="1"/>
      <w:marLeft w:val="0"/>
      <w:marRight w:val="0"/>
      <w:marTop w:val="0"/>
      <w:marBottom w:val="0"/>
      <w:divBdr>
        <w:top w:val="none" w:sz="0" w:space="0" w:color="auto"/>
        <w:left w:val="none" w:sz="0" w:space="0" w:color="auto"/>
        <w:bottom w:val="none" w:sz="0" w:space="0" w:color="auto"/>
        <w:right w:val="none" w:sz="0" w:space="0" w:color="auto"/>
      </w:divBdr>
    </w:div>
    <w:div w:id="1389575011">
      <w:bodyDiv w:val="1"/>
      <w:marLeft w:val="0"/>
      <w:marRight w:val="0"/>
      <w:marTop w:val="0"/>
      <w:marBottom w:val="0"/>
      <w:divBdr>
        <w:top w:val="none" w:sz="0" w:space="0" w:color="auto"/>
        <w:left w:val="none" w:sz="0" w:space="0" w:color="auto"/>
        <w:bottom w:val="none" w:sz="0" w:space="0" w:color="auto"/>
        <w:right w:val="none" w:sz="0" w:space="0" w:color="auto"/>
      </w:divBdr>
    </w:div>
    <w:div w:id="1391617687">
      <w:bodyDiv w:val="1"/>
      <w:marLeft w:val="0"/>
      <w:marRight w:val="0"/>
      <w:marTop w:val="0"/>
      <w:marBottom w:val="0"/>
      <w:divBdr>
        <w:top w:val="none" w:sz="0" w:space="0" w:color="auto"/>
        <w:left w:val="none" w:sz="0" w:space="0" w:color="auto"/>
        <w:bottom w:val="none" w:sz="0" w:space="0" w:color="auto"/>
        <w:right w:val="none" w:sz="0" w:space="0" w:color="auto"/>
      </w:divBdr>
    </w:div>
    <w:div w:id="1391728189">
      <w:bodyDiv w:val="1"/>
      <w:marLeft w:val="0"/>
      <w:marRight w:val="0"/>
      <w:marTop w:val="0"/>
      <w:marBottom w:val="0"/>
      <w:divBdr>
        <w:top w:val="none" w:sz="0" w:space="0" w:color="auto"/>
        <w:left w:val="none" w:sz="0" w:space="0" w:color="auto"/>
        <w:bottom w:val="none" w:sz="0" w:space="0" w:color="auto"/>
        <w:right w:val="none" w:sz="0" w:space="0" w:color="auto"/>
      </w:divBdr>
    </w:div>
    <w:div w:id="1391926054">
      <w:bodyDiv w:val="1"/>
      <w:marLeft w:val="0"/>
      <w:marRight w:val="0"/>
      <w:marTop w:val="0"/>
      <w:marBottom w:val="0"/>
      <w:divBdr>
        <w:top w:val="none" w:sz="0" w:space="0" w:color="auto"/>
        <w:left w:val="none" w:sz="0" w:space="0" w:color="auto"/>
        <w:bottom w:val="none" w:sz="0" w:space="0" w:color="auto"/>
        <w:right w:val="none" w:sz="0" w:space="0" w:color="auto"/>
      </w:divBdr>
    </w:div>
    <w:div w:id="1392389570">
      <w:bodyDiv w:val="1"/>
      <w:marLeft w:val="0"/>
      <w:marRight w:val="0"/>
      <w:marTop w:val="0"/>
      <w:marBottom w:val="0"/>
      <w:divBdr>
        <w:top w:val="none" w:sz="0" w:space="0" w:color="auto"/>
        <w:left w:val="none" w:sz="0" w:space="0" w:color="auto"/>
        <w:bottom w:val="none" w:sz="0" w:space="0" w:color="auto"/>
        <w:right w:val="none" w:sz="0" w:space="0" w:color="auto"/>
      </w:divBdr>
    </w:div>
    <w:div w:id="1393115483">
      <w:bodyDiv w:val="1"/>
      <w:marLeft w:val="0"/>
      <w:marRight w:val="0"/>
      <w:marTop w:val="0"/>
      <w:marBottom w:val="0"/>
      <w:divBdr>
        <w:top w:val="none" w:sz="0" w:space="0" w:color="auto"/>
        <w:left w:val="none" w:sz="0" w:space="0" w:color="auto"/>
        <w:bottom w:val="none" w:sz="0" w:space="0" w:color="auto"/>
        <w:right w:val="none" w:sz="0" w:space="0" w:color="auto"/>
      </w:divBdr>
    </w:div>
    <w:div w:id="1393233371">
      <w:bodyDiv w:val="1"/>
      <w:marLeft w:val="0"/>
      <w:marRight w:val="0"/>
      <w:marTop w:val="0"/>
      <w:marBottom w:val="0"/>
      <w:divBdr>
        <w:top w:val="none" w:sz="0" w:space="0" w:color="auto"/>
        <w:left w:val="none" w:sz="0" w:space="0" w:color="auto"/>
        <w:bottom w:val="none" w:sz="0" w:space="0" w:color="auto"/>
        <w:right w:val="none" w:sz="0" w:space="0" w:color="auto"/>
      </w:divBdr>
    </w:div>
    <w:div w:id="1393428920">
      <w:bodyDiv w:val="1"/>
      <w:marLeft w:val="0"/>
      <w:marRight w:val="0"/>
      <w:marTop w:val="0"/>
      <w:marBottom w:val="0"/>
      <w:divBdr>
        <w:top w:val="none" w:sz="0" w:space="0" w:color="auto"/>
        <w:left w:val="none" w:sz="0" w:space="0" w:color="auto"/>
        <w:bottom w:val="none" w:sz="0" w:space="0" w:color="auto"/>
        <w:right w:val="none" w:sz="0" w:space="0" w:color="auto"/>
      </w:divBdr>
    </w:div>
    <w:div w:id="1396204682">
      <w:bodyDiv w:val="1"/>
      <w:marLeft w:val="0"/>
      <w:marRight w:val="0"/>
      <w:marTop w:val="0"/>
      <w:marBottom w:val="0"/>
      <w:divBdr>
        <w:top w:val="none" w:sz="0" w:space="0" w:color="auto"/>
        <w:left w:val="none" w:sz="0" w:space="0" w:color="auto"/>
        <w:bottom w:val="none" w:sz="0" w:space="0" w:color="auto"/>
        <w:right w:val="none" w:sz="0" w:space="0" w:color="auto"/>
      </w:divBdr>
    </w:div>
    <w:div w:id="1396392449">
      <w:bodyDiv w:val="1"/>
      <w:marLeft w:val="0"/>
      <w:marRight w:val="0"/>
      <w:marTop w:val="0"/>
      <w:marBottom w:val="0"/>
      <w:divBdr>
        <w:top w:val="none" w:sz="0" w:space="0" w:color="auto"/>
        <w:left w:val="none" w:sz="0" w:space="0" w:color="auto"/>
        <w:bottom w:val="none" w:sz="0" w:space="0" w:color="auto"/>
        <w:right w:val="none" w:sz="0" w:space="0" w:color="auto"/>
      </w:divBdr>
    </w:div>
    <w:div w:id="1396587864">
      <w:bodyDiv w:val="1"/>
      <w:marLeft w:val="0"/>
      <w:marRight w:val="0"/>
      <w:marTop w:val="0"/>
      <w:marBottom w:val="0"/>
      <w:divBdr>
        <w:top w:val="none" w:sz="0" w:space="0" w:color="auto"/>
        <w:left w:val="none" w:sz="0" w:space="0" w:color="auto"/>
        <w:bottom w:val="none" w:sz="0" w:space="0" w:color="auto"/>
        <w:right w:val="none" w:sz="0" w:space="0" w:color="auto"/>
      </w:divBdr>
    </w:div>
    <w:div w:id="1397582029">
      <w:bodyDiv w:val="1"/>
      <w:marLeft w:val="0"/>
      <w:marRight w:val="0"/>
      <w:marTop w:val="0"/>
      <w:marBottom w:val="0"/>
      <w:divBdr>
        <w:top w:val="none" w:sz="0" w:space="0" w:color="auto"/>
        <w:left w:val="none" w:sz="0" w:space="0" w:color="auto"/>
        <w:bottom w:val="none" w:sz="0" w:space="0" w:color="auto"/>
        <w:right w:val="none" w:sz="0" w:space="0" w:color="auto"/>
      </w:divBdr>
    </w:div>
    <w:div w:id="1397624370">
      <w:bodyDiv w:val="1"/>
      <w:marLeft w:val="0"/>
      <w:marRight w:val="0"/>
      <w:marTop w:val="0"/>
      <w:marBottom w:val="0"/>
      <w:divBdr>
        <w:top w:val="none" w:sz="0" w:space="0" w:color="auto"/>
        <w:left w:val="none" w:sz="0" w:space="0" w:color="auto"/>
        <w:bottom w:val="none" w:sz="0" w:space="0" w:color="auto"/>
        <w:right w:val="none" w:sz="0" w:space="0" w:color="auto"/>
      </w:divBdr>
    </w:div>
    <w:div w:id="1398437732">
      <w:bodyDiv w:val="1"/>
      <w:marLeft w:val="0"/>
      <w:marRight w:val="0"/>
      <w:marTop w:val="0"/>
      <w:marBottom w:val="0"/>
      <w:divBdr>
        <w:top w:val="none" w:sz="0" w:space="0" w:color="auto"/>
        <w:left w:val="none" w:sz="0" w:space="0" w:color="auto"/>
        <w:bottom w:val="none" w:sz="0" w:space="0" w:color="auto"/>
        <w:right w:val="none" w:sz="0" w:space="0" w:color="auto"/>
      </w:divBdr>
    </w:div>
    <w:div w:id="1398940274">
      <w:bodyDiv w:val="1"/>
      <w:marLeft w:val="0"/>
      <w:marRight w:val="0"/>
      <w:marTop w:val="0"/>
      <w:marBottom w:val="0"/>
      <w:divBdr>
        <w:top w:val="none" w:sz="0" w:space="0" w:color="auto"/>
        <w:left w:val="none" w:sz="0" w:space="0" w:color="auto"/>
        <w:bottom w:val="none" w:sz="0" w:space="0" w:color="auto"/>
        <w:right w:val="none" w:sz="0" w:space="0" w:color="auto"/>
      </w:divBdr>
    </w:div>
    <w:div w:id="1399090684">
      <w:bodyDiv w:val="1"/>
      <w:marLeft w:val="0"/>
      <w:marRight w:val="0"/>
      <w:marTop w:val="0"/>
      <w:marBottom w:val="0"/>
      <w:divBdr>
        <w:top w:val="none" w:sz="0" w:space="0" w:color="auto"/>
        <w:left w:val="none" w:sz="0" w:space="0" w:color="auto"/>
        <w:bottom w:val="none" w:sz="0" w:space="0" w:color="auto"/>
        <w:right w:val="none" w:sz="0" w:space="0" w:color="auto"/>
      </w:divBdr>
    </w:div>
    <w:div w:id="1399551968">
      <w:bodyDiv w:val="1"/>
      <w:marLeft w:val="0"/>
      <w:marRight w:val="0"/>
      <w:marTop w:val="0"/>
      <w:marBottom w:val="0"/>
      <w:divBdr>
        <w:top w:val="none" w:sz="0" w:space="0" w:color="auto"/>
        <w:left w:val="none" w:sz="0" w:space="0" w:color="auto"/>
        <w:bottom w:val="none" w:sz="0" w:space="0" w:color="auto"/>
        <w:right w:val="none" w:sz="0" w:space="0" w:color="auto"/>
      </w:divBdr>
    </w:div>
    <w:div w:id="1399984551">
      <w:bodyDiv w:val="1"/>
      <w:marLeft w:val="0"/>
      <w:marRight w:val="0"/>
      <w:marTop w:val="0"/>
      <w:marBottom w:val="0"/>
      <w:divBdr>
        <w:top w:val="none" w:sz="0" w:space="0" w:color="auto"/>
        <w:left w:val="none" w:sz="0" w:space="0" w:color="auto"/>
        <w:bottom w:val="none" w:sz="0" w:space="0" w:color="auto"/>
        <w:right w:val="none" w:sz="0" w:space="0" w:color="auto"/>
      </w:divBdr>
    </w:div>
    <w:div w:id="1400178153">
      <w:bodyDiv w:val="1"/>
      <w:marLeft w:val="0"/>
      <w:marRight w:val="0"/>
      <w:marTop w:val="0"/>
      <w:marBottom w:val="0"/>
      <w:divBdr>
        <w:top w:val="none" w:sz="0" w:space="0" w:color="auto"/>
        <w:left w:val="none" w:sz="0" w:space="0" w:color="auto"/>
        <w:bottom w:val="none" w:sz="0" w:space="0" w:color="auto"/>
        <w:right w:val="none" w:sz="0" w:space="0" w:color="auto"/>
      </w:divBdr>
    </w:div>
    <w:div w:id="1400446000">
      <w:bodyDiv w:val="1"/>
      <w:marLeft w:val="0"/>
      <w:marRight w:val="0"/>
      <w:marTop w:val="0"/>
      <w:marBottom w:val="0"/>
      <w:divBdr>
        <w:top w:val="none" w:sz="0" w:space="0" w:color="auto"/>
        <w:left w:val="none" w:sz="0" w:space="0" w:color="auto"/>
        <w:bottom w:val="none" w:sz="0" w:space="0" w:color="auto"/>
        <w:right w:val="none" w:sz="0" w:space="0" w:color="auto"/>
      </w:divBdr>
    </w:div>
    <w:div w:id="1400665288">
      <w:bodyDiv w:val="1"/>
      <w:marLeft w:val="0"/>
      <w:marRight w:val="0"/>
      <w:marTop w:val="0"/>
      <w:marBottom w:val="0"/>
      <w:divBdr>
        <w:top w:val="none" w:sz="0" w:space="0" w:color="auto"/>
        <w:left w:val="none" w:sz="0" w:space="0" w:color="auto"/>
        <w:bottom w:val="none" w:sz="0" w:space="0" w:color="auto"/>
        <w:right w:val="none" w:sz="0" w:space="0" w:color="auto"/>
      </w:divBdr>
    </w:div>
    <w:div w:id="1400790837">
      <w:bodyDiv w:val="1"/>
      <w:marLeft w:val="0"/>
      <w:marRight w:val="0"/>
      <w:marTop w:val="0"/>
      <w:marBottom w:val="0"/>
      <w:divBdr>
        <w:top w:val="none" w:sz="0" w:space="0" w:color="auto"/>
        <w:left w:val="none" w:sz="0" w:space="0" w:color="auto"/>
        <w:bottom w:val="none" w:sz="0" w:space="0" w:color="auto"/>
        <w:right w:val="none" w:sz="0" w:space="0" w:color="auto"/>
      </w:divBdr>
    </w:div>
    <w:div w:id="1400863768">
      <w:bodyDiv w:val="1"/>
      <w:marLeft w:val="0"/>
      <w:marRight w:val="0"/>
      <w:marTop w:val="0"/>
      <w:marBottom w:val="0"/>
      <w:divBdr>
        <w:top w:val="none" w:sz="0" w:space="0" w:color="auto"/>
        <w:left w:val="none" w:sz="0" w:space="0" w:color="auto"/>
        <w:bottom w:val="none" w:sz="0" w:space="0" w:color="auto"/>
        <w:right w:val="none" w:sz="0" w:space="0" w:color="auto"/>
      </w:divBdr>
    </w:div>
    <w:div w:id="1401370651">
      <w:bodyDiv w:val="1"/>
      <w:marLeft w:val="0"/>
      <w:marRight w:val="0"/>
      <w:marTop w:val="0"/>
      <w:marBottom w:val="0"/>
      <w:divBdr>
        <w:top w:val="none" w:sz="0" w:space="0" w:color="auto"/>
        <w:left w:val="none" w:sz="0" w:space="0" w:color="auto"/>
        <w:bottom w:val="none" w:sz="0" w:space="0" w:color="auto"/>
        <w:right w:val="none" w:sz="0" w:space="0" w:color="auto"/>
      </w:divBdr>
    </w:div>
    <w:div w:id="1402412965">
      <w:bodyDiv w:val="1"/>
      <w:marLeft w:val="0"/>
      <w:marRight w:val="0"/>
      <w:marTop w:val="0"/>
      <w:marBottom w:val="0"/>
      <w:divBdr>
        <w:top w:val="none" w:sz="0" w:space="0" w:color="auto"/>
        <w:left w:val="none" w:sz="0" w:space="0" w:color="auto"/>
        <w:bottom w:val="none" w:sz="0" w:space="0" w:color="auto"/>
        <w:right w:val="none" w:sz="0" w:space="0" w:color="auto"/>
      </w:divBdr>
    </w:div>
    <w:div w:id="1402752576">
      <w:bodyDiv w:val="1"/>
      <w:marLeft w:val="0"/>
      <w:marRight w:val="0"/>
      <w:marTop w:val="0"/>
      <w:marBottom w:val="0"/>
      <w:divBdr>
        <w:top w:val="none" w:sz="0" w:space="0" w:color="auto"/>
        <w:left w:val="none" w:sz="0" w:space="0" w:color="auto"/>
        <w:bottom w:val="none" w:sz="0" w:space="0" w:color="auto"/>
        <w:right w:val="none" w:sz="0" w:space="0" w:color="auto"/>
      </w:divBdr>
    </w:div>
    <w:div w:id="1403026263">
      <w:bodyDiv w:val="1"/>
      <w:marLeft w:val="0"/>
      <w:marRight w:val="0"/>
      <w:marTop w:val="0"/>
      <w:marBottom w:val="0"/>
      <w:divBdr>
        <w:top w:val="none" w:sz="0" w:space="0" w:color="auto"/>
        <w:left w:val="none" w:sz="0" w:space="0" w:color="auto"/>
        <w:bottom w:val="none" w:sz="0" w:space="0" w:color="auto"/>
        <w:right w:val="none" w:sz="0" w:space="0" w:color="auto"/>
      </w:divBdr>
    </w:div>
    <w:div w:id="1403287961">
      <w:bodyDiv w:val="1"/>
      <w:marLeft w:val="0"/>
      <w:marRight w:val="0"/>
      <w:marTop w:val="0"/>
      <w:marBottom w:val="0"/>
      <w:divBdr>
        <w:top w:val="none" w:sz="0" w:space="0" w:color="auto"/>
        <w:left w:val="none" w:sz="0" w:space="0" w:color="auto"/>
        <w:bottom w:val="none" w:sz="0" w:space="0" w:color="auto"/>
        <w:right w:val="none" w:sz="0" w:space="0" w:color="auto"/>
      </w:divBdr>
    </w:div>
    <w:div w:id="1403599513">
      <w:bodyDiv w:val="1"/>
      <w:marLeft w:val="0"/>
      <w:marRight w:val="0"/>
      <w:marTop w:val="0"/>
      <w:marBottom w:val="0"/>
      <w:divBdr>
        <w:top w:val="none" w:sz="0" w:space="0" w:color="auto"/>
        <w:left w:val="none" w:sz="0" w:space="0" w:color="auto"/>
        <w:bottom w:val="none" w:sz="0" w:space="0" w:color="auto"/>
        <w:right w:val="none" w:sz="0" w:space="0" w:color="auto"/>
      </w:divBdr>
    </w:div>
    <w:div w:id="1403604927">
      <w:bodyDiv w:val="1"/>
      <w:marLeft w:val="0"/>
      <w:marRight w:val="0"/>
      <w:marTop w:val="0"/>
      <w:marBottom w:val="0"/>
      <w:divBdr>
        <w:top w:val="none" w:sz="0" w:space="0" w:color="auto"/>
        <w:left w:val="none" w:sz="0" w:space="0" w:color="auto"/>
        <w:bottom w:val="none" w:sz="0" w:space="0" w:color="auto"/>
        <w:right w:val="none" w:sz="0" w:space="0" w:color="auto"/>
      </w:divBdr>
    </w:div>
    <w:div w:id="1404061173">
      <w:bodyDiv w:val="1"/>
      <w:marLeft w:val="0"/>
      <w:marRight w:val="0"/>
      <w:marTop w:val="0"/>
      <w:marBottom w:val="0"/>
      <w:divBdr>
        <w:top w:val="none" w:sz="0" w:space="0" w:color="auto"/>
        <w:left w:val="none" w:sz="0" w:space="0" w:color="auto"/>
        <w:bottom w:val="none" w:sz="0" w:space="0" w:color="auto"/>
        <w:right w:val="none" w:sz="0" w:space="0" w:color="auto"/>
      </w:divBdr>
    </w:div>
    <w:div w:id="1404793427">
      <w:bodyDiv w:val="1"/>
      <w:marLeft w:val="0"/>
      <w:marRight w:val="0"/>
      <w:marTop w:val="0"/>
      <w:marBottom w:val="0"/>
      <w:divBdr>
        <w:top w:val="none" w:sz="0" w:space="0" w:color="auto"/>
        <w:left w:val="none" w:sz="0" w:space="0" w:color="auto"/>
        <w:bottom w:val="none" w:sz="0" w:space="0" w:color="auto"/>
        <w:right w:val="none" w:sz="0" w:space="0" w:color="auto"/>
      </w:divBdr>
    </w:div>
    <w:div w:id="1404836541">
      <w:bodyDiv w:val="1"/>
      <w:marLeft w:val="0"/>
      <w:marRight w:val="0"/>
      <w:marTop w:val="0"/>
      <w:marBottom w:val="0"/>
      <w:divBdr>
        <w:top w:val="none" w:sz="0" w:space="0" w:color="auto"/>
        <w:left w:val="none" w:sz="0" w:space="0" w:color="auto"/>
        <w:bottom w:val="none" w:sz="0" w:space="0" w:color="auto"/>
        <w:right w:val="none" w:sz="0" w:space="0" w:color="auto"/>
      </w:divBdr>
    </w:div>
    <w:div w:id="1407417020">
      <w:bodyDiv w:val="1"/>
      <w:marLeft w:val="0"/>
      <w:marRight w:val="0"/>
      <w:marTop w:val="0"/>
      <w:marBottom w:val="0"/>
      <w:divBdr>
        <w:top w:val="none" w:sz="0" w:space="0" w:color="auto"/>
        <w:left w:val="none" w:sz="0" w:space="0" w:color="auto"/>
        <w:bottom w:val="none" w:sz="0" w:space="0" w:color="auto"/>
        <w:right w:val="none" w:sz="0" w:space="0" w:color="auto"/>
      </w:divBdr>
    </w:div>
    <w:div w:id="1407460910">
      <w:bodyDiv w:val="1"/>
      <w:marLeft w:val="0"/>
      <w:marRight w:val="0"/>
      <w:marTop w:val="0"/>
      <w:marBottom w:val="0"/>
      <w:divBdr>
        <w:top w:val="none" w:sz="0" w:space="0" w:color="auto"/>
        <w:left w:val="none" w:sz="0" w:space="0" w:color="auto"/>
        <w:bottom w:val="none" w:sz="0" w:space="0" w:color="auto"/>
        <w:right w:val="none" w:sz="0" w:space="0" w:color="auto"/>
      </w:divBdr>
    </w:div>
    <w:div w:id="1407872578">
      <w:bodyDiv w:val="1"/>
      <w:marLeft w:val="0"/>
      <w:marRight w:val="0"/>
      <w:marTop w:val="0"/>
      <w:marBottom w:val="0"/>
      <w:divBdr>
        <w:top w:val="none" w:sz="0" w:space="0" w:color="auto"/>
        <w:left w:val="none" w:sz="0" w:space="0" w:color="auto"/>
        <w:bottom w:val="none" w:sz="0" w:space="0" w:color="auto"/>
        <w:right w:val="none" w:sz="0" w:space="0" w:color="auto"/>
      </w:divBdr>
    </w:div>
    <w:div w:id="1408452629">
      <w:bodyDiv w:val="1"/>
      <w:marLeft w:val="0"/>
      <w:marRight w:val="0"/>
      <w:marTop w:val="0"/>
      <w:marBottom w:val="0"/>
      <w:divBdr>
        <w:top w:val="none" w:sz="0" w:space="0" w:color="auto"/>
        <w:left w:val="none" w:sz="0" w:space="0" w:color="auto"/>
        <w:bottom w:val="none" w:sz="0" w:space="0" w:color="auto"/>
        <w:right w:val="none" w:sz="0" w:space="0" w:color="auto"/>
      </w:divBdr>
    </w:div>
    <w:div w:id="1408846166">
      <w:bodyDiv w:val="1"/>
      <w:marLeft w:val="0"/>
      <w:marRight w:val="0"/>
      <w:marTop w:val="0"/>
      <w:marBottom w:val="0"/>
      <w:divBdr>
        <w:top w:val="none" w:sz="0" w:space="0" w:color="auto"/>
        <w:left w:val="none" w:sz="0" w:space="0" w:color="auto"/>
        <w:bottom w:val="none" w:sz="0" w:space="0" w:color="auto"/>
        <w:right w:val="none" w:sz="0" w:space="0" w:color="auto"/>
      </w:divBdr>
    </w:div>
    <w:div w:id="1409425390">
      <w:bodyDiv w:val="1"/>
      <w:marLeft w:val="0"/>
      <w:marRight w:val="0"/>
      <w:marTop w:val="0"/>
      <w:marBottom w:val="0"/>
      <w:divBdr>
        <w:top w:val="none" w:sz="0" w:space="0" w:color="auto"/>
        <w:left w:val="none" w:sz="0" w:space="0" w:color="auto"/>
        <w:bottom w:val="none" w:sz="0" w:space="0" w:color="auto"/>
        <w:right w:val="none" w:sz="0" w:space="0" w:color="auto"/>
      </w:divBdr>
    </w:div>
    <w:div w:id="1409426060">
      <w:bodyDiv w:val="1"/>
      <w:marLeft w:val="0"/>
      <w:marRight w:val="0"/>
      <w:marTop w:val="0"/>
      <w:marBottom w:val="0"/>
      <w:divBdr>
        <w:top w:val="none" w:sz="0" w:space="0" w:color="auto"/>
        <w:left w:val="none" w:sz="0" w:space="0" w:color="auto"/>
        <w:bottom w:val="none" w:sz="0" w:space="0" w:color="auto"/>
        <w:right w:val="none" w:sz="0" w:space="0" w:color="auto"/>
      </w:divBdr>
    </w:div>
    <w:div w:id="1410032522">
      <w:bodyDiv w:val="1"/>
      <w:marLeft w:val="0"/>
      <w:marRight w:val="0"/>
      <w:marTop w:val="0"/>
      <w:marBottom w:val="0"/>
      <w:divBdr>
        <w:top w:val="none" w:sz="0" w:space="0" w:color="auto"/>
        <w:left w:val="none" w:sz="0" w:space="0" w:color="auto"/>
        <w:bottom w:val="none" w:sz="0" w:space="0" w:color="auto"/>
        <w:right w:val="none" w:sz="0" w:space="0" w:color="auto"/>
      </w:divBdr>
    </w:div>
    <w:div w:id="1410036233">
      <w:bodyDiv w:val="1"/>
      <w:marLeft w:val="0"/>
      <w:marRight w:val="0"/>
      <w:marTop w:val="0"/>
      <w:marBottom w:val="0"/>
      <w:divBdr>
        <w:top w:val="none" w:sz="0" w:space="0" w:color="auto"/>
        <w:left w:val="none" w:sz="0" w:space="0" w:color="auto"/>
        <w:bottom w:val="none" w:sz="0" w:space="0" w:color="auto"/>
        <w:right w:val="none" w:sz="0" w:space="0" w:color="auto"/>
      </w:divBdr>
    </w:div>
    <w:div w:id="1411776989">
      <w:bodyDiv w:val="1"/>
      <w:marLeft w:val="0"/>
      <w:marRight w:val="0"/>
      <w:marTop w:val="0"/>
      <w:marBottom w:val="0"/>
      <w:divBdr>
        <w:top w:val="none" w:sz="0" w:space="0" w:color="auto"/>
        <w:left w:val="none" w:sz="0" w:space="0" w:color="auto"/>
        <w:bottom w:val="none" w:sz="0" w:space="0" w:color="auto"/>
        <w:right w:val="none" w:sz="0" w:space="0" w:color="auto"/>
      </w:divBdr>
    </w:div>
    <w:div w:id="1411847498">
      <w:bodyDiv w:val="1"/>
      <w:marLeft w:val="0"/>
      <w:marRight w:val="0"/>
      <w:marTop w:val="0"/>
      <w:marBottom w:val="0"/>
      <w:divBdr>
        <w:top w:val="none" w:sz="0" w:space="0" w:color="auto"/>
        <w:left w:val="none" w:sz="0" w:space="0" w:color="auto"/>
        <w:bottom w:val="none" w:sz="0" w:space="0" w:color="auto"/>
        <w:right w:val="none" w:sz="0" w:space="0" w:color="auto"/>
      </w:divBdr>
    </w:div>
    <w:div w:id="1412123716">
      <w:bodyDiv w:val="1"/>
      <w:marLeft w:val="0"/>
      <w:marRight w:val="0"/>
      <w:marTop w:val="0"/>
      <w:marBottom w:val="0"/>
      <w:divBdr>
        <w:top w:val="none" w:sz="0" w:space="0" w:color="auto"/>
        <w:left w:val="none" w:sz="0" w:space="0" w:color="auto"/>
        <w:bottom w:val="none" w:sz="0" w:space="0" w:color="auto"/>
        <w:right w:val="none" w:sz="0" w:space="0" w:color="auto"/>
      </w:divBdr>
    </w:div>
    <w:div w:id="1413970665">
      <w:bodyDiv w:val="1"/>
      <w:marLeft w:val="0"/>
      <w:marRight w:val="0"/>
      <w:marTop w:val="0"/>
      <w:marBottom w:val="0"/>
      <w:divBdr>
        <w:top w:val="none" w:sz="0" w:space="0" w:color="auto"/>
        <w:left w:val="none" w:sz="0" w:space="0" w:color="auto"/>
        <w:bottom w:val="none" w:sz="0" w:space="0" w:color="auto"/>
        <w:right w:val="none" w:sz="0" w:space="0" w:color="auto"/>
      </w:divBdr>
    </w:div>
    <w:div w:id="1415593272">
      <w:bodyDiv w:val="1"/>
      <w:marLeft w:val="0"/>
      <w:marRight w:val="0"/>
      <w:marTop w:val="0"/>
      <w:marBottom w:val="0"/>
      <w:divBdr>
        <w:top w:val="none" w:sz="0" w:space="0" w:color="auto"/>
        <w:left w:val="none" w:sz="0" w:space="0" w:color="auto"/>
        <w:bottom w:val="none" w:sz="0" w:space="0" w:color="auto"/>
        <w:right w:val="none" w:sz="0" w:space="0" w:color="auto"/>
      </w:divBdr>
    </w:div>
    <w:div w:id="1416824114">
      <w:bodyDiv w:val="1"/>
      <w:marLeft w:val="0"/>
      <w:marRight w:val="0"/>
      <w:marTop w:val="0"/>
      <w:marBottom w:val="0"/>
      <w:divBdr>
        <w:top w:val="none" w:sz="0" w:space="0" w:color="auto"/>
        <w:left w:val="none" w:sz="0" w:space="0" w:color="auto"/>
        <w:bottom w:val="none" w:sz="0" w:space="0" w:color="auto"/>
        <w:right w:val="none" w:sz="0" w:space="0" w:color="auto"/>
      </w:divBdr>
    </w:div>
    <w:div w:id="1417286034">
      <w:bodyDiv w:val="1"/>
      <w:marLeft w:val="0"/>
      <w:marRight w:val="0"/>
      <w:marTop w:val="0"/>
      <w:marBottom w:val="0"/>
      <w:divBdr>
        <w:top w:val="none" w:sz="0" w:space="0" w:color="auto"/>
        <w:left w:val="none" w:sz="0" w:space="0" w:color="auto"/>
        <w:bottom w:val="none" w:sz="0" w:space="0" w:color="auto"/>
        <w:right w:val="none" w:sz="0" w:space="0" w:color="auto"/>
      </w:divBdr>
    </w:div>
    <w:div w:id="1417479400">
      <w:bodyDiv w:val="1"/>
      <w:marLeft w:val="0"/>
      <w:marRight w:val="0"/>
      <w:marTop w:val="0"/>
      <w:marBottom w:val="0"/>
      <w:divBdr>
        <w:top w:val="none" w:sz="0" w:space="0" w:color="auto"/>
        <w:left w:val="none" w:sz="0" w:space="0" w:color="auto"/>
        <w:bottom w:val="none" w:sz="0" w:space="0" w:color="auto"/>
        <w:right w:val="none" w:sz="0" w:space="0" w:color="auto"/>
      </w:divBdr>
    </w:div>
    <w:div w:id="1417825609">
      <w:bodyDiv w:val="1"/>
      <w:marLeft w:val="0"/>
      <w:marRight w:val="0"/>
      <w:marTop w:val="0"/>
      <w:marBottom w:val="0"/>
      <w:divBdr>
        <w:top w:val="none" w:sz="0" w:space="0" w:color="auto"/>
        <w:left w:val="none" w:sz="0" w:space="0" w:color="auto"/>
        <w:bottom w:val="none" w:sz="0" w:space="0" w:color="auto"/>
        <w:right w:val="none" w:sz="0" w:space="0" w:color="auto"/>
      </w:divBdr>
    </w:div>
    <w:div w:id="1418088720">
      <w:bodyDiv w:val="1"/>
      <w:marLeft w:val="0"/>
      <w:marRight w:val="0"/>
      <w:marTop w:val="0"/>
      <w:marBottom w:val="0"/>
      <w:divBdr>
        <w:top w:val="none" w:sz="0" w:space="0" w:color="auto"/>
        <w:left w:val="none" w:sz="0" w:space="0" w:color="auto"/>
        <w:bottom w:val="none" w:sz="0" w:space="0" w:color="auto"/>
        <w:right w:val="none" w:sz="0" w:space="0" w:color="auto"/>
      </w:divBdr>
    </w:div>
    <w:div w:id="1418408096">
      <w:bodyDiv w:val="1"/>
      <w:marLeft w:val="0"/>
      <w:marRight w:val="0"/>
      <w:marTop w:val="0"/>
      <w:marBottom w:val="0"/>
      <w:divBdr>
        <w:top w:val="none" w:sz="0" w:space="0" w:color="auto"/>
        <w:left w:val="none" w:sz="0" w:space="0" w:color="auto"/>
        <w:bottom w:val="none" w:sz="0" w:space="0" w:color="auto"/>
        <w:right w:val="none" w:sz="0" w:space="0" w:color="auto"/>
      </w:divBdr>
    </w:div>
    <w:div w:id="1418747461">
      <w:bodyDiv w:val="1"/>
      <w:marLeft w:val="0"/>
      <w:marRight w:val="0"/>
      <w:marTop w:val="0"/>
      <w:marBottom w:val="0"/>
      <w:divBdr>
        <w:top w:val="none" w:sz="0" w:space="0" w:color="auto"/>
        <w:left w:val="none" w:sz="0" w:space="0" w:color="auto"/>
        <w:bottom w:val="none" w:sz="0" w:space="0" w:color="auto"/>
        <w:right w:val="none" w:sz="0" w:space="0" w:color="auto"/>
      </w:divBdr>
    </w:div>
    <w:div w:id="1419672492">
      <w:bodyDiv w:val="1"/>
      <w:marLeft w:val="0"/>
      <w:marRight w:val="0"/>
      <w:marTop w:val="0"/>
      <w:marBottom w:val="0"/>
      <w:divBdr>
        <w:top w:val="none" w:sz="0" w:space="0" w:color="auto"/>
        <w:left w:val="none" w:sz="0" w:space="0" w:color="auto"/>
        <w:bottom w:val="none" w:sz="0" w:space="0" w:color="auto"/>
        <w:right w:val="none" w:sz="0" w:space="0" w:color="auto"/>
      </w:divBdr>
    </w:div>
    <w:div w:id="1422097482">
      <w:bodyDiv w:val="1"/>
      <w:marLeft w:val="0"/>
      <w:marRight w:val="0"/>
      <w:marTop w:val="0"/>
      <w:marBottom w:val="0"/>
      <w:divBdr>
        <w:top w:val="none" w:sz="0" w:space="0" w:color="auto"/>
        <w:left w:val="none" w:sz="0" w:space="0" w:color="auto"/>
        <w:bottom w:val="none" w:sz="0" w:space="0" w:color="auto"/>
        <w:right w:val="none" w:sz="0" w:space="0" w:color="auto"/>
      </w:divBdr>
    </w:div>
    <w:div w:id="1422413642">
      <w:bodyDiv w:val="1"/>
      <w:marLeft w:val="0"/>
      <w:marRight w:val="0"/>
      <w:marTop w:val="0"/>
      <w:marBottom w:val="0"/>
      <w:divBdr>
        <w:top w:val="none" w:sz="0" w:space="0" w:color="auto"/>
        <w:left w:val="none" w:sz="0" w:space="0" w:color="auto"/>
        <w:bottom w:val="none" w:sz="0" w:space="0" w:color="auto"/>
        <w:right w:val="none" w:sz="0" w:space="0" w:color="auto"/>
      </w:divBdr>
    </w:div>
    <w:div w:id="1422681170">
      <w:bodyDiv w:val="1"/>
      <w:marLeft w:val="0"/>
      <w:marRight w:val="0"/>
      <w:marTop w:val="0"/>
      <w:marBottom w:val="0"/>
      <w:divBdr>
        <w:top w:val="none" w:sz="0" w:space="0" w:color="auto"/>
        <w:left w:val="none" w:sz="0" w:space="0" w:color="auto"/>
        <w:bottom w:val="none" w:sz="0" w:space="0" w:color="auto"/>
        <w:right w:val="none" w:sz="0" w:space="0" w:color="auto"/>
      </w:divBdr>
    </w:div>
    <w:div w:id="1423141280">
      <w:bodyDiv w:val="1"/>
      <w:marLeft w:val="0"/>
      <w:marRight w:val="0"/>
      <w:marTop w:val="0"/>
      <w:marBottom w:val="0"/>
      <w:divBdr>
        <w:top w:val="none" w:sz="0" w:space="0" w:color="auto"/>
        <w:left w:val="none" w:sz="0" w:space="0" w:color="auto"/>
        <w:bottom w:val="none" w:sz="0" w:space="0" w:color="auto"/>
        <w:right w:val="none" w:sz="0" w:space="0" w:color="auto"/>
      </w:divBdr>
    </w:div>
    <w:div w:id="1424034804">
      <w:bodyDiv w:val="1"/>
      <w:marLeft w:val="0"/>
      <w:marRight w:val="0"/>
      <w:marTop w:val="0"/>
      <w:marBottom w:val="0"/>
      <w:divBdr>
        <w:top w:val="none" w:sz="0" w:space="0" w:color="auto"/>
        <w:left w:val="none" w:sz="0" w:space="0" w:color="auto"/>
        <w:bottom w:val="none" w:sz="0" w:space="0" w:color="auto"/>
        <w:right w:val="none" w:sz="0" w:space="0" w:color="auto"/>
      </w:divBdr>
    </w:div>
    <w:div w:id="1424185757">
      <w:bodyDiv w:val="1"/>
      <w:marLeft w:val="0"/>
      <w:marRight w:val="0"/>
      <w:marTop w:val="0"/>
      <w:marBottom w:val="0"/>
      <w:divBdr>
        <w:top w:val="none" w:sz="0" w:space="0" w:color="auto"/>
        <w:left w:val="none" w:sz="0" w:space="0" w:color="auto"/>
        <w:bottom w:val="none" w:sz="0" w:space="0" w:color="auto"/>
        <w:right w:val="none" w:sz="0" w:space="0" w:color="auto"/>
      </w:divBdr>
    </w:div>
    <w:div w:id="1424836184">
      <w:bodyDiv w:val="1"/>
      <w:marLeft w:val="0"/>
      <w:marRight w:val="0"/>
      <w:marTop w:val="0"/>
      <w:marBottom w:val="0"/>
      <w:divBdr>
        <w:top w:val="none" w:sz="0" w:space="0" w:color="auto"/>
        <w:left w:val="none" w:sz="0" w:space="0" w:color="auto"/>
        <w:bottom w:val="none" w:sz="0" w:space="0" w:color="auto"/>
        <w:right w:val="none" w:sz="0" w:space="0" w:color="auto"/>
      </w:divBdr>
    </w:div>
    <w:div w:id="1425614600">
      <w:bodyDiv w:val="1"/>
      <w:marLeft w:val="0"/>
      <w:marRight w:val="0"/>
      <w:marTop w:val="0"/>
      <w:marBottom w:val="0"/>
      <w:divBdr>
        <w:top w:val="none" w:sz="0" w:space="0" w:color="auto"/>
        <w:left w:val="none" w:sz="0" w:space="0" w:color="auto"/>
        <w:bottom w:val="none" w:sz="0" w:space="0" w:color="auto"/>
        <w:right w:val="none" w:sz="0" w:space="0" w:color="auto"/>
      </w:divBdr>
    </w:div>
    <w:div w:id="1426002094">
      <w:bodyDiv w:val="1"/>
      <w:marLeft w:val="0"/>
      <w:marRight w:val="0"/>
      <w:marTop w:val="0"/>
      <w:marBottom w:val="0"/>
      <w:divBdr>
        <w:top w:val="none" w:sz="0" w:space="0" w:color="auto"/>
        <w:left w:val="none" w:sz="0" w:space="0" w:color="auto"/>
        <w:bottom w:val="none" w:sz="0" w:space="0" w:color="auto"/>
        <w:right w:val="none" w:sz="0" w:space="0" w:color="auto"/>
      </w:divBdr>
    </w:div>
    <w:div w:id="1426463125">
      <w:bodyDiv w:val="1"/>
      <w:marLeft w:val="0"/>
      <w:marRight w:val="0"/>
      <w:marTop w:val="0"/>
      <w:marBottom w:val="0"/>
      <w:divBdr>
        <w:top w:val="none" w:sz="0" w:space="0" w:color="auto"/>
        <w:left w:val="none" w:sz="0" w:space="0" w:color="auto"/>
        <w:bottom w:val="none" w:sz="0" w:space="0" w:color="auto"/>
        <w:right w:val="none" w:sz="0" w:space="0" w:color="auto"/>
      </w:divBdr>
    </w:div>
    <w:div w:id="1428844285">
      <w:bodyDiv w:val="1"/>
      <w:marLeft w:val="0"/>
      <w:marRight w:val="0"/>
      <w:marTop w:val="0"/>
      <w:marBottom w:val="0"/>
      <w:divBdr>
        <w:top w:val="none" w:sz="0" w:space="0" w:color="auto"/>
        <w:left w:val="none" w:sz="0" w:space="0" w:color="auto"/>
        <w:bottom w:val="none" w:sz="0" w:space="0" w:color="auto"/>
        <w:right w:val="none" w:sz="0" w:space="0" w:color="auto"/>
      </w:divBdr>
    </w:div>
    <w:div w:id="1429424849">
      <w:bodyDiv w:val="1"/>
      <w:marLeft w:val="0"/>
      <w:marRight w:val="0"/>
      <w:marTop w:val="0"/>
      <w:marBottom w:val="0"/>
      <w:divBdr>
        <w:top w:val="none" w:sz="0" w:space="0" w:color="auto"/>
        <w:left w:val="none" w:sz="0" w:space="0" w:color="auto"/>
        <w:bottom w:val="none" w:sz="0" w:space="0" w:color="auto"/>
        <w:right w:val="none" w:sz="0" w:space="0" w:color="auto"/>
      </w:divBdr>
    </w:div>
    <w:div w:id="1429733687">
      <w:bodyDiv w:val="1"/>
      <w:marLeft w:val="0"/>
      <w:marRight w:val="0"/>
      <w:marTop w:val="0"/>
      <w:marBottom w:val="0"/>
      <w:divBdr>
        <w:top w:val="none" w:sz="0" w:space="0" w:color="auto"/>
        <w:left w:val="none" w:sz="0" w:space="0" w:color="auto"/>
        <w:bottom w:val="none" w:sz="0" w:space="0" w:color="auto"/>
        <w:right w:val="none" w:sz="0" w:space="0" w:color="auto"/>
      </w:divBdr>
    </w:div>
    <w:div w:id="1429932404">
      <w:bodyDiv w:val="1"/>
      <w:marLeft w:val="0"/>
      <w:marRight w:val="0"/>
      <w:marTop w:val="0"/>
      <w:marBottom w:val="0"/>
      <w:divBdr>
        <w:top w:val="none" w:sz="0" w:space="0" w:color="auto"/>
        <w:left w:val="none" w:sz="0" w:space="0" w:color="auto"/>
        <w:bottom w:val="none" w:sz="0" w:space="0" w:color="auto"/>
        <w:right w:val="none" w:sz="0" w:space="0" w:color="auto"/>
      </w:divBdr>
    </w:div>
    <w:div w:id="1430467113">
      <w:bodyDiv w:val="1"/>
      <w:marLeft w:val="0"/>
      <w:marRight w:val="0"/>
      <w:marTop w:val="0"/>
      <w:marBottom w:val="0"/>
      <w:divBdr>
        <w:top w:val="none" w:sz="0" w:space="0" w:color="auto"/>
        <w:left w:val="none" w:sz="0" w:space="0" w:color="auto"/>
        <w:bottom w:val="none" w:sz="0" w:space="0" w:color="auto"/>
        <w:right w:val="none" w:sz="0" w:space="0" w:color="auto"/>
      </w:divBdr>
    </w:div>
    <w:div w:id="1430810148">
      <w:bodyDiv w:val="1"/>
      <w:marLeft w:val="0"/>
      <w:marRight w:val="0"/>
      <w:marTop w:val="0"/>
      <w:marBottom w:val="0"/>
      <w:divBdr>
        <w:top w:val="none" w:sz="0" w:space="0" w:color="auto"/>
        <w:left w:val="none" w:sz="0" w:space="0" w:color="auto"/>
        <w:bottom w:val="none" w:sz="0" w:space="0" w:color="auto"/>
        <w:right w:val="none" w:sz="0" w:space="0" w:color="auto"/>
      </w:divBdr>
    </w:div>
    <w:div w:id="1433014179">
      <w:bodyDiv w:val="1"/>
      <w:marLeft w:val="0"/>
      <w:marRight w:val="0"/>
      <w:marTop w:val="0"/>
      <w:marBottom w:val="0"/>
      <w:divBdr>
        <w:top w:val="none" w:sz="0" w:space="0" w:color="auto"/>
        <w:left w:val="none" w:sz="0" w:space="0" w:color="auto"/>
        <w:bottom w:val="none" w:sz="0" w:space="0" w:color="auto"/>
        <w:right w:val="none" w:sz="0" w:space="0" w:color="auto"/>
      </w:divBdr>
    </w:div>
    <w:div w:id="1433086478">
      <w:bodyDiv w:val="1"/>
      <w:marLeft w:val="0"/>
      <w:marRight w:val="0"/>
      <w:marTop w:val="0"/>
      <w:marBottom w:val="0"/>
      <w:divBdr>
        <w:top w:val="none" w:sz="0" w:space="0" w:color="auto"/>
        <w:left w:val="none" w:sz="0" w:space="0" w:color="auto"/>
        <w:bottom w:val="none" w:sz="0" w:space="0" w:color="auto"/>
        <w:right w:val="none" w:sz="0" w:space="0" w:color="auto"/>
      </w:divBdr>
    </w:div>
    <w:div w:id="1433209059">
      <w:bodyDiv w:val="1"/>
      <w:marLeft w:val="0"/>
      <w:marRight w:val="0"/>
      <w:marTop w:val="0"/>
      <w:marBottom w:val="0"/>
      <w:divBdr>
        <w:top w:val="none" w:sz="0" w:space="0" w:color="auto"/>
        <w:left w:val="none" w:sz="0" w:space="0" w:color="auto"/>
        <w:bottom w:val="none" w:sz="0" w:space="0" w:color="auto"/>
        <w:right w:val="none" w:sz="0" w:space="0" w:color="auto"/>
      </w:divBdr>
    </w:div>
    <w:div w:id="1433431413">
      <w:bodyDiv w:val="1"/>
      <w:marLeft w:val="0"/>
      <w:marRight w:val="0"/>
      <w:marTop w:val="0"/>
      <w:marBottom w:val="0"/>
      <w:divBdr>
        <w:top w:val="none" w:sz="0" w:space="0" w:color="auto"/>
        <w:left w:val="none" w:sz="0" w:space="0" w:color="auto"/>
        <w:bottom w:val="none" w:sz="0" w:space="0" w:color="auto"/>
        <w:right w:val="none" w:sz="0" w:space="0" w:color="auto"/>
      </w:divBdr>
    </w:div>
    <w:div w:id="1434323343">
      <w:bodyDiv w:val="1"/>
      <w:marLeft w:val="0"/>
      <w:marRight w:val="0"/>
      <w:marTop w:val="0"/>
      <w:marBottom w:val="0"/>
      <w:divBdr>
        <w:top w:val="none" w:sz="0" w:space="0" w:color="auto"/>
        <w:left w:val="none" w:sz="0" w:space="0" w:color="auto"/>
        <w:bottom w:val="none" w:sz="0" w:space="0" w:color="auto"/>
        <w:right w:val="none" w:sz="0" w:space="0" w:color="auto"/>
      </w:divBdr>
    </w:div>
    <w:div w:id="1436362284">
      <w:bodyDiv w:val="1"/>
      <w:marLeft w:val="0"/>
      <w:marRight w:val="0"/>
      <w:marTop w:val="0"/>
      <w:marBottom w:val="0"/>
      <w:divBdr>
        <w:top w:val="none" w:sz="0" w:space="0" w:color="auto"/>
        <w:left w:val="none" w:sz="0" w:space="0" w:color="auto"/>
        <w:bottom w:val="none" w:sz="0" w:space="0" w:color="auto"/>
        <w:right w:val="none" w:sz="0" w:space="0" w:color="auto"/>
      </w:divBdr>
    </w:div>
    <w:div w:id="1436561982">
      <w:bodyDiv w:val="1"/>
      <w:marLeft w:val="0"/>
      <w:marRight w:val="0"/>
      <w:marTop w:val="0"/>
      <w:marBottom w:val="0"/>
      <w:divBdr>
        <w:top w:val="none" w:sz="0" w:space="0" w:color="auto"/>
        <w:left w:val="none" w:sz="0" w:space="0" w:color="auto"/>
        <w:bottom w:val="none" w:sz="0" w:space="0" w:color="auto"/>
        <w:right w:val="none" w:sz="0" w:space="0" w:color="auto"/>
      </w:divBdr>
    </w:div>
    <w:div w:id="1436711225">
      <w:bodyDiv w:val="1"/>
      <w:marLeft w:val="0"/>
      <w:marRight w:val="0"/>
      <w:marTop w:val="0"/>
      <w:marBottom w:val="0"/>
      <w:divBdr>
        <w:top w:val="none" w:sz="0" w:space="0" w:color="auto"/>
        <w:left w:val="none" w:sz="0" w:space="0" w:color="auto"/>
        <w:bottom w:val="none" w:sz="0" w:space="0" w:color="auto"/>
        <w:right w:val="none" w:sz="0" w:space="0" w:color="auto"/>
      </w:divBdr>
    </w:div>
    <w:div w:id="1437022961">
      <w:bodyDiv w:val="1"/>
      <w:marLeft w:val="0"/>
      <w:marRight w:val="0"/>
      <w:marTop w:val="0"/>
      <w:marBottom w:val="0"/>
      <w:divBdr>
        <w:top w:val="none" w:sz="0" w:space="0" w:color="auto"/>
        <w:left w:val="none" w:sz="0" w:space="0" w:color="auto"/>
        <w:bottom w:val="none" w:sz="0" w:space="0" w:color="auto"/>
        <w:right w:val="none" w:sz="0" w:space="0" w:color="auto"/>
      </w:divBdr>
    </w:div>
    <w:div w:id="1437748547">
      <w:bodyDiv w:val="1"/>
      <w:marLeft w:val="0"/>
      <w:marRight w:val="0"/>
      <w:marTop w:val="0"/>
      <w:marBottom w:val="0"/>
      <w:divBdr>
        <w:top w:val="none" w:sz="0" w:space="0" w:color="auto"/>
        <w:left w:val="none" w:sz="0" w:space="0" w:color="auto"/>
        <w:bottom w:val="none" w:sz="0" w:space="0" w:color="auto"/>
        <w:right w:val="none" w:sz="0" w:space="0" w:color="auto"/>
      </w:divBdr>
    </w:div>
    <w:div w:id="1437748667">
      <w:bodyDiv w:val="1"/>
      <w:marLeft w:val="0"/>
      <w:marRight w:val="0"/>
      <w:marTop w:val="0"/>
      <w:marBottom w:val="0"/>
      <w:divBdr>
        <w:top w:val="none" w:sz="0" w:space="0" w:color="auto"/>
        <w:left w:val="none" w:sz="0" w:space="0" w:color="auto"/>
        <w:bottom w:val="none" w:sz="0" w:space="0" w:color="auto"/>
        <w:right w:val="none" w:sz="0" w:space="0" w:color="auto"/>
      </w:divBdr>
    </w:div>
    <w:div w:id="1438209189">
      <w:bodyDiv w:val="1"/>
      <w:marLeft w:val="0"/>
      <w:marRight w:val="0"/>
      <w:marTop w:val="0"/>
      <w:marBottom w:val="0"/>
      <w:divBdr>
        <w:top w:val="none" w:sz="0" w:space="0" w:color="auto"/>
        <w:left w:val="none" w:sz="0" w:space="0" w:color="auto"/>
        <w:bottom w:val="none" w:sz="0" w:space="0" w:color="auto"/>
        <w:right w:val="none" w:sz="0" w:space="0" w:color="auto"/>
      </w:divBdr>
    </w:div>
    <w:div w:id="1438326109">
      <w:bodyDiv w:val="1"/>
      <w:marLeft w:val="0"/>
      <w:marRight w:val="0"/>
      <w:marTop w:val="0"/>
      <w:marBottom w:val="0"/>
      <w:divBdr>
        <w:top w:val="none" w:sz="0" w:space="0" w:color="auto"/>
        <w:left w:val="none" w:sz="0" w:space="0" w:color="auto"/>
        <w:bottom w:val="none" w:sz="0" w:space="0" w:color="auto"/>
        <w:right w:val="none" w:sz="0" w:space="0" w:color="auto"/>
      </w:divBdr>
    </w:div>
    <w:div w:id="1439061425">
      <w:bodyDiv w:val="1"/>
      <w:marLeft w:val="0"/>
      <w:marRight w:val="0"/>
      <w:marTop w:val="0"/>
      <w:marBottom w:val="0"/>
      <w:divBdr>
        <w:top w:val="none" w:sz="0" w:space="0" w:color="auto"/>
        <w:left w:val="none" w:sz="0" w:space="0" w:color="auto"/>
        <w:bottom w:val="none" w:sz="0" w:space="0" w:color="auto"/>
        <w:right w:val="none" w:sz="0" w:space="0" w:color="auto"/>
      </w:divBdr>
    </w:div>
    <w:div w:id="1439333774">
      <w:bodyDiv w:val="1"/>
      <w:marLeft w:val="0"/>
      <w:marRight w:val="0"/>
      <w:marTop w:val="0"/>
      <w:marBottom w:val="0"/>
      <w:divBdr>
        <w:top w:val="none" w:sz="0" w:space="0" w:color="auto"/>
        <w:left w:val="none" w:sz="0" w:space="0" w:color="auto"/>
        <w:bottom w:val="none" w:sz="0" w:space="0" w:color="auto"/>
        <w:right w:val="none" w:sz="0" w:space="0" w:color="auto"/>
      </w:divBdr>
    </w:div>
    <w:div w:id="1440418401">
      <w:bodyDiv w:val="1"/>
      <w:marLeft w:val="0"/>
      <w:marRight w:val="0"/>
      <w:marTop w:val="0"/>
      <w:marBottom w:val="0"/>
      <w:divBdr>
        <w:top w:val="none" w:sz="0" w:space="0" w:color="auto"/>
        <w:left w:val="none" w:sz="0" w:space="0" w:color="auto"/>
        <w:bottom w:val="none" w:sz="0" w:space="0" w:color="auto"/>
        <w:right w:val="none" w:sz="0" w:space="0" w:color="auto"/>
      </w:divBdr>
    </w:div>
    <w:div w:id="1440878770">
      <w:bodyDiv w:val="1"/>
      <w:marLeft w:val="0"/>
      <w:marRight w:val="0"/>
      <w:marTop w:val="0"/>
      <w:marBottom w:val="0"/>
      <w:divBdr>
        <w:top w:val="none" w:sz="0" w:space="0" w:color="auto"/>
        <w:left w:val="none" w:sz="0" w:space="0" w:color="auto"/>
        <w:bottom w:val="none" w:sz="0" w:space="0" w:color="auto"/>
        <w:right w:val="none" w:sz="0" w:space="0" w:color="auto"/>
      </w:divBdr>
    </w:div>
    <w:div w:id="1441295921">
      <w:bodyDiv w:val="1"/>
      <w:marLeft w:val="0"/>
      <w:marRight w:val="0"/>
      <w:marTop w:val="0"/>
      <w:marBottom w:val="0"/>
      <w:divBdr>
        <w:top w:val="none" w:sz="0" w:space="0" w:color="auto"/>
        <w:left w:val="none" w:sz="0" w:space="0" w:color="auto"/>
        <w:bottom w:val="none" w:sz="0" w:space="0" w:color="auto"/>
        <w:right w:val="none" w:sz="0" w:space="0" w:color="auto"/>
      </w:divBdr>
    </w:div>
    <w:div w:id="1442263627">
      <w:bodyDiv w:val="1"/>
      <w:marLeft w:val="0"/>
      <w:marRight w:val="0"/>
      <w:marTop w:val="0"/>
      <w:marBottom w:val="0"/>
      <w:divBdr>
        <w:top w:val="none" w:sz="0" w:space="0" w:color="auto"/>
        <w:left w:val="none" w:sz="0" w:space="0" w:color="auto"/>
        <w:bottom w:val="none" w:sz="0" w:space="0" w:color="auto"/>
        <w:right w:val="none" w:sz="0" w:space="0" w:color="auto"/>
      </w:divBdr>
    </w:div>
    <w:div w:id="1443764447">
      <w:bodyDiv w:val="1"/>
      <w:marLeft w:val="0"/>
      <w:marRight w:val="0"/>
      <w:marTop w:val="0"/>
      <w:marBottom w:val="0"/>
      <w:divBdr>
        <w:top w:val="none" w:sz="0" w:space="0" w:color="auto"/>
        <w:left w:val="none" w:sz="0" w:space="0" w:color="auto"/>
        <w:bottom w:val="none" w:sz="0" w:space="0" w:color="auto"/>
        <w:right w:val="none" w:sz="0" w:space="0" w:color="auto"/>
      </w:divBdr>
    </w:div>
    <w:div w:id="1444492963">
      <w:bodyDiv w:val="1"/>
      <w:marLeft w:val="0"/>
      <w:marRight w:val="0"/>
      <w:marTop w:val="0"/>
      <w:marBottom w:val="0"/>
      <w:divBdr>
        <w:top w:val="none" w:sz="0" w:space="0" w:color="auto"/>
        <w:left w:val="none" w:sz="0" w:space="0" w:color="auto"/>
        <w:bottom w:val="none" w:sz="0" w:space="0" w:color="auto"/>
        <w:right w:val="none" w:sz="0" w:space="0" w:color="auto"/>
      </w:divBdr>
    </w:div>
    <w:div w:id="1445537937">
      <w:bodyDiv w:val="1"/>
      <w:marLeft w:val="0"/>
      <w:marRight w:val="0"/>
      <w:marTop w:val="0"/>
      <w:marBottom w:val="0"/>
      <w:divBdr>
        <w:top w:val="none" w:sz="0" w:space="0" w:color="auto"/>
        <w:left w:val="none" w:sz="0" w:space="0" w:color="auto"/>
        <w:bottom w:val="none" w:sz="0" w:space="0" w:color="auto"/>
        <w:right w:val="none" w:sz="0" w:space="0" w:color="auto"/>
      </w:divBdr>
    </w:div>
    <w:div w:id="1445887107">
      <w:bodyDiv w:val="1"/>
      <w:marLeft w:val="0"/>
      <w:marRight w:val="0"/>
      <w:marTop w:val="0"/>
      <w:marBottom w:val="0"/>
      <w:divBdr>
        <w:top w:val="none" w:sz="0" w:space="0" w:color="auto"/>
        <w:left w:val="none" w:sz="0" w:space="0" w:color="auto"/>
        <w:bottom w:val="none" w:sz="0" w:space="0" w:color="auto"/>
        <w:right w:val="none" w:sz="0" w:space="0" w:color="auto"/>
      </w:divBdr>
    </w:div>
    <w:div w:id="1446071705">
      <w:bodyDiv w:val="1"/>
      <w:marLeft w:val="0"/>
      <w:marRight w:val="0"/>
      <w:marTop w:val="0"/>
      <w:marBottom w:val="0"/>
      <w:divBdr>
        <w:top w:val="none" w:sz="0" w:space="0" w:color="auto"/>
        <w:left w:val="none" w:sz="0" w:space="0" w:color="auto"/>
        <w:bottom w:val="none" w:sz="0" w:space="0" w:color="auto"/>
        <w:right w:val="none" w:sz="0" w:space="0" w:color="auto"/>
      </w:divBdr>
    </w:div>
    <w:div w:id="1446190470">
      <w:bodyDiv w:val="1"/>
      <w:marLeft w:val="0"/>
      <w:marRight w:val="0"/>
      <w:marTop w:val="0"/>
      <w:marBottom w:val="0"/>
      <w:divBdr>
        <w:top w:val="none" w:sz="0" w:space="0" w:color="auto"/>
        <w:left w:val="none" w:sz="0" w:space="0" w:color="auto"/>
        <w:bottom w:val="none" w:sz="0" w:space="0" w:color="auto"/>
        <w:right w:val="none" w:sz="0" w:space="0" w:color="auto"/>
      </w:divBdr>
    </w:div>
    <w:div w:id="1446541002">
      <w:bodyDiv w:val="1"/>
      <w:marLeft w:val="0"/>
      <w:marRight w:val="0"/>
      <w:marTop w:val="0"/>
      <w:marBottom w:val="0"/>
      <w:divBdr>
        <w:top w:val="none" w:sz="0" w:space="0" w:color="auto"/>
        <w:left w:val="none" w:sz="0" w:space="0" w:color="auto"/>
        <w:bottom w:val="none" w:sz="0" w:space="0" w:color="auto"/>
        <w:right w:val="none" w:sz="0" w:space="0" w:color="auto"/>
      </w:divBdr>
    </w:div>
    <w:div w:id="1447193795">
      <w:bodyDiv w:val="1"/>
      <w:marLeft w:val="0"/>
      <w:marRight w:val="0"/>
      <w:marTop w:val="0"/>
      <w:marBottom w:val="0"/>
      <w:divBdr>
        <w:top w:val="none" w:sz="0" w:space="0" w:color="auto"/>
        <w:left w:val="none" w:sz="0" w:space="0" w:color="auto"/>
        <w:bottom w:val="none" w:sz="0" w:space="0" w:color="auto"/>
        <w:right w:val="none" w:sz="0" w:space="0" w:color="auto"/>
      </w:divBdr>
    </w:div>
    <w:div w:id="1447846801">
      <w:bodyDiv w:val="1"/>
      <w:marLeft w:val="0"/>
      <w:marRight w:val="0"/>
      <w:marTop w:val="0"/>
      <w:marBottom w:val="0"/>
      <w:divBdr>
        <w:top w:val="none" w:sz="0" w:space="0" w:color="auto"/>
        <w:left w:val="none" w:sz="0" w:space="0" w:color="auto"/>
        <w:bottom w:val="none" w:sz="0" w:space="0" w:color="auto"/>
        <w:right w:val="none" w:sz="0" w:space="0" w:color="auto"/>
      </w:divBdr>
    </w:div>
    <w:div w:id="1448160802">
      <w:bodyDiv w:val="1"/>
      <w:marLeft w:val="0"/>
      <w:marRight w:val="0"/>
      <w:marTop w:val="0"/>
      <w:marBottom w:val="0"/>
      <w:divBdr>
        <w:top w:val="none" w:sz="0" w:space="0" w:color="auto"/>
        <w:left w:val="none" w:sz="0" w:space="0" w:color="auto"/>
        <w:bottom w:val="none" w:sz="0" w:space="0" w:color="auto"/>
        <w:right w:val="none" w:sz="0" w:space="0" w:color="auto"/>
      </w:divBdr>
    </w:div>
    <w:div w:id="1448431983">
      <w:bodyDiv w:val="1"/>
      <w:marLeft w:val="0"/>
      <w:marRight w:val="0"/>
      <w:marTop w:val="0"/>
      <w:marBottom w:val="0"/>
      <w:divBdr>
        <w:top w:val="none" w:sz="0" w:space="0" w:color="auto"/>
        <w:left w:val="none" w:sz="0" w:space="0" w:color="auto"/>
        <w:bottom w:val="none" w:sz="0" w:space="0" w:color="auto"/>
        <w:right w:val="none" w:sz="0" w:space="0" w:color="auto"/>
      </w:divBdr>
    </w:div>
    <w:div w:id="1448700024">
      <w:bodyDiv w:val="1"/>
      <w:marLeft w:val="0"/>
      <w:marRight w:val="0"/>
      <w:marTop w:val="0"/>
      <w:marBottom w:val="0"/>
      <w:divBdr>
        <w:top w:val="none" w:sz="0" w:space="0" w:color="auto"/>
        <w:left w:val="none" w:sz="0" w:space="0" w:color="auto"/>
        <w:bottom w:val="none" w:sz="0" w:space="0" w:color="auto"/>
        <w:right w:val="none" w:sz="0" w:space="0" w:color="auto"/>
      </w:divBdr>
    </w:div>
    <w:div w:id="1449163238">
      <w:bodyDiv w:val="1"/>
      <w:marLeft w:val="0"/>
      <w:marRight w:val="0"/>
      <w:marTop w:val="0"/>
      <w:marBottom w:val="0"/>
      <w:divBdr>
        <w:top w:val="none" w:sz="0" w:space="0" w:color="auto"/>
        <w:left w:val="none" w:sz="0" w:space="0" w:color="auto"/>
        <w:bottom w:val="none" w:sz="0" w:space="0" w:color="auto"/>
        <w:right w:val="none" w:sz="0" w:space="0" w:color="auto"/>
      </w:divBdr>
    </w:div>
    <w:div w:id="1449592770">
      <w:bodyDiv w:val="1"/>
      <w:marLeft w:val="0"/>
      <w:marRight w:val="0"/>
      <w:marTop w:val="0"/>
      <w:marBottom w:val="0"/>
      <w:divBdr>
        <w:top w:val="none" w:sz="0" w:space="0" w:color="auto"/>
        <w:left w:val="none" w:sz="0" w:space="0" w:color="auto"/>
        <w:bottom w:val="none" w:sz="0" w:space="0" w:color="auto"/>
        <w:right w:val="none" w:sz="0" w:space="0" w:color="auto"/>
      </w:divBdr>
    </w:div>
    <w:div w:id="1449736331">
      <w:bodyDiv w:val="1"/>
      <w:marLeft w:val="0"/>
      <w:marRight w:val="0"/>
      <w:marTop w:val="0"/>
      <w:marBottom w:val="0"/>
      <w:divBdr>
        <w:top w:val="none" w:sz="0" w:space="0" w:color="auto"/>
        <w:left w:val="none" w:sz="0" w:space="0" w:color="auto"/>
        <w:bottom w:val="none" w:sz="0" w:space="0" w:color="auto"/>
        <w:right w:val="none" w:sz="0" w:space="0" w:color="auto"/>
      </w:divBdr>
    </w:div>
    <w:div w:id="1451123555">
      <w:bodyDiv w:val="1"/>
      <w:marLeft w:val="0"/>
      <w:marRight w:val="0"/>
      <w:marTop w:val="0"/>
      <w:marBottom w:val="0"/>
      <w:divBdr>
        <w:top w:val="none" w:sz="0" w:space="0" w:color="auto"/>
        <w:left w:val="none" w:sz="0" w:space="0" w:color="auto"/>
        <w:bottom w:val="none" w:sz="0" w:space="0" w:color="auto"/>
        <w:right w:val="none" w:sz="0" w:space="0" w:color="auto"/>
      </w:divBdr>
    </w:div>
    <w:div w:id="1451241278">
      <w:bodyDiv w:val="1"/>
      <w:marLeft w:val="0"/>
      <w:marRight w:val="0"/>
      <w:marTop w:val="0"/>
      <w:marBottom w:val="0"/>
      <w:divBdr>
        <w:top w:val="none" w:sz="0" w:space="0" w:color="auto"/>
        <w:left w:val="none" w:sz="0" w:space="0" w:color="auto"/>
        <w:bottom w:val="none" w:sz="0" w:space="0" w:color="auto"/>
        <w:right w:val="none" w:sz="0" w:space="0" w:color="auto"/>
      </w:divBdr>
    </w:div>
    <w:div w:id="1451242892">
      <w:bodyDiv w:val="1"/>
      <w:marLeft w:val="0"/>
      <w:marRight w:val="0"/>
      <w:marTop w:val="0"/>
      <w:marBottom w:val="0"/>
      <w:divBdr>
        <w:top w:val="none" w:sz="0" w:space="0" w:color="auto"/>
        <w:left w:val="none" w:sz="0" w:space="0" w:color="auto"/>
        <w:bottom w:val="none" w:sz="0" w:space="0" w:color="auto"/>
        <w:right w:val="none" w:sz="0" w:space="0" w:color="auto"/>
      </w:divBdr>
    </w:div>
    <w:div w:id="1451509925">
      <w:bodyDiv w:val="1"/>
      <w:marLeft w:val="0"/>
      <w:marRight w:val="0"/>
      <w:marTop w:val="0"/>
      <w:marBottom w:val="0"/>
      <w:divBdr>
        <w:top w:val="none" w:sz="0" w:space="0" w:color="auto"/>
        <w:left w:val="none" w:sz="0" w:space="0" w:color="auto"/>
        <w:bottom w:val="none" w:sz="0" w:space="0" w:color="auto"/>
        <w:right w:val="none" w:sz="0" w:space="0" w:color="auto"/>
      </w:divBdr>
    </w:div>
    <w:div w:id="1452091486">
      <w:bodyDiv w:val="1"/>
      <w:marLeft w:val="0"/>
      <w:marRight w:val="0"/>
      <w:marTop w:val="0"/>
      <w:marBottom w:val="0"/>
      <w:divBdr>
        <w:top w:val="none" w:sz="0" w:space="0" w:color="auto"/>
        <w:left w:val="none" w:sz="0" w:space="0" w:color="auto"/>
        <w:bottom w:val="none" w:sz="0" w:space="0" w:color="auto"/>
        <w:right w:val="none" w:sz="0" w:space="0" w:color="auto"/>
      </w:divBdr>
    </w:div>
    <w:div w:id="1452241450">
      <w:bodyDiv w:val="1"/>
      <w:marLeft w:val="0"/>
      <w:marRight w:val="0"/>
      <w:marTop w:val="0"/>
      <w:marBottom w:val="0"/>
      <w:divBdr>
        <w:top w:val="none" w:sz="0" w:space="0" w:color="auto"/>
        <w:left w:val="none" w:sz="0" w:space="0" w:color="auto"/>
        <w:bottom w:val="none" w:sz="0" w:space="0" w:color="auto"/>
        <w:right w:val="none" w:sz="0" w:space="0" w:color="auto"/>
      </w:divBdr>
    </w:div>
    <w:div w:id="1452626845">
      <w:bodyDiv w:val="1"/>
      <w:marLeft w:val="0"/>
      <w:marRight w:val="0"/>
      <w:marTop w:val="0"/>
      <w:marBottom w:val="0"/>
      <w:divBdr>
        <w:top w:val="none" w:sz="0" w:space="0" w:color="auto"/>
        <w:left w:val="none" w:sz="0" w:space="0" w:color="auto"/>
        <w:bottom w:val="none" w:sz="0" w:space="0" w:color="auto"/>
        <w:right w:val="none" w:sz="0" w:space="0" w:color="auto"/>
      </w:divBdr>
    </w:div>
    <w:div w:id="1452702260">
      <w:bodyDiv w:val="1"/>
      <w:marLeft w:val="0"/>
      <w:marRight w:val="0"/>
      <w:marTop w:val="0"/>
      <w:marBottom w:val="0"/>
      <w:divBdr>
        <w:top w:val="none" w:sz="0" w:space="0" w:color="auto"/>
        <w:left w:val="none" w:sz="0" w:space="0" w:color="auto"/>
        <w:bottom w:val="none" w:sz="0" w:space="0" w:color="auto"/>
        <w:right w:val="none" w:sz="0" w:space="0" w:color="auto"/>
      </w:divBdr>
    </w:div>
    <w:div w:id="1453936957">
      <w:bodyDiv w:val="1"/>
      <w:marLeft w:val="0"/>
      <w:marRight w:val="0"/>
      <w:marTop w:val="0"/>
      <w:marBottom w:val="0"/>
      <w:divBdr>
        <w:top w:val="none" w:sz="0" w:space="0" w:color="auto"/>
        <w:left w:val="none" w:sz="0" w:space="0" w:color="auto"/>
        <w:bottom w:val="none" w:sz="0" w:space="0" w:color="auto"/>
        <w:right w:val="none" w:sz="0" w:space="0" w:color="auto"/>
      </w:divBdr>
    </w:div>
    <w:div w:id="1454056300">
      <w:bodyDiv w:val="1"/>
      <w:marLeft w:val="0"/>
      <w:marRight w:val="0"/>
      <w:marTop w:val="0"/>
      <w:marBottom w:val="0"/>
      <w:divBdr>
        <w:top w:val="none" w:sz="0" w:space="0" w:color="auto"/>
        <w:left w:val="none" w:sz="0" w:space="0" w:color="auto"/>
        <w:bottom w:val="none" w:sz="0" w:space="0" w:color="auto"/>
        <w:right w:val="none" w:sz="0" w:space="0" w:color="auto"/>
      </w:divBdr>
    </w:div>
    <w:div w:id="1454179287">
      <w:bodyDiv w:val="1"/>
      <w:marLeft w:val="0"/>
      <w:marRight w:val="0"/>
      <w:marTop w:val="0"/>
      <w:marBottom w:val="0"/>
      <w:divBdr>
        <w:top w:val="none" w:sz="0" w:space="0" w:color="auto"/>
        <w:left w:val="none" w:sz="0" w:space="0" w:color="auto"/>
        <w:bottom w:val="none" w:sz="0" w:space="0" w:color="auto"/>
        <w:right w:val="none" w:sz="0" w:space="0" w:color="auto"/>
      </w:divBdr>
    </w:div>
    <w:div w:id="1455253093">
      <w:bodyDiv w:val="1"/>
      <w:marLeft w:val="0"/>
      <w:marRight w:val="0"/>
      <w:marTop w:val="0"/>
      <w:marBottom w:val="0"/>
      <w:divBdr>
        <w:top w:val="none" w:sz="0" w:space="0" w:color="auto"/>
        <w:left w:val="none" w:sz="0" w:space="0" w:color="auto"/>
        <w:bottom w:val="none" w:sz="0" w:space="0" w:color="auto"/>
        <w:right w:val="none" w:sz="0" w:space="0" w:color="auto"/>
      </w:divBdr>
    </w:div>
    <w:div w:id="1456290145">
      <w:bodyDiv w:val="1"/>
      <w:marLeft w:val="0"/>
      <w:marRight w:val="0"/>
      <w:marTop w:val="0"/>
      <w:marBottom w:val="0"/>
      <w:divBdr>
        <w:top w:val="none" w:sz="0" w:space="0" w:color="auto"/>
        <w:left w:val="none" w:sz="0" w:space="0" w:color="auto"/>
        <w:bottom w:val="none" w:sz="0" w:space="0" w:color="auto"/>
        <w:right w:val="none" w:sz="0" w:space="0" w:color="auto"/>
      </w:divBdr>
    </w:div>
    <w:div w:id="1456951232">
      <w:bodyDiv w:val="1"/>
      <w:marLeft w:val="0"/>
      <w:marRight w:val="0"/>
      <w:marTop w:val="0"/>
      <w:marBottom w:val="0"/>
      <w:divBdr>
        <w:top w:val="none" w:sz="0" w:space="0" w:color="auto"/>
        <w:left w:val="none" w:sz="0" w:space="0" w:color="auto"/>
        <w:bottom w:val="none" w:sz="0" w:space="0" w:color="auto"/>
        <w:right w:val="none" w:sz="0" w:space="0" w:color="auto"/>
      </w:divBdr>
    </w:div>
    <w:div w:id="1457484779">
      <w:bodyDiv w:val="1"/>
      <w:marLeft w:val="0"/>
      <w:marRight w:val="0"/>
      <w:marTop w:val="0"/>
      <w:marBottom w:val="0"/>
      <w:divBdr>
        <w:top w:val="none" w:sz="0" w:space="0" w:color="auto"/>
        <w:left w:val="none" w:sz="0" w:space="0" w:color="auto"/>
        <w:bottom w:val="none" w:sz="0" w:space="0" w:color="auto"/>
        <w:right w:val="none" w:sz="0" w:space="0" w:color="auto"/>
      </w:divBdr>
    </w:div>
    <w:div w:id="1457524926">
      <w:bodyDiv w:val="1"/>
      <w:marLeft w:val="0"/>
      <w:marRight w:val="0"/>
      <w:marTop w:val="0"/>
      <w:marBottom w:val="0"/>
      <w:divBdr>
        <w:top w:val="none" w:sz="0" w:space="0" w:color="auto"/>
        <w:left w:val="none" w:sz="0" w:space="0" w:color="auto"/>
        <w:bottom w:val="none" w:sz="0" w:space="0" w:color="auto"/>
        <w:right w:val="none" w:sz="0" w:space="0" w:color="auto"/>
      </w:divBdr>
    </w:div>
    <w:div w:id="1457866925">
      <w:bodyDiv w:val="1"/>
      <w:marLeft w:val="0"/>
      <w:marRight w:val="0"/>
      <w:marTop w:val="0"/>
      <w:marBottom w:val="0"/>
      <w:divBdr>
        <w:top w:val="none" w:sz="0" w:space="0" w:color="auto"/>
        <w:left w:val="none" w:sz="0" w:space="0" w:color="auto"/>
        <w:bottom w:val="none" w:sz="0" w:space="0" w:color="auto"/>
        <w:right w:val="none" w:sz="0" w:space="0" w:color="auto"/>
      </w:divBdr>
    </w:div>
    <w:div w:id="1458526308">
      <w:bodyDiv w:val="1"/>
      <w:marLeft w:val="0"/>
      <w:marRight w:val="0"/>
      <w:marTop w:val="0"/>
      <w:marBottom w:val="0"/>
      <w:divBdr>
        <w:top w:val="none" w:sz="0" w:space="0" w:color="auto"/>
        <w:left w:val="none" w:sz="0" w:space="0" w:color="auto"/>
        <w:bottom w:val="none" w:sz="0" w:space="0" w:color="auto"/>
        <w:right w:val="none" w:sz="0" w:space="0" w:color="auto"/>
      </w:divBdr>
    </w:div>
    <w:div w:id="1459953559">
      <w:bodyDiv w:val="1"/>
      <w:marLeft w:val="0"/>
      <w:marRight w:val="0"/>
      <w:marTop w:val="0"/>
      <w:marBottom w:val="0"/>
      <w:divBdr>
        <w:top w:val="none" w:sz="0" w:space="0" w:color="auto"/>
        <w:left w:val="none" w:sz="0" w:space="0" w:color="auto"/>
        <w:bottom w:val="none" w:sz="0" w:space="0" w:color="auto"/>
        <w:right w:val="none" w:sz="0" w:space="0" w:color="auto"/>
      </w:divBdr>
    </w:div>
    <w:div w:id="1460680869">
      <w:bodyDiv w:val="1"/>
      <w:marLeft w:val="0"/>
      <w:marRight w:val="0"/>
      <w:marTop w:val="0"/>
      <w:marBottom w:val="0"/>
      <w:divBdr>
        <w:top w:val="none" w:sz="0" w:space="0" w:color="auto"/>
        <w:left w:val="none" w:sz="0" w:space="0" w:color="auto"/>
        <w:bottom w:val="none" w:sz="0" w:space="0" w:color="auto"/>
        <w:right w:val="none" w:sz="0" w:space="0" w:color="auto"/>
      </w:divBdr>
    </w:div>
    <w:div w:id="1461264670">
      <w:bodyDiv w:val="1"/>
      <w:marLeft w:val="0"/>
      <w:marRight w:val="0"/>
      <w:marTop w:val="0"/>
      <w:marBottom w:val="0"/>
      <w:divBdr>
        <w:top w:val="none" w:sz="0" w:space="0" w:color="auto"/>
        <w:left w:val="none" w:sz="0" w:space="0" w:color="auto"/>
        <w:bottom w:val="none" w:sz="0" w:space="0" w:color="auto"/>
        <w:right w:val="none" w:sz="0" w:space="0" w:color="auto"/>
      </w:divBdr>
    </w:div>
    <w:div w:id="1461651974">
      <w:bodyDiv w:val="1"/>
      <w:marLeft w:val="0"/>
      <w:marRight w:val="0"/>
      <w:marTop w:val="0"/>
      <w:marBottom w:val="0"/>
      <w:divBdr>
        <w:top w:val="none" w:sz="0" w:space="0" w:color="auto"/>
        <w:left w:val="none" w:sz="0" w:space="0" w:color="auto"/>
        <w:bottom w:val="none" w:sz="0" w:space="0" w:color="auto"/>
        <w:right w:val="none" w:sz="0" w:space="0" w:color="auto"/>
      </w:divBdr>
    </w:div>
    <w:div w:id="1461727041">
      <w:bodyDiv w:val="1"/>
      <w:marLeft w:val="0"/>
      <w:marRight w:val="0"/>
      <w:marTop w:val="0"/>
      <w:marBottom w:val="0"/>
      <w:divBdr>
        <w:top w:val="none" w:sz="0" w:space="0" w:color="auto"/>
        <w:left w:val="none" w:sz="0" w:space="0" w:color="auto"/>
        <w:bottom w:val="none" w:sz="0" w:space="0" w:color="auto"/>
        <w:right w:val="none" w:sz="0" w:space="0" w:color="auto"/>
      </w:divBdr>
    </w:div>
    <w:div w:id="1463309267">
      <w:bodyDiv w:val="1"/>
      <w:marLeft w:val="0"/>
      <w:marRight w:val="0"/>
      <w:marTop w:val="0"/>
      <w:marBottom w:val="0"/>
      <w:divBdr>
        <w:top w:val="none" w:sz="0" w:space="0" w:color="auto"/>
        <w:left w:val="none" w:sz="0" w:space="0" w:color="auto"/>
        <w:bottom w:val="none" w:sz="0" w:space="0" w:color="auto"/>
        <w:right w:val="none" w:sz="0" w:space="0" w:color="auto"/>
      </w:divBdr>
    </w:div>
    <w:div w:id="1463503193">
      <w:bodyDiv w:val="1"/>
      <w:marLeft w:val="0"/>
      <w:marRight w:val="0"/>
      <w:marTop w:val="0"/>
      <w:marBottom w:val="0"/>
      <w:divBdr>
        <w:top w:val="none" w:sz="0" w:space="0" w:color="auto"/>
        <w:left w:val="none" w:sz="0" w:space="0" w:color="auto"/>
        <w:bottom w:val="none" w:sz="0" w:space="0" w:color="auto"/>
        <w:right w:val="none" w:sz="0" w:space="0" w:color="auto"/>
      </w:divBdr>
    </w:div>
    <w:div w:id="1463697538">
      <w:bodyDiv w:val="1"/>
      <w:marLeft w:val="0"/>
      <w:marRight w:val="0"/>
      <w:marTop w:val="0"/>
      <w:marBottom w:val="0"/>
      <w:divBdr>
        <w:top w:val="none" w:sz="0" w:space="0" w:color="auto"/>
        <w:left w:val="none" w:sz="0" w:space="0" w:color="auto"/>
        <w:bottom w:val="none" w:sz="0" w:space="0" w:color="auto"/>
        <w:right w:val="none" w:sz="0" w:space="0" w:color="auto"/>
      </w:divBdr>
    </w:div>
    <w:div w:id="1464154416">
      <w:bodyDiv w:val="1"/>
      <w:marLeft w:val="0"/>
      <w:marRight w:val="0"/>
      <w:marTop w:val="0"/>
      <w:marBottom w:val="0"/>
      <w:divBdr>
        <w:top w:val="none" w:sz="0" w:space="0" w:color="auto"/>
        <w:left w:val="none" w:sz="0" w:space="0" w:color="auto"/>
        <w:bottom w:val="none" w:sz="0" w:space="0" w:color="auto"/>
        <w:right w:val="none" w:sz="0" w:space="0" w:color="auto"/>
      </w:divBdr>
    </w:div>
    <w:div w:id="1464345320">
      <w:bodyDiv w:val="1"/>
      <w:marLeft w:val="0"/>
      <w:marRight w:val="0"/>
      <w:marTop w:val="0"/>
      <w:marBottom w:val="0"/>
      <w:divBdr>
        <w:top w:val="none" w:sz="0" w:space="0" w:color="auto"/>
        <w:left w:val="none" w:sz="0" w:space="0" w:color="auto"/>
        <w:bottom w:val="none" w:sz="0" w:space="0" w:color="auto"/>
        <w:right w:val="none" w:sz="0" w:space="0" w:color="auto"/>
      </w:divBdr>
    </w:div>
    <w:div w:id="1464542222">
      <w:bodyDiv w:val="1"/>
      <w:marLeft w:val="0"/>
      <w:marRight w:val="0"/>
      <w:marTop w:val="0"/>
      <w:marBottom w:val="0"/>
      <w:divBdr>
        <w:top w:val="none" w:sz="0" w:space="0" w:color="auto"/>
        <w:left w:val="none" w:sz="0" w:space="0" w:color="auto"/>
        <w:bottom w:val="none" w:sz="0" w:space="0" w:color="auto"/>
        <w:right w:val="none" w:sz="0" w:space="0" w:color="auto"/>
      </w:divBdr>
    </w:div>
    <w:div w:id="1464889597">
      <w:bodyDiv w:val="1"/>
      <w:marLeft w:val="0"/>
      <w:marRight w:val="0"/>
      <w:marTop w:val="0"/>
      <w:marBottom w:val="0"/>
      <w:divBdr>
        <w:top w:val="none" w:sz="0" w:space="0" w:color="auto"/>
        <w:left w:val="none" w:sz="0" w:space="0" w:color="auto"/>
        <w:bottom w:val="none" w:sz="0" w:space="0" w:color="auto"/>
        <w:right w:val="none" w:sz="0" w:space="0" w:color="auto"/>
      </w:divBdr>
    </w:div>
    <w:div w:id="1465347814">
      <w:bodyDiv w:val="1"/>
      <w:marLeft w:val="0"/>
      <w:marRight w:val="0"/>
      <w:marTop w:val="0"/>
      <w:marBottom w:val="0"/>
      <w:divBdr>
        <w:top w:val="none" w:sz="0" w:space="0" w:color="auto"/>
        <w:left w:val="none" w:sz="0" w:space="0" w:color="auto"/>
        <w:bottom w:val="none" w:sz="0" w:space="0" w:color="auto"/>
        <w:right w:val="none" w:sz="0" w:space="0" w:color="auto"/>
      </w:divBdr>
    </w:div>
    <w:div w:id="1465540341">
      <w:bodyDiv w:val="1"/>
      <w:marLeft w:val="0"/>
      <w:marRight w:val="0"/>
      <w:marTop w:val="0"/>
      <w:marBottom w:val="0"/>
      <w:divBdr>
        <w:top w:val="none" w:sz="0" w:space="0" w:color="auto"/>
        <w:left w:val="none" w:sz="0" w:space="0" w:color="auto"/>
        <w:bottom w:val="none" w:sz="0" w:space="0" w:color="auto"/>
        <w:right w:val="none" w:sz="0" w:space="0" w:color="auto"/>
      </w:divBdr>
    </w:div>
    <w:div w:id="1466041124">
      <w:bodyDiv w:val="1"/>
      <w:marLeft w:val="0"/>
      <w:marRight w:val="0"/>
      <w:marTop w:val="0"/>
      <w:marBottom w:val="0"/>
      <w:divBdr>
        <w:top w:val="none" w:sz="0" w:space="0" w:color="auto"/>
        <w:left w:val="none" w:sz="0" w:space="0" w:color="auto"/>
        <w:bottom w:val="none" w:sz="0" w:space="0" w:color="auto"/>
        <w:right w:val="none" w:sz="0" w:space="0" w:color="auto"/>
      </w:divBdr>
    </w:div>
    <w:div w:id="1467236741">
      <w:bodyDiv w:val="1"/>
      <w:marLeft w:val="0"/>
      <w:marRight w:val="0"/>
      <w:marTop w:val="0"/>
      <w:marBottom w:val="0"/>
      <w:divBdr>
        <w:top w:val="none" w:sz="0" w:space="0" w:color="auto"/>
        <w:left w:val="none" w:sz="0" w:space="0" w:color="auto"/>
        <w:bottom w:val="none" w:sz="0" w:space="0" w:color="auto"/>
        <w:right w:val="none" w:sz="0" w:space="0" w:color="auto"/>
      </w:divBdr>
    </w:div>
    <w:div w:id="1468282483">
      <w:bodyDiv w:val="1"/>
      <w:marLeft w:val="0"/>
      <w:marRight w:val="0"/>
      <w:marTop w:val="0"/>
      <w:marBottom w:val="0"/>
      <w:divBdr>
        <w:top w:val="none" w:sz="0" w:space="0" w:color="auto"/>
        <w:left w:val="none" w:sz="0" w:space="0" w:color="auto"/>
        <w:bottom w:val="none" w:sz="0" w:space="0" w:color="auto"/>
        <w:right w:val="none" w:sz="0" w:space="0" w:color="auto"/>
      </w:divBdr>
    </w:div>
    <w:div w:id="1468552723">
      <w:bodyDiv w:val="1"/>
      <w:marLeft w:val="0"/>
      <w:marRight w:val="0"/>
      <w:marTop w:val="0"/>
      <w:marBottom w:val="0"/>
      <w:divBdr>
        <w:top w:val="none" w:sz="0" w:space="0" w:color="auto"/>
        <w:left w:val="none" w:sz="0" w:space="0" w:color="auto"/>
        <w:bottom w:val="none" w:sz="0" w:space="0" w:color="auto"/>
        <w:right w:val="none" w:sz="0" w:space="0" w:color="auto"/>
      </w:divBdr>
    </w:div>
    <w:div w:id="1468739361">
      <w:bodyDiv w:val="1"/>
      <w:marLeft w:val="0"/>
      <w:marRight w:val="0"/>
      <w:marTop w:val="0"/>
      <w:marBottom w:val="0"/>
      <w:divBdr>
        <w:top w:val="none" w:sz="0" w:space="0" w:color="auto"/>
        <w:left w:val="none" w:sz="0" w:space="0" w:color="auto"/>
        <w:bottom w:val="none" w:sz="0" w:space="0" w:color="auto"/>
        <w:right w:val="none" w:sz="0" w:space="0" w:color="auto"/>
      </w:divBdr>
    </w:div>
    <w:div w:id="1468859078">
      <w:bodyDiv w:val="1"/>
      <w:marLeft w:val="0"/>
      <w:marRight w:val="0"/>
      <w:marTop w:val="0"/>
      <w:marBottom w:val="0"/>
      <w:divBdr>
        <w:top w:val="none" w:sz="0" w:space="0" w:color="auto"/>
        <w:left w:val="none" w:sz="0" w:space="0" w:color="auto"/>
        <w:bottom w:val="none" w:sz="0" w:space="0" w:color="auto"/>
        <w:right w:val="none" w:sz="0" w:space="0" w:color="auto"/>
      </w:divBdr>
    </w:div>
    <w:div w:id="1469008734">
      <w:bodyDiv w:val="1"/>
      <w:marLeft w:val="0"/>
      <w:marRight w:val="0"/>
      <w:marTop w:val="0"/>
      <w:marBottom w:val="0"/>
      <w:divBdr>
        <w:top w:val="none" w:sz="0" w:space="0" w:color="auto"/>
        <w:left w:val="none" w:sz="0" w:space="0" w:color="auto"/>
        <w:bottom w:val="none" w:sz="0" w:space="0" w:color="auto"/>
        <w:right w:val="none" w:sz="0" w:space="0" w:color="auto"/>
      </w:divBdr>
    </w:div>
    <w:div w:id="1469055019">
      <w:bodyDiv w:val="1"/>
      <w:marLeft w:val="0"/>
      <w:marRight w:val="0"/>
      <w:marTop w:val="0"/>
      <w:marBottom w:val="0"/>
      <w:divBdr>
        <w:top w:val="none" w:sz="0" w:space="0" w:color="auto"/>
        <w:left w:val="none" w:sz="0" w:space="0" w:color="auto"/>
        <w:bottom w:val="none" w:sz="0" w:space="0" w:color="auto"/>
        <w:right w:val="none" w:sz="0" w:space="0" w:color="auto"/>
      </w:divBdr>
    </w:div>
    <w:div w:id="1469282513">
      <w:bodyDiv w:val="1"/>
      <w:marLeft w:val="0"/>
      <w:marRight w:val="0"/>
      <w:marTop w:val="0"/>
      <w:marBottom w:val="0"/>
      <w:divBdr>
        <w:top w:val="none" w:sz="0" w:space="0" w:color="auto"/>
        <w:left w:val="none" w:sz="0" w:space="0" w:color="auto"/>
        <w:bottom w:val="none" w:sz="0" w:space="0" w:color="auto"/>
        <w:right w:val="none" w:sz="0" w:space="0" w:color="auto"/>
      </w:divBdr>
    </w:div>
    <w:div w:id="1469392342">
      <w:bodyDiv w:val="1"/>
      <w:marLeft w:val="0"/>
      <w:marRight w:val="0"/>
      <w:marTop w:val="0"/>
      <w:marBottom w:val="0"/>
      <w:divBdr>
        <w:top w:val="none" w:sz="0" w:space="0" w:color="auto"/>
        <w:left w:val="none" w:sz="0" w:space="0" w:color="auto"/>
        <w:bottom w:val="none" w:sz="0" w:space="0" w:color="auto"/>
        <w:right w:val="none" w:sz="0" w:space="0" w:color="auto"/>
      </w:divBdr>
    </w:div>
    <w:div w:id="1469468784">
      <w:bodyDiv w:val="1"/>
      <w:marLeft w:val="0"/>
      <w:marRight w:val="0"/>
      <w:marTop w:val="0"/>
      <w:marBottom w:val="0"/>
      <w:divBdr>
        <w:top w:val="none" w:sz="0" w:space="0" w:color="auto"/>
        <w:left w:val="none" w:sz="0" w:space="0" w:color="auto"/>
        <w:bottom w:val="none" w:sz="0" w:space="0" w:color="auto"/>
        <w:right w:val="none" w:sz="0" w:space="0" w:color="auto"/>
      </w:divBdr>
    </w:div>
    <w:div w:id="1469665327">
      <w:bodyDiv w:val="1"/>
      <w:marLeft w:val="0"/>
      <w:marRight w:val="0"/>
      <w:marTop w:val="0"/>
      <w:marBottom w:val="0"/>
      <w:divBdr>
        <w:top w:val="none" w:sz="0" w:space="0" w:color="auto"/>
        <w:left w:val="none" w:sz="0" w:space="0" w:color="auto"/>
        <w:bottom w:val="none" w:sz="0" w:space="0" w:color="auto"/>
        <w:right w:val="none" w:sz="0" w:space="0" w:color="auto"/>
      </w:divBdr>
    </w:div>
    <w:div w:id="1469856607">
      <w:bodyDiv w:val="1"/>
      <w:marLeft w:val="0"/>
      <w:marRight w:val="0"/>
      <w:marTop w:val="0"/>
      <w:marBottom w:val="0"/>
      <w:divBdr>
        <w:top w:val="none" w:sz="0" w:space="0" w:color="auto"/>
        <w:left w:val="none" w:sz="0" w:space="0" w:color="auto"/>
        <w:bottom w:val="none" w:sz="0" w:space="0" w:color="auto"/>
        <w:right w:val="none" w:sz="0" w:space="0" w:color="auto"/>
      </w:divBdr>
    </w:div>
    <w:div w:id="1469978244">
      <w:bodyDiv w:val="1"/>
      <w:marLeft w:val="0"/>
      <w:marRight w:val="0"/>
      <w:marTop w:val="0"/>
      <w:marBottom w:val="0"/>
      <w:divBdr>
        <w:top w:val="none" w:sz="0" w:space="0" w:color="auto"/>
        <w:left w:val="none" w:sz="0" w:space="0" w:color="auto"/>
        <w:bottom w:val="none" w:sz="0" w:space="0" w:color="auto"/>
        <w:right w:val="none" w:sz="0" w:space="0" w:color="auto"/>
      </w:divBdr>
    </w:div>
    <w:div w:id="1470169099">
      <w:bodyDiv w:val="1"/>
      <w:marLeft w:val="0"/>
      <w:marRight w:val="0"/>
      <w:marTop w:val="0"/>
      <w:marBottom w:val="0"/>
      <w:divBdr>
        <w:top w:val="none" w:sz="0" w:space="0" w:color="auto"/>
        <w:left w:val="none" w:sz="0" w:space="0" w:color="auto"/>
        <w:bottom w:val="none" w:sz="0" w:space="0" w:color="auto"/>
        <w:right w:val="none" w:sz="0" w:space="0" w:color="auto"/>
      </w:divBdr>
    </w:div>
    <w:div w:id="1470710477">
      <w:bodyDiv w:val="1"/>
      <w:marLeft w:val="0"/>
      <w:marRight w:val="0"/>
      <w:marTop w:val="0"/>
      <w:marBottom w:val="0"/>
      <w:divBdr>
        <w:top w:val="none" w:sz="0" w:space="0" w:color="auto"/>
        <w:left w:val="none" w:sz="0" w:space="0" w:color="auto"/>
        <w:bottom w:val="none" w:sz="0" w:space="0" w:color="auto"/>
        <w:right w:val="none" w:sz="0" w:space="0" w:color="auto"/>
      </w:divBdr>
    </w:div>
    <w:div w:id="1472212497">
      <w:bodyDiv w:val="1"/>
      <w:marLeft w:val="0"/>
      <w:marRight w:val="0"/>
      <w:marTop w:val="0"/>
      <w:marBottom w:val="0"/>
      <w:divBdr>
        <w:top w:val="none" w:sz="0" w:space="0" w:color="auto"/>
        <w:left w:val="none" w:sz="0" w:space="0" w:color="auto"/>
        <w:bottom w:val="none" w:sz="0" w:space="0" w:color="auto"/>
        <w:right w:val="none" w:sz="0" w:space="0" w:color="auto"/>
      </w:divBdr>
    </w:div>
    <w:div w:id="1472989247">
      <w:bodyDiv w:val="1"/>
      <w:marLeft w:val="0"/>
      <w:marRight w:val="0"/>
      <w:marTop w:val="0"/>
      <w:marBottom w:val="0"/>
      <w:divBdr>
        <w:top w:val="none" w:sz="0" w:space="0" w:color="auto"/>
        <w:left w:val="none" w:sz="0" w:space="0" w:color="auto"/>
        <w:bottom w:val="none" w:sz="0" w:space="0" w:color="auto"/>
        <w:right w:val="none" w:sz="0" w:space="0" w:color="auto"/>
      </w:divBdr>
    </w:div>
    <w:div w:id="1473643526">
      <w:bodyDiv w:val="1"/>
      <w:marLeft w:val="0"/>
      <w:marRight w:val="0"/>
      <w:marTop w:val="0"/>
      <w:marBottom w:val="0"/>
      <w:divBdr>
        <w:top w:val="none" w:sz="0" w:space="0" w:color="auto"/>
        <w:left w:val="none" w:sz="0" w:space="0" w:color="auto"/>
        <w:bottom w:val="none" w:sz="0" w:space="0" w:color="auto"/>
        <w:right w:val="none" w:sz="0" w:space="0" w:color="auto"/>
      </w:divBdr>
    </w:div>
    <w:div w:id="1474638142">
      <w:bodyDiv w:val="1"/>
      <w:marLeft w:val="0"/>
      <w:marRight w:val="0"/>
      <w:marTop w:val="0"/>
      <w:marBottom w:val="0"/>
      <w:divBdr>
        <w:top w:val="none" w:sz="0" w:space="0" w:color="auto"/>
        <w:left w:val="none" w:sz="0" w:space="0" w:color="auto"/>
        <w:bottom w:val="none" w:sz="0" w:space="0" w:color="auto"/>
        <w:right w:val="none" w:sz="0" w:space="0" w:color="auto"/>
      </w:divBdr>
    </w:div>
    <w:div w:id="1475029085">
      <w:bodyDiv w:val="1"/>
      <w:marLeft w:val="0"/>
      <w:marRight w:val="0"/>
      <w:marTop w:val="0"/>
      <w:marBottom w:val="0"/>
      <w:divBdr>
        <w:top w:val="none" w:sz="0" w:space="0" w:color="auto"/>
        <w:left w:val="none" w:sz="0" w:space="0" w:color="auto"/>
        <w:bottom w:val="none" w:sz="0" w:space="0" w:color="auto"/>
        <w:right w:val="none" w:sz="0" w:space="0" w:color="auto"/>
      </w:divBdr>
    </w:div>
    <w:div w:id="1475293703">
      <w:bodyDiv w:val="1"/>
      <w:marLeft w:val="0"/>
      <w:marRight w:val="0"/>
      <w:marTop w:val="0"/>
      <w:marBottom w:val="0"/>
      <w:divBdr>
        <w:top w:val="none" w:sz="0" w:space="0" w:color="auto"/>
        <w:left w:val="none" w:sz="0" w:space="0" w:color="auto"/>
        <w:bottom w:val="none" w:sz="0" w:space="0" w:color="auto"/>
        <w:right w:val="none" w:sz="0" w:space="0" w:color="auto"/>
      </w:divBdr>
    </w:div>
    <w:div w:id="1475366329">
      <w:bodyDiv w:val="1"/>
      <w:marLeft w:val="0"/>
      <w:marRight w:val="0"/>
      <w:marTop w:val="0"/>
      <w:marBottom w:val="0"/>
      <w:divBdr>
        <w:top w:val="none" w:sz="0" w:space="0" w:color="auto"/>
        <w:left w:val="none" w:sz="0" w:space="0" w:color="auto"/>
        <w:bottom w:val="none" w:sz="0" w:space="0" w:color="auto"/>
        <w:right w:val="none" w:sz="0" w:space="0" w:color="auto"/>
      </w:divBdr>
    </w:div>
    <w:div w:id="1475485945">
      <w:bodyDiv w:val="1"/>
      <w:marLeft w:val="0"/>
      <w:marRight w:val="0"/>
      <w:marTop w:val="0"/>
      <w:marBottom w:val="0"/>
      <w:divBdr>
        <w:top w:val="none" w:sz="0" w:space="0" w:color="auto"/>
        <w:left w:val="none" w:sz="0" w:space="0" w:color="auto"/>
        <w:bottom w:val="none" w:sz="0" w:space="0" w:color="auto"/>
        <w:right w:val="none" w:sz="0" w:space="0" w:color="auto"/>
      </w:divBdr>
    </w:div>
    <w:div w:id="1475752254">
      <w:bodyDiv w:val="1"/>
      <w:marLeft w:val="0"/>
      <w:marRight w:val="0"/>
      <w:marTop w:val="0"/>
      <w:marBottom w:val="0"/>
      <w:divBdr>
        <w:top w:val="none" w:sz="0" w:space="0" w:color="auto"/>
        <w:left w:val="none" w:sz="0" w:space="0" w:color="auto"/>
        <w:bottom w:val="none" w:sz="0" w:space="0" w:color="auto"/>
        <w:right w:val="none" w:sz="0" w:space="0" w:color="auto"/>
      </w:divBdr>
    </w:div>
    <w:div w:id="1476140565">
      <w:bodyDiv w:val="1"/>
      <w:marLeft w:val="0"/>
      <w:marRight w:val="0"/>
      <w:marTop w:val="0"/>
      <w:marBottom w:val="0"/>
      <w:divBdr>
        <w:top w:val="none" w:sz="0" w:space="0" w:color="auto"/>
        <w:left w:val="none" w:sz="0" w:space="0" w:color="auto"/>
        <w:bottom w:val="none" w:sz="0" w:space="0" w:color="auto"/>
        <w:right w:val="none" w:sz="0" w:space="0" w:color="auto"/>
      </w:divBdr>
    </w:div>
    <w:div w:id="1476530897">
      <w:bodyDiv w:val="1"/>
      <w:marLeft w:val="0"/>
      <w:marRight w:val="0"/>
      <w:marTop w:val="0"/>
      <w:marBottom w:val="0"/>
      <w:divBdr>
        <w:top w:val="none" w:sz="0" w:space="0" w:color="auto"/>
        <w:left w:val="none" w:sz="0" w:space="0" w:color="auto"/>
        <w:bottom w:val="none" w:sz="0" w:space="0" w:color="auto"/>
        <w:right w:val="none" w:sz="0" w:space="0" w:color="auto"/>
      </w:divBdr>
    </w:div>
    <w:div w:id="1477183441">
      <w:bodyDiv w:val="1"/>
      <w:marLeft w:val="0"/>
      <w:marRight w:val="0"/>
      <w:marTop w:val="0"/>
      <w:marBottom w:val="0"/>
      <w:divBdr>
        <w:top w:val="none" w:sz="0" w:space="0" w:color="auto"/>
        <w:left w:val="none" w:sz="0" w:space="0" w:color="auto"/>
        <w:bottom w:val="none" w:sz="0" w:space="0" w:color="auto"/>
        <w:right w:val="none" w:sz="0" w:space="0" w:color="auto"/>
      </w:divBdr>
    </w:div>
    <w:div w:id="1477527208">
      <w:bodyDiv w:val="1"/>
      <w:marLeft w:val="0"/>
      <w:marRight w:val="0"/>
      <w:marTop w:val="0"/>
      <w:marBottom w:val="0"/>
      <w:divBdr>
        <w:top w:val="none" w:sz="0" w:space="0" w:color="auto"/>
        <w:left w:val="none" w:sz="0" w:space="0" w:color="auto"/>
        <w:bottom w:val="none" w:sz="0" w:space="0" w:color="auto"/>
        <w:right w:val="none" w:sz="0" w:space="0" w:color="auto"/>
      </w:divBdr>
    </w:div>
    <w:div w:id="1479499115">
      <w:bodyDiv w:val="1"/>
      <w:marLeft w:val="0"/>
      <w:marRight w:val="0"/>
      <w:marTop w:val="0"/>
      <w:marBottom w:val="0"/>
      <w:divBdr>
        <w:top w:val="none" w:sz="0" w:space="0" w:color="auto"/>
        <w:left w:val="none" w:sz="0" w:space="0" w:color="auto"/>
        <w:bottom w:val="none" w:sz="0" w:space="0" w:color="auto"/>
        <w:right w:val="none" w:sz="0" w:space="0" w:color="auto"/>
      </w:divBdr>
    </w:div>
    <w:div w:id="1482112664">
      <w:bodyDiv w:val="1"/>
      <w:marLeft w:val="0"/>
      <w:marRight w:val="0"/>
      <w:marTop w:val="0"/>
      <w:marBottom w:val="0"/>
      <w:divBdr>
        <w:top w:val="none" w:sz="0" w:space="0" w:color="auto"/>
        <w:left w:val="none" w:sz="0" w:space="0" w:color="auto"/>
        <w:bottom w:val="none" w:sz="0" w:space="0" w:color="auto"/>
        <w:right w:val="none" w:sz="0" w:space="0" w:color="auto"/>
      </w:divBdr>
    </w:div>
    <w:div w:id="1482891116">
      <w:bodyDiv w:val="1"/>
      <w:marLeft w:val="0"/>
      <w:marRight w:val="0"/>
      <w:marTop w:val="0"/>
      <w:marBottom w:val="0"/>
      <w:divBdr>
        <w:top w:val="none" w:sz="0" w:space="0" w:color="auto"/>
        <w:left w:val="none" w:sz="0" w:space="0" w:color="auto"/>
        <w:bottom w:val="none" w:sz="0" w:space="0" w:color="auto"/>
        <w:right w:val="none" w:sz="0" w:space="0" w:color="auto"/>
      </w:divBdr>
    </w:div>
    <w:div w:id="1483735399">
      <w:bodyDiv w:val="1"/>
      <w:marLeft w:val="0"/>
      <w:marRight w:val="0"/>
      <w:marTop w:val="0"/>
      <w:marBottom w:val="0"/>
      <w:divBdr>
        <w:top w:val="none" w:sz="0" w:space="0" w:color="auto"/>
        <w:left w:val="none" w:sz="0" w:space="0" w:color="auto"/>
        <w:bottom w:val="none" w:sz="0" w:space="0" w:color="auto"/>
        <w:right w:val="none" w:sz="0" w:space="0" w:color="auto"/>
      </w:divBdr>
    </w:div>
    <w:div w:id="1483737965">
      <w:bodyDiv w:val="1"/>
      <w:marLeft w:val="0"/>
      <w:marRight w:val="0"/>
      <w:marTop w:val="0"/>
      <w:marBottom w:val="0"/>
      <w:divBdr>
        <w:top w:val="none" w:sz="0" w:space="0" w:color="auto"/>
        <w:left w:val="none" w:sz="0" w:space="0" w:color="auto"/>
        <w:bottom w:val="none" w:sz="0" w:space="0" w:color="auto"/>
        <w:right w:val="none" w:sz="0" w:space="0" w:color="auto"/>
      </w:divBdr>
    </w:div>
    <w:div w:id="1484851592">
      <w:bodyDiv w:val="1"/>
      <w:marLeft w:val="0"/>
      <w:marRight w:val="0"/>
      <w:marTop w:val="0"/>
      <w:marBottom w:val="0"/>
      <w:divBdr>
        <w:top w:val="none" w:sz="0" w:space="0" w:color="auto"/>
        <w:left w:val="none" w:sz="0" w:space="0" w:color="auto"/>
        <w:bottom w:val="none" w:sz="0" w:space="0" w:color="auto"/>
        <w:right w:val="none" w:sz="0" w:space="0" w:color="auto"/>
      </w:divBdr>
    </w:div>
    <w:div w:id="1486514010">
      <w:bodyDiv w:val="1"/>
      <w:marLeft w:val="0"/>
      <w:marRight w:val="0"/>
      <w:marTop w:val="0"/>
      <w:marBottom w:val="0"/>
      <w:divBdr>
        <w:top w:val="none" w:sz="0" w:space="0" w:color="auto"/>
        <w:left w:val="none" w:sz="0" w:space="0" w:color="auto"/>
        <w:bottom w:val="none" w:sz="0" w:space="0" w:color="auto"/>
        <w:right w:val="none" w:sz="0" w:space="0" w:color="auto"/>
      </w:divBdr>
    </w:div>
    <w:div w:id="1486623681">
      <w:bodyDiv w:val="1"/>
      <w:marLeft w:val="0"/>
      <w:marRight w:val="0"/>
      <w:marTop w:val="0"/>
      <w:marBottom w:val="0"/>
      <w:divBdr>
        <w:top w:val="none" w:sz="0" w:space="0" w:color="auto"/>
        <w:left w:val="none" w:sz="0" w:space="0" w:color="auto"/>
        <w:bottom w:val="none" w:sz="0" w:space="0" w:color="auto"/>
        <w:right w:val="none" w:sz="0" w:space="0" w:color="auto"/>
      </w:divBdr>
    </w:div>
    <w:div w:id="1487477315">
      <w:bodyDiv w:val="1"/>
      <w:marLeft w:val="0"/>
      <w:marRight w:val="0"/>
      <w:marTop w:val="0"/>
      <w:marBottom w:val="0"/>
      <w:divBdr>
        <w:top w:val="none" w:sz="0" w:space="0" w:color="auto"/>
        <w:left w:val="none" w:sz="0" w:space="0" w:color="auto"/>
        <w:bottom w:val="none" w:sz="0" w:space="0" w:color="auto"/>
        <w:right w:val="none" w:sz="0" w:space="0" w:color="auto"/>
      </w:divBdr>
    </w:div>
    <w:div w:id="1488205052">
      <w:bodyDiv w:val="1"/>
      <w:marLeft w:val="0"/>
      <w:marRight w:val="0"/>
      <w:marTop w:val="0"/>
      <w:marBottom w:val="0"/>
      <w:divBdr>
        <w:top w:val="none" w:sz="0" w:space="0" w:color="auto"/>
        <w:left w:val="none" w:sz="0" w:space="0" w:color="auto"/>
        <w:bottom w:val="none" w:sz="0" w:space="0" w:color="auto"/>
        <w:right w:val="none" w:sz="0" w:space="0" w:color="auto"/>
      </w:divBdr>
    </w:div>
    <w:div w:id="1488402720">
      <w:bodyDiv w:val="1"/>
      <w:marLeft w:val="0"/>
      <w:marRight w:val="0"/>
      <w:marTop w:val="0"/>
      <w:marBottom w:val="0"/>
      <w:divBdr>
        <w:top w:val="none" w:sz="0" w:space="0" w:color="auto"/>
        <w:left w:val="none" w:sz="0" w:space="0" w:color="auto"/>
        <w:bottom w:val="none" w:sz="0" w:space="0" w:color="auto"/>
        <w:right w:val="none" w:sz="0" w:space="0" w:color="auto"/>
      </w:divBdr>
    </w:div>
    <w:div w:id="1488470629">
      <w:bodyDiv w:val="1"/>
      <w:marLeft w:val="0"/>
      <w:marRight w:val="0"/>
      <w:marTop w:val="0"/>
      <w:marBottom w:val="0"/>
      <w:divBdr>
        <w:top w:val="none" w:sz="0" w:space="0" w:color="auto"/>
        <w:left w:val="none" w:sz="0" w:space="0" w:color="auto"/>
        <w:bottom w:val="none" w:sz="0" w:space="0" w:color="auto"/>
        <w:right w:val="none" w:sz="0" w:space="0" w:color="auto"/>
      </w:divBdr>
    </w:div>
    <w:div w:id="1488785226">
      <w:bodyDiv w:val="1"/>
      <w:marLeft w:val="0"/>
      <w:marRight w:val="0"/>
      <w:marTop w:val="0"/>
      <w:marBottom w:val="0"/>
      <w:divBdr>
        <w:top w:val="none" w:sz="0" w:space="0" w:color="auto"/>
        <w:left w:val="none" w:sz="0" w:space="0" w:color="auto"/>
        <w:bottom w:val="none" w:sz="0" w:space="0" w:color="auto"/>
        <w:right w:val="none" w:sz="0" w:space="0" w:color="auto"/>
      </w:divBdr>
    </w:div>
    <w:div w:id="1488859008">
      <w:bodyDiv w:val="1"/>
      <w:marLeft w:val="0"/>
      <w:marRight w:val="0"/>
      <w:marTop w:val="0"/>
      <w:marBottom w:val="0"/>
      <w:divBdr>
        <w:top w:val="none" w:sz="0" w:space="0" w:color="auto"/>
        <w:left w:val="none" w:sz="0" w:space="0" w:color="auto"/>
        <w:bottom w:val="none" w:sz="0" w:space="0" w:color="auto"/>
        <w:right w:val="none" w:sz="0" w:space="0" w:color="auto"/>
      </w:divBdr>
    </w:div>
    <w:div w:id="1488865176">
      <w:bodyDiv w:val="1"/>
      <w:marLeft w:val="0"/>
      <w:marRight w:val="0"/>
      <w:marTop w:val="0"/>
      <w:marBottom w:val="0"/>
      <w:divBdr>
        <w:top w:val="none" w:sz="0" w:space="0" w:color="auto"/>
        <w:left w:val="none" w:sz="0" w:space="0" w:color="auto"/>
        <w:bottom w:val="none" w:sz="0" w:space="0" w:color="auto"/>
        <w:right w:val="none" w:sz="0" w:space="0" w:color="auto"/>
      </w:divBdr>
    </w:div>
    <w:div w:id="1489058156">
      <w:bodyDiv w:val="1"/>
      <w:marLeft w:val="0"/>
      <w:marRight w:val="0"/>
      <w:marTop w:val="0"/>
      <w:marBottom w:val="0"/>
      <w:divBdr>
        <w:top w:val="none" w:sz="0" w:space="0" w:color="auto"/>
        <w:left w:val="none" w:sz="0" w:space="0" w:color="auto"/>
        <w:bottom w:val="none" w:sz="0" w:space="0" w:color="auto"/>
        <w:right w:val="none" w:sz="0" w:space="0" w:color="auto"/>
      </w:divBdr>
    </w:div>
    <w:div w:id="1490175828">
      <w:bodyDiv w:val="1"/>
      <w:marLeft w:val="0"/>
      <w:marRight w:val="0"/>
      <w:marTop w:val="0"/>
      <w:marBottom w:val="0"/>
      <w:divBdr>
        <w:top w:val="none" w:sz="0" w:space="0" w:color="auto"/>
        <w:left w:val="none" w:sz="0" w:space="0" w:color="auto"/>
        <w:bottom w:val="none" w:sz="0" w:space="0" w:color="auto"/>
        <w:right w:val="none" w:sz="0" w:space="0" w:color="auto"/>
      </w:divBdr>
    </w:div>
    <w:div w:id="1491287184">
      <w:bodyDiv w:val="1"/>
      <w:marLeft w:val="0"/>
      <w:marRight w:val="0"/>
      <w:marTop w:val="0"/>
      <w:marBottom w:val="0"/>
      <w:divBdr>
        <w:top w:val="none" w:sz="0" w:space="0" w:color="auto"/>
        <w:left w:val="none" w:sz="0" w:space="0" w:color="auto"/>
        <w:bottom w:val="none" w:sz="0" w:space="0" w:color="auto"/>
        <w:right w:val="none" w:sz="0" w:space="0" w:color="auto"/>
      </w:divBdr>
    </w:div>
    <w:div w:id="1491600816">
      <w:bodyDiv w:val="1"/>
      <w:marLeft w:val="0"/>
      <w:marRight w:val="0"/>
      <w:marTop w:val="0"/>
      <w:marBottom w:val="0"/>
      <w:divBdr>
        <w:top w:val="none" w:sz="0" w:space="0" w:color="auto"/>
        <w:left w:val="none" w:sz="0" w:space="0" w:color="auto"/>
        <w:bottom w:val="none" w:sz="0" w:space="0" w:color="auto"/>
        <w:right w:val="none" w:sz="0" w:space="0" w:color="auto"/>
      </w:divBdr>
    </w:div>
    <w:div w:id="1492065998">
      <w:bodyDiv w:val="1"/>
      <w:marLeft w:val="0"/>
      <w:marRight w:val="0"/>
      <w:marTop w:val="0"/>
      <w:marBottom w:val="0"/>
      <w:divBdr>
        <w:top w:val="none" w:sz="0" w:space="0" w:color="auto"/>
        <w:left w:val="none" w:sz="0" w:space="0" w:color="auto"/>
        <w:bottom w:val="none" w:sz="0" w:space="0" w:color="auto"/>
        <w:right w:val="none" w:sz="0" w:space="0" w:color="auto"/>
      </w:divBdr>
    </w:div>
    <w:div w:id="1492090631">
      <w:bodyDiv w:val="1"/>
      <w:marLeft w:val="0"/>
      <w:marRight w:val="0"/>
      <w:marTop w:val="0"/>
      <w:marBottom w:val="0"/>
      <w:divBdr>
        <w:top w:val="none" w:sz="0" w:space="0" w:color="auto"/>
        <w:left w:val="none" w:sz="0" w:space="0" w:color="auto"/>
        <w:bottom w:val="none" w:sz="0" w:space="0" w:color="auto"/>
        <w:right w:val="none" w:sz="0" w:space="0" w:color="auto"/>
      </w:divBdr>
    </w:div>
    <w:div w:id="1492134886">
      <w:bodyDiv w:val="1"/>
      <w:marLeft w:val="0"/>
      <w:marRight w:val="0"/>
      <w:marTop w:val="0"/>
      <w:marBottom w:val="0"/>
      <w:divBdr>
        <w:top w:val="none" w:sz="0" w:space="0" w:color="auto"/>
        <w:left w:val="none" w:sz="0" w:space="0" w:color="auto"/>
        <w:bottom w:val="none" w:sz="0" w:space="0" w:color="auto"/>
        <w:right w:val="none" w:sz="0" w:space="0" w:color="auto"/>
      </w:divBdr>
    </w:div>
    <w:div w:id="1492135849">
      <w:bodyDiv w:val="1"/>
      <w:marLeft w:val="0"/>
      <w:marRight w:val="0"/>
      <w:marTop w:val="0"/>
      <w:marBottom w:val="0"/>
      <w:divBdr>
        <w:top w:val="none" w:sz="0" w:space="0" w:color="auto"/>
        <w:left w:val="none" w:sz="0" w:space="0" w:color="auto"/>
        <w:bottom w:val="none" w:sz="0" w:space="0" w:color="auto"/>
        <w:right w:val="none" w:sz="0" w:space="0" w:color="auto"/>
      </w:divBdr>
    </w:div>
    <w:div w:id="1492217409">
      <w:bodyDiv w:val="1"/>
      <w:marLeft w:val="0"/>
      <w:marRight w:val="0"/>
      <w:marTop w:val="0"/>
      <w:marBottom w:val="0"/>
      <w:divBdr>
        <w:top w:val="none" w:sz="0" w:space="0" w:color="auto"/>
        <w:left w:val="none" w:sz="0" w:space="0" w:color="auto"/>
        <w:bottom w:val="none" w:sz="0" w:space="0" w:color="auto"/>
        <w:right w:val="none" w:sz="0" w:space="0" w:color="auto"/>
      </w:divBdr>
    </w:div>
    <w:div w:id="1492409562">
      <w:bodyDiv w:val="1"/>
      <w:marLeft w:val="0"/>
      <w:marRight w:val="0"/>
      <w:marTop w:val="0"/>
      <w:marBottom w:val="0"/>
      <w:divBdr>
        <w:top w:val="none" w:sz="0" w:space="0" w:color="auto"/>
        <w:left w:val="none" w:sz="0" w:space="0" w:color="auto"/>
        <w:bottom w:val="none" w:sz="0" w:space="0" w:color="auto"/>
        <w:right w:val="none" w:sz="0" w:space="0" w:color="auto"/>
      </w:divBdr>
    </w:div>
    <w:div w:id="1492520281">
      <w:bodyDiv w:val="1"/>
      <w:marLeft w:val="0"/>
      <w:marRight w:val="0"/>
      <w:marTop w:val="0"/>
      <w:marBottom w:val="0"/>
      <w:divBdr>
        <w:top w:val="none" w:sz="0" w:space="0" w:color="auto"/>
        <w:left w:val="none" w:sz="0" w:space="0" w:color="auto"/>
        <w:bottom w:val="none" w:sz="0" w:space="0" w:color="auto"/>
        <w:right w:val="none" w:sz="0" w:space="0" w:color="auto"/>
      </w:divBdr>
    </w:div>
    <w:div w:id="1493640623">
      <w:bodyDiv w:val="1"/>
      <w:marLeft w:val="0"/>
      <w:marRight w:val="0"/>
      <w:marTop w:val="0"/>
      <w:marBottom w:val="0"/>
      <w:divBdr>
        <w:top w:val="none" w:sz="0" w:space="0" w:color="auto"/>
        <w:left w:val="none" w:sz="0" w:space="0" w:color="auto"/>
        <w:bottom w:val="none" w:sz="0" w:space="0" w:color="auto"/>
        <w:right w:val="none" w:sz="0" w:space="0" w:color="auto"/>
      </w:divBdr>
    </w:div>
    <w:div w:id="1493792195">
      <w:bodyDiv w:val="1"/>
      <w:marLeft w:val="0"/>
      <w:marRight w:val="0"/>
      <w:marTop w:val="0"/>
      <w:marBottom w:val="0"/>
      <w:divBdr>
        <w:top w:val="none" w:sz="0" w:space="0" w:color="auto"/>
        <w:left w:val="none" w:sz="0" w:space="0" w:color="auto"/>
        <w:bottom w:val="none" w:sz="0" w:space="0" w:color="auto"/>
        <w:right w:val="none" w:sz="0" w:space="0" w:color="auto"/>
      </w:divBdr>
    </w:div>
    <w:div w:id="1494226131">
      <w:bodyDiv w:val="1"/>
      <w:marLeft w:val="0"/>
      <w:marRight w:val="0"/>
      <w:marTop w:val="0"/>
      <w:marBottom w:val="0"/>
      <w:divBdr>
        <w:top w:val="none" w:sz="0" w:space="0" w:color="auto"/>
        <w:left w:val="none" w:sz="0" w:space="0" w:color="auto"/>
        <w:bottom w:val="none" w:sz="0" w:space="0" w:color="auto"/>
        <w:right w:val="none" w:sz="0" w:space="0" w:color="auto"/>
      </w:divBdr>
    </w:div>
    <w:div w:id="1494487164">
      <w:bodyDiv w:val="1"/>
      <w:marLeft w:val="0"/>
      <w:marRight w:val="0"/>
      <w:marTop w:val="0"/>
      <w:marBottom w:val="0"/>
      <w:divBdr>
        <w:top w:val="none" w:sz="0" w:space="0" w:color="auto"/>
        <w:left w:val="none" w:sz="0" w:space="0" w:color="auto"/>
        <w:bottom w:val="none" w:sz="0" w:space="0" w:color="auto"/>
        <w:right w:val="none" w:sz="0" w:space="0" w:color="auto"/>
      </w:divBdr>
    </w:div>
    <w:div w:id="1495105188">
      <w:bodyDiv w:val="1"/>
      <w:marLeft w:val="0"/>
      <w:marRight w:val="0"/>
      <w:marTop w:val="0"/>
      <w:marBottom w:val="0"/>
      <w:divBdr>
        <w:top w:val="none" w:sz="0" w:space="0" w:color="auto"/>
        <w:left w:val="none" w:sz="0" w:space="0" w:color="auto"/>
        <w:bottom w:val="none" w:sz="0" w:space="0" w:color="auto"/>
        <w:right w:val="none" w:sz="0" w:space="0" w:color="auto"/>
      </w:divBdr>
    </w:div>
    <w:div w:id="1496648616">
      <w:bodyDiv w:val="1"/>
      <w:marLeft w:val="0"/>
      <w:marRight w:val="0"/>
      <w:marTop w:val="0"/>
      <w:marBottom w:val="0"/>
      <w:divBdr>
        <w:top w:val="none" w:sz="0" w:space="0" w:color="auto"/>
        <w:left w:val="none" w:sz="0" w:space="0" w:color="auto"/>
        <w:bottom w:val="none" w:sz="0" w:space="0" w:color="auto"/>
        <w:right w:val="none" w:sz="0" w:space="0" w:color="auto"/>
      </w:divBdr>
    </w:div>
    <w:div w:id="1497839513">
      <w:bodyDiv w:val="1"/>
      <w:marLeft w:val="0"/>
      <w:marRight w:val="0"/>
      <w:marTop w:val="0"/>
      <w:marBottom w:val="0"/>
      <w:divBdr>
        <w:top w:val="none" w:sz="0" w:space="0" w:color="auto"/>
        <w:left w:val="none" w:sz="0" w:space="0" w:color="auto"/>
        <w:bottom w:val="none" w:sz="0" w:space="0" w:color="auto"/>
        <w:right w:val="none" w:sz="0" w:space="0" w:color="auto"/>
      </w:divBdr>
    </w:div>
    <w:div w:id="1498157684">
      <w:bodyDiv w:val="1"/>
      <w:marLeft w:val="0"/>
      <w:marRight w:val="0"/>
      <w:marTop w:val="0"/>
      <w:marBottom w:val="0"/>
      <w:divBdr>
        <w:top w:val="none" w:sz="0" w:space="0" w:color="auto"/>
        <w:left w:val="none" w:sz="0" w:space="0" w:color="auto"/>
        <w:bottom w:val="none" w:sz="0" w:space="0" w:color="auto"/>
        <w:right w:val="none" w:sz="0" w:space="0" w:color="auto"/>
      </w:divBdr>
    </w:div>
    <w:div w:id="1499348468">
      <w:bodyDiv w:val="1"/>
      <w:marLeft w:val="0"/>
      <w:marRight w:val="0"/>
      <w:marTop w:val="0"/>
      <w:marBottom w:val="0"/>
      <w:divBdr>
        <w:top w:val="none" w:sz="0" w:space="0" w:color="auto"/>
        <w:left w:val="none" w:sz="0" w:space="0" w:color="auto"/>
        <w:bottom w:val="none" w:sz="0" w:space="0" w:color="auto"/>
        <w:right w:val="none" w:sz="0" w:space="0" w:color="auto"/>
      </w:divBdr>
    </w:div>
    <w:div w:id="1499692048">
      <w:bodyDiv w:val="1"/>
      <w:marLeft w:val="0"/>
      <w:marRight w:val="0"/>
      <w:marTop w:val="0"/>
      <w:marBottom w:val="0"/>
      <w:divBdr>
        <w:top w:val="none" w:sz="0" w:space="0" w:color="auto"/>
        <w:left w:val="none" w:sz="0" w:space="0" w:color="auto"/>
        <w:bottom w:val="none" w:sz="0" w:space="0" w:color="auto"/>
        <w:right w:val="none" w:sz="0" w:space="0" w:color="auto"/>
      </w:divBdr>
    </w:div>
    <w:div w:id="1500199206">
      <w:bodyDiv w:val="1"/>
      <w:marLeft w:val="0"/>
      <w:marRight w:val="0"/>
      <w:marTop w:val="0"/>
      <w:marBottom w:val="0"/>
      <w:divBdr>
        <w:top w:val="none" w:sz="0" w:space="0" w:color="auto"/>
        <w:left w:val="none" w:sz="0" w:space="0" w:color="auto"/>
        <w:bottom w:val="none" w:sz="0" w:space="0" w:color="auto"/>
        <w:right w:val="none" w:sz="0" w:space="0" w:color="auto"/>
      </w:divBdr>
    </w:div>
    <w:div w:id="1500268522">
      <w:bodyDiv w:val="1"/>
      <w:marLeft w:val="0"/>
      <w:marRight w:val="0"/>
      <w:marTop w:val="0"/>
      <w:marBottom w:val="0"/>
      <w:divBdr>
        <w:top w:val="none" w:sz="0" w:space="0" w:color="auto"/>
        <w:left w:val="none" w:sz="0" w:space="0" w:color="auto"/>
        <w:bottom w:val="none" w:sz="0" w:space="0" w:color="auto"/>
        <w:right w:val="none" w:sz="0" w:space="0" w:color="auto"/>
      </w:divBdr>
    </w:div>
    <w:div w:id="1500271115">
      <w:bodyDiv w:val="1"/>
      <w:marLeft w:val="0"/>
      <w:marRight w:val="0"/>
      <w:marTop w:val="0"/>
      <w:marBottom w:val="0"/>
      <w:divBdr>
        <w:top w:val="none" w:sz="0" w:space="0" w:color="auto"/>
        <w:left w:val="none" w:sz="0" w:space="0" w:color="auto"/>
        <w:bottom w:val="none" w:sz="0" w:space="0" w:color="auto"/>
        <w:right w:val="none" w:sz="0" w:space="0" w:color="auto"/>
      </w:divBdr>
    </w:div>
    <w:div w:id="1500537409">
      <w:bodyDiv w:val="1"/>
      <w:marLeft w:val="0"/>
      <w:marRight w:val="0"/>
      <w:marTop w:val="0"/>
      <w:marBottom w:val="0"/>
      <w:divBdr>
        <w:top w:val="none" w:sz="0" w:space="0" w:color="auto"/>
        <w:left w:val="none" w:sz="0" w:space="0" w:color="auto"/>
        <w:bottom w:val="none" w:sz="0" w:space="0" w:color="auto"/>
        <w:right w:val="none" w:sz="0" w:space="0" w:color="auto"/>
      </w:divBdr>
    </w:div>
    <w:div w:id="1501195251">
      <w:bodyDiv w:val="1"/>
      <w:marLeft w:val="0"/>
      <w:marRight w:val="0"/>
      <w:marTop w:val="0"/>
      <w:marBottom w:val="0"/>
      <w:divBdr>
        <w:top w:val="none" w:sz="0" w:space="0" w:color="auto"/>
        <w:left w:val="none" w:sz="0" w:space="0" w:color="auto"/>
        <w:bottom w:val="none" w:sz="0" w:space="0" w:color="auto"/>
        <w:right w:val="none" w:sz="0" w:space="0" w:color="auto"/>
      </w:divBdr>
    </w:div>
    <w:div w:id="1501700487">
      <w:bodyDiv w:val="1"/>
      <w:marLeft w:val="0"/>
      <w:marRight w:val="0"/>
      <w:marTop w:val="0"/>
      <w:marBottom w:val="0"/>
      <w:divBdr>
        <w:top w:val="none" w:sz="0" w:space="0" w:color="auto"/>
        <w:left w:val="none" w:sz="0" w:space="0" w:color="auto"/>
        <w:bottom w:val="none" w:sz="0" w:space="0" w:color="auto"/>
        <w:right w:val="none" w:sz="0" w:space="0" w:color="auto"/>
      </w:divBdr>
    </w:div>
    <w:div w:id="1501892167">
      <w:bodyDiv w:val="1"/>
      <w:marLeft w:val="0"/>
      <w:marRight w:val="0"/>
      <w:marTop w:val="0"/>
      <w:marBottom w:val="0"/>
      <w:divBdr>
        <w:top w:val="none" w:sz="0" w:space="0" w:color="auto"/>
        <w:left w:val="none" w:sz="0" w:space="0" w:color="auto"/>
        <w:bottom w:val="none" w:sz="0" w:space="0" w:color="auto"/>
        <w:right w:val="none" w:sz="0" w:space="0" w:color="auto"/>
      </w:divBdr>
    </w:div>
    <w:div w:id="1502160402">
      <w:bodyDiv w:val="1"/>
      <w:marLeft w:val="0"/>
      <w:marRight w:val="0"/>
      <w:marTop w:val="0"/>
      <w:marBottom w:val="0"/>
      <w:divBdr>
        <w:top w:val="none" w:sz="0" w:space="0" w:color="auto"/>
        <w:left w:val="none" w:sz="0" w:space="0" w:color="auto"/>
        <w:bottom w:val="none" w:sz="0" w:space="0" w:color="auto"/>
        <w:right w:val="none" w:sz="0" w:space="0" w:color="auto"/>
      </w:divBdr>
    </w:div>
    <w:div w:id="1502550672">
      <w:bodyDiv w:val="1"/>
      <w:marLeft w:val="0"/>
      <w:marRight w:val="0"/>
      <w:marTop w:val="0"/>
      <w:marBottom w:val="0"/>
      <w:divBdr>
        <w:top w:val="none" w:sz="0" w:space="0" w:color="auto"/>
        <w:left w:val="none" w:sz="0" w:space="0" w:color="auto"/>
        <w:bottom w:val="none" w:sz="0" w:space="0" w:color="auto"/>
        <w:right w:val="none" w:sz="0" w:space="0" w:color="auto"/>
      </w:divBdr>
    </w:div>
    <w:div w:id="1502701005">
      <w:bodyDiv w:val="1"/>
      <w:marLeft w:val="0"/>
      <w:marRight w:val="0"/>
      <w:marTop w:val="0"/>
      <w:marBottom w:val="0"/>
      <w:divBdr>
        <w:top w:val="none" w:sz="0" w:space="0" w:color="auto"/>
        <w:left w:val="none" w:sz="0" w:space="0" w:color="auto"/>
        <w:bottom w:val="none" w:sz="0" w:space="0" w:color="auto"/>
        <w:right w:val="none" w:sz="0" w:space="0" w:color="auto"/>
      </w:divBdr>
    </w:div>
    <w:div w:id="1502964426">
      <w:bodyDiv w:val="1"/>
      <w:marLeft w:val="0"/>
      <w:marRight w:val="0"/>
      <w:marTop w:val="0"/>
      <w:marBottom w:val="0"/>
      <w:divBdr>
        <w:top w:val="none" w:sz="0" w:space="0" w:color="auto"/>
        <w:left w:val="none" w:sz="0" w:space="0" w:color="auto"/>
        <w:bottom w:val="none" w:sz="0" w:space="0" w:color="auto"/>
        <w:right w:val="none" w:sz="0" w:space="0" w:color="auto"/>
      </w:divBdr>
    </w:div>
    <w:div w:id="1503010314">
      <w:bodyDiv w:val="1"/>
      <w:marLeft w:val="0"/>
      <w:marRight w:val="0"/>
      <w:marTop w:val="0"/>
      <w:marBottom w:val="0"/>
      <w:divBdr>
        <w:top w:val="none" w:sz="0" w:space="0" w:color="auto"/>
        <w:left w:val="none" w:sz="0" w:space="0" w:color="auto"/>
        <w:bottom w:val="none" w:sz="0" w:space="0" w:color="auto"/>
        <w:right w:val="none" w:sz="0" w:space="0" w:color="auto"/>
      </w:divBdr>
    </w:div>
    <w:div w:id="1503085870">
      <w:bodyDiv w:val="1"/>
      <w:marLeft w:val="0"/>
      <w:marRight w:val="0"/>
      <w:marTop w:val="0"/>
      <w:marBottom w:val="0"/>
      <w:divBdr>
        <w:top w:val="none" w:sz="0" w:space="0" w:color="auto"/>
        <w:left w:val="none" w:sz="0" w:space="0" w:color="auto"/>
        <w:bottom w:val="none" w:sz="0" w:space="0" w:color="auto"/>
        <w:right w:val="none" w:sz="0" w:space="0" w:color="auto"/>
      </w:divBdr>
    </w:div>
    <w:div w:id="1504011710">
      <w:bodyDiv w:val="1"/>
      <w:marLeft w:val="0"/>
      <w:marRight w:val="0"/>
      <w:marTop w:val="0"/>
      <w:marBottom w:val="0"/>
      <w:divBdr>
        <w:top w:val="none" w:sz="0" w:space="0" w:color="auto"/>
        <w:left w:val="none" w:sz="0" w:space="0" w:color="auto"/>
        <w:bottom w:val="none" w:sz="0" w:space="0" w:color="auto"/>
        <w:right w:val="none" w:sz="0" w:space="0" w:color="auto"/>
      </w:divBdr>
    </w:div>
    <w:div w:id="1504054342">
      <w:bodyDiv w:val="1"/>
      <w:marLeft w:val="0"/>
      <w:marRight w:val="0"/>
      <w:marTop w:val="0"/>
      <w:marBottom w:val="0"/>
      <w:divBdr>
        <w:top w:val="none" w:sz="0" w:space="0" w:color="auto"/>
        <w:left w:val="none" w:sz="0" w:space="0" w:color="auto"/>
        <w:bottom w:val="none" w:sz="0" w:space="0" w:color="auto"/>
        <w:right w:val="none" w:sz="0" w:space="0" w:color="auto"/>
      </w:divBdr>
    </w:div>
    <w:div w:id="1505318733">
      <w:bodyDiv w:val="1"/>
      <w:marLeft w:val="0"/>
      <w:marRight w:val="0"/>
      <w:marTop w:val="0"/>
      <w:marBottom w:val="0"/>
      <w:divBdr>
        <w:top w:val="none" w:sz="0" w:space="0" w:color="auto"/>
        <w:left w:val="none" w:sz="0" w:space="0" w:color="auto"/>
        <w:bottom w:val="none" w:sz="0" w:space="0" w:color="auto"/>
        <w:right w:val="none" w:sz="0" w:space="0" w:color="auto"/>
      </w:divBdr>
    </w:div>
    <w:div w:id="1506676477">
      <w:bodyDiv w:val="1"/>
      <w:marLeft w:val="0"/>
      <w:marRight w:val="0"/>
      <w:marTop w:val="0"/>
      <w:marBottom w:val="0"/>
      <w:divBdr>
        <w:top w:val="none" w:sz="0" w:space="0" w:color="auto"/>
        <w:left w:val="none" w:sz="0" w:space="0" w:color="auto"/>
        <w:bottom w:val="none" w:sz="0" w:space="0" w:color="auto"/>
        <w:right w:val="none" w:sz="0" w:space="0" w:color="auto"/>
      </w:divBdr>
    </w:div>
    <w:div w:id="1506751689">
      <w:bodyDiv w:val="1"/>
      <w:marLeft w:val="0"/>
      <w:marRight w:val="0"/>
      <w:marTop w:val="0"/>
      <w:marBottom w:val="0"/>
      <w:divBdr>
        <w:top w:val="none" w:sz="0" w:space="0" w:color="auto"/>
        <w:left w:val="none" w:sz="0" w:space="0" w:color="auto"/>
        <w:bottom w:val="none" w:sz="0" w:space="0" w:color="auto"/>
        <w:right w:val="none" w:sz="0" w:space="0" w:color="auto"/>
      </w:divBdr>
    </w:div>
    <w:div w:id="1506824213">
      <w:bodyDiv w:val="1"/>
      <w:marLeft w:val="0"/>
      <w:marRight w:val="0"/>
      <w:marTop w:val="0"/>
      <w:marBottom w:val="0"/>
      <w:divBdr>
        <w:top w:val="none" w:sz="0" w:space="0" w:color="auto"/>
        <w:left w:val="none" w:sz="0" w:space="0" w:color="auto"/>
        <w:bottom w:val="none" w:sz="0" w:space="0" w:color="auto"/>
        <w:right w:val="none" w:sz="0" w:space="0" w:color="auto"/>
      </w:divBdr>
    </w:div>
    <w:div w:id="1507328064">
      <w:bodyDiv w:val="1"/>
      <w:marLeft w:val="0"/>
      <w:marRight w:val="0"/>
      <w:marTop w:val="0"/>
      <w:marBottom w:val="0"/>
      <w:divBdr>
        <w:top w:val="none" w:sz="0" w:space="0" w:color="auto"/>
        <w:left w:val="none" w:sz="0" w:space="0" w:color="auto"/>
        <w:bottom w:val="none" w:sz="0" w:space="0" w:color="auto"/>
        <w:right w:val="none" w:sz="0" w:space="0" w:color="auto"/>
      </w:divBdr>
    </w:div>
    <w:div w:id="1507868853">
      <w:bodyDiv w:val="1"/>
      <w:marLeft w:val="0"/>
      <w:marRight w:val="0"/>
      <w:marTop w:val="0"/>
      <w:marBottom w:val="0"/>
      <w:divBdr>
        <w:top w:val="none" w:sz="0" w:space="0" w:color="auto"/>
        <w:left w:val="none" w:sz="0" w:space="0" w:color="auto"/>
        <w:bottom w:val="none" w:sz="0" w:space="0" w:color="auto"/>
        <w:right w:val="none" w:sz="0" w:space="0" w:color="auto"/>
      </w:divBdr>
    </w:div>
    <w:div w:id="1508593041">
      <w:bodyDiv w:val="1"/>
      <w:marLeft w:val="0"/>
      <w:marRight w:val="0"/>
      <w:marTop w:val="0"/>
      <w:marBottom w:val="0"/>
      <w:divBdr>
        <w:top w:val="none" w:sz="0" w:space="0" w:color="auto"/>
        <w:left w:val="none" w:sz="0" w:space="0" w:color="auto"/>
        <w:bottom w:val="none" w:sz="0" w:space="0" w:color="auto"/>
        <w:right w:val="none" w:sz="0" w:space="0" w:color="auto"/>
      </w:divBdr>
    </w:div>
    <w:div w:id="1508905308">
      <w:bodyDiv w:val="1"/>
      <w:marLeft w:val="0"/>
      <w:marRight w:val="0"/>
      <w:marTop w:val="0"/>
      <w:marBottom w:val="0"/>
      <w:divBdr>
        <w:top w:val="none" w:sz="0" w:space="0" w:color="auto"/>
        <w:left w:val="none" w:sz="0" w:space="0" w:color="auto"/>
        <w:bottom w:val="none" w:sz="0" w:space="0" w:color="auto"/>
        <w:right w:val="none" w:sz="0" w:space="0" w:color="auto"/>
      </w:divBdr>
    </w:div>
    <w:div w:id="1509514281">
      <w:bodyDiv w:val="1"/>
      <w:marLeft w:val="0"/>
      <w:marRight w:val="0"/>
      <w:marTop w:val="0"/>
      <w:marBottom w:val="0"/>
      <w:divBdr>
        <w:top w:val="none" w:sz="0" w:space="0" w:color="auto"/>
        <w:left w:val="none" w:sz="0" w:space="0" w:color="auto"/>
        <w:bottom w:val="none" w:sz="0" w:space="0" w:color="auto"/>
        <w:right w:val="none" w:sz="0" w:space="0" w:color="auto"/>
      </w:divBdr>
    </w:div>
    <w:div w:id="1509635167">
      <w:bodyDiv w:val="1"/>
      <w:marLeft w:val="0"/>
      <w:marRight w:val="0"/>
      <w:marTop w:val="0"/>
      <w:marBottom w:val="0"/>
      <w:divBdr>
        <w:top w:val="none" w:sz="0" w:space="0" w:color="auto"/>
        <w:left w:val="none" w:sz="0" w:space="0" w:color="auto"/>
        <w:bottom w:val="none" w:sz="0" w:space="0" w:color="auto"/>
        <w:right w:val="none" w:sz="0" w:space="0" w:color="auto"/>
      </w:divBdr>
    </w:div>
    <w:div w:id="1509950133">
      <w:bodyDiv w:val="1"/>
      <w:marLeft w:val="0"/>
      <w:marRight w:val="0"/>
      <w:marTop w:val="0"/>
      <w:marBottom w:val="0"/>
      <w:divBdr>
        <w:top w:val="none" w:sz="0" w:space="0" w:color="auto"/>
        <w:left w:val="none" w:sz="0" w:space="0" w:color="auto"/>
        <w:bottom w:val="none" w:sz="0" w:space="0" w:color="auto"/>
        <w:right w:val="none" w:sz="0" w:space="0" w:color="auto"/>
      </w:divBdr>
    </w:div>
    <w:div w:id="1512916589">
      <w:bodyDiv w:val="1"/>
      <w:marLeft w:val="0"/>
      <w:marRight w:val="0"/>
      <w:marTop w:val="0"/>
      <w:marBottom w:val="0"/>
      <w:divBdr>
        <w:top w:val="none" w:sz="0" w:space="0" w:color="auto"/>
        <w:left w:val="none" w:sz="0" w:space="0" w:color="auto"/>
        <w:bottom w:val="none" w:sz="0" w:space="0" w:color="auto"/>
        <w:right w:val="none" w:sz="0" w:space="0" w:color="auto"/>
      </w:divBdr>
    </w:div>
    <w:div w:id="1513570551">
      <w:bodyDiv w:val="1"/>
      <w:marLeft w:val="0"/>
      <w:marRight w:val="0"/>
      <w:marTop w:val="0"/>
      <w:marBottom w:val="0"/>
      <w:divBdr>
        <w:top w:val="none" w:sz="0" w:space="0" w:color="auto"/>
        <w:left w:val="none" w:sz="0" w:space="0" w:color="auto"/>
        <w:bottom w:val="none" w:sz="0" w:space="0" w:color="auto"/>
        <w:right w:val="none" w:sz="0" w:space="0" w:color="auto"/>
      </w:divBdr>
    </w:div>
    <w:div w:id="1513571742">
      <w:bodyDiv w:val="1"/>
      <w:marLeft w:val="0"/>
      <w:marRight w:val="0"/>
      <w:marTop w:val="0"/>
      <w:marBottom w:val="0"/>
      <w:divBdr>
        <w:top w:val="none" w:sz="0" w:space="0" w:color="auto"/>
        <w:left w:val="none" w:sz="0" w:space="0" w:color="auto"/>
        <w:bottom w:val="none" w:sz="0" w:space="0" w:color="auto"/>
        <w:right w:val="none" w:sz="0" w:space="0" w:color="auto"/>
      </w:divBdr>
    </w:div>
    <w:div w:id="1513714728">
      <w:bodyDiv w:val="1"/>
      <w:marLeft w:val="0"/>
      <w:marRight w:val="0"/>
      <w:marTop w:val="0"/>
      <w:marBottom w:val="0"/>
      <w:divBdr>
        <w:top w:val="none" w:sz="0" w:space="0" w:color="auto"/>
        <w:left w:val="none" w:sz="0" w:space="0" w:color="auto"/>
        <w:bottom w:val="none" w:sz="0" w:space="0" w:color="auto"/>
        <w:right w:val="none" w:sz="0" w:space="0" w:color="auto"/>
      </w:divBdr>
    </w:div>
    <w:div w:id="1514105335">
      <w:bodyDiv w:val="1"/>
      <w:marLeft w:val="0"/>
      <w:marRight w:val="0"/>
      <w:marTop w:val="0"/>
      <w:marBottom w:val="0"/>
      <w:divBdr>
        <w:top w:val="none" w:sz="0" w:space="0" w:color="auto"/>
        <w:left w:val="none" w:sz="0" w:space="0" w:color="auto"/>
        <w:bottom w:val="none" w:sz="0" w:space="0" w:color="auto"/>
        <w:right w:val="none" w:sz="0" w:space="0" w:color="auto"/>
      </w:divBdr>
    </w:div>
    <w:div w:id="1514606592">
      <w:bodyDiv w:val="1"/>
      <w:marLeft w:val="0"/>
      <w:marRight w:val="0"/>
      <w:marTop w:val="0"/>
      <w:marBottom w:val="0"/>
      <w:divBdr>
        <w:top w:val="none" w:sz="0" w:space="0" w:color="auto"/>
        <w:left w:val="none" w:sz="0" w:space="0" w:color="auto"/>
        <w:bottom w:val="none" w:sz="0" w:space="0" w:color="auto"/>
        <w:right w:val="none" w:sz="0" w:space="0" w:color="auto"/>
      </w:divBdr>
    </w:div>
    <w:div w:id="1514684049">
      <w:bodyDiv w:val="1"/>
      <w:marLeft w:val="0"/>
      <w:marRight w:val="0"/>
      <w:marTop w:val="0"/>
      <w:marBottom w:val="0"/>
      <w:divBdr>
        <w:top w:val="none" w:sz="0" w:space="0" w:color="auto"/>
        <w:left w:val="none" w:sz="0" w:space="0" w:color="auto"/>
        <w:bottom w:val="none" w:sz="0" w:space="0" w:color="auto"/>
        <w:right w:val="none" w:sz="0" w:space="0" w:color="auto"/>
      </w:divBdr>
    </w:div>
    <w:div w:id="1515336313">
      <w:bodyDiv w:val="1"/>
      <w:marLeft w:val="0"/>
      <w:marRight w:val="0"/>
      <w:marTop w:val="0"/>
      <w:marBottom w:val="0"/>
      <w:divBdr>
        <w:top w:val="none" w:sz="0" w:space="0" w:color="auto"/>
        <w:left w:val="none" w:sz="0" w:space="0" w:color="auto"/>
        <w:bottom w:val="none" w:sz="0" w:space="0" w:color="auto"/>
        <w:right w:val="none" w:sz="0" w:space="0" w:color="auto"/>
      </w:divBdr>
    </w:div>
    <w:div w:id="1515609926">
      <w:bodyDiv w:val="1"/>
      <w:marLeft w:val="0"/>
      <w:marRight w:val="0"/>
      <w:marTop w:val="0"/>
      <w:marBottom w:val="0"/>
      <w:divBdr>
        <w:top w:val="none" w:sz="0" w:space="0" w:color="auto"/>
        <w:left w:val="none" w:sz="0" w:space="0" w:color="auto"/>
        <w:bottom w:val="none" w:sz="0" w:space="0" w:color="auto"/>
        <w:right w:val="none" w:sz="0" w:space="0" w:color="auto"/>
      </w:divBdr>
    </w:div>
    <w:div w:id="1515652444">
      <w:bodyDiv w:val="1"/>
      <w:marLeft w:val="0"/>
      <w:marRight w:val="0"/>
      <w:marTop w:val="0"/>
      <w:marBottom w:val="0"/>
      <w:divBdr>
        <w:top w:val="none" w:sz="0" w:space="0" w:color="auto"/>
        <w:left w:val="none" w:sz="0" w:space="0" w:color="auto"/>
        <w:bottom w:val="none" w:sz="0" w:space="0" w:color="auto"/>
        <w:right w:val="none" w:sz="0" w:space="0" w:color="auto"/>
      </w:divBdr>
    </w:div>
    <w:div w:id="1516963672">
      <w:bodyDiv w:val="1"/>
      <w:marLeft w:val="0"/>
      <w:marRight w:val="0"/>
      <w:marTop w:val="0"/>
      <w:marBottom w:val="0"/>
      <w:divBdr>
        <w:top w:val="none" w:sz="0" w:space="0" w:color="auto"/>
        <w:left w:val="none" w:sz="0" w:space="0" w:color="auto"/>
        <w:bottom w:val="none" w:sz="0" w:space="0" w:color="auto"/>
        <w:right w:val="none" w:sz="0" w:space="0" w:color="auto"/>
      </w:divBdr>
    </w:div>
    <w:div w:id="1517424238">
      <w:bodyDiv w:val="1"/>
      <w:marLeft w:val="0"/>
      <w:marRight w:val="0"/>
      <w:marTop w:val="0"/>
      <w:marBottom w:val="0"/>
      <w:divBdr>
        <w:top w:val="none" w:sz="0" w:space="0" w:color="auto"/>
        <w:left w:val="none" w:sz="0" w:space="0" w:color="auto"/>
        <w:bottom w:val="none" w:sz="0" w:space="0" w:color="auto"/>
        <w:right w:val="none" w:sz="0" w:space="0" w:color="auto"/>
      </w:divBdr>
    </w:div>
    <w:div w:id="1517841667">
      <w:bodyDiv w:val="1"/>
      <w:marLeft w:val="0"/>
      <w:marRight w:val="0"/>
      <w:marTop w:val="0"/>
      <w:marBottom w:val="0"/>
      <w:divBdr>
        <w:top w:val="none" w:sz="0" w:space="0" w:color="auto"/>
        <w:left w:val="none" w:sz="0" w:space="0" w:color="auto"/>
        <w:bottom w:val="none" w:sz="0" w:space="0" w:color="auto"/>
        <w:right w:val="none" w:sz="0" w:space="0" w:color="auto"/>
      </w:divBdr>
    </w:div>
    <w:div w:id="1518150808">
      <w:bodyDiv w:val="1"/>
      <w:marLeft w:val="0"/>
      <w:marRight w:val="0"/>
      <w:marTop w:val="0"/>
      <w:marBottom w:val="0"/>
      <w:divBdr>
        <w:top w:val="none" w:sz="0" w:space="0" w:color="auto"/>
        <w:left w:val="none" w:sz="0" w:space="0" w:color="auto"/>
        <w:bottom w:val="none" w:sz="0" w:space="0" w:color="auto"/>
        <w:right w:val="none" w:sz="0" w:space="0" w:color="auto"/>
      </w:divBdr>
    </w:div>
    <w:div w:id="1518688905">
      <w:bodyDiv w:val="1"/>
      <w:marLeft w:val="0"/>
      <w:marRight w:val="0"/>
      <w:marTop w:val="0"/>
      <w:marBottom w:val="0"/>
      <w:divBdr>
        <w:top w:val="none" w:sz="0" w:space="0" w:color="auto"/>
        <w:left w:val="none" w:sz="0" w:space="0" w:color="auto"/>
        <w:bottom w:val="none" w:sz="0" w:space="0" w:color="auto"/>
        <w:right w:val="none" w:sz="0" w:space="0" w:color="auto"/>
      </w:divBdr>
    </w:div>
    <w:div w:id="1519077443">
      <w:bodyDiv w:val="1"/>
      <w:marLeft w:val="0"/>
      <w:marRight w:val="0"/>
      <w:marTop w:val="0"/>
      <w:marBottom w:val="0"/>
      <w:divBdr>
        <w:top w:val="none" w:sz="0" w:space="0" w:color="auto"/>
        <w:left w:val="none" w:sz="0" w:space="0" w:color="auto"/>
        <w:bottom w:val="none" w:sz="0" w:space="0" w:color="auto"/>
        <w:right w:val="none" w:sz="0" w:space="0" w:color="auto"/>
      </w:divBdr>
    </w:div>
    <w:div w:id="1519157051">
      <w:bodyDiv w:val="1"/>
      <w:marLeft w:val="0"/>
      <w:marRight w:val="0"/>
      <w:marTop w:val="0"/>
      <w:marBottom w:val="0"/>
      <w:divBdr>
        <w:top w:val="none" w:sz="0" w:space="0" w:color="auto"/>
        <w:left w:val="none" w:sz="0" w:space="0" w:color="auto"/>
        <w:bottom w:val="none" w:sz="0" w:space="0" w:color="auto"/>
        <w:right w:val="none" w:sz="0" w:space="0" w:color="auto"/>
      </w:divBdr>
    </w:div>
    <w:div w:id="1519275356">
      <w:bodyDiv w:val="1"/>
      <w:marLeft w:val="0"/>
      <w:marRight w:val="0"/>
      <w:marTop w:val="0"/>
      <w:marBottom w:val="0"/>
      <w:divBdr>
        <w:top w:val="none" w:sz="0" w:space="0" w:color="auto"/>
        <w:left w:val="none" w:sz="0" w:space="0" w:color="auto"/>
        <w:bottom w:val="none" w:sz="0" w:space="0" w:color="auto"/>
        <w:right w:val="none" w:sz="0" w:space="0" w:color="auto"/>
      </w:divBdr>
    </w:div>
    <w:div w:id="1519731494">
      <w:bodyDiv w:val="1"/>
      <w:marLeft w:val="0"/>
      <w:marRight w:val="0"/>
      <w:marTop w:val="0"/>
      <w:marBottom w:val="0"/>
      <w:divBdr>
        <w:top w:val="none" w:sz="0" w:space="0" w:color="auto"/>
        <w:left w:val="none" w:sz="0" w:space="0" w:color="auto"/>
        <w:bottom w:val="none" w:sz="0" w:space="0" w:color="auto"/>
        <w:right w:val="none" w:sz="0" w:space="0" w:color="auto"/>
      </w:divBdr>
    </w:div>
    <w:div w:id="1519924941">
      <w:bodyDiv w:val="1"/>
      <w:marLeft w:val="0"/>
      <w:marRight w:val="0"/>
      <w:marTop w:val="0"/>
      <w:marBottom w:val="0"/>
      <w:divBdr>
        <w:top w:val="none" w:sz="0" w:space="0" w:color="auto"/>
        <w:left w:val="none" w:sz="0" w:space="0" w:color="auto"/>
        <w:bottom w:val="none" w:sz="0" w:space="0" w:color="auto"/>
        <w:right w:val="none" w:sz="0" w:space="0" w:color="auto"/>
      </w:divBdr>
    </w:div>
    <w:div w:id="1521550583">
      <w:bodyDiv w:val="1"/>
      <w:marLeft w:val="0"/>
      <w:marRight w:val="0"/>
      <w:marTop w:val="0"/>
      <w:marBottom w:val="0"/>
      <w:divBdr>
        <w:top w:val="none" w:sz="0" w:space="0" w:color="auto"/>
        <w:left w:val="none" w:sz="0" w:space="0" w:color="auto"/>
        <w:bottom w:val="none" w:sz="0" w:space="0" w:color="auto"/>
        <w:right w:val="none" w:sz="0" w:space="0" w:color="auto"/>
      </w:divBdr>
    </w:div>
    <w:div w:id="1521777186">
      <w:bodyDiv w:val="1"/>
      <w:marLeft w:val="0"/>
      <w:marRight w:val="0"/>
      <w:marTop w:val="0"/>
      <w:marBottom w:val="0"/>
      <w:divBdr>
        <w:top w:val="none" w:sz="0" w:space="0" w:color="auto"/>
        <w:left w:val="none" w:sz="0" w:space="0" w:color="auto"/>
        <w:bottom w:val="none" w:sz="0" w:space="0" w:color="auto"/>
        <w:right w:val="none" w:sz="0" w:space="0" w:color="auto"/>
      </w:divBdr>
    </w:div>
    <w:div w:id="1521890500">
      <w:bodyDiv w:val="1"/>
      <w:marLeft w:val="0"/>
      <w:marRight w:val="0"/>
      <w:marTop w:val="0"/>
      <w:marBottom w:val="0"/>
      <w:divBdr>
        <w:top w:val="none" w:sz="0" w:space="0" w:color="auto"/>
        <w:left w:val="none" w:sz="0" w:space="0" w:color="auto"/>
        <w:bottom w:val="none" w:sz="0" w:space="0" w:color="auto"/>
        <w:right w:val="none" w:sz="0" w:space="0" w:color="auto"/>
      </w:divBdr>
    </w:div>
    <w:div w:id="1522233855">
      <w:bodyDiv w:val="1"/>
      <w:marLeft w:val="0"/>
      <w:marRight w:val="0"/>
      <w:marTop w:val="0"/>
      <w:marBottom w:val="0"/>
      <w:divBdr>
        <w:top w:val="none" w:sz="0" w:space="0" w:color="auto"/>
        <w:left w:val="none" w:sz="0" w:space="0" w:color="auto"/>
        <w:bottom w:val="none" w:sz="0" w:space="0" w:color="auto"/>
        <w:right w:val="none" w:sz="0" w:space="0" w:color="auto"/>
      </w:divBdr>
    </w:div>
    <w:div w:id="1522476316">
      <w:bodyDiv w:val="1"/>
      <w:marLeft w:val="0"/>
      <w:marRight w:val="0"/>
      <w:marTop w:val="0"/>
      <w:marBottom w:val="0"/>
      <w:divBdr>
        <w:top w:val="none" w:sz="0" w:space="0" w:color="auto"/>
        <w:left w:val="none" w:sz="0" w:space="0" w:color="auto"/>
        <w:bottom w:val="none" w:sz="0" w:space="0" w:color="auto"/>
        <w:right w:val="none" w:sz="0" w:space="0" w:color="auto"/>
      </w:divBdr>
    </w:div>
    <w:div w:id="1523661606">
      <w:bodyDiv w:val="1"/>
      <w:marLeft w:val="0"/>
      <w:marRight w:val="0"/>
      <w:marTop w:val="0"/>
      <w:marBottom w:val="0"/>
      <w:divBdr>
        <w:top w:val="none" w:sz="0" w:space="0" w:color="auto"/>
        <w:left w:val="none" w:sz="0" w:space="0" w:color="auto"/>
        <w:bottom w:val="none" w:sz="0" w:space="0" w:color="auto"/>
        <w:right w:val="none" w:sz="0" w:space="0" w:color="auto"/>
      </w:divBdr>
    </w:div>
    <w:div w:id="1524635530">
      <w:bodyDiv w:val="1"/>
      <w:marLeft w:val="0"/>
      <w:marRight w:val="0"/>
      <w:marTop w:val="0"/>
      <w:marBottom w:val="0"/>
      <w:divBdr>
        <w:top w:val="none" w:sz="0" w:space="0" w:color="auto"/>
        <w:left w:val="none" w:sz="0" w:space="0" w:color="auto"/>
        <w:bottom w:val="none" w:sz="0" w:space="0" w:color="auto"/>
        <w:right w:val="none" w:sz="0" w:space="0" w:color="auto"/>
      </w:divBdr>
    </w:div>
    <w:div w:id="1525360819">
      <w:bodyDiv w:val="1"/>
      <w:marLeft w:val="0"/>
      <w:marRight w:val="0"/>
      <w:marTop w:val="0"/>
      <w:marBottom w:val="0"/>
      <w:divBdr>
        <w:top w:val="none" w:sz="0" w:space="0" w:color="auto"/>
        <w:left w:val="none" w:sz="0" w:space="0" w:color="auto"/>
        <w:bottom w:val="none" w:sz="0" w:space="0" w:color="auto"/>
        <w:right w:val="none" w:sz="0" w:space="0" w:color="auto"/>
      </w:divBdr>
    </w:div>
    <w:div w:id="1526208789">
      <w:bodyDiv w:val="1"/>
      <w:marLeft w:val="0"/>
      <w:marRight w:val="0"/>
      <w:marTop w:val="0"/>
      <w:marBottom w:val="0"/>
      <w:divBdr>
        <w:top w:val="none" w:sz="0" w:space="0" w:color="auto"/>
        <w:left w:val="none" w:sz="0" w:space="0" w:color="auto"/>
        <w:bottom w:val="none" w:sz="0" w:space="0" w:color="auto"/>
        <w:right w:val="none" w:sz="0" w:space="0" w:color="auto"/>
      </w:divBdr>
    </w:div>
    <w:div w:id="1527329482">
      <w:bodyDiv w:val="1"/>
      <w:marLeft w:val="0"/>
      <w:marRight w:val="0"/>
      <w:marTop w:val="0"/>
      <w:marBottom w:val="0"/>
      <w:divBdr>
        <w:top w:val="none" w:sz="0" w:space="0" w:color="auto"/>
        <w:left w:val="none" w:sz="0" w:space="0" w:color="auto"/>
        <w:bottom w:val="none" w:sz="0" w:space="0" w:color="auto"/>
        <w:right w:val="none" w:sz="0" w:space="0" w:color="auto"/>
      </w:divBdr>
    </w:div>
    <w:div w:id="1527402434">
      <w:bodyDiv w:val="1"/>
      <w:marLeft w:val="0"/>
      <w:marRight w:val="0"/>
      <w:marTop w:val="0"/>
      <w:marBottom w:val="0"/>
      <w:divBdr>
        <w:top w:val="none" w:sz="0" w:space="0" w:color="auto"/>
        <w:left w:val="none" w:sz="0" w:space="0" w:color="auto"/>
        <w:bottom w:val="none" w:sz="0" w:space="0" w:color="auto"/>
        <w:right w:val="none" w:sz="0" w:space="0" w:color="auto"/>
      </w:divBdr>
    </w:div>
    <w:div w:id="1529493082">
      <w:bodyDiv w:val="1"/>
      <w:marLeft w:val="0"/>
      <w:marRight w:val="0"/>
      <w:marTop w:val="0"/>
      <w:marBottom w:val="0"/>
      <w:divBdr>
        <w:top w:val="none" w:sz="0" w:space="0" w:color="auto"/>
        <w:left w:val="none" w:sz="0" w:space="0" w:color="auto"/>
        <w:bottom w:val="none" w:sz="0" w:space="0" w:color="auto"/>
        <w:right w:val="none" w:sz="0" w:space="0" w:color="auto"/>
      </w:divBdr>
    </w:div>
    <w:div w:id="1529755959">
      <w:bodyDiv w:val="1"/>
      <w:marLeft w:val="0"/>
      <w:marRight w:val="0"/>
      <w:marTop w:val="0"/>
      <w:marBottom w:val="0"/>
      <w:divBdr>
        <w:top w:val="none" w:sz="0" w:space="0" w:color="auto"/>
        <w:left w:val="none" w:sz="0" w:space="0" w:color="auto"/>
        <w:bottom w:val="none" w:sz="0" w:space="0" w:color="auto"/>
        <w:right w:val="none" w:sz="0" w:space="0" w:color="auto"/>
      </w:divBdr>
    </w:div>
    <w:div w:id="1529879497">
      <w:bodyDiv w:val="1"/>
      <w:marLeft w:val="0"/>
      <w:marRight w:val="0"/>
      <w:marTop w:val="0"/>
      <w:marBottom w:val="0"/>
      <w:divBdr>
        <w:top w:val="none" w:sz="0" w:space="0" w:color="auto"/>
        <w:left w:val="none" w:sz="0" w:space="0" w:color="auto"/>
        <w:bottom w:val="none" w:sz="0" w:space="0" w:color="auto"/>
        <w:right w:val="none" w:sz="0" w:space="0" w:color="auto"/>
      </w:divBdr>
    </w:div>
    <w:div w:id="1530297925">
      <w:bodyDiv w:val="1"/>
      <w:marLeft w:val="0"/>
      <w:marRight w:val="0"/>
      <w:marTop w:val="0"/>
      <w:marBottom w:val="0"/>
      <w:divBdr>
        <w:top w:val="none" w:sz="0" w:space="0" w:color="auto"/>
        <w:left w:val="none" w:sz="0" w:space="0" w:color="auto"/>
        <w:bottom w:val="none" w:sz="0" w:space="0" w:color="auto"/>
        <w:right w:val="none" w:sz="0" w:space="0" w:color="auto"/>
      </w:divBdr>
    </w:div>
    <w:div w:id="1530411181">
      <w:bodyDiv w:val="1"/>
      <w:marLeft w:val="0"/>
      <w:marRight w:val="0"/>
      <w:marTop w:val="0"/>
      <w:marBottom w:val="0"/>
      <w:divBdr>
        <w:top w:val="none" w:sz="0" w:space="0" w:color="auto"/>
        <w:left w:val="none" w:sz="0" w:space="0" w:color="auto"/>
        <w:bottom w:val="none" w:sz="0" w:space="0" w:color="auto"/>
        <w:right w:val="none" w:sz="0" w:space="0" w:color="auto"/>
      </w:divBdr>
    </w:div>
    <w:div w:id="1530990987">
      <w:bodyDiv w:val="1"/>
      <w:marLeft w:val="0"/>
      <w:marRight w:val="0"/>
      <w:marTop w:val="0"/>
      <w:marBottom w:val="0"/>
      <w:divBdr>
        <w:top w:val="none" w:sz="0" w:space="0" w:color="auto"/>
        <w:left w:val="none" w:sz="0" w:space="0" w:color="auto"/>
        <w:bottom w:val="none" w:sz="0" w:space="0" w:color="auto"/>
        <w:right w:val="none" w:sz="0" w:space="0" w:color="auto"/>
      </w:divBdr>
    </w:div>
    <w:div w:id="1531841185">
      <w:bodyDiv w:val="1"/>
      <w:marLeft w:val="0"/>
      <w:marRight w:val="0"/>
      <w:marTop w:val="0"/>
      <w:marBottom w:val="0"/>
      <w:divBdr>
        <w:top w:val="none" w:sz="0" w:space="0" w:color="auto"/>
        <w:left w:val="none" w:sz="0" w:space="0" w:color="auto"/>
        <w:bottom w:val="none" w:sz="0" w:space="0" w:color="auto"/>
        <w:right w:val="none" w:sz="0" w:space="0" w:color="auto"/>
      </w:divBdr>
    </w:div>
    <w:div w:id="1531870354">
      <w:bodyDiv w:val="1"/>
      <w:marLeft w:val="0"/>
      <w:marRight w:val="0"/>
      <w:marTop w:val="0"/>
      <w:marBottom w:val="0"/>
      <w:divBdr>
        <w:top w:val="none" w:sz="0" w:space="0" w:color="auto"/>
        <w:left w:val="none" w:sz="0" w:space="0" w:color="auto"/>
        <w:bottom w:val="none" w:sz="0" w:space="0" w:color="auto"/>
        <w:right w:val="none" w:sz="0" w:space="0" w:color="auto"/>
      </w:divBdr>
    </w:div>
    <w:div w:id="1532183717">
      <w:bodyDiv w:val="1"/>
      <w:marLeft w:val="0"/>
      <w:marRight w:val="0"/>
      <w:marTop w:val="0"/>
      <w:marBottom w:val="0"/>
      <w:divBdr>
        <w:top w:val="none" w:sz="0" w:space="0" w:color="auto"/>
        <w:left w:val="none" w:sz="0" w:space="0" w:color="auto"/>
        <w:bottom w:val="none" w:sz="0" w:space="0" w:color="auto"/>
        <w:right w:val="none" w:sz="0" w:space="0" w:color="auto"/>
      </w:divBdr>
    </w:div>
    <w:div w:id="1532573978">
      <w:bodyDiv w:val="1"/>
      <w:marLeft w:val="0"/>
      <w:marRight w:val="0"/>
      <w:marTop w:val="0"/>
      <w:marBottom w:val="0"/>
      <w:divBdr>
        <w:top w:val="none" w:sz="0" w:space="0" w:color="auto"/>
        <w:left w:val="none" w:sz="0" w:space="0" w:color="auto"/>
        <w:bottom w:val="none" w:sz="0" w:space="0" w:color="auto"/>
        <w:right w:val="none" w:sz="0" w:space="0" w:color="auto"/>
      </w:divBdr>
    </w:div>
    <w:div w:id="1533492817">
      <w:bodyDiv w:val="1"/>
      <w:marLeft w:val="0"/>
      <w:marRight w:val="0"/>
      <w:marTop w:val="0"/>
      <w:marBottom w:val="0"/>
      <w:divBdr>
        <w:top w:val="none" w:sz="0" w:space="0" w:color="auto"/>
        <w:left w:val="none" w:sz="0" w:space="0" w:color="auto"/>
        <w:bottom w:val="none" w:sz="0" w:space="0" w:color="auto"/>
        <w:right w:val="none" w:sz="0" w:space="0" w:color="auto"/>
      </w:divBdr>
    </w:div>
    <w:div w:id="1533960527">
      <w:bodyDiv w:val="1"/>
      <w:marLeft w:val="0"/>
      <w:marRight w:val="0"/>
      <w:marTop w:val="0"/>
      <w:marBottom w:val="0"/>
      <w:divBdr>
        <w:top w:val="none" w:sz="0" w:space="0" w:color="auto"/>
        <w:left w:val="none" w:sz="0" w:space="0" w:color="auto"/>
        <w:bottom w:val="none" w:sz="0" w:space="0" w:color="auto"/>
        <w:right w:val="none" w:sz="0" w:space="0" w:color="auto"/>
      </w:divBdr>
    </w:div>
    <w:div w:id="1534028277">
      <w:bodyDiv w:val="1"/>
      <w:marLeft w:val="0"/>
      <w:marRight w:val="0"/>
      <w:marTop w:val="0"/>
      <w:marBottom w:val="0"/>
      <w:divBdr>
        <w:top w:val="none" w:sz="0" w:space="0" w:color="auto"/>
        <w:left w:val="none" w:sz="0" w:space="0" w:color="auto"/>
        <w:bottom w:val="none" w:sz="0" w:space="0" w:color="auto"/>
        <w:right w:val="none" w:sz="0" w:space="0" w:color="auto"/>
      </w:divBdr>
    </w:div>
    <w:div w:id="1535195607">
      <w:bodyDiv w:val="1"/>
      <w:marLeft w:val="0"/>
      <w:marRight w:val="0"/>
      <w:marTop w:val="0"/>
      <w:marBottom w:val="0"/>
      <w:divBdr>
        <w:top w:val="none" w:sz="0" w:space="0" w:color="auto"/>
        <w:left w:val="none" w:sz="0" w:space="0" w:color="auto"/>
        <w:bottom w:val="none" w:sz="0" w:space="0" w:color="auto"/>
        <w:right w:val="none" w:sz="0" w:space="0" w:color="auto"/>
      </w:divBdr>
    </w:div>
    <w:div w:id="1536623559">
      <w:bodyDiv w:val="1"/>
      <w:marLeft w:val="0"/>
      <w:marRight w:val="0"/>
      <w:marTop w:val="0"/>
      <w:marBottom w:val="0"/>
      <w:divBdr>
        <w:top w:val="none" w:sz="0" w:space="0" w:color="auto"/>
        <w:left w:val="none" w:sz="0" w:space="0" w:color="auto"/>
        <w:bottom w:val="none" w:sz="0" w:space="0" w:color="auto"/>
        <w:right w:val="none" w:sz="0" w:space="0" w:color="auto"/>
      </w:divBdr>
    </w:div>
    <w:div w:id="1536655289">
      <w:bodyDiv w:val="1"/>
      <w:marLeft w:val="0"/>
      <w:marRight w:val="0"/>
      <w:marTop w:val="0"/>
      <w:marBottom w:val="0"/>
      <w:divBdr>
        <w:top w:val="none" w:sz="0" w:space="0" w:color="auto"/>
        <w:left w:val="none" w:sz="0" w:space="0" w:color="auto"/>
        <w:bottom w:val="none" w:sz="0" w:space="0" w:color="auto"/>
        <w:right w:val="none" w:sz="0" w:space="0" w:color="auto"/>
      </w:divBdr>
    </w:div>
    <w:div w:id="1536893260">
      <w:bodyDiv w:val="1"/>
      <w:marLeft w:val="0"/>
      <w:marRight w:val="0"/>
      <w:marTop w:val="0"/>
      <w:marBottom w:val="0"/>
      <w:divBdr>
        <w:top w:val="none" w:sz="0" w:space="0" w:color="auto"/>
        <w:left w:val="none" w:sz="0" w:space="0" w:color="auto"/>
        <w:bottom w:val="none" w:sz="0" w:space="0" w:color="auto"/>
        <w:right w:val="none" w:sz="0" w:space="0" w:color="auto"/>
      </w:divBdr>
    </w:div>
    <w:div w:id="1537698784">
      <w:bodyDiv w:val="1"/>
      <w:marLeft w:val="0"/>
      <w:marRight w:val="0"/>
      <w:marTop w:val="0"/>
      <w:marBottom w:val="0"/>
      <w:divBdr>
        <w:top w:val="none" w:sz="0" w:space="0" w:color="auto"/>
        <w:left w:val="none" w:sz="0" w:space="0" w:color="auto"/>
        <w:bottom w:val="none" w:sz="0" w:space="0" w:color="auto"/>
        <w:right w:val="none" w:sz="0" w:space="0" w:color="auto"/>
      </w:divBdr>
    </w:div>
    <w:div w:id="1537809654">
      <w:bodyDiv w:val="1"/>
      <w:marLeft w:val="0"/>
      <w:marRight w:val="0"/>
      <w:marTop w:val="0"/>
      <w:marBottom w:val="0"/>
      <w:divBdr>
        <w:top w:val="none" w:sz="0" w:space="0" w:color="auto"/>
        <w:left w:val="none" w:sz="0" w:space="0" w:color="auto"/>
        <w:bottom w:val="none" w:sz="0" w:space="0" w:color="auto"/>
        <w:right w:val="none" w:sz="0" w:space="0" w:color="auto"/>
      </w:divBdr>
    </w:div>
    <w:div w:id="1537888979">
      <w:bodyDiv w:val="1"/>
      <w:marLeft w:val="0"/>
      <w:marRight w:val="0"/>
      <w:marTop w:val="0"/>
      <w:marBottom w:val="0"/>
      <w:divBdr>
        <w:top w:val="none" w:sz="0" w:space="0" w:color="auto"/>
        <w:left w:val="none" w:sz="0" w:space="0" w:color="auto"/>
        <w:bottom w:val="none" w:sz="0" w:space="0" w:color="auto"/>
        <w:right w:val="none" w:sz="0" w:space="0" w:color="auto"/>
      </w:divBdr>
    </w:div>
    <w:div w:id="1538006489">
      <w:bodyDiv w:val="1"/>
      <w:marLeft w:val="0"/>
      <w:marRight w:val="0"/>
      <w:marTop w:val="0"/>
      <w:marBottom w:val="0"/>
      <w:divBdr>
        <w:top w:val="none" w:sz="0" w:space="0" w:color="auto"/>
        <w:left w:val="none" w:sz="0" w:space="0" w:color="auto"/>
        <w:bottom w:val="none" w:sz="0" w:space="0" w:color="auto"/>
        <w:right w:val="none" w:sz="0" w:space="0" w:color="auto"/>
      </w:divBdr>
    </w:div>
    <w:div w:id="1538465717">
      <w:bodyDiv w:val="1"/>
      <w:marLeft w:val="0"/>
      <w:marRight w:val="0"/>
      <w:marTop w:val="0"/>
      <w:marBottom w:val="0"/>
      <w:divBdr>
        <w:top w:val="none" w:sz="0" w:space="0" w:color="auto"/>
        <w:left w:val="none" w:sz="0" w:space="0" w:color="auto"/>
        <w:bottom w:val="none" w:sz="0" w:space="0" w:color="auto"/>
        <w:right w:val="none" w:sz="0" w:space="0" w:color="auto"/>
      </w:divBdr>
    </w:div>
    <w:div w:id="1538660908">
      <w:bodyDiv w:val="1"/>
      <w:marLeft w:val="0"/>
      <w:marRight w:val="0"/>
      <w:marTop w:val="0"/>
      <w:marBottom w:val="0"/>
      <w:divBdr>
        <w:top w:val="none" w:sz="0" w:space="0" w:color="auto"/>
        <w:left w:val="none" w:sz="0" w:space="0" w:color="auto"/>
        <w:bottom w:val="none" w:sz="0" w:space="0" w:color="auto"/>
        <w:right w:val="none" w:sz="0" w:space="0" w:color="auto"/>
      </w:divBdr>
    </w:div>
    <w:div w:id="1538737083">
      <w:bodyDiv w:val="1"/>
      <w:marLeft w:val="0"/>
      <w:marRight w:val="0"/>
      <w:marTop w:val="0"/>
      <w:marBottom w:val="0"/>
      <w:divBdr>
        <w:top w:val="none" w:sz="0" w:space="0" w:color="auto"/>
        <w:left w:val="none" w:sz="0" w:space="0" w:color="auto"/>
        <w:bottom w:val="none" w:sz="0" w:space="0" w:color="auto"/>
        <w:right w:val="none" w:sz="0" w:space="0" w:color="auto"/>
      </w:divBdr>
    </w:div>
    <w:div w:id="1538815246">
      <w:bodyDiv w:val="1"/>
      <w:marLeft w:val="0"/>
      <w:marRight w:val="0"/>
      <w:marTop w:val="0"/>
      <w:marBottom w:val="0"/>
      <w:divBdr>
        <w:top w:val="none" w:sz="0" w:space="0" w:color="auto"/>
        <w:left w:val="none" w:sz="0" w:space="0" w:color="auto"/>
        <w:bottom w:val="none" w:sz="0" w:space="0" w:color="auto"/>
        <w:right w:val="none" w:sz="0" w:space="0" w:color="auto"/>
      </w:divBdr>
    </w:div>
    <w:div w:id="1540126181">
      <w:bodyDiv w:val="1"/>
      <w:marLeft w:val="0"/>
      <w:marRight w:val="0"/>
      <w:marTop w:val="0"/>
      <w:marBottom w:val="0"/>
      <w:divBdr>
        <w:top w:val="none" w:sz="0" w:space="0" w:color="auto"/>
        <w:left w:val="none" w:sz="0" w:space="0" w:color="auto"/>
        <w:bottom w:val="none" w:sz="0" w:space="0" w:color="auto"/>
        <w:right w:val="none" w:sz="0" w:space="0" w:color="auto"/>
      </w:divBdr>
    </w:div>
    <w:div w:id="1540973282">
      <w:bodyDiv w:val="1"/>
      <w:marLeft w:val="0"/>
      <w:marRight w:val="0"/>
      <w:marTop w:val="0"/>
      <w:marBottom w:val="0"/>
      <w:divBdr>
        <w:top w:val="none" w:sz="0" w:space="0" w:color="auto"/>
        <w:left w:val="none" w:sz="0" w:space="0" w:color="auto"/>
        <w:bottom w:val="none" w:sz="0" w:space="0" w:color="auto"/>
        <w:right w:val="none" w:sz="0" w:space="0" w:color="auto"/>
      </w:divBdr>
    </w:div>
    <w:div w:id="1541043797">
      <w:bodyDiv w:val="1"/>
      <w:marLeft w:val="0"/>
      <w:marRight w:val="0"/>
      <w:marTop w:val="0"/>
      <w:marBottom w:val="0"/>
      <w:divBdr>
        <w:top w:val="none" w:sz="0" w:space="0" w:color="auto"/>
        <w:left w:val="none" w:sz="0" w:space="0" w:color="auto"/>
        <w:bottom w:val="none" w:sz="0" w:space="0" w:color="auto"/>
        <w:right w:val="none" w:sz="0" w:space="0" w:color="auto"/>
      </w:divBdr>
    </w:div>
    <w:div w:id="1541473324">
      <w:bodyDiv w:val="1"/>
      <w:marLeft w:val="0"/>
      <w:marRight w:val="0"/>
      <w:marTop w:val="0"/>
      <w:marBottom w:val="0"/>
      <w:divBdr>
        <w:top w:val="none" w:sz="0" w:space="0" w:color="auto"/>
        <w:left w:val="none" w:sz="0" w:space="0" w:color="auto"/>
        <w:bottom w:val="none" w:sz="0" w:space="0" w:color="auto"/>
        <w:right w:val="none" w:sz="0" w:space="0" w:color="auto"/>
      </w:divBdr>
    </w:div>
    <w:div w:id="1542328400">
      <w:bodyDiv w:val="1"/>
      <w:marLeft w:val="0"/>
      <w:marRight w:val="0"/>
      <w:marTop w:val="0"/>
      <w:marBottom w:val="0"/>
      <w:divBdr>
        <w:top w:val="none" w:sz="0" w:space="0" w:color="auto"/>
        <w:left w:val="none" w:sz="0" w:space="0" w:color="auto"/>
        <w:bottom w:val="none" w:sz="0" w:space="0" w:color="auto"/>
        <w:right w:val="none" w:sz="0" w:space="0" w:color="auto"/>
      </w:divBdr>
    </w:div>
    <w:div w:id="1543515229">
      <w:bodyDiv w:val="1"/>
      <w:marLeft w:val="0"/>
      <w:marRight w:val="0"/>
      <w:marTop w:val="0"/>
      <w:marBottom w:val="0"/>
      <w:divBdr>
        <w:top w:val="none" w:sz="0" w:space="0" w:color="auto"/>
        <w:left w:val="none" w:sz="0" w:space="0" w:color="auto"/>
        <w:bottom w:val="none" w:sz="0" w:space="0" w:color="auto"/>
        <w:right w:val="none" w:sz="0" w:space="0" w:color="auto"/>
      </w:divBdr>
    </w:div>
    <w:div w:id="1544057685">
      <w:bodyDiv w:val="1"/>
      <w:marLeft w:val="0"/>
      <w:marRight w:val="0"/>
      <w:marTop w:val="0"/>
      <w:marBottom w:val="0"/>
      <w:divBdr>
        <w:top w:val="none" w:sz="0" w:space="0" w:color="auto"/>
        <w:left w:val="none" w:sz="0" w:space="0" w:color="auto"/>
        <w:bottom w:val="none" w:sz="0" w:space="0" w:color="auto"/>
        <w:right w:val="none" w:sz="0" w:space="0" w:color="auto"/>
      </w:divBdr>
    </w:div>
    <w:div w:id="1544252042">
      <w:bodyDiv w:val="1"/>
      <w:marLeft w:val="0"/>
      <w:marRight w:val="0"/>
      <w:marTop w:val="0"/>
      <w:marBottom w:val="0"/>
      <w:divBdr>
        <w:top w:val="none" w:sz="0" w:space="0" w:color="auto"/>
        <w:left w:val="none" w:sz="0" w:space="0" w:color="auto"/>
        <w:bottom w:val="none" w:sz="0" w:space="0" w:color="auto"/>
        <w:right w:val="none" w:sz="0" w:space="0" w:color="auto"/>
      </w:divBdr>
    </w:div>
    <w:div w:id="1544367782">
      <w:bodyDiv w:val="1"/>
      <w:marLeft w:val="0"/>
      <w:marRight w:val="0"/>
      <w:marTop w:val="0"/>
      <w:marBottom w:val="0"/>
      <w:divBdr>
        <w:top w:val="none" w:sz="0" w:space="0" w:color="auto"/>
        <w:left w:val="none" w:sz="0" w:space="0" w:color="auto"/>
        <w:bottom w:val="none" w:sz="0" w:space="0" w:color="auto"/>
        <w:right w:val="none" w:sz="0" w:space="0" w:color="auto"/>
      </w:divBdr>
    </w:div>
    <w:div w:id="1544975496">
      <w:bodyDiv w:val="1"/>
      <w:marLeft w:val="0"/>
      <w:marRight w:val="0"/>
      <w:marTop w:val="0"/>
      <w:marBottom w:val="0"/>
      <w:divBdr>
        <w:top w:val="none" w:sz="0" w:space="0" w:color="auto"/>
        <w:left w:val="none" w:sz="0" w:space="0" w:color="auto"/>
        <w:bottom w:val="none" w:sz="0" w:space="0" w:color="auto"/>
        <w:right w:val="none" w:sz="0" w:space="0" w:color="auto"/>
      </w:divBdr>
    </w:div>
    <w:div w:id="1545171977">
      <w:bodyDiv w:val="1"/>
      <w:marLeft w:val="0"/>
      <w:marRight w:val="0"/>
      <w:marTop w:val="0"/>
      <w:marBottom w:val="0"/>
      <w:divBdr>
        <w:top w:val="none" w:sz="0" w:space="0" w:color="auto"/>
        <w:left w:val="none" w:sz="0" w:space="0" w:color="auto"/>
        <w:bottom w:val="none" w:sz="0" w:space="0" w:color="auto"/>
        <w:right w:val="none" w:sz="0" w:space="0" w:color="auto"/>
      </w:divBdr>
    </w:div>
    <w:div w:id="1545366026">
      <w:bodyDiv w:val="1"/>
      <w:marLeft w:val="0"/>
      <w:marRight w:val="0"/>
      <w:marTop w:val="0"/>
      <w:marBottom w:val="0"/>
      <w:divBdr>
        <w:top w:val="none" w:sz="0" w:space="0" w:color="auto"/>
        <w:left w:val="none" w:sz="0" w:space="0" w:color="auto"/>
        <w:bottom w:val="none" w:sz="0" w:space="0" w:color="auto"/>
        <w:right w:val="none" w:sz="0" w:space="0" w:color="auto"/>
      </w:divBdr>
    </w:div>
    <w:div w:id="1545479529">
      <w:bodyDiv w:val="1"/>
      <w:marLeft w:val="0"/>
      <w:marRight w:val="0"/>
      <w:marTop w:val="0"/>
      <w:marBottom w:val="0"/>
      <w:divBdr>
        <w:top w:val="none" w:sz="0" w:space="0" w:color="auto"/>
        <w:left w:val="none" w:sz="0" w:space="0" w:color="auto"/>
        <w:bottom w:val="none" w:sz="0" w:space="0" w:color="auto"/>
        <w:right w:val="none" w:sz="0" w:space="0" w:color="auto"/>
      </w:divBdr>
    </w:div>
    <w:div w:id="1547445598">
      <w:bodyDiv w:val="1"/>
      <w:marLeft w:val="0"/>
      <w:marRight w:val="0"/>
      <w:marTop w:val="0"/>
      <w:marBottom w:val="0"/>
      <w:divBdr>
        <w:top w:val="none" w:sz="0" w:space="0" w:color="auto"/>
        <w:left w:val="none" w:sz="0" w:space="0" w:color="auto"/>
        <w:bottom w:val="none" w:sz="0" w:space="0" w:color="auto"/>
        <w:right w:val="none" w:sz="0" w:space="0" w:color="auto"/>
      </w:divBdr>
    </w:div>
    <w:div w:id="1547640428">
      <w:bodyDiv w:val="1"/>
      <w:marLeft w:val="0"/>
      <w:marRight w:val="0"/>
      <w:marTop w:val="0"/>
      <w:marBottom w:val="0"/>
      <w:divBdr>
        <w:top w:val="none" w:sz="0" w:space="0" w:color="auto"/>
        <w:left w:val="none" w:sz="0" w:space="0" w:color="auto"/>
        <w:bottom w:val="none" w:sz="0" w:space="0" w:color="auto"/>
        <w:right w:val="none" w:sz="0" w:space="0" w:color="auto"/>
      </w:divBdr>
    </w:div>
    <w:div w:id="1547793906">
      <w:bodyDiv w:val="1"/>
      <w:marLeft w:val="0"/>
      <w:marRight w:val="0"/>
      <w:marTop w:val="0"/>
      <w:marBottom w:val="0"/>
      <w:divBdr>
        <w:top w:val="none" w:sz="0" w:space="0" w:color="auto"/>
        <w:left w:val="none" w:sz="0" w:space="0" w:color="auto"/>
        <w:bottom w:val="none" w:sz="0" w:space="0" w:color="auto"/>
        <w:right w:val="none" w:sz="0" w:space="0" w:color="auto"/>
      </w:divBdr>
    </w:div>
    <w:div w:id="1548251834">
      <w:bodyDiv w:val="1"/>
      <w:marLeft w:val="0"/>
      <w:marRight w:val="0"/>
      <w:marTop w:val="0"/>
      <w:marBottom w:val="0"/>
      <w:divBdr>
        <w:top w:val="none" w:sz="0" w:space="0" w:color="auto"/>
        <w:left w:val="none" w:sz="0" w:space="0" w:color="auto"/>
        <w:bottom w:val="none" w:sz="0" w:space="0" w:color="auto"/>
        <w:right w:val="none" w:sz="0" w:space="0" w:color="auto"/>
      </w:divBdr>
    </w:div>
    <w:div w:id="1548301477">
      <w:bodyDiv w:val="1"/>
      <w:marLeft w:val="0"/>
      <w:marRight w:val="0"/>
      <w:marTop w:val="0"/>
      <w:marBottom w:val="0"/>
      <w:divBdr>
        <w:top w:val="none" w:sz="0" w:space="0" w:color="auto"/>
        <w:left w:val="none" w:sz="0" w:space="0" w:color="auto"/>
        <w:bottom w:val="none" w:sz="0" w:space="0" w:color="auto"/>
        <w:right w:val="none" w:sz="0" w:space="0" w:color="auto"/>
      </w:divBdr>
    </w:div>
    <w:div w:id="1548371706">
      <w:bodyDiv w:val="1"/>
      <w:marLeft w:val="0"/>
      <w:marRight w:val="0"/>
      <w:marTop w:val="0"/>
      <w:marBottom w:val="0"/>
      <w:divBdr>
        <w:top w:val="none" w:sz="0" w:space="0" w:color="auto"/>
        <w:left w:val="none" w:sz="0" w:space="0" w:color="auto"/>
        <w:bottom w:val="none" w:sz="0" w:space="0" w:color="auto"/>
        <w:right w:val="none" w:sz="0" w:space="0" w:color="auto"/>
      </w:divBdr>
    </w:div>
    <w:div w:id="1548562307">
      <w:bodyDiv w:val="1"/>
      <w:marLeft w:val="0"/>
      <w:marRight w:val="0"/>
      <w:marTop w:val="0"/>
      <w:marBottom w:val="0"/>
      <w:divBdr>
        <w:top w:val="none" w:sz="0" w:space="0" w:color="auto"/>
        <w:left w:val="none" w:sz="0" w:space="0" w:color="auto"/>
        <w:bottom w:val="none" w:sz="0" w:space="0" w:color="auto"/>
        <w:right w:val="none" w:sz="0" w:space="0" w:color="auto"/>
      </w:divBdr>
    </w:div>
    <w:div w:id="1548683626">
      <w:bodyDiv w:val="1"/>
      <w:marLeft w:val="0"/>
      <w:marRight w:val="0"/>
      <w:marTop w:val="0"/>
      <w:marBottom w:val="0"/>
      <w:divBdr>
        <w:top w:val="none" w:sz="0" w:space="0" w:color="auto"/>
        <w:left w:val="none" w:sz="0" w:space="0" w:color="auto"/>
        <w:bottom w:val="none" w:sz="0" w:space="0" w:color="auto"/>
        <w:right w:val="none" w:sz="0" w:space="0" w:color="auto"/>
      </w:divBdr>
    </w:div>
    <w:div w:id="1548950679">
      <w:bodyDiv w:val="1"/>
      <w:marLeft w:val="0"/>
      <w:marRight w:val="0"/>
      <w:marTop w:val="0"/>
      <w:marBottom w:val="0"/>
      <w:divBdr>
        <w:top w:val="none" w:sz="0" w:space="0" w:color="auto"/>
        <w:left w:val="none" w:sz="0" w:space="0" w:color="auto"/>
        <w:bottom w:val="none" w:sz="0" w:space="0" w:color="auto"/>
        <w:right w:val="none" w:sz="0" w:space="0" w:color="auto"/>
      </w:divBdr>
    </w:div>
    <w:div w:id="1550267766">
      <w:bodyDiv w:val="1"/>
      <w:marLeft w:val="0"/>
      <w:marRight w:val="0"/>
      <w:marTop w:val="0"/>
      <w:marBottom w:val="0"/>
      <w:divBdr>
        <w:top w:val="none" w:sz="0" w:space="0" w:color="auto"/>
        <w:left w:val="none" w:sz="0" w:space="0" w:color="auto"/>
        <w:bottom w:val="none" w:sz="0" w:space="0" w:color="auto"/>
        <w:right w:val="none" w:sz="0" w:space="0" w:color="auto"/>
      </w:divBdr>
    </w:div>
    <w:div w:id="1550914315">
      <w:bodyDiv w:val="1"/>
      <w:marLeft w:val="0"/>
      <w:marRight w:val="0"/>
      <w:marTop w:val="0"/>
      <w:marBottom w:val="0"/>
      <w:divBdr>
        <w:top w:val="none" w:sz="0" w:space="0" w:color="auto"/>
        <w:left w:val="none" w:sz="0" w:space="0" w:color="auto"/>
        <w:bottom w:val="none" w:sz="0" w:space="0" w:color="auto"/>
        <w:right w:val="none" w:sz="0" w:space="0" w:color="auto"/>
      </w:divBdr>
    </w:div>
    <w:div w:id="1551040554">
      <w:bodyDiv w:val="1"/>
      <w:marLeft w:val="0"/>
      <w:marRight w:val="0"/>
      <w:marTop w:val="0"/>
      <w:marBottom w:val="0"/>
      <w:divBdr>
        <w:top w:val="none" w:sz="0" w:space="0" w:color="auto"/>
        <w:left w:val="none" w:sz="0" w:space="0" w:color="auto"/>
        <w:bottom w:val="none" w:sz="0" w:space="0" w:color="auto"/>
        <w:right w:val="none" w:sz="0" w:space="0" w:color="auto"/>
      </w:divBdr>
    </w:div>
    <w:div w:id="1551841081">
      <w:bodyDiv w:val="1"/>
      <w:marLeft w:val="0"/>
      <w:marRight w:val="0"/>
      <w:marTop w:val="0"/>
      <w:marBottom w:val="0"/>
      <w:divBdr>
        <w:top w:val="none" w:sz="0" w:space="0" w:color="auto"/>
        <w:left w:val="none" w:sz="0" w:space="0" w:color="auto"/>
        <w:bottom w:val="none" w:sz="0" w:space="0" w:color="auto"/>
        <w:right w:val="none" w:sz="0" w:space="0" w:color="auto"/>
      </w:divBdr>
    </w:div>
    <w:div w:id="1551844650">
      <w:bodyDiv w:val="1"/>
      <w:marLeft w:val="0"/>
      <w:marRight w:val="0"/>
      <w:marTop w:val="0"/>
      <w:marBottom w:val="0"/>
      <w:divBdr>
        <w:top w:val="none" w:sz="0" w:space="0" w:color="auto"/>
        <w:left w:val="none" w:sz="0" w:space="0" w:color="auto"/>
        <w:bottom w:val="none" w:sz="0" w:space="0" w:color="auto"/>
        <w:right w:val="none" w:sz="0" w:space="0" w:color="auto"/>
      </w:divBdr>
    </w:div>
    <w:div w:id="1551963530">
      <w:bodyDiv w:val="1"/>
      <w:marLeft w:val="0"/>
      <w:marRight w:val="0"/>
      <w:marTop w:val="0"/>
      <w:marBottom w:val="0"/>
      <w:divBdr>
        <w:top w:val="none" w:sz="0" w:space="0" w:color="auto"/>
        <w:left w:val="none" w:sz="0" w:space="0" w:color="auto"/>
        <w:bottom w:val="none" w:sz="0" w:space="0" w:color="auto"/>
        <w:right w:val="none" w:sz="0" w:space="0" w:color="auto"/>
      </w:divBdr>
    </w:div>
    <w:div w:id="1552040690">
      <w:bodyDiv w:val="1"/>
      <w:marLeft w:val="0"/>
      <w:marRight w:val="0"/>
      <w:marTop w:val="0"/>
      <w:marBottom w:val="0"/>
      <w:divBdr>
        <w:top w:val="none" w:sz="0" w:space="0" w:color="auto"/>
        <w:left w:val="none" w:sz="0" w:space="0" w:color="auto"/>
        <w:bottom w:val="none" w:sz="0" w:space="0" w:color="auto"/>
        <w:right w:val="none" w:sz="0" w:space="0" w:color="auto"/>
      </w:divBdr>
    </w:div>
    <w:div w:id="1552185218">
      <w:bodyDiv w:val="1"/>
      <w:marLeft w:val="0"/>
      <w:marRight w:val="0"/>
      <w:marTop w:val="0"/>
      <w:marBottom w:val="0"/>
      <w:divBdr>
        <w:top w:val="none" w:sz="0" w:space="0" w:color="auto"/>
        <w:left w:val="none" w:sz="0" w:space="0" w:color="auto"/>
        <w:bottom w:val="none" w:sz="0" w:space="0" w:color="auto"/>
        <w:right w:val="none" w:sz="0" w:space="0" w:color="auto"/>
      </w:divBdr>
    </w:div>
    <w:div w:id="1552423328">
      <w:bodyDiv w:val="1"/>
      <w:marLeft w:val="0"/>
      <w:marRight w:val="0"/>
      <w:marTop w:val="0"/>
      <w:marBottom w:val="0"/>
      <w:divBdr>
        <w:top w:val="none" w:sz="0" w:space="0" w:color="auto"/>
        <w:left w:val="none" w:sz="0" w:space="0" w:color="auto"/>
        <w:bottom w:val="none" w:sz="0" w:space="0" w:color="auto"/>
        <w:right w:val="none" w:sz="0" w:space="0" w:color="auto"/>
      </w:divBdr>
    </w:div>
    <w:div w:id="1553225699">
      <w:bodyDiv w:val="1"/>
      <w:marLeft w:val="0"/>
      <w:marRight w:val="0"/>
      <w:marTop w:val="0"/>
      <w:marBottom w:val="0"/>
      <w:divBdr>
        <w:top w:val="none" w:sz="0" w:space="0" w:color="auto"/>
        <w:left w:val="none" w:sz="0" w:space="0" w:color="auto"/>
        <w:bottom w:val="none" w:sz="0" w:space="0" w:color="auto"/>
        <w:right w:val="none" w:sz="0" w:space="0" w:color="auto"/>
      </w:divBdr>
    </w:div>
    <w:div w:id="1553688578">
      <w:bodyDiv w:val="1"/>
      <w:marLeft w:val="0"/>
      <w:marRight w:val="0"/>
      <w:marTop w:val="0"/>
      <w:marBottom w:val="0"/>
      <w:divBdr>
        <w:top w:val="none" w:sz="0" w:space="0" w:color="auto"/>
        <w:left w:val="none" w:sz="0" w:space="0" w:color="auto"/>
        <w:bottom w:val="none" w:sz="0" w:space="0" w:color="auto"/>
        <w:right w:val="none" w:sz="0" w:space="0" w:color="auto"/>
      </w:divBdr>
    </w:div>
    <w:div w:id="1553809758">
      <w:bodyDiv w:val="1"/>
      <w:marLeft w:val="0"/>
      <w:marRight w:val="0"/>
      <w:marTop w:val="0"/>
      <w:marBottom w:val="0"/>
      <w:divBdr>
        <w:top w:val="none" w:sz="0" w:space="0" w:color="auto"/>
        <w:left w:val="none" w:sz="0" w:space="0" w:color="auto"/>
        <w:bottom w:val="none" w:sz="0" w:space="0" w:color="auto"/>
        <w:right w:val="none" w:sz="0" w:space="0" w:color="auto"/>
      </w:divBdr>
    </w:div>
    <w:div w:id="1554076155">
      <w:bodyDiv w:val="1"/>
      <w:marLeft w:val="0"/>
      <w:marRight w:val="0"/>
      <w:marTop w:val="0"/>
      <w:marBottom w:val="0"/>
      <w:divBdr>
        <w:top w:val="none" w:sz="0" w:space="0" w:color="auto"/>
        <w:left w:val="none" w:sz="0" w:space="0" w:color="auto"/>
        <w:bottom w:val="none" w:sz="0" w:space="0" w:color="auto"/>
        <w:right w:val="none" w:sz="0" w:space="0" w:color="auto"/>
      </w:divBdr>
    </w:div>
    <w:div w:id="1554346425">
      <w:bodyDiv w:val="1"/>
      <w:marLeft w:val="0"/>
      <w:marRight w:val="0"/>
      <w:marTop w:val="0"/>
      <w:marBottom w:val="0"/>
      <w:divBdr>
        <w:top w:val="none" w:sz="0" w:space="0" w:color="auto"/>
        <w:left w:val="none" w:sz="0" w:space="0" w:color="auto"/>
        <w:bottom w:val="none" w:sz="0" w:space="0" w:color="auto"/>
        <w:right w:val="none" w:sz="0" w:space="0" w:color="auto"/>
      </w:divBdr>
    </w:div>
    <w:div w:id="1554539450">
      <w:bodyDiv w:val="1"/>
      <w:marLeft w:val="0"/>
      <w:marRight w:val="0"/>
      <w:marTop w:val="0"/>
      <w:marBottom w:val="0"/>
      <w:divBdr>
        <w:top w:val="none" w:sz="0" w:space="0" w:color="auto"/>
        <w:left w:val="none" w:sz="0" w:space="0" w:color="auto"/>
        <w:bottom w:val="none" w:sz="0" w:space="0" w:color="auto"/>
        <w:right w:val="none" w:sz="0" w:space="0" w:color="auto"/>
      </w:divBdr>
    </w:div>
    <w:div w:id="1554928245">
      <w:bodyDiv w:val="1"/>
      <w:marLeft w:val="0"/>
      <w:marRight w:val="0"/>
      <w:marTop w:val="0"/>
      <w:marBottom w:val="0"/>
      <w:divBdr>
        <w:top w:val="none" w:sz="0" w:space="0" w:color="auto"/>
        <w:left w:val="none" w:sz="0" w:space="0" w:color="auto"/>
        <w:bottom w:val="none" w:sz="0" w:space="0" w:color="auto"/>
        <w:right w:val="none" w:sz="0" w:space="0" w:color="auto"/>
      </w:divBdr>
    </w:div>
    <w:div w:id="1555846364">
      <w:bodyDiv w:val="1"/>
      <w:marLeft w:val="0"/>
      <w:marRight w:val="0"/>
      <w:marTop w:val="0"/>
      <w:marBottom w:val="0"/>
      <w:divBdr>
        <w:top w:val="none" w:sz="0" w:space="0" w:color="auto"/>
        <w:left w:val="none" w:sz="0" w:space="0" w:color="auto"/>
        <w:bottom w:val="none" w:sz="0" w:space="0" w:color="auto"/>
        <w:right w:val="none" w:sz="0" w:space="0" w:color="auto"/>
      </w:divBdr>
    </w:div>
    <w:div w:id="1555921878">
      <w:bodyDiv w:val="1"/>
      <w:marLeft w:val="0"/>
      <w:marRight w:val="0"/>
      <w:marTop w:val="0"/>
      <w:marBottom w:val="0"/>
      <w:divBdr>
        <w:top w:val="none" w:sz="0" w:space="0" w:color="auto"/>
        <w:left w:val="none" w:sz="0" w:space="0" w:color="auto"/>
        <w:bottom w:val="none" w:sz="0" w:space="0" w:color="auto"/>
        <w:right w:val="none" w:sz="0" w:space="0" w:color="auto"/>
      </w:divBdr>
    </w:div>
    <w:div w:id="1556350477">
      <w:bodyDiv w:val="1"/>
      <w:marLeft w:val="0"/>
      <w:marRight w:val="0"/>
      <w:marTop w:val="0"/>
      <w:marBottom w:val="0"/>
      <w:divBdr>
        <w:top w:val="none" w:sz="0" w:space="0" w:color="auto"/>
        <w:left w:val="none" w:sz="0" w:space="0" w:color="auto"/>
        <w:bottom w:val="none" w:sz="0" w:space="0" w:color="auto"/>
        <w:right w:val="none" w:sz="0" w:space="0" w:color="auto"/>
      </w:divBdr>
    </w:div>
    <w:div w:id="1557618089">
      <w:bodyDiv w:val="1"/>
      <w:marLeft w:val="0"/>
      <w:marRight w:val="0"/>
      <w:marTop w:val="0"/>
      <w:marBottom w:val="0"/>
      <w:divBdr>
        <w:top w:val="none" w:sz="0" w:space="0" w:color="auto"/>
        <w:left w:val="none" w:sz="0" w:space="0" w:color="auto"/>
        <w:bottom w:val="none" w:sz="0" w:space="0" w:color="auto"/>
        <w:right w:val="none" w:sz="0" w:space="0" w:color="auto"/>
      </w:divBdr>
    </w:div>
    <w:div w:id="1558203133">
      <w:bodyDiv w:val="1"/>
      <w:marLeft w:val="0"/>
      <w:marRight w:val="0"/>
      <w:marTop w:val="0"/>
      <w:marBottom w:val="0"/>
      <w:divBdr>
        <w:top w:val="none" w:sz="0" w:space="0" w:color="auto"/>
        <w:left w:val="none" w:sz="0" w:space="0" w:color="auto"/>
        <w:bottom w:val="none" w:sz="0" w:space="0" w:color="auto"/>
        <w:right w:val="none" w:sz="0" w:space="0" w:color="auto"/>
      </w:divBdr>
    </w:div>
    <w:div w:id="1558397276">
      <w:bodyDiv w:val="1"/>
      <w:marLeft w:val="0"/>
      <w:marRight w:val="0"/>
      <w:marTop w:val="0"/>
      <w:marBottom w:val="0"/>
      <w:divBdr>
        <w:top w:val="none" w:sz="0" w:space="0" w:color="auto"/>
        <w:left w:val="none" w:sz="0" w:space="0" w:color="auto"/>
        <w:bottom w:val="none" w:sz="0" w:space="0" w:color="auto"/>
        <w:right w:val="none" w:sz="0" w:space="0" w:color="auto"/>
      </w:divBdr>
    </w:div>
    <w:div w:id="1558591082">
      <w:bodyDiv w:val="1"/>
      <w:marLeft w:val="0"/>
      <w:marRight w:val="0"/>
      <w:marTop w:val="0"/>
      <w:marBottom w:val="0"/>
      <w:divBdr>
        <w:top w:val="none" w:sz="0" w:space="0" w:color="auto"/>
        <w:left w:val="none" w:sz="0" w:space="0" w:color="auto"/>
        <w:bottom w:val="none" w:sz="0" w:space="0" w:color="auto"/>
        <w:right w:val="none" w:sz="0" w:space="0" w:color="auto"/>
      </w:divBdr>
    </w:div>
    <w:div w:id="1558668087">
      <w:bodyDiv w:val="1"/>
      <w:marLeft w:val="0"/>
      <w:marRight w:val="0"/>
      <w:marTop w:val="0"/>
      <w:marBottom w:val="0"/>
      <w:divBdr>
        <w:top w:val="none" w:sz="0" w:space="0" w:color="auto"/>
        <w:left w:val="none" w:sz="0" w:space="0" w:color="auto"/>
        <w:bottom w:val="none" w:sz="0" w:space="0" w:color="auto"/>
        <w:right w:val="none" w:sz="0" w:space="0" w:color="auto"/>
      </w:divBdr>
    </w:div>
    <w:div w:id="1559240740">
      <w:bodyDiv w:val="1"/>
      <w:marLeft w:val="0"/>
      <w:marRight w:val="0"/>
      <w:marTop w:val="0"/>
      <w:marBottom w:val="0"/>
      <w:divBdr>
        <w:top w:val="none" w:sz="0" w:space="0" w:color="auto"/>
        <w:left w:val="none" w:sz="0" w:space="0" w:color="auto"/>
        <w:bottom w:val="none" w:sz="0" w:space="0" w:color="auto"/>
        <w:right w:val="none" w:sz="0" w:space="0" w:color="auto"/>
      </w:divBdr>
    </w:div>
    <w:div w:id="1559434248">
      <w:bodyDiv w:val="1"/>
      <w:marLeft w:val="0"/>
      <w:marRight w:val="0"/>
      <w:marTop w:val="0"/>
      <w:marBottom w:val="0"/>
      <w:divBdr>
        <w:top w:val="none" w:sz="0" w:space="0" w:color="auto"/>
        <w:left w:val="none" w:sz="0" w:space="0" w:color="auto"/>
        <w:bottom w:val="none" w:sz="0" w:space="0" w:color="auto"/>
        <w:right w:val="none" w:sz="0" w:space="0" w:color="auto"/>
      </w:divBdr>
    </w:div>
    <w:div w:id="1559591090">
      <w:bodyDiv w:val="1"/>
      <w:marLeft w:val="0"/>
      <w:marRight w:val="0"/>
      <w:marTop w:val="0"/>
      <w:marBottom w:val="0"/>
      <w:divBdr>
        <w:top w:val="none" w:sz="0" w:space="0" w:color="auto"/>
        <w:left w:val="none" w:sz="0" w:space="0" w:color="auto"/>
        <w:bottom w:val="none" w:sz="0" w:space="0" w:color="auto"/>
        <w:right w:val="none" w:sz="0" w:space="0" w:color="auto"/>
      </w:divBdr>
    </w:div>
    <w:div w:id="1560743632">
      <w:bodyDiv w:val="1"/>
      <w:marLeft w:val="0"/>
      <w:marRight w:val="0"/>
      <w:marTop w:val="0"/>
      <w:marBottom w:val="0"/>
      <w:divBdr>
        <w:top w:val="none" w:sz="0" w:space="0" w:color="auto"/>
        <w:left w:val="none" w:sz="0" w:space="0" w:color="auto"/>
        <w:bottom w:val="none" w:sz="0" w:space="0" w:color="auto"/>
        <w:right w:val="none" w:sz="0" w:space="0" w:color="auto"/>
      </w:divBdr>
    </w:div>
    <w:div w:id="1561213836">
      <w:bodyDiv w:val="1"/>
      <w:marLeft w:val="0"/>
      <w:marRight w:val="0"/>
      <w:marTop w:val="0"/>
      <w:marBottom w:val="0"/>
      <w:divBdr>
        <w:top w:val="none" w:sz="0" w:space="0" w:color="auto"/>
        <w:left w:val="none" w:sz="0" w:space="0" w:color="auto"/>
        <w:bottom w:val="none" w:sz="0" w:space="0" w:color="auto"/>
        <w:right w:val="none" w:sz="0" w:space="0" w:color="auto"/>
      </w:divBdr>
    </w:div>
    <w:div w:id="1561330432">
      <w:bodyDiv w:val="1"/>
      <w:marLeft w:val="0"/>
      <w:marRight w:val="0"/>
      <w:marTop w:val="0"/>
      <w:marBottom w:val="0"/>
      <w:divBdr>
        <w:top w:val="none" w:sz="0" w:space="0" w:color="auto"/>
        <w:left w:val="none" w:sz="0" w:space="0" w:color="auto"/>
        <w:bottom w:val="none" w:sz="0" w:space="0" w:color="auto"/>
        <w:right w:val="none" w:sz="0" w:space="0" w:color="auto"/>
      </w:divBdr>
    </w:div>
    <w:div w:id="1561407918">
      <w:bodyDiv w:val="1"/>
      <w:marLeft w:val="0"/>
      <w:marRight w:val="0"/>
      <w:marTop w:val="0"/>
      <w:marBottom w:val="0"/>
      <w:divBdr>
        <w:top w:val="none" w:sz="0" w:space="0" w:color="auto"/>
        <w:left w:val="none" w:sz="0" w:space="0" w:color="auto"/>
        <w:bottom w:val="none" w:sz="0" w:space="0" w:color="auto"/>
        <w:right w:val="none" w:sz="0" w:space="0" w:color="auto"/>
      </w:divBdr>
    </w:div>
    <w:div w:id="1562016741">
      <w:bodyDiv w:val="1"/>
      <w:marLeft w:val="0"/>
      <w:marRight w:val="0"/>
      <w:marTop w:val="0"/>
      <w:marBottom w:val="0"/>
      <w:divBdr>
        <w:top w:val="none" w:sz="0" w:space="0" w:color="auto"/>
        <w:left w:val="none" w:sz="0" w:space="0" w:color="auto"/>
        <w:bottom w:val="none" w:sz="0" w:space="0" w:color="auto"/>
        <w:right w:val="none" w:sz="0" w:space="0" w:color="auto"/>
      </w:divBdr>
    </w:div>
    <w:div w:id="1562061668">
      <w:bodyDiv w:val="1"/>
      <w:marLeft w:val="0"/>
      <w:marRight w:val="0"/>
      <w:marTop w:val="0"/>
      <w:marBottom w:val="0"/>
      <w:divBdr>
        <w:top w:val="none" w:sz="0" w:space="0" w:color="auto"/>
        <w:left w:val="none" w:sz="0" w:space="0" w:color="auto"/>
        <w:bottom w:val="none" w:sz="0" w:space="0" w:color="auto"/>
        <w:right w:val="none" w:sz="0" w:space="0" w:color="auto"/>
      </w:divBdr>
    </w:div>
    <w:div w:id="1562136374">
      <w:bodyDiv w:val="1"/>
      <w:marLeft w:val="0"/>
      <w:marRight w:val="0"/>
      <w:marTop w:val="0"/>
      <w:marBottom w:val="0"/>
      <w:divBdr>
        <w:top w:val="none" w:sz="0" w:space="0" w:color="auto"/>
        <w:left w:val="none" w:sz="0" w:space="0" w:color="auto"/>
        <w:bottom w:val="none" w:sz="0" w:space="0" w:color="auto"/>
        <w:right w:val="none" w:sz="0" w:space="0" w:color="auto"/>
      </w:divBdr>
    </w:div>
    <w:div w:id="1562136832">
      <w:bodyDiv w:val="1"/>
      <w:marLeft w:val="0"/>
      <w:marRight w:val="0"/>
      <w:marTop w:val="0"/>
      <w:marBottom w:val="0"/>
      <w:divBdr>
        <w:top w:val="none" w:sz="0" w:space="0" w:color="auto"/>
        <w:left w:val="none" w:sz="0" w:space="0" w:color="auto"/>
        <w:bottom w:val="none" w:sz="0" w:space="0" w:color="auto"/>
        <w:right w:val="none" w:sz="0" w:space="0" w:color="auto"/>
      </w:divBdr>
    </w:div>
    <w:div w:id="1562474233">
      <w:bodyDiv w:val="1"/>
      <w:marLeft w:val="0"/>
      <w:marRight w:val="0"/>
      <w:marTop w:val="0"/>
      <w:marBottom w:val="0"/>
      <w:divBdr>
        <w:top w:val="none" w:sz="0" w:space="0" w:color="auto"/>
        <w:left w:val="none" w:sz="0" w:space="0" w:color="auto"/>
        <w:bottom w:val="none" w:sz="0" w:space="0" w:color="auto"/>
        <w:right w:val="none" w:sz="0" w:space="0" w:color="auto"/>
      </w:divBdr>
    </w:div>
    <w:div w:id="1562520479">
      <w:bodyDiv w:val="1"/>
      <w:marLeft w:val="0"/>
      <w:marRight w:val="0"/>
      <w:marTop w:val="0"/>
      <w:marBottom w:val="0"/>
      <w:divBdr>
        <w:top w:val="none" w:sz="0" w:space="0" w:color="auto"/>
        <w:left w:val="none" w:sz="0" w:space="0" w:color="auto"/>
        <w:bottom w:val="none" w:sz="0" w:space="0" w:color="auto"/>
        <w:right w:val="none" w:sz="0" w:space="0" w:color="auto"/>
      </w:divBdr>
    </w:div>
    <w:div w:id="1563178007">
      <w:bodyDiv w:val="1"/>
      <w:marLeft w:val="0"/>
      <w:marRight w:val="0"/>
      <w:marTop w:val="0"/>
      <w:marBottom w:val="0"/>
      <w:divBdr>
        <w:top w:val="none" w:sz="0" w:space="0" w:color="auto"/>
        <w:left w:val="none" w:sz="0" w:space="0" w:color="auto"/>
        <w:bottom w:val="none" w:sz="0" w:space="0" w:color="auto"/>
        <w:right w:val="none" w:sz="0" w:space="0" w:color="auto"/>
      </w:divBdr>
    </w:div>
    <w:div w:id="1563178240">
      <w:bodyDiv w:val="1"/>
      <w:marLeft w:val="0"/>
      <w:marRight w:val="0"/>
      <w:marTop w:val="0"/>
      <w:marBottom w:val="0"/>
      <w:divBdr>
        <w:top w:val="none" w:sz="0" w:space="0" w:color="auto"/>
        <w:left w:val="none" w:sz="0" w:space="0" w:color="auto"/>
        <w:bottom w:val="none" w:sz="0" w:space="0" w:color="auto"/>
        <w:right w:val="none" w:sz="0" w:space="0" w:color="auto"/>
      </w:divBdr>
    </w:div>
    <w:div w:id="1563561187">
      <w:bodyDiv w:val="1"/>
      <w:marLeft w:val="0"/>
      <w:marRight w:val="0"/>
      <w:marTop w:val="0"/>
      <w:marBottom w:val="0"/>
      <w:divBdr>
        <w:top w:val="none" w:sz="0" w:space="0" w:color="auto"/>
        <w:left w:val="none" w:sz="0" w:space="0" w:color="auto"/>
        <w:bottom w:val="none" w:sz="0" w:space="0" w:color="auto"/>
        <w:right w:val="none" w:sz="0" w:space="0" w:color="auto"/>
      </w:divBdr>
    </w:div>
    <w:div w:id="1565674132">
      <w:bodyDiv w:val="1"/>
      <w:marLeft w:val="0"/>
      <w:marRight w:val="0"/>
      <w:marTop w:val="0"/>
      <w:marBottom w:val="0"/>
      <w:divBdr>
        <w:top w:val="none" w:sz="0" w:space="0" w:color="auto"/>
        <w:left w:val="none" w:sz="0" w:space="0" w:color="auto"/>
        <w:bottom w:val="none" w:sz="0" w:space="0" w:color="auto"/>
        <w:right w:val="none" w:sz="0" w:space="0" w:color="auto"/>
      </w:divBdr>
    </w:div>
    <w:div w:id="1566257555">
      <w:bodyDiv w:val="1"/>
      <w:marLeft w:val="0"/>
      <w:marRight w:val="0"/>
      <w:marTop w:val="0"/>
      <w:marBottom w:val="0"/>
      <w:divBdr>
        <w:top w:val="none" w:sz="0" w:space="0" w:color="auto"/>
        <w:left w:val="none" w:sz="0" w:space="0" w:color="auto"/>
        <w:bottom w:val="none" w:sz="0" w:space="0" w:color="auto"/>
        <w:right w:val="none" w:sz="0" w:space="0" w:color="auto"/>
      </w:divBdr>
    </w:div>
    <w:div w:id="1566262823">
      <w:bodyDiv w:val="1"/>
      <w:marLeft w:val="0"/>
      <w:marRight w:val="0"/>
      <w:marTop w:val="0"/>
      <w:marBottom w:val="0"/>
      <w:divBdr>
        <w:top w:val="none" w:sz="0" w:space="0" w:color="auto"/>
        <w:left w:val="none" w:sz="0" w:space="0" w:color="auto"/>
        <w:bottom w:val="none" w:sz="0" w:space="0" w:color="auto"/>
        <w:right w:val="none" w:sz="0" w:space="0" w:color="auto"/>
      </w:divBdr>
    </w:div>
    <w:div w:id="1567767449">
      <w:bodyDiv w:val="1"/>
      <w:marLeft w:val="0"/>
      <w:marRight w:val="0"/>
      <w:marTop w:val="0"/>
      <w:marBottom w:val="0"/>
      <w:divBdr>
        <w:top w:val="none" w:sz="0" w:space="0" w:color="auto"/>
        <w:left w:val="none" w:sz="0" w:space="0" w:color="auto"/>
        <w:bottom w:val="none" w:sz="0" w:space="0" w:color="auto"/>
        <w:right w:val="none" w:sz="0" w:space="0" w:color="auto"/>
      </w:divBdr>
    </w:div>
    <w:div w:id="1567959243">
      <w:bodyDiv w:val="1"/>
      <w:marLeft w:val="0"/>
      <w:marRight w:val="0"/>
      <w:marTop w:val="0"/>
      <w:marBottom w:val="0"/>
      <w:divBdr>
        <w:top w:val="none" w:sz="0" w:space="0" w:color="auto"/>
        <w:left w:val="none" w:sz="0" w:space="0" w:color="auto"/>
        <w:bottom w:val="none" w:sz="0" w:space="0" w:color="auto"/>
        <w:right w:val="none" w:sz="0" w:space="0" w:color="auto"/>
      </w:divBdr>
    </w:div>
    <w:div w:id="1568296073">
      <w:bodyDiv w:val="1"/>
      <w:marLeft w:val="0"/>
      <w:marRight w:val="0"/>
      <w:marTop w:val="0"/>
      <w:marBottom w:val="0"/>
      <w:divBdr>
        <w:top w:val="none" w:sz="0" w:space="0" w:color="auto"/>
        <w:left w:val="none" w:sz="0" w:space="0" w:color="auto"/>
        <w:bottom w:val="none" w:sz="0" w:space="0" w:color="auto"/>
        <w:right w:val="none" w:sz="0" w:space="0" w:color="auto"/>
      </w:divBdr>
    </w:div>
    <w:div w:id="1568297926">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414208">
      <w:bodyDiv w:val="1"/>
      <w:marLeft w:val="0"/>
      <w:marRight w:val="0"/>
      <w:marTop w:val="0"/>
      <w:marBottom w:val="0"/>
      <w:divBdr>
        <w:top w:val="none" w:sz="0" w:space="0" w:color="auto"/>
        <w:left w:val="none" w:sz="0" w:space="0" w:color="auto"/>
        <w:bottom w:val="none" w:sz="0" w:space="0" w:color="auto"/>
        <w:right w:val="none" w:sz="0" w:space="0" w:color="auto"/>
      </w:divBdr>
    </w:div>
    <w:div w:id="1569531192">
      <w:bodyDiv w:val="1"/>
      <w:marLeft w:val="0"/>
      <w:marRight w:val="0"/>
      <w:marTop w:val="0"/>
      <w:marBottom w:val="0"/>
      <w:divBdr>
        <w:top w:val="none" w:sz="0" w:space="0" w:color="auto"/>
        <w:left w:val="none" w:sz="0" w:space="0" w:color="auto"/>
        <w:bottom w:val="none" w:sz="0" w:space="0" w:color="auto"/>
        <w:right w:val="none" w:sz="0" w:space="0" w:color="auto"/>
      </w:divBdr>
    </w:div>
    <w:div w:id="1570842571">
      <w:bodyDiv w:val="1"/>
      <w:marLeft w:val="0"/>
      <w:marRight w:val="0"/>
      <w:marTop w:val="0"/>
      <w:marBottom w:val="0"/>
      <w:divBdr>
        <w:top w:val="none" w:sz="0" w:space="0" w:color="auto"/>
        <w:left w:val="none" w:sz="0" w:space="0" w:color="auto"/>
        <w:bottom w:val="none" w:sz="0" w:space="0" w:color="auto"/>
        <w:right w:val="none" w:sz="0" w:space="0" w:color="auto"/>
      </w:divBdr>
    </w:div>
    <w:div w:id="1571888879">
      <w:bodyDiv w:val="1"/>
      <w:marLeft w:val="0"/>
      <w:marRight w:val="0"/>
      <w:marTop w:val="0"/>
      <w:marBottom w:val="0"/>
      <w:divBdr>
        <w:top w:val="none" w:sz="0" w:space="0" w:color="auto"/>
        <w:left w:val="none" w:sz="0" w:space="0" w:color="auto"/>
        <w:bottom w:val="none" w:sz="0" w:space="0" w:color="auto"/>
        <w:right w:val="none" w:sz="0" w:space="0" w:color="auto"/>
      </w:divBdr>
    </w:div>
    <w:div w:id="1572078737">
      <w:bodyDiv w:val="1"/>
      <w:marLeft w:val="0"/>
      <w:marRight w:val="0"/>
      <w:marTop w:val="0"/>
      <w:marBottom w:val="0"/>
      <w:divBdr>
        <w:top w:val="none" w:sz="0" w:space="0" w:color="auto"/>
        <w:left w:val="none" w:sz="0" w:space="0" w:color="auto"/>
        <w:bottom w:val="none" w:sz="0" w:space="0" w:color="auto"/>
        <w:right w:val="none" w:sz="0" w:space="0" w:color="auto"/>
      </w:divBdr>
    </w:div>
    <w:div w:id="1572891066">
      <w:bodyDiv w:val="1"/>
      <w:marLeft w:val="0"/>
      <w:marRight w:val="0"/>
      <w:marTop w:val="0"/>
      <w:marBottom w:val="0"/>
      <w:divBdr>
        <w:top w:val="none" w:sz="0" w:space="0" w:color="auto"/>
        <w:left w:val="none" w:sz="0" w:space="0" w:color="auto"/>
        <w:bottom w:val="none" w:sz="0" w:space="0" w:color="auto"/>
        <w:right w:val="none" w:sz="0" w:space="0" w:color="auto"/>
      </w:divBdr>
    </w:div>
    <w:div w:id="1574313977">
      <w:bodyDiv w:val="1"/>
      <w:marLeft w:val="0"/>
      <w:marRight w:val="0"/>
      <w:marTop w:val="0"/>
      <w:marBottom w:val="0"/>
      <w:divBdr>
        <w:top w:val="none" w:sz="0" w:space="0" w:color="auto"/>
        <w:left w:val="none" w:sz="0" w:space="0" w:color="auto"/>
        <w:bottom w:val="none" w:sz="0" w:space="0" w:color="auto"/>
        <w:right w:val="none" w:sz="0" w:space="0" w:color="auto"/>
      </w:divBdr>
    </w:div>
    <w:div w:id="1574582895">
      <w:bodyDiv w:val="1"/>
      <w:marLeft w:val="0"/>
      <w:marRight w:val="0"/>
      <w:marTop w:val="0"/>
      <w:marBottom w:val="0"/>
      <w:divBdr>
        <w:top w:val="none" w:sz="0" w:space="0" w:color="auto"/>
        <w:left w:val="none" w:sz="0" w:space="0" w:color="auto"/>
        <w:bottom w:val="none" w:sz="0" w:space="0" w:color="auto"/>
        <w:right w:val="none" w:sz="0" w:space="0" w:color="auto"/>
      </w:divBdr>
    </w:div>
    <w:div w:id="1574700465">
      <w:bodyDiv w:val="1"/>
      <w:marLeft w:val="0"/>
      <w:marRight w:val="0"/>
      <w:marTop w:val="0"/>
      <w:marBottom w:val="0"/>
      <w:divBdr>
        <w:top w:val="none" w:sz="0" w:space="0" w:color="auto"/>
        <w:left w:val="none" w:sz="0" w:space="0" w:color="auto"/>
        <w:bottom w:val="none" w:sz="0" w:space="0" w:color="auto"/>
        <w:right w:val="none" w:sz="0" w:space="0" w:color="auto"/>
      </w:divBdr>
    </w:div>
    <w:div w:id="1574926846">
      <w:bodyDiv w:val="1"/>
      <w:marLeft w:val="0"/>
      <w:marRight w:val="0"/>
      <w:marTop w:val="0"/>
      <w:marBottom w:val="0"/>
      <w:divBdr>
        <w:top w:val="none" w:sz="0" w:space="0" w:color="auto"/>
        <w:left w:val="none" w:sz="0" w:space="0" w:color="auto"/>
        <w:bottom w:val="none" w:sz="0" w:space="0" w:color="auto"/>
        <w:right w:val="none" w:sz="0" w:space="0" w:color="auto"/>
      </w:divBdr>
    </w:div>
    <w:div w:id="1575120940">
      <w:bodyDiv w:val="1"/>
      <w:marLeft w:val="0"/>
      <w:marRight w:val="0"/>
      <w:marTop w:val="0"/>
      <w:marBottom w:val="0"/>
      <w:divBdr>
        <w:top w:val="none" w:sz="0" w:space="0" w:color="auto"/>
        <w:left w:val="none" w:sz="0" w:space="0" w:color="auto"/>
        <w:bottom w:val="none" w:sz="0" w:space="0" w:color="auto"/>
        <w:right w:val="none" w:sz="0" w:space="0" w:color="auto"/>
      </w:divBdr>
    </w:div>
    <w:div w:id="1575358857">
      <w:bodyDiv w:val="1"/>
      <w:marLeft w:val="0"/>
      <w:marRight w:val="0"/>
      <w:marTop w:val="0"/>
      <w:marBottom w:val="0"/>
      <w:divBdr>
        <w:top w:val="none" w:sz="0" w:space="0" w:color="auto"/>
        <w:left w:val="none" w:sz="0" w:space="0" w:color="auto"/>
        <w:bottom w:val="none" w:sz="0" w:space="0" w:color="auto"/>
        <w:right w:val="none" w:sz="0" w:space="0" w:color="auto"/>
      </w:divBdr>
    </w:div>
    <w:div w:id="1575623288">
      <w:bodyDiv w:val="1"/>
      <w:marLeft w:val="0"/>
      <w:marRight w:val="0"/>
      <w:marTop w:val="0"/>
      <w:marBottom w:val="0"/>
      <w:divBdr>
        <w:top w:val="none" w:sz="0" w:space="0" w:color="auto"/>
        <w:left w:val="none" w:sz="0" w:space="0" w:color="auto"/>
        <w:bottom w:val="none" w:sz="0" w:space="0" w:color="auto"/>
        <w:right w:val="none" w:sz="0" w:space="0" w:color="auto"/>
      </w:divBdr>
    </w:div>
    <w:div w:id="1575624044">
      <w:bodyDiv w:val="1"/>
      <w:marLeft w:val="0"/>
      <w:marRight w:val="0"/>
      <w:marTop w:val="0"/>
      <w:marBottom w:val="0"/>
      <w:divBdr>
        <w:top w:val="none" w:sz="0" w:space="0" w:color="auto"/>
        <w:left w:val="none" w:sz="0" w:space="0" w:color="auto"/>
        <w:bottom w:val="none" w:sz="0" w:space="0" w:color="auto"/>
        <w:right w:val="none" w:sz="0" w:space="0" w:color="auto"/>
      </w:divBdr>
    </w:div>
    <w:div w:id="1575624232">
      <w:bodyDiv w:val="1"/>
      <w:marLeft w:val="0"/>
      <w:marRight w:val="0"/>
      <w:marTop w:val="0"/>
      <w:marBottom w:val="0"/>
      <w:divBdr>
        <w:top w:val="none" w:sz="0" w:space="0" w:color="auto"/>
        <w:left w:val="none" w:sz="0" w:space="0" w:color="auto"/>
        <w:bottom w:val="none" w:sz="0" w:space="0" w:color="auto"/>
        <w:right w:val="none" w:sz="0" w:space="0" w:color="auto"/>
      </w:divBdr>
    </w:div>
    <w:div w:id="1577938041">
      <w:bodyDiv w:val="1"/>
      <w:marLeft w:val="0"/>
      <w:marRight w:val="0"/>
      <w:marTop w:val="0"/>
      <w:marBottom w:val="0"/>
      <w:divBdr>
        <w:top w:val="none" w:sz="0" w:space="0" w:color="auto"/>
        <w:left w:val="none" w:sz="0" w:space="0" w:color="auto"/>
        <w:bottom w:val="none" w:sz="0" w:space="0" w:color="auto"/>
        <w:right w:val="none" w:sz="0" w:space="0" w:color="auto"/>
      </w:divBdr>
    </w:div>
    <w:div w:id="1578710640">
      <w:bodyDiv w:val="1"/>
      <w:marLeft w:val="0"/>
      <w:marRight w:val="0"/>
      <w:marTop w:val="0"/>
      <w:marBottom w:val="0"/>
      <w:divBdr>
        <w:top w:val="none" w:sz="0" w:space="0" w:color="auto"/>
        <w:left w:val="none" w:sz="0" w:space="0" w:color="auto"/>
        <w:bottom w:val="none" w:sz="0" w:space="0" w:color="auto"/>
        <w:right w:val="none" w:sz="0" w:space="0" w:color="auto"/>
      </w:divBdr>
    </w:div>
    <w:div w:id="1581329639">
      <w:bodyDiv w:val="1"/>
      <w:marLeft w:val="0"/>
      <w:marRight w:val="0"/>
      <w:marTop w:val="0"/>
      <w:marBottom w:val="0"/>
      <w:divBdr>
        <w:top w:val="none" w:sz="0" w:space="0" w:color="auto"/>
        <w:left w:val="none" w:sz="0" w:space="0" w:color="auto"/>
        <w:bottom w:val="none" w:sz="0" w:space="0" w:color="auto"/>
        <w:right w:val="none" w:sz="0" w:space="0" w:color="auto"/>
      </w:divBdr>
    </w:div>
    <w:div w:id="1581678250">
      <w:bodyDiv w:val="1"/>
      <w:marLeft w:val="0"/>
      <w:marRight w:val="0"/>
      <w:marTop w:val="0"/>
      <w:marBottom w:val="0"/>
      <w:divBdr>
        <w:top w:val="none" w:sz="0" w:space="0" w:color="auto"/>
        <w:left w:val="none" w:sz="0" w:space="0" w:color="auto"/>
        <w:bottom w:val="none" w:sz="0" w:space="0" w:color="auto"/>
        <w:right w:val="none" w:sz="0" w:space="0" w:color="auto"/>
      </w:divBdr>
    </w:div>
    <w:div w:id="1583181584">
      <w:bodyDiv w:val="1"/>
      <w:marLeft w:val="0"/>
      <w:marRight w:val="0"/>
      <w:marTop w:val="0"/>
      <w:marBottom w:val="0"/>
      <w:divBdr>
        <w:top w:val="none" w:sz="0" w:space="0" w:color="auto"/>
        <w:left w:val="none" w:sz="0" w:space="0" w:color="auto"/>
        <w:bottom w:val="none" w:sz="0" w:space="0" w:color="auto"/>
        <w:right w:val="none" w:sz="0" w:space="0" w:color="auto"/>
      </w:divBdr>
    </w:div>
    <w:div w:id="1583366822">
      <w:bodyDiv w:val="1"/>
      <w:marLeft w:val="0"/>
      <w:marRight w:val="0"/>
      <w:marTop w:val="0"/>
      <w:marBottom w:val="0"/>
      <w:divBdr>
        <w:top w:val="none" w:sz="0" w:space="0" w:color="auto"/>
        <w:left w:val="none" w:sz="0" w:space="0" w:color="auto"/>
        <w:bottom w:val="none" w:sz="0" w:space="0" w:color="auto"/>
        <w:right w:val="none" w:sz="0" w:space="0" w:color="auto"/>
      </w:divBdr>
    </w:div>
    <w:div w:id="1584410351">
      <w:bodyDiv w:val="1"/>
      <w:marLeft w:val="0"/>
      <w:marRight w:val="0"/>
      <w:marTop w:val="0"/>
      <w:marBottom w:val="0"/>
      <w:divBdr>
        <w:top w:val="none" w:sz="0" w:space="0" w:color="auto"/>
        <w:left w:val="none" w:sz="0" w:space="0" w:color="auto"/>
        <w:bottom w:val="none" w:sz="0" w:space="0" w:color="auto"/>
        <w:right w:val="none" w:sz="0" w:space="0" w:color="auto"/>
      </w:divBdr>
    </w:div>
    <w:div w:id="1584532619">
      <w:bodyDiv w:val="1"/>
      <w:marLeft w:val="0"/>
      <w:marRight w:val="0"/>
      <w:marTop w:val="0"/>
      <w:marBottom w:val="0"/>
      <w:divBdr>
        <w:top w:val="none" w:sz="0" w:space="0" w:color="auto"/>
        <w:left w:val="none" w:sz="0" w:space="0" w:color="auto"/>
        <w:bottom w:val="none" w:sz="0" w:space="0" w:color="auto"/>
        <w:right w:val="none" w:sz="0" w:space="0" w:color="auto"/>
      </w:divBdr>
    </w:div>
    <w:div w:id="1584798433">
      <w:bodyDiv w:val="1"/>
      <w:marLeft w:val="0"/>
      <w:marRight w:val="0"/>
      <w:marTop w:val="0"/>
      <w:marBottom w:val="0"/>
      <w:divBdr>
        <w:top w:val="none" w:sz="0" w:space="0" w:color="auto"/>
        <w:left w:val="none" w:sz="0" w:space="0" w:color="auto"/>
        <w:bottom w:val="none" w:sz="0" w:space="0" w:color="auto"/>
        <w:right w:val="none" w:sz="0" w:space="0" w:color="auto"/>
      </w:divBdr>
    </w:div>
    <w:div w:id="1585408860">
      <w:bodyDiv w:val="1"/>
      <w:marLeft w:val="0"/>
      <w:marRight w:val="0"/>
      <w:marTop w:val="0"/>
      <w:marBottom w:val="0"/>
      <w:divBdr>
        <w:top w:val="none" w:sz="0" w:space="0" w:color="auto"/>
        <w:left w:val="none" w:sz="0" w:space="0" w:color="auto"/>
        <w:bottom w:val="none" w:sz="0" w:space="0" w:color="auto"/>
        <w:right w:val="none" w:sz="0" w:space="0" w:color="auto"/>
      </w:divBdr>
    </w:div>
    <w:div w:id="1585841786">
      <w:bodyDiv w:val="1"/>
      <w:marLeft w:val="0"/>
      <w:marRight w:val="0"/>
      <w:marTop w:val="0"/>
      <w:marBottom w:val="0"/>
      <w:divBdr>
        <w:top w:val="none" w:sz="0" w:space="0" w:color="auto"/>
        <w:left w:val="none" w:sz="0" w:space="0" w:color="auto"/>
        <w:bottom w:val="none" w:sz="0" w:space="0" w:color="auto"/>
        <w:right w:val="none" w:sz="0" w:space="0" w:color="auto"/>
      </w:divBdr>
    </w:div>
    <w:div w:id="1586500227">
      <w:bodyDiv w:val="1"/>
      <w:marLeft w:val="0"/>
      <w:marRight w:val="0"/>
      <w:marTop w:val="0"/>
      <w:marBottom w:val="0"/>
      <w:divBdr>
        <w:top w:val="none" w:sz="0" w:space="0" w:color="auto"/>
        <w:left w:val="none" w:sz="0" w:space="0" w:color="auto"/>
        <w:bottom w:val="none" w:sz="0" w:space="0" w:color="auto"/>
        <w:right w:val="none" w:sz="0" w:space="0" w:color="auto"/>
      </w:divBdr>
    </w:div>
    <w:div w:id="1586840794">
      <w:bodyDiv w:val="1"/>
      <w:marLeft w:val="0"/>
      <w:marRight w:val="0"/>
      <w:marTop w:val="0"/>
      <w:marBottom w:val="0"/>
      <w:divBdr>
        <w:top w:val="none" w:sz="0" w:space="0" w:color="auto"/>
        <w:left w:val="none" w:sz="0" w:space="0" w:color="auto"/>
        <w:bottom w:val="none" w:sz="0" w:space="0" w:color="auto"/>
        <w:right w:val="none" w:sz="0" w:space="0" w:color="auto"/>
      </w:divBdr>
    </w:div>
    <w:div w:id="1586920836">
      <w:bodyDiv w:val="1"/>
      <w:marLeft w:val="0"/>
      <w:marRight w:val="0"/>
      <w:marTop w:val="0"/>
      <w:marBottom w:val="0"/>
      <w:divBdr>
        <w:top w:val="none" w:sz="0" w:space="0" w:color="auto"/>
        <w:left w:val="none" w:sz="0" w:space="0" w:color="auto"/>
        <w:bottom w:val="none" w:sz="0" w:space="0" w:color="auto"/>
        <w:right w:val="none" w:sz="0" w:space="0" w:color="auto"/>
      </w:divBdr>
    </w:div>
    <w:div w:id="1586957444">
      <w:bodyDiv w:val="1"/>
      <w:marLeft w:val="0"/>
      <w:marRight w:val="0"/>
      <w:marTop w:val="0"/>
      <w:marBottom w:val="0"/>
      <w:divBdr>
        <w:top w:val="none" w:sz="0" w:space="0" w:color="auto"/>
        <w:left w:val="none" w:sz="0" w:space="0" w:color="auto"/>
        <w:bottom w:val="none" w:sz="0" w:space="0" w:color="auto"/>
        <w:right w:val="none" w:sz="0" w:space="0" w:color="auto"/>
      </w:divBdr>
    </w:div>
    <w:div w:id="1587420711">
      <w:bodyDiv w:val="1"/>
      <w:marLeft w:val="0"/>
      <w:marRight w:val="0"/>
      <w:marTop w:val="0"/>
      <w:marBottom w:val="0"/>
      <w:divBdr>
        <w:top w:val="none" w:sz="0" w:space="0" w:color="auto"/>
        <w:left w:val="none" w:sz="0" w:space="0" w:color="auto"/>
        <w:bottom w:val="none" w:sz="0" w:space="0" w:color="auto"/>
        <w:right w:val="none" w:sz="0" w:space="0" w:color="auto"/>
      </w:divBdr>
    </w:div>
    <w:div w:id="1587763659">
      <w:bodyDiv w:val="1"/>
      <w:marLeft w:val="0"/>
      <w:marRight w:val="0"/>
      <w:marTop w:val="0"/>
      <w:marBottom w:val="0"/>
      <w:divBdr>
        <w:top w:val="none" w:sz="0" w:space="0" w:color="auto"/>
        <w:left w:val="none" w:sz="0" w:space="0" w:color="auto"/>
        <w:bottom w:val="none" w:sz="0" w:space="0" w:color="auto"/>
        <w:right w:val="none" w:sz="0" w:space="0" w:color="auto"/>
      </w:divBdr>
    </w:div>
    <w:div w:id="1588270576">
      <w:bodyDiv w:val="1"/>
      <w:marLeft w:val="0"/>
      <w:marRight w:val="0"/>
      <w:marTop w:val="0"/>
      <w:marBottom w:val="0"/>
      <w:divBdr>
        <w:top w:val="none" w:sz="0" w:space="0" w:color="auto"/>
        <w:left w:val="none" w:sz="0" w:space="0" w:color="auto"/>
        <w:bottom w:val="none" w:sz="0" w:space="0" w:color="auto"/>
        <w:right w:val="none" w:sz="0" w:space="0" w:color="auto"/>
      </w:divBdr>
    </w:div>
    <w:div w:id="1590234929">
      <w:bodyDiv w:val="1"/>
      <w:marLeft w:val="0"/>
      <w:marRight w:val="0"/>
      <w:marTop w:val="0"/>
      <w:marBottom w:val="0"/>
      <w:divBdr>
        <w:top w:val="none" w:sz="0" w:space="0" w:color="auto"/>
        <w:left w:val="none" w:sz="0" w:space="0" w:color="auto"/>
        <w:bottom w:val="none" w:sz="0" w:space="0" w:color="auto"/>
        <w:right w:val="none" w:sz="0" w:space="0" w:color="auto"/>
      </w:divBdr>
    </w:div>
    <w:div w:id="1590845172">
      <w:bodyDiv w:val="1"/>
      <w:marLeft w:val="0"/>
      <w:marRight w:val="0"/>
      <w:marTop w:val="0"/>
      <w:marBottom w:val="0"/>
      <w:divBdr>
        <w:top w:val="none" w:sz="0" w:space="0" w:color="auto"/>
        <w:left w:val="none" w:sz="0" w:space="0" w:color="auto"/>
        <w:bottom w:val="none" w:sz="0" w:space="0" w:color="auto"/>
        <w:right w:val="none" w:sz="0" w:space="0" w:color="auto"/>
      </w:divBdr>
    </w:div>
    <w:div w:id="1590845961">
      <w:bodyDiv w:val="1"/>
      <w:marLeft w:val="0"/>
      <w:marRight w:val="0"/>
      <w:marTop w:val="0"/>
      <w:marBottom w:val="0"/>
      <w:divBdr>
        <w:top w:val="none" w:sz="0" w:space="0" w:color="auto"/>
        <w:left w:val="none" w:sz="0" w:space="0" w:color="auto"/>
        <w:bottom w:val="none" w:sz="0" w:space="0" w:color="auto"/>
        <w:right w:val="none" w:sz="0" w:space="0" w:color="auto"/>
      </w:divBdr>
    </w:div>
    <w:div w:id="1592005935">
      <w:bodyDiv w:val="1"/>
      <w:marLeft w:val="0"/>
      <w:marRight w:val="0"/>
      <w:marTop w:val="0"/>
      <w:marBottom w:val="0"/>
      <w:divBdr>
        <w:top w:val="none" w:sz="0" w:space="0" w:color="auto"/>
        <w:left w:val="none" w:sz="0" w:space="0" w:color="auto"/>
        <w:bottom w:val="none" w:sz="0" w:space="0" w:color="auto"/>
        <w:right w:val="none" w:sz="0" w:space="0" w:color="auto"/>
      </w:divBdr>
    </w:div>
    <w:div w:id="1593120321">
      <w:bodyDiv w:val="1"/>
      <w:marLeft w:val="0"/>
      <w:marRight w:val="0"/>
      <w:marTop w:val="0"/>
      <w:marBottom w:val="0"/>
      <w:divBdr>
        <w:top w:val="none" w:sz="0" w:space="0" w:color="auto"/>
        <w:left w:val="none" w:sz="0" w:space="0" w:color="auto"/>
        <w:bottom w:val="none" w:sz="0" w:space="0" w:color="auto"/>
        <w:right w:val="none" w:sz="0" w:space="0" w:color="auto"/>
      </w:divBdr>
    </w:div>
    <w:div w:id="1593657528">
      <w:bodyDiv w:val="1"/>
      <w:marLeft w:val="0"/>
      <w:marRight w:val="0"/>
      <w:marTop w:val="0"/>
      <w:marBottom w:val="0"/>
      <w:divBdr>
        <w:top w:val="none" w:sz="0" w:space="0" w:color="auto"/>
        <w:left w:val="none" w:sz="0" w:space="0" w:color="auto"/>
        <w:bottom w:val="none" w:sz="0" w:space="0" w:color="auto"/>
        <w:right w:val="none" w:sz="0" w:space="0" w:color="auto"/>
      </w:divBdr>
    </w:div>
    <w:div w:id="1593779740">
      <w:bodyDiv w:val="1"/>
      <w:marLeft w:val="0"/>
      <w:marRight w:val="0"/>
      <w:marTop w:val="0"/>
      <w:marBottom w:val="0"/>
      <w:divBdr>
        <w:top w:val="none" w:sz="0" w:space="0" w:color="auto"/>
        <w:left w:val="none" w:sz="0" w:space="0" w:color="auto"/>
        <w:bottom w:val="none" w:sz="0" w:space="0" w:color="auto"/>
        <w:right w:val="none" w:sz="0" w:space="0" w:color="auto"/>
      </w:divBdr>
    </w:div>
    <w:div w:id="1593927644">
      <w:bodyDiv w:val="1"/>
      <w:marLeft w:val="0"/>
      <w:marRight w:val="0"/>
      <w:marTop w:val="0"/>
      <w:marBottom w:val="0"/>
      <w:divBdr>
        <w:top w:val="none" w:sz="0" w:space="0" w:color="auto"/>
        <w:left w:val="none" w:sz="0" w:space="0" w:color="auto"/>
        <w:bottom w:val="none" w:sz="0" w:space="0" w:color="auto"/>
        <w:right w:val="none" w:sz="0" w:space="0" w:color="auto"/>
      </w:divBdr>
    </w:div>
    <w:div w:id="1593973623">
      <w:bodyDiv w:val="1"/>
      <w:marLeft w:val="0"/>
      <w:marRight w:val="0"/>
      <w:marTop w:val="0"/>
      <w:marBottom w:val="0"/>
      <w:divBdr>
        <w:top w:val="none" w:sz="0" w:space="0" w:color="auto"/>
        <w:left w:val="none" w:sz="0" w:space="0" w:color="auto"/>
        <w:bottom w:val="none" w:sz="0" w:space="0" w:color="auto"/>
        <w:right w:val="none" w:sz="0" w:space="0" w:color="auto"/>
      </w:divBdr>
    </w:div>
    <w:div w:id="1594431035">
      <w:bodyDiv w:val="1"/>
      <w:marLeft w:val="0"/>
      <w:marRight w:val="0"/>
      <w:marTop w:val="0"/>
      <w:marBottom w:val="0"/>
      <w:divBdr>
        <w:top w:val="none" w:sz="0" w:space="0" w:color="auto"/>
        <w:left w:val="none" w:sz="0" w:space="0" w:color="auto"/>
        <w:bottom w:val="none" w:sz="0" w:space="0" w:color="auto"/>
        <w:right w:val="none" w:sz="0" w:space="0" w:color="auto"/>
      </w:divBdr>
    </w:div>
    <w:div w:id="1595238118">
      <w:bodyDiv w:val="1"/>
      <w:marLeft w:val="0"/>
      <w:marRight w:val="0"/>
      <w:marTop w:val="0"/>
      <w:marBottom w:val="0"/>
      <w:divBdr>
        <w:top w:val="none" w:sz="0" w:space="0" w:color="auto"/>
        <w:left w:val="none" w:sz="0" w:space="0" w:color="auto"/>
        <w:bottom w:val="none" w:sz="0" w:space="0" w:color="auto"/>
        <w:right w:val="none" w:sz="0" w:space="0" w:color="auto"/>
      </w:divBdr>
    </w:div>
    <w:div w:id="1596010967">
      <w:bodyDiv w:val="1"/>
      <w:marLeft w:val="0"/>
      <w:marRight w:val="0"/>
      <w:marTop w:val="0"/>
      <w:marBottom w:val="0"/>
      <w:divBdr>
        <w:top w:val="none" w:sz="0" w:space="0" w:color="auto"/>
        <w:left w:val="none" w:sz="0" w:space="0" w:color="auto"/>
        <w:bottom w:val="none" w:sz="0" w:space="0" w:color="auto"/>
        <w:right w:val="none" w:sz="0" w:space="0" w:color="auto"/>
      </w:divBdr>
    </w:div>
    <w:div w:id="1596788828">
      <w:bodyDiv w:val="1"/>
      <w:marLeft w:val="0"/>
      <w:marRight w:val="0"/>
      <w:marTop w:val="0"/>
      <w:marBottom w:val="0"/>
      <w:divBdr>
        <w:top w:val="none" w:sz="0" w:space="0" w:color="auto"/>
        <w:left w:val="none" w:sz="0" w:space="0" w:color="auto"/>
        <w:bottom w:val="none" w:sz="0" w:space="0" w:color="auto"/>
        <w:right w:val="none" w:sz="0" w:space="0" w:color="auto"/>
      </w:divBdr>
    </w:div>
    <w:div w:id="1596859698">
      <w:bodyDiv w:val="1"/>
      <w:marLeft w:val="0"/>
      <w:marRight w:val="0"/>
      <w:marTop w:val="0"/>
      <w:marBottom w:val="0"/>
      <w:divBdr>
        <w:top w:val="none" w:sz="0" w:space="0" w:color="auto"/>
        <w:left w:val="none" w:sz="0" w:space="0" w:color="auto"/>
        <w:bottom w:val="none" w:sz="0" w:space="0" w:color="auto"/>
        <w:right w:val="none" w:sz="0" w:space="0" w:color="auto"/>
      </w:divBdr>
    </w:div>
    <w:div w:id="1597051499">
      <w:bodyDiv w:val="1"/>
      <w:marLeft w:val="0"/>
      <w:marRight w:val="0"/>
      <w:marTop w:val="0"/>
      <w:marBottom w:val="0"/>
      <w:divBdr>
        <w:top w:val="none" w:sz="0" w:space="0" w:color="auto"/>
        <w:left w:val="none" w:sz="0" w:space="0" w:color="auto"/>
        <w:bottom w:val="none" w:sz="0" w:space="0" w:color="auto"/>
        <w:right w:val="none" w:sz="0" w:space="0" w:color="auto"/>
      </w:divBdr>
    </w:div>
    <w:div w:id="1597666069">
      <w:bodyDiv w:val="1"/>
      <w:marLeft w:val="0"/>
      <w:marRight w:val="0"/>
      <w:marTop w:val="0"/>
      <w:marBottom w:val="0"/>
      <w:divBdr>
        <w:top w:val="none" w:sz="0" w:space="0" w:color="auto"/>
        <w:left w:val="none" w:sz="0" w:space="0" w:color="auto"/>
        <w:bottom w:val="none" w:sz="0" w:space="0" w:color="auto"/>
        <w:right w:val="none" w:sz="0" w:space="0" w:color="auto"/>
      </w:divBdr>
    </w:div>
    <w:div w:id="1597715474">
      <w:bodyDiv w:val="1"/>
      <w:marLeft w:val="0"/>
      <w:marRight w:val="0"/>
      <w:marTop w:val="0"/>
      <w:marBottom w:val="0"/>
      <w:divBdr>
        <w:top w:val="none" w:sz="0" w:space="0" w:color="auto"/>
        <w:left w:val="none" w:sz="0" w:space="0" w:color="auto"/>
        <w:bottom w:val="none" w:sz="0" w:space="0" w:color="auto"/>
        <w:right w:val="none" w:sz="0" w:space="0" w:color="auto"/>
      </w:divBdr>
    </w:div>
    <w:div w:id="1598252129">
      <w:bodyDiv w:val="1"/>
      <w:marLeft w:val="0"/>
      <w:marRight w:val="0"/>
      <w:marTop w:val="0"/>
      <w:marBottom w:val="0"/>
      <w:divBdr>
        <w:top w:val="none" w:sz="0" w:space="0" w:color="auto"/>
        <w:left w:val="none" w:sz="0" w:space="0" w:color="auto"/>
        <w:bottom w:val="none" w:sz="0" w:space="0" w:color="auto"/>
        <w:right w:val="none" w:sz="0" w:space="0" w:color="auto"/>
      </w:divBdr>
    </w:div>
    <w:div w:id="1598324627">
      <w:bodyDiv w:val="1"/>
      <w:marLeft w:val="0"/>
      <w:marRight w:val="0"/>
      <w:marTop w:val="0"/>
      <w:marBottom w:val="0"/>
      <w:divBdr>
        <w:top w:val="none" w:sz="0" w:space="0" w:color="auto"/>
        <w:left w:val="none" w:sz="0" w:space="0" w:color="auto"/>
        <w:bottom w:val="none" w:sz="0" w:space="0" w:color="auto"/>
        <w:right w:val="none" w:sz="0" w:space="0" w:color="auto"/>
      </w:divBdr>
    </w:div>
    <w:div w:id="1599630310">
      <w:bodyDiv w:val="1"/>
      <w:marLeft w:val="0"/>
      <w:marRight w:val="0"/>
      <w:marTop w:val="0"/>
      <w:marBottom w:val="0"/>
      <w:divBdr>
        <w:top w:val="none" w:sz="0" w:space="0" w:color="auto"/>
        <w:left w:val="none" w:sz="0" w:space="0" w:color="auto"/>
        <w:bottom w:val="none" w:sz="0" w:space="0" w:color="auto"/>
        <w:right w:val="none" w:sz="0" w:space="0" w:color="auto"/>
      </w:divBdr>
    </w:div>
    <w:div w:id="1599674715">
      <w:bodyDiv w:val="1"/>
      <w:marLeft w:val="0"/>
      <w:marRight w:val="0"/>
      <w:marTop w:val="0"/>
      <w:marBottom w:val="0"/>
      <w:divBdr>
        <w:top w:val="none" w:sz="0" w:space="0" w:color="auto"/>
        <w:left w:val="none" w:sz="0" w:space="0" w:color="auto"/>
        <w:bottom w:val="none" w:sz="0" w:space="0" w:color="auto"/>
        <w:right w:val="none" w:sz="0" w:space="0" w:color="auto"/>
      </w:divBdr>
    </w:div>
    <w:div w:id="1599826167">
      <w:bodyDiv w:val="1"/>
      <w:marLeft w:val="0"/>
      <w:marRight w:val="0"/>
      <w:marTop w:val="0"/>
      <w:marBottom w:val="0"/>
      <w:divBdr>
        <w:top w:val="none" w:sz="0" w:space="0" w:color="auto"/>
        <w:left w:val="none" w:sz="0" w:space="0" w:color="auto"/>
        <w:bottom w:val="none" w:sz="0" w:space="0" w:color="auto"/>
        <w:right w:val="none" w:sz="0" w:space="0" w:color="auto"/>
      </w:divBdr>
    </w:div>
    <w:div w:id="1601404583">
      <w:bodyDiv w:val="1"/>
      <w:marLeft w:val="0"/>
      <w:marRight w:val="0"/>
      <w:marTop w:val="0"/>
      <w:marBottom w:val="0"/>
      <w:divBdr>
        <w:top w:val="none" w:sz="0" w:space="0" w:color="auto"/>
        <w:left w:val="none" w:sz="0" w:space="0" w:color="auto"/>
        <w:bottom w:val="none" w:sz="0" w:space="0" w:color="auto"/>
        <w:right w:val="none" w:sz="0" w:space="0" w:color="auto"/>
      </w:divBdr>
    </w:div>
    <w:div w:id="1601836959">
      <w:bodyDiv w:val="1"/>
      <w:marLeft w:val="0"/>
      <w:marRight w:val="0"/>
      <w:marTop w:val="0"/>
      <w:marBottom w:val="0"/>
      <w:divBdr>
        <w:top w:val="none" w:sz="0" w:space="0" w:color="auto"/>
        <w:left w:val="none" w:sz="0" w:space="0" w:color="auto"/>
        <w:bottom w:val="none" w:sz="0" w:space="0" w:color="auto"/>
        <w:right w:val="none" w:sz="0" w:space="0" w:color="auto"/>
      </w:divBdr>
    </w:div>
    <w:div w:id="1602452179">
      <w:bodyDiv w:val="1"/>
      <w:marLeft w:val="0"/>
      <w:marRight w:val="0"/>
      <w:marTop w:val="0"/>
      <w:marBottom w:val="0"/>
      <w:divBdr>
        <w:top w:val="none" w:sz="0" w:space="0" w:color="auto"/>
        <w:left w:val="none" w:sz="0" w:space="0" w:color="auto"/>
        <w:bottom w:val="none" w:sz="0" w:space="0" w:color="auto"/>
        <w:right w:val="none" w:sz="0" w:space="0" w:color="auto"/>
      </w:divBdr>
    </w:div>
    <w:div w:id="1602641643">
      <w:bodyDiv w:val="1"/>
      <w:marLeft w:val="0"/>
      <w:marRight w:val="0"/>
      <w:marTop w:val="0"/>
      <w:marBottom w:val="0"/>
      <w:divBdr>
        <w:top w:val="none" w:sz="0" w:space="0" w:color="auto"/>
        <w:left w:val="none" w:sz="0" w:space="0" w:color="auto"/>
        <w:bottom w:val="none" w:sz="0" w:space="0" w:color="auto"/>
        <w:right w:val="none" w:sz="0" w:space="0" w:color="auto"/>
      </w:divBdr>
    </w:div>
    <w:div w:id="1603611863">
      <w:bodyDiv w:val="1"/>
      <w:marLeft w:val="0"/>
      <w:marRight w:val="0"/>
      <w:marTop w:val="0"/>
      <w:marBottom w:val="0"/>
      <w:divBdr>
        <w:top w:val="none" w:sz="0" w:space="0" w:color="auto"/>
        <w:left w:val="none" w:sz="0" w:space="0" w:color="auto"/>
        <w:bottom w:val="none" w:sz="0" w:space="0" w:color="auto"/>
        <w:right w:val="none" w:sz="0" w:space="0" w:color="auto"/>
      </w:divBdr>
    </w:div>
    <w:div w:id="1604067406">
      <w:bodyDiv w:val="1"/>
      <w:marLeft w:val="0"/>
      <w:marRight w:val="0"/>
      <w:marTop w:val="0"/>
      <w:marBottom w:val="0"/>
      <w:divBdr>
        <w:top w:val="none" w:sz="0" w:space="0" w:color="auto"/>
        <w:left w:val="none" w:sz="0" w:space="0" w:color="auto"/>
        <w:bottom w:val="none" w:sz="0" w:space="0" w:color="auto"/>
        <w:right w:val="none" w:sz="0" w:space="0" w:color="auto"/>
      </w:divBdr>
    </w:div>
    <w:div w:id="1604847436">
      <w:bodyDiv w:val="1"/>
      <w:marLeft w:val="0"/>
      <w:marRight w:val="0"/>
      <w:marTop w:val="0"/>
      <w:marBottom w:val="0"/>
      <w:divBdr>
        <w:top w:val="none" w:sz="0" w:space="0" w:color="auto"/>
        <w:left w:val="none" w:sz="0" w:space="0" w:color="auto"/>
        <w:bottom w:val="none" w:sz="0" w:space="0" w:color="auto"/>
        <w:right w:val="none" w:sz="0" w:space="0" w:color="auto"/>
      </w:divBdr>
    </w:div>
    <w:div w:id="1605067089">
      <w:bodyDiv w:val="1"/>
      <w:marLeft w:val="0"/>
      <w:marRight w:val="0"/>
      <w:marTop w:val="0"/>
      <w:marBottom w:val="0"/>
      <w:divBdr>
        <w:top w:val="none" w:sz="0" w:space="0" w:color="auto"/>
        <w:left w:val="none" w:sz="0" w:space="0" w:color="auto"/>
        <w:bottom w:val="none" w:sz="0" w:space="0" w:color="auto"/>
        <w:right w:val="none" w:sz="0" w:space="0" w:color="auto"/>
      </w:divBdr>
    </w:div>
    <w:div w:id="1605069013">
      <w:bodyDiv w:val="1"/>
      <w:marLeft w:val="0"/>
      <w:marRight w:val="0"/>
      <w:marTop w:val="0"/>
      <w:marBottom w:val="0"/>
      <w:divBdr>
        <w:top w:val="none" w:sz="0" w:space="0" w:color="auto"/>
        <w:left w:val="none" w:sz="0" w:space="0" w:color="auto"/>
        <w:bottom w:val="none" w:sz="0" w:space="0" w:color="auto"/>
        <w:right w:val="none" w:sz="0" w:space="0" w:color="auto"/>
      </w:divBdr>
    </w:div>
    <w:div w:id="1606107403">
      <w:bodyDiv w:val="1"/>
      <w:marLeft w:val="0"/>
      <w:marRight w:val="0"/>
      <w:marTop w:val="0"/>
      <w:marBottom w:val="0"/>
      <w:divBdr>
        <w:top w:val="none" w:sz="0" w:space="0" w:color="auto"/>
        <w:left w:val="none" w:sz="0" w:space="0" w:color="auto"/>
        <w:bottom w:val="none" w:sz="0" w:space="0" w:color="auto"/>
        <w:right w:val="none" w:sz="0" w:space="0" w:color="auto"/>
      </w:divBdr>
    </w:div>
    <w:div w:id="1606421610">
      <w:bodyDiv w:val="1"/>
      <w:marLeft w:val="0"/>
      <w:marRight w:val="0"/>
      <w:marTop w:val="0"/>
      <w:marBottom w:val="0"/>
      <w:divBdr>
        <w:top w:val="none" w:sz="0" w:space="0" w:color="auto"/>
        <w:left w:val="none" w:sz="0" w:space="0" w:color="auto"/>
        <w:bottom w:val="none" w:sz="0" w:space="0" w:color="auto"/>
        <w:right w:val="none" w:sz="0" w:space="0" w:color="auto"/>
      </w:divBdr>
    </w:div>
    <w:div w:id="1606422376">
      <w:bodyDiv w:val="1"/>
      <w:marLeft w:val="0"/>
      <w:marRight w:val="0"/>
      <w:marTop w:val="0"/>
      <w:marBottom w:val="0"/>
      <w:divBdr>
        <w:top w:val="none" w:sz="0" w:space="0" w:color="auto"/>
        <w:left w:val="none" w:sz="0" w:space="0" w:color="auto"/>
        <w:bottom w:val="none" w:sz="0" w:space="0" w:color="auto"/>
        <w:right w:val="none" w:sz="0" w:space="0" w:color="auto"/>
      </w:divBdr>
    </w:div>
    <w:div w:id="1606423464">
      <w:bodyDiv w:val="1"/>
      <w:marLeft w:val="0"/>
      <w:marRight w:val="0"/>
      <w:marTop w:val="0"/>
      <w:marBottom w:val="0"/>
      <w:divBdr>
        <w:top w:val="none" w:sz="0" w:space="0" w:color="auto"/>
        <w:left w:val="none" w:sz="0" w:space="0" w:color="auto"/>
        <w:bottom w:val="none" w:sz="0" w:space="0" w:color="auto"/>
        <w:right w:val="none" w:sz="0" w:space="0" w:color="auto"/>
      </w:divBdr>
    </w:div>
    <w:div w:id="1607034996">
      <w:bodyDiv w:val="1"/>
      <w:marLeft w:val="0"/>
      <w:marRight w:val="0"/>
      <w:marTop w:val="0"/>
      <w:marBottom w:val="0"/>
      <w:divBdr>
        <w:top w:val="none" w:sz="0" w:space="0" w:color="auto"/>
        <w:left w:val="none" w:sz="0" w:space="0" w:color="auto"/>
        <w:bottom w:val="none" w:sz="0" w:space="0" w:color="auto"/>
        <w:right w:val="none" w:sz="0" w:space="0" w:color="auto"/>
      </w:divBdr>
    </w:div>
    <w:div w:id="1607276808">
      <w:bodyDiv w:val="1"/>
      <w:marLeft w:val="0"/>
      <w:marRight w:val="0"/>
      <w:marTop w:val="0"/>
      <w:marBottom w:val="0"/>
      <w:divBdr>
        <w:top w:val="none" w:sz="0" w:space="0" w:color="auto"/>
        <w:left w:val="none" w:sz="0" w:space="0" w:color="auto"/>
        <w:bottom w:val="none" w:sz="0" w:space="0" w:color="auto"/>
        <w:right w:val="none" w:sz="0" w:space="0" w:color="auto"/>
      </w:divBdr>
    </w:div>
    <w:div w:id="1607881323">
      <w:bodyDiv w:val="1"/>
      <w:marLeft w:val="0"/>
      <w:marRight w:val="0"/>
      <w:marTop w:val="0"/>
      <w:marBottom w:val="0"/>
      <w:divBdr>
        <w:top w:val="none" w:sz="0" w:space="0" w:color="auto"/>
        <w:left w:val="none" w:sz="0" w:space="0" w:color="auto"/>
        <w:bottom w:val="none" w:sz="0" w:space="0" w:color="auto"/>
        <w:right w:val="none" w:sz="0" w:space="0" w:color="auto"/>
      </w:divBdr>
    </w:div>
    <w:div w:id="1607882810">
      <w:bodyDiv w:val="1"/>
      <w:marLeft w:val="0"/>
      <w:marRight w:val="0"/>
      <w:marTop w:val="0"/>
      <w:marBottom w:val="0"/>
      <w:divBdr>
        <w:top w:val="none" w:sz="0" w:space="0" w:color="auto"/>
        <w:left w:val="none" w:sz="0" w:space="0" w:color="auto"/>
        <w:bottom w:val="none" w:sz="0" w:space="0" w:color="auto"/>
        <w:right w:val="none" w:sz="0" w:space="0" w:color="auto"/>
      </w:divBdr>
    </w:div>
    <w:div w:id="1608921721">
      <w:bodyDiv w:val="1"/>
      <w:marLeft w:val="0"/>
      <w:marRight w:val="0"/>
      <w:marTop w:val="0"/>
      <w:marBottom w:val="0"/>
      <w:divBdr>
        <w:top w:val="none" w:sz="0" w:space="0" w:color="auto"/>
        <w:left w:val="none" w:sz="0" w:space="0" w:color="auto"/>
        <w:bottom w:val="none" w:sz="0" w:space="0" w:color="auto"/>
        <w:right w:val="none" w:sz="0" w:space="0" w:color="auto"/>
      </w:divBdr>
    </w:div>
    <w:div w:id="1609237210">
      <w:bodyDiv w:val="1"/>
      <w:marLeft w:val="0"/>
      <w:marRight w:val="0"/>
      <w:marTop w:val="0"/>
      <w:marBottom w:val="0"/>
      <w:divBdr>
        <w:top w:val="none" w:sz="0" w:space="0" w:color="auto"/>
        <w:left w:val="none" w:sz="0" w:space="0" w:color="auto"/>
        <w:bottom w:val="none" w:sz="0" w:space="0" w:color="auto"/>
        <w:right w:val="none" w:sz="0" w:space="0" w:color="auto"/>
      </w:divBdr>
    </w:div>
    <w:div w:id="1609241551">
      <w:bodyDiv w:val="1"/>
      <w:marLeft w:val="0"/>
      <w:marRight w:val="0"/>
      <w:marTop w:val="0"/>
      <w:marBottom w:val="0"/>
      <w:divBdr>
        <w:top w:val="none" w:sz="0" w:space="0" w:color="auto"/>
        <w:left w:val="none" w:sz="0" w:space="0" w:color="auto"/>
        <w:bottom w:val="none" w:sz="0" w:space="0" w:color="auto"/>
        <w:right w:val="none" w:sz="0" w:space="0" w:color="auto"/>
      </w:divBdr>
    </w:div>
    <w:div w:id="1609502333">
      <w:bodyDiv w:val="1"/>
      <w:marLeft w:val="0"/>
      <w:marRight w:val="0"/>
      <w:marTop w:val="0"/>
      <w:marBottom w:val="0"/>
      <w:divBdr>
        <w:top w:val="none" w:sz="0" w:space="0" w:color="auto"/>
        <w:left w:val="none" w:sz="0" w:space="0" w:color="auto"/>
        <w:bottom w:val="none" w:sz="0" w:space="0" w:color="auto"/>
        <w:right w:val="none" w:sz="0" w:space="0" w:color="auto"/>
      </w:divBdr>
    </w:div>
    <w:div w:id="1609577574">
      <w:bodyDiv w:val="1"/>
      <w:marLeft w:val="0"/>
      <w:marRight w:val="0"/>
      <w:marTop w:val="0"/>
      <w:marBottom w:val="0"/>
      <w:divBdr>
        <w:top w:val="none" w:sz="0" w:space="0" w:color="auto"/>
        <w:left w:val="none" w:sz="0" w:space="0" w:color="auto"/>
        <w:bottom w:val="none" w:sz="0" w:space="0" w:color="auto"/>
        <w:right w:val="none" w:sz="0" w:space="0" w:color="auto"/>
      </w:divBdr>
    </w:div>
    <w:div w:id="1610309752">
      <w:bodyDiv w:val="1"/>
      <w:marLeft w:val="0"/>
      <w:marRight w:val="0"/>
      <w:marTop w:val="0"/>
      <w:marBottom w:val="0"/>
      <w:divBdr>
        <w:top w:val="none" w:sz="0" w:space="0" w:color="auto"/>
        <w:left w:val="none" w:sz="0" w:space="0" w:color="auto"/>
        <w:bottom w:val="none" w:sz="0" w:space="0" w:color="auto"/>
        <w:right w:val="none" w:sz="0" w:space="0" w:color="auto"/>
      </w:divBdr>
    </w:div>
    <w:div w:id="1610775262">
      <w:bodyDiv w:val="1"/>
      <w:marLeft w:val="0"/>
      <w:marRight w:val="0"/>
      <w:marTop w:val="0"/>
      <w:marBottom w:val="0"/>
      <w:divBdr>
        <w:top w:val="none" w:sz="0" w:space="0" w:color="auto"/>
        <w:left w:val="none" w:sz="0" w:space="0" w:color="auto"/>
        <w:bottom w:val="none" w:sz="0" w:space="0" w:color="auto"/>
        <w:right w:val="none" w:sz="0" w:space="0" w:color="auto"/>
      </w:divBdr>
    </w:div>
    <w:div w:id="1611354308">
      <w:bodyDiv w:val="1"/>
      <w:marLeft w:val="0"/>
      <w:marRight w:val="0"/>
      <w:marTop w:val="0"/>
      <w:marBottom w:val="0"/>
      <w:divBdr>
        <w:top w:val="none" w:sz="0" w:space="0" w:color="auto"/>
        <w:left w:val="none" w:sz="0" w:space="0" w:color="auto"/>
        <w:bottom w:val="none" w:sz="0" w:space="0" w:color="auto"/>
        <w:right w:val="none" w:sz="0" w:space="0" w:color="auto"/>
      </w:divBdr>
    </w:div>
    <w:div w:id="1611542813">
      <w:bodyDiv w:val="1"/>
      <w:marLeft w:val="0"/>
      <w:marRight w:val="0"/>
      <w:marTop w:val="0"/>
      <w:marBottom w:val="0"/>
      <w:divBdr>
        <w:top w:val="none" w:sz="0" w:space="0" w:color="auto"/>
        <w:left w:val="none" w:sz="0" w:space="0" w:color="auto"/>
        <w:bottom w:val="none" w:sz="0" w:space="0" w:color="auto"/>
        <w:right w:val="none" w:sz="0" w:space="0" w:color="auto"/>
      </w:divBdr>
    </w:div>
    <w:div w:id="1611742828">
      <w:bodyDiv w:val="1"/>
      <w:marLeft w:val="0"/>
      <w:marRight w:val="0"/>
      <w:marTop w:val="0"/>
      <w:marBottom w:val="0"/>
      <w:divBdr>
        <w:top w:val="none" w:sz="0" w:space="0" w:color="auto"/>
        <w:left w:val="none" w:sz="0" w:space="0" w:color="auto"/>
        <w:bottom w:val="none" w:sz="0" w:space="0" w:color="auto"/>
        <w:right w:val="none" w:sz="0" w:space="0" w:color="auto"/>
      </w:divBdr>
    </w:div>
    <w:div w:id="1612086989">
      <w:bodyDiv w:val="1"/>
      <w:marLeft w:val="0"/>
      <w:marRight w:val="0"/>
      <w:marTop w:val="0"/>
      <w:marBottom w:val="0"/>
      <w:divBdr>
        <w:top w:val="none" w:sz="0" w:space="0" w:color="auto"/>
        <w:left w:val="none" w:sz="0" w:space="0" w:color="auto"/>
        <w:bottom w:val="none" w:sz="0" w:space="0" w:color="auto"/>
        <w:right w:val="none" w:sz="0" w:space="0" w:color="auto"/>
      </w:divBdr>
    </w:div>
    <w:div w:id="1612934128">
      <w:bodyDiv w:val="1"/>
      <w:marLeft w:val="0"/>
      <w:marRight w:val="0"/>
      <w:marTop w:val="0"/>
      <w:marBottom w:val="0"/>
      <w:divBdr>
        <w:top w:val="none" w:sz="0" w:space="0" w:color="auto"/>
        <w:left w:val="none" w:sz="0" w:space="0" w:color="auto"/>
        <w:bottom w:val="none" w:sz="0" w:space="0" w:color="auto"/>
        <w:right w:val="none" w:sz="0" w:space="0" w:color="auto"/>
      </w:divBdr>
    </w:div>
    <w:div w:id="1613053210">
      <w:bodyDiv w:val="1"/>
      <w:marLeft w:val="0"/>
      <w:marRight w:val="0"/>
      <w:marTop w:val="0"/>
      <w:marBottom w:val="0"/>
      <w:divBdr>
        <w:top w:val="none" w:sz="0" w:space="0" w:color="auto"/>
        <w:left w:val="none" w:sz="0" w:space="0" w:color="auto"/>
        <w:bottom w:val="none" w:sz="0" w:space="0" w:color="auto"/>
        <w:right w:val="none" w:sz="0" w:space="0" w:color="auto"/>
      </w:divBdr>
    </w:div>
    <w:div w:id="1613324961">
      <w:bodyDiv w:val="1"/>
      <w:marLeft w:val="0"/>
      <w:marRight w:val="0"/>
      <w:marTop w:val="0"/>
      <w:marBottom w:val="0"/>
      <w:divBdr>
        <w:top w:val="none" w:sz="0" w:space="0" w:color="auto"/>
        <w:left w:val="none" w:sz="0" w:space="0" w:color="auto"/>
        <w:bottom w:val="none" w:sz="0" w:space="0" w:color="auto"/>
        <w:right w:val="none" w:sz="0" w:space="0" w:color="auto"/>
      </w:divBdr>
    </w:div>
    <w:div w:id="1614091489">
      <w:bodyDiv w:val="1"/>
      <w:marLeft w:val="0"/>
      <w:marRight w:val="0"/>
      <w:marTop w:val="0"/>
      <w:marBottom w:val="0"/>
      <w:divBdr>
        <w:top w:val="none" w:sz="0" w:space="0" w:color="auto"/>
        <w:left w:val="none" w:sz="0" w:space="0" w:color="auto"/>
        <w:bottom w:val="none" w:sz="0" w:space="0" w:color="auto"/>
        <w:right w:val="none" w:sz="0" w:space="0" w:color="auto"/>
      </w:divBdr>
    </w:div>
    <w:div w:id="1614748905">
      <w:bodyDiv w:val="1"/>
      <w:marLeft w:val="0"/>
      <w:marRight w:val="0"/>
      <w:marTop w:val="0"/>
      <w:marBottom w:val="0"/>
      <w:divBdr>
        <w:top w:val="none" w:sz="0" w:space="0" w:color="auto"/>
        <w:left w:val="none" w:sz="0" w:space="0" w:color="auto"/>
        <w:bottom w:val="none" w:sz="0" w:space="0" w:color="auto"/>
        <w:right w:val="none" w:sz="0" w:space="0" w:color="auto"/>
      </w:divBdr>
    </w:div>
    <w:div w:id="1614899438">
      <w:bodyDiv w:val="1"/>
      <w:marLeft w:val="0"/>
      <w:marRight w:val="0"/>
      <w:marTop w:val="0"/>
      <w:marBottom w:val="0"/>
      <w:divBdr>
        <w:top w:val="none" w:sz="0" w:space="0" w:color="auto"/>
        <w:left w:val="none" w:sz="0" w:space="0" w:color="auto"/>
        <w:bottom w:val="none" w:sz="0" w:space="0" w:color="auto"/>
        <w:right w:val="none" w:sz="0" w:space="0" w:color="auto"/>
      </w:divBdr>
    </w:div>
    <w:div w:id="1615400953">
      <w:bodyDiv w:val="1"/>
      <w:marLeft w:val="0"/>
      <w:marRight w:val="0"/>
      <w:marTop w:val="0"/>
      <w:marBottom w:val="0"/>
      <w:divBdr>
        <w:top w:val="none" w:sz="0" w:space="0" w:color="auto"/>
        <w:left w:val="none" w:sz="0" w:space="0" w:color="auto"/>
        <w:bottom w:val="none" w:sz="0" w:space="0" w:color="auto"/>
        <w:right w:val="none" w:sz="0" w:space="0" w:color="auto"/>
      </w:divBdr>
    </w:div>
    <w:div w:id="1615551550">
      <w:bodyDiv w:val="1"/>
      <w:marLeft w:val="0"/>
      <w:marRight w:val="0"/>
      <w:marTop w:val="0"/>
      <w:marBottom w:val="0"/>
      <w:divBdr>
        <w:top w:val="none" w:sz="0" w:space="0" w:color="auto"/>
        <w:left w:val="none" w:sz="0" w:space="0" w:color="auto"/>
        <w:bottom w:val="none" w:sz="0" w:space="0" w:color="auto"/>
        <w:right w:val="none" w:sz="0" w:space="0" w:color="auto"/>
      </w:divBdr>
    </w:div>
    <w:div w:id="1615554474">
      <w:bodyDiv w:val="1"/>
      <w:marLeft w:val="0"/>
      <w:marRight w:val="0"/>
      <w:marTop w:val="0"/>
      <w:marBottom w:val="0"/>
      <w:divBdr>
        <w:top w:val="none" w:sz="0" w:space="0" w:color="auto"/>
        <w:left w:val="none" w:sz="0" w:space="0" w:color="auto"/>
        <w:bottom w:val="none" w:sz="0" w:space="0" w:color="auto"/>
        <w:right w:val="none" w:sz="0" w:space="0" w:color="auto"/>
      </w:divBdr>
    </w:div>
    <w:div w:id="1615822187">
      <w:bodyDiv w:val="1"/>
      <w:marLeft w:val="0"/>
      <w:marRight w:val="0"/>
      <w:marTop w:val="0"/>
      <w:marBottom w:val="0"/>
      <w:divBdr>
        <w:top w:val="none" w:sz="0" w:space="0" w:color="auto"/>
        <w:left w:val="none" w:sz="0" w:space="0" w:color="auto"/>
        <w:bottom w:val="none" w:sz="0" w:space="0" w:color="auto"/>
        <w:right w:val="none" w:sz="0" w:space="0" w:color="auto"/>
      </w:divBdr>
    </w:div>
    <w:div w:id="1616013943">
      <w:bodyDiv w:val="1"/>
      <w:marLeft w:val="0"/>
      <w:marRight w:val="0"/>
      <w:marTop w:val="0"/>
      <w:marBottom w:val="0"/>
      <w:divBdr>
        <w:top w:val="none" w:sz="0" w:space="0" w:color="auto"/>
        <w:left w:val="none" w:sz="0" w:space="0" w:color="auto"/>
        <w:bottom w:val="none" w:sz="0" w:space="0" w:color="auto"/>
        <w:right w:val="none" w:sz="0" w:space="0" w:color="auto"/>
      </w:divBdr>
    </w:div>
    <w:div w:id="1616014403">
      <w:bodyDiv w:val="1"/>
      <w:marLeft w:val="0"/>
      <w:marRight w:val="0"/>
      <w:marTop w:val="0"/>
      <w:marBottom w:val="0"/>
      <w:divBdr>
        <w:top w:val="none" w:sz="0" w:space="0" w:color="auto"/>
        <w:left w:val="none" w:sz="0" w:space="0" w:color="auto"/>
        <w:bottom w:val="none" w:sz="0" w:space="0" w:color="auto"/>
        <w:right w:val="none" w:sz="0" w:space="0" w:color="auto"/>
      </w:divBdr>
    </w:div>
    <w:div w:id="1616130145">
      <w:bodyDiv w:val="1"/>
      <w:marLeft w:val="0"/>
      <w:marRight w:val="0"/>
      <w:marTop w:val="0"/>
      <w:marBottom w:val="0"/>
      <w:divBdr>
        <w:top w:val="none" w:sz="0" w:space="0" w:color="auto"/>
        <w:left w:val="none" w:sz="0" w:space="0" w:color="auto"/>
        <w:bottom w:val="none" w:sz="0" w:space="0" w:color="auto"/>
        <w:right w:val="none" w:sz="0" w:space="0" w:color="auto"/>
      </w:divBdr>
    </w:div>
    <w:div w:id="1616132967">
      <w:bodyDiv w:val="1"/>
      <w:marLeft w:val="0"/>
      <w:marRight w:val="0"/>
      <w:marTop w:val="0"/>
      <w:marBottom w:val="0"/>
      <w:divBdr>
        <w:top w:val="none" w:sz="0" w:space="0" w:color="auto"/>
        <w:left w:val="none" w:sz="0" w:space="0" w:color="auto"/>
        <w:bottom w:val="none" w:sz="0" w:space="0" w:color="auto"/>
        <w:right w:val="none" w:sz="0" w:space="0" w:color="auto"/>
      </w:divBdr>
    </w:div>
    <w:div w:id="1616643884">
      <w:bodyDiv w:val="1"/>
      <w:marLeft w:val="0"/>
      <w:marRight w:val="0"/>
      <w:marTop w:val="0"/>
      <w:marBottom w:val="0"/>
      <w:divBdr>
        <w:top w:val="none" w:sz="0" w:space="0" w:color="auto"/>
        <w:left w:val="none" w:sz="0" w:space="0" w:color="auto"/>
        <w:bottom w:val="none" w:sz="0" w:space="0" w:color="auto"/>
        <w:right w:val="none" w:sz="0" w:space="0" w:color="auto"/>
      </w:divBdr>
    </w:div>
    <w:div w:id="1617175399">
      <w:bodyDiv w:val="1"/>
      <w:marLeft w:val="0"/>
      <w:marRight w:val="0"/>
      <w:marTop w:val="0"/>
      <w:marBottom w:val="0"/>
      <w:divBdr>
        <w:top w:val="none" w:sz="0" w:space="0" w:color="auto"/>
        <w:left w:val="none" w:sz="0" w:space="0" w:color="auto"/>
        <w:bottom w:val="none" w:sz="0" w:space="0" w:color="auto"/>
        <w:right w:val="none" w:sz="0" w:space="0" w:color="auto"/>
      </w:divBdr>
    </w:div>
    <w:div w:id="1617759392">
      <w:bodyDiv w:val="1"/>
      <w:marLeft w:val="0"/>
      <w:marRight w:val="0"/>
      <w:marTop w:val="0"/>
      <w:marBottom w:val="0"/>
      <w:divBdr>
        <w:top w:val="none" w:sz="0" w:space="0" w:color="auto"/>
        <w:left w:val="none" w:sz="0" w:space="0" w:color="auto"/>
        <w:bottom w:val="none" w:sz="0" w:space="0" w:color="auto"/>
        <w:right w:val="none" w:sz="0" w:space="0" w:color="auto"/>
      </w:divBdr>
    </w:div>
    <w:div w:id="1617981714">
      <w:bodyDiv w:val="1"/>
      <w:marLeft w:val="0"/>
      <w:marRight w:val="0"/>
      <w:marTop w:val="0"/>
      <w:marBottom w:val="0"/>
      <w:divBdr>
        <w:top w:val="none" w:sz="0" w:space="0" w:color="auto"/>
        <w:left w:val="none" w:sz="0" w:space="0" w:color="auto"/>
        <w:bottom w:val="none" w:sz="0" w:space="0" w:color="auto"/>
        <w:right w:val="none" w:sz="0" w:space="0" w:color="auto"/>
      </w:divBdr>
    </w:div>
    <w:div w:id="1618247063">
      <w:bodyDiv w:val="1"/>
      <w:marLeft w:val="0"/>
      <w:marRight w:val="0"/>
      <w:marTop w:val="0"/>
      <w:marBottom w:val="0"/>
      <w:divBdr>
        <w:top w:val="none" w:sz="0" w:space="0" w:color="auto"/>
        <w:left w:val="none" w:sz="0" w:space="0" w:color="auto"/>
        <w:bottom w:val="none" w:sz="0" w:space="0" w:color="auto"/>
        <w:right w:val="none" w:sz="0" w:space="0" w:color="auto"/>
      </w:divBdr>
    </w:div>
    <w:div w:id="1620066494">
      <w:bodyDiv w:val="1"/>
      <w:marLeft w:val="0"/>
      <w:marRight w:val="0"/>
      <w:marTop w:val="0"/>
      <w:marBottom w:val="0"/>
      <w:divBdr>
        <w:top w:val="none" w:sz="0" w:space="0" w:color="auto"/>
        <w:left w:val="none" w:sz="0" w:space="0" w:color="auto"/>
        <w:bottom w:val="none" w:sz="0" w:space="0" w:color="auto"/>
        <w:right w:val="none" w:sz="0" w:space="0" w:color="auto"/>
      </w:divBdr>
    </w:div>
    <w:div w:id="1620721925">
      <w:bodyDiv w:val="1"/>
      <w:marLeft w:val="0"/>
      <w:marRight w:val="0"/>
      <w:marTop w:val="0"/>
      <w:marBottom w:val="0"/>
      <w:divBdr>
        <w:top w:val="none" w:sz="0" w:space="0" w:color="auto"/>
        <w:left w:val="none" w:sz="0" w:space="0" w:color="auto"/>
        <w:bottom w:val="none" w:sz="0" w:space="0" w:color="auto"/>
        <w:right w:val="none" w:sz="0" w:space="0" w:color="auto"/>
      </w:divBdr>
    </w:div>
    <w:div w:id="1621063019">
      <w:bodyDiv w:val="1"/>
      <w:marLeft w:val="0"/>
      <w:marRight w:val="0"/>
      <w:marTop w:val="0"/>
      <w:marBottom w:val="0"/>
      <w:divBdr>
        <w:top w:val="none" w:sz="0" w:space="0" w:color="auto"/>
        <w:left w:val="none" w:sz="0" w:space="0" w:color="auto"/>
        <w:bottom w:val="none" w:sz="0" w:space="0" w:color="auto"/>
        <w:right w:val="none" w:sz="0" w:space="0" w:color="auto"/>
      </w:divBdr>
    </w:div>
    <w:div w:id="1621063963">
      <w:bodyDiv w:val="1"/>
      <w:marLeft w:val="0"/>
      <w:marRight w:val="0"/>
      <w:marTop w:val="0"/>
      <w:marBottom w:val="0"/>
      <w:divBdr>
        <w:top w:val="none" w:sz="0" w:space="0" w:color="auto"/>
        <w:left w:val="none" w:sz="0" w:space="0" w:color="auto"/>
        <w:bottom w:val="none" w:sz="0" w:space="0" w:color="auto"/>
        <w:right w:val="none" w:sz="0" w:space="0" w:color="auto"/>
      </w:divBdr>
    </w:div>
    <w:div w:id="1621689124">
      <w:bodyDiv w:val="1"/>
      <w:marLeft w:val="0"/>
      <w:marRight w:val="0"/>
      <w:marTop w:val="0"/>
      <w:marBottom w:val="0"/>
      <w:divBdr>
        <w:top w:val="none" w:sz="0" w:space="0" w:color="auto"/>
        <w:left w:val="none" w:sz="0" w:space="0" w:color="auto"/>
        <w:bottom w:val="none" w:sz="0" w:space="0" w:color="auto"/>
        <w:right w:val="none" w:sz="0" w:space="0" w:color="auto"/>
      </w:divBdr>
    </w:div>
    <w:div w:id="1622346327">
      <w:bodyDiv w:val="1"/>
      <w:marLeft w:val="0"/>
      <w:marRight w:val="0"/>
      <w:marTop w:val="0"/>
      <w:marBottom w:val="0"/>
      <w:divBdr>
        <w:top w:val="none" w:sz="0" w:space="0" w:color="auto"/>
        <w:left w:val="none" w:sz="0" w:space="0" w:color="auto"/>
        <w:bottom w:val="none" w:sz="0" w:space="0" w:color="auto"/>
        <w:right w:val="none" w:sz="0" w:space="0" w:color="auto"/>
      </w:divBdr>
    </w:div>
    <w:div w:id="1623808955">
      <w:bodyDiv w:val="1"/>
      <w:marLeft w:val="0"/>
      <w:marRight w:val="0"/>
      <w:marTop w:val="0"/>
      <w:marBottom w:val="0"/>
      <w:divBdr>
        <w:top w:val="none" w:sz="0" w:space="0" w:color="auto"/>
        <w:left w:val="none" w:sz="0" w:space="0" w:color="auto"/>
        <w:bottom w:val="none" w:sz="0" w:space="0" w:color="auto"/>
        <w:right w:val="none" w:sz="0" w:space="0" w:color="auto"/>
      </w:divBdr>
    </w:div>
    <w:div w:id="1625234897">
      <w:bodyDiv w:val="1"/>
      <w:marLeft w:val="0"/>
      <w:marRight w:val="0"/>
      <w:marTop w:val="0"/>
      <w:marBottom w:val="0"/>
      <w:divBdr>
        <w:top w:val="none" w:sz="0" w:space="0" w:color="auto"/>
        <w:left w:val="none" w:sz="0" w:space="0" w:color="auto"/>
        <w:bottom w:val="none" w:sz="0" w:space="0" w:color="auto"/>
        <w:right w:val="none" w:sz="0" w:space="0" w:color="auto"/>
      </w:divBdr>
    </w:div>
    <w:div w:id="1625768705">
      <w:bodyDiv w:val="1"/>
      <w:marLeft w:val="0"/>
      <w:marRight w:val="0"/>
      <w:marTop w:val="0"/>
      <w:marBottom w:val="0"/>
      <w:divBdr>
        <w:top w:val="none" w:sz="0" w:space="0" w:color="auto"/>
        <w:left w:val="none" w:sz="0" w:space="0" w:color="auto"/>
        <w:bottom w:val="none" w:sz="0" w:space="0" w:color="auto"/>
        <w:right w:val="none" w:sz="0" w:space="0" w:color="auto"/>
      </w:divBdr>
    </w:div>
    <w:div w:id="1625888025">
      <w:bodyDiv w:val="1"/>
      <w:marLeft w:val="0"/>
      <w:marRight w:val="0"/>
      <w:marTop w:val="0"/>
      <w:marBottom w:val="0"/>
      <w:divBdr>
        <w:top w:val="none" w:sz="0" w:space="0" w:color="auto"/>
        <w:left w:val="none" w:sz="0" w:space="0" w:color="auto"/>
        <w:bottom w:val="none" w:sz="0" w:space="0" w:color="auto"/>
        <w:right w:val="none" w:sz="0" w:space="0" w:color="auto"/>
      </w:divBdr>
    </w:div>
    <w:div w:id="1626617745">
      <w:bodyDiv w:val="1"/>
      <w:marLeft w:val="0"/>
      <w:marRight w:val="0"/>
      <w:marTop w:val="0"/>
      <w:marBottom w:val="0"/>
      <w:divBdr>
        <w:top w:val="none" w:sz="0" w:space="0" w:color="auto"/>
        <w:left w:val="none" w:sz="0" w:space="0" w:color="auto"/>
        <w:bottom w:val="none" w:sz="0" w:space="0" w:color="auto"/>
        <w:right w:val="none" w:sz="0" w:space="0" w:color="auto"/>
      </w:divBdr>
    </w:div>
    <w:div w:id="1626692512">
      <w:bodyDiv w:val="1"/>
      <w:marLeft w:val="0"/>
      <w:marRight w:val="0"/>
      <w:marTop w:val="0"/>
      <w:marBottom w:val="0"/>
      <w:divBdr>
        <w:top w:val="none" w:sz="0" w:space="0" w:color="auto"/>
        <w:left w:val="none" w:sz="0" w:space="0" w:color="auto"/>
        <w:bottom w:val="none" w:sz="0" w:space="0" w:color="auto"/>
        <w:right w:val="none" w:sz="0" w:space="0" w:color="auto"/>
      </w:divBdr>
    </w:div>
    <w:div w:id="1627663435">
      <w:bodyDiv w:val="1"/>
      <w:marLeft w:val="0"/>
      <w:marRight w:val="0"/>
      <w:marTop w:val="0"/>
      <w:marBottom w:val="0"/>
      <w:divBdr>
        <w:top w:val="none" w:sz="0" w:space="0" w:color="auto"/>
        <w:left w:val="none" w:sz="0" w:space="0" w:color="auto"/>
        <w:bottom w:val="none" w:sz="0" w:space="0" w:color="auto"/>
        <w:right w:val="none" w:sz="0" w:space="0" w:color="auto"/>
      </w:divBdr>
    </w:div>
    <w:div w:id="1628202792">
      <w:bodyDiv w:val="1"/>
      <w:marLeft w:val="0"/>
      <w:marRight w:val="0"/>
      <w:marTop w:val="0"/>
      <w:marBottom w:val="0"/>
      <w:divBdr>
        <w:top w:val="none" w:sz="0" w:space="0" w:color="auto"/>
        <w:left w:val="none" w:sz="0" w:space="0" w:color="auto"/>
        <w:bottom w:val="none" w:sz="0" w:space="0" w:color="auto"/>
        <w:right w:val="none" w:sz="0" w:space="0" w:color="auto"/>
      </w:divBdr>
    </w:div>
    <w:div w:id="1628271421">
      <w:bodyDiv w:val="1"/>
      <w:marLeft w:val="0"/>
      <w:marRight w:val="0"/>
      <w:marTop w:val="0"/>
      <w:marBottom w:val="0"/>
      <w:divBdr>
        <w:top w:val="none" w:sz="0" w:space="0" w:color="auto"/>
        <w:left w:val="none" w:sz="0" w:space="0" w:color="auto"/>
        <w:bottom w:val="none" w:sz="0" w:space="0" w:color="auto"/>
        <w:right w:val="none" w:sz="0" w:space="0" w:color="auto"/>
      </w:divBdr>
    </w:div>
    <w:div w:id="1628778881">
      <w:bodyDiv w:val="1"/>
      <w:marLeft w:val="0"/>
      <w:marRight w:val="0"/>
      <w:marTop w:val="0"/>
      <w:marBottom w:val="0"/>
      <w:divBdr>
        <w:top w:val="none" w:sz="0" w:space="0" w:color="auto"/>
        <w:left w:val="none" w:sz="0" w:space="0" w:color="auto"/>
        <w:bottom w:val="none" w:sz="0" w:space="0" w:color="auto"/>
        <w:right w:val="none" w:sz="0" w:space="0" w:color="auto"/>
      </w:divBdr>
    </w:div>
    <w:div w:id="1629117957">
      <w:bodyDiv w:val="1"/>
      <w:marLeft w:val="0"/>
      <w:marRight w:val="0"/>
      <w:marTop w:val="0"/>
      <w:marBottom w:val="0"/>
      <w:divBdr>
        <w:top w:val="none" w:sz="0" w:space="0" w:color="auto"/>
        <w:left w:val="none" w:sz="0" w:space="0" w:color="auto"/>
        <w:bottom w:val="none" w:sz="0" w:space="0" w:color="auto"/>
        <w:right w:val="none" w:sz="0" w:space="0" w:color="auto"/>
      </w:divBdr>
    </w:div>
    <w:div w:id="1629437947">
      <w:bodyDiv w:val="1"/>
      <w:marLeft w:val="0"/>
      <w:marRight w:val="0"/>
      <w:marTop w:val="0"/>
      <w:marBottom w:val="0"/>
      <w:divBdr>
        <w:top w:val="none" w:sz="0" w:space="0" w:color="auto"/>
        <w:left w:val="none" w:sz="0" w:space="0" w:color="auto"/>
        <w:bottom w:val="none" w:sz="0" w:space="0" w:color="auto"/>
        <w:right w:val="none" w:sz="0" w:space="0" w:color="auto"/>
      </w:divBdr>
    </w:div>
    <w:div w:id="1629631020">
      <w:bodyDiv w:val="1"/>
      <w:marLeft w:val="0"/>
      <w:marRight w:val="0"/>
      <w:marTop w:val="0"/>
      <w:marBottom w:val="0"/>
      <w:divBdr>
        <w:top w:val="none" w:sz="0" w:space="0" w:color="auto"/>
        <w:left w:val="none" w:sz="0" w:space="0" w:color="auto"/>
        <w:bottom w:val="none" w:sz="0" w:space="0" w:color="auto"/>
        <w:right w:val="none" w:sz="0" w:space="0" w:color="auto"/>
      </w:divBdr>
    </w:div>
    <w:div w:id="1629815377">
      <w:bodyDiv w:val="1"/>
      <w:marLeft w:val="0"/>
      <w:marRight w:val="0"/>
      <w:marTop w:val="0"/>
      <w:marBottom w:val="0"/>
      <w:divBdr>
        <w:top w:val="none" w:sz="0" w:space="0" w:color="auto"/>
        <w:left w:val="none" w:sz="0" w:space="0" w:color="auto"/>
        <w:bottom w:val="none" w:sz="0" w:space="0" w:color="auto"/>
        <w:right w:val="none" w:sz="0" w:space="0" w:color="auto"/>
      </w:divBdr>
    </w:div>
    <w:div w:id="1630161259">
      <w:bodyDiv w:val="1"/>
      <w:marLeft w:val="0"/>
      <w:marRight w:val="0"/>
      <w:marTop w:val="0"/>
      <w:marBottom w:val="0"/>
      <w:divBdr>
        <w:top w:val="none" w:sz="0" w:space="0" w:color="auto"/>
        <w:left w:val="none" w:sz="0" w:space="0" w:color="auto"/>
        <w:bottom w:val="none" w:sz="0" w:space="0" w:color="auto"/>
        <w:right w:val="none" w:sz="0" w:space="0" w:color="auto"/>
      </w:divBdr>
    </w:div>
    <w:div w:id="1630238466">
      <w:bodyDiv w:val="1"/>
      <w:marLeft w:val="0"/>
      <w:marRight w:val="0"/>
      <w:marTop w:val="0"/>
      <w:marBottom w:val="0"/>
      <w:divBdr>
        <w:top w:val="none" w:sz="0" w:space="0" w:color="auto"/>
        <w:left w:val="none" w:sz="0" w:space="0" w:color="auto"/>
        <w:bottom w:val="none" w:sz="0" w:space="0" w:color="auto"/>
        <w:right w:val="none" w:sz="0" w:space="0" w:color="auto"/>
      </w:divBdr>
    </w:div>
    <w:div w:id="1631092087">
      <w:bodyDiv w:val="1"/>
      <w:marLeft w:val="0"/>
      <w:marRight w:val="0"/>
      <w:marTop w:val="0"/>
      <w:marBottom w:val="0"/>
      <w:divBdr>
        <w:top w:val="none" w:sz="0" w:space="0" w:color="auto"/>
        <w:left w:val="none" w:sz="0" w:space="0" w:color="auto"/>
        <w:bottom w:val="none" w:sz="0" w:space="0" w:color="auto"/>
        <w:right w:val="none" w:sz="0" w:space="0" w:color="auto"/>
      </w:divBdr>
    </w:div>
    <w:div w:id="1631129271">
      <w:bodyDiv w:val="1"/>
      <w:marLeft w:val="0"/>
      <w:marRight w:val="0"/>
      <w:marTop w:val="0"/>
      <w:marBottom w:val="0"/>
      <w:divBdr>
        <w:top w:val="none" w:sz="0" w:space="0" w:color="auto"/>
        <w:left w:val="none" w:sz="0" w:space="0" w:color="auto"/>
        <w:bottom w:val="none" w:sz="0" w:space="0" w:color="auto"/>
        <w:right w:val="none" w:sz="0" w:space="0" w:color="auto"/>
      </w:divBdr>
    </w:div>
    <w:div w:id="1631202026">
      <w:bodyDiv w:val="1"/>
      <w:marLeft w:val="0"/>
      <w:marRight w:val="0"/>
      <w:marTop w:val="0"/>
      <w:marBottom w:val="0"/>
      <w:divBdr>
        <w:top w:val="none" w:sz="0" w:space="0" w:color="auto"/>
        <w:left w:val="none" w:sz="0" w:space="0" w:color="auto"/>
        <w:bottom w:val="none" w:sz="0" w:space="0" w:color="auto"/>
        <w:right w:val="none" w:sz="0" w:space="0" w:color="auto"/>
      </w:divBdr>
    </w:div>
    <w:div w:id="1632326042">
      <w:bodyDiv w:val="1"/>
      <w:marLeft w:val="0"/>
      <w:marRight w:val="0"/>
      <w:marTop w:val="0"/>
      <w:marBottom w:val="0"/>
      <w:divBdr>
        <w:top w:val="none" w:sz="0" w:space="0" w:color="auto"/>
        <w:left w:val="none" w:sz="0" w:space="0" w:color="auto"/>
        <w:bottom w:val="none" w:sz="0" w:space="0" w:color="auto"/>
        <w:right w:val="none" w:sz="0" w:space="0" w:color="auto"/>
      </w:divBdr>
    </w:div>
    <w:div w:id="1632393733">
      <w:bodyDiv w:val="1"/>
      <w:marLeft w:val="0"/>
      <w:marRight w:val="0"/>
      <w:marTop w:val="0"/>
      <w:marBottom w:val="0"/>
      <w:divBdr>
        <w:top w:val="none" w:sz="0" w:space="0" w:color="auto"/>
        <w:left w:val="none" w:sz="0" w:space="0" w:color="auto"/>
        <w:bottom w:val="none" w:sz="0" w:space="0" w:color="auto"/>
        <w:right w:val="none" w:sz="0" w:space="0" w:color="auto"/>
      </w:divBdr>
    </w:div>
    <w:div w:id="1632789360">
      <w:bodyDiv w:val="1"/>
      <w:marLeft w:val="0"/>
      <w:marRight w:val="0"/>
      <w:marTop w:val="0"/>
      <w:marBottom w:val="0"/>
      <w:divBdr>
        <w:top w:val="none" w:sz="0" w:space="0" w:color="auto"/>
        <w:left w:val="none" w:sz="0" w:space="0" w:color="auto"/>
        <w:bottom w:val="none" w:sz="0" w:space="0" w:color="auto"/>
        <w:right w:val="none" w:sz="0" w:space="0" w:color="auto"/>
      </w:divBdr>
    </w:div>
    <w:div w:id="1633054837">
      <w:bodyDiv w:val="1"/>
      <w:marLeft w:val="0"/>
      <w:marRight w:val="0"/>
      <w:marTop w:val="0"/>
      <w:marBottom w:val="0"/>
      <w:divBdr>
        <w:top w:val="none" w:sz="0" w:space="0" w:color="auto"/>
        <w:left w:val="none" w:sz="0" w:space="0" w:color="auto"/>
        <w:bottom w:val="none" w:sz="0" w:space="0" w:color="auto"/>
        <w:right w:val="none" w:sz="0" w:space="0" w:color="auto"/>
      </w:divBdr>
    </w:div>
    <w:div w:id="1635022472">
      <w:bodyDiv w:val="1"/>
      <w:marLeft w:val="0"/>
      <w:marRight w:val="0"/>
      <w:marTop w:val="0"/>
      <w:marBottom w:val="0"/>
      <w:divBdr>
        <w:top w:val="none" w:sz="0" w:space="0" w:color="auto"/>
        <w:left w:val="none" w:sz="0" w:space="0" w:color="auto"/>
        <w:bottom w:val="none" w:sz="0" w:space="0" w:color="auto"/>
        <w:right w:val="none" w:sz="0" w:space="0" w:color="auto"/>
      </w:divBdr>
    </w:div>
    <w:div w:id="1635089990">
      <w:bodyDiv w:val="1"/>
      <w:marLeft w:val="0"/>
      <w:marRight w:val="0"/>
      <w:marTop w:val="0"/>
      <w:marBottom w:val="0"/>
      <w:divBdr>
        <w:top w:val="none" w:sz="0" w:space="0" w:color="auto"/>
        <w:left w:val="none" w:sz="0" w:space="0" w:color="auto"/>
        <w:bottom w:val="none" w:sz="0" w:space="0" w:color="auto"/>
        <w:right w:val="none" w:sz="0" w:space="0" w:color="auto"/>
      </w:divBdr>
    </w:div>
    <w:div w:id="1635982894">
      <w:bodyDiv w:val="1"/>
      <w:marLeft w:val="0"/>
      <w:marRight w:val="0"/>
      <w:marTop w:val="0"/>
      <w:marBottom w:val="0"/>
      <w:divBdr>
        <w:top w:val="none" w:sz="0" w:space="0" w:color="auto"/>
        <w:left w:val="none" w:sz="0" w:space="0" w:color="auto"/>
        <w:bottom w:val="none" w:sz="0" w:space="0" w:color="auto"/>
        <w:right w:val="none" w:sz="0" w:space="0" w:color="auto"/>
      </w:divBdr>
    </w:div>
    <w:div w:id="1636250253">
      <w:bodyDiv w:val="1"/>
      <w:marLeft w:val="0"/>
      <w:marRight w:val="0"/>
      <w:marTop w:val="0"/>
      <w:marBottom w:val="0"/>
      <w:divBdr>
        <w:top w:val="none" w:sz="0" w:space="0" w:color="auto"/>
        <w:left w:val="none" w:sz="0" w:space="0" w:color="auto"/>
        <w:bottom w:val="none" w:sz="0" w:space="0" w:color="auto"/>
        <w:right w:val="none" w:sz="0" w:space="0" w:color="auto"/>
      </w:divBdr>
    </w:div>
    <w:div w:id="1636329006">
      <w:bodyDiv w:val="1"/>
      <w:marLeft w:val="0"/>
      <w:marRight w:val="0"/>
      <w:marTop w:val="0"/>
      <w:marBottom w:val="0"/>
      <w:divBdr>
        <w:top w:val="none" w:sz="0" w:space="0" w:color="auto"/>
        <w:left w:val="none" w:sz="0" w:space="0" w:color="auto"/>
        <w:bottom w:val="none" w:sz="0" w:space="0" w:color="auto"/>
        <w:right w:val="none" w:sz="0" w:space="0" w:color="auto"/>
      </w:divBdr>
    </w:div>
    <w:div w:id="1636762781">
      <w:bodyDiv w:val="1"/>
      <w:marLeft w:val="0"/>
      <w:marRight w:val="0"/>
      <w:marTop w:val="0"/>
      <w:marBottom w:val="0"/>
      <w:divBdr>
        <w:top w:val="none" w:sz="0" w:space="0" w:color="auto"/>
        <w:left w:val="none" w:sz="0" w:space="0" w:color="auto"/>
        <w:bottom w:val="none" w:sz="0" w:space="0" w:color="auto"/>
        <w:right w:val="none" w:sz="0" w:space="0" w:color="auto"/>
      </w:divBdr>
    </w:div>
    <w:div w:id="1636985914">
      <w:bodyDiv w:val="1"/>
      <w:marLeft w:val="0"/>
      <w:marRight w:val="0"/>
      <w:marTop w:val="0"/>
      <w:marBottom w:val="0"/>
      <w:divBdr>
        <w:top w:val="none" w:sz="0" w:space="0" w:color="auto"/>
        <w:left w:val="none" w:sz="0" w:space="0" w:color="auto"/>
        <w:bottom w:val="none" w:sz="0" w:space="0" w:color="auto"/>
        <w:right w:val="none" w:sz="0" w:space="0" w:color="auto"/>
      </w:divBdr>
    </w:div>
    <w:div w:id="1637106207">
      <w:bodyDiv w:val="1"/>
      <w:marLeft w:val="0"/>
      <w:marRight w:val="0"/>
      <w:marTop w:val="0"/>
      <w:marBottom w:val="0"/>
      <w:divBdr>
        <w:top w:val="none" w:sz="0" w:space="0" w:color="auto"/>
        <w:left w:val="none" w:sz="0" w:space="0" w:color="auto"/>
        <w:bottom w:val="none" w:sz="0" w:space="0" w:color="auto"/>
        <w:right w:val="none" w:sz="0" w:space="0" w:color="auto"/>
      </w:divBdr>
    </w:div>
    <w:div w:id="1638875832">
      <w:bodyDiv w:val="1"/>
      <w:marLeft w:val="0"/>
      <w:marRight w:val="0"/>
      <w:marTop w:val="0"/>
      <w:marBottom w:val="0"/>
      <w:divBdr>
        <w:top w:val="none" w:sz="0" w:space="0" w:color="auto"/>
        <w:left w:val="none" w:sz="0" w:space="0" w:color="auto"/>
        <w:bottom w:val="none" w:sz="0" w:space="0" w:color="auto"/>
        <w:right w:val="none" w:sz="0" w:space="0" w:color="auto"/>
      </w:divBdr>
    </w:div>
    <w:div w:id="1639071234">
      <w:bodyDiv w:val="1"/>
      <w:marLeft w:val="0"/>
      <w:marRight w:val="0"/>
      <w:marTop w:val="0"/>
      <w:marBottom w:val="0"/>
      <w:divBdr>
        <w:top w:val="none" w:sz="0" w:space="0" w:color="auto"/>
        <w:left w:val="none" w:sz="0" w:space="0" w:color="auto"/>
        <w:bottom w:val="none" w:sz="0" w:space="0" w:color="auto"/>
        <w:right w:val="none" w:sz="0" w:space="0" w:color="auto"/>
      </w:divBdr>
    </w:div>
    <w:div w:id="1639339329">
      <w:bodyDiv w:val="1"/>
      <w:marLeft w:val="0"/>
      <w:marRight w:val="0"/>
      <w:marTop w:val="0"/>
      <w:marBottom w:val="0"/>
      <w:divBdr>
        <w:top w:val="none" w:sz="0" w:space="0" w:color="auto"/>
        <w:left w:val="none" w:sz="0" w:space="0" w:color="auto"/>
        <w:bottom w:val="none" w:sz="0" w:space="0" w:color="auto"/>
        <w:right w:val="none" w:sz="0" w:space="0" w:color="auto"/>
      </w:divBdr>
    </w:div>
    <w:div w:id="1639802242">
      <w:bodyDiv w:val="1"/>
      <w:marLeft w:val="0"/>
      <w:marRight w:val="0"/>
      <w:marTop w:val="0"/>
      <w:marBottom w:val="0"/>
      <w:divBdr>
        <w:top w:val="none" w:sz="0" w:space="0" w:color="auto"/>
        <w:left w:val="none" w:sz="0" w:space="0" w:color="auto"/>
        <w:bottom w:val="none" w:sz="0" w:space="0" w:color="auto"/>
        <w:right w:val="none" w:sz="0" w:space="0" w:color="auto"/>
      </w:divBdr>
    </w:div>
    <w:div w:id="1640300848">
      <w:bodyDiv w:val="1"/>
      <w:marLeft w:val="0"/>
      <w:marRight w:val="0"/>
      <w:marTop w:val="0"/>
      <w:marBottom w:val="0"/>
      <w:divBdr>
        <w:top w:val="none" w:sz="0" w:space="0" w:color="auto"/>
        <w:left w:val="none" w:sz="0" w:space="0" w:color="auto"/>
        <w:bottom w:val="none" w:sz="0" w:space="0" w:color="auto"/>
        <w:right w:val="none" w:sz="0" w:space="0" w:color="auto"/>
      </w:divBdr>
    </w:div>
    <w:div w:id="1640918338">
      <w:bodyDiv w:val="1"/>
      <w:marLeft w:val="0"/>
      <w:marRight w:val="0"/>
      <w:marTop w:val="0"/>
      <w:marBottom w:val="0"/>
      <w:divBdr>
        <w:top w:val="none" w:sz="0" w:space="0" w:color="auto"/>
        <w:left w:val="none" w:sz="0" w:space="0" w:color="auto"/>
        <w:bottom w:val="none" w:sz="0" w:space="0" w:color="auto"/>
        <w:right w:val="none" w:sz="0" w:space="0" w:color="auto"/>
      </w:divBdr>
    </w:div>
    <w:div w:id="1641152878">
      <w:bodyDiv w:val="1"/>
      <w:marLeft w:val="0"/>
      <w:marRight w:val="0"/>
      <w:marTop w:val="0"/>
      <w:marBottom w:val="0"/>
      <w:divBdr>
        <w:top w:val="none" w:sz="0" w:space="0" w:color="auto"/>
        <w:left w:val="none" w:sz="0" w:space="0" w:color="auto"/>
        <w:bottom w:val="none" w:sz="0" w:space="0" w:color="auto"/>
        <w:right w:val="none" w:sz="0" w:space="0" w:color="auto"/>
      </w:divBdr>
    </w:div>
    <w:div w:id="1641156941">
      <w:bodyDiv w:val="1"/>
      <w:marLeft w:val="0"/>
      <w:marRight w:val="0"/>
      <w:marTop w:val="0"/>
      <w:marBottom w:val="0"/>
      <w:divBdr>
        <w:top w:val="none" w:sz="0" w:space="0" w:color="auto"/>
        <w:left w:val="none" w:sz="0" w:space="0" w:color="auto"/>
        <w:bottom w:val="none" w:sz="0" w:space="0" w:color="auto"/>
        <w:right w:val="none" w:sz="0" w:space="0" w:color="auto"/>
      </w:divBdr>
    </w:div>
    <w:div w:id="1642154708">
      <w:bodyDiv w:val="1"/>
      <w:marLeft w:val="0"/>
      <w:marRight w:val="0"/>
      <w:marTop w:val="0"/>
      <w:marBottom w:val="0"/>
      <w:divBdr>
        <w:top w:val="none" w:sz="0" w:space="0" w:color="auto"/>
        <w:left w:val="none" w:sz="0" w:space="0" w:color="auto"/>
        <w:bottom w:val="none" w:sz="0" w:space="0" w:color="auto"/>
        <w:right w:val="none" w:sz="0" w:space="0" w:color="auto"/>
      </w:divBdr>
    </w:div>
    <w:div w:id="1642345803">
      <w:bodyDiv w:val="1"/>
      <w:marLeft w:val="0"/>
      <w:marRight w:val="0"/>
      <w:marTop w:val="0"/>
      <w:marBottom w:val="0"/>
      <w:divBdr>
        <w:top w:val="none" w:sz="0" w:space="0" w:color="auto"/>
        <w:left w:val="none" w:sz="0" w:space="0" w:color="auto"/>
        <w:bottom w:val="none" w:sz="0" w:space="0" w:color="auto"/>
        <w:right w:val="none" w:sz="0" w:space="0" w:color="auto"/>
      </w:divBdr>
    </w:div>
    <w:div w:id="1642809664">
      <w:bodyDiv w:val="1"/>
      <w:marLeft w:val="0"/>
      <w:marRight w:val="0"/>
      <w:marTop w:val="0"/>
      <w:marBottom w:val="0"/>
      <w:divBdr>
        <w:top w:val="none" w:sz="0" w:space="0" w:color="auto"/>
        <w:left w:val="none" w:sz="0" w:space="0" w:color="auto"/>
        <w:bottom w:val="none" w:sz="0" w:space="0" w:color="auto"/>
        <w:right w:val="none" w:sz="0" w:space="0" w:color="auto"/>
      </w:divBdr>
    </w:div>
    <w:div w:id="1643347028">
      <w:bodyDiv w:val="1"/>
      <w:marLeft w:val="0"/>
      <w:marRight w:val="0"/>
      <w:marTop w:val="0"/>
      <w:marBottom w:val="0"/>
      <w:divBdr>
        <w:top w:val="none" w:sz="0" w:space="0" w:color="auto"/>
        <w:left w:val="none" w:sz="0" w:space="0" w:color="auto"/>
        <w:bottom w:val="none" w:sz="0" w:space="0" w:color="auto"/>
        <w:right w:val="none" w:sz="0" w:space="0" w:color="auto"/>
      </w:divBdr>
    </w:div>
    <w:div w:id="1644771882">
      <w:bodyDiv w:val="1"/>
      <w:marLeft w:val="0"/>
      <w:marRight w:val="0"/>
      <w:marTop w:val="0"/>
      <w:marBottom w:val="0"/>
      <w:divBdr>
        <w:top w:val="none" w:sz="0" w:space="0" w:color="auto"/>
        <w:left w:val="none" w:sz="0" w:space="0" w:color="auto"/>
        <w:bottom w:val="none" w:sz="0" w:space="0" w:color="auto"/>
        <w:right w:val="none" w:sz="0" w:space="0" w:color="auto"/>
      </w:divBdr>
    </w:div>
    <w:div w:id="1645349321">
      <w:bodyDiv w:val="1"/>
      <w:marLeft w:val="0"/>
      <w:marRight w:val="0"/>
      <w:marTop w:val="0"/>
      <w:marBottom w:val="0"/>
      <w:divBdr>
        <w:top w:val="none" w:sz="0" w:space="0" w:color="auto"/>
        <w:left w:val="none" w:sz="0" w:space="0" w:color="auto"/>
        <w:bottom w:val="none" w:sz="0" w:space="0" w:color="auto"/>
        <w:right w:val="none" w:sz="0" w:space="0" w:color="auto"/>
      </w:divBdr>
    </w:div>
    <w:div w:id="1646160912">
      <w:bodyDiv w:val="1"/>
      <w:marLeft w:val="0"/>
      <w:marRight w:val="0"/>
      <w:marTop w:val="0"/>
      <w:marBottom w:val="0"/>
      <w:divBdr>
        <w:top w:val="none" w:sz="0" w:space="0" w:color="auto"/>
        <w:left w:val="none" w:sz="0" w:space="0" w:color="auto"/>
        <w:bottom w:val="none" w:sz="0" w:space="0" w:color="auto"/>
        <w:right w:val="none" w:sz="0" w:space="0" w:color="auto"/>
      </w:divBdr>
    </w:div>
    <w:div w:id="1646886537">
      <w:bodyDiv w:val="1"/>
      <w:marLeft w:val="0"/>
      <w:marRight w:val="0"/>
      <w:marTop w:val="0"/>
      <w:marBottom w:val="0"/>
      <w:divBdr>
        <w:top w:val="none" w:sz="0" w:space="0" w:color="auto"/>
        <w:left w:val="none" w:sz="0" w:space="0" w:color="auto"/>
        <w:bottom w:val="none" w:sz="0" w:space="0" w:color="auto"/>
        <w:right w:val="none" w:sz="0" w:space="0" w:color="auto"/>
      </w:divBdr>
    </w:div>
    <w:div w:id="1646929996">
      <w:bodyDiv w:val="1"/>
      <w:marLeft w:val="0"/>
      <w:marRight w:val="0"/>
      <w:marTop w:val="0"/>
      <w:marBottom w:val="0"/>
      <w:divBdr>
        <w:top w:val="none" w:sz="0" w:space="0" w:color="auto"/>
        <w:left w:val="none" w:sz="0" w:space="0" w:color="auto"/>
        <w:bottom w:val="none" w:sz="0" w:space="0" w:color="auto"/>
        <w:right w:val="none" w:sz="0" w:space="0" w:color="auto"/>
      </w:divBdr>
    </w:div>
    <w:div w:id="1647205180">
      <w:bodyDiv w:val="1"/>
      <w:marLeft w:val="0"/>
      <w:marRight w:val="0"/>
      <w:marTop w:val="0"/>
      <w:marBottom w:val="0"/>
      <w:divBdr>
        <w:top w:val="none" w:sz="0" w:space="0" w:color="auto"/>
        <w:left w:val="none" w:sz="0" w:space="0" w:color="auto"/>
        <w:bottom w:val="none" w:sz="0" w:space="0" w:color="auto"/>
        <w:right w:val="none" w:sz="0" w:space="0" w:color="auto"/>
      </w:divBdr>
    </w:div>
    <w:div w:id="1647541026">
      <w:bodyDiv w:val="1"/>
      <w:marLeft w:val="0"/>
      <w:marRight w:val="0"/>
      <w:marTop w:val="0"/>
      <w:marBottom w:val="0"/>
      <w:divBdr>
        <w:top w:val="none" w:sz="0" w:space="0" w:color="auto"/>
        <w:left w:val="none" w:sz="0" w:space="0" w:color="auto"/>
        <w:bottom w:val="none" w:sz="0" w:space="0" w:color="auto"/>
        <w:right w:val="none" w:sz="0" w:space="0" w:color="auto"/>
      </w:divBdr>
    </w:div>
    <w:div w:id="1647661761">
      <w:bodyDiv w:val="1"/>
      <w:marLeft w:val="0"/>
      <w:marRight w:val="0"/>
      <w:marTop w:val="0"/>
      <w:marBottom w:val="0"/>
      <w:divBdr>
        <w:top w:val="none" w:sz="0" w:space="0" w:color="auto"/>
        <w:left w:val="none" w:sz="0" w:space="0" w:color="auto"/>
        <w:bottom w:val="none" w:sz="0" w:space="0" w:color="auto"/>
        <w:right w:val="none" w:sz="0" w:space="0" w:color="auto"/>
      </w:divBdr>
    </w:div>
    <w:div w:id="1647665085">
      <w:bodyDiv w:val="1"/>
      <w:marLeft w:val="0"/>
      <w:marRight w:val="0"/>
      <w:marTop w:val="0"/>
      <w:marBottom w:val="0"/>
      <w:divBdr>
        <w:top w:val="none" w:sz="0" w:space="0" w:color="auto"/>
        <w:left w:val="none" w:sz="0" w:space="0" w:color="auto"/>
        <w:bottom w:val="none" w:sz="0" w:space="0" w:color="auto"/>
        <w:right w:val="none" w:sz="0" w:space="0" w:color="auto"/>
      </w:divBdr>
    </w:div>
    <w:div w:id="1648972143">
      <w:bodyDiv w:val="1"/>
      <w:marLeft w:val="0"/>
      <w:marRight w:val="0"/>
      <w:marTop w:val="0"/>
      <w:marBottom w:val="0"/>
      <w:divBdr>
        <w:top w:val="none" w:sz="0" w:space="0" w:color="auto"/>
        <w:left w:val="none" w:sz="0" w:space="0" w:color="auto"/>
        <w:bottom w:val="none" w:sz="0" w:space="0" w:color="auto"/>
        <w:right w:val="none" w:sz="0" w:space="0" w:color="auto"/>
      </w:divBdr>
    </w:div>
    <w:div w:id="1649937238">
      <w:bodyDiv w:val="1"/>
      <w:marLeft w:val="0"/>
      <w:marRight w:val="0"/>
      <w:marTop w:val="0"/>
      <w:marBottom w:val="0"/>
      <w:divBdr>
        <w:top w:val="none" w:sz="0" w:space="0" w:color="auto"/>
        <w:left w:val="none" w:sz="0" w:space="0" w:color="auto"/>
        <w:bottom w:val="none" w:sz="0" w:space="0" w:color="auto"/>
        <w:right w:val="none" w:sz="0" w:space="0" w:color="auto"/>
      </w:divBdr>
    </w:div>
    <w:div w:id="1650401334">
      <w:bodyDiv w:val="1"/>
      <w:marLeft w:val="0"/>
      <w:marRight w:val="0"/>
      <w:marTop w:val="0"/>
      <w:marBottom w:val="0"/>
      <w:divBdr>
        <w:top w:val="none" w:sz="0" w:space="0" w:color="auto"/>
        <w:left w:val="none" w:sz="0" w:space="0" w:color="auto"/>
        <w:bottom w:val="none" w:sz="0" w:space="0" w:color="auto"/>
        <w:right w:val="none" w:sz="0" w:space="0" w:color="auto"/>
      </w:divBdr>
    </w:div>
    <w:div w:id="1650404007">
      <w:bodyDiv w:val="1"/>
      <w:marLeft w:val="0"/>
      <w:marRight w:val="0"/>
      <w:marTop w:val="0"/>
      <w:marBottom w:val="0"/>
      <w:divBdr>
        <w:top w:val="none" w:sz="0" w:space="0" w:color="auto"/>
        <w:left w:val="none" w:sz="0" w:space="0" w:color="auto"/>
        <w:bottom w:val="none" w:sz="0" w:space="0" w:color="auto"/>
        <w:right w:val="none" w:sz="0" w:space="0" w:color="auto"/>
      </w:divBdr>
    </w:div>
    <w:div w:id="1651203738">
      <w:bodyDiv w:val="1"/>
      <w:marLeft w:val="0"/>
      <w:marRight w:val="0"/>
      <w:marTop w:val="0"/>
      <w:marBottom w:val="0"/>
      <w:divBdr>
        <w:top w:val="none" w:sz="0" w:space="0" w:color="auto"/>
        <w:left w:val="none" w:sz="0" w:space="0" w:color="auto"/>
        <w:bottom w:val="none" w:sz="0" w:space="0" w:color="auto"/>
        <w:right w:val="none" w:sz="0" w:space="0" w:color="auto"/>
      </w:divBdr>
    </w:div>
    <w:div w:id="1652830342">
      <w:bodyDiv w:val="1"/>
      <w:marLeft w:val="0"/>
      <w:marRight w:val="0"/>
      <w:marTop w:val="0"/>
      <w:marBottom w:val="0"/>
      <w:divBdr>
        <w:top w:val="none" w:sz="0" w:space="0" w:color="auto"/>
        <w:left w:val="none" w:sz="0" w:space="0" w:color="auto"/>
        <w:bottom w:val="none" w:sz="0" w:space="0" w:color="auto"/>
        <w:right w:val="none" w:sz="0" w:space="0" w:color="auto"/>
      </w:divBdr>
    </w:div>
    <w:div w:id="1652952221">
      <w:bodyDiv w:val="1"/>
      <w:marLeft w:val="0"/>
      <w:marRight w:val="0"/>
      <w:marTop w:val="0"/>
      <w:marBottom w:val="0"/>
      <w:divBdr>
        <w:top w:val="none" w:sz="0" w:space="0" w:color="auto"/>
        <w:left w:val="none" w:sz="0" w:space="0" w:color="auto"/>
        <w:bottom w:val="none" w:sz="0" w:space="0" w:color="auto"/>
        <w:right w:val="none" w:sz="0" w:space="0" w:color="auto"/>
      </w:divBdr>
    </w:div>
    <w:div w:id="1653362125">
      <w:bodyDiv w:val="1"/>
      <w:marLeft w:val="0"/>
      <w:marRight w:val="0"/>
      <w:marTop w:val="0"/>
      <w:marBottom w:val="0"/>
      <w:divBdr>
        <w:top w:val="none" w:sz="0" w:space="0" w:color="auto"/>
        <w:left w:val="none" w:sz="0" w:space="0" w:color="auto"/>
        <w:bottom w:val="none" w:sz="0" w:space="0" w:color="auto"/>
        <w:right w:val="none" w:sz="0" w:space="0" w:color="auto"/>
      </w:divBdr>
    </w:div>
    <w:div w:id="1653439770">
      <w:bodyDiv w:val="1"/>
      <w:marLeft w:val="0"/>
      <w:marRight w:val="0"/>
      <w:marTop w:val="0"/>
      <w:marBottom w:val="0"/>
      <w:divBdr>
        <w:top w:val="none" w:sz="0" w:space="0" w:color="auto"/>
        <w:left w:val="none" w:sz="0" w:space="0" w:color="auto"/>
        <w:bottom w:val="none" w:sz="0" w:space="0" w:color="auto"/>
        <w:right w:val="none" w:sz="0" w:space="0" w:color="auto"/>
      </w:divBdr>
    </w:div>
    <w:div w:id="1653484425">
      <w:bodyDiv w:val="1"/>
      <w:marLeft w:val="0"/>
      <w:marRight w:val="0"/>
      <w:marTop w:val="0"/>
      <w:marBottom w:val="0"/>
      <w:divBdr>
        <w:top w:val="none" w:sz="0" w:space="0" w:color="auto"/>
        <w:left w:val="none" w:sz="0" w:space="0" w:color="auto"/>
        <w:bottom w:val="none" w:sz="0" w:space="0" w:color="auto"/>
        <w:right w:val="none" w:sz="0" w:space="0" w:color="auto"/>
      </w:divBdr>
    </w:div>
    <w:div w:id="1653487956">
      <w:bodyDiv w:val="1"/>
      <w:marLeft w:val="0"/>
      <w:marRight w:val="0"/>
      <w:marTop w:val="0"/>
      <w:marBottom w:val="0"/>
      <w:divBdr>
        <w:top w:val="none" w:sz="0" w:space="0" w:color="auto"/>
        <w:left w:val="none" w:sz="0" w:space="0" w:color="auto"/>
        <w:bottom w:val="none" w:sz="0" w:space="0" w:color="auto"/>
        <w:right w:val="none" w:sz="0" w:space="0" w:color="auto"/>
      </w:divBdr>
    </w:div>
    <w:div w:id="1653945158">
      <w:bodyDiv w:val="1"/>
      <w:marLeft w:val="0"/>
      <w:marRight w:val="0"/>
      <w:marTop w:val="0"/>
      <w:marBottom w:val="0"/>
      <w:divBdr>
        <w:top w:val="none" w:sz="0" w:space="0" w:color="auto"/>
        <w:left w:val="none" w:sz="0" w:space="0" w:color="auto"/>
        <w:bottom w:val="none" w:sz="0" w:space="0" w:color="auto"/>
        <w:right w:val="none" w:sz="0" w:space="0" w:color="auto"/>
      </w:divBdr>
    </w:div>
    <w:div w:id="1653949271">
      <w:bodyDiv w:val="1"/>
      <w:marLeft w:val="0"/>
      <w:marRight w:val="0"/>
      <w:marTop w:val="0"/>
      <w:marBottom w:val="0"/>
      <w:divBdr>
        <w:top w:val="none" w:sz="0" w:space="0" w:color="auto"/>
        <w:left w:val="none" w:sz="0" w:space="0" w:color="auto"/>
        <w:bottom w:val="none" w:sz="0" w:space="0" w:color="auto"/>
        <w:right w:val="none" w:sz="0" w:space="0" w:color="auto"/>
      </w:divBdr>
    </w:div>
    <w:div w:id="1654943140">
      <w:bodyDiv w:val="1"/>
      <w:marLeft w:val="0"/>
      <w:marRight w:val="0"/>
      <w:marTop w:val="0"/>
      <w:marBottom w:val="0"/>
      <w:divBdr>
        <w:top w:val="none" w:sz="0" w:space="0" w:color="auto"/>
        <w:left w:val="none" w:sz="0" w:space="0" w:color="auto"/>
        <w:bottom w:val="none" w:sz="0" w:space="0" w:color="auto"/>
        <w:right w:val="none" w:sz="0" w:space="0" w:color="auto"/>
      </w:divBdr>
    </w:div>
    <w:div w:id="1655067596">
      <w:bodyDiv w:val="1"/>
      <w:marLeft w:val="0"/>
      <w:marRight w:val="0"/>
      <w:marTop w:val="0"/>
      <w:marBottom w:val="0"/>
      <w:divBdr>
        <w:top w:val="none" w:sz="0" w:space="0" w:color="auto"/>
        <w:left w:val="none" w:sz="0" w:space="0" w:color="auto"/>
        <w:bottom w:val="none" w:sz="0" w:space="0" w:color="auto"/>
        <w:right w:val="none" w:sz="0" w:space="0" w:color="auto"/>
      </w:divBdr>
    </w:div>
    <w:div w:id="1655255583">
      <w:bodyDiv w:val="1"/>
      <w:marLeft w:val="0"/>
      <w:marRight w:val="0"/>
      <w:marTop w:val="0"/>
      <w:marBottom w:val="0"/>
      <w:divBdr>
        <w:top w:val="none" w:sz="0" w:space="0" w:color="auto"/>
        <w:left w:val="none" w:sz="0" w:space="0" w:color="auto"/>
        <w:bottom w:val="none" w:sz="0" w:space="0" w:color="auto"/>
        <w:right w:val="none" w:sz="0" w:space="0" w:color="auto"/>
      </w:divBdr>
    </w:div>
    <w:div w:id="1655330181">
      <w:bodyDiv w:val="1"/>
      <w:marLeft w:val="0"/>
      <w:marRight w:val="0"/>
      <w:marTop w:val="0"/>
      <w:marBottom w:val="0"/>
      <w:divBdr>
        <w:top w:val="none" w:sz="0" w:space="0" w:color="auto"/>
        <w:left w:val="none" w:sz="0" w:space="0" w:color="auto"/>
        <w:bottom w:val="none" w:sz="0" w:space="0" w:color="auto"/>
        <w:right w:val="none" w:sz="0" w:space="0" w:color="auto"/>
      </w:divBdr>
    </w:div>
    <w:div w:id="1655379979">
      <w:bodyDiv w:val="1"/>
      <w:marLeft w:val="0"/>
      <w:marRight w:val="0"/>
      <w:marTop w:val="0"/>
      <w:marBottom w:val="0"/>
      <w:divBdr>
        <w:top w:val="none" w:sz="0" w:space="0" w:color="auto"/>
        <w:left w:val="none" w:sz="0" w:space="0" w:color="auto"/>
        <w:bottom w:val="none" w:sz="0" w:space="0" w:color="auto"/>
        <w:right w:val="none" w:sz="0" w:space="0" w:color="auto"/>
      </w:divBdr>
    </w:div>
    <w:div w:id="1657221458">
      <w:bodyDiv w:val="1"/>
      <w:marLeft w:val="0"/>
      <w:marRight w:val="0"/>
      <w:marTop w:val="0"/>
      <w:marBottom w:val="0"/>
      <w:divBdr>
        <w:top w:val="none" w:sz="0" w:space="0" w:color="auto"/>
        <w:left w:val="none" w:sz="0" w:space="0" w:color="auto"/>
        <w:bottom w:val="none" w:sz="0" w:space="0" w:color="auto"/>
        <w:right w:val="none" w:sz="0" w:space="0" w:color="auto"/>
      </w:divBdr>
    </w:div>
    <w:div w:id="1657416264">
      <w:bodyDiv w:val="1"/>
      <w:marLeft w:val="0"/>
      <w:marRight w:val="0"/>
      <w:marTop w:val="0"/>
      <w:marBottom w:val="0"/>
      <w:divBdr>
        <w:top w:val="none" w:sz="0" w:space="0" w:color="auto"/>
        <w:left w:val="none" w:sz="0" w:space="0" w:color="auto"/>
        <w:bottom w:val="none" w:sz="0" w:space="0" w:color="auto"/>
        <w:right w:val="none" w:sz="0" w:space="0" w:color="auto"/>
      </w:divBdr>
    </w:div>
    <w:div w:id="1658681920">
      <w:bodyDiv w:val="1"/>
      <w:marLeft w:val="0"/>
      <w:marRight w:val="0"/>
      <w:marTop w:val="0"/>
      <w:marBottom w:val="0"/>
      <w:divBdr>
        <w:top w:val="none" w:sz="0" w:space="0" w:color="auto"/>
        <w:left w:val="none" w:sz="0" w:space="0" w:color="auto"/>
        <w:bottom w:val="none" w:sz="0" w:space="0" w:color="auto"/>
        <w:right w:val="none" w:sz="0" w:space="0" w:color="auto"/>
      </w:divBdr>
    </w:div>
    <w:div w:id="1660844118">
      <w:bodyDiv w:val="1"/>
      <w:marLeft w:val="0"/>
      <w:marRight w:val="0"/>
      <w:marTop w:val="0"/>
      <w:marBottom w:val="0"/>
      <w:divBdr>
        <w:top w:val="none" w:sz="0" w:space="0" w:color="auto"/>
        <w:left w:val="none" w:sz="0" w:space="0" w:color="auto"/>
        <w:bottom w:val="none" w:sz="0" w:space="0" w:color="auto"/>
        <w:right w:val="none" w:sz="0" w:space="0" w:color="auto"/>
      </w:divBdr>
    </w:div>
    <w:div w:id="1661274467">
      <w:bodyDiv w:val="1"/>
      <w:marLeft w:val="0"/>
      <w:marRight w:val="0"/>
      <w:marTop w:val="0"/>
      <w:marBottom w:val="0"/>
      <w:divBdr>
        <w:top w:val="none" w:sz="0" w:space="0" w:color="auto"/>
        <w:left w:val="none" w:sz="0" w:space="0" w:color="auto"/>
        <w:bottom w:val="none" w:sz="0" w:space="0" w:color="auto"/>
        <w:right w:val="none" w:sz="0" w:space="0" w:color="auto"/>
      </w:divBdr>
    </w:div>
    <w:div w:id="1661885658">
      <w:bodyDiv w:val="1"/>
      <w:marLeft w:val="0"/>
      <w:marRight w:val="0"/>
      <w:marTop w:val="0"/>
      <w:marBottom w:val="0"/>
      <w:divBdr>
        <w:top w:val="none" w:sz="0" w:space="0" w:color="auto"/>
        <w:left w:val="none" w:sz="0" w:space="0" w:color="auto"/>
        <w:bottom w:val="none" w:sz="0" w:space="0" w:color="auto"/>
        <w:right w:val="none" w:sz="0" w:space="0" w:color="auto"/>
      </w:divBdr>
    </w:div>
    <w:div w:id="1661890071">
      <w:bodyDiv w:val="1"/>
      <w:marLeft w:val="0"/>
      <w:marRight w:val="0"/>
      <w:marTop w:val="0"/>
      <w:marBottom w:val="0"/>
      <w:divBdr>
        <w:top w:val="none" w:sz="0" w:space="0" w:color="auto"/>
        <w:left w:val="none" w:sz="0" w:space="0" w:color="auto"/>
        <w:bottom w:val="none" w:sz="0" w:space="0" w:color="auto"/>
        <w:right w:val="none" w:sz="0" w:space="0" w:color="auto"/>
      </w:divBdr>
    </w:div>
    <w:div w:id="1662077983">
      <w:bodyDiv w:val="1"/>
      <w:marLeft w:val="0"/>
      <w:marRight w:val="0"/>
      <w:marTop w:val="0"/>
      <w:marBottom w:val="0"/>
      <w:divBdr>
        <w:top w:val="none" w:sz="0" w:space="0" w:color="auto"/>
        <w:left w:val="none" w:sz="0" w:space="0" w:color="auto"/>
        <w:bottom w:val="none" w:sz="0" w:space="0" w:color="auto"/>
        <w:right w:val="none" w:sz="0" w:space="0" w:color="auto"/>
      </w:divBdr>
    </w:div>
    <w:div w:id="1662544156">
      <w:bodyDiv w:val="1"/>
      <w:marLeft w:val="0"/>
      <w:marRight w:val="0"/>
      <w:marTop w:val="0"/>
      <w:marBottom w:val="0"/>
      <w:divBdr>
        <w:top w:val="none" w:sz="0" w:space="0" w:color="auto"/>
        <w:left w:val="none" w:sz="0" w:space="0" w:color="auto"/>
        <w:bottom w:val="none" w:sz="0" w:space="0" w:color="auto"/>
        <w:right w:val="none" w:sz="0" w:space="0" w:color="auto"/>
      </w:divBdr>
    </w:div>
    <w:div w:id="1664115254">
      <w:bodyDiv w:val="1"/>
      <w:marLeft w:val="0"/>
      <w:marRight w:val="0"/>
      <w:marTop w:val="0"/>
      <w:marBottom w:val="0"/>
      <w:divBdr>
        <w:top w:val="none" w:sz="0" w:space="0" w:color="auto"/>
        <w:left w:val="none" w:sz="0" w:space="0" w:color="auto"/>
        <w:bottom w:val="none" w:sz="0" w:space="0" w:color="auto"/>
        <w:right w:val="none" w:sz="0" w:space="0" w:color="auto"/>
      </w:divBdr>
    </w:div>
    <w:div w:id="1664159261">
      <w:bodyDiv w:val="1"/>
      <w:marLeft w:val="0"/>
      <w:marRight w:val="0"/>
      <w:marTop w:val="0"/>
      <w:marBottom w:val="0"/>
      <w:divBdr>
        <w:top w:val="none" w:sz="0" w:space="0" w:color="auto"/>
        <w:left w:val="none" w:sz="0" w:space="0" w:color="auto"/>
        <w:bottom w:val="none" w:sz="0" w:space="0" w:color="auto"/>
        <w:right w:val="none" w:sz="0" w:space="0" w:color="auto"/>
      </w:divBdr>
    </w:div>
    <w:div w:id="1664581162">
      <w:bodyDiv w:val="1"/>
      <w:marLeft w:val="0"/>
      <w:marRight w:val="0"/>
      <w:marTop w:val="0"/>
      <w:marBottom w:val="0"/>
      <w:divBdr>
        <w:top w:val="none" w:sz="0" w:space="0" w:color="auto"/>
        <w:left w:val="none" w:sz="0" w:space="0" w:color="auto"/>
        <w:bottom w:val="none" w:sz="0" w:space="0" w:color="auto"/>
        <w:right w:val="none" w:sz="0" w:space="0" w:color="auto"/>
      </w:divBdr>
    </w:div>
    <w:div w:id="1665350956">
      <w:bodyDiv w:val="1"/>
      <w:marLeft w:val="0"/>
      <w:marRight w:val="0"/>
      <w:marTop w:val="0"/>
      <w:marBottom w:val="0"/>
      <w:divBdr>
        <w:top w:val="none" w:sz="0" w:space="0" w:color="auto"/>
        <w:left w:val="none" w:sz="0" w:space="0" w:color="auto"/>
        <w:bottom w:val="none" w:sz="0" w:space="0" w:color="auto"/>
        <w:right w:val="none" w:sz="0" w:space="0" w:color="auto"/>
      </w:divBdr>
    </w:div>
    <w:div w:id="1665818228">
      <w:bodyDiv w:val="1"/>
      <w:marLeft w:val="0"/>
      <w:marRight w:val="0"/>
      <w:marTop w:val="0"/>
      <w:marBottom w:val="0"/>
      <w:divBdr>
        <w:top w:val="none" w:sz="0" w:space="0" w:color="auto"/>
        <w:left w:val="none" w:sz="0" w:space="0" w:color="auto"/>
        <w:bottom w:val="none" w:sz="0" w:space="0" w:color="auto"/>
        <w:right w:val="none" w:sz="0" w:space="0" w:color="auto"/>
      </w:divBdr>
    </w:div>
    <w:div w:id="1666585842">
      <w:bodyDiv w:val="1"/>
      <w:marLeft w:val="0"/>
      <w:marRight w:val="0"/>
      <w:marTop w:val="0"/>
      <w:marBottom w:val="0"/>
      <w:divBdr>
        <w:top w:val="none" w:sz="0" w:space="0" w:color="auto"/>
        <w:left w:val="none" w:sz="0" w:space="0" w:color="auto"/>
        <w:bottom w:val="none" w:sz="0" w:space="0" w:color="auto"/>
        <w:right w:val="none" w:sz="0" w:space="0" w:color="auto"/>
      </w:divBdr>
    </w:div>
    <w:div w:id="1667705923">
      <w:bodyDiv w:val="1"/>
      <w:marLeft w:val="0"/>
      <w:marRight w:val="0"/>
      <w:marTop w:val="0"/>
      <w:marBottom w:val="0"/>
      <w:divBdr>
        <w:top w:val="none" w:sz="0" w:space="0" w:color="auto"/>
        <w:left w:val="none" w:sz="0" w:space="0" w:color="auto"/>
        <w:bottom w:val="none" w:sz="0" w:space="0" w:color="auto"/>
        <w:right w:val="none" w:sz="0" w:space="0" w:color="auto"/>
      </w:divBdr>
    </w:div>
    <w:div w:id="1667784453">
      <w:bodyDiv w:val="1"/>
      <w:marLeft w:val="0"/>
      <w:marRight w:val="0"/>
      <w:marTop w:val="0"/>
      <w:marBottom w:val="0"/>
      <w:divBdr>
        <w:top w:val="none" w:sz="0" w:space="0" w:color="auto"/>
        <w:left w:val="none" w:sz="0" w:space="0" w:color="auto"/>
        <w:bottom w:val="none" w:sz="0" w:space="0" w:color="auto"/>
        <w:right w:val="none" w:sz="0" w:space="0" w:color="auto"/>
      </w:divBdr>
    </w:div>
    <w:div w:id="1668315696">
      <w:bodyDiv w:val="1"/>
      <w:marLeft w:val="0"/>
      <w:marRight w:val="0"/>
      <w:marTop w:val="0"/>
      <w:marBottom w:val="0"/>
      <w:divBdr>
        <w:top w:val="none" w:sz="0" w:space="0" w:color="auto"/>
        <w:left w:val="none" w:sz="0" w:space="0" w:color="auto"/>
        <w:bottom w:val="none" w:sz="0" w:space="0" w:color="auto"/>
        <w:right w:val="none" w:sz="0" w:space="0" w:color="auto"/>
      </w:divBdr>
    </w:div>
    <w:div w:id="1668633498">
      <w:bodyDiv w:val="1"/>
      <w:marLeft w:val="0"/>
      <w:marRight w:val="0"/>
      <w:marTop w:val="0"/>
      <w:marBottom w:val="0"/>
      <w:divBdr>
        <w:top w:val="none" w:sz="0" w:space="0" w:color="auto"/>
        <w:left w:val="none" w:sz="0" w:space="0" w:color="auto"/>
        <w:bottom w:val="none" w:sz="0" w:space="0" w:color="auto"/>
        <w:right w:val="none" w:sz="0" w:space="0" w:color="auto"/>
      </w:divBdr>
    </w:div>
    <w:div w:id="1668635807">
      <w:bodyDiv w:val="1"/>
      <w:marLeft w:val="0"/>
      <w:marRight w:val="0"/>
      <w:marTop w:val="0"/>
      <w:marBottom w:val="0"/>
      <w:divBdr>
        <w:top w:val="none" w:sz="0" w:space="0" w:color="auto"/>
        <w:left w:val="none" w:sz="0" w:space="0" w:color="auto"/>
        <w:bottom w:val="none" w:sz="0" w:space="0" w:color="auto"/>
        <w:right w:val="none" w:sz="0" w:space="0" w:color="auto"/>
      </w:divBdr>
    </w:div>
    <w:div w:id="1668678270">
      <w:bodyDiv w:val="1"/>
      <w:marLeft w:val="0"/>
      <w:marRight w:val="0"/>
      <w:marTop w:val="0"/>
      <w:marBottom w:val="0"/>
      <w:divBdr>
        <w:top w:val="none" w:sz="0" w:space="0" w:color="auto"/>
        <w:left w:val="none" w:sz="0" w:space="0" w:color="auto"/>
        <w:bottom w:val="none" w:sz="0" w:space="0" w:color="auto"/>
        <w:right w:val="none" w:sz="0" w:space="0" w:color="auto"/>
      </w:divBdr>
    </w:div>
    <w:div w:id="1670861250">
      <w:bodyDiv w:val="1"/>
      <w:marLeft w:val="0"/>
      <w:marRight w:val="0"/>
      <w:marTop w:val="0"/>
      <w:marBottom w:val="0"/>
      <w:divBdr>
        <w:top w:val="none" w:sz="0" w:space="0" w:color="auto"/>
        <w:left w:val="none" w:sz="0" w:space="0" w:color="auto"/>
        <w:bottom w:val="none" w:sz="0" w:space="0" w:color="auto"/>
        <w:right w:val="none" w:sz="0" w:space="0" w:color="auto"/>
      </w:divBdr>
    </w:div>
    <w:div w:id="1671174468">
      <w:bodyDiv w:val="1"/>
      <w:marLeft w:val="0"/>
      <w:marRight w:val="0"/>
      <w:marTop w:val="0"/>
      <w:marBottom w:val="0"/>
      <w:divBdr>
        <w:top w:val="none" w:sz="0" w:space="0" w:color="auto"/>
        <w:left w:val="none" w:sz="0" w:space="0" w:color="auto"/>
        <w:bottom w:val="none" w:sz="0" w:space="0" w:color="auto"/>
        <w:right w:val="none" w:sz="0" w:space="0" w:color="auto"/>
      </w:divBdr>
    </w:div>
    <w:div w:id="1671829742">
      <w:bodyDiv w:val="1"/>
      <w:marLeft w:val="0"/>
      <w:marRight w:val="0"/>
      <w:marTop w:val="0"/>
      <w:marBottom w:val="0"/>
      <w:divBdr>
        <w:top w:val="none" w:sz="0" w:space="0" w:color="auto"/>
        <w:left w:val="none" w:sz="0" w:space="0" w:color="auto"/>
        <w:bottom w:val="none" w:sz="0" w:space="0" w:color="auto"/>
        <w:right w:val="none" w:sz="0" w:space="0" w:color="auto"/>
      </w:divBdr>
    </w:div>
    <w:div w:id="1672022620">
      <w:bodyDiv w:val="1"/>
      <w:marLeft w:val="0"/>
      <w:marRight w:val="0"/>
      <w:marTop w:val="0"/>
      <w:marBottom w:val="0"/>
      <w:divBdr>
        <w:top w:val="none" w:sz="0" w:space="0" w:color="auto"/>
        <w:left w:val="none" w:sz="0" w:space="0" w:color="auto"/>
        <w:bottom w:val="none" w:sz="0" w:space="0" w:color="auto"/>
        <w:right w:val="none" w:sz="0" w:space="0" w:color="auto"/>
      </w:divBdr>
    </w:div>
    <w:div w:id="1672177433">
      <w:bodyDiv w:val="1"/>
      <w:marLeft w:val="0"/>
      <w:marRight w:val="0"/>
      <w:marTop w:val="0"/>
      <w:marBottom w:val="0"/>
      <w:divBdr>
        <w:top w:val="none" w:sz="0" w:space="0" w:color="auto"/>
        <w:left w:val="none" w:sz="0" w:space="0" w:color="auto"/>
        <w:bottom w:val="none" w:sz="0" w:space="0" w:color="auto"/>
        <w:right w:val="none" w:sz="0" w:space="0" w:color="auto"/>
      </w:divBdr>
    </w:div>
    <w:div w:id="1673023411">
      <w:bodyDiv w:val="1"/>
      <w:marLeft w:val="0"/>
      <w:marRight w:val="0"/>
      <w:marTop w:val="0"/>
      <w:marBottom w:val="0"/>
      <w:divBdr>
        <w:top w:val="none" w:sz="0" w:space="0" w:color="auto"/>
        <w:left w:val="none" w:sz="0" w:space="0" w:color="auto"/>
        <w:bottom w:val="none" w:sz="0" w:space="0" w:color="auto"/>
        <w:right w:val="none" w:sz="0" w:space="0" w:color="auto"/>
      </w:divBdr>
    </w:div>
    <w:div w:id="1674263161">
      <w:bodyDiv w:val="1"/>
      <w:marLeft w:val="0"/>
      <w:marRight w:val="0"/>
      <w:marTop w:val="0"/>
      <w:marBottom w:val="0"/>
      <w:divBdr>
        <w:top w:val="none" w:sz="0" w:space="0" w:color="auto"/>
        <w:left w:val="none" w:sz="0" w:space="0" w:color="auto"/>
        <w:bottom w:val="none" w:sz="0" w:space="0" w:color="auto"/>
        <w:right w:val="none" w:sz="0" w:space="0" w:color="auto"/>
      </w:divBdr>
    </w:div>
    <w:div w:id="1675766621">
      <w:bodyDiv w:val="1"/>
      <w:marLeft w:val="0"/>
      <w:marRight w:val="0"/>
      <w:marTop w:val="0"/>
      <w:marBottom w:val="0"/>
      <w:divBdr>
        <w:top w:val="none" w:sz="0" w:space="0" w:color="auto"/>
        <w:left w:val="none" w:sz="0" w:space="0" w:color="auto"/>
        <w:bottom w:val="none" w:sz="0" w:space="0" w:color="auto"/>
        <w:right w:val="none" w:sz="0" w:space="0" w:color="auto"/>
      </w:divBdr>
    </w:div>
    <w:div w:id="1676767562">
      <w:bodyDiv w:val="1"/>
      <w:marLeft w:val="0"/>
      <w:marRight w:val="0"/>
      <w:marTop w:val="0"/>
      <w:marBottom w:val="0"/>
      <w:divBdr>
        <w:top w:val="none" w:sz="0" w:space="0" w:color="auto"/>
        <w:left w:val="none" w:sz="0" w:space="0" w:color="auto"/>
        <w:bottom w:val="none" w:sz="0" w:space="0" w:color="auto"/>
        <w:right w:val="none" w:sz="0" w:space="0" w:color="auto"/>
      </w:divBdr>
    </w:div>
    <w:div w:id="1677079223">
      <w:bodyDiv w:val="1"/>
      <w:marLeft w:val="0"/>
      <w:marRight w:val="0"/>
      <w:marTop w:val="0"/>
      <w:marBottom w:val="0"/>
      <w:divBdr>
        <w:top w:val="none" w:sz="0" w:space="0" w:color="auto"/>
        <w:left w:val="none" w:sz="0" w:space="0" w:color="auto"/>
        <w:bottom w:val="none" w:sz="0" w:space="0" w:color="auto"/>
        <w:right w:val="none" w:sz="0" w:space="0" w:color="auto"/>
      </w:divBdr>
    </w:div>
    <w:div w:id="1677269402">
      <w:bodyDiv w:val="1"/>
      <w:marLeft w:val="0"/>
      <w:marRight w:val="0"/>
      <w:marTop w:val="0"/>
      <w:marBottom w:val="0"/>
      <w:divBdr>
        <w:top w:val="none" w:sz="0" w:space="0" w:color="auto"/>
        <w:left w:val="none" w:sz="0" w:space="0" w:color="auto"/>
        <w:bottom w:val="none" w:sz="0" w:space="0" w:color="auto"/>
        <w:right w:val="none" w:sz="0" w:space="0" w:color="auto"/>
      </w:divBdr>
    </w:div>
    <w:div w:id="1677269812">
      <w:bodyDiv w:val="1"/>
      <w:marLeft w:val="0"/>
      <w:marRight w:val="0"/>
      <w:marTop w:val="0"/>
      <w:marBottom w:val="0"/>
      <w:divBdr>
        <w:top w:val="none" w:sz="0" w:space="0" w:color="auto"/>
        <w:left w:val="none" w:sz="0" w:space="0" w:color="auto"/>
        <w:bottom w:val="none" w:sz="0" w:space="0" w:color="auto"/>
        <w:right w:val="none" w:sz="0" w:space="0" w:color="auto"/>
      </w:divBdr>
    </w:div>
    <w:div w:id="1677531913">
      <w:bodyDiv w:val="1"/>
      <w:marLeft w:val="0"/>
      <w:marRight w:val="0"/>
      <w:marTop w:val="0"/>
      <w:marBottom w:val="0"/>
      <w:divBdr>
        <w:top w:val="none" w:sz="0" w:space="0" w:color="auto"/>
        <w:left w:val="none" w:sz="0" w:space="0" w:color="auto"/>
        <w:bottom w:val="none" w:sz="0" w:space="0" w:color="auto"/>
        <w:right w:val="none" w:sz="0" w:space="0" w:color="auto"/>
      </w:divBdr>
    </w:div>
    <w:div w:id="1678268213">
      <w:bodyDiv w:val="1"/>
      <w:marLeft w:val="0"/>
      <w:marRight w:val="0"/>
      <w:marTop w:val="0"/>
      <w:marBottom w:val="0"/>
      <w:divBdr>
        <w:top w:val="none" w:sz="0" w:space="0" w:color="auto"/>
        <w:left w:val="none" w:sz="0" w:space="0" w:color="auto"/>
        <w:bottom w:val="none" w:sz="0" w:space="0" w:color="auto"/>
        <w:right w:val="none" w:sz="0" w:space="0" w:color="auto"/>
      </w:divBdr>
    </w:div>
    <w:div w:id="1679044572">
      <w:bodyDiv w:val="1"/>
      <w:marLeft w:val="0"/>
      <w:marRight w:val="0"/>
      <w:marTop w:val="0"/>
      <w:marBottom w:val="0"/>
      <w:divBdr>
        <w:top w:val="none" w:sz="0" w:space="0" w:color="auto"/>
        <w:left w:val="none" w:sz="0" w:space="0" w:color="auto"/>
        <w:bottom w:val="none" w:sz="0" w:space="0" w:color="auto"/>
        <w:right w:val="none" w:sz="0" w:space="0" w:color="auto"/>
      </w:divBdr>
    </w:div>
    <w:div w:id="1679774137">
      <w:bodyDiv w:val="1"/>
      <w:marLeft w:val="0"/>
      <w:marRight w:val="0"/>
      <w:marTop w:val="0"/>
      <w:marBottom w:val="0"/>
      <w:divBdr>
        <w:top w:val="none" w:sz="0" w:space="0" w:color="auto"/>
        <w:left w:val="none" w:sz="0" w:space="0" w:color="auto"/>
        <w:bottom w:val="none" w:sz="0" w:space="0" w:color="auto"/>
        <w:right w:val="none" w:sz="0" w:space="0" w:color="auto"/>
      </w:divBdr>
    </w:div>
    <w:div w:id="1679848198">
      <w:bodyDiv w:val="1"/>
      <w:marLeft w:val="0"/>
      <w:marRight w:val="0"/>
      <w:marTop w:val="0"/>
      <w:marBottom w:val="0"/>
      <w:divBdr>
        <w:top w:val="none" w:sz="0" w:space="0" w:color="auto"/>
        <w:left w:val="none" w:sz="0" w:space="0" w:color="auto"/>
        <w:bottom w:val="none" w:sz="0" w:space="0" w:color="auto"/>
        <w:right w:val="none" w:sz="0" w:space="0" w:color="auto"/>
      </w:divBdr>
    </w:div>
    <w:div w:id="1679886180">
      <w:bodyDiv w:val="1"/>
      <w:marLeft w:val="0"/>
      <w:marRight w:val="0"/>
      <w:marTop w:val="0"/>
      <w:marBottom w:val="0"/>
      <w:divBdr>
        <w:top w:val="none" w:sz="0" w:space="0" w:color="auto"/>
        <w:left w:val="none" w:sz="0" w:space="0" w:color="auto"/>
        <w:bottom w:val="none" w:sz="0" w:space="0" w:color="auto"/>
        <w:right w:val="none" w:sz="0" w:space="0" w:color="auto"/>
      </w:divBdr>
    </w:div>
    <w:div w:id="1680696821">
      <w:bodyDiv w:val="1"/>
      <w:marLeft w:val="0"/>
      <w:marRight w:val="0"/>
      <w:marTop w:val="0"/>
      <w:marBottom w:val="0"/>
      <w:divBdr>
        <w:top w:val="none" w:sz="0" w:space="0" w:color="auto"/>
        <w:left w:val="none" w:sz="0" w:space="0" w:color="auto"/>
        <w:bottom w:val="none" w:sz="0" w:space="0" w:color="auto"/>
        <w:right w:val="none" w:sz="0" w:space="0" w:color="auto"/>
      </w:divBdr>
    </w:div>
    <w:div w:id="1681736907">
      <w:bodyDiv w:val="1"/>
      <w:marLeft w:val="0"/>
      <w:marRight w:val="0"/>
      <w:marTop w:val="0"/>
      <w:marBottom w:val="0"/>
      <w:divBdr>
        <w:top w:val="none" w:sz="0" w:space="0" w:color="auto"/>
        <w:left w:val="none" w:sz="0" w:space="0" w:color="auto"/>
        <w:bottom w:val="none" w:sz="0" w:space="0" w:color="auto"/>
        <w:right w:val="none" w:sz="0" w:space="0" w:color="auto"/>
      </w:divBdr>
    </w:div>
    <w:div w:id="1682005843">
      <w:bodyDiv w:val="1"/>
      <w:marLeft w:val="0"/>
      <w:marRight w:val="0"/>
      <w:marTop w:val="0"/>
      <w:marBottom w:val="0"/>
      <w:divBdr>
        <w:top w:val="none" w:sz="0" w:space="0" w:color="auto"/>
        <w:left w:val="none" w:sz="0" w:space="0" w:color="auto"/>
        <w:bottom w:val="none" w:sz="0" w:space="0" w:color="auto"/>
        <w:right w:val="none" w:sz="0" w:space="0" w:color="auto"/>
      </w:divBdr>
    </w:div>
    <w:div w:id="1682078107">
      <w:bodyDiv w:val="1"/>
      <w:marLeft w:val="0"/>
      <w:marRight w:val="0"/>
      <w:marTop w:val="0"/>
      <w:marBottom w:val="0"/>
      <w:divBdr>
        <w:top w:val="none" w:sz="0" w:space="0" w:color="auto"/>
        <w:left w:val="none" w:sz="0" w:space="0" w:color="auto"/>
        <w:bottom w:val="none" w:sz="0" w:space="0" w:color="auto"/>
        <w:right w:val="none" w:sz="0" w:space="0" w:color="auto"/>
      </w:divBdr>
    </w:div>
    <w:div w:id="1682469534">
      <w:bodyDiv w:val="1"/>
      <w:marLeft w:val="0"/>
      <w:marRight w:val="0"/>
      <w:marTop w:val="0"/>
      <w:marBottom w:val="0"/>
      <w:divBdr>
        <w:top w:val="none" w:sz="0" w:space="0" w:color="auto"/>
        <w:left w:val="none" w:sz="0" w:space="0" w:color="auto"/>
        <w:bottom w:val="none" w:sz="0" w:space="0" w:color="auto"/>
        <w:right w:val="none" w:sz="0" w:space="0" w:color="auto"/>
      </w:divBdr>
    </w:div>
    <w:div w:id="1682660784">
      <w:bodyDiv w:val="1"/>
      <w:marLeft w:val="0"/>
      <w:marRight w:val="0"/>
      <w:marTop w:val="0"/>
      <w:marBottom w:val="0"/>
      <w:divBdr>
        <w:top w:val="none" w:sz="0" w:space="0" w:color="auto"/>
        <w:left w:val="none" w:sz="0" w:space="0" w:color="auto"/>
        <w:bottom w:val="none" w:sz="0" w:space="0" w:color="auto"/>
        <w:right w:val="none" w:sz="0" w:space="0" w:color="auto"/>
      </w:divBdr>
    </w:div>
    <w:div w:id="1682968992">
      <w:bodyDiv w:val="1"/>
      <w:marLeft w:val="0"/>
      <w:marRight w:val="0"/>
      <w:marTop w:val="0"/>
      <w:marBottom w:val="0"/>
      <w:divBdr>
        <w:top w:val="none" w:sz="0" w:space="0" w:color="auto"/>
        <w:left w:val="none" w:sz="0" w:space="0" w:color="auto"/>
        <w:bottom w:val="none" w:sz="0" w:space="0" w:color="auto"/>
        <w:right w:val="none" w:sz="0" w:space="0" w:color="auto"/>
      </w:divBdr>
    </w:div>
    <w:div w:id="1683047426">
      <w:bodyDiv w:val="1"/>
      <w:marLeft w:val="0"/>
      <w:marRight w:val="0"/>
      <w:marTop w:val="0"/>
      <w:marBottom w:val="0"/>
      <w:divBdr>
        <w:top w:val="none" w:sz="0" w:space="0" w:color="auto"/>
        <w:left w:val="none" w:sz="0" w:space="0" w:color="auto"/>
        <w:bottom w:val="none" w:sz="0" w:space="0" w:color="auto"/>
        <w:right w:val="none" w:sz="0" w:space="0" w:color="auto"/>
      </w:divBdr>
    </w:div>
    <w:div w:id="1683970813">
      <w:bodyDiv w:val="1"/>
      <w:marLeft w:val="0"/>
      <w:marRight w:val="0"/>
      <w:marTop w:val="0"/>
      <w:marBottom w:val="0"/>
      <w:divBdr>
        <w:top w:val="none" w:sz="0" w:space="0" w:color="auto"/>
        <w:left w:val="none" w:sz="0" w:space="0" w:color="auto"/>
        <w:bottom w:val="none" w:sz="0" w:space="0" w:color="auto"/>
        <w:right w:val="none" w:sz="0" w:space="0" w:color="auto"/>
      </w:divBdr>
    </w:div>
    <w:div w:id="1684698163">
      <w:bodyDiv w:val="1"/>
      <w:marLeft w:val="0"/>
      <w:marRight w:val="0"/>
      <w:marTop w:val="0"/>
      <w:marBottom w:val="0"/>
      <w:divBdr>
        <w:top w:val="none" w:sz="0" w:space="0" w:color="auto"/>
        <w:left w:val="none" w:sz="0" w:space="0" w:color="auto"/>
        <w:bottom w:val="none" w:sz="0" w:space="0" w:color="auto"/>
        <w:right w:val="none" w:sz="0" w:space="0" w:color="auto"/>
      </w:divBdr>
    </w:div>
    <w:div w:id="1685664423">
      <w:bodyDiv w:val="1"/>
      <w:marLeft w:val="0"/>
      <w:marRight w:val="0"/>
      <w:marTop w:val="0"/>
      <w:marBottom w:val="0"/>
      <w:divBdr>
        <w:top w:val="none" w:sz="0" w:space="0" w:color="auto"/>
        <w:left w:val="none" w:sz="0" w:space="0" w:color="auto"/>
        <w:bottom w:val="none" w:sz="0" w:space="0" w:color="auto"/>
        <w:right w:val="none" w:sz="0" w:space="0" w:color="auto"/>
      </w:divBdr>
    </w:div>
    <w:div w:id="1685862165">
      <w:bodyDiv w:val="1"/>
      <w:marLeft w:val="0"/>
      <w:marRight w:val="0"/>
      <w:marTop w:val="0"/>
      <w:marBottom w:val="0"/>
      <w:divBdr>
        <w:top w:val="none" w:sz="0" w:space="0" w:color="auto"/>
        <w:left w:val="none" w:sz="0" w:space="0" w:color="auto"/>
        <w:bottom w:val="none" w:sz="0" w:space="0" w:color="auto"/>
        <w:right w:val="none" w:sz="0" w:space="0" w:color="auto"/>
      </w:divBdr>
    </w:div>
    <w:div w:id="1686591561">
      <w:bodyDiv w:val="1"/>
      <w:marLeft w:val="0"/>
      <w:marRight w:val="0"/>
      <w:marTop w:val="0"/>
      <w:marBottom w:val="0"/>
      <w:divBdr>
        <w:top w:val="none" w:sz="0" w:space="0" w:color="auto"/>
        <w:left w:val="none" w:sz="0" w:space="0" w:color="auto"/>
        <w:bottom w:val="none" w:sz="0" w:space="0" w:color="auto"/>
        <w:right w:val="none" w:sz="0" w:space="0" w:color="auto"/>
      </w:divBdr>
    </w:div>
    <w:div w:id="1687175834">
      <w:bodyDiv w:val="1"/>
      <w:marLeft w:val="0"/>
      <w:marRight w:val="0"/>
      <w:marTop w:val="0"/>
      <w:marBottom w:val="0"/>
      <w:divBdr>
        <w:top w:val="none" w:sz="0" w:space="0" w:color="auto"/>
        <w:left w:val="none" w:sz="0" w:space="0" w:color="auto"/>
        <w:bottom w:val="none" w:sz="0" w:space="0" w:color="auto"/>
        <w:right w:val="none" w:sz="0" w:space="0" w:color="auto"/>
      </w:divBdr>
    </w:div>
    <w:div w:id="1687557685">
      <w:bodyDiv w:val="1"/>
      <w:marLeft w:val="0"/>
      <w:marRight w:val="0"/>
      <w:marTop w:val="0"/>
      <w:marBottom w:val="0"/>
      <w:divBdr>
        <w:top w:val="none" w:sz="0" w:space="0" w:color="auto"/>
        <w:left w:val="none" w:sz="0" w:space="0" w:color="auto"/>
        <w:bottom w:val="none" w:sz="0" w:space="0" w:color="auto"/>
        <w:right w:val="none" w:sz="0" w:space="0" w:color="auto"/>
      </w:divBdr>
    </w:div>
    <w:div w:id="1687560877">
      <w:bodyDiv w:val="1"/>
      <w:marLeft w:val="0"/>
      <w:marRight w:val="0"/>
      <w:marTop w:val="0"/>
      <w:marBottom w:val="0"/>
      <w:divBdr>
        <w:top w:val="none" w:sz="0" w:space="0" w:color="auto"/>
        <w:left w:val="none" w:sz="0" w:space="0" w:color="auto"/>
        <w:bottom w:val="none" w:sz="0" w:space="0" w:color="auto"/>
        <w:right w:val="none" w:sz="0" w:space="0" w:color="auto"/>
      </w:divBdr>
    </w:div>
    <w:div w:id="1687904422">
      <w:bodyDiv w:val="1"/>
      <w:marLeft w:val="0"/>
      <w:marRight w:val="0"/>
      <w:marTop w:val="0"/>
      <w:marBottom w:val="0"/>
      <w:divBdr>
        <w:top w:val="none" w:sz="0" w:space="0" w:color="auto"/>
        <w:left w:val="none" w:sz="0" w:space="0" w:color="auto"/>
        <w:bottom w:val="none" w:sz="0" w:space="0" w:color="auto"/>
        <w:right w:val="none" w:sz="0" w:space="0" w:color="auto"/>
      </w:divBdr>
    </w:div>
    <w:div w:id="1687949398">
      <w:bodyDiv w:val="1"/>
      <w:marLeft w:val="0"/>
      <w:marRight w:val="0"/>
      <w:marTop w:val="0"/>
      <w:marBottom w:val="0"/>
      <w:divBdr>
        <w:top w:val="none" w:sz="0" w:space="0" w:color="auto"/>
        <w:left w:val="none" w:sz="0" w:space="0" w:color="auto"/>
        <w:bottom w:val="none" w:sz="0" w:space="0" w:color="auto"/>
        <w:right w:val="none" w:sz="0" w:space="0" w:color="auto"/>
      </w:divBdr>
    </w:div>
    <w:div w:id="1688872269">
      <w:bodyDiv w:val="1"/>
      <w:marLeft w:val="0"/>
      <w:marRight w:val="0"/>
      <w:marTop w:val="0"/>
      <w:marBottom w:val="0"/>
      <w:divBdr>
        <w:top w:val="none" w:sz="0" w:space="0" w:color="auto"/>
        <w:left w:val="none" w:sz="0" w:space="0" w:color="auto"/>
        <w:bottom w:val="none" w:sz="0" w:space="0" w:color="auto"/>
        <w:right w:val="none" w:sz="0" w:space="0" w:color="auto"/>
      </w:divBdr>
    </w:div>
    <w:div w:id="1688945046">
      <w:bodyDiv w:val="1"/>
      <w:marLeft w:val="0"/>
      <w:marRight w:val="0"/>
      <w:marTop w:val="0"/>
      <w:marBottom w:val="0"/>
      <w:divBdr>
        <w:top w:val="none" w:sz="0" w:space="0" w:color="auto"/>
        <w:left w:val="none" w:sz="0" w:space="0" w:color="auto"/>
        <w:bottom w:val="none" w:sz="0" w:space="0" w:color="auto"/>
        <w:right w:val="none" w:sz="0" w:space="0" w:color="auto"/>
      </w:divBdr>
    </w:div>
    <w:div w:id="1689329272">
      <w:bodyDiv w:val="1"/>
      <w:marLeft w:val="0"/>
      <w:marRight w:val="0"/>
      <w:marTop w:val="0"/>
      <w:marBottom w:val="0"/>
      <w:divBdr>
        <w:top w:val="none" w:sz="0" w:space="0" w:color="auto"/>
        <w:left w:val="none" w:sz="0" w:space="0" w:color="auto"/>
        <w:bottom w:val="none" w:sz="0" w:space="0" w:color="auto"/>
        <w:right w:val="none" w:sz="0" w:space="0" w:color="auto"/>
      </w:divBdr>
    </w:div>
    <w:div w:id="1689791134">
      <w:bodyDiv w:val="1"/>
      <w:marLeft w:val="0"/>
      <w:marRight w:val="0"/>
      <w:marTop w:val="0"/>
      <w:marBottom w:val="0"/>
      <w:divBdr>
        <w:top w:val="none" w:sz="0" w:space="0" w:color="auto"/>
        <w:left w:val="none" w:sz="0" w:space="0" w:color="auto"/>
        <w:bottom w:val="none" w:sz="0" w:space="0" w:color="auto"/>
        <w:right w:val="none" w:sz="0" w:space="0" w:color="auto"/>
      </w:divBdr>
    </w:div>
    <w:div w:id="1689792536">
      <w:bodyDiv w:val="1"/>
      <w:marLeft w:val="0"/>
      <w:marRight w:val="0"/>
      <w:marTop w:val="0"/>
      <w:marBottom w:val="0"/>
      <w:divBdr>
        <w:top w:val="none" w:sz="0" w:space="0" w:color="auto"/>
        <w:left w:val="none" w:sz="0" w:space="0" w:color="auto"/>
        <w:bottom w:val="none" w:sz="0" w:space="0" w:color="auto"/>
        <w:right w:val="none" w:sz="0" w:space="0" w:color="auto"/>
      </w:divBdr>
    </w:div>
    <w:div w:id="1689914792">
      <w:bodyDiv w:val="1"/>
      <w:marLeft w:val="0"/>
      <w:marRight w:val="0"/>
      <w:marTop w:val="0"/>
      <w:marBottom w:val="0"/>
      <w:divBdr>
        <w:top w:val="none" w:sz="0" w:space="0" w:color="auto"/>
        <w:left w:val="none" w:sz="0" w:space="0" w:color="auto"/>
        <w:bottom w:val="none" w:sz="0" w:space="0" w:color="auto"/>
        <w:right w:val="none" w:sz="0" w:space="0" w:color="auto"/>
      </w:divBdr>
    </w:div>
    <w:div w:id="1690599215">
      <w:bodyDiv w:val="1"/>
      <w:marLeft w:val="0"/>
      <w:marRight w:val="0"/>
      <w:marTop w:val="0"/>
      <w:marBottom w:val="0"/>
      <w:divBdr>
        <w:top w:val="none" w:sz="0" w:space="0" w:color="auto"/>
        <w:left w:val="none" w:sz="0" w:space="0" w:color="auto"/>
        <w:bottom w:val="none" w:sz="0" w:space="0" w:color="auto"/>
        <w:right w:val="none" w:sz="0" w:space="0" w:color="auto"/>
      </w:divBdr>
    </w:div>
    <w:div w:id="1691444145">
      <w:bodyDiv w:val="1"/>
      <w:marLeft w:val="0"/>
      <w:marRight w:val="0"/>
      <w:marTop w:val="0"/>
      <w:marBottom w:val="0"/>
      <w:divBdr>
        <w:top w:val="none" w:sz="0" w:space="0" w:color="auto"/>
        <w:left w:val="none" w:sz="0" w:space="0" w:color="auto"/>
        <w:bottom w:val="none" w:sz="0" w:space="0" w:color="auto"/>
        <w:right w:val="none" w:sz="0" w:space="0" w:color="auto"/>
      </w:divBdr>
    </w:div>
    <w:div w:id="1691445558">
      <w:bodyDiv w:val="1"/>
      <w:marLeft w:val="0"/>
      <w:marRight w:val="0"/>
      <w:marTop w:val="0"/>
      <w:marBottom w:val="0"/>
      <w:divBdr>
        <w:top w:val="none" w:sz="0" w:space="0" w:color="auto"/>
        <w:left w:val="none" w:sz="0" w:space="0" w:color="auto"/>
        <w:bottom w:val="none" w:sz="0" w:space="0" w:color="auto"/>
        <w:right w:val="none" w:sz="0" w:space="0" w:color="auto"/>
      </w:divBdr>
    </w:div>
    <w:div w:id="1691837374">
      <w:bodyDiv w:val="1"/>
      <w:marLeft w:val="0"/>
      <w:marRight w:val="0"/>
      <w:marTop w:val="0"/>
      <w:marBottom w:val="0"/>
      <w:divBdr>
        <w:top w:val="none" w:sz="0" w:space="0" w:color="auto"/>
        <w:left w:val="none" w:sz="0" w:space="0" w:color="auto"/>
        <w:bottom w:val="none" w:sz="0" w:space="0" w:color="auto"/>
        <w:right w:val="none" w:sz="0" w:space="0" w:color="auto"/>
      </w:divBdr>
    </w:div>
    <w:div w:id="1692221449">
      <w:bodyDiv w:val="1"/>
      <w:marLeft w:val="0"/>
      <w:marRight w:val="0"/>
      <w:marTop w:val="0"/>
      <w:marBottom w:val="0"/>
      <w:divBdr>
        <w:top w:val="none" w:sz="0" w:space="0" w:color="auto"/>
        <w:left w:val="none" w:sz="0" w:space="0" w:color="auto"/>
        <w:bottom w:val="none" w:sz="0" w:space="0" w:color="auto"/>
        <w:right w:val="none" w:sz="0" w:space="0" w:color="auto"/>
      </w:divBdr>
    </w:div>
    <w:div w:id="1692337759">
      <w:bodyDiv w:val="1"/>
      <w:marLeft w:val="0"/>
      <w:marRight w:val="0"/>
      <w:marTop w:val="0"/>
      <w:marBottom w:val="0"/>
      <w:divBdr>
        <w:top w:val="none" w:sz="0" w:space="0" w:color="auto"/>
        <w:left w:val="none" w:sz="0" w:space="0" w:color="auto"/>
        <w:bottom w:val="none" w:sz="0" w:space="0" w:color="auto"/>
        <w:right w:val="none" w:sz="0" w:space="0" w:color="auto"/>
      </w:divBdr>
    </w:div>
    <w:div w:id="1693411430">
      <w:bodyDiv w:val="1"/>
      <w:marLeft w:val="0"/>
      <w:marRight w:val="0"/>
      <w:marTop w:val="0"/>
      <w:marBottom w:val="0"/>
      <w:divBdr>
        <w:top w:val="none" w:sz="0" w:space="0" w:color="auto"/>
        <w:left w:val="none" w:sz="0" w:space="0" w:color="auto"/>
        <w:bottom w:val="none" w:sz="0" w:space="0" w:color="auto"/>
        <w:right w:val="none" w:sz="0" w:space="0" w:color="auto"/>
      </w:divBdr>
    </w:div>
    <w:div w:id="1694184888">
      <w:bodyDiv w:val="1"/>
      <w:marLeft w:val="0"/>
      <w:marRight w:val="0"/>
      <w:marTop w:val="0"/>
      <w:marBottom w:val="0"/>
      <w:divBdr>
        <w:top w:val="none" w:sz="0" w:space="0" w:color="auto"/>
        <w:left w:val="none" w:sz="0" w:space="0" w:color="auto"/>
        <w:bottom w:val="none" w:sz="0" w:space="0" w:color="auto"/>
        <w:right w:val="none" w:sz="0" w:space="0" w:color="auto"/>
      </w:divBdr>
    </w:div>
    <w:div w:id="1694185845">
      <w:bodyDiv w:val="1"/>
      <w:marLeft w:val="0"/>
      <w:marRight w:val="0"/>
      <w:marTop w:val="0"/>
      <w:marBottom w:val="0"/>
      <w:divBdr>
        <w:top w:val="none" w:sz="0" w:space="0" w:color="auto"/>
        <w:left w:val="none" w:sz="0" w:space="0" w:color="auto"/>
        <w:bottom w:val="none" w:sz="0" w:space="0" w:color="auto"/>
        <w:right w:val="none" w:sz="0" w:space="0" w:color="auto"/>
      </w:divBdr>
    </w:div>
    <w:div w:id="1695959960">
      <w:bodyDiv w:val="1"/>
      <w:marLeft w:val="0"/>
      <w:marRight w:val="0"/>
      <w:marTop w:val="0"/>
      <w:marBottom w:val="0"/>
      <w:divBdr>
        <w:top w:val="none" w:sz="0" w:space="0" w:color="auto"/>
        <w:left w:val="none" w:sz="0" w:space="0" w:color="auto"/>
        <w:bottom w:val="none" w:sz="0" w:space="0" w:color="auto"/>
        <w:right w:val="none" w:sz="0" w:space="0" w:color="auto"/>
      </w:divBdr>
    </w:div>
    <w:div w:id="1696928516">
      <w:bodyDiv w:val="1"/>
      <w:marLeft w:val="0"/>
      <w:marRight w:val="0"/>
      <w:marTop w:val="0"/>
      <w:marBottom w:val="0"/>
      <w:divBdr>
        <w:top w:val="none" w:sz="0" w:space="0" w:color="auto"/>
        <w:left w:val="none" w:sz="0" w:space="0" w:color="auto"/>
        <w:bottom w:val="none" w:sz="0" w:space="0" w:color="auto"/>
        <w:right w:val="none" w:sz="0" w:space="0" w:color="auto"/>
      </w:divBdr>
    </w:div>
    <w:div w:id="1698384198">
      <w:bodyDiv w:val="1"/>
      <w:marLeft w:val="0"/>
      <w:marRight w:val="0"/>
      <w:marTop w:val="0"/>
      <w:marBottom w:val="0"/>
      <w:divBdr>
        <w:top w:val="none" w:sz="0" w:space="0" w:color="auto"/>
        <w:left w:val="none" w:sz="0" w:space="0" w:color="auto"/>
        <w:bottom w:val="none" w:sz="0" w:space="0" w:color="auto"/>
        <w:right w:val="none" w:sz="0" w:space="0" w:color="auto"/>
      </w:divBdr>
    </w:div>
    <w:div w:id="1699117816">
      <w:bodyDiv w:val="1"/>
      <w:marLeft w:val="0"/>
      <w:marRight w:val="0"/>
      <w:marTop w:val="0"/>
      <w:marBottom w:val="0"/>
      <w:divBdr>
        <w:top w:val="none" w:sz="0" w:space="0" w:color="auto"/>
        <w:left w:val="none" w:sz="0" w:space="0" w:color="auto"/>
        <w:bottom w:val="none" w:sz="0" w:space="0" w:color="auto"/>
        <w:right w:val="none" w:sz="0" w:space="0" w:color="auto"/>
      </w:divBdr>
    </w:div>
    <w:div w:id="1699355801">
      <w:bodyDiv w:val="1"/>
      <w:marLeft w:val="0"/>
      <w:marRight w:val="0"/>
      <w:marTop w:val="0"/>
      <w:marBottom w:val="0"/>
      <w:divBdr>
        <w:top w:val="none" w:sz="0" w:space="0" w:color="auto"/>
        <w:left w:val="none" w:sz="0" w:space="0" w:color="auto"/>
        <w:bottom w:val="none" w:sz="0" w:space="0" w:color="auto"/>
        <w:right w:val="none" w:sz="0" w:space="0" w:color="auto"/>
      </w:divBdr>
    </w:div>
    <w:div w:id="1699547981">
      <w:bodyDiv w:val="1"/>
      <w:marLeft w:val="0"/>
      <w:marRight w:val="0"/>
      <w:marTop w:val="0"/>
      <w:marBottom w:val="0"/>
      <w:divBdr>
        <w:top w:val="none" w:sz="0" w:space="0" w:color="auto"/>
        <w:left w:val="none" w:sz="0" w:space="0" w:color="auto"/>
        <w:bottom w:val="none" w:sz="0" w:space="0" w:color="auto"/>
        <w:right w:val="none" w:sz="0" w:space="0" w:color="auto"/>
      </w:divBdr>
    </w:div>
    <w:div w:id="1700740635">
      <w:bodyDiv w:val="1"/>
      <w:marLeft w:val="0"/>
      <w:marRight w:val="0"/>
      <w:marTop w:val="0"/>
      <w:marBottom w:val="0"/>
      <w:divBdr>
        <w:top w:val="none" w:sz="0" w:space="0" w:color="auto"/>
        <w:left w:val="none" w:sz="0" w:space="0" w:color="auto"/>
        <w:bottom w:val="none" w:sz="0" w:space="0" w:color="auto"/>
        <w:right w:val="none" w:sz="0" w:space="0" w:color="auto"/>
      </w:divBdr>
    </w:div>
    <w:div w:id="1701739234">
      <w:bodyDiv w:val="1"/>
      <w:marLeft w:val="0"/>
      <w:marRight w:val="0"/>
      <w:marTop w:val="0"/>
      <w:marBottom w:val="0"/>
      <w:divBdr>
        <w:top w:val="none" w:sz="0" w:space="0" w:color="auto"/>
        <w:left w:val="none" w:sz="0" w:space="0" w:color="auto"/>
        <w:bottom w:val="none" w:sz="0" w:space="0" w:color="auto"/>
        <w:right w:val="none" w:sz="0" w:space="0" w:color="auto"/>
      </w:divBdr>
    </w:div>
    <w:div w:id="1701933579">
      <w:bodyDiv w:val="1"/>
      <w:marLeft w:val="0"/>
      <w:marRight w:val="0"/>
      <w:marTop w:val="0"/>
      <w:marBottom w:val="0"/>
      <w:divBdr>
        <w:top w:val="none" w:sz="0" w:space="0" w:color="auto"/>
        <w:left w:val="none" w:sz="0" w:space="0" w:color="auto"/>
        <w:bottom w:val="none" w:sz="0" w:space="0" w:color="auto"/>
        <w:right w:val="none" w:sz="0" w:space="0" w:color="auto"/>
      </w:divBdr>
    </w:div>
    <w:div w:id="1703942937">
      <w:bodyDiv w:val="1"/>
      <w:marLeft w:val="0"/>
      <w:marRight w:val="0"/>
      <w:marTop w:val="0"/>
      <w:marBottom w:val="0"/>
      <w:divBdr>
        <w:top w:val="none" w:sz="0" w:space="0" w:color="auto"/>
        <w:left w:val="none" w:sz="0" w:space="0" w:color="auto"/>
        <w:bottom w:val="none" w:sz="0" w:space="0" w:color="auto"/>
        <w:right w:val="none" w:sz="0" w:space="0" w:color="auto"/>
      </w:divBdr>
    </w:div>
    <w:div w:id="1704986758">
      <w:bodyDiv w:val="1"/>
      <w:marLeft w:val="0"/>
      <w:marRight w:val="0"/>
      <w:marTop w:val="0"/>
      <w:marBottom w:val="0"/>
      <w:divBdr>
        <w:top w:val="none" w:sz="0" w:space="0" w:color="auto"/>
        <w:left w:val="none" w:sz="0" w:space="0" w:color="auto"/>
        <w:bottom w:val="none" w:sz="0" w:space="0" w:color="auto"/>
        <w:right w:val="none" w:sz="0" w:space="0" w:color="auto"/>
      </w:divBdr>
    </w:div>
    <w:div w:id="1705251429">
      <w:bodyDiv w:val="1"/>
      <w:marLeft w:val="0"/>
      <w:marRight w:val="0"/>
      <w:marTop w:val="0"/>
      <w:marBottom w:val="0"/>
      <w:divBdr>
        <w:top w:val="none" w:sz="0" w:space="0" w:color="auto"/>
        <w:left w:val="none" w:sz="0" w:space="0" w:color="auto"/>
        <w:bottom w:val="none" w:sz="0" w:space="0" w:color="auto"/>
        <w:right w:val="none" w:sz="0" w:space="0" w:color="auto"/>
      </w:divBdr>
    </w:div>
    <w:div w:id="1705522939">
      <w:bodyDiv w:val="1"/>
      <w:marLeft w:val="0"/>
      <w:marRight w:val="0"/>
      <w:marTop w:val="0"/>
      <w:marBottom w:val="0"/>
      <w:divBdr>
        <w:top w:val="none" w:sz="0" w:space="0" w:color="auto"/>
        <w:left w:val="none" w:sz="0" w:space="0" w:color="auto"/>
        <w:bottom w:val="none" w:sz="0" w:space="0" w:color="auto"/>
        <w:right w:val="none" w:sz="0" w:space="0" w:color="auto"/>
      </w:divBdr>
    </w:div>
    <w:div w:id="1707559626">
      <w:bodyDiv w:val="1"/>
      <w:marLeft w:val="0"/>
      <w:marRight w:val="0"/>
      <w:marTop w:val="0"/>
      <w:marBottom w:val="0"/>
      <w:divBdr>
        <w:top w:val="none" w:sz="0" w:space="0" w:color="auto"/>
        <w:left w:val="none" w:sz="0" w:space="0" w:color="auto"/>
        <w:bottom w:val="none" w:sz="0" w:space="0" w:color="auto"/>
        <w:right w:val="none" w:sz="0" w:space="0" w:color="auto"/>
      </w:divBdr>
    </w:div>
    <w:div w:id="1707868715">
      <w:bodyDiv w:val="1"/>
      <w:marLeft w:val="0"/>
      <w:marRight w:val="0"/>
      <w:marTop w:val="0"/>
      <w:marBottom w:val="0"/>
      <w:divBdr>
        <w:top w:val="none" w:sz="0" w:space="0" w:color="auto"/>
        <w:left w:val="none" w:sz="0" w:space="0" w:color="auto"/>
        <w:bottom w:val="none" w:sz="0" w:space="0" w:color="auto"/>
        <w:right w:val="none" w:sz="0" w:space="0" w:color="auto"/>
      </w:divBdr>
    </w:div>
    <w:div w:id="1707872423">
      <w:bodyDiv w:val="1"/>
      <w:marLeft w:val="0"/>
      <w:marRight w:val="0"/>
      <w:marTop w:val="0"/>
      <w:marBottom w:val="0"/>
      <w:divBdr>
        <w:top w:val="none" w:sz="0" w:space="0" w:color="auto"/>
        <w:left w:val="none" w:sz="0" w:space="0" w:color="auto"/>
        <w:bottom w:val="none" w:sz="0" w:space="0" w:color="auto"/>
        <w:right w:val="none" w:sz="0" w:space="0" w:color="auto"/>
      </w:divBdr>
    </w:div>
    <w:div w:id="1710177819">
      <w:bodyDiv w:val="1"/>
      <w:marLeft w:val="0"/>
      <w:marRight w:val="0"/>
      <w:marTop w:val="0"/>
      <w:marBottom w:val="0"/>
      <w:divBdr>
        <w:top w:val="none" w:sz="0" w:space="0" w:color="auto"/>
        <w:left w:val="none" w:sz="0" w:space="0" w:color="auto"/>
        <w:bottom w:val="none" w:sz="0" w:space="0" w:color="auto"/>
        <w:right w:val="none" w:sz="0" w:space="0" w:color="auto"/>
      </w:divBdr>
    </w:div>
    <w:div w:id="1711345234">
      <w:bodyDiv w:val="1"/>
      <w:marLeft w:val="0"/>
      <w:marRight w:val="0"/>
      <w:marTop w:val="0"/>
      <w:marBottom w:val="0"/>
      <w:divBdr>
        <w:top w:val="none" w:sz="0" w:space="0" w:color="auto"/>
        <w:left w:val="none" w:sz="0" w:space="0" w:color="auto"/>
        <w:bottom w:val="none" w:sz="0" w:space="0" w:color="auto"/>
        <w:right w:val="none" w:sz="0" w:space="0" w:color="auto"/>
      </w:divBdr>
    </w:div>
    <w:div w:id="1711685736">
      <w:bodyDiv w:val="1"/>
      <w:marLeft w:val="0"/>
      <w:marRight w:val="0"/>
      <w:marTop w:val="0"/>
      <w:marBottom w:val="0"/>
      <w:divBdr>
        <w:top w:val="none" w:sz="0" w:space="0" w:color="auto"/>
        <w:left w:val="none" w:sz="0" w:space="0" w:color="auto"/>
        <w:bottom w:val="none" w:sz="0" w:space="0" w:color="auto"/>
        <w:right w:val="none" w:sz="0" w:space="0" w:color="auto"/>
      </w:divBdr>
    </w:div>
    <w:div w:id="1713505885">
      <w:bodyDiv w:val="1"/>
      <w:marLeft w:val="0"/>
      <w:marRight w:val="0"/>
      <w:marTop w:val="0"/>
      <w:marBottom w:val="0"/>
      <w:divBdr>
        <w:top w:val="none" w:sz="0" w:space="0" w:color="auto"/>
        <w:left w:val="none" w:sz="0" w:space="0" w:color="auto"/>
        <w:bottom w:val="none" w:sz="0" w:space="0" w:color="auto"/>
        <w:right w:val="none" w:sz="0" w:space="0" w:color="auto"/>
      </w:divBdr>
    </w:div>
    <w:div w:id="1714230397">
      <w:bodyDiv w:val="1"/>
      <w:marLeft w:val="0"/>
      <w:marRight w:val="0"/>
      <w:marTop w:val="0"/>
      <w:marBottom w:val="0"/>
      <w:divBdr>
        <w:top w:val="none" w:sz="0" w:space="0" w:color="auto"/>
        <w:left w:val="none" w:sz="0" w:space="0" w:color="auto"/>
        <w:bottom w:val="none" w:sz="0" w:space="0" w:color="auto"/>
        <w:right w:val="none" w:sz="0" w:space="0" w:color="auto"/>
      </w:divBdr>
    </w:div>
    <w:div w:id="1715615898">
      <w:bodyDiv w:val="1"/>
      <w:marLeft w:val="0"/>
      <w:marRight w:val="0"/>
      <w:marTop w:val="0"/>
      <w:marBottom w:val="0"/>
      <w:divBdr>
        <w:top w:val="none" w:sz="0" w:space="0" w:color="auto"/>
        <w:left w:val="none" w:sz="0" w:space="0" w:color="auto"/>
        <w:bottom w:val="none" w:sz="0" w:space="0" w:color="auto"/>
        <w:right w:val="none" w:sz="0" w:space="0" w:color="auto"/>
      </w:divBdr>
    </w:div>
    <w:div w:id="1716389868">
      <w:bodyDiv w:val="1"/>
      <w:marLeft w:val="0"/>
      <w:marRight w:val="0"/>
      <w:marTop w:val="0"/>
      <w:marBottom w:val="0"/>
      <w:divBdr>
        <w:top w:val="none" w:sz="0" w:space="0" w:color="auto"/>
        <w:left w:val="none" w:sz="0" w:space="0" w:color="auto"/>
        <w:bottom w:val="none" w:sz="0" w:space="0" w:color="auto"/>
        <w:right w:val="none" w:sz="0" w:space="0" w:color="auto"/>
      </w:divBdr>
    </w:div>
    <w:div w:id="1716932872">
      <w:bodyDiv w:val="1"/>
      <w:marLeft w:val="0"/>
      <w:marRight w:val="0"/>
      <w:marTop w:val="0"/>
      <w:marBottom w:val="0"/>
      <w:divBdr>
        <w:top w:val="none" w:sz="0" w:space="0" w:color="auto"/>
        <w:left w:val="none" w:sz="0" w:space="0" w:color="auto"/>
        <w:bottom w:val="none" w:sz="0" w:space="0" w:color="auto"/>
        <w:right w:val="none" w:sz="0" w:space="0" w:color="auto"/>
      </w:divBdr>
    </w:div>
    <w:div w:id="1717194679">
      <w:bodyDiv w:val="1"/>
      <w:marLeft w:val="0"/>
      <w:marRight w:val="0"/>
      <w:marTop w:val="0"/>
      <w:marBottom w:val="0"/>
      <w:divBdr>
        <w:top w:val="none" w:sz="0" w:space="0" w:color="auto"/>
        <w:left w:val="none" w:sz="0" w:space="0" w:color="auto"/>
        <w:bottom w:val="none" w:sz="0" w:space="0" w:color="auto"/>
        <w:right w:val="none" w:sz="0" w:space="0" w:color="auto"/>
      </w:divBdr>
    </w:div>
    <w:div w:id="1717966658">
      <w:bodyDiv w:val="1"/>
      <w:marLeft w:val="0"/>
      <w:marRight w:val="0"/>
      <w:marTop w:val="0"/>
      <w:marBottom w:val="0"/>
      <w:divBdr>
        <w:top w:val="none" w:sz="0" w:space="0" w:color="auto"/>
        <w:left w:val="none" w:sz="0" w:space="0" w:color="auto"/>
        <w:bottom w:val="none" w:sz="0" w:space="0" w:color="auto"/>
        <w:right w:val="none" w:sz="0" w:space="0" w:color="auto"/>
      </w:divBdr>
    </w:div>
    <w:div w:id="1718357728">
      <w:bodyDiv w:val="1"/>
      <w:marLeft w:val="0"/>
      <w:marRight w:val="0"/>
      <w:marTop w:val="0"/>
      <w:marBottom w:val="0"/>
      <w:divBdr>
        <w:top w:val="none" w:sz="0" w:space="0" w:color="auto"/>
        <w:left w:val="none" w:sz="0" w:space="0" w:color="auto"/>
        <w:bottom w:val="none" w:sz="0" w:space="0" w:color="auto"/>
        <w:right w:val="none" w:sz="0" w:space="0" w:color="auto"/>
      </w:divBdr>
    </w:div>
    <w:div w:id="1718773174">
      <w:bodyDiv w:val="1"/>
      <w:marLeft w:val="0"/>
      <w:marRight w:val="0"/>
      <w:marTop w:val="0"/>
      <w:marBottom w:val="0"/>
      <w:divBdr>
        <w:top w:val="none" w:sz="0" w:space="0" w:color="auto"/>
        <w:left w:val="none" w:sz="0" w:space="0" w:color="auto"/>
        <w:bottom w:val="none" w:sz="0" w:space="0" w:color="auto"/>
        <w:right w:val="none" w:sz="0" w:space="0" w:color="auto"/>
      </w:divBdr>
    </w:div>
    <w:div w:id="1718777664">
      <w:bodyDiv w:val="1"/>
      <w:marLeft w:val="0"/>
      <w:marRight w:val="0"/>
      <w:marTop w:val="0"/>
      <w:marBottom w:val="0"/>
      <w:divBdr>
        <w:top w:val="none" w:sz="0" w:space="0" w:color="auto"/>
        <w:left w:val="none" w:sz="0" w:space="0" w:color="auto"/>
        <w:bottom w:val="none" w:sz="0" w:space="0" w:color="auto"/>
        <w:right w:val="none" w:sz="0" w:space="0" w:color="auto"/>
      </w:divBdr>
    </w:div>
    <w:div w:id="1719403084">
      <w:bodyDiv w:val="1"/>
      <w:marLeft w:val="0"/>
      <w:marRight w:val="0"/>
      <w:marTop w:val="0"/>
      <w:marBottom w:val="0"/>
      <w:divBdr>
        <w:top w:val="none" w:sz="0" w:space="0" w:color="auto"/>
        <w:left w:val="none" w:sz="0" w:space="0" w:color="auto"/>
        <w:bottom w:val="none" w:sz="0" w:space="0" w:color="auto"/>
        <w:right w:val="none" w:sz="0" w:space="0" w:color="auto"/>
      </w:divBdr>
    </w:div>
    <w:div w:id="1720084722">
      <w:bodyDiv w:val="1"/>
      <w:marLeft w:val="0"/>
      <w:marRight w:val="0"/>
      <w:marTop w:val="0"/>
      <w:marBottom w:val="0"/>
      <w:divBdr>
        <w:top w:val="none" w:sz="0" w:space="0" w:color="auto"/>
        <w:left w:val="none" w:sz="0" w:space="0" w:color="auto"/>
        <w:bottom w:val="none" w:sz="0" w:space="0" w:color="auto"/>
        <w:right w:val="none" w:sz="0" w:space="0" w:color="auto"/>
      </w:divBdr>
    </w:div>
    <w:div w:id="1720283419">
      <w:bodyDiv w:val="1"/>
      <w:marLeft w:val="0"/>
      <w:marRight w:val="0"/>
      <w:marTop w:val="0"/>
      <w:marBottom w:val="0"/>
      <w:divBdr>
        <w:top w:val="none" w:sz="0" w:space="0" w:color="auto"/>
        <w:left w:val="none" w:sz="0" w:space="0" w:color="auto"/>
        <w:bottom w:val="none" w:sz="0" w:space="0" w:color="auto"/>
        <w:right w:val="none" w:sz="0" w:space="0" w:color="auto"/>
      </w:divBdr>
    </w:div>
    <w:div w:id="1720780492">
      <w:bodyDiv w:val="1"/>
      <w:marLeft w:val="0"/>
      <w:marRight w:val="0"/>
      <w:marTop w:val="0"/>
      <w:marBottom w:val="0"/>
      <w:divBdr>
        <w:top w:val="none" w:sz="0" w:space="0" w:color="auto"/>
        <w:left w:val="none" w:sz="0" w:space="0" w:color="auto"/>
        <w:bottom w:val="none" w:sz="0" w:space="0" w:color="auto"/>
        <w:right w:val="none" w:sz="0" w:space="0" w:color="auto"/>
      </w:divBdr>
    </w:div>
    <w:div w:id="1720785945">
      <w:bodyDiv w:val="1"/>
      <w:marLeft w:val="0"/>
      <w:marRight w:val="0"/>
      <w:marTop w:val="0"/>
      <w:marBottom w:val="0"/>
      <w:divBdr>
        <w:top w:val="none" w:sz="0" w:space="0" w:color="auto"/>
        <w:left w:val="none" w:sz="0" w:space="0" w:color="auto"/>
        <w:bottom w:val="none" w:sz="0" w:space="0" w:color="auto"/>
        <w:right w:val="none" w:sz="0" w:space="0" w:color="auto"/>
      </w:divBdr>
    </w:div>
    <w:div w:id="1721048296">
      <w:bodyDiv w:val="1"/>
      <w:marLeft w:val="0"/>
      <w:marRight w:val="0"/>
      <w:marTop w:val="0"/>
      <w:marBottom w:val="0"/>
      <w:divBdr>
        <w:top w:val="none" w:sz="0" w:space="0" w:color="auto"/>
        <w:left w:val="none" w:sz="0" w:space="0" w:color="auto"/>
        <w:bottom w:val="none" w:sz="0" w:space="0" w:color="auto"/>
        <w:right w:val="none" w:sz="0" w:space="0" w:color="auto"/>
      </w:divBdr>
    </w:div>
    <w:div w:id="1721787571">
      <w:bodyDiv w:val="1"/>
      <w:marLeft w:val="0"/>
      <w:marRight w:val="0"/>
      <w:marTop w:val="0"/>
      <w:marBottom w:val="0"/>
      <w:divBdr>
        <w:top w:val="none" w:sz="0" w:space="0" w:color="auto"/>
        <w:left w:val="none" w:sz="0" w:space="0" w:color="auto"/>
        <w:bottom w:val="none" w:sz="0" w:space="0" w:color="auto"/>
        <w:right w:val="none" w:sz="0" w:space="0" w:color="auto"/>
      </w:divBdr>
    </w:div>
    <w:div w:id="1722629815">
      <w:bodyDiv w:val="1"/>
      <w:marLeft w:val="0"/>
      <w:marRight w:val="0"/>
      <w:marTop w:val="0"/>
      <w:marBottom w:val="0"/>
      <w:divBdr>
        <w:top w:val="none" w:sz="0" w:space="0" w:color="auto"/>
        <w:left w:val="none" w:sz="0" w:space="0" w:color="auto"/>
        <w:bottom w:val="none" w:sz="0" w:space="0" w:color="auto"/>
        <w:right w:val="none" w:sz="0" w:space="0" w:color="auto"/>
      </w:divBdr>
    </w:div>
    <w:div w:id="1722828965">
      <w:bodyDiv w:val="1"/>
      <w:marLeft w:val="0"/>
      <w:marRight w:val="0"/>
      <w:marTop w:val="0"/>
      <w:marBottom w:val="0"/>
      <w:divBdr>
        <w:top w:val="none" w:sz="0" w:space="0" w:color="auto"/>
        <w:left w:val="none" w:sz="0" w:space="0" w:color="auto"/>
        <w:bottom w:val="none" w:sz="0" w:space="0" w:color="auto"/>
        <w:right w:val="none" w:sz="0" w:space="0" w:color="auto"/>
      </w:divBdr>
    </w:div>
    <w:div w:id="1724214836">
      <w:bodyDiv w:val="1"/>
      <w:marLeft w:val="0"/>
      <w:marRight w:val="0"/>
      <w:marTop w:val="0"/>
      <w:marBottom w:val="0"/>
      <w:divBdr>
        <w:top w:val="none" w:sz="0" w:space="0" w:color="auto"/>
        <w:left w:val="none" w:sz="0" w:space="0" w:color="auto"/>
        <w:bottom w:val="none" w:sz="0" w:space="0" w:color="auto"/>
        <w:right w:val="none" w:sz="0" w:space="0" w:color="auto"/>
      </w:divBdr>
    </w:div>
    <w:div w:id="1724331183">
      <w:bodyDiv w:val="1"/>
      <w:marLeft w:val="0"/>
      <w:marRight w:val="0"/>
      <w:marTop w:val="0"/>
      <w:marBottom w:val="0"/>
      <w:divBdr>
        <w:top w:val="none" w:sz="0" w:space="0" w:color="auto"/>
        <w:left w:val="none" w:sz="0" w:space="0" w:color="auto"/>
        <w:bottom w:val="none" w:sz="0" w:space="0" w:color="auto"/>
        <w:right w:val="none" w:sz="0" w:space="0" w:color="auto"/>
      </w:divBdr>
    </w:div>
    <w:div w:id="1724521497">
      <w:bodyDiv w:val="1"/>
      <w:marLeft w:val="0"/>
      <w:marRight w:val="0"/>
      <w:marTop w:val="0"/>
      <w:marBottom w:val="0"/>
      <w:divBdr>
        <w:top w:val="none" w:sz="0" w:space="0" w:color="auto"/>
        <w:left w:val="none" w:sz="0" w:space="0" w:color="auto"/>
        <w:bottom w:val="none" w:sz="0" w:space="0" w:color="auto"/>
        <w:right w:val="none" w:sz="0" w:space="0" w:color="auto"/>
      </w:divBdr>
    </w:div>
    <w:div w:id="1724790201">
      <w:bodyDiv w:val="1"/>
      <w:marLeft w:val="0"/>
      <w:marRight w:val="0"/>
      <w:marTop w:val="0"/>
      <w:marBottom w:val="0"/>
      <w:divBdr>
        <w:top w:val="none" w:sz="0" w:space="0" w:color="auto"/>
        <w:left w:val="none" w:sz="0" w:space="0" w:color="auto"/>
        <w:bottom w:val="none" w:sz="0" w:space="0" w:color="auto"/>
        <w:right w:val="none" w:sz="0" w:space="0" w:color="auto"/>
      </w:divBdr>
    </w:div>
    <w:div w:id="1726224194">
      <w:bodyDiv w:val="1"/>
      <w:marLeft w:val="0"/>
      <w:marRight w:val="0"/>
      <w:marTop w:val="0"/>
      <w:marBottom w:val="0"/>
      <w:divBdr>
        <w:top w:val="none" w:sz="0" w:space="0" w:color="auto"/>
        <w:left w:val="none" w:sz="0" w:space="0" w:color="auto"/>
        <w:bottom w:val="none" w:sz="0" w:space="0" w:color="auto"/>
        <w:right w:val="none" w:sz="0" w:space="0" w:color="auto"/>
      </w:divBdr>
    </w:div>
    <w:div w:id="1726485366">
      <w:bodyDiv w:val="1"/>
      <w:marLeft w:val="0"/>
      <w:marRight w:val="0"/>
      <w:marTop w:val="0"/>
      <w:marBottom w:val="0"/>
      <w:divBdr>
        <w:top w:val="none" w:sz="0" w:space="0" w:color="auto"/>
        <w:left w:val="none" w:sz="0" w:space="0" w:color="auto"/>
        <w:bottom w:val="none" w:sz="0" w:space="0" w:color="auto"/>
        <w:right w:val="none" w:sz="0" w:space="0" w:color="auto"/>
      </w:divBdr>
    </w:div>
    <w:div w:id="1726491807">
      <w:bodyDiv w:val="1"/>
      <w:marLeft w:val="0"/>
      <w:marRight w:val="0"/>
      <w:marTop w:val="0"/>
      <w:marBottom w:val="0"/>
      <w:divBdr>
        <w:top w:val="none" w:sz="0" w:space="0" w:color="auto"/>
        <w:left w:val="none" w:sz="0" w:space="0" w:color="auto"/>
        <w:bottom w:val="none" w:sz="0" w:space="0" w:color="auto"/>
        <w:right w:val="none" w:sz="0" w:space="0" w:color="auto"/>
      </w:divBdr>
    </w:div>
    <w:div w:id="1726709609">
      <w:bodyDiv w:val="1"/>
      <w:marLeft w:val="0"/>
      <w:marRight w:val="0"/>
      <w:marTop w:val="0"/>
      <w:marBottom w:val="0"/>
      <w:divBdr>
        <w:top w:val="none" w:sz="0" w:space="0" w:color="auto"/>
        <w:left w:val="none" w:sz="0" w:space="0" w:color="auto"/>
        <w:bottom w:val="none" w:sz="0" w:space="0" w:color="auto"/>
        <w:right w:val="none" w:sz="0" w:space="0" w:color="auto"/>
      </w:divBdr>
    </w:div>
    <w:div w:id="1726946035">
      <w:bodyDiv w:val="1"/>
      <w:marLeft w:val="0"/>
      <w:marRight w:val="0"/>
      <w:marTop w:val="0"/>
      <w:marBottom w:val="0"/>
      <w:divBdr>
        <w:top w:val="none" w:sz="0" w:space="0" w:color="auto"/>
        <w:left w:val="none" w:sz="0" w:space="0" w:color="auto"/>
        <w:bottom w:val="none" w:sz="0" w:space="0" w:color="auto"/>
        <w:right w:val="none" w:sz="0" w:space="0" w:color="auto"/>
      </w:divBdr>
    </w:div>
    <w:div w:id="1728531814">
      <w:bodyDiv w:val="1"/>
      <w:marLeft w:val="0"/>
      <w:marRight w:val="0"/>
      <w:marTop w:val="0"/>
      <w:marBottom w:val="0"/>
      <w:divBdr>
        <w:top w:val="none" w:sz="0" w:space="0" w:color="auto"/>
        <w:left w:val="none" w:sz="0" w:space="0" w:color="auto"/>
        <w:bottom w:val="none" w:sz="0" w:space="0" w:color="auto"/>
        <w:right w:val="none" w:sz="0" w:space="0" w:color="auto"/>
      </w:divBdr>
    </w:div>
    <w:div w:id="1728532411">
      <w:bodyDiv w:val="1"/>
      <w:marLeft w:val="0"/>
      <w:marRight w:val="0"/>
      <w:marTop w:val="0"/>
      <w:marBottom w:val="0"/>
      <w:divBdr>
        <w:top w:val="none" w:sz="0" w:space="0" w:color="auto"/>
        <w:left w:val="none" w:sz="0" w:space="0" w:color="auto"/>
        <w:bottom w:val="none" w:sz="0" w:space="0" w:color="auto"/>
        <w:right w:val="none" w:sz="0" w:space="0" w:color="auto"/>
      </w:divBdr>
    </w:div>
    <w:div w:id="1729183532">
      <w:bodyDiv w:val="1"/>
      <w:marLeft w:val="0"/>
      <w:marRight w:val="0"/>
      <w:marTop w:val="0"/>
      <w:marBottom w:val="0"/>
      <w:divBdr>
        <w:top w:val="none" w:sz="0" w:space="0" w:color="auto"/>
        <w:left w:val="none" w:sz="0" w:space="0" w:color="auto"/>
        <w:bottom w:val="none" w:sz="0" w:space="0" w:color="auto"/>
        <w:right w:val="none" w:sz="0" w:space="0" w:color="auto"/>
      </w:divBdr>
    </w:div>
    <w:div w:id="1729767496">
      <w:bodyDiv w:val="1"/>
      <w:marLeft w:val="0"/>
      <w:marRight w:val="0"/>
      <w:marTop w:val="0"/>
      <w:marBottom w:val="0"/>
      <w:divBdr>
        <w:top w:val="none" w:sz="0" w:space="0" w:color="auto"/>
        <w:left w:val="none" w:sz="0" w:space="0" w:color="auto"/>
        <w:bottom w:val="none" w:sz="0" w:space="0" w:color="auto"/>
        <w:right w:val="none" w:sz="0" w:space="0" w:color="auto"/>
      </w:divBdr>
    </w:div>
    <w:div w:id="1729838315">
      <w:bodyDiv w:val="1"/>
      <w:marLeft w:val="0"/>
      <w:marRight w:val="0"/>
      <w:marTop w:val="0"/>
      <w:marBottom w:val="0"/>
      <w:divBdr>
        <w:top w:val="none" w:sz="0" w:space="0" w:color="auto"/>
        <w:left w:val="none" w:sz="0" w:space="0" w:color="auto"/>
        <w:bottom w:val="none" w:sz="0" w:space="0" w:color="auto"/>
        <w:right w:val="none" w:sz="0" w:space="0" w:color="auto"/>
      </w:divBdr>
    </w:div>
    <w:div w:id="1731612079">
      <w:bodyDiv w:val="1"/>
      <w:marLeft w:val="0"/>
      <w:marRight w:val="0"/>
      <w:marTop w:val="0"/>
      <w:marBottom w:val="0"/>
      <w:divBdr>
        <w:top w:val="none" w:sz="0" w:space="0" w:color="auto"/>
        <w:left w:val="none" w:sz="0" w:space="0" w:color="auto"/>
        <w:bottom w:val="none" w:sz="0" w:space="0" w:color="auto"/>
        <w:right w:val="none" w:sz="0" w:space="0" w:color="auto"/>
      </w:divBdr>
    </w:div>
    <w:div w:id="1733120201">
      <w:bodyDiv w:val="1"/>
      <w:marLeft w:val="0"/>
      <w:marRight w:val="0"/>
      <w:marTop w:val="0"/>
      <w:marBottom w:val="0"/>
      <w:divBdr>
        <w:top w:val="none" w:sz="0" w:space="0" w:color="auto"/>
        <w:left w:val="none" w:sz="0" w:space="0" w:color="auto"/>
        <w:bottom w:val="none" w:sz="0" w:space="0" w:color="auto"/>
        <w:right w:val="none" w:sz="0" w:space="0" w:color="auto"/>
      </w:divBdr>
    </w:div>
    <w:div w:id="1733580871">
      <w:bodyDiv w:val="1"/>
      <w:marLeft w:val="0"/>
      <w:marRight w:val="0"/>
      <w:marTop w:val="0"/>
      <w:marBottom w:val="0"/>
      <w:divBdr>
        <w:top w:val="none" w:sz="0" w:space="0" w:color="auto"/>
        <w:left w:val="none" w:sz="0" w:space="0" w:color="auto"/>
        <w:bottom w:val="none" w:sz="0" w:space="0" w:color="auto"/>
        <w:right w:val="none" w:sz="0" w:space="0" w:color="auto"/>
      </w:divBdr>
    </w:div>
    <w:div w:id="1734616642">
      <w:bodyDiv w:val="1"/>
      <w:marLeft w:val="0"/>
      <w:marRight w:val="0"/>
      <w:marTop w:val="0"/>
      <w:marBottom w:val="0"/>
      <w:divBdr>
        <w:top w:val="none" w:sz="0" w:space="0" w:color="auto"/>
        <w:left w:val="none" w:sz="0" w:space="0" w:color="auto"/>
        <w:bottom w:val="none" w:sz="0" w:space="0" w:color="auto"/>
        <w:right w:val="none" w:sz="0" w:space="0" w:color="auto"/>
      </w:divBdr>
    </w:div>
    <w:div w:id="1735204668">
      <w:bodyDiv w:val="1"/>
      <w:marLeft w:val="0"/>
      <w:marRight w:val="0"/>
      <w:marTop w:val="0"/>
      <w:marBottom w:val="0"/>
      <w:divBdr>
        <w:top w:val="none" w:sz="0" w:space="0" w:color="auto"/>
        <w:left w:val="none" w:sz="0" w:space="0" w:color="auto"/>
        <w:bottom w:val="none" w:sz="0" w:space="0" w:color="auto"/>
        <w:right w:val="none" w:sz="0" w:space="0" w:color="auto"/>
      </w:divBdr>
    </w:div>
    <w:div w:id="1735395505">
      <w:bodyDiv w:val="1"/>
      <w:marLeft w:val="0"/>
      <w:marRight w:val="0"/>
      <w:marTop w:val="0"/>
      <w:marBottom w:val="0"/>
      <w:divBdr>
        <w:top w:val="none" w:sz="0" w:space="0" w:color="auto"/>
        <w:left w:val="none" w:sz="0" w:space="0" w:color="auto"/>
        <w:bottom w:val="none" w:sz="0" w:space="0" w:color="auto"/>
        <w:right w:val="none" w:sz="0" w:space="0" w:color="auto"/>
      </w:divBdr>
    </w:div>
    <w:div w:id="1735547333">
      <w:bodyDiv w:val="1"/>
      <w:marLeft w:val="0"/>
      <w:marRight w:val="0"/>
      <w:marTop w:val="0"/>
      <w:marBottom w:val="0"/>
      <w:divBdr>
        <w:top w:val="none" w:sz="0" w:space="0" w:color="auto"/>
        <w:left w:val="none" w:sz="0" w:space="0" w:color="auto"/>
        <w:bottom w:val="none" w:sz="0" w:space="0" w:color="auto"/>
        <w:right w:val="none" w:sz="0" w:space="0" w:color="auto"/>
      </w:divBdr>
    </w:div>
    <w:div w:id="1736317237">
      <w:bodyDiv w:val="1"/>
      <w:marLeft w:val="0"/>
      <w:marRight w:val="0"/>
      <w:marTop w:val="0"/>
      <w:marBottom w:val="0"/>
      <w:divBdr>
        <w:top w:val="none" w:sz="0" w:space="0" w:color="auto"/>
        <w:left w:val="none" w:sz="0" w:space="0" w:color="auto"/>
        <w:bottom w:val="none" w:sz="0" w:space="0" w:color="auto"/>
        <w:right w:val="none" w:sz="0" w:space="0" w:color="auto"/>
      </w:divBdr>
    </w:div>
    <w:div w:id="1736707969">
      <w:bodyDiv w:val="1"/>
      <w:marLeft w:val="0"/>
      <w:marRight w:val="0"/>
      <w:marTop w:val="0"/>
      <w:marBottom w:val="0"/>
      <w:divBdr>
        <w:top w:val="none" w:sz="0" w:space="0" w:color="auto"/>
        <w:left w:val="none" w:sz="0" w:space="0" w:color="auto"/>
        <w:bottom w:val="none" w:sz="0" w:space="0" w:color="auto"/>
        <w:right w:val="none" w:sz="0" w:space="0" w:color="auto"/>
      </w:divBdr>
    </w:div>
    <w:div w:id="1736931784">
      <w:bodyDiv w:val="1"/>
      <w:marLeft w:val="0"/>
      <w:marRight w:val="0"/>
      <w:marTop w:val="0"/>
      <w:marBottom w:val="0"/>
      <w:divBdr>
        <w:top w:val="none" w:sz="0" w:space="0" w:color="auto"/>
        <w:left w:val="none" w:sz="0" w:space="0" w:color="auto"/>
        <w:bottom w:val="none" w:sz="0" w:space="0" w:color="auto"/>
        <w:right w:val="none" w:sz="0" w:space="0" w:color="auto"/>
      </w:divBdr>
    </w:div>
    <w:div w:id="1737514705">
      <w:bodyDiv w:val="1"/>
      <w:marLeft w:val="0"/>
      <w:marRight w:val="0"/>
      <w:marTop w:val="0"/>
      <w:marBottom w:val="0"/>
      <w:divBdr>
        <w:top w:val="none" w:sz="0" w:space="0" w:color="auto"/>
        <w:left w:val="none" w:sz="0" w:space="0" w:color="auto"/>
        <w:bottom w:val="none" w:sz="0" w:space="0" w:color="auto"/>
        <w:right w:val="none" w:sz="0" w:space="0" w:color="auto"/>
      </w:divBdr>
    </w:div>
    <w:div w:id="1737581161">
      <w:bodyDiv w:val="1"/>
      <w:marLeft w:val="0"/>
      <w:marRight w:val="0"/>
      <w:marTop w:val="0"/>
      <w:marBottom w:val="0"/>
      <w:divBdr>
        <w:top w:val="none" w:sz="0" w:space="0" w:color="auto"/>
        <w:left w:val="none" w:sz="0" w:space="0" w:color="auto"/>
        <w:bottom w:val="none" w:sz="0" w:space="0" w:color="auto"/>
        <w:right w:val="none" w:sz="0" w:space="0" w:color="auto"/>
      </w:divBdr>
    </w:div>
    <w:div w:id="1737581607">
      <w:bodyDiv w:val="1"/>
      <w:marLeft w:val="0"/>
      <w:marRight w:val="0"/>
      <w:marTop w:val="0"/>
      <w:marBottom w:val="0"/>
      <w:divBdr>
        <w:top w:val="none" w:sz="0" w:space="0" w:color="auto"/>
        <w:left w:val="none" w:sz="0" w:space="0" w:color="auto"/>
        <w:bottom w:val="none" w:sz="0" w:space="0" w:color="auto"/>
        <w:right w:val="none" w:sz="0" w:space="0" w:color="auto"/>
      </w:divBdr>
    </w:div>
    <w:div w:id="1737976245">
      <w:bodyDiv w:val="1"/>
      <w:marLeft w:val="0"/>
      <w:marRight w:val="0"/>
      <w:marTop w:val="0"/>
      <w:marBottom w:val="0"/>
      <w:divBdr>
        <w:top w:val="none" w:sz="0" w:space="0" w:color="auto"/>
        <w:left w:val="none" w:sz="0" w:space="0" w:color="auto"/>
        <w:bottom w:val="none" w:sz="0" w:space="0" w:color="auto"/>
        <w:right w:val="none" w:sz="0" w:space="0" w:color="auto"/>
      </w:divBdr>
    </w:div>
    <w:div w:id="1738240518">
      <w:bodyDiv w:val="1"/>
      <w:marLeft w:val="0"/>
      <w:marRight w:val="0"/>
      <w:marTop w:val="0"/>
      <w:marBottom w:val="0"/>
      <w:divBdr>
        <w:top w:val="none" w:sz="0" w:space="0" w:color="auto"/>
        <w:left w:val="none" w:sz="0" w:space="0" w:color="auto"/>
        <w:bottom w:val="none" w:sz="0" w:space="0" w:color="auto"/>
        <w:right w:val="none" w:sz="0" w:space="0" w:color="auto"/>
      </w:divBdr>
    </w:div>
    <w:div w:id="1738429188">
      <w:bodyDiv w:val="1"/>
      <w:marLeft w:val="0"/>
      <w:marRight w:val="0"/>
      <w:marTop w:val="0"/>
      <w:marBottom w:val="0"/>
      <w:divBdr>
        <w:top w:val="none" w:sz="0" w:space="0" w:color="auto"/>
        <w:left w:val="none" w:sz="0" w:space="0" w:color="auto"/>
        <w:bottom w:val="none" w:sz="0" w:space="0" w:color="auto"/>
        <w:right w:val="none" w:sz="0" w:space="0" w:color="auto"/>
      </w:divBdr>
    </w:div>
    <w:div w:id="1738745949">
      <w:bodyDiv w:val="1"/>
      <w:marLeft w:val="0"/>
      <w:marRight w:val="0"/>
      <w:marTop w:val="0"/>
      <w:marBottom w:val="0"/>
      <w:divBdr>
        <w:top w:val="none" w:sz="0" w:space="0" w:color="auto"/>
        <w:left w:val="none" w:sz="0" w:space="0" w:color="auto"/>
        <w:bottom w:val="none" w:sz="0" w:space="0" w:color="auto"/>
        <w:right w:val="none" w:sz="0" w:space="0" w:color="auto"/>
      </w:divBdr>
    </w:div>
    <w:div w:id="1739397539">
      <w:bodyDiv w:val="1"/>
      <w:marLeft w:val="0"/>
      <w:marRight w:val="0"/>
      <w:marTop w:val="0"/>
      <w:marBottom w:val="0"/>
      <w:divBdr>
        <w:top w:val="none" w:sz="0" w:space="0" w:color="auto"/>
        <w:left w:val="none" w:sz="0" w:space="0" w:color="auto"/>
        <w:bottom w:val="none" w:sz="0" w:space="0" w:color="auto"/>
        <w:right w:val="none" w:sz="0" w:space="0" w:color="auto"/>
      </w:divBdr>
    </w:div>
    <w:div w:id="1739473861">
      <w:bodyDiv w:val="1"/>
      <w:marLeft w:val="0"/>
      <w:marRight w:val="0"/>
      <w:marTop w:val="0"/>
      <w:marBottom w:val="0"/>
      <w:divBdr>
        <w:top w:val="none" w:sz="0" w:space="0" w:color="auto"/>
        <w:left w:val="none" w:sz="0" w:space="0" w:color="auto"/>
        <w:bottom w:val="none" w:sz="0" w:space="0" w:color="auto"/>
        <w:right w:val="none" w:sz="0" w:space="0" w:color="auto"/>
      </w:divBdr>
    </w:div>
    <w:div w:id="1739522683">
      <w:bodyDiv w:val="1"/>
      <w:marLeft w:val="0"/>
      <w:marRight w:val="0"/>
      <w:marTop w:val="0"/>
      <w:marBottom w:val="0"/>
      <w:divBdr>
        <w:top w:val="none" w:sz="0" w:space="0" w:color="auto"/>
        <w:left w:val="none" w:sz="0" w:space="0" w:color="auto"/>
        <w:bottom w:val="none" w:sz="0" w:space="0" w:color="auto"/>
        <w:right w:val="none" w:sz="0" w:space="0" w:color="auto"/>
      </w:divBdr>
    </w:div>
    <w:div w:id="1739935833">
      <w:bodyDiv w:val="1"/>
      <w:marLeft w:val="0"/>
      <w:marRight w:val="0"/>
      <w:marTop w:val="0"/>
      <w:marBottom w:val="0"/>
      <w:divBdr>
        <w:top w:val="none" w:sz="0" w:space="0" w:color="auto"/>
        <w:left w:val="none" w:sz="0" w:space="0" w:color="auto"/>
        <w:bottom w:val="none" w:sz="0" w:space="0" w:color="auto"/>
        <w:right w:val="none" w:sz="0" w:space="0" w:color="auto"/>
      </w:divBdr>
    </w:div>
    <w:div w:id="1740320206">
      <w:bodyDiv w:val="1"/>
      <w:marLeft w:val="0"/>
      <w:marRight w:val="0"/>
      <w:marTop w:val="0"/>
      <w:marBottom w:val="0"/>
      <w:divBdr>
        <w:top w:val="none" w:sz="0" w:space="0" w:color="auto"/>
        <w:left w:val="none" w:sz="0" w:space="0" w:color="auto"/>
        <w:bottom w:val="none" w:sz="0" w:space="0" w:color="auto"/>
        <w:right w:val="none" w:sz="0" w:space="0" w:color="auto"/>
      </w:divBdr>
    </w:div>
    <w:div w:id="1740515345">
      <w:bodyDiv w:val="1"/>
      <w:marLeft w:val="0"/>
      <w:marRight w:val="0"/>
      <w:marTop w:val="0"/>
      <w:marBottom w:val="0"/>
      <w:divBdr>
        <w:top w:val="none" w:sz="0" w:space="0" w:color="auto"/>
        <w:left w:val="none" w:sz="0" w:space="0" w:color="auto"/>
        <w:bottom w:val="none" w:sz="0" w:space="0" w:color="auto"/>
        <w:right w:val="none" w:sz="0" w:space="0" w:color="auto"/>
      </w:divBdr>
    </w:div>
    <w:div w:id="1740593333">
      <w:bodyDiv w:val="1"/>
      <w:marLeft w:val="0"/>
      <w:marRight w:val="0"/>
      <w:marTop w:val="0"/>
      <w:marBottom w:val="0"/>
      <w:divBdr>
        <w:top w:val="none" w:sz="0" w:space="0" w:color="auto"/>
        <w:left w:val="none" w:sz="0" w:space="0" w:color="auto"/>
        <w:bottom w:val="none" w:sz="0" w:space="0" w:color="auto"/>
        <w:right w:val="none" w:sz="0" w:space="0" w:color="auto"/>
      </w:divBdr>
    </w:div>
    <w:div w:id="1741366268">
      <w:bodyDiv w:val="1"/>
      <w:marLeft w:val="0"/>
      <w:marRight w:val="0"/>
      <w:marTop w:val="0"/>
      <w:marBottom w:val="0"/>
      <w:divBdr>
        <w:top w:val="none" w:sz="0" w:space="0" w:color="auto"/>
        <w:left w:val="none" w:sz="0" w:space="0" w:color="auto"/>
        <w:bottom w:val="none" w:sz="0" w:space="0" w:color="auto"/>
        <w:right w:val="none" w:sz="0" w:space="0" w:color="auto"/>
      </w:divBdr>
    </w:div>
    <w:div w:id="1741442797">
      <w:bodyDiv w:val="1"/>
      <w:marLeft w:val="0"/>
      <w:marRight w:val="0"/>
      <w:marTop w:val="0"/>
      <w:marBottom w:val="0"/>
      <w:divBdr>
        <w:top w:val="none" w:sz="0" w:space="0" w:color="auto"/>
        <w:left w:val="none" w:sz="0" w:space="0" w:color="auto"/>
        <w:bottom w:val="none" w:sz="0" w:space="0" w:color="auto"/>
        <w:right w:val="none" w:sz="0" w:space="0" w:color="auto"/>
      </w:divBdr>
    </w:div>
    <w:div w:id="1741782250">
      <w:bodyDiv w:val="1"/>
      <w:marLeft w:val="0"/>
      <w:marRight w:val="0"/>
      <w:marTop w:val="0"/>
      <w:marBottom w:val="0"/>
      <w:divBdr>
        <w:top w:val="none" w:sz="0" w:space="0" w:color="auto"/>
        <w:left w:val="none" w:sz="0" w:space="0" w:color="auto"/>
        <w:bottom w:val="none" w:sz="0" w:space="0" w:color="auto"/>
        <w:right w:val="none" w:sz="0" w:space="0" w:color="auto"/>
      </w:divBdr>
    </w:div>
    <w:div w:id="1741782566">
      <w:bodyDiv w:val="1"/>
      <w:marLeft w:val="0"/>
      <w:marRight w:val="0"/>
      <w:marTop w:val="0"/>
      <w:marBottom w:val="0"/>
      <w:divBdr>
        <w:top w:val="none" w:sz="0" w:space="0" w:color="auto"/>
        <w:left w:val="none" w:sz="0" w:space="0" w:color="auto"/>
        <w:bottom w:val="none" w:sz="0" w:space="0" w:color="auto"/>
        <w:right w:val="none" w:sz="0" w:space="0" w:color="auto"/>
      </w:divBdr>
    </w:div>
    <w:div w:id="1742828697">
      <w:bodyDiv w:val="1"/>
      <w:marLeft w:val="0"/>
      <w:marRight w:val="0"/>
      <w:marTop w:val="0"/>
      <w:marBottom w:val="0"/>
      <w:divBdr>
        <w:top w:val="none" w:sz="0" w:space="0" w:color="auto"/>
        <w:left w:val="none" w:sz="0" w:space="0" w:color="auto"/>
        <w:bottom w:val="none" w:sz="0" w:space="0" w:color="auto"/>
        <w:right w:val="none" w:sz="0" w:space="0" w:color="auto"/>
      </w:divBdr>
    </w:div>
    <w:div w:id="1743135605">
      <w:bodyDiv w:val="1"/>
      <w:marLeft w:val="0"/>
      <w:marRight w:val="0"/>
      <w:marTop w:val="0"/>
      <w:marBottom w:val="0"/>
      <w:divBdr>
        <w:top w:val="none" w:sz="0" w:space="0" w:color="auto"/>
        <w:left w:val="none" w:sz="0" w:space="0" w:color="auto"/>
        <w:bottom w:val="none" w:sz="0" w:space="0" w:color="auto"/>
        <w:right w:val="none" w:sz="0" w:space="0" w:color="auto"/>
      </w:divBdr>
    </w:div>
    <w:div w:id="1743289099">
      <w:bodyDiv w:val="1"/>
      <w:marLeft w:val="0"/>
      <w:marRight w:val="0"/>
      <w:marTop w:val="0"/>
      <w:marBottom w:val="0"/>
      <w:divBdr>
        <w:top w:val="none" w:sz="0" w:space="0" w:color="auto"/>
        <w:left w:val="none" w:sz="0" w:space="0" w:color="auto"/>
        <w:bottom w:val="none" w:sz="0" w:space="0" w:color="auto"/>
        <w:right w:val="none" w:sz="0" w:space="0" w:color="auto"/>
      </w:divBdr>
    </w:div>
    <w:div w:id="1744139846">
      <w:bodyDiv w:val="1"/>
      <w:marLeft w:val="0"/>
      <w:marRight w:val="0"/>
      <w:marTop w:val="0"/>
      <w:marBottom w:val="0"/>
      <w:divBdr>
        <w:top w:val="none" w:sz="0" w:space="0" w:color="auto"/>
        <w:left w:val="none" w:sz="0" w:space="0" w:color="auto"/>
        <w:bottom w:val="none" w:sz="0" w:space="0" w:color="auto"/>
        <w:right w:val="none" w:sz="0" w:space="0" w:color="auto"/>
      </w:divBdr>
    </w:div>
    <w:div w:id="1745368853">
      <w:bodyDiv w:val="1"/>
      <w:marLeft w:val="0"/>
      <w:marRight w:val="0"/>
      <w:marTop w:val="0"/>
      <w:marBottom w:val="0"/>
      <w:divBdr>
        <w:top w:val="none" w:sz="0" w:space="0" w:color="auto"/>
        <w:left w:val="none" w:sz="0" w:space="0" w:color="auto"/>
        <w:bottom w:val="none" w:sz="0" w:space="0" w:color="auto"/>
        <w:right w:val="none" w:sz="0" w:space="0" w:color="auto"/>
      </w:divBdr>
    </w:div>
    <w:div w:id="1745375456">
      <w:bodyDiv w:val="1"/>
      <w:marLeft w:val="0"/>
      <w:marRight w:val="0"/>
      <w:marTop w:val="0"/>
      <w:marBottom w:val="0"/>
      <w:divBdr>
        <w:top w:val="none" w:sz="0" w:space="0" w:color="auto"/>
        <w:left w:val="none" w:sz="0" w:space="0" w:color="auto"/>
        <w:bottom w:val="none" w:sz="0" w:space="0" w:color="auto"/>
        <w:right w:val="none" w:sz="0" w:space="0" w:color="auto"/>
      </w:divBdr>
    </w:div>
    <w:div w:id="1745566326">
      <w:bodyDiv w:val="1"/>
      <w:marLeft w:val="0"/>
      <w:marRight w:val="0"/>
      <w:marTop w:val="0"/>
      <w:marBottom w:val="0"/>
      <w:divBdr>
        <w:top w:val="none" w:sz="0" w:space="0" w:color="auto"/>
        <w:left w:val="none" w:sz="0" w:space="0" w:color="auto"/>
        <w:bottom w:val="none" w:sz="0" w:space="0" w:color="auto"/>
        <w:right w:val="none" w:sz="0" w:space="0" w:color="auto"/>
      </w:divBdr>
    </w:div>
    <w:div w:id="1747216978">
      <w:bodyDiv w:val="1"/>
      <w:marLeft w:val="0"/>
      <w:marRight w:val="0"/>
      <w:marTop w:val="0"/>
      <w:marBottom w:val="0"/>
      <w:divBdr>
        <w:top w:val="none" w:sz="0" w:space="0" w:color="auto"/>
        <w:left w:val="none" w:sz="0" w:space="0" w:color="auto"/>
        <w:bottom w:val="none" w:sz="0" w:space="0" w:color="auto"/>
        <w:right w:val="none" w:sz="0" w:space="0" w:color="auto"/>
      </w:divBdr>
    </w:div>
    <w:div w:id="1747334219">
      <w:bodyDiv w:val="1"/>
      <w:marLeft w:val="0"/>
      <w:marRight w:val="0"/>
      <w:marTop w:val="0"/>
      <w:marBottom w:val="0"/>
      <w:divBdr>
        <w:top w:val="none" w:sz="0" w:space="0" w:color="auto"/>
        <w:left w:val="none" w:sz="0" w:space="0" w:color="auto"/>
        <w:bottom w:val="none" w:sz="0" w:space="0" w:color="auto"/>
        <w:right w:val="none" w:sz="0" w:space="0" w:color="auto"/>
      </w:divBdr>
    </w:div>
    <w:div w:id="1747456703">
      <w:bodyDiv w:val="1"/>
      <w:marLeft w:val="0"/>
      <w:marRight w:val="0"/>
      <w:marTop w:val="0"/>
      <w:marBottom w:val="0"/>
      <w:divBdr>
        <w:top w:val="none" w:sz="0" w:space="0" w:color="auto"/>
        <w:left w:val="none" w:sz="0" w:space="0" w:color="auto"/>
        <w:bottom w:val="none" w:sz="0" w:space="0" w:color="auto"/>
        <w:right w:val="none" w:sz="0" w:space="0" w:color="auto"/>
      </w:divBdr>
    </w:div>
    <w:div w:id="1747527582">
      <w:bodyDiv w:val="1"/>
      <w:marLeft w:val="0"/>
      <w:marRight w:val="0"/>
      <w:marTop w:val="0"/>
      <w:marBottom w:val="0"/>
      <w:divBdr>
        <w:top w:val="none" w:sz="0" w:space="0" w:color="auto"/>
        <w:left w:val="none" w:sz="0" w:space="0" w:color="auto"/>
        <w:bottom w:val="none" w:sz="0" w:space="0" w:color="auto"/>
        <w:right w:val="none" w:sz="0" w:space="0" w:color="auto"/>
      </w:divBdr>
    </w:div>
    <w:div w:id="1748073346">
      <w:bodyDiv w:val="1"/>
      <w:marLeft w:val="0"/>
      <w:marRight w:val="0"/>
      <w:marTop w:val="0"/>
      <w:marBottom w:val="0"/>
      <w:divBdr>
        <w:top w:val="none" w:sz="0" w:space="0" w:color="auto"/>
        <w:left w:val="none" w:sz="0" w:space="0" w:color="auto"/>
        <w:bottom w:val="none" w:sz="0" w:space="0" w:color="auto"/>
        <w:right w:val="none" w:sz="0" w:space="0" w:color="auto"/>
      </w:divBdr>
    </w:div>
    <w:div w:id="1749227183">
      <w:bodyDiv w:val="1"/>
      <w:marLeft w:val="0"/>
      <w:marRight w:val="0"/>
      <w:marTop w:val="0"/>
      <w:marBottom w:val="0"/>
      <w:divBdr>
        <w:top w:val="none" w:sz="0" w:space="0" w:color="auto"/>
        <w:left w:val="none" w:sz="0" w:space="0" w:color="auto"/>
        <w:bottom w:val="none" w:sz="0" w:space="0" w:color="auto"/>
        <w:right w:val="none" w:sz="0" w:space="0" w:color="auto"/>
      </w:divBdr>
    </w:div>
    <w:div w:id="1750155591">
      <w:bodyDiv w:val="1"/>
      <w:marLeft w:val="0"/>
      <w:marRight w:val="0"/>
      <w:marTop w:val="0"/>
      <w:marBottom w:val="0"/>
      <w:divBdr>
        <w:top w:val="none" w:sz="0" w:space="0" w:color="auto"/>
        <w:left w:val="none" w:sz="0" w:space="0" w:color="auto"/>
        <w:bottom w:val="none" w:sz="0" w:space="0" w:color="auto"/>
        <w:right w:val="none" w:sz="0" w:space="0" w:color="auto"/>
      </w:divBdr>
    </w:div>
    <w:div w:id="1750420596">
      <w:bodyDiv w:val="1"/>
      <w:marLeft w:val="0"/>
      <w:marRight w:val="0"/>
      <w:marTop w:val="0"/>
      <w:marBottom w:val="0"/>
      <w:divBdr>
        <w:top w:val="none" w:sz="0" w:space="0" w:color="auto"/>
        <w:left w:val="none" w:sz="0" w:space="0" w:color="auto"/>
        <w:bottom w:val="none" w:sz="0" w:space="0" w:color="auto"/>
        <w:right w:val="none" w:sz="0" w:space="0" w:color="auto"/>
      </w:divBdr>
    </w:div>
    <w:div w:id="1751810001">
      <w:bodyDiv w:val="1"/>
      <w:marLeft w:val="0"/>
      <w:marRight w:val="0"/>
      <w:marTop w:val="0"/>
      <w:marBottom w:val="0"/>
      <w:divBdr>
        <w:top w:val="none" w:sz="0" w:space="0" w:color="auto"/>
        <w:left w:val="none" w:sz="0" w:space="0" w:color="auto"/>
        <w:bottom w:val="none" w:sz="0" w:space="0" w:color="auto"/>
        <w:right w:val="none" w:sz="0" w:space="0" w:color="auto"/>
      </w:divBdr>
    </w:div>
    <w:div w:id="1752004467">
      <w:bodyDiv w:val="1"/>
      <w:marLeft w:val="0"/>
      <w:marRight w:val="0"/>
      <w:marTop w:val="0"/>
      <w:marBottom w:val="0"/>
      <w:divBdr>
        <w:top w:val="none" w:sz="0" w:space="0" w:color="auto"/>
        <w:left w:val="none" w:sz="0" w:space="0" w:color="auto"/>
        <w:bottom w:val="none" w:sz="0" w:space="0" w:color="auto"/>
        <w:right w:val="none" w:sz="0" w:space="0" w:color="auto"/>
      </w:divBdr>
    </w:div>
    <w:div w:id="1752195260">
      <w:bodyDiv w:val="1"/>
      <w:marLeft w:val="0"/>
      <w:marRight w:val="0"/>
      <w:marTop w:val="0"/>
      <w:marBottom w:val="0"/>
      <w:divBdr>
        <w:top w:val="none" w:sz="0" w:space="0" w:color="auto"/>
        <w:left w:val="none" w:sz="0" w:space="0" w:color="auto"/>
        <w:bottom w:val="none" w:sz="0" w:space="0" w:color="auto"/>
        <w:right w:val="none" w:sz="0" w:space="0" w:color="auto"/>
      </w:divBdr>
    </w:div>
    <w:div w:id="1753120478">
      <w:bodyDiv w:val="1"/>
      <w:marLeft w:val="0"/>
      <w:marRight w:val="0"/>
      <w:marTop w:val="0"/>
      <w:marBottom w:val="0"/>
      <w:divBdr>
        <w:top w:val="none" w:sz="0" w:space="0" w:color="auto"/>
        <w:left w:val="none" w:sz="0" w:space="0" w:color="auto"/>
        <w:bottom w:val="none" w:sz="0" w:space="0" w:color="auto"/>
        <w:right w:val="none" w:sz="0" w:space="0" w:color="auto"/>
      </w:divBdr>
    </w:div>
    <w:div w:id="1753160864">
      <w:bodyDiv w:val="1"/>
      <w:marLeft w:val="0"/>
      <w:marRight w:val="0"/>
      <w:marTop w:val="0"/>
      <w:marBottom w:val="0"/>
      <w:divBdr>
        <w:top w:val="none" w:sz="0" w:space="0" w:color="auto"/>
        <w:left w:val="none" w:sz="0" w:space="0" w:color="auto"/>
        <w:bottom w:val="none" w:sz="0" w:space="0" w:color="auto"/>
        <w:right w:val="none" w:sz="0" w:space="0" w:color="auto"/>
      </w:divBdr>
    </w:div>
    <w:div w:id="1754163783">
      <w:bodyDiv w:val="1"/>
      <w:marLeft w:val="0"/>
      <w:marRight w:val="0"/>
      <w:marTop w:val="0"/>
      <w:marBottom w:val="0"/>
      <w:divBdr>
        <w:top w:val="none" w:sz="0" w:space="0" w:color="auto"/>
        <w:left w:val="none" w:sz="0" w:space="0" w:color="auto"/>
        <w:bottom w:val="none" w:sz="0" w:space="0" w:color="auto"/>
        <w:right w:val="none" w:sz="0" w:space="0" w:color="auto"/>
      </w:divBdr>
    </w:div>
    <w:div w:id="1754353637">
      <w:bodyDiv w:val="1"/>
      <w:marLeft w:val="0"/>
      <w:marRight w:val="0"/>
      <w:marTop w:val="0"/>
      <w:marBottom w:val="0"/>
      <w:divBdr>
        <w:top w:val="none" w:sz="0" w:space="0" w:color="auto"/>
        <w:left w:val="none" w:sz="0" w:space="0" w:color="auto"/>
        <w:bottom w:val="none" w:sz="0" w:space="0" w:color="auto"/>
        <w:right w:val="none" w:sz="0" w:space="0" w:color="auto"/>
      </w:divBdr>
    </w:div>
    <w:div w:id="1754626172">
      <w:bodyDiv w:val="1"/>
      <w:marLeft w:val="0"/>
      <w:marRight w:val="0"/>
      <w:marTop w:val="0"/>
      <w:marBottom w:val="0"/>
      <w:divBdr>
        <w:top w:val="none" w:sz="0" w:space="0" w:color="auto"/>
        <w:left w:val="none" w:sz="0" w:space="0" w:color="auto"/>
        <w:bottom w:val="none" w:sz="0" w:space="0" w:color="auto"/>
        <w:right w:val="none" w:sz="0" w:space="0" w:color="auto"/>
      </w:divBdr>
    </w:div>
    <w:div w:id="1755853082">
      <w:bodyDiv w:val="1"/>
      <w:marLeft w:val="0"/>
      <w:marRight w:val="0"/>
      <w:marTop w:val="0"/>
      <w:marBottom w:val="0"/>
      <w:divBdr>
        <w:top w:val="none" w:sz="0" w:space="0" w:color="auto"/>
        <w:left w:val="none" w:sz="0" w:space="0" w:color="auto"/>
        <w:bottom w:val="none" w:sz="0" w:space="0" w:color="auto"/>
        <w:right w:val="none" w:sz="0" w:space="0" w:color="auto"/>
      </w:divBdr>
    </w:div>
    <w:div w:id="1755934139">
      <w:bodyDiv w:val="1"/>
      <w:marLeft w:val="0"/>
      <w:marRight w:val="0"/>
      <w:marTop w:val="0"/>
      <w:marBottom w:val="0"/>
      <w:divBdr>
        <w:top w:val="none" w:sz="0" w:space="0" w:color="auto"/>
        <w:left w:val="none" w:sz="0" w:space="0" w:color="auto"/>
        <w:bottom w:val="none" w:sz="0" w:space="0" w:color="auto"/>
        <w:right w:val="none" w:sz="0" w:space="0" w:color="auto"/>
      </w:divBdr>
    </w:div>
    <w:div w:id="1756126492">
      <w:bodyDiv w:val="1"/>
      <w:marLeft w:val="0"/>
      <w:marRight w:val="0"/>
      <w:marTop w:val="0"/>
      <w:marBottom w:val="0"/>
      <w:divBdr>
        <w:top w:val="none" w:sz="0" w:space="0" w:color="auto"/>
        <w:left w:val="none" w:sz="0" w:space="0" w:color="auto"/>
        <w:bottom w:val="none" w:sz="0" w:space="0" w:color="auto"/>
        <w:right w:val="none" w:sz="0" w:space="0" w:color="auto"/>
      </w:divBdr>
    </w:div>
    <w:div w:id="1756852202">
      <w:bodyDiv w:val="1"/>
      <w:marLeft w:val="0"/>
      <w:marRight w:val="0"/>
      <w:marTop w:val="0"/>
      <w:marBottom w:val="0"/>
      <w:divBdr>
        <w:top w:val="none" w:sz="0" w:space="0" w:color="auto"/>
        <w:left w:val="none" w:sz="0" w:space="0" w:color="auto"/>
        <w:bottom w:val="none" w:sz="0" w:space="0" w:color="auto"/>
        <w:right w:val="none" w:sz="0" w:space="0" w:color="auto"/>
      </w:divBdr>
    </w:div>
    <w:div w:id="1756971318">
      <w:bodyDiv w:val="1"/>
      <w:marLeft w:val="0"/>
      <w:marRight w:val="0"/>
      <w:marTop w:val="0"/>
      <w:marBottom w:val="0"/>
      <w:divBdr>
        <w:top w:val="none" w:sz="0" w:space="0" w:color="auto"/>
        <w:left w:val="none" w:sz="0" w:space="0" w:color="auto"/>
        <w:bottom w:val="none" w:sz="0" w:space="0" w:color="auto"/>
        <w:right w:val="none" w:sz="0" w:space="0" w:color="auto"/>
      </w:divBdr>
    </w:div>
    <w:div w:id="1757708123">
      <w:bodyDiv w:val="1"/>
      <w:marLeft w:val="0"/>
      <w:marRight w:val="0"/>
      <w:marTop w:val="0"/>
      <w:marBottom w:val="0"/>
      <w:divBdr>
        <w:top w:val="none" w:sz="0" w:space="0" w:color="auto"/>
        <w:left w:val="none" w:sz="0" w:space="0" w:color="auto"/>
        <w:bottom w:val="none" w:sz="0" w:space="0" w:color="auto"/>
        <w:right w:val="none" w:sz="0" w:space="0" w:color="auto"/>
      </w:divBdr>
    </w:div>
    <w:div w:id="1757822267">
      <w:bodyDiv w:val="1"/>
      <w:marLeft w:val="0"/>
      <w:marRight w:val="0"/>
      <w:marTop w:val="0"/>
      <w:marBottom w:val="0"/>
      <w:divBdr>
        <w:top w:val="none" w:sz="0" w:space="0" w:color="auto"/>
        <w:left w:val="none" w:sz="0" w:space="0" w:color="auto"/>
        <w:bottom w:val="none" w:sz="0" w:space="0" w:color="auto"/>
        <w:right w:val="none" w:sz="0" w:space="0" w:color="auto"/>
      </w:divBdr>
    </w:div>
    <w:div w:id="1758285739">
      <w:bodyDiv w:val="1"/>
      <w:marLeft w:val="0"/>
      <w:marRight w:val="0"/>
      <w:marTop w:val="0"/>
      <w:marBottom w:val="0"/>
      <w:divBdr>
        <w:top w:val="none" w:sz="0" w:space="0" w:color="auto"/>
        <w:left w:val="none" w:sz="0" w:space="0" w:color="auto"/>
        <w:bottom w:val="none" w:sz="0" w:space="0" w:color="auto"/>
        <w:right w:val="none" w:sz="0" w:space="0" w:color="auto"/>
      </w:divBdr>
    </w:div>
    <w:div w:id="1759210549">
      <w:bodyDiv w:val="1"/>
      <w:marLeft w:val="0"/>
      <w:marRight w:val="0"/>
      <w:marTop w:val="0"/>
      <w:marBottom w:val="0"/>
      <w:divBdr>
        <w:top w:val="none" w:sz="0" w:space="0" w:color="auto"/>
        <w:left w:val="none" w:sz="0" w:space="0" w:color="auto"/>
        <w:bottom w:val="none" w:sz="0" w:space="0" w:color="auto"/>
        <w:right w:val="none" w:sz="0" w:space="0" w:color="auto"/>
      </w:divBdr>
    </w:div>
    <w:div w:id="1759323165">
      <w:bodyDiv w:val="1"/>
      <w:marLeft w:val="0"/>
      <w:marRight w:val="0"/>
      <w:marTop w:val="0"/>
      <w:marBottom w:val="0"/>
      <w:divBdr>
        <w:top w:val="none" w:sz="0" w:space="0" w:color="auto"/>
        <w:left w:val="none" w:sz="0" w:space="0" w:color="auto"/>
        <w:bottom w:val="none" w:sz="0" w:space="0" w:color="auto"/>
        <w:right w:val="none" w:sz="0" w:space="0" w:color="auto"/>
      </w:divBdr>
    </w:div>
    <w:div w:id="1759710866">
      <w:bodyDiv w:val="1"/>
      <w:marLeft w:val="0"/>
      <w:marRight w:val="0"/>
      <w:marTop w:val="0"/>
      <w:marBottom w:val="0"/>
      <w:divBdr>
        <w:top w:val="none" w:sz="0" w:space="0" w:color="auto"/>
        <w:left w:val="none" w:sz="0" w:space="0" w:color="auto"/>
        <w:bottom w:val="none" w:sz="0" w:space="0" w:color="auto"/>
        <w:right w:val="none" w:sz="0" w:space="0" w:color="auto"/>
      </w:divBdr>
    </w:div>
    <w:div w:id="1760249718">
      <w:bodyDiv w:val="1"/>
      <w:marLeft w:val="0"/>
      <w:marRight w:val="0"/>
      <w:marTop w:val="0"/>
      <w:marBottom w:val="0"/>
      <w:divBdr>
        <w:top w:val="none" w:sz="0" w:space="0" w:color="auto"/>
        <w:left w:val="none" w:sz="0" w:space="0" w:color="auto"/>
        <w:bottom w:val="none" w:sz="0" w:space="0" w:color="auto"/>
        <w:right w:val="none" w:sz="0" w:space="0" w:color="auto"/>
      </w:divBdr>
    </w:div>
    <w:div w:id="1760444061">
      <w:bodyDiv w:val="1"/>
      <w:marLeft w:val="0"/>
      <w:marRight w:val="0"/>
      <w:marTop w:val="0"/>
      <w:marBottom w:val="0"/>
      <w:divBdr>
        <w:top w:val="none" w:sz="0" w:space="0" w:color="auto"/>
        <w:left w:val="none" w:sz="0" w:space="0" w:color="auto"/>
        <w:bottom w:val="none" w:sz="0" w:space="0" w:color="auto"/>
        <w:right w:val="none" w:sz="0" w:space="0" w:color="auto"/>
      </w:divBdr>
    </w:div>
    <w:div w:id="1760521734">
      <w:bodyDiv w:val="1"/>
      <w:marLeft w:val="0"/>
      <w:marRight w:val="0"/>
      <w:marTop w:val="0"/>
      <w:marBottom w:val="0"/>
      <w:divBdr>
        <w:top w:val="none" w:sz="0" w:space="0" w:color="auto"/>
        <w:left w:val="none" w:sz="0" w:space="0" w:color="auto"/>
        <w:bottom w:val="none" w:sz="0" w:space="0" w:color="auto"/>
        <w:right w:val="none" w:sz="0" w:space="0" w:color="auto"/>
      </w:divBdr>
    </w:div>
    <w:div w:id="1760905531">
      <w:bodyDiv w:val="1"/>
      <w:marLeft w:val="0"/>
      <w:marRight w:val="0"/>
      <w:marTop w:val="0"/>
      <w:marBottom w:val="0"/>
      <w:divBdr>
        <w:top w:val="none" w:sz="0" w:space="0" w:color="auto"/>
        <w:left w:val="none" w:sz="0" w:space="0" w:color="auto"/>
        <w:bottom w:val="none" w:sz="0" w:space="0" w:color="auto"/>
        <w:right w:val="none" w:sz="0" w:space="0" w:color="auto"/>
      </w:divBdr>
    </w:div>
    <w:div w:id="1761173476">
      <w:bodyDiv w:val="1"/>
      <w:marLeft w:val="0"/>
      <w:marRight w:val="0"/>
      <w:marTop w:val="0"/>
      <w:marBottom w:val="0"/>
      <w:divBdr>
        <w:top w:val="none" w:sz="0" w:space="0" w:color="auto"/>
        <w:left w:val="none" w:sz="0" w:space="0" w:color="auto"/>
        <w:bottom w:val="none" w:sz="0" w:space="0" w:color="auto"/>
        <w:right w:val="none" w:sz="0" w:space="0" w:color="auto"/>
      </w:divBdr>
    </w:div>
    <w:div w:id="1761677322">
      <w:bodyDiv w:val="1"/>
      <w:marLeft w:val="0"/>
      <w:marRight w:val="0"/>
      <w:marTop w:val="0"/>
      <w:marBottom w:val="0"/>
      <w:divBdr>
        <w:top w:val="none" w:sz="0" w:space="0" w:color="auto"/>
        <w:left w:val="none" w:sz="0" w:space="0" w:color="auto"/>
        <w:bottom w:val="none" w:sz="0" w:space="0" w:color="auto"/>
        <w:right w:val="none" w:sz="0" w:space="0" w:color="auto"/>
      </w:divBdr>
    </w:div>
    <w:div w:id="1764371703">
      <w:bodyDiv w:val="1"/>
      <w:marLeft w:val="0"/>
      <w:marRight w:val="0"/>
      <w:marTop w:val="0"/>
      <w:marBottom w:val="0"/>
      <w:divBdr>
        <w:top w:val="none" w:sz="0" w:space="0" w:color="auto"/>
        <w:left w:val="none" w:sz="0" w:space="0" w:color="auto"/>
        <w:bottom w:val="none" w:sz="0" w:space="0" w:color="auto"/>
        <w:right w:val="none" w:sz="0" w:space="0" w:color="auto"/>
      </w:divBdr>
    </w:div>
    <w:div w:id="1764377217">
      <w:bodyDiv w:val="1"/>
      <w:marLeft w:val="0"/>
      <w:marRight w:val="0"/>
      <w:marTop w:val="0"/>
      <w:marBottom w:val="0"/>
      <w:divBdr>
        <w:top w:val="none" w:sz="0" w:space="0" w:color="auto"/>
        <w:left w:val="none" w:sz="0" w:space="0" w:color="auto"/>
        <w:bottom w:val="none" w:sz="0" w:space="0" w:color="auto"/>
        <w:right w:val="none" w:sz="0" w:space="0" w:color="auto"/>
      </w:divBdr>
    </w:div>
    <w:div w:id="1764497836">
      <w:bodyDiv w:val="1"/>
      <w:marLeft w:val="0"/>
      <w:marRight w:val="0"/>
      <w:marTop w:val="0"/>
      <w:marBottom w:val="0"/>
      <w:divBdr>
        <w:top w:val="none" w:sz="0" w:space="0" w:color="auto"/>
        <w:left w:val="none" w:sz="0" w:space="0" w:color="auto"/>
        <w:bottom w:val="none" w:sz="0" w:space="0" w:color="auto"/>
        <w:right w:val="none" w:sz="0" w:space="0" w:color="auto"/>
      </w:divBdr>
    </w:div>
    <w:div w:id="1764915024">
      <w:bodyDiv w:val="1"/>
      <w:marLeft w:val="0"/>
      <w:marRight w:val="0"/>
      <w:marTop w:val="0"/>
      <w:marBottom w:val="0"/>
      <w:divBdr>
        <w:top w:val="none" w:sz="0" w:space="0" w:color="auto"/>
        <w:left w:val="none" w:sz="0" w:space="0" w:color="auto"/>
        <w:bottom w:val="none" w:sz="0" w:space="0" w:color="auto"/>
        <w:right w:val="none" w:sz="0" w:space="0" w:color="auto"/>
      </w:divBdr>
    </w:div>
    <w:div w:id="1765107029">
      <w:bodyDiv w:val="1"/>
      <w:marLeft w:val="0"/>
      <w:marRight w:val="0"/>
      <w:marTop w:val="0"/>
      <w:marBottom w:val="0"/>
      <w:divBdr>
        <w:top w:val="none" w:sz="0" w:space="0" w:color="auto"/>
        <w:left w:val="none" w:sz="0" w:space="0" w:color="auto"/>
        <w:bottom w:val="none" w:sz="0" w:space="0" w:color="auto"/>
        <w:right w:val="none" w:sz="0" w:space="0" w:color="auto"/>
      </w:divBdr>
    </w:div>
    <w:div w:id="1765303388">
      <w:bodyDiv w:val="1"/>
      <w:marLeft w:val="0"/>
      <w:marRight w:val="0"/>
      <w:marTop w:val="0"/>
      <w:marBottom w:val="0"/>
      <w:divBdr>
        <w:top w:val="none" w:sz="0" w:space="0" w:color="auto"/>
        <w:left w:val="none" w:sz="0" w:space="0" w:color="auto"/>
        <w:bottom w:val="none" w:sz="0" w:space="0" w:color="auto"/>
        <w:right w:val="none" w:sz="0" w:space="0" w:color="auto"/>
      </w:divBdr>
    </w:div>
    <w:div w:id="1765492045">
      <w:bodyDiv w:val="1"/>
      <w:marLeft w:val="0"/>
      <w:marRight w:val="0"/>
      <w:marTop w:val="0"/>
      <w:marBottom w:val="0"/>
      <w:divBdr>
        <w:top w:val="none" w:sz="0" w:space="0" w:color="auto"/>
        <w:left w:val="none" w:sz="0" w:space="0" w:color="auto"/>
        <w:bottom w:val="none" w:sz="0" w:space="0" w:color="auto"/>
        <w:right w:val="none" w:sz="0" w:space="0" w:color="auto"/>
      </w:divBdr>
    </w:div>
    <w:div w:id="1766226835">
      <w:bodyDiv w:val="1"/>
      <w:marLeft w:val="0"/>
      <w:marRight w:val="0"/>
      <w:marTop w:val="0"/>
      <w:marBottom w:val="0"/>
      <w:divBdr>
        <w:top w:val="none" w:sz="0" w:space="0" w:color="auto"/>
        <w:left w:val="none" w:sz="0" w:space="0" w:color="auto"/>
        <w:bottom w:val="none" w:sz="0" w:space="0" w:color="auto"/>
        <w:right w:val="none" w:sz="0" w:space="0" w:color="auto"/>
      </w:divBdr>
    </w:div>
    <w:div w:id="1766882449">
      <w:bodyDiv w:val="1"/>
      <w:marLeft w:val="0"/>
      <w:marRight w:val="0"/>
      <w:marTop w:val="0"/>
      <w:marBottom w:val="0"/>
      <w:divBdr>
        <w:top w:val="none" w:sz="0" w:space="0" w:color="auto"/>
        <w:left w:val="none" w:sz="0" w:space="0" w:color="auto"/>
        <w:bottom w:val="none" w:sz="0" w:space="0" w:color="auto"/>
        <w:right w:val="none" w:sz="0" w:space="0" w:color="auto"/>
      </w:divBdr>
    </w:div>
    <w:div w:id="1767145394">
      <w:bodyDiv w:val="1"/>
      <w:marLeft w:val="0"/>
      <w:marRight w:val="0"/>
      <w:marTop w:val="0"/>
      <w:marBottom w:val="0"/>
      <w:divBdr>
        <w:top w:val="none" w:sz="0" w:space="0" w:color="auto"/>
        <w:left w:val="none" w:sz="0" w:space="0" w:color="auto"/>
        <w:bottom w:val="none" w:sz="0" w:space="0" w:color="auto"/>
        <w:right w:val="none" w:sz="0" w:space="0" w:color="auto"/>
      </w:divBdr>
    </w:div>
    <w:div w:id="1767576187">
      <w:bodyDiv w:val="1"/>
      <w:marLeft w:val="0"/>
      <w:marRight w:val="0"/>
      <w:marTop w:val="0"/>
      <w:marBottom w:val="0"/>
      <w:divBdr>
        <w:top w:val="none" w:sz="0" w:space="0" w:color="auto"/>
        <w:left w:val="none" w:sz="0" w:space="0" w:color="auto"/>
        <w:bottom w:val="none" w:sz="0" w:space="0" w:color="auto"/>
        <w:right w:val="none" w:sz="0" w:space="0" w:color="auto"/>
      </w:divBdr>
    </w:div>
    <w:div w:id="1767654490">
      <w:bodyDiv w:val="1"/>
      <w:marLeft w:val="0"/>
      <w:marRight w:val="0"/>
      <w:marTop w:val="0"/>
      <w:marBottom w:val="0"/>
      <w:divBdr>
        <w:top w:val="none" w:sz="0" w:space="0" w:color="auto"/>
        <w:left w:val="none" w:sz="0" w:space="0" w:color="auto"/>
        <w:bottom w:val="none" w:sz="0" w:space="0" w:color="auto"/>
        <w:right w:val="none" w:sz="0" w:space="0" w:color="auto"/>
      </w:divBdr>
    </w:div>
    <w:div w:id="1767843585">
      <w:bodyDiv w:val="1"/>
      <w:marLeft w:val="0"/>
      <w:marRight w:val="0"/>
      <w:marTop w:val="0"/>
      <w:marBottom w:val="0"/>
      <w:divBdr>
        <w:top w:val="none" w:sz="0" w:space="0" w:color="auto"/>
        <w:left w:val="none" w:sz="0" w:space="0" w:color="auto"/>
        <w:bottom w:val="none" w:sz="0" w:space="0" w:color="auto"/>
        <w:right w:val="none" w:sz="0" w:space="0" w:color="auto"/>
      </w:divBdr>
    </w:div>
    <w:div w:id="1768772581">
      <w:bodyDiv w:val="1"/>
      <w:marLeft w:val="0"/>
      <w:marRight w:val="0"/>
      <w:marTop w:val="0"/>
      <w:marBottom w:val="0"/>
      <w:divBdr>
        <w:top w:val="none" w:sz="0" w:space="0" w:color="auto"/>
        <w:left w:val="none" w:sz="0" w:space="0" w:color="auto"/>
        <w:bottom w:val="none" w:sz="0" w:space="0" w:color="auto"/>
        <w:right w:val="none" w:sz="0" w:space="0" w:color="auto"/>
      </w:divBdr>
    </w:div>
    <w:div w:id="1769538927">
      <w:bodyDiv w:val="1"/>
      <w:marLeft w:val="0"/>
      <w:marRight w:val="0"/>
      <w:marTop w:val="0"/>
      <w:marBottom w:val="0"/>
      <w:divBdr>
        <w:top w:val="none" w:sz="0" w:space="0" w:color="auto"/>
        <w:left w:val="none" w:sz="0" w:space="0" w:color="auto"/>
        <w:bottom w:val="none" w:sz="0" w:space="0" w:color="auto"/>
        <w:right w:val="none" w:sz="0" w:space="0" w:color="auto"/>
      </w:divBdr>
    </w:div>
    <w:div w:id="1769960058">
      <w:bodyDiv w:val="1"/>
      <w:marLeft w:val="0"/>
      <w:marRight w:val="0"/>
      <w:marTop w:val="0"/>
      <w:marBottom w:val="0"/>
      <w:divBdr>
        <w:top w:val="none" w:sz="0" w:space="0" w:color="auto"/>
        <w:left w:val="none" w:sz="0" w:space="0" w:color="auto"/>
        <w:bottom w:val="none" w:sz="0" w:space="0" w:color="auto"/>
        <w:right w:val="none" w:sz="0" w:space="0" w:color="auto"/>
      </w:divBdr>
    </w:div>
    <w:div w:id="1770083319">
      <w:bodyDiv w:val="1"/>
      <w:marLeft w:val="0"/>
      <w:marRight w:val="0"/>
      <w:marTop w:val="0"/>
      <w:marBottom w:val="0"/>
      <w:divBdr>
        <w:top w:val="none" w:sz="0" w:space="0" w:color="auto"/>
        <w:left w:val="none" w:sz="0" w:space="0" w:color="auto"/>
        <w:bottom w:val="none" w:sz="0" w:space="0" w:color="auto"/>
        <w:right w:val="none" w:sz="0" w:space="0" w:color="auto"/>
      </w:divBdr>
    </w:div>
    <w:div w:id="1770662189">
      <w:bodyDiv w:val="1"/>
      <w:marLeft w:val="0"/>
      <w:marRight w:val="0"/>
      <w:marTop w:val="0"/>
      <w:marBottom w:val="0"/>
      <w:divBdr>
        <w:top w:val="none" w:sz="0" w:space="0" w:color="auto"/>
        <w:left w:val="none" w:sz="0" w:space="0" w:color="auto"/>
        <w:bottom w:val="none" w:sz="0" w:space="0" w:color="auto"/>
        <w:right w:val="none" w:sz="0" w:space="0" w:color="auto"/>
      </w:divBdr>
    </w:div>
    <w:div w:id="1771584652">
      <w:bodyDiv w:val="1"/>
      <w:marLeft w:val="0"/>
      <w:marRight w:val="0"/>
      <w:marTop w:val="0"/>
      <w:marBottom w:val="0"/>
      <w:divBdr>
        <w:top w:val="none" w:sz="0" w:space="0" w:color="auto"/>
        <w:left w:val="none" w:sz="0" w:space="0" w:color="auto"/>
        <w:bottom w:val="none" w:sz="0" w:space="0" w:color="auto"/>
        <w:right w:val="none" w:sz="0" w:space="0" w:color="auto"/>
      </w:divBdr>
    </w:div>
    <w:div w:id="1771849211">
      <w:bodyDiv w:val="1"/>
      <w:marLeft w:val="0"/>
      <w:marRight w:val="0"/>
      <w:marTop w:val="0"/>
      <w:marBottom w:val="0"/>
      <w:divBdr>
        <w:top w:val="none" w:sz="0" w:space="0" w:color="auto"/>
        <w:left w:val="none" w:sz="0" w:space="0" w:color="auto"/>
        <w:bottom w:val="none" w:sz="0" w:space="0" w:color="auto"/>
        <w:right w:val="none" w:sz="0" w:space="0" w:color="auto"/>
      </w:divBdr>
    </w:div>
    <w:div w:id="1773357746">
      <w:bodyDiv w:val="1"/>
      <w:marLeft w:val="0"/>
      <w:marRight w:val="0"/>
      <w:marTop w:val="0"/>
      <w:marBottom w:val="0"/>
      <w:divBdr>
        <w:top w:val="none" w:sz="0" w:space="0" w:color="auto"/>
        <w:left w:val="none" w:sz="0" w:space="0" w:color="auto"/>
        <w:bottom w:val="none" w:sz="0" w:space="0" w:color="auto"/>
        <w:right w:val="none" w:sz="0" w:space="0" w:color="auto"/>
      </w:divBdr>
    </w:div>
    <w:div w:id="1773473439">
      <w:bodyDiv w:val="1"/>
      <w:marLeft w:val="0"/>
      <w:marRight w:val="0"/>
      <w:marTop w:val="0"/>
      <w:marBottom w:val="0"/>
      <w:divBdr>
        <w:top w:val="none" w:sz="0" w:space="0" w:color="auto"/>
        <w:left w:val="none" w:sz="0" w:space="0" w:color="auto"/>
        <w:bottom w:val="none" w:sz="0" w:space="0" w:color="auto"/>
        <w:right w:val="none" w:sz="0" w:space="0" w:color="auto"/>
      </w:divBdr>
    </w:div>
    <w:div w:id="1773743130">
      <w:bodyDiv w:val="1"/>
      <w:marLeft w:val="0"/>
      <w:marRight w:val="0"/>
      <w:marTop w:val="0"/>
      <w:marBottom w:val="0"/>
      <w:divBdr>
        <w:top w:val="none" w:sz="0" w:space="0" w:color="auto"/>
        <w:left w:val="none" w:sz="0" w:space="0" w:color="auto"/>
        <w:bottom w:val="none" w:sz="0" w:space="0" w:color="auto"/>
        <w:right w:val="none" w:sz="0" w:space="0" w:color="auto"/>
      </w:divBdr>
    </w:div>
    <w:div w:id="1774741233">
      <w:bodyDiv w:val="1"/>
      <w:marLeft w:val="0"/>
      <w:marRight w:val="0"/>
      <w:marTop w:val="0"/>
      <w:marBottom w:val="0"/>
      <w:divBdr>
        <w:top w:val="none" w:sz="0" w:space="0" w:color="auto"/>
        <w:left w:val="none" w:sz="0" w:space="0" w:color="auto"/>
        <w:bottom w:val="none" w:sz="0" w:space="0" w:color="auto"/>
        <w:right w:val="none" w:sz="0" w:space="0" w:color="auto"/>
      </w:divBdr>
    </w:div>
    <w:div w:id="1775982352">
      <w:bodyDiv w:val="1"/>
      <w:marLeft w:val="0"/>
      <w:marRight w:val="0"/>
      <w:marTop w:val="0"/>
      <w:marBottom w:val="0"/>
      <w:divBdr>
        <w:top w:val="none" w:sz="0" w:space="0" w:color="auto"/>
        <w:left w:val="none" w:sz="0" w:space="0" w:color="auto"/>
        <w:bottom w:val="none" w:sz="0" w:space="0" w:color="auto"/>
        <w:right w:val="none" w:sz="0" w:space="0" w:color="auto"/>
      </w:divBdr>
    </w:div>
    <w:div w:id="1776368908">
      <w:bodyDiv w:val="1"/>
      <w:marLeft w:val="0"/>
      <w:marRight w:val="0"/>
      <w:marTop w:val="0"/>
      <w:marBottom w:val="0"/>
      <w:divBdr>
        <w:top w:val="none" w:sz="0" w:space="0" w:color="auto"/>
        <w:left w:val="none" w:sz="0" w:space="0" w:color="auto"/>
        <w:bottom w:val="none" w:sz="0" w:space="0" w:color="auto"/>
        <w:right w:val="none" w:sz="0" w:space="0" w:color="auto"/>
      </w:divBdr>
    </w:div>
    <w:div w:id="1776632663">
      <w:bodyDiv w:val="1"/>
      <w:marLeft w:val="0"/>
      <w:marRight w:val="0"/>
      <w:marTop w:val="0"/>
      <w:marBottom w:val="0"/>
      <w:divBdr>
        <w:top w:val="none" w:sz="0" w:space="0" w:color="auto"/>
        <w:left w:val="none" w:sz="0" w:space="0" w:color="auto"/>
        <w:bottom w:val="none" w:sz="0" w:space="0" w:color="auto"/>
        <w:right w:val="none" w:sz="0" w:space="0" w:color="auto"/>
      </w:divBdr>
    </w:div>
    <w:div w:id="1776778701">
      <w:bodyDiv w:val="1"/>
      <w:marLeft w:val="0"/>
      <w:marRight w:val="0"/>
      <w:marTop w:val="0"/>
      <w:marBottom w:val="0"/>
      <w:divBdr>
        <w:top w:val="none" w:sz="0" w:space="0" w:color="auto"/>
        <w:left w:val="none" w:sz="0" w:space="0" w:color="auto"/>
        <w:bottom w:val="none" w:sz="0" w:space="0" w:color="auto"/>
        <w:right w:val="none" w:sz="0" w:space="0" w:color="auto"/>
      </w:divBdr>
    </w:div>
    <w:div w:id="1778720017">
      <w:bodyDiv w:val="1"/>
      <w:marLeft w:val="0"/>
      <w:marRight w:val="0"/>
      <w:marTop w:val="0"/>
      <w:marBottom w:val="0"/>
      <w:divBdr>
        <w:top w:val="none" w:sz="0" w:space="0" w:color="auto"/>
        <w:left w:val="none" w:sz="0" w:space="0" w:color="auto"/>
        <w:bottom w:val="none" w:sz="0" w:space="0" w:color="auto"/>
        <w:right w:val="none" w:sz="0" w:space="0" w:color="auto"/>
      </w:divBdr>
    </w:div>
    <w:div w:id="1779133487">
      <w:bodyDiv w:val="1"/>
      <w:marLeft w:val="0"/>
      <w:marRight w:val="0"/>
      <w:marTop w:val="0"/>
      <w:marBottom w:val="0"/>
      <w:divBdr>
        <w:top w:val="none" w:sz="0" w:space="0" w:color="auto"/>
        <w:left w:val="none" w:sz="0" w:space="0" w:color="auto"/>
        <w:bottom w:val="none" w:sz="0" w:space="0" w:color="auto"/>
        <w:right w:val="none" w:sz="0" w:space="0" w:color="auto"/>
      </w:divBdr>
    </w:div>
    <w:div w:id="1779639011">
      <w:bodyDiv w:val="1"/>
      <w:marLeft w:val="0"/>
      <w:marRight w:val="0"/>
      <w:marTop w:val="0"/>
      <w:marBottom w:val="0"/>
      <w:divBdr>
        <w:top w:val="none" w:sz="0" w:space="0" w:color="auto"/>
        <w:left w:val="none" w:sz="0" w:space="0" w:color="auto"/>
        <w:bottom w:val="none" w:sz="0" w:space="0" w:color="auto"/>
        <w:right w:val="none" w:sz="0" w:space="0" w:color="auto"/>
      </w:divBdr>
    </w:div>
    <w:div w:id="1780099507">
      <w:bodyDiv w:val="1"/>
      <w:marLeft w:val="0"/>
      <w:marRight w:val="0"/>
      <w:marTop w:val="0"/>
      <w:marBottom w:val="0"/>
      <w:divBdr>
        <w:top w:val="none" w:sz="0" w:space="0" w:color="auto"/>
        <w:left w:val="none" w:sz="0" w:space="0" w:color="auto"/>
        <w:bottom w:val="none" w:sz="0" w:space="0" w:color="auto"/>
        <w:right w:val="none" w:sz="0" w:space="0" w:color="auto"/>
      </w:divBdr>
    </w:div>
    <w:div w:id="1781142375">
      <w:bodyDiv w:val="1"/>
      <w:marLeft w:val="0"/>
      <w:marRight w:val="0"/>
      <w:marTop w:val="0"/>
      <w:marBottom w:val="0"/>
      <w:divBdr>
        <w:top w:val="none" w:sz="0" w:space="0" w:color="auto"/>
        <w:left w:val="none" w:sz="0" w:space="0" w:color="auto"/>
        <w:bottom w:val="none" w:sz="0" w:space="0" w:color="auto"/>
        <w:right w:val="none" w:sz="0" w:space="0" w:color="auto"/>
      </w:divBdr>
    </w:div>
    <w:div w:id="1781414119">
      <w:bodyDiv w:val="1"/>
      <w:marLeft w:val="0"/>
      <w:marRight w:val="0"/>
      <w:marTop w:val="0"/>
      <w:marBottom w:val="0"/>
      <w:divBdr>
        <w:top w:val="none" w:sz="0" w:space="0" w:color="auto"/>
        <w:left w:val="none" w:sz="0" w:space="0" w:color="auto"/>
        <w:bottom w:val="none" w:sz="0" w:space="0" w:color="auto"/>
        <w:right w:val="none" w:sz="0" w:space="0" w:color="auto"/>
      </w:divBdr>
    </w:div>
    <w:div w:id="1781679989">
      <w:bodyDiv w:val="1"/>
      <w:marLeft w:val="0"/>
      <w:marRight w:val="0"/>
      <w:marTop w:val="0"/>
      <w:marBottom w:val="0"/>
      <w:divBdr>
        <w:top w:val="none" w:sz="0" w:space="0" w:color="auto"/>
        <w:left w:val="none" w:sz="0" w:space="0" w:color="auto"/>
        <w:bottom w:val="none" w:sz="0" w:space="0" w:color="auto"/>
        <w:right w:val="none" w:sz="0" w:space="0" w:color="auto"/>
      </w:divBdr>
    </w:div>
    <w:div w:id="1782186016">
      <w:bodyDiv w:val="1"/>
      <w:marLeft w:val="0"/>
      <w:marRight w:val="0"/>
      <w:marTop w:val="0"/>
      <w:marBottom w:val="0"/>
      <w:divBdr>
        <w:top w:val="none" w:sz="0" w:space="0" w:color="auto"/>
        <w:left w:val="none" w:sz="0" w:space="0" w:color="auto"/>
        <w:bottom w:val="none" w:sz="0" w:space="0" w:color="auto"/>
        <w:right w:val="none" w:sz="0" w:space="0" w:color="auto"/>
      </w:divBdr>
    </w:div>
    <w:div w:id="1783453164">
      <w:bodyDiv w:val="1"/>
      <w:marLeft w:val="0"/>
      <w:marRight w:val="0"/>
      <w:marTop w:val="0"/>
      <w:marBottom w:val="0"/>
      <w:divBdr>
        <w:top w:val="none" w:sz="0" w:space="0" w:color="auto"/>
        <w:left w:val="none" w:sz="0" w:space="0" w:color="auto"/>
        <w:bottom w:val="none" w:sz="0" w:space="0" w:color="auto"/>
        <w:right w:val="none" w:sz="0" w:space="0" w:color="auto"/>
      </w:divBdr>
    </w:div>
    <w:div w:id="1783762213">
      <w:bodyDiv w:val="1"/>
      <w:marLeft w:val="0"/>
      <w:marRight w:val="0"/>
      <w:marTop w:val="0"/>
      <w:marBottom w:val="0"/>
      <w:divBdr>
        <w:top w:val="none" w:sz="0" w:space="0" w:color="auto"/>
        <w:left w:val="none" w:sz="0" w:space="0" w:color="auto"/>
        <w:bottom w:val="none" w:sz="0" w:space="0" w:color="auto"/>
        <w:right w:val="none" w:sz="0" w:space="0" w:color="auto"/>
      </w:divBdr>
    </w:div>
    <w:div w:id="1784836065">
      <w:bodyDiv w:val="1"/>
      <w:marLeft w:val="0"/>
      <w:marRight w:val="0"/>
      <w:marTop w:val="0"/>
      <w:marBottom w:val="0"/>
      <w:divBdr>
        <w:top w:val="none" w:sz="0" w:space="0" w:color="auto"/>
        <w:left w:val="none" w:sz="0" w:space="0" w:color="auto"/>
        <w:bottom w:val="none" w:sz="0" w:space="0" w:color="auto"/>
        <w:right w:val="none" w:sz="0" w:space="0" w:color="auto"/>
      </w:divBdr>
    </w:div>
    <w:div w:id="1785539779">
      <w:bodyDiv w:val="1"/>
      <w:marLeft w:val="0"/>
      <w:marRight w:val="0"/>
      <w:marTop w:val="0"/>
      <w:marBottom w:val="0"/>
      <w:divBdr>
        <w:top w:val="none" w:sz="0" w:space="0" w:color="auto"/>
        <w:left w:val="none" w:sz="0" w:space="0" w:color="auto"/>
        <w:bottom w:val="none" w:sz="0" w:space="0" w:color="auto"/>
        <w:right w:val="none" w:sz="0" w:space="0" w:color="auto"/>
      </w:divBdr>
    </w:div>
    <w:div w:id="1787237758">
      <w:bodyDiv w:val="1"/>
      <w:marLeft w:val="0"/>
      <w:marRight w:val="0"/>
      <w:marTop w:val="0"/>
      <w:marBottom w:val="0"/>
      <w:divBdr>
        <w:top w:val="none" w:sz="0" w:space="0" w:color="auto"/>
        <w:left w:val="none" w:sz="0" w:space="0" w:color="auto"/>
        <w:bottom w:val="none" w:sz="0" w:space="0" w:color="auto"/>
        <w:right w:val="none" w:sz="0" w:space="0" w:color="auto"/>
      </w:divBdr>
    </w:div>
    <w:div w:id="1787776464">
      <w:bodyDiv w:val="1"/>
      <w:marLeft w:val="0"/>
      <w:marRight w:val="0"/>
      <w:marTop w:val="0"/>
      <w:marBottom w:val="0"/>
      <w:divBdr>
        <w:top w:val="none" w:sz="0" w:space="0" w:color="auto"/>
        <w:left w:val="none" w:sz="0" w:space="0" w:color="auto"/>
        <w:bottom w:val="none" w:sz="0" w:space="0" w:color="auto"/>
        <w:right w:val="none" w:sz="0" w:space="0" w:color="auto"/>
      </w:divBdr>
    </w:div>
    <w:div w:id="1788039384">
      <w:bodyDiv w:val="1"/>
      <w:marLeft w:val="0"/>
      <w:marRight w:val="0"/>
      <w:marTop w:val="0"/>
      <w:marBottom w:val="0"/>
      <w:divBdr>
        <w:top w:val="none" w:sz="0" w:space="0" w:color="auto"/>
        <w:left w:val="none" w:sz="0" w:space="0" w:color="auto"/>
        <w:bottom w:val="none" w:sz="0" w:space="0" w:color="auto"/>
        <w:right w:val="none" w:sz="0" w:space="0" w:color="auto"/>
      </w:divBdr>
    </w:div>
    <w:div w:id="1788161117">
      <w:bodyDiv w:val="1"/>
      <w:marLeft w:val="0"/>
      <w:marRight w:val="0"/>
      <w:marTop w:val="0"/>
      <w:marBottom w:val="0"/>
      <w:divBdr>
        <w:top w:val="none" w:sz="0" w:space="0" w:color="auto"/>
        <w:left w:val="none" w:sz="0" w:space="0" w:color="auto"/>
        <w:bottom w:val="none" w:sz="0" w:space="0" w:color="auto"/>
        <w:right w:val="none" w:sz="0" w:space="0" w:color="auto"/>
      </w:divBdr>
    </w:div>
    <w:div w:id="1788357001">
      <w:bodyDiv w:val="1"/>
      <w:marLeft w:val="0"/>
      <w:marRight w:val="0"/>
      <w:marTop w:val="0"/>
      <w:marBottom w:val="0"/>
      <w:divBdr>
        <w:top w:val="none" w:sz="0" w:space="0" w:color="auto"/>
        <w:left w:val="none" w:sz="0" w:space="0" w:color="auto"/>
        <w:bottom w:val="none" w:sz="0" w:space="0" w:color="auto"/>
        <w:right w:val="none" w:sz="0" w:space="0" w:color="auto"/>
      </w:divBdr>
    </w:div>
    <w:div w:id="1788624280">
      <w:bodyDiv w:val="1"/>
      <w:marLeft w:val="0"/>
      <w:marRight w:val="0"/>
      <w:marTop w:val="0"/>
      <w:marBottom w:val="0"/>
      <w:divBdr>
        <w:top w:val="none" w:sz="0" w:space="0" w:color="auto"/>
        <w:left w:val="none" w:sz="0" w:space="0" w:color="auto"/>
        <w:bottom w:val="none" w:sz="0" w:space="0" w:color="auto"/>
        <w:right w:val="none" w:sz="0" w:space="0" w:color="auto"/>
      </w:divBdr>
    </w:div>
    <w:div w:id="1790011635">
      <w:bodyDiv w:val="1"/>
      <w:marLeft w:val="0"/>
      <w:marRight w:val="0"/>
      <w:marTop w:val="0"/>
      <w:marBottom w:val="0"/>
      <w:divBdr>
        <w:top w:val="none" w:sz="0" w:space="0" w:color="auto"/>
        <w:left w:val="none" w:sz="0" w:space="0" w:color="auto"/>
        <w:bottom w:val="none" w:sz="0" w:space="0" w:color="auto"/>
        <w:right w:val="none" w:sz="0" w:space="0" w:color="auto"/>
      </w:divBdr>
    </w:div>
    <w:div w:id="1790121934">
      <w:bodyDiv w:val="1"/>
      <w:marLeft w:val="0"/>
      <w:marRight w:val="0"/>
      <w:marTop w:val="0"/>
      <w:marBottom w:val="0"/>
      <w:divBdr>
        <w:top w:val="none" w:sz="0" w:space="0" w:color="auto"/>
        <w:left w:val="none" w:sz="0" w:space="0" w:color="auto"/>
        <w:bottom w:val="none" w:sz="0" w:space="0" w:color="auto"/>
        <w:right w:val="none" w:sz="0" w:space="0" w:color="auto"/>
      </w:divBdr>
    </w:div>
    <w:div w:id="1790199008">
      <w:bodyDiv w:val="1"/>
      <w:marLeft w:val="0"/>
      <w:marRight w:val="0"/>
      <w:marTop w:val="0"/>
      <w:marBottom w:val="0"/>
      <w:divBdr>
        <w:top w:val="none" w:sz="0" w:space="0" w:color="auto"/>
        <w:left w:val="none" w:sz="0" w:space="0" w:color="auto"/>
        <w:bottom w:val="none" w:sz="0" w:space="0" w:color="auto"/>
        <w:right w:val="none" w:sz="0" w:space="0" w:color="auto"/>
      </w:divBdr>
    </w:div>
    <w:div w:id="1790275197">
      <w:bodyDiv w:val="1"/>
      <w:marLeft w:val="0"/>
      <w:marRight w:val="0"/>
      <w:marTop w:val="0"/>
      <w:marBottom w:val="0"/>
      <w:divBdr>
        <w:top w:val="none" w:sz="0" w:space="0" w:color="auto"/>
        <w:left w:val="none" w:sz="0" w:space="0" w:color="auto"/>
        <w:bottom w:val="none" w:sz="0" w:space="0" w:color="auto"/>
        <w:right w:val="none" w:sz="0" w:space="0" w:color="auto"/>
      </w:divBdr>
    </w:div>
    <w:div w:id="1791126827">
      <w:bodyDiv w:val="1"/>
      <w:marLeft w:val="0"/>
      <w:marRight w:val="0"/>
      <w:marTop w:val="0"/>
      <w:marBottom w:val="0"/>
      <w:divBdr>
        <w:top w:val="none" w:sz="0" w:space="0" w:color="auto"/>
        <w:left w:val="none" w:sz="0" w:space="0" w:color="auto"/>
        <w:bottom w:val="none" w:sz="0" w:space="0" w:color="auto"/>
        <w:right w:val="none" w:sz="0" w:space="0" w:color="auto"/>
      </w:divBdr>
    </w:div>
    <w:div w:id="1791312942">
      <w:bodyDiv w:val="1"/>
      <w:marLeft w:val="0"/>
      <w:marRight w:val="0"/>
      <w:marTop w:val="0"/>
      <w:marBottom w:val="0"/>
      <w:divBdr>
        <w:top w:val="none" w:sz="0" w:space="0" w:color="auto"/>
        <w:left w:val="none" w:sz="0" w:space="0" w:color="auto"/>
        <w:bottom w:val="none" w:sz="0" w:space="0" w:color="auto"/>
        <w:right w:val="none" w:sz="0" w:space="0" w:color="auto"/>
      </w:divBdr>
    </w:div>
    <w:div w:id="1792624137">
      <w:bodyDiv w:val="1"/>
      <w:marLeft w:val="0"/>
      <w:marRight w:val="0"/>
      <w:marTop w:val="0"/>
      <w:marBottom w:val="0"/>
      <w:divBdr>
        <w:top w:val="none" w:sz="0" w:space="0" w:color="auto"/>
        <w:left w:val="none" w:sz="0" w:space="0" w:color="auto"/>
        <w:bottom w:val="none" w:sz="0" w:space="0" w:color="auto"/>
        <w:right w:val="none" w:sz="0" w:space="0" w:color="auto"/>
      </w:divBdr>
    </w:div>
    <w:div w:id="1792818102">
      <w:bodyDiv w:val="1"/>
      <w:marLeft w:val="0"/>
      <w:marRight w:val="0"/>
      <w:marTop w:val="0"/>
      <w:marBottom w:val="0"/>
      <w:divBdr>
        <w:top w:val="none" w:sz="0" w:space="0" w:color="auto"/>
        <w:left w:val="none" w:sz="0" w:space="0" w:color="auto"/>
        <w:bottom w:val="none" w:sz="0" w:space="0" w:color="auto"/>
        <w:right w:val="none" w:sz="0" w:space="0" w:color="auto"/>
      </w:divBdr>
    </w:div>
    <w:div w:id="1794134754">
      <w:bodyDiv w:val="1"/>
      <w:marLeft w:val="0"/>
      <w:marRight w:val="0"/>
      <w:marTop w:val="0"/>
      <w:marBottom w:val="0"/>
      <w:divBdr>
        <w:top w:val="none" w:sz="0" w:space="0" w:color="auto"/>
        <w:left w:val="none" w:sz="0" w:space="0" w:color="auto"/>
        <w:bottom w:val="none" w:sz="0" w:space="0" w:color="auto"/>
        <w:right w:val="none" w:sz="0" w:space="0" w:color="auto"/>
      </w:divBdr>
    </w:div>
    <w:div w:id="1794211440">
      <w:bodyDiv w:val="1"/>
      <w:marLeft w:val="0"/>
      <w:marRight w:val="0"/>
      <w:marTop w:val="0"/>
      <w:marBottom w:val="0"/>
      <w:divBdr>
        <w:top w:val="none" w:sz="0" w:space="0" w:color="auto"/>
        <w:left w:val="none" w:sz="0" w:space="0" w:color="auto"/>
        <w:bottom w:val="none" w:sz="0" w:space="0" w:color="auto"/>
        <w:right w:val="none" w:sz="0" w:space="0" w:color="auto"/>
      </w:divBdr>
    </w:div>
    <w:div w:id="1794442828">
      <w:bodyDiv w:val="1"/>
      <w:marLeft w:val="0"/>
      <w:marRight w:val="0"/>
      <w:marTop w:val="0"/>
      <w:marBottom w:val="0"/>
      <w:divBdr>
        <w:top w:val="none" w:sz="0" w:space="0" w:color="auto"/>
        <w:left w:val="none" w:sz="0" w:space="0" w:color="auto"/>
        <w:bottom w:val="none" w:sz="0" w:space="0" w:color="auto"/>
        <w:right w:val="none" w:sz="0" w:space="0" w:color="auto"/>
      </w:divBdr>
    </w:div>
    <w:div w:id="1796215153">
      <w:bodyDiv w:val="1"/>
      <w:marLeft w:val="0"/>
      <w:marRight w:val="0"/>
      <w:marTop w:val="0"/>
      <w:marBottom w:val="0"/>
      <w:divBdr>
        <w:top w:val="none" w:sz="0" w:space="0" w:color="auto"/>
        <w:left w:val="none" w:sz="0" w:space="0" w:color="auto"/>
        <w:bottom w:val="none" w:sz="0" w:space="0" w:color="auto"/>
        <w:right w:val="none" w:sz="0" w:space="0" w:color="auto"/>
      </w:divBdr>
    </w:div>
    <w:div w:id="1796870208">
      <w:bodyDiv w:val="1"/>
      <w:marLeft w:val="0"/>
      <w:marRight w:val="0"/>
      <w:marTop w:val="0"/>
      <w:marBottom w:val="0"/>
      <w:divBdr>
        <w:top w:val="none" w:sz="0" w:space="0" w:color="auto"/>
        <w:left w:val="none" w:sz="0" w:space="0" w:color="auto"/>
        <w:bottom w:val="none" w:sz="0" w:space="0" w:color="auto"/>
        <w:right w:val="none" w:sz="0" w:space="0" w:color="auto"/>
      </w:divBdr>
    </w:div>
    <w:div w:id="1796943090">
      <w:bodyDiv w:val="1"/>
      <w:marLeft w:val="0"/>
      <w:marRight w:val="0"/>
      <w:marTop w:val="0"/>
      <w:marBottom w:val="0"/>
      <w:divBdr>
        <w:top w:val="none" w:sz="0" w:space="0" w:color="auto"/>
        <w:left w:val="none" w:sz="0" w:space="0" w:color="auto"/>
        <w:bottom w:val="none" w:sz="0" w:space="0" w:color="auto"/>
        <w:right w:val="none" w:sz="0" w:space="0" w:color="auto"/>
      </w:divBdr>
    </w:div>
    <w:div w:id="1797093224">
      <w:bodyDiv w:val="1"/>
      <w:marLeft w:val="0"/>
      <w:marRight w:val="0"/>
      <w:marTop w:val="0"/>
      <w:marBottom w:val="0"/>
      <w:divBdr>
        <w:top w:val="none" w:sz="0" w:space="0" w:color="auto"/>
        <w:left w:val="none" w:sz="0" w:space="0" w:color="auto"/>
        <w:bottom w:val="none" w:sz="0" w:space="0" w:color="auto"/>
        <w:right w:val="none" w:sz="0" w:space="0" w:color="auto"/>
      </w:divBdr>
    </w:div>
    <w:div w:id="1797287547">
      <w:bodyDiv w:val="1"/>
      <w:marLeft w:val="0"/>
      <w:marRight w:val="0"/>
      <w:marTop w:val="0"/>
      <w:marBottom w:val="0"/>
      <w:divBdr>
        <w:top w:val="none" w:sz="0" w:space="0" w:color="auto"/>
        <w:left w:val="none" w:sz="0" w:space="0" w:color="auto"/>
        <w:bottom w:val="none" w:sz="0" w:space="0" w:color="auto"/>
        <w:right w:val="none" w:sz="0" w:space="0" w:color="auto"/>
      </w:divBdr>
    </w:div>
    <w:div w:id="1797523099">
      <w:bodyDiv w:val="1"/>
      <w:marLeft w:val="0"/>
      <w:marRight w:val="0"/>
      <w:marTop w:val="0"/>
      <w:marBottom w:val="0"/>
      <w:divBdr>
        <w:top w:val="none" w:sz="0" w:space="0" w:color="auto"/>
        <w:left w:val="none" w:sz="0" w:space="0" w:color="auto"/>
        <w:bottom w:val="none" w:sz="0" w:space="0" w:color="auto"/>
        <w:right w:val="none" w:sz="0" w:space="0" w:color="auto"/>
      </w:divBdr>
    </w:div>
    <w:div w:id="1797750229">
      <w:bodyDiv w:val="1"/>
      <w:marLeft w:val="0"/>
      <w:marRight w:val="0"/>
      <w:marTop w:val="0"/>
      <w:marBottom w:val="0"/>
      <w:divBdr>
        <w:top w:val="none" w:sz="0" w:space="0" w:color="auto"/>
        <w:left w:val="none" w:sz="0" w:space="0" w:color="auto"/>
        <w:bottom w:val="none" w:sz="0" w:space="0" w:color="auto"/>
        <w:right w:val="none" w:sz="0" w:space="0" w:color="auto"/>
      </w:divBdr>
    </w:div>
    <w:div w:id="1798528238">
      <w:bodyDiv w:val="1"/>
      <w:marLeft w:val="0"/>
      <w:marRight w:val="0"/>
      <w:marTop w:val="0"/>
      <w:marBottom w:val="0"/>
      <w:divBdr>
        <w:top w:val="none" w:sz="0" w:space="0" w:color="auto"/>
        <w:left w:val="none" w:sz="0" w:space="0" w:color="auto"/>
        <w:bottom w:val="none" w:sz="0" w:space="0" w:color="auto"/>
        <w:right w:val="none" w:sz="0" w:space="0" w:color="auto"/>
      </w:divBdr>
    </w:div>
    <w:div w:id="1798715805">
      <w:bodyDiv w:val="1"/>
      <w:marLeft w:val="0"/>
      <w:marRight w:val="0"/>
      <w:marTop w:val="0"/>
      <w:marBottom w:val="0"/>
      <w:divBdr>
        <w:top w:val="none" w:sz="0" w:space="0" w:color="auto"/>
        <w:left w:val="none" w:sz="0" w:space="0" w:color="auto"/>
        <w:bottom w:val="none" w:sz="0" w:space="0" w:color="auto"/>
        <w:right w:val="none" w:sz="0" w:space="0" w:color="auto"/>
      </w:divBdr>
    </w:div>
    <w:div w:id="1798840425">
      <w:bodyDiv w:val="1"/>
      <w:marLeft w:val="0"/>
      <w:marRight w:val="0"/>
      <w:marTop w:val="0"/>
      <w:marBottom w:val="0"/>
      <w:divBdr>
        <w:top w:val="none" w:sz="0" w:space="0" w:color="auto"/>
        <w:left w:val="none" w:sz="0" w:space="0" w:color="auto"/>
        <w:bottom w:val="none" w:sz="0" w:space="0" w:color="auto"/>
        <w:right w:val="none" w:sz="0" w:space="0" w:color="auto"/>
      </w:divBdr>
    </w:div>
    <w:div w:id="1799372714">
      <w:bodyDiv w:val="1"/>
      <w:marLeft w:val="0"/>
      <w:marRight w:val="0"/>
      <w:marTop w:val="0"/>
      <w:marBottom w:val="0"/>
      <w:divBdr>
        <w:top w:val="none" w:sz="0" w:space="0" w:color="auto"/>
        <w:left w:val="none" w:sz="0" w:space="0" w:color="auto"/>
        <w:bottom w:val="none" w:sz="0" w:space="0" w:color="auto"/>
        <w:right w:val="none" w:sz="0" w:space="0" w:color="auto"/>
      </w:divBdr>
    </w:div>
    <w:div w:id="1799837889">
      <w:bodyDiv w:val="1"/>
      <w:marLeft w:val="0"/>
      <w:marRight w:val="0"/>
      <w:marTop w:val="0"/>
      <w:marBottom w:val="0"/>
      <w:divBdr>
        <w:top w:val="none" w:sz="0" w:space="0" w:color="auto"/>
        <w:left w:val="none" w:sz="0" w:space="0" w:color="auto"/>
        <w:bottom w:val="none" w:sz="0" w:space="0" w:color="auto"/>
        <w:right w:val="none" w:sz="0" w:space="0" w:color="auto"/>
      </w:divBdr>
    </w:div>
    <w:div w:id="1800416146">
      <w:bodyDiv w:val="1"/>
      <w:marLeft w:val="0"/>
      <w:marRight w:val="0"/>
      <w:marTop w:val="0"/>
      <w:marBottom w:val="0"/>
      <w:divBdr>
        <w:top w:val="none" w:sz="0" w:space="0" w:color="auto"/>
        <w:left w:val="none" w:sz="0" w:space="0" w:color="auto"/>
        <w:bottom w:val="none" w:sz="0" w:space="0" w:color="auto"/>
        <w:right w:val="none" w:sz="0" w:space="0" w:color="auto"/>
      </w:divBdr>
    </w:div>
    <w:div w:id="1800567718">
      <w:bodyDiv w:val="1"/>
      <w:marLeft w:val="0"/>
      <w:marRight w:val="0"/>
      <w:marTop w:val="0"/>
      <w:marBottom w:val="0"/>
      <w:divBdr>
        <w:top w:val="none" w:sz="0" w:space="0" w:color="auto"/>
        <w:left w:val="none" w:sz="0" w:space="0" w:color="auto"/>
        <w:bottom w:val="none" w:sz="0" w:space="0" w:color="auto"/>
        <w:right w:val="none" w:sz="0" w:space="0" w:color="auto"/>
      </w:divBdr>
    </w:div>
    <w:div w:id="1800760004">
      <w:bodyDiv w:val="1"/>
      <w:marLeft w:val="0"/>
      <w:marRight w:val="0"/>
      <w:marTop w:val="0"/>
      <w:marBottom w:val="0"/>
      <w:divBdr>
        <w:top w:val="none" w:sz="0" w:space="0" w:color="auto"/>
        <w:left w:val="none" w:sz="0" w:space="0" w:color="auto"/>
        <w:bottom w:val="none" w:sz="0" w:space="0" w:color="auto"/>
        <w:right w:val="none" w:sz="0" w:space="0" w:color="auto"/>
      </w:divBdr>
    </w:div>
    <w:div w:id="1801071381">
      <w:bodyDiv w:val="1"/>
      <w:marLeft w:val="0"/>
      <w:marRight w:val="0"/>
      <w:marTop w:val="0"/>
      <w:marBottom w:val="0"/>
      <w:divBdr>
        <w:top w:val="none" w:sz="0" w:space="0" w:color="auto"/>
        <w:left w:val="none" w:sz="0" w:space="0" w:color="auto"/>
        <w:bottom w:val="none" w:sz="0" w:space="0" w:color="auto"/>
        <w:right w:val="none" w:sz="0" w:space="0" w:color="auto"/>
      </w:divBdr>
    </w:div>
    <w:div w:id="1801456028">
      <w:bodyDiv w:val="1"/>
      <w:marLeft w:val="0"/>
      <w:marRight w:val="0"/>
      <w:marTop w:val="0"/>
      <w:marBottom w:val="0"/>
      <w:divBdr>
        <w:top w:val="none" w:sz="0" w:space="0" w:color="auto"/>
        <w:left w:val="none" w:sz="0" w:space="0" w:color="auto"/>
        <w:bottom w:val="none" w:sz="0" w:space="0" w:color="auto"/>
        <w:right w:val="none" w:sz="0" w:space="0" w:color="auto"/>
      </w:divBdr>
    </w:div>
    <w:div w:id="1804497069">
      <w:bodyDiv w:val="1"/>
      <w:marLeft w:val="0"/>
      <w:marRight w:val="0"/>
      <w:marTop w:val="0"/>
      <w:marBottom w:val="0"/>
      <w:divBdr>
        <w:top w:val="none" w:sz="0" w:space="0" w:color="auto"/>
        <w:left w:val="none" w:sz="0" w:space="0" w:color="auto"/>
        <w:bottom w:val="none" w:sz="0" w:space="0" w:color="auto"/>
        <w:right w:val="none" w:sz="0" w:space="0" w:color="auto"/>
      </w:divBdr>
    </w:div>
    <w:div w:id="1805341890">
      <w:bodyDiv w:val="1"/>
      <w:marLeft w:val="0"/>
      <w:marRight w:val="0"/>
      <w:marTop w:val="0"/>
      <w:marBottom w:val="0"/>
      <w:divBdr>
        <w:top w:val="none" w:sz="0" w:space="0" w:color="auto"/>
        <w:left w:val="none" w:sz="0" w:space="0" w:color="auto"/>
        <w:bottom w:val="none" w:sz="0" w:space="0" w:color="auto"/>
        <w:right w:val="none" w:sz="0" w:space="0" w:color="auto"/>
      </w:divBdr>
    </w:div>
    <w:div w:id="1805804232">
      <w:bodyDiv w:val="1"/>
      <w:marLeft w:val="0"/>
      <w:marRight w:val="0"/>
      <w:marTop w:val="0"/>
      <w:marBottom w:val="0"/>
      <w:divBdr>
        <w:top w:val="none" w:sz="0" w:space="0" w:color="auto"/>
        <w:left w:val="none" w:sz="0" w:space="0" w:color="auto"/>
        <w:bottom w:val="none" w:sz="0" w:space="0" w:color="auto"/>
        <w:right w:val="none" w:sz="0" w:space="0" w:color="auto"/>
      </w:divBdr>
    </w:div>
    <w:div w:id="1806006162">
      <w:bodyDiv w:val="1"/>
      <w:marLeft w:val="0"/>
      <w:marRight w:val="0"/>
      <w:marTop w:val="0"/>
      <w:marBottom w:val="0"/>
      <w:divBdr>
        <w:top w:val="none" w:sz="0" w:space="0" w:color="auto"/>
        <w:left w:val="none" w:sz="0" w:space="0" w:color="auto"/>
        <w:bottom w:val="none" w:sz="0" w:space="0" w:color="auto"/>
        <w:right w:val="none" w:sz="0" w:space="0" w:color="auto"/>
      </w:divBdr>
    </w:div>
    <w:div w:id="1806192135">
      <w:bodyDiv w:val="1"/>
      <w:marLeft w:val="0"/>
      <w:marRight w:val="0"/>
      <w:marTop w:val="0"/>
      <w:marBottom w:val="0"/>
      <w:divBdr>
        <w:top w:val="none" w:sz="0" w:space="0" w:color="auto"/>
        <w:left w:val="none" w:sz="0" w:space="0" w:color="auto"/>
        <w:bottom w:val="none" w:sz="0" w:space="0" w:color="auto"/>
        <w:right w:val="none" w:sz="0" w:space="0" w:color="auto"/>
      </w:divBdr>
    </w:div>
    <w:div w:id="1806200132">
      <w:bodyDiv w:val="1"/>
      <w:marLeft w:val="0"/>
      <w:marRight w:val="0"/>
      <w:marTop w:val="0"/>
      <w:marBottom w:val="0"/>
      <w:divBdr>
        <w:top w:val="none" w:sz="0" w:space="0" w:color="auto"/>
        <w:left w:val="none" w:sz="0" w:space="0" w:color="auto"/>
        <w:bottom w:val="none" w:sz="0" w:space="0" w:color="auto"/>
        <w:right w:val="none" w:sz="0" w:space="0" w:color="auto"/>
      </w:divBdr>
    </w:div>
    <w:div w:id="1806314598">
      <w:bodyDiv w:val="1"/>
      <w:marLeft w:val="0"/>
      <w:marRight w:val="0"/>
      <w:marTop w:val="0"/>
      <w:marBottom w:val="0"/>
      <w:divBdr>
        <w:top w:val="none" w:sz="0" w:space="0" w:color="auto"/>
        <w:left w:val="none" w:sz="0" w:space="0" w:color="auto"/>
        <w:bottom w:val="none" w:sz="0" w:space="0" w:color="auto"/>
        <w:right w:val="none" w:sz="0" w:space="0" w:color="auto"/>
      </w:divBdr>
    </w:div>
    <w:div w:id="1806771318">
      <w:bodyDiv w:val="1"/>
      <w:marLeft w:val="0"/>
      <w:marRight w:val="0"/>
      <w:marTop w:val="0"/>
      <w:marBottom w:val="0"/>
      <w:divBdr>
        <w:top w:val="none" w:sz="0" w:space="0" w:color="auto"/>
        <w:left w:val="none" w:sz="0" w:space="0" w:color="auto"/>
        <w:bottom w:val="none" w:sz="0" w:space="0" w:color="auto"/>
        <w:right w:val="none" w:sz="0" w:space="0" w:color="auto"/>
      </w:divBdr>
    </w:div>
    <w:div w:id="1807119457">
      <w:bodyDiv w:val="1"/>
      <w:marLeft w:val="0"/>
      <w:marRight w:val="0"/>
      <w:marTop w:val="0"/>
      <w:marBottom w:val="0"/>
      <w:divBdr>
        <w:top w:val="none" w:sz="0" w:space="0" w:color="auto"/>
        <w:left w:val="none" w:sz="0" w:space="0" w:color="auto"/>
        <w:bottom w:val="none" w:sz="0" w:space="0" w:color="auto"/>
        <w:right w:val="none" w:sz="0" w:space="0" w:color="auto"/>
      </w:divBdr>
    </w:div>
    <w:div w:id="1807353474">
      <w:bodyDiv w:val="1"/>
      <w:marLeft w:val="0"/>
      <w:marRight w:val="0"/>
      <w:marTop w:val="0"/>
      <w:marBottom w:val="0"/>
      <w:divBdr>
        <w:top w:val="none" w:sz="0" w:space="0" w:color="auto"/>
        <w:left w:val="none" w:sz="0" w:space="0" w:color="auto"/>
        <w:bottom w:val="none" w:sz="0" w:space="0" w:color="auto"/>
        <w:right w:val="none" w:sz="0" w:space="0" w:color="auto"/>
      </w:divBdr>
    </w:div>
    <w:div w:id="1807510666">
      <w:bodyDiv w:val="1"/>
      <w:marLeft w:val="0"/>
      <w:marRight w:val="0"/>
      <w:marTop w:val="0"/>
      <w:marBottom w:val="0"/>
      <w:divBdr>
        <w:top w:val="none" w:sz="0" w:space="0" w:color="auto"/>
        <w:left w:val="none" w:sz="0" w:space="0" w:color="auto"/>
        <w:bottom w:val="none" w:sz="0" w:space="0" w:color="auto"/>
        <w:right w:val="none" w:sz="0" w:space="0" w:color="auto"/>
      </w:divBdr>
    </w:div>
    <w:div w:id="1807694742">
      <w:bodyDiv w:val="1"/>
      <w:marLeft w:val="0"/>
      <w:marRight w:val="0"/>
      <w:marTop w:val="0"/>
      <w:marBottom w:val="0"/>
      <w:divBdr>
        <w:top w:val="none" w:sz="0" w:space="0" w:color="auto"/>
        <w:left w:val="none" w:sz="0" w:space="0" w:color="auto"/>
        <w:bottom w:val="none" w:sz="0" w:space="0" w:color="auto"/>
        <w:right w:val="none" w:sz="0" w:space="0" w:color="auto"/>
      </w:divBdr>
    </w:div>
    <w:div w:id="1808164064">
      <w:bodyDiv w:val="1"/>
      <w:marLeft w:val="0"/>
      <w:marRight w:val="0"/>
      <w:marTop w:val="0"/>
      <w:marBottom w:val="0"/>
      <w:divBdr>
        <w:top w:val="none" w:sz="0" w:space="0" w:color="auto"/>
        <w:left w:val="none" w:sz="0" w:space="0" w:color="auto"/>
        <w:bottom w:val="none" w:sz="0" w:space="0" w:color="auto"/>
        <w:right w:val="none" w:sz="0" w:space="0" w:color="auto"/>
      </w:divBdr>
    </w:div>
    <w:div w:id="1808231850">
      <w:bodyDiv w:val="1"/>
      <w:marLeft w:val="0"/>
      <w:marRight w:val="0"/>
      <w:marTop w:val="0"/>
      <w:marBottom w:val="0"/>
      <w:divBdr>
        <w:top w:val="none" w:sz="0" w:space="0" w:color="auto"/>
        <w:left w:val="none" w:sz="0" w:space="0" w:color="auto"/>
        <w:bottom w:val="none" w:sz="0" w:space="0" w:color="auto"/>
        <w:right w:val="none" w:sz="0" w:space="0" w:color="auto"/>
      </w:divBdr>
    </w:div>
    <w:div w:id="1808426986">
      <w:bodyDiv w:val="1"/>
      <w:marLeft w:val="0"/>
      <w:marRight w:val="0"/>
      <w:marTop w:val="0"/>
      <w:marBottom w:val="0"/>
      <w:divBdr>
        <w:top w:val="none" w:sz="0" w:space="0" w:color="auto"/>
        <w:left w:val="none" w:sz="0" w:space="0" w:color="auto"/>
        <w:bottom w:val="none" w:sz="0" w:space="0" w:color="auto"/>
        <w:right w:val="none" w:sz="0" w:space="0" w:color="auto"/>
      </w:divBdr>
    </w:div>
    <w:div w:id="1809276477">
      <w:bodyDiv w:val="1"/>
      <w:marLeft w:val="0"/>
      <w:marRight w:val="0"/>
      <w:marTop w:val="0"/>
      <w:marBottom w:val="0"/>
      <w:divBdr>
        <w:top w:val="none" w:sz="0" w:space="0" w:color="auto"/>
        <w:left w:val="none" w:sz="0" w:space="0" w:color="auto"/>
        <w:bottom w:val="none" w:sz="0" w:space="0" w:color="auto"/>
        <w:right w:val="none" w:sz="0" w:space="0" w:color="auto"/>
      </w:divBdr>
    </w:div>
    <w:div w:id="1809396788">
      <w:bodyDiv w:val="1"/>
      <w:marLeft w:val="0"/>
      <w:marRight w:val="0"/>
      <w:marTop w:val="0"/>
      <w:marBottom w:val="0"/>
      <w:divBdr>
        <w:top w:val="none" w:sz="0" w:space="0" w:color="auto"/>
        <w:left w:val="none" w:sz="0" w:space="0" w:color="auto"/>
        <w:bottom w:val="none" w:sz="0" w:space="0" w:color="auto"/>
        <w:right w:val="none" w:sz="0" w:space="0" w:color="auto"/>
      </w:divBdr>
    </w:div>
    <w:div w:id="1809856911">
      <w:bodyDiv w:val="1"/>
      <w:marLeft w:val="0"/>
      <w:marRight w:val="0"/>
      <w:marTop w:val="0"/>
      <w:marBottom w:val="0"/>
      <w:divBdr>
        <w:top w:val="none" w:sz="0" w:space="0" w:color="auto"/>
        <w:left w:val="none" w:sz="0" w:space="0" w:color="auto"/>
        <w:bottom w:val="none" w:sz="0" w:space="0" w:color="auto"/>
        <w:right w:val="none" w:sz="0" w:space="0" w:color="auto"/>
      </w:divBdr>
    </w:div>
    <w:div w:id="1809975877">
      <w:bodyDiv w:val="1"/>
      <w:marLeft w:val="0"/>
      <w:marRight w:val="0"/>
      <w:marTop w:val="0"/>
      <w:marBottom w:val="0"/>
      <w:divBdr>
        <w:top w:val="none" w:sz="0" w:space="0" w:color="auto"/>
        <w:left w:val="none" w:sz="0" w:space="0" w:color="auto"/>
        <w:bottom w:val="none" w:sz="0" w:space="0" w:color="auto"/>
        <w:right w:val="none" w:sz="0" w:space="0" w:color="auto"/>
      </w:divBdr>
    </w:div>
    <w:div w:id="1810131608">
      <w:bodyDiv w:val="1"/>
      <w:marLeft w:val="0"/>
      <w:marRight w:val="0"/>
      <w:marTop w:val="0"/>
      <w:marBottom w:val="0"/>
      <w:divBdr>
        <w:top w:val="none" w:sz="0" w:space="0" w:color="auto"/>
        <w:left w:val="none" w:sz="0" w:space="0" w:color="auto"/>
        <w:bottom w:val="none" w:sz="0" w:space="0" w:color="auto"/>
        <w:right w:val="none" w:sz="0" w:space="0" w:color="auto"/>
      </w:divBdr>
    </w:div>
    <w:div w:id="1811554980">
      <w:bodyDiv w:val="1"/>
      <w:marLeft w:val="0"/>
      <w:marRight w:val="0"/>
      <w:marTop w:val="0"/>
      <w:marBottom w:val="0"/>
      <w:divBdr>
        <w:top w:val="none" w:sz="0" w:space="0" w:color="auto"/>
        <w:left w:val="none" w:sz="0" w:space="0" w:color="auto"/>
        <w:bottom w:val="none" w:sz="0" w:space="0" w:color="auto"/>
        <w:right w:val="none" w:sz="0" w:space="0" w:color="auto"/>
      </w:divBdr>
    </w:div>
    <w:div w:id="1812940116">
      <w:bodyDiv w:val="1"/>
      <w:marLeft w:val="0"/>
      <w:marRight w:val="0"/>
      <w:marTop w:val="0"/>
      <w:marBottom w:val="0"/>
      <w:divBdr>
        <w:top w:val="none" w:sz="0" w:space="0" w:color="auto"/>
        <w:left w:val="none" w:sz="0" w:space="0" w:color="auto"/>
        <w:bottom w:val="none" w:sz="0" w:space="0" w:color="auto"/>
        <w:right w:val="none" w:sz="0" w:space="0" w:color="auto"/>
      </w:divBdr>
    </w:div>
    <w:div w:id="1813595304">
      <w:bodyDiv w:val="1"/>
      <w:marLeft w:val="0"/>
      <w:marRight w:val="0"/>
      <w:marTop w:val="0"/>
      <w:marBottom w:val="0"/>
      <w:divBdr>
        <w:top w:val="none" w:sz="0" w:space="0" w:color="auto"/>
        <w:left w:val="none" w:sz="0" w:space="0" w:color="auto"/>
        <w:bottom w:val="none" w:sz="0" w:space="0" w:color="auto"/>
        <w:right w:val="none" w:sz="0" w:space="0" w:color="auto"/>
      </w:divBdr>
    </w:div>
    <w:div w:id="1813715375">
      <w:bodyDiv w:val="1"/>
      <w:marLeft w:val="0"/>
      <w:marRight w:val="0"/>
      <w:marTop w:val="0"/>
      <w:marBottom w:val="0"/>
      <w:divBdr>
        <w:top w:val="none" w:sz="0" w:space="0" w:color="auto"/>
        <w:left w:val="none" w:sz="0" w:space="0" w:color="auto"/>
        <w:bottom w:val="none" w:sz="0" w:space="0" w:color="auto"/>
        <w:right w:val="none" w:sz="0" w:space="0" w:color="auto"/>
      </w:divBdr>
    </w:div>
    <w:div w:id="1814447999">
      <w:bodyDiv w:val="1"/>
      <w:marLeft w:val="0"/>
      <w:marRight w:val="0"/>
      <w:marTop w:val="0"/>
      <w:marBottom w:val="0"/>
      <w:divBdr>
        <w:top w:val="none" w:sz="0" w:space="0" w:color="auto"/>
        <w:left w:val="none" w:sz="0" w:space="0" w:color="auto"/>
        <w:bottom w:val="none" w:sz="0" w:space="0" w:color="auto"/>
        <w:right w:val="none" w:sz="0" w:space="0" w:color="auto"/>
      </w:divBdr>
    </w:div>
    <w:div w:id="1814523065">
      <w:bodyDiv w:val="1"/>
      <w:marLeft w:val="0"/>
      <w:marRight w:val="0"/>
      <w:marTop w:val="0"/>
      <w:marBottom w:val="0"/>
      <w:divBdr>
        <w:top w:val="none" w:sz="0" w:space="0" w:color="auto"/>
        <w:left w:val="none" w:sz="0" w:space="0" w:color="auto"/>
        <w:bottom w:val="none" w:sz="0" w:space="0" w:color="auto"/>
        <w:right w:val="none" w:sz="0" w:space="0" w:color="auto"/>
      </w:divBdr>
    </w:div>
    <w:div w:id="1814908921">
      <w:bodyDiv w:val="1"/>
      <w:marLeft w:val="0"/>
      <w:marRight w:val="0"/>
      <w:marTop w:val="0"/>
      <w:marBottom w:val="0"/>
      <w:divBdr>
        <w:top w:val="none" w:sz="0" w:space="0" w:color="auto"/>
        <w:left w:val="none" w:sz="0" w:space="0" w:color="auto"/>
        <w:bottom w:val="none" w:sz="0" w:space="0" w:color="auto"/>
        <w:right w:val="none" w:sz="0" w:space="0" w:color="auto"/>
      </w:divBdr>
    </w:div>
    <w:div w:id="1815101581">
      <w:bodyDiv w:val="1"/>
      <w:marLeft w:val="0"/>
      <w:marRight w:val="0"/>
      <w:marTop w:val="0"/>
      <w:marBottom w:val="0"/>
      <w:divBdr>
        <w:top w:val="none" w:sz="0" w:space="0" w:color="auto"/>
        <w:left w:val="none" w:sz="0" w:space="0" w:color="auto"/>
        <w:bottom w:val="none" w:sz="0" w:space="0" w:color="auto"/>
        <w:right w:val="none" w:sz="0" w:space="0" w:color="auto"/>
      </w:divBdr>
    </w:div>
    <w:div w:id="1815677603">
      <w:bodyDiv w:val="1"/>
      <w:marLeft w:val="0"/>
      <w:marRight w:val="0"/>
      <w:marTop w:val="0"/>
      <w:marBottom w:val="0"/>
      <w:divBdr>
        <w:top w:val="none" w:sz="0" w:space="0" w:color="auto"/>
        <w:left w:val="none" w:sz="0" w:space="0" w:color="auto"/>
        <w:bottom w:val="none" w:sz="0" w:space="0" w:color="auto"/>
        <w:right w:val="none" w:sz="0" w:space="0" w:color="auto"/>
      </w:divBdr>
    </w:div>
    <w:div w:id="1815827538">
      <w:bodyDiv w:val="1"/>
      <w:marLeft w:val="0"/>
      <w:marRight w:val="0"/>
      <w:marTop w:val="0"/>
      <w:marBottom w:val="0"/>
      <w:divBdr>
        <w:top w:val="none" w:sz="0" w:space="0" w:color="auto"/>
        <w:left w:val="none" w:sz="0" w:space="0" w:color="auto"/>
        <w:bottom w:val="none" w:sz="0" w:space="0" w:color="auto"/>
        <w:right w:val="none" w:sz="0" w:space="0" w:color="auto"/>
      </w:divBdr>
    </w:div>
    <w:div w:id="1815949767">
      <w:bodyDiv w:val="1"/>
      <w:marLeft w:val="0"/>
      <w:marRight w:val="0"/>
      <w:marTop w:val="0"/>
      <w:marBottom w:val="0"/>
      <w:divBdr>
        <w:top w:val="none" w:sz="0" w:space="0" w:color="auto"/>
        <w:left w:val="none" w:sz="0" w:space="0" w:color="auto"/>
        <w:bottom w:val="none" w:sz="0" w:space="0" w:color="auto"/>
        <w:right w:val="none" w:sz="0" w:space="0" w:color="auto"/>
      </w:divBdr>
    </w:div>
    <w:div w:id="1816409993">
      <w:bodyDiv w:val="1"/>
      <w:marLeft w:val="0"/>
      <w:marRight w:val="0"/>
      <w:marTop w:val="0"/>
      <w:marBottom w:val="0"/>
      <w:divBdr>
        <w:top w:val="none" w:sz="0" w:space="0" w:color="auto"/>
        <w:left w:val="none" w:sz="0" w:space="0" w:color="auto"/>
        <w:bottom w:val="none" w:sz="0" w:space="0" w:color="auto"/>
        <w:right w:val="none" w:sz="0" w:space="0" w:color="auto"/>
      </w:divBdr>
    </w:div>
    <w:div w:id="1816601059">
      <w:bodyDiv w:val="1"/>
      <w:marLeft w:val="0"/>
      <w:marRight w:val="0"/>
      <w:marTop w:val="0"/>
      <w:marBottom w:val="0"/>
      <w:divBdr>
        <w:top w:val="none" w:sz="0" w:space="0" w:color="auto"/>
        <w:left w:val="none" w:sz="0" w:space="0" w:color="auto"/>
        <w:bottom w:val="none" w:sz="0" w:space="0" w:color="auto"/>
        <w:right w:val="none" w:sz="0" w:space="0" w:color="auto"/>
      </w:divBdr>
    </w:div>
    <w:div w:id="1817065650">
      <w:bodyDiv w:val="1"/>
      <w:marLeft w:val="0"/>
      <w:marRight w:val="0"/>
      <w:marTop w:val="0"/>
      <w:marBottom w:val="0"/>
      <w:divBdr>
        <w:top w:val="none" w:sz="0" w:space="0" w:color="auto"/>
        <w:left w:val="none" w:sz="0" w:space="0" w:color="auto"/>
        <w:bottom w:val="none" w:sz="0" w:space="0" w:color="auto"/>
        <w:right w:val="none" w:sz="0" w:space="0" w:color="auto"/>
      </w:divBdr>
    </w:div>
    <w:div w:id="1818035466">
      <w:bodyDiv w:val="1"/>
      <w:marLeft w:val="0"/>
      <w:marRight w:val="0"/>
      <w:marTop w:val="0"/>
      <w:marBottom w:val="0"/>
      <w:divBdr>
        <w:top w:val="none" w:sz="0" w:space="0" w:color="auto"/>
        <w:left w:val="none" w:sz="0" w:space="0" w:color="auto"/>
        <w:bottom w:val="none" w:sz="0" w:space="0" w:color="auto"/>
        <w:right w:val="none" w:sz="0" w:space="0" w:color="auto"/>
      </w:divBdr>
    </w:div>
    <w:div w:id="1818498290">
      <w:bodyDiv w:val="1"/>
      <w:marLeft w:val="0"/>
      <w:marRight w:val="0"/>
      <w:marTop w:val="0"/>
      <w:marBottom w:val="0"/>
      <w:divBdr>
        <w:top w:val="none" w:sz="0" w:space="0" w:color="auto"/>
        <w:left w:val="none" w:sz="0" w:space="0" w:color="auto"/>
        <w:bottom w:val="none" w:sz="0" w:space="0" w:color="auto"/>
        <w:right w:val="none" w:sz="0" w:space="0" w:color="auto"/>
      </w:divBdr>
    </w:div>
    <w:div w:id="1819569015">
      <w:bodyDiv w:val="1"/>
      <w:marLeft w:val="0"/>
      <w:marRight w:val="0"/>
      <w:marTop w:val="0"/>
      <w:marBottom w:val="0"/>
      <w:divBdr>
        <w:top w:val="none" w:sz="0" w:space="0" w:color="auto"/>
        <w:left w:val="none" w:sz="0" w:space="0" w:color="auto"/>
        <w:bottom w:val="none" w:sz="0" w:space="0" w:color="auto"/>
        <w:right w:val="none" w:sz="0" w:space="0" w:color="auto"/>
      </w:divBdr>
    </w:div>
    <w:div w:id="1819876567">
      <w:bodyDiv w:val="1"/>
      <w:marLeft w:val="0"/>
      <w:marRight w:val="0"/>
      <w:marTop w:val="0"/>
      <w:marBottom w:val="0"/>
      <w:divBdr>
        <w:top w:val="none" w:sz="0" w:space="0" w:color="auto"/>
        <w:left w:val="none" w:sz="0" w:space="0" w:color="auto"/>
        <w:bottom w:val="none" w:sz="0" w:space="0" w:color="auto"/>
        <w:right w:val="none" w:sz="0" w:space="0" w:color="auto"/>
      </w:divBdr>
    </w:div>
    <w:div w:id="1821455822">
      <w:bodyDiv w:val="1"/>
      <w:marLeft w:val="0"/>
      <w:marRight w:val="0"/>
      <w:marTop w:val="0"/>
      <w:marBottom w:val="0"/>
      <w:divBdr>
        <w:top w:val="none" w:sz="0" w:space="0" w:color="auto"/>
        <w:left w:val="none" w:sz="0" w:space="0" w:color="auto"/>
        <w:bottom w:val="none" w:sz="0" w:space="0" w:color="auto"/>
        <w:right w:val="none" w:sz="0" w:space="0" w:color="auto"/>
      </w:divBdr>
    </w:div>
    <w:div w:id="1821850670">
      <w:bodyDiv w:val="1"/>
      <w:marLeft w:val="0"/>
      <w:marRight w:val="0"/>
      <w:marTop w:val="0"/>
      <w:marBottom w:val="0"/>
      <w:divBdr>
        <w:top w:val="none" w:sz="0" w:space="0" w:color="auto"/>
        <w:left w:val="none" w:sz="0" w:space="0" w:color="auto"/>
        <w:bottom w:val="none" w:sz="0" w:space="0" w:color="auto"/>
        <w:right w:val="none" w:sz="0" w:space="0" w:color="auto"/>
      </w:divBdr>
    </w:div>
    <w:div w:id="1822042097">
      <w:bodyDiv w:val="1"/>
      <w:marLeft w:val="0"/>
      <w:marRight w:val="0"/>
      <w:marTop w:val="0"/>
      <w:marBottom w:val="0"/>
      <w:divBdr>
        <w:top w:val="none" w:sz="0" w:space="0" w:color="auto"/>
        <w:left w:val="none" w:sz="0" w:space="0" w:color="auto"/>
        <w:bottom w:val="none" w:sz="0" w:space="0" w:color="auto"/>
        <w:right w:val="none" w:sz="0" w:space="0" w:color="auto"/>
      </w:divBdr>
    </w:div>
    <w:div w:id="1822769236">
      <w:bodyDiv w:val="1"/>
      <w:marLeft w:val="0"/>
      <w:marRight w:val="0"/>
      <w:marTop w:val="0"/>
      <w:marBottom w:val="0"/>
      <w:divBdr>
        <w:top w:val="none" w:sz="0" w:space="0" w:color="auto"/>
        <w:left w:val="none" w:sz="0" w:space="0" w:color="auto"/>
        <w:bottom w:val="none" w:sz="0" w:space="0" w:color="auto"/>
        <w:right w:val="none" w:sz="0" w:space="0" w:color="auto"/>
      </w:divBdr>
    </w:div>
    <w:div w:id="1823736526">
      <w:bodyDiv w:val="1"/>
      <w:marLeft w:val="0"/>
      <w:marRight w:val="0"/>
      <w:marTop w:val="0"/>
      <w:marBottom w:val="0"/>
      <w:divBdr>
        <w:top w:val="none" w:sz="0" w:space="0" w:color="auto"/>
        <w:left w:val="none" w:sz="0" w:space="0" w:color="auto"/>
        <w:bottom w:val="none" w:sz="0" w:space="0" w:color="auto"/>
        <w:right w:val="none" w:sz="0" w:space="0" w:color="auto"/>
      </w:divBdr>
    </w:div>
    <w:div w:id="1824007797">
      <w:bodyDiv w:val="1"/>
      <w:marLeft w:val="0"/>
      <w:marRight w:val="0"/>
      <w:marTop w:val="0"/>
      <w:marBottom w:val="0"/>
      <w:divBdr>
        <w:top w:val="none" w:sz="0" w:space="0" w:color="auto"/>
        <w:left w:val="none" w:sz="0" w:space="0" w:color="auto"/>
        <w:bottom w:val="none" w:sz="0" w:space="0" w:color="auto"/>
        <w:right w:val="none" w:sz="0" w:space="0" w:color="auto"/>
      </w:divBdr>
    </w:div>
    <w:div w:id="1824469628">
      <w:bodyDiv w:val="1"/>
      <w:marLeft w:val="0"/>
      <w:marRight w:val="0"/>
      <w:marTop w:val="0"/>
      <w:marBottom w:val="0"/>
      <w:divBdr>
        <w:top w:val="none" w:sz="0" w:space="0" w:color="auto"/>
        <w:left w:val="none" w:sz="0" w:space="0" w:color="auto"/>
        <w:bottom w:val="none" w:sz="0" w:space="0" w:color="auto"/>
        <w:right w:val="none" w:sz="0" w:space="0" w:color="auto"/>
      </w:divBdr>
    </w:div>
    <w:div w:id="1824656843">
      <w:bodyDiv w:val="1"/>
      <w:marLeft w:val="0"/>
      <w:marRight w:val="0"/>
      <w:marTop w:val="0"/>
      <w:marBottom w:val="0"/>
      <w:divBdr>
        <w:top w:val="none" w:sz="0" w:space="0" w:color="auto"/>
        <w:left w:val="none" w:sz="0" w:space="0" w:color="auto"/>
        <w:bottom w:val="none" w:sz="0" w:space="0" w:color="auto"/>
        <w:right w:val="none" w:sz="0" w:space="0" w:color="auto"/>
      </w:divBdr>
    </w:div>
    <w:div w:id="1825047228">
      <w:bodyDiv w:val="1"/>
      <w:marLeft w:val="0"/>
      <w:marRight w:val="0"/>
      <w:marTop w:val="0"/>
      <w:marBottom w:val="0"/>
      <w:divBdr>
        <w:top w:val="none" w:sz="0" w:space="0" w:color="auto"/>
        <w:left w:val="none" w:sz="0" w:space="0" w:color="auto"/>
        <w:bottom w:val="none" w:sz="0" w:space="0" w:color="auto"/>
        <w:right w:val="none" w:sz="0" w:space="0" w:color="auto"/>
      </w:divBdr>
    </w:div>
    <w:div w:id="1825389975">
      <w:bodyDiv w:val="1"/>
      <w:marLeft w:val="0"/>
      <w:marRight w:val="0"/>
      <w:marTop w:val="0"/>
      <w:marBottom w:val="0"/>
      <w:divBdr>
        <w:top w:val="none" w:sz="0" w:space="0" w:color="auto"/>
        <w:left w:val="none" w:sz="0" w:space="0" w:color="auto"/>
        <w:bottom w:val="none" w:sz="0" w:space="0" w:color="auto"/>
        <w:right w:val="none" w:sz="0" w:space="0" w:color="auto"/>
      </w:divBdr>
    </w:div>
    <w:div w:id="1825581278">
      <w:bodyDiv w:val="1"/>
      <w:marLeft w:val="0"/>
      <w:marRight w:val="0"/>
      <w:marTop w:val="0"/>
      <w:marBottom w:val="0"/>
      <w:divBdr>
        <w:top w:val="none" w:sz="0" w:space="0" w:color="auto"/>
        <w:left w:val="none" w:sz="0" w:space="0" w:color="auto"/>
        <w:bottom w:val="none" w:sz="0" w:space="0" w:color="auto"/>
        <w:right w:val="none" w:sz="0" w:space="0" w:color="auto"/>
      </w:divBdr>
    </w:div>
    <w:div w:id="1826119666">
      <w:bodyDiv w:val="1"/>
      <w:marLeft w:val="0"/>
      <w:marRight w:val="0"/>
      <w:marTop w:val="0"/>
      <w:marBottom w:val="0"/>
      <w:divBdr>
        <w:top w:val="none" w:sz="0" w:space="0" w:color="auto"/>
        <w:left w:val="none" w:sz="0" w:space="0" w:color="auto"/>
        <w:bottom w:val="none" w:sz="0" w:space="0" w:color="auto"/>
        <w:right w:val="none" w:sz="0" w:space="0" w:color="auto"/>
      </w:divBdr>
    </w:div>
    <w:div w:id="1827553008">
      <w:bodyDiv w:val="1"/>
      <w:marLeft w:val="0"/>
      <w:marRight w:val="0"/>
      <w:marTop w:val="0"/>
      <w:marBottom w:val="0"/>
      <w:divBdr>
        <w:top w:val="none" w:sz="0" w:space="0" w:color="auto"/>
        <w:left w:val="none" w:sz="0" w:space="0" w:color="auto"/>
        <w:bottom w:val="none" w:sz="0" w:space="0" w:color="auto"/>
        <w:right w:val="none" w:sz="0" w:space="0" w:color="auto"/>
      </w:divBdr>
    </w:div>
    <w:div w:id="1827672126">
      <w:bodyDiv w:val="1"/>
      <w:marLeft w:val="0"/>
      <w:marRight w:val="0"/>
      <w:marTop w:val="0"/>
      <w:marBottom w:val="0"/>
      <w:divBdr>
        <w:top w:val="none" w:sz="0" w:space="0" w:color="auto"/>
        <w:left w:val="none" w:sz="0" w:space="0" w:color="auto"/>
        <w:bottom w:val="none" w:sz="0" w:space="0" w:color="auto"/>
        <w:right w:val="none" w:sz="0" w:space="0" w:color="auto"/>
      </w:divBdr>
    </w:div>
    <w:div w:id="1828159415">
      <w:bodyDiv w:val="1"/>
      <w:marLeft w:val="0"/>
      <w:marRight w:val="0"/>
      <w:marTop w:val="0"/>
      <w:marBottom w:val="0"/>
      <w:divBdr>
        <w:top w:val="none" w:sz="0" w:space="0" w:color="auto"/>
        <w:left w:val="none" w:sz="0" w:space="0" w:color="auto"/>
        <w:bottom w:val="none" w:sz="0" w:space="0" w:color="auto"/>
        <w:right w:val="none" w:sz="0" w:space="0" w:color="auto"/>
      </w:divBdr>
    </w:div>
    <w:div w:id="1828472027">
      <w:bodyDiv w:val="1"/>
      <w:marLeft w:val="0"/>
      <w:marRight w:val="0"/>
      <w:marTop w:val="0"/>
      <w:marBottom w:val="0"/>
      <w:divBdr>
        <w:top w:val="none" w:sz="0" w:space="0" w:color="auto"/>
        <w:left w:val="none" w:sz="0" w:space="0" w:color="auto"/>
        <w:bottom w:val="none" w:sz="0" w:space="0" w:color="auto"/>
        <w:right w:val="none" w:sz="0" w:space="0" w:color="auto"/>
      </w:divBdr>
    </w:div>
    <w:div w:id="1828521316">
      <w:bodyDiv w:val="1"/>
      <w:marLeft w:val="0"/>
      <w:marRight w:val="0"/>
      <w:marTop w:val="0"/>
      <w:marBottom w:val="0"/>
      <w:divBdr>
        <w:top w:val="none" w:sz="0" w:space="0" w:color="auto"/>
        <w:left w:val="none" w:sz="0" w:space="0" w:color="auto"/>
        <w:bottom w:val="none" w:sz="0" w:space="0" w:color="auto"/>
        <w:right w:val="none" w:sz="0" w:space="0" w:color="auto"/>
      </w:divBdr>
    </w:div>
    <w:div w:id="1828588539">
      <w:bodyDiv w:val="1"/>
      <w:marLeft w:val="0"/>
      <w:marRight w:val="0"/>
      <w:marTop w:val="0"/>
      <w:marBottom w:val="0"/>
      <w:divBdr>
        <w:top w:val="none" w:sz="0" w:space="0" w:color="auto"/>
        <w:left w:val="none" w:sz="0" w:space="0" w:color="auto"/>
        <w:bottom w:val="none" w:sz="0" w:space="0" w:color="auto"/>
        <w:right w:val="none" w:sz="0" w:space="0" w:color="auto"/>
      </w:divBdr>
    </w:div>
    <w:div w:id="1831410044">
      <w:bodyDiv w:val="1"/>
      <w:marLeft w:val="0"/>
      <w:marRight w:val="0"/>
      <w:marTop w:val="0"/>
      <w:marBottom w:val="0"/>
      <w:divBdr>
        <w:top w:val="none" w:sz="0" w:space="0" w:color="auto"/>
        <w:left w:val="none" w:sz="0" w:space="0" w:color="auto"/>
        <w:bottom w:val="none" w:sz="0" w:space="0" w:color="auto"/>
        <w:right w:val="none" w:sz="0" w:space="0" w:color="auto"/>
      </w:divBdr>
    </w:div>
    <w:div w:id="1831825321">
      <w:bodyDiv w:val="1"/>
      <w:marLeft w:val="0"/>
      <w:marRight w:val="0"/>
      <w:marTop w:val="0"/>
      <w:marBottom w:val="0"/>
      <w:divBdr>
        <w:top w:val="none" w:sz="0" w:space="0" w:color="auto"/>
        <w:left w:val="none" w:sz="0" w:space="0" w:color="auto"/>
        <w:bottom w:val="none" w:sz="0" w:space="0" w:color="auto"/>
        <w:right w:val="none" w:sz="0" w:space="0" w:color="auto"/>
      </w:divBdr>
    </w:div>
    <w:div w:id="1832526795">
      <w:bodyDiv w:val="1"/>
      <w:marLeft w:val="0"/>
      <w:marRight w:val="0"/>
      <w:marTop w:val="0"/>
      <w:marBottom w:val="0"/>
      <w:divBdr>
        <w:top w:val="none" w:sz="0" w:space="0" w:color="auto"/>
        <w:left w:val="none" w:sz="0" w:space="0" w:color="auto"/>
        <w:bottom w:val="none" w:sz="0" w:space="0" w:color="auto"/>
        <w:right w:val="none" w:sz="0" w:space="0" w:color="auto"/>
      </w:divBdr>
    </w:div>
    <w:div w:id="1834031434">
      <w:bodyDiv w:val="1"/>
      <w:marLeft w:val="0"/>
      <w:marRight w:val="0"/>
      <w:marTop w:val="0"/>
      <w:marBottom w:val="0"/>
      <w:divBdr>
        <w:top w:val="none" w:sz="0" w:space="0" w:color="auto"/>
        <w:left w:val="none" w:sz="0" w:space="0" w:color="auto"/>
        <w:bottom w:val="none" w:sz="0" w:space="0" w:color="auto"/>
        <w:right w:val="none" w:sz="0" w:space="0" w:color="auto"/>
      </w:divBdr>
    </w:div>
    <w:div w:id="1834223006">
      <w:bodyDiv w:val="1"/>
      <w:marLeft w:val="0"/>
      <w:marRight w:val="0"/>
      <w:marTop w:val="0"/>
      <w:marBottom w:val="0"/>
      <w:divBdr>
        <w:top w:val="none" w:sz="0" w:space="0" w:color="auto"/>
        <w:left w:val="none" w:sz="0" w:space="0" w:color="auto"/>
        <w:bottom w:val="none" w:sz="0" w:space="0" w:color="auto"/>
        <w:right w:val="none" w:sz="0" w:space="0" w:color="auto"/>
      </w:divBdr>
    </w:div>
    <w:div w:id="1834251346">
      <w:bodyDiv w:val="1"/>
      <w:marLeft w:val="0"/>
      <w:marRight w:val="0"/>
      <w:marTop w:val="0"/>
      <w:marBottom w:val="0"/>
      <w:divBdr>
        <w:top w:val="none" w:sz="0" w:space="0" w:color="auto"/>
        <w:left w:val="none" w:sz="0" w:space="0" w:color="auto"/>
        <w:bottom w:val="none" w:sz="0" w:space="0" w:color="auto"/>
        <w:right w:val="none" w:sz="0" w:space="0" w:color="auto"/>
      </w:divBdr>
    </w:div>
    <w:div w:id="1834947240">
      <w:bodyDiv w:val="1"/>
      <w:marLeft w:val="0"/>
      <w:marRight w:val="0"/>
      <w:marTop w:val="0"/>
      <w:marBottom w:val="0"/>
      <w:divBdr>
        <w:top w:val="none" w:sz="0" w:space="0" w:color="auto"/>
        <w:left w:val="none" w:sz="0" w:space="0" w:color="auto"/>
        <w:bottom w:val="none" w:sz="0" w:space="0" w:color="auto"/>
        <w:right w:val="none" w:sz="0" w:space="0" w:color="auto"/>
      </w:divBdr>
    </w:div>
    <w:div w:id="1835146730">
      <w:bodyDiv w:val="1"/>
      <w:marLeft w:val="0"/>
      <w:marRight w:val="0"/>
      <w:marTop w:val="0"/>
      <w:marBottom w:val="0"/>
      <w:divBdr>
        <w:top w:val="none" w:sz="0" w:space="0" w:color="auto"/>
        <w:left w:val="none" w:sz="0" w:space="0" w:color="auto"/>
        <w:bottom w:val="none" w:sz="0" w:space="0" w:color="auto"/>
        <w:right w:val="none" w:sz="0" w:space="0" w:color="auto"/>
      </w:divBdr>
    </w:div>
    <w:div w:id="1835220291">
      <w:bodyDiv w:val="1"/>
      <w:marLeft w:val="0"/>
      <w:marRight w:val="0"/>
      <w:marTop w:val="0"/>
      <w:marBottom w:val="0"/>
      <w:divBdr>
        <w:top w:val="none" w:sz="0" w:space="0" w:color="auto"/>
        <w:left w:val="none" w:sz="0" w:space="0" w:color="auto"/>
        <w:bottom w:val="none" w:sz="0" w:space="0" w:color="auto"/>
        <w:right w:val="none" w:sz="0" w:space="0" w:color="auto"/>
      </w:divBdr>
    </w:div>
    <w:div w:id="1835223522">
      <w:bodyDiv w:val="1"/>
      <w:marLeft w:val="0"/>
      <w:marRight w:val="0"/>
      <w:marTop w:val="0"/>
      <w:marBottom w:val="0"/>
      <w:divBdr>
        <w:top w:val="none" w:sz="0" w:space="0" w:color="auto"/>
        <w:left w:val="none" w:sz="0" w:space="0" w:color="auto"/>
        <w:bottom w:val="none" w:sz="0" w:space="0" w:color="auto"/>
        <w:right w:val="none" w:sz="0" w:space="0" w:color="auto"/>
      </w:divBdr>
    </w:div>
    <w:div w:id="1836071269">
      <w:bodyDiv w:val="1"/>
      <w:marLeft w:val="0"/>
      <w:marRight w:val="0"/>
      <w:marTop w:val="0"/>
      <w:marBottom w:val="0"/>
      <w:divBdr>
        <w:top w:val="none" w:sz="0" w:space="0" w:color="auto"/>
        <w:left w:val="none" w:sz="0" w:space="0" w:color="auto"/>
        <w:bottom w:val="none" w:sz="0" w:space="0" w:color="auto"/>
        <w:right w:val="none" w:sz="0" w:space="0" w:color="auto"/>
      </w:divBdr>
    </w:div>
    <w:div w:id="1836530220">
      <w:bodyDiv w:val="1"/>
      <w:marLeft w:val="0"/>
      <w:marRight w:val="0"/>
      <w:marTop w:val="0"/>
      <w:marBottom w:val="0"/>
      <w:divBdr>
        <w:top w:val="none" w:sz="0" w:space="0" w:color="auto"/>
        <w:left w:val="none" w:sz="0" w:space="0" w:color="auto"/>
        <w:bottom w:val="none" w:sz="0" w:space="0" w:color="auto"/>
        <w:right w:val="none" w:sz="0" w:space="0" w:color="auto"/>
      </w:divBdr>
    </w:div>
    <w:div w:id="1837307237">
      <w:bodyDiv w:val="1"/>
      <w:marLeft w:val="0"/>
      <w:marRight w:val="0"/>
      <w:marTop w:val="0"/>
      <w:marBottom w:val="0"/>
      <w:divBdr>
        <w:top w:val="none" w:sz="0" w:space="0" w:color="auto"/>
        <w:left w:val="none" w:sz="0" w:space="0" w:color="auto"/>
        <w:bottom w:val="none" w:sz="0" w:space="0" w:color="auto"/>
        <w:right w:val="none" w:sz="0" w:space="0" w:color="auto"/>
      </w:divBdr>
    </w:div>
    <w:div w:id="1837845590">
      <w:bodyDiv w:val="1"/>
      <w:marLeft w:val="0"/>
      <w:marRight w:val="0"/>
      <w:marTop w:val="0"/>
      <w:marBottom w:val="0"/>
      <w:divBdr>
        <w:top w:val="none" w:sz="0" w:space="0" w:color="auto"/>
        <w:left w:val="none" w:sz="0" w:space="0" w:color="auto"/>
        <w:bottom w:val="none" w:sz="0" w:space="0" w:color="auto"/>
        <w:right w:val="none" w:sz="0" w:space="0" w:color="auto"/>
      </w:divBdr>
    </w:div>
    <w:div w:id="1838111067">
      <w:bodyDiv w:val="1"/>
      <w:marLeft w:val="0"/>
      <w:marRight w:val="0"/>
      <w:marTop w:val="0"/>
      <w:marBottom w:val="0"/>
      <w:divBdr>
        <w:top w:val="none" w:sz="0" w:space="0" w:color="auto"/>
        <w:left w:val="none" w:sz="0" w:space="0" w:color="auto"/>
        <w:bottom w:val="none" w:sz="0" w:space="0" w:color="auto"/>
        <w:right w:val="none" w:sz="0" w:space="0" w:color="auto"/>
      </w:divBdr>
    </w:div>
    <w:div w:id="1838181285">
      <w:bodyDiv w:val="1"/>
      <w:marLeft w:val="0"/>
      <w:marRight w:val="0"/>
      <w:marTop w:val="0"/>
      <w:marBottom w:val="0"/>
      <w:divBdr>
        <w:top w:val="none" w:sz="0" w:space="0" w:color="auto"/>
        <w:left w:val="none" w:sz="0" w:space="0" w:color="auto"/>
        <w:bottom w:val="none" w:sz="0" w:space="0" w:color="auto"/>
        <w:right w:val="none" w:sz="0" w:space="0" w:color="auto"/>
      </w:divBdr>
    </w:div>
    <w:div w:id="1838184478">
      <w:bodyDiv w:val="1"/>
      <w:marLeft w:val="0"/>
      <w:marRight w:val="0"/>
      <w:marTop w:val="0"/>
      <w:marBottom w:val="0"/>
      <w:divBdr>
        <w:top w:val="none" w:sz="0" w:space="0" w:color="auto"/>
        <w:left w:val="none" w:sz="0" w:space="0" w:color="auto"/>
        <w:bottom w:val="none" w:sz="0" w:space="0" w:color="auto"/>
        <w:right w:val="none" w:sz="0" w:space="0" w:color="auto"/>
      </w:divBdr>
    </w:div>
    <w:div w:id="1838228497">
      <w:bodyDiv w:val="1"/>
      <w:marLeft w:val="0"/>
      <w:marRight w:val="0"/>
      <w:marTop w:val="0"/>
      <w:marBottom w:val="0"/>
      <w:divBdr>
        <w:top w:val="none" w:sz="0" w:space="0" w:color="auto"/>
        <w:left w:val="none" w:sz="0" w:space="0" w:color="auto"/>
        <w:bottom w:val="none" w:sz="0" w:space="0" w:color="auto"/>
        <w:right w:val="none" w:sz="0" w:space="0" w:color="auto"/>
      </w:divBdr>
    </w:div>
    <w:div w:id="1838304288">
      <w:bodyDiv w:val="1"/>
      <w:marLeft w:val="0"/>
      <w:marRight w:val="0"/>
      <w:marTop w:val="0"/>
      <w:marBottom w:val="0"/>
      <w:divBdr>
        <w:top w:val="none" w:sz="0" w:space="0" w:color="auto"/>
        <w:left w:val="none" w:sz="0" w:space="0" w:color="auto"/>
        <w:bottom w:val="none" w:sz="0" w:space="0" w:color="auto"/>
        <w:right w:val="none" w:sz="0" w:space="0" w:color="auto"/>
      </w:divBdr>
    </w:div>
    <w:div w:id="1838760951">
      <w:bodyDiv w:val="1"/>
      <w:marLeft w:val="0"/>
      <w:marRight w:val="0"/>
      <w:marTop w:val="0"/>
      <w:marBottom w:val="0"/>
      <w:divBdr>
        <w:top w:val="none" w:sz="0" w:space="0" w:color="auto"/>
        <w:left w:val="none" w:sz="0" w:space="0" w:color="auto"/>
        <w:bottom w:val="none" w:sz="0" w:space="0" w:color="auto"/>
        <w:right w:val="none" w:sz="0" w:space="0" w:color="auto"/>
      </w:divBdr>
    </w:div>
    <w:div w:id="1841193210">
      <w:bodyDiv w:val="1"/>
      <w:marLeft w:val="0"/>
      <w:marRight w:val="0"/>
      <w:marTop w:val="0"/>
      <w:marBottom w:val="0"/>
      <w:divBdr>
        <w:top w:val="none" w:sz="0" w:space="0" w:color="auto"/>
        <w:left w:val="none" w:sz="0" w:space="0" w:color="auto"/>
        <w:bottom w:val="none" w:sz="0" w:space="0" w:color="auto"/>
        <w:right w:val="none" w:sz="0" w:space="0" w:color="auto"/>
      </w:divBdr>
    </w:div>
    <w:div w:id="1841462259">
      <w:bodyDiv w:val="1"/>
      <w:marLeft w:val="0"/>
      <w:marRight w:val="0"/>
      <w:marTop w:val="0"/>
      <w:marBottom w:val="0"/>
      <w:divBdr>
        <w:top w:val="none" w:sz="0" w:space="0" w:color="auto"/>
        <w:left w:val="none" w:sz="0" w:space="0" w:color="auto"/>
        <w:bottom w:val="none" w:sz="0" w:space="0" w:color="auto"/>
        <w:right w:val="none" w:sz="0" w:space="0" w:color="auto"/>
      </w:divBdr>
    </w:div>
    <w:div w:id="1841659422">
      <w:bodyDiv w:val="1"/>
      <w:marLeft w:val="0"/>
      <w:marRight w:val="0"/>
      <w:marTop w:val="0"/>
      <w:marBottom w:val="0"/>
      <w:divBdr>
        <w:top w:val="none" w:sz="0" w:space="0" w:color="auto"/>
        <w:left w:val="none" w:sz="0" w:space="0" w:color="auto"/>
        <w:bottom w:val="none" w:sz="0" w:space="0" w:color="auto"/>
        <w:right w:val="none" w:sz="0" w:space="0" w:color="auto"/>
      </w:divBdr>
    </w:div>
    <w:div w:id="1843810550">
      <w:bodyDiv w:val="1"/>
      <w:marLeft w:val="0"/>
      <w:marRight w:val="0"/>
      <w:marTop w:val="0"/>
      <w:marBottom w:val="0"/>
      <w:divBdr>
        <w:top w:val="none" w:sz="0" w:space="0" w:color="auto"/>
        <w:left w:val="none" w:sz="0" w:space="0" w:color="auto"/>
        <w:bottom w:val="none" w:sz="0" w:space="0" w:color="auto"/>
        <w:right w:val="none" w:sz="0" w:space="0" w:color="auto"/>
      </w:divBdr>
    </w:div>
    <w:div w:id="1846043909">
      <w:bodyDiv w:val="1"/>
      <w:marLeft w:val="0"/>
      <w:marRight w:val="0"/>
      <w:marTop w:val="0"/>
      <w:marBottom w:val="0"/>
      <w:divBdr>
        <w:top w:val="none" w:sz="0" w:space="0" w:color="auto"/>
        <w:left w:val="none" w:sz="0" w:space="0" w:color="auto"/>
        <w:bottom w:val="none" w:sz="0" w:space="0" w:color="auto"/>
        <w:right w:val="none" w:sz="0" w:space="0" w:color="auto"/>
      </w:divBdr>
    </w:div>
    <w:div w:id="1846050755">
      <w:bodyDiv w:val="1"/>
      <w:marLeft w:val="0"/>
      <w:marRight w:val="0"/>
      <w:marTop w:val="0"/>
      <w:marBottom w:val="0"/>
      <w:divBdr>
        <w:top w:val="none" w:sz="0" w:space="0" w:color="auto"/>
        <w:left w:val="none" w:sz="0" w:space="0" w:color="auto"/>
        <w:bottom w:val="none" w:sz="0" w:space="0" w:color="auto"/>
        <w:right w:val="none" w:sz="0" w:space="0" w:color="auto"/>
      </w:divBdr>
    </w:div>
    <w:div w:id="1846246854">
      <w:bodyDiv w:val="1"/>
      <w:marLeft w:val="0"/>
      <w:marRight w:val="0"/>
      <w:marTop w:val="0"/>
      <w:marBottom w:val="0"/>
      <w:divBdr>
        <w:top w:val="none" w:sz="0" w:space="0" w:color="auto"/>
        <w:left w:val="none" w:sz="0" w:space="0" w:color="auto"/>
        <w:bottom w:val="none" w:sz="0" w:space="0" w:color="auto"/>
        <w:right w:val="none" w:sz="0" w:space="0" w:color="auto"/>
      </w:divBdr>
    </w:div>
    <w:div w:id="1846624948">
      <w:bodyDiv w:val="1"/>
      <w:marLeft w:val="0"/>
      <w:marRight w:val="0"/>
      <w:marTop w:val="0"/>
      <w:marBottom w:val="0"/>
      <w:divBdr>
        <w:top w:val="none" w:sz="0" w:space="0" w:color="auto"/>
        <w:left w:val="none" w:sz="0" w:space="0" w:color="auto"/>
        <w:bottom w:val="none" w:sz="0" w:space="0" w:color="auto"/>
        <w:right w:val="none" w:sz="0" w:space="0" w:color="auto"/>
      </w:divBdr>
    </w:div>
    <w:div w:id="1847090424">
      <w:bodyDiv w:val="1"/>
      <w:marLeft w:val="0"/>
      <w:marRight w:val="0"/>
      <w:marTop w:val="0"/>
      <w:marBottom w:val="0"/>
      <w:divBdr>
        <w:top w:val="none" w:sz="0" w:space="0" w:color="auto"/>
        <w:left w:val="none" w:sz="0" w:space="0" w:color="auto"/>
        <w:bottom w:val="none" w:sz="0" w:space="0" w:color="auto"/>
        <w:right w:val="none" w:sz="0" w:space="0" w:color="auto"/>
      </w:divBdr>
    </w:div>
    <w:div w:id="1847402721">
      <w:bodyDiv w:val="1"/>
      <w:marLeft w:val="0"/>
      <w:marRight w:val="0"/>
      <w:marTop w:val="0"/>
      <w:marBottom w:val="0"/>
      <w:divBdr>
        <w:top w:val="none" w:sz="0" w:space="0" w:color="auto"/>
        <w:left w:val="none" w:sz="0" w:space="0" w:color="auto"/>
        <w:bottom w:val="none" w:sz="0" w:space="0" w:color="auto"/>
        <w:right w:val="none" w:sz="0" w:space="0" w:color="auto"/>
      </w:divBdr>
    </w:div>
    <w:div w:id="1847478383">
      <w:bodyDiv w:val="1"/>
      <w:marLeft w:val="0"/>
      <w:marRight w:val="0"/>
      <w:marTop w:val="0"/>
      <w:marBottom w:val="0"/>
      <w:divBdr>
        <w:top w:val="none" w:sz="0" w:space="0" w:color="auto"/>
        <w:left w:val="none" w:sz="0" w:space="0" w:color="auto"/>
        <w:bottom w:val="none" w:sz="0" w:space="0" w:color="auto"/>
        <w:right w:val="none" w:sz="0" w:space="0" w:color="auto"/>
      </w:divBdr>
    </w:div>
    <w:div w:id="1848012316">
      <w:bodyDiv w:val="1"/>
      <w:marLeft w:val="0"/>
      <w:marRight w:val="0"/>
      <w:marTop w:val="0"/>
      <w:marBottom w:val="0"/>
      <w:divBdr>
        <w:top w:val="none" w:sz="0" w:space="0" w:color="auto"/>
        <w:left w:val="none" w:sz="0" w:space="0" w:color="auto"/>
        <w:bottom w:val="none" w:sz="0" w:space="0" w:color="auto"/>
        <w:right w:val="none" w:sz="0" w:space="0" w:color="auto"/>
      </w:divBdr>
    </w:div>
    <w:div w:id="1848976858">
      <w:bodyDiv w:val="1"/>
      <w:marLeft w:val="0"/>
      <w:marRight w:val="0"/>
      <w:marTop w:val="0"/>
      <w:marBottom w:val="0"/>
      <w:divBdr>
        <w:top w:val="none" w:sz="0" w:space="0" w:color="auto"/>
        <w:left w:val="none" w:sz="0" w:space="0" w:color="auto"/>
        <w:bottom w:val="none" w:sz="0" w:space="0" w:color="auto"/>
        <w:right w:val="none" w:sz="0" w:space="0" w:color="auto"/>
      </w:divBdr>
    </w:div>
    <w:div w:id="1850753855">
      <w:bodyDiv w:val="1"/>
      <w:marLeft w:val="0"/>
      <w:marRight w:val="0"/>
      <w:marTop w:val="0"/>
      <w:marBottom w:val="0"/>
      <w:divBdr>
        <w:top w:val="none" w:sz="0" w:space="0" w:color="auto"/>
        <w:left w:val="none" w:sz="0" w:space="0" w:color="auto"/>
        <w:bottom w:val="none" w:sz="0" w:space="0" w:color="auto"/>
        <w:right w:val="none" w:sz="0" w:space="0" w:color="auto"/>
      </w:divBdr>
    </w:div>
    <w:div w:id="1850756849">
      <w:bodyDiv w:val="1"/>
      <w:marLeft w:val="0"/>
      <w:marRight w:val="0"/>
      <w:marTop w:val="0"/>
      <w:marBottom w:val="0"/>
      <w:divBdr>
        <w:top w:val="none" w:sz="0" w:space="0" w:color="auto"/>
        <w:left w:val="none" w:sz="0" w:space="0" w:color="auto"/>
        <w:bottom w:val="none" w:sz="0" w:space="0" w:color="auto"/>
        <w:right w:val="none" w:sz="0" w:space="0" w:color="auto"/>
      </w:divBdr>
    </w:div>
    <w:div w:id="1850870792">
      <w:bodyDiv w:val="1"/>
      <w:marLeft w:val="0"/>
      <w:marRight w:val="0"/>
      <w:marTop w:val="0"/>
      <w:marBottom w:val="0"/>
      <w:divBdr>
        <w:top w:val="none" w:sz="0" w:space="0" w:color="auto"/>
        <w:left w:val="none" w:sz="0" w:space="0" w:color="auto"/>
        <w:bottom w:val="none" w:sz="0" w:space="0" w:color="auto"/>
        <w:right w:val="none" w:sz="0" w:space="0" w:color="auto"/>
      </w:divBdr>
    </w:div>
    <w:div w:id="1851337437">
      <w:bodyDiv w:val="1"/>
      <w:marLeft w:val="0"/>
      <w:marRight w:val="0"/>
      <w:marTop w:val="0"/>
      <w:marBottom w:val="0"/>
      <w:divBdr>
        <w:top w:val="none" w:sz="0" w:space="0" w:color="auto"/>
        <w:left w:val="none" w:sz="0" w:space="0" w:color="auto"/>
        <w:bottom w:val="none" w:sz="0" w:space="0" w:color="auto"/>
        <w:right w:val="none" w:sz="0" w:space="0" w:color="auto"/>
      </w:divBdr>
    </w:div>
    <w:div w:id="1851405389">
      <w:bodyDiv w:val="1"/>
      <w:marLeft w:val="0"/>
      <w:marRight w:val="0"/>
      <w:marTop w:val="0"/>
      <w:marBottom w:val="0"/>
      <w:divBdr>
        <w:top w:val="none" w:sz="0" w:space="0" w:color="auto"/>
        <w:left w:val="none" w:sz="0" w:space="0" w:color="auto"/>
        <w:bottom w:val="none" w:sz="0" w:space="0" w:color="auto"/>
        <w:right w:val="none" w:sz="0" w:space="0" w:color="auto"/>
      </w:divBdr>
    </w:div>
    <w:div w:id="1851407225">
      <w:bodyDiv w:val="1"/>
      <w:marLeft w:val="0"/>
      <w:marRight w:val="0"/>
      <w:marTop w:val="0"/>
      <w:marBottom w:val="0"/>
      <w:divBdr>
        <w:top w:val="none" w:sz="0" w:space="0" w:color="auto"/>
        <w:left w:val="none" w:sz="0" w:space="0" w:color="auto"/>
        <w:bottom w:val="none" w:sz="0" w:space="0" w:color="auto"/>
        <w:right w:val="none" w:sz="0" w:space="0" w:color="auto"/>
      </w:divBdr>
    </w:div>
    <w:div w:id="1851486717">
      <w:bodyDiv w:val="1"/>
      <w:marLeft w:val="0"/>
      <w:marRight w:val="0"/>
      <w:marTop w:val="0"/>
      <w:marBottom w:val="0"/>
      <w:divBdr>
        <w:top w:val="none" w:sz="0" w:space="0" w:color="auto"/>
        <w:left w:val="none" w:sz="0" w:space="0" w:color="auto"/>
        <w:bottom w:val="none" w:sz="0" w:space="0" w:color="auto"/>
        <w:right w:val="none" w:sz="0" w:space="0" w:color="auto"/>
      </w:divBdr>
    </w:div>
    <w:div w:id="1851673761">
      <w:bodyDiv w:val="1"/>
      <w:marLeft w:val="0"/>
      <w:marRight w:val="0"/>
      <w:marTop w:val="0"/>
      <w:marBottom w:val="0"/>
      <w:divBdr>
        <w:top w:val="none" w:sz="0" w:space="0" w:color="auto"/>
        <w:left w:val="none" w:sz="0" w:space="0" w:color="auto"/>
        <w:bottom w:val="none" w:sz="0" w:space="0" w:color="auto"/>
        <w:right w:val="none" w:sz="0" w:space="0" w:color="auto"/>
      </w:divBdr>
    </w:div>
    <w:div w:id="1851990416">
      <w:bodyDiv w:val="1"/>
      <w:marLeft w:val="0"/>
      <w:marRight w:val="0"/>
      <w:marTop w:val="0"/>
      <w:marBottom w:val="0"/>
      <w:divBdr>
        <w:top w:val="none" w:sz="0" w:space="0" w:color="auto"/>
        <w:left w:val="none" w:sz="0" w:space="0" w:color="auto"/>
        <w:bottom w:val="none" w:sz="0" w:space="0" w:color="auto"/>
        <w:right w:val="none" w:sz="0" w:space="0" w:color="auto"/>
      </w:divBdr>
    </w:div>
    <w:div w:id="1852061229">
      <w:bodyDiv w:val="1"/>
      <w:marLeft w:val="0"/>
      <w:marRight w:val="0"/>
      <w:marTop w:val="0"/>
      <w:marBottom w:val="0"/>
      <w:divBdr>
        <w:top w:val="none" w:sz="0" w:space="0" w:color="auto"/>
        <w:left w:val="none" w:sz="0" w:space="0" w:color="auto"/>
        <w:bottom w:val="none" w:sz="0" w:space="0" w:color="auto"/>
        <w:right w:val="none" w:sz="0" w:space="0" w:color="auto"/>
      </w:divBdr>
    </w:div>
    <w:div w:id="1853254932">
      <w:bodyDiv w:val="1"/>
      <w:marLeft w:val="0"/>
      <w:marRight w:val="0"/>
      <w:marTop w:val="0"/>
      <w:marBottom w:val="0"/>
      <w:divBdr>
        <w:top w:val="none" w:sz="0" w:space="0" w:color="auto"/>
        <w:left w:val="none" w:sz="0" w:space="0" w:color="auto"/>
        <w:bottom w:val="none" w:sz="0" w:space="0" w:color="auto"/>
        <w:right w:val="none" w:sz="0" w:space="0" w:color="auto"/>
      </w:divBdr>
    </w:div>
    <w:div w:id="1853370347">
      <w:bodyDiv w:val="1"/>
      <w:marLeft w:val="0"/>
      <w:marRight w:val="0"/>
      <w:marTop w:val="0"/>
      <w:marBottom w:val="0"/>
      <w:divBdr>
        <w:top w:val="none" w:sz="0" w:space="0" w:color="auto"/>
        <w:left w:val="none" w:sz="0" w:space="0" w:color="auto"/>
        <w:bottom w:val="none" w:sz="0" w:space="0" w:color="auto"/>
        <w:right w:val="none" w:sz="0" w:space="0" w:color="auto"/>
      </w:divBdr>
    </w:div>
    <w:div w:id="1853756935">
      <w:bodyDiv w:val="1"/>
      <w:marLeft w:val="0"/>
      <w:marRight w:val="0"/>
      <w:marTop w:val="0"/>
      <w:marBottom w:val="0"/>
      <w:divBdr>
        <w:top w:val="none" w:sz="0" w:space="0" w:color="auto"/>
        <w:left w:val="none" w:sz="0" w:space="0" w:color="auto"/>
        <w:bottom w:val="none" w:sz="0" w:space="0" w:color="auto"/>
        <w:right w:val="none" w:sz="0" w:space="0" w:color="auto"/>
      </w:divBdr>
    </w:div>
    <w:div w:id="1853765762">
      <w:bodyDiv w:val="1"/>
      <w:marLeft w:val="0"/>
      <w:marRight w:val="0"/>
      <w:marTop w:val="0"/>
      <w:marBottom w:val="0"/>
      <w:divBdr>
        <w:top w:val="none" w:sz="0" w:space="0" w:color="auto"/>
        <w:left w:val="none" w:sz="0" w:space="0" w:color="auto"/>
        <w:bottom w:val="none" w:sz="0" w:space="0" w:color="auto"/>
        <w:right w:val="none" w:sz="0" w:space="0" w:color="auto"/>
      </w:divBdr>
    </w:div>
    <w:div w:id="1853833714">
      <w:bodyDiv w:val="1"/>
      <w:marLeft w:val="0"/>
      <w:marRight w:val="0"/>
      <w:marTop w:val="0"/>
      <w:marBottom w:val="0"/>
      <w:divBdr>
        <w:top w:val="none" w:sz="0" w:space="0" w:color="auto"/>
        <w:left w:val="none" w:sz="0" w:space="0" w:color="auto"/>
        <w:bottom w:val="none" w:sz="0" w:space="0" w:color="auto"/>
        <w:right w:val="none" w:sz="0" w:space="0" w:color="auto"/>
      </w:divBdr>
    </w:div>
    <w:div w:id="1854369251">
      <w:bodyDiv w:val="1"/>
      <w:marLeft w:val="0"/>
      <w:marRight w:val="0"/>
      <w:marTop w:val="0"/>
      <w:marBottom w:val="0"/>
      <w:divBdr>
        <w:top w:val="none" w:sz="0" w:space="0" w:color="auto"/>
        <w:left w:val="none" w:sz="0" w:space="0" w:color="auto"/>
        <w:bottom w:val="none" w:sz="0" w:space="0" w:color="auto"/>
        <w:right w:val="none" w:sz="0" w:space="0" w:color="auto"/>
      </w:divBdr>
    </w:div>
    <w:div w:id="1854416571">
      <w:bodyDiv w:val="1"/>
      <w:marLeft w:val="0"/>
      <w:marRight w:val="0"/>
      <w:marTop w:val="0"/>
      <w:marBottom w:val="0"/>
      <w:divBdr>
        <w:top w:val="none" w:sz="0" w:space="0" w:color="auto"/>
        <w:left w:val="none" w:sz="0" w:space="0" w:color="auto"/>
        <w:bottom w:val="none" w:sz="0" w:space="0" w:color="auto"/>
        <w:right w:val="none" w:sz="0" w:space="0" w:color="auto"/>
      </w:divBdr>
    </w:div>
    <w:div w:id="1854569284">
      <w:bodyDiv w:val="1"/>
      <w:marLeft w:val="0"/>
      <w:marRight w:val="0"/>
      <w:marTop w:val="0"/>
      <w:marBottom w:val="0"/>
      <w:divBdr>
        <w:top w:val="none" w:sz="0" w:space="0" w:color="auto"/>
        <w:left w:val="none" w:sz="0" w:space="0" w:color="auto"/>
        <w:bottom w:val="none" w:sz="0" w:space="0" w:color="auto"/>
        <w:right w:val="none" w:sz="0" w:space="0" w:color="auto"/>
      </w:divBdr>
    </w:div>
    <w:div w:id="1854606652">
      <w:bodyDiv w:val="1"/>
      <w:marLeft w:val="0"/>
      <w:marRight w:val="0"/>
      <w:marTop w:val="0"/>
      <w:marBottom w:val="0"/>
      <w:divBdr>
        <w:top w:val="none" w:sz="0" w:space="0" w:color="auto"/>
        <w:left w:val="none" w:sz="0" w:space="0" w:color="auto"/>
        <w:bottom w:val="none" w:sz="0" w:space="0" w:color="auto"/>
        <w:right w:val="none" w:sz="0" w:space="0" w:color="auto"/>
      </w:divBdr>
    </w:div>
    <w:div w:id="1854610414">
      <w:bodyDiv w:val="1"/>
      <w:marLeft w:val="0"/>
      <w:marRight w:val="0"/>
      <w:marTop w:val="0"/>
      <w:marBottom w:val="0"/>
      <w:divBdr>
        <w:top w:val="none" w:sz="0" w:space="0" w:color="auto"/>
        <w:left w:val="none" w:sz="0" w:space="0" w:color="auto"/>
        <w:bottom w:val="none" w:sz="0" w:space="0" w:color="auto"/>
        <w:right w:val="none" w:sz="0" w:space="0" w:color="auto"/>
      </w:divBdr>
    </w:div>
    <w:div w:id="1854806724">
      <w:bodyDiv w:val="1"/>
      <w:marLeft w:val="0"/>
      <w:marRight w:val="0"/>
      <w:marTop w:val="0"/>
      <w:marBottom w:val="0"/>
      <w:divBdr>
        <w:top w:val="none" w:sz="0" w:space="0" w:color="auto"/>
        <w:left w:val="none" w:sz="0" w:space="0" w:color="auto"/>
        <w:bottom w:val="none" w:sz="0" w:space="0" w:color="auto"/>
        <w:right w:val="none" w:sz="0" w:space="0" w:color="auto"/>
      </w:divBdr>
    </w:div>
    <w:div w:id="1855339085">
      <w:bodyDiv w:val="1"/>
      <w:marLeft w:val="0"/>
      <w:marRight w:val="0"/>
      <w:marTop w:val="0"/>
      <w:marBottom w:val="0"/>
      <w:divBdr>
        <w:top w:val="none" w:sz="0" w:space="0" w:color="auto"/>
        <w:left w:val="none" w:sz="0" w:space="0" w:color="auto"/>
        <w:bottom w:val="none" w:sz="0" w:space="0" w:color="auto"/>
        <w:right w:val="none" w:sz="0" w:space="0" w:color="auto"/>
      </w:divBdr>
    </w:div>
    <w:div w:id="1855655349">
      <w:bodyDiv w:val="1"/>
      <w:marLeft w:val="0"/>
      <w:marRight w:val="0"/>
      <w:marTop w:val="0"/>
      <w:marBottom w:val="0"/>
      <w:divBdr>
        <w:top w:val="none" w:sz="0" w:space="0" w:color="auto"/>
        <w:left w:val="none" w:sz="0" w:space="0" w:color="auto"/>
        <w:bottom w:val="none" w:sz="0" w:space="0" w:color="auto"/>
        <w:right w:val="none" w:sz="0" w:space="0" w:color="auto"/>
      </w:divBdr>
    </w:div>
    <w:div w:id="1856378075">
      <w:bodyDiv w:val="1"/>
      <w:marLeft w:val="0"/>
      <w:marRight w:val="0"/>
      <w:marTop w:val="0"/>
      <w:marBottom w:val="0"/>
      <w:divBdr>
        <w:top w:val="none" w:sz="0" w:space="0" w:color="auto"/>
        <w:left w:val="none" w:sz="0" w:space="0" w:color="auto"/>
        <w:bottom w:val="none" w:sz="0" w:space="0" w:color="auto"/>
        <w:right w:val="none" w:sz="0" w:space="0" w:color="auto"/>
      </w:divBdr>
    </w:div>
    <w:div w:id="1856455851">
      <w:bodyDiv w:val="1"/>
      <w:marLeft w:val="0"/>
      <w:marRight w:val="0"/>
      <w:marTop w:val="0"/>
      <w:marBottom w:val="0"/>
      <w:divBdr>
        <w:top w:val="none" w:sz="0" w:space="0" w:color="auto"/>
        <w:left w:val="none" w:sz="0" w:space="0" w:color="auto"/>
        <w:bottom w:val="none" w:sz="0" w:space="0" w:color="auto"/>
        <w:right w:val="none" w:sz="0" w:space="0" w:color="auto"/>
      </w:divBdr>
    </w:div>
    <w:div w:id="1857191161">
      <w:bodyDiv w:val="1"/>
      <w:marLeft w:val="0"/>
      <w:marRight w:val="0"/>
      <w:marTop w:val="0"/>
      <w:marBottom w:val="0"/>
      <w:divBdr>
        <w:top w:val="none" w:sz="0" w:space="0" w:color="auto"/>
        <w:left w:val="none" w:sz="0" w:space="0" w:color="auto"/>
        <w:bottom w:val="none" w:sz="0" w:space="0" w:color="auto"/>
        <w:right w:val="none" w:sz="0" w:space="0" w:color="auto"/>
      </w:divBdr>
    </w:div>
    <w:div w:id="1857694157">
      <w:bodyDiv w:val="1"/>
      <w:marLeft w:val="0"/>
      <w:marRight w:val="0"/>
      <w:marTop w:val="0"/>
      <w:marBottom w:val="0"/>
      <w:divBdr>
        <w:top w:val="none" w:sz="0" w:space="0" w:color="auto"/>
        <w:left w:val="none" w:sz="0" w:space="0" w:color="auto"/>
        <w:bottom w:val="none" w:sz="0" w:space="0" w:color="auto"/>
        <w:right w:val="none" w:sz="0" w:space="0" w:color="auto"/>
      </w:divBdr>
    </w:div>
    <w:div w:id="1857768614">
      <w:bodyDiv w:val="1"/>
      <w:marLeft w:val="0"/>
      <w:marRight w:val="0"/>
      <w:marTop w:val="0"/>
      <w:marBottom w:val="0"/>
      <w:divBdr>
        <w:top w:val="none" w:sz="0" w:space="0" w:color="auto"/>
        <w:left w:val="none" w:sz="0" w:space="0" w:color="auto"/>
        <w:bottom w:val="none" w:sz="0" w:space="0" w:color="auto"/>
        <w:right w:val="none" w:sz="0" w:space="0" w:color="auto"/>
      </w:divBdr>
    </w:div>
    <w:div w:id="1858345275">
      <w:bodyDiv w:val="1"/>
      <w:marLeft w:val="0"/>
      <w:marRight w:val="0"/>
      <w:marTop w:val="0"/>
      <w:marBottom w:val="0"/>
      <w:divBdr>
        <w:top w:val="none" w:sz="0" w:space="0" w:color="auto"/>
        <w:left w:val="none" w:sz="0" w:space="0" w:color="auto"/>
        <w:bottom w:val="none" w:sz="0" w:space="0" w:color="auto"/>
        <w:right w:val="none" w:sz="0" w:space="0" w:color="auto"/>
      </w:divBdr>
    </w:div>
    <w:div w:id="1859540366">
      <w:bodyDiv w:val="1"/>
      <w:marLeft w:val="0"/>
      <w:marRight w:val="0"/>
      <w:marTop w:val="0"/>
      <w:marBottom w:val="0"/>
      <w:divBdr>
        <w:top w:val="none" w:sz="0" w:space="0" w:color="auto"/>
        <w:left w:val="none" w:sz="0" w:space="0" w:color="auto"/>
        <w:bottom w:val="none" w:sz="0" w:space="0" w:color="auto"/>
        <w:right w:val="none" w:sz="0" w:space="0" w:color="auto"/>
      </w:divBdr>
    </w:div>
    <w:div w:id="1859847980">
      <w:bodyDiv w:val="1"/>
      <w:marLeft w:val="0"/>
      <w:marRight w:val="0"/>
      <w:marTop w:val="0"/>
      <w:marBottom w:val="0"/>
      <w:divBdr>
        <w:top w:val="none" w:sz="0" w:space="0" w:color="auto"/>
        <w:left w:val="none" w:sz="0" w:space="0" w:color="auto"/>
        <w:bottom w:val="none" w:sz="0" w:space="0" w:color="auto"/>
        <w:right w:val="none" w:sz="0" w:space="0" w:color="auto"/>
      </w:divBdr>
    </w:div>
    <w:div w:id="1859850114">
      <w:bodyDiv w:val="1"/>
      <w:marLeft w:val="0"/>
      <w:marRight w:val="0"/>
      <w:marTop w:val="0"/>
      <w:marBottom w:val="0"/>
      <w:divBdr>
        <w:top w:val="none" w:sz="0" w:space="0" w:color="auto"/>
        <w:left w:val="none" w:sz="0" w:space="0" w:color="auto"/>
        <w:bottom w:val="none" w:sz="0" w:space="0" w:color="auto"/>
        <w:right w:val="none" w:sz="0" w:space="0" w:color="auto"/>
      </w:divBdr>
    </w:div>
    <w:div w:id="1860191892">
      <w:bodyDiv w:val="1"/>
      <w:marLeft w:val="0"/>
      <w:marRight w:val="0"/>
      <w:marTop w:val="0"/>
      <w:marBottom w:val="0"/>
      <w:divBdr>
        <w:top w:val="none" w:sz="0" w:space="0" w:color="auto"/>
        <w:left w:val="none" w:sz="0" w:space="0" w:color="auto"/>
        <w:bottom w:val="none" w:sz="0" w:space="0" w:color="auto"/>
        <w:right w:val="none" w:sz="0" w:space="0" w:color="auto"/>
      </w:divBdr>
    </w:div>
    <w:div w:id="1860662081">
      <w:bodyDiv w:val="1"/>
      <w:marLeft w:val="0"/>
      <w:marRight w:val="0"/>
      <w:marTop w:val="0"/>
      <w:marBottom w:val="0"/>
      <w:divBdr>
        <w:top w:val="none" w:sz="0" w:space="0" w:color="auto"/>
        <w:left w:val="none" w:sz="0" w:space="0" w:color="auto"/>
        <w:bottom w:val="none" w:sz="0" w:space="0" w:color="auto"/>
        <w:right w:val="none" w:sz="0" w:space="0" w:color="auto"/>
      </w:divBdr>
    </w:div>
    <w:div w:id="1861117079">
      <w:bodyDiv w:val="1"/>
      <w:marLeft w:val="0"/>
      <w:marRight w:val="0"/>
      <w:marTop w:val="0"/>
      <w:marBottom w:val="0"/>
      <w:divBdr>
        <w:top w:val="none" w:sz="0" w:space="0" w:color="auto"/>
        <w:left w:val="none" w:sz="0" w:space="0" w:color="auto"/>
        <w:bottom w:val="none" w:sz="0" w:space="0" w:color="auto"/>
        <w:right w:val="none" w:sz="0" w:space="0" w:color="auto"/>
      </w:divBdr>
    </w:div>
    <w:div w:id="1861502071">
      <w:bodyDiv w:val="1"/>
      <w:marLeft w:val="0"/>
      <w:marRight w:val="0"/>
      <w:marTop w:val="0"/>
      <w:marBottom w:val="0"/>
      <w:divBdr>
        <w:top w:val="none" w:sz="0" w:space="0" w:color="auto"/>
        <w:left w:val="none" w:sz="0" w:space="0" w:color="auto"/>
        <w:bottom w:val="none" w:sz="0" w:space="0" w:color="auto"/>
        <w:right w:val="none" w:sz="0" w:space="0" w:color="auto"/>
      </w:divBdr>
    </w:div>
    <w:div w:id="1862620276">
      <w:bodyDiv w:val="1"/>
      <w:marLeft w:val="0"/>
      <w:marRight w:val="0"/>
      <w:marTop w:val="0"/>
      <w:marBottom w:val="0"/>
      <w:divBdr>
        <w:top w:val="none" w:sz="0" w:space="0" w:color="auto"/>
        <w:left w:val="none" w:sz="0" w:space="0" w:color="auto"/>
        <w:bottom w:val="none" w:sz="0" w:space="0" w:color="auto"/>
        <w:right w:val="none" w:sz="0" w:space="0" w:color="auto"/>
      </w:divBdr>
    </w:div>
    <w:div w:id="1862742801">
      <w:bodyDiv w:val="1"/>
      <w:marLeft w:val="0"/>
      <w:marRight w:val="0"/>
      <w:marTop w:val="0"/>
      <w:marBottom w:val="0"/>
      <w:divBdr>
        <w:top w:val="none" w:sz="0" w:space="0" w:color="auto"/>
        <w:left w:val="none" w:sz="0" w:space="0" w:color="auto"/>
        <w:bottom w:val="none" w:sz="0" w:space="0" w:color="auto"/>
        <w:right w:val="none" w:sz="0" w:space="0" w:color="auto"/>
      </w:divBdr>
    </w:div>
    <w:div w:id="1863012962">
      <w:bodyDiv w:val="1"/>
      <w:marLeft w:val="0"/>
      <w:marRight w:val="0"/>
      <w:marTop w:val="0"/>
      <w:marBottom w:val="0"/>
      <w:divBdr>
        <w:top w:val="none" w:sz="0" w:space="0" w:color="auto"/>
        <w:left w:val="none" w:sz="0" w:space="0" w:color="auto"/>
        <w:bottom w:val="none" w:sz="0" w:space="0" w:color="auto"/>
        <w:right w:val="none" w:sz="0" w:space="0" w:color="auto"/>
      </w:divBdr>
    </w:div>
    <w:div w:id="1863280572">
      <w:bodyDiv w:val="1"/>
      <w:marLeft w:val="0"/>
      <w:marRight w:val="0"/>
      <w:marTop w:val="0"/>
      <w:marBottom w:val="0"/>
      <w:divBdr>
        <w:top w:val="none" w:sz="0" w:space="0" w:color="auto"/>
        <w:left w:val="none" w:sz="0" w:space="0" w:color="auto"/>
        <w:bottom w:val="none" w:sz="0" w:space="0" w:color="auto"/>
        <w:right w:val="none" w:sz="0" w:space="0" w:color="auto"/>
      </w:divBdr>
    </w:div>
    <w:div w:id="1863320910">
      <w:bodyDiv w:val="1"/>
      <w:marLeft w:val="0"/>
      <w:marRight w:val="0"/>
      <w:marTop w:val="0"/>
      <w:marBottom w:val="0"/>
      <w:divBdr>
        <w:top w:val="none" w:sz="0" w:space="0" w:color="auto"/>
        <w:left w:val="none" w:sz="0" w:space="0" w:color="auto"/>
        <w:bottom w:val="none" w:sz="0" w:space="0" w:color="auto"/>
        <w:right w:val="none" w:sz="0" w:space="0" w:color="auto"/>
      </w:divBdr>
    </w:div>
    <w:div w:id="1863474935">
      <w:bodyDiv w:val="1"/>
      <w:marLeft w:val="0"/>
      <w:marRight w:val="0"/>
      <w:marTop w:val="0"/>
      <w:marBottom w:val="0"/>
      <w:divBdr>
        <w:top w:val="none" w:sz="0" w:space="0" w:color="auto"/>
        <w:left w:val="none" w:sz="0" w:space="0" w:color="auto"/>
        <w:bottom w:val="none" w:sz="0" w:space="0" w:color="auto"/>
        <w:right w:val="none" w:sz="0" w:space="0" w:color="auto"/>
      </w:divBdr>
    </w:div>
    <w:div w:id="1863592343">
      <w:bodyDiv w:val="1"/>
      <w:marLeft w:val="0"/>
      <w:marRight w:val="0"/>
      <w:marTop w:val="0"/>
      <w:marBottom w:val="0"/>
      <w:divBdr>
        <w:top w:val="none" w:sz="0" w:space="0" w:color="auto"/>
        <w:left w:val="none" w:sz="0" w:space="0" w:color="auto"/>
        <w:bottom w:val="none" w:sz="0" w:space="0" w:color="auto"/>
        <w:right w:val="none" w:sz="0" w:space="0" w:color="auto"/>
      </w:divBdr>
    </w:div>
    <w:div w:id="1863666123">
      <w:bodyDiv w:val="1"/>
      <w:marLeft w:val="0"/>
      <w:marRight w:val="0"/>
      <w:marTop w:val="0"/>
      <w:marBottom w:val="0"/>
      <w:divBdr>
        <w:top w:val="none" w:sz="0" w:space="0" w:color="auto"/>
        <w:left w:val="none" w:sz="0" w:space="0" w:color="auto"/>
        <w:bottom w:val="none" w:sz="0" w:space="0" w:color="auto"/>
        <w:right w:val="none" w:sz="0" w:space="0" w:color="auto"/>
      </w:divBdr>
    </w:div>
    <w:div w:id="1863860279">
      <w:bodyDiv w:val="1"/>
      <w:marLeft w:val="0"/>
      <w:marRight w:val="0"/>
      <w:marTop w:val="0"/>
      <w:marBottom w:val="0"/>
      <w:divBdr>
        <w:top w:val="none" w:sz="0" w:space="0" w:color="auto"/>
        <w:left w:val="none" w:sz="0" w:space="0" w:color="auto"/>
        <w:bottom w:val="none" w:sz="0" w:space="0" w:color="auto"/>
        <w:right w:val="none" w:sz="0" w:space="0" w:color="auto"/>
      </w:divBdr>
    </w:div>
    <w:div w:id="1864130956">
      <w:bodyDiv w:val="1"/>
      <w:marLeft w:val="0"/>
      <w:marRight w:val="0"/>
      <w:marTop w:val="0"/>
      <w:marBottom w:val="0"/>
      <w:divBdr>
        <w:top w:val="none" w:sz="0" w:space="0" w:color="auto"/>
        <w:left w:val="none" w:sz="0" w:space="0" w:color="auto"/>
        <w:bottom w:val="none" w:sz="0" w:space="0" w:color="auto"/>
        <w:right w:val="none" w:sz="0" w:space="0" w:color="auto"/>
      </w:divBdr>
    </w:div>
    <w:div w:id="1864708024">
      <w:bodyDiv w:val="1"/>
      <w:marLeft w:val="0"/>
      <w:marRight w:val="0"/>
      <w:marTop w:val="0"/>
      <w:marBottom w:val="0"/>
      <w:divBdr>
        <w:top w:val="none" w:sz="0" w:space="0" w:color="auto"/>
        <w:left w:val="none" w:sz="0" w:space="0" w:color="auto"/>
        <w:bottom w:val="none" w:sz="0" w:space="0" w:color="auto"/>
        <w:right w:val="none" w:sz="0" w:space="0" w:color="auto"/>
      </w:divBdr>
    </w:div>
    <w:div w:id="1864896522">
      <w:bodyDiv w:val="1"/>
      <w:marLeft w:val="0"/>
      <w:marRight w:val="0"/>
      <w:marTop w:val="0"/>
      <w:marBottom w:val="0"/>
      <w:divBdr>
        <w:top w:val="none" w:sz="0" w:space="0" w:color="auto"/>
        <w:left w:val="none" w:sz="0" w:space="0" w:color="auto"/>
        <w:bottom w:val="none" w:sz="0" w:space="0" w:color="auto"/>
        <w:right w:val="none" w:sz="0" w:space="0" w:color="auto"/>
      </w:divBdr>
    </w:div>
    <w:div w:id="1865050430">
      <w:bodyDiv w:val="1"/>
      <w:marLeft w:val="0"/>
      <w:marRight w:val="0"/>
      <w:marTop w:val="0"/>
      <w:marBottom w:val="0"/>
      <w:divBdr>
        <w:top w:val="none" w:sz="0" w:space="0" w:color="auto"/>
        <w:left w:val="none" w:sz="0" w:space="0" w:color="auto"/>
        <w:bottom w:val="none" w:sz="0" w:space="0" w:color="auto"/>
        <w:right w:val="none" w:sz="0" w:space="0" w:color="auto"/>
      </w:divBdr>
    </w:div>
    <w:div w:id="1865632393">
      <w:bodyDiv w:val="1"/>
      <w:marLeft w:val="0"/>
      <w:marRight w:val="0"/>
      <w:marTop w:val="0"/>
      <w:marBottom w:val="0"/>
      <w:divBdr>
        <w:top w:val="none" w:sz="0" w:space="0" w:color="auto"/>
        <w:left w:val="none" w:sz="0" w:space="0" w:color="auto"/>
        <w:bottom w:val="none" w:sz="0" w:space="0" w:color="auto"/>
        <w:right w:val="none" w:sz="0" w:space="0" w:color="auto"/>
      </w:divBdr>
    </w:div>
    <w:div w:id="1865702978">
      <w:bodyDiv w:val="1"/>
      <w:marLeft w:val="0"/>
      <w:marRight w:val="0"/>
      <w:marTop w:val="0"/>
      <w:marBottom w:val="0"/>
      <w:divBdr>
        <w:top w:val="none" w:sz="0" w:space="0" w:color="auto"/>
        <w:left w:val="none" w:sz="0" w:space="0" w:color="auto"/>
        <w:bottom w:val="none" w:sz="0" w:space="0" w:color="auto"/>
        <w:right w:val="none" w:sz="0" w:space="0" w:color="auto"/>
      </w:divBdr>
    </w:div>
    <w:div w:id="1866746692">
      <w:bodyDiv w:val="1"/>
      <w:marLeft w:val="0"/>
      <w:marRight w:val="0"/>
      <w:marTop w:val="0"/>
      <w:marBottom w:val="0"/>
      <w:divBdr>
        <w:top w:val="none" w:sz="0" w:space="0" w:color="auto"/>
        <w:left w:val="none" w:sz="0" w:space="0" w:color="auto"/>
        <w:bottom w:val="none" w:sz="0" w:space="0" w:color="auto"/>
        <w:right w:val="none" w:sz="0" w:space="0" w:color="auto"/>
      </w:divBdr>
    </w:div>
    <w:div w:id="1867981102">
      <w:bodyDiv w:val="1"/>
      <w:marLeft w:val="0"/>
      <w:marRight w:val="0"/>
      <w:marTop w:val="0"/>
      <w:marBottom w:val="0"/>
      <w:divBdr>
        <w:top w:val="none" w:sz="0" w:space="0" w:color="auto"/>
        <w:left w:val="none" w:sz="0" w:space="0" w:color="auto"/>
        <w:bottom w:val="none" w:sz="0" w:space="0" w:color="auto"/>
        <w:right w:val="none" w:sz="0" w:space="0" w:color="auto"/>
      </w:divBdr>
    </w:div>
    <w:div w:id="1868833344">
      <w:bodyDiv w:val="1"/>
      <w:marLeft w:val="0"/>
      <w:marRight w:val="0"/>
      <w:marTop w:val="0"/>
      <w:marBottom w:val="0"/>
      <w:divBdr>
        <w:top w:val="none" w:sz="0" w:space="0" w:color="auto"/>
        <w:left w:val="none" w:sz="0" w:space="0" w:color="auto"/>
        <w:bottom w:val="none" w:sz="0" w:space="0" w:color="auto"/>
        <w:right w:val="none" w:sz="0" w:space="0" w:color="auto"/>
      </w:divBdr>
    </w:div>
    <w:div w:id="1869248831">
      <w:bodyDiv w:val="1"/>
      <w:marLeft w:val="0"/>
      <w:marRight w:val="0"/>
      <w:marTop w:val="0"/>
      <w:marBottom w:val="0"/>
      <w:divBdr>
        <w:top w:val="none" w:sz="0" w:space="0" w:color="auto"/>
        <w:left w:val="none" w:sz="0" w:space="0" w:color="auto"/>
        <w:bottom w:val="none" w:sz="0" w:space="0" w:color="auto"/>
        <w:right w:val="none" w:sz="0" w:space="0" w:color="auto"/>
      </w:divBdr>
    </w:div>
    <w:div w:id="1869492327">
      <w:bodyDiv w:val="1"/>
      <w:marLeft w:val="0"/>
      <w:marRight w:val="0"/>
      <w:marTop w:val="0"/>
      <w:marBottom w:val="0"/>
      <w:divBdr>
        <w:top w:val="none" w:sz="0" w:space="0" w:color="auto"/>
        <w:left w:val="none" w:sz="0" w:space="0" w:color="auto"/>
        <w:bottom w:val="none" w:sz="0" w:space="0" w:color="auto"/>
        <w:right w:val="none" w:sz="0" w:space="0" w:color="auto"/>
      </w:divBdr>
    </w:div>
    <w:div w:id="1870606469">
      <w:bodyDiv w:val="1"/>
      <w:marLeft w:val="0"/>
      <w:marRight w:val="0"/>
      <w:marTop w:val="0"/>
      <w:marBottom w:val="0"/>
      <w:divBdr>
        <w:top w:val="none" w:sz="0" w:space="0" w:color="auto"/>
        <w:left w:val="none" w:sz="0" w:space="0" w:color="auto"/>
        <w:bottom w:val="none" w:sz="0" w:space="0" w:color="auto"/>
        <w:right w:val="none" w:sz="0" w:space="0" w:color="auto"/>
      </w:divBdr>
    </w:div>
    <w:div w:id="1870793414">
      <w:bodyDiv w:val="1"/>
      <w:marLeft w:val="0"/>
      <w:marRight w:val="0"/>
      <w:marTop w:val="0"/>
      <w:marBottom w:val="0"/>
      <w:divBdr>
        <w:top w:val="none" w:sz="0" w:space="0" w:color="auto"/>
        <w:left w:val="none" w:sz="0" w:space="0" w:color="auto"/>
        <w:bottom w:val="none" w:sz="0" w:space="0" w:color="auto"/>
        <w:right w:val="none" w:sz="0" w:space="0" w:color="auto"/>
      </w:divBdr>
    </w:div>
    <w:div w:id="1871334418">
      <w:bodyDiv w:val="1"/>
      <w:marLeft w:val="0"/>
      <w:marRight w:val="0"/>
      <w:marTop w:val="0"/>
      <w:marBottom w:val="0"/>
      <w:divBdr>
        <w:top w:val="none" w:sz="0" w:space="0" w:color="auto"/>
        <w:left w:val="none" w:sz="0" w:space="0" w:color="auto"/>
        <w:bottom w:val="none" w:sz="0" w:space="0" w:color="auto"/>
        <w:right w:val="none" w:sz="0" w:space="0" w:color="auto"/>
      </w:divBdr>
    </w:div>
    <w:div w:id="1871843818">
      <w:bodyDiv w:val="1"/>
      <w:marLeft w:val="0"/>
      <w:marRight w:val="0"/>
      <w:marTop w:val="0"/>
      <w:marBottom w:val="0"/>
      <w:divBdr>
        <w:top w:val="none" w:sz="0" w:space="0" w:color="auto"/>
        <w:left w:val="none" w:sz="0" w:space="0" w:color="auto"/>
        <w:bottom w:val="none" w:sz="0" w:space="0" w:color="auto"/>
        <w:right w:val="none" w:sz="0" w:space="0" w:color="auto"/>
      </w:divBdr>
    </w:div>
    <w:div w:id="1871916423">
      <w:bodyDiv w:val="1"/>
      <w:marLeft w:val="0"/>
      <w:marRight w:val="0"/>
      <w:marTop w:val="0"/>
      <w:marBottom w:val="0"/>
      <w:divBdr>
        <w:top w:val="none" w:sz="0" w:space="0" w:color="auto"/>
        <w:left w:val="none" w:sz="0" w:space="0" w:color="auto"/>
        <w:bottom w:val="none" w:sz="0" w:space="0" w:color="auto"/>
        <w:right w:val="none" w:sz="0" w:space="0" w:color="auto"/>
      </w:divBdr>
    </w:div>
    <w:div w:id="1872062092">
      <w:bodyDiv w:val="1"/>
      <w:marLeft w:val="0"/>
      <w:marRight w:val="0"/>
      <w:marTop w:val="0"/>
      <w:marBottom w:val="0"/>
      <w:divBdr>
        <w:top w:val="none" w:sz="0" w:space="0" w:color="auto"/>
        <w:left w:val="none" w:sz="0" w:space="0" w:color="auto"/>
        <w:bottom w:val="none" w:sz="0" w:space="0" w:color="auto"/>
        <w:right w:val="none" w:sz="0" w:space="0" w:color="auto"/>
      </w:divBdr>
    </w:div>
    <w:div w:id="1872188009">
      <w:bodyDiv w:val="1"/>
      <w:marLeft w:val="0"/>
      <w:marRight w:val="0"/>
      <w:marTop w:val="0"/>
      <w:marBottom w:val="0"/>
      <w:divBdr>
        <w:top w:val="none" w:sz="0" w:space="0" w:color="auto"/>
        <w:left w:val="none" w:sz="0" w:space="0" w:color="auto"/>
        <w:bottom w:val="none" w:sz="0" w:space="0" w:color="auto"/>
        <w:right w:val="none" w:sz="0" w:space="0" w:color="auto"/>
      </w:divBdr>
    </w:div>
    <w:div w:id="1872261463">
      <w:bodyDiv w:val="1"/>
      <w:marLeft w:val="0"/>
      <w:marRight w:val="0"/>
      <w:marTop w:val="0"/>
      <w:marBottom w:val="0"/>
      <w:divBdr>
        <w:top w:val="none" w:sz="0" w:space="0" w:color="auto"/>
        <w:left w:val="none" w:sz="0" w:space="0" w:color="auto"/>
        <w:bottom w:val="none" w:sz="0" w:space="0" w:color="auto"/>
        <w:right w:val="none" w:sz="0" w:space="0" w:color="auto"/>
      </w:divBdr>
    </w:div>
    <w:div w:id="1872523362">
      <w:bodyDiv w:val="1"/>
      <w:marLeft w:val="0"/>
      <w:marRight w:val="0"/>
      <w:marTop w:val="0"/>
      <w:marBottom w:val="0"/>
      <w:divBdr>
        <w:top w:val="none" w:sz="0" w:space="0" w:color="auto"/>
        <w:left w:val="none" w:sz="0" w:space="0" w:color="auto"/>
        <w:bottom w:val="none" w:sz="0" w:space="0" w:color="auto"/>
        <w:right w:val="none" w:sz="0" w:space="0" w:color="auto"/>
      </w:divBdr>
    </w:div>
    <w:div w:id="1873110126">
      <w:bodyDiv w:val="1"/>
      <w:marLeft w:val="0"/>
      <w:marRight w:val="0"/>
      <w:marTop w:val="0"/>
      <w:marBottom w:val="0"/>
      <w:divBdr>
        <w:top w:val="none" w:sz="0" w:space="0" w:color="auto"/>
        <w:left w:val="none" w:sz="0" w:space="0" w:color="auto"/>
        <w:bottom w:val="none" w:sz="0" w:space="0" w:color="auto"/>
        <w:right w:val="none" w:sz="0" w:space="0" w:color="auto"/>
      </w:divBdr>
    </w:div>
    <w:div w:id="1873304215">
      <w:bodyDiv w:val="1"/>
      <w:marLeft w:val="0"/>
      <w:marRight w:val="0"/>
      <w:marTop w:val="0"/>
      <w:marBottom w:val="0"/>
      <w:divBdr>
        <w:top w:val="none" w:sz="0" w:space="0" w:color="auto"/>
        <w:left w:val="none" w:sz="0" w:space="0" w:color="auto"/>
        <w:bottom w:val="none" w:sz="0" w:space="0" w:color="auto"/>
        <w:right w:val="none" w:sz="0" w:space="0" w:color="auto"/>
      </w:divBdr>
    </w:div>
    <w:div w:id="1873761613">
      <w:bodyDiv w:val="1"/>
      <w:marLeft w:val="0"/>
      <w:marRight w:val="0"/>
      <w:marTop w:val="0"/>
      <w:marBottom w:val="0"/>
      <w:divBdr>
        <w:top w:val="none" w:sz="0" w:space="0" w:color="auto"/>
        <w:left w:val="none" w:sz="0" w:space="0" w:color="auto"/>
        <w:bottom w:val="none" w:sz="0" w:space="0" w:color="auto"/>
        <w:right w:val="none" w:sz="0" w:space="0" w:color="auto"/>
      </w:divBdr>
    </w:div>
    <w:div w:id="1873836610">
      <w:bodyDiv w:val="1"/>
      <w:marLeft w:val="0"/>
      <w:marRight w:val="0"/>
      <w:marTop w:val="0"/>
      <w:marBottom w:val="0"/>
      <w:divBdr>
        <w:top w:val="none" w:sz="0" w:space="0" w:color="auto"/>
        <w:left w:val="none" w:sz="0" w:space="0" w:color="auto"/>
        <w:bottom w:val="none" w:sz="0" w:space="0" w:color="auto"/>
        <w:right w:val="none" w:sz="0" w:space="0" w:color="auto"/>
      </w:divBdr>
    </w:div>
    <w:div w:id="1874004195">
      <w:bodyDiv w:val="1"/>
      <w:marLeft w:val="0"/>
      <w:marRight w:val="0"/>
      <w:marTop w:val="0"/>
      <w:marBottom w:val="0"/>
      <w:divBdr>
        <w:top w:val="none" w:sz="0" w:space="0" w:color="auto"/>
        <w:left w:val="none" w:sz="0" w:space="0" w:color="auto"/>
        <w:bottom w:val="none" w:sz="0" w:space="0" w:color="auto"/>
        <w:right w:val="none" w:sz="0" w:space="0" w:color="auto"/>
      </w:divBdr>
    </w:div>
    <w:div w:id="1875382163">
      <w:bodyDiv w:val="1"/>
      <w:marLeft w:val="0"/>
      <w:marRight w:val="0"/>
      <w:marTop w:val="0"/>
      <w:marBottom w:val="0"/>
      <w:divBdr>
        <w:top w:val="none" w:sz="0" w:space="0" w:color="auto"/>
        <w:left w:val="none" w:sz="0" w:space="0" w:color="auto"/>
        <w:bottom w:val="none" w:sz="0" w:space="0" w:color="auto"/>
        <w:right w:val="none" w:sz="0" w:space="0" w:color="auto"/>
      </w:divBdr>
    </w:div>
    <w:div w:id="1876043173">
      <w:bodyDiv w:val="1"/>
      <w:marLeft w:val="0"/>
      <w:marRight w:val="0"/>
      <w:marTop w:val="0"/>
      <w:marBottom w:val="0"/>
      <w:divBdr>
        <w:top w:val="none" w:sz="0" w:space="0" w:color="auto"/>
        <w:left w:val="none" w:sz="0" w:space="0" w:color="auto"/>
        <w:bottom w:val="none" w:sz="0" w:space="0" w:color="auto"/>
        <w:right w:val="none" w:sz="0" w:space="0" w:color="auto"/>
      </w:divBdr>
    </w:div>
    <w:div w:id="1876768522">
      <w:bodyDiv w:val="1"/>
      <w:marLeft w:val="0"/>
      <w:marRight w:val="0"/>
      <w:marTop w:val="0"/>
      <w:marBottom w:val="0"/>
      <w:divBdr>
        <w:top w:val="none" w:sz="0" w:space="0" w:color="auto"/>
        <w:left w:val="none" w:sz="0" w:space="0" w:color="auto"/>
        <w:bottom w:val="none" w:sz="0" w:space="0" w:color="auto"/>
        <w:right w:val="none" w:sz="0" w:space="0" w:color="auto"/>
      </w:divBdr>
    </w:div>
    <w:div w:id="1877158075">
      <w:bodyDiv w:val="1"/>
      <w:marLeft w:val="0"/>
      <w:marRight w:val="0"/>
      <w:marTop w:val="0"/>
      <w:marBottom w:val="0"/>
      <w:divBdr>
        <w:top w:val="none" w:sz="0" w:space="0" w:color="auto"/>
        <w:left w:val="none" w:sz="0" w:space="0" w:color="auto"/>
        <w:bottom w:val="none" w:sz="0" w:space="0" w:color="auto"/>
        <w:right w:val="none" w:sz="0" w:space="0" w:color="auto"/>
      </w:divBdr>
    </w:div>
    <w:div w:id="1877504280">
      <w:bodyDiv w:val="1"/>
      <w:marLeft w:val="0"/>
      <w:marRight w:val="0"/>
      <w:marTop w:val="0"/>
      <w:marBottom w:val="0"/>
      <w:divBdr>
        <w:top w:val="none" w:sz="0" w:space="0" w:color="auto"/>
        <w:left w:val="none" w:sz="0" w:space="0" w:color="auto"/>
        <w:bottom w:val="none" w:sz="0" w:space="0" w:color="auto"/>
        <w:right w:val="none" w:sz="0" w:space="0" w:color="auto"/>
      </w:divBdr>
    </w:div>
    <w:div w:id="1877742172">
      <w:bodyDiv w:val="1"/>
      <w:marLeft w:val="0"/>
      <w:marRight w:val="0"/>
      <w:marTop w:val="0"/>
      <w:marBottom w:val="0"/>
      <w:divBdr>
        <w:top w:val="none" w:sz="0" w:space="0" w:color="auto"/>
        <w:left w:val="none" w:sz="0" w:space="0" w:color="auto"/>
        <w:bottom w:val="none" w:sz="0" w:space="0" w:color="auto"/>
        <w:right w:val="none" w:sz="0" w:space="0" w:color="auto"/>
      </w:divBdr>
    </w:div>
    <w:div w:id="1879077508">
      <w:bodyDiv w:val="1"/>
      <w:marLeft w:val="0"/>
      <w:marRight w:val="0"/>
      <w:marTop w:val="0"/>
      <w:marBottom w:val="0"/>
      <w:divBdr>
        <w:top w:val="none" w:sz="0" w:space="0" w:color="auto"/>
        <w:left w:val="none" w:sz="0" w:space="0" w:color="auto"/>
        <w:bottom w:val="none" w:sz="0" w:space="0" w:color="auto"/>
        <w:right w:val="none" w:sz="0" w:space="0" w:color="auto"/>
      </w:divBdr>
    </w:div>
    <w:div w:id="1879121514">
      <w:bodyDiv w:val="1"/>
      <w:marLeft w:val="0"/>
      <w:marRight w:val="0"/>
      <w:marTop w:val="0"/>
      <w:marBottom w:val="0"/>
      <w:divBdr>
        <w:top w:val="none" w:sz="0" w:space="0" w:color="auto"/>
        <w:left w:val="none" w:sz="0" w:space="0" w:color="auto"/>
        <w:bottom w:val="none" w:sz="0" w:space="0" w:color="auto"/>
        <w:right w:val="none" w:sz="0" w:space="0" w:color="auto"/>
      </w:divBdr>
    </w:div>
    <w:div w:id="1879274122">
      <w:bodyDiv w:val="1"/>
      <w:marLeft w:val="0"/>
      <w:marRight w:val="0"/>
      <w:marTop w:val="0"/>
      <w:marBottom w:val="0"/>
      <w:divBdr>
        <w:top w:val="none" w:sz="0" w:space="0" w:color="auto"/>
        <w:left w:val="none" w:sz="0" w:space="0" w:color="auto"/>
        <w:bottom w:val="none" w:sz="0" w:space="0" w:color="auto"/>
        <w:right w:val="none" w:sz="0" w:space="0" w:color="auto"/>
      </w:divBdr>
    </w:div>
    <w:div w:id="1881085249">
      <w:bodyDiv w:val="1"/>
      <w:marLeft w:val="0"/>
      <w:marRight w:val="0"/>
      <w:marTop w:val="0"/>
      <w:marBottom w:val="0"/>
      <w:divBdr>
        <w:top w:val="none" w:sz="0" w:space="0" w:color="auto"/>
        <w:left w:val="none" w:sz="0" w:space="0" w:color="auto"/>
        <w:bottom w:val="none" w:sz="0" w:space="0" w:color="auto"/>
        <w:right w:val="none" w:sz="0" w:space="0" w:color="auto"/>
      </w:divBdr>
    </w:div>
    <w:div w:id="1881163801">
      <w:bodyDiv w:val="1"/>
      <w:marLeft w:val="0"/>
      <w:marRight w:val="0"/>
      <w:marTop w:val="0"/>
      <w:marBottom w:val="0"/>
      <w:divBdr>
        <w:top w:val="none" w:sz="0" w:space="0" w:color="auto"/>
        <w:left w:val="none" w:sz="0" w:space="0" w:color="auto"/>
        <w:bottom w:val="none" w:sz="0" w:space="0" w:color="auto"/>
        <w:right w:val="none" w:sz="0" w:space="0" w:color="auto"/>
      </w:divBdr>
    </w:div>
    <w:div w:id="1882086484">
      <w:bodyDiv w:val="1"/>
      <w:marLeft w:val="0"/>
      <w:marRight w:val="0"/>
      <w:marTop w:val="0"/>
      <w:marBottom w:val="0"/>
      <w:divBdr>
        <w:top w:val="none" w:sz="0" w:space="0" w:color="auto"/>
        <w:left w:val="none" w:sz="0" w:space="0" w:color="auto"/>
        <w:bottom w:val="none" w:sz="0" w:space="0" w:color="auto"/>
        <w:right w:val="none" w:sz="0" w:space="0" w:color="auto"/>
      </w:divBdr>
    </w:div>
    <w:div w:id="1882354072">
      <w:bodyDiv w:val="1"/>
      <w:marLeft w:val="0"/>
      <w:marRight w:val="0"/>
      <w:marTop w:val="0"/>
      <w:marBottom w:val="0"/>
      <w:divBdr>
        <w:top w:val="none" w:sz="0" w:space="0" w:color="auto"/>
        <w:left w:val="none" w:sz="0" w:space="0" w:color="auto"/>
        <w:bottom w:val="none" w:sz="0" w:space="0" w:color="auto"/>
        <w:right w:val="none" w:sz="0" w:space="0" w:color="auto"/>
      </w:divBdr>
    </w:div>
    <w:div w:id="1882522442">
      <w:bodyDiv w:val="1"/>
      <w:marLeft w:val="0"/>
      <w:marRight w:val="0"/>
      <w:marTop w:val="0"/>
      <w:marBottom w:val="0"/>
      <w:divBdr>
        <w:top w:val="none" w:sz="0" w:space="0" w:color="auto"/>
        <w:left w:val="none" w:sz="0" w:space="0" w:color="auto"/>
        <w:bottom w:val="none" w:sz="0" w:space="0" w:color="auto"/>
        <w:right w:val="none" w:sz="0" w:space="0" w:color="auto"/>
      </w:divBdr>
    </w:div>
    <w:div w:id="1882790034">
      <w:bodyDiv w:val="1"/>
      <w:marLeft w:val="0"/>
      <w:marRight w:val="0"/>
      <w:marTop w:val="0"/>
      <w:marBottom w:val="0"/>
      <w:divBdr>
        <w:top w:val="none" w:sz="0" w:space="0" w:color="auto"/>
        <w:left w:val="none" w:sz="0" w:space="0" w:color="auto"/>
        <w:bottom w:val="none" w:sz="0" w:space="0" w:color="auto"/>
        <w:right w:val="none" w:sz="0" w:space="0" w:color="auto"/>
      </w:divBdr>
    </w:div>
    <w:div w:id="1883205852">
      <w:bodyDiv w:val="1"/>
      <w:marLeft w:val="0"/>
      <w:marRight w:val="0"/>
      <w:marTop w:val="0"/>
      <w:marBottom w:val="0"/>
      <w:divBdr>
        <w:top w:val="none" w:sz="0" w:space="0" w:color="auto"/>
        <w:left w:val="none" w:sz="0" w:space="0" w:color="auto"/>
        <w:bottom w:val="none" w:sz="0" w:space="0" w:color="auto"/>
        <w:right w:val="none" w:sz="0" w:space="0" w:color="auto"/>
      </w:divBdr>
    </w:div>
    <w:div w:id="1883250901">
      <w:bodyDiv w:val="1"/>
      <w:marLeft w:val="0"/>
      <w:marRight w:val="0"/>
      <w:marTop w:val="0"/>
      <w:marBottom w:val="0"/>
      <w:divBdr>
        <w:top w:val="none" w:sz="0" w:space="0" w:color="auto"/>
        <w:left w:val="none" w:sz="0" w:space="0" w:color="auto"/>
        <w:bottom w:val="none" w:sz="0" w:space="0" w:color="auto"/>
        <w:right w:val="none" w:sz="0" w:space="0" w:color="auto"/>
      </w:divBdr>
    </w:div>
    <w:div w:id="1884366624">
      <w:bodyDiv w:val="1"/>
      <w:marLeft w:val="0"/>
      <w:marRight w:val="0"/>
      <w:marTop w:val="0"/>
      <w:marBottom w:val="0"/>
      <w:divBdr>
        <w:top w:val="none" w:sz="0" w:space="0" w:color="auto"/>
        <w:left w:val="none" w:sz="0" w:space="0" w:color="auto"/>
        <w:bottom w:val="none" w:sz="0" w:space="0" w:color="auto"/>
        <w:right w:val="none" w:sz="0" w:space="0" w:color="auto"/>
      </w:divBdr>
    </w:div>
    <w:div w:id="1884829065">
      <w:bodyDiv w:val="1"/>
      <w:marLeft w:val="0"/>
      <w:marRight w:val="0"/>
      <w:marTop w:val="0"/>
      <w:marBottom w:val="0"/>
      <w:divBdr>
        <w:top w:val="none" w:sz="0" w:space="0" w:color="auto"/>
        <w:left w:val="none" w:sz="0" w:space="0" w:color="auto"/>
        <w:bottom w:val="none" w:sz="0" w:space="0" w:color="auto"/>
        <w:right w:val="none" w:sz="0" w:space="0" w:color="auto"/>
      </w:divBdr>
    </w:div>
    <w:div w:id="1885410298">
      <w:bodyDiv w:val="1"/>
      <w:marLeft w:val="0"/>
      <w:marRight w:val="0"/>
      <w:marTop w:val="0"/>
      <w:marBottom w:val="0"/>
      <w:divBdr>
        <w:top w:val="none" w:sz="0" w:space="0" w:color="auto"/>
        <w:left w:val="none" w:sz="0" w:space="0" w:color="auto"/>
        <w:bottom w:val="none" w:sz="0" w:space="0" w:color="auto"/>
        <w:right w:val="none" w:sz="0" w:space="0" w:color="auto"/>
      </w:divBdr>
    </w:div>
    <w:div w:id="1886016380">
      <w:bodyDiv w:val="1"/>
      <w:marLeft w:val="0"/>
      <w:marRight w:val="0"/>
      <w:marTop w:val="0"/>
      <w:marBottom w:val="0"/>
      <w:divBdr>
        <w:top w:val="none" w:sz="0" w:space="0" w:color="auto"/>
        <w:left w:val="none" w:sz="0" w:space="0" w:color="auto"/>
        <w:bottom w:val="none" w:sz="0" w:space="0" w:color="auto"/>
        <w:right w:val="none" w:sz="0" w:space="0" w:color="auto"/>
      </w:divBdr>
    </w:div>
    <w:div w:id="1886595686">
      <w:bodyDiv w:val="1"/>
      <w:marLeft w:val="0"/>
      <w:marRight w:val="0"/>
      <w:marTop w:val="0"/>
      <w:marBottom w:val="0"/>
      <w:divBdr>
        <w:top w:val="none" w:sz="0" w:space="0" w:color="auto"/>
        <w:left w:val="none" w:sz="0" w:space="0" w:color="auto"/>
        <w:bottom w:val="none" w:sz="0" w:space="0" w:color="auto"/>
        <w:right w:val="none" w:sz="0" w:space="0" w:color="auto"/>
      </w:divBdr>
    </w:div>
    <w:div w:id="1886719321">
      <w:bodyDiv w:val="1"/>
      <w:marLeft w:val="0"/>
      <w:marRight w:val="0"/>
      <w:marTop w:val="0"/>
      <w:marBottom w:val="0"/>
      <w:divBdr>
        <w:top w:val="none" w:sz="0" w:space="0" w:color="auto"/>
        <w:left w:val="none" w:sz="0" w:space="0" w:color="auto"/>
        <w:bottom w:val="none" w:sz="0" w:space="0" w:color="auto"/>
        <w:right w:val="none" w:sz="0" w:space="0" w:color="auto"/>
      </w:divBdr>
    </w:div>
    <w:div w:id="1887254349">
      <w:bodyDiv w:val="1"/>
      <w:marLeft w:val="0"/>
      <w:marRight w:val="0"/>
      <w:marTop w:val="0"/>
      <w:marBottom w:val="0"/>
      <w:divBdr>
        <w:top w:val="none" w:sz="0" w:space="0" w:color="auto"/>
        <w:left w:val="none" w:sz="0" w:space="0" w:color="auto"/>
        <w:bottom w:val="none" w:sz="0" w:space="0" w:color="auto"/>
        <w:right w:val="none" w:sz="0" w:space="0" w:color="auto"/>
      </w:divBdr>
    </w:div>
    <w:div w:id="1887521330">
      <w:bodyDiv w:val="1"/>
      <w:marLeft w:val="0"/>
      <w:marRight w:val="0"/>
      <w:marTop w:val="0"/>
      <w:marBottom w:val="0"/>
      <w:divBdr>
        <w:top w:val="none" w:sz="0" w:space="0" w:color="auto"/>
        <w:left w:val="none" w:sz="0" w:space="0" w:color="auto"/>
        <w:bottom w:val="none" w:sz="0" w:space="0" w:color="auto"/>
        <w:right w:val="none" w:sz="0" w:space="0" w:color="auto"/>
      </w:divBdr>
    </w:div>
    <w:div w:id="1887643664">
      <w:bodyDiv w:val="1"/>
      <w:marLeft w:val="0"/>
      <w:marRight w:val="0"/>
      <w:marTop w:val="0"/>
      <w:marBottom w:val="0"/>
      <w:divBdr>
        <w:top w:val="none" w:sz="0" w:space="0" w:color="auto"/>
        <w:left w:val="none" w:sz="0" w:space="0" w:color="auto"/>
        <w:bottom w:val="none" w:sz="0" w:space="0" w:color="auto"/>
        <w:right w:val="none" w:sz="0" w:space="0" w:color="auto"/>
      </w:divBdr>
    </w:div>
    <w:div w:id="1887833497">
      <w:bodyDiv w:val="1"/>
      <w:marLeft w:val="0"/>
      <w:marRight w:val="0"/>
      <w:marTop w:val="0"/>
      <w:marBottom w:val="0"/>
      <w:divBdr>
        <w:top w:val="none" w:sz="0" w:space="0" w:color="auto"/>
        <w:left w:val="none" w:sz="0" w:space="0" w:color="auto"/>
        <w:bottom w:val="none" w:sz="0" w:space="0" w:color="auto"/>
        <w:right w:val="none" w:sz="0" w:space="0" w:color="auto"/>
      </w:divBdr>
    </w:div>
    <w:div w:id="1888838889">
      <w:bodyDiv w:val="1"/>
      <w:marLeft w:val="0"/>
      <w:marRight w:val="0"/>
      <w:marTop w:val="0"/>
      <w:marBottom w:val="0"/>
      <w:divBdr>
        <w:top w:val="none" w:sz="0" w:space="0" w:color="auto"/>
        <w:left w:val="none" w:sz="0" w:space="0" w:color="auto"/>
        <w:bottom w:val="none" w:sz="0" w:space="0" w:color="auto"/>
        <w:right w:val="none" w:sz="0" w:space="0" w:color="auto"/>
      </w:divBdr>
    </w:div>
    <w:div w:id="1889106828">
      <w:bodyDiv w:val="1"/>
      <w:marLeft w:val="0"/>
      <w:marRight w:val="0"/>
      <w:marTop w:val="0"/>
      <w:marBottom w:val="0"/>
      <w:divBdr>
        <w:top w:val="none" w:sz="0" w:space="0" w:color="auto"/>
        <w:left w:val="none" w:sz="0" w:space="0" w:color="auto"/>
        <w:bottom w:val="none" w:sz="0" w:space="0" w:color="auto"/>
        <w:right w:val="none" w:sz="0" w:space="0" w:color="auto"/>
      </w:divBdr>
    </w:div>
    <w:div w:id="1889300623">
      <w:bodyDiv w:val="1"/>
      <w:marLeft w:val="0"/>
      <w:marRight w:val="0"/>
      <w:marTop w:val="0"/>
      <w:marBottom w:val="0"/>
      <w:divBdr>
        <w:top w:val="none" w:sz="0" w:space="0" w:color="auto"/>
        <w:left w:val="none" w:sz="0" w:space="0" w:color="auto"/>
        <w:bottom w:val="none" w:sz="0" w:space="0" w:color="auto"/>
        <w:right w:val="none" w:sz="0" w:space="0" w:color="auto"/>
      </w:divBdr>
    </w:div>
    <w:div w:id="1889801390">
      <w:bodyDiv w:val="1"/>
      <w:marLeft w:val="0"/>
      <w:marRight w:val="0"/>
      <w:marTop w:val="0"/>
      <w:marBottom w:val="0"/>
      <w:divBdr>
        <w:top w:val="none" w:sz="0" w:space="0" w:color="auto"/>
        <w:left w:val="none" w:sz="0" w:space="0" w:color="auto"/>
        <w:bottom w:val="none" w:sz="0" w:space="0" w:color="auto"/>
        <w:right w:val="none" w:sz="0" w:space="0" w:color="auto"/>
      </w:divBdr>
    </w:div>
    <w:div w:id="1889880670">
      <w:bodyDiv w:val="1"/>
      <w:marLeft w:val="0"/>
      <w:marRight w:val="0"/>
      <w:marTop w:val="0"/>
      <w:marBottom w:val="0"/>
      <w:divBdr>
        <w:top w:val="none" w:sz="0" w:space="0" w:color="auto"/>
        <w:left w:val="none" w:sz="0" w:space="0" w:color="auto"/>
        <w:bottom w:val="none" w:sz="0" w:space="0" w:color="auto"/>
        <w:right w:val="none" w:sz="0" w:space="0" w:color="auto"/>
      </w:divBdr>
    </w:div>
    <w:div w:id="1890147521">
      <w:bodyDiv w:val="1"/>
      <w:marLeft w:val="0"/>
      <w:marRight w:val="0"/>
      <w:marTop w:val="0"/>
      <w:marBottom w:val="0"/>
      <w:divBdr>
        <w:top w:val="none" w:sz="0" w:space="0" w:color="auto"/>
        <w:left w:val="none" w:sz="0" w:space="0" w:color="auto"/>
        <w:bottom w:val="none" w:sz="0" w:space="0" w:color="auto"/>
        <w:right w:val="none" w:sz="0" w:space="0" w:color="auto"/>
      </w:divBdr>
    </w:div>
    <w:div w:id="1891111172">
      <w:bodyDiv w:val="1"/>
      <w:marLeft w:val="0"/>
      <w:marRight w:val="0"/>
      <w:marTop w:val="0"/>
      <w:marBottom w:val="0"/>
      <w:divBdr>
        <w:top w:val="none" w:sz="0" w:space="0" w:color="auto"/>
        <w:left w:val="none" w:sz="0" w:space="0" w:color="auto"/>
        <w:bottom w:val="none" w:sz="0" w:space="0" w:color="auto"/>
        <w:right w:val="none" w:sz="0" w:space="0" w:color="auto"/>
      </w:divBdr>
    </w:div>
    <w:div w:id="1891114286">
      <w:bodyDiv w:val="1"/>
      <w:marLeft w:val="0"/>
      <w:marRight w:val="0"/>
      <w:marTop w:val="0"/>
      <w:marBottom w:val="0"/>
      <w:divBdr>
        <w:top w:val="none" w:sz="0" w:space="0" w:color="auto"/>
        <w:left w:val="none" w:sz="0" w:space="0" w:color="auto"/>
        <w:bottom w:val="none" w:sz="0" w:space="0" w:color="auto"/>
        <w:right w:val="none" w:sz="0" w:space="0" w:color="auto"/>
      </w:divBdr>
    </w:div>
    <w:div w:id="1891458559">
      <w:bodyDiv w:val="1"/>
      <w:marLeft w:val="0"/>
      <w:marRight w:val="0"/>
      <w:marTop w:val="0"/>
      <w:marBottom w:val="0"/>
      <w:divBdr>
        <w:top w:val="none" w:sz="0" w:space="0" w:color="auto"/>
        <w:left w:val="none" w:sz="0" w:space="0" w:color="auto"/>
        <w:bottom w:val="none" w:sz="0" w:space="0" w:color="auto"/>
        <w:right w:val="none" w:sz="0" w:space="0" w:color="auto"/>
      </w:divBdr>
    </w:div>
    <w:div w:id="1892184127">
      <w:bodyDiv w:val="1"/>
      <w:marLeft w:val="0"/>
      <w:marRight w:val="0"/>
      <w:marTop w:val="0"/>
      <w:marBottom w:val="0"/>
      <w:divBdr>
        <w:top w:val="none" w:sz="0" w:space="0" w:color="auto"/>
        <w:left w:val="none" w:sz="0" w:space="0" w:color="auto"/>
        <w:bottom w:val="none" w:sz="0" w:space="0" w:color="auto"/>
        <w:right w:val="none" w:sz="0" w:space="0" w:color="auto"/>
      </w:divBdr>
    </w:div>
    <w:div w:id="1892228964">
      <w:bodyDiv w:val="1"/>
      <w:marLeft w:val="0"/>
      <w:marRight w:val="0"/>
      <w:marTop w:val="0"/>
      <w:marBottom w:val="0"/>
      <w:divBdr>
        <w:top w:val="none" w:sz="0" w:space="0" w:color="auto"/>
        <w:left w:val="none" w:sz="0" w:space="0" w:color="auto"/>
        <w:bottom w:val="none" w:sz="0" w:space="0" w:color="auto"/>
        <w:right w:val="none" w:sz="0" w:space="0" w:color="auto"/>
      </w:divBdr>
    </w:div>
    <w:div w:id="1892306153">
      <w:bodyDiv w:val="1"/>
      <w:marLeft w:val="0"/>
      <w:marRight w:val="0"/>
      <w:marTop w:val="0"/>
      <w:marBottom w:val="0"/>
      <w:divBdr>
        <w:top w:val="none" w:sz="0" w:space="0" w:color="auto"/>
        <w:left w:val="none" w:sz="0" w:space="0" w:color="auto"/>
        <w:bottom w:val="none" w:sz="0" w:space="0" w:color="auto"/>
        <w:right w:val="none" w:sz="0" w:space="0" w:color="auto"/>
      </w:divBdr>
    </w:div>
    <w:div w:id="1893341418">
      <w:bodyDiv w:val="1"/>
      <w:marLeft w:val="0"/>
      <w:marRight w:val="0"/>
      <w:marTop w:val="0"/>
      <w:marBottom w:val="0"/>
      <w:divBdr>
        <w:top w:val="none" w:sz="0" w:space="0" w:color="auto"/>
        <w:left w:val="none" w:sz="0" w:space="0" w:color="auto"/>
        <w:bottom w:val="none" w:sz="0" w:space="0" w:color="auto"/>
        <w:right w:val="none" w:sz="0" w:space="0" w:color="auto"/>
      </w:divBdr>
    </w:div>
    <w:div w:id="1894147826">
      <w:bodyDiv w:val="1"/>
      <w:marLeft w:val="0"/>
      <w:marRight w:val="0"/>
      <w:marTop w:val="0"/>
      <w:marBottom w:val="0"/>
      <w:divBdr>
        <w:top w:val="none" w:sz="0" w:space="0" w:color="auto"/>
        <w:left w:val="none" w:sz="0" w:space="0" w:color="auto"/>
        <w:bottom w:val="none" w:sz="0" w:space="0" w:color="auto"/>
        <w:right w:val="none" w:sz="0" w:space="0" w:color="auto"/>
      </w:divBdr>
    </w:div>
    <w:div w:id="1894151994">
      <w:bodyDiv w:val="1"/>
      <w:marLeft w:val="0"/>
      <w:marRight w:val="0"/>
      <w:marTop w:val="0"/>
      <w:marBottom w:val="0"/>
      <w:divBdr>
        <w:top w:val="none" w:sz="0" w:space="0" w:color="auto"/>
        <w:left w:val="none" w:sz="0" w:space="0" w:color="auto"/>
        <w:bottom w:val="none" w:sz="0" w:space="0" w:color="auto"/>
        <w:right w:val="none" w:sz="0" w:space="0" w:color="auto"/>
      </w:divBdr>
    </w:div>
    <w:div w:id="1894802780">
      <w:bodyDiv w:val="1"/>
      <w:marLeft w:val="0"/>
      <w:marRight w:val="0"/>
      <w:marTop w:val="0"/>
      <w:marBottom w:val="0"/>
      <w:divBdr>
        <w:top w:val="none" w:sz="0" w:space="0" w:color="auto"/>
        <w:left w:val="none" w:sz="0" w:space="0" w:color="auto"/>
        <w:bottom w:val="none" w:sz="0" w:space="0" w:color="auto"/>
        <w:right w:val="none" w:sz="0" w:space="0" w:color="auto"/>
      </w:divBdr>
    </w:div>
    <w:div w:id="1894851716">
      <w:bodyDiv w:val="1"/>
      <w:marLeft w:val="0"/>
      <w:marRight w:val="0"/>
      <w:marTop w:val="0"/>
      <w:marBottom w:val="0"/>
      <w:divBdr>
        <w:top w:val="none" w:sz="0" w:space="0" w:color="auto"/>
        <w:left w:val="none" w:sz="0" w:space="0" w:color="auto"/>
        <w:bottom w:val="none" w:sz="0" w:space="0" w:color="auto"/>
        <w:right w:val="none" w:sz="0" w:space="0" w:color="auto"/>
      </w:divBdr>
    </w:div>
    <w:div w:id="1896697835">
      <w:bodyDiv w:val="1"/>
      <w:marLeft w:val="0"/>
      <w:marRight w:val="0"/>
      <w:marTop w:val="0"/>
      <w:marBottom w:val="0"/>
      <w:divBdr>
        <w:top w:val="none" w:sz="0" w:space="0" w:color="auto"/>
        <w:left w:val="none" w:sz="0" w:space="0" w:color="auto"/>
        <w:bottom w:val="none" w:sz="0" w:space="0" w:color="auto"/>
        <w:right w:val="none" w:sz="0" w:space="0" w:color="auto"/>
      </w:divBdr>
    </w:div>
    <w:div w:id="1897234364">
      <w:bodyDiv w:val="1"/>
      <w:marLeft w:val="0"/>
      <w:marRight w:val="0"/>
      <w:marTop w:val="0"/>
      <w:marBottom w:val="0"/>
      <w:divBdr>
        <w:top w:val="none" w:sz="0" w:space="0" w:color="auto"/>
        <w:left w:val="none" w:sz="0" w:space="0" w:color="auto"/>
        <w:bottom w:val="none" w:sz="0" w:space="0" w:color="auto"/>
        <w:right w:val="none" w:sz="0" w:space="0" w:color="auto"/>
      </w:divBdr>
    </w:div>
    <w:div w:id="1898741072">
      <w:bodyDiv w:val="1"/>
      <w:marLeft w:val="0"/>
      <w:marRight w:val="0"/>
      <w:marTop w:val="0"/>
      <w:marBottom w:val="0"/>
      <w:divBdr>
        <w:top w:val="none" w:sz="0" w:space="0" w:color="auto"/>
        <w:left w:val="none" w:sz="0" w:space="0" w:color="auto"/>
        <w:bottom w:val="none" w:sz="0" w:space="0" w:color="auto"/>
        <w:right w:val="none" w:sz="0" w:space="0" w:color="auto"/>
      </w:divBdr>
    </w:div>
    <w:div w:id="1899969640">
      <w:bodyDiv w:val="1"/>
      <w:marLeft w:val="0"/>
      <w:marRight w:val="0"/>
      <w:marTop w:val="0"/>
      <w:marBottom w:val="0"/>
      <w:divBdr>
        <w:top w:val="none" w:sz="0" w:space="0" w:color="auto"/>
        <w:left w:val="none" w:sz="0" w:space="0" w:color="auto"/>
        <w:bottom w:val="none" w:sz="0" w:space="0" w:color="auto"/>
        <w:right w:val="none" w:sz="0" w:space="0" w:color="auto"/>
      </w:divBdr>
    </w:div>
    <w:div w:id="1900094929">
      <w:bodyDiv w:val="1"/>
      <w:marLeft w:val="0"/>
      <w:marRight w:val="0"/>
      <w:marTop w:val="0"/>
      <w:marBottom w:val="0"/>
      <w:divBdr>
        <w:top w:val="none" w:sz="0" w:space="0" w:color="auto"/>
        <w:left w:val="none" w:sz="0" w:space="0" w:color="auto"/>
        <w:bottom w:val="none" w:sz="0" w:space="0" w:color="auto"/>
        <w:right w:val="none" w:sz="0" w:space="0" w:color="auto"/>
      </w:divBdr>
    </w:div>
    <w:div w:id="1900438529">
      <w:bodyDiv w:val="1"/>
      <w:marLeft w:val="0"/>
      <w:marRight w:val="0"/>
      <w:marTop w:val="0"/>
      <w:marBottom w:val="0"/>
      <w:divBdr>
        <w:top w:val="none" w:sz="0" w:space="0" w:color="auto"/>
        <w:left w:val="none" w:sz="0" w:space="0" w:color="auto"/>
        <w:bottom w:val="none" w:sz="0" w:space="0" w:color="auto"/>
        <w:right w:val="none" w:sz="0" w:space="0" w:color="auto"/>
      </w:divBdr>
    </w:div>
    <w:div w:id="1900508921">
      <w:bodyDiv w:val="1"/>
      <w:marLeft w:val="0"/>
      <w:marRight w:val="0"/>
      <w:marTop w:val="0"/>
      <w:marBottom w:val="0"/>
      <w:divBdr>
        <w:top w:val="none" w:sz="0" w:space="0" w:color="auto"/>
        <w:left w:val="none" w:sz="0" w:space="0" w:color="auto"/>
        <w:bottom w:val="none" w:sz="0" w:space="0" w:color="auto"/>
        <w:right w:val="none" w:sz="0" w:space="0" w:color="auto"/>
      </w:divBdr>
    </w:div>
    <w:div w:id="1901330621">
      <w:bodyDiv w:val="1"/>
      <w:marLeft w:val="0"/>
      <w:marRight w:val="0"/>
      <w:marTop w:val="0"/>
      <w:marBottom w:val="0"/>
      <w:divBdr>
        <w:top w:val="none" w:sz="0" w:space="0" w:color="auto"/>
        <w:left w:val="none" w:sz="0" w:space="0" w:color="auto"/>
        <w:bottom w:val="none" w:sz="0" w:space="0" w:color="auto"/>
        <w:right w:val="none" w:sz="0" w:space="0" w:color="auto"/>
      </w:divBdr>
    </w:div>
    <w:div w:id="1901398926">
      <w:bodyDiv w:val="1"/>
      <w:marLeft w:val="0"/>
      <w:marRight w:val="0"/>
      <w:marTop w:val="0"/>
      <w:marBottom w:val="0"/>
      <w:divBdr>
        <w:top w:val="none" w:sz="0" w:space="0" w:color="auto"/>
        <w:left w:val="none" w:sz="0" w:space="0" w:color="auto"/>
        <w:bottom w:val="none" w:sz="0" w:space="0" w:color="auto"/>
        <w:right w:val="none" w:sz="0" w:space="0" w:color="auto"/>
      </w:divBdr>
    </w:div>
    <w:div w:id="1901938996">
      <w:bodyDiv w:val="1"/>
      <w:marLeft w:val="0"/>
      <w:marRight w:val="0"/>
      <w:marTop w:val="0"/>
      <w:marBottom w:val="0"/>
      <w:divBdr>
        <w:top w:val="none" w:sz="0" w:space="0" w:color="auto"/>
        <w:left w:val="none" w:sz="0" w:space="0" w:color="auto"/>
        <w:bottom w:val="none" w:sz="0" w:space="0" w:color="auto"/>
        <w:right w:val="none" w:sz="0" w:space="0" w:color="auto"/>
      </w:divBdr>
    </w:div>
    <w:div w:id="1902137895">
      <w:bodyDiv w:val="1"/>
      <w:marLeft w:val="0"/>
      <w:marRight w:val="0"/>
      <w:marTop w:val="0"/>
      <w:marBottom w:val="0"/>
      <w:divBdr>
        <w:top w:val="none" w:sz="0" w:space="0" w:color="auto"/>
        <w:left w:val="none" w:sz="0" w:space="0" w:color="auto"/>
        <w:bottom w:val="none" w:sz="0" w:space="0" w:color="auto"/>
        <w:right w:val="none" w:sz="0" w:space="0" w:color="auto"/>
      </w:divBdr>
    </w:div>
    <w:div w:id="1902204193">
      <w:bodyDiv w:val="1"/>
      <w:marLeft w:val="0"/>
      <w:marRight w:val="0"/>
      <w:marTop w:val="0"/>
      <w:marBottom w:val="0"/>
      <w:divBdr>
        <w:top w:val="none" w:sz="0" w:space="0" w:color="auto"/>
        <w:left w:val="none" w:sz="0" w:space="0" w:color="auto"/>
        <w:bottom w:val="none" w:sz="0" w:space="0" w:color="auto"/>
        <w:right w:val="none" w:sz="0" w:space="0" w:color="auto"/>
      </w:divBdr>
    </w:div>
    <w:div w:id="1902787212">
      <w:bodyDiv w:val="1"/>
      <w:marLeft w:val="0"/>
      <w:marRight w:val="0"/>
      <w:marTop w:val="0"/>
      <w:marBottom w:val="0"/>
      <w:divBdr>
        <w:top w:val="none" w:sz="0" w:space="0" w:color="auto"/>
        <w:left w:val="none" w:sz="0" w:space="0" w:color="auto"/>
        <w:bottom w:val="none" w:sz="0" w:space="0" w:color="auto"/>
        <w:right w:val="none" w:sz="0" w:space="0" w:color="auto"/>
      </w:divBdr>
    </w:div>
    <w:div w:id="1902864376">
      <w:bodyDiv w:val="1"/>
      <w:marLeft w:val="0"/>
      <w:marRight w:val="0"/>
      <w:marTop w:val="0"/>
      <w:marBottom w:val="0"/>
      <w:divBdr>
        <w:top w:val="none" w:sz="0" w:space="0" w:color="auto"/>
        <w:left w:val="none" w:sz="0" w:space="0" w:color="auto"/>
        <w:bottom w:val="none" w:sz="0" w:space="0" w:color="auto"/>
        <w:right w:val="none" w:sz="0" w:space="0" w:color="auto"/>
      </w:divBdr>
    </w:div>
    <w:div w:id="1903757010">
      <w:bodyDiv w:val="1"/>
      <w:marLeft w:val="0"/>
      <w:marRight w:val="0"/>
      <w:marTop w:val="0"/>
      <w:marBottom w:val="0"/>
      <w:divBdr>
        <w:top w:val="none" w:sz="0" w:space="0" w:color="auto"/>
        <w:left w:val="none" w:sz="0" w:space="0" w:color="auto"/>
        <w:bottom w:val="none" w:sz="0" w:space="0" w:color="auto"/>
        <w:right w:val="none" w:sz="0" w:space="0" w:color="auto"/>
      </w:divBdr>
    </w:div>
    <w:div w:id="1905024588">
      <w:bodyDiv w:val="1"/>
      <w:marLeft w:val="0"/>
      <w:marRight w:val="0"/>
      <w:marTop w:val="0"/>
      <w:marBottom w:val="0"/>
      <w:divBdr>
        <w:top w:val="none" w:sz="0" w:space="0" w:color="auto"/>
        <w:left w:val="none" w:sz="0" w:space="0" w:color="auto"/>
        <w:bottom w:val="none" w:sz="0" w:space="0" w:color="auto"/>
        <w:right w:val="none" w:sz="0" w:space="0" w:color="auto"/>
      </w:divBdr>
    </w:div>
    <w:div w:id="1905329609">
      <w:bodyDiv w:val="1"/>
      <w:marLeft w:val="0"/>
      <w:marRight w:val="0"/>
      <w:marTop w:val="0"/>
      <w:marBottom w:val="0"/>
      <w:divBdr>
        <w:top w:val="none" w:sz="0" w:space="0" w:color="auto"/>
        <w:left w:val="none" w:sz="0" w:space="0" w:color="auto"/>
        <w:bottom w:val="none" w:sz="0" w:space="0" w:color="auto"/>
        <w:right w:val="none" w:sz="0" w:space="0" w:color="auto"/>
      </w:divBdr>
    </w:div>
    <w:div w:id="1906599027">
      <w:bodyDiv w:val="1"/>
      <w:marLeft w:val="0"/>
      <w:marRight w:val="0"/>
      <w:marTop w:val="0"/>
      <w:marBottom w:val="0"/>
      <w:divBdr>
        <w:top w:val="none" w:sz="0" w:space="0" w:color="auto"/>
        <w:left w:val="none" w:sz="0" w:space="0" w:color="auto"/>
        <w:bottom w:val="none" w:sz="0" w:space="0" w:color="auto"/>
        <w:right w:val="none" w:sz="0" w:space="0" w:color="auto"/>
      </w:divBdr>
    </w:div>
    <w:div w:id="1907257991">
      <w:bodyDiv w:val="1"/>
      <w:marLeft w:val="0"/>
      <w:marRight w:val="0"/>
      <w:marTop w:val="0"/>
      <w:marBottom w:val="0"/>
      <w:divBdr>
        <w:top w:val="none" w:sz="0" w:space="0" w:color="auto"/>
        <w:left w:val="none" w:sz="0" w:space="0" w:color="auto"/>
        <w:bottom w:val="none" w:sz="0" w:space="0" w:color="auto"/>
        <w:right w:val="none" w:sz="0" w:space="0" w:color="auto"/>
      </w:divBdr>
    </w:div>
    <w:div w:id="1907952486">
      <w:bodyDiv w:val="1"/>
      <w:marLeft w:val="0"/>
      <w:marRight w:val="0"/>
      <w:marTop w:val="0"/>
      <w:marBottom w:val="0"/>
      <w:divBdr>
        <w:top w:val="none" w:sz="0" w:space="0" w:color="auto"/>
        <w:left w:val="none" w:sz="0" w:space="0" w:color="auto"/>
        <w:bottom w:val="none" w:sz="0" w:space="0" w:color="auto"/>
        <w:right w:val="none" w:sz="0" w:space="0" w:color="auto"/>
      </w:divBdr>
    </w:div>
    <w:div w:id="1908030375">
      <w:bodyDiv w:val="1"/>
      <w:marLeft w:val="0"/>
      <w:marRight w:val="0"/>
      <w:marTop w:val="0"/>
      <w:marBottom w:val="0"/>
      <w:divBdr>
        <w:top w:val="none" w:sz="0" w:space="0" w:color="auto"/>
        <w:left w:val="none" w:sz="0" w:space="0" w:color="auto"/>
        <w:bottom w:val="none" w:sz="0" w:space="0" w:color="auto"/>
        <w:right w:val="none" w:sz="0" w:space="0" w:color="auto"/>
      </w:divBdr>
    </w:div>
    <w:div w:id="1908301185">
      <w:bodyDiv w:val="1"/>
      <w:marLeft w:val="0"/>
      <w:marRight w:val="0"/>
      <w:marTop w:val="0"/>
      <w:marBottom w:val="0"/>
      <w:divBdr>
        <w:top w:val="none" w:sz="0" w:space="0" w:color="auto"/>
        <w:left w:val="none" w:sz="0" w:space="0" w:color="auto"/>
        <w:bottom w:val="none" w:sz="0" w:space="0" w:color="auto"/>
        <w:right w:val="none" w:sz="0" w:space="0" w:color="auto"/>
      </w:divBdr>
    </w:div>
    <w:div w:id="1908684485">
      <w:bodyDiv w:val="1"/>
      <w:marLeft w:val="0"/>
      <w:marRight w:val="0"/>
      <w:marTop w:val="0"/>
      <w:marBottom w:val="0"/>
      <w:divBdr>
        <w:top w:val="none" w:sz="0" w:space="0" w:color="auto"/>
        <w:left w:val="none" w:sz="0" w:space="0" w:color="auto"/>
        <w:bottom w:val="none" w:sz="0" w:space="0" w:color="auto"/>
        <w:right w:val="none" w:sz="0" w:space="0" w:color="auto"/>
      </w:divBdr>
    </w:div>
    <w:div w:id="1908878024">
      <w:bodyDiv w:val="1"/>
      <w:marLeft w:val="0"/>
      <w:marRight w:val="0"/>
      <w:marTop w:val="0"/>
      <w:marBottom w:val="0"/>
      <w:divBdr>
        <w:top w:val="none" w:sz="0" w:space="0" w:color="auto"/>
        <w:left w:val="none" w:sz="0" w:space="0" w:color="auto"/>
        <w:bottom w:val="none" w:sz="0" w:space="0" w:color="auto"/>
        <w:right w:val="none" w:sz="0" w:space="0" w:color="auto"/>
      </w:divBdr>
    </w:div>
    <w:div w:id="1909147313">
      <w:bodyDiv w:val="1"/>
      <w:marLeft w:val="0"/>
      <w:marRight w:val="0"/>
      <w:marTop w:val="0"/>
      <w:marBottom w:val="0"/>
      <w:divBdr>
        <w:top w:val="none" w:sz="0" w:space="0" w:color="auto"/>
        <w:left w:val="none" w:sz="0" w:space="0" w:color="auto"/>
        <w:bottom w:val="none" w:sz="0" w:space="0" w:color="auto"/>
        <w:right w:val="none" w:sz="0" w:space="0" w:color="auto"/>
      </w:divBdr>
    </w:div>
    <w:div w:id="1909266732">
      <w:bodyDiv w:val="1"/>
      <w:marLeft w:val="0"/>
      <w:marRight w:val="0"/>
      <w:marTop w:val="0"/>
      <w:marBottom w:val="0"/>
      <w:divBdr>
        <w:top w:val="none" w:sz="0" w:space="0" w:color="auto"/>
        <w:left w:val="none" w:sz="0" w:space="0" w:color="auto"/>
        <w:bottom w:val="none" w:sz="0" w:space="0" w:color="auto"/>
        <w:right w:val="none" w:sz="0" w:space="0" w:color="auto"/>
      </w:divBdr>
    </w:div>
    <w:div w:id="1909613087">
      <w:bodyDiv w:val="1"/>
      <w:marLeft w:val="0"/>
      <w:marRight w:val="0"/>
      <w:marTop w:val="0"/>
      <w:marBottom w:val="0"/>
      <w:divBdr>
        <w:top w:val="none" w:sz="0" w:space="0" w:color="auto"/>
        <w:left w:val="none" w:sz="0" w:space="0" w:color="auto"/>
        <w:bottom w:val="none" w:sz="0" w:space="0" w:color="auto"/>
        <w:right w:val="none" w:sz="0" w:space="0" w:color="auto"/>
      </w:divBdr>
    </w:div>
    <w:div w:id="1910533084">
      <w:bodyDiv w:val="1"/>
      <w:marLeft w:val="0"/>
      <w:marRight w:val="0"/>
      <w:marTop w:val="0"/>
      <w:marBottom w:val="0"/>
      <w:divBdr>
        <w:top w:val="none" w:sz="0" w:space="0" w:color="auto"/>
        <w:left w:val="none" w:sz="0" w:space="0" w:color="auto"/>
        <w:bottom w:val="none" w:sz="0" w:space="0" w:color="auto"/>
        <w:right w:val="none" w:sz="0" w:space="0" w:color="auto"/>
      </w:divBdr>
    </w:div>
    <w:div w:id="1911646487">
      <w:bodyDiv w:val="1"/>
      <w:marLeft w:val="0"/>
      <w:marRight w:val="0"/>
      <w:marTop w:val="0"/>
      <w:marBottom w:val="0"/>
      <w:divBdr>
        <w:top w:val="none" w:sz="0" w:space="0" w:color="auto"/>
        <w:left w:val="none" w:sz="0" w:space="0" w:color="auto"/>
        <w:bottom w:val="none" w:sz="0" w:space="0" w:color="auto"/>
        <w:right w:val="none" w:sz="0" w:space="0" w:color="auto"/>
      </w:divBdr>
    </w:div>
    <w:div w:id="1912694045">
      <w:bodyDiv w:val="1"/>
      <w:marLeft w:val="0"/>
      <w:marRight w:val="0"/>
      <w:marTop w:val="0"/>
      <w:marBottom w:val="0"/>
      <w:divBdr>
        <w:top w:val="none" w:sz="0" w:space="0" w:color="auto"/>
        <w:left w:val="none" w:sz="0" w:space="0" w:color="auto"/>
        <w:bottom w:val="none" w:sz="0" w:space="0" w:color="auto"/>
        <w:right w:val="none" w:sz="0" w:space="0" w:color="auto"/>
      </w:divBdr>
    </w:div>
    <w:div w:id="1912806129">
      <w:bodyDiv w:val="1"/>
      <w:marLeft w:val="0"/>
      <w:marRight w:val="0"/>
      <w:marTop w:val="0"/>
      <w:marBottom w:val="0"/>
      <w:divBdr>
        <w:top w:val="none" w:sz="0" w:space="0" w:color="auto"/>
        <w:left w:val="none" w:sz="0" w:space="0" w:color="auto"/>
        <w:bottom w:val="none" w:sz="0" w:space="0" w:color="auto"/>
        <w:right w:val="none" w:sz="0" w:space="0" w:color="auto"/>
      </w:divBdr>
    </w:div>
    <w:div w:id="1913536729">
      <w:bodyDiv w:val="1"/>
      <w:marLeft w:val="0"/>
      <w:marRight w:val="0"/>
      <w:marTop w:val="0"/>
      <w:marBottom w:val="0"/>
      <w:divBdr>
        <w:top w:val="none" w:sz="0" w:space="0" w:color="auto"/>
        <w:left w:val="none" w:sz="0" w:space="0" w:color="auto"/>
        <w:bottom w:val="none" w:sz="0" w:space="0" w:color="auto"/>
        <w:right w:val="none" w:sz="0" w:space="0" w:color="auto"/>
      </w:divBdr>
    </w:div>
    <w:div w:id="1913856998">
      <w:bodyDiv w:val="1"/>
      <w:marLeft w:val="0"/>
      <w:marRight w:val="0"/>
      <w:marTop w:val="0"/>
      <w:marBottom w:val="0"/>
      <w:divBdr>
        <w:top w:val="none" w:sz="0" w:space="0" w:color="auto"/>
        <w:left w:val="none" w:sz="0" w:space="0" w:color="auto"/>
        <w:bottom w:val="none" w:sz="0" w:space="0" w:color="auto"/>
        <w:right w:val="none" w:sz="0" w:space="0" w:color="auto"/>
      </w:divBdr>
    </w:div>
    <w:div w:id="1914006700">
      <w:bodyDiv w:val="1"/>
      <w:marLeft w:val="0"/>
      <w:marRight w:val="0"/>
      <w:marTop w:val="0"/>
      <w:marBottom w:val="0"/>
      <w:divBdr>
        <w:top w:val="none" w:sz="0" w:space="0" w:color="auto"/>
        <w:left w:val="none" w:sz="0" w:space="0" w:color="auto"/>
        <w:bottom w:val="none" w:sz="0" w:space="0" w:color="auto"/>
        <w:right w:val="none" w:sz="0" w:space="0" w:color="auto"/>
      </w:divBdr>
    </w:div>
    <w:div w:id="1914118824">
      <w:bodyDiv w:val="1"/>
      <w:marLeft w:val="0"/>
      <w:marRight w:val="0"/>
      <w:marTop w:val="0"/>
      <w:marBottom w:val="0"/>
      <w:divBdr>
        <w:top w:val="none" w:sz="0" w:space="0" w:color="auto"/>
        <w:left w:val="none" w:sz="0" w:space="0" w:color="auto"/>
        <w:bottom w:val="none" w:sz="0" w:space="0" w:color="auto"/>
        <w:right w:val="none" w:sz="0" w:space="0" w:color="auto"/>
      </w:divBdr>
    </w:div>
    <w:div w:id="1914192960">
      <w:bodyDiv w:val="1"/>
      <w:marLeft w:val="0"/>
      <w:marRight w:val="0"/>
      <w:marTop w:val="0"/>
      <w:marBottom w:val="0"/>
      <w:divBdr>
        <w:top w:val="none" w:sz="0" w:space="0" w:color="auto"/>
        <w:left w:val="none" w:sz="0" w:space="0" w:color="auto"/>
        <w:bottom w:val="none" w:sz="0" w:space="0" w:color="auto"/>
        <w:right w:val="none" w:sz="0" w:space="0" w:color="auto"/>
      </w:divBdr>
    </w:div>
    <w:div w:id="1914702414">
      <w:bodyDiv w:val="1"/>
      <w:marLeft w:val="0"/>
      <w:marRight w:val="0"/>
      <w:marTop w:val="0"/>
      <w:marBottom w:val="0"/>
      <w:divBdr>
        <w:top w:val="none" w:sz="0" w:space="0" w:color="auto"/>
        <w:left w:val="none" w:sz="0" w:space="0" w:color="auto"/>
        <w:bottom w:val="none" w:sz="0" w:space="0" w:color="auto"/>
        <w:right w:val="none" w:sz="0" w:space="0" w:color="auto"/>
      </w:divBdr>
    </w:div>
    <w:div w:id="1914851963">
      <w:bodyDiv w:val="1"/>
      <w:marLeft w:val="0"/>
      <w:marRight w:val="0"/>
      <w:marTop w:val="0"/>
      <w:marBottom w:val="0"/>
      <w:divBdr>
        <w:top w:val="none" w:sz="0" w:space="0" w:color="auto"/>
        <w:left w:val="none" w:sz="0" w:space="0" w:color="auto"/>
        <w:bottom w:val="none" w:sz="0" w:space="0" w:color="auto"/>
        <w:right w:val="none" w:sz="0" w:space="0" w:color="auto"/>
      </w:divBdr>
    </w:div>
    <w:div w:id="1915361347">
      <w:bodyDiv w:val="1"/>
      <w:marLeft w:val="0"/>
      <w:marRight w:val="0"/>
      <w:marTop w:val="0"/>
      <w:marBottom w:val="0"/>
      <w:divBdr>
        <w:top w:val="none" w:sz="0" w:space="0" w:color="auto"/>
        <w:left w:val="none" w:sz="0" w:space="0" w:color="auto"/>
        <w:bottom w:val="none" w:sz="0" w:space="0" w:color="auto"/>
        <w:right w:val="none" w:sz="0" w:space="0" w:color="auto"/>
      </w:divBdr>
    </w:div>
    <w:div w:id="1916208349">
      <w:bodyDiv w:val="1"/>
      <w:marLeft w:val="0"/>
      <w:marRight w:val="0"/>
      <w:marTop w:val="0"/>
      <w:marBottom w:val="0"/>
      <w:divBdr>
        <w:top w:val="none" w:sz="0" w:space="0" w:color="auto"/>
        <w:left w:val="none" w:sz="0" w:space="0" w:color="auto"/>
        <w:bottom w:val="none" w:sz="0" w:space="0" w:color="auto"/>
        <w:right w:val="none" w:sz="0" w:space="0" w:color="auto"/>
      </w:divBdr>
    </w:div>
    <w:div w:id="1916474488">
      <w:bodyDiv w:val="1"/>
      <w:marLeft w:val="0"/>
      <w:marRight w:val="0"/>
      <w:marTop w:val="0"/>
      <w:marBottom w:val="0"/>
      <w:divBdr>
        <w:top w:val="none" w:sz="0" w:space="0" w:color="auto"/>
        <w:left w:val="none" w:sz="0" w:space="0" w:color="auto"/>
        <w:bottom w:val="none" w:sz="0" w:space="0" w:color="auto"/>
        <w:right w:val="none" w:sz="0" w:space="0" w:color="auto"/>
      </w:divBdr>
    </w:div>
    <w:div w:id="1916697833">
      <w:bodyDiv w:val="1"/>
      <w:marLeft w:val="0"/>
      <w:marRight w:val="0"/>
      <w:marTop w:val="0"/>
      <w:marBottom w:val="0"/>
      <w:divBdr>
        <w:top w:val="none" w:sz="0" w:space="0" w:color="auto"/>
        <w:left w:val="none" w:sz="0" w:space="0" w:color="auto"/>
        <w:bottom w:val="none" w:sz="0" w:space="0" w:color="auto"/>
        <w:right w:val="none" w:sz="0" w:space="0" w:color="auto"/>
      </w:divBdr>
    </w:div>
    <w:div w:id="1917352534">
      <w:bodyDiv w:val="1"/>
      <w:marLeft w:val="0"/>
      <w:marRight w:val="0"/>
      <w:marTop w:val="0"/>
      <w:marBottom w:val="0"/>
      <w:divBdr>
        <w:top w:val="none" w:sz="0" w:space="0" w:color="auto"/>
        <w:left w:val="none" w:sz="0" w:space="0" w:color="auto"/>
        <w:bottom w:val="none" w:sz="0" w:space="0" w:color="auto"/>
        <w:right w:val="none" w:sz="0" w:space="0" w:color="auto"/>
      </w:divBdr>
    </w:div>
    <w:div w:id="1918901081">
      <w:bodyDiv w:val="1"/>
      <w:marLeft w:val="0"/>
      <w:marRight w:val="0"/>
      <w:marTop w:val="0"/>
      <w:marBottom w:val="0"/>
      <w:divBdr>
        <w:top w:val="none" w:sz="0" w:space="0" w:color="auto"/>
        <w:left w:val="none" w:sz="0" w:space="0" w:color="auto"/>
        <w:bottom w:val="none" w:sz="0" w:space="0" w:color="auto"/>
        <w:right w:val="none" w:sz="0" w:space="0" w:color="auto"/>
      </w:divBdr>
    </w:div>
    <w:div w:id="1919168188">
      <w:bodyDiv w:val="1"/>
      <w:marLeft w:val="0"/>
      <w:marRight w:val="0"/>
      <w:marTop w:val="0"/>
      <w:marBottom w:val="0"/>
      <w:divBdr>
        <w:top w:val="none" w:sz="0" w:space="0" w:color="auto"/>
        <w:left w:val="none" w:sz="0" w:space="0" w:color="auto"/>
        <w:bottom w:val="none" w:sz="0" w:space="0" w:color="auto"/>
        <w:right w:val="none" w:sz="0" w:space="0" w:color="auto"/>
      </w:divBdr>
    </w:div>
    <w:div w:id="1919292713">
      <w:bodyDiv w:val="1"/>
      <w:marLeft w:val="0"/>
      <w:marRight w:val="0"/>
      <w:marTop w:val="0"/>
      <w:marBottom w:val="0"/>
      <w:divBdr>
        <w:top w:val="none" w:sz="0" w:space="0" w:color="auto"/>
        <w:left w:val="none" w:sz="0" w:space="0" w:color="auto"/>
        <w:bottom w:val="none" w:sz="0" w:space="0" w:color="auto"/>
        <w:right w:val="none" w:sz="0" w:space="0" w:color="auto"/>
      </w:divBdr>
    </w:div>
    <w:div w:id="1919366276">
      <w:bodyDiv w:val="1"/>
      <w:marLeft w:val="0"/>
      <w:marRight w:val="0"/>
      <w:marTop w:val="0"/>
      <w:marBottom w:val="0"/>
      <w:divBdr>
        <w:top w:val="none" w:sz="0" w:space="0" w:color="auto"/>
        <w:left w:val="none" w:sz="0" w:space="0" w:color="auto"/>
        <w:bottom w:val="none" w:sz="0" w:space="0" w:color="auto"/>
        <w:right w:val="none" w:sz="0" w:space="0" w:color="auto"/>
      </w:divBdr>
    </w:div>
    <w:div w:id="1919627615">
      <w:bodyDiv w:val="1"/>
      <w:marLeft w:val="0"/>
      <w:marRight w:val="0"/>
      <w:marTop w:val="0"/>
      <w:marBottom w:val="0"/>
      <w:divBdr>
        <w:top w:val="none" w:sz="0" w:space="0" w:color="auto"/>
        <w:left w:val="none" w:sz="0" w:space="0" w:color="auto"/>
        <w:bottom w:val="none" w:sz="0" w:space="0" w:color="auto"/>
        <w:right w:val="none" w:sz="0" w:space="0" w:color="auto"/>
      </w:divBdr>
    </w:div>
    <w:div w:id="1919706303">
      <w:bodyDiv w:val="1"/>
      <w:marLeft w:val="0"/>
      <w:marRight w:val="0"/>
      <w:marTop w:val="0"/>
      <w:marBottom w:val="0"/>
      <w:divBdr>
        <w:top w:val="none" w:sz="0" w:space="0" w:color="auto"/>
        <w:left w:val="none" w:sz="0" w:space="0" w:color="auto"/>
        <w:bottom w:val="none" w:sz="0" w:space="0" w:color="auto"/>
        <w:right w:val="none" w:sz="0" w:space="0" w:color="auto"/>
      </w:divBdr>
    </w:div>
    <w:div w:id="1921480713">
      <w:bodyDiv w:val="1"/>
      <w:marLeft w:val="0"/>
      <w:marRight w:val="0"/>
      <w:marTop w:val="0"/>
      <w:marBottom w:val="0"/>
      <w:divBdr>
        <w:top w:val="none" w:sz="0" w:space="0" w:color="auto"/>
        <w:left w:val="none" w:sz="0" w:space="0" w:color="auto"/>
        <w:bottom w:val="none" w:sz="0" w:space="0" w:color="auto"/>
        <w:right w:val="none" w:sz="0" w:space="0" w:color="auto"/>
      </w:divBdr>
    </w:div>
    <w:div w:id="1921794275">
      <w:bodyDiv w:val="1"/>
      <w:marLeft w:val="0"/>
      <w:marRight w:val="0"/>
      <w:marTop w:val="0"/>
      <w:marBottom w:val="0"/>
      <w:divBdr>
        <w:top w:val="none" w:sz="0" w:space="0" w:color="auto"/>
        <w:left w:val="none" w:sz="0" w:space="0" w:color="auto"/>
        <w:bottom w:val="none" w:sz="0" w:space="0" w:color="auto"/>
        <w:right w:val="none" w:sz="0" w:space="0" w:color="auto"/>
      </w:divBdr>
    </w:div>
    <w:div w:id="1922830472">
      <w:bodyDiv w:val="1"/>
      <w:marLeft w:val="0"/>
      <w:marRight w:val="0"/>
      <w:marTop w:val="0"/>
      <w:marBottom w:val="0"/>
      <w:divBdr>
        <w:top w:val="none" w:sz="0" w:space="0" w:color="auto"/>
        <w:left w:val="none" w:sz="0" w:space="0" w:color="auto"/>
        <w:bottom w:val="none" w:sz="0" w:space="0" w:color="auto"/>
        <w:right w:val="none" w:sz="0" w:space="0" w:color="auto"/>
      </w:divBdr>
    </w:div>
    <w:div w:id="1923027235">
      <w:bodyDiv w:val="1"/>
      <w:marLeft w:val="0"/>
      <w:marRight w:val="0"/>
      <w:marTop w:val="0"/>
      <w:marBottom w:val="0"/>
      <w:divBdr>
        <w:top w:val="none" w:sz="0" w:space="0" w:color="auto"/>
        <w:left w:val="none" w:sz="0" w:space="0" w:color="auto"/>
        <w:bottom w:val="none" w:sz="0" w:space="0" w:color="auto"/>
        <w:right w:val="none" w:sz="0" w:space="0" w:color="auto"/>
      </w:divBdr>
    </w:div>
    <w:div w:id="1923562992">
      <w:bodyDiv w:val="1"/>
      <w:marLeft w:val="0"/>
      <w:marRight w:val="0"/>
      <w:marTop w:val="0"/>
      <w:marBottom w:val="0"/>
      <w:divBdr>
        <w:top w:val="none" w:sz="0" w:space="0" w:color="auto"/>
        <w:left w:val="none" w:sz="0" w:space="0" w:color="auto"/>
        <w:bottom w:val="none" w:sz="0" w:space="0" w:color="auto"/>
        <w:right w:val="none" w:sz="0" w:space="0" w:color="auto"/>
      </w:divBdr>
    </w:div>
    <w:div w:id="1924100258">
      <w:bodyDiv w:val="1"/>
      <w:marLeft w:val="0"/>
      <w:marRight w:val="0"/>
      <w:marTop w:val="0"/>
      <w:marBottom w:val="0"/>
      <w:divBdr>
        <w:top w:val="none" w:sz="0" w:space="0" w:color="auto"/>
        <w:left w:val="none" w:sz="0" w:space="0" w:color="auto"/>
        <w:bottom w:val="none" w:sz="0" w:space="0" w:color="auto"/>
        <w:right w:val="none" w:sz="0" w:space="0" w:color="auto"/>
      </w:divBdr>
    </w:div>
    <w:div w:id="1924290540">
      <w:bodyDiv w:val="1"/>
      <w:marLeft w:val="0"/>
      <w:marRight w:val="0"/>
      <w:marTop w:val="0"/>
      <w:marBottom w:val="0"/>
      <w:divBdr>
        <w:top w:val="none" w:sz="0" w:space="0" w:color="auto"/>
        <w:left w:val="none" w:sz="0" w:space="0" w:color="auto"/>
        <w:bottom w:val="none" w:sz="0" w:space="0" w:color="auto"/>
        <w:right w:val="none" w:sz="0" w:space="0" w:color="auto"/>
      </w:divBdr>
    </w:div>
    <w:div w:id="1924681626">
      <w:bodyDiv w:val="1"/>
      <w:marLeft w:val="0"/>
      <w:marRight w:val="0"/>
      <w:marTop w:val="0"/>
      <w:marBottom w:val="0"/>
      <w:divBdr>
        <w:top w:val="none" w:sz="0" w:space="0" w:color="auto"/>
        <w:left w:val="none" w:sz="0" w:space="0" w:color="auto"/>
        <w:bottom w:val="none" w:sz="0" w:space="0" w:color="auto"/>
        <w:right w:val="none" w:sz="0" w:space="0" w:color="auto"/>
      </w:divBdr>
    </w:div>
    <w:div w:id="1924953586">
      <w:bodyDiv w:val="1"/>
      <w:marLeft w:val="0"/>
      <w:marRight w:val="0"/>
      <w:marTop w:val="0"/>
      <w:marBottom w:val="0"/>
      <w:divBdr>
        <w:top w:val="none" w:sz="0" w:space="0" w:color="auto"/>
        <w:left w:val="none" w:sz="0" w:space="0" w:color="auto"/>
        <w:bottom w:val="none" w:sz="0" w:space="0" w:color="auto"/>
        <w:right w:val="none" w:sz="0" w:space="0" w:color="auto"/>
      </w:divBdr>
    </w:div>
    <w:div w:id="1925993993">
      <w:bodyDiv w:val="1"/>
      <w:marLeft w:val="0"/>
      <w:marRight w:val="0"/>
      <w:marTop w:val="0"/>
      <w:marBottom w:val="0"/>
      <w:divBdr>
        <w:top w:val="none" w:sz="0" w:space="0" w:color="auto"/>
        <w:left w:val="none" w:sz="0" w:space="0" w:color="auto"/>
        <w:bottom w:val="none" w:sz="0" w:space="0" w:color="auto"/>
        <w:right w:val="none" w:sz="0" w:space="0" w:color="auto"/>
      </w:divBdr>
    </w:div>
    <w:div w:id="1926255437">
      <w:bodyDiv w:val="1"/>
      <w:marLeft w:val="0"/>
      <w:marRight w:val="0"/>
      <w:marTop w:val="0"/>
      <w:marBottom w:val="0"/>
      <w:divBdr>
        <w:top w:val="none" w:sz="0" w:space="0" w:color="auto"/>
        <w:left w:val="none" w:sz="0" w:space="0" w:color="auto"/>
        <w:bottom w:val="none" w:sz="0" w:space="0" w:color="auto"/>
        <w:right w:val="none" w:sz="0" w:space="0" w:color="auto"/>
      </w:divBdr>
    </w:div>
    <w:div w:id="1926527944">
      <w:bodyDiv w:val="1"/>
      <w:marLeft w:val="0"/>
      <w:marRight w:val="0"/>
      <w:marTop w:val="0"/>
      <w:marBottom w:val="0"/>
      <w:divBdr>
        <w:top w:val="none" w:sz="0" w:space="0" w:color="auto"/>
        <w:left w:val="none" w:sz="0" w:space="0" w:color="auto"/>
        <w:bottom w:val="none" w:sz="0" w:space="0" w:color="auto"/>
        <w:right w:val="none" w:sz="0" w:space="0" w:color="auto"/>
      </w:divBdr>
    </w:div>
    <w:div w:id="1926914473">
      <w:bodyDiv w:val="1"/>
      <w:marLeft w:val="0"/>
      <w:marRight w:val="0"/>
      <w:marTop w:val="0"/>
      <w:marBottom w:val="0"/>
      <w:divBdr>
        <w:top w:val="none" w:sz="0" w:space="0" w:color="auto"/>
        <w:left w:val="none" w:sz="0" w:space="0" w:color="auto"/>
        <w:bottom w:val="none" w:sz="0" w:space="0" w:color="auto"/>
        <w:right w:val="none" w:sz="0" w:space="0" w:color="auto"/>
      </w:divBdr>
    </w:div>
    <w:div w:id="1926958142">
      <w:bodyDiv w:val="1"/>
      <w:marLeft w:val="0"/>
      <w:marRight w:val="0"/>
      <w:marTop w:val="0"/>
      <w:marBottom w:val="0"/>
      <w:divBdr>
        <w:top w:val="none" w:sz="0" w:space="0" w:color="auto"/>
        <w:left w:val="none" w:sz="0" w:space="0" w:color="auto"/>
        <w:bottom w:val="none" w:sz="0" w:space="0" w:color="auto"/>
        <w:right w:val="none" w:sz="0" w:space="0" w:color="auto"/>
      </w:divBdr>
    </w:div>
    <w:div w:id="1927031124">
      <w:bodyDiv w:val="1"/>
      <w:marLeft w:val="0"/>
      <w:marRight w:val="0"/>
      <w:marTop w:val="0"/>
      <w:marBottom w:val="0"/>
      <w:divBdr>
        <w:top w:val="none" w:sz="0" w:space="0" w:color="auto"/>
        <w:left w:val="none" w:sz="0" w:space="0" w:color="auto"/>
        <w:bottom w:val="none" w:sz="0" w:space="0" w:color="auto"/>
        <w:right w:val="none" w:sz="0" w:space="0" w:color="auto"/>
      </w:divBdr>
    </w:div>
    <w:div w:id="1928226938">
      <w:bodyDiv w:val="1"/>
      <w:marLeft w:val="0"/>
      <w:marRight w:val="0"/>
      <w:marTop w:val="0"/>
      <w:marBottom w:val="0"/>
      <w:divBdr>
        <w:top w:val="none" w:sz="0" w:space="0" w:color="auto"/>
        <w:left w:val="none" w:sz="0" w:space="0" w:color="auto"/>
        <w:bottom w:val="none" w:sz="0" w:space="0" w:color="auto"/>
        <w:right w:val="none" w:sz="0" w:space="0" w:color="auto"/>
      </w:divBdr>
    </w:div>
    <w:div w:id="1928540222">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28885188">
      <w:bodyDiv w:val="1"/>
      <w:marLeft w:val="0"/>
      <w:marRight w:val="0"/>
      <w:marTop w:val="0"/>
      <w:marBottom w:val="0"/>
      <w:divBdr>
        <w:top w:val="none" w:sz="0" w:space="0" w:color="auto"/>
        <w:left w:val="none" w:sz="0" w:space="0" w:color="auto"/>
        <w:bottom w:val="none" w:sz="0" w:space="0" w:color="auto"/>
        <w:right w:val="none" w:sz="0" w:space="0" w:color="auto"/>
      </w:divBdr>
    </w:div>
    <w:div w:id="1929001267">
      <w:bodyDiv w:val="1"/>
      <w:marLeft w:val="0"/>
      <w:marRight w:val="0"/>
      <w:marTop w:val="0"/>
      <w:marBottom w:val="0"/>
      <w:divBdr>
        <w:top w:val="none" w:sz="0" w:space="0" w:color="auto"/>
        <w:left w:val="none" w:sz="0" w:space="0" w:color="auto"/>
        <w:bottom w:val="none" w:sz="0" w:space="0" w:color="auto"/>
        <w:right w:val="none" w:sz="0" w:space="0" w:color="auto"/>
      </w:divBdr>
    </w:div>
    <w:div w:id="1929581312">
      <w:bodyDiv w:val="1"/>
      <w:marLeft w:val="0"/>
      <w:marRight w:val="0"/>
      <w:marTop w:val="0"/>
      <w:marBottom w:val="0"/>
      <w:divBdr>
        <w:top w:val="none" w:sz="0" w:space="0" w:color="auto"/>
        <w:left w:val="none" w:sz="0" w:space="0" w:color="auto"/>
        <w:bottom w:val="none" w:sz="0" w:space="0" w:color="auto"/>
        <w:right w:val="none" w:sz="0" w:space="0" w:color="auto"/>
      </w:divBdr>
    </w:div>
    <w:div w:id="1930112081">
      <w:bodyDiv w:val="1"/>
      <w:marLeft w:val="0"/>
      <w:marRight w:val="0"/>
      <w:marTop w:val="0"/>
      <w:marBottom w:val="0"/>
      <w:divBdr>
        <w:top w:val="none" w:sz="0" w:space="0" w:color="auto"/>
        <w:left w:val="none" w:sz="0" w:space="0" w:color="auto"/>
        <w:bottom w:val="none" w:sz="0" w:space="0" w:color="auto"/>
        <w:right w:val="none" w:sz="0" w:space="0" w:color="auto"/>
      </w:divBdr>
    </w:div>
    <w:div w:id="1931111274">
      <w:bodyDiv w:val="1"/>
      <w:marLeft w:val="0"/>
      <w:marRight w:val="0"/>
      <w:marTop w:val="0"/>
      <w:marBottom w:val="0"/>
      <w:divBdr>
        <w:top w:val="none" w:sz="0" w:space="0" w:color="auto"/>
        <w:left w:val="none" w:sz="0" w:space="0" w:color="auto"/>
        <w:bottom w:val="none" w:sz="0" w:space="0" w:color="auto"/>
        <w:right w:val="none" w:sz="0" w:space="0" w:color="auto"/>
      </w:divBdr>
    </w:div>
    <w:div w:id="1931157084">
      <w:bodyDiv w:val="1"/>
      <w:marLeft w:val="0"/>
      <w:marRight w:val="0"/>
      <w:marTop w:val="0"/>
      <w:marBottom w:val="0"/>
      <w:divBdr>
        <w:top w:val="none" w:sz="0" w:space="0" w:color="auto"/>
        <w:left w:val="none" w:sz="0" w:space="0" w:color="auto"/>
        <w:bottom w:val="none" w:sz="0" w:space="0" w:color="auto"/>
        <w:right w:val="none" w:sz="0" w:space="0" w:color="auto"/>
      </w:divBdr>
    </w:div>
    <w:div w:id="1932809527">
      <w:bodyDiv w:val="1"/>
      <w:marLeft w:val="0"/>
      <w:marRight w:val="0"/>
      <w:marTop w:val="0"/>
      <w:marBottom w:val="0"/>
      <w:divBdr>
        <w:top w:val="none" w:sz="0" w:space="0" w:color="auto"/>
        <w:left w:val="none" w:sz="0" w:space="0" w:color="auto"/>
        <w:bottom w:val="none" w:sz="0" w:space="0" w:color="auto"/>
        <w:right w:val="none" w:sz="0" w:space="0" w:color="auto"/>
      </w:divBdr>
    </w:div>
    <w:div w:id="1932858661">
      <w:bodyDiv w:val="1"/>
      <w:marLeft w:val="0"/>
      <w:marRight w:val="0"/>
      <w:marTop w:val="0"/>
      <w:marBottom w:val="0"/>
      <w:divBdr>
        <w:top w:val="none" w:sz="0" w:space="0" w:color="auto"/>
        <w:left w:val="none" w:sz="0" w:space="0" w:color="auto"/>
        <w:bottom w:val="none" w:sz="0" w:space="0" w:color="auto"/>
        <w:right w:val="none" w:sz="0" w:space="0" w:color="auto"/>
      </w:divBdr>
    </w:div>
    <w:div w:id="1933198691">
      <w:bodyDiv w:val="1"/>
      <w:marLeft w:val="0"/>
      <w:marRight w:val="0"/>
      <w:marTop w:val="0"/>
      <w:marBottom w:val="0"/>
      <w:divBdr>
        <w:top w:val="none" w:sz="0" w:space="0" w:color="auto"/>
        <w:left w:val="none" w:sz="0" w:space="0" w:color="auto"/>
        <w:bottom w:val="none" w:sz="0" w:space="0" w:color="auto"/>
        <w:right w:val="none" w:sz="0" w:space="0" w:color="auto"/>
      </w:divBdr>
    </w:div>
    <w:div w:id="1933274734">
      <w:bodyDiv w:val="1"/>
      <w:marLeft w:val="0"/>
      <w:marRight w:val="0"/>
      <w:marTop w:val="0"/>
      <w:marBottom w:val="0"/>
      <w:divBdr>
        <w:top w:val="none" w:sz="0" w:space="0" w:color="auto"/>
        <w:left w:val="none" w:sz="0" w:space="0" w:color="auto"/>
        <w:bottom w:val="none" w:sz="0" w:space="0" w:color="auto"/>
        <w:right w:val="none" w:sz="0" w:space="0" w:color="auto"/>
      </w:divBdr>
    </w:div>
    <w:div w:id="1933582286">
      <w:bodyDiv w:val="1"/>
      <w:marLeft w:val="0"/>
      <w:marRight w:val="0"/>
      <w:marTop w:val="0"/>
      <w:marBottom w:val="0"/>
      <w:divBdr>
        <w:top w:val="none" w:sz="0" w:space="0" w:color="auto"/>
        <w:left w:val="none" w:sz="0" w:space="0" w:color="auto"/>
        <w:bottom w:val="none" w:sz="0" w:space="0" w:color="auto"/>
        <w:right w:val="none" w:sz="0" w:space="0" w:color="auto"/>
      </w:divBdr>
    </w:div>
    <w:div w:id="1934509140">
      <w:bodyDiv w:val="1"/>
      <w:marLeft w:val="0"/>
      <w:marRight w:val="0"/>
      <w:marTop w:val="0"/>
      <w:marBottom w:val="0"/>
      <w:divBdr>
        <w:top w:val="none" w:sz="0" w:space="0" w:color="auto"/>
        <w:left w:val="none" w:sz="0" w:space="0" w:color="auto"/>
        <w:bottom w:val="none" w:sz="0" w:space="0" w:color="auto"/>
        <w:right w:val="none" w:sz="0" w:space="0" w:color="auto"/>
      </w:divBdr>
    </w:div>
    <w:div w:id="1935820820">
      <w:bodyDiv w:val="1"/>
      <w:marLeft w:val="0"/>
      <w:marRight w:val="0"/>
      <w:marTop w:val="0"/>
      <w:marBottom w:val="0"/>
      <w:divBdr>
        <w:top w:val="none" w:sz="0" w:space="0" w:color="auto"/>
        <w:left w:val="none" w:sz="0" w:space="0" w:color="auto"/>
        <w:bottom w:val="none" w:sz="0" w:space="0" w:color="auto"/>
        <w:right w:val="none" w:sz="0" w:space="0" w:color="auto"/>
      </w:divBdr>
    </w:div>
    <w:div w:id="1935821734">
      <w:bodyDiv w:val="1"/>
      <w:marLeft w:val="0"/>
      <w:marRight w:val="0"/>
      <w:marTop w:val="0"/>
      <w:marBottom w:val="0"/>
      <w:divBdr>
        <w:top w:val="none" w:sz="0" w:space="0" w:color="auto"/>
        <w:left w:val="none" w:sz="0" w:space="0" w:color="auto"/>
        <w:bottom w:val="none" w:sz="0" w:space="0" w:color="auto"/>
        <w:right w:val="none" w:sz="0" w:space="0" w:color="auto"/>
      </w:divBdr>
    </w:div>
    <w:div w:id="1935942592">
      <w:bodyDiv w:val="1"/>
      <w:marLeft w:val="0"/>
      <w:marRight w:val="0"/>
      <w:marTop w:val="0"/>
      <w:marBottom w:val="0"/>
      <w:divBdr>
        <w:top w:val="none" w:sz="0" w:space="0" w:color="auto"/>
        <w:left w:val="none" w:sz="0" w:space="0" w:color="auto"/>
        <w:bottom w:val="none" w:sz="0" w:space="0" w:color="auto"/>
        <w:right w:val="none" w:sz="0" w:space="0" w:color="auto"/>
      </w:divBdr>
    </w:div>
    <w:div w:id="1936404392">
      <w:bodyDiv w:val="1"/>
      <w:marLeft w:val="0"/>
      <w:marRight w:val="0"/>
      <w:marTop w:val="0"/>
      <w:marBottom w:val="0"/>
      <w:divBdr>
        <w:top w:val="none" w:sz="0" w:space="0" w:color="auto"/>
        <w:left w:val="none" w:sz="0" w:space="0" w:color="auto"/>
        <w:bottom w:val="none" w:sz="0" w:space="0" w:color="auto"/>
        <w:right w:val="none" w:sz="0" w:space="0" w:color="auto"/>
      </w:divBdr>
    </w:div>
    <w:div w:id="1937782679">
      <w:bodyDiv w:val="1"/>
      <w:marLeft w:val="0"/>
      <w:marRight w:val="0"/>
      <w:marTop w:val="0"/>
      <w:marBottom w:val="0"/>
      <w:divBdr>
        <w:top w:val="none" w:sz="0" w:space="0" w:color="auto"/>
        <w:left w:val="none" w:sz="0" w:space="0" w:color="auto"/>
        <w:bottom w:val="none" w:sz="0" w:space="0" w:color="auto"/>
        <w:right w:val="none" w:sz="0" w:space="0" w:color="auto"/>
      </w:divBdr>
    </w:div>
    <w:div w:id="1938321634">
      <w:bodyDiv w:val="1"/>
      <w:marLeft w:val="0"/>
      <w:marRight w:val="0"/>
      <w:marTop w:val="0"/>
      <w:marBottom w:val="0"/>
      <w:divBdr>
        <w:top w:val="none" w:sz="0" w:space="0" w:color="auto"/>
        <w:left w:val="none" w:sz="0" w:space="0" w:color="auto"/>
        <w:bottom w:val="none" w:sz="0" w:space="0" w:color="auto"/>
        <w:right w:val="none" w:sz="0" w:space="0" w:color="auto"/>
      </w:divBdr>
    </w:div>
    <w:div w:id="1940023364">
      <w:bodyDiv w:val="1"/>
      <w:marLeft w:val="0"/>
      <w:marRight w:val="0"/>
      <w:marTop w:val="0"/>
      <w:marBottom w:val="0"/>
      <w:divBdr>
        <w:top w:val="none" w:sz="0" w:space="0" w:color="auto"/>
        <w:left w:val="none" w:sz="0" w:space="0" w:color="auto"/>
        <w:bottom w:val="none" w:sz="0" w:space="0" w:color="auto"/>
        <w:right w:val="none" w:sz="0" w:space="0" w:color="auto"/>
      </w:divBdr>
    </w:div>
    <w:div w:id="1940873803">
      <w:bodyDiv w:val="1"/>
      <w:marLeft w:val="0"/>
      <w:marRight w:val="0"/>
      <w:marTop w:val="0"/>
      <w:marBottom w:val="0"/>
      <w:divBdr>
        <w:top w:val="none" w:sz="0" w:space="0" w:color="auto"/>
        <w:left w:val="none" w:sz="0" w:space="0" w:color="auto"/>
        <w:bottom w:val="none" w:sz="0" w:space="0" w:color="auto"/>
        <w:right w:val="none" w:sz="0" w:space="0" w:color="auto"/>
      </w:divBdr>
    </w:div>
    <w:div w:id="1941182529">
      <w:bodyDiv w:val="1"/>
      <w:marLeft w:val="0"/>
      <w:marRight w:val="0"/>
      <w:marTop w:val="0"/>
      <w:marBottom w:val="0"/>
      <w:divBdr>
        <w:top w:val="none" w:sz="0" w:space="0" w:color="auto"/>
        <w:left w:val="none" w:sz="0" w:space="0" w:color="auto"/>
        <w:bottom w:val="none" w:sz="0" w:space="0" w:color="auto"/>
        <w:right w:val="none" w:sz="0" w:space="0" w:color="auto"/>
      </w:divBdr>
    </w:div>
    <w:div w:id="1941252184">
      <w:bodyDiv w:val="1"/>
      <w:marLeft w:val="0"/>
      <w:marRight w:val="0"/>
      <w:marTop w:val="0"/>
      <w:marBottom w:val="0"/>
      <w:divBdr>
        <w:top w:val="none" w:sz="0" w:space="0" w:color="auto"/>
        <w:left w:val="none" w:sz="0" w:space="0" w:color="auto"/>
        <w:bottom w:val="none" w:sz="0" w:space="0" w:color="auto"/>
        <w:right w:val="none" w:sz="0" w:space="0" w:color="auto"/>
      </w:divBdr>
    </w:div>
    <w:div w:id="1941376461">
      <w:bodyDiv w:val="1"/>
      <w:marLeft w:val="0"/>
      <w:marRight w:val="0"/>
      <w:marTop w:val="0"/>
      <w:marBottom w:val="0"/>
      <w:divBdr>
        <w:top w:val="none" w:sz="0" w:space="0" w:color="auto"/>
        <w:left w:val="none" w:sz="0" w:space="0" w:color="auto"/>
        <w:bottom w:val="none" w:sz="0" w:space="0" w:color="auto"/>
        <w:right w:val="none" w:sz="0" w:space="0" w:color="auto"/>
      </w:divBdr>
    </w:div>
    <w:div w:id="1941452292">
      <w:bodyDiv w:val="1"/>
      <w:marLeft w:val="0"/>
      <w:marRight w:val="0"/>
      <w:marTop w:val="0"/>
      <w:marBottom w:val="0"/>
      <w:divBdr>
        <w:top w:val="none" w:sz="0" w:space="0" w:color="auto"/>
        <w:left w:val="none" w:sz="0" w:space="0" w:color="auto"/>
        <w:bottom w:val="none" w:sz="0" w:space="0" w:color="auto"/>
        <w:right w:val="none" w:sz="0" w:space="0" w:color="auto"/>
      </w:divBdr>
    </w:div>
    <w:div w:id="1941909637">
      <w:bodyDiv w:val="1"/>
      <w:marLeft w:val="0"/>
      <w:marRight w:val="0"/>
      <w:marTop w:val="0"/>
      <w:marBottom w:val="0"/>
      <w:divBdr>
        <w:top w:val="none" w:sz="0" w:space="0" w:color="auto"/>
        <w:left w:val="none" w:sz="0" w:space="0" w:color="auto"/>
        <w:bottom w:val="none" w:sz="0" w:space="0" w:color="auto"/>
        <w:right w:val="none" w:sz="0" w:space="0" w:color="auto"/>
      </w:divBdr>
    </w:div>
    <w:div w:id="1941912890">
      <w:bodyDiv w:val="1"/>
      <w:marLeft w:val="0"/>
      <w:marRight w:val="0"/>
      <w:marTop w:val="0"/>
      <w:marBottom w:val="0"/>
      <w:divBdr>
        <w:top w:val="none" w:sz="0" w:space="0" w:color="auto"/>
        <w:left w:val="none" w:sz="0" w:space="0" w:color="auto"/>
        <w:bottom w:val="none" w:sz="0" w:space="0" w:color="auto"/>
        <w:right w:val="none" w:sz="0" w:space="0" w:color="auto"/>
      </w:divBdr>
    </w:div>
    <w:div w:id="1941913752">
      <w:bodyDiv w:val="1"/>
      <w:marLeft w:val="0"/>
      <w:marRight w:val="0"/>
      <w:marTop w:val="0"/>
      <w:marBottom w:val="0"/>
      <w:divBdr>
        <w:top w:val="none" w:sz="0" w:space="0" w:color="auto"/>
        <w:left w:val="none" w:sz="0" w:space="0" w:color="auto"/>
        <w:bottom w:val="none" w:sz="0" w:space="0" w:color="auto"/>
        <w:right w:val="none" w:sz="0" w:space="0" w:color="auto"/>
      </w:divBdr>
    </w:div>
    <w:div w:id="1942294010">
      <w:bodyDiv w:val="1"/>
      <w:marLeft w:val="0"/>
      <w:marRight w:val="0"/>
      <w:marTop w:val="0"/>
      <w:marBottom w:val="0"/>
      <w:divBdr>
        <w:top w:val="none" w:sz="0" w:space="0" w:color="auto"/>
        <w:left w:val="none" w:sz="0" w:space="0" w:color="auto"/>
        <w:bottom w:val="none" w:sz="0" w:space="0" w:color="auto"/>
        <w:right w:val="none" w:sz="0" w:space="0" w:color="auto"/>
      </w:divBdr>
    </w:div>
    <w:div w:id="1942686706">
      <w:bodyDiv w:val="1"/>
      <w:marLeft w:val="0"/>
      <w:marRight w:val="0"/>
      <w:marTop w:val="0"/>
      <w:marBottom w:val="0"/>
      <w:divBdr>
        <w:top w:val="none" w:sz="0" w:space="0" w:color="auto"/>
        <w:left w:val="none" w:sz="0" w:space="0" w:color="auto"/>
        <w:bottom w:val="none" w:sz="0" w:space="0" w:color="auto"/>
        <w:right w:val="none" w:sz="0" w:space="0" w:color="auto"/>
      </w:divBdr>
    </w:div>
    <w:div w:id="1942755790">
      <w:bodyDiv w:val="1"/>
      <w:marLeft w:val="0"/>
      <w:marRight w:val="0"/>
      <w:marTop w:val="0"/>
      <w:marBottom w:val="0"/>
      <w:divBdr>
        <w:top w:val="none" w:sz="0" w:space="0" w:color="auto"/>
        <w:left w:val="none" w:sz="0" w:space="0" w:color="auto"/>
        <w:bottom w:val="none" w:sz="0" w:space="0" w:color="auto"/>
        <w:right w:val="none" w:sz="0" w:space="0" w:color="auto"/>
      </w:divBdr>
    </w:div>
    <w:div w:id="1943370883">
      <w:bodyDiv w:val="1"/>
      <w:marLeft w:val="0"/>
      <w:marRight w:val="0"/>
      <w:marTop w:val="0"/>
      <w:marBottom w:val="0"/>
      <w:divBdr>
        <w:top w:val="none" w:sz="0" w:space="0" w:color="auto"/>
        <w:left w:val="none" w:sz="0" w:space="0" w:color="auto"/>
        <w:bottom w:val="none" w:sz="0" w:space="0" w:color="auto"/>
        <w:right w:val="none" w:sz="0" w:space="0" w:color="auto"/>
      </w:divBdr>
    </w:div>
    <w:div w:id="1944070543">
      <w:bodyDiv w:val="1"/>
      <w:marLeft w:val="0"/>
      <w:marRight w:val="0"/>
      <w:marTop w:val="0"/>
      <w:marBottom w:val="0"/>
      <w:divBdr>
        <w:top w:val="none" w:sz="0" w:space="0" w:color="auto"/>
        <w:left w:val="none" w:sz="0" w:space="0" w:color="auto"/>
        <w:bottom w:val="none" w:sz="0" w:space="0" w:color="auto"/>
        <w:right w:val="none" w:sz="0" w:space="0" w:color="auto"/>
      </w:divBdr>
    </w:div>
    <w:div w:id="1944073165">
      <w:bodyDiv w:val="1"/>
      <w:marLeft w:val="0"/>
      <w:marRight w:val="0"/>
      <w:marTop w:val="0"/>
      <w:marBottom w:val="0"/>
      <w:divBdr>
        <w:top w:val="none" w:sz="0" w:space="0" w:color="auto"/>
        <w:left w:val="none" w:sz="0" w:space="0" w:color="auto"/>
        <w:bottom w:val="none" w:sz="0" w:space="0" w:color="auto"/>
        <w:right w:val="none" w:sz="0" w:space="0" w:color="auto"/>
      </w:divBdr>
    </w:div>
    <w:div w:id="1944605538">
      <w:bodyDiv w:val="1"/>
      <w:marLeft w:val="0"/>
      <w:marRight w:val="0"/>
      <w:marTop w:val="0"/>
      <w:marBottom w:val="0"/>
      <w:divBdr>
        <w:top w:val="none" w:sz="0" w:space="0" w:color="auto"/>
        <w:left w:val="none" w:sz="0" w:space="0" w:color="auto"/>
        <w:bottom w:val="none" w:sz="0" w:space="0" w:color="auto"/>
        <w:right w:val="none" w:sz="0" w:space="0" w:color="auto"/>
      </w:divBdr>
    </w:div>
    <w:div w:id="1945335356">
      <w:bodyDiv w:val="1"/>
      <w:marLeft w:val="0"/>
      <w:marRight w:val="0"/>
      <w:marTop w:val="0"/>
      <w:marBottom w:val="0"/>
      <w:divBdr>
        <w:top w:val="none" w:sz="0" w:space="0" w:color="auto"/>
        <w:left w:val="none" w:sz="0" w:space="0" w:color="auto"/>
        <w:bottom w:val="none" w:sz="0" w:space="0" w:color="auto"/>
        <w:right w:val="none" w:sz="0" w:space="0" w:color="auto"/>
      </w:divBdr>
    </w:div>
    <w:div w:id="1945459759">
      <w:bodyDiv w:val="1"/>
      <w:marLeft w:val="0"/>
      <w:marRight w:val="0"/>
      <w:marTop w:val="0"/>
      <w:marBottom w:val="0"/>
      <w:divBdr>
        <w:top w:val="none" w:sz="0" w:space="0" w:color="auto"/>
        <w:left w:val="none" w:sz="0" w:space="0" w:color="auto"/>
        <w:bottom w:val="none" w:sz="0" w:space="0" w:color="auto"/>
        <w:right w:val="none" w:sz="0" w:space="0" w:color="auto"/>
      </w:divBdr>
    </w:div>
    <w:div w:id="1946686653">
      <w:bodyDiv w:val="1"/>
      <w:marLeft w:val="0"/>
      <w:marRight w:val="0"/>
      <w:marTop w:val="0"/>
      <w:marBottom w:val="0"/>
      <w:divBdr>
        <w:top w:val="none" w:sz="0" w:space="0" w:color="auto"/>
        <w:left w:val="none" w:sz="0" w:space="0" w:color="auto"/>
        <w:bottom w:val="none" w:sz="0" w:space="0" w:color="auto"/>
        <w:right w:val="none" w:sz="0" w:space="0" w:color="auto"/>
      </w:divBdr>
    </w:div>
    <w:div w:id="1947150258">
      <w:bodyDiv w:val="1"/>
      <w:marLeft w:val="0"/>
      <w:marRight w:val="0"/>
      <w:marTop w:val="0"/>
      <w:marBottom w:val="0"/>
      <w:divBdr>
        <w:top w:val="none" w:sz="0" w:space="0" w:color="auto"/>
        <w:left w:val="none" w:sz="0" w:space="0" w:color="auto"/>
        <w:bottom w:val="none" w:sz="0" w:space="0" w:color="auto"/>
        <w:right w:val="none" w:sz="0" w:space="0" w:color="auto"/>
      </w:divBdr>
    </w:div>
    <w:div w:id="1947346502">
      <w:bodyDiv w:val="1"/>
      <w:marLeft w:val="0"/>
      <w:marRight w:val="0"/>
      <w:marTop w:val="0"/>
      <w:marBottom w:val="0"/>
      <w:divBdr>
        <w:top w:val="none" w:sz="0" w:space="0" w:color="auto"/>
        <w:left w:val="none" w:sz="0" w:space="0" w:color="auto"/>
        <w:bottom w:val="none" w:sz="0" w:space="0" w:color="auto"/>
        <w:right w:val="none" w:sz="0" w:space="0" w:color="auto"/>
      </w:divBdr>
    </w:div>
    <w:div w:id="1947737592">
      <w:bodyDiv w:val="1"/>
      <w:marLeft w:val="0"/>
      <w:marRight w:val="0"/>
      <w:marTop w:val="0"/>
      <w:marBottom w:val="0"/>
      <w:divBdr>
        <w:top w:val="none" w:sz="0" w:space="0" w:color="auto"/>
        <w:left w:val="none" w:sz="0" w:space="0" w:color="auto"/>
        <w:bottom w:val="none" w:sz="0" w:space="0" w:color="auto"/>
        <w:right w:val="none" w:sz="0" w:space="0" w:color="auto"/>
      </w:divBdr>
    </w:div>
    <w:div w:id="1948193464">
      <w:bodyDiv w:val="1"/>
      <w:marLeft w:val="0"/>
      <w:marRight w:val="0"/>
      <w:marTop w:val="0"/>
      <w:marBottom w:val="0"/>
      <w:divBdr>
        <w:top w:val="none" w:sz="0" w:space="0" w:color="auto"/>
        <w:left w:val="none" w:sz="0" w:space="0" w:color="auto"/>
        <w:bottom w:val="none" w:sz="0" w:space="0" w:color="auto"/>
        <w:right w:val="none" w:sz="0" w:space="0" w:color="auto"/>
      </w:divBdr>
    </w:div>
    <w:div w:id="1948805859">
      <w:bodyDiv w:val="1"/>
      <w:marLeft w:val="0"/>
      <w:marRight w:val="0"/>
      <w:marTop w:val="0"/>
      <w:marBottom w:val="0"/>
      <w:divBdr>
        <w:top w:val="none" w:sz="0" w:space="0" w:color="auto"/>
        <w:left w:val="none" w:sz="0" w:space="0" w:color="auto"/>
        <w:bottom w:val="none" w:sz="0" w:space="0" w:color="auto"/>
        <w:right w:val="none" w:sz="0" w:space="0" w:color="auto"/>
      </w:divBdr>
    </w:div>
    <w:div w:id="1949924309">
      <w:bodyDiv w:val="1"/>
      <w:marLeft w:val="0"/>
      <w:marRight w:val="0"/>
      <w:marTop w:val="0"/>
      <w:marBottom w:val="0"/>
      <w:divBdr>
        <w:top w:val="none" w:sz="0" w:space="0" w:color="auto"/>
        <w:left w:val="none" w:sz="0" w:space="0" w:color="auto"/>
        <w:bottom w:val="none" w:sz="0" w:space="0" w:color="auto"/>
        <w:right w:val="none" w:sz="0" w:space="0" w:color="auto"/>
      </w:divBdr>
    </w:div>
    <w:div w:id="1949970932">
      <w:bodyDiv w:val="1"/>
      <w:marLeft w:val="0"/>
      <w:marRight w:val="0"/>
      <w:marTop w:val="0"/>
      <w:marBottom w:val="0"/>
      <w:divBdr>
        <w:top w:val="none" w:sz="0" w:space="0" w:color="auto"/>
        <w:left w:val="none" w:sz="0" w:space="0" w:color="auto"/>
        <w:bottom w:val="none" w:sz="0" w:space="0" w:color="auto"/>
        <w:right w:val="none" w:sz="0" w:space="0" w:color="auto"/>
      </w:divBdr>
    </w:div>
    <w:div w:id="1950772366">
      <w:bodyDiv w:val="1"/>
      <w:marLeft w:val="0"/>
      <w:marRight w:val="0"/>
      <w:marTop w:val="0"/>
      <w:marBottom w:val="0"/>
      <w:divBdr>
        <w:top w:val="none" w:sz="0" w:space="0" w:color="auto"/>
        <w:left w:val="none" w:sz="0" w:space="0" w:color="auto"/>
        <w:bottom w:val="none" w:sz="0" w:space="0" w:color="auto"/>
        <w:right w:val="none" w:sz="0" w:space="0" w:color="auto"/>
      </w:divBdr>
    </w:div>
    <w:div w:id="1951087256">
      <w:bodyDiv w:val="1"/>
      <w:marLeft w:val="0"/>
      <w:marRight w:val="0"/>
      <w:marTop w:val="0"/>
      <w:marBottom w:val="0"/>
      <w:divBdr>
        <w:top w:val="none" w:sz="0" w:space="0" w:color="auto"/>
        <w:left w:val="none" w:sz="0" w:space="0" w:color="auto"/>
        <w:bottom w:val="none" w:sz="0" w:space="0" w:color="auto"/>
        <w:right w:val="none" w:sz="0" w:space="0" w:color="auto"/>
      </w:divBdr>
    </w:div>
    <w:div w:id="1951474633">
      <w:bodyDiv w:val="1"/>
      <w:marLeft w:val="0"/>
      <w:marRight w:val="0"/>
      <w:marTop w:val="0"/>
      <w:marBottom w:val="0"/>
      <w:divBdr>
        <w:top w:val="none" w:sz="0" w:space="0" w:color="auto"/>
        <w:left w:val="none" w:sz="0" w:space="0" w:color="auto"/>
        <w:bottom w:val="none" w:sz="0" w:space="0" w:color="auto"/>
        <w:right w:val="none" w:sz="0" w:space="0" w:color="auto"/>
      </w:divBdr>
    </w:div>
    <w:div w:id="1952006104">
      <w:bodyDiv w:val="1"/>
      <w:marLeft w:val="0"/>
      <w:marRight w:val="0"/>
      <w:marTop w:val="0"/>
      <w:marBottom w:val="0"/>
      <w:divBdr>
        <w:top w:val="none" w:sz="0" w:space="0" w:color="auto"/>
        <w:left w:val="none" w:sz="0" w:space="0" w:color="auto"/>
        <w:bottom w:val="none" w:sz="0" w:space="0" w:color="auto"/>
        <w:right w:val="none" w:sz="0" w:space="0" w:color="auto"/>
      </w:divBdr>
    </w:div>
    <w:div w:id="1952011026">
      <w:bodyDiv w:val="1"/>
      <w:marLeft w:val="0"/>
      <w:marRight w:val="0"/>
      <w:marTop w:val="0"/>
      <w:marBottom w:val="0"/>
      <w:divBdr>
        <w:top w:val="none" w:sz="0" w:space="0" w:color="auto"/>
        <w:left w:val="none" w:sz="0" w:space="0" w:color="auto"/>
        <w:bottom w:val="none" w:sz="0" w:space="0" w:color="auto"/>
        <w:right w:val="none" w:sz="0" w:space="0" w:color="auto"/>
      </w:divBdr>
    </w:div>
    <w:div w:id="1952860685">
      <w:bodyDiv w:val="1"/>
      <w:marLeft w:val="0"/>
      <w:marRight w:val="0"/>
      <w:marTop w:val="0"/>
      <w:marBottom w:val="0"/>
      <w:divBdr>
        <w:top w:val="none" w:sz="0" w:space="0" w:color="auto"/>
        <w:left w:val="none" w:sz="0" w:space="0" w:color="auto"/>
        <w:bottom w:val="none" w:sz="0" w:space="0" w:color="auto"/>
        <w:right w:val="none" w:sz="0" w:space="0" w:color="auto"/>
      </w:divBdr>
    </w:div>
    <w:div w:id="1952861855">
      <w:bodyDiv w:val="1"/>
      <w:marLeft w:val="0"/>
      <w:marRight w:val="0"/>
      <w:marTop w:val="0"/>
      <w:marBottom w:val="0"/>
      <w:divBdr>
        <w:top w:val="none" w:sz="0" w:space="0" w:color="auto"/>
        <w:left w:val="none" w:sz="0" w:space="0" w:color="auto"/>
        <w:bottom w:val="none" w:sz="0" w:space="0" w:color="auto"/>
        <w:right w:val="none" w:sz="0" w:space="0" w:color="auto"/>
      </w:divBdr>
    </w:div>
    <w:div w:id="1954047399">
      <w:bodyDiv w:val="1"/>
      <w:marLeft w:val="0"/>
      <w:marRight w:val="0"/>
      <w:marTop w:val="0"/>
      <w:marBottom w:val="0"/>
      <w:divBdr>
        <w:top w:val="none" w:sz="0" w:space="0" w:color="auto"/>
        <w:left w:val="none" w:sz="0" w:space="0" w:color="auto"/>
        <w:bottom w:val="none" w:sz="0" w:space="0" w:color="auto"/>
        <w:right w:val="none" w:sz="0" w:space="0" w:color="auto"/>
      </w:divBdr>
    </w:div>
    <w:div w:id="1954437306">
      <w:bodyDiv w:val="1"/>
      <w:marLeft w:val="0"/>
      <w:marRight w:val="0"/>
      <w:marTop w:val="0"/>
      <w:marBottom w:val="0"/>
      <w:divBdr>
        <w:top w:val="none" w:sz="0" w:space="0" w:color="auto"/>
        <w:left w:val="none" w:sz="0" w:space="0" w:color="auto"/>
        <w:bottom w:val="none" w:sz="0" w:space="0" w:color="auto"/>
        <w:right w:val="none" w:sz="0" w:space="0" w:color="auto"/>
      </w:divBdr>
    </w:div>
    <w:div w:id="1954938906">
      <w:bodyDiv w:val="1"/>
      <w:marLeft w:val="0"/>
      <w:marRight w:val="0"/>
      <w:marTop w:val="0"/>
      <w:marBottom w:val="0"/>
      <w:divBdr>
        <w:top w:val="none" w:sz="0" w:space="0" w:color="auto"/>
        <w:left w:val="none" w:sz="0" w:space="0" w:color="auto"/>
        <w:bottom w:val="none" w:sz="0" w:space="0" w:color="auto"/>
        <w:right w:val="none" w:sz="0" w:space="0" w:color="auto"/>
      </w:divBdr>
    </w:div>
    <w:div w:id="1955166382">
      <w:bodyDiv w:val="1"/>
      <w:marLeft w:val="0"/>
      <w:marRight w:val="0"/>
      <w:marTop w:val="0"/>
      <w:marBottom w:val="0"/>
      <w:divBdr>
        <w:top w:val="none" w:sz="0" w:space="0" w:color="auto"/>
        <w:left w:val="none" w:sz="0" w:space="0" w:color="auto"/>
        <w:bottom w:val="none" w:sz="0" w:space="0" w:color="auto"/>
        <w:right w:val="none" w:sz="0" w:space="0" w:color="auto"/>
      </w:divBdr>
    </w:div>
    <w:div w:id="1955864789">
      <w:bodyDiv w:val="1"/>
      <w:marLeft w:val="0"/>
      <w:marRight w:val="0"/>
      <w:marTop w:val="0"/>
      <w:marBottom w:val="0"/>
      <w:divBdr>
        <w:top w:val="none" w:sz="0" w:space="0" w:color="auto"/>
        <w:left w:val="none" w:sz="0" w:space="0" w:color="auto"/>
        <w:bottom w:val="none" w:sz="0" w:space="0" w:color="auto"/>
        <w:right w:val="none" w:sz="0" w:space="0" w:color="auto"/>
      </w:divBdr>
    </w:div>
    <w:div w:id="1955865805">
      <w:bodyDiv w:val="1"/>
      <w:marLeft w:val="0"/>
      <w:marRight w:val="0"/>
      <w:marTop w:val="0"/>
      <w:marBottom w:val="0"/>
      <w:divBdr>
        <w:top w:val="none" w:sz="0" w:space="0" w:color="auto"/>
        <w:left w:val="none" w:sz="0" w:space="0" w:color="auto"/>
        <w:bottom w:val="none" w:sz="0" w:space="0" w:color="auto"/>
        <w:right w:val="none" w:sz="0" w:space="0" w:color="auto"/>
      </w:divBdr>
    </w:div>
    <w:div w:id="1956516165">
      <w:bodyDiv w:val="1"/>
      <w:marLeft w:val="0"/>
      <w:marRight w:val="0"/>
      <w:marTop w:val="0"/>
      <w:marBottom w:val="0"/>
      <w:divBdr>
        <w:top w:val="none" w:sz="0" w:space="0" w:color="auto"/>
        <w:left w:val="none" w:sz="0" w:space="0" w:color="auto"/>
        <w:bottom w:val="none" w:sz="0" w:space="0" w:color="auto"/>
        <w:right w:val="none" w:sz="0" w:space="0" w:color="auto"/>
      </w:divBdr>
    </w:div>
    <w:div w:id="1957252359">
      <w:bodyDiv w:val="1"/>
      <w:marLeft w:val="0"/>
      <w:marRight w:val="0"/>
      <w:marTop w:val="0"/>
      <w:marBottom w:val="0"/>
      <w:divBdr>
        <w:top w:val="none" w:sz="0" w:space="0" w:color="auto"/>
        <w:left w:val="none" w:sz="0" w:space="0" w:color="auto"/>
        <w:bottom w:val="none" w:sz="0" w:space="0" w:color="auto"/>
        <w:right w:val="none" w:sz="0" w:space="0" w:color="auto"/>
      </w:divBdr>
    </w:div>
    <w:div w:id="1957446726">
      <w:bodyDiv w:val="1"/>
      <w:marLeft w:val="0"/>
      <w:marRight w:val="0"/>
      <w:marTop w:val="0"/>
      <w:marBottom w:val="0"/>
      <w:divBdr>
        <w:top w:val="none" w:sz="0" w:space="0" w:color="auto"/>
        <w:left w:val="none" w:sz="0" w:space="0" w:color="auto"/>
        <w:bottom w:val="none" w:sz="0" w:space="0" w:color="auto"/>
        <w:right w:val="none" w:sz="0" w:space="0" w:color="auto"/>
      </w:divBdr>
    </w:div>
    <w:div w:id="1957565765">
      <w:bodyDiv w:val="1"/>
      <w:marLeft w:val="0"/>
      <w:marRight w:val="0"/>
      <w:marTop w:val="0"/>
      <w:marBottom w:val="0"/>
      <w:divBdr>
        <w:top w:val="none" w:sz="0" w:space="0" w:color="auto"/>
        <w:left w:val="none" w:sz="0" w:space="0" w:color="auto"/>
        <w:bottom w:val="none" w:sz="0" w:space="0" w:color="auto"/>
        <w:right w:val="none" w:sz="0" w:space="0" w:color="auto"/>
      </w:divBdr>
    </w:div>
    <w:div w:id="1957786239">
      <w:bodyDiv w:val="1"/>
      <w:marLeft w:val="0"/>
      <w:marRight w:val="0"/>
      <w:marTop w:val="0"/>
      <w:marBottom w:val="0"/>
      <w:divBdr>
        <w:top w:val="none" w:sz="0" w:space="0" w:color="auto"/>
        <w:left w:val="none" w:sz="0" w:space="0" w:color="auto"/>
        <w:bottom w:val="none" w:sz="0" w:space="0" w:color="auto"/>
        <w:right w:val="none" w:sz="0" w:space="0" w:color="auto"/>
      </w:divBdr>
    </w:div>
    <w:div w:id="1959335949">
      <w:bodyDiv w:val="1"/>
      <w:marLeft w:val="0"/>
      <w:marRight w:val="0"/>
      <w:marTop w:val="0"/>
      <w:marBottom w:val="0"/>
      <w:divBdr>
        <w:top w:val="none" w:sz="0" w:space="0" w:color="auto"/>
        <w:left w:val="none" w:sz="0" w:space="0" w:color="auto"/>
        <w:bottom w:val="none" w:sz="0" w:space="0" w:color="auto"/>
        <w:right w:val="none" w:sz="0" w:space="0" w:color="auto"/>
      </w:divBdr>
    </w:div>
    <w:div w:id="1959558851">
      <w:bodyDiv w:val="1"/>
      <w:marLeft w:val="0"/>
      <w:marRight w:val="0"/>
      <w:marTop w:val="0"/>
      <w:marBottom w:val="0"/>
      <w:divBdr>
        <w:top w:val="none" w:sz="0" w:space="0" w:color="auto"/>
        <w:left w:val="none" w:sz="0" w:space="0" w:color="auto"/>
        <w:bottom w:val="none" w:sz="0" w:space="0" w:color="auto"/>
        <w:right w:val="none" w:sz="0" w:space="0" w:color="auto"/>
      </w:divBdr>
    </w:div>
    <w:div w:id="1960139018">
      <w:bodyDiv w:val="1"/>
      <w:marLeft w:val="0"/>
      <w:marRight w:val="0"/>
      <w:marTop w:val="0"/>
      <w:marBottom w:val="0"/>
      <w:divBdr>
        <w:top w:val="none" w:sz="0" w:space="0" w:color="auto"/>
        <w:left w:val="none" w:sz="0" w:space="0" w:color="auto"/>
        <w:bottom w:val="none" w:sz="0" w:space="0" w:color="auto"/>
        <w:right w:val="none" w:sz="0" w:space="0" w:color="auto"/>
      </w:divBdr>
    </w:div>
    <w:div w:id="1960143796">
      <w:bodyDiv w:val="1"/>
      <w:marLeft w:val="0"/>
      <w:marRight w:val="0"/>
      <w:marTop w:val="0"/>
      <w:marBottom w:val="0"/>
      <w:divBdr>
        <w:top w:val="none" w:sz="0" w:space="0" w:color="auto"/>
        <w:left w:val="none" w:sz="0" w:space="0" w:color="auto"/>
        <w:bottom w:val="none" w:sz="0" w:space="0" w:color="auto"/>
        <w:right w:val="none" w:sz="0" w:space="0" w:color="auto"/>
      </w:divBdr>
    </w:div>
    <w:div w:id="1960339163">
      <w:bodyDiv w:val="1"/>
      <w:marLeft w:val="0"/>
      <w:marRight w:val="0"/>
      <w:marTop w:val="0"/>
      <w:marBottom w:val="0"/>
      <w:divBdr>
        <w:top w:val="none" w:sz="0" w:space="0" w:color="auto"/>
        <w:left w:val="none" w:sz="0" w:space="0" w:color="auto"/>
        <w:bottom w:val="none" w:sz="0" w:space="0" w:color="auto"/>
        <w:right w:val="none" w:sz="0" w:space="0" w:color="auto"/>
      </w:divBdr>
    </w:div>
    <w:div w:id="1962683244">
      <w:bodyDiv w:val="1"/>
      <w:marLeft w:val="0"/>
      <w:marRight w:val="0"/>
      <w:marTop w:val="0"/>
      <w:marBottom w:val="0"/>
      <w:divBdr>
        <w:top w:val="none" w:sz="0" w:space="0" w:color="auto"/>
        <w:left w:val="none" w:sz="0" w:space="0" w:color="auto"/>
        <w:bottom w:val="none" w:sz="0" w:space="0" w:color="auto"/>
        <w:right w:val="none" w:sz="0" w:space="0" w:color="auto"/>
      </w:divBdr>
    </w:div>
    <w:div w:id="1963339987">
      <w:bodyDiv w:val="1"/>
      <w:marLeft w:val="0"/>
      <w:marRight w:val="0"/>
      <w:marTop w:val="0"/>
      <w:marBottom w:val="0"/>
      <w:divBdr>
        <w:top w:val="none" w:sz="0" w:space="0" w:color="auto"/>
        <w:left w:val="none" w:sz="0" w:space="0" w:color="auto"/>
        <w:bottom w:val="none" w:sz="0" w:space="0" w:color="auto"/>
        <w:right w:val="none" w:sz="0" w:space="0" w:color="auto"/>
      </w:divBdr>
    </w:div>
    <w:div w:id="1964849139">
      <w:bodyDiv w:val="1"/>
      <w:marLeft w:val="0"/>
      <w:marRight w:val="0"/>
      <w:marTop w:val="0"/>
      <w:marBottom w:val="0"/>
      <w:divBdr>
        <w:top w:val="none" w:sz="0" w:space="0" w:color="auto"/>
        <w:left w:val="none" w:sz="0" w:space="0" w:color="auto"/>
        <w:bottom w:val="none" w:sz="0" w:space="0" w:color="auto"/>
        <w:right w:val="none" w:sz="0" w:space="0" w:color="auto"/>
      </w:divBdr>
    </w:div>
    <w:div w:id="1965425581">
      <w:bodyDiv w:val="1"/>
      <w:marLeft w:val="0"/>
      <w:marRight w:val="0"/>
      <w:marTop w:val="0"/>
      <w:marBottom w:val="0"/>
      <w:divBdr>
        <w:top w:val="none" w:sz="0" w:space="0" w:color="auto"/>
        <w:left w:val="none" w:sz="0" w:space="0" w:color="auto"/>
        <w:bottom w:val="none" w:sz="0" w:space="0" w:color="auto"/>
        <w:right w:val="none" w:sz="0" w:space="0" w:color="auto"/>
      </w:divBdr>
    </w:div>
    <w:div w:id="1965772483">
      <w:bodyDiv w:val="1"/>
      <w:marLeft w:val="0"/>
      <w:marRight w:val="0"/>
      <w:marTop w:val="0"/>
      <w:marBottom w:val="0"/>
      <w:divBdr>
        <w:top w:val="none" w:sz="0" w:space="0" w:color="auto"/>
        <w:left w:val="none" w:sz="0" w:space="0" w:color="auto"/>
        <w:bottom w:val="none" w:sz="0" w:space="0" w:color="auto"/>
        <w:right w:val="none" w:sz="0" w:space="0" w:color="auto"/>
      </w:divBdr>
    </w:div>
    <w:div w:id="1967540720">
      <w:bodyDiv w:val="1"/>
      <w:marLeft w:val="0"/>
      <w:marRight w:val="0"/>
      <w:marTop w:val="0"/>
      <w:marBottom w:val="0"/>
      <w:divBdr>
        <w:top w:val="none" w:sz="0" w:space="0" w:color="auto"/>
        <w:left w:val="none" w:sz="0" w:space="0" w:color="auto"/>
        <w:bottom w:val="none" w:sz="0" w:space="0" w:color="auto"/>
        <w:right w:val="none" w:sz="0" w:space="0" w:color="auto"/>
      </w:divBdr>
    </w:div>
    <w:div w:id="1968197732">
      <w:bodyDiv w:val="1"/>
      <w:marLeft w:val="0"/>
      <w:marRight w:val="0"/>
      <w:marTop w:val="0"/>
      <w:marBottom w:val="0"/>
      <w:divBdr>
        <w:top w:val="none" w:sz="0" w:space="0" w:color="auto"/>
        <w:left w:val="none" w:sz="0" w:space="0" w:color="auto"/>
        <w:bottom w:val="none" w:sz="0" w:space="0" w:color="auto"/>
        <w:right w:val="none" w:sz="0" w:space="0" w:color="auto"/>
      </w:divBdr>
    </w:div>
    <w:div w:id="1968778686">
      <w:bodyDiv w:val="1"/>
      <w:marLeft w:val="0"/>
      <w:marRight w:val="0"/>
      <w:marTop w:val="0"/>
      <w:marBottom w:val="0"/>
      <w:divBdr>
        <w:top w:val="none" w:sz="0" w:space="0" w:color="auto"/>
        <w:left w:val="none" w:sz="0" w:space="0" w:color="auto"/>
        <w:bottom w:val="none" w:sz="0" w:space="0" w:color="auto"/>
        <w:right w:val="none" w:sz="0" w:space="0" w:color="auto"/>
      </w:divBdr>
    </w:div>
    <w:div w:id="1971008762">
      <w:bodyDiv w:val="1"/>
      <w:marLeft w:val="0"/>
      <w:marRight w:val="0"/>
      <w:marTop w:val="0"/>
      <w:marBottom w:val="0"/>
      <w:divBdr>
        <w:top w:val="none" w:sz="0" w:space="0" w:color="auto"/>
        <w:left w:val="none" w:sz="0" w:space="0" w:color="auto"/>
        <w:bottom w:val="none" w:sz="0" w:space="0" w:color="auto"/>
        <w:right w:val="none" w:sz="0" w:space="0" w:color="auto"/>
      </w:divBdr>
    </w:div>
    <w:div w:id="1971082435">
      <w:bodyDiv w:val="1"/>
      <w:marLeft w:val="0"/>
      <w:marRight w:val="0"/>
      <w:marTop w:val="0"/>
      <w:marBottom w:val="0"/>
      <w:divBdr>
        <w:top w:val="none" w:sz="0" w:space="0" w:color="auto"/>
        <w:left w:val="none" w:sz="0" w:space="0" w:color="auto"/>
        <w:bottom w:val="none" w:sz="0" w:space="0" w:color="auto"/>
        <w:right w:val="none" w:sz="0" w:space="0" w:color="auto"/>
      </w:divBdr>
    </w:div>
    <w:div w:id="1971084392">
      <w:bodyDiv w:val="1"/>
      <w:marLeft w:val="0"/>
      <w:marRight w:val="0"/>
      <w:marTop w:val="0"/>
      <w:marBottom w:val="0"/>
      <w:divBdr>
        <w:top w:val="none" w:sz="0" w:space="0" w:color="auto"/>
        <w:left w:val="none" w:sz="0" w:space="0" w:color="auto"/>
        <w:bottom w:val="none" w:sz="0" w:space="0" w:color="auto"/>
        <w:right w:val="none" w:sz="0" w:space="0" w:color="auto"/>
      </w:divBdr>
    </w:div>
    <w:div w:id="1971325365">
      <w:bodyDiv w:val="1"/>
      <w:marLeft w:val="0"/>
      <w:marRight w:val="0"/>
      <w:marTop w:val="0"/>
      <w:marBottom w:val="0"/>
      <w:divBdr>
        <w:top w:val="none" w:sz="0" w:space="0" w:color="auto"/>
        <w:left w:val="none" w:sz="0" w:space="0" w:color="auto"/>
        <w:bottom w:val="none" w:sz="0" w:space="0" w:color="auto"/>
        <w:right w:val="none" w:sz="0" w:space="0" w:color="auto"/>
      </w:divBdr>
    </w:div>
    <w:div w:id="1972513332">
      <w:bodyDiv w:val="1"/>
      <w:marLeft w:val="0"/>
      <w:marRight w:val="0"/>
      <w:marTop w:val="0"/>
      <w:marBottom w:val="0"/>
      <w:divBdr>
        <w:top w:val="none" w:sz="0" w:space="0" w:color="auto"/>
        <w:left w:val="none" w:sz="0" w:space="0" w:color="auto"/>
        <w:bottom w:val="none" w:sz="0" w:space="0" w:color="auto"/>
        <w:right w:val="none" w:sz="0" w:space="0" w:color="auto"/>
      </w:divBdr>
    </w:div>
    <w:div w:id="1972706807">
      <w:bodyDiv w:val="1"/>
      <w:marLeft w:val="0"/>
      <w:marRight w:val="0"/>
      <w:marTop w:val="0"/>
      <w:marBottom w:val="0"/>
      <w:divBdr>
        <w:top w:val="none" w:sz="0" w:space="0" w:color="auto"/>
        <w:left w:val="none" w:sz="0" w:space="0" w:color="auto"/>
        <w:bottom w:val="none" w:sz="0" w:space="0" w:color="auto"/>
        <w:right w:val="none" w:sz="0" w:space="0" w:color="auto"/>
      </w:divBdr>
    </w:div>
    <w:div w:id="1973360459">
      <w:bodyDiv w:val="1"/>
      <w:marLeft w:val="0"/>
      <w:marRight w:val="0"/>
      <w:marTop w:val="0"/>
      <w:marBottom w:val="0"/>
      <w:divBdr>
        <w:top w:val="none" w:sz="0" w:space="0" w:color="auto"/>
        <w:left w:val="none" w:sz="0" w:space="0" w:color="auto"/>
        <w:bottom w:val="none" w:sz="0" w:space="0" w:color="auto"/>
        <w:right w:val="none" w:sz="0" w:space="0" w:color="auto"/>
      </w:divBdr>
    </w:div>
    <w:div w:id="1973365704">
      <w:bodyDiv w:val="1"/>
      <w:marLeft w:val="0"/>
      <w:marRight w:val="0"/>
      <w:marTop w:val="0"/>
      <w:marBottom w:val="0"/>
      <w:divBdr>
        <w:top w:val="none" w:sz="0" w:space="0" w:color="auto"/>
        <w:left w:val="none" w:sz="0" w:space="0" w:color="auto"/>
        <w:bottom w:val="none" w:sz="0" w:space="0" w:color="auto"/>
        <w:right w:val="none" w:sz="0" w:space="0" w:color="auto"/>
      </w:divBdr>
    </w:div>
    <w:div w:id="1974210959">
      <w:bodyDiv w:val="1"/>
      <w:marLeft w:val="0"/>
      <w:marRight w:val="0"/>
      <w:marTop w:val="0"/>
      <w:marBottom w:val="0"/>
      <w:divBdr>
        <w:top w:val="none" w:sz="0" w:space="0" w:color="auto"/>
        <w:left w:val="none" w:sz="0" w:space="0" w:color="auto"/>
        <w:bottom w:val="none" w:sz="0" w:space="0" w:color="auto"/>
        <w:right w:val="none" w:sz="0" w:space="0" w:color="auto"/>
      </w:divBdr>
    </w:div>
    <w:div w:id="1974486087">
      <w:bodyDiv w:val="1"/>
      <w:marLeft w:val="0"/>
      <w:marRight w:val="0"/>
      <w:marTop w:val="0"/>
      <w:marBottom w:val="0"/>
      <w:divBdr>
        <w:top w:val="none" w:sz="0" w:space="0" w:color="auto"/>
        <w:left w:val="none" w:sz="0" w:space="0" w:color="auto"/>
        <w:bottom w:val="none" w:sz="0" w:space="0" w:color="auto"/>
        <w:right w:val="none" w:sz="0" w:space="0" w:color="auto"/>
      </w:divBdr>
    </w:div>
    <w:div w:id="1974944539">
      <w:bodyDiv w:val="1"/>
      <w:marLeft w:val="0"/>
      <w:marRight w:val="0"/>
      <w:marTop w:val="0"/>
      <w:marBottom w:val="0"/>
      <w:divBdr>
        <w:top w:val="none" w:sz="0" w:space="0" w:color="auto"/>
        <w:left w:val="none" w:sz="0" w:space="0" w:color="auto"/>
        <w:bottom w:val="none" w:sz="0" w:space="0" w:color="auto"/>
        <w:right w:val="none" w:sz="0" w:space="0" w:color="auto"/>
      </w:divBdr>
    </w:div>
    <w:div w:id="1975524406">
      <w:bodyDiv w:val="1"/>
      <w:marLeft w:val="0"/>
      <w:marRight w:val="0"/>
      <w:marTop w:val="0"/>
      <w:marBottom w:val="0"/>
      <w:divBdr>
        <w:top w:val="none" w:sz="0" w:space="0" w:color="auto"/>
        <w:left w:val="none" w:sz="0" w:space="0" w:color="auto"/>
        <w:bottom w:val="none" w:sz="0" w:space="0" w:color="auto"/>
        <w:right w:val="none" w:sz="0" w:space="0" w:color="auto"/>
      </w:divBdr>
    </w:div>
    <w:div w:id="1975600340">
      <w:bodyDiv w:val="1"/>
      <w:marLeft w:val="0"/>
      <w:marRight w:val="0"/>
      <w:marTop w:val="0"/>
      <w:marBottom w:val="0"/>
      <w:divBdr>
        <w:top w:val="none" w:sz="0" w:space="0" w:color="auto"/>
        <w:left w:val="none" w:sz="0" w:space="0" w:color="auto"/>
        <w:bottom w:val="none" w:sz="0" w:space="0" w:color="auto"/>
        <w:right w:val="none" w:sz="0" w:space="0" w:color="auto"/>
      </w:divBdr>
    </w:div>
    <w:div w:id="1975871870">
      <w:bodyDiv w:val="1"/>
      <w:marLeft w:val="0"/>
      <w:marRight w:val="0"/>
      <w:marTop w:val="0"/>
      <w:marBottom w:val="0"/>
      <w:divBdr>
        <w:top w:val="none" w:sz="0" w:space="0" w:color="auto"/>
        <w:left w:val="none" w:sz="0" w:space="0" w:color="auto"/>
        <w:bottom w:val="none" w:sz="0" w:space="0" w:color="auto"/>
        <w:right w:val="none" w:sz="0" w:space="0" w:color="auto"/>
      </w:divBdr>
    </w:div>
    <w:div w:id="1975983456">
      <w:bodyDiv w:val="1"/>
      <w:marLeft w:val="0"/>
      <w:marRight w:val="0"/>
      <w:marTop w:val="0"/>
      <w:marBottom w:val="0"/>
      <w:divBdr>
        <w:top w:val="none" w:sz="0" w:space="0" w:color="auto"/>
        <w:left w:val="none" w:sz="0" w:space="0" w:color="auto"/>
        <w:bottom w:val="none" w:sz="0" w:space="0" w:color="auto"/>
        <w:right w:val="none" w:sz="0" w:space="0" w:color="auto"/>
      </w:divBdr>
    </w:div>
    <w:div w:id="1976526483">
      <w:bodyDiv w:val="1"/>
      <w:marLeft w:val="0"/>
      <w:marRight w:val="0"/>
      <w:marTop w:val="0"/>
      <w:marBottom w:val="0"/>
      <w:divBdr>
        <w:top w:val="none" w:sz="0" w:space="0" w:color="auto"/>
        <w:left w:val="none" w:sz="0" w:space="0" w:color="auto"/>
        <w:bottom w:val="none" w:sz="0" w:space="0" w:color="auto"/>
        <w:right w:val="none" w:sz="0" w:space="0" w:color="auto"/>
      </w:divBdr>
    </w:div>
    <w:div w:id="1976907647">
      <w:bodyDiv w:val="1"/>
      <w:marLeft w:val="0"/>
      <w:marRight w:val="0"/>
      <w:marTop w:val="0"/>
      <w:marBottom w:val="0"/>
      <w:divBdr>
        <w:top w:val="none" w:sz="0" w:space="0" w:color="auto"/>
        <w:left w:val="none" w:sz="0" w:space="0" w:color="auto"/>
        <w:bottom w:val="none" w:sz="0" w:space="0" w:color="auto"/>
        <w:right w:val="none" w:sz="0" w:space="0" w:color="auto"/>
      </w:divBdr>
    </w:div>
    <w:div w:id="1976987176">
      <w:bodyDiv w:val="1"/>
      <w:marLeft w:val="0"/>
      <w:marRight w:val="0"/>
      <w:marTop w:val="0"/>
      <w:marBottom w:val="0"/>
      <w:divBdr>
        <w:top w:val="none" w:sz="0" w:space="0" w:color="auto"/>
        <w:left w:val="none" w:sz="0" w:space="0" w:color="auto"/>
        <w:bottom w:val="none" w:sz="0" w:space="0" w:color="auto"/>
        <w:right w:val="none" w:sz="0" w:space="0" w:color="auto"/>
      </w:divBdr>
    </w:div>
    <w:div w:id="1977177411">
      <w:bodyDiv w:val="1"/>
      <w:marLeft w:val="0"/>
      <w:marRight w:val="0"/>
      <w:marTop w:val="0"/>
      <w:marBottom w:val="0"/>
      <w:divBdr>
        <w:top w:val="none" w:sz="0" w:space="0" w:color="auto"/>
        <w:left w:val="none" w:sz="0" w:space="0" w:color="auto"/>
        <w:bottom w:val="none" w:sz="0" w:space="0" w:color="auto"/>
        <w:right w:val="none" w:sz="0" w:space="0" w:color="auto"/>
      </w:divBdr>
    </w:div>
    <w:div w:id="1977566784">
      <w:bodyDiv w:val="1"/>
      <w:marLeft w:val="0"/>
      <w:marRight w:val="0"/>
      <w:marTop w:val="0"/>
      <w:marBottom w:val="0"/>
      <w:divBdr>
        <w:top w:val="none" w:sz="0" w:space="0" w:color="auto"/>
        <w:left w:val="none" w:sz="0" w:space="0" w:color="auto"/>
        <w:bottom w:val="none" w:sz="0" w:space="0" w:color="auto"/>
        <w:right w:val="none" w:sz="0" w:space="0" w:color="auto"/>
      </w:divBdr>
    </w:div>
    <w:div w:id="1977568262">
      <w:bodyDiv w:val="1"/>
      <w:marLeft w:val="0"/>
      <w:marRight w:val="0"/>
      <w:marTop w:val="0"/>
      <w:marBottom w:val="0"/>
      <w:divBdr>
        <w:top w:val="none" w:sz="0" w:space="0" w:color="auto"/>
        <w:left w:val="none" w:sz="0" w:space="0" w:color="auto"/>
        <w:bottom w:val="none" w:sz="0" w:space="0" w:color="auto"/>
        <w:right w:val="none" w:sz="0" w:space="0" w:color="auto"/>
      </w:divBdr>
    </w:div>
    <w:div w:id="1978728751">
      <w:bodyDiv w:val="1"/>
      <w:marLeft w:val="0"/>
      <w:marRight w:val="0"/>
      <w:marTop w:val="0"/>
      <w:marBottom w:val="0"/>
      <w:divBdr>
        <w:top w:val="none" w:sz="0" w:space="0" w:color="auto"/>
        <w:left w:val="none" w:sz="0" w:space="0" w:color="auto"/>
        <w:bottom w:val="none" w:sz="0" w:space="0" w:color="auto"/>
        <w:right w:val="none" w:sz="0" w:space="0" w:color="auto"/>
      </w:divBdr>
    </w:div>
    <w:div w:id="1979647867">
      <w:bodyDiv w:val="1"/>
      <w:marLeft w:val="0"/>
      <w:marRight w:val="0"/>
      <w:marTop w:val="0"/>
      <w:marBottom w:val="0"/>
      <w:divBdr>
        <w:top w:val="none" w:sz="0" w:space="0" w:color="auto"/>
        <w:left w:val="none" w:sz="0" w:space="0" w:color="auto"/>
        <w:bottom w:val="none" w:sz="0" w:space="0" w:color="auto"/>
        <w:right w:val="none" w:sz="0" w:space="0" w:color="auto"/>
      </w:divBdr>
    </w:div>
    <w:div w:id="1980381488">
      <w:bodyDiv w:val="1"/>
      <w:marLeft w:val="0"/>
      <w:marRight w:val="0"/>
      <w:marTop w:val="0"/>
      <w:marBottom w:val="0"/>
      <w:divBdr>
        <w:top w:val="none" w:sz="0" w:space="0" w:color="auto"/>
        <w:left w:val="none" w:sz="0" w:space="0" w:color="auto"/>
        <w:bottom w:val="none" w:sz="0" w:space="0" w:color="auto"/>
        <w:right w:val="none" w:sz="0" w:space="0" w:color="auto"/>
      </w:divBdr>
    </w:div>
    <w:div w:id="1981423727">
      <w:bodyDiv w:val="1"/>
      <w:marLeft w:val="0"/>
      <w:marRight w:val="0"/>
      <w:marTop w:val="0"/>
      <w:marBottom w:val="0"/>
      <w:divBdr>
        <w:top w:val="none" w:sz="0" w:space="0" w:color="auto"/>
        <w:left w:val="none" w:sz="0" w:space="0" w:color="auto"/>
        <w:bottom w:val="none" w:sz="0" w:space="0" w:color="auto"/>
        <w:right w:val="none" w:sz="0" w:space="0" w:color="auto"/>
      </w:divBdr>
    </w:div>
    <w:div w:id="1982073361">
      <w:bodyDiv w:val="1"/>
      <w:marLeft w:val="0"/>
      <w:marRight w:val="0"/>
      <w:marTop w:val="0"/>
      <w:marBottom w:val="0"/>
      <w:divBdr>
        <w:top w:val="none" w:sz="0" w:space="0" w:color="auto"/>
        <w:left w:val="none" w:sz="0" w:space="0" w:color="auto"/>
        <w:bottom w:val="none" w:sz="0" w:space="0" w:color="auto"/>
        <w:right w:val="none" w:sz="0" w:space="0" w:color="auto"/>
      </w:divBdr>
    </w:div>
    <w:div w:id="1982344584">
      <w:bodyDiv w:val="1"/>
      <w:marLeft w:val="0"/>
      <w:marRight w:val="0"/>
      <w:marTop w:val="0"/>
      <w:marBottom w:val="0"/>
      <w:divBdr>
        <w:top w:val="none" w:sz="0" w:space="0" w:color="auto"/>
        <w:left w:val="none" w:sz="0" w:space="0" w:color="auto"/>
        <w:bottom w:val="none" w:sz="0" w:space="0" w:color="auto"/>
        <w:right w:val="none" w:sz="0" w:space="0" w:color="auto"/>
      </w:divBdr>
    </w:div>
    <w:div w:id="1982492203">
      <w:bodyDiv w:val="1"/>
      <w:marLeft w:val="0"/>
      <w:marRight w:val="0"/>
      <w:marTop w:val="0"/>
      <w:marBottom w:val="0"/>
      <w:divBdr>
        <w:top w:val="none" w:sz="0" w:space="0" w:color="auto"/>
        <w:left w:val="none" w:sz="0" w:space="0" w:color="auto"/>
        <w:bottom w:val="none" w:sz="0" w:space="0" w:color="auto"/>
        <w:right w:val="none" w:sz="0" w:space="0" w:color="auto"/>
      </w:divBdr>
    </w:div>
    <w:div w:id="1982688595">
      <w:bodyDiv w:val="1"/>
      <w:marLeft w:val="0"/>
      <w:marRight w:val="0"/>
      <w:marTop w:val="0"/>
      <w:marBottom w:val="0"/>
      <w:divBdr>
        <w:top w:val="none" w:sz="0" w:space="0" w:color="auto"/>
        <w:left w:val="none" w:sz="0" w:space="0" w:color="auto"/>
        <w:bottom w:val="none" w:sz="0" w:space="0" w:color="auto"/>
        <w:right w:val="none" w:sz="0" w:space="0" w:color="auto"/>
      </w:divBdr>
    </w:div>
    <w:div w:id="1982806664">
      <w:bodyDiv w:val="1"/>
      <w:marLeft w:val="0"/>
      <w:marRight w:val="0"/>
      <w:marTop w:val="0"/>
      <w:marBottom w:val="0"/>
      <w:divBdr>
        <w:top w:val="none" w:sz="0" w:space="0" w:color="auto"/>
        <w:left w:val="none" w:sz="0" w:space="0" w:color="auto"/>
        <w:bottom w:val="none" w:sz="0" w:space="0" w:color="auto"/>
        <w:right w:val="none" w:sz="0" w:space="0" w:color="auto"/>
      </w:divBdr>
    </w:div>
    <w:div w:id="1983806627">
      <w:bodyDiv w:val="1"/>
      <w:marLeft w:val="0"/>
      <w:marRight w:val="0"/>
      <w:marTop w:val="0"/>
      <w:marBottom w:val="0"/>
      <w:divBdr>
        <w:top w:val="none" w:sz="0" w:space="0" w:color="auto"/>
        <w:left w:val="none" w:sz="0" w:space="0" w:color="auto"/>
        <w:bottom w:val="none" w:sz="0" w:space="0" w:color="auto"/>
        <w:right w:val="none" w:sz="0" w:space="0" w:color="auto"/>
      </w:divBdr>
    </w:div>
    <w:div w:id="1983925659">
      <w:bodyDiv w:val="1"/>
      <w:marLeft w:val="0"/>
      <w:marRight w:val="0"/>
      <w:marTop w:val="0"/>
      <w:marBottom w:val="0"/>
      <w:divBdr>
        <w:top w:val="none" w:sz="0" w:space="0" w:color="auto"/>
        <w:left w:val="none" w:sz="0" w:space="0" w:color="auto"/>
        <w:bottom w:val="none" w:sz="0" w:space="0" w:color="auto"/>
        <w:right w:val="none" w:sz="0" w:space="0" w:color="auto"/>
      </w:divBdr>
    </w:div>
    <w:div w:id="1984122068">
      <w:bodyDiv w:val="1"/>
      <w:marLeft w:val="0"/>
      <w:marRight w:val="0"/>
      <w:marTop w:val="0"/>
      <w:marBottom w:val="0"/>
      <w:divBdr>
        <w:top w:val="none" w:sz="0" w:space="0" w:color="auto"/>
        <w:left w:val="none" w:sz="0" w:space="0" w:color="auto"/>
        <w:bottom w:val="none" w:sz="0" w:space="0" w:color="auto"/>
        <w:right w:val="none" w:sz="0" w:space="0" w:color="auto"/>
      </w:divBdr>
    </w:div>
    <w:div w:id="1984847834">
      <w:bodyDiv w:val="1"/>
      <w:marLeft w:val="0"/>
      <w:marRight w:val="0"/>
      <w:marTop w:val="0"/>
      <w:marBottom w:val="0"/>
      <w:divBdr>
        <w:top w:val="none" w:sz="0" w:space="0" w:color="auto"/>
        <w:left w:val="none" w:sz="0" w:space="0" w:color="auto"/>
        <w:bottom w:val="none" w:sz="0" w:space="0" w:color="auto"/>
        <w:right w:val="none" w:sz="0" w:space="0" w:color="auto"/>
      </w:divBdr>
    </w:div>
    <w:div w:id="1985038937">
      <w:bodyDiv w:val="1"/>
      <w:marLeft w:val="0"/>
      <w:marRight w:val="0"/>
      <w:marTop w:val="0"/>
      <w:marBottom w:val="0"/>
      <w:divBdr>
        <w:top w:val="none" w:sz="0" w:space="0" w:color="auto"/>
        <w:left w:val="none" w:sz="0" w:space="0" w:color="auto"/>
        <w:bottom w:val="none" w:sz="0" w:space="0" w:color="auto"/>
        <w:right w:val="none" w:sz="0" w:space="0" w:color="auto"/>
      </w:divBdr>
    </w:div>
    <w:div w:id="1985499597">
      <w:bodyDiv w:val="1"/>
      <w:marLeft w:val="0"/>
      <w:marRight w:val="0"/>
      <w:marTop w:val="0"/>
      <w:marBottom w:val="0"/>
      <w:divBdr>
        <w:top w:val="none" w:sz="0" w:space="0" w:color="auto"/>
        <w:left w:val="none" w:sz="0" w:space="0" w:color="auto"/>
        <w:bottom w:val="none" w:sz="0" w:space="0" w:color="auto"/>
        <w:right w:val="none" w:sz="0" w:space="0" w:color="auto"/>
      </w:divBdr>
    </w:div>
    <w:div w:id="1985621927">
      <w:bodyDiv w:val="1"/>
      <w:marLeft w:val="0"/>
      <w:marRight w:val="0"/>
      <w:marTop w:val="0"/>
      <w:marBottom w:val="0"/>
      <w:divBdr>
        <w:top w:val="none" w:sz="0" w:space="0" w:color="auto"/>
        <w:left w:val="none" w:sz="0" w:space="0" w:color="auto"/>
        <w:bottom w:val="none" w:sz="0" w:space="0" w:color="auto"/>
        <w:right w:val="none" w:sz="0" w:space="0" w:color="auto"/>
      </w:divBdr>
    </w:div>
    <w:div w:id="1986157809">
      <w:bodyDiv w:val="1"/>
      <w:marLeft w:val="0"/>
      <w:marRight w:val="0"/>
      <w:marTop w:val="0"/>
      <w:marBottom w:val="0"/>
      <w:divBdr>
        <w:top w:val="none" w:sz="0" w:space="0" w:color="auto"/>
        <w:left w:val="none" w:sz="0" w:space="0" w:color="auto"/>
        <w:bottom w:val="none" w:sz="0" w:space="0" w:color="auto"/>
        <w:right w:val="none" w:sz="0" w:space="0" w:color="auto"/>
      </w:divBdr>
    </w:div>
    <w:div w:id="1986273384">
      <w:bodyDiv w:val="1"/>
      <w:marLeft w:val="0"/>
      <w:marRight w:val="0"/>
      <w:marTop w:val="0"/>
      <w:marBottom w:val="0"/>
      <w:divBdr>
        <w:top w:val="none" w:sz="0" w:space="0" w:color="auto"/>
        <w:left w:val="none" w:sz="0" w:space="0" w:color="auto"/>
        <w:bottom w:val="none" w:sz="0" w:space="0" w:color="auto"/>
        <w:right w:val="none" w:sz="0" w:space="0" w:color="auto"/>
      </w:divBdr>
    </w:div>
    <w:div w:id="1986857959">
      <w:bodyDiv w:val="1"/>
      <w:marLeft w:val="0"/>
      <w:marRight w:val="0"/>
      <w:marTop w:val="0"/>
      <w:marBottom w:val="0"/>
      <w:divBdr>
        <w:top w:val="none" w:sz="0" w:space="0" w:color="auto"/>
        <w:left w:val="none" w:sz="0" w:space="0" w:color="auto"/>
        <w:bottom w:val="none" w:sz="0" w:space="0" w:color="auto"/>
        <w:right w:val="none" w:sz="0" w:space="0" w:color="auto"/>
      </w:divBdr>
    </w:div>
    <w:div w:id="1986885398">
      <w:bodyDiv w:val="1"/>
      <w:marLeft w:val="0"/>
      <w:marRight w:val="0"/>
      <w:marTop w:val="0"/>
      <w:marBottom w:val="0"/>
      <w:divBdr>
        <w:top w:val="none" w:sz="0" w:space="0" w:color="auto"/>
        <w:left w:val="none" w:sz="0" w:space="0" w:color="auto"/>
        <w:bottom w:val="none" w:sz="0" w:space="0" w:color="auto"/>
        <w:right w:val="none" w:sz="0" w:space="0" w:color="auto"/>
      </w:divBdr>
    </w:div>
    <w:div w:id="1987318539">
      <w:bodyDiv w:val="1"/>
      <w:marLeft w:val="0"/>
      <w:marRight w:val="0"/>
      <w:marTop w:val="0"/>
      <w:marBottom w:val="0"/>
      <w:divBdr>
        <w:top w:val="none" w:sz="0" w:space="0" w:color="auto"/>
        <w:left w:val="none" w:sz="0" w:space="0" w:color="auto"/>
        <w:bottom w:val="none" w:sz="0" w:space="0" w:color="auto"/>
        <w:right w:val="none" w:sz="0" w:space="0" w:color="auto"/>
      </w:divBdr>
    </w:div>
    <w:div w:id="1987391130">
      <w:bodyDiv w:val="1"/>
      <w:marLeft w:val="0"/>
      <w:marRight w:val="0"/>
      <w:marTop w:val="0"/>
      <w:marBottom w:val="0"/>
      <w:divBdr>
        <w:top w:val="none" w:sz="0" w:space="0" w:color="auto"/>
        <w:left w:val="none" w:sz="0" w:space="0" w:color="auto"/>
        <w:bottom w:val="none" w:sz="0" w:space="0" w:color="auto"/>
        <w:right w:val="none" w:sz="0" w:space="0" w:color="auto"/>
      </w:divBdr>
    </w:div>
    <w:div w:id="1987969373">
      <w:bodyDiv w:val="1"/>
      <w:marLeft w:val="0"/>
      <w:marRight w:val="0"/>
      <w:marTop w:val="0"/>
      <w:marBottom w:val="0"/>
      <w:divBdr>
        <w:top w:val="none" w:sz="0" w:space="0" w:color="auto"/>
        <w:left w:val="none" w:sz="0" w:space="0" w:color="auto"/>
        <w:bottom w:val="none" w:sz="0" w:space="0" w:color="auto"/>
        <w:right w:val="none" w:sz="0" w:space="0" w:color="auto"/>
      </w:divBdr>
    </w:div>
    <w:div w:id="1988237664">
      <w:bodyDiv w:val="1"/>
      <w:marLeft w:val="0"/>
      <w:marRight w:val="0"/>
      <w:marTop w:val="0"/>
      <w:marBottom w:val="0"/>
      <w:divBdr>
        <w:top w:val="none" w:sz="0" w:space="0" w:color="auto"/>
        <w:left w:val="none" w:sz="0" w:space="0" w:color="auto"/>
        <w:bottom w:val="none" w:sz="0" w:space="0" w:color="auto"/>
        <w:right w:val="none" w:sz="0" w:space="0" w:color="auto"/>
      </w:divBdr>
    </w:div>
    <w:div w:id="1988587456">
      <w:bodyDiv w:val="1"/>
      <w:marLeft w:val="0"/>
      <w:marRight w:val="0"/>
      <w:marTop w:val="0"/>
      <w:marBottom w:val="0"/>
      <w:divBdr>
        <w:top w:val="none" w:sz="0" w:space="0" w:color="auto"/>
        <w:left w:val="none" w:sz="0" w:space="0" w:color="auto"/>
        <w:bottom w:val="none" w:sz="0" w:space="0" w:color="auto"/>
        <w:right w:val="none" w:sz="0" w:space="0" w:color="auto"/>
      </w:divBdr>
    </w:div>
    <w:div w:id="1989243279">
      <w:bodyDiv w:val="1"/>
      <w:marLeft w:val="0"/>
      <w:marRight w:val="0"/>
      <w:marTop w:val="0"/>
      <w:marBottom w:val="0"/>
      <w:divBdr>
        <w:top w:val="none" w:sz="0" w:space="0" w:color="auto"/>
        <w:left w:val="none" w:sz="0" w:space="0" w:color="auto"/>
        <w:bottom w:val="none" w:sz="0" w:space="0" w:color="auto"/>
        <w:right w:val="none" w:sz="0" w:space="0" w:color="auto"/>
      </w:divBdr>
    </w:div>
    <w:div w:id="1989937514">
      <w:bodyDiv w:val="1"/>
      <w:marLeft w:val="0"/>
      <w:marRight w:val="0"/>
      <w:marTop w:val="0"/>
      <w:marBottom w:val="0"/>
      <w:divBdr>
        <w:top w:val="none" w:sz="0" w:space="0" w:color="auto"/>
        <w:left w:val="none" w:sz="0" w:space="0" w:color="auto"/>
        <w:bottom w:val="none" w:sz="0" w:space="0" w:color="auto"/>
        <w:right w:val="none" w:sz="0" w:space="0" w:color="auto"/>
      </w:divBdr>
    </w:div>
    <w:div w:id="1991009244">
      <w:bodyDiv w:val="1"/>
      <w:marLeft w:val="0"/>
      <w:marRight w:val="0"/>
      <w:marTop w:val="0"/>
      <w:marBottom w:val="0"/>
      <w:divBdr>
        <w:top w:val="none" w:sz="0" w:space="0" w:color="auto"/>
        <w:left w:val="none" w:sz="0" w:space="0" w:color="auto"/>
        <w:bottom w:val="none" w:sz="0" w:space="0" w:color="auto"/>
        <w:right w:val="none" w:sz="0" w:space="0" w:color="auto"/>
      </w:divBdr>
    </w:div>
    <w:div w:id="1993098841">
      <w:bodyDiv w:val="1"/>
      <w:marLeft w:val="0"/>
      <w:marRight w:val="0"/>
      <w:marTop w:val="0"/>
      <w:marBottom w:val="0"/>
      <w:divBdr>
        <w:top w:val="none" w:sz="0" w:space="0" w:color="auto"/>
        <w:left w:val="none" w:sz="0" w:space="0" w:color="auto"/>
        <w:bottom w:val="none" w:sz="0" w:space="0" w:color="auto"/>
        <w:right w:val="none" w:sz="0" w:space="0" w:color="auto"/>
      </w:divBdr>
    </w:div>
    <w:div w:id="1993173486">
      <w:bodyDiv w:val="1"/>
      <w:marLeft w:val="0"/>
      <w:marRight w:val="0"/>
      <w:marTop w:val="0"/>
      <w:marBottom w:val="0"/>
      <w:divBdr>
        <w:top w:val="none" w:sz="0" w:space="0" w:color="auto"/>
        <w:left w:val="none" w:sz="0" w:space="0" w:color="auto"/>
        <w:bottom w:val="none" w:sz="0" w:space="0" w:color="auto"/>
        <w:right w:val="none" w:sz="0" w:space="0" w:color="auto"/>
      </w:divBdr>
    </w:div>
    <w:div w:id="1993365063">
      <w:bodyDiv w:val="1"/>
      <w:marLeft w:val="0"/>
      <w:marRight w:val="0"/>
      <w:marTop w:val="0"/>
      <w:marBottom w:val="0"/>
      <w:divBdr>
        <w:top w:val="none" w:sz="0" w:space="0" w:color="auto"/>
        <w:left w:val="none" w:sz="0" w:space="0" w:color="auto"/>
        <w:bottom w:val="none" w:sz="0" w:space="0" w:color="auto"/>
        <w:right w:val="none" w:sz="0" w:space="0" w:color="auto"/>
      </w:divBdr>
    </w:div>
    <w:div w:id="1993413591">
      <w:bodyDiv w:val="1"/>
      <w:marLeft w:val="0"/>
      <w:marRight w:val="0"/>
      <w:marTop w:val="0"/>
      <w:marBottom w:val="0"/>
      <w:divBdr>
        <w:top w:val="none" w:sz="0" w:space="0" w:color="auto"/>
        <w:left w:val="none" w:sz="0" w:space="0" w:color="auto"/>
        <w:bottom w:val="none" w:sz="0" w:space="0" w:color="auto"/>
        <w:right w:val="none" w:sz="0" w:space="0" w:color="auto"/>
      </w:divBdr>
    </w:div>
    <w:div w:id="1993437249">
      <w:bodyDiv w:val="1"/>
      <w:marLeft w:val="0"/>
      <w:marRight w:val="0"/>
      <w:marTop w:val="0"/>
      <w:marBottom w:val="0"/>
      <w:divBdr>
        <w:top w:val="none" w:sz="0" w:space="0" w:color="auto"/>
        <w:left w:val="none" w:sz="0" w:space="0" w:color="auto"/>
        <w:bottom w:val="none" w:sz="0" w:space="0" w:color="auto"/>
        <w:right w:val="none" w:sz="0" w:space="0" w:color="auto"/>
      </w:divBdr>
    </w:div>
    <w:div w:id="1994525464">
      <w:bodyDiv w:val="1"/>
      <w:marLeft w:val="0"/>
      <w:marRight w:val="0"/>
      <w:marTop w:val="0"/>
      <w:marBottom w:val="0"/>
      <w:divBdr>
        <w:top w:val="none" w:sz="0" w:space="0" w:color="auto"/>
        <w:left w:val="none" w:sz="0" w:space="0" w:color="auto"/>
        <w:bottom w:val="none" w:sz="0" w:space="0" w:color="auto"/>
        <w:right w:val="none" w:sz="0" w:space="0" w:color="auto"/>
      </w:divBdr>
    </w:div>
    <w:div w:id="1996184260">
      <w:bodyDiv w:val="1"/>
      <w:marLeft w:val="0"/>
      <w:marRight w:val="0"/>
      <w:marTop w:val="0"/>
      <w:marBottom w:val="0"/>
      <w:divBdr>
        <w:top w:val="none" w:sz="0" w:space="0" w:color="auto"/>
        <w:left w:val="none" w:sz="0" w:space="0" w:color="auto"/>
        <w:bottom w:val="none" w:sz="0" w:space="0" w:color="auto"/>
        <w:right w:val="none" w:sz="0" w:space="0" w:color="auto"/>
      </w:divBdr>
    </w:div>
    <w:div w:id="1996568411">
      <w:bodyDiv w:val="1"/>
      <w:marLeft w:val="0"/>
      <w:marRight w:val="0"/>
      <w:marTop w:val="0"/>
      <w:marBottom w:val="0"/>
      <w:divBdr>
        <w:top w:val="none" w:sz="0" w:space="0" w:color="auto"/>
        <w:left w:val="none" w:sz="0" w:space="0" w:color="auto"/>
        <w:bottom w:val="none" w:sz="0" w:space="0" w:color="auto"/>
        <w:right w:val="none" w:sz="0" w:space="0" w:color="auto"/>
      </w:divBdr>
    </w:div>
    <w:div w:id="1997610430">
      <w:bodyDiv w:val="1"/>
      <w:marLeft w:val="0"/>
      <w:marRight w:val="0"/>
      <w:marTop w:val="0"/>
      <w:marBottom w:val="0"/>
      <w:divBdr>
        <w:top w:val="none" w:sz="0" w:space="0" w:color="auto"/>
        <w:left w:val="none" w:sz="0" w:space="0" w:color="auto"/>
        <w:bottom w:val="none" w:sz="0" w:space="0" w:color="auto"/>
        <w:right w:val="none" w:sz="0" w:space="0" w:color="auto"/>
      </w:divBdr>
    </w:div>
    <w:div w:id="1997799791">
      <w:bodyDiv w:val="1"/>
      <w:marLeft w:val="0"/>
      <w:marRight w:val="0"/>
      <w:marTop w:val="0"/>
      <w:marBottom w:val="0"/>
      <w:divBdr>
        <w:top w:val="none" w:sz="0" w:space="0" w:color="auto"/>
        <w:left w:val="none" w:sz="0" w:space="0" w:color="auto"/>
        <w:bottom w:val="none" w:sz="0" w:space="0" w:color="auto"/>
        <w:right w:val="none" w:sz="0" w:space="0" w:color="auto"/>
      </w:divBdr>
    </w:div>
    <w:div w:id="1998267722">
      <w:bodyDiv w:val="1"/>
      <w:marLeft w:val="0"/>
      <w:marRight w:val="0"/>
      <w:marTop w:val="0"/>
      <w:marBottom w:val="0"/>
      <w:divBdr>
        <w:top w:val="none" w:sz="0" w:space="0" w:color="auto"/>
        <w:left w:val="none" w:sz="0" w:space="0" w:color="auto"/>
        <w:bottom w:val="none" w:sz="0" w:space="0" w:color="auto"/>
        <w:right w:val="none" w:sz="0" w:space="0" w:color="auto"/>
      </w:divBdr>
    </w:div>
    <w:div w:id="1998537728">
      <w:bodyDiv w:val="1"/>
      <w:marLeft w:val="0"/>
      <w:marRight w:val="0"/>
      <w:marTop w:val="0"/>
      <w:marBottom w:val="0"/>
      <w:divBdr>
        <w:top w:val="none" w:sz="0" w:space="0" w:color="auto"/>
        <w:left w:val="none" w:sz="0" w:space="0" w:color="auto"/>
        <w:bottom w:val="none" w:sz="0" w:space="0" w:color="auto"/>
        <w:right w:val="none" w:sz="0" w:space="0" w:color="auto"/>
      </w:divBdr>
    </w:div>
    <w:div w:id="1999338505">
      <w:bodyDiv w:val="1"/>
      <w:marLeft w:val="0"/>
      <w:marRight w:val="0"/>
      <w:marTop w:val="0"/>
      <w:marBottom w:val="0"/>
      <w:divBdr>
        <w:top w:val="none" w:sz="0" w:space="0" w:color="auto"/>
        <w:left w:val="none" w:sz="0" w:space="0" w:color="auto"/>
        <w:bottom w:val="none" w:sz="0" w:space="0" w:color="auto"/>
        <w:right w:val="none" w:sz="0" w:space="0" w:color="auto"/>
      </w:divBdr>
    </w:div>
    <w:div w:id="1999384773">
      <w:bodyDiv w:val="1"/>
      <w:marLeft w:val="0"/>
      <w:marRight w:val="0"/>
      <w:marTop w:val="0"/>
      <w:marBottom w:val="0"/>
      <w:divBdr>
        <w:top w:val="none" w:sz="0" w:space="0" w:color="auto"/>
        <w:left w:val="none" w:sz="0" w:space="0" w:color="auto"/>
        <w:bottom w:val="none" w:sz="0" w:space="0" w:color="auto"/>
        <w:right w:val="none" w:sz="0" w:space="0" w:color="auto"/>
      </w:divBdr>
    </w:div>
    <w:div w:id="1999771095">
      <w:bodyDiv w:val="1"/>
      <w:marLeft w:val="0"/>
      <w:marRight w:val="0"/>
      <w:marTop w:val="0"/>
      <w:marBottom w:val="0"/>
      <w:divBdr>
        <w:top w:val="none" w:sz="0" w:space="0" w:color="auto"/>
        <w:left w:val="none" w:sz="0" w:space="0" w:color="auto"/>
        <w:bottom w:val="none" w:sz="0" w:space="0" w:color="auto"/>
        <w:right w:val="none" w:sz="0" w:space="0" w:color="auto"/>
      </w:divBdr>
    </w:div>
    <w:div w:id="1999923578">
      <w:bodyDiv w:val="1"/>
      <w:marLeft w:val="0"/>
      <w:marRight w:val="0"/>
      <w:marTop w:val="0"/>
      <w:marBottom w:val="0"/>
      <w:divBdr>
        <w:top w:val="none" w:sz="0" w:space="0" w:color="auto"/>
        <w:left w:val="none" w:sz="0" w:space="0" w:color="auto"/>
        <w:bottom w:val="none" w:sz="0" w:space="0" w:color="auto"/>
        <w:right w:val="none" w:sz="0" w:space="0" w:color="auto"/>
      </w:divBdr>
    </w:div>
    <w:div w:id="2000114366">
      <w:bodyDiv w:val="1"/>
      <w:marLeft w:val="0"/>
      <w:marRight w:val="0"/>
      <w:marTop w:val="0"/>
      <w:marBottom w:val="0"/>
      <w:divBdr>
        <w:top w:val="none" w:sz="0" w:space="0" w:color="auto"/>
        <w:left w:val="none" w:sz="0" w:space="0" w:color="auto"/>
        <w:bottom w:val="none" w:sz="0" w:space="0" w:color="auto"/>
        <w:right w:val="none" w:sz="0" w:space="0" w:color="auto"/>
      </w:divBdr>
    </w:div>
    <w:div w:id="2001736533">
      <w:bodyDiv w:val="1"/>
      <w:marLeft w:val="0"/>
      <w:marRight w:val="0"/>
      <w:marTop w:val="0"/>
      <w:marBottom w:val="0"/>
      <w:divBdr>
        <w:top w:val="none" w:sz="0" w:space="0" w:color="auto"/>
        <w:left w:val="none" w:sz="0" w:space="0" w:color="auto"/>
        <w:bottom w:val="none" w:sz="0" w:space="0" w:color="auto"/>
        <w:right w:val="none" w:sz="0" w:space="0" w:color="auto"/>
      </w:divBdr>
    </w:div>
    <w:div w:id="2002849599">
      <w:bodyDiv w:val="1"/>
      <w:marLeft w:val="0"/>
      <w:marRight w:val="0"/>
      <w:marTop w:val="0"/>
      <w:marBottom w:val="0"/>
      <w:divBdr>
        <w:top w:val="none" w:sz="0" w:space="0" w:color="auto"/>
        <w:left w:val="none" w:sz="0" w:space="0" w:color="auto"/>
        <w:bottom w:val="none" w:sz="0" w:space="0" w:color="auto"/>
        <w:right w:val="none" w:sz="0" w:space="0" w:color="auto"/>
      </w:divBdr>
    </w:div>
    <w:div w:id="2003314251">
      <w:bodyDiv w:val="1"/>
      <w:marLeft w:val="0"/>
      <w:marRight w:val="0"/>
      <w:marTop w:val="0"/>
      <w:marBottom w:val="0"/>
      <w:divBdr>
        <w:top w:val="none" w:sz="0" w:space="0" w:color="auto"/>
        <w:left w:val="none" w:sz="0" w:space="0" w:color="auto"/>
        <w:bottom w:val="none" w:sz="0" w:space="0" w:color="auto"/>
        <w:right w:val="none" w:sz="0" w:space="0" w:color="auto"/>
      </w:divBdr>
    </w:div>
    <w:div w:id="2003659107">
      <w:bodyDiv w:val="1"/>
      <w:marLeft w:val="0"/>
      <w:marRight w:val="0"/>
      <w:marTop w:val="0"/>
      <w:marBottom w:val="0"/>
      <w:divBdr>
        <w:top w:val="none" w:sz="0" w:space="0" w:color="auto"/>
        <w:left w:val="none" w:sz="0" w:space="0" w:color="auto"/>
        <w:bottom w:val="none" w:sz="0" w:space="0" w:color="auto"/>
        <w:right w:val="none" w:sz="0" w:space="0" w:color="auto"/>
      </w:divBdr>
    </w:div>
    <w:div w:id="2003852955">
      <w:bodyDiv w:val="1"/>
      <w:marLeft w:val="0"/>
      <w:marRight w:val="0"/>
      <w:marTop w:val="0"/>
      <w:marBottom w:val="0"/>
      <w:divBdr>
        <w:top w:val="none" w:sz="0" w:space="0" w:color="auto"/>
        <w:left w:val="none" w:sz="0" w:space="0" w:color="auto"/>
        <w:bottom w:val="none" w:sz="0" w:space="0" w:color="auto"/>
        <w:right w:val="none" w:sz="0" w:space="0" w:color="auto"/>
      </w:divBdr>
    </w:div>
    <w:div w:id="2004581164">
      <w:bodyDiv w:val="1"/>
      <w:marLeft w:val="0"/>
      <w:marRight w:val="0"/>
      <w:marTop w:val="0"/>
      <w:marBottom w:val="0"/>
      <w:divBdr>
        <w:top w:val="none" w:sz="0" w:space="0" w:color="auto"/>
        <w:left w:val="none" w:sz="0" w:space="0" w:color="auto"/>
        <w:bottom w:val="none" w:sz="0" w:space="0" w:color="auto"/>
        <w:right w:val="none" w:sz="0" w:space="0" w:color="auto"/>
      </w:divBdr>
    </w:div>
    <w:div w:id="2004819459">
      <w:bodyDiv w:val="1"/>
      <w:marLeft w:val="0"/>
      <w:marRight w:val="0"/>
      <w:marTop w:val="0"/>
      <w:marBottom w:val="0"/>
      <w:divBdr>
        <w:top w:val="none" w:sz="0" w:space="0" w:color="auto"/>
        <w:left w:val="none" w:sz="0" w:space="0" w:color="auto"/>
        <w:bottom w:val="none" w:sz="0" w:space="0" w:color="auto"/>
        <w:right w:val="none" w:sz="0" w:space="0" w:color="auto"/>
      </w:divBdr>
    </w:div>
    <w:div w:id="2006588615">
      <w:bodyDiv w:val="1"/>
      <w:marLeft w:val="0"/>
      <w:marRight w:val="0"/>
      <w:marTop w:val="0"/>
      <w:marBottom w:val="0"/>
      <w:divBdr>
        <w:top w:val="none" w:sz="0" w:space="0" w:color="auto"/>
        <w:left w:val="none" w:sz="0" w:space="0" w:color="auto"/>
        <w:bottom w:val="none" w:sz="0" w:space="0" w:color="auto"/>
        <w:right w:val="none" w:sz="0" w:space="0" w:color="auto"/>
      </w:divBdr>
    </w:div>
    <w:div w:id="2006744872">
      <w:bodyDiv w:val="1"/>
      <w:marLeft w:val="0"/>
      <w:marRight w:val="0"/>
      <w:marTop w:val="0"/>
      <w:marBottom w:val="0"/>
      <w:divBdr>
        <w:top w:val="none" w:sz="0" w:space="0" w:color="auto"/>
        <w:left w:val="none" w:sz="0" w:space="0" w:color="auto"/>
        <w:bottom w:val="none" w:sz="0" w:space="0" w:color="auto"/>
        <w:right w:val="none" w:sz="0" w:space="0" w:color="auto"/>
      </w:divBdr>
    </w:div>
    <w:div w:id="2006929005">
      <w:bodyDiv w:val="1"/>
      <w:marLeft w:val="0"/>
      <w:marRight w:val="0"/>
      <w:marTop w:val="0"/>
      <w:marBottom w:val="0"/>
      <w:divBdr>
        <w:top w:val="none" w:sz="0" w:space="0" w:color="auto"/>
        <w:left w:val="none" w:sz="0" w:space="0" w:color="auto"/>
        <w:bottom w:val="none" w:sz="0" w:space="0" w:color="auto"/>
        <w:right w:val="none" w:sz="0" w:space="0" w:color="auto"/>
      </w:divBdr>
    </w:div>
    <w:div w:id="2007201733">
      <w:bodyDiv w:val="1"/>
      <w:marLeft w:val="0"/>
      <w:marRight w:val="0"/>
      <w:marTop w:val="0"/>
      <w:marBottom w:val="0"/>
      <w:divBdr>
        <w:top w:val="none" w:sz="0" w:space="0" w:color="auto"/>
        <w:left w:val="none" w:sz="0" w:space="0" w:color="auto"/>
        <w:bottom w:val="none" w:sz="0" w:space="0" w:color="auto"/>
        <w:right w:val="none" w:sz="0" w:space="0" w:color="auto"/>
      </w:divBdr>
    </w:div>
    <w:div w:id="2007442414">
      <w:bodyDiv w:val="1"/>
      <w:marLeft w:val="0"/>
      <w:marRight w:val="0"/>
      <w:marTop w:val="0"/>
      <w:marBottom w:val="0"/>
      <w:divBdr>
        <w:top w:val="none" w:sz="0" w:space="0" w:color="auto"/>
        <w:left w:val="none" w:sz="0" w:space="0" w:color="auto"/>
        <w:bottom w:val="none" w:sz="0" w:space="0" w:color="auto"/>
        <w:right w:val="none" w:sz="0" w:space="0" w:color="auto"/>
      </w:divBdr>
    </w:div>
    <w:div w:id="2008245126">
      <w:bodyDiv w:val="1"/>
      <w:marLeft w:val="0"/>
      <w:marRight w:val="0"/>
      <w:marTop w:val="0"/>
      <w:marBottom w:val="0"/>
      <w:divBdr>
        <w:top w:val="none" w:sz="0" w:space="0" w:color="auto"/>
        <w:left w:val="none" w:sz="0" w:space="0" w:color="auto"/>
        <w:bottom w:val="none" w:sz="0" w:space="0" w:color="auto"/>
        <w:right w:val="none" w:sz="0" w:space="0" w:color="auto"/>
      </w:divBdr>
    </w:div>
    <w:div w:id="2008365366">
      <w:bodyDiv w:val="1"/>
      <w:marLeft w:val="0"/>
      <w:marRight w:val="0"/>
      <w:marTop w:val="0"/>
      <w:marBottom w:val="0"/>
      <w:divBdr>
        <w:top w:val="none" w:sz="0" w:space="0" w:color="auto"/>
        <w:left w:val="none" w:sz="0" w:space="0" w:color="auto"/>
        <w:bottom w:val="none" w:sz="0" w:space="0" w:color="auto"/>
        <w:right w:val="none" w:sz="0" w:space="0" w:color="auto"/>
      </w:divBdr>
    </w:div>
    <w:div w:id="2008903488">
      <w:bodyDiv w:val="1"/>
      <w:marLeft w:val="0"/>
      <w:marRight w:val="0"/>
      <w:marTop w:val="0"/>
      <w:marBottom w:val="0"/>
      <w:divBdr>
        <w:top w:val="none" w:sz="0" w:space="0" w:color="auto"/>
        <w:left w:val="none" w:sz="0" w:space="0" w:color="auto"/>
        <w:bottom w:val="none" w:sz="0" w:space="0" w:color="auto"/>
        <w:right w:val="none" w:sz="0" w:space="0" w:color="auto"/>
      </w:divBdr>
    </w:div>
    <w:div w:id="2010399410">
      <w:bodyDiv w:val="1"/>
      <w:marLeft w:val="0"/>
      <w:marRight w:val="0"/>
      <w:marTop w:val="0"/>
      <w:marBottom w:val="0"/>
      <w:divBdr>
        <w:top w:val="none" w:sz="0" w:space="0" w:color="auto"/>
        <w:left w:val="none" w:sz="0" w:space="0" w:color="auto"/>
        <w:bottom w:val="none" w:sz="0" w:space="0" w:color="auto"/>
        <w:right w:val="none" w:sz="0" w:space="0" w:color="auto"/>
      </w:divBdr>
    </w:div>
    <w:div w:id="2010979286">
      <w:bodyDiv w:val="1"/>
      <w:marLeft w:val="0"/>
      <w:marRight w:val="0"/>
      <w:marTop w:val="0"/>
      <w:marBottom w:val="0"/>
      <w:divBdr>
        <w:top w:val="none" w:sz="0" w:space="0" w:color="auto"/>
        <w:left w:val="none" w:sz="0" w:space="0" w:color="auto"/>
        <w:bottom w:val="none" w:sz="0" w:space="0" w:color="auto"/>
        <w:right w:val="none" w:sz="0" w:space="0" w:color="auto"/>
      </w:divBdr>
    </w:div>
    <w:div w:id="2010980473">
      <w:bodyDiv w:val="1"/>
      <w:marLeft w:val="0"/>
      <w:marRight w:val="0"/>
      <w:marTop w:val="0"/>
      <w:marBottom w:val="0"/>
      <w:divBdr>
        <w:top w:val="none" w:sz="0" w:space="0" w:color="auto"/>
        <w:left w:val="none" w:sz="0" w:space="0" w:color="auto"/>
        <w:bottom w:val="none" w:sz="0" w:space="0" w:color="auto"/>
        <w:right w:val="none" w:sz="0" w:space="0" w:color="auto"/>
      </w:divBdr>
    </w:div>
    <w:div w:id="2011981988">
      <w:bodyDiv w:val="1"/>
      <w:marLeft w:val="0"/>
      <w:marRight w:val="0"/>
      <w:marTop w:val="0"/>
      <w:marBottom w:val="0"/>
      <w:divBdr>
        <w:top w:val="none" w:sz="0" w:space="0" w:color="auto"/>
        <w:left w:val="none" w:sz="0" w:space="0" w:color="auto"/>
        <w:bottom w:val="none" w:sz="0" w:space="0" w:color="auto"/>
        <w:right w:val="none" w:sz="0" w:space="0" w:color="auto"/>
      </w:divBdr>
    </w:div>
    <w:div w:id="2012105203">
      <w:bodyDiv w:val="1"/>
      <w:marLeft w:val="0"/>
      <w:marRight w:val="0"/>
      <w:marTop w:val="0"/>
      <w:marBottom w:val="0"/>
      <w:divBdr>
        <w:top w:val="none" w:sz="0" w:space="0" w:color="auto"/>
        <w:left w:val="none" w:sz="0" w:space="0" w:color="auto"/>
        <w:bottom w:val="none" w:sz="0" w:space="0" w:color="auto"/>
        <w:right w:val="none" w:sz="0" w:space="0" w:color="auto"/>
      </w:divBdr>
    </w:div>
    <w:div w:id="2012637133">
      <w:bodyDiv w:val="1"/>
      <w:marLeft w:val="0"/>
      <w:marRight w:val="0"/>
      <w:marTop w:val="0"/>
      <w:marBottom w:val="0"/>
      <w:divBdr>
        <w:top w:val="none" w:sz="0" w:space="0" w:color="auto"/>
        <w:left w:val="none" w:sz="0" w:space="0" w:color="auto"/>
        <w:bottom w:val="none" w:sz="0" w:space="0" w:color="auto"/>
        <w:right w:val="none" w:sz="0" w:space="0" w:color="auto"/>
      </w:divBdr>
    </w:div>
    <w:div w:id="2013098591">
      <w:bodyDiv w:val="1"/>
      <w:marLeft w:val="0"/>
      <w:marRight w:val="0"/>
      <w:marTop w:val="0"/>
      <w:marBottom w:val="0"/>
      <w:divBdr>
        <w:top w:val="none" w:sz="0" w:space="0" w:color="auto"/>
        <w:left w:val="none" w:sz="0" w:space="0" w:color="auto"/>
        <w:bottom w:val="none" w:sz="0" w:space="0" w:color="auto"/>
        <w:right w:val="none" w:sz="0" w:space="0" w:color="auto"/>
      </w:divBdr>
    </w:div>
    <w:div w:id="2013798480">
      <w:bodyDiv w:val="1"/>
      <w:marLeft w:val="0"/>
      <w:marRight w:val="0"/>
      <w:marTop w:val="0"/>
      <w:marBottom w:val="0"/>
      <w:divBdr>
        <w:top w:val="none" w:sz="0" w:space="0" w:color="auto"/>
        <w:left w:val="none" w:sz="0" w:space="0" w:color="auto"/>
        <w:bottom w:val="none" w:sz="0" w:space="0" w:color="auto"/>
        <w:right w:val="none" w:sz="0" w:space="0" w:color="auto"/>
      </w:divBdr>
    </w:div>
    <w:div w:id="2013877504">
      <w:bodyDiv w:val="1"/>
      <w:marLeft w:val="0"/>
      <w:marRight w:val="0"/>
      <w:marTop w:val="0"/>
      <w:marBottom w:val="0"/>
      <w:divBdr>
        <w:top w:val="none" w:sz="0" w:space="0" w:color="auto"/>
        <w:left w:val="none" w:sz="0" w:space="0" w:color="auto"/>
        <w:bottom w:val="none" w:sz="0" w:space="0" w:color="auto"/>
        <w:right w:val="none" w:sz="0" w:space="0" w:color="auto"/>
      </w:divBdr>
    </w:div>
    <w:div w:id="2014144229">
      <w:bodyDiv w:val="1"/>
      <w:marLeft w:val="0"/>
      <w:marRight w:val="0"/>
      <w:marTop w:val="0"/>
      <w:marBottom w:val="0"/>
      <w:divBdr>
        <w:top w:val="none" w:sz="0" w:space="0" w:color="auto"/>
        <w:left w:val="none" w:sz="0" w:space="0" w:color="auto"/>
        <w:bottom w:val="none" w:sz="0" w:space="0" w:color="auto"/>
        <w:right w:val="none" w:sz="0" w:space="0" w:color="auto"/>
      </w:divBdr>
    </w:div>
    <w:div w:id="2015256405">
      <w:bodyDiv w:val="1"/>
      <w:marLeft w:val="0"/>
      <w:marRight w:val="0"/>
      <w:marTop w:val="0"/>
      <w:marBottom w:val="0"/>
      <w:divBdr>
        <w:top w:val="none" w:sz="0" w:space="0" w:color="auto"/>
        <w:left w:val="none" w:sz="0" w:space="0" w:color="auto"/>
        <w:bottom w:val="none" w:sz="0" w:space="0" w:color="auto"/>
        <w:right w:val="none" w:sz="0" w:space="0" w:color="auto"/>
      </w:divBdr>
    </w:div>
    <w:div w:id="2015373889">
      <w:bodyDiv w:val="1"/>
      <w:marLeft w:val="0"/>
      <w:marRight w:val="0"/>
      <w:marTop w:val="0"/>
      <w:marBottom w:val="0"/>
      <w:divBdr>
        <w:top w:val="none" w:sz="0" w:space="0" w:color="auto"/>
        <w:left w:val="none" w:sz="0" w:space="0" w:color="auto"/>
        <w:bottom w:val="none" w:sz="0" w:space="0" w:color="auto"/>
        <w:right w:val="none" w:sz="0" w:space="0" w:color="auto"/>
      </w:divBdr>
    </w:div>
    <w:div w:id="2015495137">
      <w:bodyDiv w:val="1"/>
      <w:marLeft w:val="0"/>
      <w:marRight w:val="0"/>
      <w:marTop w:val="0"/>
      <w:marBottom w:val="0"/>
      <w:divBdr>
        <w:top w:val="none" w:sz="0" w:space="0" w:color="auto"/>
        <w:left w:val="none" w:sz="0" w:space="0" w:color="auto"/>
        <w:bottom w:val="none" w:sz="0" w:space="0" w:color="auto"/>
        <w:right w:val="none" w:sz="0" w:space="0" w:color="auto"/>
      </w:divBdr>
    </w:div>
    <w:div w:id="2015764649">
      <w:bodyDiv w:val="1"/>
      <w:marLeft w:val="0"/>
      <w:marRight w:val="0"/>
      <w:marTop w:val="0"/>
      <w:marBottom w:val="0"/>
      <w:divBdr>
        <w:top w:val="none" w:sz="0" w:space="0" w:color="auto"/>
        <w:left w:val="none" w:sz="0" w:space="0" w:color="auto"/>
        <w:bottom w:val="none" w:sz="0" w:space="0" w:color="auto"/>
        <w:right w:val="none" w:sz="0" w:space="0" w:color="auto"/>
      </w:divBdr>
    </w:div>
    <w:div w:id="2016881931">
      <w:bodyDiv w:val="1"/>
      <w:marLeft w:val="0"/>
      <w:marRight w:val="0"/>
      <w:marTop w:val="0"/>
      <w:marBottom w:val="0"/>
      <w:divBdr>
        <w:top w:val="none" w:sz="0" w:space="0" w:color="auto"/>
        <w:left w:val="none" w:sz="0" w:space="0" w:color="auto"/>
        <w:bottom w:val="none" w:sz="0" w:space="0" w:color="auto"/>
        <w:right w:val="none" w:sz="0" w:space="0" w:color="auto"/>
      </w:divBdr>
    </w:div>
    <w:div w:id="2017151822">
      <w:bodyDiv w:val="1"/>
      <w:marLeft w:val="0"/>
      <w:marRight w:val="0"/>
      <w:marTop w:val="0"/>
      <w:marBottom w:val="0"/>
      <w:divBdr>
        <w:top w:val="none" w:sz="0" w:space="0" w:color="auto"/>
        <w:left w:val="none" w:sz="0" w:space="0" w:color="auto"/>
        <w:bottom w:val="none" w:sz="0" w:space="0" w:color="auto"/>
        <w:right w:val="none" w:sz="0" w:space="0" w:color="auto"/>
      </w:divBdr>
    </w:div>
    <w:div w:id="2017418489">
      <w:bodyDiv w:val="1"/>
      <w:marLeft w:val="0"/>
      <w:marRight w:val="0"/>
      <w:marTop w:val="0"/>
      <w:marBottom w:val="0"/>
      <w:divBdr>
        <w:top w:val="none" w:sz="0" w:space="0" w:color="auto"/>
        <w:left w:val="none" w:sz="0" w:space="0" w:color="auto"/>
        <w:bottom w:val="none" w:sz="0" w:space="0" w:color="auto"/>
        <w:right w:val="none" w:sz="0" w:space="0" w:color="auto"/>
      </w:divBdr>
    </w:div>
    <w:div w:id="2017805474">
      <w:bodyDiv w:val="1"/>
      <w:marLeft w:val="0"/>
      <w:marRight w:val="0"/>
      <w:marTop w:val="0"/>
      <w:marBottom w:val="0"/>
      <w:divBdr>
        <w:top w:val="none" w:sz="0" w:space="0" w:color="auto"/>
        <w:left w:val="none" w:sz="0" w:space="0" w:color="auto"/>
        <w:bottom w:val="none" w:sz="0" w:space="0" w:color="auto"/>
        <w:right w:val="none" w:sz="0" w:space="0" w:color="auto"/>
      </w:divBdr>
    </w:div>
    <w:div w:id="2018381462">
      <w:bodyDiv w:val="1"/>
      <w:marLeft w:val="0"/>
      <w:marRight w:val="0"/>
      <w:marTop w:val="0"/>
      <w:marBottom w:val="0"/>
      <w:divBdr>
        <w:top w:val="none" w:sz="0" w:space="0" w:color="auto"/>
        <w:left w:val="none" w:sz="0" w:space="0" w:color="auto"/>
        <w:bottom w:val="none" w:sz="0" w:space="0" w:color="auto"/>
        <w:right w:val="none" w:sz="0" w:space="0" w:color="auto"/>
      </w:divBdr>
    </w:div>
    <w:div w:id="2019498541">
      <w:bodyDiv w:val="1"/>
      <w:marLeft w:val="0"/>
      <w:marRight w:val="0"/>
      <w:marTop w:val="0"/>
      <w:marBottom w:val="0"/>
      <w:divBdr>
        <w:top w:val="none" w:sz="0" w:space="0" w:color="auto"/>
        <w:left w:val="none" w:sz="0" w:space="0" w:color="auto"/>
        <w:bottom w:val="none" w:sz="0" w:space="0" w:color="auto"/>
        <w:right w:val="none" w:sz="0" w:space="0" w:color="auto"/>
      </w:divBdr>
    </w:div>
    <w:div w:id="2019964883">
      <w:bodyDiv w:val="1"/>
      <w:marLeft w:val="0"/>
      <w:marRight w:val="0"/>
      <w:marTop w:val="0"/>
      <w:marBottom w:val="0"/>
      <w:divBdr>
        <w:top w:val="none" w:sz="0" w:space="0" w:color="auto"/>
        <w:left w:val="none" w:sz="0" w:space="0" w:color="auto"/>
        <w:bottom w:val="none" w:sz="0" w:space="0" w:color="auto"/>
        <w:right w:val="none" w:sz="0" w:space="0" w:color="auto"/>
      </w:divBdr>
    </w:div>
    <w:div w:id="2020234767">
      <w:bodyDiv w:val="1"/>
      <w:marLeft w:val="0"/>
      <w:marRight w:val="0"/>
      <w:marTop w:val="0"/>
      <w:marBottom w:val="0"/>
      <w:divBdr>
        <w:top w:val="none" w:sz="0" w:space="0" w:color="auto"/>
        <w:left w:val="none" w:sz="0" w:space="0" w:color="auto"/>
        <w:bottom w:val="none" w:sz="0" w:space="0" w:color="auto"/>
        <w:right w:val="none" w:sz="0" w:space="0" w:color="auto"/>
      </w:divBdr>
    </w:div>
    <w:div w:id="2020426447">
      <w:bodyDiv w:val="1"/>
      <w:marLeft w:val="0"/>
      <w:marRight w:val="0"/>
      <w:marTop w:val="0"/>
      <w:marBottom w:val="0"/>
      <w:divBdr>
        <w:top w:val="none" w:sz="0" w:space="0" w:color="auto"/>
        <w:left w:val="none" w:sz="0" w:space="0" w:color="auto"/>
        <w:bottom w:val="none" w:sz="0" w:space="0" w:color="auto"/>
        <w:right w:val="none" w:sz="0" w:space="0" w:color="auto"/>
      </w:divBdr>
    </w:div>
    <w:div w:id="2023584729">
      <w:bodyDiv w:val="1"/>
      <w:marLeft w:val="0"/>
      <w:marRight w:val="0"/>
      <w:marTop w:val="0"/>
      <w:marBottom w:val="0"/>
      <w:divBdr>
        <w:top w:val="none" w:sz="0" w:space="0" w:color="auto"/>
        <w:left w:val="none" w:sz="0" w:space="0" w:color="auto"/>
        <w:bottom w:val="none" w:sz="0" w:space="0" w:color="auto"/>
        <w:right w:val="none" w:sz="0" w:space="0" w:color="auto"/>
      </w:divBdr>
    </w:div>
    <w:div w:id="2024160650">
      <w:bodyDiv w:val="1"/>
      <w:marLeft w:val="0"/>
      <w:marRight w:val="0"/>
      <w:marTop w:val="0"/>
      <w:marBottom w:val="0"/>
      <w:divBdr>
        <w:top w:val="none" w:sz="0" w:space="0" w:color="auto"/>
        <w:left w:val="none" w:sz="0" w:space="0" w:color="auto"/>
        <w:bottom w:val="none" w:sz="0" w:space="0" w:color="auto"/>
        <w:right w:val="none" w:sz="0" w:space="0" w:color="auto"/>
      </w:divBdr>
    </w:div>
    <w:div w:id="2024554841">
      <w:bodyDiv w:val="1"/>
      <w:marLeft w:val="0"/>
      <w:marRight w:val="0"/>
      <w:marTop w:val="0"/>
      <w:marBottom w:val="0"/>
      <w:divBdr>
        <w:top w:val="none" w:sz="0" w:space="0" w:color="auto"/>
        <w:left w:val="none" w:sz="0" w:space="0" w:color="auto"/>
        <w:bottom w:val="none" w:sz="0" w:space="0" w:color="auto"/>
        <w:right w:val="none" w:sz="0" w:space="0" w:color="auto"/>
      </w:divBdr>
    </w:div>
    <w:div w:id="2025085265">
      <w:bodyDiv w:val="1"/>
      <w:marLeft w:val="0"/>
      <w:marRight w:val="0"/>
      <w:marTop w:val="0"/>
      <w:marBottom w:val="0"/>
      <w:divBdr>
        <w:top w:val="none" w:sz="0" w:space="0" w:color="auto"/>
        <w:left w:val="none" w:sz="0" w:space="0" w:color="auto"/>
        <w:bottom w:val="none" w:sz="0" w:space="0" w:color="auto"/>
        <w:right w:val="none" w:sz="0" w:space="0" w:color="auto"/>
      </w:divBdr>
    </w:div>
    <w:div w:id="2025325632">
      <w:bodyDiv w:val="1"/>
      <w:marLeft w:val="0"/>
      <w:marRight w:val="0"/>
      <w:marTop w:val="0"/>
      <w:marBottom w:val="0"/>
      <w:divBdr>
        <w:top w:val="none" w:sz="0" w:space="0" w:color="auto"/>
        <w:left w:val="none" w:sz="0" w:space="0" w:color="auto"/>
        <w:bottom w:val="none" w:sz="0" w:space="0" w:color="auto"/>
        <w:right w:val="none" w:sz="0" w:space="0" w:color="auto"/>
      </w:divBdr>
    </w:div>
    <w:div w:id="2025352463">
      <w:bodyDiv w:val="1"/>
      <w:marLeft w:val="0"/>
      <w:marRight w:val="0"/>
      <w:marTop w:val="0"/>
      <w:marBottom w:val="0"/>
      <w:divBdr>
        <w:top w:val="none" w:sz="0" w:space="0" w:color="auto"/>
        <w:left w:val="none" w:sz="0" w:space="0" w:color="auto"/>
        <w:bottom w:val="none" w:sz="0" w:space="0" w:color="auto"/>
        <w:right w:val="none" w:sz="0" w:space="0" w:color="auto"/>
      </w:divBdr>
    </w:div>
    <w:div w:id="2025981503">
      <w:bodyDiv w:val="1"/>
      <w:marLeft w:val="0"/>
      <w:marRight w:val="0"/>
      <w:marTop w:val="0"/>
      <w:marBottom w:val="0"/>
      <w:divBdr>
        <w:top w:val="none" w:sz="0" w:space="0" w:color="auto"/>
        <w:left w:val="none" w:sz="0" w:space="0" w:color="auto"/>
        <w:bottom w:val="none" w:sz="0" w:space="0" w:color="auto"/>
        <w:right w:val="none" w:sz="0" w:space="0" w:color="auto"/>
      </w:divBdr>
    </w:div>
    <w:div w:id="2029674754">
      <w:bodyDiv w:val="1"/>
      <w:marLeft w:val="0"/>
      <w:marRight w:val="0"/>
      <w:marTop w:val="0"/>
      <w:marBottom w:val="0"/>
      <w:divBdr>
        <w:top w:val="none" w:sz="0" w:space="0" w:color="auto"/>
        <w:left w:val="none" w:sz="0" w:space="0" w:color="auto"/>
        <w:bottom w:val="none" w:sz="0" w:space="0" w:color="auto"/>
        <w:right w:val="none" w:sz="0" w:space="0" w:color="auto"/>
      </w:divBdr>
    </w:div>
    <w:div w:id="2030983684">
      <w:bodyDiv w:val="1"/>
      <w:marLeft w:val="0"/>
      <w:marRight w:val="0"/>
      <w:marTop w:val="0"/>
      <w:marBottom w:val="0"/>
      <w:divBdr>
        <w:top w:val="none" w:sz="0" w:space="0" w:color="auto"/>
        <w:left w:val="none" w:sz="0" w:space="0" w:color="auto"/>
        <w:bottom w:val="none" w:sz="0" w:space="0" w:color="auto"/>
        <w:right w:val="none" w:sz="0" w:space="0" w:color="auto"/>
      </w:divBdr>
    </w:div>
    <w:div w:id="2031376790">
      <w:bodyDiv w:val="1"/>
      <w:marLeft w:val="0"/>
      <w:marRight w:val="0"/>
      <w:marTop w:val="0"/>
      <w:marBottom w:val="0"/>
      <w:divBdr>
        <w:top w:val="none" w:sz="0" w:space="0" w:color="auto"/>
        <w:left w:val="none" w:sz="0" w:space="0" w:color="auto"/>
        <w:bottom w:val="none" w:sz="0" w:space="0" w:color="auto"/>
        <w:right w:val="none" w:sz="0" w:space="0" w:color="auto"/>
      </w:divBdr>
    </w:div>
    <w:div w:id="2032608266">
      <w:bodyDiv w:val="1"/>
      <w:marLeft w:val="0"/>
      <w:marRight w:val="0"/>
      <w:marTop w:val="0"/>
      <w:marBottom w:val="0"/>
      <w:divBdr>
        <w:top w:val="none" w:sz="0" w:space="0" w:color="auto"/>
        <w:left w:val="none" w:sz="0" w:space="0" w:color="auto"/>
        <w:bottom w:val="none" w:sz="0" w:space="0" w:color="auto"/>
        <w:right w:val="none" w:sz="0" w:space="0" w:color="auto"/>
      </w:divBdr>
    </w:div>
    <w:div w:id="2033454136">
      <w:bodyDiv w:val="1"/>
      <w:marLeft w:val="0"/>
      <w:marRight w:val="0"/>
      <w:marTop w:val="0"/>
      <w:marBottom w:val="0"/>
      <w:divBdr>
        <w:top w:val="none" w:sz="0" w:space="0" w:color="auto"/>
        <w:left w:val="none" w:sz="0" w:space="0" w:color="auto"/>
        <w:bottom w:val="none" w:sz="0" w:space="0" w:color="auto"/>
        <w:right w:val="none" w:sz="0" w:space="0" w:color="auto"/>
      </w:divBdr>
    </w:div>
    <w:div w:id="2034963009">
      <w:bodyDiv w:val="1"/>
      <w:marLeft w:val="0"/>
      <w:marRight w:val="0"/>
      <w:marTop w:val="0"/>
      <w:marBottom w:val="0"/>
      <w:divBdr>
        <w:top w:val="none" w:sz="0" w:space="0" w:color="auto"/>
        <w:left w:val="none" w:sz="0" w:space="0" w:color="auto"/>
        <w:bottom w:val="none" w:sz="0" w:space="0" w:color="auto"/>
        <w:right w:val="none" w:sz="0" w:space="0" w:color="auto"/>
      </w:divBdr>
    </w:div>
    <w:div w:id="2035304891">
      <w:bodyDiv w:val="1"/>
      <w:marLeft w:val="0"/>
      <w:marRight w:val="0"/>
      <w:marTop w:val="0"/>
      <w:marBottom w:val="0"/>
      <w:divBdr>
        <w:top w:val="none" w:sz="0" w:space="0" w:color="auto"/>
        <w:left w:val="none" w:sz="0" w:space="0" w:color="auto"/>
        <w:bottom w:val="none" w:sz="0" w:space="0" w:color="auto"/>
        <w:right w:val="none" w:sz="0" w:space="0" w:color="auto"/>
      </w:divBdr>
    </w:div>
    <w:div w:id="2036301161">
      <w:bodyDiv w:val="1"/>
      <w:marLeft w:val="0"/>
      <w:marRight w:val="0"/>
      <w:marTop w:val="0"/>
      <w:marBottom w:val="0"/>
      <w:divBdr>
        <w:top w:val="none" w:sz="0" w:space="0" w:color="auto"/>
        <w:left w:val="none" w:sz="0" w:space="0" w:color="auto"/>
        <w:bottom w:val="none" w:sz="0" w:space="0" w:color="auto"/>
        <w:right w:val="none" w:sz="0" w:space="0" w:color="auto"/>
      </w:divBdr>
    </w:div>
    <w:div w:id="2037002065">
      <w:bodyDiv w:val="1"/>
      <w:marLeft w:val="0"/>
      <w:marRight w:val="0"/>
      <w:marTop w:val="0"/>
      <w:marBottom w:val="0"/>
      <w:divBdr>
        <w:top w:val="none" w:sz="0" w:space="0" w:color="auto"/>
        <w:left w:val="none" w:sz="0" w:space="0" w:color="auto"/>
        <w:bottom w:val="none" w:sz="0" w:space="0" w:color="auto"/>
        <w:right w:val="none" w:sz="0" w:space="0" w:color="auto"/>
      </w:divBdr>
    </w:div>
    <w:div w:id="2038265524">
      <w:bodyDiv w:val="1"/>
      <w:marLeft w:val="0"/>
      <w:marRight w:val="0"/>
      <w:marTop w:val="0"/>
      <w:marBottom w:val="0"/>
      <w:divBdr>
        <w:top w:val="none" w:sz="0" w:space="0" w:color="auto"/>
        <w:left w:val="none" w:sz="0" w:space="0" w:color="auto"/>
        <w:bottom w:val="none" w:sz="0" w:space="0" w:color="auto"/>
        <w:right w:val="none" w:sz="0" w:space="0" w:color="auto"/>
      </w:divBdr>
    </w:div>
    <w:div w:id="2038658379">
      <w:bodyDiv w:val="1"/>
      <w:marLeft w:val="0"/>
      <w:marRight w:val="0"/>
      <w:marTop w:val="0"/>
      <w:marBottom w:val="0"/>
      <w:divBdr>
        <w:top w:val="none" w:sz="0" w:space="0" w:color="auto"/>
        <w:left w:val="none" w:sz="0" w:space="0" w:color="auto"/>
        <w:bottom w:val="none" w:sz="0" w:space="0" w:color="auto"/>
        <w:right w:val="none" w:sz="0" w:space="0" w:color="auto"/>
      </w:divBdr>
    </w:div>
    <w:div w:id="2039237262">
      <w:bodyDiv w:val="1"/>
      <w:marLeft w:val="0"/>
      <w:marRight w:val="0"/>
      <w:marTop w:val="0"/>
      <w:marBottom w:val="0"/>
      <w:divBdr>
        <w:top w:val="none" w:sz="0" w:space="0" w:color="auto"/>
        <w:left w:val="none" w:sz="0" w:space="0" w:color="auto"/>
        <w:bottom w:val="none" w:sz="0" w:space="0" w:color="auto"/>
        <w:right w:val="none" w:sz="0" w:space="0" w:color="auto"/>
      </w:divBdr>
    </w:div>
    <w:div w:id="2039963528">
      <w:bodyDiv w:val="1"/>
      <w:marLeft w:val="0"/>
      <w:marRight w:val="0"/>
      <w:marTop w:val="0"/>
      <w:marBottom w:val="0"/>
      <w:divBdr>
        <w:top w:val="none" w:sz="0" w:space="0" w:color="auto"/>
        <w:left w:val="none" w:sz="0" w:space="0" w:color="auto"/>
        <w:bottom w:val="none" w:sz="0" w:space="0" w:color="auto"/>
        <w:right w:val="none" w:sz="0" w:space="0" w:color="auto"/>
      </w:divBdr>
    </w:div>
    <w:div w:id="2040007170">
      <w:bodyDiv w:val="1"/>
      <w:marLeft w:val="0"/>
      <w:marRight w:val="0"/>
      <w:marTop w:val="0"/>
      <w:marBottom w:val="0"/>
      <w:divBdr>
        <w:top w:val="none" w:sz="0" w:space="0" w:color="auto"/>
        <w:left w:val="none" w:sz="0" w:space="0" w:color="auto"/>
        <w:bottom w:val="none" w:sz="0" w:space="0" w:color="auto"/>
        <w:right w:val="none" w:sz="0" w:space="0" w:color="auto"/>
      </w:divBdr>
    </w:div>
    <w:div w:id="2040621228">
      <w:bodyDiv w:val="1"/>
      <w:marLeft w:val="0"/>
      <w:marRight w:val="0"/>
      <w:marTop w:val="0"/>
      <w:marBottom w:val="0"/>
      <w:divBdr>
        <w:top w:val="none" w:sz="0" w:space="0" w:color="auto"/>
        <w:left w:val="none" w:sz="0" w:space="0" w:color="auto"/>
        <w:bottom w:val="none" w:sz="0" w:space="0" w:color="auto"/>
        <w:right w:val="none" w:sz="0" w:space="0" w:color="auto"/>
      </w:divBdr>
    </w:div>
    <w:div w:id="2040623598">
      <w:bodyDiv w:val="1"/>
      <w:marLeft w:val="0"/>
      <w:marRight w:val="0"/>
      <w:marTop w:val="0"/>
      <w:marBottom w:val="0"/>
      <w:divBdr>
        <w:top w:val="none" w:sz="0" w:space="0" w:color="auto"/>
        <w:left w:val="none" w:sz="0" w:space="0" w:color="auto"/>
        <w:bottom w:val="none" w:sz="0" w:space="0" w:color="auto"/>
        <w:right w:val="none" w:sz="0" w:space="0" w:color="auto"/>
      </w:divBdr>
    </w:div>
    <w:div w:id="2040888045">
      <w:bodyDiv w:val="1"/>
      <w:marLeft w:val="0"/>
      <w:marRight w:val="0"/>
      <w:marTop w:val="0"/>
      <w:marBottom w:val="0"/>
      <w:divBdr>
        <w:top w:val="none" w:sz="0" w:space="0" w:color="auto"/>
        <w:left w:val="none" w:sz="0" w:space="0" w:color="auto"/>
        <w:bottom w:val="none" w:sz="0" w:space="0" w:color="auto"/>
        <w:right w:val="none" w:sz="0" w:space="0" w:color="auto"/>
      </w:divBdr>
    </w:div>
    <w:div w:id="2040931353">
      <w:bodyDiv w:val="1"/>
      <w:marLeft w:val="0"/>
      <w:marRight w:val="0"/>
      <w:marTop w:val="0"/>
      <w:marBottom w:val="0"/>
      <w:divBdr>
        <w:top w:val="none" w:sz="0" w:space="0" w:color="auto"/>
        <w:left w:val="none" w:sz="0" w:space="0" w:color="auto"/>
        <w:bottom w:val="none" w:sz="0" w:space="0" w:color="auto"/>
        <w:right w:val="none" w:sz="0" w:space="0" w:color="auto"/>
      </w:divBdr>
    </w:div>
    <w:div w:id="2041084038">
      <w:bodyDiv w:val="1"/>
      <w:marLeft w:val="0"/>
      <w:marRight w:val="0"/>
      <w:marTop w:val="0"/>
      <w:marBottom w:val="0"/>
      <w:divBdr>
        <w:top w:val="none" w:sz="0" w:space="0" w:color="auto"/>
        <w:left w:val="none" w:sz="0" w:space="0" w:color="auto"/>
        <w:bottom w:val="none" w:sz="0" w:space="0" w:color="auto"/>
        <w:right w:val="none" w:sz="0" w:space="0" w:color="auto"/>
      </w:divBdr>
    </w:div>
    <w:div w:id="2042439920">
      <w:bodyDiv w:val="1"/>
      <w:marLeft w:val="0"/>
      <w:marRight w:val="0"/>
      <w:marTop w:val="0"/>
      <w:marBottom w:val="0"/>
      <w:divBdr>
        <w:top w:val="none" w:sz="0" w:space="0" w:color="auto"/>
        <w:left w:val="none" w:sz="0" w:space="0" w:color="auto"/>
        <w:bottom w:val="none" w:sz="0" w:space="0" w:color="auto"/>
        <w:right w:val="none" w:sz="0" w:space="0" w:color="auto"/>
      </w:divBdr>
    </w:div>
    <w:div w:id="2043362800">
      <w:bodyDiv w:val="1"/>
      <w:marLeft w:val="0"/>
      <w:marRight w:val="0"/>
      <w:marTop w:val="0"/>
      <w:marBottom w:val="0"/>
      <w:divBdr>
        <w:top w:val="none" w:sz="0" w:space="0" w:color="auto"/>
        <w:left w:val="none" w:sz="0" w:space="0" w:color="auto"/>
        <w:bottom w:val="none" w:sz="0" w:space="0" w:color="auto"/>
        <w:right w:val="none" w:sz="0" w:space="0" w:color="auto"/>
      </w:divBdr>
    </w:div>
    <w:div w:id="2044210093">
      <w:bodyDiv w:val="1"/>
      <w:marLeft w:val="0"/>
      <w:marRight w:val="0"/>
      <w:marTop w:val="0"/>
      <w:marBottom w:val="0"/>
      <w:divBdr>
        <w:top w:val="none" w:sz="0" w:space="0" w:color="auto"/>
        <w:left w:val="none" w:sz="0" w:space="0" w:color="auto"/>
        <w:bottom w:val="none" w:sz="0" w:space="0" w:color="auto"/>
        <w:right w:val="none" w:sz="0" w:space="0" w:color="auto"/>
      </w:divBdr>
    </w:div>
    <w:div w:id="2045399164">
      <w:bodyDiv w:val="1"/>
      <w:marLeft w:val="0"/>
      <w:marRight w:val="0"/>
      <w:marTop w:val="0"/>
      <w:marBottom w:val="0"/>
      <w:divBdr>
        <w:top w:val="none" w:sz="0" w:space="0" w:color="auto"/>
        <w:left w:val="none" w:sz="0" w:space="0" w:color="auto"/>
        <w:bottom w:val="none" w:sz="0" w:space="0" w:color="auto"/>
        <w:right w:val="none" w:sz="0" w:space="0" w:color="auto"/>
      </w:divBdr>
    </w:div>
    <w:div w:id="2045791693">
      <w:bodyDiv w:val="1"/>
      <w:marLeft w:val="0"/>
      <w:marRight w:val="0"/>
      <w:marTop w:val="0"/>
      <w:marBottom w:val="0"/>
      <w:divBdr>
        <w:top w:val="none" w:sz="0" w:space="0" w:color="auto"/>
        <w:left w:val="none" w:sz="0" w:space="0" w:color="auto"/>
        <w:bottom w:val="none" w:sz="0" w:space="0" w:color="auto"/>
        <w:right w:val="none" w:sz="0" w:space="0" w:color="auto"/>
      </w:divBdr>
    </w:div>
    <w:div w:id="2045905998">
      <w:bodyDiv w:val="1"/>
      <w:marLeft w:val="0"/>
      <w:marRight w:val="0"/>
      <w:marTop w:val="0"/>
      <w:marBottom w:val="0"/>
      <w:divBdr>
        <w:top w:val="none" w:sz="0" w:space="0" w:color="auto"/>
        <w:left w:val="none" w:sz="0" w:space="0" w:color="auto"/>
        <w:bottom w:val="none" w:sz="0" w:space="0" w:color="auto"/>
        <w:right w:val="none" w:sz="0" w:space="0" w:color="auto"/>
      </w:divBdr>
    </w:div>
    <w:div w:id="2046246640">
      <w:bodyDiv w:val="1"/>
      <w:marLeft w:val="0"/>
      <w:marRight w:val="0"/>
      <w:marTop w:val="0"/>
      <w:marBottom w:val="0"/>
      <w:divBdr>
        <w:top w:val="none" w:sz="0" w:space="0" w:color="auto"/>
        <w:left w:val="none" w:sz="0" w:space="0" w:color="auto"/>
        <w:bottom w:val="none" w:sz="0" w:space="0" w:color="auto"/>
        <w:right w:val="none" w:sz="0" w:space="0" w:color="auto"/>
      </w:divBdr>
    </w:div>
    <w:div w:id="2046637934">
      <w:bodyDiv w:val="1"/>
      <w:marLeft w:val="0"/>
      <w:marRight w:val="0"/>
      <w:marTop w:val="0"/>
      <w:marBottom w:val="0"/>
      <w:divBdr>
        <w:top w:val="none" w:sz="0" w:space="0" w:color="auto"/>
        <w:left w:val="none" w:sz="0" w:space="0" w:color="auto"/>
        <w:bottom w:val="none" w:sz="0" w:space="0" w:color="auto"/>
        <w:right w:val="none" w:sz="0" w:space="0" w:color="auto"/>
      </w:divBdr>
    </w:div>
    <w:div w:id="2047171939">
      <w:bodyDiv w:val="1"/>
      <w:marLeft w:val="0"/>
      <w:marRight w:val="0"/>
      <w:marTop w:val="0"/>
      <w:marBottom w:val="0"/>
      <w:divBdr>
        <w:top w:val="none" w:sz="0" w:space="0" w:color="auto"/>
        <w:left w:val="none" w:sz="0" w:space="0" w:color="auto"/>
        <w:bottom w:val="none" w:sz="0" w:space="0" w:color="auto"/>
        <w:right w:val="none" w:sz="0" w:space="0" w:color="auto"/>
      </w:divBdr>
    </w:div>
    <w:div w:id="2047172956">
      <w:bodyDiv w:val="1"/>
      <w:marLeft w:val="0"/>
      <w:marRight w:val="0"/>
      <w:marTop w:val="0"/>
      <w:marBottom w:val="0"/>
      <w:divBdr>
        <w:top w:val="none" w:sz="0" w:space="0" w:color="auto"/>
        <w:left w:val="none" w:sz="0" w:space="0" w:color="auto"/>
        <w:bottom w:val="none" w:sz="0" w:space="0" w:color="auto"/>
        <w:right w:val="none" w:sz="0" w:space="0" w:color="auto"/>
      </w:divBdr>
    </w:div>
    <w:div w:id="2047440405">
      <w:bodyDiv w:val="1"/>
      <w:marLeft w:val="0"/>
      <w:marRight w:val="0"/>
      <w:marTop w:val="0"/>
      <w:marBottom w:val="0"/>
      <w:divBdr>
        <w:top w:val="none" w:sz="0" w:space="0" w:color="auto"/>
        <w:left w:val="none" w:sz="0" w:space="0" w:color="auto"/>
        <w:bottom w:val="none" w:sz="0" w:space="0" w:color="auto"/>
        <w:right w:val="none" w:sz="0" w:space="0" w:color="auto"/>
      </w:divBdr>
    </w:div>
    <w:div w:id="2047481318">
      <w:bodyDiv w:val="1"/>
      <w:marLeft w:val="0"/>
      <w:marRight w:val="0"/>
      <w:marTop w:val="0"/>
      <w:marBottom w:val="0"/>
      <w:divBdr>
        <w:top w:val="none" w:sz="0" w:space="0" w:color="auto"/>
        <w:left w:val="none" w:sz="0" w:space="0" w:color="auto"/>
        <w:bottom w:val="none" w:sz="0" w:space="0" w:color="auto"/>
        <w:right w:val="none" w:sz="0" w:space="0" w:color="auto"/>
      </w:divBdr>
    </w:div>
    <w:div w:id="2048485404">
      <w:bodyDiv w:val="1"/>
      <w:marLeft w:val="0"/>
      <w:marRight w:val="0"/>
      <w:marTop w:val="0"/>
      <w:marBottom w:val="0"/>
      <w:divBdr>
        <w:top w:val="none" w:sz="0" w:space="0" w:color="auto"/>
        <w:left w:val="none" w:sz="0" w:space="0" w:color="auto"/>
        <w:bottom w:val="none" w:sz="0" w:space="0" w:color="auto"/>
        <w:right w:val="none" w:sz="0" w:space="0" w:color="auto"/>
      </w:divBdr>
    </w:div>
    <w:div w:id="2048869629">
      <w:bodyDiv w:val="1"/>
      <w:marLeft w:val="0"/>
      <w:marRight w:val="0"/>
      <w:marTop w:val="0"/>
      <w:marBottom w:val="0"/>
      <w:divBdr>
        <w:top w:val="none" w:sz="0" w:space="0" w:color="auto"/>
        <w:left w:val="none" w:sz="0" w:space="0" w:color="auto"/>
        <w:bottom w:val="none" w:sz="0" w:space="0" w:color="auto"/>
        <w:right w:val="none" w:sz="0" w:space="0" w:color="auto"/>
      </w:divBdr>
    </w:div>
    <w:div w:id="2049991955">
      <w:bodyDiv w:val="1"/>
      <w:marLeft w:val="0"/>
      <w:marRight w:val="0"/>
      <w:marTop w:val="0"/>
      <w:marBottom w:val="0"/>
      <w:divBdr>
        <w:top w:val="none" w:sz="0" w:space="0" w:color="auto"/>
        <w:left w:val="none" w:sz="0" w:space="0" w:color="auto"/>
        <w:bottom w:val="none" w:sz="0" w:space="0" w:color="auto"/>
        <w:right w:val="none" w:sz="0" w:space="0" w:color="auto"/>
      </w:divBdr>
    </w:div>
    <w:div w:id="2052067209">
      <w:bodyDiv w:val="1"/>
      <w:marLeft w:val="0"/>
      <w:marRight w:val="0"/>
      <w:marTop w:val="0"/>
      <w:marBottom w:val="0"/>
      <w:divBdr>
        <w:top w:val="none" w:sz="0" w:space="0" w:color="auto"/>
        <w:left w:val="none" w:sz="0" w:space="0" w:color="auto"/>
        <w:bottom w:val="none" w:sz="0" w:space="0" w:color="auto"/>
        <w:right w:val="none" w:sz="0" w:space="0" w:color="auto"/>
      </w:divBdr>
    </w:div>
    <w:div w:id="2052414093">
      <w:bodyDiv w:val="1"/>
      <w:marLeft w:val="0"/>
      <w:marRight w:val="0"/>
      <w:marTop w:val="0"/>
      <w:marBottom w:val="0"/>
      <w:divBdr>
        <w:top w:val="none" w:sz="0" w:space="0" w:color="auto"/>
        <w:left w:val="none" w:sz="0" w:space="0" w:color="auto"/>
        <w:bottom w:val="none" w:sz="0" w:space="0" w:color="auto"/>
        <w:right w:val="none" w:sz="0" w:space="0" w:color="auto"/>
      </w:divBdr>
    </w:div>
    <w:div w:id="2052682615">
      <w:bodyDiv w:val="1"/>
      <w:marLeft w:val="0"/>
      <w:marRight w:val="0"/>
      <w:marTop w:val="0"/>
      <w:marBottom w:val="0"/>
      <w:divBdr>
        <w:top w:val="none" w:sz="0" w:space="0" w:color="auto"/>
        <w:left w:val="none" w:sz="0" w:space="0" w:color="auto"/>
        <w:bottom w:val="none" w:sz="0" w:space="0" w:color="auto"/>
        <w:right w:val="none" w:sz="0" w:space="0" w:color="auto"/>
      </w:divBdr>
    </w:div>
    <w:div w:id="2052727738">
      <w:bodyDiv w:val="1"/>
      <w:marLeft w:val="0"/>
      <w:marRight w:val="0"/>
      <w:marTop w:val="0"/>
      <w:marBottom w:val="0"/>
      <w:divBdr>
        <w:top w:val="none" w:sz="0" w:space="0" w:color="auto"/>
        <w:left w:val="none" w:sz="0" w:space="0" w:color="auto"/>
        <w:bottom w:val="none" w:sz="0" w:space="0" w:color="auto"/>
        <w:right w:val="none" w:sz="0" w:space="0" w:color="auto"/>
      </w:divBdr>
    </w:div>
    <w:div w:id="2053144534">
      <w:bodyDiv w:val="1"/>
      <w:marLeft w:val="0"/>
      <w:marRight w:val="0"/>
      <w:marTop w:val="0"/>
      <w:marBottom w:val="0"/>
      <w:divBdr>
        <w:top w:val="none" w:sz="0" w:space="0" w:color="auto"/>
        <w:left w:val="none" w:sz="0" w:space="0" w:color="auto"/>
        <w:bottom w:val="none" w:sz="0" w:space="0" w:color="auto"/>
        <w:right w:val="none" w:sz="0" w:space="0" w:color="auto"/>
      </w:divBdr>
    </w:div>
    <w:div w:id="2053309543">
      <w:bodyDiv w:val="1"/>
      <w:marLeft w:val="0"/>
      <w:marRight w:val="0"/>
      <w:marTop w:val="0"/>
      <w:marBottom w:val="0"/>
      <w:divBdr>
        <w:top w:val="none" w:sz="0" w:space="0" w:color="auto"/>
        <w:left w:val="none" w:sz="0" w:space="0" w:color="auto"/>
        <w:bottom w:val="none" w:sz="0" w:space="0" w:color="auto"/>
        <w:right w:val="none" w:sz="0" w:space="0" w:color="auto"/>
      </w:divBdr>
    </w:div>
    <w:div w:id="2053310861">
      <w:bodyDiv w:val="1"/>
      <w:marLeft w:val="0"/>
      <w:marRight w:val="0"/>
      <w:marTop w:val="0"/>
      <w:marBottom w:val="0"/>
      <w:divBdr>
        <w:top w:val="none" w:sz="0" w:space="0" w:color="auto"/>
        <w:left w:val="none" w:sz="0" w:space="0" w:color="auto"/>
        <w:bottom w:val="none" w:sz="0" w:space="0" w:color="auto"/>
        <w:right w:val="none" w:sz="0" w:space="0" w:color="auto"/>
      </w:divBdr>
    </w:div>
    <w:div w:id="2053311044">
      <w:bodyDiv w:val="1"/>
      <w:marLeft w:val="0"/>
      <w:marRight w:val="0"/>
      <w:marTop w:val="0"/>
      <w:marBottom w:val="0"/>
      <w:divBdr>
        <w:top w:val="none" w:sz="0" w:space="0" w:color="auto"/>
        <w:left w:val="none" w:sz="0" w:space="0" w:color="auto"/>
        <w:bottom w:val="none" w:sz="0" w:space="0" w:color="auto"/>
        <w:right w:val="none" w:sz="0" w:space="0" w:color="auto"/>
      </w:divBdr>
    </w:div>
    <w:div w:id="2053339745">
      <w:bodyDiv w:val="1"/>
      <w:marLeft w:val="0"/>
      <w:marRight w:val="0"/>
      <w:marTop w:val="0"/>
      <w:marBottom w:val="0"/>
      <w:divBdr>
        <w:top w:val="none" w:sz="0" w:space="0" w:color="auto"/>
        <w:left w:val="none" w:sz="0" w:space="0" w:color="auto"/>
        <w:bottom w:val="none" w:sz="0" w:space="0" w:color="auto"/>
        <w:right w:val="none" w:sz="0" w:space="0" w:color="auto"/>
      </w:divBdr>
    </w:div>
    <w:div w:id="2053533128">
      <w:bodyDiv w:val="1"/>
      <w:marLeft w:val="0"/>
      <w:marRight w:val="0"/>
      <w:marTop w:val="0"/>
      <w:marBottom w:val="0"/>
      <w:divBdr>
        <w:top w:val="none" w:sz="0" w:space="0" w:color="auto"/>
        <w:left w:val="none" w:sz="0" w:space="0" w:color="auto"/>
        <w:bottom w:val="none" w:sz="0" w:space="0" w:color="auto"/>
        <w:right w:val="none" w:sz="0" w:space="0" w:color="auto"/>
      </w:divBdr>
    </w:div>
    <w:div w:id="2053650168">
      <w:bodyDiv w:val="1"/>
      <w:marLeft w:val="0"/>
      <w:marRight w:val="0"/>
      <w:marTop w:val="0"/>
      <w:marBottom w:val="0"/>
      <w:divBdr>
        <w:top w:val="none" w:sz="0" w:space="0" w:color="auto"/>
        <w:left w:val="none" w:sz="0" w:space="0" w:color="auto"/>
        <w:bottom w:val="none" w:sz="0" w:space="0" w:color="auto"/>
        <w:right w:val="none" w:sz="0" w:space="0" w:color="auto"/>
      </w:divBdr>
    </w:div>
    <w:div w:id="2054647226">
      <w:bodyDiv w:val="1"/>
      <w:marLeft w:val="0"/>
      <w:marRight w:val="0"/>
      <w:marTop w:val="0"/>
      <w:marBottom w:val="0"/>
      <w:divBdr>
        <w:top w:val="none" w:sz="0" w:space="0" w:color="auto"/>
        <w:left w:val="none" w:sz="0" w:space="0" w:color="auto"/>
        <w:bottom w:val="none" w:sz="0" w:space="0" w:color="auto"/>
        <w:right w:val="none" w:sz="0" w:space="0" w:color="auto"/>
      </w:divBdr>
    </w:div>
    <w:div w:id="2055041764">
      <w:bodyDiv w:val="1"/>
      <w:marLeft w:val="0"/>
      <w:marRight w:val="0"/>
      <w:marTop w:val="0"/>
      <w:marBottom w:val="0"/>
      <w:divBdr>
        <w:top w:val="none" w:sz="0" w:space="0" w:color="auto"/>
        <w:left w:val="none" w:sz="0" w:space="0" w:color="auto"/>
        <w:bottom w:val="none" w:sz="0" w:space="0" w:color="auto"/>
        <w:right w:val="none" w:sz="0" w:space="0" w:color="auto"/>
      </w:divBdr>
    </w:div>
    <w:div w:id="2055617776">
      <w:bodyDiv w:val="1"/>
      <w:marLeft w:val="0"/>
      <w:marRight w:val="0"/>
      <w:marTop w:val="0"/>
      <w:marBottom w:val="0"/>
      <w:divBdr>
        <w:top w:val="none" w:sz="0" w:space="0" w:color="auto"/>
        <w:left w:val="none" w:sz="0" w:space="0" w:color="auto"/>
        <w:bottom w:val="none" w:sz="0" w:space="0" w:color="auto"/>
        <w:right w:val="none" w:sz="0" w:space="0" w:color="auto"/>
      </w:divBdr>
    </w:div>
    <w:div w:id="2055883929">
      <w:bodyDiv w:val="1"/>
      <w:marLeft w:val="0"/>
      <w:marRight w:val="0"/>
      <w:marTop w:val="0"/>
      <w:marBottom w:val="0"/>
      <w:divBdr>
        <w:top w:val="none" w:sz="0" w:space="0" w:color="auto"/>
        <w:left w:val="none" w:sz="0" w:space="0" w:color="auto"/>
        <w:bottom w:val="none" w:sz="0" w:space="0" w:color="auto"/>
        <w:right w:val="none" w:sz="0" w:space="0" w:color="auto"/>
      </w:divBdr>
    </w:div>
    <w:div w:id="2057200894">
      <w:bodyDiv w:val="1"/>
      <w:marLeft w:val="0"/>
      <w:marRight w:val="0"/>
      <w:marTop w:val="0"/>
      <w:marBottom w:val="0"/>
      <w:divBdr>
        <w:top w:val="none" w:sz="0" w:space="0" w:color="auto"/>
        <w:left w:val="none" w:sz="0" w:space="0" w:color="auto"/>
        <w:bottom w:val="none" w:sz="0" w:space="0" w:color="auto"/>
        <w:right w:val="none" w:sz="0" w:space="0" w:color="auto"/>
      </w:divBdr>
    </w:div>
    <w:div w:id="2057702383">
      <w:bodyDiv w:val="1"/>
      <w:marLeft w:val="0"/>
      <w:marRight w:val="0"/>
      <w:marTop w:val="0"/>
      <w:marBottom w:val="0"/>
      <w:divBdr>
        <w:top w:val="none" w:sz="0" w:space="0" w:color="auto"/>
        <w:left w:val="none" w:sz="0" w:space="0" w:color="auto"/>
        <w:bottom w:val="none" w:sz="0" w:space="0" w:color="auto"/>
        <w:right w:val="none" w:sz="0" w:space="0" w:color="auto"/>
      </w:divBdr>
    </w:div>
    <w:div w:id="2057702672">
      <w:bodyDiv w:val="1"/>
      <w:marLeft w:val="0"/>
      <w:marRight w:val="0"/>
      <w:marTop w:val="0"/>
      <w:marBottom w:val="0"/>
      <w:divBdr>
        <w:top w:val="none" w:sz="0" w:space="0" w:color="auto"/>
        <w:left w:val="none" w:sz="0" w:space="0" w:color="auto"/>
        <w:bottom w:val="none" w:sz="0" w:space="0" w:color="auto"/>
        <w:right w:val="none" w:sz="0" w:space="0" w:color="auto"/>
      </w:divBdr>
    </w:div>
    <w:div w:id="2058510982">
      <w:bodyDiv w:val="1"/>
      <w:marLeft w:val="0"/>
      <w:marRight w:val="0"/>
      <w:marTop w:val="0"/>
      <w:marBottom w:val="0"/>
      <w:divBdr>
        <w:top w:val="none" w:sz="0" w:space="0" w:color="auto"/>
        <w:left w:val="none" w:sz="0" w:space="0" w:color="auto"/>
        <w:bottom w:val="none" w:sz="0" w:space="0" w:color="auto"/>
        <w:right w:val="none" w:sz="0" w:space="0" w:color="auto"/>
      </w:divBdr>
    </w:div>
    <w:div w:id="2060090600">
      <w:bodyDiv w:val="1"/>
      <w:marLeft w:val="0"/>
      <w:marRight w:val="0"/>
      <w:marTop w:val="0"/>
      <w:marBottom w:val="0"/>
      <w:divBdr>
        <w:top w:val="none" w:sz="0" w:space="0" w:color="auto"/>
        <w:left w:val="none" w:sz="0" w:space="0" w:color="auto"/>
        <w:bottom w:val="none" w:sz="0" w:space="0" w:color="auto"/>
        <w:right w:val="none" w:sz="0" w:space="0" w:color="auto"/>
      </w:divBdr>
    </w:div>
    <w:div w:id="2060324169">
      <w:bodyDiv w:val="1"/>
      <w:marLeft w:val="0"/>
      <w:marRight w:val="0"/>
      <w:marTop w:val="0"/>
      <w:marBottom w:val="0"/>
      <w:divBdr>
        <w:top w:val="none" w:sz="0" w:space="0" w:color="auto"/>
        <w:left w:val="none" w:sz="0" w:space="0" w:color="auto"/>
        <w:bottom w:val="none" w:sz="0" w:space="0" w:color="auto"/>
        <w:right w:val="none" w:sz="0" w:space="0" w:color="auto"/>
      </w:divBdr>
    </w:div>
    <w:div w:id="2060856592">
      <w:bodyDiv w:val="1"/>
      <w:marLeft w:val="0"/>
      <w:marRight w:val="0"/>
      <w:marTop w:val="0"/>
      <w:marBottom w:val="0"/>
      <w:divBdr>
        <w:top w:val="none" w:sz="0" w:space="0" w:color="auto"/>
        <w:left w:val="none" w:sz="0" w:space="0" w:color="auto"/>
        <w:bottom w:val="none" w:sz="0" w:space="0" w:color="auto"/>
        <w:right w:val="none" w:sz="0" w:space="0" w:color="auto"/>
      </w:divBdr>
    </w:div>
    <w:div w:id="2061513702">
      <w:bodyDiv w:val="1"/>
      <w:marLeft w:val="0"/>
      <w:marRight w:val="0"/>
      <w:marTop w:val="0"/>
      <w:marBottom w:val="0"/>
      <w:divBdr>
        <w:top w:val="none" w:sz="0" w:space="0" w:color="auto"/>
        <w:left w:val="none" w:sz="0" w:space="0" w:color="auto"/>
        <w:bottom w:val="none" w:sz="0" w:space="0" w:color="auto"/>
        <w:right w:val="none" w:sz="0" w:space="0" w:color="auto"/>
      </w:divBdr>
    </w:div>
    <w:div w:id="2061588516">
      <w:bodyDiv w:val="1"/>
      <w:marLeft w:val="0"/>
      <w:marRight w:val="0"/>
      <w:marTop w:val="0"/>
      <w:marBottom w:val="0"/>
      <w:divBdr>
        <w:top w:val="none" w:sz="0" w:space="0" w:color="auto"/>
        <w:left w:val="none" w:sz="0" w:space="0" w:color="auto"/>
        <w:bottom w:val="none" w:sz="0" w:space="0" w:color="auto"/>
        <w:right w:val="none" w:sz="0" w:space="0" w:color="auto"/>
      </w:divBdr>
    </w:div>
    <w:div w:id="2062485653">
      <w:bodyDiv w:val="1"/>
      <w:marLeft w:val="0"/>
      <w:marRight w:val="0"/>
      <w:marTop w:val="0"/>
      <w:marBottom w:val="0"/>
      <w:divBdr>
        <w:top w:val="none" w:sz="0" w:space="0" w:color="auto"/>
        <w:left w:val="none" w:sz="0" w:space="0" w:color="auto"/>
        <w:bottom w:val="none" w:sz="0" w:space="0" w:color="auto"/>
        <w:right w:val="none" w:sz="0" w:space="0" w:color="auto"/>
      </w:divBdr>
    </w:div>
    <w:div w:id="2062630418">
      <w:bodyDiv w:val="1"/>
      <w:marLeft w:val="0"/>
      <w:marRight w:val="0"/>
      <w:marTop w:val="0"/>
      <w:marBottom w:val="0"/>
      <w:divBdr>
        <w:top w:val="none" w:sz="0" w:space="0" w:color="auto"/>
        <w:left w:val="none" w:sz="0" w:space="0" w:color="auto"/>
        <w:bottom w:val="none" w:sz="0" w:space="0" w:color="auto"/>
        <w:right w:val="none" w:sz="0" w:space="0" w:color="auto"/>
      </w:divBdr>
    </w:div>
    <w:div w:id="2063863363">
      <w:bodyDiv w:val="1"/>
      <w:marLeft w:val="0"/>
      <w:marRight w:val="0"/>
      <w:marTop w:val="0"/>
      <w:marBottom w:val="0"/>
      <w:divBdr>
        <w:top w:val="none" w:sz="0" w:space="0" w:color="auto"/>
        <w:left w:val="none" w:sz="0" w:space="0" w:color="auto"/>
        <w:bottom w:val="none" w:sz="0" w:space="0" w:color="auto"/>
        <w:right w:val="none" w:sz="0" w:space="0" w:color="auto"/>
      </w:divBdr>
    </w:div>
    <w:div w:id="2063864904">
      <w:bodyDiv w:val="1"/>
      <w:marLeft w:val="0"/>
      <w:marRight w:val="0"/>
      <w:marTop w:val="0"/>
      <w:marBottom w:val="0"/>
      <w:divBdr>
        <w:top w:val="none" w:sz="0" w:space="0" w:color="auto"/>
        <w:left w:val="none" w:sz="0" w:space="0" w:color="auto"/>
        <w:bottom w:val="none" w:sz="0" w:space="0" w:color="auto"/>
        <w:right w:val="none" w:sz="0" w:space="0" w:color="auto"/>
      </w:divBdr>
    </w:div>
    <w:div w:id="2064911427">
      <w:bodyDiv w:val="1"/>
      <w:marLeft w:val="0"/>
      <w:marRight w:val="0"/>
      <w:marTop w:val="0"/>
      <w:marBottom w:val="0"/>
      <w:divBdr>
        <w:top w:val="none" w:sz="0" w:space="0" w:color="auto"/>
        <w:left w:val="none" w:sz="0" w:space="0" w:color="auto"/>
        <w:bottom w:val="none" w:sz="0" w:space="0" w:color="auto"/>
        <w:right w:val="none" w:sz="0" w:space="0" w:color="auto"/>
      </w:divBdr>
    </w:div>
    <w:div w:id="2065830154">
      <w:bodyDiv w:val="1"/>
      <w:marLeft w:val="0"/>
      <w:marRight w:val="0"/>
      <w:marTop w:val="0"/>
      <w:marBottom w:val="0"/>
      <w:divBdr>
        <w:top w:val="none" w:sz="0" w:space="0" w:color="auto"/>
        <w:left w:val="none" w:sz="0" w:space="0" w:color="auto"/>
        <w:bottom w:val="none" w:sz="0" w:space="0" w:color="auto"/>
        <w:right w:val="none" w:sz="0" w:space="0" w:color="auto"/>
      </w:divBdr>
    </w:div>
    <w:div w:id="2065911708">
      <w:bodyDiv w:val="1"/>
      <w:marLeft w:val="0"/>
      <w:marRight w:val="0"/>
      <w:marTop w:val="0"/>
      <w:marBottom w:val="0"/>
      <w:divBdr>
        <w:top w:val="none" w:sz="0" w:space="0" w:color="auto"/>
        <w:left w:val="none" w:sz="0" w:space="0" w:color="auto"/>
        <w:bottom w:val="none" w:sz="0" w:space="0" w:color="auto"/>
        <w:right w:val="none" w:sz="0" w:space="0" w:color="auto"/>
      </w:divBdr>
    </w:div>
    <w:div w:id="2067605023">
      <w:bodyDiv w:val="1"/>
      <w:marLeft w:val="0"/>
      <w:marRight w:val="0"/>
      <w:marTop w:val="0"/>
      <w:marBottom w:val="0"/>
      <w:divBdr>
        <w:top w:val="none" w:sz="0" w:space="0" w:color="auto"/>
        <w:left w:val="none" w:sz="0" w:space="0" w:color="auto"/>
        <w:bottom w:val="none" w:sz="0" w:space="0" w:color="auto"/>
        <w:right w:val="none" w:sz="0" w:space="0" w:color="auto"/>
      </w:divBdr>
    </w:div>
    <w:div w:id="2067757210">
      <w:bodyDiv w:val="1"/>
      <w:marLeft w:val="0"/>
      <w:marRight w:val="0"/>
      <w:marTop w:val="0"/>
      <w:marBottom w:val="0"/>
      <w:divBdr>
        <w:top w:val="none" w:sz="0" w:space="0" w:color="auto"/>
        <w:left w:val="none" w:sz="0" w:space="0" w:color="auto"/>
        <w:bottom w:val="none" w:sz="0" w:space="0" w:color="auto"/>
        <w:right w:val="none" w:sz="0" w:space="0" w:color="auto"/>
      </w:divBdr>
    </w:div>
    <w:div w:id="2067872905">
      <w:bodyDiv w:val="1"/>
      <w:marLeft w:val="0"/>
      <w:marRight w:val="0"/>
      <w:marTop w:val="0"/>
      <w:marBottom w:val="0"/>
      <w:divBdr>
        <w:top w:val="none" w:sz="0" w:space="0" w:color="auto"/>
        <w:left w:val="none" w:sz="0" w:space="0" w:color="auto"/>
        <w:bottom w:val="none" w:sz="0" w:space="0" w:color="auto"/>
        <w:right w:val="none" w:sz="0" w:space="0" w:color="auto"/>
      </w:divBdr>
    </w:div>
    <w:div w:id="2068256333">
      <w:bodyDiv w:val="1"/>
      <w:marLeft w:val="0"/>
      <w:marRight w:val="0"/>
      <w:marTop w:val="0"/>
      <w:marBottom w:val="0"/>
      <w:divBdr>
        <w:top w:val="none" w:sz="0" w:space="0" w:color="auto"/>
        <w:left w:val="none" w:sz="0" w:space="0" w:color="auto"/>
        <w:bottom w:val="none" w:sz="0" w:space="0" w:color="auto"/>
        <w:right w:val="none" w:sz="0" w:space="0" w:color="auto"/>
      </w:divBdr>
    </w:div>
    <w:div w:id="2070373422">
      <w:bodyDiv w:val="1"/>
      <w:marLeft w:val="0"/>
      <w:marRight w:val="0"/>
      <w:marTop w:val="0"/>
      <w:marBottom w:val="0"/>
      <w:divBdr>
        <w:top w:val="none" w:sz="0" w:space="0" w:color="auto"/>
        <w:left w:val="none" w:sz="0" w:space="0" w:color="auto"/>
        <w:bottom w:val="none" w:sz="0" w:space="0" w:color="auto"/>
        <w:right w:val="none" w:sz="0" w:space="0" w:color="auto"/>
      </w:divBdr>
    </w:div>
    <w:div w:id="2070959482">
      <w:bodyDiv w:val="1"/>
      <w:marLeft w:val="0"/>
      <w:marRight w:val="0"/>
      <w:marTop w:val="0"/>
      <w:marBottom w:val="0"/>
      <w:divBdr>
        <w:top w:val="none" w:sz="0" w:space="0" w:color="auto"/>
        <w:left w:val="none" w:sz="0" w:space="0" w:color="auto"/>
        <w:bottom w:val="none" w:sz="0" w:space="0" w:color="auto"/>
        <w:right w:val="none" w:sz="0" w:space="0" w:color="auto"/>
      </w:divBdr>
    </w:div>
    <w:div w:id="2071079405">
      <w:bodyDiv w:val="1"/>
      <w:marLeft w:val="0"/>
      <w:marRight w:val="0"/>
      <w:marTop w:val="0"/>
      <w:marBottom w:val="0"/>
      <w:divBdr>
        <w:top w:val="none" w:sz="0" w:space="0" w:color="auto"/>
        <w:left w:val="none" w:sz="0" w:space="0" w:color="auto"/>
        <w:bottom w:val="none" w:sz="0" w:space="0" w:color="auto"/>
        <w:right w:val="none" w:sz="0" w:space="0" w:color="auto"/>
      </w:divBdr>
    </w:div>
    <w:div w:id="2071423544">
      <w:bodyDiv w:val="1"/>
      <w:marLeft w:val="0"/>
      <w:marRight w:val="0"/>
      <w:marTop w:val="0"/>
      <w:marBottom w:val="0"/>
      <w:divBdr>
        <w:top w:val="none" w:sz="0" w:space="0" w:color="auto"/>
        <w:left w:val="none" w:sz="0" w:space="0" w:color="auto"/>
        <w:bottom w:val="none" w:sz="0" w:space="0" w:color="auto"/>
        <w:right w:val="none" w:sz="0" w:space="0" w:color="auto"/>
      </w:divBdr>
    </w:div>
    <w:div w:id="2072384505">
      <w:bodyDiv w:val="1"/>
      <w:marLeft w:val="0"/>
      <w:marRight w:val="0"/>
      <w:marTop w:val="0"/>
      <w:marBottom w:val="0"/>
      <w:divBdr>
        <w:top w:val="none" w:sz="0" w:space="0" w:color="auto"/>
        <w:left w:val="none" w:sz="0" w:space="0" w:color="auto"/>
        <w:bottom w:val="none" w:sz="0" w:space="0" w:color="auto"/>
        <w:right w:val="none" w:sz="0" w:space="0" w:color="auto"/>
      </w:divBdr>
    </w:div>
    <w:div w:id="2073578267">
      <w:bodyDiv w:val="1"/>
      <w:marLeft w:val="0"/>
      <w:marRight w:val="0"/>
      <w:marTop w:val="0"/>
      <w:marBottom w:val="0"/>
      <w:divBdr>
        <w:top w:val="none" w:sz="0" w:space="0" w:color="auto"/>
        <w:left w:val="none" w:sz="0" w:space="0" w:color="auto"/>
        <w:bottom w:val="none" w:sz="0" w:space="0" w:color="auto"/>
        <w:right w:val="none" w:sz="0" w:space="0" w:color="auto"/>
      </w:divBdr>
    </w:div>
    <w:div w:id="2073579223">
      <w:bodyDiv w:val="1"/>
      <w:marLeft w:val="0"/>
      <w:marRight w:val="0"/>
      <w:marTop w:val="0"/>
      <w:marBottom w:val="0"/>
      <w:divBdr>
        <w:top w:val="none" w:sz="0" w:space="0" w:color="auto"/>
        <w:left w:val="none" w:sz="0" w:space="0" w:color="auto"/>
        <w:bottom w:val="none" w:sz="0" w:space="0" w:color="auto"/>
        <w:right w:val="none" w:sz="0" w:space="0" w:color="auto"/>
      </w:divBdr>
    </w:div>
    <w:div w:id="2073842212">
      <w:bodyDiv w:val="1"/>
      <w:marLeft w:val="0"/>
      <w:marRight w:val="0"/>
      <w:marTop w:val="0"/>
      <w:marBottom w:val="0"/>
      <w:divBdr>
        <w:top w:val="none" w:sz="0" w:space="0" w:color="auto"/>
        <w:left w:val="none" w:sz="0" w:space="0" w:color="auto"/>
        <w:bottom w:val="none" w:sz="0" w:space="0" w:color="auto"/>
        <w:right w:val="none" w:sz="0" w:space="0" w:color="auto"/>
      </w:divBdr>
    </w:div>
    <w:div w:id="2074307168">
      <w:bodyDiv w:val="1"/>
      <w:marLeft w:val="0"/>
      <w:marRight w:val="0"/>
      <w:marTop w:val="0"/>
      <w:marBottom w:val="0"/>
      <w:divBdr>
        <w:top w:val="none" w:sz="0" w:space="0" w:color="auto"/>
        <w:left w:val="none" w:sz="0" w:space="0" w:color="auto"/>
        <w:bottom w:val="none" w:sz="0" w:space="0" w:color="auto"/>
        <w:right w:val="none" w:sz="0" w:space="0" w:color="auto"/>
      </w:divBdr>
    </w:div>
    <w:div w:id="2074544636">
      <w:bodyDiv w:val="1"/>
      <w:marLeft w:val="0"/>
      <w:marRight w:val="0"/>
      <w:marTop w:val="0"/>
      <w:marBottom w:val="0"/>
      <w:divBdr>
        <w:top w:val="none" w:sz="0" w:space="0" w:color="auto"/>
        <w:left w:val="none" w:sz="0" w:space="0" w:color="auto"/>
        <w:bottom w:val="none" w:sz="0" w:space="0" w:color="auto"/>
        <w:right w:val="none" w:sz="0" w:space="0" w:color="auto"/>
      </w:divBdr>
    </w:div>
    <w:div w:id="2075153173">
      <w:bodyDiv w:val="1"/>
      <w:marLeft w:val="0"/>
      <w:marRight w:val="0"/>
      <w:marTop w:val="0"/>
      <w:marBottom w:val="0"/>
      <w:divBdr>
        <w:top w:val="none" w:sz="0" w:space="0" w:color="auto"/>
        <w:left w:val="none" w:sz="0" w:space="0" w:color="auto"/>
        <w:bottom w:val="none" w:sz="0" w:space="0" w:color="auto"/>
        <w:right w:val="none" w:sz="0" w:space="0" w:color="auto"/>
      </w:divBdr>
    </w:div>
    <w:div w:id="2075539871">
      <w:bodyDiv w:val="1"/>
      <w:marLeft w:val="0"/>
      <w:marRight w:val="0"/>
      <w:marTop w:val="0"/>
      <w:marBottom w:val="0"/>
      <w:divBdr>
        <w:top w:val="none" w:sz="0" w:space="0" w:color="auto"/>
        <w:left w:val="none" w:sz="0" w:space="0" w:color="auto"/>
        <w:bottom w:val="none" w:sz="0" w:space="0" w:color="auto"/>
        <w:right w:val="none" w:sz="0" w:space="0" w:color="auto"/>
      </w:divBdr>
    </w:div>
    <w:div w:id="2076584599">
      <w:bodyDiv w:val="1"/>
      <w:marLeft w:val="0"/>
      <w:marRight w:val="0"/>
      <w:marTop w:val="0"/>
      <w:marBottom w:val="0"/>
      <w:divBdr>
        <w:top w:val="none" w:sz="0" w:space="0" w:color="auto"/>
        <w:left w:val="none" w:sz="0" w:space="0" w:color="auto"/>
        <w:bottom w:val="none" w:sz="0" w:space="0" w:color="auto"/>
        <w:right w:val="none" w:sz="0" w:space="0" w:color="auto"/>
      </w:divBdr>
    </w:div>
    <w:div w:id="2076968134">
      <w:bodyDiv w:val="1"/>
      <w:marLeft w:val="0"/>
      <w:marRight w:val="0"/>
      <w:marTop w:val="0"/>
      <w:marBottom w:val="0"/>
      <w:divBdr>
        <w:top w:val="none" w:sz="0" w:space="0" w:color="auto"/>
        <w:left w:val="none" w:sz="0" w:space="0" w:color="auto"/>
        <w:bottom w:val="none" w:sz="0" w:space="0" w:color="auto"/>
        <w:right w:val="none" w:sz="0" w:space="0" w:color="auto"/>
      </w:divBdr>
    </w:div>
    <w:div w:id="2077125928">
      <w:bodyDiv w:val="1"/>
      <w:marLeft w:val="0"/>
      <w:marRight w:val="0"/>
      <w:marTop w:val="0"/>
      <w:marBottom w:val="0"/>
      <w:divBdr>
        <w:top w:val="none" w:sz="0" w:space="0" w:color="auto"/>
        <w:left w:val="none" w:sz="0" w:space="0" w:color="auto"/>
        <w:bottom w:val="none" w:sz="0" w:space="0" w:color="auto"/>
        <w:right w:val="none" w:sz="0" w:space="0" w:color="auto"/>
      </w:divBdr>
    </w:div>
    <w:div w:id="2077435907">
      <w:bodyDiv w:val="1"/>
      <w:marLeft w:val="0"/>
      <w:marRight w:val="0"/>
      <w:marTop w:val="0"/>
      <w:marBottom w:val="0"/>
      <w:divBdr>
        <w:top w:val="none" w:sz="0" w:space="0" w:color="auto"/>
        <w:left w:val="none" w:sz="0" w:space="0" w:color="auto"/>
        <w:bottom w:val="none" w:sz="0" w:space="0" w:color="auto"/>
        <w:right w:val="none" w:sz="0" w:space="0" w:color="auto"/>
      </w:divBdr>
    </w:div>
    <w:div w:id="2078939184">
      <w:bodyDiv w:val="1"/>
      <w:marLeft w:val="0"/>
      <w:marRight w:val="0"/>
      <w:marTop w:val="0"/>
      <w:marBottom w:val="0"/>
      <w:divBdr>
        <w:top w:val="none" w:sz="0" w:space="0" w:color="auto"/>
        <w:left w:val="none" w:sz="0" w:space="0" w:color="auto"/>
        <w:bottom w:val="none" w:sz="0" w:space="0" w:color="auto"/>
        <w:right w:val="none" w:sz="0" w:space="0" w:color="auto"/>
      </w:divBdr>
    </w:div>
    <w:div w:id="2079663878">
      <w:bodyDiv w:val="1"/>
      <w:marLeft w:val="0"/>
      <w:marRight w:val="0"/>
      <w:marTop w:val="0"/>
      <w:marBottom w:val="0"/>
      <w:divBdr>
        <w:top w:val="none" w:sz="0" w:space="0" w:color="auto"/>
        <w:left w:val="none" w:sz="0" w:space="0" w:color="auto"/>
        <w:bottom w:val="none" w:sz="0" w:space="0" w:color="auto"/>
        <w:right w:val="none" w:sz="0" w:space="0" w:color="auto"/>
      </w:divBdr>
    </w:div>
    <w:div w:id="2080328269">
      <w:bodyDiv w:val="1"/>
      <w:marLeft w:val="0"/>
      <w:marRight w:val="0"/>
      <w:marTop w:val="0"/>
      <w:marBottom w:val="0"/>
      <w:divBdr>
        <w:top w:val="none" w:sz="0" w:space="0" w:color="auto"/>
        <w:left w:val="none" w:sz="0" w:space="0" w:color="auto"/>
        <w:bottom w:val="none" w:sz="0" w:space="0" w:color="auto"/>
        <w:right w:val="none" w:sz="0" w:space="0" w:color="auto"/>
      </w:divBdr>
    </w:div>
    <w:div w:id="2080590384">
      <w:bodyDiv w:val="1"/>
      <w:marLeft w:val="0"/>
      <w:marRight w:val="0"/>
      <w:marTop w:val="0"/>
      <w:marBottom w:val="0"/>
      <w:divBdr>
        <w:top w:val="none" w:sz="0" w:space="0" w:color="auto"/>
        <w:left w:val="none" w:sz="0" w:space="0" w:color="auto"/>
        <w:bottom w:val="none" w:sz="0" w:space="0" w:color="auto"/>
        <w:right w:val="none" w:sz="0" w:space="0" w:color="auto"/>
      </w:divBdr>
    </w:div>
    <w:div w:id="2080592033">
      <w:bodyDiv w:val="1"/>
      <w:marLeft w:val="0"/>
      <w:marRight w:val="0"/>
      <w:marTop w:val="0"/>
      <w:marBottom w:val="0"/>
      <w:divBdr>
        <w:top w:val="none" w:sz="0" w:space="0" w:color="auto"/>
        <w:left w:val="none" w:sz="0" w:space="0" w:color="auto"/>
        <w:bottom w:val="none" w:sz="0" w:space="0" w:color="auto"/>
        <w:right w:val="none" w:sz="0" w:space="0" w:color="auto"/>
      </w:divBdr>
    </w:div>
    <w:div w:id="2080859225">
      <w:bodyDiv w:val="1"/>
      <w:marLeft w:val="0"/>
      <w:marRight w:val="0"/>
      <w:marTop w:val="0"/>
      <w:marBottom w:val="0"/>
      <w:divBdr>
        <w:top w:val="none" w:sz="0" w:space="0" w:color="auto"/>
        <w:left w:val="none" w:sz="0" w:space="0" w:color="auto"/>
        <w:bottom w:val="none" w:sz="0" w:space="0" w:color="auto"/>
        <w:right w:val="none" w:sz="0" w:space="0" w:color="auto"/>
      </w:divBdr>
    </w:div>
    <w:div w:id="2081052755">
      <w:bodyDiv w:val="1"/>
      <w:marLeft w:val="0"/>
      <w:marRight w:val="0"/>
      <w:marTop w:val="0"/>
      <w:marBottom w:val="0"/>
      <w:divBdr>
        <w:top w:val="none" w:sz="0" w:space="0" w:color="auto"/>
        <w:left w:val="none" w:sz="0" w:space="0" w:color="auto"/>
        <w:bottom w:val="none" w:sz="0" w:space="0" w:color="auto"/>
        <w:right w:val="none" w:sz="0" w:space="0" w:color="auto"/>
      </w:divBdr>
    </w:div>
    <w:div w:id="2081322643">
      <w:bodyDiv w:val="1"/>
      <w:marLeft w:val="0"/>
      <w:marRight w:val="0"/>
      <w:marTop w:val="0"/>
      <w:marBottom w:val="0"/>
      <w:divBdr>
        <w:top w:val="none" w:sz="0" w:space="0" w:color="auto"/>
        <w:left w:val="none" w:sz="0" w:space="0" w:color="auto"/>
        <w:bottom w:val="none" w:sz="0" w:space="0" w:color="auto"/>
        <w:right w:val="none" w:sz="0" w:space="0" w:color="auto"/>
      </w:divBdr>
    </w:div>
    <w:div w:id="2082284845">
      <w:bodyDiv w:val="1"/>
      <w:marLeft w:val="0"/>
      <w:marRight w:val="0"/>
      <w:marTop w:val="0"/>
      <w:marBottom w:val="0"/>
      <w:divBdr>
        <w:top w:val="none" w:sz="0" w:space="0" w:color="auto"/>
        <w:left w:val="none" w:sz="0" w:space="0" w:color="auto"/>
        <w:bottom w:val="none" w:sz="0" w:space="0" w:color="auto"/>
        <w:right w:val="none" w:sz="0" w:space="0" w:color="auto"/>
      </w:divBdr>
    </w:div>
    <w:div w:id="2082291818">
      <w:bodyDiv w:val="1"/>
      <w:marLeft w:val="0"/>
      <w:marRight w:val="0"/>
      <w:marTop w:val="0"/>
      <w:marBottom w:val="0"/>
      <w:divBdr>
        <w:top w:val="none" w:sz="0" w:space="0" w:color="auto"/>
        <w:left w:val="none" w:sz="0" w:space="0" w:color="auto"/>
        <w:bottom w:val="none" w:sz="0" w:space="0" w:color="auto"/>
        <w:right w:val="none" w:sz="0" w:space="0" w:color="auto"/>
      </w:divBdr>
    </w:div>
    <w:div w:id="2082559774">
      <w:bodyDiv w:val="1"/>
      <w:marLeft w:val="0"/>
      <w:marRight w:val="0"/>
      <w:marTop w:val="0"/>
      <w:marBottom w:val="0"/>
      <w:divBdr>
        <w:top w:val="none" w:sz="0" w:space="0" w:color="auto"/>
        <w:left w:val="none" w:sz="0" w:space="0" w:color="auto"/>
        <w:bottom w:val="none" w:sz="0" w:space="0" w:color="auto"/>
        <w:right w:val="none" w:sz="0" w:space="0" w:color="auto"/>
      </w:divBdr>
    </w:div>
    <w:div w:id="2083140294">
      <w:bodyDiv w:val="1"/>
      <w:marLeft w:val="0"/>
      <w:marRight w:val="0"/>
      <w:marTop w:val="0"/>
      <w:marBottom w:val="0"/>
      <w:divBdr>
        <w:top w:val="none" w:sz="0" w:space="0" w:color="auto"/>
        <w:left w:val="none" w:sz="0" w:space="0" w:color="auto"/>
        <w:bottom w:val="none" w:sz="0" w:space="0" w:color="auto"/>
        <w:right w:val="none" w:sz="0" w:space="0" w:color="auto"/>
      </w:divBdr>
    </w:div>
    <w:div w:id="2083746731">
      <w:bodyDiv w:val="1"/>
      <w:marLeft w:val="0"/>
      <w:marRight w:val="0"/>
      <w:marTop w:val="0"/>
      <w:marBottom w:val="0"/>
      <w:divBdr>
        <w:top w:val="none" w:sz="0" w:space="0" w:color="auto"/>
        <w:left w:val="none" w:sz="0" w:space="0" w:color="auto"/>
        <w:bottom w:val="none" w:sz="0" w:space="0" w:color="auto"/>
        <w:right w:val="none" w:sz="0" w:space="0" w:color="auto"/>
      </w:divBdr>
    </w:div>
    <w:div w:id="2084137716">
      <w:bodyDiv w:val="1"/>
      <w:marLeft w:val="0"/>
      <w:marRight w:val="0"/>
      <w:marTop w:val="0"/>
      <w:marBottom w:val="0"/>
      <w:divBdr>
        <w:top w:val="none" w:sz="0" w:space="0" w:color="auto"/>
        <w:left w:val="none" w:sz="0" w:space="0" w:color="auto"/>
        <w:bottom w:val="none" w:sz="0" w:space="0" w:color="auto"/>
        <w:right w:val="none" w:sz="0" w:space="0" w:color="auto"/>
      </w:divBdr>
    </w:div>
    <w:div w:id="2084260288">
      <w:bodyDiv w:val="1"/>
      <w:marLeft w:val="0"/>
      <w:marRight w:val="0"/>
      <w:marTop w:val="0"/>
      <w:marBottom w:val="0"/>
      <w:divBdr>
        <w:top w:val="none" w:sz="0" w:space="0" w:color="auto"/>
        <w:left w:val="none" w:sz="0" w:space="0" w:color="auto"/>
        <w:bottom w:val="none" w:sz="0" w:space="0" w:color="auto"/>
        <w:right w:val="none" w:sz="0" w:space="0" w:color="auto"/>
      </w:divBdr>
    </w:div>
    <w:div w:id="2085299005">
      <w:bodyDiv w:val="1"/>
      <w:marLeft w:val="0"/>
      <w:marRight w:val="0"/>
      <w:marTop w:val="0"/>
      <w:marBottom w:val="0"/>
      <w:divBdr>
        <w:top w:val="none" w:sz="0" w:space="0" w:color="auto"/>
        <w:left w:val="none" w:sz="0" w:space="0" w:color="auto"/>
        <w:bottom w:val="none" w:sz="0" w:space="0" w:color="auto"/>
        <w:right w:val="none" w:sz="0" w:space="0" w:color="auto"/>
      </w:divBdr>
    </w:div>
    <w:div w:id="2086219546">
      <w:bodyDiv w:val="1"/>
      <w:marLeft w:val="0"/>
      <w:marRight w:val="0"/>
      <w:marTop w:val="0"/>
      <w:marBottom w:val="0"/>
      <w:divBdr>
        <w:top w:val="none" w:sz="0" w:space="0" w:color="auto"/>
        <w:left w:val="none" w:sz="0" w:space="0" w:color="auto"/>
        <w:bottom w:val="none" w:sz="0" w:space="0" w:color="auto"/>
        <w:right w:val="none" w:sz="0" w:space="0" w:color="auto"/>
      </w:divBdr>
    </w:div>
    <w:div w:id="2086683817">
      <w:bodyDiv w:val="1"/>
      <w:marLeft w:val="0"/>
      <w:marRight w:val="0"/>
      <w:marTop w:val="0"/>
      <w:marBottom w:val="0"/>
      <w:divBdr>
        <w:top w:val="none" w:sz="0" w:space="0" w:color="auto"/>
        <w:left w:val="none" w:sz="0" w:space="0" w:color="auto"/>
        <w:bottom w:val="none" w:sz="0" w:space="0" w:color="auto"/>
        <w:right w:val="none" w:sz="0" w:space="0" w:color="auto"/>
      </w:divBdr>
    </w:div>
    <w:div w:id="2086761805">
      <w:bodyDiv w:val="1"/>
      <w:marLeft w:val="0"/>
      <w:marRight w:val="0"/>
      <w:marTop w:val="0"/>
      <w:marBottom w:val="0"/>
      <w:divBdr>
        <w:top w:val="none" w:sz="0" w:space="0" w:color="auto"/>
        <w:left w:val="none" w:sz="0" w:space="0" w:color="auto"/>
        <w:bottom w:val="none" w:sz="0" w:space="0" w:color="auto"/>
        <w:right w:val="none" w:sz="0" w:space="0" w:color="auto"/>
      </w:divBdr>
    </w:div>
    <w:div w:id="2087417461">
      <w:bodyDiv w:val="1"/>
      <w:marLeft w:val="0"/>
      <w:marRight w:val="0"/>
      <w:marTop w:val="0"/>
      <w:marBottom w:val="0"/>
      <w:divBdr>
        <w:top w:val="none" w:sz="0" w:space="0" w:color="auto"/>
        <w:left w:val="none" w:sz="0" w:space="0" w:color="auto"/>
        <w:bottom w:val="none" w:sz="0" w:space="0" w:color="auto"/>
        <w:right w:val="none" w:sz="0" w:space="0" w:color="auto"/>
      </w:divBdr>
    </w:div>
    <w:div w:id="2088648228">
      <w:bodyDiv w:val="1"/>
      <w:marLeft w:val="0"/>
      <w:marRight w:val="0"/>
      <w:marTop w:val="0"/>
      <w:marBottom w:val="0"/>
      <w:divBdr>
        <w:top w:val="none" w:sz="0" w:space="0" w:color="auto"/>
        <w:left w:val="none" w:sz="0" w:space="0" w:color="auto"/>
        <w:bottom w:val="none" w:sz="0" w:space="0" w:color="auto"/>
        <w:right w:val="none" w:sz="0" w:space="0" w:color="auto"/>
      </w:divBdr>
    </w:div>
    <w:div w:id="2089184560">
      <w:bodyDiv w:val="1"/>
      <w:marLeft w:val="0"/>
      <w:marRight w:val="0"/>
      <w:marTop w:val="0"/>
      <w:marBottom w:val="0"/>
      <w:divBdr>
        <w:top w:val="none" w:sz="0" w:space="0" w:color="auto"/>
        <w:left w:val="none" w:sz="0" w:space="0" w:color="auto"/>
        <w:bottom w:val="none" w:sz="0" w:space="0" w:color="auto"/>
        <w:right w:val="none" w:sz="0" w:space="0" w:color="auto"/>
      </w:divBdr>
    </w:div>
    <w:div w:id="2089956116">
      <w:bodyDiv w:val="1"/>
      <w:marLeft w:val="0"/>
      <w:marRight w:val="0"/>
      <w:marTop w:val="0"/>
      <w:marBottom w:val="0"/>
      <w:divBdr>
        <w:top w:val="none" w:sz="0" w:space="0" w:color="auto"/>
        <w:left w:val="none" w:sz="0" w:space="0" w:color="auto"/>
        <w:bottom w:val="none" w:sz="0" w:space="0" w:color="auto"/>
        <w:right w:val="none" w:sz="0" w:space="0" w:color="auto"/>
      </w:divBdr>
    </w:div>
    <w:div w:id="2090737599">
      <w:bodyDiv w:val="1"/>
      <w:marLeft w:val="0"/>
      <w:marRight w:val="0"/>
      <w:marTop w:val="0"/>
      <w:marBottom w:val="0"/>
      <w:divBdr>
        <w:top w:val="none" w:sz="0" w:space="0" w:color="auto"/>
        <w:left w:val="none" w:sz="0" w:space="0" w:color="auto"/>
        <w:bottom w:val="none" w:sz="0" w:space="0" w:color="auto"/>
        <w:right w:val="none" w:sz="0" w:space="0" w:color="auto"/>
      </w:divBdr>
    </w:div>
    <w:div w:id="2091074780">
      <w:bodyDiv w:val="1"/>
      <w:marLeft w:val="0"/>
      <w:marRight w:val="0"/>
      <w:marTop w:val="0"/>
      <w:marBottom w:val="0"/>
      <w:divBdr>
        <w:top w:val="none" w:sz="0" w:space="0" w:color="auto"/>
        <w:left w:val="none" w:sz="0" w:space="0" w:color="auto"/>
        <w:bottom w:val="none" w:sz="0" w:space="0" w:color="auto"/>
        <w:right w:val="none" w:sz="0" w:space="0" w:color="auto"/>
      </w:divBdr>
    </w:div>
    <w:div w:id="2091195339">
      <w:bodyDiv w:val="1"/>
      <w:marLeft w:val="0"/>
      <w:marRight w:val="0"/>
      <w:marTop w:val="0"/>
      <w:marBottom w:val="0"/>
      <w:divBdr>
        <w:top w:val="none" w:sz="0" w:space="0" w:color="auto"/>
        <w:left w:val="none" w:sz="0" w:space="0" w:color="auto"/>
        <w:bottom w:val="none" w:sz="0" w:space="0" w:color="auto"/>
        <w:right w:val="none" w:sz="0" w:space="0" w:color="auto"/>
      </w:divBdr>
    </w:div>
    <w:div w:id="2091462884">
      <w:bodyDiv w:val="1"/>
      <w:marLeft w:val="0"/>
      <w:marRight w:val="0"/>
      <w:marTop w:val="0"/>
      <w:marBottom w:val="0"/>
      <w:divBdr>
        <w:top w:val="none" w:sz="0" w:space="0" w:color="auto"/>
        <w:left w:val="none" w:sz="0" w:space="0" w:color="auto"/>
        <w:bottom w:val="none" w:sz="0" w:space="0" w:color="auto"/>
        <w:right w:val="none" w:sz="0" w:space="0" w:color="auto"/>
      </w:divBdr>
    </w:div>
    <w:div w:id="2091465809">
      <w:bodyDiv w:val="1"/>
      <w:marLeft w:val="0"/>
      <w:marRight w:val="0"/>
      <w:marTop w:val="0"/>
      <w:marBottom w:val="0"/>
      <w:divBdr>
        <w:top w:val="none" w:sz="0" w:space="0" w:color="auto"/>
        <w:left w:val="none" w:sz="0" w:space="0" w:color="auto"/>
        <w:bottom w:val="none" w:sz="0" w:space="0" w:color="auto"/>
        <w:right w:val="none" w:sz="0" w:space="0" w:color="auto"/>
      </w:divBdr>
    </w:div>
    <w:div w:id="2092195995">
      <w:bodyDiv w:val="1"/>
      <w:marLeft w:val="0"/>
      <w:marRight w:val="0"/>
      <w:marTop w:val="0"/>
      <w:marBottom w:val="0"/>
      <w:divBdr>
        <w:top w:val="none" w:sz="0" w:space="0" w:color="auto"/>
        <w:left w:val="none" w:sz="0" w:space="0" w:color="auto"/>
        <w:bottom w:val="none" w:sz="0" w:space="0" w:color="auto"/>
        <w:right w:val="none" w:sz="0" w:space="0" w:color="auto"/>
      </w:divBdr>
    </w:div>
    <w:div w:id="2093160781">
      <w:bodyDiv w:val="1"/>
      <w:marLeft w:val="0"/>
      <w:marRight w:val="0"/>
      <w:marTop w:val="0"/>
      <w:marBottom w:val="0"/>
      <w:divBdr>
        <w:top w:val="none" w:sz="0" w:space="0" w:color="auto"/>
        <w:left w:val="none" w:sz="0" w:space="0" w:color="auto"/>
        <w:bottom w:val="none" w:sz="0" w:space="0" w:color="auto"/>
        <w:right w:val="none" w:sz="0" w:space="0" w:color="auto"/>
      </w:divBdr>
    </w:div>
    <w:div w:id="2093232986">
      <w:bodyDiv w:val="1"/>
      <w:marLeft w:val="0"/>
      <w:marRight w:val="0"/>
      <w:marTop w:val="0"/>
      <w:marBottom w:val="0"/>
      <w:divBdr>
        <w:top w:val="none" w:sz="0" w:space="0" w:color="auto"/>
        <w:left w:val="none" w:sz="0" w:space="0" w:color="auto"/>
        <w:bottom w:val="none" w:sz="0" w:space="0" w:color="auto"/>
        <w:right w:val="none" w:sz="0" w:space="0" w:color="auto"/>
      </w:divBdr>
    </w:div>
    <w:div w:id="2093699253">
      <w:bodyDiv w:val="1"/>
      <w:marLeft w:val="0"/>
      <w:marRight w:val="0"/>
      <w:marTop w:val="0"/>
      <w:marBottom w:val="0"/>
      <w:divBdr>
        <w:top w:val="none" w:sz="0" w:space="0" w:color="auto"/>
        <w:left w:val="none" w:sz="0" w:space="0" w:color="auto"/>
        <w:bottom w:val="none" w:sz="0" w:space="0" w:color="auto"/>
        <w:right w:val="none" w:sz="0" w:space="0" w:color="auto"/>
      </w:divBdr>
    </w:div>
    <w:div w:id="2093963574">
      <w:bodyDiv w:val="1"/>
      <w:marLeft w:val="0"/>
      <w:marRight w:val="0"/>
      <w:marTop w:val="0"/>
      <w:marBottom w:val="0"/>
      <w:divBdr>
        <w:top w:val="none" w:sz="0" w:space="0" w:color="auto"/>
        <w:left w:val="none" w:sz="0" w:space="0" w:color="auto"/>
        <w:bottom w:val="none" w:sz="0" w:space="0" w:color="auto"/>
        <w:right w:val="none" w:sz="0" w:space="0" w:color="auto"/>
      </w:divBdr>
    </w:div>
    <w:div w:id="2093971147">
      <w:bodyDiv w:val="1"/>
      <w:marLeft w:val="0"/>
      <w:marRight w:val="0"/>
      <w:marTop w:val="0"/>
      <w:marBottom w:val="0"/>
      <w:divBdr>
        <w:top w:val="none" w:sz="0" w:space="0" w:color="auto"/>
        <w:left w:val="none" w:sz="0" w:space="0" w:color="auto"/>
        <w:bottom w:val="none" w:sz="0" w:space="0" w:color="auto"/>
        <w:right w:val="none" w:sz="0" w:space="0" w:color="auto"/>
      </w:divBdr>
    </w:div>
    <w:div w:id="2094276609">
      <w:bodyDiv w:val="1"/>
      <w:marLeft w:val="0"/>
      <w:marRight w:val="0"/>
      <w:marTop w:val="0"/>
      <w:marBottom w:val="0"/>
      <w:divBdr>
        <w:top w:val="none" w:sz="0" w:space="0" w:color="auto"/>
        <w:left w:val="none" w:sz="0" w:space="0" w:color="auto"/>
        <w:bottom w:val="none" w:sz="0" w:space="0" w:color="auto"/>
        <w:right w:val="none" w:sz="0" w:space="0" w:color="auto"/>
      </w:divBdr>
    </w:div>
    <w:div w:id="2094814785">
      <w:bodyDiv w:val="1"/>
      <w:marLeft w:val="0"/>
      <w:marRight w:val="0"/>
      <w:marTop w:val="0"/>
      <w:marBottom w:val="0"/>
      <w:divBdr>
        <w:top w:val="none" w:sz="0" w:space="0" w:color="auto"/>
        <w:left w:val="none" w:sz="0" w:space="0" w:color="auto"/>
        <w:bottom w:val="none" w:sz="0" w:space="0" w:color="auto"/>
        <w:right w:val="none" w:sz="0" w:space="0" w:color="auto"/>
      </w:divBdr>
    </w:div>
    <w:div w:id="2095123898">
      <w:bodyDiv w:val="1"/>
      <w:marLeft w:val="0"/>
      <w:marRight w:val="0"/>
      <w:marTop w:val="0"/>
      <w:marBottom w:val="0"/>
      <w:divBdr>
        <w:top w:val="none" w:sz="0" w:space="0" w:color="auto"/>
        <w:left w:val="none" w:sz="0" w:space="0" w:color="auto"/>
        <w:bottom w:val="none" w:sz="0" w:space="0" w:color="auto"/>
        <w:right w:val="none" w:sz="0" w:space="0" w:color="auto"/>
      </w:divBdr>
    </w:div>
    <w:div w:id="2095276255">
      <w:bodyDiv w:val="1"/>
      <w:marLeft w:val="0"/>
      <w:marRight w:val="0"/>
      <w:marTop w:val="0"/>
      <w:marBottom w:val="0"/>
      <w:divBdr>
        <w:top w:val="none" w:sz="0" w:space="0" w:color="auto"/>
        <w:left w:val="none" w:sz="0" w:space="0" w:color="auto"/>
        <w:bottom w:val="none" w:sz="0" w:space="0" w:color="auto"/>
        <w:right w:val="none" w:sz="0" w:space="0" w:color="auto"/>
      </w:divBdr>
    </w:div>
    <w:div w:id="2095278738">
      <w:bodyDiv w:val="1"/>
      <w:marLeft w:val="0"/>
      <w:marRight w:val="0"/>
      <w:marTop w:val="0"/>
      <w:marBottom w:val="0"/>
      <w:divBdr>
        <w:top w:val="none" w:sz="0" w:space="0" w:color="auto"/>
        <w:left w:val="none" w:sz="0" w:space="0" w:color="auto"/>
        <w:bottom w:val="none" w:sz="0" w:space="0" w:color="auto"/>
        <w:right w:val="none" w:sz="0" w:space="0" w:color="auto"/>
      </w:divBdr>
    </w:div>
    <w:div w:id="2095515431">
      <w:bodyDiv w:val="1"/>
      <w:marLeft w:val="0"/>
      <w:marRight w:val="0"/>
      <w:marTop w:val="0"/>
      <w:marBottom w:val="0"/>
      <w:divBdr>
        <w:top w:val="none" w:sz="0" w:space="0" w:color="auto"/>
        <w:left w:val="none" w:sz="0" w:space="0" w:color="auto"/>
        <w:bottom w:val="none" w:sz="0" w:space="0" w:color="auto"/>
        <w:right w:val="none" w:sz="0" w:space="0" w:color="auto"/>
      </w:divBdr>
    </w:div>
    <w:div w:id="2095855703">
      <w:bodyDiv w:val="1"/>
      <w:marLeft w:val="0"/>
      <w:marRight w:val="0"/>
      <w:marTop w:val="0"/>
      <w:marBottom w:val="0"/>
      <w:divBdr>
        <w:top w:val="none" w:sz="0" w:space="0" w:color="auto"/>
        <w:left w:val="none" w:sz="0" w:space="0" w:color="auto"/>
        <w:bottom w:val="none" w:sz="0" w:space="0" w:color="auto"/>
        <w:right w:val="none" w:sz="0" w:space="0" w:color="auto"/>
      </w:divBdr>
    </w:div>
    <w:div w:id="2096784996">
      <w:bodyDiv w:val="1"/>
      <w:marLeft w:val="0"/>
      <w:marRight w:val="0"/>
      <w:marTop w:val="0"/>
      <w:marBottom w:val="0"/>
      <w:divBdr>
        <w:top w:val="none" w:sz="0" w:space="0" w:color="auto"/>
        <w:left w:val="none" w:sz="0" w:space="0" w:color="auto"/>
        <w:bottom w:val="none" w:sz="0" w:space="0" w:color="auto"/>
        <w:right w:val="none" w:sz="0" w:space="0" w:color="auto"/>
      </w:divBdr>
    </w:div>
    <w:div w:id="2097290257">
      <w:bodyDiv w:val="1"/>
      <w:marLeft w:val="0"/>
      <w:marRight w:val="0"/>
      <w:marTop w:val="0"/>
      <w:marBottom w:val="0"/>
      <w:divBdr>
        <w:top w:val="none" w:sz="0" w:space="0" w:color="auto"/>
        <w:left w:val="none" w:sz="0" w:space="0" w:color="auto"/>
        <w:bottom w:val="none" w:sz="0" w:space="0" w:color="auto"/>
        <w:right w:val="none" w:sz="0" w:space="0" w:color="auto"/>
      </w:divBdr>
    </w:div>
    <w:div w:id="2097435628">
      <w:bodyDiv w:val="1"/>
      <w:marLeft w:val="0"/>
      <w:marRight w:val="0"/>
      <w:marTop w:val="0"/>
      <w:marBottom w:val="0"/>
      <w:divBdr>
        <w:top w:val="none" w:sz="0" w:space="0" w:color="auto"/>
        <w:left w:val="none" w:sz="0" w:space="0" w:color="auto"/>
        <w:bottom w:val="none" w:sz="0" w:space="0" w:color="auto"/>
        <w:right w:val="none" w:sz="0" w:space="0" w:color="auto"/>
      </w:divBdr>
    </w:div>
    <w:div w:id="2097627991">
      <w:bodyDiv w:val="1"/>
      <w:marLeft w:val="0"/>
      <w:marRight w:val="0"/>
      <w:marTop w:val="0"/>
      <w:marBottom w:val="0"/>
      <w:divBdr>
        <w:top w:val="none" w:sz="0" w:space="0" w:color="auto"/>
        <w:left w:val="none" w:sz="0" w:space="0" w:color="auto"/>
        <w:bottom w:val="none" w:sz="0" w:space="0" w:color="auto"/>
        <w:right w:val="none" w:sz="0" w:space="0" w:color="auto"/>
      </w:divBdr>
    </w:div>
    <w:div w:id="2097747666">
      <w:bodyDiv w:val="1"/>
      <w:marLeft w:val="0"/>
      <w:marRight w:val="0"/>
      <w:marTop w:val="0"/>
      <w:marBottom w:val="0"/>
      <w:divBdr>
        <w:top w:val="none" w:sz="0" w:space="0" w:color="auto"/>
        <w:left w:val="none" w:sz="0" w:space="0" w:color="auto"/>
        <w:bottom w:val="none" w:sz="0" w:space="0" w:color="auto"/>
        <w:right w:val="none" w:sz="0" w:space="0" w:color="auto"/>
      </w:divBdr>
    </w:div>
    <w:div w:id="2097939791">
      <w:bodyDiv w:val="1"/>
      <w:marLeft w:val="0"/>
      <w:marRight w:val="0"/>
      <w:marTop w:val="0"/>
      <w:marBottom w:val="0"/>
      <w:divBdr>
        <w:top w:val="none" w:sz="0" w:space="0" w:color="auto"/>
        <w:left w:val="none" w:sz="0" w:space="0" w:color="auto"/>
        <w:bottom w:val="none" w:sz="0" w:space="0" w:color="auto"/>
        <w:right w:val="none" w:sz="0" w:space="0" w:color="auto"/>
      </w:divBdr>
    </w:div>
    <w:div w:id="2098020769">
      <w:bodyDiv w:val="1"/>
      <w:marLeft w:val="0"/>
      <w:marRight w:val="0"/>
      <w:marTop w:val="0"/>
      <w:marBottom w:val="0"/>
      <w:divBdr>
        <w:top w:val="none" w:sz="0" w:space="0" w:color="auto"/>
        <w:left w:val="none" w:sz="0" w:space="0" w:color="auto"/>
        <w:bottom w:val="none" w:sz="0" w:space="0" w:color="auto"/>
        <w:right w:val="none" w:sz="0" w:space="0" w:color="auto"/>
      </w:divBdr>
    </w:div>
    <w:div w:id="2098476957">
      <w:bodyDiv w:val="1"/>
      <w:marLeft w:val="0"/>
      <w:marRight w:val="0"/>
      <w:marTop w:val="0"/>
      <w:marBottom w:val="0"/>
      <w:divBdr>
        <w:top w:val="none" w:sz="0" w:space="0" w:color="auto"/>
        <w:left w:val="none" w:sz="0" w:space="0" w:color="auto"/>
        <w:bottom w:val="none" w:sz="0" w:space="0" w:color="auto"/>
        <w:right w:val="none" w:sz="0" w:space="0" w:color="auto"/>
      </w:divBdr>
    </w:div>
    <w:div w:id="2098598155">
      <w:bodyDiv w:val="1"/>
      <w:marLeft w:val="0"/>
      <w:marRight w:val="0"/>
      <w:marTop w:val="0"/>
      <w:marBottom w:val="0"/>
      <w:divBdr>
        <w:top w:val="none" w:sz="0" w:space="0" w:color="auto"/>
        <w:left w:val="none" w:sz="0" w:space="0" w:color="auto"/>
        <w:bottom w:val="none" w:sz="0" w:space="0" w:color="auto"/>
        <w:right w:val="none" w:sz="0" w:space="0" w:color="auto"/>
      </w:divBdr>
    </w:div>
    <w:div w:id="2098821923">
      <w:bodyDiv w:val="1"/>
      <w:marLeft w:val="0"/>
      <w:marRight w:val="0"/>
      <w:marTop w:val="0"/>
      <w:marBottom w:val="0"/>
      <w:divBdr>
        <w:top w:val="none" w:sz="0" w:space="0" w:color="auto"/>
        <w:left w:val="none" w:sz="0" w:space="0" w:color="auto"/>
        <w:bottom w:val="none" w:sz="0" w:space="0" w:color="auto"/>
        <w:right w:val="none" w:sz="0" w:space="0" w:color="auto"/>
      </w:divBdr>
    </w:div>
    <w:div w:id="2099793069">
      <w:bodyDiv w:val="1"/>
      <w:marLeft w:val="0"/>
      <w:marRight w:val="0"/>
      <w:marTop w:val="0"/>
      <w:marBottom w:val="0"/>
      <w:divBdr>
        <w:top w:val="none" w:sz="0" w:space="0" w:color="auto"/>
        <w:left w:val="none" w:sz="0" w:space="0" w:color="auto"/>
        <w:bottom w:val="none" w:sz="0" w:space="0" w:color="auto"/>
        <w:right w:val="none" w:sz="0" w:space="0" w:color="auto"/>
      </w:divBdr>
    </w:div>
    <w:div w:id="2099986009">
      <w:bodyDiv w:val="1"/>
      <w:marLeft w:val="0"/>
      <w:marRight w:val="0"/>
      <w:marTop w:val="0"/>
      <w:marBottom w:val="0"/>
      <w:divBdr>
        <w:top w:val="none" w:sz="0" w:space="0" w:color="auto"/>
        <w:left w:val="none" w:sz="0" w:space="0" w:color="auto"/>
        <w:bottom w:val="none" w:sz="0" w:space="0" w:color="auto"/>
        <w:right w:val="none" w:sz="0" w:space="0" w:color="auto"/>
      </w:divBdr>
    </w:div>
    <w:div w:id="2100709604">
      <w:bodyDiv w:val="1"/>
      <w:marLeft w:val="0"/>
      <w:marRight w:val="0"/>
      <w:marTop w:val="0"/>
      <w:marBottom w:val="0"/>
      <w:divBdr>
        <w:top w:val="none" w:sz="0" w:space="0" w:color="auto"/>
        <w:left w:val="none" w:sz="0" w:space="0" w:color="auto"/>
        <w:bottom w:val="none" w:sz="0" w:space="0" w:color="auto"/>
        <w:right w:val="none" w:sz="0" w:space="0" w:color="auto"/>
      </w:divBdr>
    </w:div>
    <w:div w:id="2100759966">
      <w:bodyDiv w:val="1"/>
      <w:marLeft w:val="0"/>
      <w:marRight w:val="0"/>
      <w:marTop w:val="0"/>
      <w:marBottom w:val="0"/>
      <w:divBdr>
        <w:top w:val="none" w:sz="0" w:space="0" w:color="auto"/>
        <w:left w:val="none" w:sz="0" w:space="0" w:color="auto"/>
        <w:bottom w:val="none" w:sz="0" w:space="0" w:color="auto"/>
        <w:right w:val="none" w:sz="0" w:space="0" w:color="auto"/>
      </w:divBdr>
    </w:div>
    <w:div w:id="2102213994">
      <w:bodyDiv w:val="1"/>
      <w:marLeft w:val="0"/>
      <w:marRight w:val="0"/>
      <w:marTop w:val="0"/>
      <w:marBottom w:val="0"/>
      <w:divBdr>
        <w:top w:val="none" w:sz="0" w:space="0" w:color="auto"/>
        <w:left w:val="none" w:sz="0" w:space="0" w:color="auto"/>
        <w:bottom w:val="none" w:sz="0" w:space="0" w:color="auto"/>
        <w:right w:val="none" w:sz="0" w:space="0" w:color="auto"/>
      </w:divBdr>
    </w:div>
    <w:div w:id="2102289928">
      <w:bodyDiv w:val="1"/>
      <w:marLeft w:val="0"/>
      <w:marRight w:val="0"/>
      <w:marTop w:val="0"/>
      <w:marBottom w:val="0"/>
      <w:divBdr>
        <w:top w:val="none" w:sz="0" w:space="0" w:color="auto"/>
        <w:left w:val="none" w:sz="0" w:space="0" w:color="auto"/>
        <w:bottom w:val="none" w:sz="0" w:space="0" w:color="auto"/>
        <w:right w:val="none" w:sz="0" w:space="0" w:color="auto"/>
      </w:divBdr>
    </w:div>
    <w:div w:id="2102992791">
      <w:bodyDiv w:val="1"/>
      <w:marLeft w:val="0"/>
      <w:marRight w:val="0"/>
      <w:marTop w:val="0"/>
      <w:marBottom w:val="0"/>
      <w:divBdr>
        <w:top w:val="none" w:sz="0" w:space="0" w:color="auto"/>
        <w:left w:val="none" w:sz="0" w:space="0" w:color="auto"/>
        <w:bottom w:val="none" w:sz="0" w:space="0" w:color="auto"/>
        <w:right w:val="none" w:sz="0" w:space="0" w:color="auto"/>
      </w:divBdr>
    </w:div>
    <w:div w:id="2104450843">
      <w:bodyDiv w:val="1"/>
      <w:marLeft w:val="0"/>
      <w:marRight w:val="0"/>
      <w:marTop w:val="0"/>
      <w:marBottom w:val="0"/>
      <w:divBdr>
        <w:top w:val="none" w:sz="0" w:space="0" w:color="auto"/>
        <w:left w:val="none" w:sz="0" w:space="0" w:color="auto"/>
        <w:bottom w:val="none" w:sz="0" w:space="0" w:color="auto"/>
        <w:right w:val="none" w:sz="0" w:space="0" w:color="auto"/>
      </w:divBdr>
    </w:div>
    <w:div w:id="2104764252">
      <w:bodyDiv w:val="1"/>
      <w:marLeft w:val="0"/>
      <w:marRight w:val="0"/>
      <w:marTop w:val="0"/>
      <w:marBottom w:val="0"/>
      <w:divBdr>
        <w:top w:val="none" w:sz="0" w:space="0" w:color="auto"/>
        <w:left w:val="none" w:sz="0" w:space="0" w:color="auto"/>
        <w:bottom w:val="none" w:sz="0" w:space="0" w:color="auto"/>
        <w:right w:val="none" w:sz="0" w:space="0" w:color="auto"/>
      </w:divBdr>
    </w:div>
    <w:div w:id="2105345893">
      <w:bodyDiv w:val="1"/>
      <w:marLeft w:val="0"/>
      <w:marRight w:val="0"/>
      <w:marTop w:val="0"/>
      <w:marBottom w:val="0"/>
      <w:divBdr>
        <w:top w:val="none" w:sz="0" w:space="0" w:color="auto"/>
        <w:left w:val="none" w:sz="0" w:space="0" w:color="auto"/>
        <w:bottom w:val="none" w:sz="0" w:space="0" w:color="auto"/>
        <w:right w:val="none" w:sz="0" w:space="0" w:color="auto"/>
      </w:divBdr>
    </w:div>
    <w:div w:id="2106226139">
      <w:bodyDiv w:val="1"/>
      <w:marLeft w:val="0"/>
      <w:marRight w:val="0"/>
      <w:marTop w:val="0"/>
      <w:marBottom w:val="0"/>
      <w:divBdr>
        <w:top w:val="none" w:sz="0" w:space="0" w:color="auto"/>
        <w:left w:val="none" w:sz="0" w:space="0" w:color="auto"/>
        <w:bottom w:val="none" w:sz="0" w:space="0" w:color="auto"/>
        <w:right w:val="none" w:sz="0" w:space="0" w:color="auto"/>
      </w:divBdr>
    </w:div>
    <w:div w:id="2106345343">
      <w:bodyDiv w:val="1"/>
      <w:marLeft w:val="0"/>
      <w:marRight w:val="0"/>
      <w:marTop w:val="0"/>
      <w:marBottom w:val="0"/>
      <w:divBdr>
        <w:top w:val="none" w:sz="0" w:space="0" w:color="auto"/>
        <w:left w:val="none" w:sz="0" w:space="0" w:color="auto"/>
        <w:bottom w:val="none" w:sz="0" w:space="0" w:color="auto"/>
        <w:right w:val="none" w:sz="0" w:space="0" w:color="auto"/>
      </w:divBdr>
    </w:div>
    <w:div w:id="2106724212">
      <w:bodyDiv w:val="1"/>
      <w:marLeft w:val="0"/>
      <w:marRight w:val="0"/>
      <w:marTop w:val="0"/>
      <w:marBottom w:val="0"/>
      <w:divBdr>
        <w:top w:val="none" w:sz="0" w:space="0" w:color="auto"/>
        <w:left w:val="none" w:sz="0" w:space="0" w:color="auto"/>
        <w:bottom w:val="none" w:sz="0" w:space="0" w:color="auto"/>
        <w:right w:val="none" w:sz="0" w:space="0" w:color="auto"/>
      </w:divBdr>
    </w:div>
    <w:div w:id="2106803502">
      <w:bodyDiv w:val="1"/>
      <w:marLeft w:val="0"/>
      <w:marRight w:val="0"/>
      <w:marTop w:val="0"/>
      <w:marBottom w:val="0"/>
      <w:divBdr>
        <w:top w:val="none" w:sz="0" w:space="0" w:color="auto"/>
        <w:left w:val="none" w:sz="0" w:space="0" w:color="auto"/>
        <w:bottom w:val="none" w:sz="0" w:space="0" w:color="auto"/>
        <w:right w:val="none" w:sz="0" w:space="0" w:color="auto"/>
      </w:divBdr>
    </w:div>
    <w:div w:id="2107579000">
      <w:bodyDiv w:val="1"/>
      <w:marLeft w:val="0"/>
      <w:marRight w:val="0"/>
      <w:marTop w:val="0"/>
      <w:marBottom w:val="0"/>
      <w:divBdr>
        <w:top w:val="none" w:sz="0" w:space="0" w:color="auto"/>
        <w:left w:val="none" w:sz="0" w:space="0" w:color="auto"/>
        <w:bottom w:val="none" w:sz="0" w:space="0" w:color="auto"/>
        <w:right w:val="none" w:sz="0" w:space="0" w:color="auto"/>
      </w:divBdr>
    </w:div>
    <w:div w:id="2107728052">
      <w:bodyDiv w:val="1"/>
      <w:marLeft w:val="0"/>
      <w:marRight w:val="0"/>
      <w:marTop w:val="0"/>
      <w:marBottom w:val="0"/>
      <w:divBdr>
        <w:top w:val="none" w:sz="0" w:space="0" w:color="auto"/>
        <w:left w:val="none" w:sz="0" w:space="0" w:color="auto"/>
        <w:bottom w:val="none" w:sz="0" w:space="0" w:color="auto"/>
        <w:right w:val="none" w:sz="0" w:space="0" w:color="auto"/>
      </w:divBdr>
    </w:div>
    <w:div w:id="2107849291">
      <w:bodyDiv w:val="1"/>
      <w:marLeft w:val="0"/>
      <w:marRight w:val="0"/>
      <w:marTop w:val="0"/>
      <w:marBottom w:val="0"/>
      <w:divBdr>
        <w:top w:val="none" w:sz="0" w:space="0" w:color="auto"/>
        <w:left w:val="none" w:sz="0" w:space="0" w:color="auto"/>
        <w:bottom w:val="none" w:sz="0" w:space="0" w:color="auto"/>
        <w:right w:val="none" w:sz="0" w:space="0" w:color="auto"/>
      </w:divBdr>
    </w:div>
    <w:div w:id="2107966648">
      <w:bodyDiv w:val="1"/>
      <w:marLeft w:val="0"/>
      <w:marRight w:val="0"/>
      <w:marTop w:val="0"/>
      <w:marBottom w:val="0"/>
      <w:divBdr>
        <w:top w:val="none" w:sz="0" w:space="0" w:color="auto"/>
        <w:left w:val="none" w:sz="0" w:space="0" w:color="auto"/>
        <w:bottom w:val="none" w:sz="0" w:space="0" w:color="auto"/>
        <w:right w:val="none" w:sz="0" w:space="0" w:color="auto"/>
      </w:divBdr>
    </w:div>
    <w:div w:id="2109109233">
      <w:bodyDiv w:val="1"/>
      <w:marLeft w:val="0"/>
      <w:marRight w:val="0"/>
      <w:marTop w:val="0"/>
      <w:marBottom w:val="0"/>
      <w:divBdr>
        <w:top w:val="none" w:sz="0" w:space="0" w:color="auto"/>
        <w:left w:val="none" w:sz="0" w:space="0" w:color="auto"/>
        <w:bottom w:val="none" w:sz="0" w:space="0" w:color="auto"/>
        <w:right w:val="none" w:sz="0" w:space="0" w:color="auto"/>
      </w:divBdr>
    </w:div>
    <w:div w:id="2110008990">
      <w:bodyDiv w:val="1"/>
      <w:marLeft w:val="0"/>
      <w:marRight w:val="0"/>
      <w:marTop w:val="0"/>
      <w:marBottom w:val="0"/>
      <w:divBdr>
        <w:top w:val="none" w:sz="0" w:space="0" w:color="auto"/>
        <w:left w:val="none" w:sz="0" w:space="0" w:color="auto"/>
        <w:bottom w:val="none" w:sz="0" w:space="0" w:color="auto"/>
        <w:right w:val="none" w:sz="0" w:space="0" w:color="auto"/>
      </w:divBdr>
    </w:div>
    <w:div w:id="2111780303">
      <w:bodyDiv w:val="1"/>
      <w:marLeft w:val="0"/>
      <w:marRight w:val="0"/>
      <w:marTop w:val="0"/>
      <w:marBottom w:val="0"/>
      <w:divBdr>
        <w:top w:val="none" w:sz="0" w:space="0" w:color="auto"/>
        <w:left w:val="none" w:sz="0" w:space="0" w:color="auto"/>
        <w:bottom w:val="none" w:sz="0" w:space="0" w:color="auto"/>
        <w:right w:val="none" w:sz="0" w:space="0" w:color="auto"/>
      </w:divBdr>
    </w:div>
    <w:div w:id="2112123535">
      <w:bodyDiv w:val="1"/>
      <w:marLeft w:val="0"/>
      <w:marRight w:val="0"/>
      <w:marTop w:val="0"/>
      <w:marBottom w:val="0"/>
      <w:divBdr>
        <w:top w:val="none" w:sz="0" w:space="0" w:color="auto"/>
        <w:left w:val="none" w:sz="0" w:space="0" w:color="auto"/>
        <w:bottom w:val="none" w:sz="0" w:space="0" w:color="auto"/>
        <w:right w:val="none" w:sz="0" w:space="0" w:color="auto"/>
      </w:divBdr>
    </w:div>
    <w:div w:id="2112168106">
      <w:bodyDiv w:val="1"/>
      <w:marLeft w:val="0"/>
      <w:marRight w:val="0"/>
      <w:marTop w:val="0"/>
      <w:marBottom w:val="0"/>
      <w:divBdr>
        <w:top w:val="none" w:sz="0" w:space="0" w:color="auto"/>
        <w:left w:val="none" w:sz="0" w:space="0" w:color="auto"/>
        <w:bottom w:val="none" w:sz="0" w:space="0" w:color="auto"/>
        <w:right w:val="none" w:sz="0" w:space="0" w:color="auto"/>
      </w:divBdr>
    </w:div>
    <w:div w:id="2112581577">
      <w:bodyDiv w:val="1"/>
      <w:marLeft w:val="0"/>
      <w:marRight w:val="0"/>
      <w:marTop w:val="0"/>
      <w:marBottom w:val="0"/>
      <w:divBdr>
        <w:top w:val="none" w:sz="0" w:space="0" w:color="auto"/>
        <w:left w:val="none" w:sz="0" w:space="0" w:color="auto"/>
        <w:bottom w:val="none" w:sz="0" w:space="0" w:color="auto"/>
        <w:right w:val="none" w:sz="0" w:space="0" w:color="auto"/>
      </w:divBdr>
    </w:div>
    <w:div w:id="2113163433">
      <w:bodyDiv w:val="1"/>
      <w:marLeft w:val="0"/>
      <w:marRight w:val="0"/>
      <w:marTop w:val="0"/>
      <w:marBottom w:val="0"/>
      <w:divBdr>
        <w:top w:val="none" w:sz="0" w:space="0" w:color="auto"/>
        <w:left w:val="none" w:sz="0" w:space="0" w:color="auto"/>
        <w:bottom w:val="none" w:sz="0" w:space="0" w:color="auto"/>
        <w:right w:val="none" w:sz="0" w:space="0" w:color="auto"/>
      </w:divBdr>
    </w:div>
    <w:div w:id="2114394868">
      <w:bodyDiv w:val="1"/>
      <w:marLeft w:val="0"/>
      <w:marRight w:val="0"/>
      <w:marTop w:val="0"/>
      <w:marBottom w:val="0"/>
      <w:divBdr>
        <w:top w:val="none" w:sz="0" w:space="0" w:color="auto"/>
        <w:left w:val="none" w:sz="0" w:space="0" w:color="auto"/>
        <w:bottom w:val="none" w:sz="0" w:space="0" w:color="auto"/>
        <w:right w:val="none" w:sz="0" w:space="0" w:color="auto"/>
      </w:divBdr>
    </w:div>
    <w:div w:id="2114737140">
      <w:bodyDiv w:val="1"/>
      <w:marLeft w:val="0"/>
      <w:marRight w:val="0"/>
      <w:marTop w:val="0"/>
      <w:marBottom w:val="0"/>
      <w:divBdr>
        <w:top w:val="none" w:sz="0" w:space="0" w:color="auto"/>
        <w:left w:val="none" w:sz="0" w:space="0" w:color="auto"/>
        <w:bottom w:val="none" w:sz="0" w:space="0" w:color="auto"/>
        <w:right w:val="none" w:sz="0" w:space="0" w:color="auto"/>
      </w:divBdr>
    </w:div>
    <w:div w:id="2116748554">
      <w:bodyDiv w:val="1"/>
      <w:marLeft w:val="0"/>
      <w:marRight w:val="0"/>
      <w:marTop w:val="0"/>
      <w:marBottom w:val="0"/>
      <w:divBdr>
        <w:top w:val="none" w:sz="0" w:space="0" w:color="auto"/>
        <w:left w:val="none" w:sz="0" w:space="0" w:color="auto"/>
        <w:bottom w:val="none" w:sz="0" w:space="0" w:color="auto"/>
        <w:right w:val="none" w:sz="0" w:space="0" w:color="auto"/>
      </w:divBdr>
    </w:div>
    <w:div w:id="2117433842">
      <w:bodyDiv w:val="1"/>
      <w:marLeft w:val="0"/>
      <w:marRight w:val="0"/>
      <w:marTop w:val="0"/>
      <w:marBottom w:val="0"/>
      <w:divBdr>
        <w:top w:val="none" w:sz="0" w:space="0" w:color="auto"/>
        <w:left w:val="none" w:sz="0" w:space="0" w:color="auto"/>
        <w:bottom w:val="none" w:sz="0" w:space="0" w:color="auto"/>
        <w:right w:val="none" w:sz="0" w:space="0" w:color="auto"/>
      </w:divBdr>
    </w:div>
    <w:div w:id="2117627966">
      <w:bodyDiv w:val="1"/>
      <w:marLeft w:val="0"/>
      <w:marRight w:val="0"/>
      <w:marTop w:val="0"/>
      <w:marBottom w:val="0"/>
      <w:divBdr>
        <w:top w:val="none" w:sz="0" w:space="0" w:color="auto"/>
        <w:left w:val="none" w:sz="0" w:space="0" w:color="auto"/>
        <w:bottom w:val="none" w:sz="0" w:space="0" w:color="auto"/>
        <w:right w:val="none" w:sz="0" w:space="0" w:color="auto"/>
      </w:divBdr>
    </w:div>
    <w:div w:id="2117821976">
      <w:bodyDiv w:val="1"/>
      <w:marLeft w:val="0"/>
      <w:marRight w:val="0"/>
      <w:marTop w:val="0"/>
      <w:marBottom w:val="0"/>
      <w:divBdr>
        <w:top w:val="none" w:sz="0" w:space="0" w:color="auto"/>
        <w:left w:val="none" w:sz="0" w:space="0" w:color="auto"/>
        <w:bottom w:val="none" w:sz="0" w:space="0" w:color="auto"/>
        <w:right w:val="none" w:sz="0" w:space="0" w:color="auto"/>
      </w:divBdr>
    </w:div>
    <w:div w:id="2117824343">
      <w:bodyDiv w:val="1"/>
      <w:marLeft w:val="0"/>
      <w:marRight w:val="0"/>
      <w:marTop w:val="0"/>
      <w:marBottom w:val="0"/>
      <w:divBdr>
        <w:top w:val="none" w:sz="0" w:space="0" w:color="auto"/>
        <w:left w:val="none" w:sz="0" w:space="0" w:color="auto"/>
        <w:bottom w:val="none" w:sz="0" w:space="0" w:color="auto"/>
        <w:right w:val="none" w:sz="0" w:space="0" w:color="auto"/>
      </w:divBdr>
    </w:div>
    <w:div w:id="2117826595">
      <w:bodyDiv w:val="1"/>
      <w:marLeft w:val="0"/>
      <w:marRight w:val="0"/>
      <w:marTop w:val="0"/>
      <w:marBottom w:val="0"/>
      <w:divBdr>
        <w:top w:val="none" w:sz="0" w:space="0" w:color="auto"/>
        <w:left w:val="none" w:sz="0" w:space="0" w:color="auto"/>
        <w:bottom w:val="none" w:sz="0" w:space="0" w:color="auto"/>
        <w:right w:val="none" w:sz="0" w:space="0" w:color="auto"/>
      </w:divBdr>
    </w:div>
    <w:div w:id="2119524376">
      <w:bodyDiv w:val="1"/>
      <w:marLeft w:val="0"/>
      <w:marRight w:val="0"/>
      <w:marTop w:val="0"/>
      <w:marBottom w:val="0"/>
      <w:divBdr>
        <w:top w:val="none" w:sz="0" w:space="0" w:color="auto"/>
        <w:left w:val="none" w:sz="0" w:space="0" w:color="auto"/>
        <w:bottom w:val="none" w:sz="0" w:space="0" w:color="auto"/>
        <w:right w:val="none" w:sz="0" w:space="0" w:color="auto"/>
      </w:divBdr>
    </w:div>
    <w:div w:id="2121491894">
      <w:bodyDiv w:val="1"/>
      <w:marLeft w:val="0"/>
      <w:marRight w:val="0"/>
      <w:marTop w:val="0"/>
      <w:marBottom w:val="0"/>
      <w:divBdr>
        <w:top w:val="none" w:sz="0" w:space="0" w:color="auto"/>
        <w:left w:val="none" w:sz="0" w:space="0" w:color="auto"/>
        <w:bottom w:val="none" w:sz="0" w:space="0" w:color="auto"/>
        <w:right w:val="none" w:sz="0" w:space="0" w:color="auto"/>
      </w:divBdr>
    </w:div>
    <w:div w:id="2122335842">
      <w:bodyDiv w:val="1"/>
      <w:marLeft w:val="0"/>
      <w:marRight w:val="0"/>
      <w:marTop w:val="0"/>
      <w:marBottom w:val="0"/>
      <w:divBdr>
        <w:top w:val="none" w:sz="0" w:space="0" w:color="auto"/>
        <w:left w:val="none" w:sz="0" w:space="0" w:color="auto"/>
        <w:bottom w:val="none" w:sz="0" w:space="0" w:color="auto"/>
        <w:right w:val="none" w:sz="0" w:space="0" w:color="auto"/>
      </w:divBdr>
    </w:div>
    <w:div w:id="2123844673">
      <w:bodyDiv w:val="1"/>
      <w:marLeft w:val="0"/>
      <w:marRight w:val="0"/>
      <w:marTop w:val="0"/>
      <w:marBottom w:val="0"/>
      <w:divBdr>
        <w:top w:val="none" w:sz="0" w:space="0" w:color="auto"/>
        <w:left w:val="none" w:sz="0" w:space="0" w:color="auto"/>
        <w:bottom w:val="none" w:sz="0" w:space="0" w:color="auto"/>
        <w:right w:val="none" w:sz="0" w:space="0" w:color="auto"/>
      </w:divBdr>
    </w:div>
    <w:div w:id="2124642640">
      <w:bodyDiv w:val="1"/>
      <w:marLeft w:val="0"/>
      <w:marRight w:val="0"/>
      <w:marTop w:val="0"/>
      <w:marBottom w:val="0"/>
      <w:divBdr>
        <w:top w:val="none" w:sz="0" w:space="0" w:color="auto"/>
        <w:left w:val="none" w:sz="0" w:space="0" w:color="auto"/>
        <w:bottom w:val="none" w:sz="0" w:space="0" w:color="auto"/>
        <w:right w:val="none" w:sz="0" w:space="0" w:color="auto"/>
      </w:divBdr>
    </w:div>
    <w:div w:id="2124956163">
      <w:bodyDiv w:val="1"/>
      <w:marLeft w:val="0"/>
      <w:marRight w:val="0"/>
      <w:marTop w:val="0"/>
      <w:marBottom w:val="0"/>
      <w:divBdr>
        <w:top w:val="none" w:sz="0" w:space="0" w:color="auto"/>
        <w:left w:val="none" w:sz="0" w:space="0" w:color="auto"/>
        <w:bottom w:val="none" w:sz="0" w:space="0" w:color="auto"/>
        <w:right w:val="none" w:sz="0" w:space="0" w:color="auto"/>
      </w:divBdr>
    </w:div>
    <w:div w:id="2125271306">
      <w:bodyDiv w:val="1"/>
      <w:marLeft w:val="0"/>
      <w:marRight w:val="0"/>
      <w:marTop w:val="0"/>
      <w:marBottom w:val="0"/>
      <w:divBdr>
        <w:top w:val="none" w:sz="0" w:space="0" w:color="auto"/>
        <w:left w:val="none" w:sz="0" w:space="0" w:color="auto"/>
        <w:bottom w:val="none" w:sz="0" w:space="0" w:color="auto"/>
        <w:right w:val="none" w:sz="0" w:space="0" w:color="auto"/>
      </w:divBdr>
    </w:div>
    <w:div w:id="2125609736">
      <w:bodyDiv w:val="1"/>
      <w:marLeft w:val="0"/>
      <w:marRight w:val="0"/>
      <w:marTop w:val="0"/>
      <w:marBottom w:val="0"/>
      <w:divBdr>
        <w:top w:val="none" w:sz="0" w:space="0" w:color="auto"/>
        <w:left w:val="none" w:sz="0" w:space="0" w:color="auto"/>
        <w:bottom w:val="none" w:sz="0" w:space="0" w:color="auto"/>
        <w:right w:val="none" w:sz="0" w:space="0" w:color="auto"/>
      </w:divBdr>
    </w:div>
    <w:div w:id="2125998874">
      <w:bodyDiv w:val="1"/>
      <w:marLeft w:val="0"/>
      <w:marRight w:val="0"/>
      <w:marTop w:val="0"/>
      <w:marBottom w:val="0"/>
      <w:divBdr>
        <w:top w:val="none" w:sz="0" w:space="0" w:color="auto"/>
        <w:left w:val="none" w:sz="0" w:space="0" w:color="auto"/>
        <w:bottom w:val="none" w:sz="0" w:space="0" w:color="auto"/>
        <w:right w:val="none" w:sz="0" w:space="0" w:color="auto"/>
      </w:divBdr>
    </w:div>
    <w:div w:id="2126845002">
      <w:bodyDiv w:val="1"/>
      <w:marLeft w:val="0"/>
      <w:marRight w:val="0"/>
      <w:marTop w:val="0"/>
      <w:marBottom w:val="0"/>
      <w:divBdr>
        <w:top w:val="none" w:sz="0" w:space="0" w:color="auto"/>
        <w:left w:val="none" w:sz="0" w:space="0" w:color="auto"/>
        <w:bottom w:val="none" w:sz="0" w:space="0" w:color="auto"/>
        <w:right w:val="none" w:sz="0" w:space="0" w:color="auto"/>
      </w:divBdr>
    </w:div>
    <w:div w:id="2126852840">
      <w:bodyDiv w:val="1"/>
      <w:marLeft w:val="0"/>
      <w:marRight w:val="0"/>
      <w:marTop w:val="0"/>
      <w:marBottom w:val="0"/>
      <w:divBdr>
        <w:top w:val="none" w:sz="0" w:space="0" w:color="auto"/>
        <w:left w:val="none" w:sz="0" w:space="0" w:color="auto"/>
        <w:bottom w:val="none" w:sz="0" w:space="0" w:color="auto"/>
        <w:right w:val="none" w:sz="0" w:space="0" w:color="auto"/>
      </w:divBdr>
    </w:div>
    <w:div w:id="2127892904">
      <w:bodyDiv w:val="1"/>
      <w:marLeft w:val="0"/>
      <w:marRight w:val="0"/>
      <w:marTop w:val="0"/>
      <w:marBottom w:val="0"/>
      <w:divBdr>
        <w:top w:val="none" w:sz="0" w:space="0" w:color="auto"/>
        <w:left w:val="none" w:sz="0" w:space="0" w:color="auto"/>
        <w:bottom w:val="none" w:sz="0" w:space="0" w:color="auto"/>
        <w:right w:val="none" w:sz="0" w:space="0" w:color="auto"/>
      </w:divBdr>
    </w:div>
    <w:div w:id="2128236014">
      <w:bodyDiv w:val="1"/>
      <w:marLeft w:val="0"/>
      <w:marRight w:val="0"/>
      <w:marTop w:val="0"/>
      <w:marBottom w:val="0"/>
      <w:divBdr>
        <w:top w:val="none" w:sz="0" w:space="0" w:color="auto"/>
        <w:left w:val="none" w:sz="0" w:space="0" w:color="auto"/>
        <w:bottom w:val="none" w:sz="0" w:space="0" w:color="auto"/>
        <w:right w:val="none" w:sz="0" w:space="0" w:color="auto"/>
      </w:divBdr>
    </w:div>
    <w:div w:id="2129011618">
      <w:bodyDiv w:val="1"/>
      <w:marLeft w:val="0"/>
      <w:marRight w:val="0"/>
      <w:marTop w:val="0"/>
      <w:marBottom w:val="0"/>
      <w:divBdr>
        <w:top w:val="none" w:sz="0" w:space="0" w:color="auto"/>
        <w:left w:val="none" w:sz="0" w:space="0" w:color="auto"/>
        <w:bottom w:val="none" w:sz="0" w:space="0" w:color="auto"/>
        <w:right w:val="none" w:sz="0" w:space="0" w:color="auto"/>
      </w:divBdr>
    </w:div>
    <w:div w:id="2129276976">
      <w:bodyDiv w:val="1"/>
      <w:marLeft w:val="0"/>
      <w:marRight w:val="0"/>
      <w:marTop w:val="0"/>
      <w:marBottom w:val="0"/>
      <w:divBdr>
        <w:top w:val="none" w:sz="0" w:space="0" w:color="auto"/>
        <w:left w:val="none" w:sz="0" w:space="0" w:color="auto"/>
        <w:bottom w:val="none" w:sz="0" w:space="0" w:color="auto"/>
        <w:right w:val="none" w:sz="0" w:space="0" w:color="auto"/>
      </w:divBdr>
    </w:div>
    <w:div w:id="2129426658">
      <w:bodyDiv w:val="1"/>
      <w:marLeft w:val="0"/>
      <w:marRight w:val="0"/>
      <w:marTop w:val="0"/>
      <w:marBottom w:val="0"/>
      <w:divBdr>
        <w:top w:val="none" w:sz="0" w:space="0" w:color="auto"/>
        <w:left w:val="none" w:sz="0" w:space="0" w:color="auto"/>
        <w:bottom w:val="none" w:sz="0" w:space="0" w:color="auto"/>
        <w:right w:val="none" w:sz="0" w:space="0" w:color="auto"/>
      </w:divBdr>
    </w:div>
    <w:div w:id="2129662005">
      <w:bodyDiv w:val="1"/>
      <w:marLeft w:val="0"/>
      <w:marRight w:val="0"/>
      <w:marTop w:val="0"/>
      <w:marBottom w:val="0"/>
      <w:divBdr>
        <w:top w:val="none" w:sz="0" w:space="0" w:color="auto"/>
        <w:left w:val="none" w:sz="0" w:space="0" w:color="auto"/>
        <w:bottom w:val="none" w:sz="0" w:space="0" w:color="auto"/>
        <w:right w:val="none" w:sz="0" w:space="0" w:color="auto"/>
      </w:divBdr>
    </w:div>
    <w:div w:id="2129662081">
      <w:bodyDiv w:val="1"/>
      <w:marLeft w:val="0"/>
      <w:marRight w:val="0"/>
      <w:marTop w:val="0"/>
      <w:marBottom w:val="0"/>
      <w:divBdr>
        <w:top w:val="none" w:sz="0" w:space="0" w:color="auto"/>
        <w:left w:val="none" w:sz="0" w:space="0" w:color="auto"/>
        <w:bottom w:val="none" w:sz="0" w:space="0" w:color="auto"/>
        <w:right w:val="none" w:sz="0" w:space="0" w:color="auto"/>
      </w:divBdr>
    </w:div>
    <w:div w:id="2129931727">
      <w:bodyDiv w:val="1"/>
      <w:marLeft w:val="0"/>
      <w:marRight w:val="0"/>
      <w:marTop w:val="0"/>
      <w:marBottom w:val="0"/>
      <w:divBdr>
        <w:top w:val="none" w:sz="0" w:space="0" w:color="auto"/>
        <w:left w:val="none" w:sz="0" w:space="0" w:color="auto"/>
        <w:bottom w:val="none" w:sz="0" w:space="0" w:color="auto"/>
        <w:right w:val="none" w:sz="0" w:space="0" w:color="auto"/>
      </w:divBdr>
    </w:div>
    <w:div w:id="2132361209">
      <w:bodyDiv w:val="1"/>
      <w:marLeft w:val="0"/>
      <w:marRight w:val="0"/>
      <w:marTop w:val="0"/>
      <w:marBottom w:val="0"/>
      <w:divBdr>
        <w:top w:val="none" w:sz="0" w:space="0" w:color="auto"/>
        <w:left w:val="none" w:sz="0" w:space="0" w:color="auto"/>
        <w:bottom w:val="none" w:sz="0" w:space="0" w:color="auto"/>
        <w:right w:val="none" w:sz="0" w:space="0" w:color="auto"/>
      </w:divBdr>
    </w:div>
    <w:div w:id="2132438321">
      <w:bodyDiv w:val="1"/>
      <w:marLeft w:val="0"/>
      <w:marRight w:val="0"/>
      <w:marTop w:val="0"/>
      <w:marBottom w:val="0"/>
      <w:divBdr>
        <w:top w:val="none" w:sz="0" w:space="0" w:color="auto"/>
        <w:left w:val="none" w:sz="0" w:space="0" w:color="auto"/>
        <w:bottom w:val="none" w:sz="0" w:space="0" w:color="auto"/>
        <w:right w:val="none" w:sz="0" w:space="0" w:color="auto"/>
      </w:divBdr>
    </w:div>
    <w:div w:id="2132900710">
      <w:bodyDiv w:val="1"/>
      <w:marLeft w:val="0"/>
      <w:marRight w:val="0"/>
      <w:marTop w:val="0"/>
      <w:marBottom w:val="0"/>
      <w:divBdr>
        <w:top w:val="none" w:sz="0" w:space="0" w:color="auto"/>
        <w:left w:val="none" w:sz="0" w:space="0" w:color="auto"/>
        <w:bottom w:val="none" w:sz="0" w:space="0" w:color="auto"/>
        <w:right w:val="none" w:sz="0" w:space="0" w:color="auto"/>
      </w:divBdr>
    </w:div>
    <w:div w:id="2133085155">
      <w:bodyDiv w:val="1"/>
      <w:marLeft w:val="0"/>
      <w:marRight w:val="0"/>
      <w:marTop w:val="0"/>
      <w:marBottom w:val="0"/>
      <w:divBdr>
        <w:top w:val="none" w:sz="0" w:space="0" w:color="auto"/>
        <w:left w:val="none" w:sz="0" w:space="0" w:color="auto"/>
        <w:bottom w:val="none" w:sz="0" w:space="0" w:color="auto"/>
        <w:right w:val="none" w:sz="0" w:space="0" w:color="auto"/>
      </w:divBdr>
    </w:div>
    <w:div w:id="2133671353">
      <w:bodyDiv w:val="1"/>
      <w:marLeft w:val="0"/>
      <w:marRight w:val="0"/>
      <w:marTop w:val="0"/>
      <w:marBottom w:val="0"/>
      <w:divBdr>
        <w:top w:val="none" w:sz="0" w:space="0" w:color="auto"/>
        <w:left w:val="none" w:sz="0" w:space="0" w:color="auto"/>
        <w:bottom w:val="none" w:sz="0" w:space="0" w:color="auto"/>
        <w:right w:val="none" w:sz="0" w:space="0" w:color="auto"/>
      </w:divBdr>
    </w:div>
    <w:div w:id="2133792030">
      <w:bodyDiv w:val="1"/>
      <w:marLeft w:val="0"/>
      <w:marRight w:val="0"/>
      <w:marTop w:val="0"/>
      <w:marBottom w:val="0"/>
      <w:divBdr>
        <w:top w:val="none" w:sz="0" w:space="0" w:color="auto"/>
        <w:left w:val="none" w:sz="0" w:space="0" w:color="auto"/>
        <w:bottom w:val="none" w:sz="0" w:space="0" w:color="auto"/>
        <w:right w:val="none" w:sz="0" w:space="0" w:color="auto"/>
      </w:divBdr>
    </w:div>
    <w:div w:id="2135368434">
      <w:bodyDiv w:val="1"/>
      <w:marLeft w:val="0"/>
      <w:marRight w:val="0"/>
      <w:marTop w:val="0"/>
      <w:marBottom w:val="0"/>
      <w:divBdr>
        <w:top w:val="none" w:sz="0" w:space="0" w:color="auto"/>
        <w:left w:val="none" w:sz="0" w:space="0" w:color="auto"/>
        <w:bottom w:val="none" w:sz="0" w:space="0" w:color="auto"/>
        <w:right w:val="none" w:sz="0" w:space="0" w:color="auto"/>
      </w:divBdr>
    </w:div>
    <w:div w:id="2135446653">
      <w:bodyDiv w:val="1"/>
      <w:marLeft w:val="0"/>
      <w:marRight w:val="0"/>
      <w:marTop w:val="0"/>
      <w:marBottom w:val="0"/>
      <w:divBdr>
        <w:top w:val="none" w:sz="0" w:space="0" w:color="auto"/>
        <w:left w:val="none" w:sz="0" w:space="0" w:color="auto"/>
        <w:bottom w:val="none" w:sz="0" w:space="0" w:color="auto"/>
        <w:right w:val="none" w:sz="0" w:space="0" w:color="auto"/>
      </w:divBdr>
    </w:div>
    <w:div w:id="2135714135">
      <w:bodyDiv w:val="1"/>
      <w:marLeft w:val="0"/>
      <w:marRight w:val="0"/>
      <w:marTop w:val="0"/>
      <w:marBottom w:val="0"/>
      <w:divBdr>
        <w:top w:val="none" w:sz="0" w:space="0" w:color="auto"/>
        <w:left w:val="none" w:sz="0" w:space="0" w:color="auto"/>
        <w:bottom w:val="none" w:sz="0" w:space="0" w:color="auto"/>
        <w:right w:val="none" w:sz="0" w:space="0" w:color="auto"/>
      </w:divBdr>
    </w:div>
    <w:div w:id="2136213354">
      <w:bodyDiv w:val="1"/>
      <w:marLeft w:val="0"/>
      <w:marRight w:val="0"/>
      <w:marTop w:val="0"/>
      <w:marBottom w:val="0"/>
      <w:divBdr>
        <w:top w:val="none" w:sz="0" w:space="0" w:color="auto"/>
        <w:left w:val="none" w:sz="0" w:space="0" w:color="auto"/>
        <w:bottom w:val="none" w:sz="0" w:space="0" w:color="auto"/>
        <w:right w:val="none" w:sz="0" w:space="0" w:color="auto"/>
      </w:divBdr>
    </w:div>
    <w:div w:id="2136287771">
      <w:bodyDiv w:val="1"/>
      <w:marLeft w:val="0"/>
      <w:marRight w:val="0"/>
      <w:marTop w:val="0"/>
      <w:marBottom w:val="0"/>
      <w:divBdr>
        <w:top w:val="none" w:sz="0" w:space="0" w:color="auto"/>
        <w:left w:val="none" w:sz="0" w:space="0" w:color="auto"/>
        <w:bottom w:val="none" w:sz="0" w:space="0" w:color="auto"/>
        <w:right w:val="none" w:sz="0" w:space="0" w:color="auto"/>
      </w:divBdr>
    </w:div>
    <w:div w:id="2136555799">
      <w:bodyDiv w:val="1"/>
      <w:marLeft w:val="0"/>
      <w:marRight w:val="0"/>
      <w:marTop w:val="0"/>
      <w:marBottom w:val="0"/>
      <w:divBdr>
        <w:top w:val="none" w:sz="0" w:space="0" w:color="auto"/>
        <w:left w:val="none" w:sz="0" w:space="0" w:color="auto"/>
        <w:bottom w:val="none" w:sz="0" w:space="0" w:color="auto"/>
        <w:right w:val="none" w:sz="0" w:space="0" w:color="auto"/>
      </w:divBdr>
    </w:div>
    <w:div w:id="2136947740">
      <w:bodyDiv w:val="1"/>
      <w:marLeft w:val="0"/>
      <w:marRight w:val="0"/>
      <w:marTop w:val="0"/>
      <w:marBottom w:val="0"/>
      <w:divBdr>
        <w:top w:val="none" w:sz="0" w:space="0" w:color="auto"/>
        <w:left w:val="none" w:sz="0" w:space="0" w:color="auto"/>
        <w:bottom w:val="none" w:sz="0" w:space="0" w:color="auto"/>
        <w:right w:val="none" w:sz="0" w:space="0" w:color="auto"/>
      </w:divBdr>
    </w:div>
    <w:div w:id="2137530339">
      <w:bodyDiv w:val="1"/>
      <w:marLeft w:val="0"/>
      <w:marRight w:val="0"/>
      <w:marTop w:val="0"/>
      <w:marBottom w:val="0"/>
      <w:divBdr>
        <w:top w:val="none" w:sz="0" w:space="0" w:color="auto"/>
        <w:left w:val="none" w:sz="0" w:space="0" w:color="auto"/>
        <w:bottom w:val="none" w:sz="0" w:space="0" w:color="auto"/>
        <w:right w:val="none" w:sz="0" w:space="0" w:color="auto"/>
      </w:divBdr>
    </w:div>
    <w:div w:id="2138911259">
      <w:bodyDiv w:val="1"/>
      <w:marLeft w:val="0"/>
      <w:marRight w:val="0"/>
      <w:marTop w:val="0"/>
      <w:marBottom w:val="0"/>
      <w:divBdr>
        <w:top w:val="none" w:sz="0" w:space="0" w:color="auto"/>
        <w:left w:val="none" w:sz="0" w:space="0" w:color="auto"/>
        <w:bottom w:val="none" w:sz="0" w:space="0" w:color="auto"/>
        <w:right w:val="none" w:sz="0" w:space="0" w:color="auto"/>
      </w:divBdr>
    </w:div>
    <w:div w:id="2139371341">
      <w:bodyDiv w:val="1"/>
      <w:marLeft w:val="0"/>
      <w:marRight w:val="0"/>
      <w:marTop w:val="0"/>
      <w:marBottom w:val="0"/>
      <w:divBdr>
        <w:top w:val="none" w:sz="0" w:space="0" w:color="auto"/>
        <w:left w:val="none" w:sz="0" w:space="0" w:color="auto"/>
        <w:bottom w:val="none" w:sz="0" w:space="0" w:color="auto"/>
        <w:right w:val="none" w:sz="0" w:space="0" w:color="auto"/>
      </w:divBdr>
    </w:div>
    <w:div w:id="2139715766">
      <w:bodyDiv w:val="1"/>
      <w:marLeft w:val="0"/>
      <w:marRight w:val="0"/>
      <w:marTop w:val="0"/>
      <w:marBottom w:val="0"/>
      <w:divBdr>
        <w:top w:val="none" w:sz="0" w:space="0" w:color="auto"/>
        <w:left w:val="none" w:sz="0" w:space="0" w:color="auto"/>
        <w:bottom w:val="none" w:sz="0" w:space="0" w:color="auto"/>
        <w:right w:val="none" w:sz="0" w:space="0" w:color="auto"/>
      </w:divBdr>
    </w:div>
    <w:div w:id="2140492980">
      <w:bodyDiv w:val="1"/>
      <w:marLeft w:val="0"/>
      <w:marRight w:val="0"/>
      <w:marTop w:val="0"/>
      <w:marBottom w:val="0"/>
      <w:divBdr>
        <w:top w:val="none" w:sz="0" w:space="0" w:color="auto"/>
        <w:left w:val="none" w:sz="0" w:space="0" w:color="auto"/>
        <w:bottom w:val="none" w:sz="0" w:space="0" w:color="auto"/>
        <w:right w:val="none" w:sz="0" w:space="0" w:color="auto"/>
      </w:divBdr>
    </w:div>
    <w:div w:id="2141612301">
      <w:bodyDiv w:val="1"/>
      <w:marLeft w:val="0"/>
      <w:marRight w:val="0"/>
      <w:marTop w:val="0"/>
      <w:marBottom w:val="0"/>
      <w:divBdr>
        <w:top w:val="none" w:sz="0" w:space="0" w:color="auto"/>
        <w:left w:val="none" w:sz="0" w:space="0" w:color="auto"/>
        <w:bottom w:val="none" w:sz="0" w:space="0" w:color="auto"/>
        <w:right w:val="none" w:sz="0" w:space="0" w:color="auto"/>
      </w:divBdr>
    </w:div>
    <w:div w:id="2141655345">
      <w:bodyDiv w:val="1"/>
      <w:marLeft w:val="0"/>
      <w:marRight w:val="0"/>
      <w:marTop w:val="0"/>
      <w:marBottom w:val="0"/>
      <w:divBdr>
        <w:top w:val="none" w:sz="0" w:space="0" w:color="auto"/>
        <w:left w:val="none" w:sz="0" w:space="0" w:color="auto"/>
        <w:bottom w:val="none" w:sz="0" w:space="0" w:color="auto"/>
        <w:right w:val="none" w:sz="0" w:space="0" w:color="auto"/>
      </w:divBdr>
    </w:div>
    <w:div w:id="2142066752">
      <w:bodyDiv w:val="1"/>
      <w:marLeft w:val="0"/>
      <w:marRight w:val="0"/>
      <w:marTop w:val="0"/>
      <w:marBottom w:val="0"/>
      <w:divBdr>
        <w:top w:val="none" w:sz="0" w:space="0" w:color="auto"/>
        <w:left w:val="none" w:sz="0" w:space="0" w:color="auto"/>
        <w:bottom w:val="none" w:sz="0" w:space="0" w:color="auto"/>
        <w:right w:val="none" w:sz="0" w:space="0" w:color="auto"/>
      </w:divBdr>
    </w:div>
    <w:div w:id="2142796810">
      <w:bodyDiv w:val="1"/>
      <w:marLeft w:val="0"/>
      <w:marRight w:val="0"/>
      <w:marTop w:val="0"/>
      <w:marBottom w:val="0"/>
      <w:divBdr>
        <w:top w:val="none" w:sz="0" w:space="0" w:color="auto"/>
        <w:left w:val="none" w:sz="0" w:space="0" w:color="auto"/>
        <w:bottom w:val="none" w:sz="0" w:space="0" w:color="auto"/>
        <w:right w:val="none" w:sz="0" w:space="0" w:color="auto"/>
      </w:divBdr>
    </w:div>
    <w:div w:id="2143427815">
      <w:bodyDiv w:val="1"/>
      <w:marLeft w:val="0"/>
      <w:marRight w:val="0"/>
      <w:marTop w:val="0"/>
      <w:marBottom w:val="0"/>
      <w:divBdr>
        <w:top w:val="none" w:sz="0" w:space="0" w:color="auto"/>
        <w:left w:val="none" w:sz="0" w:space="0" w:color="auto"/>
        <w:bottom w:val="none" w:sz="0" w:space="0" w:color="auto"/>
        <w:right w:val="none" w:sz="0" w:space="0" w:color="auto"/>
      </w:divBdr>
    </w:div>
    <w:div w:id="2144543468">
      <w:bodyDiv w:val="1"/>
      <w:marLeft w:val="0"/>
      <w:marRight w:val="0"/>
      <w:marTop w:val="0"/>
      <w:marBottom w:val="0"/>
      <w:divBdr>
        <w:top w:val="none" w:sz="0" w:space="0" w:color="auto"/>
        <w:left w:val="none" w:sz="0" w:space="0" w:color="auto"/>
        <w:bottom w:val="none" w:sz="0" w:space="0" w:color="auto"/>
        <w:right w:val="none" w:sz="0" w:space="0" w:color="auto"/>
      </w:divBdr>
    </w:div>
    <w:div w:id="2144811353">
      <w:bodyDiv w:val="1"/>
      <w:marLeft w:val="0"/>
      <w:marRight w:val="0"/>
      <w:marTop w:val="0"/>
      <w:marBottom w:val="0"/>
      <w:divBdr>
        <w:top w:val="none" w:sz="0" w:space="0" w:color="auto"/>
        <w:left w:val="none" w:sz="0" w:space="0" w:color="auto"/>
        <w:bottom w:val="none" w:sz="0" w:space="0" w:color="auto"/>
        <w:right w:val="none" w:sz="0" w:space="0" w:color="auto"/>
      </w:divBdr>
    </w:div>
    <w:div w:id="2145075632">
      <w:bodyDiv w:val="1"/>
      <w:marLeft w:val="0"/>
      <w:marRight w:val="0"/>
      <w:marTop w:val="0"/>
      <w:marBottom w:val="0"/>
      <w:divBdr>
        <w:top w:val="none" w:sz="0" w:space="0" w:color="auto"/>
        <w:left w:val="none" w:sz="0" w:space="0" w:color="auto"/>
        <w:bottom w:val="none" w:sz="0" w:space="0" w:color="auto"/>
        <w:right w:val="none" w:sz="0" w:space="0" w:color="auto"/>
      </w:divBdr>
    </w:div>
    <w:div w:id="2145542543">
      <w:bodyDiv w:val="1"/>
      <w:marLeft w:val="0"/>
      <w:marRight w:val="0"/>
      <w:marTop w:val="0"/>
      <w:marBottom w:val="0"/>
      <w:divBdr>
        <w:top w:val="none" w:sz="0" w:space="0" w:color="auto"/>
        <w:left w:val="none" w:sz="0" w:space="0" w:color="auto"/>
        <w:bottom w:val="none" w:sz="0" w:space="0" w:color="auto"/>
        <w:right w:val="none" w:sz="0" w:space="0" w:color="auto"/>
      </w:divBdr>
    </w:div>
    <w:div w:id="2146046448">
      <w:bodyDiv w:val="1"/>
      <w:marLeft w:val="0"/>
      <w:marRight w:val="0"/>
      <w:marTop w:val="0"/>
      <w:marBottom w:val="0"/>
      <w:divBdr>
        <w:top w:val="none" w:sz="0" w:space="0" w:color="auto"/>
        <w:left w:val="none" w:sz="0" w:space="0" w:color="auto"/>
        <w:bottom w:val="none" w:sz="0" w:space="0" w:color="auto"/>
        <w:right w:val="none" w:sz="0" w:space="0" w:color="auto"/>
      </w:divBdr>
    </w:div>
    <w:div w:id="2146270860">
      <w:bodyDiv w:val="1"/>
      <w:marLeft w:val="0"/>
      <w:marRight w:val="0"/>
      <w:marTop w:val="0"/>
      <w:marBottom w:val="0"/>
      <w:divBdr>
        <w:top w:val="none" w:sz="0" w:space="0" w:color="auto"/>
        <w:left w:val="none" w:sz="0" w:space="0" w:color="auto"/>
        <w:bottom w:val="none" w:sz="0" w:space="0" w:color="auto"/>
        <w:right w:val="none" w:sz="0" w:space="0" w:color="auto"/>
      </w:divBdr>
    </w:div>
    <w:div w:id="21467781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2.sv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sv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IEEE2006OfficeOnline.xsl" StyleName="IEEE">
  <b:Source>
    <b:Tag>Jol15</b:Tag>
    <b:SourceType>JournalArticle</b:SourceType>
    <b:Author>
      <b:Author>
        <b:NameList>
          <b:Person>
            <b:Last>Jolly</b:Last>
            <b:First>W</b:First>
            <b:Middle>M</b:Middle>
          </b:Person>
        </b:NameList>
      </b:Author>
    </b:Author>
    <b:Title>Climate-induced variations in global wildfire danger from 1979 to 2013</b:Title>
    <b:Year>2015</b:Year>
    <b:JournalName>Nature Communications</b:JournalName>
    <b:Volume>6</b:Volume>
    <b:RefOrder>2</b:RefOrder>
  </b:Source>
  <b:Source>
    <b:Tag>Shi02</b:Tag>
    <b:SourceType>JournalArticle</b:SourceType>
    <b:Author>
      <b:Author>
        <b:NameList>
          <b:Person>
            <b:Last>Shim</b:Last>
            <b:First>J</b:First>
            <b:Middle>P</b:Middle>
          </b:Person>
        </b:NameList>
      </b:Author>
    </b:Author>
    <b:Title>Past, present, and future of decision support technology</b:Title>
    <b:Year>2002</b:Year>
    <b:JournalName>Decision Support Systems</b:JournalName>
    <b:Volume>33</b:Volume>
    <b:Issue>2</b:Issue>
    <b:Pages>111-126</b:Pages>
    <b:RefOrder>3</b:RefOrder>
  </b:Source>
  <b:Source>
    <b:Tag>EMDAT</b:Tag>
    <b:SourceType>Report</b:SourceType>
    <b:Author>
      <b:Author>
        <b:NameList>
          <b:Person>
            <b:Last>CRED</b:Last>
          </b:Person>
          <b:Person>
            <b:Last>UCLouvain</b:Last>
          </b:Person>
        </b:NameList>
      </b:Author>
    </b:Author>
    <b:Title>EM-DAT, The International Disaster Database</b:Title>
    <b:Year>2024</b:Year>
    <b:City>Brussels, Belgium</b:City>
    <b:Institution>CRED, UCLouvain</b:Institution>
    <b:RefOrder>1</b:RefOrder>
  </b:Source>
  <b:Source>
    <b:Tag>Noo11</b:Tag>
    <b:SourceType>JournalArticle</b:SourceType>
    <b:Author>
      <b:Author>
        <b:NameList>
          <b:Person>
            <b:Last>Noonan-Wright</b:Last>
            <b:First>E</b:First>
            <b:Middle>K</b:Middle>
          </b:Person>
        </b:NameList>
      </b:Author>
    </b:Author>
    <b:Title>Developing the U.S. Wildland Fire Decision Support System</b:Title>
    <b:Year>2011</b:Year>
    <b:JournalName>Journal of Combustion</b:JournalName>
    <b:Volume>2011</b:Volume>
    <b:RefOrder>5</b:RefOrder>
  </b:Source>
  <b:Source>
    <b:Tag>Fin06</b:Tag>
    <b:SourceType>ConferenceProceedings</b:SourceType>
    <b:Author>
      <b:Author>
        <b:NameList>
          <b:Person>
            <b:Last>Finney</b:Last>
            <b:First>M</b:First>
            <b:Middle>A</b:Middle>
          </b:Person>
        </b:NameList>
      </b:Author>
    </b:Author>
    <b:Title>An overview of FlamMap fire modeling capabilities</b:Title>
    <b:Year>2006</b:Year>
    <b:ConferenceName>Fuels Management - How to Measure Success, USDA Forest Service Proc. RMRS-P-41</b:ConferenceName>
    <b:Pages>213-220</b:Pages>
    <b:RefOrder>6</b:RefOrder>
  </b:Source>
  <b:Source>
    <b:Tag>Rot72</b:Tag>
    <b:SourceType>Report</b:SourceType>
    <b:Author>
      <b:Author>
        <b:NameList>
          <b:Person>
            <b:Last>Rothermel</b:Last>
            <b:First>R</b:First>
            <b:Middle>C</b:Middle>
          </b:Person>
        </b:NameList>
      </b:Author>
    </b:Author>
    <b:Title>A mathematical model for predicting fire spread in wildland fuels</b:Title>
    <b:Year>1972</b:Year>
    <b:Institution>USDA Forest Service</b:Institution>
    <b:Department>Res. Paper INT-115</b:Department>
    <b:RefOrder>7</b:RefOrder>
  </b:Source>
  <b:Source>
    <b:Tag>Zho19</b:Tag>
    <b:SourceType>JournalArticle</b:SourceType>
    <b:Author>
      <b:Author>
        <b:NameList>
          <b:Person>
            <b:Last>Zhou</b:Last>
            <b:First>S</b:First>
          </b:Person>
          <b:Person>
            <b:Last>Erdogan</b:Last>
            <b:First>A</b:First>
          </b:Person>
        </b:NameList>
      </b:Author>
    </b:Author>
    <b:Title>A spatial optimization model for resource allocation for wildfire suppression and resident evacuation</b:Title>
    <b:Year>2019</b:Year>
    <b:JournalName>Computers &amp; Industrial Engineering</b:JournalName>
    <b:Volume>138</b:Volume>
    <b:RefOrder>8</b:RefOrder>
  </b:Source>
  <b:Source>
    <b:Tag>Tri00</b:Tag>
    <b:SourceType>Book</b:SourceType>
    <b:Author>
      <b:Author>
        <b:NameList>
          <b:Person>
            <b:Last>Triantaphyllou</b:Last>
            <b:First>E</b:First>
          </b:Person>
        </b:NameList>
      </b:Author>
    </b:Author>
    <b:Title>Multi-Criteria Decision Making Methods: A Comparative Study</b:Title>
    <b:Year>2000</b:Year>
    <b:Publisher>Kluwer</b:Publisher>
    <b:City>Dordrecht</b:City>
    <b:RefOrder>10</b:RefOrder>
  </b:Source>
  <b:Source>
    <b:Tag>Huo22</b:Tag>
    <b:SourceType>JournalArticle</b:SourceType>
    <b:Author>
      <b:Author>
        <b:NameList>
          <b:Person>
            <b:Last>Huot</b:Last>
            <b:First>F</b:First>
          </b:Person>
        </b:NameList>
      </b:Author>
    </b:Author>
    <b:Title>Next day wildfire spread: A machine learning dataset to predict wildfire spreading from remote-sensing data</b:Title>
    <b:Year>2022</b:Year>
    <b:JournalName>IEEE Transactions on Geoscience and Remote Sensing</b:JournalName>
    <b:Volume>60</b:Volume>
    <b:Pages>1-13</b:Pages>
    <b:RefOrder>12</b:RefOrder>
  </b:Source>
  <b:Source>
    <b:Tag>Orp25</b:Tag>
    <b:SourceType>JournalArticle</b:SourceType>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Year>2025</b:Year>
    <b:JournalName>Algorithms</b:JournalName>
    <b:Volume>18</b:Volume>
    <b:Issue>11</b:Issue>
    <b:RefOrder>9</b:RefOrder>
  </b:Source>
  <b:Source>
    <b:Tag>Lou21</b:Tag>
    <b:SourceType>JournalArticle</b:SourceType>
    <b:Author>
      <b:Author>
        <b:NameList>
          <b:Person>
            <b:Last>Lourenco</b:Last>
            <b:First>M</b:First>
          </b:Person>
          <b:Person>
            <b:Last>Oliveira</b:Last>
            <b:First>L</b:First>
            <b:Middle>B</b:Middle>
          </b:Person>
          <b:Person>
            <b:Last>Mora</b:Last>
            <b:First>A</b:First>
          </b:Person>
        </b:NameList>
      </b:Author>
    </b:Author>
    <b:Title>An integrated decision support system for improving wildfire suppression management</b:Title>
    <b:Year>2021</b:Year>
    <b:JournalName>ISPRS International Journal of Geo-Information</b:JournalName>
    <b:Volume>10</b:Volume>
    <b:Issue>8</b:Issue>
    <b:RefOrder>11</b:RefOrder>
  </b:Source>
  <b:Source>
    <b:Tag>Tho11</b:Tag>
    <b:SourceType>JournalArticle</b:SourceType>
    <b:Author>
      <b:Author>
        <b:NameList>
          <b:Person>
            <b:Last>Thompson</b:Last>
            <b:First>M</b:First>
            <b:Middle>P</b:Middle>
          </b:Person>
          <b:Person>
            <b:Last>Calkin</b:Last>
            <b:First>D</b:First>
            <b:Middle>E</b:Middle>
          </b:Person>
        </b:NameList>
      </b:Author>
    </b:Author>
    <b:Title>Uncertainty and risk in wildland fire management: A review</b:Title>
    <b:Year>2011</b:Year>
    <b:JournalName>Journal of Environmental Management</b:JournalName>
    <b:Volume>92</b:Volume>
    <b:Issue>8</b:Issue>
    <b:Pages>1895-1909</b:Pages>
    <b:RefOrder>23</b:RefOrder>
  </b:Source>
  <b:Source>
    <b:Tag>Lun17</b:Tag>
    <b:SourceType>ConferenceProceedings</b:SourceType>
    <b:Author>
      <b:Author>
        <b:NameList>
          <b:Person>
            <b:Last>Lundberg</b:Last>
            <b:First>S</b:First>
            <b:Middle>M</b:Middle>
          </b:Person>
          <b:Person>
            <b:Last>Lee</b:Last>
            <b:First>S</b:First>
            <b:Middle>I</b:Middle>
          </b:Person>
        </b:NameList>
      </b:Author>
    </b:Author>
    <b:Title>A unified approach to interpreting model predictions</b:Title>
    <b:Year>2017</b:Year>
    <b:ConferenceName>Advances in Neural Information Processing Systems (NeurIPS)</b:ConferenceName>
    <b:Pages>4765-4774</b:Pages>
    <b:RefOrder>26</b:RefOrder>
  </b:Source>
  <b:Source>
    <b:Tag>Rib16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Year>2016</b:Year>
    <b:ConferenceName>Proc. ACM SIGKDD</b:ConferenceName>
    <b:Pages>1135-1144</b:Pages>
    <b:RefOrder>27</b:RefOrder>
  </b:Source>
  <b:Source>
    <b:Tag>Kae98</b:Tag>
    <b:SourceType>JournalArticle</b:SourceType>
    <b:Author>
      <b:Author>
        <b:NameList>
          <b:Person>
            <b:Last>Kaelbling</b:Last>
            <b:First>L</b:First>
            <b:Middle>P</b:Middle>
          </b:Person>
          <b:Person>
            <b:Last>Littman</b:Last>
            <b:First>M</b:First>
            <b:Middle>L</b:Middle>
          </b:Person>
          <b:Person>
            <b:Last>Cassandra</b:Last>
            <b:First>A</b:First>
            <b:Middle>R</b:Middle>
          </b:Person>
        </b:NameList>
      </b:Author>
    </b:Author>
    <b:Title>Planning and acting in partially observable stochastic domains</b:Title>
    <b:Year>1998</b:Year>
    <b:JournalName>Artificial Intelligence</b:JournalName>
    <b:Volume>101</b:Volume>
    <b:Pages>99-134</b:Pages>
    <b:RefOrder>24</b:RefOrder>
  </b:Source>
  <b:Source>
    <b:Tag>Sha76</b:Tag>
    <b:SourceType>Book</b:SourceType>
    <b:Author>
      <b:Author>
        <b:NameList>
          <b:Person>
            <b:Last>Shafer</b:Last>
            <b:First>G</b:First>
          </b:Person>
        </b:NameList>
      </b:Author>
    </b:Author>
    <b:Title>A Mathematical Theory of Evidence</b:Title>
    <b:Year>1976</b:Year>
    <b:Publisher>Princeton University Press</b:Publisher>
    <b:City>Princeton, NJ</b:City>
    <b:RefOrder>22</b:RefOrder>
  </b:Source>
  <b:Source>
    <b:Tag>Zad65</b:Tag>
    <b:SourceType>JournalArticle</b:SourceType>
    <b:Author>
      <b:Author>
        <b:NameList>
          <b:Person>
            <b:Last>Zadeh</b:Last>
            <b:First>L</b:First>
            <b:Middle>A</b:Middle>
          </b:Person>
        </b:NameList>
      </b:Author>
    </b:Author>
    <b:Title>Fuzzy sets</b:Title>
    <b:Year>1965</b:Year>
    <b:JournalName>Information and Control</b:JournalName>
    <b:Volume>8</b:Volume>
    <b:Issue>3</b:Issue>
    <b:Pages>338-353</b:Pages>
    <b:RefOrder>29</b:RefOrder>
  </b:Source>
  <b:Source>
    <b:Tag>Mam75</b:Tag>
    <b:SourceType>JournalArticle</b:SourceType>
    <b:Author>
      <b:Author>
        <b:NameList>
          <b:Person>
            <b:Last>Mamdani</b:Last>
            <b:First>E</b:First>
            <b:Middle>H</b:Middle>
          </b:Person>
          <b:Person>
            <b:Last>Assilian</b:Last>
            <b:First>S</b:First>
          </b:Person>
        </b:NameList>
      </b:Author>
    </b:Author>
    <b:Title>An experiment in linguistic synthesis with a fuzzy logic controller</b:Title>
    <b:Year>1975</b:Year>
    <b:JournalName>International Journal of Man-Machine Studies</b:JournalName>
    <b:Volume>7</b:Volume>
    <b:Issue>1</b:Issue>
    <b:Pages>1-13</b:Pages>
    <b:RefOrder>31</b:RefOrder>
  </b:Source>
  <b:Source>
    <b:Tag>Tsa09</b:Tag>
    <b:SourceType>ConferenceProceedings</b:SourceType>
    <b:Author>
      <b:Author>
        <b:NameList>
          <b:Person>
            <b:Last>Tsataltzinos</b:Last>
            <b:First>T</b:First>
          </b:Person>
          <b:Person>
            <b:Last>Iliadis</b:Last>
            <b:First>L</b:First>
          </b:Person>
          <b:Person>
            <b:Last>Spartalis</b:Last>
            <b:First>S</b:First>
          </b:Person>
        </b:NameList>
      </b:Author>
    </b:Author>
    <b:Title>An intelligent fuzzy inference system for risk estimation: The case of forest fires in Greece</b:Title>
    <b:Year>2009</b:Year>
    <b:ConferenceName>IFIP AIAI</b:ConferenceName>
    <b:Pages>303-310</b:Pages>
    <b:RefOrder>32</b:RefOrder>
  </b:Source>
  <b:Source>
    <b:Tag>Woo09</b:Tag>
    <b:SourceType>Book</b:SourceType>
    <b:Author>
      <b:Author>
        <b:NameList>
          <b:Person>
            <b:Last>Wooldridge</b:Last>
            <b:First>M</b:First>
          </b:Person>
        </b:NameList>
      </b:Author>
    </b:Author>
    <b:Title>An Introduction to MultiAgent Systems</b:Title>
    <b:Year>2009</b:Year>
    <b:Publisher>Wiley</b:Publisher>
    <b:City>Chichester, U.K.</b:City>
    <b:RefOrder>40</b:RefOrder>
  </b:Source>
  <b:Source>
    <b:Tag>Raj91</b:Tag>
    <b:SourceType>JournalArticle</b:SourceType>
    <b:Author>
      <b:Author>
        <b:NameList>
          <b:Person>
            <b:Last>Raju</b:Last>
            <b:First>G</b:First>
            <b:Middle>V</b:Middle>
          </b:Person>
          <b:Person>
            <b:Last>Zhou</b:Last>
            <b:First>J</b:First>
          </b:Person>
          <b:Person>
            <b:Last>Kisner</b:Last>
            <b:First>R</b:First>
            <b:Middle>A</b:Middle>
          </b:Person>
        </b:NameList>
      </b:Author>
    </b:Author>
    <b:Title>Hierarchical fuzzy control</b:Title>
    <b:Year>1991</b:Year>
    <b:JournalName>International Journal of Control</b:JournalName>
    <b:Volume>54</b:Volume>
    <b:Issue>5</b:Issue>
    <b:Pages>1201-1216</b:Pages>
    <b:RefOrder>41</b:RefOrder>
  </b:Source>
  <b:Source>
    <b:Tag>Sim56</b:Tag>
    <b:SourceType>JournalArticle</b:SourceType>
    <b:Author>
      <b:Author>
        <b:NameList>
          <b:Person>
            <b:Last>Simon</b:Last>
            <b:First>H</b:First>
            <b:Middle>A</b:Middle>
          </b:Person>
        </b:NameList>
      </b:Author>
    </b:Author>
    <b:Title>Rational choice and the structure of the environment</b:Title>
    <b:Year>1956</b:Year>
    <b:JournalName>Psychological Review</b:JournalName>
    <b:Volume>63</b:Volume>
    <b:Issue>2</b:Issue>
    <b:Pages>129-138</b:Pages>
    <b:RefOrder>38</b:RefOrder>
  </b:Source>
  <b:Source>
    <b:Tag>Men95</b:Tag>
    <b:SourceType>JournalArticle</b:SourceType>
    <b:Author>
      <b:Author>
        <b:NameList>
          <b:Person>
            <b:Last>Mendel</b:Last>
            <b:First>J</b:First>
            <b:Middle>M</b:Middle>
          </b:Person>
        </b:NameList>
      </b:Author>
    </b:Author>
    <b:Title>Fuzzy logic systems for engineering: a tutorial</b:Title>
    <b:Year>1995</b:Year>
    <b:JournalName>Proceedings of the IEEE</b:JournalName>
    <b:Volume>83</b:Volume>
    <b:Issue>3</b:Issue>
    <b:Pages>345-377</b:Pages>
    <b:RefOrder>35</b:RefOrder>
  </b:Source>
  <b:Source>
    <b:Tag>Zad73</b:Tag>
    <b:SourceType>JournalArticle</b:SourceType>
    <b:Author>
      <b:Author>
        <b:NameList>
          <b:Person>
            <b:Last>Zadeh</b:Last>
            <b:First>L</b:First>
            <b:Middle>A</b:Middle>
          </b:Person>
        </b:NameList>
      </b:Author>
    </b:Author>
    <b:Title>Outline of a new approach to the analysis of complex systems and decision processes</b:Title>
    <b:Year>1973</b:Year>
    <b:JournalName>IEEE Transactions on Systems, Man, and Cybernetics</b:JournalName>
    <b:Volume>SMC-3</b:Volume>
    <b:Issue>1</b:Issue>
    <b:Pages>28-44</b:Pages>
    <b:RefOrder>30</b:RefOrder>
  </b:Source>
  <b:Source>
    <b:Tag>Dub25</b:Tag>
    <b:SourceType>JournalArticle</b:SourceType>
    <b:Author>
      <b:Author>
        <b:NameList>
          <b:Person>
            <b:Last>Dubey</b:Last>
            <b:First>P</b:First>
          </b:Person>
        </b:NameList>
      </b:Author>
    </b:Author>
    <b:Title>Bridging spatiotemporal wildfire prediction and decision modeling using transformer networks and fuzzy inference systems</b:Title>
    <b:Year>2025</b:Year>
    <b:JournalName>MethodsX</b:JournalName>
    <b:Volume>15</b:Volume>
    <b:Guid>{86684C98-D5A7-486C-B46D-E5A4618AE6AF}</b:Guid>
    <b:RefOrder>17</b:RefOrder>
  </b:Source>
  <b:Source>
    <b:Tag>Vir18</b:Tag>
    <b:SourceType>ConferenceProceedings</b:SourceType>
    <b:Author>
      <b:Author>
        <b:NameList>
          <b:Person>
            <b:Last>Virmaux</b:Last>
            <b:First>A</b:First>
          </b:Person>
          <b:Person>
            <b:Last>Scaman</b:Last>
            <b:First>K</b:First>
          </b:Person>
        </b:NameList>
      </b:Author>
    </b:Author>
    <b:Title>Lipschitz regularity of deep neural networks: Analysis and efficient estimation</b:Title>
    <b:Year>2018</b:Year>
    <b:ConferenceName>NeurIPS</b:ConferenceName>
    <b:Pages>3835-3844</b:Pages>
    <b:RefOrder>56</b:RefOrder>
  </b:Source>
  <b:Source>
    <b:Tag>Koh20</b:Tag>
    <b:SourceType>ConferenceProceedings</b:SourceType>
    <b:Author>
      <b:Author>
        <b:NameList>
          <b:Person>
            <b:Last>Koh</b:Last>
            <b:First>P</b:First>
            <b:Middle>W</b:Middle>
          </b:Person>
        </b:NameList>
      </b:Author>
    </b:Author>
    <b:Title>Concept bottleneck models</b:Title>
    <b:Year>2020</b:Year>
    <b:ConferenceName>Proc. 37th Int. Conf. Machine Learning (ICML)</b:ConferenceName>
    <b:Volume>119</b:Volume>
    <b:Pages>5338-5348</b:Pages>
    <b:RefOrder>28</b:RefOrder>
  </b:Source>
  <b:Source>
    <b:Tag>Akh24</b:Tag>
    <b:SourceType>JournalArticle</b:SourceType>
    <b:Author>
      <b:Author>
        <b:NameList>
          <b:Person>
            <b:Last>Akhloufi</b:Last>
            <b:First>M</b:First>
            <b:Middle>A</b:Middle>
          </b:Person>
        </b:NameList>
      </b:Author>
    </b:Author>
    <b:Title>Machine learning and deep learning for wildfire spread prediction: A review</b:Title>
    <b:Year>2024</b:Year>
    <b:JournalName>Fire</b:JournalName>
    <b:Volume>7</b:Volume>
    <b:Issue>12</b:Issue>
    <b:Pages>482</b:Pages>
    <b:RefOrder>13</b:RefOrder>
  </b:Source>
  <b:Source>
    <b:Tag>Bor22</b:Tag>
    <b:SourceType>JournalArticle</b:SourceType>
    <b:Author>
      <b:Author>
        <b:NameList>
          <b:Person>
            <b:Last>Borges</b:Last>
            <b:First>J</b:First>
            <b:Middle>G</b:Middle>
          </b:Person>
        </b:NameList>
      </b:Author>
    </b:Author>
    <b:Title>A systematic review of applications of machine learning techniques for wildfire management decision support</b:Title>
    <b:Year>2022</b:Year>
    <b:JournalName>Inventions</b:JournalName>
    <b:Volume>7</b:Volume>
    <b:Issue>1</b:Issue>
    <b:Pages>15</b:Pages>
    <b:RefOrder>14</b:RefOrder>
  </b:Source>
  <b:Source>
    <b:Tag>Fol99</b:Tag>
    <b:SourceType>Book</b:SourceType>
    <b:Guid>{73CF61FA-5A37-42F1-8C59-DDE7EADBE0E5}</b:Guid>
    <b:Author>
      <b:Author>
        <b:NameList>
          <b:Person>
            <b:Last>Folland</b:Last>
            <b:First>G.</b:First>
            <b:Middle>B.</b:Middle>
          </b:Person>
        </b:NameList>
      </b:Author>
    </b:Author>
    <b:Title>Real Analysis: Modern Techniques and Their Applications</b:Title>
    <b:Year>1999</b:Year>
    <b:Publisher>Wiley</b:Publisher>
    <b:City>New York, NY, USA</b:City>
    <b:RefOrder>57</b:RefOrder>
  </b:Source>
  <b:Source>
    <b:Tag>Eur21</b:Tag>
    <b:SourceType>Report</b:SourceType>
    <b:Guid>{FEC662D6-8D65-4E48-BEBE-C09F43AAD846}</b:Guid>
    <b:Title>TEAMAWARE</b:Title>
    <b:Year>2021</b:Year>
    <b:URL>https://cordis.europa.eu/project/id/101019808</b:URL>
    <b:Author>
      <b:Author>
        <b:Corporate>European Commission</b:Corporate>
      </b:Author>
    </b:Author>
    <b:Publisher>Horizon 2020 Programme, Grant Agreement No. 101019808</b:Publisher>
    <b:RefOrder>42</b:RefOrder>
  </b:Source>
  <b:Source>
    <b:Tag>Tak85</b:Tag>
    <b:SourceType>JournalArticle</b:SourceType>
    <b:Guid>{2644A245-7EBC-4268-82E3-95AA660C3936}</b:Guid>
    <b:Title>Fuzzy identification of systems and its applications to modeling and control</b:Title>
    <b:Year>1985</b:Year>
    <b:JournalName>IEEE transactions on systems, man, and cybernetics</b:JournalName>
    <b:Pages>116-132</b:Pages>
    <b:Volume>1</b:Volume>
    <b:Author>
      <b:Author>
        <b:NameList>
          <b:Person>
            <b:Last>Takagi</b:Last>
            <b:First>T</b:First>
          </b:Person>
          <b:Person>
            <b:Last>Sugeno</b:Last>
            <b:First>M</b:First>
          </b:Person>
        </b:NameList>
      </b:Author>
    </b:Author>
    <b:RefOrder>33</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19</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18</b:RefOrder>
  </b:Source>
  <b:Source>
    <b:Tag>OMa24</b:Tag>
    <b:SourceType>JournalArticle</b:SourceType>
    <b:Author>
      <b:Author>
        <b:NameList>
          <b:Person>
            <b:Last>O’Mara</b:Last>
            <b:First>T.</b:First>
          </b:Person>
          <b:Person>
            <b:Last>Sánchez Meador</b:Last>
            <b:First>A.</b:First>
            <b:Middle>S.</b:Middle>
          </b:Person>
          <b:Person>
            <b:Last>Colavito</b:Last>
            <b:First>M.</b:First>
          </b:Person>
          <b:Person>
            <b:Last>Waltz</b:Last>
            <b:First>A.</b:First>
          </b:Person>
          <b:Person>
            <b:Last>Barton</b:Last>
            <b:First>E.</b:First>
          </b:Person>
        </b:NameList>
      </b:Author>
    </b:Author>
    <b:Title>Navigating the evolving landscape of wildfire management: A systematic review of decision support tools</b:Title>
    <b:JournalName>Trees, Forests and People</b:JournalName>
    <b:Year>2024</b:Year>
    <b:Volume>16</b:Volume>
    <b:RefOrder>21</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34</b:RefOrder>
  </b:Source>
  <b:Source>
    <b:Tag>Mur24</b:Tag>
    <b:SourceType>Report</b:SourceType>
    <b:Author>
      <b:Author>
        <b:NameList>
          <b:Person>
            <b:Last>Murray</b:Last>
            <b:First>L.</b:First>
          </b:Person>
          <b:Person>
            <b:Last>Castillo</b:Last>
            <b:First>T.</b:First>
          </b:Person>
          <b:Person>
            <b:Last>Carrasco</b:Last>
            <b:First>J.</b:First>
          </b:Person>
          <b:Person>
            <b:Last>Weintraub</b:Last>
            <b:First>A.</b:First>
          </b:Person>
          <b:Person>
            <b:Last>Weber</b:Last>
            <b:First>R.</b:First>
          </b:Person>
          <b:Person>
            <b:Last>de Diego</b:Last>
            <b:First>I.</b:First>
            <b:Middle>M.</b:Middle>
          </b:Person>
        </b:NameList>
      </b:Author>
    </b:Author>
    <b:Title>Advancing forest fire prevention: Deep reinforcement learning for effective firebreak placement</b:Title>
    <b:Publisher>arXiv:2404.08523</b:Publisher>
    <b:Year>2024</b:Year>
    <b:RefOrder>37</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36</b:RefOrder>
  </b:Source>
  <b:Source>
    <b:Tag>Bel09</b:Tag>
    <b:SourceType>JournalArticle</b:SourceType>
    <b:Author>
      <b:Author>
        <b:NameList>
          <b:Person>
            <b:Last>Beldek</b:Last>
            <b:First>U.</b:First>
          </b:Person>
          <b:Person>
            <b:Last>Leblebicioğlu</b:Last>
            <b:First>K.</b:First>
          </b:Person>
        </b:NameList>
      </b:Author>
    </b:Author>
    <b:Title>Local decision making and decision fusion in hierarchical levels</b:Title>
    <b:JournalName>TOP</b:JournalName>
    <b:Year>2009</b:Year>
    <b:Volume>17</b:Volume>
    <b:Issue>1</b:Issue>
    <b:Pages>44-69</b:Pages>
    <b:RefOrder>39</b:RefOrder>
  </b:Source>
  <b:Source>
    <b:Tag>Wal91</b:Tag>
    <b:SourceType>Book</b:SourceType>
    <b:Author>
      <b:Author>
        <b:NameList>
          <b:Person>
            <b:Last>Walley</b:Last>
            <b:First>P.</b:First>
          </b:Person>
        </b:NameList>
      </b:Author>
    </b:Author>
    <b:Title>Statistical Reasoning with Imprecise Probabilities</b:Title>
    <b:Publisher>Chapman &amp; Hall</b:Publisher>
    <b:City>London, U.K.</b:City>
    <b:Year>1991</b:Year>
    <b:RefOrder>25</b:RefOrder>
  </b:Source>
  <b:Source>
    <b:Tag>Kos24</b:Tag>
    <b:SourceType>JournalArticle</b:SourceType>
    <b:Author>
      <b:Author>
        <b:NameList>
          <b:Person>
            <b:Last>Kostopoulos</b:Last>
            <b:First>G.</b:First>
          </b:Person>
          <b:Person>
            <b:Last>Davrazos</b:Last>
            <b:First>G.</b:First>
          </b:Person>
          <b:Person>
            <b:Last>Kotsiantis</b:Last>
            <b:First>S.</b:First>
          </b:Person>
        </b:NameList>
      </b:Author>
    </b:Author>
    <b:Title>Explainable Artificial Intelligence-Based Decision Support Systems: A Recent Review</b:Title>
    <b:JournalName>Electronics</b:JournalName>
    <b:Year>2024</b:Year>
    <b:Volume>13</b:Volume>
    <b:Issue>14</b:Issue>
    <b:Pages>2842</b:Pages>
    <b:RefOrder>4</b:RefOrder>
  </b:Source>
  <b:Source>
    <b:Tag>Els25</b:Tag>
    <b:SourceType>JournalArticle</b:SourceType>
    <b:Author>
      <b:Author>
        <b:NameList>
          <b:Person>
            <b:Last>Elshewey</b:Last>
            <b:First>A.</b:First>
            <b:Middle>M.</b:Middle>
          </b:Person>
          <b:Person>
            <b:Last>Osman</b:Last>
            <b:First>A.</b:First>
            <b:Middle>M.</b:Middle>
          </b:Person>
          <b:Person>
            <b:Last>Youssef</b:Last>
            <b:First>R.</b:First>
            <b:Middle>Y.</b:Middle>
          </b:Person>
        </b:NameList>
      </b:Author>
    </b:Author>
    <b:Title>Enhancing forest fires classification using a hybrid convolutional and BiLSTM deep learning model</b:Title>
    <b:JournalName>Modeling Earth Systems and Environment</b:JournalName>
    <b:Year>2025</b:Year>
    <b:Volume>11</b:Volume>
    <b:Pages>379</b:Pages>
    <b:RefOrder>16</b:RefOrder>
  </b:Source>
  <b:Source>
    <b:Tag>Sha24</b:Tag>
    <b:SourceType>JournalArticle</b:SourceType>
    <b:Author>
      <b:Author>
        <b:NameList>
          <b:Person>
            <b:Last>Shadrin</b:Last>
            <b:First>D.</b:First>
          </b:Person>
          <b:Person>
            <b:Last>Illarionova</b:Last>
            <b:First>S.</b:First>
          </b:Person>
          <b:Person>
            <b:Last>Gubanov</b:Last>
            <b:First>F.</b:First>
          </b:Person>
          <b:Person>
            <b:Last>Evteeva</b:Last>
            <b:First>K.</b:First>
          </b:Person>
          <b:Person>
            <b:Last>Mironenko</b:Last>
            <b:First>M.</b:First>
          </b:Person>
          <b:Person>
            <b:Last>Levchunets</b:Last>
            <b:First>I.</b:First>
          </b:Person>
          <b:Person>
            <b:Last>Belousov</b:Last>
            <b:First>R.</b:First>
          </b:Person>
          <b:Person>
            <b:Last>Burnaev</b:Last>
            <b:First>E.</b:First>
          </b:Person>
        </b:NameList>
      </b:Author>
    </b:Author>
    <b:Title>Wildfire spreading prediction using multimodal data and deep neural network approach</b:Title>
    <b:JournalName>Scientific Reports</b:JournalName>
    <b:Year>2024</b:Year>
    <b:Volume>14</b:Volume>
    <b:Pages>2606</b:Pages>
    <b:RefOrder>15</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20</b:RefOrder>
  </b:Source>
  <b:Source>
    <b:Tag>Sah14</b:Tag>
    <b:SourceType>JournalArticle</b:SourceType>
    <b:Author>
      <b:Author>
        <b:NameList>
          <b:Person>
            <b:Last>Şahin</b:Last>
            <b:First>A.</b:First>
          </b:Person>
          <b:Person>
            <b:Last>Leblebicioğlu</b:Last>
            <b:First>K.</b:First>
          </b:Person>
        </b:NameList>
      </b:Author>
    </b:Author>
    <b:Title>Approximating the optimal mapping for weapon target assignment by fuzzy reasoning</b:Title>
    <b:JournalName>Information Sciences</b:JournalName>
    <b:Year>2014</b:Year>
    <b:Volume>255</b:Volume>
    <b:Pages>30-44</b:Pages>
    <b:RefOrder>58</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59</b:RefOrder>
  </b:Source>
  <b:Source>
    <b:Tag>Tu23</b:Tag>
    <b:SourceType>JournalArticle</b:SourceType>
    <b:Author>
      <b:Author>
        <b:NameList>
          <b:Person>
            <b:Last>Tu</b:Last>
            <b:First>Y.</b:First>
          </b:Person>
          <b:Person>
            <b:Last>Ma</b:Last>
            <b:First>Z.</b:First>
          </b:Person>
          <b:Person>
            <b:Last>Liu</b:Last>
            <b:First>J.</b:First>
          </b:Person>
          <b:Person>
            <b:Last>Zhou</b:Last>
            <b:First>X.</b:First>
          </b:Person>
        </b:NameList>
      </b:Author>
    </b:Author>
    <b:Title>Enhancing fuzzy evidential reasoning approach using a dynamic adjustment mechanism and new rule-based transformation for engineering emergency response evaluation</b:Title>
    <b:JournalName>Engineering Applications of Artificial Intelligence</b:JournalName>
    <b:Year>2023</b:Year>
    <b:RefOrder>60</b:RefOrder>
  </b:Source>
  <b:Source>
    <b:Tag>Mar07</b:Tag>
    <b:SourceType>BookSection</b:SourceType>
    <b:Author>
      <b:Author>
        <b:NameList>
          <b:Person>
            <b:Last>Martell</b:Last>
            <b:First>D.</b:First>
            <b:Middle>L.</b:Middle>
          </b:Person>
        </b:NameList>
      </b:Author>
    </b:Author>
    <b:Title>Forest fire management: Current practices and new challenges for operational researchers</b:Title>
    <b:BookTitle>Handbook of Operations Research in Natural Resources</b:BookTitle>
    <b:Publisher>Springer</b:Publisher>
    <b:Year>2007</b:Year>
    <b:Pages>489-509</b:Pages>
    <b:RefOrder>43</b:RefOrder>
  </b:Source>
  <b:Source>
    <b:Tag>Kle17</b:Tag>
    <b:SourceType>Book</b:SourceType>
    <b:Author>
      <b:Author>
        <b:NameList>
          <b:Person>
            <b:Last>Klein</b:Last>
            <b:First>G.</b:First>
            <b:Middle>A.</b:Middle>
          </b:Person>
        </b:NameList>
      </b:Author>
    </b:Author>
    <b:Title>Sources of Power: How People Make Decisions, 20th Anniversary ed.</b:Title>
    <b:Publisher>MIT Press</b:Publisher>
    <b:City>Cambridge, MA, USA</b:City>
    <b:Year>2017</b:Year>
    <b:RefOrder>44</b:RefOrder>
  </b:Source>
  <b:Source>
    <b:Tag>Bel15</b:Tag>
    <b:SourceType>JournalArticle</b:SourceType>
    <b:Author>
      <b:Author>
        <b:NameList>
          <b:Person>
            <b:Last>Beldek</b:Last>
            <b:First>U.</b:First>
          </b:Person>
          <b:Person>
            <b:Last>Leblebicioğlu</b:Last>
            <b:First>K.</b:First>
          </b:Person>
        </b:NameList>
      </b:Author>
    </b:Author>
    <b:Title>A new systematic and flexible method for developing hierarchical decision-making models</b:Title>
    <b:JournalName>Turkish Journal of Electrical Engineering and Computer Sciences</b:JournalName>
    <b:Year>2015</b:Year>
    <b:Volume>23</b:Volume>
    <b:Issue>1</b:Issue>
    <b:Pages>279-297</b:Pages>
    <b:RefOrder>61</b:RefOrder>
  </b:Source>
  <b:Source>
    <b:Tag>Bel07</b:Tag>
    <b:SourceType>JournalArticle</b:SourceType>
    <b:Author>
      <b:Author>
        <b:NameList>
          <b:Person>
            <b:Last>Beldek</b:Last>
            <b:First>U.</b:First>
          </b:Person>
          <b:Person>
            <b:Last>Leblebicioğlu</b:Last>
            <b:First>K.</b:First>
          </b:Person>
        </b:NameList>
      </b:Author>
    </b:Author>
    <b:Title>Strategy creation, decomposition and distribution in particle navigation</b:Title>
    <b:JournalName>Information Sciences</b:JournalName>
    <b:Year>2007</b:Year>
    <b:Volume>177</b:Volume>
    <b:Issue>3</b:Issue>
    <b:Pages>755-770</b:Pages>
    <b:RefOrder>62</b:RefOrder>
  </b:Source>
  <b:Source>
    <b:Tag>Pap87</b:Tag>
    <b:SourceType>JournalArticle</b:SourceType>
    <b:Author>
      <b:Author>
        <b:NameList>
          <b:Person>
            <b:Last>Papadimitriou</b:Last>
            <b:First>C.</b:First>
            <b:Middle>H.</b:Middle>
          </b:Person>
          <b:Person>
            <b:Last>Tsitsiklis</b:Last>
            <b:First>J.</b:First>
            <b:Middle>N.</b:Middle>
          </b:Person>
        </b:NameList>
      </b:Author>
    </b:Author>
    <b:Title>The complexity of Markov decision processes</b:Title>
    <b:JournalName>Mathematics of Operations Research</b:JournalName>
    <b:Year>1987</b:Year>
    <b:Volume>12</b:Volume>
    <b:Issue>3</b:Issue>
    <b:Pages>441-450</b:Pages>
    <b:RefOrder>63</b:RefOrder>
  </b:Source>
  <b:Source>
    <b:Tag>Kle08</b:Tag>
    <b:SourceType>JournalArticle</b:SourceType>
    <b:Author>
      <b:Author>
        <b:NameList>
          <b:Person>
            <b:Last>Klein</b:Last>
            <b:First>G.</b:First>
          </b:Person>
        </b:NameList>
      </b:Author>
    </b:Author>
    <b:Title>Naturalistic decision making</b:Title>
    <b:Year>2008</b:Year>
    <b:JournalName>Hum. Factors</b:JournalName>
    <b:Volume>50</b:Volume>
    <b:Issue>3</b:Issue>
    <b:Pages>456-460</b:Pages>
    <b:RefOrder>55</b:RefOrder>
  </b:Source>
  <b:Source>
    <b:Tag>Rod14</b:Tag>
    <b:SourceType>JournalArticle</b:SourceType>
    <b:Author>
      <b:Author>
        <b:NameList>
          <b:Person>
            <b:Last>Rodriguez y Silva</b:Last>
            <b:First>F.</b:First>
          </b:Person>
          <b:Person>
            <b:Last>Molina</b:Last>
            <b:First>J.</b:First>
            <b:Middle>R.</b:Middle>
          </b:Person>
          <b:Person>
            <b:Last>Gonzalez-Caban</b:Last>
            <b:First>A.</b:First>
          </b:Person>
        </b:NameList>
      </b:Author>
    </b:Author>
    <b:Title>A methodology for determining operational priorities for prevention and suppression of wildland fires</b:Title>
    <b:Year>2014</b:Year>
    <b:JournalName>Int. J. Wildland Fire</b:JournalName>
    <b:Volume>23</b:Volume>
    <b:Issue>4</b:Issue>
    <b:Pages>544-554</b:Pages>
    <b:RefOrder>54</b:RefOrder>
  </b:Source>
  <b:Source>
    <b:Tag>Rad18</b:Tag>
    <b:SourceType>JournalArticle</b:SourceType>
    <b:Author>
      <b:Author>
        <b:NameList>
          <b:Person>
            <b:Last>Radeloff</b:Last>
            <b:First>V.</b:First>
            <b:Middle>C.</b:Middle>
          </b:Person>
          <b:Person>
            <b:Last>Helmers</b:Last>
            <b:First>D.</b:First>
            <b:Middle>P.</b:Middle>
          </b:Person>
          <b:Person>
            <b:Last>Kramer</b:Last>
            <b:First>H.</b:First>
            <b:Middle>A.</b:Middle>
          </b:Person>
          <b:Person>
            <b:Last>Mockrin</b:Last>
            <b:First>M.</b:First>
            <b:Middle>H.</b:Middle>
          </b:Person>
          <b:Person>
            <b:Last>Alexandre</b:Last>
            <b:First>P.</b:First>
            <b:Middle>M.</b:Middle>
          </b:Person>
          <b:Person>
            <b:Last>Bar-Massada</b:Last>
            <b:First>A.</b:First>
          </b:Person>
          <b:Person>
            <b:Last>Butsic</b:Last>
            <b:First>V.</b:First>
          </b:Person>
          <b:Person>
            <b:Last>Hawbaker</b:Last>
            <b:First>T.</b:First>
            <b:Middle>J.</b:Middle>
          </b:Person>
          <b:Person>
            <b:Last>Martinuzzi</b:Last>
            <b:First>S.</b:First>
          </b:Person>
          <b:Person>
            <b:Last>Syphard</b:Last>
            <b:First>A.</b:First>
            <b:Middle>D.</b:Middle>
          </b:Person>
          <b:Person>
            <b:Last>Stewart</b:Last>
            <b:First>S.</b:First>
            <b:Middle>I.</b:Middle>
          </b:Person>
        </b:NameList>
      </b:Author>
    </b:Author>
    <b:Title>Rapid growth of the US wildland-urban interface raises wildfire risk</b:Title>
    <b:Year>2018</b:Year>
    <b:JournalName>Proc. Natl. Acad. Sci. USA</b:JournalName>
    <b:Volume>115</b:Volume>
    <b:Issue>13</b:Issue>
    <b:Pages>3314-3319</b:Pages>
    <b:RefOrder>52</b:RefOrder>
  </b:Source>
  <b:Source>
    <b:Tag>Cal14</b:Tag>
    <b:SourceType>JournalArticle</b:SourceType>
    <b:Author>
      <b:Author>
        <b:NameList>
          <b:Person>
            <b:Last>Calkin</b:Last>
            <b:First>D.</b:First>
            <b:Middle>E.</b:Middle>
          </b:Person>
          <b:Person>
            <b:Last>Cohen</b:Last>
            <b:First>J.</b:First>
            <b:Middle>D.</b:Middle>
          </b:Person>
          <b:Person>
            <b:Last>Finney</b:Last>
            <b:First>M.</b:First>
            <b:Middle>A.</b:Middle>
          </b:Person>
          <b:Person>
            <b:Last>Thompson</b:Last>
            <b:First>M.</b:First>
            <b:Middle>P.</b:Middle>
          </b:Person>
        </b:NameList>
      </b:Author>
    </b:Author>
    <b:Title>How risk management can prevent future wildfire disasters in the wildland-urban interface</b:Title>
    <b:Year>2014</b:Year>
    <b:JournalName>Proc. Natl. Acad. Sci. USA</b:JournalName>
    <b:Volume>111</b:Volume>
    <b:Issue>2</b:Issue>
    <b:Pages>746-751</b:Pages>
    <b:RefOrder>53</b:RefOrder>
  </b:Source>
  <b:Source>
    <b:Tag>And82</b:Tag>
    <b:SourceType>Report</b:SourceType>
    <b:Author>
      <b:Author>
        <b:NameList>
          <b:Person>
            <b:Last>Anderson</b:Last>
            <b:First>H.</b:First>
            <b:Middle>E.</b:Middle>
          </b:Person>
        </b:NameList>
      </b:Author>
    </b:Author>
    <b:Title>Aids to determining fuel models for estimating fire behavior</b:Title>
    <b:Year>1982</b:Year>
    <b:City>Ogden, UT, USA</b:City>
    <b:Institution>USDA Forest Service, Intermountain Forest and Range Exp. Stn.</b:Institution>
    <b:StandardNumber>Gen. Tech. Rep. INT-122</b:StandardNumber>
    <b:RefOrder>50</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51</b:RefOrder>
  </b:Source>
  <b:Source>
    <b:Tag>Gan13</b:Tag>
    <b:SourceType>JournalArticle</b:SourceType>
    <b:Author>
      <b:Author>
        <b:NameList>
          <b:Person>
            <b:Last>Ganteaume</b:Last>
            <b:First>A.</b:First>
          </b:Person>
          <b:Person>
            <b:Last>Camia</b:Last>
            <b:First>A.</b:First>
          </b:Person>
          <b:Person>
            <b:Last>Jappiot</b:Last>
            <b:First>M.</b:First>
          </b:Person>
          <b:Person>
            <b:Last>San-Miguel-Ayanz</b:Last>
            <b:First>J.</b:First>
          </b:Person>
          <b:Person>
            <b:Last>Long-Fournel</b:Last>
            <b:First>M.</b:First>
          </b:Person>
          <b:Person>
            <b:Last>Lampin</b:Last>
            <b:First>C.</b:First>
          </b:Person>
        </b:NameList>
      </b:Author>
    </b:Author>
    <b:Title>A review of the main driving factors of forest fire ignition over Europe</b:Title>
    <b:Year>2013</b:Year>
    <b:JournalName>Environ. Manage.</b:JournalName>
    <b:Volume>51</b:Volume>
    <b:Issue>3</b:Issue>
    <b:Pages>651-662</b:Pages>
    <b:RefOrder>49</b:RefOrder>
  </b:Source>
  <b:Source>
    <b:Tag>Syp08</b:Tag>
    <b:SourceType>JournalArticle</b:SourceType>
    <b:Author>
      <b:Author>
        <b:NameList>
          <b:Person>
            <b:Last>Syphard</b:Last>
            <b:First>A.</b:First>
            <b:Middle>D.</b:Middle>
          </b:Person>
          <b:Person>
            <b:Last>Radeloff</b:Last>
            <b:First>V.</b:First>
            <b:Middle>C.</b:Middle>
          </b:Person>
          <b:Person>
            <b:Last>Keeley</b:Last>
            <b:First>J.</b:First>
            <b:Middle>E.</b:Middle>
          </b:Person>
          <b:Person>
            <b:Last>Hawbaker</b:Last>
            <b:First>T.</b:First>
            <b:Middle>J.</b:Middle>
          </b:Person>
          <b:Person>
            <b:Last>Clayton</b:Last>
            <b:First>M.</b:First>
            <b:Middle>K.</b:Middle>
          </b:Person>
          <b:Person>
            <b:Last>Stewart</b:Last>
            <b:First>S.</b:First>
            <b:Middle>I.</b:Middle>
          </b:Person>
          <b:Person>
            <b:Last>Hammer</b:Last>
            <b:First>R.</b:First>
            <b:Middle>B.</b:Middle>
          </b:Person>
        </b:NameList>
      </b:Author>
    </b:Author>
    <b:Title>Predicting spatial patterns of fire on a southern California landscape</b:Title>
    <b:Year>2008</b:Year>
    <b:JournalName>Int. J. Wildland Fire</b:JournalName>
    <b:Volume>17</b:Volume>
    <b:Issue>5</b:Issue>
    <b:Pages>602-613</b:Pages>
    <b:RefOrder>48</b:RefOrder>
  </b:Source>
  <b:Source>
    <b:Tag>Van87</b:Tag>
    <b:SourceType>Report</b:SourceType>
    <b:Author>
      <b:Author>
        <b:NameList>
          <b:Person>
            <b:Last>Van Wagner</b:Last>
            <b:First>C.</b:First>
            <b:Middle>E.</b:Middle>
          </b:Person>
        </b:NameList>
      </b:Author>
    </b:Author>
    <b:Title>Development and structure of the Canadian Forest Fire Weather Index System</b:Title>
    <b:Year>1987</b:Year>
    <b:City>Ottawa, ON, Canada</b:City>
    <b:Institution>Canadian Forestry Service</b:Institution>
    <b:StandardNumber>Forestry Tech. Rep. 35</b:StandardNumber>
    <b:RefOrder>47</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46</b:RefOrder>
  </b:Source>
  <b:Source>
    <b:Tag>Byr59</b:Tag>
    <b:SourceType>BookSection</b:SourceType>
    <b:Author>
      <b:Author>
        <b:NameList>
          <b:Person>
            <b:Last>Byram</b:Last>
            <b:First>G.</b:First>
            <b:Middle>M.</b:Middle>
          </b:Person>
        </b:NameList>
      </b:Author>
      <b:Editor>
        <b:NameList>
          <b:Person>
            <b:Last>Davis</b:Last>
            <b:First>K.</b:First>
            <b:Middle>P.</b:Middle>
          </b:Person>
        </b:NameList>
      </b:Editor>
    </b:Author>
    <b:Title>Combustion of forest fuels</b:Title>
    <b:BookTitle>Forest Fire: Control and Use</b:BookTitle>
    <b:Year>1959</b:Year>
    <b:City>New York, NY, USA</b:City>
    <b:Publisher>McGraw-Hill</b:Publisher>
    <b:Pages>61-89</b:Pages>
    <b:RefOrder>45</b:RefOrder>
  </b:Source>
</b:Sources>
</file>

<file path=customXml/item2.xml><?xml version="1.0" encoding="utf-8"?>
<b:Sources xmlns:b="http://schemas.openxmlformats.org/officeDocument/2006/bibliography" xmlns="http://schemas.openxmlformats.org/officeDocument/2006/bibliography" SelectedStyle="\IEEE2006OfficeOnline.xsl" StyleName="IEEE">
  <b:Source>
    <b:Tag>Jol15</b:Tag>
    <b:SourceType>JournalArticle</b:SourceType>
    <b:Author>
      <b:Author>
        <b:NameList>
          <b:Person>
            <b:Last>Jolly</b:Last>
            <b:First>W</b:First>
            <b:Middle>M</b:Middle>
          </b:Person>
        </b:NameList>
      </b:Author>
    </b:Author>
    <b:Title>Climate-induced variations in global wildfire danger from 1979 to 2013</b:Title>
    <b:Year>2015</b:Year>
    <b:JournalName>Nature Communications</b:JournalName>
    <b:Volume>6</b:Volume>
    <b:RefOrder>2</b:RefOrder>
  </b:Source>
  <b:Source>
    <b:Tag>Shi02</b:Tag>
    <b:SourceType>JournalArticle</b:SourceType>
    <b:Author>
      <b:Author>
        <b:NameList>
          <b:Person>
            <b:Last>Shim</b:Last>
            <b:First>J</b:First>
            <b:Middle>P</b:Middle>
          </b:Person>
        </b:NameList>
      </b:Author>
    </b:Author>
    <b:Title>Past, present, and future of decision support technology</b:Title>
    <b:Year>2002</b:Year>
    <b:JournalName>Decision Support Systems</b:JournalName>
    <b:Volume>33</b:Volume>
    <b:Issue>2</b:Issue>
    <b:Pages>111-126</b:Pages>
    <b:RefOrder>3</b:RefOrder>
  </b:Source>
  <b:Source>
    <b:Tag>EMDAT</b:Tag>
    <b:SourceType>Report</b:SourceType>
    <b:Author>
      <b:Author>
        <b:NameList>
          <b:Person>
            <b:Last>CRED</b:Last>
          </b:Person>
          <b:Person>
            <b:Last>UCLouvain</b:Last>
          </b:Person>
        </b:NameList>
      </b:Author>
    </b:Author>
    <b:Title>EM-DAT, The International Disaster Database</b:Title>
    <b:Year>2024</b:Year>
    <b:City>Brussels, Belgium</b:City>
    <b:Institution>CRED, UCLouvain</b:Institution>
    <b:RefOrder>1</b:RefOrder>
  </b:Source>
  <b:Source>
    <b:Tag>Noo11</b:Tag>
    <b:SourceType>JournalArticle</b:SourceType>
    <b:Author>
      <b:Author>
        <b:NameList>
          <b:Person>
            <b:Last>Noonan-Wright</b:Last>
            <b:First>E</b:First>
            <b:Middle>K</b:Middle>
          </b:Person>
        </b:NameList>
      </b:Author>
    </b:Author>
    <b:Title>Developing the U.S. Wildland Fire Decision Support System</b:Title>
    <b:Year>2011</b:Year>
    <b:JournalName>Journal of Combustion</b:JournalName>
    <b:Volume>2011</b:Volume>
    <b:RefOrder>5</b:RefOrder>
  </b:Source>
  <b:Source>
    <b:Tag>Fin06</b:Tag>
    <b:SourceType>ConferenceProceedings</b:SourceType>
    <b:Author>
      <b:Author>
        <b:NameList>
          <b:Person>
            <b:Last>Finney</b:Last>
            <b:First>M</b:First>
            <b:Middle>A</b:Middle>
          </b:Person>
        </b:NameList>
      </b:Author>
    </b:Author>
    <b:Title>An overview of FlamMap fire modeling capabilities</b:Title>
    <b:Year>2006</b:Year>
    <b:ConferenceName>Fuels Management - How to Measure Success, USDA Forest Service Proc. RMRS-P-41</b:ConferenceName>
    <b:Pages>213-220</b:Pages>
    <b:RefOrder>6</b:RefOrder>
  </b:Source>
  <b:Source>
    <b:Tag>Rot72</b:Tag>
    <b:SourceType>Report</b:SourceType>
    <b:Author>
      <b:Author>
        <b:NameList>
          <b:Person>
            <b:Last>Rothermel</b:Last>
            <b:First>R</b:First>
            <b:Middle>C</b:Middle>
          </b:Person>
        </b:NameList>
      </b:Author>
    </b:Author>
    <b:Title>A mathematical model for predicting fire spread in wildland fuels</b:Title>
    <b:Year>1972</b:Year>
    <b:Institution>USDA Forest Service</b:Institution>
    <b:Department>Res. Paper INT-115</b:Department>
    <b:RefOrder>7</b:RefOrder>
  </b:Source>
  <b:Source>
    <b:Tag>Zho19</b:Tag>
    <b:SourceType>JournalArticle</b:SourceType>
    <b:Author>
      <b:Author>
        <b:NameList>
          <b:Person>
            <b:Last>Zhou</b:Last>
            <b:First>S</b:First>
          </b:Person>
          <b:Person>
            <b:Last>Erdogan</b:Last>
            <b:First>A</b:First>
          </b:Person>
        </b:NameList>
      </b:Author>
    </b:Author>
    <b:Title>A spatial optimization model for resource allocation for wildfire suppression and resident evacuation</b:Title>
    <b:Year>2019</b:Year>
    <b:JournalName>Computers &amp; Industrial Engineering</b:JournalName>
    <b:Volume>138</b:Volume>
    <b:RefOrder>8</b:RefOrder>
  </b:Source>
  <b:Source>
    <b:Tag>Tri00</b:Tag>
    <b:SourceType>Book</b:SourceType>
    <b:Author>
      <b:Author>
        <b:NameList>
          <b:Person>
            <b:Last>Triantaphyllou</b:Last>
            <b:First>E</b:First>
          </b:Person>
        </b:NameList>
      </b:Author>
    </b:Author>
    <b:Title>Multi-Criteria Decision Making Methods: A Comparative Study</b:Title>
    <b:Year>2000</b:Year>
    <b:Publisher>Kluwer</b:Publisher>
    <b:City>Dordrecht</b:City>
    <b:RefOrder>10</b:RefOrder>
  </b:Source>
  <b:Source>
    <b:Tag>Huo22</b:Tag>
    <b:SourceType>JournalArticle</b:SourceType>
    <b:Author>
      <b:Author>
        <b:NameList>
          <b:Person>
            <b:Last>Huot</b:Last>
            <b:First>F</b:First>
          </b:Person>
        </b:NameList>
      </b:Author>
    </b:Author>
    <b:Title>Next day wildfire spread: A machine learning dataset to predict wildfire spreading from remote-sensing data</b:Title>
    <b:Year>2022</b:Year>
    <b:JournalName>IEEE Transactions on Geoscience and Remote Sensing</b:JournalName>
    <b:Volume>60</b:Volume>
    <b:Pages>1-13</b:Pages>
    <b:RefOrder>12</b:RefOrder>
  </b:Source>
  <b:Source>
    <b:Tag>Orp25</b:Tag>
    <b:SourceType>JournalArticle</b:SourceType>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Year>2025</b:Year>
    <b:JournalName>Algorithms</b:JournalName>
    <b:Volume>18</b:Volume>
    <b:Issue>11</b:Issue>
    <b:RefOrder>9</b:RefOrder>
  </b:Source>
  <b:Source>
    <b:Tag>Lou21</b:Tag>
    <b:SourceType>JournalArticle</b:SourceType>
    <b:Author>
      <b:Author>
        <b:NameList>
          <b:Person>
            <b:Last>Lourenco</b:Last>
            <b:First>M</b:First>
          </b:Person>
          <b:Person>
            <b:Last>Oliveira</b:Last>
            <b:First>L</b:First>
            <b:Middle>B</b:Middle>
          </b:Person>
          <b:Person>
            <b:Last>Mora</b:Last>
            <b:First>A</b:First>
          </b:Person>
        </b:NameList>
      </b:Author>
    </b:Author>
    <b:Title>An integrated decision support system for improving wildfire suppression management</b:Title>
    <b:Year>2021</b:Year>
    <b:JournalName>ISPRS International Journal of Geo-Information</b:JournalName>
    <b:Volume>10</b:Volume>
    <b:Issue>8</b:Issue>
    <b:RefOrder>11</b:RefOrder>
  </b:Source>
  <b:Source>
    <b:Tag>Tho11</b:Tag>
    <b:SourceType>JournalArticle</b:SourceType>
    <b:Author>
      <b:Author>
        <b:NameList>
          <b:Person>
            <b:Last>Thompson</b:Last>
            <b:First>M</b:First>
            <b:Middle>P</b:Middle>
          </b:Person>
          <b:Person>
            <b:Last>Calkin</b:Last>
            <b:First>D</b:First>
            <b:Middle>E</b:Middle>
          </b:Person>
        </b:NameList>
      </b:Author>
    </b:Author>
    <b:Title>Uncertainty and risk in wildland fire management: A review</b:Title>
    <b:Year>2011</b:Year>
    <b:JournalName>Journal of Environmental Management</b:JournalName>
    <b:Volume>92</b:Volume>
    <b:Issue>8</b:Issue>
    <b:Pages>1895-1909</b:Pages>
    <b:RefOrder>23</b:RefOrder>
  </b:Source>
  <b:Source>
    <b:Tag>Lun17</b:Tag>
    <b:SourceType>ConferenceProceedings</b:SourceType>
    <b:Author>
      <b:Author>
        <b:NameList>
          <b:Person>
            <b:Last>Lundberg</b:Last>
            <b:First>S</b:First>
            <b:Middle>M</b:Middle>
          </b:Person>
          <b:Person>
            <b:Last>Lee</b:Last>
            <b:First>S</b:First>
            <b:Middle>I</b:Middle>
          </b:Person>
        </b:NameList>
      </b:Author>
    </b:Author>
    <b:Title>A unified approach to interpreting model predictions</b:Title>
    <b:Year>2017</b:Year>
    <b:ConferenceName>Advances in Neural Information Processing Systems (NeurIPS)</b:ConferenceName>
    <b:Pages>4765-4774</b:Pages>
    <b:RefOrder>26</b:RefOrder>
  </b:Source>
  <b:Source>
    <b:Tag>Rib16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Year>2016</b:Year>
    <b:ConferenceName>Proc. ACM SIGKDD</b:ConferenceName>
    <b:Pages>1135-1144</b:Pages>
    <b:RefOrder>27</b:RefOrder>
  </b:Source>
  <b:Source>
    <b:Tag>Kae98</b:Tag>
    <b:SourceType>JournalArticle</b:SourceType>
    <b:Author>
      <b:Author>
        <b:NameList>
          <b:Person>
            <b:Last>Kaelbling</b:Last>
            <b:First>L</b:First>
            <b:Middle>P</b:Middle>
          </b:Person>
          <b:Person>
            <b:Last>Littman</b:Last>
            <b:First>M</b:First>
            <b:Middle>L</b:Middle>
          </b:Person>
          <b:Person>
            <b:Last>Cassandra</b:Last>
            <b:First>A</b:First>
            <b:Middle>R</b:Middle>
          </b:Person>
        </b:NameList>
      </b:Author>
    </b:Author>
    <b:Title>Planning and acting in partially observable stochastic domains</b:Title>
    <b:Year>1998</b:Year>
    <b:JournalName>Artificial Intelligence</b:JournalName>
    <b:Volume>101</b:Volume>
    <b:Pages>99-134</b:Pages>
    <b:RefOrder>24</b:RefOrder>
  </b:Source>
  <b:Source>
    <b:Tag>Sha76</b:Tag>
    <b:SourceType>Book</b:SourceType>
    <b:Author>
      <b:Author>
        <b:NameList>
          <b:Person>
            <b:Last>Shafer</b:Last>
            <b:First>G</b:First>
          </b:Person>
        </b:NameList>
      </b:Author>
    </b:Author>
    <b:Title>A Mathematical Theory of Evidence</b:Title>
    <b:Year>1976</b:Year>
    <b:Publisher>Princeton University Press</b:Publisher>
    <b:City>Princeton, NJ</b:City>
    <b:RefOrder>22</b:RefOrder>
  </b:Source>
  <b:Source>
    <b:Tag>Zad65</b:Tag>
    <b:SourceType>JournalArticle</b:SourceType>
    <b:Author>
      <b:Author>
        <b:NameList>
          <b:Person>
            <b:Last>Zadeh</b:Last>
            <b:First>L</b:First>
            <b:Middle>A</b:Middle>
          </b:Person>
        </b:NameList>
      </b:Author>
    </b:Author>
    <b:Title>Fuzzy sets</b:Title>
    <b:Year>1965</b:Year>
    <b:JournalName>Information and Control</b:JournalName>
    <b:Volume>8</b:Volume>
    <b:Issue>3</b:Issue>
    <b:Pages>338-353</b:Pages>
    <b:RefOrder>29</b:RefOrder>
  </b:Source>
  <b:Source>
    <b:Tag>Mam75</b:Tag>
    <b:SourceType>JournalArticle</b:SourceType>
    <b:Author>
      <b:Author>
        <b:NameList>
          <b:Person>
            <b:Last>Mamdani</b:Last>
            <b:First>E</b:First>
            <b:Middle>H</b:Middle>
          </b:Person>
          <b:Person>
            <b:Last>Assilian</b:Last>
            <b:First>S</b:First>
          </b:Person>
        </b:NameList>
      </b:Author>
    </b:Author>
    <b:Title>An experiment in linguistic synthesis with a fuzzy logic controller</b:Title>
    <b:Year>1975</b:Year>
    <b:JournalName>International Journal of Man-Machine Studies</b:JournalName>
    <b:Volume>7</b:Volume>
    <b:Issue>1</b:Issue>
    <b:Pages>1-13</b:Pages>
    <b:RefOrder>31</b:RefOrder>
  </b:Source>
  <b:Source>
    <b:Tag>Tsa09</b:Tag>
    <b:SourceType>ConferenceProceedings</b:SourceType>
    <b:Author>
      <b:Author>
        <b:NameList>
          <b:Person>
            <b:Last>Tsataltzinos</b:Last>
            <b:First>T</b:First>
          </b:Person>
          <b:Person>
            <b:Last>Iliadis</b:Last>
            <b:First>L</b:First>
          </b:Person>
          <b:Person>
            <b:Last>Spartalis</b:Last>
            <b:First>S</b:First>
          </b:Person>
        </b:NameList>
      </b:Author>
    </b:Author>
    <b:Title>An intelligent fuzzy inference system for risk estimation: The case of forest fires in Greece</b:Title>
    <b:Year>2009</b:Year>
    <b:ConferenceName>IFIP AIAI</b:ConferenceName>
    <b:Pages>303-310</b:Pages>
    <b:RefOrder>32</b:RefOrder>
  </b:Source>
  <b:Source>
    <b:Tag>Woo09</b:Tag>
    <b:SourceType>Book</b:SourceType>
    <b:Author>
      <b:Author>
        <b:NameList>
          <b:Person>
            <b:Last>Wooldridge</b:Last>
            <b:First>M</b:First>
          </b:Person>
        </b:NameList>
      </b:Author>
    </b:Author>
    <b:Title>An Introduction to MultiAgent Systems</b:Title>
    <b:Year>2009</b:Year>
    <b:Publisher>Wiley</b:Publisher>
    <b:City>Chichester, U.K.</b:City>
    <b:RefOrder>40</b:RefOrder>
  </b:Source>
  <b:Source>
    <b:Tag>Raj91</b:Tag>
    <b:SourceType>JournalArticle</b:SourceType>
    <b:Author>
      <b:Author>
        <b:NameList>
          <b:Person>
            <b:Last>Raju</b:Last>
            <b:First>G</b:First>
            <b:Middle>V</b:Middle>
          </b:Person>
          <b:Person>
            <b:Last>Zhou</b:Last>
            <b:First>J</b:First>
          </b:Person>
          <b:Person>
            <b:Last>Kisner</b:Last>
            <b:First>R</b:First>
            <b:Middle>A</b:Middle>
          </b:Person>
        </b:NameList>
      </b:Author>
    </b:Author>
    <b:Title>Hierarchical fuzzy control</b:Title>
    <b:Year>1991</b:Year>
    <b:JournalName>International Journal of Control</b:JournalName>
    <b:Volume>54</b:Volume>
    <b:Issue>5</b:Issue>
    <b:Pages>1201-1216</b:Pages>
    <b:RefOrder>41</b:RefOrder>
  </b:Source>
  <b:Source>
    <b:Tag>Sim56</b:Tag>
    <b:SourceType>JournalArticle</b:SourceType>
    <b:Author>
      <b:Author>
        <b:NameList>
          <b:Person>
            <b:Last>Simon</b:Last>
            <b:First>H</b:First>
            <b:Middle>A</b:Middle>
          </b:Person>
        </b:NameList>
      </b:Author>
    </b:Author>
    <b:Title>Rational choice and the structure of the environment</b:Title>
    <b:Year>1956</b:Year>
    <b:JournalName>Psychological Review</b:JournalName>
    <b:Volume>63</b:Volume>
    <b:Issue>2</b:Issue>
    <b:Pages>129-138</b:Pages>
    <b:RefOrder>38</b:RefOrder>
  </b:Source>
  <b:Source>
    <b:Tag>Men95</b:Tag>
    <b:SourceType>JournalArticle</b:SourceType>
    <b:Author>
      <b:Author>
        <b:NameList>
          <b:Person>
            <b:Last>Mendel</b:Last>
            <b:First>J</b:First>
            <b:Middle>M</b:Middle>
          </b:Person>
        </b:NameList>
      </b:Author>
    </b:Author>
    <b:Title>Fuzzy logic systems for engineering: a tutorial</b:Title>
    <b:Year>1995</b:Year>
    <b:JournalName>Proceedings of the IEEE</b:JournalName>
    <b:Volume>83</b:Volume>
    <b:Issue>3</b:Issue>
    <b:Pages>345-377</b:Pages>
    <b:RefOrder>35</b:RefOrder>
  </b:Source>
  <b:Source>
    <b:Tag>Zad73</b:Tag>
    <b:SourceType>JournalArticle</b:SourceType>
    <b:Author>
      <b:Author>
        <b:NameList>
          <b:Person>
            <b:Last>Zadeh</b:Last>
            <b:First>L</b:First>
            <b:Middle>A</b:Middle>
          </b:Person>
        </b:NameList>
      </b:Author>
    </b:Author>
    <b:Title>Outline of a new approach to the analysis of complex systems and decision processes</b:Title>
    <b:Year>1973</b:Year>
    <b:JournalName>IEEE Transactions on Systems, Man, and Cybernetics</b:JournalName>
    <b:Volume>SMC-3</b:Volume>
    <b:Issue>1</b:Issue>
    <b:Pages>28-44</b:Pages>
    <b:RefOrder>30</b:RefOrder>
  </b:Source>
  <b:Source>
    <b:Tag>Dub25</b:Tag>
    <b:SourceType>JournalArticle</b:SourceType>
    <b:Author>
      <b:Author>
        <b:NameList>
          <b:Person>
            <b:Last>Dubey</b:Last>
            <b:First>P</b:First>
          </b:Person>
        </b:NameList>
      </b:Author>
    </b:Author>
    <b:Title>Bridging spatiotemporal wildfire prediction and decision modeling using transformer networks and fuzzy inference systems</b:Title>
    <b:Year>2025</b:Year>
    <b:JournalName>MethodsX</b:JournalName>
    <b:Volume>15</b:Volume>
    <b:Guid>{86684C98-D5A7-486C-B46D-E5A4618AE6AF}</b:Guid>
    <b:RefOrder>17</b:RefOrder>
  </b:Source>
  <b:Source>
    <b:Tag>Vir18</b:Tag>
    <b:SourceType>ConferenceProceedings</b:SourceType>
    <b:Author>
      <b:Author>
        <b:NameList>
          <b:Person>
            <b:Last>Virmaux</b:Last>
            <b:First>A</b:First>
          </b:Person>
          <b:Person>
            <b:Last>Scaman</b:Last>
            <b:First>K</b:First>
          </b:Person>
        </b:NameList>
      </b:Author>
    </b:Author>
    <b:Title>Lipschitz regularity of deep neural networks: Analysis and efficient estimation</b:Title>
    <b:Year>2018</b:Year>
    <b:ConferenceName>NeurIPS</b:ConferenceName>
    <b:Pages>3835-3844</b:Pages>
    <b:RefOrder>60</b:RefOrder>
  </b:Source>
  <b:Source>
    <b:Tag>Koh20</b:Tag>
    <b:SourceType>ConferenceProceedings</b:SourceType>
    <b:Author>
      <b:Author>
        <b:NameList>
          <b:Person>
            <b:Last>Koh</b:Last>
            <b:First>P</b:First>
            <b:Middle>W</b:Middle>
          </b:Person>
        </b:NameList>
      </b:Author>
    </b:Author>
    <b:Title>Concept bottleneck models</b:Title>
    <b:Year>2020</b:Year>
    <b:ConferenceName>Proc. 37th Int. Conf. Machine Learning (ICML)</b:ConferenceName>
    <b:Volume>119</b:Volume>
    <b:Pages>5338-5348</b:Pages>
    <b:RefOrder>28</b:RefOrder>
  </b:Source>
  <b:Source>
    <b:Tag>Akh24</b:Tag>
    <b:SourceType>JournalArticle</b:SourceType>
    <b:Author>
      <b:Author>
        <b:NameList>
          <b:Person>
            <b:Last>Akhloufi</b:Last>
            <b:First>M</b:First>
            <b:Middle>A</b:Middle>
          </b:Person>
        </b:NameList>
      </b:Author>
    </b:Author>
    <b:Title>Machine learning and deep learning for wildfire spread prediction: A review</b:Title>
    <b:Year>2024</b:Year>
    <b:JournalName>Fire</b:JournalName>
    <b:Volume>7</b:Volume>
    <b:Issue>12</b:Issue>
    <b:Pages>482</b:Pages>
    <b:RefOrder>13</b:RefOrder>
  </b:Source>
  <b:Source>
    <b:Tag>Bor22</b:Tag>
    <b:SourceType>JournalArticle</b:SourceType>
    <b:Author>
      <b:Author>
        <b:NameList>
          <b:Person>
            <b:Last>Borges</b:Last>
            <b:First>J</b:First>
            <b:Middle>G</b:Middle>
          </b:Person>
        </b:NameList>
      </b:Author>
    </b:Author>
    <b:Title>A systematic review of applications of machine learning techniques for wildfire management decision support</b:Title>
    <b:Year>2022</b:Year>
    <b:JournalName>Inventions</b:JournalName>
    <b:Volume>7</b:Volume>
    <b:Issue>1</b:Issue>
    <b:Pages>15</b:Pages>
    <b:RefOrder>14</b:RefOrder>
  </b:Source>
  <b:Source>
    <b:Tag>Fol99</b:Tag>
    <b:SourceType>Book</b:SourceType>
    <b:Guid>{73CF61FA-5A37-42F1-8C59-DDE7EADBE0E5}</b:Guid>
    <b:Author>
      <b:Author>
        <b:NameList>
          <b:Person>
            <b:Last>Folland</b:Last>
            <b:First>G.</b:First>
            <b:Middle>B.</b:Middle>
          </b:Person>
        </b:NameList>
      </b:Author>
    </b:Author>
    <b:Title>Real Analysis: Modern Techniques and Their Applications</b:Title>
    <b:Year>1999</b:Year>
    <b:Publisher>Wiley</b:Publisher>
    <b:City>New York, NY, USA</b:City>
    <b:RefOrder>61</b:RefOrder>
  </b:Source>
  <b:Source>
    <b:Tag>Eur21</b:Tag>
    <b:SourceType>Report</b:SourceType>
    <b:Guid>{FEC662D6-8D65-4E48-BEBE-C09F43AAD846}</b:Guid>
    <b:Title>TEAMAWARE</b:Title>
    <b:Year>2021</b:Year>
    <b:URL>https://cordis.europa.eu/project/id/101019808</b:URL>
    <b:Author>
      <b:Author>
        <b:Corporate>European Commission</b:Corporate>
      </b:Author>
    </b:Author>
    <b:Publisher>Horizon 2020 Programme, Grant Agreement No. 101019808</b:Publisher>
    <b:RefOrder>42</b:RefOrder>
  </b:Source>
  <b:Source>
    <b:Tag>Tak85</b:Tag>
    <b:SourceType>JournalArticle</b:SourceType>
    <b:Guid>{2644A245-7EBC-4268-82E3-95AA660C3936}</b:Guid>
    <b:Title>Fuzzy identification of systems and its applications to modeling and control</b:Title>
    <b:Year>1985</b:Year>
    <b:JournalName>IEEE transactions on systems, man, and cybernetics</b:JournalName>
    <b:Pages>116-132</b:Pages>
    <b:Volume>1</b:Volume>
    <b:Author>
      <b:Author>
        <b:NameList>
          <b:Person>
            <b:Last>Takagi</b:Last>
            <b:First>T</b:First>
          </b:Person>
          <b:Person>
            <b:Last>Sugeno</b:Last>
            <b:First>M</b:First>
          </b:Person>
        </b:NameList>
      </b:Author>
    </b:Author>
    <b:RefOrder>33</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19</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18</b:RefOrder>
  </b:Source>
  <b:Source>
    <b:Tag>OMa24</b:Tag>
    <b:SourceType>JournalArticle</b:SourceType>
    <b:Author>
      <b:Author>
        <b:NameList>
          <b:Person>
            <b:Last>O’Mara</b:Last>
            <b:First>T.</b:First>
          </b:Person>
          <b:Person>
            <b:Last>Sánchez Meador</b:Last>
            <b:First>A.</b:First>
            <b:Middle>S.</b:Middle>
          </b:Person>
          <b:Person>
            <b:Last>Colavito</b:Last>
            <b:First>M.</b:First>
          </b:Person>
          <b:Person>
            <b:Last>Waltz</b:Last>
            <b:First>A.</b:First>
          </b:Person>
          <b:Person>
            <b:Last>Barton</b:Last>
            <b:First>E.</b:First>
          </b:Person>
        </b:NameList>
      </b:Author>
    </b:Author>
    <b:Title>Navigating the evolving landscape of wildfire management: A systematic review of decision support tools</b:Title>
    <b:JournalName>Trees, Forests and People</b:JournalName>
    <b:Year>2024</b:Year>
    <b:Volume>16</b:Volume>
    <b:RefOrder>21</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34</b:RefOrder>
  </b:Source>
  <b:Source>
    <b:Tag>Mur24</b:Tag>
    <b:SourceType>Report</b:SourceType>
    <b:Author>
      <b:Author>
        <b:NameList>
          <b:Person>
            <b:Last>Murray</b:Last>
            <b:First>L.</b:First>
          </b:Person>
          <b:Person>
            <b:Last>Castillo</b:Last>
            <b:First>T.</b:First>
          </b:Person>
          <b:Person>
            <b:Last>Carrasco</b:Last>
            <b:First>J.</b:First>
          </b:Person>
          <b:Person>
            <b:Last>Weintraub</b:Last>
            <b:First>A.</b:First>
          </b:Person>
          <b:Person>
            <b:Last>Weber</b:Last>
            <b:First>R.</b:First>
          </b:Person>
          <b:Person>
            <b:Last>de Diego</b:Last>
            <b:First>I.</b:First>
            <b:Middle>M.</b:Middle>
          </b:Person>
        </b:NameList>
      </b:Author>
    </b:Author>
    <b:Title>Advancing forest fire prevention: Deep reinforcement learning for effective firebreak placement</b:Title>
    <b:Publisher>arXiv:2404.08523</b:Publisher>
    <b:Year>2024</b:Year>
    <b:RefOrder>37</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36</b:RefOrder>
  </b:Source>
  <b:Source>
    <b:Tag>Bel09</b:Tag>
    <b:SourceType>JournalArticle</b:SourceType>
    <b:Author>
      <b:Author>
        <b:NameList>
          <b:Person>
            <b:Last>Beldek</b:Last>
            <b:First>U.</b:First>
          </b:Person>
          <b:Person>
            <b:Last>Leblebicioğlu</b:Last>
            <b:First>K.</b:First>
          </b:Person>
        </b:NameList>
      </b:Author>
    </b:Author>
    <b:Title>Local decision making and decision fusion in hierarchical levels</b:Title>
    <b:JournalName>TOP</b:JournalName>
    <b:Year>2009</b:Year>
    <b:Volume>17</b:Volume>
    <b:Issue>1</b:Issue>
    <b:Pages>44-69</b:Pages>
    <b:RefOrder>39</b:RefOrder>
  </b:Source>
  <b:Source>
    <b:Tag>Wal91</b:Tag>
    <b:SourceType>Book</b:SourceType>
    <b:Author>
      <b:Author>
        <b:NameList>
          <b:Person>
            <b:Last>Walley</b:Last>
            <b:First>P.</b:First>
          </b:Person>
        </b:NameList>
      </b:Author>
    </b:Author>
    <b:Title>Statistical Reasoning with Imprecise Probabilities</b:Title>
    <b:Publisher>Chapman &amp; Hall</b:Publisher>
    <b:City>London, U.K.</b:City>
    <b:Year>1991</b:Year>
    <b:RefOrder>25</b:RefOrder>
  </b:Source>
  <b:Source>
    <b:Tag>Kos24</b:Tag>
    <b:SourceType>JournalArticle</b:SourceType>
    <b:Author>
      <b:Author>
        <b:NameList>
          <b:Person>
            <b:Last>Kostopoulos</b:Last>
            <b:First>G.</b:First>
          </b:Person>
          <b:Person>
            <b:Last>Davrazos</b:Last>
            <b:First>G.</b:First>
          </b:Person>
          <b:Person>
            <b:Last>Kotsiantis</b:Last>
            <b:First>S.</b:First>
          </b:Person>
        </b:NameList>
      </b:Author>
    </b:Author>
    <b:Title>Explainable Artificial Intelligence-Based Decision Support Systems: A Recent Review</b:Title>
    <b:JournalName>Electronics</b:JournalName>
    <b:Year>2024</b:Year>
    <b:Volume>13</b:Volume>
    <b:Issue>14</b:Issue>
    <b:Pages>2842</b:Pages>
    <b:RefOrder>4</b:RefOrder>
  </b:Source>
  <b:Source>
    <b:Tag>Els25</b:Tag>
    <b:SourceType>JournalArticle</b:SourceType>
    <b:Author>
      <b:Author>
        <b:NameList>
          <b:Person>
            <b:Last>Elshewey</b:Last>
            <b:First>A.</b:First>
            <b:Middle>M.</b:Middle>
          </b:Person>
          <b:Person>
            <b:Last>Osman</b:Last>
            <b:First>A.</b:First>
            <b:Middle>M.</b:Middle>
          </b:Person>
          <b:Person>
            <b:Last>Youssef</b:Last>
            <b:First>R.</b:First>
            <b:Middle>Y.</b:Middle>
          </b:Person>
        </b:NameList>
      </b:Author>
    </b:Author>
    <b:Title>Enhancing forest fires classification using a hybrid convolutional and BiLSTM deep learning model</b:Title>
    <b:JournalName>Modeling Earth Systems and Environment</b:JournalName>
    <b:Year>2025</b:Year>
    <b:Volume>11</b:Volume>
    <b:Pages>379</b:Pages>
    <b:RefOrder>16</b:RefOrder>
  </b:Source>
  <b:Source>
    <b:Tag>Sha24</b:Tag>
    <b:SourceType>JournalArticle</b:SourceType>
    <b:Author>
      <b:Author>
        <b:NameList>
          <b:Person>
            <b:Last>Shadrin</b:Last>
            <b:First>D.</b:First>
          </b:Person>
          <b:Person>
            <b:Last>Illarionova</b:Last>
            <b:First>S.</b:First>
          </b:Person>
          <b:Person>
            <b:Last>Gubanov</b:Last>
            <b:First>F.</b:First>
          </b:Person>
          <b:Person>
            <b:Last>Evteeva</b:Last>
            <b:First>K.</b:First>
          </b:Person>
          <b:Person>
            <b:Last>Mironenko</b:Last>
            <b:First>M.</b:First>
          </b:Person>
          <b:Person>
            <b:Last>Levchunets</b:Last>
            <b:First>I.</b:First>
          </b:Person>
          <b:Person>
            <b:Last>Belousov</b:Last>
            <b:First>R.</b:First>
          </b:Person>
          <b:Person>
            <b:Last>Burnaev</b:Last>
            <b:First>E.</b:First>
          </b:Person>
        </b:NameList>
      </b:Author>
    </b:Author>
    <b:Title>Wildfire spreading prediction using multimodal data and deep neural network approach</b:Title>
    <b:JournalName>Scientific Reports</b:JournalName>
    <b:Year>2024</b:Year>
    <b:Volume>14</b:Volume>
    <b:Pages>2606</b:Pages>
    <b:RefOrder>15</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20</b:RefOrder>
  </b:Source>
  <b:Source>
    <b:Tag>Sah14</b:Tag>
    <b:SourceType>JournalArticle</b:SourceType>
    <b:Author>
      <b:Author>
        <b:NameList>
          <b:Person>
            <b:Last>Şahin</b:Last>
            <b:First>A.</b:First>
          </b:Person>
          <b:Person>
            <b:Last>Leblebicioğlu</b:Last>
            <b:First>K.</b:First>
          </b:Person>
        </b:NameList>
      </b:Author>
    </b:Author>
    <b:Title>Approximating the optimal mapping for weapon target assignment by fuzzy reasoning</b:Title>
    <b:JournalName>Information Sciences</b:JournalName>
    <b:Year>2014</b:Year>
    <b:Volume>255</b:Volume>
    <b:Pages>30-44</b:Pages>
    <b:RefOrder>47</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45</b:RefOrder>
  </b:Source>
  <b:Source>
    <b:Tag>Tu23</b:Tag>
    <b:SourceType>JournalArticle</b:SourceType>
    <b:Author>
      <b:Author>
        <b:NameList>
          <b:Person>
            <b:Last>Tu</b:Last>
            <b:First>Y.</b:First>
          </b:Person>
          <b:Person>
            <b:Last>Ma</b:Last>
            <b:First>Z.</b:First>
          </b:Person>
          <b:Person>
            <b:Last>Liu</b:Last>
            <b:First>J.</b:First>
          </b:Person>
          <b:Person>
            <b:Last>Zhou</b:Last>
            <b:First>X.</b:First>
          </b:Person>
        </b:NameList>
      </b:Author>
    </b:Author>
    <b:Title>Enhancing fuzzy evidential reasoning approach using a dynamic adjustment mechanism and new rule-based transformation for engineering emergency response evaluation</b:Title>
    <b:JournalName>Engineering Applications of Artificial Intelligence</b:JournalName>
    <b:Year>2023</b:Year>
    <b:RefOrder>46</b:RefOrder>
  </b:Source>
  <b:Source>
    <b:Tag>Mar07</b:Tag>
    <b:SourceType>BookSection</b:SourceType>
    <b:Author>
      <b:Author>
        <b:NameList>
          <b:Person>
            <b:Last>Martell</b:Last>
            <b:First>D.</b:First>
            <b:Middle>L.</b:Middle>
          </b:Person>
        </b:NameList>
      </b:Author>
    </b:Author>
    <b:Title>Forest fire management: Current practices and new challenges for operational researchers</b:Title>
    <b:BookTitle>Handbook of Operations Research in Natural Resources</b:BookTitle>
    <b:Publisher>Springer</b:Publisher>
    <b:Year>2007</b:Year>
    <b:Pages>489-509</b:Pages>
    <b:RefOrder>43</b:RefOrder>
  </b:Source>
  <b:Source>
    <b:Tag>Kle17</b:Tag>
    <b:SourceType>Book</b:SourceType>
    <b:Author>
      <b:Author>
        <b:NameList>
          <b:Person>
            <b:Last>Klein</b:Last>
            <b:First>G.</b:First>
            <b:Middle>A.</b:Middle>
          </b:Person>
        </b:NameList>
      </b:Author>
    </b:Author>
    <b:Title>Sources of Power: How People Make Decisions, 20th Anniversary ed.</b:Title>
    <b:Publisher>MIT Press</b:Publisher>
    <b:City>Cambridge, MA, USA</b:City>
    <b:Year>2017</b:Year>
    <b:RefOrder>44</b:RefOrder>
  </b:Source>
  <b:Source>
    <b:Tag>Bel15</b:Tag>
    <b:SourceType>JournalArticle</b:SourceType>
    <b:Author>
      <b:Author>
        <b:NameList>
          <b:Person>
            <b:Last>Beldek</b:Last>
            <b:First>U.</b:First>
          </b:Person>
          <b:Person>
            <b:Last>Leblebicioğlu</b:Last>
            <b:First>K.</b:First>
          </b:Person>
        </b:NameList>
      </b:Author>
    </b:Author>
    <b:Title>A new systematic and flexible method for developing hierarchical decision-making models</b:Title>
    <b:JournalName>Turkish Journal of Electrical Engineering and Computer Sciences</b:JournalName>
    <b:Year>2015</b:Year>
    <b:Volume>23</b:Volume>
    <b:Issue>1</b:Issue>
    <b:Pages>279-297</b:Pages>
    <b:RefOrder>62</b:RefOrder>
  </b:Source>
  <b:Source>
    <b:Tag>Bel07</b:Tag>
    <b:SourceType>JournalArticle</b:SourceType>
    <b:Author>
      <b:Author>
        <b:NameList>
          <b:Person>
            <b:Last>Beldek</b:Last>
            <b:First>U.</b:First>
          </b:Person>
          <b:Person>
            <b:Last>Leblebicioğlu</b:Last>
            <b:First>K.</b:First>
          </b:Person>
        </b:NameList>
      </b:Author>
    </b:Author>
    <b:Title>Strategy creation, decomposition and distribution in particle navigation</b:Title>
    <b:JournalName>Information Sciences</b:JournalName>
    <b:Year>2007</b:Year>
    <b:Volume>177</b:Volume>
    <b:Issue>3</b:Issue>
    <b:Pages>755-770</b:Pages>
    <b:RefOrder>63</b:RefOrder>
  </b:Source>
  <b:Source>
    <b:Tag>Pap87</b:Tag>
    <b:SourceType>JournalArticle</b:SourceType>
    <b:Author>
      <b:Author>
        <b:NameList>
          <b:Person>
            <b:Last>Papadimitriou</b:Last>
            <b:First>C.</b:First>
            <b:Middle>H.</b:Middle>
          </b:Person>
          <b:Person>
            <b:Last>Tsitsiklis</b:Last>
            <b:First>J.</b:First>
            <b:Middle>N.</b:Middle>
          </b:Person>
        </b:NameList>
      </b:Author>
    </b:Author>
    <b:Title>The complexity of Markov decision processes</b:Title>
    <b:JournalName>Mathematics of Operations Research</b:JournalName>
    <b:Year>1987</b:Year>
    <b:Volume>12</b:Volume>
    <b:Issue>3</b:Issue>
    <b:Pages>441-450</b:Pages>
    <b:RefOrder>48</b:RefOrder>
  </b:Source>
  <b:Source>
    <b:Tag>Kle08</b:Tag>
    <b:SourceType>JournalArticle</b:SourceType>
    <b:Author>
      <b:Author>
        <b:NameList>
          <b:Person>
            <b:Last>Klein</b:Last>
            <b:First>G.</b:First>
          </b:Person>
        </b:NameList>
      </b:Author>
    </b:Author>
    <b:Title>Naturalistic decision making</b:Title>
    <b:Year>2008</b:Year>
    <b:JournalName>Hum. Factors</b:JournalName>
    <b:Volume>50</b:Volume>
    <b:Issue>3</b:Issue>
    <b:Pages>456-460</b:Pages>
    <b:RefOrder>59</b:RefOrder>
  </b:Source>
  <b:Source>
    <b:Tag>Rod14</b:Tag>
    <b:SourceType>JournalArticle</b:SourceType>
    <b:Author>
      <b:Author>
        <b:NameList>
          <b:Person>
            <b:Last>Rodriguez y Silva</b:Last>
            <b:First>F.</b:First>
          </b:Person>
          <b:Person>
            <b:Last>Molina</b:Last>
            <b:First>J.</b:First>
            <b:Middle>R.</b:Middle>
          </b:Person>
          <b:Person>
            <b:Last>Gonzalez-Caban</b:Last>
            <b:First>A.</b:First>
          </b:Person>
        </b:NameList>
      </b:Author>
    </b:Author>
    <b:Title>A methodology for determining operational priorities for prevention and suppression of wildland fires</b:Title>
    <b:Year>2014</b:Year>
    <b:JournalName>Int. J. Wildland Fire</b:JournalName>
    <b:Volume>23</b:Volume>
    <b:Issue>4</b:Issue>
    <b:Pages>544-554</b:Pages>
    <b:RefOrder>58</b:RefOrder>
  </b:Source>
  <b:Source>
    <b:Tag>Rad18</b:Tag>
    <b:SourceType>JournalArticle</b:SourceType>
    <b:Author>
      <b:Author>
        <b:NameList>
          <b:Person>
            <b:Last>Radeloff</b:Last>
            <b:First>V.</b:First>
            <b:Middle>C.</b:Middle>
          </b:Person>
          <b:Person>
            <b:Last>Helmers</b:Last>
            <b:First>D.</b:First>
            <b:Middle>P.</b:Middle>
          </b:Person>
          <b:Person>
            <b:Last>Kramer</b:Last>
            <b:First>H.</b:First>
            <b:Middle>A.</b:Middle>
          </b:Person>
          <b:Person>
            <b:Last>Mockrin</b:Last>
            <b:First>M.</b:First>
            <b:Middle>H.</b:Middle>
          </b:Person>
          <b:Person>
            <b:Last>Alexandre</b:Last>
            <b:First>P.</b:First>
            <b:Middle>M.</b:Middle>
          </b:Person>
          <b:Person>
            <b:Last>Bar-Massada</b:Last>
            <b:First>A.</b:First>
          </b:Person>
          <b:Person>
            <b:Last>Butsic</b:Last>
            <b:First>V.</b:First>
          </b:Person>
          <b:Person>
            <b:Last>Hawbaker</b:Last>
            <b:First>T.</b:First>
            <b:Middle>J.</b:Middle>
          </b:Person>
          <b:Person>
            <b:Last>Martinuzzi</b:Last>
            <b:First>S.</b:First>
          </b:Person>
          <b:Person>
            <b:Last>Syphard</b:Last>
            <b:First>A.</b:First>
            <b:Middle>D.</b:Middle>
          </b:Person>
          <b:Person>
            <b:Last>Stewart</b:Last>
            <b:First>S.</b:First>
            <b:Middle>I.</b:Middle>
          </b:Person>
        </b:NameList>
      </b:Author>
    </b:Author>
    <b:Title>Rapid growth of the US wildland-urban interface raises wildfire risk</b:Title>
    <b:Year>2018</b:Year>
    <b:JournalName>Proc. Natl. Acad. Sci. USA</b:JournalName>
    <b:Volume>115</b:Volume>
    <b:Issue>13</b:Issue>
    <b:Pages>3314-3319</b:Pages>
    <b:RefOrder>56</b:RefOrder>
  </b:Source>
  <b:Source>
    <b:Tag>Cal14</b:Tag>
    <b:SourceType>JournalArticle</b:SourceType>
    <b:Author>
      <b:Author>
        <b:NameList>
          <b:Person>
            <b:Last>Calkin</b:Last>
            <b:First>D.</b:First>
            <b:Middle>E.</b:Middle>
          </b:Person>
          <b:Person>
            <b:Last>Cohen</b:Last>
            <b:First>J.</b:First>
            <b:Middle>D.</b:Middle>
          </b:Person>
          <b:Person>
            <b:Last>Finney</b:Last>
            <b:First>M.</b:First>
            <b:Middle>A.</b:Middle>
          </b:Person>
          <b:Person>
            <b:Last>Thompson</b:Last>
            <b:First>M.</b:First>
            <b:Middle>P.</b:Middle>
          </b:Person>
        </b:NameList>
      </b:Author>
    </b:Author>
    <b:Title>How risk management can prevent future wildfire disasters in the wildland-urban interface</b:Title>
    <b:Year>2014</b:Year>
    <b:JournalName>Proc. Natl. Acad. Sci. USA</b:JournalName>
    <b:Volume>111</b:Volume>
    <b:Issue>2</b:Issue>
    <b:Pages>746-751</b:Pages>
    <b:RefOrder>57</b:RefOrder>
  </b:Source>
  <b:Source>
    <b:Tag>And82</b:Tag>
    <b:SourceType>Report</b:SourceType>
    <b:Author>
      <b:Author>
        <b:NameList>
          <b:Person>
            <b:Last>Anderson</b:Last>
            <b:First>H.</b:First>
            <b:Middle>E.</b:Middle>
          </b:Person>
        </b:NameList>
      </b:Author>
    </b:Author>
    <b:Title>Aids to determining fuel models for estimating fire behavior</b:Title>
    <b:Year>1982</b:Year>
    <b:City>Ogden, UT, USA</b:City>
    <b:Institution>USDA Forest Service, Intermountain Forest and Range Exp. Stn.</b:Institution>
    <b:StandardNumber>Gen. Tech. Rep. INT-122</b:StandardNumber>
    <b:RefOrder>54</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55</b:RefOrder>
  </b:Source>
  <b:Source>
    <b:Tag>Gan13</b:Tag>
    <b:SourceType>JournalArticle</b:SourceType>
    <b:Author>
      <b:Author>
        <b:NameList>
          <b:Person>
            <b:Last>Ganteaume</b:Last>
            <b:First>A.</b:First>
          </b:Person>
          <b:Person>
            <b:Last>Camia</b:Last>
            <b:First>A.</b:First>
          </b:Person>
          <b:Person>
            <b:Last>Jappiot</b:Last>
            <b:First>M.</b:First>
          </b:Person>
          <b:Person>
            <b:Last>San-Miguel-Ayanz</b:Last>
            <b:First>J.</b:First>
          </b:Person>
          <b:Person>
            <b:Last>Long-Fournel</b:Last>
            <b:First>M.</b:First>
          </b:Person>
          <b:Person>
            <b:Last>Lampin</b:Last>
            <b:First>C.</b:First>
          </b:Person>
        </b:NameList>
      </b:Author>
    </b:Author>
    <b:Title>A review of the main driving factors of forest fire ignition over Europe</b:Title>
    <b:Year>2013</b:Year>
    <b:JournalName>Environ. Manage.</b:JournalName>
    <b:Volume>51</b:Volume>
    <b:Issue>3</b:Issue>
    <b:Pages>651-662</b:Pages>
    <b:RefOrder>53</b:RefOrder>
  </b:Source>
  <b:Source>
    <b:Tag>Syp08</b:Tag>
    <b:SourceType>JournalArticle</b:SourceType>
    <b:Author>
      <b:Author>
        <b:NameList>
          <b:Person>
            <b:Last>Syphard</b:Last>
            <b:First>A.</b:First>
            <b:Middle>D.</b:Middle>
          </b:Person>
          <b:Person>
            <b:Last>Radeloff</b:Last>
            <b:First>V.</b:First>
            <b:Middle>C.</b:Middle>
          </b:Person>
          <b:Person>
            <b:Last>Keeley</b:Last>
            <b:First>J.</b:First>
            <b:Middle>E.</b:Middle>
          </b:Person>
          <b:Person>
            <b:Last>Hawbaker</b:Last>
            <b:First>T.</b:First>
            <b:Middle>J.</b:Middle>
          </b:Person>
          <b:Person>
            <b:Last>Clayton</b:Last>
            <b:First>M.</b:First>
            <b:Middle>K.</b:Middle>
          </b:Person>
          <b:Person>
            <b:Last>Stewart</b:Last>
            <b:First>S.</b:First>
            <b:Middle>I.</b:Middle>
          </b:Person>
          <b:Person>
            <b:Last>Hammer</b:Last>
            <b:First>R.</b:First>
            <b:Middle>B.</b:Middle>
          </b:Person>
        </b:NameList>
      </b:Author>
    </b:Author>
    <b:Title>Predicting spatial patterns of fire on a southern California landscape</b:Title>
    <b:Year>2008</b:Year>
    <b:JournalName>Int. J. Wildland Fire</b:JournalName>
    <b:Volume>17</b:Volume>
    <b:Issue>5</b:Issue>
    <b:Pages>602-613</b:Pages>
    <b:RefOrder>52</b:RefOrder>
  </b:Source>
  <b:Source>
    <b:Tag>Van87</b:Tag>
    <b:SourceType>Report</b:SourceType>
    <b:Author>
      <b:Author>
        <b:NameList>
          <b:Person>
            <b:Last>Van Wagner</b:Last>
            <b:First>C.</b:First>
            <b:Middle>E.</b:Middle>
          </b:Person>
        </b:NameList>
      </b:Author>
    </b:Author>
    <b:Title>Development and structure of the Canadian Forest Fire Weather Index System</b:Title>
    <b:Year>1987</b:Year>
    <b:City>Ottawa, ON, Canada</b:City>
    <b:Institution>Canadian Forestry Service</b:Institution>
    <b:StandardNumber>Forestry Tech. Rep. 35</b:StandardNumber>
    <b:RefOrder>51</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50</b:RefOrder>
  </b:Source>
  <b:Source>
    <b:Tag>Byr59</b:Tag>
    <b:SourceType>BookSection</b:SourceType>
    <b:Author>
      <b:Author>
        <b:NameList>
          <b:Person>
            <b:Last>Byram</b:Last>
            <b:First>G.</b:First>
            <b:Middle>M.</b:Middle>
          </b:Person>
        </b:NameList>
      </b:Author>
      <b:Editor>
        <b:NameList>
          <b:Person>
            <b:Last>Davis</b:Last>
            <b:First>K.</b:First>
            <b:Middle>P.</b:Middle>
          </b:Person>
        </b:NameList>
      </b:Editor>
    </b:Author>
    <b:Title>Combustion of forest fuels</b:Title>
    <b:BookTitle>Forest Fire: Control and Use</b:BookTitle>
    <b:Year>1959</b:Year>
    <b:City>New York, NY, USA</b:City>
    <b:Publisher>McGraw-Hill</b:Publisher>
    <b:Pages>61-89</b:Pages>
    <b:RefOrder>49</b:RefOrder>
  </b:Source>
</b:Sources>
</file>

<file path=customXml/item3.xml><?xml version="1.0" encoding="utf-8"?>
<b:Sources xmlns:b="http://schemas.openxmlformats.org/officeDocument/2006/bibliography" xmlns="http://schemas.openxmlformats.org/officeDocument/2006/bibliography" SelectedStyle="\IEEE2006OfficeOnline.xsl" StyleName="IEEE">
  <b:Source>
    <b:Tag>Jol15</b:Tag>
    <b:SourceType>JournalArticle</b:SourceType>
    <b:Author>
      <b:Author>
        <b:NameList>
          <b:Person>
            <b:Last>Jolly</b:Last>
            <b:First>W</b:First>
            <b:Middle>M</b:Middle>
          </b:Person>
        </b:NameList>
      </b:Author>
    </b:Author>
    <b:Title>Climate-induced variations in global wildfire danger from 1979 to 2013</b:Title>
    <b:Year>2015</b:Year>
    <b:JournalName>Nature Communications</b:JournalName>
    <b:Volume>6</b:Volume>
    <b:RefOrder>2</b:RefOrder>
  </b:Source>
  <b:Source>
    <b:Tag>Shi02</b:Tag>
    <b:SourceType>JournalArticle</b:SourceType>
    <b:Author>
      <b:Author>
        <b:NameList>
          <b:Person>
            <b:Last>Shim</b:Last>
            <b:First>J</b:First>
            <b:Middle>P</b:Middle>
          </b:Person>
        </b:NameList>
      </b:Author>
    </b:Author>
    <b:Title>Past, present, and future of decision support technology</b:Title>
    <b:Year>2002</b:Year>
    <b:JournalName>Decision Support Systems</b:JournalName>
    <b:Volume>33</b:Volume>
    <b:Issue>2</b:Issue>
    <b:Pages>111-126</b:Pages>
    <b:RefOrder>3</b:RefOrder>
  </b:Source>
  <b:Source>
    <b:Tag>EMDAT</b:Tag>
    <b:SourceType>Report</b:SourceType>
    <b:Author>
      <b:Author>
        <b:NameList>
          <b:Person>
            <b:Last>CRED</b:Last>
          </b:Person>
          <b:Person>
            <b:Last>UCLouvain</b:Last>
          </b:Person>
        </b:NameList>
      </b:Author>
    </b:Author>
    <b:Title>EM-DAT, The International Disaster Database</b:Title>
    <b:Year>2024</b:Year>
    <b:City>Brussels, Belgium</b:City>
    <b:Institution>CRED, UCLouvain</b:Institution>
    <b:RefOrder>1</b:RefOrder>
  </b:Source>
  <b:Source>
    <b:Tag>Noo11</b:Tag>
    <b:SourceType>JournalArticle</b:SourceType>
    <b:Author>
      <b:Author>
        <b:NameList>
          <b:Person>
            <b:Last>Noonan-Wright</b:Last>
            <b:First>E</b:First>
            <b:Middle>K</b:Middle>
          </b:Person>
        </b:NameList>
      </b:Author>
    </b:Author>
    <b:Title>Developing the U.S. Wildland Fire Decision Support System</b:Title>
    <b:Year>2011</b:Year>
    <b:JournalName>Journal of Combustion</b:JournalName>
    <b:Volume>2011</b:Volume>
    <b:RefOrder>5</b:RefOrder>
  </b:Source>
  <b:Source>
    <b:Tag>Fin06</b:Tag>
    <b:SourceType>ConferenceProceedings</b:SourceType>
    <b:Author>
      <b:Author>
        <b:NameList>
          <b:Person>
            <b:Last>Finney</b:Last>
            <b:First>M</b:First>
            <b:Middle>A</b:Middle>
          </b:Person>
        </b:NameList>
      </b:Author>
    </b:Author>
    <b:Title>An overview of FlamMap fire modeling capabilities</b:Title>
    <b:Year>2006</b:Year>
    <b:ConferenceName>Fuels Management - How to Measure Success, USDA Forest Service Proc. RMRS-P-41</b:ConferenceName>
    <b:Pages>213-220</b:Pages>
    <b:RefOrder>6</b:RefOrder>
  </b:Source>
  <b:Source>
    <b:Tag>Rot72</b:Tag>
    <b:SourceType>Report</b:SourceType>
    <b:Author>
      <b:Author>
        <b:NameList>
          <b:Person>
            <b:Last>Rothermel</b:Last>
            <b:First>R</b:First>
            <b:Middle>C</b:Middle>
          </b:Person>
        </b:NameList>
      </b:Author>
    </b:Author>
    <b:Title>A mathematical model for predicting fire spread in wildland fuels</b:Title>
    <b:Year>1972</b:Year>
    <b:Institution>USDA Forest Service</b:Institution>
    <b:Department>Res. Paper INT-115</b:Department>
    <b:RefOrder>7</b:RefOrder>
  </b:Source>
  <b:Source>
    <b:Tag>Zho19</b:Tag>
    <b:SourceType>JournalArticle</b:SourceType>
    <b:Author>
      <b:Author>
        <b:NameList>
          <b:Person>
            <b:Last>Zhou</b:Last>
            <b:First>S</b:First>
          </b:Person>
          <b:Person>
            <b:Last>Erdogan</b:Last>
            <b:First>A</b:First>
          </b:Person>
        </b:NameList>
      </b:Author>
    </b:Author>
    <b:Title>A spatial optimization model for resource allocation for wildfire suppression and resident evacuation</b:Title>
    <b:Year>2019</b:Year>
    <b:JournalName>Computers &amp; Industrial Engineering</b:JournalName>
    <b:Volume>138</b:Volume>
    <b:RefOrder>8</b:RefOrder>
  </b:Source>
  <b:Source>
    <b:Tag>Tri00</b:Tag>
    <b:SourceType>Book</b:SourceType>
    <b:Author>
      <b:Author>
        <b:NameList>
          <b:Person>
            <b:Last>Triantaphyllou</b:Last>
            <b:First>E</b:First>
          </b:Person>
        </b:NameList>
      </b:Author>
    </b:Author>
    <b:Title>Multi-Criteria Decision Making Methods: A Comparative Study</b:Title>
    <b:Year>2000</b:Year>
    <b:Publisher>Kluwer</b:Publisher>
    <b:City>Dordrecht</b:City>
    <b:RefOrder>10</b:RefOrder>
  </b:Source>
  <b:Source>
    <b:Tag>Huo22</b:Tag>
    <b:SourceType>JournalArticle</b:SourceType>
    <b:Author>
      <b:Author>
        <b:NameList>
          <b:Person>
            <b:Last>Huot</b:Last>
            <b:First>F</b:First>
          </b:Person>
        </b:NameList>
      </b:Author>
    </b:Author>
    <b:Title>Next day wildfire spread: A machine learning dataset to predict wildfire spreading from remote-sensing data</b:Title>
    <b:Year>2022</b:Year>
    <b:JournalName>IEEE Transactions on Geoscience and Remote Sensing</b:JournalName>
    <b:Volume>60</b:Volume>
    <b:Pages>1-13</b:Pages>
    <b:RefOrder>12</b:RefOrder>
  </b:Source>
  <b:Source>
    <b:Tag>Orp25</b:Tag>
    <b:SourceType>JournalArticle</b:SourceType>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Year>2025</b:Year>
    <b:JournalName>Algorithms</b:JournalName>
    <b:Volume>18</b:Volume>
    <b:Issue>11</b:Issue>
    <b:RefOrder>9</b:RefOrder>
  </b:Source>
  <b:Source>
    <b:Tag>Lou21</b:Tag>
    <b:SourceType>JournalArticle</b:SourceType>
    <b:Author>
      <b:Author>
        <b:NameList>
          <b:Person>
            <b:Last>Lourenco</b:Last>
            <b:First>M</b:First>
          </b:Person>
          <b:Person>
            <b:Last>Oliveira</b:Last>
            <b:First>L</b:First>
            <b:Middle>B</b:Middle>
          </b:Person>
          <b:Person>
            <b:Last>Mora</b:Last>
            <b:First>A</b:First>
          </b:Person>
        </b:NameList>
      </b:Author>
    </b:Author>
    <b:Title>An integrated decision support system for improving wildfire suppression management</b:Title>
    <b:Year>2021</b:Year>
    <b:JournalName>ISPRS International Journal of Geo-Information</b:JournalName>
    <b:Volume>10</b:Volume>
    <b:Issue>8</b:Issue>
    <b:RefOrder>11</b:RefOrder>
  </b:Source>
  <b:Source>
    <b:Tag>Tho11</b:Tag>
    <b:SourceType>JournalArticle</b:SourceType>
    <b:Author>
      <b:Author>
        <b:NameList>
          <b:Person>
            <b:Last>Thompson</b:Last>
            <b:First>M</b:First>
            <b:Middle>P</b:Middle>
          </b:Person>
          <b:Person>
            <b:Last>Calkin</b:Last>
            <b:First>D</b:First>
            <b:Middle>E</b:Middle>
          </b:Person>
        </b:NameList>
      </b:Author>
    </b:Author>
    <b:Title>Uncertainty and risk in wildland fire management: A review</b:Title>
    <b:Year>2011</b:Year>
    <b:JournalName>Journal of Environmental Management</b:JournalName>
    <b:Volume>92</b:Volume>
    <b:Issue>8</b:Issue>
    <b:Pages>1895-1909</b:Pages>
    <b:RefOrder>23</b:RefOrder>
  </b:Source>
  <b:Source>
    <b:Tag>Lun17</b:Tag>
    <b:SourceType>ConferenceProceedings</b:SourceType>
    <b:Author>
      <b:Author>
        <b:NameList>
          <b:Person>
            <b:Last>Lundberg</b:Last>
            <b:First>S</b:First>
            <b:Middle>M</b:Middle>
          </b:Person>
          <b:Person>
            <b:Last>Lee</b:Last>
            <b:First>S</b:First>
            <b:Middle>I</b:Middle>
          </b:Person>
        </b:NameList>
      </b:Author>
    </b:Author>
    <b:Title>A unified approach to interpreting model predictions</b:Title>
    <b:Year>2017</b:Year>
    <b:ConferenceName>Advances in Neural Information Processing Systems (NeurIPS)</b:ConferenceName>
    <b:Pages>4765-4774</b:Pages>
    <b:RefOrder>26</b:RefOrder>
  </b:Source>
  <b:Source>
    <b:Tag>Rib16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Year>2016</b:Year>
    <b:ConferenceName>Proc. ACM SIGKDD</b:ConferenceName>
    <b:Pages>1135-1144</b:Pages>
    <b:RefOrder>27</b:RefOrder>
  </b:Source>
  <b:Source>
    <b:Tag>Kae98</b:Tag>
    <b:SourceType>JournalArticle</b:SourceType>
    <b:Author>
      <b:Author>
        <b:NameList>
          <b:Person>
            <b:Last>Kaelbling</b:Last>
            <b:First>L</b:First>
            <b:Middle>P</b:Middle>
          </b:Person>
          <b:Person>
            <b:Last>Littman</b:Last>
            <b:First>M</b:First>
            <b:Middle>L</b:Middle>
          </b:Person>
          <b:Person>
            <b:Last>Cassandra</b:Last>
            <b:First>A</b:First>
            <b:Middle>R</b:Middle>
          </b:Person>
        </b:NameList>
      </b:Author>
    </b:Author>
    <b:Title>Planning and acting in partially observable stochastic domains</b:Title>
    <b:Year>1998</b:Year>
    <b:JournalName>Artificial Intelligence</b:JournalName>
    <b:Volume>101</b:Volume>
    <b:Pages>99-134</b:Pages>
    <b:RefOrder>24</b:RefOrder>
  </b:Source>
  <b:Source>
    <b:Tag>Sha76</b:Tag>
    <b:SourceType>Book</b:SourceType>
    <b:Author>
      <b:Author>
        <b:NameList>
          <b:Person>
            <b:Last>Shafer</b:Last>
            <b:First>G</b:First>
          </b:Person>
        </b:NameList>
      </b:Author>
    </b:Author>
    <b:Title>A Mathematical Theory of Evidence</b:Title>
    <b:Year>1976</b:Year>
    <b:Publisher>Princeton University Press</b:Publisher>
    <b:City>Princeton, NJ</b:City>
    <b:RefOrder>22</b:RefOrder>
  </b:Source>
  <b:Source>
    <b:Tag>Zad65</b:Tag>
    <b:SourceType>JournalArticle</b:SourceType>
    <b:Author>
      <b:Author>
        <b:NameList>
          <b:Person>
            <b:Last>Zadeh</b:Last>
            <b:First>L</b:First>
            <b:Middle>A</b:Middle>
          </b:Person>
        </b:NameList>
      </b:Author>
    </b:Author>
    <b:Title>Fuzzy sets</b:Title>
    <b:Year>1965</b:Year>
    <b:JournalName>Information and Control</b:JournalName>
    <b:Volume>8</b:Volume>
    <b:Issue>3</b:Issue>
    <b:Pages>338-353</b:Pages>
    <b:RefOrder>29</b:RefOrder>
  </b:Source>
  <b:Source>
    <b:Tag>Mam75</b:Tag>
    <b:SourceType>JournalArticle</b:SourceType>
    <b:Author>
      <b:Author>
        <b:NameList>
          <b:Person>
            <b:Last>Mamdani</b:Last>
            <b:First>E</b:First>
            <b:Middle>H</b:Middle>
          </b:Person>
          <b:Person>
            <b:Last>Assilian</b:Last>
            <b:First>S</b:First>
          </b:Person>
        </b:NameList>
      </b:Author>
    </b:Author>
    <b:Title>An experiment in linguistic synthesis with a fuzzy logic controller</b:Title>
    <b:Year>1975</b:Year>
    <b:JournalName>International Journal of Man-Machine Studies</b:JournalName>
    <b:Volume>7</b:Volume>
    <b:Issue>1</b:Issue>
    <b:Pages>1-13</b:Pages>
    <b:RefOrder>31</b:RefOrder>
  </b:Source>
  <b:Source>
    <b:Tag>Tsa09</b:Tag>
    <b:SourceType>ConferenceProceedings</b:SourceType>
    <b:Author>
      <b:Author>
        <b:NameList>
          <b:Person>
            <b:Last>Tsataltzinos</b:Last>
            <b:First>T</b:First>
          </b:Person>
          <b:Person>
            <b:Last>Iliadis</b:Last>
            <b:First>L</b:First>
          </b:Person>
          <b:Person>
            <b:Last>Spartalis</b:Last>
            <b:First>S</b:First>
          </b:Person>
        </b:NameList>
      </b:Author>
    </b:Author>
    <b:Title>An intelligent fuzzy inference system for risk estimation: The case of forest fires in Greece</b:Title>
    <b:Year>2009</b:Year>
    <b:ConferenceName>IFIP AIAI</b:ConferenceName>
    <b:Pages>303-310</b:Pages>
    <b:RefOrder>32</b:RefOrder>
  </b:Source>
  <b:Source>
    <b:Tag>Woo09</b:Tag>
    <b:SourceType>Book</b:SourceType>
    <b:Author>
      <b:Author>
        <b:NameList>
          <b:Person>
            <b:Last>Wooldridge</b:Last>
            <b:First>M</b:First>
          </b:Person>
        </b:NameList>
      </b:Author>
    </b:Author>
    <b:Title>An Introduction to MultiAgent Systems</b:Title>
    <b:Year>2009</b:Year>
    <b:Publisher>Wiley</b:Publisher>
    <b:City>Chichester, U.K.</b:City>
    <b:RefOrder>40</b:RefOrder>
  </b:Source>
  <b:Source>
    <b:Tag>Raj91</b:Tag>
    <b:SourceType>JournalArticle</b:SourceType>
    <b:Author>
      <b:Author>
        <b:NameList>
          <b:Person>
            <b:Last>Raju</b:Last>
            <b:First>G</b:First>
            <b:Middle>V</b:Middle>
          </b:Person>
          <b:Person>
            <b:Last>Zhou</b:Last>
            <b:First>J</b:First>
          </b:Person>
          <b:Person>
            <b:Last>Kisner</b:Last>
            <b:First>R</b:First>
            <b:Middle>A</b:Middle>
          </b:Person>
        </b:NameList>
      </b:Author>
    </b:Author>
    <b:Title>Hierarchical fuzzy control</b:Title>
    <b:Year>1991</b:Year>
    <b:JournalName>International Journal of Control</b:JournalName>
    <b:Volume>54</b:Volume>
    <b:Issue>5</b:Issue>
    <b:Pages>1201-1216</b:Pages>
    <b:RefOrder>41</b:RefOrder>
  </b:Source>
  <b:Source>
    <b:Tag>Sim56</b:Tag>
    <b:SourceType>JournalArticle</b:SourceType>
    <b:Author>
      <b:Author>
        <b:NameList>
          <b:Person>
            <b:Last>Simon</b:Last>
            <b:First>H</b:First>
            <b:Middle>A</b:Middle>
          </b:Person>
        </b:NameList>
      </b:Author>
    </b:Author>
    <b:Title>Rational choice and the structure of the environment</b:Title>
    <b:Year>1956</b:Year>
    <b:JournalName>Psychological Review</b:JournalName>
    <b:Volume>63</b:Volume>
    <b:Issue>2</b:Issue>
    <b:Pages>129-138</b:Pages>
    <b:RefOrder>38</b:RefOrder>
  </b:Source>
  <b:Source>
    <b:Tag>Men95</b:Tag>
    <b:SourceType>JournalArticle</b:SourceType>
    <b:Author>
      <b:Author>
        <b:NameList>
          <b:Person>
            <b:Last>Mendel</b:Last>
            <b:First>J</b:First>
            <b:Middle>M</b:Middle>
          </b:Person>
        </b:NameList>
      </b:Author>
    </b:Author>
    <b:Title>Fuzzy logic systems for engineering: a tutorial</b:Title>
    <b:Year>1995</b:Year>
    <b:JournalName>Proceedings of the IEEE</b:JournalName>
    <b:Volume>83</b:Volume>
    <b:Issue>3</b:Issue>
    <b:Pages>345-377</b:Pages>
    <b:RefOrder>35</b:RefOrder>
  </b:Source>
  <b:Source>
    <b:Tag>Zad73</b:Tag>
    <b:SourceType>JournalArticle</b:SourceType>
    <b:Author>
      <b:Author>
        <b:NameList>
          <b:Person>
            <b:Last>Zadeh</b:Last>
            <b:First>L</b:First>
            <b:Middle>A</b:Middle>
          </b:Person>
        </b:NameList>
      </b:Author>
    </b:Author>
    <b:Title>Outline of a new approach to the analysis of complex systems and decision processes</b:Title>
    <b:Year>1973</b:Year>
    <b:JournalName>IEEE Transactions on Systems, Man, and Cybernetics</b:JournalName>
    <b:Volume>SMC-3</b:Volume>
    <b:Issue>1</b:Issue>
    <b:Pages>28-44</b:Pages>
    <b:RefOrder>30</b:RefOrder>
  </b:Source>
  <b:Source>
    <b:Tag>Dub25</b:Tag>
    <b:SourceType>JournalArticle</b:SourceType>
    <b:Author>
      <b:Author>
        <b:NameList>
          <b:Person>
            <b:Last>Dubey</b:Last>
            <b:First>P</b:First>
          </b:Person>
        </b:NameList>
      </b:Author>
    </b:Author>
    <b:Title>Bridging spatiotemporal wildfire prediction and decision modeling using transformer networks and fuzzy inference systems</b:Title>
    <b:Year>2025</b:Year>
    <b:JournalName>MethodsX</b:JournalName>
    <b:Volume>15</b:Volume>
    <b:Guid>{86684C98-D5A7-486C-B46D-E5A4618AE6AF}</b:Guid>
    <b:RefOrder>17</b:RefOrder>
  </b:Source>
  <b:Source>
    <b:Tag>Vir18</b:Tag>
    <b:SourceType>ConferenceProceedings</b:SourceType>
    <b:Author>
      <b:Author>
        <b:NameList>
          <b:Person>
            <b:Last>Virmaux</b:Last>
            <b:First>A</b:First>
          </b:Person>
          <b:Person>
            <b:Last>Scaman</b:Last>
            <b:First>K</b:First>
          </b:Person>
        </b:NameList>
      </b:Author>
    </b:Author>
    <b:Title>Lipschitz regularity of deep neural networks: Analysis and efficient estimation</b:Title>
    <b:Year>2018</b:Year>
    <b:ConferenceName>NeurIPS</b:ConferenceName>
    <b:Pages>3835-3844</b:Pages>
    <b:RefOrder>56</b:RefOrder>
  </b:Source>
  <b:Source>
    <b:Tag>Koh20</b:Tag>
    <b:SourceType>ConferenceProceedings</b:SourceType>
    <b:Author>
      <b:Author>
        <b:NameList>
          <b:Person>
            <b:Last>Koh</b:Last>
            <b:First>P</b:First>
            <b:Middle>W</b:Middle>
          </b:Person>
        </b:NameList>
      </b:Author>
    </b:Author>
    <b:Title>Concept bottleneck models</b:Title>
    <b:Year>2020</b:Year>
    <b:ConferenceName>Proc. 37th Int. Conf. Machine Learning (ICML)</b:ConferenceName>
    <b:Volume>119</b:Volume>
    <b:Pages>5338-5348</b:Pages>
    <b:RefOrder>28</b:RefOrder>
  </b:Source>
  <b:Source>
    <b:Tag>Akh24</b:Tag>
    <b:SourceType>JournalArticle</b:SourceType>
    <b:Author>
      <b:Author>
        <b:NameList>
          <b:Person>
            <b:Last>Akhloufi</b:Last>
            <b:First>M</b:First>
            <b:Middle>A</b:Middle>
          </b:Person>
        </b:NameList>
      </b:Author>
    </b:Author>
    <b:Title>Machine learning and deep learning for wildfire spread prediction: A review</b:Title>
    <b:Year>2024</b:Year>
    <b:JournalName>Fire</b:JournalName>
    <b:Volume>7</b:Volume>
    <b:Issue>12</b:Issue>
    <b:Pages>482</b:Pages>
    <b:RefOrder>13</b:RefOrder>
  </b:Source>
  <b:Source>
    <b:Tag>Bor22</b:Tag>
    <b:SourceType>JournalArticle</b:SourceType>
    <b:Author>
      <b:Author>
        <b:NameList>
          <b:Person>
            <b:Last>Borges</b:Last>
            <b:First>J</b:First>
            <b:Middle>G</b:Middle>
          </b:Person>
        </b:NameList>
      </b:Author>
    </b:Author>
    <b:Title>A systematic review of applications of machine learning techniques for wildfire management decision support</b:Title>
    <b:Year>2022</b:Year>
    <b:JournalName>Inventions</b:JournalName>
    <b:Volume>7</b:Volume>
    <b:Issue>1</b:Issue>
    <b:Pages>15</b:Pages>
    <b:RefOrder>14</b:RefOrder>
  </b:Source>
  <b:Source>
    <b:Tag>Fol99</b:Tag>
    <b:SourceType>Book</b:SourceType>
    <b:Guid>{73CF61FA-5A37-42F1-8C59-DDE7EADBE0E5}</b:Guid>
    <b:Author>
      <b:Author>
        <b:NameList>
          <b:Person>
            <b:Last>Folland</b:Last>
            <b:First>G.</b:First>
            <b:Middle>B.</b:Middle>
          </b:Person>
        </b:NameList>
      </b:Author>
    </b:Author>
    <b:Title>Real Analysis: Modern Techniques and Their Applications</b:Title>
    <b:Year>1999</b:Year>
    <b:Publisher>Wiley</b:Publisher>
    <b:City>New York, NY, USA</b:City>
    <b:RefOrder>57</b:RefOrder>
  </b:Source>
  <b:Source>
    <b:Tag>Eur21</b:Tag>
    <b:SourceType>Report</b:SourceType>
    <b:Guid>{FEC662D6-8D65-4E48-BEBE-C09F43AAD846}</b:Guid>
    <b:Title>TEAMAWARE</b:Title>
    <b:Year>2021</b:Year>
    <b:URL>https://cordis.europa.eu/project/id/101019808</b:URL>
    <b:Author>
      <b:Author>
        <b:Corporate>European Commission</b:Corporate>
      </b:Author>
    </b:Author>
    <b:Publisher>Horizon 2020 Programme, Grant Agreement No. 101019808</b:Publisher>
    <b:RefOrder>42</b:RefOrder>
  </b:Source>
  <b:Source>
    <b:Tag>Tak85</b:Tag>
    <b:SourceType>JournalArticle</b:SourceType>
    <b:Guid>{2644A245-7EBC-4268-82E3-95AA660C3936}</b:Guid>
    <b:Title>Fuzzy identification of systems and its applications to modeling and control</b:Title>
    <b:Year>1985</b:Year>
    <b:JournalName>IEEE transactions on systems, man, and cybernetics</b:JournalName>
    <b:Pages>116-132</b:Pages>
    <b:Volume>1</b:Volume>
    <b:Author>
      <b:Author>
        <b:NameList>
          <b:Person>
            <b:Last>Takagi</b:Last>
            <b:First>T</b:First>
          </b:Person>
          <b:Person>
            <b:Last>Sugeno</b:Last>
            <b:First>M</b:First>
          </b:Person>
        </b:NameList>
      </b:Author>
    </b:Author>
    <b:RefOrder>33</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19</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18</b:RefOrder>
  </b:Source>
  <b:Source>
    <b:Tag>OMa24</b:Tag>
    <b:SourceType>JournalArticle</b:SourceType>
    <b:Author>
      <b:Author>
        <b:NameList>
          <b:Person>
            <b:Last>O’Mara</b:Last>
            <b:First>T.</b:First>
          </b:Person>
          <b:Person>
            <b:Last>Sánchez Meador</b:Last>
            <b:First>A.</b:First>
            <b:Middle>S.</b:Middle>
          </b:Person>
          <b:Person>
            <b:Last>Colavito</b:Last>
            <b:First>M.</b:First>
          </b:Person>
          <b:Person>
            <b:Last>Waltz</b:Last>
            <b:First>A.</b:First>
          </b:Person>
          <b:Person>
            <b:Last>Barton</b:Last>
            <b:First>E.</b:First>
          </b:Person>
        </b:NameList>
      </b:Author>
    </b:Author>
    <b:Title>Navigating the evolving landscape of wildfire management: A systematic review of decision support tools</b:Title>
    <b:JournalName>Trees, Forests and People</b:JournalName>
    <b:Year>2024</b:Year>
    <b:Volume>16</b:Volume>
    <b:RefOrder>21</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34</b:RefOrder>
  </b:Source>
  <b:Source>
    <b:Tag>Mur24</b:Tag>
    <b:SourceType>Report</b:SourceType>
    <b:Author>
      <b:Author>
        <b:NameList>
          <b:Person>
            <b:Last>Murray</b:Last>
            <b:First>L.</b:First>
          </b:Person>
          <b:Person>
            <b:Last>Castillo</b:Last>
            <b:First>T.</b:First>
          </b:Person>
          <b:Person>
            <b:Last>Carrasco</b:Last>
            <b:First>J.</b:First>
          </b:Person>
          <b:Person>
            <b:Last>Weintraub</b:Last>
            <b:First>A.</b:First>
          </b:Person>
          <b:Person>
            <b:Last>Weber</b:Last>
            <b:First>R.</b:First>
          </b:Person>
          <b:Person>
            <b:Last>de Diego</b:Last>
            <b:First>I.</b:First>
            <b:Middle>M.</b:Middle>
          </b:Person>
        </b:NameList>
      </b:Author>
    </b:Author>
    <b:Title>Advancing forest fire prevention: Deep reinforcement learning for effective firebreak placement</b:Title>
    <b:Publisher>arXiv:2404.08523</b:Publisher>
    <b:Year>2024</b:Year>
    <b:RefOrder>37</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36</b:RefOrder>
  </b:Source>
  <b:Source>
    <b:Tag>Bel09</b:Tag>
    <b:SourceType>JournalArticle</b:SourceType>
    <b:Author>
      <b:Author>
        <b:NameList>
          <b:Person>
            <b:Last>Beldek</b:Last>
            <b:First>U.</b:First>
          </b:Person>
          <b:Person>
            <b:Last>Leblebicioğlu</b:Last>
            <b:First>K.</b:First>
          </b:Person>
        </b:NameList>
      </b:Author>
    </b:Author>
    <b:Title>Local decision making and decision fusion in hierarchical levels</b:Title>
    <b:JournalName>TOP</b:JournalName>
    <b:Year>2009</b:Year>
    <b:Volume>17</b:Volume>
    <b:Issue>1</b:Issue>
    <b:Pages>44-69</b:Pages>
    <b:RefOrder>39</b:RefOrder>
  </b:Source>
  <b:Source>
    <b:Tag>Wal91</b:Tag>
    <b:SourceType>Book</b:SourceType>
    <b:Author>
      <b:Author>
        <b:NameList>
          <b:Person>
            <b:Last>Walley</b:Last>
            <b:First>P.</b:First>
          </b:Person>
        </b:NameList>
      </b:Author>
    </b:Author>
    <b:Title>Statistical Reasoning with Imprecise Probabilities</b:Title>
    <b:Publisher>Chapman &amp; Hall</b:Publisher>
    <b:City>London, U.K.</b:City>
    <b:Year>1991</b:Year>
    <b:RefOrder>25</b:RefOrder>
  </b:Source>
  <b:Source>
    <b:Tag>Kos24</b:Tag>
    <b:SourceType>JournalArticle</b:SourceType>
    <b:Author>
      <b:Author>
        <b:NameList>
          <b:Person>
            <b:Last>Kostopoulos</b:Last>
            <b:First>G.</b:First>
          </b:Person>
          <b:Person>
            <b:Last>Davrazos</b:Last>
            <b:First>G.</b:First>
          </b:Person>
          <b:Person>
            <b:Last>Kotsiantis</b:Last>
            <b:First>S.</b:First>
          </b:Person>
        </b:NameList>
      </b:Author>
    </b:Author>
    <b:Title>Explainable Artificial Intelligence-Based Decision Support Systems: A Recent Review</b:Title>
    <b:JournalName>Electronics</b:JournalName>
    <b:Year>2024</b:Year>
    <b:Volume>13</b:Volume>
    <b:Issue>14</b:Issue>
    <b:Pages>2842</b:Pages>
    <b:RefOrder>4</b:RefOrder>
  </b:Source>
  <b:Source>
    <b:Tag>Els25</b:Tag>
    <b:SourceType>JournalArticle</b:SourceType>
    <b:Author>
      <b:Author>
        <b:NameList>
          <b:Person>
            <b:Last>Elshewey</b:Last>
            <b:First>A.</b:First>
            <b:Middle>M.</b:Middle>
          </b:Person>
          <b:Person>
            <b:Last>Osman</b:Last>
            <b:First>A.</b:First>
            <b:Middle>M.</b:Middle>
          </b:Person>
          <b:Person>
            <b:Last>Youssef</b:Last>
            <b:First>R.</b:First>
            <b:Middle>Y.</b:Middle>
          </b:Person>
        </b:NameList>
      </b:Author>
    </b:Author>
    <b:Title>Enhancing forest fires classification using a hybrid convolutional and BiLSTM deep learning model</b:Title>
    <b:JournalName>Modeling Earth Systems and Environment</b:JournalName>
    <b:Year>2025</b:Year>
    <b:Volume>11</b:Volume>
    <b:Pages>379</b:Pages>
    <b:RefOrder>16</b:RefOrder>
  </b:Source>
  <b:Source>
    <b:Tag>Sha24</b:Tag>
    <b:SourceType>JournalArticle</b:SourceType>
    <b:Author>
      <b:Author>
        <b:NameList>
          <b:Person>
            <b:Last>Shadrin</b:Last>
            <b:First>D.</b:First>
          </b:Person>
          <b:Person>
            <b:Last>Illarionova</b:Last>
            <b:First>S.</b:First>
          </b:Person>
          <b:Person>
            <b:Last>Gubanov</b:Last>
            <b:First>F.</b:First>
          </b:Person>
          <b:Person>
            <b:Last>Evteeva</b:Last>
            <b:First>K.</b:First>
          </b:Person>
          <b:Person>
            <b:Last>Mironenko</b:Last>
            <b:First>M.</b:First>
          </b:Person>
          <b:Person>
            <b:Last>Levchunets</b:Last>
            <b:First>I.</b:First>
          </b:Person>
          <b:Person>
            <b:Last>Belousov</b:Last>
            <b:First>R.</b:First>
          </b:Person>
          <b:Person>
            <b:Last>Burnaev</b:Last>
            <b:First>E.</b:First>
          </b:Person>
        </b:NameList>
      </b:Author>
    </b:Author>
    <b:Title>Wildfire spreading prediction using multimodal data and deep neural network approach</b:Title>
    <b:JournalName>Scientific Reports</b:JournalName>
    <b:Year>2024</b:Year>
    <b:Volume>14</b:Volume>
    <b:Pages>2606</b:Pages>
    <b:RefOrder>15</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20</b:RefOrder>
  </b:Source>
  <b:Source>
    <b:Tag>Sah14</b:Tag>
    <b:SourceType>JournalArticle</b:SourceType>
    <b:Author>
      <b:Author>
        <b:NameList>
          <b:Person>
            <b:Last>Şahin</b:Last>
            <b:First>A.</b:First>
          </b:Person>
          <b:Person>
            <b:Last>Leblebicioğlu</b:Last>
            <b:First>K.</b:First>
          </b:Person>
        </b:NameList>
      </b:Author>
    </b:Author>
    <b:Title>Approximating the optimal mapping for weapon target assignment by fuzzy reasoning</b:Title>
    <b:JournalName>Information Sciences</b:JournalName>
    <b:Year>2014</b:Year>
    <b:Volume>255</b:Volume>
    <b:Pages>30-44</b:Pages>
    <b:RefOrder>58</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59</b:RefOrder>
  </b:Source>
  <b:Source>
    <b:Tag>Tu23</b:Tag>
    <b:SourceType>JournalArticle</b:SourceType>
    <b:Author>
      <b:Author>
        <b:NameList>
          <b:Person>
            <b:Last>Tu</b:Last>
            <b:First>Y.</b:First>
          </b:Person>
          <b:Person>
            <b:Last>Ma</b:Last>
            <b:First>Z.</b:First>
          </b:Person>
          <b:Person>
            <b:Last>Liu</b:Last>
            <b:First>J.</b:First>
          </b:Person>
          <b:Person>
            <b:Last>Zhou</b:Last>
            <b:First>X.</b:First>
          </b:Person>
        </b:NameList>
      </b:Author>
    </b:Author>
    <b:Title>Enhancing fuzzy evidential reasoning approach using a dynamic adjustment mechanism and new rule-based transformation for engineering emergency response evaluation</b:Title>
    <b:JournalName>Engineering Applications of Artificial Intelligence</b:JournalName>
    <b:Year>2023</b:Year>
    <b:RefOrder>60</b:RefOrder>
  </b:Source>
  <b:Source>
    <b:Tag>Mar07</b:Tag>
    <b:SourceType>BookSection</b:SourceType>
    <b:Author>
      <b:Author>
        <b:NameList>
          <b:Person>
            <b:Last>Martell</b:Last>
            <b:First>D.</b:First>
            <b:Middle>L.</b:Middle>
          </b:Person>
        </b:NameList>
      </b:Author>
    </b:Author>
    <b:Title>Forest fire management: Current practices and new challenges for operational researchers</b:Title>
    <b:BookTitle>Handbook of Operations Research in Natural Resources</b:BookTitle>
    <b:Publisher>Springer</b:Publisher>
    <b:Year>2007</b:Year>
    <b:Pages>489-509</b:Pages>
    <b:RefOrder>43</b:RefOrder>
  </b:Source>
  <b:Source>
    <b:Tag>Kle17</b:Tag>
    <b:SourceType>Book</b:SourceType>
    <b:Author>
      <b:Author>
        <b:NameList>
          <b:Person>
            <b:Last>Klein</b:Last>
            <b:First>G.</b:First>
            <b:Middle>A.</b:Middle>
          </b:Person>
        </b:NameList>
      </b:Author>
    </b:Author>
    <b:Title>Sources of Power: How People Make Decisions, 20th Anniversary ed.</b:Title>
    <b:Publisher>MIT Press</b:Publisher>
    <b:City>Cambridge, MA, USA</b:City>
    <b:Year>2017</b:Year>
    <b:RefOrder>44</b:RefOrder>
  </b:Source>
  <b:Source>
    <b:Tag>Bel15</b:Tag>
    <b:SourceType>JournalArticle</b:SourceType>
    <b:Author>
      <b:Author>
        <b:NameList>
          <b:Person>
            <b:Last>Beldek</b:Last>
            <b:First>U.</b:First>
          </b:Person>
          <b:Person>
            <b:Last>Leblebicioğlu</b:Last>
            <b:First>K.</b:First>
          </b:Person>
        </b:NameList>
      </b:Author>
    </b:Author>
    <b:Title>A new systematic and flexible method for developing hierarchical decision-making models</b:Title>
    <b:JournalName>Turkish Journal of Electrical Engineering and Computer Sciences</b:JournalName>
    <b:Year>2015</b:Year>
    <b:Volume>23</b:Volume>
    <b:Issue>1</b:Issue>
    <b:Pages>279-297</b:Pages>
    <b:RefOrder>61</b:RefOrder>
  </b:Source>
  <b:Source>
    <b:Tag>Bel07</b:Tag>
    <b:SourceType>JournalArticle</b:SourceType>
    <b:Author>
      <b:Author>
        <b:NameList>
          <b:Person>
            <b:Last>Beldek</b:Last>
            <b:First>U.</b:First>
          </b:Person>
          <b:Person>
            <b:Last>Leblebicioğlu</b:Last>
            <b:First>K.</b:First>
          </b:Person>
        </b:NameList>
      </b:Author>
    </b:Author>
    <b:Title>Strategy creation, decomposition and distribution in particle navigation</b:Title>
    <b:JournalName>Information Sciences</b:JournalName>
    <b:Year>2007</b:Year>
    <b:Volume>177</b:Volume>
    <b:Issue>3</b:Issue>
    <b:Pages>755-770</b:Pages>
    <b:RefOrder>62</b:RefOrder>
  </b:Source>
  <b:Source>
    <b:Tag>Pap87</b:Tag>
    <b:SourceType>JournalArticle</b:SourceType>
    <b:Author>
      <b:Author>
        <b:NameList>
          <b:Person>
            <b:Last>Papadimitriou</b:Last>
            <b:First>C.</b:First>
            <b:Middle>H.</b:Middle>
          </b:Person>
          <b:Person>
            <b:Last>Tsitsiklis</b:Last>
            <b:First>J.</b:First>
            <b:Middle>N.</b:Middle>
          </b:Person>
        </b:NameList>
      </b:Author>
    </b:Author>
    <b:Title>The complexity of Markov decision processes</b:Title>
    <b:JournalName>Mathematics of Operations Research</b:JournalName>
    <b:Year>1987</b:Year>
    <b:Volume>12</b:Volume>
    <b:Issue>3</b:Issue>
    <b:Pages>441-450</b:Pages>
    <b:RefOrder>63</b:RefOrder>
  </b:Source>
  <b:Source>
    <b:Tag>Kle08</b:Tag>
    <b:SourceType>JournalArticle</b:SourceType>
    <b:Author>
      <b:Author>
        <b:NameList>
          <b:Person>
            <b:Last>Klein</b:Last>
            <b:First>G.</b:First>
          </b:Person>
        </b:NameList>
      </b:Author>
    </b:Author>
    <b:Title>Naturalistic decision making</b:Title>
    <b:Year>2008</b:Year>
    <b:JournalName>Hum. Factors</b:JournalName>
    <b:Volume>50</b:Volume>
    <b:Issue>3</b:Issue>
    <b:Pages>456-460</b:Pages>
    <b:RefOrder>55</b:RefOrder>
  </b:Source>
  <b:Source>
    <b:Tag>Rod14</b:Tag>
    <b:SourceType>JournalArticle</b:SourceType>
    <b:Author>
      <b:Author>
        <b:NameList>
          <b:Person>
            <b:Last>Rodriguez y Silva</b:Last>
            <b:First>F.</b:First>
          </b:Person>
          <b:Person>
            <b:Last>Molina</b:Last>
            <b:First>J.</b:First>
            <b:Middle>R.</b:Middle>
          </b:Person>
          <b:Person>
            <b:Last>Gonzalez-Caban</b:Last>
            <b:First>A.</b:First>
          </b:Person>
        </b:NameList>
      </b:Author>
    </b:Author>
    <b:Title>A methodology for determining operational priorities for prevention and suppression of wildland fires</b:Title>
    <b:Year>2014</b:Year>
    <b:JournalName>Int. J. Wildland Fire</b:JournalName>
    <b:Volume>23</b:Volume>
    <b:Issue>4</b:Issue>
    <b:Pages>544-554</b:Pages>
    <b:RefOrder>54</b:RefOrder>
  </b:Source>
  <b:Source>
    <b:Tag>Rad18</b:Tag>
    <b:SourceType>JournalArticle</b:SourceType>
    <b:Author>
      <b:Author>
        <b:NameList>
          <b:Person>
            <b:Last>Radeloff</b:Last>
            <b:First>V.</b:First>
            <b:Middle>C.</b:Middle>
          </b:Person>
          <b:Person>
            <b:Last>Helmers</b:Last>
            <b:First>D.</b:First>
            <b:Middle>P.</b:Middle>
          </b:Person>
          <b:Person>
            <b:Last>Kramer</b:Last>
            <b:First>H.</b:First>
            <b:Middle>A.</b:Middle>
          </b:Person>
          <b:Person>
            <b:Last>Mockrin</b:Last>
            <b:First>M.</b:First>
            <b:Middle>H.</b:Middle>
          </b:Person>
          <b:Person>
            <b:Last>Alexandre</b:Last>
            <b:First>P.</b:First>
            <b:Middle>M.</b:Middle>
          </b:Person>
          <b:Person>
            <b:Last>Bar-Massada</b:Last>
            <b:First>A.</b:First>
          </b:Person>
          <b:Person>
            <b:Last>Butsic</b:Last>
            <b:First>V.</b:First>
          </b:Person>
          <b:Person>
            <b:Last>Hawbaker</b:Last>
            <b:First>T.</b:First>
            <b:Middle>J.</b:Middle>
          </b:Person>
          <b:Person>
            <b:Last>Martinuzzi</b:Last>
            <b:First>S.</b:First>
          </b:Person>
          <b:Person>
            <b:Last>Syphard</b:Last>
            <b:First>A.</b:First>
            <b:Middle>D.</b:Middle>
          </b:Person>
          <b:Person>
            <b:Last>Stewart</b:Last>
            <b:First>S.</b:First>
            <b:Middle>I.</b:Middle>
          </b:Person>
        </b:NameList>
      </b:Author>
    </b:Author>
    <b:Title>Rapid growth of the US wildland-urban interface raises wildfire risk</b:Title>
    <b:Year>2018</b:Year>
    <b:JournalName>Proc. Natl. Acad. Sci. USA</b:JournalName>
    <b:Volume>115</b:Volume>
    <b:Issue>13</b:Issue>
    <b:Pages>3314-3319</b:Pages>
    <b:RefOrder>52</b:RefOrder>
  </b:Source>
  <b:Source>
    <b:Tag>Cal14</b:Tag>
    <b:SourceType>JournalArticle</b:SourceType>
    <b:Author>
      <b:Author>
        <b:NameList>
          <b:Person>
            <b:Last>Calkin</b:Last>
            <b:First>D.</b:First>
            <b:Middle>E.</b:Middle>
          </b:Person>
          <b:Person>
            <b:Last>Cohen</b:Last>
            <b:First>J.</b:First>
            <b:Middle>D.</b:Middle>
          </b:Person>
          <b:Person>
            <b:Last>Finney</b:Last>
            <b:First>M.</b:First>
            <b:Middle>A.</b:Middle>
          </b:Person>
          <b:Person>
            <b:Last>Thompson</b:Last>
            <b:First>M.</b:First>
            <b:Middle>P.</b:Middle>
          </b:Person>
        </b:NameList>
      </b:Author>
    </b:Author>
    <b:Title>How risk management can prevent future wildfire disasters in the wildland-urban interface</b:Title>
    <b:Year>2014</b:Year>
    <b:JournalName>Proc. Natl. Acad. Sci. USA</b:JournalName>
    <b:Volume>111</b:Volume>
    <b:Issue>2</b:Issue>
    <b:Pages>746-751</b:Pages>
    <b:RefOrder>53</b:RefOrder>
  </b:Source>
  <b:Source>
    <b:Tag>And82</b:Tag>
    <b:SourceType>Report</b:SourceType>
    <b:Author>
      <b:Author>
        <b:NameList>
          <b:Person>
            <b:Last>Anderson</b:Last>
            <b:First>H.</b:First>
            <b:Middle>E.</b:Middle>
          </b:Person>
        </b:NameList>
      </b:Author>
    </b:Author>
    <b:Title>Aids to determining fuel models for estimating fire behavior</b:Title>
    <b:Year>1982</b:Year>
    <b:City>Ogden, UT, USA</b:City>
    <b:Institution>USDA Forest Service, Intermountain Forest and Range Exp. Stn.</b:Institution>
    <b:StandardNumber>Gen. Tech. Rep. INT-122</b:StandardNumber>
    <b:RefOrder>50</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51</b:RefOrder>
  </b:Source>
  <b:Source>
    <b:Tag>Gan13</b:Tag>
    <b:SourceType>JournalArticle</b:SourceType>
    <b:Author>
      <b:Author>
        <b:NameList>
          <b:Person>
            <b:Last>Ganteaume</b:Last>
            <b:First>A.</b:First>
          </b:Person>
          <b:Person>
            <b:Last>Camia</b:Last>
            <b:First>A.</b:First>
          </b:Person>
          <b:Person>
            <b:Last>Jappiot</b:Last>
            <b:First>M.</b:First>
          </b:Person>
          <b:Person>
            <b:Last>San-Miguel-Ayanz</b:Last>
            <b:First>J.</b:First>
          </b:Person>
          <b:Person>
            <b:Last>Long-Fournel</b:Last>
            <b:First>M.</b:First>
          </b:Person>
          <b:Person>
            <b:Last>Lampin</b:Last>
            <b:First>C.</b:First>
          </b:Person>
        </b:NameList>
      </b:Author>
    </b:Author>
    <b:Title>A review of the main driving factors of forest fire ignition over Europe</b:Title>
    <b:Year>2013</b:Year>
    <b:JournalName>Environ. Manage.</b:JournalName>
    <b:Volume>51</b:Volume>
    <b:Issue>3</b:Issue>
    <b:Pages>651-662</b:Pages>
    <b:RefOrder>49</b:RefOrder>
  </b:Source>
  <b:Source>
    <b:Tag>Syp08</b:Tag>
    <b:SourceType>JournalArticle</b:SourceType>
    <b:Author>
      <b:Author>
        <b:NameList>
          <b:Person>
            <b:Last>Syphard</b:Last>
            <b:First>A.</b:First>
            <b:Middle>D.</b:Middle>
          </b:Person>
          <b:Person>
            <b:Last>Radeloff</b:Last>
            <b:First>V.</b:First>
            <b:Middle>C.</b:Middle>
          </b:Person>
          <b:Person>
            <b:Last>Keeley</b:Last>
            <b:First>J.</b:First>
            <b:Middle>E.</b:Middle>
          </b:Person>
          <b:Person>
            <b:Last>Hawbaker</b:Last>
            <b:First>T.</b:First>
            <b:Middle>J.</b:Middle>
          </b:Person>
          <b:Person>
            <b:Last>Clayton</b:Last>
            <b:First>M.</b:First>
            <b:Middle>K.</b:Middle>
          </b:Person>
          <b:Person>
            <b:Last>Stewart</b:Last>
            <b:First>S.</b:First>
            <b:Middle>I.</b:Middle>
          </b:Person>
          <b:Person>
            <b:Last>Hammer</b:Last>
            <b:First>R.</b:First>
            <b:Middle>B.</b:Middle>
          </b:Person>
        </b:NameList>
      </b:Author>
    </b:Author>
    <b:Title>Predicting spatial patterns of fire on a southern California landscape</b:Title>
    <b:Year>2008</b:Year>
    <b:JournalName>Int. J. Wildland Fire</b:JournalName>
    <b:Volume>17</b:Volume>
    <b:Issue>5</b:Issue>
    <b:Pages>602-613</b:Pages>
    <b:RefOrder>48</b:RefOrder>
  </b:Source>
  <b:Source>
    <b:Tag>Van87</b:Tag>
    <b:SourceType>Report</b:SourceType>
    <b:Author>
      <b:Author>
        <b:NameList>
          <b:Person>
            <b:Last>Van Wagner</b:Last>
            <b:First>C.</b:First>
            <b:Middle>E.</b:Middle>
          </b:Person>
        </b:NameList>
      </b:Author>
    </b:Author>
    <b:Title>Development and structure of the Canadian Forest Fire Weather Index System</b:Title>
    <b:Year>1987</b:Year>
    <b:City>Ottawa, ON, Canada</b:City>
    <b:Institution>Canadian Forestry Service</b:Institution>
    <b:StandardNumber>Forestry Tech. Rep. 35</b:StandardNumber>
    <b:RefOrder>47</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46</b:RefOrder>
  </b:Source>
  <b:Source>
    <b:Tag>Byr59</b:Tag>
    <b:SourceType>BookSection</b:SourceType>
    <b:Author>
      <b:Author>
        <b:NameList>
          <b:Person>
            <b:Last>Byram</b:Last>
            <b:First>G.</b:First>
            <b:Middle>M.</b:Middle>
          </b:Person>
        </b:NameList>
      </b:Author>
      <b:Editor>
        <b:NameList>
          <b:Person>
            <b:Last>Davis</b:Last>
            <b:First>K.</b:First>
            <b:Middle>P.</b:Middle>
          </b:Person>
        </b:NameList>
      </b:Editor>
    </b:Author>
    <b:Title>Combustion of forest fuels</b:Title>
    <b:BookTitle>Forest Fire: Control and Use</b:BookTitle>
    <b:Year>1959</b:Year>
    <b:City>New York, NY, USA</b:City>
    <b:Publisher>McGraw-Hill</b:Publisher>
    <b:Pages>61-89</b:Pages>
    <b:RefOrder>45</b:RefOrder>
  </b:Source>
</b:Sources>
</file>

<file path=customXml/itemProps1.xml><?xml version="1.0" encoding="utf-8"?>
<ds:datastoreItem xmlns:ds="http://schemas.openxmlformats.org/officeDocument/2006/customXml" ds:itemID="{BCEC47AF-FB8A-42B7-86C9-FABCC6592DFF}">
  <ds:schemaRefs>
    <ds:schemaRef ds:uri="http://schemas.openxmlformats.org/officeDocument/2006/bibliography"/>
  </ds:schemaRefs>
</ds:datastoreItem>
</file>

<file path=customXml/itemProps2.xml><?xml version="1.0" encoding="utf-8"?>
<ds:datastoreItem xmlns:ds="http://schemas.openxmlformats.org/officeDocument/2006/customXml" ds:itemID="{FABECF50-8073-4666-8781-38E9B0B76E1B}">
  <ds:schemaRefs>
    <ds:schemaRef ds:uri="http://schemas.openxmlformats.org/officeDocument/2006/bibliography"/>
  </ds:schemaRefs>
</ds:datastoreItem>
</file>

<file path=customXml/itemProps3.xml><?xml version="1.0" encoding="utf-8"?>
<ds:datastoreItem xmlns:ds="http://schemas.openxmlformats.org/officeDocument/2006/customXml" ds:itemID="{83C80069-29D0-4FE4-903B-966FC81D4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2735</TotalTime>
  <Pages>1</Pages>
  <Words>8741</Words>
  <Characters>49216</Characters>
  <Application>Microsoft Office Word</Application>
  <DocSecurity>0</DocSecurity>
  <Lines>1330</Lines>
  <Paragraphs>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Çağlar Akman</cp:lastModifiedBy>
  <cp:revision>118</cp:revision>
  <dcterms:created xsi:type="dcterms:W3CDTF">2024-06-12T13:11:00Z</dcterms:created>
  <dcterms:modified xsi:type="dcterms:W3CDTF">2026-07-06T17:10:00Z</dcterms:modified>
</cp:coreProperties>
</file>