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B1C3B" w14:textId="77777777" w:rsidR="000451D3" w:rsidRDefault="000451D3" w:rsidP="000451D3">
      <w:pPr>
        <w:pStyle w:val="Title"/>
        <w:framePr w:w="0" w:hSpace="0" w:vSpace="0" w:wrap="auto" w:vAnchor="margin" w:hAnchor="text" w:xAlign="left" w:yAlign="inline"/>
      </w:pPr>
      <w:r>
        <w:t>Concept-Based Fuzzy Reasoning for Scalable Wildfire Decision Support (DisasterAware)</w:t>
      </w:r>
    </w:p>
    <w:p w14:paraId="3736D376" w14:textId="77777777" w:rsidR="00732E46" w:rsidRDefault="00732E46">
      <w:pPr>
        <w:widowControl w:val="0"/>
        <w:pBdr>
          <w:top w:val="nil"/>
          <w:left w:val="nil"/>
          <w:bottom w:val="nil"/>
          <w:right w:val="nil"/>
          <w:between w:val="nil"/>
        </w:pBdr>
        <w:spacing w:line="252" w:lineRule="auto"/>
        <w:rPr>
          <w:color w:val="000000"/>
          <w:sz w:val="18"/>
          <w:szCs w:val="18"/>
        </w:rPr>
      </w:pPr>
    </w:p>
    <w:p w14:paraId="4D5B1482" w14:textId="77777777" w:rsidR="000451D3" w:rsidRDefault="000451D3" w:rsidP="000451D3">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3A2E935F" w14:textId="77777777" w:rsidR="00002FAF" w:rsidRDefault="00002FAF" w:rsidP="00D050EC">
      <w:pPr>
        <w:pBdr>
          <w:top w:val="nil"/>
          <w:left w:val="nil"/>
          <w:bottom w:val="nil"/>
          <w:right w:val="nil"/>
          <w:between w:val="nil"/>
        </w:pBdr>
        <w:spacing w:after="320"/>
        <w:ind w:firstLine="202"/>
        <w:rPr>
          <w:b/>
          <w:i/>
          <w:color w:val="000000"/>
          <w:sz w:val="18"/>
          <w:szCs w:val="18"/>
        </w:rPr>
      </w:pPr>
    </w:p>
    <w:p w14:paraId="27D87CAE" w14:textId="77777777" w:rsidR="007E713A" w:rsidRDefault="007E713A" w:rsidP="00D050EC">
      <w:pPr>
        <w:pBdr>
          <w:top w:val="nil"/>
          <w:left w:val="nil"/>
          <w:bottom w:val="nil"/>
          <w:right w:val="nil"/>
          <w:between w:val="nil"/>
        </w:pBdr>
        <w:spacing w:before="20" w:after="320"/>
        <w:ind w:firstLine="202"/>
        <w:rPr>
          <w:b/>
          <w:i/>
          <w:color w:val="000000"/>
          <w:sz w:val="18"/>
          <w:szCs w:val="18"/>
        </w:rPr>
        <w:sectPr w:rsidR="007E713A" w:rsidSect="00002FAF">
          <w:headerReference w:type="default" r:id="rId10"/>
          <w:type w:val="continuous"/>
          <w:pgSz w:w="12240" w:h="15840"/>
          <w:pgMar w:top="1008" w:right="936" w:bottom="1008" w:left="936" w:header="432" w:footer="432" w:gutter="0"/>
          <w:pgNumType w:start="1"/>
          <w:cols w:space="288"/>
        </w:sectPr>
      </w:pPr>
    </w:p>
    <w:p w14:paraId="3733D888"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5B06B185" w14:textId="77777777" w:rsidR="000451D3" w:rsidRDefault="000451D3" w:rsidP="00F44337">
      <w:pPr>
        <w:pBdr>
          <w:top w:val="nil"/>
          <w:left w:val="nil"/>
          <w:bottom w:val="nil"/>
          <w:right w:val="nil"/>
          <w:between w:val="nil"/>
        </w:pBdr>
        <w:spacing w:before="20"/>
        <w:ind w:firstLine="202"/>
        <w:rPr>
          <w:b/>
          <w:color w:val="000000"/>
          <w:sz w:val="18"/>
          <w:szCs w:val="18"/>
        </w:rPr>
      </w:pPr>
      <w:r>
        <w:rPr>
          <w:b/>
          <w:i/>
          <w:color w:val="000000"/>
          <w:sz w:val="18"/>
          <w:szCs w:val="18"/>
        </w:rPr>
        <w:t>Abstract</w:t>
      </w:r>
      <w:r>
        <w:rPr>
          <w:b/>
          <w:color w:val="000000"/>
          <w:sz w:val="18"/>
          <w:szCs w:val="18"/>
        </w:rPr>
        <w:t>—</w:t>
      </w:r>
      <w:r>
        <w:rPr>
          <w:b/>
          <w:sz w:val="18"/>
          <w:szCs w:val="18"/>
        </w:rPr>
        <w:t>Wildfire decision support systems</w:t>
      </w:r>
      <w:r w:rsidR="00E2543B">
        <w:rPr>
          <w:b/>
          <w:sz w:val="18"/>
          <w:szCs w:val="18"/>
        </w:rPr>
        <w:t xml:space="preserve"> (DSS)</w:t>
      </w:r>
      <w:r>
        <w:rPr>
          <w:b/>
          <w:sz w:val="18"/>
          <w:szCs w:val="18"/>
        </w:rPr>
        <w:t xml:space="preserve"> today remain limited in several ways. They typically operate within a fixed set of predefined options, concentrate reasoning in a single central unit, tie the decision logic tightly to one specific simulation model, and cope poorly with uncertain or missing information. DisasterAware is a decision support framework that addresses these limitations through a hierarchically distributed and uncertainty-aware design based on concept-based fuzzy reasoning. Six bounded environmental features are first converted into fuzzy membership values under a partition-of-unity scheme and then abstracted into a compact four-dimensional situational concept vector (fire threat, suppression feasibility, asset exposure, and intervention urgency). This concept vector feeds a Mamdani-type inference process that runs independently on each regional agent. Organizing the rules around concepts rather than raw features reduces the rule count ninefold for every intervention type, from 729 to 81 </w:t>
      </w:r>
      <w:proofErr w:type="spellStart"/>
      <w:r>
        <w:rPr>
          <w:b/>
          <w:sz w:val="18"/>
          <w:szCs w:val="18"/>
        </w:rPr>
        <w:t>rules</w:t>
      </w:r>
      <w:proofErr w:type="spellEnd"/>
      <w:r>
        <w:rPr>
          <w:b/>
          <w:sz w:val="18"/>
          <w:szCs w:val="18"/>
        </w:rPr>
        <w:t xml:space="preserve"> (351 instead of 2187 rules in total), which keeps the system scalable as the problem grows. The framework also provides formal guarantees on the boundedness and Lipschitz continuity of its outputs and on its compliance with partial observability, and it represents incomplete knowledge through a confidence-gated modulation of the concepts that requires no probabilistic assumptions. A non-inferential global coordination operator then combines the resource-normalized regional outputs into a single intervention input that stays strictly separate from the simulation state. Tested in simulation against a comparable centralized baseline, DisasterAware shows strong adaptability and operational feasibility, offering a reproducible alternative to optimization-based and black-box approaches to wildfire decision support.</w:t>
      </w:r>
    </w:p>
    <w:p w14:paraId="2AD52C89" w14:textId="77777777" w:rsidR="000451D3" w:rsidRDefault="000451D3" w:rsidP="000451D3"/>
    <w:p w14:paraId="4F1A48DA" w14:textId="77777777" w:rsidR="000451D3" w:rsidRPr="00D050EC" w:rsidRDefault="000451D3" w:rsidP="000451D3">
      <w:pPr>
        <w:rPr>
          <w:b/>
          <w:sz w:val="18"/>
          <w:szCs w:val="18"/>
        </w:rPr>
      </w:pPr>
      <w:bookmarkStart w:id="1" w:name="bookmark=id.30j0zll" w:colFirst="0" w:colLast="0"/>
      <w:bookmarkEnd w:id="1"/>
      <w:r>
        <w:rPr>
          <w:b/>
          <w:i/>
          <w:sz w:val="18"/>
          <w:szCs w:val="18"/>
        </w:rPr>
        <w:t>Index Terms</w:t>
      </w:r>
      <w:r>
        <w:rPr>
          <w:b/>
          <w:sz w:val="18"/>
          <w:szCs w:val="18"/>
        </w:rPr>
        <w:t>—</w:t>
      </w:r>
      <w:r w:rsidRPr="000D4F4C">
        <w:rPr>
          <w:b/>
          <w:sz w:val="18"/>
          <w:szCs w:val="18"/>
        </w:rPr>
        <w:t>Concept-based fuzzy reasoning, decision support systems, hierarchically distributed multi-agent systems, partial observability, wildfire response management.</w:t>
      </w:r>
    </w:p>
    <w:p w14:paraId="3E69BF2B" w14:textId="77777777" w:rsidR="000451D3" w:rsidRDefault="000451D3" w:rsidP="000451D3">
      <w:pPr>
        <w:pBdr>
          <w:top w:val="nil"/>
          <w:left w:val="nil"/>
          <w:bottom w:val="nil"/>
          <w:right w:val="nil"/>
          <w:between w:val="nil"/>
        </w:pBdr>
        <w:ind w:firstLine="202"/>
      </w:pPr>
    </w:p>
    <w:p w14:paraId="79D7A4A4" w14:textId="77777777" w:rsidR="00732E46" w:rsidRDefault="00DB3364" w:rsidP="00827FB8">
      <w:pPr>
        <w:pStyle w:val="Heading1"/>
      </w:pPr>
      <w:r w:rsidRPr="008856C3">
        <w:t xml:space="preserve">I. </w:t>
      </w:r>
      <w:r w:rsidR="000F2C11" w:rsidRPr="008856C3">
        <w:t>I</w:t>
      </w:r>
      <w:r w:rsidR="000F2C11" w:rsidRPr="0003442C">
        <w:t>NTRODUCTION</w:t>
      </w:r>
    </w:p>
    <w:p w14:paraId="60D4277B" w14:textId="77777777" w:rsidR="00FF783C" w:rsidRPr="004063A4" w:rsidRDefault="00FF783C" w:rsidP="00FF783C">
      <w:pPr>
        <w:keepNext/>
        <w:framePr w:dropCap="drop" w:lines="3" w:wrap="around" w:vAnchor="text" w:hAnchor="text" w:y="1"/>
        <w:pBdr>
          <w:top w:val="nil"/>
          <w:left w:val="nil"/>
        </w:pBdr>
        <w:spacing w:line="724" w:lineRule="exact"/>
        <w:textAlignment w:val="baseline"/>
        <w:rPr>
          <w:smallCaps/>
          <w:color w:val="000000"/>
          <w:position w:val="-9"/>
          <w:sz w:val="97"/>
        </w:rPr>
      </w:pPr>
      <w:r>
        <w:rPr>
          <w:smallCaps/>
          <w:color w:val="000000"/>
          <w:position w:val="-9"/>
          <w:sz w:val="97"/>
        </w:rPr>
        <w:t>W</w:t>
      </w:r>
    </w:p>
    <w:p w14:paraId="45FB75EC" w14:textId="77777777" w:rsidR="000451D3" w:rsidRDefault="000451D3" w:rsidP="00FF783C">
      <w:pPr>
        <w:pStyle w:val="PARAIndent"/>
        <w:ind w:firstLine="0"/>
      </w:pPr>
      <w:r>
        <w:t xml:space="preserve">ildfires have grown more frequent and more destructive over recent decades, and the conditions that drive them are intensifying across </w:t>
      </w:r>
      <w:r w:rsidRPr="000451D3">
        <w:t>most</w:t>
      </w:r>
      <w:r>
        <w:t xml:space="preserve"> fire-prone regions of the world</w:t>
      </w:r>
      <w:sdt>
        <w:sdtPr>
          <w:id w:val="-565257876"/>
          <w:citation/>
        </w:sdtPr>
        <w:sdtContent>
          <w:r>
            <w:fldChar w:fldCharType="begin"/>
          </w:r>
          <w:r w:rsidR="0029233C">
            <w:instrText>CITATION EMDAT \l 1033  \m Jol15</w:instrText>
          </w:r>
          <w:r>
            <w:fldChar w:fldCharType="separate"/>
          </w:r>
          <w:r w:rsidR="00C84B72">
            <w:rPr>
              <w:noProof/>
            </w:rPr>
            <w:t xml:space="preserve"> [1, 2]</w:t>
          </w:r>
          <w:r>
            <w:fldChar w:fldCharType="end"/>
          </w:r>
        </w:sdtContent>
      </w:sdt>
      <w:r>
        <w:t xml:space="preserve">. When a large fire is active, incident commanders must decide where to send limited crews, which areas to protect first, and whether to attempt direct suppression. These choices are made quickly, under heavy time pressure, and on the basis of </w:t>
      </w:r>
      <w:r w:rsidR="00E2543B">
        <w:t xml:space="preserve">incomplete </w:t>
      </w:r>
      <w:r>
        <w:t xml:space="preserve">information. DSSs </w:t>
      </w:r>
      <w:r w:rsidRPr="000451D3">
        <w:t>turn</w:t>
      </w:r>
      <w:r>
        <w:t xml:space="preserve"> heterogeneous data into structured guidance for decision makers </w:t>
      </w:r>
      <w:sdt>
        <w:sdtPr>
          <w:id w:val="-465698809"/>
          <w:citation/>
        </w:sdtPr>
        <w:sdtContent>
          <w:r>
            <w:fldChar w:fldCharType="begin"/>
          </w:r>
          <w:r>
            <w:instrText xml:space="preserve"> CITATION Shi02 \l 1033 </w:instrText>
          </w:r>
          <w:r>
            <w:fldChar w:fldCharType="separate"/>
          </w:r>
          <w:r w:rsidR="00C84B72">
            <w:rPr>
              <w:noProof/>
            </w:rPr>
            <w:t>[3]</w:t>
          </w:r>
          <w:r>
            <w:fldChar w:fldCharType="end"/>
          </w:r>
        </w:sdtContent>
      </w:sdt>
      <w:r w:rsidR="00E2543B">
        <w:t xml:space="preserve"> to solve this problem</w:t>
      </w:r>
      <w:r>
        <w:t xml:space="preserve">. </w:t>
      </w:r>
    </w:p>
    <w:p w14:paraId="5AE7A936" w14:textId="77777777" w:rsidR="00B760F0" w:rsidRDefault="000451D3" w:rsidP="000451D3">
      <w:pPr>
        <w:pStyle w:val="PARAIndent"/>
      </w:pPr>
      <w:r>
        <w:t xml:space="preserve">Several mature tools already support parts of this task. The U.S. Wildland Fire DSS integrates weather, fire behavior, and economic information for incident-level decisions </w:t>
      </w:r>
      <w:sdt>
        <w:sdtPr>
          <w:id w:val="-1567100811"/>
          <w:citation/>
        </w:sdtPr>
        <w:sdtContent>
          <w:r>
            <w:fldChar w:fldCharType="begin"/>
          </w:r>
          <w:r>
            <w:instrText xml:space="preserve"> CITATION Noo11 \l 1033 </w:instrText>
          </w:r>
          <w:r>
            <w:fldChar w:fldCharType="separate"/>
          </w:r>
          <w:r w:rsidR="00C84B72">
            <w:rPr>
              <w:noProof/>
            </w:rPr>
            <w:t>[4]</w:t>
          </w:r>
          <w:r>
            <w:fldChar w:fldCharType="end"/>
          </w:r>
        </w:sdtContent>
      </w:sdt>
      <w:r>
        <w:t xml:space="preserve">. Fire behavior models such as FlamMap </w:t>
      </w:r>
      <w:sdt>
        <w:sdtPr>
          <w:id w:val="-1526563573"/>
          <w:citation/>
        </w:sdtPr>
        <w:sdtContent>
          <w:r>
            <w:fldChar w:fldCharType="begin"/>
          </w:r>
          <w:r>
            <w:instrText xml:space="preserve"> CITATION Fin06 \l 1033 </w:instrText>
          </w:r>
          <w:r>
            <w:fldChar w:fldCharType="separate"/>
          </w:r>
          <w:r w:rsidR="00C84B72">
            <w:rPr>
              <w:noProof/>
            </w:rPr>
            <w:t>[5]</w:t>
          </w:r>
          <w:r>
            <w:fldChar w:fldCharType="end"/>
          </w:r>
        </w:sdtContent>
      </w:sdt>
      <w:r>
        <w:t xml:space="preserve">, built on the Rothermel spread model </w:t>
      </w:r>
      <w:sdt>
        <w:sdtPr>
          <w:id w:val="-1753327302"/>
          <w:citation/>
        </w:sdtPr>
        <w:sdtContent>
          <w:r>
            <w:fldChar w:fldCharType="begin"/>
          </w:r>
          <w:r>
            <w:instrText xml:space="preserve"> CITATION Rot72 \l 1033 </w:instrText>
          </w:r>
          <w:r>
            <w:fldChar w:fldCharType="separate"/>
          </w:r>
          <w:r w:rsidR="00C84B72">
            <w:rPr>
              <w:noProof/>
            </w:rPr>
            <w:t>[6]</w:t>
          </w:r>
          <w:r>
            <w:fldChar w:fldCharType="end"/>
          </w:r>
        </w:sdtContent>
      </w:sdt>
      <w:r>
        <w:t xml:space="preserve">, predict how a fire moves across a landscape. Operations research has produced optimization models for suppression-resource allocation and evacuation planning </w:t>
      </w:r>
      <w:sdt>
        <w:sdtPr>
          <w:id w:val="-1944034874"/>
          <w:citation/>
        </w:sdtPr>
        <w:sdtContent>
          <w:r>
            <w:fldChar w:fldCharType="begin"/>
          </w:r>
          <w:r>
            <w:instrText xml:space="preserve"> CITATION Zho19 \l 1033 </w:instrText>
          </w:r>
          <w:r>
            <w:fldChar w:fldCharType="separate"/>
          </w:r>
          <w:r w:rsidR="00C84B72">
            <w:rPr>
              <w:noProof/>
            </w:rPr>
            <w:t>[7]</w:t>
          </w:r>
          <w:r>
            <w:fldChar w:fldCharType="end"/>
          </w:r>
        </w:sdtContent>
      </w:sdt>
      <w:r>
        <w:t xml:space="preserve">, including multi-criteria toolkits such as MORA </w:t>
      </w:r>
      <w:sdt>
        <w:sdtPr>
          <w:id w:val="-1497506492"/>
          <w:citation/>
        </w:sdtPr>
        <w:sdtContent>
          <w:r>
            <w:fldChar w:fldCharType="begin"/>
          </w:r>
          <w:r>
            <w:instrText xml:space="preserve"> CITATION Orp25 \l 1033 </w:instrText>
          </w:r>
          <w:r>
            <w:fldChar w:fldCharType="separate"/>
          </w:r>
          <w:r w:rsidR="00C84B72">
            <w:rPr>
              <w:noProof/>
            </w:rPr>
            <w:t>[8]</w:t>
          </w:r>
          <w:r>
            <w:fldChar w:fldCharType="end"/>
          </w:r>
        </w:sdtContent>
      </w:sdt>
      <w:r>
        <w:t xml:space="preserve">, while classical multi-criteria methods rank predefined options against weighted criteria </w:t>
      </w:r>
      <w:sdt>
        <w:sdtPr>
          <w:id w:val="-1907979854"/>
          <w:citation/>
        </w:sdtPr>
        <w:sdtContent>
          <w:r>
            <w:fldChar w:fldCharType="begin"/>
          </w:r>
          <w:r>
            <w:instrText xml:space="preserve"> CITATION Tri00 \l 1033 </w:instrText>
          </w:r>
          <w:r>
            <w:fldChar w:fldCharType="separate"/>
          </w:r>
          <w:r w:rsidR="00C84B72">
            <w:rPr>
              <w:noProof/>
            </w:rPr>
            <w:t>[9]</w:t>
          </w:r>
          <w:r>
            <w:fldChar w:fldCharType="end"/>
          </w:r>
        </w:sdtContent>
      </w:sdt>
      <w:r>
        <w:t xml:space="preserve">. Integrated operational platforms couple sensing, GIS, and decision logic for real-time suppression management </w:t>
      </w:r>
      <w:sdt>
        <w:sdtPr>
          <w:id w:val="-324469780"/>
          <w:citation/>
        </w:sdtPr>
        <w:sdtContent>
          <w:r>
            <w:fldChar w:fldCharType="begin"/>
          </w:r>
          <w:r>
            <w:instrText xml:space="preserve"> CITATION Lou21 \l 1033 </w:instrText>
          </w:r>
          <w:r>
            <w:fldChar w:fldCharType="separate"/>
          </w:r>
          <w:r w:rsidR="00C84B72">
            <w:rPr>
              <w:noProof/>
            </w:rPr>
            <w:t>[10]</w:t>
          </w:r>
          <w:r>
            <w:fldChar w:fldCharType="end"/>
          </w:r>
        </w:sdtContent>
      </w:sdt>
      <w:r>
        <w:t xml:space="preserve">, and machine learning has been applied to spread prediction over large remote-sensing datasets </w:t>
      </w:r>
      <w:sdt>
        <w:sdtPr>
          <w:id w:val="-1711167128"/>
          <w:citation/>
        </w:sdtPr>
        <w:sdtContent>
          <w:r>
            <w:fldChar w:fldCharType="begin"/>
          </w:r>
          <w:r>
            <w:instrText xml:space="preserve"> CITATION Huo22 \l 1033 </w:instrText>
          </w:r>
          <w:r w:rsidR="0029233C">
            <w:instrText xml:space="preserve"> \m Akh24 \m Bor22</w:instrText>
          </w:r>
          <w:r>
            <w:fldChar w:fldCharType="separate"/>
          </w:r>
          <w:r w:rsidR="00C84B72">
            <w:rPr>
              <w:noProof/>
            </w:rPr>
            <w:t>[11, 12, 13]</w:t>
          </w:r>
          <w:r>
            <w:fldChar w:fldCharType="end"/>
          </w:r>
        </w:sdtContent>
      </w:sdt>
      <w:r>
        <w:t xml:space="preserve">, including hybrid designs that pair transformer-based prediction with fuzzy rule-based logic </w:t>
      </w:r>
      <w:sdt>
        <w:sdtPr>
          <w:id w:val="-85237493"/>
          <w:citation/>
        </w:sdtPr>
        <w:sdtContent>
          <w:r>
            <w:fldChar w:fldCharType="begin"/>
          </w:r>
          <w:r w:rsidR="000C27DC">
            <w:instrText xml:space="preserve">CITATION Dub25 \l 1033 </w:instrText>
          </w:r>
          <w:r>
            <w:fldChar w:fldCharType="separate"/>
          </w:r>
          <w:r w:rsidR="00C84B72">
            <w:rPr>
              <w:noProof/>
            </w:rPr>
            <w:t>[14]</w:t>
          </w:r>
          <w:r>
            <w:fldChar w:fldCharType="end"/>
          </w:r>
        </w:sdtContent>
      </w:sdt>
      <w:r>
        <w:t xml:space="preserve">. </w:t>
      </w:r>
    </w:p>
    <w:p w14:paraId="04536B97" w14:textId="77777777" w:rsidR="000451D3" w:rsidRDefault="000451D3" w:rsidP="000451D3">
      <w:pPr>
        <w:pStyle w:val="PARAIndent"/>
      </w:pPr>
      <w:r>
        <w:t xml:space="preserve">Each tool is effective within its intended scope, but none was designed to meet the full set of </w:t>
      </w:r>
      <w:r w:rsidR="00E2543B">
        <w:t xml:space="preserve">DSS </w:t>
      </w:r>
      <w:r>
        <w:t>requirements.</w:t>
      </w:r>
      <w:r w:rsidR="00B760F0">
        <w:t xml:space="preserve"> </w:t>
      </w:r>
      <w:r>
        <w:t xml:space="preserve">Viewed together as decision-generation systems, however, these approaches share several structural limitations. Most operate over a </w:t>
      </w:r>
      <w:r>
        <w:rPr>
          <w:i/>
          <w:iCs/>
        </w:rPr>
        <w:t>closed set of predefined options</w:t>
      </w:r>
      <w:r>
        <w:t xml:space="preserve">, so any action outside that set is unavailable. Reasoning is usually </w:t>
      </w:r>
      <w:r>
        <w:rPr>
          <w:i/>
          <w:iCs/>
        </w:rPr>
        <w:t>centralized</w:t>
      </w:r>
      <w:r>
        <w:t xml:space="preserve">, which makes it hard to reflect the regional structure of a large fire. The decision logic is often </w:t>
      </w:r>
      <w:r>
        <w:rPr>
          <w:i/>
          <w:iCs/>
        </w:rPr>
        <w:t>tied tightly to one simulation model</w:t>
      </w:r>
      <w:r>
        <w:t xml:space="preserve">, so the two cannot evolve separately. Uncertainty is either ignored or </w:t>
      </w:r>
      <w:r>
        <w:rPr>
          <w:i/>
          <w:iCs/>
        </w:rPr>
        <w:t>forced into probabilistic form</w:t>
      </w:r>
      <w:r>
        <w:t xml:space="preserve">, even though the missing information in wildfire response rarely has known statistical properties </w:t>
      </w:r>
      <w:sdt>
        <w:sdtPr>
          <w:id w:val="-1474427417"/>
          <w:citation/>
        </w:sdtPr>
        <w:sdtContent>
          <w:r>
            <w:fldChar w:fldCharType="begin"/>
          </w:r>
          <w:r>
            <w:instrText xml:space="preserve"> CITATION Tho11 \l 1033 </w:instrText>
          </w:r>
          <w:r>
            <w:fldChar w:fldCharType="separate"/>
          </w:r>
          <w:r w:rsidR="00C84B72">
            <w:rPr>
              <w:noProof/>
            </w:rPr>
            <w:t>[15]</w:t>
          </w:r>
          <w:r>
            <w:fldChar w:fldCharType="end"/>
          </w:r>
        </w:sdtContent>
      </w:sdt>
      <w:r>
        <w:t xml:space="preserve">. Explanations, when offered, often rely on </w:t>
      </w:r>
      <w:r>
        <w:rPr>
          <w:i/>
          <w:iCs/>
        </w:rPr>
        <w:t>post-hoc attribution methods</w:t>
      </w:r>
      <w:r>
        <w:t xml:space="preserve"> such as SHAP </w:t>
      </w:r>
      <w:sdt>
        <w:sdtPr>
          <w:id w:val="-1152480606"/>
          <w:citation/>
        </w:sdtPr>
        <w:sdtContent>
          <w:r>
            <w:fldChar w:fldCharType="begin"/>
          </w:r>
          <w:r>
            <w:instrText xml:space="preserve"> CITATION Lun17 \l 1033 </w:instrText>
          </w:r>
          <w:r>
            <w:fldChar w:fldCharType="separate"/>
          </w:r>
          <w:r w:rsidR="00C84B72">
            <w:rPr>
              <w:noProof/>
            </w:rPr>
            <w:t>[16]</w:t>
          </w:r>
          <w:r>
            <w:fldChar w:fldCharType="end"/>
          </w:r>
        </w:sdtContent>
      </w:sdt>
      <w:r>
        <w:t xml:space="preserve"> or LIME </w:t>
      </w:r>
      <w:sdt>
        <w:sdtPr>
          <w:id w:val="-1886698294"/>
          <w:citation/>
        </w:sdtPr>
        <w:sdtContent>
          <w:r>
            <w:fldChar w:fldCharType="begin"/>
          </w:r>
          <w:r>
            <w:instrText xml:space="preserve"> CITATION Rib16 \l 1033 </w:instrText>
          </w:r>
          <w:r>
            <w:fldChar w:fldCharType="separate"/>
          </w:r>
          <w:r w:rsidR="00C84B72">
            <w:rPr>
              <w:noProof/>
            </w:rPr>
            <w:t>[17]</w:t>
          </w:r>
          <w:r>
            <w:fldChar w:fldCharType="end"/>
          </w:r>
        </w:sdtContent>
      </w:sdt>
      <w:r>
        <w:t xml:space="preserve"> that approximate a model’s behavior rather than expose the actual reasoning. Finally, decisions must be made under </w:t>
      </w:r>
      <w:r>
        <w:rPr>
          <w:i/>
          <w:iCs/>
        </w:rPr>
        <w:t>partial observability</w:t>
      </w:r>
      <w:r>
        <w:t xml:space="preserve">, a setting well understood in theory </w:t>
      </w:r>
      <w:sdt>
        <w:sdtPr>
          <w:id w:val="-93875231"/>
          <w:citation/>
        </w:sdtPr>
        <w:sdtContent>
          <w:r>
            <w:fldChar w:fldCharType="begin"/>
          </w:r>
          <w:r>
            <w:instrText xml:space="preserve"> CITATION Kae98 \l 1033 </w:instrText>
          </w:r>
          <w:r>
            <w:fldChar w:fldCharType="separate"/>
          </w:r>
          <w:r w:rsidR="00C84B72">
            <w:rPr>
              <w:noProof/>
            </w:rPr>
            <w:t>[18]</w:t>
          </w:r>
          <w:r>
            <w:fldChar w:fldCharType="end"/>
          </w:r>
        </w:sdtContent>
      </w:sdt>
      <w:r>
        <w:t xml:space="preserve"> but seldom handled explicitly in operational wildfire DSSs.</w:t>
      </w:r>
      <w:r w:rsidR="002F4867">
        <w:t xml:space="preserve"> </w:t>
      </w:r>
      <w:r>
        <w:t xml:space="preserve">These </w:t>
      </w:r>
      <w:r w:rsidR="00AF2F50">
        <w:t xml:space="preserve">limitations can be categorized </w:t>
      </w:r>
      <w:r>
        <w:t>six structural gaps across the literature</w:t>
      </w:r>
      <w:r w:rsidR="009D53B4">
        <w:t xml:space="preserve"> in Table I</w:t>
      </w:r>
      <w:r>
        <w:t>.</w:t>
      </w:r>
    </w:p>
    <w:p w14:paraId="0F5333B6" w14:textId="77777777" w:rsidR="005E2AF7" w:rsidRDefault="00000000">
      <w:pPr>
        <w:pStyle w:val="TableTitle"/>
      </w:pPr>
      <w:r>
        <w:t>TABLE I</w:t>
      </w:r>
    </w:p>
    <w:p w14:paraId="05F374E8" w14:textId="77777777" w:rsidR="005E2AF7" w:rsidRDefault="00000000">
      <w:pPr>
        <w:pStyle w:val="TableTitle"/>
      </w:pPr>
      <w:r>
        <w:t>Structural Gaps in Wildfire DSS</w:t>
      </w:r>
    </w:p>
    <w:tbl>
      <w:tblPr>
        <w:tblW w:w="47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1807"/>
        <w:gridCol w:w="2945"/>
      </w:tblGrid>
      <w:tr w:rsidR="005E2AF7" w:rsidRPr="002F4867" w14:paraId="4B2C9EF0" w14:textId="77777777" w:rsidTr="0085493B">
        <w:trPr>
          <w:jc w:val="center"/>
        </w:trPr>
        <w:tc>
          <w:tcPr>
            <w:tcW w:w="1807" w:type="dxa"/>
          </w:tcPr>
          <w:p w14:paraId="67D8AD10" w14:textId="77777777" w:rsidR="005E2AF7" w:rsidRPr="002F4867" w:rsidRDefault="00000000">
            <w:pPr>
              <w:jc w:val="center"/>
              <w:rPr>
                <w:sz w:val="16"/>
                <w:szCs w:val="16"/>
              </w:rPr>
            </w:pPr>
            <w:r w:rsidRPr="002F4867">
              <w:rPr>
                <w:b/>
                <w:sz w:val="16"/>
                <w:szCs w:val="16"/>
              </w:rPr>
              <w:t>Gap</w:t>
            </w:r>
          </w:p>
        </w:tc>
        <w:tc>
          <w:tcPr>
            <w:tcW w:w="2945" w:type="dxa"/>
          </w:tcPr>
          <w:p w14:paraId="7E743545" w14:textId="77777777" w:rsidR="005E2AF7" w:rsidRPr="002F4867" w:rsidRDefault="00000000">
            <w:pPr>
              <w:jc w:val="center"/>
              <w:rPr>
                <w:sz w:val="16"/>
                <w:szCs w:val="16"/>
              </w:rPr>
            </w:pPr>
            <w:r w:rsidRPr="002F4867">
              <w:rPr>
                <w:b/>
                <w:sz w:val="16"/>
                <w:szCs w:val="16"/>
              </w:rPr>
              <w:t>Description</w:t>
            </w:r>
          </w:p>
        </w:tc>
      </w:tr>
      <w:tr w:rsidR="005E2AF7" w:rsidRPr="002F4867" w14:paraId="0768FEFF" w14:textId="77777777" w:rsidTr="0085493B">
        <w:trPr>
          <w:jc w:val="center"/>
        </w:trPr>
        <w:tc>
          <w:tcPr>
            <w:tcW w:w="1807" w:type="dxa"/>
          </w:tcPr>
          <w:p w14:paraId="09DA353B" w14:textId="77777777" w:rsidR="005E2AF7" w:rsidRPr="002F4867" w:rsidRDefault="00000000">
            <w:pPr>
              <w:rPr>
                <w:sz w:val="16"/>
                <w:szCs w:val="16"/>
              </w:rPr>
            </w:pPr>
            <w:r w:rsidRPr="002F4867">
              <w:rPr>
                <w:b/>
                <w:sz w:val="16"/>
                <w:szCs w:val="16"/>
              </w:rPr>
              <w:t>G1 Closed decision spaces</w:t>
            </w:r>
          </w:p>
        </w:tc>
        <w:tc>
          <w:tcPr>
            <w:tcW w:w="2945" w:type="dxa"/>
          </w:tcPr>
          <w:p w14:paraId="1338DC52" w14:textId="77777777" w:rsidR="005E2AF7" w:rsidRPr="002F4867" w:rsidRDefault="00000000">
            <w:pPr>
              <w:rPr>
                <w:sz w:val="16"/>
                <w:szCs w:val="16"/>
              </w:rPr>
            </w:pPr>
            <w:r w:rsidRPr="002F4867">
              <w:rPr>
                <w:sz w:val="16"/>
                <w:szCs w:val="16"/>
              </w:rPr>
              <w:t>Actions are chosen from a fixed list rather than generated from the situation.</w:t>
            </w:r>
            <w:r w:rsidR="005F3F20">
              <w:rPr>
                <w:sz w:val="16"/>
                <w:szCs w:val="16"/>
              </w:rPr>
              <w:t xml:space="preserve"> </w:t>
            </w:r>
          </w:p>
        </w:tc>
      </w:tr>
      <w:tr w:rsidR="005E2AF7" w:rsidRPr="002F4867" w14:paraId="20F5C4BC" w14:textId="77777777" w:rsidTr="0085493B">
        <w:trPr>
          <w:jc w:val="center"/>
        </w:trPr>
        <w:tc>
          <w:tcPr>
            <w:tcW w:w="1807" w:type="dxa"/>
          </w:tcPr>
          <w:p w14:paraId="620B41DE" w14:textId="77777777" w:rsidR="005E2AF7" w:rsidRPr="002F4867" w:rsidRDefault="00000000">
            <w:pPr>
              <w:rPr>
                <w:sz w:val="16"/>
                <w:szCs w:val="16"/>
              </w:rPr>
            </w:pPr>
            <w:r w:rsidRPr="002F4867">
              <w:rPr>
                <w:b/>
                <w:sz w:val="16"/>
                <w:szCs w:val="16"/>
              </w:rPr>
              <w:t>G2 Centralized architectures</w:t>
            </w:r>
          </w:p>
        </w:tc>
        <w:tc>
          <w:tcPr>
            <w:tcW w:w="2945" w:type="dxa"/>
          </w:tcPr>
          <w:p w14:paraId="64EADB8E" w14:textId="77777777" w:rsidR="005E2AF7" w:rsidRPr="002F4867" w:rsidRDefault="00000000">
            <w:pPr>
              <w:rPr>
                <w:sz w:val="16"/>
                <w:szCs w:val="16"/>
              </w:rPr>
            </w:pPr>
            <w:r w:rsidRPr="002F4867">
              <w:rPr>
                <w:sz w:val="16"/>
                <w:szCs w:val="16"/>
              </w:rPr>
              <w:t>A single reasoning unit handles all regions and decision levels.</w:t>
            </w:r>
          </w:p>
        </w:tc>
      </w:tr>
      <w:tr w:rsidR="005E2AF7" w:rsidRPr="002F4867" w14:paraId="706EBCAD" w14:textId="77777777" w:rsidTr="0085493B">
        <w:trPr>
          <w:jc w:val="center"/>
        </w:trPr>
        <w:tc>
          <w:tcPr>
            <w:tcW w:w="1807" w:type="dxa"/>
          </w:tcPr>
          <w:p w14:paraId="0F89143A" w14:textId="77777777" w:rsidR="005E2AF7" w:rsidRPr="002F4867" w:rsidRDefault="00000000">
            <w:pPr>
              <w:rPr>
                <w:sz w:val="16"/>
                <w:szCs w:val="16"/>
              </w:rPr>
            </w:pPr>
            <w:r w:rsidRPr="002F4867">
              <w:rPr>
                <w:b/>
                <w:sz w:val="16"/>
                <w:szCs w:val="16"/>
              </w:rPr>
              <w:t>G3 No non-probabilistic uncertainty handling</w:t>
            </w:r>
          </w:p>
        </w:tc>
        <w:tc>
          <w:tcPr>
            <w:tcW w:w="2945" w:type="dxa"/>
          </w:tcPr>
          <w:p w14:paraId="18D9A3D4" w14:textId="77777777" w:rsidR="005E2AF7" w:rsidRPr="002F4867" w:rsidRDefault="00000000">
            <w:pPr>
              <w:rPr>
                <w:sz w:val="16"/>
                <w:szCs w:val="16"/>
              </w:rPr>
            </w:pPr>
            <w:r w:rsidRPr="002F4867">
              <w:rPr>
                <w:sz w:val="16"/>
                <w:szCs w:val="16"/>
              </w:rPr>
              <w:t xml:space="preserve">Epistemic uncertainty cannot be represented without assuming prior distributions or calibrated belief intervals </w:t>
            </w:r>
            <w:sdt>
              <w:sdtPr>
                <w:id w:val="-858103424"/>
                <w:citation/>
              </w:sdtPr>
              <w:sdtContent>
                <w:r w:rsidRPr="002F4867">
                  <w:rPr>
                    <w:sz w:val="16"/>
                    <w:szCs w:val="16"/>
                  </w:rPr>
                  <w:fldChar w:fldCharType="begin"/>
                </w:r>
                <w:r w:rsidRPr="002F4867">
                  <w:rPr>
                    <w:sz w:val="16"/>
                    <w:szCs w:val="16"/>
                  </w:rPr>
                  <w:instrText xml:space="preserve"> CITATION Sha76 \l 1033 </w:instrText>
                </w:r>
                <w:r w:rsidRPr="002F4867">
                  <w:rPr>
                    <w:sz w:val="16"/>
                    <w:szCs w:val="16"/>
                  </w:rPr>
                  <w:fldChar w:fldCharType="separate"/>
                </w:r>
                <w:r w:rsidR="00C84B72" w:rsidRPr="00C84B72">
                  <w:rPr>
                    <w:noProof/>
                    <w:sz w:val="16"/>
                    <w:szCs w:val="16"/>
                  </w:rPr>
                  <w:t>[19]</w:t>
                </w:r>
                <w:r w:rsidRPr="002F4867">
                  <w:rPr>
                    <w:sz w:val="16"/>
                    <w:szCs w:val="16"/>
                  </w:rPr>
                  <w:fldChar w:fldCharType="end"/>
                </w:r>
              </w:sdtContent>
            </w:sdt>
            <w:r w:rsidRPr="002F4867">
              <w:rPr>
                <w:sz w:val="16"/>
                <w:szCs w:val="16"/>
              </w:rPr>
              <w:t>.</w:t>
            </w:r>
          </w:p>
        </w:tc>
      </w:tr>
      <w:tr w:rsidR="005E2AF7" w:rsidRPr="002F4867" w14:paraId="52C7FC7D" w14:textId="77777777" w:rsidTr="0085493B">
        <w:trPr>
          <w:jc w:val="center"/>
        </w:trPr>
        <w:tc>
          <w:tcPr>
            <w:tcW w:w="1807" w:type="dxa"/>
          </w:tcPr>
          <w:p w14:paraId="63492FAF" w14:textId="77777777" w:rsidR="005E2AF7" w:rsidRPr="002F4867" w:rsidRDefault="00000000">
            <w:pPr>
              <w:rPr>
                <w:sz w:val="16"/>
                <w:szCs w:val="16"/>
              </w:rPr>
            </w:pPr>
            <w:r w:rsidRPr="002F4867">
              <w:rPr>
                <w:b/>
                <w:sz w:val="16"/>
                <w:szCs w:val="16"/>
              </w:rPr>
              <w:t>G4 Limited traceability</w:t>
            </w:r>
          </w:p>
        </w:tc>
        <w:tc>
          <w:tcPr>
            <w:tcW w:w="2945" w:type="dxa"/>
          </w:tcPr>
          <w:p w14:paraId="09B729B7" w14:textId="77777777" w:rsidR="005E2AF7" w:rsidRPr="002F4867" w:rsidRDefault="00000000">
            <w:pPr>
              <w:rPr>
                <w:sz w:val="16"/>
                <w:szCs w:val="16"/>
              </w:rPr>
            </w:pPr>
            <w:r w:rsidRPr="002F4867">
              <w:rPr>
                <w:sz w:val="16"/>
                <w:szCs w:val="16"/>
              </w:rPr>
              <w:t>Decisions cannot be traced back to the specific evidence and rules that produced them.</w:t>
            </w:r>
          </w:p>
        </w:tc>
      </w:tr>
      <w:tr w:rsidR="005E2AF7" w:rsidRPr="002F4867" w14:paraId="55345579" w14:textId="77777777" w:rsidTr="0085493B">
        <w:trPr>
          <w:jc w:val="center"/>
        </w:trPr>
        <w:tc>
          <w:tcPr>
            <w:tcW w:w="1807" w:type="dxa"/>
          </w:tcPr>
          <w:p w14:paraId="5D2E2B4A" w14:textId="77777777" w:rsidR="005E2AF7" w:rsidRPr="002F4867" w:rsidRDefault="00000000">
            <w:pPr>
              <w:rPr>
                <w:sz w:val="16"/>
                <w:szCs w:val="16"/>
              </w:rPr>
            </w:pPr>
            <w:r w:rsidRPr="002F4867">
              <w:rPr>
                <w:b/>
                <w:sz w:val="16"/>
                <w:szCs w:val="16"/>
              </w:rPr>
              <w:t>G5 No separation of simulation and decision logic</w:t>
            </w:r>
          </w:p>
        </w:tc>
        <w:tc>
          <w:tcPr>
            <w:tcW w:w="2945" w:type="dxa"/>
          </w:tcPr>
          <w:p w14:paraId="4F3F9497" w14:textId="77777777" w:rsidR="005E2AF7" w:rsidRPr="002F4867" w:rsidRDefault="00000000">
            <w:pPr>
              <w:rPr>
                <w:sz w:val="16"/>
                <w:szCs w:val="16"/>
              </w:rPr>
            </w:pPr>
            <w:r w:rsidRPr="002F4867">
              <w:rPr>
                <w:sz w:val="16"/>
                <w:szCs w:val="16"/>
              </w:rPr>
              <w:t>The decision core reads the true simulated state instead of observation-derived quantities.</w:t>
            </w:r>
          </w:p>
        </w:tc>
      </w:tr>
      <w:tr w:rsidR="005E2AF7" w:rsidRPr="002F4867" w14:paraId="4082C2B8" w14:textId="77777777" w:rsidTr="0085493B">
        <w:trPr>
          <w:jc w:val="center"/>
        </w:trPr>
        <w:tc>
          <w:tcPr>
            <w:tcW w:w="1807" w:type="dxa"/>
          </w:tcPr>
          <w:p w14:paraId="53BFDD05" w14:textId="77777777" w:rsidR="005E2AF7" w:rsidRPr="002F4867" w:rsidRDefault="00000000">
            <w:pPr>
              <w:rPr>
                <w:sz w:val="16"/>
                <w:szCs w:val="16"/>
              </w:rPr>
            </w:pPr>
            <w:r w:rsidRPr="002F4867">
              <w:rPr>
                <w:b/>
                <w:sz w:val="16"/>
                <w:szCs w:val="16"/>
              </w:rPr>
              <w:t>G6 Weak constraint integration under partial observability</w:t>
            </w:r>
          </w:p>
        </w:tc>
        <w:tc>
          <w:tcPr>
            <w:tcW w:w="2945" w:type="dxa"/>
          </w:tcPr>
          <w:p w14:paraId="028EEF66" w14:textId="77777777" w:rsidR="005E2AF7" w:rsidRPr="002F4867" w:rsidRDefault="00000000">
            <w:pPr>
              <w:rPr>
                <w:sz w:val="16"/>
                <w:szCs w:val="16"/>
              </w:rPr>
            </w:pPr>
            <w:r w:rsidRPr="002F4867">
              <w:rPr>
                <w:sz w:val="16"/>
                <w:szCs w:val="16"/>
              </w:rPr>
              <w:t>Constraints are imposed as if the full state were known.</w:t>
            </w:r>
          </w:p>
        </w:tc>
      </w:tr>
    </w:tbl>
    <w:p w14:paraId="7374DC31" w14:textId="77777777" w:rsidR="000451D3" w:rsidRDefault="000861FC" w:rsidP="000451D3">
      <w:pPr>
        <w:pStyle w:val="PARAIndent"/>
      </w:pPr>
      <w:r>
        <w:rPr>
          <w:noProof/>
        </w:rPr>
        <w:lastRenderedPageBreak/>
        <mc:AlternateContent>
          <mc:Choice Requires="wpg">
            <w:drawing>
              <wp:anchor distT="0" distB="0" distL="114300" distR="114300" simplePos="0" relativeHeight="251656192" behindDoc="0" locked="0" layoutInCell="1" allowOverlap="1" wp14:anchorId="582B8107" wp14:editId="0D789F05">
                <wp:simplePos x="0" y="0"/>
                <wp:positionH relativeFrom="column">
                  <wp:posOffset>3374390</wp:posOffset>
                </wp:positionH>
                <wp:positionV relativeFrom="paragraph">
                  <wp:posOffset>-1270</wp:posOffset>
                </wp:positionV>
                <wp:extent cx="3231515" cy="1779270"/>
                <wp:effectExtent l="0" t="0" r="6985" b="0"/>
                <wp:wrapTopAndBottom/>
                <wp:docPr id="1987248799" name="Group 4"/>
                <wp:cNvGraphicFramePr/>
                <a:graphic xmlns:a="http://schemas.openxmlformats.org/drawingml/2006/main">
                  <a:graphicData uri="http://schemas.microsoft.com/office/word/2010/wordprocessingGroup">
                    <wpg:wgp>
                      <wpg:cNvGrpSpPr/>
                      <wpg:grpSpPr>
                        <a:xfrm>
                          <a:off x="0" y="0"/>
                          <a:ext cx="3231515" cy="1779270"/>
                          <a:chOff x="0" y="0"/>
                          <a:chExt cx="3231515" cy="1779270"/>
                        </a:xfrm>
                      </wpg:grpSpPr>
                      <wps:wsp>
                        <wps:cNvPr id="126045286" name="Text Box 1"/>
                        <wps:cNvSpPr txBox="1"/>
                        <wps:spPr>
                          <a:xfrm>
                            <a:off x="0" y="1341120"/>
                            <a:ext cx="3231515" cy="438150"/>
                          </a:xfrm>
                          <a:prstGeom prst="rect">
                            <a:avLst/>
                          </a:prstGeom>
                          <a:solidFill>
                            <a:prstClr val="white"/>
                          </a:solidFill>
                          <a:ln>
                            <a:noFill/>
                          </a:ln>
                        </wps:spPr>
                        <wps:txbx>
                          <w:txbxContent>
                            <w:p w14:paraId="4EBE7644" w14:textId="77777777" w:rsidR="0063506B" w:rsidRDefault="0063506B" w:rsidP="0063506B">
                              <w:pPr>
                                <w:pStyle w:val="Caption"/>
                              </w:pPr>
                              <w:r w:rsidRPr="00CF6930">
                                <w:rPr>
                                  <w:b/>
                                  <w:bCs/>
                                </w:rPr>
                                <w:t xml:space="preserve">Fig. </w:t>
                              </w:r>
                              <w:r w:rsidR="007D049D" w:rsidRPr="00CF6930">
                                <w:rPr>
                                  <w:b/>
                                  <w:bCs/>
                                </w:rPr>
                                <w:fldChar w:fldCharType="begin"/>
                              </w:r>
                              <w:r w:rsidR="007D049D" w:rsidRPr="00CF6930">
                                <w:rPr>
                                  <w:b/>
                                  <w:bCs/>
                                </w:rPr>
                                <w:instrText xml:space="preserve"> SEQ Fig. \* ARABIC </w:instrText>
                              </w:r>
                              <w:r w:rsidR="007D049D" w:rsidRPr="00CF6930">
                                <w:rPr>
                                  <w:b/>
                                  <w:bCs/>
                                </w:rPr>
                                <w:fldChar w:fldCharType="separate"/>
                              </w:r>
                              <w:r w:rsidR="00012FA5">
                                <w:rPr>
                                  <w:b/>
                                  <w:bCs/>
                                  <w:noProof/>
                                </w:rPr>
                                <w:t>1</w:t>
                              </w:r>
                              <w:r w:rsidR="007D049D" w:rsidRPr="00CF6930">
                                <w:rPr>
                                  <w:b/>
                                  <w:bCs/>
                                  <w:noProof/>
                                </w:rPr>
                                <w:fldChar w:fldCharType="end"/>
                              </w:r>
                              <w:r w:rsidRPr="00CF6930">
                                <w:rPr>
                                  <w:b/>
                                  <w:bCs/>
                                </w:rPr>
                                <w:t>.</w:t>
                              </w:r>
                              <w:r w:rsidRPr="0063506B">
                                <w:t xml:space="preserve"> A five-term partition of unity, from very low to very high, over a normalized feature.</w:t>
                              </w:r>
                            </w:p>
                            <w:p w14:paraId="7BCBDB5A" w14:textId="77777777" w:rsidR="0063506B" w:rsidRPr="0063506B" w:rsidRDefault="0063506B" w:rsidP="0063506B"/>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440360742" name="Picture 3"/>
                          <pic:cNvPicPr>
                            <a:picLocks noChangeAspect="1"/>
                          </pic:cNvPicPr>
                        </pic:nvPicPr>
                        <pic:blipFill>
                          <a:blip r:embed="rId11"/>
                          <a:stretch>
                            <a:fillRect/>
                          </a:stretch>
                        </pic:blipFill>
                        <pic:spPr>
                          <a:xfrm>
                            <a:off x="527050" y="0"/>
                            <a:ext cx="2316480" cy="1385241"/>
                          </a:xfrm>
                          <a:prstGeom prst="rect">
                            <a:avLst/>
                          </a:prstGeom>
                        </pic:spPr>
                      </pic:pic>
                    </wpg:wgp>
                  </a:graphicData>
                </a:graphic>
                <wp14:sizeRelV relativeFrom="margin">
                  <wp14:pctHeight>0</wp14:pctHeight>
                </wp14:sizeRelV>
              </wp:anchor>
            </w:drawing>
          </mc:Choice>
          <mc:Fallback>
            <w:pict>
              <v:group w14:anchorId="582B8107" id="Group 4" o:spid="_x0000_s1026" style="position:absolute;left:0;text-align:left;margin-left:265.7pt;margin-top:-.1pt;width:254.45pt;height:140.1pt;z-index:251656192;mso-height-relative:margin" coordsize="32315,177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">
                <v:shapetype id="_x0000_t202" coordsize="21600,21600" o:spt="202" path="m,l,21600r21600,l21600,xe">
                  <v:stroke joinstyle="miter"/>
                  <v:path gradientshapeok="t" o:connecttype="rect"/>
                </v:shapetype>
                <v:shape id="Text Box 1" o:spid="_x0000_s1027" type="#_x0000_t202" style="position:absolute;top:13411;width:32315;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" stroked="f">
                  <v:textbox style="mso-fit-shape-to-text:t" inset="0,0,0,0">
                    <w:txbxContent>
                      <w:p w14:paraId="4EBE7644" w14:textId="77777777" w:rsidR="0063506B" w:rsidRDefault="0063506B" w:rsidP="0063506B">
                        <w:pPr>
                          <w:pStyle w:val="Caption"/>
                        </w:pPr>
                        <w:r w:rsidRPr="00CF6930">
                          <w:rPr>
                            <w:b/>
                            <w:bCs/>
                          </w:rPr>
                          <w:t xml:space="preserve">Fig. </w:t>
                        </w:r>
                        <w:r w:rsidR="007D049D" w:rsidRPr="00CF6930">
                          <w:rPr>
                            <w:b/>
                            <w:bCs/>
                          </w:rPr>
                          <w:fldChar w:fldCharType="begin"/>
                        </w:r>
                        <w:r w:rsidR="007D049D" w:rsidRPr="00CF6930">
                          <w:rPr>
                            <w:b/>
                            <w:bCs/>
                          </w:rPr>
                          <w:instrText xml:space="preserve"> SEQ Fig. \* ARABIC </w:instrText>
                        </w:r>
                        <w:r w:rsidR="007D049D" w:rsidRPr="00CF6930">
                          <w:rPr>
                            <w:b/>
                            <w:bCs/>
                          </w:rPr>
                          <w:fldChar w:fldCharType="separate"/>
                        </w:r>
                        <w:r w:rsidR="00012FA5">
                          <w:rPr>
                            <w:b/>
                            <w:bCs/>
                            <w:noProof/>
                          </w:rPr>
                          <w:t>1</w:t>
                        </w:r>
                        <w:r w:rsidR="007D049D" w:rsidRPr="00CF6930">
                          <w:rPr>
                            <w:b/>
                            <w:bCs/>
                            <w:noProof/>
                          </w:rPr>
                          <w:fldChar w:fldCharType="end"/>
                        </w:r>
                        <w:r w:rsidRPr="00CF6930">
                          <w:rPr>
                            <w:b/>
                            <w:bCs/>
                          </w:rPr>
                          <w:t>.</w:t>
                        </w:r>
                        <w:r w:rsidRPr="0063506B">
                          <w:t xml:space="preserve"> A five-term partition of unity, from very low to very high, over a normalized feature.</w:t>
                        </w:r>
                      </w:p>
                      <w:p w14:paraId="7BCBDB5A" w14:textId="77777777" w:rsidR="0063506B" w:rsidRPr="0063506B" w:rsidRDefault="0063506B" w:rsidP="0063506B"/>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5270;width:23165;height:13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">
                  <v:imagedata r:id="rId12" o:title=""/>
                </v:shape>
                <w10:wrap type="topAndBottom"/>
              </v:group>
            </w:pict>
          </mc:Fallback>
        </mc:AlternateContent>
      </w:r>
      <w:r w:rsidR="000451D3">
        <w:t>DisasterAware</w:t>
      </w:r>
      <w:r w:rsidR="0085493B">
        <w:t xml:space="preserve"> is</w:t>
      </w:r>
      <w:r w:rsidR="000451D3">
        <w:t xml:space="preserve"> an </w:t>
      </w:r>
      <w:r w:rsidR="0085493B">
        <w:t xml:space="preserve">uncertainty-aware and </w:t>
      </w:r>
      <w:r w:rsidR="000451D3">
        <w:t xml:space="preserve">hierarchically distributed DSS framework that addresses these gaps through concept-based fuzzy reasoning. The framework builds on fuzzy set theory </w:t>
      </w:r>
      <w:sdt>
        <w:sdtPr>
          <w:id w:val="-658485676"/>
          <w:citation/>
        </w:sdtPr>
        <w:sdtContent>
          <w:r w:rsidR="000451D3">
            <w:fldChar w:fldCharType="begin"/>
          </w:r>
          <w:r w:rsidR="000451D3">
            <w:instrText xml:space="preserve"> CITATION Zad65 \l 1033 </w:instrText>
          </w:r>
          <w:r w:rsidR="000451D3">
            <w:fldChar w:fldCharType="separate"/>
          </w:r>
          <w:r w:rsidR="00C84B72">
            <w:rPr>
              <w:noProof/>
            </w:rPr>
            <w:t>[20]</w:t>
          </w:r>
          <w:r w:rsidR="000451D3">
            <w:fldChar w:fldCharType="end"/>
          </w:r>
        </w:sdtContent>
      </w:sdt>
      <w:r w:rsidR="000451D3">
        <w:t xml:space="preserve"> and Mamdani-type inference </w:t>
      </w:r>
      <w:sdt>
        <w:sdtPr>
          <w:id w:val="-1249362762"/>
          <w:citation/>
        </w:sdtPr>
        <w:sdtContent>
          <w:r w:rsidR="000451D3">
            <w:fldChar w:fldCharType="begin"/>
          </w:r>
          <w:r w:rsidR="000451D3">
            <w:instrText xml:space="preserve"> CITATION Mam75 \l 1033 </w:instrText>
          </w:r>
          <w:r w:rsidR="000451D3">
            <w:fldChar w:fldCharType="separate"/>
          </w:r>
          <w:r w:rsidR="00C84B72">
            <w:rPr>
              <w:noProof/>
            </w:rPr>
            <w:t>[21]</w:t>
          </w:r>
          <w:r w:rsidR="000451D3">
            <w:fldChar w:fldCharType="end"/>
          </w:r>
        </w:sdtContent>
      </w:sdt>
      <w:r w:rsidR="000451D3">
        <w:t xml:space="preserve">, which have a long record of use in fire-risk assessment </w:t>
      </w:r>
      <w:sdt>
        <w:sdtPr>
          <w:id w:val="-1213769752"/>
          <w:citation/>
        </w:sdtPr>
        <w:sdtContent>
          <w:r w:rsidR="000451D3">
            <w:fldChar w:fldCharType="begin"/>
          </w:r>
          <w:r w:rsidR="000451D3">
            <w:instrText xml:space="preserve"> CITATION Tsa09 \l 1033 </w:instrText>
          </w:r>
          <w:r w:rsidR="000451D3">
            <w:fldChar w:fldCharType="separate"/>
          </w:r>
          <w:r w:rsidR="00C84B72">
            <w:rPr>
              <w:noProof/>
            </w:rPr>
            <w:t>[22]</w:t>
          </w:r>
          <w:r w:rsidR="000451D3">
            <w:fldChar w:fldCharType="end"/>
          </w:r>
        </w:sdtContent>
      </w:sdt>
      <w:r w:rsidR="000451D3">
        <w:t xml:space="preserve">, and distributes its computation across regional agents in the spirit of multi-agent </w:t>
      </w:r>
      <w:sdt>
        <w:sdtPr>
          <w:id w:val="-59588147"/>
          <w:citation/>
        </w:sdtPr>
        <w:sdtContent>
          <w:r w:rsidR="000451D3">
            <w:fldChar w:fldCharType="begin"/>
          </w:r>
          <w:r w:rsidR="000451D3">
            <w:instrText xml:space="preserve"> CITATION Woo09 \l 1033 </w:instrText>
          </w:r>
          <w:r w:rsidR="000451D3">
            <w:fldChar w:fldCharType="separate"/>
          </w:r>
          <w:r w:rsidR="00C84B72">
            <w:rPr>
              <w:noProof/>
            </w:rPr>
            <w:t>[23]</w:t>
          </w:r>
          <w:r w:rsidR="000451D3">
            <w:fldChar w:fldCharType="end"/>
          </w:r>
        </w:sdtContent>
      </w:sdt>
      <w:r w:rsidR="000451D3">
        <w:t xml:space="preserve"> and hierarchical fuzzy systems </w:t>
      </w:r>
      <w:sdt>
        <w:sdtPr>
          <w:id w:val="-1705317218"/>
          <w:citation/>
        </w:sdtPr>
        <w:sdtContent>
          <w:r w:rsidR="000451D3">
            <w:fldChar w:fldCharType="begin"/>
          </w:r>
          <w:r w:rsidR="000451D3">
            <w:instrText xml:space="preserve"> CITATION Raj91 \l 1033 </w:instrText>
          </w:r>
          <w:r w:rsidR="000451D3">
            <w:fldChar w:fldCharType="separate"/>
          </w:r>
          <w:r w:rsidR="00C84B72">
            <w:rPr>
              <w:noProof/>
            </w:rPr>
            <w:t>[24]</w:t>
          </w:r>
          <w:r w:rsidR="000451D3">
            <w:fldChar w:fldCharType="end"/>
          </w:r>
        </w:sdtContent>
      </w:sdt>
      <w:r w:rsidR="000451D3">
        <w:t xml:space="preserve">. </w:t>
      </w:r>
      <w:r w:rsidR="0085493B">
        <w:t>The contributions</w:t>
      </w:r>
      <w:r w:rsidR="000451D3">
        <w:t xml:space="preserve"> are as follows.</w:t>
      </w:r>
    </w:p>
    <w:p w14:paraId="6530425A" w14:textId="77777777" w:rsidR="00FF783C" w:rsidRDefault="00FF783C" w:rsidP="00C31F77">
      <w:pPr>
        <w:pStyle w:val="ListParagraph"/>
        <w:numPr>
          <w:ilvl w:val="1"/>
          <w:numId w:val="10"/>
        </w:numPr>
      </w:pPr>
      <w:r>
        <w:t>Concept abstraction layer (G1)</w:t>
      </w:r>
      <w:r w:rsidR="00F82CCE">
        <w:t xml:space="preserve">: </w:t>
      </w:r>
      <w:r>
        <w:t xml:space="preserve">Raw observations are mapped onto a small set of domain-meaningful concepts </w:t>
      </w:r>
      <w:sdt>
        <w:sdtPr>
          <w:id w:val="47578384"/>
          <w:citation/>
        </w:sdtPr>
        <w:sdtContent>
          <w:r w:rsidR="005F3F20">
            <w:fldChar w:fldCharType="begin"/>
          </w:r>
          <w:r w:rsidR="005F3F20">
            <w:instrText xml:space="preserve"> CITATION Koh20 \l 1033 </w:instrText>
          </w:r>
          <w:r w:rsidR="005F3F20">
            <w:fldChar w:fldCharType="separate"/>
          </w:r>
          <w:r w:rsidR="00C84B72">
            <w:rPr>
              <w:noProof/>
            </w:rPr>
            <w:t>[25]</w:t>
          </w:r>
          <w:r w:rsidR="005F3F20">
            <w:fldChar w:fldCharType="end"/>
          </w:r>
        </w:sdtContent>
      </w:sdt>
      <w:r w:rsidR="005F3F20">
        <w:t xml:space="preserve"> </w:t>
      </w:r>
      <w:r>
        <w:t>(fire threat, suppression feasibility, asset exposure, and intervention urgency) before any decision is made, turning a fixed menu of options into an open, situation-driven decision space.</w:t>
      </w:r>
    </w:p>
    <w:p w14:paraId="076E6EF6" w14:textId="77777777" w:rsidR="00FF783C" w:rsidRDefault="000451D3" w:rsidP="00B27519">
      <w:pPr>
        <w:pStyle w:val="ListParagraph"/>
        <w:numPr>
          <w:ilvl w:val="1"/>
          <w:numId w:val="10"/>
        </w:numPr>
      </w:pPr>
      <w:r>
        <w:t xml:space="preserve">Hierarchically distributed inference (G2). Local fuzzy agents reason independently for their own regions, while a global coordinator assembles their outputs without performing any inference of </w:t>
      </w:r>
      <w:proofErr w:type="gramStart"/>
      <w:r>
        <w:t>its</w:t>
      </w:r>
      <w:proofErr w:type="gramEnd"/>
      <w:r>
        <w:t xml:space="preserve"> own.</w:t>
      </w:r>
    </w:p>
    <w:p w14:paraId="32A374F0" w14:textId="77777777" w:rsidR="00FF783C" w:rsidRDefault="000451D3" w:rsidP="005566EF">
      <w:pPr>
        <w:pStyle w:val="ListParagraph"/>
        <w:numPr>
          <w:ilvl w:val="1"/>
          <w:numId w:val="10"/>
        </w:numPr>
      </w:pPr>
      <w:r>
        <w:t>Confidence-gated concept modulation (G3). Epistemic uncertainty is propagated by blending concept values with a persistence-based prior in proportion to observation confidence, with no prior probability distribution required.</w:t>
      </w:r>
    </w:p>
    <w:p w14:paraId="43C9DD0D" w14:textId="77777777" w:rsidR="00FF783C" w:rsidRDefault="000451D3" w:rsidP="005607A9">
      <w:pPr>
        <w:pStyle w:val="ListParagraph"/>
        <w:numPr>
          <w:ilvl w:val="1"/>
          <w:numId w:val="10"/>
        </w:numPr>
      </w:pPr>
      <w:r>
        <w:t>Intrinsic traceability (G4). Every decision is linked to an explicit concept activation pattern, the rules it triggered, and the confidence of the observations behind it, so the reasoning can be inspected directly rather than approximated after the fact.</w:t>
      </w:r>
    </w:p>
    <w:p w14:paraId="3232089A" w14:textId="77777777" w:rsidR="00FF783C" w:rsidRDefault="000451D3" w:rsidP="00564870">
      <w:pPr>
        <w:pStyle w:val="ListParagraph"/>
        <w:numPr>
          <w:ilvl w:val="1"/>
          <w:numId w:val="10"/>
        </w:numPr>
      </w:pPr>
      <w:r>
        <w:t>Strict simulation-decision separation (G5). The decision core operates only on observation-derived quantities and never accesses the true simulation state.</w:t>
      </w:r>
    </w:p>
    <w:p w14:paraId="4480BD5C" w14:textId="77777777" w:rsidR="000451D3" w:rsidRDefault="000451D3" w:rsidP="00564870">
      <w:pPr>
        <w:pStyle w:val="ListParagraph"/>
        <w:numPr>
          <w:ilvl w:val="1"/>
          <w:numId w:val="10"/>
        </w:numPr>
      </w:pPr>
      <w:r>
        <w:t xml:space="preserve">Satisficing-based evaluation with a graduated fail-safe (G6). Interventions are accepted when their estimated quality meets an adaptive threshold </w:t>
      </w:r>
      <w:sdt>
        <w:sdtPr>
          <w:id w:val="-672047770"/>
          <w:citation/>
        </w:sdtPr>
        <w:sdtContent>
          <w:r>
            <w:fldChar w:fldCharType="begin"/>
          </w:r>
          <w:r>
            <w:instrText xml:space="preserve"> CITATION Sim56 \l 1033 </w:instrText>
          </w:r>
          <w:r>
            <w:fldChar w:fldCharType="separate"/>
          </w:r>
          <w:r w:rsidR="00C84B72">
            <w:rPr>
              <w:noProof/>
            </w:rPr>
            <w:t>[26]</w:t>
          </w:r>
          <w:r>
            <w:fldChar w:fldCharType="end"/>
          </w:r>
        </w:sdtContent>
      </w:sdt>
      <w:r>
        <w:t>, and are otherwise attenuated toward a safe baseline.</w:t>
      </w:r>
    </w:p>
    <w:p w14:paraId="19ED3BDB" w14:textId="77777777" w:rsidR="000451D3" w:rsidRDefault="00F82CCE" w:rsidP="000451D3">
      <w:pPr>
        <w:pStyle w:val="PARAIndent"/>
      </w:pPr>
      <w:r>
        <w:t>T</w:t>
      </w:r>
      <w:r w:rsidR="000451D3">
        <w:t>hese contributions turn wildfire decision support from a predefined and centralized toolkit into an open, distributed, and uncertainty-aware reasoning system whose key properties are established analytically rather than assumed. A further benefit of the concept-based organization is a substantial reduction in rule-</w:t>
      </w:r>
      <w:proofErr w:type="gramStart"/>
      <w:r w:rsidR="000451D3">
        <w:t>base</w:t>
      </w:r>
      <w:proofErr w:type="gramEnd"/>
      <w:r w:rsidR="000451D3">
        <w:t xml:space="preserve"> size, which keeps the system scalable as more intervention types are added.</w:t>
      </w:r>
    </w:p>
    <w:p w14:paraId="3D1DF456" w14:textId="77777777" w:rsidR="000451D3" w:rsidRDefault="000451D3" w:rsidP="000451D3">
      <w:pPr>
        <w:pStyle w:val="PARAIndent"/>
      </w:pPr>
      <w:r>
        <w:t xml:space="preserve">The remainder of this article is organized as follows. Section II reviews background and related work on wildfire decision support, fuzzy reasoning under uncertainty, and distributed architectures. Section III presents the DisasterAware method, covering the problem formulation, architecture, concept-based fuzzy reasoning, distributed inference and coordination, and formal guarantees. Section IV reports </w:t>
      </w:r>
      <w:r w:rsidR="00545EB1">
        <w:t>simulation</w:t>
      </w:r>
      <w:r>
        <w:t xml:space="preserve"> tests, including the environment, scenarios, acceptance criteria, and results. Section V concludes and outlines directions for future work.</w:t>
      </w:r>
    </w:p>
    <w:p w14:paraId="41334E6D" w14:textId="77777777" w:rsidR="003B3B07" w:rsidRDefault="00000000">
      <w:pPr>
        <w:pStyle w:val="Heading1"/>
      </w:pPr>
      <w:r>
        <w:t xml:space="preserve">II. </w:t>
      </w:r>
      <w:r w:rsidR="008576C0">
        <w:t>Related Work</w:t>
      </w:r>
    </w:p>
    <w:p w14:paraId="68547480" w14:textId="77777777" w:rsidR="00950009" w:rsidRDefault="007220E7">
      <w:pPr>
        <w:pStyle w:val="PARAIndent"/>
      </w:pPr>
      <w:r>
        <w:t>DisasterAware builds on four established lines of research: fuzzy inference for reasoning over imprecise observations, the formulation of a decision as a choice over an action space, decision making under epistemic uncertainty and partial observability, and the architectural organization of reasoning across a region. This section reviews the formulations each line has produced and the limitations that persist when these methods are taken to the scale and uncertainty of a real wildfire incident.</w:t>
      </w:r>
    </w:p>
    <w:p w14:paraId="0B064897" w14:textId="77777777" w:rsidR="00950009" w:rsidRDefault="00000000">
      <w:pPr>
        <w:pStyle w:val="Heading2"/>
      </w:pPr>
      <w:r>
        <w:t>A. Fuzzy Inference and Rule-Base Complexity</w:t>
      </w:r>
    </w:p>
    <w:p w14:paraId="0B1B8686" w14:textId="77777777" w:rsidR="00950009" w:rsidRDefault="00000000">
      <w:pPr>
        <w:pStyle w:val="PARAIndent"/>
      </w:pPr>
      <w:r>
        <w:t xml:space="preserve">Wildfire data are noisy, incomplete, and frequently reported in the linguistic terms used by incident commanders, such as a fire threat that is moderate </w:t>
      </w:r>
      <w:proofErr w:type="gramStart"/>
      <w:r>
        <w:t>to</w:t>
      </w:r>
      <w:proofErr w:type="gramEnd"/>
      <w:r>
        <w:t xml:space="preserve"> high. Fuzzy set theory </w:t>
      </w:r>
      <w:sdt>
        <w:sdtPr>
          <w:id w:val="-87927208"/>
          <w:citation/>
        </w:sdtPr>
        <w:sdtContent>
          <w:r>
            <w:fldChar w:fldCharType="begin"/>
          </w:r>
          <w:r>
            <w:instrText xml:space="preserve"> CITATION Zad65 \l 1033 </w:instrText>
          </w:r>
          <w:r>
            <w:fldChar w:fldCharType="separate"/>
          </w:r>
          <w:r w:rsidR="00C84B72">
            <w:rPr>
              <w:noProof/>
            </w:rPr>
            <w:t>[20]</w:t>
          </w:r>
          <w:r>
            <w:fldChar w:fldCharType="end"/>
          </w:r>
        </w:sdtContent>
      </w:sdt>
      <w:r>
        <w:t xml:space="preserve"> and the inference systems built on it </w:t>
      </w:r>
      <w:sdt>
        <w:sdtPr>
          <w:id w:val="-1266355634"/>
          <w:citation/>
        </w:sdtPr>
        <w:sdtContent>
          <w:r>
            <w:fldChar w:fldCharType="begin"/>
          </w:r>
          <w:r>
            <w:instrText xml:space="preserve"> CITATION Men95 \l 1033 </w:instrText>
          </w:r>
          <w:r>
            <w:fldChar w:fldCharType="separate"/>
          </w:r>
          <w:r w:rsidR="00C84B72">
            <w:rPr>
              <w:noProof/>
            </w:rPr>
            <w:t>[27]</w:t>
          </w:r>
          <w:r>
            <w:fldChar w:fldCharType="end"/>
          </w:r>
        </w:sdtContent>
      </w:sdt>
      <w:r>
        <w:t xml:space="preserve"> were introduced to reason over exactly this kind of graded, imprecise information, and they have since become a standard tool </w:t>
      </w:r>
      <w:r w:rsidRPr="00143EE4">
        <w:t xml:space="preserve">in environmental and fire-risk decision support </w:t>
      </w:r>
      <w:sdt>
        <w:sdtPr>
          <w:id w:val="-224305486"/>
          <w:citation/>
        </w:sdtPr>
        <w:sdtContent>
          <w:r w:rsidRPr="00143EE4">
            <w:fldChar w:fldCharType="begin"/>
          </w:r>
          <w:r w:rsidR="000C27DC" w:rsidRPr="00143EE4">
            <w:instrText>CITATION Dub25 \l 1033  \m Tsa09</w:instrText>
          </w:r>
          <w:r w:rsidRPr="00143EE4">
            <w:fldChar w:fldCharType="separate"/>
          </w:r>
          <w:r w:rsidR="00C84B72">
            <w:rPr>
              <w:noProof/>
            </w:rPr>
            <w:t>[14, 22]</w:t>
          </w:r>
          <w:r w:rsidRPr="00143EE4">
            <w:fldChar w:fldCharType="end"/>
          </w:r>
        </w:sdtContent>
      </w:sdt>
      <w:r w:rsidRPr="00143EE4">
        <w:t xml:space="preserve">. In a fuzzy inference </w:t>
      </w:r>
      <w:proofErr w:type="gramStart"/>
      <w:r w:rsidRPr="00143EE4">
        <w:t>system</w:t>
      </w:r>
      <w:proofErr w:type="gramEnd"/>
      <w:r w:rsidRPr="00143EE4">
        <w:t xml:space="preserve">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Pr="00143EE4">
        <w:t xml:space="preserve"> input feature, written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0C27DC" w:rsidRPr="00143EE4">
        <w:t xml:space="preserve"> </w:t>
      </w:r>
      <w:r w:rsidRPr="00143EE4">
        <w:t xml:space="preserve">for </w:t>
      </w:r>
      <m:oMath>
        <m:r>
          <w:rPr>
            <w:rFonts w:ascii="Cambria Math" w:hAnsi="Cambria Math"/>
          </w:rPr>
          <m:t>i = 1 … n</m:t>
        </m:r>
      </m:oMath>
      <w:r w:rsidRPr="00143EE4">
        <w:t xml:space="preserve">, is described by </w:t>
      </w:r>
      <m:oMath>
        <m:r>
          <w:rPr>
            <w:rFonts w:ascii="Cambria Math" w:hAnsi="Cambria Math"/>
          </w:rPr>
          <m:t>m</m:t>
        </m:r>
      </m:oMath>
      <w:r w:rsidRPr="00143EE4">
        <w:t xml:space="preserve"> linguistic terms indexed by </w:t>
      </w:r>
      <m:oMath>
        <m:r>
          <w:rPr>
            <w:rFonts w:ascii="Cambria Math" w:hAnsi="Cambria Math"/>
          </w:rPr>
          <m:t>k</m:t>
        </m:r>
      </m:oMath>
      <w:r w:rsidRPr="00143EE4">
        <w:t xml:space="preserve">. A membership function </w:t>
      </w:r>
      <m:oMath>
        <m:sSub>
          <m:sSubPr>
            <m:ctrlPr>
              <w:rPr>
                <w:rFonts w:ascii="Cambria Math" w:hAnsi="Cambria Math"/>
                <w:i/>
              </w:rPr>
            </m:ctrlPr>
          </m:sSubPr>
          <m:e>
            <m:r>
              <w:rPr>
                <w:rFonts w:ascii="Cambria Math" w:hAnsi="Cambria Math"/>
              </w:rPr>
              <m:t>μ</m:t>
            </m:r>
          </m:e>
          <m:sub>
            <m:r>
              <w:rPr>
                <w:rFonts w:ascii="Cambria Math" w:hAnsi="Cambria Math"/>
              </w:rPr>
              <m:t>ik</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143EE4">
        <w:t xml:space="preserve"> grades the degree to which feature </w:t>
      </w:r>
      <m:oMath>
        <m:r>
          <w:rPr>
            <w:rFonts w:ascii="Cambria Math" w:hAnsi="Cambria Math"/>
          </w:rPr>
          <m:t>i</m:t>
        </m:r>
      </m:oMath>
      <w:r w:rsidRPr="00143EE4">
        <w:t xml:space="preserve"> belongs to term </w:t>
      </w:r>
      <m:oMath>
        <m:r>
          <w:rPr>
            <w:rFonts w:ascii="Cambria Math" w:hAnsi="Cambria Math"/>
          </w:rPr>
          <m:t>k</m:t>
        </m:r>
      </m:oMath>
      <w:r w:rsidRPr="00143EE4">
        <w:t>, and a partition of unity requires these degrees to sum to one at every point</w:t>
      </w:r>
      <w:r w:rsidR="004C35EB" w:rsidRPr="00143EE4">
        <w:t xml:space="preserve"> </w:t>
      </w:r>
      <w:r w:rsidR="004C35EB" w:rsidRPr="00143EE4">
        <w:fldChar w:fldCharType="begin"/>
      </w:r>
      <w:r w:rsidR="004C35EB" w:rsidRPr="00143EE4">
        <w:instrText xml:space="preserve"> REF _Ref232971950 \h </w:instrText>
      </w:r>
      <w:r w:rsidR="00143EE4" w:rsidRPr="00143EE4">
        <w:instrText xml:space="preserve"> \* MERGEFORMAT </w:instrText>
      </w:r>
      <w:r w:rsidR="004C35EB" w:rsidRPr="00143EE4">
        <w:fldChar w:fldCharType="separate"/>
      </w:r>
      <w:r w:rsidR="00C84B72">
        <w:t xml:space="preserve">( </w:t>
      </w:r>
      <w:r w:rsidR="00C84B72">
        <w:rPr>
          <w:noProof/>
        </w:rPr>
        <w:t>1</w:t>
      </w:r>
      <w:r w:rsidR="00C84B72">
        <w:t xml:space="preserve"> )</w:t>
      </w:r>
      <w:r w:rsidR="004C35EB" w:rsidRPr="00143EE4">
        <w:fldChar w:fldCharType="end"/>
      </w:r>
      <w:r w:rsidR="00143EE4" w:rsidRPr="00143EE4">
        <w:t xml:space="preserve"> as depicted in </w:t>
      </w:r>
      <w:r w:rsidR="00143EE4" w:rsidRPr="00143EE4">
        <w:fldChar w:fldCharType="begin"/>
      </w:r>
      <w:r w:rsidR="00143EE4" w:rsidRPr="00143EE4">
        <w:instrText xml:space="preserve"> REF _Ref232977215 \h  \* MERGEFORMAT </w:instrText>
      </w:r>
      <w:r w:rsidR="00143EE4" w:rsidRPr="00143EE4">
        <w:fldChar w:fldCharType="separate"/>
      </w:r>
      <w:r w:rsidR="00C84B72" w:rsidRPr="00C84B72">
        <w:t xml:space="preserve">Fig. </w:t>
      </w:r>
      <w:r w:rsidR="00C84B72" w:rsidRPr="00C84B72">
        <w:rPr>
          <w:noProof/>
        </w:rPr>
        <w:t>5</w:t>
      </w:r>
      <w:r w:rsidR="00143EE4" w:rsidRPr="00143EE4">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0C1648" w14:paraId="3D72ACD6" w14:textId="77777777" w:rsidTr="006639A6">
        <w:tc>
          <w:tcPr>
            <w:tcW w:w="4323" w:type="dxa"/>
            <w:vAlign w:val="center"/>
          </w:tcPr>
          <w:p w14:paraId="3A0488F7" w14:textId="77777777" w:rsidR="000C1648" w:rsidRDefault="00000000" w:rsidP="006639A6">
            <w:pPr>
              <w:pStyle w:val="PARAIndent"/>
              <w:ind w:firstLine="0"/>
              <w:jc w:val="center"/>
            </w:pPr>
            <m:oMathPara>
              <m:oMath>
                <m:nary>
                  <m:naryPr>
                    <m:chr m:val="∑"/>
                    <m:limLoc m:val="undOvr"/>
                    <m:ctrlPr>
                      <w:rPr>
                        <w:rFonts w:ascii="Cambria Math" w:hAnsi="Cambria Math"/>
                      </w:rPr>
                    </m:ctrlPr>
                  </m:naryPr>
                  <m:sub>
                    <m:r>
                      <w:rPr>
                        <w:rFonts w:ascii="Cambria Math" w:hAnsi="Cambria Math"/>
                      </w:rPr>
                      <m:t>k=1</m:t>
                    </m:r>
                  </m:sub>
                  <m:sup>
                    <m:r>
                      <w:rPr>
                        <w:rFonts w:ascii="Cambria Math" w:hAnsi="Cambria Math"/>
                      </w:rPr>
                      <m:t>m</m:t>
                    </m:r>
                  </m:sup>
                  <m:e>
                    <m:sSub>
                      <m:sSubPr>
                        <m:ctrlPr>
                          <w:rPr>
                            <w:rFonts w:ascii="Cambria Math" w:hAnsi="Cambria Math"/>
                          </w:rPr>
                        </m:ctrlPr>
                      </m:sSubPr>
                      <m:e>
                        <m:r>
                          <w:rPr>
                            <w:rFonts w:ascii="Cambria Math" w:hAnsi="Cambria Math"/>
                          </w:rPr>
                          <m:t>μ</m:t>
                        </m:r>
                      </m:e>
                      <m:sub>
                        <m:r>
                          <w:rPr>
                            <w:rFonts w:ascii="Cambria Math" w:hAnsi="Cambria Math"/>
                          </w:rPr>
                          <m:t>ik</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)=1, ∀</m:t>
                </m:r>
                <m:sSub>
                  <m:sSubPr>
                    <m:ctrlPr>
                      <w:rPr>
                        <w:rFonts w:ascii="Cambria Math" w:hAnsi="Cambria Math"/>
                      </w:rPr>
                    </m:ctrlPr>
                  </m:sSubPr>
                  <m:e>
                    <m:r>
                      <w:rPr>
                        <w:rFonts w:ascii="Cambria Math" w:hAnsi="Cambria Math"/>
                      </w:rPr>
                      <m:t>x</m:t>
                    </m:r>
                  </m:e>
                  <m:sub>
                    <m:r>
                      <w:rPr>
                        <w:rFonts w:ascii="Cambria Math" w:hAnsi="Cambria Math"/>
                      </w:rPr>
                      <m:t>i</m:t>
                    </m:r>
                  </m:sub>
                </m:sSub>
              </m:oMath>
            </m:oMathPara>
          </w:p>
        </w:tc>
        <w:tc>
          <w:tcPr>
            <w:tcW w:w="641" w:type="dxa"/>
            <w:vAlign w:val="center"/>
          </w:tcPr>
          <w:p w14:paraId="5B072DBE" w14:textId="77777777" w:rsidR="000C1648" w:rsidRDefault="00161AD5" w:rsidP="00161AD5">
            <w:pPr>
              <w:pStyle w:val="Caption"/>
              <w:jc w:val="right"/>
            </w:pPr>
            <w:bookmarkStart w:id="2" w:name="_Ref232971950"/>
            <w:r>
              <w:t xml:space="preserve">( </w:t>
            </w:r>
            <w:fldSimple w:instr=" SEQ ( \* ARABIC ">
              <w:r w:rsidR="00C84B72">
                <w:rPr>
                  <w:noProof/>
                </w:rPr>
                <w:t>1</w:t>
              </w:r>
            </w:fldSimple>
            <w:r>
              <w:t xml:space="preserve"> )</w:t>
            </w:r>
            <w:bookmarkEnd w:id="2"/>
          </w:p>
        </w:tc>
      </w:tr>
    </w:tbl>
    <w:p w14:paraId="735D6D46" w14:textId="77777777" w:rsidR="00161AD5" w:rsidRDefault="00161AD5">
      <w:pPr>
        <w:pStyle w:val="PARAIndent"/>
      </w:pPr>
    </w:p>
    <w:p w14:paraId="623606F8" w14:textId="77777777" w:rsidR="00950009" w:rsidRDefault="00000000">
      <w:pPr>
        <w:pStyle w:val="PARAIndent"/>
      </w:pPr>
      <w:r>
        <w:t xml:space="preserve">Inference over the terms most commonly follows the Mamdani scheme </w:t>
      </w:r>
      <w:sdt>
        <w:sdtPr>
          <w:id w:val="-1473163894"/>
          <w:citation/>
        </w:sdtPr>
        <w:sdtContent>
          <w:r>
            <w:fldChar w:fldCharType="begin"/>
          </w:r>
          <w:r>
            <w:instrText xml:space="preserve"> CITATION Mam75 \l 1033 </w:instrText>
          </w:r>
          <w:r>
            <w:fldChar w:fldCharType="separate"/>
          </w:r>
          <w:r w:rsidR="00C84B72">
            <w:rPr>
              <w:noProof/>
            </w:rPr>
            <w:t>[21]</w:t>
          </w:r>
          <w:r>
            <w:fldChar w:fldCharType="end"/>
          </w:r>
        </w:sdtContent>
      </w:sdt>
      <w:r>
        <w:t xml:space="preserve">. A rule </w:t>
      </w:r>
      <m:oMath>
        <m:r>
          <w:rPr>
            <w:rFonts w:ascii="Cambria Math" w:hAnsi="Cambria Math"/>
          </w:rPr>
          <m:t>r</m:t>
        </m:r>
      </m:oMath>
      <w:r>
        <w:t xml:space="preserve"> drawn from the rule base</w:t>
      </w:r>
      <m:oMath>
        <m:r>
          <w:rPr>
            <w:rFonts w:ascii="Cambria Math" w:hAnsi="Cambria Math"/>
          </w:rPr>
          <m:t xml:space="preserve"> R</m:t>
        </m:r>
      </m:oMath>
      <w:r>
        <w:t xml:space="preserve"> combines one term per feature in its antecedent and fires with a strength </w:t>
      </w:r>
      <m:oMath>
        <m:sSub>
          <m:sSubPr>
            <m:ctrlPr>
              <w:rPr>
                <w:rFonts w:ascii="Cambria Math" w:hAnsi="Cambria Math"/>
                <w:i/>
              </w:rPr>
            </m:ctrlPr>
          </m:sSubPr>
          <m:e>
            <m:r>
              <w:rPr>
                <w:rFonts w:ascii="Cambria Math" w:hAnsi="Cambria Math"/>
              </w:rPr>
              <m:t>α</m:t>
            </m:r>
          </m:e>
          <m:sub>
            <m:r>
              <w:rPr>
                <w:rFonts w:ascii="Cambria Math" w:hAnsi="Cambria Math"/>
              </w:rPr>
              <m:t>r</m:t>
            </m:r>
          </m:sub>
        </m:sSub>
      </m:oMath>
      <w:r>
        <w:t xml:space="preserve"> given by the minimum </w:t>
      </w:r>
      <w:r w:rsidR="00F520ED" w:rsidRPr="00F520ED">
        <w:t>t</w:t>
      </w:r>
      <w:r w:rsidR="00F520ED">
        <w:t>riangular</w:t>
      </w:r>
      <w:r w:rsidR="00F520ED" w:rsidRPr="00F520ED">
        <w:t>-norm</w:t>
      </w:r>
      <w:r>
        <w:t xml:space="preserve"> over the antecedent memberships</w:t>
      </w:r>
      <w:r w:rsidR="004C35EB">
        <w:t xml:space="preserve"> </w:t>
      </w:r>
      <w:r w:rsidR="004C35EB">
        <w:fldChar w:fldCharType="begin"/>
      </w:r>
      <w:r w:rsidR="004C35EB">
        <w:instrText xml:space="preserve"> REF _Ref232971942 \h </w:instrText>
      </w:r>
      <w:r w:rsidR="004C35EB">
        <w:fldChar w:fldCharType="separate"/>
      </w:r>
      <w:r w:rsidR="00C84B72">
        <w:t xml:space="preserve">( </w:t>
      </w:r>
      <w:r w:rsidR="00C84B72">
        <w:rPr>
          <w:noProof/>
        </w:rPr>
        <w:t>2</w:t>
      </w:r>
      <w:r w:rsidR="00C84B72">
        <w:t xml:space="preserve"> )</w:t>
      </w:r>
      <w:r w:rsidR="004C35EB">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0C1648" w14:paraId="6DAF962A" w14:textId="77777777" w:rsidTr="006639A6">
        <w:tc>
          <w:tcPr>
            <w:tcW w:w="4323" w:type="dxa"/>
            <w:vAlign w:val="center"/>
          </w:tcPr>
          <w:p w14:paraId="4DB651B4" w14:textId="77777777" w:rsidR="000C1648" w:rsidRPr="007220E7" w:rsidRDefault="00000000" w:rsidP="006639A6">
            <w:pPr>
              <w:pStyle w:val="PARAIndent"/>
              <w:ind w:firstLine="0"/>
              <w:jc w:val="center"/>
              <w:rPr>
                <w:lang w:val="fr-BE"/>
              </w:rPr>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w:rPr>
                    <w:rFonts w:ascii="Cambria Math" w:hAnsi="Cambria Math"/>
                    <w:lang w:val="fr-BE"/>
                  </w:rPr>
                  <m:t>=</m:t>
                </m:r>
                <m:func>
                  <m:funcPr>
                    <m:ctrlPr>
                      <w:rPr>
                        <w:rFonts w:ascii="Cambria Math" w:hAnsi="Cambria Math"/>
                        <w:i/>
                        <w:lang w:val="fr-BE"/>
                      </w:rPr>
                    </m:ctrlPr>
                  </m:funcPr>
                  <m:fName>
                    <m:limLow>
                      <m:limLowPr>
                        <m:ctrlPr>
                          <w:rPr>
                            <w:rFonts w:ascii="Cambria Math" w:hAnsi="Cambria Math"/>
                            <w:i/>
                            <w:lang w:val="fr-BE"/>
                          </w:rPr>
                        </m:ctrlPr>
                      </m:limLowPr>
                      <m:e>
                        <m:r>
                          <m:rPr>
                            <m:sty m:val="p"/>
                          </m:rPr>
                          <w:rPr>
                            <w:rFonts w:ascii="Cambria Math" w:hAnsi="Cambria Math"/>
                            <w:lang w:val="fr-BE"/>
                          </w:rPr>
                          <m:t>min</m:t>
                        </m:r>
                      </m:e>
                      <m:lim>
                        <m:r>
                          <w:rPr>
                            <w:rFonts w:ascii="Cambria Math" w:hAnsi="Cambria Math"/>
                            <w:lang w:val="fr-BE"/>
                          </w:rPr>
                          <m:t>i</m:t>
                        </m:r>
                      </m:lim>
                    </m:limLow>
                  </m:fName>
                  <m:e>
                    <m:sSubSup>
                      <m:sSubSupPr>
                        <m:ctrlPr>
                          <w:rPr>
                            <w:rFonts w:ascii="Cambria Math" w:hAnsi="Cambria Math"/>
                            <w:i/>
                          </w:rPr>
                        </m:ctrlPr>
                      </m:sSubSupPr>
                      <m:e>
                        <m:r>
                          <w:rPr>
                            <w:rFonts w:ascii="Cambria Math" w:hAnsi="Cambria Math"/>
                          </w:rPr>
                          <m:t>μ</m:t>
                        </m:r>
                      </m:e>
                      <m:sub>
                        <m:r>
                          <w:rPr>
                            <w:rFonts w:ascii="Cambria Math" w:hAnsi="Cambria Math"/>
                          </w:rPr>
                          <m:t>i</m:t>
                        </m:r>
                      </m:sub>
                      <m:sup>
                        <m:r>
                          <w:rPr>
                            <w:rFonts w:ascii="Cambria Math" w:hAnsi="Cambria Math"/>
                          </w:rPr>
                          <m:t>r</m:t>
                        </m:r>
                      </m:sup>
                    </m:sSub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oMath>
            </m:oMathPara>
          </w:p>
        </w:tc>
        <w:tc>
          <w:tcPr>
            <w:tcW w:w="641" w:type="dxa"/>
            <w:vAlign w:val="center"/>
          </w:tcPr>
          <w:p w14:paraId="666938A9" w14:textId="77777777" w:rsidR="000C1648" w:rsidRDefault="00161AD5" w:rsidP="00BB02DF">
            <w:pPr>
              <w:pStyle w:val="Caption"/>
              <w:jc w:val="right"/>
            </w:pPr>
            <w:bookmarkStart w:id="3" w:name="_Ref232971942"/>
            <w:r>
              <w:t xml:space="preserve">( </w:t>
            </w:r>
            <w:fldSimple w:instr=" SEQ ( \* ARABIC ">
              <w:r w:rsidR="00C84B72">
                <w:rPr>
                  <w:noProof/>
                </w:rPr>
                <w:t>2</w:t>
              </w:r>
            </w:fldSimple>
            <w:r>
              <w:t xml:space="preserve"> )</w:t>
            </w:r>
            <w:bookmarkEnd w:id="3"/>
          </w:p>
        </w:tc>
      </w:tr>
    </w:tbl>
    <w:p w14:paraId="0420C33F" w14:textId="77777777" w:rsidR="00B7031D" w:rsidRDefault="00B7031D">
      <w:pPr>
        <w:pStyle w:val="PARAIndent"/>
      </w:pPr>
    </w:p>
    <w:p w14:paraId="77EEF045" w14:textId="77777777" w:rsidR="00950009" w:rsidRDefault="00000000">
      <w:pPr>
        <w:pStyle w:val="PARAIndent"/>
      </w:pPr>
      <w:r>
        <w:t xml:space="preserve">The crisp output y is then formed from the fired rules. A common and transparent choice replaces centroid defuzzification with the firing-weighted average of singleton consequents </w:t>
      </w:r>
      <m:oMath>
        <m:sSub>
          <m:sSubPr>
            <m:ctrlPr>
              <w:rPr>
                <w:rFonts w:ascii="Cambria Math" w:hAnsi="Cambria Math"/>
                <w:i/>
              </w:rPr>
            </m:ctrlPr>
          </m:sSubPr>
          <m:e>
            <m:r>
              <w:rPr>
                <w:rFonts w:ascii="Cambria Math" w:hAnsi="Cambria Math"/>
              </w:rPr>
              <m:t>s</m:t>
            </m:r>
          </m:e>
          <m:sub>
            <m:r>
              <w:rPr>
                <w:rFonts w:ascii="Cambria Math" w:hAnsi="Cambria Math"/>
              </w:rPr>
              <m:t>r</m:t>
            </m:r>
          </m:sub>
        </m:sSub>
      </m:oMath>
      <w:r w:rsidR="004C35EB">
        <w:t xml:space="preserve"> </w:t>
      </w:r>
      <w:r w:rsidR="004C35EB">
        <w:fldChar w:fldCharType="begin"/>
      </w:r>
      <w:r w:rsidR="004C35EB">
        <w:instrText xml:space="preserve"> REF _Ref232971958 \h </w:instrText>
      </w:r>
      <w:r w:rsidR="004C35EB">
        <w:fldChar w:fldCharType="separate"/>
      </w:r>
      <w:r w:rsidR="00C84B72">
        <w:t xml:space="preserve">( </w:t>
      </w:r>
      <w:r w:rsidR="00C84B72">
        <w:rPr>
          <w:noProof/>
        </w:rPr>
        <w:t>3</w:t>
      </w:r>
      <w:r w:rsidR="00C84B72">
        <w:t xml:space="preserve"> )</w:t>
      </w:r>
      <w:r w:rsidR="004C35EB">
        <w:fldChar w:fldCharType="end"/>
      </w:r>
      <w:r>
        <w:t xml:space="preserve">, which keeps every output traceable to the rules that produced it </w:t>
      </w:r>
      <w:sdt>
        <w:sdtPr>
          <w:id w:val="-1369949540"/>
          <w:citation/>
        </w:sdtPr>
        <w:sdtContent>
          <w:r>
            <w:fldChar w:fldCharType="begin"/>
          </w:r>
          <w:r>
            <w:instrText xml:space="preserve"> CITATION Zad73 \l 1033 </w:instrText>
          </w:r>
          <w:r>
            <w:fldChar w:fldCharType="separate"/>
          </w:r>
          <w:r w:rsidR="00C84B72">
            <w:rPr>
              <w:noProof/>
            </w:rPr>
            <w:t>[28]</w:t>
          </w:r>
          <w:r>
            <w:fldChar w:fldCharType="end"/>
          </w:r>
        </w:sdtContent>
      </w:sdt>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0C1648" w14:paraId="03C72E27" w14:textId="77777777" w:rsidTr="006639A6">
        <w:tc>
          <w:tcPr>
            <w:tcW w:w="4323" w:type="dxa"/>
            <w:vAlign w:val="center"/>
          </w:tcPr>
          <w:p w14:paraId="24848399" w14:textId="77777777" w:rsidR="000C1648" w:rsidRDefault="000C1648" w:rsidP="006639A6">
            <w:pPr>
              <w:pStyle w:val="PARAIndent"/>
              <w:ind w:firstLine="0"/>
              <w:jc w:val="center"/>
            </w:pPr>
            <m:oMathPara>
              <m:oMath>
                <m:r>
                  <w:rPr>
                    <w:rFonts w:ascii="Cambria Math" w:hAnsi="Cambria Math"/>
                  </w:rPr>
                  <m:t>y=</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ctrlPr>
                          <w:rPr>
                            <w:rFonts w:ascii="Cambria Math" w:hAnsi="Cambria Math"/>
                            <w:i/>
                          </w:rPr>
                        </m:ctrlPr>
                      </m:sup>
                      <m:e>
                        <m:sSub>
                          <m:sSubPr>
                            <m:ctrlPr>
                              <w:rPr>
                                <w:rFonts w:ascii="Cambria Math" w:hAnsi="Cambria Math"/>
                              </w:rPr>
                            </m:ctrlPr>
                          </m:sSubPr>
                          <m:e>
                            <m:r>
                              <w:rPr>
                                <w:rFonts w:ascii="Cambria Math" w:hAnsi="Cambria Math"/>
                              </w:rPr>
                              <m:t>α</m:t>
                            </m:r>
                            <m:ctrlPr>
                              <w:rPr>
                                <w:rFonts w:ascii="Cambria Math" w:hAnsi="Cambria Math"/>
                                <w:i/>
                              </w:rPr>
                            </m:ctrlPr>
                          </m:e>
                          <m:sub>
                            <m:r>
                              <w:rPr>
                                <w:rFonts w:ascii="Cambria Math" w:hAnsi="Cambria Math"/>
                              </w:rPr>
                              <m:t>r</m:t>
                            </m:r>
                          </m:sub>
                        </m:sSub>
                        <m:sSub>
                          <m:sSubPr>
                            <m:ctrlPr>
                              <w:rPr>
                                <w:rFonts w:ascii="Cambria Math" w:hAnsi="Cambria Math"/>
                              </w:rPr>
                            </m:ctrlPr>
                          </m:sSubPr>
                          <m:e>
                            <m:r>
                              <w:rPr>
                                <w:rFonts w:ascii="Cambria Math" w:hAnsi="Cambria Math"/>
                              </w:rPr>
                              <m:t>s</m:t>
                            </m:r>
                          </m:e>
                          <m:sub>
                            <m:r>
                              <w:rPr>
                                <w:rFonts w:ascii="Cambria Math" w:hAnsi="Cambria Math"/>
                              </w:rPr>
                              <m:t>r</m:t>
                            </m:r>
                          </m:sub>
                        </m:sSub>
                        <m:ctrlPr>
                          <w:rPr>
                            <w:rFonts w:ascii="Cambria Math" w:hAnsi="Cambria Math"/>
                            <w:i/>
                          </w:rPr>
                        </m:ctrlPr>
                      </m:e>
                    </m:nary>
                    <m:ctrlPr>
                      <w:rPr>
                        <w:rFonts w:ascii="Cambria Math" w:hAnsi="Cambria Math"/>
                        <w:i/>
                      </w:rPr>
                    </m:ctrlPr>
                  </m:num>
                  <m:den>
                    <m:nary>
                      <m:naryPr>
                        <m:chr m:val="∑"/>
                        <m:limLoc m:val="undOvr"/>
                        <m:supHide m:val="1"/>
                        <m:ctrlPr>
                          <w:rPr>
                            <w:rFonts w:ascii="Cambria Math" w:hAnsi="Cambria Math"/>
                          </w:rPr>
                        </m:ctrlPr>
                      </m:naryPr>
                      <m:sub>
                        <m:r>
                          <w:rPr>
                            <w:rFonts w:ascii="Cambria Math" w:hAnsi="Cambria Math"/>
                          </w:rPr>
                          <m:t>r</m:t>
                        </m:r>
                      </m:sub>
                      <m:sup>
                        <m:ctrlPr>
                          <w:rPr>
                            <w:rFonts w:ascii="Cambria Math" w:hAnsi="Cambria Math"/>
                            <w:i/>
                          </w:rPr>
                        </m:ctrlPr>
                      </m:sup>
                      <m:e>
                        <m:sSub>
                          <m:sSubPr>
                            <m:ctrlPr>
                              <w:rPr>
                                <w:rFonts w:ascii="Cambria Math" w:hAnsi="Cambria Math"/>
                              </w:rPr>
                            </m:ctrlPr>
                          </m:sSubPr>
                          <m:e>
                            <m:r>
                              <w:rPr>
                                <w:rFonts w:ascii="Cambria Math" w:hAnsi="Cambria Math"/>
                              </w:rPr>
                              <m:t>α</m:t>
                            </m:r>
                            <m:ctrlPr>
                              <w:rPr>
                                <w:rFonts w:ascii="Cambria Math" w:hAnsi="Cambria Math"/>
                                <w:i/>
                              </w:rPr>
                            </m:ctrlPr>
                          </m:e>
                          <m:sub>
                            <m:r>
                              <w:rPr>
                                <w:rFonts w:ascii="Cambria Math" w:hAnsi="Cambria Math"/>
                              </w:rPr>
                              <m:t>r</m:t>
                            </m:r>
                          </m:sub>
                        </m:sSub>
                        <m:ctrlPr>
                          <w:rPr>
                            <w:rFonts w:ascii="Cambria Math" w:hAnsi="Cambria Math"/>
                            <w:i/>
                          </w:rPr>
                        </m:ctrlPr>
                      </m:e>
                    </m:nary>
                  </m:den>
                </m:f>
              </m:oMath>
            </m:oMathPara>
          </w:p>
        </w:tc>
        <w:tc>
          <w:tcPr>
            <w:tcW w:w="641" w:type="dxa"/>
            <w:vAlign w:val="center"/>
          </w:tcPr>
          <w:p w14:paraId="0AB95A3B" w14:textId="77777777" w:rsidR="000C1648" w:rsidRDefault="00161AD5" w:rsidP="00BB02DF">
            <w:pPr>
              <w:pStyle w:val="Caption"/>
              <w:jc w:val="right"/>
            </w:pPr>
            <w:bookmarkStart w:id="4" w:name="_Ref232971958"/>
            <w:r>
              <w:t xml:space="preserve">( </w:t>
            </w:r>
            <w:fldSimple w:instr=" SEQ ( \* ARABIC ">
              <w:r w:rsidR="00C84B72">
                <w:rPr>
                  <w:noProof/>
                </w:rPr>
                <w:t>3</w:t>
              </w:r>
            </w:fldSimple>
            <w:r>
              <w:t xml:space="preserve"> )</w:t>
            </w:r>
            <w:bookmarkEnd w:id="4"/>
          </w:p>
        </w:tc>
      </w:tr>
    </w:tbl>
    <w:p w14:paraId="0B4241CC" w14:textId="77777777" w:rsidR="0037263F" w:rsidRDefault="0037263F">
      <w:pPr>
        <w:pStyle w:val="PARAIndent"/>
      </w:pPr>
    </w:p>
    <w:p w14:paraId="07E2E85C" w14:textId="77777777" w:rsidR="00950009" w:rsidRDefault="00000000">
      <w:pPr>
        <w:pStyle w:val="PARAIndent"/>
      </w:pPr>
      <w:r>
        <w:t>The principal limitation of this approach is scale. A complete rule base must enumerate every combination of the input terms, so for n features with m terms each the number of rules is the quantity</w:t>
      </w:r>
      <w:r w:rsidR="00DC625C">
        <w:t xml:space="preserve"> </w:t>
      </w:r>
      <w:r w:rsidR="00DC625C">
        <w:fldChar w:fldCharType="begin"/>
      </w:r>
      <w:r w:rsidR="00DC625C">
        <w:instrText xml:space="preserve"> REF _Ref232971995 \h </w:instrText>
      </w:r>
      <w:r w:rsidR="00DC625C">
        <w:fldChar w:fldCharType="separate"/>
      </w:r>
      <w:r w:rsidR="00C84B72">
        <w:t xml:space="preserve">( </w:t>
      </w:r>
      <w:r w:rsidR="00C84B72">
        <w:rPr>
          <w:noProof/>
        </w:rPr>
        <w:t>4</w:t>
      </w:r>
      <w:r w:rsidR="00C84B72">
        <w:t xml:space="preserve"> )</w:t>
      </w:r>
      <w:r w:rsidR="00DC625C">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0C1648" w14:paraId="0636F826" w14:textId="77777777" w:rsidTr="006639A6">
        <w:tc>
          <w:tcPr>
            <w:tcW w:w="4323" w:type="dxa"/>
            <w:vAlign w:val="center"/>
          </w:tcPr>
          <w:p w14:paraId="26F8BC35" w14:textId="77777777" w:rsidR="000C1648" w:rsidRDefault="000C1648" w:rsidP="006639A6">
            <w:pPr>
              <w:pStyle w:val="PARAIndent"/>
              <w:ind w:firstLine="0"/>
              <w:jc w:val="center"/>
            </w:pPr>
            <m:oMathPara>
              <m:oMath>
                <m:r>
                  <w:rPr>
                    <w:rFonts w:ascii="Cambria Math" w:hAnsi="Cambria Math"/>
                  </w:rPr>
                  <m:t>|R|=</m:t>
                </m:r>
                <m:sSup>
                  <m:sSupPr>
                    <m:ctrlPr>
                      <w:rPr>
                        <w:rFonts w:ascii="Cambria Math" w:hAnsi="Cambria Math"/>
                      </w:rPr>
                    </m:ctrlPr>
                  </m:sSupPr>
                  <m:e>
                    <m:r>
                      <w:rPr>
                        <w:rFonts w:ascii="Cambria Math" w:hAnsi="Cambria Math"/>
                      </w:rPr>
                      <m:t>m</m:t>
                    </m:r>
                  </m:e>
                  <m:sup>
                    <m:r>
                      <w:rPr>
                        <w:rFonts w:ascii="Cambria Math" w:hAnsi="Cambria Math"/>
                      </w:rPr>
                      <m:t>n</m:t>
                    </m:r>
                  </m:sup>
                </m:sSup>
              </m:oMath>
            </m:oMathPara>
          </w:p>
        </w:tc>
        <w:tc>
          <w:tcPr>
            <w:tcW w:w="641" w:type="dxa"/>
            <w:vAlign w:val="center"/>
          </w:tcPr>
          <w:p w14:paraId="2F590C3B" w14:textId="77777777" w:rsidR="000C1648" w:rsidRDefault="00161AD5" w:rsidP="00BB02DF">
            <w:pPr>
              <w:pStyle w:val="Caption"/>
              <w:jc w:val="right"/>
            </w:pPr>
            <w:bookmarkStart w:id="5" w:name="_Ref232971995"/>
            <w:r>
              <w:t xml:space="preserve">( </w:t>
            </w:r>
            <w:fldSimple w:instr=" SEQ ( \* ARABIC ">
              <w:r w:rsidR="00C84B72">
                <w:rPr>
                  <w:noProof/>
                </w:rPr>
                <w:t>4</w:t>
              </w:r>
            </w:fldSimple>
            <w:r>
              <w:t xml:space="preserve"> )</w:t>
            </w:r>
            <w:bookmarkEnd w:id="5"/>
          </w:p>
        </w:tc>
      </w:tr>
    </w:tbl>
    <w:p w14:paraId="05DA6C93" w14:textId="77777777" w:rsidR="00596F52" w:rsidRDefault="00596F52">
      <w:pPr>
        <w:pStyle w:val="PARAIndent"/>
      </w:pPr>
    </w:p>
    <w:p w14:paraId="278401AB" w14:textId="77777777" w:rsidR="00950009" w:rsidRDefault="00E7405D">
      <w:pPr>
        <w:pStyle w:val="PARAIndent"/>
      </w:pPr>
      <m:oMath>
        <m:r>
          <w:rPr>
            <w:rFonts w:ascii="Cambria Math" w:hAnsi="Cambria Math"/>
          </w:rPr>
          <m:t>R</m:t>
        </m:r>
      </m:oMath>
      <w:r>
        <w:t xml:space="preserve"> grows exponentially with the number of features, and even a handful of features yields rule bases that are impractical to author, validate, or run in real time. Hierarchical fuzzy systems </w:t>
      </w:r>
      <w:sdt>
        <w:sdtPr>
          <w:id w:val="-1947958223"/>
          <w:citation/>
        </w:sdtPr>
        <w:sdtContent>
          <w:r>
            <w:fldChar w:fldCharType="begin"/>
          </w:r>
          <w:r>
            <w:instrText xml:space="preserve"> CITATION Raj91 \l 1033 </w:instrText>
          </w:r>
          <w:r>
            <w:fldChar w:fldCharType="separate"/>
          </w:r>
          <w:r w:rsidR="00C84B72">
            <w:rPr>
              <w:noProof/>
            </w:rPr>
            <w:t>[24]</w:t>
          </w:r>
          <w:r>
            <w:fldChar w:fldCharType="end"/>
          </w:r>
        </w:sdtContent>
      </w:sdt>
      <w:r>
        <w:t xml:space="preserve"> </w:t>
      </w:r>
      <w:r w:rsidR="00F44337">
        <w:t>reduce</w:t>
      </w:r>
      <w:r>
        <w:t xml:space="preserve"> this growth by chaining low-</w:t>
      </w:r>
      <w:r>
        <w:lastRenderedPageBreak/>
        <w:t xml:space="preserve">dimensional rule blocks, but the intermediate variables they </w:t>
      </w:r>
      <w:r w:rsidR="009F4CDA">
        <w:rPr>
          <w:noProof/>
        </w:rPr>
        <mc:AlternateContent>
          <mc:Choice Requires="wpg">
            <w:drawing>
              <wp:anchor distT="0" distB="0" distL="114300" distR="114300" simplePos="0" relativeHeight="251653120" behindDoc="0" locked="0" layoutInCell="1" allowOverlap="1" wp14:anchorId="3B4251C2" wp14:editId="7F3EC37F">
                <wp:simplePos x="0" y="0"/>
                <wp:positionH relativeFrom="column">
                  <wp:posOffset>35032</wp:posOffset>
                </wp:positionH>
                <wp:positionV relativeFrom="paragraph">
                  <wp:posOffset>53488</wp:posOffset>
                </wp:positionV>
                <wp:extent cx="3120390" cy="1776730"/>
                <wp:effectExtent l="0" t="0" r="3810" b="0"/>
                <wp:wrapTopAndBottom/>
                <wp:docPr id="1009234925" name="Group 3"/>
                <wp:cNvGraphicFramePr/>
                <a:graphic xmlns:a="http://schemas.openxmlformats.org/drawingml/2006/main">
                  <a:graphicData uri="http://schemas.microsoft.com/office/word/2010/wordprocessingGroup">
                    <wpg:wgp>
                      <wpg:cNvGrpSpPr/>
                      <wpg:grpSpPr>
                        <a:xfrm>
                          <a:off x="0" y="0"/>
                          <a:ext cx="3120390" cy="1776730"/>
                          <a:chOff x="-57150" y="45720"/>
                          <a:chExt cx="3120390" cy="1776730"/>
                        </a:xfrm>
                      </wpg:grpSpPr>
                      <pic:pic xmlns:pic="http://schemas.openxmlformats.org/drawingml/2006/picture">
                        <pic:nvPicPr>
                          <pic:cNvPr id="703359973" name="Picture 1576516411"/>
                          <pic:cNvPicPr>
                            <a:picLocks noChangeAspect="1"/>
                          </pic:cNvPicPr>
                        </pic:nvPicPr>
                        <pic:blipFill rotWithShape="1">
                          <a:blip r:embed="rId13"/>
                          <a:srcRect t="4121" b="5493"/>
                          <a:stretch>
                            <a:fillRect/>
                          </a:stretch>
                        </pic:blipFill>
                        <pic:spPr>
                          <a:xfrm>
                            <a:off x="0" y="45720"/>
                            <a:ext cx="3063240" cy="1337310"/>
                          </a:xfrm>
                          <a:prstGeom prst="rect">
                            <a:avLst/>
                          </a:prstGeom>
                        </pic:spPr>
                      </pic:pic>
                      <wps:wsp>
                        <wps:cNvPr id="1971086079" name="Text Box 1"/>
                        <wps:cNvSpPr txBox="1"/>
                        <wps:spPr>
                          <a:xfrm>
                            <a:off x="-57150" y="1384300"/>
                            <a:ext cx="3120390" cy="438150"/>
                          </a:xfrm>
                          <a:prstGeom prst="rect">
                            <a:avLst/>
                          </a:prstGeom>
                          <a:solidFill>
                            <a:prstClr val="white"/>
                          </a:solidFill>
                          <a:ln>
                            <a:noFill/>
                          </a:ln>
                        </wps:spPr>
                        <wps:txbx>
                          <w:txbxContent>
                            <w:p w14:paraId="79E8F467" w14:textId="77777777" w:rsidR="00F44337" w:rsidRDefault="00F44337" w:rsidP="00F44337">
                              <w:pPr>
                                <w:pStyle w:val="Caption"/>
                              </w:pPr>
                              <w:bookmarkStart w:id="6" w:name="_Ref232966552"/>
                              <w:r w:rsidRPr="00CF6930">
                                <w:rPr>
                                  <w:b/>
                                  <w:bCs/>
                                </w:rPr>
                                <w:t xml:space="preserve">Fig. </w:t>
                              </w:r>
                              <w:r w:rsidRPr="00CF6930">
                                <w:rPr>
                                  <w:b/>
                                  <w:bCs/>
                                </w:rPr>
                                <w:fldChar w:fldCharType="begin"/>
                              </w:r>
                              <w:r w:rsidRPr="00CF6930">
                                <w:rPr>
                                  <w:b/>
                                  <w:bCs/>
                                </w:rPr>
                                <w:instrText xml:space="preserve"> SEQ Fig. \* ARABIC </w:instrText>
                              </w:r>
                              <w:r w:rsidRPr="00CF6930">
                                <w:rPr>
                                  <w:b/>
                                  <w:bCs/>
                                </w:rPr>
                                <w:fldChar w:fldCharType="separate"/>
                              </w:r>
                              <w:r w:rsidR="009F4CDA">
                                <w:rPr>
                                  <w:b/>
                                  <w:bCs/>
                                  <w:noProof/>
                                </w:rPr>
                                <w:t>2</w:t>
                              </w:r>
                              <w:r w:rsidRPr="00CF6930">
                                <w:rPr>
                                  <w:b/>
                                  <w:bCs/>
                                </w:rPr>
                                <w:fldChar w:fldCharType="end"/>
                              </w:r>
                              <w:bookmarkEnd w:id="6"/>
                              <w:r w:rsidRPr="00CF6930">
                                <w:rPr>
                                  <w:b/>
                                  <w:bCs/>
                                </w:rPr>
                                <w:t>.</w:t>
                              </w:r>
                              <w:r>
                                <w:t xml:space="preserve"> Closed (finite) decision space versus an open (continuous) decision space.</w:t>
                              </w:r>
                            </w:p>
                            <w:p w14:paraId="78F4FA5E" w14:textId="77777777" w:rsidR="00F44337" w:rsidRPr="00F44337" w:rsidRDefault="00F44337" w:rsidP="00F44337"/>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B4251C2" id="Group 3" o:spid="_x0000_s1029" style="position:absolute;left:0;text-align:left;margin-left:2.75pt;margin-top:4.2pt;width:245.7pt;height:139.9pt;z-index:251653120;mso-width-relative:margin;mso-height-relative:margin" coordorigin="-571,457" coordsize="31203,177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">
                <v:shape id="Picture 1576516411" o:spid="_x0000_s1030" type="#_x0000_t75" style="position:absolute;top:457;width:30632;height:13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">
                  <v:imagedata r:id="rId14" o:title="" croptop="2701f" cropbottom="3600f"/>
                </v:shape>
                <v:shape id="Text Box 1" o:spid="_x0000_s1031" type="#_x0000_t202" style="position:absolute;left:-571;top:13843;width:31203;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" stroked="f">
                  <v:textbox style="mso-fit-shape-to-text:t" inset="0,0,0,0">
                    <w:txbxContent>
                      <w:p w14:paraId="79E8F467" w14:textId="77777777" w:rsidR="00F44337" w:rsidRDefault="00F44337" w:rsidP="00F44337">
                        <w:pPr>
                          <w:pStyle w:val="Caption"/>
                        </w:pPr>
                        <w:bookmarkStart w:id="7" w:name="_Ref232966552"/>
                        <w:r w:rsidRPr="00CF6930">
                          <w:rPr>
                            <w:b/>
                            <w:bCs/>
                          </w:rPr>
                          <w:t xml:space="preserve">Fig. </w:t>
                        </w:r>
                        <w:r w:rsidRPr="00CF6930">
                          <w:rPr>
                            <w:b/>
                            <w:bCs/>
                          </w:rPr>
                          <w:fldChar w:fldCharType="begin"/>
                        </w:r>
                        <w:r w:rsidRPr="00CF6930">
                          <w:rPr>
                            <w:b/>
                            <w:bCs/>
                          </w:rPr>
                          <w:instrText xml:space="preserve"> SEQ Fig. \* ARABIC </w:instrText>
                        </w:r>
                        <w:r w:rsidRPr="00CF6930">
                          <w:rPr>
                            <w:b/>
                            <w:bCs/>
                          </w:rPr>
                          <w:fldChar w:fldCharType="separate"/>
                        </w:r>
                        <w:r w:rsidR="009F4CDA">
                          <w:rPr>
                            <w:b/>
                            <w:bCs/>
                            <w:noProof/>
                          </w:rPr>
                          <w:t>2</w:t>
                        </w:r>
                        <w:r w:rsidRPr="00CF6930">
                          <w:rPr>
                            <w:b/>
                            <w:bCs/>
                          </w:rPr>
                          <w:fldChar w:fldCharType="end"/>
                        </w:r>
                        <w:bookmarkEnd w:id="7"/>
                        <w:r w:rsidRPr="00CF6930">
                          <w:rPr>
                            <w:b/>
                            <w:bCs/>
                          </w:rPr>
                          <w:t>.</w:t>
                        </w:r>
                        <w:r>
                          <w:t xml:space="preserve"> Closed (finite) decision space versus an open (continuous) decision space.</w:t>
                        </w:r>
                      </w:p>
                      <w:p w14:paraId="78F4FA5E" w14:textId="77777777" w:rsidR="00F44337" w:rsidRPr="00F44337" w:rsidRDefault="00F44337" w:rsidP="00F44337"/>
                    </w:txbxContent>
                  </v:textbox>
                </v:shape>
                <w10:wrap type="topAndBottom"/>
              </v:group>
            </w:pict>
          </mc:Fallback>
        </mc:AlternateContent>
      </w:r>
      <w:r>
        <w:t>introduce are often abstract and weaken the interpretability that motivates fuzzy reasoning in the first place. Reducing rule-</w:t>
      </w:r>
      <w:proofErr w:type="gramStart"/>
      <w:r>
        <w:t>base</w:t>
      </w:r>
      <w:proofErr w:type="gramEnd"/>
      <w:r>
        <w:t xml:space="preserve"> size while preserving the auditable, expert-readable structure of the rules therefore remains an open problem for fuzzy decision support.</w:t>
      </w:r>
    </w:p>
    <w:p w14:paraId="0E40D4CA" w14:textId="77777777" w:rsidR="00950009" w:rsidRDefault="00000000">
      <w:pPr>
        <w:pStyle w:val="Heading2"/>
      </w:pPr>
      <w:r>
        <w:t>B. Open and Closed Decision Spaces</w:t>
      </w:r>
    </w:p>
    <w:p w14:paraId="683010CA" w14:textId="77777777" w:rsidR="009F4CDA" w:rsidRDefault="009F4CDA" w:rsidP="009F4CDA">
      <w:pPr>
        <w:pStyle w:val="PARAIndent"/>
      </w:pPr>
      <w:r>
        <w:t xml:space="preserve">How the decision itself is represented is a design choice with direct consequences. Classical decision support fixes in advance a finite catalogue 𝒟 of M candidate actions, drawn from an underlying continuous action space 𝒞 ⊆ ℝᵈ (so 𝒟 ⊂ 𝒞 and |𝒟| = M &lt; ∞), and returns the best entry under a scalar objective J, as in </w:t>
      </w:r>
      <w:r>
        <w:fldChar w:fldCharType="begin"/>
      </w:r>
      <w:r>
        <w:instrText xml:space="preserve"> REF _Ref232971847 \h </w:instrText>
      </w:r>
      <w:r>
        <w:fldChar w:fldCharType="separate"/>
      </w:r>
      <w:r w:rsidR="00C84B72">
        <w:t xml:space="preserve">( </w:t>
      </w:r>
      <w:r w:rsidR="00C84B72">
        <w:rPr>
          <w:noProof/>
        </w:rPr>
        <w:t>5</w:t>
      </w:r>
      <w:r w:rsidR="00C84B72">
        <w:t xml:space="preserve"> )</w:t>
      </w:r>
      <w:r>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9F4CDA" w14:paraId="034861D6" w14:textId="77777777" w:rsidTr="000A6D20">
        <w:tc>
          <w:tcPr>
            <w:tcW w:w="4323" w:type="dxa"/>
            <w:vAlign w:val="center"/>
          </w:tcPr>
          <w:p w14:paraId="1700F332" w14:textId="77777777" w:rsidR="009F4CDA" w:rsidRDefault="00000000" w:rsidP="000A6D20">
            <w:pPr>
              <w:pStyle w:val="PARAIndent"/>
              <w:ind w:firstLine="0"/>
              <w:jc w:val="center"/>
            </w:pPr>
            <m:oMathPara>
              <m:oMath>
                <m:sSubSup>
                  <m:sSubSupPr>
                    <m:ctrlPr>
                      <w:rPr>
                        <w:rFonts w:ascii="Cambria Math" w:hAnsi="Cambria Math"/>
                      </w:rPr>
                    </m:ctrlPr>
                  </m:sSubSupPr>
                  <m:e>
                    <m:r>
                      <w:rPr>
                        <w:rFonts w:ascii="Cambria Math" w:hAnsi="Cambria Math"/>
                      </w:rPr>
                      <m:t>a</m:t>
                    </m:r>
                  </m:e>
                  <m:sub>
                    <m:r>
                      <m:rPr>
                        <m:scr m:val="script"/>
                        <m:sty m:val="p"/>
                      </m:rPr>
                      <w:rPr>
                        <w:rFonts w:ascii="Cambria Math" w:hAnsi="Cambria Math"/>
                      </w:rPr>
                      <m:t>D</m:t>
                    </m:r>
                  </m:sub>
                  <m:sup>
                    <m:r>
                      <w:rPr>
                        <w:rFonts w:ascii="Cambria Math" w:hAnsi="Cambria Math"/>
                      </w:rPr>
                      <m:t>*</m:t>
                    </m:r>
                  </m:sup>
                </m:sSubSup>
                <m:r>
                  <w:rPr>
                    <w:rFonts w:ascii="Cambria Math" w:hAnsi="Cambria Math"/>
                  </w:rPr>
                  <m:t>=</m:t>
                </m:r>
                <m:r>
                  <m:rPr>
                    <m:nor/>
                  </m:rPr>
                  <m:t>arg</m:t>
                </m:r>
                <m:limLow>
                  <m:limLowPr>
                    <m:ctrlPr>
                      <w:rPr>
                        <w:rFonts w:ascii="Cambria Math" w:hAnsi="Cambria Math"/>
                      </w:rPr>
                    </m:ctrlPr>
                  </m:limLowPr>
                  <m:e>
                    <m:r>
                      <m:rPr>
                        <m:nor/>
                      </m:rPr>
                      <m:t>max</m:t>
                    </m:r>
                  </m:e>
                  <m:lim>
                    <m:r>
                      <w:rPr>
                        <w:rFonts w:ascii="Cambria Math" w:hAnsi="Cambria Math"/>
                      </w:rPr>
                      <m:t>a∈</m:t>
                    </m:r>
                    <m:r>
                      <m:rPr>
                        <m:scr m:val="script"/>
                        <m:sty m:val="p"/>
                      </m:rPr>
                      <w:rPr>
                        <w:rFonts w:ascii="Cambria Math" w:hAnsi="Cambria Math"/>
                      </w:rPr>
                      <m:t>D</m:t>
                    </m:r>
                  </m:lim>
                </m:limLow>
                <m:r>
                  <m:rPr>
                    <m:scr m:val="script"/>
                  </m:rPr>
                  <w:rPr>
                    <w:rFonts w:ascii="Cambria Math" w:hAnsi="Cambria Math"/>
                  </w:rPr>
                  <m:t xml:space="preserve"> J(</m:t>
                </m:r>
                <m:r>
                  <w:rPr>
                    <w:rFonts w:ascii="Cambria Math" w:hAnsi="Cambria Math"/>
                  </w:rPr>
                  <m:t>a), |</m:t>
                </m:r>
                <m:r>
                  <m:rPr>
                    <m:scr m:val="script"/>
                    <m:sty m:val="p"/>
                  </m:rPr>
                  <w:rPr>
                    <w:rFonts w:ascii="Cambria Math" w:hAnsi="Cambria Math"/>
                  </w:rPr>
                  <m:t>D</m:t>
                </m:r>
                <m:r>
                  <w:rPr>
                    <w:rFonts w:ascii="Cambria Math" w:hAnsi="Cambria Math"/>
                  </w:rPr>
                  <m:t>|=M&lt;∞</m:t>
                </m:r>
              </m:oMath>
            </m:oMathPara>
          </w:p>
        </w:tc>
        <w:tc>
          <w:tcPr>
            <w:tcW w:w="641" w:type="dxa"/>
            <w:vAlign w:val="center"/>
          </w:tcPr>
          <w:p w14:paraId="1A7E8887" w14:textId="77777777" w:rsidR="009F4CDA" w:rsidRDefault="009F4CDA" w:rsidP="000A6D20">
            <w:pPr>
              <w:pStyle w:val="Caption"/>
              <w:jc w:val="right"/>
            </w:pPr>
            <w:bookmarkStart w:id="8" w:name="_Ref232971847"/>
            <w:r>
              <w:t xml:space="preserve">( </w:t>
            </w:r>
            <w:fldSimple w:instr=" SEQ ( \* ARABIC ">
              <w:r w:rsidR="00C84B72">
                <w:rPr>
                  <w:noProof/>
                </w:rPr>
                <w:t>5</w:t>
              </w:r>
            </w:fldSimple>
            <w:r>
              <w:t xml:space="preserve"> )</w:t>
            </w:r>
            <w:bookmarkEnd w:id="8"/>
          </w:p>
        </w:tc>
      </w:tr>
    </w:tbl>
    <w:p w14:paraId="0ADE0A77" w14:textId="77777777" w:rsidR="009F4CDA" w:rsidRDefault="009F4CDA" w:rsidP="009F4CDA">
      <w:pPr>
        <w:pStyle w:val="PARAIndent"/>
      </w:pPr>
    </w:p>
    <w:p w14:paraId="034421CC" w14:textId="77777777" w:rsidR="009F4CDA" w:rsidRPr="0032544E" w:rsidRDefault="009F4CDA" w:rsidP="009F4CDA">
      <w:pPr>
        <w:pStyle w:val="PARAIndent"/>
      </w:pPr>
      <w:r>
        <w:t xml:space="preserve">Multi-criteria variants </w:t>
      </w:r>
      <w:sdt>
        <w:sdtPr>
          <w:id w:val="-1351653660"/>
          <w:citation/>
        </w:sdtPr>
        <w:sdtContent>
          <w:r>
            <w:fldChar w:fldCharType="begin"/>
          </w:r>
          <w:r>
            <w:instrText xml:space="preserve"> CITATION Tri00 \l 1033 </w:instrText>
          </w:r>
          <w:r>
            <w:fldChar w:fldCharType="separate"/>
          </w:r>
          <w:r w:rsidR="00C84B72">
            <w:rPr>
              <w:noProof/>
            </w:rPr>
            <w:t>[9]</w:t>
          </w:r>
          <w:r>
            <w:fldChar w:fldCharType="end"/>
          </w:r>
        </w:sdtContent>
      </w:sdt>
      <w:r>
        <w:t xml:space="preserve">, </w:t>
      </w:r>
      <w:sdt>
        <w:sdtPr>
          <w:id w:val="-235375413"/>
          <w:citation/>
        </w:sdtPr>
        <w:sdtContent>
          <w:r>
            <w:fldChar w:fldCharType="begin"/>
          </w:r>
          <w:r>
            <w:instrText xml:space="preserve"> CITATION Shi02 \l 1033 </w:instrText>
          </w:r>
          <w:r>
            <w:fldChar w:fldCharType="separate"/>
          </w:r>
          <w:r w:rsidR="00C84B72">
            <w:rPr>
              <w:noProof/>
            </w:rPr>
            <w:t>[3]</w:t>
          </w:r>
          <w:r>
            <w:fldChar w:fldCharType="end"/>
          </w:r>
        </w:sdtContent>
      </w:sdt>
      <w:r>
        <w:t xml:space="preserve"> replace </w:t>
      </w:r>
      <m:oMath>
        <m:r>
          <m:rPr>
            <m:scr m:val="script"/>
          </m:rPr>
          <w:rPr>
            <w:rFonts w:ascii="Cambria Math" w:hAnsi="Cambria Math"/>
          </w:rPr>
          <m:t>J</m:t>
        </m:r>
      </m:oMath>
      <w:r>
        <w:t xml:space="preserve"> by a weighted aggregation of criteria but still optimize over the same </w:t>
      </w:r>
      <w:proofErr w:type="gramStart"/>
      <w:r>
        <w:t>finite 𝒟</w:t>
      </w:r>
      <w:proofErr w:type="gramEnd"/>
      <w:r>
        <w:t xml:space="preserve">. Two limitations follow at once: the attainable objective is capped at the best listed entry, and 𝒟 is a zero-dimensional, measure-zero subset of the continuum </w:t>
      </w:r>
      <m:oMath>
        <m:r>
          <m:rPr>
            <m:scr m:val="script"/>
            <m:sty m:val="p"/>
          </m:rPr>
          <w:rPr>
            <w:rFonts w:ascii="Cambria Math" w:hAnsi="Cambria Math"/>
          </w:rPr>
          <m:t>C</m:t>
        </m:r>
      </m:oMath>
      <w:r>
        <w:t>, so no action lying between the catalogued ones can even be expressed. This is a closed decision space (</w:t>
      </w:r>
      <w:r w:rsidRPr="0032544E">
        <w:fldChar w:fldCharType="begin"/>
      </w:r>
      <w:r w:rsidRPr="0032544E">
        <w:instrText xml:space="preserve"> REF _Ref232966552 \h  \* MERGEFORMAT </w:instrText>
      </w:r>
      <w:r w:rsidRPr="0032544E">
        <w:fldChar w:fldCharType="separate"/>
      </w:r>
      <w:r w:rsidR="00C84B72" w:rsidRPr="00C84B72">
        <w:t xml:space="preserve">Fig. </w:t>
      </w:r>
      <w:r w:rsidR="00C84B72" w:rsidRPr="00C84B72">
        <w:rPr>
          <w:noProof/>
        </w:rPr>
        <w:t>2</w:t>
      </w:r>
      <w:r w:rsidRPr="0032544E">
        <w:fldChar w:fldCharType="end"/>
      </w:r>
      <w:r w:rsidRPr="0032544E">
        <w:t>, left).</w:t>
      </w:r>
    </w:p>
    <w:p w14:paraId="67D139CF" w14:textId="77777777" w:rsidR="009F4CDA" w:rsidRPr="0032544E" w:rsidRDefault="009F4CDA" w:rsidP="009F4CDA">
      <w:pPr>
        <w:pStyle w:val="PARAIndent"/>
      </w:pPr>
      <w:r w:rsidRPr="0032544E">
        <w:t xml:space="preserve">On the other hand, an open decision space removes the catalogue. The action ranges over the connected, compact region </w:t>
      </w:r>
      <m:oMath>
        <m:r>
          <m:rPr>
            <m:scr m:val="script"/>
            <m:sty m:val="p"/>
          </m:rPr>
          <w:rPr>
            <w:rFonts w:ascii="Cambria Math" w:hAnsi="Cambria Math"/>
          </w:rPr>
          <m:t>C</m:t>
        </m:r>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rsidRPr="0032544E">
        <w:t xml:space="preserve"> of positive Lebesgue measure</w:t>
      </w:r>
      <w:sdt>
        <w:sdtPr>
          <w:id w:val="1796715684"/>
          <w:citation/>
        </w:sdtPr>
        <w:sdtContent>
          <w:r w:rsidR="00611D54">
            <w:fldChar w:fldCharType="begin"/>
          </w:r>
          <w:r w:rsidR="00611D54">
            <w:rPr>
              <w:lang w:val="tr-TR"/>
            </w:rPr>
            <w:instrText xml:space="preserve"> CITATION Fol99 \l 1055 </w:instrText>
          </w:r>
          <w:r w:rsidR="00611D54">
            <w:fldChar w:fldCharType="separate"/>
          </w:r>
          <w:r w:rsidR="00611D54">
            <w:rPr>
              <w:noProof/>
              <w:lang w:val="tr-TR"/>
            </w:rPr>
            <w:t xml:space="preserve"> </w:t>
          </w:r>
          <w:r w:rsidR="00611D54" w:rsidRPr="00611D54">
            <w:rPr>
              <w:noProof/>
              <w:lang w:val="tr-TR"/>
            </w:rPr>
            <w:t>[29]</w:t>
          </w:r>
          <w:r w:rsidR="00611D54">
            <w:fldChar w:fldCharType="end"/>
          </w:r>
        </w:sdtContent>
      </w:sdt>
      <w:r w:rsidRPr="0032544E">
        <w:t xml:space="preserve">, and the decision solves the continuous program in </w:t>
      </w:r>
      <w:r w:rsidRPr="0032544E">
        <w:fldChar w:fldCharType="begin"/>
      </w:r>
      <w:r w:rsidRPr="0032544E">
        <w:instrText xml:space="preserve"> REF _Ref232971874 \h  \* MERGEFORMAT </w:instrText>
      </w:r>
      <w:r w:rsidRPr="0032544E">
        <w:fldChar w:fldCharType="separate"/>
      </w:r>
      <w:r w:rsidR="00C84B72">
        <w:t xml:space="preserve">( </w:t>
      </w:r>
      <w:r w:rsidR="00C84B72">
        <w:rPr>
          <w:noProof/>
        </w:rPr>
        <w:t>6</w:t>
      </w:r>
      <w:r w:rsidR="00C84B72">
        <w:t xml:space="preserve"> )</w:t>
      </w:r>
      <w:r w:rsidRPr="0032544E">
        <w:fldChar w:fldCharType="end"/>
      </w:r>
      <w:r w:rsidRPr="0032544E">
        <w:t xml:space="preserve">, synthesizing an intervention at an arbitrary point of </w:t>
      </w:r>
      <m:oMath>
        <m:r>
          <m:rPr>
            <m:scr m:val="script"/>
            <m:sty m:val="p"/>
          </m:rPr>
          <w:rPr>
            <w:rFonts w:ascii="Cambria Math" w:hAnsi="Cambria Math"/>
          </w:rPr>
          <m:t>C</m:t>
        </m:r>
      </m:oMath>
      <w:r w:rsidRPr="0032544E">
        <w:t xml:space="preserve"> rather than selecting one from a list (</w:t>
      </w:r>
      <w:r w:rsidRPr="0032544E">
        <w:fldChar w:fldCharType="begin"/>
      </w:r>
      <w:r w:rsidRPr="0032544E">
        <w:instrText xml:space="preserve"> REF _Ref232966552 \h  \* MERGEFORMAT </w:instrText>
      </w:r>
      <w:r w:rsidRPr="0032544E">
        <w:fldChar w:fldCharType="separate"/>
      </w:r>
      <w:r w:rsidR="00C84B72" w:rsidRPr="00C84B72">
        <w:t xml:space="preserve">Fig. </w:t>
      </w:r>
      <w:r w:rsidR="00C84B72" w:rsidRPr="00C84B72">
        <w:rPr>
          <w:noProof/>
        </w:rPr>
        <w:t>2</w:t>
      </w:r>
      <w:r w:rsidRPr="0032544E">
        <w:fldChar w:fldCharType="end"/>
      </w:r>
      <w:r w:rsidRPr="0032544E">
        <w:t>, right).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9F4CDA" w14:paraId="74135B0F" w14:textId="77777777" w:rsidTr="000A6D20">
        <w:tc>
          <w:tcPr>
            <w:tcW w:w="4323" w:type="dxa"/>
            <w:vAlign w:val="center"/>
          </w:tcPr>
          <w:p w14:paraId="60A39950" w14:textId="77777777" w:rsidR="009F4CDA" w:rsidRDefault="00000000" w:rsidP="000A6D20">
            <w:pPr>
              <w:pStyle w:val="PARAIndent"/>
              <w:ind w:firstLine="0"/>
              <w:jc w:val="center"/>
            </w:pPr>
            <m:oMathPara>
              <m:oMath>
                <m:sSubSup>
                  <m:sSubSupPr>
                    <m:ctrlPr>
                      <w:rPr>
                        <w:rFonts w:ascii="Cambria Math" w:hAnsi="Cambria Math"/>
                      </w:rPr>
                    </m:ctrlPr>
                  </m:sSubSupPr>
                  <m:e>
                    <m:r>
                      <w:rPr>
                        <w:rFonts w:ascii="Cambria Math" w:hAnsi="Cambria Math"/>
                      </w:rPr>
                      <m:t>a</m:t>
                    </m:r>
                  </m:e>
                  <m:sub>
                    <m:r>
                      <m:rPr>
                        <m:scr m:val="script"/>
                      </m:rPr>
                      <w:rPr>
                        <w:rFonts w:ascii="Cambria Math" w:hAnsi="Cambria Math"/>
                      </w:rPr>
                      <m:t>C</m:t>
                    </m:r>
                  </m:sub>
                  <m:sup>
                    <m:r>
                      <w:rPr>
                        <w:rFonts w:ascii="Cambria Math" w:hAnsi="Cambria Math"/>
                      </w:rPr>
                      <m:t>*</m:t>
                    </m:r>
                  </m:sup>
                </m:sSubSup>
                <m:r>
                  <w:rPr>
                    <w:rFonts w:ascii="Cambria Math" w:hAnsi="Cambria Math"/>
                  </w:rPr>
                  <m:t>=</m:t>
                </m:r>
                <m:r>
                  <m:rPr>
                    <m:nor/>
                  </m:rPr>
                  <m:t>arg</m:t>
                </m:r>
                <m:limLow>
                  <m:limLowPr>
                    <m:ctrlPr>
                      <w:rPr>
                        <w:rFonts w:ascii="Cambria Math" w:hAnsi="Cambria Math"/>
                      </w:rPr>
                    </m:ctrlPr>
                  </m:limLowPr>
                  <m:e>
                    <m:r>
                      <m:rPr>
                        <m:nor/>
                      </m:rPr>
                      <m:t>max</m:t>
                    </m:r>
                  </m:e>
                  <m:lim>
                    <m:r>
                      <w:rPr>
                        <w:rFonts w:ascii="Cambria Math" w:hAnsi="Cambria Math"/>
                      </w:rPr>
                      <m:t>a∈</m:t>
                    </m:r>
                    <m:r>
                      <m:rPr>
                        <m:scr m:val="script"/>
                      </m:rPr>
                      <w:rPr>
                        <w:rFonts w:ascii="Cambria Math" w:hAnsi="Cambria Math"/>
                      </w:rPr>
                      <m:t>C</m:t>
                    </m:r>
                  </m:lim>
                </m:limLow>
                <m:r>
                  <w:rPr>
                    <w:rFonts w:ascii="Cambria Math" w:hAnsi="Cambria Math"/>
                  </w:rPr>
                  <m:t xml:space="preserve"> J(a), </m:t>
                </m:r>
                <m:r>
                  <m:rPr>
                    <m:scr m:val="script"/>
                  </m:rPr>
                  <w:rPr>
                    <w:rFonts w:ascii="Cambria Math" w:hAnsi="Cambria Math"/>
                  </w:rPr>
                  <m:t>C⊆</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m:oMathPara>
          </w:p>
        </w:tc>
        <w:tc>
          <w:tcPr>
            <w:tcW w:w="641" w:type="dxa"/>
            <w:vAlign w:val="center"/>
          </w:tcPr>
          <w:p w14:paraId="7F3D7736" w14:textId="77777777" w:rsidR="009F4CDA" w:rsidRDefault="009F4CDA" w:rsidP="000A6D20">
            <w:pPr>
              <w:pStyle w:val="Caption"/>
            </w:pPr>
            <w:bookmarkStart w:id="9" w:name="_Ref232971874"/>
            <w:r>
              <w:t xml:space="preserve">( </w:t>
            </w:r>
            <w:fldSimple w:instr=" SEQ ( \* ARABIC ">
              <w:r w:rsidR="00C84B72">
                <w:rPr>
                  <w:noProof/>
                </w:rPr>
                <w:t>6</w:t>
              </w:r>
            </w:fldSimple>
            <w:r>
              <w:t xml:space="preserve"> )</w:t>
            </w:r>
            <w:bookmarkEnd w:id="9"/>
          </w:p>
        </w:tc>
      </w:tr>
    </w:tbl>
    <w:p w14:paraId="259945D0" w14:textId="77777777" w:rsidR="009F4CDA" w:rsidRDefault="009F4CDA" w:rsidP="009F4CDA">
      <w:pPr>
        <w:pStyle w:val="PARAIndent"/>
      </w:pPr>
    </w:p>
    <w:p w14:paraId="0417FDAE" w14:textId="77777777" w:rsidR="009F4CDA" w:rsidRDefault="009F4CDA" w:rsidP="009F4CDA">
      <w:pPr>
        <w:pStyle w:val="PARAIndent"/>
      </w:pPr>
      <w:r>
        <w:t xml:space="preserve">The finite catalogue is contained in the continuum, </w:t>
      </w:r>
      <m:oMath>
        <m:r>
          <m:rPr>
            <m:scr m:val="script"/>
          </m:rPr>
          <w:rPr>
            <w:rFonts w:ascii="Cambria Math" w:hAnsi="Cambria Math"/>
          </w:rPr>
          <m:t>D ⊆</m:t>
        </m:r>
        <m:r>
          <m:rPr>
            <m:scr m:val="script"/>
            <m:sty m:val="p"/>
          </m:rPr>
          <w:rPr>
            <w:rFonts w:ascii="Cambria Math" w:hAnsi="Cambria Math"/>
          </w:rPr>
          <m:t>C</m:t>
        </m:r>
      </m:oMath>
      <w:r>
        <w:t xml:space="preserve">; hence, the continuous optimum can never be worse than the discrete one and the discretisation gap is non-negative; moreover, when </w:t>
      </w:r>
      <m:oMath>
        <m:r>
          <m:rPr>
            <m:scr m:val="script"/>
          </m:rPr>
          <w:rPr>
            <w:rFonts w:ascii="Cambria Math" w:hAnsi="Cambria Math"/>
          </w:rPr>
          <m:t>J</m:t>
        </m:r>
      </m:oMath>
      <w:r>
        <w:t xml:space="preserve"> is </w:t>
      </w:r>
      <m:oMath>
        <m:r>
          <w:rPr>
            <w:rFonts w:ascii="Cambria Math" w:hAnsi="Cambria Math"/>
          </w:rPr>
          <m:t>L</m:t>
        </m:r>
      </m:oMath>
      <w:r>
        <w:t xml:space="preserve">-Lipschitz </w:t>
      </w:r>
      <w:sdt>
        <w:sdtPr>
          <w:id w:val="-2063781637"/>
          <w:citation/>
        </w:sdtPr>
        <w:sdtContent>
          <w:r>
            <w:fldChar w:fldCharType="begin"/>
          </w:r>
          <w:r>
            <w:instrText xml:space="preserve"> CITATION Vir18 \l 1033 </w:instrText>
          </w:r>
          <w:r>
            <w:fldChar w:fldCharType="separate"/>
          </w:r>
          <w:r w:rsidR="00C84B72">
            <w:rPr>
              <w:noProof/>
            </w:rPr>
            <w:t>[29]</w:t>
          </w:r>
          <w:r>
            <w:fldChar w:fldCharType="end"/>
          </w:r>
        </w:sdtContent>
      </w:sdt>
      <w:r>
        <w:t xml:space="preserve"> and 𝒟 is δ-dense </w:t>
      </w:r>
      <w:proofErr w:type="gramStart"/>
      <w:r>
        <w:t>in 𝒞</w:t>
      </w:r>
      <w:proofErr w:type="gramEnd"/>
      <w:r>
        <w:t xml:space="preserve">, that gap is bounded above </w:t>
      </w:r>
      <w:r>
        <w:fldChar w:fldCharType="begin"/>
      </w:r>
      <w:r>
        <w:instrText xml:space="preserve"> REF _Ref232971864 \h </w:instrText>
      </w:r>
      <w:r>
        <w:fldChar w:fldCharType="separate"/>
      </w:r>
      <w:r w:rsidR="00C84B72">
        <w:t xml:space="preserve">( </w:t>
      </w:r>
      <w:r w:rsidR="00C84B72">
        <w:rPr>
          <w:noProof/>
        </w:rPr>
        <w:t>7</w:t>
      </w:r>
      <w:r w:rsidR="00C84B72">
        <w:t xml:space="preserve"> )</w:t>
      </w:r>
      <w:r>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9F4CDA" w14:paraId="46ABC0B3" w14:textId="77777777" w:rsidTr="000A6D20">
        <w:tc>
          <w:tcPr>
            <w:tcW w:w="4323" w:type="dxa"/>
            <w:vAlign w:val="center"/>
          </w:tcPr>
          <w:p w14:paraId="276BA9C5" w14:textId="77777777" w:rsidR="009F4CDA" w:rsidRDefault="009F4CDA" w:rsidP="000A6D20">
            <w:pPr>
              <w:pStyle w:val="PARAIndent"/>
              <w:ind w:firstLine="0"/>
              <w:jc w:val="center"/>
            </w:pPr>
            <m:oMathPara>
              <m:oMath>
                <m:r>
                  <w:rPr>
                    <w:rFonts w:ascii="Cambria Math" w:hAnsi="Cambria Math"/>
                  </w:rPr>
                  <m:t>0≤J(</m:t>
                </m:r>
                <m:sSubSup>
                  <m:sSubSupPr>
                    <m:ctrlPr>
                      <w:rPr>
                        <w:rFonts w:ascii="Cambria Math" w:hAnsi="Cambria Math"/>
                      </w:rPr>
                    </m:ctrlPr>
                  </m:sSubSupPr>
                  <m:e>
                    <m:r>
                      <w:rPr>
                        <w:rFonts w:ascii="Cambria Math" w:hAnsi="Cambria Math"/>
                      </w:rPr>
                      <m:t>a</m:t>
                    </m:r>
                  </m:e>
                  <m:sub>
                    <m:r>
                      <m:rPr>
                        <m:scr m:val="script"/>
                      </m:rPr>
                      <w:rPr>
                        <w:rFonts w:ascii="Cambria Math" w:hAnsi="Cambria Math"/>
                      </w:rPr>
                      <m:t>C</m:t>
                    </m:r>
                  </m:sub>
                  <m:sup>
                    <m:r>
                      <w:rPr>
                        <w:rFonts w:ascii="Cambria Math" w:hAnsi="Cambria Math"/>
                      </w:rPr>
                      <m:t>*</m:t>
                    </m:r>
                  </m:sup>
                </m:sSubSup>
                <m:r>
                  <w:rPr>
                    <w:rFonts w:ascii="Cambria Math" w:hAnsi="Cambria Math"/>
                  </w:rPr>
                  <m:t>)-J(</m:t>
                </m:r>
                <m:sSubSup>
                  <m:sSubSupPr>
                    <m:ctrlPr>
                      <w:rPr>
                        <w:rFonts w:ascii="Cambria Math" w:hAnsi="Cambria Math"/>
                      </w:rPr>
                    </m:ctrlPr>
                  </m:sSubSupPr>
                  <m:e>
                    <m:r>
                      <w:rPr>
                        <w:rFonts w:ascii="Cambria Math" w:hAnsi="Cambria Math"/>
                      </w:rPr>
                      <m:t>a</m:t>
                    </m:r>
                  </m:e>
                  <m:sub>
                    <m:r>
                      <m:rPr>
                        <m:scr m:val="script"/>
                        <m:sty m:val="p"/>
                      </m:rPr>
                      <w:rPr>
                        <w:rFonts w:ascii="Cambria Math" w:hAnsi="Cambria Math"/>
                      </w:rPr>
                      <m:t>D</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L</m:t>
                    </m:r>
                  </m:e>
                  <m:sub>
                    <m:r>
                      <m:rPr>
                        <m:scr m:val="script"/>
                      </m:rPr>
                      <w:rPr>
                        <w:rFonts w:ascii="Cambria Math" w:hAnsi="Cambria Math"/>
                      </w:rPr>
                      <m:t>J</m:t>
                    </m:r>
                  </m:sub>
                </m:sSub>
                <m:r>
                  <w:rPr>
                    <w:rFonts w:ascii="Cambria Math" w:hAnsi="Cambria Math"/>
                  </w:rPr>
                  <m:t> δ</m:t>
                </m:r>
              </m:oMath>
            </m:oMathPara>
          </w:p>
        </w:tc>
        <w:tc>
          <w:tcPr>
            <w:tcW w:w="641" w:type="dxa"/>
            <w:vAlign w:val="center"/>
          </w:tcPr>
          <w:p w14:paraId="685CAED3" w14:textId="77777777" w:rsidR="009F4CDA" w:rsidRDefault="009F4CDA" w:rsidP="000A6D20">
            <w:pPr>
              <w:pStyle w:val="Caption"/>
            </w:pPr>
            <w:bookmarkStart w:id="10" w:name="_Ref232971864"/>
            <w:r>
              <w:t xml:space="preserve">( </w:t>
            </w:r>
            <w:fldSimple w:instr=" SEQ ( \* ARABIC ">
              <w:r w:rsidR="00C84B72">
                <w:rPr>
                  <w:noProof/>
                </w:rPr>
                <w:t>7</w:t>
              </w:r>
            </w:fldSimple>
            <w:r>
              <w:t xml:space="preserve"> )</w:t>
            </w:r>
            <w:bookmarkEnd w:id="10"/>
          </w:p>
        </w:tc>
      </w:tr>
    </w:tbl>
    <w:p w14:paraId="460C6A05" w14:textId="77777777" w:rsidR="009F4CDA" w:rsidRDefault="009F4CDA" w:rsidP="009F4CDA">
      <w:pPr>
        <w:pStyle w:val="PARAIndent"/>
      </w:pPr>
    </w:p>
    <w:p w14:paraId="654C173C" w14:textId="77777777" w:rsidR="009F4CDA" w:rsidRDefault="009F4CDA" w:rsidP="009F4CDA">
      <w:pPr>
        <w:pStyle w:val="PARAIndent"/>
      </w:pPr>
      <w:r>
        <w:t xml:space="preserve">Hence a closed design approaches the open optimum only as its catalogue is refined without bound </w:t>
      </w:r>
      <m:oMath>
        <m:r>
          <w:rPr>
            <w:rFonts w:ascii="Cambria Math" w:hAnsi="Cambria Math"/>
          </w:rPr>
          <m:t>(L → ∞, δ → 0)</m:t>
        </m:r>
      </m:oMath>
      <w:r>
        <w:t>, whereas an open formulation attains it directly. For wildfire response, where effective interventions vary continuously with terrain, weather, and available resources, this gap is precisely the advantage of an open decision space, and synthesising interventions over a continuum rather than ranking a fixed menu is what classical DSS leaves unaddressed.</w:t>
      </w:r>
    </w:p>
    <w:p w14:paraId="33243556" w14:textId="77777777" w:rsidR="00950009" w:rsidRDefault="006774AD" w:rsidP="00ED7820">
      <w:pPr>
        <w:pStyle w:val="Heading2"/>
      </w:pPr>
      <w:r>
        <w:t>C. Uncertainty and Partial Observability</w:t>
      </w:r>
    </w:p>
    <w:p w14:paraId="0F1EE43C" w14:textId="77777777" w:rsidR="009F4CDA" w:rsidRDefault="009F4CDA" w:rsidP="009F4CDA">
      <w:pPr>
        <w:pStyle w:val="PARAIndent"/>
      </w:pPr>
      <w:r>
        <w:rPr>
          <w:noProof/>
        </w:rPr>
        <mc:AlternateContent>
          <mc:Choice Requires="wpg">
            <w:drawing>
              <wp:anchor distT="0" distB="0" distL="114300" distR="114300" simplePos="0" relativeHeight="251659264" behindDoc="0" locked="0" layoutInCell="1" allowOverlap="1" wp14:anchorId="5473CF6E" wp14:editId="3116220E">
                <wp:simplePos x="0" y="0"/>
                <wp:positionH relativeFrom="column">
                  <wp:posOffset>-11282</wp:posOffset>
                </wp:positionH>
                <wp:positionV relativeFrom="paragraph">
                  <wp:posOffset>-184101</wp:posOffset>
                </wp:positionV>
                <wp:extent cx="3217545" cy="2290445"/>
                <wp:effectExtent l="0" t="0" r="1905" b="0"/>
                <wp:wrapTopAndBottom/>
                <wp:docPr id="638460422" name="Group 4"/>
                <wp:cNvGraphicFramePr/>
                <a:graphic xmlns:a="http://schemas.openxmlformats.org/drawingml/2006/main">
                  <a:graphicData uri="http://schemas.microsoft.com/office/word/2010/wordprocessingGroup">
                    <wpg:wgp>
                      <wpg:cNvGrpSpPr/>
                      <wpg:grpSpPr>
                        <a:xfrm>
                          <a:off x="0" y="0"/>
                          <a:ext cx="3217545" cy="2290445"/>
                          <a:chOff x="0" y="-1"/>
                          <a:chExt cx="3217545" cy="2290494"/>
                        </a:xfrm>
                      </wpg:grpSpPr>
                      <pic:pic xmlns:pic="http://schemas.openxmlformats.org/drawingml/2006/picture">
                        <pic:nvPicPr>
                          <pic:cNvPr id="711833605" name="Picture 3"/>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278347" y="-1"/>
                            <a:ext cx="2680879" cy="2016369"/>
                          </a:xfrm>
                          <a:prstGeom prst="rect">
                            <a:avLst/>
                          </a:prstGeom>
                        </pic:spPr>
                      </pic:pic>
                      <wps:wsp>
                        <wps:cNvPr id="2146317878" name="Text Box 1"/>
                        <wps:cNvSpPr txBox="1"/>
                        <wps:spPr>
                          <a:xfrm>
                            <a:off x="0" y="1998393"/>
                            <a:ext cx="3217545" cy="292100"/>
                          </a:xfrm>
                          <a:prstGeom prst="rect">
                            <a:avLst/>
                          </a:prstGeom>
                          <a:solidFill>
                            <a:prstClr val="white"/>
                          </a:solidFill>
                          <a:ln>
                            <a:noFill/>
                          </a:ln>
                        </wps:spPr>
                        <wps:txbx>
                          <w:txbxContent>
                            <w:p w14:paraId="51B2B260" w14:textId="77777777" w:rsidR="00ED7820" w:rsidRPr="00ED7820" w:rsidRDefault="00ED7820" w:rsidP="00ED7820">
                              <w:pPr>
                                <w:pStyle w:val="Caption"/>
                              </w:pPr>
                              <w:bookmarkStart w:id="11" w:name="_Ref232978231"/>
                              <w:bookmarkStart w:id="12" w:name="_Ref232978221"/>
                              <w:r w:rsidRPr="00ED7820">
                                <w:rPr>
                                  <w:b/>
                                  <w:bCs/>
                                </w:rPr>
                                <w:t xml:space="preserve">Fig. </w:t>
                              </w:r>
                              <w:r w:rsidRPr="00ED7820">
                                <w:rPr>
                                  <w:b/>
                                  <w:bCs/>
                                </w:rPr>
                                <w:fldChar w:fldCharType="begin"/>
                              </w:r>
                              <w:r w:rsidRPr="00ED7820">
                                <w:rPr>
                                  <w:b/>
                                  <w:bCs/>
                                </w:rPr>
                                <w:instrText xml:space="preserve"> SEQ Fig. \* ARABIC </w:instrText>
                              </w:r>
                              <w:r w:rsidRPr="00ED7820">
                                <w:rPr>
                                  <w:b/>
                                  <w:bCs/>
                                </w:rPr>
                                <w:fldChar w:fldCharType="separate"/>
                              </w:r>
                              <w:r w:rsidR="009F4CDA">
                                <w:rPr>
                                  <w:b/>
                                  <w:bCs/>
                                  <w:noProof/>
                                </w:rPr>
                                <w:t>3</w:t>
                              </w:r>
                              <w:r w:rsidRPr="00ED7820">
                                <w:rPr>
                                  <w:b/>
                                  <w:bCs/>
                                </w:rPr>
                                <w:fldChar w:fldCharType="end"/>
                              </w:r>
                              <w:bookmarkEnd w:id="11"/>
                              <w:r w:rsidRPr="00ED7820">
                                <w:rPr>
                                  <w:b/>
                                  <w:bCs/>
                                </w:rPr>
                                <w:t>.</w:t>
                              </w:r>
                              <w:r>
                                <w:t xml:space="preserve"> Decision making under partial observability (top), the first candidate decision (bottom).</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5473CF6E" id="_x0000_s1032" style="position:absolute;left:0;text-align:left;margin-left:-.9pt;margin-top:-14.5pt;width:253.35pt;height:180.35pt;z-index:251659264;mso-height-relative:margin" coordorigin="" coordsize="32175,22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">
                <v:shape id="Picture 3" o:spid="_x0000_s1033" type="#_x0000_t75" style="position:absolute;left:2783;width:26809;height:20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">
                  <v:imagedata r:id="rId16" o:title=""/>
                </v:shape>
                <v:shape id="Text Box 1" o:spid="_x0000_s1034" type="#_x0000_t202" style="position:absolute;top:19983;width:32175;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" stroked="f">
                  <v:textbox style="mso-fit-shape-to-text:t" inset="0,0,0,0">
                    <w:txbxContent>
                      <w:p w14:paraId="51B2B260" w14:textId="77777777" w:rsidR="00ED7820" w:rsidRPr="00ED7820" w:rsidRDefault="00ED7820" w:rsidP="00ED7820">
                        <w:pPr>
                          <w:pStyle w:val="Caption"/>
                        </w:pPr>
                        <w:bookmarkStart w:id="13" w:name="_Ref232978231"/>
                        <w:bookmarkStart w:id="14" w:name="_Ref232978221"/>
                        <w:r w:rsidRPr="00ED7820">
                          <w:rPr>
                            <w:b/>
                            <w:bCs/>
                          </w:rPr>
                          <w:t xml:space="preserve">Fig. </w:t>
                        </w:r>
                        <w:r w:rsidRPr="00ED7820">
                          <w:rPr>
                            <w:b/>
                            <w:bCs/>
                          </w:rPr>
                          <w:fldChar w:fldCharType="begin"/>
                        </w:r>
                        <w:r w:rsidRPr="00ED7820">
                          <w:rPr>
                            <w:b/>
                            <w:bCs/>
                          </w:rPr>
                          <w:instrText xml:space="preserve"> SEQ Fig. \* ARABIC </w:instrText>
                        </w:r>
                        <w:r w:rsidRPr="00ED7820">
                          <w:rPr>
                            <w:b/>
                            <w:bCs/>
                          </w:rPr>
                          <w:fldChar w:fldCharType="separate"/>
                        </w:r>
                        <w:r w:rsidR="009F4CDA">
                          <w:rPr>
                            <w:b/>
                            <w:bCs/>
                            <w:noProof/>
                          </w:rPr>
                          <w:t>3</w:t>
                        </w:r>
                        <w:r w:rsidRPr="00ED7820">
                          <w:rPr>
                            <w:b/>
                            <w:bCs/>
                          </w:rPr>
                          <w:fldChar w:fldCharType="end"/>
                        </w:r>
                        <w:bookmarkEnd w:id="13"/>
                        <w:r w:rsidRPr="00ED7820">
                          <w:rPr>
                            <w:b/>
                            <w:bCs/>
                          </w:rPr>
                          <w:t>.</w:t>
                        </w:r>
                        <w:r>
                          <w:t xml:space="preserve"> Decision making under partial observability (top), the first candidate decision (bottom).</w:t>
                        </w:r>
                        <w:bookmarkEnd w:id="14"/>
                      </w:p>
                    </w:txbxContent>
                  </v:textbox>
                </v:shape>
                <w10:wrap type="topAndBottom"/>
              </v:group>
            </w:pict>
          </mc:Fallback>
        </mc:AlternateContent>
      </w:r>
      <w:r>
        <w:t xml:space="preserve">A third line of work addresses the uncertainty inherent in incident data. Probabilistic models posit a distribution and reason about expectations, whereas Dempster–Shafer evidence theory </w:t>
      </w:r>
      <w:sdt>
        <w:sdtPr>
          <w:id w:val="-1448638881"/>
          <w:citation/>
        </w:sdtPr>
        <w:sdtContent>
          <w:r>
            <w:fldChar w:fldCharType="begin"/>
          </w:r>
          <w:r>
            <w:instrText xml:space="preserve"> CITATION Sha76 \l 1033 </w:instrText>
          </w:r>
          <w:r>
            <w:fldChar w:fldCharType="separate"/>
          </w:r>
          <w:r w:rsidR="00C84B72">
            <w:rPr>
              <w:noProof/>
            </w:rPr>
            <w:t>[19]</w:t>
          </w:r>
          <w:r>
            <w:fldChar w:fldCharType="end"/>
          </w:r>
        </w:sdtContent>
      </w:sdt>
      <w:r>
        <w:t xml:space="preserve"> reasons over masses assigned to subsets of a frame of discernment. Both require prior distributions or calibrated masses, which are seldom available for the epistemic, non-statistic uncertainty of wildfire sensing </w:t>
      </w:r>
      <w:sdt>
        <w:sdtPr>
          <w:id w:val="-542433428"/>
          <w:citation/>
        </w:sdtPr>
        <w:sdtContent>
          <w:r>
            <w:fldChar w:fldCharType="begin"/>
          </w:r>
          <w:r>
            <w:instrText xml:space="preserve"> CITATION Tho11 \l 1033 </w:instrText>
          </w:r>
          <w:r>
            <w:fldChar w:fldCharType="separate"/>
          </w:r>
          <w:r w:rsidR="00C84B72">
            <w:rPr>
              <w:noProof/>
            </w:rPr>
            <w:t>[15]</w:t>
          </w:r>
          <w:r>
            <w:fldChar w:fldCharType="end"/>
          </w:r>
        </w:sdtContent>
      </w:sdt>
      <w:r>
        <w:t xml:space="preserve">. Partial </w:t>
      </w:r>
      <w:r w:rsidRPr="004A7F56">
        <w:t xml:space="preserve">observability is captured formally by the partially observable Markov decision process </w:t>
      </w:r>
      <w:sdt>
        <w:sdtPr>
          <w:id w:val="-1165881595"/>
          <w:citation/>
        </w:sdtPr>
        <w:sdtContent>
          <w:r w:rsidRPr="004A7F56">
            <w:fldChar w:fldCharType="begin"/>
          </w:r>
          <w:r w:rsidRPr="004A7F56">
            <w:instrText xml:space="preserve"> CITATION Kae98 \l 1033 </w:instrText>
          </w:r>
          <w:r w:rsidRPr="004A7F56">
            <w:fldChar w:fldCharType="separate"/>
          </w:r>
          <w:r w:rsidR="00C84B72">
            <w:rPr>
              <w:noProof/>
            </w:rPr>
            <w:t>[18]</w:t>
          </w:r>
          <w:r w:rsidRPr="004A7F56">
            <w:fldChar w:fldCharType="end"/>
          </w:r>
        </w:sdtContent>
      </w:sdt>
      <w:r w:rsidRPr="004A7F56">
        <w:t xml:space="preserve">, in which the true </w:t>
      </w:r>
      <w:proofErr w:type="spellStart"/>
      <w:r w:rsidRPr="004A7F56">
        <w:t>state s</w:t>
      </w:r>
      <w:proofErr w:type="spellEnd"/>
      <w:r w:rsidRPr="004A7F56">
        <w:t xml:space="preserve"> ∈ S is hidden and only an observation drawn from a sensing model is available </w:t>
      </w:r>
      <w:r w:rsidRPr="004A7F56">
        <w:fldChar w:fldCharType="begin"/>
      </w:r>
      <w:r w:rsidRPr="004A7F56">
        <w:instrText xml:space="preserve"> REF _Ref232972268 \h  \* MERGEFORMAT </w:instrText>
      </w:r>
      <w:r w:rsidRPr="004A7F56">
        <w:fldChar w:fldCharType="separate"/>
      </w:r>
      <w:r w:rsidR="00C84B72">
        <w:t xml:space="preserve">( </w:t>
      </w:r>
      <w:r w:rsidR="00C84B72">
        <w:rPr>
          <w:noProof/>
        </w:rPr>
        <w:t>8</w:t>
      </w:r>
      <w:r w:rsidR="00C84B72">
        <w:t xml:space="preserve"> )</w:t>
      </w:r>
      <w:r w:rsidRPr="004A7F56">
        <w:fldChar w:fldCharType="end"/>
      </w:r>
      <w:r w:rsidRPr="004A7F56">
        <w:t xml:space="preserve"> (</w:t>
      </w:r>
      <w:r w:rsidRPr="004A7F56">
        <w:fldChar w:fldCharType="begin"/>
      </w:r>
      <w:r w:rsidRPr="004A7F56">
        <w:instrText xml:space="preserve"> REF _Ref232978231 \h  \* MERGEFORMAT </w:instrText>
      </w:r>
      <w:r w:rsidRPr="004A7F56">
        <w:fldChar w:fldCharType="separate"/>
      </w:r>
      <w:r w:rsidR="00C84B72" w:rsidRPr="00C84B72">
        <w:t xml:space="preserve">Fig. </w:t>
      </w:r>
      <w:r w:rsidR="00C84B72" w:rsidRPr="00C84B72">
        <w:rPr>
          <w:noProof/>
        </w:rPr>
        <w:t>3</w:t>
      </w:r>
      <w:r w:rsidRPr="004A7F56">
        <w:fldChar w:fldCharType="end"/>
      </w:r>
      <w:r w:rsidRPr="004A7F56">
        <w:t>, top).</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9F4CDA" w14:paraId="4DBF840E" w14:textId="77777777" w:rsidTr="000A6D20">
        <w:tc>
          <w:tcPr>
            <w:tcW w:w="4323" w:type="dxa"/>
            <w:vAlign w:val="center"/>
          </w:tcPr>
          <w:p w14:paraId="2F2689EB" w14:textId="77777777" w:rsidR="009F4CDA" w:rsidRDefault="009F4CDA" w:rsidP="000A6D20">
            <w:pPr>
              <w:pStyle w:val="PARAIndent"/>
              <w:ind w:firstLine="0"/>
              <w:jc w:val="center"/>
            </w:pPr>
            <m:oMathPara>
              <m:oMath>
                <m:r>
                  <w:rPr>
                    <w:rFonts w:ascii="Cambria Math" w:hAnsi="Cambria Math"/>
                  </w:rPr>
                  <m:t>o∼Z(o∣s), s∈</m:t>
                </m:r>
                <m:r>
                  <m:rPr>
                    <m:scr m:val="script"/>
                  </m:rPr>
                  <w:rPr>
                    <w:rFonts w:ascii="Cambria Math" w:hAnsi="Cambria Math"/>
                  </w:rPr>
                  <m:t>S</m:t>
                </m:r>
              </m:oMath>
            </m:oMathPara>
          </w:p>
        </w:tc>
        <w:tc>
          <w:tcPr>
            <w:tcW w:w="641" w:type="dxa"/>
            <w:vAlign w:val="center"/>
          </w:tcPr>
          <w:p w14:paraId="7485D815" w14:textId="77777777" w:rsidR="009F4CDA" w:rsidRDefault="009F4CDA" w:rsidP="000A6D20">
            <w:pPr>
              <w:pStyle w:val="Caption"/>
              <w:jc w:val="right"/>
            </w:pPr>
            <w:bookmarkStart w:id="15" w:name="_Ref232972268"/>
            <w:r>
              <w:t xml:space="preserve">( </w:t>
            </w:r>
            <w:fldSimple w:instr=" SEQ ( \* ARABIC ">
              <w:r w:rsidR="00C84B72">
                <w:rPr>
                  <w:noProof/>
                </w:rPr>
                <w:t>8</w:t>
              </w:r>
            </w:fldSimple>
            <w:r>
              <w:t xml:space="preserve"> )</w:t>
            </w:r>
            <w:bookmarkEnd w:id="15"/>
          </w:p>
        </w:tc>
      </w:tr>
    </w:tbl>
    <w:p w14:paraId="4739F29D" w14:textId="77777777" w:rsidR="009F4CDA" w:rsidRDefault="009F4CDA" w:rsidP="009F4CDA">
      <w:pPr>
        <w:pStyle w:val="PARAIndent"/>
      </w:pPr>
    </w:p>
    <w:p w14:paraId="151D4F99" w14:textId="77777777" w:rsidR="009F4CDA" w:rsidRDefault="009F4CDA" w:rsidP="009F4CDA">
      <w:pPr>
        <w:pStyle w:val="PARAIndent"/>
      </w:pPr>
      <w:r>
        <w:t xml:space="preserve">Exact optimal policies for such models are, however, intractable at incident scale. A pragmatic alternative is satisficing </w:t>
      </w:r>
      <w:sdt>
        <w:sdtPr>
          <w:id w:val="-1071067586"/>
          <w:citation/>
        </w:sdtPr>
        <w:sdtContent>
          <w:r>
            <w:fldChar w:fldCharType="begin"/>
          </w:r>
          <w:r>
            <w:instrText xml:space="preserve"> CITATION Sim56 \l 1033 </w:instrText>
          </w:r>
          <w:r>
            <w:fldChar w:fldCharType="separate"/>
          </w:r>
          <w:r w:rsidR="00C84B72">
            <w:rPr>
              <w:noProof/>
            </w:rPr>
            <w:t>[26]</w:t>
          </w:r>
          <w:r>
            <w:fldChar w:fldCharType="end"/>
          </w:r>
        </w:sdtContent>
      </w:sdt>
      <w:r>
        <w:t xml:space="preserve">, which accepts a candidate decision as soon as its estimated quality Q meets an adequacy threshold η, as in </w:t>
      </w:r>
      <w:r>
        <w:fldChar w:fldCharType="begin"/>
      </w:r>
      <w:r>
        <w:instrText xml:space="preserve"> REF _Ref232972296 \h </w:instrText>
      </w:r>
      <w:r>
        <w:fldChar w:fldCharType="separate"/>
      </w:r>
      <w:r w:rsidR="00C84B72">
        <w:t xml:space="preserve">( </w:t>
      </w:r>
      <w:r w:rsidR="00C84B72">
        <w:rPr>
          <w:noProof/>
        </w:rPr>
        <w:t>9</w:t>
      </w:r>
      <w:r w:rsidR="00C84B72">
        <w:t xml:space="preserve"> )</w:t>
      </w:r>
      <w:r>
        <w:fldChar w:fldCharType="end"/>
      </w:r>
      <w:r>
        <w:t xml:space="preserve"> </w:t>
      </w:r>
      <w:r w:rsidRPr="004A7F56">
        <w:t>(</w:t>
      </w:r>
      <w:r w:rsidRPr="004A7F56">
        <w:fldChar w:fldCharType="begin"/>
      </w:r>
      <w:r w:rsidRPr="004A7F56">
        <w:instrText xml:space="preserve"> REF _Ref232978231 \h  \* MERGEFORMAT </w:instrText>
      </w:r>
      <w:r w:rsidRPr="004A7F56">
        <w:fldChar w:fldCharType="separate"/>
      </w:r>
      <w:r w:rsidR="00C84B72" w:rsidRPr="00C84B72">
        <w:t xml:space="preserve">Fig. </w:t>
      </w:r>
      <w:r w:rsidR="00C84B72" w:rsidRPr="00C84B72">
        <w:rPr>
          <w:noProof/>
        </w:rPr>
        <w:t>3</w:t>
      </w:r>
      <w:r w:rsidRPr="004A7F56">
        <w:fldChar w:fldCharType="end"/>
      </w:r>
      <w:r w:rsidRPr="004A7F56">
        <w:t>, bottom).</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9F4CDA" w14:paraId="28A66EC0" w14:textId="77777777" w:rsidTr="000A6D20">
        <w:tc>
          <w:tcPr>
            <w:tcW w:w="4323" w:type="dxa"/>
            <w:vAlign w:val="center"/>
          </w:tcPr>
          <w:p w14:paraId="20835CE7" w14:textId="77777777" w:rsidR="009F4CDA" w:rsidRDefault="009F4CDA" w:rsidP="000A6D20">
            <w:pPr>
              <w:pStyle w:val="PARAIndent"/>
              <w:ind w:firstLine="0"/>
              <w:jc w:val="center"/>
            </w:pPr>
            <m:oMathPara>
              <m:oMath>
                <m:r>
                  <m:rPr>
                    <m:nor/>
                  </m:rPr>
                  <m:t>accept</m:t>
                </m:r>
                <m:r>
                  <w:rPr>
                    <w:rFonts w:ascii="Cambria Math" w:hAnsi="Cambria Math"/>
                  </w:rPr>
                  <m:t>⇔Q≥η</m:t>
                </m:r>
              </m:oMath>
            </m:oMathPara>
          </w:p>
        </w:tc>
        <w:tc>
          <w:tcPr>
            <w:tcW w:w="641" w:type="dxa"/>
            <w:vAlign w:val="center"/>
          </w:tcPr>
          <w:p w14:paraId="6A8FC5DC" w14:textId="77777777" w:rsidR="009F4CDA" w:rsidRDefault="009F4CDA" w:rsidP="000A6D20">
            <w:pPr>
              <w:pStyle w:val="Caption"/>
              <w:jc w:val="right"/>
            </w:pPr>
            <w:bookmarkStart w:id="16" w:name="_Ref232972296"/>
            <w:r>
              <w:t xml:space="preserve">( </w:t>
            </w:r>
            <w:fldSimple w:instr=" SEQ ( \* ARABIC ">
              <w:r w:rsidR="00C84B72">
                <w:rPr>
                  <w:noProof/>
                </w:rPr>
                <w:t>9</w:t>
              </w:r>
            </w:fldSimple>
            <w:r>
              <w:t xml:space="preserve"> )</w:t>
            </w:r>
            <w:bookmarkEnd w:id="16"/>
          </w:p>
        </w:tc>
      </w:tr>
    </w:tbl>
    <w:p w14:paraId="13F38FD3" w14:textId="77777777" w:rsidR="009F4CDA" w:rsidRDefault="009F4CDA" w:rsidP="009F4CDA">
      <w:pPr>
        <w:pStyle w:val="PARAIndent"/>
      </w:pPr>
    </w:p>
    <w:p w14:paraId="01E13D7D" w14:textId="77777777" w:rsidR="009F4CDA" w:rsidRDefault="009F4CDA" w:rsidP="009F4CDA">
      <w:pPr>
        <w:pStyle w:val="PARAIndent"/>
      </w:pPr>
      <w:r>
        <w:t xml:space="preserve">Stability of the resulting decisions under perturbed inputs can be characterized by Lipschitz continuity: a mapping f is L-Lipschitz when it satisfies </w:t>
      </w:r>
      <w:r>
        <w:fldChar w:fldCharType="begin"/>
      </w:r>
      <w:r>
        <w:instrText xml:space="preserve"> REF _Ref232972322 \h </w:instrText>
      </w:r>
      <w:r>
        <w:fldChar w:fldCharType="separate"/>
      </w:r>
      <w:r w:rsidR="00C84B72">
        <w:t xml:space="preserve">( </w:t>
      </w:r>
      <w:r w:rsidR="00C84B72">
        <w:rPr>
          <w:noProof/>
        </w:rPr>
        <w:t>10</w:t>
      </w:r>
      <w:r w:rsidR="00C84B72">
        <w:t xml:space="preserve"> )</w:t>
      </w:r>
      <w:r>
        <w:fldChar w:fldCharType="end"/>
      </w:r>
      <w:r>
        <w:t>, which bounds how far the output can move when sensor readings change slightly.</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9F4CDA" w14:paraId="13607F92" w14:textId="77777777" w:rsidTr="000A6D20">
        <w:tc>
          <w:tcPr>
            <w:tcW w:w="4181" w:type="dxa"/>
            <w:vAlign w:val="center"/>
          </w:tcPr>
          <w:p w14:paraId="3900A1DA" w14:textId="77777777" w:rsidR="009F4CDA" w:rsidRDefault="009F4CDA" w:rsidP="000A6D20">
            <w:pPr>
              <w:pStyle w:val="PARAIndent"/>
              <w:ind w:firstLine="0"/>
              <w:jc w:val="center"/>
            </w:pPr>
            <m:oMathPara>
              <m:oMath>
                <m:r>
                  <w:rPr>
                    <w:rFonts w:ascii="Cambria Math" w:hAnsi="Cambria Math"/>
                  </w:rPr>
                  <m:t>∥f(x)-f(x')∥≤L ∥x-x'∥</m:t>
                </m:r>
              </m:oMath>
            </m:oMathPara>
          </w:p>
        </w:tc>
        <w:tc>
          <w:tcPr>
            <w:tcW w:w="783" w:type="dxa"/>
            <w:vAlign w:val="center"/>
          </w:tcPr>
          <w:p w14:paraId="684DFFF0" w14:textId="77777777" w:rsidR="009F4CDA" w:rsidRDefault="009F4CDA" w:rsidP="000A6D20">
            <w:pPr>
              <w:pStyle w:val="Caption"/>
              <w:jc w:val="right"/>
            </w:pPr>
            <w:bookmarkStart w:id="17" w:name="_Ref232972322"/>
            <w:r>
              <w:t xml:space="preserve">( </w:t>
            </w:r>
            <w:fldSimple w:instr=" SEQ ( \* ARABIC ">
              <w:r w:rsidR="00C84B72">
                <w:rPr>
                  <w:noProof/>
                </w:rPr>
                <w:t>10</w:t>
              </w:r>
            </w:fldSimple>
            <w:r>
              <w:t xml:space="preserve"> )</w:t>
            </w:r>
            <w:bookmarkEnd w:id="17"/>
          </w:p>
        </w:tc>
      </w:tr>
    </w:tbl>
    <w:p w14:paraId="780AAE4C" w14:textId="77777777" w:rsidR="009F4CDA" w:rsidRDefault="009F4CDA" w:rsidP="009F4CDA">
      <w:pPr>
        <w:pStyle w:val="PARAIndent"/>
      </w:pPr>
    </w:p>
    <w:p w14:paraId="4CCD8488" w14:textId="77777777" w:rsidR="00950009" w:rsidRDefault="009F4CDA" w:rsidP="009F4CDA">
      <w:pPr>
        <w:pStyle w:val="PARAIndent"/>
      </w:pPr>
      <w:r>
        <w:t>Combining prior-free uncertainty handling with stability guarantees of this kind, at a cost that stays tractable during an incident, is not offered by any single one of these frameworks.</w:t>
      </w:r>
    </w:p>
    <w:p w14:paraId="0362370B" w14:textId="77777777" w:rsidR="00950009" w:rsidRDefault="00000000">
      <w:pPr>
        <w:pStyle w:val="Heading2"/>
      </w:pPr>
      <w:r>
        <w:t>D. Distributed and Hierarchical Decision Architectures</w:t>
      </w:r>
    </w:p>
    <w:p w14:paraId="69E6481B" w14:textId="77777777" w:rsidR="00950009" w:rsidRDefault="00000000">
      <w:pPr>
        <w:pStyle w:val="PARAIndent"/>
      </w:pPr>
      <w:r>
        <w:t xml:space="preserve">Finally, the way reasoning is organized across a region determines whether a system can keep pace with a spreading fire. Three architectures recur in the decision-support literature (Fig. </w:t>
      </w:r>
      <w:r>
        <w:fldChar w:fldCharType="begin"/>
      </w:r>
      <w:r>
        <w:instrText xml:space="preserve"> REF fig3 \h </w:instrText>
      </w:r>
      <w:r>
        <w:fldChar w:fldCharType="separate"/>
      </w:r>
      <w:r w:rsidR="00C84B72">
        <w:rPr>
          <w:b/>
          <w:bCs/>
          <w:noProof/>
        </w:rPr>
        <w:t>5</w:t>
      </w:r>
      <w:r>
        <w:fldChar w:fldCharType="end"/>
      </w:r>
      <w:r>
        <w:t xml:space="preserve">). A centralized design routes all regional data to a single reasoner, which is simple but becomes a bottleneck and a single point of failure. A peer-to-peer distributed design spreads reasoning across communicating agents in the multi-agent tradition </w:t>
      </w:r>
      <w:sdt>
        <w:sdtPr>
          <w:id w:val="-1078675776"/>
          <w:citation/>
        </w:sdtPr>
        <w:sdtContent>
          <w:r>
            <w:fldChar w:fldCharType="begin"/>
          </w:r>
          <w:r>
            <w:instrText xml:space="preserve"> CITATION Woo09 \l 1033 </w:instrText>
          </w:r>
          <w:r>
            <w:fldChar w:fldCharType="separate"/>
          </w:r>
          <w:r w:rsidR="00C84B72">
            <w:rPr>
              <w:noProof/>
            </w:rPr>
            <w:t>[23]</w:t>
          </w:r>
          <w:r>
            <w:fldChar w:fldCharType="end"/>
          </w:r>
        </w:sdtContent>
      </w:sdt>
      <w:r>
        <w:t xml:space="preserve">, removing the central bottleneck but incurring inter-agent message overhead whose per-cycle cost grows with the number of regional agents, as in </w:t>
      </w:r>
      <w:r>
        <w:fldChar w:fldCharType="begin"/>
      </w:r>
      <w:r>
        <w:instrText xml:space="preserve"> REF eq9 \h </w:instrText>
      </w:r>
      <w:r>
        <w:fldChar w:fldCharType="separate"/>
      </w:r>
      <w:r w:rsidR="00C84B72">
        <w:t>( 11 )</w:t>
      </w:r>
      <w:r>
        <w:fldChar w:fldCharType="end"/>
      </w:r>
      <w:r>
        <w:t>.</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0536B883" w14:textId="77777777" w:rsidTr="00D37249">
        <w:tc>
          <w:tcPr>
            <w:tcW w:w="4181" w:type="dxa"/>
            <w:vAlign w:val="center"/>
          </w:tcPr>
          <w:p w14:paraId="42692CF8" w14:textId="77777777" w:rsidR="000C1648" w:rsidRDefault="000C1648" w:rsidP="006639A6">
            <w:pPr>
              <w:pStyle w:val="PARAIndent"/>
              <w:ind w:firstLine="0"/>
              <w:jc w:val="center"/>
            </w:pPr>
            <m:oMathPara>
              <m:oMath>
                <m:r>
                  <w:rPr>
                    <w:rFonts w:ascii="Cambria Math" w:hAnsi="Cambria Math"/>
                  </w:rPr>
                  <m:t>τ=</m:t>
                </m:r>
                <m:sSub>
                  <m:sSubPr>
                    <m:ctrlPr>
                      <w:rPr>
                        <w:rFonts w:ascii="Cambria Math" w:hAnsi="Cambria Math"/>
                      </w:rPr>
                    </m:ctrlPr>
                  </m:sSubPr>
                  <m:e>
                    <m:r>
                      <w:rPr>
                        <w:rFonts w:ascii="Cambria Math" w:hAnsi="Cambria Math"/>
                      </w:rPr>
                      <m:t>τ</m:t>
                    </m:r>
                  </m:e>
                  <m:sub>
                    <m:r>
                      <m:rPr>
                        <m:nor/>
                      </m:rPr>
                      <m:t>local</m:t>
                    </m:r>
                  </m:sub>
                </m:sSub>
                <m:r>
                  <w:rPr>
                    <w:rFonts w:ascii="Cambria Math" w:hAnsi="Cambria Math"/>
                  </w:rPr>
                  <m:t>+</m:t>
                </m:r>
                <m:sSub>
                  <m:sSubPr>
                    <m:ctrlPr>
                      <w:rPr>
                        <w:rFonts w:ascii="Cambria Math" w:hAnsi="Cambria Math"/>
                      </w:rPr>
                    </m:ctrlPr>
                  </m:sSubPr>
                  <m:e>
                    <m:r>
                      <w:rPr>
                        <w:rFonts w:ascii="Cambria Math" w:hAnsi="Cambria Math"/>
                      </w:rPr>
                      <m:t>τ</m:t>
                    </m:r>
                  </m:e>
                  <m:sub>
                    <m:r>
                      <m:rPr>
                        <m:nor/>
                      </m:rPr>
                      <m:t>coord</m:t>
                    </m:r>
                  </m:sub>
                </m:sSub>
                <m:r>
                  <w:rPr>
                    <w:rFonts w:ascii="Cambria Math" w:hAnsi="Cambria Math"/>
                  </w:rPr>
                  <m:t>, </m:t>
                </m:r>
                <m:sSub>
                  <m:sSubPr>
                    <m:ctrlPr>
                      <w:rPr>
                        <w:rFonts w:ascii="Cambria Math" w:hAnsi="Cambria Math"/>
                      </w:rPr>
                    </m:ctrlPr>
                  </m:sSubPr>
                  <m:e>
                    <m:r>
                      <w:rPr>
                        <w:rFonts w:ascii="Cambria Math" w:hAnsi="Cambria Math"/>
                      </w:rPr>
                      <m:t>τ</m:t>
                    </m:r>
                  </m:e>
                  <m:sub>
                    <m:r>
                      <m:rPr>
                        <m:nor/>
                      </m:rPr>
                      <m:t>coord</m:t>
                    </m:r>
                  </m:sub>
                </m:sSub>
                <m:r>
                  <w:rPr>
                    <w:rFonts w:ascii="Cambria Math" w:hAnsi="Cambria Math"/>
                  </w:rPr>
                  <m:t>≪</m:t>
                </m:r>
                <m:sSub>
                  <m:sSubPr>
                    <m:ctrlPr>
                      <w:rPr>
                        <w:rFonts w:ascii="Cambria Math" w:hAnsi="Cambria Math"/>
                      </w:rPr>
                    </m:ctrlPr>
                  </m:sSubPr>
                  <m:e>
                    <m:r>
                      <w:rPr>
                        <w:rFonts w:ascii="Cambria Math" w:hAnsi="Cambria Math"/>
                      </w:rPr>
                      <m:t>τ</m:t>
                    </m:r>
                  </m:e>
                  <m:sub>
                    <m:r>
                      <m:rPr>
                        <m:nor/>
                      </m:rPr>
                      <m:t>local</m:t>
                    </m:r>
                  </m:sub>
                </m:sSub>
              </m:oMath>
            </m:oMathPara>
          </w:p>
        </w:tc>
        <w:tc>
          <w:tcPr>
            <w:tcW w:w="783" w:type="dxa"/>
            <w:vAlign w:val="center"/>
          </w:tcPr>
          <w:p w14:paraId="57EEF4EB" w14:textId="77777777" w:rsidR="000C1648" w:rsidRDefault="000C1648" w:rsidP="006639A6">
            <w:pPr>
              <w:pStyle w:val="Caption"/>
            </w:pPr>
            <w:bookmarkStart w:id="18" w:name="eq9"/>
            <w:proofErr w:type="gramStart"/>
            <w:r>
              <w:t>( 11</w:t>
            </w:r>
            <w:proofErr w:type="gramEnd"/>
            <w:r>
              <w:t xml:space="preserve"> )</w:t>
            </w:r>
            <w:bookmarkEnd w:id="18"/>
          </w:p>
        </w:tc>
      </w:tr>
    </w:tbl>
    <w:p w14:paraId="1F51249A" w14:textId="0544B81B" w:rsidR="00950009" w:rsidRDefault="00F0712D">
      <w:pPr>
        <w:pStyle w:val="PARAIndent"/>
      </w:pPr>
      <w:r>
        <w:rPr>
          <w:noProof/>
        </w:rPr>
        <w:lastRenderedPageBreak/>
        <mc:AlternateContent>
          <mc:Choice Requires="wpg">
            <w:drawing>
              <wp:anchor distT="0" distB="0" distL="114300" distR="114300" simplePos="0" relativeHeight="251654656" behindDoc="0" locked="0" layoutInCell="1" allowOverlap="1" wp14:anchorId="582B8107" wp14:editId="4A09B74F">
                <wp:simplePos x="0" y="0"/>
                <wp:positionH relativeFrom="column">
                  <wp:posOffset>0</wp:posOffset>
                </wp:positionH>
                <wp:positionV relativeFrom="margin">
                  <wp:posOffset>4240530</wp:posOffset>
                </wp:positionV>
                <wp:extent cx="3180715" cy="1617345"/>
                <wp:effectExtent l="0" t="0" r="635" b="1905"/>
                <wp:wrapTopAndBottom/>
                <wp:docPr id="1404038173" name="ArchFig"/>
                <wp:cNvGraphicFramePr/>
                <a:graphic xmlns:a="http://schemas.openxmlformats.org/drawingml/2006/main">
                  <a:graphicData uri="http://schemas.microsoft.com/office/word/2010/wordprocessingGroup">
                    <wpg:wgp>
                      <wpg:cNvGrpSpPr/>
                      <wpg:grpSpPr>
                        <a:xfrm>
                          <a:off x="0" y="0"/>
                          <a:ext cx="3180715" cy="1617345"/>
                          <a:chOff x="-152461" y="-175835"/>
                          <a:chExt cx="3182271" cy="2037704"/>
                        </a:xfrm>
                      </wpg:grpSpPr>
                      <wps:wsp>
                        <wps:cNvPr id="247370723" name="Text Box 1"/>
                        <wps:cNvSpPr txBox="1"/>
                        <wps:spPr>
                          <a:xfrm>
                            <a:off x="-152461" y="1126984"/>
                            <a:ext cx="3182271" cy="734885"/>
                          </a:xfrm>
                          <a:prstGeom prst="rect">
                            <a:avLst/>
                          </a:prstGeom>
                          <a:solidFill>
                            <a:prstClr val="white"/>
                          </a:solidFill>
                          <a:ln>
                            <a:noFill/>
                          </a:ln>
                        </wps:spPr>
                        <wps:txbx>
                          <w:txbxContent>
                            <w:p w14:paraId="61D1D373" w14:textId="77777777" w:rsidR="0063506B" w:rsidRDefault="0063506B" w:rsidP="0063506B">
                              <w:pPr>
                                <w:pStyle w:val="Caption"/>
                              </w:pPr>
                              <w:bookmarkStart w:id="19" w:name="_Ref232977215"/>
                              <w:r w:rsidRPr="00CF6930">
                                <w:rPr>
                                  <w:b/>
                                  <w:bCs/>
                                </w:rPr>
                                <w:t xml:space="preserve">Fig. </w:t>
                              </w:r>
                              <w:bookmarkStart w:id="20" w:name="fig3"/>
                              <w:r w:rsidR="007D049D" w:rsidRPr="00CF6930">
                                <w:rPr>
                                  <w:b/>
                                  <w:bCs/>
                                </w:rPr>
                                <w:fldChar w:fldCharType="begin"/>
                              </w:r>
                              <w:r w:rsidR="007D049D" w:rsidRPr="00CF6930">
                                <w:rPr>
                                  <w:b/>
                                  <w:bCs/>
                                </w:rPr>
                                <w:instrText xml:space="preserve"> SEQ Fig. \* ARABIC </w:instrText>
                              </w:r>
                              <w:r w:rsidR="007D049D" w:rsidRPr="00CF6930">
                                <w:rPr>
                                  <w:b/>
                                  <w:bCs/>
                                </w:rPr>
                                <w:fldChar w:fldCharType="separate"/>
                              </w:r>
                              <w:r w:rsidR="00BE4E2B">
                                <w:rPr>
                                  <w:b/>
                                  <w:bCs/>
                                  <w:noProof/>
                                </w:rPr>
                                <w:t>5</w:t>
                              </w:r>
                              <w:r w:rsidR="007D049D" w:rsidRPr="00CF6930">
                                <w:rPr>
                                  <w:b/>
                                  <w:bCs/>
                                  <w:noProof/>
                                </w:rPr>
                                <w:fldChar w:fldCharType="end"/>
                              </w:r>
                              <w:bookmarkEnd w:id="19"/>
                              <w:bookmarkEnd w:id="20"/>
                              <w:r w:rsidRPr="00CF6930">
                                <w:rPr>
                                  <w:b/>
                                  <w:bCs/>
                                </w:rPr>
                                <w:t>.</w:t>
                              </w:r>
                              <w:r w:rsidRPr="0063506B">
                                <w:t xml:space="preserve"> </w:t>
                              </w:r>
                              <w:r w:rsidRPr="000B36EC">
                                <w:t>Three coordination architectures: a centralized reasoner, a peer-to-peer distributed design, and a hierarchical organization of local reasoners coordinated by a higher level.</w:t>
                              </w:r>
                            </w:p>
                            <w:p w14:paraId="49A9CEAC" w14:textId="77777777" w:rsidR="0063506B" w:rsidRPr="0063506B" w:rsidRDefault="0063506B" w:rsidP="0063506B"/>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764623967" name="Picture 3"/>
                          <pic:cNvPicPr>
                            <a:picLocks noChangeAspect="1"/>
                          </pic:cNvPicPr>
                        </pic:nvPicPr>
                        <pic:blipFill>
                          <a:blip r:embed="rId17"/>
                          <a:stretch>
                            <a:fillRect/>
                          </a:stretch>
                        </pic:blipFill>
                        <pic:spPr>
                          <a:xfrm>
                            <a:off x="-61920" y="-175835"/>
                            <a:ext cx="2972185" cy="129568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82B8107" id="ArchFig" o:spid="_x0000_s1035" style="position:absolute;left:0;text-align:left;margin-left:0;margin-top:333.9pt;width:250.45pt;height:127.35pt;z-index:251654656;mso-position-vertical-relative:margin;mso-width-relative:margin;mso-height-relative:margin" coordorigin="-1524,-1758" coordsize="31822,203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">
                <v:shape id="Text Box 1" o:spid="_x0000_s1036" type="#_x0000_t202" style="position:absolute;left:-1524;top:11269;width:31822;height:7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" stroked="f">
                  <v:textbox style="mso-fit-shape-to-text:t" inset="0,0,0,0">
                    <w:txbxContent>
                      <w:p w14:paraId="61D1D373" w14:textId="77777777" w:rsidR="0063506B" w:rsidRDefault="0063506B" w:rsidP="0063506B">
                        <w:pPr>
                          <w:pStyle w:val="Caption"/>
                        </w:pPr>
                        <w:bookmarkStart w:id="21" w:name="_Ref232977215"/>
                        <w:r w:rsidRPr="00CF6930">
                          <w:rPr>
                            <w:b/>
                            <w:bCs/>
                          </w:rPr>
                          <w:t xml:space="preserve">Fig. </w:t>
                        </w:r>
                        <w:bookmarkStart w:id="22" w:name="fig3"/>
                        <w:r w:rsidR="007D049D" w:rsidRPr="00CF6930">
                          <w:rPr>
                            <w:b/>
                            <w:bCs/>
                          </w:rPr>
                          <w:fldChar w:fldCharType="begin"/>
                        </w:r>
                        <w:r w:rsidR="007D049D" w:rsidRPr="00CF6930">
                          <w:rPr>
                            <w:b/>
                            <w:bCs/>
                          </w:rPr>
                          <w:instrText xml:space="preserve"> SEQ Fig. \* ARABIC </w:instrText>
                        </w:r>
                        <w:r w:rsidR="007D049D" w:rsidRPr="00CF6930">
                          <w:rPr>
                            <w:b/>
                            <w:bCs/>
                          </w:rPr>
                          <w:fldChar w:fldCharType="separate"/>
                        </w:r>
                        <w:r w:rsidR="00BE4E2B">
                          <w:rPr>
                            <w:b/>
                            <w:bCs/>
                            <w:noProof/>
                          </w:rPr>
                          <w:t>5</w:t>
                        </w:r>
                        <w:r w:rsidR="007D049D" w:rsidRPr="00CF6930">
                          <w:rPr>
                            <w:b/>
                            <w:bCs/>
                            <w:noProof/>
                          </w:rPr>
                          <w:fldChar w:fldCharType="end"/>
                        </w:r>
                        <w:bookmarkEnd w:id="21"/>
                        <w:bookmarkEnd w:id="22"/>
                        <w:r w:rsidRPr="00CF6930">
                          <w:rPr>
                            <w:b/>
                            <w:bCs/>
                          </w:rPr>
                          <w:t>.</w:t>
                        </w:r>
                        <w:r w:rsidRPr="0063506B">
                          <w:t xml:space="preserve"> </w:t>
                        </w:r>
                        <w:r w:rsidRPr="000B36EC">
                          <w:t>Three coordination architectures: a centralized reasoner, a peer-to-peer distributed design, and a hierarchical organization of local reasoners coordinated by a higher level.</w:t>
                        </w:r>
                      </w:p>
                      <w:p w14:paraId="49A9CEAC" w14:textId="77777777" w:rsidR="0063506B" w:rsidRPr="0063506B" w:rsidRDefault="0063506B" w:rsidP="0063506B"/>
                    </w:txbxContent>
                  </v:textbox>
                </v:shape>
                <v:shape id="Picture 3" o:spid="_x0000_s1037" type="#_x0000_t75" style="position:absolute;left:-619;top:-1758;width:29721;height:1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">
                  <v:imagedata r:id="rId18" o:title=""/>
                </v:shape>
                <w10:wrap type="topAndBottom" anchory="margin"/>
              </v:group>
            </w:pict>
          </mc:Fallback>
        </mc:AlternateContent>
      </w:r>
      <w:r>
        <w:rPr>
          <w:noProof/>
        </w:rPr>
        <mc:AlternateContent>
          <mc:Choice Requires="wpg">
            <w:drawing>
              <wp:anchor distT="0" distB="0" distL="114300" distR="114300" simplePos="0" relativeHeight="251658752" behindDoc="0" locked="0" layoutInCell="1" allowOverlap="1" wp14:anchorId="0E788F12" wp14:editId="3FA463AA">
                <wp:simplePos x="0" y="0"/>
                <wp:positionH relativeFrom="column">
                  <wp:posOffset>-39370</wp:posOffset>
                </wp:positionH>
                <wp:positionV relativeFrom="paragraph">
                  <wp:posOffset>0</wp:posOffset>
                </wp:positionV>
                <wp:extent cx="6620510" cy="4166925"/>
                <wp:effectExtent l="0" t="0" r="8890" b="5080"/>
                <wp:wrapTopAndBottom/>
                <wp:docPr id="392844003" name="Group 6"/>
                <wp:cNvGraphicFramePr/>
                <a:graphic xmlns:a="http://schemas.openxmlformats.org/drawingml/2006/main">
                  <a:graphicData uri="http://schemas.microsoft.com/office/word/2010/wordprocessingGroup">
                    <wpg:wgp>
                      <wpg:cNvGrpSpPr/>
                      <wpg:grpSpPr>
                        <a:xfrm>
                          <a:off x="0" y="0"/>
                          <a:ext cx="6620510" cy="4166925"/>
                          <a:chOff x="5443" y="0"/>
                          <a:chExt cx="6620510" cy="4167451"/>
                        </a:xfrm>
                      </wpg:grpSpPr>
                      <pic:pic xmlns:pic="http://schemas.openxmlformats.org/drawingml/2006/picture">
                        <pic:nvPicPr>
                          <pic:cNvPr id="85066050" name="Picture 2146317879"/>
                          <pic:cNvPicPr>
                            <a:picLocks noChangeAspect="1"/>
                          </pic:cNvPicPr>
                        </pic:nvPicPr>
                        <pic:blipFill>
                          <a:blip r:embed="rId19"/>
                          <a:stretch>
                            <a:fillRect/>
                          </a:stretch>
                        </pic:blipFill>
                        <pic:spPr>
                          <a:xfrm>
                            <a:off x="179614" y="0"/>
                            <a:ext cx="6309360" cy="3822065"/>
                          </a:xfrm>
                          <a:prstGeom prst="rect">
                            <a:avLst/>
                          </a:prstGeom>
                        </pic:spPr>
                      </pic:pic>
                      <wps:wsp>
                        <wps:cNvPr id="1995901416" name="Text Box 1"/>
                        <wps:cNvSpPr txBox="1"/>
                        <wps:spPr>
                          <a:xfrm>
                            <a:off x="5443" y="3875314"/>
                            <a:ext cx="6620510" cy="292137"/>
                          </a:xfrm>
                          <a:prstGeom prst="rect">
                            <a:avLst/>
                          </a:prstGeom>
                          <a:solidFill>
                            <a:prstClr val="white"/>
                          </a:solidFill>
                          <a:ln>
                            <a:noFill/>
                          </a:ln>
                        </wps:spPr>
                        <wps:txbx>
                          <w:txbxContent>
                            <w:p w14:paraId="1C85FA95" w14:textId="77777777" w:rsidR="00BE4E2B" w:rsidRPr="00BE4E2B" w:rsidRDefault="00012FA5" w:rsidP="003613E3">
                              <w:pPr>
                                <w:pStyle w:val="Caption"/>
                              </w:pPr>
                              <w:bookmarkStart w:id="23" w:name="_Ref233001623"/>
                              <w:r w:rsidRPr="00BE4E2B">
                                <w:rPr>
                                  <w:b/>
                                  <w:bCs/>
                                </w:rPr>
                                <w:t xml:space="preserve">Fig. </w:t>
                              </w:r>
                              <w:r w:rsidRPr="00BE4E2B">
                                <w:rPr>
                                  <w:b/>
                                  <w:bCs/>
                                </w:rPr>
                                <w:fldChar w:fldCharType="begin"/>
                              </w:r>
                              <w:r w:rsidRPr="00BE4E2B">
                                <w:rPr>
                                  <w:b/>
                                  <w:bCs/>
                                </w:rPr>
                                <w:instrText xml:space="preserve"> SEQ Fig. \* ARABIC </w:instrText>
                              </w:r>
                              <w:r w:rsidRPr="00BE4E2B">
                                <w:rPr>
                                  <w:b/>
                                  <w:bCs/>
                                </w:rPr>
                                <w:fldChar w:fldCharType="separate"/>
                              </w:r>
                              <w:r w:rsidR="00BE4E2B" w:rsidRPr="00BE4E2B">
                                <w:rPr>
                                  <w:b/>
                                  <w:bCs/>
                                  <w:noProof/>
                                </w:rPr>
                                <w:t>4</w:t>
                              </w:r>
                              <w:r w:rsidRPr="00BE4E2B">
                                <w:rPr>
                                  <w:b/>
                                  <w:bCs/>
                                </w:rPr>
                                <w:fldChar w:fldCharType="end"/>
                              </w:r>
                              <w:bookmarkEnd w:id="23"/>
                              <w:r w:rsidRPr="00BE4E2B">
                                <w:rPr>
                                  <w:b/>
                                  <w:bCs/>
                                </w:rPr>
                                <w:t>.</w:t>
                              </w:r>
                              <w:r>
                                <w:t xml:space="preserve"> Conceptual architecture of the DisasterAware framework: a closed-loop, hierarchically distributed, uncertainty-aware decision pipeline over the spatial wildfire environment.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0E788F12" id="Group 6" o:spid="_x0000_s1038" style="position:absolute;left:0;text-align:left;margin-left:-3.1pt;margin-top:0;width:521.3pt;height:328.1pt;z-index:251658752;mso-height-relative:margin" coordorigin="54" coordsize="66205,416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">
                <v:shape id="Picture 2146317879" o:spid="_x0000_s1039" type="#_x0000_t75" style="position:absolute;left:1796;width:63093;height:38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">
                  <v:imagedata r:id="rId20" o:title=""/>
                </v:shape>
                <v:shape id="Text Box 1" o:spid="_x0000_s1040" type="#_x0000_t202" style="position:absolute;left:54;top:38753;width:66205;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" stroked="f">
                  <v:textbox style="mso-fit-shape-to-text:t" inset="0,0,0,0">
                    <w:txbxContent>
                      <w:p w14:paraId="1C85FA95" w14:textId="77777777" w:rsidR="00BE4E2B" w:rsidRPr="00BE4E2B" w:rsidRDefault="00012FA5" w:rsidP="003613E3">
                        <w:pPr>
                          <w:pStyle w:val="Caption"/>
                        </w:pPr>
                        <w:bookmarkStart w:id="24" w:name="_Ref233001623"/>
                        <w:r w:rsidRPr="00BE4E2B">
                          <w:rPr>
                            <w:b/>
                            <w:bCs/>
                          </w:rPr>
                          <w:t xml:space="preserve">Fig. </w:t>
                        </w:r>
                        <w:r w:rsidRPr="00BE4E2B">
                          <w:rPr>
                            <w:b/>
                            <w:bCs/>
                          </w:rPr>
                          <w:fldChar w:fldCharType="begin"/>
                        </w:r>
                        <w:r w:rsidRPr="00BE4E2B">
                          <w:rPr>
                            <w:b/>
                            <w:bCs/>
                          </w:rPr>
                          <w:instrText xml:space="preserve"> SEQ Fig. \* ARABIC </w:instrText>
                        </w:r>
                        <w:r w:rsidRPr="00BE4E2B">
                          <w:rPr>
                            <w:b/>
                            <w:bCs/>
                          </w:rPr>
                          <w:fldChar w:fldCharType="separate"/>
                        </w:r>
                        <w:r w:rsidR="00BE4E2B" w:rsidRPr="00BE4E2B">
                          <w:rPr>
                            <w:b/>
                            <w:bCs/>
                            <w:noProof/>
                          </w:rPr>
                          <w:t>4</w:t>
                        </w:r>
                        <w:r w:rsidRPr="00BE4E2B">
                          <w:rPr>
                            <w:b/>
                            <w:bCs/>
                          </w:rPr>
                          <w:fldChar w:fldCharType="end"/>
                        </w:r>
                        <w:bookmarkEnd w:id="24"/>
                        <w:r w:rsidRPr="00BE4E2B">
                          <w:rPr>
                            <w:b/>
                            <w:bCs/>
                          </w:rPr>
                          <w:t>.</w:t>
                        </w:r>
                        <w:r>
                          <w:t xml:space="preserve"> Conceptual architecture of the DisasterAware framework: a closed-loop, hierarchically distributed, uncertainty-aware decision pipeline over the spatial wildfire environment.</w:t>
                        </w:r>
                      </w:p>
                    </w:txbxContent>
                  </v:textbox>
                </v:shape>
                <w10:wrap type="topAndBottom"/>
              </v:group>
            </w:pict>
          </mc:Fallback>
        </mc:AlternateContent>
      </w:r>
      <w:r>
        <w:t xml:space="preserve">A hierarchical organization </w:t>
      </w:r>
      <w:sdt>
        <w:sdtPr>
          <w:id w:val="-1970998570"/>
          <w:citation/>
        </w:sdtPr>
        <w:sdtContent>
          <w:r>
            <w:fldChar w:fldCharType="begin"/>
          </w:r>
          <w:r>
            <w:instrText xml:space="preserve"> CITATION Raj91 \l 1033 </w:instrText>
          </w:r>
          <w:r>
            <w:fldChar w:fldCharType="separate"/>
          </w:r>
          <w:r w:rsidR="00C84B72">
            <w:rPr>
              <w:noProof/>
            </w:rPr>
            <w:t>[24]</w:t>
          </w:r>
          <w:r>
            <w:fldChar w:fldCharType="end"/>
          </w:r>
        </w:sdtContent>
      </w:sdt>
      <w:r>
        <w:t xml:space="preserve"> instead decomposes the region into local reasoners </w:t>
      </w:r>
      <w:r w:rsidR="00A3015F">
        <w:t>coordinated</w:t>
      </w:r>
      <w:r>
        <w:t xml:space="preserve"> by a higher level, attaining the regional decomposition of a distributed system without the peer-to-peer communication cost</w:t>
      </w:r>
      <w:r w:rsidR="000B36EC">
        <w:t xml:space="preserve"> </w:t>
      </w:r>
      <w:r w:rsidR="000B36EC">
        <w:rPr>
          <w:lang w:val="tr-TR"/>
        </w:rPr>
        <w:t>(</w:t>
      </w:r>
      <w:r w:rsidR="000B36EC" w:rsidRPr="000B36EC">
        <w:rPr>
          <w:lang w:val="tr-TR"/>
        </w:rPr>
        <w:fldChar w:fldCharType="begin"/>
      </w:r>
      <w:r w:rsidR="000B36EC" w:rsidRPr="000B36EC">
        <w:rPr>
          <w:lang w:val="tr-TR"/>
        </w:rPr>
        <w:instrText xml:space="preserve"> REF _Ref232977215 \h  \* MERGEFORMAT </w:instrText>
      </w:r>
      <w:r w:rsidR="000B36EC" w:rsidRPr="000B36EC">
        <w:rPr>
          <w:lang w:val="tr-TR"/>
        </w:rPr>
      </w:r>
      <w:r w:rsidR="000B36EC" w:rsidRPr="000B36EC">
        <w:rPr>
          <w:lang w:val="tr-TR"/>
        </w:rPr>
        <w:fldChar w:fldCharType="separate"/>
      </w:r>
      <w:r w:rsidR="00C84B72" w:rsidRPr="00C84B72">
        <w:t xml:space="preserve">Fig. </w:t>
      </w:r>
      <w:r w:rsidR="00C84B72" w:rsidRPr="00C84B72">
        <w:rPr>
          <w:noProof/>
        </w:rPr>
        <w:t>5</w:t>
      </w:r>
      <w:r w:rsidR="000B36EC" w:rsidRPr="000B36EC">
        <w:rPr>
          <w:lang w:val="tr-TR"/>
        </w:rPr>
        <w:fldChar w:fldCharType="end"/>
      </w:r>
      <w:r w:rsidR="000B36EC">
        <w:rPr>
          <w:lang w:val="tr-TR"/>
        </w:rPr>
        <w:t>)</w:t>
      </w:r>
      <w:r>
        <w:t>. Choosing an architecture that preserves local autonomy and resilience while keeping coordination inexpensive is the central design question for a region-scale wildfire DSS.</w:t>
      </w:r>
    </w:p>
    <w:p w14:paraId="06F5E577" w14:textId="77777777" w:rsidR="003B3B07" w:rsidRDefault="000B36EC">
      <w:pPr>
        <w:pStyle w:val="Heading1"/>
      </w:pPr>
      <w:r>
        <w:t>III. Method</w:t>
      </w:r>
    </w:p>
    <w:p w14:paraId="2270BE94" w14:textId="77777777" w:rsidR="003B3B07" w:rsidRDefault="00000000">
      <w:pPr>
        <w:pStyle w:val="Heading2"/>
      </w:pPr>
      <w:r>
        <w:t>A. DisasterAware Framework</w:t>
      </w:r>
    </w:p>
    <w:p w14:paraId="5A4BFE05" w14:textId="77777777" w:rsidR="00EF3BA0" w:rsidRDefault="00000000">
      <w:pPr>
        <w:pStyle w:val="PARAIndent"/>
      </w:pPr>
      <w:r w:rsidRPr="00BE4E2B">
        <w:t>DisasterAware</w:t>
      </w:r>
      <w:r>
        <w:t xml:space="preserve"> casts wildfire </w:t>
      </w:r>
      <w:r w:rsidR="00435CC8">
        <w:t>DSS</w:t>
      </w:r>
      <w:r>
        <w:t xml:space="preserve"> as a discrete-time, partially observable, spatially distributed, and satisficing decision process over an evolving wildfire environment, rather than as a single global </w:t>
      </w:r>
      <w:r w:rsidRPr="00585F47">
        <w:t xml:space="preserve">optimization. </w:t>
      </w:r>
      <w:r w:rsidR="00746C15">
        <w:t>The</w:t>
      </w:r>
      <w:r w:rsidRPr="00585F47">
        <w:t xml:space="preserve"> conceptual architecture is </w:t>
      </w:r>
      <w:r w:rsidR="00435CC8">
        <w:t>in</w:t>
      </w:r>
      <w:r w:rsidRPr="00585F47">
        <w:t xml:space="preserve"> </w:t>
      </w:r>
      <w:r w:rsidR="00585F47" w:rsidRPr="00585F47">
        <w:fldChar w:fldCharType="begin"/>
      </w:r>
      <w:r w:rsidR="00585F47" w:rsidRPr="00585F47">
        <w:instrText xml:space="preserve"> REF _Ref233001623 \h  \* MERGEFORMAT </w:instrText>
      </w:r>
      <w:r w:rsidR="00585F47" w:rsidRPr="00585F47">
        <w:fldChar w:fldCharType="separate"/>
      </w:r>
      <w:r w:rsidR="00C84B72" w:rsidRPr="00C84B72">
        <w:t xml:space="preserve">Fig. </w:t>
      </w:r>
      <w:r w:rsidR="00C84B72" w:rsidRPr="00C84B72">
        <w:rPr>
          <w:noProof/>
        </w:rPr>
        <w:t>4</w:t>
      </w:r>
      <w:r w:rsidR="00585F47" w:rsidRPr="00585F47">
        <w:fldChar w:fldCharType="end"/>
      </w:r>
      <w:r w:rsidRPr="00585F47">
        <w:t>: the environment is observed under uncertainty, region-local decisions are generated and then coordinated into a globally</w:t>
      </w:r>
      <w:r>
        <w:t xml:space="preserve"> admissible intervention field, the field is evaluated, and the accepted interventions re-enter the environment solely as external inputs. </w:t>
      </w:r>
      <w:r w:rsidR="003613E3">
        <w:t xml:space="preserve">All variables are fields over the spatial domain </w:t>
      </w:r>
      <m:oMath>
        <m:r>
          <w:rPr>
            <w:rFonts w:ascii="Cambria Math" w:hAnsi="Cambria Math"/>
          </w:rPr>
          <m:t>Ω</m:t>
        </m:r>
      </m:oMath>
      <w:r w:rsidR="003613E3">
        <w:t xml:space="preserve">, so each one is a function of the cell coordinates </w:t>
      </w:r>
      <m:oMath>
        <m:r>
          <w:rPr>
            <w:rFonts w:ascii="Cambria Math" w:hAnsi="Cambria Math"/>
          </w:rPr>
          <m:t>(x, y)</m:t>
        </m:r>
      </m:oMath>
      <w:r w:rsidR="003613E3">
        <w:t xml:space="preserve">, and the index </w:t>
      </w:r>
      <m:oMath>
        <m:r>
          <w:rPr>
            <w:rFonts w:ascii="Cambria Math" w:hAnsi="Cambria Math"/>
          </w:rPr>
          <m:t>k</m:t>
        </m:r>
      </m:oMath>
      <w:r w:rsidR="003613E3">
        <w:t xml:space="preserve"> marks the discrete time step. A superscript </w:t>
      </w:r>
      <m:oMath>
        <m:r>
          <w:rPr>
            <w:rFonts w:ascii="Cambria Math" w:hAnsi="Cambria Math"/>
          </w:rPr>
          <m:t>i</m:t>
        </m:r>
      </m:oMath>
      <w:r w:rsidR="003613E3">
        <w:t xml:space="preserve"> ranges over the </w:t>
      </w:r>
      <m:oMath>
        <m:r>
          <w:rPr>
            <w:rFonts w:ascii="Cambria Math" w:hAnsi="Cambria Math"/>
          </w:rPr>
          <m:t>N</m:t>
        </m:r>
      </m:oMath>
      <w:r w:rsidR="003613E3">
        <w:t xml:space="preserve"> disjoint regions defined below, and the subscript DSS labels quantities produced by the decision layer, keeping them apart from the physical environment. </w:t>
      </w:r>
    </w:p>
    <w:p w14:paraId="305CDFE2" w14:textId="77777777" w:rsidR="00493467" w:rsidRDefault="000B36EC">
      <w:pPr>
        <w:pStyle w:val="PARAIndent"/>
      </w:pPr>
      <w:r>
        <w:t xml:space="preserve">The operational area is a spatial domain </w:t>
      </w:r>
      <m:oMath>
        <m:r>
          <w:rPr>
            <w:rFonts w:ascii="Cambria Math" w:hAnsi="Cambria Math"/>
          </w:rPr>
          <m:t>Ω</m:t>
        </m:r>
      </m:oMath>
      <w:r>
        <w:t xml:space="preserve">, discretized into grid cells indexed by </w:t>
      </w:r>
      <m:oMath>
        <m:r>
          <w:rPr>
            <w:rFonts w:ascii="Cambria Math" w:hAnsi="Cambria Math"/>
          </w:rPr>
          <m:t>(x, y)</m:t>
        </m:r>
      </m:oMath>
      <w:r>
        <w:t xml:space="preserve">, and time advances in discrete steps </w:t>
      </w:r>
      <m:oMath>
        <m:r>
          <w:rPr>
            <w:rFonts w:ascii="Cambria Math" w:hAnsi="Cambria Math"/>
          </w:rPr>
          <m:t>k</m:t>
        </m:r>
      </m:oMath>
      <w:r>
        <w:t xml:space="preserve">. The system state S carries only physical wildfire variables at each cell, namely combustion status, available fuel, fire intensity, and time since ignition, and evolves through the transition operator </w:t>
      </w:r>
      <m:oMath>
        <m:r>
          <w:rPr>
            <w:rFonts w:ascii="Cambria Math" w:hAnsi="Cambria Math"/>
          </w:rPr>
          <m:t>Φ</m:t>
        </m:r>
      </m:oMath>
      <w:r>
        <w:t xml:space="preserve"> under the external input set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t xml:space="preserve">, as in </w:t>
      </w:r>
      <w:r>
        <w:fldChar w:fldCharType="begin"/>
      </w:r>
      <w:r>
        <w:instrText xml:space="preserve"> REF _RefSS1 \h </w:instrText>
      </w:r>
      <w:r>
        <w:fldChar w:fldCharType="separate"/>
      </w:r>
      <w:r w:rsidR="00C84B72">
        <w:t xml:space="preserve">( </w:t>
      </w:r>
      <w:r w:rsidR="00C84B72">
        <w:rPr>
          <w:noProof/>
        </w:rPr>
        <w:t>11</w:t>
      </w:r>
      <w:r w:rsidR="00C84B72">
        <w:t xml:space="preserve"> )</w:t>
      </w:r>
      <w:r>
        <w:fldChar w:fldCharType="end"/>
      </w:r>
      <w:r>
        <w:t xml:space="preserve">. </w:t>
      </w:r>
    </w:p>
    <w:tbl>
      <w:tblPr>
        <w:tblStyle w:val="TableGrid"/>
        <w:tblpPr w:leftFromText="141" w:rightFromText="141" w:vertAnchor="text" w:horzAnchor="margin" w:tblpXSpec="right" w:tblpY="4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493467" w14:paraId="1815CA7E" w14:textId="77777777" w:rsidTr="00493467">
        <w:tc>
          <w:tcPr>
            <w:tcW w:w="4181" w:type="dxa"/>
            <w:vAlign w:val="center"/>
          </w:tcPr>
          <w:p w14:paraId="7605A150" w14:textId="77777777" w:rsidR="00493467" w:rsidRDefault="00000000" w:rsidP="00493467">
            <w:pPr>
              <w:pStyle w:val="PARAIndent"/>
              <w:ind w:firstLine="0"/>
              <w:jc w:val="center"/>
            </w:pPr>
            <m:oMathPara>
              <m:oMath>
                <m:sSub>
                  <m:sSubPr>
                    <m:ctrlPr>
                      <w:rPr>
                        <w:rFonts w:ascii="Cambria Math" w:hAnsi="Cambria Math"/>
                      </w:rPr>
                    </m:ctrlPr>
                  </m:sSubPr>
                  <m:e>
                    <m:r>
                      <w:rPr>
                        <w:rFonts w:ascii="Cambria Math" w:hAnsi="Cambria Math"/>
                      </w:rPr>
                      <m:t>S</m:t>
                    </m:r>
                  </m:e>
                  <m:sub>
                    <m:r>
                      <w:rPr>
                        <w:rFonts w:ascii="Cambria Math" w:hAnsi="Cambria Math"/>
                      </w:rPr>
                      <m:t>k+1</m:t>
                    </m:r>
                  </m:sub>
                </m:sSub>
                <m:r>
                  <w:rPr>
                    <w:rFonts w:ascii="Cambria Math" w:hAnsi="Cambria Math"/>
                  </w:rPr>
                  <m:t>(x,y)=Φ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(x,y), </m:t>
                    </m:r>
                    <m:sSub>
                      <m:sSubPr>
                        <m:ctrlPr>
                          <w:rPr>
                            <w:rFonts w:ascii="Cambria Math" w:hAnsi="Cambria Math"/>
                          </w:rPr>
                        </m:ctrlPr>
                      </m:sSubPr>
                      <m:e>
                        <m:r>
                          <w:rPr>
                            <w:rFonts w:ascii="Cambria Math" w:hAnsi="Cambria Math"/>
                          </w:rPr>
                          <m:t>F</m:t>
                        </m:r>
                      </m:e>
                      <m:sub>
                        <m:r>
                          <w:rPr>
                            <w:rFonts w:ascii="Cambria Math" w:hAnsi="Cambria Math"/>
                          </w:rPr>
                          <m:t>in,k</m:t>
                        </m:r>
                      </m:sub>
                    </m:sSub>
                  </m:e>
                </m:d>
              </m:oMath>
            </m:oMathPara>
          </w:p>
        </w:tc>
        <w:tc>
          <w:tcPr>
            <w:tcW w:w="783" w:type="dxa"/>
            <w:vAlign w:val="center"/>
          </w:tcPr>
          <w:p w14:paraId="510A6D74" w14:textId="77777777" w:rsidR="00493467" w:rsidRDefault="00493467" w:rsidP="00493467">
            <w:pPr>
              <w:pStyle w:val="Caption"/>
              <w:jc w:val="right"/>
            </w:pPr>
            <w:bookmarkStart w:id="25" w:name="_RefSS1"/>
            <w:r>
              <w:t xml:space="preserve">( </w:t>
            </w:r>
            <w:fldSimple w:instr=" SEQ ( \* ARABIC ">
              <w:r>
                <w:rPr>
                  <w:noProof/>
                </w:rPr>
                <w:t>11</w:t>
              </w:r>
            </w:fldSimple>
            <w:r>
              <w:t xml:space="preserve"> )</w:t>
            </w:r>
            <w:bookmarkEnd w:id="25"/>
          </w:p>
        </w:tc>
      </w:tr>
    </w:tbl>
    <w:p w14:paraId="170604F7" w14:textId="77777777" w:rsidR="00493467" w:rsidRDefault="00493467">
      <w:pPr>
        <w:pStyle w:val="PARAIndent"/>
      </w:pPr>
    </w:p>
    <w:p w14:paraId="5CF92C41" w14:textId="77777777" w:rsidR="000B36EC" w:rsidRDefault="000B36EC">
      <w:pPr>
        <w:pStyle w:val="PARAIndent"/>
      </w:pPr>
      <w:r>
        <w:t>The external input set gathers meteorological</w:t>
      </w:r>
      <w:r w:rsidR="00EF3BA0">
        <w:t xml:space="preserve"> </w:t>
      </w:r>
      <m:oMath>
        <m:sSub>
          <m:sSubPr>
            <m:ctrlPr>
              <w:rPr>
                <w:rFonts w:ascii="Cambria Math" w:hAnsi="Cambria Math"/>
                <w:i/>
              </w:rPr>
            </m:ctrlPr>
          </m:sSubPr>
          <m:e>
            <m:r>
              <w:rPr>
                <w:rFonts w:ascii="Cambria Math" w:hAnsi="Cambria Math"/>
              </w:rPr>
              <m:t>U</m:t>
            </m:r>
          </m:e>
          <m:sub>
            <m:r>
              <w:rPr>
                <w:rFonts w:ascii="Cambria Math" w:hAnsi="Cambria Math"/>
              </w:rPr>
              <m:t>Meteo,k</m:t>
            </m:r>
          </m:sub>
        </m:sSub>
      </m:oMath>
      <w:r>
        <w:t>, terrain</w:t>
      </w:r>
      <w:r w:rsidR="00EF3BA0">
        <w:t xml:space="preserve"> </w:t>
      </w:r>
      <m:oMath>
        <m:sSub>
          <m:sSubPr>
            <m:ctrlPr>
              <w:rPr>
                <w:rFonts w:ascii="Cambria Math" w:hAnsi="Cambria Math"/>
                <w:i/>
              </w:rPr>
            </m:ctrlPr>
          </m:sSubPr>
          <m:e>
            <m:r>
              <w:rPr>
                <w:rFonts w:ascii="Cambria Math" w:hAnsi="Cambria Math"/>
              </w:rPr>
              <m:t>U</m:t>
            </m:r>
          </m:e>
          <m:sub>
            <m:r>
              <w:rPr>
                <w:rFonts w:ascii="Cambria Math" w:hAnsi="Cambria Math"/>
              </w:rPr>
              <m:t>Geo</m:t>
            </m:r>
          </m:sub>
        </m:sSub>
      </m:oMath>
      <w:r>
        <w:t>, fuel</w:t>
      </w:r>
      <w:r w:rsidR="00EF3BA0">
        <w:t xml:space="preserve"> </w:t>
      </w:r>
      <m:oMath>
        <m:sSub>
          <m:sSubPr>
            <m:ctrlPr>
              <w:rPr>
                <w:rFonts w:ascii="Cambria Math" w:hAnsi="Cambria Math"/>
                <w:i/>
              </w:rPr>
            </m:ctrlPr>
          </m:sSubPr>
          <m:e>
            <m:r>
              <w:rPr>
                <w:rFonts w:ascii="Cambria Math" w:hAnsi="Cambria Math"/>
              </w:rPr>
              <m:t>U</m:t>
            </m:r>
          </m:e>
          <m:sub>
            <m:r>
              <w:rPr>
                <w:rFonts w:ascii="Cambria Math" w:hAnsi="Cambria Math"/>
              </w:rPr>
              <m:t>Fuel,k</m:t>
            </m:r>
          </m:sub>
        </m:sSub>
      </m:oMath>
      <w:r>
        <w:t xml:space="preserve">, and ignition forcing </w:t>
      </w:r>
      <m:oMath>
        <m:sSub>
          <m:sSubPr>
            <m:ctrlPr>
              <w:rPr>
                <w:rFonts w:ascii="Cambria Math" w:hAnsi="Cambria Math"/>
                <w:i/>
              </w:rPr>
            </m:ctrlPr>
          </m:sSubPr>
          <m:e>
            <m:r>
              <w:rPr>
                <w:rFonts w:ascii="Cambria Math" w:hAnsi="Cambria Math"/>
              </w:rPr>
              <m:t>U</m:t>
            </m:r>
          </m:e>
          <m:sub>
            <m:r>
              <w:rPr>
                <w:rFonts w:ascii="Cambria Math" w:hAnsi="Cambria Math"/>
              </w:rPr>
              <m:t>Ign,k</m:t>
            </m:r>
          </m:sub>
        </m:sSub>
      </m:oMath>
      <w:r>
        <w:t>together with the intervention field produced by the system</w:t>
      </w:r>
      <w:r w:rsidR="00D95D0D">
        <w:t xml:space="preserve"> </w:t>
      </w:r>
      <m:oMath>
        <m:sSub>
          <m:sSubPr>
            <m:ctrlPr>
              <w:rPr>
                <w:rFonts w:ascii="Cambria Math" w:hAnsi="Cambria Math"/>
                <w:i/>
              </w:rPr>
            </m:ctrlPr>
          </m:sSubPr>
          <m:e>
            <m:r>
              <w:rPr>
                <w:rFonts w:ascii="Cambria Math" w:hAnsi="Cambria Math"/>
              </w:rPr>
              <m:t>U</m:t>
            </m:r>
          </m:e>
          <m:sub>
            <m:r>
              <w:rPr>
                <w:rFonts w:ascii="Cambria Math" w:hAnsi="Cambria Math"/>
              </w:rPr>
              <m:t>DSS,k</m:t>
            </m:r>
          </m:sub>
        </m:sSub>
      </m:oMath>
      <w:r>
        <w:t>. The defining architectural principle is the strict separation of dynamics and decision</w:t>
      </w:r>
      <w:r w:rsidR="00D95D0D">
        <w:t>.</w:t>
      </w:r>
      <w:r>
        <w:t xml:space="preserve"> </w:t>
      </w:r>
      <w:r w:rsidR="00D95D0D">
        <w:t>T</w:t>
      </w:r>
      <w:r>
        <w:t xml:space="preserve">he system never writes to the state S, and its decisions influence evolution exclusively through the intervention component of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t>. This keeps the physical model independent of the reasoning layer and confines every decision effect to admissible, input-level modifications.</w:t>
      </w:r>
      <w:r w:rsidR="00746C15">
        <w:t xml:space="preserve"> Here </w:t>
      </w:r>
      <m:oMath>
        <m:r>
          <w:rPr>
            <w:rFonts w:ascii="Cambria Math" w:hAnsi="Cambria Math"/>
          </w:rPr>
          <m:t>Φ</m:t>
        </m:r>
      </m:oMath>
      <w:r w:rsidR="00746C15">
        <w:t xml:space="preserve"> is the state-transition operator of the wildfire environment: it advances the cell state by one step from the current state and the external inputs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rsidR="00746C15">
        <w:t xml:space="preserve">, encoding the fire-propagation dynamics (fuel consumption, spread, and intensity change) of the underlying spread model. </w:t>
      </w:r>
      <m:oMath>
        <m:r>
          <w:rPr>
            <w:rFonts w:ascii="Cambria Math" w:hAnsi="Cambria Math"/>
          </w:rPr>
          <m:t>Φ</m:t>
        </m:r>
      </m:oMath>
      <w:r w:rsidR="00746C15">
        <w:t xml:space="preserve"> is a fixed environment model </w:t>
      </w:r>
      <w:r w:rsidR="00746C15">
        <w:lastRenderedPageBreak/>
        <w:t xml:space="preserve">that the decision layer never alters, and a decision reaches it only through the intervention component of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rsidR="00746C15">
        <w:t>.</w:t>
      </w:r>
    </w:p>
    <w:p w14:paraId="5E23A01D" w14:textId="77777777" w:rsidR="00D56E65" w:rsidRDefault="00000000">
      <w:pPr>
        <w:pStyle w:val="PARAIndent"/>
      </w:pPr>
      <w:r>
        <w:t xml:space="preserve">The state is not directly accessible. The system perceives the fire only through the observation in </w:t>
      </w:r>
      <w:r>
        <w:fldChar w:fldCharType="begin"/>
      </w:r>
      <w:r>
        <w:instrText xml:space="preserve"> REF _RefSS2 \h </w:instrText>
      </w:r>
      <w:r>
        <w:fldChar w:fldCharType="separate"/>
      </w:r>
      <w:r w:rsidR="00C84B72">
        <w:t xml:space="preserve">( </w:t>
      </w:r>
      <w:r w:rsidR="00C84B72">
        <w:rPr>
          <w:noProof/>
        </w:rPr>
        <w:t>12</w:t>
      </w:r>
      <w:r w:rsidR="00C84B72">
        <w:t xml:space="preserve"> )</w:t>
      </w:r>
      <w:r>
        <w:fldChar w:fldCharType="end"/>
      </w:r>
      <w:r>
        <w:t xml:space="preserve">, where </w:t>
      </w:r>
      <m:oMath>
        <m:r>
          <w:rPr>
            <w:rFonts w:ascii="Cambria Math" w:hAnsi="Cambria Math"/>
          </w:rPr>
          <m:t>h</m:t>
        </m:r>
      </m:oMath>
      <w:r>
        <w:t xml:space="preserve"> is the observation operator and </w:t>
      </w:r>
      <m:oMath>
        <m:r>
          <w:rPr>
            <w:rFonts w:ascii="Cambria Math" w:hAnsi="Cambria Math"/>
          </w:rPr>
          <m:t>ε</m:t>
        </m:r>
      </m:oMath>
      <w:r>
        <w:t xml:space="preserve"> is an epistemic </w:t>
      </w:r>
      <w:r w:rsidR="008E36E6">
        <w:t>disturbance arising</w:t>
      </w:r>
      <w:r>
        <w:t xml:space="preserve"> from incomplete and imperfect sensing. The disturbance ε is treated as bounded but distribution-free: the uncertainty is structural incompleteness of information, not zero-mean noise that averages out. This rules out probabilistic state estimation and instead motivates the bounded, confidence-gated reasoning developed later, in which observations are mapped to interpretable concepts whose activation is gated by an explicit confidence measure.</w:t>
      </w:r>
      <w:r w:rsidR="008E36E6">
        <w:t xml:space="preserve"> The bound on the disturbance norm keeps </w:t>
      </w:r>
      <m:oMath>
        <m:r>
          <w:rPr>
            <w:rFonts w:ascii="Cambria Math" w:hAnsi="Cambria Math"/>
          </w:rPr>
          <m:t>ε</m:t>
        </m:r>
      </m:oMath>
      <w:r w:rsidR="008E36E6">
        <w:t xml:space="preserve"> within a known, finite magnitude at every step, so each observation stays in a fixed neighbourhood of the true state. It is worst-case rather than statistical: a set-membership envelope of admissible errors that assumes no probability distribution, which is what lets the framework treat epistemic uncertainty without priors.</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1E0EAF23" w14:textId="77777777" w:rsidTr="00F7737F">
        <w:tc>
          <w:tcPr>
            <w:tcW w:w="4181" w:type="dxa"/>
            <w:vAlign w:val="center"/>
          </w:tcPr>
          <w:p w14:paraId="17C264F6" w14:textId="77777777" w:rsidR="000C1648" w:rsidRDefault="00000000" w:rsidP="006639A6">
            <w:pPr>
              <w:pStyle w:val="PARAIndent"/>
              <w:ind w:firstLine="0"/>
              <w:jc w:val="center"/>
            </w:pPr>
            <m:oMathPara>
              <m:oMath>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(x,y)=h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(x,y), </m:t>
                    </m:r>
                    <m:sSub>
                      <m:sSubPr>
                        <m:ctrlPr>
                          <w:rPr>
                            <w:rFonts w:ascii="Cambria Math" w:hAnsi="Cambria Math"/>
                          </w:rPr>
                        </m:ctrlPr>
                      </m:sSubPr>
                      <m:e>
                        <m:r>
                          <w:rPr>
                            <w:rFonts w:ascii="Cambria Math" w:hAnsi="Cambria Math"/>
                          </w:rPr>
                          <m:t>ε</m:t>
                        </m:r>
                      </m:e>
                      <m:sub>
                        <m:r>
                          <w:rPr>
                            <w:rFonts w:ascii="Cambria Math" w:hAnsi="Cambria Math"/>
                          </w:rPr>
                          <m:t>k</m:t>
                        </m:r>
                      </m:sub>
                    </m:sSub>
                  </m:e>
                </m:d>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k</m:t>
                    </m:r>
                  </m:sub>
                </m:sSub>
                <m:r>
                  <w:rPr>
                    <w:rFonts w:ascii="Cambria Math" w:hAnsi="Cambria Math"/>
                  </w:rPr>
                  <m:t>∥≤</m:t>
                </m:r>
                <m:acc>
                  <m:accPr>
                    <m:chr m:val="‾"/>
                    <m:ctrlPr>
                      <w:rPr>
                        <w:rFonts w:ascii="Cambria Math" w:hAnsi="Cambria Math"/>
                      </w:rPr>
                    </m:ctrlPr>
                  </m:accPr>
                  <m:e>
                    <m:r>
                      <w:rPr>
                        <w:rFonts w:ascii="Cambria Math" w:hAnsi="Cambria Math"/>
                      </w:rPr>
                      <m:t>ε</m:t>
                    </m:r>
                  </m:e>
                </m:acc>
              </m:oMath>
            </m:oMathPara>
          </w:p>
        </w:tc>
        <w:tc>
          <w:tcPr>
            <w:tcW w:w="783" w:type="dxa"/>
            <w:vAlign w:val="center"/>
          </w:tcPr>
          <w:p w14:paraId="17A7DE7A" w14:textId="77777777" w:rsidR="000C1648" w:rsidRDefault="00161AD5" w:rsidP="00161AD5">
            <w:pPr>
              <w:pStyle w:val="Caption"/>
              <w:jc w:val="right"/>
            </w:pPr>
            <w:bookmarkStart w:id="26" w:name="_RefSS2"/>
            <w:r>
              <w:t xml:space="preserve">( </w:t>
            </w:r>
            <w:fldSimple w:instr=" SEQ ( \* ARABIC ">
              <w:r w:rsidR="00C84B72">
                <w:rPr>
                  <w:noProof/>
                </w:rPr>
                <w:t>12</w:t>
              </w:r>
            </w:fldSimple>
            <w:r>
              <w:t xml:space="preserve"> )</w:t>
            </w:r>
            <w:bookmarkEnd w:id="26"/>
          </w:p>
        </w:tc>
      </w:tr>
    </w:tbl>
    <w:p w14:paraId="346189C3" w14:textId="77777777" w:rsidR="00F7737F" w:rsidRDefault="00F7737F">
      <w:pPr>
        <w:pStyle w:val="PARAIndent"/>
      </w:pPr>
    </w:p>
    <w:p w14:paraId="1CEED296" w14:textId="77777777" w:rsidR="00D56E65" w:rsidRDefault="00000000">
      <w:pPr>
        <w:pStyle w:val="PARAIndent"/>
      </w:pPr>
      <w:r>
        <w:t xml:space="preserve">Decision generation is hierarchically distributed. The domain </w:t>
      </w:r>
      <m:oMath>
        <m:r>
          <w:rPr>
            <w:rFonts w:ascii="Cambria Math" w:hAnsi="Cambria Math"/>
          </w:rPr>
          <m:t>Ω</m:t>
        </m:r>
      </m:oMath>
      <w:r>
        <w:t xml:space="preserve"> is partitioned into </w:t>
      </w:r>
      <m:oMath>
        <m:r>
          <w:rPr>
            <w:rFonts w:ascii="Cambria Math" w:hAnsi="Cambria Math"/>
          </w:rPr>
          <m:t>N</m:t>
        </m:r>
      </m:oMath>
      <w:r>
        <w:t xml:space="preserve"> disjoint regions, and each region observes only its own area. Every region applies the same regional mapping </w:t>
      </w:r>
      <m:oMath>
        <m:r>
          <w:rPr>
            <w:rFonts w:ascii="Cambria Math" w:hAnsi="Cambria Math"/>
          </w:rPr>
          <m:t>π</m:t>
        </m:r>
      </m:oMath>
      <w:r>
        <w:t xml:space="preserve"> to its local observation and regional contextual inputs, producing a region-specific, multi-action decision, as in </w:t>
      </w:r>
      <w:r>
        <w:fldChar w:fldCharType="begin"/>
      </w:r>
      <w:r>
        <w:instrText xml:space="preserve"> REF _RefSS3 \h </w:instrText>
      </w:r>
      <w:r>
        <w:fldChar w:fldCharType="separate"/>
      </w:r>
      <w:r w:rsidR="00C84B72">
        <w:t xml:space="preserve">( </w:t>
      </w:r>
      <w:r w:rsidR="00C84B72">
        <w:rPr>
          <w:noProof/>
        </w:rPr>
        <w:t>13</w:t>
      </w:r>
      <w:r w:rsidR="00C84B72">
        <w:t xml:space="preserve"> )</w:t>
      </w:r>
      <w:r>
        <w:fldChar w:fldCharType="end"/>
      </w:r>
      <w:r>
        <w:t>. No region accesses the global state or another region's raw observations, so the cost of local reasoning is bounded independently of the overall problem size, a property that the concept-based design of Section III-C exploits to keep each regional decision tractable.</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0B7C1437" w14:textId="77777777" w:rsidTr="00F7737F">
        <w:tc>
          <w:tcPr>
            <w:tcW w:w="4181" w:type="dxa"/>
            <w:vAlign w:val="center"/>
          </w:tcPr>
          <w:p w14:paraId="111188AE" w14:textId="77777777" w:rsidR="000C1648" w:rsidRDefault="00000000" w:rsidP="006639A6">
            <w:pPr>
              <w:pStyle w:val="PARAIndent"/>
              <w:ind w:firstLine="0"/>
              <w:jc w:val="cente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(x,y)=</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w:rPr>
                        <w:rFonts w:ascii="Cambria Math" w:hAnsi="Cambria Math"/>
                      </w:rPr>
                      <m:t>(x,y), </m:t>
                    </m:r>
                    <m:sSubSup>
                      <m:sSubSupPr>
                        <m:ctrlPr>
                          <w:rPr>
                            <w:rFonts w:ascii="Cambria Math" w:hAnsi="Cambria Math"/>
                          </w:rPr>
                        </m:ctrlPr>
                      </m:sSubSupPr>
                      <m:e>
                        <m:r>
                          <m:rPr>
                            <m:scr m:val="script"/>
                          </m:rPr>
                          <w:rPr>
                            <w:rFonts w:ascii="Cambria Math" w:hAnsi="Cambria Math"/>
                          </w:rPr>
                          <m:t>F</m:t>
                        </m:r>
                      </m:e>
                      <m:sub>
                        <m:r>
                          <w:rPr>
                            <w:rFonts w:ascii="Cambria Math" w:hAnsi="Cambria Math"/>
                          </w:rPr>
                          <m:t>DSS,k</m:t>
                        </m:r>
                      </m:sub>
                      <m:sup>
                        <m:r>
                          <w:rPr>
                            <w:rFonts w:ascii="Cambria Math" w:hAnsi="Cambria Math"/>
                          </w:rPr>
                          <m:t>i</m:t>
                        </m:r>
                      </m:sup>
                    </m:sSubSup>
                  </m:e>
                </m:d>
              </m:oMath>
            </m:oMathPara>
          </w:p>
        </w:tc>
        <w:tc>
          <w:tcPr>
            <w:tcW w:w="783" w:type="dxa"/>
            <w:vAlign w:val="center"/>
          </w:tcPr>
          <w:p w14:paraId="68B539EC" w14:textId="77777777" w:rsidR="000C1648" w:rsidRDefault="00161AD5" w:rsidP="00161AD5">
            <w:pPr>
              <w:pStyle w:val="Caption"/>
              <w:jc w:val="right"/>
            </w:pPr>
            <w:bookmarkStart w:id="27" w:name="_RefSS3"/>
            <w:r>
              <w:t xml:space="preserve">( </w:t>
            </w:r>
            <w:fldSimple w:instr=" SEQ ( \* ARABIC ">
              <w:r w:rsidR="00C84B72">
                <w:rPr>
                  <w:noProof/>
                </w:rPr>
                <w:t>13</w:t>
              </w:r>
            </w:fldSimple>
            <w:r>
              <w:t xml:space="preserve"> )</w:t>
            </w:r>
            <w:bookmarkEnd w:id="27"/>
          </w:p>
        </w:tc>
      </w:tr>
    </w:tbl>
    <w:p w14:paraId="322030A9" w14:textId="77777777" w:rsidR="00F7737F" w:rsidRDefault="00F7737F">
      <w:pPr>
        <w:pStyle w:val="PARAIndent"/>
      </w:pPr>
    </w:p>
    <w:p w14:paraId="17F7A375" w14:textId="77777777" w:rsidR="00913B3E" w:rsidRDefault="00913B3E">
      <w:pPr>
        <w:pStyle w:val="PARAIndent"/>
      </w:pPr>
      <w:r>
        <w:t xml:space="preserve">The regional decision mapping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is the only component that performs inference: for each region it takes that region’s local observation together with its decision-related inputs and returns the region’s intervention field. Its concept-based form, which keeps the rule base compact and auditable, is specified in Section III-B.</w:t>
      </w:r>
    </w:p>
    <w:p w14:paraId="12466DBD" w14:textId="77777777" w:rsidR="00D56E65" w:rsidRDefault="00F7737F">
      <w:pPr>
        <w:pStyle w:val="PARAIndent"/>
      </w:pPr>
      <w:r>
        <w:t xml:space="preserve">Independent regional decisions may compete for shared and limited resources, they are integrated by the coordination operator </w:t>
      </w:r>
      <m:oMath>
        <m:r>
          <m:rPr>
            <m:scr m:val="script"/>
          </m:rPr>
          <w:rPr>
            <w:rFonts w:ascii="Cambria Math" w:hAnsi="Cambria Math"/>
          </w:rPr>
          <m:t>A</m:t>
        </m:r>
      </m:oMath>
      <w:r>
        <w:t xml:space="preserve"> into a single consistent field that must lie in the feasible intervention space </w:t>
      </w:r>
      <m:oMath>
        <m:r>
          <m:rPr>
            <m:scr m:val="script"/>
          </m:rPr>
          <w:rPr>
            <w:rFonts w:ascii="Cambria Math" w:hAnsi="Cambria Math"/>
          </w:rPr>
          <m:t>U</m:t>
        </m:r>
      </m:oMath>
      <w:r>
        <w:t xml:space="preserve">, as in </w:t>
      </w:r>
      <w:r>
        <w:fldChar w:fldCharType="begin"/>
      </w:r>
      <w:r>
        <w:instrText xml:space="preserve"> REF _RefSS4 \h </w:instrText>
      </w:r>
      <w:r>
        <w:fldChar w:fldCharType="separate"/>
      </w:r>
      <w:r w:rsidR="00C84B72">
        <w:t xml:space="preserve">( </w:t>
      </w:r>
      <w:r w:rsidR="00C84B72">
        <w:rPr>
          <w:noProof/>
        </w:rPr>
        <w:t>14</w:t>
      </w:r>
      <w:r w:rsidR="00C84B72">
        <w:t xml:space="preserve"> )</w:t>
      </w:r>
      <w:r>
        <w:fldChar w:fldCharType="end"/>
      </w:r>
      <w:r>
        <w:t xml:space="preserve">. The contextual set </w:t>
      </w:r>
      <m:oMath>
        <m:sSub>
          <m:sSubPr>
            <m:ctrlPr>
              <w:rPr>
                <w:rFonts w:ascii="Cambria Math" w:hAnsi="Cambria Math"/>
                <w:i/>
              </w:rPr>
            </m:ctrlPr>
          </m:sSubPr>
          <m:e>
            <m:r>
              <m:rPr>
                <m:scr m:val="script"/>
              </m:rPr>
              <w:rPr>
                <w:rFonts w:ascii="Cambria Math" w:hAnsi="Cambria Math"/>
              </w:rPr>
              <m:t>F</m:t>
            </m:r>
          </m:e>
          <m:sub>
            <m:r>
              <w:rPr>
                <w:rFonts w:ascii="Cambria Math" w:hAnsi="Cambria Math"/>
              </w:rPr>
              <m:t>DSS</m:t>
            </m:r>
          </m:sub>
        </m:sSub>
      </m:oMath>
      <w:r w:rsidR="00744BA2">
        <w:t xml:space="preserve"> </w:t>
      </w:r>
      <w:r>
        <w:t>carries value and resource</w:t>
      </w:r>
      <w:r w:rsidR="0060043B">
        <w:t xml:space="preserve"> </w:t>
      </w:r>
      <w:r>
        <w:t xml:space="preserve">related information and is deliberately kept distinct from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t xml:space="preserve">: it constrains admissibility without altering wildfire physics. Because </w:t>
      </w:r>
      <m:oMath>
        <m:r>
          <m:rPr>
            <m:scr m:val="script"/>
          </m:rPr>
          <w:rPr>
            <w:rFonts w:ascii="Cambria Math" w:hAnsi="Cambria Math"/>
          </w:rPr>
          <m:t>U</m:t>
        </m:r>
      </m:oMath>
      <w:r>
        <w:t xml:space="preserve"> depends on the uncertain observation and on resources that deplete over time, the feasible set is itself uncertain and non-stationary. Coordination is mediated only </w:t>
      </w:r>
      <w:r w:rsidR="000B1D06">
        <w:t xml:space="preserve">by </w:t>
      </w:r>
      <m:oMath>
        <m:r>
          <m:rPr>
            <m:scr m:val="script"/>
          </m:rPr>
          <w:rPr>
            <w:rFonts w:ascii="Cambria Math" w:hAnsi="Cambria Math"/>
          </w:rPr>
          <m:t>A</m:t>
        </m:r>
      </m:oMath>
      <w:r>
        <w:t>; regions never exchange information peer-to-peer, which is what allows the architecture to scale spatially without a quadratic growth in communication.</w:t>
      </w:r>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0C1648" w14:paraId="790046C8" w14:textId="77777777" w:rsidTr="00F7737F">
        <w:tc>
          <w:tcPr>
            <w:tcW w:w="4181" w:type="dxa"/>
            <w:vAlign w:val="center"/>
          </w:tcPr>
          <w:p w14:paraId="32ECA1E9" w14:textId="77777777" w:rsidR="0060043B" w:rsidRPr="0060043B" w:rsidRDefault="00000000" w:rsidP="006639A6">
            <w:pPr>
              <w:pStyle w:val="PARAIndent"/>
              <w:ind w:firstLine="0"/>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e>
                </m:d>
              </m:oMath>
            </m:oMathPara>
          </w:p>
          <w:p w14:paraId="3B0C2E9A" w14:textId="77777777" w:rsidR="000C1648" w:rsidRDefault="00000000" w:rsidP="006639A6">
            <w:pPr>
              <w:pStyle w:val="PARAIndent"/>
              <w:ind w:firstLine="0"/>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DSS,k</m:t>
                        </m:r>
                      </m:sub>
                    </m:sSub>
                  </m:e>
                </m:d>
              </m:oMath>
            </m:oMathPara>
          </w:p>
        </w:tc>
        <w:tc>
          <w:tcPr>
            <w:tcW w:w="783" w:type="dxa"/>
            <w:vAlign w:val="center"/>
          </w:tcPr>
          <w:p w14:paraId="5D64A44F" w14:textId="77777777" w:rsidR="000C1648" w:rsidRDefault="00161AD5" w:rsidP="00161AD5">
            <w:pPr>
              <w:pStyle w:val="Caption"/>
              <w:jc w:val="right"/>
            </w:pPr>
            <w:bookmarkStart w:id="28" w:name="_RefSS4"/>
            <w:r>
              <w:t xml:space="preserve">( </w:t>
            </w:r>
            <w:fldSimple w:instr=" SEQ ( \* ARABIC ">
              <w:r w:rsidR="00C84B72">
                <w:rPr>
                  <w:noProof/>
                </w:rPr>
                <w:t>14</w:t>
              </w:r>
            </w:fldSimple>
            <w:r>
              <w:t xml:space="preserve"> )</w:t>
            </w:r>
            <w:bookmarkEnd w:id="28"/>
          </w:p>
        </w:tc>
      </w:tr>
    </w:tbl>
    <w:p w14:paraId="1AA86FED" w14:textId="77777777" w:rsidR="00F7737F" w:rsidRDefault="00F7737F">
      <w:pPr>
        <w:pStyle w:val="PARAIndent"/>
      </w:pPr>
    </w:p>
    <w:p w14:paraId="4ADAA7F2" w14:textId="77777777" w:rsidR="00913B3E" w:rsidRDefault="00913B3E">
      <w:pPr>
        <w:pStyle w:val="PARAIndent"/>
      </w:pPr>
      <w:r>
        <w:t xml:space="preserve">The coordination operator </w:t>
      </w:r>
      <m:oMath>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oMath>
      <w:r>
        <w:t xml:space="preserve"> performs no inference of its own; it takes the regional intervention fields produced for all </w:t>
      </w:r>
      <m:oMath>
        <m:r>
          <w:rPr>
            <w:rFonts w:ascii="Cambria Math" w:hAnsi="Cambria Math"/>
          </w:rPr>
          <m:t>N</m:t>
        </m:r>
      </m:oMath>
      <w:r>
        <w:t xml:space="preserve"> regions and returns the single global field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w:t>
      </w:r>
      <w:r>
        <w:t xml:space="preserve">resolving competition for shared and limited resources and keeping the result inside the feasible set </w:t>
      </w:r>
      <m:oMath>
        <m:sSub>
          <m:sSubPr>
            <m:ctrlPr>
              <w:rPr>
                <w:rFonts w:ascii="Cambria Math" w:hAnsi="Cambria Math"/>
              </w:rPr>
            </m:ctrlPr>
          </m:sSubPr>
          <m:e>
            <m:r>
              <m:rPr>
                <m:scr m:val="script"/>
              </m:rPr>
              <w:rPr>
                <w:rFonts w:ascii="Cambria Math" w:hAnsi="Cambria Math"/>
              </w:rPr>
              <m:t>U</m:t>
            </m:r>
          </m:e>
          <m:sub>
            <m:r>
              <w:rPr>
                <w:rFonts w:ascii="Cambria Math" w:hAnsi="Cambria Math"/>
              </w:rPr>
              <m:t>DSS</m:t>
            </m:r>
          </m:sub>
        </m:sSub>
      </m:oMath>
      <w:r>
        <w:t>, as developed in Section III-C.</w:t>
      </w:r>
    </w:p>
    <w:p w14:paraId="4169C861" w14:textId="77777777" w:rsidR="00DA3AEC" w:rsidRDefault="00000000">
      <w:pPr>
        <w:pStyle w:val="PARAIndent"/>
      </w:pPr>
      <w:r>
        <w:t xml:space="preserve">Finally, a generated field is not optimized but accepted once it is adequate. A multi-criteria function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r>
        <w:t xml:space="preserve"> scores the field, which is accepted when the satisficing condition in </w:t>
      </w:r>
      <w:r>
        <w:fldChar w:fldCharType="begin"/>
      </w:r>
      <w:r>
        <w:instrText xml:space="preserve"> REF _RefSS5 \h </w:instrText>
      </w:r>
      <w:r>
        <w:fldChar w:fldCharType="separate"/>
      </w:r>
      <w:r w:rsidR="00C84B72">
        <w:t xml:space="preserve">( </w:t>
      </w:r>
      <w:r w:rsidR="00C84B72">
        <w:rPr>
          <w:noProof/>
        </w:rPr>
        <w:t>15</w:t>
      </w:r>
      <w:r w:rsidR="00C84B72">
        <w:t xml:space="preserve"> )</w:t>
      </w:r>
      <w:r>
        <w:fldChar w:fldCharType="end"/>
      </w:r>
      <w:r>
        <w:t xml:space="preserve"> holds against a time-varying threshold η. </w:t>
      </w:r>
    </w:p>
    <w:tbl>
      <w:tblPr>
        <w:tblStyle w:val="TableGrid"/>
        <w:tblpPr w:leftFromText="141" w:rightFromText="141" w:vertAnchor="text" w:horzAnchor="margin" w:tblpXSpec="right" w:tblpY="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783"/>
      </w:tblGrid>
      <w:tr w:rsidR="00493467" w14:paraId="34AA5E5B" w14:textId="77777777" w:rsidTr="00493467">
        <w:tc>
          <w:tcPr>
            <w:tcW w:w="4181" w:type="dxa"/>
            <w:vAlign w:val="center"/>
          </w:tcPr>
          <w:p w14:paraId="1239066F" w14:textId="77777777" w:rsidR="00493467" w:rsidRDefault="00000000" w:rsidP="00493467">
            <w:pPr>
              <w:pStyle w:val="PARAIndent"/>
              <w:ind w:firstLine="0"/>
              <w:jc w:val="center"/>
            </w:pPr>
            <m:oMathPara>
              <m:oMath>
                <m:sSub>
                  <m:sSubPr>
                    <m:ctrlPr>
                      <w:rPr>
                        <w:rFonts w:ascii="Cambria Math" w:hAnsi="Cambria Math"/>
                      </w:rPr>
                    </m:ctrlPr>
                  </m:sSubPr>
                  <m:e>
                    <m:r>
                      <w:rPr>
                        <w:rFonts w:ascii="Cambria Math" w:hAnsi="Cambria Math"/>
                      </w:rPr>
                      <m:t>Q</m:t>
                    </m:r>
                  </m:e>
                  <m:sub>
                    <m:r>
                      <w:rPr>
                        <w:rFonts w:ascii="Cambria Math" w:hAnsi="Cambria Math"/>
                      </w:rPr>
                      <m:t>DSS,k</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eval</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DSS,k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DSS,k</m:t>
                        </m:r>
                      </m:sub>
                    </m:sSub>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k</m:t>
                    </m:r>
                  </m:sub>
                </m:sSub>
              </m:oMath>
            </m:oMathPara>
          </w:p>
        </w:tc>
        <w:tc>
          <w:tcPr>
            <w:tcW w:w="783" w:type="dxa"/>
            <w:vAlign w:val="center"/>
          </w:tcPr>
          <w:p w14:paraId="30B897F5" w14:textId="77777777" w:rsidR="00493467" w:rsidRDefault="00493467" w:rsidP="00493467">
            <w:pPr>
              <w:pStyle w:val="Caption"/>
              <w:jc w:val="right"/>
            </w:pPr>
            <w:bookmarkStart w:id="29" w:name="_RefSS5"/>
            <w:r>
              <w:t xml:space="preserve">( </w:t>
            </w:r>
            <w:fldSimple w:instr=" SEQ ( \* ARABIC ">
              <w:r>
                <w:rPr>
                  <w:noProof/>
                </w:rPr>
                <w:t>15</w:t>
              </w:r>
            </w:fldSimple>
            <w:r>
              <w:t xml:space="preserve"> )</w:t>
            </w:r>
            <w:bookmarkEnd w:id="29"/>
          </w:p>
        </w:tc>
      </w:tr>
    </w:tbl>
    <w:p w14:paraId="06F2A66C" w14:textId="77777777" w:rsidR="00DA3AEC" w:rsidRDefault="00DA3AEC">
      <w:pPr>
        <w:pStyle w:val="PARAIndent"/>
      </w:pPr>
    </w:p>
    <w:p w14:paraId="25E73D26" w14:textId="77777777" w:rsidR="00F7737F" w:rsidRDefault="00000000">
      <w:pPr>
        <w:pStyle w:val="PARAIndent"/>
      </w:pPr>
      <w:r>
        <w:t xml:space="preserve">The evaluation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r>
        <w:t xml:space="preserve"> is computed only from observable and contextual quantities and is deliberately separate from the generating mapping π, so that acceptance never depends on the unobservable true state. The accepted field then enters </w:t>
      </w:r>
      <m:oMath>
        <m:sSub>
          <m:sSubPr>
            <m:ctrlPr>
              <w:rPr>
                <w:rFonts w:ascii="Cambria Math" w:hAnsi="Cambria Math"/>
                <w:i/>
              </w:rPr>
            </m:ctrlPr>
          </m:sSubPr>
          <m:e>
            <m:r>
              <m:rPr>
                <m:scr m:val="script"/>
              </m:rPr>
              <w:rPr>
                <w:rFonts w:ascii="Cambria Math" w:hAnsi="Cambria Math"/>
              </w:rPr>
              <m:t>F</m:t>
            </m:r>
          </m:e>
          <m:sub>
            <m:r>
              <w:rPr>
                <w:rFonts w:ascii="Cambria Math" w:hAnsi="Cambria Math"/>
              </w:rPr>
              <m:t>in</m:t>
            </m:r>
          </m:sub>
        </m:sSub>
      </m:oMath>
      <w:r>
        <w:t xml:space="preserve"> and drives the next transition, closing the loop. </w:t>
      </w:r>
      <w:r w:rsidR="00DA3AEC">
        <w:t>A</w:t>
      </w:r>
      <w:r>
        <w:t xml:space="preserve"> non-enumerable joint decision space, continuous-state partial observability, distribution-free uncertainty, an evolving feasible set, and multi-criteria acceptance place the framework beyond the reach of exact optimization and define precisely the reasoning problem.</w:t>
      </w:r>
    </w:p>
    <w:p w14:paraId="3321B252" w14:textId="77777777" w:rsidR="00913B3E" w:rsidRDefault="00913B3E" w:rsidP="00913B3E">
      <w:pPr>
        <w:pStyle w:val="PARAIndent"/>
      </w:pPr>
      <w:r>
        <w:t xml:space="preserve">The evaluation function </w:t>
      </w:r>
      <m:oMath>
        <m:sSub>
          <m:sSubPr>
            <m:ctrlPr>
              <w:rPr>
                <w:rFonts w:ascii="Cambria Math" w:hAnsi="Cambria Math"/>
              </w:rPr>
            </m:ctrlPr>
          </m:sSubPr>
          <m:e>
            <m:r>
              <w:rPr>
                <w:rFonts w:ascii="Cambria Math" w:hAnsi="Cambria Math"/>
              </w:rPr>
              <m:t>f</m:t>
            </m:r>
          </m:e>
          <m:sub>
            <m:r>
              <w:rPr>
                <w:rFonts w:ascii="Cambria Math" w:hAnsi="Cambria Math"/>
              </w:rPr>
              <m:t>eval</m:t>
            </m:r>
          </m:sub>
        </m:sSub>
      </m:oMath>
      <w:r>
        <w:t xml:space="preserve"> maps the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the decision-related inputs </w:t>
      </w:r>
      <m:oMath>
        <m:sSub>
          <m:sSubPr>
            <m:ctrlPr>
              <w:rPr>
                <w:rFonts w:ascii="Cambria Math" w:hAnsi="Cambria Math"/>
              </w:rPr>
            </m:ctrlPr>
          </m:sSubPr>
          <m:e>
            <m:r>
              <m:rPr>
                <m:scr m:val="script"/>
              </m:rPr>
              <w:rPr>
                <w:rFonts w:ascii="Cambria Math" w:hAnsi="Cambria Math"/>
              </w:rPr>
              <m:t>F</m:t>
            </m:r>
          </m:e>
          <m:sub>
            <m:r>
              <w:rPr>
                <w:rFonts w:ascii="Cambria Math" w:hAnsi="Cambria Math"/>
              </w:rPr>
              <m:t>DSS,k</m:t>
            </m:r>
          </m:sub>
        </m:sSub>
      </m:oMath>
      <w:r>
        <w:t xml:space="preserve">, and a candidate field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to a single quality score </w:t>
      </w:r>
      <m:oMath>
        <m:sSub>
          <m:sSubPr>
            <m:ctrlPr>
              <w:rPr>
                <w:rFonts w:ascii="Cambria Math" w:hAnsi="Cambria Math"/>
              </w:rPr>
            </m:ctrlPr>
          </m:sSubPr>
          <m:e>
            <m:r>
              <w:rPr>
                <w:rFonts w:ascii="Cambria Math" w:hAnsi="Cambria Math"/>
              </w:rPr>
              <m:t>Q</m:t>
            </m:r>
          </m:e>
          <m:sub>
            <m:r>
              <w:rPr>
                <w:rFonts w:ascii="Cambria Math" w:hAnsi="Cambria Math"/>
              </w:rPr>
              <m:t>DSS,k</m:t>
            </m:r>
          </m:sub>
        </m:sSub>
      </m:oMath>
      <w:r>
        <w:t xml:space="preserve"> on a common, normalized scale; it aggregates the acceptance criteria of the problem, such as expected protection, resource economy, and constraint compliance, and by construction it reads no part of the hidden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so that acceptance against the threshold </w:t>
      </w:r>
      <m:oMath>
        <m:sSub>
          <m:sSubPr>
            <m:ctrlPr>
              <w:rPr>
                <w:rFonts w:ascii="Cambria Math" w:hAnsi="Cambria Math"/>
              </w:rPr>
            </m:ctrlPr>
          </m:sSubPr>
          <m:e>
            <m:r>
              <w:rPr>
                <w:rFonts w:ascii="Cambria Math" w:hAnsi="Cambria Math"/>
              </w:rPr>
              <m:t>η</m:t>
            </m:r>
          </m:e>
          <m:sub>
            <m:r>
              <w:rPr>
                <w:rFonts w:ascii="Cambria Math" w:hAnsi="Cambria Math"/>
              </w:rPr>
              <m:t>k</m:t>
            </m:r>
          </m:sub>
        </m:sSub>
      </m:oMath>
      <w:r>
        <w:t xml:space="preserve"> stays observation-based. Its exact criteria, and the graduated fail-safe applied when the threshold is not met, are given in Section III-D.</w:t>
      </w:r>
    </w:p>
    <w:p w14:paraId="2EC2D3A0" w14:textId="77777777" w:rsidR="00913B3E" w:rsidRDefault="00913B3E">
      <w:pPr>
        <w:pStyle w:val="PARAIndent"/>
      </w:pPr>
    </w:p>
    <w:p w14:paraId="033D60D1" w14:textId="77777777" w:rsidR="003B3B07" w:rsidRDefault="00821364">
      <w:pPr>
        <w:pStyle w:val="Heading2"/>
      </w:pPr>
      <w:r>
        <w:t>B. Concept-Based Reasoning Specification</w:t>
      </w:r>
    </w:p>
    <w:p w14:paraId="64B7F489" w14:textId="77777777" w:rsidR="005E1737" w:rsidRDefault="00000000">
      <w:pPr>
        <w:pStyle w:val="PARAIndent"/>
        <w:rPr>
          <w:ins w:id="30" w:author="Reviewer" w:date="2026-06-23T00:00:00Z"/>
        </w:rPr>
      </w:pPr>
      <w:ins w:id="31" w:author="Reviewer" w:date="2026-06-23T00:00:00Z">
        <w:r>
          <w:t xml:space="preserve">The regional decision mapping </w:t>
        </w:r>
      </w:ins>
      <m:oMath>
        <m:sSub>
          <m:sSubPr>
            <m:ctrlPr>
              <w:ins w:id="32" w:author="Reviewer" w:date="2026-06-23T00:00:00Z">
                <w:rPr>
                  <w:rFonts w:ascii="Cambria Math" w:hAnsi="Cambria Math"/>
                </w:rPr>
              </w:ins>
            </m:ctrlPr>
          </m:sSubPr>
          <m:e>
            <m:r>
              <w:ins w:id="33" w:author="Reviewer" w:date="2026-06-23T00:00:00Z">
                <w:rPr>
                  <w:rFonts w:ascii="Cambria Math" w:hAnsi="Cambria Math"/>
                </w:rPr>
                <m:t>π</m:t>
              </w:ins>
            </m:r>
          </m:e>
          <m:sub>
            <m:r>
              <w:ins w:id="34" w:author="Reviewer" w:date="2026-06-23T00:00:00Z">
                <w:rPr>
                  <w:rFonts w:ascii="Cambria Math" w:hAnsi="Cambria Math"/>
                </w:rPr>
                <m:t>DSS</m:t>
              </w:ins>
            </m:r>
          </m:sub>
        </m:sSub>
      </m:oMath>
      <w:ins w:id="35" w:author="Reviewer" w:date="2026-06-23T00:00:00Z">
        <w:r>
          <w:t xml:space="preserve"> is realized as a concept-based fuzzy inference pipeline (Fig. 6). It first extracts six bounded features from the regional observation </w:t>
        </w:r>
      </w:ins>
      <m:oMath>
        <m:sSub>
          <m:sSubPr>
            <m:ctrlPr>
              <w:ins w:id="36" w:author="Reviewer" w:date="2026-06-23T00:00:00Z">
                <w:rPr>
                  <w:rFonts w:ascii="Cambria Math" w:hAnsi="Cambria Math"/>
                </w:rPr>
              </w:ins>
            </m:ctrlPr>
          </m:sSubPr>
          <m:e>
            <m:r>
              <w:ins w:id="37" w:author="Reviewer" w:date="2026-06-23T00:00:00Z">
                <w:rPr>
                  <w:rFonts w:ascii="Cambria Math" w:hAnsi="Cambria Math"/>
                </w:rPr>
                <m:t>O</m:t>
              </w:ins>
            </m:r>
          </m:e>
          <m:sub>
            <m:r>
              <w:ins w:id="38" w:author="Reviewer" w:date="2026-06-23T00:00:00Z">
                <w:rPr>
                  <w:rFonts w:ascii="Cambria Math" w:hAnsi="Cambria Math"/>
                </w:rPr>
                <m:t>k</m:t>
              </w:ins>
            </m:r>
          </m:sub>
        </m:sSub>
      </m:oMath>
      <w:ins w:id="39" w:author="Reviewer" w:date="2026-06-23T00:00:00Z">
        <w:r>
          <w:t>, namely fire intensity, fuel load, spread potential, asset exposure, resource accessibility, and temporal urgency, each scaled to the unit interval so that every input shares a common range. The features and the observable quantities they summarize are listed in Appendix A.</w:t>
        </w:r>
      </w:ins>
    </w:p>
    <w:p w14:paraId="002D17F9" w14:textId="77777777" w:rsidR="005E1737" w:rsidRDefault="00000000">
      <w:pPr>
        <w:pStyle w:val="PARAIndent"/>
        <w:rPr>
          <w:ins w:id="40" w:author="Reviewer" w:date="2026-06-23T00:00:00Z"/>
        </w:rPr>
      </w:pPr>
      <w:ins w:id="41" w:author="Reviewer" w:date="2026-06-23T00:00:00Z">
        <w:r>
          <w:t>Each feature is described by three linguistic terms, low, medium, and high, through triangular membership functions that form a partition of unity, so the memberships of a feature sum to one at every point, as in (1). Three terms keep each variable readable while still separating the operational regimes that incident commanders distinguish in practice.</w:t>
        </w:r>
      </w:ins>
    </w:p>
    <w:p w14:paraId="5CFD5AA9" w14:textId="77777777" w:rsidR="005E1737" w:rsidRDefault="00000000">
      <w:pPr>
        <w:pStyle w:val="PARAIndent"/>
        <w:rPr>
          <w:ins w:id="42" w:author="Reviewer" w:date="2026-06-23T00:00:00Z"/>
        </w:rPr>
      </w:pPr>
      <w:ins w:id="43" w:author="Reviewer" w:date="2026-06-23T00:00:00Z">
        <w:r>
          <w:t>Rather than firing rules over the six features directly, the framework abstracts them into four situational concepts, fire threat level, suppression feasibility, asset exposure risk, and intervention urgency, that mirror the four questions a commander asks at each cell. Each concept is obtained analytically as a normalized weighted aggregation of the features that bear on it, as in (</w:t>
        </w:r>
      </w:ins>
      <m:oMath>
        <m:r>
          <w:ins w:id="44" w:author="Reviewer" w:date="2026-06-23T00:00:00Z">
            <w:rPr>
              <w:rFonts w:ascii="Cambria Math" w:hAnsi="Cambria Math"/>
            </w:rPr>
            <m:t>B</m:t>
          </w:ins>
        </m:r>
      </m:oMath>
      <w:ins w:id="45" w:author="Reviewer" w:date="2026-06-23T00:00:00Z">
        <w:r>
          <w:t>), which needs no rules and keeps the mapping transparent. Table II lists the concepts and the features they combine.</w:t>
        </w:r>
      </w:ins>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0C1648" w14:paraId="5271D9E1" w14:textId="77777777" w:rsidTr="006639A6">
        <w:trPr>
          <w:ins w:id="46" w:author="Reviewer" w:date="2026-06-23T00:00:00Z"/>
        </w:trPr>
        <w:tc>
          <w:tcPr>
            <w:tcW w:w="4323" w:type="dxa"/>
            <w:vAlign w:val="center"/>
          </w:tcPr>
          <w:p w14:paraId="7E8BEFDE" w14:textId="77777777" w:rsidR="000C1648" w:rsidRDefault="00000000" w:rsidP="006639A6">
            <w:pPr>
              <w:pStyle w:val="PARAIndent"/>
              <w:ind w:firstLine="0"/>
              <w:jc w:val="center"/>
            </w:pPr>
            <m:oMathPara>
              <m:oMath>
                <m:sSub>
                  <m:sSubPr>
                    <m:ctrlPr>
                      <w:rPr>
                        <w:rFonts w:ascii="Cambria Math" w:hAnsi="Cambria Math"/>
                      </w:rPr>
                    </m:ctrlPr>
                  </m:sSubPr>
                  <m:e>
                    <m:r>
                      <w:rPr>
                        <w:rFonts w:ascii="Cambria Math" w:hAnsi="Cambria Math"/>
                      </w:rPr>
                      <m:t>c</m:t>
                    </m:r>
                  </m:e>
                  <m:sub>
                    <m:r>
                      <m:rPr>
                        <m:scr m:val="script"/>
                      </m:rPr>
                      <w:rPr>
                        <w:rFonts w:ascii="Cambria Math" w:hAnsi="Cambria Math"/>
                      </w:rPr>
                      <m:t>l,</m:t>
                    </m:r>
                    <m:r>
                      <w:rPr>
                        <w:rFonts w:ascii="Cambria Math" w:hAnsi="Cambria Math"/>
                      </w:rPr>
                      <m:t>k</m:t>
                    </m:r>
                  </m:sub>
                </m:sSub>
                <m:r>
                  <w:rPr>
                    <w:rFonts w:ascii="Cambria Math" w:hAnsi="Cambria Math"/>
                  </w:rPr>
                  <m:t>(x,y)=</m:t>
                </m:r>
                <m:sSub>
                  <m:sSubPr>
                    <m:ctrlPr>
                      <w:rPr>
                        <w:rFonts w:ascii="Cambria Math" w:hAnsi="Cambria Math"/>
                      </w:rPr>
                    </m:ctrlPr>
                  </m:sSubPr>
                  <m:e>
                    <m:r>
                      <w:rPr>
                        <w:rFonts w:ascii="Cambria Math" w:hAnsi="Cambria Math"/>
                      </w:rPr>
                      <m:t>Γ</m:t>
                    </m:r>
                  </m:e>
                  <m:sub>
                    <m:r>
                      <m:rPr>
                        <m:scr m:val="script"/>
                      </m:rP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6,k</m:t>
                    </m:r>
                  </m:sub>
                </m:sSub>
                <m:r>
                  <m:rPr>
                    <m:scr m:val="script"/>
                  </m:rPr>
                  <w:rPr>
                    <w:rFonts w:ascii="Cambria Math" w:hAnsi="Cambria Math"/>
                  </w:rPr>
                  <m:t>),  l=</m:t>
                </m:r>
                <m:r>
                  <w:rPr>
                    <w:rFonts w:ascii="Cambria Math" w:hAnsi="Cambria Math"/>
                  </w:rPr>
                  <m:t>1,…,4</m:t>
                </m:r>
              </m:oMath>
            </m:oMathPara>
          </w:p>
        </w:tc>
        <w:tc>
          <w:tcPr>
            <w:tcW w:w="641" w:type="dxa"/>
            <w:vAlign w:val="center"/>
          </w:tcPr>
          <w:p w14:paraId="597E0425" w14:textId="77777777" w:rsidR="000C1648" w:rsidRDefault="00161AD5" w:rsidP="00161AD5">
            <w:pPr>
              <w:pStyle w:val="Caption"/>
              <w:jc w:val="right"/>
            </w:pPr>
            <w:bookmarkStart w:id="47" w:name="_RefEqCB"/>
            <w:r>
              <w:t xml:space="preserve">( </w:t>
            </w:r>
            <w:fldSimple w:instr=" SEQ ( \* ARABIC ">
              <w:r w:rsidR="00C84B72">
                <w:rPr>
                  <w:noProof/>
                </w:rPr>
                <w:t>1</w:t>
              </w:r>
            </w:fldSimple>
            <w:r>
              <w:t xml:space="preserve"> )</w:t>
            </w:r>
            <w:bookmarkEnd w:id="47"/>
          </w:p>
        </w:tc>
      </w:tr>
    </w:tbl>
    <w:p w14:paraId="74C06FCA" w14:textId="77777777" w:rsidR="005E1737" w:rsidRDefault="00000000">
      <w:pPr>
        <w:pStyle w:val="TableTitle"/>
        <w:rPr>
          <w:ins w:id="48" w:author="Reviewer" w:date="2026-06-23T00:00:00Z"/>
        </w:rPr>
      </w:pPr>
      <w:ins w:id="49" w:author="Reviewer" w:date="2026-06-23T00:00:00Z">
        <w:r>
          <w:t>TABLE II</w:t>
        </w:r>
      </w:ins>
    </w:p>
    <w:p w14:paraId="158D9D89" w14:textId="77777777" w:rsidR="005E1737" w:rsidRDefault="00000000">
      <w:pPr>
        <w:pStyle w:val="TableTitle"/>
        <w:rPr>
          <w:ins w:id="50" w:author="Reviewer" w:date="2026-06-23T00:00:00Z"/>
        </w:rPr>
      </w:pPr>
      <w:ins w:id="51" w:author="Reviewer" w:date="2026-06-23T00:00:00Z">
        <w:r>
          <w:t>Four Situational Concepts and Their Features</w:t>
        </w:r>
      </w:ins>
    </w:p>
    <w:tbl>
      <w:tblPr>
        <w:tblW w:w="47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1500"/>
        <w:gridCol w:w="1500"/>
        <w:gridCol w:w="1752"/>
      </w:tblGrid>
      <w:tr w:rsidR="005E1737" w14:paraId="57D611CA" w14:textId="77777777">
        <w:trPr>
          <w:jc w:val="center"/>
          <w:ins w:id="52" w:author="Reviewer" w:date="2026-06-23T00:00:00Z"/>
        </w:trPr>
        <w:tc>
          <w:tcPr>
            <w:tcW w:w="1500" w:type="dxa"/>
          </w:tcPr>
          <w:p w14:paraId="74E13BB3" w14:textId="77777777" w:rsidR="005E1737" w:rsidRDefault="00000000">
            <w:pPr>
              <w:jc w:val="center"/>
              <w:rPr>
                <w:ins w:id="53" w:author="Reviewer" w:date="2026-06-23T00:00:00Z"/>
              </w:rPr>
            </w:pPr>
            <w:ins w:id="54" w:author="Reviewer" w:date="2026-06-23T00:00:00Z">
              <w:r>
                <w:rPr>
                  <w:b/>
                </w:rPr>
                <w:t>Concept</w:t>
              </w:r>
            </w:ins>
          </w:p>
        </w:tc>
        <w:tc>
          <w:tcPr>
            <w:tcW w:w="1500" w:type="dxa"/>
          </w:tcPr>
          <w:p w14:paraId="7FBC454C" w14:textId="77777777" w:rsidR="005E1737" w:rsidRDefault="00000000">
            <w:pPr>
              <w:jc w:val="center"/>
              <w:rPr>
                <w:ins w:id="55" w:author="Reviewer" w:date="2026-06-23T00:00:00Z"/>
              </w:rPr>
            </w:pPr>
            <w:ins w:id="56" w:author="Reviewer" w:date="2026-06-23T00:00:00Z">
              <w:r>
                <w:rPr>
                  <w:b/>
                </w:rPr>
                <w:t xml:space="preserve">Operational </w:t>
              </w:r>
              <w:r>
                <w:rPr>
                  <w:b/>
                </w:rPr>
                <w:lastRenderedPageBreak/>
                <w:t>question</w:t>
              </w:r>
            </w:ins>
          </w:p>
        </w:tc>
        <w:tc>
          <w:tcPr>
            <w:tcW w:w="1752" w:type="dxa"/>
          </w:tcPr>
          <w:p w14:paraId="74BB7DCD" w14:textId="77777777" w:rsidR="005E1737" w:rsidRDefault="00000000">
            <w:pPr>
              <w:jc w:val="center"/>
              <w:rPr>
                <w:ins w:id="57" w:author="Reviewer" w:date="2026-06-23T00:00:00Z"/>
              </w:rPr>
            </w:pPr>
            <w:ins w:id="58" w:author="Reviewer" w:date="2026-06-23T00:00:00Z">
              <w:r>
                <w:rPr>
                  <w:b/>
                </w:rPr>
                <w:lastRenderedPageBreak/>
                <w:t xml:space="preserve">Aggregated </w:t>
              </w:r>
              <w:r>
                <w:rPr>
                  <w:b/>
                </w:rPr>
                <w:lastRenderedPageBreak/>
                <w:t>features</w:t>
              </w:r>
            </w:ins>
          </w:p>
        </w:tc>
      </w:tr>
      <w:tr w:rsidR="005E1737" w14:paraId="47EC5DE9" w14:textId="77777777">
        <w:trPr>
          <w:jc w:val="center"/>
          <w:ins w:id="59" w:author="Reviewer" w:date="2026-06-23T00:00:00Z"/>
        </w:trPr>
        <w:tc>
          <w:tcPr>
            <w:tcW w:w="1500" w:type="dxa"/>
          </w:tcPr>
          <w:p w14:paraId="4A755703" w14:textId="77777777" w:rsidR="005E1737" w:rsidRDefault="00000000">
            <w:pPr>
              <w:rPr>
                <w:ins w:id="60" w:author="Reviewer" w:date="2026-06-23T00:00:00Z"/>
              </w:rPr>
            </w:pPr>
            <w:ins w:id="61" w:author="Reviewer" w:date="2026-06-23T00:00:00Z">
              <w:r>
                <w:lastRenderedPageBreak/>
                <w:t>Fire threat level</w:t>
              </w:r>
            </w:ins>
          </w:p>
        </w:tc>
        <w:tc>
          <w:tcPr>
            <w:tcW w:w="1500" w:type="dxa"/>
          </w:tcPr>
          <w:p w14:paraId="1297E5C2" w14:textId="77777777" w:rsidR="005E1737" w:rsidRDefault="00000000">
            <w:pPr>
              <w:rPr>
                <w:ins w:id="62" w:author="Reviewer" w:date="2026-06-23T00:00:00Z"/>
              </w:rPr>
            </w:pPr>
            <w:ins w:id="63" w:author="Reviewer" w:date="2026-06-23T00:00:00Z">
              <w:r>
                <w:t>How severe is the fire here?</w:t>
              </w:r>
            </w:ins>
          </w:p>
        </w:tc>
        <w:tc>
          <w:tcPr>
            <w:tcW w:w="1752" w:type="dxa"/>
          </w:tcPr>
          <w:p w14:paraId="68560AE2" w14:textId="77777777" w:rsidR="005E1737" w:rsidRDefault="00000000">
            <w:pPr>
              <w:rPr>
                <w:ins w:id="64" w:author="Reviewer" w:date="2026-06-23T00:00:00Z"/>
              </w:rPr>
            </w:pPr>
            <w:ins w:id="65" w:author="Reviewer" w:date="2026-06-23T00:00:00Z">
              <w:r>
                <w:t>Fire intensity, spread potential</w:t>
              </w:r>
            </w:ins>
          </w:p>
        </w:tc>
      </w:tr>
      <w:tr w:rsidR="005E1737" w14:paraId="1E664A16" w14:textId="77777777">
        <w:trPr>
          <w:jc w:val="center"/>
          <w:ins w:id="66" w:author="Reviewer" w:date="2026-06-23T00:00:00Z"/>
        </w:trPr>
        <w:tc>
          <w:tcPr>
            <w:tcW w:w="1500" w:type="dxa"/>
          </w:tcPr>
          <w:p w14:paraId="51DB9D5E" w14:textId="77777777" w:rsidR="005E1737" w:rsidRDefault="00000000">
            <w:pPr>
              <w:rPr>
                <w:ins w:id="67" w:author="Reviewer" w:date="2026-06-23T00:00:00Z"/>
              </w:rPr>
            </w:pPr>
            <w:ins w:id="68" w:author="Reviewer" w:date="2026-06-23T00:00:00Z">
              <w:r>
                <w:t>Suppression feasibility</w:t>
              </w:r>
            </w:ins>
          </w:p>
        </w:tc>
        <w:tc>
          <w:tcPr>
            <w:tcW w:w="1500" w:type="dxa"/>
          </w:tcPr>
          <w:p w14:paraId="7131044D" w14:textId="77777777" w:rsidR="005E1737" w:rsidRDefault="00000000">
            <w:pPr>
              <w:rPr>
                <w:ins w:id="69" w:author="Reviewer" w:date="2026-06-23T00:00:00Z"/>
              </w:rPr>
            </w:pPr>
            <w:ins w:id="70" w:author="Reviewer" w:date="2026-06-23T00:00:00Z">
              <w:r>
                <w:t>Can we intervene effectively?</w:t>
              </w:r>
            </w:ins>
          </w:p>
        </w:tc>
        <w:tc>
          <w:tcPr>
            <w:tcW w:w="1752" w:type="dxa"/>
          </w:tcPr>
          <w:p w14:paraId="007EE00F" w14:textId="77777777" w:rsidR="005E1737" w:rsidRDefault="00000000">
            <w:pPr>
              <w:rPr>
                <w:ins w:id="71" w:author="Reviewer" w:date="2026-06-23T00:00:00Z"/>
              </w:rPr>
            </w:pPr>
            <w:ins w:id="72" w:author="Reviewer" w:date="2026-06-23T00:00:00Z">
              <w:r>
                <w:t>Resource accessibility, fuel load</w:t>
              </w:r>
            </w:ins>
          </w:p>
        </w:tc>
      </w:tr>
      <w:tr w:rsidR="005E1737" w14:paraId="3A7205CC" w14:textId="77777777">
        <w:trPr>
          <w:jc w:val="center"/>
          <w:ins w:id="73" w:author="Reviewer" w:date="2026-06-23T00:00:00Z"/>
        </w:trPr>
        <w:tc>
          <w:tcPr>
            <w:tcW w:w="1500" w:type="dxa"/>
          </w:tcPr>
          <w:p w14:paraId="5534EF08" w14:textId="77777777" w:rsidR="005E1737" w:rsidRDefault="00000000">
            <w:pPr>
              <w:rPr>
                <w:ins w:id="74" w:author="Reviewer" w:date="2026-06-23T00:00:00Z"/>
              </w:rPr>
            </w:pPr>
            <w:ins w:id="75" w:author="Reviewer" w:date="2026-06-23T00:00:00Z">
              <w:r>
                <w:t>Asset exposure risk</w:t>
              </w:r>
            </w:ins>
          </w:p>
        </w:tc>
        <w:tc>
          <w:tcPr>
            <w:tcW w:w="1500" w:type="dxa"/>
          </w:tcPr>
          <w:p w14:paraId="6AC2DE5B" w14:textId="77777777" w:rsidR="005E1737" w:rsidRDefault="00000000">
            <w:pPr>
              <w:rPr>
                <w:ins w:id="76" w:author="Reviewer" w:date="2026-06-23T00:00:00Z"/>
              </w:rPr>
            </w:pPr>
            <w:ins w:id="77" w:author="Reviewer" w:date="2026-06-23T00:00:00Z">
              <w:r>
                <w:t>What is at stake here?</w:t>
              </w:r>
            </w:ins>
          </w:p>
        </w:tc>
        <w:tc>
          <w:tcPr>
            <w:tcW w:w="1752" w:type="dxa"/>
          </w:tcPr>
          <w:p w14:paraId="50D9467D" w14:textId="77777777" w:rsidR="005E1737" w:rsidRDefault="00000000">
            <w:pPr>
              <w:rPr>
                <w:ins w:id="78" w:author="Reviewer" w:date="2026-06-23T00:00:00Z"/>
              </w:rPr>
            </w:pPr>
            <w:ins w:id="79" w:author="Reviewer" w:date="2026-06-23T00:00:00Z">
              <w:r>
                <w:t>Asset exposure, spread potential</w:t>
              </w:r>
            </w:ins>
          </w:p>
        </w:tc>
      </w:tr>
      <w:tr w:rsidR="005E1737" w14:paraId="2014507F" w14:textId="77777777">
        <w:trPr>
          <w:jc w:val="center"/>
          <w:ins w:id="80" w:author="Reviewer" w:date="2026-06-23T00:00:00Z"/>
        </w:trPr>
        <w:tc>
          <w:tcPr>
            <w:tcW w:w="1500" w:type="dxa"/>
          </w:tcPr>
          <w:p w14:paraId="43553B86" w14:textId="77777777" w:rsidR="005E1737" w:rsidRDefault="00000000">
            <w:pPr>
              <w:rPr>
                <w:ins w:id="81" w:author="Reviewer" w:date="2026-06-23T00:00:00Z"/>
              </w:rPr>
            </w:pPr>
            <w:ins w:id="82" w:author="Reviewer" w:date="2026-06-23T00:00:00Z">
              <w:r>
                <w:t>Intervention urgency</w:t>
              </w:r>
            </w:ins>
          </w:p>
        </w:tc>
        <w:tc>
          <w:tcPr>
            <w:tcW w:w="1500" w:type="dxa"/>
          </w:tcPr>
          <w:p w14:paraId="37D96A68" w14:textId="77777777" w:rsidR="005E1737" w:rsidRDefault="00000000">
            <w:pPr>
              <w:rPr>
                <w:ins w:id="83" w:author="Reviewer" w:date="2026-06-23T00:00:00Z"/>
              </w:rPr>
            </w:pPr>
            <w:ins w:id="84" w:author="Reviewer" w:date="2026-06-23T00:00:00Z">
              <w:r>
                <w:t>How soon must action be taken?</w:t>
              </w:r>
            </w:ins>
          </w:p>
        </w:tc>
        <w:tc>
          <w:tcPr>
            <w:tcW w:w="1752" w:type="dxa"/>
          </w:tcPr>
          <w:p w14:paraId="2AD3F2BF" w14:textId="77777777" w:rsidR="005E1737" w:rsidRDefault="00000000">
            <w:pPr>
              <w:rPr>
                <w:ins w:id="85" w:author="Reviewer" w:date="2026-06-23T00:00:00Z"/>
              </w:rPr>
            </w:pPr>
            <w:ins w:id="86" w:author="Reviewer" w:date="2026-06-23T00:00:00Z">
              <w:r>
                <w:t>Temporal urgency, fire threat, asset exposure</w:t>
              </w:r>
            </w:ins>
          </w:p>
        </w:tc>
      </w:tr>
    </w:tbl>
    <w:p w14:paraId="4660DA13" w14:textId="77777777" w:rsidR="005E1737" w:rsidRDefault="00000000">
      <w:pPr>
        <w:pStyle w:val="PARAIndent"/>
        <w:rPr>
          <w:ins w:id="87" w:author="Reviewer" w:date="2026-06-23T00:00:00Z"/>
        </w:rPr>
      </w:pPr>
      <w:ins w:id="88" w:author="Reviewer" w:date="2026-06-23T00:00:00Z">
        <w:r>
          <w:t>Inference then runs over the concept vector instead of the raw features. With four concepts and three terms each, a complete rule base holds 81 rules per intervention type, against 729 for direct inference over the six features by the count of (4), a ninefold reduction that keeps the rule base small enough to author and audit. A Mamdani min-norm combination fires the concept rules as in (2), and the firing-weighted defuzzification of (3) returns a continuous intensity for each intervention type, so the decision stays open rather than chosen from a fixed menu.</w:t>
        </w:r>
      </w:ins>
    </w:p>
    <w:p w14:paraId="0C9ADEC0" w14:textId="77777777" w:rsidR="005E1737" w:rsidRDefault="00000000">
      <w:pPr>
        <w:jc w:val="center"/>
        <w:rPr>
          <w:ins w:id="89" w:author="Reviewer" w:date="2026-06-23T00:00:00Z"/>
        </w:rPr>
      </w:pPr>
      <w:ins w:id="90" w:author="Reviewer" w:date="2026-06-23T00:00:00Z">
        <w:r>
          <w:rPr>
            <w:noProof/>
          </w:rPr>
          <w:drawing>
            <wp:inline distT="0" distB="0" distL="0" distR="0" wp14:anchorId="3BCCCBAA" wp14:editId="3AAE0F60">
              <wp:extent cx="3017520" cy="1425799"/>
              <wp:effectExtent l="0" t="0" r="0" b="0"/>
              <wp:docPr id="8089" name="Figure"/>
              <wp:cNvGraphicFramePr/>
              <a:graphic xmlns:a="http://schemas.openxmlformats.org/drawingml/2006/main">
                <a:graphicData uri="http://schemas.openxmlformats.org/drawingml/2006/picture">
                  <pic:pic xmlns:pic="http://schemas.openxmlformats.org/drawingml/2006/picture">
                    <pic:nvPicPr>
                      <pic:cNvPr id="0" name="img"/>
                      <pic:cNvPicPr/>
                    </pic:nvPicPr>
                    <pic:blipFill>
                      <a:blip r:embed="rId21"/>
                      <a:stretch>
                        <a:fillRect/>
                      </a:stretch>
                    </pic:blipFill>
                    <pic:spPr>
                      <a:xfrm>
                        <a:off x="0" y="0"/>
                        <a:ext cx="3017520" cy="1425799"/>
                      </a:xfrm>
                      <a:prstGeom prst="rect">
                        <a:avLst/>
                      </a:prstGeom>
                    </pic:spPr>
                  </pic:pic>
                </a:graphicData>
              </a:graphic>
            </wp:inline>
          </w:drawing>
        </w:r>
      </w:ins>
    </w:p>
    <w:p w14:paraId="2C60290B" w14:textId="77777777" w:rsidR="005E1737" w:rsidRDefault="00000000">
      <w:pPr>
        <w:pStyle w:val="Caption"/>
        <w:rPr>
          <w:ins w:id="91" w:author="Reviewer" w:date="2026-06-23T00:00:00Z"/>
        </w:rPr>
      </w:pPr>
      <w:ins w:id="92" w:author="Reviewer" w:date="2026-06-23T00:00:00Z">
        <w:r>
          <w:t>Fig. 6. Concept-based reasoning pipeline of the regional decision mapping: six bounded features are fuzzified, abstracted into four concepts, and mapped to continuous intervention intensities.</w:t>
        </w:r>
      </w:ins>
    </w:p>
    <w:p w14:paraId="001354CE" w14:textId="77777777" w:rsidR="00D37249" w:rsidRPr="00D37249" w:rsidRDefault="00D37249" w:rsidP="00D37249">
      <w:pPr>
        <w:pStyle w:val="PARAIndent"/>
      </w:pPr>
    </w:p>
    <w:p w14:paraId="00A91318" w14:textId="77777777" w:rsidR="003B3B07" w:rsidRDefault="00821364">
      <w:pPr>
        <w:pStyle w:val="Heading2"/>
      </w:pPr>
      <w:r>
        <w:t>C. Distributed Decision Generation and Coordination</w:t>
      </w:r>
    </w:p>
    <w:p w14:paraId="714E324B" w14:textId="77777777" w:rsidR="005E1737" w:rsidRDefault="00000000">
      <w:pPr>
        <w:pStyle w:val="PARAIndent"/>
        <w:rPr>
          <w:ins w:id="93" w:author="Reviewer" w:date="2026-06-23T00:00:00Z"/>
        </w:rPr>
      </w:pPr>
      <w:ins w:id="94" w:author="Reviewer" w:date="2026-06-23T00:00:00Z">
        <w:r>
          <w:t xml:space="preserve">The inference of Section III-B runs independently inside every region. Each regional agent applies the same mapping </w:t>
        </w:r>
      </w:ins>
      <m:oMath>
        <m:sSub>
          <m:sSubPr>
            <m:ctrlPr>
              <w:ins w:id="95" w:author="Reviewer" w:date="2026-06-23T00:00:00Z">
                <w:rPr>
                  <w:rFonts w:ascii="Cambria Math" w:hAnsi="Cambria Math"/>
                </w:rPr>
              </w:ins>
            </m:ctrlPr>
          </m:sSubPr>
          <m:e>
            <m:r>
              <w:ins w:id="96" w:author="Reviewer" w:date="2026-06-23T00:00:00Z">
                <w:rPr>
                  <w:rFonts w:ascii="Cambria Math" w:hAnsi="Cambria Math"/>
                </w:rPr>
                <m:t>π</m:t>
              </w:ins>
            </m:r>
          </m:e>
          <m:sub>
            <m:r>
              <w:ins w:id="97" w:author="Reviewer" w:date="2026-06-23T00:00:00Z">
                <w:rPr>
                  <w:rFonts w:ascii="Cambria Math" w:hAnsi="Cambria Math"/>
                </w:rPr>
                <m:t>DSS</m:t>
              </w:ins>
            </m:r>
          </m:sub>
        </m:sSub>
      </m:oMath>
      <w:ins w:id="98" w:author="Reviewer" w:date="2026-06-23T00:00:00Z">
        <w:r>
          <w:t xml:space="preserve"> to its own concept vector and decision-related inputs and returns a multi-action intervention, one continuous intensity per intervention type, as in (13). Three intervention types are supported, summarized in Table III: direct suppression, preventive fuel reduction, and asset protection priority.</w:t>
        </w:r>
      </w:ins>
    </w:p>
    <w:p w14:paraId="5FEC660B" w14:textId="77777777" w:rsidR="005E1737" w:rsidRDefault="00000000">
      <w:pPr>
        <w:pStyle w:val="TableTitle"/>
        <w:rPr>
          <w:ins w:id="99" w:author="Reviewer" w:date="2026-06-23T00:00:00Z"/>
        </w:rPr>
      </w:pPr>
      <w:ins w:id="100" w:author="Reviewer" w:date="2026-06-23T00:00:00Z">
        <w:r>
          <w:t>TABLE III</w:t>
        </w:r>
      </w:ins>
    </w:p>
    <w:p w14:paraId="0B138D3D" w14:textId="77777777" w:rsidR="005E1737" w:rsidRDefault="00000000">
      <w:pPr>
        <w:pStyle w:val="TableTitle"/>
        <w:rPr>
          <w:ins w:id="101" w:author="Reviewer" w:date="2026-06-23T00:00:00Z"/>
        </w:rPr>
      </w:pPr>
      <w:ins w:id="102" w:author="Reviewer" w:date="2026-06-23T00:00:00Z">
        <w:r>
          <w:t>Intervention Types</w:t>
        </w:r>
      </w:ins>
    </w:p>
    <w:tbl>
      <w:tblPr>
        <w:tblW w:w="47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900"/>
        <w:gridCol w:w="2300"/>
        <w:gridCol w:w="1552"/>
      </w:tblGrid>
      <w:tr w:rsidR="005E1737" w14:paraId="0A157976" w14:textId="77777777">
        <w:trPr>
          <w:jc w:val="center"/>
          <w:ins w:id="103" w:author="Reviewer" w:date="2026-06-23T00:00:00Z"/>
        </w:trPr>
        <w:tc>
          <w:tcPr>
            <w:tcW w:w="900" w:type="dxa"/>
          </w:tcPr>
          <w:p w14:paraId="081E1D74" w14:textId="77777777" w:rsidR="005E1737" w:rsidRDefault="00000000">
            <w:pPr>
              <w:jc w:val="center"/>
              <w:rPr>
                <w:ins w:id="104" w:author="Reviewer" w:date="2026-06-23T00:00:00Z"/>
              </w:rPr>
            </w:pPr>
            <w:ins w:id="105" w:author="Reviewer" w:date="2026-06-23T00:00:00Z">
              <w:r>
                <w:rPr>
                  <w:b/>
                </w:rPr>
                <w:t>Type</w:t>
              </w:r>
            </w:ins>
          </w:p>
        </w:tc>
        <w:tc>
          <w:tcPr>
            <w:tcW w:w="2300" w:type="dxa"/>
          </w:tcPr>
          <w:p w14:paraId="065C98C7" w14:textId="77777777" w:rsidR="005E1737" w:rsidRDefault="00000000">
            <w:pPr>
              <w:jc w:val="center"/>
              <w:rPr>
                <w:ins w:id="106" w:author="Reviewer" w:date="2026-06-23T00:00:00Z"/>
              </w:rPr>
            </w:pPr>
            <w:ins w:id="107" w:author="Reviewer" w:date="2026-06-23T00:00:00Z">
              <w:r>
                <w:rPr>
                  <w:b/>
                </w:rPr>
                <w:t>Intervention</w:t>
              </w:r>
            </w:ins>
          </w:p>
        </w:tc>
        <w:tc>
          <w:tcPr>
            <w:tcW w:w="1552" w:type="dxa"/>
          </w:tcPr>
          <w:p w14:paraId="295DAF29" w14:textId="77777777" w:rsidR="005E1737" w:rsidRDefault="00000000">
            <w:pPr>
              <w:jc w:val="center"/>
              <w:rPr>
                <w:ins w:id="108" w:author="Reviewer" w:date="2026-06-23T00:00:00Z"/>
              </w:rPr>
            </w:pPr>
            <w:ins w:id="109" w:author="Reviewer" w:date="2026-06-23T00:00:00Z">
              <w:r>
                <w:rPr>
                  <w:b/>
                </w:rPr>
                <w:t>Effect on the environment</w:t>
              </w:r>
            </w:ins>
          </w:p>
        </w:tc>
      </w:tr>
      <w:tr w:rsidR="005E1737" w14:paraId="5B85397F" w14:textId="77777777">
        <w:trPr>
          <w:jc w:val="center"/>
          <w:ins w:id="110" w:author="Reviewer" w:date="2026-06-23T00:00:00Z"/>
        </w:trPr>
        <w:tc>
          <w:tcPr>
            <w:tcW w:w="900" w:type="dxa"/>
          </w:tcPr>
          <w:p w14:paraId="74E154DE" w14:textId="77777777" w:rsidR="005E1737" w:rsidRDefault="00000000">
            <w:pPr>
              <w:rPr>
                <w:ins w:id="111" w:author="Reviewer" w:date="2026-06-23T00:00:00Z"/>
              </w:rPr>
            </w:pPr>
            <w:ins w:id="112" w:author="Reviewer" w:date="2026-06-23T00:00:00Z">
              <w:r>
                <w:t>m=1</w:t>
              </w:r>
            </w:ins>
          </w:p>
        </w:tc>
        <w:tc>
          <w:tcPr>
            <w:tcW w:w="2300" w:type="dxa"/>
          </w:tcPr>
          <w:p w14:paraId="0381C0EA" w14:textId="77777777" w:rsidR="005E1737" w:rsidRDefault="00000000">
            <w:pPr>
              <w:rPr>
                <w:ins w:id="113" w:author="Reviewer" w:date="2026-06-23T00:00:00Z"/>
              </w:rPr>
            </w:pPr>
            <w:ins w:id="114" w:author="Reviewer" w:date="2026-06-23T00:00:00Z">
              <w:r>
                <w:t>Direct suppression</w:t>
              </w:r>
            </w:ins>
          </w:p>
        </w:tc>
        <w:tc>
          <w:tcPr>
            <w:tcW w:w="1552" w:type="dxa"/>
          </w:tcPr>
          <w:p w14:paraId="23D272A7" w14:textId="77777777" w:rsidR="005E1737" w:rsidRDefault="00000000">
            <w:pPr>
              <w:rPr>
                <w:ins w:id="115" w:author="Reviewer" w:date="2026-06-23T00:00:00Z"/>
              </w:rPr>
            </w:pPr>
            <w:ins w:id="116" w:author="Reviewer" w:date="2026-06-23T00:00:00Z">
              <w:r>
                <w:t>Reduces fire intensity at the targeted cells</w:t>
              </w:r>
            </w:ins>
          </w:p>
        </w:tc>
      </w:tr>
      <w:tr w:rsidR="005E1737" w14:paraId="59C17824" w14:textId="77777777">
        <w:trPr>
          <w:jc w:val="center"/>
          <w:ins w:id="117" w:author="Reviewer" w:date="2026-06-23T00:00:00Z"/>
        </w:trPr>
        <w:tc>
          <w:tcPr>
            <w:tcW w:w="900" w:type="dxa"/>
          </w:tcPr>
          <w:p w14:paraId="20FBAC42" w14:textId="77777777" w:rsidR="005E1737" w:rsidRDefault="00000000">
            <w:pPr>
              <w:rPr>
                <w:ins w:id="118" w:author="Reviewer" w:date="2026-06-23T00:00:00Z"/>
              </w:rPr>
            </w:pPr>
            <w:ins w:id="119" w:author="Reviewer" w:date="2026-06-23T00:00:00Z">
              <w:r>
                <w:t>m=2</w:t>
              </w:r>
            </w:ins>
          </w:p>
        </w:tc>
        <w:tc>
          <w:tcPr>
            <w:tcW w:w="2300" w:type="dxa"/>
          </w:tcPr>
          <w:p w14:paraId="720C21C3" w14:textId="77777777" w:rsidR="005E1737" w:rsidRDefault="00000000">
            <w:pPr>
              <w:rPr>
                <w:ins w:id="120" w:author="Reviewer" w:date="2026-06-23T00:00:00Z"/>
              </w:rPr>
            </w:pPr>
            <w:ins w:id="121" w:author="Reviewer" w:date="2026-06-23T00:00:00Z">
              <w:r>
                <w:t>Preventive fuel reduction</w:t>
              </w:r>
            </w:ins>
          </w:p>
        </w:tc>
        <w:tc>
          <w:tcPr>
            <w:tcW w:w="1552" w:type="dxa"/>
          </w:tcPr>
          <w:p w14:paraId="5678221C" w14:textId="77777777" w:rsidR="005E1737" w:rsidRDefault="00000000">
            <w:pPr>
              <w:rPr>
                <w:ins w:id="122" w:author="Reviewer" w:date="2026-06-23T00:00:00Z"/>
              </w:rPr>
            </w:pPr>
            <w:ins w:id="123" w:author="Reviewer" w:date="2026-06-23T00:00:00Z">
              <w:r>
                <w:t>Lowers available fuel ahead of the front</w:t>
              </w:r>
            </w:ins>
          </w:p>
        </w:tc>
      </w:tr>
      <w:tr w:rsidR="005E1737" w14:paraId="05324352" w14:textId="77777777">
        <w:trPr>
          <w:jc w:val="center"/>
          <w:ins w:id="124" w:author="Reviewer" w:date="2026-06-23T00:00:00Z"/>
        </w:trPr>
        <w:tc>
          <w:tcPr>
            <w:tcW w:w="900" w:type="dxa"/>
          </w:tcPr>
          <w:p w14:paraId="6E2AF376" w14:textId="77777777" w:rsidR="005E1737" w:rsidRDefault="00000000">
            <w:pPr>
              <w:rPr>
                <w:ins w:id="125" w:author="Reviewer" w:date="2026-06-23T00:00:00Z"/>
              </w:rPr>
            </w:pPr>
            <w:ins w:id="126" w:author="Reviewer" w:date="2026-06-23T00:00:00Z">
              <w:r>
                <w:t>m=3</w:t>
              </w:r>
            </w:ins>
          </w:p>
        </w:tc>
        <w:tc>
          <w:tcPr>
            <w:tcW w:w="2300" w:type="dxa"/>
          </w:tcPr>
          <w:p w14:paraId="00CAF5C6" w14:textId="77777777" w:rsidR="005E1737" w:rsidRDefault="00000000">
            <w:pPr>
              <w:rPr>
                <w:ins w:id="127" w:author="Reviewer" w:date="2026-06-23T00:00:00Z"/>
              </w:rPr>
            </w:pPr>
            <w:ins w:id="128" w:author="Reviewer" w:date="2026-06-23T00:00:00Z">
              <w:r>
                <w:t>Asset protection priority</w:t>
              </w:r>
            </w:ins>
          </w:p>
        </w:tc>
        <w:tc>
          <w:tcPr>
            <w:tcW w:w="1552" w:type="dxa"/>
          </w:tcPr>
          <w:p w14:paraId="054362CF" w14:textId="77777777" w:rsidR="005E1737" w:rsidRDefault="00000000">
            <w:pPr>
              <w:rPr>
                <w:ins w:id="129" w:author="Reviewer" w:date="2026-06-23T00:00:00Z"/>
              </w:rPr>
            </w:pPr>
            <w:ins w:id="130" w:author="Reviewer" w:date="2026-06-23T00:00:00Z">
              <w:r>
                <w:t>Concentrates effort on high-value cells</w:t>
              </w:r>
            </w:ins>
          </w:p>
        </w:tc>
      </w:tr>
    </w:tbl>
    <w:p w14:paraId="744D4E86" w14:textId="77777777" w:rsidR="005E1737" w:rsidRDefault="00000000">
      <w:pPr>
        <w:pStyle w:val="PARAIndent"/>
        <w:rPr>
          <w:ins w:id="131" w:author="Reviewer" w:date="2026-06-23T00:00:00Z"/>
        </w:rPr>
      </w:pPr>
      <w:ins w:id="132" w:author="Reviewer" w:date="2026-06-23T00:00:00Z">
        <w:r>
          <w:t xml:space="preserve">Because regions draw on shared and limited resources, the </w:t>
        </w:r>
        <w:r>
          <w:t xml:space="preserve">regional fields cannot simply be concatenated. The coordination operator </w:t>
        </w:r>
      </w:ins>
      <m:oMath>
        <m:sSub>
          <m:sSubPr>
            <m:ctrlPr>
              <w:ins w:id="133" w:author="Reviewer" w:date="2026-06-23T00:00:00Z">
                <w:rPr>
                  <w:rFonts w:ascii="Cambria Math" w:hAnsi="Cambria Math"/>
                </w:rPr>
              </w:ins>
            </m:ctrlPr>
          </m:sSubPr>
          <m:e>
            <m:r>
              <w:ins w:id="134" w:author="Reviewer" w:date="2026-06-23T00:00:00Z">
                <m:rPr>
                  <m:scr m:val="script"/>
                </m:rPr>
                <w:rPr>
                  <w:rFonts w:ascii="Cambria Math" w:hAnsi="Cambria Math"/>
                </w:rPr>
                <m:t>A</m:t>
              </w:ins>
            </m:r>
          </m:e>
          <m:sub>
            <m:r>
              <w:ins w:id="135" w:author="Reviewer" w:date="2026-06-23T00:00:00Z">
                <w:rPr>
                  <w:rFonts w:ascii="Cambria Math" w:hAnsi="Cambria Math"/>
                </w:rPr>
                <m:t>DSS</m:t>
              </w:ins>
            </m:r>
          </m:sub>
        </m:sSub>
      </m:oMath>
      <w:ins w:id="136" w:author="Reviewer" w:date="2026-06-23T00:00:00Z">
        <w:r>
          <w:t xml:space="preserve"> assembles them into the single global field </w:t>
        </w:r>
      </w:ins>
      <m:oMath>
        <m:sSub>
          <m:sSubPr>
            <m:ctrlPr>
              <w:ins w:id="137" w:author="Reviewer" w:date="2026-06-23T00:00:00Z">
                <w:rPr>
                  <w:rFonts w:ascii="Cambria Math" w:hAnsi="Cambria Math"/>
                </w:rPr>
              </w:ins>
            </m:ctrlPr>
          </m:sSubPr>
          <m:e>
            <m:r>
              <w:ins w:id="138" w:author="Reviewer" w:date="2026-06-23T00:00:00Z">
                <w:rPr>
                  <w:rFonts w:ascii="Cambria Math" w:hAnsi="Cambria Math"/>
                </w:rPr>
                <m:t>U</m:t>
              </w:ins>
            </m:r>
          </m:e>
          <m:sub>
            <m:r>
              <w:ins w:id="139" w:author="Reviewer" w:date="2026-06-23T00:00:00Z">
                <w:rPr>
                  <w:rFonts w:ascii="Cambria Math" w:hAnsi="Cambria Math"/>
                </w:rPr>
                <m:t>DSS,k</m:t>
              </w:ins>
            </m:r>
          </m:sub>
        </m:sSub>
      </m:oMath>
      <w:ins w:id="140" w:author="Reviewer" w:date="2026-06-23T00:00:00Z">
        <w:r>
          <w:t xml:space="preserve"> as in (14), performing no inference of its own. It normalizes competing demands against the available capacity and projects the result onto the feasible set </w:t>
        </w:r>
      </w:ins>
      <m:oMath>
        <m:sSub>
          <m:sSubPr>
            <m:ctrlPr>
              <w:ins w:id="141" w:author="Reviewer" w:date="2026-06-23T00:00:00Z">
                <w:rPr>
                  <w:rFonts w:ascii="Cambria Math" w:hAnsi="Cambria Math"/>
                </w:rPr>
              </w:ins>
            </m:ctrlPr>
          </m:sSubPr>
          <m:e>
            <m:r>
              <w:ins w:id="142" w:author="Reviewer" w:date="2026-06-23T00:00:00Z">
                <m:rPr>
                  <m:scr m:val="script"/>
                </m:rPr>
                <w:rPr>
                  <w:rFonts w:ascii="Cambria Math" w:hAnsi="Cambria Math"/>
                </w:rPr>
                <m:t>U</m:t>
              </w:ins>
            </m:r>
          </m:e>
          <m:sub>
            <m:r>
              <w:ins w:id="143" w:author="Reviewer" w:date="2026-06-23T00:00:00Z">
                <w:rPr>
                  <w:rFonts w:ascii="Cambria Math" w:hAnsi="Cambria Math"/>
                </w:rPr>
                <m:t>DSS</m:t>
              </w:ins>
            </m:r>
          </m:sub>
        </m:sSub>
      </m:oMath>
      <w:ins w:id="144" w:author="Reviewer" w:date="2026-06-23T00:00:00Z">
        <w:r>
          <w:t xml:space="preserve">, so the global field stays admissible even when several regions request the same crews (Fig. 7). The value- and resource-related quantities that define </w:t>
        </w:r>
      </w:ins>
      <m:oMath>
        <m:sSub>
          <m:sSubPr>
            <m:ctrlPr>
              <w:ins w:id="145" w:author="Reviewer" w:date="2026-06-23T00:00:00Z">
                <w:rPr>
                  <w:rFonts w:ascii="Cambria Math" w:hAnsi="Cambria Math"/>
                </w:rPr>
              </w:ins>
            </m:ctrlPr>
          </m:sSubPr>
          <m:e>
            <m:r>
              <w:ins w:id="146" w:author="Reviewer" w:date="2026-06-23T00:00:00Z">
                <m:rPr>
                  <m:scr m:val="script"/>
                </m:rPr>
                <w:rPr>
                  <w:rFonts w:ascii="Cambria Math" w:hAnsi="Cambria Math"/>
                </w:rPr>
                <m:t>U</m:t>
              </w:ins>
            </m:r>
          </m:e>
          <m:sub>
            <m:r>
              <w:ins w:id="147" w:author="Reviewer" w:date="2026-06-23T00:00:00Z">
                <w:rPr>
                  <w:rFonts w:ascii="Cambria Math" w:hAnsi="Cambria Math"/>
                </w:rPr>
                <m:t>DSS</m:t>
              </w:ins>
            </m:r>
          </m:sub>
        </m:sSub>
      </m:oMath>
      <w:ins w:id="148" w:author="Reviewer" w:date="2026-06-23T00:00:00Z">
        <w:r>
          <w:t xml:space="preserve"> are listed in Appendix C.</w:t>
        </w:r>
      </w:ins>
    </w:p>
    <w:p w14:paraId="54CA7247" w14:textId="77777777" w:rsidR="005E1737" w:rsidRDefault="00000000">
      <w:pPr>
        <w:pStyle w:val="PARAIndent"/>
        <w:rPr>
          <w:ins w:id="149" w:author="Reviewer" w:date="2026-06-23T00:00:00Z"/>
        </w:rPr>
      </w:pPr>
      <w:ins w:id="150" w:author="Reviewer" w:date="2026-06-23T00:00:00Z">
        <w:r>
          <w:t xml:space="preserve">Coordination is mediated only through </w:t>
        </w:r>
      </w:ins>
      <m:oMath>
        <m:sSub>
          <m:sSubPr>
            <m:ctrlPr>
              <w:ins w:id="151" w:author="Reviewer" w:date="2026-06-23T00:00:00Z">
                <w:rPr>
                  <w:rFonts w:ascii="Cambria Math" w:hAnsi="Cambria Math"/>
                </w:rPr>
              </w:ins>
            </m:ctrlPr>
          </m:sSubPr>
          <m:e>
            <m:r>
              <w:ins w:id="152" w:author="Reviewer" w:date="2026-06-23T00:00:00Z">
                <m:rPr>
                  <m:scr m:val="script"/>
                </m:rPr>
                <w:rPr>
                  <w:rFonts w:ascii="Cambria Math" w:hAnsi="Cambria Math"/>
                </w:rPr>
                <m:t>A</m:t>
              </w:ins>
            </m:r>
          </m:e>
          <m:sub>
            <m:r>
              <w:ins w:id="153" w:author="Reviewer" w:date="2026-06-23T00:00:00Z">
                <w:rPr>
                  <w:rFonts w:ascii="Cambria Math" w:hAnsi="Cambria Math"/>
                </w:rPr>
                <m:t>DSS</m:t>
              </w:ins>
            </m:r>
          </m:sub>
        </m:sSub>
      </m:oMath>
      <w:ins w:id="154" w:author="Reviewer" w:date="2026-06-23T00:00:00Z">
        <w:r>
          <w:t xml:space="preserve">; regions never exchange messages peer-to-peer. The per-cycle communication therefore grows linearly with the number of regions </w:t>
        </w:r>
      </w:ins>
      <m:oMath>
        <m:r>
          <w:ins w:id="155" w:author="Reviewer" w:date="2026-06-23T00:00:00Z">
            <w:rPr>
              <w:rFonts w:ascii="Cambria Math" w:hAnsi="Cambria Math"/>
            </w:rPr>
            <m:t>N</m:t>
          </w:ins>
        </m:r>
      </m:oMath>
      <w:ins w:id="156" w:author="Reviewer" w:date="2026-06-23T00:00:00Z">
        <w:r>
          <w:t>, as in (11), avoiding the quadratic overhead of a peer-to-peer design and giving the hierarchical organization of Section II-D its scalability.</w:t>
        </w:r>
      </w:ins>
    </w:p>
    <w:p w14:paraId="758EDF16" w14:textId="77777777" w:rsidR="005E1737" w:rsidRDefault="00000000">
      <w:pPr>
        <w:jc w:val="center"/>
        <w:rPr>
          <w:ins w:id="157" w:author="Reviewer" w:date="2026-06-23T00:00:00Z"/>
        </w:rPr>
      </w:pPr>
      <w:ins w:id="158" w:author="Reviewer" w:date="2026-06-23T00:00:00Z">
        <w:r>
          <w:rPr>
            <w:noProof/>
          </w:rPr>
          <w:drawing>
            <wp:inline distT="0" distB="0" distL="0" distR="0" wp14:anchorId="4290AED1" wp14:editId="438F52B4">
              <wp:extent cx="3017520" cy="1577198"/>
              <wp:effectExtent l="0" t="0" r="0" b="0"/>
              <wp:docPr id="8094" name="Figure"/>
              <wp:cNvGraphicFramePr/>
              <a:graphic xmlns:a="http://schemas.openxmlformats.org/drawingml/2006/main">
                <a:graphicData uri="http://schemas.openxmlformats.org/drawingml/2006/picture">
                  <pic:pic xmlns:pic="http://schemas.openxmlformats.org/drawingml/2006/picture">
                    <pic:nvPicPr>
                      <pic:cNvPr id="0" name="img"/>
                      <pic:cNvPicPr/>
                    </pic:nvPicPr>
                    <pic:blipFill>
                      <a:blip r:embed="rId22"/>
                      <a:stretch>
                        <a:fillRect/>
                      </a:stretch>
                    </pic:blipFill>
                    <pic:spPr>
                      <a:xfrm>
                        <a:off x="0" y="0"/>
                        <a:ext cx="3017520" cy="1577198"/>
                      </a:xfrm>
                      <a:prstGeom prst="rect">
                        <a:avLst/>
                      </a:prstGeom>
                    </pic:spPr>
                  </pic:pic>
                </a:graphicData>
              </a:graphic>
            </wp:inline>
          </w:drawing>
        </w:r>
      </w:ins>
    </w:p>
    <w:p w14:paraId="05115245" w14:textId="77777777" w:rsidR="005E1737" w:rsidRDefault="00000000">
      <w:pPr>
        <w:pStyle w:val="Caption"/>
        <w:rPr>
          <w:ins w:id="159" w:author="Reviewer" w:date="2026-06-23T00:00:00Z"/>
        </w:rPr>
      </w:pPr>
      <w:ins w:id="160" w:author="Reviewer" w:date="2026-06-23T00:00:00Z">
        <w:r>
          <w:t>Fig. 7. Distributed decision generation and non-inferential coordination across regions, with resource normalization and projection onto the feasible set.</w:t>
        </w:r>
      </w:ins>
    </w:p>
    <w:p w14:paraId="048DDD8A" w14:textId="77777777" w:rsidR="00D37249" w:rsidRPr="00D37249" w:rsidRDefault="00D37249" w:rsidP="00D37249">
      <w:pPr>
        <w:pStyle w:val="PARAIndent"/>
      </w:pPr>
    </w:p>
    <w:p w14:paraId="51789AA6" w14:textId="77777777" w:rsidR="00AB73AD" w:rsidRDefault="00AB73AD" w:rsidP="00AB73AD">
      <w:pPr>
        <w:pStyle w:val="Heading2"/>
      </w:pPr>
      <w:r>
        <w:t>D. Explainability and Fail-Safe Governance</w:t>
      </w:r>
    </w:p>
    <w:p w14:paraId="1AD1AFE5" w14:textId="77777777" w:rsidR="005E1737" w:rsidRDefault="00000000">
      <w:pPr>
        <w:pStyle w:val="PARAIndent"/>
        <w:rPr>
          <w:ins w:id="161" w:author="Reviewer" w:date="2026-06-23T00:00:00Z"/>
        </w:rPr>
      </w:pPr>
      <w:ins w:id="162" w:author="Reviewer" w:date="2026-06-23T00:00:00Z">
        <w:r>
          <w:t>Because every decision passes through the concept layer, it carries its own explanation. Each intervention is linked to the concept activation pattern that produced it, the concept rules it fired, and the confidence of the observations behind it, so the reasoning can be inspected directly rather than approximated after the fact by post-hoc attribution (Fig. 8).</w:t>
        </w:r>
      </w:ins>
    </w:p>
    <w:p w14:paraId="795592A5" w14:textId="77777777" w:rsidR="005E1737" w:rsidRDefault="00000000">
      <w:pPr>
        <w:pStyle w:val="PARAIndent"/>
        <w:rPr>
          <w:ins w:id="163" w:author="Reviewer" w:date="2026-06-23T00:00:00Z"/>
        </w:rPr>
      </w:pPr>
      <w:ins w:id="164" w:author="Reviewer" w:date="2026-06-23T00:00:00Z">
        <w:r>
          <w:t xml:space="preserve">Epistemic uncertainty is propagated with no probability model. When an observation is of low confidence, its concept activation is blended with a persistence-based prior in proportion to an observation-confidence coefficient </w:t>
        </w:r>
      </w:ins>
      <m:oMath>
        <m:sSub>
          <m:sSubPr>
            <m:ctrlPr>
              <w:ins w:id="165" w:author="Reviewer" w:date="2026-06-23T00:00:00Z">
                <w:rPr>
                  <w:rFonts w:ascii="Cambria Math" w:hAnsi="Cambria Math"/>
                </w:rPr>
              </w:ins>
            </m:ctrlPr>
          </m:sSubPr>
          <m:e>
            <m:r>
              <w:ins w:id="166" w:author="Reviewer" w:date="2026-06-23T00:00:00Z">
                <w:rPr>
                  <w:rFonts w:ascii="Cambria Math" w:hAnsi="Cambria Math"/>
                </w:rPr>
                <m:t>γ</m:t>
              </w:ins>
            </m:r>
          </m:e>
          <m:sub>
            <m:r>
              <w:ins w:id="167" w:author="Reviewer" w:date="2026-06-23T00:00:00Z">
                <w:rPr>
                  <w:rFonts w:ascii="Cambria Math" w:hAnsi="Cambria Math"/>
                </w:rPr>
                <m:t>k</m:t>
              </w:ins>
            </m:r>
          </m:sub>
        </m:sSub>
      </m:oMath>
      <w:ins w:id="168" w:author="Reviewer" w:date="2026-06-23T00:00:00Z">
        <w:r>
          <w:t>, giving the confidence-gated concept of (</w:t>
        </w:r>
      </w:ins>
      <m:oMath>
        <m:r>
          <w:ins w:id="169" w:author="Reviewer" w:date="2026-06-23T00:00:00Z">
            <w:rPr>
              <w:rFonts w:ascii="Cambria Math" w:hAnsi="Cambria Math"/>
            </w:rPr>
            <m:t>D</m:t>
          </w:ins>
        </m:r>
      </m:oMath>
      <w:ins w:id="170" w:author="Reviewer" w:date="2026-06-23T00:00:00Z">
        <w:r>
          <w:t>); an overbar marks the gated quantity. High confidence passes the current estimate through unchanged, while low confidence leans on the last reliable value, so missing information attenuates the decision instead of corrupting it.</w:t>
        </w:r>
      </w:ins>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0C1648" w14:paraId="3C51AC3A" w14:textId="77777777" w:rsidTr="006639A6">
        <w:trPr>
          <w:ins w:id="171" w:author="Reviewer" w:date="2026-06-23T00:00:00Z"/>
        </w:trPr>
        <w:tc>
          <w:tcPr>
            <w:tcW w:w="4323" w:type="dxa"/>
            <w:vAlign w:val="center"/>
          </w:tcPr>
          <w:p w14:paraId="62E7B575" w14:textId="77777777" w:rsidR="000C1648" w:rsidRDefault="00000000" w:rsidP="006639A6">
            <w:pPr>
              <w:pStyle w:val="PARAIndent"/>
              <w:ind w:firstLine="0"/>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scr m:val="script"/>
                      </m:rPr>
                      <w:rPr>
                        <w:rFonts w:ascii="Cambria Math" w:hAnsi="Cambria Math"/>
                      </w:rPr>
                      <m:t>l,</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sSub>
                  <m:sSubPr>
                    <m:ctrlPr>
                      <w:rPr>
                        <w:rFonts w:ascii="Cambria Math" w:hAnsi="Cambria Math"/>
                      </w:rPr>
                    </m:ctrlPr>
                  </m:sSubPr>
                  <m:e>
                    <m:r>
                      <w:rPr>
                        <w:rFonts w:ascii="Cambria Math" w:hAnsi="Cambria Math"/>
                      </w:rPr>
                      <m:t>c</m:t>
                    </m:r>
                  </m:e>
                  <m:sub>
                    <m:r>
                      <m:rPr>
                        <m:scr m:val="script"/>
                      </m:rPr>
                      <w:rPr>
                        <w:rFonts w:ascii="Cambria Math" w:hAnsi="Cambria Math"/>
                      </w:rPr>
                      <m:t>l,</m:t>
                    </m:r>
                    <m:r>
                      <w:rPr>
                        <w:rFonts w:ascii="Cambria Math" w:hAnsi="Cambria Math"/>
                      </w:rPr>
                      <m:t>k</m:t>
                    </m:r>
                  </m:sub>
                </m:sSub>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scr m:val="script"/>
                      </m:rPr>
                      <w:rPr>
                        <w:rFonts w:ascii="Cambria Math" w:hAnsi="Cambria Math"/>
                      </w:rPr>
                      <m:t>l,</m:t>
                    </m:r>
                    <m:r>
                      <w:rPr>
                        <w:rFonts w:ascii="Cambria Math" w:hAnsi="Cambria Math"/>
                      </w:rPr>
                      <m:t>k-1</m:t>
                    </m:r>
                  </m:sub>
                </m:sSub>
              </m:oMath>
            </m:oMathPara>
          </w:p>
        </w:tc>
        <w:tc>
          <w:tcPr>
            <w:tcW w:w="641" w:type="dxa"/>
            <w:vAlign w:val="center"/>
          </w:tcPr>
          <w:p w14:paraId="6E292A89" w14:textId="77777777" w:rsidR="000C1648" w:rsidRDefault="00161AD5" w:rsidP="00161AD5">
            <w:pPr>
              <w:pStyle w:val="Caption"/>
              <w:jc w:val="right"/>
            </w:pPr>
            <w:bookmarkStart w:id="172" w:name="_RefEqCG"/>
            <w:r>
              <w:t xml:space="preserve">( </w:t>
            </w:r>
            <w:fldSimple w:instr=" SEQ ( \* ARABIC ">
              <w:r w:rsidR="00C84B72">
                <w:rPr>
                  <w:noProof/>
                </w:rPr>
                <w:t>1</w:t>
              </w:r>
            </w:fldSimple>
            <w:r>
              <w:t xml:space="preserve"> )</w:t>
            </w:r>
            <w:bookmarkEnd w:id="172"/>
          </w:p>
        </w:tc>
      </w:tr>
    </w:tbl>
    <w:p w14:paraId="2448FAA0" w14:textId="77777777" w:rsidR="005E1737" w:rsidRDefault="00000000">
      <w:pPr>
        <w:pStyle w:val="PARAIndent"/>
        <w:rPr>
          <w:ins w:id="173" w:author="Reviewer" w:date="2026-06-23T00:00:00Z"/>
        </w:rPr>
      </w:pPr>
      <w:ins w:id="174" w:author="Reviewer" w:date="2026-06-23T00:00:00Z">
        <w:r>
          <w:t xml:space="preserve">A generated field is accepted, not optimized: it is admitted once its quality </w:t>
        </w:r>
      </w:ins>
      <m:oMath>
        <m:sSub>
          <m:sSubPr>
            <m:ctrlPr>
              <w:ins w:id="175" w:author="Reviewer" w:date="2026-06-23T00:00:00Z">
                <w:rPr>
                  <w:rFonts w:ascii="Cambria Math" w:hAnsi="Cambria Math"/>
                </w:rPr>
              </w:ins>
            </m:ctrlPr>
          </m:sSubPr>
          <m:e>
            <m:r>
              <w:ins w:id="176" w:author="Reviewer" w:date="2026-06-23T00:00:00Z">
                <w:rPr>
                  <w:rFonts w:ascii="Cambria Math" w:hAnsi="Cambria Math"/>
                </w:rPr>
                <m:t>Q</m:t>
              </w:ins>
            </m:r>
          </m:e>
          <m:sub>
            <m:r>
              <w:ins w:id="177" w:author="Reviewer" w:date="2026-06-23T00:00:00Z">
                <w:rPr>
                  <w:rFonts w:ascii="Cambria Math" w:hAnsi="Cambria Math"/>
                </w:rPr>
                <m:t>DSS,k</m:t>
              </w:ins>
            </m:r>
          </m:sub>
        </m:sSub>
      </m:oMath>
      <w:ins w:id="178" w:author="Reviewer" w:date="2026-06-23T00:00:00Z">
        <w:r>
          <w:t xml:space="preserve"> meets the adaptive threshold </w:t>
        </w:r>
      </w:ins>
      <m:oMath>
        <m:sSub>
          <m:sSubPr>
            <m:ctrlPr>
              <w:ins w:id="179" w:author="Reviewer" w:date="2026-06-23T00:00:00Z">
                <w:rPr>
                  <w:rFonts w:ascii="Cambria Math" w:hAnsi="Cambria Math"/>
                </w:rPr>
              </w:ins>
            </m:ctrlPr>
          </m:sSubPr>
          <m:e>
            <m:r>
              <w:ins w:id="180" w:author="Reviewer" w:date="2026-06-23T00:00:00Z">
                <w:rPr>
                  <w:rFonts w:ascii="Cambria Math" w:hAnsi="Cambria Math"/>
                </w:rPr>
                <m:t>η</m:t>
              </w:ins>
            </m:r>
          </m:e>
          <m:sub>
            <m:r>
              <w:ins w:id="181" w:author="Reviewer" w:date="2026-06-23T00:00:00Z">
                <w:rPr>
                  <w:rFonts w:ascii="Cambria Math" w:hAnsi="Cambria Math"/>
                </w:rPr>
                <m:t>k</m:t>
              </w:ins>
            </m:r>
          </m:sub>
        </m:sSub>
      </m:oMath>
      <w:ins w:id="182" w:author="Reviewer" w:date="2026-06-23T00:00:00Z">
        <w:r>
          <w:t xml:space="preserve"> of (15). When the threshold is not met, a graduated fail-safe attenuates the field toward a safe baseline by the factor of (</w:t>
        </w:r>
      </w:ins>
      <m:oMath>
        <m:r>
          <w:ins w:id="183" w:author="Reviewer" w:date="2026-06-23T00:00:00Z">
            <w:rPr>
              <w:rFonts w:ascii="Cambria Math" w:hAnsi="Cambria Math"/>
            </w:rPr>
            <m:t>D</m:t>
          </w:ins>
        </m:r>
      </m:oMath>
      <w:ins w:id="184" w:author="Reviewer" w:date="2026-06-23T00:00:00Z">
        <w:r>
          <w:t>), instead of discarding it, so the system degrades gracefully under poor information.</w:t>
        </w:r>
      </w:ins>
    </w:p>
    <w:tbl>
      <w:tblPr>
        <w:tblStyle w:val="TableGrid"/>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641"/>
      </w:tblGrid>
      <w:tr w:rsidR="000C1648" w14:paraId="1A2804E6" w14:textId="77777777" w:rsidTr="006639A6">
        <w:trPr>
          <w:ins w:id="185" w:author="Reviewer" w:date="2026-06-23T00:00:00Z"/>
        </w:trPr>
        <w:tc>
          <w:tcPr>
            <w:tcW w:w="4323" w:type="dxa"/>
            <w:vAlign w:val="center"/>
          </w:tcPr>
          <w:p w14:paraId="1EC37F87" w14:textId="77777777" w:rsidR="000C1648" w:rsidRDefault="00000000" w:rsidP="006639A6">
            <w:pPr>
              <w:pStyle w:val="PARAIndent"/>
              <w:ind w:firstLine="0"/>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 xml:space="preserve">,  </m:t>
                </m:r>
                <m:sSub>
                  <m:sSubPr>
                    <m:ctrlPr>
                      <w:rPr>
                        <w:rFonts w:ascii="Cambria Math" w:hAnsi="Cambria Math"/>
                      </w:rPr>
                    </m:ctrlPr>
                  </m:sSubPr>
                  <m:e>
                    <m:r>
                      <w:rPr>
                        <w:rFonts w:ascii="Cambria Math" w:hAnsi="Cambria Math"/>
                      </w:rPr>
                      <m:t>ρ</m:t>
                    </m:r>
                  </m:e>
                  <m:sub>
                    <m:r>
                      <w:rPr>
                        <w:rFonts w:ascii="Cambria Math" w:hAnsi="Cambria Math"/>
                      </w:rPr>
                      <m:t>k</m:t>
                    </m:r>
                  </m:sub>
                </m:sSub>
                <m:r>
                  <w:rPr>
                    <w:rFonts w:ascii="Cambria Math" w:hAnsi="Cambria Math"/>
                  </w:rPr>
                  <m:t>=min{1,</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DSS,k</m:t>
                        </m:r>
                      </m:sub>
                    </m:sSub>
                  </m:num>
                  <m:den>
                    <m:sSub>
                      <m:sSubPr>
                        <m:ctrlPr>
                          <w:rPr>
                            <w:rFonts w:ascii="Cambria Math" w:hAnsi="Cambria Math"/>
                          </w:rPr>
                        </m:ctrlPr>
                      </m:sSubPr>
                      <m:e>
                        <m:r>
                          <w:rPr>
                            <w:rFonts w:ascii="Cambria Math" w:hAnsi="Cambria Math"/>
                          </w:rPr>
                          <m:t>η</m:t>
                        </m:r>
                      </m:e>
                      <m:sub>
                        <m:r>
                          <w:rPr>
                            <w:rFonts w:ascii="Cambria Math" w:hAnsi="Cambria Math"/>
                          </w:rPr>
                          <m:t>k</m:t>
                        </m:r>
                      </m:sub>
                    </m:sSub>
                  </m:den>
                </m:f>
                <m:r>
                  <w:rPr>
                    <w:rFonts w:ascii="Cambria Math" w:hAnsi="Cambria Math"/>
                  </w:rPr>
                  <m:t>}</m:t>
                </m:r>
              </m:oMath>
            </m:oMathPara>
          </w:p>
        </w:tc>
        <w:tc>
          <w:tcPr>
            <w:tcW w:w="641" w:type="dxa"/>
            <w:vAlign w:val="center"/>
          </w:tcPr>
          <w:p w14:paraId="4D0028BF" w14:textId="77777777" w:rsidR="000C1648" w:rsidRDefault="00161AD5" w:rsidP="00161AD5">
            <w:pPr>
              <w:pStyle w:val="Caption"/>
              <w:jc w:val="right"/>
            </w:pPr>
            <w:bookmarkStart w:id="186" w:name="_RefEqFS"/>
            <w:r>
              <w:t xml:space="preserve">( </w:t>
            </w:r>
            <w:fldSimple w:instr=" SEQ ( \* ARABIC ">
              <w:r w:rsidR="00C84B72">
                <w:rPr>
                  <w:noProof/>
                </w:rPr>
                <w:t>1</w:t>
              </w:r>
            </w:fldSimple>
            <w:r>
              <w:t xml:space="preserve"> )</w:t>
            </w:r>
            <w:bookmarkEnd w:id="186"/>
          </w:p>
        </w:tc>
      </w:tr>
    </w:tbl>
    <w:p w14:paraId="0C50B969" w14:textId="77777777" w:rsidR="005E1737" w:rsidRDefault="00000000">
      <w:pPr>
        <w:pStyle w:val="PARAIndent"/>
        <w:rPr>
          <w:ins w:id="187" w:author="Reviewer" w:date="2026-06-23T00:00:00Z"/>
        </w:rPr>
      </w:pPr>
      <w:ins w:id="188" w:author="Reviewer" w:date="2026-06-23T00:00:00Z">
        <w:r>
          <w:t xml:space="preserve">Three properties are established analytically for the resulting mapping. Its outputs are bounded, since features, memberships, concepts, and defuzzified intensities all lie in fixed intervals. It is Lipschitz continuous in the observation in </w:t>
        </w:r>
        <w:r>
          <w:lastRenderedPageBreak/>
          <w:t xml:space="preserve">the sense of (10), so a small change in sensor readings can move the intervention only by a bounded amount. And it complies with partial observability, because evaluation and acceptance read only observation-derived quantities, never the hidden state </w:t>
        </w:r>
      </w:ins>
      <m:oMath>
        <m:sSub>
          <m:sSubPr>
            <m:ctrlPr>
              <w:ins w:id="189" w:author="Reviewer" w:date="2026-06-23T00:00:00Z">
                <w:rPr>
                  <w:rFonts w:ascii="Cambria Math" w:hAnsi="Cambria Math"/>
                </w:rPr>
              </w:ins>
            </m:ctrlPr>
          </m:sSubPr>
          <m:e>
            <m:r>
              <w:ins w:id="190" w:author="Reviewer" w:date="2026-06-23T00:00:00Z">
                <w:rPr>
                  <w:rFonts w:ascii="Cambria Math" w:hAnsi="Cambria Math"/>
                </w:rPr>
                <m:t>S</m:t>
              </w:ins>
            </m:r>
          </m:e>
          <m:sub>
            <m:r>
              <w:ins w:id="191" w:author="Reviewer" w:date="2026-06-23T00:00:00Z">
                <w:rPr>
                  <w:rFonts w:ascii="Cambria Math" w:hAnsi="Cambria Math"/>
                </w:rPr>
                <m:t>k</m:t>
              </w:ins>
            </m:r>
          </m:sub>
        </m:sSub>
      </m:oMath>
      <w:ins w:id="192" w:author="Reviewer" w:date="2026-06-23T00:00:00Z">
        <w:r>
          <w:t>. These guarantees are what let the framework claim stability without assuming a noise distribution.</w:t>
        </w:r>
      </w:ins>
    </w:p>
    <w:p w14:paraId="0FE59A0F" w14:textId="77777777" w:rsidR="005E1737" w:rsidRDefault="00000000">
      <w:pPr>
        <w:jc w:val="center"/>
        <w:rPr>
          <w:ins w:id="193" w:author="Reviewer" w:date="2026-06-23T00:00:00Z"/>
        </w:rPr>
      </w:pPr>
      <w:ins w:id="194" w:author="Reviewer" w:date="2026-06-23T00:00:00Z">
        <w:r>
          <w:rPr>
            <w:noProof/>
          </w:rPr>
          <w:drawing>
            <wp:inline distT="0" distB="0" distL="0" distR="0" wp14:anchorId="6C64A7DE" wp14:editId="6C88DFBD">
              <wp:extent cx="3017520" cy="1577198"/>
              <wp:effectExtent l="0" t="0" r="0" b="0"/>
              <wp:docPr id="8099" name="Figure"/>
              <wp:cNvGraphicFramePr/>
              <a:graphic xmlns:a="http://schemas.openxmlformats.org/drawingml/2006/main">
                <a:graphicData uri="http://schemas.openxmlformats.org/drawingml/2006/picture">
                  <pic:pic xmlns:pic="http://schemas.openxmlformats.org/drawingml/2006/picture">
                    <pic:nvPicPr>
                      <pic:cNvPr id="0" name="img"/>
                      <pic:cNvPicPr/>
                    </pic:nvPicPr>
                    <pic:blipFill>
                      <a:blip r:embed="rId23"/>
                      <a:stretch>
                        <a:fillRect/>
                      </a:stretch>
                    </pic:blipFill>
                    <pic:spPr>
                      <a:xfrm>
                        <a:off x="0" y="0"/>
                        <a:ext cx="3017520" cy="1577198"/>
                      </a:xfrm>
                      <a:prstGeom prst="rect">
                        <a:avLst/>
                      </a:prstGeom>
                    </pic:spPr>
                  </pic:pic>
                </a:graphicData>
              </a:graphic>
            </wp:inline>
          </w:drawing>
        </w:r>
      </w:ins>
    </w:p>
    <w:p w14:paraId="7653EBAA" w14:textId="77777777" w:rsidR="005E1737" w:rsidRDefault="00000000">
      <w:pPr>
        <w:pStyle w:val="Caption"/>
        <w:rPr>
          <w:ins w:id="195" w:author="Reviewer" w:date="2026-06-23T00:00:00Z"/>
        </w:rPr>
      </w:pPr>
      <w:ins w:id="196" w:author="Reviewer" w:date="2026-06-23T00:00:00Z">
        <w:r>
          <w:t>Fig. 8. Explainability and fail-safe governance: traceable decisions, confidence-gated concepts, satisficing acceptance, and graduated fail-safe.</w:t>
        </w:r>
      </w:ins>
    </w:p>
    <w:p w14:paraId="0C84DE22" w14:textId="77777777" w:rsidR="00AB73AD" w:rsidRPr="00D37249" w:rsidRDefault="00AB73AD" w:rsidP="00AB73AD">
      <w:pPr>
        <w:pStyle w:val="PARAIndent"/>
      </w:pPr>
    </w:p>
    <w:p w14:paraId="604A7E1D" w14:textId="77777777" w:rsidR="003B3B07" w:rsidRDefault="00000000">
      <w:pPr>
        <w:pStyle w:val="Heading1"/>
      </w:pPr>
      <w:r>
        <w:t>IV. Simulation Test</w:t>
      </w:r>
    </w:p>
    <w:p w14:paraId="24D50E7B" w14:textId="77777777" w:rsidR="003B3B07" w:rsidRDefault="00000000">
      <w:pPr>
        <w:pStyle w:val="Heading2"/>
      </w:pPr>
      <w:r>
        <w:t>A. Simulation Environment</w:t>
      </w:r>
    </w:p>
    <w:p w14:paraId="1C994666" w14:textId="77777777" w:rsidR="00D37249" w:rsidRPr="00D37249" w:rsidRDefault="00D37249" w:rsidP="00D37249">
      <w:pPr>
        <w:pStyle w:val="PARAIndent"/>
      </w:pPr>
    </w:p>
    <w:p w14:paraId="3F2E75FF" w14:textId="77777777" w:rsidR="003B3B07" w:rsidRDefault="00000000">
      <w:pPr>
        <w:pStyle w:val="Heading2"/>
      </w:pPr>
      <w:r>
        <w:t>B. Baseline and Scenarios</w:t>
      </w:r>
    </w:p>
    <w:p w14:paraId="7471814A" w14:textId="77777777" w:rsidR="00D37249" w:rsidRPr="00D37249" w:rsidRDefault="00D37249" w:rsidP="00D37249">
      <w:pPr>
        <w:pStyle w:val="PARAIndent"/>
      </w:pPr>
    </w:p>
    <w:p w14:paraId="4179E2ED" w14:textId="77777777" w:rsidR="003B3B07" w:rsidRDefault="00000000">
      <w:pPr>
        <w:pStyle w:val="Heading2"/>
      </w:pPr>
      <w:r>
        <w:t>C. Metrics and Acceptance Criteria</w:t>
      </w:r>
    </w:p>
    <w:p w14:paraId="7C037F6D" w14:textId="77777777" w:rsidR="00D37249" w:rsidRPr="00D37249" w:rsidRDefault="00D37249" w:rsidP="00D37249">
      <w:pPr>
        <w:pStyle w:val="PARAIndent"/>
      </w:pPr>
    </w:p>
    <w:p w14:paraId="2D3C76EE" w14:textId="77777777" w:rsidR="003B3B07" w:rsidRDefault="00000000">
      <w:pPr>
        <w:pStyle w:val="Heading2"/>
      </w:pPr>
      <w:r>
        <w:t>D. Results and Sensitivity Analysis</w:t>
      </w:r>
    </w:p>
    <w:p w14:paraId="03AB4588" w14:textId="77777777" w:rsidR="00D37249" w:rsidRPr="00D37249" w:rsidRDefault="00D37249" w:rsidP="00D37249">
      <w:pPr>
        <w:pStyle w:val="PARAIndent"/>
      </w:pPr>
    </w:p>
    <w:p w14:paraId="5C97274E" w14:textId="77777777" w:rsidR="003B3B07" w:rsidRDefault="00000000">
      <w:pPr>
        <w:pStyle w:val="Heading1"/>
      </w:pPr>
      <w:r>
        <w:t>V. Conclusion and Future Work</w:t>
      </w:r>
    </w:p>
    <w:p w14:paraId="2DCBBE51" w14:textId="77777777" w:rsidR="00B47FF3" w:rsidRDefault="00B47FF3" w:rsidP="00B47FF3"/>
    <w:p w14:paraId="7C51013D" w14:textId="77777777" w:rsidR="00DB6183" w:rsidRPr="00D050EC" w:rsidRDefault="00DB6183" w:rsidP="00DB6183">
      <w:pPr>
        <w:pStyle w:val="Heading1"/>
      </w:pPr>
      <w:r w:rsidRPr="00D050EC">
        <w:t>Appendix</w:t>
      </w:r>
    </w:p>
    <w:p w14:paraId="4AA97CDE" w14:textId="77777777" w:rsidR="000B1D06" w:rsidRDefault="000B1D06" w:rsidP="000B1D06">
      <w:pPr>
        <w:pStyle w:val="PARAIndent"/>
      </w:pPr>
      <w:r>
        <w:t xml:space="preserve">This appendix collects the notation used by the DisasterAware framework. Table A.I lists every symbol that appears in </w:t>
      </w:r>
      <w:r w:rsidRPr="00585F47">
        <w:fldChar w:fldCharType="begin"/>
      </w:r>
      <w:r w:rsidRPr="00585F47">
        <w:instrText xml:space="preserve"> REF _Ref233001623 \h  \* MERGEFORMAT </w:instrText>
      </w:r>
      <w:r w:rsidRPr="00585F47">
        <w:fldChar w:fldCharType="separate"/>
      </w:r>
      <w:r w:rsidR="00C84B72" w:rsidRPr="00C84B72">
        <w:t xml:space="preserve">Fig. </w:t>
      </w:r>
      <w:r w:rsidR="00C84B72" w:rsidRPr="00C84B72">
        <w:rPr>
          <w:noProof/>
        </w:rPr>
        <w:t>4</w:t>
      </w:r>
      <w:r w:rsidRPr="00585F47">
        <w:fldChar w:fldCharType="end"/>
      </w:r>
      <w:r>
        <w:t>, the conceptual architecture, together with a short description, so that each symbol is defined once and reused throughout Section III.</w:t>
      </w:r>
    </w:p>
    <w:p w14:paraId="6328264A" w14:textId="77777777" w:rsidR="000B1D06" w:rsidRDefault="000B1D06" w:rsidP="000B1D06">
      <w:pPr>
        <w:pStyle w:val="TableTitle"/>
      </w:pPr>
      <w:r>
        <w:t>TABLE A.I</w:t>
      </w:r>
    </w:p>
    <w:p w14:paraId="1651D654" w14:textId="77777777" w:rsidR="005E1737" w:rsidRDefault="00000000">
      <w:pPr>
        <w:pStyle w:val="Heading2"/>
      </w:pPr>
      <w:r>
        <w:t>A. Notation</w:t>
      </w:r>
    </w:p>
    <w:p w14:paraId="5C980824" w14:textId="77777777" w:rsidR="000B1D06" w:rsidRDefault="000B1D06" w:rsidP="000B1D06">
      <w:pPr>
        <w:pStyle w:val="TableTitle"/>
      </w:pPr>
      <w:r>
        <w:t>Notation for the DisasterAware Framework</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837"/>
        <w:gridCol w:w="4043"/>
      </w:tblGrid>
      <w:tr w:rsidR="000B1D06" w:rsidRPr="000B1D06" w14:paraId="705673F7" w14:textId="77777777" w:rsidTr="00502BBC">
        <w:trPr>
          <w:jc w:val="center"/>
        </w:trPr>
        <w:tc>
          <w:tcPr>
            <w:tcW w:w="858" w:type="pct"/>
          </w:tcPr>
          <w:p w14:paraId="4F7D2CB0" w14:textId="77777777" w:rsidR="000B1D06" w:rsidRPr="000B1D06" w:rsidRDefault="000B1D06" w:rsidP="009075E5">
            <w:pPr>
              <w:jc w:val="center"/>
            </w:pPr>
            <w:r w:rsidRPr="000B1D06">
              <w:rPr>
                <w:b/>
              </w:rPr>
              <w:t>Symbol</w:t>
            </w:r>
          </w:p>
        </w:tc>
        <w:tc>
          <w:tcPr>
            <w:tcW w:w="4142" w:type="pct"/>
          </w:tcPr>
          <w:p w14:paraId="10282D17" w14:textId="77777777" w:rsidR="000B1D06" w:rsidRPr="000B1D06" w:rsidRDefault="000B1D06" w:rsidP="009075E5">
            <w:pPr>
              <w:jc w:val="center"/>
            </w:pPr>
            <w:r w:rsidRPr="000B1D06">
              <w:rPr>
                <w:b/>
              </w:rPr>
              <w:t>Meaning</w:t>
            </w:r>
          </w:p>
        </w:tc>
      </w:tr>
      <w:tr w:rsidR="000B1D06" w:rsidRPr="000B1D06" w14:paraId="424C903B" w14:textId="77777777" w:rsidTr="00502BBC">
        <w:trPr>
          <w:jc w:val="center"/>
        </w:trPr>
        <w:tc>
          <w:tcPr>
            <w:tcW w:w="858" w:type="pct"/>
          </w:tcPr>
          <w:p w14:paraId="3FABB5CE" w14:textId="77777777" w:rsidR="000B1D06" w:rsidRPr="000B1D06" w:rsidRDefault="000B1D06" w:rsidP="009075E5">
            <w:pPr>
              <w:jc w:val="center"/>
            </w:pPr>
            <m:oMathPara>
              <m:oMath>
                <m:r>
                  <w:rPr>
                    <w:rFonts w:ascii="Cambria Math" w:hAnsi="Cambria Math"/>
                  </w:rPr>
                  <m:t>Ω</m:t>
                </m:r>
              </m:oMath>
            </m:oMathPara>
          </w:p>
        </w:tc>
        <w:tc>
          <w:tcPr>
            <w:tcW w:w="4142" w:type="pct"/>
          </w:tcPr>
          <w:p w14:paraId="396A690B" w14:textId="77777777" w:rsidR="000B1D06" w:rsidRPr="000B1D06" w:rsidRDefault="000B1D06" w:rsidP="009075E5">
            <w:r w:rsidRPr="000B1D06">
              <w:t xml:space="preserve">Spatial wildfire domain, defined as a subset of the plane; all fields are defined over the cells </w:t>
            </w:r>
            <m:oMath>
              <m:r>
                <w:rPr>
                  <w:rFonts w:ascii="Cambria Math" w:hAnsi="Cambria Math"/>
                </w:rPr>
                <m:t>(x, y)</m:t>
              </m:r>
            </m:oMath>
            <w:r w:rsidRPr="000B1D06">
              <w:t>.</w:t>
            </w:r>
          </w:p>
        </w:tc>
      </w:tr>
      <w:tr w:rsidR="000B1D06" w:rsidRPr="000B1D06" w14:paraId="5BDB7C05" w14:textId="77777777" w:rsidTr="00502BBC">
        <w:trPr>
          <w:jc w:val="center"/>
        </w:trPr>
        <w:tc>
          <w:tcPr>
            <w:tcW w:w="858" w:type="pct"/>
          </w:tcPr>
          <w:p w14:paraId="0E45FAFB" w14:textId="77777777" w:rsidR="000B1D06" w:rsidRPr="000B1D06" w:rsidRDefault="000B1D06" w:rsidP="009075E5">
            <w:pPr>
              <w:jc w:val="center"/>
            </w:pPr>
            <m:oMathPara>
              <m:oMath>
                <m:r>
                  <w:rPr>
                    <w:rFonts w:ascii="Cambria Math" w:hAnsi="Cambria Math"/>
                  </w:rPr>
                  <m:t>k</m:t>
                </m:r>
              </m:oMath>
            </m:oMathPara>
          </w:p>
        </w:tc>
        <w:tc>
          <w:tcPr>
            <w:tcW w:w="4142" w:type="pct"/>
          </w:tcPr>
          <w:p w14:paraId="2DBA36F7" w14:textId="77777777" w:rsidR="000B1D06" w:rsidRPr="000B1D06" w:rsidRDefault="000B1D06" w:rsidP="009075E5">
            <w:r w:rsidRPr="000B1D06">
              <w:t>Discrete time-step index.</w:t>
            </w:r>
          </w:p>
        </w:tc>
      </w:tr>
      <w:tr w:rsidR="000B1D06" w:rsidRPr="000B1D06" w14:paraId="5F2096AB" w14:textId="77777777" w:rsidTr="00502BBC">
        <w:trPr>
          <w:jc w:val="center"/>
        </w:trPr>
        <w:tc>
          <w:tcPr>
            <w:tcW w:w="858" w:type="pct"/>
          </w:tcPr>
          <w:p w14:paraId="0E31A0F0" w14:textId="77777777" w:rsidR="000B1D06" w:rsidRPr="000B1D06" w:rsidRDefault="000B1D06" w:rsidP="009075E5">
            <w:pPr>
              <w:jc w:val="center"/>
            </w:pPr>
            <m:oMathPara>
              <m:oMath>
                <m:r>
                  <w:rPr>
                    <w:rFonts w:ascii="Cambria Math" w:hAnsi="Cambria Math"/>
                  </w:rPr>
                  <m:t>i, N</m:t>
                </m:r>
              </m:oMath>
            </m:oMathPara>
          </w:p>
        </w:tc>
        <w:tc>
          <w:tcPr>
            <w:tcW w:w="4142" w:type="pct"/>
          </w:tcPr>
          <w:p w14:paraId="20F7D7DA" w14:textId="77777777" w:rsidR="000B1D06" w:rsidRPr="000B1D06" w:rsidRDefault="000B1D06" w:rsidP="009075E5">
            <w:r w:rsidRPr="000B1D06">
              <w:t>Region index running from 1 to N; N is the number of disjoint regions.</w:t>
            </w:r>
          </w:p>
        </w:tc>
      </w:tr>
      <w:tr w:rsidR="000B1D06" w:rsidRPr="000B1D06" w14:paraId="65FF3A6E" w14:textId="77777777" w:rsidTr="00502BBC">
        <w:trPr>
          <w:jc w:val="center"/>
        </w:trPr>
        <w:tc>
          <w:tcPr>
            <w:tcW w:w="858" w:type="pct"/>
          </w:tcPr>
          <w:p w14:paraId="0040FB1C"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oMath>
            </m:oMathPara>
          </w:p>
        </w:tc>
        <w:tc>
          <w:tcPr>
            <w:tcW w:w="4142" w:type="pct"/>
          </w:tcPr>
          <w:p w14:paraId="57EE249B" w14:textId="77777777" w:rsidR="000B1D06" w:rsidRPr="000B1D06" w:rsidRDefault="000B1D06" w:rsidP="009075E5">
            <w:r w:rsidRPr="000B1D06">
              <w:t>Wildfire system state field: combustion status, available fuel, fire intensity, and time since ignition.</w:t>
            </w:r>
          </w:p>
        </w:tc>
      </w:tr>
      <w:tr w:rsidR="000B1D06" w:rsidRPr="000B1D06" w14:paraId="646490D3" w14:textId="77777777" w:rsidTr="00502BBC">
        <w:trPr>
          <w:jc w:val="center"/>
        </w:trPr>
        <w:tc>
          <w:tcPr>
            <w:tcW w:w="858" w:type="pct"/>
          </w:tcPr>
          <w:p w14:paraId="0B717A50" w14:textId="77777777" w:rsidR="000B1D06" w:rsidRPr="000B1D06" w:rsidRDefault="000B1D06" w:rsidP="009075E5">
            <w:pPr>
              <w:jc w:val="center"/>
            </w:pPr>
            <m:oMathPara>
              <m:oMath>
                <m:r>
                  <w:rPr>
                    <w:rFonts w:ascii="Cambria Math" w:hAnsi="Cambria Math"/>
                  </w:rPr>
                  <m:t>Φ</m:t>
                </m:r>
              </m:oMath>
            </m:oMathPara>
          </w:p>
        </w:tc>
        <w:tc>
          <w:tcPr>
            <w:tcW w:w="4142" w:type="pct"/>
          </w:tcPr>
          <w:p w14:paraId="1B6DF534" w14:textId="77777777" w:rsidR="000B1D06" w:rsidRPr="000B1D06" w:rsidRDefault="000B1D06" w:rsidP="009075E5">
            <w:r w:rsidRPr="000B1D06">
              <w:t>State transition operator; the state at step k+1 follows from the state and the external inputs at step k.</w:t>
            </w:r>
          </w:p>
        </w:tc>
      </w:tr>
      <w:tr w:rsidR="000B1D06" w:rsidRPr="000B1D06" w14:paraId="329427AF" w14:textId="77777777" w:rsidTr="00502BBC">
        <w:trPr>
          <w:jc w:val="center"/>
        </w:trPr>
        <w:tc>
          <w:tcPr>
            <w:tcW w:w="858" w:type="pct"/>
          </w:tcPr>
          <w:p w14:paraId="0114CCB1" w14:textId="77777777" w:rsidR="000B1D06" w:rsidRPr="000B1D06" w:rsidRDefault="00000000" w:rsidP="009075E5">
            <w:pPr>
              <w:jc w:val="center"/>
            </w:pPr>
            <m:oMathPara>
              <m:oMath>
                <m:sSub>
                  <m:sSubPr>
                    <m:ctrlPr>
                      <w:rPr>
                        <w:rFonts w:ascii="Cambria Math" w:hAnsi="Cambria Math"/>
                      </w:rPr>
                    </m:ctrlPr>
                  </m:sSubPr>
                  <m:e>
                    <m:r>
                      <m:rPr>
                        <m:scr m:val="script"/>
                      </m:rPr>
                      <w:rPr>
                        <w:rFonts w:ascii="Cambria Math" w:hAnsi="Cambria Math"/>
                      </w:rPr>
                      <m:t>F</m:t>
                    </m:r>
                  </m:e>
                  <m:sub>
                    <m:r>
                      <w:rPr>
                        <w:rFonts w:ascii="Cambria Math" w:hAnsi="Cambria Math"/>
                      </w:rPr>
                      <m:t>in,k</m:t>
                    </m:r>
                  </m:sub>
                </m:sSub>
              </m:oMath>
            </m:oMathPara>
          </w:p>
        </w:tc>
        <w:tc>
          <w:tcPr>
            <w:tcW w:w="4142" w:type="pct"/>
          </w:tcPr>
          <w:p w14:paraId="15FD5435" w14:textId="77777777" w:rsidR="000B1D06" w:rsidRPr="000B1D06" w:rsidRDefault="000B1D06" w:rsidP="009075E5">
            <w:r w:rsidRPr="000B1D06">
              <w:t>External input set; gathers meteorological, terrain, fuel, and ignition forcing together with the system intervention.</w:t>
            </w:r>
          </w:p>
        </w:tc>
      </w:tr>
      <w:tr w:rsidR="000B1D06" w:rsidRPr="000B1D06" w14:paraId="5A113ABE" w14:textId="77777777" w:rsidTr="00502BBC">
        <w:trPr>
          <w:jc w:val="center"/>
        </w:trPr>
        <w:tc>
          <w:tcPr>
            <w:tcW w:w="858" w:type="pct"/>
          </w:tcPr>
          <w:p w14:paraId="78C32CEA" w14:textId="77777777" w:rsidR="000B1D06" w:rsidRPr="000B1D06" w:rsidRDefault="000B1D06" w:rsidP="009075E5">
            <w:pPr>
              <w:jc w:val="center"/>
            </w:pPr>
            <m:oMathPara>
              <m:oMath>
                <m:r>
                  <w:rPr>
                    <w:rFonts w:ascii="Cambria Math" w:hAnsi="Cambria Math"/>
                  </w:rPr>
                  <m:t>h</m:t>
                </m:r>
              </m:oMath>
            </m:oMathPara>
          </w:p>
        </w:tc>
        <w:tc>
          <w:tcPr>
            <w:tcW w:w="4142" w:type="pct"/>
          </w:tcPr>
          <w:p w14:paraId="729F0860" w14:textId="77777777" w:rsidR="000B1D06" w:rsidRPr="000B1D06" w:rsidRDefault="000B1D06" w:rsidP="009075E5">
            <w:r w:rsidRPr="000B1D06">
              <w:t>Observation operator mapping the hidden state to an observation.</w:t>
            </w:r>
          </w:p>
        </w:tc>
      </w:tr>
      <w:tr w:rsidR="000B1D06" w:rsidRPr="000B1D06" w14:paraId="0BF170AF" w14:textId="77777777" w:rsidTr="00502BBC">
        <w:trPr>
          <w:jc w:val="center"/>
        </w:trPr>
        <w:tc>
          <w:tcPr>
            <w:tcW w:w="858" w:type="pct"/>
          </w:tcPr>
          <w:p w14:paraId="62076C34"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ε</m:t>
                    </m:r>
                  </m:e>
                  <m:sub>
                    <m:r>
                      <w:rPr>
                        <w:rFonts w:ascii="Cambria Math" w:hAnsi="Cambria Math"/>
                      </w:rPr>
                      <m:t>k</m:t>
                    </m:r>
                  </m:sub>
                </m:sSub>
              </m:oMath>
            </m:oMathPara>
          </w:p>
        </w:tc>
        <w:tc>
          <w:tcPr>
            <w:tcW w:w="4142" w:type="pct"/>
          </w:tcPr>
          <w:p w14:paraId="51CEF748" w14:textId="61A3326B" w:rsidR="000B1D06" w:rsidRPr="000B1D06" w:rsidRDefault="000B1D06" w:rsidP="009075E5">
            <w:r w:rsidRPr="000B1D06">
              <w:t xml:space="preserve">Bounded, distribution-free epistemic disturbance that </w:t>
            </w:r>
            <w:proofErr w:type="gramStart"/>
            <w:r w:rsidRPr="000B1D06">
              <w:t>r</w:t>
            </w:r>
            <w:r w:rsidR="009D7B71">
              <w:t xml:space="preserve"> </w:t>
            </w:r>
            <w:proofErr w:type="spellStart"/>
            <w:r w:rsidRPr="000B1D06">
              <w:t>epresents</w:t>
            </w:r>
            <w:proofErr w:type="spellEnd"/>
            <w:proofErr w:type="gramEnd"/>
            <w:r w:rsidRPr="000B1D06">
              <w:t xml:space="preserve"> partial observability.</w:t>
            </w:r>
          </w:p>
        </w:tc>
      </w:tr>
      <w:tr w:rsidR="000B1D06" w:rsidRPr="000B1D06" w14:paraId="6EA23E6E" w14:textId="77777777" w:rsidTr="00502BBC">
        <w:trPr>
          <w:jc w:val="center"/>
        </w:trPr>
        <w:tc>
          <w:tcPr>
            <w:tcW w:w="858" w:type="pct"/>
          </w:tcPr>
          <w:p w14:paraId="487C8FCA"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O</m:t>
                    </m:r>
                  </m:e>
                  <m:sub>
                    <m:r>
                      <w:rPr>
                        <w:rFonts w:ascii="Cambria Math" w:hAnsi="Cambria Math"/>
                      </w:rPr>
                      <m:t>k</m:t>
                    </m:r>
                  </m:sub>
                </m:sSub>
              </m:oMath>
            </m:oMathPara>
          </w:p>
        </w:tc>
        <w:tc>
          <w:tcPr>
            <w:tcW w:w="4142" w:type="pct"/>
          </w:tcPr>
          <w:p w14:paraId="6DA50448" w14:textId="77777777" w:rsidR="000B1D06" w:rsidRPr="000B1D06" w:rsidRDefault="000B1D06" w:rsidP="009075E5">
            <w:r w:rsidRPr="000B1D06">
              <w:t>Observation field formed from the state through the observation operator; the regional observation is its restriction to a region.</w:t>
            </w:r>
          </w:p>
        </w:tc>
      </w:tr>
      <w:tr w:rsidR="000B1D06" w:rsidRPr="000B1D06" w14:paraId="79338378" w14:textId="77777777" w:rsidTr="00502BBC">
        <w:trPr>
          <w:jc w:val="center"/>
        </w:trPr>
        <w:tc>
          <w:tcPr>
            <w:tcW w:w="858" w:type="pct"/>
          </w:tcPr>
          <w:p w14:paraId="614200F6"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π</m:t>
                    </m:r>
                  </m:e>
                  <m:sub>
                    <m:r>
                      <w:rPr>
                        <w:rFonts w:ascii="Cambria Math" w:hAnsi="Cambria Math"/>
                      </w:rPr>
                      <m:t>DSS</m:t>
                    </m:r>
                  </m:sub>
                </m:sSub>
              </m:oMath>
            </m:oMathPara>
          </w:p>
        </w:tc>
        <w:tc>
          <w:tcPr>
            <w:tcW w:w="4142" w:type="pct"/>
          </w:tcPr>
          <w:p w14:paraId="3C2BD913" w14:textId="77777777" w:rsidR="000B1D06" w:rsidRPr="000B1D06" w:rsidRDefault="000B1D06" w:rsidP="009075E5">
            <w:r w:rsidRPr="000B1D06">
              <w:t>Regional decision mapping, applied independently in every region.</w:t>
            </w:r>
          </w:p>
        </w:tc>
      </w:tr>
      <w:tr w:rsidR="000B1D06" w:rsidRPr="000B1D06" w14:paraId="03DA56A1" w14:textId="77777777" w:rsidTr="00502BBC">
        <w:trPr>
          <w:jc w:val="center"/>
        </w:trPr>
        <w:tc>
          <w:tcPr>
            <w:tcW w:w="858" w:type="pct"/>
          </w:tcPr>
          <w:p w14:paraId="48477D11"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oMath>
            </m:oMathPara>
          </w:p>
        </w:tc>
        <w:tc>
          <w:tcPr>
            <w:tcW w:w="4142" w:type="pct"/>
          </w:tcPr>
          <w:p w14:paraId="7995D35C" w14:textId="77777777" w:rsidR="000B1D06" w:rsidRPr="000B1D06" w:rsidRDefault="000B1D06" w:rsidP="009075E5">
            <w:r w:rsidRPr="000B1D06">
              <w:t xml:space="preserve">Coordinated global intervention field; the regional candidate of region </w:t>
            </w:r>
            <w:proofErr w:type="spellStart"/>
            <w:r w:rsidRPr="000B1D06">
              <w:t>i</w:t>
            </w:r>
            <w:proofErr w:type="spellEnd"/>
            <w:r w:rsidRPr="000B1D06">
              <w:t xml:space="preserve"> is its per-region counterpart.</w:t>
            </w:r>
          </w:p>
        </w:tc>
      </w:tr>
      <w:tr w:rsidR="000B1D06" w:rsidRPr="000B1D06" w14:paraId="6CDDB85D" w14:textId="77777777" w:rsidTr="00502BBC">
        <w:trPr>
          <w:jc w:val="center"/>
        </w:trPr>
        <w:tc>
          <w:tcPr>
            <w:tcW w:w="858" w:type="pct"/>
          </w:tcPr>
          <w:p w14:paraId="6A3A08AC" w14:textId="77777777" w:rsidR="000B1D06" w:rsidRPr="000B1D06" w:rsidRDefault="00000000" w:rsidP="009075E5">
            <w:pPr>
              <w:jc w:val="center"/>
            </w:pPr>
            <m:oMathPara>
              <m:oMath>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oMath>
            </m:oMathPara>
          </w:p>
        </w:tc>
        <w:tc>
          <w:tcPr>
            <w:tcW w:w="4142" w:type="pct"/>
          </w:tcPr>
          <w:p w14:paraId="4F6B9270" w14:textId="77777777" w:rsidR="000B1D06" w:rsidRPr="000B1D06" w:rsidRDefault="000B1D06" w:rsidP="009075E5">
            <w:r w:rsidRPr="000B1D06">
              <w:t>Non-inferential global coordination operator that merges the regional candidates into one field.</w:t>
            </w:r>
          </w:p>
        </w:tc>
      </w:tr>
      <w:tr w:rsidR="000B1D06" w:rsidRPr="000B1D06" w14:paraId="35A99246" w14:textId="77777777" w:rsidTr="00502BBC">
        <w:trPr>
          <w:jc w:val="center"/>
        </w:trPr>
        <w:tc>
          <w:tcPr>
            <w:tcW w:w="858" w:type="pct"/>
          </w:tcPr>
          <w:p w14:paraId="10F6B449" w14:textId="77777777" w:rsidR="000B1D06" w:rsidRPr="000B1D06" w:rsidRDefault="00000000" w:rsidP="009075E5">
            <w:pPr>
              <w:jc w:val="center"/>
            </w:pPr>
            <m:oMathPara>
              <m:oMath>
                <m:sSub>
                  <m:sSubPr>
                    <m:ctrlPr>
                      <w:rPr>
                        <w:rFonts w:ascii="Cambria Math" w:hAnsi="Cambria Math"/>
                      </w:rPr>
                    </m:ctrlPr>
                  </m:sSubPr>
                  <m:e>
                    <m:r>
                      <m:rPr>
                        <m:scr m:val="script"/>
                      </m:rPr>
                      <w:rPr>
                        <w:rFonts w:ascii="Cambria Math" w:hAnsi="Cambria Math"/>
                      </w:rPr>
                      <m:t>F</m:t>
                    </m:r>
                  </m:e>
                  <m:sub>
                    <m:r>
                      <w:rPr>
                        <w:rFonts w:ascii="Cambria Math" w:hAnsi="Cambria Math"/>
                      </w:rPr>
                      <m:t>DSS,k</m:t>
                    </m:r>
                  </m:sub>
                </m:sSub>
              </m:oMath>
            </m:oMathPara>
          </w:p>
        </w:tc>
        <w:tc>
          <w:tcPr>
            <w:tcW w:w="4142" w:type="pct"/>
          </w:tcPr>
          <w:p w14:paraId="636F0898" w14:textId="77777777" w:rsidR="000B1D06" w:rsidRPr="000B1D06" w:rsidRDefault="000B1D06" w:rsidP="009075E5">
            <w:r w:rsidRPr="000B1D06">
              <w:t>Decision-related contextual inputs (value and resource information); kept distinct from the external inputs.</w:t>
            </w:r>
          </w:p>
        </w:tc>
      </w:tr>
      <w:tr w:rsidR="000B1D06" w:rsidRPr="000B1D06" w14:paraId="169829D6" w14:textId="77777777" w:rsidTr="00502BBC">
        <w:trPr>
          <w:jc w:val="center"/>
        </w:trPr>
        <w:tc>
          <w:tcPr>
            <w:tcW w:w="858" w:type="pct"/>
          </w:tcPr>
          <w:p w14:paraId="455D6637" w14:textId="77777777" w:rsidR="000B1D06" w:rsidRPr="000B1D06" w:rsidRDefault="00000000" w:rsidP="009075E5">
            <w:pPr>
              <w:jc w:val="center"/>
            </w:pPr>
            <m:oMathPara>
              <m:oMath>
                <m:sSub>
                  <m:sSubPr>
                    <m:ctrlPr>
                      <w:rPr>
                        <w:rFonts w:ascii="Cambria Math" w:hAnsi="Cambria Math"/>
                      </w:rPr>
                    </m:ctrlPr>
                  </m:sSubPr>
                  <m:e>
                    <m:r>
                      <m:rPr>
                        <m:scr m:val="script"/>
                      </m:rPr>
                      <w:rPr>
                        <w:rFonts w:ascii="Cambria Math" w:hAnsi="Cambria Math"/>
                      </w:rPr>
                      <m:t>U</m:t>
                    </m:r>
                  </m:e>
                  <m:sub>
                    <m:r>
                      <w:rPr>
                        <w:rFonts w:ascii="Cambria Math" w:hAnsi="Cambria Math"/>
                      </w:rPr>
                      <m:t>DSS</m:t>
                    </m:r>
                  </m:sub>
                </m:sSub>
              </m:oMath>
            </m:oMathPara>
          </w:p>
        </w:tc>
        <w:tc>
          <w:tcPr>
            <w:tcW w:w="4142" w:type="pct"/>
          </w:tcPr>
          <w:p w14:paraId="2B271D34" w14:textId="77777777" w:rsidR="000B1D06" w:rsidRPr="000B1D06" w:rsidRDefault="000B1D06" w:rsidP="009075E5">
            <w:r w:rsidRPr="000B1D06">
              <w:t>Feasible (admissible) intervention space; the coordinated field is constrained to lie in it.</w:t>
            </w:r>
          </w:p>
        </w:tc>
      </w:tr>
      <w:tr w:rsidR="000B1D06" w:rsidRPr="000B1D06" w14:paraId="7480EDB5" w14:textId="77777777" w:rsidTr="00502BBC">
        <w:trPr>
          <w:jc w:val="center"/>
        </w:trPr>
        <w:tc>
          <w:tcPr>
            <w:tcW w:w="858" w:type="pct"/>
          </w:tcPr>
          <w:p w14:paraId="6689B754"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f</m:t>
                    </m:r>
                  </m:e>
                  <m:sub>
                    <m:r>
                      <w:rPr>
                        <w:rFonts w:ascii="Cambria Math" w:hAnsi="Cambria Math"/>
                      </w:rPr>
                      <m:t>eval</m:t>
                    </m:r>
                  </m:sub>
                </m:sSub>
              </m:oMath>
            </m:oMathPara>
          </w:p>
        </w:tc>
        <w:tc>
          <w:tcPr>
            <w:tcW w:w="4142" w:type="pct"/>
          </w:tcPr>
          <w:p w14:paraId="4C4B0162" w14:textId="77777777" w:rsidR="000B1D06" w:rsidRPr="000B1D06" w:rsidRDefault="000B1D06" w:rsidP="009075E5">
            <w:r w:rsidRPr="000B1D06">
              <w:t>Multi-criteria evaluation function that scores a candidate field.</w:t>
            </w:r>
          </w:p>
        </w:tc>
      </w:tr>
      <w:tr w:rsidR="000B1D06" w:rsidRPr="000B1D06" w14:paraId="4BCA4759" w14:textId="77777777" w:rsidTr="00502BBC">
        <w:trPr>
          <w:jc w:val="center"/>
        </w:trPr>
        <w:tc>
          <w:tcPr>
            <w:tcW w:w="858" w:type="pct"/>
          </w:tcPr>
          <w:p w14:paraId="112C222E"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Q</m:t>
                    </m:r>
                  </m:e>
                  <m:sub>
                    <m:r>
                      <w:rPr>
                        <w:rFonts w:ascii="Cambria Math" w:hAnsi="Cambria Math"/>
                      </w:rPr>
                      <m:t>DSS,k</m:t>
                    </m:r>
                  </m:sub>
                </m:sSub>
              </m:oMath>
            </m:oMathPara>
          </w:p>
        </w:tc>
        <w:tc>
          <w:tcPr>
            <w:tcW w:w="4142" w:type="pct"/>
          </w:tcPr>
          <w:p w14:paraId="65280810" w14:textId="77777777" w:rsidR="000B1D06" w:rsidRPr="000B1D06" w:rsidRDefault="000B1D06" w:rsidP="009075E5">
            <w:r w:rsidRPr="000B1D06">
              <w:t>Decision-quality score of the coordinated field.</w:t>
            </w:r>
          </w:p>
        </w:tc>
      </w:tr>
      <w:tr w:rsidR="000B1D06" w:rsidRPr="000B1D06" w14:paraId="35D7FFA2" w14:textId="77777777" w:rsidTr="00502BBC">
        <w:trPr>
          <w:jc w:val="center"/>
        </w:trPr>
        <w:tc>
          <w:tcPr>
            <w:tcW w:w="858" w:type="pct"/>
          </w:tcPr>
          <w:p w14:paraId="2A1FECA3"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η</m:t>
                    </m:r>
                  </m:e>
                  <m:sub>
                    <m:r>
                      <w:rPr>
                        <w:rFonts w:ascii="Cambria Math" w:hAnsi="Cambria Math"/>
                      </w:rPr>
                      <m:t>k</m:t>
                    </m:r>
                  </m:sub>
                </m:sSub>
              </m:oMath>
            </m:oMathPara>
          </w:p>
        </w:tc>
        <w:tc>
          <w:tcPr>
            <w:tcW w:w="4142" w:type="pct"/>
          </w:tcPr>
          <w:p w14:paraId="25C5F1BF" w14:textId="77777777" w:rsidR="000B1D06" w:rsidRPr="000B1D06" w:rsidRDefault="000B1D06" w:rsidP="009075E5">
            <w:r w:rsidRPr="000B1D06">
              <w:t>Time-varying adequacy (satisficing) threshold; the field is accepted when its quality meets it.</w:t>
            </w:r>
          </w:p>
        </w:tc>
      </w:tr>
      <w:tr w:rsidR="000B1D06" w:rsidRPr="000B1D06" w14:paraId="5FD518E3" w14:textId="77777777" w:rsidTr="00502BBC">
        <w:trPr>
          <w:jc w:val="center"/>
        </w:trPr>
        <w:tc>
          <w:tcPr>
            <w:tcW w:w="858" w:type="pct"/>
          </w:tcPr>
          <w:p w14:paraId="3A76BC20"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Meteo,k</m:t>
                    </m:r>
                  </m:sub>
                </m:sSub>
              </m:oMath>
            </m:oMathPara>
          </w:p>
        </w:tc>
        <w:tc>
          <w:tcPr>
            <w:tcW w:w="4142" w:type="pct"/>
          </w:tcPr>
          <w:p w14:paraId="781BDC08" w14:textId="77777777" w:rsidR="000B1D06" w:rsidRPr="000B1D06" w:rsidRDefault="000B1D06" w:rsidP="009075E5">
            <w:r w:rsidRPr="000B1D06">
              <w:t>Meteorological forcing component of the external input set.</w:t>
            </w:r>
          </w:p>
        </w:tc>
      </w:tr>
      <w:tr w:rsidR="000B1D06" w:rsidRPr="000B1D06" w14:paraId="17FAB652" w14:textId="77777777" w:rsidTr="00502BBC">
        <w:trPr>
          <w:jc w:val="center"/>
        </w:trPr>
        <w:tc>
          <w:tcPr>
            <w:tcW w:w="858" w:type="pct"/>
          </w:tcPr>
          <w:p w14:paraId="0D28B195"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Geo</m:t>
                    </m:r>
                  </m:sub>
                </m:sSub>
              </m:oMath>
            </m:oMathPara>
          </w:p>
        </w:tc>
        <w:tc>
          <w:tcPr>
            <w:tcW w:w="4142" w:type="pct"/>
          </w:tcPr>
          <w:p w14:paraId="6D3150EE" w14:textId="77777777" w:rsidR="000B1D06" w:rsidRPr="000B1D06" w:rsidRDefault="000B1D06" w:rsidP="009075E5">
            <w:r w:rsidRPr="000B1D06">
              <w:t>Terrain (static) forcing component of the external input set.</w:t>
            </w:r>
          </w:p>
        </w:tc>
      </w:tr>
      <w:tr w:rsidR="000B1D06" w:rsidRPr="000B1D06" w14:paraId="3101EF0D" w14:textId="77777777" w:rsidTr="00502BBC">
        <w:trPr>
          <w:jc w:val="center"/>
        </w:trPr>
        <w:tc>
          <w:tcPr>
            <w:tcW w:w="858" w:type="pct"/>
          </w:tcPr>
          <w:p w14:paraId="08312502"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Fuel,k</m:t>
                    </m:r>
                  </m:sub>
                </m:sSub>
              </m:oMath>
            </m:oMathPara>
          </w:p>
        </w:tc>
        <w:tc>
          <w:tcPr>
            <w:tcW w:w="4142" w:type="pct"/>
          </w:tcPr>
          <w:p w14:paraId="60658090" w14:textId="77777777" w:rsidR="000B1D06" w:rsidRPr="000B1D06" w:rsidRDefault="000B1D06" w:rsidP="009075E5">
            <w:r w:rsidRPr="000B1D06">
              <w:t>Fuel forcing component of the external input set.</w:t>
            </w:r>
          </w:p>
        </w:tc>
      </w:tr>
      <w:tr w:rsidR="000B1D06" w:rsidRPr="000B1D06" w14:paraId="12FE1CCC" w14:textId="77777777" w:rsidTr="00502BBC">
        <w:trPr>
          <w:jc w:val="center"/>
        </w:trPr>
        <w:tc>
          <w:tcPr>
            <w:tcW w:w="858" w:type="pct"/>
          </w:tcPr>
          <w:p w14:paraId="323C9E4A" w14:textId="77777777" w:rsidR="000B1D06" w:rsidRPr="000B1D0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Ign,k</m:t>
                    </m:r>
                  </m:sub>
                </m:sSub>
              </m:oMath>
            </m:oMathPara>
          </w:p>
        </w:tc>
        <w:tc>
          <w:tcPr>
            <w:tcW w:w="4142" w:type="pct"/>
          </w:tcPr>
          <w:p w14:paraId="5A914B2E" w14:textId="77777777" w:rsidR="000B1D06" w:rsidRPr="000B1D06" w:rsidRDefault="000B1D06" w:rsidP="009075E5">
            <w:r w:rsidRPr="000B1D06">
              <w:t>Ignition forcing component of the external input set.</w:t>
            </w:r>
          </w:p>
        </w:tc>
      </w:tr>
    </w:tbl>
    <w:p w14:paraId="39A385F7" w14:textId="77777777" w:rsidR="008E36E6" w:rsidRDefault="008E36E6" w:rsidP="008E36E6">
      <w:pPr>
        <w:pStyle w:val="PARAIndent"/>
      </w:pPr>
      <w:r>
        <w:t>The two sets that feed the framework decompose as follows; the parameters are drawn from the simulation data layers.</w:t>
      </w:r>
    </w:p>
    <w:p w14:paraId="515735FD" w14:textId="77777777" w:rsidR="005E1737" w:rsidRDefault="00000000">
      <w:pPr>
        <w:pStyle w:val="Heading2"/>
      </w:pPr>
      <w:r>
        <w:t>B. External Input Set</w:t>
      </w:r>
    </w:p>
    <w:p w14:paraId="19BEFBE9" w14:textId="77777777" w:rsidR="005E1737" w:rsidRDefault="00000000">
      <w:pPr>
        <w:pStyle w:val="PARAIndent"/>
      </w:pPr>
      <w:r>
        <w:t>The external input set drives the environment and is summarized in Table A.II; each layer is a field defined over the grid cells.</w:t>
      </w:r>
    </w:p>
    <w:p w14:paraId="4ED2DAAF" w14:textId="77777777" w:rsidR="008E36E6" w:rsidRDefault="008E36E6" w:rsidP="008E36E6">
      <w:pPr>
        <w:pStyle w:val="TableTitle"/>
      </w:pPr>
      <w:r>
        <w:t>TABLE A.II</w:t>
      </w:r>
    </w:p>
    <w:p w14:paraId="0A1C3887" w14:textId="77777777" w:rsidR="008E36E6" w:rsidRDefault="008E36E6" w:rsidP="008E36E6">
      <w:pPr>
        <w:pStyle w:val="TableTitle"/>
      </w:pPr>
      <w:r>
        <w:t>Composition of the External Input Set</w:t>
      </w:r>
    </w:p>
    <w:tbl>
      <w:tblPr>
        <w:tblW w:w="47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1098"/>
        <w:gridCol w:w="3654"/>
      </w:tblGrid>
      <w:tr w:rsidR="008E36E6" w14:paraId="160D83DF" w14:textId="77777777" w:rsidTr="008E36E6">
        <w:trPr>
          <w:jc w:val="center"/>
        </w:trPr>
        <w:tc>
          <w:tcPr>
            <w:tcW w:w="1098" w:type="dxa"/>
          </w:tcPr>
          <w:p w14:paraId="77B15B6C" w14:textId="77777777" w:rsidR="008E36E6" w:rsidRDefault="008E36E6" w:rsidP="009075E5">
            <w:pPr>
              <w:jc w:val="center"/>
            </w:pPr>
            <w:r>
              <w:rPr>
                <w:b/>
              </w:rPr>
              <w:t>Symbol</w:t>
            </w:r>
          </w:p>
        </w:tc>
        <w:tc>
          <w:tcPr>
            <w:tcW w:w="3654" w:type="dxa"/>
          </w:tcPr>
          <w:p w14:paraId="6A0D29E7" w14:textId="77777777" w:rsidR="008E36E6" w:rsidRDefault="008E36E6" w:rsidP="009075E5">
            <w:pPr>
              <w:jc w:val="center"/>
            </w:pPr>
            <w:r>
              <w:rPr>
                <w:b/>
              </w:rPr>
              <w:t>Content</w:t>
            </w:r>
          </w:p>
        </w:tc>
      </w:tr>
      <w:tr w:rsidR="008E36E6" w14:paraId="7A69253B" w14:textId="77777777" w:rsidTr="008E36E6">
        <w:trPr>
          <w:jc w:val="center"/>
        </w:trPr>
        <w:tc>
          <w:tcPr>
            <w:tcW w:w="1098" w:type="dxa"/>
          </w:tcPr>
          <w:p w14:paraId="1F88CCA5" w14:textId="77777777" w:rsidR="008E36E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Meteo,k</m:t>
                    </m:r>
                  </m:sub>
                </m:sSub>
              </m:oMath>
            </m:oMathPara>
          </w:p>
        </w:tc>
        <w:tc>
          <w:tcPr>
            <w:tcW w:w="3654" w:type="dxa"/>
          </w:tcPr>
          <w:p w14:paraId="5E1F861E" w14:textId="77777777" w:rsidR="008E36E6" w:rsidRDefault="008E36E6" w:rsidP="009075E5">
            <w:r>
              <w:t>Air temperature, relative humidity, wind speed, wind direction, wind gust, and precipitation.</w:t>
            </w:r>
          </w:p>
        </w:tc>
      </w:tr>
      <w:tr w:rsidR="008E36E6" w14:paraId="6F9B67B0" w14:textId="77777777" w:rsidTr="008E36E6">
        <w:trPr>
          <w:jc w:val="center"/>
        </w:trPr>
        <w:tc>
          <w:tcPr>
            <w:tcW w:w="1098" w:type="dxa"/>
          </w:tcPr>
          <w:p w14:paraId="2EC63DB3" w14:textId="77777777" w:rsidR="008E36E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Geo</m:t>
                    </m:r>
                  </m:sub>
                </m:sSub>
              </m:oMath>
            </m:oMathPara>
          </w:p>
        </w:tc>
        <w:tc>
          <w:tcPr>
            <w:tcW w:w="3654" w:type="dxa"/>
          </w:tcPr>
          <w:p w14:paraId="0639B9D9" w14:textId="77777777" w:rsidR="008E36E6" w:rsidRDefault="008E36E6" w:rsidP="009075E5">
            <w:r>
              <w:t>Elevation, slope, orientation (aspect), and accessibility level.</w:t>
            </w:r>
          </w:p>
        </w:tc>
      </w:tr>
      <w:tr w:rsidR="008E36E6" w14:paraId="466076CE" w14:textId="77777777" w:rsidTr="008E36E6">
        <w:trPr>
          <w:jc w:val="center"/>
        </w:trPr>
        <w:tc>
          <w:tcPr>
            <w:tcW w:w="1098" w:type="dxa"/>
          </w:tcPr>
          <w:p w14:paraId="37E5AB12" w14:textId="77777777" w:rsidR="008E36E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Fuel,k</m:t>
                    </m:r>
                  </m:sub>
                </m:sSub>
              </m:oMath>
            </m:oMathPara>
          </w:p>
        </w:tc>
        <w:tc>
          <w:tcPr>
            <w:tcW w:w="3654" w:type="dxa"/>
          </w:tcPr>
          <w:p w14:paraId="00E0AD2E" w14:textId="77777777" w:rsidR="008E36E6" w:rsidRDefault="008E36E6" w:rsidP="009075E5">
            <w:r>
              <w:t>Vegetation/fuel class, available combustible mass, and surface fuel moisture content.</w:t>
            </w:r>
          </w:p>
        </w:tc>
      </w:tr>
      <w:tr w:rsidR="008E36E6" w14:paraId="12203D09" w14:textId="77777777" w:rsidTr="008E36E6">
        <w:trPr>
          <w:jc w:val="center"/>
        </w:trPr>
        <w:tc>
          <w:tcPr>
            <w:tcW w:w="1098" w:type="dxa"/>
          </w:tcPr>
          <w:p w14:paraId="7DBAA668" w14:textId="77777777" w:rsidR="008E36E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Ign,k</m:t>
                    </m:r>
                  </m:sub>
                </m:sSub>
              </m:oMath>
            </m:oMathPara>
          </w:p>
        </w:tc>
        <w:tc>
          <w:tcPr>
            <w:tcW w:w="3654" w:type="dxa"/>
          </w:tcPr>
          <w:p w14:paraId="7C8EECD2" w14:textId="77777777" w:rsidR="008E36E6" w:rsidRDefault="008E36E6" w:rsidP="009075E5">
            <w:r>
              <w:t>Binary ignition-injection indicator per cell.</w:t>
            </w:r>
          </w:p>
        </w:tc>
      </w:tr>
      <w:tr w:rsidR="008E36E6" w14:paraId="6BECD311" w14:textId="77777777" w:rsidTr="008E36E6">
        <w:trPr>
          <w:jc w:val="center"/>
        </w:trPr>
        <w:tc>
          <w:tcPr>
            <w:tcW w:w="1098" w:type="dxa"/>
          </w:tcPr>
          <w:p w14:paraId="79D248C6" w14:textId="77777777" w:rsidR="008E36E6" w:rsidRDefault="00000000" w:rsidP="009075E5">
            <w:pPr>
              <w:jc w:val="cente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oMath>
            </m:oMathPara>
          </w:p>
        </w:tc>
        <w:tc>
          <w:tcPr>
            <w:tcW w:w="3654" w:type="dxa"/>
          </w:tcPr>
          <w:p w14:paraId="133ED136" w14:textId="77777777" w:rsidR="008E36E6" w:rsidRDefault="008E36E6" w:rsidP="009075E5">
            <w:r>
              <w:t xml:space="preserve">Coordinated decision field fed back by the system; the only decision-controlled </w:t>
            </w:r>
            <w:r>
              <w:lastRenderedPageBreak/>
              <w:t>component.</w:t>
            </w:r>
          </w:p>
        </w:tc>
      </w:tr>
    </w:tbl>
    <w:p w14:paraId="776A13D5" w14:textId="77777777" w:rsidR="005E1737" w:rsidRDefault="00000000">
      <w:pPr>
        <w:pStyle w:val="Heading2"/>
      </w:pPr>
      <w:r>
        <w:lastRenderedPageBreak/>
        <w:t>C. Decision-Related Inputs</w:t>
      </w:r>
    </w:p>
    <w:p w14:paraId="3B87B882" w14:textId="77777777" w:rsidR="005E1737" w:rsidRDefault="00000000">
      <w:pPr>
        <w:pStyle w:val="PARAIndent"/>
      </w:pPr>
      <w:r>
        <w:t>The decision-related inputs supply the value- and resource-related quantities used for evaluation and feasibility, summarized in Table A.III.</w:t>
      </w:r>
    </w:p>
    <w:p w14:paraId="60BE1CE1" w14:textId="77777777" w:rsidR="008E36E6" w:rsidRDefault="008E36E6" w:rsidP="008E36E6">
      <w:pPr>
        <w:pStyle w:val="TableTitle"/>
      </w:pPr>
      <w:r>
        <w:t>TABLE A.III</w:t>
      </w:r>
    </w:p>
    <w:p w14:paraId="7866D2C7" w14:textId="77777777" w:rsidR="008E36E6" w:rsidRDefault="008E36E6" w:rsidP="008E36E6">
      <w:pPr>
        <w:pStyle w:val="TableTitle"/>
      </w:pPr>
      <w:r>
        <w:t>Composition of the Decision-Related Inputs</w:t>
      </w:r>
    </w:p>
    <w:tbl>
      <w:tblPr>
        <w:tblW w:w="47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1098"/>
        <w:gridCol w:w="3654"/>
      </w:tblGrid>
      <w:tr w:rsidR="008E36E6" w14:paraId="4AA618BE" w14:textId="77777777" w:rsidTr="008E36E6">
        <w:trPr>
          <w:jc w:val="center"/>
        </w:trPr>
        <w:tc>
          <w:tcPr>
            <w:tcW w:w="1098" w:type="dxa"/>
          </w:tcPr>
          <w:p w14:paraId="1BB123D7" w14:textId="77777777" w:rsidR="008E36E6" w:rsidRDefault="008E36E6" w:rsidP="009075E5">
            <w:pPr>
              <w:jc w:val="center"/>
            </w:pPr>
            <w:r>
              <w:rPr>
                <w:b/>
              </w:rPr>
              <w:t>Layer</w:t>
            </w:r>
          </w:p>
        </w:tc>
        <w:tc>
          <w:tcPr>
            <w:tcW w:w="3654" w:type="dxa"/>
          </w:tcPr>
          <w:p w14:paraId="75B8B935" w14:textId="77777777" w:rsidR="008E36E6" w:rsidRDefault="008E36E6" w:rsidP="009075E5">
            <w:pPr>
              <w:jc w:val="center"/>
            </w:pPr>
            <w:r>
              <w:rPr>
                <w:b/>
              </w:rPr>
              <w:t>Content</w:t>
            </w:r>
          </w:p>
        </w:tc>
      </w:tr>
      <w:tr w:rsidR="008E36E6" w14:paraId="2F98D2B1" w14:textId="77777777" w:rsidTr="008E36E6">
        <w:trPr>
          <w:jc w:val="center"/>
        </w:trPr>
        <w:tc>
          <w:tcPr>
            <w:tcW w:w="1098" w:type="dxa"/>
          </w:tcPr>
          <w:p w14:paraId="61101FD7" w14:textId="77777777" w:rsidR="00C46B89" w:rsidRPr="00C46B89" w:rsidRDefault="008E36E6" w:rsidP="009075E5">
            <w:pPr>
              <w:jc w:val="center"/>
            </w:pPr>
            <m:oMathPara>
              <m:oMath>
                <m:r>
                  <w:rPr>
                    <w:rFonts w:ascii="Cambria Math" w:hAnsi="Cambria Math"/>
                  </w:rPr>
                  <m:t>Value</m:t>
                </m:r>
              </m:oMath>
            </m:oMathPara>
          </w:p>
          <w:p w14:paraId="42A26DBF" w14:textId="77777777" w:rsidR="008E36E6" w:rsidRDefault="008E36E6" w:rsidP="009075E5">
            <w:pPr>
              <w:jc w:val="center"/>
            </w:pPr>
            <m:oMathPara>
              <m:oMath>
                <m:r>
                  <w:rPr>
                    <w:rFonts w:ascii="Cambria Math" w:hAnsi="Cambria Math"/>
                  </w:rPr>
                  <m:t xml:space="preserve"> at risk</m:t>
                </m:r>
              </m:oMath>
            </m:oMathPara>
          </w:p>
        </w:tc>
        <w:tc>
          <w:tcPr>
            <w:tcW w:w="3654" w:type="dxa"/>
          </w:tcPr>
          <w:p w14:paraId="6C590EC7" w14:textId="77777777" w:rsidR="008E36E6" w:rsidRDefault="008E36E6" w:rsidP="009075E5">
            <w:r>
              <w:t>Exposed assets and socio-economic elements (critical facilities, population, infrastructure), aggregated into a per-cell protection-priority score.</w:t>
            </w:r>
          </w:p>
        </w:tc>
      </w:tr>
      <w:tr w:rsidR="008E36E6" w14:paraId="0EBAD314" w14:textId="77777777" w:rsidTr="008E36E6">
        <w:trPr>
          <w:jc w:val="center"/>
        </w:trPr>
        <w:tc>
          <w:tcPr>
            <w:tcW w:w="1098" w:type="dxa"/>
          </w:tcPr>
          <w:p w14:paraId="14D7A772" w14:textId="77777777" w:rsidR="008E36E6" w:rsidRDefault="008E36E6" w:rsidP="009075E5">
            <w:pPr>
              <w:jc w:val="center"/>
            </w:pPr>
            <m:oMathPara>
              <m:oMath>
                <m:r>
                  <w:rPr>
                    <w:rFonts w:ascii="Cambria Math" w:hAnsi="Cambria Math"/>
                  </w:rPr>
                  <m:t>Resource</m:t>
                </m:r>
              </m:oMath>
            </m:oMathPara>
          </w:p>
        </w:tc>
        <w:tc>
          <w:tcPr>
            <w:tcW w:w="3654" w:type="dxa"/>
          </w:tcPr>
          <w:p w14:paraId="303F7D68" w14:textId="77777777" w:rsidR="008E36E6" w:rsidRDefault="008E36E6" w:rsidP="009075E5">
            <w:r>
              <w:t>Available suppression capacity, operational availability status, suppression effectiveness, and estimated travel time to each grid cell.</w:t>
            </w:r>
          </w:p>
        </w:tc>
      </w:tr>
    </w:tbl>
    <w:p w14:paraId="30406701" w14:textId="77777777" w:rsidR="008E36E6" w:rsidRDefault="008E36E6" w:rsidP="008E36E6">
      <w:pPr>
        <w:pStyle w:val="PARAIndent"/>
      </w:pPr>
    </w:p>
    <w:p w14:paraId="31BC68CE" w14:textId="77777777" w:rsidR="000B1D06" w:rsidRDefault="000B1D06" w:rsidP="000B1D06">
      <w:pPr>
        <w:pStyle w:val="Heading1"/>
      </w:pPr>
      <w:r>
        <w:t>Acknowledgment</w:t>
      </w:r>
    </w:p>
    <w:p w14:paraId="240D7FB4" w14:textId="77777777" w:rsidR="000451D3" w:rsidRPr="000451D3" w:rsidRDefault="000451D3" w:rsidP="000451D3"/>
    <w:p w14:paraId="34E8E034" w14:textId="77777777" w:rsidR="00D359AE" w:rsidRDefault="00D359AE" w:rsidP="00D359AE">
      <w:pPr>
        <w:pStyle w:val="Heading1"/>
      </w:pPr>
      <w:r>
        <w:t>References</w:t>
      </w:r>
    </w:p>
    <w:p w14:paraId="64EDED20" w14:textId="77777777" w:rsidR="00C84B72" w:rsidRDefault="00000000" w:rsidP="00BD1F24">
      <w:pPr>
        <w:pBdr>
          <w:top w:val="nil"/>
          <w:left w:val="nil"/>
          <w:bottom w:val="nil"/>
          <w:right w:val="nil"/>
          <w:between w:val="nil"/>
        </w:pBdr>
        <w:spacing w:before="30"/>
        <w:rPr>
          <w:noProof/>
        </w:rPr>
      </w:pPr>
      <w:r>
        <w:fldChar w:fldCharType="begin"/>
      </w:r>
      <w:r>
        <w:instrText xml:space="preserve"> BIBLIOGRAPHY \l 1033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4505"/>
      </w:tblGrid>
      <w:tr w:rsidR="00C84B72" w14:paraId="5DBFBB61" w14:textId="77777777">
        <w:trPr>
          <w:divId w:val="1041589495"/>
          <w:tblCellSpacing w:w="15" w:type="dxa"/>
        </w:trPr>
        <w:tc>
          <w:tcPr>
            <w:tcW w:w="50" w:type="pct"/>
            <w:hideMark/>
          </w:tcPr>
          <w:p w14:paraId="16AED459" w14:textId="77777777" w:rsidR="00C84B72" w:rsidRDefault="00C84B72">
            <w:pPr>
              <w:pStyle w:val="Bibliography"/>
              <w:rPr>
                <w:noProof/>
                <w:sz w:val="24"/>
                <w:szCs w:val="24"/>
              </w:rPr>
            </w:pPr>
            <w:r>
              <w:rPr>
                <w:noProof/>
              </w:rPr>
              <w:t xml:space="preserve">[1] </w:t>
            </w:r>
          </w:p>
        </w:tc>
        <w:tc>
          <w:tcPr>
            <w:tcW w:w="0" w:type="auto"/>
            <w:hideMark/>
          </w:tcPr>
          <w:p w14:paraId="4C150724" w14:textId="77777777" w:rsidR="00C84B72" w:rsidRDefault="00C84B72">
            <w:pPr>
              <w:pStyle w:val="Bibliography"/>
              <w:rPr>
                <w:noProof/>
              </w:rPr>
            </w:pPr>
            <w:r>
              <w:rPr>
                <w:noProof/>
              </w:rPr>
              <w:t>CRED and UCLouvain, "EM-DAT, The International Disaster Database," Brussels, Belgium, 2024.</w:t>
            </w:r>
          </w:p>
        </w:tc>
      </w:tr>
      <w:tr w:rsidR="00C84B72" w14:paraId="7187FDDA" w14:textId="77777777">
        <w:trPr>
          <w:divId w:val="1041589495"/>
          <w:tblCellSpacing w:w="15" w:type="dxa"/>
        </w:trPr>
        <w:tc>
          <w:tcPr>
            <w:tcW w:w="50" w:type="pct"/>
            <w:hideMark/>
          </w:tcPr>
          <w:p w14:paraId="1F846722" w14:textId="77777777" w:rsidR="00C84B72" w:rsidRDefault="00C84B72">
            <w:pPr>
              <w:pStyle w:val="Bibliography"/>
              <w:rPr>
                <w:noProof/>
              </w:rPr>
            </w:pPr>
            <w:r>
              <w:rPr>
                <w:noProof/>
              </w:rPr>
              <w:t xml:space="preserve">[2] </w:t>
            </w:r>
          </w:p>
        </w:tc>
        <w:tc>
          <w:tcPr>
            <w:tcW w:w="0" w:type="auto"/>
            <w:hideMark/>
          </w:tcPr>
          <w:p w14:paraId="35755699" w14:textId="77777777" w:rsidR="00C84B72" w:rsidRDefault="00C84B72">
            <w:pPr>
              <w:pStyle w:val="Bibliography"/>
              <w:rPr>
                <w:noProof/>
              </w:rPr>
            </w:pPr>
            <w:r>
              <w:rPr>
                <w:noProof/>
              </w:rPr>
              <w:t xml:space="preserve">W. M. Jolly, "Climate-induced variations in global wildfire danger from 1979 to 2013," </w:t>
            </w:r>
            <w:r>
              <w:rPr>
                <w:i/>
                <w:iCs/>
                <w:noProof/>
              </w:rPr>
              <w:t xml:space="preserve">Nature Communications, </w:t>
            </w:r>
            <w:r>
              <w:rPr>
                <w:noProof/>
              </w:rPr>
              <w:t xml:space="preserve">vol. 6, 2015. </w:t>
            </w:r>
          </w:p>
        </w:tc>
      </w:tr>
      <w:tr w:rsidR="00C84B72" w14:paraId="0CFCF21B" w14:textId="77777777">
        <w:trPr>
          <w:divId w:val="1041589495"/>
          <w:tblCellSpacing w:w="15" w:type="dxa"/>
        </w:trPr>
        <w:tc>
          <w:tcPr>
            <w:tcW w:w="50" w:type="pct"/>
            <w:hideMark/>
          </w:tcPr>
          <w:p w14:paraId="09227EF9" w14:textId="77777777" w:rsidR="00C84B72" w:rsidRDefault="00C84B72">
            <w:pPr>
              <w:pStyle w:val="Bibliography"/>
              <w:rPr>
                <w:noProof/>
              </w:rPr>
            </w:pPr>
            <w:r>
              <w:rPr>
                <w:noProof/>
              </w:rPr>
              <w:t xml:space="preserve">[3] </w:t>
            </w:r>
          </w:p>
        </w:tc>
        <w:tc>
          <w:tcPr>
            <w:tcW w:w="0" w:type="auto"/>
            <w:hideMark/>
          </w:tcPr>
          <w:p w14:paraId="0B6DC3CB" w14:textId="77777777" w:rsidR="00C84B72" w:rsidRDefault="00C84B72">
            <w:pPr>
              <w:pStyle w:val="Bibliography"/>
              <w:rPr>
                <w:noProof/>
              </w:rPr>
            </w:pPr>
            <w:r>
              <w:rPr>
                <w:noProof/>
              </w:rPr>
              <w:t xml:space="preserve">J. P. Shim, "Past, present, and future of decision support technology," </w:t>
            </w:r>
            <w:r>
              <w:rPr>
                <w:i/>
                <w:iCs/>
                <w:noProof/>
              </w:rPr>
              <w:t xml:space="preserve">Decision Support Systems, </w:t>
            </w:r>
            <w:r>
              <w:rPr>
                <w:noProof/>
              </w:rPr>
              <w:t xml:space="preserve">vol. 33, no. 2, pp. 111-126, 2002. </w:t>
            </w:r>
          </w:p>
        </w:tc>
      </w:tr>
      <w:tr w:rsidR="00C84B72" w14:paraId="1F105790" w14:textId="77777777">
        <w:trPr>
          <w:divId w:val="1041589495"/>
          <w:tblCellSpacing w:w="15" w:type="dxa"/>
        </w:trPr>
        <w:tc>
          <w:tcPr>
            <w:tcW w:w="50" w:type="pct"/>
            <w:hideMark/>
          </w:tcPr>
          <w:p w14:paraId="5EE0A17D" w14:textId="77777777" w:rsidR="00C84B72" w:rsidRDefault="00C84B72">
            <w:pPr>
              <w:pStyle w:val="Bibliography"/>
              <w:rPr>
                <w:noProof/>
              </w:rPr>
            </w:pPr>
            <w:r>
              <w:rPr>
                <w:noProof/>
              </w:rPr>
              <w:t xml:space="preserve">[4] </w:t>
            </w:r>
          </w:p>
        </w:tc>
        <w:tc>
          <w:tcPr>
            <w:tcW w:w="0" w:type="auto"/>
            <w:hideMark/>
          </w:tcPr>
          <w:p w14:paraId="6AA034A4" w14:textId="77777777" w:rsidR="00C84B72" w:rsidRDefault="00C84B72">
            <w:pPr>
              <w:pStyle w:val="Bibliography"/>
              <w:rPr>
                <w:noProof/>
              </w:rPr>
            </w:pPr>
            <w:r>
              <w:rPr>
                <w:noProof/>
              </w:rPr>
              <w:t xml:space="preserve">E. K. Noonan-Wright, "Developing the U.S. Wildland Fire Decision Support System," </w:t>
            </w:r>
            <w:r>
              <w:rPr>
                <w:i/>
                <w:iCs/>
                <w:noProof/>
              </w:rPr>
              <w:t xml:space="preserve">Journal of Combustion, </w:t>
            </w:r>
            <w:r>
              <w:rPr>
                <w:noProof/>
              </w:rPr>
              <w:t xml:space="preserve">vol. 2011, 2011. </w:t>
            </w:r>
          </w:p>
        </w:tc>
      </w:tr>
      <w:tr w:rsidR="00C84B72" w14:paraId="5EBD1B51" w14:textId="77777777">
        <w:trPr>
          <w:divId w:val="1041589495"/>
          <w:tblCellSpacing w:w="15" w:type="dxa"/>
        </w:trPr>
        <w:tc>
          <w:tcPr>
            <w:tcW w:w="50" w:type="pct"/>
            <w:hideMark/>
          </w:tcPr>
          <w:p w14:paraId="50FBFCF0" w14:textId="77777777" w:rsidR="00C84B72" w:rsidRDefault="00C84B72">
            <w:pPr>
              <w:pStyle w:val="Bibliography"/>
              <w:rPr>
                <w:noProof/>
              </w:rPr>
            </w:pPr>
            <w:r>
              <w:rPr>
                <w:noProof/>
              </w:rPr>
              <w:t xml:space="preserve">[5] </w:t>
            </w:r>
          </w:p>
        </w:tc>
        <w:tc>
          <w:tcPr>
            <w:tcW w:w="0" w:type="auto"/>
            <w:hideMark/>
          </w:tcPr>
          <w:p w14:paraId="6E2363EB" w14:textId="77777777" w:rsidR="00C84B72" w:rsidRDefault="00C84B72">
            <w:pPr>
              <w:pStyle w:val="Bibliography"/>
              <w:rPr>
                <w:noProof/>
              </w:rPr>
            </w:pPr>
            <w:r>
              <w:rPr>
                <w:noProof/>
              </w:rPr>
              <w:t xml:space="preserve">M. A. Finney, "An overview of FlamMap fire modeling capabilities," in </w:t>
            </w:r>
            <w:r>
              <w:rPr>
                <w:i/>
                <w:iCs/>
                <w:noProof/>
              </w:rPr>
              <w:t>Fuels Management - How to Measure Success, USDA Forest Service Proc. RMRS-P-41</w:t>
            </w:r>
            <w:r>
              <w:rPr>
                <w:noProof/>
              </w:rPr>
              <w:t xml:space="preserve">, 2006. </w:t>
            </w:r>
          </w:p>
        </w:tc>
      </w:tr>
      <w:tr w:rsidR="00C84B72" w14:paraId="505B4C24" w14:textId="77777777">
        <w:trPr>
          <w:divId w:val="1041589495"/>
          <w:tblCellSpacing w:w="15" w:type="dxa"/>
        </w:trPr>
        <w:tc>
          <w:tcPr>
            <w:tcW w:w="50" w:type="pct"/>
            <w:hideMark/>
          </w:tcPr>
          <w:p w14:paraId="17CDD077" w14:textId="77777777" w:rsidR="00C84B72" w:rsidRDefault="00C84B72">
            <w:pPr>
              <w:pStyle w:val="Bibliography"/>
              <w:rPr>
                <w:noProof/>
              </w:rPr>
            </w:pPr>
            <w:r>
              <w:rPr>
                <w:noProof/>
              </w:rPr>
              <w:t xml:space="preserve">[6] </w:t>
            </w:r>
          </w:p>
        </w:tc>
        <w:tc>
          <w:tcPr>
            <w:tcW w:w="0" w:type="auto"/>
            <w:hideMark/>
          </w:tcPr>
          <w:p w14:paraId="4DC31722" w14:textId="77777777" w:rsidR="00C84B72" w:rsidRDefault="00C84B72">
            <w:pPr>
              <w:pStyle w:val="Bibliography"/>
              <w:rPr>
                <w:noProof/>
              </w:rPr>
            </w:pPr>
            <w:r>
              <w:rPr>
                <w:noProof/>
              </w:rPr>
              <w:t>R. C. Rothermel, "A mathematical model for predicting fire spread in wildland fuels," 1972.</w:t>
            </w:r>
          </w:p>
        </w:tc>
      </w:tr>
      <w:tr w:rsidR="00C84B72" w14:paraId="797AA2B7" w14:textId="77777777">
        <w:trPr>
          <w:divId w:val="1041589495"/>
          <w:tblCellSpacing w:w="15" w:type="dxa"/>
        </w:trPr>
        <w:tc>
          <w:tcPr>
            <w:tcW w:w="50" w:type="pct"/>
            <w:hideMark/>
          </w:tcPr>
          <w:p w14:paraId="5984E448" w14:textId="77777777" w:rsidR="00C84B72" w:rsidRDefault="00C84B72">
            <w:pPr>
              <w:pStyle w:val="Bibliography"/>
              <w:rPr>
                <w:noProof/>
              </w:rPr>
            </w:pPr>
            <w:r>
              <w:rPr>
                <w:noProof/>
              </w:rPr>
              <w:t xml:space="preserve">[7] </w:t>
            </w:r>
          </w:p>
        </w:tc>
        <w:tc>
          <w:tcPr>
            <w:tcW w:w="0" w:type="auto"/>
            <w:hideMark/>
          </w:tcPr>
          <w:p w14:paraId="5A368AE0" w14:textId="77777777" w:rsidR="00C84B72" w:rsidRDefault="00C84B72">
            <w:pPr>
              <w:pStyle w:val="Bibliography"/>
              <w:rPr>
                <w:noProof/>
              </w:rPr>
            </w:pPr>
            <w:r>
              <w:rPr>
                <w:noProof/>
              </w:rPr>
              <w:t xml:space="preserve">S. Zhou and A. Erdogan, "A spatial optimization model for resource allocation for wildfire suppression and resident evacuation," </w:t>
            </w:r>
            <w:r>
              <w:rPr>
                <w:i/>
                <w:iCs/>
                <w:noProof/>
              </w:rPr>
              <w:t xml:space="preserve">Computers &amp; Industrial Engineering, </w:t>
            </w:r>
            <w:r>
              <w:rPr>
                <w:noProof/>
              </w:rPr>
              <w:t xml:space="preserve">vol. 138, 2019. </w:t>
            </w:r>
          </w:p>
        </w:tc>
      </w:tr>
      <w:tr w:rsidR="00C84B72" w14:paraId="1ECABFD1" w14:textId="77777777">
        <w:trPr>
          <w:divId w:val="1041589495"/>
          <w:tblCellSpacing w:w="15" w:type="dxa"/>
        </w:trPr>
        <w:tc>
          <w:tcPr>
            <w:tcW w:w="50" w:type="pct"/>
            <w:hideMark/>
          </w:tcPr>
          <w:p w14:paraId="70C14388" w14:textId="77777777" w:rsidR="00C84B72" w:rsidRDefault="00C84B72">
            <w:pPr>
              <w:pStyle w:val="Bibliography"/>
              <w:rPr>
                <w:noProof/>
              </w:rPr>
            </w:pPr>
            <w:r>
              <w:rPr>
                <w:noProof/>
              </w:rPr>
              <w:t xml:space="preserve">[8] </w:t>
            </w:r>
          </w:p>
        </w:tc>
        <w:tc>
          <w:tcPr>
            <w:tcW w:w="0" w:type="auto"/>
            <w:hideMark/>
          </w:tcPr>
          <w:p w14:paraId="4148BEC1" w14:textId="77777777" w:rsidR="00C84B72" w:rsidRDefault="00C84B72">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no. 11, 2025. </w:t>
            </w:r>
          </w:p>
        </w:tc>
      </w:tr>
      <w:tr w:rsidR="00C84B72" w14:paraId="534B1684" w14:textId="77777777">
        <w:trPr>
          <w:divId w:val="1041589495"/>
          <w:tblCellSpacing w:w="15" w:type="dxa"/>
        </w:trPr>
        <w:tc>
          <w:tcPr>
            <w:tcW w:w="50" w:type="pct"/>
            <w:hideMark/>
          </w:tcPr>
          <w:p w14:paraId="632D7643" w14:textId="77777777" w:rsidR="00C84B72" w:rsidRDefault="00C84B72">
            <w:pPr>
              <w:pStyle w:val="Bibliography"/>
              <w:rPr>
                <w:noProof/>
              </w:rPr>
            </w:pPr>
            <w:r>
              <w:rPr>
                <w:noProof/>
              </w:rPr>
              <w:t xml:space="preserve">[9] </w:t>
            </w:r>
          </w:p>
        </w:tc>
        <w:tc>
          <w:tcPr>
            <w:tcW w:w="0" w:type="auto"/>
            <w:hideMark/>
          </w:tcPr>
          <w:p w14:paraId="621ED12A" w14:textId="77777777" w:rsidR="00C84B72" w:rsidRDefault="00C84B72">
            <w:pPr>
              <w:pStyle w:val="Bibliography"/>
              <w:rPr>
                <w:noProof/>
              </w:rPr>
            </w:pPr>
            <w:r>
              <w:rPr>
                <w:noProof/>
              </w:rPr>
              <w:t xml:space="preserve">E. Triantaphyllou, Multi-Criteria Decision Making Methods: A Comparative Study, Dordrecht: Kluwer, 2000. </w:t>
            </w:r>
          </w:p>
        </w:tc>
      </w:tr>
      <w:tr w:rsidR="00C84B72" w14:paraId="75F99A0D" w14:textId="77777777">
        <w:trPr>
          <w:divId w:val="1041589495"/>
          <w:tblCellSpacing w:w="15" w:type="dxa"/>
        </w:trPr>
        <w:tc>
          <w:tcPr>
            <w:tcW w:w="50" w:type="pct"/>
            <w:hideMark/>
          </w:tcPr>
          <w:p w14:paraId="02ABB321" w14:textId="77777777" w:rsidR="00C84B72" w:rsidRDefault="00C84B72">
            <w:pPr>
              <w:pStyle w:val="Bibliography"/>
              <w:rPr>
                <w:noProof/>
              </w:rPr>
            </w:pPr>
            <w:r>
              <w:rPr>
                <w:noProof/>
              </w:rPr>
              <w:t xml:space="preserve">[10] </w:t>
            </w:r>
          </w:p>
        </w:tc>
        <w:tc>
          <w:tcPr>
            <w:tcW w:w="0" w:type="auto"/>
            <w:hideMark/>
          </w:tcPr>
          <w:p w14:paraId="10039F0E" w14:textId="77777777" w:rsidR="00C84B72" w:rsidRDefault="00C84B72">
            <w:pPr>
              <w:pStyle w:val="Bibliography"/>
              <w:rPr>
                <w:noProof/>
              </w:rPr>
            </w:pPr>
            <w:r>
              <w:rPr>
                <w:noProof/>
              </w:rPr>
              <w:t xml:space="preserve">M. Lourenco, L. B. Oliveira and A. Mora, "An integrated decision support system for improving wildfire suppression management," </w:t>
            </w:r>
            <w:r>
              <w:rPr>
                <w:i/>
                <w:iCs/>
                <w:noProof/>
              </w:rPr>
              <w:t xml:space="preserve">ISPRS International Journal of Geo-Information, </w:t>
            </w:r>
            <w:r>
              <w:rPr>
                <w:noProof/>
              </w:rPr>
              <w:t xml:space="preserve">vol. 10, no. 8, 2021. </w:t>
            </w:r>
          </w:p>
        </w:tc>
      </w:tr>
      <w:tr w:rsidR="00C84B72" w14:paraId="3C15421B" w14:textId="77777777">
        <w:trPr>
          <w:divId w:val="1041589495"/>
          <w:tblCellSpacing w:w="15" w:type="dxa"/>
        </w:trPr>
        <w:tc>
          <w:tcPr>
            <w:tcW w:w="50" w:type="pct"/>
            <w:hideMark/>
          </w:tcPr>
          <w:p w14:paraId="0397DDE3" w14:textId="77777777" w:rsidR="00C84B72" w:rsidRDefault="00C84B72">
            <w:pPr>
              <w:pStyle w:val="Bibliography"/>
              <w:rPr>
                <w:noProof/>
              </w:rPr>
            </w:pPr>
            <w:r>
              <w:rPr>
                <w:noProof/>
              </w:rPr>
              <w:t xml:space="preserve">[11] </w:t>
            </w:r>
          </w:p>
        </w:tc>
        <w:tc>
          <w:tcPr>
            <w:tcW w:w="0" w:type="auto"/>
            <w:hideMark/>
          </w:tcPr>
          <w:p w14:paraId="7427F600" w14:textId="77777777" w:rsidR="00C84B72" w:rsidRDefault="00C84B72">
            <w:pPr>
              <w:pStyle w:val="Bibliography"/>
              <w:rPr>
                <w:noProof/>
              </w:rPr>
            </w:pPr>
            <w:r>
              <w:rPr>
                <w:noProof/>
              </w:rPr>
              <w:t xml:space="preserve">F. Huot, "Next day wildfire spread: A machine learning dataset to predict wildfire spreading from remote-sensing data," </w:t>
            </w:r>
            <w:r>
              <w:rPr>
                <w:i/>
                <w:iCs/>
                <w:noProof/>
              </w:rPr>
              <w:t xml:space="preserve">IEEE Transactions on Geoscience and Remote Sensing, </w:t>
            </w:r>
            <w:r>
              <w:rPr>
                <w:noProof/>
              </w:rPr>
              <w:t xml:space="preserve">vol. 60, pp. 1-13, 2022. </w:t>
            </w:r>
          </w:p>
        </w:tc>
      </w:tr>
      <w:tr w:rsidR="00C84B72" w14:paraId="74433693" w14:textId="77777777">
        <w:trPr>
          <w:divId w:val="1041589495"/>
          <w:tblCellSpacing w:w="15" w:type="dxa"/>
        </w:trPr>
        <w:tc>
          <w:tcPr>
            <w:tcW w:w="50" w:type="pct"/>
            <w:hideMark/>
          </w:tcPr>
          <w:p w14:paraId="1695D310" w14:textId="77777777" w:rsidR="00C84B72" w:rsidRDefault="00C84B72">
            <w:pPr>
              <w:pStyle w:val="Bibliography"/>
              <w:rPr>
                <w:noProof/>
              </w:rPr>
            </w:pPr>
            <w:r>
              <w:rPr>
                <w:noProof/>
              </w:rPr>
              <w:t xml:space="preserve">[12] </w:t>
            </w:r>
          </w:p>
        </w:tc>
        <w:tc>
          <w:tcPr>
            <w:tcW w:w="0" w:type="auto"/>
            <w:hideMark/>
          </w:tcPr>
          <w:p w14:paraId="0CCECAB5" w14:textId="77777777" w:rsidR="00C84B72" w:rsidRDefault="00C84B72">
            <w:pPr>
              <w:pStyle w:val="Bibliography"/>
              <w:rPr>
                <w:noProof/>
              </w:rPr>
            </w:pPr>
            <w:r>
              <w:rPr>
                <w:noProof/>
              </w:rPr>
              <w:t xml:space="preserve">M. A. Akhloufi, "Machine learning and deep learning for wildfire spread prediction: A review," </w:t>
            </w:r>
            <w:r>
              <w:rPr>
                <w:i/>
                <w:iCs/>
                <w:noProof/>
              </w:rPr>
              <w:t xml:space="preserve">Fire, </w:t>
            </w:r>
            <w:r>
              <w:rPr>
                <w:noProof/>
              </w:rPr>
              <w:t xml:space="preserve">vol. 7, no. 12, p. 482, 2024. </w:t>
            </w:r>
          </w:p>
        </w:tc>
      </w:tr>
      <w:tr w:rsidR="00C84B72" w14:paraId="7C120166" w14:textId="77777777">
        <w:trPr>
          <w:divId w:val="1041589495"/>
          <w:tblCellSpacing w:w="15" w:type="dxa"/>
        </w:trPr>
        <w:tc>
          <w:tcPr>
            <w:tcW w:w="50" w:type="pct"/>
            <w:hideMark/>
          </w:tcPr>
          <w:p w14:paraId="5191A7C7" w14:textId="77777777" w:rsidR="00C84B72" w:rsidRDefault="00C84B72">
            <w:pPr>
              <w:pStyle w:val="Bibliography"/>
              <w:rPr>
                <w:noProof/>
              </w:rPr>
            </w:pPr>
            <w:r>
              <w:rPr>
                <w:noProof/>
              </w:rPr>
              <w:t xml:space="preserve">[13] </w:t>
            </w:r>
          </w:p>
        </w:tc>
        <w:tc>
          <w:tcPr>
            <w:tcW w:w="0" w:type="auto"/>
            <w:hideMark/>
          </w:tcPr>
          <w:p w14:paraId="5BDE593B" w14:textId="77777777" w:rsidR="00C84B72" w:rsidRDefault="00C84B72">
            <w:pPr>
              <w:pStyle w:val="Bibliography"/>
              <w:rPr>
                <w:noProof/>
              </w:rPr>
            </w:pPr>
            <w:r>
              <w:rPr>
                <w:noProof/>
              </w:rPr>
              <w:t xml:space="preserve">J. G. Borges, "A systematic review of applications of machine learning techniques for wildfire management decision support," </w:t>
            </w:r>
            <w:r>
              <w:rPr>
                <w:i/>
                <w:iCs/>
                <w:noProof/>
              </w:rPr>
              <w:t xml:space="preserve">Inventions, </w:t>
            </w:r>
            <w:r>
              <w:rPr>
                <w:noProof/>
              </w:rPr>
              <w:t xml:space="preserve">vol. 7, no. 1, p. 15, 2022. </w:t>
            </w:r>
          </w:p>
        </w:tc>
      </w:tr>
      <w:tr w:rsidR="00C84B72" w14:paraId="74C28DA8" w14:textId="77777777">
        <w:trPr>
          <w:divId w:val="1041589495"/>
          <w:tblCellSpacing w:w="15" w:type="dxa"/>
        </w:trPr>
        <w:tc>
          <w:tcPr>
            <w:tcW w:w="50" w:type="pct"/>
            <w:hideMark/>
          </w:tcPr>
          <w:p w14:paraId="59CCA582" w14:textId="77777777" w:rsidR="00C84B72" w:rsidRDefault="00C84B72">
            <w:pPr>
              <w:pStyle w:val="Bibliography"/>
              <w:rPr>
                <w:noProof/>
              </w:rPr>
            </w:pPr>
            <w:r>
              <w:rPr>
                <w:noProof/>
              </w:rPr>
              <w:t xml:space="preserve">[14] </w:t>
            </w:r>
          </w:p>
        </w:tc>
        <w:tc>
          <w:tcPr>
            <w:tcW w:w="0" w:type="auto"/>
            <w:hideMark/>
          </w:tcPr>
          <w:p w14:paraId="1AF64505" w14:textId="77777777" w:rsidR="00C84B72" w:rsidRDefault="00C84B72">
            <w:pPr>
              <w:pStyle w:val="Bibliography"/>
              <w:rPr>
                <w:noProof/>
              </w:rPr>
            </w:pPr>
            <w:r>
              <w:rPr>
                <w:noProof/>
              </w:rPr>
              <w:t xml:space="preserve">P. Dubey, "Bridging spatiotemporal wildfire prediction and decision modeling using transformer networks and fuzzy inference systems," </w:t>
            </w:r>
            <w:r>
              <w:rPr>
                <w:i/>
                <w:iCs/>
                <w:noProof/>
              </w:rPr>
              <w:t xml:space="preserve">MethodsX, </w:t>
            </w:r>
            <w:r>
              <w:rPr>
                <w:noProof/>
              </w:rPr>
              <w:t xml:space="preserve">vol. 15, 2025. </w:t>
            </w:r>
          </w:p>
        </w:tc>
      </w:tr>
      <w:tr w:rsidR="00C84B72" w14:paraId="3F6B7248" w14:textId="77777777">
        <w:trPr>
          <w:divId w:val="1041589495"/>
          <w:tblCellSpacing w:w="15" w:type="dxa"/>
        </w:trPr>
        <w:tc>
          <w:tcPr>
            <w:tcW w:w="50" w:type="pct"/>
            <w:hideMark/>
          </w:tcPr>
          <w:p w14:paraId="66C152C0" w14:textId="77777777" w:rsidR="00C84B72" w:rsidRDefault="00C84B72">
            <w:pPr>
              <w:pStyle w:val="Bibliography"/>
              <w:rPr>
                <w:noProof/>
              </w:rPr>
            </w:pPr>
            <w:r>
              <w:rPr>
                <w:noProof/>
              </w:rPr>
              <w:t xml:space="preserve">[15] </w:t>
            </w:r>
          </w:p>
        </w:tc>
        <w:tc>
          <w:tcPr>
            <w:tcW w:w="0" w:type="auto"/>
            <w:hideMark/>
          </w:tcPr>
          <w:p w14:paraId="21907F2C" w14:textId="77777777" w:rsidR="00C84B72" w:rsidRDefault="00C84B72">
            <w:pPr>
              <w:pStyle w:val="Bibliography"/>
              <w:rPr>
                <w:noProof/>
              </w:rPr>
            </w:pPr>
            <w:r>
              <w:rPr>
                <w:noProof/>
              </w:rPr>
              <w:t xml:space="preserve">M. P. Thompson and D. E. Calkin, "Uncertainty and risk in wildland fire management: A review," </w:t>
            </w:r>
            <w:r>
              <w:rPr>
                <w:i/>
                <w:iCs/>
                <w:noProof/>
              </w:rPr>
              <w:t xml:space="preserve">Journal of Environmental Management, </w:t>
            </w:r>
            <w:r>
              <w:rPr>
                <w:noProof/>
              </w:rPr>
              <w:t xml:space="preserve">vol. 92, no. 8, pp. 1895-1909, 2011. </w:t>
            </w:r>
          </w:p>
        </w:tc>
      </w:tr>
      <w:tr w:rsidR="00C84B72" w14:paraId="3D088E3F" w14:textId="77777777">
        <w:trPr>
          <w:divId w:val="1041589495"/>
          <w:tblCellSpacing w:w="15" w:type="dxa"/>
        </w:trPr>
        <w:tc>
          <w:tcPr>
            <w:tcW w:w="50" w:type="pct"/>
            <w:hideMark/>
          </w:tcPr>
          <w:p w14:paraId="180C0FF2" w14:textId="77777777" w:rsidR="00C84B72" w:rsidRDefault="00C84B72">
            <w:pPr>
              <w:pStyle w:val="Bibliography"/>
              <w:rPr>
                <w:noProof/>
              </w:rPr>
            </w:pPr>
            <w:r>
              <w:rPr>
                <w:noProof/>
              </w:rPr>
              <w:t xml:space="preserve">[16] </w:t>
            </w:r>
          </w:p>
        </w:tc>
        <w:tc>
          <w:tcPr>
            <w:tcW w:w="0" w:type="auto"/>
            <w:hideMark/>
          </w:tcPr>
          <w:p w14:paraId="21CC7DF3" w14:textId="77777777" w:rsidR="00C84B72" w:rsidRDefault="00C84B72">
            <w:pPr>
              <w:pStyle w:val="Bibliography"/>
              <w:rPr>
                <w:noProof/>
              </w:rPr>
            </w:pPr>
            <w:r>
              <w:rPr>
                <w:noProof/>
              </w:rPr>
              <w:t xml:space="preserve">S. M. Lundberg and S. I. Lee, "A unified approach to interpreting model predictions," in </w:t>
            </w:r>
            <w:r>
              <w:rPr>
                <w:i/>
                <w:iCs/>
                <w:noProof/>
              </w:rPr>
              <w:t>Advances in Neural Information Processing Systems (NeurIPS)</w:t>
            </w:r>
            <w:r>
              <w:rPr>
                <w:noProof/>
              </w:rPr>
              <w:t xml:space="preserve">, 2017. </w:t>
            </w:r>
          </w:p>
        </w:tc>
      </w:tr>
      <w:tr w:rsidR="00C84B72" w14:paraId="1780F9A6" w14:textId="77777777">
        <w:trPr>
          <w:divId w:val="1041589495"/>
          <w:tblCellSpacing w:w="15" w:type="dxa"/>
        </w:trPr>
        <w:tc>
          <w:tcPr>
            <w:tcW w:w="50" w:type="pct"/>
            <w:hideMark/>
          </w:tcPr>
          <w:p w14:paraId="0C45DEDB" w14:textId="77777777" w:rsidR="00C84B72" w:rsidRDefault="00C84B72">
            <w:pPr>
              <w:pStyle w:val="Bibliography"/>
              <w:rPr>
                <w:noProof/>
              </w:rPr>
            </w:pPr>
            <w:r>
              <w:rPr>
                <w:noProof/>
              </w:rPr>
              <w:t xml:space="preserve">[17] </w:t>
            </w:r>
          </w:p>
        </w:tc>
        <w:tc>
          <w:tcPr>
            <w:tcW w:w="0" w:type="auto"/>
            <w:hideMark/>
          </w:tcPr>
          <w:p w14:paraId="6F833479" w14:textId="77777777" w:rsidR="00C84B72" w:rsidRDefault="00C84B72">
            <w:pPr>
              <w:pStyle w:val="Bibliography"/>
              <w:rPr>
                <w:noProof/>
              </w:rPr>
            </w:pPr>
            <w:r>
              <w:rPr>
                <w:noProof/>
              </w:rPr>
              <w:t xml:space="preserve">M. T. Ribeiro, S. Singh and C. Guestrin, "Why should I trust you?: Explaining the predictions of any classifier," in </w:t>
            </w:r>
            <w:r>
              <w:rPr>
                <w:i/>
                <w:iCs/>
                <w:noProof/>
              </w:rPr>
              <w:t>Proc. ACM SIGKDD</w:t>
            </w:r>
            <w:r>
              <w:rPr>
                <w:noProof/>
              </w:rPr>
              <w:t xml:space="preserve">, 2016. </w:t>
            </w:r>
          </w:p>
        </w:tc>
      </w:tr>
      <w:tr w:rsidR="00C84B72" w14:paraId="71851089" w14:textId="77777777">
        <w:trPr>
          <w:divId w:val="1041589495"/>
          <w:tblCellSpacing w:w="15" w:type="dxa"/>
        </w:trPr>
        <w:tc>
          <w:tcPr>
            <w:tcW w:w="50" w:type="pct"/>
            <w:hideMark/>
          </w:tcPr>
          <w:p w14:paraId="49F61A2A" w14:textId="77777777" w:rsidR="00C84B72" w:rsidRDefault="00C84B72">
            <w:pPr>
              <w:pStyle w:val="Bibliography"/>
              <w:rPr>
                <w:noProof/>
              </w:rPr>
            </w:pPr>
            <w:r>
              <w:rPr>
                <w:noProof/>
              </w:rPr>
              <w:t xml:space="preserve">[18] </w:t>
            </w:r>
          </w:p>
        </w:tc>
        <w:tc>
          <w:tcPr>
            <w:tcW w:w="0" w:type="auto"/>
            <w:hideMark/>
          </w:tcPr>
          <w:p w14:paraId="01569454" w14:textId="77777777" w:rsidR="00C84B72" w:rsidRDefault="00C84B72">
            <w:pPr>
              <w:pStyle w:val="Bibliography"/>
              <w:rPr>
                <w:noProof/>
              </w:rPr>
            </w:pPr>
            <w:r>
              <w:rPr>
                <w:noProof/>
              </w:rPr>
              <w:t xml:space="preserve">L. P. Kaelbling, M. L. Littman and A. R. Cassandra, "Planning and acting in partially observable stochastic domains," </w:t>
            </w:r>
            <w:r>
              <w:rPr>
                <w:i/>
                <w:iCs/>
                <w:noProof/>
              </w:rPr>
              <w:t xml:space="preserve">Artificial Intelligence, </w:t>
            </w:r>
            <w:r>
              <w:rPr>
                <w:noProof/>
              </w:rPr>
              <w:t xml:space="preserve">vol. 101, pp. 99-134, 1998. </w:t>
            </w:r>
          </w:p>
        </w:tc>
      </w:tr>
      <w:tr w:rsidR="00C84B72" w14:paraId="62EC448A" w14:textId="77777777">
        <w:trPr>
          <w:divId w:val="1041589495"/>
          <w:tblCellSpacing w:w="15" w:type="dxa"/>
        </w:trPr>
        <w:tc>
          <w:tcPr>
            <w:tcW w:w="50" w:type="pct"/>
            <w:hideMark/>
          </w:tcPr>
          <w:p w14:paraId="18D8568D" w14:textId="77777777" w:rsidR="00C84B72" w:rsidRDefault="00C84B72">
            <w:pPr>
              <w:pStyle w:val="Bibliography"/>
              <w:rPr>
                <w:noProof/>
              </w:rPr>
            </w:pPr>
            <w:r>
              <w:rPr>
                <w:noProof/>
              </w:rPr>
              <w:t xml:space="preserve">[19] </w:t>
            </w:r>
          </w:p>
        </w:tc>
        <w:tc>
          <w:tcPr>
            <w:tcW w:w="0" w:type="auto"/>
            <w:hideMark/>
          </w:tcPr>
          <w:p w14:paraId="3E7D2B20" w14:textId="77777777" w:rsidR="00C84B72" w:rsidRDefault="00C84B72">
            <w:pPr>
              <w:pStyle w:val="Bibliography"/>
              <w:rPr>
                <w:noProof/>
              </w:rPr>
            </w:pPr>
            <w:r>
              <w:rPr>
                <w:noProof/>
              </w:rPr>
              <w:t xml:space="preserve">G. Shafer, A Mathematical Theory of Evidence, Princeton, NJ: Princeton University Press, 1976. </w:t>
            </w:r>
          </w:p>
        </w:tc>
      </w:tr>
      <w:tr w:rsidR="00C84B72" w14:paraId="5FA8DA20" w14:textId="77777777">
        <w:trPr>
          <w:divId w:val="1041589495"/>
          <w:tblCellSpacing w:w="15" w:type="dxa"/>
        </w:trPr>
        <w:tc>
          <w:tcPr>
            <w:tcW w:w="50" w:type="pct"/>
            <w:hideMark/>
          </w:tcPr>
          <w:p w14:paraId="1D0E3AC7" w14:textId="77777777" w:rsidR="00C84B72" w:rsidRDefault="00C84B72">
            <w:pPr>
              <w:pStyle w:val="Bibliography"/>
              <w:rPr>
                <w:noProof/>
              </w:rPr>
            </w:pPr>
            <w:r>
              <w:rPr>
                <w:noProof/>
              </w:rPr>
              <w:t xml:space="preserve">[20] </w:t>
            </w:r>
          </w:p>
        </w:tc>
        <w:tc>
          <w:tcPr>
            <w:tcW w:w="0" w:type="auto"/>
            <w:hideMark/>
          </w:tcPr>
          <w:p w14:paraId="45F19333" w14:textId="77777777" w:rsidR="00C84B72" w:rsidRDefault="00C84B72">
            <w:pPr>
              <w:pStyle w:val="Bibliography"/>
              <w:rPr>
                <w:noProof/>
              </w:rPr>
            </w:pPr>
            <w:r>
              <w:rPr>
                <w:noProof/>
              </w:rPr>
              <w:t xml:space="preserve">L. A. Zadeh, "Fuzzy sets," </w:t>
            </w:r>
            <w:r>
              <w:rPr>
                <w:i/>
                <w:iCs/>
                <w:noProof/>
              </w:rPr>
              <w:t xml:space="preserve">Information and Control, </w:t>
            </w:r>
            <w:r>
              <w:rPr>
                <w:noProof/>
              </w:rPr>
              <w:t xml:space="preserve">vol. 8, no. 3, pp. 338-353, 1965. </w:t>
            </w:r>
          </w:p>
        </w:tc>
      </w:tr>
      <w:tr w:rsidR="00C84B72" w14:paraId="2D6E2819" w14:textId="77777777">
        <w:trPr>
          <w:divId w:val="1041589495"/>
          <w:tblCellSpacing w:w="15" w:type="dxa"/>
        </w:trPr>
        <w:tc>
          <w:tcPr>
            <w:tcW w:w="50" w:type="pct"/>
            <w:hideMark/>
          </w:tcPr>
          <w:p w14:paraId="6BC4EC38" w14:textId="77777777" w:rsidR="00C84B72" w:rsidRDefault="00C84B72">
            <w:pPr>
              <w:pStyle w:val="Bibliography"/>
              <w:rPr>
                <w:noProof/>
              </w:rPr>
            </w:pPr>
            <w:r>
              <w:rPr>
                <w:noProof/>
              </w:rPr>
              <w:t xml:space="preserve">[21] </w:t>
            </w:r>
          </w:p>
        </w:tc>
        <w:tc>
          <w:tcPr>
            <w:tcW w:w="0" w:type="auto"/>
            <w:hideMark/>
          </w:tcPr>
          <w:p w14:paraId="7CA6FE13" w14:textId="77777777" w:rsidR="00C84B72" w:rsidRDefault="00C84B72">
            <w:pPr>
              <w:pStyle w:val="Bibliography"/>
              <w:rPr>
                <w:noProof/>
              </w:rPr>
            </w:pPr>
            <w:r>
              <w:rPr>
                <w:noProof/>
              </w:rPr>
              <w:t xml:space="preserve">E. H. Mamdani and S. Assilian, "An experiment in linguistic synthesis with a fuzzy logic controller," </w:t>
            </w:r>
            <w:r>
              <w:rPr>
                <w:i/>
                <w:iCs/>
                <w:noProof/>
              </w:rPr>
              <w:t xml:space="preserve">International Journal of Man-Machine Studies, </w:t>
            </w:r>
            <w:r>
              <w:rPr>
                <w:noProof/>
              </w:rPr>
              <w:t xml:space="preserve">vol. 7, no. 1, pp. 1-13, 1975. </w:t>
            </w:r>
          </w:p>
        </w:tc>
      </w:tr>
      <w:tr w:rsidR="00C84B72" w14:paraId="22EDF181" w14:textId="77777777">
        <w:trPr>
          <w:divId w:val="1041589495"/>
          <w:tblCellSpacing w:w="15" w:type="dxa"/>
        </w:trPr>
        <w:tc>
          <w:tcPr>
            <w:tcW w:w="50" w:type="pct"/>
            <w:hideMark/>
          </w:tcPr>
          <w:p w14:paraId="76051109" w14:textId="77777777" w:rsidR="00C84B72" w:rsidRDefault="00C84B72">
            <w:pPr>
              <w:pStyle w:val="Bibliography"/>
              <w:rPr>
                <w:noProof/>
              </w:rPr>
            </w:pPr>
            <w:r>
              <w:rPr>
                <w:noProof/>
              </w:rPr>
              <w:t xml:space="preserve">[22] </w:t>
            </w:r>
          </w:p>
        </w:tc>
        <w:tc>
          <w:tcPr>
            <w:tcW w:w="0" w:type="auto"/>
            <w:hideMark/>
          </w:tcPr>
          <w:p w14:paraId="3B6B6AD3" w14:textId="77777777" w:rsidR="00C84B72" w:rsidRDefault="00C84B72">
            <w:pPr>
              <w:pStyle w:val="Bibliography"/>
              <w:rPr>
                <w:noProof/>
              </w:rPr>
            </w:pPr>
            <w:r>
              <w:rPr>
                <w:noProof/>
              </w:rPr>
              <w:t xml:space="preserve">T. Tsataltzinos, L. Iliadis and S. Spartalis, "An intelligent fuzzy inference system for risk estimation: The case of forest fires in Greece," in </w:t>
            </w:r>
            <w:r>
              <w:rPr>
                <w:i/>
                <w:iCs/>
                <w:noProof/>
              </w:rPr>
              <w:t>IFIP AIAI</w:t>
            </w:r>
            <w:r>
              <w:rPr>
                <w:noProof/>
              </w:rPr>
              <w:t xml:space="preserve">, 2009. </w:t>
            </w:r>
          </w:p>
        </w:tc>
      </w:tr>
      <w:tr w:rsidR="00C84B72" w14:paraId="4299F7BB" w14:textId="77777777">
        <w:trPr>
          <w:divId w:val="1041589495"/>
          <w:tblCellSpacing w:w="15" w:type="dxa"/>
        </w:trPr>
        <w:tc>
          <w:tcPr>
            <w:tcW w:w="50" w:type="pct"/>
            <w:hideMark/>
          </w:tcPr>
          <w:p w14:paraId="1D5694F8" w14:textId="77777777" w:rsidR="00C84B72" w:rsidRDefault="00C84B72">
            <w:pPr>
              <w:pStyle w:val="Bibliography"/>
              <w:rPr>
                <w:noProof/>
              </w:rPr>
            </w:pPr>
            <w:r>
              <w:rPr>
                <w:noProof/>
              </w:rPr>
              <w:t xml:space="preserve">[23] </w:t>
            </w:r>
          </w:p>
        </w:tc>
        <w:tc>
          <w:tcPr>
            <w:tcW w:w="0" w:type="auto"/>
            <w:hideMark/>
          </w:tcPr>
          <w:p w14:paraId="1D9D9CED" w14:textId="77777777" w:rsidR="00C84B72" w:rsidRDefault="00C84B72">
            <w:pPr>
              <w:pStyle w:val="Bibliography"/>
              <w:rPr>
                <w:noProof/>
              </w:rPr>
            </w:pPr>
            <w:r>
              <w:rPr>
                <w:noProof/>
              </w:rPr>
              <w:t xml:space="preserve">M. Wooldridge, An Introduction to MultiAgent Systems, Chichester, U.K.: Wiley, 2009. </w:t>
            </w:r>
          </w:p>
        </w:tc>
      </w:tr>
      <w:tr w:rsidR="00C84B72" w14:paraId="4A52CC04" w14:textId="77777777">
        <w:trPr>
          <w:divId w:val="1041589495"/>
          <w:tblCellSpacing w:w="15" w:type="dxa"/>
        </w:trPr>
        <w:tc>
          <w:tcPr>
            <w:tcW w:w="50" w:type="pct"/>
            <w:hideMark/>
          </w:tcPr>
          <w:p w14:paraId="27C18D4A" w14:textId="77777777" w:rsidR="00C84B72" w:rsidRDefault="00C84B72">
            <w:pPr>
              <w:pStyle w:val="Bibliography"/>
              <w:rPr>
                <w:noProof/>
              </w:rPr>
            </w:pPr>
            <w:r>
              <w:rPr>
                <w:noProof/>
              </w:rPr>
              <w:t xml:space="preserve">[24] </w:t>
            </w:r>
          </w:p>
        </w:tc>
        <w:tc>
          <w:tcPr>
            <w:tcW w:w="0" w:type="auto"/>
            <w:hideMark/>
          </w:tcPr>
          <w:p w14:paraId="475606E1" w14:textId="77777777" w:rsidR="00C84B72" w:rsidRDefault="00C84B72">
            <w:pPr>
              <w:pStyle w:val="Bibliography"/>
              <w:rPr>
                <w:noProof/>
              </w:rPr>
            </w:pPr>
            <w:r>
              <w:rPr>
                <w:noProof/>
              </w:rPr>
              <w:t xml:space="preserve">G. V. Raju, J. Zhou and R. A. Kisner, "Hierarchical fuzzy control," </w:t>
            </w:r>
            <w:r>
              <w:rPr>
                <w:i/>
                <w:iCs/>
                <w:noProof/>
              </w:rPr>
              <w:t xml:space="preserve">International Journal of Control, </w:t>
            </w:r>
            <w:r>
              <w:rPr>
                <w:noProof/>
              </w:rPr>
              <w:t xml:space="preserve">vol. 54, no. 5, pp. 1201-1216, 1991. </w:t>
            </w:r>
          </w:p>
        </w:tc>
      </w:tr>
      <w:tr w:rsidR="00C84B72" w14:paraId="69EE9B26" w14:textId="77777777">
        <w:trPr>
          <w:divId w:val="1041589495"/>
          <w:tblCellSpacing w:w="15" w:type="dxa"/>
        </w:trPr>
        <w:tc>
          <w:tcPr>
            <w:tcW w:w="50" w:type="pct"/>
            <w:hideMark/>
          </w:tcPr>
          <w:p w14:paraId="65698CF8" w14:textId="77777777" w:rsidR="00C84B72" w:rsidRDefault="00C84B72">
            <w:pPr>
              <w:pStyle w:val="Bibliography"/>
              <w:rPr>
                <w:noProof/>
              </w:rPr>
            </w:pPr>
            <w:r>
              <w:rPr>
                <w:noProof/>
              </w:rPr>
              <w:t xml:space="preserve">[25] </w:t>
            </w:r>
          </w:p>
        </w:tc>
        <w:tc>
          <w:tcPr>
            <w:tcW w:w="0" w:type="auto"/>
            <w:hideMark/>
          </w:tcPr>
          <w:p w14:paraId="1D51E5EE" w14:textId="77777777" w:rsidR="00C84B72" w:rsidRDefault="00C84B72">
            <w:pPr>
              <w:pStyle w:val="Bibliography"/>
              <w:rPr>
                <w:noProof/>
              </w:rPr>
            </w:pPr>
            <w:r>
              <w:rPr>
                <w:noProof/>
              </w:rPr>
              <w:t xml:space="preserve">P. W. Koh, "Concept bottleneck models," in </w:t>
            </w:r>
            <w:r>
              <w:rPr>
                <w:i/>
                <w:iCs/>
                <w:noProof/>
              </w:rPr>
              <w:t>Proc. 37th Int. Conf. Machine Learning (ICML)</w:t>
            </w:r>
            <w:r>
              <w:rPr>
                <w:noProof/>
              </w:rPr>
              <w:t xml:space="preserve">, 2020. </w:t>
            </w:r>
          </w:p>
        </w:tc>
      </w:tr>
      <w:tr w:rsidR="00C84B72" w14:paraId="70E89757" w14:textId="77777777">
        <w:trPr>
          <w:divId w:val="1041589495"/>
          <w:tblCellSpacing w:w="15" w:type="dxa"/>
        </w:trPr>
        <w:tc>
          <w:tcPr>
            <w:tcW w:w="50" w:type="pct"/>
            <w:hideMark/>
          </w:tcPr>
          <w:p w14:paraId="01C2E9C9" w14:textId="77777777" w:rsidR="00C84B72" w:rsidRDefault="00C84B72">
            <w:pPr>
              <w:pStyle w:val="Bibliography"/>
              <w:rPr>
                <w:noProof/>
              </w:rPr>
            </w:pPr>
            <w:r>
              <w:rPr>
                <w:noProof/>
              </w:rPr>
              <w:t xml:space="preserve">[26] </w:t>
            </w:r>
          </w:p>
        </w:tc>
        <w:tc>
          <w:tcPr>
            <w:tcW w:w="0" w:type="auto"/>
            <w:hideMark/>
          </w:tcPr>
          <w:p w14:paraId="2D8F637E" w14:textId="77777777" w:rsidR="00C84B72" w:rsidRDefault="00C84B72">
            <w:pPr>
              <w:pStyle w:val="Bibliography"/>
              <w:rPr>
                <w:noProof/>
              </w:rPr>
            </w:pPr>
            <w:r>
              <w:rPr>
                <w:noProof/>
              </w:rPr>
              <w:t xml:space="preserve">H. A. Simon, "Rational choice and the structure of the environment," </w:t>
            </w:r>
            <w:r>
              <w:rPr>
                <w:i/>
                <w:iCs/>
                <w:noProof/>
              </w:rPr>
              <w:t xml:space="preserve">Psychological Review, </w:t>
            </w:r>
            <w:r>
              <w:rPr>
                <w:noProof/>
              </w:rPr>
              <w:t xml:space="preserve">vol. 63, no. 2, pp. 129-138, 1956. </w:t>
            </w:r>
          </w:p>
        </w:tc>
      </w:tr>
      <w:tr w:rsidR="00C84B72" w14:paraId="779C3329" w14:textId="77777777">
        <w:trPr>
          <w:divId w:val="1041589495"/>
          <w:tblCellSpacing w:w="15" w:type="dxa"/>
        </w:trPr>
        <w:tc>
          <w:tcPr>
            <w:tcW w:w="50" w:type="pct"/>
            <w:hideMark/>
          </w:tcPr>
          <w:p w14:paraId="2602C8C9" w14:textId="77777777" w:rsidR="00C84B72" w:rsidRDefault="00C84B72">
            <w:pPr>
              <w:pStyle w:val="Bibliography"/>
              <w:rPr>
                <w:noProof/>
              </w:rPr>
            </w:pPr>
            <w:r>
              <w:rPr>
                <w:noProof/>
              </w:rPr>
              <w:t xml:space="preserve">[27] </w:t>
            </w:r>
          </w:p>
        </w:tc>
        <w:tc>
          <w:tcPr>
            <w:tcW w:w="0" w:type="auto"/>
            <w:hideMark/>
          </w:tcPr>
          <w:p w14:paraId="53DD9B50" w14:textId="77777777" w:rsidR="00C84B72" w:rsidRDefault="00C84B72">
            <w:pPr>
              <w:pStyle w:val="Bibliography"/>
              <w:rPr>
                <w:noProof/>
              </w:rPr>
            </w:pPr>
            <w:r>
              <w:rPr>
                <w:noProof/>
              </w:rPr>
              <w:t xml:space="preserve">J. M. Mendel, "Fuzzy logic systems for engineering: a tutorial," </w:t>
            </w:r>
            <w:r>
              <w:rPr>
                <w:i/>
                <w:iCs/>
                <w:noProof/>
              </w:rPr>
              <w:t xml:space="preserve">Proceedings of the IEEE, </w:t>
            </w:r>
            <w:r>
              <w:rPr>
                <w:noProof/>
              </w:rPr>
              <w:t xml:space="preserve">vol. 83, no. 3, pp. 345-377, 1995. </w:t>
            </w:r>
          </w:p>
        </w:tc>
      </w:tr>
      <w:tr w:rsidR="00C84B72" w14:paraId="0301C4E0" w14:textId="77777777">
        <w:trPr>
          <w:divId w:val="1041589495"/>
          <w:tblCellSpacing w:w="15" w:type="dxa"/>
        </w:trPr>
        <w:tc>
          <w:tcPr>
            <w:tcW w:w="50" w:type="pct"/>
            <w:hideMark/>
          </w:tcPr>
          <w:p w14:paraId="3E63A9B3" w14:textId="77777777" w:rsidR="00C84B72" w:rsidRDefault="00C84B72">
            <w:pPr>
              <w:pStyle w:val="Bibliography"/>
              <w:rPr>
                <w:noProof/>
              </w:rPr>
            </w:pPr>
            <w:r>
              <w:rPr>
                <w:noProof/>
              </w:rPr>
              <w:t xml:space="preserve">[28] </w:t>
            </w:r>
          </w:p>
        </w:tc>
        <w:tc>
          <w:tcPr>
            <w:tcW w:w="0" w:type="auto"/>
            <w:hideMark/>
          </w:tcPr>
          <w:p w14:paraId="107210F8" w14:textId="77777777" w:rsidR="00C84B72" w:rsidRDefault="00C84B72">
            <w:pPr>
              <w:pStyle w:val="Bibliography"/>
              <w:rPr>
                <w:noProof/>
              </w:rPr>
            </w:pPr>
            <w:r>
              <w:rPr>
                <w:noProof/>
              </w:rPr>
              <w:t xml:space="preserve">L. A. Zadeh, "Outline of a new approach to the </w:t>
            </w:r>
            <w:r>
              <w:rPr>
                <w:noProof/>
              </w:rPr>
              <w:lastRenderedPageBreak/>
              <w:t xml:space="preserve">analysis of complex systems and decision processes," </w:t>
            </w:r>
            <w:r>
              <w:rPr>
                <w:i/>
                <w:iCs/>
                <w:noProof/>
              </w:rPr>
              <w:t xml:space="preserve">IEEE Transactions on Systems, Man, and Cybernetics, </w:t>
            </w:r>
            <w:r>
              <w:rPr>
                <w:noProof/>
              </w:rPr>
              <w:t xml:space="preserve">Vols. SMC-3, no. 1, pp. 28-44, 1973. </w:t>
            </w:r>
          </w:p>
        </w:tc>
      </w:tr>
      <w:tr w:rsidR="00C84B72" w14:paraId="1DDB3598" w14:textId="77777777">
        <w:trPr>
          <w:divId w:val="1041589495"/>
          <w:tblCellSpacing w:w="15" w:type="dxa"/>
        </w:trPr>
        <w:tc>
          <w:tcPr>
            <w:tcW w:w="50" w:type="pct"/>
            <w:hideMark/>
          </w:tcPr>
          <w:p w14:paraId="75EA837D" w14:textId="77777777" w:rsidR="00C84B72" w:rsidRDefault="00C84B72">
            <w:pPr>
              <w:pStyle w:val="Bibliography"/>
              <w:rPr>
                <w:noProof/>
              </w:rPr>
            </w:pPr>
            <w:r>
              <w:rPr>
                <w:noProof/>
              </w:rPr>
              <w:lastRenderedPageBreak/>
              <w:t xml:space="preserve">[29] </w:t>
            </w:r>
          </w:p>
        </w:tc>
        <w:tc>
          <w:tcPr>
            <w:tcW w:w="0" w:type="auto"/>
            <w:hideMark/>
          </w:tcPr>
          <w:p w14:paraId="40C34281" w14:textId="77777777" w:rsidR="00C84B72" w:rsidRDefault="00C84B72">
            <w:pPr>
              <w:pStyle w:val="Bibliography"/>
              <w:rPr>
                <w:noProof/>
              </w:rPr>
            </w:pPr>
            <w:r>
              <w:rPr>
                <w:noProof/>
              </w:rPr>
              <w:t xml:space="preserve">A. Virmaux and K. Scaman, "Lipschitz regularity of deep neural networks: Analysis and efficient estimation," in </w:t>
            </w:r>
            <w:r>
              <w:rPr>
                <w:i/>
                <w:iCs/>
                <w:noProof/>
              </w:rPr>
              <w:t>NeurIPS</w:t>
            </w:r>
            <w:r>
              <w:rPr>
                <w:noProof/>
              </w:rPr>
              <w:t xml:space="preserve">, 2018. </w:t>
            </w:r>
          </w:p>
        </w:tc>
      </w:tr>
    </w:tbl>
    <w:p w14:paraId="7DA3BCD1" w14:textId="77777777" w:rsidR="00C84B72" w:rsidRDefault="00C84B72">
      <w:pPr>
        <w:divId w:val="1041589495"/>
        <w:rPr>
          <w:noProof/>
        </w:rPr>
      </w:pPr>
    </w:p>
    <w:p w14:paraId="0D8F8B66" w14:textId="77777777" w:rsidR="00BD1F24" w:rsidRPr="00932FBA" w:rsidRDefault="00000000" w:rsidP="00BD1F24">
      <w:pPr>
        <w:pBdr>
          <w:top w:val="nil"/>
          <w:left w:val="nil"/>
          <w:bottom w:val="nil"/>
          <w:right w:val="nil"/>
          <w:between w:val="nil"/>
        </w:pBdr>
        <w:spacing w:before="30"/>
        <w:rPr>
          <w:color w:val="000000"/>
        </w:rPr>
      </w:pPr>
      <w:r>
        <w:fldChar w:fldCharType="end"/>
      </w:r>
    </w:p>
    <w:p w14:paraId="56E38A11" w14:textId="77777777" w:rsidR="00BD1F24" w:rsidRDefault="00BD1F24" w:rsidP="00BD1F24">
      <w:pPr>
        <w:rPr>
          <w:color w:val="000000"/>
        </w:rPr>
      </w:pPr>
    </w:p>
    <w:p w14:paraId="723488FC" w14:textId="77777777" w:rsidR="00043030" w:rsidRPr="00BD1F24" w:rsidRDefault="00D359AE" w:rsidP="00BD1F24">
      <w:pPr>
        <w:pStyle w:val="References"/>
        <w:numPr>
          <w:ilvl w:val="0"/>
          <w:numId w:val="0"/>
        </w:numPr>
        <w:rPr>
          <w:sz w:val="20"/>
          <w:szCs w:val="20"/>
        </w:rPr>
      </w:pPr>
      <w:r w:rsidRPr="00BD1F24">
        <w:rPr>
          <w:noProof/>
          <w:sz w:val="20"/>
          <w:szCs w:val="20"/>
        </w:rPr>
        <w:drawing>
          <wp:anchor distT="0" distB="0" distL="114300" distR="114300" simplePos="0" relativeHeight="251654144" behindDoc="0" locked="0" layoutInCell="1" allowOverlap="1" wp14:anchorId="1535A905" wp14:editId="25DED467">
            <wp:simplePos x="0" y="0"/>
            <wp:positionH relativeFrom="column">
              <wp:align>left</wp:align>
            </wp:positionH>
            <wp:positionV relativeFrom="paragraph">
              <wp:posOffset>0</wp:posOffset>
            </wp:positionV>
            <wp:extent cx="914400" cy="114300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0" name="caglar_bio.png"/>
                    <pic:cNvPicPr/>
                  </pic:nvPicPr>
                  <pic:blipFill>
                    <a:blip r:embed="rId24"/>
                    <a:stretch>
                      <a:fillRect/>
                    </a:stretch>
                  </pic:blipFill>
                  <pic:spPr>
                    <a:xfrm>
                      <a:off x="0" y="0"/>
                      <a:ext cx="914400" cy="1143000"/>
                    </a:xfrm>
                    <a:prstGeom prst="rect">
                      <a:avLst/>
                    </a:prstGeom>
                  </pic:spPr>
                </pic:pic>
              </a:graphicData>
            </a:graphic>
          </wp:anchor>
        </w:drawing>
      </w:r>
      <w:r w:rsidRPr="00BD1F24">
        <w:rPr>
          <w:b/>
          <w:sz w:val="20"/>
          <w:szCs w:val="20"/>
        </w:rPr>
        <w:t xml:space="preserve">Çağlar Akman </w:t>
      </w:r>
      <w:r w:rsidRPr="00BD1F24">
        <w:rPr>
          <w:sz w:val="20"/>
          <w:szCs w:val="20"/>
        </w:rPr>
        <w:t xml:space="preserve">received the B.S. and M.S. degrees in </w:t>
      </w:r>
      <w:r w:rsidR="00BD1F24" w:rsidRPr="00BD1F24">
        <w:rPr>
          <w:sz w:val="20"/>
          <w:szCs w:val="20"/>
        </w:rPr>
        <w:t xml:space="preserve">Electrical </w:t>
      </w:r>
      <w:r w:rsidRPr="00BD1F24">
        <w:rPr>
          <w:sz w:val="20"/>
          <w:szCs w:val="20"/>
        </w:rPr>
        <w:t xml:space="preserve">and </w:t>
      </w:r>
      <w:r w:rsidR="00BD1F24" w:rsidRPr="00BD1F24">
        <w:rPr>
          <w:sz w:val="20"/>
          <w:szCs w:val="20"/>
        </w:rPr>
        <w:t xml:space="preserve">Electronics Engineering </w:t>
      </w:r>
      <w:r w:rsidRPr="00BD1F24">
        <w:rPr>
          <w:sz w:val="20"/>
          <w:szCs w:val="20"/>
        </w:rPr>
        <w:t xml:space="preserve">from the Middle East Technical University (METU), Ankara, Türkiye, in 2008 and 2017, respectively, where he is currently pursuing the Ph.D. degree. </w:t>
      </w:r>
    </w:p>
    <w:p w14:paraId="64783171" w14:textId="77777777" w:rsidR="00D359AE" w:rsidRDefault="00D359AE" w:rsidP="00DE4C26">
      <w:r>
        <w:t xml:space="preserve">He is currently </w:t>
      </w:r>
      <w:r w:rsidR="004B0A87">
        <w:t xml:space="preserve">the </w:t>
      </w:r>
      <w:r w:rsidR="004B0A87" w:rsidRPr="004B0A87">
        <w:t xml:space="preserve">Senior Principal Team Manager of the Modeling and Sensor Technologies </w:t>
      </w:r>
      <w:r>
        <w:t>at HAVELSAN, Ankara, Türkiye, where he manages national and international research and development projects</w:t>
      </w:r>
      <w:r w:rsidR="004B0A87">
        <w:t xml:space="preserve"> of advanced sensor systems, decision support architectures, and intelligent automation technologies</w:t>
      </w:r>
      <w:r>
        <w:t xml:space="preserve">. </w:t>
      </w:r>
      <w:r w:rsidR="004B0A87">
        <w:t>Over the past 10 years, he has acquired extensive experience in leading multidisciplinary R&amp;D initiatives, managing national and international research collaborations, and coordinating complex technical projects across multiple organizations and consortia.</w:t>
      </w:r>
    </w:p>
    <w:p w14:paraId="720DACAA" w14:textId="77777777" w:rsidR="004B0A87" w:rsidRDefault="004B0A87" w:rsidP="00DE4C26">
      <w:r>
        <w:t xml:space="preserve">He serves as </w:t>
      </w:r>
      <w:proofErr w:type="spellStart"/>
      <w:proofErr w:type="gramStart"/>
      <w:r>
        <w:t>a</w:t>
      </w:r>
      <w:proofErr w:type="spellEnd"/>
      <w:proofErr w:type="gramEnd"/>
      <w:r>
        <w:t xml:space="preserve"> Industrial Reviewer for TÜBİTAK (Turkish Scientific and Technical Research Council), evaluating research proposals across multiple research domains. He also performs peer review for IEEE Transactions and related journals, contributing to the quality assurance of peer-reviewed literature. Additionally, he has been a part-time lecturer at </w:t>
      </w:r>
      <w:proofErr w:type="spellStart"/>
      <w:r>
        <w:t>Atılım</w:t>
      </w:r>
      <w:proofErr w:type="spellEnd"/>
      <w:r>
        <w:t xml:space="preserve"> University. His research interests, expertise, and professional recognition reflect a strong commitment to advancing the fields of artificial intelligence, autonomous systems, decision support technologies, and sensor fusion in both civilian and defense applications.</w:t>
      </w:r>
    </w:p>
    <w:p w14:paraId="11A5F630" w14:textId="77777777" w:rsidR="00043030" w:rsidRDefault="00043030" w:rsidP="00DE4C26"/>
    <w:p w14:paraId="26E24FCE" w14:textId="77777777" w:rsidR="00D359AE" w:rsidRDefault="00DE4C26" w:rsidP="00D359AE">
      <w:r>
        <w:rPr>
          <w:noProof/>
        </w:rPr>
        <w:drawing>
          <wp:anchor distT="0" distB="0" distL="114300" distR="114300" simplePos="0" relativeHeight="251657216" behindDoc="0" locked="0" layoutInCell="1" allowOverlap="1" wp14:anchorId="493E6F11" wp14:editId="67793C96">
            <wp:simplePos x="0" y="0"/>
            <wp:positionH relativeFrom="column">
              <wp:posOffset>31377</wp:posOffset>
            </wp:positionH>
            <wp:positionV relativeFrom="paragraph">
              <wp:posOffset>44824</wp:posOffset>
            </wp:positionV>
            <wp:extent cx="914400" cy="114300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0" name="kleb.jpg"/>
                    <pic:cNvPicPr/>
                  </pic:nvPicPr>
                  <pic:blipFill>
                    <a:blip r:embed="rId25"/>
                    <a:stretch>
                      <a:fillRect/>
                    </a:stretch>
                  </pic:blipFill>
                  <pic:spPr>
                    <a:xfrm>
                      <a:off x="0" y="0"/>
                      <a:ext cx="914400" cy="1143000"/>
                    </a:xfrm>
                    <a:prstGeom prst="rect">
                      <a:avLst/>
                    </a:prstGeom>
                  </pic:spPr>
                </pic:pic>
              </a:graphicData>
            </a:graphic>
          </wp:anchor>
        </w:drawing>
      </w:r>
      <w:r w:rsidR="00D359AE">
        <w:rPr>
          <w:b/>
        </w:rPr>
        <w:t xml:space="preserve">Kemal Leblebicioğlu </w:t>
      </w:r>
      <w:r w:rsidR="00D359AE">
        <w:t>received his Ph.D. from the Department of Mathematics of the Middle East Technical University (METU), in 1988.</w:t>
      </w:r>
    </w:p>
    <w:p w14:paraId="531C466F" w14:textId="77777777" w:rsidR="00D359AE" w:rsidRDefault="00D359AE" w:rsidP="00D359AE">
      <w:r>
        <w:t>He has been a full professor in the Department of Electrical and Electronics Engineering of METU since 1999. He has a background in optimization, optimal control theory, computer vision, intelligent systems, flight control, walking robots, and unmanned vehicles.</w:t>
      </w:r>
    </w:p>
    <w:p w14:paraId="7EC6FDCA" w14:textId="77777777" w:rsidR="00782950" w:rsidRDefault="00D359AE" w:rsidP="00D359AE">
      <w:r>
        <w:t xml:space="preserve">Dr. Leblebicioğlu has been a member of numerous international program committees and has been (co-) author of more than 40 journal papers, book chapters, and numerous conference papers. He is on several IFAC technical committees. He was the editor of the journal ELEKTRIK published by TÜBİTAK (Turkish Scientific and Technical Research Council) from 1996 to 2009. He is on the editorial board of several Turkish technical journals. He organized an </w:t>
      </w:r>
      <w:r>
        <w:t xml:space="preserve">international workshop on computer vision and intelligent systems and two national conferences on control. </w:t>
      </w:r>
    </w:p>
    <w:p w14:paraId="33033D0C" w14:textId="77777777" w:rsidR="00782950" w:rsidRDefault="00D359AE" w:rsidP="00D359AE">
      <w:r>
        <w:t>He conducted several R&amp;D projects as project leader and researcher and gave consultancy to BİLTEN (TÜBİTAK’s Research Center on Electronics and Information Technologies), 3rd Supply and Maintenance Center of Turkish Air Forces (Ankara), TÜBİTAK-</w:t>
      </w:r>
      <w:proofErr w:type="spellStart"/>
      <w:r>
        <w:t>İltaren</w:t>
      </w:r>
      <w:proofErr w:type="spellEnd"/>
      <w:r>
        <w:t xml:space="preserve">, and to ASELSAN on the topic of “real time automatic visual tracking of targets.” Now he is studying unmanned vehicles, in particular, unmanned air and underwater vehicles. </w:t>
      </w:r>
    </w:p>
    <w:p w14:paraId="1E49C935" w14:textId="77777777" w:rsidR="00D359AE" w:rsidRDefault="00D359AE" w:rsidP="00D359AE">
      <w:r>
        <w:t>He completed a project (supported by TÜBİTAK) on the construction of a special unmanned under-sea vehicle, called ULISAR, which is a mixture of an ROV and a fully automated system. H</w:t>
      </w:r>
      <w:r w:rsidR="00782950">
        <w:t xml:space="preserve">e completed a </w:t>
      </w:r>
      <w:r>
        <w:t xml:space="preserve">project, also supported by TÜBİTAK, on the coordinated guidance of multiple unmanned air vehicles. </w:t>
      </w:r>
    </w:p>
    <w:p w14:paraId="0FB8B38C" w14:textId="77777777" w:rsidR="00732E46" w:rsidRDefault="00732E46" w:rsidP="00D359AE">
      <w:pPr>
        <w:keepNext/>
        <w:pBdr>
          <w:top w:val="nil"/>
          <w:left w:val="nil"/>
          <w:bottom w:val="nil"/>
          <w:right w:val="nil"/>
          <w:between w:val="nil"/>
        </w:pBdr>
        <w:spacing w:before="240" w:after="80"/>
        <w:jc w:val="center"/>
        <w:rPr>
          <w:color w:val="222222"/>
          <w:sz w:val="16"/>
          <w:szCs w:val="16"/>
        </w:rPr>
      </w:pP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014AD" w14:textId="77777777" w:rsidR="00614B39" w:rsidRDefault="00614B39">
      <w:r>
        <w:separator/>
      </w:r>
    </w:p>
  </w:endnote>
  <w:endnote w:type="continuationSeparator" w:id="0">
    <w:p w14:paraId="066BD8BB" w14:textId="77777777" w:rsidR="00614B39" w:rsidRDefault="00614B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134CB" w14:textId="77777777" w:rsidR="00614B39" w:rsidRPr="009A0AA6" w:rsidRDefault="00614B39" w:rsidP="009A0AA6">
      <w:pPr>
        <w:pStyle w:val="Footer"/>
      </w:pPr>
    </w:p>
  </w:footnote>
  <w:footnote w:type="continuationSeparator" w:id="0">
    <w:p w14:paraId="7D4749FE" w14:textId="77777777" w:rsidR="00614B39" w:rsidRDefault="00614B39">
      <w:r>
        <w:continuationSeparator/>
      </w:r>
    </w:p>
  </w:footnote>
  <w:footnote w:id="1">
    <w:p w14:paraId="2189ACBF" w14:textId="77777777" w:rsidR="00BE4774" w:rsidRDefault="000451D3" w:rsidP="00BE4774">
      <w:pPr>
        <w:keepLines/>
        <w:pBdr>
          <w:top w:val="nil"/>
          <w:left w:val="nil"/>
          <w:bottom w:val="nil"/>
          <w:right w:val="nil"/>
          <w:between w:val="nil"/>
        </w:pBdr>
        <w:ind w:firstLine="202"/>
        <w:rPr>
          <w:color w:val="000000"/>
          <w:sz w:val="16"/>
          <w:szCs w:val="16"/>
        </w:rPr>
      </w:pPr>
      <w:r>
        <w:rPr>
          <w:color w:val="000000"/>
          <w:sz w:val="16"/>
          <w:szCs w:val="16"/>
        </w:rPr>
        <w:t>Çağlar Akman and Kemal Leblebicioğlu are with the Department of Electrical and Electronics Engineering, Middle East Technical University, 06800 Ankara, Türkiye.</w:t>
      </w:r>
      <w:r w:rsidR="00BE4774">
        <w:rPr>
          <w:color w:val="000000"/>
          <w:sz w:val="16"/>
          <w:szCs w:val="16"/>
        </w:rPr>
        <w:t xml:space="preserve"> </w:t>
      </w:r>
    </w:p>
    <w:p w14:paraId="39B4E591" w14:textId="77777777" w:rsidR="00BE4774" w:rsidRDefault="00BE4774" w:rsidP="00BE477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30EEE" w14:textId="77777777" w:rsidR="00732E46" w:rsidRDefault="000F2C11">
    <w:pPr>
      <w:jc w:val="right"/>
    </w:pPr>
    <w:r>
      <w:fldChar w:fldCharType="begin"/>
    </w:r>
    <w:r>
      <w:instrText>PAGE</w:instrText>
    </w:r>
    <w:r>
      <w:fldChar w:fldCharType="separate"/>
    </w:r>
    <w:r w:rsidR="005A170E">
      <w:rPr>
        <w:noProof/>
      </w:rPr>
      <w:t>3</w:t>
    </w:r>
    <w:r>
      <w:fldChar w:fldCharType="end"/>
    </w:r>
  </w:p>
  <w:p w14:paraId="1810A47E" w14:textId="77777777" w:rsidR="00732E46" w:rsidRDefault="000F2C11">
    <w:pPr>
      <w:ind w:right="360"/>
    </w:pPr>
    <w:r>
      <w:t>&gt; REPLACE THIS LINE WITH YOUR MANUSCRIPT ID NUMBER (DOUBLE-CLICK HERE TO EDIT) &lt;</w:t>
    </w:r>
  </w:p>
  <w:p w14:paraId="51833C0E"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D02"/>
    <w:rsid w:val="00002FAF"/>
    <w:rsid w:val="00012FA5"/>
    <w:rsid w:val="00023182"/>
    <w:rsid w:val="00031B79"/>
    <w:rsid w:val="0003442C"/>
    <w:rsid w:val="000403AE"/>
    <w:rsid w:val="00043030"/>
    <w:rsid w:val="000451D3"/>
    <w:rsid w:val="00050683"/>
    <w:rsid w:val="00053B2E"/>
    <w:rsid w:val="000650E5"/>
    <w:rsid w:val="00067023"/>
    <w:rsid w:val="00081747"/>
    <w:rsid w:val="000824CF"/>
    <w:rsid w:val="00083EEB"/>
    <w:rsid w:val="00085D7A"/>
    <w:rsid w:val="000861FC"/>
    <w:rsid w:val="00086BEE"/>
    <w:rsid w:val="000968E1"/>
    <w:rsid w:val="000B1D06"/>
    <w:rsid w:val="000B36EC"/>
    <w:rsid w:val="000C1648"/>
    <w:rsid w:val="000C21BE"/>
    <w:rsid w:val="000C27DC"/>
    <w:rsid w:val="000D4F4C"/>
    <w:rsid w:val="000F1ABC"/>
    <w:rsid w:val="000F2C11"/>
    <w:rsid w:val="000F400B"/>
    <w:rsid w:val="00114406"/>
    <w:rsid w:val="00124A09"/>
    <w:rsid w:val="00143EE4"/>
    <w:rsid w:val="0014692A"/>
    <w:rsid w:val="00152AB3"/>
    <w:rsid w:val="00161AD5"/>
    <w:rsid w:val="00165FB3"/>
    <w:rsid w:val="00170C54"/>
    <w:rsid w:val="001743EC"/>
    <w:rsid w:val="00180047"/>
    <w:rsid w:val="0019206C"/>
    <w:rsid w:val="001A214D"/>
    <w:rsid w:val="001B020C"/>
    <w:rsid w:val="001B0334"/>
    <w:rsid w:val="001B2E51"/>
    <w:rsid w:val="001D5011"/>
    <w:rsid w:val="001E7EDB"/>
    <w:rsid w:val="001F1173"/>
    <w:rsid w:val="001F1235"/>
    <w:rsid w:val="001F2329"/>
    <w:rsid w:val="001F512A"/>
    <w:rsid w:val="00201147"/>
    <w:rsid w:val="00212D9B"/>
    <w:rsid w:val="002252D0"/>
    <w:rsid w:val="00226FEA"/>
    <w:rsid w:val="00233A4C"/>
    <w:rsid w:val="00234ABB"/>
    <w:rsid w:val="002458C8"/>
    <w:rsid w:val="00252C9A"/>
    <w:rsid w:val="002577ED"/>
    <w:rsid w:val="00262D2F"/>
    <w:rsid w:val="002775B6"/>
    <w:rsid w:val="00280F12"/>
    <w:rsid w:val="00282E76"/>
    <w:rsid w:val="002838C2"/>
    <w:rsid w:val="00285E41"/>
    <w:rsid w:val="0029233C"/>
    <w:rsid w:val="002947C5"/>
    <w:rsid w:val="002A48A1"/>
    <w:rsid w:val="002A59A3"/>
    <w:rsid w:val="002B6664"/>
    <w:rsid w:val="002E2421"/>
    <w:rsid w:val="002E4781"/>
    <w:rsid w:val="002E79D4"/>
    <w:rsid w:val="002F221E"/>
    <w:rsid w:val="002F4867"/>
    <w:rsid w:val="002F4AA2"/>
    <w:rsid w:val="00305C29"/>
    <w:rsid w:val="0031286C"/>
    <w:rsid w:val="00313303"/>
    <w:rsid w:val="0032544E"/>
    <w:rsid w:val="00340DBC"/>
    <w:rsid w:val="0034602F"/>
    <w:rsid w:val="00356E05"/>
    <w:rsid w:val="00357347"/>
    <w:rsid w:val="0036091A"/>
    <w:rsid w:val="003613E3"/>
    <w:rsid w:val="0037263F"/>
    <w:rsid w:val="003913E5"/>
    <w:rsid w:val="003B3B07"/>
    <w:rsid w:val="003F021E"/>
    <w:rsid w:val="00401BEF"/>
    <w:rsid w:val="00402320"/>
    <w:rsid w:val="004063A4"/>
    <w:rsid w:val="00434E4F"/>
    <w:rsid w:val="00435CC8"/>
    <w:rsid w:val="00455E11"/>
    <w:rsid w:val="004725E6"/>
    <w:rsid w:val="00474613"/>
    <w:rsid w:val="00481131"/>
    <w:rsid w:val="0048247F"/>
    <w:rsid w:val="00483573"/>
    <w:rsid w:val="00493467"/>
    <w:rsid w:val="00493A4D"/>
    <w:rsid w:val="00495B46"/>
    <w:rsid w:val="004A4B26"/>
    <w:rsid w:val="004A58E9"/>
    <w:rsid w:val="004A7F56"/>
    <w:rsid w:val="004B0A87"/>
    <w:rsid w:val="004B29E3"/>
    <w:rsid w:val="004B6A01"/>
    <w:rsid w:val="004C0A1B"/>
    <w:rsid w:val="004C0A56"/>
    <w:rsid w:val="004C12D4"/>
    <w:rsid w:val="004C1E98"/>
    <w:rsid w:val="004C2573"/>
    <w:rsid w:val="004C35EB"/>
    <w:rsid w:val="004E5AA3"/>
    <w:rsid w:val="004F2C18"/>
    <w:rsid w:val="00500941"/>
    <w:rsid w:val="00502BBC"/>
    <w:rsid w:val="0051464D"/>
    <w:rsid w:val="00533E1B"/>
    <w:rsid w:val="00545EB1"/>
    <w:rsid w:val="00550D56"/>
    <w:rsid w:val="0056364D"/>
    <w:rsid w:val="00585F47"/>
    <w:rsid w:val="0059147F"/>
    <w:rsid w:val="0059348A"/>
    <w:rsid w:val="00596F52"/>
    <w:rsid w:val="005A170E"/>
    <w:rsid w:val="005A2567"/>
    <w:rsid w:val="005B1ED8"/>
    <w:rsid w:val="005B43C2"/>
    <w:rsid w:val="005C18AE"/>
    <w:rsid w:val="005C68BC"/>
    <w:rsid w:val="005D73AB"/>
    <w:rsid w:val="005E1737"/>
    <w:rsid w:val="005E2AF7"/>
    <w:rsid w:val="005E2D10"/>
    <w:rsid w:val="005E384A"/>
    <w:rsid w:val="005E5238"/>
    <w:rsid w:val="005E69DC"/>
    <w:rsid w:val="005F0DEA"/>
    <w:rsid w:val="005F12E8"/>
    <w:rsid w:val="005F3F20"/>
    <w:rsid w:val="005F4497"/>
    <w:rsid w:val="005F5E3C"/>
    <w:rsid w:val="0060043B"/>
    <w:rsid w:val="006068E5"/>
    <w:rsid w:val="00611D54"/>
    <w:rsid w:val="00613800"/>
    <w:rsid w:val="00614B39"/>
    <w:rsid w:val="00617335"/>
    <w:rsid w:val="006209FC"/>
    <w:rsid w:val="00621141"/>
    <w:rsid w:val="0063506B"/>
    <w:rsid w:val="00636D0A"/>
    <w:rsid w:val="00642C0D"/>
    <w:rsid w:val="00645190"/>
    <w:rsid w:val="006514FE"/>
    <w:rsid w:val="0065173B"/>
    <w:rsid w:val="00660F88"/>
    <w:rsid w:val="00662337"/>
    <w:rsid w:val="006639A6"/>
    <w:rsid w:val="00670531"/>
    <w:rsid w:val="00673CC5"/>
    <w:rsid w:val="006774AD"/>
    <w:rsid w:val="006774B8"/>
    <w:rsid w:val="006848B9"/>
    <w:rsid w:val="00694E0B"/>
    <w:rsid w:val="006A2481"/>
    <w:rsid w:val="006B68F3"/>
    <w:rsid w:val="006C32BD"/>
    <w:rsid w:val="006C60F0"/>
    <w:rsid w:val="006E3E8E"/>
    <w:rsid w:val="006E42E3"/>
    <w:rsid w:val="006F18B8"/>
    <w:rsid w:val="006F6F5A"/>
    <w:rsid w:val="007054D1"/>
    <w:rsid w:val="007220E7"/>
    <w:rsid w:val="007311B5"/>
    <w:rsid w:val="00732E46"/>
    <w:rsid w:val="007415DC"/>
    <w:rsid w:val="00744BA2"/>
    <w:rsid w:val="00746C15"/>
    <w:rsid w:val="00756915"/>
    <w:rsid w:val="00770399"/>
    <w:rsid w:val="00771AA2"/>
    <w:rsid w:val="007735D2"/>
    <w:rsid w:val="007822ED"/>
    <w:rsid w:val="00782950"/>
    <w:rsid w:val="00785E95"/>
    <w:rsid w:val="0079141F"/>
    <w:rsid w:val="007938DE"/>
    <w:rsid w:val="007A2DEB"/>
    <w:rsid w:val="007A7880"/>
    <w:rsid w:val="007B07C3"/>
    <w:rsid w:val="007B38DE"/>
    <w:rsid w:val="007B62A7"/>
    <w:rsid w:val="007C2FB4"/>
    <w:rsid w:val="007C410D"/>
    <w:rsid w:val="007C5FE2"/>
    <w:rsid w:val="007D049D"/>
    <w:rsid w:val="007E5119"/>
    <w:rsid w:val="007E713A"/>
    <w:rsid w:val="007F4FB6"/>
    <w:rsid w:val="00800964"/>
    <w:rsid w:val="0080720F"/>
    <w:rsid w:val="00810E2F"/>
    <w:rsid w:val="00813371"/>
    <w:rsid w:val="00815BFA"/>
    <w:rsid w:val="00821364"/>
    <w:rsid w:val="008251CA"/>
    <w:rsid w:val="0082737C"/>
    <w:rsid w:val="00827FB8"/>
    <w:rsid w:val="008313C6"/>
    <w:rsid w:val="00851B4D"/>
    <w:rsid w:val="0085493B"/>
    <w:rsid w:val="008576C0"/>
    <w:rsid w:val="00874977"/>
    <w:rsid w:val="008856C3"/>
    <w:rsid w:val="0089298D"/>
    <w:rsid w:val="00893A15"/>
    <w:rsid w:val="008E1FF8"/>
    <w:rsid w:val="008E36E6"/>
    <w:rsid w:val="008E4F03"/>
    <w:rsid w:val="009072F3"/>
    <w:rsid w:val="00913B3E"/>
    <w:rsid w:val="00914811"/>
    <w:rsid w:val="009166EC"/>
    <w:rsid w:val="00932FBA"/>
    <w:rsid w:val="009373D5"/>
    <w:rsid w:val="009454A2"/>
    <w:rsid w:val="00950009"/>
    <w:rsid w:val="0095207F"/>
    <w:rsid w:val="00954BD6"/>
    <w:rsid w:val="0096199E"/>
    <w:rsid w:val="00986288"/>
    <w:rsid w:val="00986618"/>
    <w:rsid w:val="009A0AA6"/>
    <w:rsid w:val="009B429F"/>
    <w:rsid w:val="009C0684"/>
    <w:rsid w:val="009D0B85"/>
    <w:rsid w:val="009D53B4"/>
    <w:rsid w:val="009D7B71"/>
    <w:rsid w:val="009E2C51"/>
    <w:rsid w:val="009E2C96"/>
    <w:rsid w:val="009E73E3"/>
    <w:rsid w:val="009F4CDA"/>
    <w:rsid w:val="00A22D05"/>
    <w:rsid w:val="00A26A6A"/>
    <w:rsid w:val="00A27561"/>
    <w:rsid w:val="00A3015F"/>
    <w:rsid w:val="00A320DF"/>
    <w:rsid w:val="00A367DE"/>
    <w:rsid w:val="00A41202"/>
    <w:rsid w:val="00A41540"/>
    <w:rsid w:val="00A530D2"/>
    <w:rsid w:val="00A55C6D"/>
    <w:rsid w:val="00A6122B"/>
    <w:rsid w:val="00A65256"/>
    <w:rsid w:val="00A80BDA"/>
    <w:rsid w:val="00A853F3"/>
    <w:rsid w:val="00AA5225"/>
    <w:rsid w:val="00AB4C22"/>
    <w:rsid w:val="00AB73AD"/>
    <w:rsid w:val="00AC0FD4"/>
    <w:rsid w:val="00AD3FD6"/>
    <w:rsid w:val="00AE5A81"/>
    <w:rsid w:val="00AF2F50"/>
    <w:rsid w:val="00AF3089"/>
    <w:rsid w:val="00B05CCE"/>
    <w:rsid w:val="00B07BB7"/>
    <w:rsid w:val="00B10AF1"/>
    <w:rsid w:val="00B36E13"/>
    <w:rsid w:val="00B43A40"/>
    <w:rsid w:val="00B47FF3"/>
    <w:rsid w:val="00B51AB6"/>
    <w:rsid w:val="00B53AA6"/>
    <w:rsid w:val="00B54450"/>
    <w:rsid w:val="00B60677"/>
    <w:rsid w:val="00B630FA"/>
    <w:rsid w:val="00B7031D"/>
    <w:rsid w:val="00B760F0"/>
    <w:rsid w:val="00B83635"/>
    <w:rsid w:val="00BB02DF"/>
    <w:rsid w:val="00BC0495"/>
    <w:rsid w:val="00BC568A"/>
    <w:rsid w:val="00BD0B29"/>
    <w:rsid w:val="00BD1F24"/>
    <w:rsid w:val="00BD73BE"/>
    <w:rsid w:val="00BE4774"/>
    <w:rsid w:val="00BE4E2B"/>
    <w:rsid w:val="00C04F49"/>
    <w:rsid w:val="00C12FB8"/>
    <w:rsid w:val="00C14A70"/>
    <w:rsid w:val="00C16047"/>
    <w:rsid w:val="00C23E9F"/>
    <w:rsid w:val="00C25825"/>
    <w:rsid w:val="00C2759C"/>
    <w:rsid w:val="00C46B89"/>
    <w:rsid w:val="00C52F3D"/>
    <w:rsid w:val="00C54B70"/>
    <w:rsid w:val="00C54C1E"/>
    <w:rsid w:val="00C64D24"/>
    <w:rsid w:val="00C72820"/>
    <w:rsid w:val="00C7592D"/>
    <w:rsid w:val="00C821C0"/>
    <w:rsid w:val="00C84B72"/>
    <w:rsid w:val="00C9162C"/>
    <w:rsid w:val="00C9434E"/>
    <w:rsid w:val="00CA51FC"/>
    <w:rsid w:val="00CB4709"/>
    <w:rsid w:val="00CB5CB4"/>
    <w:rsid w:val="00CC21A8"/>
    <w:rsid w:val="00CC35BC"/>
    <w:rsid w:val="00CD307A"/>
    <w:rsid w:val="00CD54DC"/>
    <w:rsid w:val="00CE5740"/>
    <w:rsid w:val="00CE73AB"/>
    <w:rsid w:val="00CF48E2"/>
    <w:rsid w:val="00CF6930"/>
    <w:rsid w:val="00D050EC"/>
    <w:rsid w:val="00D05F12"/>
    <w:rsid w:val="00D10AC8"/>
    <w:rsid w:val="00D20E00"/>
    <w:rsid w:val="00D359AE"/>
    <w:rsid w:val="00D37249"/>
    <w:rsid w:val="00D56E65"/>
    <w:rsid w:val="00D66528"/>
    <w:rsid w:val="00D811C8"/>
    <w:rsid w:val="00D83AF6"/>
    <w:rsid w:val="00D868B8"/>
    <w:rsid w:val="00D86C3C"/>
    <w:rsid w:val="00D87F8B"/>
    <w:rsid w:val="00D95D0D"/>
    <w:rsid w:val="00DA34C3"/>
    <w:rsid w:val="00DA3AEC"/>
    <w:rsid w:val="00DA5A9A"/>
    <w:rsid w:val="00DB3364"/>
    <w:rsid w:val="00DB4355"/>
    <w:rsid w:val="00DB6183"/>
    <w:rsid w:val="00DC625C"/>
    <w:rsid w:val="00DC758F"/>
    <w:rsid w:val="00DD5CA8"/>
    <w:rsid w:val="00DD7F24"/>
    <w:rsid w:val="00DE4C26"/>
    <w:rsid w:val="00DF6629"/>
    <w:rsid w:val="00E013DB"/>
    <w:rsid w:val="00E05735"/>
    <w:rsid w:val="00E2077B"/>
    <w:rsid w:val="00E247D3"/>
    <w:rsid w:val="00E2543B"/>
    <w:rsid w:val="00E30D60"/>
    <w:rsid w:val="00E45781"/>
    <w:rsid w:val="00E57D3D"/>
    <w:rsid w:val="00E625A7"/>
    <w:rsid w:val="00E653B5"/>
    <w:rsid w:val="00E65DF7"/>
    <w:rsid w:val="00E730F9"/>
    <w:rsid w:val="00E7405D"/>
    <w:rsid w:val="00E83E97"/>
    <w:rsid w:val="00E90136"/>
    <w:rsid w:val="00E949A2"/>
    <w:rsid w:val="00EA22E2"/>
    <w:rsid w:val="00EA352F"/>
    <w:rsid w:val="00EC013A"/>
    <w:rsid w:val="00EC35CE"/>
    <w:rsid w:val="00EC77B0"/>
    <w:rsid w:val="00ED7820"/>
    <w:rsid w:val="00EE01E7"/>
    <w:rsid w:val="00EE02E8"/>
    <w:rsid w:val="00EF3BA0"/>
    <w:rsid w:val="00EF6430"/>
    <w:rsid w:val="00F0712D"/>
    <w:rsid w:val="00F1648B"/>
    <w:rsid w:val="00F22A05"/>
    <w:rsid w:val="00F270AA"/>
    <w:rsid w:val="00F33F99"/>
    <w:rsid w:val="00F44337"/>
    <w:rsid w:val="00F520ED"/>
    <w:rsid w:val="00F63565"/>
    <w:rsid w:val="00F67007"/>
    <w:rsid w:val="00F70810"/>
    <w:rsid w:val="00F7737F"/>
    <w:rsid w:val="00F82CCE"/>
    <w:rsid w:val="00FA2BC4"/>
    <w:rsid w:val="00FA6B53"/>
    <w:rsid w:val="00FA6C74"/>
    <w:rsid w:val="00FB2AAE"/>
    <w:rsid w:val="00FB41DF"/>
    <w:rsid w:val="00FD69D2"/>
    <w:rsid w:val="00FF4CDD"/>
    <w:rsid w:val="00FF7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5B8FA"/>
  <w15:docId w15:val="{CDE418EA-F2F9-4C4C-BD37-46BB200DC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337"/>
    <w:pPr>
      <w:jc w:val="both"/>
    </w:pPr>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pPr>
    <w:rPr>
      <w:sz w:val="16"/>
      <w:szCs w:val="16"/>
    </w:rPr>
  </w:style>
  <w:style w:type="paragraph" w:customStyle="1" w:styleId="References">
    <w:name w:val="References"/>
    <w:basedOn w:val="Normal"/>
    <w:pPr>
      <w:numPr>
        <w:numId w:val="6"/>
      </w:numPr>
    </w:pPr>
    <w:rPr>
      <w:sz w:val="16"/>
      <w:szCs w:val="16"/>
    </w:rPr>
  </w:style>
  <w:style w:type="paragraph" w:customStyle="1" w:styleId="IndexTerms">
    <w:name w:val="IndexTerms"/>
    <w:basedOn w:val="Normal"/>
    <w:next w:val="Normal"/>
    <w:pPr>
      <w:ind w:firstLine="202"/>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pPr>
  </w:style>
  <w:style w:type="paragraph" w:customStyle="1" w:styleId="FigureCaption">
    <w:name w:val="Figure Caption"/>
    <w:basedOn w:val="Normal"/>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FF783C"/>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qFormat/>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TitleChar">
    <w:name w:val="Title Char"/>
    <w:basedOn w:val="DefaultParagraphFont"/>
    <w:link w:val="Title"/>
    <w:uiPriority w:val="10"/>
    <w:rsid w:val="000451D3"/>
    <w:rPr>
      <w:kern w:val="28"/>
      <w:sz w:val="48"/>
      <w:szCs w:val="48"/>
    </w:rPr>
  </w:style>
  <w:style w:type="character" w:styleId="PlaceholderText">
    <w:name w:val="Placeholder Text"/>
    <w:basedOn w:val="DefaultParagraphFont"/>
    <w:uiPriority w:val="99"/>
    <w:semiHidden/>
    <w:rsid w:val="00545EB1"/>
    <w:rPr>
      <w:color w:val="666666"/>
    </w:rPr>
  </w:style>
  <w:style w:type="paragraph" w:styleId="Caption">
    <w:name w:val="caption"/>
    <w:basedOn w:val="Normal"/>
    <w:next w:val="Normal"/>
    <w:uiPriority w:val="35"/>
    <w:unhideWhenUsed/>
    <w:qFormat/>
    <w:rsid w:val="0063506B"/>
  </w:style>
  <w:style w:type="paragraph" w:styleId="Bibliography">
    <w:name w:val="Bibliography"/>
    <w:basedOn w:val="Normal"/>
    <w:next w:val="Normal"/>
    <w:uiPriority w:val="37"/>
    <w:unhideWhenUsed/>
    <w:rsid w:val="00CE5740"/>
  </w:style>
  <w:style w:type="table" w:styleId="TableGrid">
    <w:name w:val="Table Grid"/>
    <w:basedOn w:val="TableNormal"/>
    <w:uiPriority w:val="39"/>
    <w:rsid w:val="00CE57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1813">
      <w:bodyDiv w:val="1"/>
      <w:marLeft w:val="0"/>
      <w:marRight w:val="0"/>
      <w:marTop w:val="0"/>
      <w:marBottom w:val="0"/>
      <w:divBdr>
        <w:top w:val="none" w:sz="0" w:space="0" w:color="auto"/>
        <w:left w:val="none" w:sz="0" w:space="0" w:color="auto"/>
        <w:bottom w:val="none" w:sz="0" w:space="0" w:color="auto"/>
        <w:right w:val="none" w:sz="0" w:space="0" w:color="auto"/>
      </w:divBdr>
    </w:div>
    <w:div w:id="6372647">
      <w:bodyDiv w:val="1"/>
      <w:marLeft w:val="0"/>
      <w:marRight w:val="0"/>
      <w:marTop w:val="0"/>
      <w:marBottom w:val="0"/>
      <w:divBdr>
        <w:top w:val="none" w:sz="0" w:space="0" w:color="auto"/>
        <w:left w:val="none" w:sz="0" w:space="0" w:color="auto"/>
        <w:bottom w:val="none" w:sz="0" w:space="0" w:color="auto"/>
        <w:right w:val="none" w:sz="0" w:space="0" w:color="auto"/>
      </w:divBdr>
    </w:div>
    <w:div w:id="7603178">
      <w:bodyDiv w:val="1"/>
      <w:marLeft w:val="0"/>
      <w:marRight w:val="0"/>
      <w:marTop w:val="0"/>
      <w:marBottom w:val="0"/>
      <w:divBdr>
        <w:top w:val="none" w:sz="0" w:space="0" w:color="auto"/>
        <w:left w:val="none" w:sz="0" w:space="0" w:color="auto"/>
        <w:bottom w:val="none" w:sz="0" w:space="0" w:color="auto"/>
        <w:right w:val="none" w:sz="0" w:space="0" w:color="auto"/>
      </w:divBdr>
    </w:div>
    <w:div w:id="10305858">
      <w:bodyDiv w:val="1"/>
      <w:marLeft w:val="0"/>
      <w:marRight w:val="0"/>
      <w:marTop w:val="0"/>
      <w:marBottom w:val="0"/>
      <w:divBdr>
        <w:top w:val="none" w:sz="0" w:space="0" w:color="auto"/>
        <w:left w:val="none" w:sz="0" w:space="0" w:color="auto"/>
        <w:bottom w:val="none" w:sz="0" w:space="0" w:color="auto"/>
        <w:right w:val="none" w:sz="0" w:space="0" w:color="auto"/>
      </w:divBdr>
    </w:div>
    <w:div w:id="11957238">
      <w:bodyDiv w:val="1"/>
      <w:marLeft w:val="0"/>
      <w:marRight w:val="0"/>
      <w:marTop w:val="0"/>
      <w:marBottom w:val="0"/>
      <w:divBdr>
        <w:top w:val="none" w:sz="0" w:space="0" w:color="auto"/>
        <w:left w:val="none" w:sz="0" w:space="0" w:color="auto"/>
        <w:bottom w:val="none" w:sz="0" w:space="0" w:color="auto"/>
        <w:right w:val="none" w:sz="0" w:space="0" w:color="auto"/>
      </w:divBdr>
    </w:div>
    <w:div w:id="11999899">
      <w:bodyDiv w:val="1"/>
      <w:marLeft w:val="0"/>
      <w:marRight w:val="0"/>
      <w:marTop w:val="0"/>
      <w:marBottom w:val="0"/>
      <w:divBdr>
        <w:top w:val="none" w:sz="0" w:space="0" w:color="auto"/>
        <w:left w:val="none" w:sz="0" w:space="0" w:color="auto"/>
        <w:bottom w:val="none" w:sz="0" w:space="0" w:color="auto"/>
        <w:right w:val="none" w:sz="0" w:space="0" w:color="auto"/>
      </w:divBdr>
    </w:div>
    <w:div w:id="13112542">
      <w:bodyDiv w:val="1"/>
      <w:marLeft w:val="0"/>
      <w:marRight w:val="0"/>
      <w:marTop w:val="0"/>
      <w:marBottom w:val="0"/>
      <w:divBdr>
        <w:top w:val="none" w:sz="0" w:space="0" w:color="auto"/>
        <w:left w:val="none" w:sz="0" w:space="0" w:color="auto"/>
        <w:bottom w:val="none" w:sz="0" w:space="0" w:color="auto"/>
        <w:right w:val="none" w:sz="0" w:space="0" w:color="auto"/>
      </w:divBdr>
    </w:div>
    <w:div w:id="17396227">
      <w:bodyDiv w:val="1"/>
      <w:marLeft w:val="0"/>
      <w:marRight w:val="0"/>
      <w:marTop w:val="0"/>
      <w:marBottom w:val="0"/>
      <w:divBdr>
        <w:top w:val="none" w:sz="0" w:space="0" w:color="auto"/>
        <w:left w:val="none" w:sz="0" w:space="0" w:color="auto"/>
        <w:bottom w:val="none" w:sz="0" w:space="0" w:color="auto"/>
        <w:right w:val="none" w:sz="0" w:space="0" w:color="auto"/>
      </w:divBdr>
    </w:div>
    <w:div w:id="19018433">
      <w:bodyDiv w:val="1"/>
      <w:marLeft w:val="0"/>
      <w:marRight w:val="0"/>
      <w:marTop w:val="0"/>
      <w:marBottom w:val="0"/>
      <w:divBdr>
        <w:top w:val="none" w:sz="0" w:space="0" w:color="auto"/>
        <w:left w:val="none" w:sz="0" w:space="0" w:color="auto"/>
        <w:bottom w:val="none" w:sz="0" w:space="0" w:color="auto"/>
        <w:right w:val="none" w:sz="0" w:space="0" w:color="auto"/>
      </w:divBdr>
    </w:div>
    <w:div w:id="20477630">
      <w:bodyDiv w:val="1"/>
      <w:marLeft w:val="0"/>
      <w:marRight w:val="0"/>
      <w:marTop w:val="0"/>
      <w:marBottom w:val="0"/>
      <w:divBdr>
        <w:top w:val="none" w:sz="0" w:space="0" w:color="auto"/>
        <w:left w:val="none" w:sz="0" w:space="0" w:color="auto"/>
        <w:bottom w:val="none" w:sz="0" w:space="0" w:color="auto"/>
        <w:right w:val="none" w:sz="0" w:space="0" w:color="auto"/>
      </w:divBdr>
    </w:div>
    <w:div w:id="25762328">
      <w:bodyDiv w:val="1"/>
      <w:marLeft w:val="0"/>
      <w:marRight w:val="0"/>
      <w:marTop w:val="0"/>
      <w:marBottom w:val="0"/>
      <w:divBdr>
        <w:top w:val="none" w:sz="0" w:space="0" w:color="auto"/>
        <w:left w:val="none" w:sz="0" w:space="0" w:color="auto"/>
        <w:bottom w:val="none" w:sz="0" w:space="0" w:color="auto"/>
        <w:right w:val="none" w:sz="0" w:space="0" w:color="auto"/>
      </w:divBdr>
    </w:div>
    <w:div w:id="26033700">
      <w:bodyDiv w:val="1"/>
      <w:marLeft w:val="0"/>
      <w:marRight w:val="0"/>
      <w:marTop w:val="0"/>
      <w:marBottom w:val="0"/>
      <w:divBdr>
        <w:top w:val="none" w:sz="0" w:space="0" w:color="auto"/>
        <w:left w:val="none" w:sz="0" w:space="0" w:color="auto"/>
        <w:bottom w:val="none" w:sz="0" w:space="0" w:color="auto"/>
        <w:right w:val="none" w:sz="0" w:space="0" w:color="auto"/>
      </w:divBdr>
    </w:div>
    <w:div w:id="28606338">
      <w:bodyDiv w:val="1"/>
      <w:marLeft w:val="0"/>
      <w:marRight w:val="0"/>
      <w:marTop w:val="0"/>
      <w:marBottom w:val="0"/>
      <w:divBdr>
        <w:top w:val="none" w:sz="0" w:space="0" w:color="auto"/>
        <w:left w:val="none" w:sz="0" w:space="0" w:color="auto"/>
        <w:bottom w:val="none" w:sz="0" w:space="0" w:color="auto"/>
        <w:right w:val="none" w:sz="0" w:space="0" w:color="auto"/>
      </w:divBdr>
    </w:div>
    <w:div w:id="28846608">
      <w:bodyDiv w:val="1"/>
      <w:marLeft w:val="0"/>
      <w:marRight w:val="0"/>
      <w:marTop w:val="0"/>
      <w:marBottom w:val="0"/>
      <w:divBdr>
        <w:top w:val="none" w:sz="0" w:space="0" w:color="auto"/>
        <w:left w:val="none" w:sz="0" w:space="0" w:color="auto"/>
        <w:bottom w:val="none" w:sz="0" w:space="0" w:color="auto"/>
        <w:right w:val="none" w:sz="0" w:space="0" w:color="auto"/>
      </w:divBdr>
    </w:div>
    <w:div w:id="30421903">
      <w:bodyDiv w:val="1"/>
      <w:marLeft w:val="0"/>
      <w:marRight w:val="0"/>
      <w:marTop w:val="0"/>
      <w:marBottom w:val="0"/>
      <w:divBdr>
        <w:top w:val="none" w:sz="0" w:space="0" w:color="auto"/>
        <w:left w:val="none" w:sz="0" w:space="0" w:color="auto"/>
        <w:bottom w:val="none" w:sz="0" w:space="0" w:color="auto"/>
        <w:right w:val="none" w:sz="0" w:space="0" w:color="auto"/>
      </w:divBdr>
    </w:div>
    <w:div w:id="35743464">
      <w:bodyDiv w:val="1"/>
      <w:marLeft w:val="0"/>
      <w:marRight w:val="0"/>
      <w:marTop w:val="0"/>
      <w:marBottom w:val="0"/>
      <w:divBdr>
        <w:top w:val="none" w:sz="0" w:space="0" w:color="auto"/>
        <w:left w:val="none" w:sz="0" w:space="0" w:color="auto"/>
        <w:bottom w:val="none" w:sz="0" w:space="0" w:color="auto"/>
        <w:right w:val="none" w:sz="0" w:space="0" w:color="auto"/>
      </w:divBdr>
    </w:div>
    <w:div w:id="37749503">
      <w:bodyDiv w:val="1"/>
      <w:marLeft w:val="0"/>
      <w:marRight w:val="0"/>
      <w:marTop w:val="0"/>
      <w:marBottom w:val="0"/>
      <w:divBdr>
        <w:top w:val="none" w:sz="0" w:space="0" w:color="auto"/>
        <w:left w:val="none" w:sz="0" w:space="0" w:color="auto"/>
        <w:bottom w:val="none" w:sz="0" w:space="0" w:color="auto"/>
        <w:right w:val="none" w:sz="0" w:space="0" w:color="auto"/>
      </w:divBdr>
    </w:div>
    <w:div w:id="39132717">
      <w:bodyDiv w:val="1"/>
      <w:marLeft w:val="0"/>
      <w:marRight w:val="0"/>
      <w:marTop w:val="0"/>
      <w:marBottom w:val="0"/>
      <w:divBdr>
        <w:top w:val="none" w:sz="0" w:space="0" w:color="auto"/>
        <w:left w:val="none" w:sz="0" w:space="0" w:color="auto"/>
        <w:bottom w:val="none" w:sz="0" w:space="0" w:color="auto"/>
        <w:right w:val="none" w:sz="0" w:space="0" w:color="auto"/>
      </w:divBdr>
    </w:div>
    <w:div w:id="42410063">
      <w:bodyDiv w:val="1"/>
      <w:marLeft w:val="0"/>
      <w:marRight w:val="0"/>
      <w:marTop w:val="0"/>
      <w:marBottom w:val="0"/>
      <w:divBdr>
        <w:top w:val="none" w:sz="0" w:space="0" w:color="auto"/>
        <w:left w:val="none" w:sz="0" w:space="0" w:color="auto"/>
        <w:bottom w:val="none" w:sz="0" w:space="0" w:color="auto"/>
        <w:right w:val="none" w:sz="0" w:space="0" w:color="auto"/>
      </w:divBdr>
    </w:div>
    <w:div w:id="45643486">
      <w:bodyDiv w:val="1"/>
      <w:marLeft w:val="0"/>
      <w:marRight w:val="0"/>
      <w:marTop w:val="0"/>
      <w:marBottom w:val="0"/>
      <w:divBdr>
        <w:top w:val="none" w:sz="0" w:space="0" w:color="auto"/>
        <w:left w:val="none" w:sz="0" w:space="0" w:color="auto"/>
        <w:bottom w:val="none" w:sz="0" w:space="0" w:color="auto"/>
        <w:right w:val="none" w:sz="0" w:space="0" w:color="auto"/>
      </w:divBdr>
    </w:div>
    <w:div w:id="49808457">
      <w:bodyDiv w:val="1"/>
      <w:marLeft w:val="0"/>
      <w:marRight w:val="0"/>
      <w:marTop w:val="0"/>
      <w:marBottom w:val="0"/>
      <w:divBdr>
        <w:top w:val="none" w:sz="0" w:space="0" w:color="auto"/>
        <w:left w:val="none" w:sz="0" w:space="0" w:color="auto"/>
        <w:bottom w:val="none" w:sz="0" w:space="0" w:color="auto"/>
        <w:right w:val="none" w:sz="0" w:space="0" w:color="auto"/>
      </w:divBdr>
    </w:div>
    <w:div w:id="50035442">
      <w:bodyDiv w:val="1"/>
      <w:marLeft w:val="0"/>
      <w:marRight w:val="0"/>
      <w:marTop w:val="0"/>
      <w:marBottom w:val="0"/>
      <w:divBdr>
        <w:top w:val="none" w:sz="0" w:space="0" w:color="auto"/>
        <w:left w:val="none" w:sz="0" w:space="0" w:color="auto"/>
        <w:bottom w:val="none" w:sz="0" w:space="0" w:color="auto"/>
        <w:right w:val="none" w:sz="0" w:space="0" w:color="auto"/>
      </w:divBdr>
    </w:div>
    <w:div w:id="57023296">
      <w:bodyDiv w:val="1"/>
      <w:marLeft w:val="0"/>
      <w:marRight w:val="0"/>
      <w:marTop w:val="0"/>
      <w:marBottom w:val="0"/>
      <w:divBdr>
        <w:top w:val="none" w:sz="0" w:space="0" w:color="auto"/>
        <w:left w:val="none" w:sz="0" w:space="0" w:color="auto"/>
        <w:bottom w:val="none" w:sz="0" w:space="0" w:color="auto"/>
        <w:right w:val="none" w:sz="0" w:space="0" w:color="auto"/>
      </w:divBdr>
    </w:div>
    <w:div w:id="59211129">
      <w:bodyDiv w:val="1"/>
      <w:marLeft w:val="0"/>
      <w:marRight w:val="0"/>
      <w:marTop w:val="0"/>
      <w:marBottom w:val="0"/>
      <w:divBdr>
        <w:top w:val="none" w:sz="0" w:space="0" w:color="auto"/>
        <w:left w:val="none" w:sz="0" w:space="0" w:color="auto"/>
        <w:bottom w:val="none" w:sz="0" w:space="0" w:color="auto"/>
        <w:right w:val="none" w:sz="0" w:space="0" w:color="auto"/>
      </w:divBdr>
    </w:div>
    <w:div w:id="65692579">
      <w:bodyDiv w:val="1"/>
      <w:marLeft w:val="0"/>
      <w:marRight w:val="0"/>
      <w:marTop w:val="0"/>
      <w:marBottom w:val="0"/>
      <w:divBdr>
        <w:top w:val="none" w:sz="0" w:space="0" w:color="auto"/>
        <w:left w:val="none" w:sz="0" w:space="0" w:color="auto"/>
        <w:bottom w:val="none" w:sz="0" w:space="0" w:color="auto"/>
        <w:right w:val="none" w:sz="0" w:space="0" w:color="auto"/>
      </w:divBdr>
    </w:div>
    <w:div w:id="68040915">
      <w:bodyDiv w:val="1"/>
      <w:marLeft w:val="0"/>
      <w:marRight w:val="0"/>
      <w:marTop w:val="0"/>
      <w:marBottom w:val="0"/>
      <w:divBdr>
        <w:top w:val="none" w:sz="0" w:space="0" w:color="auto"/>
        <w:left w:val="none" w:sz="0" w:space="0" w:color="auto"/>
        <w:bottom w:val="none" w:sz="0" w:space="0" w:color="auto"/>
        <w:right w:val="none" w:sz="0" w:space="0" w:color="auto"/>
      </w:divBdr>
    </w:div>
    <w:div w:id="72245550">
      <w:bodyDiv w:val="1"/>
      <w:marLeft w:val="0"/>
      <w:marRight w:val="0"/>
      <w:marTop w:val="0"/>
      <w:marBottom w:val="0"/>
      <w:divBdr>
        <w:top w:val="none" w:sz="0" w:space="0" w:color="auto"/>
        <w:left w:val="none" w:sz="0" w:space="0" w:color="auto"/>
        <w:bottom w:val="none" w:sz="0" w:space="0" w:color="auto"/>
        <w:right w:val="none" w:sz="0" w:space="0" w:color="auto"/>
      </w:divBdr>
    </w:div>
    <w:div w:id="72902115">
      <w:bodyDiv w:val="1"/>
      <w:marLeft w:val="0"/>
      <w:marRight w:val="0"/>
      <w:marTop w:val="0"/>
      <w:marBottom w:val="0"/>
      <w:divBdr>
        <w:top w:val="none" w:sz="0" w:space="0" w:color="auto"/>
        <w:left w:val="none" w:sz="0" w:space="0" w:color="auto"/>
        <w:bottom w:val="none" w:sz="0" w:space="0" w:color="auto"/>
        <w:right w:val="none" w:sz="0" w:space="0" w:color="auto"/>
      </w:divBdr>
    </w:div>
    <w:div w:id="74478191">
      <w:bodyDiv w:val="1"/>
      <w:marLeft w:val="0"/>
      <w:marRight w:val="0"/>
      <w:marTop w:val="0"/>
      <w:marBottom w:val="0"/>
      <w:divBdr>
        <w:top w:val="none" w:sz="0" w:space="0" w:color="auto"/>
        <w:left w:val="none" w:sz="0" w:space="0" w:color="auto"/>
        <w:bottom w:val="none" w:sz="0" w:space="0" w:color="auto"/>
        <w:right w:val="none" w:sz="0" w:space="0" w:color="auto"/>
      </w:divBdr>
    </w:div>
    <w:div w:id="77750352">
      <w:bodyDiv w:val="1"/>
      <w:marLeft w:val="0"/>
      <w:marRight w:val="0"/>
      <w:marTop w:val="0"/>
      <w:marBottom w:val="0"/>
      <w:divBdr>
        <w:top w:val="none" w:sz="0" w:space="0" w:color="auto"/>
        <w:left w:val="none" w:sz="0" w:space="0" w:color="auto"/>
        <w:bottom w:val="none" w:sz="0" w:space="0" w:color="auto"/>
        <w:right w:val="none" w:sz="0" w:space="0" w:color="auto"/>
      </w:divBdr>
    </w:div>
    <w:div w:id="78793842">
      <w:bodyDiv w:val="1"/>
      <w:marLeft w:val="0"/>
      <w:marRight w:val="0"/>
      <w:marTop w:val="0"/>
      <w:marBottom w:val="0"/>
      <w:divBdr>
        <w:top w:val="none" w:sz="0" w:space="0" w:color="auto"/>
        <w:left w:val="none" w:sz="0" w:space="0" w:color="auto"/>
        <w:bottom w:val="none" w:sz="0" w:space="0" w:color="auto"/>
        <w:right w:val="none" w:sz="0" w:space="0" w:color="auto"/>
      </w:divBdr>
    </w:div>
    <w:div w:id="81875978">
      <w:bodyDiv w:val="1"/>
      <w:marLeft w:val="0"/>
      <w:marRight w:val="0"/>
      <w:marTop w:val="0"/>
      <w:marBottom w:val="0"/>
      <w:divBdr>
        <w:top w:val="none" w:sz="0" w:space="0" w:color="auto"/>
        <w:left w:val="none" w:sz="0" w:space="0" w:color="auto"/>
        <w:bottom w:val="none" w:sz="0" w:space="0" w:color="auto"/>
        <w:right w:val="none" w:sz="0" w:space="0" w:color="auto"/>
      </w:divBdr>
    </w:div>
    <w:div w:id="84809866">
      <w:bodyDiv w:val="1"/>
      <w:marLeft w:val="0"/>
      <w:marRight w:val="0"/>
      <w:marTop w:val="0"/>
      <w:marBottom w:val="0"/>
      <w:divBdr>
        <w:top w:val="none" w:sz="0" w:space="0" w:color="auto"/>
        <w:left w:val="none" w:sz="0" w:space="0" w:color="auto"/>
        <w:bottom w:val="none" w:sz="0" w:space="0" w:color="auto"/>
        <w:right w:val="none" w:sz="0" w:space="0" w:color="auto"/>
      </w:divBdr>
    </w:div>
    <w:div w:id="85926688">
      <w:bodyDiv w:val="1"/>
      <w:marLeft w:val="0"/>
      <w:marRight w:val="0"/>
      <w:marTop w:val="0"/>
      <w:marBottom w:val="0"/>
      <w:divBdr>
        <w:top w:val="none" w:sz="0" w:space="0" w:color="auto"/>
        <w:left w:val="none" w:sz="0" w:space="0" w:color="auto"/>
        <w:bottom w:val="none" w:sz="0" w:space="0" w:color="auto"/>
        <w:right w:val="none" w:sz="0" w:space="0" w:color="auto"/>
      </w:divBdr>
    </w:div>
    <w:div w:id="88933280">
      <w:bodyDiv w:val="1"/>
      <w:marLeft w:val="0"/>
      <w:marRight w:val="0"/>
      <w:marTop w:val="0"/>
      <w:marBottom w:val="0"/>
      <w:divBdr>
        <w:top w:val="none" w:sz="0" w:space="0" w:color="auto"/>
        <w:left w:val="none" w:sz="0" w:space="0" w:color="auto"/>
        <w:bottom w:val="none" w:sz="0" w:space="0" w:color="auto"/>
        <w:right w:val="none" w:sz="0" w:space="0" w:color="auto"/>
      </w:divBdr>
    </w:div>
    <w:div w:id="90006514">
      <w:bodyDiv w:val="1"/>
      <w:marLeft w:val="0"/>
      <w:marRight w:val="0"/>
      <w:marTop w:val="0"/>
      <w:marBottom w:val="0"/>
      <w:divBdr>
        <w:top w:val="none" w:sz="0" w:space="0" w:color="auto"/>
        <w:left w:val="none" w:sz="0" w:space="0" w:color="auto"/>
        <w:bottom w:val="none" w:sz="0" w:space="0" w:color="auto"/>
        <w:right w:val="none" w:sz="0" w:space="0" w:color="auto"/>
      </w:divBdr>
    </w:div>
    <w:div w:id="102845953">
      <w:bodyDiv w:val="1"/>
      <w:marLeft w:val="0"/>
      <w:marRight w:val="0"/>
      <w:marTop w:val="0"/>
      <w:marBottom w:val="0"/>
      <w:divBdr>
        <w:top w:val="none" w:sz="0" w:space="0" w:color="auto"/>
        <w:left w:val="none" w:sz="0" w:space="0" w:color="auto"/>
        <w:bottom w:val="none" w:sz="0" w:space="0" w:color="auto"/>
        <w:right w:val="none" w:sz="0" w:space="0" w:color="auto"/>
      </w:divBdr>
    </w:div>
    <w:div w:id="103308224">
      <w:bodyDiv w:val="1"/>
      <w:marLeft w:val="0"/>
      <w:marRight w:val="0"/>
      <w:marTop w:val="0"/>
      <w:marBottom w:val="0"/>
      <w:divBdr>
        <w:top w:val="none" w:sz="0" w:space="0" w:color="auto"/>
        <w:left w:val="none" w:sz="0" w:space="0" w:color="auto"/>
        <w:bottom w:val="none" w:sz="0" w:space="0" w:color="auto"/>
        <w:right w:val="none" w:sz="0" w:space="0" w:color="auto"/>
      </w:divBdr>
    </w:div>
    <w:div w:id="104934761">
      <w:bodyDiv w:val="1"/>
      <w:marLeft w:val="0"/>
      <w:marRight w:val="0"/>
      <w:marTop w:val="0"/>
      <w:marBottom w:val="0"/>
      <w:divBdr>
        <w:top w:val="none" w:sz="0" w:space="0" w:color="auto"/>
        <w:left w:val="none" w:sz="0" w:space="0" w:color="auto"/>
        <w:bottom w:val="none" w:sz="0" w:space="0" w:color="auto"/>
        <w:right w:val="none" w:sz="0" w:space="0" w:color="auto"/>
      </w:divBdr>
    </w:div>
    <w:div w:id="109209482">
      <w:bodyDiv w:val="1"/>
      <w:marLeft w:val="0"/>
      <w:marRight w:val="0"/>
      <w:marTop w:val="0"/>
      <w:marBottom w:val="0"/>
      <w:divBdr>
        <w:top w:val="none" w:sz="0" w:space="0" w:color="auto"/>
        <w:left w:val="none" w:sz="0" w:space="0" w:color="auto"/>
        <w:bottom w:val="none" w:sz="0" w:space="0" w:color="auto"/>
        <w:right w:val="none" w:sz="0" w:space="0" w:color="auto"/>
      </w:divBdr>
    </w:div>
    <w:div w:id="112020115">
      <w:bodyDiv w:val="1"/>
      <w:marLeft w:val="0"/>
      <w:marRight w:val="0"/>
      <w:marTop w:val="0"/>
      <w:marBottom w:val="0"/>
      <w:divBdr>
        <w:top w:val="none" w:sz="0" w:space="0" w:color="auto"/>
        <w:left w:val="none" w:sz="0" w:space="0" w:color="auto"/>
        <w:bottom w:val="none" w:sz="0" w:space="0" w:color="auto"/>
        <w:right w:val="none" w:sz="0" w:space="0" w:color="auto"/>
      </w:divBdr>
    </w:div>
    <w:div w:id="112940945">
      <w:bodyDiv w:val="1"/>
      <w:marLeft w:val="0"/>
      <w:marRight w:val="0"/>
      <w:marTop w:val="0"/>
      <w:marBottom w:val="0"/>
      <w:divBdr>
        <w:top w:val="none" w:sz="0" w:space="0" w:color="auto"/>
        <w:left w:val="none" w:sz="0" w:space="0" w:color="auto"/>
        <w:bottom w:val="none" w:sz="0" w:space="0" w:color="auto"/>
        <w:right w:val="none" w:sz="0" w:space="0" w:color="auto"/>
      </w:divBdr>
    </w:div>
    <w:div w:id="116992385">
      <w:bodyDiv w:val="1"/>
      <w:marLeft w:val="0"/>
      <w:marRight w:val="0"/>
      <w:marTop w:val="0"/>
      <w:marBottom w:val="0"/>
      <w:divBdr>
        <w:top w:val="none" w:sz="0" w:space="0" w:color="auto"/>
        <w:left w:val="none" w:sz="0" w:space="0" w:color="auto"/>
        <w:bottom w:val="none" w:sz="0" w:space="0" w:color="auto"/>
        <w:right w:val="none" w:sz="0" w:space="0" w:color="auto"/>
      </w:divBdr>
    </w:div>
    <w:div w:id="118258401">
      <w:bodyDiv w:val="1"/>
      <w:marLeft w:val="0"/>
      <w:marRight w:val="0"/>
      <w:marTop w:val="0"/>
      <w:marBottom w:val="0"/>
      <w:divBdr>
        <w:top w:val="none" w:sz="0" w:space="0" w:color="auto"/>
        <w:left w:val="none" w:sz="0" w:space="0" w:color="auto"/>
        <w:bottom w:val="none" w:sz="0" w:space="0" w:color="auto"/>
        <w:right w:val="none" w:sz="0" w:space="0" w:color="auto"/>
      </w:divBdr>
    </w:div>
    <w:div w:id="120266800">
      <w:bodyDiv w:val="1"/>
      <w:marLeft w:val="0"/>
      <w:marRight w:val="0"/>
      <w:marTop w:val="0"/>
      <w:marBottom w:val="0"/>
      <w:divBdr>
        <w:top w:val="none" w:sz="0" w:space="0" w:color="auto"/>
        <w:left w:val="none" w:sz="0" w:space="0" w:color="auto"/>
        <w:bottom w:val="none" w:sz="0" w:space="0" w:color="auto"/>
        <w:right w:val="none" w:sz="0" w:space="0" w:color="auto"/>
      </w:divBdr>
    </w:div>
    <w:div w:id="125856260">
      <w:bodyDiv w:val="1"/>
      <w:marLeft w:val="0"/>
      <w:marRight w:val="0"/>
      <w:marTop w:val="0"/>
      <w:marBottom w:val="0"/>
      <w:divBdr>
        <w:top w:val="none" w:sz="0" w:space="0" w:color="auto"/>
        <w:left w:val="none" w:sz="0" w:space="0" w:color="auto"/>
        <w:bottom w:val="none" w:sz="0" w:space="0" w:color="auto"/>
        <w:right w:val="none" w:sz="0" w:space="0" w:color="auto"/>
      </w:divBdr>
    </w:div>
    <w:div w:id="130250072">
      <w:bodyDiv w:val="1"/>
      <w:marLeft w:val="0"/>
      <w:marRight w:val="0"/>
      <w:marTop w:val="0"/>
      <w:marBottom w:val="0"/>
      <w:divBdr>
        <w:top w:val="none" w:sz="0" w:space="0" w:color="auto"/>
        <w:left w:val="none" w:sz="0" w:space="0" w:color="auto"/>
        <w:bottom w:val="none" w:sz="0" w:space="0" w:color="auto"/>
        <w:right w:val="none" w:sz="0" w:space="0" w:color="auto"/>
      </w:divBdr>
    </w:div>
    <w:div w:id="133642749">
      <w:bodyDiv w:val="1"/>
      <w:marLeft w:val="0"/>
      <w:marRight w:val="0"/>
      <w:marTop w:val="0"/>
      <w:marBottom w:val="0"/>
      <w:divBdr>
        <w:top w:val="none" w:sz="0" w:space="0" w:color="auto"/>
        <w:left w:val="none" w:sz="0" w:space="0" w:color="auto"/>
        <w:bottom w:val="none" w:sz="0" w:space="0" w:color="auto"/>
        <w:right w:val="none" w:sz="0" w:space="0" w:color="auto"/>
      </w:divBdr>
    </w:div>
    <w:div w:id="138304189">
      <w:bodyDiv w:val="1"/>
      <w:marLeft w:val="0"/>
      <w:marRight w:val="0"/>
      <w:marTop w:val="0"/>
      <w:marBottom w:val="0"/>
      <w:divBdr>
        <w:top w:val="none" w:sz="0" w:space="0" w:color="auto"/>
        <w:left w:val="none" w:sz="0" w:space="0" w:color="auto"/>
        <w:bottom w:val="none" w:sz="0" w:space="0" w:color="auto"/>
        <w:right w:val="none" w:sz="0" w:space="0" w:color="auto"/>
      </w:divBdr>
    </w:div>
    <w:div w:id="141316690">
      <w:bodyDiv w:val="1"/>
      <w:marLeft w:val="0"/>
      <w:marRight w:val="0"/>
      <w:marTop w:val="0"/>
      <w:marBottom w:val="0"/>
      <w:divBdr>
        <w:top w:val="none" w:sz="0" w:space="0" w:color="auto"/>
        <w:left w:val="none" w:sz="0" w:space="0" w:color="auto"/>
        <w:bottom w:val="none" w:sz="0" w:space="0" w:color="auto"/>
        <w:right w:val="none" w:sz="0" w:space="0" w:color="auto"/>
      </w:divBdr>
    </w:div>
    <w:div w:id="142935306">
      <w:bodyDiv w:val="1"/>
      <w:marLeft w:val="0"/>
      <w:marRight w:val="0"/>
      <w:marTop w:val="0"/>
      <w:marBottom w:val="0"/>
      <w:divBdr>
        <w:top w:val="none" w:sz="0" w:space="0" w:color="auto"/>
        <w:left w:val="none" w:sz="0" w:space="0" w:color="auto"/>
        <w:bottom w:val="none" w:sz="0" w:space="0" w:color="auto"/>
        <w:right w:val="none" w:sz="0" w:space="0" w:color="auto"/>
      </w:divBdr>
    </w:div>
    <w:div w:id="148834475">
      <w:bodyDiv w:val="1"/>
      <w:marLeft w:val="0"/>
      <w:marRight w:val="0"/>
      <w:marTop w:val="0"/>
      <w:marBottom w:val="0"/>
      <w:divBdr>
        <w:top w:val="none" w:sz="0" w:space="0" w:color="auto"/>
        <w:left w:val="none" w:sz="0" w:space="0" w:color="auto"/>
        <w:bottom w:val="none" w:sz="0" w:space="0" w:color="auto"/>
        <w:right w:val="none" w:sz="0" w:space="0" w:color="auto"/>
      </w:divBdr>
    </w:div>
    <w:div w:id="149835542">
      <w:bodyDiv w:val="1"/>
      <w:marLeft w:val="0"/>
      <w:marRight w:val="0"/>
      <w:marTop w:val="0"/>
      <w:marBottom w:val="0"/>
      <w:divBdr>
        <w:top w:val="none" w:sz="0" w:space="0" w:color="auto"/>
        <w:left w:val="none" w:sz="0" w:space="0" w:color="auto"/>
        <w:bottom w:val="none" w:sz="0" w:space="0" w:color="auto"/>
        <w:right w:val="none" w:sz="0" w:space="0" w:color="auto"/>
      </w:divBdr>
    </w:div>
    <w:div w:id="150483394">
      <w:bodyDiv w:val="1"/>
      <w:marLeft w:val="0"/>
      <w:marRight w:val="0"/>
      <w:marTop w:val="0"/>
      <w:marBottom w:val="0"/>
      <w:divBdr>
        <w:top w:val="none" w:sz="0" w:space="0" w:color="auto"/>
        <w:left w:val="none" w:sz="0" w:space="0" w:color="auto"/>
        <w:bottom w:val="none" w:sz="0" w:space="0" w:color="auto"/>
        <w:right w:val="none" w:sz="0" w:space="0" w:color="auto"/>
      </w:divBdr>
    </w:div>
    <w:div w:id="153647730">
      <w:bodyDiv w:val="1"/>
      <w:marLeft w:val="0"/>
      <w:marRight w:val="0"/>
      <w:marTop w:val="0"/>
      <w:marBottom w:val="0"/>
      <w:divBdr>
        <w:top w:val="none" w:sz="0" w:space="0" w:color="auto"/>
        <w:left w:val="none" w:sz="0" w:space="0" w:color="auto"/>
        <w:bottom w:val="none" w:sz="0" w:space="0" w:color="auto"/>
        <w:right w:val="none" w:sz="0" w:space="0" w:color="auto"/>
      </w:divBdr>
    </w:div>
    <w:div w:id="155416265">
      <w:bodyDiv w:val="1"/>
      <w:marLeft w:val="0"/>
      <w:marRight w:val="0"/>
      <w:marTop w:val="0"/>
      <w:marBottom w:val="0"/>
      <w:divBdr>
        <w:top w:val="none" w:sz="0" w:space="0" w:color="auto"/>
        <w:left w:val="none" w:sz="0" w:space="0" w:color="auto"/>
        <w:bottom w:val="none" w:sz="0" w:space="0" w:color="auto"/>
        <w:right w:val="none" w:sz="0" w:space="0" w:color="auto"/>
      </w:divBdr>
    </w:div>
    <w:div w:id="156457811">
      <w:bodyDiv w:val="1"/>
      <w:marLeft w:val="0"/>
      <w:marRight w:val="0"/>
      <w:marTop w:val="0"/>
      <w:marBottom w:val="0"/>
      <w:divBdr>
        <w:top w:val="none" w:sz="0" w:space="0" w:color="auto"/>
        <w:left w:val="none" w:sz="0" w:space="0" w:color="auto"/>
        <w:bottom w:val="none" w:sz="0" w:space="0" w:color="auto"/>
        <w:right w:val="none" w:sz="0" w:space="0" w:color="auto"/>
      </w:divBdr>
    </w:div>
    <w:div w:id="156960494">
      <w:bodyDiv w:val="1"/>
      <w:marLeft w:val="0"/>
      <w:marRight w:val="0"/>
      <w:marTop w:val="0"/>
      <w:marBottom w:val="0"/>
      <w:divBdr>
        <w:top w:val="none" w:sz="0" w:space="0" w:color="auto"/>
        <w:left w:val="none" w:sz="0" w:space="0" w:color="auto"/>
        <w:bottom w:val="none" w:sz="0" w:space="0" w:color="auto"/>
        <w:right w:val="none" w:sz="0" w:space="0" w:color="auto"/>
      </w:divBdr>
    </w:div>
    <w:div w:id="158035623">
      <w:bodyDiv w:val="1"/>
      <w:marLeft w:val="0"/>
      <w:marRight w:val="0"/>
      <w:marTop w:val="0"/>
      <w:marBottom w:val="0"/>
      <w:divBdr>
        <w:top w:val="none" w:sz="0" w:space="0" w:color="auto"/>
        <w:left w:val="none" w:sz="0" w:space="0" w:color="auto"/>
        <w:bottom w:val="none" w:sz="0" w:space="0" w:color="auto"/>
        <w:right w:val="none" w:sz="0" w:space="0" w:color="auto"/>
      </w:divBdr>
    </w:div>
    <w:div w:id="158234313">
      <w:bodyDiv w:val="1"/>
      <w:marLeft w:val="0"/>
      <w:marRight w:val="0"/>
      <w:marTop w:val="0"/>
      <w:marBottom w:val="0"/>
      <w:divBdr>
        <w:top w:val="none" w:sz="0" w:space="0" w:color="auto"/>
        <w:left w:val="none" w:sz="0" w:space="0" w:color="auto"/>
        <w:bottom w:val="none" w:sz="0" w:space="0" w:color="auto"/>
        <w:right w:val="none" w:sz="0" w:space="0" w:color="auto"/>
      </w:divBdr>
    </w:div>
    <w:div w:id="160005801">
      <w:bodyDiv w:val="1"/>
      <w:marLeft w:val="0"/>
      <w:marRight w:val="0"/>
      <w:marTop w:val="0"/>
      <w:marBottom w:val="0"/>
      <w:divBdr>
        <w:top w:val="none" w:sz="0" w:space="0" w:color="auto"/>
        <w:left w:val="none" w:sz="0" w:space="0" w:color="auto"/>
        <w:bottom w:val="none" w:sz="0" w:space="0" w:color="auto"/>
        <w:right w:val="none" w:sz="0" w:space="0" w:color="auto"/>
      </w:divBdr>
    </w:div>
    <w:div w:id="160395150">
      <w:bodyDiv w:val="1"/>
      <w:marLeft w:val="0"/>
      <w:marRight w:val="0"/>
      <w:marTop w:val="0"/>
      <w:marBottom w:val="0"/>
      <w:divBdr>
        <w:top w:val="none" w:sz="0" w:space="0" w:color="auto"/>
        <w:left w:val="none" w:sz="0" w:space="0" w:color="auto"/>
        <w:bottom w:val="none" w:sz="0" w:space="0" w:color="auto"/>
        <w:right w:val="none" w:sz="0" w:space="0" w:color="auto"/>
      </w:divBdr>
    </w:div>
    <w:div w:id="163865865">
      <w:bodyDiv w:val="1"/>
      <w:marLeft w:val="0"/>
      <w:marRight w:val="0"/>
      <w:marTop w:val="0"/>
      <w:marBottom w:val="0"/>
      <w:divBdr>
        <w:top w:val="none" w:sz="0" w:space="0" w:color="auto"/>
        <w:left w:val="none" w:sz="0" w:space="0" w:color="auto"/>
        <w:bottom w:val="none" w:sz="0" w:space="0" w:color="auto"/>
        <w:right w:val="none" w:sz="0" w:space="0" w:color="auto"/>
      </w:divBdr>
    </w:div>
    <w:div w:id="164370848">
      <w:bodyDiv w:val="1"/>
      <w:marLeft w:val="0"/>
      <w:marRight w:val="0"/>
      <w:marTop w:val="0"/>
      <w:marBottom w:val="0"/>
      <w:divBdr>
        <w:top w:val="none" w:sz="0" w:space="0" w:color="auto"/>
        <w:left w:val="none" w:sz="0" w:space="0" w:color="auto"/>
        <w:bottom w:val="none" w:sz="0" w:space="0" w:color="auto"/>
        <w:right w:val="none" w:sz="0" w:space="0" w:color="auto"/>
      </w:divBdr>
    </w:div>
    <w:div w:id="169099888">
      <w:bodyDiv w:val="1"/>
      <w:marLeft w:val="0"/>
      <w:marRight w:val="0"/>
      <w:marTop w:val="0"/>
      <w:marBottom w:val="0"/>
      <w:divBdr>
        <w:top w:val="none" w:sz="0" w:space="0" w:color="auto"/>
        <w:left w:val="none" w:sz="0" w:space="0" w:color="auto"/>
        <w:bottom w:val="none" w:sz="0" w:space="0" w:color="auto"/>
        <w:right w:val="none" w:sz="0" w:space="0" w:color="auto"/>
      </w:divBdr>
    </w:div>
    <w:div w:id="176697515">
      <w:bodyDiv w:val="1"/>
      <w:marLeft w:val="0"/>
      <w:marRight w:val="0"/>
      <w:marTop w:val="0"/>
      <w:marBottom w:val="0"/>
      <w:divBdr>
        <w:top w:val="none" w:sz="0" w:space="0" w:color="auto"/>
        <w:left w:val="none" w:sz="0" w:space="0" w:color="auto"/>
        <w:bottom w:val="none" w:sz="0" w:space="0" w:color="auto"/>
        <w:right w:val="none" w:sz="0" w:space="0" w:color="auto"/>
      </w:divBdr>
    </w:div>
    <w:div w:id="182595173">
      <w:bodyDiv w:val="1"/>
      <w:marLeft w:val="0"/>
      <w:marRight w:val="0"/>
      <w:marTop w:val="0"/>
      <w:marBottom w:val="0"/>
      <w:divBdr>
        <w:top w:val="none" w:sz="0" w:space="0" w:color="auto"/>
        <w:left w:val="none" w:sz="0" w:space="0" w:color="auto"/>
        <w:bottom w:val="none" w:sz="0" w:space="0" w:color="auto"/>
        <w:right w:val="none" w:sz="0" w:space="0" w:color="auto"/>
      </w:divBdr>
    </w:div>
    <w:div w:id="184364769">
      <w:bodyDiv w:val="1"/>
      <w:marLeft w:val="0"/>
      <w:marRight w:val="0"/>
      <w:marTop w:val="0"/>
      <w:marBottom w:val="0"/>
      <w:divBdr>
        <w:top w:val="none" w:sz="0" w:space="0" w:color="auto"/>
        <w:left w:val="none" w:sz="0" w:space="0" w:color="auto"/>
        <w:bottom w:val="none" w:sz="0" w:space="0" w:color="auto"/>
        <w:right w:val="none" w:sz="0" w:space="0" w:color="auto"/>
      </w:divBdr>
    </w:div>
    <w:div w:id="189538323">
      <w:bodyDiv w:val="1"/>
      <w:marLeft w:val="0"/>
      <w:marRight w:val="0"/>
      <w:marTop w:val="0"/>
      <w:marBottom w:val="0"/>
      <w:divBdr>
        <w:top w:val="none" w:sz="0" w:space="0" w:color="auto"/>
        <w:left w:val="none" w:sz="0" w:space="0" w:color="auto"/>
        <w:bottom w:val="none" w:sz="0" w:space="0" w:color="auto"/>
        <w:right w:val="none" w:sz="0" w:space="0" w:color="auto"/>
      </w:divBdr>
    </w:div>
    <w:div w:id="190120061">
      <w:bodyDiv w:val="1"/>
      <w:marLeft w:val="0"/>
      <w:marRight w:val="0"/>
      <w:marTop w:val="0"/>
      <w:marBottom w:val="0"/>
      <w:divBdr>
        <w:top w:val="none" w:sz="0" w:space="0" w:color="auto"/>
        <w:left w:val="none" w:sz="0" w:space="0" w:color="auto"/>
        <w:bottom w:val="none" w:sz="0" w:space="0" w:color="auto"/>
        <w:right w:val="none" w:sz="0" w:space="0" w:color="auto"/>
      </w:divBdr>
    </w:div>
    <w:div w:id="206189191">
      <w:bodyDiv w:val="1"/>
      <w:marLeft w:val="0"/>
      <w:marRight w:val="0"/>
      <w:marTop w:val="0"/>
      <w:marBottom w:val="0"/>
      <w:divBdr>
        <w:top w:val="none" w:sz="0" w:space="0" w:color="auto"/>
        <w:left w:val="none" w:sz="0" w:space="0" w:color="auto"/>
        <w:bottom w:val="none" w:sz="0" w:space="0" w:color="auto"/>
        <w:right w:val="none" w:sz="0" w:space="0" w:color="auto"/>
      </w:divBdr>
    </w:div>
    <w:div w:id="207837869">
      <w:bodyDiv w:val="1"/>
      <w:marLeft w:val="0"/>
      <w:marRight w:val="0"/>
      <w:marTop w:val="0"/>
      <w:marBottom w:val="0"/>
      <w:divBdr>
        <w:top w:val="none" w:sz="0" w:space="0" w:color="auto"/>
        <w:left w:val="none" w:sz="0" w:space="0" w:color="auto"/>
        <w:bottom w:val="none" w:sz="0" w:space="0" w:color="auto"/>
        <w:right w:val="none" w:sz="0" w:space="0" w:color="auto"/>
      </w:divBdr>
    </w:div>
    <w:div w:id="208298623">
      <w:bodyDiv w:val="1"/>
      <w:marLeft w:val="0"/>
      <w:marRight w:val="0"/>
      <w:marTop w:val="0"/>
      <w:marBottom w:val="0"/>
      <w:divBdr>
        <w:top w:val="none" w:sz="0" w:space="0" w:color="auto"/>
        <w:left w:val="none" w:sz="0" w:space="0" w:color="auto"/>
        <w:bottom w:val="none" w:sz="0" w:space="0" w:color="auto"/>
        <w:right w:val="none" w:sz="0" w:space="0" w:color="auto"/>
      </w:divBdr>
    </w:div>
    <w:div w:id="208535908">
      <w:bodyDiv w:val="1"/>
      <w:marLeft w:val="0"/>
      <w:marRight w:val="0"/>
      <w:marTop w:val="0"/>
      <w:marBottom w:val="0"/>
      <w:divBdr>
        <w:top w:val="none" w:sz="0" w:space="0" w:color="auto"/>
        <w:left w:val="none" w:sz="0" w:space="0" w:color="auto"/>
        <w:bottom w:val="none" w:sz="0" w:space="0" w:color="auto"/>
        <w:right w:val="none" w:sz="0" w:space="0" w:color="auto"/>
      </w:divBdr>
    </w:div>
    <w:div w:id="213320771">
      <w:bodyDiv w:val="1"/>
      <w:marLeft w:val="0"/>
      <w:marRight w:val="0"/>
      <w:marTop w:val="0"/>
      <w:marBottom w:val="0"/>
      <w:divBdr>
        <w:top w:val="none" w:sz="0" w:space="0" w:color="auto"/>
        <w:left w:val="none" w:sz="0" w:space="0" w:color="auto"/>
        <w:bottom w:val="none" w:sz="0" w:space="0" w:color="auto"/>
        <w:right w:val="none" w:sz="0" w:space="0" w:color="auto"/>
      </w:divBdr>
    </w:div>
    <w:div w:id="214127720">
      <w:bodyDiv w:val="1"/>
      <w:marLeft w:val="0"/>
      <w:marRight w:val="0"/>
      <w:marTop w:val="0"/>
      <w:marBottom w:val="0"/>
      <w:divBdr>
        <w:top w:val="none" w:sz="0" w:space="0" w:color="auto"/>
        <w:left w:val="none" w:sz="0" w:space="0" w:color="auto"/>
        <w:bottom w:val="none" w:sz="0" w:space="0" w:color="auto"/>
        <w:right w:val="none" w:sz="0" w:space="0" w:color="auto"/>
      </w:divBdr>
    </w:div>
    <w:div w:id="214856593">
      <w:bodyDiv w:val="1"/>
      <w:marLeft w:val="0"/>
      <w:marRight w:val="0"/>
      <w:marTop w:val="0"/>
      <w:marBottom w:val="0"/>
      <w:divBdr>
        <w:top w:val="none" w:sz="0" w:space="0" w:color="auto"/>
        <w:left w:val="none" w:sz="0" w:space="0" w:color="auto"/>
        <w:bottom w:val="none" w:sz="0" w:space="0" w:color="auto"/>
        <w:right w:val="none" w:sz="0" w:space="0" w:color="auto"/>
      </w:divBdr>
    </w:div>
    <w:div w:id="222983465">
      <w:bodyDiv w:val="1"/>
      <w:marLeft w:val="0"/>
      <w:marRight w:val="0"/>
      <w:marTop w:val="0"/>
      <w:marBottom w:val="0"/>
      <w:divBdr>
        <w:top w:val="none" w:sz="0" w:space="0" w:color="auto"/>
        <w:left w:val="none" w:sz="0" w:space="0" w:color="auto"/>
        <w:bottom w:val="none" w:sz="0" w:space="0" w:color="auto"/>
        <w:right w:val="none" w:sz="0" w:space="0" w:color="auto"/>
      </w:divBdr>
    </w:div>
    <w:div w:id="223688448">
      <w:bodyDiv w:val="1"/>
      <w:marLeft w:val="0"/>
      <w:marRight w:val="0"/>
      <w:marTop w:val="0"/>
      <w:marBottom w:val="0"/>
      <w:divBdr>
        <w:top w:val="none" w:sz="0" w:space="0" w:color="auto"/>
        <w:left w:val="none" w:sz="0" w:space="0" w:color="auto"/>
        <w:bottom w:val="none" w:sz="0" w:space="0" w:color="auto"/>
        <w:right w:val="none" w:sz="0" w:space="0" w:color="auto"/>
      </w:divBdr>
    </w:div>
    <w:div w:id="224724783">
      <w:bodyDiv w:val="1"/>
      <w:marLeft w:val="0"/>
      <w:marRight w:val="0"/>
      <w:marTop w:val="0"/>
      <w:marBottom w:val="0"/>
      <w:divBdr>
        <w:top w:val="none" w:sz="0" w:space="0" w:color="auto"/>
        <w:left w:val="none" w:sz="0" w:space="0" w:color="auto"/>
        <w:bottom w:val="none" w:sz="0" w:space="0" w:color="auto"/>
        <w:right w:val="none" w:sz="0" w:space="0" w:color="auto"/>
      </w:divBdr>
    </w:div>
    <w:div w:id="226648840">
      <w:bodyDiv w:val="1"/>
      <w:marLeft w:val="0"/>
      <w:marRight w:val="0"/>
      <w:marTop w:val="0"/>
      <w:marBottom w:val="0"/>
      <w:divBdr>
        <w:top w:val="none" w:sz="0" w:space="0" w:color="auto"/>
        <w:left w:val="none" w:sz="0" w:space="0" w:color="auto"/>
        <w:bottom w:val="none" w:sz="0" w:space="0" w:color="auto"/>
        <w:right w:val="none" w:sz="0" w:space="0" w:color="auto"/>
      </w:divBdr>
    </w:div>
    <w:div w:id="229274336">
      <w:bodyDiv w:val="1"/>
      <w:marLeft w:val="0"/>
      <w:marRight w:val="0"/>
      <w:marTop w:val="0"/>
      <w:marBottom w:val="0"/>
      <w:divBdr>
        <w:top w:val="none" w:sz="0" w:space="0" w:color="auto"/>
        <w:left w:val="none" w:sz="0" w:space="0" w:color="auto"/>
        <w:bottom w:val="none" w:sz="0" w:space="0" w:color="auto"/>
        <w:right w:val="none" w:sz="0" w:space="0" w:color="auto"/>
      </w:divBdr>
    </w:div>
    <w:div w:id="230507112">
      <w:bodyDiv w:val="1"/>
      <w:marLeft w:val="0"/>
      <w:marRight w:val="0"/>
      <w:marTop w:val="0"/>
      <w:marBottom w:val="0"/>
      <w:divBdr>
        <w:top w:val="none" w:sz="0" w:space="0" w:color="auto"/>
        <w:left w:val="none" w:sz="0" w:space="0" w:color="auto"/>
        <w:bottom w:val="none" w:sz="0" w:space="0" w:color="auto"/>
        <w:right w:val="none" w:sz="0" w:space="0" w:color="auto"/>
      </w:divBdr>
    </w:div>
    <w:div w:id="233127384">
      <w:bodyDiv w:val="1"/>
      <w:marLeft w:val="0"/>
      <w:marRight w:val="0"/>
      <w:marTop w:val="0"/>
      <w:marBottom w:val="0"/>
      <w:divBdr>
        <w:top w:val="none" w:sz="0" w:space="0" w:color="auto"/>
        <w:left w:val="none" w:sz="0" w:space="0" w:color="auto"/>
        <w:bottom w:val="none" w:sz="0" w:space="0" w:color="auto"/>
        <w:right w:val="none" w:sz="0" w:space="0" w:color="auto"/>
      </w:divBdr>
    </w:div>
    <w:div w:id="236787313">
      <w:bodyDiv w:val="1"/>
      <w:marLeft w:val="0"/>
      <w:marRight w:val="0"/>
      <w:marTop w:val="0"/>
      <w:marBottom w:val="0"/>
      <w:divBdr>
        <w:top w:val="none" w:sz="0" w:space="0" w:color="auto"/>
        <w:left w:val="none" w:sz="0" w:space="0" w:color="auto"/>
        <w:bottom w:val="none" w:sz="0" w:space="0" w:color="auto"/>
        <w:right w:val="none" w:sz="0" w:space="0" w:color="auto"/>
      </w:divBdr>
    </w:div>
    <w:div w:id="236985114">
      <w:bodyDiv w:val="1"/>
      <w:marLeft w:val="0"/>
      <w:marRight w:val="0"/>
      <w:marTop w:val="0"/>
      <w:marBottom w:val="0"/>
      <w:divBdr>
        <w:top w:val="none" w:sz="0" w:space="0" w:color="auto"/>
        <w:left w:val="none" w:sz="0" w:space="0" w:color="auto"/>
        <w:bottom w:val="none" w:sz="0" w:space="0" w:color="auto"/>
        <w:right w:val="none" w:sz="0" w:space="0" w:color="auto"/>
      </w:divBdr>
    </w:div>
    <w:div w:id="240601401">
      <w:bodyDiv w:val="1"/>
      <w:marLeft w:val="0"/>
      <w:marRight w:val="0"/>
      <w:marTop w:val="0"/>
      <w:marBottom w:val="0"/>
      <w:divBdr>
        <w:top w:val="none" w:sz="0" w:space="0" w:color="auto"/>
        <w:left w:val="none" w:sz="0" w:space="0" w:color="auto"/>
        <w:bottom w:val="none" w:sz="0" w:space="0" w:color="auto"/>
        <w:right w:val="none" w:sz="0" w:space="0" w:color="auto"/>
      </w:divBdr>
    </w:div>
    <w:div w:id="241837671">
      <w:bodyDiv w:val="1"/>
      <w:marLeft w:val="0"/>
      <w:marRight w:val="0"/>
      <w:marTop w:val="0"/>
      <w:marBottom w:val="0"/>
      <w:divBdr>
        <w:top w:val="none" w:sz="0" w:space="0" w:color="auto"/>
        <w:left w:val="none" w:sz="0" w:space="0" w:color="auto"/>
        <w:bottom w:val="none" w:sz="0" w:space="0" w:color="auto"/>
        <w:right w:val="none" w:sz="0" w:space="0" w:color="auto"/>
      </w:divBdr>
    </w:div>
    <w:div w:id="246236208">
      <w:bodyDiv w:val="1"/>
      <w:marLeft w:val="0"/>
      <w:marRight w:val="0"/>
      <w:marTop w:val="0"/>
      <w:marBottom w:val="0"/>
      <w:divBdr>
        <w:top w:val="none" w:sz="0" w:space="0" w:color="auto"/>
        <w:left w:val="none" w:sz="0" w:space="0" w:color="auto"/>
        <w:bottom w:val="none" w:sz="0" w:space="0" w:color="auto"/>
        <w:right w:val="none" w:sz="0" w:space="0" w:color="auto"/>
      </w:divBdr>
    </w:div>
    <w:div w:id="248539969">
      <w:bodyDiv w:val="1"/>
      <w:marLeft w:val="0"/>
      <w:marRight w:val="0"/>
      <w:marTop w:val="0"/>
      <w:marBottom w:val="0"/>
      <w:divBdr>
        <w:top w:val="none" w:sz="0" w:space="0" w:color="auto"/>
        <w:left w:val="none" w:sz="0" w:space="0" w:color="auto"/>
        <w:bottom w:val="none" w:sz="0" w:space="0" w:color="auto"/>
        <w:right w:val="none" w:sz="0" w:space="0" w:color="auto"/>
      </w:divBdr>
    </w:div>
    <w:div w:id="249630183">
      <w:bodyDiv w:val="1"/>
      <w:marLeft w:val="0"/>
      <w:marRight w:val="0"/>
      <w:marTop w:val="0"/>
      <w:marBottom w:val="0"/>
      <w:divBdr>
        <w:top w:val="none" w:sz="0" w:space="0" w:color="auto"/>
        <w:left w:val="none" w:sz="0" w:space="0" w:color="auto"/>
        <w:bottom w:val="none" w:sz="0" w:space="0" w:color="auto"/>
        <w:right w:val="none" w:sz="0" w:space="0" w:color="auto"/>
      </w:divBdr>
    </w:div>
    <w:div w:id="249705444">
      <w:bodyDiv w:val="1"/>
      <w:marLeft w:val="0"/>
      <w:marRight w:val="0"/>
      <w:marTop w:val="0"/>
      <w:marBottom w:val="0"/>
      <w:divBdr>
        <w:top w:val="none" w:sz="0" w:space="0" w:color="auto"/>
        <w:left w:val="none" w:sz="0" w:space="0" w:color="auto"/>
        <w:bottom w:val="none" w:sz="0" w:space="0" w:color="auto"/>
        <w:right w:val="none" w:sz="0" w:space="0" w:color="auto"/>
      </w:divBdr>
    </w:div>
    <w:div w:id="250743327">
      <w:bodyDiv w:val="1"/>
      <w:marLeft w:val="0"/>
      <w:marRight w:val="0"/>
      <w:marTop w:val="0"/>
      <w:marBottom w:val="0"/>
      <w:divBdr>
        <w:top w:val="none" w:sz="0" w:space="0" w:color="auto"/>
        <w:left w:val="none" w:sz="0" w:space="0" w:color="auto"/>
        <w:bottom w:val="none" w:sz="0" w:space="0" w:color="auto"/>
        <w:right w:val="none" w:sz="0" w:space="0" w:color="auto"/>
      </w:divBdr>
    </w:div>
    <w:div w:id="251472455">
      <w:bodyDiv w:val="1"/>
      <w:marLeft w:val="0"/>
      <w:marRight w:val="0"/>
      <w:marTop w:val="0"/>
      <w:marBottom w:val="0"/>
      <w:divBdr>
        <w:top w:val="none" w:sz="0" w:space="0" w:color="auto"/>
        <w:left w:val="none" w:sz="0" w:space="0" w:color="auto"/>
        <w:bottom w:val="none" w:sz="0" w:space="0" w:color="auto"/>
        <w:right w:val="none" w:sz="0" w:space="0" w:color="auto"/>
      </w:divBdr>
    </w:div>
    <w:div w:id="259996373">
      <w:bodyDiv w:val="1"/>
      <w:marLeft w:val="0"/>
      <w:marRight w:val="0"/>
      <w:marTop w:val="0"/>
      <w:marBottom w:val="0"/>
      <w:divBdr>
        <w:top w:val="none" w:sz="0" w:space="0" w:color="auto"/>
        <w:left w:val="none" w:sz="0" w:space="0" w:color="auto"/>
        <w:bottom w:val="none" w:sz="0" w:space="0" w:color="auto"/>
        <w:right w:val="none" w:sz="0" w:space="0" w:color="auto"/>
      </w:divBdr>
    </w:div>
    <w:div w:id="267471418">
      <w:bodyDiv w:val="1"/>
      <w:marLeft w:val="0"/>
      <w:marRight w:val="0"/>
      <w:marTop w:val="0"/>
      <w:marBottom w:val="0"/>
      <w:divBdr>
        <w:top w:val="none" w:sz="0" w:space="0" w:color="auto"/>
        <w:left w:val="none" w:sz="0" w:space="0" w:color="auto"/>
        <w:bottom w:val="none" w:sz="0" w:space="0" w:color="auto"/>
        <w:right w:val="none" w:sz="0" w:space="0" w:color="auto"/>
      </w:divBdr>
    </w:div>
    <w:div w:id="268395965">
      <w:bodyDiv w:val="1"/>
      <w:marLeft w:val="0"/>
      <w:marRight w:val="0"/>
      <w:marTop w:val="0"/>
      <w:marBottom w:val="0"/>
      <w:divBdr>
        <w:top w:val="none" w:sz="0" w:space="0" w:color="auto"/>
        <w:left w:val="none" w:sz="0" w:space="0" w:color="auto"/>
        <w:bottom w:val="none" w:sz="0" w:space="0" w:color="auto"/>
        <w:right w:val="none" w:sz="0" w:space="0" w:color="auto"/>
      </w:divBdr>
    </w:div>
    <w:div w:id="269557308">
      <w:bodyDiv w:val="1"/>
      <w:marLeft w:val="0"/>
      <w:marRight w:val="0"/>
      <w:marTop w:val="0"/>
      <w:marBottom w:val="0"/>
      <w:divBdr>
        <w:top w:val="none" w:sz="0" w:space="0" w:color="auto"/>
        <w:left w:val="none" w:sz="0" w:space="0" w:color="auto"/>
        <w:bottom w:val="none" w:sz="0" w:space="0" w:color="auto"/>
        <w:right w:val="none" w:sz="0" w:space="0" w:color="auto"/>
      </w:divBdr>
    </w:div>
    <w:div w:id="271057915">
      <w:bodyDiv w:val="1"/>
      <w:marLeft w:val="0"/>
      <w:marRight w:val="0"/>
      <w:marTop w:val="0"/>
      <w:marBottom w:val="0"/>
      <w:divBdr>
        <w:top w:val="none" w:sz="0" w:space="0" w:color="auto"/>
        <w:left w:val="none" w:sz="0" w:space="0" w:color="auto"/>
        <w:bottom w:val="none" w:sz="0" w:space="0" w:color="auto"/>
        <w:right w:val="none" w:sz="0" w:space="0" w:color="auto"/>
      </w:divBdr>
    </w:div>
    <w:div w:id="272908600">
      <w:bodyDiv w:val="1"/>
      <w:marLeft w:val="0"/>
      <w:marRight w:val="0"/>
      <w:marTop w:val="0"/>
      <w:marBottom w:val="0"/>
      <w:divBdr>
        <w:top w:val="none" w:sz="0" w:space="0" w:color="auto"/>
        <w:left w:val="none" w:sz="0" w:space="0" w:color="auto"/>
        <w:bottom w:val="none" w:sz="0" w:space="0" w:color="auto"/>
        <w:right w:val="none" w:sz="0" w:space="0" w:color="auto"/>
      </w:divBdr>
    </w:div>
    <w:div w:id="280697208">
      <w:bodyDiv w:val="1"/>
      <w:marLeft w:val="0"/>
      <w:marRight w:val="0"/>
      <w:marTop w:val="0"/>
      <w:marBottom w:val="0"/>
      <w:divBdr>
        <w:top w:val="none" w:sz="0" w:space="0" w:color="auto"/>
        <w:left w:val="none" w:sz="0" w:space="0" w:color="auto"/>
        <w:bottom w:val="none" w:sz="0" w:space="0" w:color="auto"/>
        <w:right w:val="none" w:sz="0" w:space="0" w:color="auto"/>
      </w:divBdr>
    </w:div>
    <w:div w:id="281116366">
      <w:bodyDiv w:val="1"/>
      <w:marLeft w:val="0"/>
      <w:marRight w:val="0"/>
      <w:marTop w:val="0"/>
      <w:marBottom w:val="0"/>
      <w:divBdr>
        <w:top w:val="none" w:sz="0" w:space="0" w:color="auto"/>
        <w:left w:val="none" w:sz="0" w:space="0" w:color="auto"/>
        <w:bottom w:val="none" w:sz="0" w:space="0" w:color="auto"/>
        <w:right w:val="none" w:sz="0" w:space="0" w:color="auto"/>
      </w:divBdr>
    </w:div>
    <w:div w:id="285091138">
      <w:bodyDiv w:val="1"/>
      <w:marLeft w:val="0"/>
      <w:marRight w:val="0"/>
      <w:marTop w:val="0"/>
      <w:marBottom w:val="0"/>
      <w:divBdr>
        <w:top w:val="none" w:sz="0" w:space="0" w:color="auto"/>
        <w:left w:val="none" w:sz="0" w:space="0" w:color="auto"/>
        <w:bottom w:val="none" w:sz="0" w:space="0" w:color="auto"/>
        <w:right w:val="none" w:sz="0" w:space="0" w:color="auto"/>
      </w:divBdr>
    </w:div>
    <w:div w:id="288324091">
      <w:bodyDiv w:val="1"/>
      <w:marLeft w:val="0"/>
      <w:marRight w:val="0"/>
      <w:marTop w:val="0"/>
      <w:marBottom w:val="0"/>
      <w:divBdr>
        <w:top w:val="none" w:sz="0" w:space="0" w:color="auto"/>
        <w:left w:val="none" w:sz="0" w:space="0" w:color="auto"/>
        <w:bottom w:val="none" w:sz="0" w:space="0" w:color="auto"/>
        <w:right w:val="none" w:sz="0" w:space="0" w:color="auto"/>
      </w:divBdr>
    </w:div>
    <w:div w:id="289436997">
      <w:bodyDiv w:val="1"/>
      <w:marLeft w:val="0"/>
      <w:marRight w:val="0"/>
      <w:marTop w:val="0"/>
      <w:marBottom w:val="0"/>
      <w:divBdr>
        <w:top w:val="none" w:sz="0" w:space="0" w:color="auto"/>
        <w:left w:val="none" w:sz="0" w:space="0" w:color="auto"/>
        <w:bottom w:val="none" w:sz="0" w:space="0" w:color="auto"/>
        <w:right w:val="none" w:sz="0" w:space="0" w:color="auto"/>
      </w:divBdr>
    </w:div>
    <w:div w:id="289554960">
      <w:bodyDiv w:val="1"/>
      <w:marLeft w:val="0"/>
      <w:marRight w:val="0"/>
      <w:marTop w:val="0"/>
      <w:marBottom w:val="0"/>
      <w:divBdr>
        <w:top w:val="none" w:sz="0" w:space="0" w:color="auto"/>
        <w:left w:val="none" w:sz="0" w:space="0" w:color="auto"/>
        <w:bottom w:val="none" w:sz="0" w:space="0" w:color="auto"/>
        <w:right w:val="none" w:sz="0" w:space="0" w:color="auto"/>
      </w:divBdr>
    </w:div>
    <w:div w:id="290865183">
      <w:bodyDiv w:val="1"/>
      <w:marLeft w:val="0"/>
      <w:marRight w:val="0"/>
      <w:marTop w:val="0"/>
      <w:marBottom w:val="0"/>
      <w:divBdr>
        <w:top w:val="none" w:sz="0" w:space="0" w:color="auto"/>
        <w:left w:val="none" w:sz="0" w:space="0" w:color="auto"/>
        <w:bottom w:val="none" w:sz="0" w:space="0" w:color="auto"/>
        <w:right w:val="none" w:sz="0" w:space="0" w:color="auto"/>
      </w:divBdr>
    </w:div>
    <w:div w:id="291903981">
      <w:bodyDiv w:val="1"/>
      <w:marLeft w:val="0"/>
      <w:marRight w:val="0"/>
      <w:marTop w:val="0"/>
      <w:marBottom w:val="0"/>
      <w:divBdr>
        <w:top w:val="none" w:sz="0" w:space="0" w:color="auto"/>
        <w:left w:val="none" w:sz="0" w:space="0" w:color="auto"/>
        <w:bottom w:val="none" w:sz="0" w:space="0" w:color="auto"/>
        <w:right w:val="none" w:sz="0" w:space="0" w:color="auto"/>
      </w:divBdr>
    </w:div>
    <w:div w:id="297876352">
      <w:bodyDiv w:val="1"/>
      <w:marLeft w:val="0"/>
      <w:marRight w:val="0"/>
      <w:marTop w:val="0"/>
      <w:marBottom w:val="0"/>
      <w:divBdr>
        <w:top w:val="none" w:sz="0" w:space="0" w:color="auto"/>
        <w:left w:val="none" w:sz="0" w:space="0" w:color="auto"/>
        <w:bottom w:val="none" w:sz="0" w:space="0" w:color="auto"/>
        <w:right w:val="none" w:sz="0" w:space="0" w:color="auto"/>
      </w:divBdr>
    </w:div>
    <w:div w:id="298657838">
      <w:bodyDiv w:val="1"/>
      <w:marLeft w:val="0"/>
      <w:marRight w:val="0"/>
      <w:marTop w:val="0"/>
      <w:marBottom w:val="0"/>
      <w:divBdr>
        <w:top w:val="none" w:sz="0" w:space="0" w:color="auto"/>
        <w:left w:val="none" w:sz="0" w:space="0" w:color="auto"/>
        <w:bottom w:val="none" w:sz="0" w:space="0" w:color="auto"/>
        <w:right w:val="none" w:sz="0" w:space="0" w:color="auto"/>
      </w:divBdr>
    </w:div>
    <w:div w:id="301545758">
      <w:bodyDiv w:val="1"/>
      <w:marLeft w:val="0"/>
      <w:marRight w:val="0"/>
      <w:marTop w:val="0"/>
      <w:marBottom w:val="0"/>
      <w:divBdr>
        <w:top w:val="none" w:sz="0" w:space="0" w:color="auto"/>
        <w:left w:val="none" w:sz="0" w:space="0" w:color="auto"/>
        <w:bottom w:val="none" w:sz="0" w:space="0" w:color="auto"/>
        <w:right w:val="none" w:sz="0" w:space="0" w:color="auto"/>
      </w:divBdr>
    </w:div>
    <w:div w:id="304119746">
      <w:bodyDiv w:val="1"/>
      <w:marLeft w:val="0"/>
      <w:marRight w:val="0"/>
      <w:marTop w:val="0"/>
      <w:marBottom w:val="0"/>
      <w:divBdr>
        <w:top w:val="none" w:sz="0" w:space="0" w:color="auto"/>
        <w:left w:val="none" w:sz="0" w:space="0" w:color="auto"/>
        <w:bottom w:val="none" w:sz="0" w:space="0" w:color="auto"/>
        <w:right w:val="none" w:sz="0" w:space="0" w:color="auto"/>
      </w:divBdr>
    </w:div>
    <w:div w:id="311907258">
      <w:bodyDiv w:val="1"/>
      <w:marLeft w:val="0"/>
      <w:marRight w:val="0"/>
      <w:marTop w:val="0"/>
      <w:marBottom w:val="0"/>
      <w:divBdr>
        <w:top w:val="none" w:sz="0" w:space="0" w:color="auto"/>
        <w:left w:val="none" w:sz="0" w:space="0" w:color="auto"/>
        <w:bottom w:val="none" w:sz="0" w:space="0" w:color="auto"/>
        <w:right w:val="none" w:sz="0" w:space="0" w:color="auto"/>
      </w:divBdr>
    </w:div>
    <w:div w:id="311981578">
      <w:bodyDiv w:val="1"/>
      <w:marLeft w:val="0"/>
      <w:marRight w:val="0"/>
      <w:marTop w:val="0"/>
      <w:marBottom w:val="0"/>
      <w:divBdr>
        <w:top w:val="none" w:sz="0" w:space="0" w:color="auto"/>
        <w:left w:val="none" w:sz="0" w:space="0" w:color="auto"/>
        <w:bottom w:val="none" w:sz="0" w:space="0" w:color="auto"/>
        <w:right w:val="none" w:sz="0" w:space="0" w:color="auto"/>
      </w:divBdr>
    </w:div>
    <w:div w:id="312175936">
      <w:bodyDiv w:val="1"/>
      <w:marLeft w:val="0"/>
      <w:marRight w:val="0"/>
      <w:marTop w:val="0"/>
      <w:marBottom w:val="0"/>
      <w:divBdr>
        <w:top w:val="none" w:sz="0" w:space="0" w:color="auto"/>
        <w:left w:val="none" w:sz="0" w:space="0" w:color="auto"/>
        <w:bottom w:val="none" w:sz="0" w:space="0" w:color="auto"/>
        <w:right w:val="none" w:sz="0" w:space="0" w:color="auto"/>
      </w:divBdr>
    </w:div>
    <w:div w:id="316691200">
      <w:bodyDiv w:val="1"/>
      <w:marLeft w:val="0"/>
      <w:marRight w:val="0"/>
      <w:marTop w:val="0"/>
      <w:marBottom w:val="0"/>
      <w:divBdr>
        <w:top w:val="none" w:sz="0" w:space="0" w:color="auto"/>
        <w:left w:val="none" w:sz="0" w:space="0" w:color="auto"/>
        <w:bottom w:val="none" w:sz="0" w:space="0" w:color="auto"/>
        <w:right w:val="none" w:sz="0" w:space="0" w:color="auto"/>
      </w:divBdr>
    </w:div>
    <w:div w:id="318308989">
      <w:bodyDiv w:val="1"/>
      <w:marLeft w:val="0"/>
      <w:marRight w:val="0"/>
      <w:marTop w:val="0"/>
      <w:marBottom w:val="0"/>
      <w:divBdr>
        <w:top w:val="none" w:sz="0" w:space="0" w:color="auto"/>
        <w:left w:val="none" w:sz="0" w:space="0" w:color="auto"/>
        <w:bottom w:val="none" w:sz="0" w:space="0" w:color="auto"/>
        <w:right w:val="none" w:sz="0" w:space="0" w:color="auto"/>
      </w:divBdr>
    </w:div>
    <w:div w:id="319846876">
      <w:bodyDiv w:val="1"/>
      <w:marLeft w:val="0"/>
      <w:marRight w:val="0"/>
      <w:marTop w:val="0"/>
      <w:marBottom w:val="0"/>
      <w:divBdr>
        <w:top w:val="none" w:sz="0" w:space="0" w:color="auto"/>
        <w:left w:val="none" w:sz="0" w:space="0" w:color="auto"/>
        <w:bottom w:val="none" w:sz="0" w:space="0" w:color="auto"/>
        <w:right w:val="none" w:sz="0" w:space="0" w:color="auto"/>
      </w:divBdr>
    </w:div>
    <w:div w:id="322046418">
      <w:bodyDiv w:val="1"/>
      <w:marLeft w:val="0"/>
      <w:marRight w:val="0"/>
      <w:marTop w:val="0"/>
      <w:marBottom w:val="0"/>
      <w:divBdr>
        <w:top w:val="none" w:sz="0" w:space="0" w:color="auto"/>
        <w:left w:val="none" w:sz="0" w:space="0" w:color="auto"/>
        <w:bottom w:val="none" w:sz="0" w:space="0" w:color="auto"/>
        <w:right w:val="none" w:sz="0" w:space="0" w:color="auto"/>
      </w:divBdr>
    </w:div>
    <w:div w:id="322122584">
      <w:bodyDiv w:val="1"/>
      <w:marLeft w:val="0"/>
      <w:marRight w:val="0"/>
      <w:marTop w:val="0"/>
      <w:marBottom w:val="0"/>
      <w:divBdr>
        <w:top w:val="none" w:sz="0" w:space="0" w:color="auto"/>
        <w:left w:val="none" w:sz="0" w:space="0" w:color="auto"/>
        <w:bottom w:val="none" w:sz="0" w:space="0" w:color="auto"/>
        <w:right w:val="none" w:sz="0" w:space="0" w:color="auto"/>
      </w:divBdr>
    </w:div>
    <w:div w:id="324825512">
      <w:bodyDiv w:val="1"/>
      <w:marLeft w:val="0"/>
      <w:marRight w:val="0"/>
      <w:marTop w:val="0"/>
      <w:marBottom w:val="0"/>
      <w:divBdr>
        <w:top w:val="none" w:sz="0" w:space="0" w:color="auto"/>
        <w:left w:val="none" w:sz="0" w:space="0" w:color="auto"/>
        <w:bottom w:val="none" w:sz="0" w:space="0" w:color="auto"/>
        <w:right w:val="none" w:sz="0" w:space="0" w:color="auto"/>
      </w:divBdr>
    </w:div>
    <w:div w:id="325058783">
      <w:bodyDiv w:val="1"/>
      <w:marLeft w:val="0"/>
      <w:marRight w:val="0"/>
      <w:marTop w:val="0"/>
      <w:marBottom w:val="0"/>
      <w:divBdr>
        <w:top w:val="none" w:sz="0" w:space="0" w:color="auto"/>
        <w:left w:val="none" w:sz="0" w:space="0" w:color="auto"/>
        <w:bottom w:val="none" w:sz="0" w:space="0" w:color="auto"/>
        <w:right w:val="none" w:sz="0" w:space="0" w:color="auto"/>
      </w:divBdr>
    </w:div>
    <w:div w:id="326832010">
      <w:bodyDiv w:val="1"/>
      <w:marLeft w:val="0"/>
      <w:marRight w:val="0"/>
      <w:marTop w:val="0"/>
      <w:marBottom w:val="0"/>
      <w:divBdr>
        <w:top w:val="none" w:sz="0" w:space="0" w:color="auto"/>
        <w:left w:val="none" w:sz="0" w:space="0" w:color="auto"/>
        <w:bottom w:val="none" w:sz="0" w:space="0" w:color="auto"/>
        <w:right w:val="none" w:sz="0" w:space="0" w:color="auto"/>
      </w:divBdr>
    </w:div>
    <w:div w:id="326833813">
      <w:bodyDiv w:val="1"/>
      <w:marLeft w:val="0"/>
      <w:marRight w:val="0"/>
      <w:marTop w:val="0"/>
      <w:marBottom w:val="0"/>
      <w:divBdr>
        <w:top w:val="none" w:sz="0" w:space="0" w:color="auto"/>
        <w:left w:val="none" w:sz="0" w:space="0" w:color="auto"/>
        <w:bottom w:val="none" w:sz="0" w:space="0" w:color="auto"/>
        <w:right w:val="none" w:sz="0" w:space="0" w:color="auto"/>
      </w:divBdr>
    </w:div>
    <w:div w:id="329791304">
      <w:bodyDiv w:val="1"/>
      <w:marLeft w:val="0"/>
      <w:marRight w:val="0"/>
      <w:marTop w:val="0"/>
      <w:marBottom w:val="0"/>
      <w:divBdr>
        <w:top w:val="none" w:sz="0" w:space="0" w:color="auto"/>
        <w:left w:val="none" w:sz="0" w:space="0" w:color="auto"/>
        <w:bottom w:val="none" w:sz="0" w:space="0" w:color="auto"/>
        <w:right w:val="none" w:sz="0" w:space="0" w:color="auto"/>
      </w:divBdr>
    </w:div>
    <w:div w:id="330761683">
      <w:bodyDiv w:val="1"/>
      <w:marLeft w:val="0"/>
      <w:marRight w:val="0"/>
      <w:marTop w:val="0"/>
      <w:marBottom w:val="0"/>
      <w:divBdr>
        <w:top w:val="none" w:sz="0" w:space="0" w:color="auto"/>
        <w:left w:val="none" w:sz="0" w:space="0" w:color="auto"/>
        <w:bottom w:val="none" w:sz="0" w:space="0" w:color="auto"/>
        <w:right w:val="none" w:sz="0" w:space="0" w:color="auto"/>
      </w:divBdr>
    </w:div>
    <w:div w:id="330764125">
      <w:bodyDiv w:val="1"/>
      <w:marLeft w:val="0"/>
      <w:marRight w:val="0"/>
      <w:marTop w:val="0"/>
      <w:marBottom w:val="0"/>
      <w:divBdr>
        <w:top w:val="none" w:sz="0" w:space="0" w:color="auto"/>
        <w:left w:val="none" w:sz="0" w:space="0" w:color="auto"/>
        <w:bottom w:val="none" w:sz="0" w:space="0" w:color="auto"/>
        <w:right w:val="none" w:sz="0" w:space="0" w:color="auto"/>
      </w:divBdr>
    </w:div>
    <w:div w:id="334766810">
      <w:bodyDiv w:val="1"/>
      <w:marLeft w:val="0"/>
      <w:marRight w:val="0"/>
      <w:marTop w:val="0"/>
      <w:marBottom w:val="0"/>
      <w:divBdr>
        <w:top w:val="none" w:sz="0" w:space="0" w:color="auto"/>
        <w:left w:val="none" w:sz="0" w:space="0" w:color="auto"/>
        <w:bottom w:val="none" w:sz="0" w:space="0" w:color="auto"/>
        <w:right w:val="none" w:sz="0" w:space="0" w:color="auto"/>
      </w:divBdr>
    </w:div>
    <w:div w:id="335353792">
      <w:bodyDiv w:val="1"/>
      <w:marLeft w:val="0"/>
      <w:marRight w:val="0"/>
      <w:marTop w:val="0"/>
      <w:marBottom w:val="0"/>
      <w:divBdr>
        <w:top w:val="none" w:sz="0" w:space="0" w:color="auto"/>
        <w:left w:val="none" w:sz="0" w:space="0" w:color="auto"/>
        <w:bottom w:val="none" w:sz="0" w:space="0" w:color="auto"/>
        <w:right w:val="none" w:sz="0" w:space="0" w:color="auto"/>
      </w:divBdr>
    </w:div>
    <w:div w:id="339628611">
      <w:bodyDiv w:val="1"/>
      <w:marLeft w:val="0"/>
      <w:marRight w:val="0"/>
      <w:marTop w:val="0"/>
      <w:marBottom w:val="0"/>
      <w:divBdr>
        <w:top w:val="none" w:sz="0" w:space="0" w:color="auto"/>
        <w:left w:val="none" w:sz="0" w:space="0" w:color="auto"/>
        <w:bottom w:val="none" w:sz="0" w:space="0" w:color="auto"/>
        <w:right w:val="none" w:sz="0" w:space="0" w:color="auto"/>
      </w:divBdr>
    </w:div>
    <w:div w:id="344092256">
      <w:bodyDiv w:val="1"/>
      <w:marLeft w:val="0"/>
      <w:marRight w:val="0"/>
      <w:marTop w:val="0"/>
      <w:marBottom w:val="0"/>
      <w:divBdr>
        <w:top w:val="none" w:sz="0" w:space="0" w:color="auto"/>
        <w:left w:val="none" w:sz="0" w:space="0" w:color="auto"/>
        <w:bottom w:val="none" w:sz="0" w:space="0" w:color="auto"/>
        <w:right w:val="none" w:sz="0" w:space="0" w:color="auto"/>
      </w:divBdr>
    </w:div>
    <w:div w:id="345789495">
      <w:bodyDiv w:val="1"/>
      <w:marLeft w:val="0"/>
      <w:marRight w:val="0"/>
      <w:marTop w:val="0"/>
      <w:marBottom w:val="0"/>
      <w:divBdr>
        <w:top w:val="none" w:sz="0" w:space="0" w:color="auto"/>
        <w:left w:val="none" w:sz="0" w:space="0" w:color="auto"/>
        <w:bottom w:val="none" w:sz="0" w:space="0" w:color="auto"/>
        <w:right w:val="none" w:sz="0" w:space="0" w:color="auto"/>
      </w:divBdr>
    </w:div>
    <w:div w:id="345792020">
      <w:bodyDiv w:val="1"/>
      <w:marLeft w:val="0"/>
      <w:marRight w:val="0"/>
      <w:marTop w:val="0"/>
      <w:marBottom w:val="0"/>
      <w:divBdr>
        <w:top w:val="none" w:sz="0" w:space="0" w:color="auto"/>
        <w:left w:val="none" w:sz="0" w:space="0" w:color="auto"/>
        <w:bottom w:val="none" w:sz="0" w:space="0" w:color="auto"/>
        <w:right w:val="none" w:sz="0" w:space="0" w:color="auto"/>
      </w:divBdr>
    </w:div>
    <w:div w:id="349994030">
      <w:bodyDiv w:val="1"/>
      <w:marLeft w:val="0"/>
      <w:marRight w:val="0"/>
      <w:marTop w:val="0"/>
      <w:marBottom w:val="0"/>
      <w:divBdr>
        <w:top w:val="none" w:sz="0" w:space="0" w:color="auto"/>
        <w:left w:val="none" w:sz="0" w:space="0" w:color="auto"/>
        <w:bottom w:val="none" w:sz="0" w:space="0" w:color="auto"/>
        <w:right w:val="none" w:sz="0" w:space="0" w:color="auto"/>
      </w:divBdr>
    </w:div>
    <w:div w:id="351535732">
      <w:bodyDiv w:val="1"/>
      <w:marLeft w:val="0"/>
      <w:marRight w:val="0"/>
      <w:marTop w:val="0"/>
      <w:marBottom w:val="0"/>
      <w:divBdr>
        <w:top w:val="none" w:sz="0" w:space="0" w:color="auto"/>
        <w:left w:val="none" w:sz="0" w:space="0" w:color="auto"/>
        <w:bottom w:val="none" w:sz="0" w:space="0" w:color="auto"/>
        <w:right w:val="none" w:sz="0" w:space="0" w:color="auto"/>
      </w:divBdr>
    </w:div>
    <w:div w:id="352921107">
      <w:bodyDiv w:val="1"/>
      <w:marLeft w:val="0"/>
      <w:marRight w:val="0"/>
      <w:marTop w:val="0"/>
      <w:marBottom w:val="0"/>
      <w:divBdr>
        <w:top w:val="none" w:sz="0" w:space="0" w:color="auto"/>
        <w:left w:val="none" w:sz="0" w:space="0" w:color="auto"/>
        <w:bottom w:val="none" w:sz="0" w:space="0" w:color="auto"/>
        <w:right w:val="none" w:sz="0" w:space="0" w:color="auto"/>
      </w:divBdr>
    </w:div>
    <w:div w:id="355811201">
      <w:bodyDiv w:val="1"/>
      <w:marLeft w:val="0"/>
      <w:marRight w:val="0"/>
      <w:marTop w:val="0"/>
      <w:marBottom w:val="0"/>
      <w:divBdr>
        <w:top w:val="none" w:sz="0" w:space="0" w:color="auto"/>
        <w:left w:val="none" w:sz="0" w:space="0" w:color="auto"/>
        <w:bottom w:val="none" w:sz="0" w:space="0" w:color="auto"/>
        <w:right w:val="none" w:sz="0" w:space="0" w:color="auto"/>
      </w:divBdr>
    </w:div>
    <w:div w:id="356392717">
      <w:bodyDiv w:val="1"/>
      <w:marLeft w:val="0"/>
      <w:marRight w:val="0"/>
      <w:marTop w:val="0"/>
      <w:marBottom w:val="0"/>
      <w:divBdr>
        <w:top w:val="none" w:sz="0" w:space="0" w:color="auto"/>
        <w:left w:val="none" w:sz="0" w:space="0" w:color="auto"/>
        <w:bottom w:val="none" w:sz="0" w:space="0" w:color="auto"/>
        <w:right w:val="none" w:sz="0" w:space="0" w:color="auto"/>
      </w:divBdr>
    </w:div>
    <w:div w:id="357320689">
      <w:bodyDiv w:val="1"/>
      <w:marLeft w:val="0"/>
      <w:marRight w:val="0"/>
      <w:marTop w:val="0"/>
      <w:marBottom w:val="0"/>
      <w:divBdr>
        <w:top w:val="none" w:sz="0" w:space="0" w:color="auto"/>
        <w:left w:val="none" w:sz="0" w:space="0" w:color="auto"/>
        <w:bottom w:val="none" w:sz="0" w:space="0" w:color="auto"/>
        <w:right w:val="none" w:sz="0" w:space="0" w:color="auto"/>
      </w:divBdr>
    </w:div>
    <w:div w:id="358623974">
      <w:bodyDiv w:val="1"/>
      <w:marLeft w:val="0"/>
      <w:marRight w:val="0"/>
      <w:marTop w:val="0"/>
      <w:marBottom w:val="0"/>
      <w:divBdr>
        <w:top w:val="none" w:sz="0" w:space="0" w:color="auto"/>
        <w:left w:val="none" w:sz="0" w:space="0" w:color="auto"/>
        <w:bottom w:val="none" w:sz="0" w:space="0" w:color="auto"/>
        <w:right w:val="none" w:sz="0" w:space="0" w:color="auto"/>
      </w:divBdr>
    </w:div>
    <w:div w:id="360015540">
      <w:bodyDiv w:val="1"/>
      <w:marLeft w:val="0"/>
      <w:marRight w:val="0"/>
      <w:marTop w:val="0"/>
      <w:marBottom w:val="0"/>
      <w:divBdr>
        <w:top w:val="none" w:sz="0" w:space="0" w:color="auto"/>
        <w:left w:val="none" w:sz="0" w:space="0" w:color="auto"/>
        <w:bottom w:val="none" w:sz="0" w:space="0" w:color="auto"/>
        <w:right w:val="none" w:sz="0" w:space="0" w:color="auto"/>
      </w:divBdr>
    </w:div>
    <w:div w:id="363336630">
      <w:bodyDiv w:val="1"/>
      <w:marLeft w:val="0"/>
      <w:marRight w:val="0"/>
      <w:marTop w:val="0"/>
      <w:marBottom w:val="0"/>
      <w:divBdr>
        <w:top w:val="none" w:sz="0" w:space="0" w:color="auto"/>
        <w:left w:val="none" w:sz="0" w:space="0" w:color="auto"/>
        <w:bottom w:val="none" w:sz="0" w:space="0" w:color="auto"/>
        <w:right w:val="none" w:sz="0" w:space="0" w:color="auto"/>
      </w:divBdr>
    </w:div>
    <w:div w:id="367800135">
      <w:bodyDiv w:val="1"/>
      <w:marLeft w:val="0"/>
      <w:marRight w:val="0"/>
      <w:marTop w:val="0"/>
      <w:marBottom w:val="0"/>
      <w:divBdr>
        <w:top w:val="none" w:sz="0" w:space="0" w:color="auto"/>
        <w:left w:val="none" w:sz="0" w:space="0" w:color="auto"/>
        <w:bottom w:val="none" w:sz="0" w:space="0" w:color="auto"/>
        <w:right w:val="none" w:sz="0" w:space="0" w:color="auto"/>
      </w:divBdr>
    </w:div>
    <w:div w:id="368267409">
      <w:bodyDiv w:val="1"/>
      <w:marLeft w:val="0"/>
      <w:marRight w:val="0"/>
      <w:marTop w:val="0"/>
      <w:marBottom w:val="0"/>
      <w:divBdr>
        <w:top w:val="none" w:sz="0" w:space="0" w:color="auto"/>
        <w:left w:val="none" w:sz="0" w:space="0" w:color="auto"/>
        <w:bottom w:val="none" w:sz="0" w:space="0" w:color="auto"/>
        <w:right w:val="none" w:sz="0" w:space="0" w:color="auto"/>
      </w:divBdr>
    </w:div>
    <w:div w:id="370761734">
      <w:bodyDiv w:val="1"/>
      <w:marLeft w:val="0"/>
      <w:marRight w:val="0"/>
      <w:marTop w:val="0"/>
      <w:marBottom w:val="0"/>
      <w:divBdr>
        <w:top w:val="none" w:sz="0" w:space="0" w:color="auto"/>
        <w:left w:val="none" w:sz="0" w:space="0" w:color="auto"/>
        <w:bottom w:val="none" w:sz="0" w:space="0" w:color="auto"/>
        <w:right w:val="none" w:sz="0" w:space="0" w:color="auto"/>
      </w:divBdr>
    </w:div>
    <w:div w:id="373580660">
      <w:bodyDiv w:val="1"/>
      <w:marLeft w:val="0"/>
      <w:marRight w:val="0"/>
      <w:marTop w:val="0"/>
      <w:marBottom w:val="0"/>
      <w:divBdr>
        <w:top w:val="none" w:sz="0" w:space="0" w:color="auto"/>
        <w:left w:val="none" w:sz="0" w:space="0" w:color="auto"/>
        <w:bottom w:val="none" w:sz="0" w:space="0" w:color="auto"/>
        <w:right w:val="none" w:sz="0" w:space="0" w:color="auto"/>
      </w:divBdr>
    </w:div>
    <w:div w:id="374933174">
      <w:bodyDiv w:val="1"/>
      <w:marLeft w:val="0"/>
      <w:marRight w:val="0"/>
      <w:marTop w:val="0"/>
      <w:marBottom w:val="0"/>
      <w:divBdr>
        <w:top w:val="none" w:sz="0" w:space="0" w:color="auto"/>
        <w:left w:val="none" w:sz="0" w:space="0" w:color="auto"/>
        <w:bottom w:val="none" w:sz="0" w:space="0" w:color="auto"/>
        <w:right w:val="none" w:sz="0" w:space="0" w:color="auto"/>
      </w:divBdr>
    </w:div>
    <w:div w:id="377709095">
      <w:bodyDiv w:val="1"/>
      <w:marLeft w:val="0"/>
      <w:marRight w:val="0"/>
      <w:marTop w:val="0"/>
      <w:marBottom w:val="0"/>
      <w:divBdr>
        <w:top w:val="none" w:sz="0" w:space="0" w:color="auto"/>
        <w:left w:val="none" w:sz="0" w:space="0" w:color="auto"/>
        <w:bottom w:val="none" w:sz="0" w:space="0" w:color="auto"/>
        <w:right w:val="none" w:sz="0" w:space="0" w:color="auto"/>
      </w:divBdr>
    </w:div>
    <w:div w:id="379209130">
      <w:bodyDiv w:val="1"/>
      <w:marLeft w:val="0"/>
      <w:marRight w:val="0"/>
      <w:marTop w:val="0"/>
      <w:marBottom w:val="0"/>
      <w:divBdr>
        <w:top w:val="none" w:sz="0" w:space="0" w:color="auto"/>
        <w:left w:val="none" w:sz="0" w:space="0" w:color="auto"/>
        <w:bottom w:val="none" w:sz="0" w:space="0" w:color="auto"/>
        <w:right w:val="none" w:sz="0" w:space="0" w:color="auto"/>
      </w:divBdr>
    </w:div>
    <w:div w:id="381441488">
      <w:bodyDiv w:val="1"/>
      <w:marLeft w:val="0"/>
      <w:marRight w:val="0"/>
      <w:marTop w:val="0"/>
      <w:marBottom w:val="0"/>
      <w:divBdr>
        <w:top w:val="none" w:sz="0" w:space="0" w:color="auto"/>
        <w:left w:val="none" w:sz="0" w:space="0" w:color="auto"/>
        <w:bottom w:val="none" w:sz="0" w:space="0" w:color="auto"/>
        <w:right w:val="none" w:sz="0" w:space="0" w:color="auto"/>
      </w:divBdr>
    </w:div>
    <w:div w:id="381446553">
      <w:bodyDiv w:val="1"/>
      <w:marLeft w:val="0"/>
      <w:marRight w:val="0"/>
      <w:marTop w:val="0"/>
      <w:marBottom w:val="0"/>
      <w:divBdr>
        <w:top w:val="none" w:sz="0" w:space="0" w:color="auto"/>
        <w:left w:val="none" w:sz="0" w:space="0" w:color="auto"/>
        <w:bottom w:val="none" w:sz="0" w:space="0" w:color="auto"/>
        <w:right w:val="none" w:sz="0" w:space="0" w:color="auto"/>
      </w:divBdr>
    </w:div>
    <w:div w:id="393166890">
      <w:bodyDiv w:val="1"/>
      <w:marLeft w:val="0"/>
      <w:marRight w:val="0"/>
      <w:marTop w:val="0"/>
      <w:marBottom w:val="0"/>
      <w:divBdr>
        <w:top w:val="none" w:sz="0" w:space="0" w:color="auto"/>
        <w:left w:val="none" w:sz="0" w:space="0" w:color="auto"/>
        <w:bottom w:val="none" w:sz="0" w:space="0" w:color="auto"/>
        <w:right w:val="none" w:sz="0" w:space="0" w:color="auto"/>
      </w:divBdr>
    </w:div>
    <w:div w:id="397439610">
      <w:bodyDiv w:val="1"/>
      <w:marLeft w:val="0"/>
      <w:marRight w:val="0"/>
      <w:marTop w:val="0"/>
      <w:marBottom w:val="0"/>
      <w:divBdr>
        <w:top w:val="none" w:sz="0" w:space="0" w:color="auto"/>
        <w:left w:val="none" w:sz="0" w:space="0" w:color="auto"/>
        <w:bottom w:val="none" w:sz="0" w:space="0" w:color="auto"/>
        <w:right w:val="none" w:sz="0" w:space="0" w:color="auto"/>
      </w:divBdr>
    </w:div>
    <w:div w:id="399908865">
      <w:bodyDiv w:val="1"/>
      <w:marLeft w:val="0"/>
      <w:marRight w:val="0"/>
      <w:marTop w:val="0"/>
      <w:marBottom w:val="0"/>
      <w:divBdr>
        <w:top w:val="none" w:sz="0" w:space="0" w:color="auto"/>
        <w:left w:val="none" w:sz="0" w:space="0" w:color="auto"/>
        <w:bottom w:val="none" w:sz="0" w:space="0" w:color="auto"/>
        <w:right w:val="none" w:sz="0" w:space="0" w:color="auto"/>
      </w:divBdr>
    </w:div>
    <w:div w:id="402021077">
      <w:bodyDiv w:val="1"/>
      <w:marLeft w:val="0"/>
      <w:marRight w:val="0"/>
      <w:marTop w:val="0"/>
      <w:marBottom w:val="0"/>
      <w:divBdr>
        <w:top w:val="none" w:sz="0" w:space="0" w:color="auto"/>
        <w:left w:val="none" w:sz="0" w:space="0" w:color="auto"/>
        <w:bottom w:val="none" w:sz="0" w:space="0" w:color="auto"/>
        <w:right w:val="none" w:sz="0" w:space="0" w:color="auto"/>
      </w:divBdr>
    </w:div>
    <w:div w:id="402064452">
      <w:bodyDiv w:val="1"/>
      <w:marLeft w:val="0"/>
      <w:marRight w:val="0"/>
      <w:marTop w:val="0"/>
      <w:marBottom w:val="0"/>
      <w:divBdr>
        <w:top w:val="none" w:sz="0" w:space="0" w:color="auto"/>
        <w:left w:val="none" w:sz="0" w:space="0" w:color="auto"/>
        <w:bottom w:val="none" w:sz="0" w:space="0" w:color="auto"/>
        <w:right w:val="none" w:sz="0" w:space="0" w:color="auto"/>
      </w:divBdr>
    </w:div>
    <w:div w:id="404037229">
      <w:bodyDiv w:val="1"/>
      <w:marLeft w:val="0"/>
      <w:marRight w:val="0"/>
      <w:marTop w:val="0"/>
      <w:marBottom w:val="0"/>
      <w:divBdr>
        <w:top w:val="none" w:sz="0" w:space="0" w:color="auto"/>
        <w:left w:val="none" w:sz="0" w:space="0" w:color="auto"/>
        <w:bottom w:val="none" w:sz="0" w:space="0" w:color="auto"/>
        <w:right w:val="none" w:sz="0" w:space="0" w:color="auto"/>
      </w:divBdr>
    </w:div>
    <w:div w:id="404231068">
      <w:bodyDiv w:val="1"/>
      <w:marLeft w:val="0"/>
      <w:marRight w:val="0"/>
      <w:marTop w:val="0"/>
      <w:marBottom w:val="0"/>
      <w:divBdr>
        <w:top w:val="none" w:sz="0" w:space="0" w:color="auto"/>
        <w:left w:val="none" w:sz="0" w:space="0" w:color="auto"/>
        <w:bottom w:val="none" w:sz="0" w:space="0" w:color="auto"/>
        <w:right w:val="none" w:sz="0" w:space="0" w:color="auto"/>
      </w:divBdr>
    </w:div>
    <w:div w:id="405611942">
      <w:bodyDiv w:val="1"/>
      <w:marLeft w:val="0"/>
      <w:marRight w:val="0"/>
      <w:marTop w:val="0"/>
      <w:marBottom w:val="0"/>
      <w:divBdr>
        <w:top w:val="none" w:sz="0" w:space="0" w:color="auto"/>
        <w:left w:val="none" w:sz="0" w:space="0" w:color="auto"/>
        <w:bottom w:val="none" w:sz="0" w:space="0" w:color="auto"/>
        <w:right w:val="none" w:sz="0" w:space="0" w:color="auto"/>
      </w:divBdr>
    </w:div>
    <w:div w:id="409615818">
      <w:bodyDiv w:val="1"/>
      <w:marLeft w:val="0"/>
      <w:marRight w:val="0"/>
      <w:marTop w:val="0"/>
      <w:marBottom w:val="0"/>
      <w:divBdr>
        <w:top w:val="none" w:sz="0" w:space="0" w:color="auto"/>
        <w:left w:val="none" w:sz="0" w:space="0" w:color="auto"/>
        <w:bottom w:val="none" w:sz="0" w:space="0" w:color="auto"/>
        <w:right w:val="none" w:sz="0" w:space="0" w:color="auto"/>
      </w:divBdr>
    </w:div>
    <w:div w:id="410154122">
      <w:bodyDiv w:val="1"/>
      <w:marLeft w:val="0"/>
      <w:marRight w:val="0"/>
      <w:marTop w:val="0"/>
      <w:marBottom w:val="0"/>
      <w:divBdr>
        <w:top w:val="none" w:sz="0" w:space="0" w:color="auto"/>
        <w:left w:val="none" w:sz="0" w:space="0" w:color="auto"/>
        <w:bottom w:val="none" w:sz="0" w:space="0" w:color="auto"/>
        <w:right w:val="none" w:sz="0" w:space="0" w:color="auto"/>
      </w:divBdr>
    </w:div>
    <w:div w:id="411122149">
      <w:bodyDiv w:val="1"/>
      <w:marLeft w:val="0"/>
      <w:marRight w:val="0"/>
      <w:marTop w:val="0"/>
      <w:marBottom w:val="0"/>
      <w:divBdr>
        <w:top w:val="none" w:sz="0" w:space="0" w:color="auto"/>
        <w:left w:val="none" w:sz="0" w:space="0" w:color="auto"/>
        <w:bottom w:val="none" w:sz="0" w:space="0" w:color="auto"/>
        <w:right w:val="none" w:sz="0" w:space="0" w:color="auto"/>
      </w:divBdr>
    </w:div>
    <w:div w:id="411313827">
      <w:bodyDiv w:val="1"/>
      <w:marLeft w:val="0"/>
      <w:marRight w:val="0"/>
      <w:marTop w:val="0"/>
      <w:marBottom w:val="0"/>
      <w:divBdr>
        <w:top w:val="none" w:sz="0" w:space="0" w:color="auto"/>
        <w:left w:val="none" w:sz="0" w:space="0" w:color="auto"/>
        <w:bottom w:val="none" w:sz="0" w:space="0" w:color="auto"/>
        <w:right w:val="none" w:sz="0" w:space="0" w:color="auto"/>
      </w:divBdr>
    </w:div>
    <w:div w:id="411397449">
      <w:bodyDiv w:val="1"/>
      <w:marLeft w:val="0"/>
      <w:marRight w:val="0"/>
      <w:marTop w:val="0"/>
      <w:marBottom w:val="0"/>
      <w:divBdr>
        <w:top w:val="none" w:sz="0" w:space="0" w:color="auto"/>
        <w:left w:val="none" w:sz="0" w:space="0" w:color="auto"/>
        <w:bottom w:val="none" w:sz="0" w:space="0" w:color="auto"/>
        <w:right w:val="none" w:sz="0" w:space="0" w:color="auto"/>
      </w:divBdr>
    </w:div>
    <w:div w:id="417141585">
      <w:bodyDiv w:val="1"/>
      <w:marLeft w:val="0"/>
      <w:marRight w:val="0"/>
      <w:marTop w:val="0"/>
      <w:marBottom w:val="0"/>
      <w:divBdr>
        <w:top w:val="none" w:sz="0" w:space="0" w:color="auto"/>
        <w:left w:val="none" w:sz="0" w:space="0" w:color="auto"/>
        <w:bottom w:val="none" w:sz="0" w:space="0" w:color="auto"/>
        <w:right w:val="none" w:sz="0" w:space="0" w:color="auto"/>
      </w:divBdr>
    </w:div>
    <w:div w:id="429198387">
      <w:bodyDiv w:val="1"/>
      <w:marLeft w:val="0"/>
      <w:marRight w:val="0"/>
      <w:marTop w:val="0"/>
      <w:marBottom w:val="0"/>
      <w:divBdr>
        <w:top w:val="none" w:sz="0" w:space="0" w:color="auto"/>
        <w:left w:val="none" w:sz="0" w:space="0" w:color="auto"/>
        <w:bottom w:val="none" w:sz="0" w:space="0" w:color="auto"/>
        <w:right w:val="none" w:sz="0" w:space="0" w:color="auto"/>
      </w:divBdr>
    </w:div>
    <w:div w:id="432670112">
      <w:bodyDiv w:val="1"/>
      <w:marLeft w:val="0"/>
      <w:marRight w:val="0"/>
      <w:marTop w:val="0"/>
      <w:marBottom w:val="0"/>
      <w:divBdr>
        <w:top w:val="none" w:sz="0" w:space="0" w:color="auto"/>
        <w:left w:val="none" w:sz="0" w:space="0" w:color="auto"/>
        <w:bottom w:val="none" w:sz="0" w:space="0" w:color="auto"/>
        <w:right w:val="none" w:sz="0" w:space="0" w:color="auto"/>
      </w:divBdr>
    </w:div>
    <w:div w:id="435907930">
      <w:bodyDiv w:val="1"/>
      <w:marLeft w:val="0"/>
      <w:marRight w:val="0"/>
      <w:marTop w:val="0"/>
      <w:marBottom w:val="0"/>
      <w:divBdr>
        <w:top w:val="none" w:sz="0" w:space="0" w:color="auto"/>
        <w:left w:val="none" w:sz="0" w:space="0" w:color="auto"/>
        <w:bottom w:val="none" w:sz="0" w:space="0" w:color="auto"/>
        <w:right w:val="none" w:sz="0" w:space="0" w:color="auto"/>
      </w:divBdr>
    </w:div>
    <w:div w:id="436144073">
      <w:bodyDiv w:val="1"/>
      <w:marLeft w:val="0"/>
      <w:marRight w:val="0"/>
      <w:marTop w:val="0"/>
      <w:marBottom w:val="0"/>
      <w:divBdr>
        <w:top w:val="none" w:sz="0" w:space="0" w:color="auto"/>
        <w:left w:val="none" w:sz="0" w:space="0" w:color="auto"/>
        <w:bottom w:val="none" w:sz="0" w:space="0" w:color="auto"/>
        <w:right w:val="none" w:sz="0" w:space="0" w:color="auto"/>
      </w:divBdr>
    </w:div>
    <w:div w:id="439495170">
      <w:bodyDiv w:val="1"/>
      <w:marLeft w:val="0"/>
      <w:marRight w:val="0"/>
      <w:marTop w:val="0"/>
      <w:marBottom w:val="0"/>
      <w:divBdr>
        <w:top w:val="none" w:sz="0" w:space="0" w:color="auto"/>
        <w:left w:val="none" w:sz="0" w:space="0" w:color="auto"/>
        <w:bottom w:val="none" w:sz="0" w:space="0" w:color="auto"/>
        <w:right w:val="none" w:sz="0" w:space="0" w:color="auto"/>
      </w:divBdr>
    </w:div>
    <w:div w:id="440026947">
      <w:bodyDiv w:val="1"/>
      <w:marLeft w:val="0"/>
      <w:marRight w:val="0"/>
      <w:marTop w:val="0"/>
      <w:marBottom w:val="0"/>
      <w:divBdr>
        <w:top w:val="none" w:sz="0" w:space="0" w:color="auto"/>
        <w:left w:val="none" w:sz="0" w:space="0" w:color="auto"/>
        <w:bottom w:val="none" w:sz="0" w:space="0" w:color="auto"/>
        <w:right w:val="none" w:sz="0" w:space="0" w:color="auto"/>
      </w:divBdr>
    </w:div>
    <w:div w:id="442502073">
      <w:bodyDiv w:val="1"/>
      <w:marLeft w:val="0"/>
      <w:marRight w:val="0"/>
      <w:marTop w:val="0"/>
      <w:marBottom w:val="0"/>
      <w:divBdr>
        <w:top w:val="none" w:sz="0" w:space="0" w:color="auto"/>
        <w:left w:val="none" w:sz="0" w:space="0" w:color="auto"/>
        <w:bottom w:val="none" w:sz="0" w:space="0" w:color="auto"/>
        <w:right w:val="none" w:sz="0" w:space="0" w:color="auto"/>
      </w:divBdr>
    </w:div>
    <w:div w:id="455297385">
      <w:bodyDiv w:val="1"/>
      <w:marLeft w:val="0"/>
      <w:marRight w:val="0"/>
      <w:marTop w:val="0"/>
      <w:marBottom w:val="0"/>
      <w:divBdr>
        <w:top w:val="none" w:sz="0" w:space="0" w:color="auto"/>
        <w:left w:val="none" w:sz="0" w:space="0" w:color="auto"/>
        <w:bottom w:val="none" w:sz="0" w:space="0" w:color="auto"/>
        <w:right w:val="none" w:sz="0" w:space="0" w:color="auto"/>
      </w:divBdr>
    </w:div>
    <w:div w:id="456795470">
      <w:bodyDiv w:val="1"/>
      <w:marLeft w:val="0"/>
      <w:marRight w:val="0"/>
      <w:marTop w:val="0"/>
      <w:marBottom w:val="0"/>
      <w:divBdr>
        <w:top w:val="none" w:sz="0" w:space="0" w:color="auto"/>
        <w:left w:val="none" w:sz="0" w:space="0" w:color="auto"/>
        <w:bottom w:val="none" w:sz="0" w:space="0" w:color="auto"/>
        <w:right w:val="none" w:sz="0" w:space="0" w:color="auto"/>
      </w:divBdr>
    </w:div>
    <w:div w:id="457186590">
      <w:bodyDiv w:val="1"/>
      <w:marLeft w:val="0"/>
      <w:marRight w:val="0"/>
      <w:marTop w:val="0"/>
      <w:marBottom w:val="0"/>
      <w:divBdr>
        <w:top w:val="none" w:sz="0" w:space="0" w:color="auto"/>
        <w:left w:val="none" w:sz="0" w:space="0" w:color="auto"/>
        <w:bottom w:val="none" w:sz="0" w:space="0" w:color="auto"/>
        <w:right w:val="none" w:sz="0" w:space="0" w:color="auto"/>
      </w:divBdr>
    </w:div>
    <w:div w:id="457257189">
      <w:bodyDiv w:val="1"/>
      <w:marLeft w:val="0"/>
      <w:marRight w:val="0"/>
      <w:marTop w:val="0"/>
      <w:marBottom w:val="0"/>
      <w:divBdr>
        <w:top w:val="none" w:sz="0" w:space="0" w:color="auto"/>
        <w:left w:val="none" w:sz="0" w:space="0" w:color="auto"/>
        <w:bottom w:val="none" w:sz="0" w:space="0" w:color="auto"/>
        <w:right w:val="none" w:sz="0" w:space="0" w:color="auto"/>
      </w:divBdr>
    </w:div>
    <w:div w:id="457794240">
      <w:bodyDiv w:val="1"/>
      <w:marLeft w:val="0"/>
      <w:marRight w:val="0"/>
      <w:marTop w:val="0"/>
      <w:marBottom w:val="0"/>
      <w:divBdr>
        <w:top w:val="none" w:sz="0" w:space="0" w:color="auto"/>
        <w:left w:val="none" w:sz="0" w:space="0" w:color="auto"/>
        <w:bottom w:val="none" w:sz="0" w:space="0" w:color="auto"/>
        <w:right w:val="none" w:sz="0" w:space="0" w:color="auto"/>
      </w:divBdr>
    </w:div>
    <w:div w:id="459568278">
      <w:bodyDiv w:val="1"/>
      <w:marLeft w:val="0"/>
      <w:marRight w:val="0"/>
      <w:marTop w:val="0"/>
      <w:marBottom w:val="0"/>
      <w:divBdr>
        <w:top w:val="none" w:sz="0" w:space="0" w:color="auto"/>
        <w:left w:val="none" w:sz="0" w:space="0" w:color="auto"/>
        <w:bottom w:val="none" w:sz="0" w:space="0" w:color="auto"/>
        <w:right w:val="none" w:sz="0" w:space="0" w:color="auto"/>
      </w:divBdr>
    </w:div>
    <w:div w:id="463355416">
      <w:bodyDiv w:val="1"/>
      <w:marLeft w:val="0"/>
      <w:marRight w:val="0"/>
      <w:marTop w:val="0"/>
      <w:marBottom w:val="0"/>
      <w:divBdr>
        <w:top w:val="none" w:sz="0" w:space="0" w:color="auto"/>
        <w:left w:val="none" w:sz="0" w:space="0" w:color="auto"/>
        <w:bottom w:val="none" w:sz="0" w:space="0" w:color="auto"/>
        <w:right w:val="none" w:sz="0" w:space="0" w:color="auto"/>
      </w:divBdr>
    </w:div>
    <w:div w:id="465005668">
      <w:bodyDiv w:val="1"/>
      <w:marLeft w:val="0"/>
      <w:marRight w:val="0"/>
      <w:marTop w:val="0"/>
      <w:marBottom w:val="0"/>
      <w:divBdr>
        <w:top w:val="none" w:sz="0" w:space="0" w:color="auto"/>
        <w:left w:val="none" w:sz="0" w:space="0" w:color="auto"/>
        <w:bottom w:val="none" w:sz="0" w:space="0" w:color="auto"/>
        <w:right w:val="none" w:sz="0" w:space="0" w:color="auto"/>
      </w:divBdr>
    </w:div>
    <w:div w:id="465513854">
      <w:bodyDiv w:val="1"/>
      <w:marLeft w:val="0"/>
      <w:marRight w:val="0"/>
      <w:marTop w:val="0"/>
      <w:marBottom w:val="0"/>
      <w:divBdr>
        <w:top w:val="none" w:sz="0" w:space="0" w:color="auto"/>
        <w:left w:val="none" w:sz="0" w:space="0" w:color="auto"/>
        <w:bottom w:val="none" w:sz="0" w:space="0" w:color="auto"/>
        <w:right w:val="none" w:sz="0" w:space="0" w:color="auto"/>
      </w:divBdr>
    </w:div>
    <w:div w:id="466973339">
      <w:bodyDiv w:val="1"/>
      <w:marLeft w:val="0"/>
      <w:marRight w:val="0"/>
      <w:marTop w:val="0"/>
      <w:marBottom w:val="0"/>
      <w:divBdr>
        <w:top w:val="none" w:sz="0" w:space="0" w:color="auto"/>
        <w:left w:val="none" w:sz="0" w:space="0" w:color="auto"/>
        <w:bottom w:val="none" w:sz="0" w:space="0" w:color="auto"/>
        <w:right w:val="none" w:sz="0" w:space="0" w:color="auto"/>
      </w:divBdr>
    </w:div>
    <w:div w:id="468593509">
      <w:bodyDiv w:val="1"/>
      <w:marLeft w:val="0"/>
      <w:marRight w:val="0"/>
      <w:marTop w:val="0"/>
      <w:marBottom w:val="0"/>
      <w:divBdr>
        <w:top w:val="none" w:sz="0" w:space="0" w:color="auto"/>
        <w:left w:val="none" w:sz="0" w:space="0" w:color="auto"/>
        <w:bottom w:val="none" w:sz="0" w:space="0" w:color="auto"/>
        <w:right w:val="none" w:sz="0" w:space="0" w:color="auto"/>
      </w:divBdr>
    </w:div>
    <w:div w:id="470366225">
      <w:bodyDiv w:val="1"/>
      <w:marLeft w:val="0"/>
      <w:marRight w:val="0"/>
      <w:marTop w:val="0"/>
      <w:marBottom w:val="0"/>
      <w:divBdr>
        <w:top w:val="none" w:sz="0" w:space="0" w:color="auto"/>
        <w:left w:val="none" w:sz="0" w:space="0" w:color="auto"/>
        <w:bottom w:val="none" w:sz="0" w:space="0" w:color="auto"/>
        <w:right w:val="none" w:sz="0" w:space="0" w:color="auto"/>
      </w:divBdr>
    </w:div>
    <w:div w:id="479686838">
      <w:bodyDiv w:val="1"/>
      <w:marLeft w:val="0"/>
      <w:marRight w:val="0"/>
      <w:marTop w:val="0"/>
      <w:marBottom w:val="0"/>
      <w:divBdr>
        <w:top w:val="none" w:sz="0" w:space="0" w:color="auto"/>
        <w:left w:val="none" w:sz="0" w:space="0" w:color="auto"/>
        <w:bottom w:val="none" w:sz="0" w:space="0" w:color="auto"/>
        <w:right w:val="none" w:sz="0" w:space="0" w:color="auto"/>
      </w:divBdr>
    </w:div>
    <w:div w:id="479809837">
      <w:bodyDiv w:val="1"/>
      <w:marLeft w:val="0"/>
      <w:marRight w:val="0"/>
      <w:marTop w:val="0"/>
      <w:marBottom w:val="0"/>
      <w:divBdr>
        <w:top w:val="none" w:sz="0" w:space="0" w:color="auto"/>
        <w:left w:val="none" w:sz="0" w:space="0" w:color="auto"/>
        <w:bottom w:val="none" w:sz="0" w:space="0" w:color="auto"/>
        <w:right w:val="none" w:sz="0" w:space="0" w:color="auto"/>
      </w:divBdr>
    </w:div>
    <w:div w:id="480345118">
      <w:bodyDiv w:val="1"/>
      <w:marLeft w:val="0"/>
      <w:marRight w:val="0"/>
      <w:marTop w:val="0"/>
      <w:marBottom w:val="0"/>
      <w:divBdr>
        <w:top w:val="none" w:sz="0" w:space="0" w:color="auto"/>
        <w:left w:val="none" w:sz="0" w:space="0" w:color="auto"/>
        <w:bottom w:val="none" w:sz="0" w:space="0" w:color="auto"/>
        <w:right w:val="none" w:sz="0" w:space="0" w:color="auto"/>
      </w:divBdr>
    </w:div>
    <w:div w:id="485168803">
      <w:bodyDiv w:val="1"/>
      <w:marLeft w:val="0"/>
      <w:marRight w:val="0"/>
      <w:marTop w:val="0"/>
      <w:marBottom w:val="0"/>
      <w:divBdr>
        <w:top w:val="none" w:sz="0" w:space="0" w:color="auto"/>
        <w:left w:val="none" w:sz="0" w:space="0" w:color="auto"/>
        <w:bottom w:val="none" w:sz="0" w:space="0" w:color="auto"/>
        <w:right w:val="none" w:sz="0" w:space="0" w:color="auto"/>
      </w:divBdr>
    </w:div>
    <w:div w:id="485971280">
      <w:bodyDiv w:val="1"/>
      <w:marLeft w:val="0"/>
      <w:marRight w:val="0"/>
      <w:marTop w:val="0"/>
      <w:marBottom w:val="0"/>
      <w:divBdr>
        <w:top w:val="none" w:sz="0" w:space="0" w:color="auto"/>
        <w:left w:val="none" w:sz="0" w:space="0" w:color="auto"/>
        <w:bottom w:val="none" w:sz="0" w:space="0" w:color="auto"/>
        <w:right w:val="none" w:sz="0" w:space="0" w:color="auto"/>
      </w:divBdr>
    </w:div>
    <w:div w:id="490145129">
      <w:bodyDiv w:val="1"/>
      <w:marLeft w:val="0"/>
      <w:marRight w:val="0"/>
      <w:marTop w:val="0"/>
      <w:marBottom w:val="0"/>
      <w:divBdr>
        <w:top w:val="none" w:sz="0" w:space="0" w:color="auto"/>
        <w:left w:val="none" w:sz="0" w:space="0" w:color="auto"/>
        <w:bottom w:val="none" w:sz="0" w:space="0" w:color="auto"/>
        <w:right w:val="none" w:sz="0" w:space="0" w:color="auto"/>
      </w:divBdr>
    </w:div>
    <w:div w:id="491218479">
      <w:bodyDiv w:val="1"/>
      <w:marLeft w:val="0"/>
      <w:marRight w:val="0"/>
      <w:marTop w:val="0"/>
      <w:marBottom w:val="0"/>
      <w:divBdr>
        <w:top w:val="none" w:sz="0" w:space="0" w:color="auto"/>
        <w:left w:val="none" w:sz="0" w:space="0" w:color="auto"/>
        <w:bottom w:val="none" w:sz="0" w:space="0" w:color="auto"/>
        <w:right w:val="none" w:sz="0" w:space="0" w:color="auto"/>
      </w:divBdr>
    </w:div>
    <w:div w:id="498159720">
      <w:bodyDiv w:val="1"/>
      <w:marLeft w:val="0"/>
      <w:marRight w:val="0"/>
      <w:marTop w:val="0"/>
      <w:marBottom w:val="0"/>
      <w:divBdr>
        <w:top w:val="none" w:sz="0" w:space="0" w:color="auto"/>
        <w:left w:val="none" w:sz="0" w:space="0" w:color="auto"/>
        <w:bottom w:val="none" w:sz="0" w:space="0" w:color="auto"/>
        <w:right w:val="none" w:sz="0" w:space="0" w:color="auto"/>
      </w:divBdr>
    </w:div>
    <w:div w:id="500390848">
      <w:bodyDiv w:val="1"/>
      <w:marLeft w:val="0"/>
      <w:marRight w:val="0"/>
      <w:marTop w:val="0"/>
      <w:marBottom w:val="0"/>
      <w:divBdr>
        <w:top w:val="none" w:sz="0" w:space="0" w:color="auto"/>
        <w:left w:val="none" w:sz="0" w:space="0" w:color="auto"/>
        <w:bottom w:val="none" w:sz="0" w:space="0" w:color="auto"/>
        <w:right w:val="none" w:sz="0" w:space="0" w:color="auto"/>
      </w:divBdr>
    </w:div>
    <w:div w:id="500656803">
      <w:bodyDiv w:val="1"/>
      <w:marLeft w:val="0"/>
      <w:marRight w:val="0"/>
      <w:marTop w:val="0"/>
      <w:marBottom w:val="0"/>
      <w:divBdr>
        <w:top w:val="none" w:sz="0" w:space="0" w:color="auto"/>
        <w:left w:val="none" w:sz="0" w:space="0" w:color="auto"/>
        <w:bottom w:val="none" w:sz="0" w:space="0" w:color="auto"/>
        <w:right w:val="none" w:sz="0" w:space="0" w:color="auto"/>
      </w:divBdr>
    </w:div>
    <w:div w:id="505898607">
      <w:bodyDiv w:val="1"/>
      <w:marLeft w:val="0"/>
      <w:marRight w:val="0"/>
      <w:marTop w:val="0"/>
      <w:marBottom w:val="0"/>
      <w:divBdr>
        <w:top w:val="none" w:sz="0" w:space="0" w:color="auto"/>
        <w:left w:val="none" w:sz="0" w:space="0" w:color="auto"/>
        <w:bottom w:val="none" w:sz="0" w:space="0" w:color="auto"/>
        <w:right w:val="none" w:sz="0" w:space="0" w:color="auto"/>
      </w:divBdr>
    </w:div>
    <w:div w:id="507135987">
      <w:bodyDiv w:val="1"/>
      <w:marLeft w:val="0"/>
      <w:marRight w:val="0"/>
      <w:marTop w:val="0"/>
      <w:marBottom w:val="0"/>
      <w:divBdr>
        <w:top w:val="none" w:sz="0" w:space="0" w:color="auto"/>
        <w:left w:val="none" w:sz="0" w:space="0" w:color="auto"/>
        <w:bottom w:val="none" w:sz="0" w:space="0" w:color="auto"/>
        <w:right w:val="none" w:sz="0" w:space="0" w:color="auto"/>
      </w:divBdr>
    </w:div>
    <w:div w:id="510797842">
      <w:bodyDiv w:val="1"/>
      <w:marLeft w:val="0"/>
      <w:marRight w:val="0"/>
      <w:marTop w:val="0"/>
      <w:marBottom w:val="0"/>
      <w:divBdr>
        <w:top w:val="none" w:sz="0" w:space="0" w:color="auto"/>
        <w:left w:val="none" w:sz="0" w:space="0" w:color="auto"/>
        <w:bottom w:val="none" w:sz="0" w:space="0" w:color="auto"/>
        <w:right w:val="none" w:sz="0" w:space="0" w:color="auto"/>
      </w:divBdr>
    </w:div>
    <w:div w:id="512770107">
      <w:bodyDiv w:val="1"/>
      <w:marLeft w:val="0"/>
      <w:marRight w:val="0"/>
      <w:marTop w:val="0"/>
      <w:marBottom w:val="0"/>
      <w:divBdr>
        <w:top w:val="none" w:sz="0" w:space="0" w:color="auto"/>
        <w:left w:val="none" w:sz="0" w:space="0" w:color="auto"/>
        <w:bottom w:val="none" w:sz="0" w:space="0" w:color="auto"/>
        <w:right w:val="none" w:sz="0" w:space="0" w:color="auto"/>
      </w:divBdr>
    </w:div>
    <w:div w:id="514999457">
      <w:bodyDiv w:val="1"/>
      <w:marLeft w:val="0"/>
      <w:marRight w:val="0"/>
      <w:marTop w:val="0"/>
      <w:marBottom w:val="0"/>
      <w:divBdr>
        <w:top w:val="none" w:sz="0" w:space="0" w:color="auto"/>
        <w:left w:val="none" w:sz="0" w:space="0" w:color="auto"/>
        <w:bottom w:val="none" w:sz="0" w:space="0" w:color="auto"/>
        <w:right w:val="none" w:sz="0" w:space="0" w:color="auto"/>
      </w:divBdr>
    </w:div>
    <w:div w:id="515997321">
      <w:bodyDiv w:val="1"/>
      <w:marLeft w:val="0"/>
      <w:marRight w:val="0"/>
      <w:marTop w:val="0"/>
      <w:marBottom w:val="0"/>
      <w:divBdr>
        <w:top w:val="none" w:sz="0" w:space="0" w:color="auto"/>
        <w:left w:val="none" w:sz="0" w:space="0" w:color="auto"/>
        <w:bottom w:val="none" w:sz="0" w:space="0" w:color="auto"/>
        <w:right w:val="none" w:sz="0" w:space="0" w:color="auto"/>
      </w:divBdr>
    </w:div>
    <w:div w:id="516164608">
      <w:bodyDiv w:val="1"/>
      <w:marLeft w:val="0"/>
      <w:marRight w:val="0"/>
      <w:marTop w:val="0"/>
      <w:marBottom w:val="0"/>
      <w:divBdr>
        <w:top w:val="none" w:sz="0" w:space="0" w:color="auto"/>
        <w:left w:val="none" w:sz="0" w:space="0" w:color="auto"/>
        <w:bottom w:val="none" w:sz="0" w:space="0" w:color="auto"/>
        <w:right w:val="none" w:sz="0" w:space="0" w:color="auto"/>
      </w:divBdr>
    </w:div>
    <w:div w:id="523399860">
      <w:bodyDiv w:val="1"/>
      <w:marLeft w:val="0"/>
      <w:marRight w:val="0"/>
      <w:marTop w:val="0"/>
      <w:marBottom w:val="0"/>
      <w:divBdr>
        <w:top w:val="none" w:sz="0" w:space="0" w:color="auto"/>
        <w:left w:val="none" w:sz="0" w:space="0" w:color="auto"/>
        <w:bottom w:val="none" w:sz="0" w:space="0" w:color="auto"/>
        <w:right w:val="none" w:sz="0" w:space="0" w:color="auto"/>
      </w:divBdr>
    </w:div>
    <w:div w:id="523861085">
      <w:bodyDiv w:val="1"/>
      <w:marLeft w:val="0"/>
      <w:marRight w:val="0"/>
      <w:marTop w:val="0"/>
      <w:marBottom w:val="0"/>
      <w:divBdr>
        <w:top w:val="none" w:sz="0" w:space="0" w:color="auto"/>
        <w:left w:val="none" w:sz="0" w:space="0" w:color="auto"/>
        <w:bottom w:val="none" w:sz="0" w:space="0" w:color="auto"/>
        <w:right w:val="none" w:sz="0" w:space="0" w:color="auto"/>
      </w:divBdr>
    </w:div>
    <w:div w:id="526868054">
      <w:bodyDiv w:val="1"/>
      <w:marLeft w:val="0"/>
      <w:marRight w:val="0"/>
      <w:marTop w:val="0"/>
      <w:marBottom w:val="0"/>
      <w:divBdr>
        <w:top w:val="none" w:sz="0" w:space="0" w:color="auto"/>
        <w:left w:val="none" w:sz="0" w:space="0" w:color="auto"/>
        <w:bottom w:val="none" w:sz="0" w:space="0" w:color="auto"/>
        <w:right w:val="none" w:sz="0" w:space="0" w:color="auto"/>
      </w:divBdr>
    </w:div>
    <w:div w:id="527258247">
      <w:bodyDiv w:val="1"/>
      <w:marLeft w:val="0"/>
      <w:marRight w:val="0"/>
      <w:marTop w:val="0"/>
      <w:marBottom w:val="0"/>
      <w:divBdr>
        <w:top w:val="none" w:sz="0" w:space="0" w:color="auto"/>
        <w:left w:val="none" w:sz="0" w:space="0" w:color="auto"/>
        <w:bottom w:val="none" w:sz="0" w:space="0" w:color="auto"/>
        <w:right w:val="none" w:sz="0" w:space="0" w:color="auto"/>
      </w:divBdr>
    </w:div>
    <w:div w:id="536549747">
      <w:bodyDiv w:val="1"/>
      <w:marLeft w:val="0"/>
      <w:marRight w:val="0"/>
      <w:marTop w:val="0"/>
      <w:marBottom w:val="0"/>
      <w:divBdr>
        <w:top w:val="none" w:sz="0" w:space="0" w:color="auto"/>
        <w:left w:val="none" w:sz="0" w:space="0" w:color="auto"/>
        <w:bottom w:val="none" w:sz="0" w:space="0" w:color="auto"/>
        <w:right w:val="none" w:sz="0" w:space="0" w:color="auto"/>
      </w:divBdr>
    </w:div>
    <w:div w:id="537350578">
      <w:bodyDiv w:val="1"/>
      <w:marLeft w:val="0"/>
      <w:marRight w:val="0"/>
      <w:marTop w:val="0"/>
      <w:marBottom w:val="0"/>
      <w:divBdr>
        <w:top w:val="none" w:sz="0" w:space="0" w:color="auto"/>
        <w:left w:val="none" w:sz="0" w:space="0" w:color="auto"/>
        <w:bottom w:val="none" w:sz="0" w:space="0" w:color="auto"/>
        <w:right w:val="none" w:sz="0" w:space="0" w:color="auto"/>
      </w:divBdr>
    </w:div>
    <w:div w:id="538203516">
      <w:bodyDiv w:val="1"/>
      <w:marLeft w:val="0"/>
      <w:marRight w:val="0"/>
      <w:marTop w:val="0"/>
      <w:marBottom w:val="0"/>
      <w:divBdr>
        <w:top w:val="none" w:sz="0" w:space="0" w:color="auto"/>
        <w:left w:val="none" w:sz="0" w:space="0" w:color="auto"/>
        <w:bottom w:val="none" w:sz="0" w:space="0" w:color="auto"/>
        <w:right w:val="none" w:sz="0" w:space="0" w:color="auto"/>
      </w:divBdr>
    </w:div>
    <w:div w:id="539628906">
      <w:bodyDiv w:val="1"/>
      <w:marLeft w:val="0"/>
      <w:marRight w:val="0"/>
      <w:marTop w:val="0"/>
      <w:marBottom w:val="0"/>
      <w:divBdr>
        <w:top w:val="none" w:sz="0" w:space="0" w:color="auto"/>
        <w:left w:val="none" w:sz="0" w:space="0" w:color="auto"/>
        <w:bottom w:val="none" w:sz="0" w:space="0" w:color="auto"/>
        <w:right w:val="none" w:sz="0" w:space="0" w:color="auto"/>
      </w:divBdr>
    </w:div>
    <w:div w:id="543717236">
      <w:bodyDiv w:val="1"/>
      <w:marLeft w:val="0"/>
      <w:marRight w:val="0"/>
      <w:marTop w:val="0"/>
      <w:marBottom w:val="0"/>
      <w:divBdr>
        <w:top w:val="none" w:sz="0" w:space="0" w:color="auto"/>
        <w:left w:val="none" w:sz="0" w:space="0" w:color="auto"/>
        <w:bottom w:val="none" w:sz="0" w:space="0" w:color="auto"/>
        <w:right w:val="none" w:sz="0" w:space="0" w:color="auto"/>
      </w:divBdr>
    </w:div>
    <w:div w:id="546138649">
      <w:bodyDiv w:val="1"/>
      <w:marLeft w:val="0"/>
      <w:marRight w:val="0"/>
      <w:marTop w:val="0"/>
      <w:marBottom w:val="0"/>
      <w:divBdr>
        <w:top w:val="none" w:sz="0" w:space="0" w:color="auto"/>
        <w:left w:val="none" w:sz="0" w:space="0" w:color="auto"/>
        <w:bottom w:val="none" w:sz="0" w:space="0" w:color="auto"/>
        <w:right w:val="none" w:sz="0" w:space="0" w:color="auto"/>
      </w:divBdr>
    </w:div>
    <w:div w:id="548567638">
      <w:bodyDiv w:val="1"/>
      <w:marLeft w:val="0"/>
      <w:marRight w:val="0"/>
      <w:marTop w:val="0"/>
      <w:marBottom w:val="0"/>
      <w:divBdr>
        <w:top w:val="none" w:sz="0" w:space="0" w:color="auto"/>
        <w:left w:val="none" w:sz="0" w:space="0" w:color="auto"/>
        <w:bottom w:val="none" w:sz="0" w:space="0" w:color="auto"/>
        <w:right w:val="none" w:sz="0" w:space="0" w:color="auto"/>
      </w:divBdr>
    </w:div>
    <w:div w:id="551355903">
      <w:bodyDiv w:val="1"/>
      <w:marLeft w:val="0"/>
      <w:marRight w:val="0"/>
      <w:marTop w:val="0"/>
      <w:marBottom w:val="0"/>
      <w:divBdr>
        <w:top w:val="none" w:sz="0" w:space="0" w:color="auto"/>
        <w:left w:val="none" w:sz="0" w:space="0" w:color="auto"/>
        <w:bottom w:val="none" w:sz="0" w:space="0" w:color="auto"/>
        <w:right w:val="none" w:sz="0" w:space="0" w:color="auto"/>
      </w:divBdr>
    </w:div>
    <w:div w:id="553856472">
      <w:bodyDiv w:val="1"/>
      <w:marLeft w:val="0"/>
      <w:marRight w:val="0"/>
      <w:marTop w:val="0"/>
      <w:marBottom w:val="0"/>
      <w:divBdr>
        <w:top w:val="none" w:sz="0" w:space="0" w:color="auto"/>
        <w:left w:val="none" w:sz="0" w:space="0" w:color="auto"/>
        <w:bottom w:val="none" w:sz="0" w:space="0" w:color="auto"/>
        <w:right w:val="none" w:sz="0" w:space="0" w:color="auto"/>
      </w:divBdr>
    </w:div>
    <w:div w:id="561260024">
      <w:bodyDiv w:val="1"/>
      <w:marLeft w:val="0"/>
      <w:marRight w:val="0"/>
      <w:marTop w:val="0"/>
      <w:marBottom w:val="0"/>
      <w:divBdr>
        <w:top w:val="none" w:sz="0" w:space="0" w:color="auto"/>
        <w:left w:val="none" w:sz="0" w:space="0" w:color="auto"/>
        <w:bottom w:val="none" w:sz="0" w:space="0" w:color="auto"/>
        <w:right w:val="none" w:sz="0" w:space="0" w:color="auto"/>
      </w:divBdr>
    </w:div>
    <w:div w:id="561722005">
      <w:bodyDiv w:val="1"/>
      <w:marLeft w:val="0"/>
      <w:marRight w:val="0"/>
      <w:marTop w:val="0"/>
      <w:marBottom w:val="0"/>
      <w:divBdr>
        <w:top w:val="none" w:sz="0" w:space="0" w:color="auto"/>
        <w:left w:val="none" w:sz="0" w:space="0" w:color="auto"/>
        <w:bottom w:val="none" w:sz="0" w:space="0" w:color="auto"/>
        <w:right w:val="none" w:sz="0" w:space="0" w:color="auto"/>
      </w:divBdr>
    </w:div>
    <w:div w:id="564265727">
      <w:bodyDiv w:val="1"/>
      <w:marLeft w:val="0"/>
      <w:marRight w:val="0"/>
      <w:marTop w:val="0"/>
      <w:marBottom w:val="0"/>
      <w:divBdr>
        <w:top w:val="none" w:sz="0" w:space="0" w:color="auto"/>
        <w:left w:val="none" w:sz="0" w:space="0" w:color="auto"/>
        <w:bottom w:val="none" w:sz="0" w:space="0" w:color="auto"/>
        <w:right w:val="none" w:sz="0" w:space="0" w:color="auto"/>
      </w:divBdr>
    </w:div>
    <w:div w:id="564951807">
      <w:bodyDiv w:val="1"/>
      <w:marLeft w:val="0"/>
      <w:marRight w:val="0"/>
      <w:marTop w:val="0"/>
      <w:marBottom w:val="0"/>
      <w:divBdr>
        <w:top w:val="none" w:sz="0" w:space="0" w:color="auto"/>
        <w:left w:val="none" w:sz="0" w:space="0" w:color="auto"/>
        <w:bottom w:val="none" w:sz="0" w:space="0" w:color="auto"/>
        <w:right w:val="none" w:sz="0" w:space="0" w:color="auto"/>
      </w:divBdr>
    </w:div>
    <w:div w:id="565460622">
      <w:bodyDiv w:val="1"/>
      <w:marLeft w:val="0"/>
      <w:marRight w:val="0"/>
      <w:marTop w:val="0"/>
      <w:marBottom w:val="0"/>
      <w:divBdr>
        <w:top w:val="none" w:sz="0" w:space="0" w:color="auto"/>
        <w:left w:val="none" w:sz="0" w:space="0" w:color="auto"/>
        <w:bottom w:val="none" w:sz="0" w:space="0" w:color="auto"/>
        <w:right w:val="none" w:sz="0" w:space="0" w:color="auto"/>
      </w:divBdr>
    </w:div>
    <w:div w:id="565993865">
      <w:bodyDiv w:val="1"/>
      <w:marLeft w:val="0"/>
      <w:marRight w:val="0"/>
      <w:marTop w:val="0"/>
      <w:marBottom w:val="0"/>
      <w:divBdr>
        <w:top w:val="none" w:sz="0" w:space="0" w:color="auto"/>
        <w:left w:val="none" w:sz="0" w:space="0" w:color="auto"/>
        <w:bottom w:val="none" w:sz="0" w:space="0" w:color="auto"/>
        <w:right w:val="none" w:sz="0" w:space="0" w:color="auto"/>
      </w:divBdr>
    </w:div>
    <w:div w:id="566380027">
      <w:bodyDiv w:val="1"/>
      <w:marLeft w:val="0"/>
      <w:marRight w:val="0"/>
      <w:marTop w:val="0"/>
      <w:marBottom w:val="0"/>
      <w:divBdr>
        <w:top w:val="none" w:sz="0" w:space="0" w:color="auto"/>
        <w:left w:val="none" w:sz="0" w:space="0" w:color="auto"/>
        <w:bottom w:val="none" w:sz="0" w:space="0" w:color="auto"/>
        <w:right w:val="none" w:sz="0" w:space="0" w:color="auto"/>
      </w:divBdr>
    </w:div>
    <w:div w:id="569391729">
      <w:bodyDiv w:val="1"/>
      <w:marLeft w:val="0"/>
      <w:marRight w:val="0"/>
      <w:marTop w:val="0"/>
      <w:marBottom w:val="0"/>
      <w:divBdr>
        <w:top w:val="none" w:sz="0" w:space="0" w:color="auto"/>
        <w:left w:val="none" w:sz="0" w:space="0" w:color="auto"/>
        <w:bottom w:val="none" w:sz="0" w:space="0" w:color="auto"/>
        <w:right w:val="none" w:sz="0" w:space="0" w:color="auto"/>
      </w:divBdr>
    </w:div>
    <w:div w:id="569735916">
      <w:bodyDiv w:val="1"/>
      <w:marLeft w:val="0"/>
      <w:marRight w:val="0"/>
      <w:marTop w:val="0"/>
      <w:marBottom w:val="0"/>
      <w:divBdr>
        <w:top w:val="none" w:sz="0" w:space="0" w:color="auto"/>
        <w:left w:val="none" w:sz="0" w:space="0" w:color="auto"/>
        <w:bottom w:val="none" w:sz="0" w:space="0" w:color="auto"/>
        <w:right w:val="none" w:sz="0" w:space="0" w:color="auto"/>
      </w:divBdr>
    </w:div>
    <w:div w:id="577716621">
      <w:bodyDiv w:val="1"/>
      <w:marLeft w:val="0"/>
      <w:marRight w:val="0"/>
      <w:marTop w:val="0"/>
      <w:marBottom w:val="0"/>
      <w:divBdr>
        <w:top w:val="none" w:sz="0" w:space="0" w:color="auto"/>
        <w:left w:val="none" w:sz="0" w:space="0" w:color="auto"/>
        <w:bottom w:val="none" w:sz="0" w:space="0" w:color="auto"/>
        <w:right w:val="none" w:sz="0" w:space="0" w:color="auto"/>
      </w:divBdr>
    </w:div>
    <w:div w:id="582690371">
      <w:bodyDiv w:val="1"/>
      <w:marLeft w:val="0"/>
      <w:marRight w:val="0"/>
      <w:marTop w:val="0"/>
      <w:marBottom w:val="0"/>
      <w:divBdr>
        <w:top w:val="none" w:sz="0" w:space="0" w:color="auto"/>
        <w:left w:val="none" w:sz="0" w:space="0" w:color="auto"/>
        <w:bottom w:val="none" w:sz="0" w:space="0" w:color="auto"/>
        <w:right w:val="none" w:sz="0" w:space="0" w:color="auto"/>
      </w:divBdr>
    </w:div>
    <w:div w:id="584607216">
      <w:bodyDiv w:val="1"/>
      <w:marLeft w:val="0"/>
      <w:marRight w:val="0"/>
      <w:marTop w:val="0"/>
      <w:marBottom w:val="0"/>
      <w:divBdr>
        <w:top w:val="none" w:sz="0" w:space="0" w:color="auto"/>
        <w:left w:val="none" w:sz="0" w:space="0" w:color="auto"/>
        <w:bottom w:val="none" w:sz="0" w:space="0" w:color="auto"/>
        <w:right w:val="none" w:sz="0" w:space="0" w:color="auto"/>
      </w:divBdr>
    </w:div>
    <w:div w:id="585766649">
      <w:bodyDiv w:val="1"/>
      <w:marLeft w:val="0"/>
      <w:marRight w:val="0"/>
      <w:marTop w:val="0"/>
      <w:marBottom w:val="0"/>
      <w:divBdr>
        <w:top w:val="none" w:sz="0" w:space="0" w:color="auto"/>
        <w:left w:val="none" w:sz="0" w:space="0" w:color="auto"/>
        <w:bottom w:val="none" w:sz="0" w:space="0" w:color="auto"/>
        <w:right w:val="none" w:sz="0" w:space="0" w:color="auto"/>
      </w:divBdr>
    </w:div>
    <w:div w:id="586498358">
      <w:bodyDiv w:val="1"/>
      <w:marLeft w:val="0"/>
      <w:marRight w:val="0"/>
      <w:marTop w:val="0"/>
      <w:marBottom w:val="0"/>
      <w:divBdr>
        <w:top w:val="none" w:sz="0" w:space="0" w:color="auto"/>
        <w:left w:val="none" w:sz="0" w:space="0" w:color="auto"/>
        <w:bottom w:val="none" w:sz="0" w:space="0" w:color="auto"/>
        <w:right w:val="none" w:sz="0" w:space="0" w:color="auto"/>
      </w:divBdr>
    </w:div>
    <w:div w:id="588201319">
      <w:bodyDiv w:val="1"/>
      <w:marLeft w:val="0"/>
      <w:marRight w:val="0"/>
      <w:marTop w:val="0"/>
      <w:marBottom w:val="0"/>
      <w:divBdr>
        <w:top w:val="none" w:sz="0" w:space="0" w:color="auto"/>
        <w:left w:val="none" w:sz="0" w:space="0" w:color="auto"/>
        <w:bottom w:val="none" w:sz="0" w:space="0" w:color="auto"/>
        <w:right w:val="none" w:sz="0" w:space="0" w:color="auto"/>
      </w:divBdr>
    </w:div>
    <w:div w:id="589630147">
      <w:bodyDiv w:val="1"/>
      <w:marLeft w:val="0"/>
      <w:marRight w:val="0"/>
      <w:marTop w:val="0"/>
      <w:marBottom w:val="0"/>
      <w:divBdr>
        <w:top w:val="none" w:sz="0" w:space="0" w:color="auto"/>
        <w:left w:val="none" w:sz="0" w:space="0" w:color="auto"/>
        <w:bottom w:val="none" w:sz="0" w:space="0" w:color="auto"/>
        <w:right w:val="none" w:sz="0" w:space="0" w:color="auto"/>
      </w:divBdr>
    </w:div>
    <w:div w:id="590359794">
      <w:bodyDiv w:val="1"/>
      <w:marLeft w:val="0"/>
      <w:marRight w:val="0"/>
      <w:marTop w:val="0"/>
      <w:marBottom w:val="0"/>
      <w:divBdr>
        <w:top w:val="none" w:sz="0" w:space="0" w:color="auto"/>
        <w:left w:val="none" w:sz="0" w:space="0" w:color="auto"/>
        <w:bottom w:val="none" w:sz="0" w:space="0" w:color="auto"/>
        <w:right w:val="none" w:sz="0" w:space="0" w:color="auto"/>
      </w:divBdr>
    </w:div>
    <w:div w:id="590965949">
      <w:bodyDiv w:val="1"/>
      <w:marLeft w:val="0"/>
      <w:marRight w:val="0"/>
      <w:marTop w:val="0"/>
      <w:marBottom w:val="0"/>
      <w:divBdr>
        <w:top w:val="none" w:sz="0" w:space="0" w:color="auto"/>
        <w:left w:val="none" w:sz="0" w:space="0" w:color="auto"/>
        <w:bottom w:val="none" w:sz="0" w:space="0" w:color="auto"/>
        <w:right w:val="none" w:sz="0" w:space="0" w:color="auto"/>
      </w:divBdr>
    </w:div>
    <w:div w:id="591014409">
      <w:bodyDiv w:val="1"/>
      <w:marLeft w:val="0"/>
      <w:marRight w:val="0"/>
      <w:marTop w:val="0"/>
      <w:marBottom w:val="0"/>
      <w:divBdr>
        <w:top w:val="none" w:sz="0" w:space="0" w:color="auto"/>
        <w:left w:val="none" w:sz="0" w:space="0" w:color="auto"/>
        <w:bottom w:val="none" w:sz="0" w:space="0" w:color="auto"/>
        <w:right w:val="none" w:sz="0" w:space="0" w:color="auto"/>
      </w:divBdr>
    </w:div>
    <w:div w:id="594676087">
      <w:bodyDiv w:val="1"/>
      <w:marLeft w:val="0"/>
      <w:marRight w:val="0"/>
      <w:marTop w:val="0"/>
      <w:marBottom w:val="0"/>
      <w:divBdr>
        <w:top w:val="none" w:sz="0" w:space="0" w:color="auto"/>
        <w:left w:val="none" w:sz="0" w:space="0" w:color="auto"/>
        <w:bottom w:val="none" w:sz="0" w:space="0" w:color="auto"/>
        <w:right w:val="none" w:sz="0" w:space="0" w:color="auto"/>
      </w:divBdr>
    </w:div>
    <w:div w:id="596182905">
      <w:bodyDiv w:val="1"/>
      <w:marLeft w:val="0"/>
      <w:marRight w:val="0"/>
      <w:marTop w:val="0"/>
      <w:marBottom w:val="0"/>
      <w:divBdr>
        <w:top w:val="none" w:sz="0" w:space="0" w:color="auto"/>
        <w:left w:val="none" w:sz="0" w:space="0" w:color="auto"/>
        <w:bottom w:val="none" w:sz="0" w:space="0" w:color="auto"/>
        <w:right w:val="none" w:sz="0" w:space="0" w:color="auto"/>
      </w:divBdr>
    </w:div>
    <w:div w:id="597913026">
      <w:bodyDiv w:val="1"/>
      <w:marLeft w:val="0"/>
      <w:marRight w:val="0"/>
      <w:marTop w:val="0"/>
      <w:marBottom w:val="0"/>
      <w:divBdr>
        <w:top w:val="none" w:sz="0" w:space="0" w:color="auto"/>
        <w:left w:val="none" w:sz="0" w:space="0" w:color="auto"/>
        <w:bottom w:val="none" w:sz="0" w:space="0" w:color="auto"/>
        <w:right w:val="none" w:sz="0" w:space="0" w:color="auto"/>
      </w:divBdr>
    </w:div>
    <w:div w:id="599339460">
      <w:bodyDiv w:val="1"/>
      <w:marLeft w:val="0"/>
      <w:marRight w:val="0"/>
      <w:marTop w:val="0"/>
      <w:marBottom w:val="0"/>
      <w:divBdr>
        <w:top w:val="none" w:sz="0" w:space="0" w:color="auto"/>
        <w:left w:val="none" w:sz="0" w:space="0" w:color="auto"/>
        <w:bottom w:val="none" w:sz="0" w:space="0" w:color="auto"/>
        <w:right w:val="none" w:sz="0" w:space="0" w:color="auto"/>
      </w:divBdr>
    </w:div>
    <w:div w:id="599485946">
      <w:bodyDiv w:val="1"/>
      <w:marLeft w:val="0"/>
      <w:marRight w:val="0"/>
      <w:marTop w:val="0"/>
      <w:marBottom w:val="0"/>
      <w:divBdr>
        <w:top w:val="none" w:sz="0" w:space="0" w:color="auto"/>
        <w:left w:val="none" w:sz="0" w:space="0" w:color="auto"/>
        <w:bottom w:val="none" w:sz="0" w:space="0" w:color="auto"/>
        <w:right w:val="none" w:sz="0" w:space="0" w:color="auto"/>
      </w:divBdr>
    </w:div>
    <w:div w:id="599610403">
      <w:bodyDiv w:val="1"/>
      <w:marLeft w:val="0"/>
      <w:marRight w:val="0"/>
      <w:marTop w:val="0"/>
      <w:marBottom w:val="0"/>
      <w:divBdr>
        <w:top w:val="none" w:sz="0" w:space="0" w:color="auto"/>
        <w:left w:val="none" w:sz="0" w:space="0" w:color="auto"/>
        <w:bottom w:val="none" w:sz="0" w:space="0" w:color="auto"/>
        <w:right w:val="none" w:sz="0" w:space="0" w:color="auto"/>
      </w:divBdr>
    </w:div>
    <w:div w:id="604536622">
      <w:bodyDiv w:val="1"/>
      <w:marLeft w:val="0"/>
      <w:marRight w:val="0"/>
      <w:marTop w:val="0"/>
      <w:marBottom w:val="0"/>
      <w:divBdr>
        <w:top w:val="none" w:sz="0" w:space="0" w:color="auto"/>
        <w:left w:val="none" w:sz="0" w:space="0" w:color="auto"/>
        <w:bottom w:val="none" w:sz="0" w:space="0" w:color="auto"/>
        <w:right w:val="none" w:sz="0" w:space="0" w:color="auto"/>
      </w:divBdr>
    </w:div>
    <w:div w:id="605037315">
      <w:bodyDiv w:val="1"/>
      <w:marLeft w:val="0"/>
      <w:marRight w:val="0"/>
      <w:marTop w:val="0"/>
      <w:marBottom w:val="0"/>
      <w:divBdr>
        <w:top w:val="none" w:sz="0" w:space="0" w:color="auto"/>
        <w:left w:val="none" w:sz="0" w:space="0" w:color="auto"/>
        <w:bottom w:val="none" w:sz="0" w:space="0" w:color="auto"/>
        <w:right w:val="none" w:sz="0" w:space="0" w:color="auto"/>
      </w:divBdr>
    </w:div>
    <w:div w:id="605114155">
      <w:bodyDiv w:val="1"/>
      <w:marLeft w:val="0"/>
      <w:marRight w:val="0"/>
      <w:marTop w:val="0"/>
      <w:marBottom w:val="0"/>
      <w:divBdr>
        <w:top w:val="none" w:sz="0" w:space="0" w:color="auto"/>
        <w:left w:val="none" w:sz="0" w:space="0" w:color="auto"/>
        <w:bottom w:val="none" w:sz="0" w:space="0" w:color="auto"/>
        <w:right w:val="none" w:sz="0" w:space="0" w:color="auto"/>
      </w:divBdr>
    </w:div>
    <w:div w:id="611519351">
      <w:bodyDiv w:val="1"/>
      <w:marLeft w:val="0"/>
      <w:marRight w:val="0"/>
      <w:marTop w:val="0"/>
      <w:marBottom w:val="0"/>
      <w:divBdr>
        <w:top w:val="none" w:sz="0" w:space="0" w:color="auto"/>
        <w:left w:val="none" w:sz="0" w:space="0" w:color="auto"/>
        <w:bottom w:val="none" w:sz="0" w:space="0" w:color="auto"/>
        <w:right w:val="none" w:sz="0" w:space="0" w:color="auto"/>
      </w:divBdr>
    </w:div>
    <w:div w:id="612441754">
      <w:bodyDiv w:val="1"/>
      <w:marLeft w:val="0"/>
      <w:marRight w:val="0"/>
      <w:marTop w:val="0"/>
      <w:marBottom w:val="0"/>
      <w:divBdr>
        <w:top w:val="none" w:sz="0" w:space="0" w:color="auto"/>
        <w:left w:val="none" w:sz="0" w:space="0" w:color="auto"/>
        <w:bottom w:val="none" w:sz="0" w:space="0" w:color="auto"/>
        <w:right w:val="none" w:sz="0" w:space="0" w:color="auto"/>
      </w:divBdr>
    </w:div>
    <w:div w:id="612905424">
      <w:bodyDiv w:val="1"/>
      <w:marLeft w:val="0"/>
      <w:marRight w:val="0"/>
      <w:marTop w:val="0"/>
      <w:marBottom w:val="0"/>
      <w:divBdr>
        <w:top w:val="none" w:sz="0" w:space="0" w:color="auto"/>
        <w:left w:val="none" w:sz="0" w:space="0" w:color="auto"/>
        <w:bottom w:val="none" w:sz="0" w:space="0" w:color="auto"/>
        <w:right w:val="none" w:sz="0" w:space="0" w:color="auto"/>
      </w:divBdr>
    </w:div>
    <w:div w:id="614404810">
      <w:bodyDiv w:val="1"/>
      <w:marLeft w:val="0"/>
      <w:marRight w:val="0"/>
      <w:marTop w:val="0"/>
      <w:marBottom w:val="0"/>
      <w:divBdr>
        <w:top w:val="none" w:sz="0" w:space="0" w:color="auto"/>
        <w:left w:val="none" w:sz="0" w:space="0" w:color="auto"/>
        <w:bottom w:val="none" w:sz="0" w:space="0" w:color="auto"/>
        <w:right w:val="none" w:sz="0" w:space="0" w:color="auto"/>
      </w:divBdr>
    </w:div>
    <w:div w:id="617417095">
      <w:bodyDiv w:val="1"/>
      <w:marLeft w:val="0"/>
      <w:marRight w:val="0"/>
      <w:marTop w:val="0"/>
      <w:marBottom w:val="0"/>
      <w:divBdr>
        <w:top w:val="none" w:sz="0" w:space="0" w:color="auto"/>
        <w:left w:val="none" w:sz="0" w:space="0" w:color="auto"/>
        <w:bottom w:val="none" w:sz="0" w:space="0" w:color="auto"/>
        <w:right w:val="none" w:sz="0" w:space="0" w:color="auto"/>
      </w:divBdr>
    </w:div>
    <w:div w:id="625430024">
      <w:bodyDiv w:val="1"/>
      <w:marLeft w:val="0"/>
      <w:marRight w:val="0"/>
      <w:marTop w:val="0"/>
      <w:marBottom w:val="0"/>
      <w:divBdr>
        <w:top w:val="none" w:sz="0" w:space="0" w:color="auto"/>
        <w:left w:val="none" w:sz="0" w:space="0" w:color="auto"/>
        <w:bottom w:val="none" w:sz="0" w:space="0" w:color="auto"/>
        <w:right w:val="none" w:sz="0" w:space="0" w:color="auto"/>
      </w:divBdr>
    </w:div>
    <w:div w:id="627124595">
      <w:bodyDiv w:val="1"/>
      <w:marLeft w:val="0"/>
      <w:marRight w:val="0"/>
      <w:marTop w:val="0"/>
      <w:marBottom w:val="0"/>
      <w:divBdr>
        <w:top w:val="none" w:sz="0" w:space="0" w:color="auto"/>
        <w:left w:val="none" w:sz="0" w:space="0" w:color="auto"/>
        <w:bottom w:val="none" w:sz="0" w:space="0" w:color="auto"/>
        <w:right w:val="none" w:sz="0" w:space="0" w:color="auto"/>
      </w:divBdr>
    </w:div>
    <w:div w:id="627977629">
      <w:bodyDiv w:val="1"/>
      <w:marLeft w:val="0"/>
      <w:marRight w:val="0"/>
      <w:marTop w:val="0"/>
      <w:marBottom w:val="0"/>
      <w:divBdr>
        <w:top w:val="none" w:sz="0" w:space="0" w:color="auto"/>
        <w:left w:val="none" w:sz="0" w:space="0" w:color="auto"/>
        <w:bottom w:val="none" w:sz="0" w:space="0" w:color="auto"/>
        <w:right w:val="none" w:sz="0" w:space="0" w:color="auto"/>
      </w:divBdr>
    </w:div>
    <w:div w:id="629018947">
      <w:bodyDiv w:val="1"/>
      <w:marLeft w:val="0"/>
      <w:marRight w:val="0"/>
      <w:marTop w:val="0"/>
      <w:marBottom w:val="0"/>
      <w:divBdr>
        <w:top w:val="none" w:sz="0" w:space="0" w:color="auto"/>
        <w:left w:val="none" w:sz="0" w:space="0" w:color="auto"/>
        <w:bottom w:val="none" w:sz="0" w:space="0" w:color="auto"/>
        <w:right w:val="none" w:sz="0" w:space="0" w:color="auto"/>
      </w:divBdr>
    </w:div>
    <w:div w:id="630549526">
      <w:bodyDiv w:val="1"/>
      <w:marLeft w:val="0"/>
      <w:marRight w:val="0"/>
      <w:marTop w:val="0"/>
      <w:marBottom w:val="0"/>
      <w:divBdr>
        <w:top w:val="none" w:sz="0" w:space="0" w:color="auto"/>
        <w:left w:val="none" w:sz="0" w:space="0" w:color="auto"/>
        <w:bottom w:val="none" w:sz="0" w:space="0" w:color="auto"/>
        <w:right w:val="none" w:sz="0" w:space="0" w:color="auto"/>
      </w:divBdr>
    </w:div>
    <w:div w:id="642855265">
      <w:bodyDiv w:val="1"/>
      <w:marLeft w:val="0"/>
      <w:marRight w:val="0"/>
      <w:marTop w:val="0"/>
      <w:marBottom w:val="0"/>
      <w:divBdr>
        <w:top w:val="none" w:sz="0" w:space="0" w:color="auto"/>
        <w:left w:val="none" w:sz="0" w:space="0" w:color="auto"/>
        <w:bottom w:val="none" w:sz="0" w:space="0" w:color="auto"/>
        <w:right w:val="none" w:sz="0" w:space="0" w:color="auto"/>
      </w:divBdr>
    </w:div>
    <w:div w:id="646595059">
      <w:bodyDiv w:val="1"/>
      <w:marLeft w:val="0"/>
      <w:marRight w:val="0"/>
      <w:marTop w:val="0"/>
      <w:marBottom w:val="0"/>
      <w:divBdr>
        <w:top w:val="none" w:sz="0" w:space="0" w:color="auto"/>
        <w:left w:val="none" w:sz="0" w:space="0" w:color="auto"/>
        <w:bottom w:val="none" w:sz="0" w:space="0" w:color="auto"/>
        <w:right w:val="none" w:sz="0" w:space="0" w:color="auto"/>
      </w:divBdr>
    </w:div>
    <w:div w:id="648480813">
      <w:bodyDiv w:val="1"/>
      <w:marLeft w:val="0"/>
      <w:marRight w:val="0"/>
      <w:marTop w:val="0"/>
      <w:marBottom w:val="0"/>
      <w:divBdr>
        <w:top w:val="none" w:sz="0" w:space="0" w:color="auto"/>
        <w:left w:val="none" w:sz="0" w:space="0" w:color="auto"/>
        <w:bottom w:val="none" w:sz="0" w:space="0" w:color="auto"/>
        <w:right w:val="none" w:sz="0" w:space="0" w:color="auto"/>
      </w:divBdr>
    </w:div>
    <w:div w:id="650985647">
      <w:bodyDiv w:val="1"/>
      <w:marLeft w:val="0"/>
      <w:marRight w:val="0"/>
      <w:marTop w:val="0"/>
      <w:marBottom w:val="0"/>
      <w:divBdr>
        <w:top w:val="none" w:sz="0" w:space="0" w:color="auto"/>
        <w:left w:val="none" w:sz="0" w:space="0" w:color="auto"/>
        <w:bottom w:val="none" w:sz="0" w:space="0" w:color="auto"/>
        <w:right w:val="none" w:sz="0" w:space="0" w:color="auto"/>
      </w:divBdr>
    </w:div>
    <w:div w:id="654145224">
      <w:bodyDiv w:val="1"/>
      <w:marLeft w:val="0"/>
      <w:marRight w:val="0"/>
      <w:marTop w:val="0"/>
      <w:marBottom w:val="0"/>
      <w:divBdr>
        <w:top w:val="none" w:sz="0" w:space="0" w:color="auto"/>
        <w:left w:val="none" w:sz="0" w:space="0" w:color="auto"/>
        <w:bottom w:val="none" w:sz="0" w:space="0" w:color="auto"/>
        <w:right w:val="none" w:sz="0" w:space="0" w:color="auto"/>
      </w:divBdr>
    </w:div>
    <w:div w:id="655957512">
      <w:bodyDiv w:val="1"/>
      <w:marLeft w:val="0"/>
      <w:marRight w:val="0"/>
      <w:marTop w:val="0"/>
      <w:marBottom w:val="0"/>
      <w:divBdr>
        <w:top w:val="none" w:sz="0" w:space="0" w:color="auto"/>
        <w:left w:val="none" w:sz="0" w:space="0" w:color="auto"/>
        <w:bottom w:val="none" w:sz="0" w:space="0" w:color="auto"/>
        <w:right w:val="none" w:sz="0" w:space="0" w:color="auto"/>
      </w:divBdr>
    </w:div>
    <w:div w:id="656878625">
      <w:bodyDiv w:val="1"/>
      <w:marLeft w:val="0"/>
      <w:marRight w:val="0"/>
      <w:marTop w:val="0"/>
      <w:marBottom w:val="0"/>
      <w:divBdr>
        <w:top w:val="none" w:sz="0" w:space="0" w:color="auto"/>
        <w:left w:val="none" w:sz="0" w:space="0" w:color="auto"/>
        <w:bottom w:val="none" w:sz="0" w:space="0" w:color="auto"/>
        <w:right w:val="none" w:sz="0" w:space="0" w:color="auto"/>
      </w:divBdr>
    </w:div>
    <w:div w:id="660086199">
      <w:bodyDiv w:val="1"/>
      <w:marLeft w:val="0"/>
      <w:marRight w:val="0"/>
      <w:marTop w:val="0"/>
      <w:marBottom w:val="0"/>
      <w:divBdr>
        <w:top w:val="none" w:sz="0" w:space="0" w:color="auto"/>
        <w:left w:val="none" w:sz="0" w:space="0" w:color="auto"/>
        <w:bottom w:val="none" w:sz="0" w:space="0" w:color="auto"/>
        <w:right w:val="none" w:sz="0" w:space="0" w:color="auto"/>
      </w:divBdr>
    </w:div>
    <w:div w:id="666253750">
      <w:bodyDiv w:val="1"/>
      <w:marLeft w:val="0"/>
      <w:marRight w:val="0"/>
      <w:marTop w:val="0"/>
      <w:marBottom w:val="0"/>
      <w:divBdr>
        <w:top w:val="none" w:sz="0" w:space="0" w:color="auto"/>
        <w:left w:val="none" w:sz="0" w:space="0" w:color="auto"/>
        <w:bottom w:val="none" w:sz="0" w:space="0" w:color="auto"/>
        <w:right w:val="none" w:sz="0" w:space="0" w:color="auto"/>
      </w:divBdr>
    </w:div>
    <w:div w:id="666323821">
      <w:bodyDiv w:val="1"/>
      <w:marLeft w:val="0"/>
      <w:marRight w:val="0"/>
      <w:marTop w:val="0"/>
      <w:marBottom w:val="0"/>
      <w:divBdr>
        <w:top w:val="none" w:sz="0" w:space="0" w:color="auto"/>
        <w:left w:val="none" w:sz="0" w:space="0" w:color="auto"/>
        <w:bottom w:val="none" w:sz="0" w:space="0" w:color="auto"/>
        <w:right w:val="none" w:sz="0" w:space="0" w:color="auto"/>
      </w:divBdr>
    </w:div>
    <w:div w:id="667296613">
      <w:bodyDiv w:val="1"/>
      <w:marLeft w:val="0"/>
      <w:marRight w:val="0"/>
      <w:marTop w:val="0"/>
      <w:marBottom w:val="0"/>
      <w:divBdr>
        <w:top w:val="none" w:sz="0" w:space="0" w:color="auto"/>
        <w:left w:val="none" w:sz="0" w:space="0" w:color="auto"/>
        <w:bottom w:val="none" w:sz="0" w:space="0" w:color="auto"/>
        <w:right w:val="none" w:sz="0" w:space="0" w:color="auto"/>
      </w:divBdr>
    </w:div>
    <w:div w:id="672804661">
      <w:bodyDiv w:val="1"/>
      <w:marLeft w:val="0"/>
      <w:marRight w:val="0"/>
      <w:marTop w:val="0"/>
      <w:marBottom w:val="0"/>
      <w:divBdr>
        <w:top w:val="none" w:sz="0" w:space="0" w:color="auto"/>
        <w:left w:val="none" w:sz="0" w:space="0" w:color="auto"/>
        <w:bottom w:val="none" w:sz="0" w:space="0" w:color="auto"/>
        <w:right w:val="none" w:sz="0" w:space="0" w:color="auto"/>
      </w:divBdr>
    </w:div>
    <w:div w:id="674652062">
      <w:bodyDiv w:val="1"/>
      <w:marLeft w:val="0"/>
      <w:marRight w:val="0"/>
      <w:marTop w:val="0"/>
      <w:marBottom w:val="0"/>
      <w:divBdr>
        <w:top w:val="none" w:sz="0" w:space="0" w:color="auto"/>
        <w:left w:val="none" w:sz="0" w:space="0" w:color="auto"/>
        <w:bottom w:val="none" w:sz="0" w:space="0" w:color="auto"/>
        <w:right w:val="none" w:sz="0" w:space="0" w:color="auto"/>
      </w:divBdr>
    </w:div>
    <w:div w:id="675305288">
      <w:bodyDiv w:val="1"/>
      <w:marLeft w:val="0"/>
      <w:marRight w:val="0"/>
      <w:marTop w:val="0"/>
      <w:marBottom w:val="0"/>
      <w:divBdr>
        <w:top w:val="none" w:sz="0" w:space="0" w:color="auto"/>
        <w:left w:val="none" w:sz="0" w:space="0" w:color="auto"/>
        <w:bottom w:val="none" w:sz="0" w:space="0" w:color="auto"/>
        <w:right w:val="none" w:sz="0" w:space="0" w:color="auto"/>
      </w:divBdr>
    </w:div>
    <w:div w:id="676076148">
      <w:bodyDiv w:val="1"/>
      <w:marLeft w:val="0"/>
      <w:marRight w:val="0"/>
      <w:marTop w:val="0"/>
      <w:marBottom w:val="0"/>
      <w:divBdr>
        <w:top w:val="none" w:sz="0" w:space="0" w:color="auto"/>
        <w:left w:val="none" w:sz="0" w:space="0" w:color="auto"/>
        <w:bottom w:val="none" w:sz="0" w:space="0" w:color="auto"/>
        <w:right w:val="none" w:sz="0" w:space="0" w:color="auto"/>
      </w:divBdr>
    </w:div>
    <w:div w:id="678391276">
      <w:bodyDiv w:val="1"/>
      <w:marLeft w:val="0"/>
      <w:marRight w:val="0"/>
      <w:marTop w:val="0"/>
      <w:marBottom w:val="0"/>
      <w:divBdr>
        <w:top w:val="none" w:sz="0" w:space="0" w:color="auto"/>
        <w:left w:val="none" w:sz="0" w:space="0" w:color="auto"/>
        <w:bottom w:val="none" w:sz="0" w:space="0" w:color="auto"/>
        <w:right w:val="none" w:sz="0" w:space="0" w:color="auto"/>
      </w:divBdr>
    </w:div>
    <w:div w:id="682785950">
      <w:bodyDiv w:val="1"/>
      <w:marLeft w:val="0"/>
      <w:marRight w:val="0"/>
      <w:marTop w:val="0"/>
      <w:marBottom w:val="0"/>
      <w:divBdr>
        <w:top w:val="none" w:sz="0" w:space="0" w:color="auto"/>
        <w:left w:val="none" w:sz="0" w:space="0" w:color="auto"/>
        <w:bottom w:val="none" w:sz="0" w:space="0" w:color="auto"/>
        <w:right w:val="none" w:sz="0" w:space="0" w:color="auto"/>
      </w:divBdr>
    </w:div>
    <w:div w:id="685014842">
      <w:bodyDiv w:val="1"/>
      <w:marLeft w:val="0"/>
      <w:marRight w:val="0"/>
      <w:marTop w:val="0"/>
      <w:marBottom w:val="0"/>
      <w:divBdr>
        <w:top w:val="none" w:sz="0" w:space="0" w:color="auto"/>
        <w:left w:val="none" w:sz="0" w:space="0" w:color="auto"/>
        <w:bottom w:val="none" w:sz="0" w:space="0" w:color="auto"/>
        <w:right w:val="none" w:sz="0" w:space="0" w:color="auto"/>
      </w:divBdr>
    </w:div>
    <w:div w:id="685864688">
      <w:bodyDiv w:val="1"/>
      <w:marLeft w:val="0"/>
      <w:marRight w:val="0"/>
      <w:marTop w:val="0"/>
      <w:marBottom w:val="0"/>
      <w:divBdr>
        <w:top w:val="none" w:sz="0" w:space="0" w:color="auto"/>
        <w:left w:val="none" w:sz="0" w:space="0" w:color="auto"/>
        <w:bottom w:val="none" w:sz="0" w:space="0" w:color="auto"/>
        <w:right w:val="none" w:sz="0" w:space="0" w:color="auto"/>
      </w:divBdr>
    </w:div>
    <w:div w:id="685986623">
      <w:bodyDiv w:val="1"/>
      <w:marLeft w:val="0"/>
      <w:marRight w:val="0"/>
      <w:marTop w:val="0"/>
      <w:marBottom w:val="0"/>
      <w:divBdr>
        <w:top w:val="none" w:sz="0" w:space="0" w:color="auto"/>
        <w:left w:val="none" w:sz="0" w:space="0" w:color="auto"/>
        <w:bottom w:val="none" w:sz="0" w:space="0" w:color="auto"/>
        <w:right w:val="none" w:sz="0" w:space="0" w:color="auto"/>
      </w:divBdr>
    </w:div>
    <w:div w:id="687369453">
      <w:bodyDiv w:val="1"/>
      <w:marLeft w:val="0"/>
      <w:marRight w:val="0"/>
      <w:marTop w:val="0"/>
      <w:marBottom w:val="0"/>
      <w:divBdr>
        <w:top w:val="none" w:sz="0" w:space="0" w:color="auto"/>
        <w:left w:val="none" w:sz="0" w:space="0" w:color="auto"/>
        <w:bottom w:val="none" w:sz="0" w:space="0" w:color="auto"/>
        <w:right w:val="none" w:sz="0" w:space="0" w:color="auto"/>
      </w:divBdr>
    </w:div>
    <w:div w:id="689335677">
      <w:bodyDiv w:val="1"/>
      <w:marLeft w:val="0"/>
      <w:marRight w:val="0"/>
      <w:marTop w:val="0"/>
      <w:marBottom w:val="0"/>
      <w:divBdr>
        <w:top w:val="none" w:sz="0" w:space="0" w:color="auto"/>
        <w:left w:val="none" w:sz="0" w:space="0" w:color="auto"/>
        <w:bottom w:val="none" w:sz="0" w:space="0" w:color="auto"/>
        <w:right w:val="none" w:sz="0" w:space="0" w:color="auto"/>
      </w:divBdr>
    </w:div>
    <w:div w:id="690111623">
      <w:bodyDiv w:val="1"/>
      <w:marLeft w:val="0"/>
      <w:marRight w:val="0"/>
      <w:marTop w:val="0"/>
      <w:marBottom w:val="0"/>
      <w:divBdr>
        <w:top w:val="none" w:sz="0" w:space="0" w:color="auto"/>
        <w:left w:val="none" w:sz="0" w:space="0" w:color="auto"/>
        <w:bottom w:val="none" w:sz="0" w:space="0" w:color="auto"/>
        <w:right w:val="none" w:sz="0" w:space="0" w:color="auto"/>
      </w:divBdr>
    </w:div>
    <w:div w:id="691765109">
      <w:bodyDiv w:val="1"/>
      <w:marLeft w:val="0"/>
      <w:marRight w:val="0"/>
      <w:marTop w:val="0"/>
      <w:marBottom w:val="0"/>
      <w:divBdr>
        <w:top w:val="none" w:sz="0" w:space="0" w:color="auto"/>
        <w:left w:val="none" w:sz="0" w:space="0" w:color="auto"/>
        <w:bottom w:val="none" w:sz="0" w:space="0" w:color="auto"/>
        <w:right w:val="none" w:sz="0" w:space="0" w:color="auto"/>
      </w:divBdr>
    </w:div>
    <w:div w:id="695274705">
      <w:bodyDiv w:val="1"/>
      <w:marLeft w:val="0"/>
      <w:marRight w:val="0"/>
      <w:marTop w:val="0"/>
      <w:marBottom w:val="0"/>
      <w:divBdr>
        <w:top w:val="none" w:sz="0" w:space="0" w:color="auto"/>
        <w:left w:val="none" w:sz="0" w:space="0" w:color="auto"/>
        <w:bottom w:val="none" w:sz="0" w:space="0" w:color="auto"/>
        <w:right w:val="none" w:sz="0" w:space="0" w:color="auto"/>
      </w:divBdr>
    </w:div>
    <w:div w:id="695739910">
      <w:bodyDiv w:val="1"/>
      <w:marLeft w:val="0"/>
      <w:marRight w:val="0"/>
      <w:marTop w:val="0"/>
      <w:marBottom w:val="0"/>
      <w:divBdr>
        <w:top w:val="none" w:sz="0" w:space="0" w:color="auto"/>
        <w:left w:val="none" w:sz="0" w:space="0" w:color="auto"/>
        <w:bottom w:val="none" w:sz="0" w:space="0" w:color="auto"/>
        <w:right w:val="none" w:sz="0" w:space="0" w:color="auto"/>
      </w:divBdr>
    </w:div>
    <w:div w:id="696582905">
      <w:bodyDiv w:val="1"/>
      <w:marLeft w:val="0"/>
      <w:marRight w:val="0"/>
      <w:marTop w:val="0"/>
      <w:marBottom w:val="0"/>
      <w:divBdr>
        <w:top w:val="none" w:sz="0" w:space="0" w:color="auto"/>
        <w:left w:val="none" w:sz="0" w:space="0" w:color="auto"/>
        <w:bottom w:val="none" w:sz="0" w:space="0" w:color="auto"/>
        <w:right w:val="none" w:sz="0" w:space="0" w:color="auto"/>
      </w:divBdr>
    </w:div>
    <w:div w:id="696736488">
      <w:bodyDiv w:val="1"/>
      <w:marLeft w:val="0"/>
      <w:marRight w:val="0"/>
      <w:marTop w:val="0"/>
      <w:marBottom w:val="0"/>
      <w:divBdr>
        <w:top w:val="none" w:sz="0" w:space="0" w:color="auto"/>
        <w:left w:val="none" w:sz="0" w:space="0" w:color="auto"/>
        <w:bottom w:val="none" w:sz="0" w:space="0" w:color="auto"/>
        <w:right w:val="none" w:sz="0" w:space="0" w:color="auto"/>
      </w:divBdr>
    </w:div>
    <w:div w:id="702025024">
      <w:bodyDiv w:val="1"/>
      <w:marLeft w:val="0"/>
      <w:marRight w:val="0"/>
      <w:marTop w:val="0"/>
      <w:marBottom w:val="0"/>
      <w:divBdr>
        <w:top w:val="none" w:sz="0" w:space="0" w:color="auto"/>
        <w:left w:val="none" w:sz="0" w:space="0" w:color="auto"/>
        <w:bottom w:val="none" w:sz="0" w:space="0" w:color="auto"/>
        <w:right w:val="none" w:sz="0" w:space="0" w:color="auto"/>
      </w:divBdr>
    </w:div>
    <w:div w:id="702634818">
      <w:bodyDiv w:val="1"/>
      <w:marLeft w:val="0"/>
      <w:marRight w:val="0"/>
      <w:marTop w:val="0"/>
      <w:marBottom w:val="0"/>
      <w:divBdr>
        <w:top w:val="none" w:sz="0" w:space="0" w:color="auto"/>
        <w:left w:val="none" w:sz="0" w:space="0" w:color="auto"/>
        <w:bottom w:val="none" w:sz="0" w:space="0" w:color="auto"/>
        <w:right w:val="none" w:sz="0" w:space="0" w:color="auto"/>
      </w:divBdr>
    </w:div>
    <w:div w:id="704064871">
      <w:bodyDiv w:val="1"/>
      <w:marLeft w:val="0"/>
      <w:marRight w:val="0"/>
      <w:marTop w:val="0"/>
      <w:marBottom w:val="0"/>
      <w:divBdr>
        <w:top w:val="none" w:sz="0" w:space="0" w:color="auto"/>
        <w:left w:val="none" w:sz="0" w:space="0" w:color="auto"/>
        <w:bottom w:val="none" w:sz="0" w:space="0" w:color="auto"/>
        <w:right w:val="none" w:sz="0" w:space="0" w:color="auto"/>
      </w:divBdr>
    </w:div>
    <w:div w:id="704912379">
      <w:bodyDiv w:val="1"/>
      <w:marLeft w:val="0"/>
      <w:marRight w:val="0"/>
      <w:marTop w:val="0"/>
      <w:marBottom w:val="0"/>
      <w:divBdr>
        <w:top w:val="none" w:sz="0" w:space="0" w:color="auto"/>
        <w:left w:val="none" w:sz="0" w:space="0" w:color="auto"/>
        <w:bottom w:val="none" w:sz="0" w:space="0" w:color="auto"/>
        <w:right w:val="none" w:sz="0" w:space="0" w:color="auto"/>
      </w:divBdr>
    </w:div>
    <w:div w:id="708335171">
      <w:bodyDiv w:val="1"/>
      <w:marLeft w:val="0"/>
      <w:marRight w:val="0"/>
      <w:marTop w:val="0"/>
      <w:marBottom w:val="0"/>
      <w:divBdr>
        <w:top w:val="none" w:sz="0" w:space="0" w:color="auto"/>
        <w:left w:val="none" w:sz="0" w:space="0" w:color="auto"/>
        <w:bottom w:val="none" w:sz="0" w:space="0" w:color="auto"/>
        <w:right w:val="none" w:sz="0" w:space="0" w:color="auto"/>
      </w:divBdr>
    </w:div>
    <w:div w:id="710034839">
      <w:bodyDiv w:val="1"/>
      <w:marLeft w:val="0"/>
      <w:marRight w:val="0"/>
      <w:marTop w:val="0"/>
      <w:marBottom w:val="0"/>
      <w:divBdr>
        <w:top w:val="none" w:sz="0" w:space="0" w:color="auto"/>
        <w:left w:val="none" w:sz="0" w:space="0" w:color="auto"/>
        <w:bottom w:val="none" w:sz="0" w:space="0" w:color="auto"/>
        <w:right w:val="none" w:sz="0" w:space="0" w:color="auto"/>
      </w:divBdr>
    </w:div>
    <w:div w:id="714356185">
      <w:bodyDiv w:val="1"/>
      <w:marLeft w:val="0"/>
      <w:marRight w:val="0"/>
      <w:marTop w:val="0"/>
      <w:marBottom w:val="0"/>
      <w:divBdr>
        <w:top w:val="none" w:sz="0" w:space="0" w:color="auto"/>
        <w:left w:val="none" w:sz="0" w:space="0" w:color="auto"/>
        <w:bottom w:val="none" w:sz="0" w:space="0" w:color="auto"/>
        <w:right w:val="none" w:sz="0" w:space="0" w:color="auto"/>
      </w:divBdr>
    </w:div>
    <w:div w:id="719864415">
      <w:bodyDiv w:val="1"/>
      <w:marLeft w:val="0"/>
      <w:marRight w:val="0"/>
      <w:marTop w:val="0"/>
      <w:marBottom w:val="0"/>
      <w:divBdr>
        <w:top w:val="none" w:sz="0" w:space="0" w:color="auto"/>
        <w:left w:val="none" w:sz="0" w:space="0" w:color="auto"/>
        <w:bottom w:val="none" w:sz="0" w:space="0" w:color="auto"/>
        <w:right w:val="none" w:sz="0" w:space="0" w:color="auto"/>
      </w:divBdr>
    </w:div>
    <w:div w:id="722825447">
      <w:bodyDiv w:val="1"/>
      <w:marLeft w:val="0"/>
      <w:marRight w:val="0"/>
      <w:marTop w:val="0"/>
      <w:marBottom w:val="0"/>
      <w:divBdr>
        <w:top w:val="none" w:sz="0" w:space="0" w:color="auto"/>
        <w:left w:val="none" w:sz="0" w:space="0" w:color="auto"/>
        <w:bottom w:val="none" w:sz="0" w:space="0" w:color="auto"/>
        <w:right w:val="none" w:sz="0" w:space="0" w:color="auto"/>
      </w:divBdr>
    </w:div>
    <w:div w:id="728386150">
      <w:bodyDiv w:val="1"/>
      <w:marLeft w:val="0"/>
      <w:marRight w:val="0"/>
      <w:marTop w:val="0"/>
      <w:marBottom w:val="0"/>
      <w:divBdr>
        <w:top w:val="none" w:sz="0" w:space="0" w:color="auto"/>
        <w:left w:val="none" w:sz="0" w:space="0" w:color="auto"/>
        <w:bottom w:val="none" w:sz="0" w:space="0" w:color="auto"/>
        <w:right w:val="none" w:sz="0" w:space="0" w:color="auto"/>
      </w:divBdr>
    </w:div>
    <w:div w:id="734859876">
      <w:bodyDiv w:val="1"/>
      <w:marLeft w:val="0"/>
      <w:marRight w:val="0"/>
      <w:marTop w:val="0"/>
      <w:marBottom w:val="0"/>
      <w:divBdr>
        <w:top w:val="none" w:sz="0" w:space="0" w:color="auto"/>
        <w:left w:val="none" w:sz="0" w:space="0" w:color="auto"/>
        <w:bottom w:val="none" w:sz="0" w:space="0" w:color="auto"/>
        <w:right w:val="none" w:sz="0" w:space="0" w:color="auto"/>
      </w:divBdr>
    </w:div>
    <w:div w:id="743768689">
      <w:bodyDiv w:val="1"/>
      <w:marLeft w:val="0"/>
      <w:marRight w:val="0"/>
      <w:marTop w:val="0"/>
      <w:marBottom w:val="0"/>
      <w:divBdr>
        <w:top w:val="none" w:sz="0" w:space="0" w:color="auto"/>
        <w:left w:val="none" w:sz="0" w:space="0" w:color="auto"/>
        <w:bottom w:val="none" w:sz="0" w:space="0" w:color="auto"/>
        <w:right w:val="none" w:sz="0" w:space="0" w:color="auto"/>
      </w:divBdr>
    </w:div>
    <w:div w:id="746073826">
      <w:bodyDiv w:val="1"/>
      <w:marLeft w:val="0"/>
      <w:marRight w:val="0"/>
      <w:marTop w:val="0"/>
      <w:marBottom w:val="0"/>
      <w:divBdr>
        <w:top w:val="none" w:sz="0" w:space="0" w:color="auto"/>
        <w:left w:val="none" w:sz="0" w:space="0" w:color="auto"/>
        <w:bottom w:val="none" w:sz="0" w:space="0" w:color="auto"/>
        <w:right w:val="none" w:sz="0" w:space="0" w:color="auto"/>
      </w:divBdr>
    </w:div>
    <w:div w:id="746465198">
      <w:bodyDiv w:val="1"/>
      <w:marLeft w:val="0"/>
      <w:marRight w:val="0"/>
      <w:marTop w:val="0"/>
      <w:marBottom w:val="0"/>
      <w:divBdr>
        <w:top w:val="none" w:sz="0" w:space="0" w:color="auto"/>
        <w:left w:val="none" w:sz="0" w:space="0" w:color="auto"/>
        <w:bottom w:val="none" w:sz="0" w:space="0" w:color="auto"/>
        <w:right w:val="none" w:sz="0" w:space="0" w:color="auto"/>
      </w:divBdr>
    </w:div>
    <w:div w:id="746807626">
      <w:bodyDiv w:val="1"/>
      <w:marLeft w:val="0"/>
      <w:marRight w:val="0"/>
      <w:marTop w:val="0"/>
      <w:marBottom w:val="0"/>
      <w:divBdr>
        <w:top w:val="none" w:sz="0" w:space="0" w:color="auto"/>
        <w:left w:val="none" w:sz="0" w:space="0" w:color="auto"/>
        <w:bottom w:val="none" w:sz="0" w:space="0" w:color="auto"/>
        <w:right w:val="none" w:sz="0" w:space="0" w:color="auto"/>
      </w:divBdr>
    </w:div>
    <w:div w:id="751437558">
      <w:bodyDiv w:val="1"/>
      <w:marLeft w:val="0"/>
      <w:marRight w:val="0"/>
      <w:marTop w:val="0"/>
      <w:marBottom w:val="0"/>
      <w:divBdr>
        <w:top w:val="none" w:sz="0" w:space="0" w:color="auto"/>
        <w:left w:val="none" w:sz="0" w:space="0" w:color="auto"/>
        <w:bottom w:val="none" w:sz="0" w:space="0" w:color="auto"/>
        <w:right w:val="none" w:sz="0" w:space="0" w:color="auto"/>
      </w:divBdr>
    </w:div>
    <w:div w:id="751467141">
      <w:bodyDiv w:val="1"/>
      <w:marLeft w:val="0"/>
      <w:marRight w:val="0"/>
      <w:marTop w:val="0"/>
      <w:marBottom w:val="0"/>
      <w:divBdr>
        <w:top w:val="none" w:sz="0" w:space="0" w:color="auto"/>
        <w:left w:val="none" w:sz="0" w:space="0" w:color="auto"/>
        <w:bottom w:val="none" w:sz="0" w:space="0" w:color="auto"/>
        <w:right w:val="none" w:sz="0" w:space="0" w:color="auto"/>
      </w:divBdr>
    </w:div>
    <w:div w:id="754285343">
      <w:bodyDiv w:val="1"/>
      <w:marLeft w:val="0"/>
      <w:marRight w:val="0"/>
      <w:marTop w:val="0"/>
      <w:marBottom w:val="0"/>
      <w:divBdr>
        <w:top w:val="none" w:sz="0" w:space="0" w:color="auto"/>
        <w:left w:val="none" w:sz="0" w:space="0" w:color="auto"/>
        <w:bottom w:val="none" w:sz="0" w:space="0" w:color="auto"/>
        <w:right w:val="none" w:sz="0" w:space="0" w:color="auto"/>
      </w:divBdr>
    </w:div>
    <w:div w:id="757558507">
      <w:bodyDiv w:val="1"/>
      <w:marLeft w:val="0"/>
      <w:marRight w:val="0"/>
      <w:marTop w:val="0"/>
      <w:marBottom w:val="0"/>
      <w:divBdr>
        <w:top w:val="none" w:sz="0" w:space="0" w:color="auto"/>
        <w:left w:val="none" w:sz="0" w:space="0" w:color="auto"/>
        <w:bottom w:val="none" w:sz="0" w:space="0" w:color="auto"/>
        <w:right w:val="none" w:sz="0" w:space="0" w:color="auto"/>
      </w:divBdr>
    </w:div>
    <w:div w:id="759451160">
      <w:bodyDiv w:val="1"/>
      <w:marLeft w:val="0"/>
      <w:marRight w:val="0"/>
      <w:marTop w:val="0"/>
      <w:marBottom w:val="0"/>
      <w:divBdr>
        <w:top w:val="none" w:sz="0" w:space="0" w:color="auto"/>
        <w:left w:val="none" w:sz="0" w:space="0" w:color="auto"/>
        <w:bottom w:val="none" w:sz="0" w:space="0" w:color="auto"/>
        <w:right w:val="none" w:sz="0" w:space="0" w:color="auto"/>
      </w:divBdr>
    </w:div>
    <w:div w:id="760219466">
      <w:bodyDiv w:val="1"/>
      <w:marLeft w:val="0"/>
      <w:marRight w:val="0"/>
      <w:marTop w:val="0"/>
      <w:marBottom w:val="0"/>
      <w:divBdr>
        <w:top w:val="none" w:sz="0" w:space="0" w:color="auto"/>
        <w:left w:val="none" w:sz="0" w:space="0" w:color="auto"/>
        <w:bottom w:val="none" w:sz="0" w:space="0" w:color="auto"/>
        <w:right w:val="none" w:sz="0" w:space="0" w:color="auto"/>
      </w:divBdr>
    </w:div>
    <w:div w:id="760446346">
      <w:bodyDiv w:val="1"/>
      <w:marLeft w:val="0"/>
      <w:marRight w:val="0"/>
      <w:marTop w:val="0"/>
      <w:marBottom w:val="0"/>
      <w:divBdr>
        <w:top w:val="none" w:sz="0" w:space="0" w:color="auto"/>
        <w:left w:val="none" w:sz="0" w:space="0" w:color="auto"/>
        <w:bottom w:val="none" w:sz="0" w:space="0" w:color="auto"/>
        <w:right w:val="none" w:sz="0" w:space="0" w:color="auto"/>
      </w:divBdr>
    </w:div>
    <w:div w:id="760948354">
      <w:bodyDiv w:val="1"/>
      <w:marLeft w:val="0"/>
      <w:marRight w:val="0"/>
      <w:marTop w:val="0"/>
      <w:marBottom w:val="0"/>
      <w:divBdr>
        <w:top w:val="none" w:sz="0" w:space="0" w:color="auto"/>
        <w:left w:val="none" w:sz="0" w:space="0" w:color="auto"/>
        <w:bottom w:val="none" w:sz="0" w:space="0" w:color="auto"/>
        <w:right w:val="none" w:sz="0" w:space="0" w:color="auto"/>
      </w:divBdr>
    </w:div>
    <w:div w:id="761100945">
      <w:bodyDiv w:val="1"/>
      <w:marLeft w:val="0"/>
      <w:marRight w:val="0"/>
      <w:marTop w:val="0"/>
      <w:marBottom w:val="0"/>
      <w:divBdr>
        <w:top w:val="none" w:sz="0" w:space="0" w:color="auto"/>
        <w:left w:val="none" w:sz="0" w:space="0" w:color="auto"/>
        <w:bottom w:val="none" w:sz="0" w:space="0" w:color="auto"/>
        <w:right w:val="none" w:sz="0" w:space="0" w:color="auto"/>
      </w:divBdr>
    </w:div>
    <w:div w:id="764225194">
      <w:bodyDiv w:val="1"/>
      <w:marLeft w:val="0"/>
      <w:marRight w:val="0"/>
      <w:marTop w:val="0"/>
      <w:marBottom w:val="0"/>
      <w:divBdr>
        <w:top w:val="none" w:sz="0" w:space="0" w:color="auto"/>
        <w:left w:val="none" w:sz="0" w:space="0" w:color="auto"/>
        <w:bottom w:val="none" w:sz="0" w:space="0" w:color="auto"/>
        <w:right w:val="none" w:sz="0" w:space="0" w:color="auto"/>
      </w:divBdr>
    </w:div>
    <w:div w:id="773742281">
      <w:bodyDiv w:val="1"/>
      <w:marLeft w:val="0"/>
      <w:marRight w:val="0"/>
      <w:marTop w:val="0"/>
      <w:marBottom w:val="0"/>
      <w:divBdr>
        <w:top w:val="none" w:sz="0" w:space="0" w:color="auto"/>
        <w:left w:val="none" w:sz="0" w:space="0" w:color="auto"/>
        <w:bottom w:val="none" w:sz="0" w:space="0" w:color="auto"/>
        <w:right w:val="none" w:sz="0" w:space="0" w:color="auto"/>
      </w:divBdr>
    </w:div>
    <w:div w:id="774179571">
      <w:bodyDiv w:val="1"/>
      <w:marLeft w:val="0"/>
      <w:marRight w:val="0"/>
      <w:marTop w:val="0"/>
      <w:marBottom w:val="0"/>
      <w:divBdr>
        <w:top w:val="none" w:sz="0" w:space="0" w:color="auto"/>
        <w:left w:val="none" w:sz="0" w:space="0" w:color="auto"/>
        <w:bottom w:val="none" w:sz="0" w:space="0" w:color="auto"/>
        <w:right w:val="none" w:sz="0" w:space="0" w:color="auto"/>
      </w:divBdr>
    </w:div>
    <w:div w:id="776414120">
      <w:bodyDiv w:val="1"/>
      <w:marLeft w:val="0"/>
      <w:marRight w:val="0"/>
      <w:marTop w:val="0"/>
      <w:marBottom w:val="0"/>
      <w:divBdr>
        <w:top w:val="none" w:sz="0" w:space="0" w:color="auto"/>
        <w:left w:val="none" w:sz="0" w:space="0" w:color="auto"/>
        <w:bottom w:val="none" w:sz="0" w:space="0" w:color="auto"/>
        <w:right w:val="none" w:sz="0" w:space="0" w:color="auto"/>
      </w:divBdr>
    </w:div>
    <w:div w:id="778065158">
      <w:bodyDiv w:val="1"/>
      <w:marLeft w:val="0"/>
      <w:marRight w:val="0"/>
      <w:marTop w:val="0"/>
      <w:marBottom w:val="0"/>
      <w:divBdr>
        <w:top w:val="none" w:sz="0" w:space="0" w:color="auto"/>
        <w:left w:val="none" w:sz="0" w:space="0" w:color="auto"/>
        <w:bottom w:val="none" w:sz="0" w:space="0" w:color="auto"/>
        <w:right w:val="none" w:sz="0" w:space="0" w:color="auto"/>
      </w:divBdr>
    </w:div>
    <w:div w:id="780757482">
      <w:bodyDiv w:val="1"/>
      <w:marLeft w:val="0"/>
      <w:marRight w:val="0"/>
      <w:marTop w:val="0"/>
      <w:marBottom w:val="0"/>
      <w:divBdr>
        <w:top w:val="none" w:sz="0" w:space="0" w:color="auto"/>
        <w:left w:val="none" w:sz="0" w:space="0" w:color="auto"/>
        <w:bottom w:val="none" w:sz="0" w:space="0" w:color="auto"/>
        <w:right w:val="none" w:sz="0" w:space="0" w:color="auto"/>
      </w:divBdr>
    </w:div>
    <w:div w:id="781845558">
      <w:bodyDiv w:val="1"/>
      <w:marLeft w:val="0"/>
      <w:marRight w:val="0"/>
      <w:marTop w:val="0"/>
      <w:marBottom w:val="0"/>
      <w:divBdr>
        <w:top w:val="none" w:sz="0" w:space="0" w:color="auto"/>
        <w:left w:val="none" w:sz="0" w:space="0" w:color="auto"/>
        <w:bottom w:val="none" w:sz="0" w:space="0" w:color="auto"/>
        <w:right w:val="none" w:sz="0" w:space="0" w:color="auto"/>
      </w:divBdr>
    </w:div>
    <w:div w:id="783352296">
      <w:bodyDiv w:val="1"/>
      <w:marLeft w:val="0"/>
      <w:marRight w:val="0"/>
      <w:marTop w:val="0"/>
      <w:marBottom w:val="0"/>
      <w:divBdr>
        <w:top w:val="none" w:sz="0" w:space="0" w:color="auto"/>
        <w:left w:val="none" w:sz="0" w:space="0" w:color="auto"/>
        <w:bottom w:val="none" w:sz="0" w:space="0" w:color="auto"/>
        <w:right w:val="none" w:sz="0" w:space="0" w:color="auto"/>
      </w:divBdr>
    </w:div>
    <w:div w:id="785732955">
      <w:bodyDiv w:val="1"/>
      <w:marLeft w:val="0"/>
      <w:marRight w:val="0"/>
      <w:marTop w:val="0"/>
      <w:marBottom w:val="0"/>
      <w:divBdr>
        <w:top w:val="none" w:sz="0" w:space="0" w:color="auto"/>
        <w:left w:val="none" w:sz="0" w:space="0" w:color="auto"/>
        <w:bottom w:val="none" w:sz="0" w:space="0" w:color="auto"/>
        <w:right w:val="none" w:sz="0" w:space="0" w:color="auto"/>
      </w:divBdr>
    </w:div>
    <w:div w:id="790199166">
      <w:bodyDiv w:val="1"/>
      <w:marLeft w:val="0"/>
      <w:marRight w:val="0"/>
      <w:marTop w:val="0"/>
      <w:marBottom w:val="0"/>
      <w:divBdr>
        <w:top w:val="none" w:sz="0" w:space="0" w:color="auto"/>
        <w:left w:val="none" w:sz="0" w:space="0" w:color="auto"/>
        <w:bottom w:val="none" w:sz="0" w:space="0" w:color="auto"/>
        <w:right w:val="none" w:sz="0" w:space="0" w:color="auto"/>
      </w:divBdr>
    </w:div>
    <w:div w:id="790395596">
      <w:bodyDiv w:val="1"/>
      <w:marLeft w:val="0"/>
      <w:marRight w:val="0"/>
      <w:marTop w:val="0"/>
      <w:marBottom w:val="0"/>
      <w:divBdr>
        <w:top w:val="none" w:sz="0" w:space="0" w:color="auto"/>
        <w:left w:val="none" w:sz="0" w:space="0" w:color="auto"/>
        <w:bottom w:val="none" w:sz="0" w:space="0" w:color="auto"/>
        <w:right w:val="none" w:sz="0" w:space="0" w:color="auto"/>
      </w:divBdr>
    </w:div>
    <w:div w:id="790592218">
      <w:bodyDiv w:val="1"/>
      <w:marLeft w:val="0"/>
      <w:marRight w:val="0"/>
      <w:marTop w:val="0"/>
      <w:marBottom w:val="0"/>
      <w:divBdr>
        <w:top w:val="none" w:sz="0" w:space="0" w:color="auto"/>
        <w:left w:val="none" w:sz="0" w:space="0" w:color="auto"/>
        <w:bottom w:val="none" w:sz="0" w:space="0" w:color="auto"/>
        <w:right w:val="none" w:sz="0" w:space="0" w:color="auto"/>
      </w:divBdr>
    </w:div>
    <w:div w:id="792021781">
      <w:bodyDiv w:val="1"/>
      <w:marLeft w:val="0"/>
      <w:marRight w:val="0"/>
      <w:marTop w:val="0"/>
      <w:marBottom w:val="0"/>
      <w:divBdr>
        <w:top w:val="none" w:sz="0" w:space="0" w:color="auto"/>
        <w:left w:val="none" w:sz="0" w:space="0" w:color="auto"/>
        <w:bottom w:val="none" w:sz="0" w:space="0" w:color="auto"/>
        <w:right w:val="none" w:sz="0" w:space="0" w:color="auto"/>
      </w:divBdr>
    </w:div>
    <w:div w:id="800726270">
      <w:bodyDiv w:val="1"/>
      <w:marLeft w:val="0"/>
      <w:marRight w:val="0"/>
      <w:marTop w:val="0"/>
      <w:marBottom w:val="0"/>
      <w:divBdr>
        <w:top w:val="none" w:sz="0" w:space="0" w:color="auto"/>
        <w:left w:val="none" w:sz="0" w:space="0" w:color="auto"/>
        <w:bottom w:val="none" w:sz="0" w:space="0" w:color="auto"/>
        <w:right w:val="none" w:sz="0" w:space="0" w:color="auto"/>
      </w:divBdr>
    </w:div>
    <w:div w:id="802842750">
      <w:bodyDiv w:val="1"/>
      <w:marLeft w:val="0"/>
      <w:marRight w:val="0"/>
      <w:marTop w:val="0"/>
      <w:marBottom w:val="0"/>
      <w:divBdr>
        <w:top w:val="none" w:sz="0" w:space="0" w:color="auto"/>
        <w:left w:val="none" w:sz="0" w:space="0" w:color="auto"/>
        <w:bottom w:val="none" w:sz="0" w:space="0" w:color="auto"/>
        <w:right w:val="none" w:sz="0" w:space="0" w:color="auto"/>
      </w:divBdr>
    </w:div>
    <w:div w:id="803353565">
      <w:bodyDiv w:val="1"/>
      <w:marLeft w:val="0"/>
      <w:marRight w:val="0"/>
      <w:marTop w:val="0"/>
      <w:marBottom w:val="0"/>
      <w:divBdr>
        <w:top w:val="none" w:sz="0" w:space="0" w:color="auto"/>
        <w:left w:val="none" w:sz="0" w:space="0" w:color="auto"/>
        <w:bottom w:val="none" w:sz="0" w:space="0" w:color="auto"/>
        <w:right w:val="none" w:sz="0" w:space="0" w:color="auto"/>
      </w:divBdr>
    </w:div>
    <w:div w:id="809633773">
      <w:bodyDiv w:val="1"/>
      <w:marLeft w:val="0"/>
      <w:marRight w:val="0"/>
      <w:marTop w:val="0"/>
      <w:marBottom w:val="0"/>
      <w:divBdr>
        <w:top w:val="none" w:sz="0" w:space="0" w:color="auto"/>
        <w:left w:val="none" w:sz="0" w:space="0" w:color="auto"/>
        <w:bottom w:val="none" w:sz="0" w:space="0" w:color="auto"/>
        <w:right w:val="none" w:sz="0" w:space="0" w:color="auto"/>
      </w:divBdr>
    </w:div>
    <w:div w:id="809708101">
      <w:bodyDiv w:val="1"/>
      <w:marLeft w:val="0"/>
      <w:marRight w:val="0"/>
      <w:marTop w:val="0"/>
      <w:marBottom w:val="0"/>
      <w:divBdr>
        <w:top w:val="none" w:sz="0" w:space="0" w:color="auto"/>
        <w:left w:val="none" w:sz="0" w:space="0" w:color="auto"/>
        <w:bottom w:val="none" w:sz="0" w:space="0" w:color="auto"/>
        <w:right w:val="none" w:sz="0" w:space="0" w:color="auto"/>
      </w:divBdr>
    </w:div>
    <w:div w:id="809828385">
      <w:bodyDiv w:val="1"/>
      <w:marLeft w:val="0"/>
      <w:marRight w:val="0"/>
      <w:marTop w:val="0"/>
      <w:marBottom w:val="0"/>
      <w:divBdr>
        <w:top w:val="none" w:sz="0" w:space="0" w:color="auto"/>
        <w:left w:val="none" w:sz="0" w:space="0" w:color="auto"/>
        <w:bottom w:val="none" w:sz="0" w:space="0" w:color="auto"/>
        <w:right w:val="none" w:sz="0" w:space="0" w:color="auto"/>
      </w:divBdr>
    </w:div>
    <w:div w:id="812137609">
      <w:bodyDiv w:val="1"/>
      <w:marLeft w:val="0"/>
      <w:marRight w:val="0"/>
      <w:marTop w:val="0"/>
      <w:marBottom w:val="0"/>
      <w:divBdr>
        <w:top w:val="none" w:sz="0" w:space="0" w:color="auto"/>
        <w:left w:val="none" w:sz="0" w:space="0" w:color="auto"/>
        <w:bottom w:val="none" w:sz="0" w:space="0" w:color="auto"/>
        <w:right w:val="none" w:sz="0" w:space="0" w:color="auto"/>
      </w:divBdr>
    </w:div>
    <w:div w:id="812985313">
      <w:bodyDiv w:val="1"/>
      <w:marLeft w:val="0"/>
      <w:marRight w:val="0"/>
      <w:marTop w:val="0"/>
      <w:marBottom w:val="0"/>
      <w:divBdr>
        <w:top w:val="none" w:sz="0" w:space="0" w:color="auto"/>
        <w:left w:val="none" w:sz="0" w:space="0" w:color="auto"/>
        <w:bottom w:val="none" w:sz="0" w:space="0" w:color="auto"/>
        <w:right w:val="none" w:sz="0" w:space="0" w:color="auto"/>
      </w:divBdr>
    </w:div>
    <w:div w:id="814568138">
      <w:bodyDiv w:val="1"/>
      <w:marLeft w:val="0"/>
      <w:marRight w:val="0"/>
      <w:marTop w:val="0"/>
      <w:marBottom w:val="0"/>
      <w:divBdr>
        <w:top w:val="none" w:sz="0" w:space="0" w:color="auto"/>
        <w:left w:val="none" w:sz="0" w:space="0" w:color="auto"/>
        <w:bottom w:val="none" w:sz="0" w:space="0" w:color="auto"/>
        <w:right w:val="none" w:sz="0" w:space="0" w:color="auto"/>
      </w:divBdr>
    </w:div>
    <w:div w:id="817496135">
      <w:bodyDiv w:val="1"/>
      <w:marLeft w:val="0"/>
      <w:marRight w:val="0"/>
      <w:marTop w:val="0"/>
      <w:marBottom w:val="0"/>
      <w:divBdr>
        <w:top w:val="none" w:sz="0" w:space="0" w:color="auto"/>
        <w:left w:val="none" w:sz="0" w:space="0" w:color="auto"/>
        <w:bottom w:val="none" w:sz="0" w:space="0" w:color="auto"/>
        <w:right w:val="none" w:sz="0" w:space="0" w:color="auto"/>
      </w:divBdr>
    </w:div>
    <w:div w:id="818813609">
      <w:bodyDiv w:val="1"/>
      <w:marLeft w:val="0"/>
      <w:marRight w:val="0"/>
      <w:marTop w:val="0"/>
      <w:marBottom w:val="0"/>
      <w:divBdr>
        <w:top w:val="none" w:sz="0" w:space="0" w:color="auto"/>
        <w:left w:val="none" w:sz="0" w:space="0" w:color="auto"/>
        <w:bottom w:val="none" w:sz="0" w:space="0" w:color="auto"/>
        <w:right w:val="none" w:sz="0" w:space="0" w:color="auto"/>
      </w:divBdr>
    </w:div>
    <w:div w:id="828719034">
      <w:bodyDiv w:val="1"/>
      <w:marLeft w:val="0"/>
      <w:marRight w:val="0"/>
      <w:marTop w:val="0"/>
      <w:marBottom w:val="0"/>
      <w:divBdr>
        <w:top w:val="none" w:sz="0" w:space="0" w:color="auto"/>
        <w:left w:val="none" w:sz="0" w:space="0" w:color="auto"/>
        <w:bottom w:val="none" w:sz="0" w:space="0" w:color="auto"/>
        <w:right w:val="none" w:sz="0" w:space="0" w:color="auto"/>
      </w:divBdr>
    </w:div>
    <w:div w:id="829324389">
      <w:bodyDiv w:val="1"/>
      <w:marLeft w:val="0"/>
      <w:marRight w:val="0"/>
      <w:marTop w:val="0"/>
      <w:marBottom w:val="0"/>
      <w:divBdr>
        <w:top w:val="none" w:sz="0" w:space="0" w:color="auto"/>
        <w:left w:val="none" w:sz="0" w:space="0" w:color="auto"/>
        <w:bottom w:val="none" w:sz="0" w:space="0" w:color="auto"/>
        <w:right w:val="none" w:sz="0" w:space="0" w:color="auto"/>
      </w:divBdr>
    </w:div>
    <w:div w:id="833715962">
      <w:bodyDiv w:val="1"/>
      <w:marLeft w:val="0"/>
      <w:marRight w:val="0"/>
      <w:marTop w:val="0"/>
      <w:marBottom w:val="0"/>
      <w:divBdr>
        <w:top w:val="none" w:sz="0" w:space="0" w:color="auto"/>
        <w:left w:val="none" w:sz="0" w:space="0" w:color="auto"/>
        <w:bottom w:val="none" w:sz="0" w:space="0" w:color="auto"/>
        <w:right w:val="none" w:sz="0" w:space="0" w:color="auto"/>
      </w:divBdr>
    </w:div>
    <w:div w:id="836002355">
      <w:bodyDiv w:val="1"/>
      <w:marLeft w:val="0"/>
      <w:marRight w:val="0"/>
      <w:marTop w:val="0"/>
      <w:marBottom w:val="0"/>
      <w:divBdr>
        <w:top w:val="none" w:sz="0" w:space="0" w:color="auto"/>
        <w:left w:val="none" w:sz="0" w:space="0" w:color="auto"/>
        <w:bottom w:val="none" w:sz="0" w:space="0" w:color="auto"/>
        <w:right w:val="none" w:sz="0" w:space="0" w:color="auto"/>
      </w:divBdr>
    </w:div>
    <w:div w:id="836459106">
      <w:bodyDiv w:val="1"/>
      <w:marLeft w:val="0"/>
      <w:marRight w:val="0"/>
      <w:marTop w:val="0"/>
      <w:marBottom w:val="0"/>
      <w:divBdr>
        <w:top w:val="none" w:sz="0" w:space="0" w:color="auto"/>
        <w:left w:val="none" w:sz="0" w:space="0" w:color="auto"/>
        <w:bottom w:val="none" w:sz="0" w:space="0" w:color="auto"/>
        <w:right w:val="none" w:sz="0" w:space="0" w:color="auto"/>
      </w:divBdr>
    </w:div>
    <w:div w:id="838080527">
      <w:bodyDiv w:val="1"/>
      <w:marLeft w:val="0"/>
      <w:marRight w:val="0"/>
      <w:marTop w:val="0"/>
      <w:marBottom w:val="0"/>
      <w:divBdr>
        <w:top w:val="none" w:sz="0" w:space="0" w:color="auto"/>
        <w:left w:val="none" w:sz="0" w:space="0" w:color="auto"/>
        <w:bottom w:val="none" w:sz="0" w:space="0" w:color="auto"/>
        <w:right w:val="none" w:sz="0" w:space="0" w:color="auto"/>
      </w:divBdr>
    </w:div>
    <w:div w:id="838353515">
      <w:bodyDiv w:val="1"/>
      <w:marLeft w:val="0"/>
      <w:marRight w:val="0"/>
      <w:marTop w:val="0"/>
      <w:marBottom w:val="0"/>
      <w:divBdr>
        <w:top w:val="none" w:sz="0" w:space="0" w:color="auto"/>
        <w:left w:val="none" w:sz="0" w:space="0" w:color="auto"/>
        <w:bottom w:val="none" w:sz="0" w:space="0" w:color="auto"/>
        <w:right w:val="none" w:sz="0" w:space="0" w:color="auto"/>
      </w:divBdr>
    </w:div>
    <w:div w:id="838813346">
      <w:bodyDiv w:val="1"/>
      <w:marLeft w:val="0"/>
      <w:marRight w:val="0"/>
      <w:marTop w:val="0"/>
      <w:marBottom w:val="0"/>
      <w:divBdr>
        <w:top w:val="none" w:sz="0" w:space="0" w:color="auto"/>
        <w:left w:val="none" w:sz="0" w:space="0" w:color="auto"/>
        <w:bottom w:val="none" w:sz="0" w:space="0" w:color="auto"/>
        <w:right w:val="none" w:sz="0" w:space="0" w:color="auto"/>
      </w:divBdr>
    </w:div>
    <w:div w:id="844245511">
      <w:bodyDiv w:val="1"/>
      <w:marLeft w:val="0"/>
      <w:marRight w:val="0"/>
      <w:marTop w:val="0"/>
      <w:marBottom w:val="0"/>
      <w:divBdr>
        <w:top w:val="none" w:sz="0" w:space="0" w:color="auto"/>
        <w:left w:val="none" w:sz="0" w:space="0" w:color="auto"/>
        <w:bottom w:val="none" w:sz="0" w:space="0" w:color="auto"/>
        <w:right w:val="none" w:sz="0" w:space="0" w:color="auto"/>
      </w:divBdr>
    </w:div>
    <w:div w:id="845441052">
      <w:bodyDiv w:val="1"/>
      <w:marLeft w:val="0"/>
      <w:marRight w:val="0"/>
      <w:marTop w:val="0"/>
      <w:marBottom w:val="0"/>
      <w:divBdr>
        <w:top w:val="none" w:sz="0" w:space="0" w:color="auto"/>
        <w:left w:val="none" w:sz="0" w:space="0" w:color="auto"/>
        <w:bottom w:val="none" w:sz="0" w:space="0" w:color="auto"/>
        <w:right w:val="none" w:sz="0" w:space="0" w:color="auto"/>
      </w:divBdr>
    </w:div>
    <w:div w:id="847905829">
      <w:bodyDiv w:val="1"/>
      <w:marLeft w:val="0"/>
      <w:marRight w:val="0"/>
      <w:marTop w:val="0"/>
      <w:marBottom w:val="0"/>
      <w:divBdr>
        <w:top w:val="none" w:sz="0" w:space="0" w:color="auto"/>
        <w:left w:val="none" w:sz="0" w:space="0" w:color="auto"/>
        <w:bottom w:val="none" w:sz="0" w:space="0" w:color="auto"/>
        <w:right w:val="none" w:sz="0" w:space="0" w:color="auto"/>
      </w:divBdr>
    </w:div>
    <w:div w:id="848175624">
      <w:bodyDiv w:val="1"/>
      <w:marLeft w:val="0"/>
      <w:marRight w:val="0"/>
      <w:marTop w:val="0"/>
      <w:marBottom w:val="0"/>
      <w:divBdr>
        <w:top w:val="none" w:sz="0" w:space="0" w:color="auto"/>
        <w:left w:val="none" w:sz="0" w:space="0" w:color="auto"/>
        <w:bottom w:val="none" w:sz="0" w:space="0" w:color="auto"/>
        <w:right w:val="none" w:sz="0" w:space="0" w:color="auto"/>
      </w:divBdr>
    </w:div>
    <w:div w:id="853298493">
      <w:bodyDiv w:val="1"/>
      <w:marLeft w:val="0"/>
      <w:marRight w:val="0"/>
      <w:marTop w:val="0"/>
      <w:marBottom w:val="0"/>
      <w:divBdr>
        <w:top w:val="none" w:sz="0" w:space="0" w:color="auto"/>
        <w:left w:val="none" w:sz="0" w:space="0" w:color="auto"/>
        <w:bottom w:val="none" w:sz="0" w:space="0" w:color="auto"/>
        <w:right w:val="none" w:sz="0" w:space="0" w:color="auto"/>
      </w:divBdr>
    </w:div>
    <w:div w:id="854805426">
      <w:bodyDiv w:val="1"/>
      <w:marLeft w:val="0"/>
      <w:marRight w:val="0"/>
      <w:marTop w:val="0"/>
      <w:marBottom w:val="0"/>
      <w:divBdr>
        <w:top w:val="none" w:sz="0" w:space="0" w:color="auto"/>
        <w:left w:val="none" w:sz="0" w:space="0" w:color="auto"/>
        <w:bottom w:val="none" w:sz="0" w:space="0" w:color="auto"/>
        <w:right w:val="none" w:sz="0" w:space="0" w:color="auto"/>
      </w:divBdr>
    </w:div>
    <w:div w:id="857351017">
      <w:bodyDiv w:val="1"/>
      <w:marLeft w:val="0"/>
      <w:marRight w:val="0"/>
      <w:marTop w:val="0"/>
      <w:marBottom w:val="0"/>
      <w:divBdr>
        <w:top w:val="none" w:sz="0" w:space="0" w:color="auto"/>
        <w:left w:val="none" w:sz="0" w:space="0" w:color="auto"/>
        <w:bottom w:val="none" w:sz="0" w:space="0" w:color="auto"/>
        <w:right w:val="none" w:sz="0" w:space="0" w:color="auto"/>
      </w:divBdr>
    </w:div>
    <w:div w:id="857696099">
      <w:bodyDiv w:val="1"/>
      <w:marLeft w:val="0"/>
      <w:marRight w:val="0"/>
      <w:marTop w:val="0"/>
      <w:marBottom w:val="0"/>
      <w:divBdr>
        <w:top w:val="none" w:sz="0" w:space="0" w:color="auto"/>
        <w:left w:val="none" w:sz="0" w:space="0" w:color="auto"/>
        <w:bottom w:val="none" w:sz="0" w:space="0" w:color="auto"/>
        <w:right w:val="none" w:sz="0" w:space="0" w:color="auto"/>
      </w:divBdr>
    </w:div>
    <w:div w:id="857810291">
      <w:bodyDiv w:val="1"/>
      <w:marLeft w:val="0"/>
      <w:marRight w:val="0"/>
      <w:marTop w:val="0"/>
      <w:marBottom w:val="0"/>
      <w:divBdr>
        <w:top w:val="none" w:sz="0" w:space="0" w:color="auto"/>
        <w:left w:val="none" w:sz="0" w:space="0" w:color="auto"/>
        <w:bottom w:val="none" w:sz="0" w:space="0" w:color="auto"/>
        <w:right w:val="none" w:sz="0" w:space="0" w:color="auto"/>
      </w:divBdr>
    </w:div>
    <w:div w:id="858589594">
      <w:bodyDiv w:val="1"/>
      <w:marLeft w:val="0"/>
      <w:marRight w:val="0"/>
      <w:marTop w:val="0"/>
      <w:marBottom w:val="0"/>
      <w:divBdr>
        <w:top w:val="none" w:sz="0" w:space="0" w:color="auto"/>
        <w:left w:val="none" w:sz="0" w:space="0" w:color="auto"/>
        <w:bottom w:val="none" w:sz="0" w:space="0" w:color="auto"/>
        <w:right w:val="none" w:sz="0" w:space="0" w:color="auto"/>
      </w:divBdr>
    </w:div>
    <w:div w:id="859313903">
      <w:bodyDiv w:val="1"/>
      <w:marLeft w:val="0"/>
      <w:marRight w:val="0"/>
      <w:marTop w:val="0"/>
      <w:marBottom w:val="0"/>
      <w:divBdr>
        <w:top w:val="none" w:sz="0" w:space="0" w:color="auto"/>
        <w:left w:val="none" w:sz="0" w:space="0" w:color="auto"/>
        <w:bottom w:val="none" w:sz="0" w:space="0" w:color="auto"/>
        <w:right w:val="none" w:sz="0" w:space="0" w:color="auto"/>
      </w:divBdr>
    </w:div>
    <w:div w:id="859318882">
      <w:bodyDiv w:val="1"/>
      <w:marLeft w:val="0"/>
      <w:marRight w:val="0"/>
      <w:marTop w:val="0"/>
      <w:marBottom w:val="0"/>
      <w:divBdr>
        <w:top w:val="none" w:sz="0" w:space="0" w:color="auto"/>
        <w:left w:val="none" w:sz="0" w:space="0" w:color="auto"/>
        <w:bottom w:val="none" w:sz="0" w:space="0" w:color="auto"/>
        <w:right w:val="none" w:sz="0" w:space="0" w:color="auto"/>
      </w:divBdr>
    </w:div>
    <w:div w:id="859853300">
      <w:bodyDiv w:val="1"/>
      <w:marLeft w:val="0"/>
      <w:marRight w:val="0"/>
      <w:marTop w:val="0"/>
      <w:marBottom w:val="0"/>
      <w:divBdr>
        <w:top w:val="none" w:sz="0" w:space="0" w:color="auto"/>
        <w:left w:val="none" w:sz="0" w:space="0" w:color="auto"/>
        <w:bottom w:val="none" w:sz="0" w:space="0" w:color="auto"/>
        <w:right w:val="none" w:sz="0" w:space="0" w:color="auto"/>
      </w:divBdr>
    </w:div>
    <w:div w:id="860708846">
      <w:bodyDiv w:val="1"/>
      <w:marLeft w:val="0"/>
      <w:marRight w:val="0"/>
      <w:marTop w:val="0"/>
      <w:marBottom w:val="0"/>
      <w:divBdr>
        <w:top w:val="none" w:sz="0" w:space="0" w:color="auto"/>
        <w:left w:val="none" w:sz="0" w:space="0" w:color="auto"/>
        <w:bottom w:val="none" w:sz="0" w:space="0" w:color="auto"/>
        <w:right w:val="none" w:sz="0" w:space="0" w:color="auto"/>
      </w:divBdr>
    </w:div>
    <w:div w:id="863909019">
      <w:bodyDiv w:val="1"/>
      <w:marLeft w:val="0"/>
      <w:marRight w:val="0"/>
      <w:marTop w:val="0"/>
      <w:marBottom w:val="0"/>
      <w:divBdr>
        <w:top w:val="none" w:sz="0" w:space="0" w:color="auto"/>
        <w:left w:val="none" w:sz="0" w:space="0" w:color="auto"/>
        <w:bottom w:val="none" w:sz="0" w:space="0" w:color="auto"/>
        <w:right w:val="none" w:sz="0" w:space="0" w:color="auto"/>
      </w:divBdr>
    </w:div>
    <w:div w:id="869532557">
      <w:bodyDiv w:val="1"/>
      <w:marLeft w:val="0"/>
      <w:marRight w:val="0"/>
      <w:marTop w:val="0"/>
      <w:marBottom w:val="0"/>
      <w:divBdr>
        <w:top w:val="none" w:sz="0" w:space="0" w:color="auto"/>
        <w:left w:val="none" w:sz="0" w:space="0" w:color="auto"/>
        <w:bottom w:val="none" w:sz="0" w:space="0" w:color="auto"/>
        <w:right w:val="none" w:sz="0" w:space="0" w:color="auto"/>
      </w:divBdr>
    </w:div>
    <w:div w:id="873931740">
      <w:bodyDiv w:val="1"/>
      <w:marLeft w:val="0"/>
      <w:marRight w:val="0"/>
      <w:marTop w:val="0"/>
      <w:marBottom w:val="0"/>
      <w:divBdr>
        <w:top w:val="none" w:sz="0" w:space="0" w:color="auto"/>
        <w:left w:val="none" w:sz="0" w:space="0" w:color="auto"/>
        <w:bottom w:val="none" w:sz="0" w:space="0" w:color="auto"/>
        <w:right w:val="none" w:sz="0" w:space="0" w:color="auto"/>
      </w:divBdr>
    </w:div>
    <w:div w:id="877089048">
      <w:bodyDiv w:val="1"/>
      <w:marLeft w:val="0"/>
      <w:marRight w:val="0"/>
      <w:marTop w:val="0"/>
      <w:marBottom w:val="0"/>
      <w:divBdr>
        <w:top w:val="none" w:sz="0" w:space="0" w:color="auto"/>
        <w:left w:val="none" w:sz="0" w:space="0" w:color="auto"/>
        <w:bottom w:val="none" w:sz="0" w:space="0" w:color="auto"/>
        <w:right w:val="none" w:sz="0" w:space="0" w:color="auto"/>
      </w:divBdr>
    </w:div>
    <w:div w:id="883297532">
      <w:bodyDiv w:val="1"/>
      <w:marLeft w:val="0"/>
      <w:marRight w:val="0"/>
      <w:marTop w:val="0"/>
      <w:marBottom w:val="0"/>
      <w:divBdr>
        <w:top w:val="none" w:sz="0" w:space="0" w:color="auto"/>
        <w:left w:val="none" w:sz="0" w:space="0" w:color="auto"/>
        <w:bottom w:val="none" w:sz="0" w:space="0" w:color="auto"/>
        <w:right w:val="none" w:sz="0" w:space="0" w:color="auto"/>
      </w:divBdr>
    </w:div>
    <w:div w:id="889153559">
      <w:bodyDiv w:val="1"/>
      <w:marLeft w:val="0"/>
      <w:marRight w:val="0"/>
      <w:marTop w:val="0"/>
      <w:marBottom w:val="0"/>
      <w:divBdr>
        <w:top w:val="none" w:sz="0" w:space="0" w:color="auto"/>
        <w:left w:val="none" w:sz="0" w:space="0" w:color="auto"/>
        <w:bottom w:val="none" w:sz="0" w:space="0" w:color="auto"/>
        <w:right w:val="none" w:sz="0" w:space="0" w:color="auto"/>
      </w:divBdr>
    </w:div>
    <w:div w:id="894389212">
      <w:bodyDiv w:val="1"/>
      <w:marLeft w:val="0"/>
      <w:marRight w:val="0"/>
      <w:marTop w:val="0"/>
      <w:marBottom w:val="0"/>
      <w:divBdr>
        <w:top w:val="none" w:sz="0" w:space="0" w:color="auto"/>
        <w:left w:val="none" w:sz="0" w:space="0" w:color="auto"/>
        <w:bottom w:val="none" w:sz="0" w:space="0" w:color="auto"/>
        <w:right w:val="none" w:sz="0" w:space="0" w:color="auto"/>
      </w:divBdr>
    </w:div>
    <w:div w:id="896432055">
      <w:bodyDiv w:val="1"/>
      <w:marLeft w:val="0"/>
      <w:marRight w:val="0"/>
      <w:marTop w:val="0"/>
      <w:marBottom w:val="0"/>
      <w:divBdr>
        <w:top w:val="none" w:sz="0" w:space="0" w:color="auto"/>
        <w:left w:val="none" w:sz="0" w:space="0" w:color="auto"/>
        <w:bottom w:val="none" w:sz="0" w:space="0" w:color="auto"/>
        <w:right w:val="none" w:sz="0" w:space="0" w:color="auto"/>
      </w:divBdr>
    </w:div>
    <w:div w:id="903838445">
      <w:bodyDiv w:val="1"/>
      <w:marLeft w:val="0"/>
      <w:marRight w:val="0"/>
      <w:marTop w:val="0"/>
      <w:marBottom w:val="0"/>
      <w:divBdr>
        <w:top w:val="none" w:sz="0" w:space="0" w:color="auto"/>
        <w:left w:val="none" w:sz="0" w:space="0" w:color="auto"/>
        <w:bottom w:val="none" w:sz="0" w:space="0" w:color="auto"/>
        <w:right w:val="none" w:sz="0" w:space="0" w:color="auto"/>
      </w:divBdr>
    </w:div>
    <w:div w:id="904681077">
      <w:bodyDiv w:val="1"/>
      <w:marLeft w:val="0"/>
      <w:marRight w:val="0"/>
      <w:marTop w:val="0"/>
      <w:marBottom w:val="0"/>
      <w:divBdr>
        <w:top w:val="none" w:sz="0" w:space="0" w:color="auto"/>
        <w:left w:val="none" w:sz="0" w:space="0" w:color="auto"/>
        <w:bottom w:val="none" w:sz="0" w:space="0" w:color="auto"/>
        <w:right w:val="none" w:sz="0" w:space="0" w:color="auto"/>
      </w:divBdr>
    </w:div>
    <w:div w:id="906721109">
      <w:bodyDiv w:val="1"/>
      <w:marLeft w:val="0"/>
      <w:marRight w:val="0"/>
      <w:marTop w:val="0"/>
      <w:marBottom w:val="0"/>
      <w:divBdr>
        <w:top w:val="none" w:sz="0" w:space="0" w:color="auto"/>
        <w:left w:val="none" w:sz="0" w:space="0" w:color="auto"/>
        <w:bottom w:val="none" w:sz="0" w:space="0" w:color="auto"/>
        <w:right w:val="none" w:sz="0" w:space="0" w:color="auto"/>
      </w:divBdr>
    </w:div>
    <w:div w:id="911626775">
      <w:bodyDiv w:val="1"/>
      <w:marLeft w:val="0"/>
      <w:marRight w:val="0"/>
      <w:marTop w:val="0"/>
      <w:marBottom w:val="0"/>
      <w:divBdr>
        <w:top w:val="none" w:sz="0" w:space="0" w:color="auto"/>
        <w:left w:val="none" w:sz="0" w:space="0" w:color="auto"/>
        <w:bottom w:val="none" w:sz="0" w:space="0" w:color="auto"/>
        <w:right w:val="none" w:sz="0" w:space="0" w:color="auto"/>
      </w:divBdr>
    </w:div>
    <w:div w:id="913784710">
      <w:bodyDiv w:val="1"/>
      <w:marLeft w:val="0"/>
      <w:marRight w:val="0"/>
      <w:marTop w:val="0"/>
      <w:marBottom w:val="0"/>
      <w:divBdr>
        <w:top w:val="none" w:sz="0" w:space="0" w:color="auto"/>
        <w:left w:val="none" w:sz="0" w:space="0" w:color="auto"/>
        <w:bottom w:val="none" w:sz="0" w:space="0" w:color="auto"/>
        <w:right w:val="none" w:sz="0" w:space="0" w:color="auto"/>
      </w:divBdr>
    </w:div>
    <w:div w:id="915750562">
      <w:bodyDiv w:val="1"/>
      <w:marLeft w:val="0"/>
      <w:marRight w:val="0"/>
      <w:marTop w:val="0"/>
      <w:marBottom w:val="0"/>
      <w:divBdr>
        <w:top w:val="none" w:sz="0" w:space="0" w:color="auto"/>
        <w:left w:val="none" w:sz="0" w:space="0" w:color="auto"/>
        <w:bottom w:val="none" w:sz="0" w:space="0" w:color="auto"/>
        <w:right w:val="none" w:sz="0" w:space="0" w:color="auto"/>
      </w:divBdr>
    </w:div>
    <w:div w:id="918060233">
      <w:bodyDiv w:val="1"/>
      <w:marLeft w:val="0"/>
      <w:marRight w:val="0"/>
      <w:marTop w:val="0"/>
      <w:marBottom w:val="0"/>
      <w:divBdr>
        <w:top w:val="none" w:sz="0" w:space="0" w:color="auto"/>
        <w:left w:val="none" w:sz="0" w:space="0" w:color="auto"/>
        <w:bottom w:val="none" w:sz="0" w:space="0" w:color="auto"/>
        <w:right w:val="none" w:sz="0" w:space="0" w:color="auto"/>
      </w:divBdr>
    </w:div>
    <w:div w:id="921597915">
      <w:bodyDiv w:val="1"/>
      <w:marLeft w:val="0"/>
      <w:marRight w:val="0"/>
      <w:marTop w:val="0"/>
      <w:marBottom w:val="0"/>
      <w:divBdr>
        <w:top w:val="none" w:sz="0" w:space="0" w:color="auto"/>
        <w:left w:val="none" w:sz="0" w:space="0" w:color="auto"/>
        <w:bottom w:val="none" w:sz="0" w:space="0" w:color="auto"/>
        <w:right w:val="none" w:sz="0" w:space="0" w:color="auto"/>
      </w:divBdr>
    </w:div>
    <w:div w:id="928585332">
      <w:bodyDiv w:val="1"/>
      <w:marLeft w:val="0"/>
      <w:marRight w:val="0"/>
      <w:marTop w:val="0"/>
      <w:marBottom w:val="0"/>
      <w:divBdr>
        <w:top w:val="none" w:sz="0" w:space="0" w:color="auto"/>
        <w:left w:val="none" w:sz="0" w:space="0" w:color="auto"/>
        <w:bottom w:val="none" w:sz="0" w:space="0" w:color="auto"/>
        <w:right w:val="none" w:sz="0" w:space="0" w:color="auto"/>
      </w:divBdr>
    </w:div>
    <w:div w:id="931207563">
      <w:bodyDiv w:val="1"/>
      <w:marLeft w:val="0"/>
      <w:marRight w:val="0"/>
      <w:marTop w:val="0"/>
      <w:marBottom w:val="0"/>
      <w:divBdr>
        <w:top w:val="none" w:sz="0" w:space="0" w:color="auto"/>
        <w:left w:val="none" w:sz="0" w:space="0" w:color="auto"/>
        <w:bottom w:val="none" w:sz="0" w:space="0" w:color="auto"/>
        <w:right w:val="none" w:sz="0" w:space="0" w:color="auto"/>
      </w:divBdr>
    </w:div>
    <w:div w:id="931397883">
      <w:bodyDiv w:val="1"/>
      <w:marLeft w:val="0"/>
      <w:marRight w:val="0"/>
      <w:marTop w:val="0"/>
      <w:marBottom w:val="0"/>
      <w:divBdr>
        <w:top w:val="none" w:sz="0" w:space="0" w:color="auto"/>
        <w:left w:val="none" w:sz="0" w:space="0" w:color="auto"/>
        <w:bottom w:val="none" w:sz="0" w:space="0" w:color="auto"/>
        <w:right w:val="none" w:sz="0" w:space="0" w:color="auto"/>
      </w:divBdr>
    </w:div>
    <w:div w:id="935092278">
      <w:bodyDiv w:val="1"/>
      <w:marLeft w:val="0"/>
      <w:marRight w:val="0"/>
      <w:marTop w:val="0"/>
      <w:marBottom w:val="0"/>
      <w:divBdr>
        <w:top w:val="none" w:sz="0" w:space="0" w:color="auto"/>
        <w:left w:val="none" w:sz="0" w:space="0" w:color="auto"/>
        <w:bottom w:val="none" w:sz="0" w:space="0" w:color="auto"/>
        <w:right w:val="none" w:sz="0" w:space="0" w:color="auto"/>
      </w:divBdr>
    </w:div>
    <w:div w:id="938217345">
      <w:bodyDiv w:val="1"/>
      <w:marLeft w:val="0"/>
      <w:marRight w:val="0"/>
      <w:marTop w:val="0"/>
      <w:marBottom w:val="0"/>
      <w:divBdr>
        <w:top w:val="none" w:sz="0" w:space="0" w:color="auto"/>
        <w:left w:val="none" w:sz="0" w:space="0" w:color="auto"/>
        <w:bottom w:val="none" w:sz="0" w:space="0" w:color="auto"/>
        <w:right w:val="none" w:sz="0" w:space="0" w:color="auto"/>
      </w:divBdr>
    </w:div>
    <w:div w:id="938870031">
      <w:bodyDiv w:val="1"/>
      <w:marLeft w:val="0"/>
      <w:marRight w:val="0"/>
      <w:marTop w:val="0"/>
      <w:marBottom w:val="0"/>
      <w:divBdr>
        <w:top w:val="none" w:sz="0" w:space="0" w:color="auto"/>
        <w:left w:val="none" w:sz="0" w:space="0" w:color="auto"/>
        <w:bottom w:val="none" w:sz="0" w:space="0" w:color="auto"/>
        <w:right w:val="none" w:sz="0" w:space="0" w:color="auto"/>
      </w:divBdr>
    </w:div>
    <w:div w:id="939525715">
      <w:bodyDiv w:val="1"/>
      <w:marLeft w:val="0"/>
      <w:marRight w:val="0"/>
      <w:marTop w:val="0"/>
      <w:marBottom w:val="0"/>
      <w:divBdr>
        <w:top w:val="none" w:sz="0" w:space="0" w:color="auto"/>
        <w:left w:val="none" w:sz="0" w:space="0" w:color="auto"/>
        <w:bottom w:val="none" w:sz="0" w:space="0" w:color="auto"/>
        <w:right w:val="none" w:sz="0" w:space="0" w:color="auto"/>
      </w:divBdr>
    </w:div>
    <w:div w:id="941033325">
      <w:bodyDiv w:val="1"/>
      <w:marLeft w:val="0"/>
      <w:marRight w:val="0"/>
      <w:marTop w:val="0"/>
      <w:marBottom w:val="0"/>
      <w:divBdr>
        <w:top w:val="none" w:sz="0" w:space="0" w:color="auto"/>
        <w:left w:val="none" w:sz="0" w:space="0" w:color="auto"/>
        <w:bottom w:val="none" w:sz="0" w:space="0" w:color="auto"/>
        <w:right w:val="none" w:sz="0" w:space="0" w:color="auto"/>
      </w:divBdr>
    </w:div>
    <w:div w:id="941301901">
      <w:bodyDiv w:val="1"/>
      <w:marLeft w:val="0"/>
      <w:marRight w:val="0"/>
      <w:marTop w:val="0"/>
      <w:marBottom w:val="0"/>
      <w:divBdr>
        <w:top w:val="none" w:sz="0" w:space="0" w:color="auto"/>
        <w:left w:val="none" w:sz="0" w:space="0" w:color="auto"/>
        <w:bottom w:val="none" w:sz="0" w:space="0" w:color="auto"/>
        <w:right w:val="none" w:sz="0" w:space="0" w:color="auto"/>
      </w:divBdr>
    </w:div>
    <w:div w:id="944076372">
      <w:bodyDiv w:val="1"/>
      <w:marLeft w:val="0"/>
      <w:marRight w:val="0"/>
      <w:marTop w:val="0"/>
      <w:marBottom w:val="0"/>
      <w:divBdr>
        <w:top w:val="none" w:sz="0" w:space="0" w:color="auto"/>
        <w:left w:val="none" w:sz="0" w:space="0" w:color="auto"/>
        <w:bottom w:val="none" w:sz="0" w:space="0" w:color="auto"/>
        <w:right w:val="none" w:sz="0" w:space="0" w:color="auto"/>
      </w:divBdr>
    </w:div>
    <w:div w:id="950359774">
      <w:bodyDiv w:val="1"/>
      <w:marLeft w:val="0"/>
      <w:marRight w:val="0"/>
      <w:marTop w:val="0"/>
      <w:marBottom w:val="0"/>
      <w:divBdr>
        <w:top w:val="none" w:sz="0" w:space="0" w:color="auto"/>
        <w:left w:val="none" w:sz="0" w:space="0" w:color="auto"/>
        <w:bottom w:val="none" w:sz="0" w:space="0" w:color="auto"/>
        <w:right w:val="none" w:sz="0" w:space="0" w:color="auto"/>
      </w:divBdr>
    </w:div>
    <w:div w:id="954749057">
      <w:bodyDiv w:val="1"/>
      <w:marLeft w:val="0"/>
      <w:marRight w:val="0"/>
      <w:marTop w:val="0"/>
      <w:marBottom w:val="0"/>
      <w:divBdr>
        <w:top w:val="none" w:sz="0" w:space="0" w:color="auto"/>
        <w:left w:val="none" w:sz="0" w:space="0" w:color="auto"/>
        <w:bottom w:val="none" w:sz="0" w:space="0" w:color="auto"/>
        <w:right w:val="none" w:sz="0" w:space="0" w:color="auto"/>
      </w:divBdr>
    </w:div>
    <w:div w:id="957879568">
      <w:bodyDiv w:val="1"/>
      <w:marLeft w:val="0"/>
      <w:marRight w:val="0"/>
      <w:marTop w:val="0"/>
      <w:marBottom w:val="0"/>
      <w:divBdr>
        <w:top w:val="none" w:sz="0" w:space="0" w:color="auto"/>
        <w:left w:val="none" w:sz="0" w:space="0" w:color="auto"/>
        <w:bottom w:val="none" w:sz="0" w:space="0" w:color="auto"/>
        <w:right w:val="none" w:sz="0" w:space="0" w:color="auto"/>
      </w:divBdr>
    </w:div>
    <w:div w:id="958953036">
      <w:bodyDiv w:val="1"/>
      <w:marLeft w:val="0"/>
      <w:marRight w:val="0"/>
      <w:marTop w:val="0"/>
      <w:marBottom w:val="0"/>
      <w:divBdr>
        <w:top w:val="none" w:sz="0" w:space="0" w:color="auto"/>
        <w:left w:val="none" w:sz="0" w:space="0" w:color="auto"/>
        <w:bottom w:val="none" w:sz="0" w:space="0" w:color="auto"/>
        <w:right w:val="none" w:sz="0" w:space="0" w:color="auto"/>
      </w:divBdr>
    </w:div>
    <w:div w:id="960762900">
      <w:bodyDiv w:val="1"/>
      <w:marLeft w:val="0"/>
      <w:marRight w:val="0"/>
      <w:marTop w:val="0"/>
      <w:marBottom w:val="0"/>
      <w:divBdr>
        <w:top w:val="none" w:sz="0" w:space="0" w:color="auto"/>
        <w:left w:val="none" w:sz="0" w:space="0" w:color="auto"/>
        <w:bottom w:val="none" w:sz="0" w:space="0" w:color="auto"/>
        <w:right w:val="none" w:sz="0" w:space="0" w:color="auto"/>
      </w:divBdr>
    </w:div>
    <w:div w:id="962349101">
      <w:bodyDiv w:val="1"/>
      <w:marLeft w:val="0"/>
      <w:marRight w:val="0"/>
      <w:marTop w:val="0"/>
      <w:marBottom w:val="0"/>
      <w:divBdr>
        <w:top w:val="none" w:sz="0" w:space="0" w:color="auto"/>
        <w:left w:val="none" w:sz="0" w:space="0" w:color="auto"/>
        <w:bottom w:val="none" w:sz="0" w:space="0" w:color="auto"/>
        <w:right w:val="none" w:sz="0" w:space="0" w:color="auto"/>
      </w:divBdr>
    </w:div>
    <w:div w:id="964653791">
      <w:bodyDiv w:val="1"/>
      <w:marLeft w:val="0"/>
      <w:marRight w:val="0"/>
      <w:marTop w:val="0"/>
      <w:marBottom w:val="0"/>
      <w:divBdr>
        <w:top w:val="none" w:sz="0" w:space="0" w:color="auto"/>
        <w:left w:val="none" w:sz="0" w:space="0" w:color="auto"/>
        <w:bottom w:val="none" w:sz="0" w:space="0" w:color="auto"/>
        <w:right w:val="none" w:sz="0" w:space="0" w:color="auto"/>
      </w:divBdr>
    </w:div>
    <w:div w:id="964888874">
      <w:bodyDiv w:val="1"/>
      <w:marLeft w:val="0"/>
      <w:marRight w:val="0"/>
      <w:marTop w:val="0"/>
      <w:marBottom w:val="0"/>
      <w:divBdr>
        <w:top w:val="none" w:sz="0" w:space="0" w:color="auto"/>
        <w:left w:val="none" w:sz="0" w:space="0" w:color="auto"/>
        <w:bottom w:val="none" w:sz="0" w:space="0" w:color="auto"/>
        <w:right w:val="none" w:sz="0" w:space="0" w:color="auto"/>
      </w:divBdr>
    </w:div>
    <w:div w:id="978457891">
      <w:bodyDiv w:val="1"/>
      <w:marLeft w:val="0"/>
      <w:marRight w:val="0"/>
      <w:marTop w:val="0"/>
      <w:marBottom w:val="0"/>
      <w:divBdr>
        <w:top w:val="none" w:sz="0" w:space="0" w:color="auto"/>
        <w:left w:val="none" w:sz="0" w:space="0" w:color="auto"/>
        <w:bottom w:val="none" w:sz="0" w:space="0" w:color="auto"/>
        <w:right w:val="none" w:sz="0" w:space="0" w:color="auto"/>
      </w:divBdr>
    </w:div>
    <w:div w:id="980034015">
      <w:bodyDiv w:val="1"/>
      <w:marLeft w:val="0"/>
      <w:marRight w:val="0"/>
      <w:marTop w:val="0"/>
      <w:marBottom w:val="0"/>
      <w:divBdr>
        <w:top w:val="none" w:sz="0" w:space="0" w:color="auto"/>
        <w:left w:val="none" w:sz="0" w:space="0" w:color="auto"/>
        <w:bottom w:val="none" w:sz="0" w:space="0" w:color="auto"/>
        <w:right w:val="none" w:sz="0" w:space="0" w:color="auto"/>
      </w:divBdr>
    </w:div>
    <w:div w:id="981733667">
      <w:bodyDiv w:val="1"/>
      <w:marLeft w:val="0"/>
      <w:marRight w:val="0"/>
      <w:marTop w:val="0"/>
      <w:marBottom w:val="0"/>
      <w:divBdr>
        <w:top w:val="none" w:sz="0" w:space="0" w:color="auto"/>
        <w:left w:val="none" w:sz="0" w:space="0" w:color="auto"/>
        <w:bottom w:val="none" w:sz="0" w:space="0" w:color="auto"/>
        <w:right w:val="none" w:sz="0" w:space="0" w:color="auto"/>
      </w:divBdr>
    </w:div>
    <w:div w:id="986201495">
      <w:bodyDiv w:val="1"/>
      <w:marLeft w:val="0"/>
      <w:marRight w:val="0"/>
      <w:marTop w:val="0"/>
      <w:marBottom w:val="0"/>
      <w:divBdr>
        <w:top w:val="none" w:sz="0" w:space="0" w:color="auto"/>
        <w:left w:val="none" w:sz="0" w:space="0" w:color="auto"/>
        <w:bottom w:val="none" w:sz="0" w:space="0" w:color="auto"/>
        <w:right w:val="none" w:sz="0" w:space="0" w:color="auto"/>
      </w:divBdr>
    </w:div>
    <w:div w:id="987174346">
      <w:bodyDiv w:val="1"/>
      <w:marLeft w:val="0"/>
      <w:marRight w:val="0"/>
      <w:marTop w:val="0"/>
      <w:marBottom w:val="0"/>
      <w:divBdr>
        <w:top w:val="none" w:sz="0" w:space="0" w:color="auto"/>
        <w:left w:val="none" w:sz="0" w:space="0" w:color="auto"/>
        <w:bottom w:val="none" w:sz="0" w:space="0" w:color="auto"/>
        <w:right w:val="none" w:sz="0" w:space="0" w:color="auto"/>
      </w:divBdr>
    </w:div>
    <w:div w:id="989021000">
      <w:bodyDiv w:val="1"/>
      <w:marLeft w:val="0"/>
      <w:marRight w:val="0"/>
      <w:marTop w:val="0"/>
      <w:marBottom w:val="0"/>
      <w:divBdr>
        <w:top w:val="none" w:sz="0" w:space="0" w:color="auto"/>
        <w:left w:val="none" w:sz="0" w:space="0" w:color="auto"/>
        <w:bottom w:val="none" w:sz="0" w:space="0" w:color="auto"/>
        <w:right w:val="none" w:sz="0" w:space="0" w:color="auto"/>
      </w:divBdr>
    </w:div>
    <w:div w:id="994719458">
      <w:bodyDiv w:val="1"/>
      <w:marLeft w:val="0"/>
      <w:marRight w:val="0"/>
      <w:marTop w:val="0"/>
      <w:marBottom w:val="0"/>
      <w:divBdr>
        <w:top w:val="none" w:sz="0" w:space="0" w:color="auto"/>
        <w:left w:val="none" w:sz="0" w:space="0" w:color="auto"/>
        <w:bottom w:val="none" w:sz="0" w:space="0" w:color="auto"/>
        <w:right w:val="none" w:sz="0" w:space="0" w:color="auto"/>
      </w:divBdr>
    </w:div>
    <w:div w:id="996374377">
      <w:bodyDiv w:val="1"/>
      <w:marLeft w:val="0"/>
      <w:marRight w:val="0"/>
      <w:marTop w:val="0"/>
      <w:marBottom w:val="0"/>
      <w:divBdr>
        <w:top w:val="none" w:sz="0" w:space="0" w:color="auto"/>
        <w:left w:val="none" w:sz="0" w:space="0" w:color="auto"/>
        <w:bottom w:val="none" w:sz="0" w:space="0" w:color="auto"/>
        <w:right w:val="none" w:sz="0" w:space="0" w:color="auto"/>
      </w:divBdr>
    </w:div>
    <w:div w:id="997225142">
      <w:bodyDiv w:val="1"/>
      <w:marLeft w:val="0"/>
      <w:marRight w:val="0"/>
      <w:marTop w:val="0"/>
      <w:marBottom w:val="0"/>
      <w:divBdr>
        <w:top w:val="none" w:sz="0" w:space="0" w:color="auto"/>
        <w:left w:val="none" w:sz="0" w:space="0" w:color="auto"/>
        <w:bottom w:val="none" w:sz="0" w:space="0" w:color="auto"/>
        <w:right w:val="none" w:sz="0" w:space="0" w:color="auto"/>
      </w:divBdr>
    </w:div>
    <w:div w:id="997731298">
      <w:bodyDiv w:val="1"/>
      <w:marLeft w:val="0"/>
      <w:marRight w:val="0"/>
      <w:marTop w:val="0"/>
      <w:marBottom w:val="0"/>
      <w:divBdr>
        <w:top w:val="none" w:sz="0" w:space="0" w:color="auto"/>
        <w:left w:val="none" w:sz="0" w:space="0" w:color="auto"/>
        <w:bottom w:val="none" w:sz="0" w:space="0" w:color="auto"/>
        <w:right w:val="none" w:sz="0" w:space="0" w:color="auto"/>
      </w:divBdr>
    </w:div>
    <w:div w:id="998458459">
      <w:bodyDiv w:val="1"/>
      <w:marLeft w:val="0"/>
      <w:marRight w:val="0"/>
      <w:marTop w:val="0"/>
      <w:marBottom w:val="0"/>
      <w:divBdr>
        <w:top w:val="none" w:sz="0" w:space="0" w:color="auto"/>
        <w:left w:val="none" w:sz="0" w:space="0" w:color="auto"/>
        <w:bottom w:val="none" w:sz="0" w:space="0" w:color="auto"/>
        <w:right w:val="none" w:sz="0" w:space="0" w:color="auto"/>
      </w:divBdr>
    </w:div>
    <w:div w:id="1001422719">
      <w:bodyDiv w:val="1"/>
      <w:marLeft w:val="0"/>
      <w:marRight w:val="0"/>
      <w:marTop w:val="0"/>
      <w:marBottom w:val="0"/>
      <w:divBdr>
        <w:top w:val="none" w:sz="0" w:space="0" w:color="auto"/>
        <w:left w:val="none" w:sz="0" w:space="0" w:color="auto"/>
        <w:bottom w:val="none" w:sz="0" w:space="0" w:color="auto"/>
        <w:right w:val="none" w:sz="0" w:space="0" w:color="auto"/>
      </w:divBdr>
    </w:div>
    <w:div w:id="1005398079">
      <w:bodyDiv w:val="1"/>
      <w:marLeft w:val="0"/>
      <w:marRight w:val="0"/>
      <w:marTop w:val="0"/>
      <w:marBottom w:val="0"/>
      <w:divBdr>
        <w:top w:val="none" w:sz="0" w:space="0" w:color="auto"/>
        <w:left w:val="none" w:sz="0" w:space="0" w:color="auto"/>
        <w:bottom w:val="none" w:sz="0" w:space="0" w:color="auto"/>
        <w:right w:val="none" w:sz="0" w:space="0" w:color="auto"/>
      </w:divBdr>
    </w:div>
    <w:div w:id="1008099714">
      <w:bodyDiv w:val="1"/>
      <w:marLeft w:val="0"/>
      <w:marRight w:val="0"/>
      <w:marTop w:val="0"/>
      <w:marBottom w:val="0"/>
      <w:divBdr>
        <w:top w:val="none" w:sz="0" w:space="0" w:color="auto"/>
        <w:left w:val="none" w:sz="0" w:space="0" w:color="auto"/>
        <w:bottom w:val="none" w:sz="0" w:space="0" w:color="auto"/>
        <w:right w:val="none" w:sz="0" w:space="0" w:color="auto"/>
      </w:divBdr>
    </w:div>
    <w:div w:id="1010990866">
      <w:bodyDiv w:val="1"/>
      <w:marLeft w:val="0"/>
      <w:marRight w:val="0"/>
      <w:marTop w:val="0"/>
      <w:marBottom w:val="0"/>
      <w:divBdr>
        <w:top w:val="none" w:sz="0" w:space="0" w:color="auto"/>
        <w:left w:val="none" w:sz="0" w:space="0" w:color="auto"/>
        <w:bottom w:val="none" w:sz="0" w:space="0" w:color="auto"/>
        <w:right w:val="none" w:sz="0" w:space="0" w:color="auto"/>
      </w:divBdr>
    </w:div>
    <w:div w:id="1014695913">
      <w:bodyDiv w:val="1"/>
      <w:marLeft w:val="0"/>
      <w:marRight w:val="0"/>
      <w:marTop w:val="0"/>
      <w:marBottom w:val="0"/>
      <w:divBdr>
        <w:top w:val="none" w:sz="0" w:space="0" w:color="auto"/>
        <w:left w:val="none" w:sz="0" w:space="0" w:color="auto"/>
        <w:bottom w:val="none" w:sz="0" w:space="0" w:color="auto"/>
        <w:right w:val="none" w:sz="0" w:space="0" w:color="auto"/>
      </w:divBdr>
    </w:div>
    <w:div w:id="1023937094">
      <w:bodyDiv w:val="1"/>
      <w:marLeft w:val="0"/>
      <w:marRight w:val="0"/>
      <w:marTop w:val="0"/>
      <w:marBottom w:val="0"/>
      <w:divBdr>
        <w:top w:val="none" w:sz="0" w:space="0" w:color="auto"/>
        <w:left w:val="none" w:sz="0" w:space="0" w:color="auto"/>
        <w:bottom w:val="none" w:sz="0" w:space="0" w:color="auto"/>
        <w:right w:val="none" w:sz="0" w:space="0" w:color="auto"/>
      </w:divBdr>
    </w:div>
    <w:div w:id="1027827658">
      <w:bodyDiv w:val="1"/>
      <w:marLeft w:val="0"/>
      <w:marRight w:val="0"/>
      <w:marTop w:val="0"/>
      <w:marBottom w:val="0"/>
      <w:divBdr>
        <w:top w:val="none" w:sz="0" w:space="0" w:color="auto"/>
        <w:left w:val="none" w:sz="0" w:space="0" w:color="auto"/>
        <w:bottom w:val="none" w:sz="0" w:space="0" w:color="auto"/>
        <w:right w:val="none" w:sz="0" w:space="0" w:color="auto"/>
      </w:divBdr>
    </w:div>
    <w:div w:id="1028139495">
      <w:bodyDiv w:val="1"/>
      <w:marLeft w:val="0"/>
      <w:marRight w:val="0"/>
      <w:marTop w:val="0"/>
      <w:marBottom w:val="0"/>
      <w:divBdr>
        <w:top w:val="none" w:sz="0" w:space="0" w:color="auto"/>
        <w:left w:val="none" w:sz="0" w:space="0" w:color="auto"/>
        <w:bottom w:val="none" w:sz="0" w:space="0" w:color="auto"/>
        <w:right w:val="none" w:sz="0" w:space="0" w:color="auto"/>
      </w:divBdr>
    </w:div>
    <w:div w:id="1030957198">
      <w:bodyDiv w:val="1"/>
      <w:marLeft w:val="0"/>
      <w:marRight w:val="0"/>
      <w:marTop w:val="0"/>
      <w:marBottom w:val="0"/>
      <w:divBdr>
        <w:top w:val="none" w:sz="0" w:space="0" w:color="auto"/>
        <w:left w:val="none" w:sz="0" w:space="0" w:color="auto"/>
        <w:bottom w:val="none" w:sz="0" w:space="0" w:color="auto"/>
        <w:right w:val="none" w:sz="0" w:space="0" w:color="auto"/>
      </w:divBdr>
    </w:div>
    <w:div w:id="1032727058">
      <w:bodyDiv w:val="1"/>
      <w:marLeft w:val="0"/>
      <w:marRight w:val="0"/>
      <w:marTop w:val="0"/>
      <w:marBottom w:val="0"/>
      <w:divBdr>
        <w:top w:val="none" w:sz="0" w:space="0" w:color="auto"/>
        <w:left w:val="none" w:sz="0" w:space="0" w:color="auto"/>
        <w:bottom w:val="none" w:sz="0" w:space="0" w:color="auto"/>
        <w:right w:val="none" w:sz="0" w:space="0" w:color="auto"/>
      </w:divBdr>
    </w:div>
    <w:div w:id="1032808689">
      <w:bodyDiv w:val="1"/>
      <w:marLeft w:val="0"/>
      <w:marRight w:val="0"/>
      <w:marTop w:val="0"/>
      <w:marBottom w:val="0"/>
      <w:divBdr>
        <w:top w:val="none" w:sz="0" w:space="0" w:color="auto"/>
        <w:left w:val="none" w:sz="0" w:space="0" w:color="auto"/>
        <w:bottom w:val="none" w:sz="0" w:space="0" w:color="auto"/>
        <w:right w:val="none" w:sz="0" w:space="0" w:color="auto"/>
      </w:divBdr>
    </w:div>
    <w:div w:id="1037774517">
      <w:bodyDiv w:val="1"/>
      <w:marLeft w:val="0"/>
      <w:marRight w:val="0"/>
      <w:marTop w:val="0"/>
      <w:marBottom w:val="0"/>
      <w:divBdr>
        <w:top w:val="none" w:sz="0" w:space="0" w:color="auto"/>
        <w:left w:val="none" w:sz="0" w:space="0" w:color="auto"/>
        <w:bottom w:val="none" w:sz="0" w:space="0" w:color="auto"/>
        <w:right w:val="none" w:sz="0" w:space="0" w:color="auto"/>
      </w:divBdr>
    </w:div>
    <w:div w:id="1039357701">
      <w:bodyDiv w:val="1"/>
      <w:marLeft w:val="0"/>
      <w:marRight w:val="0"/>
      <w:marTop w:val="0"/>
      <w:marBottom w:val="0"/>
      <w:divBdr>
        <w:top w:val="none" w:sz="0" w:space="0" w:color="auto"/>
        <w:left w:val="none" w:sz="0" w:space="0" w:color="auto"/>
        <w:bottom w:val="none" w:sz="0" w:space="0" w:color="auto"/>
        <w:right w:val="none" w:sz="0" w:space="0" w:color="auto"/>
      </w:divBdr>
    </w:div>
    <w:div w:id="1039859742">
      <w:bodyDiv w:val="1"/>
      <w:marLeft w:val="0"/>
      <w:marRight w:val="0"/>
      <w:marTop w:val="0"/>
      <w:marBottom w:val="0"/>
      <w:divBdr>
        <w:top w:val="none" w:sz="0" w:space="0" w:color="auto"/>
        <w:left w:val="none" w:sz="0" w:space="0" w:color="auto"/>
        <w:bottom w:val="none" w:sz="0" w:space="0" w:color="auto"/>
        <w:right w:val="none" w:sz="0" w:space="0" w:color="auto"/>
      </w:divBdr>
    </w:div>
    <w:div w:id="1041589495">
      <w:bodyDiv w:val="1"/>
      <w:marLeft w:val="0"/>
      <w:marRight w:val="0"/>
      <w:marTop w:val="0"/>
      <w:marBottom w:val="0"/>
      <w:divBdr>
        <w:top w:val="none" w:sz="0" w:space="0" w:color="auto"/>
        <w:left w:val="none" w:sz="0" w:space="0" w:color="auto"/>
        <w:bottom w:val="none" w:sz="0" w:space="0" w:color="auto"/>
        <w:right w:val="none" w:sz="0" w:space="0" w:color="auto"/>
      </w:divBdr>
    </w:div>
    <w:div w:id="1043166797">
      <w:bodyDiv w:val="1"/>
      <w:marLeft w:val="0"/>
      <w:marRight w:val="0"/>
      <w:marTop w:val="0"/>
      <w:marBottom w:val="0"/>
      <w:divBdr>
        <w:top w:val="none" w:sz="0" w:space="0" w:color="auto"/>
        <w:left w:val="none" w:sz="0" w:space="0" w:color="auto"/>
        <w:bottom w:val="none" w:sz="0" w:space="0" w:color="auto"/>
        <w:right w:val="none" w:sz="0" w:space="0" w:color="auto"/>
      </w:divBdr>
    </w:div>
    <w:div w:id="1047223364">
      <w:bodyDiv w:val="1"/>
      <w:marLeft w:val="0"/>
      <w:marRight w:val="0"/>
      <w:marTop w:val="0"/>
      <w:marBottom w:val="0"/>
      <w:divBdr>
        <w:top w:val="none" w:sz="0" w:space="0" w:color="auto"/>
        <w:left w:val="none" w:sz="0" w:space="0" w:color="auto"/>
        <w:bottom w:val="none" w:sz="0" w:space="0" w:color="auto"/>
        <w:right w:val="none" w:sz="0" w:space="0" w:color="auto"/>
      </w:divBdr>
    </w:div>
    <w:div w:id="1048644424">
      <w:bodyDiv w:val="1"/>
      <w:marLeft w:val="0"/>
      <w:marRight w:val="0"/>
      <w:marTop w:val="0"/>
      <w:marBottom w:val="0"/>
      <w:divBdr>
        <w:top w:val="none" w:sz="0" w:space="0" w:color="auto"/>
        <w:left w:val="none" w:sz="0" w:space="0" w:color="auto"/>
        <w:bottom w:val="none" w:sz="0" w:space="0" w:color="auto"/>
        <w:right w:val="none" w:sz="0" w:space="0" w:color="auto"/>
      </w:divBdr>
    </w:div>
    <w:div w:id="1049379133">
      <w:bodyDiv w:val="1"/>
      <w:marLeft w:val="0"/>
      <w:marRight w:val="0"/>
      <w:marTop w:val="0"/>
      <w:marBottom w:val="0"/>
      <w:divBdr>
        <w:top w:val="none" w:sz="0" w:space="0" w:color="auto"/>
        <w:left w:val="none" w:sz="0" w:space="0" w:color="auto"/>
        <w:bottom w:val="none" w:sz="0" w:space="0" w:color="auto"/>
        <w:right w:val="none" w:sz="0" w:space="0" w:color="auto"/>
      </w:divBdr>
    </w:div>
    <w:div w:id="1049763007">
      <w:bodyDiv w:val="1"/>
      <w:marLeft w:val="0"/>
      <w:marRight w:val="0"/>
      <w:marTop w:val="0"/>
      <w:marBottom w:val="0"/>
      <w:divBdr>
        <w:top w:val="none" w:sz="0" w:space="0" w:color="auto"/>
        <w:left w:val="none" w:sz="0" w:space="0" w:color="auto"/>
        <w:bottom w:val="none" w:sz="0" w:space="0" w:color="auto"/>
        <w:right w:val="none" w:sz="0" w:space="0" w:color="auto"/>
      </w:divBdr>
    </w:div>
    <w:div w:id="1050614879">
      <w:bodyDiv w:val="1"/>
      <w:marLeft w:val="0"/>
      <w:marRight w:val="0"/>
      <w:marTop w:val="0"/>
      <w:marBottom w:val="0"/>
      <w:divBdr>
        <w:top w:val="none" w:sz="0" w:space="0" w:color="auto"/>
        <w:left w:val="none" w:sz="0" w:space="0" w:color="auto"/>
        <w:bottom w:val="none" w:sz="0" w:space="0" w:color="auto"/>
        <w:right w:val="none" w:sz="0" w:space="0" w:color="auto"/>
      </w:divBdr>
    </w:div>
    <w:div w:id="1056706534">
      <w:bodyDiv w:val="1"/>
      <w:marLeft w:val="0"/>
      <w:marRight w:val="0"/>
      <w:marTop w:val="0"/>
      <w:marBottom w:val="0"/>
      <w:divBdr>
        <w:top w:val="none" w:sz="0" w:space="0" w:color="auto"/>
        <w:left w:val="none" w:sz="0" w:space="0" w:color="auto"/>
        <w:bottom w:val="none" w:sz="0" w:space="0" w:color="auto"/>
        <w:right w:val="none" w:sz="0" w:space="0" w:color="auto"/>
      </w:divBdr>
    </w:div>
    <w:div w:id="1059013560">
      <w:bodyDiv w:val="1"/>
      <w:marLeft w:val="0"/>
      <w:marRight w:val="0"/>
      <w:marTop w:val="0"/>
      <w:marBottom w:val="0"/>
      <w:divBdr>
        <w:top w:val="none" w:sz="0" w:space="0" w:color="auto"/>
        <w:left w:val="none" w:sz="0" w:space="0" w:color="auto"/>
        <w:bottom w:val="none" w:sz="0" w:space="0" w:color="auto"/>
        <w:right w:val="none" w:sz="0" w:space="0" w:color="auto"/>
      </w:divBdr>
    </w:div>
    <w:div w:id="1068455401">
      <w:bodyDiv w:val="1"/>
      <w:marLeft w:val="0"/>
      <w:marRight w:val="0"/>
      <w:marTop w:val="0"/>
      <w:marBottom w:val="0"/>
      <w:divBdr>
        <w:top w:val="none" w:sz="0" w:space="0" w:color="auto"/>
        <w:left w:val="none" w:sz="0" w:space="0" w:color="auto"/>
        <w:bottom w:val="none" w:sz="0" w:space="0" w:color="auto"/>
        <w:right w:val="none" w:sz="0" w:space="0" w:color="auto"/>
      </w:divBdr>
    </w:div>
    <w:div w:id="1080057969">
      <w:bodyDiv w:val="1"/>
      <w:marLeft w:val="0"/>
      <w:marRight w:val="0"/>
      <w:marTop w:val="0"/>
      <w:marBottom w:val="0"/>
      <w:divBdr>
        <w:top w:val="none" w:sz="0" w:space="0" w:color="auto"/>
        <w:left w:val="none" w:sz="0" w:space="0" w:color="auto"/>
        <w:bottom w:val="none" w:sz="0" w:space="0" w:color="auto"/>
        <w:right w:val="none" w:sz="0" w:space="0" w:color="auto"/>
      </w:divBdr>
    </w:div>
    <w:div w:id="1082412688">
      <w:bodyDiv w:val="1"/>
      <w:marLeft w:val="0"/>
      <w:marRight w:val="0"/>
      <w:marTop w:val="0"/>
      <w:marBottom w:val="0"/>
      <w:divBdr>
        <w:top w:val="none" w:sz="0" w:space="0" w:color="auto"/>
        <w:left w:val="none" w:sz="0" w:space="0" w:color="auto"/>
        <w:bottom w:val="none" w:sz="0" w:space="0" w:color="auto"/>
        <w:right w:val="none" w:sz="0" w:space="0" w:color="auto"/>
      </w:divBdr>
    </w:div>
    <w:div w:id="1082801151">
      <w:bodyDiv w:val="1"/>
      <w:marLeft w:val="0"/>
      <w:marRight w:val="0"/>
      <w:marTop w:val="0"/>
      <w:marBottom w:val="0"/>
      <w:divBdr>
        <w:top w:val="none" w:sz="0" w:space="0" w:color="auto"/>
        <w:left w:val="none" w:sz="0" w:space="0" w:color="auto"/>
        <w:bottom w:val="none" w:sz="0" w:space="0" w:color="auto"/>
        <w:right w:val="none" w:sz="0" w:space="0" w:color="auto"/>
      </w:divBdr>
    </w:div>
    <w:div w:id="1083407276">
      <w:bodyDiv w:val="1"/>
      <w:marLeft w:val="0"/>
      <w:marRight w:val="0"/>
      <w:marTop w:val="0"/>
      <w:marBottom w:val="0"/>
      <w:divBdr>
        <w:top w:val="none" w:sz="0" w:space="0" w:color="auto"/>
        <w:left w:val="none" w:sz="0" w:space="0" w:color="auto"/>
        <w:bottom w:val="none" w:sz="0" w:space="0" w:color="auto"/>
        <w:right w:val="none" w:sz="0" w:space="0" w:color="auto"/>
      </w:divBdr>
    </w:div>
    <w:div w:id="1084763815">
      <w:bodyDiv w:val="1"/>
      <w:marLeft w:val="0"/>
      <w:marRight w:val="0"/>
      <w:marTop w:val="0"/>
      <w:marBottom w:val="0"/>
      <w:divBdr>
        <w:top w:val="none" w:sz="0" w:space="0" w:color="auto"/>
        <w:left w:val="none" w:sz="0" w:space="0" w:color="auto"/>
        <w:bottom w:val="none" w:sz="0" w:space="0" w:color="auto"/>
        <w:right w:val="none" w:sz="0" w:space="0" w:color="auto"/>
      </w:divBdr>
    </w:div>
    <w:div w:id="1087312566">
      <w:bodyDiv w:val="1"/>
      <w:marLeft w:val="0"/>
      <w:marRight w:val="0"/>
      <w:marTop w:val="0"/>
      <w:marBottom w:val="0"/>
      <w:divBdr>
        <w:top w:val="none" w:sz="0" w:space="0" w:color="auto"/>
        <w:left w:val="none" w:sz="0" w:space="0" w:color="auto"/>
        <w:bottom w:val="none" w:sz="0" w:space="0" w:color="auto"/>
        <w:right w:val="none" w:sz="0" w:space="0" w:color="auto"/>
      </w:divBdr>
    </w:div>
    <w:div w:id="1087768723">
      <w:bodyDiv w:val="1"/>
      <w:marLeft w:val="0"/>
      <w:marRight w:val="0"/>
      <w:marTop w:val="0"/>
      <w:marBottom w:val="0"/>
      <w:divBdr>
        <w:top w:val="none" w:sz="0" w:space="0" w:color="auto"/>
        <w:left w:val="none" w:sz="0" w:space="0" w:color="auto"/>
        <w:bottom w:val="none" w:sz="0" w:space="0" w:color="auto"/>
        <w:right w:val="none" w:sz="0" w:space="0" w:color="auto"/>
      </w:divBdr>
    </w:div>
    <w:div w:id="1091000719">
      <w:bodyDiv w:val="1"/>
      <w:marLeft w:val="0"/>
      <w:marRight w:val="0"/>
      <w:marTop w:val="0"/>
      <w:marBottom w:val="0"/>
      <w:divBdr>
        <w:top w:val="none" w:sz="0" w:space="0" w:color="auto"/>
        <w:left w:val="none" w:sz="0" w:space="0" w:color="auto"/>
        <w:bottom w:val="none" w:sz="0" w:space="0" w:color="auto"/>
        <w:right w:val="none" w:sz="0" w:space="0" w:color="auto"/>
      </w:divBdr>
    </w:div>
    <w:div w:id="1096756785">
      <w:bodyDiv w:val="1"/>
      <w:marLeft w:val="0"/>
      <w:marRight w:val="0"/>
      <w:marTop w:val="0"/>
      <w:marBottom w:val="0"/>
      <w:divBdr>
        <w:top w:val="none" w:sz="0" w:space="0" w:color="auto"/>
        <w:left w:val="none" w:sz="0" w:space="0" w:color="auto"/>
        <w:bottom w:val="none" w:sz="0" w:space="0" w:color="auto"/>
        <w:right w:val="none" w:sz="0" w:space="0" w:color="auto"/>
      </w:divBdr>
    </w:div>
    <w:div w:id="1099641380">
      <w:bodyDiv w:val="1"/>
      <w:marLeft w:val="0"/>
      <w:marRight w:val="0"/>
      <w:marTop w:val="0"/>
      <w:marBottom w:val="0"/>
      <w:divBdr>
        <w:top w:val="none" w:sz="0" w:space="0" w:color="auto"/>
        <w:left w:val="none" w:sz="0" w:space="0" w:color="auto"/>
        <w:bottom w:val="none" w:sz="0" w:space="0" w:color="auto"/>
        <w:right w:val="none" w:sz="0" w:space="0" w:color="auto"/>
      </w:divBdr>
    </w:div>
    <w:div w:id="1101607661">
      <w:bodyDiv w:val="1"/>
      <w:marLeft w:val="0"/>
      <w:marRight w:val="0"/>
      <w:marTop w:val="0"/>
      <w:marBottom w:val="0"/>
      <w:divBdr>
        <w:top w:val="none" w:sz="0" w:space="0" w:color="auto"/>
        <w:left w:val="none" w:sz="0" w:space="0" w:color="auto"/>
        <w:bottom w:val="none" w:sz="0" w:space="0" w:color="auto"/>
        <w:right w:val="none" w:sz="0" w:space="0" w:color="auto"/>
      </w:divBdr>
    </w:div>
    <w:div w:id="1102073796">
      <w:bodyDiv w:val="1"/>
      <w:marLeft w:val="0"/>
      <w:marRight w:val="0"/>
      <w:marTop w:val="0"/>
      <w:marBottom w:val="0"/>
      <w:divBdr>
        <w:top w:val="none" w:sz="0" w:space="0" w:color="auto"/>
        <w:left w:val="none" w:sz="0" w:space="0" w:color="auto"/>
        <w:bottom w:val="none" w:sz="0" w:space="0" w:color="auto"/>
        <w:right w:val="none" w:sz="0" w:space="0" w:color="auto"/>
      </w:divBdr>
    </w:div>
    <w:div w:id="1112744491">
      <w:bodyDiv w:val="1"/>
      <w:marLeft w:val="0"/>
      <w:marRight w:val="0"/>
      <w:marTop w:val="0"/>
      <w:marBottom w:val="0"/>
      <w:divBdr>
        <w:top w:val="none" w:sz="0" w:space="0" w:color="auto"/>
        <w:left w:val="none" w:sz="0" w:space="0" w:color="auto"/>
        <w:bottom w:val="none" w:sz="0" w:space="0" w:color="auto"/>
        <w:right w:val="none" w:sz="0" w:space="0" w:color="auto"/>
      </w:divBdr>
    </w:div>
    <w:div w:id="1114208214">
      <w:bodyDiv w:val="1"/>
      <w:marLeft w:val="0"/>
      <w:marRight w:val="0"/>
      <w:marTop w:val="0"/>
      <w:marBottom w:val="0"/>
      <w:divBdr>
        <w:top w:val="none" w:sz="0" w:space="0" w:color="auto"/>
        <w:left w:val="none" w:sz="0" w:space="0" w:color="auto"/>
        <w:bottom w:val="none" w:sz="0" w:space="0" w:color="auto"/>
        <w:right w:val="none" w:sz="0" w:space="0" w:color="auto"/>
      </w:divBdr>
    </w:div>
    <w:div w:id="1114985055">
      <w:bodyDiv w:val="1"/>
      <w:marLeft w:val="0"/>
      <w:marRight w:val="0"/>
      <w:marTop w:val="0"/>
      <w:marBottom w:val="0"/>
      <w:divBdr>
        <w:top w:val="none" w:sz="0" w:space="0" w:color="auto"/>
        <w:left w:val="none" w:sz="0" w:space="0" w:color="auto"/>
        <w:bottom w:val="none" w:sz="0" w:space="0" w:color="auto"/>
        <w:right w:val="none" w:sz="0" w:space="0" w:color="auto"/>
      </w:divBdr>
    </w:div>
    <w:div w:id="1119950961">
      <w:bodyDiv w:val="1"/>
      <w:marLeft w:val="0"/>
      <w:marRight w:val="0"/>
      <w:marTop w:val="0"/>
      <w:marBottom w:val="0"/>
      <w:divBdr>
        <w:top w:val="none" w:sz="0" w:space="0" w:color="auto"/>
        <w:left w:val="none" w:sz="0" w:space="0" w:color="auto"/>
        <w:bottom w:val="none" w:sz="0" w:space="0" w:color="auto"/>
        <w:right w:val="none" w:sz="0" w:space="0" w:color="auto"/>
      </w:divBdr>
    </w:div>
    <w:div w:id="1122069317">
      <w:bodyDiv w:val="1"/>
      <w:marLeft w:val="0"/>
      <w:marRight w:val="0"/>
      <w:marTop w:val="0"/>
      <w:marBottom w:val="0"/>
      <w:divBdr>
        <w:top w:val="none" w:sz="0" w:space="0" w:color="auto"/>
        <w:left w:val="none" w:sz="0" w:space="0" w:color="auto"/>
        <w:bottom w:val="none" w:sz="0" w:space="0" w:color="auto"/>
        <w:right w:val="none" w:sz="0" w:space="0" w:color="auto"/>
      </w:divBdr>
    </w:div>
    <w:div w:id="1124231516">
      <w:bodyDiv w:val="1"/>
      <w:marLeft w:val="0"/>
      <w:marRight w:val="0"/>
      <w:marTop w:val="0"/>
      <w:marBottom w:val="0"/>
      <w:divBdr>
        <w:top w:val="none" w:sz="0" w:space="0" w:color="auto"/>
        <w:left w:val="none" w:sz="0" w:space="0" w:color="auto"/>
        <w:bottom w:val="none" w:sz="0" w:space="0" w:color="auto"/>
        <w:right w:val="none" w:sz="0" w:space="0" w:color="auto"/>
      </w:divBdr>
    </w:div>
    <w:div w:id="1126391396">
      <w:bodyDiv w:val="1"/>
      <w:marLeft w:val="0"/>
      <w:marRight w:val="0"/>
      <w:marTop w:val="0"/>
      <w:marBottom w:val="0"/>
      <w:divBdr>
        <w:top w:val="none" w:sz="0" w:space="0" w:color="auto"/>
        <w:left w:val="none" w:sz="0" w:space="0" w:color="auto"/>
        <w:bottom w:val="none" w:sz="0" w:space="0" w:color="auto"/>
        <w:right w:val="none" w:sz="0" w:space="0" w:color="auto"/>
      </w:divBdr>
    </w:div>
    <w:div w:id="1127243093">
      <w:bodyDiv w:val="1"/>
      <w:marLeft w:val="0"/>
      <w:marRight w:val="0"/>
      <w:marTop w:val="0"/>
      <w:marBottom w:val="0"/>
      <w:divBdr>
        <w:top w:val="none" w:sz="0" w:space="0" w:color="auto"/>
        <w:left w:val="none" w:sz="0" w:space="0" w:color="auto"/>
        <w:bottom w:val="none" w:sz="0" w:space="0" w:color="auto"/>
        <w:right w:val="none" w:sz="0" w:space="0" w:color="auto"/>
      </w:divBdr>
    </w:div>
    <w:div w:id="1132946400">
      <w:bodyDiv w:val="1"/>
      <w:marLeft w:val="0"/>
      <w:marRight w:val="0"/>
      <w:marTop w:val="0"/>
      <w:marBottom w:val="0"/>
      <w:divBdr>
        <w:top w:val="none" w:sz="0" w:space="0" w:color="auto"/>
        <w:left w:val="none" w:sz="0" w:space="0" w:color="auto"/>
        <w:bottom w:val="none" w:sz="0" w:space="0" w:color="auto"/>
        <w:right w:val="none" w:sz="0" w:space="0" w:color="auto"/>
      </w:divBdr>
    </w:div>
    <w:div w:id="1140271378">
      <w:bodyDiv w:val="1"/>
      <w:marLeft w:val="0"/>
      <w:marRight w:val="0"/>
      <w:marTop w:val="0"/>
      <w:marBottom w:val="0"/>
      <w:divBdr>
        <w:top w:val="none" w:sz="0" w:space="0" w:color="auto"/>
        <w:left w:val="none" w:sz="0" w:space="0" w:color="auto"/>
        <w:bottom w:val="none" w:sz="0" w:space="0" w:color="auto"/>
        <w:right w:val="none" w:sz="0" w:space="0" w:color="auto"/>
      </w:divBdr>
    </w:div>
    <w:div w:id="1143738168">
      <w:bodyDiv w:val="1"/>
      <w:marLeft w:val="0"/>
      <w:marRight w:val="0"/>
      <w:marTop w:val="0"/>
      <w:marBottom w:val="0"/>
      <w:divBdr>
        <w:top w:val="none" w:sz="0" w:space="0" w:color="auto"/>
        <w:left w:val="none" w:sz="0" w:space="0" w:color="auto"/>
        <w:bottom w:val="none" w:sz="0" w:space="0" w:color="auto"/>
        <w:right w:val="none" w:sz="0" w:space="0" w:color="auto"/>
      </w:divBdr>
    </w:div>
    <w:div w:id="1144854142">
      <w:bodyDiv w:val="1"/>
      <w:marLeft w:val="0"/>
      <w:marRight w:val="0"/>
      <w:marTop w:val="0"/>
      <w:marBottom w:val="0"/>
      <w:divBdr>
        <w:top w:val="none" w:sz="0" w:space="0" w:color="auto"/>
        <w:left w:val="none" w:sz="0" w:space="0" w:color="auto"/>
        <w:bottom w:val="none" w:sz="0" w:space="0" w:color="auto"/>
        <w:right w:val="none" w:sz="0" w:space="0" w:color="auto"/>
      </w:divBdr>
    </w:div>
    <w:div w:id="1147284341">
      <w:bodyDiv w:val="1"/>
      <w:marLeft w:val="0"/>
      <w:marRight w:val="0"/>
      <w:marTop w:val="0"/>
      <w:marBottom w:val="0"/>
      <w:divBdr>
        <w:top w:val="none" w:sz="0" w:space="0" w:color="auto"/>
        <w:left w:val="none" w:sz="0" w:space="0" w:color="auto"/>
        <w:bottom w:val="none" w:sz="0" w:space="0" w:color="auto"/>
        <w:right w:val="none" w:sz="0" w:space="0" w:color="auto"/>
      </w:divBdr>
    </w:div>
    <w:div w:id="1147939488">
      <w:bodyDiv w:val="1"/>
      <w:marLeft w:val="0"/>
      <w:marRight w:val="0"/>
      <w:marTop w:val="0"/>
      <w:marBottom w:val="0"/>
      <w:divBdr>
        <w:top w:val="none" w:sz="0" w:space="0" w:color="auto"/>
        <w:left w:val="none" w:sz="0" w:space="0" w:color="auto"/>
        <w:bottom w:val="none" w:sz="0" w:space="0" w:color="auto"/>
        <w:right w:val="none" w:sz="0" w:space="0" w:color="auto"/>
      </w:divBdr>
    </w:div>
    <w:div w:id="1149055302">
      <w:bodyDiv w:val="1"/>
      <w:marLeft w:val="0"/>
      <w:marRight w:val="0"/>
      <w:marTop w:val="0"/>
      <w:marBottom w:val="0"/>
      <w:divBdr>
        <w:top w:val="none" w:sz="0" w:space="0" w:color="auto"/>
        <w:left w:val="none" w:sz="0" w:space="0" w:color="auto"/>
        <w:bottom w:val="none" w:sz="0" w:space="0" w:color="auto"/>
        <w:right w:val="none" w:sz="0" w:space="0" w:color="auto"/>
      </w:divBdr>
    </w:div>
    <w:div w:id="1149059797">
      <w:bodyDiv w:val="1"/>
      <w:marLeft w:val="0"/>
      <w:marRight w:val="0"/>
      <w:marTop w:val="0"/>
      <w:marBottom w:val="0"/>
      <w:divBdr>
        <w:top w:val="none" w:sz="0" w:space="0" w:color="auto"/>
        <w:left w:val="none" w:sz="0" w:space="0" w:color="auto"/>
        <w:bottom w:val="none" w:sz="0" w:space="0" w:color="auto"/>
        <w:right w:val="none" w:sz="0" w:space="0" w:color="auto"/>
      </w:divBdr>
    </w:div>
    <w:div w:id="1149176840">
      <w:bodyDiv w:val="1"/>
      <w:marLeft w:val="0"/>
      <w:marRight w:val="0"/>
      <w:marTop w:val="0"/>
      <w:marBottom w:val="0"/>
      <w:divBdr>
        <w:top w:val="none" w:sz="0" w:space="0" w:color="auto"/>
        <w:left w:val="none" w:sz="0" w:space="0" w:color="auto"/>
        <w:bottom w:val="none" w:sz="0" w:space="0" w:color="auto"/>
        <w:right w:val="none" w:sz="0" w:space="0" w:color="auto"/>
      </w:divBdr>
    </w:div>
    <w:div w:id="1151797053">
      <w:bodyDiv w:val="1"/>
      <w:marLeft w:val="0"/>
      <w:marRight w:val="0"/>
      <w:marTop w:val="0"/>
      <w:marBottom w:val="0"/>
      <w:divBdr>
        <w:top w:val="none" w:sz="0" w:space="0" w:color="auto"/>
        <w:left w:val="none" w:sz="0" w:space="0" w:color="auto"/>
        <w:bottom w:val="none" w:sz="0" w:space="0" w:color="auto"/>
        <w:right w:val="none" w:sz="0" w:space="0" w:color="auto"/>
      </w:divBdr>
    </w:div>
    <w:div w:id="1152217726">
      <w:bodyDiv w:val="1"/>
      <w:marLeft w:val="0"/>
      <w:marRight w:val="0"/>
      <w:marTop w:val="0"/>
      <w:marBottom w:val="0"/>
      <w:divBdr>
        <w:top w:val="none" w:sz="0" w:space="0" w:color="auto"/>
        <w:left w:val="none" w:sz="0" w:space="0" w:color="auto"/>
        <w:bottom w:val="none" w:sz="0" w:space="0" w:color="auto"/>
        <w:right w:val="none" w:sz="0" w:space="0" w:color="auto"/>
      </w:divBdr>
    </w:div>
    <w:div w:id="1158154251">
      <w:bodyDiv w:val="1"/>
      <w:marLeft w:val="0"/>
      <w:marRight w:val="0"/>
      <w:marTop w:val="0"/>
      <w:marBottom w:val="0"/>
      <w:divBdr>
        <w:top w:val="none" w:sz="0" w:space="0" w:color="auto"/>
        <w:left w:val="none" w:sz="0" w:space="0" w:color="auto"/>
        <w:bottom w:val="none" w:sz="0" w:space="0" w:color="auto"/>
        <w:right w:val="none" w:sz="0" w:space="0" w:color="auto"/>
      </w:divBdr>
    </w:div>
    <w:div w:id="1160392226">
      <w:bodyDiv w:val="1"/>
      <w:marLeft w:val="0"/>
      <w:marRight w:val="0"/>
      <w:marTop w:val="0"/>
      <w:marBottom w:val="0"/>
      <w:divBdr>
        <w:top w:val="none" w:sz="0" w:space="0" w:color="auto"/>
        <w:left w:val="none" w:sz="0" w:space="0" w:color="auto"/>
        <w:bottom w:val="none" w:sz="0" w:space="0" w:color="auto"/>
        <w:right w:val="none" w:sz="0" w:space="0" w:color="auto"/>
      </w:divBdr>
    </w:div>
    <w:div w:id="1170366466">
      <w:bodyDiv w:val="1"/>
      <w:marLeft w:val="0"/>
      <w:marRight w:val="0"/>
      <w:marTop w:val="0"/>
      <w:marBottom w:val="0"/>
      <w:divBdr>
        <w:top w:val="none" w:sz="0" w:space="0" w:color="auto"/>
        <w:left w:val="none" w:sz="0" w:space="0" w:color="auto"/>
        <w:bottom w:val="none" w:sz="0" w:space="0" w:color="auto"/>
        <w:right w:val="none" w:sz="0" w:space="0" w:color="auto"/>
      </w:divBdr>
    </w:div>
    <w:div w:id="1178230481">
      <w:bodyDiv w:val="1"/>
      <w:marLeft w:val="0"/>
      <w:marRight w:val="0"/>
      <w:marTop w:val="0"/>
      <w:marBottom w:val="0"/>
      <w:divBdr>
        <w:top w:val="none" w:sz="0" w:space="0" w:color="auto"/>
        <w:left w:val="none" w:sz="0" w:space="0" w:color="auto"/>
        <w:bottom w:val="none" w:sz="0" w:space="0" w:color="auto"/>
        <w:right w:val="none" w:sz="0" w:space="0" w:color="auto"/>
      </w:divBdr>
    </w:div>
    <w:div w:id="1178303231">
      <w:bodyDiv w:val="1"/>
      <w:marLeft w:val="0"/>
      <w:marRight w:val="0"/>
      <w:marTop w:val="0"/>
      <w:marBottom w:val="0"/>
      <w:divBdr>
        <w:top w:val="none" w:sz="0" w:space="0" w:color="auto"/>
        <w:left w:val="none" w:sz="0" w:space="0" w:color="auto"/>
        <w:bottom w:val="none" w:sz="0" w:space="0" w:color="auto"/>
        <w:right w:val="none" w:sz="0" w:space="0" w:color="auto"/>
      </w:divBdr>
    </w:div>
    <w:div w:id="1183785308">
      <w:bodyDiv w:val="1"/>
      <w:marLeft w:val="0"/>
      <w:marRight w:val="0"/>
      <w:marTop w:val="0"/>
      <w:marBottom w:val="0"/>
      <w:divBdr>
        <w:top w:val="none" w:sz="0" w:space="0" w:color="auto"/>
        <w:left w:val="none" w:sz="0" w:space="0" w:color="auto"/>
        <w:bottom w:val="none" w:sz="0" w:space="0" w:color="auto"/>
        <w:right w:val="none" w:sz="0" w:space="0" w:color="auto"/>
      </w:divBdr>
    </w:div>
    <w:div w:id="1185553594">
      <w:bodyDiv w:val="1"/>
      <w:marLeft w:val="0"/>
      <w:marRight w:val="0"/>
      <w:marTop w:val="0"/>
      <w:marBottom w:val="0"/>
      <w:divBdr>
        <w:top w:val="none" w:sz="0" w:space="0" w:color="auto"/>
        <w:left w:val="none" w:sz="0" w:space="0" w:color="auto"/>
        <w:bottom w:val="none" w:sz="0" w:space="0" w:color="auto"/>
        <w:right w:val="none" w:sz="0" w:space="0" w:color="auto"/>
      </w:divBdr>
    </w:div>
    <w:div w:id="1189830902">
      <w:bodyDiv w:val="1"/>
      <w:marLeft w:val="0"/>
      <w:marRight w:val="0"/>
      <w:marTop w:val="0"/>
      <w:marBottom w:val="0"/>
      <w:divBdr>
        <w:top w:val="none" w:sz="0" w:space="0" w:color="auto"/>
        <w:left w:val="none" w:sz="0" w:space="0" w:color="auto"/>
        <w:bottom w:val="none" w:sz="0" w:space="0" w:color="auto"/>
        <w:right w:val="none" w:sz="0" w:space="0" w:color="auto"/>
      </w:divBdr>
    </w:div>
    <w:div w:id="1194415292">
      <w:bodyDiv w:val="1"/>
      <w:marLeft w:val="0"/>
      <w:marRight w:val="0"/>
      <w:marTop w:val="0"/>
      <w:marBottom w:val="0"/>
      <w:divBdr>
        <w:top w:val="none" w:sz="0" w:space="0" w:color="auto"/>
        <w:left w:val="none" w:sz="0" w:space="0" w:color="auto"/>
        <w:bottom w:val="none" w:sz="0" w:space="0" w:color="auto"/>
        <w:right w:val="none" w:sz="0" w:space="0" w:color="auto"/>
      </w:divBdr>
    </w:div>
    <w:div w:id="1194924262">
      <w:bodyDiv w:val="1"/>
      <w:marLeft w:val="0"/>
      <w:marRight w:val="0"/>
      <w:marTop w:val="0"/>
      <w:marBottom w:val="0"/>
      <w:divBdr>
        <w:top w:val="none" w:sz="0" w:space="0" w:color="auto"/>
        <w:left w:val="none" w:sz="0" w:space="0" w:color="auto"/>
        <w:bottom w:val="none" w:sz="0" w:space="0" w:color="auto"/>
        <w:right w:val="none" w:sz="0" w:space="0" w:color="auto"/>
      </w:divBdr>
    </w:div>
    <w:div w:id="1200161684">
      <w:bodyDiv w:val="1"/>
      <w:marLeft w:val="0"/>
      <w:marRight w:val="0"/>
      <w:marTop w:val="0"/>
      <w:marBottom w:val="0"/>
      <w:divBdr>
        <w:top w:val="none" w:sz="0" w:space="0" w:color="auto"/>
        <w:left w:val="none" w:sz="0" w:space="0" w:color="auto"/>
        <w:bottom w:val="none" w:sz="0" w:space="0" w:color="auto"/>
        <w:right w:val="none" w:sz="0" w:space="0" w:color="auto"/>
      </w:divBdr>
    </w:div>
    <w:div w:id="1200892404">
      <w:bodyDiv w:val="1"/>
      <w:marLeft w:val="0"/>
      <w:marRight w:val="0"/>
      <w:marTop w:val="0"/>
      <w:marBottom w:val="0"/>
      <w:divBdr>
        <w:top w:val="none" w:sz="0" w:space="0" w:color="auto"/>
        <w:left w:val="none" w:sz="0" w:space="0" w:color="auto"/>
        <w:bottom w:val="none" w:sz="0" w:space="0" w:color="auto"/>
        <w:right w:val="none" w:sz="0" w:space="0" w:color="auto"/>
      </w:divBdr>
    </w:div>
    <w:div w:id="1202132250">
      <w:bodyDiv w:val="1"/>
      <w:marLeft w:val="0"/>
      <w:marRight w:val="0"/>
      <w:marTop w:val="0"/>
      <w:marBottom w:val="0"/>
      <w:divBdr>
        <w:top w:val="none" w:sz="0" w:space="0" w:color="auto"/>
        <w:left w:val="none" w:sz="0" w:space="0" w:color="auto"/>
        <w:bottom w:val="none" w:sz="0" w:space="0" w:color="auto"/>
        <w:right w:val="none" w:sz="0" w:space="0" w:color="auto"/>
      </w:divBdr>
    </w:div>
    <w:div w:id="1202744976">
      <w:bodyDiv w:val="1"/>
      <w:marLeft w:val="0"/>
      <w:marRight w:val="0"/>
      <w:marTop w:val="0"/>
      <w:marBottom w:val="0"/>
      <w:divBdr>
        <w:top w:val="none" w:sz="0" w:space="0" w:color="auto"/>
        <w:left w:val="none" w:sz="0" w:space="0" w:color="auto"/>
        <w:bottom w:val="none" w:sz="0" w:space="0" w:color="auto"/>
        <w:right w:val="none" w:sz="0" w:space="0" w:color="auto"/>
      </w:divBdr>
    </w:div>
    <w:div w:id="1203596109">
      <w:bodyDiv w:val="1"/>
      <w:marLeft w:val="0"/>
      <w:marRight w:val="0"/>
      <w:marTop w:val="0"/>
      <w:marBottom w:val="0"/>
      <w:divBdr>
        <w:top w:val="none" w:sz="0" w:space="0" w:color="auto"/>
        <w:left w:val="none" w:sz="0" w:space="0" w:color="auto"/>
        <w:bottom w:val="none" w:sz="0" w:space="0" w:color="auto"/>
        <w:right w:val="none" w:sz="0" w:space="0" w:color="auto"/>
      </w:divBdr>
    </w:div>
    <w:div w:id="1210998168">
      <w:bodyDiv w:val="1"/>
      <w:marLeft w:val="0"/>
      <w:marRight w:val="0"/>
      <w:marTop w:val="0"/>
      <w:marBottom w:val="0"/>
      <w:divBdr>
        <w:top w:val="none" w:sz="0" w:space="0" w:color="auto"/>
        <w:left w:val="none" w:sz="0" w:space="0" w:color="auto"/>
        <w:bottom w:val="none" w:sz="0" w:space="0" w:color="auto"/>
        <w:right w:val="none" w:sz="0" w:space="0" w:color="auto"/>
      </w:divBdr>
    </w:div>
    <w:div w:id="1214075824">
      <w:bodyDiv w:val="1"/>
      <w:marLeft w:val="0"/>
      <w:marRight w:val="0"/>
      <w:marTop w:val="0"/>
      <w:marBottom w:val="0"/>
      <w:divBdr>
        <w:top w:val="none" w:sz="0" w:space="0" w:color="auto"/>
        <w:left w:val="none" w:sz="0" w:space="0" w:color="auto"/>
        <w:bottom w:val="none" w:sz="0" w:space="0" w:color="auto"/>
        <w:right w:val="none" w:sz="0" w:space="0" w:color="auto"/>
      </w:divBdr>
    </w:div>
    <w:div w:id="1224827933">
      <w:bodyDiv w:val="1"/>
      <w:marLeft w:val="0"/>
      <w:marRight w:val="0"/>
      <w:marTop w:val="0"/>
      <w:marBottom w:val="0"/>
      <w:divBdr>
        <w:top w:val="none" w:sz="0" w:space="0" w:color="auto"/>
        <w:left w:val="none" w:sz="0" w:space="0" w:color="auto"/>
        <w:bottom w:val="none" w:sz="0" w:space="0" w:color="auto"/>
        <w:right w:val="none" w:sz="0" w:space="0" w:color="auto"/>
      </w:divBdr>
    </w:div>
    <w:div w:id="1225025878">
      <w:bodyDiv w:val="1"/>
      <w:marLeft w:val="0"/>
      <w:marRight w:val="0"/>
      <w:marTop w:val="0"/>
      <w:marBottom w:val="0"/>
      <w:divBdr>
        <w:top w:val="none" w:sz="0" w:space="0" w:color="auto"/>
        <w:left w:val="none" w:sz="0" w:space="0" w:color="auto"/>
        <w:bottom w:val="none" w:sz="0" w:space="0" w:color="auto"/>
        <w:right w:val="none" w:sz="0" w:space="0" w:color="auto"/>
      </w:divBdr>
    </w:div>
    <w:div w:id="1226331845">
      <w:bodyDiv w:val="1"/>
      <w:marLeft w:val="0"/>
      <w:marRight w:val="0"/>
      <w:marTop w:val="0"/>
      <w:marBottom w:val="0"/>
      <w:divBdr>
        <w:top w:val="none" w:sz="0" w:space="0" w:color="auto"/>
        <w:left w:val="none" w:sz="0" w:space="0" w:color="auto"/>
        <w:bottom w:val="none" w:sz="0" w:space="0" w:color="auto"/>
        <w:right w:val="none" w:sz="0" w:space="0" w:color="auto"/>
      </w:divBdr>
    </w:div>
    <w:div w:id="1228035168">
      <w:bodyDiv w:val="1"/>
      <w:marLeft w:val="0"/>
      <w:marRight w:val="0"/>
      <w:marTop w:val="0"/>
      <w:marBottom w:val="0"/>
      <w:divBdr>
        <w:top w:val="none" w:sz="0" w:space="0" w:color="auto"/>
        <w:left w:val="none" w:sz="0" w:space="0" w:color="auto"/>
        <w:bottom w:val="none" w:sz="0" w:space="0" w:color="auto"/>
        <w:right w:val="none" w:sz="0" w:space="0" w:color="auto"/>
      </w:divBdr>
    </w:div>
    <w:div w:id="1230573912">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1382977">
      <w:bodyDiv w:val="1"/>
      <w:marLeft w:val="0"/>
      <w:marRight w:val="0"/>
      <w:marTop w:val="0"/>
      <w:marBottom w:val="0"/>
      <w:divBdr>
        <w:top w:val="none" w:sz="0" w:space="0" w:color="auto"/>
        <w:left w:val="none" w:sz="0" w:space="0" w:color="auto"/>
        <w:bottom w:val="none" w:sz="0" w:space="0" w:color="auto"/>
        <w:right w:val="none" w:sz="0" w:space="0" w:color="auto"/>
      </w:divBdr>
    </w:div>
    <w:div w:id="1233391530">
      <w:bodyDiv w:val="1"/>
      <w:marLeft w:val="0"/>
      <w:marRight w:val="0"/>
      <w:marTop w:val="0"/>
      <w:marBottom w:val="0"/>
      <w:divBdr>
        <w:top w:val="none" w:sz="0" w:space="0" w:color="auto"/>
        <w:left w:val="none" w:sz="0" w:space="0" w:color="auto"/>
        <w:bottom w:val="none" w:sz="0" w:space="0" w:color="auto"/>
        <w:right w:val="none" w:sz="0" w:space="0" w:color="auto"/>
      </w:divBdr>
    </w:div>
    <w:div w:id="1234044547">
      <w:bodyDiv w:val="1"/>
      <w:marLeft w:val="0"/>
      <w:marRight w:val="0"/>
      <w:marTop w:val="0"/>
      <w:marBottom w:val="0"/>
      <w:divBdr>
        <w:top w:val="none" w:sz="0" w:space="0" w:color="auto"/>
        <w:left w:val="none" w:sz="0" w:space="0" w:color="auto"/>
        <w:bottom w:val="none" w:sz="0" w:space="0" w:color="auto"/>
        <w:right w:val="none" w:sz="0" w:space="0" w:color="auto"/>
      </w:divBdr>
    </w:div>
    <w:div w:id="1234511232">
      <w:bodyDiv w:val="1"/>
      <w:marLeft w:val="0"/>
      <w:marRight w:val="0"/>
      <w:marTop w:val="0"/>
      <w:marBottom w:val="0"/>
      <w:divBdr>
        <w:top w:val="none" w:sz="0" w:space="0" w:color="auto"/>
        <w:left w:val="none" w:sz="0" w:space="0" w:color="auto"/>
        <w:bottom w:val="none" w:sz="0" w:space="0" w:color="auto"/>
        <w:right w:val="none" w:sz="0" w:space="0" w:color="auto"/>
      </w:divBdr>
    </w:div>
    <w:div w:id="1235505789">
      <w:bodyDiv w:val="1"/>
      <w:marLeft w:val="0"/>
      <w:marRight w:val="0"/>
      <w:marTop w:val="0"/>
      <w:marBottom w:val="0"/>
      <w:divBdr>
        <w:top w:val="none" w:sz="0" w:space="0" w:color="auto"/>
        <w:left w:val="none" w:sz="0" w:space="0" w:color="auto"/>
        <w:bottom w:val="none" w:sz="0" w:space="0" w:color="auto"/>
        <w:right w:val="none" w:sz="0" w:space="0" w:color="auto"/>
      </w:divBdr>
    </w:div>
    <w:div w:id="1243367858">
      <w:bodyDiv w:val="1"/>
      <w:marLeft w:val="0"/>
      <w:marRight w:val="0"/>
      <w:marTop w:val="0"/>
      <w:marBottom w:val="0"/>
      <w:divBdr>
        <w:top w:val="none" w:sz="0" w:space="0" w:color="auto"/>
        <w:left w:val="none" w:sz="0" w:space="0" w:color="auto"/>
        <w:bottom w:val="none" w:sz="0" w:space="0" w:color="auto"/>
        <w:right w:val="none" w:sz="0" w:space="0" w:color="auto"/>
      </w:divBdr>
    </w:div>
    <w:div w:id="1247418668">
      <w:bodyDiv w:val="1"/>
      <w:marLeft w:val="0"/>
      <w:marRight w:val="0"/>
      <w:marTop w:val="0"/>
      <w:marBottom w:val="0"/>
      <w:divBdr>
        <w:top w:val="none" w:sz="0" w:space="0" w:color="auto"/>
        <w:left w:val="none" w:sz="0" w:space="0" w:color="auto"/>
        <w:bottom w:val="none" w:sz="0" w:space="0" w:color="auto"/>
        <w:right w:val="none" w:sz="0" w:space="0" w:color="auto"/>
      </w:divBdr>
    </w:div>
    <w:div w:id="1248005770">
      <w:bodyDiv w:val="1"/>
      <w:marLeft w:val="0"/>
      <w:marRight w:val="0"/>
      <w:marTop w:val="0"/>
      <w:marBottom w:val="0"/>
      <w:divBdr>
        <w:top w:val="none" w:sz="0" w:space="0" w:color="auto"/>
        <w:left w:val="none" w:sz="0" w:space="0" w:color="auto"/>
        <w:bottom w:val="none" w:sz="0" w:space="0" w:color="auto"/>
        <w:right w:val="none" w:sz="0" w:space="0" w:color="auto"/>
      </w:divBdr>
    </w:div>
    <w:div w:id="1250775869">
      <w:bodyDiv w:val="1"/>
      <w:marLeft w:val="0"/>
      <w:marRight w:val="0"/>
      <w:marTop w:val="0"/>
      <w:marBottom w:val="0"/>
      <w:divBdr>
        <w:top w:val="none" w:sz="0" w:space="0" w:color="auto"/>
        <w:left w:val="none" w:sz="0" w:space="0" w:color="auto"/>
        <w:bottom w:val="none" w:sz="0" w:space="0" w:color="auto"/>
        <w:right w:val="none" w:sz="0" w:space="0" w:color="auto"/>
      </w:divBdr>
    </w:div>
    <w:div w:id="1250893192">
      <w:bodyDiv w:val="1"/>
      <w:marLeft w:val="0"/>
      <w:marRight w:val="0"/>
      <w:marTop w:val="0"/>
      <w:marBottom w:val="0"/>
      <w:divBdr>
        <w:top w:val="none" w:sz="0" w:space="0" w:color="auto"/>
        <w:left w:val="none" w:sz="0" w:space="0" w:color="auto"/>
        <w:bottom w:val="none" w:sz="0" w:space="0" w:color="auto"/>
        <w:right w:val="none" w:sz="0" w:space="0" w:color="auto"/>
      </w:divBdr>
    </w:div>
    <w:div w:id="1252854726">
      <w:bodyDiv w:val="1"/>
      <w:marLeft w:val="0"/>
      <w:marRight w:val="0"/>
      <w:marTop w:val="0"/>
      <w:marBottom w:val="0"/>
      <w:divBdr>
        <w:top w:val="none" w:sz="0" w:space="0" w:color="auto"/>
        <w:left w:val="none" w:sz="0" w:space="0" w:color="auto"/>
        <w:bottom w:val="none" w:sz="0" w:space="0" w:color="auto"/>
        <w:right w:val="none" w:sz="0" w:space="0" w:color="auto"/>
      </w:divBdr>
    </w:div>
    <w:div w:id="1253397459">
      <w:bodyDiv w:val="1"/>
      <w:marLeft w:val="0"/>
      <w:marRight w:val="0"/>
      <w:marTop w:val="0"/>
      <w:marBottom w:val="0"/>
      <w:divBdr>
        <w:top w:val="none" w:sz="0" w:space="0" w:color="auto"/>
        <w:left w:val="none" w:sz="0" w:space="0" w:color="auto"/>
        <w:bottom w:val="none" w:sz="0" w:space="0" w:color="auto"/>
        <w:right w:val="none" w:sz="0" w:space="0" w:color="auto"/>
      </w:divBdr>
    </w:div>
    <w:div w:id="1256016145">
      <w:bodyDiv w:val="1"/>
      <w:marLeft w:val="0"/>
      <w:marRight w:val="0"/>
      <w:marTop w:val="0"/>
      <w:marBottom w:val="0"/>
      <w:divBdr>
        <w:top w:val="none" w:sz="0" w:space="0" w:color="auto"/>
        <w:left w:val="none" w:sz="0" w:space="0" w:color="auto"/>
        <w:bottom w:val="none" w:sz="0" w:space="0" w:color="auto"/>
        <w:right w:val="none" w:sz="0" w:space="0" w:color="auto"/>
      </w:divBdr>
    </w:div>
    <w:div w:id="1257638777">
      <w:bodyDiv w:val="1"/>
      <w:marLeft w:val="0"/>
      <w:marRight w:val="0"/>
      <w:marTop w:val="0"/>
      <w:marBottom w:val="0"/>
      <w:divBdr>
        <w:top w:val="none" w:sz="0" w:space="0" w:color="auto"/>
        <w:left w:val="none" w:sz="0" w:space="0" w:color="auto"/>
        <w:bottom w:val="none" w:sz="0" w:space="0" w:color="auto"/>
        <w:right w:val="none" w:sz="0" w:space="0" w:color="auto"/>
      </w:divBdr>
    </w:div>
    <w:div w:id="1266381948">
      <w:bodyDiv w:val="1"/>
      <w:marLeft w:val="0"/>
      <w:marRight w:val="0"/>
      <w:marTop w:val="0"/>
      <w:marBottom w:val="0"/>
      <w:divBdr>
        <w:top w:val="none" w:sz="0" w:space="0" w:color="auto"/>
        <w:left w:val="none" w:sz="0" w:space="0" w:color="auto"/>
        <w:bottom w:val="none" w:sz="0" w:space="0" w:color="auto"/>
        <w:right w:val="none" w:sz="0" w:space="0" w:color="auto"/>
      </w:divBdr>
    </w:div>
    <w:div w:id="1280986610">
      <w:bodyDiv w:val="1"/>
      <w:marLeft w:val="0"/>
      <w:marRight w:val="0"/>
      <w:marTop w:val="0"/>
      <w:marBottom w:val="0"/>
      <w:divBdr>
        <w:top w:val="none" w:sz="0" w:space="0" w:color="auto"/>
        <w:left w:val="none" w:sz="0" w:space="0" w:color="auto"/>
        <w:bottom w:val="none" w:sz="0" w:space="0" w:color="auto"/>
        <w:right w:val="none" w:sz="0" w:space="0" w:color="auto"/>
      </w:divBdr>
    </w:div>
    <w:div w:id="1282032577">
      <w:bodyDiv w:val="1"/>
      <w:marLeft w:val="0"/>
      <w:marRight w:val="0"/>
      <w:marTop w:val="0"/>
      <w:marBottom w:val="0"/>
      <w:divBdr>
        <w:top w:val="none" w:sz="0" w:space="0" w:color="auto"/>
        <w:left w:val="none" w:sz="0" w:space="0" w:color="auto"/>
        <w:bottom w:val="none" w:sz="0" w:space="0" w:color="auto"/>
        <w:right w:val="none" w:sz="0" w:space="0" w:color="auto"/>
      </w:divBdr>
    </w:div>
    <w:div w:id="1282801717">
      <w:bodyDiv w:val="1"/>
      <w:marLeft w:val="0"/>
      <w:marRight w:val="0"/>
      <w:marTop w:val="0"/>
      <w:marBottom w:val="0"/>
      <w:divBdr>
        <w:top w:val="none" w:sz="0" w:space="0" w:color="auto"/>
        <w:left w:val="none" w:sz="0" w:space="0" w:color="auto"/>
        <w:bottom w:val="none" w:sz="0" w:space="0" w:color="auto"/>
        <w:right w:val="none" w:sz="0" w:space="0" w:color="auto"/>
      </w:divBdr>
    </w:div>
    <w:div w:id="1285968600">
      <w:bodyDiv w:val="1"/>
      <w:marLeft w:val="0"/>
      <w:marRight w:val="0"/>
      <w:marTop w:val="0"/>
      <w:marBottom w:val="0"/>
      <w:divBdr>
        <w:top w:val="none" w:sz="0" w:space="0" w:color="auto"/>
        <w:left w:val="none" w:sz="0" w:space="0" w:color="auto"/>
        <w:bottom w:val="none" w:sz="0" w:space="0" w:color="auto"/>
        <w:right w:val="none" w:sz="0" w:space="0" w:color="auto"/>
      </w:divBdr>
    </w:div>
    <w:div w:id="1292900675">
      <w:bodyDiv w:val="1"/>
      <w:marLeft w:val="0"/>
      <w:marRight w:val="0"/>
      <w:marTop w:val="0"/>
      <w:marBottom w:val="0"/>
      <w:divBdr>
        <w:top w:val="none" w:sz="0" w:space="0" w:color="auto"/>
        <w:left w:val="none" w:sz="0" w:space="0" w:color="auto"/>
        <w:bottom w:val="none" w:sz="0" w:space="0" w:color="auto"/>
        <w:right w:val="none" w:sz="0" w:space="0" w:color="auto"/>
      </w:divBdr>
    </w:div>
    <w:div w:id="1296331192">
      <w:bodyDiv w:val="1"/>
      <w:marLeft w:val="0"/>
      <w:marRight w:val="0"/>
      <w:marTop w:val="0"/>
      <w:marBottom w:val="0"/>
      <w:divBdr>
        <w:top w:val="none" w:sz="0" w:space="0" w:color="auto"/>
        <w:left w:val="none" w:sz="0" w:space="0" w:color="auto"/>
        <w:bottom w:val="none" w:sz="0" w:space="0" w:color="auto"/>
        <w:right w:val="none" w:sz="0" w:space="0" w:color="auto"/>
      </w:divBdr>
    </w:div>
    <w:div w:id="1296641855">
      <w:bodyDiv w:val="1"/>
      <w:marLeft w:val="0"/>
      <w:marRight w:val="0"/>
      <w:marTop w:val="0"/>
      <w:marBottom w:val="0"/>
      <w:divBdr>
        <w:top w:val="none" w:sz="0" w:space="0" w:color="auto"/>
        <w:left w:val="none" w:sz="0" w:space="0" w:color="auto"/>
        <w:bottom w:val="none" w:sz="0" w:space="0" w:color="auto"/>
        <w:right w:val="none" w:sz="0" w:space="0" w:color="auto"/>
      </w:divBdr>
    </w:div>
    <w:div w:id="1298488948">
      <w:bodyDiv w:val="1"/>
      <w:marLeft w:val="0"/>
      <w:marRight w:val="0"/>
      <w:marTop w:val="0"/>
      <w:marBottom w:val="0"/>
      <w:divBdr>
        <w:top w:val="none" w:sz="0" w:space="0" w:color="auto"/>
        <w:left w:val="none" w:sz="0" w:space="0" w:color="auto"/>
        <w:bottom w:val="none" w:sz="0" w:space="0" w:color="auto"/>
        <w:right w:val="none" w:sz="0" w:space="0" w:color="auto"/>
      </w:divBdr>
    </w:div>
    <w:div w:id="1303272877">
      <w:bodyDiv w:val="1"/>
      <w:marLeft w:val="0"/>
      <w:marRight w:val="0"/>
      <w:marTop w:val="0"/>
      <w:marBottom w:val="0"/>
      <w:divBdr>
        <w:top w:val="none" w:sz="0" w:space="0" w:color="auto"/>
        <w:left w:val="none" w:sz="0" w:space="0" w:color="auto"/>
        <w:bottom w:val="none" w:sz="0" w:space="0" w:color="auto"/>
        <w:right w:val="none" w:sz="0" w:space="0" w:color="auto"/>
      </w:divBdr>
    </w:div>
    <w:div w:id="1305085933">
      <w:bodyDiv w:val="1"/>
      <w:marLeft w:val="0"/>
      <w:marRight w:val="0"/>
      <w:marTop w:val="0"/>
      <w:marBottom w:val="0"/>
      <w:divBdr>
        <w:top w:val="none" w:sz="0" w:space="0" w:color="auto"/>
        <w:left w:val="none" w:sz="0" w:space="0" w:color="auto"/>
        <w:bottom w:val="none" w:sz="0" w:space="0" w:color="auto"/>
        <w:right w:val="none" w:sz="0" w:space="0" w:color="auto"/>
      </w:divBdr>
    </w:div>
    <w:div w:id="1312103911">
      <w:bodyDiv w:val="1"/>
      <w:marLeft w:val="0"/>
      <w:marRight w:val="0"/>
      <w:marTop w:val="0"/>
      <w:marBottom w:val="0"/>
      <w:divBdr>
        <w:top w:val="none" w:sz="0" w:space="0" w:color="auto"/>
        <w:left w:val="none" w:sz="0" w:space="0" w:color="auto"/>
        <w:bottom w:val="none" w:sz="0" w:space="0" w:color="auto"/>
        <w:right w:val="none" w:sz="0" w:space="0" w:color="auto"/>
      </w:divBdr>
    </w:div>
    <w:div w:id="1314674622">
      <w:bodyDiv w:val="1"/>
      <w:marLeft w:val="0"/>
      <w:marRight w:val="0"/>
      <w:marTop w:val="0"/>
      <w:marBottom w:val="0"/>
      <w:divBdr>
        <w:top w:val="none" w:sz="0" w:space="0" w:color="auto"/>
        <w:left w:val="none" w:sz="0" w:space="0" w:color="auto"/>
        <w:bottom w:val="none" w:sz="0" w:space="0" w:color="auto"/>
        <w:right w:val="none" w:sz="0" w:space="0" w:color="auto"/>
      </w:divBdr>
    </w:div>
    <w:div w:id="1325468891">
      <w:bodyDiv w:val="1"/>
      <w:marLeft w:val="0"/>
      <w:marRight w:val="0"/>
      <w:marTop w:val="0"/>
      <w:marBottom w:val="0"/>
      <w:divBdr>
        <w:top w:val="none" w:sz="0" w:space="0" w:color="auto"/>
        <w:left w:val="none" w:sz="0" w:space="0" w:color="auto"/>
        <w:bottom w:val="none" w:sz="0" w:space="0" w:color="auto"/>
        <w:right w:val="none" w:sz="0" w:space="0" w:color="auto"/>
      </w:divBdr>
    </w:div>
    <w:div w:id="1326201350">
      <w:bodyDiv w:val="1"/>
      <w:marLeft w:val="0"/>
      <w:marRight w:val="0"/>
      <w:marTop w:val="0"/>
      <w:marBottom w:val="0"/>
      <w:divBdr>
        <w:top w:val="none" w:sz="0" w:space="0" w:color="auto"/>
        <w:left w:val="none" w:sz="0" w:space="0" w:color="auto"/>
        <w:bottom w:val="none" w:sz="0" w:space="0" w:color="auto"/>
        <w:right w:val="none" w:sz="0" w:space="0" w:color="auto"/>
      </w:divBdr>
    </w:div>
    <w:div w:id="1330254145">
      <w:bodyDiv w:val="1"/>
      <w:marLeft w:val="0"/>
      <w:marRight w:val="0"/>
      <w:marTop w:val="0"/>
      <w:marBottom w:val="0"/>
      <w:divBdr>
        <w:top w:val="none" w:sz="0" w:space="0" w:color="auto"/>
        <w:left w:val="none" w:sz="0" w:space="0" w:color="auto"/>
        <w:bottom w:val="none" w:sz="0" w:space="0" w:color="auto"/>
        <w:right w:val="none" w:sz="0" w:space="0" w:color="auto"/>
      </w:divBdr>
    </w:div>
    <w:div w:id="1330526432">
      <w:bodyDiv w:val="1"/>
      <w:marLeft w:val="0"/>
      <w:marRight w:val="0"/>
      <w:marTop w:val="0"/>
      <w:marBottom w:val="0"/>
      <w:divBdr>
        <w:top w:val="none" w:sz="0" w:space="0" w:color="auto"/>
        <w:left w:val="none" w:sz="0" w:space="0" w:color="auto"/>
        <w:bottom w:val="none" w:sz="0" w:space="0" w:color="auto"/>
        <w:right w:val="none" w:sz="0" w:space="0" w:color="auto"/>
      </w:divBdr>
    </w:div>
    <w:div w:id="1340692594">
      <w:bodyDiv w:val="1"/>
      <w:marLeft w:val="0"/>
      <w:marRight w:val="0"/>
      <w:marTop w:val="0"/>
      <w:marBottom w:val="0"/>
      <w:divBdr>
        <w:top w:val="none" w:sz="0" w:space="0" w:color="auto"/>
        <w:left w:val="none" w:sz="0" w:space="0" w:color="auto"/>
        <w:bottom w:val="none" w:sz="0" w:space="0" w:color="auto"/>
        <w:right w:val="none" w:sz="0" w:space="0" w:color="auto"/>
      </w:divBdr>
    </w:div>
    <w:div w:id="1341539268">
      <w:bodyDiv w:val="1"/>
      <w:marLeft w:val="0"/>
      <w:marRight w:val="0"/>
      <w:marTop w:val="0"/>
      <w:marBottom w:val="0"/>
      <w:divBdr>
        <w:top w:val="none" w:sz="0" w:space="0" w:color="auto"/>
        <w:left w:val="none" w:sz="0" w:space="0" w:color="auto"/>
        <w:bottom w:val="none" w:sz="0" w:space="0" w:color="auto"/>
        <w:right w:val="none" w:sz="0" w:space="0" w:color="auto"/>
      </w:divBdr>
    </w:div>
    <w:div w:id="1343779578">
      <w:bodyDiv w:val="1"/>
      <w:marLeft w:val="0"/>
      <w:marRight w:val="0"/>
      <w:marTop w:val="0"/>
      <w:marBottom w:val="0"/>
      <w:divBdr>
        <w:top w:val="none" w:sz="0" w:space="0" w:color="auto"/>
        <w:left w:val="none" w:sz="0" w:space="0" w:color="auto"/>
        <w:bottom w:val="none" w:sz="0" w:space="0" w:color="auto"/>
        <w:right w:val="none" w:sz="0" w:space="0" w:color="auto"/>
      </w:divBdr>
    </w:div>
    <w:div w:id="1344431102">
      <w:bodyDiv w:val="1"/>
      <w:marLeft w:val="0"/>
      <w:marRight w:val="0"/>
      <w:marTop w:val="0"/>
      <w:marBottom w:val="0"/>
      <w:divBdr>
        <w:top w:val="none" w:sz="0" w:space="0" w:color="auto"/>
        <w:left w:val="none" w:sz="0" w:space="0" w:color="auto"/>
        <w:bottom w:val="none" w:sz="0" w:space="0" w:color="auto"/>
        <w:right w:val="none" w:sz="0" w:space="0" w:color="auto"/>
      </w:divBdr>
    </w:div>
    <w:div w:id="1347756484">
      <w:bodyDiv w:val="1"/>
      <w:marLeft w:val="0"/>
      <w:marRight w:val="0"/>
      <w:marTop w:val="0"/>
      <w:marBottom w:val="0"/>
      <w:divBdr>
        <w:top w:val="none" w:sz="0" w:space="0" w:color="auto"/>
        <w:left w:val="none" w:sz="0" w:space="0" w:color="auto"/>
        <w:bottom w:val="none" w:sz="0" w:space="0" w:color="auto"/>
        <w:right w:val="none" w:sz="0" w:space="0" w:color="auto"/>
      </w:divBdr>
    </w:div>
    <w:div w:id="1349410437">
      <w:bodyDiv w:val="1"/>
      <w:marLeft w:val="0"/>
      <w:marRight w:val="0"/>
      <w:marTop w:val="0"/>
      <w:marBottom w:val="0"/>
      <w:divBdr>
        <w:top w:val="none" w:sz="0" w:space="0" w:color="auto"/>
        <w:left w:val="none" w:sz="0" w:space="0" w:color="auto"/>
        <w:bottom w:val="none" w:sz="0" w:space="0" w:color="auto"/>
        <w:right w:val="none" w:sz="0" w:space="0" w:color="auto"/>
      </w:divBdr>
    </w:div>
    <w:div w:id="1350830897">
      <w:bodyDiv w:val="1"/>
      <w:marLeft w:val="0"/>
      <w:marRight w:val="0"/>
      <w:marTop w:val="0"/>
      <w:marBottom w:val="0"/>
      <w:divBdr>
        <w:top w:val="none" w:sz="0" w:space="0" w:color="auto"/>
        <w:left w:val="none" w:sz="0" w:space="0" w:color="auto"/>
        <w:bottom w:val="none" w:sz="0" w:space="0" w:color="auto"/>
        <w:right w:val="none" w:sz="0" w:space="0" w:color="auto"/>
      </w:divBdr>
    </w:div>
    <w:div w:id="1354068209">
      <w:bodyDiv w:val="1"/>
      <w:marLeft w:val="0"/>
      <w:marRight w:val="0"/>
      <w:marTop w:val="0"/>
      <w:marBottom w:val="0"/>
      <w:divBdr>
        <w:top w:val="none" w:sz="0" w:space="0" w:color="auto"/>
        <w:left w:val="none" w:sz="0" w:space="0" w:color="auto"/>
        <w:bottom w:val="none" w:sz="0" w:space="0" w:color="auto"/>
        <w:right w:val="none" w:sz="0" w:space="0" w:color="auto"/>
      </w:divBdr>
    </w:div>
    <w:div w:id="1357341577">
      <w:bodyDiv w:val="1"/>
      <w:marLeft w:val="0"/>
      <w:marRight w:val="0"/>
      <w:marTop w:val="0"/>
      <w:marBottom w:val="0"/>
      <w:divBdr>
        <w:top w:val="none" w:sz="0" w:space="0" w:color="auto"/>
        <w:left w:val="none" w:sz="0" w:space="0" w:color="auto"/>
        <w:bottom w:val="none" w:sz="0" w:space="0" w:color="auto"/>
        <w:right w:val="none" w:sz="0" w:space="0" w:color="auto"/>
      </w:divBdr>
    </w:div>
    <w:div w:id="1361395877">
      <w:bodyDiv w:val="1"/>
      <w:marLeft w:val="0"/>
      <w:marRight w:val="0"/>
      <w:marTop w:val="0"/>
      <w:marBottom w:val="0"/>
      <w:divBdr>
        <w:top w:val="none" w:sz="0" w:space="0" w:color="auto"/>
        <w:left w:val="none" w:sz="0" w:space="0" w:color="auto"/>
        <w:bottom w:val="none" w:sz="0" w:space="0" w:color="auto"/>
        <w:right w:val="none" w:sz="0" w:space="0" w:color="auto"/>
      </w:divBdr>
    </w:div>
    <w:div w:id="1366325593">
      <w:bodyDiv w:val="1"/>
      <w:marLeft w:val="0"/>
      <w:marRight w:val="0"/>
      <w:marTop w:val="0"/>
      <w:marBottom w:val="0"/>
      <w:divBdr>
        <w:top w:val="none" w:sz="0" w:space="0" w:color="auto"/>
        <w:left w:val="none" w:sz="0" w:space="0" w:color="auto"/>
        <w:bottom w:val="none" w:sz="0" w:space="0" w:color="auto"/>
        <w:right w:val="none" w:sz="0" w:space="0" w:color="auto"/>
      </w:divBdr>
    </w:div>
    <w:div w:id="1367565719">
      <w:bodyDiv w:val="1"/>
      <w:marLeft w:val="0"/>
      <w:marRight w:val="0"/>
      <w:marTop w:val="0"/>
      <w:marBottom w:val="0"/>
      <w:divBdr>
        <w:top w:val="none" w:sz="0" w:space="0" w:color="auto"/>
        <w:left w:val="none" w:sz="0" w:space="0" w:color="auto"/>
        <w:bottom w:val="none" w:sz="0" w:space="0" w:color="auto"/>
        <w:right w:val="none" w:sz="0" w:space="0" w:color="auto"/>
      </w:divBdr>
    </w:div>
    <w:div w:id="1371804463">
      <w:bodyDiv w:val="1"/>
      <w:marLeft w:val="0"/>
      <w:marRight w:val="0"/>
      <w:marTop w:val="0"/>
      <w:marBottom w:val="0"/>
      <w:divBdr>
        <w:top w:val="none" w:sz="0" w:space="0" w:color="auto"/>
        <w:left w:val="none" w:sz="0" w:space="0" w:color="auto"/>
        <w:bottom w:val="none" w:sz="0" w:space="0" w:color="auto"/>
        <w:right w:val="none" w:sz="0" w:space="0" w:color="auto"/>
      </w:divBdr>
    </w:div>
    <w:div w:id="1372193631">
      <w:bodyDiv w:val="1"/>
      <w:marLeft w:val="0"/>
      <w:marRight w:val="0"/>
      <w:marTop w:val="0"/>
      <w:marBottom w:val="0"/>
      <w:divBdr>
        <w:top w:val="none" w:sz="0" w:space="0" w:color="auto"/>
        <w:left w:val="none" w:sz="0" w:space="0" w:color="auto"/>
        <w:bottom w:val="none" w:sz="0" w:space="0" w:color="auto"/>
        <w:right w:val="none" w:sz="0" w:space="0" w:color="auto"/>
      </w:divBdr>
    </w:div>
    <w:div w:id="1372416881">
      <w:bodyDiv w:val="1"/>
      <w:marLeft w:val="0"/>
      <w:marRight w:val="0"/>
      <w:marTop w:val="0"/>
      <w:marBottom w:val="0"/>
      <w:divBdr>
        <w:top w:val="none" w:sz="0" w:space="0" w:color="auto"/>
        <w:left w:val="none" w:sz="0" w:space="0" w:color="auto"/>
        <w:bottom w:val="none" w:sz="0" w:space="0" w:color="auto"/>
        <w:right w:val="none" w:sz="0" w:space="0" w:color="auto"/>
      </w:divBdr>
    </w:div>
    <w:div w:id="1372801003">
      <w:bodyDiv w:val="1"/>
      <w:marLeft w:val="0"/>
      <w:marRight w:val="0"/>
      <w:marTop w:val="0"/>
      <w:marBottom w:val="0"/>
      <w:divBdr>
        <w:top w:val="none" w:sz="0" w:space="0" w:color="auto"/>
        <w:left w:val="none" w:sz="0" w:space="0" w:color="auto"/>
        <w:bottom w:val="none" w:sz="0" w:space="0" w:color="auto"/>
        <w:right w:val="none" w:sz="0" w:space="0" w:color="auto"/>
      </w:divBdr>
    </w:div>
    <w:div w:id="1374041159">
      <w:bodyDiv w:val="1"/>
      <w:marLeft w:val="0"/>
      <w:marRight w:val="0"/>
      <w:marTop w:val="0"/>
      <w:marBottom w:val="0"/>
      <w:divBdr>
        <w:top w:val="none" w:sz="0" w:space="0" w:color="auto"/>
        <w:left w:val="none" w:sz="0" w:space="0" w:color="auto"/>
        <w:bottom w:val="none" w:sz="0" w:space="0" w:color="auto"/>
        <w:right w:val="none" w:sz="0" w:space="0" w:color="auto"/>
      </w:divBdr>
    </w:div>
    <w:div w:id="1374765452">
      <w:bodyDiv w:val="1"/>
      <w:marLeft w:val="0"/>
      <w:marRight w:val="0"/>
      <w:marTop w:val="0"/>
      <w:marBottom w:val="0"/>
      <w:divBdr>
        <w:top w:val="none" w:sz="0" w:space="0" w:color="auto"/>
        <w:left w:val="none" w:sz="0" w:space="0" w:color="auto"/>
        <w:bottom w:val="none" w:sz="0" w:space="0" w:color="auto"/>
        <w:right w:val="none" w:sz="0" w:space="0" w:color="auto"/>
      </w:divBdr>
    </w:div>
    <w:div w:id="1376193976">
      <w:bodyDiv w:val="1"/>
      <w:marLeft w:val="0"/>
      <w:marRight w:val="0"/>
      <w:marTop w:val="0"/>
      <w:marBottom w:val="0"/>
      <w:divBdr>
        <w:top w:val="none" w:sz="0" w:space="0" w:color="auto"/>
        <w:left w:val="none" w:sz="0" w:space="0" w:color="auto"/>
        <w:bottom w:val="none" w:sz="0" w:space="0" w:color="auto"/>
        <w:right w:val="none" w:sz="0" w:space="0" w:color="auto"/>
      </w:divBdr>
    </w:div>
    <w:div w:id="1377201162">
      <w:bodyDiv w:val="1"/>
      <w:marLeft w:val="0"/>
      <w:marRight w:val="0"/>
      <w:marTop w:val="0"/>
      <w:marBottom w:val="0"/>
      <w:divBdr>
        <w:top w:val="none" w:sz="0" w:space="0" w:color="auto"/>
        <w:left w:val="none" w:sz="0" w:space="0" w:color="auto"/>
        <w:bottom w:val="none" w:sz="0" w:space="0" w:color="auto"/>
        <w:right w:val="none" w:sz="0" w:space="0" w:color="auto"/>
      </w:divBdr>
    </w:div>
    <w:div w:id="1380544576">
      <w:bodyDiv w:val="1"/>
      <w:marLeft w:val="0"/>
      <w:marRight w:val="0"/>
      <w:marTop w:val="0"/>
      <w:marBottom w:val="0"/>
      <w:divBdr>
        <w:top w:val="none" w:sz="0" w:space="0" w:color="auto"/>
        <w:left w:val="none" w:sz="0" w:space="0" w:color="auto"/>
        <w:bottom w:val="none" w:sz="0" w:space="0" w:color="auto"/>
        <w:right w:val="none" w:sz="0" w:space="0" w:color="auto"/>
      </w:divBdr>
    </w:div>
    <w:div w:id="1383093302">
      <w:bodyDiv w:val="1"/>
      <w:marLeft w:val="0"/>
      <w:marRight w:val="0"/>
      <w:marTop w:val="0"/>
      <w:marBottom w:val="0"/>
      <w:divBdr>
        <w:top w:val="none" w:sz="0" w:space="0" w:color="auto"/>
        <w:left w:val="none" w:sz="0" w:space="0" w:color="auto"/>
        <w:bottom w:val="none" w:sz="0" w:space="0" w:color="auto"/>
        <w:right w:val="none" w:sz="0" w:space="0" w:color="auto"/>
      </w:divBdr>
    </w:div>
    <w:div w:id="1393428920">
      <w:bodyDiv w:val="1"/>
      <w:marLeft w:val="0"/>
      <w:marRight w:val="0"/>
      <w:marTop w:val="0"/>
      <w:marBottom w:val="0"/>
      <w:divBdr>
        <w:top w:val="none" w:sz="0" w:space="0" w:color="auto"/>
        <w:left w:val="none" w:sz="0" w:space="0" w:color="auto"/>
        <w:bottom w:val="none" w:sz="0" w:space="0" w:color="auto"/>
        <w:right w:val="none" w:sz="0" w:space="0" w:color="auto"/>
      </w:divBdr>
    </w:div>
    <w:div w:id="1404836541">
      <w:bodyDiv w:val="1"/>
      <w:marLeft w:val="0"/>
      <w:marRight w:val="0"/>
      <w:marTop w:val="0"/>
      <w:marBottom w:val="0"/>
      <w:divBdr>
        <w:top w:val="none" w:sz="0" w:space="0" w:color="auto"/>
        <w:left w:val="none" w:sz="0" w:space="0" w:color="auto"/>
        <w:bottom w:val="none" w:sz="0" w:space="0" w:color="auto"/>
        <w:right w:val="none" w:sz="0" w:space="0" w:color="auto"/>
      </w:divBdr>
    </w:div>
    <w:div w:id="1409425390">
      <w:bodyDiv w:val="1"/>
      <w:marLeft w:val="0"/>
      <w:marRight w:val="0"/>
      <w:marTop w:val="0"/>
      <w:marBottom w:val="0"/>
      <w:divBdr>
        <w:top w:val="none" w:sz="0" w:space="0" w:color="auto"/>
        <w:left w:val="none" w:sz="0" w:space="0" w:color="auto"/>
        <w:bottom w:val="none" w:sz="0" w:space="0" w:color="auto"/>
        <w:right w:val="none" w:sz="0" w:space="0" w:color="auto"/>
      </w:divBdr>
    </w:div>
    <w:div w:id="1417286034">
      <w:bodyDiv w:val="1"/>
      <w:marLeft w:val="0"/>
      <w:marRight w:val="0"/>
      <w:marTop w:val="0"/>
      <w:marBottom w:val="0"/>
      <w:divBdr>
        <w:top w:val="none" w:sz="0" w:space="0" w:color="auto"/>
        <w:left w:val="none" w:sz="0" w:space="0" w:color="auto"/>
        <w:bottom w:val="none" w:sz="0" w:space="0" w:color="auto"/>
        <w:right w:val="none" w:sz="0" w:space="0" w:color="auto"/>
      </w:divBdr>
    </w:div>
    <w:div w:id="1418408096">
      <w:bodyDiv w:val="1"/>
      <w:marLeft w:val="0"/>
      <w:marRight w:val="0"/>
      <w:marTop w:val="0"/>
      <w:marBottom w:val="0"/>
      <w:divBdr>
        <w:top w:val="none" w:sz="0" w:space="0" w:color="auto"/>
        <w:left w:val="none" w:sz="0" w:space="0" w:color="auto"/>
        <w:bottom w:val="none" w:sz="0" w:space="0" w:color="auto"/>
        <w:right w:val="none" w:sz="0" w:space="0" w:color="auto"/>
      </w:divBdr>
    </w:div>
    <w:div w:id="1422681170">
      <w:bodyDiv w:val="1"/>
      <w:marLeft w:val="0"/>
      <w:marRight w:val="0"/>
      <w:marTop w:val="0"/>
      <w:marBottom w:val="0"/>
      <w:divBdr>
        <w:top w:val="none" w:sz="0" w:space="0" w:color="auto"/>
        <w:left w:val="none" w:sz="0" w:space="0" w:color="auto"/>
        <w:bottom w:val="none" w:sz="0" w:space="0" w:color="auto"/>
        <w:right w:val="none" w:sz="0" w:space="0" w:color="auto"/>
      </w:divBdr>
    </w:div>
    <w:div w:id="1424185757">
      <w:bodyDiv w:val="1"/>
      <w:marLeft w:val="0"/>
      <w:marRight w:val="0"/>
      <w:marTop w:val="0"/>
      <w:marBottom w:val="0"/>
      <w:divBdr>
        <w:top w:val="none" w:sz="0" w:space="0" w:color="auto"/>
        <w:left w:val="none" w:sz="0" w:space="0" w:color="auto"/>
        <w:bottom w:val="none" w:sz="0" w:space="0" w:color="auto"/>
        <w:right w:val="none" w:sz="0" w:space="0" w:color="auto"/>
      </w:divBdr>
    </w:div>
    <w:div w:id="1424836184">
      <w:bodyDiv w:val="1"/>
      <w:marLeft w:val="0"/>
      <w:marRight w:val="0"/>
      <w:marTop w:val="0"/>
      <w:marBottom w:val="0"/>
      <w:divBdr>
        <w:top w:val="none" w:sz="0" w:space="0" w:color="auto"/>
        <w:left w:val="none" w:sz="0" w:space="0" w:color="auto"/>
        <w:bottom w:val="none" w:sz="0" w:space="0" w:color="auto"/>
        <w:right w:val="none" w:sz="0" w:space="0" w:color="auto"/>
      </w:divBdr>
    </w:div>
    <w:div w:id="1430810148">
      <w:bodyDiv w:val="1"/>
      <w:marLeft w:val="0"/>
      <w:marRight w:val="0"/>
      <w:marTop w:val="0"/>
      <w:marBottom w:val="0"/>
      <w:divBdr>
        <w:top w:val="none" w:sz="0" w:space="0" w:color="auto"/>
        <w:left w:val="none" w:sz="0" w:space="0" w:color="auto"/>
        <w:bottom w:val="none" w:sz="0" w:space="0" w:color="auto"/>
        <w:right w:val="none" w:sz="0" w:space="0" w:color="auto"/>
      </w:divBdr>
    </w:div>
    <w:div w:id="1433014179">
      <w:bodyDiv w:val="1"/>
      <w:marLeft w:val="0"/>
      <w:marRight w:val="0"/>
      <w:marTop w:val="0"/>
      <w:marBottom w:val="0"/>
      <w:divBdr>
        <w:top w:val="none" w:sz="0" w:space="0" w:color="auto"/>
        <w:left w:val="none" w:sz="0" w:space="0" w:color="auto"/>
        <w:bottom w:val="none" w:sz="0" w:space="0" w:color="auto"/>
        <w:right w:val="none" w:sz="0" w:space="0" w:color="auto"/>
      </w:divBdr>
    </w:div>
    <w:div w:id="1433086478">
      <w:bodyDiv w:val="1"/>
      <w:marLeft w:val="0"/>
      <w:marRight w:val="0"/>
      <w:marTop w:val="0"/>
      <w:marBottom w:val="0"/>
      <w:divBdr>
        <w:top w:val="none" w:sz="0" w:space="0" w:color="auto"/>
        <w:left w:val="none" w:sz="0" w:space="0" w:color="auto"/>
        <w:bottom w:val="none" w:sz="0" w:space="0" w:color="auto"/>
        <w:right w:val="none" w:sz="0" w:space="0" w:color="auto"/>
      </w:divBdr>
    </w:div>
    <w:div w:id="1433431413">
      <w:bodyDiv w:val="1"/>
      <w:marLeft w:val="0"/>
      <w:marRight w:val="0"/>
      <w:marTop w:val="0"/>
      <w:marBottom w:val="0"/>
      <w:divBdr>
        <w:top w:val="none" w:sz="0" w:space="0" w:color="auto"/>
        <w:left w:val="none" w:sz="0" w:space="0" w:color="auto"/>
        <w:bottom w:val="none" w:sz="0" w:space="0" w:color="auto"/>
        <w:right w:val="none" w:sz="0" w:space="0" w:color="auto"/>
      </w:divBdr>
    </w:div>
    <w:div w:id="1441295921">
      <w:bodyDiv w:val="1"/>
      <w:marLeft w:val="0"/>
      <w:marRight w:val="0"/>
      <w:marTop w:val="0"/>
      <w:marBottom w:val="0"/>
      <w:divBdr>
        <w:top w:val="none" w:sz="0" w:space="0" w:color="auto"/>
        <w:left w:val="none" w:sz="0" w:space="0" w:color="auto"/>
        <w:bottom w:val="none" w:sz="0" w:space="0" w:color="auto"/>
        <w:right w:val="none" w:sz="0" w:space="0" w:color="auto"/>
      </w:divBdr>
    </w:div>
    <w:div w:id="1448431983">
      <w:bodyDiv w:val="1"/>
      <w:marLeft w:val="0"/>
      <w:marRight w:val="0"/>
      <w:marTop w:val="0"/>
      <w:marBottom w:val="0"/>
      <w:divBdr>
        <w:top w:val="none" w:sz="0" w:space="0" w:color="auto"/>
        <w:left w:val="none" w:sz="0" w:space="0" w:color="auto"/>
        <w:bottom w:val="none" w:sz="0" w:space="0" w:color="auto"/>
        <w:right w:val="none" w:sz="0" w:space="0" w:color="auto"/>
      </w:divBdr>
    </w:div>
    <w:div w:id="1448700024">
      <w:bodyDiv w:val="1"/>
      <w:marLeft w:val="0"/>
      <w:marRight w:val="0"/>
      <w:marTop w:val="0"/>
      <w:marBottom w:val="0"/>
      <w:divBdr>
        <w:top w:val="none" w:sz="0" w:space="0" w:color="auto"/>
        <w:left w:val="none" w:sz="0" w:space="0" w:color="auto"/>
        <w:bottom w:val="none" w:sz="0" w:space="0" w:color="auto"/>
        <w:right w:val="none" w:sz="0" w:space="0" w:color="auto"/>
      </w:divBdr>
    </w:div>
    <w:div w:id="1451123555">
      <w:bodyDiv w:val="1"/>
      <w:marLeft w:val="0"/>
      <w:marRight w:val="0"/>
      <w:marTop w:val="0"/>
      <w:marBottom w:val="0"/>
      <w:divBdr>
        <w:top w:val="none" w:sz="0" w:space="0" w:color="auto"/>
        <w:left w:val="none" w:sz="0" w:space="0" w:color="auto"/>
        <w:bottom w:val="none" w:sz="0" w:space="0" w:color="auto"/>
        <w:right w:val="none" w:sz="0" w:space="0" w:color="auto"/>
      </w:divBdr>
    </w:div>
    <w:div w:id="1455253093">
      <w:bodyDiv w:val="1"/>
      <w:marLeft w:val="0"/>
      <w:marRight w:val="0"/>
      <w:marTop w:val="0"/>
      <w:marBottom w:val="0"/>
      <w:divBdr>
        <w:top w:val="none" w:sz="0" w:space="0" w:color="auto"/>
        <w:left w:val="none" w:sz="0" w:space="0" w:color="auto"/>
        <w:bottom w:val="none" w:sz="0" w:space="0" w:color="auto"/>
        <w:right w:val="none" w:sz="0" w:space="0" w:color="auto"/>
      </w:divBdr>
    </w:div>
    <w:div w:id="1456951232">
      <w:bodyDiv w:val="1"/>
      <w:marLeft w:val="0"/>
      <w:marRight w:val="0"/>
      <w:marTop w:val="0"/>
      <w:marBottom w:val="0"/>
      <w:divBdr>
        <w:top w:val="none" w:sz="0" w:space="0" w:color="auto"/>
        <w:left w:val="none" w:sz="0" w:space="0" w:color="auto"/>
        <w:bottom w:val="none" w:sz="0" w:space="0" w:color="auto"/>
        <w:right w:val="none" w:sz="0" w:space="0" w:color="auto"/>
      </w:divBdr>
    </w:div>
    <w:div w:id="1457484779">
      <w:bodyDiv w:val="1"/>
      <w:marLeft w:val="0"/>
      <w:marRight w:val="0"/>
      <w:marTop w:val="0"/>
      <w:marBottom w:val="0"/>
      <w:divBdr>
        <w:top w:val="none" w:sz="0" w:space="0" w:color="auto"/>
        <w:left w:val="none" w:sz="0" w:space="0" w:color="auto"/>
        <w:bottom w:val="none" w:sz="0" w:space="0" w:color="auto"/>
        <w:right w:val="none" w:sz="0" w:space="0" w:color="auto"/>
      </w:divBdr>
    </w:div>
    <w:div w:id="1459953559">
      <w:bodyDiv w:val="1"/>
      <w:marLeft w:val="0"/>
      <w:marRight w:val="0"/>
      <w:marTop w:val="0"/>
      <w:marBottom w:val="0"/>
      <w:divBdr>
        <w:top w:val="none" w:sz="0" w:space="0" w:color="auto"/>
        <w:left w:val="none" w:sz="0" w:space="0" w:color="auto"/>
        <w:bottom w:val="none" w:sz="0" w:space="0" w:color="auto"/>
        <w:right w:val="none" w:sz="0" w:space="0" w:color="auto"/>
      </w:divBdr>
    </w:div>
    <w:div w:id="1460680869">
      <w:bodyDiv w:val="1"/>
      <w:marLeft w:val="0"/>
      <w:marRight w:val="0"/>
      <w:marTop w:val="0"/>
      <w:marBottom w:val="0"/>
      <w:divBdr>
        <w:top w:val="none" w:sz="0" w:space="0" w:color="auto"/>
        <w:left w:val="none" w:sz="0" w:space="0" w:color="auto"/>
        <w:bottom w:val="none" w:sz="0" w:space="0" w:color="auto"/>
        <w:right w:val="none" w:sz="0" w:space="0" w:color="auto"/>
      </w:divBdr>
    </w:div>
    <w:div w:id="1461727041">
      <w:bodyDiv w:val="1"/>
      <w:marLeft w:val="0"/>
      <w:marRight w:val="0"/>
      <w:marTop w:val="0"/>
      <w:marBottom w:val="0"/>
      <w:divBdr>
        <w:top w:val="none" w:sz="0" w:space="0" w:color="auto"/>
        <w:left w:val="none" w:sz="0" w:space="0" w:color="auto"/>
        <w:bottom w:val="none" w:sz="0" w:space="0" w:color="auto"/>
        <w:right w:val="none" w:sz="0" w:space="0" w:color="auto"/>
      </w:divBdr>
    </w:div>
    <w:div w:id="1463309267">
      <w:bodyDiv w:val="1"/>
      <w:marLeft w:val="0"/>
      <w:marRight w:val="0"/>
      <w:marTop w:val="0"/>
      <w:marBottom w:val="0"/>
      <w:divBdr>
        <w:top w:val="none" w:sz="0" w:space="0" w:color="auto"/>
        <w:left w:val="none" w:sz="0" w:space="0" w:color="auto"/>
        <w:bottom w:val="none" w:sz="0" w:space="0" w:color="auto"/>
        <w:right w:val="none" w:sz="0" w:space="0" w:color="auto"/>
      </w:divBdr>
    </w:div>
    <w:div w:id="1463503193">
      <w:bodyDiv w:val="1"/>
      <w:marLeft w:val="0"/>
      <w:marRight w:val="0"/>
      <w:marTop w:val="0"/>
      <w:marBottom w:val="0"/>
      <w:divBdr>
        <w:top w:val="none" w:sz="0" w:space="0" w:color="auto"/>
        <w:left w:val="none" w:sz="0" w:space="0" w:color="auto"/>
        <w:bottom w:val="none" w:sz="0" w:space="0" w:color="auto"/>
        <w:right w:val="none" w:sz="0" w:space="0" w:color="auto"/>
      </w:divBdr>
    </w:div>
    <w:div w:id="1467236741">
      <w:bodyDiv w:val="1"/>
      <w:marLeft w:val="0"/>
      <w:marRight w:val="0"/>
      <w:marTop w:val="0"/>
      <w:marBottom w:val="0"/>
      <w:divBdr>
        <w:top w:val="none" w:sz="0" w:space="0" w:color="auto"/>
        <w:left w:val="none" w:sz="0" w:space="0" w:color="auto"/>
        <w:bottom w:val="none" w:sz="0" w:space="0" w:color="auto"/>
        <w:right w:val="none" w:sz="0" w:space="0" w:color="auto"/>
      </w:divBdr>
    </w:div>
    <w:div w:id="1469856607">
      <w:bodyDiv w:val="1"/>
      <w:marLeft w:val="0"/>
      <w:marRight w:val="0"/>
      <w:marTop w:val="0"/>
      <w:marBottom w:val="0"/>
      <w:divBdr>
        <w:top w:val="none" w:sz="0" w:space="0" w:color="auto"/>
        <w:left w:val="none" w:sz="0" w:space="0" w:color="auto"/>
        <w:bottom w:val="none" w:sz="0" w:space="0" w:color="auto"/>
        <w:right w:val="none" w:sz="0" w:space="0" w:color="auto"/>
      </w:divBdr>
    </w:div>
    <w:div w:id="1474638142">
      <w:bodyDiv w:val="1"/>
      <w:marLeft w:val="0"/>
      <w:marRight w:val="0"/>
      <w:marTop w:val="0"/>
      <w:marBottom w:val="0"/>
      <w:divBdr>
        <w:top w:val="none" w:sz="0" w:space="0" w:color="auto"/>
        <w:left w:val="none" w:sz="0" w:space="0" w:color="auto"/>
        <w:bottom w:val="none" w:sz="0" w:space="0" w:color="auto"/>
        <w:right w:val="none" w:sz="0" w:space="0" w:color="auto"/>
      </w:divBdr>
    </w:div>
    <w:div w:id="1475029085">
      <w:bodyDiv w:val="1"/>
      <w:marLeft w:val="0"/>
      <w:marRight w:val="0"/>
      <w:marTop w:val="0"/>
      <w:marBottom w:val="0"/>
      <w:divBdr>
        <w:top w:val="none" w:sz="0" w:space="0" w:color="auto"/>
        <w:left w:val="none" w:sz="0" w:space="0" w:color="auto"/>
        <w:bottom w:val="none" w:sz="0" w:space="0" w:color="auto"/>
        <w:right w:val="none" w:sz="0" w:space="0" w:color="auto"/>
      </w:divBdr>
    </w:div>
    <w:div w:id="1475752254">
      <w:bodyDiv w:val="1"/>
      <w:marLeft w:val="0"/>
      <w:marRight w:val="0"/>
      <w:marTop w:val="0"/>
      <w:marBottom w:val="0"/>
      <w:divBdr>
        <w:top w:val="none" w:sz="0" w:space="0" w:color="auto"/>
        <w:left w:val="none" w:sz="0" w:space="0" w:color="auto"/>
        <w:bottom w:val="none" w:sz="0" w:space="0" w:color="auto"/>
        <w:right w:val="none" w:sz="0" w:space="0" w:color="auto"/>
      </w:divBdr>
    </w:div>
    <w:div w:id="1484851592">
      <w:bodyDiv w:val="1"/>
      <w:marLeft w:val="0"/>
      <w:marRight w:val="0"/>
      <w:marTop w:val="0"/>
      <w:marBottom w:val="0"/>
      <w:divBdr>
        <w:top w:val="none" w:sz="0" w:space="0" w:color="auto"/>
        <w:left w:val="none" w:sz="0" w:space="0" w:color="auto"/>
        <w:bottom w:val="none" w:sz="0" w:space="0" w:color="auto"/>
        <w:right w:val="none" w:sz="0" w:space="0" w:color="auto"/>
      </w:divBdr>
    </w:div>
    <w:div w:id="1488859008">
      <w:bodyDiv w:val="1"/>
      <w:marLeft w:val="0"/>
      <w:marRight w:val="0"/>
      <w:marTop w:val="0"/>
      <w:marBottom w:val="0"/>
      <w:divBdr>
        <w:top w:val="none" w:sz="0" w:space="0" w:color="auto"/>
        <w:left w:val="none" w:sz="0" w:space="0" w:color="auto"/>
        <w:bottom w:val="none" w:sz="0" w:space="0" w:color="auto"/>
        <w:right w:val="none" w:sz="0" w:space="0" w:color="auto"/>
      </w:divBdr>
    </w:div>
    <w:div w:id="1489058156">
      <w:bodyDiv w:val="1"/>
      <w:marLeft w:val="0"/>
      <w:marRight w:val="0"/>
      <w:marTop w:val="0"/>
      <w:marBottom w:val="0"/>
      <w:divBdr>
        <w:top w:val="none" w:sz="0" w:space="0" w:color="auto"/>
        <w:left w:val="none" w:sz="0" w:space="0" w:color="auto"/>
        <w:bottom w:val="none" w:sz="0" w:space="0" w:color="auto"/>
        <w:right w:val="none" w:sz="0" w:space="0" w:color="auto"/>
      </w:divBdr>
    </w:div>
    <w:div w:id="1492090631">
      <w:bodyDiv w:val="1"/>
      <w:marLeft w:val="0"/>
      <w:marRight w:val="0"/>
      <w:marTop w:val="0"/>
      <w:marBottom w:val="0"/>
      <w:divBdr>
        <w:top w:val="none" w:sz="0" w:space="0" w:color="auto"/>
        <w:left w:val="none" w:sz="0" w:space="0" w:color="auto"/>
        <w:bottom w:val="none" w:sz="0" w:space="0" w:color="auto"/>
        <w:right w:val="none" w:sz="0" w:space="0" w:color="auto"/>
      </w:divBdr>
    </w:div>
    <w:div w:id="1492217409">
      <w:bodyDiv w:val="1"/>
      <w:marLeft w:val="0"/>
      <w:marRight w:val="0"/>
      <w:marTop w:val="0"/>
      <w:marBottom w:val="0"/>
      <w:divBdr>
        <w:top w:val="none" w:sz="0" w:space="0" w:color="auto"/>
        <w:left w:val="none" w:sz="0" w:space="0" w:color="auto"/>
        <w:bottom w:val="none" w:sz="0" w:space="0" w:color="auto"/>
        <w:right w:val="none" w:sz="0" w:space="0" w:color="auto"/>
      </w:divBdr>
    </w:div>
    <w:div w:id="1492409562">
      <w:bodyDiv w:val="1"/>
      <w:marLeft w:val="0"/>
      <w:marRight w:val="0"/>
      <w:marTop w:val="0"/>
      <w:marBottom w:val="0"/>
      <w:divBdr>
        <w:top w:val="none" w:sz="0" w:space="0" w:color="auto"/>
        <w:left w:val="none" w:sz="0" w:space="0" w:color="auto"/>
        <w:bottom w:val="none" w:sz="0" w:space="0" w:color="auto"/>
        <w:right w:val="none" w:sz="0" w:space="0" w:color="auto"/>
      </w:divBdr>
    </w:div>
    <w:div w:id="1494226131">
      <w:bodyDiv w:val="1"/>
      <w:marLeft w:val="0"/>
      <w:marRight w:val="0"/>
      <w:marTop w:val="0"/>
      <w:marBottom w:val="0"/>
      <w:divBdr>
        <w:top w:val="none" w:sz="0" w:space="0" w:color="auto"/>
        <w:left w:val="none" w:sz="0" w:space="0" w:color="auto"/>
        <w:bottom w:val="none" w:sz="0" w:space="0" w:color="auto"/>
        <w:right w:val="none" w:sz="0" w:space="0" w:color="auto"/>
      </w:divBdr>
    </w:div>
    <w:div w:id="1495105188">
      <w:bodyDiv w:val="1"/>
      <w:marLeft w:val="0"/>
      <w:marRight w:val="0"/>
      <w:marTop w:val="0"/>
      <w:marBottom w:val="0"/>
      <w:divBdr>
        <w:top w:val="none" w:sz="0" w:space="0" w:color="auto"/>
        <w:left w:val="none" w:sz="0" w:space="0" w:color="auto"/>
        <w:bottom w:val="none" w:sz="0" w:space="0" w:color="auto"/>
        <w:right w:val="none" w:sz="0" w:space="0" w:color="auto"/>
      </w:divBdr>
    </w:div>
    <w:div w:id="1496648616">
      <w:bodyDiv w:val="1"/>
      <w:marLeft w:val="0"/>
      <w:marRight w:val="0"/>
      <w:marTop w:val="0"/>
      <w:marBottom w:val="0"/>
      <w:divBdr>
        <w:top w:val="none" w:sz="0" w:space="0" w:color="auto"/>
        <w:left w:val="none" w:sz="0" w:space="0" w:color="auto"/>
        <w:bottom w:val="none" w:sz="0" w:space="0" w:color="auto"/>
        <w:right w:val="none" w:sz="0" w:space="0" w:color="auto"/>
      </w:divBdr>
    </w:div>
    <w:div w:id="1497839513">
      <w:bodyDiv w:val="1"/>
      <w:marLeft w:val="0"/>
      <w:marRight w:val="0"/>
      <w:marTop w:val="0"/>
      <w:marBottom w:val="0"/>
      <w:divBdr>
        <w:top w:val="none" w:sz="0" w:space="0" w:color="auto"/>
        <w:left w:val="none" w:sz="0" w:space="0" w:color="auto"/>
        <w:bottom w:val="none" w:sz="0" w:space="0" w:color="auto"/>
        <w:right w:val="none" w:sz="0" w:space="0" w:color="auto"/>
      </w:divBdr>
    </w:div>
    <w:div w:id="1499348468">
      <w:bodyDiv w:val="1"/>
      <w:marLeft w:val="0"/>
      <w:marRight w:val="0"/>
      <w:marTop w:val="0"/>
      <w:marBottom w:val="0"/>
      <w:divBdr>
        <w:top w:val="none" w:sz="0" w:space="0" w:color="auto"/>
        <w:left w:val="none" w:sz="0" w:space="0" w:color="auto"/>
        <w:bottom w:val="none" w:sz="0" w:space="0" w:color="auto"/>
        <w:right w:val="none" w:sz="0" w:space="0" w:color="auto"/>
      </w:divBdr>
    </w:div>
    <w:div w:id="1502701005">
      <w:bodyDiv w:val="1"/>
      <w:marLeft w:val="0"/>
      <w:marRight w:val="0"/>
      <w:marTop w:val="0"/>
      <w:marBottom w:val="0"/>
      <w:divBdr>
        <w:top w:val="none" w:sz="0" w:space="0" w:color="auto"/>
        <w:left w:val="none" w:sz="0" w:space="0" w:color="auto"/>
        <w:bottom w:val="none" w:sz="0" w:space="0" w:color="auto"/>
        <w:right w:val="none" w:sz="0" w:space="0" w:color="auto"/>
      </w:divBdr>
    </w:div>
    <w:div w:id="1502964426">
      <w:bodyDiv w:val="1"/>
      <w:marLeft w:val="0"/>
      <w:marRight w:val="0"/>
      <w:marTop w:val="0"/>
      <w:marBottom w:val="0"/>
      <w:divBdr>
        <w:top w:val="none" w:sz="0" w:space="0" w:color="auto"/>
        <w:left w:val="none" w:sz="0" w:space="0" w:color="auto"/>
        <w:bottom w:val="none" w:sz="0" w:space="0" w:color="auto"/>
        <w:right w:val="none" w:sz="0" w:space="0" w:color="auto"/>
      </w:divBdr>
    </w:div>
    <w:div w:id="1503010314">
      <w:bodyDiv w:val="1"/>
      <w:marLeft w:val="0"/>
      <w:marRight w:val="0"/>
      <w:marTop w:val="0"/>
      <w:marBottom w:val="0"/>
      <w:divBdr>
        <w:top w:val="none" w:sz="0" w:space="0" w:color="auto"/>
        <w:left w:val="none" w:sz="0" w:space="0" w:color="auto"/>
        <w:bottom w:val="none" w:sz="0" w:space="0" w:color="auto"/>
        <w:right w:val="none" w:sz="0" w:space="0" w:color="auto"/>
      </w:divBdr>
    </w:div>
    <w:div w:id="1507328064">
      <w:bodyDiv w:val="1"/>
      <w:marLeft w:val="0"/>
      <w:marRight w:val="0"/>
      <w:marTop w:val="0"/>
      <w:marBottom w:val="0"/>
      <w:divBdr>
        <w:top w:val="none" w:sz="0" w:space="0" w:color="auto"/>
        <w:left w:val="none" w:sz="0" w:space="0" w:color="auto"/>
        <w:bottom w:val="none" w:sz="0" w:space="0" w:color="auto"/>
        <w:right w:val="none" w:sz="0" w:space="0" w:color="auto"/>
      </w:divBdr>
    </w:div>
    <w:div w:id="1508905308">
      <w:bodyDiv w:val="1"/>
      <w:marLeft w:val="0"/>
      <w:marRight w:val="0"/>
      <w:marTop w:val="0"/>
      <w:marBottom w:val="0"/>
      <w:divBdr>
        <w:top w:val="none" w:sz="0" w:space="0" w:color="auto"/>
        <w:left w:val="none" w:sz="0" w:space="0" w:color="auto"/>
        <w:bottom w:val="none" w:sz="0" w:space="0" w:color="auto"/>
        <w:right w:val="none" w:sz="0" w:space="0" w:color="auto"/>
      </w:divBdr>
    </w:div>
    <w:div w:id="1513714728">
      <w:bodyDiv w:val="1"/>
      <w:marLeft w:val="0"/>
      <w:marRight w:val="0"/>
      <w:marTop w:val="0"/>
      <w:marBottom w:val="0"/>
      <w:divBdr>
        <w:top w:val="none" w:sz="0" w:space="0" w:color="auto"/>
        <w:left w:val="none" w:sz="0" w:space="0" w:color="auto"/>
        <w:bottom w:val="none" w:sz="0" w:space="0" w:color="auto"/>
        <w:right w:val="none" w:sz="0" w:space="0" w:color="auto"/>
      </w:divBdr>
    </w:div>
    <w:div w:id="1514105335">
      <w:bodyDiv w:val="1"/>
      <w:marLeft w:val="0"/>
      <w:marRight w:val="0"/>
      <w:marTop w:val="0"/>
      <w:marBottom w:val="0"/>
      <w:divBdr>
        <w:top w:val="none" w:sz="0" w:space="0" w:color="auto"/>
        <w:left w:val="none" w:sz="0" w:space="0" w:color="auto"/>
        <w:bottom w:val="none" w:sz="0" w:space="0" w:color="auto"/>
        <w:right w:val="none" w:sz="0" w:space="0" w:color="auto"/>
      </w:divBdr>
    </w:div>
    <w:div w:id="1514684049">
      <w:bodyDiv w:val="1"/>
      <w:marLeft w:val="0"/>
      <w:marRight w:val="0"/>
      <w:marTop w:val="0"/>
      <w:marBottom w:val="0"/>
      <w:divBdr>
        <w:top w:val="none" w:sz="0" w:space="0" w:color="auto"/>
        <w:left w:val="none" w:sz="0" w:space="0" w:color="auto"/>
        <w:bottom w:val="none" w:sz="0" w:space="0" w:color="auto"/>
        <w:right w:val="none" w:sz="0" w:space="0" w:color="auto"/>
      </w:divBdr>
    </w:div>
    <w:div w:id="1517424238">
      <w:bodyDiv w:val="1"/>
      <w:marLeft w:val="0"/>
      <w:marRight w:val="0"/>
      <w:marTop w:val="0"/>
      <w:marBottom w:val="0"/>
      <w:divBdr>
        <w:top w:val="none" w:sz="0" w:space="0" w:color="auto"/>
        <w:left w:val="none" w:sz="0" w:space="0" w:color="auto"/>
        <w:bottom w:val="none" w:sz="0" w:space="0" w:color="auto"/>
        <w:right w:val="none" w:sz="0" w:space="0" w:color="auto"/>
      </w:divBdr>
    </w:div>
    <w:div w:id="1518688905">
      <w:bodyDiv w:val="1"/>
      <w:marLeft w:val="0"/>
      <w:marRight w:val="0"/>
      <w:marTop w:val="0"/>
      <w:marBottom w:val="0"/>
      <w:divBdr>
        <w:top w:val="none" w:sz="0" w:space="0" w:color="auto"/>
        <w:left w:val="none" w:sz="0" w:space="0" w:color="auto"/>
        <w:bottom w:val="none" w:sz="0" w:space="0" w:color="auto"/>
        <w:right w:val="none" w:sz="0" w:space="0" w:color="auto"/>
      </w:divBdr>
    </w:div>
    <w:div w:id="1519077443">
      <w:bodyDiv w:val="1"/>
      <w:marLeft w:val="0"/>
      <w:marRight w:val="0"/>
      <w:marTop w:val="0"/>
      <w:marBottom w:val="0"/>
      <w:divBdr>
        <w:top w:val="none" w:sz="0" w:space="0" w:color="auto"/>
        <w:left w:val="none" w:sz="0" w:space="0" w:color="auto"/>
        <w:bottom w:val="none" w:sz="0" w:space="0" w:color="auto"/>
        <w:right w:val="none" w:sz="0" w:space="0" w:color="auto"/>
      </w:divBdr>
    </w:div>
    <w:div w:id="1519731494">
      <w:bodyDiv w:val="1"/>
      <w:marLeft w:val="0"/>
      <w:marRight w:val="0"/>
      <w:marTop w:val="0"/>
      <w:marBottom w:val="0"/>
      <w:divBdr>
        <w:top w:val="none" w:sz="0" w:space="0" w:color="auto"/>
        <w:left w:val="none" w:sz="0" w:space="0" w:color="auto"/>
        <w:bottom w:val="none" w:sz="0" w:space="0" w:color="auto"/>
        <w:right w:val="none" w:sz="0" w:space="0" w:color="auto"/>
      </w:divBdr>
    </w:div>
    <w:div w:id="1519924941">
      <w:bodyDiv w:val="1"/>
      <w:marLeft w:val="0"/>
      <w:marRight w:val="0"/>
      <w:marTop w:val="0"/>
      <w:marBottom w:val="0"/>
      <w:divBdr>
        <w:top w:val="none" w:sz="0" w:space="0" w:color="auto"/>
        <w:left w:val="none" w:sz="0" w:space="0" w:color="auto"/>
        <w:bottom w:val="none" w:sz="0" w:space="0" w:color="auto"/>
        <w:right w:val="none" w:sz="0" w:space="0" w:color="auto"/>
      </w:divBdr>
    </w:div>
    <w:div w:id="1522233855">
      <w:bodyDiv w:val="1"/>
      <w:marLeft w:val="0"/>
      <w:marRight w:val="0"/>
      <w:marTop w:val="0"/>
      <w:marBottom w:val="0"/>
      <w:divBdr>
        <w:top w:val="none" w:sz="0" w:space="0" w:color="auto"/>
        <w:left w:val="none" w:sz="0" w:space="0" w:color="auto"/>
        <w:bottom w:val="none" w:sz="0" w:space="0" w:color="auto"/>
        <w:right w:val="none" w:sz="0" w:space="0" w:color="auto"/>
      </w:divBdr>
    </w:div>
    <w:div w:id="1523661606">
      <w:bodyDiv w:val="1"/>
      <w:marLeft w:val="0"/>
      <w:marRight w:val="0"/>
      <w:marTop w:val="0"/>
      <w:marBottom w:val="0"/>
      <w:divBdr>
        <w:top w:val="none" w:sz="0" w:space="0" w:color="auto"/>
        <w:left w:val="none" w:sz="0" w:space="0" w:color="auto"/>
        <w:bottom w:val="none" w:sz="0" w:space="0" w:color="auto"/>
        <w:right w:val="none" w:sz="0" w:space="0" w:color="auto"/>
      </w:divBdr>
    </w:div>
    <w:div w:id="1527329482">
      <w:bodyDiv w:val="1"/>
      <w:marLeft w:val="0"/>
      <w:marRight w:val="0"/>
      <w:marTop w:val="0"/>
      <w:marBottom w:val="0"/>
      <w:divBdr>
        <w:top w:val="none" w:sz="0" w:space="0" w:color="auto"/>
        <w:left w:val="none" w:sz="0" w:space="0" w:color="auto"/>
        <w:bottom w:val="none" w:sz="0" w:space="0" w:color="auto"/>
        <w:right w:val="none" w:sz="0" w:space="0" w:color="auto"/>
      </w:divBdr>
    </w:div>
    <w:div w:id="1529755959">
      <w:bodyDiv w:val="1"/>
      <w:marLeft w:val="0"/>
      <w:marRight w:val="0"/>
      <w:marTop w:val="0"/>
      <w:marBottom w:val="0"/>
      <w:divBdr>
        <w:top w:val="none" w:sz="0" w:space="0" w:color="auto"/>
        <w:left w:val="none" w:sz="0" w:space="0" w:color="auto"/>
        <w:bottom w:val="none" w:sz="0" w:space="0" w:color="auto"/>
        <w:right w:val="none" w:sz="0" w:space="0" w:color="auto"/>
      </w:divBdr>
    </w:div>
    <w:div w:id="1529879497">
      <w:bodyDiv w:val="1"/>
      <w:marLeft w:val="0"/>
      <w:marRight w:val="0"/>
      <w:marTop w:val="0"/>
      <w:marBottom w:val="0"/>
      <w:divBdr>
        <w:top w:val="none" w:sz="0" w:space="0" w:color="auto"/>
        <w:left w:val="none" w:sz="0" w:space="0" w:color="auto"/>
        <w:bottom w:val="none" w:sz="0" w:space="0" w:color="auto"/>
        <w:right w:val="none" w:sz="0" w:space="0" w:color="auto"/>
      </w:divBdr>
    </w:div>
    <w:div w:id="1530411181">
      <w:bodyDiv w:val="1"/>
      <w:marLeft w:val="0"/>
      <w:marRight w:val="0"/>
      <w:marTop w:val="0"/>
      <w:marBottom w:val="0"/>
      <w:divBdr>
        <w:top w:val="none" w:sz="0" w:space="0" w:color="auto"/>
        <w:left w:val="none" w:sz="0" w:space="0" w:color="auto"/>
        <w:bottom w:val="none" w:sz="0" w:space="0" w:color="auto"/>
        <w:right w:val="none" w:sz="0" w:space="0" w:color="auto"/>
      </w:divBdr>
    </w:div>
    <w:div w:id="1531870354">
      <w:bodyDiv w:val="1"/>
      <w:marLeft w:val="0"/>
      <w:marRight w:val="0"/>
      <w:marTop w:val="0"/>
      <w:marBottom w:val="0"/>
      <w:divBdr>
        <w:top w:val="none" w:sz="0" w:space="0" w:color="auto"/>
        <w:left w:val="none" w:sz="0" w:space="0" w:color="auto"/>
        <w:bottom w:val="none" w:sz="0" w:space="0" w:color="auto"/>
        <w:right w:val="none" w:sz="0" w:space="0" w:color="auto"/>
      </w:divBdr>
    </w:div>
    <w:div w:id="1538006489">
      <w:bodyDiv w:val="1"/>
      <w:marLeft w:val="0"/>
      <w:marRight w:val="0"/>
      <w:marTop w:val="0"/>
      <w:marBottom w:val="0"/>
      <w:divBdr>
        <w:top w:val="none" w:sz="0" w:space="0" w:color="auto"/>
        <w:left w:val="none" w:sz="0" w:space="0" w:color="auto"/>
        <w:bottom w:val="none" w:sz="0" w:space="0" w:color="auto"/>
        <w:right w:val="none" w:sz="0" w:space="0" w:color="auto"/>
      </w:divBdr>
    </w:div>
    <w:div w:id="1538660908">
      <w:bodyDiv w:val="1"/>
      <w:marLeft w:val="0"/>
      <w:marRight w:val="0"/>
      <w:marTop w:val="0"/>
      <w:marBottom w:val="0"/>
      <w:divBdr>
        <w:top w:val="none" w:sz="0" w:space="0" w:color="auto"/>
        <w:left w:val="none" w:sz="0" w:space="0" w:color="auto"/>
        <w:bottom w:val="none" w:sz="0" w:space="0" w:color="auto"/>
        <w:right w:val="none" w:sz="0" w:space="0" w:color="auto"/>
      </w:divBdr>
    </w:div>
    <w:div w:id="1545171977">
      <w:bodyDiv w:val="1"/>
      <w:marLeft w:val="0"/>
      <w:marRight w:val="0"/>
      <w:marTop w:val="0"/>
      <w:marBottom w:val="0"/>
      <w:divBdr>
        <w:top w:val="none" w:sz="0" w:space="0" w:color="auto"/>
        <w:left w:val="none" w:sz="0" w:space="0" w:color="auto"/>
        <w:bottom w:val="none" w:sz="0" w:space="0" w:color="auto"/>
        <w:right w:val="none" w:sz="0" w:space="0" w:color="auto"/>
      </w:divBdr>
    </w:div>
    <w:div w:id="1547793906">
      <w:bodyDiv w:val="1"/>
      <w:marLeft w:val="0"/>
      <w:marRight w:val="0"/>
      <w:marTop w:val="0"/>
      <w:marBottom w:val="0"/>
      <w:divBdr>
        <w:top w:val="none" w:sz="0" w:space="0" w:color="auto"/>
        <w:left w:val="none" w:sz="0" w:space="0" w:color="auto"/>
        <w:bottom w:val="none" w:sz="0" w:space="0" w:color="auto"/>
        <w:right w:val="none" w:sz="0" w:space="0" w:color="auto"/>
      </w:divBdr>
    </w:div>
    <w:div w:id="1548251834">
      <w:bodyDiv w:val="1"/>
      <w:marLeft w:val="0"/>
      <w:marRight w:val="0"/>
      <w:marTop w:val="0"/>
      <w:marBottom w:val="0"/>
      <w:divBdr>
        <w:top w:val="none" w:sz="0" w:space="0" w:color="auto"/>
        <w:left w:val="none" w:sz="0" w:space="0" w:color="auto"/>
        <w:bottom w:val="none" w:sz="0" w:space="0" w:color="auto"/>
        <w:right w:val="none" w:sz="0" w:space="0" w:color="auto"/>
      </w:divBdr>
    </w:div>
    <w:div w:id="1548301477">
      <w:bodyDiv w:val="1"/>
      <w:marLeft w:val="0"/>
      <w:marRight w:val="0"/>
      <w:marTop w:val="0"/>
      <w:marBottom w:val="0"/>
      <w:divBdr>
        <w:top w:val="none" w:sz="0" w:space="0" w:color="auto"/>
        <w:left w:val="none" w:sz="0" w:space="0" w:color="auto"/>
        <w:bottom w:val="none" w:sz="0" w:space="0" w:color="auto"/>
        <w:right w:val="none" w:sz="0" w:space="0" w:color="auto"/>
      </w:divBdr>
    </w:div>
    <w:div w:id="1548683626">
      <w:bodyDiv w:val="1"/>
      <w:marLeft w:val="0"/>
      <w:marRight w:val="0"/>
      <w:marTop w:val="0"/>
      <w:marBottom w:val="0"/>
      <w:divBdr>
        <w:top w:val="none" w:sz="0" w:space="0" w:color="auto"/>
        <w:left w:val="none" w:sz="0" w:space="0" w:color="auto"/>
        <w:bottom w:val="none" w:sz="0" w:space="0" w:color="auto"/>
        <w:right w:val="none" w:sz="0" w:space="0" w:color="auto"/>
      </w:divBdr>
    </w:div>
    <w:div w:id="1550914315">
      <w:bodyDiv w:val="1"/>
      <w:marLeft w:val="0"/>
      <w:marRight w:val="0"/>
      <w:marTop w:val="0"/>
      <w:marBottom w:val="0"/>
      <w:divBdr>
        <w:top w:val="none" w:sz="0" w:space="0" w:color="auto"/>
        <w:left w:val="none" w:sz="0" w:space="0" w:color="auto"/>
        <w:bottom w:val="none" w:sz="0" w:space="0" w:color="auto"/>
        <w:right w:val="none" w:sz="0" w:space="0" w:color="auto"/>
      </w:divBdr>
    </w:div>
    <w:div w:id="1552040690">
      <w:bodyDiv w:val="1"/>
      <w:marLeft w:val="0"/>
      <w:marRight w:val="0"/>
      <w:marTop w:val="0"/>
      <w:marBottom w:val="0"/>
      <w:divBdr>
        <w:top w:val="none" w:sz="0" w:space="0" w:color="auto"/>
        <w:left w:val="none" w:sz="0" w:space="0" w:color="auto"/>
        <w:bottom w:val="none" w:sz="0" w:space="0" w:color="auto"/>
        <w:right w:val="none" w:sz="0" w:space="0" w:color="auto"/>
      </w:divBdr>
    </w:div>
    <w:div w:id="1553809758">
      <w:bodyDiv w:val="1"/>
      <w:marLeft w:val="0"/>
      <w:marRight w:val="0"/>
      <w:marTop w:val="0"/>
      <w:marBottom w:val="0"/>
      <w:divBdr>
        <w:top w:val="none" w:sz="0" w:space="0" w:color="auto"/>
        <w:left w:val="none" w:sz="0" w:space="0" w:color="auto"/>
        <w:bottom w:val="none" w:sz="0" w:space="0" w:color="auto"/>
        <w:right w:val="none" w:sz="0" w:space="0" w:color="auto"/>
      </w:divBdr>
    </w:div>
    <w:div w:id="1554076155">
      <w:bodyDiv w:val="1"/>
      <w:marLeft w:val="0"/>
      <w:marRight w:val="0"/>
      <w:marTop w:val="0"/>
      <w:marBottom w:val="0"/>
      <w:divBdr>
        <w:top w:val="none" w:sz="0" w:space="0" w:color="auto"/>
        <w:left w:val="none" w:sz="0" w:space="0" w:color="auto"/>
        <w:bottom w:val="none" w:sz="0" w:space="0" w:color="auto"/>
        <w:right w:val="none" w:sz="0" w:space="0" w:color="auto"/>
      </w:divBdr>
    </w:div>
    <w:div w:id="1555921878">
      <w:bodyDiv w:val="1"/>
      <w:marLeft w:val="0"/>
      <w:marRight w:val="0"/>
      <w:marTop w:val="0"/>
      <w:marBottom w:val="0"/>
      <w:divBdr>
        <w:top w:val="none" w:sz="0" w:space="0" w:color="auto"/>
        <w:left w:val="none" w:sz="0" w:space="0" w:color="auto"/>
        <w:bottom w:val="none" w:sz="0" w:space="0" w:color="auto"/>
        <w:right w:val="none" w:sz="0" w:space="0" w:color="auto"/>
      </w:divBdr>
    </w:div>
    <w:div w:id="1559240740">
      <w:bodyDiv w:val="1"/>
      <w:marLeft w:val="0"/>
      <w:marRight w:val="0"/>
      <w:marTop w:val="0"/>
      <w:marBottom w:val="0"/>
      <w:divBdr>
        <w:top w:val="none" w:sz="0" w:space="0" w:color="auto"/>
        <w:left w:val="none" w:sz="0" w:space="0" w:color="auto"/>
        <w:bottom w:val="none" w:sz="0" w:space="0" w:color="auto"/>
        <w:right w:val="none" w:sz="0" w:space="0" w:color="auto"/>
      </w:divBdr>
    </w:div>
    <w:div w:id="1559434248">
      <w:bodyDiv w:val="1"/>
      <w:marLeft w:val="0"/>
      <w:marRight w:val="0"/>
      <w:marTop w:val="0"/>
      <w:marBottom w:val="0"/>
      <w:divBdr>
        <w:top w:val="none" w:sz="0" w:space="0" w:color="auto"/>
        <w:left w:val="none" w:sz="0" w:space="0" w:color="auto"/>
        <w:bottom w:val="none" w:sz="0" w:space="0" w:color="auto"/>
        <w:right w:val="none" w:sz="0" w:space="0" w:color="auto"/>
      </w:divBdr>
    </w:div>
    <w:div w:id="1559591090">
      <w:bodyDiv w:val="1"/>
      <w:marLeft w:val="0"/>
      <w:marRight w:val="0"/>
      <w:marTop w:val="0"/>
      <w:marBottom w:val="0"/>
      <w:divBdr>
        <w:top w:val="none" w:sz="0" w:space="0" w:color="auto"/>
        <w:left w:val="none" w:sz="0" w:space="0" w:color="auto"/>
        <w:bottom w:val="none" w:sz="0" w:space="0" w:color="auto"/>
        <w:right w:val="none" w:sz="0" w:space="0" w:color="auto"/>
      </w:divBdr>
    </w:div>
    <w:div w:id="1561330432">
      <w:bodyDiv w:val="1"/>
      <w:marLeft w:val="0"/>
      <w:marRight w:val="0"/>
      <w:marTop w:val="0"/>
      <w:marBottom w:val="0"/>
      <w:divBdr>
        <w:top w:val="none" w:sz="0" w:space="0" w:color="auto"/>
        <w:left w:val="none" w:sz="0" w:space="0" w:color="auto"/>
        <w:bottom w:val="none" w:sz="0" w:space="0" w:color="auto"/>
        <w:right w:val="none" w:sz="0" w:space="0" w:color="auto"/>
      </w:divBdr>
    </w:div>
    <w:div w:id="1563178007">
      <w:bodyDiv w:val="1"/>
      <w:marLeft w:val="0"/>
      <w:marRight w:val="0"/>
      <w:marTop w:val="0"/>
      <w:marBottom w:val="0"/>
      <w:divBdr>
        <w:top w:val="none" w:sz="0" w:space="0" w:color="auto"/>
        <w:left w:val="none" w:sz="0" w:space="0" w:color="auto"/>
        <w:bottom w:val="none" w:sz="0" w:space="0" w:color="auto"/>
        <w:right w:val="none" w:sz="0" w:space="0" w:color="auto"/>
      </w:divBdr>
    </w:div>
    <w:div w:id="1567959243">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888879">
      <w:bodyDiv w:val="1"/>
      <w:marLeft w:val="0"/>
      <w:marRight w:val="0"/>
      <w:marTop w:val="0"/>
      <w:marBottom w:val="0"/>
      <w:divBdr>
        <w:top w:val="none" w:sz="0" w:space="0" w:color="auto"/>
        <w:left w:val="none" w:sz="0" w:space="0" w:color="auto"/>
        <w:bottom w:val="none" w:sz="0" w:space="0" w:color="auto"/>
        <w:right w:val="none" w:sz="0" w:space="0" w:color="auto"/>
      </w:divBdr>
    </w:div>
    <w:div w:id="1574700465">
      <w:bodyDiv w:val="1"/>
      <w:marLeft w:val="0"/>
      <w:marRight w:val="0"/>
      <w:marTop w:val="0"/>
      <w:marBottom w:val="0"/>
      <w:divBdr>
        <w:top w:val="none" w:sz="0" w:space="0" w:color="auto"/>
        <w:left w:val="none" w:sz="0" w:space="0" w:color="auto"/>
        <w:bottom w:val="none" w:sz="0" w:space="0" w:color="auto"/>
        <w:right w:val="none" w:sz="0" w:space="0" w:color="auto"/>
      </w:divBdr>
    </w:div>
    <w:div w:id="1581678250">
      <w:bodyDiv w:val="1"/>
      <w:marLeft w:val="0"/>
      <w:marRight w:val="0"/>
      <w:marTop w:val="0"/>
      <w:marBottom w:val="0"/>
      <w:divBdr>
        <w:top w:val="none" w:sz="0" w:space="0" w:color="auto"/>
        <w:left w:val="none" w:sz="0" w:space="0" w:color="auto"/>
        <w:bottom w:val="none" w:sz="0" w:space="0" w:color="auto"/>
        <w:right w:val="none" w:sz="0" w:space="0" w:color="auto"/>
      </w:divBdr>
    </w:div>
    <w:div w:id="1586500227">
      <w:bodyDiv w:val="1"/>
      <w:marLeft w:val="0"/>
      <w:marRight w:val="0"/>
      <w:marTop w:val="0"/>
      <w:marBottom w:val="0"/>
      <w:divBdr>
        <w:top w:val="none" w:sz="0" w:space="0" w:color="auto"/>
        <w:left w:val="none" w:sz="0" w:space="0" w:color="auto"/>
        <w:bottom w:val="none" w:sz="0" w:space="0" w:color="auto"/>
        <w:right w:val="none" w:sz="0" w:space="0" w:color="auto"/>
      </w:divBdr>
    </w:div>
    <w:div w:id="1586920836">
      <w:bodyDiv w:val="1"/>
      <w:marLeft w:val="0"/>
      <w:marRight w:val="0"/>
      <w:marTop w:val="0"/>
      <w:marBottom w:val="0"/>
      <w:divBdr>
        <w:top w:val="none" w:sz="0" w:space="0" w:color="auto"/>
        <w:left w:val="none" w:sz="0" w:space="0" w:color="auto"/>
        <w:bottom w:val="none" w:sz="0" w:space="0" w:color="auto"/>
        <w:right w:val="none" w:sz="0" w:space="0" w:color="auto"/>
      </w:divBdr>
    </w:div>
    <w:div w:id="1590845172">
      <w:bodyDiv w:val="1"/>
      <w:marLeft w:val="0"/>
      <w:marRight w:val="0"/>
      <w:marTop w:val="0"/>
      <w:marBottom w:val="0"/>
      <w:divBdr>
        <w:top w:val="none" w:sz="0" w:space="0" w:color="auto"/>
        <w:left w:val="none" w:sz="0" w:space="0" w:color="auto"/>
        <w:bottom w:val="none" w:sz="0" w:space="0" w:color="auto"/>
        <w:right w:val="none" w:sz="0" w:space="0" w:color="auto"/>
      </w:divBdr>
    </w:div>
    <w:div w:id="1590845961">
      <w:bodyDiv w:val="1"/>
      <w:marLeft w:val="0"/>
      <w:marRight w:val="0"/>
      <w:marTop w:val="0"/>
      <w:marBottom w:val="0"/>
      <w:divBdr>
        <w:top w:val="none" w:sz="0" w:space="0" w:color="auto"/>
        <w:left w:val="none" w:sz="0" w:space="0" w:color="auto"/>
        <w:bottom w:val="none" w:sz="0" w:space="0" w:color="auto"/>
        <w:right w:val="none" w:sz="0" w:space="0" w:color="auto"/>
      </w:divBdr>
    </w:div>
    <w:div w:id="1593657528">
      <w:bodyDiv w:val="1"/>
      <w:marLeft w:val="0"/>
      <w:marRight w:val="0"/>
      <w:marTop w:val="0"/>
      <w:marBottom w:val="0"/>
      <w:divBdr>
        <w:top w:val="none" w:sz="0" w:space="0" w:color="auto"/>
        <w:left w:val="none" w:sz="0" w:space="0" w:color="auto"/>
        <w:bottom w:val="none" w:sz="0" w:space="0" w:color="auto"/>
        <w:right w:val="none" w:sz="0" w:space="0" w:color="auto"/>
      </w:divBdr>
    </w:div>
    <w:div w:id="1593927644">
      <w:bodyDiv w:val="1"/>
      <w:marLeft w:val="0"/>
      <w:marRight w:val="0"/>
      <w:marTop w:val="0"/>
      <w:marBottom w:val="0"/>
      <w:divBdr>
        <w:top w:val="none" w:sz="0" w:space="0" w:color="auto"/>
        <w:left w:val="none" w:sz="0" w:space="0" w:color="auto"/>
        <w:bottom w:val="none" w:sz="0" w:space="0" w:color="auto"/>
        <w:right w:val="none" w:sz="0" w:space="0" w:color="auto"/>
      </w:divBdr>
    </w:div>
    <w:div w:id="1598252129">
      <w:bodyDiv w:val="1"/>
      <w:marLeft w:val="0"/>
      <w:marRight w:val="0"/>
      <w:marTop w:val="0"/>
      <w:marBottom w:val="0"/>
      <w:divBdr>
        <w:top w:val="none" w:sz="0" w:space="0" w:color="auto"/>
        <w:left w:val="none" w:sz="0" w:space="0" w:color="auto"/>
        <w:bottom w:val="none" w:sz="0" w:space="0" w:color="auto"/>
        <w:right w:val="none" w:sz="0" w:space="0" w:color="auto"/>
      </w:divBdr>
    </w:div>
    <w:div w:id="1598324627">
      <w:bodyDiv w:val="1"/>
      <w:marLeft w:val="0"/>
      <w:marRight w:val="0"/>
      <w:marTop w:val="0"/>
      <w:marBottom w:val="0"/>
      <w:divBdr>
        <w:top w:val="none" w:sz="0" w:space="0" w:color="auto"/>
        <w:left w:val="none" w:sz="0" w:space="0" w:color="auto"/>
        <w:bottom w:val="none" w:sz="0" w:space="0" w:color="auto"/>
        <w:right w:val="none" w:sz="0" w:space="0" w:color="auto"/>
      </w:divBdr>
    </w:div>
    <w:div w:id="1601404583">
      <w:bodyDiv w:val="1"/>
      <w:marLeft w:val="0"/>
      <w:marRight w:val="0"/>
      <w:marTop w:val="0"/>
      <w:marBottom w:val="0"/>
      <w:divBdr>
        <w:top w:val="none" w:sz="0" w:space="0" w:color="auto"/>
        <w:left w:val="none" w:sz="0" w:space="0" w:color="auto"/>
        <w:bottom w:val="none" w:sz="0" w:space="0" w:color="auto"/>
        <w:right w:val="none" w:sz="0" w:space="0" w:color="auto"/>
      </w:divBdr>
    </w:div>
    <w:div w:id="1601836959">
      <w:bodyDiv w:val="1"/>
      <w:marLeft w:val="0"/>
      <w:marRight w:val="0"/>
      <w:marTop w:val="0"/>
      <w:marBottom w:val="0"/>
      <w:divBdr>
        <w:top w:val="none" w:sz="0" w:space="0" w:color="auto"/>
        <w:left w:val="none" w:sz="0" w:space="0" w:color="auto"/>
        <w:bottom w:val="none" w:sz="0" w:space="0" w:color="auto"/>
        <w:right w:val="none" w:sz="0" w:space="0" w:color="auto"/>
      </w:divBdr>
    </w:div>
    <w:div w:id="1602452179">
      <w:bodyDiv w:val="1"/>
      <w:marLeft w:val="0"/>
      <w:marRight w:val="0"/>
      <w:marTop w:val="0"/>
      <w:marBottom w:val="0"/>
      <w:divBdr>
        <w:top w:val="none" w:sz="0" w:space="0" w:color="auto"/>
        <w:left w:val="none" w:sz="0" w:space="0" w:color="auto"/>
        <w:bottom w:val="none" w:sz="0" w:space="0" w:color="auto"/>
        <w:right w:val="none" w:sz="0" w:space="0" w:color="auto"/>
      </w:divBdr>
    </w:div>
    <w:div w:id="1606422376">
      <w:bodyDiv w:val="1"/>
      <w:marLeft w:val="0"/>
      <w:marRight w:val="0"/>
      <w:marTop w:val="0"/>
      <w:marBottom w:val="0"/>
      <w:divBdr>
        <w:top w:val="none" w:sz="0" w:space="0" w:color="auto"/>
        <w:left w:val="none" w:sz="0" w:space="0" w:color="auto"/>
        <w:bottom w:val="none" w:sz="0" w:space="0" w:color="auto"/>
        <w:right w:val="none" w:sz="0" w:space="0" w:color="auto"/>
      </w:divBdr>
    </w:div>
    <w:div w:id="1606423464">
      <w:bodyDiv w:val="1"/>
      <w:marLeft w:val="0"/>
      <w:marRight w:val="0"/>
      <w:marTop w:val="0"/>
      <w:marBottom w:val="0"/>
      <w:divBdr>
        <w:top w:val="none" w:sz="0" w:space="0" w:color="auto"/>
        <w:left w:val="none" w:sz="0" w:space="0" w:color="auto"/>
        <w:bottom w:val="none" w:sz="0" w:space="0" w:color="auto"/>
        <w:right w:val="none" w:sz="0" w:space="0" w:color="auto"/>
      </w:divBdr>
    </w:div>
    <w:div w:id="1607881323">
      <w:bodyDiv w:val="1"/>
      <w:marLeft w:val="0"/>
      <w:marRight w:val="0"/>
      <w:marTop w:val="0"/>
      <w:marBottom w:val="0"/>
      <w:divBdr>
        <w:top w:val="none" w:sz="0" w:space="0" w:color="auto"/>
        <w:left w:val="none" w:sz="0" w:space="0" w:color="auto"/>
        <w:bottom w:val="none" w:sz="0" w:space="0" w:color="auto"/>
        <w:right w:val="none" w:sz="0" w:space="0" w:color="auto"/>
      </w:divBdr>
    </w:div>
    <w:div w:id="1608921721">
      <w:bodyDiv w:val="1"/>
      <w:marLeft w:val="0"/>
      <w:marRight w:val="0"/>
      <w:marTop w:val="0"/>
      <w:marBottom w:val="0"/>
      <w:divBdr>
        <w:top w:val="none" w:sz="0" w:space="0" w:color="auto"/>
        <w:left w:val="none" w:sz="0" w:space="0" w:color="auto"/>
        <w:bottom w:val="none" w:sz="0" w:space="0" w:color="auto"/>
        <w:right w:val="none" w:sz="0" w:space="0" w:color="auto"/>
      </w:divBdr>
    </w:div>
    <w:div w:id="1610309752">
      <w:bodyDiv w:val="1"/>
      <w:marLeft w:val="0"/>
      <w:marRight w:val="0"/>
      <w:marTop w:val="0"/>
      <w:marBottom w:val="0"/>
      <w:divBdr>
        <w:top w:val="none" w:sz="0" w:space="0" w:color="auto"/>
        <w:left w:val="none" w:sz="0" w:space="0" w:color="auto"/>
        <w:bottom w:val="none" w:sz="0" w:space="0" w:color="auto"/>
        <w:right w:val="none" w:sz="0" w:space="0" w:color="auto"/>
      </w:divBdr>
    </w:div>
    <w:div w:id="1613324961">
      <w:bodyDiv w:val="1"/>
      <w:marLeft w:val="0"/>
      <w:marRight w:val="0"/>
      <w:marTop w:val="0"/>
      <w:marBottom w:val="0"/>
      <w:divBdr>
        <w:top w:val="none" w:sz="0" w:space="0" w:color="auto"/>
        <w:left w:val="none" w:sz="0" w:space="0" w:color="auto"/>
        <w:bottom w:val="none" w:sz="0" w:space="0" w:color="auto"/>
        <w:right w:val="none" w:sz="0" w:space="0" w:color="auto"/>
      </w:divBdr>
    </w:div>
    <w:div w:id="1615400953">
      <w:bodyDiv w:val="1"/>
      <w:marLeft w:val="0"/>
      <w:marRight w:val="0"/>
      <w:marTop w:val="0"/>
      <w:marBottom w:val="0"/>
      <w:divBdr>
        <w:top w:val="none" w:sz="0" w:space="0" w:color="auto"/>
        <w:left w:val="none" w:sz="0" w:space="0" w:color="auto"/>
        <w:bottom w:val="none" w:sz="0" w:space="0" w:color="auto"/>
        <w:right w:val="none" w:sz="0" w:space="0" w:color="auto"/>
      </w:divBdr>
    </w:div>
    <w:div w:id="1616013943">
      <w:bodyDiv w:val="1"/>
      <w:marLeft w:val="0"/>
      <w:marRight w:val="0"/>
      <w:marTop w:val="0"/>
      <w:marBottom w:val="0"/>
      <w:divBdr>
        <w:top w:val="none" w:sz="0" w:space="0" w:color="auto"/>
        <w:left w:val="none" w:sz="0" w:space="0" w:color="auto"/>
        <w:bottom w:val="none" w:sz="0" w:space="0" w:color="auto"/>
        <w:right w:val="none" w:sz="0" w:space="0" w:color="auto"/>
      </w:divBdr>
    </w:div>
    <w:div w:id="1616014403">
      <w:bodyDiv w:val="1"/>
      <w:marLeft w:val="0"/>
      <w:marRight w:val="0"/>
      <w:marTop w:val="0"/>
      <w:marBottom w:val="0"/>
      <w:divBdr>
        <w:top w:val="none" w:sz="0" w:space="0" w:color="auto"/>
        <w:left w:val="none" w:sz="0" w:space="0" w:color="auto"/>
        <w:bottom w:val="none" w:sz="0" w:space="0" w:color="auto"/>
        <w:right w:val="none" w:sz="0" w:space="0" w:color="auto"/>
      </w:divBdr>
    </w:div>
    <w:div w:id="1616130145">
      <w:bodyDiv w:val="1"/>
      <w:marLeft w:val="0"/>
      <w:marRight w:val="0"/>
      <w:marTop w:val="0"/>
      <w:marBottom w:val="0"/>
      <w:divBdr>
        <w:top w:val="none" w:sz="0" w:space="0" w:color="auto"/>
        <w:left w:val="none" w:sz="0" w:space="0" w:color="auto"/>
        <w:bottom w:val="none" w:sz="0" w:space="0" w:color="auto"/>
        <w:right w:val="none" w:sz="0" w:space="0" w:color="auto"/>
      </w:divBdr>
    </w:div>
    <w:div w:id="1618247063">
      <w:bodyDiv w:val="1"/>
      <w:marLeft w:val="0"/>
      <w:marRight w:val="0"/>
      <w:marTop w:val="0"/>
      <w:marBottom w:val="0"/>
      <w:divBdr>
        <w:top w:val="none" w:sz="0" w:space="0" w:color="auto"/>
        <w:left w:val="none" w:sz="0" w:space="0" w:color="auto"/>
        <w:bottom w:val="none" w:sz="0" w:space="0" w:color="auto"/>
        <w:right w:val="none" w:sz="0" w:space="0" w:color="auto"/>
      </w:divBdr>
    </w:div>
    <w:div w:id="1620066494">
      <w:bodyDiv w:val="1"/>
      <w:marLeft w:val="0"/>
      <w:marRight w:val="0"/>
      <w:marTop w:val="0"/>
      <w:marBottom w:val="0"/>
      <w:divBdr>
        <w:top w:val="none" w:sz="0" w:space="0" w:color="auto"/>
        <w:left w:val="none" w:sz="0" w:space="0" w:color="auto"/>
        <w:bottom w:val="none" w:sz="0" w:space="0" w:color="auto"/>
        <w:right w:val="none" w:sz="0" w:space="0" w:color="auto"/>
      </w:divBdr>
    </w:div>
    <w:div w:id="1625234897">
      <w:bodyDiv w:val="1"/>
      <w:marLeft w:val="0"/>
      <w:marRight w:val="0"/>
      <w:marTop w:val="0"/>
      <w:marBottom w:val="0"/>
      <w:divBdr>
        <w:top w:val="none" w:sz="0" w:space="0" w:color="auto"/>
        <w:left w:val="none" w:sz="0" w:space="0" w:color="auto"/>
        <w:bottom w:val="none" w:sz="0" w:space="0" w:color="auto"/>
        <w:right w:val="none" w:sz="0" w:space="0" w:color="auto"/>
      </w:divBdr>
    </w:div>
    <w:div w:id="1628778881">
      <w:bodyDiv w:val="1"/>
      <w:marLeft w:val="0"/>
      <w:marRight w:val="0"/>
      <w:marTop w:val="0"/>
      <w:marBottom w:val="0"/>
      <w:divBdr>
        <w:top w:val="none" w:sz="0" w:space="0" w:color="auto"/>
        <w:left w:val="none" w:sz="0" w:space="0" w:color="auto"/>
        <w:bottom w:val="none" w:sz="0" w:space="0" w:color="auto"/>
        <w:right w:val="none" w:sz="0" w:space="0" w:color="auto"/>
      </w:divBdr>
    </w:div>
    <w:div w:id="1629631020">
      <w:bodyDiv w:val="1"/>
      <w:marLeft w:val="0"/>
      <w:marRight w:val="0"/>
      <w:marTop w:val="0"/>
      <w:marBottom w:val="0"/>
      <w:divBdr>
        <w:top w:val="none" w:sz="0" w:space="0" w:color="auto"/>
        <w:left w:val="none" w:sz="0" w:space="0" w:color="auto"/>
        <w:bottom w:val="none" w:sz="0" w:space="0" w:color="auto"/>
        <w:right w:val="none" w:sz="0" w:space="0" w:color="auto"/>
      </w:divBdr>
    </w:div>
    <w:div w:id="1631202026">
      <w:bodyDiv w:val="1"/>
      <w:marLeft w:val="0"/>
      <w:marRight w:val="0"/>
      <w:marTop w:val="0"/>
      <w:marBottom w:val="0"/>
      <w:divBdr>
        <w:top w:val="none" w:sz="0" w:space="0" w:color="auto"/>
        <w:left w:val="none" w:sz="0" w:space="0" w:color="auto"/>
        <w:bottom w:val="none" w:sz="0" w:space="0" w:color="auto"/>
        <w:right w:val="none" w:sz="0" w:space="0" w:color="auto"/>
      </w:divBdr>
    </w:div>
    <w:div w:id="1635982894">
      <w:bodyDiv w:val="1"/>
      <w:marLeft w:val="0"/>
      <w:marRight w:val="0"/>
      <w:marTop w:val="0"/>
      <w:marBottom w:val="0"/>
      <w:divBdr>
        <w:top w:val="none" w:sz="0" w:space="0" w:color="auto"/>
        <w:left w:val="none" w:sz="0" w:space="0" w:color="auto"/>
        <w:bottom w:val="none" w:sz="0" w:space="0" w:color="auto"/>
        <w:right w:val="none" w:sz="0" w:space="0" w:color="auto"/>
      </w:divBdr>
    </w:div>
    <w:div w:id="1639071234">
      <w:bodyDiv w:val="1"/>
      <w:marLeft w:val="0"/>
      <w:marRight w:val="0"/>
      <w:marTop w:val="0"/>
      <w:marBottom w:val="0"/>
      <w:divBdr>
        <w:top w:val="none" w:sz="0" w:space="0" w:color="auto"/>
        <w:left w:val="none" w:sz="0" w:space="0" w:color="auto"/>
        <w:bottom w:val="none" w:sz="0" w:space="0" w:color="auto"/>
        <w:right w:val="none" w:sz="0" w:space="0" w:color="auto"/>
      </w:divBdr>
    </w:div>
    <w:div w:id="1639339329">
      <w:bodyDiv w:val="1"/>
      <w:marLeft w:val="0"/>
      <w:marRight w:val="0"/>
      <w:marTop w:val="0"/>
      <w:marBottom w:val="0"/>
      <w:divBdr>
        <w:top w:val="none" w:sz="0" w:space="0" w:color="auto"/>
        <w:left w:val="none" w:sz="0" w:space="0" w:color="auto"/>
        <w:bottom w:val="none" w:sz="0" w:space="0" w:color="auto"/>
        <w:right w:val="none" w:sz="0" w:space="0" w:color="auto"/>
      </w:divBdr>
    </w:div>
    <w:div w:id="1640918338">
      <w:bodyDiv w:val="1"/>
      <w:marLeft w:val="0"/>
      <w:marRight w:val="0"/>
      <w:marTop w:val="0"/>
      <w:marBottom w:val="0"/>
      <w:divBdr>
        <w:top w:val="none" w:sz="0" w:space="0" w:color="auto"/>
        <w:left w:val="none" w:sz="0" w:space="0" w:color="auto"/>
        <w:bottom w:val="none" w:sz="0" w:space="0" w:color="auto"/>
        <w:right w:val="none" w:sz="0" w:space="0" w:color="auto"/>
      </w:divBdr>
    </w:div>
    <w:div w:id="1644771882">
      <w:bodyDiv w:val="1"/>
      <w:marLeft w:val="0"/>
      <w:marRight w:val="0"/>
      <w:marTop w:val="0"/>
      <w:marBottom w:val="0"/>
      <w:divBdr>
        <w:top w:val="none" w:sz="0" w:space="0" w:color="auto"/>
        <w:left w:val="none" w:sz="0" w:space="0" w:color="auto"/>
        <w:bottom w:val="none" w:sz="0" w:space="0" w:color="auto"/>
        <w:right w:val="none" w:sz="0" w:space="0" w:color="auto"/>
      </w:divBdr>
    </w:div>
    <w:div w:id="1646929996">
      <w:bodyDiv w:val="1"/>
      <w:marLeft w:val="0"/>
      <w:marRight w:val="0"/>
      <w:marTop w:val="0"/>
      <w:marBottom w:val="0"/>
      <w:divBdr>
        <w:top w:val="none" w:sz="0" w:space="0" w:color="auto"/>
        <w:left w:val="none" w:sz="0" w:space="0" w:color="auto"/>
        <w:bottom w:val="none" w:sz="0" w:space="0" w:color="auto"/>
        <w:right w:val="none" w:sz="0" w:space="0" w:color="auto"/>
      </w:divBdr>
    </w:div>
    <w:div w:id="1653362125">
      <w:bodyDiv w:val="1"/>
      <w:marLeft w:val="0"/>
      <w:marRight w:val="0"/>
      <w:marTop w:val="0"/>
      <w:marBottom w:val="0"/>
      <w:divBdr>
        <w:top w:val="none" w:sz="0" w:space="0" w:color="auto"/>
        <w:left w:val="none" w:sz="0" w:space="0" w:color="auto"/>
        <w:bottom w:val="none" w:sz="0" w:space="0" w:color="auto"/>
        <w:right w:val="none" w:sz="0" w:space="0" w:color="auto"/>
      </w:divBdr>
    </w:div>
    <w:div w:id="1653487956">
      <w:bodyDiv w:val="1"/>
      <w:marLeft w:val="0"/>
      <w:marRight w:val="0"/>
      <w:marTop w:val="0"/>
      <w:marBottom w:val="0"/>
      <w:divBdr>
        <w:top w:val="none" w:sz="0" w:space="0" w:color="auto"/>
        <w:left w:val="none" w:sz="0" w:space="0" w:color="auto"/>
        <w:bottom w:val="none" w:sz="0" w:space="0" w:color="auto"/>
        <w:right w:val="none" w:sz="0" w:space="0" w:color="auto"/>
      </w:divBdr>
    </w:div>
    <w:div w:id="1653949271">
      <w:bodyDiv w:val="1"/>
      <w:marLeft w:val="0"/>
      <w:marRight w:val="0"/>
      <w:marTop w:val="0"/>
      <w:marBottom w:val="0"/>
      <w:divBdr>
        <w:top w:val="none" w:sz="0" w:space="0" w:color="auto"/>
        <w:left w:val="none" w:sz="0" w:space="0" w:color="auto"/>
        <w:bottom w:val="none" w:sz="0" w:space="0" w:color="auto"/>
        <w:right w:val="none" w:sz="0" w:space="0" w:color="auto"/>
      </w:divBdr>
    </w:div>
    <w:div w:id="1655255583">
      <w:bodyDiv w:val="1"/>
      <w:marLeft w:val="0"/>
      <w:marRight w:val="0"/>
      <w:marTop w:val="0"/>
      <w:marBottom w:val="0"/>
      <w:divBdr>
        <w:top w:val="none" w:sz="0" w:space="0" w:color="auto"/>
        <w:left w:val="none" w:sz="0" w:space="0" w:color="auto"/>
        <w:bottom w:val="none" w:sz="0" w:space="0" w:color="auto"/>
        <w:right w:val="none" w:sz="0" w:space="0" w:color="auto"/>
      </w:divBdr>
    </w:div>
    <w:div w:id="1657416264">
      <w:bodyDiv w:val="1"/>
      <w:marLeft w:val="0"/>
      <w:marRight w:val="0"/>
      <w:marTop w:val="0"/>
      <w:marBottom w:val="0"/>
      <w:divBdr>
        <w:top w:val="none" w:sz="0" w:space="0" w:color="auto"/>
        <w:left w:val="none" w:sz="0" w:space="0" w:color="auto"/>
        <w:bottom w:val="none" w:sz="0" w:space="0" w:color="auto"/>
        <w:right w:val="none" w:sz="0" w:space="0" w:color="auto"/>
      </w:divBdr>
    </w:div>
    <w:div w:id="1660844118">
      <w:bodyDiv w:val="1"/>
      <w:marLeft w:val="0"/>
      <w:marRight w:val="0"/>
      <w:marTop w:val="0"/>
      <w:marBottom w:val="0"/>
      <w:divBdr>
        <w:top w:val="none" w:sz="0" w:space="0" w:color="auto"/>
        <w:left w:val="none" w:sz="0" w:space="0" w:color="auto"/>
        <w:bottom w:val="none" w:sz="0" w:space="0" w:color="auto"/>
        <w:right w:val="none" w:sz="0" w:space="0" w:color="auto"/>
      </w:divBdr>
    </w:div>
    <w:div w:id="1661274467">
      <w:bodyDiv w:val="1"/>
      <w:marLeft w:val="0"/>
      <w:marRight w:val="0"/>
      <w:marTop w:val="0"/>
      <w:marBottom w:val="0"/>
      <w:divBdr>
        <w:top w:val="none" w:sz="0" w:space="0" w:color="auto"/>
        <w:left w:val="none" w:sz="0" w:space="0" w:color="auto"/>
        <w:bottom w:val="none" w:sz="0" w:space="0" w:color="auto"/>
        <w:right w:val="none" w:sz="0" w:space="0" w:color="auto"/>
      </w:divBdr>
    </w:div>
    <w:div w:id="1664159261">
      <w:bodyDiv w:val="1"/>
      <w:marLeft w:val="0"/>
      <w:marRight w:val="0"/>
      <w:marTop w:val="0"/>
      <w:marBottom w:val="0"/>
      <w:divBdr>
        <w:top w:val="none" w:sz="0" w:space="0" w:color="auto"/>
        <w:left w:val="none" w:sz="0" w:space="0" w:color="auto"/>
        <w:bottom w:val="none" w:sz="0" w:space="0" w:color="auto"/>
        <w:right w:val="none" w:sz="0" w:space="0" w:color="auto"/>
      </w:divBdr>
    </w:div>
    <w:div w:id="1665350956">
      <w:bodyDiv w:val="1"/>
      <w:marLeft w:val="0"/>
      <w:marRight w:val="0"/>
      <w:marTop w:val="0"/>
      <w:marBottom w:val="0"/>
      <w:divBdr>
        <w:top w:val="none" w:sz="0" w:space="0" w:color="auto"/>
        <w:left w:val="none" w:sz="0" w:space="0" w:color="auto"/>
        <w:bottom w:val="none" w:sz="0" w:space="0" w:color="auto"/>
        <w:right w:val="none" w:sz="0" w:space="0" w:color="auto"/>
      </w:divBdr>
    </w:div>
    <w:div w:id="1666585842">
      <w:bodyDiv w:val="1"/>
      <w:marLeft w:val="0"/>
      <w:marRight w:val="0"/>
      <w:marTop w:val="0"/>
      <w:marBottom w:val="0"/>
      <w:divBdr>
        <w:top w:val="none" w:sz="0" w:space="0" w:color="auto"/>
        <w:left w:val="none" w:sz="0" w:space="0" w:color="auto"/>
        <w:bottom w:val="none" w:sz="0" w:space="0" w:color="auto"/>
        <w:right w:val="none" w:sz="0" w:space="0" w:color="auto"/>
      </w:divBdr>
    </w:div>
    <w:div w:id="1667705923">
      <w:bodyDiv w:val="1"/>
      <w:marLeft w:val="0"/>
      <w:marRight w:val="0"/>
      <w:marTop w:val="0"/>
      <w:marBottom w:val="0"/>
      <w:divBdr>
        <w:top w:val="none" w:sz="0" w:space="0" w:color="auto"/>
        <w:left w:val="none" w:sz="0" w:space="0" w:color="auto"/>
        <w:bottom w:val="none" w:sz="0" w:space="0" w:color="auto"/>
        <w:right w:val="none" w:sz="0" w:space="0" w:color="auto"/>
      </w:divBdr>
    </w:div>
    <w:div w:id="1668633498">
      <w:bodyDiv w:val="1"/>
      <w:marLeft w:val="0"/>
      <w:marRight w:val="0"/>
      <w:marTop w:val="0"/>
      <w:marBottom w:val="0"/>
      <w:divBdr>
        <w:top w:val="none" w:sz="0" w:space="0" w:color="auto"/>
        <w:left w:val="none" w:sz="0" w:space="0" w:color="auto"/>
        <w:bottom w:val="none" w:sz="0" w:space="0" w:color="auto"/>
        <w:right w:val="none" w:sz="0" w:space="0" w:color="auto"/>
      </w:divBdr>
    </w:div>
    <w:div w:id="1671829742">
      <w:bodyDiv w:val="1"/>
      <w:marLeft w:val="0"/>
      <w:marRight w:val="0"/>
      <w:marTop w:val="0"/>
      <w:marBottom w:val="0"/>
      <w:divBdr>
        <w:top w:val="none" w:sz="0" w:space="0" w:color="auto"/>
        <w:left w:val="none" w:sz="0" w:space="0" w:color="auto"/>
        <w:bottom w:val="none" w:sz="0" w:space="0" w:color="auto"/>
        <w:right w:val="none" w:sz="0" w:space="0" w:color="auto"/>
      </w:divBdr>
    </w:div>
    <w:div w:id="1679044572">
      <w:bodyDiv w:val="1"/>
      <w:marLeft w:val="0"/>
      <w:marRight w:val="0"/>
      <w:marTop w:val="0"/>
      <w:marBottom w:val="0"/>
      <w:divBdr>
        <w:top w:val="none" w:sz="0" w:space="0" w:color="auto"/>
        <w:left w:val="none" w:sz="0" w:space="0" w:color="auto"/>
        <w:bottom w:val="none" w:sz="0" w:space="0" w:color="auto"/>
        <w:right w:val="none" w:sz="0" w:space="0" w:color="auto"/>
      </w:divBdr>
    </w:div>
    <w:div w:id="1679848198">
      <w:bodyDiv w:val="1"/>
      <w:marLeft w:val="0"/>
      <w:marRight w:val="0"/>
      <w:marTop w:val="0"/>
      <w:marBottom w:val="0"/>
      <w:divBdr>
        <w:top w:val="none" w:sz="0" w:space="0" w:color="auto"/>
        <w:left w:val="none" w:sz="0" w:space="0" w:color="auto"/>
        <w:bottom w:val="none" w:sz="0" w:space="0" w:color="auto"/>
        <w:right w:val="none" w:sz="0" w:space="0" w:color="auto"/>
      </w:divBdr>
    </w:div>
    <w:div w:id="1682005843">
      <w:bodyDiv w:val="1"/>
      <w:marLeft w:val="0"/>
      <w:marRight w:val="0"/>
      <w:marTop w:val="0"/>
      <w:marBottom w:val="0"/>
      <w:divBdr>
        <w:top w:val="none" w:sz="0" w:space="0" w:color="auto"/>
        <w:left w:val="none" w:sz="0" w:space="0" w:color="auto"/>
        <w:bottom w:val="none" w:sz="0" w:space="0" w:color="auto"/>
        <w:right w:val="none" w:sz="0" w:space="0" w:color="auto"/>
      </w:divBdr>
    </w:div>
    <w:div w:id="1682078107">
      <w:bodyDiv w:val="1"/>
      <w:marLeft w:val="0"/>
      <w:marRight w:val="0"/>
      <w:marTop w:val="0"/>
      <w:marBottom w:val="0"/>
      <w:divBdr>
        <w:top w:val="none" w:sz="0" w:space="0" w:color="auto"/>
        <w:left w:val="none" w:sz="0" w:space="0" w:color="auto"/>
        <w:bottom w:val="none" w:sz="0" w:space="0" w:color="auto"/>
        <w:right w:val="none" w:sz="0" w:space="0" w:color="auto"/>
      </w:divBdr>
    </w:div>
    <w:div w:id="1682968992">
      <w:bodyDiv w:val="1"/>
      <w:marLeft w:val="0"/>
      <w:marRight w:val="0"/>
      <w:marTop w:val="0"/>
      <w:marBottom w:val="0"/>
      <w:divBdr>
        <w:top w:val="none" w:sz="0" w:space="0" w:color="auto"/>
        <w:left w:val="none" w:sz="0" w:space="0" w:color="auto"/>
        <w:bottom w:val="none" w:sz="0" w:space="0" w:color="auto"/>
        <w:right w:val="none" w:sz="0" w:space="0" w:color="auto"/>
      </w:divBdr>
    </w:div>
    <w:div w:id="1685664423">
      <w:bodyDiv w:val="1"/>
      <w:marLeft w:val="0"/>
      <w:marRight w:val="0"/>
      <w:marTop w:val="0"/>
      <w:marBottom w:val="0"/>
      <w:divBdr>
        <w:top w:val="none" w:sz="0" w:space="0" w:color="auto"/>
        <w:left w:val="none" w:sz="0" w:space="0" w:color="auto"/>
        <w:bottom w:val="none" w:sz="0" w:space="0" w:color="auto"/>
        <w:right w:val="none" w:sz="0" w:space="0" w:color="auto"/>
      </w:divBdr>
    </w:div>
    <w:div w:id="1687557685">
      <w:bodyDiv w:val="1"/>
      <w:marLeft w:val="0"/>
      <w:marRight w:val="0"/>
      <w:marTop w:val="0"/>
      <w:marBottom w:val="0"/>
      <w:divBdr>
        <w:top w:val="none" w:sz="0" w:space="0" w:color="auto"/>
        <w:left w:val="none" w:sz="0" w:space="0" w:color="auto"/>
        <w:bottom w:val="none" w:sz="0" w:space="0" w:color="auto"/>
        <w:right w:val="none" w:sz="0" w:space="0" w:color="auto"/>
      </w:divBdr>
    </w:div>
    <w:div w:id="1687949398">
      <w:bodyDiv w:val="1"/>
      <w:marLeft w:val="0"/>
      <w:marRight w:val="0"/>
      <w:marTop w:val="0"/>
      <w:marBottom w:val="0"/>
      <w:divBdr>
        <w:top w:val="none" w:sz="0" w:space="0" w:color="auto"/>
        <w:left w:val="none" w:sz="0" w:space="0" w:color="auto"/>
        <w:bottom w:val="none" w:sz="0" w:space="0" w:color="auto"/>
        <w:right w:val="none" w:sz="0" w:space="0" w:color="auto"/>
      </w:divBdr>
    </w:div>
    <w:div w:id="1688872269">
      <w:bodyDiv w:val="1"/>
      <w:marLeft w:val="0"/>
      <w:marRight w:val="0"/>
      <w:marTop w:val="0"/>
      <w:marBottom w:val="0"/>
      <w:divBdr>
        <w:top w:val="none" w:sz="0" w:space="0" w:color="auto"/>
        <w:left w:val="none" w:sz="0" w:space="0" w:color="auto"/>
        <w:bottom w:val="none" w:sz="0" w:space="0" w:color="auto"/>
        <w:right w:val="none" w:sz="0" w:space="0" w:color="auto"/>
      </w:divBdr>
    </w:div>
    <w:div w:id="1691444145">
      <w:bodyDiv w:val="1"/>
      <w:marLeft w:val="0"/>
      <w:marRight w:val="0"/>
      <w:marTop w:val="0"/>
      <w:marBottom w:val="0"/>
      <w:divBdr>
        <w:top w:val="none" w:sz="0" w:space="0" w:color="auto"/>
        <w:left w:val="none" w:sz="0" w:space="0" w:color="auto"/>
        <w:bottom w:val="none" w:sz="0" w:space="0" w:color="auto"/>
        <w:right w:val="none" w:sz="0" w:space="0" w:color="auto"/>
      </w:divBdr>
    </w:div>
    <w:div w:id="1692221449">
      <w:bodyDiv w:val="1"/>
      <w:marLeft w:val="0"/>
      <w:marRight w:val="0"/>
      <w:marTop w:val="0"/>
      <w:marBottom w:val="0"/>
      <w:divBdr>
        <w:top w:val="none" w:sz="0" w:space="0" w:color="auto"/>
        <w:left w:val="none" w:sz="0" w:space="0" w:color="auto"/>
        <w:bottom w:val="none" w:sz="0" w:space="0" w:color="auto"/>
        <w:right w:val="none" w:sz="0" w:space="0" w:color="auto"/>
      </w:divBdr>
    </w:div>
    <w:div w:id="1692337759">
      <w:bodyDiv w:val="1"/>
      <w:marLeft w:val="0"/>
      <w:marRight w:val="0"/>
      <w:marTop w:val="0"/>
      <w:marBottom w:val="0"/>
      <w:divBdr>
        <w:top w:val="none" w:sz="0" w:space="0" w:color="auto"/>
        <w:left w:val="none" w:sz="0" w:space="0" w:color="auto"/>
        <w:bottom w:val="none" w:sz="0" w:space="0" w:color="auto"/>
        <w:right w:val="none" w:sz="0" w:space="0" w:color="auto"/>
      </w:divBdr>
    </w:div>
    <w:div w:id="1705251429">
      <w:bodyDiv w:val="1"/>
      <w:marLeft w:val="0"/>
      <w:marRight w:val="0"/>
      <w:marTop w:val="0"/>
      <w:marBottom w:val="0"/>
      <w:divBdr>
        <w:top w:val="none" w:sz="0" w:space="0" w:color="auto"/>
        <w:left w:val="none" w:sz="0" w:space="0" w:color="auto"/>
        <w:bottom w:val="none" w:sz="0" w:space="0" w:color="auto"/>
        <w:right w:val="none" w:sz="0" w:space="0" w:color="auto"/>
      </w:divBdr>
    </w:div>
    <w:div w:id="1710177819">
      <w:bodyDiv w:val="1"/>
      <w:marLeft w:val="0"/>
      <w:marRight w:val="0"/>
      <w:marTop w:val="0"/>
      <w:marBottom w:val="0"/>
      <w:divBdr>
        <w:top w:val="none" w:sz="0" w:space="0" w:color="auto"/>
        <w:left w:val="none" w:sz="0" w:space="0" w:color="auto"/>
        <w:bottom w:val="none" w:sz="0" w:space="0" w:color="auto"/>
        <w:right w:val="none" w:sz="0" w:space="0" w:color="auto"/>
      </w:divBdr>
    </w:div>
    <w:div w:id="1711685736">
      <w:bodyDiv w:val="1"/>
      <w:marLeft w:val="0"/>
      <w:marRight w:val="0"/>
      <w:marTop w:val="0"/>
      <w:marBottom w:val="0"/>
      <w:divBdr>
        <w:top w:val="none" w:sz="0" w:space="0" w:color="auto"/>
        <w:left w:val="none" w:sz="0" w:space="0" w:color="auto"/>
        <w:bottom w:val="none" w:sz="0" w:space="0" w:color="auto"/>
        <w:right w:val="none" w:sz="0" w:space="0" w:color="auto"/>
      </w:divBdr>
    </w:div>
    <w:div w:id="1715615898">
      <w:bodyDiv w:val="1"/>
      <w:marLeft w:val="0"/>
      <w:marRight w:val="0"/>
      <w:marTop w:val="0"/>
      <w:marBottom w:val="0"/>
      <w:divBdr>
        <w:top w:val="none" w:sz="0" w:space="0" w:color="auto"/>
        <w:left w:val="none" w:sz="0" w:space="0" w:color="auto"/>
        <w:bottom w:val="none" w:sz="0" w:space="0" w:color="auto"/>
        <w:right w:val="none" w:sz="0" w:space="0" w:color="auto"/>
      </w:divBdr>
    </w:div>
    <w:div w:id="1717966658">
      <w:bodyDiv w:val="1"/>
      <w:marLeft w:val="0"/>
      <w:marRight w:val="0"/>
      <w:marTop w:val="0"/>
      <w:marBottom w:val="0"/>
      <w:divBdr>
        <w:top w:val="none" w:sz="0" w:space="0" w:color="auto"/>
        <w:left w:val="none" w:sz="0" w:space="0" w:color="auto"/>
        <w:bottom w:val="none" w:sz="0" w:space="0" w:color="auto"/>
        <w:right w:val="none" w:sz="0" w:space="0" w:color="auto"/>
      </w:divBdr>
    </w:div>
    <w:div w:id="1720780492">
      <w:bodyDiv w:val="1"/>
      <w:marLeft w:val="0"/>
      <w:marRight w:val="0"/>
      <w:marTop w:val="0"/>
      <w:marBottom w:val="0"/>
      <w:divBdr>
        <w:top w:val="none" w:sz="0" w:space="0" w:color="auto"/>
        <w:left w:val="none" w:sz="0" w:space="0" w:color="auto"/>
        <w:bottom w:val="none" w:sz="0" w:space="0" w:color="auto"/>
        <w:right w:val="none" w:sz="0" w:space="0" w:color="auto"/>
      </w:divBdr>
    </w:div>
    <w:div w:id="1722828965">
      <w:bodyDiv w:val="1"/>
      <w:marLeft w:val="0"/>
      <w:marRight w:val="0"/>
      <w:marTop w:val="0"/>
      <w:marBottom w:val="0"/>
      <w:divBdr>
        <w:top w:val="none" w:sz="0" w:space="0" w:color="auto"/>
        <w:left w:val="none" w:sz="0" w:space="0" w:color="auto"/>
        <w:bottom w:val="none" w:sz="0" w:space="0" w:color="auto"/>
        <w:right w:val="none" w:sz="0" w:space="0" w:color="auto"/>
      </w:divBdr>
    </w:div>
    <w:div w:id="1724331183">
      <w:bodyDiv w:val="1"/>
      <w:marLeft w:val="0"/>
      <w:marRight w:val="0"/>
      <w:marTop w:val="0"/>
      <w:marBottom w:val="0"/>
      <w:divBdr>
        <w:top w:val="none" w:sz="0" w:space="0" w:color="auto"/>
        <w:left w:val="none" w:sz="0" w:space="0" w:color="auto"/>
        <w:bottom w:val="none" w:sz="0" w:space="0" w:color="auto"/>
        <w:right w:val="none" w:sz="0" w:space="0" w:color="auto"/>
      </w:divBdr>
    </w:div>
    <w:div w:id="1728531814">
      <w:bodyDiv w:val="1"/>
      <w:marLeft w:val="0"/>
      <w:marRight w:val="0"/>
      <w:marTop w:val="0"/>
      <w:marBottom w:val="0"/>
      <w:divBdr>
        <w:top w:val="none" w:sz="0" w:space="0" w:color="auto"/>
        <w:left w:val="none" w:sz="0" w:space="0" w:color="auto"/>
        <w:bottom w:val="none" w:sz="0" w:space="0" w:color="auto"/>
        <w:right w:val="none" w:sz="0" w:space="0" w:color="auto"/>
      </w:divBdr>
    </w:div>
    <w:div w:id="1728532411">
      <w:bodyDiv w:val="1"/>
      <w:marLeft w:val="0"/>
      <w:marRight w:val="0"/>
      <w:marTop w:val="0"/>
      <w:marBottom w:val="0"/>
      <w:divBdr>
        <w:top w:val="none" w:sz="0" w:space="0" w:color="auto"/>
        <w:left w:val="none" w:sz="0" w:space="0" w:color="auto"/>
        <w:bottom w:val="none" w:sz="0" w:space="0" w:color="auto"/>
        <w:right w:val="none" w:sz="0" w:space="0" w:color="auto"/>
      </w:divBdr>
    </w:div>
    <w:div w:id="1739473861">
      <w:bodyDiv w:val="1"/>
      <w:marLeft w:val="0"/>
      <w:marRight w:val="0"/>
      <w:marTop w:val="0"/>
      <w:marBottom w:val="0"/>
      <w:divBdr>
        <w:top w:val="none" w:sz="0" w:space="0" w:color="auto"/>
        <w:left w:val="none" w:sz="0" w:space="0" w:color="auto"/>
        <w:bottom w:val="none" w:sz="0" w:space="0" w:color="auto"/>
        <w:right w:val="none" w:sz="0" w:space="0" w:color="auto"/>
      </w:divBdr>
    </w:div>
    <w:div w:id="1740320206">
      <w:bodyDiv w:val="1"/>
      <w:marLeft w:val="0"/>
      <w:marRight w:val="0"/>
      <w:marTop w:val="0"/>
      <w:marBottom w:val="0"/>
      <w:divBdr>
        <w:top w:val="none" w:sz="0" w:space="0" w:color="auto"/>
        <w:left w:val="none" w:sz="0" w:space="0" w:color="auto"/>
        <w:bottom w:val="none" w:sz="0" w:space="0" w:color="auto"/>
        <w:right w:val="none" w:sz="0" w:space="0" w:color="auto"/>
      </w:divBdr>
    </w:div>
    <w:div w:id="1740593333">
      <w:bodyDiv w:val="1"/>
      <w:marLeft w:val="0"/>
      <w:marRight w:val="0"/>
      <w:marTop w:val="0"/>
      <w:marBottom w:val="0"/>
      <w:divBdr>
        <w:top w:val="none" w:sz="0" w:space="0" w:color="auto"/>
        <w:left w:val="none" w:sz="0" w:space="0" w:color="auto"/>
        <w:bottom w:val="none" w:sz="0" w:space="0" w:color="auto"/>
        <w:right w:val="none" w:sz="0" w:space="0" w:color="auto"/>
      </w:divBdr>
    </w:div>
    <w:div w:id="1741782566">
      <w:bodyDiv w:val="1"/>
      <w:marLeft w:val="0"/>
      <w:marRight w:val="0"/>
      <w:marTop w:val="0"/>
      <w:marBottom w:val="0"/>
      <w:divBdr>
        <w:top w:val="none" w:sz="0" w:space="0" w:color="auto"/>
        <w:left w:val="none" w:sz="0" w:space="0" w:color="auto"/>
        <w:bottom w:val="none" w:sz="0" w:space="0" w:color="auto"/>
        <w:right w:val="none" w:sz="0" w:space="0" w:color="auto"/>
      </w:divBdr>
    </w:div>
    <w:div w:id="1753120478">
      <w:bodyDiv w:val="1"/>
      <w:marLeft w:val="0"/>
      <w:marRight w:val="0"/>
      <w:marTop w:val="0"/>
      <w:marBottom w:val="0"/>
      <w:divBdr>
        <w:top w:val="none" w:sz="0" w:space="0" w:color="auto"/>
        <w:left w:val="none" w:sz="0" w:space="0" w:color="auto"/>
        <w:bottom w:val="none" w:sz="0" w:space="0" w:color="auto"/>
        <w:right w:val="none" w:sz="0" w:space="0" w:color="auto"/>
      </w:divBdr>
    </w:div>
    <w:div w:id="1754163783">
      <w:bodyDiv w:val="1"/>
      <w:marLeft w:val="0"/>
      <w:marRight w:val="0"/>
      <w:marTop w:val="0"/>
      <w:marBottom w:val="0"/>
      <w:divBdr>
        <w:top w:val="none" w:sz="0" w:space="0" w:color="auto"/>
        <w:left w:val="none" w:sz="0" w:space="0" w:color="auto"/>
        <w:bottom w:val="none" w:sz="0" w:space="0" w:color="auto"/>
        <w:right w:val="none" w:sz="0" w:space="0" w:color="auto"/>
      </w:divBdr>
    </w:div>
    <w:div w:id="1761173476">
      <w:bodyDiv w:val="1"/>
      <w:marLeft w:val="0"/>
      <w:marRight w:val="0"/>
      <w:marTop w:val="0"/>
      <w:marBottom w:val="0"/>
      <w:divBdr>
        <w:top w:val="none" w:sz="0" w:space="0" w:color="auto"/>
        <w:left w:val="none" w:sz="0" w:space="0" w:color="auto"/>
        <w:bottom w:val="none" w:sz="0" w:space="0" w:color="auto"/>
        <w:right w:val="none" w:sz="0" w:space="0" w:color="auto"/>
      </w:divBdr>
    </w:div>
    <w:div w:id="1761677322">
      <w:bodyDiv w:val="1"/>
      <w:marLeft w:val="0"/>
      <w:marRight w:val="0"/>
      <w:marTop w:val="0"/>
      <w:marBottom w:val="0"/>
      <w:divBdr>
        <w:top w:val="none" w:sz="0" w:space="0" w:color="auto"/>
        <w:left w:val="none" w:sz="0" w:space="0" w:color="auto"/>
        <w:bottom w:val="none" w:sz="0" w:space="0" w:color="auto"/>
        <w:right w:val="none" w:sz="0" w:space="0" w:color="auto"/>
      </w:divBdr>
    </w:div>
    <w:div w:id="1764497836">
      <w:bodyDiv w:val="1"/>
      <w:marLeft w:val="0"/>
      <w:marRight w:val="0"/>
      <w:marTop w:val="0"/>
      <w:marBottom w:val="0"/>
      <w:divBdr>
        <w:top w:val="none" w:sz="0" w:space="0" w:color="auto"/>
        <w:left w:val="none" w:sz="0" w:space="0" w:color="auto"/>
        <w:bottom w:val="none" w:sz="0" w:space="0" w:color="auto"/>
        <w:right w:val="none" w:sz="0" w:space="0" w:color="auto"/>
      </w:divBdr>
    </w:div>
    <w:div w:id="1764915024">
      <w:bodyDiv w:val="1"/>
      <w:marLeft w:val="0"/>
      <w:marRight w:val="0"/>
      <w:marTop w:val="0"/>
      <w:marBottom w:val="0"/>
      <w:divBdr>
        <w:top w:val="none" w:sz="0" w:space="0" w:color="auto"/>
        <w:left w:val="none" w:sz="0" w:space="0" w:color="auto"/>
        <w:bottom w:val="none" w:sz="0" w:space="0" w:color="auto"/>
        <w:right w:val="none" w:sz="0" w:space="0" w:color="auto"/>
      </w:divBdr>
    </w:div>
    <w:div w:id="1765303388">
      <w:bodyDiv w:val="1"/>
      <w:marLeft w:val="0"/>
      <w:marRight w:val="0"/>
      <w:marTop w:val="0"/>
      <w:marBottom w:val="0"/>
      <w:divBdr>
        <w:top w:val="none" w:sz="0" w:space="0" w:color="auto"/>
        <w:left w:val="none" w:sz="0" w:space="0" w:color="auto"/>
        <w:bottom w:val="none" w:sz="0" w:space="0" w:color="auto"/>
        <w:right w:val="none" w:sz="0" w:space="0" w:color="auto"/>
      </w:divBdr>
    </w:div>
    <w:div w:id="1766226835">
      <w:bodyDiv w:val="1"/>
      <w:marLeft w:val="0"/>
      <w:marRight w:val="0"/>
      <w:marTop w:val="0"/>
      <w:marBottom w:val="0"/>
      <w:divBdr>
        <w:top w:val="none" w:sz="0" w:space="0" w:color="auto"/>
        <w:left w:val="none" w:sz="0" w:space="0" w:color="auto"/>
        <w:bottom w:val="none" w:sz="0" w:space="0" w:color="auto"/>
        <w:right w:val="none" w:sz="0" w:space="0" w:color="auto"/>
      </w:divBdr>
    </w:div>
    <w:div w:id="1767654490">
      <w:bodyDiv w:val="1"/>
      <w:marLeft w:val="0"/>
      <w:marRight w:val="0"/>
      <w:marTop w:val="0"/>
      <w:marBottom w:val="0"/>
      <w:divBdr>
        <w:top w:val="none" w:sz="0" w:space="0" w:color="auto"/>
        <w:left w:val="none" w:sz="0" w:space="0" w:color="auto"/>
        <w:bottom w:val="none" w:sz="0" w:space="0" w:color="auto"/>
        <w:right w:val="none" w:sz="0" w:space="0" w:color="auto"/>
      </w:divBdr>
    </w:div>
    <w:div w:id="1767843585">
      <w:bodyDiv w:val="1"/>
      <w:marLeft w:val="0"/>
      <w:marRight w:val="0"/>
      <w:marTop w:val="0"/>
      <w:marBottom w:val="0"/>
      <w:divBdr>
        <w:top w:val="none" w:sz="0" w:space="0" w:color="auto"/>
        <w:left w:val="none" w:sz="0" w:space="0" w:color="auto"/>
        <w:bottom w:val="none" w:sz="0" w:space="0" w:color="auto"/>
        <w:right w:val="none" w:sz="0" w:space="0" w:color="auto"/>
      </w:divBdr>
    </w:div>
    <w:div w:id="1769538927">
      <w:bodyDiv w:val="1"/>
      <w:marLeft w:val="0"/>
      <w:marRight w:val="0"/>
      <w:marTop w:val="0"/>
      <w:marBottom w:val="0"/>
      <w:divBdr>
        <w:top w:val="none" w:sz="0" w:space="0" w:color="auto"/>
        <w:left w:val="none" w:sz="0" w:space="0" w:color="auto"/>
        <w:bottom w:val="none" w:sz="0" w:space="0" w:color="auto"/>
        <w:right w:val="none" w:sz="0" w:space="0" w:color="auto"/>
      </w:divBdr>
    </w:div>
    <w:div w:id="1769960058">
      <w:bodyDiv w:val="1"/>
      <w:marLeft w:val="0"/>
      <w:marRight w:val="0"/>
      <w:marTop w:val="0"/>
      <w:marBottom w:val="0"/>
      <w:divBdr>
        <w:top w:val="none" w:sz="0" w:space="0" w:color="auto"/>
        <w:left w:val="none" w:sz="0" w:space="0" w:color="auto"/>
        <w:bottom w:val="none" w:sz="0" w:space="0" w:color="auto"/>
        <w:right w:val="none" w:sz="0" w:space="0" w:color="auto"/>
      </w:divBdr>
    </w:div>
    <w:div w:id="1770083319">
      <w:bodyDiv w:val="1"/>
      <w:marLeft w:val="0"/>
      <w:marRight w:val="0"/>
      <w:marTop w:val="0"/>
      <w:marBottom w:val="0"/>
      <w:divBdr>
        <w:top w:val="none" w:sz="0" w:space="0" w:color="auto"/>
        <w:left w:val="none" w:sz="0" w:space="0" w:color="auto"/>
        <w:bottom w:val="none" w:sz="0" w:space="0" w:color="auto"/>
        <w:right w:val="none" w:sz="0" w:space="0" w:color="auto"/>
      </w:divBdr>
    </w:div>
    <w:div w:id="1771849211">
      <w:bodyDiv w:val="1"/>
      <w:marLeft w:val="0"/>
      <w:marRight w:val="0"/>
      <w:marTop w:val="0"/>
      <w:marBottom w:val="0"/>
      <w:divBdr>
        <w:top w:val="none" w:sz="0" w:space="0" w:color="auto"/>
        <w:left w:val="none" w:sz="0" w:space="0" w:color="auto"/>
        <w:bottom w:val="none" w:sz="0" w:space="0" w:color="auto"/>
        <w:right w:val="none" w:sz="0" w:space="0" w:color="auto"/>
      </w:divBdr>
    </w:div>
    <w:div w:id="1776368908">
      <w:bodyDiv w:val="1"/>
      <w:marLeft w:val="0"/>
      <w:marRight w:val="0"/>
      <w:marTop w:val="0"/>
      <w:marBottom w:val="0"/>
      <w:divBdr>
        <w:top w:val="none" w:sz="0" w:space="0" w:color="auto"/>
        <w:left w:val="none" w:sz="0" w:space="0" w:color="auto"/>
        <w:bottom w:val="none" w:sz="0" w:space="0" w:color="auto"/>
        <w:right w:val="none" w:sz="0" w:space="0" w:color="auto"/>
      </w:divBdr>
    </w:div>
    <w:div w:id="1776632663">
      <w:bodyDiv w:val="1"/>
      <w:marLeft w:val="0"/>
      <w:marRight w:val="0"/>
      <w:marTop w:val="0"/>
      <w:marBottom w:val="0"/>
      <w:divBdr>
        <w:top w:val="none" w:sz="0" w:space="0" w:color="auto"/>
        <w:left w:val="none" w:sz="0" w:space="0" w:color="auto"/>
        <w:bottom w:val="none" w:sz="0" w:space="0" w:color="auto"/>
        <w:right w:val="none" w:sz="0" w:space="0" w:color="auto"/>
      </w:divBdr>
    </w:div>
    <w:div w:id="1781142375">
      <w:bodyDiv w:val="1"/>
      <w:marLeft w:val="0"/>
      <w:marRight w:val="0"/>
      <w:marTop w:val="0"/>
      <w:marBottom w:val="0"/>
      <w:divBdr>
        <w:top w:val="none" w:sz="0" w:space="0" w:color="auto"/>
        <w:left w:val="none" w:sz="0" w:space="0" w:color="auto"/>
        <w:bottom w:val="none" w:sz="0" w:space="0" w:color="auto"/>
        <w:right w:val="none" w:sz="0" w:space="0" w:color="auto"/>
      </w:divBdr>
    </w:div>
    <w:div w:id="1781679989">
      <w:bodyDiv w:val="1"/>
      <w:marLeft w:val="0"/>
      <w:marRight w:val="0"/>
      <w:marTop w:val="0"/>
      <w:marBottom w:val="0"/>
      <w:divBdr>
        <w:top w:val="none" w:sz="0" w:space="0" w:color="auto"/>
        <w:left w:val="none" w:sz="0" w:space="0" w:color="auto"/>
        <w:bottom w:val="none" w:sz="0" w:space="0" w:color="auto"/>
        <w:right w:val="none" w:sz="0" w:space="0" w:color="auto"/>
      </w:divBdr>
    </w:div>
    <w:div w:id="1797523099">
      <w:bodyDiv w:val="1"/>
      <w:marLeft w:val="0"/>
      <w:marRight w:val="0"/>
      <w:marTop w:val="0"/>
      <w:marBottom w:val="0"/>
      <w:divBdr>
        <w:top w:val="none" w:sz="0" w:space="0" w:color="auto"/>
        <w:left w:val="none" w:sz="0" w:space="0" w:color="auto"/>
        <w:bottom w:val="none" w:sz="0" w:space="0" w:color="auto"/>
        <w:right w:val="none" w:sz="0" w:space="0" w:color="auto"/>
      </w:divBdr>
    </w:div>
    <w:div w:id="1800567718">
      <w:bodyDiv w:val="1"/>
      <w:marLeft w:val="0"/>
      <w:marRight w:val="0"/>
      <w:marTop w:val="0"/>
      <w:marBottom w:val="0"/>
      <w:divBdr>
        <w:top w:val="none" w:sz="0" w:space="0" w:color="auto"/>
        <w:left w:val="none" w:sz="0" w:space="0" w:color="auto"/>
        <w:bottom w:val="none" w:sz="0" w:space="0" w:color="auto"/>
        <w:right w:val="none" w:sz="0" w:space="0" w:color="auto"/>
      </w:divBdr>
    </w:div>
    <w:div w:id="1804497069">
      <w:bodyDiv w:val="1"/>
      <w:marLeft w:val="0"/>
      <w:marRight w:val="0"/>
      <w:marTop w:val="0"/>
      <w:marBottom w:val="0"/>
      <w:divBdr>
        <w:top w:val="none" w:sz="0" w:space="0" w:color="auto"/>
        <w:left w:val="none" w:sz="0" w:space="0" w:color="auto"/>
        <w:bottom w:val="none" w:sz="0" w:space="0" w:color="auto"/>
        <w:right w:val="none" w:sz="0" w:space="0" w:color="auto"/>
      </w:divBdr>
    </w:div>
    <w:div w:id="1806771318">
      <w:bodyDiv w:val="1"/>
      <w:marLeft w:val="0"/>
      <w:marRight w:val="0"/>
      <w:marTop w:val="0"/>
      <w:marBottom w:val="0"/>
      <w:divBdr>
        <w:top w:val="none" w:sz="0" w:space="0" w:color="auto"/>
        <w:left w:val="none" w:sz="0" w:space="0" w:color="auto"/>
        <w:bottom w:val="none" w:sz="0" w:space="0" w:color="auto"/>
        <w:right w:val="none" w:sz="0" w:space="0" w:color="auto"/>
      </w:divBdr>
    </w:div>
    <w:div w:id="1807353474">
      <w:bodyDiv w:val="1"/>
      <w:marLeft w:val="0"/>
      <w:marRight w:val="0"/>
      <w:marTop w:val="0"/>
      <w:marBottom w:val="0"/>
      <w:divBdr>
        <w:top w:val="none" w:sz="0" w:space="0" w:color="auto"/>
        <w:left w:val="none" w:sz="0" w:space="0" w:color="auto"/>
        <w:bottom w:val="none" w:sz="0" w:space="0" w:color="auto"/>
        <w:right w:val="none" w:sz="0" w:space="0" w:color="auto"/>
      </w:divBdr>
    </w:div>
    <w:div w:id="1807510666">
      <w:bodyDiv w:val="1"/>
      <w:marLeft w:val="0"/>
      <w:marRight w:val="0"/>
      <w:marTop w:val="0"/>
      <w:marBottom w:val="0"/>
      <w:divBdr>
        <w:top w:val="none" w:sz="0" w:space="0" w:color="auto"/>
        <w:left w:val="none" w:sz="0" w:space="0" w:color="auto"/>
        <w:bottom w:val="none" w:sz="0" w:space="0" w:color="auto"/>
        <w:right w:val="none" w:sz="0" w:space="0" w:color="auto"/>
      </w:divBdr>
    </w:div>
    <w:div w:id="1809276477">
      <w:bodyDiv w:val="1"/>
      <w:marLeft w:val="0"/>
      <w:marRight w:val="0"/>
      <w:marTop w:val="0"/>
      <w:marBottom w:val="0"/>
      <w:divBdr>
        <w:top w:val="none" w:sz="0" w:space="0" w:color="auto"/>
        <w:left w:val="none" w:sz="0" w:space="0" w:color="auto"/>
        <w:bottom w:val="none" w:sz="0" w:space="0" w:color="auto"/>
        <w:right w:val="none" w:sz="0" w:space="0" w:color="auto"/>
      </w:divBdr>
    </w:div>
    <w:div w:id="1809975877">
      <w:bodyDiv w:val="1"/>
      <w:marLeft w:val="0"/>
      <w:marRight w:val="0"/>
      <w:marTop w:val="0"/>
      <w:marBottom w:val="0"/>
      <w:divBdr>
        <w:top w:val="none" w:sz="0" w:space="0" w:color="auto"/>
        <w:left w:val="none" w:sz="0" w:space="0" w:color="auto"/>
        <w:bottom w:val="none" w:sz="0" w:space="0" w:color="auto"/>
        <w:right w:val="none" w:sz="0" w:space="0" w:color="auto"/>
      </w:divBdr>
    </w:div>
    <w:div w:id="1816409993">
      <w:bodyDiv w:val="1"/>
      <w:marLeft w:val="0"/>
      <w:marRight w:val="0"/>
      <w:marTop w:val="0"/>
      <w:marBottom w:val="0"/>
      <w:divBdr>
        <w:top w:val="none" w:sz="0" w:space="0" w:color="auto"/>
        <w:left w:val="none" w:sz="0" w:space="0" w:color="auto"/>
        <w:bottom w:val="none" w:sz="0" w:space="0" w:color="auto"/>
        <w:right w:val="none" w:sz="0" w:space="0" w:color="auto"/>
      </w:divBdr>
    </w:div>
    <w:div w:id="1817065650">
      <w:bodyDiv w:val="1"/>
      <w:marLeft w:val="0"/>
      <w:marRight w:val="0"/>
      <w:marTop w:val="0"/>
      <w:marBottom w:val="0"/>
      <w:divBdr>
        <w:top w:val="none" w:sz="0" w:space="0" w:color="auto"/>
        <w:left w:val="none" w:sz="0" w:space="0" w:color="auto"/>
        <w:bottom w:val="none" w:sz="0" w:space="0" w:color="auto"/>
        <w:right w:val="none" w:sz="0" w:space="0" w:color="auto"/>
      </w:divBdr>
    </w:div>
    <w:div w:id="1818498290">
      <w:bodyDiv w:val="1"/>
      <w:marLeft w:val="0"/>
      <w:marRight w:val="0"/>
      <w:marTop w:val="0"/>
      <w:marBottom w:val="0"/>
      <w:divBdr>
        <w:top w:val="none" w:sz="0" w:space="0" w:color="auto"/>
        <w:left w:val="none" w:sz="0" w:space="0" w:color="auto"/>
        <w:bottom w:val="none" w:sz="0" w:space="0" w:color="auto"/>
        <w:right w:val="none" w:sz="0" w:space="0" w:color="auto"/>
      </w:divBdr>
    </w:div>
    <w:div w:id="1819569015">
      <w:bodyDiv w:val="1"/>
      <w:marLeft w:val="0"/>
      <w:marRight w:val="0"/>
      <w:marTop w:val="0"/>
      <w:marBottom w:val="0"/>
      <w:divBdr>
        <w:top w:val="none" w:sz="0" w:space="0" w:color="auto"/>
        <w:left w:val="none" w:sz="0" w:space="0" w:color="auto"/>
        <w:bottom w:val="none" w:sz="0" w:space="0" w:color="auto"/>
        <w:right w:val="none" w:sz="0" w:space="0" w:color="auto"/>
      </w:divBdr>
    </w:div>
    <w:div w:id="1822769236">
      <w:bodyDiv w:val="1"/>
      <w:marLeft w:val="0"/>
      <w:marRight w:val="0"/>
      <w:marTop w:val="0"/>
      <w:marBottom w:val="0"/>
      <w:divBdr>
        <w:top w:val="none" w:sz="0" w:space="0" w:color="auto"/>
        <w:left w:val="none" w:sz="0" w:space="0" w:color="auto"/>
        <w:bottom w:val="none" w:sz="0" w:space="0" w:color="auto"/>
        <w:right w:val="none" w:sz="0" w:space="0" w:color="auto"/>
      </w:divBdr>
    </w:div>
    <w:div w:id="1825047228">
      <w:bodyDiv w:val="1"/>
      <w:marLeft w:val="0"/>
      <w:marRight w:val="0"/>
      <w:marTop w:val="0"/>
      <w:marBottom w:val="0"/>
      <w:divBdr>
        <w:top w:val="none" w:sz="0" w:space="0" w:color="auto"/>
        <w:left w:val="none" w:sz="0" w:space="0" w:color="auto"/>
        <w:bottom w:val="none" w:sz="0" w:space="0" w:color="auto"/>
        <w:right w:val="none" w:sz="0" w:space="0" w:color="auto"/>
      </w:divBdr>
    </w:div>
    <w:div w:id="1832526795">
      <w:bodyDiv w:val="1"/>
      <w:marLeft w:val="0"/>
      <w:marRight w:val="0"/>
      <w:marTop w:val="0"/>
      <w:marBottom w:val="0"/>
      <w:divBdr>
        <w:top w:val="none" w:sz="0" w:space="0" w:color="auto"/>
        <w:left w:val="none" w:sz="0" w:space="0" w:color="auto"/>
        <w:bottom w:val="none" w:sz="0" w:space="0" w:color="auto"/>
        <w:right w:val="none" w:sz="0" w:space="0" w:color="auto"/>
      </w:divBdr>
    </w:div>
    <w:div w:id="1834251346">
      <w:bodyDiv w:val="1"/>
      <w:marLeft w:val="0"/>
      <w:marRight w:val="0"/>
      <w:marTop w:val="0"/>
      <w:marBottom w:val="0"/>
      <w:divBdr>
        <w:top w:val="none" w:sz="0" w:space="0" w:color="auto"/>
        <w:left w:val="none" w:sz="0" w:space="0" w:color="auto"/>
        <w:bottom w:val="none" w:sz="0" w:space="0" w:color="auto"/>
        <w:right w:val="none" w:sz="0" w:space="0" w:color="auto"/>
      </w:divBdr>
    </w:div>
    <w:div w:id="1835146730">
      <w:bodyDiv w:val="1"/>
      <w:marLeft w:val="0"/>
      <w:marRight w:val="0"/>
      <w:marTop w:val="0"/>
      <w:marBottom w:val="0"/>
      <w:divBdr>
        <w:top w:val="none" w:sz="0" w:space="0" w:color="auto"/>
        <w:left w:val="none" w:sz="0" w:space="0" w:color="auto"/>
        <w:bottom w:val="none" w:sz="0" w:space="0" w:color="auto"/>
        <w:right w:val="none" w:sz="0" w:space="0" w:color="auto"/>
      </w:divBdr>
    </w:div>
    <w:div w:id="1835220291">
      <w:bodyDiv w:val="1"/>
      <w:marLeft w:val="0"/>
      <w:marRight w:val="0"/>
      <w:marTop w:val="0"/>
      <w:marBottom w:val="0"/>
      <w:divBdr>
        <w:top w:val="none" w:sz="0" w:space="0" w:color="auto"/>
        <w:left w:val="none" w:sz="0" w:space="0" w:color="auto"/>
        <w:bottom w:val="none" w:sz="0" w:space="0" w:color="auto"/>
        <w:right w:val="none" w:sz="0" w:space="0" w:color="auto"/>
      </w:divBdr>
    </w:div>
    <w:div w:id="1838111067">
      <w:bodyDiv w:val="1"/>
      <w:marLeft w:val="0"/>
      <w:marRight w:val="0"/>
      <w:marTop w:val="0"/>
      <w:marBottom w:val="0"/>
      <w:divBdr>
        <w:top w:val="none" w:sz="0" w:space="0" w:color="auto"/>
        <w:left w:val="none" w:sz="0" w:space="0" w:color="auto"/>
        <w:bottom w:val="none" w:sz="0" w:space="0" w:color="auto"/>
        <w:right w:val="none" w:sz="0" w:space="0" w:color="auto"/>
      </w:divBdr>
    </w:div>
    <w:div w:id="1838181285">
      <w:bodyDiv w:val="1"/>
      <w:marLeft w:val="0"/>
      <w:marRight w:val="0"/>
      <w:marTop w:val="0"/>
      <w:marBottom w:val="0"/>
      <w:divBdr>
        <w:top w:val="none" w:sz="0" w:space="0" w:color="auto"/>
        <w:left w:val="none" w:sz="0" w:space="0" w:color="auto"/>
        <w:bottom w:val="none" w:sz="0" w:space="0" w:color="auto"/>
        <w:right w:val="none" w:sz="0" w:space="0" w:color="auto"/>
      </w:divBdr>
    </w:div>
    <w:div w:id="1838184478">
      <w:bodyDiv w:val="1"/>
      <w:marLeft w:val="0"/>
      <w:marRight w:val="0"/>
      <w:marTop w:val="0"/>
      <w:marBottom w:val="0"/>
      <w:divBdr>
        <w:top w:val="none" w:sz="0" w:space="0" w:color="auto"/>
        <w:left w:val="none" w:sz="0" w:space="0" w:color="auto"/>
        <w:bottom w:val="none" w:sz="0" w:space="0" w:color="auto"/>
        <w:right w:val="none" w:sz="0" w:space="0" w:color="auto"/>
      </w:divBdr>
    </w:div>
    <w:div w:id="1838304288">
      <w:bodyDiv w:val="1"/>
      <w:marLeft w:val="0"/>
      <w:marRight w:val="0"/>
      <w:marTop w:val="0"/>
      <w:marBottom w:val="0"/>
      <w:divBdr>
        <w:top w:val="none" w:sz="0" w:space="0" w:color="auto"/>
        <w:left w:val="none" w:sz="0" w:space="0" w:color="auto"/>
        <w:bottom w:val="none" w:sz="0" w:space="0" w:color="auto"/>
        <w:right w:val="none" w:sz="0" w:space="0" w:color="auto"/>
      </w:divBdr>
    </w:div>
    <w:div w:id="1846043909">
      <w:bodyDiv w:val="1"/>
      <w:marLeft w:val="0"/>
      <w:marRight w:val="0"/>
      <w:marTop w:val="0"/>
      <w:marBottom w:val="0"/>
      <w:divBdr>
        <w:top w:val="none" w:sz="0" w:space="0" w:color="auto"/>
        <w:left w:val="none" w:sz="0" w:space="0" w:color="auto"/>
        <w:bottom w:val="none" w:sz="0" w:space="0" w:color="auto"/>
        <w:right w:val="none" w:sz="0" w:space="0" w:color="auto"/>
      </w:divBdr>
    </w:div>
    <w:div w:id="1846050755">
      <w:bodyDiv w:val="1"/>
      <w:marLeft w:val="0"/>
      <w:marRight w:val="0"/>
      <w:marTop w:val="0"/>
      <w:marBottom w:val="0"/>
      <w:divBdr>
        <w:top w:val="none" w:sz="0" w:space="0" w:color="auto"/>
        <w:left w:val="none" w:sz="0" w:space="0" w:color="auto"/>
        <w:bottom w:val="none" w:sz="0" w:space="0" w:color="auto"/>
        <w:right w:val="none" w:sz="0" w:space="0" w:color="auto"/>
      </w:divBdr>
    </w:div>
    <w:div w:id="1850870792">
      <w:bodyDiv w:val="1"/>
      <w:marLeft w:val="0"/>
      <w:marRight w:val="0"/>
      <w:marTop w:val="0"/>
      <w:marBottom w:val="0"/>
      <w:divBdr>
        <w:top w:val="none" w:sz="0" w:space="0" w:color="auto"/>
        <w:left w:val="none" w:sz="0" w:space="0" w:color="auto"/>
        <w:bottom w:val="none" w:sz="0" w:space="0" w:color="auto"/>
        <w:right w:val="none" w:sz="0" w:space="0" w:color="auto"/>
      </w:divBdr>
    </w:div>
    <w:div w:id="1851405389">
      <w:bodyDiv w:val="1"/>
      <w:marLeft w:val="0"/>
      <w:marRight w:val="0"/>
      <w:marTop w:val="0"/>
      <w:marBottom w:val="0"/>
      <w:divBdr>
        <w:top w:val="none" w:sz="0" w:space="0" w:color="auto"/>
        <w:left w:val="none" w:sz="0" w:space="0" w:color="auto"/>
        <w:bottom w:val="none" w:sz="0" w:space="0" w:color="auto"/>
        <w:right w:val="none" w:sz="0" w:space="0" w:color="auto"/>
      </w:divBdr>
    </w:div>
    <w:div w:id="1851673761">
      <w:bodyDiv w:val="1"/>
      <w:marLeft w:val="0"/>
      <w:marRight w:val="0"/>
      <w:marTop w:val="0"/>
      <w:marBottom w:val="0"/>
      <w:divBdr>
        <w:top w:val="none" w:sz="0" w:space="0" w:color="auto"/>
        <w:left w:val="none" w:sz="0" w:space="0" w:color="auto"/>
        <w:bottom w:val="none" w:sz="0" w:space="0" w:color="auto"/>
        <w:right w:val="none" w:sz="0" w:space="0" w:color="auto"/>
      </w:divBdr>
    </w:div>
    <w:div w:id="1853756935">
      <w:bodyDiv w:val="1"/>
      <w:marLeft w:val="0"/>
      <w:marRight w:val="0"/>
      <w:marTop w:val="0"/>
      <w:marBottom w:val="0"/>
      <w:divBdr>
        <w:top w:val="none" w:sz="0" w:space="0" w:color="auto"/>
        <w:left w:val="none" w:sz="0" w:space="0" w:color="auto"/>
        <w:bottom w:val="none" w:sz="0" w:space="0" w:color="auto"/>
        <w:right w:val="none" w:sz="0" w:space="0" w:color="auto"/>
      </w:divBdr>
    </w:div>
    <w:div w:id="1857191161">
      <w:bodyDiv w:val="1"/>
      <w:marLeft w:val="0"/>
      <w:marRight w:val="0"/>
      <w:marTop w:val="0"/>
      <w:marBottom w:val="0"/>
      <w:divBdr>
        <w:top w:val="none" w:sz="0" w:space="0" w:color="auto"/>
        <w:left w:val="none" w:sz="0" w:space="0" w:color="auto"/>
        <w:bottom w:val="none" w:sz="0" w:space="0" w:color="auto"/>
        <w:right w:val="none" w:sz="0" w:space="0" w:color="auto"/>
      </w:divBdr>
    </w:div>
    <w:div w:id="1861117079">
      <w:bodyDiv w:val="1"/>
      <w:marLeft w:val="0"/>
      <w:marRight w:val="0"/>
      <w:marTop w:val="0"/>
      <w:marBottom w:val="0"/>
      <w:divBdr>
        <w:top w:val="none" w:sz="0" w:space="0" w:color="auto"/>
        <w:left w:val="none" w:sz="0" w:space="0" w:color="auto"/>
        <w:bottom w:val="none" w:sz="0" w:space="0" w:color="auto"/>
        <w:right w:val="none" w:sz="0" w:space="0" w:color="auto"/>
      </w:divBdr>
    </w:div>
    <w:div w:id="1862742801">
      <w:bodyDiv w:val="1"/>
      <w:marLeft w:val="0"/>
      <w:marRight w:val="0"/>
      <w:marTop w:val="0"/>
      <w:marBottom w:val="0"/>
      <w:divBdr>
        <w:top w:val="none" w:sz="0" w:space="0" w:color="auto"/>
        <w:left w:val="none" w:sz="0" w:space="0" w:color="auto"/>
        <w:bottom w:val="none" w:sz="0" w:space="0" w:color="auto"/>
        <w:right w:val="none" w:sz="0" w:space="0" w:color="auto"/>
      </w:divBdr>
    </w:div>
    <w:div w:id="1863012962">
      <w:bodyDiv w:val="1"/>
      <w:marLeft w:val="0"/>
      <w:marRight w:val="0"/>
      <w:marTop w:val="0"/>
      <w:marBottom w:val="0"/>
      <w:divBdr>
        <w:top w:val="none" w:sz="0" w:space="0" w:color="auto"/>
        <w:left w:val="none" w:sz="0" w:space="0" w:color="auto"/>
        <w:bottom w:val="none" w:sz="0" w:space="0" w:color="auto"/>
        <w:right w:val="none" w:sz="0" w:space="0" w:color="auto"/>
      </w:divBdr>
    </w:div>
    <w:div w:id="1863474935">
      <w:bodyDiv w:val="1"/>
      <w:marLeft w:val="0"/>
      <w:marRight w:val="0"/>
      <w:marTop w:val="0"/>
      <w:marBottom w:val="0"/>
      <w:divBdr>
        <w:top w:val="none" w:sz="0" w:space="0" w:color="auto"/>
        <w:left w:val="none" w:sz="0" w:space="0" w:color="auto"/>
        <w:bottom w:val="none" w:sz="0" w:space="0" w:color="auto"/>
        <w:right w:val="none" w:sz="0" w:space="0" w:color="auto"/>
      </w:divBdr>
    </w:div>
    <w:div w:id="1868833344">
      <w:bodyDiv w:val="1"/>
      <w:marLeft w:val="0"/>
      <w:marRight w:val="0"/>
      <w:marTop w:val="0"/>
      <w:marBottom w:val="0"/>
      <w:divBdr>
        <w:top w:val="none" w:sz="0" w:space="0" w:color="auto"/>
        <w:left w:val="none" w:sz="0" w:space="0" w:color="auto"/>
        <w:bottom w:val="none" w:sz="0" w:space="0" w:color="auto"/>
        <w:right w:val="none" w:sz="0" w:space="0" w:color="auto"/>
      </w:divBdr>
    </w:div>
    <w:div w:id="1869492327">
      <w:bodyDiv w:val="1"/>
      <w:marLeft w:val="0"/>
      <w:marRight w:val="0"/>
      <w:marTop w:val="0"/>
      <w:marBottom w:val="0"/>
      <w:divBdr>
        <w:top w:val="none" w:sz="0" w:space="0" w:color="auto"/>
        <w:left w:val="none" w:sz="0" w:space="0" w:color="auto"/>
        <w:bottom w:val="none" w:sz="0" w:space="0" w:color="auto"/>
        <w:right w:val="none" w:sz="0" w:space="0" w:color="auto"/>
      </w:divBdr>
    </w:div>
    <w:div w:id="1870793414">
      <w:bodyDiv w:val="1"/>
      <w:marLeft w:val="0"/>
      <w:marRight w:val="0"/>
      <w:marTop w:val="0"/>
      <w:marBottom w:val="0"/>
      <w:divBdr>
        <w:top w:val="none" w:sz="0" w:space="0" w:color="auto"/>
        <w:left w:val="none" w:sz="0" w:space="0" w:color="auto"/>
        <w:bottom w:val="none" w:sz="0" w:space="0" w:color="auto"/>
        <w:right w:val="none" w:sz="0" w:space="0" w:color="auto"/>
      </w:divBdr>
    </w:div>
    <w:div w:id="1872062092">
      <w:bodyDiv w:val="1"/>
      <w:marLeft w:val="0"/>
      <w:marRight w:val="0"/>
      <w:marTop w:val="0"/>
      <w:marBottom w:val="0"/>
      <w:divBdr>
        <w:top w:val="none" w:sz="0" w:space="0" w:color="auto"/>
        <w:left w:val="none" w:sz="0" w:space="0" w:color="auto"/>
        <w:bottom w:val="none" w:sz="0" w:space="0" w:color="auto"/>
        <w:right w:val="none" w:sz="0" w:space="0" w:color="auto"/>
      </w:divBdr>
    </w:div>
    <w:div w:id="1872261463">
      <w:bodyDiv w:val="1"/>
      <w:marLeft w:val="0"/>
      <w:marRight w:val="0"/>
      <w:marTop w:val="0"/>
      <w:marBottom w:val="0"/>
      <w:divBdr>
        <w:top w:val="none" w:sz="0" w:space="0" w:color="auto"/>
        <w:left w:val="none" w:sz="0" w:space="0" w:color="auto"/>
        <w:bottom w:val="none" w:sz="0" w:space="0" w:color="auto"/>
        <w:right w:val="none" w:sz="0" w:space="0" w:color="auto"/>
      </w:divBdr>
    </w:div>
    <w:div w:id="1872523362">
      <w:bodyDiv w:val="1"/>
      <w:marLeft w:val="0"/>
      <w:marRight w:val="0"/>
      <w:marTop w:val="0"/>
      <w:marBottom w:val="0"/>
      <w:divBdr>
        <w:top w:val="none" w:sz="0" w:space="0" w:color="auto"/>
        <w:left w:val="none" w:sz="0" w:space="0" w:color="auto"/>
        <w:bottom w:val="none" w:sz="0" w:space="0" w:color="auto"/>
        <w:right w:val="none" w:sz="0" w:space="0" w:color="auto"/>
      </w:divBdr>
    </w:div>
    <w:div w:id="1873836610">
      <w:bodyDiv w:val="1"/>
      <w:marLeft w:val="0"/>
      <w:marRight w:val="0"/>
      <w:marTop w:val="0"/>
      <w:marBottom w:val="0"/>
      <w:divBdr>
        <w:top w:val="none" w:sz="0" w:space="0" w:color="auto"/>
        <w:left w:val="none" w:sz="0" w:space="0" w:color="auto"/>
        <w:bottom w:val="none" w:sz="0" w:space="0" w:color="auto"/>
        <w:right w:val="none" w:sz="0" w:space="0" w:color="auto"/>
      </w:divBdr>
    </w:div>
    <w:div w:id="1879077508">
      <w:bodyDiv w:val="1"/>
      <w:marLeft w:val="0"/>
      <w:marRight w:val="0"/>
      <w:marTop w:val="0"/>
      <w:marBottom w:val="0"/>
      <w:divBdr>
        <w:top w:val="none" w:sz="0" w:space="0" w:color="auto"/>
        <w:left w:val="none" w:sz="0" w:space="0" w:color="auto"/>
        <w:bottom w:val="none" w:sz="0" w:space="0" w:color="auto"/>
        <w:right w:val="none" w:sz="0" w:space="0" w:color="auto"/>
      </w:divBdr>
    </w:div>
    <w:div w:id="1879121514">
      <w:bodyDiv w:val="1"/>
      <w:marLeft w:val="0"/>
      <w:marRight w:val="0"/>
      <w:marTop w:val="0"/>
      <w:marBottom w:val="0"/>
      <w:divBdr>
        <w:top w:val="none" w:sz="0" w:space="0" w:color="auto"/>
        <w:left w:val="none" w:sz="0" w:space="0" w:color="auto"/>
        <w:bottom w:val="none" w:sz="0" w:space="0" w:color="auto"/>
        <w:right w:val="none" w:sz="0" w:space="0" w:color="auto"/>
      </w:divBdr>
    </w:div>
    <w:div w:id="1881163801">
      <w:bodyDiv w:val="1"/>
      <w:marLeft w:val="0"/>
      <w:marRight w:val="0"/>
      <w:marTop w:val="0"/>
      <w:marBottom w:val="0"/>
      <w:divBdr>
        <w:top w:val="none" w:sz="0" w:space="0" w:color="auto"/>
        <w:left w:val="none" w:sz="0" w:space="0" w:color="auto"/>
        <w:bottom w:val="none" w:sz="0" w:space="0" w:color="auto"/>
        <w:right w:val="none" w:sz="0" w:space="0" w:color="auto"/>
      </w:divBdr>
    </w:div>
    <w:div w:id="1882522442">
      <w:bodyDiv w:val="1"/>
      <w:marLeft w:val="0"/>
      <w:marRight w:val="0"/>
      <w:marTop w:val="0"/>
      <w:marBottom w:val="0"/>
      <w:divBdr>
        <w:top w:val="none" w:sz="0" w:space="0" w:color="auto"/>
        <w:left w:val="none" w:sz="0" w:space="0" w:color="auto"/>
        <w:bottom w:val="none" w:sz="0" w:space="0" w:color="auto"/>
        <w:right w:val="none" w:sz="0" w:space="0" w:color="auto"/>
      </w:divBdr>
    </w:div>
    <w:div w:id="1883250901">
      <w:bodyDiv w:val="1"/>
      <w:marLeft w:val="0"/>
      <w:marRight w:val="0"/>
      <w:marTop w:val="0"/>
      <w:marBottom w:val="0"/>
      <w:divBdr>
        <w:top w:val="none" w:sz="0" w:space="0" w:color="auto"/>
        <w:left w:val="none" w:sz="0" w:space="0" w:color="auto"/>
        <w:bottom w:val="none" w:sz="0" w:space="0" w:color="auto"/>
        <w:right w:val="none" w:sz="0" w:space="0" w:color="auto"/>
      </w:divBdr>
    </w:div>
    <w:div w:id="1885410298">
      <w:bodyDiv w:val="1"/>
      <w:marLeft w:val="0"/>
      <w:marRight w:val="0"/>
      <w:marTop w:val="0"/>
      <w:marBottom w:val="0"/>
      <w:divBdr>
        <w:top w:val="none" w:sz="0" w:space="0" w:color="auto"/>
        <w:left w:val="none" w:sz="0" w:space="0" w:color="auto"/>
        <w:bottom w:val="none" w:sz="0" w:space="0" w:color="auto"/>
        <w:right w:val="none" w:sz="0" w:space="0" w:color="auto"/>
      </w:divBdr>
    </w:div>
    <w:div w:id="1889300623">
      <w:bodyDiv w:val="1"/>
      <w:marLeft w:val="0"/>
      <w:marRight w:val="0"/>
      <w:marTop w:val="0"/>
      <w:marBottom w:val="0"/>
      <w:divBdr>
        <w:top w:val="none" w:sz="0" w:space="0" w:color="auto"/>
        <w:left w:val="none" w:sz="0" w:space="0" w:color="auto"/>
        <w:bottom w:val="none" w:sz="0" w:space="0" w:color="auto"/>
        <w:right w:val="none" w:sz="0" w:space="0" w:color="auto"/>
      </w:divBdr>
    </w:div>
    <w:div w:id="1889880670">
      <w:bodyDiv w:val="1"/>
      <w:marLeft w:val="0"/>
      <w:marRight w:val="0"/>
      <w:marTop w:val="0"/>
      <w:marBottom w:val="0"/>
      <w:divBdr>
        <w:top w:val="none" w:sz="0" w:space="0" w:color="auto"/>
        <w:left w:val="none" w:sz="0" w:space="0" w:color="auto"/>
        <w:bottom w:val="none" w:sz="0" w:space="0" w:color="auto"/>
        <w:right w:val="none" w:sz="0" w:space="0" w:color="auto"/>
      </w:divBdr>
    </w:div>
    <w:div w:id="1890147521">
      <w:bodyDiv w:val="1"/>
      <w:marLeft w:val="0"/>
      <w:marRight w:val="0"/>
      <w:marTop w:val="0"/>
      <w:marBottom w:val="0"/>
      <w:divBdr>
        <w:top w:val="none" w:sz="0" w:space="0" w:color="auto"/>
        <w:left w:val="none" w:sz="0" w:space="0" w:color="auto"/>
        <w:bottom w:val="none" w:sz="0" w:space="0" w:color="auto"/>
        <w:right w:val="none" w:sz="0" w:space="0" w:color="auto"/>
      </w:divBdr>
    </w:div>
    <w:div w:id="1891114286">
      <w:bodyDiv w:val="1"/>
      <w:marLeft w:val="0"/>
      <w:marRight w:val="0"/>
      <w:marTop w:val="0"/>
      <w:marBottom w:val="0"/>
      <w:divBdr>
        <w:top w:val="none" w:sz="0" w:space="0" w:color="auto"/>
        <w:left w:val="none" w:sz="0" w:space="0" w:color="auto"/>
        <w:bottom w:val="none" w:sz="0" w:space="0" w:color="auto"/>
        <w:right w:val="none" w:sz="0" w:space="0" w:color="auto"/>
      </w:divBdr>
    </w:div>
    <w:div w:id="1892228964">
      <w:bodyDiv w:val="1"/>
      <w:marLeft w:val="0"/>
      <w:marRight w:val="0"/>
      <w:marTop w:val="0"/>
      <w:marBottom w:val="0"/>
      <w:divBdr>
        <w:top w:val="none" w:sz="0" w:space="0" w:color="auto"/>
        <w:left w:val="none" w:sz="0" w:space="0" w:color="auto"/>
        <w:bottom w:val="none" w:sz="0" w:space="0" w:color="auto"/>
        <w:right w:val="none" w:sz="0" w:space="0" w:color="auto"/>
      </w:divBdr>
    </w:div>
    <w:div w:id="1893341418">
      <w:bodyDiv w:val="1"/>
      <w:marLeft w:val="0"/>
      <w:marRight w:val="0"/>
      <w:marTop w:val="0"/>
      <w:marBottom w:val="0"/>
      <w:divBdr>
        <w:top w:val="none" w:sz="0" w:space="0" w:color="auto"/>
        <w:left w:val="none" w:sz="0" w:space="0" w:color="auto"/>
        <w:bottom w:val="none" w:sz="0" w:space="0" w:color="auto"/>
        <w:right w:val="none" w:sz="0" w:space="0" w:color="auto"/>
      </w:divBdr>
    </w:div>
    <w:div w:id="1896697835">
      <w:bodyDiv w:val="1"/>
      <w:marLeft w:val="0"/>
      <w:marRight w:val="0"/>
      <w:marTop w:val="0"/>
      <w:marBottom w:val="0"/>
      <w:divBdr>
        <w:top w:val="none" w:sz="0" w:space="0" w:color="auto"/>
        <w:left w:val="none" w:sz="0" w:space="0" w:color="auto"/>
        <w:bottom w:val="none" w:sz="0" w:space="0" w:color="auto"/>
        <w:right w:val="none" w:sz="0" w:space="0" w:color="auto"/>
      </w:divBdr>
    </w:div>
    <w:div w:id="1902787212">
      <w:bodyDiv w:val="1"/>
      <w:marLeft w:val="0"/>
      <w:marRight w:val="0"/>
      <w:marTop w:val="0"/>
      <w:marBottom w:val="0"/>
      <w:divBdr>
        <w:top w:val="none" w:sz="0" w:space="0" w:color="auto"/>
        <w:left w:val="none" w:sz="0" w:space="0" w:color="auto"/>
        <w:bottom w:val="none" w:sz="0" w:space="0" w:color="auto"/>
        <w:right w:val="none" w:sz="0" w:space="0" w:color="auto"/>
      </w:divBdr>
    </w:div>
    <w:div w:id="1909266732">
      <w:bodyDiv w:val="1"/>
      <w:marLeft w:val="0"/>
      <w:marRight w:val="0"/>
      <w:marTop w:val="0"/>
      <w:marBottom w:val="0"/>
      <w:divBdr>
        <w:top w:val="none" w:sz="0" w:space="0" w:color="auto"/>
        <w:left w:val="none" w:sz="0" w:space="0" w:color="auto"/>
        <w:bottom w:val="none" w:sz="0" w:space="0" w:color="auto"/>
        <w:right w:val="none" w:sz="0" w:space="0" w:color="auto"/>
      </w:divBdr>
    </w:div>
    <w:div w:id="1910533084">
      <w:bodyDiv w:val="1"/>
      <w:marLeft w:val="0"/>
      <w:marRight w:val="0"/>
      <w:marTop w:val="0"/>
      <w:marBottom w:val="0"/>
      <w:divBdr>
        <w:top w:val="none" w:sz="0" w:space="0" w:color="auto"/>
        <w:left w:val="none" w:sz="0" w:space="0" w:color="auto"/>
        <w:bottom w:val="none" w:sz="0" w:space="0" w:color="auto"/>
        <w:right w:val="none" w:sz="0" w:space="0" w:color="auto"/>
      </w:divBdr>
    </w:div>
    <w:div w:id="1912694045">
      <w:bodyDiv w:val="1"/>
      <w:marLeft w:val="0"/>
      <w:marRight w:val="0"/>
      <w:marTop w:val="0"/>
      <w:marBottom w:val="0"/>
      <w:divBdr>
        <w:top w:val="none" w:sz="0" w:space="0" w:color="auto"/>
        <w:left w:val="none" w:sz="0" w:space="0" w:color="auto"/>
        <w:bottom w:val="none" w:sz="0" w:space="0" w:color="auto"/>
        <w:right w:val="none" w:sz="0" w:space="0" w:color="auto"/>
      </w:divBdr>
    </w:div>
    <w:div w:id="1914192960">
      <w:bodyDiv w:val="1"/>
      <w:marLeft w:val="0"/>
      <w:marRight w:val="0"/>
      <w:marTop w:val="0"/>
      <w:marBottom w:val="0"/>
      <w:divBdr>
        <w:top w:val="none" w:sz="0" w:space="0" w:color="auto"/>
        <w:left w:val="none" w:sz="0" w:space="0" w:color="auto"/>
        <w:bottom w:val="none" w:sz="0" w:space="0" w:color="auto"/>
        <w:right w:val="none" w:sz="0" w:space="0" w:color="auto"/>
      </w:divBdr>
    </w:div>
    <w:div w:id="1914851963">
      <w:bodyDiv w:val="1"/>
      <w:marLeft w:val="0"/>
      <w:marRight w:val="0"/>
      <w:marTop w:val="0"/>
      <w:marBottom w:val="0"/>
      <w:divBdr>
        <w:top w:val="none" w:sz="0" w:space="0" w:color="auto"/>
        <w:left w:val="none" w:sz="0" w:space="0" w:color="auto"/>
        <w:bottom w:val="none" w:sz="0" w:space="0" w:color="auto"/>
        <w:right w:val="none" w:sz="0" w:space="0" w:color="auto"/>
      </w:divBdr>
    </w:div>
    <w:div w:id="1918901081">
      <w:bodyDiv w:val="1"/>
      <w:marLeft w:val="0"/>
      <w:marRight w:val="0"/>
      <w:marTop w:val="0"/>
      <w:marBottom w:val="0"/>
      <w:divBdr>
        <w:top w:val="none" w:sz="0" w:space="0" w:color="auto"/>
        <w:left w:val="none" w:sz="0" w:space="0" w:color="auto"/>
        <w:bottom w:val="none" w:sz="0" w:space="0" w:color="auto"/>
        <w:right w:val="none" w:sz="0" w:space="0" w:color="auto"/>
      </w:divBdr>
    </w:div>
    <w:div w:id="1924100258">
      <w:bodyDiv w:val="1"/>
      <w:marLeft w:val="0"/>
      <w:marRight w:val="0"/>
      <w:marTop w:val="0"/>
      <w:marBottom w:val="0"/>
      <w:divBdr>
        <w:top w:val="none" w:sz="0" w:space="0" w:color="auto"/>
        <w:left w:val="none" w:sz="0" w:space="0" w:color="auto"/>
        <w:bottom w:val="none" w:sz="0" w:space="0" w:color="auto"/>
        <w:right w:val="none" w:sz="0" w:space="0" w:color="auto"/>
      </w:divBdr>
    </w:div>
    <w:div w:id="1925993993">
      <w:bodyDiv w:val="1"/>
      <w:marLeft w:val="0"/>
      <w:marRight w:val="0"/>
      <w:marTop w:val="0"/>
      <w:marBottom w:val="0"/>
      <w:divBdr>
        <w:top w:val="none" w:sz="0" w:space="0" w:color="auto"/>
        <w:left w:val="none" w:sz="0" w:space="0" w:color="auto"/>
        <w:bottom w:val="none" w:sz="0" w:space="0" w:color="auto"/>
        <w:right w:val="none" w:sz="0" w:space="0" w:color="auto"/>
      </w:divBdr>
    </w:div>
    <w:div w:id="1926255437">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28885188">
      <w:bodyDiv w:val="1"/>
      <w:marLeft w:val="0"/>
      <w:marRight w:val="0"/>
      <w:marTop w:val="0"/>
      <w:marBottom w:val="0"/>
      <w:divBdr>
        <w:top w:val="none" w:sz="0" w:space="0" w:color="auto"/>
        <w:left w:val="none" w:sz="0" w:space="0" w:color="auto"/>
        <w:bottom w:val="none" w:sz="0" w:space="0" w:color="auto"/>
        <w:right w:val="none" w:sz="0" w:space="0" w:color="auto"/>
      </w:divBdr>
    </w:div>
    <w:div w:id="1929581312">
      <w:bodyDiv w:val="1"/>
      <w:marLeft w:val="0"/>
      <w:marRight w:val="0"/>
      <w:marTop w:val="0"/>
      <w:marBottom w:val="0"/>
      <w:divBdr>
        <w:top w:val="none" w:sz="0" w:space="0" w:color="auto"/>
        <w:left w:val="none" w:sz="0" w:space="0" w:color="auto"/>
        <w:bottom w:val="none" w:sz="0" w:space="0" w:color="auto"/>
        <w:right w:val="none" w:sz="0" w:space="0" w:color="auto"/>
      </w:divBdr>
    </w:div>
    <w:div w:id="1930112081">
      <w:bodyDiv w:val="1"/>
      <w:marLeft w:val="0"/>
      <w:marRight w:val="0"/>
      <w:marTop w:val="0"/>
      <w:marBottom w:val="0"/>
      <w:divBdr>
        <w:top w:val="none" w:sz="0" w:space="0" w:color="auto"/>
        <w:left w:val="none" w:sz="0" w:space="0" w:color="auto"/>
        <w:bottom w:val="none" w:sz="0" w:space="0" w:color="auto"/>
        <w:right w:val="none" w:sz="0" w:space="0" w:color="auto"/>
      </w:divBdr>
    </w:div>
    <w:div w:id="1936404392">
      <w:bodyDiv w:val="1"/>
      <w:marLeft w:val="0"/>
      <w:marRight w:val="0"/>
      <w:marTop w:val="0"/>
      <w:marBottom w:val="0"/>
      <w:divBdr>
        <w:top w:val="none" w:sz="0" w:space="0" w:color="auto"/>
        <w:left w:val="none" w:sz="0" w:space="0" w:color="auto"/>
        <w:bottom w:val="none" w:sz="0" w:space="0" w:color="auto"/>
        <w:right w:val="none" w:sz="0" w:space="0" w:color="auto"/>
      </w:divBdr>
    </w:div>
    <w:div w:id="1938321634">
      <w:bodyDiv w:val="1"/>
      <w:marLeft w:val="0"/>
      <w:marRight w:val="0"/>
      <w:marTop w:val="0"/>
      <w:marBottom w:val="0"/>
      <w:divBdr>
        <w:top w:val="none" w:sz="0" w:space="0" w:color="auto"/>
        <w:left w:val="none" w:sz="0" w:space="0" w:color="auto"/>
        <w:bottom w:val="none" w:sz="0" w:space="0" w:color="auto"/>
        <w:right w:val="none" w:sz="0" w:space="0" w:color="auto"/>
      </w:divBdr>
    </w:div>
    <w:div w:id="1941912890">
      <w:bodyDiv w:val="1"/>
      <w:marLeft w:val="0"/>
      <w:marRight w:val="0"/>
      <w:marTop w:val="0"/>
      <w:marBottom w:val="0"/>
      <w:divBdr>
        <w:top w:val="none" w:sz="0" w:space="0" w:color="auto"/>
        <w:left w:val="none" w:sz="0" w:space="0" w:color="auto"/>
        <w:bottom w:val="none" w:sz="0" w:space="0" w:color="auto"/>
        <w:right w:val="none" w:sz="0" w:space="0" w:color="auto"/>
      </w:divBdr>
    </w:div>
    <w:div w:id="1942294010">
      <w:bodyDiv w:val="1"/>
      <w:marLeft w:val="0"/>
      <w:marRight w:val="0"/>
      <w:marTop w:val="0"/>
      <w:marBottom w:val="0"/>
      <w:divBdr>
        <w:top w:val="none" w:sz="0" w:space="0" w:color="auto"/>
        <w:left w:val="none" w:sz="0" w:space="0" w:color="auto"/>
        <w:bottom w:val="none" w:sz="0" w:space="0" w:color="auto"/>
        <w:right w:val="none" w:sz="0" w:space="0" w:color="auto"/>
      </w:divBdr>
    </w:div>
    <w:div w:id="1949924309">
      <w:bodyDiv w:val="1"/>
      <w:marLeft w:val="0"/>
      <w:marRight w:val="0"/>
      <w:marTop w:val="0"/>
      <w:marBottom w:val="0"/>
      <w:divBdr>
        <w:top w:val="none" w:sz="0" w:space="0" w:color="auto"/>
        <w:left w:val="none" w:sz="0" w:space="0" w:color="auto"/>
        <w:bottom w:val="none" w:sz="0" w:space="0" w:color="auto"/>
        <w:right w:val="none" w:sz="0" w:space="0" w:color="auto"/>
      </w:divBdr>
    </w:div>
    <w:div w:id="1949970932">
      <w:bodyDiv w:val="1"/>
      <w:marLeft w:val="0"/>
      <w:marRight w:val="0"/>
      <w:marTop w:val="0"/>
      <w:marBottom w:val="0"/>
      <w:divBdr>
        <w:top w:val="none" w:sz="0" w:space="0" w:color="auto"/>
        <w:left w:val="none" w:sz="0" w:space="0" w:color="auto"/>
        <w:bottom w:val="none" w:sz="0" w:space="0" w:color="auto"/>
        <w:right w:val="none" w:sz="0" w:space="0" w:color="auto"/>
      </w:divBdr>
    </w:div>
    <w:div w:id="1950772366">
      <w:bodyDiv w:val="1"/>
      <w:marLeft w:val="0"/>
      <w:marRight w:val="0"/>
      <w:marTop w:val="0"/>
      <w:marBottom w:val="0"/>
      <w:divBdr>
        <w:top w:val="none" w:sz="0" w:space="0" w:color="auto"/>
        <w:left w:val="none" w:sz="0" w:space="0" w:color="auto"/>
        <w:bottom w:val="none" w:sz="0" w:space="0" w:color="auto"/>
        <w:right w:val="none" w:sz="0" w:space="0" w:color="auto"/>
      </w:divBdr>
    </w:div>
    <w:div w:id="1951474633">
      <w:bodyDiv w:val="1"/>
      <w:marLeft w:val="0"/>
      <w:marRight w:val="0"/>
      <w:marTop w:val="0"/>
      <w:marBottom w:val="0"/>
      <w:divBdr>
        <w:top w:val="none" w:sz="0" w:space="0" w:color="auto"/>
        <w:left w:val="none" w:sz="0" w:space="0" w:color="auto"/>
        <w:bottom w:val="none" w:sz="0" w:space="0" w:color="auto"/>
        <w:right w:val="none" w:sz="0" w:space="0" w:color="auto"/>
      </w:divBdr>
    </w:div>
    <w:div w:id="1952860685">
      <w:bodyDiv w:val="1"/>
      <w:marLeft w:val="0"/>
      <w:marRight w:val="0"/>
      <w:marTop w:val="0"/>
      <w:marBottom w:val="0"/>
      <w:divBdr>
        <w:top w:val="none" w:sz="0" w:space="0" w:color="auto"/>
        <w:left w:val="none" w:sz="0" w:space="0" w:color="auto"/>
        <w:bottom w:val="none" w:sz="0" w:space="0" w:color="auto"/>
        <w:right w:val="none" w:sz="0" w:space="0" w:color="auto"/>
      </w:divBdr>
    </w:div>
    <w:div w:id="1957786239">
      <w:bodyDiv w:val="1"/>
      <w:marLeft w:val="0"/>
      <w:marRight w:val="0"/>
      <w:marTop w:val="0"/>
      <w:marBottom w:val="0"/>
      <w:divBdr>
        <w:top w:val="none" w:sz="0" w:space="0" w:color="auto"/>
        <w:left w:val="none" w:sz="0" w:space="0" w:color="auto"/>
        <w:bottom w:val="none" w:sz="0" w:space="0" w:color="auto"/>
        <w:right w:val="none" w:sz="0" w:space="0" w:color="auto"/>
      </w:divBdr>
    </w:div>
    <w:div w:id="1960143796">
      <w:bodyDiv w:val="1"/>
      <w:marLeft w:val="0"/>
      <w:marRight w:val="0"/>
      <w:marTop w:val="0"/>
      <w:marBottom w:val="0"/>
      <w:divBdr>
        <w:top w:val="none" w:sz="0" w:space="0" w:color="auto"/>
        <w:left w:val="none" w:sz="0" w:space="0" w:color="auto"/>
        <w:bottom w:val="none" w:sz="0" w:space="0" w:color="auto"/>
        <w:right w:val="none" w:sz="0" w:space="0" w:color="auto"/>
      </w:divBdr>
    </w:div>
    <w:div w:id="1962683244">
      <w:bodyDiv w:val="1"/>
      <w:marLeft w:val="0"/>
      <w:marRight w:val="0"/>
      <w:marTop w:val="0"/>
      <w:marBottom w:val="0"/>
      <w:divBdr>
        <w:top w:val="none" w:sz="0" w:space="0" w:color="auto"/>
        <w:left w:val="none" w:sz="0" w:space="0" w:color="auto"/>
        <w:bottom w:val="none" w:sz="0" w:space="0" w:color="auto"/>
        <w:right w:val="none" w:sz="0" w:space="0" w:color="auto"/>
      </w:divBdr>
    </w:div>
    <w:div w:id="1967540720">
      <w:bodyDiv w:val="1"/>
      <w:marLeft w:val="0"/>
      <w:marRight w:val="0"/>
      <w:marTop w:val="0"/>
      <w:marBottom w:val="0"/>
      <w:divBdr>
        <w:top w:val="none" w:sz="0" w:space="0" w:color="auto"/>
        <w:left w:val="none" w:sz="0" w:space="0" w:color="auto"/>
        <w:bottom w:val="none" w:sz="0" w:space="0" w:color="auto"/>
        <w:right w:val="none" w:sz="0" w:space="0" w:color="auto"/>
      </w:divBdr>
    </w:div>
    <w:div w:id="1971084392">
      <w:bodyDiv w:val="1"/>
      <w:marLeft w:val="0"/>
      <w:marRight w:val="0"/>
      <w:marTop w:val="0"/>
      <w:marBottom w:val="0"/>
      <w:divBdr>
        <w:top w:val="none" w:sz="0" w:space="0" w:color="auto"/>
        <w:left w:val="none" w:sz="0" w:space="0" w:color="auto"/>
        <w:bottom w:val="none" w:sz="0" w:space="0" w:color="auto"/>
        <w:right w:val="none" w:sz="0" w:space="0" w:color="auto"/>
      </w:divBdr>
    </w:div>
    <w:div w:id="1971325365">
      <w:bodyDiv w:val="1"/>
      <w:marLeft w:val="0"/>
      <w:marRight w:val="0"/>
      <w:marTop w:val="0"/>
      <w:marBottom w:val="0"/>
      <w:divBdr>
        <w:top w:val="none" w:sz="0" w:space="0" w:color="auto"/>
        <w:left w:val="none" w:sz="0" w:space="0" w:color="auto"/>
        <w:bottom w:val="none" w:sz="0" w:space="0" w:color="auto"/>
        <w:right w:val="none" w:sz="0" w:space="0" w:color="auto"/>
      </w:divBdr>
    </w:div>
    <w:div w:id="1973365704">
      <w:bodyDiv w:val="1"/>
      <w:marLeft w:val="0"/>
      <w:marRight w:val="0"/>
      <w:marTop w:val="0"/>
      <w:marBottom w:val="0"/>
      <w:divBdr>
        <w:top w:val="none" w:sz="0" w:space="0" w:color="auto"/>
        <w:left w:val="none" w:sz="0" w:space="0" w:color="auto"/>
        <w:bottom w:val="none" w:sz="0" w:space="0" w:color="auto"/>
        <w:right w:val="none" w:sz="0" w:space="0" w:color="auto"/>
      </w:divBdr>
    </w:div>
    <w:div w:id="1974210959">
      <w:bodyDiv w:val="1"/>
      <w:marLeft w:val="0"/>
      <w:marRight w:val="0"/>
      <w:marTop w:val="0"/>
      <w:marBottom w:val="0"/>
      <w:divBdr>
        <w:top w:val="none" w:sz="0" w:space="0" w:color="auto"/>
        <w:left w:val="none" w:sz="0" w:space="0" w:color="auto"/>
        <w:bottom w:val="none" w:sz="0" w:space="0" w:color="auto"/>
        <w:right w:val="none" w:sz="0" w:space="0" w:color="auto"/>
      </w:divBdr>
    </w:div>
    <w:div w:id="1975600340">
      <w:bodyDiv w:val="1"/>
      <w:marLeft w:val="0"/>
      <w:marRight w:val="0"/>
      <w:marTop w:val="0"/>
      <w:marBottom w:val="0"/>
      <w:divBdr>
        <w:top w:val="none" w:sz="0" w:space="0" w:color="auto"/>
        <w:left w:val="none" w:sz="0" w:space="0" w:color="auto"/>
        <w:bottom w:val="none" w:sz="0" w:space="0" w:color="auto"/>
        <w:right w:val="none" w:sz="0" w:space="0" w:color="auto"/>
      </w:divBdr>
    </w:div>
    <w:div w:id="1981423727">
      <w:bodyDiv w:val="1"/>
      <w:marLeft w:val="0"/>
      <w:marRight w:val="0"/>
      <w:marTop w:val="0"/>
      <w:marBottom w:val="0"/>
      <w:divBdr>
        <w:top w:val="none" w:sz="0" w:space="0" w:color="auto"/>
        <w:left w:val="none" w:sz="0" w:space="0" w:color="auto"/>
        <w:bottom w:val="none" w:sz="0" w:space="0" w:color="auto"/>
        <w:right w:val="none" w:sz="0" w:space="0" w:color="auto"/>
      </w:divBdr>
    </w:div>
    <w:div w:id="1984122068">
      <w:bodyDiv w:val="1"/>
      <w:marLeft w:val="0"/>
      <w:marRight w:val="0"/>
      <w:marTop w:val="0"/>
      <w:marBottom w:val="0"/>
      <w:divBdr>
        <w:top w:val="none" w:sz="0" w:space="0" w:color="auto"/>
        <w:left w:val="none" w:sz="0" w:space="0" w:color="auto"/>
        <w:bottom w:val="none" w:sz="0" w:space="0" w:color="auto"/>
        <w:right w:val="none" w:sz="0" w:space="0" w:color="auto"/>
      </w:divBdr>
    </w:div>
    <w:div w:id="1985499597">
      <w:bodyDiv w:val="1"/>
      <w:marLeft w:val="0"/>
      <w:marRight w:val="0"/>
      <w:marTop w:val="0"/>
      <w:marBottom w:val="0"/>
      <w:divBdr>
        <w:top w:val="none" w:sz="0" w:space="0" w:color="auto"/>
        <w:left w:val="none" w:sz="0" w:space="0" w:color="auto"/>
        <w:bottom w:val="none" w:sz="0" w:space="0" w:color="auto"/>
        <w:right w:val="none" w:sz="0" w:space="0" w:color="auto"/>
      </w:divBdr>
    </w:div>
    <w:div w:id="1986157809">
      <w:bodyDiv w:val="1"/>
      <w:marLeft w:val="0"/>
      <w:marRight w:val="0"/>
      <w:marTop w:val="0"/>
      <w:marBottom w:val="0"/>
      <w:divBdr>
        <w:top w:val="none" w:sz="0" w:space="0" w:color="auto"/>
        <w:left w:val="none" w:sz="0" w:space="0" w:color="auto"/>
        <w:bottom w:val="none" w:sz="0" w:space="0" w:color="auto"/>
        <w:right w:val="none" w:sz="0" w:space="0" w:color="auto"/>
      </w:divBdr>
    </w:div>
    <w:div w:id="1987391130">
      <w:bodyDiv w:val="1"/>
      <w:marLeft w:val="0"/>
      <w:marRight w:val="0"/>
      <w:marTop w:val="0"/>
      <w:marBottom w:val="0"/>
      <w:divBdr>
        <w:top w:val="none" w:sz="0" w:space="0" w:color="auto"/>
        <w:left w:val="none" w:sz="0" w:space="0" w:color="auto"/>
        <w:bottom w:val="none" w:sz="0" w:space="0" w:color="auto"/>
        <w:right w:val="none" w:sz="0" w:space="0" w:color="auto"/>
      </w:divBdr>
    </w:div>
    <w:div w:id="1987969373">
      <w:bodyDiv w:val="1"/>
      <w:marLeft w:val="0"/>
      <w:marRight w:val="0"/>
      <w:marTop w:val="0"/>
      <w:marBottom w:val="0"/>
      <w:divBdr>
        <w:top w:val="none" w:sz="0" w:space="0" w:color="auto"/>
        <w:left w:val="none" w:sz="0" w:space="0" w:color="auto"/>
        <w:bottom w:val="none" w:sz="0" w:space="0" w:color="auto"/>
        <w:right w:val="none" w:sz="0" w:space="0" w:color="auto"/>
      </w:divBdr>
    </w:div>
    <w:div w:id="1989243279">
      <w:bodyDiv w:val="1"/>
      <w:marLeft w:val="0"/>
      <w:marRight w:val="0"/>
      <w:marTop w:val="0"/>
      <w:marBottom w:val="0"/>
      <w:divBdr>
        <w:top w:val="none" w:sz="0" w:space="0" w:color="auto"/>
        <w:left w:val="none" w:sz="0" w:space="0" w:color="auto"/>
        <w:bottom w:val="none" w:sz="0" w:space="0" w:color="auto"/>
        <w:right w:val="none" w:sz="0" w:space="0" w:color="auto"/>
      </w:divBdr>
    </w:div>
    <w:div w:id="1993413591">
      <w:bodyDiv w:val="1"/>
      <w:marLeft w:val="0"/>
      <w:marRight w:val="0"/>
      <w:marTop w:val="0"/>
      <w:marBottom w:val="0"/>
      <w:divBdr>
        <w:top w:val="none" w:sz="0" w:space="0" w:color="auto"/>
        <w:left w:val="none" w:sz="0" w:space="0" w:color="auto"/>
        <w:bottom w:val="none" w:sz="0" w:space="0" w:color="auto"/>
        <w:right w:val="none" w:sz="0" w:space="0" w:color="auto"/>
      </w:divBdr>
    </w:div>
    <w:div w:id="2003314251">
      <w:bodyDiv w:val="1"/>
      <w:marLeft w:val="0"/>
      <w:marRight w:val="0"/>
      <w:marTop w:val="0"/>
      <w:marBottom w:val="0"/>
      <w:divBdr>
        <w:top w:val="none" w:sz="0" w:space="0" w:color="auto"/>
        <w:left w:val="none" w:sz="0" w:space="0" w:color="auto"/>
        <w:bottom w:val="none" w:sz="0" w:space="0" w:color="auto"/>
        <w:right w:val="none" w:sz="0" w:space="0" w:color="auto"/>
      </w:divBdr>
    </w:div>
    <w:div w:id="2004819459">
      <w:bodyDiv w:val="1"/>
      <w:marLeft w:val="0"/>
      <w:marRight w:val="0"/>
      <w:marTop w:val="0"/>
      <w:marBottom w:val="0"/>
      <w:divBdr>
        <w:top w:val="none" w:sz="0" w:space="0" w:color="auto"/>
        <w:left w:val="none" w:sz="0" w:space="0" w:color="auto"/>
        <w:bottom w:val="none" w:sz="0" w:space="0" w:color="auto"/>
        <w:right w:val="none" w:sz="0" w:space="0" w:color="auto"/>
      </w:divBdr>
    </w:div>
    <w:div w:id="2006744872">
      <w:bodyDiv w:val="1"/>
      <w:marLeft w:val="0"/>
      <w:marRight w:val="0"/>
      <w:marTop w:val="0"/>
      <w:marBottom w:val="0"/>
      <w:divBdr>
        <w:top w:val="none" w:sz="0" w:space="0" w:color="auto"/>
        <w:left w:val="none" w:sz="0" w:space="0" w:color="auto"/>
        <w:bottom w:val="none" w:sz="0" w:space="0" w:color="auto"/>
        <w:right w:val="none" w:sz="0" w:space="0" w:color="auto"/>
      </w:divBdr>
    </w:div>
    <w:div w:id="2008365366">
      <w:bodyDiv w:val="1"/>
      <w:marLeft w:val="0"/>
      <w:marRight w:val="0"/>
      <w:marTop w:val="0"/>
      <w:marBottom w:val="0"/>
      <w:divBdr>
        <w:top w:val="none" w:sz="0" w:space="0" w:color="auto"/>
        <w:left w:val="none" w:sz="0" w:space="0" w:color="auto"/>
        <w:bottom w:val="none" w:sz="0" w:space="0" w:color="auto"/>
        <w:right w:val="none" w:sz="0" w:space="0" w:color="auto"/>
      </w:divBdr>
    </w:div>
    <w:div w:id="2011981988">
      <w:bodyDiv w:val="1"/>
      <w:marLeft w:val="0"/>
      <w:marRight w:val="0"/>
      <w:marTop w:val="0"/>
      <w:marBottom w:val="0"/>
      <w:divBdr>
        <w:top w:val="none" w:sz="0" w:space="0" w:color="auto"/>
        <w:left w:val="none" w:sz="0" w:space="0" w:color="auto"/>
        <w:bottom w:val="none" w:sz="0" w:space="0" w:color="auto"/>
        <w:right w:val="none" w:sz="0" w:space="0" w:color="auto"/>
      </w:divBdr>
    </w:div>
    <w:div w:id="2017805474">
      <w:bodyDiv w:val="1"/>
      <w:marLeft w:val="0"/>
      <w:marRight w:val="0"/>
      <w:marTop w:val="0"/>
      <w:marBottom w:val="0"/>
      <w:divBdr>
        <w:top w:val="none" w:sz="0" w:space="0" w:color="auto"/>
        <w:left w:val="none" w:sz="0" w:space="0" w:color="auto"/>
        <w:bottom w:val="none" w:sz="0" w:space="0" w:color="auto"/>
        <w:right w:val="none" w:sz="0" w:space="0" w:color="auto"/>
      </w:divBdr>
    </w:div>
    <w:div w:id="2019498541">
      <w:bodyDiv w:val="1"/>
      <w:marLeft w:val="0"/>
      <w:marRight w:val="0"/>
      <w:marTop w:val="0"/>
      <w:marBottom w:val="0"/>
      <w:divBdr>
        <w:top w:val="none" w:sz="0" w:space="0" w:color="auto"/>
        <w:left w:val="none" w:sz="0" w:space="0" w:color="auto"/>
        <w:bottom w:val="none" w:sz="0" w:space="0" w:color="auto"/>
        <w:right w:val="none" w:sz="0" w:space="0" w:color="auto"/>
      </w:divBdr>
    </w:div>
    <w:div w:id="2020426447">
      <w:bodyDiv w:val="1"/>
      <w:marLeft w:val="0"/>
      <w:marRight w:val="0"/>
      <w:marTop w:val="0"/>
      <w:marBottom w:val="0"/>
      <w:divBdr>
        <w:top w:val="none" w:sz="0" w:space="0" w:color="auto"/>
        <w:left w:val="none" w:sz="0" w:space="0" w:color="auto"/>
        <w:bottom w:val="none" w:sz="0" w:space="0" w:color="auto"/>
        <w:right w:val="none" w:sz="0" w:space="0" w:color="auto"/>
      </w:divBdr>
    </w:div>
    <w:div w:id="2032608266">
      <w:bodyDiv w:val="1"/>
      <w:marLeft w:val="0"/>
      <w:marRight w:val="0"/>
      <w:marTop w:val="0"/>
      <w:marBottom w:val="0"/>
      <w:divBdr>
        <w:top w:val="none" w:sz="0" w:space="0" w:color="auto"/>
        <w:left w:val="none" w:sz="0" w:space="0" w:color="auto"/>
        <w:bottom w:val="none" w:sz="0" w:space="0" w:color="auto"/>
        <w:right w:val="none" w:sz="0" w:space="0" w:color="auto"/>
      </w:divBdr>
    </w:div>
    <w:div w:id="2039237262">
      <w:bodyDiv w:val="1"/>
      <w:marLeft w:val="0"/>
      <w:marRight w:val="0"/>
      <w:marTop w:val="0"/>
      <w:marBottom w:val="0"/>
      <w:divBdr>
        <w:top w:val="none" w:sz="0" w:space="0" w:color="auto"/>
        <w:left w:val="none" w:sz="0" w:space="0" w:color="auto"/>
        <w:bottom w:val="none" w:sz="0" w:space="0" w:color="auto"/>
        <w:right w:val="none" w:sz="0" w:space="0" w:color="auto"/>
      </w:divBdr>
    </w:div>
    <w:div w:id="2040621228">
      <w:bodyDiv w:val="1"/>
      <w:marLeft w:val="0"/>
      <w:marRight w:val="0"/>
      <w:marTop w:val="0"/>
      <w:marBottom w:val="0"/>
      <w:divBdr>
        <w:top w:val="none" w:sz="0" w:space="0" w:color="auto"/>
        <w:left w:val="none" w:sz="0" w:space="0" w:color="auto"/>
        <w:bottom w:val="none" w:sz="0" w:space="0" w:color="auto"/>
        <w:right w:val="none" w:sz="0" w:space="0" w:color="auto"/>
      </w:divBdr>
    </w:div>
    <w:div w:id="2040888045">
      <w:bodyDiv w:val="1"/>
      <w:marLeft w:val="0"/>
      <w:marRight w:val="0"/>
      <w:marTop w:val="0"/>
      <w:marBottom w:val="0"/>
      <w:divBdr>
        <w:top w:val="none" w:sz="0" w:space="0" w:color="auto"/>
        <w:left w:val="none" w:sz="0" w:space="0" w:color="auto"/>
        <w:bottom w:val="none" w:sz="0" w:space="0" w:color="auto"/>
        <w:right w:val="none" w:sz="0" w:space="0" w:color="auto"/>
      </w:divBdr>
    </w:div>
    <w:div w:id="2043362800">
      <w:bodyDiv w:val="1"/>
      <w:marLeft w:val="0"/>
      <w:marRight w:val="0"/>
      <w:marTop w:val="0"/>
      <w:marBottom w:val="0"/>
      <w:divBdr>
        <w:top w:val="none" w:sz="0" w:space="0" w:color="auto"/>
        <w:left w:val="none" w:sz="0" w:space="0" w:color="auto"/>
        <w:bottom w:val="none" w:sz="0" w:space="0" w:color="auto"/>
        <w:right w:val="none" w:sz="0" w:space="0" w:color="auto"/>
      </w:divBdr>
    </w:div>
    <w:div w:id="2048485404">
      <w:bodyDiv w:val="1"/>
      <w:marLeft w:val="0"/>
      <w:marRight w:val="0"/>
      <w:marTop w:val="0"/>
      <w:marBottom w:val="0"/>
      <w:divBdr>
        <w:top w:val="none" w:sz="0" w:space="0" w:color="auto"/>
        <w:left w:val="none" w:sz="0" w:space="0" w:color="auto"/>
        <w:bottom w:val="none" w:sz="0" w:space="0" w:color="auto"/>
        <w:right w:val="none" w:sz="0" w:space="0" w:color="auto"/>
      </w:divBdr>
    </w:div>
    <w:div w:id="2048869629">
      <w:bodyDiv w:val="1"/>
      <w:marLeft w:val="0"/>
      <w:marRight w:val="0"/>
      <w:marTop w:val="0"/>
      <w:marBottom w:val="0"/>
      <w:divBdr>
        <w:top w:val="none" w:sz="0" w:space="0" w:color="auto"/>
        <w:left w:val="none" w:sz="0" w:space="0" w:color="auto"/>
        <w:bottom w:val="none" w:sz="0" w:space="0" w:color="auto"/>
        <w:right w:val="none" w:sz="0" w:space="0" w:color="auto"/>
      </w:divBdr>
    </w:div>
    <w:div w:id="2052414093">
      <w:bodyDiv w:val="1"/>
      <w:marLeft w:val="0"/>
      <w:marRight w:val="0"/>
      <w:marTop w:val="0"/>
      <w:marBottom w:val="0"/>
      <w:divBdr>
        <w:top w:val="none" w:sz="0" w:space="0" w:color="auto"/>
        <w:left w:val="none" w:sz="0" w:space="0" w:color="auto"/>
        <w:bottom w:val="none" w:sz="0" w:space="0" w:color="auto"/>
        <w:right w:val="none" w:sz="0" w:space="0" w:color="auto"/>
      </w:divBdr>
    </w:div>
    <w:div w:id="2052682615">
      <w:bodyDiv w:val="1"/>
      <w:marLeft w:val="0"/>
      <w:marRight w:val="0"/>
      <w:marTop w:val="0"/>
      <w:marBottom w:val="0"/>
      <w:divBdr>
        <w:top w:val="none" w:sz="0" w:space="0" w:color="auto"/>
        <w:left w:val="none" w:sz="0" w:space="0" w:color="auto"/>
        <w:bottom w:val="none" w:sz="0" w:space="0" w:color="auto"/>
        <w:right w:val="none" w:sz="0" w:space="0" w:color="auto"/>
      </w:divBdr>
    </w:div>
    <w:div w:id="2055883929">
      <w:bodyDiv w:val="1"/>
      <w:marLeft w:val="0"/>
      <w:marRight w:val="0"/>
      <w:marTop w:val="0"/>
      <w:marBottom w:val="0"/>
      <w:divBdr>
        <w:top w:val="none" w:sz="0" w:space="0" w:color="auto"/>
        <w:left w:val="none" w:sz="0" w:space="0" w:color="auto"/>
        <w:bottom w:val="none" w:sz="0" w:space="0" w:color="auto"/>
        <w:right w:val="none" w:sz="0" w:space="0" w:color="auto"/>
      </w:divBdr>
    </w:div>
    <w:div w:id="2058510982">
      <w:bodyDiv w:val="1"/>
      <w:marLeft w:val="0"/>
      <w:marRight w:val="0"/>
      <w:marTop w:val="0"/>
      <w:marBottom w:val="0"/>
      <w:divBdr>
        <w:top w:val="none" w:sz="0" w:space="0" w:color="auto"/>
        <w:left w:val="none" w:sz="0" w:space="0" w:color="auto"/>
        <w:bottom w:val="none" w:sz="0" w:space="0" w:color="auto"/>
        <w:right w:val="none" w:sz="0" w:space="0" w:color="auto"/>
      </w:divBdr>
    </w:div>
    <w:div w:id="2063864904">
      <w:bodyDiv w:val="1"/>
      <w:marLeft w:val="0"/>
      <w:marRight w:val="0"/>
      <w:marTop w:val="0"/>
      <w:marBottom w:val="0"/>
      <w:divBdr>
        <w:top w:val="none" w:sz="0" w:space="0" w:color="auto"/>
        <w:left w:val="none" w:sz="0" w:space="0" w:color="auto"/>
        <w:bottom w:val="none" w:sz="0" w:space="0" w:color="auto"/>
        <w:right w:val="none" w:sz="0" w:space="0" w:color="auto"/>
      </w:divBdr>
    </w:div>
    <w:div w:id="2070373422">
      <w:bodyDiv w:val="1"/>
      <w:marLeft w:val="0"/>
      <w:marRight w:val="0"/>
      <w:marTop w:val="0"/>
      <w:marBottom w:val="0"/>
      <w:divBdr>
        <w:top w:val="none" w:sz="0" w:space="0" w:color="auto"/>
        <w:left w:val="none" w:sz="0" w:space="0" w:color="auto"/>
        <w:bottom w:val="none" w:sz="0" w:space="0" w:color="auto"/>
        <w:right w:val="none" w:sz="0" w:space="0" w:color="auto"/>
      </w:divBdr>
    </w:div>
    <w:div w:id="2070959482">
      <w:bodyDiv w:val="1"/>
      <w:marLeft w:val="0"/>
      <w:marRight w:val="0"/>
      <w:marTop w:val="0"/>
      <w:marBottom w:val="0"/>
      <w:divBdr>
        <w:top w:val="none" w:sz="0" w:space="0" w:color="auto"/>
        <w:left w:val="none" w:sz="0" w:space="0" w:color="auto"/>
        <w:bottom w:val="none" w:sz="0" w:space="0" w:color="auto"/>
        <w:right w:val="none" w:sz="0" w:space="0" w:color="auto"/>
      </w:divBdr>
    </w:div>
    <w:div w:id="2073579223">
      <w:bodyDiv w:val="1"/>
      <w:marLeft w:val="0"/>
      <w:marRight w:val="0"/>
      <w:marTop w:val="0"/>
      <w:marBottom w:val="0"/>
      <w:divBdr>
        <w:top w:val="none" w:sz="0" w:space="0" w:color="auto"/>
        <w:left w:val="none" w:sz="0" w:space="0" w:color="auto"/>
        <w:bottom w:val="none" w:sz="0" w:space="0" w:color="auto"/>
        <w:right w:val="none" w:sz="0" w:space="0" w:color="auto"/>
      </w:divBdr>
    </w:div>
    <w:div w:id="2075153173">
      <w:bodyDiv w:val="1"/>
      <w:marLeft w:val="0"/>
      <w:marRight w:val="0"/>
      <w:marTop w:val="0"/>
      <w:marBottom w:val="0"/>
      <w:divBdr>
        <w:top w:val="none" w:sz="0" w:space="0" w:color="auto"/>
        <w:left w:val="none" w:sz="0" w:space="0" w:color="auto"/>
        <w:bottom w:val="none" w:sz="0" w:space="0" w:color="auto"/>
        <w:right w:val="none" w:sz="0" w:space="0" w:color="auto"/>
      </w:divBdr>
    </w:div>
    <w:div w:id="2077435907">
      <w:bodyDiv w:val="1"/>
      <w:marLeft w:val="0"/>
      <w:marRight w:val="0"/>
      <w:marTop w:val="0"/>
      <w:marBottom w:val="0"/>
      <w:divBdr>
        <w:top w:val="none" w:sz="0" w:space="0" w:color="auto"/>
        <w:left w:val="none" w:sz="0" w:space="0" w:color="auto"/>
        <w:bottom w:val="none" w:sz="0" w:space="0" w:color="auto"/>
        <w:right w:val="none" w:sz="0" w:space="0" w:color="auto"/>
      </w:divBdr>
    </w:div>
    <w:div w:id="2078939184">
      <w:bodyDiv w:val="1"/>
      <w:marLeft w:val="0"/>
      <w:marRight w:val="0"/>
      <w:marTop w:val="0"/>
      <w:marBottom w:val="0"/>
      <w:divBdr>
        <w:top w:val="none" w:sz="0" w:space="0" w:color="auto"/>
        <w:left w:val="none" w:sz="0" w:space="0" w:color="auto"/>
        <w:bottom w:val="none" w:sz="0" w:space="0" w:color="auto"/>
        <w:right w:val="none" w:sz="0" w:space="0" w:color="auto"/>
      </w:divBdr>
    </w:div>
    <w:div w:id="2080592033">
      <w:bodyDiv w:val="1"/>
      <w:marLeft w:val="0"/>
      <w:marRight w:val="0"/>
      <w:marTop w:val="0"/>
      <w:marBottom w:val="0"/>
      <w:divBdr>
        <w:top w:val="none" w:sz="0" w:space="0" w:color="auto"/>
        <w:left w:val="none" w:sz="0" w:space="0" w:color="auto"/>
        <w:bottom w:val="none" w:sz="0" w:space="0" w:color="auto"/>
        <w:right w:val="none" w:sz="0" w:space="0" w:color="auto"/>
      </w:divBdr>
    </w:div>
    <w:div w:id="2082284845">
      <w:bodyDiv w:val="1"/>
      <w:marLeft w:val="0"/>
      <w:marRight w:val="0"/>
      <w:marTop w:val="0"/>
      <w:marBottom w:val="0"/>
      <w:divBdr>
        <w:top w:val="none" w:sz="0" w:space="0" w:color="auto"/>
        <w:left w:val="none" w:sz="0" w:space="0" w:color="auto"/>
        <w:bottom w:val="none" w:sz="0" w:space="0" w:color="auto"/>
        <w:right w:val="none" w:sz="0" w:space="0" w:color="auto"/>
      </w:divBdr>
    </w:div>
    <w:div w:id="2082291818">
      <w:bodyDiv w:val="1"/>
      <w:marLeft w:val="0"/>
      <w:marRight w:val="0"/>
      <w:marTop w:val="0"/>
      <w:marBottom w:val="0"/>
      <w:divBdr>
        <w:top w:val="none" w:sz="0" w:space="0" w:color="auto"/>
        <w:left w:val="none" w:sz="0" w:space="0" w:color="auto"/>
        <w:bottom w:val="none" w:sz="0" w:space="0" w:color="auto"/>
        <w:right w:val="none" w:sz="0" w:space="0" w:color="auto"/>
      </w:divBdr>
    </w:div>
    <w:div w:id="2082559774">
      <w:bodyDiv w:val="1"/>
      <w:marLeft w:val="0"/>
      <w:marRight w:val="0"/>
      <w:marTop w:val="0"/>
      <w:marBottom w:val="0"/>
      <w:divBdr>
        <w:top w:val="none" w:sz="0" w:space="0" w:color="auto"/>
        <w:left w:val="none" w:sz="0" w:space="0" w:color="auto"/>
        <w:bottom w:val="none" w:sz="0" w:space="0" w:color="auto"/>
        <w:right w:val="none" w:sz="0" w:space="0" w:color="auto"/>
      </w:divBdr>
    </w:div>
    <w:div w:id="2089184560">
      <w:bodyDiv w:val="1"/>
      <w:marLeft w:val="0"/>
      <w:marRight w:val="0"/>
      <w:marTop w:val="0"/>
      <w:marBottom w:val="0"/>
      <w:divBdr>
        <w:top w:val="none" w:sz="0" w:space="0" w:color="auto"/>
        <w:left w:val="none" w:sz="0" w:space="0" w:color="auto"/>
        <w:bottom w:val="none" w:sz="0" w:space="0" w:color="auto"/>
        <w:right w:val="none" w:sz="0" w:space="0" w:color="auto"/>
      </w:divBdr>
    </w:div>
    <w:div w:id="2093699253">
      <w:bodyDiv w:val="1"/>
      <w:marLeft w:val="0"/>
      <w:marRight w:val="0"/>
      <w:marTop w:val="0"/>
      <w:marBottom w:val="0"/>
      <w:divBdr>
        <w:top w:val="none" w:sz="0" w:space="0" w:color="auto"/>
        <w:left w:val="none" w:sz="0" w:space="0" w:color="auto"/>
        <w:bottom w:val="none" w:sz="0" w:space="0" w:color="auto"/>
        <w:right w:val="none" w:sz="0" w:space="0" w:color="auto"/>
      </w:divBdr>
    </w:div>
    <w:div w:id="2099986009">
      <w:bodyDiv w:val="1"/>
      <w:marLeft w:val="0"/>
      <w:marRight w:val="0"/>
      <w:marTop w:val="0"/>
      <w:marBottom w:val="0"/>
      <w:divBdr>
        <w:top w:val="none" w:sz="0" w:space="0" w:color="auto"/>
        <w:left w:val="none" w:sz="0" w:space="0" w:color="auto"/>
        <w:bottom w:val="none" w:sz="0" w:space="0" w:color="auto"/>
        <w:right w:val="none" w:sz="0" w:space="0" w:color="auto"/>
      </w:divBdr>
    </w:div>
    <w:div w:id="2102992791">
      <w:bodyDiv w:val="1"/>
      <w:marLeft w:val="0"/>
      <w:marRight w:val="0"/>
      <w:marTop w:val="0"/>
      <w:marBottom w:val="0"/>
      <w:divBdr>
        <w:top w:val="none" w:sz="0" w:space="0" w:color="auto"/>
        <w:left w:val="none" w:sz="0" w:space="0" w:color="auto"/>
        <w:bottom w:val="none" w:sz="0" w:space="0" w:color="auto"/>
        <w:right w:val="none" w:sz="0" w:space="0" w:color="auto"/>
      </w:divBdr>
    </w:div>
    <w:div w:id="2105345893">
      <w:bodyDiv w:val="1"/>
      <w:marLeft w:val="0"/>
      <w:marRight w:val="0"/>
      <w:marTop w:val="0"/>
      <w:marBottom w:val="0"/>
      <w:divBdr>
        <w:top w:val="none" w:sz="0" w:space="0" w:color="auto"/>
        <w:left w:val="none" w:sz="0" w:space="0" w:color="auto"/>
        <w:bottom w:val="none" w:sz="0" w:space="0" w:color="auto"/>
        <w:right w:val="none" w:sz="0" w:space="0" w:color="auto"/>
      </w:divBdr>
    </w:div>
    <w:div w:id="2106803502">
      <w:bodyDiv w:val="1"/>
      <w:marLeft w:val="0"/>
      <w:marRight w:val="0"/>
      <w:marTop w:val="0"/>
      <w:marBottom w:val="0"/>
      <w:divBdr>
        <w:top w:val="none" w:sz="0" w:space="0" w:color="auto"/>
        <w:left w:val="none" w:sz="0" w:space="0" w:color="auto"/>
        <w:bottom w:val="none" w:sz="0" w:space="0" w:color="auto"/>
        <w:right w:val="none" w:sz="0" w:space="0" w:color="auto"/>
      </w:divBdr>
    </w:div>
    <w:div w:id="2107579000">
      <w:bodyDiv w:val="1"/>
      <w:marLeft w:val="0"/>
      <w:marRight w:val="0"/>
      <w:marTop w:val="0"/>
      <w:marBottom w:val="0"/>
      <w:divBdr>
        <w:top w:val="none" w:sz="0" w:space="0" w:color="auto"/>
        <w:left w:val="none" w:sz="0" w:space="0" w:color="auto"/>
        <w:bottom w:val="none" w:sz="0" w:space="0" w:color="auto"/>
        <w:right w:val="none" w:sz="0" w:space="0" w:color="auto"/>
      </w:divBdr>
    </w:div>
    <w:div w:id="2119524376">
      <w:bodyDiv w:val="1"/>
      <w:marLeft w:val="0"/>
      <w:marRight w:val="0"/>
      <w:marTop w:val="0"/>
      <w:marBottom w:val="0"/>
      <w:divBdr>
        <w:top w:val="none" w:sz="0" w:space="0" w:color="auto"/>
        <w:left w:val="none" w:sz="0" w:space="0" w:color="auto"/>
        <w:bottom w:val="none" w:sz="0" w:space="0" w:color="auto"/>
        <w:right w:val="none" w:sz="0" w:space="0" w:color="auto"/>
      </w:divBdr>
    </w:div>
    <w:div w:id="2124956163">
      <w:bodyDiv w:val="1"/>
      <w:marLeft w:val="0"/>
      <w:marRight w:val="0"/>
      <w:marTop w:val="0"/>
      <w:marBottom w:val="0"/>
      <w:divBdr>
        <w:top w:val="none" w:sz="0" w:space="0" w:color="auto"/>
        <w:left w:val="none" w:sz="0" w:space="0" w:color="auto"/>
        <w:bottom w:val="none" w:sz="0" w:space="0" w:color="auto"/>
        <w:right w:val="none" w:sz="0" w:space="0" w:color="auto"/>
      </w:divBdr>
    </w:div>
    <w:div w:id="2126852840">
      <w:bodyDiv w:val="1"/>
      <w:marLeft w:val="0"/>
      <w:marRight w:val="0"/>
      <w:marTop w:val="0"/>
      <w:marBottom w:val="0"/>
      <w:divBdr>
        <w:top w:val="none" w:sz="0" w:space="0" w:color="auto"/>
        <w:left w:val="none" w:sz="0" w:space="0" w:color="auto"/>
        <w:bottom w:val="none" w:sz="0" w:space="0" w:color="auto"/>
        <w:right w:val="none" w:sz="0" w:space="0" w:color="auto"/>
      </w:divBdr>
    </w:div>
    <w:div w:id="2129276976">
      <w:bodyDiv w:val="1"/>
      <w:marLeft w:val="0"/>
      <w:marRight w:val="0"/>
      <w:marTop w:val="0"/>
      <w:marBottom w:val="0"/>
      <w:divBdr>
        <w:top w:val="none" w:sz="0" w:space="0" w:color="auto"/>
        <w:left w:val="none" w:sz="0" w:space="0" w:color="auto"/>
        <w:bottom w:val="none" w:sz="0" w:space="0" w:color="auto"/>
        <w:right w:val="none" w:sz="0" w:space="0" w:color="auto"/>
      </w:divBdr>
    </w:div>
    <w:div w:id="2129931727">
      <w:bodyDiv w:val="1"/>
      <w:marLeft w:val="0"/>
      <w:marRight w:val="0"/>
      <w:marTop w:val="0"/>
      <w:marBottom w:val="0"/>
      <w:divBdr>
        <w:top w:val="none" w:sz="0" w:space="0" w:color="auto"/>
        <w:left w:val="none" w:sz="0" w:space="0" w:color="auto"/>
        <w:bottom w:val="none" w:sz="0" w:space="0" w:color="auto"/>
        <w:right w:val="none" w:sz="0" w:space="0" w:color="auto"/>
      </w:divBdr>
    </w:div>
    <w:div w:id="2136287771">
      <w:bodyDiv w:val="1"/>
      <w:marLeft w:val="0"/>
      <w:marRight w:val="0"/>
      <w:marTop w:val="0"/>
      <w:marBottom w:val="0"/>
      <w:divBdr>
        <w:top w:val="none" w:sz="0" w:space="0" w:color="auto"/>
        <w:left w:val="none" w:sz="0" w:space="0" w:color="auto"/>
        <w:bottom w:val="none" w:sz="0" w:space="0" w:color="auto"/>
        <w:right w:val="none" w:sz="0" w:space="0" w:color="auto"/>
      </w:divBdr>
    </w:div>
    <w:div w:id="2136555799">
      <w:bodyDiv w:val="1"/>
      <w:marLeft w:val="0"/>
      <w:marRight w:val="0"/>
      <w:marTop w:val="0"/>
      <w:marBottom w:val="0"/>
      <w:divBdr>
        <w:top w:val="none" w:sz="0" w:space="0" w:color="auto"/>
        <w:left w:val="none" w:sz="0" w:space="0" w:color="auto"/>
        <w:bottom w:val="none" w:sz="0" w:space="0" w:color="auto"/>
        <w:right w:val="none" w:sz="0" w:space="0" w:color="auto"/>
      </w:divBdr>
    </w:div>
    <w:div w:id="2139371341">
      <w:bodyDiv w:val="1"/>
      <w:marLeft w:val="0"/>
      <w:marRight w:val="0"/>
      <w:marTop w:val="0"/>
      <w:marBottom w:val="0"/>
      <w:divBdr>
        <w:top w:val="none" w:sz="0" w:space="0" w:color="auto"/>
        <w:left w:val="none" w:sz="0" w:space="0" w:color="auto"/>
        <w:bottom w:val="none" w:sz="0" w:space="0" w:color="auto"/>
        <w:right w:val="none" w:sz="0" w:space="0" w:color="auto"/>
      </w:divBdr>
    </w:div>
    <w:div w:id="2139715766">
      <w:bodyDiv w:val="1"/>
      <w:marLeft w:val="0"/>
      <w:marRight w:val="0"/>
      <w:marTop w:val="0"/>
      <w:marBottom w:val="0"/>
      <w:divBdr>
        <w:top w:val="none" w:sz="0" w:space="0" w:color="auto"/>
        <w:left w:val="none" w:sz="0" w:space="0" w:color="auto"/>
        <w:bottom w:val="none" w:sz="0" w:space="0" w:color="auto"/>
        <w:right w:val="none" w:sz="0" w:space="0" w:color="auto"/>
      </w:divBdr>
    </w:div>
    <w:div w:id="2140492980">
      <w:bodyDiv w:val="1"/>
      <w:marLeft w:val="0"/>
      <w:marRight w:val="0"/>
      <w:marTop w:val="0"/>
      <w:marBottom w:val="0"/>
      <w:divBdr>
        <w:top w:val="none" w:sz="0" w:space="0" w:color="auto"/>
        <w:left w:val="none" w:sz="0" w:space="0" w:color="auto"/>
        <w:bottom w:val="none" w:sz="0" w:space="0" w:color="auto"/>
        <w:right w:val="none" w:sz="0" w:space="0" w:color="auto"/>
      </w:divBdr>
    </w:div>
    <w:div w:id="2141612301">
      <w:bodyDiv w:val="1"/>
      <w:marLeft w:val="0"/>
      <w:marRight w:val="0"/>
      <w:marTop w:val="0"/>
      <w:marBottom w:val="0"/>
      <w:divBdr>
        <w:top w:val="none" w:sz="0" w:space="0" w:color="auto"/>
        <w:left w:val="none" w:sz="0" w:space="0" w:color="auto"/>
        <w:bottom w:val="none" w:sz="0" w:space="0" w:color="auto"/>
        <w:right w:val="none" w:sz="0" w:space="0" w:color="auto"/>
      </w:divBdr>
    </w:div>
    <w:div w:id="2142796810">
      <w:bodyDiv w:val="1"/>
      <w:marLeft w:val="0"/>
      <w:marRight w:val="0"/>
      <w:marTop w:val="0"/>
      <w:marBottom w:val="0"/>
      <w:divBdr>
        <w:top w:val="none" w:sz="0" w:space="0" w:color="auto"/>
        <w:left w:val="none" w:sz="0" w:space="0" w:color="auto"/>
        <w:bottom w:val="none" w:sz="0" w:space="0" w:color="auto"/>
        <w:right w:val="none" w:sz="0" w:space="0" w:color="auto"/>
      </w:divBdr>
    </w:div>
    <w:div w:id="2143427815">
      <w:bodyDiv w:val="1"/>
      <w:marLeft w:val="0"/>
      <w:marRight w:val="0"/>
      <w:marTop w:val="0"/>
      <w:marBottom w:val="0"/>
      <w:divBdr>
        <w:top w:val="none" w:sz="0" w:space="0" w:color="auto"/>
        <w:left w:val="none" w:sz="0" w:space="0" w:color="auto"/>
        <w:bottom w:val="none" w:sz="0" w:space="0" w:color="auto"/>
        <w:right w:val="none" w:sz="0" w:space="0" w:color="auto"/>
      </w:divBdr>
    </w:div>
    <w:div w:id="2145075632">
      <w:bodyDiv w:val="1"/>
      <w:marLeft w:val="0"/>
      <w:marRight w:val="0"/>
      <w:marTop w:val="0"/>
      <w:marBottom w:val="0"/>
      <w:divBdr>
        <w:top w:val="none" w:sz="0" w:space="0" w:color="auto"/>
        <w:left w:val="none" w:sz="0" w:space="0" w:color="auto"/>
        <w:bottom w:val="none" w:sz="0" w:space="0" w:color="auto"/>
        <w:right w:val="none" w:sz="0" w:space="0" w:color="auto"/>
      </w:divBdr>
    </w:div>
    <w:div w:id="2145542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4</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5</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6</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7</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9</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11</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8</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10</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15</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16</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17</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18</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19</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20</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21</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22</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23</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24</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26</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27</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28</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14</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30</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25</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12</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13</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29</b:RefOrder>
  </b:Source>
</b:Sources>
</file>

<file path=customXml/item2.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4</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5</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6</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7</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9</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11</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8</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10</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15</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16</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17</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18</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19</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20</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21</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22</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23</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24</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26</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27</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28</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14</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30</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25</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12</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13</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29</b:RefOrder>
  </b:Source>
</b:Sources>
</file>

<file path=customXml/item3.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4</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5</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6</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7</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9</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11</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8</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10</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15</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16</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17</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18</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19</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20</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21</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22</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23</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24</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26</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27</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28</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14</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30</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25</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12</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13</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29</b:RefOrder>
  </b:Source>
</b:Sources>
</file>

<file path=customXml/itemProps1.xml><?xml version="1.0" encoding="utf-8"?>
<ds:datastoreItem xmlns:ds="http://schemas.openxmlformats.org/officeDocument/2006/customXml" ds:itemID="{550132CF-E131-40E5-8DC8-02227057206D}">
  <ds:schemaRefs>
    <ds:schemaRef ds:uri="http://schemas.openxmlformats.org/officeDocument/2006/bibliography"/>
  </ds:schemaRefs>
</ds:datastoreItem>
</file>

<file path=customXml/itemProps2.xml><?xml version="1.0" encoding="utf-8"?>
<ds:datastoreItem xmlns:ds="http://schemas.openxmlformats.org/officeDocument/2006/customXml" ds:itemID="{55F94436-0A92-4221-B5DD-1B06026D74DC}">
  <ds:schemaRefs>
    <ds:schemaRef ds:uri="http://schemas.openxmlformats.org/officeDocument/2006/bibliography"/>
  </ds:schemaRefs>
</ds:datastoreItem>
</file>

<file path=customXml/itemProps3.xml><?xml version="1.0" encoding="utf-8"?>
<ds:datastoreItem xmlns:ds="http://schemas.openxmlformats.org/officeDocument/2006/customXml" ds:itemID="{AB7CD1B8-F1D4-43B9-8D68-02D8DF3AB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804</TotalTime>
  <Pages>9</Pages>
  <Words>6322</Words>
  <Characters>36733</Characters>
  <Application>Microsoft Office Word</Application>
  <DocSecurity>0</DocSecurity>
  <Lines>1049</Lines>
  <Paragraphs>391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39</cp:revision>
  <dcterms:created xsi:type="dcterms:W3CDTF">2024-06-12T13:11:00Z</dcterms:created>
  <dcterms:modified xsi:type="dcterms:W3CDTF">2026-06-23T03:40:00Z</dcterms:modified>
</cp:coreProperties>
</file>