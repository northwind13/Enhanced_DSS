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04A2EBF" w:rsidR="00E97881" w:rsidRPr="00BA1179" w:rsidRDefault="009E7AB1" w:rsidP="00E97881">
      <w:pPr>
        <w:pStyle w:val="Caption"/>
      </w:pPr>
      <w:bookmarkStart w:id="35" w:name="_Ref223862101"/>
      <w:bookmarkStart w:id="36" w:name="_Toc236342228"/>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2931D683" w:rsidR="000F5259" w:rsidRPr="00BA1179" w:rsidRDefault="000F5259" w:rsidP="000F5259">
      <w:pPr>
        <w:pStyle w:val="Caption"/>
      </w:pPr>
      <w:bookmarkStart w:id="44" w:name="_Ref227630123"/>
      <w:bookmarkStart w:id="45" w:name="_Toc236342229"/>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2DA80FB8">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F08CCD8" w:rsidR="009A2659" w:rsidRPr="00BA1179" w:rsidRDefault="00000000">
      <w:pPr>
        <w:pStyle w:val="Caption"/>
      </w:pPr>
      <w:bookmarkStart w:id="54" w:name="_Ref300000101"/>
      <w:bookmarkStart w:id="55" w:name="_Toc236342230"/>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4AFB819C">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718EFAF3" w:rsidR="00AD5C12" w:rsidRPr="00BA1179" w:rsidRDefault="00AD5C12" w:rsidP="00AD5C12">
      <w:pPr>
        <w:pStyle w:val="Caption"/>
      </w:pPr>
      <w:bookmarkStart w:id="60" w:name="_Ref300000204"/>
      <w:bookmarkStart w:id="61" w:name="_Toc236342231"/>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69325533">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530ABF24" w:rsidR="000B1A79" w:rsidRDefault="000B1A79" w:rsidP="000B1A79">
      <w:pPr>
        <w:pStyle w:val="Caption"/>
        <w:jc w:val="center"/>
      </w:pPr>
      <w:bookmarkStart w:id="74" w:name="_Ref235198619"/>
      <w:bookmarkStart w:id="75" w:name="_Toc236342232"/>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8B28194" w:rsidR="00D25AA8" w:rsidRDefault="00D25AA8" w:rsidP="00D25AA8">
      <w:pPr>
        <w:jc w:val="center"/>
      </w:pPr>
      <w:bookmarkStart w:id="80" w:name="_RefFigMTS"/>
      <w:bookmarkStart w:id="81" w:name="_Toc236342233"/>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4A86D59"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 xml:space="preserve">Section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C086D0C" w:rsidR="00D854A7" w:rsidRPr="00BA1179" w:rsidRDefault="00D854A7" w:rsidP="00D854A7">
      <w:pPr>
        <w:pStyle w:val="Caption"/>
      </w:pPr>
      <w:bookmarkStart w:id="107" w:name="_RefFig24"/>
      <w:bookmarkStart w:id="108" w:name="_Toc236342234"/>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23F42B6A">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63B1BBEF"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36342155"/>
      <w:bookmarkStart w:id="167" w:name="_Toc222699948"/>
      <w:bookmarkStart w:id="168" w:name="_Toc222699946"/>
      <w:bookmarkStart w:id="169" w:name="_Toc222653216"/>
      <w:bookmarkStart w:id="170" w:name="_Toc222699945"/>
      <w:bookmarkStart w:id="171" w:name="_Toc222699942"/>
      <w:bookmarkStart w:id="172" w:name="_Toc222086805"/>
      <w:bookmarkStart w:id="173" w:name="_Toc222653209"/>
      <w:r>
        <w:rPr>
          <w:lang w:eastAsia="ja-JP"/>
        </w:rPr>
        <w:t xml:space="preserve">Simulation </w:t>
      </w:r>
      <w:r w:rsidRPr="00BA1179">
        <w:rPr>
          <w:lang w:eastAsia="ja-JP"/>
        </w:rPr>
        <w:t>Input and External Sources</w:t>
      </w:r>
      <w:bookmarkEnd w:id="166"/>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2E88772" w:rsidR="000E1725" w:rsidRPr="00BA1179" w:rsidRDefault="00000000" w:rsidP="00C438E2">
      <w:pPr>
        <w:pStyle w:val="Caption"/>
      </w:pPr>
      <w:bookmarkStart w:id="202" w:name="_Ref234402070"/>
      <w:bookmarkStart w:id="203" w:name="_Toc236342236"/>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476C61E3">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F19122E" w:rsidR="000E1725" w:rsidRPr="00BA1179" w:rsidRDefault="00000000" w:rsidP="00584BE7">
      <w:pPr>
        <w:pStyle w:val="Caption"/>
      </w:pPr>
      <w:bookmarkStart w:id="206" w:name="_Ref234404508"/>
      <w:bookmarkStart w:id="207" w:name="_Toc236342237"/>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2D40868E"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7"/>
      <w:bookmarkEnd w:id="168"/>
      <w:bookmarkEnd w:id="169"/>
      <w:bookmarkEnd w:id="170"/>
      <w:bookmarkEnd w:id="171"/>
      <w:bookmarkEnd w:id="172"/>
      <w:bookmarkEnd w:id="173"/>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F4A4CB3" w:rsidR="00192E39" w:rsidRPr="00BA1179" w:rsidRDefault="00192E39" w:rsidP="00192E39">
      <w:pPr>
        <w:pStyle w:val="Caption"/>
      </w:pPr>
      <w:bookmarkStart w:id="228" w:name="_Ref227450920"/>
      <w:bookmarkStart w:id="229" w:name="_Toc236342239"/>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7E82884C" w:rsidR="000E1725" w:rsidRPr="00BA1179" w:rsidRDefault="00000000" w:rsidP="00877A9C">
      <w:pPr>
        <w:pStyle w:val="Caption"/>
      </w:pPr>
      <w:bookmarkStart w:id="235" w:name="_Ref234436472"/>
      <w:bookmarkStart w:id="236" w:name="_Toc236342240"/>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0A773975" w:rsidR="000E1725" w:rsidRPr="00BA1179" w:rsidRDefault="00882033" w:rsidP="00BD34CA">
      <w:pPr>
        <w:pStyle w:val="ParText"/>
      </w:pPr>
      <w:r>
        <w:t>Rules cannot be written over the features directly</w:t>
      </w:r>
      <w:r w:rsidRPr="00BA1179">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34E9C977"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75964F49" w:rsidR="000E1725" w:rsidRPr="00BA1179" w:rsidRDefault="00000000" w:rsidP="00BE53B2">
      <w:pPr>
        <w:pStyle w:val="Caption"/>
      </w:pPr>
      <w:bookmarkStart w:id="252" w:name="_Ref234606488"/>
      <w:bookmarkStart w:id="253" w:name="_Toc236342242"/>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52"/>
      <w:r w:rsidRPr="00BA1179">
        <w:t xml:space="preserve"> Hierarchical concept activation example</w:t>
      </w:r>
      <w:bookmarkEnd w:id="253"/>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73E4ED8E" w:rsidR="000E1725" w:rsidRPr="002C20B0" w:rsidRDefault="00000000" w:rsidP="00C64FAF">
      <w:pPr>
        <w:pStyle w:val="Caption"/>
        <w:rPr>
          <w:b/>
          <w:bCs/>
        </w:rPr>
      </w:pPr>
      <w:bookmarkStart w:id="255" w:name="_RefFigL3gate"/>
      <w:bookmarkStart w:id="256" w:name="_Toc236342243"/>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B44AC07" w:rsidR="0086103F" w:rsidRPr="00BA1179" w:rsidRDefault="0086103F" w:rsidP="0086103F">
      <w:pPr>
        <w:pStyle w:val="ParText"/>
      </w:pPr>
      <w:bookmarkStart w:id="259" w:name="_RefFig43"/>
      <w:bookmarkStart w:id="260" w:name="_Toc236342244"/>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1EB96484"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226CA7D"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4A5D6EA"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rsidRPr="00BA1179">
        <w:t xml:space="preserve"> The two acceptance tests and the consequence of failure</w:t>
      </w:r>
      <w:bookmarkEnd w:id="279"/>
    </w:p>
    <w:p w14:paraId="697AFEB8" w14:textId="77777777" w:rsidR="001B05CB" w:rsidRDefault="00000000">
      <w:pPr>
        <w:pStyle w:val="Heading4"/>
      </w:pPr>
      <w:r>
        <w:t>A Worked Example</w:t>
      </w:r>
    </w:p>
    <w:p w14:paraId="2E8ACA70" w14:textId="77777777" w:rsidR="001B05CB" w:rsidRDefault="00000000">
      <w:r>
        <w:t>One cycle is enough to separate the two tests. The cycle below is taken 24 minutes into an incident with four simultaneous ignitions and a quarter of the suggested resources, under the five seed rules. A candidate may fail the cost test, or pass it and fail the quality test, or pass both. The last two outcomes occur in this cycle, in different regions.</w:t>
      </w:r>
    </w:p>
    <w:p w14:paraId="1D84EC41" w14:textId="77777777" w:rsidR="001B05CB" w:rsidRDefault="00000000">
      <w:r>
        <w:t xml:space="preserve">Two forecasts are run from the state of the cycle: one with the candidate allocation held constant, one with no action. Each is priced by the five-term cost of </w:t>
      </w:r>
      <w:r>
        <w:fldChar w:fldCharType="begin"/>
      </w:r>
      <w:r>
        <w:instrText xml:space="preserve"> REF _RefEqJcomp \h \* MERGEFORMAT </w:instrText>
      </w:r>
      <w:r>
        <w:fldChar w:fldCharType="separate"/>
      </w:r>
      <w:r>
        <w:rPr>
          <w:noProof/>
        </w:rPr>
        <w:t>( 48 )</w:t>
      </w:r>
      <w:r>
        <w:fldChar w:fldCharType="end"/>
      </w:r>
      <w:r>
        <w:t>. Table 4.5 gives the terms of both, already normalized, with the weights that combine them.</w:t>
      </w:r>
    </w:p>
    <w:p w14:paraId="0F682A9F" w14:textId="77777777" w:rsidR="001B05CB" w:rsidRDefault="00000000">
      <w:pPr>
        <w:pStyle w:val="Caption"/>
      </w:pPr>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5</w:t>
      </w:r>
      <w:r>
        <w:fldChar w:fldCharType="end"/>
      </w:r>
      <w:r>
        <w:t xml:space="preserve"> Forecast cost terms of the candidate and of no action, with their weights</w:t>
      </w:r>
    </w:p>
    <w:tbl>
      <w:tblPr>
        <w:tblStyle w:val="TableGrid"/>
        <w:tblW w:w="0" w:type="auto"/>
        <w:tblLook w:val="04A0" w:firstRow="1" w:lastRow="0" w:firstColumn="1" w:lastColumn="0" w:noHBand="0" w:noVBand="1"/>
      </w:tblPr>
      <w:tblGrid>
        <w:gridCol w:w="2009"/>
        <w:gridCol w:w="2009"/>
        <w:gridCol w:w="2010"/>
        <w:gridCol w:w="2009"/>
      </w:tblGrid>
      <w:tr w:rsidR="001B05CB" w14:paraId="0422F2C2" w14:textId="77777777">
        <w:tc>
          <w:tcPr>
            <w:tcW w:w="2012" w:type="dxa"/>
          </w:tcPr>
          <w:p w14:paraId="2A37C14C" w14:textId="77777777" w:rsidR="001B05CB" w:rsidRDefault="00000000">
            <w:r>
              <w:lastRenderedPageBreak/>
              <w:t>Term</w:t>
            </w:r>
          </w:p>
        </w:tc>
        <w:tc>
          <w:tcPr>
            <w:tcW w:w="2012" w:type="dxa"/>
          </w:tcPr>
          <w:p w14:paraId="37FF488B" w14:textId="77777777" w:rsidR="001B05CB" w:rsidRDefault="00000000">
            <w:r>
              <w:t xml:space="preserve">Weight </w:t>
            </w:r>
            <m:oMath>
              <m:r>
                <w:rPr>
                  <w:rFonts w:ascii="Cambria Math" w:hAnsi="Cambria Math"/>
                </w:rPr>
                <m:t>w</m:t>
              </m:r>
            </m:oMath>
          </w:p>
        </w:tc>
        <w:tc>
          <w:tcPr>
            <w:tcW w:w="2012" w:type="dxa"/>
          </w:tcPr>
          <w:p w14:paraId="578EBE5B" w14:textId="77777777" w:rsidR="001B05CB" w:rsidRDefault="00000000">
            <w:r>
              <w:t xml:space="preserve">Candidate </w:t>
            </w:r>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oMath>
            <w:r>
              <w:t xml:space="preserve"> (</w:t>
            </w:r>
            <m:oMath>
              <m:r>
                <w:rPr>
                  <w:rFonts w:ascii="Cambria Math" w:hAnsi="Cambria Math"/>
                </w:rPr>
                <m:t>U</m:t>
              </m:r>
            </m:oMath>
            <w:r>
              <w:t>)</w:t>
            </w:r>
          </w:p>
        </w:tc>
        <w:tc>
          <w:tcPr>
            <w:tcW w:w="2012" w:type="dxa"/>
          </w:tcPr>
          <w:p w14:paraId="7D7EE134" w14:textId="77777777" w:rsidR="001B05CB" w:rsidRDefault="00000000">
            <w:r>
              <w:t xml:space="preserve">No action </w:t>
            </w:r>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oMath>
            <w:r>
              <w:t xml:space="preserve"> (</w:t>
            </w:r>
            <m:oMath>
              <m:r>
                <m:rPr>
                  <m:sty m:val="p"/>
                </m:rPr>
                <w:rPr>
                  <w:rFonts w:ascii="Cambria Math" w:hAnsi="Cambria Math"/>
                </w:rPr>
                <m:t>0</m:t>
              </m:r>
            </m:oMath>
            <w:r>
              <w:t>)</w:t>
            </w:r>
          </w:p>
        </w:tc>
      </w:tr>
      <w:tr w:rsidR="001B05CB" w14:paraId="7068852F" w14:textId="77777777">
        <w:tc>
          <w:tcPr>
            <w:tcW w:w="2012" w:type="dxa"/>
          </w:tcPr>
          <w:p w14:paraId="4BC7AC21" w14:textId="77777777" w:rsidR="001B05CB" w:rsidRDefault="00000000">
            <w:r>
              <w:t xml:space="preserve">Burned area, </w:t>
            </w:r>
            <m:oMath>
              <m:sSub>
                <m:sSubPr>
                  <m:ctrlPr>
                    <w:rPr>
                      <w:rFonts w:ascii="Cambria Math" w:hAnsi="Cambria Math"/>
                    </w:rPr>
                  </m:ctrlPr>
                </m:sSubPr>
                <m:e>
                  <m:r>
                    <w:rPr>
                      <w:rFonts w:ascii="Cambria Math" w:hAnsi="Cambria Math"/>
                    </w:rPr>
                    <m:t>J</m:t>
                  </m:r>
                </m:e>
                <m:sub>
                  <m:r>
                    <m:rPr>
                      <m:sty m:val="p"/>
                    </m:rPr>
                    <w:rPr>
                      <w:rFonts w:ascii="Cambria Math" w:hAnsi="Cambria Math"/>
                    </w:rPr>
                    <m:t>burn</m:t>
                  </m:r>
                </m:sub>
              </m:sSub>
            </m:oMath>
          </w:p>
        </w:tc>
        <w:tc>
          <w:tcPr>
            <w:tcW w:w="2012" w:type="dxa"/>
          </w:tcPr>
          <w:p w14:paraId="49E9B5AB" w14:textId="77777777" w:rsidR="001B05CB" w:rsidRDefault="00000000">
            <w:r>
              <w:t>1.0</w:t>
            </w:r>
          </w:p>
        </w:tc>
        <w:tc>
          <w:tcPr>
            <w:tcW w:w="2012" w:type="dxa"/>
          </w:tcPr>
          <w:p w14:paraId="25EB2F33" w14:textId="77777777" w:rsidR="001B05CB" w:rsidRDefault="00000000">
            <w:r>
              <w:t>0.5218</w:t>
            </w:r>
          </w:p>
        </w:tc>
        <w:tc>
          <w:tcPr>
            <w:tcW w:w="2012" w:type="dxa"/>
          </w:tcPr>
          <w:p w14:paraId="4A7E7558" w14:textId="77777777" w:rsidR="001B05CB" w:rsidRDefault="00000000">
            <w:r>
              <w:t>0.5376</w:t>
            </w:r>
          </w:p>
        </w:tc>
      </w:tr>
      <w:tr w:rsidR="001B05CB" w14:paraId="1179892D" w14:textId="77777777">
        <w:tc>
          <w:tcPr>
            <w:tcW w:w="2012" w:type="dxa"/>
          </w:tcPr>
          <w:p w14:paraId="74CA6291" w14:textId="77777777" w:rsidR="001B05CB" w:rsidRDefault="00000000">
            <w:r>
              <w:t xml:space="preserve">Asset loss, </w:t>
            </w:r>
            <m:oMath>
              <m:sSub>
                <m:sSubPr>
                  <m:ctrlPr>
                    <w:rPr>
                      <w:rFonts w:ascii="Cambria Math" w:hAnsi="Cambria Math"/>
                    </w:rPr>
                  </m:ctrlPr>
                </m:sSubPr>
                <m:e>
                  <m:r>
                    <w:rPr>
                      <w:rFonts w:ascii="Cambria Math" w:hAnsi="Cambria Math"/>
                    </w:rPr>
                    <m:t>J</m:t>
                  </m:r>
                </m:e>
                <m:sub>
                  <m:r>
                    <m:rPr>
                      <m:sty m:val="p"/>
                    </m:rPr>
                    <w:rPr>
                      <w:rFonts w:ascii="Cambria Math" w:hAnsi="Cambria Math"/>
                    </w:rPr>
                    <m:t>asset</m:t>
                  </m:r>
                </m:sub>
              </m:sSub>
            </m:oMath>
          </w:p>
        </w:tc>
        <w:tc>
          <w:tcPr>
            <w:tcW w:w="2012" w:type="dxa"/>
          </w:tcPr>
          <w:p w14:paraId="2334A273" w14:textId="77777777" w:rsidR="001B05CB" w:rsidRDefault="00000000">
            <w:r>
              <w:t>1.0</w:t>
            </w:r>
          </w:p>
        </w:tc>
        <w:tc>
          <w:tcPr>
            <w:tcW w:w="2012" w:type="dxa"/>
          </w:tcPr>
          <w:p w14:paraId="3548E26E" w14:textId="77777777" w:rsidR="001B05CB" w:rsidRDefault="00000000">
            <w:r>
              <w:t>0.2226</w:t>
            </w:r>
          </w:p>
        </w:tc>
        <w:tc>
          <w:tcPr>
            <w:tcW w:w="2012" w:type="dxa"/>
          </w:tcPr>
          <w:p w14:paraId="482368D5" w14:textId="77777777" w:rsidR="001B05CB" w:rsidRDefault="00000000">
            <w:r>
              <w:t>0.3061</w:t>
            </w:r>
          </w:p>
        </w:tc>
      </w:tr>
      <w:tr w:rsidR="001B05CB" w14:paraId="0F7841C8" w14:textId="77777777">
        <w:tc>
          <w:tcPr>
            <w:tcW w:w="2012" w:type="dxa"/>
          </w:tcPr>
          <w:p w14:paraId="7E9035FF" w14:textId="77777777" w:rsidR="001B05CB" w:rsidRDefault="00000000">
            <w:r>
              <w:t xml:space="preserve">Population, </w:t>
            </w:r>
            <m:oMath>
              <m:sSub>
                <m:sSubPr>
                  <m:ctrlPr>
                    <w:rPr>
                      <w:rFonts w:ascii="Cambria Math" w:hAnsi="Cambria Math"/>
                    </w:rPr>
                  </m:ctrlPr>
                </m:sSubPr>
                <m:e>
                  <m:r>
                    <w:rPr>
                      <w:rFonts w:ascii="Cambria Math" w:hAnsi="Cambria Math"/>
                    </w:rPr>
                    <m:t>J</m:t>
                  </m:r>
                </m:e>
                <m:sub>
                  <m:r>
                    <m:rPr>
                      <m:sty m:val="p"/>
                    </m:rPr>
                    <w:rPr>
                      <w:rFonts w:ascii="Cambria Math" w:hAnsi="Cambria Math"/>
                    </w:rPr>
                    <m:t>pop</m:t>
                  </m:r>
                </m:sub>
              </m:sSub>
            </m:oMath>
          </w:p>
        </w:tc>
        <w:tc>
          <w:tcPr>
            <w:tcW w:w="2012" w:type="dxa"/>
          </w:tcPr>
          <w:p w14:paraId="1CBC6457" w14:textId="77777777" w:rsidR="001B05CB" w:rsidRDefault="00000000">
            <w:r>
              <w:t>1.0</w:t>
            </w:r>
          </w:p>
        </w:tc>
        <w:tc>
          <w:tcPr>
            <w:tcW w:w="2012" w:type="dxa"/>
          </w:tcPr>
          <w:p w14:paraId="0262229E" w14:textId="77777777" w:rsidR="001B05CB" w:rsidRDefault="00000000">
            <w:r>
              <w:t>0.0004</w:t>
            </w:r>
          </w:p>
        </w:tc>
        <w:tc>
          <w:tcPr>
            <w:tcW w:w="2012" w:type="dxa"/>
          </w:tcPr>
          <w:p w14:paraId="09D6C60B" w14:textId="77777777" w:rsidR="001B05CB" w:rsidRDefault="00000000">
            <w:r>
              <w:t>0.0008</w:t>
            </w:r>
          </w:p>
        </w:tc>
      </w:tr>
      <w:tr w:rsidR="001B05CB" w14:paraId="08862A00" w14:textId="77777777">
        <w:tc>
          <w:tcPr>
            <w:tcW w:w="2012" w:type="dxa"/>
          </w:tcPr>
          <w:p w14:paraId="13805F74" w14:textId="77777777" w:rsidR="001B05CB" w:rsidRDefault="00000000">
            <w:r>
              <w:t xml:space="preserve">Response, </w:t>
            </w:r>
            <m:oMath>
              <m:sSub>
                <m:sSubPr>
                  <m:ctrlPr>
                    <w:rPr>
                      <w:rFonts w:ascii="Cambria Math" w:hAnsi="Cambria Math"/>
                    </w:rPr>
                  </m:ctrlPr>
                </m:sSubPr>
                <m:e>
                  <m:r>
                    <w:rPr>
                      <w:rFonts w:ascii="Cambria Math" w:hAnsi="Cambria Math"/>
                    </w:rPr>
                    <m:t>J</m:t>
                  </m:r>
                </m:e>
                <m:sub>
                  <m:r>
                    <m:rPr>
                      <m:sty m:val="p"/>
                    </m:rPr>
                    <w:rPr>
                      <w:rFonts w:ascii="Cambria Math" w:hAnsi="Cambria Math"/>
                    </w:rPr>
                    <m:t>resp</m:t>
                  </m:r>
                </m:sub>
              </m:sSub>
            </m:oMath>
          </w:p>
        </w:tc>
        <w:tc>
          <w:tcPr>
            <w:tcW w:w="2012" w:type="dxa"/>
          </w:tcPr>
          <w:p w14:paraId="3F9EA137" w14:textId="77777777" w:rsidR="001B05CB" w:rsidRDefault="00000000">
            <w:r>
              <w:t>0.2</w:t>
            </w:r>
          </w:p>
        </w:tc>
        <w:tc>
          <w:tcPr>
            <w:tcW w:w="2012" w:type="dxa"/>
          </w:tcPr>
          <w:p w14:paraId="439B82D6" w14:textId="77777777" w:rsidR="001B05CB" w:rsidRDefault="00000000">
            <w:r>
              <w:t>0.0549</w:t>
            </w:r>
          </w:p>
        </w:tc>
        <w:tc>
          <w:tcPr>
            <w:tcW w:w="2012" w:type="dxa"/>
          </w:tcPr>
          <w:p w14:paraId="3FF72D00" w14:textId="77777777" w:rsidR="001B05CB" w:rsidRDefault="00000000">
            <w:r>
              <w:t>0.0300</w:t>
            </w:r>
          </w:p>
        </w:tc>
      </w:tr>
      <w:tr w:rsidR="001B05CB" w14:paraId="2E018F8F" w14:textId="77777777">
        <w:tc>
          <w:tcPr>
            <w:tcW w:w="2012" w:type="dxa"/>
          </w:tcPr>
          <w:p w14:paraId="1E06030A" w14:textId="77777777" w:rsidR="001B05CB" w:rsidRDefault="00000000">
            <w:r>
              <w:t xml:space="preserve">Delay, </w:t>
            </w:r>
            <m:oMath>
              <m:sSub>
                <m:sSubPr>
                  <m:ctrlPr>
                    <w:rPr>
                      <w:rFonts w:ascii="Cambria Math" w:hAnsi="Cambria Math"/>
                    </w:rPr>
                  </m:ctrlPr>
                </m:sSubPr>
                <m:e>
                  <m:r>
                    <w:rPr>
                      <w:rFonts w:ascii="Cambria Math" w:hAnsi="Cambria Math"/>
                    </w:rPr>
                    <m:t>J</m:t>
                  </m:r>
                </m:e>
                <m:sub>
                  <m:r>
                    <m:rPr>
                      <m:sty m:val="p"/>
                    </m:rPr>
                    <w:rPr>
                      <w:rFonts w:ascii="Cambria Math" w:hAnsi="Cambria Math"/>
                    </w:rPr>
                    <m:t>delay</m:t>
                  </m:r>
                </m:sub>
              </m:sSub>
            </m:oMath>
          </w:p>
        </w:tc>
        <w:tc>
          <w:tcPr>
            <w:tcW w:w="2012" w:type="dxa"/>
          </w:tcPr>
          <w:p w14:paraId="0C5F1D05" w14:textId="77777777" w:rsidR="001B05CB" w:rsidRDefault="00000000">
            <w:r>
              <w:t>0.2</w:t>
            </w:r>
          </w:p>
        </w:tc>
        <w:tc>
          <w:tcPr>
            <w:tcW w:w="2012" w:type="dxa"/>
          </w:tcPr>
          <w:p w14:paraId="37E8FD1E" w14:textId="77777777" w:rsidR="001B05CB" w:rsidRDefault="00000000">
            <w:r>
              <w:t>0.2230</w:t>
            </w:r>
          </w:p>
        </w:tc>
        <w:tc>
          <w:tcPr>
            <w:tcW w:w="2012" w:type="dxa"/>
          </w:tcPr>
          <w:p w14:paraId="00433980" w14:textId="77777777" w:rsidR="001B05CB" w:rsidRDefault="00000000">
            <w:r>
              <w:t>0.0000</w:t>
            </w:r>
          </w:p>
        </w:tc>
      </w:tr>
      <w:tr w:rsidR="001B05CB" w14:paraId="3150B0A6" w14:textId="77777777">
        <w:tc>
          <w:tcPr>
            <w:tcW w:w="2012" w:type="dxa"/>
          </w:tcPr>
          <w:p w14:paraId="0CED334D" w14:textId="77777777" w:rsidR="001B05CB" w:rsidRDefault="00000000">
            <w:r>
              <w:t>Weighted sum</w:t>
            </w:r>
          </w:p>
        </w:tc>
        <w:tc>
          <w:tcPr>
            <w:tcW w:w="2012" w:type="dxa"/>
          </w:tcPr>
          <w:p w14:paraId="02D5C461" w14:textId="77777777" w:rsidR="001B05CB" w:rsidRDefault="001B05CB"/>
        </w:tc>
        <w:tc>
          <w:tcPr>
            <w:tcW w:w="2012" w:type="dxa"/>
          </w:tcPr>
          <w:p w14:paraId="5DDB6194" w14:textId="77777777" w:rsidR="001B05CB" w:rsidRDefault="00000000">
            <w:r>
              <w:t>0.8004</w:t>
            </w:r>
          </w:p>
        </w:tc>
        <w:tc>
          <w:tcPr>
            <w:tcW w:w="2012" w:type="dxa"/>
          </w:tcPr>
          <w:p w14:paraId="443B4847" w14:textId="77777777" w:rsidR="001B05CB" w:rsidRDefault="00000000">
            <w:r>
              <w:t>0.8506</w:t>
            </w:r>
          </w:p>
        </w:tc>
      </w:tr>
    </w:tbl>
    <w:p w14:paraId="7F959682" w14:textId="77777777" w:rsidR="001B05CB" w:rsidRDefault="00000000">
      <w:r>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1B05CB" w14:paraId="27997282" w14:textId="77777777">
        <w:tc>
          <w:tcPr>
            <w:tcW w:w="4350" w:type="pct"/>
            <w:vAlign w:val="center"/>
          </w:tcPr>
          <w:p w14:paraId="28BC0100" w14:textId="77777777" w:rsidR="001B05CB" w:rsidRDefault="00000000">
            <w:pPr>
              <w:pStyle w:val="ParEq"/>
            </w:pPr>
            <m:oMathPara>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m:t>
                </m:r>
                <m:r>
                  <w:rPr>
                    <w:rFonts w:ascii="Cambria Math" w:hAnsi="Cambria Math"/>
                  </w:rPr>
                  <m:t>U</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    </m:t>
                </m:r>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m:oMathPara>
          </w:p>
        </w:tc>
        <w:tc>
          <w:tcPr>
            <w:tcW w:w="650" w:type="pct"/>
            <w:vAlign w:val="center"/>
          </w:tcPr>
          <w:p w14:paraId="56417103" w14:textId="77777777" w:rsidR="001B05CB" w:rsidRDefault="00000000">
            <w:pPr>
              <w:pStyle w:val="ParEq"/>
            </w:pPr>
            <w:bookmarkStart w:id="280" w:name="_RefEqWEj"/>
            <w:r>
              <w:t xml:space="preserve">( </w:t>
            </w:r>
            <w:r>
              <w:fldChar w:fldCharType="begin"/>
            </w:r>
            <w:r>
              <w:instrText xml:space="preserve"> SEQ ( \* ARABIC </w:instrText>
            </w:r>
            <w:r>
              <w:fldChar w:fldCharType="separate"/>
            </w:r>
            <w:r>
              <w:rPr>
                <w:noProof/>
              </w:rPr>
              <w:t>51</w:t>
            </w:r>
            <w:r>
              <w:fldChar w:fldCharType="end"/>
            </w:r>
            <w:r>
              <w:t xml:space="preserve"> )</w:t>
            </w:r>
            <w:bookmarkEnd w:id="280"/>
          </w:p>
        </w:tc>
      </w:tr>
    </w:tbl>
    <w:p w14:paraId="44CAA6B7" w14:textId="77777777" w:rsidR="001B05CB" w:rsidRDefault="00000000">
      <w:pPr>
        <w:rPr>
          <w:ins w:id="281" w:author="Claude" w:date="2026-07-30T22:05:00Z"/>
        </w:rPr>
      </w:pPr>
      <w:ins w:id="282" w:author="Claude" w:date="2026-07-30T22:05:00Z">
        <w:r>
          <w:t xml:space="preserve">These two numbers are what the acceptance test of </w:t>
        </w:r>
        <w:r>
          <w:fldChar w:fldCharType="begin"/>
        </w:r>
        <w:r>
          <w:instrText xml:space="preserve"> REF _RefEqB4503 \h \* MERGEFORMAT </w:instrText>
        </w:r>
      </w:ins>
      <w:ins w:id="283" w:author="Claude" w:date="2026-07-30T22:05:00Z">
        <w:r>
          <w:fldChar w:fldCharType="separate"/>
        </w:r>
        <w:r>
          <w:rPr>
            <w:noProof/>
          </w:rPr>
          <w:t>( 49 )</w:t>
        </w:r>
        <w:r>
          <w:fldChar w:fldCharType="end"/>
        </w:r>
        <w:r>
          <w:t xml:space="preserve"> compares.</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1B05CB" w14:paraId="2A896D09" w14:textId="77777777">
        <w:tc>
          <w:tcPr>
            <w:tcW w:w="4350" w:type="pct"/>
            <w:vAlign w:val="center"/>
          </w:tcPr>
          <w:p w14:paraId="2D6A8AE1" w14:textId="77777777" w:rsidR="001B05CB" w:rsidRDefault="00000000">
            <w:pPr>
              <w:pStyle w:val="ParEq"/>
            </w:pPr>
            <m:oMathPara>
              <m:oMath>
                <m:r>
                  <w:ins w:id="284" w:author="Claude" w:date="2026-07-30T22:05:00Z">
                    <m:rPr>
                      <m:sty m:val="p"/>
                    </m:rPr>
                    <w:rPr>
                      <w:rFonts w:ascii="Cambria Math" w:hAnsi="Cambria Math"/>
                    </w:rPr>
                    <m:t>0.2354 ≤ min(0.35, 0.95 × 0.2502) = 0.2377</m:t>
                  </w:ins>
                </m:r>
              </m:oMath>
            </m:oMathPara>
          </w:p>
        </w:tc>
        <w:tc>
          <w:tcPr>
            <w:tcW w:w="650" w:type="pct"/>
            <w:vAlign w:val="center"/>
          </w:tcPr>
          <w:p w14:paraId="6B5EAFC1" w14:textId="77777777" w:rsidR="001B05CB" w:rsidRDefault="00000000">
            <w:pPr>
              <w:pStyle w:val="ParEq"/>
            </w:pPr>
            <w:bookmarkStart w:id="285" w:name="_RefEqWEcost"/>
            <w:ins w:id="286" w:author="Claude" w:date="2026-07-30T22:05:00Z">
              <w:r>
                <w:t xml:space="preserve">( </w:t>
              </w:r>
              <w:r>
                <w:fldChar w:fldCharType="begin"/>
              </w:r>
              <w:r>
                <w:instrText xml:space="preserve"> SEQ ( \* ARABIC </w:instrText>
              </w:r>
              <w:r>
                <w:fldChar w:fldCharType="separate"/>
              </w:r>
              <w:r>
                <w:rPr>
                  <w:noProof/>
                </w:rPr>
                <w:t>52</w:t>
              </w:r>
              <w:r>
                <w:fldChar w:fldCharType="end"/>
              </w:r>
              <w:r>
                <w:t xml:space="preserve"> )</w:t>
              </w:r>
            </w:ins>
            <w:bookmarkEnd w:id="285"/>
          </w:p>
        </w:tc>
      </w:tr>
    </w:tbl>
    <w:p w14:paraId="7528B7BA" w14:textId="77777777" w:rsidR="001B05CB" w:rsidRDefault="00000000">
      <w:pPr>
        <w:rPr>
          <w:ins w:id="287" w:author="Claude" w:date="2026-07-30T22:05:00Z"/>
        </w:rPr>
      </w:pPr>
      <w:ins w:id="288" w:author="Claude" w:date="2026-07-30T22:05:00Z">
        <w:r>
          <w:t>The candidate is accepted. The ceiling is not the binding condition: the forecast cost of no action, 0.2502, already lies below the ceiling of 0.35, so the ceiling alone would accept every candidate. The margin sets the requirement. A candidate that fails is not withdrawn: the standing orders remain in force while the stages of Section 4.5.3 search for a better one.</w:t>
        </w:r>
      </w:ins>
    </w:p>
    <w:p w14:paraId="361D4305" w14:textId="77777777" w:rsidR="001B05CB" w:rsidRDefault="00000000">
      <w:pPr>
        <w:rPr>
          <w:ins w:id="289" w:author="Claude" w:date="2026-07-30T22:05:00Z"/>
        </w:rPr>
      </w:pPr>
      <w:ins w:id="290" w:author="Claude" w:date="2026-07-30T22:05:00Z">
        <w:r>
          <w:t xml:space="preserve">Acceptance on cost applies to the incident as a whole. The quality test of </w:t>
        </w:r>
        <w:r>
          <w:fldChar w:fldCharType="begin"/>
        </w:r>
        <w:r>
          <w:instrText xml:space="preserve"> REF _RefEqB4504 \h \* MERGEFORMAT </w:instrText>
        </w:r>
      </w:ins>
      <w:ins w:id="291" w:author="Claude" w:date="2026-07-30T22:05:00Z">
        <w:r>
          <w:fldChar w:fldCharType="separate"/>
        </w:r>
        <w:r>
          <w:rPr>
            <w:noProof/>
          </w:rPr>
          <w:t>( 50 )</w:t>
        </w:r>
        <w:r>
          <w:fldChar w:fldCharType="end"/>
        </w:r>
        <w:r>
          <w:t xml:space="preserve"> is evaluated in each region, over the four scored concepts. Table 4.6 lists their terms. The activation is what the concept demanded, the intensity is what the candidate ordered from the family that answers it, and ordering more than was asked for counts as much as ordering less.</w:t>
        </w:r>
      </w:ins>
    </w:p>
    <w:p w14:paraId="1BA0F8C0" w14:textId="77777777" w:rsidR="001B05CB" w:rsidRDefault="00000000">
      <w:pPr>
        <w:pStyle w:val="Caption"/>
        <w:rPr>
          <w:ins w:id="292" w:author="Claude" w:date="2026-07-30T22:05:00Z"/>
        </w:rPr>
      </w:pPr>
      <w:ins w:id="293" w:author="Claude" w:date="2026-07-30T22:05:00Z">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6</w:t>
        </w:r>
        <w:r>
          <w:fldChar w:fldCharType="end"/>
        </w:r>
        <w:r>
          <w:t xml:space="preserve"> Terms of the quality test in the two regions of the cycle</w:t>
        </w:r>
      </w:ins>
    </w:p>
    <w:tbl>
      <w:tblPr>
        <w:tblStyle w:val="TableGrid"/>
        <w:tblW w:w="0" w:type="auto"/>
        <w:tblLook w:val="04A0" w:firstRow="1" w:lastRow="0" w:firstColumn="1" w:lastColumn="0" w:noHBand="0" w:noVBand="1"/>
      </w:tblPr>
      <w:tblGrid>
        <w:gridCol w:w="1606"/>
        <w:gridCol w:w="1608"/>
        <w:gridCol w:w="1608"/>
        <w:gridCol w:w="1607"/>
        <w:gridCol w:w="1608"/>
      </w:tblGrid>
      <w:tr w:rsidR="001B05CB" w14:paraId="264E4733" w14:textId="77777777">
        <w:trPr>
          <w:ins w:id="294" w:author="Claude" w:date="2026-07-30T22:05:00Z"/>
        </w:trPr>
        <w:tc>
          <w:tcPr>
            <w:tcW w:w="1609" w:type="dxa"/>
          </w:tcPr>
          <w:p w14:paraId="0973A0BD" w14:textId="77777777" w:rsidR="001B05CB" w:rsidRDefault="00000000">
            <w:ins w:id="295" w:author="Claude" w:date="2026-07-30T22:05:00Z">
              <w:r>
                <w:t>Region</w:t>
              </w:r>
            </w:ins>
          </w:p>
        </w:tc>
        <w:tc>
          <w:tcPr>
            <w:tcW w:w="1609" w:type="dxa"/>
          </w:tcPr>
          <w:p w14:paraId="33EA34F9" w14:textId="77777777" w:rsidR="001B05CB" w:rsidRDefault="00000000">
            <w:ins w:id="296" w:author="Claude" w:date="2026-07-30T22:05:00Z">
              <w:r>
                <w:t>Concept</w:t>
              </w:r>
            </w:ins>
          </w:p>
        </w:tc>
        <w:tc>
          <w:tcPr>
            <w:tcW w:w="1609" w:type="dxa"/>
          </w:tcPr>
          <w:p w14:paraId="3AFF04C8" w14:textId="77777777" w:rsidR="001B05CB" w:rsidRDefault="00000000">
            <w:ins w:id="297" w:author="Claude" w:date="2026-07-30T22:05:00Z">
              <w:r>
                <w:t xml:space="preserve">Activation </w:t>
              </w:r>
            </w:ins>
            <m:oMath>
              <m:sSubSup>
                <m:sSubSupPr>
                  <m:ctrlPr>
                    <w:ins w:id="298" w:author="Claude" w:date="2026-07-30T22:05:00Z">
                      <w:rPr>
                        <w:rFonts w:ascii="Cambria Math" w:hAnsi="Cambria Math"/>
                      </w:rPr>
                    </w:ins>
                  </m:ctrlPr>
                </m:sSubSupPr>
                <m:e>
                  <m:r>
                    <w:ins w:id="299" w:author="Claude" w:date="2026-07-30T22:05:00Z">
                      <w:rPr>
                        <w:rFonts w:ascii="Cambria Math" w:hAnsi="Cambria Math"/>
                      </w:rPr>
                      <m:t>a</m:t>
                    </w:ins>
                  </m:r>
                </m:e>
                <m:sub>
                  <m:r>
                    <w:ins w:id="300" w:author="Claude" w:date="2026-07-30T22:05:00Z">
                      <m:rPr>
                        <m:sty m:val="p"/>
                      </m:rPr>
                      <w:rPr>
                        <w:rFonts w:ascii="Cambria Math" w:hAnsi="Cambria Math"/>
                      </w:rPr>
                      <m:t>n</m:t>
                    </w:ins>
                  </m:r>
                </m:sub>
                <m:sup>
                  <m:r>
                    <w:ins w:id="301" w:author="Claude" w:date="2026-07-30T22:05:00Z">
                      <m:rPr>
                        <m:sty m:val="p"/>
                      </m:rPr>
                      <w:rPr>
                        <w:rFonts w:ascii="Cambria Math" w:hAnsi="Cambria Math"/>
                      </w:rPr>
                      <m:t>eff</m:t>
                    </w:ins>
                  </m:r>
                </m:sup>
              </m:sSubSup>
            </m:oMath>
          </w:p>
        </w:tc>
        <w:tc>
          <w:tcPr>
            <w:tcW w:w="1609" w:type="dxa"/>
          </w:tcPr>
          <w:p w14:paraId="1889DA0E" w14:textId="77777777" w:rsidR="001B05CB" w:rsidRDefault="00000000">
            <w:ins w:id="302" w:author="Claude" w:date="2026-07-30T22:05:00Z">
              <w:r>
                <w:t xml:space="preserve">Ordered intensity </w:t>
              </w:r>
            </w:ins>
            <m:oMath>
              <m:sSub>
                <m:sSubPr>
                  <m:ctrlPr>
                    <w:ins w:id="303" w:author="Claude" w:date="2026-07-30T22:05:00Z">
                      <w:rPr>
                        <w:rFonts w:ascii="Cambria Math" w:hAnsi="Cambria Math"/>
                      </w:rPr>
                    </w:ins>
                  </m:ctrlPr>
                </m:sSubPr>
                <m:e>
                  <m:r>
                    <w:ins w:id="304" w:author="Claude" w:date="2026-07-30T22:05:00Z">
                      <w:rPr>
                        <w:rFonts w:ascii="Cambria Math" w:hAnsi="Cambria Math"/>
                      </w:rPr>
                      <m:t>u</m:t>
                    </w:ins>
                  </m:r>
                </m:e>
                <m:sub>
                  <m:r>
                    <w:ins w:id="305" w:author="Claude" w:date="2026-07-30T22:05:00Z">
                      <m:rPr>
                        <m:sty m:val="p"/>
                      </m:rPr>
                      <w:rPr>
                        <w:rFonts w:ascii="Cambria Math" w:hAnsi="Cambria Math"/>
                      </w:rPr>
                      <m:t>f</m:t>
                    </w:ins>
                  </m:r>
                </m:sub>
              </m:sSub>
            </m:oMath>
          </w:p>
        </w:tc>
        <w:tc>
          <w:tcPr>
            <w:tcW w:w="1609" w:type="dxa"/>
          </w:tcPr>
          <w:p w14:paraId="2A6FB10B" w14:textId="77777777" w:rsidR="001B05CB" w:rsidRDefault="00000000">
            <w:ins w:id="306" w:author="Claude" w:date="2026-07-30T22:05:00Z">
              <w:r>
                <w:t>Mismatch |</w:t>
              </w:r>
            </w:ins>
            <m:oMath>
              <m:sSubSup>
                <m:sSubSupPr>
                  <m:ctrlPr>
                    <w:ins w:id="307" w:author="Claude" w:date="2026-07-30T22:05:00Z">
                      <w:rPr>
                        <w:rFonts w:ascii="Cambria Math" w:hAnsi="Cambria Math"/>
                      </w:rPr>
                    </w:ins>
                  </m:ctrlPr>
                </m:sSubSupPr>
                <m:e>
                  <m:r>
                    <w:ins w:id="308" w:author="Claude" w:date="2026-07-30T22:05:00Z">
                      <w:rPr>
                        <w:rFonts w:ascii="Cambria Math" w:hAnsi="Cambria Math"/>
                      </w:rPr>
                      <m:t>a</m:t>
                    </w:ins>
                  </m:r>
                </m:e>
                <m:sub>
                  <m:r>
                    <w:ins w:id="309" w:author="Claude" w:date="2026-07-30T22:05:00Z">
                      <m:rPr>
                        <m:sty m:val="p"/>
                      </m:rPr>
                      <w:rPr>
                        <w:rFonts w:ascii="Cambria Math" w:hAnsi="Cambria Math"/>
                      </w:rPr>
                      <m:t>n</m:t>
                    </w:ins>
                  </m:r>
                </m:sub>
                <m:sup>
                  <m:r>
                    <w:ins w:id="310" w:author="Claude" w:date="2026-07-30T22:05:00Z">
                      <m:rPr>
                        <m:sty m:val="p"/>
                      </m:rPr>
                      <w:rPr>
                        <w:rFonts w:ascii="Cambria Math" w:hAnsi="Cambria Math"/>
                      </w:rPr>
                      <m:t>eff</m:t>
                    </w:ins>
                  </m:r>
                </m:sup>
              </m:sSubSup>
            </m:oMath>
            <w:ins w:id="311" w:author="Claude" w:date="2026-07-30T22:05:00Z">
              <w:r>
                <w:t xml:space="preserve"> − </w:t>
              </w:r>
            </w:ins>
            <m:oMath>
              <m:sSub>
                <m:sSubPr>
                  <m:ctrlPr>
                    <w:ins w:id="312" w:author="Claude" w:date="2026-07-30T22:05:00Z">
                      <w:rPr>
                        <w:rFonts w:ascii="Cambria Math" w:hAnsi="Cambria Math"/>
                      </w:rPr>
                    </w:ins>
                  </m:ctrlPr>
                </m:sSubPr>
                <m:e>
                  <m:r>
                    <w:ins w:id="313" w:author="Claude" w:date="2026-07-30T22:05:00Z">
                      <w:rPr>
                        <w:rFonts w:ascii="Cambria Math" w:hAnsi="Cambria Math"/>
                      </w:rPr>
                      <m:t>u</m:t>
                    </w:ins>
                  </m:r>
                </m:e>
                <m:sub>
                  <m:r>
                    <w:ins w:id="314" w:author="Claude" w:date="2026-07-30T22:05:00Z">
                      <m:rPr>
                        <m:sty m:val="p"/>
                      </m:rPr>
                      <w:rPr>
                        <w:rFonts w:ascii="Cambria Math" w:hAnsi="Cambria Math"/>
                      </w:rPr>
                      <m:t>f</m:t>
                    </w:ins>
                  </m:r>
                </m:sub>
              </m:sSub>
            </m:oMath>
            <w:ins w:id="315" w:author="Claude" w:date="2026-07-30T22:05:00Z">
              <w:r>
                <w:t>|</w:t>
              </w:r>
            </w:ins>
          </w:p>
        </w:tc>
      </w:tr>
      <w:tr w:rsidR="001B05CB" w14:paraId="073B8969" w14:textId="77777777">
        <w:trPr>
          <w:ins w:id="316" w:author="Claude" w:date="2026-07-30T22:05:00Z"/>
        </w:trPr>
        <w:tc>
          <w:tcPr>
            <w:tcW w:w="1609" w:type="dxa"/>
          </w:tcPr>
          <w:p w14:paraId="240E3EA7" w14:textId="77777777" w:rsidR="001B05CB" w:rsidRDefault="00000000">
            <w:ins w:id="317" w:author="Claude" w:date="2026-07-30T22:05:00Z">
              <w:r>
                <w:t>Region 1</w:t>
              </w:r>
            </w:ins>
          </w:p>
        </w:tc>
        <w:tc>
          <w:tcPr>
            <w:tcW w:w="1609" w:type="dxa"/>
          </w:tcPr>
          <w:p w14:paraId="51865F50" w14:textId="77777777" w:rsidR="001B05CB" w:rsidRDefault="00000000">
            <w:ins w:id="318" w:author="Claude" w:date="2026-07-30T22:05:00Z">
              <w:r>
                <w:t>fire threat</w:t>
              </w:r>
            </w:ins>
          </w:p>
        </w:tc>
        <w:tc>
          <w:tcPr>
            <w:tcW w:w="1609" w:type="dxa"/>
          </w:tcPr>
          <w:p w14:paraId="2B036751" w14:textId="77777777" w:rsidR="001B05CB" w:rsidRDefault="00000000">
            <w:ins w:id="319" w:author="Claude" w:date="2026-07-30T22:05:00Z">
              <w:r>
                <w:t>0.597</w:t>
              </w:r>
            </w:ins>
          </w:p>
        </w:tc>
        <w:tc>
          <w:tcPr>
            <w:tcW w:w="1609" w:type="dxa"/>
          </w:tcPr>
          <w:p w14:paraId="3C9F4D71" w14:textId="77777777" w:rsidR="001B05CB" w:rsidRDefault="00000000">
            <w:ins w:id="320" w:author="Claude" w:date="2026-07-30T22:05:00Z">
              <w:r>
                <w:t>0.360</w:t>
              </w:r>
            </w:ins>
          </w:p>
        </w:tc>
        <w:tc>
          <w:tcPr>
            <w:tcW w:w="1609" w:type="dxa"/>
          </w:tcPr>
          <w:p w14:paraId="466AB8AC" w14:textId="77777777" w:rsidR="001B05CB" w:rsidRDefault="00000000">
            <w:ins w:id="321" w:author="Claude" w:date="2026-07-30T22:05:00Z">
              <w:r>
                <w:t>0.237</w:t>
              </w:r>
            </w:ins>
          </w:p>
        </w:tc>
      </w:tr>
      <w:tr w:rsidR="001B05CB" w14:paraId="78023B6F" w14:textId="77777777">
        <w:trPr>
          <w:ins w:id="322" w:author="Claude" w:date="2026-07-30T22:05:00Z"/>
        </w:trPr>
        <w:tc>
          <w:tcPr>
            <w:tcW w:w="1609" w:type="dxa"/>
          </w:tcPr>
          <w:p w14:paraId="12133C57" w14:textId="77777777" w:rsidR="001B05CB" w:rsidRDefault="00000000">
            <w:ins w:id="323" w:author="Claude" w:date="2026-07-30T22:05:00Z">
              <w:r>
                <w:t>Region 1</w:t>
              </w:r>
            </w:ins>
          </w:p>
        </w:tc>
        <w:tc>
          <w:tcPr>
            <w:tcW w:w="1609" w:type="dxa"/>
          </w:tcPr>
          <w:p w14:paraId="06FE9C1E" w14:textId="77777777" w:rsidR="001B05CB" w:rsidRDefault="00000000">
            <w:ins w:id="324" w:author="Claude" w:date="2026-07-30T22:05:00Z">
              <w:r>
                <w:t>asset exposure</w:t>
              </w:r>
            </w:ins>
          </w:p>
        </w:tc>
        <w:tc>
          <w:tcPr>
            <w:tcW w:w="1609" w:type="dxa"/>
          </w:tcPr>
          <w:p w14:paraId="70B7DB73" w14:textId="77777777" w:rsidR="001B05CB" w:rsidRDefault="00000000">
            <w:ins w:id="325" w:author="Claude" w:date="2026-07-30T22:05:00Z">
              <w:r>
                <w:t>0.541</w:t>
              </w:r>
            </w:ins>
          </w:p>
        </w:tc>
        <w:tc>
          <w:tcPr>
            <w:tcW w:w="1609" w:type="dxa"/>
          </w:tcPr>
          <w:p w14:paraId="586ABF97" w14:textId="77777777" w:rsidR="001B05CB" w:rsidRDefault="00000000">
            <w:ins w:id="326" w:author="Claude" w:date="2026-07-30T22:05:00Z">
              <w:r>
                <w:t>0.049</w:t>
              </w:r>
            </w:ins>
          </w:p>
        </w:tc>
        <w:tc>
          <w:tcPr>
            <w:tcW w:w="1609" w:type="dxa"/>
          </w:tcPr>
          <w:p w14:paraId="1244E497" w14:textId="77777777" w:rsidR="001B05CB" w:rsidRDefault="00000000">
            <w:ins w:id="327" w:author="Claude" w:date="2026-07-30T22:05:00Z">
              <w:r>
                <w:t>0.492</w:t>
              </w:r>
            </w:ins>
          </w:p>
        </w:tc>
      </w:tr>
      <w:tr w:rsidR="001B05CB" w14:paraId="7543474D" w14:textId="77777777">
        <w:trPr>
          <w:ins w:id="328" w:author="Claude" w:date="2026-07-30T22:05:00Z"/>
        </w:trPr>
        <w:tc>
          <w:tcPr>
            <w:tcW w:w="1609" w:type="dxa"/>
          </w:tcPr>
          <w:p w14:paraId="08AF1594" w14:textId="77777777" w:rsidR="001B05CB" w:rsidRDefault="00000000">
            <w:ins w:id="329" w:author="Claude" w:date="2026-07-30T22:05:00Z">
              <w:r>
                <w:lastRenderedPageBreak/>
                <w:t>Region 1</w:t>
              </w:r>
            </w:ins>
          </w:p>
        </w:tc>
        <w:tc>
          <w:tcPr>
            <w:tcW w:w="1609" w:type="dxa"/>
          </w:tcPr>
          <w:p w14:paraId="3FDB72CE" w14:textId="77777777" w:rsidR="001B05CB" w:rsidRDefault="00000000">
            <w:ins w:id="330" w:author="Claude" w:date="2026-07-30T22:05:00Z">
              <w:r>
                <w:t>intervention urgency</w:t>
              </w:r>
            </w:ins>
          </w:p>
        </w:tc>
        <w:tc>
          <w:tcPr>
            <w:tcW w:w="1609" w:type="dxa"/>
          </w:tcPr>
          <w:p w14:paraId="60D030D6" w14:textId="77777777" w:rsidR="001B05CB" w:rsidRDefault="00000000">
            <w:ins w:id="331" w:author="Claude" w:date="2026-07-30T22:05:00Z">
              <w:r>
                <w:t>0.639</w:t>
              </w:r>
            </w:ins>
          </w:p>
        </w:tc>
        <w:tc>
          <w:tcPr>
            <w:tcW w:w="1609" w:type="dxa"/>
          </w:tcPr>
          <w:p w14:paraId="2DEE6014" w14:textId="77777777" w:rsidR="001B05CB" w:rsidRDefault="00000000">
            <w:ins w:id="332" w:author="Claude" w:date="2026-07-30T22:05:00Z">
              <w:r>
                <w:t>0.554</w:t>
              </w:r>
            </w:ins>
          </w:p>
        </w:tc>
        <w:tc>
          <w:tcPr>
            <w:tcW w:w="1609" w:type="dxa"/>
          </w:tcPr>
          <w:p w14:paraId="2CE8AD0B" w14:textId="77777777" w:rsidR="001B05CB" w:rsidRDefault="00000000">
            <w:ins w:id="333" w:author="Claude" w:date="2026-07-30T22:05:00Z">
              <w:r>
                <w:t>0.085</w:t>
              </w:r>
            </w:ins>
          </w:p>
        </w:tc>
      </w:tr>
      <w:tr w:rsidR="001B05CB" w14:paraId="05CDD0F3" w14:textId="77777777">
        <w:trPr>
          <w:ins w:id="334" w:author="Claude" w:date="2026-07-30T22:05:00Z"/>
        </w:trPr>
        <w:tc>
          <w:tcPr>
            <w:tcW w:w="1609" w:type="dxa"/>
          </w:tcPr>
          <w:p w14:paraId="311339AD" w14:textId="77777777" w:rsidR="001B05CB" w:rsidRDefault="00000000">
            <w:ins w:id="335" w:author="Claude" w:date="2026-07-30T22:05:00Z">
              <w:r>
                <w:t>Region 1</w:t>
              </w:r>
            </w:ins>
          </w:p>
        </w:tc>
        <w:tc>
          <w:tcPr>
            <w:tcW w:w="1609" w:type="dxa"/>
          </w:tcPr>
          <w:p w14:paraId="4998807B" w14:textId="77777777" w:rsidR="001B05CB" w:rsidRDefault="00000000">
            <w:ins w:id="336" w:author="Claude" w:date="2026-07-30T22:05:00Z">
              <w:r>
                <w:t>evacuation pressure</w:t>
              </w:r>
            </w:ins>
          </w:p>
        </w:tc>
        <w:tc>
          <w:tcPr>
            <w:tcW w:w="1609" w:type="dxa"/>
          </w:tcPr>
          <w:p w14:paraId="7A85D854" w14:textId="77777777" w:rsidR="001B05CB" w:rsidRDefault="00000000">
            <w:ins w:id="337" w:author="Claude" w:date="2026-07-30T22:05:00Z">
              <w:r>
                <w:t>0.497</w:t>
              </w:r>
            </w:ins>
          </w:p>
        </w:tc>
        <w:tc>
          <w:tcPr>
            <w:tcW w:w="1609" w:type="dxa"/>
          </w:tcPr>
          <w:p w14:paraId="7BC9130F" w14:textId="77777777" w:rsidR="001B05CB" w:rsidRDefault="00000000">
            <w:ins w:id="338" w:author="Claude" w:date="2026-07-30T22:05:00Z">
              <w:r>
                <w:t>0.000</w:t>
              </w:r>
            </w:ins>
          </w:p>
        </w:tc>
        <w:tc>
          <w:tcPr>
            <w:tcW w:w="1609" w:type="dxa"/>
          </w:tcPr>
          <w:p w14:paraId="6BED3316" w14:textId="77777777" w:rsidR="001B05CB" w:rsidRDefault="00000000">
            <w:ins w:id="339" w:author="Claude" w:date="2026-07-30T22:05:00Z">
              <w:r>
                <w:t>0.497</w:t>
              </w:r>
            </w:ins>
          </w:p>
        </w:tc>
      </w:tr>
      <w:tr w:rsidR="001B05CB" w14:paraId="53BD704A" w14:textId="77777777">
        <w:trPr>
          <w:ins w:id="340" w:author="Claude" w:date="2026-07-30T22:05:00Z"/>
        </w:trPr>
        <w:tc>
          <w:tcPr>
            <w:tcW w:w="1609" w:type="dxa"/>
          </w:tcPr>
          <w:p w14:paraId="43D5BACA" w14:textId="77777777" w:rsidR="001B05CB" w:rsidRDefault="00000000">
            <w:ins w:id="341" w:author="Claude" w:date="2026-07-30T22:05:00Z">
              <w:r>
                <w:t>Region 2</w:t>
              </w:r>
            </w:ins>
          </w:p>
        </w:tc>
        <w:tc>
          <w:tcPr>
            <w:tcW w:w="1609" w:type="dxa"/>
          </w:tcPr>
          <w:p w14:paraId="796BC047" w14:textId="77777777" w:rsidR="001B05CB" w:rsidRDefault="00000000">
            <w:ins w:id="342" w:author="Claude" w:date="2026-07-30T22:05:00Z">
              <w:r>
                <w:t>fire threat</w:t>
              </w:r>
            </w:ins>
          </w:p>
        </w:tc>
        <w:tc>
          <w:tcPr>
            <w:tcW w:w="1609" w:type="dxa"/>
          </w:tcPr>
          <w:p w14:paraId="35BC6F63" w14:textId="77777777" w:rsidR="001B05CB" w:rsidRDefault="00000000">
            <w:ins w:id="343" w:author="Claude" w:date="2026-07-30T22:05:00Z">
              <w:r>
                <w:t>0.687</w:t>
              </w:r>
            </w:ins>
          </w:p>
        </w:tc>
        <w:tc>
          <w:tcPr>
            <w:tcW w:w="1609" w:type="dxa"/>
          </w:tcPr>
          <w:p w14:paraId="1909EBBB" w14:textId="77777777" w:rsidR="001B05CB" w:rsidRDefault="00000000">
            <w:ins w:id="344" w:author="Claude" w:date="2026-07-30T22:05:00Z">
              <w:r>
                <w:t>0.360</w:t>
              </w:r>
            </w:ins>
          </w:p>
        </w:tc>
        <w:tc>
          <w:tcPr>
            <w:tcW w:w="1609" w:type="dxa"/>
          </w:tcPr>
          <w:p w14:paraId="2CA51257" w14:textId="77777777" w:rsidR="001B05CB" w:rsidRDefault="00000000">
            <w:ins w:id="345" w:author="Claude" w:date="2026-07-30T22:05:00Z">
              <w:r>
                <w:t>0.327</w:t>
              </w:r>
            </w:ins>
          </w:p>
        </w:tc>
      </w:tr>
      <w:tr w:rsidR="001B05CB" w14:paraId="3B8DE9B6" w14:textId="77777777">
        <w:trPr>
          <w:ins w:id="346" w:author="Claude" w:date="2026-07-30T22:05:00Z"/>
        </w:trPr>
        <w:tc>
          <w:tcPr>
            <w:tcW w:w="1609" w:type="dxa"/>
          </w:tcPr>
          <w:p w14:paraId="2589BB2C" w14:textId="77777777" w:rsidR="001B05CB" w:rsidRDefault="00000000">
            <w:ins w:id="347" w:author="Claude" w:date="2026-07-30T22:05:00Z">
              <w:r>
                <w:t>Region 2</w:t>
              </w:r>
            </w:ins>
          </w:p>
        </w:tc>
        <w:tc>
          <w:tcPr>
            <w:tcW w:w="1609" w:type="dxa"/>
          </w:tcPr>
          <w:p w14:paraId="2FDE5D3A" w14:textId="77777777" w:rsidR="001B05CB" w:rsidRDefault="00000000">
            <w:ins w:id="348" w:author="Claude" w:date="2026-07-30T22:05:00Z">
              <w:r>
                <w:t>asset exposure</w:t>
              </w:r>
            </w:ins>
          </w:p>
        </w:tc>
        <w:tc>
          <w:tcPr>
            <w:tcW w:w="1609" w:type="dxa"/>
          </w:tcPr>
          <w:p w14:paraId="00AB5689" w14:textId="77777777" w:rsidR="001B05CB" w:rsidRDefault="00000000">
            <w:ins w:id="349" w:author="Claude" w:date="2026-07-30T22:05:00Z">
              <w:r>
                <w:t>0.831</w:t>
              </w:r>
            </w:ins>
          </w:p>
        </w:tc>
        <w:tc>
          <w:tcPr>
            <w:tcW w:w="1609" w:type="dxa"/>
          </w:tcPr>
          <w:p w14:paraId="48237ECA" w14:textId="77777777" w:rsidR="001B05CB" w:rsidRDefault="00000000">
            <w:ins w:id="350" w:author="Claude" w:date="2026-07-30T22:05:00Z">
              <w:r>
                <w:t>0.000</w:t>
              </w:r>
            </w:ins>
          </w:p>
        </w:tc>
        <w:tc>
          <w:tcPr>
            <w:tcW w:w="1609" w:type="dxa"/>
          </w:tcPr>
          <w:p w14:paraId="14C3EDFE" w14:textId="77777777" w:rsidR="001B05CB" w:rsidRDefault="00000000">
            <w:ins w:id="351" w:author="Claude" w:date="2026-07-30T22:05:00Z">
              <w:r>
                <w:t>0.831</w:t>
              </w:r>
            </w:ins>
          </w:p>
        </w:tc>
      </w:tr>
      <w:tr w:rsidR="001B05CB" w14:paraId="1CCF7D2F" w14:textId="77777777">
        <w:trPr>
          <w:ins w:id="352" w:author="Claude" w:date="2026-07-30T22:05:00Z"/>
        </w:trPr>
        <w:tc>
          <w:tcPr>
            <w:tcW w:w="1609" w:type="dxa"/>
          </w:tcPr>
          <w:p w14:paraId="4E4BCD0C" w14:textId="77777777" w:rsidR="001B05CB" w:rsidRDefault="00000000">
            <w:ins w:id="353" w:author="Claude" w:date="2026-07-30T22:05:00Z">
              <w:r>
                <w:t>Region 2</w:t>
              </w:r>
            </w:ins>
          </w:p>
        </w:tc>
        <w:tc>
          <w:tcPr>
            <w:tcW w:w="1609" w:type="dxa"/>
          </w:tcPr>
          <w:p w14:paraId="4D062EB5" w14:textId="77777777" w:rsidR="001B05CB" w:rsidRDefault="00000000">
            <w:ins w:id="354" w:author="Claude" w:date="2026-07-30T22:05:00Z">
              <w:r>
                <w:t>intervention urgency</w:t>
              </w:r>
            </w:ins>
          </w:p>
        </w:tc>
        <w:tc>
          <w:tcPr>
            <w:tcW w:w="1609" w:type="dxa"/>
          </w:tcPr>
          <w:p w14:paraId="013ABE6F" w14:textId="77777777" w:rsidR="001B05CB" w:rsidRDefault="00000000">
            <w:ins w:id="355" w:author="Claude" w:date="2026-07-30T22:05:00Z">
              <w:r>
                <w:t>0.816</w:t>
              </w:r>
            </w:ins>
          </w:p>
        </w:tc>
        <w:tc>
          <w:tcPr>
            <w:tcW w:w="1609" w:type="dxa"/>
          </w:tcPr>
          <w:p w14:paraId="45A85249" w14:textId="77777777" w:rsidR="001B05CB" w:rsidRDefault="00000000">
            <w:ins w:id="356" w:author="Claude" w:date="2026-07-30T22:05:00Z">
              <w:r>
                <w:t>0.920</w:t>
              </w:r>
            </w:ins>
          </w:p>
        </w:tc>
        <w:tc>
          <w:tcPr>
            <w:tcW w:w="1609" w:type="dxa"/>
          </w:tcPr>
          <w:p w14:paraId="65698991" w14:textId="77777777" w:rsidR="001B05CB" w:rsidRDefault="00000000">
            <w:ins w:id="357" w:author="Claude" w:date="2026-07-30T22:05:00Z">
              <w:r>
                <w:t>0.104</w:t>
              </w:r>
            </w:ins>
          </w:p>
        </w:tc>
      </w:tr>
      <w:tr w:rsidR="001B05CB" w14:paraId="00FA2F88" w14:textId="77777777">
        <w:trPr>
          <w:ins w:id="358" w:author="Claude" w:date="2026-07-30T22:05:00Z"/>
        </w:trPr>
        <w:tc>
          <w:tcPr>
            <w:tcW w:w="1609" w:type="dxa"/>
          </w:tcPr>
          <w:p w14:paraId="5F023110" w14:textId="77777777" w:rsidR="001B05CB" w:rsidRDefault="00000000">
            <w:ins w:id="359" w:author="Claude" w:date="2026-07-30T22:05:00Z">
              <w:r>
                <w:t>Region 2</w:t>
              </w:r>
            </w:ins>
          </w:p>
        </w:tc>
        <w:tc>
          <w:tcPr>
            <w:tcW w:w="1609" w:type="dxa"/>
          </w:tcPr>
          <w:p w14:paraId="72212D78" w14:textId="77777777" w:rsidR="001B05CB" w:rsidRDefault="00000000">
            <w:ins w:id="360" w:author="Claude" w:date="2026-07-30T22:05:00Z">
              <w:r>
                <w:t>evacuation pressure</w:t>
              </w:r>
            </w:ins>
          </w:p>
        </w:tc>
        <w:tc>
          <w:tcPr>
            <w:tcW w:w="1609" w:type="dxa"/>
          </w:tcPr>
          <w:p w14:paraId="7DDA3BB1" w14:textId="77777777" w:rsidR="001B05CB" w:rsidRDefault="00000000">
            <w:ins w:id="361" w:author="Claude" w:date="2026-07-30T22:05:00Z">
              <w:r>
                <w:t>0.674</w:t>
              </w:r>
            </w:ins>
          </w:p>
        </w:tc>
        <w:tc>
          <w:tcPr>
            <w:tcW w:w="1609" w:type="dxa"/>
          </w:tcPr>
          <w:p w14:paraId="3830F31B" w14:textId="77777777" w:rsidR="001B05CB" w:rsidRDefault="00000000">
            <w:ins w:id="362" w:author="Claude" w:date="2026-07-30T22:05:00Z">
              <w:r>
                <w:t>0.000</w:t>
              </w:r>
            </w:ins>
          </w:p>
        </w:tc>
        <w:tc>
          <w:tcPr>
            <w:tcW w:w="1609" w:type="dxa"/>
          </w:tcPr>
          <w:p w14:paraId="48EB2BC0" w14:textId="77777777" w:rsidR="001B05CB" w:rsidRDefault="00000000">
            <w:ins w:id="363" w:author="Claude" w:date="2026-07-30T22:05:00Z">
              <w:r>
                <w:t>0.674</w:t>
              </w:r>
            </w:ins>
          </w:p>
        </w:tc>
      </w:tr>
    </w:tbl>
    <w:p w14:paraId="18FE3286" w14:textId="77777777" w:rsidR="001B05CB" w:rsidRDefault="00000000">
      <w:pPr>
        <w:rPr>
          <w:ins w:id="364" w:author="Claude" w:date="2026-07-30T22:05:00Z"/>
        </w:rPr>
      </w:pPr>
      <w:ins w:id="365" w:author="Claude" w:date="2026-07-30T22:05:00Z">
        <w:r>
          <w:t>The mismatches of the first region are small.</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1B05CB" w14:paraId="109EF8AA" w14:textId="77777777">
        <w:tc>
          <w:tcPr>
            <w:tcW w:w="4350" w:type="pct"/>
            <w:vAlign w:val="center"/>
          </w:tcPr>
          <w:p w14:paraId="6AE50868" w14:textId="77777777" w:rsidR="001B05CB" w:rsidRDefault="00000000">
            <w:pPr>
              <w:pStyle w:val="ParEq"/>
            </w:pPr>
            <m:oMathPara>
              <m:oMath>
                <m:sSub>
                  <m:sSubPr>
                    <m:ctrlPr>
                      <w:ins w:id="366" w:author="Claude" w:date="2026-07-30T22:05:00Z">
                        <w:rPr>
                          <w:rFonts w:ascii="Cambria Math" w:hAnsi="Cambria Math"/>
                        </w:rPr>
                      </w:ins>
                    </m:ctrlPr>
                  </m:sSubPr>
                  <m:e>
                    <m:r>
                      <w:ins w:id="367" w:author="Claude" w:date="2026-07-30T22:05:00Z">
                        <w:rPr>
                          <w:rFonts w:ascii="Cambria Math" w:hAnsi="Cambria Math"/>
                        </w:rPr>
                        <m:t>Q</m:t>
                      </w:ins>
                    </m:r>
                  </m:e>
                  <m:sub>
                    <m:r>
                      <w:ins w:id="368" w:author="Claude" w:date="2026-07-30T22:05:00Z">
                        <m:rPr>
                          <m:sty m:val="p"/>
                        </m:rPr>
                        <w:rPr>
                          <w:rFonts w:ascii="Cambria Math" w:hAnsi="Cambria Math"/>
                        </w:rPr>
                        <m:t>1</m:t>
                      </w:ins>
                    </m:r>
                  </m:sub>
                </m:sSub>
                <m:r>
                  <w:ins w:id="369" w:author="Claude" w:date="2026-07-30T22:05:00Z">
                    <m:rPr>
                      <m:sty m:val="p"/>
                    </m:rPr>
                    <w:rPr>
                      <w:rFonts w:ascii="Cambria Math" w:hAnsi="Cambria Math"/>
                    </w:rPr>
                    <m:t xml:space="preserve"> = 1 - </m:t>
                  </w:ins>
                </m:r>
                <m:f>
                  <m:fPr>
                    <m:ctrlPr>
                      <w:ins w:id="370" w:author="Claude" w:date="2026-07-30T22:05:00Z">
                        <w:rPr>
                          <w:rFonts w:ascii="Cambria Math" w:hAnsi="Cambria Math"/>
                        </w:rPr>
                      </w:ins>
                    </m:ctrlPr>
                  </m:fPr>
                  <m:num>
                    <m:r>
                      <w:ins w:id="371" w:author="Claude" w:date="2026-07-30T22:05:00Z">
                        <m:rPr>
                          <m:sty m:val="p"/>
                        </m:rPr>
                        <w:rPr>
                          <w:rFonts w:ascii="Cambria Math" w:hAnsi="Cambria Math"/>
                        </w:rPr>
                        <m:t>1</m:t>
                      </w:ins>
                    </m:r>
                  </m:num>
                  <m:den>
                    <m:r>
                      <w:ins w:id="372" w:author="Claude" w:date="2026-07-30T22:05:00Z">
                        <m:rPr>
                          <m:sty m:val="p"/>
                        </m:rPr>
                        <w:rPr>
                          <w:rFonts w:ascii="Cambria Math" w:hAnsi="Cambria Math"/>
                        </w:rPr>
                        <m:t>4</m:t>
                      </w:ins>
                    </m:r>
                  </m:den>
                </m:f>
                <m:r>
                  <w:ins w:id="373" w:author="Claude" w:date="2026-07-30T22:05:00Z">
                    <m:rPr>
                      <m:sty m:val="p"/>
                    </m:rPr>
                    <w:rPr>
                      <w:rFonts w:ascii="Cambria Math" w:hAnsi="Cambria Math"/>
                    </w:rPr>
                    <m:t>(0.237 + 0.492 + 0.085 + 0.497) = 0.672</m:t>
                  </w:ins>
                </m:r>
              </m:oMath>
            </m:oMathPara>
          </w:p>
        </w:tc>
        <w:tc>
          <w:tcPr>
            <w:tcW w:w="650" w:type="pct"/>
            <w:vAlign w:val="center"/>
          </w:tcPr>
          <w:p w14:paraId="1EC898EA" w14:textId="77777777" w:rsidR="001B05CB" w:rsidRDefault="00000000">
            <w:pPr>
              <w:pStyle w:val="ParEq"/>
            </w:pPr>
            <w:bookmarkStart w:id="374" w:name="_RefEqWEq1"/>
            <w:ins w:id="375" w:author="Claude" w:date="2026-07-30T22:05:00Z">
              <w:r>
                <w:t xml:space="preserve">( </w:t>
              </w:r>
              <w:r>
                <w:fldChar w:fldCharType="begin"/>
              </w:r>
              <w:r>
                <w:instrText xml:space="preserve"> SEQ ( \* ARABIC </w:instrText>
              </w:r>
              <w:r>
                <w:fldChar w:fldCharType="separate"/>
              </w:r>
              <w:r>
                <w:rPr>
                  <w:noProof/>
                </w:rPr>
                <w:t>53</w:t>
              </w:r>
              <w:r>
                <w:fldChar w:fldCharType="end"/>
              </w:r>
              <w:r>
                <w:t xml:space="preserve"> )</w:t>
              </w:r>
            </w:ins>
            <w:bookmarkEnd w:id="374"/>
          </w:p>
        </w:tc>
      </w:tr>
    </w:tbl>
    <w:p w14:paraId="3DB65951" w14:textId="77777777" w:rsidR="001B05CB" w:rsidRDefault="00000000">
      <w:pPr>
        <w:rPr>
          <w:ins w:id="376" w:author="Claude" w:date="2026-07-30T22:05:00Z"/>
        </w:rPr>
      </w:pPr>
      <w:ins w:id="377" w:author="Claude" w:date="2026-07-30T22:05:00Z">
        <w:r>
          <w:t>This stands above the gate, 0.672 ≥ 0.60, so the orders of that region are applied as written.</w:t>
        </w:r>
      </w:ins>
    </w:p>
    <w:p w14:paraId="178D3DD0" w14:textId="77777777" w:rsidR="001B05CB" w:rsidRDefault="00000000">
      <w:pPr>
        <w:rPr>
          <w:ins w:id="378" w:author="Claude" w:date="2026-07-30T22:05:00Z"/>
        </w:rPr>
      </w:pPr>
      <w:ins w:id="379" w:author="Claude" w:date="2026-07-30T22:05:00Z">
        <w:r>
          <w:t>The second region orders slightly more than intervention urgency asked for, and answers two demands with nothing: asset exposure asked for 0.831, and evacuation pressure asked for 0.674. The cost test could not see this, because assets that are not burning and people who are not exposed carry no cost inside the forecast horizon.</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1B05CB" w14:paraId="2431F60B" w14:textId="77777777">
        <w:tc>
          <w:tcPr>
            <w:tcW w:w="4350" w:type="pct"/>
            <w:vAlign w:val="center"/>
          </w:tcPr>
          <w:p w14:paraId="20890FAF" w14:textId="77777777" w:rsidR="001B05CB" w:rsidRDefault="00000000">
            <w:pPr>
              <w:pStyle w:val="ParEq"/>
            </w:pPr>
            <m:oMathPara>
              <m:oMath>
                <m:sSub>
                  <m:sSubPr>
                    <m:ctrlPr>
                      <w:ins w:id="380" w:author="Claude" w:date="2026-07-30T22:05:00Z">
                        <w:rPr>
                          <w:rFonts w:ascii="Cambria Math" w:hAnsi="Cambria Math"/>
                        </w:rPr>
                      </w:ins>
                    </m:ctrlPr>
                  </m:sSubPr>
                  <m:e>
                    <m:r>
                      <w:ins w:id="381" w:author="Claude" w:date="2026-07-30T22:05:00Z">
                        <w:rPr>
                          <w:rFonts w:ascii="Cambria Math" w:hAnsi="Cambria Math"/>
                        </w:rPr>
                        <m:t>Q</m:t>
                      </w:ins>
                    </m:r>
                  </m:e>
                  <m:sub>
                    <m:r>
                      <w:ins w:id="382" w:author="Claude" w:date="2026-07-30T22:05:00Z">
                        <m:rPr>
                          <m:sty m:val="p"/>
                        </m:rPr>
                        <w:rPr>
                          <w:rFonts w:ascii="Cambria Math" w:hAnsi="Cambria Math"/>
                        </w:rPr>
                        <m:t>2</m:t>
                      </w:ins>
                    </m:r>
                  </m:sub>
                </m:sSub>
                <m:r>
                  <w:ins w:id="383" w:author="Claude" w:date="2026-07-30T22:05:00Z">
                    <m:rPr>
                      <m:sty m:val="p"/>
                    </m:rPr>
                    <w:rPr>
                      <w:rFonts w:ascii="Cambria Math" w:hAnsi="Cambria Math"/>
                    </w:rPr>
                    <m:t xml:space="preserve"> = 1 - </m:t>
                  </w:ins>
                </m:r>
                <m:f>
                  <m:fPr>
                    <m:ctrlPr>
                      <w:ins w:id="384" w:author="Claude" w:date="2026-07-30T22:05:00Z">
                        <w:rPr>
                          <w:rFonts w:ascii="Cambria Math" w:hAnsi="Cambria Math"/>
                        </w:rPr>
                      </w:ins>
                    </m:ctrlPr>
                  </m:fPr>
                  <m:num>
                    <m:r>
                      <w:ins w:id="385" w:author="Claude" w:date="2026-07-30T22:05:00Z">
                        <m:rPr>
                          <m:sty m:val="p"/>
                        </m:rPr>
                        <w:rPr>
                          <w:rFonts w:ascii="Cambria Math" w:hAnsi="Cambria Math"/>
                        </w:rPr>
                        <m:t>1</m:t>
                      </w:ins>
                    </m:r>
                  </m:num>
                  <m:den>
                    <m:r>
                      <w:ins w:id="386" w:author="Claude" w:date="2026-07-30T22:05:00Z">
                        <m:rPr>
                          <m:sty m:val="p"/>
                        </m:rPr>
                        <w:rPr>
                          <w:rFonts w:ascii="Cambria Math" w:hAnsi="Cambria Math"/>
                        </w:rPr>
                        <m:t>4</m:t>
                      </w:ins>
                    </m:r>
                  </m:den>
                </m:f>
                <m:r>
                  <w:ins w:id="387" w:author="Claude" w:date="2026-07-30T22:05:00Z">
                    <m:rPr>
                      <m:sty m:val="p"/>
                    </m:rPr>
                    <w:rPr>
                      <w:rFonts w:ascii="Cambria Math" w:hAnsi="Cambria Math"/>
                    </w:rPr>
                    <m:t>(0.327 + 0.831 + 0.104 + 0.674) = 0.516</m:t>
                  </w:ins>
                </m:r>
              </m:oMath>
            </m:oMathPara>
          </w:p>
        </w:tc>
        <w:tc>
          <w:tcPr>
            <w:tcW w:w="650" w:type="pct"/>
            <w:vAlign w:val="center"/>
          </w:tcPr>
          <w:p w14:paraId="49823B83" w14:textId="77777777" w:rsidR="001B05CB" w:rsidRDefault="00000000">
            <w:pPr>
              <w:pStyle w:val="ParEq"/>
            </w:pPr>
            <w:bookmarkStart w:id="388" w:name="_RefEqWEq2"/>
            <w:ins w:id="389" w:author="Claude" w:date="2026-07-30T22:05:00Z">
              <w:r>
                <w:t xml:space="preserve">( </w:t>
              </w:r>
              <w:r>
                <w:fldChar w:fldCharType="begin"/>
              </w:r>
              <w:r>
                <w:instrText xml:space="preserve"> SEQ ( \* ARABIC </w:instrText>
              </w:r>
              <w:r>
                <w:fldChar w:fldCharType="separate"/>
              </w:r>
              <w:r>
                <w:rPr>
                  <w:noProof/>
                </w:rPr>
                <w:t>54</w:t>
              </w:r>
              <w:r>
                <w:fldChar w:fldCharType="end"/>
              </w:r>
              <w:r>
                <w:t xml:space="preserve"> )</w:t>
              </w:r>
            </w:ins>
            <w:bookmarkEnd w:id="388"/>
          </w:p>
        </w:tc>
      </w:tr>
    </w:tbl>
    <w:p w14:paraId="2BB8DB97" w14:textId="77777777" w:rsidR="001B05CB" w:rsidRDefault="00000000">
      <w:pPr>
        <w:rPr>
          <w:ins w:id="390" w:author="Claude" w:date="2026-07-30T22:05:00Z"/>
        </w:rPr>
      </w:pPr>
      <w:ins w:id="391" w:author="Claude" w:date="2026-07-30T22:05:00Z">
        <w:r>
          <w:t>This falls below the gate, 0.516 &lt; 0.60, so the fail-safe engages. It does not cancel the orders; it attenuates the offensive ones in proportion to the deficit.</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1B05CB" w14:paraId="5574A2DC" w14:textId="77777777">
        <w:tc>
          <w:tcPr>
            <w:tcW w:w="4350" w:type="pct"/>
            <w:vAlign w:val="center"/>
          </w:tcPr>
          <w:p w14:paraId="6DCCF04B" w14:textId="77777777" w:rsidR="001B05CB" w:rsidRDefault="00000000">
            <w:pPr>
              <w:pStyle w:val="ParEq"/>
            </w:pPr>
            <m:oMathPara>
              <m:oMath>
                <m:sSub>
                  <m:sSubPr>
                    <m:ctrlPr>
                      <w:ins w:id="392" w:author="Claude" w:date="2026-07-30T22:05:00Z">
                        <w:rPr>
                          <w:rFonts w:ascii="Cambria Math" w:hAnsi="Cambria Math"/>
                        </w:rPr>
                      </w:ins>
                    </m:ctrlPr>
                  </m:sSubPr>
                  <m:e>
                    <m:r>
                      <w:ins w:id="393" w:author="Claude" w:date="2026-07-30T22:05:00Z">
                        <w:rPr>
                          <w:rFonts w:ascii="Cambria Math" w:hAnsi="Cambria Math"/>
                        </w:rPr>
                        <m:t>u</m:t>
                      </w:ins>
                    </m:r>
                  </m:e>
                  <m:sub>
                    <m:r>
                      <w:ins w:id="394" w:author="Claude" w:date="2026-07-30T22:05:00Z">
                        <m:rPr>
                          <m:sty m:val="p"/>
                        </m:rPr>
                        <w:rPr>
                          <w:rFonts w:ascii="Cambria Math" w:hAnsi="Cambria Math"/>
                        </w:rPr>
                        <m:t>f</m:t>
                      </w:ins>
                    </m:r>
                  </m:sub>
                </m:sSub>
                <m:r>
                  <w:ins w:id="395" w:author="Claude" w:date="2026-07-30T22:05:00Z">
                    <m:rPr>
                      <m:sty m:val="p"/>
                    </m:rPr>
                    <w:rPr>
                      <w:rFonts w:ascii="Cambria Math" w:hAnsi="Cambria Math"/>
                    </w:rPr>
                    <m:t xml:space="preserve">' = </m:t>
                  </w:ins>
                </m:r>
                <m:f>
                  <m:fPr>
                    <m:ctrlPr>
                      <w:ins w:id="396" w:author="Claude" w:date="2026-07-30T22:05:00Z">
                        <w:rPr>
                          <w:rFonts w:ascii="Cambria Math" w:hAnsi="Cambria Math"/>
                        </w:rPr>
                      </w:ins>
                    </m:ctrlPr>
                  </m:fPr>
                  <m:num>
                    <m:sSub>
                      <m:sSubPr>
                        <m:ctrlPr>
                          <w:ins w:id="397" w:author="Claude" w:date="2026-07-30T22:05:00Z">
                            <w:rPr>
                              <w:rFonts w:ascii="Cambria Math" w:hAnsi="Cambria Math"/>
                            </w:rPr>
                          </w:ins>
                        </m:ctrlPr>
                      </m:sSubPr>
                      <m:e>
                        <m:r>
                          <w:ins w:id="398" w:author="Claude" w:date="2026-07-30T22:05:00Z">
                            <w:rPr>
                              <w:rFonts w:ascii="Cambria Math" w:hAnsi="Cambria Math"/>
                            </w:rPr>
                            <m:t>Q</m:t>
                          </w:ins>
                        </m:r>
                      </m:e>
                      <m:sub>
                        <m:r>
                          <w:ins w:id="399" w:author="Claude" w:date="2026-07-30T22:05:00Z">
                            <m:rPr>
                              <m:sty m:val="p"/>
                            </m:rPr>
                            <w:rPr>
                              <w:rFonts w:ascii="Cambria Math" w:hAnsi="Cambria Math"/>
                            </w:rPr>
                            <m:t>2</m:t>
                          </w:ins>
                        </m:r>
                      </m:sub>
                    </m:sSub>
                  </m:num>
                  <m:den>
                    <m:r>
                      <w:ins w:id="400" w:author="Claude" w:date="2026-07-30T22:05:00Z">
                        <w:rPr>
                          <w:rFonts w:ascii="Cambria Math" w:hAnsi="Cambria Math"/>
                        </w:rPr>
                        <m:t>η</m:t>
                      </w:ins>
                    </m:r>
                  </m:den>
                </m:f>
                <m:sSub>
                  <m:sSubPr>
                    <m:ctrlPr>
                      <w:ins w:id="401" w:author="Claude" w:date="2026-07-30T22:05:00Z">
                        <w:rPr>
                          <w:rFonts w:ascii="Cambria Math" w:hAnsi="Cambria Math"/>
                        </w:rPr>
                      </w:ins>
                    </m:ctrlPr>
                  </m:sSubPr>
                  <m:e>
                    <m:r>
                      <w:ins w:id="402" w:author="Claude" w:date="2026-07-30T22:05:00Z">
                        <w:rPr>
                          <w:rFonts w:ascii="Cambria Math" w:hAnsi="Cambria Math"/>
                        </w:rPr>
                        <m:t>u</m:t>
                      </w:ins>
                    </m:r>
                  </m:e>
                  <m:sub>
                    <m:r>
                      <w:ins w:id="403" w:author="Claude" w:date="2026-07-30T22:05:00Z">
                        <m:rPr>
                          <m:sty m:val="p"/>
                        </m:rPr>
                        <w:rPr>
                          <w:rFonts w:ascii="Cambria Math" w:hAnsi="Cambria Math"/>
                        </w:rPr>
                        <m:t>f</m:t>
                      </w:ins>
                    </m:r>
                  </m:sub>
                </m:sSub>
                <m:r>
                  <w:ins w:id="404" w:author="Claude" w:date="2026-07-30T22:05:00Z">
                    <m:rPr>
                      <m:sty m:val="p"/>
                    </m:rPr>
                    <w:rPr>
                      <w:rFonts w:ascii="Cambria Math" w:hAnsi="Cambria Math"/>
                    </w:rPr>
                    <m:t xml:space="preserve"> = 0.86</m:t>
                  </w:ins>
                </m:r>
                <m:sSub>
                  <m:sSubPr>
                    <m:ctrlPr>
                      <w:ins w:id="405" w:author="Claude" w:date="2026-07-30T22:05:00Z">
                        <w:rPr>
                          <w:rFonts w:ascii="Cambria Math" w:hAnsi="Cambria Math"/>
                        </w:rPr>
                      </w:ins>
                    </m:ctrlPr>
                  </m:sSubPr>
                  <m:e>
                    <m:r>
                      <w:ins w:id="406" w:author="Claude" w:date="2026-07-30T22:05:00Z">
                        <w:rPr>
                          <w:rFonts w:ascii="Cambria Math" w:hAnsi="Cambria Math"/>
                        </w:rPr>
                        <m:t>u</m:t>
                      </w:ins>
                    </m:r>
                  </m:e>
                  <m:sub>
                    <m:r>
                      <w:ins w:id="407" w:author="Claude" w:date="2026-07-30T22:05:00Z">
                        <m:rPr>
                          <m:sty m:val="p"/>
                        </m:rPr>
                        <w:rPr>
                          <w:rFonts w:ascii="Cambria Math" w:hAnsi="Cambria Math"/>
                        </w:rPr>
                        <m:t>f</m:t>
                      </w:ins>
                    </m:r>
                  </m:sub>
                </m:sSub>
              </m:oMath>
            </m:oMathPara>
          </w:p>
        </w:tc>
        <w:tc>
          <w:tcPr>
            <w:tcW w:w="650" w:type="pct"/>
            <w:vAlign w:val="center"/>
          </w:tcPr>
          <w:p w14:paraId="63A8954D" w14:textId="77777777" w:rsidR="001B05CB" w:rsidRDefault="00000000">
            <w:pPr>
              <w:pStyle w:val="ParEq"/>
            </w:pPr>
            <w:bookmarkStart w:id="408" w:name="_RefEqWEfs"/>
            <w:ins w:id="409" w:author="Claude" w:date="2026-07-30T22:05:00Z">
              <w:r>
                <w:t xml:space="preserve">( </w:t>
              </w:r>
              <w:r>
                <w:fldChar w:fldCharType="begin"/>
              </w:r>
              <w:r>
                <w:instrText xml:space="preserve"> SEQ ( \* ARABIC </w:instrText>
              </w:r>
              <w:r>
                <w:fldChar w:fldCharType="separate"/>
              </w:r>
              <w:r>
                <w:rPr>
                  <w:noProof/>
                </w:rPr>
                <w:t>55</w:t>
              </w:r>
              <w:r>
                <w:fldChar w:fldCharType="end"/>
              </w:r>
              <w:r>
                <w:t xml:space="preserve"> )</w:t>
              </w:r>
            </w:ins>
            <w:bookmarkEnd w:id="408"/>
          </w:p>
        </w:tc>
      </w:tr>
    </w:tbl>
    <w:p w14:paraId="7698ABC2" w14:textId="77777777" w:rsidR="001B05CB" w:rsidRDefault="00000000">
      <w:pPr>
        <w:rPr>
          <w:ins w:id="410" w:author="Claude" w:date="2026-07-30T22:05:00Z"/>
        </w:rPr>
      </w:pPr>
      <w:ins w:id="411" w:author="Claude" w:date="2026-07-30T22:05:00Z">
        <w:r>
          <w:t>Suppression falls from 0.360 to 0.310 and resource deployment from 0.920 to 0.791. Evacuation and public warning are never attenuated. Neither was ordered in this cycle, which is the omission the quality test recorded.</w:t>
        </w:r>
      </w:ins>
    </w:p>
    <w:p w14:paraId="5A022983" w14:textId="77777777" w:rsidR="001B05CB" w:rsidRDefault="00000000">
      <w:pPr>
        <w:rPr>
          <w:ins w:id="412" w:author="Claude" w:date="2026-07-30T22:05:00Z"/>
        </w:rPr>
      </w:pPr>
      <w:ins w:id="413" w:author="Claude" w:date="2026-07-30T22:05:00Z">
        <w:r>
          <w:lastRenderedPageBreak/>
          <w:t>The cost test passed for the incident as a whole, and a single number cannot show where inside it the response is misdirected. The quality test judges each region and failed in one. The cost asks what the orders are expected to achieve; the quality asks whether they answer what was demanded.</w:t>
        </w:r>
      </w:ins>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414" w:name="_Toc236342174"/>
      <w:bookmarkStart w:id="415" w:name="OLD_Ref226192387"/>
      <w:r w:rsidRPr="00BA1179">
        <w:t>Open Decision Space: Staged Adaptation</w:t>
      </w:r>
      <w:bookmarkEnd w:id="414"/>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growth of the rule base into 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w:t>
      </w:r>
      <w:r w:rsidRPr="00BA1179">
        <w:lastRenderedPageBreak/>
        <w:t xml:space="preserve">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416"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416"/>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w:t>
      </w:r>
      <w:r>
        <w:lastRenderedPageBreak/>
        <w:t xml:space="preserve">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417"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417"/>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418"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418"/>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69D70731" w:rsidR="00C37A84" w:rsidRPr="00BA1179" w:rsidRDefault="00C37A84" w:rsidP="00C37A84">
      <w:pPr>
        <w:pStyle w:val="Caption"/>
        <w:jc w:val="center"/>
      </w:pPr>
      <w:bookmarkStart w:id="419" w:name="_RefFigEvFIS"/>
      <w:bookmarkStart w:id="420" w:name="_Toc236342245"/>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r>
        <w:t xml:space="preserve"> </w:t>
      </w:r>
      <w:bookmarkEnd w:id="419"/>
      <w:r>
        <w:t>Consequent step and boundary shift</w:t>
      </w:r>
      <w:bookmarkEnd w:id="420"/>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w:t>
      </w:r>
      <w:r w:rsidR="00B8617A">
        <w:lastRenderedPageBreak/>
        <w:t xml:space="preserve">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421"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421"/>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422"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422"/>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lastRenderedPageBreak/>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26625693" w:rsidR="002C20B0" w:rsidRDefault="002C20B0" w:rsidP="002C20B0">
      <w:pPr>
        <w:pStyle w:val="Caption"/>
      </w:pPr>
      <w:bookmarkStart w:id="423" w:name="_RefFigRes"/>
      <w:bookmarkStart w:id="424" w:name="_Toc234879586"/>
      <w:bookmarkStart w:id="425" w:name="_Toc236342246"/>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423"/>
      <w:r>
        <w:t xml:space="preserve"> Resolution increase, rule instantiation and term insertion</w:t>
      </w:r>
      <w:bookmarkEnd w:id="424"/>
      <w:bookmarkEnd w:id="425"/>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lastRenderedPageBreak/>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4D9926AA" w:rsidR="0057217D" w:rsidRDefault="0057217D" w:rsidP="0057217D">
      <w:pPr>
        <w:pStyle w:val="Caption"/>
      </w:pPr>
      <w:bookmarkStart w:id="426" w:name="_RefFigGen"/>
      <w:bookmarkStart w:id="427" w:name="_Toc236342247"/>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426"/>
      <w:r>
        <w:t xml:space="preserve"> Generative proposal and the verification gates</w:t>
      </w:r>
      <w:bookmarkEnd w:id="427"/>
    </w:p>
    <w:p w14:paraId="5922808F" w14:textId="75A78655"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w:t>
      </w:r>
      <w:r>
        <w:lastRenderedPageBreak/>
        <w:t xml:space="preserve">It is used in context only, with no training and no weight update. From this input it returns exactly one proposal, written in the canonical rule form. </w:t>
      </w:r>
      <w:r w:rsidR="0031694C">
        <w:t>The proposal is untrusted by construction so it passes six gates (G1, G2, G2c, G2d, G3, G4) and two further gates (G2b and G5) for packages before it can act.</w:t>
      </w:r>
    </w:p>
    <w:p w14:paraId="4CDDE247" w14:textId="0F82F4C0"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A third kind, the clause actuator, carries its own 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w:lastRenderedPageBreak/>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428" w:name="_RefEqPkg"/>
            <w:r w:rsidRPr="003A5ED5">
              <w:lastRenderedPageBreak/>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428"/>
          </w:p>
        </w:tc>
      </w:tr>
    </w:tbl>
    <w:p w14:paraId="5260FF41" w14:textId="6E316191" w:rsidR="00F7741B" w:rsidRDefault="00F7741B" w:rsidP="00F7741B">
      <w:pPr>
        <w:pStyle w:val="ParText"/>
      </w:pPr>
      <w:commentRangeStart w:id="429"/>
      <w:r>
        <w:t xml:space="preserve">The vocabulary the generative stage receives is deliberately primitive. It is not a </w:t>
      </w:r>
      <w:commentRangeEnd w:id="429"/>
      <w:r>
        <w:rPr>
          <w:rStyle w:val="CommentReference"/>
          <w:sz w:val="24"/>
          <w:szCs w:val="22"/>
        </w:rPr>
        <w:commentReference w:id="429"/>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B1FA0CA" w14:textId="77777777" w:rsidR="006C1FF4" w:rsidRDefault="006C1FF4" w:rsidP="006C1FF4">
      <w:pPr>
        <w:pStyle w:val="ParText"/>
        <w:keepNext/>
        <w:spacing w:after="0"/>
        <w:jc w:val="center"/>
      </w:pPr>
      <w:r>
        <w:rPr>
          <w:noProof/>
        </w:rPr>
        <w:lastRenderedPageBreak/>
        <w:drawing>
          <wp:inline distT="0" distB="0" distL="0" distR="0" wp14:anchorId="73C750F7" wp14:editId="407A04A6">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77683507" w14:textId="77777777" w:rsidR="006C1FF4" w:rsidRDefault="006C1FF4" w:rsidP="006C1FF4">
      <w:pPr>
        <w:pStyle w:val="Caption"/>
      </w:pPr>
      <w:bookmarkStart w:id="430" w:name="_Ref235186611"/>
      <w:bookmarkStart w:id="431" w:name="_Toc23634224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bookmarkEnd w:id="430"/>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431"/>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ECABA99" w:rsidR="00620ACE" w:rsidRDefault="00620ACE" w:rsidP="00620ACE">
      <w:pPr>
        <w:pStyle w:val="ParText"/>
      </w:pPr>
      <w:r w:rsidRPr="008564D0">
        <w:rPr>
          <w:b/>
          <w:bCs/>
        </w:rPr>
        <w:lastRenderedPageBreak/>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r w:rsidR="00847FDE">
        <w:t xml:space="preserve"> </w:t>
      </w:r>
      <w:r>
        <w:t>An example of G2c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G2d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 xml:space="preserve">The forecast physical cost must not rise. A stage-three rule always lands on an uncovered combination, since any duplicate has already died at G2; even so, admission demands a strict improvement on both reseeded rollouts, so the base grows only where growth demonstrably pays.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8CCB08D"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432"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432"/>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w:t>
      </w:r>
      <w:r w:rsidR="000B3A4C">
        <w:lastRenderedPageBreak/>
        <w:t xml:space="preserve">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433"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433"/>
          </w:p>
        </w:tc>
      </w:tr>
    </w:tbl>
    <w:p w14:paraId="72A94B72" w14:textId="43CAA876" w:rsidR="00805220" w:rsidRDefault="00805220" w:rsidP="00805220">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lastRenderedPageBreak/>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434" w:name="_RefTblRLState"/>
    <w:bookmarkStart w:id="435"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436"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436"/>
          </w:p>
        </w:tc>
      </w:tr>
    </w:tbl>
    <w:bookmarkEnd w:id="434"/>
    <w:bookmarkEnd w:id="435"/>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437" w:name="_Toc236342175"/>
      <w:r w:rsidRPr="00BA1179">
        <w:t xml:space="preserve">Local </w:t>
      </w:r>
      <w:r w:rsidR="00B804A0">
        <w:t>Layer</w:t>
      </w:r>
      <w:r w:rsidR="00BE3BA8">
        <w:t xml:space="preserve">, </w:t>
      </w:r>
      <w:r w:rsidRPr="00BA1179">
        <w:t>Graduated Fail-Safe</w:t>
      </w:r>
      <w:r w:rsidR="00BE3BA8">
        <w:t>, Global Coordination</w:t>
      </w:r>
      <w:bookmarkEnd w:id="437"/>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00C36516" w:rsidR="00B546FE" w:rsidRDefault="00B546FE" w:rsidP="00B546FE">
      <w:pPr>
        <w:pStyle w:val="Caption"/>
      </w:pPr>
      <w:bookmarkStart w:id="438" w:name="_Ref235263747"/>
      <w:bookmarkStart w:id="439" w:name="_Toc236342249"/>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438"/>
      <w:r>
        <w:t xml:space="preserve"> </w:t>
      </w:r>
      <w:r w:rsidRPr="00C903F2">
        <w:t>Local decision and graduated fail-safe</w:t>
      </w:r>
      <w:bookmarkEnd w:id="439"/>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440"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440"/>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AF0B44A" w:rsidR="00361373" w:rsidRDefault="00361373" w:rsidP="00361373">
      <w:pPr>
        <w:pStyle w:val="Caption"/>
      </w:pPr>
      <w:bookmarkStart w:id="441" w:name="_Ref235263763"/>
      <w:bookmarkStart w:id="442" w:name="_Toc236342250"/>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441"/>
      <w:r>
        <w:t xml:space="preserve"> Global coordination and the no-harm fail-safe</w:t>
      </w:r>
      <w:bookmarkEnd w:id="442"/>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682C9D8" w:rsidR="001F0706" w:rsidRDefault="001F0706" w:rsidP="001F0706">
      <w:pPr>
        <w:pStyle w:val="ParText"/>
        <w:jc w:val="center"/>
      </w:pPr>
      <w:bookmarkStart w:id="443" w:name="_RefFig4X"/>
      <w:bookmarkStart w:id="444" w:name="_TocFig4X"/>
      <w:bookmarkStart w:id="445" w:name="_Toc236342251"/>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443"/>
      <w:r>
        <w:t xml:space="preserve"> Example of local decisions, global coordination, and the fail-safe</w:t>
      </w:r>
      <w:bookmarkEnd w:id="444"/>
      <w:bookmarkEnd w:id="445"/>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446" w:name="_Toc236342176"/>
      <w:r w:rsidRPr="00BA1179">
        <w:rPr>
          <w:lang w:val="en-US"/>
        </w:rPr>
        <w:t>SIMULATION AND PERFORMANCE RESULTS</w:t>
      </w:r>
      <w:bookmarkEnd w:id="415"/>
      <w:bookmarkEnd w:id="446"/>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447" w:name="_Toc236342177"/>
      <w:r w:rsidRPr="00BA1179">
        <w:t>Evaluation Criteria for Wildfire Decision Support Systems</w:t>
      </w:r>
      <w:bookmarkEnd w:id="447"/>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448" w:name="_Ref235544659"/>
      <w:bookmarkStart w:id="449"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448"/>
      <w:r w:rsidRPr="00BA1179">
        <w:t xml:space="preserve"> Evaluation criteria for wildfire </w:t>
      </w:r>
      <w:r>
        <w:t>DSS</w:t>
      </w:r>
      <w:bookmarkEnd w:id="449"/>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450" w:name="_Toc236342178"/>
      <w:r w:rsidRPr="00BA1179">
        <w:t>Simulation Environment, Parameters, and Assumptions</w:t>
      </w:r>
      <w:bookmarkEnd w:id="450"/>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451" w:name="_RefT52"/>
      <w:bookmarkStart w:id="452"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51"/>
      <w:r w:rsidRPr="00BA1179">
        <w:t xml:space="preserve"> Simulation and decision parameters of all experiments</w:t>
      </w:r>
      <w:bookmarkEnd w:id="452"/>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453" w:name="_Ref235360625"/>
      <w:bookmarkStart w:id="454"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453"/>
      <w:r>
        <w:t xml:space="preserve"> Environment and decision layer assumptions</w:t>
      </w:r>
      <w:bookmarkEnd w:id="454"/>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455" w:name="_Toc236342179"/>
      <w:r w:rsidRPr="00BA1179">
        <w:t>Validation of the Simulation Core Against Historical Fires</w:t>
      </w:r>
      <w:bookmarkEnd w:id="455"/>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456" w:name="_RefT53"/>
      <w:bookmarkStart w:id="457"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456"/>
      <w:r w:rsidRPr="00BA1179">
        <w:t xml:space="preserve"> Historical validation cases and their configuration</w:t>
      </w:r>
      <w:bookmarkEnd w:id="457"/>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458"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458"/>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459"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459"/>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460"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460"/>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461"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461"/>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462"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462"/>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463"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463"/>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464" w:name="_Ref235569232"/>
      <w:bookmarkStart w:id="465"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464"/>
      <w:r w:rsidRPr="00BA1179">
        <w:t xml:space="preserve"> Hindcast agreement metrics per historical case (mean over stochastic replicates)</w:t>
      </w:r>
      <w:bookmarkEnd w:id="465"/>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9282193" w:rsidR="00256C79" w:rsidRDefault="00256C79" w:rsidP="00C90DF9">
      <w:pPr>
        <w:pStyle w:val="Caption"/>
      </w:pPr>
      <w:bookmarkStart w:id="466" w:name="_Ref235572564"/>
      <w:bookmarkStart w:id="467" w:name="_Toc23634225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466"/>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467"/>
    </w:p>
    <w:p w14:paraId="56DD8E5A" w14:textId="77777777" w:rsidR="009E5EE7" w:rsidRDefault="009E5EE7" w:rsidP="009E5EE7">
      <w:pPr>
        <w:pStyle w:val="Heading2"/>
      </w:pPr>
      <w:bookmarkStart w:id="468" w:name="_Toc236342180"/>
      <w:r w:rsidRPr="00BA1179">
        <w:t>Performance of the Decision Layer</w:t>
      </w:r>
      <w:bookmarkEnd w:id="468"/>
    </w:p>
    <w:p w14:paraId="59E107B5" w14:textId="1FE24818" w:rsidR="009A0DE5" w:rsidRDefault="00C54646" w:rsidP="009E5EE7">
      <w:pPr>
        <w:pStyle w:val="ParText"/>
      </w:pPr>
      <w:r>
        <w:rPr>
          <w:rFonts w:eastAsiaTheme="majorEastAsia" w:cstheme="majorBidi"/>
          <w:iCs/>
        </w:rPr>
        <w:t xml:space="preserve">In the performance test, </w:t>
      </w:r>
      <w:r>
        <w:t>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469" w:name="_Ref235986120"/>
      <w:bookmarkStart w:id="470"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469"/>
      <w:r>
        <w:t xml:space="preserve"> DSS test configurations</w:t>
      </w:r>
      <w:bookmarkEnd w:id="470"/>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471"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471"/>
          </w:p>
        </w:tc>
      </w:tr>
    </w:tbl>
    <w:p w14:paraId="764CFFB1" w14:textId="77777777" w:rsidR="009E5EE7" w:rsidRDefault="009E5EE7" w:rsidP="009E5EE7">
      <w:pPr>
        <w:pStyle w:val="Heading3"/>
      </w:pPr>
      <w:bookmarkStart w:id="472" w:name="_Toc236342181"/>
      <w:r w:rsidRPr="00BA1179">
        <w:t>Evaluation Scenarios</w:t>
      </w:r>
      <w:bookmarkEnd w:id="472"/>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473" w:name="_RefT54S"/>
      <w:bookmarkStart w:id="474"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473"/>
      <w:r w:rsidRPr="00BA1179">
        <w:t xml:space="preserve"> Evaluation scenarios</w:t>
      </w:r>
      <w:bookmarkEnd w:id="474"/>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67807DF1">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6052E74E">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55750EED" w:rsidR="009E5EE7" w:rsidRDefault="009E5EE7" w:rsidP="009E5EE7">
      <w:pPr>
        <w:pStyle w:val="Caption"/>
      </w:pPr>
      <w:bookmarkStart w:id="475" w:name="_RefF54S1"/>
      <w:bookmarkStart w:id="476" w:name="_Toc23634225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475"/>
      <w:r w:rsidRPr="00BA1179">
        <w:t xml:space="preserve"> </w:t>
      </w:r>
      <w:r w:rsidR="0000037B">
        <w:t xml:space="preserve">Representative world of </w:t>
      </w:r>
      <w:r w:rsidR="0000037B" w:rsidRPr="00E93F0D">
        <w:t>S</w:t>
      </w:r>
      <w:r w:rsidR="0000037B">
        <w:t>1</w:t>
      </w:r>
      <w:r w:rsidR="001B659B">
        <w:t xml:space="preserve"> (left) and S2 (right)</w:t>
      </w:r>
      <w:bookmarkEnd w:id="47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3B4850DC">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0C08739F">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66BAC4" w:rsidR="0000037B" w:rsidRDefault="0000037B" w:rsidP="0000037B">
      <w:pPr>
        <w:pStyle w:val="TableText"/>
        <w:jc w:val="left"/>
      </w:pPr>
      <w:bookmarkStart w:id="477" w:name="_Ref236094469"/>
      <w:bookmarkStart w:id="478" w:name="_Toc236342254"/>
      <w:r w:rsidRPr="00E93F0D">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477"/>
      <w:r w:rsidRPr="00E93F0D">
        <w:t xml:space="preserve"> </w:t>
      </w:r>
      <w:r>
        <w:t xml:space="preserve">Representative world of </w:t>
      </w:r>
      <w:r w:rsidRPr="00E93F0D">
        <w:t>S</w:t>
      </w:r>
      <w:r w:rsidR="001B659B">
        <w:t>3 (left) S</w:t>
      </w:r>
      <w:r>
        <w:t>4</w:t>
      </w:r>
      <w:r w:rsidR="001B659B">
        <w:t xml:space="preserve"> (right)</w:t>
      </w:r>
      <w:bookmarkEnd w:id="478"/>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7C15FD66" w:rsidR="00554B3D" w:rsidRDefault="00554B3D" w:rsidP="00554B3D">
      <w:pPr>
        <w:pStyle w:val="Caption"/>
      </w:pPr>
      <w:bookmarkStart w:id="479" w:name="_Ref236094496"/>
      <w:bookmarkStart w:id="480" w:name="_Toc236342255"/>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479"/>
      <w:r>
        <w:t xml:space="preserve"> </w:t>
      </w:r>
      <w:r w:rsidR="004F1D72">
        <w:t>Sample interventions (full set) on a representative world</w:t>
      </w:r>
      <w:bookmarkEnd w:id="480"/>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909BE2A" w:rsidR="00337E89" w:rsidRDefault="00337E89" w:rsidP="00337E89">
      <w:pPr>
        <w:pStyle w:val="Caption"/>
      </w:pPr>
      <w:bookmarkStart w:id="481" w:name="_Ref236094512"/>
      <w:bookmarkStart w:id="482" w:name="_Toc236342256"/>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481"/>
      <w:r>
        <w:t xml:space="preserve"> Legends for representative world</w:t>
      </w:r>
      <w:bookmarkEnd w:id="482"/>
    </w:p>
    <w:p w14:paraId="62FC20B6" w14:textId="6B64A6F4" w:rsidR="009E5EE7" w:rsidRDefault="009E5EE7" w:rsidP="009E5EE7">
      <w:pPr>
        <w:pStyle w:val="Heading3"/>
      </w:pPr>
      <w:bookmarkStart w:id="483" w:name="_Ref236305592"/>
      <w:bookmarkStart w:id="484" w:name="_Toc236342182"/>
      <w:r w:rsidRPr="00BA1179">
        <w:lastRenderedPageBreak/>
        <w:t>Improvement Ladder</w:t>
      </w:r>
      <w:r w:rsidR="009E45CB">
        <w:t xml:space="preserve"> </w:t>
      </w:r>
      <w:r w:rsidR="009079F9">
        <w:t>Performance</w:t>
      </w:r>
      <w:bookmarkEnd w:id="483"/>
      <w:bookmarkEnd w:id="484"/>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 xml:space="preserve">per scenario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000000"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00C72EAD">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485" w:name="_Ref236172505"/>
      <w:bookmarkStart w:id="486"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485"/>
      <w:r>
        <w:t xml:space="preserve"> Physical outcome per scenario and configuration</w:t>
      </w:r>
      <w:r w:rsidR="00EF3BF2">
        <w:t xml:space="preserve"> </w:t>
      </w:r>
      <w:r w:rsidR="00F57997">
        <w:t>before</w:t>
      </w:r>
      <w:r w:rsidR="00F57997" w:rsidRPr="00BA1179">
        <w:t xml:space="preserve"> the six-hour checkpoint per scenario</w:t>
      </w:r>
      <w:bookmarkEnd w:id="486"/>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487" w:name="_Ref236172513"/>
    </w:p>
    <w:p w14:paraId="2A71E9F6" w14:textId="4562ED42" w:rsidR="00A22191" w:rsidRPr="00FF70E3" w:rsidRDefault="00A22191" w:rsidP="00A22191">
      <w:pPr>
        <w:pStyle w:val="Caption"/>
      </w:pPr>
      <w:bookmarkStart w:id="488"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487"/>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488"/>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32BEA5FF" w:rsidR="002D1570" w:rsidRDefault="002D1570" w:rsidP="002D1570">
      <w:pPr>
        <w:pStyle w:val="Caption"/>
      </w:pPr>
      <w:bookmarkStart w:id="489" w:name="_Ref236172698"/>
      <w:bookmarkStart w:id="490" w:name="_Toc236342257"/>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bookmarkEnd w:id="489"/>
      <w:r>
        <w:t xml:space="preserve"> </w:t>
      </w:r>
      <w:r w:rsidR="002034AC">
        <w:t>Average burned-area, burned-forest, and affected population evolution of the four configurations under the five scenarios</w:t>
      </w:r>
      <w:bookmarkEnd w:id="490"/>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616827B" w:rsidR="001C272A" w:rsidRDefault="001C272A" w:rsidP="001C272A">
      <w:pPr>
        <w:pStyle w:val="Caption"/>
      </w:pPr>
      <w:bookmarkStart w:id="491" w:name="_Ref236172998"/>
      <w:bookmarkStart w:id="492" w:name="_Toc236342258"/>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491"/>
      <w:r>
        <w:t xml:space="preserve"> </w:t>
      </w:r>
      <w:r w:rsidR="002034AC">
        <w:t>Average physical cost evolution of the four configurations under the five scenarios</w:t>
      </w:r>
      <w:bookmarkEnd w:id="492"/>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589624AA" w:rsidR="001C272A" w:rsidRPr="00185E4D" w:rsidRDefault="001C272A" w:rsidP="002D1570">
      <w:pPr>
        <w:pStyle w:val="Caption"/>
      </w:pPr>
      <w:bookmarkStart w:id="493" w:name="_Ref236172999"/>
      <w:bookmarkStart w:id="494" w:name="_Toc236342259"/>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493"/>
      <w:r>
        <w:t xml:space="preserve"> </w:t>
      </w:r>
      <w:r w:rsidR="002034AC">
        <w:t>Average total cost evolution of the four configurations under the five scenarios</w:t>
      </w:r>
      <w:bookmarkEnd w:id="494"/>
    </w:p>
    <w:p w14:paraId="16BC0A6F" w14:textId="7BFEFFE9" w:rsidR="0030733A" w:rsidRDefault="00F71839" w:rsidP="0030733A">
      <w:pPr>
        <w:pStyle w:val="Heading3"/>
      </w:pPr>
      <w:bookmarkStart w:id="495" w:name="_Toc236342183"/>
      <w:r w:rsidRPr="00F71839">
        <w:t>Open Decision Space</w:t>
      </w:r>
      <w:r>
        <w:t xml:space="preserve"> Performance</w:t>
      </w:r>
      <w:bookmarkEnd w:id="495"/>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EF882CF" w:rsidR="004E5FF4" w:rsidRDefault="004E5FF4" w:rsidP="004E5FF4">
      <w:pPr>
        <w:pStyle w:val="Caption"/>
      </w:pPr>
      <w:bookmarkStart w:id="496" w:name="_Ref_fig10"/>
      <w:bookmarkStart w:id="497" w:name="_Toc236342260"/>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9</w:t>
      </w:r>
      <w:r w:rsidR="00AF4F14">
        <w:fldChar w:fldCharType="end"/>
      </w:r>
      <w:bookmarkEnd w:id="496"/>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497"/>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 xml:space="preserve">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 </w:t>
      </w:r>
    </w:p>
    <w:p w14:paraId="4E3C3FAC" w14:textId="3917C626" w:rsidR="00AF13B6" w:rsidRDefault="00AF13B6" w:rsidP="00AF13B6">
      <w:pPr>
        <w:pStyle w:val="Caption"/>
      </w:pPr>
      <w:bookmarkStart w:id="498" w:name="_RefT54PROD"/>
      <w:bookmarkStart w:id="499"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498"/>
      <w:r w:rsidRPr="00BA1179">
        <w:t xml:space="preserve"> </w:t>
      </w:r>
      <w:r w:rsidRPr="007B3555">
        <w:t>The generative product ledger: every object created its definition, birth moment, and the rule that uses it</w:t>
      </w:r>
      <w:bookmarkEnd w:id="499"/>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60B82CDE" w:rsidR="00663447" w:rsidRDefault="00663447" w:rsidP="00663447">
      <w:pPr>
        <w:pStyle w:val="Caption"/>
      </w:pPr>
      <w:bookmarkStart w:id="500" w:name="_Ref236296138"/>
      <w:bookmarkStart w:id="501" w:name="_Toc236342261"/>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500"/>
      <w:r>
        <w:t xml:space="preserve"> Generated intermediate concept and the admitted rule</w:t>
      </w:r>
      <w:bookmarkEnd w:id="501"/>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2B0831A5" w:rsidR="00AF13B6" w:rsidRDefault="00AF13B6" w:rsidP="00AF13B6">
      <w:pPr>
        <w:pStyle w:val="Caption"/>
      </w:pPr>
      <w:bookmarkStart w:id="502" w:name="_Ref_fig11"/>
      <w:bookmarkStart w:id="503" w:name="_RefF54PRD"/>
      <w:bookmarkStart w:id="504" w:name="_Toc23634226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502"/>
      <w:r>
        <w:t xml:space="preserve"> Composition weights of the seven generated macro interventions over the base physical channels</w:t>
      </w:r>
      <w:bookmarkEnd w:id="503"/>
      <w:bookmarkEnd w:id="504"/>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505" w:name="_RefT54GRUL"/>
      <w:bookmarkStart w:id="506"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505"/>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506"/>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16C45974" w:rsidR="00D36541" w:rsidRDefault="00D36541" w:rsidP="00D36541">
      <w:pPr>
        <w:pStyle w:val="Caption"/>
      </w:pPr>
      <w:bookmarkStart w:id="507" w:name="_Ref_fig9"/>
      <w:bookmarkStart w:id="508" w:name="_RefF54RUN"/>
      <w:bookmarkStart w:id="509" w:name="_Toc23634226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507"/>
      <w:r w:rsidR="00A0062C">
        <w:t xml:space="preserve"> </w:t>
      </w:r>
      <w:r>
        <w:t>One recorded incident from ignition to containment</w:t>
      </w:r>
      <w:bookmarkEnd w:id="508"/>
      <w:bookmarkEnd w:id="509"/>
    </w:p>
    <w:p w14:paraId="5A1B021C" w14:textId="77777777" w:rsidR="002408F0" w:rsidRDefault="00000000">
      <w:pPr>
        <w:pStyle w:val="Heading2"/>
      </w:pPr>
      <w:bookmarkStart w:id="510" w:name="_Toc236342184"/>
      <w:r w:rsidRPr="00BA1179">
        <w:t>Sensitivity Analysis</w:t>
      </w:r>
      <w:bookmarkEnd w:id="510"/>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DBD08C3"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w:t>
      </w:r>
      <w:commentRangeStart w:id="511"/>
      <w:r w:rsidRPr="00F453A0">
        <w:t xml:space="preserve">The sweeps use </w:t>
      </w:r>
      <w:r w:rsidR="00C96BB4">
        <w:t>3</w:t>
      </w:r>
      <w:r w:rsidRPr="00F453A0">
        <w:t xml:space="preserve"> worlds and the calibration grid </w:t>
      </w:r>
      <w:r w:rsidR="00C96BB4">
        <w:t>5</w:t>
      </w:r>
      <w:r w:rsidRPr="00F453A0">
        <w:t xml:space="preserve">, since the grid is what justifies every sweep that follows. </w:t>
      </w:r>
      <w:commentRangeEnd w:id="511"/>
      <w:r w:rsidR="00C96BB4" w:rsidRPr="00F453A0">
        <w:rPr>
          <w:rStyle w:val="CommentReference"/>
          <w:sz w:val="24"/>
          <w:szCs w:val="22"/>
        </w:rPr>
        <w:commentReference w:id="511"/>
      </w:r>
      <w:r w:rsidRPr="00F453A0">
        <w:t xml:space="preserve">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512" w:name="_RefTsens"/>
      <w:bookmarkStart w:id="513"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512"/>
      <w:r>
        <w:t xml:space="preserve"> Sensitivity design: parameters, base values and ranges</w:t>
      </w:r>
      <w:bookmarkEnd w:id="513"/>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1E70AC01" w:rsidR="00F453A0" w:rsidRDefault="00AF4F14" w:rsidP="00777DE2">
      <w:pPr>
        <w:pStyle w:val="ParText"/>
      </w:pPr>
      <w:r>
        <w:lastRenderedPageBreak/>
        <w:fldChar w:fldCharType="begin"/>
      </w:r>
      <w:r>
        <w:instrText xml:space="preserve"> REF _Ref236342841 \h </w:instrText>
      </w:r>
      <w:r>
        <w:fldChar w:fldCharType="separate"/>
      </w:r>
      <w:r>
        <w:t xml:space="preserve">Figure </w:t>
      </w:r>
      <w:r>
        <w:rPr>
          <w:noProof/>
        </w:rPr>
        <w:t>5</w:t>
      </w:r>
      <w:r>
        <w:t>.</w:t>
      </w:r>
      <w:r>
        <w:rPr>
          <w:noProof/>
        </w:rPr>
        <w:t>13</w:t>
      </w:r>
      <w:r>
        <w:fldChar w:fldCharType="end"/>
      </w:r>
      <w:r>
        <w:t xml:space="preserve"> </w:t>
      </w:r>
      <w:r w:rsidR="009E66D1" w:rsidRPr="009E66D1">
        <w:t>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296A9237" w14:textId="77777777" w:rsidR="00AF4F14" w:rsidRDefault="0023575B" w:rsidP="00AF4F14">
      <w:pPr>
        <w:pStyle w:val="ParText"/>
        <w:keepN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F5D2156" w:rsidR="00F21B14" w:rsidRDefault="00AF4F14" w:rsidP="00AF4F14">
      <w:pPr>
        <w:pStyle w:val="Caption"/>
      </w:pPr>
      <w:bookmarkStart w:id="514" w:name="_Ref23634284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13</w:t>
      </w:r>
      <w:r>
        <w:fldChar w:fldCharType="end"/>
      </w:r>
      <w:bookmarkEnd w:id="514"/>
      <w:r>
        <w:t xml:space="preserve"> T</w:t>
      </w:r>
      <w:r w:rsidR="00777DE2">
        <w:t xml:space="preserve">he physical cost over </w:t>
      </w:r>
      <w:r w:rsidR="00F21B14" w:rsidRPr="00F21B14">
        <w:t xml:space="preserve">simultaneous ignitions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0A94C17D" w14:textId="7A0BFF84" w:rsidR="00913890" w:rsidRDefault="00913890" w:rsidP="00913890">
      <w:pPr>
        <w:jc w:val="center"/>
      </w:pPr>
    </w:p>
    <w:p w14:paraId="77B503B9" w14:textId="77777777" w:rsidR="00AF64F6" w:rsidRDefault="00AF64F6" w:rsidP="00913890">
      <w:pPr>
        <w:pStyle w:val="Caption"/>
      </w:pPr>
      <w:bookmarkStart w:id="515" w:name="_RefFcap"/>
    </w:p>
    <w:p w14:paraId="5A1B0277" w14:textId="0BE41B91" w:rsidR="002408F0" w:rsidRDefault="00000000">
      <w:pPr>
        <w:pStyle w:val="Heading2"/>
      </w:pPr>
      <w:bookmarkStart w:id="516" w:name="_Toc236342185"/>
      <w:bookmarkEnd w:id="515"/>
      <w:r w:rsidRPr="00BA1179">
        <w:t>Compliance with the Evaluation Criteria and Chapter Summary</w:t>
      </w:r>
      <w:bookmarkEnd w:id="516"/>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517" w:name="_Ref226192388"/>
      <w:bookmarkStart w:id="518" w:name="_Toc236342186"/>
      <w:r w:rsidRPr="00BA1179">
        <w:rPr>
          <w:lang w:val="en-US"/>
        </w:rPr>
        <w:t>CONCLUSION AND FUTURE WORKS</w:t>
      </w:r>
      <w:bookmarkEnd w:id="517"/>
      <w:bookmarkEnd w:id="518"/>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519" w:name="_Toc236342187"/>
      <w:r w:rsidRPr="00BA1179">
        <w:t>Conclusions</w:t>
      </w:r>
      <w:bookmarkEnd w:id="519"/>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520" w:name="_Toc236342188"/>
      <w:r w:rsidRPr="00BA1179">
        <w:t>Future Works</w:t>
      </w:r>
      <w:bookmarkEnd w:id="520"/>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521" w:name="_Toc236342189"/>
      <w:r w:rsidRPr="00BA1179">
        <w:rPr>
          <w:lang w:val="en-US"/>
        </w:rPr>
        <w:lastRenderedPageBreak/>
        <w:t>REFERENCES</w:t>
      </w:r>
      <w:bookmarkEnd w:id="521"/>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522" w:name="_Toc508956019"/>
      <w:bookmarkStart w:id="523" w:name="_Toc508964959"/>
      <w:bookmarkStart w:id="524" w:name="_Toc509310144"/>
      <w:bookmarkStart w:id="525" w:name="_Toc236342190"/>
      <w:r w:rsidRPr="00BA1179">
        <w:rPr>
          <w:lang w:val="en-US"/>
        </w:rPr>
        <w:lastRenderedPageBreak/>
        <w:t>APPENDI</w:t>
      </w:r>
      <w:bookmarkEnd w:id="522"/>
      <w:bookmarkEnd w:id="523"/>
      <w:bookmarkEnd w:id="524"/>
      <w:r w:rsidRPr="00BA1179">
        <w:rPr>
          <w:lang w:val="en-US"/>
        </w:rPr>
        <w:t>CES</w:t>
      </w:r>
      <w:bookmarkEnd w:id="525"/>
    </w:p>
    <w:p w14:paraId="46ACD199" w14:textId="4384076B" w:rsidR="00762B29" w:rsidRPr="00BA1179" w:rsidRDefault="001E5F6D" w:rsidP="006601CA">
      <w:pPr>
        <w:pStyle w:val="Appendix"/>
      </w:pPr>
      <w:bookmarkStart w:id="526" w:name="_Ref223043555"/>
      <w:bookmarkStart w:id="527" w:name="_Ref223162216"/>
      <w:bookmarkStart w:id="528" w:name="_Ref223269282"/>
      <w:bookmarkStart w:id="529" w:name="_Toc236342191"/>
      <w:r w:rsidRPr="00BA1179">
        <w:t xml:space="preserve">Simulation Mathematics for </w:t>
      </w:r>
      <w:bookmarkEnd w:id="526"/>
      <w:bookmarkEnd w:id="527"/>
      <w:r w:rsidRPr="00BA1179">
        <w:t>Evolution of Burning Status</w:t>
      </w:r>
      <w:bookmarkEnd w:id="528"/>
      <w:bookmarkEnd w:id="529"/>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530"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530"/>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531"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531"/>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532"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532"/>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533"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533"/>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534"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534"/>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535"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535"/>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536"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536"/>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537" w:name="_Ref223263847"/>
      <w:bookmarkStart w:id="538" w:name="_Ref223263851"/>
      <w:bookmarkStart w:id="539" w:name="_Ref223263865"/>
      <w:bookmarkStart w:id="540" w:name="_Toc236342192"/>
      <w:r w:rsidRPr="00BA1179">
        <w:lastRenderedPageBreak/>
        <w:t>Simulation Mathematics for Fuel Mass Evolution</w:t>
      </w:r>
      <w:bookmarkEnd w:id="537"/>
      <w:bookmarkEnd w:id="538"/>
      <w:bookmarkEnd w:id="539"/>
      <w:bookmarkEnd w:id="540"/>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541"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541"/>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542"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542"/>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543"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543"/>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544"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544"/>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545"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545"/>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546"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546"/>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547"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547"/>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548"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548"/>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549"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549"/>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550" w:name="_Ref223266063"/>
      <w:bookmarkStart w:id="551" w:name="_Toc236342193"/>
      <w:r w:rsidRPr="00BA1179">
        <w:lastRenderedPageBreak/>
        <w:t>Simulation Mathematics for Fire Intensity Evolution</w:t>
      </w:r>
      <w:bookmarkEnd w:id="550"/>
      <w:bookmarkEnd w:id="551"/>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552"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552"/>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553"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553"/>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554" w:name="TableC1"/>
      <w:r w:rsidRPr="00BA1179">
        <w:t>Table C.1 Fire intensity evolution parameters</w:t>
      </w:r>
    </w:p>
    <w:bookmarkEnd w:id="554"/>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555" w:name="_Ref234617318"/>
      <w:bookmarkStart w:id="556" w:name="_Ref234617321"/>
      <w:bookmarkStart w:id="557" w:name="_Toc236342194"/>
      <w:bookmarkStart w:id="558" w:name="_Ref234520328"/>
      <w:r w:rsidRPr="00BA1179">
        <w:lastRenderedPageBreak/>
        <w:t>Complete Concept Mapping Specification</w:t>
      </w:r>
      <w:bookmarkEnd w:id="555"/>
      <w:bookmarkEnd w:id="556"/>
      <w:bookmarkEnd w:id="557"/>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559" w:name="_RefTblE1"/>
      <w:bookmarkStart w:id="560" w:name="TableD1"/>
      <w:r w:rsidRPr="00BA1179">
        <w:rPr>
          <w:rFonts w:cs="Times New Roman"/>
          <w:szCs w:val="24"/>
        </w:rPr>
        <w:t xml:space="preserve">Table D.1 Level 1 to 4 aggregation weights over the </w:t>
      </w:r>
      <w:bookmarkEnd w:id="559"/>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560"/>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561"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562" w:name="TableD2"/>
      <w:r w:rsidRPr="00BA1179">
        <w:rPr>
          <w:rFonts w:cs="Times New Roman"/>
          <w:szCs w:val="24"/>
        </w:rPr>
        <w:lastRenderedPageBreak/>
        <w:t>Table D.2 Parameters of the concept layer</w:t>
      </w:r>
      <w:bookmarkEnd w:id="561"/>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562"/>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563" w:name="_RefTblE4"/>
    </w:p>
    <w:p w14:paraId="0F33DE96" w14:textId="60381338" w:rsidR="000E1725" w:rsidRPr="00BA1179" w:rsidRDefault="00000000" w:rsidP="00852310">
      <w:pPr>
        <w:pStyle w:val="Caption"/>
        <w:keepNext/>
        <w:rPr>
          <w:rFonts w:cs="Times New Roman"/>
          <w:szCs w:val="24"/>
        </w:rPr>
      </w:pPr>
      <w:bookmarkStart w:id="564" w:name="TableD3"/>
      <w:r w:rsidRPr="00BA1179">
        <w:rPr>
          <w:rFonts w:cs="Times New Roman"/>
          <w:szCs w:val="24"/>
        </w:rPr>
        <w:t>Table D.3 Trapezoidal parameters</w:t>
      </w:r>
      <w:bookmarkEnd w:id="563"/>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564"/>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565" w:name="_RefAppE1"/>
      <w:bookmarkStart w:id="566" w:name="_Toc236342195"/>
      <w:r w:rsidRPr="00BA1179">
        <w:lastRenderedPageBreak/>
        <w:t>Representative Decision Rules</w:t>
      </w:r>
      <w:bookmarkEnd w:id="558"/>
      <w:bookmarkEnd w:id="565"/>
      <w:bookmarkEnd w:id="566"/>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567" w:name="_RefTblRules"/>
      <w:bookmarkStart w:id="568" w:name="TableE1"/>
      <w:r w:rsidRPr="00BA1179">
        <w:lastRenderedPageBreak/>
        <w:t>Table E.1 Representative decision rules by operational regime</w:t>
      </w:r>
      <w:bookmarkEnd w:id="567"/>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568"/>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6C279FC8"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Table E.2 lists only a subset of the generated rules.</w:t>
      </w:r>
    </w:p>
    <w:p w14:paraId="57726D8C" w14:textId="003C250A" w:rsidR="001E3952" w:rsidRDefault="001E3952" w:rsidP="001E3952">
      <w:pPr>
        <w:pStyle w:val="Caption"/>
      </w:pPr>
      <w:bookmarkStart w:id="569"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569"/>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 containment line 0.80;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570" w:name="_Ref236091196"/>
      <w:bookmarkStart w:id="571" w:name="_Toc236342196"/>
      <w:r>
        <w:lastRenderedPageBreak/>
        <w:t>Generative AI Prompt Specifications</w:t>
      </w:r>
      <w:bookmarkEnd w:id="570"/>
      <w:bookmarkEnd w:id="571"/>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572" w:name="_Toc236342197"/>
      <w:commentRangeStart w:id="573"/>
      <w:r w:rsidRPr="00BA1179">
        <w:rPr>
          <w:lang w:val="en-US"/>
        </w:rPr>
        <w:lastRenderedPageBreak/>
        <w:t>CURRICULUM VITAE</w:t>
      </w:r>
      <w:bookmarkEnd w:id="572"/>
      <w:r w:rsidRPr="00BA1179">
        <w:rPr>
          <w:lang w:val="en-US"/>
        </w:rPr>
        <w:t xml:space="preserve"> </w:t>
      </w:r>
      <w:commentRangeEnd w:id="573"/>
      <w:r w:rsidR="002A7D4E" w:rsidRPr="00BA1179">
        <w:rPr>
          <w:rStyle w:val="CommentReference"/>
          <w:sz w:val="24"/>
          <w:szCs w:val="24"/>
          <w:lang w:val="en-US"/>
        </w:rPr>
        <w:commentReference w:id="573"/>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574" w:name="LastPage"/>
      <w:bookmarkEnd w:id="574"/>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429"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511" w:author="Çağlar Akman" w:date="2026-07-30T23:05:00Z" w:initials="ÇA">
    <w:p w14:paraId="2B600435" w14:textId="77777777" w:rsidR="00C96BB4" w:rsidRDefault="00C96BB4" w:rsidP="00C96BB4">
      <w:pPr>
        <w:pStyle w:val="CommentText"/>
        <w:jc w:val="left"/>
      </w:pPr>
      <w:r>
        <w:rPr>
          <w:rStyle w:val="CommentReference"/>
        </w:rPr>
        <w:annotationRef/>
      </w:r>
      <w:r>
        <w:t>Numbers</w:t>
      </w:r>
    </w:p>
  </w:comment>
  <w:comment w:id="573"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2B60043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0A2691F6" w16cex:dateUtc="2026-07-30T20:0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2B600435" w16cid:durableId="0A2691F6"/>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B5158" w14:textId="77777777" w:rsidR="00395D50" w:rsidRPr="00BA1179" w:rsidRDefault="00395D50">
      <w:pPr>
        <w:spacing w:after="0" w:line="240" w:lineRule="auto"/>
      </w:pPr>
      <w:r w:rsidRPr="00BA1179">
        <w:separator/>
      </w:r>
    </w:p>
    <w:p w14:paraId="3DEC772F" w14:textId="77777777" w:rsidR="00395D50" w:rsidRPr="00BA1179" w:rsidRDefault="00395D50"/>
  </w:endnote>
  <w:endnote w:type="continuationSeparator" w:id="0">
    <w:p w14:paraId="5F05B9DA" w14:textId="77777777" w:rsidR="00395D50" w:rsidRPr="00BA1179" w:rsidRDefault="00395D50">
      <w:pPr>
        <w:spacing w:after="0" w:line="240" w:lineRule="auto"/>
      </w:pPr>
      <w:r w:rsidRPr="00BA1179">
        <w:continuationSeparator/>
      </w:r>
    </w:p>
    <w:p w14:paraId="79B7D6A7" w14:textId="77777777" w:rsidR="00395D50" w:rsidRPr="00BA1179" w:rsidRDefault="00395D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3F35E" w14:textId="77777777" w:rsidR="00395D50" w:rsidRPr="00BA1179" w:rsidRDefault="00395D50">
      <w:pPr>
        <w:spacing w:after="0" w:line="240" w:lineRule="auto"/>
      </w:pPr>
      <w:r w:rsidRPr="00BA1179">
        <w:separator/>
      </w:r>
    </w:p>
    <w:p w14:paraId="2FAC0503" w14:textId="77777777" w:rsidR="00395D50" w:rsidRPr="00BA1179" w:rsidRDefault="00395D50"/>
  </w:footnote>
  <w:footnote w:type="continuationSeparator" w:id="0">
    <w:p w14:paraId="0EF1ABD6" w14:textId="77777777" w:rsidR="00395D50" w:rsidRPr="00BA1179" w:rsidRDefault="00395D50">
      <w:pPr>
        <w:spacing w:after="0" w:line="240" w:lineRule="auto"/>
      </w:pPr>
      <w:r w:rsidRPr="00BA1179">
        <w:continuationSeparator/>
      </w:r>
    </w:p>
    <w:p w14:paraId="6859E69D" w14:textId="77777777" w:rsidR="00395D50" w:rsidRPr="00BA1179" w:rsidRDefault="00395D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5CB"/>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50"/>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4FDC"/>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3318"/>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65B"/>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6BB4"/>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0CF"/>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oter" Target="footer6.xml"/><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0F0B"/>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065B"/>
    <w:rsid w:val="008D1514"/>
    <w:rsid w:val="008D164D"/>
    <w:rsid w:val="008D5CA8"/>
    <w:rsid w:val="00904ED1"/>
    <w:rsid w:val="009074F8"/>
    <w:rsid w:val="00911FED"/>
    <w:rsid w:val="00916D97"/>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6630</TotalTime>
  <Pages>1</Pages>
  <Words>51753</Words>
  <Characters>297064</Characters>
  <Application>Microsoft Office Word</Application>
  <DocSecurity>0</DocSecurity>
  <Lines>7426</Lines>
  <Paragraphs>3710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116</cp:revision>
  <cp:lastPrinted>2026-04-16T20:32:00Z</cp:lastPrinted>
  <dcterms:created xsi:type="dcterms:W3CDTF">2026-07-18T15:37:00Z</dcterms:created>
  <dcterms:modified xsi:type="dcterms:W3CDTF">2026-07-31T04:33:00Z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