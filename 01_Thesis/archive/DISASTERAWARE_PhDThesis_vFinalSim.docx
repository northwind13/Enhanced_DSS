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2527BE64"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58B96E76"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13E1B5B"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A230A3"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A230A3"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A230A3"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A230A3"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A230A3"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A230A3"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A230A3"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529007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A230A3"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53DA04E0"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D35BF">
        <w:rPr>
          <w:rFonts w:cs="Times New Roman"/>
          <w:noProof/>
          <w:szCs w:val="24"/>
        </w:rPr>
        <w:t>143</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529007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659BBFD" w:rsidR="00147B75" w:rsidRPr="00E74C15" w:rsidRDefault="00A230A3"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Pr="00E74C15">
            <w:rPr>
              <w:rStyle w:val="PlaceholderText"/>
              <w:rFonts w:cs="Times New Roman"/>
              <w:szCs w:val="24"/>
              <w:lang w:val="tr-TR"/>
            </w:rPr>
            <w:t>[Jüri Tarihi]</w:t>
          </w:r>
        </w:sdtContent>
      </w:sdt>
      <w:r w:rsidRPr="00E74C15">
        <w:rPr>
          <w:rFonts w:cs="Times New Roman"/>
          <w:szCs w:val="24"/>
          <w:lang w:val="tr-TR"/>
        </w:rPr>
        <w:t xml:space="preserve">, </w:t>
      </w:r>
      <w:r w:rsidRPr="00E74C15">
        <w:rPr>
          <w:rFonts w:cs="Times New Roman"/>
          <w:szCs w:val="24"/>
          <w:lang w:val="tr-TR"/>
        </w:rPr>
        <w:fldChar w:fldCharType="begin"/>
      </w:r>
      <w:r w:rsidRPr="00E74C15">
        <w:rPr>
          <w:rFonts w:cs="Times New Roman"/>
          <w:szCs w:val="24"/>
          <w:lang w:val="tr-TR"/>
        </w:rPr>
        <w:instrText xml:space="preserve"> PAGEREF LastPage \h </w:instrText>
      </w:r>
      <w:r w:rsidRPr="00E74C15">
        <w:rPr>
          <w:rFonts w:cs="Times New Roman"/>
          <w:szCs w:val="24"/>
          <w:lang w:val="tr-TR"/>
        </w:rPr>
      </w:r>
      <w:r w:rsidRPr="00E74C15">
        <w:rPr>
          <w:rFonts w:cs="Times New Roman"/>
          <w:szCs w:val="24"/>
          <w:lang w:val="tr-TR"/>
        </w:rPr>
        <w:fldChar w:fldCharType="separate"/>
      </w:r>
      <w:r w:rsidR="008D35BF">
        <w:rPr>
          <w:rFonts w:cs="Times New Roman"/>
          <w:noProof/>
          <w:szCs w:val="24"/>
          <w:lang w:val="tr-TR"/>
        </w:rPr>
        <w:t>143</w:t>
      </w:r>
      <w:r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529008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529008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4ED582AF" w14:textId="1846F549" w:rsidR="008D35BF"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5290078" w:history="1">
            <w:r w:rsidR="008D35BF" w:rsidRPr="00CA4529">
              <w:rPr>
                <w:rStyle w:val="Hyperlink"/>
              </w:rPr>
              <w:t>ABSTRACT</w:t>
            </w:r>
            <w:r w:rsidR="008D35BF">
              <w:rPr>
                <w:webHidden/>
              </w:rPr>
              <w:tab/>
            </w:r>
            <w:r w:rsidR="008D35BF">
              <w:rPr>
                <w:webHidden/>
              </w:rPr>
              <w:fldChar w:fldCharType="begin"/>
            </w:r>
            <w:r w:rsidR="008D35BF">
              <w:rPr>
                <w:webHidden/>
              </w:rPr>
              <w:instrText xml:space="preserve"> PAGEREF _Toc235290078 \h </w:instrText>
            </w:r>
            <w:r w:rsidR="008D35BF">
              <w:rPr>
                <w:webHidden/>
              </w:rPr>
            </w:r>
            <w:r w:rsidR="008D35BF">
              <w:rPr>
                <w:webHidden/>
              </w:rPr>
              <w:fldChar w:fldCharType="separate"/>
            </w:r>
            <w:r w:rsidR="008D35BF">
              <w:rPr>
                <w:webHidden/>
              </w:rPr>
              <w:t>v</w:t>
            </w:r>
            <w:r w:rsidR="008D35BF">
              <w:rPr>
                <w:webHidden/>
              </w:rPr>
              <w:fldChar w:fldCharType="end"/>
            </w:r>
          </w:hyperlink>
        </w:p>
        <w:p w14:paraId="70035CFF" w14:textId="36DF8AC7" w:rsidR="008D35BF" w:rsidRDefault="008D35BF">
          <w:pPr>
            <w:pStyle w:val="TOC1"/>
            <w:rPr>
              <w:rFonts w:asciiTheme="minorHAnsi" w:eastAsiaTheme="minorEastAsia" w:hAnsiTheme="minorHAnsi"/>
              <w:kern w:val="2"/>
              <w:szCs w:val="24"/>
              <w:lang w:val="tr-TR" w:eastAsia="tr-TR"/>
              <w14:ligatures w14:val="standardContextual"/>
            </w:rPr>
          </w:pPr>
          <w:hyperlink w:anchor="_Toc235290079" w:history="1">
            <w:r w:rsidRPr="00CA4529">
              <w:rPr>
                <w:rStyle w:val="Hyperlink"/>
                <w:lang w:val="tr-TR"/>
              </w:rPr>
              <w:t>ÖZ</w:t>
            </w:r>
            <w:r>
              <w:rPr>
                <w:webHidden/>
              </w:rPr>
              <w:tab/>
            </w:r>
            <w:r>
              <w:rPr>
                <w:webHidden/>
              </w:rPr>
              <w:fldChar w:fldCharType="begin"/>
            </w:r>
            <w:r>
              <w:rPr>
                <w:webHidden/>
              </w:rPr>
              <w:instrText xml:space="preserve"> PAGEREF _Toc235290079 \h </w:instrText>
            </w:r>
            <w:r>
              <w:rPr>
                <w:webHidden/>
              </w:rPr>
            </w:r>
            <w:r>
              <w:rPr>
                <w:webHidden/>
              </w:rPr>
              <w:fldChar w:fldCharType="separate"/>
            </w:r>
            <w:r>
              <w:rPr>
                <w:webHidden/>
              </w:rPr>
              <w:t>vii</w:t>
            </w:r>
            <w:r>
              <w:rPr>
                <w:webHidden/>
              </w:rPr>
              <w:fldChar w:fldCharType="end"/>
            </w:r>
          </w:hyperlink>
        </w:p>
        <w:p w14:paraId="4C139248" w14:textId="629F8A1C" w:rsidR="008D35BF" w:rsidRDefault="008D35BF">
          <w:pPr>
            <w:pStyle w:val="TOC1"/>
            <w:rPr>
              <w:rFonts w:asciiTheme="minorHAnsi" w:eastAsiaTheme="minorEastAsia" w:hAnsiTheme="minorHAnsi"/>
              <w:kern w:val="2"/>
              <w:szCs w:val="24"/>
              <w:lang w:val="tr-TR" w:eastAsia="tr-TR"/>
              <w14:ligatures w14:val="standardContextual"/>
            </w:rPr>
          </w:pPr>
          <w:hyperlink w:anchor="_Toc235290080" w:history="1">
            <w:r w:rsidRPr="00CA4529">
              <w:rPr>
                <w:rStyle w:val="Hyperlink"/>
              </w:rPr>
              <w:t>ACKNOWLEDGMENTS</w:t>
            </w:r>
            <w:r>
              <w:rPr>
                <w:webHidden/>
              </w:rPr>
              <w:tab/>
            </w:r>
            <w:r>
              <w:rPr>
                <w:webHidden/>
              </w:rPr>
              <w:fldChar w:fldCharType="begin"/>
            </w:r>
            <w:r>
              <w:rPr>
                <w:webHidden/>
              </w:rPr>
              <w:instrText xml:space="preserve"> PAGEREF _Toc235290080 \h </w:instrText>
            </w:r>
            <w:r>
              <w:rPr>
                <w:webHidden/>
              </w:rPr>
            </w:r>
            <w:r>
              <w:rPr>
                <w:webHidden/>
              </w:rPr>
              <w:fldChar w:fldCharType="separate"/>
            </w:r>
            <w:r>
              <w:rPr>
                <w:webHidden/>
              </w:rPr>
              <w:t>x</w:t>
            </w:r>
            <w:r>
              <w:rPr>
                <w:webHidden/>
              </w:rPr>
              <w:fldChar w:fldCharType="end"/>
            </w:r>
          </w:hyperlink>
        </w:p>
        <w:p w14:paraId="25DFA083" w14:textId="28486273" w:rsidR="008D35BF" w:rsidRDefault="008D35BF">
          <w:pPr>
            <w:pStyle w:val="TOC1"/>
            <w:rPr>
              <w:rFonts w:asciiTheme="minorHAnsi" w:eastAsiaTheme="minorEastAsia" w:hAnsiTheme="minorHAnsi"/>
              <w:kern w:val="2"/>
              <w:szCs w:val="24"/>
              <w:lang w:val="tr-TR" w:eastAsia="tr-TR"/>
              <w14:ligatures w14:val="standardContextual"/>
            </w:rPr>
          </w:pPr>
          <w:hyperlink w:anchor="_Toc235290081" w:history="1">
            <w:r w:rsidRPr="00CA4529">
              <w:rPr>
                <w:rStyle w:val="Hyperlink"/>
              </w:rPr>
              <w:t>TABLE OF CONTENTS</w:t>
            </w:r>
            <w:r>
              <w:rPr>
                <w:webHidden/>
              </w:rPr>
              <w:tab/>
            </w:r>
            <w:r>
              <w:rPr>
                <w:webHidden/>
              </w:rPr>
              <w:fldChar w:fldCharType="begin"/>
            </w:r>
            <w:r>
              <w:rPr>
                <w:webHidden/>
              </w:rPr>
              <w:instrText xml:space="preserve"> PAGEREF _Toc235290081 \h </w:instrText>
            </w:r>
            <w:r>
              <w:rPr>
                <w:webHidden/>
              </w:rPr>
            </w:r>
            <w:r>
              <w:rPr>
                <w:webHidden/>
              </w:rPr>
              <w:fldChar w:fldCharType="separate"/>
            </w:r>
            <w:r>
              <w:rPr>
                <w:webHidden/>
              </w:rPr>
              <w:t>xi</w:t>
            </w:r>
            <w:r>
              <w:rPr>
                <w:webHidden/>
              </w:rPr>
              <w:fldChar w:fldCharType="end"/>
            </w:r>
          </w:hyperlink>
        </w:p>
        <w:p w14:paraId="0F1D7897" w14:textId="1A2E5FC8" w:rsidR="008D35BF" w:rsidRDefault="008D35BF">
          <w:pPr>
            <w:pStyle w:val="TOC1"/>
            <w:rPr>
              <w:rFonts w:asciiTheme="minorHAnsi" w:eastAsiaTheme="minorEastAsia" w:hAnsiTheme="minorHAnsi"/>
              <w:kern w:val="2"/>
              <w:szCs w:val="24"/>
              <w:lang w:val="tr-TR" w:eastAsia="tr-TR"/>
              <w14:ligatures w14:val="standardContextual"/>
            </w:rPr>
          </w:pPr>
          <w:hyperlink w:anchor="_Toc235290082" w:history="1">
            <w:r w:rsidRPr="00CA4529">
              <w:rPr>
                <w:rStyle w:val="Hyperlink"/>
              </w:rPr>
              <w:t>LIST OF TABLES</w:t>
            </w:r>
            <w:r>
              <w:rPr>
                <w:webHidden/>
              </w:rPr>
              <w:tab/>
            </w:r>
            <w:r>
              <w:rPr>
                <w:webHidden/>
              </w:rPr>
              <w:fldChar w:fldCharType="begin"/>
            </w:r>
            <w:r>
              <w:rPr>
                <w:webHidden/>
              </w:rPr>
              <w:instrText xml:space="preserve"> PAGEREF _Toc235290082 \h </w:instrText>
            </w:r>
            <w:r>
              <w:rPr>
                <w:webHidden/>
              </w:rPr>
            </w:r>
            <w:r>
              <w:rPr>
                <w:webHidden/>
              </w:rPr>
              <w:fldChar w:fldCharType="separate"/>
            </w:r>
            <w:r>
              <w:rPr>
                <w:webHidden/>
              </w:rPr>
              <w:t>xv</w:t>
            </w:r>
            <w:r>
              <w:rPr>
                <w:webHidden/>
              </w:rPr>
              <w:fldChar w:fldCharType="end"/>
            </w:r>
          </w:hyperlink>
        </w:p>
        <w:p w14:paraId="78A7F8C4" w14:textId="7CCDE430" w:rsidR="008D35BF" w:rsidRDefault="008D35BF">
          <w:pPr>
            <w:pStyle w:val="TOC1"/>
            <w:rPr>
              <w:rFonts w:asciiTheme="minorHAnsi" w:eastAsiaTheme="minorEastAsia" w:hAnsiTheme="minorHAnsi"/>
              <w:kern w:val="2"/>
              <w:szCs w:val="24"/>
              <w:lang w:val="tr-TR" w:eastAsia="tr-TR"/>
              <w14:ligatures w14:val="standardContextual"/>
            </w:rPr>
          </w:pPr>
          <w:hyperlink w:anchor="_Toc235290083" w:history="1">
            <w:r w:rsidRPr="00CA4529">
              <w:rPr>
                <w:rStyle w:val="Hyperlink"/>
              </w:rPr>
              <w:t>LIST OF FIGURES</w:t>
            </w:r>
            <w:r>
              <w:rPr>
                <w:webHidden/>
              </w:rPr>
              <w:tab/>
            </w:r>
            <w:r>
              <w:rPr>
                <w:webHidden/>
              </w:rPr>
              <w:fldChar w:fldCharType="begin"/>
            </w:r>
            <w:r>
              <w:rPr>
                <w:webHidden/>
              </w:rPr>
              <w:instrText xml:space="preserve"> PAGEREF _Toc235290083 \h </w:instrText>
            </w:r>
            <w:r>
              <w:rPr>
                <w:webHidden/>
              </w:rPr>
            </w:r>
            <w:r>
              <w:rPr>
                <w:webHidden/>
              </w:rPr>
              <w:fldChar w:fldCharType="separate"/>
            </w:r>
            <w:r>
              <w:rPr>
                <w:webHidden/>
              </w:rPr>
              <w:t>xvi</w:t>
            </w:r>
            <w:r>
              <w:rPr>
                <w:webHidden/>
              </w:rPr>
              <w:fldChar w:fldCharType="end"/>
            </w:r>
          </w:hyperlink>
        </w:p>
        <w:p w14:paraId="5EFF7515" w14:textId="0DD3ECA9" w:rsidR="008D35BF" w:rsidRDefault="008D35BF">
          <w:pPr>
            <w:pStyle w:val="TOC1"/>
            <w:rPr>
              <w:rFonts w:asciiTheme="minorHAnsi" w:eastAsiaTheme="minorEastAsia" w:hAnsiTheme="minorHAnsi"/>
              <w:kern w:val="2"/>
              <w:szCs w:val="24"/>
              <w:lang w:val="tr-TR" w:eastAsia="tr-TR"/>
              <w14:ligatures w14:val="standardContextual"/>
            </w:rPr>
          </w:pPr>
          <w:hyperlink w:anchor="_Toc235290084" w:history="1">
            <w:r w:rsidRPr="00CA4529">
              <w:rPr>
                <w:rStyle w:val="Hyperlink"/>
              </w:rPr>
              <w:t>LIST OF ABBREVIATIONS</w:t>
            </w:r>
            <w:r>
              <w:rPr>
                <w:webHidden/>
              </w:rPr>
              <w:tab/>
            </w:r>
            <w:r>
              <w:rPr>
                <w:webHidden/>
              </w:rPr>
              <w:fldChar w:fldCharType="begin"/>
            </w:r>
            <w:r>
              <w:rPr>
                <w:webHidden/>
              </w:rPr>
              <w:instrText xml:space="preserve"> PAGEREF _Toc235290084 \h </w:instrText>
            </w:r>
            <w:r>
              <w:rPr>
                <w:webHidden/>
              </w:rPr>
            </w:r>
            <w:r>
              <w:rPr>
                <w:webHidden/>
              </w:rPr>
              <w:fldChar w:fldCharType="separate"/>
            </w:r>
            <w:r>
              <w:rPr>
                <w:webHidden/>
              </w:rPr>
              <w:t>xvii</w:t>
            </w:r>
            <w:r>
              <w:rPr>
                <w:webHidden/>
              </w:rPr>
              <w:fldChar w:fldCharType="end"/>
            </w:r>
          </w:hyperlink>
        </w:p>
        <w:p w14:paraId="093B8677" w14:textId="01E1A96C" w:rsidR="008D35BF" w:rsidRDefault="008D35BF">
          <w:pPr>
            <w:pStyle w:val="TOC1"/>
            <w:rPr>
              <w:rFonts w:asciiTheme="minorHAnsi" w:eastAsiaTheme="minorEastAsia" w:hAnsiTheme="minorHAnsi"/>
              <w:kern w:val="2"/>
              <w:szCs w:val="24"/>
              <w:lang w:val="tr-TR" w:eastAsia="tr-TR"/>
              <w14:ligatures w14:val="standardContextual"/>
            </w:rPr>
          </w:pPr>
          <w:hyperlink w:anchor="_Toc235290085" w:history="1">
            <w:r w:rsidRPr="00CA4529">
              <w:rPr>
                <w:rStyle w:val="Hyperlink"/>
              </w:rPr>
              <w:t>LIST OF SYMBOLS</w:t>
            </w:r>
            <w:r>
              <w:rPr>
                <w:webHidden/>
              </w:rPr>
              <w:tab/>
            </w:r>
            <w:r>
              <w:rPr>
                <w:webHidden/>
              </w:rPr>
              <w:fldChar w:fldCharType="begin"/>
            </w:r>
            <w:r>
              <w:rPr>
                <w:webHidden/>
              </w:rPr>
              <w:instrText xml:space="preserve"> PAGEREF _Toc235290085 \h </w:instrText>
            </w:r>
            <w:r>
              <w:rPr>
                <w:webHidden/>
              </w:rPr>
            </w:r>
            <w:r>
              <w:rPr>
                <w:webHidden/>
              </w:rPr>
              <w:fldChar w:fldCharType="separate"/>
            </w:r>
            <w:r>
              <w:rPr>
                <w:webHidden/>
              </w:rPr>
              <w:t>xviii</w:t>
            </w:r>
            <w:r>
              <w:rPr>
                <w:webHidden/>
              </w:rPr>
              <w:fldChar w:fldCharType="end"/>
            </w:r>
          </w:hyperlink>
        </w:p>
        <w:p w14:paraId="4BA242EB" w14:textId="6A559515" w:rsidR="008D35BF" w:rsidRDefault="008D35BF">
          <w:pPr>
            <w:pStyle w:val="TOC1"/>
            <w:tabs>
              <w:tab w:val="left" w:pos="480"/>
            </w:tabs>
            <w:rPr>
              <w:rFonts w:asciiTheme="minorHAnsi" w:eastAsiaTheme="minorEastAsia" w:hAnsiTheme="minorHAnsi"/>
              <w:kern w:val="2"/>
              <w:szCs w:val="24"/>
              <w:lang w:val="tr-TR" w:eastAsia="tr-TR"/>
              <w14:ligatures w14:val="standardContextual"/>
            </w:rPr>
          </w:pPr>
          <w:hyperlink w:anchor="_Toc235290086" w:history="1">
            <w:r w:rsidRPr="00CA4529">
              <w:rPr>
                <w:rStyle w:val="Hyperlink"/>
              </w:rPr>
              <w:t>1</w:t>
            </w:r>
            <w:r>
              <w:rPr>
                <w:rFonts w:asciiTheme="minorHAnsi" w:eastAsiaTheme="minorEastAsia" w:hAnsiTheme="minorHAnsi"/>
                <w:kern w:val="2"/>
                <w:szCs w:val="24"/>
                <w:lang w:val="tr-TR" w:eastAsia="tr-TR"/>
                <w14:ligatures w14:val="standardContextual"/>
              </w:rPr>
              <w:tab/>
            </w:r>
            <w:r w:rsidRPr="00CA4529">
              <w:rPr>
                <w:rStyle w:val="Hyperlink"/>
              </w:rPr>
              <w:t>INTRODUCTION</w:t>
            </w:r>
            <w:r>
              <w:rPr>
                <w:webHidden/>
              </w:rPr>
              <w:tab/>
            </w:r>
            <w:r>
              <w:rPr>
                <w:webHidden/>
              </w:rPr>
              <w:fldChar w:fldCharType="begin"/>
            </w:r>
            <w:r>
              <w:rPr>
                <w:webHidden/>
              </w:rPr>
              <w:instrText xml:space="preserve"> PAGEREF _Toc235290086 \h </w:instrText>
            </w:r>
            <w:r>
              <w:rPr>
                <w:webHidden/>
              </w:rPr>
            </w:r>
            <w:r>
              <w:rPr>
                <w:webHidden/>
              </w:rPr>
              <w:fldChar w:fldCharType="separate"/>
            </w:r>
            <w:r>
              <w:rPr>
                <w:webHidden/>
              </w:rPr>
              <w:t>1</w:t>
            </w:r>
            <w:r>
              <w:rPr>
                <w:webHidden/>
              </w:rPr>
              <w:fldChar w:fldCharType="end"/>
            </w:r>
          </w:hyperlink>
        </w:p>
        <w:p w14:paraId="2AEE1A59" w14:textId="28237FF2"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087" w:history="1">
            <w:r w:rsidRPr="00CA4529">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CA4529">
              <w:rPr>
                <w:rStyle w:val="Hyperlink"/>
                <w:noProof/>
                <w:lang w:eastAsia="tr-TR"/>
              </w:rPr>
              <w:t>Gap Analysis</w:t>
            </w:r>
            <w:r>
              <w:rPr>
                <w:noProof/>
                <w:webHidden/>
              </w:rPr>
              <w:tab/>
            </w:r>
            <w:r>
              <w:rPr>
                <w:noProof/>
                <w:webHidden/>
              </w:rPr>
              <w:fldChar w:fldCharType="begin"/>
            </w:r>
            <w:r>
              <w:rPr>
                <w:noProof/>
                <w:webHidden/>
              </w:rPr>
              <w:instrText xml:space="preserve"> PAGEREF _Toc235290087 \h </w:instrText>
            </w:r>
            <w:r>
              <w:rPr>
                <w:noProof/>
                <w:webHidden/>
              </w:rPr>
            </w:r>
            <w:r>
              <w:rPr>
                <w:noProof/>
                <w:webHidden/>
              </w:rPr>
              <w:fldChar w:fldCharType="separate"/>
            </w:r>
            <w:r>
              <w:rPr>
                <w:noProof/>
                <w:webHidden/>
              </w:rPr>
              <w:t>3</w:t>
            </w:r>
            <w:r>
              <w:rPr>
                <w:noProof/>
                <w:webHidden/>
              </w:rPr>
              <w:fldChar w:fldCharType="end"/>
            </w:r>
          </w:hyperlink>
        </w:p>
        <w:p w14:paraId="0B758E2B" w14:textId="3F83C2B3"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088" w:history="1">
            <w:r w:rsidRPr="00CA4529">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CA4529">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_Toc235290088 \h </w:instrText>
            </w:r>
            <w:r>
              <w:rPr>
                <w:noProof/>
                <w:webHidden/>
              </w:rPr>
            </w:r>
            <w:r>
              <w:rPr>
                <w:noProof/>
                <w:webHidden/>
              </w:rPr>
              <w:fldChar w:fldCharType="separate"/>
            </w:r>
            <w:r>
              <w:rPr>
                <w:noProof/>
                <w:webHidden/>
              </w:rPr>
              <w:t>7</w:t>
            </w:r>
            <w:r>
              <w:rPr>
                <w:noProof/>
                <w:webHidden/>
              </w:rPr>
              <w:fldChar w:fldCharType="end"/>
            </w:r>
          </w:hyperlink>
        </w:p>
        <w:p w14:paraId="37DBC630" w14:textId="3F345FAA"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089" w:history="1">
            <w:r w:rsidRPr="00CA4529">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CA4529">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_Toc235290089 \h </w:instrText>
            </w:r>
            <w:r>
              <w:rPr>
                <w:noProof/>
                <w:webHidden/>
              </w:rPr>
            </w:r>
            <w:r>
              <w:rPr>
                <w:noProof/>
                <w:webHidden/>
              </w:rPr>
              <w:fldChar w:fldCharType="separate"/>
            </w:r>
            <w:r>
              <w:rPr>
                <w:noProof/>
                <w:webHidden/>
              </w:rPr>
              <w:t>8</w:t>
            </w:r>
            <w:r>
              <w:rPr>
                <w:noProof/>
                <w:webHidden/>
              </w:rPr>
              <w:fldChar w:fldCharType="end"/>
            </w:r>
          </w:hyperlink>
        </w:p>
        <w:p w14:paraId="054EEC9E" w14:textId="5455B53C"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090" w:history="1">
            <w:r w:rsidRPr="00CA4529">
              <w:rPr>
                <w:rStyle w:val="Hyperlink"/>
                <w:noProof/>
              </w:rPr>
              <w:t>1.4</w:t>
            </w:r>
            <w:r>
              <w:rPr>
                <w:rFonts w:asciiTheme="minorHAnsi" w:eastAsiaTheme="minorEastAsia" w:hAnsiTheme="minorHAnsi"/>
                <w:noProof/>
                <w:kern w:val="2"/>
                <w:szCs w:val="24"/>
                <w:lang w:val="tr-TR" w:eastAsia="tr-TR"/>
                <w14:ligatures w14:val="standardContextual"/>
              </w:rPr>
              <w:tab/>
            </w:r>
            <w:r w:rsidRPr="00CA4529">
              <w:rPr>
                <w:rStyle w:val="Hyperlink"/>
                <w:noProof/>
              </w:rPr>
              <w:t>Organization of the Thesis</w:t>
            </w:r>
            <w:r>
              <w:rPr>
                <w:noProof/>
                <w:webHidden/>
              </w:rPr>
              <w:tab/>
            </w:r>
            <w:r>
              <w:rPr>
                <w:noProof/>
                <w:webHidden/>
              </w:rPr>
              <w:fldChar w:fldCharType="begin"/>
            </w:r>
            <w:r>
              <w:rPr>
                <w:noProof/>
                <w:webHidden/>
              </w:rPr>
              <w:instrText xml:space="preserve"> PAGEREF _Toc235290090 \h </w:instrText>
            </w:r>
            <w:r>
              <w:rPr>
                <w:noProof/>
                <w:webHidden/>
              </w:rPr>
            </w:r>
            <w:r>
              <w:rPr>
                <w:noProof/>
                <w:webHidden/>
              </w:rPr>
              <w:fldChar w:fldCharType="separate"/>
            </w:r>
            <w:r>
              <w:rPr>
                <w:noProof/>
                <w:webHidden/>
              </w:rPr>
              <w:t>12</w:t>
            </w:r>
            <w:r>
              <w:rPr>
                <w:noProof/>
                <w:webHidden/>
              </w:rPr>
              <w:fldChar w:fldCharType="end"/>
            </w:r>
          </w:hyperlink>
        </w:p>
        <w:p w14:paraId="3FD82052" w14:textId="3ACD6129" w:rsidR="008D35BF" w:rsidRDefault="008D35BF">
          <w:pPr>
            <w:pStyle w:val="TOC1"/>
            <w:tabs>
              <w:tab w:val="left" w:pos="480"/>
            </w:tabs>
            <w:rPr>
              <w:rFonts w:asciiTheme="minorHAnsi" w:eastAsiaTheme="minorEastAsia" w:hAnsiTheme="minorHAnsi"/>
              <w:kern w:val="2"/>
              <w:szCs w:val="24"/>
              <w:lang w:val="tr-TR" w:eastAsia="tr-TR"/>
              <w14:ligatures w14:val="standardContextual"/>
            </w:rPr>
          </w:pPr>
          <w:hyperlink w:anchor="_Toc235290091" w:history="1">
            <w:r w:rsidRPr="00CA4529">
              <w:rPr>
                <w:rStyle w:val="Hyperlink"/>
              </w:rPr>
              <w:t>2</w:t>
            </w:r>
            <w:r>
              <w:rPr>
                <w:rFonts w:asciiTheme="minorHAnsi" w:eastAsiaTheme="minorEastAsia" w:hAnsiTheme="minorHAnsi"/>
                <w:kern w:val="2"/>
                <w:szCs w:val="24"/>
                <w:lang w:val="tr-TR" w:eastAsia="tr-TR"/>
                <w14:ligatures w14:val="standardContextual"/>
              </w:rPr>
              <w:tab/>
            </w:r>
            <w:r w:rsidRPr="00CA4529">
              <w:rPr>
                <w:rStyle w:val="Hyperlink"/>
              </w:rPr>
              <w:t>BACKGROUND INFORMATION</w:t>
            </w:r>
            <w:r>
              <w:rPr>
                <w:webHidden/>
              </w:rPr>
              <w:tab/>
            </w:r>
            <w:r>
              <w:rPr>
                <w:webHidden/>
              </w:rPr>
              <w:fldChar w:fldCharType="begin"/>
            </w:r>
            <w:r>
              <w:rPr>
                <w:webHidden/>
              </w:rPr>
              <w:instrText xml:space="preserve"> PAGEREF _Toc235290091 \h </w:instrText>
            </w:r>
            <w:r>
              <w:rPr>
                <w:webHidden/>
              </w:rPr>
            </w:r>
            <w:r>
              <w:rPr>
                <w:webHidden/>
              </w:rPr>
              <w:fldChar w:fldCharType="separate"/>
            </w:r>
            <w:r>
              <w:rPr>
                <w:webHidden/>
              </w:rPr>
              <w:t>13</w:t>
            </w:r>
            <w:r>
              <w:rPr>
                <w:webHidden/>
              </w:rPr>
              <w:fldChar w:fldCharType="end"/>
            </w:r>
          </w:hyperlink>
        </w:p>
        <w:p w14:paraId="615CC919" w14:textId="6D50F096"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092" w:history="1">
            <w:r w:rsidRPr="00CA4529">
              <w:rPr>
                <w:rStyle w:val="Hyperlink"/>
                <w:noProof/>
              </w:rPr>
              <w:t>2.1</w:t>
            </w:r>
            <w:r>
              <w:rPr>
                <w:rFonts w:asciiTheme="minorHAnsi" w:eastAsiaTheme="minorEastAsia" w:hAnsiTheme="minorHAnsi"/>
                <w:noProof/>
                <w:kern w:val="2"/>
                <w:szCs w:val="24"/>
                <w:lang w:val="tr-TR" w:eastAsia="tr-TR"/>
                <w14:ligatures w14:val="standardContextual"/>
              </w:rPr>
              <w:tab/>
            </w:r>
            <w:r w:rsidRPr="00CA4529">
              <w:rPr>
                <w:rStyle w:val="Hyperlink"/>
                <w:noProof/>
              </w:rPr>
              <w:t>Wildfire Dynamics and Spread Modeling</w:t>
            </w:r>
            <w:r>
              <w:rPr>
                <w:noProof/>
                <w:webHidden/>
              </w:rPr>
              <w:tab/>
            </w:r>
            <w:r>
              <w:rPr>
                <w:noProof/>
                <w:webHidden/>
              </w:rPr>
              <w:fldChar w:fldCharType="begin"/>
            </w:r>
            <w:r>
              <w:rPr>
                <w:noProof/>
                <w:webHidden/>
              </w:rPr>
              <w:instrText xml:space="preserve"> PAGEREF _Toc235290092 \h </w:instrText>
            </w:r>
            <w:r>
              <w:rPr>
                <w:noProof/>
                <w:webHidden/>
              </w:rPr>
            </w:r>
            <w:r>
              <w:rPr>
                <w:noProof/>
                <w:webHidden/>
              </w:rPr>
              <w:fldChar w:fldCharType="separate"/>
            </w:r>
            <w:r>
              <w:rPr>
                <w:noProof/>
                <w:webHidden/>
              </w:rPr>
              <w:t>13</w:t>
            </w:r>
            <w:r>
              <w:rPr>
                <w:noProof/>
                <w:webHidden/>
              </w:rPr>
              <w:fldChar w:fldCharType="end"/>
            </w:r>
          </w:hyperlink>
        </w:p>
        <w:p w14:paraId="3F9B9FB8" w14:textId="60E34069"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093" w:history="1">
            <w:r w:rsidRPr="00CA4529">
              <w:rPr>
                <w:rStyle w:val="Hyperlink"/>
                <w:noProof/>
              </w:rPr>
              <w:t>2.1.1</w:t>
            </w:r>
            <w:r>
              <w:rPr>
                <w:rFonts w:asciiTheme="minorHAnsi" w:eastAsiaTheme="minorEastAsia" w:hAnsiTheme="minorHAnsi"/>
                <w:noProof/>
                <w:kern w:val="2"/>
                <w:szCs w:val="24"/>
                <w:lang w:val="tr-TR" w:eastAsia="tr-TR"/>
                <w14:ligatures w14:val="standardContextual"/>
              </w:rPr>
              <w:tab/>
            </w:r>
            <w:r w:rsidRPr="00CA4529">
              <w:rPr>
                <w:rStyle w:val="Hyperlink"/>
                <w:noProof/>
              </w:rPr>
              <w:t>Drivers of Fire Behavior</w:t>
            </w:r>
            <w:r>
              <w:rPr>
                <w:noProof/>
                <w:webHidden/>
              </w:rPr>
              <w:tab/>
            </w:r>
            <w:r>
              <w:rPr>
                <w:noProof/>
                <w:webHidden/>
              </w:rPr>
              <w:fldChar w:fldCharType="begin"/>
            </w:r>
            <w:r>
              <w:rPr>
                <w:noProof/>
                <w:webHidden/>
              </w:rPr>
              <w:instrText xml:space="preserve"> PAGEREF _Toc235290093 \h </w:instrText>
            </w:r>
            <w:r>
              <w:rPr>
                <w:noProof/>
                <w:webHidden/>
              </w:rPr>
            </w:r>
            <w:r>
              <w:rPr>
                <w:noProof/>
                <w:webHidden/>
              </w:rPr>
              <w:fldChar w:fldCharType="separate"/>
            </w:r>
            <w:r>
              <w:rPr>
                <w:noProof/>
                <w:webHidden/>
              </w:rPr>
              <w:t>13</w:t>
            </w:r>
            <w:r>
              <w:rPr>
                <w:noProof/>
                <w:webHidden/>
              </w:rPr>
              <w:fldChar w:fldCharType="end"/>
            </w:r>
          </w:hyperlink>
        </w:p>
        <w:p w14:paraId="504B354D" w14:textId="4C5A0AF8"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094" w:history="1">
            <w:r w:rsidRPr="00CA4529">
              <w:rPr>
                <w:rStyle w:val="Hyperlink"/>
                <w:noProof/>
              </w:rPr>
              <w:t>2.1.2</w:t>
            </w:r>
            <w:r>
              <w:rPr>
                <w:rFonts w:asciiTheme="minorHAnsi" w:eastAsiaTheme="minorEastAsia" w:hAnsiTheme="minorHAnsi"/>
                <w:noProof/>
                <w:kern w:val="2"/>
                <w:szCs w:val="24"/>
                <w:lang w:val="tr-TR" w:eastAsia="tr-TR"/>
                <w14:ligatures w14:val="standardContextual"/>
              </w:rPr>
              <w:tab/>
            </w:r>
            <w:r w:rsidRPr="00CA4529">
              <w:rPr>
                <w:rStyle w:val="Hyperlink"/>
                <w:noProof/>
              </w:rPr>
              <w:t>Families of Spread Models</w:t>
            </w:r>
            <w:r>
              <w:rPr>
                <w:noProof/>
                <w:webHidden/>
              </w:rPr>
              <w:tab/>
            </w:r>
            <w:r>
              <w:rPr>
                <w:noProof/>
                <w:webHidden/>
              </w:rPr>
              <w:fldChar w:fldCharType="begin"/>
            </w:r>
            <w:r>
              <w:rPr>
                <w:noProof/>
                <w:webHidden/>
              </w:rPr>
              <w:instrText xml:space="preserve"> PAGEREF _Toc235290094 \h </w:instrText>
            </w:r>
            <w:r>
              <w:rPr>
                <w:noProof/>
                <w:webHidden/>
              </w:rPr>
            </w:r>
            <w:r>
              <w:rPr>
                <w:noProof/>
                <w:webHidden/>
              </w:rPr>
              <w:fldChar w:fldCharType="separate"/>
            </w:r>
            <w:r>
              <w:rPr>
                <w:noProof/>
                <w:webHidden/>
              </w:rPr>
              <w:t>14</w:t>
            </w:r>
            <w:r>
              <w:rPr>
                <w:noProof/>
                <w:webHidden/>
              </w:rPr>
              <w:fldChar w:fldCharType="end"/>
            </w:r>
          </w:hyperlink>
        </w:p>
        <w:p w14:paraId="7048B48B" w14:textId="48D38B2A"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095" w:history="1">
            <w:r w:rsidRPr="00CA4529">
              <w:rPr>
                <w:rStyle w:val="Hyperlink"/>
                <w:noProof/>
              </w:rPr>
              <w:t>2.1.3</w:t>
            </w:r>
            <w:r>
              <w:rPr>
                <w:rFonts w:asciiTheme="minorHAnsi" w:eastAsiaTheme="minorEastAsia" w:hAnsiTheme="minorHAnsi"/>
                <w:noProof/>
                <w:kern w:val="2"/>
                <w:szCs w:val="24"/>
                <w:lang w:val="tr-TR" w:eastAsia="tr-TR"/>
                <w14:ligatures w14:val="standardContextual"/>
              </w:rPr>
              <w:tab/>
            </w:r>
            <w:r w:rsidRPr="00CA4529">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_Toc235290095 \h </w:instrText>
            </w:r>
            <w:r>
              <w:rPr>
                <w:noProof/>
                <w:webHidden/>
              </w:rPr>
            </w:r>
            <w:r>
              <w:rPr>
                <w:noProof/>
                <w:webHidden/>
              </w:rPr>
              <w:fldChar w:fldCharType="separate"/>
            </w:r>
            <w:r>
              <w:rPr>
                <w:noProof/>
                <w:webHidden/>
              </w:rPr>
              <w:t>15</w:t>
            </w:r>
            <w:r>
              <w:rPr>
                <w:noProof/>
                <w:webHidden/>
              </w:rPr>
              <w:fldChar w:fldCharType="end"/>
            </w:r>
          </w:hyperlink>
        </w:p>
        <w:p w14:paraId="30433614" w14:textId="5731DC29"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096" w:history="1">
            <w:r w:rsidRPr="00CA4529">
              <w:rPr>
                <w:rStyle w:val="Hyperlink"/>
                <w:noProof/>
              </w:rPr>
              <w:t>2.2</w:t>
            </w:r>
            <w:r>
              <w:rPr>
                <w:rFonts w:asciiTheme="minorHAnsi" w:eastAsiaTheme="minorEastAsia" w:hAnsiTheme="minorHAnsi"/>
                <w:noProof/>
                <w:kern w:val="2"/>
                <w:szCs w:val="24"/>
                <w:lang w:val="tr-TR" w:eastAsia="tr-TR"/>
                <w14:ligatures w14:val="standardContextual"/>
              </w:rPr>
              <w:tab/>
            </w:r>
            <w:r w:rsidRPr="00CA4529">
              <w:rPr>
                <w:rStyle w:val="Hyperlink"/>
                <w:noProof/>
              </w:rPr>
              <w:t>Decision Support Foundations</w:t>
            </w:r>
            <w:r>
              <w:rPr>
                <w:noProof/>
                <w:webHidden/>
              </w:rPr>
              <w:tab/>
            </w:r>
            <w:r>
              <w:rPr>
                <w:noProof/>
                <w:webHidden/>
              </w:rPr>
              <w:fldChar w:fldCharType="begin"/>
            </w:r>
            <w:r>
              <w:rPr>
                <w:noProof/>
                <w:webHidden/>
              </w:rPr>
              <w:instrText xml:space="preserve"> PAGEREF _Toc235290096 \h </w:instrText>
            </w:r>
            <w:r>
              <w:rPr>
                <w:noProof/>
                <w:webHidden/>
              </w:rPr>
            </w:r>
            <w:r>
              <w:rPr>
                <w:noProof/>
                <w:webHidden/>
              </w:rPr>
              <w:fldChar w:fldCharType="separate"/>
            </w:r>
            <w:r>
              <w:rPr>
                <w:noProof/>
                <w:webHidden/>
              </w:rPr>
              <w:t>16</w:t>
            </w:r>
            <w:r>
              <w:rPr>
                <w:noProof/>
                <w:webHidden/>
              </w:rPr>
              <w:fldChar w:fldCharType="end"/>
            </w:r>
          </w:hyperlink>
        </w:p>
        <w:p w14:paraId="1D7E613A" w14:textId="2ED32342"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097" w:history="1">
            <w:r w:rsidRPr="00CA4529">
              <w:rPr>
                <w:rStyle w:val="Hyperlink"/>
                <w:noProof/>
              </w:rPr>
              <w:t>2.2.1</w:t>
            </w:r>
            <w:r>
              <w:rPr>
                <w:rFonts w:asciiTheme="minorHAnsi" w:eastAsiaTheme="minorEastAsia" w:hAnsiTheme="minorHAnsi"/>
                <w:noProof/>
                <w:kern w:val="2"/>
                <w:szCs w:val="24"/>
                <w:lang w:val="tr-TR" w:eastAsia="tr-TR"/>
                <w14:ligatures w14:val="standardContextual"/>
              </w:rPr>
              <w:tab/>
            </w:r>
            <w:r w:rsidRPr="00CA4529">
              <w:rPr>
                <w:rStyle w:val="Hyperlink"/>
                <w:noProof/>
              </w:rPr>
              <w:t>Core Elements of Decision Support Systems</w:t>
            </w:r>
            <w:r>
              <w:rPr>
                <w:noProof/>
                <w:webHidden/>
              </w:rPr>
              <w:tab/>
            </w:r>
            <w:r>
              <w:rPr>
                <w:noProof/>
                <w:webHidden/>
              </w:rPr>
              <w:fldChar w:fldCharType="begin"/>
            </w:r>
            <w:r>
              <w:rPr>
                <w:noProof/>
                <w:webHidden/>
              </w:rPr>
              <w:instrText xml:space="preserve"> PAGEREF _Toc235290097 \h </w:instrText>
            </w:r>
            <w:r>
              <w:rPr>
                <w:noProof/>
                <w:webHidden/>
              </w:rPr>
            </w:r>
            <w:r>
              <w:rPr>
                <w:noProof/>
                <w:webHidden/>
              </w:rPr>
              <w:fldChar w:fldCharType="separate"/>
            </w:r>
            <w:r>
              <w:rPr>
                <w:noProof/>
                <w:webHidden/>
              </w:rPr>
              <w:t>16</w:t>
            </w:r>
            <w:r>
              <w:rPr>
                <w:noProof/>
                <w:webHidden/>
              </w:rPr>
              <w:fldChar w:fldCharType="end"/>
            </w:r>
          </w:hyperlink>
        </w:p>
        <w:p w14:paraId="1464BE3F" w14:textId="14E93E4A"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098" w:history="1">
            <w:r w:rsidRPr="00CA4529">
              <w:rPr>
                <w:rStyle w:val="Hyperlink"/>
                <w:noProof/>
              </w:rPr>
              <w:t>2.2.2</w:t>
            </w:r>
            <w:r>
              <w:rPr>
                <w:rFonts w:asciiTheme="minorHAnsi" w:eastAsiaTheme="minorEastAsia" w:hAnsiTheme="minorHAnsi"/>
                <w:noProof/>
                <w:kern w:val="2"/>
                <w:szCs w:val="24"/>
                <w:lang w:val="tr-TR" w:eastAsia="tr-TR"/>
                <w14:ligatures w14:val="standardContextual"/>
              </w:rPr>
              <w:tab/>
            </w:r>
            <w:r w:rsidRPr="00CA4529">
              <w:rPr>
                <w:rStyle w:val="Hyperlink"/>
                <w:noProof/>
              </w:rPr>
              <w:t>Closed versus Open Decision Spaces</w:t>
            </w:r>
            <w:r>
              <w:rPr>
                <w:noProof/>
                <w:webHidden/>
              </w:rPr>
              <w:tab/>
            </w:r>
            <w:r>
              <w:rPr>
                <w:noProof/>
                <w:webHidden/>
              </w:rPr>
              <w:fldChar w:fldCharType="begin"/>
            </w:r>
            <w:r>
              <w:rPr>
                <w:noProof/>
                <w:webHidden/>
              </w:rPr>
              <w:instrText xml:space="preserve"> PAGEREF _Toc235290098 \h </w:instrText>
            </w:r>
            <w:r>
              <w:rPr>
                <w:noProof/>
                <w:webHidden/>
              </w:rPr>
            </w:r>
            <w:r>
              <w:rPr>
                <w:noProof/>
                <w:webHidden/>
              </w:rPr>
              <w:fldChar w:fldCharType="separate"/>
            </w:r>
            <w:r>
              <w:rPr>
                <w:noProof/>
                <w:webHidden/>
              </w:rPr>
              <w:t>17</w:t>
            </w:r>
            <w:r>
              <w:rPr>
                <w:noProof/>
                <w:webHidden/>
              </w:rPr>
              <w:fldChar w:fldCharType="end"/>
            </w:r>
          </w:hyperlink>
        </w:p>
        <w:p w14:paraId="77E337FF" w14:textId="5C1E1A05"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099" w:history="1">
            <w:r w:rsidRPr="00CA4529">
              <w:rPr>
                <w:rStyle w:val="Hyperlink"/>
                <w:noProof/>
              </w:rPr>
              <w:t>2.2.3</w:t>
            </w:r>
            <w:r>
              <w:rPr>
                <w:rFonts w:asciiTheme="minorHAnsi" w:eastAsiaTheme="minorEastAsia" w:hAnsiTheme="minorHAnsi"/>
                <w:noProof/>
                <w:kern w:val="2"/>
                <w:szCs w:val="24"/>
                <w:lang w:val="tr-TR" w:eastAsia="tr-TR"/>
                <w14:ligatures w14:val="standardContextual"/>
              </w:rPr>
              <w:tab/>
            </w:r>
            <w:r w:rsidRPr="00CA4529">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_Toc235290099 \h </w:instrText>
            </w:r>
            <w:r>
              <w:rPr>
                <w:noProof/>
                <w:webHidden/>
              </w:rPr>
            </w:r>
            <w:r>
              <w:rPr>
                <w:noProof/>
                <w:webHidden/>
              </w:rPr>
              <w:fldChar w:fldCharType="separate"/>
            </w:r>
            <w:r>
              <w:rPr>
                <w:noProof/>
                <w:webHidden/>
              </w:rPr>
              <w:t>19</w:t>
            </w:r>
            <w:r>
              <w:rPr>
                <w:noProof/>
                <w:webHidden/>
              </w:rPr>
              <w:fldChar w:fldCharType="end"/>
            </w:r>
          </w:hyperlink>
        </w:p>
        <w:p w14:paraId="62E82BEB" w14:textId="6B470829"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00" w:history="1">
            <w:r w:rsidRPr="00CA4529">
              <w:rPr>
                <w:rStyle w:val="Hyperlink"/>
                <w:noProof/>
              </w:rPr>
              <w:t>2.3</w:t>
            </w:r>
            <w:r>
              <w:rPr>
                <w:rFonts w:asciiTheme="minorHAnsi" w:eastAsiaTheme="minorEastAsia" w:hAnsiTheme="minorHAnsi"/>
                <w:noProof/>
                <w:kern w:val="2"/>
                <w:szCs w:val="24"/>
                <w:lang w:val="tr-TR" w:eastAsia="tr-TR"/>
                <w14:ligatures w14:val="standardContextual"/>
              </w:rPr>
              <w:tab/>
            </w:r>
            <w:r w:rsidRPr="00CA4529">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_Toc235290100 \h </w:instrText>
            </w:r>
            <w:r>
              <w:rPr>
                <w:noProof/>
                <w:webHidden/>
              </w:rPr>
            </w:r>
            <w:r>
              <w:rPr>
                <w:noProof/>
                <w:webHidden/>
              </w:rPr>
              <w:fldChar w:fldCharType="separate"/>
            </w:r>
            <w:r>
              <w:rPr>
                <w:noProof/>
                <w:webHidden/>
              </w:rPr>
              <w:t>20</w:t>
            </w:r>
            <w:r>
              <w:rPr>
                <w:noProof/>
                <w:webHidden/>
              </w:rPr>
              <w:fldChar w:fldCharType="end"/>
            </w:r>
          </w:hyperlink>
        </w:p>
        <w:p w14:paraId="7FE9C0FE" w14:textId="696769E6"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01" w:history="1">
            <w:r w:rsidRPr="00CA4529">
              <w:rPr>
                <w:rStyle w:val="Hyperlink"/>
                <w:noProof/>
              </w:rPr>
              <w:t>2.4</w:t>
            </w:r>
            <w:r>
              <w:rPr>
                <w:rFonts w:asciiTheme="minorHAnsi" w:eastAsiaTheme="minorEastAsia" w:hAnsiTheme="minorHAnsi"/>
                <w:noProof/>
                <w:kern w:val="2"/>
                <w:szCs w:val="24"/>
                <w:lang w:val="tr-TR" w:eastAsia="tr-TR"/>
                <w14:ligatures w14:val="standardContextual"/>
              </w:rPr>
              <w:tab/>
            </w:r>
            <w:r w:rsidRPr="00CA4529">
              <w:rPr>
                <w:rStyle w:val="Hyperlink"/>
                <w:noProof/>
              </w:rPr>
              <w:t>Concept-Driven Fuzzy Reasoning</w:t>
            </w:r>
            <w:r>
              <w:rPr>
                <w:noProof/>
                <w:webHidden/>
              </w:rPr>
              <w:tab/>
            </w:r>
            <w:r>
              <w:rPr>
                <w:noProof/>
                <w:webHidden/>
              </w:rPr>
              <w:fldChar w:fldCharType="begin"/>
            </w:r>
            <w:r>
              <w:rPr>
                <w:noProof/>
                <w:webHidden/>
              </w:rPr>
              <w:instrText xml:space="preserve"> PAGEREF _Toc235290101 \h </w:instrText>
            </w:r>
            <w:r>
              <w:rPr>
                <w:noProof/>
                <w:webHidden/>
              </w:rPr>
            </w:r>
            <w:r>
              <w:rPr>
                <w:noProof/>
                <w:webHidden/>
              </w:rPr>
              <w:fldChar w:fldCharType="separate"/>
            </w:r>
            <w:r>
              <w:rPr>
                <w:noProof/>
                <w:webHidden/>
              </w:rPr>
              <w:t>23</w:t>
            </w:r>
            <w:r>
              <w:rPr>
                <w:noProof/>
                <w:webHidden/>
              </w:rPr>
              <w:fldChar w:fldCharType="end"/>
            </w:r>
          </w:hyperlink>
        </w:p>
        <w:p w14:paraId="459DBC52" w14:textId="77B1BCB1"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02" w:history="1">
            <w:r w:rsidRPr="00CA4529">
              <w:rPr>
                <w:rStyle w:val="Hyperlink"/>
                <w:noProof/>
              </w:rPr>
              <w:t>2.4.1</w:t>
            </w:r>
            <w:r>
              <w:rPr>
                <w:rFonts w:asciiTheme="minorHAnsi" w:eastAsiaTheme="minorEastAsia" w:hAnsiTheme="minorHAnsi"/>
                <w:noProof/>
                <w:kern w:val="2"/>
                <w:szCs w:val="24"/>
                <w:lang w:val="tr-TR" w:eastAsia="tr-TR"/>
                <w14:ligatures w14:val="standardContextual"/>
              </w:rPr>
              <w:tab/>
            </w:r>
            <w:r w:rsidRPr="00CA4529">
              <w:rPr>
                <w:rStyle w:val="Hyperlink"/>
                <w:noProof/>
              </w:rPr>
              <w:t>Linguistic Uncertainty and Fuzzy Inference</w:t>
            </w:r>
            <w:r>
              <w:rPr>
                <w:noProof/>
                <w:webHidden/>
              </w:rPr>
              <w:tab/>
            </w:r>
            <w:r>
              <w:rPr>
                <w:noProof/>
                <w:webHidden/>
              </w:rPr>
              <w:fldChar w:fldCharType="begin"/>
            </w:r>
            <w:r>
              <w:rPr>
                <w:noProof/>
                <w:webHidden/>
              </w:rPr>
              <w:instrText xml:space="preserve"> PAGEREF _Toc235290102 \h </w:instrText>
            </w:r>
            <w:r>
              <w:rPr>
                <w:noProof/>
                <w:webHidden/>
              </w:rPr>
            </w:r>
            <w:r>
              <w:rPr>
                <w:noProof/>
                <w:webHidden/>
              </w:rPr>
              <w:fldChar w:fldCharType="separate"/>
            </w:r>
            <w:r>
              <w:rPr>
                <w:noProof/>
                <w:webHidden/>
              </w:rPr>
              <w:t>24</w:t>
            </w:r>
            <w:r>
              <w:rPr>
                <w:noProof/>
                <w:webHidden/>
              </w:rPr>
              <w:fldChar w:fldCharType="end"/>
            </w:r>
          </w:hyperlink>
        </w:p>
        <w:p w14:paraId="4F4E6CEE" w14:textId="495177B8"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03" w:history="1">
            <w:r w:rsidRPr="00CA4529">
              <w:rPr>
                <w:rStyle w:val="Hyperlink"/>
                <w:noProof/>
              </w:rPr>
              <w:t>2.4.2</w:t>
            </w:r>
            <w:r>
              <w:rPr>
                <w:rFonts w:asciiTheme="minorHAnsi" w:eastAsiaTheme="minorEastAsia" w:hAnsiTheme="minorHAnsi"/>
                <w:noProof/>
                <w:kern w:val="2"/>
                <w:szCs w:val="24"/>
                <w:lang w:val="tr-TR" w:eastAsia="tr-TR"/>
                <w14:ligatures w14:val="standardContextual"/>
              </w:rPr>
              <w:tab/>
            </w:r>
            <w:r w:rsidRPr="00CA4529">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_Toc235290103 \h </w:instrText>
            </w:r>
            <w:r>
              <w:rPr>
                <w:noProof/>
                <w:webHidden/>
              </w:rPr>
            </w:r>
            <w:r>
              <w:rPr>
                <w:noProof/>
                <w:webHidden/>
              </w:rPr>
              <w:fldChar w:fldCharType="separate"/>
            </w:r>
            <w:r>
              <w:rPr>
                <w:noProof/>
                <w:webHidden/>
              </w:rPr>
              <w:t>26</w:t>
            </w:r>
            <w:r>
              <w:rPr>
                <w:noProof/>
                <w:webHidden/>
              </w:rPr>
              <w:fldChar w:fldCharType="end"/>
            </w:r>
          </w:hyperlink>
        </w:p>
        <w:p w14:paraId="0EB5C9D2" w14:textId="7AC9128D"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04" w:history="1">
            <w:r w:rsidRPr="00CA4529">
              <w:rPr>
                <w:rStyle w:val="Hyperlink"/>
                <w:noProof/>
              </w:rPr>
              <w:t>2.4.3</w:t>
            </w:r>
            <w:r>
              <w:rPr>
                <w:rFonts w:asciiTheme="minorHAnsi" w:eastAsiaTheme="minorEastAsia" w:hAnsiTheme="minorHAnsi"/>
                <w:noProof/>
                <w:kern w:val="2"/>
                <w:szCs w:val="24"/>
                <w:lang w:val="tr-TR" w:eastAsia="tr-TR"/>
                <w14:ligatures w14:val="standardContextual"/>
              </w:rPr>
              <w:tab/>
            </w:r>
            <w:r w:rsidRPr="00CA4529">
              <w:rPr>
                <w:rStyle w:val="Hyperlink"/>
                <w:noProof/>
              </w:rPr>
              <w:t>The Rule Explosion Problem</w:t>
            </w:r>
            <w:r>
              <w:rPr>
                <w:noProof/>
                <w:webHidden/>
              </w:rPr>
              <w:tab/>
            </w:r>
            <w:r>
              <w:rPr>
                <w:noProof/>
                <w:webHidden/>
              </w:rPr>
              <w:fldChar w:fldCharType="begin"/>
            </w:r>
            <w:r>
              <w:rPr>
                <w:noProof/>
                <w:webHidden/>
              </w:rPr>
              <w:instrText xml:space="preserve"> PAGEREF _Toc235290104 \h </w:instrText>
            </w:r>
            <w:r>
              <w:rPr>
                <w:noProof/>
                <w:webHidden/>
              </w:rPr>
            </w:r>
            <w:r>
              <w:rPr>
                <w:noProof/>
                <w:webHidden/>
              </w:rPr>
              <w:fldChar w:fldCharType="separate"/>
            </w:r>
            <w:r>
              <w:rPr>
                <w:noProof/>
                <w:webHidden/>
              </w:rPr>
              <w:t>29</w:t>
            </w:r>
            <w:r>
              <w:rPr>
                <w:noProof/>
                <w:webHidden/>
              </w:rPr>
              <w:fldChar w:fldCharType="end"/>
            </w:r>
          </w:hyperlink>
        </w:p>
        <w:p w14:paraId="6F0C2B38" w14:textId="4BC6B20E"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05" w:history="1">
            <w:r w:rsidRPr="00CA4529">
              <w:rPr>
                <w:rStyle w:val="Hyperlink"/>
                <w:noProof/>
              </w:rPr>
              <w:t>2.4.4</w:t>
            </w:r>
            <w:r>
              <w:rPr>
                <w:rFonts w:asciiTheme="minorHAnsi" w:eastAsiaTheme="minorEastAsia" w:hAnsiTheme="minorHAnsi"/>
                <w:noProof/>
                <w:kern w:val="2"/>
                <w:szCs w:val="24"/>
                <w:lang w:val="tr-TR" w:eastAsia="tr-TR"/>
                <w14:ligatures w14:val="standardContextual"/>
              </w:rPr>
              <w:tab/>
            </w:r>
            <w:r w:rsidRPr="00CA4529">
              <w:rPr>
                <w:rStyle w:val="Hyperlink"/>
                <w:noProof/>
              </w:rPr>
              <w:t>Concepts as an Intermediate Abstraction</w:t>
            </w:r>
            <w:r>
              <w:rPr>
                <w:noProof/>
                <w:webHidden/>
              </w:rPr>
              <w:tab/>
            </w:r>
            <w:r>
              <w:rPr>
                <w:noProof/>
                <w:webHidden/>
              </w:rPr>
              <w:fldChar w:fldCharType="begin"/>
            </w:r>
            <w:r>
              <w:rPr>
                <w:noProof/>
                <w:webHidden/>
              </w:rPr>
              <w:instrText xml:space="preserve"> PAGEREF _Toc235290105 \h </w:instrText>
            </w:r>
            <w:r>
              <w:rPr>
                <w:noProof/>
                <w:webHidden/>
              </w:rPr>
            </w:r>
            <w:r>
              <w:rPr>
                <w:noProof/>
                <w:webHidden/>
              </w:rPr>
              <w:fldChar w:fldCharType="separate"/>
            </w:r>
            <w:r>
              <w:rPr>
                <w:noProof/>
                <w:webHidden/>
              </w:rPr>
              <w:t>29</w:t>
            </w:r>
            <w:r>
              <w:rPr>
                <w:noProof/>
                <w:webHidden/>
              </w:rPr>
              <w:fldChar w:fldCharType="end"/>
            </w:r>
          </w:hyperlink>
        </w:p>
        <w:p w14:paraId="40E2EA72" w14:textId="28B64216"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06" w:history="1">
            <w:r w:rsidRPr="00CA4529">
              <w:rPr>
                <w:rStyle w:val="Hyperlink"/>
                <w:noProof/>
              </w:rPr>
              <w:t>2.5</w:t>
            </w:r>
            <w:r>
              <w:rPr>
                <w:rFonts w:asciiTheme="minorHAnsi" w:eastAsiaTheme="minorEastAsia" w:hAnsiTheme="minorHAnsi"/>
                <w:noProof/>
                <w:kern w:val="2"/>
                <w:szCs w:val="24"/>
                <w:lang w:val="tr-TR" w:eastAsia="tr-TR"/>
                <w14:ligatures w14:val="standardContextual"/>
              </w:rPr>
              <w:tab/>
            </w:r>
            <w:r w:rsidRPr="00CA4529">
              <w:rPr>
                <w:rStyle w:val="Hyperlink"/>
                <w:noProof/>
              </w:rPr>
              <w:t>The Decision Space: Actions and Their Evaluation</w:t>
            </w:r>
            <w:r>
              <w:rPr>
                <w:noProof/>
                <w:webHidden/>
              </w:rPr>
              <w:tab/>
            </w:r>
            <w:r>
              <w:rPr>
                <w:noProof/>
                <w:webHidden/>
              </w:rPr>
              <w:fldChar w:fldCharType="begin"/>
            </w:r>
            <w:r>
              <w:rPr>
                <w:noProof/>
                <w:webHidden/>
              </w:rPr>
              <w:instrText xml:space="preserve"> PAGEREF _Toc235290106 \h </w:instrText>
            </w:r>
            <w:r>
              <w:rPr>
                <w:noProof/>
                <w:webHidden/>
              </w:rPr>
            </w:r>
            <w:r>
              <w:rPr>
                <w:noProof/>
                <w:webHidden/>
              </w:rPr>
              <w:fldChar w:fldCharType="separate"/>
            </w:r>
            <w:r>
              <w:rPr>
                <w:noProof/>
                <w:webHidden/>
              </w:rPr>
              <w:t>31</w:t>
            </w:r>
            <w:r>
              <w:rPr>
                <w:noProof/>
                <w:webHidden/>
              </w:rPr>
              <w:fldChar w:fldCharType="end"/>
            </w:r>
          </w:hyperlink>
        </w:p>
        <w:p w14:paraId="5C48EEDB" w14:textId="177635E9"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07" w:history="1">
            <w:r w:rsidRPr="00CA4529">
              <w:rPr>
                <w:rStyle w:val="Hyperlink"/>
                <w:noProof/>
              </w:rPr>
              <w:t>2.5.1</w:t>
            </w:r>
            <w:r>
              <w:rPr>
                <w:rFonts w:asciiTheme="minorHAnsi" w:eastAsiaTheme="minorEastAsia" w:hAnsiTheme="minorHAnsi"/>
                <w:noProof/>
                <w:kern w:val="2"/>
                <w:szCs w:val="24"/>
                <w:lang w:val="tr-TR" w:eastAsia="tr-TR"/>
                <w14:ligatures w14:val="standardContextual"/>
              </w:rPr>
              <w:tab/>
            </w:r>
            <w:r w:rsidRPr="00CA4529">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_Toc235290107 \h </w:instrText>
            </w:r>
            <w:r>
              <w:rPr>
                <w:noProof/>
                <w:webHidden/>
              </w:rPr>
            </w:r>
            <w:r>
              <w:rPr>
                <w:noProof/>
                <w:webHidden/>
              </w:rPr>
              <w:fldChar w:fldCharType="separate"/>
            </w:r>
            <w:r>
              <w:rPr>
                <w:noProof/>
                <w:webHidden/>
              </w:rPr>
              <w:t>32</w:t>
            </w:r>
            <w:r>
              <w:rPr>
                <w:noProof/>
                <w:webHidden/>
              </w:rPr>
              <w:fldChar w:fldCharType="end"/>
            </w:r>
          </w:hyperlink>
        </w:p>
        <w:p w14:paraId="7500206C" w14:textId="4997305D"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08" w:history="1">
            <w:r w:rsidRPr="00CA4529">
              <w:rPr>
                <w:rStyle w:val="Hyperlink"/>
                <w:noProof/>
              </w:rPr>
              <w:t>2.5.2</w:t>
            </w:r>
            <w:r>
              <w:rPr>
                <w:rFonts w:asciiTheme="minorHAnsi" w:eastAsiaTheme="minorEastAsia" w:hAnsiTheme="minorHAnsi"/>
                <w:noProof/>
                <w:kern w:val="2"/>
                <w:szCs w:val="24"/>
                <w:lang w:val="tr-TR" w:eastAsia="tr-TR"/>
                <w14:ligatures w14:val="standardContextual"/>
              </w:rPr>
              <w:tab/>
            </w:r>
            <w:r w:rsidRPr="00CA4529">
              <w:rPr>
                <w:rStyle w:val="Hyperlink"/>
                <w:noProof/>
              </w:rPr>
              <w:t>Decision Cost and Its Components</w:t>
            </w:r>
            <w:r>
              <w:rPr>
                <w:noProof/>
                <w:webHidden/>
              </w:rPr>
              <w:tab/>
            </w:r>
            <w:r>
              <w:rPr>
                <w:noProof/>
                <w:webHidden/>
              </w:rPr>
              <w:fldChar w:fldCharType="begin"/>
            </w:r>
            <w:r>
              <w:rPr>
                <w:noProof/>
                <w:webHidden/>
              </w:rPr>
              <w:instrText xml:space="preserve"> PAGEREF _Toc235290108 \h </w:instrText>
            </w:r>
            <w:r>
              <w:rPr>
                <w:noProof/>
                <w:webHidden/>
              </w:rPr>
            </w:r>
            <w:r>
              <w:rPr>
                <w:noProof/>
                <w:webHidden/>
              </w:rPr>
              <w:fldChar w:fldCharType="separate"/>
            </w:r>
            <w:r>
              <w:rPr>
                <w:noProof/>
                <w:webHidden/>
              </w:rPr>
              <w:t>34</w:t>
            </w:r>
            <w:r>
              <w:rPr>
                <w:noProof/>
                <w:webHidden/>
              </w:rPr>
              <w:fldChar w:fldCharType="end"/>
            </w:r>
          </w:hyperlink>
        </w:p>
        <w:p w14:paraId="20E8B969" w14:textId="2413FE36"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09" w:history="1">
            <w:r w:rsidRPr="00CA4529">
              <w:rPr>
                <w:rStyle w:val="Hyperlink"/>
                <w:noProof/>
              </w:rPr>
              <w:t>2.5.3</w:t>
            </w:r>
            <w:r>
              <w:rPr>
                <w:rFonts w:asciiTheme="minorHAnsi" w:eastAsiaTheme="minorEastAsia" w:hAnsiTheme="minorHAnsi"/>
                <w:noProof/>
                <w:kern w:val="2"/>
                <w:szCs w:val="24"/>
                <w:lang w:val="tr-TR" w:eastAsia="tr-TR"/>
                <w14:ligatures w14:val="standardContextual"/>
              </w:rPr>
              <w:tab/>
            </w:r>
            <w:r w:rsidRPr="00CA4529">
              <w:rPr>
                <w:rStyle w:val="Hyperlink"/>
                <w:noProof/>
              </w:rPr>
              <w:t>Satisficing Acceptance and the Graduated Fail-Safe</w:t>
            </w:r>
            <w:r>
              <w:rPr>
                <w:noProof/>
                <w:webHidden/>
              </w:rPr>
              <w:tab/>
            </w:r>
            <w:r>
              <w:rPr>
                <w:noProof/>
                <w:webHidden/>
              </w:rPr>
              <w:fldChar w:fldCharType="begin"/>
            </w:r>
            <w:r>
              <w:rPr>
                <w:noProof/>
                <w:webHidden/>
              </w:rPr>
              <w:instrText xml:space="preserve"> PAGEREF _Toc235290109 \h </w:instrText>
            </w:r>
            <w:r>
              <w:rPr>
                <w:noProof/>
                <w:webHidden/>
              </w:rPr>
            </w:r>
            <w:r>
              <w:rPr>
                <w:noProof/>
                <w:webHidden/>
              </w:rPr>
              <w:fldChar w:fldCharType="separate"/>
            </w:r>
            <w:r>
              <w:rPr>
                <w:noProof/>
                <w:webHidden/>
              </w:rPr>
              <w:t>37</w:t>
            </w:r>
            <w:r>
              <w:rPr>
                <w:noProof/>
                <w:webHidden/>
              </w:rPr>
              <w:fldChar w:fldCharType="end"/>
            </w:r>
          </w:hyperlink>
        </w:p>
        <w:p w14:paraId="1B1DB375" w14:textId="24CC9FC8"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10" w:history="1">
            <w:r w:rsidRPr="00CA4529">
              <w:rPr>
                <w:rStyle w:val="Hyperlink"/>
                <w:noProof/>
              </w:rPr>
              <w:t>2.5.4</w:t>
            </w:r>
            <w:r>
              <w:rPr>
                <w:rFonts w:asciiTheme="minorHAnsi" w:eastAsiaTheme="minorEastAsia" w:hAnsiTheme="minorHAnsi"/>
                <w:noProof/>
                <w:kern w:val="2"/>
                <w:szCs w:val="24"/>
                <w:lang w:val="tr-TR" w:eastAsia="tr-TR"/>
                <w14:ligatures w14:val="standardContextual"/>
              </w:rPr>
              <w:tab/>
            </w:r>
            <w:r w:rsidRPr="00CA4529">
              <w:rPr>
                <w:rStyle w:val="Hyperlink"/>
                <w:noProof/>
              </w:rPr>
              <w:t>Epistemic Uncertainty, Traceability, and Sensitivity</w:t>
            </w:r>
            <w:r>
              <w:rPr>
                <w:noProof/>
                <w:webHidden/>
              </w:rPr>
              <w:tab/>
            </w:r>
            <w:r>
              <w:rPr>
                <w:noProof/>
                <w:webHidden/>
              </w:rPr>
              <w:fldChar w:fldCharType="begin"/>
            </w:r>
            <w:r>
              <w:rPr>
                <w:noProof/>
                <w:webHidden/>
              </w:rPr>
              <w:instrText xml:space="preserve"> PAGEREF _Toc235290110 \h </w:instrText>
            </w:r>
            <w:r>
              <w:rPr>
                <w:noProof/>
                <w:webHidden/>
              </w:rPr>
            </w:r>
            <w:r>
              <w:rPr>
                <w:noProof/>
                <w:webHidden/>
              </w:rPr>
              <w:fldChar w:fldCharType="separate"/>
            </w:r>
            <w:r>
              <w:rPr>
                <w:noProof/>
                <w:webHidden/>
              </w:rPr>
              <w:t>38</w:t>
            </w:r>
            <w:r>
              <w:rPr>
                <w:noProof/>
                <w:webHidden/>
              </w:rPr>
              <w:fldChar w:fldCharType="end"/>
            </w:r>
          </w:hyperlink>
        </w:p>
        <w:p w14:paraId="5D7A5FD3" w14:textId="6ABB0842"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11" w:history="1">
            <w:r w:rsidRPr="00CA4529">
              <w:rPr>
                <w:rStyle w:val="Hyperlink"/>
                <w:noProof/>
              </w:rPr>
              <w:t>2.5.5</w:t>
            </w:r>
            <w:r>
              <w:rPr>
                <w:rFonts w:asciiTheme="minorHAnsi" w:eastAsiaTheme="minorEastAsia" w:hAnsiTheme="minorHAnsi"/>
                <w:noProof/>
                <w:kern w:val="2"/>
                <w:szCs w:val="24"/>
                <w:lang w:val="tr-TR" w:eastAsia="tr-TR"/>
                <w14:ligatures w14:val="standardContextual"/>
              </w:rPr>
              <w:tab/>
            </w:r>
            <w:r w:rsidRPr="00CA4529">
              <w:rPr>
                <w:rStyle w:val="Hyperlink"/>
                <w:noProof/>
              </w:rPr>
              <w:t>Generative Models and Large Language Models</w:t>
            </w:r>
            <w:r>
              <w:rPr>
                <w:noProof/>
                <w:webHidden/>
              </w:rPr>
              <w:tab/>
            </w:r>
            <w:r>
              <w:rPr>
                <w:noProof/>
                <w:webHidden/>
              </w:rPr>
              <w:fldChar w:fldCharType="begin"/>
            </w:r>
            <w:r>
              <w:rPr>
                <w:noProof/>
                <w:webHidden/>
              </w:rPr>
              <w:instrText xml:space="preserve"> PAGEREF _Toc235290111 \h </w:instrText>
            </w:r>
            <w:r>
              <w:rPr>
                <w:noProof/>
                <w:webHidden/>
              </w:rPr>
            </w:r>
            <w:r>
              <w:rPr>
                <w:noProof/>
                <w:webHidden/>
              </w:rPr>
              <w:fldChar w:fldCharType="separate"/>
            </w:r>
            <w:r>
              <w:rPr>
                <w:noProof/>
                <w:webHidden/>
              </w:rPr>
              <w:t>39</w:t>
            </w:r>
            <w:r>
              <w:rPr>
                <w:noProof/>
                <w:webHidden/>
              </w:rPr>
              <w:fldChar w:fldCharType="end"/>
            </w:r>
          </w:hyperlink>
        </w:p>
        <w:p w14:paraId="3ABB1711" w14:textId="2D29C9FF"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12" w:history="1">
            <w:r w:rsidRPr="00CA4529">
              <w:rPr>
                <w:rStyle w:val="Hyperlink"/>
                <w:noProof/>
              </w:rPr>
              <w:t>2.5.6</w:t>
            </w:r>
            <w:r>
              <w:rPr>
                <w:rFonts w:asciiTheme="minorHAnsi" w:eastAsiaTheme="minorEastAsia" w:hAnsiTheme="minorHAnsi"/>
                <w:noProof/>
                <w:kern w:val="2"/>
                <w:szCs w:val="24"/>
                <w:lang w:val="tr-TR" w:eastAsia="tr-TR"/>
                <w14:ligatures w14:val="standardContextual"/>
              </w:rPr>
              <w:tab/>
            </w:r>
            <w:r w:rsidRPr="00CA4529">
              <w:rPr>
                <w:rStyle w:val="Hyperlink"/>
                <w:noProof/>
              </w:rPr>
              <w:t>Adaptive and Generative Decision Loops</w:t>
            </w:r>
            <w:r>
              <w:rPr>
                <w:noProof/>
                <w:webHidden/>
              </w:rPr>
              <w:tab/>
            </w:r>
            <w:r>
              <w:rPr>
                <w:noProof/>
                <w:webHidden/>
              </w:rPr>
              <w:fldChar w:fldCharType="begin"/>
            </w:r>
            <w:r>
              <w:rPr>
                <w:noProof/>
                <w:webHidden/>
              </w:rPr>
              <w:instrText xml:space="preserve"> PAGEREF _Toc235290112 \h </w:instrText>
            </w:r>
            <w:r>
              <w:rPr>
                <w:noProof/>
                <w:webHidden/>
              </w:rPr>
            </w:r>
            <w:r>
              <w:rPr>
                <w:noProof/>
                <w:webHidden/>
              </w:rPr>
              <w:fldChar w:fldCharType="separate"/>
            </w:r>
            <w:r>
              <w:rPr>
                <w:noProof/>
                <w:webHidden/>
              </w:rPr>
              <w:t>40</w:t>
            </w:r>
            <w:r>
              <w:rPr>
                <w:noProof/>
                <w:webHidden/>
              </w:rPr>
              <w:fldChar w:fldCharType="end"/>
            </w:r>
          </w:hyperlink>
        </w:p>
        <w:p w14:paraId="3670B2DB" w14:textId="5288714F" w:rsidR="008D35BF" w:rsidRDefault="008D35BF">
          <w:pPr>
            <w:pStyle w:val="TOC1"/>
            <w:tabs>
              <w:tab w:val="left" w:pos="480"/>
            </w:tabs>
            <w:rPr>
              <w:rFonts w:asciiTheme="minorHAnsi" w:eastAsiaTheme="minorEastAsia" w:hAnsiTheme="minorHAnsi"/>
              <w:kern w:val="2"/>
              <w:szCs w:val="24"/>
              <w:lang w:val="tr-TR" w:eastAsia="tr-TR"/>
              <w14:ligatures w14:val="standardContextual"/>
            </w:rPr>
          </w:pPr>
          <w:hyperlink w:anchor="_Toc235290113" w:history="1">
            <w:r w:rsidRPr="00CA4529">
              <w:rPr>
                <w:rStyle w:val="Hyperlink"/>
              </w:rPr>
              <w:t>3</w:t>
            </w:r>
            <w:r>
              <w:rPr>
                <w:rFonts w:asciiTheme="minorHAnsi" w:eastAsiaTheme="minorEastAsia" w:hAnsiTheme="minorHAnsi"/>
                <w:kern w:val="2"/>
                <w:szCs w:val="24"/>
                <w:lang w:val="tr-TR" w:eastAsia="tr-TR"/>
                <w14:ligatures w14:val="standardContextual"/>
              </w:rPr>
              <w:tab/>
            </w:r>
            <w:r w:rsidRPr="00CA4529">
              <w:rPr>
                <w:rStyle w:val="Hyperlink"/>
              </w:rPr>
              <w:t>DISASTERAWARE SIMULATION FRAMEWORK</w:t>
            </w:r>
            <w:r>
              <w:rPr>
                <w:webHidden/>
              </w:rPr>
              <w:tab/>
            </w:r>
            <w:r>
              <w:rPr>
                <w:webHidden/>
              </w:rPr>
              <w:fldChar w:fldCharType="begin"/>
            </w:r>
            <w:r>
              <w:rPr>
                <w:webHidden/>
              </w:rPr>
              <w:instrText xml:space="preserve"> PAGEREF _Toc235290113 \h </w:instrText>
            </w:r>
            <w:r>
              <w:rPr>
                <w:webHidden/>
              </w:rPr>
            </w:r>
            <w:r>
              <w:rPr>
                <w:webHidden/>
              </w:rPr>
              <w:fldChar w:fldCharType="separate"/>
            </w:r>
            <w:r>
              <w:rPr>
                <w:webHidden/>
              </w:rPr>
              <w:t>43</w:t>
            </w:r>
            <w:r>
              <w:rPr>
                <w:webHidden/>
              </w:rPr>
              <w:fldChar w:fldCharType="end"/>
            </w:r>
          </w:hyperlink>
        </w:p>
        <w:p w14:paraId="1C8A4092" w14:textId="756261D1"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14" w:history="1">
            <w:r w:rsidRPr="00CA4529">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CA4529">
              <w:rPr>
                <w:rStyle w:val="Hyperlink"/>
                <w:noProof/>
                <w:lang w:eastAsia="ja-JP"/>
              </w:rPr>
              <w:t>Overall System Block Diagram</w:t>
            </w:r>
            <w:r>
              <w:rPr>
                <w:noProof/>
                <w:webHidden/>
              </w:rPr>
              <w:tab/>
            </w:r>
            <w:r>
              <w:rPr>
                <w:noProof/>
                <w:webHidden/>
              </w:rPr>
              <w:fldChar w:fldCharType="begin"/>
            </w:r>
            <w:r>
              <w:rPr>
                <w:noProof/>
                <w:webHidden/>
              </w:rPr>
              <w:instrText xml:space="preserve"> PAGEREF _Toc235290114 \h </w:instrText>
            </w:r>
            <w:r>
              <w:rPr>
                <w:noProof/>
                <w:webHidden/>
              </w:rPr>
            </w:r>
            <w:r>
              <w:rPr>
                <w:noProof/>
                <w:webHidden/>
              </w:rPr>
              <w:fldChar w:fldCharType="separate"/>
            </w:r>
            <w:r>
              <w:rPr>
                <w:noProof/>
                <w:webHidden/>
              </w:rPr>
              <w:t>44</w:t>
            </w:r>
            <w:r>
              <w:rPr>
                <w:noProof/>
                <w:webHidden/>
              </w:rPr>
              <w:fldChar w:fldCharType="end"/>
            </w:r>
          </w:hyperlink>
        </w:p>
        <w:p w14:paraId="7EDBDFAD" w14:textId="3A46AA52"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15" w:history="1">
            <w:r w:rsidRPr="00CA4529">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CA4529">
              <w:rPr>
                <w:rStyle w:val="Hyperlink"/>
                <w:noProof/>
                <w:lang w:eastAsia="ja-JP"/>
              </w:rPr>
              <w:t>Inputs and External Sources</w:t>
            </w:r>
            <w:r>
              <w:rPr>
                <w:noProof/>
                <w:webHidden/>
              </w:rPr>
              <w:tab/>
            </w:r>
            <w:r>
              <w:rPr>
                <w:noProof/>
                <w:webHidden/>
              </w:rPr>
              <w:fldChar w:fldCharType="begin"/>
            </w:r>
            <w:r>
              <w:rPr>
                <w:noProof/>
                <w:webHidden/>
              </w:rPr>
              <w:instrText xml:space="preserve"> PAGEREF _Toc235290115 \h </w:instrText>
            </w:r>
            <w:r>
              <w:rPr>
                <w:noProof/>
                <w:webHidden/>
              </w:rPr>
            </w:r>
            <w:r>
              <w:rPr>
                <w:noProof/>
                <w:webHidden/>
              </w:rPr>
              <w:fldChar w:fldCharType="separate"/>
            </w:r>
            <w:r>
              <w:rPr>
                <w:noProof/>
                <w:webHidden/>
              </w:rPr>
              <w:t>47</w:t>
            </w:r>
            <w:r>
              <w:rPr>
                <w:noProof/>
                <w:webHidden/>
              </w:rPr>
              <w:fldChar w:fldCharType="end"/>
            </w:r>
          </w:hyperlink>
        </w:p>
        <w:p w14:paraId="5420EA5B" w14:textId="70A44C99"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16" w:history="1">
            <w:r w:rsidRPr="00CA4529">
              <w:rPr>
                <w:rStyle w:val="Hyperlink"/>
                <w:noProof/>
              </w:rPr>
              <w:t>3.2.1</w:t>
            </w:r>
            <w:r>
              <w:rPr>
                <w:rFonts w:asciiTheme="minorHAnsi" w:eastAsiaTheme="minorEastAsia" w:hAnsiTheme="minorHAnsi"/>
                <w:noProof/>
                <w:kern w:val="2"/>
                <w:szCs w:val="24"/>
                <w:lang w:val="tr-TR" w:eastAsia="tr-TR"/>
                <w14:ligatures w14:val="standardContextual"/>
              </w:rPr>
              <w:tab/>
            </w:r>
            <w:r w:rsidRPr="00CA4529">
              <w:rPr>
                <w:rStyle w:val="Hyperlink"/>
                <w:noProof/>
              </w:rPr>
              <w:t>Meteorology Data Layer</w:t>
            </w:r>
            <w:r>
              <w:rPr>
                <w:noProof/>
                <w:webHidden/>
              </w:rPr>
              <w:tab/>
            </w:r>
            <w:r>
              <w:rPr>
                <w:noProof/>
                <w:webHidden/>
              </w:rPr>
              <w:fldChar w:fldCharType="begin"/>
            </w:r>
            <w:r>
              <w:rPr>
                <w:noProof/>
                <w:webHidden/>
              </w:rPr>
              <w:instrText xml:space="preserve"> PAGEREF _Toc235290116 \h </w:instrText>
            </w:r>
            <w:r>
              <w:rPr>
                <w:noProof/>
                <w:webHidden/>
              </w:rPr>
            </w:r>
            <w:r>
              <w:rPr>
                <w:noProof/>
                <w:webHidden/>
              </w:rPr>
              <w:fldChar w:fldCharType="separate"/>
            </w:r>
            <w:r>
              <w:rPr>
                <w:noProof/>
                <w:webHidden/>
              </w:rPr>
              <w:t>48</w:t>
            </w:r>
            <w:r>
              <w:rPr>
                <w:noProof/>
                <w:webHidden/>
              </w:rPr>
              <w:fldChar w:fldCharType="end"/>
            </w:r>
          </w:hyperlink>
        </w:p>
        <w:p w14:paraId="0DCB7E4D" w14:textId="3C87A0F1"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17" w:history="1">
            <w:r w:rsidRPr="00CA4529">
              <w:rPr>
                <w:rStyle w:val="Hyperlink"/>
                <w:noProof/>
              </w:rPr>
              <w:t>3.2.2</w:t>
            </w:r>
            <w:r>
              <w:rPr>
                <w:rFonts w:asciiTheme="minorHAnsi" w:eastAsiaTheme="minorEastAsia" w:hAnsiTheme="minorHAnsi"/>
                <w:noProof/>
                <w:kern w:val="2"/>
                <w:szCs w:val="24"/>
                <w:lang w:val="tr-TR" w:eastAsia="tr-TR"/>
                <w14:ligatures w14:val="standardContextual"/>
              </w:rPr>
              <w:tab/>
            </w:r>
            <w:r w:rsidRPr="00CA4529">
              <w:rPr>
                <w:rStyle w:val="Hyperlink"/>
                <w:noProof/>
              </w:rPr>
              <w:t>Topography Data Layer</w:t>
            </w:r>
            <w:r>
              <w:rPr>
                <w:noProof/>
                <w:webHidden/>
              </w:rPr>
              <w:tab/>
            </w:r>
            <w:r>
              <w:rPr>
                <w:noProof/>
                <w:webHidden/>
              </w:rPr>
              <w:fldChar w:fldCharType="begin"/>
            </w:r>
            <w:r>
              <w:rPr>
                <w:noProof/>
                <w:webHidden/>
              </w:rPr>
              <w:instrText xml:space="preserve"> PAGEREF _Toc235290117 \h </w:instrText>
            </w:r>
            <w:r>
              <w:rPr>
                <w:noProof/>
                <w:webHidden/>
              </w:rPr>
            </w:r>
            <w:r>
              <w:rPr>
                <w:noProof/>
                <w:webHidden/>
              </w:rPr>
              <w:fldChar w:fldCharType="separate"/>
            </w:r>
            <w:r>
              <w:rPr>
                <w:noProof/>
                <w:webHidden/>
              </w:rPr>
              <w:t>49</w:t>
            </w:r>
            <w:r>
              <w:rPr>
                <w:noProof/>
                <w:webHidden/>
              </w:rPr>
              <w:fldChar w:fldCharType="end"/>
            </w:r>
          </w:hyperlink>
        </w:p>
        <w:p w14:paraId="52B91043" w14:textId="4A17B2E3"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18" w:history="1">
            <w:r w:rsidRPr="00CA4529">
              <w:rPr>
                <w:rStyle w:val="Hyperlink"/>
                <w:noProof/>
              </w:rPr>
              <w:t>3.2.3</w:t>
            </w:r>
            <w:r>
              <w:rPr>
                <w:rFonts w:asciiTheme="minorHAnsi" w:eastAsiaTheme="minorEastAsia" w:hAnsiTheme="minorHAnsi"/>
                <w:noProof/>
                <w:kern w:val="2"/>
                <w:szCs w:val="24"/>
                <w:lang w:val="tr-TR" w:eastAsia="tr-TR"/>
                <w14:ligatures w14:val="standardContextual"/>
              </w:rPr>
              <w:tab/>
            </w:r>
            <w:r w:rsidRPr="00CA4529">
              <w:rPr>
                <w:rStyle w:val="Hyperlink"/>
                <w:noProof/>
              </w:rPr>
              <w:t>Fuel Data Layer</w:t>
            </w:r>
            <w:r>
              <w:rPr>
                <w:noProof/>
                <w:webHidden/>
              </w:rPr>
              <w:tab/>
            </w:r>
            <w:r>
              <w:rPr>
                <w:noProof/>
                <w:webHidden/>
              </w:rPr>
              <w:fldChar w:fldCharType="begin"/>
            </w:r>
            <w:r>
              <w:rPr>
                <w:noProof/>
                <w:webHidden/>
              </w:rPr>
              <w:instrText xml:space="preserve"> PAGEREF _Toc235290118 \h </w:instrText>
            </w:r>
            <w:r>
              <w:rPr>
                <w:noProof/>
                <w:webHidden/>
              </w:rPr>
            </w:r>
            <w:r>
              <w:rPr>
                <w:noProof/>
                <w:webHidden/>
              </w:rPr>
              <w:fldChar w:fldCharType="separate"/>
            </w:r>
            <w:r>
              <w:rPr>
                <w:noProof/>
                <w:webHidden/>
              </w:rPr>
              <w:t>50</w:t>
            </w:r>
            <w:r>
              <w:rPr>
                <w:noProof/>
                <w:webHidden/>
              </w:rPr>
              <w:fldChar w:fldCharType="end"/>
            </w:r>
          </w:hyperlink>
        </w:p>
        <w:p w14:paraId="20B1AE56" w14:textId="66E76339"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19" w:history="1">
            <w:r w:rsidRPr="00CA4529">
              <w:rPr>
                <w:rStyle w:val="Hyperlink"/>
                <w:noProof/>
              </w:rPr>
              <w:t>3.2.4</w:t>
            </w:r>
            <w:r>
              <w:rPr>
                <w:rFonts w:asciiTheme="minorHAnsi" w:eastAsiaTheme="minorEastAsia" w:hAnsiTheme="minorHAnsi"/>
                <w:noProof/>
                <w:kern w:val="2"/>
                <w:szCs w:val="24"/>
                <w:lang w:val="tr-TR" w:eastAsia="tr-TR"/>
                <w14:ligatures w14:val="standardContextual"/>
              </w:rPr>
              <w:tab/>
            </w:r>
            <w:r w:rsidRPr="00CA4529">
              <w:rPr>
                <w:rStyle w:val="Hyperlink"/>
                <w:noProof/>
              </w:rPr>
              <w:t>Ignition Layer</w:t>
            </w:r>
            <w:r>
              <w:rPr>
                <w:noProof/>
                <w:webHidden/>
              </w:rPr>
              <w:tab/>
            </w:r>
            <w:r>
              <w:rPr>
                <w:noProof/>
                <w:webHidden/>
              </w:rPr>
              <w:fldChar w:fldCharType="begin"/>
            </w:r>
            <w:r>
              <w:rPr>
                <w:noProof/>
                <w:webHidden/>
              </w:rPr>
              <w:instrText xml:space="preserve"> PAGEREF _Toc235290119 \h </w:instrText>
            </w:r>
            <w:r>
              <w:rPr>
                <w:noProof/>
                <w:webHidden/>
              </w:rPr>
            </w:r>
            <w:r>
              <w:rPr>
                <w:noProof/>
                <w:webHidden/>
              </w:rPr>
              <w:fldChar w:fldCharType="separate"/>
            </w:r>
            <w:r>
              <w:rPr>
                <w:noProof/>
                <w:webHidden/>
              </w:rPr>
              <w:t>51</w:t>
            </w:r>
            <w:r>
              <w:rPr>
                <w:noProof/>
                <w:webHidden/>
              </w:rPr>
              <w:fldChar w:fldCharType="end"/>
            </w:r>
          </w:hyperlink>
        </w:p>
        <w:p w14:paraId="5B79E478" w14:textId="20E3BD96"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20" w:history="1">
            <w:r w:rsidRPr="00CA4529">
              <w:rPr>
                <w:rStyle w:val="Hyperlink"/>
                <w:noProof/>
              </w:rPr>
              <w:t>3.2.5</w:t>
            </w:r>
            <w:r>
              <w:rPr>
                <w:rFonts w:asciiTheme="minorHAnsi" w:eastAsiaTheme="minorEastAsia" w:hAnsiTheme="minorHAnsi"/>
                <w:noProof/>
                <w:kern w:val="2"/>
                <w:szCs w:val="24"/>
                <w:lang w:val="tr-TR" w:eastAsia="tr-TR"/>
                <w14:ligatures w14:val="standardContextual"/>
              </w:rPr>
              <w:tab/>
            </w:r>
            <w:r w:rsidRPr="00CA4529">
              <w:rPr>
                <w:rStyle w:val="Hyperlink"/>
                <w:noProof/>
              </w:rPr>
              <w:t>Decisional Data Layers</w:t>
            </w:r>
            <w:r>
              <w:rPr>
                <w:noProof/>
                <w:webHidden/>
              </w:rPr>
              <w:tab/>
            </w:r>
            <w:r>
              <w:rPr>
                <w:noProof/>
                <w:webHidden/>
              </w:rPr>
              <w:fldChar w:fldCharType="begin"/>
            </w:r>
            <w:r>
              <w:rPr>
                <w:noProof/>
                <w:webHidden/>
              </w:rPr>
              <w:instrText xml:space="preserve"> PAGEREF _Toc235290120 \h </w:instrText>
            </w:r>
            <w:r>
              <w:rPr>
                <w:noProof/>
                <w:webHidden/>
              </w:rPr>
            </w:r>
            <w:r>
              <w:rPr>
                <w:noProof/>
                <w:webHidden/>
              </w:rPr>
              <w:fldChar w:fldCharType="separate"/>
            </w:r>
            <w:r>
              <w:rPr>
                <w:noProof/>
                <w:webHidden/>
              </w:rPr>
              <w:t>51</w:t>
            </w:r>
            <w:r>
              <w:rPr>
                <w:noProof/>
                <w:webHidden/>
              </w:rPr>
              <w:fldChar w:fldCharType="end"/>
            </w:r>
          </w:hyperlink>
        </w:p>
        <w:p w14:paraId="6E3EB784" w14:textId="2B107676"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21" w:history="1">
            <w:r w:rsidRPr="00CA4529">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CA4529">
              <w:rPr>
                <w:rStyle w:val="Hyperlink"/>
                <w:noProof/>
                <w:lang w:eastAsia="ja-JP"/>
              </w:rPr>
              <w:t>Simulation Core</w:t>
            </w:r>
            <w:r>
              <w:rPr>
                <w:noProof/>
                <w:webHidden/>
              </w:rPr>
              <w:tab/>
            </w:r>
            <w:r>
              <w:rPr>
                <w:noProof/>
                <w:webHidden/>
              </w:rPr>
              <w:fldChar w:fldCharType="begin"/>
            </w:r>
            <w:r>
              <w:rPr>
                <w:noProof/>
                <w:webHidden/>
              </w:rPr>
              <w:instrText xml:space="preserve"> PAGEREF _Toc235290121 \h </w:instrText>
            </w:r>
            <w:r>
              <w:rPr>
                <w:noProof/>
                <w:webHidden/>
              </w:rPr>
            </w:r>
            <w:r>
              <w:rPr>
                <w:noProof/>
                <w:webHidden/>
              </w:rPr>
              <w:fldChar w:fldCharType="separate"/>
            </w:r>
            <w:r>
              <w:rPr>
                <w:noProof/>
                <w:webHidden/>
              </w:rPr>
              <w:t>55</w:t>
            </w:r>
            <w:r>
              <w:rPr>
                <w:noProof/>
                <w:webHidden/>
              </w:rPr>
              <w:fldChar w:fldCharType="end"/>
            </w:r>
          </w:hyperlink>
        </w:p>
        <w:p w14:paraId="771340AE" w14:textId="7C88B5CC"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22" w:history="1">
            <w:r w:rsidRPr="00CA4529">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CA4529">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_Toc235290122 \h </w:instrText>
            </w:r>
            <w:r>
              <w:rPr>
                <w:noProof/>
                <w:webHidden/>
              </w:rPr>
            </w:r>
            <w:r>
              <w:rPr>
                <w:noProof/>
                <w:webHidden/>
              </w:rPr>
              <w:fldChar w:fldCharType="separate"/>
            </w:r>
            <w:r>
              <w:rPr>
                <w:noProof/>
                <w:webHidden/>
              </w:rPr>
              <w:t>55</w:t>
            </w:r>
            <w:r>
              <w:rPr>
                <w:noProof/>
                <w:webHidden/>
              </w:rPr>
              <w:fldChar w:fldCharType="end"/>
            </w:r>
          </w:hyperlink>
        </w:p>
        <w:p w14:paraId="38A54B9F" w14:textId="2F1A720F"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23" w:history="1">
            <w:r w:rsidRPr="00CA4529">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CA4529">
              <w:rPr>
                <w:rStyle w:val="Hyperlink"/>
                <w:noProof/>
                <w:lang w:eastAsia="ja-JP"/>
              </w:rPr>
              <w:t>Hybrid Fire Spread Model</w:t>
            </w:r>
            <w:r>
              <w:rPr>
                <w:noProof/>
                <w:webHidden/>
              </w:rPr>
              <w:tab/>
            </w:r>
            <w:r>
              <w:rPr>
                <w:noProof/>
                <w:webHidden/>
              </w:rPr>
              <w:fldChar w:fldCharType="begin"/>
            </w:r>
            <w:r>
              <w:rPr>
                <w:noProof/>
                <w:webHidden/>
              </w:rPr>
              <w:instrText xml:space="preserve"> PAGEREF _Toc235290123 \h </w:instrText>
            </w:r>
            <w:r>
              <w:rPr>
                <w:noProof/>
                <w:webHidden/>
              </w:rPr>
            </w:r>
            <w:r>
              <w:rPr>
                <w:noProof/>
                <w:webHidden/>
              </w:rPr>
              <w:fldChar w:fldCharType="separate"/>
            </w:r>
            <w:r>
              <w:rPr>
                <w:noProof/>
                <w:webHidden/>
              </w:rPr>
              <w:t>56</w:t>
            </w:r>
            <w:r>
              <w:rPr>
                <w:noProof/>
                <w:webHidden/>
              </w:rPr>
              <w:fldChar w:fldCharType="end"/>
            </w:r>
          </w:hyperlink>
        </w:p>
        <w:p w14:paraId="3852E8B5" w14:textId="3A6BBFC2"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24" w:history="1">
            <w:r w:rsidRPr="00CA4529">
              <w:rPr>
                <w:rStyle w:val="Hyperlink"/>
                <w:noProof/>
              </w:rPr>
              <w:t>3.3.3</w:t>
            </w:r>
            <w:r>
              <w:rPr>
                <w:rFonts w:asciiTheme="minorHAnsi" w:eastAsiaTheme="minorEastAsia" w:hAnsiTheme="minorHAnsi"/>
                <w:noProof/>
                <w:kern w:val="2"/>
                <w:szCs w:val="24"/>
                <w:lang w:val="tr-TR" w:eastAsia="tr-TR"/>
                <w14:ligatures w14:val="standardContextual"/>
              </w:rPr>
              <w:tab/>
            </w:r>
            <w:r w:rsidRPr="00CA4529">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_Toc235290124 \h </w:instrText>
            </w:r>
            <w:r>
              <w:rPr>
                <w:noProof/>
                <w:webHidden/>
              </w:rPr>
            </w:r>
            <w:r>
              <w:rPr>
                <w:noProof/>
                <w:webHidden/>
              </w:rPr>
              <w:fldChar w:fldCharType="separate"/>
            </w:r>
            <w:r>
              <w:rPr>
                <w:noProof/>
                <w:webHidden/>
              </w:rPr>
              <w:t>64</w:t>
            </w:r>
            <w:r>
              <w:rPr>
                <w:noProof/>
                <w:webHidden/>
              </w:rPr>
              <w:fldChar w:fldCharType="end"/>
            </w:r>
          </w:hyperlink>
        </w:p>
        <w:p w14:paraId="5FB62857" w14:textId="1C73998F"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25" w:history="1">
            <w:r w:rsidRPr="00CA4529">
              <w:rPr>
                <w:rStyle w:val="Hyperlink"/>
                <w:noProof/>
              </w:rPr>
              <w:t>3.4</w:t>
            </w:r>
            <w:r>
              <w:rPr>
                <w:rFonts w:asciiTheme="minorHAnsi" w:eastAsiaTheme="minorEastAsia" w:hAnsiTheme="minorHAnsi"/>
                <w:noProof/>
                <w:kern w:val="2"/>
                <w:szCs w:val="24"/>
                <w:lang w:val="tr-TR" w:eastAsia="tr-TR"/>
                <w14:ligatures w14:val="standardContextual"/>
              </w:rPr>
              <w:tab/>
            </w:r>
            <w:r w:rsidRPr="00CA4529">
              <w:rPr>
                <w:rStyle w:val="Hyperlink"/>
                <w:noProof/>
              </w:rPr>
              <w:t>Decision Support System Core</w:t>
            </w:r>
            <w:r>
              <w:rPr>
                <w:noProof/>
                <w:webHidden/>
              </w:rPr>
              <w:tab/>
            </w:r>
            <w:r>
              <w:rPr>
                <w:noProof/>
                <w:webHidden/>
              </w:rPr>
              <w:fldChar w:fldCharType="begin"/>
            </w:r>
            <w:r>
              <w:rPr>
                <w:noProof/>
                <w:webHidden/>
              </w:rPr>
              <w:instrText xml:space="preserve"> PAGEREF _Toc235290125 \h </w:instrText>
            </w:r>
            <w:r>
              <w:rPr>
                <w:noProof/>
                <w:webHidden/>
              </w:rPr>
            </w:r>
            <w:r>
              <w:rPr>
                <w:noProof/>
                <w:webHidden/>
              </w:rPr>
              <w:fldChar w:fldCharType="separate"/>
            </w:r>
            <w:r>
              <w:rPr>
                <w:noProof/>
                <w:webHidden/>
              </w:rPr>
              <w:t>67</w:t>
            </w:r>
            <w:r>
              <w:rPr>
                <w:noProof/>
                <w:webHidden/>
              </w:rPr>
              <w:fldChar w:fldCharType="end"/>
            </w:r>
          </w:hyperlink>
        </w:p>
        <w:p w14:paraId="6A368179" w14:textId="5FF2C4CF" w:rsidR="008D35BF" w:rsidRDefault="008D35BF">
          <w:pPr>
            <w:pStyle w:val="TOC1"/>
            <w:tabs>
              <w:tab w:val="left" w:pos="480"/>
            </w:tabs>
            <w:rPr>
              <w:rFonts w:asciiTheme="minorHAnsi" w:eastAsiaTheme="minorEastAsia" w:hAnsiTheme="minorHAnsi"/>
              <w:kern w:val="2"/>
              <w:szCs w:val="24"/>
              <w:lang w:val="tr-TR" w:eastAsia="tr-TR"/>
              <w14:ligatures w14:val="standardContextual"/>
            </w:rPr>
          </w:pPr>
          <w:hyperlink w:anchor="_Toc235290126" w:history="1">
            <w:r w:rsidRPr="00CA4529">
              <w:rPr>
                <w:rStyle w:val="Hyperlink"/>
              </w:rPr>
              <w:t>4</w:t>
            </w:r>
            <w:r>
              <w:rPr>
                <w:rFonts w:asciiTheme="minorHAnsi" w:eastAsiaTheme="minorEastAsia" w:hAnsiTheme="minorHAnsi"/>
                <w:kern w:val="2"/>
                <w:szCs w:val="24"/>
                <w:lang w:val="tr-TR" w:eastAsia="tr-TR"/>
                <w14:ligatures w14:val="standardContextual"/>
              </w:rPr>
              <w:tab/>
            </w:r>
            <w:r w:rsidRPr="00CA4529">
              <w:rPr>
                <w:rStyle w:val="Hyperlink"/>
              </w:rPr>
              <w:t>DISASTERAWARE DECISION SUPPORT FRAMEWORK</w:t>
            </w:r>
            <w:r>
              <w:rPr>
                <w:webHidden/>
              </w:rPr>
              <w:tab/>
            </w:r>
            <w:r>
              <w:rPr>
                <w:webHidden/>
              </w:rPr>
              <w:fldChar w:fldCharType="begin"/>
            </w:r>
            <w:r>
              <w:rPr>
                <w:webHidden/>
              </w:rPr>
              <w:instrText xml:space="preserve"> PAGEREF _Toc235290126 \h </w:instrText>
            </w:r>
            <w:r>
              <w:rPr>
                <w:webHidden/>
              </w:rPr>
            </w:r>
            <w:r>
              <w:rPr>
                <w:webHidden/>
              </w:rPr>
              <w:fldChar w:fldCharType="separate"/>
            </w:r>
            <w:r>
              <w:rPr>
                <w:webHidden/>
              </w:rPr>
              <w:t>69</w:t>
            </w:r>
            <w:r>
              <w:rPr>
                <w:webHidden/>
              </w:rPr>
              <w:fldChar w:fldCharType="end"/>
            </w:r>
          </w:hyperlink>
        </w:p>
        <w:p w14:paraId="4811E010" w14:textId="498D96A0"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27" w:history="1">
            <w:r w:rsidRPr="00CA4529">
              <w:rPr>
                <w:rStyle w:val="Hyperlink"/>
                <w:noProof/>
              </w:rPr>
              <w:t>4.1</w:t>
            </w:r>
            <w:r>
              <w:rPr>
                <w:rFonts w:asciiTheme="minorHAnsi" w:eastAsiaTheme="minorEastAsia" w:hAnsiTheme="minorHAnsi"/>
                <w:noProof/>
                <w:kern w:val="2"/>
                <w:szCs w:val="24"/>
                <w:lang w:val="tr-TR" w:eastAsia="tr-TR"/>
                <w14:ligatures w14:val="standardContextual"/>
              </w:rPr>
              <w:tab/>
            </w:r>
            <w:r w:rsidRPr="00CA4529">
              <w:rPr>
                <w:rStyle w:val="Hyperlink"/>
                <w:noProof/>
              </w:rPr>
              <w:t>Decision Support System Block Diagram</w:t>
            </w:r>
            <w:r>
              <w:rPr>
                <w:noProof/>
                <w:webHidden/>
              </w:rPr>
              <w:tab/>
            </w:r>
            <w:r>
              <w:rPr>
                <w:noProof/>
                <w:webHidden/>
              </w:rPr>
              <w:fldChar w:fldCharType="begin"/>
            </w:r>
            <w:r>
              <w:rPr>
                <w:noProof/>
                <w:webHidden/>
              </w:rPr>
              <w:instrText xml:space="preserve"> PAGEREF _Toc235290127 \h </w:instrText>
            </w:r>
            <w:r>
              <w:rPr>
                <w:noProof/>
                <w:webHidden/>
              </w:rPr>
            </w:r>
            <w:r>
              <w:rPr>
                <w:noProof/>
                <w:webHidden/>
              </w:rPr>
              <w:fldChar w:fldCharType="separate"/>
            </w:r>
            <w:r>
              <w:rPr>
                <w:noProof/>
                <w:webHidden/>
              </w:rPr>
              <w:t>70</w:t>
            </w:r>
            <w:r>
              <w:rPr>
                <w:noProof/>
                <w:webHidden/>
              </w:rPr>
              <w:fldChar w:fldCharType="end"/>
            </w:r>
          </w:hyperlink>
        </w:p>
        <w:p w14:paraId="70CDAF3C" w14:textId="1E775D4E"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28" w:history="1">
            <w:r w:rsidRPr="00CA4529">
              <w:rPr>
                <w:rStyle w:val="Hyperlink"/>
                <w:noProof/>
              </w:rPr>
              <w:t>4.2</w:t>
            </w:r>
            <w:r>
              <w:rPr>
                <w:rFonts w:asciiTheme="minorHAnsi" w:eastAsiaTheme="minorEastAsia" w:hAnsiTheme="minorHAnsi"/>
                <w:noProof/>
                <w:kern w:val="2"/>
                <w:szCs w:val="24"/>
                <w:lang w:val="tr-TR" w:eastAsia="tr-TR"/>
                <w14:ligatures w14:val="standardContextual"/>
              </w:rPr>
              <w:tab/>
            </w:r>
            <w:r w:rsidRPr="00CA4529">
              <w:rPr>
                <w:rStyle w:val="Hyperlink"/>
                <w:noProof/>
              </w:rPr>
              <w:t>Layer 1: Input Space</w:t>
            </w:r>
            <w:r>
              <w:rPr>
                <w:noProof/>
                <w:webHidden/>
              </w:rPr>
              <w:tab/>
            </w:r>
            <w:r>
              <w:rPr>
                <w:noProof/>
                <w:webHidden/>
              </w:rPr>
              <w:fldChar w:fldCharType="begin"/>
            </w:r>
            <w:r>
              <w:rPr>
                <w:noProof/>
                <w:webHidden/>
              </w:rPr>
              <w:instrText xml:space="preserve"> PAGEREF _Toc235290128 \h </w:instrText>
            </w:r>
            <w:r>
              <w:rPr>
                <w:noProof/>
                <w:webHidden/>
              </w:rPr>
            </w:r>
            <w:r>
              <w:rPr>
                <w:noProof/>
                <w:webHidden/>
              </w:rPr>
              <w:fldChar w:fldCharType="separate"/>
            </w:r>
            <w:r>
              <w:rPr>
                <w:noProof/>
                <w:webHidden/>
              </w:rPr>
              <w:t>71</w:t>
            </w:r>
            <w:r>
              <w:rPr>
                <w:noProof/>
                <w:webHidden/>
              </w:rPr>
              <w:fldChar w:fldCharType="end"/>
            </w:r>
          </w:hyperlink>
        </w:p>
        <w:p w14:paraId="1DC88071" w14:textId="0203A341"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29" w:history="1">
            <w:r w:rsidRPr="00CA4529">
              <w:rPr>
                <w:rStyle w:val="Hyperlink"/>
                <w:noProof/>
              </w:rPr>
              <w:t>4.3</w:t>
            </w:r>
            <w:r>
              <w:rPr>
                <w:rFonts w:asciiTheme="minorHAnsi" w:eastAsiaTheme="minorEastAsia" w:hAnsiTheme="minorHAnsi"/>
                <w:noProof/>
                <w:kern w:val="2"/>
                <w:szCs w:val="24"/>
                <w:lang w:val="tr-TR" w:eastAsia="tr-TR"/>
                <w14:ligatures w14:val="standardContextual"/>
              </w:rPr>
              <w:tab/>
            </w:r>
            <w:r w:rsidRPr="00CA4529">
              <w:rPr>
                <w:rStyle w:val="Hyperlink"/>
                <w:noProof/>
              </w:rPr>
              <w:t>Layer 2: Observation, Features, and Confidence</w:t>
            </w:r>
            <w:r>
              <w:rPr>
                <w:noProof/>
                <w:webHidden/>
              </w:rPr>
              <w:tab/>
            </w:r>
            <w:r>
              <w:rPr>
                <w:noProof/>
                <w:webHidden/>
              </w:rPr>
              <w:fldChar w:fldCharType="begin"/>
            </w:r>
            <w:r>
              <w:rPr>
                <w:noProof/>
                <w:webHidden/>
              </w:rPr>
              <w:instrText xml:space="preserve"> PAGEREF _Toc235290129 \h </w:instrText>
            </w:r>
            <w:r>
              <w:rPr>
                <w:noProof/>
                <w:webHidden/>
              </w:rPr>
            </w:r>
            <w:r>
              <w:rPr>
                <w:noProof/>
                <w:webHidden/>
              </w:rPr>
              <w:fldChar w:fldCharType="separate"/>
            </w:r>
            <w:r>
              <w:rPr>
                <w:noProof/>
                <w:webHidden/>
              </w:rPr>
              <w:t>72</w:t>
            </w:r>
            <w:r>
              <w:rPr>
                <w:noProof/>
                <w:webHidden/>
              </w:rPr>
              <w:fldChar w:fldCharType="end"/>
            </w:r>
          </w:hyperlink>
        </w:p>
        <w:p w14:paraId="2FF43B67" w14:textId="269CDE23"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30" w:history="1">
            <w:r w:rsidRPr="00CA4529">
              <w:rPr>
                <w:rStyle w:val="Hyperlink"/>
                <w:noProof/>
              </w:rPr>
              <w:t>4.4</w:t>
            </w:r>
            <w:r>
              <w:rPr>
                <w:rFonts w:asciiTheme="minorHAnsi" w:eastAsiaTheme="minorEastAsia" w:hAnsiTheme="minorHAnsi"/>
                <w:noProof/>
                <w:kern w:val="2"/>
                <w:szCs w:val="24"/>
                <w:lang w:val="tr-TR" w:eastAsia="tr-TR"/>
                <w14:ligatures w14:val="standardContextual"/>
              </w:rPr>
              <w:tab/>
            </w:r>
            <w:r w:rsidRPr="00CA4529">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_Toc235290130 \h </w:instrText>
            </w:r>
            <w:r>
              <w:rPr>
                <w:noProof/>
                <w:webHidden/>
              </w:rPr>
            </w:r>
            <w:r>
              <w:rPr>
                <w:noProof/>
                <w:webHidden/>
              </w:rPr>
              <w:fldChar w:fldCharType="separate"/>
            </w:r>
            <w:r>
              <w:rPr>
                <w:noProof/>
                <w:webHidden/>
              </w:rPr>
              <w:t>74</w:t>
            </w:r>
            <w:r>
              <w:rPr>
                <w:noProof/>
                <w:webHidden/>
              </w:rPr>
              <w:fldChar w:fldCharType="end"/>
            </w:r>
          </w:hyperlink>
        </w:p>
        <w:p w14:paraId="4797BBC7" w14:textId="613017F5"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31" w:history="1">
            <w:r w:rsidRPr="00CA4529">
              <w:rPr>
                <w:rStyle w:val="Hyperlink"/>
                <w:noProof/>
              </w:rPr>
              <w:t>4.5</w:t>
            </w:r>
            <w:r>
              <w:rPr>
                <w:rFonts w:asciiTheme="minorHAnsi" w:eastAsiaTheme="minorEastAsia" w:hAnsiTheme="minorHAnsi"/>
                <w:noProof/>
                <w:kern w:val="2"/>
                <w:szCs w:val="24"/>
                <w:lang w:val="tr-TR" w:eastAsia="tr-TR"/>
                <w14:ligatures w14:val="standardContextual"/>
              </w:rPr>
              <w:tab/>
            </w:r>
            <w:r w:rsidRPr="00CA4529">
              <w:rPr>
                <w:rStyle w:val="Hyperlink"/>
                <w:noProof/>
              </w:rPr>
              <w:t>Layer 4: Decision Generation and Coordination</w:t>
            </w:r>
            <w:r>
              <w:rPr>
                <w:noProof/>
                <w:webHidden/>
              </w:rPr>
              <w:tab/>
            </w:r>
            <w:r>
              <w:rPr>
                <w:noProof/>
                <w:webHidden/>
              </w:rPr>
              <w:fldChar w:fldCharType="begin"/>
            </w:r>
            <w:r>
              <w:rPr>
                <w:noProof/>
                <w:webHidden/>
              </w:rPr>
              <w:instrText xml:space="preserve"> PAGEREF _Toc235290131 \h </w:instrText>
            </w:r>
            <w:r>
              <w:rPr>
                <w:noProof/>
                <w:webHidden/>
              </w:rPr>
            </w:r>
            <w:r>
              <w:rPr>
                <w:noProof/>
                <w:webHidden/>
              </w:rPr>
              <w:fldChar w:fldCharType="separate"/>
            </w:r>
            <w:r>
              <w:rPr>
                <w:noProof/>
                <w:webHidden/>
              </w:rPr>
              <w:t>79</w:t>
            </w:r>
            <w:r>
              <w:rPr>
                <w:noProof/>
                <w:webHidden/>
              </w:rPr>
              <w:fldChar w:fldCharType="end"/>
            </w:r>
          </w:hyperlink>
        </w:p>
        <w:p w14:paraId="230BA792" w14:textId="5336ED84"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32" w:history="1">
            <w:r w:rsidRPr="00CA4529">
              <w:rPr>
                <w:rStyle w:val="Hyperlink"/>
                <w:noProof/>
              </w:rPr>
              <w:t>4.5.1</w:t>
            </w:r>
            <w:r>
              <w:rPr>
                <w:rFonts w:asciiTheme="minorHAnsi" w:eastAsiaTheme="minorEastAsia" w:hAnsiTheme="minorHAnsi"/>
                <w:noProof/>
                <w:kern w:val="2"/>
                <w:szCs w:val="24"/>
                <w:lang w:val="tr-TR" w:eastAsia="tr-TR"/>
                <w14:ligatures w14:val="standardContextual"/>
              </w:rPr>
              <w:tab/>
            </w:r>
            <w:r w:rsidRPr="00CA4529">
              <w:rPr>
                <w:rStyle w:val="Hyperlink"/>
                <w:noProof/>
              </w:rPr>
              <w:t>Rule Base and Candidate Intervention</w:t>
            </w:r>
            <w:r>
              <w:rPr>
                <w:noProof/>
                <w:webHidden/>
              </w:rPr>
              <w:tab/>
            </w:r>
            <w:r>
              <w:rPr>
                <w:noProof/>
                <w:webHidden/>
              </w:rPr>
              <w:fldChar w:fldCharType="begin"/>
            </w:r>
            <w:r>
              <w:rPr>
                <w:noProof/>
                <w:webHidden/>
              </w:rPr>
              <w:instrText xml:space="preserve"> PAGEREF _Toc235290132 \h </w:instrText>
            </w:r>
            <w:r>
              <w:rPr>
                <w:noProof/>
                <w:webHidden/>
              </w:rPr>
            </w:r>
            <w:r>
              <w:rPr>
                <w:noProof/>
                <w:webHidden/>
              </w:rPr>
              <w:fldChar w:fldCharType="separate"/>
            </w:r>
            <w:r>
              <w:rPr>
                <w:noProof/>
                <w:webHidden/>
              </w:rPr>
              <w:t>83</w:t>
            </w:r>
            <w:r>
              <w:rPr>
                <w:noProof/>
                <w:webHidden/>
              </w:rPr>
              <w:fldChar w:fldCharType="end"/>
            </w:r>
          </w:hyperlink>
        </w:p>
        <w:p w14:paraId="1128638F" w14:textId="045B0B8B"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33" w:history="1">
            <w:r w:rsidRPr="00CA4529">
              <w:rPr>
                <w:rStyle w:val="Hyperlink"/>
                <w:noProof/>
              </w:rPr>
              <w:t>4.5.2</w:t>
            </w:r>
            <w:r>
              <w:rPr>
                <w:rFonts w:asciiTheme="minorHAnsi" w:eastAsiaTheme="minorEastAsia" w:hAnsiTheme="minorHAnsi"/>
                <w:noProof/>
                <w:kern w:val="2"/>
                <w:szCs w:val="24"/>
                <w:lang w:val="tr-TR" w:eastAsia="tr-TR"/>
                <w14:ligatures w14:val="standardContextual"/>
              </w:rPr>
              <w:tab/>
            </w:r>
            <w:r w:rsidRPr="00CA4529">
              <w:rPr>
                <w:rStyle w:val="Hyperlink"/>
                <w:noProof/>
              </w:rPr>
              <w:t>Cost, Quality, and the Satisficing Test</w:t>
            </w:r>
            <w:r>
              <w:rPr>
                <w:noProof/>
                <w:webHidden/>
              </w:rPr>
              <w:tab/>
            </w:r>
            <w:r>
              <w:rPr>
                <w:noProof/>
                <w:webHidden/>
              </w:rPr>
              <w:fldChar w:fldCharType="begin"/>
            </w:r>
            <w:r>
              <w:rPr>
                <w:noProof/>
                <w:webHidden/>
              </w:rPr>
              <w:instrText xml:space="preserve"> PAGEREF _Toc235290133 \h </w:instrText>
            </w:r>
            <w:r>
              <w:rPr>
                <w:noProof/>
                <w:webHidden/>
              </w:rPr>
            </w:r>
            <w:r>
              <w:rPr>
                <w:noProof/>
                <w:webHidden/>
              </w:rPr>
              <w:fldChar w:fldCharType="separate"/>
            </w:r>
            <w:r>
              <w:rPr>
                <w:noProof/>
                <w:webHidden/>
              </w:rPr>
              <w:t>86</w:t>
            </w:r>
            <w:r>
              <w:rPr>
                <w:noProof/>
                <w:webHidden/>
              </w:rPr>
              <w:fldChar w:fldCharType="end"/>
            </w:r>
          </w:hyperlink>
        </w:p>
        <w:p w14:paraId="55801E6B" w14:textId="46ABDFA6" w:rsidR="008D35BF" w:rsidRDefault="008D35B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290134" w:history="1">
            <w:r w:rsidRPr="00CA4529">
              <w:rPr>
                <w:rStyle w:val="Hyperlink"/>
                <w:noProof/>
              </w:rPr>
              <w:t>4.5.3</w:t>
            </w:r>
            <w:r>
              <w:rPr>
                <w:rFonts w:asciiTheme="minorHAnsi" w:eastAsiaTheme="minorEastAsia" w:hAnsiTheme="minorHAnsi"/>
                <w:noProof/>
                <w:kern w:val="2"/>
                <w:szCs w:val="24"/>
                <w:lang w:val="tr-TR" w:eastAsia="tr-TR"/>
                <w14:ligatures w14:val="standardContextual"/>
              </w:rPr>
              <w:tab/>
            </w:r>
            <w:r w:rsidRPr="00CA4529">
              <w:rPr>
                <w:rStyle w:val="Hyperlink"/>
                <w:noProof/>
              </w:rPr>
              <w:t>Open Decision Space: Staged Adaptation</w:t>
            </w:r>
            <w:r>
              <w:rPr>
                <w:noProof/>
                <w:webHidden/>
              </w:rPr>
              <w:tab/>
            </w:r>
            <w:r>
              <w:rPr>
                <w:noProof/>
                <w:webHidden/>
              </w:rPr>
              <w:fldChar w:fldCharType="begin"/>
            </w:r>
            <w:r>
              <w:rPr>
                <w:noProof/>
                <w:webHidden/>
              </w:rPr>
              <w:instrText xml:space="preserve"> PAGEREF _Toc235290134 \h </w:instrText>
            </w:r>
            <w:r>
              <w:rPr>
                <w:noProof/>
                <w:webHidden/>
              </w:rPr>
            </w:r>
            <w:r>
              <w:rPr>
                <w:noProof/>
                <w:webHidden/>
              </w:rPr>
              <w:fldChar w:fldCharType="separate"/>
            </w:r>
            <w:r>
              <w:rPr>
                <w:noProof/>
                <w:webHidden/>
              </w:rPr>
              <w:t>91</w:t>
            </w:r>
            <w:r>
              <w:rPr>
                <w:noProof/>
                <w:webHidden/>
              </w:rPr>
              <w:fldChar w:fldCharType="end"/>
            </w:r>
          </w:hyperlink>
        </w:p>
        <w:p w14:paraId="2F1BD4ED" w14:textId="5245CE21"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35" w:history="1">
            <w:r w:rsidRPr="00CA4529">
              <w:rPr>
                <w:rStyle w:val="Hyperlink"/>
                <w:noProof/>
              </w:rPr>
              <w:t>4.6</w:t>
            </w:r>
            <w:r>
              <w:rPr>
                <w:rFonts w:asciiTheme="minorHAnsi" w:eastAsiaTheme="minorEastAsia" w:hAnsiTheme="minorHAnsi"/>
                <w:noProof/>
                <w:kern w:val="2"/>
                <w:szCs w:val="24"/>
                <w:lang w:val="tr-TR" w:eastAsia="tr-TR"/>
                <w14:ligatures w14:val="standardContextual"/>
              </w:rPr>
              <w:tab/>
            </w:r>
            <w:r w:rsidRPr="00CA4529">
              <w:rPr>
                <w:rStyle w:val="Hyperlink"/>
                <w:noProof/>
              </w:rPr>
              <w:t>Local Layer, Graduated Fail-Safe, Global Coordination</w:t>
            </w:r>
            <w:r>
              <w:rPr>
                <w:noProof/>
                <w:webHidden/>
              </w:rPr>
              <w:tab/>
            </w:r>
            <w:r>
              <w:rPr>
                <w:noProof/>
                <w:webHidden/>
              </w:rPr>
              <w:fldChar w:fldCharType="begin"/>
            </w:r>
            <w:r>
              <w:rPr>
                <w:noProof/>
                <w:webHidden/>
              </w:rPr>
              <w:instrText xml:space="preserve"> PAGEREF _Toc235290135 \h </w:instrText>
            </w:r>
            <w:r>
              <w:rPr>
                <w:noProof/>
                <w:webHidden/>
              </w:rPr>
            </w:r>
            <w:r>
              <w:rPr>
                <w:noProof/>
                <w:webHidden/>
              </w:rPr>
              <w:fldChar w:fldCharType="separate"/>
            </w:r>
            <w:r>
              <w:rPr>
                <w:noProof/>
                <w:webHidden/>
              </w:rPr>
              <w:t>102</w:t>
            </w:r>
            <w:r>
              <w:rPr>
                <w:noProof/>
                <w:webHidden/>
              </w:rPr>
              <w:fldChar w:fldCharType="end"/>
            </w:r>
          </w:hyperlink>
        </w:p>
        <w:p w14:paraId="59C44AB5" w14:textId="6C6468C0" w:rsidR="008D35BF" w:rsidRDefault="008D35BF">
          <w:pPr>
            <w:pStyle w:val="TOC1"/>
            <w:tabs>
              <w:tab w:val="left" w:pos="480"/>
            </w:tabs>
            <w:rPr>
              <w:rFonts w:asciiTheme="minorHAnsi" w:eastAsiaTheme="minorEastAsia" w:hAnsiTheme="minorHAnsi"/>
              <w:kern w:val="2"/>
              <w:szCs w:val="24"/>
              <w:lang w:val="tr-TR" w:eastAsia="tr-TR"/>
              <w14:ligatures w14:val="standardContextual"/>
            </w:rPr>
          </w:pPr>
          <w:hyperlink w:anchor="_Toc235290136" w:history="1">
            <w:r w:rsidRPr="00CA4529">
              <w:rPr>
                <w:rStyle w:val="Hyperlink"/>
              </w:rPr>
              <w:t>5</w:t>
            </w:r>
            <w:r>
              <w:rPr>
                <w:rFonts w:asciiTheme="minorHAnsi" w:eastAsiaTheme="minorEastAsia" w:hAnsiTheme="minorHAnsi"/>
                <w:kern w:val="2"/>
                <w:szCs w:val="24"/>
                <w:lang w:val="tr-TR" w:eastAsia="tr-TR"/>
                <w14:ligatures w14:val="standardContextual"/>
              </w:rPr>
              <w:tab/>
            </w:r>
            <w:r w:rsidRPr="00CA4529">
              <w:rPr>
                <w:rStyle w:val="Hyperlink"/>
              </w:rPr>
              <w:t>SIMULATION AND PERFORMANCE RESULTS</w:t>
            </w:r>
            <w:r>
              <w:rPr>
                <w:webHidden/>
              </w:rPr>
              <w:tab/>
            </w:r>
            <w:r>
              <w:rPr>
                <w:webHidden/>
              </w:rPr>
              <w:fldChar w:fldCharType="begin"/>
            </w:r>
            <w:r>
              <w:rPr>
                <w:webHidden/>
              </w:rPr>
              <w:instrText xml:space="preserve"> PAGEREF _Toc235290136 \h </w:instrText>
            </w:r>
            <w:r>
              <w:rPr>
                <w:webHidden/>
              </w:rPr>
            </w:r>
            <w:r>
              <w:rPr>
                <w:webHidden/>
              </w:rPr>
              <w:fldChar w:fldCharType="separate"/>
            </w:r>
            <w:r>
              <w:rPr>
                <w:webHidden/>
              </w:rPr>
              <w:t>107</w:t>
            </w:r>
            <w:r>
              <w:rPr>
                <w:webHidden/>
              </w:rPr>
              <w:fldChar w:fldCharType="end"/>
            </w:r>
          </w:hyperlink>
        </w:p>
        <w:p w14:paraId="5A72EDF3" w14:textId="7C570821" w:rsidR="008D35BF" w:rsidRDefault="008D35BF">
          <w:pPr>
            <w:pStyle w:val="TOC1"/>
            <w:tabs>
              <w:tab w:val="left" w:pos="480"/>
            </w:tabs>
            <w:rPr>
              <w:rFonts w:asciiTheme="minorHAnsi" w:eastAsiaTheme="minorEastAsia" w:hAnsiTheme="minorHAnsi"/>
              <w:kern w:val="2"/>
              <w:szCs w:val="24"/>
              <w:lang w:val="tr-TR" w:eastAsia="tr-TR"/>
              <w14:ligatures w14:val="standardContextual"/>
            </w:rPr>
          </w:pPr>
          <w:hyperlink w:anchor="_Toc235290137" w:history="1">
            <w:r w:rsidRPr="00CA4529">
              <w:rPr>
                <w:rStyle w:val="Hyperlink"/>
              </w:rPr>
              <w:t>6</w:t>
            </w:r>
            <w:r>
              <w:rPr>
                <w:rFonts w:asciiTheme="minorHAnsi" w:eastAsiaTheme="minorEastAsia" w:hAnsiTheme="minorHAnsi"/>
                <w:kern w:val="2"/>
                <w:szCs w:val="24"/>
                <w:lang w:val="tr-TR" w:eastAsia="tr-TR"/>
                <w14:ligatures w14:val="standardContextual"/>
              </w:rPr>
              <w:tab/>
            </w:r>
            <w:r w:rsidRPr="00CA4529">
              <w:rPr>
                <w:rStyle w:val="Hyperlink"/>
              </w:rPr>
              <w:t>CONCLUSION AND FUTURE WORKS</w:t>
            </w:r>
            <w:r>
              <w:rPr>
                <w:webHidden/>
              </w:rPr>
              <w:tab/>
            </w:r>
            <w:r>
              <w:rPr>
                <w:webHidden/>
              </w:rPr>
              <w:fldChar w:fldCharType="begin"/>
            </w:r>
            <w:r>
              <w:rPr>
                <w:webHidden/>
              </w:rPr>
              <w:instrText xml:space="preserve"> PAGEREF _Toc235290137 \h </w:instrText>
            </w:r>
            <w:r>
              <w:rPr>
                <w:webHidden/>
              </w:rPr>
            </w:r>
            <w:r>
              <w:rPr>
                <w:webHidden/>
              </w:rPr>
              <w:fldChar w:fldCharType="separate"/>
            </w:r>
            <w:r>
              <w:rPr>
                <w:webHidden/>
              </w:rPr>
              <w:t>109</w:t>
            </w:r>
            <w:r>
              <w:rPr>
                <w:webHidden/>
              </w:rPr>
              <w:fldChar w:fldCharType="end"/>
            </w:r>
          </w:hyperlink>
        </w:p>
        <w:p w14:paraId="061F6836" w14:textId="75B3A519"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38" w:history="1">
            <w:r w:rsidRPr="00CA4529">
              <w:rPr>
                <w:rStyle w:val="Hyperlink"/>
                <w:noProof/>
              </w:rPr>
              <w:t>6.1</w:t>
            </w:r>
            <w:r>
              <w:rPr>
                <w:rFonts w:asciiTheme="minorHAnsi" w:eastAsiaTheme="minorEastAsia" w:hAnsiTheme="minorHAnsi"/>
                <w:noProof/>
                <w:kern w:val="2"/>
                <w:szCs w:val="24"/>
                <w:lang w:val="tr-TR" w:eastAsia="tr-TR"/>
                <w14:ligatures w14:val="standardContextual"/>
              </w:rPr>
              <w:tab/>
            </w:r>
            <w:r w:rsidRPr="00CA4529">
              <w:rPr>
                <w:rStyle w:val="Hyperlink"/>
                <w:noProof/>
              </w:rPr>
              <w:t>Conclusions</w:t>
            </w:r>
            <w:r>
              <w:rPr>
                <w:noProof/>
                <w:webHidden/>
              </w:rPr>
              <w:tab/>
            </w:r>
            <w:r>
              <w:rPr>
                <w:noProof/>
                <w:webHidden/>
              </w:rPr>
              <w:fldChar w:fldCharType="begin"/>
            </w:r>
            <w:r>
              <w:rPr>
                <w:noProof/>
                <w:webHidden/>
              </w:rPr>
              <w:instrText xml:space="preserve"> PAGEREF _Toc235290138 \h </w:instrText>
            </w:r>
            <w:r>
              <w:rPr>
                <w:noProof/>
                <w:webHidden/>
              </w:rPr>
            </w:r>
            <w:r>
              <w:rPr>
                <w:noProof/>
                <w:webHidden/>
              </w:rPr>
              <w:fldChar w:fldCharType="separate"/>
            </w:r>
            <w:r>
              <w:rPr>
                <w:noProof/>
                <w:webHidden/>
              </w:rPr>
              <w:t>109</w:t>
            </w:r>
            <w:r>
              <w:rPr>
                <w:noProof/>
                <w:webHidden/>
              </w:rPr>
              <w:fldChar w:fldCharType="end"/>
            </w:r>
          </w:hyperlink>
        </w:p>
        <w:p w14:paraId="7DED866D" w14:textId="0EF7F9CA" w:rsidR="008D35BF" w:rsidRDefault="008D35B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290139" w:history="1">
            <w:r w:rsidRPr="00CA4529">
              <w:rPr>
                <w:rStyle w:val="Hyperlink"/>
                <w:noProof/>
              </w:rPr>
              <w:t>6.2</w:t>
            </w:r>
            <w:r>
              <w:rPr>
                <w:rFonts w:asciiTheme="minorHAnsi" w:eastAsiaTheme="minorEastAsia" w:hAnsiTheme="minorHAnsi"/>
                <w:noProof/>
                <w:kern w:val="2"/>
                <w:szCs w:val="24"/>
                <w:lang w:val="tr-TR" w:eastAsia="tr-TR"/>
                <w14:ligatures w14:val="standardContextual"/>
              </w:rPr>
              <w:tab/>
            </w:r>
            <w:r w:rsidRPr="00CA4529">
              <w:rPr>
                <w:rStyle w:val="Hyperlink"/>
                <w:noProof/>
              </w:rPr>
              <w:t>Future Works</w:t>
            </w:r>
            <w:r>
              <w:rPr>
                <w:noProof/>
                <w:webHidden/>
              </w:rPr>
              <w:tab/>
            </w:r>
            <w:r>
              <w:rPr>
                <w:noProof/>
                <w:webHidden/>
              </w:rPr>
              <w:fldChar w:fldCharType="begin"/>
            </w:r>
            <w:r>
              <w:rPr>
                <w:noProof/>
                <w:webHidden/>
              </w:rPr>
              <w:instrText xml:space="preserve"> PAGEREF _Toc235290139 \h </w:instrText>
            </w:r>
            <w:r>
              <w:rPr>
                <w:noProof/>
                <w:webHidden/>
              </w:rPr>
            </w:r>
            <w:r>
              <w:rPr>
                <w:noProof/>
                <w:webHidden/>
              </w:rPr>
              <w:fldChar w:fldCharType="separate"/>
            </w:r>
            <w:r>
              <w:rPr>
                <w:noProof/>
                <w:webHidden/>
              </w:rPr>
              <w:t>109</w:t>
            </w:r>
            <w:r>
              <w:rPr>
                <w:noProof/>
                <w:webHidden/>
              </w:rPr>
              <w:fldChar w:fldCharType="end"/>
            </w:r>
          </w:hyperlink>
        </w:p>
        <w:p w14:paraId="1C4B0740" w14:textId="75CAFAF6" w:rsidR="008D35BF" w:rsidRDefault="008D35BF">
          <w:pPr>
            <w:pStyle w:val="TOC1"/>
            <w:rPr>
              <w:rFonts w:asciiTheme="minorHAnsi" w:eastAsiaTheme="minorEastAsia" w:hAnsiTheme="minorHAnsi"/>
              <w:kern w:val="2"/>
              <w:szCs w:val="24"/>
              <w:lang w:val="tr-TR" w:eastAsia="tr-TR"/>
              <w14:ligatures w14:val="standardContextual"/>
            </w:rPr>
          </w:pPr>
          <w:hyperlink w:anchor="_Toc235290140" w:history="1">
            <w:r w:rsidRPr="00CA4529">
              <w:rPr>
                <w:rStyle w:val="Hyperlink"/>
              </w:rPr>
              <w:t>REFERENCES</w:t>
            </w:r>
            <w:r>
              <w:rPr>
                <w:webHidden/>
              </w:rPr>
              <w:tab/>
            </w:r>
            <w:r>
              <w:rPr>
                <w:webHidden/>
              </w:rPr>
              <w:fldChar w:fldCharType="begin"/>
            </w:r>
            <w:r>
              <w:rPr>
                <w:webHidden/>
              </w:rPr>
              <w:instrText xml:space="preserve"> PAGEREF _Toc235290140 \h </w:instrText>
            </w:r>
            <w:r>
              <w:rPr>
                <w:webHidden/>
              </w:rPr>
            </w:r>
            <w:r>
              <w:rPr>
                <w:webHidden/>
              </w:rPr>
              <w:fldChar w:fldCharType="separate"/>
            </w:r>
            <w:r>
              <w:rPr>
                <w:webHidden/>
              </w:rPr>
              <w:t>111</w:t>
            </w:r>
            <w:r>
              <w:rPr>
                <w:webHidden/>
              </w:rPr>
              <w:fldChar w:fldCharType="end"/>
            </w:r>
          </w:hyperlink>
        </w:p>
        <w:p w14:paraId="0561DB46" w14:textId="3DFBBCDC" w:rsidR="008D35BF" w:rsidRDefault="008D35BF">
          <w:pPr>
            <w:pStyle w:val="TOC1"/>
            <w:rPr>
              <w:rFonts w:asciiTheme="minorHAnsi" w:eastAsiaTheme="minorEastAsia" w:hAnsiTheme="minorHAnsi"/>
              <w:kern w:val="2"/>
              <w:szCs w:val="24"/>
              <w:lang w:val="tr-TR" w:eastAsia="tr-TR"/>
              <w14:ligatures w14:val="standardContextual"/>
            </w:rPr>
          </w:pPr>
          <w:hyperlink w:anchor="_Toc235290141" w:history="1">
            <w:r w:rsidRPr="00CA4529">
              <w:rPr>
                <w:rStyle w:val="Hyperlink"/>
              </w:rPr>
              <w:t>APPENDICES</w:t>
            </w:r>
            <w:r>
              <w:rPr>
                <w:webHidden/>
              </w:rPr>
              <w:tab/>
            </w:r>
            <w:r>
              <w:rPr>
                <w:webHidden/>
              </w:rPr>
              <w:fldChar w:fldCharType="begin"/>
            </w:r>
            <w:r>
              <w:rPr>
                <w:webHidden/>
              </w:rPr>
              <w:instrText xml:space="preserve"> PAGEREF _Toc235290141 \h </w:instrText>
            </w:r>
            <w:r>
              <w:rPr>
                <w:webHidden/>
              </w:rPr>
            </w:r>
            <w:r>
              <w:rPr>
                <w:webHidden/>
              </w:rPr>
              <w:fldChar w:fldCharType="separate"/>
            </w:r>
            <w:r>
              <w:rPr>
                <w:webHidden/>
              </w:rPr>
              <w:t>121</w:t>
            </w:r>
            <w:r>
              <w:rPr>
                <w:webHidden/>
              </w:rPr>
              <w:fldChar w:fldCharType="end"/>
            </w:r>
          </w:hyperlink>
        </w:p>
        <w:p w14:paraId="1625C8AD" w14:textId="1186A529" w:rsidR="008D35BF" w:rsidRDefault="008D35BF">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90142" w:history="1">
            <w:r w:rsidRPr="00CA4529">
              <w:rPr>
                <w:rStyle w:val="Hyperlink"/>
                <w:noProof/>
              </w:rPr>
              <w:t>A.</w:t>
            </w:r>
            <w:r>
              <w:rPr>
                <w:rFonts w:asciiTheme="minorHAnsi" w:eastAsiaTheme="minorEastAsia" w:hAnsiTheme="minorHAnsi"/>
                <w:noProof/>
                <w:kern w:val="2"/>
                <w:szCs w:val="24"/>
                <w:lang w:val="tr-TR" w:eastAsia="tr-TR"/>
                <w14:ligatures w14:val="standardContextual"/>
              </w:rPr>
              <w:tab/>
            </w:r>
            <w:r w:rsidRPr="00CA4529">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_Toc235290142 \h </w:instrText>
            </w:r>
            <w:r>
              <w:rPr>
                <w:noProof/>
                <w:webHidden/>
              </w:rPr>
            </w:r>
            <w:r>
              <w:rPr>
                <w:noProof/>
                <w:webHidden/>
              </w:rPr>
              <w:fldChar w:fldCharType="separate"/>
            </w:r>
            <w:r>
              <w:rPr>
                <w:noProof/>
                <w:webHidden/>
              </w:rPr>
              <w:t>121</w:t>
            </w:r>
            <w:r>
              <w:rPr>
                <w:noProof/>
                <w:webHidden/>
              </w:rPr>
              <w:fldChar w:fldCharType="end"/>
            </w:r>
          </w:hyperlink>
        </w:p>
        <w:p w14:paraId="429049D2" w14:textId="02EDCECA" w:rsidR="008D35BF" w:rsidRDefault="008D35BF">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90143" w:history="1">
            <w:r w:rsidRPr="00CA4529">
              <w:rPr>
                <w:rStyle w:val="Hyperlink"/>
                <w:noProof/>
              </w:rPr>
              <w:t>B.</w:t>
            </w:r>
            <w:r>
              <w:rPr>
                <w:rFonts w:asciiTheme="minorHAnsi" w:eastAsiaTheme="minorEastAsia" w:hAnsiTheme="minorHAnsi"/>
                <w:noProof/>
                <w:kern w:val="2"/>
                <w:szCs w:val="24"/>
                <w:lang w:val="tr-TR" w:eastAsia="tr-TR"/>
                <w14:ligatures w14:val="standardContextual"/>
              </w:rPr>
              <w:tab/>
            </w:r>
            <w:r w:rsidRPr="00CA4529">
              <w:rPr>
                <w:rStyle w:val="Hyperlink"/>
                <w:noProof/>
              </w:rPr>
              <w:t>Simulation Mathematics for Fuel Mass Evolution</w:t>
            </w:r>
            <w:r>
              <w:rPr>
                <w:noProof/>
                <w:webHidden/>
              </w:rPr>
              <w:tab/>
            </w:r>
            <w:r>
              <w:rPr>
                <w:noProof/>
                <w:webHidden/>
              </w:rPr>
              <w:fldChar w:fldCharType="begin"/>
            </w:r>
            <w:r>
              <w:rPr>
                <w:noProof/>
                <w:webHidden/>
              </w:rPr>
              <w:instrText xml:space="preserve"> PAGEREF _Toc235290143 \h </w:instrText>
            </w:r>
            <w:r>
              <w:rPr>
                <w:noProof/>
                <w:webHidden/>
              </w:rPr>
            </w:r>
            <w:r>
              <w:rPr>
                <w:noProof/>
                <w:webHidden/>
              </w:rPr>
              <w:fldChar w:fldCharType="separate"/>
            </w:r>
            <w:r>
              <w:rPr>
                <w:noProof/>
                <w:webHidden/>
              </w:rPr>
              <w:t>124</w:t>
            </w:r>
            <w:r>
              <w:rPr>
                <w:noProof/>
                <w:webHidden/>
              </w:rPr>
              <w:fldChar w:fldCharType="end"/>
            </w:r>
          </w:hyperlink>
        </w:p>
        <w:p w14:paraId="346CE73D" w14:textId="6C55095A" w:rsidR="008D35BF" w:rsidRDefault="008D35BF">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90144" w:history="1">
            <w:r w:rsidRPr="00CA4529">
              <w:rPr>
                <w:rStyle w:val="Hyperlink"/>
                <w:noProof/>
              </w:rPr>
              <w:t>C.</w:t>
            </w:r>
            <w:r>
              <w:rPr>
                <w:rFonts w:asciiTheme="minorHAnsi" w:eastAsiaTheme="minorEastAsia" w:hAnsiTheme="minorHAnsi"/>
                <w:noProof/>
                <w:kern w:val="2"/>
                <w:szCs w:val="24"/>
                <w:lang w:val="tr-TR" w:eastAsia="tr-TR"/>
                <w14:ligatures w14:val="standardContextual"/>
              </w:rPr>
              <w:tab/>
            </w:r>
            <w:r w:rsidRPr="00CA4529">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_Toc235290144 \h </w:instrText>
            </w:r>
            <w:r>
              <w:rPr>
                <w:noProof/>
                <w:webHidden/>
              </w:rPr>
            </w:r>
            <w:r>
              <w:rPr>
                <w:noProof/>
                <w:webHidden/>
              </w:rPr>
              <w:fldChar w:fldCharType="separate"/>
            </w:r>
            <w:r>
              <w:rPr>
                <w:noProof/>
                <w:webHidden/>
              </w:rPr>
              <w:t>129</w:t>
            </w:r>
            <w:r>
              <w:rPr>
                <w:noProof/>
                <w:webHidden/>
              </w:rPr>
              <w:fldChar w:fldCharType="end"/>
            </w:r>
          </w:hyperlink>
        </w:p>
        <w:p w14:paraId="50EFE2DB" w14:textId="6A866103" w:rsidR="008D35BF" w:rsidRDefault="008D35BF">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90145" w:history="1">
            <w:r w:rsidRPr="00CA4529">
              <w:rPr>
                <w:rStyle w:val="Hyperlink"/>
                <w:noProof/>
              </w:rPr>
              <w:t>D.</w:t>
            </w:r>
            <w:r>
              <w:rPr>
                <w:rFonts w:asciiTheme="minorHAnsi" w:eastAsiaTheme="minorEastAsia" w:hAnsiTheme="minorHAnsi"/>
                <w:noProof/>
                <w:kern w:val="2"/>
                <w:szCs w:val="24"/>
                <w:lang w:val="tr-TR" w:eastAsia="tr-TR"/>
                <w14:ligatures w14:val="standardContextual"/>
              </w:rPr>
              <w:tab/>
            </w:r>
            <w:r w:rsidRPr="00CA4529">
              <w:rPr>
                <w:rStyle w:val="Hyperlink"/>
                <w:noProof/>
              </w:rPr>
              <w:t>Complete Concept Mapping Specification</w:t>
            </w:r>
            <w:r>
              <w:rPr>
                <w:noProof/>
                <w:webHidden/>
              </w:rPr>
              <w:tab/>
            </w:r>
            <w:r>
              <w:rPr>
                <w:noProof/>
                <w:webHidden/>
              </w:rPr>
              <w:fldChar w:fldCharType="begin"/>
            </w:r>
            <w:r>
              <w:rPr>
                <w:noProof/>
                <w:webHidden/>
              </w:rPr>
              <w:instrText xml:space="preserve"> PAGEREF _Toc235290145 \h </w:instrText>
            </w:r>
            <w:r>
              <w:rPr>
                <w:noProof/>
                <w:webHidden/>
              </w:rPr>
            </w:r>
            <w:r>
              <w:rPr>
                <w:noProof/>
                <w:webHidden/>
              </w:rPr>
              <w:fldChar w:fldCharType="separate"/>
            </w:r>
            <w:r>
              <w:rPr>
                <w:noProof/>
                <w:webHidden/>
              </w:rPr>
              <w:t>131</w:t>
            </w:r>
            <w:r>
              <w:rPr>
                <w:noProof/>
                <w:webHidden/>
              </w:rPr>
              <w:fldChar w:fldCharType="end"/>
            </w:r>
          </w:hyperlink>
        </w:p>
        <w:p w14:paraId="1DDEC147" w14:textId="25D2E2EE" w:rsidR="008D35BF" w:rsidRDefault="008D35BF">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290146" w:history="1">
            <w:r w:rsidRPr="00CA4529">
              <w:rPr>
                <w:rStyle w:val="Hyperlink"/>
                <w:noProof/>
              </w:rPr>
              <w:t>E.</w:t>
            </w:r>
            <w:r>
              <w:rPr>
                <w:rFonts w:asciiTheme="minorHAnsi" w:eastAsiaTheme="minorEastAsia" w:hAnsiTheme="minorHAnsi"/>
                <w:noProof/>
                <w:kern w:val="2"/>
                <w:szCs w:val="24"/>
                <w:lang w:val="tr-TR" w:eastAsia="tr-TR"/>
                <w14:ligatures w14:val="standardContextual"/>
              </w:rPr>
              <w:tab/>
            </w:r>
            <w:r w:rsidRPr="00CA4529">
              <w:rPr>
                <w:rStyle w:val="Hyperlink"/>
                <w:noProof/>
              </w:rPr>
              <w:t>Representative Decision Rules</w:t>
            </w:r>
            <w:r>
              <w:rPr>
                <w:noProof/>
                <w:webHidden/>
              </w:rPr>
              <w:tab/>
            </w:r>
            <w:r>
              <w:rPr>
                <w:noProof/>
                <w:webHidden/>
              </w:rPr>
              <w:fldChar w:fldCharType="begin"/>
            </w:r>
            <w:r>
              <w:rPr>
                <w:noProof/>
                <w:webHidden/>
              </w:rPr>
              <w:instrText xml:space="preserve"> PAGEREF _Toc235290146 \h </w:instrText>
            </w:r>
            <w:r>
              <w:rPr>
                <w:noProof/>
                <w:webHidden/>
              </w:rPr>
            </w:r>
            <w:r>
              <w:rPr>
                <w:noProof/>
                <w:webHidden/>
              </w:rPr>
              <w:fldChar w:fldCharType="separate"/>
            </w:r>
            <w:r>
              <w:rPr>
                <w:noProof/>
                <w:webHidden/>
              </w:rPr>
              <w:t>135</w:t>
            </w:r>
            <w:r>
              <w:rPr>
                <w:noProof/>
                <w:webHidden/>
              </w:rPr>
              <w:fldChar w:fldCharType="end"/>
            </w:r>
          </w:hyperlink>
        </w:p>
        <w:p w14:paraId="05A992D8" w14:textId="2CD28EC8" w:rsidR="008D35BF" w:rsidRDefault="008D35BF">
          <w:pPr>
            <w:pStyle w:val="TOC1"/>
            <w:rPr>
              <w:rFonts w:asciiTheme="minorHAnsi" w:eastAsiaTheme="minorEastAsia" w:hAnsiTheme="minorHAnsi"/>
              <w:kern w:val="2"/>
              <w:szCs w:val="24"/>
              <w:lang w:val="tr-TR" w:eastAsia="tr-TR"/>
              <w14:ligatures w14:val="standardContextual"/>
            </w:rPr>
          </w:pPr>
          <w:hyperlink w:anchor="_Toc235290147" w:history="1">
            <w:r w:rsidRPr="00CA4529">
              <w:rPr>
                <w:rStyle w:val="Hyperlink"/>
              </w:rPr>
              <w:t>CURRICULUM VITAE</w:t>
            </w:r>
            <w:r>
              <w:rPr>
                <w:webHidden/>
              </w:rPr>
              <w:tab/>
            </w:r>
            <w:r>
              <w:rPr>
                <w:webHidden/>
              </w:rPr>
              <w:fldChar w:fldCharType="begin"/>
            </w:r>
            <w:r>
              <w:rPr>
                <w:webHidden/>
              </w:rPr>
              <w:instrText xml:space="preserve"> PAGEREF _Toc235290147 \h </w:instrText>
            </w:r>
            <w:r>
              <w:rPr>
                <w:webHidden/>
              </w:rPr>
            </w:r>
            <w:r>
              <w:rPr>
                <w:webHidden/>
              </w:rPr>
              <w:fldChar w:fldCharType="separate"/>
            </w:r>
            <w:r>
              <w:rPr>
                <w:webHidden/>
              </w:rPr>
              <w:t>141</w:t>
            </w:r>
            <w:r>
              <w:rPr>
                <w:webHidden/>
              </w:rPr>
              <w:fldChar w:fldCharType="end"/>
            </w:r>
          </w:hyperlink>
        </w:p>
        <w:p w14:paraId="63CFF278" w14:textId="557317F9"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5290082"/>
      <w:r w:rsidRPr="00BA1179">
        <w:rPr>
          <w:lang w:val="en-US"/>
        </w:rPr>
        <w:lastRenderedPageBreak/>
        <w:t>LIST OF TABLES</w:t>
      </w:r>
      <w:bookmarkEnd w:id="19"/>
    </w:p>
    <w:p w14:paraId="272A8BBE" w14:textId="5D78A114" w:rsidR="008D35BF"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5290148" w:history="1">
        <w:r w:rsidR="008D35BF" w:rsidRPr="00FC162F">
          <w:rPr>
            <w:rStyle w:val="Hyperlink"/>
            <w:noProof/>
          </w:rPr>
          <w:t>Table 1.1 DSS gaps identified in wildfire decision support literature</w:t>
        </w:r>
        <w:r w:rsidR="008D35BF">
          <w:rPr>
            <w:noProof/>
            <w:webHidden/>
          </w:rPr>
          <w:tab/>
        </w:r>
        <w:r w:rsidR="008D35BF">
          <w:rPr>
            <w:noProof/>
            <w:webHidden/>
          </w:rPr>
          <w:fldChar w:fldCharType="begin"/>
        </w:r>
        <w:r w:rsidR="008D35BF">
          <w:rPr>
            <w:noProof/>
            <w:webHidden/>
          </w:rPr>
          <w:instrText xml:space="preserve"> PAGEREF _Toc235290148 \h </w:instrText>
        </w:r>
        <w:r w:rsidR="008D35BF">
          <w:rPr>
            <w:noProof/>
            <w:webHidden/>
          </w:rPr>
        </w:r>
        <w:r w:rsidR="008D35BF">
          <w:rPr>
            <w:noProof/>
            <w:webHidden/>
          </w:rPr>
          <w:fldChar w:fldCharType="separate"/>
        </w:r>
        <w:r w:rsidR="008D35BF">
          <w:rPr>
            <w:noProof/>
            <w:webHidden/>
          </w:rPr>
          <w:t>4</w:t>
        </w:r>
        <w:r w:rsidR="008D35BF">
          <w:rPr>
            <w:noProof/>
            <w:webHidden/>
          </w:rPr>
          <w:fldChar w:fldCharType="end"/>
        </w:r>
      </w:hyperlink>
    </w:p>
    <w:p w14:paraId="263FB7DD" w14:textId="5B823CA5"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49" w:history="1">
        <w:r w:rsidRPr="00FC162F">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_Toc235290149 \h </w:instrText>
        </w:r>
        <w:r>
          <w:rPr>
            <w:noProof/>
            <w:webHidden/>
          </w:rPr>
        </w:r>
        <w:r>
          <w:rPr>
            <w:noProof/>
            <w:webHidden/>
          </w:rPr>
          <w:fldChar w:fldCharType="separate"/>
        </w:r>
        <w:r>
          <w:rPr>
            <w:noProof/>
            <w:webHidden/>
          </w:rPr>
          <w:t>9</w:t>
        </w:r>
        <w:r>
          <w:rPr>
            <w:noProof/>
            <w:webHidden/>
          </w:rPr>
          <w:fldChar w:fldCharType="end"/>
        </w:r>
      </w:hyperlink>
    </w:p>
    <w:p w14:paraId="757D69D5" w14:textId="4EF1102C"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0" w:history="1">
        <w:r w:rsidRPr="00FC162F">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_Toc235290150 \h </w:instrText>
        </w:r>
        <w:r>
          <w:rPr>
            <w:noProof/>
            <w:webHidden/>
          </w:rPr>
        </w:r>
        <w:r>
          <w:rPr>
            <w:noProof/>
            <w:webHidden/>
          </w:rPr>
          <w:fldChar w:fldCharType="separate"/>
        </w:r>
        <w:r>
          <w:rPr>
            <w:noProof/>
            <w:webHidden/>
          </w:rPr>
          <w:t>21</w:t>
        </w:r>
        <w:r>
          <w:rPr>
            <w:noProof/>
            <w:webHidden/>
          </w:rPr>
          <w:fldChar w:fldCharType="end"/>
        </w:r>
      </w:hyperlink>
    </w:p>
    <w:p w14:paraId="6751F455" w14:textId="3A1D760C"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1" w:history="1">
        <w:r w:rsidRPr="00FC162F">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_Toc235290151 \h </w:instrText>
        </w:r>
        <w:r>
          <w:rPr>
            <w:noProof/>
            <w:webHidden/>
          </w:rPr>
        </w:r>
        <w:r>
          <w:rPr>
            <w:noProof/>
            <w:webHidden/>
          </w:rPr>
          <w:fldChar w:fldCharType="separate"/>
        </w:r>
        <w:r>
          <w:rPr>
            <w:noProof/>
            <w:webHidden/>
          </w:rPr>
          <w:t>27</w:t>
        </w:r>
        <w:r>
          <w:rPr>
            <w:noProof/>
            <w:webHidden/>
          </w:rPr>
          <w:fldChar w:fldCharType="end"/>
        </w:r>
      </w:hyperlink>
    </w:p>
    <w:p w14:paraId="4E1746B5" w14:textId="054AC139"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2" w:history="1">
        <w:r w:rsidRPr="00FC162F">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_Toc235290152 \h </w:instrText>
        </w:r>
        <w:r>
          <w:rPr>
            <w:noProof/>
            <w:webHidden/>
          </w:rPr>
        </w:r>
        <w:r>
          <w:rPr>
            <w:noProof/>
            <w:webHidden/>
          </w:rPr>
          <w:fldChar w:fldCharType="separate"/>
        </w:r>
        <w:r>
          <w:rPr>
            <w:noProof/>
            <w:webHidden/>
          </w:rPr>
          <w:t>30</w:t>
        </w:r>
        <w:r>
          <w:rPr>
            <w:noProof/>
            <w:webHidden/>
          </w:rPr>
          <w:fldChar w:fldCharType="end"/>
        </w:r>
      </w:hyperlink>
    </w:p>
    <w:p w14:paraId="6E0061D2" w14:textId="70CEE480"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3" w:history="1">
        <w:r w:rsidRPr="00FC162F">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_Toc235290153 \h </w:instrText>
        </w:r>
        <w:r>
          <w:rPr>
            <w:noProof/>
            <w:webHidden/>
          </w:rPr>
        </w:r>
        <w:r>
          <w:rPr>
            <w:noProof/>
            <w:webHidden/>
          </w:rPr>
          <w:fldChar w:fldCharType="separate"/>
        </w:r>
        <w:r>
          <w:rPr>
            <w:noProof/>
            <w:webHidden/>
          </w:rPr>
          <w:t>32</w:t>
        </w:r>
        <w:r>
          <w:rPr>
            <w:noProof/>
            <w:webHidden/>
          </w:rPr>
          <w:fldChar w:fldCharType="end"/>
        </w:r>
      </w:hyperlink>
    </w:p>
    <w:p w14:paraId="1FB5ADDA" w14:textId="294946F3"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4" w:history="1">
        <w:r w:rsidRPr="00FC162F">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_Toc235290154 \h </w:instrText>
        </w:r>
        <w:r>
          <w:rPr>
            <w:noProof/>
            <w:webHidden/>
          </w:rPr>
        </w:r>
        <w:r>
          <w:rPr>
            <w:noProof/>
            <w:webHidden/>
          </w:rPr>
          <w:fldChar w:fldCharType="separate"/>
        </w:r>
        <w:r>
          <w:rPr>
            <w:noProof/>
            <w:webHidden/>
          </w:rPr>
          <w:t>35</w:t>
        </w:r>
        <w:r>
          <w:rPr>
            <w:noProof/>
            <w:webHidden/>
          </w:rPr>
          <w:fldChar w:fldCharType="end"/>
        </w:r>
      </w:hyperlink>
    </w:p>
    <w:p w14:paraId="17DB41B7" w14:textId="0764F02C"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5" w:history="1">
        <w:r w:rsidRPr="00FC162F">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_Toc235290155 \h </w:instrText>
        </w:r>
        <w:r>
          <w:rPr>
            <w:noProof/>
            <w:webHidden/>
          </w:rPr>
        </w:r>
        <w:r>
          <w:rPr>
            <w:noProof/>
            <w:webHidden/>
          </w:rPr>
          <w:fldChar w:fldCharType="separate"/>
        </w:r>
        <w:r>
          <w:rPr>
            <w:noProof/>
            <w:webHidden/>
          </w:rPr>
          <w:t>39</w:t>
        </w:r>
        <w:r>
          <w:rPr>
            <w:noProof/>
            <w:webHidden/>
          </w:rPr>
          <w:fldChar w:fldCharType="end"/>
        </w:r>
      </w:hyperlink>
    </w:p>
    <w:p w14:paraId="5174C1D3" w14:textId="314BB432"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6" w:history="1">
        <w:r w:rsidRPr="00FC162F">
          <w:rPr>
            <w:rStyle w:val="Hyperlink"/>
            <w:noProof/>
          </w:rPr>
          <w:t>Table 3.1 Meteorology data layer parameters</w:t>
        </w:r>
        <w:r>
          <w:rPr>
            <w:noProof/>
            <w:webHidden/>
          </w:rPr>
          <w:tab/>
        </w:r>
        <w:r>
          <w:rPr>
            <w:noProof/>
            <w:webHidden/>
          </w:rPr>
          <w:fldChar w:fldCharType="begin"/>
        </w:r>
        <w:r>
          <w:rPr>
            <w:noProof/>
            <w:webHidden/>
          </w:rPr>
          <w:instrText xml:space="preserve"> PAGEREF _Toc235290156 \h </w:instrText>
        </w:r>
        <w:r>
          <w:rPr>
            <w:noProof/>
            <w:webHidden/>
          </w:rPr>
        </w:r>
        <w:r>
          <w:rPr>
            <w:noProof/>
            <w:webHidden/>
          </w:rPr>
          <w:fldChar w:fldCharType="separate"/>
        </w:r>
        <w:r>
          <w:rPr>
            <w:noProof/>
            <w:webHidden/>
          </w:rPr>
          <w:t>49</w:t>
        </w:r>
        <w:r>
          <w:rPr>
            <w:noProof/>
            <w:webHidden/>
          </w:rPr>
          <w:fldChar w:fldCharType="end"/>
        </w:r>
      </w:hyperlink>
    </w:p>
    <w:p w14:paraId="073CAC46" w14:textId="5A008D9B"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7" w:history="1">
        <w:r w:rsidRPr="00FC162F">
          <w:rPr>
            <w:rStyle w:val="Hyperlink"/>
            <w:noProof/>
          </w:rPr>
          <w:t>Table 3.2 Geometry (topography) data layer parameters</w:t>
        </w:r>
        <w:r>
          <w:rPr>
            <w:noProof/>
            <w:webHidden/>
          </w:rPr>
          <w:tab/>
        </w:r>
        <w:r>
          <w:rPr>
            <w:noProof/>
            <w:webHidden/>
          </w:rPr>
          <w:fldChar w:fldCharType="begin"/>
        </w:r>
        <w:r>
          <w:rPr>
            <w:noProof/>
            <w:webHidden/>
          </w:rPr>
          <w:instrText xml:space="preserve"> PAGEREF _Toc235290157 \h </w:instrText>
        </w:r>
        <w:r>
          <w:rPr>
            <w:noProof/>
            <w:webHidden/>
          </w:rPr>
        </w:r>
        <w:r>
          <w:rPr>
            <w:noProof/>
            <w:webHidden/>
          </w:rPr>
          <w:fldChar w:fldCharType="separate"/>
        </w:r>
        <w:r>
          <w:rPr>
            <w:noProof/>
            <w:webHidden/>
          </w:rPr>
          <w:t>50</w:t>
        </w:r>
        <w:r>
          <w:rPr>
            <w:noProof/>
            <w:webHidden/>
          </w:rPr>
          <w:fldChar w:fldCharType="end"/>
        </w:r>
      </w:hyperlink>
    </w:p>
    <w:p w14:paraId="3DA9AD21" w14:textId="1751809E"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8" w:history="1">
        <w:r w:rsidRPr="00FC162F">
          <w:rPr>
            <w:rStyle w:val="Hyperlink"/>
            <w:noProof/>
          </w:rPr>
          <w:t>Table 3.3 Fuel data layer parameters</w:t>
        </w:r>
        <w:r>
          <w:rPr>
            <w:noProof/>
            <w:webHidden/>
          </w:rPr>
          <w:tab/>
        </w:r>
        <w:r>
          <w:rPr>
            <w:noProof/>
            <w:webHidden/>
          </w:rPr>
          <w:fldChar w:fldCharType="begin"/>
        </w:r>
        <w:r>
          <w:rPr>
            <w:noProof/>
            <w:webHidden/>
          </w:rPr>
          <w:instrText xml:space="preserve"> PAGEREF _Toc235290158 \h </w:instrText>
        </w:r>
        <w:r>
          <w:rPr>
            <w:noProof/>
            <w:webHidden/>
          </w:rPr>
        </w:r>
        <w:r>
          <w:rPr>
            <w:noProof/>
            <w:webHidden/>
          </w:rPr>
          <w:fldChar w:fldCharType="separate"/>
        </w:r>
        <w:r>
          <w:rPr>
            <w:noProof/>
            <w:webHidden/>
          </w:rPr>
          <w:t>51</w:t>
        </w:r>
        <w:r>
          <w:rPr>
            <w:noProof/>
            <w:webHidden/>
          </w:rPr>
          <w:fldChar w:fldCharType="end"/>
        </w:r>
      </w:hyperlink>
    </w:p>
    <w:p w14:paraId="3163B191" w14:textId="5A9566DA"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59" w:history="1">
        <w:r w:rsidRPr="00FC162F">
          <w:rPr>
            <w:rStyle w:val="Hyperlink"/>
            <w:noProof/>
          </w:rPr>
          <w:t>Table 3.4 Value data layer parameters</w:t>
        </w:r>
        <w:r>
          <w:rPr>
            <w:noProof/>
            <w:webHidden/>
          </w:rPr>
          <w:tab/>
        </w:r>
        <w:r>
          <w:rPr>
            <w:noProof/>
            <w:webHidden/>
          </w:rPr>
          <w:fldChar w:fldCharType="begin"/>
        </w:r>
        <w:r>
          <w:rPr>
            <w:noProof/>
            <w:webHidden/>
          </w:rPr>
          <w:instrText xml:space="preserve"> PAGEREF _Toc235290159 \h </w:instrText>
        </w:r>
        <w:r>
          <w:rPr>
            <w:noProof/>
            <w:webHidden/>
          </w:rPr>
        </w:r>
        <w:r>
          <w:rPr>
            <w:noProof/>
            <w:webHidden/>
          </w:rPr>
          <w:fldChar w:fldCharType="separate"/>
        </w:r>
        <w:r>
          <w:rPr>
            <w:noProof/>
            <w:webHidden/>
          </w:rPr>
          <w:t>53</w:t>
        </w:r>
        <w:r>
          <w:rPr>
            <w:noProof/>
            <w:webHidden/>
          </w:rPr>
          <w:fldChar w:fldCharType="end"/>
        </w:r>
      </w:hyperlink>
    </w:p>
    <w:p w14:paraId="589FD4B3" w14:textId="4537EC2E"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0" w:history="1">
        <w:r w:rsidRPr="00FC162F">
          <w:rPr>
            <w:rStyle w:val="Hyperlink"/>
            <w:noProof/>
          </w:rPr>
          <w:t>Table 3.5 Resource data layer parameters</w:t>
        </w:r>
        <w:r>
          <w:rPr>
            <w:noProof/>
            <w:webHidden/>
          </w:rPr>
          <w:tab/>
        </w:r>
        <w:r>
          <w:rPr>
            <w:noProof/>
            <w:webHidden/>
          </w:rPr>
          <w:fldChar w:fldCharType="begin"/>
        </w:r>
        <w:r>
          <w:rPr>
            <w:noProof/>
            <w:webHidden/>
          </w:rPr>
          <w:instrText xml:space="preserve"> PAGEREF _Toc235290160 \h </w:instrText>
        </w:r>
        <w:r>
          <w:rPr>
            <w:noProof/>
            <w:webHidden/>
          </w:rPr>
        </w:r>
        <w:r>
          <w:rPr>
            <w:noProof/>
            <w:webHidden/>
          </w:rPr>
          <w:fldChar w:fldCharType="separate"/>
        </w:r>
        <w:r>
          <w:rPr>
            <w:noProof/>
            <w:webHidden/>
          </w:rPr>
          <w:t>54</w:t>
        </w:r>
        <w:r>
          <w:rPr>
            <w:noProof/>
            <w:webHidden/>
          </w:rPr>
          <w:fldChar w:fldCharType="end"/>
        </w:r>
      </w:hyperlink>
    </w:p>
    <w:p w14:paraId="06AFCCBE" w14:textId="13789DFD"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1" w:history="1">
        <w:r w:rsidRPr="00FC162F">
          <w:rPr>
            <w:rStyle w:val="Hyperlink"/>
            <w:noProof/>
          </w:rPr>
          <w:t xml:space="preserve">Table 3.6 </w:t>
        </w:r>
        <w:r w:rsidRPr="00FC162F">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_Toc235290161 \h </w:instrText>
        </w:r>
        <w:r>
          <w:rPr>
            <w:noProof/>
            <w:webHidden/>
          </w:rPr>
        </w:r>
        <w:r>
          <w:rPr>
            <w:noProof/>
            <w:webHidden/>
          </w:rPr>
          <w:fldChar w:fldCharType="separate"/>
        </w:r>
        <w:r>
          <w:rPr>
            <w:noProof/>
            <w:webHidden/>
          </w:rPr>
          <w:t>65</w:t>
        </w:r>
        <w:r>
          <w:rPr>
            <w:noProof/>
            <w:webHidden/>
          </w:rPr>
          <w:fldChar w:fldCharType="end"/>
        </w:r>
      </w:hyperlink>
    </w:p>
    <w:p w14:paraId="214E5637" w14:textId="776C0104"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2" w:history="1">
        <w:r w:rsidRPr="00FC162F">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_Toc235290162 \h </w:instrText>
        </w:r>
        <w:r>
          <w:rPr>
            <w:noProof/>
            <w:webHidden/>
          </w:rPr>
        </w:r>
        <w:r>
          <w:rPr>
            <w:noProof/>
            <w:webHidden/>
          </w:rPr>
          <w:fldChar w:fldCharType="separate"/>
        </w:r>
        <w:r>
          <w:rPr>
            <w:noProof/>
            <w:webHidden/>
          </w:rPr>
          <w:t>72</w:t>
        </w:r>
        <w:r>
          <w:rPr>
            <w:noProof/>
            <w:webHidden/>
          </w:rPr>
          <w:fldChar w:fldCharType="end"/>
        </w:r>
      </w:hyperlink>
    </w:p>
    <w:p w14:paraId="554E3081" w14:textId="302041C4"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3" w:history="1">
        <w:r w:rsidRPr="00FC162F">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_Toc235290163 \h </w:instrText>
        </w:r>
        <w:r>
          <w:rPr>
            <w:noProof/>
            <w:webHidden/>
          </w:rPr>
        </w:r>
        <w:r>
          <w:rPr>
            <w:noProof/>
            <w:webHidden/>
          </w:rPr>
          <w:fldChar w:fldCharType="separate"/>
        </w:r>
        <w:r>
          <w:rPr>
            <w:noProof/>
            <w:webHidden/>
          </w:rPr>
          <w:t>85</w:t>
        </w:r>
        <w:r>
          <w:rPr>
            <w:noProof/>
            <w:webHidden/>
          </w:rPr>
          <w:fldChar w:fldCharType="end"/>
        </w:r>
      </w:hyperlink>
    </w:p>
    <w:p w14:paraId="33A7AB5E" w14:textId="558D1CC8"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4" w:history="1">
        <w:r w:rsidRPr="00FC162F">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_Toc235290164 \h </w:instrText>
        </w:r>
        <w:r>
          <w:rPr>
            <w:noProof/>
            <w:webHidden/>
          </w:rPr>
        </w:r>
        <w:r>
          <w:rPr>
            <w:noProof/>
            <w:webHidden/>
          </w:rPr>
          <w:fldChar w:fldCharType="separate"/>
        </w:r>
        <w:r>
          <w:rPr>
            <w:noProof/>
            <w:webHidden/>
          </w:rPr>
          <w:t>85</w:t>
        </w:r>
        <w:r>
          <w:rPr>
            <w:noProof/>
            <w:webHidden/>
          </w:rPr>
          <w:fldChar w:fldCharType="end"/>
        </w:r>
      </w:hyperlink>
    </w:p>
    <w:p w14:paraId="4265FB35" w14:textId="11B8C6AA"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5" w:history="1">
        <w:r w:rsidRPr="00FC162F">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_Toc235290165 \h </w:instrText>
        </w:r>
        <w:r>
          <w:rPr>
            <w:noProof/>
            <w:webHidden/>
          </w:rPr>
        </w:r>
        <w:r>
          <w:rPr>
            <w:noProof/>
            <w:webHidden/>
          </w:rPr>
          <w:fldChar w:fldCharType="separate"/>
        </w:r>
        <w:r>
          <w:rPr>
            <w:noProof/>
            <w:webHidden/>
          </w:rPr>
          <w:t>90</w:t>
        </w:r>
        <w:r>
          <w:rPr>
            <w:noProof/>
            <w:webHidden/>
          </w:rPr>
          <w:fldChar w:fldCharType="end"/>
        </w:r>
      </w:hyperlink>
    </w:p>
    <w:p w14:paraId="3202BBD3" w14:textId="5846DA68"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D35BF">
          <w:rPr>
            <w:rStyle w:val="Hyperlink"/>
            <w:noProof/>
            <w:color w:val="auto"/>
            <w:u w:val="none"/>
            <w:lang w:eastAsia="ja-JP"/>
          </w:rPr>
          <w:t>123</w:t>
        </w:r>
        <w:r w:rsidRPr="00BA1179">
          <w:rPr>
            <w:rStyle w:val="Hyperlink"/>
            <w:color w:val="auto"/>
            <w:u w:val="none"/>
            <w:lang w:eastAsia="ja-JP"/>
          </w:rPr>
          <w:fldChar w:fldCharType="end"/>
        </w:r>
      </w:hyperlink>
    </w:p>
    <w:p w14:paraId="23123EE6" w14:textId="1BA98EE1"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D35BF">
          <w:rPr>
            <w:rStyle w:val="Hyperlink"/>
            <w:noProof/>
            <w:color w:val="auto"/>
            <w:u w:val="none"/>
          </w:rPr>
          <w:t>125</w:t>
        </w:r>
        <w:r w:rsidRPr="00BA1179">
          <w:rPr>
            <w:rStyle w:val="Hyperlink"/>
            <w:color w:val="auto"/>
            <w:u w:val="none"/>
          </w:rPr>
          <w:fldChar w:fldCharType="end"/>
        </w:r>
      </w:hyperlink>
    </w:p>
    <w:p w14:paraId="62181E4A" w14:textId="20C59071"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D35BF">
          <w:rPr>
            <w:rStyle w:val="Hyperlink"/>
            <w:noProof/>
            <w:color w:val="auto"/>
            <w:u w:val="none"/>
          </w:rPr>
          <w:t>128</w:t>
        </w:r>
        <w:r w:rsidRPr="00BA1179">
          <w:rPr>
            <w:rStyle w:val="Hyperlink"/>
            <w:color w:val="auto"/>
            <w:u w:val="none"/>
          </w:rPr>
          <w:fldChar w:fldCharType="end"/>
        </w:r>
      </w:hyperlink>
    </w:p>
    <w:p w14:paraId="2D557215" w14:textId="7A25FE14"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D35BF">
          <w:rPr>
            <w:rStyle w:val="Hyperlink"/>
            <w:noProof/>
            <w:color w:val="auto"/>
            <w:u w:val="none"/>
          </w:rPr>
          <w:t>129</w:t>
        </w:r>
        <w:r w:rsidRPr="00BA1179">
          <w:rPr>
            <w:rStyle w:val="Hyperlink"/>
            <w:color w:val="auto"/>
            <w:u w:val="none"/>
          </w:rPr>
          <w:fldChar w:fldCharType="end"/>
        </w:r>
      </w:hyperlink>
    </w:p>
    <w:p w14:paraId="55764DF1" w14:textId="58057B1E"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D35BF">
          <w:rPr>
            <w:rStyle w:val="Hyperlink"/>
            <w:noProof/>
            <w:color w:val="auto"/>
            <w:u w:val="none"/>
          </w:rPr>
          <w:t>131</w:t>
        </w:r>
        <w:r w:rsidRPr="00BA1179">
          <w:rPr>
            <w:rStyle w:val="Hyperlink"/>
            <w:color w:val="auto"/>
            <w:u w:val="none"/>
          </w:rPr>
          <w:fldChar w:fldCharType="end"/>
        </w:r>
      </w:hyperlink>
    </w:p>
    <w:p w14:paraId="369909B7" w14:textId="15FC04B6"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D35BF">
          <w:rPr>
            <w:rStyle w:val="Hyperlink"/>
            <w:noProof/>
            <w:color w:val="auto"/>
            <w:u w:val="none"/>
          </w:rPr>
          <w:t>132</w:t>
        </w:r>
        <w:r w:rsidRPr="00BA1179">
          <w:rPr>
            <w:rStyle w:val="Hyperlink"/>
            <w:color w:val="auto"/>
            <w:u w:val="none"/>
          </w:rPr>
          <w:fldChar w:fldCharType="end"/>
        </w:r>
      </w:hyperlink>
    </w:p>
    <w:p w14:paraId="2816924A" w14:textId="69F21813"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D35BF">
          <w:rPr>
            <w:rStyle w:val="Hyperlink"/>
            <w:noProof/>
            <w:color w:val="auto"/>
            <w:u w:val="none"/>
          </w:rPr>
          <w:t>132</w:t>
        </w:r>
        <w:r w:rsidRPr="00BA1179">
          <w:rPr>
            <w:rStyle w:val="Hyperlink"/>
            <w:color w:val="auto"/>
            <w:u w:val="none"/>
          </w:rPr>
          <w:fldChar w:fldCharType="end"/>
        </w:r>
      </w:hyperlink>
    </w:p>
    <w:p w14:paraId="04F6EE70" w14:textId="64435327" w:rsidR="000E1725" w:rsidRPr="00BA1179"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D35BF">
          <w:rPr>
            <w:rStyle w:val="Hyperlink"/>
            <w:noProof/>
            <w:color w:val="auto"/>
            <w:u w:val="none"/>
          </w:rPr>
          <w:t>136</w:t>
        </w:r>
        <w:r w:rsidRPr="00BA1179">
          <w:rPr>
            <w:rStyle w:val="Hyperlink"/>
            <w:color w:val="auto"/>
            <w:u w:val="none"/>
          </w:rPr>
          <w:fldChar w:fldCharType="end"/>
        </w:r>
      </w:hyperlink>
    </w:p>
    <w:p w14:paraId="7F2C6668" w14:textId="77777777" w:rsidR="00D5513B" w:rsidRPr="00BA1179" w:rsidRDefault="00D5513B"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5290083"/>
      <w:r w:rsidRPr="00BA1179">
        <w:rPr>
          <w:lang w:val="en-US"/>
        </w:rPr>
        <w:lastRenderedPageBreak/>
        <w:t>LIST OF FIGURES</w:t>
      </w:r>
      <w:bookmarkEnd w:id="20"/>
    </w:p>
    <w:p w14:paraId="407C787B" w14:textId="04B8DA9A" w:rsidR="008D35BF"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5290166" w:history="1">
        <w:r w:rsidR="008D35BF" w:rsidRPr="00E630C2">
          <w:rPr>
            <w:rStyle w:val="Hyperlink"/>
            <w:noProof/>
          </w:rPr>
          <w:t>Figure 1.1 Global trend in reported natural disasters, 1900 to 2022</w:t>
        </w:r>
        <w:r w:rsidR="008D35BF">
          <w:rPr>
            <w:noProof/>
            <w:webHidden/>
          </w:rPr>
          <w:tab/>
        </w:r>
        <w:r w:rsidR="008D35BF">
          <w:rPr>
            <w:noProof/>
            <w:webHidden/>
          </w:rPr>
          <w:fldChar w:fldCharType="begin"/>
        </w:r>
        <w:r w:rsidR="008D35BF">
          <w:rPr>
            <w:noProof/>
            <w:webHidden/>
          </w:rPr>
          <w:instrText xml:space="preserve"> PAGEREF _Toc235290166 \h </w:instrText>
        </w:r>
        <w:r w:rsidR="008D35BF">
          <w:rPr>
            <w:noProof/>
            <w:webHidden/>
          </w:rPr>
        </w:r>
        <w:r w:rsidR="008D35BF">
          <w:rPr>
            <w:noProof/>
            <w:webHidden/>
          </w:rPr>
          <w:fldChar w:fldCharType="separate"/>
        </w:r>
        <w:r w:rsidR="008D35BF">
          <w:rPr>
            <w:noProof/>
            <w:webHidden/>
          </w:rPr>
          <w:t>2</w:t>
        </w:r>
        <w:r w:rsidR="008D35BF">
          <w:rPr>
            <w:noProof/>
            <w:webHidden/>
          </w:rPr>
          <w:fldChar w:fldCharType="end"/>
        </w:r>
      </w:hyperlink>
    </w:p>
    <w:p w14:paraId="0226E04D" w14:textId="1A317C1E"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7" w:history="1">
        <w:r w:rsidRPr="00E630C2">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_Toc235290167 \h </w:instrText>
        </w:r>
        <w:r>
          <w:rPr>
            <w:noProof/>
            <w:webHidden/>
          </w:rPr>
        </w:r>
        <w:r>
          <w:rPr>
            <w:noProof/>
            <w:webHidden/>
          </w:rPr>
          <w:fldChar w:fldCharType="separate"/>
        </w:r>
        <w:r>
          <w:rPr>
            <w:noProof/>
            <w:webHidden/>
          </w:rPr>
          <w:t>11</w:t>
        </w:r>
        <w:r>
          <w:rPr>
            <w:noProof/>
            <w:webHidden/>
          </w:rPr>
          <w:fldChar w:fldCharType="end"/>
        </w:r>
      </w:hyperlink>
    </w:p>
    <w:p w14:paraId="2877A6BE" w14:textId="1C0170FB"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8" w:history="1">
        <w:r w:rsidRPr="00E630C2">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_Toc235290168 \h </w:instrText>
        </w:r>
        <w:r>
          <w:rPr>
            <w:noProof/>
            <w:webHidden/>
          </w:rPr>
        </w:r>
        <w:r>
          <w:rPr>
            <w:noProof/>
            <w:webHidden/>
          </w:rPr>
          <w:fldChar w:fldCharType="separate"/>
        </w:r>
        <w:r>
          <w:rPr>
            <w:noProof/>
            <w:webHidden/>
          </w:rPr>
          <w:t>16</w:t>
        </w:r>
        <w:r>
          <w:rPr>
            <w:noProof/>
            <w:webHidden/>
          </w:rPr>
          <w:fldChar w:fldCharType="end"/>
        </w:r>
      </w:hyperlink>
    </w:p>
    <w:p w14:paraId="1144866B" w14:textId="1157A27C"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69" w:history="1">
        <w:r w:rsidRPr="00E630C2">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_Toc235290169 \h </w:instrText>
        </w:r>
        <w:r>
          <w:rPr>
            <w:noProof/>
            <w:webHidden/>
          </w:rPr>
        </w:r>
        <w:r>
          <w:rPr>
            <w:noProof/>
            <w:webHidden/>
          </w:rPr>
          <w:fldChar w:fldCharType="separate"/>
        </w:r>
        <w:r>
          <w:rPr>
            <w:noProof/>
            <w:webHidden/>
          </w:rPr>
          <w:t>20</w:t>
        </w:r>
        <w:r>
          <w:rPr>
            <w:noProof/>
            <w:webHidden/>
          </w:rPr>
          <w:fldChar w:fldCharType="end"/>
        </w:r>
      </w:hyperlink>
    </w:p>
    <w:p w14:paraId="0CE5749E" w14:textId="47B04AB3"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0" w:history="1">
        <w:r w:rsidRPr="00E630C2">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_Toc235290170 \h </w:instrText>
        </w:r>
        <w:r>
          <w:rPr>
            <w:noProof/>
            <w:webHidden/>
          </w:rPr>
        </w:r>
        <w:r>
          <w:rPr>
            <w:noProof/>
            <w:webHidden/>
          </w:rPr>
          <w:fldChar w:fldCharType="separate"/>
        </w:r>
        <w:r>
          <w:rPr>
            <w:noProof/>
            <w:webHidden/>
          </w:rPr>
          <w:t>25</w:t>
        </w:r>
        <w:r>
          <w:rPr>
            <w:noProof/>
            <w:webHidden/>
          </w:rPr>
          <w:fldChar w:fldCharType="end"/>
        </w:r>
      </w:hyperlink>
    </w:p>
    <w:p w14:paraId="59B77849" w14:textId="7FC487FE"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1" w:history="1">
        <w:r w:rsidRPr="00E630C2">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_Toc235290171 \h </w:instrText>
        </w:r>
        <w:r>
          <w:rPr>
            <w:noProof/>
            <w:webHidden/>
          </w:rPr>
        </w:r>
        <w:r>
          <w:rPr>
            <w:noProof/>
            <w:webHidden/>
          </w:rPr>
          <w:fldChar w:fldCharType="separate"/>
        </w:r>
        <w:r>
          <w:rPr>
            <w:noProof/>
            <w:webHidden/>
          </w:rPr>
          <w:t>28</w:t>
        </w:r>
        <w:r>
          <w:rPr>
            <w:noProof/>
            <w:webHidden/>
          </w:rPr>
          <w:fldChar w:fldCharType="end"/>
        </w:r>
      </w:hyperlink>
    </w:p>
    <w:p w14:paraId="6E8E6CC5" w14:textId="32E26A9F"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2" w:history="1">
        <w:r w:rsidRPr="00E630C2">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_Toc235290172 \h </w:instrText>
        </w:r>
        <w:r>
          <w:rPr>
            <w:noProof/>
            <w:webHidden/>
          </w:rPr>
        </w:r>
        <w:r>
          <w:rPr>
            <w:noProof/>
            <w:webHidden/>
          </w:rPr>
          <w:fldChar w:fldCharType="separate"/>
        </w:r>
        <w:r>
          <w:rPr>
            <w:noProof/>
            <w:webHidden/>
          </w:rPr>
          <w:t>41</w:t>
        </w:r>
        <w:r>
          <w:rPr>
            <w:noProof/>
            <w:webHidden/>
          </w:rPr>
          <w:fldChar w:fldCharType="end"/>
        </w:r>
      </w:hyperlink>
    </w:p>
    <w:p w14:paraId="68EFC31E" w14:textId="180FBC71"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3" w:history="1">
        <w:r w:rsidRPr="00E630C2">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_Toc235290173 \h </w:instrText>
        </w:r>
        <w:r>
          <w:rPr>
            <w:noProof/>
            <w:webHidden/>
          </w:rPr>
        </w:r>
        <w:r>
          <w:rPr>
            <w:noProof/>
            <w:webHidden/>
          </w:rPr>
          <w:fldChar w:fldCharType="separate"/>
        </w:r>
        <w:r>
          <w:rPr>
            <w:noProof/>
            <w:webHidden/>
          </w:rPr>
          <w:t>45</w:t>
        </w:r>
        <w:r>
          <w:rPr>
            <w:noProof/>
            <w:webHidden/>
          </w:rPr>
          <w:fldChar w:fldCharType="end"/>
        </w:r>
      </w:hyperlink>
    </w:p>
    <w:p w14:paraId="511D31FC" w14:textId="255EB172"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4" w:history="1">
        <w:r w:rsidRPr="00E630C2">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_Toc235290174 \h </w:instrText>
        </w:r>
        <w:r>
          <w:rPr>
            <w:noProof/>
            <w:webHidden/>
          </w:rPr>
        </w:r>
        <w:r>
          <w:rPr>
            <w:noProof/>
            <w:webHidden/>
          </w:rPr>
          <w:fldChar w:fldCharType="separate"/>
        </w:r>
        <w:r>
          <w:rPr>
            <w:noProof/>
            <w:webHidden/>
          </w:rPr>
          <w:t>56</w:t>
        </w:r>
        <w:r>
          <w:rPr>
            <w:noProof/>
            <w:webHidden/>
          </w:rPr>
          <w:fldChar w:fldCharType="end"/>
        </w:r>
      </w:hyperlink>
    </w:p>
    <w:p w14:paraId="68137373" w14:textId="300FB97E"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5" w:history="1">
        <w:r w:rsidRPr="00E630C2">
          <w:rPr>
            <w:rStyle w:val="Hyperlink"/>
            <w:noProof/>
          </w:rPr>
          <w:t>Figure 3.3 State transition block diagram</w:t>
        </w:r>
        <w:r>
          <w:rPr>
            <w:noProof/>
            <w:webHidden/>
          </w:rPr>
          <w:tab/>
        </w:r>
        <w:r>
          <w:rPr>
            <w:noProof/>
            <w:webHidden/>
          </w:rPr>
          <w:fldChar w:fldCharType="begin"/>
        </w:r>
        <w:r>
          <w:rPr>
            <w:noProof/>
            <w:webHidden/>
          </w:rPr>
          <w:instrText xml:space="preserve"> PAGEREF _Toc235290175 \h </w:instrText>
        </w:r>
        <w:r>
          <w:rPr>
            <w:noProof/>
            <w:webHidden/>
          </w:rPr>
        </w:r>
        <w:r>
          <w:rPr>
            <w:noProof/>
            <w:webHidden/>
          </w:rPr>
          <w:fldChar w:fldCharType="separate"/>
        </w:r>
        <w:r>
          <w:rPr>
            <w:noProof/>
            <w:webHidden/>
          </w:rPr>
          <w:t>57</w:t>
        </w:r>
        <w:r>
          <w:rPr>
            <w:noProof/>
            <w:webHidden/>
          </w:rPr>
          <w:fldChar w:fldCharType="end"/>
        </w:r>
      </w:hyperlink>
    </w:p>
    <w:p w14:paraId="4D40F9FD" w14:textId="08637F58"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6" w:history="1">
        <w:r w:rsidRPr="00E630C2">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_Toc235290176 \h </w:instrText>
        </w:r>
        <w:r>
          <w:rPr>
            <w:noProof/>
            <w:webHidden/>
          </w:rPr>
        </w:r>
        <w:r>
          <w:rPr>
            <w:noProof/>
            <w:webHidden/>
          </w:rPr>
          <w:fldChar w:fldCharType="separate"/>
        </w:r>
        <w:r>
          <w:rPr>
            <w:noProof/>
            <w:webHidden/>
          </w:rPr>
          <w:t>59</w:t>
        </w:r>
        <w:r>
          <w:rPr>
            <w:noProof/>
            <w:webHidden/>
          </w:rPr>
          <w:fldChar w:fldCharType="end"/>
        </w:r>
      </w:hyperlink>
    </w:p>
    <w:p w14:paraId="50C33860" w14:textId="15DFC32F"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7" w:history="1">
        <w:r w:rsidRPr="00E630C2">
          <w:rPr>
            <w:rStyle w:val="Hyperlink"/>
            <w:noProof/>
          </w:rPr>
          <w:t>Figure 3.5 DSS Simulation Core Interface</w:t>
        </w:r>
        <w:r>
          <w:rPr>
            <w:noProof/>
            <w:webHidden/>
          </w:rPr>
          <w:tab/>
        </w:r>
        <w:r>
          <w:rPr>
            <w:noProof/>
            <w:webHidden/>
          </w:rPr>
          <w:fldChar w:fldCharType="begin"/>
        </w:r>
        <w:r>
          <w:rPr>
            <w:noProof/>
            <w:webHidden/>
          </w:rPr>
          <w:instrText xml:space="preserve"> PAGEREF _Toc235290177 \h </w:instrText>
        </w:r>
        <w:r>
          <w:rPr>
            <w:noProof/>
            <w:webHidden/>
          </w:rPr>
        </w:r>
        <w:r>
          <w:rPr>
            <w:noProof/>
            <w:webHidden/>
          </w:rPr>
          <w:fldChar w:fldCharType="separate"/>
        </w:r>
        <w:r>
          <w:rPr>
            <w:noProof/>
            <w:webHidden/>
          </w:rPr>
          <w:t>67</w:t>
        </w:r>
        <w:r>
          <w:rPr>
            <w:noProof/>
            <w:webHidden/>
          </w:rPr>
          <w:fldChar w:fldCharType="end"/>
        </w:r>
      </w:hyperlink>
    </w:p>
    <w:p w14:paraId="6C569011" w14:textId="402E2599"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8" w:history="1">
        <w:r w:rsidRPr="00E630C2">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_Toc235290178 \h </w:instrText>
        </w:r>
        <w:r>
          <w:rPr>
            <w:noProof/>
            <w:webHidden/>
          </w:rPr>
        </w:r>
        <w:r>
          <w:rPr>
            <w:noProof/>
            <w:webHidden/>
          </w:rPr>
          <w:fldChar w:fldCharType="separate"/>
        </w:r>
        <w:r>
          <w:rPr>
            <w:noProof/>
            <w:webHidden/>
          </w:rPr>
          <w:t>70</w:t>
        </w:r>
        <w:r>
          <w:rPr>
            <w:noProof/>
            <w:webHidden/>
          </w:rPr>
          <w:fldChar w:fldCharType="end"/>
        </w:r>
      </w:hyperlink>
    </w:p>
    <w:p w14:paraId="4FE1CA2B" w14:textId="548077F2"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79" w:history="1">
        <w:r w:rsidRPr="00E630C2">
          <w:rPr>
            <w:rStyle w:val="Hyperlink"/>
            <w:noProof/>
          </w:rPr>
          <w:t>Figure 4.2 Feature-concept hierarchy</w:t>
        </w:r>
        <w:r>
          <w:rPr>
            <w:noProof/>
            <w:webHidden/>
          </w:rPr>
          <w:tab/>
        </w:r>
        <w:r>
          <w:rPr>
            <w:noProof/>
            <w:webHidden/>
          </w:rPr>
          <w:fldChar w:fldCharType="begin"/>
        </w:r>
        <w:r>
          <w:rPr>
            <w:noProof/>
            <w:webHidden/>
          </w:rPr>
          <w:instrText xml:space="preserve"> PAGEREF _Toc235290179 \h </w:instrText>
        </w:r>
        <w:r>
          <w:rPr>
            <w:noProof/>
            <w:webHidden/>
          </w:rPr>
        </w:r>
        <w:r>
          <w:rPr>
            <w:noProof/>
            <w:webHidden/>
          </w:rPr>
          <w:fldChar w:fldCharType="separate"/>
        </w:r>
        <w:r>
          <w:rPr>
            <w:noProof/>
            <w:webHidden/>
          </w:rPr>
          <w:t>75</w:t>
        </w:r>
        <w:r>
          <w:rPr>
            <w:noProof/>
            <w:webHidden/>
          </w:rPr>
          <w:fldChar w:fldCharType="end"/>
        </w:r>
      </w:hyperlink>
    </w:p>
    <w:p w14:paraId="2415C657" w14:textId="3EB4850C"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0" w:history="1">
        <w:r w:rsidRPr="00E630C2">
          <w:rPr>
            <w:rStyle w:val="Hyperlink"/>
            <w:noProof/>
          </w:rPr>
          <w:t>Figure 4.3 Hierarchical concept activation example.</w:t>
        </w:r>
        <w:r>
          <w:rPr>
            <w:noProof/>
            <w:webHidden/>
          </w:rPr>
          <w:tab/>
        </w:r>
        <w:r>
          <w:rPr>
            <w:noProof/>
            <w:webHidden/>
          </w:rPr>
          <w:fldChar w:fldCharType="begin"/>
        </w:r>
        <w:r>
          <w:rPr>
            <w:noProof/>
            <w:webHidden/>
          </w:rPr>
          <w:instrText xml:space="preserve"> PAGEREF _Toc235290180 \h </w:instrText>
        </w:r>
        <w:r>
          <w:rPr>
            <w:noProof/>
            <w:webHidden/>
          </w:rPr>
        </w:r>
        <w:r>
          <w:rPr>
            <w:noProof/>
            <w:webHidden/>
          </w:rPr>
          <w:fldChar w:fldCharType="separate"/>
        </w:r>
        <w:r>
          <w:rPr>
            <w:noProof/>
            <w:webHidden/>
          </w:rPr>
          <w:t>77</w:t>
        </w:r>
        <w:r>
          <w:rPr>
            <w:noProof/>
            <w:webHidden/>
          </w:rPr>
          <w:fldChar w:fldCharType="end"/>
        </w:r>
      </w:hyperlink>
    </w:p>
    <w:p w14:paraId="7266AE9A" w14:textId="5709C771"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1" w:history="1">
        <w:r w:rsidRPr="00E630C2">
          <w:rPr>
            <w:rStyle w:val="Hyperlink"/>
            <w:noProof/>
          </w:rPr>
          <w:t>Figure 4.4 Confidence gating (a) persistence decay (b)</w:t>
        </w:r>
        <w:r>
          <w:rPr>
            <w:noProof/>
            <w:webHidden/>
          </w:rPr>
          <w:tab/>
        </w:r>
        <w:r>
          <w:rPr>
            <w:noProof/>
            <w:webHidden/>
          </w:rPr>
          <w:fldChar w:fldCharType="begin"/>
        </w:r>
        <w:r>
          <w:rPr>
            <w:noProof/>
            <w:webHidden/>
          </w:rPr>
          <w:instrText xml:space="preserve"> PAGEREF _Toc235290181 \h </w:instrText>
        </w:r>
        <w:r>
          <w:rPr>
            <w:noProof/>
            <w:webHidden/>
          </w:rPr>
        </w:r>
        <w:r>
          <w:rPr>
            <w:noProof/>
            <w:webHidden/>
          </w:rPr>
          <w:fldChar w:fldCharType="separate"/>
        </w:r>
        <w:r>
          <w:rPr>
            <w:noProof/>
            <w:webHidden/>
          </w:rPr>
          <w:t>78</w:t>
        </w:r>
        <w:r>
          <w:rPr>
            <w:noProof/>
            <w:webHidden/>
          </w:rPr>
          <w:fldChar w:fldCharType="end"/>
        </w:r>
      </w:hyperlink>
    </w:p>
    <w:p w14:paraId="68453038" w14:textId="6AF504B8"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2" w:history="1">
        <w:r w:rsidRPr="00E630C2">
          <w:rPr>
            <w:rStyle w:val="Hyperlink"/>
            <w:noProof/>
          </w:rPr>
          <w:t>Figure 4.5 Layer 4 decision and adaptation flow</w:t>
        </w:r>
        <w:r>
          <w:rPr>
            <w:noProof/>
            <w:webHidden/>
          </w:rPr>
          <w:tab/>
        </w:r>
        <w:r>
          <w:rPr>
            <w:noProof/>
            <w:webHidden/>
          </w:rPr>
          <w:fldChar w:fldCharType="begin"/>
        </w:r>
        <w:r>
          <w:rPr>
            <w:noProof/>
            <w:webHidden/>
          </w:rPr>
          <w:instrText xml:space="preserve"> PAGEREF _Toc235290182 \h </w:instrText>
        </w:r>
        <w:r>
          <w:rPr>
            <w:noProof/>
            <w:webHidden/>
          </w:rPr>
        </w:r>
        <w:r>
          <w:rPr>
            <w:noProof/>
            <w:webHidden/>
          </w:rPr>
          <w:fldChar w:fldCharType="separate"/>
        </w:r>
        <w:r>
          <w:rPr>
            <w:noProof/>
            <w:webHidden/>
          </w:rPr>
          <w:t>79</w:t>
        </w:r>
        <w:r>
          <w:rPr>
            <w:noProof/>
            <w:webHidden/>
          </w:rPr>
          <w:fldChar w:fldCharType="end"/>
        </w:r>
      </w:hyperlink>
    </w:p>
    <w:p w14:paraId="4157D24C" w14:textId="559F4F63"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3" w:history="1">
        <w:r w:rsidRPr="00E630C2">
          <w:rPr>
            <w:rStyle w:val="Hyperlink"/>
            <w:noProof/>
          </w:rPr>
          <w:t>Figure 4.6 Consequent step and boundary shift</w:t>
        </w:r>
        <w:r>
          <w:rPr>
            <w:noProof/>
            <w:webHidden/>
          </w:rPr>
          <w:tab/>
        </w:r>
        <w:r>
          <w:rPr>
            <w:noProof/>
            <w:webHidden/>
          </w:rPr>
          <w:fldChar w:fldCharType="begin"/>
        </w:r>
        <w:r>
          <w:rPr>
            <w:noProof/>
            <w:webHidden/>
          </w:rPr>
          <w:instrText xml:space="preserve"> PAGEREF _Toc235290183 \h </w:instrText>
        </w:r>
        <w:r>
          <w:rPr>
            <w:noProof/>
            <w:webHidden/>
          </w:rPr>
        </w:r>
        <w:r>
          <w:rPr>
            <w:noProof/>
            <w:webHidden/>
          </w:rPr>
          <w:fldChar w:fldCharType="separate"/>
        </w:r>
        <w:r>
          <w:rPr>
            <w:noProof/>
            <w:webHidden/>
          </w:rPr>
          <w:t>93</w:t>
        </w:r>
        <w:r>
          <w:rPr>
            <w:noProof/>
            <w:webHidden/>
          </w:rPr>
          <w:fldChar w:fldCharType="end"/>
        </w:r>
      </w:hyperlink>
    </w:p>
    <w:p w14:paraId="612B9469" w14:textId="586B6CB5"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4" w:history="1">
        <w:r w:rsidRPr="00E630C2">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_Toc235290184 \h </w:instrText>
        </w:r>
        <w:r>
          <w:rPr>
            <w:noProof/>
            <w:webHidden/>
          </w:rPr>
        </w:r>
        <w:r>
          <w:rPr>
            <w:noProof/>
            <w:webHidden/>
          </w:rPr>
          <w:fldChar w:fldCharType="separate"/>
        </w:r>
        <w:r>
          <w:rPr>
            <w:noProof/>
            <w:webHidden/>
          </w:rPr>
          <w:t>94</w:t>
        </w:r>
        <w:r>
          <w:rPr>
            <w:noProof/>
            <w:webHidden/>
          </w:rPr>
          <w:fldChar w:fldCharType="end"/>
        </w:r>
      </w:hyperlink>
    </w:p>
    <w:p w14:paraId="5FE96213" w14:textId="35A1C62D"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5" w:history="1">
        <w:r w:rsidRPr="00E630C2">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_Toc235290185 \h </w:instrText>
        </w:r>
        <w:r>
          <w:rPr>
            <w:noProof/>
            <w:webHidden/>
          </w:rPr>
        </w:r>
        <w:r>
          <w:rPr>
            <w:noProof/>
            <w:webHidden/>
          </w:rPr>
          <w:fldChar w:fldCharType="separate"/>
        </w:r>
        <w:r>
          <w:rPr>
            <w:noProof/>
            <w:webHidden/>
          </w:rPr>
          <w:t>95</w:t>
        </w:r>
        <w:r>
          <w:rPr>
            <w:noProof/>
            <w:webHidden/>
          </w:rPr>
          <w:fldChar w:fldCharType="end"/>
        </w:r>
      </w:hyperlink>
    </w:p>
    <w:p w14:paraId="17645C41" w14:textId="2011444F"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6" w:history="1">
        <w:r w:rsidRPr="00E630C2">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_Toc235290186 \h </w:instrText>
        </w:r>
        <w:r>
          <w:rPr>
            <w:noProof/>
            <w:webHidden/>
          </w:rPr>
        </w:r>
        <w:r>
          <w:rPr>
            <w:noProof/>
            <w:webHidden/>
          </w:rPr>
          <w:fldChar w:fldCharType="separate"/>
        </w:r>
        <w:r>
          <w:rPr>
            <w:noProof/>
            <w:webHidden/>
          </w:rPr>
          <w:t>97</w:t>
        </w:r>
        <w:r>
          <w:rPr>
            <w:noProof/>
            <w:webHidden/>
          </w:rPr>
          <w:fldChar w:fldCharType="end"/>
        </w:r>
      </w:hyperlink>
    </w:p>
    <w:p w14:paraId="0033EBEE" w14:textId="42445E9D"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7" w:history="1">
        <w:r w:rsidRPr="00E630C2">
          <w:rPr>
            <w:rStyle w:val="Hyperlink"/>
            <w:noProof/>
          </w:rPr>
          <w:t>Figure 4.10 Local decision and graduated fail-safe</w:t>
        </w:r>
        <w:r>
          <w:rPr>
            <w:noProof/>
            <w:webHidden/>
          </w:rPr>
          <w:tab/>
        </w:r>
        <w:r>
          <w:rPr>
            <w:noProof/>
            <w:webHidden/>
          </w:rPr>
          <w:fldChar w:fldCharType="begin"/>
        </w:r>
        <w:r>
          <w:rPr>
            <w:noProof/>
            <w:webHidden/>
          </w:rPr>
          <w:instrText xml:space="preserve"> PAGEREF _Toc235290187 \h </w:instrText>
        </w:r>
        <w:r>
          <w:rPr>
            <w:noProof/>
            <w:webHidden/>
          </w:rPr>
        </w:r>
        <w:r>
          <w:rPr>
            <w:noProof/>
            <w:webHidden/>
          </w:rPr>
          <w:fldChar w:fldCharType="separate"/>
        </w:r>
        <w:r>
          <w:rPr>
            <w:noProof/>
            <w:webHidden/>
          </w:rPr>
          <w:t>102</w:t>
        </w:r>
        <w:r>
          <w:rPr>
            <w:noProof/>
            <w:webHidden/>
          </w:rPr>
          <w:fldChar w:fldCharType="end"/>
        </w:r>
      </w:hyperlink>
    </w:p>
    <w:p w14:paraId="62EEB36B" w14:textId="7E1B4F2D"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8" w:history="1">
        <w:r w:rsidRPr="00E630C2">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_Toc235290188 \h </w:instrText>
        </w:r>
        <w:r>
          <w:rPr>
            <w:noProof/>
            <w:webHidden/>
          </w:rPr>
        </w:r>
        <w:r>
          <w:rPr>
            <w:noProof/>
            <w:webHidden/>
          </w:rPr>
          <w:fldChar w:fldCharType="separate"/>
        </w:r>
        <w:r>
          <w:rPr>
            <w:noProof/>
            <w:webHidden/>
          </w:rPr>
          <w:t>104</w:t>
        </w:r>
        <w:r>
          <w:rPr>
            <w:noProof/>
            <w:webHidden/>
          </w:rPr>
          <w:fldChar w:fldCharType="end"/>
        </w:r>
      </w:hyperlink>
    </w:p>
    <w:p w14:paraId="7A660548" w14:textId="7D5FDEBA" w:rsidR="008D35BF" w:rsidRDefault="008D35B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290189" w:history="1">
        <w:r w:rsidRPr="00E630C2">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_Toc235290189 \h </w:instrText>
        </w:r>
        <w:r>
          <w:rPr>
            <w:noProof/>
            <w:webHidden/>
          </w:rPr>
        </w:r>
        <w:r>
          <w:rPr>
            <w:noProof/>
            <w:webHidden/>
          </w:rPr>
          <w:fldChar w:fldCharType="separate"/>
        </w:r>
        <w:r>
          <w:rPr>
            <w:noProof/>
            <w:webHidden/>
          </w:rPr>
          <w:t>105</w:t>
        </w:r>
        <w:r>
          <w:rPr>
            <w:noProof/>
            <w:webHidden/>
          </w:rPr>
          <w:fldChar w:fldCharType="end"/>
        </w:r>
      </w:hyperlink>
    </w:p>
    <w:p w14:paraId="32252435" w14:textId="36E59B96"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529008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lastRenderedPageBreak/>
              <w:t>VIIRS</w:t>
            </w:r>
          </w:p>
        </w:tc>
        <w:tc>
          <w:tcPr>
            <w:tcW w:w="283" w:type="dxa"/>
          </w:tcPr>
          <w:p w14:paraId="5A1B02C6" w14:textId="77777777" w:rsidR="002408F0" w:rsidRDefault="00000000">
            <w:r w:rsidRPr="00BA1179">
              <w:t>:</w:t>
            </w:r>
          </w:p>
        </w:tc>
        <w:tc>
          <w:tcPr>
            <w:tcW w:w="6508" w:type="dxa"/>
          </w:tcPr>
          <w:p w14:paraId="5A1B02C7" w14:textId="77777777" w:rsidR="002408F0" w:rsidRDefault="00000000">
            <w:r w:rsidRPr="00BA1179">
              <w:t>Visible 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529008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5290086"/>
      <w:r w:rsidRPr="00BA1179">
        <w:rPr>
          <w:lang w:val="en-US"/>
        </w:rPr>
        <w:t>INTRODUCTION</w:t>
      </w:r>
      <w:bookmarkEnd w:id="33"/>
      <w:bookmarkEnd w:id="34"/>
    </w:p>
    <w:p w14:paraId="19AEEE92" w14:textId="2E3392E6"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D35BF">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D35BF">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D35BF">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D35BF">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32F0FB95"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D35BF">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D35BF">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D35BF">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D35BF">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12A755CE" w:rsidR="00E97881" w:rsidRPr="00BA1179" w:rsidRDefault="009E7AB1" w:rsidP="00E97881">
      <w:pPr>
        <w:pStyle w:val="Caption"/>
      </w:pPr>
      <w:bookmarkStart w:id="35" w:name="_Ref223862101"/>
      <w:bookmarkStart w:id="36" w:name="_Toc235290166"/>
      <w:r w:rsidRPr="00BA1179">
        <w:t xml:space="preserve">Figure </w:t>
      </w:r>
      <w:r w:rsidR="007C6708">
        <w:fldChar w:fldCharType="begin"/>
      </w:r>
      <w:r w:rsidR="007C6708">
        <w:instrText xml:space="preserve"> STYLEREF 1 \s </w:instrText>
      </w:r>
      <w:r w:rsidR="007C6708">
        <w:fldChar w:fldCharType="separate"/>
      </w:r>
      <w:r w:rsidR="008D35BF">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1</w:t>
      </w:r>
      <w:r w:rsidR="007C6708">
        <w:fldChar w:fldCharType="end"/>
      </w:r>
      <w:bookmarkEnd w:id="35"/>
      <w:r w:rsidRPr="00BA1179">
        <w:t xml:space="preserve"> Global trend in reported natural disasters, 1900</w:t>
      </w:r>
      <w:r w:rsidR="00036250">
        <w:t xml:space="preserve"> to </w:t>
      </w:r>
      <w:r w:rsidRPr="00BA1179">
        <w:t>2022</w:t>
      </w:r>
      <w:bookmarkEnd w:id="36"/>
    </w:p>
    <w:p w14:paraId="16581925" w14:textId="27159283"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D35BF" w:rsidRPr="00BA1179">
        <w:t xml:space="preserve">Figure </w:t>
      </w:r>
      <w:r w:rsidR="008D35BF">
        <w:rPr>
          <w:noProof/>
        </w:rPr>
        <w:t>1</w:t>
      </w:r>
      <w:r w:rsidR="008D35BF">
        <w:t>.</w:t>
      </w:r>
      <w:r w:rsidR="008D35BF">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D35BF">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D35BF">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D35BF">
            <w:rPr>
              <w:noProof/>
              <w:lang w:eastAsia="tr-TR"/>
            </w:rPr>
            <w:t>(Thompson &amp; Calkin, 2011; Pacheco, 2015; Finney, 2006)</w:t>
          </w:r>
          <w:r w:rsidRPr="00BA1179">
            <w:rPr>
              <w:lang w:eastAsia="tr-TR"/>
            </w:rPr>
            <w:fldChar w:fldCharType="end"/>
          </w:r>
        </w:sdtContent>
      </w:sdt>
      <w:r w:rsidRPr="00BA1179">
        <w:rPr>
          <w:lang w:eastAsia="tr-TR"/>
        </w:rPr>
        <w:t>.</w:t>
      </w:r>
    </w:p>
    <w:p w14:paraId="0D94676F" w14:textId="3FC5CE9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D35BF">
            <w:rPr>
              <w:noProof/>
              <w:lang w:eastAsia="tr-TR"/>
            </w:rPr>
            <w:t>(Rothermel, 1972; Finney, 2006; Sullivan, 2009a; Sullivan, 2009b; Sullivan, 2009c)</w:t>
          </w:r>
          <w:r w:rsidRPr="00BA1179">
            <w:rPr>
              <w:lang w:eastAsia="tr-TR"/>
            </w:rPr>
            <w:fldChar w:fldCharType="end"/>
          </w:r>
        </w:sdtContent>
      </w:sdt>
      <w:r w:rsidRPr="00BA1179">
        <w:rPr>
          <w:lang w:eastAsia="ja-JP"/>
        </w:rPr>
        <w:t>.</w:t>
      </w:r>
    </w:p>
    <w:p w14:paraId="16A0FC26" w14:textId="35C81731"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D35BF">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D35BF">
            <w:rPr>
              <w:noProof/>
              <w:lang w:eastAsia="tr-TR"/>
            </w:rPr>
            <w:t>(Thompson &amp; Calkin, 2011; Pacheco, 2015)</w:t>
          </w:r>
          <w:r w:rsidRPr="00BA1179">
            <w:rPr>
              <w:lang w:eastAsia="tr-TR"/>
            </w:rPr>
            <w:fldChar w:fldCharType="end"/>
          </w:r>
        </w:sdtContent>
      </w:sdt>
      <w:r w:rsidRPr="00BA1179">
        <w:rPr>
          <w:lang w:eastAsia="ja-JP"/>
        </w:rPr>
        <w:t>.</w:t>
      </w:r>
    </w:p>
    <w:p w14:paraId="7E1BE9C4" w14:textId="79A2C0BE"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D35BF">
            <w:rPr>
              <w:noProof/>
              <w:lang w:eastAsia="tr-TR"/>
            </w:rPr>
            <w:t>(Thompson &amp; Calkin, 2011; Pacheco, 2015; Finney,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D35BF">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5290087"/>
      <w:r w:rsidRPr="00BA1179">
        <w:rPr>
          <w:lang w:eastAsia="tr-TR"/>
        </w:rPr>
        <w:t>Gap Analysis</w:t>
      </w:r>
      <w:bookmarkEnd w:id="37"/>
    </w:p>
    <w:p w14:paraId="50CC8809" w14:textId="07E1B049"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D35BF" w:rsidRPr="00BA1179">
        <w:t xml:space="preserve">Table </w:t>
      </w:r>
      <w:r w:rsidR="008D35BF">
        <w:rPr>
          <w:noProof/>
        </w:rPr>
        <w:t>1</w:t>
      </w:r>
      <w:r w:rsidR="008D35BF" w:rsidRPr="00BA1179">
        <w:t>.</w:t>
      </w:r>
      <w:r w:rsidR="008D35BF">
        <w:rPr>
          <w:noProof/>
        </w:rPr>
        <w:t>1</w:t>
      </w:r>
      <w:r w:rsidRPr="00BA1179">
        <w:rPr>
          <w:lang w:eastAsia="tr-TR"/>
        </w:rPr>
        <w:fldChar w:fldCharType="end"/>
      </w:r>
      <w:r w:rsidRPr="00BA1179">
        <w:t>,each reflecting a structural rather than incidental shortcoming of current architectures.</w:t>
      </w:r>
    </w:p>
    <w:p w14:paraId="12468BF3" w14:textId="2862EF2C" w:rsidR="00D04603" w:rsidRPr="00BA1179" w:rsidRDefault="00D04603" w:rsidP="00D04603">
      <w:pPr>
        <w:pStyle w:val="Caption"/>
        <w:keepNext/>
      </w:pPr>
      <w:bookmarkStart w:id="38" w:name="_Ref223793965"/>
      <w:bookmarkStart w:id="39" w:name="_Toc235290148"/>
      <w:r w:rsidRPr="00BA1179">
        <w:lastRenderedPageBreak/>
        <w:t xml:space="preserve">Table </w:t>
      </w:r>
      <w:r w:rsidRPr="00BA1179">
        <w:fldChar w:fldCharType="begin"/>
      </w:r>
      <w:r w:rsidRPr="00BA1179">
        <w:instrText xml:space="preserve"> STYLEREF 1 \s </w:instrText>
      </w:r>
      <w:r w:rsidRPr="00BA1179">
        <w:fldChar w:fldCharType="separate"/>
      </w:r>
      <w:r w:rsidR="008D35BF">
        <w:rPr>
          <w:noProof/>
        </w:rPr>
        <w:t>1</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1</w:t>
      </w:r>
      <w:r w:rsidRPr="00BA1179">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688FA0C4"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D35BF">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D35BF">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D35BF">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D35BF">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6B82B08C"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D35BF">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D35BF">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D35BF">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D35BF">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D35BF">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7F9EB4D7"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D35BF">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D35BF">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D35BF">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D35BF">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D35BF">
            <w:rPr>
              <w:noProof/>
            </w:rPr>
            <w:t>(Rapp, Rabung, Wilson, &amp; Toman, 2020)</w:t>
          </w:r>
          <w:r w:rsidRPr="00BA1179">
            <w:fldChar w:fldCharType="end"/>
          </w:r>
        </w:sdtContent>
      </w:sdt>
      <w:r w:rsidRPr="00BA1179">
        <w:t>.</w:t>
      </w:r>
    </w:p>
    <w:p w14:paraId="27A3D6C1" w14:textId="2F98685B"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D35BF">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D35BF">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D35BF">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D35BF">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D35BF">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D35BF">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53AF5216"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D35BF">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D35BF">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D35BF">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D35BF">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D35BF">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0E585F0C"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D35BF">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D35BF">
            <w:rPr>
              <w:noProof/>
            </w:rPr>
            <w:t>(Martell, 2007; Finney,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D35BF">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529008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t xml:space="preserve">A hierarchically distributed DSS architecture built on concept-driven fuzzy reasoning, equipped with adaptive and generative rule evolution behind a </w:t>
      </w:r>
      <w:r w:rsidRPr="00BA1179">
        <w:rPr>
          <w:b/>
          <w:bCs/>
          <w:i/>
          <w:iCs/>
        </w:rPr>
        <w:lastRenderedPageBreak/>
        <w:t>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5290089"/>
      <w:r w:rsidRPr="00BA1179">
        <w:rPr>
          <w:lang w:eastAsia="tr-TR"/>
        </w:rPr>
        <w:t>Main Contributions of the Thesis</w:t>
      </w:r>
      <w:bookmarkEnd w:id="41"/>
    </w:p>
    <w:p w14:paraId="0024568E" w14:textId="42BE9317"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D35BF" w:rsidRPr="00BA1179">
        <w:t xml:space="preserve">Table </w:t>
      </w:r>
      <w:r w:rsidR="008D35BF">
        <w:rPr>
          <w:noProof/>
        </w:rPr>
        <w:t>1</w:t>
      </w:r>
      <w:r w:rsidR="008D35BF" w:rsidRPr="00BA1179">
        <w:t>.</w:t>
      </w:r>
      <w:r w:rsidR="008D35BF">
        <w:rPr>
          <w:noProof/>
        </w:rPr>
        <w:t>2</w:t>
      </w:r>
      <w:r w:rsidRPr="00BA1179">
        <w:rPr>
          <w:lang w:eastAsia="tr-TR"/>
        </w:rPr>
        <w:fldChar w:fldCharType="end"/>
      </w:r>
      <w:r w:rsidRPr="00BA1179">
        <w:t xml:space="preserve">. The contributions are realized across the background in Chapter 2, the DisasterAware </w:t>
      </w:r>
      <w:r w:rsidRPr="00BA1179">
        <w:lastRenderedPageBreak/>
        <w:t>framework and its simulation core in Chapter 3, the decision support system design and formal analysis in Chapter 4, and the empirical evaluation in Chapter 5.</w:t>
      </w:r>
    </w:p>
    <w:p w14:paraId="4DDCE7D8" w14:textId="58A5CFEF" w:rsidR="00663182" w:rsidRPr="00BA1179" w:rsidRDefault="00663182" w:rsidP="00663182">
      <w:pPr>
        <w:pStyle w:val="Caption"/>
        <w:keepNext/>
      </w:pPr>
      <w:bookmarkStart w:id="42" w:name="_Ref223821474"/>
      <w:bookmarkStart w:id="43" w:name="_Toc235290149"/>
      <w:r w:rsidRPr="00BA1179">
        <w:t xml:space="preserve">Table </w:t>
      </w:r>
      <w:r w:rsidRPr="00BA1179">
        <w:fldChar w:fldCharType="begin"/>
      </w:r>
      <w:r w:rsidRPr="00BA1179">
        <w:instrText xml:space="preserve"> STYLEREF 1 \s </w:instrText>
      </w:r>
      <w:r w:rsidRPr="00BA1179">
        <w:fldChar w:fldCharType="separate"/>
      </w:r>
      <w:r w:rsidR="008D35BF">
        <w:rPr>
          <w:noProof/>
        </w:rPr>
        <w:t>1</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2</w:t>
      </w:r>
      <w:r w:rsidRPr="00BA1179">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546270B1"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D35BF">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D35BF">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The reshaping acts on three nested levels, the consequents of existing rules, the resolution of their term sets, and the vocabulary itself, since a generative proposal </w:t>
      </w:r>
      <w:r w:rsidR="00E66F0F">
        <w:lastRenderedPageBreak/>
        <w:t>may introduce intermediate concepts and macro interventions along with the rule that uses them; nothing enters the base without passing the gate chain, which ends in a reseeded forecast comparison on the simulator.</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6074F782"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D35BF">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Pr="00BA1179" w:rsidRDefault="00E77EB4" w:rsidP="00334870">
      <w:pPr>
        <w:pStyle w:val="ParText"/>
      </w:pPr>
      <w:r w:rsidRPr="00BA1179">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1CED6324" w14:textId="01B80512" w:rsidR="00A04D1B" w:rsidRDefault="006C101E" w:rsidP="00A04D1B">
      <w:pPr>
        <w:pStyle w:val="ParText"/>
        <w:rPr>
          <w:lang w:eastAsia="tr-TR"/>
        </w:rPr>
      </w:pPr>
      <w:r w:rsidRPr="00BA1179">
        <w:lastRenderedPageBreak/>
        <w:t>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D35BF" w:rsidRPr="00BA1179">
        <w:t xml:space="preserve">Figure </w:t>
      </w:r>
      <w:r w:rsidR="008D35BF">
        <w:rPr>
          <w:noProof/>
        </w:rPr>
        <w:t>1</w:t>
      </w:r>
      <w:r w:rsidR="008D35BF">
        <w:t>.</w:t>
      </w:r>
      <w:r w:rsidR="008D35BF">
        <w:rPr>
          <w:noProof/>
        </w:rPr>
        <w:t>2</w:t>
      </w:r>
      <w:r w:rsidR="00A04D1B" w:rsidRPr="00BA1179">
        <w:rPr>
          <w:lang w:eastAsia="tr-TR"/>
        </w:rPr>
        <w:fldChar w:fldCharType="end"/>
      </w:r>
      <w:r w:rsidR="00A04D1B">
        <w:rPr>
          <w:lang w:eastAsia="tr-TR"/>
        </w:rPr>
        <w:t>.</w:t>
      </w:r>
    </w:p>
    <w:p w14:paraId="6478A49D" w14:textId="77777777" w:rsidR="00A04D1B" w:rsidRPr="00BA1179" w:rsidRDefault="00A04D1B" w:rsidP="00A04D1B">
      <w:pPr>
        <w:keepNext/>
      </w:pPr>
      <w:r w:rsidRPr="00BA1179">
        <w:rPr>
          <w:noProof/>
        </w:rPr>
        <w:drawing>
          <wp:inline distT="0" distB="0" distL="0" distR="0" wp14:anchorId="2E49B45A" wp14:editId="5C98AED9">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034FFA80" w14:textId="13D3636A" w:rsidR="00A04D1B" w:rsidRPr="00BA1179" w:rsidRDefault="00A04D1B" w:rsidP="00A04D1B">
      <w:pPr>
        <w:pStyle w:val="Caption"/>
      </w:pPr>
      <w:bookmarkStart w:id="44" w:name="_Ref227630123"/>
      <w:bookmarkStart w:id="45" w:name="_Toc235290167"/>
      <w:r w:rsidRPr="00BA1179">
        <w:t xml:space="preserve">Figure </w:t>
      </w:r>
      <w:r w:rsidR="007C6708">
        <w:fldChar w:fldCharType="begin"/>
      </w:r>
      <w:r w:rsidR="007C6708">
        <w:instrText xml:space="preserve"> STYLEREF 1 \s </w:instrText>
      </w:r>
      <w:r w:rsidR="007C6708">
        <w:fldChar w:fldCharType="separate"/>
      </w:r>
      <w:r w:rsidR="008D35BF">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2</w:t>
      </w:r>
      <w:r w:rsidR="007C6708">
        <w:fldChar w:fldCharType="end"/>
      </w:r>
      <w:bookmarkEnd w:id="44"/>
      <w:r w:rsidRPr="00BA1179">
        <w:t xml:space="preserve"> Research question, hypothesis, gaps and contributions</w:t>
      </w:r>
      <w:bookmarkEnd w:id="45"/>
    </w:p>
    <w:p w14:paraId="6917E4FF" w14:textId="17C884DE" w:rsidR="00320403" w:rsidRPr="00BA1179" w:rsidRDefault="007052DB" w:rsidP="007052DB">
      <w:pPr>
        <w:pStyle w:val="Heading2"/>
      </w:pPr>
      <w:bookmarkStart w:id="46" w:name="_Toc235290090"/>
      <w:r w:rsidRPr="00BA1179">
        <w:lastRenderedPageBreak/>
        <w:t>Organization of the Thesis</w:t>
      </w:r>
      <w:bookmarkEnd w:id="46"/>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7C509A82" w14:textId="77777777" w:rsidR="000C5E0C" w:rsidRDefault="000C5E0C" w:rsidP="000C5E0C">
      <w:pPr>
        <w:pStyle w:val="ParText"/>
      </w:pPr>
      <w:r>
        <w:t>Chapter 6 summarizes the contributions and outlines directions for future research.</w:t>
      </w:r>
    </w:p>
    <w:p w14:paraId="2762BF2C" w14:textId="77777777" w:rsidR="00020DE7" w:rsidRDefault="00020DE7" w:rsidP="00AF29FD">
      <w:pPr>
        <w:rPr>
          <w:rFonts w:cs="Times New Roman"/>
          <w:szCs w:val="24"/>
        </w:rPr>
      </w:pPr>
    </w:p>
    <w:p w14:paraId="15807D51" w14:textId="77777777" w:rsidR="000C5E0C" w:rsidRDefault="000C5E0C" w:rsidP="00AF29FD">
      <w:pPr>
        <w:rPr>
          <w:rFonts w:cs="Times New Roman"/>
          <w:szCs w:val="24"/>
        </w:rPr>
      </w:pP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7" w:name="_Ref226153860"/>
      <w:bookmarkStart w:id="48" w:name="_Toc235290091"/>
      <w:r w:rsidRPr="00BA1179">
        <w:rPr>
          <w:lang w:val="en-US"/>
        </w:rPr>
        <w:t>BACKGROUND INFORMATION</w:t>
      </w:r>
      <w:bookmarkEnd w:id="47"/>
      <w:bookmarkEnd w:id="48"/>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49" w:name="_Toc235290092"/>
      <w:r w:rsidRPr="00BA1179">
        <w:t>Wildfire Dynamics and Spread Modeling</w:t>
      </w:r>
      <w:bookmarkEnd w:id="49"/>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0" w:name="_Toc235290093"/>
      <w:r w:rsidRPr="00BA1179">
        <w:t>Drivers of Fire Behavior</w:t>
      </w:r>
      <w:bookmarkEnd w:id="50"/>
    </w:p>
    <w:p w14:paraId="4A03F816" w14:textId="7795773E"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D35BF">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D35BF">
            <w:rPr>
              <w:noProof/>
            </w:rPr>
            <w:t>(Scott &amp; Burgan, 2005)</w:t>
          </w:r>
          <w:r w:rsidRPr="00BA1179">
            <w:fldChar w:fldCharType="end"/>
          </w:r>
        </w:sdtContent>
      </w:sdt>
      <w:r w:rsidRPr="00BA1179">
        <w:t>.</w:t>
      </w:r>
    </w:p>
    <w:p w14:paraId="15512DA6" w14:textId="120BEC27"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D35BF">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1" w:name="_Toc235290094"/>
      <w:r w:rsidRPr="00BA1179">
        <w:t>Families of Spread Models</w:t>
      </w:r>
      <w:bookmarkEnd w:id="51"/>
    </w:p>
    <w:p w14:paraId="4CC601BA" w14:textId="4112AF0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D35BF">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D35BF">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D35BF">
            <w:rPr>
              <w:noProof/>
            </w:rPr>
            <w:t>(Sullivan, Wildland surface fire spread modelling 3: Simulation and mathematical analogue models, 2009c; Finney, 2006)</w:t>
          </w:r>
          <w:r w:rsidRPr="00BA1179">
            <w:fldChar w:fldCharType="end"/>
          </w:r>
        </w:sdtContent>
      </w:sdt>
      <w:r w:rsidRPr="00BA1179">
        <w:t>.</w:t>
      </w:r>
    </w:p>
    <w:p w14:paraId="633D2CF6" w14:textId="08509D1A" w:rsidR="009A2659" w:rsidRPr="00BA1179" w:rsidRDefault="00000000">
      <w:pPr>
        <w:pStyle w:val="ParText"/>
      </w:pPr>
      <w:r w:rsidRPr="00BA1179">
        <w:lastRenderedPageBreak/>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2" w:name="_Toc235290095"/>
      <w:r w:rsidRPr="00BA1179">
        <w:t>Requirements of the Decision Layer on the Spread Model</w:t>
      </w:r>
      <w:bookmarkEnd w:id="52"/>
    </w:p>
    <w:p w14:paraId="48782B68" w14:textId="5F47BB4F"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D35BF">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4CF23E71" w:rsidR="009A2659" w:rsidRPr="00BA1179" w:rsidRDefault="00000000">
      <w:pPr>
        <w:pStyle w:val="ParText"/>
      </w:pPr>
      <w:r w:rsidRPr="00BA1179">
        <w:fldChar w:fldCharType="begin"/>
      </w:r>
      <w:r w:rsidRPr="00BA1179">
        <w:instrText xml:space="preserve"> REF _Ref300000101 \h </w:instrText>
      </w:r>
      <w:r w:rsidRPr="00BA1179">
        <w:fldChar w:fldCharType="separate"/>
      </w:r>
      <w:r w:rsidR="008D35BF" w:rsidRPr="00BA1179">
        <w:t xml:space="preserve">Figure </w:t>
      </w:r>
      <w:r w:rsidR="008D35BF">
        <w:rPr>
          <w:noProof/>
        </w:rPr>
        <w:t>2</w:t>
      </w:r>
      <w:r w:rsidR="008D35BF">
        <w:t>.</w:t>
      </w:r>
      <w:r w:rsidR="008D35BF">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lastRenderedPageBreak/>
        <w:drawing>
          <wp:inline distT="0" distB="0" distL="0" distR="0" wp14:anchorId="5A1F5030" wp14:editId="62CEFE97">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012319A2" w:rsidR="009A2659" w:rsidRPr="00BA1179" w:rsidRDefault="00000000">
      <w:pPr>
        <w:pStyle w:val="Caption"/>
      </w:pPr>
      <w:bookmarkStart w:id="53" w:name="_Ref300000101"/>
      <w:bookmarkStart w:id="54" w:name="_Toc235290168"/>
      <w:r w:rsidRPr="00BA1179">
        <w:t xml:space="preserve">Figure </w:t>
      </w:r>
      <w:r w:rsidR="007C6708">
        <w:fldChar w:fldCharType="begin"/>
      </w:r>
      <w:r w:rsidR="007C6708">
        <w:instrText xml:space="preserve"> STYLEREF 1 \s </w:instrText>
      </w:r>
      <w:r w:rsidR="007C6708">
        <w:fldChar w:fldCharType="separate"/>
      </w:r>
      <w:r w:rsidR="008D35BF">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1</w:t>
      </w:r>
      <w:r w:rsidR="007C6708">
        <w:fldChar w:fldCharType="end"/>
      </w:r>
      <w:bookmarkEnd w:id="53"/>
      <w:r w:rsidRPr="00BA1179">
        <w:t xml:space="preserve"> Coupling between fire behavior, the grid state, and the decision layer</w:t>
      </w:r>
      <w:bookmarkEnd w:id="54"/>
    </w:p>
    <w:p w14:paraId="2F971429" w14:textId="5CB84156" w:rsidR="009A2659" w:rsidRPr="00BA1179" w:rsidRDefault="00000000">
      <w:pPr>
        <w:pStyle w:val="Heading2"/>
      </w:pPr>
      <w:bookmarkStart w:id="55" w:name="_Toc235290096"/>
      <w:r w:rsidRPr="00BA1179">
        <w:t>Decision Support Foundations</w:t>
      </w:r>
      <w:bookmarkEnd w:id="55"/>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6" w:name="_Toc235290097"/>
      <w:r w:rsidRPr="00BA1179">
        <w:t>Core Elements of Decision Support Systems</w:t>
      </w:r>
      <w:bookmarkEnd w:id="56"/>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from them. </w:t>
      </w:r>
      <w:r w:rsidR="009A07EC">
        <w:t>The decision space comprises everything the system is authorized to decide, namely the set of actions, with their intensities, locations, and timings, that can be ordered at a given moment.</w:t>
      </w:r>
    </w:p>
    <w:p w14:paraId="6B9A6779" w14:textId="511C0168" w:rsidR="001545DC" w:rsidRPr="00BA1179" w:rsidRDefault="00000000" w:rsidP="00F129F8">
      <w:pPr>
        <w:pStyle w:val="ParText"/>
      </w:pPr>
      <w:r w:rsidRPr="00BA1179">
        <w:lastRenderedPageBreak/>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D35BF">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D35BF">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D35BF">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D35BF">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7EF0FCC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D35BF">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7" w:name="_Toc235290098"/>
      <w:r w:rsidRPr="00BA1179">
        <w:t>Closed versus Open Decision Spaces</w:t>
      </w:r>
      <w:bookmarkEnd w:id="57"/>
    </w:p>
    <w:p w14:paraId="3949F2E5" w14:textId="1DBE7C03"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D35BF">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D35BF">
            <w:rPr>
              <w:noProof/>
            </w:rPr>
            <w:t xml:space="preserve">(Hwang &amp; Yoon, </w:t>
          </w:r>
          <w:r w:rsidR="008D35BF">
            <w:rPr>
              <w:noProof/>
            </w:rPr>
            <w:lastRenderedPageBreak/>
            <w:t>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D35BF">
            <w:rPr>
              <w:noProof/>
            </w:rPr>
            <w:t>(Fillmore &amp; Paveglio, 2023; Rapp, Rabung, Wilson, &amp; Toman, 2020)</w:t>
          </w:r>
          <w:r w:rsidRPr="00BA1179">
            <w:fldChar w:fldCharType="end"/>
          </w:r>
        </w:sdtContent>
      </w:sdt>
      <w:r w:rsidRPr="00BA1179">
        <w:t>.</w:t>
      </w:r>
    </w:p>
    <w:p w14:paraId="64F809CA" w14:textId="1D8E2E9D"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D35BF">
            <w:rPr>
              <w:noProof/>
            </w:rPr>
            <w:t>(Seshia, Sadigh, &amp; Sastry, 2022)</w:t>
          </w:r>
          <w:r w:rsidRPr="00BA1179">
            <w:fldChar w:fldCharType="end"/>
          </w:r>
        </w:sdtContent>
      </w:sdt>
      <w:r w:rsidRPr="00BA1179">
        <w:t>.</w:t>
      </w:r>
    </w:p>
    <w:p w14:paraId="6AE8F5B2" w14:textId="100196C7"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D35BF">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D35BF">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D35BF">
            <w:rPr>
              <w:noProof/>
            </w:rPr>
            <w:t>(Sutton &amp; Barto, 2018)</w:t>
          </w:r>
          <w:r w:rsidRPr="00BA1179">
            <w:fldChar w:fldCharType="end"/>
          </w:r>
        </w:sdtContent>
      </w:sdt>
      <w:r w:rsidRPr="00BA1179">
        <w:t xml:space="preserve">. Most recently, generative models, 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D35BF">
            <w:rPr>
              <w:noProof/>
            </w:rPr>
            <w:t>(Xie, ve diğerleri, 2024; Chen, ve diğerleri, 2025; Chandra, Kumar, Patra, &amp; Agarwal, 2025)</w:t>
          </w:r>
          <w:r w:rsidRPr="00BA1179">
            <w:fldChar w:fldCharType="end"/>
          </w:r>
        </w:sdtContent>
      </w:sdt>
      <w:r w:rsidRPr="00BA1179">
        <w:t>.</w:t>
      </w:r>
    </w:p>
    <w:p w14:paraId="7FD9EC8D" w14:textId="639178E7" w:rsidR="00733E7F" w:rsidRPr="00BA1179" w:rsidRDefault="00000000">
      <w:pPr>
        <w:pStyle w:val="ParText"/>
      </w:pPr>
      <w:r w:rsidRPr="00BA1179">
        <w:lastRenderedPageBreak/>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D35BF">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D35BF">
            <w:rPr>
              <w:noProof/>
            </w:rPr>
            <w:t>(Simon H. A., 1956)</w:t>
          </w:r>
          <w:r w:rsidRPr="00BA1179">
            <w:fldChar w:fldCharType="end"/>
          </w:r>
        </w:sdtContent>
      </w:sdt>
      <w:r w:rsidRPr="00BA1179">
        <w:t xml:space="preserve">, so that the decision space remains open while every realized action remains admissible. </w:t>
      </w:r>
    </w:p>
    <w:p w14:paraId="2E95DF77" w14:textId="295C4457" w:rsidR="00D45046" w:rsidRPr="00BA1179" w:rsidRDefault="00D45046" w:rsidP="0055193A">
      <w:pPr>
        <w:pStyle w:val="Heading3"/>
      </w:pPr>
      <w:bookmarkStart w:id="58" w:name="_Toc235290099"/>
      <w:r w:rsidRPr="00BA1179">
        <w:t>Centralized and Distributed Decision Support Architectures</w:t>
      </w:r>
      <w:bookmarkEnd w:id="58"/>
    </w:p>
    <w:p w14:paraId="195125FF" w14:textId="0BD1995D"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D35BF">
            <w:rPr>
              <w:noProof/>
            </w:rPr>
            <w:t>(Shim, et al., 2002; Arnott &amp; Pervan, 2005)</w:t>
          </w:r>
          <w:r w:rsidRPr="00BA1179">
            <w:fldChar w:fldCharType="end"/>
          </w:r>
        </w:sdtContent>
      </w:sdt>
      <w:r w:rsidRPr="00BA1179">
        <w:t>.</w:t>
      </w:r>
    </w:p>
    <w:p w14:paraId="592B709E" w14:textId="0D338521"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D35BF">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D35BF">
            <w:rPr>
              <w:noProof/>
            </w:rPr>
            <w:t>(Vásquez, 2021)</w:t>
          </w:r>
          <w:r w:rsidRPr="00BA1179">
            <w:fldChar w:fldCharType="end"/>
          </w:r>
        </w:sdtContent>
      </w:sdt>
      <w:r w:rsidRPr="00BA1179">
        <w:t>.</w:t>
      </w:r>
    </w:p>
    <w:p w14:paraId="48E45368" w14:textId="40DFD0F3"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Local 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w:t>
      </w:r>
      <w:r w:rsidRPr="00BA1179">
        <w:lastRenderedPageBreak/>
        <w:t xml:space="preserve">coordination auditable, and the local decision path short. </w:t>
      </w:r>
      <w:r w:rsidRPr="00BA1179">
        <w:fldChar w:fldCharType="begin"/>
      </w:r>
      <w:r w:rsidRPr="00BA1179">
        <w:instrText xml:space="preserve"> REF _Ref300000204 \h </w:instrText>
      </w:r>
      <w:r w:rsidRPr="00BA1179">
        <w:fldChar w:fldCharType="separate"/>
      </w:r>
      <w:r w:rsidR="008D35BF" w:rsidRPr="00BA1179">
        <w:t xml:space="preserve">Figure </w:t>
      </w:r>
      <w:r w:rsidR="008D35BF">
        <w:rPr>
          <w:noProof/>
        </w:rPr>
        <w:t>2</w:t>
      </w:r>
      <w:r w:rsidR="008D35BF">
        <w:t>.</w:t>
      </w:r>
      <w:r w:rsidR="008D35BF">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16876233">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1F29F96F" w:rsidR="00AD5C12" w:rsidRPr="00BA1179" w:rsidRDefault="00AD5C12" w:rsidP="00AD5C12">
      <w:pPr>
        <w:pStyle w:val="Caption"/>
      </w:pPr>
      <w:bookmarkStart w:id="59" w:name="_Ref300000204"/>
      <w:bookmarkStart w:id="60" w:name="_Toc235290169"/>
      <w:r w:rsidRPr="00BA1179">
        <w:t xml:space="preserve">Figure </w:t>
      </w:r>
      <w:r w:rsidR="007C6708">
        <w:fldChar w:fldCharType="begin"/>
      </w:r>
      <w:r w:rsidR="007C6708">
        <w:instrText xml:space="preserve"> STYLEREF 1 \s </w:instrText>
      </w:r>
      <w:r w:rsidR="007C6708">
        <w:fldChar w:fldCharType="separate"/>
      </w:r>
      <w:r w:rsidR="008D35BF">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2</w:t>
      </w:r>
      <w:r w:rsidR="007C6708">
        <w:fldChar w:fldCharType="end"/>
      </w:r>
      <w:bookmarkEnd w:id="59"/>
      <w:r w:rsidRPr="00BA1179">
        <w:t xml:space="preserve"> Information flow in centralized and distributed DSS architectures</w:t>
      </w:r>
      <w:bookmarkEnd w:id="60"/>
    </w:p>
    <w:p w14:paraId="1A6D8A79" w14:textId="4B0753B3" w:rsidR="00BB15F3" w:rsidRPr="00BA1179" w:rsidRDefault="00000000">
      <w:pPr>
        <w:pStyle w:val="Heading2"/>
      </w:pPr>
      <w:bookmarkStart w:id="61" w:name="_Toc235290100"/>
      <w:r w:rsidRPr="00BA1179">
        <w:t>The Input Space: Heterogeneous Sensing to Observation Features</w:t>
      </w:r>
      <w:bookmarkEnd w:id="61"/>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22B93770" w:rsidR="00BB15F3" w:rsidRPr="00BA1179" w:rsidRDefault="00000000">
      <w:pPr>
        <w:pStyle w:val="ParText"/>
      </w:pPr>
      <w:r w:rsidRPr="00BA1179">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D35BF">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D35BF">
            <w:rPr>
              <w:noProof/>
            </w:rPr>
            <w:t xml:space="preserve">(Duarte, Teodoro, Gonçalves, Soares, &amp; Cunha, 2022; Scott </w:t>
          </w:r>
          <w:r w:rsidR="008D35BF">
            <w:rPr>
              <w:noProof/>
            </w:rPr>
            <w:lastRenderedPageBreak/>
            <w:t>&amp;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D35BF">
            <w:rPr>
              <w:noProof/>
            </w:rPr>
            <w:t>(Martell,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5FEBAEE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D35BF" w:rsidRPr="00BA1179">
        <w:t xml:space="preserve">Table </w:t>
      </w:r>
      <w:r w:rsidR="008D35BF">
        <w:rPr>
          <w:noProof/>
        </w:rPr>
        <w:t>2</w:t>
      </w:r>
      <w:r w:rsidR="008D35BF" w:rsidRPr="00BA1179">
        <w:t>.</w:t>
      </w:r>
      <w:r w:rsidR="008D35BF">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3E1D8381" w:rsidR="00DC608C" w:rsidRPr="00BA1179" w:rsidRDefault="00000000">
      <w:pPr>
        <w:pStyle w:val="Caption"/>
      </w:pPr>
      <w:bookmarkStart w:id="62" w:name="_RefTblF"/>
      <w:bookmarkStart w:id="63" w:name="_Toc235290150"/>
      <w:r w:rsidRPr="00BA1179">
        <w:t xml:space="preserve">Table </w:t>
      </w:r>
      <w:r w:rsidRPr="00BA1179">
        <w:fldChar w:fldCharType="begin"/>
      </w:r>
      <w:r w:rsidRPr="00BA1179">
        <w:instrText xml:space="preserve"> STYLEREF 1 \s </w:instrText>
      </w:r>
      <w:r w:rsidRPr="00BA1179">
        <w:fldChar w:fldCharType="separate"/>
      </w:r>
      <w:r w:rsidR="008D35BF">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1</w:t>
      </w:r>
      <w:r w:rsidRPr="00BA1179">
        <w:fldChar w:fldCharType="end"/>
      </w:r>
      <w:bookmarkEnd w:id="62"/>
      <w:r w:rsidRPr="00BA1179">
        <w:t xml:space="preserve"> The ten observation features, their sources, and their rationale</w:t>
      </w:r>
      <w:bookmarkEnd w:id="63"/>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lastRenderedPageBreak/>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lastRenderedPageBreak/>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4" w:name="_Toc235290101"/>
      <w:r w:rsidRPr="00BA1179">
        <w:t>Concept-Driven Fuzzy Reasoning</w:t>
      </w:r>
      <w:bookmarkEnd w:id="64"/>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Which features are admitted to the input space, and over which concepts the decision rules are written.</w:t>
      </w:r>
    </w:p>
    <w:p w14:paraId="64179262" w14:textId="77777777" w:rsidR="00E60383" w:rsidRPr="00BA1179" w:rsidRDefault="00000000">
      <w:pPr>
        <w:pStyle w:val="Heading3"/>
      </w:pPr>
      <w:bookmarkStart w:id="65" w:name="_Toc235290102"/>
      <w:r w:rsidRPr="00BA1179">
        <w:lastRenderedPageBreak/>
        <w:t>Linguistic Uncertainty and Fuzzy Inference</w:t>
      </w:r>
      <w:bookmarkEnd w:id="65"/>
    </w:p>
    <w:p w14:paraId="33002CDE" w14:textId="140DBAE7" w:rsidR="00E60383" w:rsidRPr="00BA1179" w:rsidRDefault="00000000" w:rsidP="002E162E">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D35BF">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D35BF" w:rsidRPr="00BA1179">
        <w:t xml:space="preserve">( </w:t>
      </w:r>
      <w:r w:rsidR="008D35BF">
        <w:rPr>
          <w:noProof/>
        </w:rPr>
        <w:t>1</w:t>
      </w:r>
      <w:r w:rsidR="008D35BF"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D35BF" w:rsidRPr="00BA1179">
        <w:t xml:space="preserve">( </w:t>
      </w:r>
      <w:r w:rsidR="008D35BF">
        <w:rPr>
          <w:noProof/>
        </w:rPr>
        <w:t>1</w:t>
      </w:r>
      <w:r w:rsidR="008D35BF"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D35BF">
            <w:rPr>
              <w:noProof/>
            </w:rPr>
            <w:t>(Pedrycz, 1993)</w:t>
          </w:r>
          <w:r w:rsidRPr="00BA1179">
            <w:fldChar w:fldCharType="end"/>
          </w:r>
        </w:sdtContent>
      </w:sdt>
      <w:r w:rsidRPr="00BA1179">
        <w:t>.</w:t>
      </w:r>
    </w:p>
    <w:p w14:paraId="58D90584" w14:textId="73C4792F" w:rsidR="00E60383" w:rsidRPr="00BA1179" w:rsidRDefault="00000000">
      <w:pPr>
        <w:pStyle w:val="ParText"/>
      </w:pP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D35BF" w:rsidRPr="00BA1179">
        <w:t xml:space="preserve">( </w:t>
      </w:r>
      <w:r w:rsidR="008D35BF">
        <w:rPr>
          <w:noProof/>
        </w:rPr>
        <w:t>2</w:t>
      </w:r>
      <w:r w:rsidR="008D35BF" w:rsidRPr="00BA1179">
        <w:t xml:space="preserve"> )</w:t>
      </w:r>
      <w:r w:rsidRPr="00BA1179">
        <w:fldChar w:fldCharType="end"/>
      </w:r>
      <w:r w:rsidRPr="00BA1179">
        <w:t xml:space="preserve">, whose activation strength is the conjunction of its antecedent memberships, computed as in </w:t>
      </w:r>
      <w:r w:rsidRPr="00BA1179">
        <w:fldChar w:fldCharType="begin"/>
      </w:r>
      <w:r w:rsidRPr="00BA1179">
        <w:instrText xml:space="preserve"> REF _RefEqB03 \h </w:instrText>
      </w:r>
      <w:r w:rsidRPr="00BA1179">
        <w:fldChar w:fldCharType="separate"/>
      </w:r>
      <w:r w:rsidR="008D35BF" w:rsidRPr="00BA1179">
        <w:t xml:space="preserve">( </w:t>
      </w:r>
      <w:r w:rsidR="008D35BF">
        <w:rPr>
          <w:noProof/>
        </w:rPr>
        <w:t>3</w:t>
      </w:r>
      <w:r w:rsidR="008D35BF"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2FA6E0F3" w:rsidR="0054511D" w:rsidRPr="00BA1179" w:rsidRDefault="0054511D" w:rsidP="0054511D">
            <w:pPr>
              <w:pStyle w:val="ParEq"/>
              <w:spacing w:line="360" w:lineRule="auto"/>
            </w:pPr>
            <w:bookmarkStart w:id="66" w:name="_Ref234272675"/>
            <w:bookmarkStart w:id="67" w:name="_RefEqB01"/>
            <w:r w:rsidRPr="00BA1179">
              <w:t xml:space="preserve">( </w:t>
            </w:r>
            <w:r w:rsidRPr="00BA1179">
              <w:fldChar w:fldCharType="begin"/>
            </w:r>
            <w:r w:rsidRPr="00BA1179">
              <w:instrText xml:space="preserve"> SEQ ( \* ARABIC </w:instrText>
            </w:r>
            <w:r w:rsidRPr="00BA1179">
              <w:fldChar w:fldCharType="separate"/>
            </w:r>
            <w:r w:rsidR="008D35BF">
              <w:rPr>
                <w:noProof/>
              </w:rPr>
              <w:t>1</w:t>
            </w:r>
            <w:r w:rsidRPr="00BA1179">
              <w:fldChar w:fldCharType="end"/>
            </w:r>
            <w:r w:rsidRPr="00BA1179">
              <w:t xml:space="preserve"> )</w:t>
            </w:r>
            <w:bookmarkEnd w:id="66"/>
            <w:bookmarkEnd w:id="67"/>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596344AF" w:rsidR="0054511D" w:rsidRPr="00BA1179" w:rsidRDefault="0054511D" w:rsidP="0054511D">
            <w:pPr>
              <w:pStyle w:val="ParEq"/>
            </w:pPr>
            <w:bookmarkStart w:id="68" w:name="_RefEqB02"/>
            <w:r w:rsidRPr="00BA1179">
              <w:t xml:space="preserve">( </w:t>
            </w:r>
            <w:r w:rsidRPr="00BA1179">
              <w:fldChar w:fldCharType="begin"/>
            </w:r>
            <w:r w:rsidRPr="00BA1179">
              <w:instrText xml:space="preserve"> SEQ ( \* ARABIC </w:instrText>
            </w:r>
            <w:r w:rsidRPr="00BA1179">
              <w:fldChar w:fldCharType="separate"/>
            </w:r>
            <w:r w:rsidR="008D35BF">
              <w:rPr>
                <w:noProof/>
              </w:rPr>
              <w:t>2</w:t>
            </w:r>
            <w:r w:rsidRPr="00BA1179">
              <w:fldChar w:fldCharType="end"/>
            </w:r>
            <w:r w:rsidRPr="00BA1179">
              <w:t xml:space="preserve"> )</w:t>
            </w:r>
            <w:bookmarkEnd w:id="68"/>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6D079045" w:rsidR="0054511D" w:rsidRPr="00BA1179" w:rsidRDefault="0054511D" w:rsidP="0054511D">
            <w:pPr>
              <w:pStyle w:val="ParEq"/>
            </w:pPr>
            <w:bookmarkStart w:id="69" w:name="_RefEqB03"/>
            <w:r w:rsidRPr="00BA1179">
              <w:t xml:space="preserve">( </w:t>
            </w:r>
            <w:r w:rsidRPr="00BA1179">
              <w:fldChar w:fldCharType="begin"/>
            </w:r>
            <w:r w:rsidRPr="00BA1179">
              <w:instrText xml:space="preserve"> SEQ ( \* ARABIC </w:instrText>
            </w:r>
            <w:r w:rsidRPr="00BA1179">
              <w:fldChar w:fldCharType="separate"/>
            </w:r>
            <w:r w:rsidR="008D35BF">
              <w:rPr>
                <w:noProof/>
              </w:rPr>
              <w:t>3</w:t>
            </w:r>
            <w:r w:rsidRPr="00BA1179">
              <w:fldChar w:fldCharType="end"/>
            </w:r>
            <w:r w:rsidRPr="00BA1179">
              <w:t xml:space="preserve"> )</w:t>
            </w:r>
            <w:bookmarkEnd w:id="69"/>
          </w:p>
        </w:tc>
      </w:tr>
    </w:tbl>
    <w:p w14:paraId="2EAFF339" w14:textId="382C0B3F"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D35BF" w:rsidRPr="00BA1179">
        <w:t xml:space="preserve">( </w:t>
      </w:r>
      <w:r w:rsidR="008D35BF">
        <w:rPr>
          <w:noProof/>
        </w:rPr>
        <w:t>2</w:t>
      </w:r>
      <w:r w:rsidR="008D35BF"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D35BF" w:rsidRPr="00BA1179">
        <w:t xml:space="preserve">( </w:t>
      </w:r>
      <w:r w:rsidR="008D35BF">
        <w:rPr>
          <w:noProof/>
        </w:rPr>
        <w:t>3</w:t>
      </w:r>
      <w:r w:rsidR="008D35BF"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1D63848B"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D35BF">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D35BF" w:rsidRPr="00BA1179">
        <w:t xml:space="preserve">( </w:t>
      </w:r>
      <w:r w:rsidR="008D35BF">
        <w:rPr>
          <w:noProof/>
        </w:rPr>
        <w:t>4</w:t>
      </w:r>
      <w:r w:rsidR="008D35BF"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30C06289" w:rsidR="00E60383" w:rsidRPr="00BA1179" w:rsidRDefault="00000000" w:rsidP="007809BA">
            <w:pPr>
              <w:pStyle w:val="ParEq"/>
            </w:pPr>
            <w:bookmarkStart w:id="70" w:name="_RefEqB04"/>
            <w:r w:rsidRPr="00BA1179">
              <w:t xml:space="preserve">( </w:t>
            </w:r>
            <w:r w:rsidRPr="00BA1179">
              <w:fldChar w:fldCharType="begin"/>
            </w:r>
            <w:r w:rsidRPr="00BA1179">
              <w:instrText xml:space="preserve"> SEQ ( \* ARABIC </w:instrText>
            </w:r>
            <w:r w:rsidRPr="00BA1179">
              <w:fldChar w:fldCharType="separate"/>
            </w:r>
            <w:r w:rsidR="008D35BF">
              <w:rPr>
                <w:noProof/>
              </w:rPr>
              <w:t>4</w:t>
            </w:r>
            <w:r w:rsidRPr="00BA1179">
              <w:fldChar w:fldCharType="end"/>
            </w:r>
            <w:r w:rsidRPr="00BA1179">
              <w:t xml:space="preserve"> )</w:t>
            </w:r>
            <w:bookmarkEnd w:id="70"/>
          </w:p>
        </w:tc>
      </w:tr>
    </w:tbl>
    <w:p w14:paraId="1968ED9F" w14:textId="25B3C0B5" w:rsidR="00E60383" w:rsidRPr="00BA1179" w:rsidRDefault="00000000">
      <w:pPr>
        <w:pStyle w:val="ParText"/>
      </w:pPr>
      <w:r w:rsidRPr="00BA1179">
        <w:t xml:space="preserve">In </w:t>
      </w:r>
      <w:r w:rsidRPr="00BA1179">
        <w:fldChar w:fldCharType="begin"/>
      </w:r>
      <w:r w:rsidRPr="00BA1179">
        <w:instrText xml:space="preserve"> REF _RefEqB04 \h </w:instrText>
      </w:r>
      <w:r w:rsidRPr="00BA1179">
        <w:fldChar w:fldCharType="separate"/>
      </w:r>
      <w:r w:rsidR="008D35BF" w:rsidRPr="00BA1179">
        <w:t xml:space="preserve">( </w:t>
      </w:r>
      <w:r w:rsidR="008D35BF">
        <w:rPr>
          <w:noProof/>
        </w:rPr>
        <w:t>4</w:t>
      </w:r>
      <w:r w:rsidR="008D35BF"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w:t>
      </w:r>
      <w:r w:rsidRPr="00BA1179">
        <w:lastRenderedPageBreak/>
        <w:t xml:space="preserve">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D35BF" w:rsidRPr="00BA1179">
        <w:t xml:space="preserve">( </w:t>
      </w:r>
      <w:r w:rsidR="008D35BF">
        <w:rPr>
          <w:noProof/>
        </w:rPr>
        <w:t>5</w:t>
      </w:r>
      <w:r w:rsidR="008D35BF"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755309A2" w:rsidR="00E60383" w:rsidRPr="00BA1179" w:rsidRDefault="00000000" w:rsidP="007809BA">
            <w:pPr>
              <w:pStyle w:val="ParEq"/>
            </w:pPr>
            <w:bookmarkStart w:id="71" w:name="_RefEqB05"/>
            <w:r w:rsidRPr="00BA1179">
              <w:t xml:space="preserve">( </w:t>
            </w:r>
            <w:r w:rsidRPr="00BA1179">
              <w:fldChar w:fldCharType="begin"/>
            </w:r>
            <w:r w:rsidRPr="00BA1179">
              <w:instrText xml:space="preserve"> SEQ ( \* ARABIC </w:instrText>
            </w:r>
            <w:r w:rsidRPr="00BA1179">
              <w:fldChar w:fldCharType="separate"/>
            </w:r>
            <w:r w:rsidR="008D35BF">
              <w:rPr>
                <w:noProof/>
              </w:rPr>
              <w:t>5</w:t>
            </w:r>
            <w:r w:rsidRPr="00BA1179">
              <w:fldChar w:fldCharType="end"/>
            </w:r>
            <w:r w:rsidRPr="00BA1179">
              <w:t xml:space="preserve"> )</w:t>
            </w:r>
            <w:bookmarkEnd w:id="71"/>
          </w:p>
        </w:tc>
      </w:tr>
    </w:tbl>
    <w:p w14:paraId="0517DA95" w14:textId="0E09EDE4"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D35BF" w:rsidRPr="00BA1179">
            <w:t xml:space="preserve">( </w:t>
          </w:r>
          <w:r w:rsidR="008D35BF">
            <w:rPr>
              <w:noProof/>
            </w:rPr>
            <w:t>5</w:t>
          </w:r>
          <w:r w:rsidR="008D35BF"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D35BF">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5957C0AC">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2" w:name="_RefFig23"/>
    </w:p>
    <w:p w14:paraId="0AA83BAB" w14:textId="64BBE586" w:rsidR="000B1A79" w:rsidRDefault="000B1A79" w:rsidP="000B1A79">
      <w:pPr>
        <w:pStyle w:val="Caption"/>
        <w:jc w:val="center"/>
      </w:pPr>
      <w:bookmarkStart w:id="73" w:name="_Ref235198619"/>
      <w:bookmarkStart w:id="74" w:name="_Toc235290170"/>
      <w:r>
        <w:t xml:space="preserve">Figure </w:t>
      </w:r>
      <w:r w:rsidR="007C6708">
        <w:fldChar w:fldCharType="begin"/>
      </w:r>
      <w:r w:rsidR="007C6708">
        <w:instrText xml:space="preserve"> STYLEREF 1 \s </w:instrText>
      </w:r>
      <w:r w:rsidR="007C6708">
        <w:fldChar w:fldCharType="separate"/>
      </w:r>
      <w:r w:rsidR="008D35BF">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3</w:t>
      </w:r>
      <w:r w:rsidR="007C6708">
        <w:fldChar w:fldCharType="end"/>
      </w:r>
      <w:bookmarkEnd w:id="73"/>
      <w:r>
        <w:t xml:space="preserve"> </w:t>
      </w:r>
      <w:r w:rsidRPr="00BA1179">
        <w:t>Five-term trapezoidal membership partition with an example reading</w:t>
      </w:r>
      <w:bookmarkEnd w:id="74"/>
    </w:p>
    <w:bookmarkEnd w:id="72"/>
    <w:p w14:paraId="0E9A0E6F" w14:textId="3FCB8C35" w:rsidR="0085056D" w:rsidRPr="00BA1179" w:rsidRDefault="000B1A79" w:rsidP="0085056D">
      <w:pPr>
        <w:pStyle w:val="ParText"/>
      </w:pPr>
      <w:r>
        <w:fldChar w:fldCharType="begin"/>
      </w:r>
      <w:r>
        <w:instrText xml:space="preserve"> REF _Ref235198619 \h </w:instrText>
      </w:r>
      <w:r>
        <w:fldChar w:fldCharType="separate"/>
      </w:r>
      <w:r w:rsidR="008D35BF">
        <w:t xml:space="preserve">Figure </w:t>
      </w:r>
      <w:r w:rsidR="008D35BF">
        <w:rPr>
          <w:noProof/>
        </w:rPr>
        <w:t>2</w:t>
      </w:r>
      <w:r w:rsidR="008D35BF">
        <w:t>.</w:t>
      </w:r>
      <w:r w:rsidR="008D35BF">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5" w:name="_Toc235290103"/>
      <w:r>
        <w:lastRenderedPageBreak/>
        <w:t>Mamdani and Takagi-Sugeno Inference: Mechanism and Choice</w:t>
      </w:r>
      <w:bookmarkEnd w:id="75"/>
    </w:p>
    <w:p w14:paraId="57B45FC9" w14:textId="268001A4"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D35BF">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D35BF">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D35BF" w:rsidRPr="00BA1179">
        <w:t xml:space="preserve">( </w:t>
      </w:r>
      <w:r w:rsidR="008D35BF">
        <w:rPr>
          <w:noProof/>
        </w:rPr>
        <w:t>3</w:t>
      </w:r>
      <w:r w:rsidR="008D35BF"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A6AC1FB"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D35BF" w:rsidRPr="00BA1179">
        <w:t xml:space="preserve">( </w:t>
      </w:r>
      <w:r w:rsidR="008D35BF">
        <w:rPr>
          <w:noProof/>
        </w:rPr>
        <w:t>4</w:t>
      </w:r>
      <w:r w:rsidR="008D35BF"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45CE9BED"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D35BF" w:rsidRPr="00BA1179">
        <w:t xml:space="preserve">( </w:t>
      </w:r>
      <w:r w:rsidR="008D35BF">
        <w:rPr>
          <w:noProof/>
        </w:rPr>
        <w:t>5</w:t>
      </w:r>
      <w:r w:rsidR="008D35BF"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246E25" w:rsidR="00F63DAD" w:rsidRPr="00F63DAD" w:rsidRDefault="00F63DAD" w:rsidP="00F63DAD">
            <w:pPr>
              <w:pStyle w:val="ParEq"/>
            </w:pPr>
            <w:bookmarkStart w:id="76" w:name="_RefEqTS0"/>
            <w:r w:rsidRPr="00F63DAD">
              <w:t xml:space="preserve">( </w:t>
            </w:r>
            <w:r w:rsidRPr="00F63DAD">
              <w:fldChar w:fldCharType="begin"/>
            </w:r>
            <w:r w:rsidRPr="00F63DAD">
              <w:instrText xml:space="preserve"> SEQ ( \* ARABIC </w:instrText>
            </w:r>
            <w:r w:rsidRPr="00F63DAD">
              <w:fldChar w:fldCharType="separate"/>
            </w:r>
            <w:r w:rsidR="008D35BF">
              <w:rPr>
                <w:noProof/>
              </w:rPr>
              <w:t>6</w:t>
            </w:r>
            <w:r w:rsidRPr="00F63DAD">
              <w:fldChar w:fldCharType="end"/>
            </w:r>
            <w:r w:rsidRPr="00F63DAD">
              <w:t xml:space="preserve"> )</w:t>
            </w:r>
            <w:bookmarkEnd w:id="76"/>
          </w:p>
        </w:tc>
      </w:tr>
    </w:tbl>
    <w:p w14:paraId="7FE9F96F" w14:textId="6DD3E5CF" w:rsidR="00D25AA8" w:rsidRDefault="00D25AA8" w:rsidP="00D25AA8">
      <w:pPr>
        <w:pStyle w:val="ParText"/>
      </w:pPr>
      <w:r>
        <w:t xml:space="preserve">In </w:t>
      </w:r>
      <w:r>
        <w:fldChar w:fldCharType="begin"/>
      </w:r>
      <w:r>
        <w:instrText xml:space="preserve"> REF _RefEqTS0 \h </w:instrText>
      </w:r>
      <w:r>
        <w:fldChar w:fldCharType="separate"/>
      </w:r>
      <w:r w:rsidR="008D35BF" w:rsidRPr="00F63DAD">
        <w:t xml:space="preserve">( </w:t>
      </w:r>
      <w:r w:rsidR="008D35BF">
        <w:rPr>
          <w:noProof/>
        </w:rPr>
        <w:t>6</w:t>
      </w:r>
      <w:r w:rsidR="008D35BF"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D35BF" w:rsidRPr="00BA1179">
        <w:t xml:space="preserve">( </w:t>
      </w:r>
      <w:r w:rsidR="008D35BF">
        <w:rPr>
          <w:noProof/>
        </w:rPr>
        <w:t>3</w:t>
      </w:r>
      <w:r w:rsidR="008D35BF"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its constant consequent, read directly as an intervention intensity on the unit interval. The lower bound of one in the denominator implements the coverage discipline of the framework</w:t>
      </w:r>
      <w:r w:rsidR="00223D81">
        <w:t>.</w:t>
      </w:r>
      <w:r>
        <w:t xml:space="preserve"> </w:t>
      </w:r>
      <w:r w:rsidR="00223D81">
        <w:t>W</w:t>
      </w:r>
      <w:r>
        <w:t xml:space="preserve">hen the whole base fires weakly, the output is attenuated rather than renormalized upward, so a barely covered situation cannot </w:t>
      </w:r>
      <w:r>
        <w:lastRenderedPageBreak/>
        <w:t>masquerade as a confident command. The output is crisp by construction, no defuzzification step exists, and the value interpolates smoothly between the actions of the rules that share the situation.</w:t>
      </w:r>
    </w:p>
    <w:p w14:paraId="5AE51AFA" w14:textId="19BF1013" w:rsidR="00A54CE9" w:rsidRDefault="00A54CE9" w:rsidP="00A54CE9">
      <w:pPr>
        <w:pStyle w:val="ParText"/>
      </w:pPr>
      <w:r>
        <w:fldChar w:fldCharType="begin"/>
      </w:r>
      <w:r>
        <w:instrText xml:space="preserve"> REF _RefFigMTS \h </w:instrText>
      </w:r>
      <w:r>
        <w:fldChar w:fldCharType="separate"/>
      </w:r>
      <w:r w:rsidR="008D35BF">
        <w:t xml:space="preserve">Figure </w:t>
      </w:r>
      <w:r w:rsidR="008D35BF">
        <w:rPr>
          <w:noProof/>
        </w:rPr>
        <w:t>2</w:t>
      </w:r>
      <w:r w:rsidR="008D35BF">
        <w:t>.</w:t>
      </w:r>
      <w:r w:rsidR="008D35BF">
        <w:rPr>
          <w:noProof/>
        </w:rPr>
        <w:t>4</w:t>
      </w:r>
      <w:r>
        <w:fldChar w:fldCharType="end"/>
      </w:r>
      <w:r>
        <w:t xml:space="preserve"> contrasts the two pipelines stage by stage, and </w:t>
      </w:r>
      <w:r>
        <w:fldChar w:fldCharType="begin"/>
      </w:r>
      <w:r>
        <w:instrText xml:space="preserve"> REF _RefTblMTS \h </w:instrText>
      </w:r>
      <w:r>
        <w:fldChar w:fldCharType="separate"/>
      </w:r>
      <w:r w:rsidR="008D35BF">
        <w:t xml:space="preserve">Table </w:t>
      </w:r>
      <w:r w:rsidR="008D35BF">
        <w:rPr>
          <w:noProof/>
        </w:rPr>
        <w:t>2</w:t>
      </w:r>
      <w:r w:rsidR="008D35BF">
        <w:t>.</w:t>
      </w:r>
      <w:r w:rsidR="008D35BF">
        <w:rPr>
          <w:noProof/>
        </w:rPr>
        <w:t>2</w:t>
      </w:r>
      <w:r>
        <w:fldChar w:fldCharType="end"/>
      </w:r>
      <w:r>
        <w:t xml:space="preserve"> condenses the comparison. The front of the pipeline is identical; everything that differs follows from the consequent form.</w:t>
      </w:r>
    </w:p>
    <w:p w14:paraId="3FC2F046" w14:textId="24C54E91" w:rsidR="00A54CE9" w:rsidRDefault="00A54CE9" w:rsidP="00A54CE9">
      <w:pPr>
        <w:pStyle w:val="Caption"/>
        <w:keepNext/>
      </w:pPr>
      <w:bookmarkStart w:id="77" w:name="_RefTblMTS"/>
      <w:bookmarkStart w:id="78" w:name="_Toc235290151"/>
      <w:r>
        <w:t xml:space="preserve">Table </w:t>
      </w:r>
      <w:r>
        <w:fldChar w:fldCharType="begin"/>
      </w:r>
      <w:r>
        <w:instrText xml:space="preserve"> STYLEREF 1 \s </w:instrText>
      </w:r>
      <w:r>
        <w:fldChar w:fldCharType="separate"/>
      </w:r>
      <w:r w:rsidR="008D35BF">
        <w:rPr>
          <w:noProof/>
        </w:rPr>
        <w:t>2</w:t>
      </w:r>
      <w:r>
        <w:fldChar w:fldCharType="end"/>
      </w:r>
      <w:r>
        <w:t>.</w:t>
      </w:r>
      <w:r>
        <w:fldChar w:fldCharType="begin"/>
      </w:r>
      <w:r>
        <w:instrText xml:space="preserve"> SEQ Table \* ARABIC \s 1 </w:instrText>
      </w:r>
      <w:r>
        <w:fldChar w:fldCharType="separate"/>
      </w:r>
      <w:r w:rsidR="008D35BF">
        <w:rPr>
          <w:noProof/>
        </w:rPr>
        <w:t>2</w:t>
      </w:r>
      <w:r>
        <w:fldChar w:fldCharType="end"/>
      </w:r>
      <w:bookmarkEnd w:id="77"/>
      <w:r>
        <w:t xml:space="preserve"> Mamdani and zero-order Takagi-Sugeno inference compared</w:t>
      </w:r>
      <w:bookmarkEnd w:id="78"/>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3B51241" w14:textId="77777777" w:rsidR="00A54CE9" w:rsidRDefault="00A54CE9" w:rsidP="00D25AA8">
      <w:pPr>
        <w:pStyle w:val="ParText"/>
      </w:pPr>
    </w:p>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4FD03DD1" w:rsidR="00D25AA8" w:rsidRDefault="00D25AA8" w:rsidP="00D25AA8">
      <w:pPr>
        <w:jc w:val="center"/>
      </w:pPr>
      <w:bookmarkStart w:id="79" w:name="_RefFigMTS"/>
      <w:bookmarkStart w:id="80" w:name="_Toc235290171"/>
      <w:r>
        <w:t xml:space="preserve">Figure </w:t>
      </w:r>
      <w:r w:rsidR="007C6708">
        <w:fldChar w:fldCharType="begin"/>
      </w:r>
      <w:r w:rsidR="007C6708">
        <w:instrText xml:space="preserve"> STYLEREF 1 \s </w:instrText>
      </w:r>
      <w:r w:rsidR="007C6708">
        <w:fldChar w:fldCharType="separate"/>
      </w:r>
      <w:r w:rsidR="008D35BF">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4</w:t>
      </w:r>
      <w:r w:rsidR="007C6708">
        <w:fldChar w:fldCharType="end"/>
      </w:r>
      <w:bookmarkEnd w:id="79"/>
      <w:r>
        <w:t xml:space="preserve"> Mamdani and zero-order Takagi-Sugeno inference pipelines</w:t>
      </w:r>
      <w:bookmarkEnd w:id="80"/>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7BD724F"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D35BF" w:rsidRPr="00F63DAD">
        <w:t xml:space="preserve">( </w:t>
      </w:r>
      <w:r w:rsidR="008D35BF">
        <w:rPr>
          <w:noProof/>
        </w:rPr>
        <w:t>6</w:t>
      </w:r>
      <w:r w:rsidR="008D35BF"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2B7E75A0" w:rsidR="00022A64" w:rsidRDefault="00022A64">
      <w:pPr>
        <w:pStyle w:val="ParText"/>
        <w:numPr>
          <w:ilvl w:val="0"/>
          <w:numId w:val="14"/>
        </w:numPr>
      </w:pPr>
      <w:r>
        <w:rPr>
          <w:b/>
          <w:bCs/>
        </w:rPr>
        <w:t>A</w:t>
      </w:r>
      <w:r w:rsidR="00D25AA8" w:rsidRPr="00A54CE9">
        <w:rPr>
          <w:b/>
          <w:bCs/>
        </w:rPr>
        <w:t>ctuation semantics</w:t>
      </w:r>
      <w:r w:rsidR="00D25AA8">
        <w:t xml:space="preserve">: </w:t>
      </w:r>
      <w:r w:rsidR="00A54CE9">
        <w:t>T</w:t>
      </w:r>
      <w:r w:rsidR="00D25AA8">
        <w:t xml:space="preserve">he outputs of the decision layer are intensity commands on the six intervention </w:t>
      </w:r>
      <w:r w:rsidR="00DF38AD">
        <w:t>types</w:t>
      </w:r>
      <w:r w:rsidR="00D25AA8">
        <w:t xml:space="preserve">, and a zero-order consequent is exactly such a command; Mamdani would compute a linguistic output only to defuzzify it back into the number the actuator needed all along. </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1" w:name="_Toc235290104"/>
      <w:r w:rsidRPr="00BA1179">
        <w:t>The Rule Explosion Problem</w:t>
      </w:r>
      <w:bookmarkEnd w:id="81"/>
    </w:p>
    <w:p w14:paraId="625D519B" w14:textId="18B2A3B1"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D35BF" w:rsidRPr="00022A64">
        <w:t xml:space="preserve">( </w:t>
      </w:r>
      <w:r w:rsidR="008D35BF">
        <w:rPr>
          <w:noProof/>
        </w:rPr>
        <w:t>7</w:t>
      </w:r>
      <w:r w:rsidR="008D35BF"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D35BF">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18DBAC" w:rsidR="00E60383" w:rsidRPr="00022A64" w:rsidRDefault="00000000" w:rsidP="00022A64">
            <w:pPr>
              <w:pStyle w:val="ParEq"/>
            </w:pPr>
            <w:bookmarkStart w:id="82" w:name="_RefEqB06"/>
            <w:r w:rsidRPr="00022A64">
              <w:t xml:space="preserve">( </w:t>
            </w:r>
            <w:r w:rsidRPr="00022A64">
              <w:fldChar w:fldCharType="begin"/>
            </w:r>
            <w:r w:rsidRPr="00022A64">
              <w:instrText xml:space="preserve"> SEQ ( \* ARABIC </w:instrText>
            </w:r>
            <w:r w:rsidRPr="00022A64">
              <w:fldChar w:fldCharType="separate"/>
            </w:r>
            <w:r w:rsidR="008D35BF">
              <w:rPr>
                <w:noProof/>
              </w:rPr>
              <w:t>7</w:t>
            </w:r>
            <w:r w:rsidRPr="00022A64">
              <w:fldChar w:fldCharType="end"/>
            </w:r>
            <w:r w:rsidRPr="00022A64">
              <w:t xml:space="preserve"> )</w:t>
            </w:r>
            <w:bookmarkEnd w:id="82"/>
          </w:p>
        </w:tc>
      </w:tr>
    </w:tbl>
    <w:p w14:paraId="3C220558" w14:textId="77777777" w:rsidR="00E60383" w:rsidRPr="00BA1179" w:rsidRDefault="00000000">
      <w:pPr>
        <w:pStyle w:val="Heading3"/>
      </w:pPr>
      <w:bookmarkStart w:id="83" w:name="_Toc235290105"/>
      <w:r w:rsidRPr="00BA1179">
        <w:t>Concepts as an Intermediate Abstraction</w:t>
      </w:r>
      <w:bookmarkEnd w:id="83"/>
    </w:p>
    <w:p w14:paraId="7CC104A8" w14:textId="3D44E26C"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D35BF" w:rsidRPr="00BA1179">
        <w:t xml:space="preserve">Table </w:t>
      </w:r>
      <w:r w:rsidR="008D35BF">
        <w:rPr>
          <w:noProof/>
        </w:rPr>
        <w:t>2</w:t>
      </w:r>
      <w:r w:rsidR="008D35BF" w:rsidRPr="00BA1179">
        <w:t>.</w:t>
      </w:r>
      <w:r w:rsidR="008D35BF">
        <w:rPr>
          <w:noProof/>
        </w:rPr>
        <w:t>3</w:t>
      </w:r>
      <w:r w:rsidRPr="00BA1179">
        <w:fldChar w:fldCharType="end"/>
      </w:r>
      <w:r w:rsidRPr="00BA1179">
        <w:t>.</w:t>
      </w:r>
    </w:p>
    <w:p w14:paraId="4DEED09D" w14:textId="240E2E7E" w:rsidR="000E1725" w:rsidRPr="00BA1179" w:rsidRDefault="00000000" w:rsidP="00E216D6">
      <w:pPr>
        <w:pStyle w:val="Caption"/>
      </w:pPr>
      <w:bookmarkStart w:id="84" w:name="_RefTblQ"/>
      <w:bookmarkStart w:id="85" w:name="_Ref234529138"/>
      <w:bookmarkStart w:id="86" w:name="_Toc235290152"/>
      <w:r w:rsidRPr="00BA1179">
        <w:t xml:space="preserve">Table </w:t>
      </w:r>
      <w:r w:rsidRPr="00BA1179">
        <w:fldChar w:fldCharType="begin"/>
      </w:r>
      <w:r w:rsidRPr="00BA1179">
        <w:instrText xml:space="preserve"> STYLEREF 1 \s </w:instrText>
      </w:r>
      <w:r w:rsidRPr="00BA1179">
        <w:fldChar w:fldCharType="separate"/>
      </w:r>
      <w:r w:rsidR="008D35BF">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3</w:t>
      </w:r>
      <w:r w:rsidRPr="00BA1179">
        <w:fldChar w:fldCharType="end"/>
      </w:r>
      <w:bookmarkEnd w:id="84"/>
      <w:r w:rsidRPr="00BA1179">
        <w:t xml:space="preserve"> Operational questions and the decision concepts derived from them</w:t>
      </w:r>
      <w:bookmarkEnd w:id="85"/>
      <w:bookmarkEnd w:id="86"/>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735C8BBB"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D35BF">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152A7AAC"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D35BF" w:rsidRPr="00022A64">
        <w:t xml:space="preserve">( </w:t>
      </w:r>
      <w:r w:rsidR="008D35BF">
        <w:rPr>
          <w:noProof/>
        </w:rPr>
        <w:t>8</w:t>
      </w:r>
      <w:r w:rsidR="008D35BF"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09F71E8" w:rsidR="004A6192" w:rsidRPr="00022A64" w:rsidRDefault="004A6192" w:rsidP="00022A64">
            <w:pPr>
              <w:pStyle w:val="ParEq"/>
            </w:pPr>
            <w:bookmarkStart w:id="87" w:name="_RefEqB07"/>
            <w:r w:rsidRPr="00022A64">
              <w:t xml:space="preserve">( </w:t>
            </w:r>
            <w:r w:rsidRPr="00022A64">
              <w:fldChar w:fldCharType="begin"/>
            </w:r>
            <w:r w:rsidRPr="00022A64">
              <w:instrText xml:space="preserve"> SEQ ( \* ARABIC </w:instrText>
            </w:r>
            <w:r w:rsidRPr="00022A64">
              <w:fldChar w:fldCharType="separate"/>
            </w:r>
            <w:r w:rsidR="008D35BF">
              <w:rPr>
                <w:noProof/>
              </w:rPr>
              <w:t>8</w:t>
            </w:r>
            <w:r w:rsidRPr="00022A64">
              <w:fldChar w:fldCharType="end"/>
            </w:r>
            <w:r w:rsidRPr="00022A64">
              <w:t xml:space="preserve"> )</w:t>
            </w:r>
            <w:bookmarkEnd w:id="87"/>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8" w:name="_Toc235290106"/>
      <w:r w:rsidRPr="00BA1179">
        <w:t>The Decision Space: Actions and Their Evaluation</w:t>
      </w:r>
      <w:bookmarkEnd w:id="88"/>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89" w:name="_Toc235290107"/>
      <w:r w:rsidRPr="00BA1179">
        <w:lastRenderedPageBreak/>
        <w:t>Actions and Interventions in Wildfire Decision Support</w:t>
      </w:r>
      <w:bookmarkEnd w:id="89"/>
    </w:p>
    <w:p w14:paraId="19F52DBF" w14:textId="1793044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D35BF">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68A81FED" w:rsidR="0007627B" w:rsidRPr="00BA1179"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D35BF" w:rsidRPr="00BA1179">
        <w:t xml:space="preserve">Table </w:t>
      </w:r>
      <w:r w:rsidR="008D35BF">
        <w:rPr>
          <w:noProof/>
        </w:rPr>
        <w:t>2</w:t>
      </w:r>
      <w:r w:rsidR="008D35BF" w:rsidRPr="00BA1179">
        <w:t>.</w:t>
      </w:r>
      <w:r w:rsidR="008D35BF">
        <w:rPr>
          <w:noProof/>
        </w:rPr>
        <w:t>4</w:t>
      </w:r>
      <w:r w:rsidRPr="00BA1179">
        <w:fldChar w:fldCharType="end"/>
      </w:r>
      <w:r w:rsidRPr="00BA1179">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5432E06F" w14:textId="4A3C727C" w:rsidR="00156FCD" w:rsidRPr="00BA1179" w:rsidRDefault="00000000">
      <w:pPr>
        <w:pStyle w:val="Caption"/>
      </w:pPr>
      <w:bookmarkStart w:id="90" w:name="_Ref300000202"/>
      <w:bookmarkStart w:id="91" w:name="_Toc235290153"/>
      <w:r w:rsidRPr="00BA1179">
        <w:t xml:space="preserve">Table </w:t>
      </w:r>
      <w:r w:rsidRPr="00BA1179">
        <w:fldChar w:fldCharType="begin"/>
      </w:r>
      <w:r w:rsidRPr="00BA1179">
        <w:instrText xml:space="preserve"> STYLEREF 1 \s </w:instrText>
      </w:r>
      <w:r w:rsidRPr="00BA1179">
        <w:fldChar w:fldCharType="separate"/>
      </w:r>
      <w:r w:rsidR="008D35BF">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4</w:t>
      </w:r>
      <w:r w:rsidRPr="00BA1179">
        <w:fldChar w:fldCharType="end"/>
      </w:r>
      <w:bookmarkEnd w:id="90"/>
      <w:r w:rsidRPr="00BA1179">
        <w:t xml:space="preserve"> Intervention types, representative orders, and input-level effects</w:t>
      </w:r>
      <w:bookmarkEnd w:id="91"/>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526B3702" w:rsidR="001048D3" w:rsidRPr="00BA1179" w:rsidRDefault="001048D3" w:rsidP="0067724C">
            <w:pPr>
              <w:pStyle w:val="TableText"/>
              <w:jc w:val="left"/>
              <w:rPr>
                <w:i/>
                <w:iCs/>
              </w:rPr>
            </w:pPr>
            <w:r w:rsidRPr="00BA1179">
              <w:t>Suppression effort</w:t>
            </w:r>
            <w:r w:rsidRPr="00BA1179">
              <w:rPr>
                <w:i/>
                <w:iCs/>
              </w:rPr>
              <w:t xml:space="preserve"> </w:t>
            </w:r>
            <w:sdt>
              <w:sdtPr>
                <w:rPr>
                  <w:i/>
                  <w:iCs/>
                </w:rPr>
                <w:id w:val="815608064"/>
                <w:citation/>
              </w:sdtPr>
              <w:sdtContent>
                <w:r w:rsidRPr="00BA1179">
                  <w:rPr>
                    <w:i/>
                    <w:iCs/>
                  </w:rPr>
                  <w:fldChar w:fldCharType="begin"/>
                </w:r>
                <w:r w:rsidRPr="00BA1179">
                  <w:rPr>
                    <w:b w:val="0"/>
                    <w:bCs w:val="0"/>
                    <w:i/>
                    <w:iCs/>
                  </w:rPr>
                  <w:instrText xml:space="preserve"> CITATION Mar07 \l 1055 </w:instrText>
                </w:r>
                <w:r w:rsidRPr="00BA1179">
                  <w:rPr>
                    <w:i/>
                    <w:iCs/>
                  </w:rPr>
                  <w:fldChar w:fldCharType="separate"/>
                </w:r>
                <w:r w:rsidR="008D35BF">
                  <w:rPr>
                    <w:noProof/>
                  </w:rPr>
                  <w:t>(Martell,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Direct attack on the active front; indirect attack with backburns 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48E541FE"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D35BF">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305B10D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D35BF">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Firebreak construction and control-line </w:t>
            </w:r>
            <w:r w:rsidRPr="00BA1179">
              <w:lastRenderedPageBreak/>
              <w:t>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49479B94"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D35BF">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28FC016F"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D35BF">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20737A9E"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D35BF">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2" w:name="_Toc235290108"/>
      <w:r w:rsidRPr="00BA1179">
        <w:lastRenderedPageBreak/>
        <w:t>Decision Cost and Its Components</w:t>
      </w:r>
      <w:bookmarkEnd w:id="92"/>
    </w:p>
    <w:p w14:paraId="080DD1C3" w14:textId="76572BEA"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D35BF">
            <w:rPr>
              <w:noProof/>
            </w:rPr>
            <w:t>(Martell,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D35BF" w:rsidRPr="00BA1179">
        <w:t xml:space="preserve">( </w:t>
      </w:r>
      <w:r w:rsidR="008D35BF">
        <w:rPr>
          <w:noProof/>
        </w:rPr>
        <w:t>9</w:t>
      </w:r>
      <w:r w:rsidR="008D35BF"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6CBC08E0" w:rsidR="00E60383" w:rsidRPr="00BA1179" w:rsidRDefault="00000000" w:rsidP="00605AF3">
            <w:pPr>
              <w:pStyle w:val="ParEq"/>
            </w:pPr>
            <w:bookmarkStart w:id="93" w:name="_RefEqB08"/>
            <w:r w:rsidRPr="00BA1179">
              <w:t xml:space="preserve">( </w:t>
            </w:r>
            <w:r w:rsidRPr="00BA1179">
              <w:fldChar w:fldCharType="begin"/>
            </w:r>
            <w:r w:rsidRPr="00BA1179">
              <w:instrText xml:space="preserve"> SEQ ( \* ARABIC </w:instrText>
            </w:r>
            <w:r w:rsidRPr="00BA1179">
              <w:fldChar w:fldCharType="separate"/>
            </w:r>
            <w:r w:rsidR="008D35BF">
              <w:rPr>
                <w:noProof/>
              </w:rPr>
              <w:t>9</w:t>
            </w:r>
            <w:r w:rsidRPr="00BA1179">
              <w:fldChar w:fldCharType="end"/>
            </w:r>
            <w:r w:rsidRPr="00BA1179">
              <w:t xml:space="preserve"> )</w:t>
            </w:r>
            <w:bookmarkEnd w:id="93"/>
          </w:p>
        </w:tc>
      </w:tr>
    </w:tbl>
    <w:p w14:paraId="1534EA7A" w14:textId="3645F2E2"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D35BF" w:rsidRPr="00BA1179">
        <w:t xml:space="preserve">( </w:t>
      </w:r>
      <w:r w:rsidR="008D35BF">
        <w:rPr>
          <w:noProof/>
        </w:rPr>
        <w:t>9</w:t>
      </w:r>
      <w:r w:rsidR="008D35BF"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D35BF">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D35BF" w:rsidRPr="00BA1179">
        <w:t xml:space="preserve">Table </w:t>
      </w:r>
      <w:r w:rsidR="008D35BF">
        <w:rPr>
          <w:noProof/>
        </w:rPr>
        <w:t>2</w:t>
      </w:r>
      <w:r w:rsidR="008D35BF" w:rsidRPr="00BA1179">
        <w:t>.</w:t>
      </w:r>
      <w:r w:rsidR="008D35BF">
        <w:rPr>
          <w:noProof/>
        </w:rPr>
        <w:t>5</w:t>
      </w:r>
      <w:r w:rsidRPr="00BA1179">
        <w:fldChar w:fldCharType="end"/>
      </w:r>
      <w:r w:rsidRPr="00BA1179">
        <w:t>.</w:t>
      </w:r>
    </w:p>
    <w:p w14:paraId="6738C78D" w14:textId="34DB46A3"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D35BF">
            <w:rPr>
              <w:noProof/>
            </w:rPr>
            <w:t>(Dunn, Calkin, &amp; Thompson, 2017)</w:t>
          </w:r>
          <w:r w:rsidR="000F022C">
            <w:fldChar w:fldCharType="end"/>
          </w:r>
        </w:sdtContent>
      </w:sdt>
      <w:r w:rsidRPr="00BA1179">
        <w:t xml:space="preserve">, using pairwise comparison in the tradition of the analytic hierarchy process over the doctrine of wildfire risk </w:t>
      </w:r>
      <w:r w:rsidRPr="00BA1179">
        <w:lastRenderedPageBreak/>
        <w:t xml:space="preserve">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D35BF">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D35BF" w:rsidRPr="00BA1179">
        <w:t xml:space="preserve">( </w:t>
      </w:r>
      <w:r w:rsidR="008D35BF">
        <w:rPr>
          <w:noProof/>
        </w:rPr>
        <w:t>9</w:t>
      </w:r>
      <w:r w:rsidR="008D35BF"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BADF31E" w:rsidR="001545DC" w:rsidRPr="00BA1179" w:rsidRDefault="00000000">
      <w:pPr>
        <w:pStyle w:val="Caption"/>
      </w:pPr>
      <w:bookmarkStart w:id="94" w:name="_RefTblC"/>
      <w:bookmarkStart w:id="95" w:name="_Toc235290154"/>
      <w:r w:rsidRPr="00BA1179">
        <w:t xml:space="preserve">Table </w:t>
      </w:r>
      <w:r w:rsidRPr="00BA1179">
        <w:fldChar w:fldCharType="begin"/>
      </w:r>
      <w:r w:rsidRPr="00BA1179">
        <w:instrText xml:space="preserve"> STYLEREF 1 \s </w:instrText>
      </w:r>
      <w:r w:rsidRPr="00BA1179">
        <w:fldChar w:fldCharType="separate"/>
      </w:r>
      <w:r w:rsidR="008D35BF">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5</w:t>
      </w:r>
      <w:r w:rsidRPr="00BA1179">
        <w:fldChar w:fldCharType="end"/>
      </w:r>
      <w:bookmarkEnd w:id="94"/>
      <w:r w:rsidRPr="00BA1179">
        <w:t xml:space="preserve"> Decision cost components, their scope, and their rationale</w:t>
      </w:r>
      <w:bookmarkEnd w:id="95"/>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42A0FF66"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D35BF">
                  <w:rPr>
                    <w:noProof/>
                  </w:rPr>
                  <w:t>(Martell,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61720074"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D35BF">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2C3F38A2"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D35BF">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lastRenderedPageBreak/>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4ED8FC0E"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D35BF">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171D71FA" w:rsidR="000976BF" w:rsidRPr="00BA1179" w:rsidRDefault="00000000">
      <w:pPr>
        <w:pStyle w:val="ParText"/>
      </w:pPr>
      <w:r w:rsidRPr="00BA1179">
        <w:t>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Beyond its weight in </w:t>
      </w:r>
      <w:r w:rsidRPr="00BA1179">
        <w:fldChar w:fldCharType="begin"/>
      </w:r>
      <w:r w:rsidRPr="00BA1179">
        <w:instrText xml:space="preserve"> REF _RefEqB08 \h </w:instrText>
      </w:r>
      <w:r w:rsidRPr="00BA1179">
        <w:fldChar w:fldCharType="separate"/>
      </w:r>
      <w:r w:rsidR="008D35BF" w:rsidRPr="00BA1179">
        <w:t xml:space="preserve">( </w:t>
      </w:r>
      <w:r w:rsidR="008D35BF">
        <w:rPr>
          <w:noProof/>
        </w:rPr>
        <w:t>9</w:t>
      </w:r>
      <w:r w:rsidR="008D35BF" w:rsidRPr="00BA1179">
        <w:t xml:space="preserve"> )</w:t>
      </w:r>
      <w:r w:rsidRPr="00BA1179">
        <w:fldChar w:fldCharType="end"/>
      </w:r>
      <w:r w:rsidRPr="00BA1179">
        <w:t xml:space="preserve">, any candidate whose predicted population exposure exceeds a hard ceiling is rejected at the acceptance gate outright, </w:t>
      </w:r>
      <w:r w:rsidRPr="00BA1179">
        <w:lastRenderedPageBreak/>
        <w:t>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6" w:name="_Toc235290109"/>
      <w:r w:rsidRPr="00BA1179">
        <w:t>Satisficing Acceptance and the Graduated Fail-Safe</w:t>
      </w:r>
      <w:bookmarkEnd w:id="96"/>
    </w:p>
    <w:p w14:paraId="5C7A6298" w14:textId="6E77D161"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D35BF">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D35BF">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D35BF" w:rsidRPr="00D854A7">
        <w:t xml:space="preserve">( </w:t>
      </w:r>
      <w:r w:rsidR="008D35BF">
        <w:rPr>
          <w:noProof/>
        </w:rPr>
        <w:t>10</w:t>
      </w:r>
      <w:r w:rsidR="008D35BF" w:rsidRPr="00D854A7">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6F31CAE4" w:rsidR="00E60383" w:rsidRPr="00444FDD" w:rsidRDefault="00000000" w:rsidP="00444FDD">
            <w:pPr>
              <w:pStyle w:val="ParEq"/>
            </w:pPr>
            <w:bookmarkStart w:id="97" w:name="_RefEqB09"/>
            <w:r w:rsidRPr="00444FDD">
              <w:t xml:space="preserve">( </w:t>
            </w:r>
            <w:r w:rsidRPr="00444FDD">
              <w:fldChar w:fldCharType="begin"/>
            </w:r>
            <w:r w:rsidRPr="00444FDD">
              <w:instrText xml:space="preserve"> SEQ ( \* ARABIC </w:instrText>
            </w:r>
            <w:r w:rsidRPr="00444FDD">
              <w:fldChar w:fldCharType="separate"/>
            </w:r>
            <w:r w:rsidR="008D35BF" w:rsidRPr="00444FDD">
              <w:t>10</w:t>
            </w:r>
            <w:r w:rsidRPr="00444FDD">
              <w:fldChar w:fldCharType="end"/>
            </w:r>
            <w:r w:rsidRPr="00444FDD">
              <w:t xml:space="preserve"> )</w:t>
            </w:r>
            <w:bookmarkEnd w:id="97"/>
          </w:p>
        </w:tc>
      </w:tr>
    </w:tbl>
    <w:p w14:paraId="3610275F" w14:textId="08AC60D2"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D35BF" w:rsidRPr="00D854A7">
        <w:t xml:space="preserve">( </w:t>
      </w:r>
      <w:r w:rsidR="008D35BF">
        <w:rPr>
          <w:noProof/>
        </w:rPr>
        <w:t>10</w:t>
      </w:r>
      <w:r w:rsidR="008D35BF"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Its initial value derives from the reference envelope that normalizes the cost terms. The cost of the uncontrolled, 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D35BF" w:rsidRPr="00D854A7">
        <w:t xml:space="preserve">( </w:t>
      </w:r>
      <w:r w:rsidR="008D35BF">
        <w:rPr>
          <w:noProof/>
        </w:rPr>
        <w:t>11</w:t>
      </w:r>
      <w:r w:rsidR="008D35BF"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46C388AA" w:rsidR="00E60383" w:rsidRPr="00D854A7" w:rsidRDefault="00000000" w:rsidP="00D854A7">
            <w:pPr>
              <w:pStyle w:val="ParEq"/>
            </w:pPr>
            <w:bookmarkStart w:id="98" w:name="_RefEqB10"/>
            <w:r w:rsidRPr="00D854A7">
              <w:t xml:space="preserve">( </w:t>
            </w:r>
            <w:r w:rsidRPr="00D854A7">
              <w:fldChar w:fldCharType="begin"/>
            </w:r>
            <w:r w:rsidRPr="00D854A7">
              <w:instrText xml:space="preserve"> SEQ ( \* ARABIC </w:instrText>
            </w:r>
            <w:r w:rsidRPr="00D854A7">
              <w:fldChar w:fldCharType="separate"/>
            </w:r>
            <w:r w:rsidR="008D35BF">
              <w:rPr>
                <w:noProof/>
              </w:rPr>
              <w:t>11</w:t>
            </w:r>
            <w:r w:rsidRPr="00D854A7">
              <w:fldChar w:fldCharType="end"/>
            </w:r>
            <w:r w:rsidRPr="00D854A7">
              <w:t xml:space="preserve"> )</w:t>
            </w:r>
            <w:bookmarkEnd w:id="98"/>
          </w:p>
        </w:tc>
      </w:tr>
    </w:tbl>
    <w:p w14:paraId="5C9F5E92" w14:textId="70EF1A5E"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D35BF" w:rsidRPr="00D854A7">
        <w:t xml:space="preserve">( </w:t>
      </w:r>
      <w:r w:rsidR="008D35BF">
        <w:rPr>
          <w:noProof/>
        </w:rPr>
        <w:t>11</w:t>
      </w:r>
      <w:r w:rsidR="008D35BF"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99" w:name="_Toc235290110"/>
      <w:r w:rsidRPr="00BA1179">
        <w:t>Epistemic Uncertainty, Traceability, and Sensitivity</w:t>
      </w:r>
      <w:bookmarkEnd w:id="99"/>
    </w:p>
    <w:p w14:paraId="24840BAB" w14:textId="2D414748"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D35BF">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D35BF">
            <w:rPr>
              <w:noProof/>
            </w:rPr>
            <w:t>(Pearl, 1988; Shafer, 1976; Zadeh, 1986)</w:t>
          </w:r>
          <w:r w:rsidRPr="00BA1179">
            <w:fldChar w:fldCharType="end"/>
          </w:r>
        </w:sdtContent>
      </w:sdt>
      <w:r w:rsidRPr="00BA1179">
        <w:t xml:space="preserve">. DisasterAware instead employs 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D35BF" w:rsidRPr="00A20B34">
        <w:t xml:space="preserve">( </w:t>
      </w:r>
      <w:r w:rsidR="008D35BF">
        <w:rPr>
          <w:noProof/>
        </w:rPr>
        <w:t>12</w:t>
      </w:r>
      <w:r w:rsidR="008D35BF"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1C44682E" w:rsidR="00E60383" w:rsidRPr="00A20B34" w:rsidRDefault="00000000" w:rsidP="00A20B34">
            <w:pPr>
              <w:pStyle w:val="ParEq"/>
            </w:pPr>
            <w:bookmarkStart w:id="100" w:name="_RefEqB11"/>
            <w:r w:rsidRPr="00A20B34">
              <w:t xml:space="preserve">( </w:t>
            </w:r>
            <w:r w:rsidRPr="00A20B34">
              <w:fldChar w:fldCharType="begin"/>
            </w:r>
            <w:r w:rsidRPr="00A20B34">
              <w:instrText xml:space="preserve"> SEQ ( \* ARABIC </w:instrText>
            </w:r>
            <w:r w:rsidRPr="00A20B34">
              <w:fldChar w:fldCharType="separate"/>
            </w:r>
            <w:r w:rsidR="008D35BF">
              <w:rPr>
                <w:noProof/>
              </w:rPr>
              <w:t>12</w:t>
            </w:r>
            <w:r w:rsidRPr="00A20B34">
              <w:fldChar w:fldCharType="end"/>
            </w:r>
            <w:r w:rsidRPr="00A20B34">
              <w:t xml:space="preserve"> )</w:t>
            </w:r>
            <w:bookmarkEnd w:id="100"/>
          </w:p>
        </w:tc>
      </w:tr>
    </w:tbl>
    <w:p w14:paraId="47CB328A" w14:textId="3D8B9A38" w:rsidR="007406A0" w:rsidRPr="00BA1179" w:rsidRDefault="00000000" w:rsidP="007406A0">
      <w:pPr>
        <w:pStyle w:val="ParText"/>
      </w:pPr>
      <w:r w:rsidRPr="00BA1179">
        <w:lastRenderedPageBreak/>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D35BF">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D35BF" w:rsidRPr="0085040B">
        <w:t xml:space="preserve">( </w:t>
      </w:r>
      <w:r w:rsidR="008D35BF">
        <w:rPr>
          <w:noProof/>
        </w:rPr>
        <w:t>13</w:t>
      </w:r>
      <w:r w:rsidR="008D35BF"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D35BF" w:rsidRPr="00BA1179">
        <w:t xml:space="preserve">Table </w:t>
      </w:r>
      <w:r w:rsidR="008D35BF">
        <w:rPr>
          <w:noProof/>
        </w:rPr>
        <w:t>2</w:t>
      </w:r>
      <w:r w:rsidR="008D35BF" w:rsidRPr="00BA1179">
        <w:t>.</w:t>
      </w:r>
      <w:r w:rsidR="008D35BF">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07F64DC0" w:rsidR="00E60383" w:rsidRPr="0085040B" w:rsidRDefault="00000000" w:rsidP="0085040B">
            <w:pPr>
              <w:pStyle w:val="ParEq"/>
            </w:pPr>
            <w:bookmarkStart w:id="101" w:name="_RefEqB12"/>
            <w:r w:rsidRPr="0085040B">
              <w:t xml:space="preserve">( </w:t>
            </w:r>
            <w:r w:rsidRPr="0085040B">
              <w:fldChar w:fldCharType="begin"/>
            </w:r>
            <w:r w:rsidRPr="0085040B">
              <w:instrText xml:space="preserve"> SEQ ( \* ARABIC </w:instrText>
            </w:r>
            <w:r w:rsidRPr="0085040B">
              <w:fldChar w:fldCharType="separate"/>
            </w:r>
            <w:r w:rsidR="008D35BF">
              <w:rPr>
                <w:noProof/>
              </w:rPr>
              <w:t>13</w:t>
            </w:r>
            <w:r w:rsidRPr="0085040B">
              <w:fldChar w:fldCharType="end"/>
            </w:r>
            <w:r w:rsidRPr="0085040B">
              <w:t xml:space="preserve"> )</w:t>
            </w:r>
            <w:bookmarkEnd w:id="101"/>
          </w:p>
        </w:tc>
      </w:tr>
    </w:tbl>
    <w:p w14:paraId="282EC340" w14:textId="48339A15" w:rsidR="00DC608C" w:rsidRPr="00BA1179" w:rsidRDefault="00000000">
      <w:pPr>
        <w:pStyle w:val="Caption"/>
      </w:pPr>
      <w:bookmarkStart w:id="102" w:name="_RefTblT"/>
      <w:bookmarkStart w:id="103" w:name="_Toc235290155"/>
      <w:r w:rsidRPr="00BA1179">
        <w:t xml:space="preserve">Table </w:t>
      </w:r>
      <w:r w:rsidRPr="00BA1179">
        <w:fldChar w:fldCharType="begin"/>
      </w:r>
      <w:r w:rsidRPr="00BA1179">
        <w:instrText xml:space="preserve"> STYLEREF 1 \s </w:instrText>
      </w:r>
      <w:r w:rsidRPr="00BA1179">
        <w:fldChar w:fldCharType="separate"/>
      </w:r>
      <w:r w:rsidR="008D35BF">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6</w:t>
      </w:r>
      <w:r w:rsidRPr="00BA1179">
        <w:fldChar w:fldCharType="end"/>
      </w:r>
      <w:bookmarkEnd w:id="102"/>
      <w:r w:rsidRPr="00BA1179">
        <w:t xml:space="preserve"> Scope of traceability and sensitivity analysis</w:t>
      </w:r>
      <w:bookmarkEnd w:id="103"/>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4" w:name="_Toc235290111"/>
      <w:r w:rsidRPr="00AF56FF">
        <w:t>Generative Models and Large Language Models</w:t>
      </w:r>
      <w:bookmarkEnd w:id="104"/>
    </w:p>
    <w:p w14:paraId="278ACAC2" w14:textId="263F009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D35BF">
            <w:rPr>
              <w:noProof/>
            </w:rPr>
            <w:t>(Vaswani, et al., 2017; Brown, et al., Language models are few-shot learners, 2020)</w:t>
          </w:r>
          <w:r w:rsidR="00AC7C88">
            <w:fldChar w:fldCharType="end"/>
          </w:r>
        </w:sdtContent>
      </w:sdt>
      <w:r w:rsidR="00AC7C88">
        <w:t xml:space="preserve"> </w:t>
      </w:r>
      <w:r>
        <w:t xml:space="preserve">Through this pre-training it </w:t>
      </w:r>
      <w:r>
        <w:lastRenderedPageBreak/>
        <w:t>acquires broad linguistic competence and a wide</w:t>
      </w:r>
      <w:r w:rsidR="00277534">
        <w:t xml:space="preserve"> </w:t>
      </w:r>
      <w:r>
        <w:t>store of world knowledge, which it can recombine into text that follows the structure and the vocabulary asked of it.</w:t>
      </w:r>
    </w:p>
    <w:p w14:paraId="12913119" w14:textId="58E86AAB"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D35BF">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5F79941F"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D35BF">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D35BF">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D35BF">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5" w:name="_Toc235290112"/>
      <w:r w:rsidRPr="00BA1179">
        <w:t>Adaptive and Generative Decision Loops</w:t>
      </w:r>
      <w:bookmarkEnd w:id="105"/>
    </w:p>
    <w:p w14:paraId="5F0BF59F" w14:textId="714A4810" w:rsidR="007B46B6" w:rsidRDefault="007B46B6" w:rsidP="007B46B6">
      <w:pPr>
        <w:pStyle w:val="ParText"/>
      </w:pPr>
      <w:r w:rsidRPr="00BA1179">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D35BF">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D35BF">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lastRenderedPageBreak/>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5039B132" w:rsidR="00D854A7" w:rsidRPr="00BA1179" w:rsidRDefault="00D854A7" w:rsidP="00D854A7">
      <w:pPr>
        <w:pStyle w:val="Caption"/>
      </w:pPr>
      <w:bookmarkStart w:id="106" w:name="_RefFig24"/>
      <w:bookmarkStart w:id="107" w:name="_Toc235290172"/>
      <w:r w:rsidRPr="00BA1179">
        <w:t xml:space="preserve">Figure </w:t>
      </w:r>
      <w:r w:rsidR="007C6708">
        <w:fldChar w:fldCharType="begin"/>
      </w:r>
      <w:r w:rsidR="007C6708">
        <w:instrText xml:space="preserve"> STYLEREF 1 \s </w:instrText>
      </w:r>
      <w:r w:rsidR="007C6708">
        <w:fldChar w:fldCharType="separate"/>
      </w:r>
      <w:r w:rsidR="008D35BF">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5</w:t>
      </w:r>
      <w:r w:rsidR="007C6708">
        <w:fldChar w:fldCharType="end"/>
      </w:r>
      <w:bookmarkEnd w:id="106"/>
      <w:r w:rsidRPr="00BA1179">
        <w:t xml:space="preserve"> Staged adaptation loop with generative proposal and verification</w:t>
      </w:r>
      <w:bookmarkEnd w:id="107"/>
    </w:p>
    <w:p w14:paraId="027E4575" w14:textId="34A14A37" w:rsidR="007B46B6" w:rsidRPr="00BA1179" w:rsidRDefault="007B46B6" w:rsidP="007B46B6">
      <w:pPr>
        <w:pStyle w:val="ParText"/>
      </w:pPr>
      <w:r w:rsidRPr="00BA1179">
        <w:fldChar w:fldCharType="begin"/>
      </w:r>
      <w:r w:rsidRPr="00BA1179">
        <w:instrText xml:space="preserve"> REF _RefFig24 \h </w:instrText>
      </w:r>
      <w:r w:rsidRPr="00BA1179">
        <w:fldChar w:fldCharType="separate"/>
      </w:r>
      <w:r w:rsidR="008D35BF" w:rsidRPr="00BA1179">
        <w:t xml:space="preserve">Figure </w:t>
      </w:r>
      <w:r w:rsidR="008D35BF">
        <w:rPr>
          <w:noProof/>
        </w:rPr>
        <w:t>2</w:t>
      </w:r>
      <w:r w:rsidR="008D35BF">
        <w:t>.</w:t>
      </w:r>
      <w:r w:rsidR="008D35BF">
        <w:rPr>
          <w:noProof/>
        </w:rPr>
        <w:t>5</w:t>
      </w:r>
      <w:r w:rsidRPr="00BA1179">
        <w:fldChar w:fldCharType="end"/>
      </w:r>
      <w:r w:rsidRPr="00BA1179">
        <w:t xml:space="preserve"> depicts the complete loop. The rule base issues decisions, the realized cost is fed back, the </w:t>
      </w:r>
      <w:r w:rsidR="0086103F">
        <w:t>value based stage</w:t>
      </w:r>
      <w:r w:rsidRPr="00BA1179">
        <w:t xml:space="preserve"> controller selects the least invasive stage that promises improvement, and every output of a stage must pass the verification gate before it returns to the rule base.</w:t>
      </w:r>
    </w:p>
    <w:p w14:paraId="413B3A53" w14:textId="77777777" w:rsidR="007B46B6" w:rsidRPr="00BA1179" w:rsidRDefault="007B46B6">
      <w:pPr>
        <w:pStyle w:val="ListParagraph"/>
        <w:numPr>
          <w:ilvl w:val="0"/>
          <w:numId w:val="9"/>
        </w:numPr>
      </w:pPr>
      <w:r w:rsidRPr="00BA1179">
        <w:rPr>
          <w:b/>
        </w:rPr>
        <w:t>Parameter tuning</w:t>
      </w:r>
      <w:r w:rsidRPr="00BA1179">
        <w:t xml:space="preserve">: an evFIS first adjusts the membership-function parameters of existing rules, the least invasive correction </w:t>
      </w:r>
    </w:p>
    <w:p w14:paraId="18394B10" w14:textId="77777777" w:rsidR="007B46B6" w:rsidRPr="00BA1179" w:rsidRDefault="007B46B6">
      <w:pPr>
        <w:pStyle w:val="ListParagraph"/>
        <w:numPr>
          <w:ilvl w:val="0"/>
          <w:numId w:val="9"/>
        </w:numPr>
      </w:pPr>
      <w:r w:rsidRPr="00BA1179">
        <w:rPr>
          <w:b/>
        </w:rPr>
        <w:t>Resolution increase</w:t>
      </w:r>
      <w:r w:rsidRPr="00BA1179">
        <w:t xml:space="preserve">: where residual cost concentrates, the term set is refined by adding linguistic terms or splitting a region of the input space </w:t>
      </w:r>
    </w:p>
    <w:p w14:paraId="3B1E2335" w14:textId="339807DD" w:rsidR="00012548" w:rsidRPr="00BA1179" w:rsidRDefault="007B46B6">
      <w:pPr>
        <w:pStyle w:val="ListParagraph"/>
        <w:numPr>
          <w:ilvl w:val="0"/>
          <w:numId w:val="9"/>
        </w:numPr>
      </w:pPr>
      <w:r w:rsidRPr="00BA1179">
        <w:rPr>
          <w:b/>
        </w:rPr>
        <w:t>Generative proposal</w:t>
      </w:r>
      <w:r w:rsidRPr="00BA1179">
        <w:t xml:space="preserve">: when neither of the preceding operations removes a persistent cost, a generative model drafts a genuinely new candidate rule; large-language-model agents have recently begun to serve as such proposers in wildfire analysis and response </w:t>
      </w:r>
    </w:p>
    <w:p w14:paraId="75934A4F" w14:textId="06E18C6B"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D35BF">
            <w:rPr>
              <w:noProof/>
            </w:rPr>
            <w:t>(Sutton &amp; Barto, 2018)</w:t>
          </w:r>
          <w:r w:rsidRPr="00BA1179">
            <w:fldChar w:fldCharType="end"/>
          </w:r>
        </w:sdtContent>
      </w:sdt>
      <w:r w:rsidRPr="00BA1179">
        <w:t>.</w:t>
      </w:r>
      <w:r w:rsidR="00151EDC">
        <w:t xml:space="preserve"> E</w:t>
      </w:r>
      <w:r w:rsidRPr="00BA1179">
        <w:t xml:space="preserve">very candidate, regardless 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D35BF" w:rsidRPr="00BA1179">
        <w:t xml:space="preserve">( </w:t>
      </w:r>
      <w:r w:rsidR="008D35BF">
        <w:rPr>
          <w:noProof/>
        </w:rPr>
        <w:t>14</w:t>
      </w:r>
      <w:r w:rsidR="008D35BF"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F0A923E" w:rsidR="007B46B6" w:rsidRPr="00BA1179" w:rsidRDefault="007B46B6" w:rsidP="00D854A7">
            <w:pPr>
              <w:pStyle w:val="ParEq"/>
            </w:pPr>
            <w:bookmarkStart w:id="108" w:name="_RefEqB13"/>
            <w:r w:rsidRPr="00BA1179">
              <w:t xml:space="preserve">( </w:t>
            </w:r>
            <w:r w:rsidRPr="00BA1179">
              <w:fldChar w:fldCharType="begin"/>
            </w:r>
            <w:r w:rsidRPr="00BA1179">
              <w:instrText xml:space="preserve"> SEQ ( \* ARABIC </w:instrText>
            </w:r>
            <w:r w:rsidRPr="00BA1179">
              <w:fldChar w:fldCharType="separate"/>
            </w:r>
            <w:r w:rsidR="008D35BF">
              <w:rPr>
                <w:noProof/>
              </w:rPr>
              <w:t>14</w:t>
            </w:r>
            <w:r w:rsidRPr="00BA1179">
              <w:fldChar w:fldCharType="end"/>
            </w:r>
            <w:r w:rsidRPr="00BA1179">
              <w:t xml:space="preserve"> )</w:t>
            </w:r>
            <w:bookmarkEnd w:id="108"/>
          </w:p>
        </w:tc>
      </w:tr>
    </w:tbl>
    <w:p w14:paraId="6FB8674F" w14:textId="2530661B" w:rsidR="007B46B6" w:rsidRPr="00BA1179" w:rsidRDefault="007B46B6" w:rsidP="007B46B6">
      <w:pPr>
        <w:pStyle w:val="ParText"/>
      </w:pPr>
      <w:r w:rsidRPr="00BA1179">
        <w:lastRenderedPageBreak/>
        <w:t xml:space="preserve">In </w:t>
      </w:r>
      <w:r w:rsidRPr="00BA1179">
        <w:fldChar w:fldCharType="begin"/>
      </w:r>
      <w:r w:rsidRPr="00BA1179">
        <w:instrText xml:space="preserve"> REF _RefEqB13 \h </w:instrText>
      </w:r>
      <w:r w:rsidRPr="00BA1179">
        <w:fldChar w:fldCharType="separate"/>
      </w:r>
      <w:r w:rsidR="008D35BF" w:rsidRPr="00BA1179">
        <w:t xml:space="preserve">( </w:t>
      </w:r>
      <w:r w:rsidR="008D35BF">
        <w:rPr>
          <w:noProof/>
        </w:rPr>
        <w:t>14</w:t>
      </w:r>
      <w:r w:rsidR="008D35BF"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D35BF">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09" w:name="_Toc222653207"/>
      <w:bookmarkStart w:id="110" w:name="_Toc222699940"/>
      <w:bookmarkStart w:id="111" w:name="_Ref223873009"/>
      <w:bookmarkStart w:id="112" w:name="_Ref223873014"/>
      <w:bookmarkStart w:id="113" w:name="_Ref223873019"/>
      <w:bookmarkStart w:id="114" w:name="_Ref223873033"/>
      <w:bookmarkStart w:id="115" w:name="_Ref223876307"/>
      <w:bookmarkStart w:id="116" w:name="_Ref223876944"/>
      <w:bookmarkStart w:id="117" w:name="_Ref223877543"/>
      <w:bookmarkStart w:id="118" w:name="_Ref223878060"/>
      <w:bookmarkStart w:id="119" w:name="_Ref223879197"/>
      <w:bookmarkStart w:id="120" w:name="_Ref223881460"/>
      <w:bookmarkStart w:id="121" w:name="_Ref223883168"/>
      <w:bookmarkStart w:id="122" w:name="_Ref224591194"/>
      <w:bookmarkStart w:id="123" w:name="_Ref225625822"/>
      <w:bookmarkStart w:id="124" w:name="_Ref225628552"/>
      <w:bookmarkStart w:id="125" w:name="_Ref225630915"/>
      <w:bookmarkStart w:id="126" w:name="_Ref225632469"/>
      <w:bookmarkStart w:id="127" w:name="_Ref225632689"/>
      <w:bookmarkStart w:id="128" w:name="_Ref225634318"/>
      <w:bookmarkStart w:id="129" w:name="_Ref225684396"/>
      <w:bookmarkStart w:id="130" w:name="_Ref225798315"/>
      <w:bookmarkStart w:id="131" w:name="_Ref226153811"/>
      <w:bookmarkStart w:id="132" w:name="_Ref226154086"/>
      <w:bookmarkStart w:id="133" w:name="_Ref226154344"/>
      <w:bookmarkStart w:id="134" w:name="_Ref226155725"/>
      <w:bookmarkStart w:id="135" w:name="_Ref226192384"/>
      <w:bookmarkStart w:id="136" w:name="_Ref226192918"/>
      <w:bookmarkStart w:id="137" w:name="_Ref226193297"/>
      <w:bookmarkStart w:id="138" w:name="_Ref226195240"/>
      <w:bookmarkStart w:id="139" w:name="_Ref226195460"/>
      <w:bookmarkStart w:id="140" w:name="_Ref226195465"/>
      <w:bookmarkStart w:id="141" w:name="_Ref226195478"/>
      <w:bookmarkStart w:id="142" w:name="_Ref226195508"/>
      <w:bookmarkStart w:id="143" w:name="_Ref226195779"/>
      <w:bookmarkStart w:id="144" w:name="_Ref226196251"/>
      <w:bookmarkStart w:id="145" w:name="_Ref226196543"/>
      <w:bookmarkStart w:id="146" w:name="_Ref226207208"/>
      <w:bookmarkStart w:id="147" w:name="_Ref226207225"/>
      <w:bookmarkStart w:id="148" w:name="_Ref226216256"/>
      <w:bookmarkStart w:id="149" w:name="_Ref226216634"/>
      <w:bookmarkStart w:id="150" w:name="_Ref226221933"/>
      <w:bookmarkStart w:id="151" w:name="_Ref226226811"/>
      <w:bookmarkStart w:id="152" w:name="_Ref226229824"/>
      <w:bookmarkStart w:id="153" w:name="_Ref226238121"/>
      <w:bookmarkStart w:id="154" w:name="_Ref234264240"/>
      <w:bookmarkStart w:id="155" w:name="_Ref234264246"/>
      <w:bookmarkStart w:id="156" w:name="_Ref235286564"/>
      <w:bookmarkStart w:id="157" w:name="_Toc235290113"/>
      <w:r w:rsidRPr="00BA1179">
        <w:rPr>
          <w:lang w:val="en-US"/>
        </w:rPr>
        <w:t>DISASTERAWARE SIMULATION FRAMEWORK</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58" w:name="_Toc222653208"/>
      <w:bookmarkStart w:id="159" w:name="_Toc222699941"/>
      <w:bookmarkStart w:id="160" w:name="_Toc235290114"/>
      <w:r w:rsidRPr="00BA1179">
        <w:rPr>
          <w:lang w:eastAsia="ja-JP"/>
        </w:rPr>
        <w:t>Overall System Block Diagram</w:t>
      </w:r>
      <w:bookmarkEnd w:id="158"/>
      <w:bookmarkEnd w:id="159"/>
      <w:bookmarkEnd w:id="160"/>
    </w:p>
    <w:p w14:paraId="372400D7" w14:textId="343AD003"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D35BF" w:rsidRPr="00BA1179">
        <w:t xml:space="preserve">Figure </w:t>
      </w:r>
      <w:r w:rsidR="008D35BF">
        <w:rPr>
          <w:noProof/>
        </w:rPr>
        <w:t>3</w:t>
      </w:r>
      <w:r w:rsidR="008D35BF">
        <w:t>.</w:t>
      </w:r>
      <w:r w:rsidR="008D35BF">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1F1DE7F1">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0D7BFFF6" w:rsidR="00D25ADA" w:rsidRPr="00BA1179" w:rsidRDefault="00D25ADA" w:rsidP="00D25ADA">
      <w:pPr>
        <w:pStyle w:val="Caption"/>
      </w:pPr>
      <w:bookmarkStart w:id="161" w:name="_Ref222682901"/>
      <w:bookmarkStart w:id="162" w:name="_Toc222699966"/>
      <w:bookmarkStart w:id="163" w:name="_Toc235290173"/>
      <w:r w:rsidRPr="00BA1179">
        <w:t xml:space="preserve">Figure </w:t>
      </w:r>
      <w:r w:rsidR="007C6708">
        <w:fldChar w:fldCharType="begin"/>
      </w:r>
      <w:r w:rsidR="007C6708">
        <w:instrText xml:space="preserve"> STYLEREF 1 \s </w:instrText>
      </w:r>
      <w:r w:rsidR="007C6708">
        <w:fldChar w:fldCharType="separate"/>
      </w:r>
      <w:r w:rsidR="008D35BF">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1</w:t>
      </w:r>
      <w:r w:rsidR="007C6708">
        <w:fldChar w:fldCharType="end"/>
      </w:r>
      <w:bookmarkEnd w:id="161"/>
      <w:r w:rsidRPr="00BA1179">
        <w:t xml:space="preserve"> DisasterAware system block diagram</w:t>
      </w:r>
      <w:bookmarkEnd w:id="162"/>
      <w:r w:rsidRPr="00BA1179">
        <w:t xml:space="preserve"> (simulation focused)</w:t>
      </w:r>
      <w:bookmarkEnd w:id="163"/>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59B3036F"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D35BF" w:rsidRPr="00BA1179">
        <w:t xml:space="preserve">Figure </w:t>
      </w:r>
      <w:r w:rsidR="008D35BF">
        <w:rPr>
          <w:noProof/>
        </w:rPr>
        <w:t>3</w:t>
      </w:r>
      <w:r w:rsidR="008D35BF">
        <w:t>.</w:t>
      </w:r>
      <w:r w:rsidR="008D35BF">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4" w:name="_Toc235290115"/>
      <w:bookmarkStart w:id="165" w:name="_Toc222699948"/>
      <w:bookmarkStart w:id="166" w:name="_Toc222699946"/>
      <w:bookmarkStart w:id="167" w:name="_Toc222653216"/>
      <w:bookmarkStart w:id="168" w:name="_Toc222699945"/>
      <w:bookmarkStart w:id="169" w:name="_Toc222699942"/>
      <w:bookmarkStart w:id="170" w:name="_Toc222086805"/>
      <w:bookmarkStart w:id="171" w:name="_Toc222653209"/>
      <w:r>
        <w:rPr>
          <w:lang w:eastAsia="ja-JP"/>
        </w:rPr>
        <w:t xml:space="preserve">Simulation </w:t>
      </w:r>
      <w:r w:rsidRPr="00BA1179">
        <w:rPr>
          <w:lang w:eastAsia="ja-JP"/>
        </w:rPr>
        <w:t>Input and External Sources</w:t>
      </w:r>
      <w:bookmarkEnd w:id="164"/>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03A2C4E1"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15</w:t>
      </w:r>
      <w:r w:rsidR="008D35BF"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16</w:t>
      </w:r>
      <w:r w:rsidR="008D35BF"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17</w:t>
      </w:r>
      <w:r w:rsidR="008D35BF"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D35BF" w:rsidRPr="00BA1179">
        <w:t xml:space="preserve">( </w:t>
      </w:r>
      <w:r w:rsidR="008D35BF">
        <w:rPr>
          <w:noProof/>
        </w:rPr>
        <w:t>18</w:t>
      </w:r>
      <w:r w:rsidR="008D35BF"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D35BF" w:rsidRPr="00BA1179">
        <w:t xml:space="preserve">( </w:t>
      </w:r>
      <w:r w:rsidR="008D35BF">
        <w:rPr>
          <w:noProof/>
        </w:rPr>
        <w:t>19</w:t>
      </w:r>
      <w:r w:rsidR="008D35BF"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D35BF" w:rsidRPr="00BA1179">
        <w:rPr>
          <w:i/>
          <w:iCs/>
        </w:rPr>
        <w:t xml:space="preserve">( </w:t>
      </w:r>
      <w:r w:rsidR="008D35BF">
        <w:rPr>
          <w:i/>
          <w:iCs/>
          <w:noProof/>
        </w:rPr>
        <w:t>20</w:t>
      </w:r>
      <w:r w:rsidR="008D35BF"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6CD9739A" w:rsidR="00B517B6" w:rsidRPr="00BA1179" w:rsidRDefault="00B517B6" w:rsidP="00CF3AB1">
            <w:pPr>
              <w:pStyle w:val="ParEq"/>
            </w:pPr>
            <w:bookmarkStart w:id="172" w:name="_Ref222979814"/>
            <w:r w:rsidRPr="00BA1179">
              <w:t xml:space="preserve">( </w:t>
            </w:r>
            <w:r w:rsidRPr="00BA1179">
              <w:fldChar w:fldCharType="begin"/>
            </w:r>
            <w:r w:rsidRPr="00BA1179">
              <w:instrText xml:space="preserve"> SEQ ( \* ARABIC </w:instrText>
            </w:r>
            <w:r w:rsidRPr="00BA1179">
              <w:fldChar w:fldCharType="separate"/>
            </w:r>
            <w:r w:rsidR="008D35BF">
              <w:rPr>
                <w:noProof/>
              </w:rPr>
              <w:t>15</w:t>
            </w:r>
            <w:r w:rsidRPr="00BA1179">
              <w:fldChar w:fldCharType="end"/>
            </w:r>
            <w:r w:rsidRPr="00BA1179">
              <w:t xml:space="preserve"> )</w:t>
            </w:r>
            <w:bookmarkEnd w:id="172"/>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3" w:name="_Toc235290116"/>
      <w:r w:rsidRPr="00BA1179">
        <w:t>Meteorology Data Layer</w:t>
      </w:r>
      <w:bookmarkEnd w:id="173"/>
    </w:p>
    <w:p w14:paraId="6ADA812D" w14:textId="497C252C"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16</w:t>
      </w:r>
      <w:r w:rsidR="008D35BF"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19E193D3" w:rsidR="00CF3AB1" w:rsidRPr="00BA1179" w:rsidRDefault="00CF3AB1" w:rsidP="00ED5106">
            <w:pPr>
              <w:pStyle w:val="TableText"/>
              <w:rPr>
                <w:lang w:eastAsia="ja-JP"/>
              </w:rPr>
            </w:pPr>
            <w:bookmarkStart w:id="174" w:name="_Ref222979815"/>
            <w:r w:rsidRPr="00BA1179">
              <w:t xml:space="preserve">( </w:t>
            </w:r>
            <w:r w:rsidRPr="00BA1179">
              <w:fldChar w:fldCharType="begin"/>
            </w:r>
            <w:r w:rsidRPr="00BA1179">
              <w:instrText xml:space="preserve"> SEQ ( \* ARABIC </w:instrText>
            </w:r>
            <w:r w:rsidRPr="00BA1179">
              <w:fldChar w:fldCharType="separate"/>
            </w:r>
            <w:r w:rsidR="008D35BF">
              <w:rPr>
                <w:noProof/>
              </w:rPr>
              <w:t>16</w:t>
            </w:r>
            <w:r w:rsidRPr="00BA1179">
              <w:fldChar w:fldCharType="end"/>
            </w:r>
            <w:r w:rsidRPr="00BA1179">
              <w:t xml:space="preserve"> )</w:t>
            </w:r>
            <w:bookmarkEnd w:id="174"/>
          </w:p>
        </w:tc>
      </w:tr>
    </w:tbl>
    <w:p w14:paraId="0A428347" w14:textId="65206DB9"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D35BF" w:rsidRPr="00BA1179">
        <w:t xml:space="preserve">Table </w:t>
      </w:r>
      <w:r w:rsidR="008D35BF">
        <w:rPr>
          <w:noProof/>
        </w:rPr>
        <w:t>3</w:t>
      </w:r>
      <w:r w:rsidR="008D35BF" w:rsidRPr="00BA1179">
        <w:t>.</w:t>
      </w:r>
      <w:r w:rsidR="008D35BF">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707FD474" w:rsidR="000E1725" w:rsidRDefault="00000000" w:rsidP="00AA04D1">
      <w:pPr>
        <w:pStyle w:val="Caption"/>
        <w:keepNext/>
      </w:pPr>
      <w:bookmarkStart w:id="175" w:name="_Ref234400882"/>
      <w:bookmarkStart w:id="176" w:name="_Toc235290156"/>
      <w:r w:rsidRPr="00BA1179">
        <w:t xml:space="preserve">Table </w:t>
      </w:r>
      <w:r w:rsidRPr="00BA1179">
        <w:fldChar w:fldCharType="begin"/>
      </w:r>
      <w:r w:rsidRPr="00BA1179">
        <w:instrText xml:space="preserve"> STYLEREF 1 \s </w:instrText>
      </w:r>
      <w:r w:rsidRPr="00BA1179">
        <w:fldChar w:fldCharType="separate"/>
      </w:r>
      <w:r w:rsidR="008D35BF">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1</w:t>
      </w:r>
      <w:r w:rsidRPr="00BA1179">
        <w:fldChar w:fldCharType="end"/>
      </w:r>
      <w:bookmarkEnd w:id="175"/>
      <w:r w:rsidRPr="00BA1179">
        <w:t xml:space="preserve"> Meteorology data layer parameters</w:t>
      </w:r>
      <w:bookmarkEnd w:id="176"/>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7" w:name="_Toc235290117"/>
      <w:r w:rsidRPr="00BA1179">
        <w:t>Topography Data Layer</w:t>
      </w:r>
      <w:bookmarkEnd w:id="177"/>
    </w:p>
    <w:p w14:paraId="028A027E" w14:textId="5D66089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17</w:t>
      </w:r>
      <w:r w:rsidR="008D35BF"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D35BF" w:rsidRPr="00BA1179">
        <w:t xml:space="preserve">Table </w:t>
      </w:r>
      <w:r w:rsidR="008D35BF">
        <w:rPr>
          <w:noProof/>
        </w:rPr>
        <w:t>3</w:t>
      </w:r>
      <w:r w:rsidR="008D35BF" w:rsidRPr="00BA1179">
        <w:t>.</w:t>
      </w:r>
      <w:r w:rsidR="008D35BF">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27323990" w:rsidR="00B517B6" w:rsidRPr="00BA1179" w:rsidRDefault="00B517B6" w:rsidP="00473186">
            <w:pPr>
              <w:pStyle w:val="TableText"/>
            </w:pPr>
            <w:bookmarkStart w:id="178" w:name="_Ref222979816"/>
            <w:r w:rsidRPr="00BA1179">
              <w:t xml:space="preserve">( </w:t>
            </w:r>
            <w:r w:rsidRPr="00BA1179">
              <w:fldChar w:fldCharType="begin"/>
            </w:r>
            <w:r w:rsidRPr="00BA1179">
              <w:instrText xml:space="preserve"> SEQ ( \* ARABIC </w:instrText>
            </w:r>
            <w:r w:rsidRPr="00BA1179">
              <w:fldChar w:fldCharType="separate"/>
            </w:r>
            <w:r w:rsidR="008D35BF">
              <w:rPr>
                <w:noProof/>
              </w:rPr>
              <w:t>17</w:t>
            </w:r>
            <w:r w:rsidRPr="00BA1179">
              <w:fldChar w:fldCharType="end"/>
            </w:r>
            <w:r w:rsidRPr="00BA1179">
              <w:t xml:space="preserve"> )</w:t>
            </w:r>
            <w:bookmarkEnd w:id="178"/>
          </w:p>
        </w:tc>
      </w:tr>
    </w:tbl>
    <w:p w14:paraId="4C2C01C4" w14:textId="49F547C9" w:rsidR="000E1725" w:rsidRDefault="00000000" w:rsidP="00756D50">
      <w:pPr>
        <w:pStyle w:val="Caption"/>
        <w:keepNext/>
      </w:pPr>
      <w:bookmarkStart w:id="179" w:name="_Ref234400893"/>
      <w:bookmarkStart w:id="180" w:name="_Toc235290157"/>
      <w:r w:rsidRPr="00BA1179">
        <w:t xml:space="preserve">Table </w:t>
      </w:r>
      <w:r w:rsidRPr="00BA1179">
        <w:fldChar w:fldCharType="begin"/>
      </w:r>
      <w:r w:rsidRPr="00BA1179">
        <w:instrText xml:space="preserve"> STYLEREF 1 \s </w:instrText>
      </w:r>
      <w:r w:rsidRPr="00BA1179">
        <w:fldChar w:fldCharType="separate"/>
      </w:r>
      <w:r w:rsidR="008D35BF">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2</w:t>
      </w:r>
      <w:r w:rsidRPr="00BA1179">
        <w:fldChar w:fldCharType="end"/>
      </w:r>
      <w:bookmarkEnd w:id="179"/>
      <w:r w:rsidRPr="00BA1179">
        <w:t xml:space="preserve"> Geometry (topography) data layer parameters</w:t>
      </w:r>
      <w:bookmarkEnd w:id="180"/>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1" w:name="_Toc235290118"/>
      <w:r w:rsidRPr="00BA1179">
        <w:t>Fuel Data Layer</w:t>
      </w:r>
      <w:bookmarkEnd w:id="181"/>
    </w:p>
    <w:p w14:paraId="79D99325" w14:textId="2EA240FE"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D35BF" w:rsidRPr="00BA1179">
        <w:t xml:space="preserve">( </w:t>
      </w:r>
      <w:r w:rsidR="008D35BF">
        <w:rPr>
          <w:noProof/>
        </w:rPr>
        <w:t>18</w:t>
      </w:r>
      <w:r w:rsidR="008D35BF"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2"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D35BF" w:rsidRPr="00BA1179">
        <w:t xml:space="preserve">Table </w:t>
      </w:r>
      <w:r w:rsidR="008D35BF">
        <w:rPr>
          <w:noProof/>
        </w:rPr>
        <w:t>3</w:t>
      </w:r>
      <w:r w:rsidR="008D35BF" w:rsidRPr="00BA1179">
        <w:t>.</w:t>
      </w:r>
      <w:r w:rsidR="008D35BF">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334AF0C9" w:rsidR="00CF0069" w:rsidRPr="00BA1179" w:rsidRDefault="00CF0069" w:rsidP="00ED5106">
            <w:pPr>
              <w:pStyle w:val="TableText"/>
            </w:pPr>
            <w:bookmarkStart w:id="183" w:name="_Ref222979872"/>
            <w:r w:rsidRPr="00BA1179">
              <w:t xml:space="preserve">( </w:t>
            </w:r>
            <w:r w:rsidRPr="00BA1179">
              <w:fldChar w:fldCharType="begin"/>
            </w:r>
            <w:r w:rsidRPr="00BA1179">
              <w:instrText xml:space="preserve"> SEQ ( \* ARABIC </w:instrText>
            </w:r>
            <w:r w:rsidRPr="00BA1179">
              <w:fldChar w:fldCharType="separate"/>
            </w:r>
            <w:r w:rsidR="008D35BF">
              <w:rPr>
                <w:noProof/>
              </w:rPr>
              <w:t>18</w:t>
            </w:r>
            <w:r w:rsidRPr="00BA1179">
              <w:fldChar w:fldCharType="end"/>
            </w:r>
            <w:r w:rsidRPr="00BA1179">
              <w:t xml:space="preserve"> )</w:t>
            </w:r>
            <w:bookmarkEnd w:id="183"/>
          </w:p>
        </w:tc>
      </w:tr>
    </w:tbl>
    <w:p w14:paraId="1E853935" w14:textId="460E07B8" w:rsidR="000E1725" w:rsidRDefault="00000000" w:rsidP="00060D4F">
      <w:pPr>
        <w:pStyle w:val="Caption"/>
        <w:keepNext/>
      </w:pPr>
      <w:bookmarkStart w:id="184" w:name="_Ref235058102"/>
      <w:bookmarkStart w:id="185" w:name="_Toc235290158"/>
      <w:r w:rsidRPr="00BA1179">
        <w:t xml:space="preserve">Table </w:t>
      </w:r>
      <w:r w:rsidRPr="00BA1179">
        <w:fldChar w:fldCharType="begin"/>
      </w:r>
      <w:r w:rsidRPr="00BA1179">
        <w:instrText xml:space="preserve"> STYLEREF 1 \s </w:instrText>
      </w:r>
      <w:r w:rsidRPr="00BA1179">
        <w:fldChar w:fldCharType="separate"/>
      </w:r>
      <w:r w:rsidR="008D35BF">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3</w:t>
      </w:r>
      <w:r w:rsidRPr="00BA1179">
        <w:fldChar w:fldCharType="end"/>
      </w:r>
      <w:bookmarkEnd w:id="182"/>
      <w:bookmarkEnd w:id="184"/>
      <w:r w:rsidRPr="00BA1179">
        <w:t xml:space="preserve"> Fuel data layer parameters</w:t>
      </w:r>
      <w:bookmarkEnd w:id="185"/>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6" w:name="_Toc235290119"/>
      <w:r w:rsidRPr="00BA1179">
        <w:t>Ignition Layer</w:t>
      </w:r>
      <w:bookmarkEnd w:id="186"/>
    </w:p>
    <w:p w14:paraId="6BE7B6BA" w14:textId="35F777F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D35BF" w:rsidRPr="00BA1179">
        <w:t xml:space="preserve">( </w:t>
      </w:r>
      <w:r w:rsidR="008D35BF">
        <w:rPr>
          <w:noProof/>
        </w:rPr>
        <w:t>19</w:t>
      </w:r>
      <w:r w:rsidR="008D35BF"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16D1ABCA" w:rsidR="00B517B6" w:rsidRPr="00BA1179" w:rsidRDefault="00B517B6" w:rsidP="006601CA">
            <w:pPr>
              <w:pStyle w:val="TableText"/>
            </w:pPr>
            <w:bookmarkStart w:id="187" w:name="_Ref222980314"/>
            <w:r w:rsidRPr="00BA1179">
              <w:t xml:space="preserve">( </w:t>
            </w:r>
            <w:r w:rsidRPr="00BA1179">
              <w:fldChar w:fldCharType="begin"/>
            </w:r>
            <w:r w:rsidRPr="00BA1179">
              <w:instrText xml:space="preserve"> SEQ ( \* ARABIC </w:instrText>
            </w:r>
            <w:r w:rsidRPr="00BA1179">
              <w:fldChar w:fldCharType="separate"/>
            </w:r>
            <w:r w:rsidR="008D35BF">
              <w:rPr>
                <w:noProof/>
              </w:rPr>
              <w:t>19</w:t>
            </w:r>
            <w:r w:rsidRPr="00BA1179">
              <w:fldChar w:fldCharType="end"/>
            </w:r>
            <w:r w:rsidRPr="00BA1179">
              <w:t xml:space="preserve"> )</w:t>
            </w:r>
            <w:bookmarkEnd w:id="187"/>
          </w:p>
        </w:tc>
      </w:tr>
    </w:tbl>
    <w:p w14:paraId="0E6B3EAD" w14:textId="3D607414" w:rsidR="000E1725" w:rsidRPr="00BA1179" w:rsidRDefault="00000000" w:rsidP="00854491">
      <w:pPr>
        <w:pStyle w:val="Heading3"/>
      </w:pPr>
      <w:bookmarkStart w:id="188" w:name="_Toc235290120"/>
      <w:r w:rsidRPr="00BA1179">
        <w:t>Decisional Data Layers</w:t>
      </w:r>
      <w:bookmarkEnd w:id="188"/>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602C9AE3"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D35BF" w:rsidRPr="00BA1179">
        <w:rPr>
          <w:i/>
          <w:iCs/>
        </w:rPr>
        <w:t xml:space="preserve">( </w:t>
      </w:r>
      <w:r w:rsidR="008D35BF">
        <w:rPr>
          <w:i/>
          <w:iCs/>
          <w:noProof/>
        </w:rPr>
        <w:t>20</w:t>
      </w:r>
      <w:r w:rsidR="008D35BF"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7FF240D6" w:rsidR="000E1725" w:rsidRPr="00BA1179" w:rsidRDefault="00000000" w:rsidP="00A954FD">
            <w:pPr>
              <w:pStyle w:val="TableText"/>
              <w:rPr>
                <w:i/>
                <w:iCs/>
              </w:rPr>
            </w:pPr>
            <w:bookmarkStart w:id="189"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D35BF">
              <w:rPr>
                <w:i/>
                <w:iCs/>
                <w:noProof/>
              </w:rPr>
              <w:t>20</w:t>
            </w:r>
            <w:r w:rsidRPr="00BA1179">
              <w:rPr>
                <w:i/>
                <w:iCs/>
              </w:rPr>
              <w:fldChar w:fldCharType="end"/>
            </w:r>
            <w:r w:rsidRPr="00BA1179">
              <w:rPr>
                <w:i/>
                <w:iCs/>
              </w:rPr>
              <w:t xml:space="preserve"> )</w:t>
            </w:r>
            <w:bookmarkEnd w:id="189"/>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0163292C"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D35BF" w:rsidRPr="00BA1179">
        <w:t xml:space="preserve">Table </w:t>
      </w:r>
      <w:r w:rsidR="008D35BF">
        <w:rPr>
          <w:noProof/>
        </w:rPr>
        <w:t>3</w:t>
      </w:r>
      <w:r w:rsidR="008D35BF" w:rsidRPr="00BA1179">
        <w:t>.</w:t>
      </w:r>
      <w:r w:rsidR="008D35BF">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23D92C3C" w:rsidR="000E1725" w:rsidRPr="00BA1179" w:rsidRDefault="00000000" w:rsidP="00C67F9C">
      <w:pPr>
        <w:pStyle w:val="Caption"/>
        <w:keepNext/>
      </w:pPr>
      <w:bookmarkStart w:id="190" w:name="_Ref234401011"/>
      <w:bookmarkStart w:id="191" w:name="_Toc235290159"/>
      <w:r w:rsidRPr="00BA1179">
        <w:lastRenderedPageBreak/>
        <w:t xml:space="preserve">Table </w:t>
      </w:r>
      <w:r w:rsidRPr="00BA1179">
        <w:fldChar w:fldCharType="begin"/>
      </w:r>
      <w:r w:rsidRPr="00BA1179">
        <w:instrText xml:space="preserve"> STYLEREF 1 \s </w:instrText>
      </w:r>
      <w:r w:rsidRPr="00BA1179">
        <w:fldChar w:fldCharType="separate"/>
      </w:r>
      <w:r w:rsidR="008D35BF">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4</w:t>
      </w:r>
      <w:r w:rsidRPr="00BA1179">
        <w:fldChar w:fldCharType="end"/>
      </w:r>
      <w:bookmarkEnd w:id="190"/>
      <w:r w:rsidRPr="00BA1179">
        <w:t xml:space="preserve"> Value data layer parameters</w:t>
      </w:r>
      <w:bookmarkEnd w:id="191"/>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29AC3920"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D35BF" w:rsidRPr="00BA1179">
        <w:t xml:space="preserve">( </w:t>
      </w:r>
      <w:r w:rsidR="008D35BF">
        <w:rPr>
          <w:noProof/>
        </w:rPr>
        <w:t>21</w:t>
      </w:r>
      <w:r w:rsidR="008D35BF"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1E89EEF8" w:rsidR="000E1725" w:rsidRPr="00BA1179" w:rsidRDefault="00000000" w:rsidP="00A954FD">
            <w:pPr>
              <w:pStyle w:val="TableText"/>
              <w:rPr>
                <w:lang w:eastAsia="ja-JP"/>
              </w:rPr>
            </w:pPr>
            <w:bookmarkStart w:id="192" w:name="_Ref234401103"/>
            <w:r w:rsidRPr="00BA1179">
              <w:t xml:space="preserve">( </w:t>
            </w:r>
            <w:r w:rsidRPr="00BA1179">
              <w:fldChar w:fldCharType="begin"/>
            </w:r>
            <w:r w:rsidRPr="00BA1179">
              <w:instrText xml:space="preserve"> SEQ ( \* ARABIC </w:instrText>
            </w:r>
            <w:r w:rsidRPr="00BA1179">
              <w:fldChar w:fldCharType="separate"/>
            </w:r>
            <w:r w:rsidR="008D35BF">
              <w:rPr>
                <w:noProof/>
              </w:rPr>
              <w:t>21</w:t>
            </w:r>
            <w:r w:rsidRPr="00BA1179">
              <w:fldChar w:fldCharType="end"/>
            </w:r>
            <w:r w:rsidRPr="00BA1179">
              <w:t xml:space="preserve"> )</w:t>
            </w:r>
            <w:bookmarkEnd w:id="192"/>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2B68AC4"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D35BF" w:rsidRPr="00BA1179">
        <w:t xml:space="preserve">Table </w:t>
      </w:r>
      <w:r w:rsidR="008D35BF">
        <w:rPr>
          <w:noProof/>
        </w:rPr>
        <w:t>3</w:t>
      </w:r>
      <w:r w:rsidR="008D35BF" w:rsidRPr="00BA1179">
        <w:t>.</w:t>
      </w:r>
      <w:r w:rsidR="008D35BF">
        <w:rPr>
          <w:noProof/>
        </w:rPr>
        <w:t>5</w:t>
      </w:r>
      <w:r w:rsidRPr="00BA1179">
        <w:rPr>
          <w:lang w:eastAsia="tr-TR"/>
        </w:rPr>
        <w:fldChar w:fldCharType="end"/>
      </w:r>
      <w:r w:rsidRPr="00BA1179">
        <w:rPr>
          <w:lang w:eastAsia="tr-TR"/>
        </w:rPr>
        <w:t>.</w:t>
      </w:r>
    </w:p>
    <w:p w14:paraId="205739E6" w14:textId="57BDE72A" w:rsidR="000E1725" w:rsidRPr="00BA1179" w:rsidRDefault="00000000" w:rsidP="0078234F">
      <w:pPr>
        <w:pStyle w:val="Caption"/>
        <w:keepNext/>
      </w:pPr>
      <w:bookmarkStart w:id="193" w:name="_Ref234401135"/>
      <w:bookmarkStart w:id="194" w:name="_Toc235290160"/>
      <w:r w:rsidRPr="00BA1179">
        <w:t xml:space="preserve">Table </w:t>
      </w:r>
      <w:r w:rsidRPr="00BA1179">
        <w:fldChar w:fldCharType="begin"/>
      </w:r>
      <w:r w:rsidRPr="00BA1179">
        <w:instrText xml:space="preserve"> STYLEREF 1 \s </w:instrText>
      </w:r>
      <w:r w:rsidRPr="00BA1179">
        <w:fldChar w:fldCharType="separate"/>
      </w:r>
      <w:r w:rsidR="008D35BF">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5</w:t>
      </w:r>
      <w:r w:rsidRPr="00BA1179">
        <w:fldChar w:fldCharType="end"/>
      </w:r>
      <w:bookmarkEnd w:id="193"/>
      <w:r w:rsidRPr="00BA1179">
        <w:t xml:space="preserve"> Resource data layer parameters</w:t>
      </w:r>
      <w:bookmarkEnd w:id="194"/>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5" w:name="_Toc235290121"/>
      <w:r w:rsidRPr="00BA1179">
        <w:rPr>
          <w:lang w:eastAsia="ja-JP"/>
        </w:rPr>
        <w:lastRenderedPageBreak/>
        <w:t>Simulation Core</w:t>
      </w:r>
      <w:bookmarkEnd w:id="195"/>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6" w:name="_Toc235290122"/>
      <w:r w:rsidRPr="00BA1179">
        <w:rPr>
          <w:lang w:eastAsia="ja-JP"/>
        </w:rPr>
        <w:t>Spatio-Temporal State Transition</w:t>
      </w:r>
      <w:bookmarkEnd w:id="196"/>
    </w:p>
    <w:p w14:paraId="4B155A8E" w14:textId="2978A70B"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D35BF" w:rsidRPr="00BA1179">
        <w:t xml:space="preserve">( </w:t>
      </w:r>
      <w:r w:rsidR="008D35BF">
        <w:rPr>
          <w:noProof/>
        </w:rPr>
        <w:t>22</w:t>
      </w:r>
      <w:r w:rsidR="008D35BF"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76DE96F6" w:rsidR="00B517B6" w:rsidRPr="00BA1179" w:rsidRDefault="00B517B6" w:rsidP="002154AC">
            <w:pPr>
              <w:pStyle w:val="Caption"/>
              <w:spacing w:after="0"/>
              <w:jc w:val="left"/>
              <w:rPr>
                <w:lang w:eastAsia="ja-JP"/>
              </w:rPr>
            </w:pPr>
            <w:bookmarkStart w:id="197" w:name="_Ref227282556"/>
            <w:bookmarkStart w:id="198" w:name="_Ref223031861"/>
            <w:r w:rsidRPr="00BA1179">
              <w:t xml:space="preserve">( </w:t>
            </w:r>
            <w:r w:rsidRPr="00BA1179">
              <w:fldChar w:fldCharType="begin"/>
            </w:r>
            <w:r w:rsidRPr="00BA1179">
              <w:instrText xml:space="preserve"> SEQ ( \* ARABIC </w:instrText>
            </w:r>
            <w:r w:rsidRPr="00BA1179">
              <w:fldChar w:fldCharType="separate"/>
            </w:r>
            <w:r w:rsidR="008D35BF">
              <w:rPr>
                <w:noProof/>
              </w:rPr>
              <w:t>22</w:t>
            </w:r>
            <w:r w:rsidRPr="00BA1179">
              <w:fldChar w:fldCharType="end"/>
            </w:r>
            <w:bookmarkEnd w:id="197"/>
            <w:r w:rsidRPr="00BA1179">
              <w:t xml:space="preserve"> )</w:t>
            </w:r>
            <w:bookmarkEnd w:id="198"/>
          </w:p>
        </w:tc>
      </w:tr>
    </w:tbl>
    <w:p w14:paraId="7B91C7B4" w14:textId="4390D117"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D35BF" w:rsidRPr="00BA1179">
        <w:t xml:space="preserve">( </w:t>
      </w:r>
      <w:r w:rsidR="008D35BF">
        <w:rPr>
          <w:noProof/>
        </w:rPr>
        <w:t>23</w:t>
      </w:r>
      <w:r w:rsidR="008D35BF"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715D5BA8" w:rsidR="00B517B6" w:rsidRPr="00BA1179" w:rsidRDefault="00B517B6" w:rsidP="006601CA">
            <w:pPr>
              <w:pStyle w:val="TableText"/>
              <w:rPr>
                <w:lang w:eastAsia="ja-JP"/>
              </w:rPr>
            </w:pPr>
            <w:bookmarkStart w:id="199" w:name="_Ref223031862"/>
            <w:r w:rsidRPr="00BA1179">
              <w:t xml:space="preserve">( </w:t>
            </w:r>
            <w:r w:rsidRPr="00BA1179">
              <w:fldChar w:fldCharType="begin"/>
            </w:r>
            <w:r w:rsidRPr="00BA1179">
              <w:instrText xml:space="preserve"> SEQ ( \* ARABIC </w:instrText>
            </w:r>
            <w:r w:rsidRPr="00BA1179">
              <w:fldChar w:fldCharType="separate"/>
            </w:r>
            <w:r w:rsidR="008D35BF">
              <w:rPr>
                <w:noProof/>
              </w:rPr>
              <w:t>23</w:t>
            </w:r>
            <w:r w:rsidRPr="00BA1179">
              <w:fldChar w:fldCharType="end"/>
            </w:r>
            <w:r w:rsidRPr="00BA1179">
              <w:t xml:space="preserve"> )</w:t>
            </w:r>
            <w:bookmarkEnd w:id="199"/>
          </w:p>
        </w:tc>
      </w:tr>
    </w:tbl>
    <w:p w14:paraId="31974140" w14:textId="0EBAFA73"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D35BF" w:rsidRPr="00BA1179">
        <w:t xml:space="preserve">Figure </w:t>
      </w:r>
      <w:r w:rsidR="008D35BF">
        <w:rPr>
          <w:noProof/>
        </w:rPr>
        <w:t>3</w:t>
      </w:r>
      <w:r w:rsidR="008D35BF">
        <w:t>.</w:t>
      </w:r>
      <w:r w:rsidR="008D35BF">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340F5A13" w:rsidR="000E1725" w:rsidRPr="00BA1179" w:rsidRDefault="00000000" w:rsidP="00C438E2">
      <w:pPr>
        <w:pStyle w:val="Caption"/>
      </w:pPr>
      <w:bookmarkStart w:id="200" w:name="_Ref234402070"/>
      <w:bookmarkStart w:id="201" w:name="_Toc235290174"/>
      <w:r w:rsidRPr="00BA1179">
        <w:t xml:space="preserve">Figure </w:t>
      </w:r>
      <w:r w:rsidR="007C6708">
        <w:fldChar w:fldCharType="begin"/>
      </w:r>
      <w:r w:rsidR="007C6708">
        <w:instrText xml:space="preserve"> STYLEREF 1 \s </w:instrText>
      </w:r>
      <w:r w:rsidR="007C6708">
        <w:fldChar w:fldCharType="separate"/>
      </w:r>
      <w:r w:rsidR="008D35BF">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2</w:t>
      </w:r>
      <w:r w:rsidR="007C6708">
        <w:fldChar w:fldCharType="end"/>
      </w:r>
      <w:bookmarkEnd w:id="200"/>
      <w:r w:rsidRPr="00BA1179">
        <w:t xml:space="preserve"> Grid domain representation and per-cell state structure</w:t>
      </w:r>
      <w:bookmarkEnd w:id="201"/>
    </w:p>
    <w:p w14:paraId="46C92FAD" w14:textId="77777777" w:rsidR="0048150A" w:rsidRPr="00BA1179" w:rsidRDefault="0048150A" w:rsidP="003015C5">
      <w:pPr>
        <w:pStyle w:val="Heading3"/>
        <w:rPr>
          <w:lang w:eastAsia="ja-JP"/>
        </w:rPr>
      </w:pPr>
      <w:bookmarkStart w:id="202" w:name="_Toc235290123"/>
      <w:r w:rsidRPr="00BA1179">
        <w:rPr>
          <w:lang w:eastAsia="ja-JP"/>
        </w:rPr>
        <w:t>Hybrid Fire Spread Model</w:t>
      </w:r>
      <w:bookmarkEnd w:id="202"/>
    </w:p>
    <w:p w14:paraId="32450723" w14:textId="5CF76863"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D35BF" w:rsidRPr="008D35BF">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15</w:t>
      </w:r>
      <w:r w:rsidR="008D35BF"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3335ECBA" w:rsidR="00B517B6" w:rsidRPr="00BA1179" w:rsidRDefault="00B517B6" w:rsidP="006601CA">
            <w:pPr>
              <w:pStyle w:val="TableText"/>
              <w:rPr>
                <w:lang w:eastAsia="ja-JP"/>
              </w:rPr>
            </w:pPr>
            <w:bookmarkStart w:id="203" w:name="_Ref222785125"/>
            <w:r w:rsidRPr="00BA1179">
              <w:t xml:space="preserve">( </w:t>
            </w:r>
            <w:r w:rsidRPr="00BA1179">
              <w:fldChar w:fldCharType="begin"/>
            </w:r>
            <w:r w:rsidRPr="00BA1179">
              <w:instrText xml:space="preserve"> SEQ ( \* ARABIC </w:instrText>
            </w:r>
            <w:r w:rsidRPr="00BA1179">
              <w:fldChar w:fldCharType="separate"/>
            </w:r>
            <w:r w:rsidR="008D35BF">
              <w:rPr>
                <w:noProof/>
              </w:rPr>
              <w:t>24</w:t>
            </w:r>
            <w:r w:rsidRPr="00BA1179">
              <w:fldChar w:fldCharType="end"/>
            </w:r>
            <w:r w:rsidRPr="00BA1179">
              <w:t xml:space="preserve"> )</w:t>
            </w:r>
            <w:bookmarkEnd w:id="203"/>
          </w:p>
        </w:tc>
      </w:tr>
    </w:tbl>
    <w:p w14:paraId="11DDFBA2" w14:textId="42884FF4"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D35BF" w:rsidRPr="00BA1179">
        <w:t xml:space="preserve">Figure </w:t>
      </w:r>
      <w:r w:rsidR="008D35BF">
        <w:rPr>
          <w:noProof/>
        </w:rPr>
        <w:t>3</w:t>
      </w:r>
      <w:r w:rsidR="008D35BF">
        <w:t>.</w:t>
      </w:r>
      <w:r w:rsidR="008D35BF">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197B028F">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4D2659FB" w:rsidR="000E1725" w:rsidRPr="00BA1179" w:rsidRDefault="00000000" w:rsidP="00584BE7">
      <w:pPr>
        <w:pStyle w:val="Caption"/>
      </w:pPr>
      <w:bookmarkStart w:id="204" w:name="_Ref234404508"/>
      <w:bookmarkStart w:id="205" w:name="_Toc235290175"/>
      <w:r w:rsidRPr="00BA1179">
        <w:t xml:space="preserve">Figure </w:t>
      </w:r>
      <w:r w:rsidR="007C6708">
        <w:fldChar w:fldCharType="begin"/>
      </w:r>
      <w:r w:rsidR="007C6708">
        <w:instrText xml:space="preserve"> STYLEREF 1 \s </w:instrText>
      </w:r>
      <w:r w:rsidR="007C6708">
        <w:fldChar w:fldCharType="separate"/>
      </w:r>
      <w:r w:rsidR="008D35BF">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3</w:t>
      </w:r>
      <w:r w:rsidR="007C6708">
        <w:fldChar w:fldCharType="end"/>
      </w:r>
      <w:bookmarkEnd w:id="204"/>
      <w:r w:rsidRPr="00BA1179">
        <w:t xml:space="preserve"> State transition block diagram</w:t>
      </w:r>
      <w:bookmarkEnd w:id="205"/>
    </w:p>
    <w:p w14:paraId="27840348" w14:textId="3617A0E1" w:rsidR="0054290E" w:rsidRPr="00BA1179" w:rsidRDefault="00D13CF0" w:rsidP="00834925">
      <w:pPr>
        <w:pStyle w:val="Heading4"/>
      </w:pPr>
      <w:r w:rsidRPr="00BA1179">
        <w:t>Burning Status Evolution</w:t>
      </w:r>
    </w:p>
    <w:p w14:paraId="12FD01DC" w14:textId="58914FDE"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25</w:t>
      </w:r>
      <w:r w:rsidR="008D35BF"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26</w:t>
      </w:r>
      <w:r w:rsidR="008D35BF"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D35BF" w:rsidRPr="00BA1179">
        <w:t xml:space="preserve">( </w:t>
      </w:r>
      <w:r w:rsidR="008D35BF">
        <w:rPr>
          <w:noProof/>
        </w:rPr>
        <w:t>25</w:t>
      </w:r>
      <w:r w:rsidR="008D35BF"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60F2CBC1" w:rsidR="00B517B6" w:rsidRPr="00BA1179" w:rsidRDefault="00B517B6" w:rsidP="006601CA">
            <w:pPr>
              <w:pStyle w:val="TableText"/>
            </w:pPr>
            <w:bookmarkStart w:id="206" w:name="_Ref223038313"/>
            <w:r w:rsidRPr="00BA1179">
              <w:t xml:space="preserve">( </w:t>
            </w:r>
            <w:r w:rsidRPr="00BA1179">
              <w:fldChar w:fldCharType="begin"/>
            </w:r>
            <w:r w:rsidRPr="00BA1179">
              <w:instrText xml:space="preserve"> SEQ ( \* ARABIC </w:instrText>
            </w:r>
            <w:r w:rsidRPr="00BA1179">
              <w:fldChar w:fldCharType="separate"/>
            </w:r>
            <w:r w:rsidR="008D35BF">
              <w:rPr>
                <w:noProof/>
              </w:rPr>
              <w:t>25</w:t>
            </w:r>
            <w:r w:rsidRPr="00BA1179">
              <w:fldChar w:fldCharType="end"/>
            </w:r>
            <w:r w:rsidRPr="00BA1179">
              <w:t xml:space="preserve"> )</w:t>
            </w:r>
            <w:bookmarkEnd w:id="206"/>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B0E5FA5"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D35BF" w:rsidRPr="00BA1179">
        <w:t xml:space="preserve">( </w:t>
      </w:r>
      <w:r w:rsidR="008D35BF">
        <w:rPr>
          <w:noProof/>
        </w:rPr>
        <w:t>26</w:t>
      </w:r>
      <w:r w:rsidR="008D35BF"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05795BFA" w:rsidR="00B517B6" w:rsidRPr="00BA1179" w:rsidRDefault="00B517B6" w:rsidP="006601CA">
            <w:pPr>
              <w:pStyle w:val="TableText"/>
            </w:pPr>
            <w:bookmarkStart w:id="207" w:name="_Ref223038547"/>
            <w:r w:rsidRPr="00BA1179">
              <w:t xml:space="preserve">( </w:t>
            </w:r>
            <w:r w:rsidRPr="00BA1179">
              <w:fldChar w:fldCharType="begin"/>
            </w:r>
            <w:r w:rsidRPr="00BA1179">
              <w:instrText xml:space="preserve"> SEQ ( \* ARABIC </w:instrText>
            </w:r>
            <w:r w:rsidRPr="00BA1179">
              <w:fldChar w:fldCharType="separate"/>
            </w:r>
            <w:r w:rsidR="008D35BF">
              <w:rPr>
                <w:noProof/>
              </w:rPr>
              <w:t>26</w:t>
            </w:r>
            <w:r w:rsidRPr="00BA1179">
              <w:fldChar w:fldCharType="end"/>
            </w:r>
            <w:r w:rsidRPr="00BA1179">
              <w:t xml:space="preserve"> )</w:t>
            </w:r>
            <w:bookmarkEnd w:id="207"/>
          </w:p>
        </w:tc>
      </w:tr>
    </w:tbl>
    <w:p w14:paraId="658A1CF0" w14:textId="10B5182D"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D35BF" w:rsidRPr="00BA1179">
        <w:t xml:space="preserve">( </w:t>
      </w:r>
      <w:r w:rsidR="008D35BF">
        <w:rPr>
          <w:noProof/>
        </w:rPr>
        <w:t>27</w:t>
      </w:r>
      <w:r w:rsidR="008D35BF"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01356E9" w:rsidR="000C5B16" w:rsidRPr="00BA1179" w:rsidRDefault="000C5B16" w:rsidP="006601CA">
            <w:pPr>
              <w:pStyle w:val="TableText"/>
            </w:pPr>
            <w:bookmarkStart w:id="208" w:name="_Ref223041204"/>
            <w:r w:rsidRPr="00BA1179">
              <w:t xml:space="preserve">( </w:t>
            </w:r>
            <w:r w:rsidRPr="00BA1179">
              <w:fldChar w:fldCharType="begin"/>
            </w:r>
            <w:r w:rsidRPr="00BA1179">
              <w:instrText xml:space="preserve"> SEQ ( \* ARABIC </w:instrText>
            </w:r>
            <w:r w:rsidRPr="00BA1179">
              <w:fldChar w:fldCharType="separate"/>
            </w:r>
            <w:r w:rsidR="008D35BF">
              <w:rPr>
                <w:noProof/>
              </w:rPr>
              <w:t>27</w:t>
            </w:r>
            <w:r w:rsidRPr="00BA1179">
              <w:fldChar w:fldCharType="end"/>
            </w:r>
            <w:r w:rsidRPr="00BA1179">
              <w:t xml:space="preserve"> )</w:t>
            </w:r>
            <w:bookmarkEnd w:id="208"/>
          </w:p>
        </w:tc>
      </w:tr>
    </w:tbl>
    <w:p w14:paraId="7C35376E" w14:textId="6F05CCF5"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D35BF" w:rsidRPr="00BA1179">
        <w:t xml:space="preserve">( </w:t>
      </w:r>
      <w:r w:rsidR="008D35BF">
        <w:rPr>
          <w:noProof/>
        </w:rPr>
        <w:t>28</w:t>
      </w:r>
      <w:r w:rsidR="008D35BF"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D35BF" w:rsidRPr="00BA1179">
        <w:t xml:space="preserve">( </w:t>
      </w:r>
      <w:r w:rsidR="008D35BF">
        <w:rPr>
          <w:noProof/>
        </w:rPr>
        <w:t>29</w:t>
      </w:r>
      <w:r w:rsidR="008D35BF"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D35BF">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D35BF">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7211478F" w:rsidR="00B517B6" w:rsidRPr="00BA1179" w:rsidRDefault="00B517B6" w:rsidP="006601CA">
            <w:pPr>
              <w:pStyle w:val="TableText"/>
            </w:pPr>
            <w:bookmarkStart w:id="209" w:name="_Ref223040779"/>
            <w:r w:rsidRPr="00BA1179">
              <w:t xml:space="preserve">( </w:t>
            </w:r>
            <w:r w:rsidRPr="00BA1179">
              <w:fldChar w:fldCharType="begin"/>
            </w:r>
            <w:r w:rsidRPr="00BA1179">
              <w:instrText xml:space="preserve"> SEQ ( \* ARABIC </w:instrText>
            </w:r>
            <w:r w:rsidRPr="00BA1179">
              <w:fldChar w:fldCharType="separate"/>
            </w:r>
            <w:r w:rsidR="008D35BF">
              <w:rPr>
                <w:noProof/>
              </w:rPr>
              <w:t>28</w:t>
            </w:r>
            <w:r w:rsidRPr="00BA1179">
              <w:fldChar w:fldCharType="end"/>
            </w:r>
            <w:r w:rsidRPr="00BA1179">
              <w:t xml:space="preserve"> )</w:t>
            </w:r>
            <w:bookmarkEnd w:id="209"/>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B9A126A" w:rsidR="00E74801" w:rsidRPr="00BA1179" w:rsidRDefault="00E74801" w:rsidP="006601CA">
            <w:pPr>
              <w:pStyle w:val="TableText"/>
            </w:pPr>
            <w:bookmarkStart w:id="210" w:name="_Ref223041003"/>
            <w:r w:rsidRPr="00BA1179">
              <w:t xml:space="preserve">( </w:t>
            </w:r>
            <w:r w:rsidRPr="00BA1179">
              <w:fldChar w:fldCharType="begin"/>
            </w:r>
            <w:r w:rsidRPr="00BA1179">
              <w:instrText xml:space="preserve"> SEQ ( \* ARABIC </w:instrText>
            </w:r>
            <w:r w:rsidRPr="00BA1179">
              <w:fldChar w:fldCharType="separate"/>
            </w:r>
            <w:r w:rsidR="008D35BF">
              <w:rPr>
                <w:noProof/>
              </w:rPr>
              <w:t>29</w:t>
            </w:r>
            <w:r w:rsidRPr="00BA1179">
              <w:fldChar w:fldCharType="end"/>
            </w:r>
            <w:r w:rsidRPr="00BA1179">
              <w:t xml:space="preserve"> )</w:t>
            </w:r>
            <w:bookmarkEnd w:id="210"/>
          </w:p>
        </w:tc>
      </w:tr>
    </w:tbl>
    <w:p w14:paraId="11463179" w14:textId="712F2EEA"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30</w:t>
      </w:r>
      <w:r w:rsidR="008D35BF"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6C76ABD4" w:rsidR="00B517B6" w:rsidRPr="00BA1179" w:rsidRDefault="00B517B6" w:rsidP="006601CA">
            <w:pPr>
              <w:pStyle w:val="TableText"/>
            </w:pPr>
            <w:bookmarkStart w:id="211" w:name="_Ref223221067"/>
            <w:r w:rsidRPr="00BA1179">
              <w:t xml:space="preserve">( </w:t>
            </w:r>
            <w:r w:rsidRPr="00BA1179">
              <w:fldChar w:fldCharType="begin"/>
            </w:r>
            <w:r w:rsidRPr="00BA1179">
              <w:instrText xml:space="preserve"> SEQ ( \* ARABIC </w:instrText>
            </w:r>
            <w:r w:rsidRPr="00BA1179">
              <w:fldChar w:fldCharType="separate"/>
            </w:r>
            <w:r w:rsidR="008D35BF">
              <w:rPr>
                <w:noProof/>
              </w:rPr>
              <w:t>30</w:t>
            </w:r>
            <w:r w:rsidRPr="00BA1179">
              <w:fldChar w:fldCharType="end"/>
            </w:r>
            <w:r w:rsidRPr="00BA1179">
              <w:t xml:space="preserve"> )</w:t>
            </w:r>
            <w:bookmarkEnd w:id="211"/>
          </w:p>
        </w:tc>
      </w:tr>
    </w:tbl>
    <w:p w14:paraId="126CF960" w14:textId="75F5CC0C"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D35BF" w:rsidRPr="00BA1179">
        <w:t xml:space="preserve">Figure </w:t>
      </w:r>
      <w:r w:rsidR="008D35BF">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D35BF" w:rsidRPr="00BA1179">
        <w:t xml:space="preserve">( </w:t>
      </w:r>
      <w:r w:rsidR="008D35BF">
        <w:rPr>
          <w:noProof/>
        </w:rPr>
        <w:t>28</w:t>
      </w:r>
      <w:r w:rsidR="008D35BF"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77777777" w:rsidR="005C0E4B" w:rsidRPr="00BA1179" w:rsidRDefault="005C0E4B" w:rsidP="005C0E4B">
      <w:pPr>
        <w:pStyle w:val="Caption"/>
        <w:rPr>
          <w:rFonts w:eastAsiaTheme="minorEastAsia"/>
          <w:b/>
          <w:bCs/>
        </w:rPr>
      </w:pPr>
      <w:bookmarkStart w:id="212" w:name="_Ref227450232"/>
      <w:bookmarkStart w:id="213" w:name="_Toc235290176"/>
      <w:r w:rsidRPr="00BA1179">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4</w:t>
      </w:r>
      <w:r>
        <w:fldChar w:fldCharType="end"/>
      </w:r>
      <w:bookmarkEnd w:id="212"/>
      <w:r w:rsidRPr="00BA1179">
        <w:t xml:space="preserve"> Wind-dependent directional propagation into target cell</w:t>
      </w:r>
      <w:bookmarkEnd w:id="213"/>
      <w:r w:rsidRPr="00BA1179">
        <w:t xml:space="preserve"> </w:t>
      </w:r>
    </w:p>
    <w:p w14:paraId="03319F82" w14:textId="06590D39"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D35BF" w:rsidRPr="00BA1179">
        <w:t xml:space="preserve">( </w:t>
      </w:r>
      <w:r w:rsidR="008D35BF">
        <w:rPr>
          <w:noProof/>
        </w:rPr>
        <w:t>28</w:t>
      </w:r>
      <w:r w:rsidR="008D35BF"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D35BF" w:rsidRPr="00BA1179">
        <w:t xml:space="preserve">( </w:t>
      </w:r>
      <w:r w:rsidR="008D35BF">
        <w:rPr>
          <w:noProof/>
        </w:rPr>
        <w:t>27</w:t>
      </w:r>
      <w:r w:rsidR="008D35BF"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76DF5432"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D35BF" w:rsidRPr="00BA1179">
        <w:t xml:space="preserve">( </w:t>
      </w:r>
      <w:r w:rsidR="008D35BF">
        <w:rPr>
          <w:noProof/>
        </w:rPr>
        <w:t>31</w:t>
      </w:r>
      <w:r w:rsidR="008D35BF"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D35BF">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55F1ACBC" w:rsidR="00B517B6" w:rsidRPr="00BA1179" w:rsidRDefault="00B517B6" w:rsidP="006601CA">
            <w:pPr>
              <w:pStyle w:val="TableText"/>
            </w:pPr>
            <w:bookmarkStart w:id="214" w:name="_Ref222824237"/>
            <w:r w:rsidRPr="00BA1179">
              <w:t xml:space="preserve">( </w:t>
            </w:r>
            <w:r w:rsidRPr="00BA1179">
              <w:fldChar w:fldCharType="begin"/>
            </w:r>
            <w:r w:rsidRPr="00BA1179">
              <w:instrText xml:space="preserve"> SEQ ( \* ARABIC </w:instrText>
            </w:r>
            <w:r w:rsidRPr="00BA1179">
              <w:fldChar w:fldCharType="separate"/>
            </w:r>
            <w:r w:rsidR="008D35BF">
              <w:rPr>
                <w:noProof/>
              </w:rPr>
              <w:t>31</w:t>
            </w:r>
            <w:r w:rsidRPr="00BA1179">
              <w:fldChar w:fldCharType="end"/>
            </w:r>
            <w:r w:rsidRPr="00BA1179">
              <w:t xml:space="preserve"> )</w:t>
            </w:r>
            <w:bookmarkEnd w:id="214"/>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26C0ABBA"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D35BF" w:rsidRPr="00BA1179">
        <w:t xml:space="preserve">( </w:t>
      </w:r>
      <w:r w:rsidR="008D35BF">
        <w:rPr>
          <w:noProof/>
        </w:rPr>
        <w:t>32</w:t>
      </w:r>
      <w:r w:rsidR="008D35BF"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D35BF">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31367C99" w:rsidR="008645B9" w:rsidRPr="00BA1179" w:rsidRDefault="008645B9" w:rsidP="006A6401">
            <w:pPr>
              <w:pStyle w:val="TableText"/>
            </w:pPr>
            <w:bookmarkStart w:id="215" w:name="_Ref223223727"/>
            <w:r w:rsidRPr="00BA1179">
              <w:t xml:space="preserve">( </w:t>
            </w:r>
            <w:r w:rsidRPr="00BA1179">
              <w:fldChar w:fldCharType="begin"/>
            </w:r>
            <w:r w:rsidRPr="00BA1179">
              <w:instrText xml:space="preserve"> SEQ ( \* ARABIC </w:instrText>
            </w:r>
            <w:r w:rsidRPr="00BA1179">
              <w:fldChar w:fldCharType="separate"/>
            </w:r>
            <w:r w:rsidR="008D35BF">
              <w:rPr>
                <w:noProof/>
              </w:rPr>
              <w:t>32</w:t>
            </w:r>
            <w:r w:rsidRPr="00BA1179">
              <w:fldChar w:fldCharType="end"/>
            </w:r>
            <w:r w:rsidRPr="00BA1179">
              <w:t xml:space="preserve"> )</w:t>
            </w:r>
            <w:bookmarkEnd w:id="215"/>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5CAB729F"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D35BF" w:rsidRPr="00BA1179">
        <w:t xml:space="preserve">( </w:t>
      </w:r>
      <w:r w:rsidR="008D35BF">
        <w:rPr>
          <w:noProof/>
        </w:rPr>
        <w:t>33</w:t>
      </w:r>
      <w:r w:rsidR="008D35BF"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D35BF">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2966B98F" w:rsidR="00B517B6" w:rsidRPr="00BA1179" w:rsidRDefault="00B517B6" w:rsidP="006601CA">
            <w:pPr>
              <w:pStyle w:val="TableText"/>
            </w:pPr>
            <w:bookmarkStart w:id="216" w:name="_Ref223266235"/>
            <w:r w:rsidRPr="00BA1179">
              <w:t xml:space="preserve">( </w:t>
            </w:r>
            <w:r w:rsidRPr="00BA1179">
              <w:fldChar w:fldCharType="begin"/>
            </w:r>
            <w:r w:rsidRPr="00BA1179">
              <w:instrText xml:space="preserve"> SEQ ( \* ARABIC </w:instrText>
            </w:r>
            <w:r w:rsidRPr="00BA1179">
              <w:fldChar w:fldCharType="separate"/>
            </w:r>
            <w:r w:rsidR="008D35BF">
              <w:rPr>
                <w:noProof/>
              </w:rPr>
              <w:t>33</w:t>
            </w:r>
            <w:r w:rsidRPr="00BA1179">
              <w:fldChar w:fldCharType="end"/>
            </w:r>
            <w:r w:rsidRPr="00BA1179">
              <w:t xml:space="preserve"> )</w:t>
            </w:r>
            <w:bookmarkEnd w:id="216"/>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30A87382"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D35BF" w:rsidRPr="00BA1179">
        <w:t xml:space="preserve">( </w:t>
      </w:r>
      <w:r w:rsidR="008D35BF">
        <w:rPr>
          <w:noProof/>
        </w:rPr>
        <w:t>34</w:t>
      </w:r>
      <w:r w:rsidR="008D35BF"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6172DAD3" w:rsidR="005F3FAF" w:rsidRPr="00BA1179" w:rsidRDefault="005F3FAF" w:rsidP="006601CA">
            <w:pPr>
              <w:pStyle w:val="TableText"/>
            </w:pPr>
            <w:bookmarkStart w:id="217" w:name="_Ref223262190"/>
            <w:r w:rsidRPr="00BA1179">
              <w:t xml:space="preserve">( </w:t>
            </w:r>
            <w:r w:rsidRPr="00BA1179">
              <w:fldChar w:fldCharType="begin"/>
            </w:r>
            <w:r w:rsidRPr="00BA1179">
              <w:instrText xml:space="preserve"> SEQ ( \* ARABIC </w:instrText>
            </w:r>
            <w:r w:rsidRPr="00BA1179">
              <w:fldChar w:fldCharType="separate"/>
            </w:r>
            <w:r w:rsidR="008D35BF">
              <w:rPr>
                <w:noProof/>
              </w:rPr>
              <w:t>34</w:t>
            </w:r>
            <w:r w:rsidRPr="00BA1179">
              <w:fldChar w:fldCharType="end"/>
            </w:r>
            <w:r w:rsidRPr="00BA1179">
              <w:t xml:space="preserve"> )</w:t>
            </w:r>
            <w:bookmarkEnd w:id="217"/>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18" w:name="_Ref223267986"/>
      <w:bookmarkStart w:id="219" w:name="_Toc235290124"/>
      <w:r w:rsidRPr="00BA1179">
        <w:t>Mathematical Formulation of Interaction and Scenario Control</w:t>
      </w:r>
      <w:bookmarkEnd w:id="218"/>
      <w:bookmarkEnd w:id="219"/>
    </w:p>
    <w:p w14:paraId="4635C8C8" w14:textId="0D6F9084"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D35BF" w:rsidRPr="00BA1179">
        <w:t xml:space="preserve">( </w:t>
      </w:r>
      <w:r w:rsidR="008D35BF">
        <w:rPr>
          <w:noProof/>
        </w:rPr>
        <w:t>35</w:t>
      </w:r>
      <w:r w:rsidR="008D35BF"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4F4FC638" w:rsidR="00705014" w:rsidRPr="00BA1179" w:rsidRDefault="00705014" w:rsidP="004B5B2D">
            <w:pPr>
              <w:pStyle w:val="TableText"/>
            </w:pPr>
            <w:bookmarkStart w:id="220" w:name="_Ref226592031"/>
            <w:r w:rsidRPr="00BA1179">
              <w:t xml:space="preserve">( </w:t>
            </w:r>
            <w:r w:rsidRPr="00BA1179">
              <w:fldChar w:fldCharType="begin"/>
            </w:r>
            <w:r w:rsidRPr="00BA1179">
              <w:instrText xml:space="preserve"> SEQ ( \* ARABIC </w:instrText>
            </w:r>
            <w:r w:rsidRPr="00BA1179">
              <w:fldChar w:fldCharType="separate"/>
            </w:r>
            <w:r w:rsidR="008D35BF">
              <w:rPr>
                <w:noProof/>
              </w:rPr>
              <w:t>35</w:t>
            </w:r>
            <w:r w:rsidRPr="00BA1179">
              <w:fldChar w:fldCharType="end"/>
            </w:r>
            <w:r w:rsidRPr="00BA1179">
              <w:t xml:space="preserve"> )</w:t>
            </w:r>
            <w:bookmarkEnd w:id="220"/>
          </w:p>
        </w:tc>
      </w:tr>
    </w:tbl>
    <w:p w14:paraId="2C07F705" w14:textId="3F536E07"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D35BF" w:rsidRPr="00BA1179">
        <w:t xml:space="preserve">Table </w:t>
      </w:r>
      <w:r w:rsidR="008D35BF">
        <w:rPr>
          <w:noProof/>
        </w:rPr>
        <w:t>3</w:t>
      </w:r>
      <w:r w:rsidR="008D35BF" w:rsidRPr="00BA1179">
        <w:t>.</w:t>
      </w:r>
      <w:r w:rsidR="008D35BF">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545B5AD3" w:rsidR="00705014" w:rsidRPr="00BA1179" w:rsidRDefault="00705014" w:rsidP="00705014">
      <w:pPr>
        <w:pStyle w:val="Caption"/>
        <w:keepNext/>
      </w:pPr>
      <w:bookmarkStart w:id="221" w:name="_Ref226592179"/>
      <w:bookmarkStart w:id="222" w:name="_Toc235290161"/>
      <w:r w:rsidRPr="00BA1179">
        <w:t xml:space="preserve">Table </w:t>
      </w:r>
      <w:r w:rsidRPr="00BA1179">
        <w:fldChar w:fldCharType="begin"/>
      </w:r>
      <w:r w:rsidRPr="00BA1179">
        <w:instrText xml:space="preserve"> STYLEREF 1 \s </w:instrText>
      </w:r>
      <w:r w:rsidRPr="00BA1179">
        <w:fldChar w:fldCharType="separate"/>
      </w:r>
      <w:r w:rsidR="008D35BF">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6</w:t>
      </w:r>
      <w:r w:rsidRPr="00BA1179">
        <w:fldChar w:fldCharType="end"/>
      </w:r>
      <w:bookmarkEnd w:id="221"/>
      <w:r w:rsidRPr="00BA1179">
        <w:t xml:space="preserve"> </w:t>
      </w:r>
      <w:r w:rsidRPr="00BA1179">
        <w:rPr>
          <w:rFonts w:eastAsiaTheme="majorEastAsia" w:cstheme="majorBidi"/>
          <w:lang w:eastAsia="ja-JP"/>
        </w:rPr>
        <w:t>Admissible transformations of interaction operator</w:t>
      </w:r>
      <w:bookmarkEnd w:id="222"/>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3" w:name="_Toc222699950"/>
      <w:bookmarkStart w:id="224" w:name="_Toc235290125"/>
      <w:bookmarkEnd w:id="165"/>
      <w:bookmarkEnd w:id="166"/>
      <w:bookmarkEnd w:id="167"/>
      <w:bookmarkEnd w:id="168"/>
      <w:bookmarkEnd w:id="169"/>
      <w:bookmarkEnd w:id="170"/>
      <w:bookmarkEnd w:id="171"/>
      <w:r w:rsidRPr="00BA1179">
        <w:t>Decision Support System Core</w:t>
      </w:r>
      <w:bookmarkEnd w:id="223"/>
      <w:bookmarkEnd w:id="224"/>
    </w:p>
    <w:p w14:paraId="350776CA" w14:textId="77777777" w:rsidR="00192E39" w:rsidRPr="00BA1179" w:rsidRDefault="00192E39" w:rsidP="00192E39">
      <w:pPr>
        <w:pStyle w:val="ParText"/>
        <w:keepNext/>
      </w:pPr>
      <w:bookmarkStart w:id="225"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5D457584" w:rsidR="00192E39" w:rsidRPr="00BA1179" w:rsidRDefault="00192E39" w:rsidP="00192E39">
      <w:pPr>
        <w:pStyle w:val="Caption"/>
      </w:pPr>
      <w:bookmarkStart w:id="226" w:name="_Ref227450920"/>
      <w:bookmarkStart w:id="227" w:name="_Toc235290177"/>
      <w:r w:rsidRPr="00BA1179">
        <w:t xml:space="preserve">Figure </w:t>
      </w:r>
      <w:r w:rsidR="007C6708">
        <w:fldChar w:fldCharType="begin"/>
      </w:r>
      <w:r w:rsidR="007C6708">
        <w:instrText xml:space="preserve"> STYLEREF 1 \s </w:instrText>
      </w:r>
      <w:r w:rsidR="007C6708">
        <w:fldChar w:fldCharType="separate"/>
      </w:r>
      <w:r w:rsidR="008D35BF">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5</w:t>
      </w:r>
      <w:r w:rsidR="007C6708">
        <w:fldChar w:fldCharType="end"/>
      </w:r>
      <w:bookmarkEnd w:id="226"/>
      <w:r w:rsidRPr="00BA1179">
        <w:t xml:space="preserve"> DSS</w:t>
      </w:r>
      <w:r w:rsidR="00CB786C">
        <w:t xml:space="preserve"> </w:t>
      </w:r>
      <w:r w:rsidRPr="00BA1179">
        <w:t>Simulation Core Interface</w:t>
      </w:r>
      <w:bookmarkEnd w:id="227"/>
    </w:p>
    <w:bookmarkEnd w:id="225"/>
    <w:p w14:paraId="3D6F3A35" w14:textId="783627C9"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D35BF" w:rsidRPr="00BA1179">
        <w:t xml:space="preserve">( </w:t>
      </w:r>
      <w:r w:rsidR="008D35BF">
        <w:rPr>
          <w:noProof/>
        </w:rPr>
        <w:t>36</w:t>
      </w:r>
      <w:r w:rsidR="008D35BF"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D35BF" w:rsidRPr="00BA1179">
        <w:t xml:space="preserve">( </w:t>
      </w:r>
      <w:r w:rsidR="008D35BF">
        <w:rPr>
          <w:noProof/>
        </w:rPr>
        <w:t>36</w:t>
      </w:r>
      <w:r w:rsidR="008D35BF"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D35BF" w:rsidRPr="00BA1179">
        <w:t xml:space="preserve">Figure </w:t>
      </w:r>
      <w:r w:rsidR="008D35BF">
        <w:rPr>
          <w:noProof/>
        </w:rPr>
        <w:t>3</w:t>
      </w:r>
      <w:r w:rsidR="008D35BF">
        <w:t>.</w:t>
      </w:r>
      <w:r w:rsidR="008D35BF">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0F07AA29" w:rsidR="00F50FDF" w:rsidRPr="00BA1179" w:rsidRDefault="00F50FDF" w:rsidP="006601CA">
            <w:pPr>
              <w:pStyle w:val="TableText"/>
              <w:rPr>
                <w:lang w:eastAsia="ja-JP"/>
              </w:rPr>
            </w:pPr>
            <w:bookmarkStart w:id="228" w:name="_Ref223285823"/>
            <w:r w:rsidRPr="00BA1179">
              <w:t xml:space="preserve">( </w:t>
            </w:r>
            <w:r w:rsidRPr="00BA1179">
              <w:fldChar w:fldCharType="begin"/>
            </w:r>
            <w:r w:rsidRPr="00BA1179">
              <w:instrText xml:space="preserve"> SEQ ( \* ARABIC </w:instrText>
            </w:r>
            <w:r w:rsidRPr="00BA1179">
              <w:fldChar w:fldCharType="separate"/>
            </w:r>
            <w:r w:rsidR="008D35BF">
              <w:rPr>
                <w:noProof/>
              </w:rPr>
              <w:t>36</w:t>
            </w:r>
            <w:r w:rsidRPr="00BA1179">
              <w:fldChar w:fldCharType="end"/>
            </w:r>
            <w:r w:rsidRPr="00BA1179">
              <w:t xml:space="preserve"> )</w:t>
            </w:r>
            <w:bookmarkEnd w:id="228"/>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29" w:name="_Ref226192386"/>
      <w:bookmarkStart w:id="230" w:name="_Toc235290126"/>
      <w:r w:rsidRPr="00BA1179">
        <w:rPr>
          <w:lang w:val="en-US"/>
        </w:rPr>
        <w:t xml:space="preserve">DISASTERAWARE DECISION SUPPORT </w:t>
      </w:r>
      <w:bookmarkEnd w:id="229"/>
      <w:r w:rsidRPr="00BA1179">
        <w:rPr>
          <w:lang w:val="en-US"/>
        </w:rPr>
        <w:t>FRAMEWORK</w:t>
      </w:r>
      <w:bookmarkEnd w:id="230"/>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1" w:name="_Toc235290127"/>
      <w:r w:rsidRPr="00BA1179">
        <w:lastRenderedPageBreak/>
        <w:t>Decision Support System Block Diagram</w:t>
      </w:r>
      <w:bookmarkEnd w:id="231"/>
    </w:p>
    <w:p w14:paraId="55E3AE54" w14:textId="699E3C8A" w:rsidR="000E1725" w:rsidRPr="00BA1179" w:rsidRDefault="001D4270" w:rsidP="00877A9C">
      <w:pPr>
        <w:keepNext/>
        <w:jc w:val="center"/>
      </w:pPr>
      <w:r>
        <w:rPr>
          <w:noProof/>
        </w:rPr>
        <w:drawing>
          <wp:inline distT="0" distB="0" distL="0" distR="0" wp14:anchorId="220190BF" wp14:editId="28702C1B">
            <wp:extent cx="4320000" cy="7130915"/>
            <wp:effectExtent l="0" t="0" r="0" b="0"/>
            <wp:docPr id="1447677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0000" cy="7130915"/>
                    </a:xfrm>
                    <a:prstGeom prst="rect">
                      <a:avLst/>
                    </a:prstGeom>
                    <a:noFill/>
                  </pic:spPr>
                </pic:pic>
              </a:graphicData>
            </a:graphic>
          </wp:inline>
        </w:drawing>
      </w:r>
    </w:p>
    <w:p w14:paraId="29FC7F91" w14:textId="796D027C" w:rsidR="000E1725" w:rsidRPr="00BA1179" w:rsidRDefault="00000000" w:rsidP="00877A9C">
      <w:pPr>
        <w:pStyle w:val="Caption"/>
      </w:pPr>
      <w:bookmarkStart w:id="232" w:name="_Ref234436472"/>
      <w:bookmarkStart w:id="233" w:name="_Toc235290178"/>
      <w:r w:rsidRPr="00BA1179">
        <w:t xml:space="preserve">Figure </w:t>
      </w:r>
      <w:r w:rsidR="007C6708">
        <w:fldChar w:fldCharType="begin"/>
      </w:r>
      <w:r w:rsidR="007C6708">
        <w:instrText xml:space="preserve"> STYLEREF 1 \s </w:instrText>
      </w:r>
      <w:r w:rsidR="007C6708">
        <w:fldChar w:fldCharType="separate"/>
      </w:r>
      <w:r w:rsidR="008D35BF">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1</w:t>
      </w:r>
      <w:r w:rsidR="007C6708">
        <w:fldChar w:fldCharType="end"/>
      </w:r>
      <w:bookmarkEnd w:id="232"/>
      <w:r w:rsidRPr="00BA1179">
        <w:t xml:space="preserve"> DisasterAware system block diagram (DSS focused)</w:t>
      </w:r>
      <w:bookmarkEnd w:id="233"/>
    </w:p>
    <w:p w14:paraId="2EBD3390" w14:textId="7C385B0E"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D35BF" w:rsidRPr="00BA1179">
        <w:t xml:space="preserve">Figure </w:t>
      </w:r>
      <w:r w:rsidR="008D35BF">
        <w:rPr>
          <w:noProof/>
        </w:rPr>
        <w:t>3</w:t>
      </w:r>
      <w:r w:rsidR="008D35BF">
        <w:t>.</w:t>
      </w:r>
      <w:r w:rsidR="008D35BF">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373F5F0B"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D35BF">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4" w:name="_Toc235290128"/>
      <w:r w:rsidRPr="00BA1179">
        <w:t>Layer 1: Input Space</w:t>
      </w:r>
      <w:bookmarkEnd w:id="234"/>
    </w:p>
    <w:p w14:paraId="20FC8C60" w14:textId="01D25723"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D35BF" w:rsidRPr="00BA1179">
        <w:t xml:space="preserve">Figure </w:t>
      </w:r>
      <w:r w:rsidR="008D35BF">
        <w:rPr>
          <w:noProof/>
        </w:rPr>
        <w:t>4</w:t>
      </w:r>
      <w:r w:rsidR="008D35BF">
        <w:t>.</w:t>
      </w:r>
      <w:r w:rsidR="008D35BF">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5" w:name="_Toc235290129"/>
      <w:r w:rsidRPr="00BA1179">
        <w:t>Layer 2: Observation, Features, and Confidence</w:t>
      </w:r>
      <w:bookmarkEnd w:id="235"/>
    </w:p>
    <w:p w14:paraId="4B33A651" w14:textId="14843FA6"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D35BF" w:rsidRPr="00BA1179">
        <w:t xml:space="preserve">( </w:t>
      </w:r>
      <w:r w:rsidR="008D35BF">
        <w:rPr>
          <w:noProof/>
        </w:rPr>
        <w:t>37</w:t>
      </w:r>
      <w:r w:rsidR="008D35BF"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77777777" w:rsidR="000E1725" w:rsidRPr="00BA1179" w:rsidRDefault="00000000">
      <w:pPr>
        <w:pStyle w:val="ParText"/>
      </w:pPr>
      <w:r w:rsidRPr="00BA1179">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0314A0F9" w:rsidR="000E1725" w:rsidRPr="00BA1179" w:rsidRDefault="00000000" w:rsidP="00B12336">
            <w:pPr>
              <w:pStyle w:val="ParEq"/>
            </w:pPr>
            <w:bookmarkStart w:id="236" w:name="_RefEqB4201"/>
            <w:r w:rsidRPr="00BA1179">
              <w:t xml:space="preserve">( </w:t>
            </w:r>
            <w:r w:rsidRPr="00BA1179">
              <w:fldChar w:fldCharType="begin"/>
            </w:r>
            <w:r w:rsidRPr="00BA1179">
              <w:instrText xml:space="preserve"> SEQ ( \* ARABIC </w:instrText>
            </w:r>
            <w:r w:rsidRPr="00BA1179">
              <w:fldChar w:fldCharType="separate"/>
            </w:r>
            <w:r w:rsidR="008D35BF">
              <w:rPr>
                <w:noProof/>
              </w:rPr>
              <w:t>37</w:t>
            </w:r>
            <w:r w:rsidRPr="00BA1179">
              <w:fldChar w:fldCharType="end"/>
            </w:r>
            <w:r w:rsidRPr="00BA1179">
              <w:t xml:space="preserve"> )</w:t>
            </w:r>
            <w:bookmarkEnd w:id="236"/>
          </w:p>
        </w:tc>
      </w:tr>
    </w:tbl>
    <w:p w14:paraId="01DEED2F" w14:textId="5B2C23EC"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D35BF" w:rsidRPr="00BA1179">
        <w:t xml:space="preserve">Table </w:t>
      </w:r>
      <w:r w:rsidR="008D35BF">
        <w:rPr>
          <w:noProof/>
        </w:rPr>
        <w:t>4</w:t>
      </w:r>
      <w:r w:rsidR="008D35BF" w:rsidRPr="00BA1179">
        <w:t>.</w:t>
      </w:r>
      <w:r w:rsidR="008D35BF">
        <w:rPr>
          <w:noProof/>
        </w:rPr>
        <w:t>1</w:t>
      </w:r>
      <w:r w:rsidRPr="00BA1179">
        <w:fldChar w:fldCharType="end"/>
      </w:r>
      <w:r w:rsidRPr="00BA1179">
        <w:t xml:space="preserve">. </w:t>
      </w:r>
    </w:p>
    <w:p w14:paraId="6BFF6E12" w14:textId="718E6975" w:rsidR="000E1725" w:rsidRPr="00BA1179" w:rsidRDefault="00000000">
      <w:pPr>
        <w:pStyle w:val="Caption"/>
        <w:keepNext/>
      </w:pPr>
      <w:bookmarkStart w:id="237" w:name="_Ref234666636"/>
      <w:bookmarkStart w:id="238" w:name="_RefTblConf"/>
      <w:bookmarkStart w:id="239" w:name="_Toc235290162"/>
      <w:r w:rsidRPr="00BA1179">
        <w:t xml:space="preserve">Table </w:t>
      </w:r>
      <w:r w:rsidRPr="00BA1179">
        <w:fldChar w:fldCharType="begin"/>
      </w:r>
      <w:r w:rsidRPr="00BA1179">
        <w:instrText xml:space="preserve"> STYLEREF 1 \s </w:instrText>
      </w:r>
      <w:r w:rsidRPr="00BA1179">
        <w:fldChar w:fldCharType="separate"/>
      </w:r>
      <w:r w:rsidR="008D35BF">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1</w:t>
      </w:r>
      <w:r w:rsidRPr="00BA1179">
        <w:fldChar w:fldCharType="end"/>
      </w:r>
      <w:bookmarkEnd w:id="237"/>
      <w:r w:rsidRPr="00BA1179">
        <w:t xml:space="preserve"> Confidence </w:t>
      </w:r>
      <w:r w:rsidR="00DF38AD">
        <w:t>factors</w:t>
      </w:r>
      <w:r w:rsidRPr="00BA1179">
        <w:t>: definition, range, and determination</w:t>
      </w:r>
      <w:bookmarkEnd w:id="238"/>
      <w:bookmarkEnd w:id="239"/>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03AB798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D35BF" w:rsidRPr="00BA1179">
        <w:t xml:space="preserve">( </w:t>
      </w:r>
      <w:r w:rsidR="008D35BF">
        <w:rPr>
          <w:noProof/>
        </w:rPr>
        <w:t>38</w:t>
      </w:r>
      <w:r w:rsidR="008D35BF"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58C08D8A" w:rsidR="000E1725" w:rsidRPr="00BA1179" w:rsidRDefault="00000000" w:rsidP="006F13A1">
            <w:pPr>
              <w:jc w:val="right"/>
            </w:pPr>
            <w:bookmarkStart w:id="240" w:name="_RefEqB4202"/>
            <w:r w:rsidRPr="00BA1179">
              <w:t xml:space="preserve">( </w:t>
            </w:r>
            <w:r w:rsidRPr="00BA1179">
              <w:fldChar w:fldCharType="begin"/>
            </w:r>
            <w:r w:rsidRPr="00BA1179">
              <w:instrText xml:space="preserve"> SEQ ( \* ARABIC </w:instrText>
            </w:r>
            <w:r w:rsidRPr="00BA1179">
              <w:fldChar w:fldCharType="separate"/>
            </w:r>
            <w:r w:rsidR="008D35BF">
              <w:rPr>
                <w:noProof/>
              </w:rPr>
              <w:t>38</w:t>
            </w:r>
            <w:r w:rsidRPr="00BA1179">
              <w:fldChar w:fldCharType="end"/>
            </w:r>
            <w:r w:rsidRPr="00BA1179">
              <w:t xml:space="preserve"> )</w:t>
            </w:r>
            <w:bookmarkEnd w:id="240"/>
          </w:p>
        </w:tc>
      </w:tr>
    </w:tbl>
    <w:p w14:paraId="2B4460DE" w14:textId="5BF1A79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D35BF" w:rsidRPr="00BA1179">
        <w:t xml:space="preserve">( </w:t>
      </w:r>
      <w:r w:rsidR="008D35BF">
        <w:rPr>
          <w:noProof/>
        </w:rPr>
        <w:t>39</w:t>
      </w:r>
      <w:r w:rsidR="008D35BF"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57F38B64" w:rsidR="000E1725" w:rsidRPr="00BA1179" w:rsidRDefault="00000000">
            <w:pPr>
              <w:jc w:val="right"/>
            </w:pPr>
            <w:bookmarkStart w:id="241" w:name="_RefEqB4203"/>
            <w:r w:rsidRPr="00BA1179">
              <w:t xml:space="preserve">( </w:t>
            </w:r>
            <w:r w:rsidRPr="00BA1179">
              <w:fldChar w:fldCharType="begin"/>
            </w:r>
            <w:r w:rsidRPr="00BA1179">
              <w:instrText xml:space="preserve"> SEQ ( \* ARABIC </w:instrText>
            </w:r>
            <w:r w:rsidRPr="00BA1179">
              <w:fldChar w:fldCharType="separate"/>
            </w:r>
            <w:r w:rsidR="008D35BF">
              <w:rPr>
                <w:noProof/>
              </w:rPr>
              <w:t>39</w:t>
            </w:r>
            <w:r w:rsidRPr="00BA1179">
              <w:fldChar w:fldCharType="end"/>
            </w:r>
            <w:r w:rsidRPr="00BA1179">
              <w:t xml:space="preserve"> )</w:t>
            </w:r>
            <w:bookmarkEnd w:id="241"/>
          </w:p>
        </w:tc>
      </w:tr>
    </w:tbl>
    <w:p w14:paraId="52F67562" w14:textId="6361EE05"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D35BF" w:rsidRPr="00BA1179">
        <w:t xml:space="preserve">( </w:t>
      </w:r>
      <w:r w:rsidR="008D35BF">
        <w:rPr>
          <w:noProof/>
        </w:rPr>
        <w:t>40</w:t>
      </w:r>
      <w:r w:rsidR="008D35BF"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7D689E14" w:rsidR="000E1725" w:rsidRPr="00BA1179" w:rsidRDefault="00000000" w:rsidP="006F13A1">
            <w:pPr>
              <w:jc w:val="right"/>
            </w:pPr>
            <w:bookmarkStart w:id="242" w:name="_RefEqB4204"/>
            <w:r w:rsidRPr="00BA1179">
              <w:t xml:space="preserve">( </w:t>
            </w:r>
            <w:r w:rsidRPr="00BA1179">
              <w:fldChar w:fldCharType="begin"/>
            </w:r>
            <w:r w:rsidRPr="00BA1179">
              <w:instrText xml:space="preserve"> SEQ ( \* ARABIC </w:instrText>
            </w:r>
            <w:r w:rsidRPr="00BA1179">
              <w:fldChar w:fldCharType="separate"/>
            </w:r>
            <w:r w:rsidR="008D35BF">
              <w:rPr>
                <w:noProof/>
              </w:rPr>
              <w:t>40</w:t>
            </w:r>
            <w:r w:rsidRPr="00BA1179">
              <w:fldChar w:fldCharType="end"/>
            </w:r>
            <w:r w:rsidRPr="00BA1179">
              <w:t xml:space="preserve"> )</w:t>
            </w:r>
            <w:bookmarkEnd w:id="242"/>
          </w:p>
        </w:tc>
      </w:tr>
    </w:tbl>
    <w:p w14:paraId="0D05C8F1" w14:textId="6ABB8CF7"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D35BF" w:rsidRPr="00BA1179">
        <w:t xml:space="preserve">Table </w:t>
      </w:r>
      <w:r w:rsidR="008D35BF">
        <w:rPr>
          <w:noProof/>
        </w:rPr>
        <w:t>2</w:t>
      </w:r>
      <w:r w:rsidR="008D35BF" w:rsidRPr="00BA1179">
        <w:t>.</w:t>
      </w:r>
      <w:r w:rsidR="008D35BF">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3" w:name="_Toc235290130"/>
      <w:r w:rsidRPr="00BA1179">
        <w:t>Layer 3: Concept Space and the Feature</w:t>
      </w:r>
      <w:r w:rsidR="0042437E">
        <w:t>-</w:t>
      </w:r>
      <w:r w:rsidRPr="00BA1179">
        <w:t>Concept Hierarchy</w:t>
      </w:r>
      <w:bookmarkEnd w:id="243"/>
    </w:p>
    <w:p w14:paraId="7CCD1D63" w14:textId="46500236" w:rsidR="000E1725" w:rsidRPr="00BA1179" w:rsidRDefault="00000000" w:rsidP="00BD34CA">
      <w:pPr>
        <w:pStyle w:val="ParText"/>
      </w:pPr>
      <w:r w:rsidRPr="00BA1179">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p>
    <w:p w14:paraId="3736A34C" w14:textId="2A80D30C"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D35BF" w:rsidRPr="00BA1179">
        <w:t xml:space="preserve">Figure </w:t>
      </w:r>
      <w:r w:rsidR="008D35BF">
        <w:rPr>
          <w:noProof/>
        </w:rPr>
        <w:t>4</w:t>
      </w:r>
      <w:r w:rsidR="008D35BF">
        <w:t>.</w:t>
      </w:r>
      <w:r w:rsidR="008D35BF">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40C8B869" w:rsidR="0023256C" w:rsidRPr="00BA1179" w:rsidRDefault="0023256C" w:rsidP="0023256C">
      <w:pPr>
        <w:pStyle w:val="Caption"/>
      </w:pPr>
      <w:bookmarkStart w:id="244" w:name="_Ref234436536"/>
      <w:bookmarkStart w:id="245" w:name="_RefFig42"/>
      <w:bookmarkStart w:id="246" w:name="_Toc235290179"/>
      <w:r w:rsidRPr="00BA1179">
        <w:t xml:space="preserve">Figure </w:t>
      </w:r>
      <w:r>
        <w:fldChar w:fldCharType="begin"/>
      </w:r>
      <w:r>
        <w:instrText xml:space="preserve"> STYLEREF 1 \s </w:instrText>
      </w:r>
      <w:r>
        <w:fldChar w:fldCharType="separate"/>
      </w:r>
      <w:r w:rsidR="008D35BF">
        <w:rPr>
          <w:noProof/>
        </w:rPr>
        <w:t>4</w:t>
      </w:r>
      <w:r>
        <w:fldChar w:fldCharType="end"/>
      </w:r>
      <w:r>
        <w:t>.</w:t>
      </w:r>
      <w:r>
        <w:fldChar w:fldCharType="begin"/>
      </w:r>
      <w:r>
        <w:instrText xml:space="preserve"> SEQ Figure \* ARABIC \s 1 </w:instrText>
      </w:r>
      <w:r>
        <w:fldChar w:fldCharType="separate"/>
      </w:r>
      <w:r w:rsidR="008D35BF">
        <w:rPr>
          <w:noProof/>
        </w:rPr>
        <w:t>2</w:t>
      </w:r>
      <w:r>
        <w:fldChar w:fldCharType="end"/>
      </w:r>
      <w:bookmarkEnd w:id="244"/>
      <w:r w:rsidRPr="00BA1179">
        <w:t xml:space="preserve"> Feature-concept hierarchy</w:t>
      </w:r>
      <w:bookmarkEnd w:id="245"/>
      <w:bookmarkEnd w:id="246"/>
    </w:p>
    <w:p w14:paraId="5928B0AE" w14:textId="16F1404D"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D35BF" w:rsidRPr="00BA1179">
        <w:t xml:space="preserve">Table </w:t>
      </w:r>
      <w:r w:rsidR="008D35BF">
        <w:rPr>
          <w:noProof/>
        </w:rPr>
        <w:t>2</w:t>
      </w:r>
      <w:r w:rsidR="008D35BF" w:rsidRPr="00BA1179">
        <w:t>.</w:t>
      </w:r>
      <w:r w:rsidR="008D35BF">
        <w:rPr>
          <w:noProof/>
        </w:rPr>
        <w:t>3</w:t>
      </w:r>
      <w:r w:rsidRPr="00BA1179">
        <w:fldChar w:fldCharType="end"/>
      </w:r>
      <w:r w:rsidRPr="00BA1179">
        <w:t xml:space="preserve">. </w:t>
      </w:r>
    </w:p>
    <w:p w14:paraId="36C59CC6" w14:textId="26F6E708"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D35BF" w:rsidRPr="00BA1179">
        <w:t xml:space="preserve">( </w:t>
      </w:r>
      <w:r w:rsidR="008D35BF">
        <w:rPr>
          <w:noProof/>
        </w:rPr>
        <w:t>41</w:t>
      </w:r>
      <w:r w:rsidR="008D35BF"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D35BF">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3DFE07DD" w:rsidR="000E1725" w:rsidRPr="00BA1179" w:rsidRDefault="00000000" w:rsidP="00251C33">
            <w:pPr>
              <w:spacing w:after="0"/>
              <w:jc w:val="right"/>
            </w:pPr>
            <w:bookmarkStart w:id="247" w:name="_RefEqB5401"/>
            <w:r w:rsidRPr="00BA1179">
              <w:t xml:space="preserve">( </w:t>
            </w:r>
            <w:r w:rsidRPr="00BA1179">
              <w:fldChar w:fldCharType="begin"/>
            </w:r>
            <w:r w:rsidRPr="00BA1179">
              <w:instrText xml:space="preserve"> SEQ ( \* ARABIC </w:instrText>
            </w:r>
            <w:r w:rsidRPr="00BA1179">
              <w:fldChar w:fldCharType="separate"/>
            </w:r>
            <w:r w:rsidR="008D35BF">
              <w:rPr>
                <w:noProof/>
              </w:rPr>
              <w:t>41</w:t>
            </w:r>
            <w:r w:rsidRPr="00BA1179">
              <w:fldChar w:fldCharType="end"/>
            </w:r>
            <w:r w:rsidRPr="00BA1179">
              <w:t xml:space="preserve"> )</w:t>
            </w:r>
            <w:bookmarkEnd w:id="247"/>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247435A"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D35BF" w:rsidRPr="00BA1179">
        <w:t xml:space="preserve">( </w:t>
      </w:r>
      <w:r w:rsidR="008D35BF">
        <w:rPr>
          <w:noProof/>
        </w:rPr>
        <w:t>42</w:t>
      </w:r>
      <w:r w:rsidR="008D35BF"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3495415B" w:rsidR="000E1725" w:rsidRPr="00BA1179" w:rsidRDefault="00000000" w:rsidP="0076255E">
            <w:pPr>
              <w:jc w:val="right"/>
            </w:pPr>
            <w:bookmarkStart w:id="248" w:name="_RefEqB4205"/>
            <w:r w:rsidRPr="00BA1179">
              <w:t xml:space="preserve">( </w:t>
            </w:r>
            <w:r w:rsidRPr="00BA1179">
              <w:fldChar w:fldCharType="begin"/>
            </w:r>
            <w:r w:rsidRPr="00BA1179">
              <w:instrText xml:space="preserve"> SEQ ( \* ARABIC </w:instrText>
            </w:r>
            <w:r w:rsidRPr="00BA1179">
              <w:fldChar w:fldCharType="separate"/>
            </w:r>
            <w:r w:rsidR="008D35BF">
              <w:rPr>
                <w:noProof/>
              </w:rPr>
              <w:t>42</w:t>
            </w:r>
            <w:r w:rsidRPr="00BA1179">
              <w:fldChar w:fldCharType="end"/>
            </w:r>
            <w:r w:rsidRPr="00BA1179">
              <w:t xml:space="preserve"> )</w:t>
            </w:r>
            <w:bookmarkEnd w:id="248"/>
          </w:p>
        </w:tc>
      </w:tr>
    </w:tbl>
    <w:p w14:paraId="546F608E" w14:textId="772949CA"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D35BF" w:rsidRPr="00BA1179">
        <w:t xml:space="preserve">( </w:t>
      </w:r>
      <w:r w:rsidR="008D35BF">
        <w:rPr>
          <w:noProof/>
        </w:rPr>
        <w:t>42</w:t>
      </w:r>
      <w:r w:rsidR="008D35BF"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2E6E70EF"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D35BF" w:rsidRPr="00BA1179">
        <w:t xml:space="preserve">Figure </w:t>
      </w:r>
      <w:r w:rsidR="008D35BF">
        <w:rPr>
          <w:noProof/>
        </w:rPr>
        <w:t>4</w:t>
      </w:r>
      <w:r w:rsidR="008D35BF">
        <w:t>.</w:t>
      </w:r>
      <w:r w:rsidR="008D35BF">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D35BF" w:rsidRPr="00BA1179">
        <w:t xml:space="preserve">( </w:t>
      </w:r>
      <w:r w:rsidR="008D35BF">
        <w:rPr>
          <w:noProof/>
        </w:rPr>
        <w:t>42</w:t>
      </w:r>
      <w:r w:rsidR="008D35BF"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2515416B" w:rsidR="000E1725" w:rsidRPr="00BA1179" w:rsidRDefault="00000000" w:rsidP="00BE53B2">
      <w:pPr>
        <w:pStyle w:val="Caption"/>
      </w:pPr>
      <w:bookmarkStart w:id="249" w:name="_Ref234606488"/>
      <w:bookmarkStart w:id="250" w:name="_Toc235290180"/>
      <w:r w:rsidRPr="00BA1179">
        <w:t xml:space="preserve">Figure </w:t>
      </w:r>
      <w:r w:rsidR="007C6708">
        <w:fldChar w:fldCharType="begin"/>
      </w:r>
      <w:r w:rsidR="007C6708">
        <w:instrText xml:space="preserve"> STYLEREF 1 \s </w:instrText>
      </w:r>
      <w:r w:rsidR="007C6708">
        <w:fldChar w:fldCharType="separate"/>
      </w:r>
      <w:r w:rsidR="008D35BF">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3</w:t>
      </w:r>
      <w:r w:rsidR="007C6708">
        <w:fldChar w:fldCharType="end"/>
      </w:r>
      <w:bookmarkEnd w:id="249"/>
      <w:r w:rsidRPr="00BA1179">
        <w:t xml:space="preserve"> Hierarchical concept activation example.</w:t>
      </w:r>
      <w:bookmarkEnd w:id="250"/>
      <w:r w:rsidRPr="00BA1179">
        <w:t xml:space="preserve"> </w:t>
      </w:r>
    </w:p>
    <w:p w14:paraId="596C8306" w14:textId="617B10A8"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D35BF" w:rsidRPr="00BA1179">
        <w:t xml:space="preserve">( </w:t>
      </w:r>
      <w:r w:rsidR="008D35BF">
        <w:rPr>
          <w:noProof/>
        </w:rPr>
        <w:t>43</w:t>
      </w:r>
      <w:r w:rsidR="008D35BF"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38855EB1" w:rsidR="000E1725" w:rsidRPr="00BA1179" w:rsidRDefault="00000000" w:rsidP="00E32FA6">
            <w:pPr>
              <w:jc w:val="right"/>
            </w:pPr>
            <w:bookmarkStart w:id="251" w:name="_Ref234616199"/>
            <w:r w:rsidRPr="00BA1179">
              <w:t xml:space="preserve">( </w:t>
            </w:r>
            <w:r w:rsidRPr="00BA1179">
              <w:fldChar w:fldCharType="begin"/>
            </w:r>
            <w:r w:rsidRPr="00BA1179">
              <w:instrText xml:space="preserve"> SEQ ( \* ARABIC </w:instrText>
            </w:r>
            <w:r w:rsidRPr="00BA1179">
              <w:fldChar w:fldCharType="separate"/>
            </w:r>
            <w:r w:rsidR="008D35BF">
              <w:rPr>
                <w:noProof/>
              </w:rPr>
              <w:t>43</w:t>
            </w:r>
            <w:r w:rsidRPr="00BA1179">
              <w:fldChar w:fldCharType="end"/>
            </w:r>
            <w:r w:rsidRPr="00BA1179">
              <w:t xml:space="preserve"> )</w:t>
            </w:r>
            <w:bookmarkEnd w:id="251"/>
          </w:p>
        </w:tc>
      </w:tr>
    </w:tbl>
    <w:p w14:paraId="08D533BC" w14:textId="50439E3B"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D35BF" w:rsidRPr="00BA1179">
        <w:t xml:space="preserve">( </w:t>
      </w:r>
      <w:r w:rsidR="008D35BF">
        <w:rPr>
          <w:noProof/>
        </w:rPr>
        <w:t>43</w:t>
      </w:r>
      <w:r w:rsidR="008D35BF"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D35BF" w:rsidRPr="00BA1179">
        <w:t xml:space="preserve">( </w:t>
      </w:r>
      <w:r w:rsidR="008D35BF">
        <w:rPr>
          <w:noProof/>
        </w:rPr>
        <w:t>42</w:t>
      </w:r>
      <w:r w:rsidR="008D35BF"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D35BF" w:rsidRPr="00BA1179">
        <w:t xml:space="preserve">( </w:t>
      </w:r>
      <w:r w:rsidR="008D35BF">
        <w:rPr>
          <w:noProof/>
        </w:rPr>
        <w:t>38</w:t>
      </w:r>
      <w:r w:rsidR="008D35BF"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02BB4643"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D35BF" w:rsidRPr="00BA1179">
        <w:t xml:space="preserve">Figure </w:t>
      </w:r>
      <w:r w:rsidR="008D35BF">
        <w:rPr>
          <w:noProof/>
        </w:rPr>
        <w:t>4</w:t>
      </w:r>
      <w:r w:rsidR="008D35BF">
        <w:t>.</w:t>
      </w:r>
      <w:r w:rsidR="008D35BF">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0D2748AB" w:rsidR="000E1725" w:rsidRPr="002C20B0" w:rsidRDefault="00000000" w:rsidP="00C64FAF">
      <w:pPr>
        <w:pStyle w:val="Caption"/>
        <w:rPr>
          <w:b/>
          <w:bCs/>
        </w:rPr>
      </w:pPr>
      <w:bookmarkStart w:id="252" w:name="_RefFigL3gate"/>
      <w:bookmarkStart w:id="253" w:name="_Toc235290181"/>
      <w:r w:rsidRPr="00BA1179">
        <w:t xml:space="preserve">Figure </w:t>
      </w:r>
      <w:r w:rsidR="007C6708">
        <w:fldChar w:fldCharType="begin"/>
      </w:r>
      <w:r w:rsidR="007C6708">
        <w:instrText xml:space="preserve"> STYLEREF 1 \s </w:instrText>
      </w:r>
      <w:r w:rsidR="007C6708">
        <w:fldChar w:fldCharType="separate"/>
      </w:r>
      <w:r w:rsidR="008D35BF">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4</w:t>
      </w:r>
      <w:r w:rsidR="007C6708">
        <w:fldChar w:fldCharType="end"/>
      </w:r>
      <w:bookmarkEnd w:id="252"/>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3"/>
    </w:p>
    <w:p w14:paraId="47AC4EDE" w14:textId="06331D21" w:rsidR="000E1725" w:rsidRPr="00BA1179" w:rsidRDefault="00000000">
      <w:pPr>
        <w:pStyle w:val="Heading2"/>
      </w:pPr>
      <w:bookmarkStart w:id="254" w:name="_Toc235290131"/>
      <w:r w:rsidRPr="00BA1179">
        <w:lastRenderedPageBreak/>
        <w:t>Layer 4: Decision Generation and Coordination</w:t>
      </w:r>
      <w:bookmarkEnd w:id="254"/>
    </w:p>
    <w:p w14:paraId="4E0111F6" w14:textId="77777777" w:rsidR="0086103F" w:rsidRPr="00BA1179" w:rsidRDefault="0086103F" w:rsidP="0086103F">
      <w:pPr>
        <w:pStyle w:val="ParText"/>
      </w:pPr>
      <w:r>
        <w:rPr>
          <w:noProof/>
        </w:rPr>
        <w:drawing>
          <wp:inline distT="0" distB="0" distL="0" distR="0" wp14:anchorId="176C1781" wp14:editId="28CE5EEC">
            <wp:extent cx="5040000" cy="4834348"/>
            <wp:effectExtent l="0" t="0" r="0" b="0"/>
            <wp:docPr id="1861399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7797"/>
                    <a:stretch>
                      <a:fillRect/>
                    </a:stretch>
                  </pic:blipFill>
                  <pic:spPr bwMode="auto">
                    <a:xfrm>
                      <a:off x="0" y="0"/>
                      <a:ext cx="5040000" cy="4834348"/>
                    </a:xfrm>
                    <a:prstGeom prst="rect">
                      <a:avLst/>
                    </a:prstGeom>
                    <a:noFill/>
                    <a:ln>
                      <a:noFill/>
                    </a:ln>
                    <a:extLst>
                      <a:ext uri="{53640926-AAD7-44D8-BBD7-CCE9431645EC}">
                        <a14:shadowObscured xmlns:a14="http://schemas.microsoft.com/office/drawing/2010/main"/>
                      </a:ext>
                    </a:extLst>
                  </pic:spPr>
                </pic:pic>
              </a:graphicData>
            </a:graphic>
          </wp:inline>
        </w:drawing>
      </w:r>
    </w:p>
    <w:p w14:paraId="1A1AF66B" w14:textId="45C46DE5" w:rsidR="0086103F" w:rsidRPr="00BA1179" w:rsidRDefault="0086103F" w:rsidP="0086103F">
      <w:pPr>
        <w:pStyle w:val="ParText"/>
      </w:pPr>
      <w:bookmarkStart w:id="255" w:name="_RefFig43"/>
      <w:bookmarkStart w:id="256" w:name="_Toc235290182"/>
      <w:r w:rsidRPr="00BA1179">
        <w:t xml:space="preserve">Figure </w:t>
      </w:r>
      <w:r>
        <w:fldChar w:fldCharType="begin"/>
      </w:r>
      <w:r>
        <w:instrText xml:space="preserve"> STYLEREF 1 \s </w:instrText>
      </w:r>
      <w:r>
        <w:fldChar w:fldCharType="separate"/>
      </w:r>
      <w:r w:rsidR="008D35BF">
        <w:rPr>
          <w:noProof/>
        </w:rPr>
        <w:t>4</w:t>
      </w:r>
      <w:r>
        <w:fldChar w:fldCharType="end"/>
      </w:r>
      <w:r>
        <w:t>.</w:t>
      </w:r>
      <w:r>
        <w:fldChar w:fldCharType="begin"/>
      </w:r>
      <w:r>
        <w:instrText xml:space="preserve"> SEQ Figure \* ARABIC \s 1 </w:instrText>
      </w:r>
      <w:r>
        <w:fldChar w:fldCharType="separate"/>
      </w:r>
      <w:r w:rsidR="008D35BF">
        <w:rPr>
          <w:noProof/>
        </w:rPr>
        <w:t>5</w:t>
      </w:r>
      <w:r>
        <w:fldChar w:fldCharType="end"/>
      </w:r>
      <w:bookmarkEnd w:id="255"/>
      <w:r w:rsidRPr="00BA1179">
        <w:t xml:space="preserve"> Layer 4 decision and adaptation flow</w:t>
      </w:r>
      <w:bookmarkEnd w:id="256"/>
    </w:p>
    <w:p w14:paraId="5E510001" w14:textId="40F71DBE"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D35BF" w:rsidRPr="00BA1179">
        <w:t xml:space="preserve">Table </w:t>
      </w:r>
      <w:r w:rsidR="008D35BF">
        <w:rPr>
          <w:noProof/>
        </w:rPr>
        <w:t>2</w:t>
      </w:r>
      <w:r w:rsidR="008D35BF" w:rsidRPr="00BA1179">
        <w:t>.</w:t>
      </w:r>
      <w:r w:rsidR="008D35BF">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D35BF" w:rsidRPr="00BA1179">
        <w:t xml:space="preserve">Table </w:t>
      </w:r>
      <w:r w:rsidR="008D35BF">
        <w:rPr>
          <w:noProof/>
        </w:rPr>
        <w:t>2</w:t>
      </w:r>
      <w:r w:rsidR="008D35BF" w:rsidRPr="00BA1179">
        <w:t>.</w:t>
      </w:r>
      <w:r w:rsidR="008D35BF">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w:t>
      </w:r>
      <w:r w:rsidRPr="00BA1179">
        <w:lastRenderedPageBreak/>
        <w:t>of the staged adaptation loop, selected by a learned controller; and a no-harm rule withholds the offensive part of any allocation that is forecast to worsen the physical outcome. Each element is developed in the following subsections, and the value of every threshold is stated where its mechanism is defined.</w:t>
      </w:r>
    </w:p>
    <w:p w14:paraId="5E510002" w14:textId="2A9615EC"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D35BF" w:rsidRPr="00BA1179">
        <w:t xml:space="preserve">Figure </w:t>
      </w:r>
      <w:r w:rsidR="008D35BF">
        <w:rPr>
          <w:noProof/>
        </w:rPr>
        <w:t>4</w:t>
      </w:r>
      <w:r w:rsidR="008D35BF">
        <w:t>.</w:t>
      </w:r>
      <w:r w:rsidR="008D35BF">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B67B9BE"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D35BF">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w:t>
      </w:r>
      <w:r w:rsidRPr="00BA1179">
        <w:lastRenderedPageBreak/>
        <w:t xml:space="preserve">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25B350E3" w:rsidR="000E1725" w:rsidRPr="00BA1179" w:rsidRDefault="00000000">
      <w:pPr>
        <w:pStyle w:val="ParText"/>
      </w:pPr>
      <w:r w:rsidRPr="00BA1179">
        <w:rPr>
          <w:b/>
          <w:bCs/>
        </w:rPr>
        <w:lastRenderedPageBreak/>
        <w:t>A generated rule is a suggestion and never acts on its own.</w:t>
      </w:r>
      <w:r w:rsidRPr="00BA1179">
        <w:t xml:space="preserve"> It must pass four verification gates before it can enter the base. </w:t>
      </w:r>
      <m:oMath>
        <m:r>
          <w:rPr>
            <w:rFonts w:ascii="Cambria Math" w:hAnsi="Cambria Math"/>
          </w:rPr>
          <m:t>G1</m:t>
        </m:r>
      </m:oMath>
      <w:r w:rsidRPr="00BA1179">
        <w:t xml:space="preserve"> checks format, that the antecedent and the consequent are well formed. </w:t>
      </w:r>
      <m:oMath>
        <m:r>
          <w:rPr>
            <w:rFonts w:ascii="Cambria Math" w:hAnsi="Cambria Math"/>
          </w:rPr>
          <m:t>G2</m:t>
        </m:r>
      </m:oMath>
      <w:r w:rsidRPr="00BA1179">
        <w:t xml:space="preserve"> checks constraints, that the arity, the vocabulary and the numeric ranges are admissible and that the rule does not duplicate an antecedent combination that is already occupied. </w:t>
      </w:r>
      <m:oMath>
        <m:r>
          <w:rPr>
            <w:rFonts w:ascii="Cambria Math" w:hAnsi="Cambria Math"/>
          </w:rPr>
          <m:t>G3</m:t>
        </m:r>
      </m:oMath>
      <w:r w:rsidRPr="00BA1179">
        <w:t xml:space="preserve"> checks simulation, that the rule lowers the forecast cost, </w:t>
      </w:r>
      <m:oMath>
        <m:r>
          <w:rPr>
            <w:rFonts w:ascii="Cambria Math" w:hAnsi="Cambria Math"/>
          </w:rPr>
          <m:t>ΔJ &lt; 0</m:t>
        </m:r>
      </m:oMath>
      <w:r w:rsidRPr="00BA1179">
        <w:t xml:space="preserve">, on the shadow copy. </w:t>
      </w:r>
      <m:oMath>
        <m:r>
          <w:rPr>
            <w:rFonts w:ascii="Cambria Math" w:hAnsi="Cambria Math"/>
          </w:rPr>
          <m:t>G4</m:t>
        </m:r>
      </m:oMath>
      <w:r w:rsidRPr="00BA1179">
        <w:t xml:space="preserve"> is an </w:t>
      </w:r>
      <m:oMath>
        <m:r>
          <w:rPr>
            <w:rFonts w:ascii="Cambria Math" w:hAnsi="Cambria Math"/>
          </w:rPr>
          <m:t>A/B</m:t>
        </m:r>
      </m:oMath>
      <w:r w:rsidRPr="00BA1179">
        <w:t xml:space="preserve"> check that the improvement holds on two independent seeds rather than on a single lucky draw. A proposal that fails any gate is discarded and the failing gate is recorded, so a rejected suggestion remains auditable. </w:t>
      </w:r>
      <w:r w:rsidR="001D4270">
        <w:t>If</w:t>
      </w:r>
      <w:r w:rsidRPr="00BA1179">
        <w:t xml:space="preserve"> a rule that clears all four gates</w:t>
      </w:r>
      <w:r w:rsidR="001D4270">
        <w:t xml:space="preserve"> (extra two gates for packages)</w:t>
      </w:r>
      <w:r w:rsidRPr="00BA1179">
        <w:t xml:space="preserve"> is admitted, with its provenance, into the base of Appendix </w:t>
      </w:r>
      <w:r w:rsidRPr="00BA1179">
        <w:fldChar w:fldCharType="begin"/>
      </w:r>
      <w:r w:rsidRPr="00BA1179">
        <w:instrText xml:space="preserve"> REF _RefAppE1 \r \h </w:instrText>
      </w:r>
      <w:r w:rsidRPr="00BA1179">
        <w:fldChar w:fldCharType="separate"/>
      </w:r>
      <w:r w:rsidR="008D35BF">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76F66513"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of at least forty-five minutes,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57" w:name="_Toc235290132"/>
      <w:r w:rsidRPr="00BA1179">
        <w:lastRenderedPageBreak/>
        <w:t>Rule Base and Candidate Intervention</w:t>
      </w:r>
      <w:bookmarkEnd w:id="257"/>
    </w:p>
    <w:p w14:paraId="2EBE5B9C" w14:textId="581704EA"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D35BF" w:rsidRPr="00BA1179">
        <w:t xml:space="preserve">( </w:t>
      </w:r>
      <w:r w:rsidR="008D35BF">
        <w:rPr>
          <w:noProof/>
        </w:rPr>
        <w:t>44</w:t>
      </w:r>
      <w:r w:rsidR="008D35BF"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5C8EEC7C" w:rsidR="000E1725" w:rsidRPr="00BA1179" w:rsidRDefault="00000000" w:rsidP="000310BC">
            <w:pPr>
              <w:jc w:val="right"/>
            </w:pPr>
            <w:bookmarkStart w:id="258" w:name="_RefEqB4501"/>
            <w:r w:rsidRPr="00BA1179">
              <w:t xml:space="preserve">( </w:t>
            </w:r>
            <w:r w:rsidRPr="00BA1179">
              <w:fldChar w:fldCharType="begin"/>
            </w:r>
            <w:r w:rsidRPr="00BA1179">
              <w:instrText xml:space="preserve"> SEQ ( \* ARABIC </w:instrText>
            </w:r>
            <w:r w:rsidRPr="00BA1179">
              <w:fldChar w:fldCharType="separate"/>
            </w:r>
            <w:r w:rsidR="008D35BF">
              <w:rPr>
                <w:noProof/>
              </w:rPr>
              <w:t>44</w:t>
            </w:r>
            <w:r w:rsidRPr="00BA1179">
              <w:fldChar w:fldCharType="end"/>
            </w:r>
            <w:r w:rsidRPr="00BA1179">
              <w:t xml:space="preserve"> )</w:t>
            </w:r>
            <w:bookmarkEnd w:id="258"/>
          </w:p>
        </w:tc>
      </w:tr>
    </w:tbl>
    <w:p w14:paraId="4A6CAC80" w14:textId="3E5C7148"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D35BF" w:rsidRPr="00BA1179">
        <w:t xml:space="preserve">( </w:t>
      </w:r>
      <w:r w:rsidR="008D35BF">
        <w:rPr>
          <w:noProof/>
        </w:rPr>
        <w:t>44</w:t>
      </w:r>
      <w:r w:rsidR="008D35BF"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73063F75"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D35BF" w:rsidRPr="00BA1179">
        <w:t xml:space="preserve">( </w:t>
      </w:r>
      <w:r w:rsidR="008D35BF">
        <w:rPr>
          <w:noProof/>
        </w:rPr>
        <w:t>45</w:t>
      </w:r>
      <w:r w:rsidR="008D35BF"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394EDA05" w:rsidR="000E1725" w:rsidRPr="00BA1179" w:rsidRDefault="00000000" w:rsidP="000310BC">
            <w:pPr>
              <w:jc w:val="right"/>
            </w:pPr>
            <w:bookmarkStart w:id="259" w:name="_Ref234769029"/>
            <w:bookmarkStart w:id="260" w:name="_RefEqB4502"/>
            <w:r w:rsidRPr="00BA1179">
              <w:t xml:space="preserve">( </w:t>
            </w:r>
            <w:r w:rsidRPr="00BA1179">
              <w:fldChar w:fldCharType="begin"/>
            </w:r>
            <w:r w:rsidRPr="00BA1179">
              <w:instrText xml:space="preserve"> SEQ ( \* ARABIC </w:instrText>
            </w:r>
            <w:r w:rsidRPr="00BA1179">
              <w:fldChar w:fldCharType="separate"/>
            </w:r>
            <w:r w:rsidR="008D35BF">
              <w:rPr>
                <w:noProof/>
              </w:rPr>
              <w:t>45</w:t>
            </w:r>
            <w:r w:rsidRPr="00BA1179">
              <w:fldChar w:fldCharType="end"/>
            </w:r>
            <w:r w:rsidRPr="00BA1179">
              <w:t xml:space="preserve"> )</w:t>
            </w:r>
            <w:bookmarkEnd w:id="259"/>
            <w:bookmarkEnd w:id="260"/>
          </w:p>
        </w:tc>
      </w:tr>
    </w:tbl>
    <w:p w14:paraId="7C8B17DA" w14:textId="6949FABC"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D35BF" w:rsidRPr="00BA1179">
        <w:t xml:space="preserve">( </w:t>
      </w:r>
      <w:r w:rsidR="008D35BF">
        <w:rPr>
          <w:noProof/>
        </w:rPr>
        <w:t>46</w:t>
      </w:r>
      <w:r w:rsidR="008D35BF"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371E1977" w:rsidR="000E1725" w:rsidRPr="00BA1179" w:rsidRDefault="00000000" w:rsidP="000310BC">
            <w:pPr>
              <w:jc w:val="right"/>
            </w:pPr>
            <w:bookmarkStart w:id="261" w:name="_Ref234768948"/>
            <w:r w:rsidRPr="00BA1179">
              <w:t xml:space="preserve">( </w:t>
            </w:r>
            <w:r w:rsidRPr="00BA1179">
              <w:fldChar w:fldCharType="begin"/>
            </w:r>
            <w:r w:rsidRPr="00BA1179">
              <w:instrText xml:space="preserve"> SEQ ( \* ARABIC </w:instrText>
            </w:r>
            <w:r w:rsidRPr="00BA1179">
              <w:fldChar w:fldCharType="separate"/>
            </w:r>
            <w:r w:rsidR="008D35BF">
              <w:rPr>
                <w:noProof/>
              </w:rPr>
              <w:t>46</w:t>
            </w:r>
            <w:r w:rsidRPr="00BA1179">
              <w:fldChar w:fldCharType="end"/>
            </w:r>
            <w:r w:rsidRPr="00BA1179">
              <w:t xml:space="preserve"> )</w:t>
            </w:r>
            <w:bookmarkEnd w:id="261"/>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2500E14B"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D35BF" w:rsidRPr="00BA1179">
        <w:t xml:space="preserve">( </w:t>
      </w:r>
      <w:r w:rsidR="008D35BF">
        <w:rPr>
          <w:noProof/>
        </w:rPr>
        <w:t>46</w:t>
      </w:r>
      <w:r w:rsidR="008D35BF"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D35BF" w:rsidRPr="00BA1179">
        <w:t xml:space="preserve">( </w:t>
      </w:r>
      <w:r w:rsidR="008D35BF">
        <w:rPr>
          <w:noProof/>
        </w:rPr>
        <w:t>47</w:t>
      </w:r>
      <w:r w:rsidR="008D35BF"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06CED250" w:rsidR="000E1725" w:rsidRPr="00BA1179" w:rsidRDefault="00000000" w:rsidP="000310BC">
            <w:pPr>
              <w:jc w:val="right"/>
            </w:pPr>
            <w:bookmarkStart w:id="262" w:name="_Ref234769001"/>
            <w:bookmarkStart w:id="263" w:name="_RefEqB5202"/>
            <w:r w:rsidRPr="00BA1179">
              <w:t xml:space="preserve">( </w:t>
            </w:r>
            <w:r w:rsidRPr="00BA1179">
              <w:fldChar w:fldCharType="begin"/>
            </w:r>
            <w:r w:rsidRPr="00BA1179">
              <w:instrText xml:space="preserve"> SEQ ( \* ARABIC </w:instrText>
            </w:r>
            <w:r w:rsidRPr="00BA1179">
              <w:fldChar w:fldCharType="separate"/>
            </w:r>
            <w:r w:rsidR="008D35BF">
              <w:rPr>
                <w:noProof/>
              </w:rPr>
              <w:t>47</w:t>
            </w:r>
            <w:r w:rsidRPr="00BA1179">
              <w:fldChar w:fldCharType="end"/>
            </w:r>
            <w:r w:rsidRPr="00BA1179">
              <w:t xml:space="preserve"> )</w:t>
            </w:r>
            <w:bookmarkEnd w:id="262"/>
            <w:bookmarkEnd w:id="263"/>
          </w:p>
        </w:tc>
      </w:tr>
    </w:tbl>
    <w:p w14:paraId="6122C6A0" w14:textId="5C321356"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D35BF" w:rsidRPr="00BA1179">
        <w:t xml:space="preserve">( </w:t>
      </w:r>
      <w:r w:rsidR="008D35BF">
        <w:rPr>
          <w:noProof/>
        </w:rPr>
        <w:t>45</w:t>
      </w:r>
      <w:r w:rsidR="008D35BF"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71FE7CC8"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D35BF" w:rsidRPr="00BA1179">
        <w:t xml:space="preserve">Table </w:t>
      </w:r>
      <w:r w:rsidR="008D35BF">
        <w:rPr>
          <w:noProof/>
        </w:rPr>
        <w:t>4</w:t>
      </w:r>
      <w:r w:rsidR="008D35BF" w:rsidRPr="00BA1179">
        <w:t>.</w:t>
      </w:r>
      <w:r w:rsidR="008D35BF">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74DAD709" w:rsidR="000E1725" w:rsidRPr="00BA1179" w:rsidRDefault="00000000" w:rsidP="00DD04B7">
      <w:pPr>
        <w:pStyle w:val="Caption"/>
        <w:keepNext/>
      </w:pPr>
      <w:bookmarkStart w:id="264" w:name="_Ref234770844"/>
      <w:bookmarkStart w:id="265" w:name="_Toc235290163"/>
      <w:r w:rsidRPr="00BA1179">
        <w:t xml:space="preserve">Table </w:t>
      </w:r>
      <w:r w:rsidRPr="00BA1179">
        <w:fldChar w:fldCharType="begin"/>
      </w:r>
      <w:r w:rsidRPr="00BA1179">
        <w:instrText xml:space="preserve"> STYLEREF 1 \s </w:instrText>
      </w:r>
      <w:r w:rsidRPr="00BA1179">
        <w:fldChar w:fldCharType="separate"/>
      </w:r>
      <w:r w:rsidR="008D35BF">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2</w:t>
      </w:r>
      <w:r w:rsidRPr="00BA1179">
        <w:fldChar w:fldCharType="end"/>
      </w:r>
      <w:bookmarkEnd w:id="264"/>
      <w:r w:rsidRPr="00BA1179">
        <w:t xml:space="preserve"> Full enumeration versus the sparse evolving base</w:t>
      </w:r>
      <w:bookmarkEnd w:id="265"/>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77F04CF" w:rsidR="000E1725" w:rsidRPr="00BA1179" w:rsidRDefault="00000000" w:rsidP="00DD04B7">
      <w:pPr>
        <w:pStyle w:val="Caption"/>
        <w:keepNext/>
      </w:pPr>
      <w:bookmarkStart w:id="266" w:name="_Toc235290164"/>
      <w:r w:rsidRPr="00BA1179">
        <w:t xml:space="preserve">Table </w:t>
      </w:r>
      <w:r w:rsidRPr="00BA1179">
        <w:fldChar w:fldCharType="begin"/>
      </w:r>
      <w:r w:rsidRPr="00BA1179">
        <w:instrText xml:space="preserve"> STYLEREF 1 \s </w:instrText>
      </w:r>
      <w:r w:rsidRPr="00BA1179">
        <w:fldChar w:fldCharType="separate"/>
      </w:r>
      <w:r w:rsidR="008D35BF">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3</w:t>
      </w:r>
      <w:r w:rsidRPr="00BA1179">
        <w:fldChar w:fldCharType="end"/>
      </w:r>
      <w:r w:rsidRPr="00BA1179">
        <w:t xml:space="preserve"> Designated mapping between decision concepts and intervention types</w:t>
      </w:r>
      <w:bookmarkEnd w:id="266"/>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03128D10" w14:textId="032AE846" w:rsidR="000E1725" w:rsidRPr="00BA1179" w:rsidRDefault="00000000" w:rsidP="00DD04B7">
      <w:pPr>
        <w:pStyle w:val="ParText"/>
      </w:pPr>
      <w:r w:rsidRPr="00BA1179">
        <w:t>A run may start from three profiles of that base</w:t>
      </w:r>
      <w:r w:rsidR="000F3283">
        <w:t xml:space="preserve"> in </w:t>
      </w:r>
      <w:r w:rsidR="000F3283" w:rsidRPr="00BA1179">
        <w:t xml:space="preserve">Appendix </w:t>
      </w:r>
      <w:r w:rsidR="000F3283" w:rsidRPr="00BA1179">
        <w:fldChar w:fldCharType="begin"/>
      </w:r>
      <w:r w:rsidR="000F3283" w:rsidRPr="00BA1179">
        <w:instrText xml:space="preserve"> REF _RefAppE1 \r \h </w:instrText>
      </w:r>
      <w:r w:rsidR="000F3283" w:rsidRPr="00BA1179">
        <w:fldChar w:fldCharType="separate"/>
      </w:r>
      <w:r w:rsidR="008D35BF">
        <w:t>E</w:t>
      </w:r>
      <w:r w:rsidR="000F3283" w:rsidRPr="00BA1179">
        <w:fldChar w:fldCharType="end"/>
      </w:r>
      <w:r w:rsidRPr="00BA1179">
        <w:t xml:space="preserve">. </w:t>
      </w:r>
      <w:r w:rsidRPr="00BA1179">
        <w:rPr>
          <w:b/>
          <w:bCs/>
        </w:rPr>
        <w:t>The full profile</w:t>
      </w:r>
      <w:r w:rsidRPr="00BA1179">
        <w:t xml:space="preserve"> instantiates all seeds. </w:t>
      </w:r>
      <w:r w:rsidRPr="00BA1179">
        <w:rPr>
          <w:b/>
          <w:bCs/>
        </w:rPr>
        <w:t xml:space="preserve">The core profile </w:t>
      </w:r>
      <w:r w:rsidRPr="00BA1179">
        <w:t xml:space="preserve">instantiates the doctrine block R1 to R22 only, so the single-antecedent backbone must be rebuilt by adaptation. </w:t>
      </w:r>
      <w:r w:rsidRPr="00BA1179">
        <w:rPr>
          <w:b/>
          <w:bCs/>
        </w:rPr>
        <w:t>The minimal profile</w:t>
      </w:r>
      <w:r w:rsidRPr="00BA1179">
        <w:t xml:space="preserve"> keeps a single strongest seed per intervention family, five rules in all, so the system starts almost without doctrine and must learn its base by trial. </w:t>
      </w:r>
    </w:p>
    <w:p w14:paraId="01956CB0" w14:textId="412E7432" w:rsidR="000E1725" w:rsidRPr="00BA1179" w:rsidRDefault="00000000">
      <w:pPr>
        <w:pStyle w:val="Heading3"/>
      </w:pPr>
      <w:bookmarkStart w:id="267" w:name="_Toc235290133"/>
      <w:r w:rsidRPr="00BA1179">
        <w:t>Cost, Quality, and the Satisficing Test</w:t>
      </w:r>
      <w:bookmarkEnd w:id="267"/>
    </w:p>
    <w:p w14:paraId="7CC7DCAD" w14:textId="2AE417C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D35BF" w:rsidRPr="00BA1179">
        <w:t xml:space="preserve">Figure </w:t>
      </w:r>
      <w:r w:rsidR="008D35BF">
        <w:rPr>
          <w:noProof/>
        </w:rPr>
        <w:t>4</w:t>
      </w:r>
      <w:r w:rsidR="008D35BF">
        <w:t>.</w:t>
      </w:r>
      <w:r w:rsidR="008D35BF">
        <w:rPr>
          <w:noProof/>
        </w:rPr>
        <w:t>5</w:t>
      </w:r>
      <w:r w:rsidRPr="00BA1179">
        <w:fldChar w:fldCharType="end"/>
      </w:r>
      <w:r w:rsidRPr="00BA1179">
        <w:t>.</w:t>
      </w:r>
    </w:p>
    <w:p w14:paraId="42392480" w14:textId="21E609D4" w:rsidR="000E1725" w:rsidRPr="00BA1179" w:rsidRDefault="00000000" w:rsidP="00653E64">
      <w:pPr>
        <w:pStyle w:val="Heading4"/>
      </w:pPr>
      <w:r w:rsidRPr="00BA1179">
        <w:t>Cost of an Intervention</w:t>
      </w:r>
    </w:p>
    <w:p w14:paraId="5E51000A" w14:textId="6F033A42"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w:t>
      </w:r>
      <w:r w:rsidRPr="00BA1179">
        <w:lastRenderedPageBreak/>
        <w:t xml:space="preserve">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from the same state. The cost itself is the weighted five-term </w:t>
      </w:r>
      <w:r w:rsidRPr="00BA1179">
        <w:fldChar w:fldCharType="begin"/>
      </w:r>
      <w:r w:rsidRPr="00BA1179">
        <w:instrText xml:space="preserve"> REF _RefEqJcomp \h </w:instrText>
      </w:r>
      <w:r w:rsidRPr="00BA1179">
        <w:fldChar w:fldCharType="separate"/>
      </w:r>
      <w:r w:rsidR="008D35BF" w:rsidRPr="00BA1179">
        <w:t xml:space="preserve">( </w:t>
      </w:r>
      <w:r w:rsidR="008D35BF">
        <w:rPr>
          <w:noProof/>
        </w:rPr>
        <w:t>48</w:t>
      </w:r>
      <w:r w:rsidR="008D35BF" w:rsidRPr="00BA1179">
        <w:t xml:space="preserve"> )</w:t>
      </w:r>
      <w:r w:rsidRPr="00BA1179">
        <w:fldChar w:fldCharType="end"/>
      </w:r>
      <w:r w:rsidRPr="00BA1179">
        <w:t xml:space="preserve"> with the exact normalizations of the implementation; all five weights are set to one in this work,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52EBBAE6" w:rsidR="00724E5B" w:rsidRPr="00BA1179" w:rsidRDefault="00724E5B" w:rsidP="006601CA">
            <w:pPr>
              <w:pStyle w:val="TableText"/>
            </w:pPr>
            <w:bookmarkStart w:id="268" w:name="_RefEqJcomp"/>
            <w:r w:rsidRPr="00BA1179">
              <w:t xml:space="preserve">( </w:t>
            </w:r>
            <w:r w:rsidRPr="00BA1179">
              <w:fldChar w:fldCharType="begin"/>
            </w:r>
            <w:r w:rsidRPr="00BA1179">
              <w:instrText xml:space="preserve"> SEQ ( \* ARABIC </w:instrText>
            </w:r>
            <w:r w:rsidRPr="00BA1179">
              <w:fldChar w:fldCharType="separate"/>
            </w:r>
            <w:r w:rsidR="008D35BF">
              <w:rPr>
                <w:noProof/>
              </w:rPr>
              <w:t>48</w:t>
            </w:r>
            <w:r w:rsidRPr="00BA1179">
              <w:fldChar w:fldCharType="end"/>
            </w:r>
            <w:r w:rsidRPr="00BA1179">
              <w:t xml:space="preserve"> )</w:t>
            </w:r>
            <w:bookmarkEnd w:id="268"/>
          </w:p>
        </w:tc>
      </w:tr>
    </w:tbl>
    <w:p w14:paraId="313BBFA0" w14:textId="054AFCEC"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D35BF" w:rsidRPr="00BA1179">
        <w:t xml:space="preserve">( </w:t>
      </w:r>
      <w:r w:rsidR="008D35BF">
        <w:rPr>
          <w:noProof/>
        </w:rPr>
        <w:t>48</w:t>
      </w:r>
      <w:r w:rsidR="008D35BF"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839EBAC"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r w:rsidRPr="00BA1179">
        <w:lastRenderedPageBreak/>
        <w:t>Acceptance Tests</w:t>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1B554D11" w:rsidR="000E1725" w:rsidRPr="00BA1179" w:rsidRDefault="00000000" w:rsidP="009D0DA0">
            <w:pPr>
              <w:pStyle w:val="ParEq"/>
            </w:pPr>
            <w:bookmarkStart w:id="269" w:name="_RefEqB4503"/>
            <w:r w:rsidRPr="00BA1179">
              <w:t xml:space="preserve">( </w:t>
            </w:r>
            <w:r w:rsidRPr="00BA1179">
              <w:fldChar w:fldCharType="begin"/>
            </w:r>
            <w:r w:rsidRPr="00BA1179">
              <w:instrText xml:space="preserve"> SEQ ( \* ARABIC </w:instrText>
            </w:r>
            <w:r w:rsidRPr="00BA1179">
              <w:fldChar w:fldCharType="separate"/>
            </w:r>
            <w:r w:rsidR="008D35BF">
              <w:rPr>
                <w:noProof/>
              </w:rPr>
              <w:t>49</w:t>
            </w:r>
            <w:r w:rsidRPr="00BA1179">
              <w:fldChar w:fldCharType="end"/>
            </w:r>
            <w:r w:rsidRPr="00BA1179">
              <w:t xml:space="preserve"> )</w:t>
            </w:r>
            <w:bookmarkEnd w:id="269"/>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115885F6"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D35BF" w:rsidRPr="00BA1179">
        <w:t xml:space="preserve">( </w:t>
      </w:r>
      <w:r w:rsidR="008D35BF">
        <w:rPr>
          <w:noProof/>
        </w:rPr>
        <w:t>50</w:t>
      </w:r>
      <w:r w:rsidR="008D35BF"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28A112FE" w:rsidR="000E1725" w:rsidRPr="00BA1179" w:rsidRDefault="00000000" w:rsidP="009D0DA0">
            <w:pPr>
              <w:pStyle w:val="ParEq"/>
            </w:pPr>
            <w:bookmarkStart w:id="270" w:name="_RefEqB4504"/>
            <w:r w:rsidRPr="00BA1179">
              <w:t xml:space="preserve">( </w:t>
            </w:r>
            <w:r w:rsidRPr="00BA1179">
              <w:fldChar w:fldCharType="begin"/>
            </w:r>
            <w:r w:rsidRPr="00BA1179">
              <w:instrText xml:space="preserve"> SEQ ( \* ARABIC </w:instrText>
            </w:r>
            <w:r w:rsidRPr="00BA1179">
              <w:fldChar w:fldCharType="separate"/>
            </w:r>
            <w:r w:rsidR="008D35BF">
              <w:rPr>
                <w:noProof/>
              </w:rPr>
              <w:t>50</w:t>
            </w:r>
            <w:r w:rsidRPr="00BA1179">
              <w:fldChar w:fldCharType="end"/>
            </w:r>
            <w:r w:rsidRPr="00BA1179">
              <w:t xml:space="preserve"> )</w:t>
            </w:r>
            <w:bookmarkEnd w:id="270"/>
          </w:p>
        </w:tc>
      </w:tr>
    </w:tbl>
    <w:p w14:paraId="41B46DA8" w14:textId="6FC2A446"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In other words,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D35BF" w:rsidRPr="00BA1179">
        <w:t xml:space="preserve">( </w:t>
      </w:r>
      <w:r w:rsidR="008D35BF">
        <w:rPr>
          <w:noProof/>
        </w:rPr>
        <w:t>50</w:t>
      </w:r>
      <w:r w:rsidR="008D35BF" w:rsidRPr="00BA1179">
        <w:t xml:space="preserve"> )</w:t>
      </w:r>
      <w:r w:rsidRPr="00BA1179">
        <w:fldChar w:fldCharType="end"/>
      </w:r>
      <w:r w:rsidRPr="00BA1179">
        <w:t>.</w:t>
      </w:r>
    </w:p>
    <w:p w14:paraId="733AF36B" w14:textId="655E51A2" w:rsidR="000E1725" w:rsidRPr="00BA1179" w:rsidRDefault="00000000" w:rsidP="00DD3275">
      <w:pPr>
        <w:pStyle w:val="ParText"/>
      </w:pPr>
      <w:bookmarkStart w:id="271"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This is why 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D35BF" w:rsidRPr="00BA1179">
        <w:t xml:space="preserve">Table </w:t>
      </w:r>
      <w:r w:rsidR="008D35BF">
        <w:rPr>
          <w:noProof/>
        </w:rPr>
        <w:t>4</w:t>
      </w:r>
      <w:r w:rsidR="008D35BF" w:rsidRPr="00BA1179">
        <w:t>.</w:t>
      </w:r>
      <w:r w:rsidR="008D35BF">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75979A49" w:rsidR="000E1725" w:rsidRPr="00BA1179" w:rsidRDefault="00000000" w:rsidP="006C6E7A">
      <w:pPr>
        <w:pStyle w:val="Caption"/>
        <w:keepNext/>
      </w:pPr>
      <w:bookmarkStart w:id="272" w:name="_Ref234778593"/>
      <w:bookmarkStart w:id="273" w:name="_Toc235290165"/>
      <w:r w:rsidRPr="00BA1179">
        <w:t xml:space="preserve">Table </w:t>
      </w:r>
      <w:r w:rsidRPr="00BA1179">
        <w:fldChar w:fldCharType="begin"/>
      </w:r>
      <w:r w:rsidRPr="00BA1179">
        <w:instrText xml:space="preserve"> STYLEREF 1 \s </w:instrText>
      </w:r>
      <w:r w:rsidRPr="00BA1179">
        <w:fldChar w:fldCharType="separate"/>
      </w:r>
      <w:r w:rsidR="008D35BF">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8D35BF">
        <w:rPr>
          <w:noProof/>
        </w:rPr>
        <w:t>4</w:t>
      </w:r>
      <w:r w:rsidRPr="00BA1179">
        <w:fldChar w:fldCharType="end"/>
      </w:r>
      <w:bookmarkEnd w:id="271"/>
      <w:bookmarkEnd w:id="272"/>
      <w:r w:rsidRPr="00BA1179">
        <w:t xml:space="preserve"> The two acceptance tests and the consequence of failure.</w:t>
      </w:r>
      <w:bookmarkEnd w:id="273"/>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74" w:name="_Toc235290134"/>
      <w:bookmarkStart w:id="275" w:name="OLD_Ref226192387"/>
      <w:r w:rsidRPr="00BA1179">
        <w:t>Open Decision Space: Staged Adaptation</w:t>
      </w:r>
      <w:bookmarkEnd w:id="274"/>
    </w:p>
    <w:p w14:paraId="7C54C9A6" w14:textId="75ECA652"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of at least forty-five minutes.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D35BF" w:rsidRPr="00BA1179">
        <w:t xml:space="preserve">( </w:t>
      </w:r>
      <w:r w:rsidR="008D35BF">
        <w:t>48</w:t>
      </w:r>
      <w:r w:rsidR="008D35BF"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508F9B93"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D35BF" w:rsidRPr="00BA1179">
        <w:t xml:space="preserve">( </w:t>
      </w:r>
      <w:r w:rsidR="008D35BF">
        <w:rPr>
          <w:noProof/>
        </w:rPr>
        <w:t>51</w:t>
      </w:r>
      <w:r w:rsidR="008D35BF"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62C7D98B" w:rsidR="009D0DA0" w:rsidRPr="00BA1179" w:rsidRDefault="009D0DA0" w:rsidP="009D0DA0">
            <w:pPr>
              <w:pStyle w:val="ParEq"/>
            </w:pPr>
            <w:bookmarkStart w:id="276" w:name="_Ref235049901"/>
            <w:r w:rsidRPr="00BA1179">
              <w:t xml:space="preserve">( </w:t>
            </w:r>
            <w:r w:rsidRPr="00BA1179">
              <w:fldChar w:fldCharType="begin"/>
            </w:r>
            <w:r w:rsidRPr="00BA1179">
              <w:instrText xml:space="preserve"> SEQ ( \* ARABIC </w:instrText>
            </w:r>
            <w:r w:rsidRPr="00BA1179">
              <w:fldChar w:fldCharType="separate"/>
            </w:r>
            <w:r w:rsidR="008D35BF">
              <w:rPr>
                <w:noProof/>
              </w:rPr>
              <w:t>51</w:t>
            </w:r>
            <w:r w:rsidRPr="00BA1179">
              <w:fldChar w:fldCharType="end"/>
            </w:r>
            <w:r w:rsidRPr="00BA1179">
              <w:t xml:space="preserve"> )</w:t>
            </w:r>
            <w:bookmarkEnd w:id="276"/>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1346DCD9"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D35BF" w:rsidRPr="001E4A69">
        <w:t xml:space="preserve">( </w:t>
      </w:r>
      <w:r w:rsidR="008D35BF">
        <w:rPr>
          <w:noProof/>
        </w:rPr>
        <w:t>52</w:t>
      </w:r>
      <w:r w:rsidR="008D35BF"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D35BF" w:rsidRPr="00BA1179">
        <w:t xml:space="preserve">( </w:t>
      </w:r>
      <w:r w:rsidR="008D35BF">
        <w:rPr>
          <w:noProof/>
        </w:rPr>
        <w:t>45</w:t>
      </w:r>
      <w:r w:rsidR="008D35BF"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135BA4E3" w:rsidR="004C5B0C" w:rsidRPr="001E4A69" w:rsidRDefault="004C5B0C" w:rsidP="001E4A69">
            <w:pPr>
              <w:pStyle w:val="ParEq"/>
            </w:pPr>
            <w:bookmarkStart w:id="277" w:name="_Ref235049910"/>
            <w:r w:rsidRPr="001E4A69">
              <w:t xml:space="preserve">( </w:t>
            </w:r>
            <w:r w:rsidRPr="001E4A69">
              <w:fldChar w:fldCharType="begin"/>
            </w:r>
            <w:r w:rsidRPr="001E4A69">
              <w:instrText xml:space="preserve"> SEQ ( \* ARABIC </w:instrText>
            </w:r>
            <w:r w:rsidRPr="001E4A69">
              <w:fldChar w:fldCharType="separate"/>
            </w:r>
            <w:r w:rsidR="008D35BF">
              <w:rPr>
                <w:noProof/>
              </w:rPr>
              <w:t>52</w:t>
            </w:r>
            <w:r w:rsidRPr="001E4A69">
              <w:fldChar w:fldCharType="end"/>
            </w:r>
            <w:r w:rsidRPr="001E4A69">
              <w:t xml:space="preserve"> )</w:t>
            </w:r>
            <w:bookmarkEnd w:id="277"/>
          </w:p>
        </w:tc>
      </w:tr>
    </w:tbl>
    <w:p w14:paraId="1185E5A2" w14:textId="6335417E" w:rsidR="006966EB" w:rsidRDefault="00BA16DE" w:rsidP="00BA16DE">
      <w:pPr>
        <w:pStyle w:val="ParText"/>
      </w:pPr>
      <w:r>
        <w:t>Every trial is a hypothesis. It is judged on the forecast physical cost at a basis of at least forty-five minutes,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D35BF" w:rsidRPr="00B6342D">
        <w:t xml:space="preserve">( </w:t>
      </w:r>
      <w:r w:rsidR="008D35BF">
        <w:rPr>
          <w:noProof/>
        </w:rPr>
        <w:t>53</w:t>
      </w:r>
      <w:r w:rsidR="008D35BF"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45D6AC0" w:rsidR="006966EB" w:rsidRPr="00BA1179" w:rsidRDefault="006966EB" w:rsidP="006966EB">
            <w:pPr>
              <w:pStyle w:val="ParEq"/>
            </w:pPr>
            <w:bookmarkStart w:id="278" w:name="_Ref235059424"/>
            <w:r w:rsidRPr="00B6342D">
              <w:t xml:space="preserve">( </w:t>
            </w:r>
            <w:r w:rsidRPr="00B6342D">
              <w:fldChar w:fldCharType="begin"/>
            </w:r>
            <w:r w:rsidRPr="00B6342D">
              <w:instrText xml:space="preserve"> SEQ ( \* ARABIC </w:instrText>
            </w:r>
            <w:r w:rsidRPr="00B6342D">
              <w:fldChar w:fldCharType="separate"/>
            </w:r>
            <w:r w:rsidR="008D35BF">
              <w:rPr>
                <w:noProof/>
              </w:rPr>
              <w:t>53</w:t>
            </w:r>
            <w:r w:rsidRPr="00B6342D">
              <w:fldChar w:fldCharType="end"/>
            </w:r>
            <w:r w:rsidRPr="00B6342D">
              <w:t xml:space="preserve"> )</w:t>
            </w:r>
            <w:bookmarkEnd w:id="278"/>
          </w:p>
        </w:tc>
      </w:tr>
    </w:tbl>
    <w:p w14:paraId="0D0C4BA0" w14:textId="0037442D"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D35BF">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D35BF">
        <w:t xml:space="preserve">Figure </w:t>
      </w:r>
      <w:r w:rsidR="008D35BF">
        <w:rPr>
          <w:noProof/>
        </w:rPr>
        <w:t>4</w:t>
      </w:r>
      <w:r w:rsidR="008D35BF">
        <w:t>.</w:t>
      </w:r>
      <w:r w:rsidR="008D35BF">
        <w:rPr>
          <w:noProof/>
        </w:rPr>
        <w:t>6</w:t>
      </w:r>
      <w:r w:rsidR="008D35BF">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162F3DF6" w:rsidR="00C37A84" w:rsidRPr="00BA1179" w:rsidRDefault="00C37A84" w:rsidP="00C37A84">
      <w:pPr>
        <w:pStyle w:val="Caption"/>
        <w:jc w:val="center"/>
      </w:pPr>
      <w:bookmarkStart w:id="279" w:name="_RefFigEvFIS"/>
      <w:bookmarkStart w:id="280" w:name="_Toc235290183"/>
      <w:r>
        <w:t xml:space="preserve">Figure </w:t>
      </w:r>
      <w:r w:rsidR="007C6708">
        <w:fldChar w:fldCharType="begin"/>
      </w:r>
      <w:r w:rsidR="007C6708">
        <w:instrText xml:space="preserve"> STYLEREF 1 \s </w:instrText>
      </w:r>
      <w:r w:rsidR="007C6708">
        <w:fldChar w:fldCharType="separate"/>
      </w:r>
      <w:r w:rsidR="008D35BF">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6</w:t>
      </w:r>
      <w:r w:rsidR="007C6708">
        <w:fldChar w:fldCharType="end"/>
      </w:r>
      <w:r>
        <w:t xml:space="preserve"> </w:t>
      </w:r>
      <w:bookmarkEnd w:id="279"/>
      <w:r>
        <w:t>Consequent step and boundary shift</w:t>
      </w:r>
      <w:bookmarkEnd w:id="280"/>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EC69E2F"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D35BF" w:rsidRPr="00260E93">
        <w:t xml:space="preserve">( </w:t>
      </w:r>
      <w:r w:rsidR="008D35BF">
        <w:rPr>
          <w:noProof/>
        </w:rPr>
        <w:t>55</w:t>
      </w:r>
      <w:r w:rsidR="008D35BF"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0F9A7132"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D35BF">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7C1C192B"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D35BF" w:rsidRPr="00260E93">
        <w:t xml:space="preserve">( </w:t>
      </w:r>
      <w:r w:rsidR="008D35BF">
        <w:rPr>
          <w:noProof/>
        </w:rPr>
        <w:t>55</w:t>
      </w:r>
      <w:r w:rsidR="008D35BF"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327E40C2" w:rsidR="006E1906" w:rsidRPr="00260E93" w:rsidRDefault="006E1906" w:rsidP="00260E93">
            <w:pPr>
              <w:pStyle w:val="ParEq"/>
            </w:pPr>
            <w:bookmarkStart w:id="281" w:name="_RefEqSplit"/>
            <w:r w:rsidRPr="00260E93">
              <w:t xml:space="preserve">( </w:t>
            </w:r>
            <w:r w:rsidRPr="00260E93">
              <w:fldChar w:fldCharType="begin"/>
            </w:r>
            <w:r w:rsidRPr="00260E93">
              <w:instrText xml:space="preserve"> SEQ ( \* ARABIC </w:instrText>
            </w:r>
            <w:r w:rsidRPr="00260E93">
              <w:fldChar w:fldCharType="separate"/>
            </w:r>
            <w:r w:rsidR="008D35BF">
              <w:rPr>
                <w:noProof/>
              </w:rPr>
              <w:t>55</w:t>
            </w:r>
            <w:r w:rsidRPr="00260E93">
              <w:fldChar w:fldCharType="end"/>
            </w:r>
            <w:r w:rsidRPr="00260E93">
              <w:t xml:space="preserve"> )</w:t>
            </w:r>
            <w:bookmarkEnd w:id="281"/>
          </w:p>
        </w:tc>
      </w:tr>
    </w:tbl>
    <w:p w14:paraId="5BA61928" w14:textId="3467117B"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D35BF" w:rsidRPr="00260E93">
        <w:t xml:space="preserve">( </w:t>
      </w:r>
      <w:r w:rsidR="008D35BF">
        <w:rPr>
          <w:noProof/>
        </w:rPr>
        <w:t>56</w:t>
      </w:r>
      <w:r w:rsidR="008D35BF"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1E2ED4E1" w:rsidR="00260E93" w:rsidRPr="00260E93" w:rsidRDefault="00260E93" w:rsidP="00260E93">
            <w:pPr>
              <w:pStyle w:val="ParEq"/>
            </w:pPr>
            <w:bookmarkStart w:id="282" w:name="_Ref235126772"/>
            <w:r w:rsidRPr="00260E93">
              <w:t xml:space="preserve">( </w:t>
            </w:r>
            <w:r w:rsidRPr="00260E93">
              <w:fldChar w:fldCharType="begin"/>
            </w:r>
            <w:r w:rsidRPr="00260E93">
              <w:instrText xml:space="preserve"> SEQ ( \* ARABIC </w:instrText>
            </w:r>
            <w:r w:rsidRPr="00260E93">
              <w:fldChar w:fldCharType="separate"/>
            </w:r>
            <w:r w:rsidR="008D35BF">
              <w:rPr>
                <w:noProof/>
              </w:rPr>
              <w:t>56</w:t>
            </w:r>
            <w:r w:rsidRPr="00260E93">
              <w:fldChar w:fldCharType="end"/>
            </w:r>
            <w:r w:rsidRPr="00260E93">
              <w:t xml:space="preserve"> )</w:t>
            </w:r>
            <w:bookmarkEnd w:id="282"/>
          </w:p>
        </w:tc>
      </w:tr>
    </w:tbl>
    <w:p w14:paraId="3877F564" w14:textId="3C81EA12"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D35BF">
        <w:t xml:space="preserve">Figure </w:t>
      </w:r>
      <w:r w:rsidR="008D35BF">
        <w:rPr>
          <w:noProof/>
        </w:rPr>
        <w:t>4</w:t>
      </w:r>
      <w:r w:rsidR="008D35BF">
        <w:t>.</w:t>
      </w:r>
      <w:r w:rsidR="008D35BF">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4DEC5AB3" w:rsidR="002C20B0" w:rsidRDefault="002C20B0" w:rsidP="002C20B0">
      <w:pPr>
        <w:pStyle w:val="Caption"/>
      </w:pPr>
      <w:bookmarkStart w:id="283" w:name="_RefFigRes"/>
      <w:bookmarkStart w:id="284" w:name="_Toc234879586"/>
      <w:bookmarkStart w:id="285" w:name="_Toc235290184"/>
      <w:r>
        <w:t xml:space="preserve">Figure </w:t>
      </w:r>
      <w:r>
        <w:fldChar w:fldCharType="begin"/>
      </w:r>
      <w:r>
        <w:instrText xml:space="preserve"> STYLEREF 1 \s </w:instrText>
      </w:r>
      <w:r>
        <w:fldChar w:fldCharType="separate"/>
      </w:r>
      <w:r w:rsidR="008D35BF">
        <w:rPr>
          <w:noProof/>
        </w:rPr>
        <w:t>4</w:t>
      </w:r>
      <w:r>
        <w:fldChar w:fldCharType="end"/>
      </w:r>
      <w:r>
        <w:t>.</w:t>
      </w:r>
      <w:r>
        <w:fldChar w:fldCharType="begin"/>
      </w:r>
      <w:r>
        <w:instrText xml:space="preserve"> SEQ Figure \* ARABIC \s 1 </w:instrText>
      </w:r>
      <w:r>
        <w:fldChar w:fldCharType="separate"/>
      </w:r>
      <w:r w:rsidR="008D35BF">
        <w:rPr>
          <w:noProof/>
        </w:rPr>
        <w:t>7</w:t>
      </w:r>
      <w:r>
        <w:fldChar w:fldCharType="end"/>
      </w:r>
      <w:bookmarkEnd w:id="283"/>
      <w:r>
        <w:t xml:space="preserve"> Resolution increase, rule instantiation and term insertion</w:t>
      </w:r>
      <w:bookmarkEnd w:id="284"/>
      <w:bookmarkEnd w:id="285"/>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2F86566" w:rsidR="0057217D" w:rsidRDefault="006B0F10" w:rsidP="0057217D">
      <w:pPr>
        <w:spacing w:after="0"/>
        <w:jc w:val="center"/>
      </w:pPr>
      <w:r>
        <w:rPr>
          <w:noProof/>
        </w:rPr>
        <w:drawing>
          <wp:inline distT="0" distB="0" distL="0" distR="0" wp14:anchorId="10946DEB" wp14:editId="563E82FF">
            <wp:extent cx="5040000" cy="5700000"/>
            <wp:effectExtent l="0" t="0" r="8255" b="0"/>
            <wp:docPr id="8908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40000" cy="5700000"/>
                    </a:xfrm>
                    <a:prstGeom prst="rect">
                      <a:avLst/>
                    </a:prstGeom>
                    <a:noFill/>
                  </pic:spPr>
                </pic:pic>
              </a:graphicData>
            </a:graphic>
          </wp:inline>
        </w:drawing>
      </w:r>
    </w:p>
    <w:p w14:paraId="57150053" w14:textId="06E3214E" w:rsidR="0057217D" w:rsidRDefault="0057217D" w:rsidP="0057217D">
      <w:pPr>
        <w:pStyle w:val="Caption"/>
      </w:pPr>
      <w:bookmarkStart w:id="286" w:name="_RefFigGen"/>
      <w:bookmarkStart w:id="287" w:name="_Toc235290185"/>
      <w:r>
        <w:t xml:space="preserve">Figure </w:t>
      </w:r>
      <w:r w:rsidR="007C6708">
        <w:fldChar w:fldCharType="begin"/>
      </w:r>
      <w:r w:rsidR="007C6708">
        <w:instrText xml:space="preserve"> STYLEREF 1 \s </w:instrText>
      </w:r>
      <w:r w:rsidR="007C6708">
        <w:fldChar w:fldCharType="separate"/>
      </w:r>
      <w:r w:rsidR="008D35BF">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8D35BF">
        <w:rPr>
          <w:noProof/>
        </w:rPr>
        <w:t>8</w:t>
      </w:r>
      <w:r w:rsidR="007C6708">
        <w:fldChar w:fldCharType="end"/>
      </w:r>
      <w:bookmarkEnd w:id="286"/>
      <w:r>
        <w:t xml:space="preserve"> Generative proposal and the verification gates</w:t>
      </w:r>
      <w:bookmarkEnd w:id="287"/>
    </w:p>
    <w:p w14:paraId="5922808F" w14:textId="1BE2915B" w:rsidR="00CF2124" w:rsidRDefault="00CF2124" w:rsidP="004B52EC">
      <w:pPr>
        <w:pStyle w:val="ParText"/>
      </w:pPr>
      <w:r>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90235B">
        <w:t xml:space="preserve">The proposal is </w:t>
      </w:r>
      <w:r w:rsidR="0090235B">
        <w:lastRenderedPageBreak/>
        <w:t>untrusted by construction so it passes four gates (G1-G4) and additional two gates (G2b and G5) for packages before it can act.</w:t>
      </w:r>
    </w:p>
    <w:p w14:paraId="4CDDE247" w14:textId="77777777" w:rsidR="00A230A3" w:rsidRDefault="00A230A3" w:rsidP="00A230A3">
      <w:pPr>
        <w:pStyle w:val="ParText"/>
      </w:pPr>
      <w:r>
        <w:t>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A proposal is used only after it clears the verification gates G1 to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3D338CE8" w:rsidR="00916D2C" w:rsidRDefault="00916D2C" w:rsidP="00916D2C">
      <w:pPr>
        <w:pStyle w:val="ParText"/>
      </w:pPr>
      <w:r>
        <w:t xml:space="preserve">A package may carry one of two kinds of object, and both stay inside the semantics that the simulator can </w:t>
      </w:r>
      <w:r w:rsidR="00C062BF">
        <w:t>execute,</w:t>
      </w:r>
      <w:r>
        <w:t xml:space="preserv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D35BF">
        <w:t xml:space="preserve">Figure </w:t>
      </w:r>
      <w:r w:rsidR="008D35BF">
        <w:rPr>
          <w:noProof/>
        </w:rPr>
        <w:t>4</w:t>
      </w:r>
      <w:r w:rsidR="008D35BF">
        <w:t>.</w:t>
      </w:r>
      <w:r w:rsidR="008D35BF">
        <w:rPr>
          <w:noProof/>
        </w:rPr>
        <w:t>9</w:t>
      </w:r>
      <w:r w:rsidR="005A4B90">
        <w:fldChar w:fldCharType="end"/>
      </w:r>
      <w:r w:rsidR="005A4B90">
        <w:t xml:space="preserve"> (a), a</w:t>
      </w:r>
      <w:r>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D35BF" w:rsidRPr="00BA1179">
        <w:t xml:space="preserve">Table </w:t>
      </w:r>
      <w:r w:rsidR="008D35BF">
        <w:rPr>
          <w:noProof/>
        </w:rPr>
        <w:t>2</w:t>
      </w:r>
      <w:r w:rsidR="008D35BF" w:rsidRPr="00BA1179">
        <w:t>.</w:t>
      </w:r>
      <w:r w:rsidR="008D35BF">
        <w:rPr>
          <w:noProof/>
        </w:rPr>
        <w:t>4</w:t>
      </w:r>
      <w:r w:rsidR="004F3B9C">
        <w:fldChar w:fldCharType="end"/>
      </w:r>
      <w:r>
        <w:t xml:space="preserve">, defined in </w:t>
      </w:r>
      <w:r>
        <w:fldChar w:fldCharType="begin"/>
      </w:r>
      <w:r>
        <w:instrText xml:space="preserve"> REF _RefEqPkg \h </w:instrText>
      </w:r>
      <w:r>
        <w:fldChar w:fldCharType="separate"/>
      </w:r>
      <w:r w:rsidR="008D35BF" w:rsidRPr="00BA1179">
        <w:t xml:space="preserve">( </w:t>
      </w:r>
      <w:r w:rsidR="008D35BF">
        <w:rPr>
          <w:noProof/>
        </w:rPr>
        <w:t>57</w:t>
      </w:r>
      <w:r w:rsidR="008D35BF" w:rsidRPr="00BA1179">
        <w:t xml:space="preserve"> )</w:t>
      </w:r>
      <w:r>
        <w:fldChar w:fldCharType="end"/>
      </w:r>
      <w:r>
        <w:t xml:space="preserve">. A consequent on the macro with intensity </w:t>
      </w:r>
      <m:oMath>
        <m:r>
          <w:rPr>
            <w:rFonts w:ascii="Cambria Math" w:hAnsi="Cambria Math"/>
          </w:rPr>
          <m:t>v</m:t>
        </m:r>
      </m:oMath>
      <w:r>
        <w:t xml:space="preserve"> expands, inside the aggregation of </w:t>
      </w:r>
      <w:r>
        <w:fldChar w:fldCharType="begin"/>
      </w:r>
      <w:r>
        <w:instrText xml:space="preserve"> REF _RefEqB4502 \h </w:instrText>
      </w:r>
      <w:r>
        <w:fldChar w:fldCharType="separate"/>
      </w:r>
      <w:r w:rsidR="008D35BF" w:rsidRPr="00BA1179">
        <w:t xml:space="preserve">( </w:t>
      </w:r>
      <w:r w:rsidR="008D35BF">
        <w:rPr>
          <w:noProof/>
        </w:rPr>
        <w:t>45</w:t>
      </w:r>
      <w:r w:rsidR="008D35BF" w:rsidRPr="00BA1179">
        <w:t xml:space="preserve"> )</w:t>
      </w:r>
      <w:r>
        <w:fldChar w:fldCharType="end"/>
      </w:r>
      <w:r>
        <w:t>, into base-</w:t>
      </w:r>
      <w:r w:rsidR="00011BEB">
        <w:t>intervention</w:t>
      </w:r>
      <w:r>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w:t>
      </w:r>
    </w:p>
    <w:tbl>
      <w:tblPr>
        <w:tblW w:w="5000" w:type="pct"/>
        <w:tblLook w:val="04A0" w:firstRow="1" w:lastRow="0" w:firstColumn="1" w:lastColumn="0" w:noHBand="0" w:noVBand="1"/>
      </w:tblPr>
      <w:tblGrid>
        <w:gridCol w:w="7081"/>
        <w:gridCol w:w="966"/>
      </w:tblGrid>
      <w:tr w:rsidR="00134A19" w:rsidRPr="003A5ED5" w14:paraId="5243AA0D" w14:textId="77777777" w:rsidTr="003E2AC9">
        <w:tc>
          <w:tcPr>
            <w:tcW w:w="4400" w:type="pct"/>
            <w:vAlign w:val="center"/>
          </w:tcPr>
          <w:p w14:paraId="6822C27D" w14:textId="77777777" w:rsidR="003A5ED5" w:rsidRPr="003A5ED5" w:rsidRDefault="00260C25" w:rsidP="003A5ED5">
            <w:pPr>
              <w:pStyle w:val="ParEq"/>
            </w:pPr>
            <w:r w:rsidRPr="003A5ED5">
              <w:t>Macro intervention</w:t>
            </w:r>
            <w:r w:rsidR="006966EB" w:rsidRPr="003A5ED5">
              <w:t xml:space="preserve">: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7B4B282" w14:textId="72EF79DB" w:rsidR="00134A19" w:rsidRPr="003A5ED5" w:rsidRDefault="003A5ED5" w:rsidP="003A5ED5">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62189697" w14:textId="3B6315FD" w:rsidR="00260C25" w:rsidRPr="003A5ED5" w:rsidRDefault="00260C25" w:rsidP="003A5ED5">
            <w:pPr>
              <w:pStyle w:val="ParEq"/>
            </w:pPr>
            <w:r w:rsidRPr="003A5ED5">
              <w:t>Intermediate concept</w:t>
            </w:r>
            <w:r w:rsidR="003A5ED5" w:rsidRPr="003A5ED5">
              <w:t xml:space="preserve">: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6455FFD0" w14:textId="6DE2FD1B" w:rsidR="00134A19" w:rsidRPr="003A5ED5" w:rsidRDefault="00134A19" w:rsidP="003A5ED5">
            <w:pPr>
              <w:pStyle w:val="ParEq"/>
            </w:pPr>
            <w:bookmarkStart w:id="288" w:name="_RefEqPkg"/>
            <w:r w:rsidRPr="003A5ED5">
              <w:t xml:space="preserve">( </w:t>
            </w:r>
            <w:r w:rsidRPr="003A5ED5">
              <w:fldChar w:fldCharType="begin"/>
            </w:r>
            <w:r w:rsidRPr="003A5ED5">
              <w:instrText xml:space="preserve"> SEQ ( \* ARABIC </w:instrText>
            </w:r>
            <w:r w:rsidRPr="003A5ED5">
              <w:fldChar w:fldCharType="separate"/>
            </w:r>
            <w:r w:rsidR="008D35BF" w:rsidRPr="003A5ED5">
              <w:t>57</w:t>
            </w:r>
            <w:r w:rsidRPr="003A5ED5">
              <w:fldChar w:fldCharType="end"/>
            </w:r>
            <w:r w:rsidRPr="003A5ED5">
              <w:t xml:space="preserve"> )</w:t>
            </w:r>
            <w:bookmarkEnd w:id="288"/>
          </w:p>
        </w:tc>
      </w:tr>
    </w:tbl>
    <w:p w14:paraId="500E2D3D" w14:textId="06863CE0"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w:t>
      </w:r>
      <w:r>
        <w:lastRenderedPageBreak/>
        <w:t xml:space="preserve">normalized composition of at most four existing features or concepts, also defined in </w:t>
      </w:r>
      <w:r>
        <w:fldChar w:fldCharType="begin"/>
      </w:r>
      <w:r>
        <w:instrText xml:space="preserve"> REF _RefEqPkg \h </w:instrText>
      </w:r>
      <w:r>
        <w:fldChar w:fldCharType="separate"/>
      </w:r>
      <w:r w:rsidR="008D35BF" w:rsidRPr="00BA1179">
        <w:t xml:space="preserve">( </w:t>
      </w:r>
      <w:r w:rsidR="008D35BF">
        <w:rPr>
          <w:noProof/>
        </w:rPr>
        <w:t>57</w:t>
      </w:r>
      <w:r w:rsidR="008D35BF" w:rsidRPr="00BA1179">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D35BF">
        <w:t xml:space="preserve">Figure </w:t>
      </w:r>
      <w:r w:rsidR="008D35BF">
        <w:rPr>
          <w:noProof/>
        </w:rPr>
        <w:t>4</w:t>
      </w:r>
      <w:r w:rsidR="008D35BF">
        <w:t>.</w:t>
      </w:r>
      <w:r w:rsidR="008D35BF">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CCF2133" w14:textId="77777777" w:rsidR="00794F1F" w:rsidRDefault="00794F1F" w:rsidP="00724E5B">
      <w:pPr>
        <w:pStyle w:val="ParText"/>
        <w:keepNext/>
        <w:spacing w:after="0"/>
        <w:jc w:val="center"/>
      </w:pPr>
      <w:r>
        <w:rPr>
          <w:noProof/>
        </w:rPr>
        <w:drawing>
          <wp:inline distT="0" distB="0" distL="0" distR="0" wp14:anchorId="302B5147" wp14:editId="5299A740">
            <wp:extent cx="5004000" cy="4801661"/>
            <wp:effectExtent l="0" t="0" r="6350" b="0"/>
            <wp:docPr id="995728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512" t="2043" r="1263" b="957"/>
                    <a:stretch>
                      <a:fillRect/>
                    </a:stretch>
                  </pic:blipFill>
                  <pic:spPr bwMode="auto">
                    <a:xfrm>
                      <a:off x="0" y="0"/>
                      <a:ext cx="5004000" cy="4801661"/>
                    </a:xfrm>
                    <a:prstGeom prst="rect">
                      <a:avLst/>
                    </a:prstGeom>
                    <a:noFill/>
                    <a:ln>
                      <a:noFill/>
                    </a:ln>
                    <a:extLst>
                      <a:ext uri="{53640926-AAD7-44D8-BBD7-CCE9431645EC}">
                        <a14:shadowObscured xmlns:a14="http://schemas.microsoft.com/office/drawing/2010/main"/>
                      </a:ext>
                    </a:extLst>
                  </pic:spPr>
                </pic:pic>
              </a:graphicData>
            </a:graphic>
          </wp:inline>
        </w:drawing>
      </w:r>
    </w:p>
    <w:p w14:paraId="21395980" w14:textId="4ACAA706" w:rsidR="00794F1F" w:rsidRDefault="00794F1F" w:rsidP="00794F1F">
      <w:pPr>
        <w:pStyle w:val="Caption"/>
      </w:pPr>
      <w:bookmarkStart w:id="289" w:name="_Ref235186611"/>
      <w:bookmarkStart w:id="290" w:name="_Toc235290186"/>
      <w:r>
        <w:t xml:space="preserve">Figure </w:t>
      </w:r>
      <w:r>
        <w:fldChar w:fldCharType="begin"/>
      </w:r>
      <w:r>
        <w:instrText xml:space="preserve"> STYLEREF 1 \s </w:instrText>
      </w:r>
      <w:r>
        <w:fldChar w:fldCharType="separate"/>
      </w:r>
      <w:r w:rsidR="008D35BF">
        <w:rPr>
          <w:noProof/>
        </w:rPr>
        <w:t>4</w:t>
      </w:r>
      <w:r>
        <w:fldChar w:fldCharType="end"/>
      </w:r>
      <w:r>
        <w:t>.</w:t>
      </w:r>
      <w:r>
        <w:fldChar w:fldCharType="begin"/>
      </w:r>
      <w:r>
        <w:instrText xml:space="preserve"> SEQ Figure \* ARABIC \s 1 </w:instrText>
      </w:r>
      <w:r>
        <w:fldChar w:fldCharType="separate"/>
      </w:r>
      <w:r w:rsidR="008D35BF">
        <w:rPr>
          <w:noProof/>
        </w:rPr>
        <w:t>9</w:t>
      </w:r>
      <w:r>
        <w:fldChar w:fldCharType="end"/>
      </w:r>
      <w:bookmarkEnd w:id="289"/>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0"/>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lastRenderedPageBreak/>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2BFC8C36"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D35BF" w:rsidRPr="00BA1179">
        <w:t xml:space="preserve">Table </w:t>
      </w:r>
      <w:r w:rsidR="008D35BF">
        <w:rPr>
          <w:noProof/>
        </w:rPr>
        <w:t>2</w:t>
      </w:r>
      <w:r w:rsidR="008D35BF" w:rsidRPr="00BA1179">
        <w:t>.</w:t>
      </w:r>
      <w:r w:rsidR="008D35BF">
        <w:rPr>
          <w:noProof/>
        </w:rPr>
        <w:t>4</w:t>
      </w:r>
      <w:r w:rsidR="00192A6B">
        <w:fldChar w:fldCharType="end"/>
      </w:r>
      <w:r>
        <w:t xml:space="preserve">, 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1263728C" w14:textId="27179E37" w:rsidR="00620ACE" w:rsidRDefault="00620ACE" w:rsidP="00620ACE">
      <w:pPr>
        <w:pStyle w:val="ParText"/>
        <w:numPr>
          <w:ilvl w:val="0"/>
          <w:numId w:val="16"/>
        </w:numPr>
      </w:pPr>
      <w:r w:rsidRPr="00BB3742">
        <w:rPr>
          <w:i/>
          <w:iCs/>
        </w:rPr>
        <w:t xml:space="preserve">A proposal that orders an </w:t>
      </w:r>
      <w:r w:rsidRPr="009A28D9">
        <w:rPr>
          <w:b/>
          <w:bCs/>
          <w:i/>
          <w:iCs/>
        </w:rPr>
        <w:t>aerial retardant drop</w:t>
      </w:r>
      <w:r w:rsidRPr="00BB3742">
        <w:rPr>
          <w:i/>
          <w:iCs/>
        </w:rPr>
        <w:t xml:space="preserve"> fails on vocabulary, because </w:t>
      </w:r>
      <w:r w:rsidRPr="009A28D9">
        <w:rPr>
          <w:b/>
          <w:bCs/>
          <w:i/>
          <w:iCs/>
        </w:rPr>
        <w:t xml:space="preserve">no such </w:t>
      </w:r>
      <w:r w:rsidR="00794F1F">
        <w:rPr>
          <w:b/>
          <w:bCs/>
          <w:i/>
          <w:iCs/>
        </w:rPr>
        <w:t>intervention</w:t>
      </w:r>
      <w:r w:rsidRPr="009A28D9">
        <w:rPr>
          <w:b/>
          <w:bCs/>
          <w:i/>
          <w:iCs/>
        </w:rPr>
        <w:t xml:space="preserve"> exists</w:t>
      </w:r>
      <w:r w:rsidRPr="00BB3742">
        <w:rPr>
          <w:i/>
          <w:iCs/>
        </w:rPr>
        <w:t xml:space="preserve"> in the action space.</w:t>
      </w:r>
      <w:r>
        <w:t xml:space="preserve"> </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6E227A4B"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D35BF">
              <w:rPr>
                <w:noProof/>
              </w:rPr>
              <w:t>58</w:t>
            </w:r>
            <w:r w:rsidRPr="00BA1179">
              <w:fldChar w:fldCharType="end"/>
            </w:r>
            <w:r w:rsidRPr="00BA1179">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310B8D1B" w14:textId="7A50780E" w:rsidR="00402204" w:rsidRDefault="00620ACE" w:rsidP="00620ACE">
      <w:pPr>
        <w:pStyle w:val="ParText"/>
      </w:pPr>
      <w:r w:rsidRPr="00260C25">
        <w:rPr>
          <w:b/>
          <w:bCs/>
        </w:rPr>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D35BF" w:rsidRPr="00BA1179">
        <w:t xml:space="preserve">( </w:t>
      </w:r>
      <w:r w:rsidR="008D35BF">
        <w:rPr>
          <w:noProof/>
        </w:rPr>
        <w:t>59</w:t>
      </w:r>
      <w:r w:rsidR="008D35BF" w:rsidRPr="00BA1179">
        <w:t xml:space="preserve"> )</w:t>
      </w:r>
      <w:r>
        <w:fldChar w:fldCharType="end"/>
      </w:r>
      <w:r>
        <w:t xml:space="preserve">. The forecast physical cost must not rise. A stage-three rule always lands on an uncovered combination, since any duplicate has already died at G2, so a forecast that is merely no worse is admitted as well, on the ground that an empty part of the antecedent space must be answered before it can be tuned.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4C4777F7"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D35BF" w:rsidRPr="00BA1179">
        <w:t xml:space="preserve">( </w:t>
      </w:r>
      <w:r w:rsidR="008D35BF">
        <w:rPr>
          <w:noProof/>
        </w:rPr>
        <w:t>59</w:t>
      </w:r>
      <w:r w:rsidR="008D35BF" w:rsidRPr="00BA1179">
        <w:t xml:space="preserve"> )</w:t>
      </w:r>
      <w:r>
        <w:fldChar w:fldCharType="end"/>
      </w:r>
      <w:r>
        <w:t>, an A/B test on two independently drawn futures.</w:t>
      </w:r>
      <w:r w:rsidR="000B3A4C" w:rsidRPr="000B3A4C">
        <w:t xml:space="preserve"> It exists because a single rollout can </w:t>
      </w:r>
      <w:r w:rsidR="00C137CE" w:rsidRPr="000B3A4C">
        <w:t>favor</w:t>
      </w:r>
      <w:r w:rsidR="000B3A4C" w:rsidRPr="000B3A4C">
        <w:t xml:space="preserve">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lastRenderedPageBreak/>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7189B8C6" w:rsidR="000B3A4C" w:rsidRPr="00BA1179" w:rsidRDefault="000B3A4C" w:rsidP="0021680B">
            <w:pPr>
              <w:pStyle w:val="ParEq"/>
            </w:pPr>
            <w:bookmarkStart w:id="291" w:name="_RefEqB4506"/>
            <w:r w:rsidRPr="00BA1179">
              <w:t xml:space="preserve">( </w:t>
            </w:r>
            <w:r w:rsidRPr="00BA1179">
              <w:fldChar w:fldCharType="begin"/>
            </w:r>
            <w:r w:rsidRPr="00BA1179">
              <w:instrText xml:space="preserve"> SEQ ( \* ARABIC </w:instrText>
            </w:r>
            <w:r w:rsidRPr="00BA1179">
              <w:fldChar w:fldCharType="separate"/>
            </w:r>
            <w:r w:rsidR="008D35BF">
              <w:rPr>
                <w:noProof/>
              </w:rPr>
              <w:t>59</w:t>
            </w:r>
            <w:r w:rsidRPr="00BA1179">
              <w:fldChar w:fldCharType="end"/>
            </w:r>
            <w:r w:rsidRPr="00BA1179">
              <w:t xml:space="preserve"> )</w:t>
            </w:r>
            <w:bookmarkEnd w:id="291"/>
          </w:p>
        </w:tc>
      </w:tr>
    </w:tbl>
    <w:p w14:paraId="3DE8F7DB" w14:textId="43D22566"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D35BF" w:rsidRPr="00BA1179">
        <w:t xml:space="preserve">( </w:t>
      </w:r>
      <w:r w:rsidR="008D35BF">
        <w:rPr>
          <w:noProof/>
        </w:rPr>
        <w:t>59</w:t>
      </w:r>
      <w:r w:rsidR="008D35BF"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73BB1190"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D35BF" w:rsidRPr="00684BCD">
        <w:t xml:space="preserve">( </w:t>
      </w:r>
      <w:r w:rsidR="008D35BF">
        <w:rPr>
          <w:noProof/>
        </w:rPr>
        <w:t>60</w:t>
      </w:r>
      <w:r w:rsidR="008D35BF"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0D0CE56" w:rsidR="00ED50D9" w:rsidRPr="00684BCD" w:rsidRDefault="00ED50D9" w:rsidP="00684BCD">
            <w:pPr>
              <w:pStyle w:val="ParEq"/>
            </w:pPr>
            <w:bookmarkStart w:id="292" w:name="_Ref235204182"/>
            <w:r w:rsidRPr="00684BCD">
              <w:t xml:space="preserve">( </w:t>
            </w:r>
            <w:r w:rsidRPr="00684BCD">
              <w:fldChar w:fldCharType="begin"/>
            </w:r>
            <w:r w:rsidRPr="00684BCD">
              <w:instrText xml:space="preserve"> SEQ ( \* ARABIC </w:instrText>
            </w:r>
            <w:r w:rsidRPr="00684BCD">
              <w:fldChar w:fldCharType="separate"/>
            </w:r>
            <w:r w:rsidR="008D35BF">
              <w:rPr>
                <w:noProof/>
              </w:rPr>
              <w:t>60</w:t>
            </w:r>
            <w:r w:rsidRPr="00684BCD">
              <w:fldChar w:fldCharType="end"/>
            </w:r>
            <w:r w:rsidRPr="00684BCD">
              <w:t xml:space="preserve"> )</w:t>
            </w:r>
            <w:bookmarkEnd w:id="292"/>
          </w:p>
        </w:tc>
      </w:tr>
    </w:tbl>
    <w:p w14:paraId="16DAE8F9" w14:textId="77777777" w:rsidR="006B2B9C" w:rsidRDefault="00684BCD" w:rsidP="00684BCD">
      <w:pPr>
        <w:pStyle w:val="ParText"/>
      </w:pPr>
      <w:r>
        <w:t xml:space="preserve">A proposal is rejected the moment it fails a gate that applies to it, and the failing gate is named. A plain rule faces G1 to G4. A package faces those four gates and, in addition, G2b and G5. A proposal is admitted only when it clears every gate that applies to it. A rejection at G1 or G2 costs no simulation, so the proposal is returned to the model with the failing gate named, within a bounded revision budget. A rejection at G3, G4, or G5 has already spent a rollout, so it ends the stage for this cycle, and the controller may select the stage again later. </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w:t>
      </w:r>
      <w:r>
        <w:lastRenderedPageBreak/>
        <w:t>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BDE5875" w14:textId="3905D3DE" w:rsidR="00EE7190" w:rsidRPr="00BA1179" w:rsidRDefault="00DE3BAC">
      <w:pPr>
        <w:pStyle w:val="Heading4"/>
      </w:pPr>
      <w:r>
        <w:t>Value Based</w:t>
      </w:r>
      <w:r w:rsidRPr="00BA1179">
        <w:t xml:space="preserve"> Stage Selection</w:t>
      </w:r>
    </w:p>
    <w:bookmarkStart w:id="293" w:name="_RefTblRLState"/>
    <w:bookmarkStart w:id="294" w:name="_Toc235206226"/>
    <w:p w14:paraId="30BFD08E" w14:textId="28A4B0A3"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D35BF">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D35BF">
        <w:t xml:space="preserve">( </w:t>
      </w:r>
      <w:r w:rsidR="008D35BF">
        <w:rPr>
          <w:noProof/>
        </w:rPr>
        <w:t>61</w:t>
      </w:r>
      <w:r w:rsidR="008D35BF">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5DA10775" w:rsidR="00912B98" w:rsidRDefault="00912B98" w:rsidP="00B5477A">
            <w:pPr>
              <w:pStyle w:val="ParEq"/>
            </w:pPr>
            <w:bookmarkStart w:id="295" w:name="_RefEqSel"/>
            <w:r>
              <w:t xml:space="preserve">( </w:t>
            </w:r>
            <w:r>
              <w:fldChar w:fldCharType="begin"/>
            </w:r>
            <w:r>
              <w:instrText xml:space="preserve"> SEQ ( \* ARABIC </w:instrText>
            </w:r>
            <w:r>
              <w:fldChar w:fldCharType="separate"/>
            </w:r>
            <w:r w:rsidR="008D35BF">
              <w:rPr>
                <w:noProof/>
              </w:rPr>
              <w:t>61</w:t>
            </w:r>
            <w:r>
              <w:fldChar w:fldCharType="end"/>
            </w:r>
            <w:r>
              <w:t xml:space="preserve"> )</w:t>
            </w:r>
            <w:bookmarkEnd w:id="295"/>
          </w:p>
        </w:tc>
      </w:tr>
    </w:tbl>
    <w:bookmarkEnd w:id="293"/>
    <w:bookmarkEnd w:id="294"/>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640CF08A" w:rsidR="00B804A0" w:rsidRDefault="00B804A0" w:rsidP="00B804A0">
      <w:pPr>
        <w:pStyle w:val="ParText"/>
      </w:pPr>
      <w:r>
        <w:t>The reward that a stage earns is the reduction in the forecast physical cost that its trial produced, read at a basis of at least forty-five minutes and lowered by a small, fixed penalty for every new vocabulary object that a package admits.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296" w:name="_Toc235290135"/>
      <w:r w:rsidRPr="00BA1179">
        <w:t xml:space="preserve">Local </w:t>
      </w:r>
      <w:r w:rsidR="00B804A0">
        <w:t>Layer</w:t>
      </w:r>
      <w:r w:rsidR="00BE3BA8">
        <w:t xml:space="preserve">, </w:t>
      </w:r>
      <w:r w:rsidRPr="00BA1179">
        <w:t>Graduated Fail-Safe</w:t>
      </w:r>
      <w:r w:rsidR="00BE3BA8">
        <w:t>, Global Coordination</w:t>
      </w:r>
      <w:bookmarkEnd w:id="296"/>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52B1D059" w:rsidR="00B546FE" w:rsidRDefault="00B546FE" w:rsidP="00B546FE">
      <w:pPr>
        <w:pStyle w:val="Caption"/>
      </w:pPr>
      <w:bookmarkStart w:id="297" w:name="_Ref235263747"/>
      <w:bookmarkStart w:id="298" w:name="_Toc235290187"/>
      <w:r>
        <w:t xml:space="preserve">Figure </w:t>
      </w:r>
      <w:r>
        <w:fldChar w:fldCharType="begin"/>
      </w:r>
      <w:r>
        <w:instrText xml:space="preserve"> STYLEREF 1 \s </w:instrText>
      </w:r>
      <w:r>
        <w:fldChar w:fldCharType="separate"/>
      </w:r>
      <w:r w:rsidR="008D35BF">
        <w:rPr>
          <w:noProof/>
        </w:rPr>
        <w:t>4</w:t>
      </w:r>
      <w:r>
        <w:fldChar w:fldCharType="end"/>
      </w:r>
      <w:r>
        <w:t>.</w:t>
      </w:r>
      <w:r>
        <w:fldChar w:fldCharType="begin"/>
      </w:r>
      <w:r>
        <w:instrText xml:space="preserve"> SEQ Figure \* ARABIC \s 1 </w:instrText>
      </w:r>
      <w:r>
        <w:fldChar w:fldCharType="separate"/>
      </w:r>
      <w:r w:rsidR="008D35BF">
        <w:rPr>
          <w:noProof/>
        </w:rPr>
        <w:t>10</w:t>
      </w:r>
      <w:r>
        <w:fldChar w:fldCharType="end"/>
      </w:r>
      <w:bookmarkEnd w:id="297"/>
      <w:r>
        <w:t xml:space="preserve"> </w:t>
      </w:r>
      <w:r w:rsidRPr="00C903F2">
        <w:t>Local decision and graduated fail-safe</w:t>
      </w:r>
      <w:bookmarkEnd w:id="298"/>
    </w:p>
    <w:p w14:paraId="03A3153A" w14:textId="1B5C7C6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D35BF">
        <w:t xml:space="preserve">Figure </w:t>
      </w:r>
      <w:r w:rsidR="008D35BF">
        <w:rPr>
          <w:noProof/>
        </w:rPr>
        <w:t>4</w:t>
      </w:r>
      <w:r w:rsidR="008D35BF">
        <w:t>.</w:t>
      </w:r>
      <w:r w:rsidR="008D35BF">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50D7FD2C"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w:t>
      </w:r>
      <w:r>
        <w:lastRenderedPageBreak/>
        <w:t xml:space="preserve">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the shortfall, </w:t>
      </w:r>
      <w:r>
        <w:fldChar w:fldCharType="begin"/>
      </w:r>
      <w:r>
        <w:instrText xml:space="preserve"> REF _RefEqB10 \h </w:instrText>
      </w:r>
      <w:r>
        <w:fldChar w:fldCharType="separate"/>
      </w:r>
      <w:r w:rsidR="008D35BF" w:rsidRPr="00D854A7">
        <w:t xml:space="preserve">( </w:t>
      </w:r>
      <w:r w:rsidR="008D35BF">
        <w:rPr>
          <w:noProof/>
        </w:rPr>
        <w:t>11</w:t>
      </w:r>
      <w:r w:rsidR="008D35BF"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335FA86E"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t>
      </w:r>
      <w:r>
        <w:lastRenderedPageBreak/>
        <w:t xml:space="preserve">well below the top is monitored, and its share decreases with its relative priority, as </w:t>
      </w:r>
      <w:r>
        <w:fldChar w:fldCharType="begin"/>
      </w:r>
      <w:r>
        <w:instrText xml:space="preserve"> REF _RefEqShare \h </w:instrText>
      </w:r>
      <w:r>
        <w:fldChar w:fldCharType="separate"/>
      </w:r>
      <w:r w:rsidR="008D35BF">
        <w:t xml:space="preserve">( </w:t>
      </w:r>
      <w:r w:rsidR="008D35BF">
        <w:rPr>
          <w:noProof/>
        </w:rPr>
        <w:t>62</w:t>
      </w:r>
      <w:r w:rsidR="008D35BF">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23BDF852" w:rsidR="00417CD1" w:rsidRDefault="00417CD1" w:rsidP="00417CD1">
            <w:pPr>
              <w:pStyle w:val="ParEq"/>
            </w:pPr>
            <w:bookmarkStart w:id="299" w:name="_RefEqShare"/>
            <w:r>
              <w:t xml:space="preserve">( </w:t>
            </w:r>
            <w:r>
              <w:fldChar w:fldCharType="begin"/>
            </w:r>
            <w:r>
              <w:instrText xml:space="preserve"> SEQ ( \* ARABIC </w:instrText>
            </w:r>
            <w:r>
              <w:fldChar w:fldCharType="separate"/>
            </w:r>
            <w:r w:rsidR="008D35BF">
              <w:rPr>
                <w:noProof/>
              </w:rPr>
              <w:t>62</w:t>
            </w:r>
            <w:r>
              <w:fldChar w:fldCharType="end"/>
            </w:r>
            <w:r>
              <w:t xml:space="preserve"> )</w:t>
            </w:r>
            <w:bookmarkEnd w:id="299"/>
          </w:p>
        </w:tc>
      </w:tr>
    </w:tbl>
    <w:p w14:paraId="12010FA7" w14:textId="3FC005A6"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at least forty-five minutes ahead.</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D35BF">
        <w:t xml:space="preserve">Figure </w:t>
      </w:r>
      <w:r w:rsidR="008D35BF">
        <w:rPr>
          <w:noProof/>
        </w:rPr>
        <w:t>4</w:t>
      </w:r>
      <w:r w:rsidR="008D35BF">
        <w:t>.</w:t>
      </w:r>
      <w:r w:rsidR="008D35BF">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7177E57B" w14:textId="77777777" w:rsidR="00C4272F" w:rsidRDefault="00C4272F" w:rsidP="00C4272F">
      <w:pPr>
        <w:keepNext/>
        <w:jc w:val="center"/>
      </w:pPr>
      <w:r>
        <w:rPr>
          <w:noProof/>
        </w:rPr>
        <w:drawing>
          <wp:inline distT="0" distB="0" distL="0" distR="0" wp14:anchorId="1369F883" wp14:editId="26CE3339">
            <wp:extent cx="4860000" cy="3678674"/>
            <wp:effectExtent l="0" t="0" r="0"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4860000" cy="3678674"/>
                    </a:xfrm>
                    <a:prstGeom prst="rect">
                      <a:avLst/>
                    </a:prstGeom>
                    <a:noFill/>
                    <a:ln>
                      <a:noFill/>
                    </a:ln>
                    <a:extLst>
                      <a:ext uri="{53640926-AAD7-44D8-BBD7-CCE9431645EC}">
                        <a14:shadowObscured xmlns:a14="http://schemas.microsoft.com/office/drawing/2010/main"/>
                      </a:ext>
                    </a:extLst>
                  </pic:spPr>
                </pic:pic>
              </a:graphicData>
            </a:graphic>
          </wp:inline>
        </w:drawing>
      </w:r>
    </w:p>
    <w:p w14:paraId="1FAB8DC1" w14:textId="171A4E4E" w:rsidR="00C4272F" w:rsidRDefault="00C4272F" w:rsidP="00C4272F">
      <w:pPr>
        <w:pStyle w:val="Caption"/>
      </w:pPr>
      <w:bookmarkStart w:id="300" w:name="_Ref235263763"/>
      <w:bookmarkStart w:id="301" w:name="_Toc235290188"/>
      <w:r>
        <w:t xml:space="preserve">Figure </w:t>
      </w:r>
      <w:r>
        <w:fldChar w:fldCharType="begin"/>
      </w:r>
      <w:r>
        <w:instrText xml:space="preserve"> STYLEREF 1 \s </w:instrText>
      </w:r>
      <w:r>
        <w:fldChar w:fldCharType="separate"/>
      </w:r>
      <w:r w:rsidR="008D35BF">
        <w:rPr>
          <w:noProof/>
        </w:rPr>
        <w:t>4</w:t>
      </w:r>
      <w:r>
        <w:fldChar w:fldCharType="end"/>
      </w:r>
      <w:r>
        <w:t>.</w:t>
      </w:r>
      <w:r>
        <w:fldChar w:fldCharType="begin"/>
      </w:r>
      <w:r>
        <w:instrText xml:space="preserve"> SEQ Figure \* ARABIC \s 1 </w:instrText>
      </w:r>
      <w:r>
        <w:fldChar w:fldCharType="separate"/>
      </w:r>
      <w:r w:rsidR="008D35BF">
        <w:rPr>
          <w:noProof/>
        </w:rPr>
        <w:t>11</w:t>
      </w:r>
      <w:r>
        <w:fldChar w:fldCharType="end"/>
      </w:r>
      <w:bookmarkEnd w:id="300"/>
      <w:r>
        <w:t xml:space="preserve"> Global coordination and the no-harm fail-safe</w:t>
      </w:r>
      <w:bookmarkEnd w:id="301"/>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153FDA0B" w:rsidR="001F0706" w:rsidRDefault="001F0706" w:rsidP="001F0706">
      <w:pPr>
        <w:pStyle w:val="ParText"/>
        <w:jc w:val="center"/>
      </w:pPr>
      <w:bookmarkStart w:id="302" w:name="_RefFig4X"/>
      <w:bookmarkStart w:id="303" w:name="_TocFig4X"/>
      <w:bookmarkStart w:id="304" w:name="_Toc235290189"/>
      <w:r>
        <w:t xml:space="preserve">Figure </w:t>
      </w:r>
      <w:r>
        <w:fldChar w:fldCharType="begin"/>
      </w:r>
      <w:r>
        <w:instrText xml:space="preserve"> STYLEREF 1 \s </w:instrText>
      </w:r>
      <w:r>
        <w:fldChar w:fldCharType="separate"/>
      </w:r>
      <w:r w:rsidR="008D35BF">
        <w:rPr>
          <w:noProof/>
        </w:rPr>
        <w:t>4</w:t>
      </w:r>
      <w:r>
        <w:fldChar w:fldCharType="end"/>
      </w:r>
      <w:r>
        <w:t>.</w:t>
      </w:r>
      <w:r>
        <w:fldChar w:fldCharType="begin"/>
      </w:r>
      <w:r>
        <w:instrText xml:space="preserve"> SEQ Figure \* ARABIC \s 1 </w:instrText>
      </w:r>
      <w:r>
        <w:fldChar w:fldCharType="separate"/>
      </w:r>
      <w:r w:rsidR="008D35BF">
        <w:rPr>
          <w:noProof/>
        </w:rPr>
        <w:t>12</w:t>
      </w:r>
      <w:r>
        <w:fldChar w:fldCharType="end"/>
      </w:r>
      <w:bookmarkEnd w:id="302"/>
      <w:r>
        <w:t xml:space="preserve"> Example of local decisions, global coordination, and the fail-safe</w:t>
      </w:r>
      <w:bookmarkEnd w:id="303"/>
      <w:bookmarkEnd w:id="304"/>
    </w:p>
    <w:p w14:paraId="36E2B15A" w14:textId="2D0BDA7D" w:rsidR="00794F1F" w:rsidRDefault="00417CD1" w:rsidP="00417CD1">
      <w:pPr>
        <w:pStyle w:val="ParText"/>
      </w:pPr>
      <w:r>
        <w:fldChar w:fldCharType="begin"/>
      </w:r>
      <w:r>
        <w:instrText xml:space="preserve"> REF _RefFig4X \h </w:instrText>
      </w:r>
      <w:r>
        <w:fldChar w:fldCharType="separate"/>
      </w:r>
      <w:r w:rsidR="008D35BF">
        <w:t xml:space="preserve">Figure </w:t>
      </w:r>
      <w:r w:rsidR="008D35BF">
        <w:rPr>
          <w:noProof/>
        </w:rPr>
        <w:t>4</w:t>
      </w:r>
      <w:r w:rsidR="008D35BF">
        <w:t>.</w:t>
      </w:r>
      <w:r w:rsidR="008D35BF">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05" w:name="_Toc235290136"/>
      <w:r w:rsidRPr="00BA1179">
        <w:rPr>
          <w:lang w:val="en-US"/>
        </w:rPr>
        <w:t>SIMULATION AND PERFORMANCE RESULTS</w:t>
      </w:r>
      <w:bookmarkEnd w:id="275"/>
      <w:bookmarkEnd w:id="305"/>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rPr>
          <w:ins w:id="306" w:author="CLAUDE" w:date="2026-07-18T13:40:00Z"/>
        </w:rPr>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r w:rsidRPr="00BA1179">
        <w:t>Evaluation Criteria for Wildfire Decision Support Systems</w:t>
      </w:r>
    </w:p>
    <w:p w14:paraId="7ACF2B2D" w14:textId="77777777" w:rsidR="003873B5" w:rsidRPr="00A257E6" w:rsidRDefault="003873B5" w:rsidP="003873B5">
      <w:r w:rsidRPr="00A257E6">
        <w:t xml:space="preserve">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 </w:t>
      </w:r>
      <w:r>
        <w:fldChar w:fldCharType="begin"/>
      </w:r>
      <w:r>
        <w:instrText xml:space="preserve"> CITATION Cruz2003 \m AlexanderCruz2013b \l 1055 </w:instrText>
      </w:r>
      <w:r>
        <w:fldChar w:fldCharType="separate"/>
      </w:r>
      <w:r>
        <w:rPr>
          <w:noProof/>
        </w:rPr>
        <w:t>(Cruz, Alexander, &amp; Wakimoto, 2003; Alexander &amp; Cruz, 2013)</w:t>
      </w:r>
      <w:r>
        <w:fldChar w:fldCharType="end"/>
      </w:r>
      <w:r w:rsidRPr="00A257E6">
        <w:t xml:space="preserve">. </w:t>
      </w:r>
      <w:r>
        <w:rPr>
          <w:lang w:eastAsia="tr-TR"/>
        </w:rPr>
        <w:t xml:space="preserve">Rate-of-spread predictions fall within about ±35% of observations in roughly half to two-thirds of cases, which is treated there as a reasonable standard </w:t>
      </w:r>
      <w:r>
        <w:rPr>
          <w:lang w:eastAsia="tr-TR"/>
        </w:rPr>
        <w:fldChar w:fldCharType="begin"/>
      </w:r>
      <w:r>
        <w:rPr>
          <w:lang w:eastAsia="tr-TR"/>
        </w:rPr>
        <w:instrText xml:space="preserve"> CITATION CruzAlexander2013 \l 1055 </w:instrText>
      </w:r>
      <w:r>
        <w:rPr>
          <w:lang w:eastAsia="tr-TR"/>
        </w:rPr>
        <w:fldChar w:fldCharType="separate"/>
      </w:r>
      <w:r>
        <w:rPr>
          <w:noProof/>
          <w:lang w:eastAsia="tr-TR"/>
        </w:rPr>
        <w:t>(Cruz &amp; Alexander, 2013)</w:t>
      </w:r>
      <w:r>
        <w:rPr>
          <w:lang w:eastAsia="tr-TR"/>
        </w:rPr>
        <w:fldChar w:fldCharType="end"/>
      </w:r>
      <w:r>
        <w:rPr>
          <w:lang w:eastAsia="tr-TR"/>
        </w:rPr>
        <w:t xml:space="preserve">. </w:t>
      </w:r>
      <w:r>
        <w:t xml:space="preserve">The decision-support tradition evaluates the tool's effect on the </w:t>
      </w:r>
      <w:r>
        <w:lastRenderedPageBreak/>
        <w:t xml:space="preserve">decision itself </w:t>
      </w:r>
      <w:r>
        <w:fldChar w:fldCharType="begin"/>
      </w:r>
      <w:r>
        <w:instrText xml:space="preserve"> CITATION Martell2015 \l 1055 </w:instrText>
      </w:r>
      <w:r>
        <w:fldChar w:fldCharType="separate"/>
      </w:r>
      <w:r>
        <w:rPr>
          <w:noProof/>
        </w:rPr>
        <w:t>(Martell, 2015)</w:t>
      </w:r>
      <w:r>
        <w:fldChar w:fldCharType="end"/>
      </w:r>
      <w:r w:rsidRPr="00A257E6">
        <w:t>, and its most recent review reports a concerning finding</w:t>
      </w:r>
      <w:r>
        <w:t>.</w:t>
      </w:r>
      <w:r w:rsidRPr="00A257E6">
        <w:t xml:space="preserve"> </w:t>
      </w:r>
      <w:r>
        <w:t>M</w:t>
      </w:r>
      <w:r w:rsidRPr="00A257E6">
        <w:t xml:space="preserve">ost wildfire DSS evaluations so far have measured adoption and use rather than whether the tool improves the decision, which the review identifies as the main gap in the field </w:t>
      </w:r>
      <w:r>
        <w:fldChar w:fldCharType="begin"/>
      </w:r>
      <w:r>
        <w:instrText xml:space="preserve"> CITATION Rapp2026 \l 1055 </w:instrText>
      </w:r>
      <w:r>
        <w:fldChar w:fldCharType="separate"/>
      </w:r>
      <w:r>
        <w:rPr>
          <w:noProof/>
        </w:rPr>
        <w:t>(Rapp, Franz, Colavito, Aldworth, &amp; Cheng, 2026)</w:t>
      </w:r>
      <w:r>
        <w:fldChar w:fldCharType="end"/>
      </w:r>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p>
    <w:p w14:paraId="78B84C77" w14:textId="77777777" w:rsidR="003873B5" w:rsidRDefault="003873B5" w:rsidP="003873B5">
      <w:pPr>
        <w:pStyle w:val="ParText"/>
      </w:pPr>
      <w:r>
        <w:fldChar w:fldCharType="begin"/>
      </w:r>
      <w:r>
        <w:instrText xml:space="preserve"> REF _RefT51 \h </w:instrText>
      </w:r>
      <w:r>
        <w:fldChar w:fldCharType="separate"/>
      </w:r>
      <w:r>
        <w:rPr>
          <w:noProof/>
        </w:rPr>
        <w:t>Table 5.1</w:t>
      </w:r>
      <w:r>
        <w:fldChar w:fldCharType="end"/>
      </w:r>
      <w:r>
        <w:t xml:space="preserve"> 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77777777" w:rsidR="003873B5" w:rsidRDefault="003873B5" w:rsidP="003873B5">
      <w:pPr>
        <w:pStyle w:val="Caption"/>
      </w:pPr>
      <w:r w:rsidRPr="00BA1179">
        <w:t xml:space="preserve">Table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Table \* ARABIC \s 1 </w:instrText>
      </w:r>
      <w:r>
        <w:fldChar w:fldCharType="separate"/>
      </w:r>
      <w:r>
        <w:rPr>
          <w:noProof/>
        </w:rPr>
        <w:t>1</w:t>
      </w:r>
      <w:r>
        <w:fldChar w:fldCharType="end"/>
      </w:r>
      <w:r w:rsidRPr="00BA1179">
        <w:t xml:space="preserve"> Evaluation criteria for wildfire </w:t>
      </w:r>
      <w:r>
        <w:t>DSS</w:t>
      </w:r>
    </w:p>
    <w:tbl>
      <w:tblPr>
        <w:tblStyle w:val="TableGrid"/>
        <w:tblW w:w="5000" w:type="pct"/>
        <w:tblLook w:val="04A0" w:firstRow="1" w:lastRow="0" w:firstColumn="1" w:lastColumn="0" w:noHBand="0" w:noVBand="1"/>
      </w:tblPr>
      <w:tblGrid>
        <w:gridCol w:w="642"/>
        <w:gridCol w:w="3322"/>
        <w:gridCol w:w="4073"/>
      </w:tblGrid>
      <w:tr w:rsidR="003873B5" w14:paraId="766DAD84" w14:textId="77777777" w:rsidTr="003873B5">
        <w:tc>
          <w:tcPr>
            <w:tcW w:w="399" w:type="pct"/>
          </w:tcPr>
          <w:p w14:paraId="1226AA75" w14:textId="77777777" w:rsidR="003873B5" w:rsidRDefault="003873B5" w:rsidP="00355FE5">
            <w:pPr>
              <w:rPr>
                <w:b/>
              </w:rPr>
            </w:pPr>
            <w:r>
              <w:rPr>
                <w:b/>
                <w:lang w:eastAsia="tr-TR"/>
              </w:rPr>
              <w:t>#</w:t>
            </w:r>
          </w:p>
        </w:tc>
        <w:tc>
          <w:tcPr>
            <w:tcW w:w="2067" w:type="pct"/>
          </w:tcPr>
          <w:p w14:paraId="706612E2" w14:textId="77777777" w:rsidR="003873B5" w:rsidRDefault="003873B5" w:rsidP="00355FE5">
            <w:pPr>
              <w:rPr>
                <w:b/>
              </w:rPr>
            </w:pPr>
            <w:r>
              <w:rPr>
                <w:b/>
                <w:lang w:eastAsia="tr-TR"/>
              </w:rPr>
              <w:t>Criterion</w:t>
            </w:r>
          </w:p>
        </w:tc>
        <w:tc>
          <w:tcPr>
            <w:tcW w:w="2534" w:type="pct"/>
          </w:tcPr>
          <w:p w14:paraId="16EF53C7" w14:textId="77777777" w:rsidR="003873B5" w:rsidRDefault="003873B5" w:rsidP="00355FE5">
            <w:pPr>
              <w:rPr>
                <w:b/>
              </w:rPr>
            </w:pPr>
            <w:r>
              <w:rPr>
                <w:b/>
                <w:lang w:eastAsia="tr-TR"/>
              </w:rPr>
              <w:t>Measurement in the literature</w:t>
            </w:r>
          </w:p>
        </w:tc>
      </w:tr>
      <w:tr w:rsidR="003873B5" w14:paraId="25CA0839" w14:textId="77777777" w:rsidTr="003873B5">
        <w:tc>
          <w:tcPr>
            <w:tcW w:w="399" w:type="pct"/>
          </w:tcPr>
          <w:p w14:paraId="68A691F1" w14:textId="77777777" w:rsidR="003873B5" w:rsidRDefault="003873B5" w:rsidP="00355FE5">
            <w:r>
              <w:rPr>
                <w:lang w:eastAsia="tr-TR"/>
              </w:rPr>
              <w:t>S1</w:t>
            </w:r>
          </w:p>
        </w:tc>
        <w:tc>
          <w:tcPr>
            <w:tcW w:w="2067" w:type="pct"/>
          </w:tcPr>
          <w:p w14:paraId="5939C774" w14:textId="77777777" w:rsidR="003873B5" w:rsidRDefault="003873B5" w:rsidP="00355FE5">
            <w:r>
              <w:rPr>
                <w:lang w:eastAsia="tr-TR"/>
              </w:rPr>
              <w:t>Predictive fidelity: the simulation core reproduces observed fire behavior from real inputs</w:t>
            </w:r>
          </w:p>
        </w:tc>
        <w:tc>
          <w:tcPr>
            <w:tcW w:w="2534" w:type="pct"/>
          </w:tcPr>
          <w:p w14:paraId="18A5A57A" w14:textId="77777777" w:rsidR="003873B5" w:rsidRDefault="003873B5" w:rsidP="00355FE5">
            <w:r>
              <w:rPr>
                <w:lang w:eastAsia="tr-TR"/>
              </w:rPr>
              <w:t xml:space="preserve">Retrospective hindcasts against historical fires; spatial-overlap and arrival-time scores </w:t>
            </w:r>
            <w:r>
              <w:rPr>
                <w:lang w:eastAsia="tr-TR"/>
              </w:rPr>
              <w:fldChar w:fldCharType="begin"/>
            </w:r>
            <w:r>
              <w:rPr>
                <w:lang w:eastAsia="tr-TR"/>
              </w:rPr>
              <w:instrText xml:space="preserve"> CITATION Duff2018 \m FoxHughes2024 \m Filippi2014 \l 1055 </w:instrText>
            </w:r>
            <w:r>
              <w:rPr>
                <w:lang w:eastAsia="tr-TR"/>
              </w:rPr>
              <w:fldChar w:fldCharType="separate"/>
            </w:r>
            <w:r>
              <w:rPr>
                <w:noProof/>
                <w:lang w:eastAsia="tr-TR"/>
              </w:rPr>
              <w:t>(Duff, et al., 2018; Fox-Hughes, et al., 2024; Filippi, Mallet, &amp; Nader, 2014)</w:t>
            </w:r>
            <w:r>
              <w:rPr>
                <w:lang w:eastAsia="tr-TR"/>
              </w:rPr>
              <w:fldChar w:fldCharType="end"/>
            </w:r>
            <w:r>
              <w:rPr>
                <w:lang w:eastAsia="tr-TR"/>
              </w:rPr>
              <w:t>.</w:t>
            </w:r>
          </w:p>
        </w:tc>
      </w:tr>
      <w:tr w:rsidR="003873B5" w14:paraId="51E89E4C" w14:textId="77777777" w:rsidTr="003873B5">
        <w:tc>
          <w:tcPr>
            <w:tcW w:w="399" w:type="pct"/>
          </w:tcPr>
          <w:p w14:paraId="52AA3072" w14:textId="77777777" w:rsidR="003873B5" w:rsidRDefault="003873B5" w:rsidP="00355FE5">
            <w:r>
              <w:rPr>
                <w:lang w:eastAsia="tr-TR"/>
              </w:rPr>
              <w:t>S2</w:t>
            </w:r>
          </w:p>
        </w:tc>
        <w:tc>
          <w:tcPr>
            <w:tcW w:w="2067" w:type="pct"/>
          </w:tcPr>
          <w:p w14:paraId="66117907" w14:textId="77777777" w:rsidR="003873B5" w:rsidRDefault="003873B5" w:rsidP="00355FE5">
            <w:r>
              <w:rPr>
                <w:lang w:eastAsia="tr-TR"/>
              </w:rPr>
              <w:t>Decision quality: recommended interventions improve the outcome relative to a no-tool alternative</w:t>
            </w:r>
          </w:p>
        </w:tc>
        <w:tc>
          <w:tcPr>
            <w:tcW w:w="2534" w:type="pct"/>
          </w:tcPr>
          <w:p w14:paraId="475CE5CC" w14:textId="77777777" w:rsidR="003873B5" w:rsidRDefault="003873B5" w:rsidP="00355FE5">
            <w:r>
              <w:rPr>
                <w:lang w:eastAsia="tr-TR"/>
              </w:rPr>
              <w:t xml:space="preserve">Outcome deltas against no-action and baseline policies on matched scenarios </w:t>
            </w:r>
            <w:r>
              <w:rPr>
                <w:lang w:eastAsia="tr-TR"/>
              </w:rPr>
              <w:fldChar w:fldCharType="begin"/>
            </w:r>
            <w:r>
              <w:rPr>
                <w:lang w:eastAsia="tr-TR"/>
              </w:rPr>
              <w:instrText xml:space="preserve"> CITATION Rapp2026 \m DuffTolhurst2015 \l 1055 </w:instrText>
            </w:r>
            <w:r>
              <w:rPr>
                <w:lang w:eastAsia="tr-TR"/>
              </w:rPr>
              <w:fldChar w:fldCharType="separate"/>
            </w:r>
            <w:r>
              <w:rPr>
                <w:noProof/>
                <w:lang w:eastAsia="tr-TR"/>
              </w:rPr>
              <w:t>(Rapp, et al., 2026; Duff &amp; Tolhurst, 2015)</w:t>
            </w:r>
            <w:r>
              <w:rPr>
                <w:lang w:eastAsia="tr-TR"/>
              </w:rPr>
              <w:fldChar w:fldCharType="end"/>
            </w:r>
            <w:r>
              <w:rPr>
                <w:lang w:eastAsia="tr-TR"/>
              </w:rPr>
              <w:t>.</w:t>
            </w:r>
          </w:p>
        </w:tc>
      </w:tr>
      <w:tr w:rsidR="003873B5" w14:paraId="6D915AE0" w14:textId="77777777" w:rsidTr="003873B5">
        <w:tc>
          <w:tcPr>
            <w:tcW w:w="399" w:type="pct"/>
          </w:tcPr>
          <w:p w14:paraId="640DA59F" w14:textId="77777777" w:rsidR="003873B5" w:rsidRDefault="003873B5" w:rsidP="00355FE5">
            <w:r>
              <w:rPr>
                <w:lang w:eastAsia="tr-TR"/>
              </w:rPr>
              <w:t>S3</w:t>
            </w:r>
          </w:p>
        </w:tc>
        <w:tc>
          <w:tcPr>
            <w:tcW w:w="2067" w:type="pct"/>
          </w:tcPr>
          <w:p w14:paraId="7A97A0B2" w14:textId="77777777" w:rsidR="003873B5" w:rsidRDefault="003873B5" w:rsidP="00355FE5">
            <w:r>
              <w:rPr>
                <w:lang w:eastAsia="tr-TR"/>
              </w:rPr>
              <w:t>Timeliness: decision latency compatible with operational tempo</w:t>
            </w:r>
          </w:p>
        </w:tc>
        <w:tc>
          <w:tcPr>
            <w:tcW w:w="2534" w:type="pct"/>
          </w:tcPr>
          <w:p w14:paraId="25FCC7FF" w14:textId="77777777" w:rsidR="003873B5" w:rsidRDefault="003873B5" w:rsidP="00355FE5">
            <w:r>
              <w:rPr>
                <w:lang w:eastAsia="tr-TR"/>
              </w:rPr>
              <w:t xml:space="preserve">Decision-cycle wall time; detection-to-first-order time </w:t>
            </w:r>
            <w:r>
              <w:rPr>
                <w:lang w:eastAsia="tr-TR"/>
              </w:rPr>
              <w:fldChar w:fldCharType="begin"/>
            </w:r>
            <w:r>
              <w:rPr>
                <w:lang w:eastAsia="tr-TR"/>
              </w:rPr>
              <w:instrText xml:space="preserve"> CITATION NoonanWright2011 \m Beeton2025 \l 1055 </w:instrText>
            </w:r>
            <w:r>
              <w:rPr>
                <w:lang w:eastAsia="tr-TR"/>
              </w:rPr>
              <w:fldChar w:fldCharType="separate"/>
            </w:r>
            <w:r>
              <w:rPr>
                <w:noProof/>
                <w:lang w:eastAsia="tr-TR"/>
              </w:rPr>
              <w:t>(Noonan-Wright, et al., 2011; Beeton, et al., 2025)</w:t>
            </w:r>
            <w:r>
              <w:rPr>
                <w:lang w:eastAsia="tr-TR"/>
              </w:rPr>
              <w:fldChar w:fldCharType="end"/>
            </w:r>
            <w:r>
              <w:rPr>
                <w:lang w:eastAsia="tr-TR"/>
              </w:rPr>
              <w:t>.</w:t>
            </w:r>
          </w:p>
        </w:tc>
      </w:tr>
      <w:tr w:rsidR="003873B5" w14:paraId="53970C00" w14:textId="77777777" w:rsidTr="003873B5">
        <w:tc>
          <w:tcPr>
            <w:tcW w:w="399" w:type="pct"/>
          </w:tcPr>
          <w:p w14:paraId="7C582A06" w14:textId="77777777" w:rsidR="003873B5" w:rsidRDefault="003873B5" w:rsidP="00355FE5">
            <w:r>
              <w:rPr>
                <w:lang w:eastAsia="tr-TR"/>
              </w:rPr>
              <w:t>S4</w:t>
            </w:r>
          </w:p>
        </w:tc>
        <w:tc>
          <w:tcPr>
            <w:tcW w:w="2067" w:type="pct"/>
          </w:tcPr>
          <w:p w14:paraId="5D5122B0" w14:textId="77777777" w:rsidR="003873B5" w:rsidRDefault="003873B5" w:rsidP="00355FE5">
            <w:r>
              <w:rPr>
                <w:lang w:eastAsia="tr-TR"/>
              </w:rPr>
              <w:t>Robustness under degraded observation: graceful behavior under sensor loss, noise, and communication failure</w:t>
            </w:r>
          </w:p>
        </w:tc>
        <w:tc>
          <w:tcPr>
            <w:tcW w:w="2534" w:type="pct"/>
          </w:tcPr>
          <w:p w14:paraId="0CAC932E" w14:textId="77777777" w:rsidR="003873B5" w:rsidRDefault="003873B5" w:rsidP="00355FE5">
            <w:r>
              <w:rPr>
                <w:lang w:eastAsia="tr-TR"/>
              </w:rPr>
              <w:t xml:space="preserve">Performance versus outage and noise level; fail-safe engagement statistics </w:t>
            </w:r>
            <w:r>
              <w:rPr>
                <w:lang w:eastAsia="tr-TR"/>
              </w:rPr>
              <w:fldChar w:fldCharType="begin"/>
            </w:r>
            <w:r>
              <w:rPr>
                <w:lang w:eastAsia="tr-TR"/>
              </w:rPr>
              <w:instrText xml:space="preserve"> CITATION ComesEtAl2011 \l 1055 </w:instrText>
            </w:r>
            <w:r>
              <w:rPr>
                <w:lang w:eastAsia="tr-TR"/>
              </w:rPr>
              <w:fldChar w:fldCharType="separate"/>
            </w:r>
            <w:r>
              <w:rPr>
                <w:noProof/>
                <w:lang w:eastAsia="tr-TR"/>
              </w:rPr>
              <w:t>(Comes, et al., 2011)</w:t>
            </w:r>
            <w:r>
              <w:rPr>
                <w:lang w:eastAsia="tr-TR"/>
              </w:rPr>
              <w:fldChar w:fldCharType="end"/>
            </w:r>
            <w:r>
              <w:rPr>
                <w:lang w:eastAsia="tr-TR"/>
              </w:rPr>
              <w:t>.</w:t>
            </w:r>
          </w:p>
        </w:tc>
      </w:tr>
      <w:tr w:rsidR="003873B5" w14:paraId="0AB6D110" w14:textId="77777777" w:rsidTr="003873B5">
        <w:tc>
          <w:tcPr>
            <w:tcW w:w="399" w:type="pct"/>
          </w:tcPr>
          <w:p w14:paraId="64B42FFE" w14:textId="77777777" w:rsidR="003873B5" w:rsidRDefault="003873B5" w:rsidP="00355FE5">
            <w:r>
              <w:rPr>
                <w:lang w:eastAsia="tr-TR"/>
              </w:rPr>
              <w:lastRenderedPageBreak/>
              <w:t>S5</w:t>
            </w:r>
          </w:p>
        </w:tc>
        <w:tc>
          <w:tcPr>
            <w:tcW w:w="2067" w:type="pct"/>
          </w:tcPr>
          <w:p w14:paraId="6FA214DD" w14:textId="77777777" w:rsidR="003873B5" w:rsidRDefault="003873B5" w:rsidP="00355FE5">
            <w:r>
              <w:rPr>
                <w:lang w:eastAsia="tr-TR"/>
              </w:rPr>
              <w:t>Uncertainty handling: input uncertainty is represented and propagated to the decision</w:t>
            </w:r>
          </w:p>
        </w:tc>
        <w:tc>
          <w:tcPr>
            <w:tcW w:w="2534" w:type="pct"/>
          </w:tcPr>
          <w:p w14:paraId="38074A36" w14:textId="77777777" w:rsidR="003873B5" w:rsidRDefault="003873B5" w:rsidP="00355FE5">
            <w:r>
              <w:rPr>
                <w:lang w:eastAsia="tr-TR"/>
              </w:rPr>
              <w:t xml:space="preserve">Ensemble and input-uncertainty propagation studies </w:t>
            </w:r>
            <w:r>
              <w:rPr>
                <w:lang w:eastAsia="tr-TR"/>
              </w:rPr>
              <w:fldChar w:fldCharType="begin"/>
            </w:r>
            <w:r>
              <w:rPr>
                <w:lang w:eastAsia="tr-TR"/>
              </w:rPr>
              <w:instrText xml:space="preserve"> CITATION Benali2017 \m CruzAlexander2013 \l 1055 </w:instrText>
            </w:r>
            <w:r>
              <w:rPr>
                <w:lang w:eastAsia="tr-TR"/>
              </w:rPr>
              <w:fldChar w:fldCharType="separate"/>
            </w:r>
            <w:r>
              <w:rPr>
                <w:noProof/>
                <w:lang w:eastAsia="tr-TR"/>
              </w:rPr>
              <w:t>(Benali, et al., 2017; Cruz &amp; Alexander, 2013)</w:t>
            </w:r>
            <w:r>
              <w:rPr>
                <w:lang w:eastAsia="tr-TR"/>
              </w:rPr>
              <w:fldChar w:fldCharType="end"/>
            </w:r>
            <w:r>
              <w:rPr>
                <w:lang w:eastAsia="tr-TR"/>
              </w:rPr>
              <w:t>.</w:t>
            </w:r>
          </w:p>
        </w:tc>
      </w:tr>
      <w:tr w:rsidR="003873B5" w14:paraId="3BB01869" w14:textId="77777777" w:rsidTr="003873B5">
        <w:tc>
          <w:tcPr>
            <w:tcW w:w="399" w:type="pct"/>
          </w:tcPr>
          <w:p w14:paraId="227F0551" w14:textId="77777777" w:rsidR="003873B5" w:rsidRDefault="003873B5" w:rsidP="00355FE5">
            <w:r>
              <w:rPr>
                <w:lang w:eastAsia="tr-TR"/>
              </w:rPr>
              <w:t>S6</w:t>
            </w:r>
          </w:p>
        </w:tc>
        <w:tc>
          <w:tcPr>
            <w:tcW w:w="2067" w:type="pct"/>
          </w:tcPr>
          <w:p w14:paraId="7DFBB83C" w14:textId="77777777" w:rsidR="003873B5" w:rsidRDefault="003873B5" w:rsidP="00355FE5">
            <w:r>
              <w:rPr>
                <w:lang w:eastAsia="tr-TR"/>
              </w:rPr>
              <w:t>Adaptability: the system extends its own knowledge when it does not cover the situation</w:t>
            </w:r>
          </w:p>
        </w:tc>
        <w:tc>
          <w:tcPr>
            <w:tcW w:w="2534" w:type="pct"/>
          </w:tcPr>
          <w:p w14:paraId="3CD7BE66" w14:textId="77777777" w:rsidR="003873B5" w:rsidRDefault="003873B5" w:rsidP="00355FE5">
            <w:r>
              <w:rPr>
                <w:lang w:eastAsia="tr-TR"/>
              </w:rPr>
              <w:t xml:space="preserve">Learning curves; coverage growth; rediscovery of withheld knowledge </w:t>
            </w:r>
            <w:r>
              <w:rPr>
                <w:lang w:eastAsia="tr-TR"/>
              </w:rPr>
              <w:fldChar w:fldCharType="begin"/>
            </w:r>
            <w:r>
              <w:rPr>
                <w:lang w:eastAsia="tr-TR"/>
              </w:rPr>
              <w:instrText xml:space="preserve"> CITATION Ang04 \l 1055 </w:instrText>
            </w:r>
            <w:r>
              <w:rPr>
                <w:lang w:eastAsia="tr-TR"/>
              </w:rPr>
              <w:fldChar w:fldCharType="separate"/>
            </w:r>
            <w:r>
              <w:rPr>
                <w:noProof/>
                <w:lang w:eastAsia="tr-TR"/>
              </w:rPr>
              <w:t>(Angelov &amp; Filev, 2004)</w:t>
            </w:r>
            <w:r>
              <w:rPr>
                <w:lang w:eastAsia="tr-TR"/>
              </w:rPr>
              <w:fldChar w:fldCharType="end"/>
            </w:r>
            <w:r>
              <w:rPr>
                <w:lang w:eastAsia="tr-TR"/>
              </w:rPr>
              <w:t>.</w:t>
            </w:r>
          </w:p>
        </w:tc>
      </w:tr>
      <w:tr w:rsidR="003873B5" w14:paraId="10839F6D" w14:textId="77777777" w:rsidTr="003873B5">
        <w:tc>
          <w:tcPr>
            <w:tcW w:w="399" w:type="pct"/>
          </w:tcPr>
          <w:p w14:paraId="6DA54750" w14:textId="77777777" w:rsidR="003873B5" w:rsidRDefault="003873B5" w:rsidP="00355FE5">
            <w:r>
              <w:rPr>
                <w:lang w:eastAsia="tr-TR"/>
              </w:rPr>
              <w:t>S7</w:t>
            </w:r>
          </w:p>
        </w:tc>
        <w:tc>
          <w:tcPr>
            <w:tcW w:w="2067" w:type="pct"/>
          </w:tcPr>
          <w:p w14:paraId="78ADB9BA" w14:textId="77777777" w:rsidR="003873B5" w:rsidRDefault="003873B5" w:rsidP="00355FE5">
            <w:r>
              <w:rPr>
                <w:lang w:eastAsia="tr-TR"/>
              </w:rPr>
              <w:t>Explainability and auditability: every recommendation is traceable to its evidence</w:t>
            </w:r>
          </w:p>
        </w:tc>
        <w:tc>
          <w:tcPr>
            <w:tcW w:w="2534" w:type="pct"/>
          </w:tcPr>
          <w:p w14:paraId="3BBB038A" w14:textId="77777777" w:rsidR="003873B5" w:rsidRDefault="003873B5" w:rsidP="00355FE5">
            <w:r>
              <w:rPr>
                <w:lang w:eastAsia="tr-TR"/>
              </w:rPr>
              <w:t xml:space="preserve">Trace completeness; interpretability as an adoption gate </w:t>
            </w:r>
            <w:r>
              <w:rPr>
                <w:lang w:eastAsia="tr-TR"/>
              </w:rPr>
              <w:fldChar w:fldCharType="begin"/>
            </w:r>
            <w:r>
              <w:rPr>
                <w:lang w:eastAsia="tr-TR"/>
              </w:rPr>
              <w:instrText xml:space="preserve"> CITATION Fillmore2023 \m Beeton2025 \l 1055 </w:instrText>
            </w:r>
            <w:r>
              <w:rPr>
                <w:lang w:eastAsia="tr-TR"/>
              </w:rPr>
              <w:fldChar w:fldCharType="separate"/>
            </w:r>
            <w:r>
              <w:rPr>
                <w:noProof/>
                <w:lang w:eastAsia="tr-TR"/>
              </w:rPr>
              <w:t>(Fillmore &amp; Paveglio, 2023; Beeton, et al., 2025)</w:t>
            </w:r>
            <w:r>
              <w:rPr>
                <w:lang w:eastAsia="tr-TR"/>
              </w:rPr>
              <w:fldChar w:fldCharType="end"/>
            </w:r>
            <w:r>
              <w:rPr>
                <w:lang w:eastAsia="tr-TR"/>
              </w:rPr>
              <w:t>.</w:t>
            </w:r>
          </w:p>
        </w:tc>
      </w:tr>
      <w:tr w:rsidR="003873B5" w14:paraId="6C245332" w14:textId="77777777" w:rsidTr="003873B5">
        <w:tc>
          <w:tcPr>
            <w:tcW w:w="399" w:type="pct"/>
          </w:tcPr>
          <w:p w14:paraId="2487C75B" w14:textId="77777777" w:rsidR="003873B5" w:rsidRDefault="003873B5" w:rsidP="00355FE5">
            <w:r>
              <w:rPr>
                <w:lang w:eastAsia="tr-TR"/>
              </w:rPr>
              <w:t>S8</w:t>
            </w:r>
          </w:p>
        </w:tc>
        <w:tc>
          <w:tcPr>
            <w:tcW w:w="2067" w:type="pct"/>
          </w:tcPr>
          <w:p w14:paraId="07F7AEBA" w14:textId="77777777" w:rsidR="003873B5" w:rsidRDefault="003873B5" w:rsidP="00355FE5">
            <w:r>
              <w:rPr>
                <w:lang w:eastAsia="tr-TR"/>
              </w:rPr>
              <w:t>Scalability: cost grows manageably with domain size and number of regions</w:t>
            </w:r>
          </w:p>
        </w:tc>
        <w:tc>
          <w:tcPr>
            <w:tcW w:w="2534" w:type="pct"/>
          </w:tcPr>
          <w:p w14:paraId="43F6BFAE" w14:textId="77777777" w:rsidR="003873B5" w:rsidRDefault="003873B5" w:rsidP="00355FE5">
            <w:r>
              <w:rPr>
                <w:lang w:eastAsia="tr-TR"/>
              </w:rPr>
              <w:t xml:space="preserve">Runtime and quality versus grid size and agent count </w:t>
            </w:r>
            <w:r>
              <w:rPr>
                <w:lang w:eastAsia="tr-TR"/>
              </w:rPr>
              <w:fldChar w:fldCharType="begin"/>
            </w:r>
            <w:r>
              <w:rPr>
                <w:lang w:eastAsia="tr-TR"/>
              </w:rPr>
              <w:instrText xml:space="preserve"> CITATION Pais2021 \l 1055 </w:instrText>
            </w:r>
            <w:r>
              <w:rPr>
                <w:lang w:eastAsia="tr-TR"/>
              </w:rPr>
              <w:fldChar w:fldCharType="separate"/>
            </w:r>
            <w:r>
              <w:rPr>
                <w:noProof/>
                <w:lang w:eastAsia="tr-TR"/>
              </w:rPr>
              <w:t>(Pais, Carrasco, Martell, Weintraub, &amp; Woodruff, 2021)</w:t>
            </w:r>
            <w:r>
              <w:rPr>
                <w:lang w:eastAsia="tr-TR"/>
              </w:rPr>
              <w:fldChar w:fldCharType="end"/>
            </w:r>
            <w:r>
              <w:rPr>
                <w:lang w:eastAsia="tr-TR"/>
              </w:rPr>
              <w:t>.</w:t>
            </w:r>
          </w:p>
        </w:tc>
      </w:tr>
    </w:tbl>
    <w:p w14:paraId="5A1B0033" w14:textId="77777777" w:rsidR="002408F0" w:rsidRDefault="00000000">
      <w:pPr>
        <w:pStyle w:val="Heading2"/>
      </w:pPr>
      <w:r w:rsidRPr="00BA1179">
        <w:t>Simulation Environment, Parameters, and Assumptions</w:t>
      </w:r>
    </w:p>
    <w:p w14:paraId="5A1B0034" w14:textId="77777777" w:rsidR="002408F0" w:rsidRDefault="00000000">
      <w:pPr>
        <w:pStyle w:val="Heading3"/>
      </w:pPr>
      <w:r w:rsidRPr="00BA1179">
        <w:t>Testbed Architecture</w:t>
      </w:r>
    </w:p>
    <w:p w14:paraId="5A1B0035" w14:textId="3C5B4CDD" w:rsidR="002408F0"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six intervention channels. shows the closed experimental loop: the simulation core, the layered decision pipeline, the shadow-forecast branch used by the satisficing and no-harm tests, and the logging channel from which every result in this chapter is computed. The separation matters for the evaluation itself: the simulation core is validated independently in Section 5.3, so the decision-layer results of Section 5.4 do not rest on circular evidence.</w:t>
      </w:r>
    </w:p>
    <w:p w14:paraId="5A1B0036" w14:textId="77777777" w:rsidR="002408F0" w:rsidRDefault="00000000">
      <w:pPr>
        <w:pStyle w:val="ParText"/>
        <w:jc w:val="center"/>
      </w:pPr>
      <w:r w:rsidRPr="00BA1179">
        <w:rPr>
          <w:b/>
        </w:rPr>
        <w:t>⟨ŞEKİL PLACEHOLDER — Testbed blok diyagramı (drawio): sim core + decision core + shadow forecast + log⟩</w:t>
      </w:r>
    </w:p>
    <w:p w14:paraId="5A1B0037" w14:textId="77777777" w:rsidR="002408F0" w:rsidRDefault="00000000">
      <w:pPr>
        <w:pStyle w:val="Caption"/>
      </w:pPr>
      <w:bookmarkStart w:id="307" w:name="_RefF51"/>
      <w:r w:rsidRPr="00BA1179">
        <w:lastRenderedPageBreak/>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1</w:t>
      </w:r>
      <w:r>
        <w:fldChar w:fldCharType="end"/>
      </w:r>
      <w:bookmarkEnd w:id="307"/>
      <w:r w:rsidRPr="00BA1179">
        <w:t xml:space="preserve"> Experimental testbed: simulation core, decision core, shadow forecasts, and logging</w:t>
      </w:r>
    </w:p>
    <w:p w14:paraId="5A1B0038" w14:textId="77777777" w:rsidR="002408F0" w:rsidRDefault="00000000">
      <w:pPr>
        <w:pStyle w:val="Heading3"/>
      </w:pPr>
      <w:r w:rsidRPr="00BA1179">
        <w:t>Scenario Generation and Run Configuration</w:t>
      </w:r>
    </w:p>
    <w:p w14:paraId="5A1B0039" w14:textId="77777777" w:rsidR="002408F0" w:rsidRDefault="00000000">
      <w:pPr>
        <w:pStyle w:val="ParText"/>
      </w:pPr>
      <w:r w:rsidRPr="00BA1179">
        <w:t>Two scenario families are used. Synthetic scenarios are generated procedurally on grids of 80×60 cells at 30 m resolution with terrain presets (rolling hills, Mediterranean coast), seeded settlements and road networks, and capacity-limited resource bases; ignition points are chosen among burnable cells farthest from the bases, so that trivial fires do not mask parameter effects. Historical scenarios reconstruct documented fires on 90 m grids from real terrain, fuel, and weather data, as described in Section 5.3. Unless stated otherwise, the decision engine runs with the thresholds of Chapter 4, four operational regions, and the full seed rule base of Appendix E; deviations (thin seed profiles, adaptation off, perturbed observation) are the controlled variables of the individual experiments and are stated per experiment.</w:t>
      </w:r>
    </w:p>
    <w:p w14:paraId="5A1B003A" w14:textId="77777777" w:rsidR="002408F0" w:rsidRDefault="00000000">
      <w:pPr>
        <w:pStyle w:val="Heading3"/>
      </w:pPr>
      <w:r w:rsidRPr="00BA1179">
        <w:t>Parameters</w:t>
      </w:r>
    </w:p>
    <w:p w14:paraId="5A1B003B" w14:textId="77777777" w:rsidR="002408F0" w:rsidRDefault="00000000">
      <w:pPr>
        <w:pStyle w:val="ParText"/>
      </w:pPr>
      <w:r>
        <w:fldChar w:fldCharType="begin"/>
      </w:r>
      <w:r>
        <w:instrText xml:space="preserve"> REF _RefT52 \h </w:instrText>
      </w:r>
      <w:r>
        <w:fldChar w:fldCharType="separate"/>
      </w:r>
      <w:r>
        <w:rPr>
          <w:noProof/>
        </w:rPr>
        <w:t>Table 5.2</w:t>
      </w:r>
      <w:r>
        <w:fldChar w:fldCharType="end"/>
      </w:r>
      <w:r w:rsidRPr="00BA1179">
        <w:t xml:space="preserve"> collects the parameters of all runs in one place, grouped by subsystem. Values marked ⟨TBD⟩ are run-dependent and will be fixed with the final simulation campaign; all other values are the defaults of the implementation and of Chapter 4.</w:t>
      </w:r>
    </w:p>
    <w:tbl>
      <w:tblPr>
        <w:tblStyle w:val="TableGrid"/>
        <w:tblW w:w="5000" w:type="pct"/>
        <w:tblLook w:val="04A0" w:firstRow="1" w:lastRow="0" w:firstColumn="1" w:lastColumn="0" w:noHBand="0" w:noVBand="1"/>
      </w:tblPr>
      <w:tblGrid>
        <w:gridCol w:w="2083"/>
        <w:gridCol w:w="990"/>
        <w:gridCol w:w="1440"/>
        <w:gridCol w:w="797"/>
        <w:gridCol w:w="2727"/>
      </w:tblGrid>
      <w:tr w:rsidR="002C3951" w14:paraId="5A1B0041" w14:textId="77777777">
        <w:tc>
          <w:tcPr>
            <w:tcW w:w="1300" w:type="pct"/>
          </w:tcPr>
          <w:p w14:paraId="5A1B003C" w14:textId="77777777" w:rsidR="002408F0" w:rsidRDefault="00000000">
            <w:pPr>
              <w:pStyle w:val="TableText"/>
            </w:pPr>
            <w:r w:rsidRPr="00BA1179">
              <w:rPr>
                <w:b/>
              </w:rPr>
              <w:t>Parameter</w:t>
            </w:r>
          </w:p>
        </w:tc>
        <w:tc>
          <w:tcPr>
            <w:tcW w:w="600" w:type="pct"/>
          </w:tcPr>
          <w:p w14:paraId="5A1B003D" w14:textId="77777777" w:rsidR="002408F0" w:rsidRDefault="00000000">
            <w:pPr>
              <w:pStyle w:val="TableText"/>
            </w:pPr>
            <w:r w:rsidRPr="00BA1179">
              <w:rPr>
                <w:b/>
              </w:rPr>
              <w:t>Symbol</w:t>
            </w:r>
          </w:p>
        </w:tc>
        <w:tc>
          <w:tcPr>
            <w:tcW w:w="900" w:type="pct"/>
          </w:tcPr>
          <w:p w14:paraId="5A1B003E" w14:textId="77777777" w:rsidR="002408F0" w:rsidRDefault="00000000">
            <w:pPr>
              <w:pStyle w:val="TableText"/>
            </w:pPr>
            <w:r w:rsidRPr="00BA1179">
              <w:rPr>
                <w:b/>
              </w:rPr>
              <w:t>Value / range</w:t>
            </w:r>
          </w:p>
        </w:tc>
        <w:tc>
          <w:tcPr>
            <w:tcW w:w="500" w:type="pct"/>
          </w:tcPr>
          <w:p w14:paraId="5A1B003F" w14:textId="77777777" w:rsidR="002408F0" w:rsidRDefault="00000000">
            <w:pPr>
              <w:pStyle w:val="TableText"/>
            </w:pPr>
            <w:r w:rsidRPr="00BA1179">
              <w:rPr>
                <w:b/>
              </w:rPr>
              <w:t>Unit</w:t>
            </w:r>
          </w:p>
        </w:tc>
        <w:tc>
          <w:tcPr>
            <w:tcW w:w="1700" w:type="pct"/>
          </w:tcPr>
          <w:p w14:paraId="5A1B0040" w14:textId="77777777" w:rsidR="002408F0" w:rsidRDefault="00000000">
            <w:pPr>
              <w:pStyle w:val="TableText"/>
            </w:pPr>
            <w:r w:rsidRPr="00BA1179">
              <w:rPr>
                <w:b/>
              </w:rPr>
              <w:t>Source / rationale</w:t>
            </w:r>
          </w:p>
        </w:tc>
      </w:tr>
      <w:tr w:rsidR="002C3951" w14:paraId="5A1B0047" w14:textId="77777777">
        <w:tc>
          <w:tcPr>
            <w:tcW w:w="1300" w:type="pct"/>
          </w:tcPr>
          <w:p w14:paraId="5A1B0042" w14:textId="77777777" w:rsidR="002408F0" w:rsidRDefault="00000000">
            <w:pPr>
              <w:pStyle w:val="TableText"/>
            </w:pPr>
            <w:r w:rsidRPr="00BA1179">
              <w:t>Grid size (synthetic)</w:t>
            </w:r>
          </w:p>
        </w:tc>
        <w:tc>
          <w:tcPr>
            <w:tcW w:w="600" w:type="pct"/>
          </w:tcPr>
          <w:p w14:paraId="5A1B0043" w14:textId="77777777" w:rsidR="002408F0" w:rsidRDefault="00000000">
            <w:pPr>
              <w:pStyle w:val="TableText"/>
            </w:pPr>
            <w:r w:rsidRPr="00BA1179">
              <w:t>—</w:t>
            </w:r>
          </w:p>
        </w:tc>
        <w:tc>
          <w:tcPr>
            <w:tcW w:w="900" w:type="pct"/>
          </w:tcPr>
          <w:p w14:paraId="5A1B0044" w14:textId="77777777" w:rsidR="002408F0" w:rsidRDefault="00000000">
            <w:pPr>
              <w:pStyle w:val="TableText"/>
            </w:pPr>
            <w:r w:rsidRPr="00BA1179">
              <w:t>80 × 60</w:t>
            </w:r>
          </w:p>
        </w:tc>
        <w:tc>
          <w:tcPr>
            <w:tcW w:w="500" w:type="pct"/>
          </w:tcPr>
          <w:p w14:paraId="5A1B0045" w14:textId="77777777" w:rsidR="002408F0" w:rsidRDefault="00000000">
            <w:pPr>
              <w:pStyle w:val="TableText"/>
            </w:pPr>
            <w:r w:rsidRPr="00BA1179">
              <w:t>cells</w:t>
            </w:r>
          </w:p>
        </w:tc>
        <w:tc>
          <w:tcPr>
            <w:tcW w:w="1700" w:type="pct"/>
          </w:tcPr>
          <w:p w14:paraId="5A1B0046" w14:textId="77777777" w:rsidR="002408F0" w:rsidRDefault="00000000">
            <w:pPr>
              <w:pStyle w:val="TableText"/>
            </w:pPr>
            <w:r w:rsidRPr="00BA1179">
              <w:t>capacity-limited scenario at tractable cost</w:t>
            </w:r>
          </w:p>
        </w:tc>
      </w:tr>
      <w:tr w:rsidR="002C3951" w14:paraId="5A1B004D" w14:textId="77777777">
        <w:tc>
          <w:tcPr>
            <w:tcW w:w="1300" w:type="pct"/>
          </w:tcPr>
          <w:p w14:paraId="5A1B0048" w14:textId="77777777" w:rsidR="002408F0" w:rsidRDefault="00000000">
            <w:pPr>
              <w:pStyle w:val="TableText"/>
            </w:pPr>
            <w:r w:rsidRPr="00BA1179">
              <w:t>Cell size (synthetic / hindcast)</w:t>
            </w:r>
          </w:p>
        </w:tc>
        <w:tc>
          <w:tcPr>
            <w:tcW w:w="600" w:type="pct"/>
          </w:tcPr>
          <w:p w14:paraId="5A1B0049" w14:textId="77777777" w:rsidR="002408F0" w:rsidRDefault="00000000">
            <w:pPr>
              <w:pStyle w:val="TableText"/>
            </w:pPr>
            <w:r w:rsidRPr="00BA1179">
              <w:t>—</w:t>
            </w:r>
          </w:p>
        </w:tc>
        <w:tc>
          <w:tcPr>
            <w:tcW w:w="900" w:type="pct"/>
          </w:tcPr>
          <w:p w14:paraId="5A1B004A" w14:textId="77777777" w:rsidR="002408F0" w:rsidRDefault="00000000">
            <w:pPr>
              <w:pStyle w:val="TableText"/>
            </w:pPr>
            <w:r w:rsidRPr="00BA1179">
              <w:t>30 / 90</w:t>
            </w:r>
          </w:p>
        </w:tc>
        <w:tc>
          <w:tcPr>
            <w:tcW w:w="500" w:type="pct"/>
          </w:tcPr>
          <w:p w14:paraId="5A1B004B" w14:textId="77777777" w:rsidR="002408F0" w:rsidRDefault="00000000">
            <w:pPr>
              <w:pStyle w:val="TableText"/>
            </w:pPr>
            <w:r w:rsidRPr="00BA1179">
              <w:t>m</w:t>
            </w:r>
          </w:p>
        </w:tc>
        <w:tc>
          <w:tcPr>
            <w:tcW w:w="1700" w:type="pct"/>
          </w:tcPr>
          <w:p w14:paraId="5A1B004C" w14:textId="77777777" w:rsidR="002408F0" w:rsidRDefault="00000000">
            <w:pPr>
              <w:pStyle w:val="TableText"/>
            </w:pPr>
            <w:r w:rsidRPr="00BA1179">
              <w:t>hindcast matches satellite truth resolution</w:t>
            </w:r>
          </w:p>
        </w:tc>
      </w:tr>
      <w:tr w:rsidR="002C3951" w14:paraId="5A1B0053" w14:textId="77777777">
        <w:tc>
          <w:tcPr>
            <w:tcW w:w="1300" w:type="pct"/>
          </w:tcPr>
          <w:p w14:paraId="5A1B004E" w14:textId="77777777" w:rsidR="002408F0" w:rsidRDefault="00000000">
            <w:pPr>
              <w:pStyle w:val="TableText"/>
            </w:pPr>
            <w:r w:rsidRPr="00BA1179">
              <w:t>Simulation step (synthetic / hindcast)</w:t>
            </w:r>
          </w:p>
        </w:tc>
        <w:tc>
          <w:tcPr>
            <w:tcW w:w="600" w:type="pct"/>
          </w:tcPr>
          <w:p w14:paraId="5A1B004F" w14:textId="77777777" w:rsidR="002408F0" w:rsidRDefault="00000000">
            <w:pPr>
              <w:pStyle w:val="TableText"/>
            </w:pPr>
            <w:r w:rsidRPr="00BA1179">
              <w:t>Δt</w:t>
            </w:r>
          </w:p>
        </w:tc>
        <w:tc>
          <w:tcPr>
            <w:tcW w:w="900" w:type="pct"/>
          </w:tcPr>
          <w:p w14:paraId="5A1B0050" w14:textId="77777777" w:rsidR="002408F0" w:rsidRDefault="00000000">
            <w:pPr>
              <w:pStyle w:val="TableText"/>
            </w:pPr>
            <w:r w:rsidRPr="00BA1179">
              <w:t>2 / 30</w:t>
            </w:r>
          </w:p>
        </w:tc>
        <w:tc>
          <w:tcPr>
            <w:tcW w:w="500" w:type="pct"/>
          </w:tcPr>
          <w:p w14:paraId="5A1B0051" w14:textId="77777777" w:rsidR="002408F0" w:rsidRDefault="00000000">
            <w:pPr>
              <w:pStyle w:val="TableText"/>
            </w:pPr>
            <w:r w:rsidRPr="00BA1179">
              <w:t>min</w:t>
            </w:r>
          </w:p>
        </w:tc>
        <w:tc>
          <w:tcPr>
            <w:tcW w:w="1700" w:type="pct"/>
          </w:tcPr>
          <w:p w14:paraId="5A1B0052" w14:textId="77777777" w:rsidR="002408F0" w:rsidRDefault="00000000">
            <w:pPr>
              <w:pStyle w:val="TableText"/>
            </w:pPr>
            <w:r w:rsidRPr="00BA1179">
              <w:t>engine default / hindcast economy</w:t>
            </w:r>
          </w:p>
        </w:tc>
      </w:tr>
      <w:tr w:rsidR="002C3951" w14:paraId="5A1B0059" w14:textId="77777777">
        <w:tc>
          <w:tcPr>
            <w:tcW w:w="1300" w:type="pct"/>
          </w:tcPr>
          <w:p w14:paraId="5A1B0054" w14:textId="77777777" w:rsidR="002408F0" w:rsidRDefault="00000000">
            <w:pPr>
              <w:pStyle w:val="TableText"/>
            </w:pPr>
            <w:r w:rsidRPr="00BA1179">
              <w:lastRenderedPageBreak/>
              <w:t>Decision cycle</w:t>
            </w:r>
          </w:p>
        </w:tc>
        <w:tc>
          <w:tcPr>
            <w:tcW w:w="600" w:type="pct"/>
          </w:tcPr>
          <w:p w14:paraId="5A1B0055" w14:textId="77777777" w:rsidR="002408F0" w:rsidRDefault="00000000">
            <w:pPr>
              <w:pStyle w:val="TableText"/>
            </w:pPr>
            <w:r w:rsidRPr="00BA1179">
              <w:t>—</w:t>
            </w:r>
          </w:p>
        </w:tc>
        <w:tc>
          <w:tcPr>
            <w:tcW w:w="900" w:type="pct"/>
          </w:tcPr>
          <w:p w14:paraId="5A1B0056" w14:textId="77777777" w:rsidR="002408F0" w:rsidRDefault="00000000">
            <w:pPr>
              <w:pStyle w:val="TableText"/>
            </w:pPr>
            <w:r w:rsidRPr="00BA1179">
              <w:t>1–8 (default 1)</w:t>
            </w:r>
          </w:p>
        </w:tc>
        <w:tc>
          <w:tcPr>
            <w:tcW w:w="500" w:type="pct"/>
          </w:tcPr>
          <w:p w14:paraId="5A1B0057" w14:textId="77777777" w:rsidR="002408F0" w:rsidRDefault="00000000">
            <w:pPr>
              <w:pStyle w:val="TableText"/>
            </w:pPr>
            <w:r w:rsidRPr="00BA1179">
              <w:t>min</w:t>
            </w:r>
          </w:p>
        </w:tc>
        <w:tc>
          <w:tcPr>
            <w:tcW w:w="1700" w:type="pct"/>
          </w:tcPr>
          <w:p w14:paraId="5A1B0058" w14:textId="77777777" w:rsidR="002408F0" w:rsidRDefault="00000000">
            <w:pPr>
              <w:pStyle w:val="TableText"/>
            </w:pPr>
            <w:r w:rsidRPr="00BA1179">
              <w:t>sensitivity-swept, Section 5.6</w:t>
            </w:r>
          </w:p>
        </w:tc>
      </w:tr>
      <w:tr w:rsidR="002C3951" w14:paraId="5A1B005F" w14:textId="77777777">
        <w:tc>
          <w:tcPr>
            <w:tcW w:w="1300" w:type="pct"/>
          </w:tcPr>
          <w:p w14:paraId="5A1B005A" w14:textId="77777777" w:rsidR="002408F0" w:rsidRDefault="00000000">
            <w:pPr>
              <w:pStyle w:val="TableText"/>
            </w:pPr>
            <w:r w:rsidRPr="00BA1179">
              <w:t>Satisficing bound</w:t>
            </w:r>
          </w:p>
        </w:tc>
        <w:tc>
          <w:tcPr>
            <w:tcW w:w="600" w:type="pct"/>
          </w:tcPr>
          <w:p w14:paraId="5A1B005B" w14:textId="77777777" w:rsidR="002408F0" w:rsidRDefault="00000000">
            <w:pPr>
              <w:pStyle w:val="TableText"/>
            </w:pPr>
            <w:r w:rsidRPr="00BA1179">
              <w:t>J_TH</w:t>
            </w:r>
          </w:p>
        </w:tc>
        <w:tc>
          <w:tcPr>
            <w:tcW w:w="900" w:type="pct"/>
          </w:tcPr>
          <w:p w14:paraId="5A1B005C" w14:textId="77777777" w:rsidR="002408F0" w:rsidRDefault="00000000">
            <w:pPr>
              <w:pStyle w:val="TableText"/>
            </w:pPr>
            <w:r w:rsidRPr="00BA1179">
              <w:t>0.35</w:t>
            </w:r>
          </w:p>
        </w:tc>
        <w:tc>
          <w:tcPr>
            <w:tcW w:w="500" w:type="pct"/>
          </w:tcPr>
          <w:p w14:paraId="5A1B005D" w14:textId="77777777" w:rsidR="002408F0" w:rsidRDefault="00000000">
            <w:pPr>
              <w:pStyle w:val="TableText"/>
            </w:pPr>
            <w:r w:rsidRPr="00BA1179">
              <w:t>—</w:t>
            </w:r>
          </w:p>
        </w:tc>
        <w:tc>
          <w:tcPr>
            <w:tcW w:w="1700" w:type="pct"/>
          </w:tcPr>
          <w:p w14:paraId="5A1B005E" w14:textId="77777777" w:rsidR="002408F0" w:rsidRDefault="00000000">
            <w:pPr>
              <w:pStyle w:val="TableText"/>
            </w:pPr>
            <w:r w:rsidRPr="00BA1179">
              <w:t>Chapter 4</w:t>
            </w:r>
          </w:p>
        </w:tc>
      </w:tr>
      <w:tr w:rsidR="002C3951" w14:paraId="5A1B0065" w14:textId="77777777">
        <w:tc>
          <w:tcPr>
            <w:tcW w:w="1300" w:type="pct"/>
          </w:tcPr>
          <w:p w14:paraId="5A1B0060" w14:textId="77777777" w:rsidR="002408F0" w:rsidRDefault="00000000">
            <w:pPr>
              <w:pStyle w:val="TableText"/>
            </w:pPr>
            <w:r w:rsidRPr="00BA1179">
              <w:t>Relative satisficing margin</w:t>
            </w:r>
          </w:p>
        </w:tc>
        <w:tc>
          <w:tcPr>
            <w:tcW w:w="600" w:type="pct"/>
          </w:tcPr>
          <w:p w14:paraId="5A1B0061" w14:textId="77777777" w:rsidR="002408F0" w:rsidRDefault="00000000">
            <w:pPr>
              <w:pStyle w:val="TableText"/>
            </w:pPr>
            <w:r w:rsidRPr="00BA1179">
              <w:t>δ_gain</w:t>
            </w:r>
          </w:p>
        </w:tc>
        <w:tc>
          <w:tcPr>
            <w:tcW w:w="900" w:type="pct"/>
          </w:tcPr>
          <w:p w14:paraId="5A1B0062" w14:textId="77777777" w:rsidR="002408F0" w:rsidRDefault="00000000">
            <w:pPr>
              <w:pStyle w:val="TableText"/>
            </w:pPr>
            <w:r w:rsidRPr="00BA1179">
              <w:t>0.05</w:t>
            </w:r>
          </w:p>
        </w:tc>
        <w:tc>
          <w:tcPr>
            <w:tcW w:w="500" w:type="pct"/>
          </w:tcPr>
          <w:p w14:paraId="5A1B0063" w14:textId="77777777" w:rsidR="002408F0" w:rsidRDefault="00000000">
            <w:pPr>
              <w:pStyle w:val="TableText"/>
            </w:pPr>
            <w:r w:rsidRPr="00BA1179">
              <w:t>—</w:t>
            </w:r>
          </w:p>
        </w:tc>
        <w:tc>
          <w:tcPr>
            <w:tcW w:w="1700" w:type="pct"/>
          </w:tcPr>
          <w:p w14:paraId="5A1B0064" w14:textId="77777777" w:rsidR="002408F0" w:rsidRDefault="00000000">
            <w:pPr>
              <w:pStyle w:val="TableText"/>
            </w:pPr>
            <w:r w:rsidRPr="00BA1179">
              <w:t>Chapter 4</w:t>
            </w:r>
          </w:p>
        </w:tc>
      </w:tr>
      <w:tr w:rsidR="002C3951" w14:paraId="5A1B006B" w14:textId="77777777">
        <w:tc>
          <w:tcPr>
            <w:tcW w:w="1300" w:type="pct"/>
          </w:tcPr>
          <w:p w14:paraId="5A1B0066" w14:textId="77777777" w:rsidR="002408F0" w:rsidRDefault="00000000">
            <w:pPr>
              <w:pStyle w:val="TableText"/>
            </w:pPr>
            <w:r w:rsidRPr="00BA1179">
              <w:t>Quality gate</w:t>
            </w:r>
          </w:p>
        </w:tc>
        <w:tc>
          <w:tcPr>
            <w:tcW w:w="600" w:type="pct"/>
          </w:tcPr>
          <w:p w14:paraId="5A1B0067" w14:textId="77777777" w:rsidR="002408F0" w:rsidRDefault="00000000">
            <w:pPr>
              <w:pStyle w:val="TableText"/>
            </w:pPr>
            <w:r w:rsidRPr="00BA1179">
              <w:t>η</w:t>
            </w:r>
          </w:p>
        </w:tc>
        <w:tc>
          <w:tcPr>
            <w:tcW w:w="900" w:type="pct"/>
          </w:tcPr>
          <w:p w14:paraId="5A1B0068" w14:textId="77777777" w:rsidR="002408F0" w:rsidRDefault="00000000">
            <w:pPr>
              <w:pStyle w:val="TableText"/>
            </w:pPr>
            <w:r w:rsidRPr="00BA1179">
              <w:t>0.60</w:t>
            </w:r>
          </w:p>
        </w:tc>
        <w:tc>
          <w:tcPr>
            <w:tcW w:w="500" w:type="pct"/>
          </w:tcPr>
          <w:p w14:paraId="5A1B0069" w14:textId="77777777" w:rsidR="002408F0" w:rsidRDefault="00000000">
            <w:pPr>
              <w:pStyle w:val="TableText"/>
            </w:pPr>
            <w:r w:rsidRPr="00BA1179">
              <w:t>—</w:t>
            </w:r>
          </w:p>
        </w:tc>
        <w:tc>
          <w:tcPr>
            <w:tcW w:w="1700" w:type="pct"/>
          </w:tcPr>
          <w:p w14:paraId="5A1B006A" w14:textId="77777777" w:rsidR="002408F0" w:rsidRDefault="00000000">
            <w:pPr>
              <w:pStyle w:val="TableText"/>
            </w:pPr>
            <w:r w:rsidRPr="00BA1179">
              <w:t>Chapter 4</w:t>
            </w:r>
          </w:p>
        </w:tc>
      </w:tr>
      <w:tr w:rsidR="002C3951" w14:paraId="5A1B0071" w14:textId="77777777">
        <w:tc>
          <w:tcPr>
            <w:tcW w:w="1300" w:type="pct"/>
          </w:tcPr>
          <w:p w14:paraId="5A1B006C" w14:textId="77777777" w:rsidR="002408F0" w:rsidRDefault="00000000">
            <w:pPr>
              <w:pStyle w:val="TableText"/>
            </w:pPr>
            <w:r w:rsidRPr="00BA1179">
              <w:t>Persistence decay</w:t>
            </w:r>
          </w:p>
        </w:tc>
        <w:tc>
          <w:tcPr>
            <w:tcW w:w="600" w:type="pct"/>
          </w:tcPr>
          <w:p w14:paraId="5A1B006D" w14:textId="77777777" w:rsidR="002408F0" w:rsidRDefault="00000000">
            <w:pPr>
              <w:pStyle w:val="TableText"/>
            </w:pPr>
            <w:r w:rsidRPr="00BA1179">
              <w:t>ρ</w:t>
            </w:r>
          </w:p>
        </w:tc>
        <w:tc>
          <w:tcPr>
            <w:tcW w:w="900" w:type="pct"/>
          </w:tcPr>
          <w:p w14:paraId="5A1B006E" w14:textId="77777777" w:rsidR="002408F0" w:rsidRDefault="00000000">
            <w:pPr>
              <w:pStyle w:val="TableText"/>
            </w:pPr>
            <w:r w:rsidRPr="00BA1179">
              <w:t>0.90</w:t>
            </w:r>
          </w:p>
        </w:tc>
        <w:tc>
          <w:tcPr>
            <w:tcW w:w="500" w:type="pct"/>
          </w:tcPr>
          <w:p w14:paraId="5A1B006F" w14:textId="77777777" w:rsidR="002408F0" w:rsidRDefault="00000000">
            <w:pPr>
              <w:pStyle w:val="TableText"/>
            </w:pPr>
            <w:r w:rsidRPr="00BA1179">
              <w:t>—</w:t>
            </w:r>
          </w:p>
        </w:tc>
        <w:tc>
          <w:tcPr>
            <w:tcW w:w="1700" w:type="pct"/>
          </w:tcPr>
          <w:p w14:paraId="5A1B0070" w14:textId="77777777" w:rsidR="002408F0" w:rsidRDefault="00000000">
            <w:pPr>
              <w:pStyle w:val="TableText"/>
            </w:pPr>
            <w:r w:rsidRPr="00BA1179">
              <w:t>Chapter 4, Layer 3</w:t>
            </w:r>
          </w:p>
        </w:tc>
      </w:tr>
      <w:tr w:rsidR="002C3951" w14:paraId="5A1B0077" w14:textId="77777777">
        <w:tc>
          <w:tcPr>
            <w:tcW w:w="1300" w:type="pct"/>
          </w:tcPr>
          <w:p w14:paraId="5A1B0072" w14:textId="77777777" w:rsidR="002408F0" w:rsidRDefault="00000000">
            <w:pPr>
              <w:pStyle w:val="TableText"/>
            </w:pPr>
            <w:r w:rsidRPr="00BA1179">
              <w:t>Coverage / gap threshold</w:t>
            </w:r>
          </w:p>
        </w:tc>
        <w:tc>
          <w:tcPr>
            <w:tcW w:w="600" w:type="pct"/>
          </w:tcPr>
          <w:p w14:paraId="5A1B0073" w14:textId="77777777" w:rsidR="002408F0" w:rsidRDefault="00000000">
            <w:pPr>
              <w:pStyle w:val="TableText"/>
            </w:pPr>
            <w:r w:rsidRPr="00BA1179">
              <w:t>—</w:t>
            </w:r>
          </w:p>
        </w:tc>
        <w:tc>
          <w:tcPr>
            <w:tcW w:w="900" w:type="pct"/>
          </w:tcPr>
          <w:p w14:paraId="5A1B0074" w14:textId="77777777" w:rsidR="002408F0" w:rsidRDefault="00000000">
            <w:pPr>
              <w:pStyle w:val="TableText"/>
            </w:pPr>
            <w:r w:rsidRPr="00BA1179">
              <w:t>0.45</w:t>
            </w:r>
          </w:p>
        </w:tc>
        <w:tc>
          <w:tcPr>
            <w:tcW w:w="500" w:type="pct"/>
          </w:tcPr>
          <w:p w14:paraId="5A1B0075" w14:textId="77777777" w:rsidR="002408F0" w:rsidRDefault="00000000">
            <w:pPr>
              <w:pStyle w:val="TableText"/>
            </w:pPr>
            <w:r w:rsidRPr="00BA1179">
              <w:t>—</w:t>
            </w:r>
          </w:p>
        </w:tc>
        <w:tc>
          <w:tcPr>
            <w:tcW w:w="1700" w:type="pct"/>
          </w:tcPr>
          <w:p w14:paraId="5A1B0076" w14:textId="77777777" w:rsidR="002408F0" w:rsidRDefault="00000000">
            <w:pPr>
              <w:pStyle w:val="TableText"/>
            </w:pPr>
            <w:r w:rsidRPr="00BA1179">
              <w:t>Chapter 4, adaptation trigger</w:t>
            </w:r>
          </w:p>
        </w:tc>
      </w:tr>
      <w:tr w:rsidR="002C3951" w14:paraId="5A1B007D" w14:textId="77777777">
        <w:tc>
          <w:tcPr>
            <w:tcW w:w="1300" w:type="pct"/>
          </w:tcPr>
          <w:p w14:paraId="5A1B0078" w14:textId="77777777" w:rsidR="002408F0" w:rsidRDefault="00000000">
            <w:pPr>
              <w:pStyle w:val="TableText"/>
            </w:pPr>
            <w:r w:rsidRPr="00BA1179">
              <w:t>Coverage floor</w:t>
            </w:r>
          </w:p>
        </w:tc>
        <w:tc>
          <w:tcPr>
            <w:tcW w:w="600" w:type="pct"/>
          </w:tcPr>
          <w:p w14:paraId="5A1B0079" w14:textId="77777777" w:rsidR="002408F0" w:rsidRDefault="00000000">
            <w:pPr>
              <w:pStyle w:val="TableText"/>
            </w:pPr>
            <w:r w:rsidRPr="00BA1179">
              <w:t>α_min</w:t>
            </w:r>
          </w:p>
        </w:tc>
        <w:tc>
          <w:tcPr>
            <w:tcW w:w="900" w:type="pct"/>
          </w:tcPr>
          <w:p w14:paraId="5A1B007A" w14:textId="77777777" w:rsidR="002408F0" w:rsidRDefault="00000000">
            <w:pPr>
              <w:pStyle w:val="TableText"/>
            </w:pPr>
            <w:r w:rsidRPr="00BA1179">
              <w:t>0.05</w:t>
            </w:r>
          </w:p>
        </w:tc>
        <w:tc>
          <w:tcPr>
            <w:tcW w:w="500" w:type="pct"/>
          </w:tcPr>
          <w:p w14:paraId="5A1B007B" w14:textId="77777777" w:rsidR="002408F0" w:rsidRDefault="00000000">
            <w:pPr>
              <w:pStyle w:val="TableText"/>
            </w:pPr>
            <w:r w:rsidRPr="00BA1179">
              <w:t>—</w:t>
            </w:r>
          </w:p>
        </w:tc>
        <w:tc>
          <w:tcPr>
            <w:tcW w:w="1700" w:type="pct"/>
          </w:tcPr>
          <w:p w14:paraId="5A1B007C" w14:textId="77777777" w:rsidR="002408F0" w:rsidRDefault="00000000">
            <w:pPr>
              <w:pStyle w:val="TableText"/>
            </w:pPr>
            <w:r w:rsidRPr="00BA1179">
              <w:t>Appendix E</w:t>
            </w:r>
          </w:p>
        </w:tc>
      </w:tr>
      <w:tr w:rsidR="002C3951" w14:paraId="5A1B0083" w14:textId="77777777">
        <w:tc>
          <w:tcPr>
            <w:tcW w:w="1300" w:type="pct"/>
          </w:tcPr>
          <w:p w14:paraId="5A1B007E" w14:textId="77777777" w:rsidR="002408F0" w:rsidRDefault="00000000">
            <w:pPr>
              <w:pStyle w:val="TableText"/>
            </w:pPr>
            <w:r w:rsidRPr="00BA1179">
              <w:t>Adaptation cooldown</w:t>
            </w:r>
          </w:p>
        </w:tc>
        <w:tc>
          <w:tcPr>
            <w:tcW w:w="600" w:type="pct"/>
          </w:tcPr>
          <w:p w14:paraId="5A1B007F" w14:textId="77777777" w:rsidR="002408F0" w:rsidRDefault="00000000">
            <w:pPr>
              <w:pStyle w:val="TableText"/>
            </w:pPr>
            <w:r w:rsidRPr="00BA1179">
              <w:t>—</w:t>
            </w:r>
          </w:p>
        </w:tc>
        <w:tc>
          <w:tcPr>
            <w:tcW w:w="900" w:type="pct"/>
          </w:tcPr>
          <w:p w14:paraId="5A1B0080" w14:textId="77777777" w:rsidR="002408F0" w:rsidRDefault="00000000">
            <w:pPr>
              <w:pStyle w:val="TableText"/>
            </w:pPr>
            <w:r w:rsidRPr="00BA1179">
              <w:t>10</w:t>
            </w:r>
          </w:p>
        </w:tc>
        <w:tc>
          <w:tcPr>
            <w:tcW w:w="500" w:type="pct"/>
          </w:tcPr>
          <w:p w14:paraId="5A1B0081" w14:textId="77777777" w:rsidR="002408F0" w:rsidRDefault="00000000">
            <w:pPr>
              <w:pStyle w:val="TableText"/>
            </w:pPr>
            <w:r w:rsidRPr="00BA1179">
              <w:t>min</w:t>
            </w:r>
          </w:p>
        </w:tc>
        <w:tc>
          <w:tcPr>
            <w:tcW w:w="1700" w:type="pct"/>
          </w:tcPr>
          <w:p w14:paraId="5A1B0082" w14:textId="77777777" w:rsidR="002408F0" w:rsidRDefault="00000000">
            <w:pPr>
              <w:pStyle w:val="TableText"/>
            </w:pPr>
            <w:r w:rsidRPr="00BA1179">
              <w:t>Chapter 4</w:t>
            </w:r>
          </w:p>
        </w:tc>
      </w:tr>
      <w:tr w:rsidR="002C3951" w14:paraId="5A1B0089" w14:textId="77777777">
        <w:tc>
          <w:tcPr>
            <w:tcW w:w="1300" w:type="pct"/>
          </w:tcPr>
          <w:p w14:paraId="5A1B0084" w14:textId="77777777" w:rsidR="002408F0" w:rsidRDefault="00000000">
            <w:pPr>
              <w:pStyle w:val="TableText"/>
            </w:pPr>
            <w:r w:rsidRPr="00BA1179">
              <w:t>Trial basis (shadow forecast)</w:t>
            </w:r>
          </w:p>
        </w:tc>
        <w:tc>
          <w:tcPr>
            <w:tcW w:w="600" w:type="pct"/>
          </w:tcPr>
          <w:p w14:paraId="5A1B0085" w14:textId="77777777" w:rsidR="002408F0" w:rsidRDefault="00000000">
            <w:pPr>
              <w:pStyle w:val="TableText"/>
            </w:pPr>
            <w:r w:rsidRPr="00BA1179">
              <w:t>—</w:t>
            </w:r>
          </w:p>
        </w:tc>
        <w:tc>
          <w:tcPr>
            <w:tcW w:w="900" w:type="pct"/>
          </w:tcPr>
          <w:p w14:paraId="5A1B0086" w14:textId="77777777" w:rsidR="002408F0" w:rsidRDefault="00000000">
            <w:pPr>
              <w:pStyle w:val="TableText"/>
            </w:pPr>
            <w:r w:rsidRPr="00BA1179">
              <w:t>≥ 45</w:t>
            </w:r>
          </w:p>
        </w:tc>
        <w:tc>
          <w:tcPr>
            <w:tcW w:w="500" w:type="pct"/>
          </w:tcPr>
          <w:p w14:paraId="5A1B0087" w14:textId="77777777" w:rsidR="002408F0" w:rsidRDefault="00000000">
            <w:pPr>
              <w:pStyle w:val="TableText"/>
            </w:pPr>
            <w:r w:rsidRPr="00BA1179">
              <w:t>min</w:t>
            </w:r>
          </w:p>
        </w:tc>
        <w:tc>
          <w:tcPr>
            <w:tcW w:w="1700" w:type="pct"/>
          </w:tcPr>
          <w:p w14:paraId="5A1B0088" w14:textId="77777777" w:rsidR="002408F0" w:rsidRDefault="00000000">
            <w:pPr>
              <w:pStyle w:val="TableText"/>
            </w:pPr>
            <w:r w:rsidRPr="00BA1179">
              <w:t>Chapter 4, physical-cost basis</w:t>
            </w:r>
          </w:p>
        </w:tc>
      </w:tr>
      <w:tr w:rsidR="002C3951" w14:paraId="5A1B008F" w14:textId="77777777">
        <w:tc>
          <w:tcPr>
            <w:tcW w:w="1300" w:type="pct"/>
          </w:tcPr>
          <w:p w14:paraId="5A1B008A" w14:textId="77777777" w:rsidR="002408F0" w:rsidRDefault="00000000">
            <w:pPr>
              <w:pStyle w:val="TableText"/>
            </w:pPr>
            <w:r w:rsidRPr="00BA1179">
              <w:t>RL exploration / learning rate</w:t>
            </w:r>
          </w:p>
        </w:tc>
        <w:tc>
          <w:tcPr>
            <w:tcW w:w="600" w:type="pct"/>
          </w:tcPr>
          <w:p w14:paraId="5A1B008B" w14:textId="77777777" w:rsidR="002408F0" w:rsidRDefault="00000000">
            <w:pPr>
              <w:pStyle w:val="TableText"/>
            </w:pPr>
            <w:r w:rsidRPr="00BA1179">
              <w:t>ε / —</w:t>
            </w:r>
          </w:p>
        </w:tc>
        <w:tc>
          <w:tcPr>
            <w:tcW w:w="900" w:type="pct"/>
          </w:tcPr>
          <w:p w14:paraId="5A1B008C" w14:textId="77777777" w:rsidR="002408F0" w:rsidRDefault="00000000">
            <w:pPr>
              <w:pStyle w:val="TableText"/>
            </w:pPr>
            <w:r w:rsidRPr="00BA1179">
              <w:t>0.10 / 0.05</w:t>
            </w:r>
          </w:p>
        </w:tc>
        <w:tc>
          <w:tcPr>
            <w:tcW w:w="500" w:type="pct"/>
          </w:tcPr>
          <w:p w14:paraId="5A1B008D" w14:textId="77777777" w:rsidR="002408F0" w:rsidRDefault="00000000">
            <w:pPr>
              <w:pStyle w:val="TableText"/>
            </w:pPr>
            <w:r w:rsidRPr="00BA1179">
              <w:t>—</w:t>
            </w:r>
          </w:p>
        </w:tc>
        <w:tc>
          <w:tcPr>
            <w:tcW w:w="1700" w:type="pct"/>
          </w:tcPr>
          <w:p w14:paraId="5A1B008E" w14:textId="77777777" w:rsidR="002408F0" w:rsidRDefault="00000000">
            <w:pPr>
              <w:pStyle w:val="TableText"/>
            </w:pPr>
            <w:r w:rsidRPr="00BA1179">
              <w:t>Chapter 4, stage selector</w:t>
            </w:r>
          </w:p>
        </w:tc>
      </w:tr>
      <w:tr w:rsidR="002C3951" w14:paraId="5A1B0095" w14:textId="77777777">
        <w:tc>
          <w:tcPr>
            <w:tcW w:w="1300" w:type="pct"/>
          </w:tcPr>
          <w:p w14:paraId="5A1B0090" w14:textId="77777777" w:rsidR="002408F0" w:rsidRDefault="00000000">
            <w:pPr>
              <w:pStyle w:val="TableText"/>
            </w:pPr>
            <w:r w:rsidRPr="00BA1179">
              <w:t>Package gates</w:t>
            </w:r>
          </w:p>
        </w:tc>
        <w:tc>
          <w:tcPr>
            <w:tcW w:w="600" w:type="pct"/>
          </w:tcPr>
          <w:p w14:paraId="5A1B0091" w14:textId="77777777" w:rsidR="002408F0" w:rsidRDefault="00000000">
            <w:pPr>
              <w:pStyle w:val="TableText"/>
            </w:pPr>
            <w:r w:rsidRPr="00BA1179">
              <w:t>—</w:t>
            </w:r>
          </w:p>
        </w:tc>
        <w:tc>
          <w:tcPr>
            <w:tcW w:w="900" w:type="pct"/>
          </w:tcPr>
          <w:p w14:paraId="5A1B0092" w14:textId="77777777" w:rsidR="002408F0" w:rsidRDefault="00000000">
            <w:pPr>
              <w:pStyle w:val="TableText"/>
            </w:pPr>
            <w:r w:rsidRPr="00BA1179">
              <w:t>cos &lt; 0.95; δ_v</w:t>
            </w:r>
          </w:p>
        </w:tc>
        <w:tc>
          <w:tcPr>
            <w:tcW w:w="500" w:type="pct"/>
          </w:tcPr>
          <w:p w14:paraId="5A1B0093" w14:textId="77777777" w:rsidR="002408F0" w:rsidRDefault="00000000">
            <w:pPr>
              <w:pStyle w:val="TableText"/>
            </w:pPr>
            <w:r w:rsidRPr="00BA1179">
              <w:t>—</w:t>
            </w:r>
          </w:p>
        </w:tc>
        <w:tc>
          <w:tcPr>
            <w:tcW w:w="1700" w:type="pct"/>
          </w:tcPr>
          <w:p w14:paraId="5A1B0094" w14:textId="77777777" w:rsidR="002408F0" w:rsidRDefault="00000000">
            <w:pPr>
              <w:pStyle w:val="TableText"/>
            </w:pPr>
            <w:r w:rsidRPr="00BA1179">
              <w:t>Chapter 4, G2b / G5</w:t>
            </w:r>
          </w:p>
        </w:tc>
      </w:tr>
      <w:tr w:rsidR="002C3951" w14:paraId="5A1B009B" w14:textId="77777777">
        <w:tc>
          <w:tcPr>
            <w:tcW w:w="1300" w:type="pct"/>
          </w:tcPr>
          <w:p w14:paraId="5A1B0096" w14:textId="77777777" w:rsidR="002408F0" w:rsidRDefault="00000000">
            <w:pPr>
              <w:pStyle w:val="TableText"/>
            </w:pPr>
            <w:r w:rsidRPr="00BA1179">
              <w:t>Seed profiles</w:t>
            </w:r>
          </w:p>
        </w:tc>
        <w:tc>
          <w:tcPr>
            <w:tcW w:w="600" w:type="pct"/>
          </w:tcPr>
          <w:p w14:paraId="5A1B0097" w14:textId="77777777" w:rsidR="002408F0" w:rsidRDefault="00000000">
            <w:pPr>
              <w:pStyle w:val="TableText"/>
            </w:pPr>
            <w:r w:rsidRPr="00BA1179">
              <w:t>—</w:t>
            </w:r>
          </w:p>
        </w:tc>
        <w:tc>
          <w:tcPr>
            <w:tcW w:w="900" w:type="pct"/>
          </w:tcPr>
          <w:p w14:paraId="5A1B0098" w14:textId="77777777" w:rsidR="002408F0" w:rsidRDefault="00000000">
            <w:pPr>
              <w:pStyle w:val="TableText"/>
            </w:pPr>
            <w:r w:rsidRPr="00BA1179">
              <w:t>full 40 / core 22 / minimal 5</w:t>
            </w:r>
          </w:p>
        </w:tc>
        <w:tc>
          <w:tcPr>
            <w:tcW w:w="500" w:type="pct"/>
          </w:tcPr>
          <w:p w14:paraId="5A1B0099" w14:textId="77777777" w:rsidR="002408F0" w:rsidRDefault="00000000">
            <w:pPr>
              <w:pStyle w:val="TableText"/>
            </w:pPr>
            <w:r w:rsidRPr="00BA1179">
              <w:t>rules</w:t>
            </w:r>
          </w:p>
        </w:tc>
        <w:tc>
          <w:tcPr>
            <w:tcW w:w="1700" w:type="pct"/>
          </w:tcPr>
          <w:p w14:paraId="5A1B009A" w14:textId="77777777" w:rsidR="002408F0" w:rsidRDefault="00000000">
            <w:pPr>
              <w:pStyle w:val="TableText"/>
            </w:pPr>
            <w:r w:rsidRPr="00BA1179">
              <w:t>Appendix E</w:t>
            </w:r>
          </w:p>
        </w:tc>
      </w:tr>
      <w:tr w:rsidR="002C3951" w14:paraId="5A1B00A1" w14:textId="77777777">
        <w:tc>
          <w:tcPr>
            <w:tcW w:w="1300" w:type="pct"/>
          </w:tcPr>
          <w:p w14:paraId="5A1B009C" w14:textId="77777777" w:rsidR="002408F0" w:rsidRDefault="00000000">
            <w:pPr>
              <w:pStyle w:val="TableText"/>
            </w:pPr>
            <w:r w:rsidRPr="00BA1179">
              <w:t>Monte Carlo runs per condition</w:t>
            </w:r>
          </w:p>
        </w:tc>
        <w:tc>
          <w:tcPr>
            <w:tcW w:w="600" w:type="pct"/>
          </w:tcPr>
          <w:p w14:paraId="5A1B009D" w14:textId="77777777" w:rsidR="002408F0" w:rsidRDefault="00000000">
            <w:pPr>
              <w:pStyle w:val="TableText"/>
            </w:pPr>
            <w:r w:rsidRPr="00BA1179">
              <w:t>N</w:t>
            </w:r>
          </w:p>
        </w:tc>
        <w:tc>
          <w:tcPr>
            <w:tcW w:w="900" w:type="pct"/>
          </w:tcPr>
          <w:p w14:paraId="5A1B009E" w14:textId="77777777" w:rsidR="002408F0" w:rsidRDefault="00000000">
            <w:pPr>
              <w:pStyle w:val="TableText"/>
            </w:pPr>
            <w:r w:rsidRPr="00BA1179">
              <w:t>⟨TBD⟩</w:t>
            </w:r>
          </w:p>
        </w:tc>
        <w:tc>
          <w:tcPr>
            <w:tcW w:w="500" w:type="pct"/>
          </w:tcPr>
          <w:p w14:paraId="5A1B009F" w14:textId="77777777" w:rsidR="002408F0" w:rsidRDefault="00000000">
            <w:pPr>
              <w:pStyle w:val="TableText"/>
            </w:pPr>
            <w:r w:rsidRPr="00BA1179">
              <w:t>runs</w:t>
            </w:r>
          </w:p>
        </w:tc>
        <w:tc>
          <w:tcPr>
            <w:tcW w:w="1700" w:type="pct"/>
          </w:tcPr>
          <w:p w14:paraId="5A1B00A0" w14:textId="77777777" w:rsidR="002408F0" w:rsidRDefault="00000000">
            <w:pPr>
              <w:pStyle w:val="TableText"/>
            </w:pPr>
            <w:r w:rsidRPr="00BA1179">
              <w:t>⟨set by compute budget; target N ≥ 30 paired seeds⟩</w:t>
            </w:r>
          </w:p>
        </w:tc>
      </w:tr>
      <w:tr w:rsidR="002C3951" w14:paraId="5A1B00A7" w14:textId="77777777">
        <w:tc>
          <w:tcPr>
            <w:tcW w:w="1300" w:type="pct"/>
          </w:tcPr>
          <w:p w14:paraId="5A1B00A2" w14:textId="77777777" w:rsidR="002408F0" w:rsidRDefault="00000000">
            <w:pPr>
              <w:pStyle w:val="TableText"/>
            </w:pPr>
            <w:r w:rsidRPr="00BA1179">
              <w:t>Random seed policy</w:t>
            </w:r>
          </w:p>
        </w:tc>
        <w:tc>
          <w:tcPr>
            <w:tcW w:w="600" w:type="pct"/>
          </w:tcPr>
          <w:p w14:paraId="5A1B00A3" w14:textId="77777777" w:rsidR="002408F0" w:rsidRDefault="00000000">
            <w:pPr>
              <w:pStyle w:val="TableText"/>
            </w:pPr>
            <w:r w:rsidRPr="00BA1179">
              <w:t>—</w:t>
            </w:r>
          </w:p>
        </w:tc>
        <w:tc>
          <w:tcPr>
            <w:tcW w:w="900" w:type="pct"/>
          </w:tcPr>
          <w:p w14:paraId="5A1B00A4" w14:textId="77777777" w:rsidR="002408F0" w:rsidRDefault="00000000">
            <w:pPr>
              <w:pStyle w:val="TableText"/>
            </w:pPr>
            <w:r w:rsidRPr="00BA1179">
              <w:t>⟨TBD⟩</w:t>
            </w:r>
          </w:p>
        </w:tc>
        <w:tc>
          <w:tcPr>
            <w:tcW w:w="500" w:type="pct"/>
          </w:tcPr>
          <w:p w14:paraId="5A1B00A5" w14:textId="77777777" w:rsidR="002408F0" w:rsidRDefault="00000000">
            <w:pPr>
              <w:pStyle w:val="TableText"/>
            </w:pPr>
            <w:r w:rsidRPr="00BA1179">
              <w:t>—</w:t>
            </w:r>
          </w:p>
        </w:tc>
        <w:tc>
          <w:tcPr>
            <w:tcW w:w="1700" w:type="pct"/>
          </w:tcPr>
          <w:p w14:paraId="5A1B00A6" w14:textId="77777777" w:rsidR="002408F0" w:rsidRDefault="00000000">
            <w:pPr>
              <w:pStyle w:val="TableText"/>
            </w:pPr>
            <w:r w:rsidRPr="00BA1179">
              <w:t>⟨paired seeds across arms; list recorded in log⟩</w:t>
            </w:r>
          </w:p>
        </w:tc>
      </w:tr>
      <w:tr w:rsidR="002C3951" w14:paraId="5A1B00AD" w14:textId="77777777">
        <w:tc>
          <w:tcPr>
            <w:tcW w:w="1300" w:type="pct"/>
          </w:tcPr>
          <w:p w14:paraId="5A1B00A8" w14:textId="77777777" w:rsidR="002408F0" w:rsidRDefault="00000000">
            <w:pPr>
              <w:pStyle w:val="TableText"/>
            </w:pPr>
            <w:r w:rsidRPr="00BA1179">
              <w:t>Hardware / wall time per run</w:t>
            </w:r>
          </w:p>
        </w:tc>
        <w:tc>
          <w:tcPr>
            <w:tcW w:w="600" w:type="pct"/>
          </w:tcPr>
          <w:p w14:paraId="5A1B00A9" w14:textId="77777777" w:rsidR="002408F0" w:rsidRDefault="00000000">
            <w:pPr>
              <w:pStyle w:val="TableText"/>
            </w:pPr>
            <w:r w:rsidRPr="00BA1179">
              <w:t>—</w:t>
            </w:r>
          </w:p>
        </w:tc>
        <w:tc>
          <w:tcPr>
            <w:tcW w:w="900" w:type="pct"/>
          </w:tcPr>
          <w:p w14:paraId="5A1B00AA" w14:textId="77777777" w:rsidR="002408F0" w:rsidRDefault="00000000">
            <w:pPr>
              <w:pStyle w:val="TableText"/>
            </w:pPr>
            <w:r w:rsidRPr="00BA1179">
              <w:t>⟨TBD⟩</w:t>
            </w:r>
          </w:p>
        </w:tc>
        <w:tc>
          <w:tcPr>
            <w:tcW w:w="500" w:type="pct"/>
          </w:tcPr>
          <w:p w14:paraId="5A1B00AB" w14:textId="77777777" w:rsidR="002408F0" w:rsidRDefault="00000000">
            <w:pPr>
              <w:pStyle w:val="TableText"/>
            </w:pPr>
            <w:r w:rsidRPr="00BA1179">
              <w:t>—</w:t>
            </w:r>
          </w:p>
        </w:tc>
        <w:tc>
          <w:tcPr>
            <w:tcW w:w="1700" w:type="pct"/>
          </w:tcPr>
          <w:p w14:paraId="5A1B00AC" w14:textId="77777777" w:rsidR="002408F0" w:rsidRDefault="00000000">
            <w:pPr>
              <w:pStyle w:val="TableText"/>
            </w:pPr>
            <w:r w:rsidRPr="00BA1179">
              <w:t>⟨workstation spec and mean runtime⟩</w:t>
            </w:r>
          </w:p>
        </w:tc>
      </w:tr>
    </w:tbl>
    <w:p w14:paraId="5A1B00AE" w14:textId="77777777" w:rsidR="002408F0" w:rsidRDefault="00000000">
      <w:pPr>
        <w:pStyle w:val="Caption"/>
      </w:pPr>
      <w:bookmarkStart w:id="308" w:name="_RefT52"/>
      <w:r w:rsidRPr="00BA1179">
        <w:t xml:space="preserve">Table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Table \* ARABIC \s 1 </w:instrText>
      </w:r>
      <w:r>
        <w:fldChar w:fldCharType="separate"/>
      </w:r>
      <w:r>
        <w:rPr>
          <w:noProof/>
        </w:rPr>
        <w:t>2</w:t>
      </w:r>
      <w:r>
        <w:fldChar w:fldCharType="end"/>
      </w:r>
      <w:bookmarkEnd w:id="308"/>
      <w:r w:rsidRPr="00BA1179">
        <w:t xml:space="preserve"> Simulation and decision parameters of all experiments</w:t>
      </w:r>
    </w:p>
    <w:p w14:paraId="5A1B00AF" w14:textId="77777777" w:rsidR="002408F0" w:rsidRDefault="00000000">
      <w:pPr>
        <w:pStyle w:val="Heading3"/>
      </w:pPr>
      <w:r w:rsidRPr="00BA1179">
        <w:lastRenderedPageBreak/>
        <w:t>Assumptions and Limitations</w:t>
      </w:r>
    </w:p>
    <w:p w14:paraId="5A1B00B0" w14:textId="77777777" w:rsidR="002408F0" w:rsidRDefault="00000000">
      <w:pPr>
        <w:pStyle w:val="ParText"/>
      </w:pPr>
      <w:r w:rsidRPr="00BA1179">
        <w:t xml:space="preserve">The environment makes assumptions that bound the claims of this chapter, and they are stated here rather than discovered later. Precipitation is a domain-uniform scalar; dead-fuel moisture follows the equilibrium-moisture model driven by temperature and humidity rather than measured fuel sticks; fuel classes in the historical scenarios are derived from a land-cover product through a fixed mapping, which flattens within-class variability; communication between regions and the coordinator is ideal unless an experiment perturbs it; and the resource model abstracts crews and aircraft into capacity fields rather than individual units. Ember transport and crown-fire transitions are represented only through the parametric spread terms of Chapter 3. None of these assumptions is unusual for operational-scale fire simulation </w:t>
      </w:r>
      <w:r>
        <w:fldChar w:fldCharType="begin"/>
      </w:r>
      <w:r>
        <w:instrText xml:space="preserve"> CITATION Sullivan2009 \l 1055 </w:instrText>
      </w:r>
      <w:r>
        <w:fldChar w:fldCharType="separate"/>
      </w:r>
      <w:r>
        <w:rPr>
          <w:noProof/>
        </w:rPr>
        <w:t>(Sullivan, 2009)</w:t>
      </w:r>
      <w:r>
        <w:fldChar w:fldCharType="end"/>
      </w:r>
      <w:r w:rsidRPr="00BA1179">
        <w:t>, but each one is a direction in which the validation of Section 5.3 could degrade, and they are revisited when interpreting deviations there.</w:t>
      </w:r>
    </w:p>
    <w:p w14:paraId="5A1B00B1" w14:textId="77777777" w:rsidR="002408F0" w:rsidRDefault="00000000">
      <w:pPr>
        <w:pStyle w:val="Heading2"/>
      </w:pPr>
      <w:r w:rsidRPr="00BA1179">
        <w:t>Validation of the Simulation Core Against Historical Fires</w:t>
      </w:r>
    </w:p>
    <w:p w14:paraId="5A1B00B2" w14:textId="77777777" w:rsidR="002408F0" w:rsidRDefault="00000000">
      <w:pPr>
        <w:pStyle w:val="Heading3"/>
      </w:pPr>
      <w:r w:rsidRPr="00BA1179">
        <w:t>Hindcast Protocol and Reference Data</w:t>
      </w:r>
    </w:p>
    <w:p w14:paraId="5A1B00B3" w14:textId="77777777" w:rsidR="002408F0" w:rsidRDefault="00000000">
      <w:pPr>
        <w:pStyle w:val="ParText"/>
      </w:pPr>
      <w:r w:rsidRPr="00BA1179">
        <w:t xml:space="preserve">The claim to be established is that the simulation core is a faithful enough proxy of real fire behavior to carry the decision-layer results. The instrument is the blind hindcast: the simulator receives only the real inputs of a documented fire and no tuning on that fire, runs the documented duration, and its burned footprint is scored against the observed one. Terrain comes from the Copernicus GLO-30 digital elevation model; fuel from the ESA WorldCover 2021 land-cover product mapped to the internal fuel classes; weather from the ERA5-based hourly archive read at the ignition point, with dead-fuel moisture driven by the equilibrium-moisture model; and both the ignition and the reference footprint from NASA FIRMS VIIRS 375 m active-fire detections, the truth mask being restricted to the simulated time window and to the main detection cluster. This protocol follows the evaluation practice urged </w:t>
      </w:r>
      <w:r w:rsidRPr="00BA1179">
        <w:lastRenderedPageBreak/>
        <w:t xml:space="preserve">for fire-behavior models, namely evaluation on independent, observed fires rather than on the data that shaped the model </w:t>
      </w:r>
      <w:r>
        <w:fldChar w:fldCharType="begin"/>
      </w:r>
      <w:r>
        <w:instrText xml:space="preserve"> CITATION AlexanderCruz2013b \m CruzAlexander2013 \l 1055 </w:instrText>
      </w:r>
      <w:r>
        <w:fldChar w:fldCharType="separate"/>
      </w:r>
      <w:r>
        <w:rPr>
          <w:noProof/>
        </w:rPr>
        <w:t>(Alexander &amp; Cruz, 2013; Cruz &amp; Alexander, 2013)</w:t>
      </w:r>
      <w:r>
        <w:fldChar w:fldCharType="end"/>
      </w:r>
      <w:r w:rsidRPr="00BA1179">
        <w:t>.</w:t>
      </w:r>
    </w:p>
    <w:p w14:paraId="5A1B00B4" w14:textId="77777777" w:rsidR="002408F0" w:rsidRDefault="00000000">
      <w:pPr>
        <w:pStyle w:val="ParText"/>
      </w:pPr>
      <w:r w:rsidRPr="00BA1179">
        <w:t xml:space="preserve">Four documented Turkish fires define the validation set, chosen to span fuel, terrain, and wind regimes: the Manavgat (Antalya) complex of July 2021, the Marmaris (Muğla) fire of July 2021, the Milas–Kemerköy (Muğla) phase of August 2021, and the Çanakkale–Kayadere fire of August 2023. </w:t>
      </w:r>
      <w:r>
        <w:fldChar w:fldCharType="begin"/>
      </w:r>
      <w:r>
        <w:instrText xml:space="preserve"> REF _RefT53 \h </w:instrText>
      </w:r>
      <w:r>
        <w:fldChar w:fldCharType="separate"/>
      </w:r>
      <w:r>
        <w:rPr>
          <w:noProof/>
        </w:rPr>
        <w:t>Table 5.3</w:t>
      </w:r>
      <w:r>
        <w:fldChar w:fldCharType="end"/>
      </w:r>
      <w:r w:rsidRPr="00BA1179">
        <w:t xml:space="preserve"> lists the case definitions as configured in the validation pipeline.</w:t>
      </w:r>
    </w:p>
    <w:tbl>
      <w:tblPr>
        <w:tblStyle w:val="TableGrid"/>
        <w:tblW w:w="5000" w:type="pct"/>
        <w:tblLook w:val="04A0" w:firstRow="1" w:lastRow="0" w:firstColumn="1" w:lastColumn="0" w:noHBand="0" w:noVBand="1"/>
      </w:tblPr>
      <w:tblGrid>
        <w:gridCol w:w="1761"/>
        <w:gridCol w:w="2084"/>
        <w:gridCol w:w="1119"/>
        <w:gridCol w:w="1150"/>
        <w:gridCol w:w="1923"/>
      </w:tblGrid>
      <w:tr w:rsidR="002C3951" w14:paraId="5A1B00BA" w14:textId="77777777">
        <w:tc>
          <w:tcPr>
            <w:tcW w:w="1100" w:type="pct"/>
          </w:tcPr>
          <w:p w14:paraId="5A1B00B5" w14:textId="77777777" w:rsidR="002408F0" w:rsidRDefault="00000000">
            <w:pPr>
              <w:pStyle w:val="TableText"/>
            </w:pPr>
            <w:r w:rsidRPr="00BA1179">
              <w:rPr>
                <w:b/>
              </w:rPr>
              <w:t>Case</w:t>
            </w:r>
          </w:p>
        </w:tc>
        <w:tc>
          <w:tcPr>
            <w:tcW w:w="1300" w:type="pct"/>
          </w:tcPr>
          <w:p w14:paraId="5A1B00B6" w14:textId="77777777" w:rsidR="002408F0" w:rsidRDefault="00000000">
            <w:pPr>
              <w:pStyle w:val="TableText"/>
            </w:pPr>
            <w:r w:rsidRPr="00BA1179">
              <w:rPr>
                <w:b/>
              </w:rPr>
              <w:t>Bounding box (°E, °N)</w:t>
            </w:r>
          </w:p>
        </w:tc>
        <w:tc>
          <w:tcPr>
            <w:tcW w:w="700" w:type="pct"/>
          </w:tcPr>
          <w:p w14:paraId="5A1B00B7" w14:textId="77777777" w:rsidR="002408F0" w:rsidRDefault="00000000">
            <w:pPr>
              <w:pStyle w:val="TableText"/>
            </w:pPr>
            <w:r w:rsidRPr="00BA1179">
              <w:rPr>
                <w:b/>
              </w:rPr>
              <w:t>Start date</w:t>
            </w:r>
          </w:p>
        </w:tc>
        <w:tc>
          <w:tcPr>
            <w:tcW w:w="700" w:type="pct"/>
          </w:tcPr>
          <w:p w14:paraId="5A1B00B8" w14:textId="77777777" w:rsidR="002408F0" w:rsidRDefault="00000000">
            <w:pPr>
              <w:pStyle w:val="TableText"/>
            </w:pPr>
            <w:r w:rsidRPr="00BA1179">
              <w:rPr>
                <w:b/>
              </w:rPr>
              <w:t>Duration (h)</w:t>
            </w:r>
          </w:p>
        </w:tc>
        <w:tc>
          <w:tcPr>
            <w:tcW w:w="1200" w:type="pct"/>
          </w:tcPr>
          <w:p w14:paraId="5A1B00B9" w14:textId="77777777" w:rsidR="002408F0" w:rsidRDefault="00000000">
            <w:pPr>
              <w:pStyle w:val="TableText"/>
            </w:pPr>
            <w:r w:rsidRPr="00BA1179">
              <w:rPr>
                <w:b/>
              </w:rPr>
              <w:t>Notes</w:t>
            </w:r>
          </w:p>
        </w:tc>
      </w:tr>
      <w:tr w:rsidR="002C3951" w14:paraId="5A1B00C0" w14:textId="77777777">
        <w:tc>
          <w:tcPr>
            <w:tcW w:w="1100" w:type="pct"/>
          </w:tcPr>
          <w:p w14:paraId="5A1B00BB" w14:textId="77777777" w:rsidR="002408F0" w:rsidRDefault="00000000">
            <w:pPr>
              <w:pStyle w:val="TableText"/>
            </w:pPr>
            <w:r w:rsidRPr="00BA1179">
              <w:t>Manavgat (Antalya) 2021</w:t>
            </w:r>
          </w:p>
        </w:tc>
        <w:tc>
          <w:tcPr>
            <w:tcW w:w="1300" w:type="pct"/>
          </w:tcPr>
          <w:p w14:paraId="5A1B00BC" w14:textId="77777777" w:rsidR="002408F0" w:rsidRDefault="00000000">
            <w:pPr>
              <w:pStyle w:val="TableText"/>
            </w:pPr>
            <w:r w:rsidRPr="00BA1179">
              <w:t>31.30–31.80 E, 36.72–37.08 N</w:t>
            </w:r>
          </w:p>
        </w:tc>
        <w:tc>
          <w:tcPr>
            <w:tcW w:w="700" w:type="pct"/>
          </w:tcPr>
          <w:p w14:paraId="5A1B00BD" w14:textId="77777777" w:rsidR="002408F0" w:rsidRDefault="00000000">
            <w:pPr>
              <w:pStyle w:val="TableText"/>
            </w:pPr>
            <w:r w:rsidRPr="00BA1179">
              <w:t>2021-07-28</w:t>
            </w:r>
          </w:p>
        </w:tc>
        <w:tc>
          <w:tcPr>
            <w:tcW w:w="700" w:type="pct"/>
          </w:tcPr>
          <w:p w14:paraId="5A1B00BE" w14:textId="77777777" w:rsidR="002408F0" w:rsidRDefault="00000000">
            <w:pPr>
              <w:pStyle w:val="TableText"/>
            </w:pPr>
            <w:r w:rsidRPr="00BA1179">
              <w:t>⟨TBD⟩</w:t>
            </w:r>
          </w:p>
        </w:tc>
        <w:tc>
          <w:tcPr>
            <w:tcW w:w="1200" w:type="pct"/>
          </w:tcPr>
          <w:p w14:paraId="5A1B00BF" w14:textId="77777777" w:rsidR="002408F0" w:rsidRDefault="00000000">
            <w:pPr>
              <w:pStyle w:val="TableText"/>
            </w:pPr>
            <w:r w:rsidRPr="00BA1179">
              <w:t>strong wind-driven runs</w:t>
            </w:r>
          </w:p>
        </w:tc>
      </w:tr>
      <w:tr w:rsidR="002C3951" w14:paraId="5A1B00C6" w14:textId="77777777">
        <w:tc>
          <w:tcPr>
            <w:tcW w:w="1100" w:type="pct"/>
          </w:tcPr>
          <w:p w14:paraId="5A1B00C1" w14:textId="77777777" w:rsidR="002408F0" w:rsidRDefault="00000000">
            <w:pPr>
              <w:pStyle w:val="TableText"/>
            </w:pPr>
            <w:r w:rsidRPr="00BA1179">
              <w:t>Marmaris (Muğla) 2021</w:t>
            </w:r>
          </w:p>
        </w:tc>
        <w:tc>
          <w:tcPr>
            <w:tcW w:w="1300" w:type="pct"/>
          </w:tcPr>
          <w:p w14:paraId="5A1B00C2" w14:textId="77777777" w:rsidR="002408F0" w:rsidRDefault="00000000">
            <w:pPr>
              <w:pStyle w:val="TableText"/>
            </w:pPr>
            <w:r w:rsidRPr="00BA1179">
              <w:t>28.10–28.55 E, 36.75–37.05 N</w:t>
            </w:r>
          </w:p>
        </w:tc>
        <w:tc>
          <w:tcPr>
            <w:tcW w:w="700" w:type="pct"/>
          </w:tcPr>
          <w:p w14:paraId="5A1B00C3" w14:textId="77777777" w:rsidR="002408F0" w:rsidRDefault="00000000">
            <w:pPr>
              <w:pStyle w:val="TableText"/>
            </w:pPr>
            <w:r w:rsidRPr="00BA1179">
              <w:t>2021-07-29</w:t>
            </w:r>
          </w:p>
        </w:tc>
        <w:tc>
          <w:tcPr>
            <w:tcW w:w="700" w:type="pct"/>
          </w:tcPr>
          <w:p w14:paraId="5A1B00C4" w14:textId="77777777" w:rsidR="002408F0" w:rsidRDefault="00000000">
            <w:pPr>
              <w:pStyle w:val="TableText"/>
            </w:pPr>
            <w:r w:rsidRPr="00BA1179">
              <w:t>⟨TBD⟩</w:t>
            </w:r>
          </w:p>
        </w:tc>
        <w:tc>
          <w:tcPr>
            <w:tcW w:w="1200" w:type="pct"/>
          </w:tcPr>
          <w:p w14:paraId="5A1B00C5" w14:textId="77777777" w:rsidR="002408F0" w:rsidRDefault="00000000">
            <w:pPr>
              <w:pStyle w:val="TableText"/>
            </w:pPr>
            <w:r w:rsidRPr="00BA1179">
              <w:t>coastal pine, complex terrain</w:t>
            </w:r>
          </w:p>
        </w:tc>
      </w:tr>
      <w:tr w:rsidR="002C3951" w14:paraId="5A1B00CC" w14:textId="77777777">
        <w:tc>
          <w:tcPr>
            <w:tcW w:w="1100" w:type="pct"/>
          </w:tcPr>
          <w:p w14:paraId="5A1B00C7" w14:textId="77777777" w:rsidR="002408F0" w:rsidRDefault="00000000">
            <w:pPr>
              <w:pStyle w:val="TableText"/>
            </w:pPr>
            <w:r w:rsidRPr="00BA1179">
              <w:t>Milas–Kemerköy (Muğla) 2021</w:t>
            </w:r>
          </w:p>
        </w:tc>
        <w:tc>
          <w:tcPr>
            <w:tcW w:w="1300" w:type="pct"/>
          </w:tcPr>
          <w:p w14:paraId="5A1B00C8" w14:textId="77777777" w:rsidR="002408F0" w:rsidRDefault="00000000">
            <w:pPr>
              <w:pStyle w:val="TableText"/>
            </w:pPr>
            <w:r w:rsidRPr="00BA1179">
              <w:t>27.70–28.35 E, 36.95–37.35 N</w:t>
            </w:r>
          </w:p>
        </w:tc>
        <w:tc>
          <w:tcPr>
            <w:tcW w:w="700" w:type="pct"/>
          </w:tcPr>
          <w:p w14:paraId="5A1B00C9" w14:textId="77777777" w:rsidR="002408F0" w:rsidRDefault="00000000">
            <w:pPr>
              <w:pStyle w:val="TableText"/>
            </w:pPr>
            <w:r w:rsidRPr="00BA1179">
              <w:t>2021-08-01</w:t>
            </w:r>
          </w:p>
        </w:tc>
        <w:tc>
          <w:tcPr>
            <w:tcW w:w="700" w:type="pct"/>
          </w:tcPr>
          <w:p w14:paraId="5A1B00CA" w14:textId="77777777" w:rsidR="002408F0" w:rsidRDefault="00000000">
            <w:pPr>
              <w:pStyle w:val="TableText"/>
            </w:pPr>
            <w:r w:rsidRPr="00BA1179">
              <w:t>⟨TBD⟩</w:t>
            </w:r>
          </w:p>
        </w:tc>
        <w:tc>
          <w:tcPr>
            <w:tcW w:w="1200" w:type="pct"/>
          </w:tcPr>
          <w:p w14:paraId="5A1B00CB" w14:textId="77777777" w:rsidR="002408F0" w:rsidRDefault="00000000">
            <w:pPr>
              <w:pStyle w:val="TableText"/>
            </w:pPr>
            <w:r w:rsidRPr="00BA1179">
              <w:t>power-plant threat phase</w:t>
            </w:r>
          </w:p>
        </w:tc>
      </w:tr>
      <w:tr w:rsidR="002C3951" w14:paraId="5A1B00D2" w14:textId="77777777">
        <w:tc>
          <w:tcPr>
            <w:tcW w:w="1100" w:type="pct"/>
          </w:tcPr>
          <w:p w14:paraId="5A1B00CD" w14:textId="77777777" w:rsidR="002408F0" w:rsidRDefault="00000000">
            <w:pPr>
              <w:pStyle w:val="TableText"/>
            </w:pPr>
            <w:r w:rsidRPr="00BA1179">
              <w:t>Çanakkale–Kayadere 2023</w:t>
            </w:r>
          </w:p>
        </w:tc>
        <w:tc>
          <w:tcPr>
            <w:tcW w:w="1300" w:type="pct"/>
          </w:tcPr>
          <w:p w14:paraId="5A1B00CE" w14:textId="77777777" w:rsidR="002408F0" w:rsidRDefault="00000000">
            <w:pPr>
              <w:pStyle w:val="TableText"/>
            </w:pPr>
            <w:r w:rsidRPr="00BA1179">
              <w:t>26.50–27.00 E, 39.90–40.20 N</w:t>
            </w:r>
          </w:p>
        </w:tc>
        <w:tc>
          <w:tcPr>
            <w:tcW w:w="700" w:type="pct"/>
          </w:tcPr>
          <w:p w14:paraId="5A1B00CF" w14:textId="77777777" w:rsidR="002408F0" w:rsidRDefault="00000000">
            <w:pPr>
              <w:pStyle w:val="TableText"/>
            </w:pPr>
            <w:r w:rsidRPr="00BA1179">
              <w:t>2023-08-22</w:t>
            </w:r>
          </w:p>
        </w:tc>
        <w:tc>
          <w:tcPr>
            <w:tcW w:w="700" w:type="pct"/>
          </w:tcPr>
          <w:p w14:paraId="5A1B00D0" w14:textId="77777777" w:rsidR="002408F0" w:rsidRDefault="00000000">
            <w:pPr>
              <w:pStyle w:val="TableText"/>
            </w:pPr>
            <w:r w:rsidRPr="00BA1179">
              <w:t>⟨TBD⟩</w:t>
            </w:r>
          </w:p>
        </w:tc>
        <w:tc>
          <w:tcPr>
            <w:tcW w:w="1200" w:type="pct"/>
          </w:tcPr>
          <w:p w14:paraId="5A1B00D1" w14:textId="77777777" w:rsidR="002408F0" w:rsidRDefault="00000000">
            <w:pPr>
              <w:pStyle w:val="TableText"/>
            </w:pPr>
            <w:r w:rsidRPr="00BA1179">
              <w:t>NE-wind case; strait closure</w:t>
            </w:r>
          </w:p>
        </w:tc>
      </w:tr>
    </w:tbl>
    <w:p w14:paraId="5A1B00D3" w14:textId="77777777" w:rsidR="002408F0" w:rsidRDefault="00000000">
      <w:pPr>
        <w:pStyle w:val="Caption"/>
      </w:pPr>
      <w:bookmarkStart w:id="309" w:name="_RefT53"/>
      <w:r w:rsidRPr="00BA1179">
        <w:t xml:space="preserve">Table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Table \* ARABIC \s 1 </w:instrText>
      </w:r>
      <w:r>
        <w:fldChar w:fldCharType="separate"/>
      </w:r>
      <w:r>
        <w:rPr>
          <w:noProof/>
        </w:rPr>
        <w:t>3</w:t>
      </w:r>
      <w:r>
        <w:fldChar w:fldCharType="end"/>
      </w:r>
      <w:bookmarkEnd w:id="309"/>
      <w:r w:rsidRPr="00BA1179">
        <w:t xml:space="preserve"> Historical validation cases and their configuration</w:t>
      </w:r>
    </w:p>
    <w:p w14:paraId="5A1B00D4" w14:textId="77777777" w:rsidR="002408F0" w:rsidRDefault="00000000">
      <w:pPr>
        <w:pStyle w:val="Heading3"/>
      </w:pPr>
      <w:r w:rsidRPr="00BA1179">
        <w:t>Agreement Metrics</w:t>
      </w:r>
    </w:p>
    <w:p w14:paraId="5A1B00D5" w14:textId="77777777" w:rsidR="002408F0" w:rsidRDefault="00000000">
      <w:pPr>
        <w:pStyle w:val="ParText"/>
      </w:pPr>
      <w:r w:rsidRPr="00BA1179">
        <w:t xml:space="preserve">Agreement between the simulated and observed footprints is scored with the measures standard in wildfire-simulation evaluation </w:t>
      </w:r>
      <w:r>
        <w:fldChar w:fldCharType="begin"/>
      </w:r>
      <w:r>
        <w:instrText xml:space="preserve"> CITATION Filippi2014 \l 1055 </w:instrText>
      </w:r>
      <w:r>
        <w:fldChar w:fldCharType="separate"/>
      </w:r>
      <w:r>
        <w:rPr>
          <w:noProof/>
        </w:rPr>
        <w:t>(Filippi, Mallet, &amp; Nader, 2014)</w:t>
      </w:r>
      <w:r>
        <w:fldChar w:fldCharType="end"/>
      </w:r>
      <w:r w:rsidRPr="00BA1179">
        <w:t xml:space="preserve">. With A denoting the simulated burned set and B the observed one, the Jaccard index and the Sørensen–Dice coefficient measure spatial overlap, as given in </w:t>
      </w:r>
      <w:r>
        <w:fldChar w:fldCharType="begin"/>
      </w:r>
      <w:r>
        <w:instrText xml:space="preserve"> REF _RefEqJacc \h </w:instrText>
      </w:r>
      <w:r>
        <w:fldChar w:fldCharType="separate"/>
      </w:r>
      <w:r>
        <w:rPr>
          <w:noProof/>
        </w:rPr>
        <w:t>( 78 )</w:t>
      </w:r>
      <w:r>
        <w:fldChar w:fldCharType="end"/>
      </w:r>
      <w:r w:rsidRPr="00BA1179">
        <w:t xml:space="preserve">; the hit rate and false-alarm ratio decompose the overlap into detection and overprediction, as given in </w:t>
      </w:r>
      <w:r>
        <w:fldChar w:fldCharType="begin"/>
      </w:r>
      <w:r>
        <w:instrText xml:space="preserve"> REF _RefEqHit \h </w:instrText>
      </w:r>
      <w:r>
        <w:fldChar w:fldCharType="separate"/>
      </w:r>
      <w:r>
        <w:rPr>
          <w:noProof/>
        </w:rPr>
        <w:t>( 79 )</w:t>
      </w:r>
      <w:r>
        <w:fldChar w:fldCharType="end"/>
      </w:r>
      <w:r w:rsidRPr="00BA1179">
        <w:t xml:space="preserve">; and the area bias of </w:t>
      </w:r>
      <w:r>
        <w:fldChar w:fldCharType="begin"/>
      </w:r>
      <w:r>
        <w:instrText xml:space="preserve"> REF _RefEqBias \h </w:instrText>
      </w:r>
      <w:r>
        <w:fldChar w:fldCharType="separate"/>
      </w:r>
      <w:r>
        <w:rPr>
          <w:noProof/>
        </w:rPr>
        <w:t>( 80 )</w:t>
      </w:r>
      <w:r>
        <w:fldChar w:fldCharType="end"/>
      </w:r>
      <w:r w:rsidRPr="00BA1179">
        <w:t xml:space="preserve"> reports the ratio of simulated to observed burned area. Front position error complements the overlap </w:t>
      </w:r>
      <w:r w:rsidRPr="00BA1179">
        <w:lastRenderedPageBreak/>
        <w:t>scores with the mean and 90th-percentile distance between the simulated and observed fire fronts.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C3951" w14:paraId="5A1B00D8" w14:textId="77777777">
        <w:tc>
          <w:tcPr>
            <w:tcW w:w="4495" w:type="pct"/>
            <w:vAlign w:val="center"/>
          </w:tcPr>
          <w:p w14:paraId="5A1B00D6" w14:textId="77777777" w:rsidR="002408F0" w:rsidRDefault="00000000" w:rsidP="006601CA">
            <w:pPr>
              <w:pStyle w:val="TableText"/>
            </w:pPr>
            <m:oMathPara>
              <m:oMath>
                <m:r>
                  <w:rPr>
                    <w:rFonts w:ascii="Cambria Math" w:hAnsi="Cambria Math"/>
                  </w:rPr>
                  <m:t>J(A,B)=</m:t>
                </m:r>
                <m:f>
                  <m:fPr>
                    <m:ctrlPr>
                      <w:rPr>
                        <w:rFonts w:ascii="Cambria Math" w:hAnsi="Cambria Math"/>
                      </w:rPr>
                    </m:ctrlPr>
                  </m:fPr>
                  <m:num>
                    <m:r>
                      <w:rPr>
                        <w:rFonts w:ascii="Cambria Math" w:hAnsi="Cambria Math"/>
                      </w:rPr>
                      <m:t>|A∩B|</m:t>
                    </m:r>
                  </m:num>
                  <m:den>
                    <m:r>
                      <w:rPr>
                        <w:rFonts w:ascii="Cambria Math" w:hAnsi="Cambria Math"/>
                      </w:rPr>
                      <m:t>|A∪B|</m:t>
                    </m:r>
                  </m:den>
                </m:f>
                <m:r>
                  <w:rPr>
                    <w:rFonts w:ascii="Cambria Math" w:hAnsi="Cambria Math"/>
                  </w:rPr>
                  <m:t>,        D(A,B)=</m:t>
                </m:r>
                <m:f>
                  <m:fPr>
                    <m:ctrlPr>
                      <w:rPr>
                        <w:rFonts w:ascii="Cambria Math" w:hAnsi="Cambria Math"/>
                      </w:rPr>
                    </m:ctrlPr>
                  </m:fPr>
                  <m:num>
                    <m:r>
                      <w:rPr>
                        <w:rFonts w:ascii="Cambria Math" w:hAnsi="Cambria Math"/>
                      </w:rPr>
                      <m:t>2|A∩B|</m:t>
                    </m:r>
                  </m:num>
                  <m:den>
                    <m:r>
                      <w:rPr>
                        <w:rFonts w:ascii="Cambria Math" w:hAnsi="Cambria Math"/>
                      </w:rPr>
                      <m:t>|A|+|B|</m:t>
                    </m:r>
                  </m:den>
                </m:f>
              </m:oMath>
            </m:oMathPara>
          </w:p>
        </w:tc>
        <w:tc>
          <w:tcPr>
            <w:tcW w:w="505" w:type="pct"/>
            <w:vAlign w:val="center"/>
          </w:tcPr>
          <w:p w14:paraId="5A1B00D7" w14:textId="77777777" w:rsidR="002408F0" w:rsidRDefault="00000000" w:rsidP="006601CA">
            <w:pPr>
              <w:pStyle w:val="TableText"/>
              <w:jc w:val="right"/>
            </w:pPr>
            <w:bookmarkStart w:id="310" w:name="_RefEqJacc"/>
            <w:r w:rsidRPr="00BA1179">
              <w:t xml:space="preserve">( </w:t>
            </w:r>
            <w:r>
              <w:fldChar w:fldCharType="begin"/>
            </w:r>
            <w:r>
              <w:instrText xml:space="preserve"> SEQ ( \* ARABIC </w:instrText>
            </w:r>
            <w:r>
              <w:fldChar w:fldCharType="separate"/>
            </w:r>
            <w:r>
              <w:rPr>
                <w:noProof/>
              </w:rPr>
              <w:t>78</w:t>
            </w:r>
            <w:r>
              <w:fldChar w:fldCharType="end"/>
            </w:r>
            <w:r w:rsidRPr="00BA1179">
              <w:t xml:space="preserve"> )</w:t>
            </w:r>
            <w:bookmarkEnd w:id="310"/>
          </w:p>
        </w:tc>
      </w:tr>
      <w:tr w:rsidR="002C3951" w14:paraId="5A1B00DB" w14:textId="77777777">
        <w:tc>
          <w:tcPr>
            <w:tcW w:w="4495" w:type="pct"/>
            <w:vAlign w:val="center"/>
          </w:tcPr>
          <w:p w14:paraId="5A1B00D9" w14:textId="77777777" w:rsidR="002408F0" w:rsidRDefault="00000000" w:rsidP="006601CA">
            <w:pPr>
              <w:pStyle w:val="TableText"/>
            </w:pPr>
            <m:oMathPara>
              <m:oMath>
                <m:r>
                  <w:rPr>
                    <w:rFonts w:ascii="Cambria Math" w:hAnsi="Cambria Math"/>
                  </w:rPr>
                  <m:t>HR=</m:t>
                </m:r>
                <m:f>
                  <m:fPr>
                    <m:ctrlPr>
                      <w:rPr>
                        <w:rFonts w:ascii="Cambria Math" w:hAnsi="Cambria Math"/>
                      </w:rPr>
                    </m:ctrlPr>
                  </m:fPr>
                  <m:num>
                    <m:r>
                      <w:rPr>
                        <w:rFonts w:ascii="Cambria Math" w:hAnsi="Cambria Math"/>
                      </w:rPr>
                      <m:t>|A∩B|</m:t>
                    </m:r>
                  </m:num>
                  <m:den>
                    <m:r>
                      <w:rPr>
                        <w:rFonts w:ascii="Cambria Math" w:hAnsi="Cambria Math"/>
                      </w:rPr>
                      <m:t>|B|</m:t>
                    </m:r>
                  </m:den>
                </m:f>
                <m:r>
                  <w:rPr>
                    <w:rFonts w:ascii="Cambria Math" w:hAnsi="Cambria Math"/>
                  </w:rPr>
                  <m:t>,        FAR=</m:t>
                </m:r>
                <m:f>
                  <m:fPr>
                    <m:ctrlPr>
                      <w:rPr>
                        <w:rFonts w:ascii="Cambria Math" w:hAnsi="Cambria Math"/>
                      </w:rPr>
                    </m:ctrlPr>
                  </m:fPr>
                  <m:num>
                    <m:r>
                      <w:rPr>
                        <w:rFonts w:ascii="Cambria Math" w:hAnsi="Cambria Math"/>
                      </w:rPr>
                      <m:t>|A∖B|</m:t>
                    </m:r>
                  </m:num>
                  <m:den>
                    <m:r>
                      <w:rPr>
                        <w:rFonts w:ascii="Cambria Math" w:hAnsi="Cambria Math"/>
                      </w:rPr>
                      <m:t>|A|</m:t>
                    </m:r>
                  </m:den>
                </m:f>
              </m:oMath>
            </m:oMathPara>
          </w:p>
        </w:tc>
        <w:tc>
          <w:tcPr>
            <w:tcW w:w="505" w:type="pct"/>
            <w:vAlign w:val="center"/>
          </w:tcPr>
          <w:p w14:paraId="5A1B00DA" w14:textId="77777777" w:rsidR="002408F0" w:rsidRDefault="00000000" w:rsidP="006601CA">
            <w:pPr>
              <w:pStyle w:val="TableText"/>
              <w:jc w:val="right"/>
            </w:pPr>
            <w:bookmarkStart w:id="311" w:name="_RefEqHit"/>
            <w:r w:rsidRPr="00BA1179">
              <w:t xml:space="preserve">( </w:t>
            </w:r>
            <w:r>
              <w:fldChar w:fldCharType="begin"/>
            </w:r>
            <w:r>
              <w:instrText xml:space="preserve"> SEQ ( \* ARABIC </w:instrText>
            </w:r>
            <w:r>
              <w:fldChar w:fldCharType="separate"/>
            </w:r>
            <w:r>
              <w:rPr>
                <w:noProof/>
              </w:rPr>
              <w:t>79</w:t>
            </w:r>
            <w:r>
              <w:fldChar w:fldCharType="end"/>
            </w:r>
            <w:r w:rsidRPr="00BA1179">
              <w:t xml:space="preserve"> )</w:t>
            </w:r>
            <w:bookmarkEnd w:id="311"/>
          </w:p>
        </w:tc>
      </w:tr>
      <w:tr w:rsidR="002C3951" w14:paraId="5A1B00DE" w14:textId="77777777">
        <w:tc>
          <w:tcPr>
            <w:tcW w:w="4495" w:type="pct"/>
            <w:vAlign w:val="center"/>
          </w:tcPr>
          <w:p w14:paraId="5A1B00DC" w14:textId="77777777" w:rsidR="002408F0" w:rsidRDefault="00000000" w:rsidP="006601CA">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area</m:t>
                    </m:r>
                  </m:sub>
                </m:sSub>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oMath>
            </m:oMathPara>
          </w:p>
        </w:tc>
        <w:tc>
          <w:tcPr>
            <w:tcW w:w="505" w:type="pct"/>
            <w:vAlign w:val="center"/>
          </w:tcPr>
          <w:p w14:paraId="5A1B00DD" w14:textId="77777777" w:rsidR="002408F0" w:rsidRDefault="00000000" w:rsidP="006601CA">
            <w:pPr>
              <w:pStyle w:val="TableText"/>
              <w:jc w:val="right"/>
            </w:pPr>
            <w:bookmarkStart w:id="312" w:name="_RefEqBias"/>
            <w:r w:rsidRPr="00BA1179">
              <w:t xml:space="preserve">( </w:t>
            </w:r>
            <w:r>
              <w:fldChar w:fldCharType="begin"/>
            </w:r>
            <w:r>
              <w:instrText xml:space="preserve"> SEQ ( \* ARABIC </w:instrText>
            </w:r>
            <w:r>
              <w:fldChar w:fldCharType="separate"/>
            </w:r>
            <w:r>
              <w:rPr>
                <w:noProof/>
              </w:rPr>
              <w:t>80</w:t>
            </w:r>
            <w:r>
              <w:fldChar w:fldCharType="end"/>
            </w:r>
            <w:r w:rsidRPr="00BA1179">
              <w:t xml:space="preserve"> )</w:t>
            </w:r>
            <w:bookmarkEnd w:id="312"/>
          </w:p>
        </w:tc>
      </w:tr>
    </w:tbl>
    <w:p w14:paraId="5A1B00DF" w14:textId="77777777" w:rsidR="002408F0" w:rsidRDefault="00000000">
      <w:pPr>
        <w:pStyle w:val="Heading3"/>
      </w:pPr>
      <w:r w:rsidRPr="00BA1179">
        <w:t>Results</w:t>
      </w:r>
    </w:p>
    <w:p w14:paraId="5A1B00E0" w14:textId="77777777" w:rsidR="002408F0" w:rsidRDefault="00000000">
      <w:pPr>
        <w:pStyle w:val="ParText"/>
      </w:pPr>
      <w:r>
        <w:fldChar w:fldCharType="begin"/>
      </w:r>
      <w:r>
        <w:instrText xml:space="preserve"> REF _RefT54 \h </w:instrText>
      </w:r>
      <w:r>
        <w:fldChar w:fldCharType="separate"/>
      </w:r>
      <w:r>
        <w:rPr>
          <w:noProof/>
        </w:rPr>
        <w:t>Table 5.4</w:t>
      </w:r>
      <w:r>
        <w:fldChar w:fldCharType="end"/>
      </w:r>
      <w:r w:rsidRPr="00BA1179">
        <w:t xml:space="preserve"> reports the agreement metrics per case, averaged over ⟨n_seed⟩ stochastic replicates; </w:t>
      </w:r>
      <w:r>
        <w:fldChar w:fldCharType="begin"/>
      </w:r>
      <w:r>
        <w:instrText xml:space="preserve"> REF _RefF52 \h </w:instrText>
      </w:r>
      <w:r>
        <w:fldChar w:fldCharType="separate"/>
      </w:r>
      <w:r>
        <w:rPr>
          <w:noProof/>
        </w:rPr>
        <w:t>Figure 5.2</w:t>
      </w:r>
      <w:r>
        <w:fldChar w:fldCharType="end"/>
      </w:r>
      <w:r w:rsidRPr="00BA1179">
        <w:t xml:space="preserve"> shows the corresponding agreement maps, in which correctly predicted burn, overprediction, and missed burn are distinguished; and </w:t>
      </w:r>
      <w:r>
        <w:fldChar w:fldCharType="begin"/>
      </w:r>
      <w:r>
        <w:instrText xml:space="preserve"> REF _RefF53 \h </w:instrText>
      </w:r>
      <w:r>
        <w:fldChar w:fldCharType="separate"/>
      </w:r>
      <w:r>
        <w:rPr>
          <w:noProof/>
        </w:rPr>
        <w:t>Figure 5.3</w:t>
      </w:r>
      <w:r>
        <w:fldChar w:fldCharType="end"/>
      </w:r>
      <w:r w:rsidRPr="00BA1179">
        <w:t xml:space="preserve"> compares the growth of the simulated and observed burned areas over time.</w:t>
      </w:r>
    </w:p>
    <w:tbl>
      <w:tblPr>
        <w:tblStyle w:val="TableGrid"/>
        <w:tblW w:w="5000" w:type="pct"/>
        <w:tblLook w:val="04A0" w:firstRow="1" w:lastRow="0" w:firstColumn="1" w:lastColumn="0" w:noHBand="0" w:noVBand="1"/>
      </w:tblPr>
      <w:tblGrid>
        <w:gridCol w:w="1596"/>
        <w:gridCol w:w="1030"/>
        <w:gridCol w:w="953"/>
        <w:gridCol w:w="953"/>
        <w:gridCol w:w="954"/>
        <w:gridCol w:w="954"/>
        <w:gridCol w:w="1597"/>
      </w:tblGrid>
      <w:tr w:rsidR="002C3951" w14:paraId="5A1B00E8" w14:textId="77777777">
        <w:tc>
          <w:tcPr>
            <w:tcW w:w="1000" w:type="pct"/>
          </w:tcPr>
          <w:p w14:paraId="5A1B00E1" w14:textId="77777777" w:rsidR="002408F0" w:rsidRDefault="00000000">
            <w:pPr>
              <w:pStyle w:val="TableText"/>
            </w:pPr>
            <w:r w:rsidRPr="00BA1179">
              <w:rPr>
                <w:b/>
              </w:rPr>
              <w:t>Case</w:t>
            </w:r>
          </w:p>
        </w:tc>
        <w:tc>
          <w:tcPr>
            <w:tcW w:w="600" w:type="pct"/>
          </w:tcPr>
          <w:p w14:paraId="5A1B00E2" w14:textId="77777777" w:rsidR="002408F0" w:rsidRDefault="00000000">
            <w:pPr>
              <w:pStyle w:val="TableText"/>
            </w:pPr>
            <w:r w:rsidRPr="00BA1179">
              <w:rPr>
                <w:b/>
              </w:rPr>
              <w:t>Jaccard</w:t>
            </w:r>
          </w:p>
        </w:tc>
        <w:tc>
          <w:tcPr>
            <w:tcW w:w="600" w:type="pct"/>
          </w:tcPr>
          <w:p w14:paraId="5A1B00E3" w14:textId="77777777" w:rsidR="002408F0" w:rsidRDefault="00000000">
            <w:pPr>
              <w:pStyle w:val="TableText"/>
            </w:pPr>
            <w:r w:rsidRPr="00BA1179">
              <w:rPr>
                <w:b/>
              </w:rPr>
              <w:t>Dice</w:t>
            </w:r>
          </w:p>
        </w:tc>
        <w:tc>
          <w:tcPr>
            <w:tcW w:w="600" w:type="pct"/>
          </w:tcPr>
          <w:p w14:paraId="5A1B00E4" w14:textId="77777777" w:rsidR="002408F0" w:rsidRDefault="00000000">
            <w:pPr>
              <w:pStyle w:val="TableText"/>
            </w:pPr>
            <w:r w:rsidRPr="00BA1179">
              <w:rPr>
                <w:b/>
              </w:rPr>
              <w:t>Hit rate</w:t>
            </w:r>
          </w:p>
        </w:tc>
        <w:tc>
          <w:tcPr>
            <w:tcW w:w="600" w:type="pct"/>
          </w:tcPr>
          <w:p w14:paraId="5A1B00E5" w14:textId="77777777" w:rsidR="002408F0" w:rsidRDefault="00000000">
            <w:pPr>
              <w:pStyle w:val="TableText"/>
            </w:pPr>
            <w:r w:rsidRPr="00BA1179">
              <w:rPr>
                <w:b/>
              </w:rPr>
              <w:t>FAR</w:t>
            </w:r>
          </w:p>
        </w:tc>
        <w:tc>
          <w:tcPr>
            <w:tcW w:w="600" w:type="pct"/>
          </w:tcPr>
          <w:p w14:paraId="5A1B00E6" w14:textId="77777777" w:rsidR="002408F0" w:rsidRDefault="00000000">
            <w:pPr>
              <w:pStyle w:val="TableText"/>
            </w:pPr>
            <w:r w:rsidRPr="00BA1179">
              <w:rPr>
                <w:b/>
              </w:rPr>
              <w:t>Area bias</w:t>
            </w:r>
          </w:p>
        </w:tc>
        <w:tc>
          <w:tcPr>
            <w:tcW w:w="1000" w:type="pct"/>
          </w:tcPr>
          <w:p w14:paraId="5A1B00E7" w14:textId="77777777" w:rsidR="002408F0" w:rsidRDefault="00000000">
            <w:pPr>
              <w:pStyle w:val="TableText"/>
            </w:pPr>
            <w:r w:rsidRPr="00BA1179">
              <w:rPr>
                <w:b/>
              </w:rPr>
              <w:t>Front error mean / p90 (m)</w:t>
            </w:r>
          </w:p>
        </w:tc>
      </w:tr>
      <w:tr w:rsidR="002C3951" w14:paraId="5A1B00F0" w14:textId="77777777">
        <w:tc>
          <w:tcPr>
            <w:tcW w:w="1000" w:type="pct"/>
          </w:tcPr>
          <w:p w14:paraId="5A1B00E9" w14:textId="77777777" w:rsidR="002408F0" w:rsidRDefault="00000000">
            <w:pPr>
              <w:pStyle w:val="TableText"/>
            </w:pPr>
            <w:r w:rsidRPr="00BA1179">
              <w:t>Manavgat 2021</w:t>
            </w:r>
          </w:p>
        </w:tc>
        <w:tc>
          <w:tcPr>
            <w:tcW w:w="600" w:type="pct"/>
          </w:tcPr>
          <w:p w14:paraId="5A1B00EA" w14:textId="77777777" w:rsidR="002408F0" w:rsidRDefault="00000000">
            <w:pPr>
              <w:pStyle w:val="TableText"/>
            </w:pPr>
            <w:r w:rsidRPr="00BA1179">
              <w:t>⟨TBD⟩</w:t>
            </w:r>
          </w:p>
        </w:tc>
        <w:tc>
          <w:tcPr>
            <w:tcW w:w="600" w:type="pct"/>
          </w:tcPr>
          <w:p w14:paraId="5A1B00EB" w14:textId="77777777" w:rsidR="002408F0" w:rsidRDefault="00000000">
            <w:pPr>
              <w:pStyle w:val="TableText"/>
            </w:pPr>
            <w:r w:rsidRPr="00BA1179">
              <w:t>⟨TBD⟩</w:t>
            </w:r>
          </w:p>
        </w:tc>
        <w:tc>
          <w:tcPr>
            <w:tcW w:w="600" w:type="pct"/>
          </w:tcPr>
          <w:p w14:paraId="5A1B00EC" w14:textId="77777777" w:rsidR="002408F0" w:rsidRDefault="00000000">
            <w:pPr>
              <w:pStyle w:val="TableText"/>
            </w:pPr>
            <w:r w:rsidRPr="00BA1179">
              <w:t>⟨TBD⟩</w:t>
            </w:r>
          </w:p>
        </w:tc>
        <w:tc>
          <w:tcPr>
            <w:tcW w:w="600" w:type="pct"/>
          </w:tcPr>
          <w:p w14:paraId="5A1B00ED" w14:textId="77777777" w:rsidR="002408F0" w:rsidRDefault="00000000">
            <w:pPr>
              <w:pStyle w:val="TableText"/>
            </w:pPr>
            <w:r w:rsidRPr="00BA1179">
              <w:t>⟨TBD⟩</w:t>
            </w:r>
          </w:p>
        </w:tc>
        <w:tc>
          <w:tcPr>
            <w:tcW w:w="600" w:type="pct"/>
          </w:tcPr>
          <w:p w14:paraId="5A1B00EE" w14:textId="77777777" w:rsidR="002408F0" w:rsidRDefault="00000000">
            <w:pPr>
              <w:pStyle w:val="TableText"/>
            </w:pPr>
            <w:r w:rsidRPr="00BA1179">
              <w:t>⟨TBD⟩</w:t>
            </w:r>
          </w:p>
        </w:tc>
        <w:tc>
          <w:tcPr>
            <w:tcW w:w="1000" w:type="pct"/>
          </w:tcPr>
          <w:p w14:paraId="5A1B00EF" w14:textId="77777777" w:rsidR="002408F0" w:rsidRDefault="00000000">
            <w:pPr>
              <w:pStyle w:val="TableText"/>
            </w:pPr>
            <w:r w:rsidRPr="00BA1179">
              <w:t>⟨TBD⟩</w:t>
            </w:r>
          </w:p>
        </w:tc>
      </w:tr>
      <w:tr w:rsidR="002C3951" w14:paraId="5A1B00F8" w14:textId="77777777">
        <w:tc>
          <w:tcPr>
            <w:tcW w:w="1000" w:type="pct"/>
          </w:tcPr>
          <w:p w14:paraId="5A1B00F1" w14:textId="77777777" w:rsidR="002408F0" w:rsidRDefault="00000000">
            <w:pPr>
              <w:pStyle w:val="TableText"/>
            </w:pPr>
            <w:r w:rsidRPr="00BA1179">
              <w:t>Marmaris 2021</w:t>
            </w:r>
          </w:p>
        </w:tc>
        <w:tc>
          <w:tcPr>
            <w:tcW w:w="600" w:type="pct"/>
          </w:tcPr>
          <w:p w14:paraId="5A1B00F2" w14:textId="77777777" w:rsidR="002408F0" w:rsidRDefault="00000000">
            <w:pPr>
              <w:pStyle w:val="TableText"/>
            </w:pPr>
            <w:r w:rsidRPr="00BA1179">
              <w:t>⟨TBD⟩</w:t>
            </w:r>
          </w:p>
        </w:tc>
        <w:tc>
          <w:tcPr>
            <w:tcW w:w="600" w:type="pct"/>
          </w:tcPr>
          <w:p w14:paraId="5A1B00F3" w14:textId="77777777" w:rsidR="002408F0" w:rsidRDefault="00000000">
            <w:pPr>
              <w:pStyle w:val="TableText"/>
            </w:pPr>
            <w:r w:rsidRPr="00BA1179">
              <w:t>⟨TBD⟩</w:t>
            </w:r>
          </w:p>
        </w:tc>
        <w:tc>
          <w:tcPr>
            <w:tcW w:w="600" w:type="pct"/>
          </w:tcPr>
          <w:p w14:paraId="5A1B00F4" w14:textId="77777777" w:rsidR="002408F0" w:rsidRDefault="00000000">
            <w:pPr>
              <w:pStyle w:val="TableText"/>
            </w:pPr>
            <w:r w:rsidRPr="00BA1179">
              <w:t>⟨TBD⟩</w:t>
            </w:r>
          </w:p>
        </w:tc>
        <w:tc>
          <w:tcPr>
            <w:tcW w:w="600" w:type="pct"/>
          </w:tcPr>
          <w:p w14:paraId="5A1B00F5" w14:textId="77777777" w:rsidR="002408F0" w:rsidRDefault="00000000">
            <w:pPr>
              <w:pStyle w:val="TableText"/>
            </w:pPr>
            <w:r w:rsidRPr="00BA1179">
              <w:t>⟨TBD⟩</w:t>
            </w:r>
          </w:p>
        </w:tc>
        <w:tc>
          <w:tcPr>
            <w:tcW w:w="600" w:type="pct"/>
          </w:tcPr>
          <w:p w14:paraId="5A1B00F6" w14:textId="77777777" w:rsidR="002408F0" w:rsidRDefault="00000000">
            <w:pPr>
              <w:pStyle w:val="TableText"/>
            </w:pPr>
            <w:r w:rsidRPr="00BA1179">
              <w:t>⟨TBD⟩</w:t>
            </w:r>
          </w:p>
        </w:tc>
        <w:tc>
          <w:tcPr>
            <w:tcW w:w="1000" w:type="pct"/>
          </w:tcPr>
          <w:p w14:paraId="5A1B00F7" w14:textId="77777777" w:rsidR="002408F0" w:rsidRDefault="00000000">
            <w:pPr>
              <w:pStyle w:val="TableText"/>
            </w:pPr>
            <w:r w:rsidRPr="00BA1179">
              <w:t>⟨TBD⟩</w:t>
            </w:r>
          </w:p>
        </w:tc>
      </w:tr>
      <w:tr w:rsidR="002C3951" w14:paraId="5A1B0100" w14:textId="77777777">
        <w:tc>
          <w:tcPr>
            <w:tcW w:w="1000" w:type="pct"/>
          </w:tcPr>
          <w:p w14:paraId="5A1B00F9" w14:textId="77777777" w:rsidR="002408F0" w:rsidRDefault="00000000">
            <w:pPr>
              <w:pStyle w:val="TableText"/>
            </w:pPr>
            <w:r w:rsidRPr="00BA1179">
              <w:t>Milas–Kemerköy 2021</w:t>
            </w:r>
          </w:p>
        </w:tc>
        <w:tc>
          <w:tcPr>
            <w:tcW w:w="600" w:type="pct"/>
          </w:tcPr>
          <w:p w14:paraId="5A1B00FA" w14:textId="77777777" w:rsidR="002408F0" w:rsidRDefault="00000000">
            <w:pPr>
              <w:pStyle w:val="TableText"/>
            </w:pPr>
            <w:r w:rsidRPr="00BA1179">
              <w:t>⟨TBD⟩</w:t>
            </w:r>
          </w:p>
        </w:tc>
        <w:tc>
          <w:tcPr>
            <w:tcW w:w="600" w:type="pct"/>
          </w:tcPr>
          <w:p w14:paraId="5A1B00FB" w14:textId="77777777" w:rsidR="002408F0" w:rsidRDefault="00000000">
            <w:pPr>
              <w:pStyle w:val="TableText"/>
            </w:pPr>
            <w:r w:rsidRPr="00BA1179">
              <w:t>⟨TBD⟩</w:t>
            </w:r>
          </w:p>
        </w:tc>
        <w:tc>
          <w:tcPr>
            <w:tcW w:w="600" w:type="pct"/>
          </w:tcPr>
          <w:p w14:paraId="5A1B00FC" w14:textId="77777777" w:rsidR="002408F0" w:rsidRDefault="00000000">
            <w:pPr>
              <w:pStyle w:val="TableText"/>
            </w:pPr>
            <w:r w:rsidRPr="00BA1179">
              <w:t>⟨TBD⟩</w:t>
            </w:r>
          </w:p>
        </w:tc>
        <w:tc>
          <w:tcPr>
            <w:tcW w:w="600" w:type="pct"/>
          </w:tcPr>
          <w:p w14:paraId="5A1B00FD" w14:textId="77777777" w:rsidR="002408F0" w:rsidRDefault="00000000">
            <w:pPr>
              <w:pStyle w:val="TableText"/>
            </w:pPr>
            <w:r w:rsidRPr="00BA1179">
              <w:t>⟨TBD⟩</w:t>
            </w:r>
          </w:p>
        </w:tc>
        <w:tc>
          <w:tcPr>
            <w:tcW w:w="600" w:type="pct"/>
          </w:tcPr>
          <w:p w14:paraId="5A1B00FE" w14:textId="77777777" w:rsidR="002408F0" w:rsidRDefault="00000000">
            <w:pPr>
              <w:pStyle w:val="TableText"/>
            </w:pPr>
            <w:r w:rsidRPr="00BA1179">
              <w:t>⟨TBD⟩</w:t>
            </w:r>
          </w:p>
        </w:tc>
        <w:tc>
          <w:tcPr>
            <w:tcW w:w="1000" w:type="pct"/>
          </w:tcPr>
          <w:p w14:paraId="5A1B00FF" w14:textId="77777777" w:rsidR="002408F0" w:rsidRDefault="00000000">
            <w:pPr>
              <w:pStyle w:val="TableText"/>
            </w:pPr>
            <w:r w:rsidRPr="00BA1179">
              <w:t>⟨TBD⟩</w:t>
            </w:r>
          </w:p>
        </w:tc>
      </w:tr>
      <w:tr w:rsidR="002C3951" w14:paraId="5A1B0108" w14:textId="77777777">
        <w:tc>
          <w:tcPr>
            <w:tcW w:w="1000" w:type="pct"/>
          </w:tcPr>
          <w:p w14:paraId="5A1B0101" w14:textId="77777777" w:rsidR="002408F0" w:rsidRDefault="00000000">
            <w:pPr>
              <w:pStyle w:val="TableText"/>
            </w:pPr>
            <w:r w:rsidRPr="00BA1179">
              <w:t>Çanakkale–Kayadere 2023</w:t>
            </w:r>
          </w:p>
        </w:tc>
        <w:tc>
          <w:tcPr>
            <w:tcW w:w="600" w:type="pct"/>
          </w:tcPr>
          <w:p w14:paraId="5A1B0102" w14:textId="77777777" w:rsidR="002408F0" w:rsidRDefault="00000000">
            <w:pPr>
              <w:pStyle w:val="TableText"/>
            </w:pPr>
            <w:r w:rsidRPr="00BA1179">
              <w:t>⟨TBD⟩</w:t>
            </w:r>
          </w:p>
        </w:tc>
        <w:tc>
          <w:tcPr>
            <w:tcW w:w="600" w:type="pct"/>
          </w:tcPr>
          <w:p w14:paraId="5A1B0103" w14:textId="77777777" w:rsidR="002408F0" w:rsidRDefault="00000000">
            <w:pPr>
              <w:pStyle w:val="TableText"/>
            </w:pPr>
            <w:r w:rsidRPr="00BA1179">
              <w:t>⟨TBD⟩</w:t>
            </w:r>
          </w:p>
        </w:tc>
        <w:tc>
          <w:tcPr>
            <w:tcW w:w="600" w:type="pct"/>
          </w:tcPr>
          <w:p w14:paraId="5A1B0104" w14:textId="77777777" w:rsidR="002408F0" w:rsidRDefault="00000000">
            <w:pPr>
              <w:pStyle w:val="TableText"/>
            </w:pPr>
            <w:r w:rsidRPr="00BA1179">
              <w:t>⟨TBD⟩</w:t>
            </w:r>
          </w:p>
        </w:tc>
        <w:tc>
          <w:tcPr>
            <w:tcW w:w="600" w:type="pct"/>
          </w:tcPr>
          <w:p w14:paraId="5A1B0105" w14:textId="77777777" w:rsidR="002408F0" w:rsidRDefault="00000000">
            <w:pPr>
              <w:pStyle w:val="TableText"/>
            </w:pPr>
            <w:r w:rsidRPr="00BA1179">
              <w:t>⟨TBD⟩</w:t>
            </w:r>
          </w:p>
        </w:tc>
        <w:tc>
          <w:tcPr>
            <w:tcW w:w="600" w:type="pct"/>
          </w:tcPr>
          <w:p w14:paraId="5A1B0106" w14:textId="77777777" w:rsidR="002408F0" w:rsidRDefault="00000000">
            <w:pPr>
              <w:pStyle w:val="TableText"/>
            </w:pPr>
            <w:r w:rsidRPr="00BA1179">
              <w:t>⟨TBD⟩</w:t>
            </w:r>
          </w:p>
        </w:tc>
        <w:tc>
          <w:tcPr>
            <w:tcW w:w="1000" w:type="pct"/>
          </w:tcPr>
          <w:p w14:paraId="5A1B0107" w14:textId="77777777" w:rsidR="002408F0" w:rsidRDefault="00000000">
            <w:pPr>
              <w:pStyle w:val="TableText"/>
            </w:pPr>
            <w:r w:rsidRPr="00BA1179">
              <w:t>⟨TBD⟩</w:t>
            </w:r>
          </w:p>
        </w:tc>
      </w:tr>
    </w:tbl>
    <w:p w14:paraId="5A1B0109" w14:textId="77777777" w:rsidR="002408F0" w:rsidRDefault="00000000">
      <w:pPr>
        <w:pStyle w:val="Caption"/>
      </w:pPr>
      <w:bookmarkStart w:id="313" w:name="_RefT54"/>
      <w:r w:rsidRPr="00BA1179">
        <w:t xml:space="preserve">Table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Table \* ARABIC \s 1 </w:instrText>
      </w:r>
      <w:r>
        <w:fldChar w:fldCharType="separate"/>
      </w:r>
      <w:r>
        <w:rPr>
          <w:noProof/>
        </w:rPr>
        <w:t>4</w:t>
      </w:r>
      <w:r>
        <w:fldChar w:fldCharType="end"/>
      </w:r>
      <w:bookmarkEnd w:id="313"/>
      <w:r w:rsidRPr="00BA1179">
        <w:t xml:space="preserve"> Hindcast agreement metrics per historical case (mean over stochastic replicates)</w:t>
      </w:r>
    </w:p>
    <w:p w14:paraId="5A1B010A" w14:textId="77777777" w:rsidR="002408F0" w:rsidRDefault="00000000">
      <w:pPr>
        <w:pStyle w:val="ParText"/>
        <w:jc w:val="center"/>
      </w:pPr>
      <w:r w:rsidRPr="00BA1179">
        <w:rPr>
          <w:b/>
        </w:rPr>
        <w:lastRenderedPageBreak/>
        <w:t>⟨ŞEKİL PLACEHOLDER — auto_validate.py agreement PNG’leri (yeşil/kırmızı/mavi), 4 vaka⟩</w:t>
      </w:r>
    </w:p>
    <w:p w14:paraId="5A1B010B" w14:textId="77777777" w:rsidR="002408F0" w:rsidRDefault="00000000">
      <w:pPr>
        <w:pStyle w:val="Caption"/>
      </w:pPr>
      <w:bookmarkStart w:id="314" w:name="_RefF52"/>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2</w:t>
      </w:r>
      <w:r>
        <w:fldChar w:fldCharType="end"/>
      </w:r>
      <w:bookmarkEnd w:id="314"/>
      <w:r w:rsidRPr="00BA1179">
        <w:t xml:space="preserve"> Agreement maps for the historical hindcasts (correct burn, overprediction, missed burn)</w:t>
      </w:r>
    </w:p>
    <w:p w14:paraId="5A1B010C" w14:textId="77777777" w:rsidR="002408F0" w:rsidRDefault="00000000">
      <w:pPr>
        <w:pStyle w:val="ParText"/>
        <w:jc w:val="center"/>
      </w:pPr>
      <w:r w:rsidRPr="00BA1179">
        <w:rPr>
          <w:b/>
        </w:rPr>
        <w:t>⟨ŞEKİL PLACEHOLDER — perimeter-over-time / burned-area time series, sim vs FIRMS⟩</w:t>
      </w:r>
    </w:p>
    <w:p w14:paraId="5A1B010D" w14:textId="77777777" w:rsidR="002408F0" w:rsidRDefault="00000000">
      <w:pPr>
        <w:pStyle w:val="Caption"/>
      </w:pPr>
      <w:bookmarkStart w:id="315" w:name="_RefF53"/>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3</w:t>
      </w:r>
      <w:r>
        <w:fldChar w:fldCharType="end"/>
      </w:r>
      <w:bookmarkEnd w:id="315"/>
      <w:r w:rsidRPr="00BA1179">
        <w:t xml:space="preserve"> Simulated versus observed burned-area growth over time for the historical cases</w:t>
      </w:r>
    </w:p>
    <w:p w14:paraId="5A1B010E" w14:textId="77777777" w:rsidR="002408F0" w:rsidRDefault="00000000">
      <w:pPr>
        <w:pStyle w:val="Heading3"/>
      </w:pPr>
      <w:r w:rsidRPr="00BA1179">
        <w:t>Input Uncertainty and Interpretation</w:t>
      </w:r>
    </w:p>
    <w:p w14:paraId="5A1B010F" w14:textId="77777777" w:rsidR="002408F0" w:rsidRDefault="00000000">
      <w:pPr>
        <w:pStyle w:val="ParText"/>
      </w:pPr>
      <w:r w:rsidRPr="00BA1179">
        <w:t xml:space="preserve">Gridded reanalysis winds are the dominant input uncertainty of any hindcast: local channeling and the fire’s own convection are unresolved at reanalysis scale. The validation pipeline therefore reruns each case with the wind direction rotated over the full circle and reports the score of every member; </w:t>
      </w:r>
      <w:r>
        <w:fldChar w:fldCharType="begin"/>
      </w:r>
      <w:r>
        <w:instrText xml:space="preserve"> REF _RefF54 \h </w:instrText>
      </w:r>
      <w:r>
        <w:fldChar w:fldCharType="separate"/>
      </w:r>
      <w:r>
        <w:rPr>
          <w:noProof/>
        </w:rPr>
        <w:t>Figure 5.4</w:t>
      </w:r>
      <w:r>
        <w:fldChar w:fldCharType="end"/>
      </w:r>
      <w:r w:rsidRPr="00BA1179">
        <w:t xml:space="preserve"> shows the resulting spread. The interpretation to be supported once the final runs are in place has three parts: first, that the agreement scores fall within the range reported for operational fire-growth simulators evaluated on comparable satellite truth ⟨sonuç: karşılaştırma cümlesi⟩; second, that the residual error is dominated by input uncertainty rather than by the spread model, as evidenced by the wind-ensemble spread ⟨sonuç⟩; and third, that the fidelity level is sufficient for the decision-layer experiments, whose comparisons are paired on identical inputs so that input error cancels between arms. Deviations are discussed against the assumptions of Section 5.2.4.</w:t>
      </w:r>
    </w:p>
    <w:p w14:paraId="5A1B0110" w14:textId="77777777" w:rsidR="002408F0" w:rsidRDefault="00000000">
      <w:pPr>
        <w:pStyle w:val="ParText"/>
        <w:jc w:val="center"/>
      </w:pPr>
      <w:r w:rsidRPr="00BA1179">
        <w:rPr>
          <w:b/>
        </w:rPr>
        <w:t>⟨ŞEKİL PLACEHOLDER — wind_ensemble JSON → offset vs Dice grafiği⟩</w:t>
      </w:r>
    </w:p>
    <w:p w14:paraId="5A1B0111" w14:textId="77777777" w:rsidR="002408F0" w:rsidRDefault="00000000">
      <w:pPr>
        <w:pStyle w:val="Caption"/>
      </w:pPr>
      <w:bookmarkStart w:id="316" w:name="_RefF54"/>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4</w:t>
      </w:r>
      <w:r>
        <w:fldChar w:fldCharType="end"/>
      </w:r>
      <w:bookmarkEnd w:id="316"/>
      <w:r w:rsidRPr="00BA1179">
        <w:t xml:space="preserve"> Wind-direction ensemble: agreement score per rotation offset, per case</w:t>
      </w:r>
    </w:p>
    <w:p w14:paraId="5A1B0112" w14:textId="77777777" w:rsidR="002408F0" w:rsidRDefault="00000000">
      <w:pPr>
        <w:pStyle w:val="Heading2"/>
      </w:pPr>
      <w:r w:rsidRPr="00BA1179">
        <w:lastRenderedPageBreak/>
        <w:t>Performance of the Decision Layer</w:t>
      </w:r>
    </w:p>
    <w:p w14:paraId="5A1B0113" w14:textId="77777777" w:rsidR="002408F0" w:rsidRDefault="00000000">
      <w:pPr>
        <w:pStyle w:val="Heading3"/>
      </w:pPr>
      <w:r w:rsidRPr="00BA1179">
        <w:t>Evaluation Protocol</w:t>
      </w:r>
    </w:p>
    <w:p w14:paraId="5A1B0114" w14:textId="77777777" w:rsidR="002408F0" w:rsidRDefault="00000000">
      <w:pPr>
        <w:pStyle w:val="ParText"/>
      </w:pPr>
      <w:r w:rsidRPr="00BA1179">
        <w:t xml:space="preserve">All decision-layer results follow one protocol. Each condition is run as a Monte Carlo campaign of N = ⟨N⟩ scenarios; competing arms always run on identical scenario streams, namely the same maps, the same ignitions, and the same weather realized from paired random seeds, so that differences are attributable to the decision layer alone. Where an arm removes the DSS entirely, the comparison uses the counterfactual replay of Chapter 4: the identical fire history is rerun with the orders withdrawn, which isolates the causal effect of the issued interventions. Results are reported as mean ± 95% confidence interval over the campaign; paired differences additionally carry ⟨test / p-değeri⟩. The outcome basis is the physical cost, the burned-area, asset, and population terms of the decision cost with their weights renormalized, complemented per experiment by the metric that the contribution under test claims to move. Satisficing acceptance itself follows Chapter 4 throughout </w:t>
      </w:r>
      <w:r>
        <w:fldChar w:fldCharType="begin"/>
      </w:r>
      <w:r>
        <w:instrText xml:space="preserve"> CITATION Sim56 \l 1055 </w:instrText>
      </w:r>
      <w:r>
        <w:fldChar w:fldCharType="separate"/>
      </w:r>
      <w:r>
        <w:rPr>
          <w:noProof/>
        </w:rPr>
        <w:t>(Simon H. A., 1956)</w:t>
      </w:r>
      <w:r>
        <w:fldChar w:fldCharType="end"/>
      </w:r>
      <w:r w:rsidRPr="00BA1179">
        <w:t>.</w:t>
      </w:r>
    </w:p>
    <w:p w14:paraId="5A1B0115" w14:textId="77777777" w:rsidR="002408F0" w:rsidRDefault="00000000">
      <w:pPr>
        <w:pStyle w:val="Heading3"/>
      </w:pPr>
      <w:r w:rsidRPr="00BA1179">
        <w:t>C1 — Open Decision Space and Adaptive Rule Generation</w:t>
      </w:r>
    </w:p>
    <w:p w14:paraId="5A1B0116" w14:textId="77777777" w:rsidR="002408F0" w:rsidRDefault="00000000">
      <w:pPr>
        <w:pStyle w:val="ParText"/>
      </w:pPr>
      <w:r w:rsidRPr="00BA1179">
        <w:t xml:space="preserve">Contribution C1 claims that the staged adaptation loop, the evolving rule base, resolution growth, and gated generative proposals, turns a thin rule base into a competent one during operations. The experiment withholds doctrine and measures its rediscovery. One persistent engine faces a sequence of ⟨E⟩ fire episodes on one map, each episode igniting a different spot; three arms share the identical episode stream: arm A starts from the minimal profile of five rules with adaptation off, arm B starts from the same minimal profile with adaptation on, and arm C runs the full forty-rule doctrine with adaptation off as the upper reference. Reported per arm and episode are the physical cost, burned cells, time to extinguish, the rule count, and coverage, the fraction of decision cycles in which some rule fired above the gap </w:t>
      </w:r>
      <w:r w:rsidRPr="00BA1179">
        <w:lastRenderedPageBreak/>
        <w:t xml:space="preserve">threshold; for arm B, additionally the rediscovery table: which learned rules occupy antecedent cells of the withheld doctrine rules. </w:t>
      </w:r>
      <w:r>
        <w:fldChar w:fldCharType="begin"/>
      </w:r>
      <w:r>
        <w:instrText xml:space="preserve"> REF _RefT55 \h </w:instrText>
      </w:r>
      <w:r>
        <w:fldChar w:fldCharType="separate"/>
      </w:r>
      <w:r>
        <w:rPr>
          <w:noProof/>
        </w:rPr>
        <w:t>Table 5.5</w:t>
      </w:r>
      <w:r>
        <w:fldChar w:fldCharType="end"/>
      </w:r>
      <w:r w:rsidRPr="00BA1179">
        <w:t xml:space="preserve"> and </w:t>
      </w:r>
      <w:r>
        <w:fldChar w:fldCharType="begin"/>
      </w:r>
      <w:r>
        <w:instrText xml:space="preserve"> REF _RefF55 \h </w:instrText>
      </w:r>
      <w:r>
        <w:fldChar w:fldCharType="separate"/>
      </w:r>
      <w:r>
        <w:rPr>
          <w:noProof/>
        </w:rPr>
        <w:t>Figure 5.5</w:t>
      </w:r>
      <w:r>
        <w:fldChar w:fldCharType="end"/>
      </w:r>
      <w:r w:rsidRPr="00BA1179">
        <w:t xml:space="preserve"> report the outcome; </w:t>
      </w:r>
      <w:r>
        <w:fldChar w:fldCharType="begin"/>
      </w:r>
      <w:r>
        <w:instrText xml:space="preserve"> REF _RefF56 \h </w:instrText>
      </w:r>
      <w:r>
        <w:fldChar w:fldCharType="separate"/>
      </w:r>
      <w:r>
        <w:rPr>
          <w:noProof/>
        </w:rPr>
        <w:t>Figure 5.6</w:t>
      </w:r>
      <w:r>
        <w:fldChar w:fldCharType="end"/>
      </w:r>
      <w:r w:rsidRPr="00BA1179">
        <w:t xml:space="preserve"> shows rule-count and coverage growth across episodes.</w:t>
      </w:r>
    </w:p>
    <w:p w14:paraId="5A1B0117" w14:textId="77777777" w:rsidR="002408F0" w:rsidRDefault="00000000">
      <w:pPr>
        <w:pStyle w:val="ParText"/>
      </w:pPr>
      <w:r w:rsidRPr="00BA1179">
        <w:t>The claim template to be completed from the campaign reads: arm B closes ⟨x %⟩ of the outcome gap between the thin static base (arm A) and the full doctrine (arm C) within ⟨k⟩ episodes, ends with ⟨n_B⟩ rules of which ⟨m⟩ occupy withheld doctrine cells, and raises coverage from ⟨c₀⟩ to ⟨c₁⟩; the generative stage contributes ⟨g⟩ admitted rules of which ⟨g_pkg⟩ carry vocabulary packages. This experiment addresses criterion S6 of Table 5.1 and, through the gate chain, S2.</w:t>
      </w:r>
    </w:p>
    <w:tbl>
      <w:tblPr>
        <w:tblStyle w:val="TableGrid"/>
        <w:tblW w:w="5000" w:type="pct"/>
        <w:tblLook w:val="04A0" w:firstRow="1" w:lastRow="0" w:firstColumn="1" w:lastColumn="0" w:noHBand="0" w:noVBand="1"/>
      </w:tblPr>
      <w:tblGrid>
        <w:gridCol w:w="2089"/>
        <w:gridCol w:w="1447"/>
        <w:gridCol w:w="1447"/>
        <w:gridCol w:w="1447"/>
        <w:gridCol w:w="1607"/>
      </w:tblGrid>
      <w:tr w:rsidR="002C3951" w14:paraId="5A1B011D" w14:textId="77777777">
        <w:tc>
          <w:tcPr>
            <w:tcW w:w="1300" w:type="pct"/>
          </w:tcPr>
          <w:p w14:paraId="5A1B0118" w14:textId="77777777" w:rsidR="002408F0" w:rsidRDefault="00000000">
            <w:pPr>
              <w:pStyle w:val="TableText"/>
            </w:pPr>
            <w:r w:rsidRPr="00BA1179">
              <w:rPr>
                <w:b/>
              </w:rPr>
              <w:t>Metric (final episode)</w:t>
            </w:r>
          </w:p>
        </w:tc>
        <w:tc>
          <w:tcPr>
            <w:tcW w:w="900" w:type="pct"/>
          </w:tcPr>
          <w:p w14:paraId="5A1B0119" w14:textId="77777777" w:rsidR="002408F0" w:rsidRDefault="00000000">
            <w:pPr>
              <w:pStyle w:val="TableText"/>
            </w:pPr>
            <w:r w:rsidRPr="00BA1179">
              <w:rPr>
                <w:b/>
              </w:rPr>
              <w:t>Arm A: minimal, static</w:t>
            </w:r>
          </w:p>
        </w:tc>
        <w:tc>
          <w:tcPr>
            <w:tcW w:w="900" w:type="pct"/>
          </w:tcPr>
          <w:p w14:paraId="5A1B011A" w14:textId="77777777" w:rsidR="002408F0" w:rsidRDefault="00000000">
            <w:pPr>
              <w:pStyle w:val="TableText"/>
            </w:pPr>
            <w:r w:rsidRPr="00BA1179">
              <w:rPr>
                <w:b/>
              </w:rPr>
              <w:t>Arm B: minimal, adaptive</w:t>
            </w:r>
          </w:p>
        </w:tc>
        <w:tc>
          <w:tcPr>
            <w:tcW w:w="900" w:type="pct"/>
          </w:tcPr>
          <w:p w14:paraId="5A1B011B" w14:textId="77777777" w:rsidR="002408F0" w:rsidRDefault="00000000">
            <w:pPr>
              <w:pStyle w:val="TableText"/>
            </w:pPr>
            <w:r w:rsidRPr="00BA1179">
              <w:rPr>
                <w:b/>
              </w:rPr>
              <w:t>Arm C: full doctrine</w:t>
            </w:r>
          </w:p>
        </w:tc>
        <w:tc>
          <w:tcPr>
            <w:tcW w:w="1000" w:type="pct"/>
          </w:tcPr>
          <w:p w14:paraId="5A1B011C" w14:textId="77777777" w:rsidR="002408F0" w:rsidRDefault="00000000">
            <w:pPr>
              <w:pStyle w:val="TableText"/>
            </w:pPr>
            <w:r w:rsidRPr="00BA1179">
              <w:rPr>
                <w:b/>
              </w:rPr>
              <w:t>B vs A / B vs C</w:t>
            </w:r>
          </w:p>
        </w:tc>
      </w:tr>
      <w:tr w:rsidR="002C3951" w14:paraId="5A1B0123" w14:textId="77777777">
        <w:tc>
          <w:tcPr>
            <w:tcW w:w="1300" w:type="pct"/>
          </w:tcPr>
          <w:p w14:paraId="5A1B011E" w14:textId="77777777" w:rsidR="002408F0" w:rsidRDefault="00000000">
            <w:pPr>
              <w:pStyle w:val="TableText"/>
            </w:pPr>
            <w:r w:rsidRPr="00BA1179">
              <w:t>Physical cost J_phys (μ ± 95% CI)</w:t>
            </w:r>
          </w:p>
        </w:tc>
        <w:tc>
          <w:tcPr>
            <w:tcW w:w="900" w:type="pct"/>
          </w:tcPr>
          <w:p w14:paraId="5A1B011F" w14:textId="77777777" w:rsidR="002408F0" w:rsidRDefault="00000000">
            <w:pPr>
              <w:pStyle w:val="TableText"/>
            </w:pPr>
            <w:r w:rsidRPr="00BA1179">
              <w:t>⟨TBD⟩</w:t>
            </w:r>
          </w:p>
        </w:tc>
        <w:tc>
          <w:tcPr>
            <w:tcW w:w="900" w:type="pct"/>
          </w:tcPr>
          <w:p w14:paraId="5A1B0120" w14:textId="77777777" w:rsidR="002408F0" w:rsidRDefault="00000000">
            <w:pPr>
              <w:pStyle w:val="TableText"/>
            </w:pPr>
            <w:r w:rsidRPr="00BA1179">
              <w:t>⟨TBD⟩</w:t>
            </w:r>
          </w:p>
        </w:tc>
        <w:tc>
          <w:tcPr>
            <w:tcW w:w="900" w:type="pct"/>
          </w:tcPr>
          <w:p w14:paraId="5A1B0121" w14:textId="77777777" w:rsidR="002408F0" w:rsidRDefault="00000000">
            <w:pPr>
              <w:pStyle w:val="TableText"/>
            </w:pPr>
            <w:r w:rsidRPr="00BA1179">
              <w:t>⟨TBD⟩</w:t>
            </w:r>
          </w:p>
        </w:tc>
        <w:tc>
          <w:tcPr>
            <w:tcW w:w="1000" w:type="pct"/>
          </w:tcPr>
          <w:p w14:paraId="5A1B0122" w14:textId="77777777" w:rsidR="002408F0" w:rsidRDefault="00000000">
            <w:pPr>
              <w:pStyle w:val="TableText"/>
            </w:pPr>
            <w:r w:rsidRPr="00BA1179">
              <w:t>⟨TBD⟩</w:t>
            </w:r>
          </w:p>
        </w:tc>
      </w:tr>
      <w:tr w:rsidR="002C3951" w14:paraId="5A1B0129" w14:textId="77777777">
        <w:tc>
          <w:tcPr>
            <w:tcW w:w="1300" w:type="pct"/>
          </w:tcPr>
          <w:p w14:paraId="5A1B0124" w14:textId="77777777" w:rsidR="002408F0" w:rsidRDefault="00000000">
            <w:pPr>
              <w:pStyle w:val="TableText"/>
            </w:pPr>
            <w:r w:rsidRPr="00BA1179">
              <w:t>Burned cells</w:t>
            </w:r>
          </w:p>
        </w:tc>
        <w:tc>
          <w:tcPr>
            <w:tcW w:w="900" w:type="pct"/>
          </w:tcPr>
          <w:p w14:paraId="5A1B0125" w14:textId="77777777" w:rsidR="002408F0" w:rsidRDefault="00000000">
            <w:pPr>
              <w:pStyle w:val="TableText"/>
            </w:pPr>
            <w:r w:rsidRPr="00BA1179">
              <w:t>⟨TBD⟩</w:t>
            </w:r>
          </w:p>
        </w:tc>
        <w:tc>
          <w:tcPr>
            <w:tcW w:w="900" w:type="pct"/>
          </w:tcPr>
          <w:p w14:paraId="5A1B0126" w14:textId="77777777" w:rsidR="002408F0" w:rsidRDefault="00000000">
            <w:pPr>
              <w:pStyle w:val="TableText"/>
            </w:pPr>
            <w:r w:rsidRPr="00BA1179">
              <w:t>⟨TBD⟩</w:t>
            </w:r>
          </w:p>
        </w:tc>
        <w:tc>
          <w:tcPr>
            <w:tcW w:w="900" w:type="pct"/>
          </w:tcPr>
          <w:p w14:paraId="5A1B0127" w14:textId="77777777" w:rsidR="002408F0" w:rsidRDefault="00000000">
            <w:pPr>
              <w:pStyle w:val="TableText"/>
            </w:pPr>
            <w:r w:rsidRPr="00BA1179">
              <w:t>⟨TBD⟩</w:t>
            </w:r>
          </w:p>
        </w:tc>
        <w:tc>
          <w:tcPr>
            <w:tcW w:w="1000" w:type="pct"/>
          </w:tcPr>
          <w:p w14:paraId="5A1B0128" w14:textId="77777777" w:rsidR="002408F0" w:rsidRDefault="00000000">
            <w:pPr>
              <w:pStyle w:val="TableText"/>
            </w:pPr>
            <w:r w:rsidRPr="00BA1179">
              <w:t>⟨TBD⟩</w:t>
            </w:r>
          </w:p>
        </w:tc>
      </w:tr>
      <w:tr w:rsidR="002C3951" w14:paraId="5A1B012F" w14:textId="77777777">
        <w:tc>
          <w:tcPr>
            <w:tcW w:w="1300" w:type="pct"/>
          </w:tcPr>
          <w:p w14:paraId="5A1B012A" w14:textId="77777777" w:rsidR="002408F0" w:rsidRDefault="00000000">
            <w:pPr>
              <w:pStyle w:val="TableText"/>
            </w:pPr>
            <w:r w:rsidRPr="00BA1179">
              <w:t>Time to extinguish (min)</w:t>
            </w:r>
          </w:p>
        </w:tc>
        <w:tc>
          <w:tcPr>
            <w:tcW w:w="900" w:type="pct"/>
          </w:tcPr>
          <w:p w14:paraId="5A1B012B" w14:textId="77777777" w:rsidR="002408F0" w:rsidRDefault="00000000">
            <w:pPr>
              <w:pStyle w:val="TableText"/>
            </w:pPr>
            <w:r w:rsidRPr="00BA1179">
              <w:t>⟨TBD⟩</w:t>
            </w:r>
          </w:p>
        </w:tc>
        <w:tc>
          <w:tcPr>
            <w:tcW w:w="900" w:type="pct"/>
          </w:tcPr>
          <w:p w14:paraId="5A1B012C" w14:textId="77777777" w:rsidR="002408F0" w:rsidRDefault="00000000">
            <w:pPr>
              <w:pStyle w:val="TableText"/>
            </w:pPr>
            <w:r w:rsidRPr="00BA1179">
              <w:t>⟨TBD⟩</w:t>
            </w:r>
          </w:p>
        </w:tc>
        <w:tc>
          <w:tcPr>
            <w:tcW w:w="900" w:type="pct"/>
          </w:tcPr>
          <w:p w14:paraId="5A1B012D" w14:textId="77777777" w:rsidR="002408F0" w:rsidRDefault="00000000">
            <w:pPr>
              <w:pStyle w:val="TableText"/>
            </w:pPr>
            <w:r w:rsidRPr="00BA1179">
              <w:t>⟨TBD⟩</w:t>
            </w:r>
          </w:p>
        </w:tc>
        <w:tc>
          <w:tcPr>
            <w:tcW w:w="1000" w:type="pct"/>
          </w:tcPr>
          <w:p w14:paraId="5A1B012E" w14:textId="77777777" w:rsidR="002408F0" w:rsidRDefault="00000000">
            <w:pPr>
              <w:pStyle w:val="TableText"/>
            </w:pPr>
            <w:r w:rsidRPr="00BA1179">
              <w:t>⟨TBD⟩</w:t>
            </w:r>
          </w:p>
        </w:tc>
      </w:tr>
      <w:tr w:rsidR="002C3951" w14:paraId="5A1B0135" w14:textId="77777777">
        <w:tc>
          <w:tcPr>
            <w:tcW w:w="1300" w:type="pct"/>
          </w:tcPr>
          <w:p w14:paraId="5A1B0130" w14:textId="77777777" w:rsidR="002408F0" w:rsidRDefault="00000000">
            <w:pPr>
              <w:pStyle w:val="TableText"/>
            </w:pPr>
            <w:r w:rsidRPr="00BA1179">
              <w:t>Final rule count</w:t>
            </w:r>
          </w:p>
        </w:tc>
        <w:tc>
          <w:tcPr>
            <w:tcW w:w="900" w:type="pct"/>
          </w:tcPr>
          <w:p w14:paraId="5A1B0131" w14:textId="77777777" w:rsidR="002408F0" w:rsidRDefault="00000000">
            <w:pPr>
              <w:pStyle w:val="TableText"/>
            </w:pPr>
            <w:r w:rsidRPr="00BA1179">
              <w:t>5</w:t>
            </w:r>
          </w:p>
        </w:tc>
        <w:tc>
          <w:tcPr>
            <w:tcW w:w="900" w:type="pct"/>
          </w:tcPr>
          <w:p w14:paraId="5A1B0132" w14:textId="77777777" w:rsidR="002408F0" w:rsidRDefault="00000000">
            <w:pPr>
              <w:pStyle w:val="TableText"/>
            </w:pPr>
            <w:r w:rsidRPr="00BA1179">
              <w:t>⟨TBD⟩</w:t>
            </w:r>
          </w:p>
        </w:tc>
        <w:tc>
          <w:tcPr>
            <w:tcW w:w="900" w:type="pct"/>
          </w:tcPr>
          <w:p w14:paraId="5A1B0133" w14:textId="77777777" w:rsidR="002408F0" w:rsidRDefault="00000000">
            <w:pPr>
              <w:pStyle w:val="TableText"/>
            </w:pPr>
            <w:r w:rsidRPr="00BA1179">
              <w:t>40</w:t>
            </w:r>
          </w:p>
        </w:tc>
        <w:tc>
          <w:tcPr>
            <w:tcW w:w="1000" w:type="pct"/>
          </w:tcPr>
          <w:p w14:paraId="5A1B0134" w14:textId="77777777" w:rsidR="002408F0" w:rsidRDefault="00000000">
            <w:pPr>
              <w:pStyle w:val="TableText"/>
            </w:pPr>
            <w:r w:rsidRPr="00BA1179">
              <w:t>—</w:t>
            </w:r>
          </w:p>
        </w:tc>
      </w:tr>
      <w:tr w:rsidR="002C3951" w14:paraId="5A1B013B" w14:textId="77777777">
        <w:tc>
          <w:tcPr>
            <w:tcW w:w="1300" w:type="pct"/>
          </w:tcPr>
          <w:p w14:paraId="5A1B0136" w14:textId="77777777" w:rsidR="002408F0" w:rsidRDefault="00000000">
            <w:pPr>
              <w:pStyle w:val="TableText"/>
            </w:pPr>
            <w:r w:rsidRPr="00BA1179">
              <w:t>Coverage (fired &gt; 0.45)</w:t>
            </w:r>
          </w:p>
        </w:tc>
        <w:tc>
          <w:tcPr>
            <w:tcW w:w="900" w:type="pct"/>
          </w:tcPr>
          <w:p w14:paraId="5A1B0137" w14:textId="77777777" w:rsidR="002408F0" w:rsidRDefault="00000000">
            <w:pPr>
              <w:pStyle w:val="TableText"/>
            </w:pPr>
            <w:r w:rsidRPr="00BA1179">
              <w:t>⟨TBD⟩</w:t>
            </w:r>
          </w:p>
        </w:tc>
        <w:tc>
          <w:tcPr>
            <w:tcW w:w="900" w:type="pct"/>
          </w:tcPr>
          <w:p w14:paraId="5A1B0138" w14:textId="77777777" w:rsidR="002408F0" w:rsidRDefault="00000000">
            <w:pPr>
              <w:pStyle w:val="TableText"/>
            </w:pPr>
            <w:r w:rsidRPr="00BA1179">
              <w:t>⟨TBD⟩</w:t>
            </w:r>
          </w:p>
        </w:tc>
        <w:tc>
          <w:tcPr>
            <w:tcW w:w="900" w:type="pct"/>
          </w:tcPr>
          <w:p w14:paraId="5A1B0139" w14:textId="77777777" w:rsidR="002408F0" w:rsidRDefault="00000000">
            <w:pPr>
              <w:pStyle w:val="TableText"/>
            </w:pPr>
            <w:r w:rsidRPr="00BA1179">
              <w:t>⟨TBD⟩</w:t>
            </w:r>
          </w:p>
        </w:tc>
        <w:tc>
          <w:tcPr>
            <w:tcW w:w="1000" w:type="pct"/>
          </w:tcPr>
          <w:p w14:paraId="5A1B013A" w14:textId="77777777" w:rsidR="002408F0" w:rsidRDefault="00000000">
            <w:pPr>
              <w:pStyle w:val="TableText"/>
            </w:pPr>
            <w:r w:rsidRPr="00BA1179">
              <w:t>⟨TBD⟩</w:t>
            </w:r>
          </w:p>
        </w:tc>
      </w:tr>
      <w:tr w:rsidR="002C3951" w14:paraId="5A1B0141" w14:textId="77777777">
        <w:tc>
          <w:tcPr>
            <w:tcW w:w="1300" w:type="pct"/>
          </w:tcPr>
          <w:p w14:paraId="5A1B013C" w14:textId="77777777" w:rsidR="002408F0" w:rsidRDefault="00000000">
            <w:pPr>
              <w:pStyle w:val="TableText"/>
            </w:pPr>
            <w:r w:rsidRPr="00BA1179">
              <w:t>Withheld cells rediscovered</w:t>
            </w:r>
          </w:p>
        </w:tc>
        <w:tc>
          <w:tcPr>
            <w:tcW w:w="900" w:type="pct"/>
          </w:tcPr>
          <w:p w14:paraId="5A1B013D" w14:textId="77777777" w:rsidR="002408F0" w:rsidRDefault="00000000">
            <w:pPr>
              <w:pStyle w:val="TableText"/>
            </w:pPr>
            <w:r w:rsidRPr="00BA1179">
              <w:t>—</w:t>
            </w:r>
          </w:p>
        </w:tc>
        <w:tc>
          <w:tcPr>
            <w:tcW w:w="900" w:type="pct"/>
          </w:tcPr>
          <w:p w14:paraId="5A1B013E" w14:textId="77777777" w:rsidR="002408F0" w:rsidRDefault="00000000">
            <w:pPr>
              <w:pStyle w:val="TableText"/>
            </w:pPr>
            <w:r w:rsidRPr="00BA1179">
              <w:t>⟨TBD⟩</w:t>
            </w:r>
          </w:p>
        </w:tc>
        <w:tc>
          <w:tcPr>
            <w:tcW w:w="900" w:type="pct"/>
          </w:tcPr>
          <w:p w14:paraId="5A1B013F" w14:textId="77777777" w:rsidR="002408F0" w:rsidRDefault="00000000">
            <w:pPr>
              <w:pStyle w:val="TableText"/>
            </w:pPr>
            <w:r w:rsidRPr="00BA1179">
              <w:t>—</w:t>
            </w:r>
          </w:p>
        </w:tc>
        <w:tc>
          <w:tcPr>
            <w:tcW w:w="1000" w:type="pct"/>
          </w:tcPr>
          <w:p w14:paraId="5A1B0140" w14:textId="77777777" w:rsidR="002408F0" w:rsidRDefault="00000000">
            <w:pPr>
              <w:pStyle w:val="TableText"/>
            </w:pPr>
            <w:r w:rsidRPr="00BA1179">
              <w:t>—</w:t>
            </w:r>
          </w:p>
        </w:tc>
      </w:tr>
    </w:tbl>
    <w:p w14:paraId="5A1B0142" w14:textId="77777777" w:rsidR="002408F0" w:rsidRDefault="00000000">
      <w:pPr>
        <w:pStyle w:val="Caption"/>
      </w:pPr>
      <w:bookmarkStart w:id="317" w:name="_RefT55"/>
      <w:r w:rsidRPr="00BA1179">
        <w:t xml:space="preserve">Table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Table \* ARABIC \s 1 </w:instrText>
      </w:r>
      <w:r>
        <w:fldChar w:fldCharType="separate"/>
      </w:r>
      <w:r>
        <w:rPr>
          <w:noProof/>
        </w:rPr>
        <w:t>5</w:t>
      </w:r>
      <w:r>
        <w:fldChar w:fldCharType="end"/>
      </w:r>
      <w:bookmarkEnd w:id="317"/>
      <w:r w:rsidRPr="00BA1179">
        <w:t xml:space="preserve"> Rule-base growth experiment: outcome by arm</w:t>
      </w:r>
    </w:p>
    <w:p w14:paraId="5A1B0143" w14:textId="77777777" w:rsidR="002408F0" w:rsidRDefault="00000000">
      <w:pPr>
        <w:pStyle w:val="ParText"/>
        <w:jc w:val="center"/>
      </w:pPr>
      <w:r w:rsidRPr="00BA1179">
        <w:rPr>
          <w:b/>
        </w:rPr>
        <w:t>⟨ŞEKİL PLACEHOLDER — rule_growth.py: episode vs j_physical, 3 kol⟩</w:t>
      </w:r>
    </w:p>
    <w:p w14:paraId="5A1B0144" w14:textId="77777777" w:rsidR="002408F0" w:rsidRDefault="00000000">
      <w:pPr>
        <w:pStyle w:val="Caption"/>
      </w:pPr>
      <w:bookmarkStart w:id="318" w:name="_RefF55"/>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5</w:t>
      </w:r>
      <w:r>
        <w:fldChar w:fldCharType="end"/>
      </w:r>
      <w:bookmarkEnd w:id="318"/>
      <w:r w:rsidRPr="00BA1179">
        <w:t xml:space="preserve"> Per-episode physical cost by arm: thin static, thin adaptive, full doctrine</w:t>
      </w:r>
    </w:p>
    <w:p w14:paraId="5A1B0145" w14:textId="77777777" w:rsidR="002408F0" w:rsidRDefault="00000000">
      <w:pPr>
        <w:pStyle w:val="ParText"/>
        <w:jc w:val="center"/>
      </w:pPr>
      <w:r w:rsidRPr="00BA1179">
        <w:rPr>
          <w:b/>
        </w:rPr>
        <w:t>⟨ŞEKİL PLACEHOLDER — rule_growth.py: episode vs rule count &amp; coverage⟩</w:t>
      </w:r>
    </w:p>
    <w:p w14:paraId="5A1B0146" w14:textId="77777777" w:rsidR="002408F0" w:rsidRDefault="00000000">
      <w:pPr>
        <w:pStyle w:val="Caption"/>
      </w:pPr>
      <w:bookmarkStart w:id="319" w:name="_RefF56"/>
      <w:r w:rsidRPr="00BA1179">
        <w:lastRenderedPageBreak/>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6</w:t>
      </w:r>
      <w:r>
        <w:fldChar w:fldCharType="end"/>
      </w:r>
      <w:bookmarkEnd w:id="319"/>
      <w:r w:rsidRPr="00BA1179">
        <w:t xml:space="preserve"> Rule count and coverage across episodes for the adaptive arm</w:t>
      </w:r>
    </w:p>
    <w:p w14:paraId="5A1B0147" w14:textId="77777777" w:rsidR="002408F0" w:rsidRDefault="00000000">
      <w:pPr>
        <w:pStyle w:val="Heading3"/>
      </w:pPr>
      <w:r w:rsidRPr="00BA1179">
        <w:t>C2 — Confidence-Gated Uncertainty and Traceability</w:t>
      </w:r>
    </w:p>
    <w:p w14:paraId="5A1B0148" w14:textId="77777777" w:rsidR="002408F0" w:rsidRDefault="00000000">
      <w:pPr>
        <w:pStyle w:val="ParText"/>
      </w:pPr>
      <w:r w:rsidRPr="00BA1179">
        <w:t xml:space="preserve">Contribution C2 claims that epistemic uncertainty is absorbed structurally, through confidence gating and the persistence prior, and that every decision remains traceable. The uncertainty half is tested by degrading observation on otherwise identical scenarios: sensor outage fractions and noise levels are swept from nominal to severe, with and without the confidence gate, and the physical cost, the decision quality Q, and the fail-safe engagement fraction are recorded. The claim template reads: with gating, the physical cost degrades by ⟨x %⟩ at ⟨y %⟩ outage against ⟨x′ %⟩ without gating, the degradation is monotone and free of collapse, and the fail-safe engages in ⟨f %⟩ of the affected cycles, holding criterion S4 and S5 of Table 5.1. The traceability half is structural and is verified as a property: for ⟨N⟩ sampled decisions across the campaign, ⟨100%⟩ are reconstructed from the log alone into the fired rules, their firing strengths, the concept activations and confidences behind them, and the accepted or rejected adaptation trial of the cycle, satisfying criterion S7. </w:t>
      </w:r>
      <w:r>
        <w:fldChar w:fldCharType="begin"/>
      </w:r>
      <w:r>
        <w:instrText xml:space="preserve"> REF _RefT56 \h </w:instrText>
      </w:r>
      <w:r>
        <w:fldChar w:fldCharType="separate"/>
      </w:r>
      <w:r>
        <w:rPr>
          <w:noProof/>
        </w:rPr>
        <w:t>Table 5.6</w:t>
      </w:r>
      <w:r>
        <w:fldChar w:fldCharType="end"/>
      </w:r>
      <w:r w:rsidRPr="00BA1179">
        <w:t xml:space="preserve"> and </w:t>
      </w:r>
      <w:r>
        <w:fldChar w:fldCharType="begin"/>
      </w:r>
      <w:r>
        <w:instrText xml:space="preserve"> REF _RefF57 \h </w:instrText>
      </w:r>
      <w:r>
        <w:fldChar w:fldCharType="separate"/>
      </w:r>
      <w:r>
        <w:rPr>
          <w:noProof/>
        </w:rPr>
        <w:t>Figure 5.7</w:t>
      </w:r>
      <w:r>
        <w:fldChar w:fldCharType="end"/>
      </w:r>
      <w:r w:rsidRPr="00BA1179">
        <w:t xml:space="preserve"> report the sweep.</w:t>
      </w:r>
    </w:p>
    <w:tbl>
      <w:tblPr>
        <w:tblStyle w:val="TableGrid"/>
        <w:tblW w:w="5000" w:type="pct"/>
        <w:tblLook w:val="04A0" w:firstRow="1" w:lastRow="0" w:firstColumn="1" w:lastColumn="0" w:noHBand="0" w:noVBand="1"/>
      </w:tblPr>
      <w:tblGrid>
        <w:gridCol w:w="2249"/>
        <w:gridCol w:w="1447"/>
        <w:gridCol w:w="1447"/>
        <w:gridCol w:w="1447"/>
        <w:gridCol w:w="1447"/>
      </w:tblGrid>
      <w:tr w:rsidR="002C3951" w14:paraId="5A1B014E" w14:textId="77777777">
        <w:tc>
          <w:tcPr>
            <w:tcW w:w="1400" w:type="pct"/>
          </w:tcPr>
          <w:p w14:paraId="5A1B0149" w14:textId="77777777" w:rsidR="002408F0" w:rsidRDefault="00000000">
            <w:pPr>
              <w:pStyle w:val="TableText"/>
            </w:pPr>
            <w:r w:rsidRPr="00BA1179">
              <w:rPr>
                <w:b/>
              </w:rPr>
              <w:t>Outage / noise level</w:t>
            </w:r>
          </w:p>
        </w:tc>
        <w:tc>
          <w:tcPr>
            <w:tcW w:w="900" w:type="pct"/>
          </w:tcPr>
          <w:p w14:paraId="5A1B014A" w14:textId="77777777" w:rsidR="002408F0" w:rsidRDefault="00000000">
            <w:pPr>
              <w:pStyle w:val="TableText"/>
            </w:pPr>
            <w:r w:rsidRPr="00BA1179">
              <w:rPr>
                <w:b/>
              </w:rPr>
              <w:t>J_phys with gating</w:t>
            </w:r>
          </w:p>
        </w:tc>
        <w:tc>
          <w:tcPr>
            <w:tcW w:w="900" w:type="pct"/>
          </w:tcPr>
          <w:p w14:paraId="5A1B014B" w14:textId="77777777" w:rsidR="002408F0" w:rsidRDefault="00000000">
            <w:pPr>
              <w:pStyle w:val="TableText"/>
            </w:pPr>
            <w:r w:rsidRPr="00BA1179">
              <w:rPr>
                <w:b/>
              </w:rPr>
              <w:t>J_phys without gating</w:t>
            </w:r>
          </w:p>
        </w:tc>
        <w:tc>
          <w:tcPr>
            <w:tcW w:w="900" w:type="pct"/>
          </w:tcPr>
          <w:p w14:paraId="5A1B014C" w14:textId="77777777" w:rsidR="002408F0" w:rsidRDefault="00000000">
            <w:pPr>
              <w:pStyle w:val="TableText"/>
            </w:pPr>
            <w:r w:rsidRPr="00BA1179">
              <w:rPr>
                <w:b/>
              </w:rPr>
              <w:t>Mean quality Q</w:t>
            </w:r>
          </w:p>
        </w:tc>
        <w:tc>
          <w:tcPr>
            <w:tcW w:w="900" w:type="pct"/>
          </w:tcPr>
          <w:p w14:paraId="5A1B014D" w14:textId="77777777" w:rsidR="002408F0" w:rsidRDefault="00000000">
            <w:pPr>
              <w:pStyle w:val="TableText"/>
            </w:pPr>
            <w:r w:rsidRPr="00BA1179">
              <w:rPr>
                <w:b/>
              </w:rPr>
              <w:t>Fail-safe fraction</w:t>
            </w:r>
          </w:p>
        </w:tc>
      </w:tr>
      <w:tr w:rsidR="002C3951" w14:paraId="5A1B0154" w14:textId="77777777">
        <w:tc>
          <w:tcPr>
            <w:tcW w:w="1400" w:type="pct"/>
          </w:tcPr>
          <w:p w14:paraId="5A1B014F" w14:textId="77777777" w:rsidR="002408F0" w:rsidRDefault="00000000">
            <w:pPr>
              <w:pStyle w:val="TableText"/>
            </w:pPr>
            <w:r w:rsidRPr="00BA1179">
              <w:t>0% (nominal)</w:t>
            </w:r>
          </w:p>
        </w:tc>
        <w:tc>
          <w:tcPr>
            <w:tcW w:w="900" w:type="pct"/>
          </w:tcPr>
          <w:p w14:paraId="5A1B0150" w14:textId="77777777" w:rsidR="002408F0" w:rsidRDefault="00000000">
            <w:pPr>
              <w:pStyle w:val="TableText"/>
            </w:pPr>
            <w:r w:rsidRPr="00BA1179">
              <w:t>⟨TBD⟩</w:t>
            </w:r>
          </w:p>
        </w:tc>
        <w:tc>
          <w:tcPr>
            <w:tcW w:w="900" w:type="pct"/>
          </w:tcPr>
          <w:p w14:paraId="5A1B0151" w14:textId="77777777" w:rsidR="002408F0" w:rsidRDefault="00000000">
            <w:pPr>
              <w:pStyle w:val="TableText"/>
            </w:pPr>
            <w:r w:rsidRPr="00BA1179">
              <w:t>⟨TBD⟩</w:t>
            </w:r>
          </w:p>
        </w:tc>
        <w:tc>
          <w:tcPr>
            <w:tcW w:w="900" w:type="pct"/>
          </w:tcPr>
          <w:p w14:paraId="5A1B0152" w14:textId="77777777" w:rsidR="002408F0" w:rsidRDefault="00000000">
            <w:pPr>
              <w:pStyle w:val="TableText"/>
            </w:pPr>
            <w:r w:rsidRPr="00BA1179">
              <w:t>⟨TBD⟩</w:t>
            </w:r>
          </w:p>
        </w:tc>
        <w:tc>
          <w:tcPr>
            <w:tcW w:w="900" w:type="pct"/>
          </w:tcPr>
          <w:p w14:paraId="5A1B0153" w14:textId="77777777" w:rsidR="002408F0" w:rsidRDefault="00000000">
            <w:pPr>
              <w:pStyle w:val="TableText"/>
            </w:pPr>
            <w:r w:rsidRPr="00BA1179">
              <w:t>⟨TBD⟩</w:t>
            </w:r>
          </w:p>
        </w:tc>
      </w:tr>
      <w:tr w:rsidR="002C3951" w14:paraId="5A1B015A" w14:textId="77777777">
        <w:tc>
          <w:tcPr>
            <w:tcW w:w="1400" w:type="pct"/>
          </w:tcPr>
          <w:p w14:paraId="5A1B0155" w14:textId="77777777" w:rsidR="002408F0" w:rsidRDefault="00000000">
            <w:pPr>
              <w:pStyle w:val="TableText"/>
            </w:pPr>
            <w:r w:rsidRPr="00BA1179">
              <w:t>⟨10%⟩</w:t>
            </w:r>
          </w:p>
        </w:tc>
        <w:tc>
          <w:tcPr>
            <w:tcW w:w="900" w:type="pct"/>
          </w:tcPr>
          <w:p w14:paraId="5A1B0156" w14:textId="77777777" w:rsidR="002408F0" w:rsidRDefault="00000000">
            <w:pPr>
              <w:pStyle w:val="TableText"/>
            </w:pPr>
            <w:r w:rsidRPr="00BA1179">
              <w:t>⟨TBD⟩</w:t>
            </w:r>
          </w:p>
        </w:tc>
        <w:tc>
          <w:tcPr>
            <w:tcW w:w="900" w:type="pct"/>
          </w:tcPr>
          <w:p w14:paraId="5A1B0157" w14:textId="77777777" w:rsidR="002408F0" w:rsidRDefault="00000000">
            <w:pPr>
              <w:pStyle w:val="TableText"/>
            </w:pPr>
            <w:r w:rsidRPr="00BA1179">
              <w:t>⟨TBD⟩</w:t>
            </w:r>
          </w:p>
        </w:tc>
        <w:tc>
          <w:tcPr>
            <w:tcW w:w="900" w:type="pct"/>
          </w:tcPr>
          <w:p w14:paraId="5A1B0158" w14:textId="77777777" w:rsidR="002408F0" w:rsidRDefault="00000000">
            <w:pPr>
              <w:pStyle w:val="TableText"/>
            </w:pPr>
            <w:r w:rsidRPr="00BA1179">
              <w:t>⟨TBD⟩</w:t>
            </w:r>
          </w:p>
        </w:tc>
        <w:tc>
          <w:tcPr>
            <w:tcW w:w="900" w:type="pct"/>
          </w:tcPr>
          <w:p w14:paraId="5A1B0159" w14:textId="77777777" w:rsidR="002408F0" w:rsidRDefault="00000000">
            <w:pPr>
              <w:pStyle w:val="TableText"/>
            </w:pPr>
            <w:r w:rsidRPr="00BA1179">
              <w:t>⟨TBD⟩</w:t>
            </w:r>
          </w:p>
        </w:tc>
      </w:tr>
      <w:tr w:rsidR="002C3951" w14:paraId="5A1B0160" w14:textId="77777777">
        <w:tc>
          <w:tcPr>
            <w:tcW w:w="1400" w:type="pct"/>
          </w:tcPr>
          <w:p w14:paraId="5A1B015B" w14:textId="77777777" w:rsidR="002408F0" w:rsidRDefault="00000000">
            <w:pPr>
              <w:pStyle w:val="TableText"/>
            </w:pPr>
            <w:r w:rsidRPr="00BA1179">
              <w:t>⟨25%⟩</w:t>
            </w:r>
          </w:p>
        </w:tc>
        <w:tc>
          <w:tcPr>
            <w:tcW w:w="900" w:type="pct"/>
          </w:tcPr>
          <w:p w14:paraId="5A1B015C" w14:textId="77777777" w:rsidR="002408F0" w:rsidRDefault="00000000">
            <w:pPr>
              <w:pStyle w:val="TableText"/>
            </w:pPr>
            <w:r w:rsidRPr="00BA1179">
              <w:t>⟨TBD⟩</w:t>
            </w:r>
          </w:p>
        </w:tc>
        <w:tc>
          <w:tcPr>
            <w:tcW w:w="900" w:type="pct"/>
          </w:tcPr>
          <w:p w14:paraId="5A1B015D" w14:textId="77777777" w:rsidR="002408F0" w:rsidRDefault="00000000">
            <w:pPr>
              <w:pStyle w:val="TableText"/>
            </w:pPr>
            <w:r w:rsidRPr="00BA1179">
              <w:t>⟨TBD⟩</w:t>
            </w:r>
          </w:p>
        </w:tc>
        <w:tc>
          <w:tcPr>
            <w:tcW w:w="900" w:type="pct"/>
          </w:tcPr>
          <w:p w14:paraId="5A1B015E" w14:textId="77777777" w:rsidR="002408F0" w:rsidRDefault="00000000">
            <w:pPr>
              <w:pStyle w:val="TableText"/>
            </w:pPr>
            <w:r w:rsidRPr="00BA1179">
              <w:t>⟨TBD⟩</w:t>
            </w:r>
          </w:p>
        </w:tc>
        <w:tc>
          <w:tcPr>
            <w:tcW w:w="900" w:type="pct"/>
          </w:tcPr>
          <w:p w14:paraId="5A1B015F" w14:textId="77777777" w:rsidR="002408F0" w:rsidRDefault="00000000">
            <w:pPr>
              <w:pStyle w:val="TableText"/>
            </w:pPr>
            <w:r w:rsidRPr="00BA1179">
              <w:t>⟨TBD⟩</w:t>
            </w:r>
          </w:p>
        </w:tc>
      </w:tr>
      <w:tr w:rsidR="002C3951" w14:paraId="5A1B0166" w14:textId="77777777">
        <w:tc>
          <w:tcPr>
            <w:tcW w:w="1400" w:type="pct"/>
          </w:tcPr>
          <w:p w14:paraId="5A1B0161" w14:textId="77777777" w:rsidR="002408F0" w:rsidRDefault="00000000">
            <w:pPr>
              <w:pStyle w:val="TableText"/>
            </w:pPr>
            <w:r w:rsidRPr="00BA1179">
              <w:t>⟨50%⟩</w:t>
            </w:r>
          </w:p>
        </w:tc>
        <w:tc>
          <w:tcPr>
            <w:tcW w:w="900" w:type="pct"/>
          </w:tcPr>
          <w:p w14:paraId="5A1B0162" w14:textId="77777777" w:rsidR="002408F0" w:rsidRDefault="00000000">
            <w:pPr>
              <w:pStyle w:val="TableText"/>
            </w:pPr>
            <w:r w:rsidRPr="00BA1179">
              <w:t>⟨TBD⟩</w:t>
            </w:r>
          </w:p>
        </w:tc>
        <w:tc>
          <w:tcPr>
            <w:tcW w:w="900" w:type="pct"/>
          </w:tcPr>
          <w:p w14:paraId="5A1B0163" w14:textId="77777777" w:rsidR="002408F0" w:rsidRDefault="00000000">
            <w:pPr>
              <w:pStyle w:val="TableText"/>
            </w:pPr>
            <w:r w:rsidRPr="00BA1179">
              <w:t>⟨TBD⟩</w:t>
            </w:r>
          </w:p>
        </w:tc>
        <w:tc>
          <w:tcPr>
            <w:tcW w:w="900" w:type="pct"/>
          </w:tcPr>
          <w:p w14:paraId="5A1B0164" w14:textId="77777777" w:rsidR="002408F0" w:rsidRDefault="00000000">
            <w:pPr>
              <w:pStyle w:val="TableText"/>
            </w:pPr>
            <w:r w:rsidRPr="00BA1179">
              <w:t>⟨TBD⟩</w:t>
            </w:r>
          </w:p>
        </w:tc>
        <w:tc>
          <w:tcPr>
            <w:tcW w:w="900" w:type="pct"/>
          </w:tcPr>
          <w:p w14:paraId="5A1B0165" w14:textId="77777777" w:rsidR="002408F0" w:rsidRDefault="00000000">
            <w:pPr>
              <w:pStyle w:val="TableText"/>
            </w:pPr>
            <w:r w:rsidRPr="00BA1179">
              <w:t>⟨TBD⟩</w:t>
            </w:r>
          </w:p>
        </w:tc>
      </w:tr>
      <w:tr w:rsidR="002C3951" w14:paraId="5A1B016C" w14:textId="77777777">
        <w:tc>
          <w:tcPr>
            <w:tcW w:w="1400" w:type="pct"/>
          </w:tcPr>
          <w:p w14:paraId="5A1B0167" w14:textId="77777777" w:rsidR="002408F0" w:rsidRDefault="00000000">
            <w:pPr>
              <w:pStyle w:val="TableText"/>
            </w:pPr>
            <w:r w:rsidRPr="00BA1179">
              <w:t>⟨75%⟩</w:t>
            </w:r>
          </w:p>
        </w:tc>
        <w:tc>
          <w:tcPr>
            <w:tcW w:w="900" w:type="pct"/>
          </w:tcPr>
          <w:p w14:paraId="5A1B0168" w14:textId="77777777" w:rsidR="002408F0" w:rsidRDefault="00000000">
            <w:pPr>
              <w:pStyle w:val="TableText"/>
            </w:pPr>
            <w:r w:rsidRPr="00BA1179">
              <w:t>⟨TBD⟩</w:t>
            </w:r>
          </w:p>
        </w:tc>
        <w:tc>
          <w:tcPr>
            <w:tcW w:w="900" w:type="pct"/>
          </w:tcPr>
          <w:p w14:paraId="5A1B0169" w14:textId="77777777" w:rsidR="002408F0" w:rsidRDefault="00000000">
            <w:pPr>
              <w:pStyle w:val="TableText"/>
            </w:pPr>
            <w:r w:rsidRPr="00BA1179">
              <w:t>⟨TBD⟩</w:t>
            </w:r>
          </w:p>
        </w:tc>
        <w:tc>
          <w:tcPr>
            <w:tcW w:w="900" w:type="pct"/>
          </w:tcPr>
          <w:p w14:paraId="5A1B016A" w14:textId="77777777" w:rsidR="002408F0" w:rsidRDefault="00000000">
            <w:pPr>
              <w:pStyle w:val="TableText"/>
            </w:pPr>
            <w:r w:rsidRPr="00BA1179">
              <w:t>⟨TBD⟩</w:t>
            </w:r>
          </w:p>
        </w:tc>
        <w:tc>
          <w:tcPr>
            <w:tcW w:w="900" w:type="pct"/>
          </w:tcPr>
          <w:p w14:paraId="5A1B016B" w14:textId="77777777" w:rsidR="002408F0" w:rsidRDefault="00000000">
            <w:pPr>
              <w:pStyle w:val="TableText"/>
            </w:pPr>
            <w:r w:rsidRPr="00BA1179">
              <w:t>⟨TBD⟩</w:t>
            </w:r>
          </w:p>
        </w:tc>
      </w:tr>
    </w:tbl>
    <w:p w14:paraId="5A1B016D" w14:textId="77777777" w:rsidR="002408F0" w:rsidRDefault="00000000">
      <w:pPr>
        <w:pStyle w:val="Caption"/>
      </w:pPr>
      <w:bookmarkStart w:id="320" w:name="_RefT56"/>
      <w:r w:rsidRPr="00BA1179">
        <w:t xml:space="preserve">Table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Table \* ARABIC \s 1 </w:instrText>
      </w:r>
      <w:r>
        <w:fldChar w:fldCharType="separate"/>
      </w:r>
      <w:r>
        <w:rPr>
          <w:noProof/>
        </w:rPr>
        <w:t>6</w:t>
      </w:r>
      <w:r>
        <w:fldChar w:fldCharType="end"/>
      </w:r>
      <w:bookmarkEnd w:id="320"/>
      <w:r w:rsidRPr="00BA1179">
        <w:t xml:space="preserve"> Robustness under degraded observation, with and without confidence gating</w:t>
      </w:r>
    </w:p>
    <w:p w14:paraId="5A1B016E" w14:textId="77777777" w:rsidR="002408F0" w:rsidRDefault="00000000">
      <w:pPr>
        <w:pStyle w:val="ParText"/>
        <w:jc w:val="center"/>
      </w:pPr>
      <w:r w:rsidRPr="00BA1179">
        <w:rPr>
          <w:b/>
        </w:rPr>
        <w:t>⟨ŞEKİL PLACEHOLDER — sensor outage sweep: J_phys &amp; Q vs outage, 2 eğri⟩</w:t>
      </w:r>
    </w:p>
    <w:p w14:paraId="5A1B016F" w14:textId="77777777" w:rsidR="002408F0" w:rsidRDefault="00000000">
      <w:pPr>
        <w:pStyle w:val="Caption"/>
      </w:pPr>
      <w:bookmarkStart w:id="321" w:name="_RefF57"/>
      <w:r w:rsidRPr="00BA1179">
        <w:lastRenderedPageBreak/>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7</w:t>
      </w:r>
      <w:r>
        <w:fldChar w:fldCharType="end"/>
      </w:r>
      <w:bookmarkEnd w:id="321"/>
      <w:r w:rsidRPr="00BA1179">
        <w:t xml:space="preserve"> Physical cost and decision quality versus observation degradation, with and without gating</w:t>
      </w:r>
    </w:p>
    <w:p w14:paraId="5A1B0170" w14:textId="77777777" w:rsidR="002408F0" w:rsidRDefault="00000000">
      <w:pPr>
        <w:pStyle w:val="Heading3"/>
      </w:pPr>
      <w:r w:rsidRPr="00BA1179">
        <w:t>C3 — End-to-End Operational Use Case</w:t>
      </w:r>
    </w:p>
    <w:p w14:paraId="5A1B0171" w14:textId="77777777" w:rsidR="002408F0" w:rsidRDefault="00000000">
      <w:pPr>
        <w:pStyle w:val="ParText"/>
      </w:pPr>
      <w:r w:rsidRPr="00BA1179">
        <w:t xml:space="preserve">Contribution C3 claims an end-to-end operational workflow whose benefit is causally attributable. The use case couples the validated simulation core, the full decision pipeline, and the operator dashboard on ⟨scenario: harita/senaryo adı⟩; the with-DSS run is compared with the counterfactual replay of the identical fire history without the issued orders. Reported are burned area, asset and population exposure, containment time, response cost, and the timeline of decisions with their explanations. The claim template reads: the DSS reduces burned area by ⟨x %⟩ and physical cost by ⟨y %⟩ against the counterfactual, first orders are issued within ⟨t⟩ minutes of detection, and every order in the timeline carries its rule-level rationale, addressing criteria S2, S3, and S7. </w:t>
      </w:r>
      <w:r>
        <w:fldChar w:fldCharType="begin"/>
      </w:r>
      <w:r>
        <w:instrText xml:space="preserve"> REF _RefT57 \h </w:instrText>
      </w:r>
      <w:r>
        <w:fldChar w:fldCharType="separate"/>
      </w:r>
      <w:r>
        <w:rPr>
          <w:noProof/>
        </w:rPr>
        <w:t>Table 5.7</w:t>
      </w:r>
      <w:r>
        <w:fldChar w:fldCharType="end"/>
      </w:r>
      <w:r w:rsidRPr="00BA1179">
        <w:t xml:space="preserve"> and </w:t>
      </w:r>
      <w:r>
        <w:fldChar w:fldCharType="begin"/>
      </w:r>
      <w:r>
        <w:instrText xml:space="preserve"> REF _RefF58 \h </w:instrText>
      </w:r>
      <w:r>
        <w:fldChar w:fldCharType="separate"/>
      </w:r>
      <w:r>
        <w:rPr>
          <w:noProof/>
        </w:rPr>
        <w:t>Figure 5.8</w:t>
      </w:r>
      <w:r>
        <w:fldChar w:fldCharType="end"/>
      </w:r>
      <w:r w:rsidRPr="00BA1179">
        <w:t xml:space="preserve"> report the comparison.</w:t>
      </w:r>
    </w:p>
    <w:tbl>
      <w:tblPr>
        <w:tblStyle w:val="TableGrid"/>
        <w:tblW w:w="5000" w:type="pct"/>
        <w:tblLook w:val="04A0" w:firstRow="1" w:lastRow="0" w:firstColumn="1" w:lastColumn="0" w:noHBand="0" w:noVBand="1"/>
      </w:tblPr>
      <w:tblGrid>
        <w:gridCol w:w="2730"/>
        <w:gridCol w:w="1765"/>
        <w:gridCol w:w="1776"/>
        <w:gridCol w:w="1766"/>
      </w:tblGrid>
      <w:tr w:rsidR="002C3951" w14:paraId="5A1B0176" w14:textId="77777777">
        <w:tc>
          <w:tcPr>
            <w:tcW w:w="1700" w:type="pct"/>
          </w:tcPr>
          <w:p w14:paraId="5A1B0172" w14:textId="77777777" w:rsidR="002408F0" w:rsidRDefault="00000000">
            <w:pPr>
              <w:pStyle w:val="TableText"/>
            </w:pPr>
            <w:r w:rsidRPr="00BA1179">
              <w:rPr>
                <w:b/>
              </w:rPr>
              <w:t>Metric</w:t>
            </w:r>
          </w:p>
        </w:tc>
        <w:tc>
          <w:tcPr>
            <w:tcW w:w="1100" w:type="pct"/>
          </w:tcPr>
          <w:p w14:paraId="5A1B0173" w14:textId="77777777" w:rsidR="002408F0" w:rsidRDefault="00000000">
            <w:pPr>
              <w:pStyle w:val="TableText"/>
            </w:pPr>
            <w:r w:rsidRPr="00BA1179">
              <w:rPr>
                <w:b/>
              </w:rPr>
              <w:t>With DSS</w:t>
            </w:r>
          </w:p>
        </w:tc>
        <w:tc>
          <w:tcPr>
            <w:tcW w:w="1100" w:type="pct"/>
          </w:tcPr>
          <w:p w14:paraId="5A1B0174" w14:textId="77777777" w:rsidR="002408F0" w:rsidRDefault="00000000">
            <w:pPr>
              <w:pStyle w:val="TableText"/>
            </w:pPr>
            <w:r w:rsidRPr="00BA1179">
              <w:rPr>
                <w:b/>
              </w:rPr>
              <w:t>Counterfactual (orders withdrawn)</w:t>
            </w:r>
          </w:p>
        </w:tc>
        <w:tc>
          <w:tcPr>
            <w:tcW w:w="1100" w:type="pct"/>
          </w:tcPr>
          <w:p w14:paraId="5A1B0175" w14:textId="77777777" w:rsidR="002408F0" w:rsidRDefault="00000000">
            <w:pPr>
              <w:pStyle w:val="TableText"/>
            </w:pPr>
            <w:r w:rsidRPr="00BA1179">
              <w:rPr>
                <w:b/>
              </w:rPr>
              <w:t>Δ (%)</w:t>
            </w:r>
          </w:p>
        </w:tc>
      </w:tr>
      <w:tr w:rsidR="002C3951" w14:paraId="5A1B017B" w14:textId="77777777">
        <w:tc>
          <w:tcPr>
            <w:tcW w:w="1700" w:type="pct"/>
          </w:tcPr>
          <w:p w14:paraId="5A1B0177" w14:textId="77777777" w:rsidR="002408F0" w:rsidRDefault="00000000">
            <w:pPr>
              <w:pStyle w:val="TableText"/>
            </w:pPr>
            <w:r w:rsidRPr="00BA1179">
              <w:t>Burned area (cells / ha)</w:t>
            </w:r>
          </w:p>
        </w:tc>
        <w:tc>
          <w:tcPr>
            <w:tcW w:w="1100" w:type="pct"/>
          </w:tcPr>
          <w:p w14:paraId="5A1B0178" w14:textId="77777777" w:rsidR="002408F0" w:rsidRDefault="00000000">
            <w:pPr>
              <w:pStyle w:val="TableText"/>
            </w:pPr>
            <w:r w:rsidRPr="00BA1179">
              <w:t>⟨TBD⟩</w:t>
            </w:r>
          </w:p>
        </w:tc>
        <w:tc>
          <w:tcPr>
            <w:tcW w:w="1100" w:type="pct"/>
          </w:tcPr>
          <w:p w14:paraId="5A1B0179" w14:textId="77777777" w:rsidR="002408F0" w:rsidRDefault="00000000">
            <w:pPr>
              <w:pStyle w:val="TableText"/>
            </w:pPr>
            <w:r w:rsidRPr="00BA1179">
              <w:t>⟨TBD⟩</w:t>
            </w:r>
          </w:p>
        </w:tc>
        <w:tc>
          <w:tcPr>
            <w:tcW w:w="1100" w:type="pct"/>
          </w:tcPr>
          <w:p w14:paraId="5A1B017A" w14:textId="77777777" w:rsidR="002408F0" w:rsidRDefault="00000000">
            <w:pPr>
              <w:pStyle w:val="TableText"/>
            </w:pPr>
            <w:r w:rsidRPr="00BA1179">
              <w:t>⟨TBD⟩</w:t>
            </w:r>
          </w:p>
        </w:tc>
      </w:tr>
      <w:tr w:rsidR="002C3951" w14:paraId="5A1B0180" w14:textId="77777777">
        <w:tc>
          <w:tcPr>
            <w:tcW w:w="1700" w:type="pct"/>
          </w:tcPr>
          <w:p w14:paraId="5A1B017C" w14:textId="77777777" w:rsidR="002408F0" w:rsidRDefault="00000000">
            <w:pPr>
              <w:pStyle w:val="TableText"/>
            </w:pPr>
            <w:r w:rsidRPr="00BA1179">
              <w:t>Physical cost J_phys</w:t>
            </w:r>
          </w:p>
        </w:tc>
        <w:tc>
          <w:tcPr>
            <w:tcW w:w="1100" w:type="pct"/>
          </w:tcPr>
          <w:p w14:paraId="5A1B017D" w14:textId="77777777" w:rsidR="002408F0" w:rsidRDefault="00000000">
            <w:pPr>
              <w:pStyle w:val="TableText"/>
            </w:pPr>
            <w:r w:rsidRPr="00BA1179">
              <w:t>⟨TBD⟩</w:t>
            </w:r>
          </w:p>
        </w:tc>
        <w:tc>
          <w:tcPr>
            <w:tcW w:w="1100" w:type="pct"/>
          </w:tcPr>
          <w:p w14:paraId="5A1B017E" w14:textId="77777777" w:rsidR="002408F0" w:rsidRDefault="00000000">
            <w:pPr>
              <w:pStyle w:val="TableText"/>
            </w:pPr>
            <w:r w:rsidRPr="00BA1179">
              <w:t>⟨TBD⟩</w:t>
            </w:r>
          </w:p>
        </w:tc>
        <w:tc>
          <w:tcPr>
            <w:tcW w:w="1100" w:type="pct"/>
          </w:tcPr>
          <w:p w14:paraId="5A1B017F" w14:textId="77777777" w:rsidR="002408F0" w:rsidRDefault="00000000">
            <w:pPr>
              <w:pStyle w:val="TableText"/>
            </w:pPr>
            <w:r w:rsidRPr="00BA1179">
              <w:t>⟨TBD⟩</w:t>
            </w:r>
          </w:p>
        </w:tc>
      </w:tr>
      <w:tr w:rsidR="002C3951" w14:paraId="5A1B0185" w14:textId="77777777">
        <w:tc>
          <w:tcPr>
            <w:tcW w:w="1700" w:type="pct"/>
          </w:tcPr>
          <w:p w14:paraId="5A1B0181" w14:textId="77777777" w:rsidR="002408F0" w:rsidRDefault="00000000">
            <w:pPr>
              <w:pStyle w:val="TableText"/>
            </w:pPr>
            <w:r w:rsidRPr="00BA1179">
              <w:t>Asset exposure term</w:t>
            </w:r>
          </w:p>
        </w:tc>
        <w:tc>
          <w:tcPr>
            <w:tcW w:w="1100" w:type="pct"/>
          </w:tcPr>
          <w:p w14:paraId="5A1B0182" w14:textId="77777777" w:rsidR="002408F0" w:rsidRDefault="00000000">
            <w:pPr>
              <w:pStyle w:val="TableText"/>
            </w:pPr>
            <w:r w:rsidRPr="00BA1179">
              <w:t>⟨TBD⟩</w:t>
            </w:r>
          </w:p>
        </w:tc>
        <w:tc>
          <w:tcPr>
            <w:tcW w:w="1100" w:type="pct"/>
          </w:tcPr>
          <w:p w14:paraId="5A1B0183" w14:textId="77777777" w:rsidR="002408F0" w:rsidRDefault="00000000">
            <w:pPr>
              <w:pStyle w:val="TableText"/>
            </w:pPr>
            <w:r w:rsidRPr="00BA1179">
              <w:t>⟨TBD⟩</w:t>
            </w:r>
          </w:p>
        </w:tc>
        <w:tc>
          <w:tcPr>
            <w:tcW w:w="1100" w:type="pct"/>
          </w:tcPr>
          <w:p w14:paraId="5A1B0184" w14:textId="77777777" w:rsidR="002408F0" w:rsidRDefault="00000000">
            <w:pPr>
              <w:pStyle w:val="TableText"/>
            </w:pPr>
            <w:r w:rsidRPr="00BA1179">
              <w:t>⟨TBD⟩</w:t>
            </w:r>
          </w:p>
        </w:tc>
      </w:tr>
      <w:tr w:rsidR="002C3951" w14:paraId="5A1B018A" w14:textId="77777777">
        <w:tc>
          <w:tcPr>
            <w:tcW w:w="1700" w:type="pct"/>
          </w:tcPr>
          <w:p w14:paraId="5A1B0186" w14:textId="77777777" w:rsidR="002408F0" w:rsidRDefault="00000000">
            <w:pPr>
              <w:pStyle w:val="TableText"/>
            </w:pPr>
            <w:r w:rsidRPr="00BA1179">
              <w:t>Population exposure term</w:t>
            </w:r>
          </w:p>
        </w:tc>
        <w:tc>
          <w:tcPr>
            <w:tcW w:w="1100" w:type="pct"/>
          </w:tcPr>
          <w:p w14:paraId="5A1B0187" w14:textId="77777777" w:rsidR="002408F0" w:rsidRDefault="00000000">
            <w:pPr>
              <w:pStyle w:val="TableText"/>
            </w:pPr>
            <w:r w:rsidRPr="00BA1179">
              <w:t>⟨TBD⟩</w:t>
            </w:r>
          </w:p>
        </w:tc>
        <w:tc>
          <w:tcPr>
            <w:tcW w:w="1100" w:type="pct"/>
          </w:tcPr>
          <w:p w14:paraId="5A1B0188" w14:textId="77777777" w:rsidR="002408F0" w:rsidRDefault="00000000">
            <w:pPr>
              <w:pStyle w:val="TableText"/>
            </w:pPr>
            <w:r w:rsidRPr="00BA1179">
              <w:t>⟨TBD⟩</w:t>
            </w:r>
          </w:p>
        </w:tc>
        <w:tc>
          <w:tcPr>
            <w:tcW w:w="1100" w:type="pct"/>
          </w:tcPr>
          <w:p w14:paraId="5A1B0189" w14:textId="77777777" w:rsidR="002408F0" w:rsidRDefault="00000000">
            <w:pPr>
              <w:pStyle w:val="TableText"/>
            </w:pPr>
            <w:r w:rsidRPr="00BA1179">
              <w:t>⟨TBD⟩</w:t>
            </w:r>
          </w:p>
        </w:tc>
      </w:tr>
      <w:tr w:rsidR="002C3951" w14:paraId="5A1B018F" w14:textId="77777777">
        <w:tc>
          <w:tcPr>
            <w:tcW w:w="1700" w:type="pct"/>
          </w:tcPr>
          <w:p w14:paraId="5A1B018B" w14:textId="77777777" w:rsidR="002408F0" w:rsidRDefault="00000000">
            <w:pPr>
              <w:pStyle w:val="TableText"/>
            </w:pPr>
            <w:r w:rsidRPr="00BA1179">
              <w:t>Containment / extinguish time (min)</w:t>
            </w:r>
          </w:p>
        </w:tc>
        <w:tc>
          <w:tcPr>
            <w:tcW w:w="1100" w:type="pct"/>
          </w:tcPr>
          <w:p w14:paraId="5A1B018C" w14:textId="77777777" w:rsidR="002408F0" w:rsidRDefault="00000000">
            <w:pPr>
              <w:pStyle w:val="TableText"/>
            </w:pPr>
            <w:r w:rsidRPr="00BA1179">
              <w:t>⟨TBD⟩</w:t>
            </w:r>
          </w:p>
        </w:tc>
        <w:tc>
          <w:tcPr>
            <w:tcW w:w="1100" w:type="pct"/>
          </w:tcPr>
          <w:p w14:paraId="5A1B018D" w14:textId="77777777" w:rsidR="002408F0" w:rsidRDefault="00000000">
            <w:pPr>
              <w:pStyle w:val="TableText"/>
            </w:pPr>
            <w:r w:rsidRPr="00BA1179">
              <w:t>⟨TBD⟩</w:t>
            </w:r>
          </w:p>
        </w:tc>
        <w:tc>
          <w:tcPr>
            <w:tcW w:w="1100" w:type="pct"/>
          </w:tcPr>
          <w:p w14:paraId="5A1B018E" w14:textId="77777777" w:rsidR="002408F0" w:rsidRDefault="00000000">
            <w:pPr>
              <w:pStyle w:val="TableText"/>
            </w:pPr>
            <w:r w:rsidRPr="00BA1179">
              <w:t>⟨TBD⟩</w:t>
            </w:r>
          </w:p>
        </w:tc>
      </w:tr>
      <w:tr w:rsidR="002C3951" w14:paraId="5A1B0194" w14:textId="77777777">
        <w:tc>
          <w:tcPr>
            <w:tcW w:w="1700" w:type="pct"/>
          </w:tcPr>
          <w:p w14:paraId="5A1B0190" w14:textId="77777777" w:rsidR="002408F0" w:rsidRDefault="00000000">
            <w:pPr>
              <w:pStyle w:val="TableText"/>
            </w:pPr>
            <w:r w:rsidRPr="00BA1179">
              <w:t>Response cost term</w:t>
            </w:r>
          </w:p>
        </w:tc>
        <w:tc>
          <w:tcPr>
            <w:tcW w:w="1100" w:type="pct"/>
          </w:tcPr>
          <w:p w14:paraId="5A1B0191" w14:textId="77777777" w:rsidR="002408F0" w:rsidRDefault="00000000">
            <w:pPr>
              <w:pStyle w:val="TableText"/>
            </w:pPr>
            <w:r w:rsidRPr="00BA1179">
              <w:t>⟨TBD⟩</w:t>
            </w:r>
          </w:p>
        </w:tc>
        <w:tc>
          <w:tcPr>
            <w:tcW w:w="1100" w:type="pct"/>
          </w:tcPr>
          <w:p w14:paraId="5A1B0192" w14:textId="77777777" w:rsidR="002408F0" w:rsidRDefault="00000000">
            <w:pPr>
              <w:pStyle w:val="TableText"/>
            </w:pPr>
            <w:r w:rsidRPr="00BA1179">
              <w:t>—</w:t>
            </w:r>
          </w:p>
        </w:tc>
        <w:tc>
          <w:tcPr>
            <w:tcW w:w="1100" w:type="pct"/>
          </w:tcPr>
          <w:p w14:paraId="5A1B0193" w14:textId="77777777" w:rsidR="002408F0" w:rsidRDefault="00000000">
            <w:pPr>
              <w:pStyle w:val="TableText"/>
            </w:pPr>
            <w:r w:rsidRPr="00BA1179">
              <w:t>—</w:t>
            </w:r>
          </w:p>
        </w:tc>
      </w:tr>
      <w:tr w:rsidR="002C3951" w14:paraId="5A1B0199" w14:textId="77777777">
        <w:tc>
          <w:tcPr>
            <w:tcW w:w="1700" w:type="pct"/>
          </w:tcPr>
          <w:p w14:paraId="5A1B0195" w14:textId="77777777" w:rsidR="002408F0" w:rsidRDefault="00000000">
            <w:pPr>
              <w:pStyle w:val="TableText"/>
            </w:pPr>
            <w:r w:rsidRPr="00BA1179">
              <w:t>Detection-to-first-order latency (min)</w:t>
            </w:r>
          </w:p>
        </w:tc>
        <w:tc>
          <w:tcPr>
            <w:tcW w:w="1100" w:type="pct"/>
          </w:tcPr>
          <w:p w14:paraId="5A1B0196" w14:textId="77777777" w:rsidR="002408F0" w:rsidRDefault="00000000">
            <w:pPr>
              <w:pStyle w:val="TableText"/>
            </w:pPr>
            <w:r w:rsidRPr="00BA1179">
              <w:t>⟨TBD⟩</w:t>
            </w:r>
          </w:p>
        </w:tc>
        <w:tc>
          <w:tcPr>
            <w:tcW w:w="1100" w:type="pct"/>
          </w:tcPr>
          <w:p w14:paraId="5A1B0197" w14:textId="77777777" w:rsidR="002408F0" w:rsidRDefault="00000000">
            <w:pPr>
              <w:pStyle w:val="TableText"/>
            </w:pPr>
            <w:r w:rsidRPr="00BA1179">
              <w:t>—</w:t>
            </w:r>
          </w:p>
        </w:tc>
        <w:tc>
          <w:tcPr>
            <w:tcW w:w="1100" w:type="pct"/>
          </w:tcPr>
          <w:p w14:paraId="5A1B0198" w14:textId="77777777" w:rsidR="002408F0" w:rsidRDefault="00000000">
            <w:pPr>
              <w:pStyle w:val="TableText"/>
            </w:pPr>
            <w:r w:rsidRPr="00BA1179">
              <w:t>—</w:t>
            </w:r>
          </w:p>
        </w:tc>
      </w:tr>
    </w:tbl>
    <w:p w14:paraId="5A1B019A" w14:textId="77777777" w:rsidR="002408F0" w:rsidRDefault="00000000">
      <w:pPr>
        <w:pStyle w:val="Caption"/>
      </w:pPr>
      <w:bookmarkStart w:id="322" w:name="_RefT57"/>
      <w:r w:rsidRPr="00BA1179">
        <w:t xml:space="preserve">Table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Table \* ARABIC \s 1 </w:instrText>
      </w:r>
      <w:r>
        <w:fldChar w:fldCharType="separate"/>
      </w:r>
      <w:r>
        <w:rPr>
          <w:noProof/>
        </w:rPr>
        <w:t>7</w:t>
      </w:r>
      <w:r>
        <w:fldChar w:fldCharType="end"/>
      </w:r>
      <w:bookmarkEnd w:id="322"/>
      <w:r w:rsidRPr="00BA1179">
        <w:t xml:space="preserve"> End-to-end use case: with-DSS run versus counterfactual replay</w:t>
      </w:r>
    </w:p>
    <w:p w14:paraId="5A1B019B" w14:textId="77777777" w:rsidR="002408F0" w:rsidRDefault="00000000">
      <w:pPr>
        <w:pStyle w:val="ParText"/>
        <w:jc w:val="center"/>
      </w:pPr>
      <w:r w:rsidRPr="00BA1179">
        <w:rPr>
          <w:b/>
        </w:rPr>
        <w:t>⟨ŞEKİL PLACEHOLDER — use case: zaman vs burned area, 2 eğri + karar işaretleri⟩</w:t>
      </w:r>
    </w:p>
    <w:p w14:paraId="5A1B019C" w14:textId="77777777" w:rsidR="002408F0" w:rsidRDefault="00000000">
      <w:pPr>
        <w:pStyle w:val="Caption"/>
      </w:pPr>
      <w:bookmarkStart w:id="323" w:name="_RefF58"/>
      <w:r w:rsidRPr="00BA1179">
        <w:lastRenderedPageBreak/>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8</w:t>
      </w:r>
      <w:r>
        <w:fldChar w:fldCharType="end"/>
      </w:r>
      <w:bookmarkEnd w:id="323"/>
      <w:r w:rsidRPr="00BA1179">
        <w:t xml:space="preserve"> Burned-area evolution with DSS and in the counterfactual replay of the identical fire history</w:t>
      </w:r>
    </w:p>
    <w:p w14:paraId="5A1B019D" w14:textId="77777777" w:rsidR="002408F0" w:rsidRDefault="00000000">
      <w:pPr>
        <w:pStyle w:val="Heading3"/>
      </w:pPr>
      <w:r w:rsidRPr="00BA1179">
        <w:t>Summary of Contribution-Level Evidence</w:t>
      </w:r>
    </w:p>
    <w:tbl>
      <w:tblPr>
        <w:tblStyle w:val="TableGrid"/>
        <w:tblW w:w="5000" w:type="pct"/>
        <w:tblLook w:val="04A0" w:firstRow="1" w:lastRow="0" w:firstColumn="1" w:lastColumn="0" w:noHBand="0" w:noVBand="1"/>
      </w:tblPr>
      <w:tblGrid>
        <w:gridCol w:w="1563"/>
        <w:gridCol w:w="2301"/>
        <w:gridCol w:w="1337"/>
        <w:gridCol w:w="1498"/>
        <w:gridCol w:w="1338"/>
      </w:tblGrid>
      <w:tr w:rsidR="002C3951" w14:paraId="5A1B01A3" w14:textId="77777777">
        <w:tc>
          <w:tcPr>
            <w:tcW w:w="700" w:type="pct"/>
          </w:tcPr>
          <w:p w14:paraId="5A1B019E" w14:textId="77777777" w:rsidR="002408F0" w:rsidRDefault="00000000">
            <w:pPr>
              <w:pStyle w:val="TableText"/>
            </w:pPr>
            <w:r w:rsidRPr="00BA1179">
              <w:rPr>
                <w:b/>
              </w:rPr>
              <w:t>Contribution</w:t>
            </w:r>
          </w:p>
        </w:tc>
        <w:tc>
          <w:tcPr>
            <w:tcW w:w="1500" w:type="pct"/>
          </w:tcPr>
          <w:p w14:paraId="5A1B019F" w14:textId="77777777" w:rsidR="002408F0" w:rsidRDefault="00000000">
            <w:pPr>
              <w:pStyle w:val="TableText"/>
            </w:pPr>
            <w:r w:rsidRPr="00BA1179">
              <w:rPr>
                <w:b/>
              </w:rPr>
              <w:t>Primary metrics</w:t>
            </w:r>
          </w:p>
        </w:tc>
        <w:tc>
          <w:tcPr>
            <w:tcW w:w="900" w:type="pct"/>
          </w:tcPr>
          <w:p w14:paraId="5A1B01A0" w14:textId="77777777" w:rsidR="002408F0" w:rsidRDefault="00000000">
            <w:pPr>
              <w:pStyle w:val="TableText"/>
            </w:pPr>
            <w:r w:rsidRPr="00BA1179">
              <w:rPr>
                <w:b/>
              </w:rPr>
              <w:t>Result</w:t>
            </w:r>
          </w:p>
        </w:tc>
        <w:tc>
          <w:tcPr>
            <w:tcW w:w="1000" w:type="pct"/>
          </w:tcPr>
          <w:p w14:paraId="5A1B01A1" w14:textId="77777777" w:rsidR="002408F0" w:rsidRDefault="00000000">
            <w:pPr>
              <w:pStyle w:val="TableText"/>
            </w:pPr>
            <w:r w:rsidRPr="00BA1179">
              <w:rPr>
                <w:b/>
              </w:rPr>
              <w:t>Target / anchor</w:t>
            </w:r>
          </w:p>
        </w:tc>
        <w:tc>
          <w:tcPr>
            <w:tcW w:w="900" w:type="pct"/>
          </w:tcPr>
          <w:p w14:paraId="5A1B01A2" w14:textId="77777777" w:rsidR="002408F0" w:rsidRDefault="00000000">
            <w:pPr>
              <w:pStyle w:val="TableText"/>
            </w:pPr>
            <w:r w:rsidRPr="00BA1179">
              <w:rPr>
                <w:b/>
              </w:rPr>
              <w:t>Criterion (Table 5.1)</w:t>
            </w:r>
          </w:p>
        </w:tc>
      </w:tr>
      <w:tr w:rsidR="002C3951" w14:paraId="5A1B01A9" w14:textId="77777777">
        <w:tc>
          <w:tcPr>
            <w:tcW w:w="700" w:type="pct"/>
          </w:tcPr>
          <w:p w14:paraId="5A1B01A4" w14:textId="77777777" w:rsidR="002408F0" w:rsidRDefault="00000000">
            <w:pPr>
              <w:pStyle w:val="TableText"/>
            </w:pPr>
            <w:r w:rsidRPr="00BA1179">
              <w:t>C1</w:t>
            </w:r>
          </w:p>
        </w:tc>
        <w:tc>
          <w:tcPr>
            <w:tcW w:w="1500" w:type="pct"/>
          </w:tcPr>
          <w:p w14:paraId="5A1B01A5" w14:textId="77777777" w:rsidR="002408F0" w:rsidRDefault="00000000">
            <w:pPr>
              <w:pStyle w:val="TableText"/>
            </w:pPr>
            <w:r w:rsidRPr="00BA1179">
              <w:t>gap closure vs full doctrine; coverage growth; rediscovery</w:t>
            </w:r>
          </w:p>
        </w:tc>
        <w:tc>
          <w:tcPr>
            <w:tcW w:w="900" w:type="pct"/>
          </w:tcPr>
          <w:p w14:paraId="5A1B01A6" w14:textId="77777777" w:rsidR="002408F0" w:rsidRDefault="00000000">
            <w:pPr>
              <w:pStyle w:val="TableText"/>
            </w:pPr>
            <w:r w:rsidRPr="00BA1179">
              <w:t>⟨TBD⟩</w:t>
            </w:r>
          </w:p>
        </w:tc>
        <w:tc>
          <w:tcPr>
            <w:tcW w:w="1000" w:type="pct"/>
          </w:tcPr>
          <w:p w14:paraId="5A1B01A7" w14:textId="77777777" w:rsidR="002408F0" w:rsidRDefault="00000000">
            <w:pPr>
              <w:pStyle w:val="TableText"/>
            </w:pPr>
            <w:r w:rsidRPr="00BA1179">
              <w:t>⟨approach arm C⟩</w:t>
            </w:r>
          </w:p>
        </w:tc>
        <w:tc>
          <w:tcPr>
            <w:tcW w:w="900" w:type="pct"/>
          </w:tcPr>
          <w:p w14:paraId="5A1B01A8" w14:textId="77777777" w:rsidR="002408F0" w:rsidRDefault="00000000">
            <w:pPr>
              <w:pStyle w:val="TableText"/>
            </w:pPr>
            <w:r w:rsidRPr="00BA1179">
              <w:t>S6, S2</w:t>
            </w:r>
          </w:p>
        </w:tc>
      </w:tr>
      <w:tr w:rsidR="002C3951" w14:paraId="5A1B01AF" w14:textId="77777777">
        <w:tc>
          <w:tcPr>
            <w:tcW w:w="700" w:type="pct"/>
          </w:tcPr>
          <w:p w14:paraId="5A1B01AA" w14:textId="77777777" w:rsidR="002408F0" w:rsidRDefault="00000000">
            <w:pPr>
              <w:pStyle w:val="TableText"/>
            </w:pPr>
            <w:r w:rsidRPr="00BA1179">
              <w:t>C2</w:t>
            </w:r>
          </w:p>
        </w:tc>
        <w:tc>
          <w:tcPr>
            <w:tcW w:w="1500" w:type="pct"/>
          </w:tcPr>
          <w:p w14:paraId="5A1B01AB" w14:textId="77777777" w:rsidR="002408F0" w:rsidRDefault="00000000">
            <w:pPr>
              <w:pStyle w:val="TableText"/>
            </w:pPr>
            <w:r w:rsidRPr="00BA1179">
              <w:t>degradation slope under outage; trace completeness</w:t>
            </w:r>
          </w:p>
        </w:tc>
        <w:tc>
          <w:tcPr>
            <w:tcW w:w="900" w:type="pct"/>
          </w:tcPr>
          <w:p w14:paraId="5A1B01AC" w14:textId="77777777" w:rsidR="002408F0" w:rsidRDefault="00000000">
            <w:pPr>
              <w:pStyle w:val="TableText"/>
            </w:pPr>
            <w:r w:rsidRPr="00BA1179">
              <w:t>⟨TBD⟩</w:t>
            </w:r>
          </w:p>
        </w:tc>
        <w:tc>
          <w:tcPr>
            <w:tcW w:w="1000" w:type="pct"/>
          </w:tcPr>
          <w:p w14:paraId="5A1B01AD" w14:textId="77777777" w:rsidR="002408F0" w:rsidRDefault="00000000">
            <w:pPr>
              <w:pStyle w:val="TableText"/>
            </w:pPr>
            <w:r w:rsidRPr="00BA1179">
              <w:t>⟨bounded, monotone; 100%⟩</w:t>
            </w:r>
          </w:p>
        </w:tc>
        <w:tc>
          <w:tcPr>
            <w:tcW w:w="900" w:type="pct"/>
          </w:tcPr>
          <w:p w14:paraId="5A1B01AE" w14:textId="77777777" w:rsidR="002408F0" w:rsidRDefault="00000000">
            <w:pPr>
              <w:pStyle w:val="TableText"/>
            </w:pPr>
            <w:r w:rsidRPr="00BA1179">
              <w:t>S4, S5, S7</w:t>
            </w:r>
          </w:p>
        </w:tc>
      </w:tr>
      <w:tr w:rsidR="002C3951" w14:paraId="5A1B01B5" w14:textId="77777777">
        <w:tc>
          <w:tcPr>
            <w:tcW w:w="700" w:type="pct"/>
          </w:tcPr>
          <w:p w14:paraId="5A1B01B0" w14:textId="77777777" w:rsidR="002408F0" w:rsidRDefault="00000000">
            <w:pPr>
              <w:pStyle w:val="TableText"/>
            </w:pPr>
            <w:r w:rsidRPr="00BA1179">
              <w:t>C3</w:t>
            </w:r>
          </w:p>
        </w:tc>
        <w:tc>
          <w:tcPr>
            <w:tcW w:w="1500" w:type="pct"/>
          </w:tcPr>
          <w:p w14:paraId="5A1B01B1" w14:textId="77777777" w:rsidR="002408F0" w:rsidRDefault="00000000">
            <w:pPr>
              <w:pStyle w:val="TableText"/>
            </w:pPr>
            <w:r w:rsidRPr="00BA1179">
              <w:t>burned-area / cost reduction vs counterfactual; latency</w:t>
            </w:r>
          </w:p>
        </w:tc>
        <w:tc>
          <w:tcPr>
            <w:tcW w:w="900" w:type="pct"/>
          </w:tcPr>
          <w:p w14:paraId="5A1B01B2" w14:textId="77777777" w:rsidR="002408F0" w:rsidRDefault="00000000">
            <w:pPr>
              <w:pStyle w:val="TableText"/>
            </w:pPr>
            <w:r w:rsidRPr="00BA1179">
              <w:t>⟨TBD⟩</w:t>
            </w:r>
          </w:p>
        </w:tc>
        <w:tc>
          <w:tcPr>
            <w:tcW w:w="1000" w:type="pct"/>
          </w:tcPr>
          <w:p w14:paraId="5A1B01B3" w14:textId="77777777" w:rsidR="002408F0" w:rsidRDefault="00000000">
            <w:pPr>
              <w:pStyle w:val="TableText"/>
            </w:pPr>
            <w:r w:rsidRPr="00BA1179">
              <w:t>⟨significant reduction⟩</w:t>
            </w:r>
          </w:p>
        </w:tc>
        <w:tc>
          <w:tcPr>
            <w:tcW w:w="900" w:type="pct"/>
          </w:tcPr>
          <w:p w14:paraId="5A1B01B4" w14:textId="77777777" w:rsidR="002408F0" w:rsidRDefault="00000000">
            <w:pPr>
              <w:pStyle w:val="TableText"/>
            </w:pPr>
            <w:r w:rsidRPr="00BA1179">
              <w:t>S2, S3, S7</w:t>
            </w:r>
          </w:p>
        </w:tc>
      </w:tr>
    </w:tbl>
    <w:p w14:paraId="5A1B01B6" w14:textId="77777777" w:rsidR="002408F0" w:rsidRDefault="00000000">
      <w:pPr>
        <w:pStyle w:val="Caption"/>
      </w:pPr>
      <w:bookmarkStart w:id="324" w:name="_RefT58"/>
      <w:r w:rsidRPr="00BA1179">
        <w:t xml:space="preserve">Table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Table \* ARABIC \s 1 </w:instrText>
      </w:r>
      <w:r>
        <w:fldChar w:fldCharType="separate"/>
      </w:r>
      <w:r>
        <w:rPr>
          <w:noProof/>
        </w:rPr>
        <w:t>8</w:t>
      </w:r>
      <w:r>
        <w:fldChar w:fldCharType="end"/>
      </w:r>
      <w:bookmarkEnd w:id="324"/>
      <w:r w:rsidRPr="00BA1179">
        <w:t xml:space="preserve"> Contribution-to-metric summary matrix</w:t>
      </w:r>
    </w:p>
    <w:p w14:paraId="5A1B01B7" w14:textId="77777777" w:rsidR="002408F0" w:rsidRDefault="00000000">
      <w:pPr>
        <w:pStyle w:val="Heading2"/>
      </w:pPr>
      <w:r w:rsidRPr="00BA1179">
        <w:t>Benchmark Against Baselines and Published Systems</w:t>
      </w:r>
    </w:p>
    <w:p w14:paraId="5A1B01B8" w14:textId="77777777" w:rsidR="002408F0" w:rsidRDefault="00000000">
      <w:pPr>
        <w:pStyle w:val="Heading3"/>
      </w:pPr>
      <w:r w:rsidRPr="00BA1179">
        <w:t>Baselines and Fair-Comparison Protocol</w:t>
      </w:r>
    </w:p>
    <w:p w14:paraId="5A1B01B9" w14:textId="77777777" w:rsidR="002408F0" w:rsidRDefault="00000000">
      <w:pPr>
        <w:pStyle w:val="ParText"/>
      </w:pPr>
      <w:r w:rsidRPr="00BA1179">
        <w:t xml:space="preserve">Quantitative benchmarking uses four baselines, each removing exactly one architectural claim of the thesis so that its value is measured in isolation: the no-intervention counterfactual (lower bound; removes the DSS), the static full seed base with adaptation off (removes C1), a centralized single-region variant with the coordinator absorbing all reasoning (removes the distributed architecture), and a greedy nearest-resource dispatch heuristic of the kind embedded in classical suppression models </w:t>
      </w:r>
      <w:r>
        <w:fldChar w:fldCharType="begin"/>
      </w:r>
      <w:r>
        <w:instrText xml:space="preserve"> CITATION DuffTolhurst2015 \l 1055 </w:instrText>
      </w:r>
      <w:r>
        <w:fldChar w:fldCharType="separate"/>
      </w:r>
      <w:r>
        <w:rPr>
          <w:noProof/>
        </w:rPr>
        <w:t>(Duff &amp; Tolhurst, 2015)</w:t>
      </w:r>
      <w:r>
        <w:fldChar w:fldCharType="end"/>
      </w:r>
      <w:r w:rsidRPr="00BA1179">
        <w:t xml:space="preserve"> (removes concept-level reasoning). All arms run the identical paired-seed protocol of Section 5.4.1 on the same scenario set </w:t>
      </w:r>
      <w:r w:rsidRPr="00BA1179">
        <w:lastRenderedPageBreak/>
        <w:t>and are scored on the same metrics, and the full configuration of every arm is recorded with the run log for reproducibility.</w:t>
      </w:r>
    </w:p>
    <w:p w14:paraId="5A1B01BA" w14:textId="77777777" w:rsidR="002408F0" w:rsidRDefault="00000000">
      <w:pPr>
        <w:pStyle w:val="ParText"/>
      </w:pPr>
      <w:r w:rsidRPr="00BA1179">
        <w:t xml:space="preserve">Published systems are positioned qualitatively rather than rerun, because the established tools solve adjacent problems: FARSITE </w:t>
      </w:r>
      <w:r>
        <w:fldChar w:fldCharType="begin"/>
      </w:r>
      <w:r>
        <w:instrText xml:space="preserve"> CITATION Finney1998 \l 1055 </w:instrText>
      </w:r>
      <w:r>
        <w:fldChar w:fldCharType="separate"/>
      </w:r>
      <w:r>
        <w:rPr>
          <w:noProof/>
        </w:rPr>
        <w:t>(Finney, 1998)</w:t>
      </w:r>
      <w:r>
        <w:fldChar w:fldCharType="end"/>
      </w:r>
      <w:r w:rsidRPr="00BA1179">
        <w:t xml:space="preserve">, Prometheus </w:t>
      </w:r>
      <w:r>
        <w:fldChar w:fldCharType="begin"/>
      </w:r>
      <w:r>
        <w:instrText xml:space="preserve"> CITATION Tymstra2010 \l 1055 </w:instrText>
      </w:r>
      <w:r>
        <w:fldChar w:fldCharType="separate"/>
      </w:r>
      <w:r>
        <w:rPr>
          <w:noProof/>
        </w:rPr>
        <w:t>(Tymstra, Bryce, Wotton, Taylor, &amp; Armitage, 2010)</w:t>
      </w:r>
      <w:r>
        <w:fldChar w:fldCharType="end"/>
      </w:r>
      <w:r w:rsidRPr="00BA1179">
        <w:t xml:space="preserve">, and Cell2Fire </w:t>
      </w:r>
      <w:r>
        <w:fldChar w:fldCharType="begin"/>
      </w:r>
      <w:r>
        <w:instrText xml:space="preserve"> CITATION Pais2021 \l 1055 </w:instrText>
      </w:r>
      <w:r>
        <w:fldChar w:fldCharType="separate"/>
      </w:r>
      <w:r>
        <w:rPr>
          <w:noProof/>
        </w:rPr>
        <w:t>(Pais, Carrasco, Martell, Weintraub, &amp; Woodruff, 2021)</w:t>
      </w:r>
      <w:r>
        <w:fldChar w:fldCharType="end"/>
      </w:r>
      <w:r w:rsidRPr="00BA1179">
        <w:t xml:space="preserve"> are fire-growth simulators without a decision loop; WFDSS </w:t>
      </w:r>
      <w:r>
        <w:fldChar w:fldCharType="begin"/>
      </w:r>
      <w:r>
        <w:instrText xml:space="preserve"> CITATION NoonanWright2011 \l 1055 </w:instrText>
      </w:r>
      <w:r>
        <w:fldChar w:fldCharType="separate"/>
      </w:r>
      <w:r>
        <w:rPr>
          <w:noProof/>
        </w:rPr>
        <w:t>(Noonan-Wright, et al., 2011)</w:t>
      </w:r>
      <w:r>
        <w:fldChar w:fldCharType="end"/>
      </w:r>
      <w:r w:rsidRPr="00BA1179">
        <w:t xml:space="preserve"> and AEGIS </w:t>
      </w:r>
      <w:r>
        <w:fldChar w:fldCharType="begin"/>
      </w:r>
      <w:r>
        <w:instrText xml:space="preserve"> CITATION Kalabokidis2016 \l 1055 </w:instrText>
      </w:r>
      <w:r>
        <w:fldChar w:fldCharType="separate"/>
      </w:r>
      <w:r>
        <w:rPr>
          <w:noProof/>
        </w:rPr>
        <w:t>(Kalabokidis, et al., 2016)</w:t>
      </w:r>
      <w:r>
        <w:fldChar w:fldCharType="end"/>
      </w:r>
      <w:r w:rsidRPr="00BA1179">
        <w:t xml:space="preserve"> support strategic risk-informed planning but neither adapt their knowledge base online nor issue closed-loop, cell-level intervention orders under a verified no-harm guard. </w:t>
      </w:r>
      <w:r>
        <w:fldChar w:fldCharType="begin"/>
      </w:r>
      <w:r>
        <w:instrText xml:space="preserve"> REF _RefT59 \h </w:instrText>
      </w:r>
      <w:r>
        <w:fldChar w:fldCharType="separate"/>
      </w:r>
      <w:r>
        <w:rPr>
          <w:noProof/>
        </w:rPr>
        <w:t>Table 5.9</w:t>
      </w:r>
      <w:r>
        <w:fldChar w:fldCharType="end"/>
      </w:r>
      <w:r w:rsidRPr="00BA1179">
        <w:t xml:space="preserve"> makes this positioning explicit, and it is the honest form of the comparison: the systems are strong on their own ground, and the capability the thesis adds is the column they do not occupy.</w:t>
      </w:r>
    </w:p>
    <w:tbl>
      <w:tblPr>
        <w:tblStyle w:val="TableGrid"/>
        <w:tblW w:w="5000" w:type="pct"/>
        <w:tblLook w:val="04A0" w:firstRow="1" w:lastRow="0" w:firstColumn="1" w:lastColumn="0" w:noHBand="0" w:noVBand="1"/>
      </w:tblPr>
      <w:tblGrid>
        <w:gridCol w:w="1760"/>
        <w:gridCol w:w="1213"/>
        <w:gridCol w:w="1391"/>
        <w:gridCol w:w="1008"/>
        <w:gridCol w:w="994"/>
        <w:gridCol w:w="1671"/>
      </w:tblGrid>
      <w:tr w:rsidR="002C3951" w14:paraId="5A1B01C1" w14:textId="77777777">
        <w:tc>
          <w:tcPr>
            <w:tcW w:w="1000" w:type="pct"/>
          </w:tcPr>
          <w:p w14:paraId="5A1B01BB" w14:textId="77777777" w:rsidR="002408F0" w:rsidRDefault="00000000">
            <w:pPr>
              <w:pStyle w:val="TableText"/>
            </w:pPr>
            <w:r w:rsidRPr="00BA1179">
              <w:rPr>
                <w:b/>
              </w:rPr>
              <w:t>Capability</w:t>
            </w:r>
          </w:p>
        </w:tc>
        <w:tc>
          <w:tcPr>
            <w:tcW w:w="800" w:type="pct"/>
          </w:tcPr>
          <w:p w14:paraId="5A1B01BC" w14:textId="77777777" w:rsidR="002408F0" w:rsidRDefault="00000000">
            <w:pPr>
              <w:pStyle w:val="TableText"/>
            </w:pPr>
            <w:r w:rsidRPr="00BA1179">
              <w:rPr>
                <w:b/>
              </w:rPr>
              <w:t>FARSITE</w:t>
            </w:r>
          </w:p>
        </w:tc>
        <w:tc>
          <w:tcPr>
            <w:tcW w:w="800" w:type="pct"/>
          </w:tcPr>
          <w:p w14:paraId="5A1B01BD" w14:textId="77777777" w:rsidR="002408F0" w:rsidRDefault="00000000">
            <w:pPr>
              <w:pStyle w:val="TableText"/>
            </w:pPr>
            <w:r w:rsidRPr="00BA1179">
              <w:rPr>
                <w:b/>
              </w:rPr>
              <w:t>Prometheus / Cell2Fire</w:t>
            </w:r>
          </w:p>
        </w:tc>
        <w:tc>
          <w:tcPr>
            <w:tcW w:w="800" w:type="pct"/>
          </w:tcPr>
          <w:p w14:paraId="5A1B01BE" w14:textId="77777777" w:rsidR="002408F0" w:rsidRDefault="00000000">
            <w:pPr>
              <w:pStyle w:val="TableText"/>
            </w:pPr>
            <w:r w:rsidRPr="00BA1179">
              <w:rPr>
                <w:b/>
              </w:rPr>
              <w:t>WFDSS</w:t>
            </w:r>
          </w:p>
        </w:tc>
        <w:tc>
          <w:tcPr>
            <w:tcW w:w="800" w:type="pct"/>
          </w:tcPr>
          <w:p w14:paraId="5A1B01BF" w14:textId="77777777" w:rsidR="002408F0" w:rsidRDefault="00000000">
            <w:pPr>
              <w:pStyle w:val="TableText"/>
            </w:pPr>
            <w:r w:rsidRPr="00BA1179">
              <w:rPr>
                <w:b/>
              </w:rPr>
              <w:t>AEGIS</w:t>
            </w:r>
          </w:p>
        </w:tc>
        <w:tc>
          <w:tcPr>
            <w:tcW w:w="800" w:type="pct"/>
          </w:tcPr>
          <w:p w14:paraId="5A1B01C0" w14:textId="77777777" w:rsidR="002408F0" w:rsidRDefault="00000000">
            <w:pPr>
              <w:pStyle w:val="TableText"/>
            </w:pPr>
            <w:r w:rsidRPr="00BA1179">
              <w:rPr>
                <w:b/>
              </w:rPr>
              <w:t>DisasterAware</w:t>
            </w:r>
          </w:p>
        </w:tc>
      </w:tr>
      <w:tr w:rsidR="002C3951" w14:paraId="5A1B01C8" w14:textId="77777777">
        <w:tc>
          <w:tcPr>
            <w:tcW w:w="1000" w:type="pct"/>
          </w:tcPr>
          <w:p w14:paraId="5A1B01C2" w14:textId="77777777" w:rsidR="002408F0" w:rsidRDefault="00000000">
            <w:pPr>
              <w:pStyle w:val="TableText"/>
            </w:pPr>
            <w:r w:rsidRPr="00BA1179">
              <w:t>Fire-growth simulation</w:t>
            </w:r>
          </w:p>
        </w:tc>
        <w:tc>
          <w:tcPr>
            <w:tcW w:w="800" w:type="pct"/>
          </w:tcPr>
          <w:p w14:paraId="5A1B01C3" w14:textId="77777777" w:rsidR="002408F0" w:rsidRDefault="00000000">
            <w:pPr>
              <w:pStyle w:val="TableText"/>
            </w:pPr>
            <w:r w:rsidRPr="00BA1179">
              <w:t>yes</w:t>
            </w:r>
          </w:p>
        </w:tc>
        <w:tc>
          <w:tcPr>
            <w:tcW w:w="800" w:type="pct"/>
          </w:tcPr>
          <w:p w14:paraId="5A1B01C4" w14:textId="77777777" w:rsidR="002408F0" w:rsidRDefault="00000000">
            <w:pPr>
              <w:pStyle w:val="TableText"/>
            </w:pPr>
            <w:r w:rsidRPr="00BA1179">
              <w:t>yes</w:t>
            </w:r>
          </w:p>
        </w:tc>
        <w:tc>
          <w:tcPr>
            <w:tcW w:w="800" w:type="pct"/>
          </w:tcPr>
          <w:p w14:paraId="5A1B01C5" w14:textId="77777777" w:rsidR="002408F0" w:rsidRDefault="00000000">
            <w:pPr>
              <w:pStyle w:val="TableText"/>
            </w:pPr>
            <w:r w:rsidRPr="00BA1179">
              <w:t>via models</w:t>
            </w:r>
          </w:p>
        </w:tc>
        <w:tc>
          <w:tcPr>
            <w:tcW w:w="800" w:type="pct"/>
          </w:tcPr>
          <w:p w14:paraId="5A1B01C6" w14:textId="77777777" w:rsidR="002408F0" w:rsidRDefault="00000000">
            <w:pPr>
              <w:pStyle w:val="TableText"/>
            </w:pPr>
            <w:r w:rsidRPr="00BA1179">
              <w:t>yes</w:t>
            </w:r>
          </w:p>
        </w:tc>
        <w:tc>
          <w:tcPr>
            <w:tcW w:w="800" w:type="pct"/>
          </w:tcPr>
          <w:p w14:paraId="5A1B01C7" w14:textId="77777777" w:rsidR="002408F0" w:rsidRDefault="00000000">
            <w:pPr>
              <w:pStyle w:val="TableText"/>
            </w:pPr>
            <w:r w:rsidRPr="00BA1179">
              <w:t>yes (validated, Section 5.3)</w:t>
            </w:r>
          </w:p>
        </w:tc>
      </w:tr>
      <w:tr w:rsidR="002C3951" w14:paraId="5A1B01CF" w14:textId="77777777">
        <w:tc>
          <w:tcPr>
            <w:tcW w:w="1000" w:type="pct"/>
          </w:tcPr>
          <w:p w14:paraId="5A1B01C9" w14:textId="77777777" w:rsidR="002408F0" w:rsidRDefault="00000000">
            <w:pPr>
              <w:pStyle w:val="TableText"/>
            </w:pPr>
            <w:r w:rsidRPr="00BA1179">
              <w:t>Closed-loop decision recommendation</w:t>
            </w:r>
          </w:p>
        </w:tc>
        <w:tc>
          <w:tcPr>
            <w:tcW w:w="800" w:type="pct"/>
          </w:tcPr>
          <w:p w14:paraId="5A1B01CA" w14:textId="77777777" w:rsidR="002408F0" w:rsidRDefault="00000000">
            <w:pPr>
              <w:pStyle w:val="TableText"/>
            </w:pPr>
            <w:r w:rsidRPr="00BA1179">
              <w:t>no</w:t>
            </w:r>
          </w:p>
        </w:tc>
        <w:tc>
          <w:tcPr>
            <w:tcW w:w="800" w:type="pct"/>
          </w:tcPr>
          <w:p w14:paraId="5A1B01CB" w14:textId="77777777" w:rsidR="002408F0" w:rsidRDefault="00000000">
            <w:pPr>
              <w:pStyle w:val="TableText"/>
            </w:pPr>
            <w:r w:rsidRPr="00BA1179">
              <w:t>no</w:t>
            </w:r>
          </w:p>
        </w:tc>
        <w:tc>
          <w:tcPr>
            <w:tcW w:w="800" w:type="pct"/>
          </w:tcPr>
          <w:p w14:paraId="5A1B01CC" w14:textId="77777777" w:rsidR="002408F0" w:rsidRDefault="00000000">
            <w:pPr>
              <w:pStyle w:val="TableText"/>
            </w:pPr>
            <w:r w:rsidRPr="00BA1179">
              <w:t>strategic</w:t>
            </w:r>
          </w:p>
        </w:tc>
        <w:tc>
          <w:tcPr>
            <w:tcW w:w="800" w:type="pct"/>
          </w:tcPr>
          <w:p w14:paraId="5A1B01CD" w14:textId="77777777" w:rsidR="002408F0" w:rsidRDefault="00000000">
            <w:pPr>
              <w:pStyle w:val="TableText"/>
            </w:pPr>
            <w:r w:rsidRPr="00BA1179">
              <w:t>strategic</w:t>
            </w:r>
          </w:p>
        </w:tc>
        <w:tc>
          <w:tcPr>
            <w:tcW w:w="800" w:type="pct"/>
          </w:tcPr>
          <w:p w14:paraId="5A1B01CE" w14:textId="77777777" w:rsidR="002408F0" w:rsidRDefault="00000000">
            <w:pPr>
              <w:pStyle w:val="TableText"/>
            </w:pPr>
            <w:r w:rsidRPr="00BA1179">
              <w:t>yes, per decision cycle</w:t>
            </w:r>
          </w:p>
        </w:tc>
      </w:tr>
      <w:tr w:rsidR="002C3951" w14:paraId="5A1B01D6" w14:textId="77777777">
        <w:tc>
          <w:tcPr>
            <w:tcW w:w="1000" w:type="pct"/>
          </w:tcPr>
          <w:p w14:paraId="5A1B01D0" w14:textId="77777777" w:rsidR="002408F0" w:rsidRDefault="00000000">
            <w:pPr>
              <w:pStyle w:val="TableText"/>
            </w:pPr>
            <w:r w:rsidRPr="00BA1179">
              <w:t>Online adaptation of the knowledge base</w:t>
            </w:r>
          </w:p>
        </w:tc>
        <w:tc>
          <w:tcPr>
            <w:tcW w:w="800" w:type="pct"/>
          </w:tcPr>
          <w:p w14:paraId="5A1B01D1" w14:textId="77777777" w:rsidR="002408F0" w:rsidRDefault="00000000">
            <w:pPr>
              <w:pStyle w:val="TableText"/>
            </w:pPr>
            <w:r w:rsidRPr="00BA1179">
              <w:t>no</w:t>
            </w:r>
          </w:p>
        </w:tc>
        <w:tc>
          <w:tcPr>
            <w:tcW w:w="800" w:type="pct"/>
          </w:tcPr>
          <w:p w14:paraId="5A1B01D2" w14:textId="77777777" w:rsidR="002408F0" w:rsidRDefault="00000000">
            <w:pPr>
              <w:pStyle w:val="TableText"/>
            </w:pPr>
            <w:r w:rsidRPr="00BA1179">
              <w:t>no</w:t>
            </w:r>
          </w:p>
        </w:tc>
        <w:tc>
          <w:tcPr>
            <w:tcW w:w="800" w:type="pct"/>
          </w:tcPr>
          <w:p w14:paraId="5A1B01D3" w14:textId="77777777" w:rsidR="002408F0" w:rsidRDefault="00000000">
            <w:pPr>
              <w:pStyle w:val="TableText"/>
            </w:pPr>
            <w:r w:rsidRPr="00BA1179">
              <w:t>no</w:t>
            </w:r>
          </w:p>
        </w:tc>
        <w:tc>
          <w:tcPr>
            <w:tcW w:w="800" w:type="pct"/>
          </w:tcPr>
          <w:p w14:paraId="5A1B01D4" w14:textId="77777777" w:rsidR="002408F0" w:rsidRDefault="00000000">
            <w:pPr>
              <w:pStyle w:val="TableText"/>
            </w:pPr>
            <w:r w:rsidRPr="00BA1179">
              <w:t>no</w:t>
            </w:r>
          </w:p>
        </w:tc>
        <w:tc>
          <w:tcPr>
            <w:tcW w:w="800" w:type="pct"/>
          </w:tcPr>
          <w:p w14:paraId="5A1B01D5" w14:textId="77777777" w:rsidR="002408F0" w:rsidRDefault="00000000">
            <w:pPr>
              <w:pStyle w:val="TableText"/>
            </w:pPr>
            <w:r w:rsidRPr="00BA1179">
              <w:t>yes (evFIS, resolution, generative)</w:t>
            </w:r>
          </w:p>
        </w:tc>
      </w:tr>
      <w:tr w:rsidR="002C3951" w14:paraId="5A1B01DD" w14:textId="77777777">
        <w:tc>
          <w:tcPr>
            <w:tcW w:w="1000" w:type="pct"/>
          </w:tcPr>
          <w:p w14:paraId="5A1B01D7" w14:textId="77777777" w:rsidR="002408F0" w:rsidRDefault="00000000">
            <w:pPr>
              <w:pStyle w:val="TableText"/>
            </w:pPr>
            <w:r w:rsidRPr="00BA1179">
              <w:t>Uncertainty-gated reasoning</w:t>
            </w:r>
          </w:p>
        </w:tc>
        <w:tc>
          <w:tcPr>
            <w:tcW w:w="800" w:type="pct"/>
          </w:tcPr>
          <w:p w14:paraId="5A1B01D8" w14:textId="77777777" w:rsidR="002408F0" w:rsidRDefault="00000000">
            <w:pPr>
              <w:pStyle w:val="TableText"/>
            </w:pPr>
            <w:r w:rsidRPr="00BA1179">
              <w:t>no</w:t>
            </w:r>
          </w:p>
        </w:tc>
        <w:tc>
          <w:tcPr>
            <w:tcW w:w="800" w:type="pct"/>
          </w:tcPr>
          <w:p w14:paraId="5A1B01D9" w14:textId="77777777" w:rsidR="002408F0" w:rsidRDefault="00000000">
            <w:pPr>
              <w:pStyle w:val="TableText"/>
            </w:pPr>
            <w:r w:rsidRPr="00BA1179">
              <w:t>no</w:t>
            </w:r>
          </w:p>
        </w:tc>
        <w:tc>
          <w:tcPr>
            <w:tcW w:w="800" w:type="pct"/>
          </w:tcPr>
          <w:p w14:paraId="5A1B01DA" w14:textId="77777777" w:rsidR="002408F0" w:rsidRDefault="00000000">
            <w:pPr>
              <w:pStyle w:val="TableText"/>
            </w:pPr>
            <w:r w:rsidRPr="00BA1179">
              <w:t>partial</w:t>
            </w:r>
          </w:p>
        </w:tc>
        <w:tc>
          <w:tcPr>
            <w:tcW w:w="800" w:type="pct"/>
          </w:tcPr>
          <w:p w14:paraId="5A1B01DB" w14:textId="77777777" w:rsidR="002408F0" w:rsidRDefault="00000000">
            <w:pPr>
              <w:pStyle w:val="TableText"/>
            </w:pPr>
            <w:r w:rsidRPr="00BA1179">
              <w:t>no</w:t>
            </w:r>
          </w:p>
        </w:tc>
        <w:tc>
          <w:tcPr>
            <w:tcW w:w="800" w:type="pct"/>
          </w:tcPr>
          <w:p w14:paraId="5A1B01DC" w14:textId="77777777" w:rsidR="002408F0" w:rsidRDefault="00000000">
            <w:pPr>
              <w:pStyle w:val="TableText"/>
            </w:pPr>
            <w:r w:rsidRPr="00BA1179">
              <w:t>yes (confidence gating)</w:t>
            </w:r>
          </w:p>
        </w:tc>
      </w:tr>
      <w:tr w:rsidR="002C3951" w14:paraId="5A1B01E4" w14:textId="77777777">
        <w:tc>
          <w:tcPr>
            <w:tcW w:w="1000" w:type="pct"/>
          </w:tcPr>
          <w:p w14:paraId="5A1B01DE" w14:textId="77777777" w:rsidR="002408F0" w:rsidRDefault="00000000">
            <w:pPr>
              <w:pStyle w:val="TableText"/>
            </w:pPr>
            <w:r w:rsidRPr="00BA1179">
              <w:lastRenderedPageBreak/>
              <w:t>Intrinsic rule-level explanation</w:t>
            </w:r>
          </w:p>
        </w:tc>
        <w:tc>
          <w:tcPr>
            <w:tcW w:w="800" w:type="pct"/>
          </w:tcPr>
          <w:p w14:paraId="5A1B01DF" w14:textId="77777777" w:rsidR="002408F0" w:rsidRDefault="00000000">
            <w:pPr>
              <w:pStyle w:val="TableText"/>
            </w:pPr>
            <w:r w:rsidRPr="00BA1179">
              <w:t>n/a</w:t>
            </w:r>
          </w:p>
        </w:tc>
        <w:tc>
          <w:tcPr>
            <w:tcW w:w="800" w:type="pct"/>
          </w:tcPr>
          <w:p w14:paraId="5A1B01E0" w14:textId="77777777" w:rsidR="002408F0" w:rsidRDefault="00000000">
            <w:pPr>
              <w:pStyle w:val="TableText"/>
            </w:pPr>
            <w:r w:rsidRPr="00BA1179">
              <w:t>n/a</w:t>
            </w:r>
          </w:p>
        </w:tc>
        <w:tc>
          <w:tcPr>
            <w:tcW w:w="800" w:type="pct"/>
          </w:tcPr>
          <w:p w14:paraId="5A1B01E1" w14:textId="77777777" w:rsidR="002408F0" w:rsidRDefault="00000000">
            <w:pPr>
              <w:pStyle w:val="TableText"/>
            </w:pPr>
            <w:r w:rsidRPr="00BA1179">
              <w:t>no</w:t>
            </w:r>
          </w:p>
        </w:tc>
        <w:tc>
          <w:tcPr>
            <w:tcW w:w="800" w:type="pct"/>
          </w:tcPr>
          <w:p w14:paraId="5A1B01E2" w14:textId="77777777" w:rsidR="002408F0" w:rsidRDefault="00000000">
            <w:pPr>
              <w:pStyle w:val="TableText"/>
            </w:pPr>
            <w:r w:rsidRPr="00BA1179">
              <w:t>no</w:t>
            </w:r>
          </w:p>
        </w:tc>
        <w:tc>
          <w:tcPr>
            <w:tcW w:w="800" w:type="pct"/>
          </w:tcPr>
          <w:p w14:paraId="5A1B01E3" w14:textId="77777777" w:rsidR="002408F0" w:rsidRDefault="00000000">
            <w:pPr>
              <w:pStyle w:val="TableText"/>
            </w:pPr>
            <w:r w:rsidRPr="00BA1179">
              <w:t>yes (audit trail)</w:t>
            </w:r>
          </w:p>
        </w:tc>
      </w:tr>
      <w:tr w:rsidR="002C3951" w14:paraId="5A1B01EB" w14:textId="77777777">
        <w:tc>
          <w:tcPr>
            <w:tcW w:w="1000" w:type="pct"/>
          </w:tcPr>
          <w:p w14:paraId="5A1B01E5" w14:textId="77777777" w:rsidR="002408F0" w:rsidRDefault="00000000">
            <w:pPr>
              <w:pStyle w:val="TableText"/>
            </w:pPr>
            <w:r w:rsidRPr="00BA1179">
              <w:t>Verified no-harm guard on orders</w:t>
            </w:r>
          </w:p>
        </w:tc>
        <w:tc>
          <w:tcPr>
            <w:tcW w:w="800" w:type="pct"/>
          </w:tcPr>
          <w:p w14:paraId="5A1B01E6" w14:textId="77777777" w:rsidR="002408F0" w:rsidRDefault="00000000">
            <w:pPr>
              <w:pStyle w:val="TableText"/>
            </w:pPr>
            <w:r w:rsidRPr="00BA1179">
              <w:t>n/a</w:t>
            </w:r>
          </w:p>
        </w:tc>
        <w:tc>
          <w:tcPr>
            <w:tcW w:w="800" w:type="pct"/>
          </w:tcPr>
          <w:p w14:paraId="5A1B01E7" w14:textId="77777777" w:rsidR="002408F0" w:rsidRDefault="00000000">
            <w:pPr>
              <w:pStyle w:val="TableText"/>
            </w:pPr>
            <w:r w:rsidRPr="00BA1179">
              <w:t>n/a</w:t>
            </w:r>
          </w:p>
        </w:tc>
        <w:tc>
          <w:tcPr>
            <w:tcW w:w="800" w:type="pct"/>
          </w:tcPr>
          <w:p w14:paraId="5A1B01E8" w14:textId="77777777" w:rsidR="002408F0" w:rsidRDefault="00000000">
            <w:pPr>
              <w:pStyle w:val="TableText"/>
            </w:pPr>
            <w:r w:rsidRPr="00BA1179">
              <w:t>no</w:t>
            </w:r>
          </w:p>
        </w:tc>
        <w:tc>
          <w:tcPr>
            <w:tcW w:w="800" w:type="pct"/>
          </w:tcPr>
          <w:p w14:paraId="5A1B01E9" w14:textId="77777777" w:rsidR="002408F0" w:rsidRDefault="00000000">
            <w:pPr>
              <w:pStyle w:val="TableText"/>
            </w:pPr>
            <w:r w:rsidRPr="00BA1179">
              <w:t>no</w:t>
            </w:r>
          </w:p>
        </w:tc>
        <w:tc>
          <w:tcPr>
            <w:tcW w:w="800" w:type="pct"/>
          </w:tcPr>
          <w:p w14:paraId="5A1B01EA" w14:textId="77777777" w:rsidR="002408F0" w:rsidRDefault="00000000">
            <w:pPr>
              <w:pStyle w:val="TableText"/>
            </w:pPr>
            <w:r w:rsidRPr="00BA1179">
              <w:t>yes (shadow forecast)</w:t>
            </w:r>
          </w:p>
        </w:tc>
      </w:tr>
    </w:tbl>
    <w:p w14:paraId="5A1B01EC" w14:textId="77777777" w:rsidR="002408F0" w:rsidRDefault="00000000">
      <w:pPr>
        <w:pStyle w:val="Caption"/>
      </w:pPr>
      <w:bookmarkStart w:id="325" w:name="_RefT59"/>
      <w:r w:rsidRPr="00BA1179">
        <w:t xml:space="preserve">Table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Table \* ARABIC \s 1 </w:instrText>
      </w:r>
      <w:r>
        <w:fldChar w:fldCharType="separate"/>
      </w:r>
      <w:r>
        <w:rPr>
          <w:noProof/>
        </w:rPr>
        <w:t>9</w:t>
      </w:r>
      <w:r>
        <w:fldChar w:fldCharType="end"/>
      </w:r>
      <w:bookmarkEnd w:id="325"/>
      <w:r w:rsidRPr="00BA1179">
        <w:t xml:space="preserve"> Qualitative positioning against published systems</w:t>
      </w:r>
    </w:p>
    <w:p w14:paraId="5A1B01ED" w14:textId="77777777" w:rsidR="002408F0" w:rsidRDefault="00000000">
      <w:pPr>
        <w:pStyle w:val="Heading3"/>
      </w:pPr>
      <w:r w:rsidRPr="00BA1179">
        <w:t>Comparative Results</w:t>
      </w:r>
    </w:p>
    <w:p w14:paraId="5A1B01EE" w14:textId="77777777" w:rsidR="002408F0" w:rsidRDefault="00000000">
      <w:pPr>
        <w:pStyle w:val="ParText"/>
      </w:pPr>
      <w:r>
        <w:fldChar w:fldCharType="begin"/>
      </w:r>
      <w:r>
        <w:instrText xml:space="preserve"> REF _RefT510 \h </w:instrText>
      </w:r>
      <w:r>
        <w:fldChar w:fldCharType="separate"/>
      </w:r>
      <w:r>
        <w:rPr>
          <w:noProof/>
        </w:rPr>
        <w:t>Table 5.10</w:t>
      </w:r>
      <w:r>
        <w:fldChar w:fldCharType="end"/>
      </w:r>
      <w:r w:rsidRPr="00BA1179">
        <w:t xml:space="preserve"> and </w:t>
      </w:r>
      <w:r>
        <w:fldChar w:fldCharType="begin"/>
      </w:r>
      <w:r>
        <w:instrText xml:space="preserve"> REF _RefF59 \h </w:instrText>
      </w:r>
      <w:r>
        <w:fldChar w:fldCharType="separate"/>
      </w:r>
      <w:r>
        <w:rPr>
          <w:noProof/>
        </w:rPr>
        <w:t>Figure 5.9</w:t>
      </w:r>
      <w:r>
        <w:fldChar w:fldCharType="end"/>
      </w:r>
      <w:r w:rsidRPr="00BA1179">
        <w:t xml:space="preserve"> report the quantitative comparison. The claim template reads: DisasterAware improves the physical cost over the strongest baseline by ⟨x %⟩ (95% CI ⟨…⟩), with the largest margins under ⟨coverage-gap / degraded-observation⟩ conditions; where a baseline is equivalent or better, the case and the reason are stated ⟨dürüst değerlendirme cümlesi⟩.</w:t>
      </w:r>
    </w:p>
    <w:tbl>
      <w:tblPr>
        <w:tblStyle w:val="TableGrid"/>
        <w:tblW w:w="5000" w:type="pct"/>
        <w:tblLook w:val="04A0" w:firstRow="1" w:lastRow="0" w:firstColumn="1" w:lastColumn="0" w:noHBand="0" w:noVBand="1"/>
      </w:tblPr>
      <w:tblGrid>
        <w:gridCol w:w="1838"/>
        <w:gridCol w:w="1115"/>
        <w:gridCol w:w="1116"/>
        <w:gridCol w:w="1116"/>
        <w:gridCol w:w="1116"/>
        <w:gridCol w:w="1736"/>
      </w:tblGrid>
      <w:tr w:rsidR="002C3951" w14:paraId="5A1B01F5" w14:textId="77777777">
        <w:tc>
          <w:tcPr>
            <w:tcW w:w="1200" w:type="pct"/>
          </w:tcPr>
          <w:p w14:paraId="5A1B01EF" w14:textId="77777777" w:rsidR="002408F0" w:rsidRDefault="00000000">
            <w:pPr>
              <w:pStyle w:val="TableText"/>
            </w:pPr>
            <w:r w:rsidRPr="00BA1179">
              <w:rPr>
                <w:b/>
              </w:rPr>
              <w:t>Method</w:t>
            </w:r>
          </w:p>
        </w:tc>
        <w:tc>
          <w:tcPr>
            <w:tcW w:w="750" w:type="pct"/>
          </w:tcPr>
          <w:p w14:paraId="5A1B01F0" w14:textId="77777777" w:rsidR="002408F0" w:rsidRDefault="00000000">
            <w:pPr>
              <w:pStyle w:val="TableText"/>
            </w:pPr>
            <w:r w:rsidRPr="00BA1179">
              <w:rPr>
                <w:b/>
              </w:rPr>
              <w:t>J_phys (μ ± CI)</w:t>
            </w:r>
          </w:p>
        </w:tc>
        <w:tc>
          <w:tcPr>
            <w:tcW w:w="750" w:type="pct"/>
          </w:tcPr>
          <w:p w14:paraId="5A1B01F1" w14:textId="77777777" w:rsidR="002408F0" w:rsidRDefault="00000000">
            <w:pPr>
              <w:pStyle w:val="TableText"/>
            </w:pPr>
            <w:r w:rsidRPr="00BA1179">
              <w:rPr>
                <w:b/>
              </w:rPr>
              <w:t>Burned cells</w:t>
            </w:r>
          </w:p>
        </w:tc>
        <w:tc>
          <w:tcPr>
            <w:tcW w:w="750" w:type="pct"/>
          </w:tcPr>
          <w:p w14:paraId="5A1B01F2" w14:textId="77777777" w:rsidR="002408F0" w:rsidRDefault="00000000">
            <w:pPr>
              <w:pStyle w:val="TableText"/>
            </w:pPr>
            <w:r w:rsidRPr="00BA1179">
              <w:rPr>
                <w:b/>
              </w:rPr>
              <w:t>Time to out (min)</w:t>
            </w:r>
          </w:p>
        </w:tc>
        <w:tc>
          <w:tcPr>
            <w:tcW w:w="750" w:type="pct"/>
          </w:tcPr>
          <w:p w14:paraId="5A1B01F3" w14:textId="77777777" w:rsidR="002408F0" w:rsidRDefault="00000000">
            <w:pPr>
              <w:pStyle w:val="TableText"/>
            </w:pPr>
            <w:r w:rsidRPr="00BA1179">
              <w:rPr>
                <w:b/>
              </w:rPr>
              <w:t>Fail-safe fraction</w:t>
            </w:r>
          </w:p>
        </w:tc>
        <w:tc>
          <w:tcPr>
            <w:tcW w:w="800" w:type="pct"/>
          </w:tcPr>
          <w:p w14:paraId="5A1B01F4" w14:textId="77777777" w:rsidR="002408F0" w:rsidRDefault="00000000">
            <w:pPr>
              <w:pStyle w:val="TableText"/>
            </w:pPr>
            <w:r w:rsidRPr="00BA1179">
              <w:rPr>
                <w:b/>
              </w:rPr>
              <w:t>Δ vs DisasterAware</w:t>
            </w:r>
          </w:p>
        </w:tc>
      </w:tr>
      <w:tr w:rsidR="002C3951" w14:paraId="5A1B01FC" w14:textId="77777777">
        <w:tc>
          <w:tcPr>
            <w:tcW w:w="1200" w:type="pct"/>
          </w:tcPr>
          <w:p w14:paraId="5A1B01F6" w14:textId="77777777" w:rsidR="002408F0" w:rsidRDefault="00000000">
            <w:pPr>
              <w:pStyle w:val="TableText"/>
            </w:pPr>
            <w:r w:rsidRPr="00BA1179">
              <w:t>No-intervention counterfactual</w:t>
            </w:r>
          </w:p>
        </w:tc>
        <w:tc>
          <w:tcPr>
            <w:tcW w:w="750" w:type="pct"/>
          </w:tcPr>
          <w:p w14:paraId="5A1B01F7" w14:textId="77777777" w:rsidR="002408F0" w:rsidRDefault="00000000">
            <w:pPr>
              <w:pStyle w:val="TableText"/>
            </w:pPr>
            <w:r w:rsidRPr="00BA1179">
              <w:t>⟨TBD⟩</w:t>
            </w:r>
          </w:p>
        </w:tc>
        <w:tc>
          <w:tcPr>
            <w:tcW w:w="750" w:type="pct"/>
          </w:tcPr>
          <w:p w14:paraId="5A1B01F8" w14:textId="77777777" w:rsidR="002408F0" w:rsidRDefault="00000000">
            <w:pPr>
              <w:pStyle w:val="TableText"/>
            </w:pPr>
            <w:r w:rsidRPr="00BA1179">
              <w:t>⟨TBD⟩</w:t>
            </w:r>
          </w:p>
        </w:tc>
        <w:tc>
          <w:tcPr>
            <w:tcW w:w="750" w:type="pct"/>
          </w:tcPr>
          <w:p w14:paraId="5A1B01F9" w14:textId="77777777" w:rsidR="002408F0" w:rsidRDefault="00000000">
            <w:pPr>
              <w:pStyle w:val="TableText"/>
            </w:pPr>
            <w:r w:rsidRPr="00BA1179">
              <w:t>⟨TBD⟩</w:t>
            </w:r>
          </w:p>
        </w:tc>
        <w:tc>
          <w:tcPr>
            <w:tcW w:w="750" w:type="pct"/>
          </w:tcPr>
          <w:p w14:paraId="5A1B01FA" w14:textId="77777777" w:rsidR="002408F0" w:rsidRDefault="00000000">
            <w:pPr>
              <w:pStyle w:val="TableText"/>
            </w:pPr>
            <w:r w:rsidRPr="00BA1179">
              <w:t>—</w:t>
            </w:r>
          </w:p>
        </w:tc>
        <w:tc>
          <w:tcPr>
            <w:tcW w:w="800" w:type="pct"/>
          </w:tcPr>
          <w:p w14:paraId="5A1B01FB" w14:textId="77777777" w:rsidR="002408F0" w:rsidRDefault="00000000">
            <w:pPr>
              <w:pStyle w:val="TableText"/>
            </w:pPr>
            <w:r w:rsidRPr="00BA1179">
              <w:t>⟨TBD⟩</w:t>
            </w:r>
          </w:p>
        </w:tc>
      </w:tr>
      <w:tr w:rsidR="002C3951" w14:paraId="5A1B0203" w14:textId="77777777">
        <w:tc>
          <w:tcPr>
            <w:tcW w:w="1200" w:type="pct"/>
          </w:tcPr>
          <w:p w14:paraId="5A1B01FD" w14:textId="77777777" w:rsidR="002408F0" w:rsidRDefault="00000000">
            <w:pPr>
              <w:pStyle w:val="TableText"/>
            </w:pPr>
            <w:r w:rsidRPr="00BA1179">
              <w:t>Static seed base (adaptation off)</w:t>
            </w:r>
          </w:p>
        </w:tc>
        <w:tc>
          <w:tcPr>
            <w:tcW w:w="750" w:type="pct"/>
          </w:tcPr>
          <w:p w14:paraId="5A1B01FE" w14:textId="77777777" w:rsidR="002408F0" w:rsidRDefault="00000000">
            <w:pPr>
              <w:pStyle w:val="TableText"/>
            </w:pPr>
            <w:r w:rsidRPr="00BA1179">
              <w:t>⟨TBD⟩</w:t>
            </w:r>
          </w:p>
        </w:tc>
        <w:tc>
          <w:tcPr>
            <w:tcW w:w="750" w:type="pct"/>
          </w:tcPr>
          <w:p w14:paraId="5A1B01FF" w14:textId="77777777" w:rsidR="002408F0" w:rsidRDefault="00000000">
            <w:pPr>
              <w:pStyle w:val="TableText"/>
            </w:pPr>
            <w:r w:rsidRPr="00BA1179">
              <w:t>⟨TBD⟩</w:t>
            </w:r>
          </w:p>
        </w:tc>
        <w:tc>
          <w:tcPr>
            <w:tcW w:w="750" w:type="pct"/>
          </w:tcPr>
          <w:p w14:paraId="5A1B0200" w14:textId="77777777" w:rsidR="002408F0" w:rsidRDefault="00000000">
            <w:pPr>
              <w:pStyle w:val="TableText"/>
            </w:pPr>
            <w:r w:rsidRPr="00BA1179">
              <w:t>⟨TBD⟩</w:t>
            </w:r>
          </w:p>
        </w:tc>
        <w:tc>
          <w:tcPr>
            <w:tcW w:w="750" w:type="pct"/>
          </w:tcPr>
          <w:p w14:paraId="5A1B0201" w14:textId="77777777" w:rsidR="002408F0" w:rsidRDefault="00000000">
            <w:pPr>
              <w:pStyle w:val="TableText"/>
            </w:pPr>
            <w:r w:rsidRPr="00BA1179">
              <w:t>⟨TBD⟩</w:t>
            </w:r>
          </w:p>
        </w:tc>
        <w:tc>
          <w:tcPr>
            <w:tcW w:w="800" w:type="pct"/>
          </w:tcPr>
          <w:p w14:paraId="5A1B0202" w14:textId="77777777" w:rsidR="002408F0" w:rsidRDefault="00000000">
            <w:pPr>
              <w:pStyle w:val="TableText"/>
            </w:pPr>
            <w:r w:rsidRPr="00BA1179">
              <w:t>⟨TBD⟩</w:t>
            </w:r>
          </w:p>
        </w:tc>
      </w:tr>
      <w:tr w:rsidR="002C3951" w14:paraId="5A1B020A" w14:textId="77777777">
        <w:tc>
          <w:tcPr>
            <w:tcW w:w="1200" w:type="pct"/>
          </w:tcPr>
          <w:p w14:paraId="5A1B0204" w14:textId="77777777" w:rsidR="002408F0" w:rsidRDefault="00000000">
            <w:pPr>
              <w:pStyle w:val="TableText"/>
            </w:pPr>
            <w:r w:rsidRPr="00BA1179">
              <w:t>Centralized single-region variant</w:t>
            </w:r>
          </w:p>
        </w:tc>
        <w:tc>
          <w:tcPr>
            <w:tcW w:w="750" w:type="pct"/>
          </w:tcPr>
          <w:p w14:paraId="5A1B0205" w14:textId="77777777" w:rsidR="002408F0" w:rsidRDefault="00000000">
            <w:pPr>
              <w:pStyle w:val="TableText"/>
            </w:pPr>
            <w:r w:rsidRPr="00BA1179">
              <w:t>⟨TBD⟩</w:t>
            </w:r>
          </w:p>
        </w:tc>
        <w:tc>
          <w:tcPr>
            <w:tcW w:w="750" w:type="pct"/>
          </w:tcPr>
          <w:p w14:paraId="5A1B0206" w14:textId="77777777" w:rsidR="002408F0" w:rsidRDefault="00000000">
            <w:pPr>
              <w:pStyle w:val="TableText"/>
            </w:pPr>
            <w:r w:rsidRPr="00BA1179">
              <w:t>⟨TBD⟩</w:t>
            </w:r>
          </w:p>
        </w:tc>
        <w:tc>
          <w:tcPr>
            <w:tcW w:w="750" w:type="pct"/>
          </w:tcPr>
          <w:p w14:paraId="5A1B0207" w14:textId="77777777" w:rsidR="002408F0" w:rsidRDefault="00000000">
            <w:pPr>
              <w:pStyle w:val="TableText"/>
            </w:pPr>
            <w:r w:rsidRPr="00BA1179">
              <w:t>⟨TBD⟩</w:t>
            </w:r>
          </w:p>
        </w:tc>
        <w:tc>
          <w:tcPr>
            <w:tcW w:w="750" w:type="pct"/>
          </w:tcPr>
          <w:p w14:paraId="5A1B0208" w14:textId="77777777" w:rsidR="002408F0" w:rsidRDefault="00000000">
            <w:pPr>
              <w:pStyle w:val="TableText"/>
            </w:pPr>
            <w:r w:rsidRPr="00BA1179">
              <w:t>⟨TBD⟩</w:t>
            </w:r>
          </w:p>
        </w:tc>
        <w:tc>
          <w:tcPr>
            <w:tcW w:w="800" w:type="pct"/>
          </w:tcPr>
          <w:p w14:paraId="5A1B0209" w14:textId="77777777" w:rsidR="002408F0" w:rsidRDefault="00000000">
            <w:pPr>
              <w:pStyle w:val="TableText"/>
            </w:pPr>
            <w:r w:rsidRPr="00BA1179">
              <w:t>⟨TBD⟩</w:t>
            </w:r>
          </w:p>
        </w:tc>
      </w:tr>
      <w:tr w:rsidR="002C3951" w14:paraId="5A1B0211" w14:textId="77777777">
        <w:tc>
          <w:tcPr>
            <w:tcW w:w="1200" w:type="pct"/>
          </w:tcPr>
          <w:p w14:paraId="5A1B020B" w14:textId="77777777" w:rsidR="002408F0" w:rsidRDefault="00000000">
            <w:pPr>
              <w:pStyle w:val="TableText"/>
            </w:pPr>
            <w:r w:rsidRPr="00BA1179">
              <w:t>Greedy nearest-resource dispatch</w:t>
            </w:r>
          </w:p>
        </w:tc>
        <w:tc>
          <w:tcPr>
            <w:tcW w:w="750" w:type="pct"/>
          </w:tcPr>
          <w:p w14:paraId="5A1B020C" w14:textId="77777777" w:rsidR="002408F0" w:rsidRDefault="00000000">
            <w:pPr>
              <w:pStyle w:val="TableText"/>
            </w:pPr>
            <w:r w:rsidRPr="00BA1179">
              <w:t>⟨TBD⟩</w:t>
            </w:r>
          </w:p>
        </w:tc>
        <w:tc>
          <w:tcPr>
            <w:tcW w:w="750" w:type="pct"/>
          </w:tcPr>
          <w:p w14:paraId="5A1B020D" w14:textId="77777777" w:rsidR="002408F0" w:rsidRDefault="00000000">
            <w:pPr>
              <w:pStyle w:val="TableText"/>
            </w:pPr>
            <w:r w:rsidRPr="00BA1179">
              <w:t>⟨TBD⟩</w:t>
            </w:r>
          </w:p>
        </w:tc>
        <w:tc>
          <w:tcPr>
            <w:tcW w:w="750" w:type="pct"/>
          </w:tcPr>
          <w:p w14:paraId="5A1B020E" w14:textId="77777777" w:rsidR="002408F0" w:rsidRDefault="00000000">
            <w:pPr>
              <w:pStyle w:val="TableText"/>
            </w:pPr>
            <w:r w:rsidRPr="00BA1179">
              <w:t>⟨TBD⟩</w:t>
            </w:r>
          </w:p>
        </w:tc>
        <w:tc>
          <w:tcPr>
            <w:tcW w:w="750" w:type="pct"/>
          </w:tcPr>
          <w:p w14:paraId="5A1B020F" w14:textId="77777777" w:rsidR="002408F0" w:rsidRDefault="00000000">
            <w:pPr>
              <w:pStyle w:val="TableText"/>
            </w:pPr>
            <w:r w:rsidRPr="00BA1179">
              <w:t>⟨TBD⟩</w:t>
            </w:r>
          </w:p>
        </w:tc>
        <w:tc>
          <w:tcPr>
            <w:tcW w:w="800" w:type="pct"/>
          </w:tcPr>
          <w:p w14:paraId="5A1B0210" w14:textId="77777777" w:rsidR="002408F0" w:rsidRDefault="00000000">
            <w:pPr>
              <w:pStyle w:val="TableText"/>
            </w:pPr>
            <w:r w:rsidRPr="00BA1179">
              <w:t>⟨TBD⟩</w:t>
            </w:r>
          </w:p>
        </w:tc>
      </w:tr>
      <w:tr w:rsidR="002C3951" w14:paraId="5A1B0218" w14:textId="77777777">
        <w:tc>
          <w:tcPr>
            <w:tcW w:w="1200" w:type="pct"/>
          </w:tcPr>
          <w:p w14:paraId="5A1B0212" w14:textId="77777777" w:rsidR="002408F0" w:rsidRDefault="00000000">
            <w:pPr>
              <w:pStyle w:val="TableText"/>
            </w:pPr>
            <w:r w:rsidRPr="00BA1179">
              <w:t>DisasterAware (full)</w:t>
            </w:r>
          </w:p>
        </w:tc>
        <w:tc>
          <w:tcPr>
            <w:tcW w:w="750" w:type="pct"/>
          </w:tcPr>
          <w:p w14:paraId="5A1B0213" w14:textId="77777777" w:rsidR="002408F0" w:rsidRDefault="00000000">
            <w:pPr>
              <w:pStyle w:val="TableText"/>
            </w:pPr>
            <w:r w:rsidRPr="00BA1179">
              <w:t>⟨TBD⟩</w:t>
            </w:r>
          </w:p>
        </w:tc>
        <w:tc>
          <w:tcPr>
            <w:tcW w:w="750" w:type="pct"/>
          </w:tcPr>
          <w:p w14:paraId="5A1B0214" w14:textId="77777777" w:rsidR="002408F0" w:rsidRDefault="00000000">
            <w:pPr>
              <w:pStyle w:val="TableText"/>
            </w:pPr>
            <w:r w:rsidRPr="00BA1179">
              <w:t>⟨TBD⟩</w:t>
            </w:r>
          </w:p>
        </w:tc>
        <w:tc>
          <w:tcPr>
            <w:tcW w:w="750" w:type="pct"/>
          </w:tcPr>
          <w:p w14:paraId="5A1B0215" w14:textId="77777777" w:rsidR="002408F0" w:rsidRDefault="00000000">
            <w:pPr>
              <w:pStyle w:val="TableText"/>
            </w:pPr>
            <w:r w:rsidRPr="00BA1179">
              <w:t>⟨TBD⟩</w:t>
            </w:r>
          </w:p>
        </w:tc>
        <w:tc>
          <w:tcPr>
            <w:tcW w:w="750" w:type="pct"/>
          </w:tcPr>
          <w:p w14:paraId="5A1B0216" w14:textId="77777777" w:rsidR="002408F0" w:rsidRDefault="00000000">
            <w:pPr>
              <w:pStyle w:val="TableText"/>
            </w:pPr>
            <w:r w:rsidRPr="00BA1179">
              <w:t>⟨TBD⟩</w:t>
            </w:r>
          </w:p>
        </w:tc>
        <w:tc>
          <w:tcPr>
            <w:tcW w:w="800" w:type="pct"/>
          </w:tcPr>
          <w:p w14:paraId="5A1B0217" w14:textId="77777777" w:rsidR="002408F0" w:rsidRDefault="00000000">
            <w:pPr>
              <w:pStyle w:val="TableText"/>
            </w:pPr>
            <w:r w:rsidRPr="00BA1179">
              <w:t>—</w:t>
            </w:r>
          </w:p>
        </w:tc>
      </w:tr>
    </w:tbl>
    <w:p w14:paraId="5A1B0219" w14:textId="77777777" w:rsidR="002408F0" w:rsidRDefault="00000000">
      <w:pPr>
        <w:pStyle w:val="Caption"/>
      </w:pPr>
      <w:bookmarkStart w:id="326" w:name="_RefT510"/>
      <w:r w:rsidRPr="00BA1179">
        <w:lastRenderedPageBreak/>
        <w:t xml:space="preserve">Table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Table \* ARABIC \s 1 </w:instrText>
      </w:r>
      <w:r>
        <w:fldChar w:fldCharType="separate"/>
      </w:r>
      <w:r>
        <w:rPr>
          <w:noProof/>
        </w:rPr>
        <w:t>10</w:t>
      </w:r>
      <w:r>
        <w:fldChar w:fldCharType="end"/>
      </w:r>
      <w:bookmarkEnd w:id="326"/>
      <w:r w:rsidRPr="00BA1179">
        <w:t xml:space="preserve"> Quantitative benchmark over the common scenario set</w:t>
      </w:r>
    </w:p>
    <w:p w14:paraId="5A1B021A" w14:textId="77777777" w:rsidR="002408F0" w:rsidRDefault="00000000">
      <w:pPr>
        <w:pStyle w:val="ParText"/>
        <w:jc w:val="center"/>
      </w:pPr>
      <w:r w:rsidRPr="00BA1179">
        <w:rPr>
          <w:b/>
        </w:rPr>
        <w:t>⟨ŞEKİL PLACEHOLDER — gruplu çubuk grafik: yöntem × metrik⟩</w:t>
      </w:r>
    </w:p>
    <w:p w14:paraId="5A1B021B" w14:textId="77777777" w:rsidR="002408F0" w:rsidRDefault="00000000">
      <w:pPr>
        <w:pStyle w:val="Caption"/>
      </w:pPr>
      <w:bookmarkStart w:id="327" w:name="_RefF59"/>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9</w:t>
      </w:r>
      <w:r>
        <w:fldChar w:fldCharType="end"/>
      </w:r>
      <w:bookmarkEnd w:id="327"/>
      <w:r w:rsidRPr="00BA1179">
        <w:t xml:space="preserve"> Benchmark comparison across methods and metrics</w:t>
      </w:r>
    </w:p>
    <w:p w14:paraId="5A1B021C" w14:textId="77777777" w:rsidR="002408F0" w:rsidRDefault="00000000">
      <w:pPr>
        <w:pStyle w:val="Heading2"/>
      </w:pPr>
      <w:r w:rsidRPr="00BA1179">
        <w:t>Sensitivity Analysis</w:t>
      </w:r>
    </w:p>
    <w:p w14:paraId="5A1B021D" w14:textId="77777777" w:rsidR="002408F0" w:rsidRDefault="00000000">
      <w:pPr>
        <w:pStyle w:val="Heading3"/>
      </w:pPr>
      <w:r w:rsidRPr="00BA1179">
        <w:t>Method</w:t>
      </w:r>
    </w:p>
    <w:p w14:paraId="5A1B021E" w14:textId="77777777" w:rsidR="002408F0" w:rsidRDefault="00000000">
      <w:pPr>
        <w:pStyle w:val="ParText"/>
      </w:pPr>
      <w:r w:rsidRPr="00BA1179">
        <w:t xml:space="preserve">The closed loop depends on a small set of design parameters, and the chapter must show which of them the outcome actually hinges on. The primary instrument is a one-at-a-time sweep: a fixed capacity-limited scenario is rerun once per parameter value while all other parameters hold their defaults, with adaptation off so that the sweep measures the decision layer itself rather than a learning trajectory. Reported per run are the physical cost, burned cells, time to extinguish, and the fail-safe engagement fraction. The swept parameters and ranges are those of </w:t>
      </w:r>
      <w:r>
        <w:fldChar w:fldCharType="begin"/>
      </w:r>
      <w:r>
        <w:instrText xml:space="preserve"> REF _RefT511 \h </w:instrText>
      </w:r>
      <w:r>
        <w:fldChar w:fldCharType="separate"/>
      </w:r>
      <w:r>
        <w:rPr>
          <w:noProof/>
        </w:rPr>
        <w:t>Table 5.11</w:t>
      </w:r>
      <w:r>
        <w:fldChar w:fldCharType="end"/>
      </w:r>
      <w:r w:rsidRPr="00BA1179">
        <w:t xml:space="preserve">. Because one-at-a-time designs cannot expose interactions, the sweep is complemented by a global screening over the same ranges, using the elementary-effects method </w:t>
      </w:r>
      <w:r>
        <w:fldChar w:fldCharType="begin"/>
      </w:r>
      <w:r>
        <w:instrText xml:space="preserve"> CITATION Morris1991 \l 1055 </w:instrText>
      </w:r>
      <w:r>
        <w:fldChar w:fldCharType="separate"/>
      </w:r>
      <w:r>
        <w:rPr>
          <w:noProof/>
        </w:rPr>
        <w:t>(Morris, 1991)</w:t>
      </w:r>
      <w:r>
        <w:fldChar w:fldCharType="end"/>
      </w:r>
      <w:r w:rsidRPr="00BA1179">
        <w:t xml:space="preserve"> with ⟨r⟩ trajectories, and, compute permitting, variance-based indices </w:t>
      </w:r>
      <w:r>
        <w:fldChar w:fldCharType="begin"/>
      </w:r>
      <w:r>
        <w:instrText xml:space="preserve"> CITATION Sobol2001 \m Saltelli2008 \l 1055 </w:instrText>
      </w:r>
      <w:r>
        <w:fldChar w:fldCharType="separate"/>
      </w:r>
      <w:r>
        <w:rPr>
          <w:noProof/>
        </w:rPr>
        <w:t>(Sobol', 2001; Saltelli, et al., 2008)</w:t>
      </w:r>
      <w:r>
        <w:fldChar w:fldCharType="end"/>
      </w:r>
      <w:r w:rsidRPr="00BA1179">
        <w:t xml:space="preserve"> for the dominant parameters.</w:t>
      </w:r>
    </w:p>
    <w:tbl>
      <w:tblPr>
        <w:tblStyle w:val="TableGrid"/>
        <w:tblW w:w="5000" w:type="pct"/>
        <w:tblLook w:val="04A0" w:firstRow="1" w:lastRow="0" w:firstColumn="1" w:lastColumn="0" w:noHBand="0" w:noVBand="1"/>
      </w:tblPr>
      <w:tblGrid>
        <w:gridCol w:w="1929"/>
        <w:gridCol w:w="1286"/>
        <w:gridCol w:w="2411"/>
        <w:gridCol w:w="2411"/>
      </w:tblGrid>
      <w:tr w:rsidR="002C3951" w14:paraId="5A1B0223" w14:textId="77777777">
        <w:tc>
          <w:tcPr>
            <w:tcW w:w="1200" w:type="pct"/>
          </w:tcPr>
          <w:p w14:paraId="5A1B021F" w14:textId="77777777" w:rsidR="002408F0" w:rsidRDefault="00000000">
            <w:pPr>
              <w:pStyle w:val="TableText"/>
            </w:pPr>
            <w:r w:rsidRPr="00BA1179">
              <w:rPr>
                <w:b/>
              </w:rPr>
              <w:t>Parameter</w:t>
            </w:r>
          </w:p>
        </w:tc>
        <w:tc>
          <w:tcPr>
            <w:tcW w:w="800" w:type="pct"/>
          </w:tcPr>
          <w:p w14:paraId="5A1B0220" w14:textId="77777777" w:rsidR="002408F0" w:rsidRDefault="00000000">
            <w:pPr>
              <w:pStyle w:val="TableText"/>
            </w:pPr>
            <w:r w:rsidRPr="00BA1179">
              <w:rPr>
                <w:b/>
              </w:rPr>
              <w:t>Default</w:t>
            </w:r>
          </w:p>
        </w:tc>
        <w:tc>
          <w:tcPr>
            <w:tcW w:w="1500" w:type="pct"/>
          </w:tcPr>
          <w:p w14:paraId="5A1B0221" w14:textId="77777777" w:rsidR="002408F0" w:rsidRDefault="00000000">
            <w:pPr>
              <w:pStyle w:val="TableText"/>
            </w:pPr>
            <w:r w:rsidRPr="00BA1179">
              <w:rPr>
                <w:b/>
              </w:rPr>
              <w:t>Sweep values</w:t>
            </w:r>
          </w:p>
        </w:tc>
        <w:tc>
          <w:tcPr>
            <w:tcW w:w="1500" w:type="pct"/>
          </w:tcPr>
          <w:p w14:paraId="5A1B0222" w14:textId="77777777" w:rsidR="002408F0" w:rsidRDefault="00000000">
            <w:pPr>
              <w:pStyle w:val="TableText"/>
            </w:pPr>
            <w:r w:rsidRPr="00BA1179">
              <w:rPr>
                <w:b/>
              </w:rPr>
              <w:t>Role</w:t>
            </w:r>
          </w:p>
        </w:tc>
      </w:tr>
      <w:tr w:rsidR="002C3951" w14:paraId="5A1B0228" w14:textId="77777777">
        <w:tc>
          <w:tcPr>
            <w:tcW w:w="1200" w:type="pct"/>
          </w:tcPr>
          <w:p w14:paraId="5A1B0224" w14:textId="77777777" w:rsidR="002408F0" w:rsidRDefault="00000000">
            <w:pPr>
              <w:pStyle w:val="TableText"/>
            </w:pPr>
            <w:r w:rsidRPr="00BA1179">
              <w:t>Satisficing bound J_TH</w:t>
            </w:r>
          </w:p>
        </w:tc>
        <w:tc>
          <w:tcPr>
            <w:tcW w:w="800" w:type="pct"/>
          </w:tcPr>
          <w:p w14:paraId="5A1B0225" w14:textId="77777777" w:rsidR="002408F0" w:rsidRDefault="00000000">
            <w:pPr>
              <w:pStyle w:val="TableText"/>
            </w:pPr>
            <w:r w:rsidRPr="00BA1179">
              <w:t>0.35</w:t>
            </w:r>
          </w:p>
        </w:tc>
        <w:tc>
          <w:tcPr>
            <w:tcW w:w="1500" w:type="pct"/>
          </w:tcPr>
          <w:p w14:paraId="5A1B0226" w14:textId="77777777" w:rsidR="002408F0" w:rsidRDefault="00000000">
            <w:pPr>
              <w:pStyle w:val="TableText"/>
            </w:pPr>
            <w:r w:rsidRPr="00BA1179">
              <w:t>0.15, 0.25, 0.35, 0.45, 0.60</w:t>
            </w:r>
          </w:p>
        </w:tc>
        <w:tc>
          <w:tcPr>
            <w:tcW w:w="1500" w:type="pct"/>
          </w:tcPr>
          <w:p w14:paraId="5A1B0227" w14:textId="77777777" w:rsidR="002408F0" w:rsidRDefault="00000000">
            <w:pPr>
              <w:pStyle w:val="TableText"/>
            </w:pPr>
            <w:r w:rsidRPr="00BA1179">
              <w:t>acceptance strictness</w:t>
            </w:r>
          </w:p>
        </w:tc>
      </w:tr>
      <w:tr w:rsidR="002C3951" w14:paraId="5A1B022D" w14:textId="77777777">
        <w:tc>
          <w:tcPr>
            <w:tcW w:w="1200" w:type="pct"/>
          </w:tcPr>
          <w:p w14:paraId="5A1B0229" w14:textId="77777777" w:rsidR="002408F0" w:rsidRDefault="00000000">
            <w:pPr>
              <w:pStyle w:val="TableText"/>
            </w:pPr>
            <w:r w:rsidRPr="00BA1179">
              <w:t>Quality gate η</w:t>
            </w:r>
          </w:p>
        </w:tc>
        <w:tc>
          <w:tcPr>
            <w:tcW w:w="800" w:type="pct"/>
          </w:tcPr>
          <w:p w14:paraId="5A1B022A" w14:textId="77777777" w:rsidR="002408F0" w:rsidRDefault="00000000">
            <w:pPr>
              <w:pStyle w:val="TableText"/>
            </w:pPr>
            <w:r w:rsidRPr="00BA1179">
              <w:t>0.60</w:t>
            </w:r>
          </w:p>
        </w:tc>
        <w:tc>
          <w:tcPr>
            <w:tcW w:w="1500" w:type="pct"/>
          </w:tcPr>
          <w:p w14:paraId="5A1B022B" w14:textId="77777777" w:rsidR="002408F0" w:rsidRDefault="00000000">
            <w:pPr>
              <w:pStyle w:val="TableText"/>
            </w:pPr>
            <w:r w:rsidRPr="00BA1179">
              <w:t>0.30, 0.45, 0.60, 0.75, 0.90</w:t>
            </w:r>
          </w:p>
        </w:tc>
        <w:tc>
          <w:tcPr>
            <w:tcW w:w="1500" w:type="pct"/>
          </w:tcPr>
          <w:p w14:paraId="5A1B022C" w14:textId="77777777" w:rsidR="002408F0" w:rsidRDefault="00000000">
            <w:pPr>
              <w:pStyle w:val="TableText"/>
            </w:pPr>
            <w:r w:rsidRPr="00BA1179">
              <w:t>fail-safe threshold</w:t>
            </w:r>
          </w:p>
        </w:tc>
      </w:tr>
      <w:tr w:rsidR="002C3951" w14:paraId="5A1B0232" w14:textId="77777777">
        <w:tc>
          <w:tcPr>
            <w:tcW w:w="1200" w:type="pct"/>
          </w:tcPr>
          <w:p w14:paraId="5A1B022E" w14:textId="77777777" w:rsidR="002408F0" w:rsidRDefault="00000000">
            <w:pPr>
              <w:pStyle w:val="TableText"/>
            </w:pPr>
            <w:r w:rsidRPr="00BA1179">
              <w:t>Attention threshold</w:t>
            </w:r>
          </w:p>
        </w:tc>
        <w:tc>
          <w:tcPr>
            <w:tcW w:w="800" w:type="pct"/>
          </w:tcPr>
          <w:p w14:paraId="5A1B022F" w14:textId="77777777" w:rsidR="002408F0" w:rsidRDefault="00000000">
            <w:pPr>
              <w:pStyle w:val="TableText"/>
            </w:pPr>
            <w:r w:rsidRPr="00BA1179">
              <w:t>0.35</w:t>
            </w:r>
          </w:p>
        </w:tc>
        <w:tc>
          <w:tcPr>
            <w:tcW w:w="1500" w:type="pct"/>
          </w:tcPr>
          <w:p w14:paraId="5A1B0230" w14:textId="77777777" w:rsidR="002408F0" w:rsidRDefault="00000000">
            <w:pPr>
              <w:pStyle w:val="TableText"/>
            </w:pPr>
            <w:r w:rsidRPr="00BA1179">
              <w:t>0.15, 0.25, 0.35, 0.50, 0.70</w:t>
            </w:r>
          </w:p>
        </w:tc>
        <w:tc>
          <w:tcPr>
            <w:tcW w:w="1500" w:type="pct"/>
          </w:tcPr>
          <w:p w14:paraId="5A1B0231" w14:textId="77777777" w:rsidR="002408F0" w:rsidRDefault="00000000">
            <w:pPr>
              <w:pStyle w:val="TableText"/>
            </w:pPr>
            <w:r w:rsidRPr="00BA1179">
              <w:t>global coordination share</w:t>
            </w:r>
          </w:p>
        </w:tc>
      </w:tr>
      <w:tr w:rsidR="002C3951" w14:paraId="5A1B0237" w14:textId="77777777">
        <w:tc>
          <w:tcPr>
            <w:tcW w:w="1200" w:type="pct"/>
          </w:tcPr>
          <w:p w14:paraId="5A1B0233" w14:textId="77777777" w:rsidR="002408F0" w:rsidRDefault="00000000">
            <w:pPr>
              <w:pStyle w:val="TableText"/>
            </w:pPr>
            <w:r w:rsidRPr="00BA1179">
              <w:t>Persistence decay ρ</w:t>
            </w:r>
          </w:p>
        </w:tc>
        <w:tc>
          <w:tcPr>
            <w:tcW w:w="800" w:type="pct"/>
          </w:tcPr>
          <w:p w14:paraId="5A1B0234" w14:textId="77777777" w:rsidR="002408F0" w:rsidRDefault="00000000">
            <w:pPr>
              <w:pStyle w:val="TableText"/>
            </w:pPr>
            <w:r w:rsidRPr="00BA1179">
              <w:t>0.90</w:t>
            </w:r>
          </w:p>
        </w:tc>
        <w:tc>
          <w:tcPr>
            <w:tcW w:w="1500" w:type="pct"/>
          </w:tcPr>
          <w:p w14:paraId="5A1B0235" w14:textId="77777777" w:rsidR="002408F0" w:rsidRDefault="00000000">
            <w:pPr>
              <w:pStyle w:val="TableText"/>
            </w:pPr>
            <w:r w:rsidRPr="00BA1179">
              <w:t>0.70, 0.80, 0.90, 0.95, 0.99</w:t>
            </w:r>
          </w:p>
        </w:tc>
        <w:tc>
          <w:tcPr>
            <w:tcW w:w="1500" w:type="pct"/>
          </w:tcPr>
          <w:p w14:paraId="5A1B0236" w14:textId="77777777" w:rsidR="002408F0" w:rsidRDefault="00000000">
            <w:pPr>
              <w:pStyle w:val="TableText"/>
            </w:pPr>
            <w:r w:rsidRPr="00BA1179">
              <w:t>uncertainty memory</w:t>
            </w:r>
          </w:p>
        </w:tc>
      </w:tr>
      <w:tr w:rsidR="002C3951" w14:paraId="5A1B023C" w14:textId="77777777">
        <w:tc>
          <w:tcPr>
            <w:tcW w:w="1200" w:type="pct"/>
          </w:tcPr>
          <w:p w14:paraId="5A1B0238" w14:textId="77777777" w:rsidR="002408F0" w:rsidRDefault="00000000">
            <w:pPr>
              <w:pStyle w:val="TableText"/>
            </w:pPr>
            <w:r w:rsidRPr="00BA1179">
              <w:lastRenderedPageBreak/>
              <w:t>Forecast horizon (min)</w:t>
            </w:r>
          </w:p>
        </w:tc>
        <w:tc>
          <w:tcPr>
            <w:tcW w:w="800" w:type="pct"/>
          </w:tcPr>
          <w:p w14:paraId="5A1B0239" w14:textId="77777777" w:rsidR="002408F0" w:rsidRDefault="00000000">
            <w:pPr>
              <w:pStyle w:val="TableText"/>
            </w:pPr>
            <w:r w:rsidRPr="00BA1179">
              <w:t>15</w:t>
            </w:r>
          </w:p>
        </w:tc>
        <w:tc>
          <w:tcPr>
            <w:tcW w:w="1500" w:type="pct"/>
          </w:tcPr>
          <w:p w14:paraId="5A1B023A" w14:textId="77777777" w:rsidR="002408F0" w:rsidRDefault="00000000">
            <w:pPr>
              <w:pStyle w:val="TableText"/>
            </w:pPr>
            <w:r w:rsidRPr="00BA1179">
              <w:t>5, 10, 15, 30, 45</w:t>
            </w:r>
          </w:p>
        </w:tc>
        <w:tc>
          <w:tcPr>
            <w:tcW w:w="1500" w:type="pct"/>
          </w:tcPr>
          <w:p w14:paraId="5A1B023B" w14:textId="77777777" w:rsidR="002408F0" w:rsidRDefault="00000000">
            <w:pPr>
              <w:pStyle w:val="TableText"/>
            </w:pPr>
            <w:r w:rsidRPr="00BA1179">
              <w:t>lookahead depth</w:t>
            </w:r>
          </w:p>
        </w:tc>
      </w:tr>
      <w:tr w:rsidR="002C3951" w14:paraId="5A1B0241" w14:textId="77777777">
        <w:tc>
          <w:tcPr>
            <w:tcW w:w="1200" w:type="pct"/>
          </w:tcPr>
          <w:p w14:paraId="5A1B023D" w14:textId="77777777" w:rsidR="002408F0" w:rsidRDefault="00000000">
            <w:pPr>
              <w:pStyle w:val="TableText"/>
            </w:pPr>
            <w:r w:rsidRPr="00BA1179">
              <w:t>Decision cycle (min)</w:t>
            </w:r>
          </w:p>
        </w:tc>
        <w:tc>
          <w:tcPr>
            <w:tcW w:w="800" w:type="pct"/>
          </w:tcPr>
          <w:p w14:paraId="5A1B023E" w14:textId="77777777" w:rsidR="002408F0" w:rsidRDefault="00000000">
            <w:pPr>
              <w:pStyle w:val="TableText"/>
            </w:pPr>
            <w:r w:rsidRPr="00BA1179">
              <w:t>1</w:t>
            </w:r>
          </w:p>
        </w:tc>
        <w:tc>
          <w:tcPr>
            <w:tcW w:w="1500" w:type="pct"/>
          </w:tcPr>
          <w:p w14:paraId="5A1B023F" w14:textId="77777777" w:rsidR="002408F0" w:rsidRDefault="00000000">
            <w:pPr>
              <w:pStyle w:val="TableText"/>
            </w:pPr>
            <w:r w:rsidRPr="00BA1179">
              <w:t>1, 2, 4, 8</w:t>
            </w:r>
          </w:p>
        </w:tc>
        <w:tc>
          <w:tcPr>
            <w:tcW w:w="1500" w:type="pct"/>
          </w:tcPr>
          <w:p w14:paraId="5A1B0240" w14:textId="77777777" w:rsidR="002408F0" w:rsidRDefault="00000000">
            <w:pPr>
              <w:pStyle w:val="TableText"/>
            </w:pPr>
            <w:r w:rsidRPr="00BA1179">
              <w:t>decision tempo</w:t>
            </w:r>
          </w:p>
        </w:tc>
      </w:tr>
      <w:tr w:rsidR="002C3951" w14:paraId="5A1B0246" w14:textId="77777777">
        <w:tc>
          <w:tcPr>
            <w:tcW w:w="1200" w:type="pct"/>
          </w:tcPr>
          <w:p w14:paraId="5A1B0242" w14:textId="77777777" w:rsidR="002408F0" w:rsidRDefault="00000000">
            <w:pPr>
              <w:pStyle w:val="TableText"/>
            </w:pPr>
            <w:r w:rsidRPr="00BA1179">
              <w:t>Cost weights w_burn / w_asset / w_pop</w:t>
            </w:r>
          </w:p>
        </w:tc>
        <w:tc>
          <w:tcPr>
            <w:tcW w:w="800" w:type="pct"/>
          </w:tcPr>
          <w:p w14:paraId="5A1B0243" w14:textId="77777777" w:rsidR="002408F0" w:rsidRDefault="00000000">
            <w:pPr>
              <w:pStyle w:val="TableText"/>
            </w:pPr>
            <w:r w:rsidRPr="00BA1179">
              <w:t>1.0</w:t>
            </w:r>
          </w:p>
        </w:tc>
        <w:tc>
          <w:tcPr>
            <w:tcW w:w="1500" w:type="pct"/>
          </w:tcPr>
          <w:p w14:paraId="5A1B0244" w14:textId="77777777" w:rsidR="002408F0" w:rsidRDefault="00000000">
            <w:pPr>
              <w:pStyle w:val="TableText"/>
            </w:pPr>
            <w:r w:rsidRPr="00BA1179">
              <w:t>0.5, 1.0, 2.0 each</w:t>
            </w:r>
          </w:p>
        </w:tc>
        <w:tc>
          <w:tcPr>
            <w:tcW w:w="1500" w:type="pct"/>
          </w:tcPr>
          <w:p w14:paraId="5A1B0245" w14:textId="77777777" w:rsidR="002408F0" w:rsidRDefault="00000000">
            <w:pPr>
              <w:pStyle w:val="TableText"/>
            </w:pPr>
            <w:r w:rsidRPr="00BA1179">
              <w:t>priority structure</w:t>
            </w:r>
          </w:p>
        </w:tc>
      </w:tr>
    </w:tbl>
    <w:p w14:paraId="5A1B0247" w14:textId="77777777" w:rsidR="002408F0" w:rsidRDefault="00000000">
      <w:pPr>
        <w:pStyle w:val="Caption"/>
      </w:pPr>
      <w:bookmarkStart w:id="328" w:name="_RefT511"/>
      <w:r w:rsidRPr="00BA1179">
        <w:t xml:space="preserve">Table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Table \* ARABIC \s 1 </w:instrText>
      </w:r>
      <w:r>
        <w:fldChar w:fldCharType="separate"/>
      </w:r>
      <w:r>
        <w:rPr>
          <w:noProof/>
        </w:rPr>
        <w:t>11</w:t>
      </w:r>
      <w:r>
        <w:fldChar w:fldCharType="end"/>
      </w:r>
      <w:bookmarkEnd w:id="328"/>
      <w:r w:rsidRPr="00BA1179">
        <w:t xml:space="preserve"> Sensitivity design: swept parameters, defaults, and ranges</w:t>
      </w:r>
    </w:p>
    <w:p w14:paraId="5A1B0248" w14:textId="77777777" w:rsidR="002408F0" w:rsidRDefault="00000000">
      <w:pPr>
        <w:pStyle w:val="Heading3"/>
      </w:pPr>
      <w:r w:rsidRPr="00BA1179">
        <w:t>Results and Interpretation</w:t>
      </w:r>
    </w:p>
    <w:p w14:paraId="5A1B0249" w14:textId="77777777" w:rsidR="002408F0" w:rsidRDefault="00000000">
      <w:pPr>
        <w:pStyle w:val="ParText"/>
      </w:pPr>
      <w:r>
        <w:fldChar w:fldCharType="begin"/>
      </w:r>
      <w:r>
        <w:instrText xml:space="preserve"> REF _RefF510 \h </w:instrText>
      </w:r>
      <w:r>
        <w:fldChar w:fldCharType="separate"/>
      </w:r>
      <w:r>
        <w:rPr>
          <w:noProof/>
        </w:rPr>
        <w:t>Figure 5.10</w:t>
      </w:r>
      <w:r>
        <w:fldChar w:fldCharType="end"/>
      </w:r>
      <w:r w:rsidRPr="00BA1179">
        <w:t xml:space="preserve"> ranks the parameters by the spread they induce in the physical cost; </w:t>
      </w:r>
      <w:r>
        <w:fldChar w:fldCharType="begin"/>
      </w:r>
      <w:r>
        <w:instrText xml:space="preserve"> REF _RefF511 \h </w:instrText>
      </w:r>
      <w:r>
        <w:fldChar w:fldCharType="separate"/>
      </w:r>
      <w:r>
        <w:rPr>
          <w:noProof/>
        </w:rPr>
        <w:t>Figure 5.11</w:t>
      </w:r>
      <w:r>
        <w:fldChar w:fldCharType="end"/>
      </w:r>
      <w:r w:rsidRPr="00BA1179">
        <w:t xml:space="preserve"> shows the per-parameter response curves, and </w:t>
      </w:r>
      <w:r>
        <w:fldChar w:fldCharType="begin"/>
      </w:r>
      <w:r>
        <w:instrText xml:space="preserve"> REF _RefT512 \h </w:instrText>
      </w:r>
      <w:r>
        <w:fldChar w:fldCharType="separate"/>
      </w:r>
      <w:r>
        <w:rPr>
          <w:noProof/>
        </w:rPr>
        <w:t>Table 5.12</w:t>
      </w:r>
      <w:r>
        <w:fldChar w:fldCharType="end"/>
      </w:r>
      <w:r w:rsidRPr="00BA1179">
        <w:t xml:space="preserve"> tabulates the spreads. The interpretation template reads: the outcome is dominated by ⟨param₁⟩ and ⟨param₂⟩, is robust to ⟨param₃, param₄⟩ across their full ranges, and degrades sharply only when ⟨koşul, ör. horizon &lt; X min or η &gt; Y⟩; operationally this recommends ⟨öneri cümlesi⟩. The dominance ranking also closes the loop with contribution C2: the parameters that the uncertainty machinery controls are shown to be ⟨among / not among⟩ the dominant ones, addressing criterion S5.</w:t>
      </w:r>
    </w:p>
    <w:tbl>
      <w:tblPr>
        <w:tblStyle w:val="TableGrid"/>
        <w:tblW w:w="5000" w:type="pct"/>
        <w:tblLook w:val="04A0" w:firstRow="1" w:lastRow="0" w:firstColumn="1" w:lastColumn="0" w:noHBand="0" w:noVBand="1"/>
      </w:tblPr>
      <w:tblGrid>
        <w:gridCol w:w="1930"/>
        <w:gridCol w:w="1607"/>
        <w:gridCol w:w="2250"/>
        <w:gridCol w:w="2250"/>
      </w:tblGrid>
      <w:tr w:rsidR="002C3951" w14:paraId="5A1B024E" w14:textId="77777777">
        <w:tc>
          <w:tcPr>
            <w:tcW w:w="1200" w:type="pct"/>
          </w:tcPr>
          <w:p w14:paraId="5A1B024A" w14:textId="77777777" w:rsidR="002408F0" w:rsidRDefault="00000000">
            <w:pPr>
              <w:pStyle w:val="TableText"/>
            </w:pPr>
            <w:r w:rsidRPr="00BA1179">
              <w:rPr>
                <w:b/>
              </w:rPr>
              <w:t>Parameter</w:t>
            </w:r>
          </w:p>
        </w:tc>
        <w:tc>
          <w:tcPr>
            <w:tcW w:w="1000" w:type="pct"/>
          </w:tcPr>
          <w:p w14:paraId="5A1B024B" w14:textId="77777777" w:rsidR="002408F0" w:rsidRDefault="00000000">
            <w:pPr>
              <w:pStyle w:val="TableText"/>
            </w:pPr>
            <w:r w:rsidRPr="00BA1179">
              <w:rPr>
                <w:b/>
              </w:rPr>
              <w:t>Spread of J_phys</w:t>
            </w:r>
          </w:p>
        </w:tc>
        <w:tc>
          <w:tcPr>
            <w:tcW w:w="1400" w:type="pct"/>
          </w:tcPr>
          <w:p w14:paraId="5A1B024C" w14:textId="77777777" w:rsidR="002408F0" w:rsidRDefault="00000000">
            <w:pPr>
              <w:pStyle w:val="TableText"/>
            </w:pPr>
            <w:r w:rsidRPr="00BA1179">
              <w:rPr>
                <w:b/>
              </w:rPr>
              <w:t>Direction of effect</w:t>
            </w:r>
          </w:p>
        </w:tc>
        <w:tc>
          <w:tcPr>
            <w:tcW w:w="1400" w:type="pct"/>
          </w:tcPr>
          <w:p w14:paraId="5A1B024D" w14:textId="77777777" w:rsidR="002408F0" w:rsidRDefault="00000000">
            <w:pPr>
              <w:pStyle w:val="TableText"/>
            </w:pPr>
            <w:r w:rsidRPr="00BA1179">
              <w:rPr>
                <w:b/>
              </w:rPr>
              <w:t>Dominance rank</w:t>
            </w:r>
          </w:p>
        </w:tc>
      </w:tr>
      <w:tr w:rsidR="002C3951" w14:paraId="5A1B0253" w14:textId="77777777">
        <w:tc>
          <w:tcPr>
            <w:tcW w:w="1200" w:type="pct"/>
          </w:tcPr>
          <w:p w14:paraId="5A1B024F" w14:textId="77777777" w:rsidR="002408F0" w:rsidRDefault="00000000">
            <w:pPr>
              <w:pStyle w:val="TableText"/>
            </w:pPr>
            <w:r w:rsidRPr="00BA1179">
              <w:t>J_TH</w:t>
            </w:r>
          </w:p>
        </w:tc>
        <w:tc>
          <w:tcPr>
            <w:tcW w:w="1000" w:type="pct"/>
          </w:tcPr>
          <w:p w14:paraId="5A1B0250" w14:textId="77777777" w:rsidR="002408F0" w:rsidRDefault="00000000">
            <w:pPr>
              <w:pStyle w:val="TableText"/>
            </w:pPr>
            <w:r w:rsidRPr="00BA1179">
              <w:t>⟨TBD⟩</w:t>
            </w:r>
          </w:p>
        </w:tc>
        <w:tc>
          <w:tcPr>
            <w:tcW w:w="1400" w:type="pct"/>
          </w:tcPr>
          <w:p w14:paraId="5A1B0251" w14:textId="77777777" w:rsidR="002408F0" w:rsidRDefault="00000000">
            <w:pPr>
              <w:pStyle w:val="TableText"/>
            </w:pPr>
            <w:r w:rsidRPr="00BA1179">
              <w:t>⟨TBD⟩</w:t>
            </w:r>
          </w:p>
        </w:tc>
        <w:tc>
          <w:tcPr>
            <w:tcW w:w="1400" w:type="pct"/>
          </w:tcPr>
          <w:p w14:paraId="5A1B0252" w14:textId="77777777" w:rsidR="002408F0" w:rsidRDefault="00000000">
            <w:pPr>
              <w:pStyle w:val="TableText"/>
            </w:pPr>
            <w:r w:rsidRPr="00BA1179">
              <w:t>⟨TBD⟩</w:t>
            </w:r>
          </w:p>
        </w:tc>
      </w:tr>
      <w:tr w:rsidR="002C3951" w14:paraId="5A1B0258" w14:textId="77777777">
        <w:tc>
          <w:tcPr>
            <w:tcW w:w="1200" w:type="pct"/>
          </w:tcPr>
          <w:p w14:paraId="5A1B0254" w14:textId="77777777" w:rsidR="002408F0" w:rsidRDefault="00000000">
            <w:pPr>
              <w:pStyle w:val="TableText"/>
            </w:pPr>
            <w:r w:rsidRPr="00BA1179">
              <w:t>η</w:t>
            </w:r>
          </w:p>
        </w:tc>
        <w:tc>
          <w:tcPr>
            <w:tcW w:w="1000" w:type="pct"/>
          </w:tcPr>
          <w:p w14:paraId="5A1B0255" w14:textId="77777777" w:rsidR="002408F0" w:rsidRDefault="00000000">
            <w:pPr>
              <w:pStyle w:val="TableText"/>
            </w:pPr>
            <w:r w:rsidRPr="00BA1179">
              <w:t>⟨TBD⟩</w:t>
            </w:r>
          </w:p>
        </w:tc>
        <w:tc>
          <w:tcPr>
            <w:tcW w:w="1400" w:type="pct"/>
          </w:tcPr>
          <w:p w14:paraId="5A1B0256" w14:textId="77777777" w:rsidR="002408F0" w:rsidRDefault="00000000">
            <w:pPr>
              <w:pStyle w:val="TableText"/>
            </w:pPr>
            <w:r w:rsidRPr="00BA1179">
              <w:t>⟨TBD⟩</w:t>
            </w:r>
          </w:p>
        </w:tc>
        <w:tc>
          <w:tcPr>
            <w:tcW w:w="1400" w:type="pct"/>
          </w:tcPr>
          <w:p w14:paraId="5A1B0257" w14:textId="77777777" w:rsidR="002408F0" w:rsidRDefault="00000000">
            <w:pPr>
              <w:pStyle w:val="TableText"/>
            </w:pPr>
            <w:r w:rsidRPr="00BA1179">
              <w:t>⟨TBD⟩</w:t>
            </w:r>
          </w:p>
        </w:tc>
      </w:tr>
      <w:tr w:rsidR="002C3951" w14:paraId="5A1B025D" w14:textId="77777777">
        <w:tc>
          <w:tcPr>
            <w:tcW w:w="1200" w:type="pct"/>
          </w:tcPr>
          <w:p w14:paraId="5A1B0259" w14:textId="77777777" w:rsidR="002408F0" w:rsidRDefault="00000000">
            <w:pPr>
              <w:pStyle w:val="TableText"/>
            </w:pPr>
            <w:r w:rsidRPr="00BA1179">
              <w:t>Attention threshold</w:t>
            </w:r>
          </w:p>
        </w:tc>
        <w:tc>
          <w:tcPr>
            <w:tcW w:w="1000" w:type="pct"/>
          </w:tcPr>
          <w:p w14:paraId="5A1B025A" w14:textId="77777777" w:rsidR="002408F0" w:rsidRDefault="00000000">
            <w:pPr>
              <w:pStyle w:val="TableText"/>
            </w:pPr>
            <w:r w:rsidRPr="00BA1179">
              <w:t>⟨TBD⟩</w:t>
            </w:r>
          </w:p>
        </w:tc>
        <w:tc>
          <w:tcPr>
            <w:tcW w:w="1400" w:type="pct"/>
          </w:tcPr>
          <w:p w14:paraId="5A1B025B" w14:textId="77777777" w:rsidR="002408F0" w:rsidRDefault="00000000">
            <w:pPr>
              <w:pStyle w:val="TableText"/>
            </w:pPr>
            <w:r w:rsidRPr="00BA1179">
              <w:t>⟨TBD⟩</w:t>
            </w:r>
          </w:p>
        </w:tc>
        <w:tc>
          <w:tcPr>
            <w:tcW w:w="1400" w:type="pct"/>
          </w:tcPr>
          <w:p w14:paraId="5A1B025C" w14:textId="77777777" w:rsidR="002408F0" w:rsidRDefault="00000000">
            <w:pPr>
              <w:pStyle w:val="TableText"/>
            </w:pPr>
            <w:r w:rsidRPr="00BA1179">
              <w:t>⟨TBD⟩</w:t>
            </w:r>
          </w:p>
        </w:tc>
      </w:tr>
      <w:tr w:rsidR="002C3951" w14:paraId="5A1B0262" w14:textId="77777777">
        <w:tc>
          <w:tcPr>
            <w:tcW w:w="1200" w:type="pct"/>
          </w:tcPr>
          <w:p w14:paraId="5A1B025E" w14:textId="77777777" w:rsidR="002408F0" w:rsidRDefault="00000000">
            <w:pPr>
              <w:pStyle w:val="TableText"/>
            </w:pPr>
            <w:r w:rsidRPr="00BA1179">
              <w:t>ρ</w:t>
            </w:r>
          </w:p>
        </w:tc>
        <w:tc>
          <w:tcPr>
            <w:tcW w:w="1000" w:type="pct"/>
          </w:tcPr>
          <w:p w14:paraId="5A1B025F" w14:textId="77777777" w:rsidR="002408F0" w:rsidRDefault="00000000">
            <w:pPr>
              <w:pStyle w:val="TableText"/>
            </w:pPr>
            <w:r w:rsidRPr="00BA1179">
              <w:t>⟨TBD⟩</w:t>
            </w:r>
          </w:p>
        </w:tc>
        <w:tc>
          <w:tcPr>
            <w:tcW w:w="1400" w:type="pct"/>
          </w:tcPr>
          <w:p w14:paraId="5A1B0260" w14:textId="77777777" w:rsidR="002408F0" w:rsidRDefault="00000000">
            <w:pPr>
              <w:pStyle w:val="TableText"/>
            </w:pPr>
            <w:r w:rsidRPr="00BA1179">
              <w:t>⟨TBD⟩</w:t>
            </w:r>
          </w:p>
        </w:tc>
        <w:tc>
          <w:tcPr>
            <w:tcW w:w="1400" w:type="pct"/>
          </w:tcPr>
          <w:p w14:paraId="5A1B0261" w14:textId="77777777" w:rsidR="002408F0" w:rsidRDefault="00000000">
            <w:pPr>
              <w:pStyle w:val="TableText"/>
            </w:pPr>
            <w:r w:rsidRPr="00BA1179">
              <w:t>⟨TBD⟩</w:t>
            </w:r>
          </w:p>
        </w:tc>
      </w:tr>
      <w:tr w:rsidR="002C3951" w14:paraId="5A1B0267" w14:textId="77777777">
        <w:tc>
          <w:tcPr>
            <w:tcW w:w="1200" w:type="pct"/>
          </w:tcPr>
          <w:p w14:paraId="5A1B0263" w14:textId="77777777" w:rsidR="002408F0" w:rsidRDefault="00000000">
            <w:pPr>
              <w:pStyle w:val="TableText"/>
            </w:pPr>
            <w:r w:rsidRPr="00BA1179">
              <w:t>Forecast horizon</w:t>
            </w:r>
          </w:p>
        </w:tc>
        <w:tc>
          <w:tcPr>
            <w:tcW w:w="1000" w:type="pct"/>
          </w:tcPr>
          <w:p w14:paraId="5A1B0264" w14:textId="77777777" w:rsidR="002408F0" w:rsidRDefault="00000000">
            <w:pPr>
              <w:pStyle w:val="TableText"/>
            </w:pPr>
            <w:r w:rsidRPr="00BA1179">
              <w:t>⟨TBD⟩</w:t>
            </w:r>
          </w:p>
        </w:tc>
        <w:tc>
          <w:tcPr>
            <w:tcW w:w="1400" w:type="pct"/>
          </w:tcPr>
          <w:p w14:paraId="5A1B0265" w14:textId="77777777" w:rsidR="002408F0" w:rsidRDefault="00000000">
            <w:pPr>
              <w:pStyle w:val="TableText"/>
            </w:pPr>
            <w:r w:rsidRPr="00BA1179">
              <w:t>⟨TBD⟩</w:t>
            </w:r>
          </w:p>
        </w:tc>
        <w:tc>
          <w:tcPr>
            <w:tcW w:w="1400" w:type="pct"/>
          </w:tcPr>
          <w:p w14:paraId="5A1B0266" w14:textId="77777777" w:rsidR="002408F0" w:rsidRDefault="00000000">
            <w:pPr>
              <w:pStyle w:val="TableText"/>
            </w:pPr>
            <w:r w:rsidRPr="00BA1179">
              <w:t>⟨TBD⟩</w:t>
            </w:r>
          </w:p>
        </w:tc>
      </w:tr>
      <w:tr w:rsidR="002C3951" w14:paraId="5A1B026C" w14:textId="77777777">
        <w:tc>
          <w:tcPr>
            <w:tcW w:w="1200" w:type="pct"/>
          </w:tcPr>
          <w:p w14:paraId="5A1B0268" w14:textId="77777777" w:rsidR="002408F0" w:rsidRDefault="00000000">
            <w:pPr>
              <w:pStyle w:val="TableText"/>
            </w:pPr>
            <w:r w:rsidRPr="00BA1179">
              <w:t>Decision cycle</w:t>
            </w:r>
          </w:p>
        </w:tc>
        <w:tc>
          <w:tcPr>
            <w:tcW w:w="1000" w:type="pct"/>
          </w:tcPr>
          <w:p w14:paraId="5A1B0269" w14:textId="77777777" w:rsidR="002408F0" w:rsidRDefault="00000000">
            <w:pPr>
              <w:pStyle w:val="TableText"/>
            </w:pPr>
            <w:r w:rsidRPr="00BA1179">
              <w:t>⟨TBD⟩</w:t>
            </w:r>
          </w:p>
        </w:tc>
        <w:tc>
          <w:tcPr>
            <w:tcW w:w="1400" w:type="pct"/>
          </w:tcPr>
          <w:p w14:paraId="5A1B026A" w14:textId="77777777" w:rsidR="002408F0" w:rsidRDefault="00000000">
            <w:pPr>
              <w:pStyle w:val="TableText"/>
            </w:pPr>
            <w:r w:rsidRPr="00BA1179">
              <w:t>⟨TBD⟩</w:t>
            </w:r>
          </w:p>
        </w:tc>
        <w:tc>
          <w:tcPr>
            <w:tcW w:w="1400" w:type="pct"/>
          </w:tcPr>
          <w:p w14:paraId="5A1B026B" w14:textId="77777777" w:rsidR="002408F0" w:rsidRDefault="00000000">
            <w:pPr>
              <w:pStyle w:val="TableText"/>
            </w:pPr>
            <w:r w:rsidRPr="00BA1179">
              <w:t>⟨TBD⟩</w:t>
            </w:r>
          </w:p>
        </w:tc>
      </w:tr>
      <w:tr w:rsidR="002C3951" w14:paraId="5A1B0271" w14:textId="77777777">
        <w:tc>
          <w:tcPr>
            <w:tcW w:w="1200" w:type="pct"/>
          </w:tcPr>
          <w:p w14:paraId="5A1B026D" w14:textId="77777777" w:rsidR="002408F0" w:rsidRDefault="00000000">
            <w:pPr>
              <w:pStyle w:val="TableText"/>
            </w:pPr>
            <w:r w:rsidRPr="00BA1179">
              <w:lastRenderedPageBreak/>
              <w:t>w_burn / w_asset / w_pop</w:t>
            </w:r>
          </w:p>
        </w:tc>
        <w:tc>
          <w:tcPr>
            <w:tcW w:w="1000" w:type="pct"/>
          </w:tcPr>
          <w:p w14:paraId="5A1B026E" w14:textId="77777777" w:rsidR="002408F0" w:rsidRDefault="00000000">
            <w:pPr>
              <w:pStyle w:val="TableText"/>
            </w:pPr>
            <w:r w:rsidRPr="00BA1179">
              <w:t>⟨TBD⟩</w:t>
            </w:r>
          </w:p>
        </w:tc>
        <w:tc>
          <w:tcPr>
            <w:tcW w:w="1400" w:type="pct"/>
          </w:tcPr>
          <w:p w14:paraId="5A1B026F" w14:textId="77777777" w:rsidR="002408F0" w:rsidRDefault="00000000">
            <w:pPr>
              <w:pStyle w:val="TableText"/>
            </w:pPr>
            <w:r w:rsidRPr="00BA1179">
              <w:t>⟨TBD⟩</w:t>
            </w:r>
          </w:p>
        </w:tc>
        <w:tc>
          <w:tcPr>
            <w:tcW w:w="1400" w:type="pct"/>
          </w:tcPr>
          <w:p w14:paraId="5A1B0270" w14:textId="77777777" w:rsidR="002408F0" w:rsidRDefault="00000000">
            <w:pPr>
              <w:pStyle w:val="TableText"/>
            </w:pPr>
            <w:r w:rsidRPr="00BA1179">
              <w:t>⟨TBD⟩</w:t>
            </w:r>
          </w:p>
        </w:tc>
      </w:tr>
    </w:tbl>
    <w:p w14:paraId="5A1B0272" w14:textId="77777777" w:rsidR="002408F0" w:rsidRDefault="00000000">
      <w:pPr>
        <w:pStyle w:val="Caption"/>
      </w:pPr>
      <w:bookmarkStart w:id="329" w:name="_RefT512"/>
      <w:r w:rsidRPr="00BA1179">
        <w:t xml:space="preserve">Table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Table \* ARABIC \s 1 </w:instrText>
      </w:r>
      <w:r>
        <w:fldChar w:fldCharType="separate"/>
      </w:r>
      <w:r>
        <w:rPr>
          <w:noProof/>
        </w:rPr>
        <w:t>12</w:t>
      </w:r>
      <w:r>
        <w:fldChar w:fldCharType="end"/>
      </w:r>
      <w:bookmarkEnd w:id="329"/>
      <w:r w:rsidRPr="00BA1179">
        <w:t xml:space="preserve"> Sensitivity results: outcome spread per parameter</w:t>
      </w:r>
    </w:p>
    <w:p w14:paraId="5A1B0273" w14:textId="77777777" w:rsidR="002408F0" w:rsidRDefault="00000000">
      <w:pPr>
        <w:pStyle w:val="ParText"/>
        <w:jc w:val="center"/>
      </w:pPr>
      <w:r w:rsidRPr="00BA1179">
        <w:rPr>
          <w:b/>
        </w:rPr>
        <w:t>⟨ŞEKİL PLACEHOLDER — sensitivity.py CSV → tornado diyagramı⟩</w:t>
      </w:r>
    </w:p>
    <w:p w14:paraId="5A1B0274" w14:textId="77777777" w:rsidR="002408F0" w:rsidRDefault="00000000">
      <w:pPr>
        <w:pStyle w:val="Caption"/>
      </w:pPr>
      <w:bookmarkStart w:id="330" w:name="_RefF510"/>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10</w:t>
      </w:r>
      <w:r>
        <w:fldChar w:fldCharType="end"/>
      </w:r>
      <w:bookmarkEnd w:id="330"/>
      <w:r w:rsidRPr="00BA1179">
        <w:t xml:space="preserve"> Tornado ranking: spread of the physical cost induced by each parameter sweep</w:t>
      </w:r>
    </w:p>
    <w:p w14:paraId="5A1B0275" w14:textId="77777777" w:rsidR="002408F0" w:rsidRDefault="00000000">
      <w:pPr>
        <w:pStyle w:val="ParText"/>
        <w:jc w:val="center"/>
      </w:pPr>
      <w:r w:rsidRPr="00BA1179">
        <w:rPr>
          <w:b/>
        </w:rPr>
        <w:t>⟨ŞEKİL PLACEHOLDER — sensitivity.py CSV → parametre başına yanıt eğrileri⟩</w:t>
      </w:r>
    </w:p>
    <w:p w14:paraId="5A1B0276" w14:textId="77777777" w:rsidR="002408F0" w:rsidRDefault="00000000">
      <w:pPr>
        <w:pStyle w:val="Caption"/>
      </w:pPr>
      <w:bookmarkStart w:id="331" w:name="_RefF511"/>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11</w:t>
      </w:r>
      <w:r>
        <w:fldChar w:fldCharType="end"/>
      </w:r>
      <w:bookmarkEnd w:id="331"/>
      <w:r w:rsidRPr="00BA1179">
        <w:t xml:space="preserve"> Response of the physical cost to each swept parameter (one-at-a-time)</w:t>
      </w:r>
    </w:p>
    <w:p w14:paraId="5A1B0277" w14:textId="77777777" w:rsidR="002408F0" w:rsidRDefault="00000000">
      <w:pPr>
        <w:pStyle w:val="Heading2"/>
      </w:pPr>
      <w:r w:rsidRPr="00BA1179">
        <w:t>Compliance with the Evaluation Criteria and Chapter Summary</w:t>
      </w:r>
    </w:p>
    <w:p w14:paraId="5A1B0278" w14:textId="77777777" w:rsidR="002408F0" w:rsidRDefault="00000000">
      <w:pPr>
        <w:pStyle w:val="ParText"/>
      </w:pPr>
      <w:r>
        <w:fldChar w:fldCharType="begin"/>
      </w:r>
      <w:r>
        <w:instrText xml:space="preserve"> REF _RefT513 \h </w:instrText>
      </w:r>
      <w:r>
        <w:fldChar w:fldCharType="separate"/>
      </w:r>
      <w:r>
        <w:rPr>
          <w:noProof/>
        </w:rPr>
        <w:t>Table 5.13</w:t>
      </w:r>
      <w:r>
        <w:fldChar w:fldCharType="end"/>
      </w:r>
      <w:r w:rsidRPr="00BA1179">
        <w:t xml:space="preserve"> returns to the rubric of Section 5.1 and states, criterion by criterion, where the evidence of this chapter meets it.</w:t>
      </w:r>
    </w:p>
    <w:tbl>
      <w:tblPr>
        <w:tblStyle w:val="TableGrid"/>
        <w:tblW w:w="5000" w:type="pct"/>
        <w:tblLook w:val="04A0" w:firstRow="1" w:lastRow="0" w:firstColumn="1" w:lastColumn="0" w:noHBand="0" w:noVBand="1"/>
      </w:tblPr>
      <w:tblGrid>
        <w:gridCol w:w="1576"/>
        <w:gridCol w:w="2660"/>
        <w:gridCol w:w="1213"/>
        <w:gridCol w:w="1374"/>
        <w:gridCol w:w="1214"/>
      </w:tblGrid>
      <w:tr w:rsidR="002C3951" w14:paraId="5A1B027E" w14:textId="77777777">
        <w:tc>
          <w:tcPr>
            <w:tcW w:w="800" w:type="pct"/>
          </w:tcPr>
          <w:p w14:paraId="5A1B0279" w14:textId="77777777" w:rsidR="002408F0" w:rsidRDefault="00000000">
            <w:pPr>
              <w:pStyle w:val="TableText"/>
            </w:pPr>
            <w:r w:rsidRPr="00BA1179">
              <w:rPr>
                <w:b/>
              </w:rPr>
              <w:t>Criterion</w:t>
            </w:r>
          </w:p>
        </w:tc>
        <w:tc>
          <w:tcPr>
            <w:tcW w:w="1700" w:type="pct"/>
          </w:tcPr>
          <w:p w14:paraId="5A1B027A" w14:textId="77777777" w:rsidR="002408F0" w:rsidRDefault="00000000">
            <w:pPr>
              <w:pStyle w:val="TableText"/>
            </w:pPr>
            <w:r w:rsidRPr="00BA1179">
              <w:rPr>
                <w:b/>
              </w:rPr>
              <w:t>Evidence in this chapter</w:t>
            </w:r>
          </w:p>
        </w:tc>
        <w:tc>
          <w:tcPr>
            <w:tcW w:w="800" w:type="pct"/>
          </w:tcPr>
          <w:p w14:paraId="5A1B027B" w14:textId="77777777" w:rsidR="002408F0" w:rsidRDefault="00000000">
            <w:pPr>
              <w:pStyle w:val="TableText"/>
            </w:pPr>
            <w:r w:rsidRPr="00BA1179">
              <w:rPr>
                <w:b/>
              </w:rPr>
              <w:t>Section / exhibit</w:t>
            </w:r>
          </w:p>
        </w:tc>
        <w:tc>
          <w:tcPr>
            <w:tcW w:w="900" w:type="pct"/>
          </w:tcPr>
          <w:p w14:paraId="5A1B027C" w14:textId="77777777" w:rsidR="002408F0" w:rsidRDefault="00000000">
            <w:pPr>
              <w:pStyle w:val="TableText"/>
            </w:pPr>
            <w:r w:rsidRPr="00BA1179">
              <w:rPr>
                <w:b/>
              </w:rPr>
              <w:t>Result</w:t>
            </w:r>
          </w:p>
        </w:tc>
        <w:tc>
          <w:tcPr>
            <w:tcW w:w="800" w:type="pct"/>
          </w:tcPr>
          <w:p w14:paraId="5A1B027D" w14:textId="77777777" w:rsidR="002408F0" w:rsidRDefault="00000000">
            <w:pPr>
              <w:pStyle w:val="TableText"/>
            </w:pPr>
            <w:r w:rsidRPr="00BA1179">
              <w:rPr>
                <w:b/>
              </w:rPr>
              <w:t>Met?</w:t>
            </w:r>
          </w:p>
        </w:tc>
      </w:tr>
      <w:tr w:rsidR="002C3951" w14:paraId="5A1B0284" w14:textId="77777777">
        <w:tc>
          <w:tcPr>
            <w:tcW w:w="800" w:type="pct"/>
          </w:tcPr>
          <w:p w14:paraId="5A1B027F" w14:textId="77777777" w:rsidR="002408F0" w:rsidRDefault="00000000">
            <w:pPr>
              <w:pStyle w:val="TableText"/>
            </w:pPr>
            <w:r w:rsidRPr="00BA1179">
              <w:t>S1 Predictive fidelity</w:t>
            </w:r>
          </w:p>
        </w:tc>
        <w:tc>
          <w:tcPr>
            <w:tcW w:w="1700" w:type="pct"/>
          </w:tcPr>
          <w:p w14:paraId="5A1B0280" w14:textId="77777777" w:rsidR="002408F0" w:rsidRDefault="00000000">
            <w:pPr>
              <w:pStyle w:val="TableText"/>
            </w:pPr>
            <w:r w:rsidRPr="00BA1179">
              <w:t>blind hindcasts on four documented fires</w:t>
            </w:r>
          </w:p>
        </w:tc>
        <w:tc>
          <w:tcPr>
            <w:tcW w:w="800" w:type="pct"/>
          </w:tcPr>
          <w:p w14:paraId="5A1B0281" w14:textId="77777777" w:rsidR="002408F0" w:rsidRDefault="00000000">
            <w:pPr>
              <w:pStyle w:val="TableText"/>
            </w:pPr>
            <w:r w:rsidRPr="00BA1179">
              <w:t>5.3; Tables 5.4, Figs. 5.2–5.4</w:t>
            </w:r>
          </w:p>
        </w:tc>
        <w:tc>
          <w:tcPr>
            <w:tcW w:w="900" w:type="pct"/>
          </w:tcPr>
          <w:p w14:paraId="5A1B0282" w14:textId="77777777" w:rsidR="002408F0" w:rsidRDefault="00000000">
            <w:pPr>
              <w:pStyle w:val="TableText"/>
            </w:pPr>
            <w:r w:rsidRPr="00BA1179">
              <w:t>⟨TBD⟩</w:t>
            </w:r>
          </w:p>
        </w:tc>
        <w:tc>
          <w:tcPr>
            <w:tcW w:w="800" w:type="pct"/>
          </w:tcPr>
          <w:p w14:paraId="5A1B0283" w14:textId="77777777" w:rsidR="002408F0" w:rsidRDefault="00000000">
            <w:pPr>
              <w:pStyle w:val="TableText"/>
            </w:pPr>
            <w:r w:rsidRPr="00BA1179">
              <w:t>⟨✔ / partial⟩</w:t>
            </w:r>
          </w:p>
        </w:tc>
      </w:tr>
      <w:tr w:rsidR="002C3951" w14:paraId="5A1B028A" w14:textId="77777777">
        <w:tc>
          <w:tcPr>
            <w:tcW w:w="800" w:type="pct"/>
          </w:tcPr>
          <w:p w14:paraId="5A1B0285" w14:textId="77777777" w:rsidR="002408F0" w:rsidRDefault="00000000">
            <w:pPr>
              <w:pStyle w:val="TableText"/>
            </w:pPr>
            <w:r w:rsidRPr="00BA1179">
              <w:t>S2 Decision quality</w:t>
            </w:r>
          </w:p>
        </w:tc>
        <w:tc>
          <w:tcPr>
            <w:tcW w:w="1700" w:type="pct"/>
          </w:tcPr>
          <w:p w14:paraId="5A1B0286" w14:textId="77777777" w:rsidR="002408F0" w:rsidRDefault="00000000">
            <w:pPr>
              <w:pStyle w:val="TableText"/>
            </w:pPr>
            <w:r w:rsidRPr="00BA1179">
              <w:t>counterfactual and baseline deltas</w:t>
            </w:r>
          </w:p>
        </w:tc>
        <w:tc>
          <w:tcPr>
            <w:tcW w:w="800" w:type="pct"/>
          </w:tcPr>
          <w:p w14:paraId="5A1B0287" w14:textId="77777777" w:rsidR="002408F0" w:rsidRDefault="00000000">
            <w:pPr>
              <w:pStyle w:val="TableText"/>
            </w:pPr>
            <w:r w:rsidRPr="00BA1179">
              <w:t>5.4.4, 5.5; Tables 5.7, 5.10</w:t>
            </w:r>
          </w:p>
        </w:tc>
        <w:tc>
          <w:tcPr>
            <w:tcW w:w="900" w:type="pct"/>
          </w:tcPr>
          <w:p w14:paraId="5A1B0288" w14:textId="77777777" w:rsidR="002408F0" w:rsidRDefault="00000000">
            <w:pPr>
              <w:pStyle w:val="TableText"/>
            </w:pPr>
            <w:r w:rsidRPr="00BA1179">
              <w:t>⟨TBD⟩</w:t>
            </w:r>
          </w:p>
        </w:tc>
        <w:tc>
          <w:tcPr>
            <w:tcW w:w="800" w:type="pct"/>
          </w:tcPr>
          <w:p w14:paraId="5A1B0289" w14:textId="77777777" w:rsidR="002408F0" w:rsidRDefault="00000000">
            <w:pPr>
              <w:pStyle w:val="TableText"/>
            </w:pPr>
            <w:r w:rsidRPr="00BA1179">
              <w:t>⟨✔ / partial⟩</w:t>
            </w:r>
          </w:p>
        </w:tc>
      </w:tr>
      <w:tr w:rsidR="002C3951" w14:paraId="5A1B0290" w14:textId="77777777">
        <w:tc>
          <w:tcPr>
            <w:tcW w:w="800" w:type="pct"/>
          </w:tcPr>
          <w:p w14:paraId="5A1B028B" w14:textId="77777777" w:rsidR="002408F0" w:rsidRDefault="00000000">
            <w:pPr>
              <w:pStyle w:val="TableText"/>
            </w:pPr>
            <w:r w:rsidRPr="00BA1179">
              <w:t>S3 Timeliness</w:t>
            </w:r>
          </w:p>
        </w:tc>
        <w:tc>
          <w:tcPr>
            <w:tcW w:w="1700" w:type="pct"/>
          </w:tcPr>
          <w:p w14:paraId="5A1B028C" w14:textId="77777777" w:rsidR="002408F0" w:rsidRDefault="00000000">
            <w:pPr>
              <w:pStyle w:val="TableText"/>
            </w:pPr>
            <w:r w:rsidRPr="00BA1179">
              <w:t>decision-cycle latency; detection-to-order time</w:t>
            </w:r>
          </w:p>
        </w:tc>
        <w:tc>
          <w:tcPr>
            <w:tcW w:w="800" w:type="pct"/>
          </w:tcPr>
          <w:p w14:paraId="5A1B028D" w14:textId="77777777" w:rsidR="002408F0" w:rsidRDefault="00000000">
            <w:pPr>
              <w:pStyle w:val="TableText"/>
            </w:pPr>
            <w:r w:rsidRPr="00BA1179">
              <w:t>5.4.4; Table 5.7</w:t>
            </w:r>
          </w:p>
        </w:tc>
        <w:tc>
          <w:tcPr>
            <w:tcW w:w="900" w:type="pct"/>
          </w:tcPr>
          <w:p w14:paraId="5A1B028E" w14:textId="77777777" w:rsidR="002408F0" w:rsidRDefault="00000000">
            <w:pPr>
              <w:pStyle w:val="TableText"/>
            </w:pPr>
            <w:r w:rsidRPr="00BA1179">
              <w:t>⟨TBD⟩</w:t>
            </w:r>
          </w:p>
        </w:tc>
        <w:tc>
          <w:tcPr>
            <w:tcW w:w="800" w:type="pct"/>
          </w:tcPr>
          <w:p w14:paraId="5A1B028F" w14:textId="77777777" w:rsidR="002408F0" w:rsidRDefault="00000000">
            <w:pPr>
              <w:pStyle w:val="TableText"/>
            </w:pPr>
            <w:r w:rsidRPr="00BA1179">
              <w:t>⟨✔ / partial⟩</w:t>
            </w:r>
          </w:p>
        </w:tc>
      </w:tr>
      <w:tr w:rsidR="002C3951" w14:paraId="5A1B0296" w14:textId="77777777">
        <w:tc>
          <w:tcPr>
            <w:tcW w:w="800" w:type="pct"/>
          </w:tcPr>
          <w:p w14:paraId="5A1B0291" w14:textId="77777777" w:rsidR="002408F0" w:rsidRDefault="00000000">
            <w:pPr>
              <w:pStyle w:val="TableText"/>
            </w:pPr>
            <w:r w:rsidRPr="00BA1179">
              <w:t>S4 Robustness</w:t>
            </w:r>
          </w:p>
        </w:tc>
        <w:tc>
          <w:tcPr>
            <w:tcW w:w="1700" w:type="pct"/>
          </w:tcPr>
          <w:p w14:paraId="5A1B0292" w14:textId="77777777" w:rsidR="002408F0" w:rsidRDefault="00000000">
            <w:pPr>
              <w:pStyle w:val="TableText"/>
            </w:pPr>
            <w:r w:rsidRPr="00BA1179">
              <w:t>degraded-observation sweep</w:t>
            </w:r>
          </w:p>
        </w:tc>
        <w:tc>
          <w:tcPr>
            <w:tcW w:w="800" w:type="pct"/>
          </w:tcPr>
          <w:p w14:paraId="5A1B0293" w14:textId="77777777" w:rsidR="002408F0" w:rsidRDefault="00000000">
            <w:pPr>
              <w:pStyle w:val="TableText"/>
            </w:pPr>
            <w:r w:rsidRPr="00BA1179">
              <w:t>5.4.3; Table 5.6, Fig. 5.7</w:t>
            </w:r>
          </w:p>
        </w:tc>
        <w:tc>
          <w:tcPr>
            <w:tcW w:w="900" w:type="pct"/>
          </w:tcPr>
          <w:p w14:paraId="5A1B0294" w14:textId="77777777" w:rsidR="002408F0" w:rsidRDefault="00000000">
            <w:pPr>
              <w:pStyle w:val="TableText"/>
            </w:pPr>
            <w:r w:rsidRPr="00BA1179">
              <w:t>⟨TBD⟩</w:t>
            </w:r>
          </w:p>
        </w:tc>
        <w:tc>
          <w:tcPr>
            <w:tcW w:w="800" w:type="pct"/>
          </w:tcPr>
          <w:p w14:paraId="5A1B0295" w14:textId="77777777" w:rsidR="002408F0" w:rsidRDefault="00000000">
            <w:pPr>
              <w:pStyle w:val="TableText"/>
            </w:pPr>
            <w:r w:rsidRPr="00BA1179">
              <w:t>⟨✔ / partial⟩</w:t>
            </w:r>
          </w:p>
        </w:tc>
      </w:tr>
      <w:tr w:rsidR="002C3951" w14:paraId="5A1B029C" w14:textId="77777777">
        <w:tc>
          <w:tcPr>
            <w:tcW w:w="800" w:type="pct"/>
          </w:tcPr>
          <w:p w14:paraId="5A1B0297" w14:textId="77777777" w:rsidR="002408F0" w:rsidRDefault="00000000">
            <w:pPr>
              <w:pStyle w:val="TableText"/>
            </w:pPr>
            <w:r w:rsidRPr="00BA1179">
              <w:lastRenderedPageBreak/>
              <w:t>S5 Uncertainty handling</w:t>
            </w:r>
          </w:p>
        </w:tc>
        <w:tc>
          <w:tcPr>
            <w:tcW w:w="1700" w:type="pct"/>
          </w:tcPr>
          <w:p w14:paraId="5A1B0298" w14:textId="77777777" w:rsidR="002408F0" w:rsidRDefault="00000000">
            <w:pPr>
              <w:pStyle w:val="TableText"/>
            </w:pPr>
            <w:r w:rsidRPr="00BA1179">
              <w:t>gating effect; wind ensemble; sensitivity of ρ</w:t>
            </w:r>
          </w:p>
        </w:tc>
        <w:tc>
          <w:tcPr>
            <w:tcW w:w="800" w:type="pct"/>
          </w:tcPr>
          <w:p w14:paraId="5A1B0299" w14:textId="77777777" w:rsidR="002408F0" w:rsidRDefault="00000000">
            <w:pPr>
              <w:pStyle w:val="TableText"/>
            </w:pPr>
            <w:r w:rsidRPr="00BA1179">
              <w:t>5.3.4, 5.4.3, 5.6</w:t>
            </w:r>
          </w:p>
        </w:tc>
        <w:tc>
          <w:tcPr>
            <w:tcW w:w="900" w:type="pct"/>
          </w:tcPr>
          <w:p w14:paraId="5A1B029A" w14:textId="77777777" w:rsidR="002408F0" w:rsidRDefault="00000000">
            <w:pPr>
              <w:pStyle w:val="TableText"/>
            </w:pPr>
            <w:r w:rsidRPr="00BA1179">
              <w:t>⟨TBD⟩</w:t>
            </w:r>
          </w:p>
        </w:tc>
        <w:tc>
          <w:tcPr>
            <w:tcW w:w="800" w:type="pct"/>
          </w:tcPr>
          <w:p w14:paraId="5A1B029B" w14:textId="77777777" w:rsidR="002408F0" w:rsidRDefault="00000000">
            <w:pPr>
              <w:pStyle w:val="TableText"/>
            </w:pPr>
            <w:r w:rsidRPr="00BA1179">
              <w:t>⟨✔ / partial⟩</w:t>
            </w:r>
          </w:p>
        </w:tc>
      </w:tr>
      <w:tr w:rsidR="002C3951" w14:paraId="5A1B02A2" w14:textId="77777777">
        <w:tc>
          <w:tcPr>
            <w:tcW w:w="800" w:type="pct"/>
          </w:tcPr>
          <w:p w14:paraId="5A1B029D" w14:textId="77777777" w:rsidR="002408F0" w:rsidRDefault="00000000">
            <w:pPr>
              <w:pStyle w:val="TableText"/>
            </w:pPr>
            <w:r w:rsidRPr="00BA1179">
              <w:t>S6 Adaptability</w:t>
            </w:r>
          </w:p>
        </w:tc>
        <w:tc>
          <w:tcPr>
            <w:tcW w:w="1700" w:type="pct"/>
          </w:tcPr>
          <w:p w14:paraId="5A1B029E" w14:textId="77777777" w:rsidR="002408F0" w:rsidRDefault="00000000">
            <w:pPr>
              <w:pStyle w:val="TableText"/>
            </w:pPr>
            <w:r w:rsidRPr="00BA1179">
              <w:t>rule-base growth from thin profiles</w:t>
            </w:r>
          </w:p>
        </w:tc>
        <w:tc>
          <w:tcPr>
            <w:tcW w:w="800" w:type="pct"/>
          </w:tcPr>
          <w:p w14:paraId="5A1B029F" w14:textId="77777777" w:rsidR="002408F0" w:rsidRDefault="00000000">
            <w:pPr>
              <w:pStyle w:val="TableText"/>
            </w:pPr>
            <w:r w:rsidRPr="00BA1179">
              <w:t>5.4.2; Table 5.5, Figs. 5.5–5.6</w:t>
            </w:r>
          </w:p>
        </w:tc>
        <w:tc>
          <w:tcPr>
            <w:tcW w:w="900" w:type="pct"/>
          </w:tcPr>
          <w:p w14:paraId="5A1B02A0" w14:textId="77777777" w:rsidR="002408F0" w:rsidRDefault="00000000">
            <w:pPr>
              <w:pStyle w:val="TableText"/>
            </w:pPr>
            <w:r w:rsidRPr="00BA1179">
              <w:t>⟨TBD⟩</w:t>
            </w:r>
          </w:p>
        </w:tc>
        <w:tc>
          <w:tcPr>
            <w:tcW w:w="800" w:type="pct"/>
          </w:tcPr>
          <w:p w14:paraId="5A1B02A1" w14:textId="77777777" w:rsidR="002408F0" w:rsidRDefault="00000000">
            <w:pPr>
              <w:pStyle w:val="TableText"/>
            </w:pPr>
            <w:r w:rsidRPr="00BA1179">
              <w:t>⟨✔ / partial⟩</w:t>
            </w:r>
          </w:p>
        </w:tc>
      </w:tr>
      <w:tr w:rsidR="002C3951" w14:paraId="5A1B02A8" w14:textId="77777777">
        <w:tc>
          <w:tcPr>
            <w:tcW w:w="800" w:type="pct"/>
          </w:tcPr>
          <w:p w14:paraId="5A1B02A3" w14:textId="77777777" w:rsidR="002408F0" w:rsidRDefault="00000000">
            <w:pPr>
              <w:pStyle w:val="TableText"/>
            </w:pPr>
            <w:r w:rsidRPr="00BA1179">
              <w:t>S7 Explainability</w:t>
            </w:r>
          </w:p>
        </w:tc>
        <w:tc>
          <w:tcPr>
            <w:tcW w:w="1700" w:type="pct"/>
          </w:tcPr>
          <w:p w14:paraId="5A1B02A4" w14:textId="77777777" w:rsidR="002408F0" w:rsidRDefault="00000000">
            <w:pPr>
              <w:pStyle w:val="TableText"/>
            </w:pPr>
            <w:r w:rsidRPr="00BA1179">
              <w:t>trace completeness; explained order timeline</w:t>
            </w:r>
          </w:p>
        </w:tc>
        <w:tc>
          <w:tcPr>
            <w:tcW w:w="800" w:type="pct"/>
          </w:tcPr>
          <w:p w14:paraId="5A1B02A5" w14:textId="77777777" w:rsidR="002408F0" w:rsidRDefault="00000000">
            <w:pPr>
              <w:pStyle w:val="TableText"/>
            </w:pPr>
            <w:r w:rsidRPr="00BA1179">
              <w:t>5.4.3, 5.4.4</w:t>
            </w:r>
          </w:p>
        </w:tc>
        <w:tc>
          <w:tcPr>
            <w:tcW w:w="900" w:type="pct"/>
          </w:tcPr>
          <w:p w14:paraId="5A1B02A6" w14:textId="77777777" w:rsidR="002408F0" w:rsidRDefault="00000000">
            <w:pPr>
              <w:pStyle w:val="TableText"/>
            </w:pPr>
            <w:r w:rsidRPr="00BA1179">
              <w:t>⟨TBD⟩</w:t>
            </w:r>
          </w:p>
        </w:tc>
        <w:tc>
          <w:tcPr>
            <w:tcW w:w="800" w:type="pct"/>
          </w:tcPr>
          <w:p w14:paraId="5A1B02A7" w14:textId="77777777" w:rsidR="002408F0" w:rsidRDefault="00000000">
            <w:pPr>
              <w:pStyle w:val="TableText"/>
            </w:pPr>
            <w:r w:rsidRPr="00BA1179">
              <w:t>⟨✔ / partial⟩</w:t>
            </w:r>
          </w:p>
        </w:tc>
      </w:tr>
      <w:tr w:rsidR="002C3951" w14:paraId="5A1B02AE" w14:textId="77777777">
        <w:tc>
          <w:tcPr>
            <w:tcW w:w="800" w:type="pct"/>
          </w:tcPr>
          <w:p w14:paraId="5A1B02A9" w14:textId="77777777" w:rsidR="002408F0" w:rsidRDefault="00000000">
            <w:pPr>
              <w:pStyle w:val="TableText"/>
            </w:pPr>
            <w:r w:rsidRPr="00BA1179">
              <w:t>S8 Scalability</w:t>
            </w:r>
          </w:p>
        </w:tc>
        <w:tc>
          <w:tcPr>
            <w:tcW w:w="1700" w:type="pct"/>
          </w:tcPr>
          <w:p w14:paraId="5A1B02AA" w14:textId="77777777" w:rsidR="002408F0" w:rsidRDefault="00000000">
            <w:pPr>
              <w:pStyle w:val="TableText"/>
            </w:pPr>
            <w:r w:rsidRPr="00BA1179">
              <w:t>runtime and quality vs domain size and regions</w:t>
            </w:r>
          </w:p>
        </w:tc>
        <w:tc>
          <w:tcPr>
            <w:tcW w:w="800" w:type="pct"/>
          </w:tcPr>
          <w:p w14:paraId="5A1B02AB" w14:textId="77777777" w:rsidR="002408F0" w:rsidRDefault="00000000">
            <w:pPr>
              <w:pStyle w:val="TableText"/>
            </w:pPr>
            <w:r w:rsidRPr="00BA1179">
              <w:t>⟨5.2 / ek koşum⟩</w:t>
            </w:r>
          </w:p>
        </w:tc>
        <w:tc>
          <w:tcPr>
            <w:tcW w:w="900" w:type="pct"/>
          </w:tcPr>
          <w:p w14:paraId="5A1B02AC" w14:textId="77777777" w:rsidR="002408F0" w:rsidRDefault="00000000">
            <w:pPr>
              <w:pStyle w:val="TableText"/>
            </w:pPr>
            <w:r w:rsidRPr="00BA1179">
              <w:t>⟨TBD⟩</w:t>
            </w:r>
          </w:p>
        </w:tc>
        <w:tc>
          <w:tcPr>
            <w:tcW w:w="800" w:type="pct"/>
          </w:tcPr>
          <w:p w14:paraId="5A1B02AD" w14:textId="77777777" w:rsidR="002408F0" w:rsidRDefault="00000000">
            <w:pPr>
              <w:pStyle w:val="TableText"/>
            </w:pPr>
            <w:r w:rsidRPr="00BA1179">
              <w:t>⟨✔ / partial⟩</w:t>
            </w:r>
          </w:p>
        </w:tc>
      </w:tr>
    </w:tbl>
    <w:p w14:paraId="5A1B02AF" w14:textId="77777777" w:rsidR="002408F0" w:rsidRDefault="00000000">
      <w:pPr>
        <w:pStyle w:val="Caption"/>
      </w:pPr>
      <w:bookmarkStart w:id="332" w:name="_RefT513"/>
      <w:r w:rsidRPr="00BA1179">
        <w:t xml:space="preserve">Table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Table \* ARABIC \s 1 </w:instrText>
      </w:r>
      <w:r>
        <w:fldChar w:fldCharType="separate"/>
      </w:r>
      <w:r>
        <w:rPr>
          <w:noProof/>
        </w:rPr>
        <w:t>13</w:t>
      </w:r>
      <w:r>
        <w:fldChar w:fldCharType="end"/>
      </w:r>
      <w:bookmarkEnd w:id="332"/>
      <w:r w:rsidRPr="00BA1179">
        <w:t xml:space="preserve"> Compliance map: evaluation criteria versus evidence</w:t>
      </w:r>
    </w:p>
    <w:p w14:paraId="5A1B02B0" w14:textId="77777777" w:rsidR="002408F0" w:rsidRDefault="00000000">
      <w:pPr>
        <w:pStyle w:val="ParText"/>
      </w:pPr>
      <w:r w:rsidRPr="00BA1179">
        <w:t>The chapter set out to demonstrate that the contributions of the thesis survive contact with simulated operations. The validated simulation core anchors the evidence chain; the contribution-level campaigns tie each claim of Chapter 1 to a measured quantity; the benchmark isolates the value of each architectural choice; and the sensitivity analysis bounds the conditions under which the conclusions hold. The limitations acknowledged in Section 5.2.4, together with the deviations observed in the validation, delimit the scope of these results and motivate the future work of Chapter 6, where the remaining distance to field deployment is discussed.</w:t>
      </w:r>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46"/>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33" w:name="_Ref226192388"/>
      <w:bookmarkStart w:id="334" w:name="_Toc235290137"/>
      <w:r w:rsidRPr="00BA1179">
        <w:rPr>
          <w:lang w:val="en-US"/>
        </w:rPr>
        <w:t>CONCLUSION AND FUTURE WORKS</w:t>
      </w:r>
      <w:bookmarkEnd w:id="333"/>
      <w:bookmarkEnd w:id="334"/>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35" w:name="_Toc235290138"/>
      <w:r w:rsidRPr="00BA1179">
        <w:t>Conclusions</w:t>
      </w:r>
      <w:bookmarkEnd w:id="335"/>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36" w:name="_Toc235290139"/>
      <w:r w:rsidRPr="00BA1179">
        <w:t>Future Works</w:t>
      </w:r>
      <w:bookmarkEnd w:id="336"/>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47"/>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37" w:name="_Toc235290140"/>
      <w:r w:rsidRPr="00BA1179">
        <w:rPr>
          <w:lang w:val="en-US"/>
        </w:rPr>
        <w:lastRenderedPageBreak/>
        <w:t>REFERENCES</w:t>
      </w:r>
      <w:bookmarkEnd w:id="337"/>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4295FDC7" w14:textId="77777777" w:rsidR="008D35BF" w:rsidRDefault="00E44177" w:rsidP="008D35BF">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D35BF">
                <w:rPr>
                  <w:noProof/>
                </w:rPr>
                <w:t xml:space="preserve">Abdul, A., Vermeulen, J., Wang, D., Lim, B., &amp; Kankanhalli, M. (2018). Trends and trajectories for explainable, accountable and intelligible systems: An HCI research agenda. </w:t>
              </w:r>
              <w:r w:rsidR="008D35BF">
                <w:rPr>
                  <w:i/>
                  <w:iCs/>
                  <w:noProof/>
                </w:rPr>
                <w:t>CHI Conference on Human Factors in Computing Systems</w:t>
              </w:r>
              <w:r w:rsidR="008D35BF">
                <w:rPr>
                  <w:noProof/>
                </w:rPr>
                <w:t xml:space="preserve"> (pp. 1-18). ACM. doi:10.1145/3173574.3174156</w:t>
              </w:r>
            </w:p>
            <w:p w14:paraId="0F3591FD" w14:textId="77777777" w:rsidR="008D35BF" w:rsidRDefault="008D35BF" w:rsidP="008D35BF">
              <w:pPr>
                <w:pStyle w:val="Bibliography"/>
                <w:ind w:left="720" w:hanging="720"/>
                <w:rPr>
                  <w:noProof/>
                </w:rPr>
              </w:pPr>
              <w:r w:rsidRPr="004D6098">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152E5075" w14:textId="77777777" w:rsidR="008D35BF" w:rsidRDefault="008D35BF" w:rsidP="008D35BF">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2CD15F2A" w14:textId="77777777" w:rsidR="008D35BF" w:rsidRDefault="008D35BF" w:rsidP="008D35BF">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73C8CBF" w14:textId="77777777" w:rsidR="008D35BF" w:rsidRDefault="008D35BF" w:rsidP="008D35BF">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68F067F5" w14:textId="77777777" w:rsidR="008D35BF" w:rsidRDefault="008D35BF" w:rsidP="008D35BF">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69D1037C" w14:textId="77777777" w:rsidR="008D35BF" w:rsidRDefault="008D35BF" w:rsidP="008D35BF">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127F91F4" w14:textId="77777777" w:rsidR="008D35BF" w:rsidRDefault="008D35BF" w:rsidP="008D35BF">
              <w:pPr>
                <w:pStyle w:val="Bibliography"/>
                <w:ind w:left="720" w:hanging="720"/>
                <w:rPr>
                  <w:noProof/>
                </w:rPr>
              </w:pPr>
              <w:r>
                <w:rPr>
                  <w:noProof/>
                </w:rPr>
                <w:t xml:space="preserve">Bellman, R., &amp; Zadeh, L. (1970). Decision-making in a fuzzy environment. </w:t>
              </w:r>
              <w:r>
                <w:rPr>
                  <w:i/>
                  <w:iCs/>
                  <w:noProof/>
                </w:rPr>
                <w:t>Management Science, 17</w:t>
              </w:r>
              <w:r>
                <w:rPr>
                  <w:noProof/>
                </w:rPr>
                <w:t>(4), B141-B164. doi:10.1287/mnsc.17.4.B141</w:t>
              </w:r>
            </w:p>
            <w:p w14:paraId="430EF251" w14:textId="77777777" w:rsidR="008D35BF" w:rsidRDefault="008D35BF" w:rsidP="008D35BF">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 xml:space="preserve">Nature </w:t>
              </w:r>
              <w:r>
                <w:rPr>
                  <w:i/>
                  <w:iCs/>
                  <w:noProof/>
                </w:rPr>
                <w:lastRenderedPageBreak/>
                <w:t>Reviews Earth &amp; Environment, 1</w:t>
              </w:r>
              <w:r>
                <w:rPr>
                  <w:noProof/>
                </w:rPr>
                <w:t>(10), 500-515. doi:10.1038/s43017-020-0085-3</w:t>
              </w:r>
            </w:p>
            <w:p w14:paraId="2F72DB81" w14:textId="77777777" w:rsidR="008D35BF" w:rsidRDefault="008D35BF" w:rsidP="008D35BF">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645BA1AD" w14:textId="77777777" w:rsidR="008D35BF" w:rsidRDefault="008D35BF" w:rsidP="008D35BF">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2A56646F" w14:textId="77777777" w:rsidR="008D35BF" w:rsidRDefault="008D35BF" w:rsidP="008D35BF">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4F57B018" w14:textId="77777777" w:rsidR="008D35BF" w:rsidRDefault="008D35BF" w:rsidP="008D35BF">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720B6447" w14:textId="77777777" w:rsidR="008D35BF" w:rsidRPr="004D6098" w:rsidRDefault="008D35BF" w:rsidP="008D35BF">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4D6098">
                <w:rPr>
                  <w:noProof/>
                  <w:lang w:val="fr-BE"/>
                </w:rPr>
                <w:t>Springer. doi:10.1007/978-3-642-46768-4</w:t>
              </w:r>
            </w:p>
            <w:p w14:paraId="3A12F6A6" w14:textId="77777777" w:rsidR="008D35BF" w:rsidRDefault="008D35BF" w:rsidP="008D35BF">
              <w:pPr>
                <w:pStyle w:val="Bibliography"/>
                <w:ind w:left="720" w:hanging="720"/>
                <w:rPr>
                  <w:noProof/>
                </w:rPr>
              </w:pPr>
              <w:r w:rsidRPr="004D6098">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048D05B7" w14:textId="77777777" w:rsidR="008D35BF" w:rsidRDefault="008D35BF" w:rsidP="008D35BF">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3120F4EE" w14:textId="77777777" w:rsidR="008D35BF" w:rsidRDefault="008D35BF" w:rsidP="008D35BF">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586111D2" w14:textId="77777777" w:rsidR="008D35BF" w:rsidRDefault="008D35BF" w:rsidP="008D35BF">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1EF58A72" w14:textId="77777777" w:rsidR="008D35BF" w:rsidRDefault="008D35BF" w:rsidP="008D35BF">
              <w:pPr>
                <w:pStyle w:val="Bibliography"/>
                <w:ind w:left="720" w:hanging="720"/>
                <w:rPr>
                  <w:noProof/>
                </w:rPr>
              </w:pPr>
              <w:r>
                <w:rPr>
                  <w:noProof/>
                </w:rPr>
                <w:lastRenderedPageBreak/>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4CCCF322" w14:textId="77777777" w:rsidR="008D35BF" w:rsidRDefault="008D35BF" w:rsidP="008D35BF">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6D983046" w14:textId="77777777" w:rsidR="008D35BF" w:rsidRDefault="008D35BF" w:rsidP="008D35BF">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0280CDDE" w14:textId="77777777" w:rsidR="008D35BF" w:rsidRDefault="008D35BF" w:rsidP="008D35BF">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2266686F" w14:textId="77777777" w:rsidR="008D35BF" w:rsidRDefault="008D35BF" w:rsidP="008D35BF">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4DC1394D" w14:textId="77777777" w:rsidR="008D35BF" w:rsidRDefault="008D35BF" w:rsidP="008D35BF">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08C01AB0" w14:textId="77777777" w:rsidR="008D35BF" w:rsidRDefault="008D35BF" w:rsidP="008D35BF">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4CCC9200" w14:textId="77777777" w:rsidR="008D35BF" w:rsidRDefault="008D35BF" w:rsidP="008D35BF">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F09EF74" w14:textId="77777777" w:rsidR="008D35BF" w:rsidRDefault="008D35BF" w:rsidP="008D35BF">
              <w:pPr>
                <w:pStyle w:val="Bibliography"/>
                <w:ind w:left="720" w:hanging="720"/>
                <w:rPr>
                  <w:noProof/>
                </w:rPr>
              </w:pPr>
              <w:r>
                <w:rPr>
                  <w:noProof/>
                </w:rPr>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1B340CBC" w14:textId="77777777" w:rsidR="008D35BF" w:rsidRDefault="008D35BF" w:rsidP="008D35BF">
              <w:pPr>
                <w:pStyle w:val="Bibliography"/>
                <w:ind w:left="720" w:hanging="720"/>
                <w:rPr>
                  <w:noProof/>
                </w:rPr>
              </w:pPr>
              <w:r>
                <w:rPr>
                  <w:noProof/>
                </w:rPr>
                <w:lastRenderedPageBreak/>
                <w:t xml:space="preserve">Hwang, C., &amp; Yoon, K. (1981). </w:t>
              </w:r>
              <w:r>
                <w:rPr>
                  <w:i/>
                  <w:iCs/>
                  <w:noProof/>
                </w:rPr>
                <w:t>Multiple attribute decision making: Methods and applications.</w:t>
              </w:r>
              <w:r>
                <w:rPr>
                  <w:noProof/>
                </w:rPr>
                <w:t xml:space="preserve"> Springer. doi:10.1007/978-3-642-48318-9</w:t>
              </w:r>
            </w:p>
            <w:p w14:paraId="36D948BC" w14:textId="77777777" w:rsidR="008D35BF" w:rsidRPr="004D6098" w:rsidRDefault="008D35BF" w:rsidP="008D35BF">
              <w:pPr>
                <w:pStyle w:val="Bibliography"/>
                <w:ind w:left="720" w:hanging="720"/>
                <w:rPr>
                  <w:noProof/>
                  <w:lang w:val="fr-BE"/>
                </w:rPr>
              </w:pPr>
              <w:r>
                <w:rPr>
                  <w:noProof/>
                </w:rPr>
                <w:t xml:space="preserve">Jain, P., Coogan, S. C., Subramanian, S. G., Crowley, M., Taylor, S., &amp; Flannigan, M. D. (2020). A review of machine learning applications in wildfire science and management. </w:t>
              </w:r>
              <w:r w:rsidRPr="004D6098">
                <w:rPr>
                  <w:i/>
                  <w:iCs/>
                  <w:noProof/>
                  <w:lang w:val="fr-BE"/>
                </w:rPr>
                <w:t>Environmental Reviews, 28</w:t>
              </w:r>
              <w:r w:rsidRPr="004D6098">
                <w:rPr>
                  <w:noProof/>
                  <w:lang w:val="fr-BE"/>
                </w:rPr>
                <w:t>(4), 478-505. doi:10.1139/er-2020-0019</w:t>
              </w:r>
            </w:p>
            <w:p w14:paraId="48C8363A" w14:textId="77777777" w:rsidR="008D35BF" w:rsidRDefault="008D35BF" w:rsidP="008D35BF">
              <w:pPr>
                <w:pStyle w:val="Bibliography"/>
                <w:ind w:left="720" w:hanging="720"/>
                <w:rPr>
                  <w:noProof/>
                </w:rPr>
              </w:pPr>
              <w:r w:rsidRPr="004D6098">
                <w:rPr>
                  <w:noProof/>
                  <w:lang w:val="fr-BE"/>
                </w:rPr>
                <w:t xml:space="preserve">Ji, Z., Lee, N., Frieske, R., Yu, T., Su, D., Xu, Y., . . . </w:t>
              </w:r>
              <w:r>
                <w:rPr>
                  <w:noProof/>
                </w:rPr>
                <w:t xml:space="preserve">Fung, P. (2023). Survey of hallucination in natural language generation. </w:t>
              </w:r>
              <w:r>
                <w:rPr>
                  <w:i/>
                  <w:iCs/>
                  <w:noProof/>
                </w:rPr>
                <w:t>ACM Computing Surveys, 55</w:t>
              </w:r>
              <w:r>
                <w:rPr>
                  <w:noProof/>
                </w:rPr>
                <w:t>, pp. 1-38.</w:t>
              </w:r>
            </w:p>
            <w:p w14:paraId="43D5386B" w14:textId="77777777" w:rsidR="008D35BF" w:rsidRDefault="008D35BF" w:rsidP="008D35BF">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65E2498B" w14:textId="77777777" w:rsidR="008D35BF" w:rsidRDefault="008D35BF" w:rsidP="008D35BF">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352C502F" w14:textId="77777777" w:rsidR="008D35BF" w:rsidRDefault="008D35BF" w:rsidP="008D35BF">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000CEA21" w14:textId="77777777" w:rsidR="008D35BF" w:rsidRDefault="008D35BF" w:rsidP="008D35BF">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0A7E994E" w14:textId="77777777" w:rsidR="008D35BF" w:rsidRDefault="008D35BF" w:rsidP="008D35BF">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35CC0A59" w14:textId="77777777" w:rsidR="008D35BF" w:rsidRDefault="008D35BF" w:rsidP="008D35BF">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6FB5C4A0" w14:textId="77777777" w:rsidR="008D35BF" w:rsidRDefault="008D35BF" w:rsidP="008D35BF">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B452304" w14:textId="77777777" w:rsidR="008D35BF" w:rsidRDefault="008D35BF" w:rsidP="008D35BF">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165D11B8" w14:textId="77777777" w:rsidR="008D35BF" w:rsidRDefault="008D35BF" w:rsidP="008D35BF">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0B7D7B57" w14:textId="77777777" w:rsidR="008D35BF" w:rsidRDefault="008D35BF" w:rsidP="008D35BF">
              <w:pPr>
                <w:pStyle w:val="Bibliography"/>
                <w:ind w:left="720" w:hanging="720"/>
                <w:rPr>
                  <w:noProof/>
                </w:rPr>
              </w:pPr>
              <w:r>
                <w:rPr>
                  <w:noProof/>
                </w:rPr>
                <w:lastRenderedPageBreak/>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67F1749F" w14:textId="77777777" w:rsidR="008D35BF" w:rsidRDefault="008D35BF" w:rsidP="008D35BF">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3513E48F" w14:textId="77777777" w:rsidR="008D35BF" w:rsidRDefault="008D35BF" w:rsidP="008D35BF">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573411E6" w14:textId="77777777" w:rsidR="008D35BF" w:rsidRDefault="008D35BF" w:rsidP="008D35BF">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039F7721" w14:textId="77777777" w:rsidR="008D35BF" w:rsidRDefault="008D35BF" w:rsidP="008D35BF">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17A9E6E9" w14:textId="77777777" w:rsidR="008D35BF" w:rsidRDefault="008D35BF" w:rsidP="008D35BF">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6C0C3BC7" w14:textId="77777777" w:rsidR="008D35BF" w:rsidRDefault="008D35BF" w:rsidP="008D35BF">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2C5E37E8" w14:textId="77777777" w:rsidR="008D35BF" w:rsidRDefault="008D35BF" w:rsidP="008D35BF">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35938770" w14:textId="77777777" w:rsidR="008D35BF" w:rsidRDefault="008D35BF" w:rsidP="008D35BF">
              <w:pPr>
                <w:pStyle w:val="Bibliography"/>
                <w:ind w:left="720" w:hanging="720"/>
                <w:rPr>
                  <w:noProof/>
                </w:rPr>
              </w:pPr>
              <w:r>
                <w:rPr>
                  <w:noProof/>
                </w:rPr>
                <w:lastRenderedPageBreak/>
                <w:t xml:space="preserve">Pearl, J. (1988). </w:t>
              </w:r>
              <w:r>
                <w:rPr>
                  <w:i/>
                  <w:iCs/>
                  <w:noProof/>
                </w:rPr>
                <w:t>Probabilistic Reasoning in Intelligent Systems: Networks of Plausible Inference.</w:t>
              </w:r>
              <w:r>
                <w:rPr>
                  <w:noProof/>
                </w:rPr>
                <w:t xml:space="preserve"> Morgan Kaufmann. doi:10.1016/C2009-0-27609-4</w:t>
              </w:r>
            </w:p>
            <w:p w14:paraId="77BFAA74" w14:textId="77777777" w:rsidR="008D35BF" w:rsidRDefault="008D35BF" w:rsidP="008D35BF">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0EFB0B05" w14:textId="77777777" w:rsidR="008D35BF" w:rsidRDefault="008D35BF" w:rsidP="008D35BF">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4FE2816D" w14:textId="77777777" w:rsidR="008D35BF" w:rsidRDefault="008D35BF" w:rsidP="008D35BF">
              <w:pPr>
                <w:pStyle w:val="Bibliography"/>
                <w:ind w:left="720" w:hanging="720"/>
                <w:rPr>
                  <w:noProof/>
                </w:rPr>
              </w:pPr>
              <w:r>
                <w:rPr>
                  <w:noProof/>
                </w:rPr>
                <w:t>Power. (2007). A Brief History of Decision Support Systems. Retrieved from http://dssresources.com/history/dsshistory.html</w:t>
              </w:r>
            </w:p>
            <w:p w14:paraId="3F8C1ECB" w14:textId="77777777" w:rsidR="008D35BF" w:rsidRDefault="008D35BF" w:rsidP="008D35BF">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7D8636AC" w14:textId="77777777" w:rsidR="008D35BF" w:rsidRDefault="008D35BF" w:rsidP="008D35BF">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20EC5807" w14:textId="77777777" w:rsidR="008D35BF" w:rsidRDefault="008D35BF" w:rsidP="008D35BF">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25F9BB9E" w14:textId="77777777" w:rsidR="008D35BF" w:rsidRDefault="008D35BF" w:rsidP="008D35BF">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789F6347" w14:textId="77777777" w:rsidR="008D35BF" w:rsidRDefault="008D35BF" w:rsidP="008D35BF">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15B0948E" w14:textId="77777777" w:rsidR="008D35BF" w:rsidRDefault="008D35BF" w:rsidP="008D35BF">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323FC582" w14:textId="77777777" w:rsidR="008D35BF" w:rsidRDefault="008D35BF" w:rsidP="008D35BF">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5388CF5D" w14:textId="77777777" w:rsidR="008D35BF" w:rsidRDefault="008D35BF" w:rsidP="008D35BF">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4287F309" w14:textId="77777777" w:rsidR="008D35BF" w:rsidRDefault="008D35BF" w:rsidP="008D35BF">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74836859" w14:textId="77777777" w:rsidR="008D35BF" w:rsidRDefault="008D35BF" w:rsidP="008D35BF">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7047147E" w14:textId="77777777" w:rsidR="008D35BF" w:rsidRDefault="008D35BF" w:rsidP="008D35BF">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71EA10D8" w14:textId="77777777" w:rsidR="008D35BF" w:rsidRDefault="008D35BF" w:rsidP="008D35BF">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3B951E0A" w14:textId="77777777" w:rsidR="008D35BF" w:rsidRDefault="008D35BF" w:rsidP="008D35BF">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62AE2AF1" w14:textId="77777777" w:rsidR="008D35BF" w:rsidRDefault="008D35BF" w:rsidP="008D35BF">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4EB23A10" w14:textId="77777777" w:rsidR="008D35BF" w:rsidRDefault="008D35BF" w:rsidP="008D35BF">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266A61D7" w14:textId="77777777" w:rsidR="008D35BF" w:rsidRDefault="008D35BF" w:rsidP="008D35BF">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5A382967" w14:textId="77777777" w:rsidR="008D35BF" w:rsidRDefault="008D35BF" w:rsidP="008D35BF">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37994C61" w14:textId="77777777" w:rsidR="008D35BF" w:rsidRDefault="008D35BF" w:rsidP="008D35BF">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0F13F7AA" w14:textId="77777777" w:rsidR="008D35BF" w:rsidRDefault="008D35BF" w:rsidP="008D35BF">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0C10E0BF" w14:textId="77777777" w:rsidR="008D35BF" w:rsidRDefault="008D35BF" w:rsidP="008D35BF">
              <w:pPr>
                <w:pStyle w:val="Bibliography"/>
                <w:ind w:left="720" w:hanging="720"/>
                <w:rPr>
                  <w:noProof/>
                </w:rPr>
              </w:pPr>
              <w:r>
                <w:rPr>
                  <w:noProof/>
                </w:rPr>
                <w:lastRenderedPageBreak/>
                <w:t xml:space="preserve">Sullivan, A. L. (2009a). Wildland surface fire spread modelling 1: Physical and quasi-physical models. </w:t>
              </w:r>
              <w:r>
                <w:rPr>
                  <w:i/>
                  <w:iCs/>
                  <w:noProof/>
                </w:rPr>
                <w:t>International Journal of Wildland Fire, 18</w:t>
              </w:r>
              <w:r>
                <w:rPr>
                  <w:noProof/>
                </w:rPr>
                <w:t>(4), 349-368.</w:t>
              </w:r>
            </w:p>
            <w:p w14:paraId="7E8AA466" w14:textId="77777777" w:rsidR="008D35BF" w:rsidRDefault="008D35BF" w:rsidP="008D35BF">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27D1D2EB" w14:textId="77777777" w:rsidR="008D35BF" w:rsidRDefault="008D35BF" w:rsidP="008D35BF">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37955092" w14:textId="77777777" w:rsidR="008D35BF" w:rsidRDefault="008D35BF" w:rsidP="008D35BF">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7640CAA6" w14:textId="77777777" w:rsidR="008D35BF" w:rsidRDefault="008D35BF" w:rsidP="008D35BF">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2EAB4BCD" w14:textId="77777777" w:rsidR="008D35BF" w:rsidRDefault="008D35BF" w:rsidP="008D35BF">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7C87B6EF" w14:textId="77777777" w:rsidR="008D35BF" w:rsidRDefault="008D35BF" w:rsidP="008D35BF">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7D81E941" w14:textId="77777777" w:rsidR="008D35BF" w:rsidRDefault="008D35BF" w:rsidP="008D35BF">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7BDE5B52" w14:textId="77777777" w:rsidR="008D35BF" w:rsidRDefault="008D35BF" w:rsidP="008D35BF">
              <w:pPr>
                <w:pStyle w:val="Bibliography"/>
                <w:ind w:left="720" w:hanging="720"/>
                <w:rPr>
                  <w:noProof/>
                </w:rPr>
              </w:pPr>
              <w:r>
                <w:rPr>
                  <w:noProof/>
                </w:rPr>
                <w:t xml:space="preserve">Turban, E. (2011). </w:t>
              </w:r>
              <w:r>
                <w:rPr>
                  <w:i/>
                  <w:iCs/>
                  <w:noProof/>
                </w:rPr>
                <w:t>Decision support and business intelligence systems</w:t>
              </w:r>
              <w:r>
                <w:rPr>
                  <w:noProof/>
                </w:rPr>
                <w:t xml:space="preserve"> (9 ed.). Upper Saddle River: Pearson Education.</w:t>
              </w:r>
            </w:p>
            <w:p w14:paraId="1C624A9C" w14:textId="77777777" w:rsidR="008D35BF" w:rsidRDefault="008D35BF" w:rsidP="008D35BF">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01D4F2DB" w14:textId="77777777" w:rsidR="008D35BF" w:rsidRDefault="008D35BF" w:rsidP="008D35BF">
              <w:pPr>
                <w:pStyle w:val="Bibliography"/>
                <w:ind w:left="720" w:hanging="720"/>
                <w:rPr>
                  <w:noProof/>
                </w:rPr>
              </w:pPr>
              <w:r>
                <w:rPr>
                  <w:noProof/>
                </w:rPr>
                <w:lastRenderedPageBreak/>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6175672A" w14:textId="77777777" w:rsidR="008D35BF" w:rsidRDefault="008D35BF" w:rsidP="008D35BF">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7003AB85" w14:textId="77777777" w:rsidR="008D35BF" w:rsidRDefault="008D35BF" w:rsidP="008D35BF">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57D8086C" w14:textId="77777777" w:rsidR="008D35BF" w:rsidRDefault="008D35BF" w:rsidP="008D35BF">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15C801DC" w14:textId="77777777" w:rsidR="008D35BF" w:rsidRDefault="008D35BF" w:rsidP="008D35BF">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34FC1A9B" w14:textId="77777777" w:rsidR="008D35BF" w:rsidRDefault="008D35BF" w:rsidP="008D35BF">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4695834D" w14:textId="77777777" w:rsidR="008D35BF" w:rsidRDefault="008D35BF" w:rsidP="008D35BF">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70DAF663" w14:textId="77777777" w:rsidR="008D35BF" w:rsidRPr="004D6098" w:rsidRDefault="008D35BF" w:rsidP="008D35BF">
              <w:pPr>
                <w:pStyle w:val="Bibliography"/>
                <w:ind w:left="720" w:hanging="720"/>
                <w:rPr>
                  <w:noProof/>
                  <w:lang w:val="fr-BE"/>
                </w:rPr>
              </w:pPr>
              <w:r>
                <w:rPr>
                  <w:noProof/>
                </w:rPr>
                <w:t xml:space="preserve">Zadeh, L. A. (1986). A simple view of the Dempster–Shafer theory of evidence and its implication for the rule of combination. </w:t>
              </w:r>
              <w:r w:rsidRPr="004D6098">
                <w:rPr>
                  <w:i/>
                  <w:iCs/>
                  <w:noProof/>
                  <w:lang w:val="fr-BE"/>
                </w:rPr>
                <w:t>AI Magazine, 7</w:t>
              </w:r>
              <w:r w:rsidRPr="004D6098">
                <w:rPr>
                  <w:noProof/>
                  <w:lang w:val="fr-BE"/>
                </w:rPr>
                <w:t>(2), 85-90. doi:doi:10.1609/aimag.v7i2.542</w:t>
              </w:r>
            </w:p>
            <w:p w14:paraId="1B2B36DE" w14:textId="77777777" w:rsidR="008D35BF" w:rsidRDefault="008D35BF" w:rsidP="008D35BF">
              <w:pPr>
                <w:pStyle w:val="Bibliography"/>
                <w:ind w:left="720" w:hanging="720"/>
                <w:rPr>
                  <w:noProof/>
                </w:rPr>
              </w:pPr>
              <w:r w:rsidRPr="004D6098">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D35BF">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38" w:name="_Toc508956019"/>
      <w:bookmarkStart w:id="339" w:name="_Toc508964959"/>
      <w:bookmarkStart w:id="340" w:name="_Toc509310144"/>
      <w:bookmarkStart w:id="341" w:name="_Toc235290141"/>
      <w:r w:rsidRPr="00BA1179">
        <w:rPr>
          <w:lang w:val="en-US"/>
        </w:rPr>
        <w:lastRenderedPageBreak/>
        <w:t>APPENDI</w:t>
      </w:r>
      <w:bookmarkEnd w:id="338"/>
      <w:bookmarkEnd w:id="339"/>
      <w:bookmarkEnd w:id="340"/>
      <w:r w:rsidRPr="00BA1179">
        <w:rPr>
          <w:lang w:val="en-US"/>
        </w:rPr>
        <w:t>CES</w:t>
      </w:r>
      <w:bookmarkEnd w:id="341"/>
    </w:p>
    <w:p w14:paraId="46ACD199" w14:textId="4384076B" w:rsidR="00762B29" w:rsidRPr="00BA1179" w:rsidRDefault="001E5F6D" w:rsidP="006601CA">
      <w:pPr>
        <w:pStyle w:val="Appendix"/>
      </w:pPr>
      <w:bookmarkStart w:id="342" w:name="_Ref223043555"/>
      <w:bookmarkStart w:id="343" w:name="_Ref223162216"/>
      <w:bookmarkStart w:id="344" w:name="_Ref223269282"/>
      <w:bookmarkStart w:id="345" w:name="_Toc235290142"/>
      <w:r w:rsidRPr="00BA1179">
        <w:t xml:space="preserve">Simulation Mathematics for </w:t>
      </w:r>
      <w:bookmarkEnd w:id="342"/>
      <w:bookmarkEnd w:id="343"/>
      <w:r w:rsidRPr="00BA1179">
        <w:t>Evolution of Burning Status</w:t>
      </w:r>
      <w:bookmarkEnd w:id="344"/>
      <w:bookmarkEnd w:id="345"/>
    </w:p>
    <w:p w14:paraId="2B717F3B" w14:textId="073989A2"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D35BF">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23B07CE7"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D35BF" w:rsidRPr="008D35BF">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D35BF" w:rsidRPr="00BA1179">
        <w:t xml:space="preserve">( </w:t>
      </w:r>
      <w:r w:rsidR="008D35BF">
        <w:rPr>
          <w:noProof/>
        </w:rPr>
        <w:t>29</w:t>
      </w:r>
      <w:r w:rsidR="008D35BF"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D35BF" w:rsidRPr="00BA1179">
        <w:rPr>
          <w:szCs w:val="24"/>
        </w:rPr>
        <w:t xml:space="preserve">( </w:t>
      </w:r>
      <w:r w:rsidR="008D35BF">
        <w:rPr>
          <w:noProof/>
          <w:szCs w:val="24"/>
        </w:rPr>
        <w:t>63</w:t>
      </w:r>
      <w:r w:rsidR="008D35BF"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665B4689" w:rsidR="002B6A51" w:rsidRPr="00BA1179" w:rsidRDefault="002B6A51" w:rsidP="006601CA">
            <w:pPr>
              <w:pStyle w:val="TableText"/>
              <w:rPr>
                <w:szCs w:val="24"/>
                <w:lang w:eastAsia="ja-JP"/>
              </w:rPr>
            </w:pPr>
            <w:bookmarkStart w:id="346"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D35BF">
              <w:rPr>
                <w:noProof/>
                <w:szCs w:val="24"/>
              </w:rPr>
              <w:t>63</w:t>
            </w:r>
            <w:r w:rsidRPr="00BA1179">
              <w:rPr>
                <w:szCs w:val="24"/>
              </w:rPr>
              <w:fldChar w:fldCharType="end"/>
            </w:r>
            <w:r w:rsidRPr="00BA1179">
              <w:rPr>
                <w:szCs w:val="24"/>
              </w:rPr>
              <w:t xml:space="preserve"> )</w:t>
            </w:r>
            <w:bookmarkEnd w:id="346"/>
          </w:p>
        </w:tc>
      </w:tr>
    </w:tbl>
    <w:p w14:paraId="7971843B" w14:textId="7CC2B29F"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D35BF" w:rsidRPr="00BA1179">
        <w:t xml:space="preserve">( </w:t>
      </w:r>
      <w:r w:rsidR="008D35BF">
        <w:rPr>
          <w:noProof/>
        </w:rPr>
        <w:t>64</w:t>
      </w:r>
      <w:r w:rsidR="008D35BF"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391F155B" w:rsidR="000E1725" w:rsidRPr="00BA1179" w:rsidRDefault="00000000" w:rsidP="00A86666">
            <w:pPr>
              <w:pStyle w:val="TableText"/>
            </w:pPr>
            <w:bookmarkStart w:id="347" w:name="_Ref223219648"/>
            <w:r w:rsidRPr="00BA1179">
              <w:t xml:space="preserve">( </w:t>
            </w:r>
            <w:r w:rsidRPr="00BA1179">
              <w:fldChar w:fldCharType="begin"/>
            </w:r>
            <w:r w:rsidRPr="00BA1179">
              <w:instrText xml:space="preserve"> SEQ ( \* ARABIC </w:instrText>
            </w:r>
            <w:r w:rsidRPr="00BA1179">
              <w:fldChar w:fldCharType="separate"/>
            </w:r>
            <w:r w:rsidR="008D35BF">
              <w:rPr>
                <w:noProof/>
              </w:rPr>
              <w:t>64</w:t>
            </w:r>
            <w:r w:rsidRPr="00BA1179">
              <w:fldChar w:fldCharType="end"/>
            </w:r>
            <w:r w:rsidRPr="00BA1179">
              <w:t xml:space="preserve"> )</w:t>
            </w:r>
            <w:bookmarkEnd w:id="347"/>
          </w:p>
        </w:tc>
      </w:tr>
    </w:tbl>
    <w:p w14:paraId="1E7E6668" w14:textId="1E760A43"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D35BF" w:rsidRPr="00BA1179">
        <w:t xml:space="preserve">( </w:t>
      </w:r>
      <w:r w:rsidR="008D35BF">
        <w:rPr>
          <w:noProof/>
        </w:rPr>
        <w:t>65</w:t>
      </w:r>
      <w:r w:rsidR="008D35BF"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710EC2B2" w:rsidR="00230240" w:rsidRPr="00BA1179" w:rsidRDefault="00230240" w:rsidP="006601CA">
            <w:pPr>
              <w:pStyle w:val="TableText"/>
            </w:pPr>
            <w:bookmarkStart w:id="348" w:name="_Ref223212967"/>
            <w:r w:rsidRPr="00BA1179">
              <w:t xml:space="preserve">( </w:t>
            </w:r>
            <w:r w:rsidRPr="00BA1179">
              <w:fldChar w:fldCharType="begin"/>
            </w:r>
            <w:r w:rsidRPr="00BA1179">
              <w:instrText xml:space="preserve"> SEQ ( \* ARABIC </w:instrText>
            </w:r>
            <w:r w:rsidRPr="00BA1179">
              <w:fldChar w:fldCharType="separate"/>
            </w:r>
            <w:r w:rsidR="008D35BF">
              <w:rPr>
                <w:noProof/>
              </w:rPr>
              <w:t>65</w:t>
            </w:r>
            <w:r w:rsidRPr="00BA1179">
              <w:fldChar w:fldCharType="end"/>
            </w:r>
            <w:r w:rsidRPr="00BA1179">
              <w:t xml:space="preserve"> )</w:t>
            </w:r>
            <w:bookmarkEnd w:id="348"/>
          </w:p>
        </w:tc>
      </w:tr>
    </w:tbl>
    <w:p w14:paraId="67DA8635" w14:textId="54F2991F"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D35BF" w:rsidRPr="00BA1179">
        <w:t xml:space="preserve">( </w:t>
      </w:r>
      <w:r w:rsidR="008D35BF">
        <w:rPr>
          <w:noProof/>
        </w:rPr>
        <w:t>66</w:t>
      </w:r>
      <w:r w:rsidR="008D35BF"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2459B48C" w:rsidR="00230240" w:rsidRPr="00BA1179" w:rsidRDefault="00230240" w:rsidP="006601CA">
            <w:pPr>
              <w:pStyle w:val="TableText"/>
            </w:pPr>
            <w:bookmarkStart w:id="349" w:name="_Ref223213232"/>
            <w:r w:rsidRPr="00BA1179">
              <w:t xml:space="preserve">( </w:t>
            </w:r>
            <w:r w:rsidRPr="00BA1179">
              <w:fldChar w:fldCharType="begin"/>
            </w:r>
            <w:r w:rsidRPr="00BA1179">
              <w:instrText xml:space="preserve"> SEQ ( \* ARABIC </w:instrText>
            </w:r>
            <w:r w:rsidRPr="00BA1179">
              <w:fldChar w:fldCharType="separate"/>
            </w:r>
            <w:r w:rsidR="008D35BF">
              <w:rPr>
                <w:noProof/>
              </w:rPr>
              <w:t>66</w:t>
            </w:r>
            <w:r w:rsidRPr="00BA1179">
              <w:fldChar w:fldCharType="end"/>
            </w:r>
            <w:r w:rsidRPr="00BA1179">
              <w:t xml:space="preserve"> )</w:t>
            </w:r>
            <w:bookmarkEnd w:id="349"/>
          </w:p>
        </w:tc>
      </w:tr>
    </w:tbl>
    <w:p w14:paraId="696776E1" w14:textId="1E9BAC5A"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67</w:t>
      </w:r>
      <w:r w:rsidR="008D35BF"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7604064D" w:rsidR="00230240" w:rsidRPr="00BA1179" w:rsidRDefault="00230240" w:rsidP="006601CA">
            <w:pPr>
              <w:pStyle w:val="TableText"/>
            </w:pPr>
            <w:bookmarkStart w:id="350" w:name="_Ref223220180"/>
            <w:r w:rsidRPr="00BA1179">
              <w:t xml:space="preserve">( </w:t>
            </w:r>
            <w:r w:rsidRPr="00BA1179">
              <w:fldChar w:fldCharType="begin"/>
            </w:r>
            <w:r w:rsidRPr="00BA1179">
              <w:instrText xml:space="preserve"> SEQ ( \* ARABIC </w:instrText>
            </w:r>
            <w:r w:rsidRPr="00BA1179">
              <w:fldChar w:fldCharType="separate"/>
            </w:r>
            <w:r w:rsidR="008D35BF">
              <w:rPr>
                <w:noProof/>
              </w:rPr>
              <w:t>67</w:t>
            </w:r>
            <w:r w:rsidRPr="00BA1179">
              <w:fldChar w:fldCharType="end"/>
            </w:r>
            <w:r w:rsidRPr="00BA1179">
              <w:t xml:space="preserve"> )</w:t>
            </w:r>
            <w:bookmarkEnd w:id="350"/>
          </w:p>
        </w:tc>
      </w:tr>
    </w:tbl>
    <w:p w14:paraId="5749E63B" w14:textId="70AFA5CC"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68</w:t>
      </w:r>
      <w:r w:rsidR="008D35BF"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05DE44AB" w:rsidR="00840E3E" w:rsidRPr="00BA1179" w:rsidRDefault="00840E3E" w:rsidP="006601CA">
            <w:pPr>
              <w:pStyle w:val="TableText"/>
            </w:pPr>
            <w:bookmarkStart w:id="351" w:name="_Ref223220391"/>
            <w:r w:rsidRPr="00BA1179">
              <w:t xml:space="preserve">( </w:t>
            </w:r>
            <w:r w:rsidRPr="00BA1179">
              <w:fldChar w:fldCharType="begin"/>
            </w:r>
            <w:r w:rsidRPr="00BA1179">
              <w:instrText xml:space="preserve"> SEQ ( \* ARABIC </w:instrText>
            </w:r>
            <w:r w:rsidRPr="00BA1179">
              <w:fldChar w:fldCharType="separate"/>
            </w:r>
            <w:r w:rsidR="008D35BF">
              <w:rPr>
                <w:noProof/>
              </w:rPr>
              <w:t>68</w:t>
            </w:r>
            <w:r w:rsidRPr="00BA1179">
              <w:fldChar w:fldCharType="end"/>
            </w:r>
            <w:r w:rsidRPr="00BA1179">
              <w:t xml:space="preserve"> )</w:t>
            </w:r>
            <w:bookmarkEnd w:id="351"/>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352"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352"/>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31A8F8F3"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D35BF">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353" w:name="_Ref223263847"/>
      <w:bookmarkStart w:id="354" w:name="_Ref223263851"/>
      <w:bookmarkStart w:id="355" w:name="_Ref223263865"/>
      <w:bookmarkStart w:id="356" w:name="_Toc235290143"/>
      <w:r w:rsidRPr="00BA1179">
        <w:lastRenderedPageBreak/>
        <w:t>Simulation Mathematics for Fuel Mass Evolution</w:t>
      </w:r>
      <w:bookmarkEnd w:id="353"/>
      <w:bookmarkEnd w:id="354"/>
      <w:bookmarkEnd w:id="355"/>
      <w:bookmarkEnd w:id="356"/>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189156F3"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D35BF" w:rsidRPr="00BA1179">
        <w:t xml:space="preserve">( </w:t>
      </w:r>
      <w:r w:rsidR="008D35BF">
        <w:rPr>
          <w:noProof/>
        </w:rPr>
        <w:t>69</w:t>
      </w:r>
      <w:r w:rsidR="008D35BF"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623E6F48" w:rsidR="007E2219" w:rsidRPr="00BA1179" w:rsidRDefault="007E2219" w:rsidP="006601CA">
            <w:pPr>
              <w:pStyle w:val="TableText"/>
            </w:pPr>
            <w:bookmarkStart w:id="357" w:name="_Ref223264193"/>
            <w:r w:rsidRPr="00BA1179">
              <w:t xml:space="preserve">( </w:t>
            </w:r>
            <w:r w:rsidRPr="00BA1179">
              <w:fldChar w:fldCharType="begin"/>
            </w:r>
            <w:r w:rsidRPr="00BA1179">
              <w:instrText xml:space="preserve"> SEQ ( \* ARABIC </w:instrText>
            </w:r>
            <w:r w:rsidRPr="00BA1179">
              <w:fldChar w:fldCharType="separate"/>
            </w:r>
            <w:r w:rsidR="008D35BF">
              <w:rPr>
                <w:noProof/>
              </w:rPr>
              <w:t>69</w:t>
            </w:r>
            <w:r w:rsidRPr="00BA1179">
              <w:fldChar w:fldCharType="end"/>
            </w:r>
            <w:r w:rsidRPr="00BA1179">
              <w:t xml:space="preserve"> )</w:t>
            </w:r>
            <w:bookmarkEnd w:id="357"/>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358"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358"/>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34325F0B"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D35BF" w:rsidRPr="00BA1179">
        <w:t xml:space="preserve">( </w:t>
      </w:r>
      <w:r w:rsidR="008D35BF">
        <w:rPr>
          <w:noProof/>
        </w:rPr>
        <w:t>70</w:t>
      </w:r>
      <w:r w:rsidR="008D35BF"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7D0B0612" w:rsidR="008F5DFE" w:rsidRPr="00BA1179" w:rsidRDefault="008F5DFE" w:rsidP="006601CA">
            <w:pPr>
              <w:pStyle w:val="TableText"/>
            </w:pPr>
            <w:bookmarkStart w:id="359" w:name="_Ref223257737"/>
            <w:r w:rsidRPr="00BA1179">
              <w:t xml:space="preserve">( </w:t>
            </w:r>
            <w:r w:rsidRPr="00BA1179">
              <w:fldChar w:fldCharType="begin"/>
            </w:r>
            <w:r w:rsidRPr="00BA1179">
              <w:instrText xml:space="preserve"> SEQ ( \* ARABIC </w:instrText>
            </w:r>
            <w:r w:rsidRPr="00BA1179">
              <w:fldChar w:fldCharType="separate"/>
            </w:r>
            <w:r w:rsidR="008D35BF">
              <w:rPr>
                <w:noProof/>
              </w:rPr>
              <w:t>70</w:t>
            </w:r>
            <w:r w:rsidRPr="00BA1179">
              <w:fldChar w:fldCharType="end"/>
            </w:r>
            <w:r w:rsidRPr="00BA1179">
              <w:t xml:space="preserve"> )</w:t>
            </w:r>
            <w:bookmarkEnd w:id="359"/>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76AC7C7D"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D35BF" w:rsidRPr="00BA1179">
        <w:t xml:space="preserve">( </w:t>
      </w:r>
      <w:r w:rsidR="008D35BF">
        <w:rPr>
          <w:noProof/>
        </w:rPr>
        <w:t>71</w:t>
      </w:r>
      <w:r w:rsidR="008D35BF"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D35BF" w:rsidRPr="00BA1179">
        <w:t xml:space="preserve">( </w:t>
      </w:r>
      <w:r w:rsidR="008D35BF">
        <w:rPr>
          <w:noProof/>
        </w:rPr>
        <w:t>72</w:t>
      </w:r>
      <w:r w:rsidR="008D35BF"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118C75B6" w:rsidR="00293A50" w:rsidRPr="00BA1179" w:rsidRDefault="00293A50" w:rsidP="006601CA">
            <w:pPr>
              <w:pStyle w:val="TableText"/>
            </w:pPr>
            <w:bookmarkStart w:id="360" w:name="_Ref223263777"/>
            <w:r w:rsidRPr="00BA1179">
              <w:t xml:space="preserve">( </w:t>
            </w:r>
            <w:r w:rsidRPr="00BA1179">
              <w:fldChar w:fldCharType="begin"/>
            </w:r>
            <w:r w:rsidRPr="00BA1179">
              <w:instrText xml:space="preserve"> SEQ ( \* ARABIC </w:instrText>
            </w:r>
            <w:r w:rsidRPr="00BA1179">
              <w:fldChar w:fldCharType="separate"/>
            </w:r>
            <w:r w:rsidR="008D35BF">
              <w:rPr>
                <w:noProof/>
              </w:rPr>
              <w:t>71</w:t>
            </w:r>
            <w:r w:rsidRPr="00BA1179">
              <w:fldChar w:fldCharType="end"/>
            </w:r>
            <w:r w:rsidRPr="00BA1179">
              <w:t xml:space="preserve"> )</w:t>
            </w:r>
            <w:bookmarkEnd w:id="360"/>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664138E9" w:rsidR="00A36C2C" w:rsidRPr="00BA1179" w:rsidRDefault="00A36C2C" w:rsidP="006601CA">
            <w:pPr>
              <w:pStyle w:val="TableText"/>
            </w:pPr>
            <w:bookmarkStart w:id="361" w:name="_Ref223263797"/>
            <w:r w:rsidRPr="00BA1179">
              <w:t xml:space="preserve">( </w:t>
            </w:r>
            <w:r w:rsidRPr="00BA1179">
              <w:fldChar w:fldCharType="begin"/>
            </w:r>
            <w:r w:rsidRPr="00BA1179">
              <w:instrText xml:space="preserve"> SEQ ( \* ARABIC </w:instrText>
            </w:r>
            <w:r w:rsidRPr="00BA1179">
              <w:fldChar w:fldCharType="separate"/>
            </w:r>
            <w:r w:rsidR="008D35BF">
              <w:rPr>
                <w:noProof/>
              </w:rPr>
              <w:t>72</w:t>
            </w:r>
            <w:r w:rsidRPr="00BA1179">
              <w:fldChar w:fldCharType="end"/>
            </w:r>
            <w:r w:rsidRPr="00BA1179">
              <w:t xml:space="preserve"> )</w:t>
            </w:r>
            <w:bookmarkEnd w:id="361"/>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46F8DC73"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D35BF" w:rsidRPr="00BA1179">
        <w:t xml:space="preserve">( </w:t>
      </w:r>
      <w:r w:rsidR="008D35BF">
        <w:rPr>
          <w:noProof/>
        </w:rPr>
        <w:t>73</w:t>
      </w:r>
      <w:r w:rsidR="008D35BF"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CCEA34C" w:rsidR="00011AAB" w:rsidRPr="00BA1179" w:rsidRDefault="00011AAB" w:rsidP="006601CA">
            <w:pPr>
              <w:pStyle w:val="TableText"/>
            </w:pPr>
            <w:bookmarkStart w:id="362" w:name="_Ref234661580"/>
            <w:r w:rsidRPr="00BA1179">
              <w:t xml:space="preserve">( </w:t>
            </w:r>
            <w:r w:rsidRPr="00BA1179">
              <w:fldChar w:fldCharType="begin"/>
            </w:r>
            <w:r w:rsidRPr="00BA1179">
              <w:instrText xml:space="preserve"> SEQ ( \* ARABIC </w:instrText>
            </w:r>
            <w:r w:rsidRPr="00BA1179">
              <w:fldChar w:fldCharType="separate"/>
            </w:r>
            <w:r w:rsidR="008D35BF">
              <w:rPr>
                <w:noProof/>
              </w:rPr>
              <w:t>73</w:t>
            </w:r>
            <w:r w:rsidRPr="00BA1179">
              <w:fldChar w:fldCharType="end"/>
            </w:r>
            <w:r w:rsidRPr="00BA1179">
              <w:t xml:space="preserve"> )</w:t>
            </w:r>
            <w:bookmarkEnd w:id="362"/>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17252EED"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D35BF" w:rsidRPr="00BA1179">
        <w:t xml:space="preserve">( </w:t>
      </w:r>
      <w:r w:rsidR="008D35BF">
        <w:rPr>
          <w:noProof/>
        </w:rPr>
        <w:t>74</w:t>
      </w:r>
      <w:r w:rsidR="008D35BF"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2EBDAB9D" w:rsidR="00BB51B5" w:rsidRPr="00BA1179" w:rsidRDefault="00BB51B5" w:rsidP="006601CA">
            <w:pPr>
              <w:pStyle w:val="TableText"/>
            </w:pPr>
            <w:bookmarkStart w:id="363" w:name="_Ref234661621"/>
            <w:r w:rsidRPr="00BA1179">
              <w:t xml:space="preserve">( </w:t>
            </w:r>
            <w:r w:rsidRPr="00BA1179">
              <w:fldChar w:fldCharType="begin"/>
            </w:r>
            <w:r w:rsidRPr="00BA1179">
              <w:instrText xml:space="preserve"> SEQ ( \* ARABIC </w:instrText>
            </w:r>
            <w:r w:rsidRPr="00BA1179">
              <w:fldChar w:fldCharType="separate"/>
            </w:r>
            <w:r w:rsidR="008D35BF">
              <w:rPr>
                <w:noProof/>
              </w:rPr>
              <w:t>74</w:t>
            </w:r>
            <w:r w:rsidRPr="00BA1179">
              <w:fldChar w:fldCharType="end"/>
            </w:r>
            <w:r w:rsidRPr="00BA1179">
              <w:t xml:space="preserve"> )</w:t>
            </w:r>
            <w:bookmarkEnd w:id="363"/>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58DFB075"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D35BF" w:rsidRPr="00BA1179">
        <w:t xml:space="preserve">( </w:t>
      </w:r>
      <w:r w:rsidR="008D35BF">
        <w:rPr>
          <w:noProof/>
        </w:rPr>
        <w:t>32</w:t>
      </w:r>
      <w:r w:rsidR="008D35BF"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D35BF" w:rsidRPr="00BA1179">
        <w:t xml:space="preserve">( </w:t>
      </w:r>
      <w:r w:rsidR="008D35BF">
        <w:rPr>
          <w:noProof/>
        </w:rPr>
        <w:t>75</w:t>
      </w:r>
      <w:r w:rsidR="008D35BF"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13074F4E" w:rsidR="004215E7" w:rsidRPr="00BA1179" w:rsidRDefault="004215E7" w:rsidP="006601CA">
            <w:pPr>
              <w:pStyle w:val="TableText"/>
            </w:pPr>
            <w:bookmarkStart w:id="364" w:name="_Ref223263811"/>
            <w:r w:rsidRPr="00BA1179">
              <w:t xml:space="preserve">( </w:t>
            </w:r>
            <w:r w:rsidRPr="00BA1179">
              <w:fldChar w:fldCharType="begin"/>
            </w:r>
            <w:r w:rsidRPr="00BA1179">
              <w:instrText xml:space="preserve"> SEQ ( \* ARABIC </w:instrText>
            </w:r>
            <w:r w:rsidRPr="00BA1179">
              <w:fldChar w:fldCharType="separate"/>
            </w:r>
            <w:r w:rsidR="008D35BF">
              <w:rPr>
                <w:noProof/>
              </w:rPr>
              <w:t>75</w:t>
            </w:r>
            <w:r w:rsidRPr="00BA1179">
              <w:fldChar w:fldCharType="end"/>
            </w:r>
            <w:r w:rsidRPr="00BA1179">
              <w:t xml:space="preserve"> )</w:t>
            </w:r>
            <w:bookmarkEnd w:id="364"/>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365"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365"/>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366" w:name="_Ref223266063"/>
      <w:bookmarkStart w:id="367" w:name="_Toc235290144"/>
      <w:r w:rsidRPr="00BA1179">
        <w:lastRenderedPageBreak/>
        <w:t>Simulation Mathematics for Fire Intensity Evolution</w:t>
      </w:r>
      <w:bookmarkEnd w:id="366"/>
      <w:bookmarkEnd w:id="367"/>
    </w:p>
    <w:p w14:paraId="2580607A" w14:textId="58FD8DEE"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D35BF" w:rsidRPr="00BA1179">
        <w:t xml:space="preserve">( </w:t>
      </w:r>
      <w:r w:rsidR="008D35BF">
        <w:rPr>
          <w:noProof/>
        </w:rPr>
        <w:t>76</w:t>
      </w:r>
      <w:r w:rsidR="008D35BF"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2577AC5F" w:rsidR="00417E3B" w:rsidRPr="00BA1179" w:rsidRDefault="00417E3B" w:rsidP="006601CA">
            <w:pPr>
              <w:pStyle w:val="TableText"/>
            </w:pPr>
            <w:bookmarkStart w:id="368" w:name="_Ref223265050"/>
            <w:r w:rsidRPr="00BA1179">
              <w:t xml:space="preserve">( </w:t>
            </w:r>
            <w:r w:rsidRPr="00BA1179">
              <w:fldChar w:fldCharType="begin"/>
            </w:r>
            <w:r w:rsidRPr="00BA1179">
              <w:instrText xml:space="preserve"> SEQ ( \* ARABIC </w:instrText>
            </w:r>
            <w:r w:rsidRPr="00BA1179">
              <w:fldChar w:fldCharType="separate"/>
            </w:r>
            <w:r w:rsidR="008D35BF">
              <w:rPr>
                <w:noProof/>
              </w:rPr>
              <w:t>76</w:t>
            </w:r>
            <w:r w:rsidRPr="00BA1179">
              <w:fldChar w:fldCharType="end"/>
            </w:r>
            <w:r w:rsidRPr="00BA1179">
              <w:t xml:space="preserve"> )</w:t>
            </w:r>
            <w:bookmarkEnd w:id="368"/>
          </w:p>
        </w:tc>
      </w:tr>
    </w:tbl>
    <w:p w14:paraId="72BB0B14" w14:textId="52A4ABD9"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D35BF" w:rsidRPr="00BA1179">
        <w:t xml:space="preserve">( </w:t>
      </w:r>
      <w:r w:rsidR="008D35BF">
        <w:rPr>
          <w:noProof/>
        </w:rPr>
        <w:t>77</w:t>
      </w:r>
      <w:r w:rsidR="008D35BF"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5DAAF778" w:rsidR="00990872" w:rsidRPr="00BA1179" w:rsidRDefault="00990872" w:rsidP="006601CA">
            <w:pPr>
              <w:pStyle w:val="TableText"/>
            </w:pPr>
            <w:bookmarkStart w:id="369" w:name="_Ref223265237"/>
            <w:r w:rsidRPr="00BA1179">
              <w:t xml:space="preserve">( </w:t>
            </w:r>
            <w:r w:rsidRPr="00BA1179">
              <w:fldChar w:fldCharType="begin"/>
            </w:r>
            <w:r w:rsidRPr="00BA1179">
              <w:instrText xml:space="preserve"> SEQ ( \* ARABIC </w:instrText>
            </w:r>
            <w:r w:rsidRPr="00BA1179">
              <w:fldChar w:fldCharType="separate"/>
            </w:r>
            <w:r w:rsidR="008D35BF">
              <w:rPr>
                <w:noProof/>
              </w:rPr>
              <w:t>77</w:t>
            </w:r>
            <w:r w:rsidRPr="00BA1179">
              <w:fldChar w:fldCharType="end"/>
            </w:r>
            <w:r w:rsidRPr="00BA1179">
              <w:t xml:space="preserve"> )</w:t>
            </w:r>
            <w:bookmarkEnd w:id="369"/>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370" w:name="TableC1"/>
      <w:r w:rsidRPr="00BA1179">
        <w:t>Table C.1 Fire intensity evolution parameters</w:t>
      </w:r>
    </w:p>
    <w:bookmarkEnd w:id="370"/>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371" w:name="_Ref234617318"/>
      <w:bookmarkStart w:id="372" w:name="_Ref234617321"/>
      <w:bookmarkStart w:id="373" w:name="_Toc235290145"/>
      <w:bookmarkStart w:id="374" w:name="_Ref234520328"/>
      <w:r w:rsidRPr="00BA1179">
        <w:lastRenderedPageBreak/>
        <w:t>Complete Concept Mapping Specification</w:t>
      </w:r>
      <w:bookmarkEnd w:id="371"/>
      <w:bookmarkEnd w:id="372"/>
      <w:bookmarkEnd w:id="373"/>
    </w:p>
    <w:p w14:paraId="10F26D51" w14:textId="024B382D"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D35BF" w:rsidRPr="008D35BF">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D35BF" w:rsidRPr="008D35BF">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D35BF" w:rsidRPr="00BA1179">
        <w:t xml:space="preserve">( </w:t>
      </w:r>
      <w:r w:rsidR="008D35BF">
        <w:rPr>
          <w:noProof/>
        </w:rPr>
        <w:t>43</w:t>
      </w:r>
      <w:r w:rsidR="008D35BF"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375" w:name="_RefTblE1"/>
      <w:bookmarkStart w:id="376" w:name="TableD1"/>
      <w:r w:rsidRPr="00BA1179">
        <w:rPr>
          <w:rFonts w:cs="Times New Roman"/>
          <w:szCs w:val="24"/>
        </w:rPr>
        <w:t xml:space="preserve">Table D.1 Level 1 to 4 aggregation weights over the </w:t>
      </w:r>
      <w:bookmarkEnd w:id="375"/>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376"/>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377"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378" w:name="TableD2"/>
      <w:r w:rsidRPr="00BA1179">
        <w:rPr>
          <w:rFonts w:cs="Times New Roman"/>
          <w:szCs w:val="24"/>
        </w:rPr>
        <w:lastRenderedPageBreak/>
        <w:t>Table D.2 Parameters of the concept layer</w:t>
      </w:r>
      <w:bookmarkEnd w:id="377"/>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378"/>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0F2C3E08"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D35BF" w:rsidRPr="00BA1179">
              <w:t xml:space="preserve">( </w:t>
            </w:r>
            <w:r w:rsidR="008D35BF">
              <w:rPr>
                <w:noProof/>
              </w:rPr>
              <w:t>43</w:t>
            </w:r>
            <w:r w:rsidR="008D35BF"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379" w:name="_RefTblE4"/>
    </w:p>
    <w:p w14:paraId="0F33DE96" w14:textId="60381338" w:rsidR="000E1725" w:rsidRPr="00BA1179" w:rsidRDefault="00000000" w:rsidP="00852310">
      <w:pPr>
        <w:pStyle w:val="Caption"/>
        <w:keepNext/>
        <w:rPr>
          <w:rFonts w:cs="Times New Roman"/>
          <w:szCs w:val="24"/>
        </w:rPr>
      </w:pPr>
      <w:bookmarkStart w:id="380" w:name="TableD3"/>
      <w:r w:rsidRPr="00BA1179">
        <w:rPr>
          <w:rFonts w:cs="Times New Roman"/>
          <w:szCs w:val="24"/>
        </w:rPr>
        <w:t>Table D.3 Trapezoidal parameters</w:t>
      </w:r>
      <w:bookmarkEnd w:id="379"/>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380"/>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Pr="00BA1179" w:rsidRDefault="000E1725">
      <w:pPr>
        <w:pStyle w:val="ParText"/>
        <w:rPr>
          <w:rFonts w:cs="Times New Roman"/>
          <w:szCs w:val="24"/>
        </w:rPr>
      </w:pPr>
    </w:p>
    <w:p w14:paraId="2371E55D" w14:textId="339515E8" w:rsidR="000E1725" w:rsidRPr="00BA1179" w:rsidRDefault="00000000">
      <w:pPr>
        <w:pStyle w:val="ParText"/>
        <w:rPr>
          <w:rFonts w:cs="Times New Roman"/>
          <w:szCs w:val="24"/>
        </w:rPr>
      </w:pPr>
      <w:r w:rsidRPr="00BA1179">
        <w:rPr>
          <w:rFonts w:cs="Times New Roman"/>
          <w:szCs w:val="24"/>
        </w:rPr>
        <w:t xml:space="preserve">The membership side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D35BF" w:rsidRPr="00BA1179">
        <w:t xml:space="preserve">( </w:t>
      </w:r>
      <w:r w:rsidR="008D35BF">
        <w:rPr>
          <w:noProof/>
        </w:rPr>
        <w:t>42</w:t>
      </w:r>
      <w:r w:rsidR="008D35BF" w:rsidRPr="00BA1179">
        <w:t xml:space="preserve"> )</w:t>
      </w:r>
      <w:r w:rsidRPr="00BA1179">
        <w:rPr>
          <w:rFonts w:cs="Times New Roman"/>
          <w:szCs w:val="24"/>
        </w:rPr>
        <w:fldChar w:fldCharType="end"/>
      </w:r>
      <w:r w:rsidRPr="00BA1179">
        <w:rPr>
          <w:rFonts w:cs="Times New Roman"/>
          <w:szCs w:val="24"/>
        </w:rPr>
        <w:t xml:space="preserve"> is realized vectorially, exactly as in the implementation. Every feature value is fuzzified into its five-term membership vector over the partition of Table D.3, and the aggregation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D35BF" w:rsidRPr="00BA1179">
        <w:t xml:space="preserve">( </w:t>
      </w:r>
      <w:r w:rsidR="008D35BF">
        <w:rPr>
          <w:noProof/>
        </w:rPr>
        <w:t>42</w:t>
      </w:r>
      <w:r w:rsidR="008D35BF" w:rsidRPr="00BA1179">
        <w:t xml:space="preserve"> )</w:t>
      </w:r>
      <w:r w:rsidRPr="00BA1179">
        <w:rPr>
          <w:rFonts w:cs="Times New Roman"/>
          <w:szCs w:val="24"/>
        </w:rPr>
        <w:fldChar w:fldCharType="end"/>
      </w:r>
      <w:r w:rsidRPr="00BA1179">
        <w:rPr>
          <w:rFonts w:cs="Times New Roman"/>
          <w:szCs w:val="24"/>
        </w:rPr>
        <w:t xml:space="preserve"> combines these vectors component wise, so the activation of a concept is itself a five-term membership vector rather than a single number. Rule antecedents consume this vector directly, since the membership of a linguistic term in an antecedent is exactly the corresponding component. Where a single scalar is required, for the priority reported to the coordinator, for the quality measure, and for reporting, the vector is read out as its expected value over the term centers. The worked examples of the decision chapter track the high component of these vectors; every component propagates through the same weighted sums, so the tracked component is a faithful slice of the full computation. One orientation exception exists in the wiring</w:t>
      </w:r>
      <w:r w:rsidR="00670B7E">
        <w:rPr>
          <w:rFonts w:cs="Times New Roman"/>
          <w:szCs w:val="24"/>
        </w:rPr>
        <w:t xml:space="preserve">. </w:t>
      </w:r>
      <w:r w:rsidRPr="00BA1179">
        <w:rPr>
          <w:rFonts w:cs="Times New Roman"/>
          <w:szCs w:val="24"/>
        </w:rPr>
        <w:t xml:space="preserve">Evacuation pressure consumes the complement of access and road status, as stated in the wiring equation. With Table D.3 and these conventions, the membership side </w:t>
      </w:r>
      <w:r w:rsidRPr="00BA1179">
        <w:rPr>
          <w:rFonts w:cs="Times New Roman"/>
          <w:szCs w:val="24"/>
        </w:rPr>
        <w:lastRenderedPageBreak/>
        <w:t xml:space="preserve">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D35BF" w:rsidRPr="00BA1179">
        <w:t xml:space="preserve">( </w:t>
      </w:r>
      <w:r w:rsidR="008D35BF">
        <w:rPr>
          <w:noProof/>
        </w:rPr>
        <w:t>42</w:t>
      </w:r>
      <w:r w:rsidR="008D35BF" w:rsidRPr="00BA1179">
        <w:t xml:space="preserve"> )</w:t>
      </w:r>
      <w:r w:rsidRPr="00BA1179">
        <w:rPr>
          <w:rFonts w:cs="Times New Roman"/>
          <w:szCs w:val="24"/>
        </w:rPr>
        <w:fldChar w:fldCharType="end"/>
      </w:r>
      <w:r w:rsidRPr="00BA1179">
        <w:rPr>
          <w:rFonts w:cs="Times New Roman"/>
          <w:szCs w:val="24"/>
        </w:rPr>
        <w:t xml:space="preserve"> is fully determined; per-pair term tables are not needed, and adaptation may later refine the shared partition by splitting terms where the field demands it.</w:t>
      </w:r>
    </w:p>
    <w:p w14:paraId="779D9DBE" w14:textId="7E64C4B0" w:rsidR="000E1725" w:rsidRPr="00BA1179" w:rsidRDefault="00000000" w:rsidP="00481F9C">
      <w:pPr>
        <w:pStyle w:val="ParText"/>
      </w:pPr>
      <w:r w:rsidRPr="00BA1179">
        <w:rPr>
          <w:rFonts w:cs="Times New Roman"/>
          <w:szCs w:val="24"/>
        </w:rPr>
        <w:t>The worked examples of the decision support chapter are reproducible from these tables alone</w:t>
      </w:r>
      <w:r w:rsidR="00670B7E">
        <w:rPr>
          <w:rFonts w:cs="Times New Roman"/>
          <w:szCs w:val="24"/>
        </w:rPr>
        <w:t xml:space="preserve">. </w:t>
      </w:r>
      <w:r w:rsidRPr="00BA1179">
        <w:rPr>
          <w:rFonts w:cs="Times New Roman"/>
          <w:szCs w:val="24"/>
        </w:rPr>
        <w:t xml:space="preserve">The level-1 example uses the fire severity row of Table D.1, the level-2 and level-3 examples use the fire threat level and intervention urgency rows of Table D.1, and the gating example uses the decay of Table D.2, and every membership value follows from Table D.3 under the componentwise vector aggregation with expected-value readout. An implementation that reads </w:t>
      </w:r>
      <w:r w:rsidRPr="00BA1179">
        <w:rPr>
          <w:rFonts w:cs="Times New Roman"/>
          <w:szCs w:val="24"/>
        </w:rPr>
        <w:fldChar w:fldCharType="begin"/>
      </w:r>
      <w:r w:rsidRPr="00BA1179">
        <w:rPr>
          <w:rFonts w:cs="Times New Roman"/>
          <w:szCs w:val="24"/>
        </w:rPr>
        <w:instrText xml:space="preserve"> REF _RefEqB5401 \h </w:instrText>
      </w:r>
      <w:r w:rsidRPr="00BA1179">
        <w:rPr>
          <w:rFonts w:cs="Times New Roman"/>
          <w:szCs w:val="24"/>
        </w:rPr>
      </w:r>
      <w:r w:rsidRPr="00BA1179">
        <w:rPr>
          <w:rFonts w:cs="Times New Roman"/>
          <w:szCs w:val="24"/>
        </w:rPr>
        <w:fldChar w:fldCharType="separate"/>
      </w:r>
      <w:r w:rsidR="008D35BF" w:rsidRPr="00BA1179">
        <w:t xml:space="preserve">( </w:t>
      </w:r>
      <w:r w:rsidR="008D35BF">
        <w:rPr>
          <w:noProof/>
        </w:rPr>
        <w:t>41</w:t>
      </w:r>
      <w:r w:rsidR="008D35BF" w:rsidRPr="00BA1179">
        <w:t xml:space="preserve"> )</w:t>
      </w:r>
      <w:r w:rsidRPr="00BA1179">
        <w:rPr>
          <w:rFonts w:cs="Times New Roman"/>
          <w:szCs w:val="24"/>
        </w:rPr>
        <w:fldChar w:fldCharType="end"/>
      </w:r>
      <w:r w:rsidRPr="00BA1179">
        <w:rPr>
          <w:rFonts w:cs="Times New Roman"/>
          <w:szCs w:val="24"/>
        </w:rPr>
        <w:t xml:space="preserve"> to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D35BF" w:rsidRPr="00BA1179">
        <w:t xml:space="preserve">( </w:t>
      </w:r>
      <w:r w:rsidR="008D35BF">
        <w:rPr>
          <w:noProof/>
        </w:rPr>
        <w:t>43</w:t>
      </w:r>
      <w:r w:rsidR="008D35BF" w:rsidRPr="00BA1179">
        <w:t xml:space="preserve"> )</w:t>
      </w:r>
      <w:r w:rsidRPr="00BA1179">
        <w:rPr>
          <w:rFonts w:cs="Times New Roman"/>
          <w:szCs w:val="24"/>
        </w:rPr>
        <w:fldChar w:fldCharType="end"/>
      </w:r>
      <w:r w:rsidRPr="00BA1179">
        <w:rPr>
          <w:rFonts w:cs="Times New Roman"/>
          <w:szCs w:val="24"/>
        </w:rPr>
        <w:t xml:space="preserve"> together with this appendix requires no further design decision at the concept layer.</w:t>
      </w:r>
    </w:p>
    <w:p w14:paraId="05003AC2" w14:textId="77777777" w:rsidR="000E1725" w:rsidRPr="00BA1179" w:rsidRDefault="000E1725" w:rsidP="00481F9C">
      <w:pPr>
        <w:pStyle w:val="ParText"/>
      </w:pP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381" w:name="_RefAppE1"/>
      <w:bookmarkStart w:id="382" w:name="_Toc235290146"/>
      <w:r w:rsidRPr="00BA1179">
        <w:lastRenderedPageBreak/>
        <w:t>Representative Decision Rules</w:t>
      </w:r>
      <w:bookmarkEnd w:id="374"/>
      <w:bookmarkEnd w:id="381"/>
      <w:bookmarkEnd w:id="382"/>
    </w:p>
    <w:p w14:paraId="77638D0B" w14:textId="7E27200B" w:rsidR="000E1725" w:rsidRPr="00BA1179" w:rsidRDefault="00000000">
      <w:pPr>
        <w:pStyle w:val="ParText"/>
      </w:pPr>
      <w:r w:rsidRPr="00BA1179">
        <w:t>This appendix lists the complete expert-seeded base of forty rules, grouped by operational regime, with the backbone rules organized by the owning concept of the designated mapping, together with two adaptation-born examples and the provenance classes from which rules originate. The reasons for which the antecedent space is not enumerated in full are established in the sparse-base subsection of the decision layer and are not repeated here; this appendix confines itself to the rules themselves and to what is needed to read them.</w:t>
      </w:r>
    </w:p>
    <w:p w14:paraId="5E51003D" w14:textId="244A61B9" w:rsidR="000E1725" w:rsidRPr="00BA1179" w:rsidRDefault="00000000">
      <w:pPr>
        <w:pStyle w:val="ParText"/>
      </w:pPr>
      <w:r w:rsidRPr="00BA1179">
        <w:t>The seed base supports three start profiles used by the evaluation chapter. The full profile loads all forty rules of Table E.1. The core profile loads the doctrine block R1 to R22 and leaves the backbone to be rebuilt by adaptation. The minimal profile loads, per intervention family, only the strongest seed of that family; with Table E.1 this selects five rules: R7 for asset protection, R11 for evacuation and public warning, R15 for containment line, R20 for resource deployment, and R26 for suppression effort. These five rules are the irreducible core of the doctrine</w:t>
      </w:r>
      <w:r w:rsidR="00670B7E">
        <w:t>. E</w:t>
      </w:r>
      <w:r w:rsidRPr="00BA1179">
        <w:t>very intervention family remains reachable, coverage of the term space is deliberately surrendered, and everything else must be recovered by the staged adaptation of the decision layer.</w:t>
      </w:r>
    </w:p>
    <w:p w14:paraId="392B4C47" w14:textId="2EC7D828" w:rsidR="000E1725" w:rsidRPr="00BA1179" w:rsidRDefault="00000000">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D35BF" w:rsidRPr="00BA1179">
        <w:t xml:space="preserve">( </w:t>
      </w:r>
      <w:r w:rsidR="008D35BF">
        <w:rPr>
          <w:noProof/>
        </w:rPr>
        <w:t>44</w:t>
      </w:r>
      <w:r w:rsidR="008D35BF"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4126D096" w14:textId="6BE7DC6F" w:rsidR="000E1725" w:rsidRPr="00BA1179" w:rsidRDefault="00000000">
      <w:pPr>
        <w:pStyle w:val="ParText"/>
      </w:pPr>
      <w:r w:rsidRPr="00BA1179">
        <w:lastRenderedPageBreak/>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383" w:name="_RefTblRules"/>
      <w:bookmarkStart w:id="384" w:name="TableE1"/>
      <w:r w:rsidRPr="00BA1179">
        <w:t>Table E.1 Representative decision rules by operational regime</w:t>
      </w:r>
      <w:bookmarkEnd w:id="383"/>
    </w:p>
    <w:tbl>
      <w:tblPr>
        <w:tblStyle w:val="GridTable1Light1"/>
        <w:tblW w:w="5000" w:type="pct"/>
        <w:tblLook w:val="04A0" w:firstRow="1" w:lastRow="0" w:firstColumn="1" w:lastColumn="0" w:noHBand="0" w:noVBand="1"/>
      </w:tblPr>
      <w:tblGrid>
        <w:gridCol w:w="643"/>
        <w:gridCol w:w="4179"/>
        <w:gridCol w:w="3215"/>
      </w:tblGrid>
      <w:tr w:rsidR="002C3951" w:rsidRPr="00BA1179" w14:paraId="7DB21324" w14:textId="77777777" w:rsidTr="00397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384"/>
          <w:p w14:paraId="301F3D9C" w14:textId="77777777" w:rsidR="000E1725" w:rsidRPr="00BA1179" w:rsidRDefault="00000000" w:rsidP="007F6974">
            <w:pPr>
              <w:pStyle w:val="TableText"/>
              <w:rPr>
                <w:szCs w:val="24"/>
              </w:rPr>
            </w:pPr>
            <w:r w:rsidRPr="00BA1179">
              <w:rPr>
                <w:szCs w:val="24"/>
              </w:rPr>
              <w:t>ID</w:t>
            </w:r>
          </w:p>
        </w:tc>
        <w:tc>
          <w:tcPr>
            <w:tcW w:w="1978" w:type="pct"/>
          </w:tcPr>
          <w:p w14:paraId="398B58F2" w14:textId="77777777"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szCs w:val="24"/>
              </w:rPr>
            </w:pPr>
            <w:r w:rsidRPr="00BA1179">
              <w:rPr>
                <w:szCs w:val="24"/>
              </w:rPr>
              <w:t>Antecedent (IF, over gated decision concepts)</w:t>
            </w:r>
          </w:p>
        </w:tc>
        <w:tc>
          <w:tcPr>
            <w:tcW w:w="2622" w:type="pct"/>
          </w:tcPr>
          <w:p w14:paraId="31E01C7F" w14:textId="49756121"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Consequent (THEN, intervention intensities)</w:t>
            </w:r>
          </w:p>
        </w:tc>
      </w:tr>
      <w:tr w:rsidR="002C3951" w:rsidRPr="00BA1179" w14:paraId="0373A2B3" w14:textId="77777777" w:rsidTr="003978A8">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3955892" w14:textId="77777777" w:rsidR="000E1725" w:rsidRPr="00BA1179" w:rsidRDefault="00000000" w:rsidP="003978A8">
            <w:pPr>
              <w:pStyle w:val="TableText"/>
              <w:spacing w:line="240" w:lineRule="auto"/>
              <w:rPr>
                <w:szCs w:val="24"/>
              </w:rPr>
            </w:pPr>
            <w:r w:rsidRPr="00BA1179">
              <w:rPr>
                <w:szCs w:val="24"/>
              </w:rPr>
              <w:t>Nominal suppression regime</w:t>
            </w:r>
          </w:p>
        </w:tc>
      </w:tr>
      <w:tr w:rsidR="002C3951" w:rsidRPr="00BA1179" w14:paraId="4BAC27B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6354F59" w14:textId="77777777" w:rsidR="000E1725" w:rsidRPr="00BA1179" w:rsidRDefault="00000000" w:rsidP="007F6974">
            <w:pPr>
              <w:pStyle w:val="TableText"/>
              <w:rPr>
                <w:szCs w:val="24"/>
              </w:rPr>
            </w:pPr>
            <w:r w:rsidRPr="00BA1179">
              <w:rPr>
                <w:szCs w:val="24"/>
              </w:rPr>
              <w:t>R1</w:t>
            </w:r>
          </w:p>
        </w:tc>
        <w:tc>
          <w:tcPr>
            <w:tcW w:w="1978" w:type="pct"/>
          </w:tcPr>
          <w:p w14:paraId="4631C4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w:t>
            </w:r>
          </w:p>
        </w:tc>
        <w:tc>
          <w:tcPr>
            <w:tcW w:w="2622" w:type="pct"/>
          </w:tcPr>
          <w:p w14:paraId="7E3ED6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 resource deployment 0.6</w:t>
            </w:r>
          </w:p>
        </w:tc>
      </w:tr>
      <w:tr w:rsidR="002C3951" w:rsidRPr="00BA1179" w14:paraId="1CDF87CD"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67B5797" w14:textId="77777777" w:rsidR="000E1725" w:rsidRPr="00BA1179" w:rsidRDefault="00000000" w:rsidP="007F6974">
            <w:pPr>
              <w:pStyle w:val="TableText"/>
              <w:rPr>
                <w:szCs w:val="24"/>
              </w:rPr>
            </w:pPr>
            <w:r w:rsidRPr="00BA1179">
              <w:rPr>
                <w:szCs w:val="24"/>
              </w:rPr>
              <w:t>R2</w:t>
            </w:r>
          </w:p>
        </w:tc>
        <w:tc>
          <w:tcPr>
            <w:tcW w:w="1978" w:type="pct"/>
          </w:tcPr>
          <w:p w14:paraId="64DC0EB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medium</w:t>
            </w:r>
          </w:p>
        </w:tc>
        <w:tc>
          <w:tcPr>
            <w:tcW w:w="2622" w:type="pct"/>
          </w:tcPr>
          <w:p w14:paraId="692DCB5C" w14:textId="1375D77A"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w:t>
            </w:r>
          </w:p>
        </w:tc>
      </w:tr>
      <w:tr w:rsidR="002C3951" w:rsidRPr="00BA1179" w14:paraId="3DE1F84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46699538" w14:textId="77777777" w:rsidR="000E1725" w:rsidRPr="00BA1179" w:rsidRDefault="00000000" w:rsidP="007F6974">
            <w:pPr>
              <w:pStyle w:val="TableText"/>
              <w:rPr>
                <w:szCs w:val="24"/>
              </w:rPr>
            </w:pPr>
            <w:r w:rsidRPr="00BA1179">
              <w:rPr>
                <w:szCs w:val="24"/>
              </w:rPr>
              <w:t>R3</w:t>
            </w:r>
          </w:p>
        </w:tc>
        <w:tc>
          <w:tcPr>
            <w:tcW w:w="1978" w:type="pct"/>
          </w:tcPr>
          <w:p w14:paraId="5B8E65B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low</w:t>
            </w:r>
          </w:p>
        </w:tc>
        <w:tc>
          <w:tcPr>
            <w:tcW w:w="2622" w:type="pct"/>
          </w:tcPr>
          <w:p w14:paraId="00E0748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0.1 (watchful posture; monitoring only)</w:t>
            </w:r>
          </w:p>
        </w:tc>
      </w:tr>
      <w:tr w:rsidR="002C3951" w:rsidRPr="00BA1179" w14:paraId="5B20000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2" w14:textId="77777777" w:rsidR="000E1725" w:rsidRPr="00BA1179" w:rsidRDefault="00000000" w:rsidP="007F6974">
            <w:pPr>
              <w:pStyle w:val="TableText"/>
              <w:rPr>
                <w:szCs w:val="24"/>
              </w:rPr>
            </w:pPr>
            <w:r w:rsidRPr="00BA1179">
              <w:rPr>
                <w:szCs w:val="24"/>
              </w:rPr>
              <w:t>R4</w:t>
            </w:r>
          </w:p>
        </w:tc>
        <w:tc>
          <w:tcPr>
            <w:tcW w:w="2600" w:type="pct"/>
          </w:tcPr>
          <w:p w14:paraId="5B2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 AND intervention urgency is high</w:t>
            </w:r>
          </w:p>
        </w:tc>
        <w:tc>
          <w:tcPr>
            <w:tcW w:w="2000" w:type="pct"/>
          </w:tcPr>
          <w:p w14:paraId="5B2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0.9, resource deployment 0.8</w:t>
            </w:r>
          </w:p>
        </w:tc>
      </w:tr>
      <w:tr w:rsidR="002C3951" w:rsidRPr="00BA1179" w14:paraId="5B20000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6" w14:textId="77777777" w:rsidR="000E1725" w:rsidRPr="00BA1179" w:rsidRDefault="00000000" w:rsidP="007F6974">
            <w:pPr>
              <w:pStyle w:val="TableText"/>
              <w:rPr>
                <w:szCs w:val="24"/>
              </w:rPr>
            </w:pPr>
            <w:r w:rsidRPr="00BA1179">
              <w:rPr>
                <w:szCs w:val="24"/>
              </w:rPr>
              <w:t>R5</w:t>
            </w:r>
          </w:p>
        </w:tc>
        <w:tc>
          <w:tcPr>
            <w:tcW w:w="2600" w:type="pct"/>
          </w:tcPr>
          <w:p w14:paraId="5B2000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high AND asset exposure risk is low</w:t>
            </w:r>
          </w:p>
        </w:tc>
        <w:tc>
          <w:tcPr>
            <w:tcW w:w="2000" w:type="pct"/>
          </w:tcPr>
          <w:p w14:paraId="5B20000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 resource deployment 0.4</w:t>
            </w:r>
          </w:p>
        </w:tc>
      </w:tr>
      <w:tr w:rsidR="002C3951" w:rsidRPr="00BA1179" w14:paraId="4DE529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0FE112A" w14:textId="77777777" w:rsidR="000E1725" w:rsidRPr="00BA1179" w:rsidRDefault="00000000" w:rsidP="003978A8">
            <w:pPr>
              <w:pStyle w:val="TableText"/>
              <w:spacing w:line="240" w:lineRule="auto"/>
              <w:rPr>
                <w:szCs w:val="24"/>
              </w:rPr>
            </w:pPr>
            <w:r w:rsidRPr="00BA1179">
              <w:rPr>
                <w:szCs w:val="24"/>
              </w:rPr>
              <w:t>Asset protection regime</w:t>
            </w:r>
          </w:p>
        </w:tc>
      </w:tr>
      <w:tr w:rsidR="002C3951" w:rsidRPr="00BA1179" w14:paraId="28F0F8C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B7B2096" w14:textId="5C1F9EC4" w:rsidR="000E1725" w:rsidRPr="00BA1179" w:rsidRDefault="00000000" w:rsidP="007F6974">
            <w:pPr>
              <w:pStyle w:val="TableText"/>
              <w:rPr>
                <w:szCs w:val="24"/>
              </w:rPr>
            </w:pPr>
            <w:r w:rsidRPr="00BA1179">
              <w:rPr>
                <w:szCs w:val="24"/>
              </w:rPr>
              <w:lastRenderedPageBreak/>
              <w:t>R6</w:t>
            </w:r>
          </w:p>
        </w:tc>
        <w:tc>
          <w:tcPr>
            <w:tcW w:w="1978" w:type="pct"/>
          </w:tcPr>
          <w:p w14:paraId="6D9E1A8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medium</w:t>
            </w:r>
          </w:p>
        </w:tc>
        <w:tc>
          <w:tcPr>
            <w:tcW w:w="2622" w:type="pct"/>
          </w:tcPr>
          <w:p w14:paraId="656D30A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 suppression effort 0.4</w:t>
            </w:r>
          </w:p>
        </w:tc>
      </w:tr>
      <w:tr w:rsidR="002C3951" w:rsidRPr="00BA1179" w14:paraId="654BDDBE"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857A6F" w14:textId="532DD449" w:rsidR="000E1725" w:rsidRPr="00BA1179" w:rsidRDefault="00000000" w:rsidP="007F6974">
            <w:pPr>
              <w:pStyle w:val="TableText"/>
              <w:rPr>
                <w:szCs w:val="24"/>
              </w:rPr>
            </w:pPr>
            <w:r w:rsidRPr="00BA1179">
              <w:rPr>
                <w:szCs w:val="24"/>
              </w:rPr>
              <w:t>R7</w:t>
            </w:r>
          </w:p>
        </w:tc>
        <w:tc>
          <w:tcPr>
            <w:tcW w:w="1978" w:type="pct"/>
          </w:tcPr>
          <w:p w14:paraId="7EB6C35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622" w:type="pct"/>
          </w:tcPr>
          <w:p w14:paraId="4472058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5B20000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A" w14:textId="77777777" w:rsidR="000E1725" w:rsidRPr="00BA1179" w:rsidRDefault="00000000" w:rsidP="007F6974">
            <w:pPr>
              <w:pStyle w:val="TableText"/>
              <w:rPr>
                <w:szCs w:val="24"/>
              </w:rPr>
            </w:pPr>
            <w:r w:rsidRPr="00BA1179">
              <w:rPr>
                <w:szCs w:val="24"/>
              </w:rPr>
              <w:t>R8</w:t>
            </w:r>
          </w:p>
        </w:tc>
        <w:tc>
          <w:tcPr>
            <w:tcW w:w="2600" w:type="pct"/>
          </w:tcPr>
          <w:p w14:paraId="5B20000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high AND suppression feasibility is medium</w:t>
            </w:r>
          </w:p>
        </w:tc>
        <w:tc>
          <w:tcPr>
            <w:tcW w:w="2000" w:type="pct"/>
          </w:tcPr>
          <w:p w14:paraId="5B20000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0.8, suppression effort 0.6, containment line 0.4</w:t>
            </w:r>
          </w:p>
        </w:tc>
      </w:tr>
      <w:tr w:rsidR="002C3951" w:rsidRPr="00BA1179" w14:paraId="5B20000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E" w14:textId="77777777" w:rsidR="000E1725" w:rsidRPr="00BA1179" w:rsidRDefault="00000000" w:rsidP="007F6974">
            <w:pPr>
              <w:pStyle w:val="TableText"/>
              <w:rPr>
                <w:szCs w:val="24"/>
              </w:rPr>
            </w:pPr>
            <w:r w:rsidRPr="00BA1179">
              <w:rPr>
                <w:szCs w:val="24"/>
              </w:rPr>
              <w:t>R9</w:t>
            </w:r>
          </w:p>
        </w:tc>
        <w:tc>
          <w:tcPr>
            <w:tcW w:w="2600" w:type="pct"/>
          </w:tcPr>
          <w:p w14:paraId="5B2000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 AND fire threat level is high</w:t>
            </w:r>
          </w:p>
        </w:tc>
        <w:tc>
          <w:tcPr>
            <w:tcW w:w="2000" w:type="pct"/>
          </w:tcPr>
          <w:p w14:paraId="5B20001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0.5, suppression effort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3978A8">
            <w:pPr>
              <w:pStyle w:val="TableText"/>
              <w:spacing w:line="240" w:lineRule="auto"/>
              <w:rPr>
                <w:szCs w:val="24"/>
              </w:rPr>
            </w:pPr>
            <w:r w:rsidRPr="00BA1179">
              <w:rPr>
                <w:szCs w:val="24"/>
              </w:rPr>
              <w:t>Evacuation and warning regime</w:t>
            </w:r>
          </w:p>
        </w:tc>
      </w:tr>
      <w:tr w:rsidR="002C3951" w:rsidRPr="00BA1179" w14:paraId="2584E99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79A0450" w14:textId="114F90D9" w:rsidR="000E1725" w:rsidRPr="00BA1179" w:rsidRDefault="00000000" w:rsidP="007F6974">
            <w:pPr>
              <w:pStyle w:val="TableText"/>
              <w:rPr>
                <w:szCs w:val="24"/>
              </w:rPr>
            </w:pPr>
            <w:r w:rsidRPr="00BA1179">
              <w:rPr>
                <w:szCs w:val="24"/>
              </w:rPr>
              <w:t>R10</w:t>
            </w:r>
          </w:p>
        </w:tc>
        <w:tc>
          <w:tcPr>
            <w:tcW w:w="1978" w:type="pct"/>
          </w:tcPr>
          <w:p w14:paraId="4AA4468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intervention urgency is high</w:t>
            </w:r>
          </w:p>
        </w:tc>
        <w:tc>
          <w:tcPr>
            <w:tcW w:w="2622" w:type="pct"/>
          </w:tcPr>
          <w:p w14:paraId="1B3399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0.7, evacuation 0.4</w:t>
            </w:r>
          </w:p>
        </w:tc>
      </w:tr>
      <w:tr w:rsidR="002C3951" w:rsidRPr="00BA1179" w14:paraId="0E0C5FB8"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01FE59" w14:textId="34747DE5" w:rsidR="000E1725" w:rsidRPr="00BA1179" w:rsidRDefault="00000000" w:rsidP="007F6974">
            <w:pPr>
              <w:pStyle w:val="TableText"/>
              <w:rPr>
                <w:szCs w:val="24"/>
              </w:rPr>
            </w:pPr>
            <w:r w:rsidRPr="00BA1179">
              <w:rPr>
                <w:szCs w:val="24"/>
              </w:rPr>
              <w:t>R11</w:t>
            </w:r>
          </w:p>
        </w:tc>
        <w:tc>
          <w:tcPr>
            <w:tcW w:w="1978" w:type="pct"/>
          </w:tcPr>
          <w:p w14:paraId="22879A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622" w:type="pct"/>
          </w:tcPr>
          <w:p w14:paraId="474DC85D" w14:textId="740E8258"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5B20001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2" w14:textId="6C840794" w:rsidR="000E1725" w:rsidRPr="00BA1179" w:rsidRDefault="00000000" w:rsidP="007F6974">
            <w:pPr>
              <w:pStyle w:val="TableText"/>
              <w:rPr>
                <w:szCs w:val="24"/>
              </w:rPr>
            </w:pPr>
            <w:r w:rsidRPr="00BA1179">
              <w:rPr>
                <w:szCs w:val="24"/>
              </w:rPr>
              <w:t>R12</w:t>
            </w:r>
          </w:p>
        </w:tc>
        <w:tc>
          <w:tcPr>
            <w:tcW w:w="2600" w:type="pct"/>
          </w:tcPr>
          <w:p w14:paraId="5B2000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asset exposure risk is very high AND intervention urgency is high</w:t>
            </w:r>
          </w:p>
        </w:tc>
        <w:tc>
          <w:tcPr>
            <w:tcW w:w="2000" w:type="pct"/>
          </w:tcPr>
          <w:p w14:paraId="5B20001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public warning 0.9, asset protection 0.5</w:t>
            </w:r>
          </w:p>
        </w:tc>
      </w:tr>
      <w:tr w:rsidR="002C3951" w:rsidRPr="00BA1179" w14:paraId="5B20001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6" w14:textId="2023A8C9" w:rsidR="000E1725" w:rsidRPr="00BA1179" w:rsidRDefault="00000000" w:rsidP="007F6974">
            <w:pPr>
              <w:pStyle w:val="TableText"/>
              <w:rPr>
                <w:szCs w:val="24"/>
              </w:rPr>
            </w:pPr>
            <w:r w:rsidRPr="00BA1179">
              <w:rPr>
                <w:szCs w:val="24"/>
              </w:rPr>
              <w:t>R13</w:t>
            </w:r>
          </w:p>
        </w:tc>
        <w:tc>
          <w:tcPr>
            <w:tcW w:w="2600" w:type="pct"/>
          </w:tcPr>
          <w:p w14:paraId="5B20001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fire threat level is very high</w:t>
            </w:r>
          </w:p>
        </w:tc>
        <w:tc>
          <w:tcPr>
            <w:tcW w:w="2000" w:type="pct"/>
          </w:tcPr>
          <w:p w14:paraId="5B2000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0.8, evacuation 0.5</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3978A8">
            <w:pPr>
              <w:pStyle w:val="TableText"/>
              <w:spacing w:line="240" w:lineRule="auto"/>
              <w:rPr>
                <w:szCs w:val="24"/>
              </w:rPr>
            </w:pPr>
            <w:r w:rsidRPr="00BA1179">
              <w:rPr>
                <w:szCs w:val="24"/>
              </w:rPr>
              <w:t>Feasibility-limited regime</w:t>
            </w:r>
          </w:p>
        </w:tc>
      </w:tr>
      <w:tr w:rsidR="002C3951" w:rsidRPr="00BA1179" w14:paraId="4944A33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7D19343" w14:textId="130EEFC7" w:rsidR="000E1725" w:rsidRPr="00BA1179" w:rsidRDefault="00000000" w:rsidP="007F6974">
            <w:pPr>
              <w:pStyle w:val="TableText"/>
              <w:rPr>
                <w:szCs w:val="24"/>
              </w:rPr>
            </w:pPr>
            <w:r w:rsidRPr="00BA1179">
              <w:rPr>
                <w:szCs w:val="24"/>
              </w:rPr>
              <w:t>R14</w:t>
            </w:r>
          </w:p>
        </w:tc>
        <w:tc>
          <w:tcPr>
            <w:tcW w:w="1978" w:type="pct"/>
          </w:tcPr>
          <w:p w14:paraId="6E0B612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w:t>
            </w:r>
          </w:p>
        </w:tc>
        <w:tc>
          <w:tcPr>
            <w:tcW w:w="2622" w:type="pct"/>
          </w:tcPr>
          <w:p w14:paraId="459A3DE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0.7, resource deployment 0.8</w:t>
            </w:r>
          </w:p>
        </w:tc>
      </w:tr>
      <w:tr w:rsidR="002C3951" w:rsidRPr="00BA1179" w14:paraId="00FBB26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935B9C9" w14:textId="3F116715" w:rsidR="000E1725" w:rsidRPr="00BA1179" w:rsidRDefault="00000000" w:rsidP="007F6974">
            <w:pPr>
              <w:pStyle w:val="TableText"/>
              <w:rPr>
                <w:szCs w:val="24"/>
              </w:rPr>
            </w:pPr>
            <w:r w:rsidRPr="00BA1179">
              <w:rPr>
                <w:szCs w:val="24"/>
              </w:rPr>
              <w:t>R15</w:t>
            </w:r>
          </w:p>
        </w:tc>
        <w:tc>
          <w:tcPr>
            <w:tcW w:w="1978" w:type="pct"/>
          </w:tcPr>
          <w:p w14:paraId="4D2541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622" w:type="pct"/>
          </w:tcPr>
          <w:p w14:paraId="2942C13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5B20001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A" w14:textId="19AC568A" w:rsidR="000E1725" w:rsidRPr="00BA1179" w:rsidRDefault="00000000" w:rsidP="007F6974">
            <w:pPr>
              <w:pStyle w:val="TableText"/>
              <w:rPr>
                <w:szCs w:val="24"/>
              </w:rPr>
            </w:pPr>
            <w:r w:rsidRPr="00BA1179">
              <w:rPr>
                <w:szCs w:val="24"/>
              </w:rPr>
              <w:lastRenderedPageBreak/>
              <w:t>R16</w:t>
            </w:r>
          </w:p>
        </w:tc>
        <w:tc>
          <w:tcPr>
            <w:tcW w:w="2600" w:type="pct"/>
          </w:tcPr>
          <w:p w14:paraId="5B2000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 AND asset exposure risk is high</w:t>
            </w:r>
          </w:p>
        </w:tc>
        <w:tc>
          <w:tcPr>
            <w:tcW w:w="2000" w:type="pct"/>
          </w:tcPr>
          <w:p w14:paraId="5B2000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0.8, asset protection 0.7, resource deployment 0.6</w:t>
            </w:r>
          </w:p>
        </w:tc>
      </w:tr>
      <w:tr w:rsidR="002C3951" w:rsidRPr="00BA1179" w14:paraId="5B20001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E" w14:textId="57F98DF9" w:rsidR="000E1725" w:rsidRPr="00BA1179" w:rsidRDefault="00000000" w:rsidP="007F6974">
            <w:pPr>
              <w:pStyle w:val="TableText"/>
              <w:rPr>
                <w:szCs w:val="24"/>
              </w:rPr>
            </w:pPr>
            <w:r w:rsidRPr="00BA1179">
              <w:rPr>
                <w:szCs w:val="24"/>
              </w:rPr>
              <w:t>R17</w:t>
            </w:r>
          </w:p>
        </w:tc>
        <w:tc>
          <w:tcPr>
            <w:tcW w:w="2600" w:type="pct"/>
          </w:tcPr>
          <w:p w14:paraId="5B20001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very low AND intervention urgency is medium</w:t>
            </w:r>
          </w:p>
        </w:tc>
        <w:tc>
          <w:tcPr>
            <w:tcW w:w="2000" w:type="pct"/>
          </w:tcPr>
          <w:p w14:paraId="5B20002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0.5, resource deployment 0.3</w:t>
            </w:r>
          </w:p>
        </w:tc>
      </w:tr>
      <w:tr w:rsidR="002C3951" w:rsidRPr="00BA1179" w14:paraId="5B20002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2" w14:textId="1BC85D14" w:rsidR="000E1725" w:rsidRPr="00BA1179" w:rsidRDefault="00000000" w:rsidP="007F6974">
            <w:pPr>
              <w:pStyle w:val="TableText"/>
              <w:rPr>
                <w:szCs w:val="24"/>
              </w:rPr>
            </w:pPr>
            <w:r w:rsidRPr="00BA1179">
              <w:rPr>
                <w:szCs w:val="24"/>
              </w:rPr>
              <w:t>R18</w:t>
            </w:r>
          </w:p>
        </w:tc>
        <w:tc>
          <w:tcPr>
            <w:tcW w:w="2600" w:type="pct"/>
          </w:tcPr>
          <w:p w14:paraId="5B2000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medium AND intervention urgency is high</w:t>
            </w:r>
          </w:p>
        </w:tc>
        <w:tc>
          <w:tcPr>
            <w:tcW w:w="2000" w:type="pct"/>
          </w:tcPr>
          <w:p w14:paraId="5B20002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containment line 0.4</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3978A8">
            <w:pPr>
              <w:pStyle w:val="TableText"/>
              <w:spacing w:line="240" w:lineRule="auto"/>
              <w:rPr>
                <w:szCs w:val="24"/>
              </w:rPr>
            </w:pPr>
            <w:r w:rsidRPr="00BA1179">
              <w:rPr>
                <w:szCs w:val="24"/>
              </w:rPr>
              <w:t>Life-safety boundary</w:t>
            </w:r>
          </w:p>
        </w:tc>
      </w:tr>
      <w:tr w:rsidR="002C3951" w:rsidRPr="00BA1179" w14:paraId="6CD5C2A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50C7301" w14:textId="70A79703" w:rsidR="000E1725" w:rsidRPr="00BA1179" w:rsidRDefault="00000000" w:rsidP="007F6974">
            <w:pPr>
              <w:pStyle w:val="TableText"/>
              <w:rPr>
                <w:szCs w:val="24"/>
              </w:rPr>
            </w:pPr>
            <w:r w:rsidRPr="00BA1179">
              <w:rPr>
                <w:szCs w:val="24"/>
              </w:rPr>
              <w:t>R19</w:t>
            </w:r>
          </w:p>
        </w:tc>
        <w:tc>
          <w:tcPr>
            <w:tcW w:w="1978" w:type="pct"/>
          </w:tcPr>
          <w:p w14:paraId="19A4B6C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asset exposure risk is very high</w:t>
            </w:r>
          </w:p>
        </w:tc>
        <w:tc>
          <w:tcPr>
            <w:tcW w:w="2622" w:type="pct"/>
          </w:tcPr>
          <w:p w14:paraId="5F0563E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regardless of cost ranking (hard ceiling active)</w:t>
            </w:r>
          </w:p>
        </w:tc>
      </w:tr>
      <w:tr w:rsidR="002C3951" w:rsidRPr="00BA1179" w14:paraId="204EC46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992335" w14:textId="68594A9E" w:rsidR="000E1725" w:rsidRPr="00BA1179" w:rsidRDefault="00000000" w:rsidP="007F6974">
            <w:pPr>
              <w:pStyle w:val="TableText"/>
              <w:rPr>
                <w:szCs w:val="24"/>
              </w:rPr>
            </w:pPr>
            <w:r w:rsidRPr="00BA1179">
              <w:rPr>
                <w:szCs w:val="24"/>
              </w:rPr>
              <w:t>R20</w:t>
            </w:r>
          </w:p>
        </w:tc>
        <w:tc>
          <w:tcPr>
            <w:tcW w:w="1978" w:type="pct"/>
          </w:tcPr>
          <w:p w14:paraId="10E89E6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622" w:type="pct"/>
          </w:tcPr>
          <w:p w14:paraId="4712338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2C3951" w:rsidRPr="00BA1179" w14:paraId="5B20002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6" w14:textId="44908B68" w:rsidR="000E1725" w:rsidRPr="00BA1179" w:rsidRDefault="00000000" w:rsidP="007F6974">
            <w:pPr>
              <w:pStyle w:val="TableText"/>
              <w:rPr>
                <w:szCs w:val="24"/>
              </w:rPr>
            </w:pPr>
            <w:r w:rsidRPr="00BA1179">
              <w:rPr>
                <w:szCs w:val="24"/>
              </w:rPr>
              <w:t>R21</w:t>
            </w:r>
          </w:p>
        </w:tc>
        <w:tc>
          <w:tcPr>
            <w:tcW w:w="2600" w:type="pct"/>
          </w:tcPr>
          <w:p w14:paraId="5B2000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evacuation pressure is high AND suppression feasibility is low</w:t>
            </w:r>
          </w:p>
        </w:tc>
        <w:tc>
          <w:tcPr>
            <w:tcW w:w="2000" w:type="pct"/>
          </w:tcPr>
          <w:p w14:paraId="5B2000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containment line 0.6</w:t>
            </w:r>
          </w:p>
        </w:tc>
      </w:tr>
      <w:tr w:rsidR="002C3951" w:rsidRPr="00BA1179" w14:paraId="5B20002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A" w14:textId="64A4CC3B" w:rsidR="000E1725" w:rsidRPr="00BA1179" w:rsidRDefault="00000000" w:rsidP="007F6974">
            <w:pPr>
              <w:pStyle w:val="TableText"/>
              <w:rPr>
                <w:szCs w:val="24"/>
              </w:rPr>
            </w:pPr>
            <w:r w:rsidRPr="00BA1179">
              <w:rPr>
                <w:szCs w:val="24"/>
              </w:rPr>
              <w:t>R22</w:t>
            </w:r>
          </w:p>
        </w:tc>
        <w:tc>
          <w:tcPr>
            <w:tcW w:w="2600" w:type="pct"/>
          </w:tcPr>
          <w:p w14:paraId="5B20002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intervention urgency is very high</w:t>
            </w:r>
          </w:p>
        </w:tc>
        <w:tc>
          <w:tcPr>
            <w:tcW w:w="2000" w:type="pct"/>
          </w:tcPr>
          <w:p w14:paraId="5B20002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evacuation 0.8, resource deployment 0.9</w:t>
            </w:r>
          </w:p>
        </w:tc>
      </w:tr>
      <w:tr w:rsidR="00781A6F" w:rsidRPr="00BA1179" w14:paraId="5BAF4B7C"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0D0F763" w14:textId="77777777" w:rsidR="000E1725" w:rsidRPr="00BA1179" w:rsidRDefault="00000000" w:rsidP="003978A8">
            <w:pPr>
              <w:pStyle w:val="TableText"/>
              <w:spacing w:line="240" w:lineRule="auto"/>
              <w:rPr>
                <w:szCs w:val="24"/>
              </w:rPr>
            </w:pPr>
            <w:r w:rsidRPr="00BA1179">
              <w:rPr>
                <w:szCs w:val="24"/>
              </w:rPr>
              <w:t>Backbone coverage rules: fire threat level (primary: suppression effort)</w:t>
            </w:r>
          </w:p>
        </w:tc>
      </w:tr>
      <w:tr w:rsidR="00781A6F" w:rsidRPr="00BA1179" w14:paraId="4CA69A9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EEFA890" w14:textId="213BDC09" w:rsidR="000E1725" w:rsidRPr="00BA1179" w:rsidRDefault="00000000" w:rsidP="007F6974">
            <w:pPr>
              <w:pStyle w:val="TableText"/>
              <w:rPr>
                <w:szCs w:val="24"/>
              </w:rPr>
            </w:pPr>
            <w:r w:rsidRPr="00BA1179">
              <w:rPr>
                <w:szCs w:val="24"/>
              </w:rPr>
              <w:t>R23</w:t>
            </w:r>
          </w:p>
        </w:tc>
        <w:tc>
          <w:tcPr>
            <w:tcW w:w="1978" w:type="pct"/>
          </w:tcPr>
          <w:p w14:paraId="7B22985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low</w:t>
            </w:r>
          </w:p>
        </w:tc>
        <w:tc>
          <w:tcPr>
            <w:tcW w:w="2622" w:type="pct"/>
          </w:tcPr>
          <w:p w14:paraId="793A4CF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0.2</w:t>
            </w:r>
          </w:p>
        </w:tc>
      </w:tr>
      <w:tr w:rsidR="00781A6F" w:rsidRPr="00BA1179" w14:paraId="37BCF2F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E8528A9" w14:textId="10750EA1" w:rsidR="000E1725" w:rsidRPr="00BA1179" w:rsidRDefault="00000000" w:rsidP="007F6974">
            <w:pPr>
              <w:pStyle w:val="TableText"/>
              <w:rPr>
                <w:szCs w:val="24"/>
              </w:rPr>
            </w:pPr>
            <w:r w:rsidRPr="00BA1179">
              <w:rPr>
                <w:szCs w:val="24"/>
              </w:rPr>
              <w:t>R24</w:t>
            </w:r>
          </w:p>
        </w:tc>
        <w:tc>
          <w:tcPr>
            <w:tcW w:w="1978" w:type="pct"/>
          </w:tcPr>
          <w:p w14:paraId="4575AFC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w:t>
            </w:r>
          </w:p>
        </w:tc>
        <w:tc>
          <w:tcPr>
            <w:tcW w:w="2622" w:type="pct"/>
          </w:tcPr>
          <w:p w14:paraId="4EE4B9E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0.5</w:t>
            </w:r>
          </w:p>
        </w:tc>
      </w:tr>
      <w:tr w:rsidR="00781A6F" w:rsidRPr="00BA1179" w14:paraId="76D3AFD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6C1C6F8" w14:textId="75BEE34B" w:rsidR="000E1725" w:rsidRPr="00BA1179" w:rsidRDefault="00000000" w:rsidP="007F6974">
            <w:pPr>
              <w:pStyle w:val="TableText"/>
              <w:rPr>
                <w:szCs w:val="24"/>
              </w:rPr>
            </w:pPr>
            <w:r w:rsidRPr="00BA1179">
              <w:rPr>
                <w:szCs w:val="24"/>
              </w:rPr>
              <w:t>R25</w:t>
            </w:r>
          </w:p>
        </w:tc>
        <w:tc>
          <w:tcPr>
            <w:tcW w:w="1978" w:type="pct"/>
          </w:tcPr>
          <w:p w14:paraId="32FAFEB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w:t>
            </w:r>
          </w:p>
        </w:tc>
        <w:tc>
          <w:tcPr>
            <w:tcW w:w="2622" w:type="pct"/>
          </w:tcPr>
          <w:p w14:paraId="620BB96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w:t>
            </w:r>
          </w:p>
        </w:tc>
      </w:tr>
      <w:tr w:rsidR="00781A6F" w:rsidRPr="00BA1179" w14:paraId="55349C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D3FF1" w14:textId="3722A5EA" w:rsidR="000E1725" w:rsidRPr="00BA1179" w:rsidRDefault="00000000" w:rsidP="007F6974">
            <w:pPr>
              <w:pStyle w:val="TableText"/>
              <w:rPr>
                <w:szCs w:val="24"/>
              </w:rPr>
            </w:pPr>
            <w:r w:rsidRPr="00BA1179">
              <w:rPr>
                <w:szCs w:val="24"/>
              </w:rPr>
              <w:t>R26</w:t>
            </w:r>
          </w:p>
        </w:tc>
        <w:tc>
          <w:tcPr>
            <w:tcW w:w="1978" w:type="pct"/>
          </w:tcPr>
          <w:p w14:paraId="415AD7F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622" w:type="pct"/>
          </w:tcPr>
          <w:p w14:paraId="551D04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r w:rsidR="00781A6F" w:rsidRPr="00BA1179" w14:paraId="13C3EA89"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E739910" w14:textId="77777777" w:rsidR="000E1725" w:rsidRPr="00BA1179" w:rsidRDefault="00000000" w:rsidP="003978A8">
            <w:pPr>
              <w:pStyle w:val="TableText"/>
              <w:spacing w:line="240" w:lineRule="auto"/>
              <w:rPr>
                <w:szCs w:val="24"/>
              </w:rPr>
            </w:pPr>
            <w:r w:rsidRPr="00BA1179">
              <w:rPr>
                <w:szCs w:val="24"/>
              </w:rPr>
              <w:t>Backbone coverage rules: asset exposure risk (primary: asset protection)</w:t>
            </w:r>
          </w:p>
        </w:tc>
      </w:tr>
      <w:tr w:rsidR="00781A6F" w:rsidRPr="00BA1179" w14:paraId="2D99C3C9"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E093693" w14:textId="64C3965B" w:rsidR="000E1725" w:rsidRPr="00BA1179" w:rsidRDefault="00000000" w:rsidP="007F6974">
            <w:pPr>
              <w:pStyle w:val="TableText"/>
              <w:rPr>
                <w:szCs w:val="24"/>
              </w:rPr>
            </w:pPr>
            <w:r w:rsidRPr="00BA1179">
              <w:rPr>
                <w:szCs w:val="24"/>
              </w:rPr>
              <w:t>R27</w:t>
            </w:r>
          </w:p>
        </w:tc>
        <w:tc>
          <w:tcPr>
            <w:tcW w:w="1978" w:type="pct"/>
          </w:tcPr>
          <w:p w14:paraId="227F971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low</w:t>
            </w:r>
          </w:p>
        </w:tc>
        <w:tc>
          <w:tcPr>
            <w:tcW w:w="2622" w:type="pct"/>
          </w:tcPr>
          <w:p w14:paraId="13D356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0.1</w:t>
            </w:r>
          </w:p>
        </w:tc>
      </w:tr>
      <w:tr w:rsidR="00781A6F" w:rsidRPr="00BA1179" w14:paraId="08A8664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EF8C84A" w14:textId="3E6C06A9" w:rsidR="000E1725" w:rsidRPr="00BA1179" w:rsidRDefault="00000000" w:rsidP="007F6974">
            <w:pPr>
              <w:pStyle w:val="TableText"/>
              <w:rPr>
                <w:szCs w:val="24"/>
              </w:rPr>
            </w:pPr>
            <w:r w:rsidRPr="00BA1179">
              <w:rPr>
                <w:szCs w:val="24"/>
              </w:rPr>
              <w:t>R28</w:t>
            </w:r>
          </w:p>
        </w:tc>
        <w:tc>
          <w:tcPr>
            <w:tcW w:w="1978" w:type="pct"/>
          </w:tcPr>
          <w:p w14:paraId="2928A9A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w:t>
            </w:r>
          </w:p>
        </w:tc>
        <w:tc>
          <w:tcPr>
            <w:tcW w:w="2622" w:type="pct"/>
          </w:tcPr>
          <w:p w14:paraId="180165B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0.4</w:t>
            </w:r>
          </w:p>
        </w:tc>
      </w:tr>
      <w:tr w:rsidR="00781A6F" w:rsidRPr="00BA1179" w14:paraId="61B5282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68F6EE" w14:textId="514866EC" w:rsidR="000E1725" w:rsidRPr="00BA1179" w:rsidRDefault="00000000" w:rsidP="007F6974">
            <w:pPr>
              <w:pStyle w:val="TableText"/>
              <w:rPr>
                <w:szCs w:val="24"/>
              </w:rPr>
            </w:pPr>
            <w:r w:rsidRPr="00BA1179">
              <w:rPr>
                <w:szCs w:val="24"/>
              </w:rPr>
              <w:t>R29</w:t>
            </w:r>
          </w:p>
        </w:tc>
        <w:tc>
          <w:tcPr>
            <w:tcW w:w="1978" w:type="pct"/>
          </w:tcPr>
          <w:p w14:paraId="38D5DE5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w:t>
            </w:r>
          </w:p>
        </w:tc>
        <w:tc>
          <w:tcPr>
            <w:tcW w:w="2622" w:type="pct"/>
          </w:tcPr>
          <w:p w14:paraId="7FBF1C7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w:t>
            </w:r>
          </w:p>
        </w:tc>
      </w:tr>
      <w:tr w:rsidR="00781A6F" w:rsidRPr="00BA1179" w14:paraId="734FA95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D1345B" w14:textId="61A14A4B" w:rsidR="000E1725" w:rsidRPr="00BA1179" w:rsidRDefault="00000000" w:rsidP="007F6974">
            <w:pPr>
              <w:pStyle w:val="TableText"/>
              <w:rPr>
                <w:szCs w:val="24"/>
              </w:rPr>
            </w:pPr>
            <w:r w:rsidRPr="00BA1179">
              <w:rPr>
                <w:szCs w:val="24"/>
              </w:rPr>
              <w:lastRenderedPageBreak/>
              <w:t>R30</w:t>
            </w:r>
          </w:p>
        </w:tc>
        <w:tc>
          <w:tcPr>
            <w:tcW w:w="1978" w:type="pct"/>
          </w:tcPr>
          <w:p w14:paraId="5DD2740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w:t>
            </w:r>
          </w:p>
        </w:tc>
        <w:tc>
          <w:tcPr>
            <w:tcW w:w="2622" w:type="pct"/>
          </w:tcPr>
          <w:p w14:paraId="6DB9286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0.5</w:t>
            </w:r>
          </w:p>
        </w:tc>
      </w:tr>
      <w:tr w:rsidR="00781A6F" w:rsidRPr="00BA1179" w14:paraId="1EA6DBCA"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1F87BA" w14:textId="77777777" w:rsidR="000E1725" w:rsidRPr="00BA1179" w:rsidRDefault="00000000" w:rsidP="003978A8">
            <w:pPr>
              <w:pStyle w:val="TableText"/>
              <w:spacing w:line="240" w:lineRule="auto"/>
              <w:rPr>
                <w:szCs w:val="24"/>
              </w:rPr>
            </w:pPr>
            <w:r w:rsidRPr="00BA1179">
              <w:rPr>
                <w:szCs w:val="24"/>
              </w:rPr>
              <w:t>Backbone coverage rules: suppression feasibility (gatekeeper: redistribution)</w:t>
            </w:r>
          </w:p>
        </w:tc>
      </w:tr>
      <w:tr w:rsidR="00781A6F" w:rsidRPr="00BA1179" w14:paraId="6D27798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24A9979" w14:textId="75159311" w:rsidR="000E1725" w:rsidRPr="00BA1179" w:rsidRDefault="00000000" w:rsidP="007F6974">
            <w:pPr>
              <w:pStyle w:val="TableText"/>
              <w:rPr>
                <w:szCs w:val="24"/>
              </w:rPr>
            </w:pPr>
            <w:r w:rsidRPr="00BA1179">
              <w:rPr>
                <w:szCs w:val="24"/>
              </w:rPr>
              <w:t>R31</w:t>
            </w:r>
          </w:p>
        </w:tc>
        <w:tc>
          <w:tcPr>
            <w:tcW w:w="1978" w:type="pct"/>
          </w:tcPr>
          <w:p w14:paraId="02EE56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low</w:t>
            </w:r>
          </w:p>
        </w:tc>
        <w:tc>
          <w:tcPr>
            <w:tcW w:w="2622" w:type="pct"/>
          </w:tcPr>
          <w:p w14:paraId="0C6DD8E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0.2; containment line 0.6, evacuation raised one term</w:t>
            </w:r>
          </w:p>
        </w:tc>
      </w:tr>
      <w:tr w:rsidR="00781A6F" w:rsidRPr="00BA1179" w14:paraId="07062A8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E6EBB55" w14:textId="57B7DABA" w:rsidR="000E1725" w:rsidRPr="00BA1179" w:rsidRDefault="00000000" w:rsidP="007F6974">
            <w:pPr>
              <w:pStyle w:val="TableText"/>
              <w:rPr>
                <w:szCs w:val="24"/>
              </w:rPr>
            </w:pPr>
            <w:r w:rsidRPr="00BA1179">
              <w:rPr>
                <w:szCs w:val="24"/>
              </w:rPr>
              <w:t>R32</w:t>
            </w:r>
          </w:p>
        </w:tc>
        <w:tc>
          <w:tcPr>
            <w:tcW w:w="1978" w:type="pct"/>
          </w:tcPr>
          <w:p w14:paraId="19157AA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low</w:t>
            </w:r>
          </w:p>
        </w:tc>
        <w:tc>
          <w:tcPr>
            <w:tcW w:w="2622" w:type="pct"/>
          </w:tcPr>
          <w:p w14:paraId="680E48A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0.4; containment line 0.5</w:t>
            </w:r>
          </w:p>
        </w:tc>
      </w:tr>
      <w:tr w:rsidR="00781A6F" w:rsidRPr="00BA1179" w14:paraId="0C2B805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29A3A30" w14:textId="434EEC9C" w:rsidR="000E1725" w:rsidRPr="00BA1179" w:rsidRDefault="00000000" w:rsidP="007F6974">
            <w:pPr>
              <w:pStyle w:val="TableText"/>
              <w:rPr>
                <w:szCs w:val="24"/>
              </w:rPr>
            </w:pPr>
            <w:r w:rsidRPr="00BA1179">
              <w:rPr>
                <w:szCs w:val="24"/>
              </w:rPr>
              <w:t>R33</w:t>
            </w:r>
          </w:p>
        </w:tc>
        <w:tc>
          <w:tcPr>
            <w:tcW w:w="1978" w:type="pct"/>
          </w:tcPr>
          <w:p w14:paraId="41B6FF4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high</w:t>
            </w:r>
          </w:p>
        </w:tc>
        <w:tc>
          <w:tcPr>
            <w:tcW w:w="2622" w:type="pct"/>
          </w:tcPr>
          <w:p w14:paraId="246D32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toward the active front</w:t>
            </w:r>
          </w:p>
        </w:tc>
      </w:tr>
      <w:tr w:rsidR="002C3951" w:rsidRPr="00BA1179" w14:paraId="5C30000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C300002" w14:textId="77777777" w:rsidR="000E1725" w:rsidRPr="00BA1179" w:rsidRDefault="00000000" w:rsidP="007F6974">
            <w:pPr>
              <w:pStyle w:val="TableText"/>
              <w:rPr>
                <w:szCs w:val="24"/>
              </w:rPr>
            </w:pPr>
            <w:r w:rsidRPr="00BA1179">
              <w:rPr>
                <w:szCs w:val="24"/>
              </w:rPr>
              <w:t>R34</w:t>
            </w:r>
          </w:p>
        </w:tc>
        <w:tc>
          <w:tcPr>
            <w:tcW w:w="1978" w:type="pct"/>
          </w:tcPr>
          <w:p w14:paraId="5C3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high</w:t>
            </w:r>
          </w:p>
        </w:tc>
        <w:tc>
          <w:tcPr>
            <w:tcW w:w="2622" w:type="pct"/>
          </w:tcPr>
          <w:p w14:paraId="5C3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raised one term; resource deployment 0.8 toward direct attack</w:t>
            </w:r>
          </w:p>
        </w:tc>
      </w:tr>
      <w:tr w:rsidR="00781A6F" w:rsidRPr="00BA1179" w14:paraId="0CAA4311"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7BE7F4E1" w14:textId="77777777" w:rsidR="000E1725" w:rsidRPr="00BA1179" w:rsidRDefault="00000000" w:rsidP="003978A8">
            <w:pPr>
              <w:pStyle w:val="TableText"/>
              <w:spacing w:line="240" w:lineRule="auto"/>
              <w:rPr>
                <w:szCs w:val="24"/>
              </w:rPr>
            </w:pPr>
            <w:r w:rsidRPr="00BA1179">
              <w:rPr>
                <w:szCs w:val="24"/>
              </w:rPr>
              <w:t>Backbone coverage rules: intervention urgency (primary: deployment tempo)</w:t>
            </w:r>
          </w:p>
        </w:tc>
      </w:tr>
      <w:tr w:rsidR="00781A6F" w:rsidRPr="00BA1179" w14:paraId="7BC216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ADBA93B" w14:textId="165B9369" w:rsidR="000E1725" w:rsidRPr="00BA1179" w:rsidRDefault="00000000" w:rsidP="007F6974">
            <w:pPr>
              <w:pStyle w:val="TableText"/>
              <w:rPr>
                <w:szCs w:val="24"/>
              </w:rPr>
            </w:pPr>
            <w:r w:rsidRPr="00BA1179">
              <w:rPr>
                <w:szCs w:val="24"/>
              </w:rPr>
              <w:t>R35</w:t>
            </w:r>
          </w:p>
        </w:tc>
        <w:tc>
          <w:tcPr>
            <w:tcW w:w="1978" w:type="pct"/>
          </w:tcPr>
          <w:p w14:paraId="57F8364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medium</w:t>
            </w:r>
          </w:p>
        </w:tc>
        <w:tc>
          <w:tcPr>
            <w:tcW w:w="2622" w:type="pct"/>
          </w:tcPr>
          <w:p w14:paraId="6846B6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0.4</w:t>
            </w:r>
          </w:p>
        </w:tc>
      </w:tr>
      <w:tr w:rsidR="00781A6F" w:rsidRPr="00BA1179" w14:paraId="7A3386B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F4F554" w14:textId="3D7BA9AA" w:rsidR="000E1725" w:rsidRPr="00BA1179" w:rsidRDefault="00000000" w:rsidP="007F6974">
            <w:pPr>
              <w:pStyle w:val="TableText"/>
              <w:rPr>
                <w:szCs w:val="24"/>
              </w:rPr>
            </w:pPr>
            <w:r w:rsidRPr="00BA1179">
              <w:rPr>
                <w:szCs w:val="24"/>
              </w:rPr>
              <w:t>R36</w:t>
            </w:r>
          </w:p>
        </w:tc>
        <w:tc>
          <w:tcPr>
            <w:tcW w:w="1978" w:type="pct"/>
          </w:tcPr>
          <w:p w14:paraId="537482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high</w:t>
            </w:r>
          </w:p>
        </w:tc>
        <w:tc>
          <w:tcPr>
            <w:tcW w:w="2622" w:type="pct"/>
          </w:tcPr>
          <w:p w14:paraId="37CE237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0.7; all active intensities scaled by 1.2 within bounds</w:t>
            </w:r>
          </w:p>
        </w:tc>
      </w:tr>
      <w:tr w:rsidR="00781A6F" w:rsidRPr="00BA1179" w14:paraId="0BE5537D"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5C4D9D4" w14:textId="77777777" w:rsidR="000E1725" w:rsidRPr="00BA1179" w:rsidRDefault="00000000" w:rsidP="003978A8">
            <w:pPr>
              <w:pStyle w:val="TableText"/>
              <w:spacing w:line="240" w:lineRule="auto"/>
              <w:rPr>
                <w:szCs w:val="24"/>
              </w:rPr>
            </w:pPr>
            <w:r w:rsidRPr="00BA1179">
              <w:rPr>
                <w:szCs w:val="24"/>
              </w:rPr>
              <w:t>Backbone coverage rules: evacuation pressure (primary: evacuation)</w:t>
            </w:r>
          </w:p>
        </w:tc>
      </w:tr>
      <w:tr w:rsidR="00781A6F" w:rsidRPr="00BA1179" w14:paraId="69BC71F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C0A219" w14:textId="168E8B69" w:rsidR="000E1725" w:rsidRPr="00BA1179" w:rsidRDefault="00000000" w:rsidP="007F6974">
            <w:pPr>
              <w:pStyle w:val="TableText"/>
              <w:rPr>
                <w:szCs w:val="24"/>
              </w:rPr>
            </w:pPr>
            <w:r w:rsidRPr="00BA1179">
              <w:rPr>
                <w:szCs w:val="24"/>
              </w:rPr>
              <w:t>R37</w:t>
            </w:r>
          </w:p>
        </w:tc>
        <w:tc>
          <w:tcPr>
            <w:tcW w:w="1978" w:type="pct"/>
          </w:tcPr>
          <w:p w14:paraId="341782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low</w:t>
            </w:r>
          </w:p>
        </w:tc>
        <w:tc>
          <w:tcPr>
            <w:tcW w:w="2622" w:type="pct"/>
          </w:tcPr>
          <w:p w14:paraId="04E53F5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0.3</w:t>
            </w:r>
          </w:p>
        </w:tc>
      </w:tr>
      <w:tr w:rsidR="00781A6F" w:rsidRPr="00BA1179" w14:paraId="7AE4A32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6C8D0E" w14:textId="3E273863" w:rsidR="000E1725" w:rsidRPr="00BA1179" w:rsidRDefault="00000000" w:rsidP="007F6974">
            <w:pPr>
              <w:pStyle w:val="TableText"/>
              <w:rPr>
                <w:szCs w:val="24"/>
              </w:rPr>
            </w:pPr>
            <w:r w:rsidRPr="00BA1179">
              <w:rPr>
                <w:szCs w:val="24"/>
              </w:rPr>
              <w:t>R38</w:t>
            </w:r>
          </w:p>
        </w:tc>
        <w:tc>
          <w:tcPr>
            <w:tcW w:w="1978" w:type="pct"/>
          </w:tcPr>
          <w:p w14:paraId="486C56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w:t>
            </w:r>
          </w:p>
        </w:tc>
        <w:tc>
          <w:tcPr>
            <w:tcW w:w="2622" w:type="pct"/>
          </w:tcPr>
          <w:p w14:paraId="7F304C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0.6, evacuation 0.3</w:t>
            </w:r>
          </w:p>
        </w:tc>
      </w:tr>
      <w:tr w:rsidR="00781A6F" w:rsidRPr="00BA1179" w14:paraId="04830976"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0537552" w14:textId="3EB8DBFB" w:rsidR="000E1725" w:rsidRPr="00BA1179" w:rsidRDefault="00000000" w:rsidP="007F6974">
            <w:pPr>
              <w:pStyle w:val="TableText"/>
              <w:rPr>
                <w:szCs w:val="24"/>
              </w:rPr>
            </w:pPr>
            <w:r w:rsidRPr="00BA1179">
              <w:rPr>
                <w:szCs w:val="24"/>
              </w:rPr>
              <w:t>R39</w:t>
            </w:r>
          </w:p>
        </w:tc>
        <w:tc>
          <w:tcPr>
            <w:tcW w:w="1978" w:type="pct"/>
          </w:tcPr>
          <w:p w14:paraId="0CC88B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w:t>
            </w:r>
          </w:p>
        </w:tc>
        <w:tc>
          <w:tcPr>
            <w:tcW w:w="2622" w:type="pct"/>
          </w:tcPr>
          <w:p w14:paraId="048F32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0.7, public warning 0.8</w:t>
            </w:r>
          </w:p>
        </w:tc>
      </w:tr>
      <w:tr w:rsidR="00781A6F" w:rsidRPr="00BA1179" w14:paraId="4D43B79A"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EB5CE" w14:textId="25708D01" w:rsidR="000E1725" w:rsidRPr="00BA1179" w:rsidRDefault="00000000" w:rsidP="007F6974">
            <w:pPr>
              <w:pStyle w:val="TableText"/>
              <w:rPr>
                <w:szCs w:val="24"/>
              </w:rPr>
            </w:pPr>
            <w:r w:rsidRPr="00BA1179">
              <w:rPr>
                <w:szCs w:val="24"/>
              </w:rPr>
              <w:t>R40</w:t>
            </w:r>
          </w:p>
        </w:tc>
        <w:tc>
          <w:tcPr>
            <w:tcW w:w="1978" w:type="pct"/>
          </w:tcPr>
          <w:p w14:paraId="796173A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w:t>
            </w:r>
          </w:p>
        </w:tc>
        <w:tc>
          <w:tcPr>
            <w:tcW w:w="2622" w:type="pct"/>
          </w:tcPr>
          <w:p w14:paraId="2A9FBDD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offensive intensities withdrawn</w:t>
            </w:r>
          </w:p>
        </w:tc>
      </w:tr>
      <w:tr w:rsidR="002C3951" w:rsidRPr="00BA1179" w14:paraId="5B20002D"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B20002E" w14:textId="77777777" w:rsidR="000E1725" w:rsidRPr="00BA1179" w:rsidRDefault="00000000" w:rsidP="007F6974">
            <w:pPr>
              <w:pStyle w:val="TableText"/>
              <w:rPr>
                <w:szCs w:val="24"/>
              </w:rPr>
            </w:pPr>
            <w:r w:rsidRPr="00BA1179">
              <w:rPr>
                <w:szCs w:val="24"/>
              </w:rPr>
              <w:t>Adaptation-born rules (illustrative, marked by provenance)</w:t>
            </w:r>
          </w:p>
        </w:tc>
      </w:tr>
      <w:tr w:rsidR="002C3951" w:rsidRPr="00BA1179" w14:paraId="5B20002F"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0" w14:textId="77777777" w:rsidR="000E1725" w:rsidRPr="00BA1179" w:rsidRDefault="00000000" w:rsidP="007F6974">
            <w:pPr>
              <w:pStyle w:val="TableText"/>
              <w:rPr>
                <w:szCs w:val="24"/>
              </w:rPr>
            </w:pPr>
            <w:r w:rsidRPr="00BA1179">
              <w:rPr>
                <w:szCs w:val="24"/>
              </w:rPr>
              <w:lastRenderedPageBreak/>
              <w:t>R41</w:t>
            </w:r>
          </w:p>
        </w:tc>
        <w:tc>
          <w:tcPr>
            <w:tcW w:w="2600" w:type="pct"/>
          </w:tcPr>
          <w:p w14:paraId="5B2000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(term shoulder tuned by evFIS from 0.55 to 0.50)</w:t>
            </w:r>
          </w:p>
        </w:tc>
        <w:tc>
          <w:tcPr>
            <w:tcW w:w="2000" w:type="pct"/>
          </w:tcPr>
          <w:p w14:paraId="5B200032" w14:textId="58BE7B3E"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0.85 (consequent coefficient retuned from 0.80)</w:t>
            </w:r>
          </w:p>
        </w:tc>
      </w:tr>
      <w:tr w:rsidR="002C3951" w:rsidRPr="00BA1179" w14:paraId="5B200033"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4" w14:textId="77777777" w:rsidR="000E1725" w:rsidRPr="00BA1179" w:rsidRDefault="00000000" w:rsidP="007F6974">
            <w:pPr>
              <w:pStyle w:val="TableText"/>
              <w:rPr>
                <w:szCs w:val="24"/>
              </w:rPr>
            </w:pPr>
            <w:r w:rsidRPr="00BA1179">
              <w:rPr>
                <w:szCs w:val="24"/>
              </w:rPr>
              <w:t>R42</w:t>
            </w:r>
          </w:p>
        </w:tc>
        <w:tc>
          <w:tcPr>
            <w:tcW w:w="2600" w:type="pct"/>
          </w:tcPr>
          <w:p w14:paraId="5B2000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suppression feasibility is very low (GenAI-admitted through gates G1-G4)</w:t>
            </w:r>
          </w:p>
        </w:tc>
        <w:tc>
          <w:tcPr>
            <w:tcW w:w="2000" w:type="pct"/>
          </w:tcPr>
          <w:p w14:paraId="5B200036"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0.8, public warning 0.9, staged withdrawal of crews</w:t>
            </w:r>
          </w:p>
        </w:tc>
      </w:tr>
    </w:tbl>
    <w:p w14:paraId="096298E7" w14:textId="77777777" w:rsidR="000E1725" w:rsidRPr="00BA1179" w:rsidRDefault="000E1725">
      <w:pPr>
        <w:pStyle w:val="ParText"/>
      </w:pPr>
    </w:p>
    <w:p w14:paraId="39E77380" w14:textId="1D767EE5" w:rsidR="000E1725" w:rsidRPr="00BA1179" w:rsidRDefault="00000000">
      <w:pPr>
        <w:pStyle w:val="ParText"/>
      </w:pPr>
      <w:r w:rsidRPr="00BA1179">
        <w:t xml:space="preserve">Rules R1 to R22 encode the doctrine of the multi-concept regimes and the life-safety boundary; rules R23 to R40 form the single-antecedent backbone that guarantees the coverage condition of </w:t>
      </w:r>
      <w:r w:rsidRPr="00BA1179">
        <w:fldChar w:fldCharType="begin"/>
      </w:r>
      <w:r w:rsidRPr="00BA1179">
        <w:instrText xml:space="preserve"> REF _RefEqB5202 \h </w:instrText>
      </w:r>
      <w:r w:rsidRPr="00BA1179">
        <w:fldChar w:fldCharType="separate"/>
      </w:r>
      <w:r w:rsidR="008D35BF" w:rsidRPr="00BA1179">
        <w:t xml:space="preserve">( </w:t>
      </w:r>
      <w:r w:rsidR="008D35BF">
        <w:rPr>
          <w:noProof/>
        </w:rPr>
        <w:t>47</w:t>
      </w:r>
      <w:r w:rsidR="008D35BF" w:rsidRPr="00BA1179">
        <w:t xml:space="preserve"> )</w:t>
      </w:r>
      <w:r w:rsidRPr="00BA1179">
        <w:fldChar w:fldCharType="end"/>
      </w:r>
      <w:r w:rsidRPr="00BA1179">
        <w:t>, since every actionable term of every decision concept appears in at least one antecedent. Together they constitute the complete seed base of forty rules with which every scenario starts; all further rules present at the end of a run are adaptation-born and carry the provenance marks. Rows R41 and R42 illustrate this class with the identifiers they receive when created during a run.</w:t>
      </w:r>
    </w:p>
    <w:p w14:paraId="2E0DDE71" w14:textId="25BBE88F" w:rsidR="000E1725" w:rsidRPr="00BA1179" w:rsidRDefault="00000000">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rsidRPr="00BA1179">
        <w:fldChar w:fldCharType="begin"/>
      </w:r>
      <w:r w:rsidRPr="00BA1179">
        <w:instrText xml:space="preserve"> REF _RefEqB4506 \h </w:instrText>
      </w:r>
      <w:r w:rsidRPr="00BA1179">
        <w:fldChar w:fldCharType="separate"/>
      </w:r>
      <w:r w:rsidR="008D35BF" w:rsidRPr="00BA1179">
        <w:t xml:space="preserve">( </w:t>
      </w:r>
      <w:r w:rsidR="008D35BF">
        <w:rPr>
          <w:noProof/>
        </w:rPr>
        <w:t>59</w:t>
      </w:r>
      <w:r w:rsidR="008D35BF"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A4BAD32" w14:textId="1C62BC09" w:rsidR="0027147E" w:rsidRPr="00BA1179" w:rsidRDefault="00136102" w:rsidP="0005476E">
      <w:pPr>
        <w:pStyle w:val="CoverPages"/>
        <w:rPr>
          <w:lang w:val="en-US"/>
        </w:rPr>
      </w:pPr>
      <w:bookmarkStart w:id="385" w:name="_Toc235290147"/>
      <w:commentRangeStart w:id="386"/>
      <w:r w:rsidRPr="00BA1179">
        <w:rPr>
          <w:lang w:val="en-US"/>
        </w:rPr>
        <w:lastRenderedPageBreak/>
        <w:t>CURRICULUM VITAE</w:t>
      </w:r>
      <w:bookmarkEnd w:id="385"/>
      <w:r w:rsidRPr="00BA1179">
        <w:rPr>
          <w:lang w:val="en-US"/>
        </w:rPr>
        <w:t xml:space="preserve"> </w:t>
      </w:r>
      <w:commentRangeEnd w:id="386"/>
      <w:r w:rsidR="00A230A3" w:rsidRPr="00BA1179">
        <w:rPr>
          <w:rStyle w:val="CommentReference"/>
          <w:sz w:val="24"/>
          <w:szCs w:val="24"/>
          <w:lang w:val="en-US"/>
        </w:rPr>
        <w:commentReference w:id="386"/>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387" w:name="LastPage"/>
      <w:bookmarkEnd w:id="387"/>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386"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35AF1" w14:textId="77777777" w:rsidR="004128B4" w:rsidRPr="00BA1179" w:rsidRDefault="004128B4">
      <w:pPr>
        <w:spacing w:after="0" w:line="240" w:lineRule="auto"/>
      </w:pPr>
      <w:r w:rsidRPr="00BA1179">
        <w:separator/>
      </w:r>
    </w:p>
    <w:p w14:paraId="41D4941C" w14:textId="77777777" w:rsidR="004128B4" w:rsidRPr="00BA1179" w:rsidRDefault="004128B4"/>
  </w:endnote>
  <w:endnote w:type="continuationSeparator" w:id="0">
    <w:p w14:paraId="065AE772" w14:textId="77777777" w:rsidR="004128B4" w:rsidRPr="00BA1179" w:rsidRDefault="004128B4">
      <w:pPr>
        <w:spacing w:after="0" w:line="240" w:lineRule="auto"/>
      </w:pPr>
      <w:r w:rsidRPr="00BA1179">
        <w:continuationSeparator/>
      </w:r>
    </w:p>
    <w:p w14:paraId="686DB0F7" w14:textId="77777777" w:rsidR="004128B4" w:rsidRPr="00BA1179" w:rsidRDefault="004128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82746" w14:textId="77777777" w:rsidR="004128B4" w:rsidRPr="00BA1179" w:rsidRDefault="004128B4">
      <w:pPr>
        <w:spacing w:after="0" w:line="240" w:lineRule="auto"/>
      </w:pPr>
      <w:r w:rsidRPr="00BA1179">
        <w:separator/>
      </w:r>
    </w:p>
    <w:p w14:paraId="6EA78C28" w14:textId="77777777" w:rsidR="004128B4" w:rsidRPr="00BA1179" w:rsidRDefault="004128B4"/>
  </w:footnote>
  <w:footnote w:type="continuationSeparator" w:id="0">
    <w:p w14:paraId="49505FC4" w14:textId="77777777" w:rsidR="004128B4" w:rsidRPr="00BA1179" w:rsidRDefault="004128B4">
      <w:pPr>
        <w:spacing w:after="0" w:line="240" w:lineRule="auto"/>
      </w:pPr>
      <w:r w:rsidRPr="00BA1179">
        <w:continuationSeparator/>
      </w:r>
    </w:p>
    <w:p w14:paraId="2B76C975" w14:textId="77777777" w:rsidR="004128B4" w:rsidRPr="00BA1179" w:rsidRDefault="004128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961096784" name="Picture 96109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17" w15:restartNumberingAfterBreak="0">
    <w:nsid w:val="597A5843"/>
    <w:multiLevelType w:val="hybridMultilevel"/>
    <w:tmpl w:val="5F3E27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15"/>
  </w:num>
  <w:num w:numId="2" w16cid:durableId="380713946">
    <w:abstractNumId w:val="18"/>
  </w:num>
  <w:num w:numId="3" w16cid:durableId="151802545">
    <w:abstractNumId w:val="16"/>
  </w:num>
  <w:num w:numId="4" w16cid:durableId="700394965">
    <w:abstractNumId w:val="3"/>
  </w:num>
  <w:num w:numId="5" w16cid:durableId="1482698343">
    <w:abstractNumId w:val="9"/>
  </w:num>
  <w:num w:numId="6" w16cid:durableId="90057234">
    <w:abstractNumId w:val="1"/>
  </w:num>
  <w:num w:numId="7" w16cid:durableId="471217030">
    <w:abstractNumId w:val="2"/>
  </w:num>
  <w:num w:numId="8" w16cid:durableId="115028274">
    <w:abstractNumId w:val="19"/>
  </w:num>
  <w:num w:numId="9" w16cid:durableId="1220022380">
    <w:abstractNumId w:val="14"/>
  </w:num>
  <w:num w:numId="10" w16cid:durableId="1400321087">
    <w:abstractNumId w:val="4"/>
  </w:num>
  <w:num w:numId="11" w16cid:durableId="857308791">
    <w:abstractNumId w:val="11"/>
  </w:num>
  <w:num w:numId="12" w16cid:durableId="1319385733">
    <w:abstractNumId w:val="0"/>
  </w:num>
  <w:num w:numId="13" w16cid:durableId="1239904394">
    <w:abstractNumId w:val="13"/>
  </w:num>
  <w:num w:numId="14" w16cid:durableId="1370688945">
    <w:abstractNumId w:val="20"/>
  </w:num>
  <w:num w:numId="15" w16cid:durableId="2138985465">
    <w:abstractNumId w:val="10"/>
  </w:num>
  <w:num w:numId="16" w16cid:durableId="840393301">
    <w:abstractNumId w:val="12"/>
  </w:num>
  <w:num w:numId="17" w16cid:durableId="2111929808">
    <w:abstractNumId w:val="17"/>
  </w:num>
  <w:num w:numId="18" w16cid:durableId="491332747">
    <w:abstractNumId w:val="7"/>
  </w:num>
  <w:num w:numId="19" w16cid:durableId="1867333552">
    <w:abstractNumId w:val="5"/>
  </w:num>
  <w:num w:numId="20" w16cid:durableId="1615818574">
    <w:abstractNumId w:val="3"/>
    <w:lvlOverride w:ilvl="0">
      <w:startOverride w:val="1"/>
    </w:lvlOverride>
  </w:num>
  <w:num w:numId="21" w16cid:durableId="1493906565">
    <w:abstractNumId w:val="6"/>
  </w:num>
  <w:num w:numId="22" w16cid:durableId="2037730086">
    <w:abstractNumId w:val="8"/>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EF4"/>
    <w:rsid w:val="00001171"/>
    <w:rsid w:val="000012F5"/>
    <w:rsid w:val="0000189D"/>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B24"/>
    <w:rsid w:val="00015B6C"/>
    <w:rsid w:val="00015E28"/>
    <w:rsid w:val="000161DE"/>
    <w:rsid w:val="000173D7"/>
    <w:rsid w:val="0001778A"/>
    <w:rsid w:val="0002015A"/>
    <w:rsid w:val="000204A5"/>
    <w:rsid w:val="00020DE7"/>
    <w:rsid w:val="00021A7B"/>
    <w:rsid w:val="00021F3B"/>
    <w:rsid w:val="00022A64"/>
    <w:rsid w:val="00022B4E"/>
    <w:rsid w:val="000240C0"/>
    <w:rsid w:val="00024221"/>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243"/>
    <w:rsid w:val="000419DC"/>
    <w:rsid w:val="00041C8A"/>
    <w:rsid w:val="00041CD1"/>
    <w:rsid w:val="00041D3C"/>
    <w:rsid w:val="00042797"/>
    <w:rsid w:val="00042DA5"/>
    <w:rsid w:val="000440C1"/>
    <w:rsid w:val="00045203"/>
    <w:rsid w:val="00045EFB"/>
    <w:rsid w:val="000464DC"/>
    <w:rsid w:val="00047865"/>
    <w:rsid w:val="00047ACB"/>
    <w:rsid w:val="00050384"/>
    <w:rsid w:val="00050ACA"/>
    <w:rsid w:val="00051047"/>
    <w:rsid w:val="00053372"/>
    <w:rsid w:val="000534BF"/>
    <w:rsid w:val="0005476E"/>
    <w:rsid w:val="00055E4E"/>
    <w:rsid w:val="00057BCA"/>
    <w:rsid w:val="00057DC0"/>
    <w:rsid w:val="000606D2"/>
    <w:rsid w:val="000608D6"/>
    <w:rsid w:val="00060E0F"/>
    <w:rsid w:val="000611B0"/>
    <w:rsid w:val="000617F1"/>
    <w:rsid w:val="0006182D"/>
    <w:rsid w:val="00061BE0"/>
    <w:rsid w:val="00062166"/>
    <w:rsid w:val="0006290A"/>
    <w:rsid w:val="000634A1"/>
    <w:rsid w:val="0006463A"/>
    <w:rsid w:val="00066C7D"/>
    <w:rsid w:val="00066E02"/>
    <w:rsid w:val="0006731B"/>
    <w:rsid w:val="00070BC3"/>
    <w:rsid w:val="000711CD"/>
    <w:rsid w:val="000720A4"/>
    <w:rsid w:val="000737B8"/>
    <w:rsid w:val="00074199"/>
    <w:rsid w:val="000741B8"/>
    <w:rsid w:val="000744F2"/>
    <w:rsid w:val="0007466F"/>
    <w:rsid w:val="00074B68"/>
    <w:rsid w:val="00074FC6"/>
    <w:rsid w:val="00075D66"/>
    <w:rsid w:val="00075E07"/>
    <w:rsid w:val="00075F9F"/>
    <w:rsid w:val="0007627B"/>
    <w:rsid w:val="00076E51"/>
    <w:rsid w:val="0007719D"/>
    <w:rsid w:val="000807EA"/>
    <w:rsid w:val="00082DDA"/>
    <w:rsid w:val="0008494B"/>
    <w:rsid w:val="0008505C"/>
    <w:rsid w:val="0008540C"/>
    <w:rsid w:val="000858A8"/>
    <w:rsid w:val="000909C4"/>
    <w:rsid w:val="00090A25"/>
    <w:rsid w:val="000912CB"/>
    <w:rsid w:val="00091592"/>
    <w:rsid w:val="00091B3E"/>
    <w:rsid w:val="00091CEA"/>
    <w:rsid w:val="0009231A"/>
    <w:rsid w:val="000923C9"/>
    <w:rsid w:val="00093734"/>
    <w:rsid w:val="00096C3A"/>
    <w:rsid w:val="00096FCA"/>
    <w:rsid w:val="00096FE2"/>
    <w:rsid w:val="00097508"/>
    <w:rsid w:val="000976BF"/>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E4"/>
    <w:rsid w:val="000C0B9E"/>
    <w:rsid w:val="000C0C00"/>
    <w:rsid w:val="000C1B15"/>
    <w:rsid w:val="000C1DB0"/>
    <w:rsid w:val="000C1FCD"/>
    <w:rsid w:val="000C2B31"/>
    <w:rsid w:val="000C3704"/>
    <w:rsid w:val="000C52BF"/>
    <w:rsid w:val="000C5722"/>
    <w:rsid w:val="000C5B16"/>
    <w:rsid w:val="000C5B31"/>
    <w:rsid w:val="000C5E0C"/>
    <w:rsid w:val="000C5ED5"/>
    <w:rsid w:val="000C63F0"/>
    <w:rsid w:val="000C6C9B"/>
    <w:rsid w:val="000C7549"/>
    <w:rsid w:val="000D1E16"/>
    <w:rsid w:val="000D2946"/>
    <w:rsid w:val="000D3A56"/>
    <w:rsid w:val="000D5481"/>
    <w:rsid w:val="000D5653"/>
    <w:rsid w:val="000D5771"/>
    <w:rsid w:val="000D5AA2"/>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AC0"/>
    <w:rsid w:val="000E55AD"/>
    <w:rsid w:val="000E62CE"/>
    <w:rsid w:val="000E6842"/>
    <w:rsid w:val="000E7A11"/>
    <w:rsid w:val="000F0105"/>
    <w:rsid w:val="000F022C"/>
    <w:rsid w:val="000F0A41"/>
    <w:rsid w:val="000F0C18"/>
    <w:rsid w:val="000F237F"/>
    <w:rsid w:val="000F23C3"/>
    <w:rsid w:val="000F3283"/>
    <w:rsid w:val="000F3EE1"/>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578"/>
    <w:rsid w:val="001055BF"/>
    <w:rsid w:val="00106357"/>
    <w:rsid w:val="0010663D"/>
    <w:rsid w:val="0010736C"/>
    <w:rsid w:val="00107471"/>
    <w:rsid w:val="00107642"/>
    <w:rsid w:val="0011106C"/>
    <w:rsid w:val="0011118F"/>
    <w:rsid w:val="00111720"/>
    <w:rsid w:val="001117A0"/>
    <w:rsid w:val="001120AC"/>
    <w:rsid w:val="001128FB"/>
    <w:rsid w:val="00112D00"/>
    <w:rsid w:val="001135A8"/>
    <w:rsid w:val="00113B11"/>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4A19"/>
    <w:rsid w:val="001354AD"/>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43B"/>
    <w:rsid w:val="001545DC"/>
    <w:rsid w:val="00154AB4"/>
    <w:rsid w:val="00154B60"/>
    <w:rsid w:val="00155219"/>
    <w:rsid w:val="001553E1"/>
    <w:rsid w:val="00155E95"/>
    <w:rsid w:val="00156B2C"/>
    <w:rsid w:val="00156FCD"/>
    <w:rsid w:val="001575A0"/>
    <w:rsid w:val="00157843"/>
    <w:rsid w:val="00161136"/>
    <w:rsid w:val="001618FC"/>
    <w:rsid w:val="001620F8"/>
    <w:rsid w:val="00162623"/>
    <w:rsid w:val="00162C31"/>
    <w:rsid w:val="00163C33"/>
    <w:rsid w:val="0016412C"/>
    <w:rsid w:val="0016480A"/>
    <w:rsid w:val="00165748"/>
    <w:rsid w:val="00165764"/>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913"/>
    <w:rsid w:val="00183E06"/>
    <w:rsid w:val="001845EA"/>
    <w:rsid w:val="001846A8"/>
    <w:rsid w:val="001856B5"/>
    <w:rsid w:val="00186F07"/>
    <w:rsid w:val="0018755A"/>
    <w:rsid w:val="00187F0F"/>
    <w:rsid w:val="0019062A"/>
    <w:rsid w:val="00191003"/>
    <w:rsid w:val="00191023"/>
    <w:rsid w:val="00191758"/>
    <w:rsid w:val="00191B5D"/>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6B9"/>
    <w:rsid w:val="001B6AD8"/>
    <w:rsid w:val="001B6DC2"/>
    <w:rsid w:val="001B71B0"/>
    <w:rsid w:val="001B7BC0"/>
    <w:rsid w:val="001B7F8E"/>
    <w:rsid w:val="001C00A2"/>
    <w:rsid w:val="001C0877"/>
    <w:rsid w:val="001C08B3"/>
    <w:rsid w:val="001C09EA"/>
    <w:rsid w:val="001C1B15"/>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F75"/>
    <w:rsid w:val="001D716F"/>
    <w:rsid w:val="001D77B1"/>
    <w:rsid w:val="001D7BE8"/>
    <w:rsid w:val="001E01EA"/>
    <w:rsid w:val="001E0276"/>
    <w:rsid w:val="001E0AB2"/>
    <w:rsid w:val="001E0EE7"/>
    <w:rsid w:val="001E10D9"/>
    <w:rsid w:val="001E2420"/>
    <w:rsid w:val="001E3970"/>
    <w:rsid w:val="001E4313"/>
    <w:rsid w:val="001E4A69"/>
    <w:rsid w:val="001E4B0A"/>
    <w:rsid w:val="001E4C44"/>
    <w:rsid w:val="001E4D44"/>
    <w:rsid w:val="001E5F6D"/>
    <w:rsid w:val="001E6792"/>
    <w:rsid w:val="001E6858"/>
    <w:rsid w:val="001E73C4"/>
    <w:rsid w:val="001E7A4A"/>
    <w:rsid w:val="001F01EF"/>
    <w:rsid w:val="001F0706"/>
    <w:rsid w:val="001F0C16"/>
    <w:rsid w:val="001F19DE"/>
    <w:rsid w:val="001F1A15"/>
    <w:rsid w:val="001F1C04"/>
    <w:rsid w:val="001F2282"/>
    <w:rsid w:val="001F349C"/>
    <w:rsid w:val="001F446C"/>
    <w:rsid w:val="001F4A41"/>
    <w:rsid w:val="001F4AC8"/>
    <w:rsid w:val="001F52FE"/>
    <w:rsid w:val="001F5449"/>
    <w:rsid w:val="001F5627"/>
    <w:rsid w:val="001F56B0"/>
    <w:rsid w:val="001F62E7"/>
    <w:rsid w:val="001F74F4"/>
    <w:rsid w:val="001F7F9E"/>
    <w:rsid w:val="00201233"/>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44A7"/>
    <w:rsid w:val="00214536"/>
    <w:rsid w:val="002148BE"/>
    <w:rsid w:val="00214CFA"/>
    <w:rsid w:val="0021659C"/>
    <w:rsid w:val="00220A3F"/>
    <w:rsid w:val="00220F99"/>
    <w:rsid w:val="00221809"/>
    <w:rsid w:val="0022197D"/>
    <w:rsid w:val="002221DC"/>
    <w:rsid w:val="002228CB"/>
    <w:rsid w:val="00223B1B"/>
    <w:rsid w:val="00223B90"/>
    <w:rsid w:val="00223D81"/>
    <w:rsid w:val="00225E5B"/>
    <w:rsid w:val="00226996"/>
    <w:rsid w:val="00227623"/>
    <w:rsid w:val="002276B6"/>
    <w:rsid w:val="00227A89"/>
    <w:rsid w:val="00230038"/>
    <w:rsid w:val="00230240"/>
    <w:rsid w:val="00230662"/>
    <w:rsid w:val="00232545"/>
    <w:rsid w:val="0023256C"/>
    <w:rsid w:val="002325CD"/>
    <w:rsid w:val="00232745"/>
    <w:rsid w:val="00232B3C"/>
    <w:rsid w:val="00233503"/>
    <w:rsid w:val="00234C26"/>
    <w:rsid w:val="002366B2"/>
    <w:rsid w:val="00236E49"/>
    <w:rsid w:val="00237656"/>
    <w:rsid w:val="00240853"/>
    <w:rsid w:val="002408F0"/>
    <w:rsid w:val="0024097F"/>
    <w:rsid w:val="00241306"/>
    <w:rsid w:val="002415EE"/>
    <w:rsid w:val="00242D56"/>
    <w:rsid w:val="00242F09"/>
    <w:rsid w:val="00244475"/>
    <w:rsid w:val="00244621"/>
    <w:rsid w:val="0024630E"/>
    <w:rsid w:val="00246D8D"/>
    <w:rsid w:val="00246EA1"/>
    <w:rsid w:val="0024719C"/>
    <w:rsid w:val="00247467"/>
    <w:rsid w:val="00247BA1"/>
    <w:rsid w:val="0025100C"/>
    <w:rsid w:val="002516B5"/>
    <w:rsid w:val="00251ECD"/>
    <w:rsid w:val="00252414"/>
    <w:rsid w:val="00252AB5"/>
    <w:rsid w:val="002531AC"/>
    <w:rsid w:val="0025363D"/>
    <w:rsid w:val="002538FB"/>
    <w:rsid w:val="002545BC"/>
    <w:rsid w:val="00254AFB"/>
    <w:rsid w:val="00254BBB"/>
    <w:rsid w:val="00255E23"/>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629"/>
    <w:rsid w:val="00284437"/>
    <w:rsid w:val="0028520A"/>
    <w:rsid w:val="00285F0F"/>
    <w:rsid w:val="00286079"/>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A37"/>
    <w:rsid w:val="002A1E3E"/>
    <w:rsid w:val="002A382C"/>
    <w:rsid w:val="002A38CE"/>
    <w:rsid w:val="002A3C02"/>
    <w:rsid w:val="002A4DFC"/>
    <w:rsid w:val="002A5216"/>
    <w:rsid w:val="002A5A0A"/>
    <w:rsid w:val="002A5CCD"/>
    <w:rsid w:val="002A5DE9"/>
    <w:rsid w:val="002A6110"/>
    <w:rsid w:val="002A6810"/>
    <w:rsid w:val="002A7514"/>
    <w:rsid w:val="002B05D8"/>
    <w:rsid w:val="002B0EC0"/>
    <w:rsid w:val="002B1593"/>
    <w:rsid w:val="002B2752"/>
    <w:rsid w:val="002B2E78"/>
    <w:rsid w:val="002B38D3"/>
    <w:rsid w:val="002B38D9"/>
    <w:rsid w:val="002B5092"/>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682"/>
    <w:rsid w:val="002D1D9A"/>
    <w:rsid w:val="002D2727"/>
    <w:rsid w:val="002D2DAB"/>
    <w:rsid w:val="002D38EB"/>
    <w:rsid w:val="002D5007"/>
    <w:rsid w:val="002D5E8E"/>
    <w:rsid w:val="002D5F41"/>
    <w:rsid w:val="002D725F"/>
    <w:rsid w:val="002D7BAF"/>
    <w:rsid w:val="002D7E42"/>
    <w:rsid w:val="002D7F73"/>
    <w:rsid w:val="002E0469"/>
    <w:rsid w:val="002E0B39"/>
    <w:rsid w:val="002E0D87"/>
    <w:rsid w:val="002E1057"/>
    <w:rsid w:val="002E162E"/>
    <w:rsid w:val="002E1C6C"/>
    <w:rsid w:val="002E21E6"/>
    <w:rsid w:val="002E28AA"/>
    <w:rsid w:val="002E2A74"/>
    <w:rsid w:val="002E3559"/>
    <w:rsid w:val="002E4187"/>
    <w:rsid w:val="002E45CE"/>
    <w:rsid w:val="002E4F10"/>
    <w:rsid w:val="002E5CD0"/>
    <w:rsid w:val="002E610C"/>
    <w:rsid w:val="002E67F8"/>
    <w:rsid w:val="002E6DD1"/>
    <w:rsid w:val="002E7FDD"/>
    <w:rsid w:val="002F0BD3"/>
    <w:rsid w:val="002F0DAB"/>
    <w:rsid w:val="002F1555"/>
    <w:rsid w:val="002F1D95"/>
    <w:rsid w:val="002F24E1"/>
    <w:rsid w:val="002F27EB"/>
    <w:rsid w:val="002F30DA"/>
    <w:rsid w:val="002F37F2"/>
    <w:rsid w:val="002F3C5F"/>
    <w:rsid w:val="002F421E"/>
    <w:rsid w:val="002F4E69"/>
    <w:rsid w:val="002F55C8"/>
    <w:rsid w:val="002F60E8"/>
    <w:rsid w:val="002F61EB"/>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B47"/>
    <w:rsid w:val="003102D1"/>
    <w:rsid w:val="003104E6"/>
    <w:rsid w:val="003111F8"/>
    <w:rsid w:val="00311736"/>
    <w:rsid w:val="00311CCA"/>
    <w:rsid w:val="003129D9"/>
    <w:rsid w:val="00312C68"/>
    <w:rsid w:val="00312D49"/>
    <w:rsid w:val="00313393"/>
    <w:rsid w:val="003133DD"/>
    <w:rsid w:val="003147E3"/>
    <w:rsid w:val="00314823"/>
    <w:rsid w:val="00314ABD"/>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371"/>
    <w:rsid w:val="003252B9"/>
    <w:rsid w:val="0032587E"/>
    <w:rsid w:val="003259D6"/>
    <w:rsid w:val="00325C1A"/>
    <w:rsid w:val="003264A0"/>
    <w:rsid w:val="00327F7B"/>
    <w:rsid w:val="003301FF"/>
    <w:rsid w:val="0033073D"/>
    <w:rsid w:val="00330F69"/>
    <w:rsid w:val="0033118E"/>
    <w:rsid w:val="0033234F"/>
    <w:rsid w:val="0033325E"/>
    <w:rsid w:val="00334235"/>
    <w:rsid w:val="00334238"/>
    <w:rsid w:val="0033456A"/>
    <w:rsid w:val="00334870"/>
    <w:rsid w:val="003348C9"/>
    <w:rsid w:val="003354E0"/>
    <w:rsid w:val="0033566A"/>
    <w:rsid w:val="0033599B"/>
    <w:rsid w:val="00336798"/>
    <w:rsid w:val="00337D99"/>
    <w:rsid w:val="00337F1C"/>
    <w:rsid w:val="0034018F"/>
    <w:rsid w:val="00340A63"/>
    <w:rsid w:val="00341BC7"/>
    <w:rsid w:val="00341C8B"/>
    <w:rsid w:val="00342253"/>
    <w:rsid w:val="00343095"/>
    <w:rsid w:val="0034330A"/>
    <w:rsid w:val="003433D5"/>
    <w:rsid w:val="00343978"/>
    <w:rsid w:val="0034499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7B8"/>
    <w:rsid w:val="00357FEB"/>
    <w:rsid w:val="00360768"/>
    <w:rsid w:val="00360E23"/>
    <w:rsid w:val="0036129C"/>
    <w:rsid w:val="00361A4B"/>
    <w:rsid w:val="0036254E"/>
    <w:rsid w:val="0036271A"/>
    <w:rsid w:val="0036323B"/>
    <w:rsid w:val="00363AEC"/>
    <w:rsid w:val="0036404C"/>
    <w:rsid w:val="00364447"/>
    <w:rsid w:val="00364617"/>
    <w:rsid w:val="0036625B"/>
    <w:rsid w:val="003677F1"/>
    <w:rsid w:val="003712E0"/>
    <w:rsid w:val="00372E55"/>
    <w:rsid w:val="003736C7"/>
    <w:rsid w:val="00373B62"/>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B033E"/>
    <w:rsid w:val="003B1A8C"/>
    <w:rsid w:val="003B2D7C"/>
    <w:rsid w:val="003B2FD7"/>
    <w:rsid w:val="003B3DE1"/>
    <w:rsid w:val="003B4B01"/>
    <w:rsid w:val="003B4D82"/>
    <w:rsid w:val="003B53A8"/>
    <w:rsid w:val="003B5A05"/>
    <w:rsid w:val="003B5A87"/>
    <w:rsid w:val="003B69BE"/>
    <w:rsid w:val="003B6EB9"/>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6250"/>
    <w:rsid w:val="003E6CED"/>
    <w:rsid w:val="003E6E12"/>
    <w:rsid w:val="003E7E7A"/>
    <w:rsid w:val="003F036B"/>
    <w:rsid w:val="003F0B19"/>
    <w:rsid w:val="003F0B5F"/>
    <w:rsid w:val="003F0B91"/>
    <w:rsid w:val="003F1BBE"/>
    <w:rsid w:val="003F2D01"/>
    <w:rsid w:val="003F4331"/>
    <w:rsid w:val="003F4F13"/>
    <w:rsid w:val="003F5627"/>
    <w:rsid w:val="003F57CA"/>
    <w:rsid w:val="003F5A65"/>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1C67"/>
    <w:rsid w:val="00411C74"/>
    <w:rsid w:val="00412551"/>
    <w:rsid w:val="004128B4"/>
    <w:rsid w:val="0041302C"/>
    <w:rsid w:val="004138DB"/>
    <w:rsid w:val="00415A97"/>
    <w:rsid w:val="00416C44"/>
    <w:rsid w:val="00416CE6"/>
    <w:rsid w:val="0041737B"/>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A02"/>
    <w:rsid w:val="00425C94"/>
    <w:rsid w:val="00426A5F"/>
    <w:rsid w:val="004274E6"/>
    <w:rsid w:val="004275B1"/>
    <w:rsid w:val="00427F29"/>
    <w:rsid w:val="00430AAA"/>
    <w:rsid w:val="00430D8B"/>
    <w:rsid w:val="004311D5"/>
    <w:rsid w:val="004314E4"/>
    <w:rsid w:val="00431926"/>
    <w:rsid w:val="00431F79"/>
    <w:rsid w:val="004320A3"/>
    <w:rsid w:val="004331E5"/>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4482"/>
    <w:rsid w:val="004546B1"/>
    <w:rsid w:val="00454BC2"/>
    <w:rsid w:val="00454CE5"/>
    <w:rsid w:val="00455835"/>
    <w:rsid w:val="0045593E"/>
    <w:rsid w:val="004561A3"/>
    <w:rsid w:val="00456B62"/>
    <w:rsid w:val="0045721A"/>
    <w:rsid w:val="004574C4"/>
    <w:rsid w:val="004576EE"/>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904C9"/>
    <w:rsid w:val="00490D4D"/>
    <w:rsid w:val="0049175A"/>
    <w:rsid w:val="00492805"/>
    <w:rsid w:val="00493195"/>
    <w:rsid w:val="00493256"/>
    <w:rsid w:val="00493799"/>
    <w:rsid w:val="00494BB4"/>
    <w:rsid w:val="00495114"/>
    <w:rsid w:val="0049581E"/>
    <w:rsid w:val="004959EE"/>
    <w:rsid w:val="00495DA1"/>
    <w:rsid w:val="0049665D"/>
    <w:rsid w:val="00496CAD"/>
    <w:rsid w:val="004977DA"/>
    <w:rsid w:val="004A0A5B"/>
    <w:rsid w:val="004A0B31"/>
    <w:rsid w:val="004A19C3"/>
    <w:rsid w:val="004A1D64"/>
    <w:rsid w:val="004A2170"/>
    <w:rsid w:val="004A2580"/>
    <w:rsid w:val="004A272B"/>
    <w:rsid w:val="004A2A46"/>
    <w:rsid w:val="004A2E4E"/>
    <w:rsid w:val="004A3677"/>
    <w:rsid w:val="004A375C"/>
    <w:rsid w:val="004A493B"/>
    <w:rsid w:val="004A4DE2"/>
    <w:rsid w:val="004A4E27"/>
    <w:rsid w:val="004A58FF"/>
    <w:rsid w:val="004A6192"/>
    <w:rsid w:val="004A708E"/>
    <w:rsid w:val="004A7567"/>
    <w:rsid w:val="004A791E"/>
    <w:rsid w:val="004A7C67"/>
    <w:rsid w:val="004A7DA6"/>
    <w:rsid w:val="004B01FF"/>
    <w:rsid w:val="004B0792"/>
    <w:rsid w:val="004B133A"/>
    <w:rsid w:val="004B1B1B"/>
    <w:rsid w:val="004B1B79"/>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5B1"/>
    <w:rsid w:val="004C1C5F"/>
    <w:rsid w:val="004C1D40"/>
    <w:rsid w:val="004C2180"/>
    <w:rsid w:val="004C2672"/>
    <w:rsid w:val="004C41E6"/>
    <w:rsid w:val="004C4C18"/>
    <w:rsid w:val="004C4FC3"/>
    <w:rsid w:val="004C51B5"/>
    <w:rsid w:val="004C5B0C"/>
    <w:rsid w:val="004C5E37"/>
    <w:rsid w:val="004C7DB0"/>
    <w:rsid w:val="004D0A77"/>
    <w:rsid w:val="004D258D"/>
    <w:rsid w:val="004D295C"/>
    <w:rsid w:val="004D2B35"/>
    <w:rsid w:val="004D327C"/>
    <w:rsid w:val="004D3A76"/>
    <w:rsid w:val="004D3C9B"/>
    <w:rsid w:val="004D4410"/>
    <w:rsid w:val="004D4D3C"/>
    <w:rsid w:val="004D5718"/>
    <w:rsid w:val="004D5FD2"/>
    <w:rsid w:val="004D6098"/>
    <w:rsid w:val="004D67B3"/>
    <w:rsid w:val="004D708D"/>
    <w:rsid w:val="004D79E6"/>
    <w:rsid w:val="004E06C6"/>
    <w:rsid w:val="004E0986"/>
    <w:rsid w:val="004E19AC"/>
    <w:rsid w:val="004E1DCD"/>
    <w:rsid w:val="004E1E28"/>
    <w:rsid w:val="004E2565"/>
    <w:rsid w:val="004E4124"/>
    <w:rsid w:val="004E4962"/>
    <w:rsid w:val="004E4D1F"/>
    <w:rsid w:val="004E4F3A"/>
    <w:rsid w:val="004E5A4F"/>
    <w:rsid w:val="004E5C00"/>
    <w:rsid w:val="004E7338"/>
    <w:rsid w:val="004F21EA"/>
    <w:rsid w:val="004F2FB5"/>
    <w:rsid w:val="004F3ABE"/>
    <w:rsid w:val="004F3B9C"/>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491E"/>
    <w:rsid w:val="00504ADB"/>
    <w:rsid w:val="00505B92"/>
    <w:rsid w:val="00505D89"/>
    <w:rsid w:val="005067A8"/>
    <w:rsid w:val="005067C2"/>
    <w:rsid w:val="005076D6"/>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5329"/>
    <w:rsid w:val="0052549C"/>
    <w:rsid w:val="00525794"/>
    <w:rsid w:val="00525999"/>
    <w:rsid w:val="00525AC6"/>
    <w:rsid w:val="00526294"/>
    <w:rsid w:val="005268FA"/>
    <w:rsid w:val="005274ED"/>
    <w:rsid w:val="005308B2"/>
    <w:rsid w:val="00530CB3"/>
    <w:rsid w:val="00530D7E"/>
    <w:rsid w:val="00532644"/>
    <w:rsid w:val="00532877"/>
    <w:rsid w:val="00534904"/>
    <w:rsid w:val="00535BF0"/>
    <w:rsid w:val="005370BC"/>
    <w:rsid w:val="005377D2"/>
    <w:rsid w:val="00537811"/>
    <w:rsid w:val="00540E77"/>
    <w:rsid w:val="00541045"/>
    <w:rsid w:val="0054217E"/>
    <w:rsid w:val="0054290E"/>
    <w:rsid w:val="0054307F"/>
    <w:rsid w:val="00543742"/>
    <w:rsid w:val="00544123"/>
    <w:rsid w:val="0054441B"/>
    <w:rsid w:val="00544615"/>
    <w:rsid w:val="0054511D"/>
    <w:rsid w:val="00545308"/>
    <w:rsid w:val="005457AF"/>
    <w:rsid w:val="00545A37"/>
    <w:rsid w:val="00545A4F"/>
    <w:rsid w:val="005465C4"/>
    <w:rsid w:val="005470D5"/>
    <w:rsid w:val="005477EF"/>
    <w:rsid w:val="00547DF5"/>
    <w:rsid w:val="00551107"/>
    <w:rsid w:val="0055156B"/>
    <w:rsid w:val="00551589"/>
    <w:rsid w:val="0055193A"/>
    <w:rsid w:val="0055253A"/>
    <w:rsid w:val="00553483"/>
    <w:rsid w:val="00553C6C"/>
    <w:rsid w:val="005542BB"/>
    <w:rsid w:val="00554628"/>
    <w:rsid w:val="00554EB4"/>
    <w:rsid w:val="00556482"/>
    <w:rsid w:val="00556EAC"/>
    <w:rsid w:val="00557A5B"/>
    <w:rsid w:val="00557F6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5364"/>
    <w:rsid w:val="005872E6"/>
    <w:rsid w:val="005879EB"/>
    <w:rsid w:val="005906CC"/>
    <w:rsid w:val="0059136F"/>
    <w:rsid w:val="005913B1"/>
    <w:rsid w:val="00591D2A"/>
    <w:rsid w:val="00591F93"/>
    <w:rsid w:val="00593022"/>
    <w:rsid w:val="0059394F"/>
    <w:rsid w:val="0059428F"/>
    <w:rsid w:val="00594B68"/>
    <w:rsid w:val="0059673C"/>
    <w:rsid w:val="00596857"/>
    <w:rsid w:val="005970F1"/>
    <w:rsid w:val="00597ABC"/>
    <w:rsid w:val="00597F50"/>
    <w:rsid w:val="005A0213"/>
    <w:rsid w:val="005A06EE"/>
    <w:rsid w:val="005A077E"/>
    <w:rsid w:val="005A0E79"/>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385B"/>
    <w:rsid w:val="005C3EB9"/>
    <w:rsid w:val="005C46BD"/>
    <w:rsid w:val="005C504F"/>
    <w:rsid w:val="005C5E23"/>
    <w:rsid w:val="005C5F75"/>
    <w:rsid w:val="005C63CD"/>
    <w:rsid w:val="005C68F0"/>
    <w:rsid w:val="005C7567"/>
    <w:rsid w:val="005C7D5D"/>
    <w:rsid w:val="005D0459"/>
    <w:rsid w:val="005D0BE9"/>
    <w:rsid w:val="005D1199"/>
    <w:rsid w:val="005D1D0B"/>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7EBB"/>
    <w:rsid w:val="005F0923"/>
    <w:rsid w:val="005F1C84"/>
    <w:rsid w:val="005F1EE5"/>
    <w:rsid w:val="005F29FA"/>
    <w:rsid w:val="005F2BD4"/>
    <w:rsid w:val="005F2D30"/>
    <w:rsid w:val="005F2FBE"/>
    <w:rsid w:val="005F3B7D"/>
    <w:rsid w:val="005F3FAF"/>
    <w:rsid w:val="005F3FFE"/>
    <w:rsid w:val="005F4B1F"/>
    <w:rsid w:val="005F52FB"/>
    <w:rsid w:val="005F5486"/>
    <w:rsid w:val="005F55ED"/>
    <w:rsid w:val="005F5662"/>
    <w:rsid w:val="005F6494"/>
    <w:rsid w:val="005F77A6"/>
    <w:rsid w:val="005F7E22"/>
    <w:rsid w:val="00600C97"/>
    <w:rsid w:val="006010CF"/>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8F4"/>
    <w:rsid w:val="00610905"/>
    <w:rsid w:val="00610DD7"/>
    <w:rsid w:val="00610E25"/>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D62"/>
    <w:rsid w:val="00623628"/>
    <w:rsid w:val="006240E8"/>
    <w:rsid w:val="0062490B"/>
    <w:rsid w:val="00624E1A"/>
    <w:rsid w:val="006252C9"/>
    <w:rsid w:val="00625746"/>
    <w:rsid w:val="006257B2"/>
    <w:rsid w:val="00625D05"/>
    <w:rsid w:val="00625E36"/>
    <w:rsid w:val="00626653"/>
    <w:rsid w:val="00627B07"/>
    <w:rsid w:val="00627CE6"/>
    <w:rsid w:val="00631856"/>
    <w:rsid w:val="006321B2"/>
    <w:rsid w:val="0063295E"/>
    <w:rsid w:val="00632F57"/>
    <w:rsid w:val="0063304E"/>
    <w:rsid w:val="006344E9"/>
    <w:rsid w:val="006349C5"/>
    <w:rsid w:val="00634E9E"/>
    <w:rsid w:val="00634F09"/>
    <w:rsid w:val="006353E8"/>
    <w:rsid w:val="0063548F"/>
    <w:rsid w:val="00636A1F"/>
    <w:rsid w:val="00641A71"/>
    <w:rsid w:val="00641AD2"/>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763"/>
    <w:rsid w:val="0066396B"/>
    <w:rsid w:val="00663E5E"/>
    <w:rsid w:val="00664D68"/>
    <w:rsid w:val="006652AF"/>
    <w:rsid w:val="006652EA"/>
    <w:rsid w:val="00665686"/>
    <w:rsid w:val="006658AC"/>
    <w:rsid w:val="00665B37"/>
    <w:rsid w:val="00666595"/>
    <w:rsid w:val="00667555"/>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E68"/>
    <w:rsid w:val="006A484B"/>
    <w:rsid w:val="006A498A"/>
    <w:rsid w:val="006A52C6"/>
    <w:rsid w:val="006A56FA"/>
    <w:rsid w:val="006A609A"/>
    <w:rsid w:val="006A6439"/>
    <w:rsid w:val="006A6899"/>
    <w:rsid w:val="006B040D"/>
    <w:rsid w:val="006B08F5"/>
    <w:rsid w:val="006B0919"/>
    <w:rsid w:val="006B0A6C"/>
    <w:rsid w:val="006B0B48"/>
    <w:rsid w:val="006B0F10"/>
    <w:rsid w:val="006B2A42"/>
    <w:rsid w:val="006B2B9C"/>
    <w:rsid w:val="006B482A"/>
    <w:rsid w:val="006B49DA"/>
    <w:rsid w:val="006B5810"/>
    <w:rsid w:val="006B5CE3"/>
    <w:rsid w:val="006B6C2E"/>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A47"/>
    <w:rsid w:val="006F2438"/>
    <w:rsid w:val="006F2B88"/>
    <w:rsid w:val="006F37BF"/>
    <w:rsid w:val="006F3AE9"/>
    <w:rsid w:val="006F43B6"/>
    <w:rsid w:val="006F49F6"/>
    <w:rsid w:val="006F5EFF"/>
    <w:rsid w:val="006F67F5"/>
    <w:rsid w:val="006F6D68"/>
    <w:rsid w:val="006F737E"/>
    <w:rsid w:val="006F7479"/>
    <w:rsid w:val="00700785"/>
    <w:rsid w:val="00701E49"/>
    <w:rsid w:val="00703490"/>
    <w:rsid w:val="00703504"/>
    <w:rsid w:val="007035BF"/>
    <w:rsid w:val="007037CF"/>
    <w:rsid w:val="00703B3A"/>
    <w:rsid w:val="00704235"/>
    <w:rsid w:val="00704278"/>
    <w:rsid w:val="0070469B"/>
    <w:rsid w:val="00705014"/>
    <w:rsid w:val="007052DB"/>
    <w:rsid w:val="0070537C"/>
    <w:rsid w:val="00705742"/>
    <w:rsid w:val="00705775"/>
    <w:rsid w:val="00705BFB"/>
    <w:rsid w:val="00705E99"/>
    <w:rsid w:val="00706709"/>
    <w:rsid w:val="00706BEA"/>
    <w:rsid w:val="00707194"/>
    <w:rsid w:val="0070791D"/>
    <w:rsid w:val="00710572"/>
    <w:rsid w:val="00711B16"/>
    <w:rsid w:val="00712F2D"/>
    <w:rsid w:val="00713038"/>
    <w:rsid w:val="007135A7"/>
    <w:rsid w:val="007141B8"/>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734"/>
    <w:rsid w:val="00730BCF"/>
    <w:rsid w:val="00730C7B"/>
    <w:rsid w:val="00731277"/>
    <w:rsid w:val="00731DCC"/>
    <w:rsid w:val="00731E3D"/>
    <w:rsid w:val="00731F93"/>
    <w:rsid w:val="00733116"/>
    <w:rsid w:val="007331B5"/>
    <w:rsid w:val="00733ABF"/>
    <w:rsid w:val="00733E7F"/>
    <w:rsid w:val="007343FD"/>
    <w:rsid w:val="00734490"/>
    <w:rsid w:val="0073550D"/>
    <w:rsid w:val="00736416"/>
    <w:rsid w:val="00736891"/>
    <w:rsid w:val="0073734B"/>
    <w:rsid w:val="00737494"/>
    <w:rsid w:val="0074011E"/>
    <w:rsid w:val="00740301"/>
    <w:rsid w:val="007406A0"/>
    <w:rsid w:val="00741B92"/>
    <w:rsid w:val="00742505"/>
    <w:rsid w:val="00742A2A"/>
    <w:rsid w:val="00742EA8"/>
    <w:rsid w:val="00743B5E"/>
    <w:rsid w:val="0074419D"/>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FCF"/>
    <w:rsid w:val="00761323"/>
    <w:rsid w:val="00761778"/>
    <w:rsid w:val="007618A6"/>
    <w:rsid w:val="007618DB"/>
    <w:rsid w:val="00761C8E"/>
    <w:rsid w:val="00761F50"/>
    <w:rsid w:val="0076235D"/>
    <w:rsid w:val="00762B29"/>
    <w:rsid w:val="00762C18"/>
    <w:rsid w:val="0076318C"/>
    <w:rsid w:val="0076342E"/>
    <w:rsid w:val="00763E1D"/>
    <w:rsid w:val="007651A4"/>
    <w:rsid w:val="007651E7"/>
    <w:rsid w:val="0076543F"/>
    <w:rsid w:val="00765A00"/>
    <w:rsid w:val="00765F6D"/>
    <w:rsid w:val="00766AA8"/>
    <w:rsid w:val="00766F73"/>
    <w:rsid w:val="00767C6B"/>
    <w:rsid w:val="00770028"/>
    <w:rsid w:val="00770778"/>
    <w:rsid w:val="00770B1C"/>
    <w:rsid w:val="00770F9C"/>
    <w:rsid w:val="00771E7B"/>
    <w:rsid w:val="00772670"/>
    <w:rsid w:val="00772D7D"/>
    <w:rsid w:val="00773336"/>
    <w:rsid w:val="00773946"/>
    <w:rsid w:val="00773E23"/>
    <w:rsid w:val="00774005"/>
    <w:rsid w:val="00774086"/>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D0"/>
    <w:rsid w:val="007827F8"/>
    <w:rsid w:val="00782C9E"/>
    <w:rsid w:val="00782EFE"/>
    <w:rsid w:val="00783A8F"/>
    <w:rsid w:val="00785448"/>
    <w:rsid w:val="00785965"/>
    <w:rsid w:val="00785AFB"/>
    <w:rsid w:val="00786100"/>
    <w:rsid w:val="00786270"/>
    <w:rsid w:val="00793451"/>
    <w:rsid w:val="00794422"/>
    <w:rsid w:val="0079452D"/>
    <w:rsid w:val="007949B1"/>
    <w:rsid w:val="00794F1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7A"/>
    <w:rsid w:val="007A4303"/>
    <w:rsid w:val="007A5A8E"/>
    <w:rsid w:val="007A5EAB"/>
    <w:rsid w:val="007A67E4"/>
    <w:rsid w:val="007A6BAD"/>
    <w:rsid w:val="007A74A3"/>
    <w:rsid w:val="007B0401"/>
    <w:rsid w:val="007B15CA"/>
    <w:rsid w:val="007B173F"/>
    <w:rsid w:val="007B256F"/>
    <w:rsid w:val="007B2DF2"/>
    <w:rsid w:val="007B2F17"/>
    <w:rsid w:val="007B30D2"/>
    <w:rsid w:val="007B46B6"/>
    <w:rsid w:val="007B4FA4"/>
    <w:rsid w:val="007B5025"/>
    <w:rsid w:val="007B54C8"/>
    <w:rsid w:val="007B61F1"/>
    <w:rsid w:val="007B64D0"/>
    <w:rsid w:val="007B6F25"/>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F92"/>
    <w:rsid w:val="007E2219"/>
    <w:rsid w:val="007E2245"/>
    <w:rsid w:val="007E28F3"/>
    <w:rsid w:val="007E2D02"/>
    <w:rsid w:val="007E433C"/>
    <w:rsid w:val="007E4BA4"/>
    <w:rsid w:val="007E5757"/>
    <w:rsid w:val="007E667D"/>
    <w:rsid w:val="007E6869"/>
    <w:rsid w:val="007E6F69"/>
    <w:rsid w:val="007E741F"/>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1B6"/>
    <w:rsid w:val="0080634F"/>
    <w:rsid w:val="0080675B"/>
    <w:rsid w:val="00807303"/>
    <w:rsid w:val="0080730A"/>
    <w:rsid w:val="00810901"/>
    <w:rsid w:val="00810F06"/>
    <w:rsid w:val="00812B77"/>
    <w:rsid w:val="00812FD4"/>
    <w:rsid w:val="008140EE"/>
    <w:rsid w:val="00814158"/>
    <w:rsid w:val="0081455B"/>
    <w:rsid w:val="00815263"/>
    <w:rsid w:val="008152E1"/>
    <w:rsid w:val="008164E7"/>
    <w:rsid w:val="00816C9A"/>
    <w:rsid w:val="0081796E"/>
    <w:rsid w:val="00821BD2"/>
    <w:rsid w:val="0082280A"/>
    <w:rsid w:val="008235B5"/>
    <w:rsid w:val="0082370B"/>
    <w:rsid w:val="00823DB7"/>
    <w:rsid w:val="00824191"/>
    <w:rsid w:val="00824972"/>
    <w:rsid w:val="00824DEE"/>
    <w:rsid w:val="00825F34"/>
    <w:rsid w:val="008261B7"/>
    <w:rsid w:val="008273EA"/>
    <w:rsid w:val="008277B6"/>
    <w:rsid w:val="008277ED"/>
    <w:rsid w:val="00827B7E"/>
    <w:rsid w:val="00827BA1"/>
    <w:rsid w:val="00827EDD"/>
    <w:rsid w:val="00830353"/>
    <w:rsid w:val="00830675"/>
    <w:rsid w:val="00830A64"/>
    <w:rsid w:val="00831B89"/>
    <w:rsid w:val="00832231"/>
    <w:rsid w:val="008324D1"/>
    <w:rsid w:val="00832FE1"/>
    <w:rsid w:val="008333C0"/>
    <w:rsid w:val="00834452"/>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5102"/>
    <w:rsid w:val="00845E65"/>
    <w:rsid w:val="00846321"/>
    <w:rsid w:val="00847FCF"/>
    <w:rsid w:val="0085040B"/>
    <w:rsid w:val="0085056D"/>
    <w:rsid w:val="00850EB1"/>
    <w:rsid w:val="008523B7"/>
    <w:rsid w:val="00853429"/>
    <w:rsid w:val="00853790"/>
    <w:rsid w:val="00853EDC"/>
    <w:rsid w:val="008556B8"/>
    <w:rsid w:val="008558D6"/>
    <w:rsid w:val="00856150"/>
    <w:rsid w:val="008564D0"/>
    <w:rsid w:val="00856724"/>
    <w:rsid w:val="00856839"/>
    <w:rsid w:val="008571A6"/>
    <w:rsid w:val="008572B6"/>
    <w:rsid w:val="00857729"/>
    <w:rsid w:val="00857FAA"/>
    <w:rsid w:val="00860D0C"/>
    <w:rsid w:val="0086103F"/>
    <w:rsid w:val="0086287B"/>
    <w:rsid w:val="008640E5"/>
    <w:rsid w:val="008645B9"/>
    <w:rsid w:val="00864A7F"/>
    <w:rsid w:val="008656CA"/>
    <w:rsid w:val="00865DA8"/>
    <w:rsid w:val="00865F75"/>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57FF"/>
    <w:rsid w:val="00875BA5"/>
    <w:rsid w:val="00876ED3"/>
    <w:rsid w:val="00877E5C"/>
    <w:rsid w:val="0088028C"/>
    <w:rsid w:val="008811E2"/>
    <w:rsid w:val="008817EB"/>
    <w:rsid w:val="00881888"/>
    <w:rsid w:val="00881C81"/>
    <w:rsid w:val="00881F65"/>
    <w:rsid w:val="00882E31"/>
    <w:rsid w:val="00883033"/>
    <w:rsid w:val="008841B6"/>
    <w:rsid w:val="00885776"/>
    <w:rsid w:val="00885EB7"/>
    <w:rsid w:val="008867A4"/>
    <w:rsid w:val="00886883"/>
    <w:rsid w:val="00886A24"/>
    <w:rsid w:val="00886BED"/>
    <w:rsid w:val="00886C87"/>
    <w:rsid w:val="00887AEB"/>
    <w:rsid w:val="00887C8F"/>
    <w:rsid w:val="00887DBE"/>
    <w:rsid w:val="00890E65"/>
    <w:rsid w:val="00891953"/>
    <w:rsid w:val="00891F4E"/>
    <w:rsid w:val="0089202F"/>
    <w:rsid w:val="00892038"/>
    <w:rsid w:val="008921BD"/>
    <w:rsid w:val="0089258B"/>
    <w:rsid w:val="008925F7"/>
    <w:rsid w:val="00892912"/>
    <w:rsid w:val="00892EF6"/>
    <w:rsid w:val="0089368B"/>
    <w:rsid w:val="008949E4"/>
    <w:rsid w:val="008949EA"/>
    <w:rsid w:val="00894B06"/>
    <w:rsid w:val="00894C72"/>
    <w:rsid w:val="0089674D"/>
    <w:rsid w:val="008967E0"/>
    <w:rsid w:val="00897681"/>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C0C8B"/>
    <w:rsid w:val="008C0DA3"/>
    <w:rsid w:val="008C372D"/>
    <w:rsid w:val="008C399F"/>
    <w:rsid w:val="008C3ED0"/>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434"/>
    <w:rsid w:val="008E48B0"/>
    <w:rsid w:val="008E5085"/>
    <w:rsid w:val="008E56A9"/>
    <w:rsid w:val="008E57AF"/>
    <w:rsid w:val="008E5A07"/>
    <w:rsid w:val="008E5E76"/>
    <w:rsid w:val="008E5EE6"/>
    <w:rsid w:val="008E635C"/>
    <w:rsid w:val="008E65E4"/>
    <w:rsid w:val="008E6691"/>
    <w:rsid w:val="008E6767"/>
    <w:rsid w:val="008E6AC0"/>
    <w:rsid w:val="008E6E96"/>
    <w:rsid w:val="008F0347"/>
    <w:rsid w:val="008F121C"/>
    <w:rsid w:val="008F4713"/>
    <w:rsid w:val="008F5973"/>
    <w:rsid w:val="008F5DFE"/>
    <w:rsid w:val="008F6027"/>
    <w:rsid w:val="008F65B3"/>
    <w:rsid w:val="008F6A10"/>
    <w:rsid w:val="008F6E92"/>
    <w:rsid w:val="00901A6B"/>
    <w:rsid w:val="00902178"/>
    <w:rsid w:val="0090235B"/>
    <w:rsid w:val="00902DB2"/>
    <w:rsid w:val="00903235"/>
    <w:rsid w:val="009041C6"/>
    <w:rsid w:val="009052BA"/>
    <w:rsid w:val="0090656D"/>
    <w:rsid w:val="00906959"/>
    <w:rsid w:val="00906A20"/>
    <w:rsid w:val="00906D78"/>
    <w:rsid w:val="009074F8"/>
    <w:rsid w:val="0091034B"/>
    <w:rsid w:val="00911610"/>
    <w:rsid w:val="00912B98"/>
    <w:rsid w:val="00912D68"/>
    <w:rsid w:val="00912FA1"/>
    <w:rsid w:val="00914A1A"/>
    <w:rsid w:val="00914CCC"/>
    <w:rsid w:val="00915818"/>
    <w:rsid w:val="009161B2"/>
    <w:rsid w:val="00916D2C"/>
    <w:rsid w:val="0091784F"/>
    <w:rsid w:val="00917D62"/>
    <w:rsid w:val="00917E28"/>
    <w:rsid w:val="00920688"/>
    <w:rsid w:val="00920D2B"/>
    <w:rsid w:val="009216B1"/>
    <w:rsid w:val="00921BAD"/>
    <w:rsid w:val="00921DE4"/>
    <w:rsid w:val="00921F22"/>
    <w:rsid w:val="00922306"/>
    <w:rsid w:val="00922C6F"/>
    <w:rsid w:val="00922F77"/>
    <w:rsid w:val="009232F0"/>
    <w:rsid w:val="00923FE0"/>
    <w:rsid w:val="00924793"/>
    <w:rsid w:val="009248D5"/>
    <w:rsid w:val="00924C11"/>
    <w:rsid w:val="00925161"/>
    <w:rsid w:val="0092548F"/>
    <w:rsid w:val="00927F33"/>
    <w:rsid w:val="00930507"/>
    <w:rsid w:val="00930525"/>
    <w:rsid w:val="00932561"/>
    <w:rsid w:val="00932651"/>
    <w:rsid w:val="00933225"/>
    <w:rsid w:val="00933B30"/>
    <w:rsid w:val="0093416E"/>
    <w:rsid w:val="00934697"/>
    <w:rsid w:val="00934C08"/>
    <w:rsid w:val="00936063"/>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7A7D"/>
    <w:rsid w:val="009503A7"/>
    <w:rsid w:val="00950567"/>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5DB3"/>
    <w:rsid w:val="00967513"/>
    <w:rsid w:val="00967849"/>
    <w:rsid w:val="009679B3"/>
    <w:rsid w:val="00970104"/>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351B"/>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6151"/>
    <w:rsid w:val="00996F86"/>
    <w:rsid w:val="00997492"/>
    <w:rsid w:val="00997D2A"/>
    <w:rsid w:val="009A0571"/>
    <w:rsid w:val="009A07EC"/>
    <w:rsid w:val="009A0E68"/>
    <w:rsid w:val="009A1D9D"/>
    <w:rsid w:val="009A20AA"/>
    <w:rsid w:val="009A2291"/>
    <w:rsid w:val="009A2659"/>
    <w:rsid w:val="009A281D"/>
    <w:rsid w:val="009A28D9"/>
    <w:rsid w:val="009A2CF5"/>
    <w:rsid w:val="009A3460"/>
    <w:rsid w:val="009A3649"/>
    <w:rsid w:val="009A46E7"/>
    <w:rsid w:val="009A4D9F"/>
    <w:rsid w:val="009A4F1F"/>
    <w:rsid w:val="009A5886"/>
    <w:rsid w:val="009A6B65"/>
    <w:rsid w:val="009A71E6"/>
    <w:rsid w:val="009A740B"/>
    <w:rsid w:val="009B00FD"/>
    <w:rsid w:val="009B022A"/>
    <w:rsid w:val="009B0AA3"/>
    <w:rsid w:val="009B0AB9"/>
    <w:rsid w:val="009B1168"/>
    <w:rsid w:val="009B141B"/>
    <w:rsid w:val="009B2256"/>
    <w:rsid w:val="009B256F"/>
    <w:rsid w:val="009B29ED"/>
    <w:rsid w:val="009B2B50"/>
    <w:rsid w:val="009B331A"/>
    <w:rsid w:val="009B49D3"/>
    <w:rsid w:val="009B4A2D"/>
    <w:rsid w:val="009B4CDA"/>
    <w:rsid w:val="009B5199"/>
    <w:rsid w:val="009B5679"/>
    <w:rsid w:val="009B66DA"/>
    <w:rsid w:val="009B6EA0"/>
    <w:rsid w:val="009B7102"/>
    <w:rsid w:val="009B7171"/>
    <w:rsid w:val="009B7688"/>
    <w:rsid w:val="009B7B62"/>
    <w:rsid w:val="009C0A69"/>
    <w:rsid w:val="009C10C5"/>
    <w:rsid w:val="009C6B19"/>
    <w:rsid w:val="009C6E1B"/>
    <w:rsid w:val="009C6E5F"/>
    <w:rsid w:val="009C77E8"/>
    <w:rsid w:val="009D0DA0"/>
    <w:rsid w:val="009D0EB6"/>
    <w:rsid w:val="009D0F69"/>
    <w:rsid w:val="009D1F36"/>
    <w:rsid w:val="009D255E"/>
    <w:rsid w:val="009D25B4"/>
    <w:rsid w:val="009D262E"/>
    <w:rsid w:val="009D27B3"/>
    <w:rsid w:val="009D2AAD"/>
    <w:rsid w:val="009D2CED"/>
    <w:rsid w:val="009D2E4E"/>
    <w:rsid w:val="009D41A5"/>
    <w:rsid w:val="009D44F3"/>
    <w:rsid w:val="009D45F8"/>
    <w:rsid w:val="009D49A0"/>
    <w:rsid w:val="009D5C3D"/>
    <w:rsid w:val="009D6568"/>
    <w:rsid w:val="009D67C1"/>
    <w:rsid w:val="009D6948"/>
    <w:rsid w:val="009D7A72"/>
    <w:rsid w:val="009E0199"/>
    <w:rsid w:val="009E0287"/>
    <w:rsid w:val="009E11C0"/>
    <w:rsid w:val="009E1415"/>
    <w:rsid w:val="009E1678"/>
    <w:rsid w:val="009E16A8"/>
    <w:rsid w:val="009E1B75"/>
    <w:rsid w:val="009E219A"/>
    <w:rsid w:val="009E2BD8"/>
    <w:rsid w:val="009E3570"/>
    <w:rsid w:val="009E3DA7"/>
    <w:rsid w:val="009E4335"/>
    <w:rsid w:val="009E4548"/>
    <w:rsid w:val="009E5AAD"/>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57A"/>
    <w:rsid w:val="009F2EA7"/>
    <w:rsid w:val="009F325B"/>
    <w:rsid w:val="009F3865"/>
    <w:rsid w:val="009F3FFE"/>
    <w:rsid w:val="009F4137"/>
    <w:rsid w:val="009F4A46"/>
    <w:rsid w:val="009F53AE"/>
    <w:rsid w:val="009F637B"/>
    <w:rsid w:val="00A00C79"/>
    <w:rsid w:val="00A02044"/>
    <w:rsid w:val="00A02641"/>
    <w:rsid w:val="00A03565"/>
    <w:rsid w:val="00A038FD"/>
    <w:rsid w:val="00A03B8E"/>
    <w:rsid w:val="00A03DAF"/>
    <w:rsid w:val="00A03DBD"/>
    <w:rsid w:val="00A044FF"/>
    <w:rsid w:val="00A04A4F"/>
    <w:rsid w:val="00A04D1B"/>
    <w:rsid w:val="00A04F0F"/>
    <w:rsid w:val="00A05281"/>
    <w:rsid w:val="00A055F5"/>
    <w:rsid w:val="00A06316"/>
    <w:rsid w:val="00A072A0"/>
    <w:rsid w:val="00A1000E"/>
    <w:rsid w:val="00A10DD6"/>
    <w:rsid w:val="00A10E89"/>
    <w:rsid w:val="00A1110A"/>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D0B"/>
    <w:rsid w:val="00A230A3"/>
    <w:rsid w:val="00A2318B"/>
    <w:rsid w:val="00A24EC5"/>
    <w:rsid w:val="00A257E6"/>
    <w:rsid w:val="00A26616"/>
    <w:rsid w:val="00A26D6D"/>
    <w:rsid w:val="00A2744C"/>
    <w:rsid w:val="00A27679"/>
    <w:rsid w:val="00A27B14"/>
    <w:rsid w:val="00A27D60"/>
    <w:rsid w:val="00A30F66"/>
    <w:rsid w:val="00A3121A"/>
    <w:rsid w:val="00A31B17"/>
    <w:rsid w:val="00A31FCE"/>
    <w:rsid w:val="00A329C3"/>
    <w:rsid w:val="00A32C9D"/>
    <w:rsid w:val="00A3368D"/>
    <w:rsid w:val="00A3379C"/>
    <w:rsid w:val="00A33C46"/>
    <w:rsid w:val="00A33F79"/>
    <w:rsid w:val="00A34609"/>
    <w:rsid w:val="00A362AA"/>
    <w:rsid w:val="00A36C2C"/>
    <w:rsid w:val="00A36D3F"/>
    <w:rsid w:val="00A40AAA"/>
    <w:rsid w:val="00A40BE5"/>
    <w:rsid w:val="00A40D5A"/>
    <w:rsid w:val="00A41E03"/>
    <w:rsid w:val="00A41E92"/>
    <w:rsid w:val="00A41FFC"/>
    <w:rsid w:val="00A421FE"/>
    <w:rsid w:val="00A43A1E"/>
    <w:rsid w:val="00A43C5D"/>
    <w:rsid w:val="00A449AD"/>
    <w:rsid w:val="00A44B0D"/>
    <w:rsid w:val="00A44E2C"/>
    <w:rsid w:val="00A4528C"/>
    <w:rsid w:val="00A460B3"/>
    <w:rsid w:val="00A46784"/>
    <w:rsid w:val="00A46A59"/>
    <w:rsid w:val="00A46ED8"/>
    <w:rsid w:val="00A47714"/>
    <w:rsid w:val="00A51AED"/>
    <w:rsid w:val="00A51B5A"/>
    <w:rsid w:val="00A51C82"/>
    <w:rsid w:val="00A51FB4"/>
    <w:rsid w:val="00A54CAD"/>
    <w:rsid w:val="00A54CE9"/>
    <w:rsid w:val="00A55268"/>
    <w:rsid w:val="00A55392"/>
    <w:rsid w:val="00A5540B"/>
    <w:rsid w:val="00A559B0"/>
    <w:rsid w:val="00A5632B"/>
    <w:rsid w:val="00A56C40"/>
    <w:rsid w:val="00A60B98"/>
    <w:rsid w:val="00A610FC"/>
    <w:rsid w:val="00A614A3"/>
    <w:rsid w:val="00A623AC"/>
    <w:rsid w:val="00A62570"/>
    <w:rsid w:val="00A629B7"/>
    <w:rsid w:val="00A62A7F"/>
    <w:rsid w:val="00A63F13"/>
    <w:rsid w:val="00A654FA"/>
    <w:rsid w:val="00A6763B"/>
    <w:rsid w:val="00A67741"/>
    <w:rsid w:val="00A70180"/>
    <w:rsid w:val="00A70B86"/>
    <w:rsid w:val="00A7160A"/>
    <w:rsid w:val="00A71E80"/>
    <w:rsid w:val="00A72B29"/>
    <w:rsid w:val="00A72C36"/>
    <w:rsid w:val="00A7331C"/>
    <w:rsid w:val="00A73923"/>
    <w:rsid w:val="00A744CC"/>
    <w:rsid w:val="00A7487B"/>
    <w:rsid w:val="00A762F4"/>
    <w:rsid w:val="00A7689C"/>
    <w:rsid w:val="00A769D4"/>
    <w:rsid w:val="00A76E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FD7"/>
    <w:rsid w:val="00A860DD"/>
    <w:rsid w:val="00A8679D"/>
    <w:rsid w:val="00A8693B"/>
    <w:rsid w:val="00A86CAF"/>
    <w:rsid w:val="00A87A11"/>
    <w:rsid w:val="00A9009E"/>
    <w:rsid w:val="00A90B6B"/>
    <w:rsid w:val="00A90E45"/>
    <w:rsid w:val="00A90FE4"/>
    <w:rsid w:val="00A912A0"/>
    <w:rsid w:val="00A925EC"/>
    <w:rsid w:val="00A928BF"/>
    <w:rsid w:val="00A9343B"/>
    <w:rsid w:val="00A95066"/>
    <w:rsid w:val="00A952AC"/>
    <w:rsid w:val="00A953CC"/>
    <w:rsid w:val="00A95694"/>
    <w:rsid w:val="00A9581E"/>
    <w:rsid w:val="00A95B59"/>
    <w:rsid w:val="00A962CD"/>
    <w:rsid w:val="00A9676A"/>
    <w:rsid w:val="00A97223"/>
    <w:rsid w:val="00A9773F"/>
    <w:rsid w:val="00AA02CB"/>
    <w:rsid w:val="00AA0352"/>
    <w:rsid w:val="00AA06E8"/>
    <w:rsid w:val="00AA0BF4"/>
    <w:rsid w:val="00AA267B"/>
    <w:rsid w:val="00AA28C7"/>
    <w:rsid w:val="00AA28F3"/>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B0128"/>
    <w:rsid w:val="00AB0347"/>
    <w:rsid w:val="00AB0355"/>
    <w:rsid w:val="00AB0637"/>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B77"/>
    <w:rsid w:val="00AE5AA0"/>
    <w:rsid w:val="00AE7454"/>
    <w:rsid w:val="00AE74C2"/>
    <w:rsid w:val="00AE78E0"/>
    <w:rsid w:val="00AF0021"/>
    <w:rsid w:val="00AF03A1"/>
    <w:rsid w:val="00AF0CB2"/>
    <w:rsid w:val="00AF0D9B"/>
    <w:rsid w:val="00AF29FD"/>
    <w:rsid w:val="00AF2F82"/>
    <w:rsid w:val="00AF34E5"/>
    <w:rsid w:val="00AF38C1"/>
    <w:rsid w:val="00AF3C9D"/>
    <w:rsid w:val="00AF4461"/>
    <w:rsid w:val="00AF4735"/>
    <w:rsid w:val="00AF4B73"/>
    <w:rsid w:val="00AF4DFB"/>
    <w:rsid w:val="00AF537E"/>
    <w:rsid w:val="00AF545C"/>
    <w:rsid w:val="00AF56FF"/>
    <w:rsid w:val="00AF5ED5"/>
    <w:rsid w:val="00AF646E"/>
    <w:rsid w:val="00AF651D"/>
    <w:rsid w:val="00AF6633"/>
    <w:rsid w:val="00AF695D"/>
    <w:rsid w:val="00AF6E2A"/>
    <w:rsid w:val="00AF6F34"/>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1121"/>
    <w:rsid w:val="00B41BCC"/>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3314"/>
    <w:rsid w:val="00B6333D"/>
    <w:rsid w:val="00B63EAC"/>
    <w:rsid w:val="00B64A22"/>
    <w:rsid w:val="00B650C8"/>
    <w:rsid w:val="00B67F7F"/>
    <w:rsid w:val="00B70FDD"/>
    <w:rsid w:val="00B71815"/>
    <w:rsid w:val="00B719EF"/>
    <w:rsid w:val="00B71DF6"/>
    <w:rsid w:val="00B72675"/>
    <w:rsid w:val="00B730D5"/>
    <w:rsid w:val="00B73B03"/>
    <w:rsid w:val="00B73D13"/>
    <w:rsid w:val="00B74846"/>
    <w:rsid w:val="00B7553A"/>
    <w:rsid w:val="00B756CA"/>
    <w:rsid w:val="00B76F09"/>
    <w:rsid w:val="00B773E9"/>
    <w:rsid w:val="00B773FE"/>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254C"/>
    <w:rsid w:val="00B94A59"/>
    <w:rsid w:val="00B94B4E"/>
    <w:rsid w:val="00B95B45"/>
    <w:rsid w:val="00B968C9"/>
    <w:rsid w:val="00B96ED3"/>
    <w:rsid w:val="00B9774F"/>
    <w:rsid w:val="00BA0CC4"/>
    <w:rsid w:val="00BA1179"/>
    <w:rsid w:val="00BA12A7"/>
    <w:rsid w:val="00BA1446"/>
    <w:rsid w:val="00BA163F"/>
    <w:rsid w:val="00BA16DE"/>
    <w:rsid w:val="00BA1FEF"/>
    <w:rsid w:val="00BA230F"/>
    <w:rsid w:val="00BA26E8"/>
    <w:rsid w:val="00BA2B9A"/>
    <w:rsid w:val="00BA375C"/>
    <w:rsid w:val="00BA380C"/>
    <w:rsid w:val="00BA447E"/>
    <w:rsid w:val="00BA4745"/>
    <w:rsid w:val="00BA48E0"/>
    <w:rsid w:val="00BA4EDC"/>
    <w:rsid w:val="00BA512C"/>
    <w:rsid w:val="00BA5EC9"/>
    <w:rsid w:val="00BA5F5D"/>
    <w:rsid w:val="00BA649B"/>
    <w:rsid w:val="00BA6541"/>
    <w:rsid w:val="00BA682E"/>
    <w:rsid w:val="00BA7779"/>
    <w:rsid w:val="00BB028E"/>
    <w:rsid w:val="00BB02BF"/>
    <w:rsid w:val="00BB081D"/>
    <w:rsid w:val="00BB0E22"/>
    <w:rsid w:val="00BB15F3"/>
    <w:rsid w:val="00BB1B15"/>
    <w:rsid w:val="00BB2CC3"/>
    <w:rsid w:val="00BB309B"/>
    <w:rsid w:val="00BB3742"/>
    <w:rsid w:val="00BB398F"/>
    <w:rsid w:val="00BB3A13"/>
    <w:rsid w:val="00BB3B99"/>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61D9"/>
    <w:rsid w:val="00BC64C7"/>
    <w:rsid w:val="00BD0CE1"/>
    <w:rsid w:val="00BD1680"/>
    <w:rsid w:val="00BD2229"/>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3619"/>
    <w:rsid w:val="00C04C18"/>
    <w:rsid w:val="00C0537A"/>
    <w:rsid w:val="00C05397"/>
    <w:rsid w:val="00C0566D"/>
    <w:rsid w:val="00C05CD4"/>
    <w:rsid w:val="00C062BF"/>
    <w:rsid w:val="00C07366"/>
    <w:rsid w:val="00C10A2C"/>
    <w:rsid w:val="00C10F37"/>
    <w:rsid w:val="00C11075"/>
    <w:rsid w:val="00C11BA9"/>
    <w:rsid w:val="00C12287"/>
    <w:rsid w:val="00C126AB"/>
    <w:rsid w:val="00C1272F"/>
    <w:rsid w:val="00C12A32"/>
    <w:rsid w:val="00C137CE"/>
    <w:rsid w:val="00C14294"/>
    <w:rsid w:val="00C14DA6"/>
    <w:rsid w:val="00C1502E"/>
    <w:rsid w:val="00C1525F"/>
    <w:rsid w:val="00C16520"/>
    <w:rsid w:val="00C20133"/>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5234"/>
    <w:rsid w:val="00C3534E"/>
    <w:rsid w:val="00C35945"/>
    <w:rsid w:val="00C36870"/>
    <w:rsid w:val="00C36A4C"/>
    <w:rsid w:val="00C36D46"/>
    <w:rsid w:val="00C37A84"/>
    <w:rsid w:val="00C4061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CE"/>
    <w:rsid w:val="00C55F4B"/>
    <w:rsid w:val="00C564AD"/>
    <w:rsid w:val="00C570CE"/>
    <w:rsid w:val="00C571E2"/>
    <w:rsid w:val="00C57765"/>
    <w:rsid w:val="00C578B5"/>
    <w:rsid w:val="00C57AAD"/>
    <w:rsid w:val="00C60645"/>
    <w:rsid w:val="00C60802"/>
    <w:rsid w:val="00C61256"/>
    <w:rsid w:val="00C627BE"/>
    <w:rsid w:val="00C629C1"/>
    <w:rsid w:val="00C63047"/>
    <w:rsid w:val="00C639ED"/>
    <w:rsid w:val="00C6434E"/>
    <w:rsid w:val="00C653C1"/>
    <w:rsid w:val="00C657DD"/>
    <w:rsid w:val="00C671CB"/>
    <w:rsid w:val="00C6771A"/>
    <w:rsid w:val="00C677F0"/>
    <w:rsid w:val="00C67EB5"/>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3E18"/>
    <w:rsid w:val="00C83E36"/>
    <w:rsid w:val="00C84185"/>
    <w:rsid w:val="00C84CD3"/>
    <w:rsid w:val="00C84DD5"/>
    <w:rsid w:val="00C85BAD"/>
    <w:rsid w:val="00C85C30"/>
    <w:rsid w:val="00C86438"/>
    <w:rsid w:val="00C872AF"/>
    <w:rsid w:val="00C9093C"/>
    <w:rsid w:val="00C911AA"/>
    <w:rsid w:val="00C91804"/>
    <w:rsid w:val="00C92761"/>
    <w:rsid w:val="00C92B0D"/>
    <w:rsid w:val="00C93567"/>
    <w:rsid w:val="00C9396C"/>
    <w:rsid w:val="00C943D6"/>
    <w:rsid w:val="00C945DF"/>
    <w:rsid w:val="00C94D1B"/>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97"/>
    <w:rsid w:val="00CA7C9E"/>
    <w:rsid w:val="00CB0D7F"/>
    <w:rsid w:val="00CB0D9C"/>
    <w:rsid w:val="00CB185B"/>
    <w:rsid w:val="00CB3805"/>
    <w:rsid w:val="00CB4611"/>
    <w:rsid w:val="00CB524F"/>
    <w:rsid w:val="00CB57A1"/>
    <w:rsid w:val="00CB5F24"/>
    <w:rsid w:val="00CB6642"/>
    <w:rsid w:val="00CB6D27"/>
    <w:rsid w:val="00CB7332"/>
    <w:rsid w:val="00CB786C"/>
    <w:rsid w:val="00CB7BD8"/>
    <w:rsid w:val="00CC0104"/>
    <w:rsid w:val="00CC036F"/>
    <w:rsid w:val="00CC0B78"/>
    <w:rsid w:val="00CC0D75"/>
    <w:rsid w:val="00CC18C2"/>
    <w:rsid w:val="00CC1AD9"/>
    <w:rsid w:val="00CC1AF4"/>
    <w:rsid w:val="00CC1B63"/>
    <w:rsid w:val="00CC2095"/>
    <w:rsid w:val="00CC28BE"/>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53D"/>
    <w:rsid w:val="00CE5B92"/>
    <w:rsid w:val="00CE5BE2"/>
    <w:rsid w:val="00CE5CD3"/>
    <w:rsid w:val="00CE67EA"/>
    <w:rsid w:val="00CE6E89"/>
    <w:rsid w:val="00CF0069"/>
    <w:rsid w:val="00CF020A"/>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37A9"/>
    <w:rsid w:val="00D23F5A"/>
    <w:rsid w:val="00D242F6"/>
    <w:rsid w:val="00D24649"/>
    <w:rsid w:val="00D24721"/>
    <w:rsid w:val="00D25AA8"/>
    <w:rsid w:val="00D25ADA"/>
    <w:rsid w:val="00D25E3E"/>
    <w:rsid w:val="00D25EC0"/>
    <w:rsid w:val="00D2603E"/>
    <w:rsid w:val="00D26B1E"/>
    <w:rsid w:val="00D27DE2"/>
    <w:rsid w:val="00D30F80"/>
    <w:rsid w:val="00D32440"/>
    <w:rsid w:val="00D32748"/>
    <w:rsid w:val="00D329B8"/>
    <w:rsid w:val="00D33540"/>
    <w:rsid w:val="00D3404F"/>
    <w:rsid w:val="00D3594F"/>
    <w:rsid w:val="00D35D86"/>
    <w:rsid w:val="00D361DD"/>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D3"/>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528E"/>
    <w:rsid w:val="00D75899"/>
    <w:rsid w:val="00D75BE3"/>
    <w:rsid w:val="00D772EB"/>
    <w:rsid w:val="00D77B9F"/>
    <w:rsid w:val="00D80B58"/>
    <w:rsid w:val="00D80E50"/>
    <w:rsid w:val="00D81417"/>
    <w:rsid w:val="00D816D6"/>
    <w:rsid w:val="00D81CAF"/>
    <w:rsid w:val="00D829F7"/>
    <w:rsid w:val="00D8337A"/>
    <w:rsid w:val="00D854A7"/>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141A"/>
    <w:rsid w:val="00DA194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C01A6"/>
    <w:rsid w:val="00DC04BC"/>
    <w:rsid w:val="00DC24D6"/>
    <w:rsid w:val="00DC25AA"/>
    <w:rsid w:val="00DC3165"/>
    <w:rsid w:val="00DC4E0B"/>
    <w:rsid w:val="00DC51D4"/>
    <w:rsid w:val="00DC5C46"/>
    <w:rsid w:val="00DC5DD0"/>
    <w:rsid w:val="00DC5E5D"/>
    <w:rsid w:val="00DC608C"/>
    <w:rsid w:val="00DC6A65"/>
    <w:rsid w:val="00DC7357"/>
    <w:rsid w:val="00DC7EA0"/>
    <w:rsid w:val="00DD0A5C"/>
    <w:rsid w:val="00DD1DB7"/>
    <w:rsid w:val="00DD2623"/>
    <w:rsid w:val="00DD3EC4"/>
    <w:rsid w:val="00DD3EFF"/>
    <w:rsid w:val="00DD40EE"/>
    <w:rsid w:val="00DD4C19"/>
    <w:rsid w:val="00DD5356"/>
    <w:rsid w:val="00DD582A"/>
    <w:rsid w:val="00DD6FD1"/>
    <w:rsid w:val="00DD79F8"/>
    <w:rsid w:val="00DE0876"/>
    <w:rsid w:val="00DE1007"/>
    <w:rsid w:val="00DE17FF"/>
    <w:rsid w:val="00DE200E"/>
    <w:rsid w:val="00DE2536"/>
    <w:rsid w:val="00DE2637"/>
    <w:rsid w:val="00DE3BAC"/>
    <w:rsid w:val="00DE3C4C"/>
    <w:rsid w:val="00DE49DA"/>
    <w:rsid w:val="00DE5242"/>
    <w:rsid w:val="00DE631A"/>
    <w:rsid w:val="00DE6995"/>
    <w:rsid w:val="00DE7919"/>
    <w:rsid w:val="00DE7D77"/>
    <w:rsid w:val="00DF093E"/>
    <w:rsid w:val="00DF1547"/>
    <w:rsid w:val="00DF182E"/>
    <w:rsid w:val="00DF1D06"/>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4DD"/>
    <w:rsid w:val="00E032F1"/>
    <w:rsid w:val="00E03539"/>
    <w:rsid w:val="00E03990"/>
    <w:rsid w:val="00E044B2"/>
    <w:rsid w:val="00E05411"/>
    <w:rsid w:val="00E056B4"/>
    <w:rsid w:val="00E05C2D"/>
    <w:rsid w:val="00E10030"/>
    <w:rsid w:val="00E10460"/>
    <w:rsid w:val="00E105BB"/>
    <w:rsid w:val="00E10769"/>
    <w:rsid w:val="00E1177D"/>
    <w:rsid w:val="00E11AE5"/>
    <w:rsid w:val="00E12544"/>
    <w:rsid w:val="00E127A0"/>
    <w:rsid w:val="00E12CAB"/>
    <w:rsid w:val="00E13866"/>
    <w:rsid w:val="00E13DEA"/>
    <w:rsid w:val="00E1437F"/>
    <w:rsid w:val="00E14A35"/>
    <w:rsid w:val="00E15F5F"/>
    <w:rsid w:val="00E160F5"/>
    <w:rsid w:val="00E17FCF"/>
    <w:rsid w:val="00E21237"/>
    <w:rsid w:val="00E22364"/>
    <w:rsid w:val="00E22AFA"/>
    <w:rsid w:val="00E23280"/>
    <w:rsid w:val="00E233E8"/>
    <w:rsid w:val="00E23737"/>
    <w:rsid w:val="00E238FC"/>
    <w:rsid w:val="00E23913"/>
    <w:rsid w:val="00E24155"/>
    <w:rsid w:val="00E24D6B"/>
    <w:rsid w:val="00E24D71"/>
    <w:rsid w:val="00E251D8"/>
    <w:rsid w:val="00E25417"/>
    <w:rsid w:val="00E25EC3"/>
    <w:rsid w:val="00E262E8"/>
    <w:rsid w:val="00E27173"/>
    <w:rsid w:val="00E30861"/>
    <w:rsid w:val="00E3087C"/>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70B2"/>
    <w:rsid w:val="00E37246"/>
    <w:rsid w:val="00E37325"/>
    <w:rsid w:val="00E37AD0"/>
    <w:rsid w:val="00E403D8"/>
    <w:rsid w:val="00E40FDD"/>
    <w:rsid w:val="00E413FE"/>
    <w:rsid w:val="00E415CB"/>
    <w:rsid w:val="00E417E0"/>
    <w:rsid w:val="00E42A51"/>
    <w:rsid w:val="00E44177"/>
    <w:rsid w:val="00E44604"/>
    <w:rsid w:val="00E4504D"/>
    <w:rsid w:val="00E4521D"/>
    <w:rsid w:val="00E47098"/>
    <w:rsid w:val="00E4797B"/>
    <w:rsid w:val="00E47A9C"/>
    <w:rsid w:val="00E47F85"/>
    <w:rsid w:val="00E500BE"/>
    <w:rsid w:val="00E50384"/>
    <w:rsid w:val="00E50C99"/>
    <w:rsid w:val="00E51682"/>
    <w:rsid w:val="00E52E4C"/>
    <w:rsid w:val="00E52EB4"/>
    <w:rsid w:val="00E53202"/>
    <w:rsid w:val="00E54089"/>
    <w:rsid w:val="00E5500F"/>
    <w:rsid w:val="00E55EF2"/>
    <w:rsid w:val="00E56718"/>
    <w:rsid w:val="00E56812"/>
    <w:rsid w:val="00E56FA0"/>
    <w:rsid w:val="00E5707D"/>
    <w:rsid w:val="00E574E3"/>
    <w:rsid w:val="00E57F54"/>
    <w:rsid w:val="00E60383"/>
    <w:rsid w:val="00E6078C"/>
    <w:rsid w:val="00E60C89"/>
    <w:rsid w:val="00E63348"/>
    <w:rsid w:val="00E634B2"/>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3276"/>
    <w:rsid w:val="00E7374A"/>
    <w:rsid w:val="00E73A4A"/>
    <w:rsid w:val="00E745DF"/>
    <w:rsid w:val="00E74801"/>
    <w:rsid w:val="00E74A5A"/>
    <w:rsid w:val="00E74C15"/>
    <w:rsid w:val="00E75897"/>
    <w:rsid w:val="00E7607D"/>
    <w:rsid w:val="00E760C1"/>
    <w:rsid w:val="00E7696A"/>
    <w:rsid w:val="00E77EB4"/>
    <w:rsid w:val="00E80391"/>
    <w:rsid w:val="00E803B8"/>
    <w:rsid w:val="00E80A35"/>
    <w:rsid w:val="00E80A37"/>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418D"/>
    <w:rsid w:val="00EA5873"/>
    <w:rsid w:val="00EA6521"/>
    <w:rsid w:val="00EA7EF1"/>
    <w:rsid w:val="00EB0A56"/>
    <w:rsid w:val="00EB0CF6"/>
    <w:rsid w:val="00EB2344"/>
    <w:rsid w:val="00EB2864"/>
    <w:rsid w:val="00EB2873"/>
    <w:rsid w:val="00EB3850"/>
    <w:rsid w:val="00EB3C8C"/>
    <w:rsid w:val="00EB3F9E"/>
    <w:rsid w:val="00EB4666"/>
    <w:rsid w:val="00EB491A"/>
    <w:rsid w:val="00EB4F61"/>
    <w:rsid w:val="00EB6A26"/>
    <w:rsid w:val="00EB7B12"/>
    <w:rsid w:val="00EC03D6"/>
    <w:rsid w:val="00EC0510"/>
    <w:rsid w:val="00EC09BF"/>
    <w:rsid w:val="00EC15C7"/>
    <w:rsid w:val="00EC30C2"/>
    <w:rsid w:val="00EC337D"/>
    <w:rsid w:val="00EC3590"/>
    <w:rsid w:val="00EC3FBE"/>
    <w:rsid w:val="00EC43D7"/>
    <w:rsid w:val="00EC4A64"/>
    <w:rsid w:val="00EC61AC"/>
    <w:rsid w:val="00EC6238"/>
    <w:rsid w:val="00EC7918"/>
    <w:rsid w:val="00ED02D9"/>
    <w:rsid w:val="00ED0A2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614D"/>
    <w:rsid w:val="00EE668A"/>
    <w:rsid w:val="00EE7190"/>
    <w:rsid w:val="00EF0695"/>
    <w:rsid w:val="00EF0920"/>
    <w:rsid w:val="00EF0A07"/>
    <w:rsid w:val="00EF0C49"/>
    <w:rsid w:val="00EF0C82"/>
    <w:rsid w:val="00EF0E60"/>
    <w:rsid w:val="00EF3056"/>
    <w:rsid w:val="00EF3A93"/>
    <w:rsid w:val="00EF4FB6"/>
    <w:rsid w:val="00EF515B"/>
    <w:rsid w:val="00EF5647"/>
    <w:rsid w:val="00EF6222"/>
    <w:rsid w:val="00EF7E2A"/>
    <w:rsid w:val="00F00BB2"/>
    <w:rsid w:val="00F01031"/>
    <w:rsid w:val="00F01845"/>
    <w:rsid w:val="00F018AE"/>
    <w:rsid w:val="00F01C0C"/>
    <w:rsid w:val="00F01E2F"/>
    <w:rsid w:val="00F02481"/>
    <w:rsid w:val="00F026ED"/>
    <w:rsid w:val="00F030EC"/>
    <w:rsid w:val="00F031A0"/>
    <w:rsid w:val="00F04D54"/>
    <w:rsid w:val="00F05083"/>
    <w:rsid w:val="00F05920"/>
    <w:rsid w:val="00F05EB9"/>
    <w:rsid w:val="00F05EBA"/>
    <w:rsid w:val="00F060ED"/>
    <w:rsid w:val="00F060F7"/>
    <w:rsid w:val="00F06340"/>
    <w:rsid w:val="00F071CB"/>
    <w:rsid w:val="00F074B2"/>
    <w:rsid w:val="00F10DFC"/>
    <w:rsid w:val="00F117E5"/>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C0C"/>
    <w:rsid w:val="00F22611"/>
    <w:rsid w:val="00F227C1"/>
    <w:rsid w:val="00F22E60"/>
    <w:rsid w:val="00F23381"/>
    <w:rsid w:val="00F235E8"/>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EE8"/>
    <w:rsid w:val="00F3762A"/>
    <w:rsid w:val="00F37C13"/>
    <w:rsid w:val="00F37F04"/>
    <w:rsid w:val="00F42179"/>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5CA2"/>
    <w:rsid w:val="00F561C3"/>
    <w:rsid w:val="00F56889"/>
    <w:rsid w:val="00F56F13"/>
    <w:rsid w:val="00F576C0"/>
    <w:rsid w:val="00F57916"/>
    <w:rsid w:val="00F600DE"/>
    <w:rsid w:val="00F601FE"/>
    <w:rsid w:val="00F612E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BC6"/>
    <w:rsid w:val="00F71E5A"/>
    <w:rsid w:val="00F721B2"/>
    <w:rsid w:val="00F72E82"/>
    <w:rsid w:val="00F7345A"/>
    <w:rsid w:val="00F73D4F"/>
    <w:rsid w:val="00F74722"/>
    <w:rsid w:val="00F74B4B"/>
    <w:rsid w:val="00F7563B"/>
    <w:rsid w:val="00F7663E"/>
    <w:rsid w:val="00F76B7D"/>
    <w:rsid w:val="00F7709F"/>
    <w:rsid w:val="00F80465"/>
    <w:rsid w:val="00F8071B"/>
    <w:rsid w:val="00F8076F"/>
    <w:rsid w:val="00F80C34"/>
    <w:rsid w:val="00F80DDE"/>
    <w:rsid w:val="00F812E2"/>
    <w:rsid w:val="00F8158F"/>
    <w:rsid w:val="00F82593"/>
    <w:rsid w:val="00F830A3"/>
    <w:rsid w:val="00F838AE"/>
    <w:rsid w:val="00F8406A"/>
    <w:rsid w:val="00F84128"/>
    <w:rsid w:val="00F8423A"/>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64B"/>
    <w:rsid w:val="00FC282C"/>
    <w:rsid w:val="00FC2C5F"/>
    <w:rsid w:val="00FC2E62"/>
    <w:rsid w:val="00FC2F60"/>
    <w:rsid w:val="00FC31B5"/>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2636"/>
    <w:rsid w:val="00FE2E7D"/>
    <w:rsid w:val="00FE3396"/>
    <w:rsid w:val="00FE4C28"/>
    <w:rsid w:val="00FE50BB"/>
    <w:rsid w:val="00FE5433"/>
    <w:rsid w:val="00FE5930"/>
    <w:rsid w:val="00FE64A1"/>
    <w:rsid w:val="00FE6C86"/>
    <w:rsid w:val="00FE73C6"/>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B7C6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oter" Target="footer7.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image" Target="media/image13.png"/><Relationship Id="rId44" Type="http://schemas.openxmlformats.org/officeDocument/2006/relationships/image" Target="media/image2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oter" Target="footer6.xml"/><Relationship Id="rId20" Type="http://schemas.openxmlformats.org/officeDocument/2006/relationships/image" Target="media/image2.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799F"/>
    <w:rsid w:val="001575DC"/>
    <w:rsid w:val="00162A49"/>
    <w:rsid w:val="0017281C"/>
    <w:rsid w:val="001752EF"/>
    <w:rsid w:val="0017667B"/>
    <w:rsid w:val="001816AC"/>
    <w:rsid w:val="00184587"/>
    <w:rsid w:val="00185019"/>
    <w:rsid w:val="00187B30"/>
    <w:rsid w:val="00197D06"/>
    <w:rsid w:val="001C412F"/>
    <w:rsid w:val="001C47A3"/>
    <w:rsid w:val="001C5175"/>
    <w:rsid w:val="001C6E2E"/>
    <w:rsid w:val="001D1432"/>
    <w:rsid w:val="001D2CD3"/>
    <w:rsid w:val="001D6547"/>
    <w:rsid w:val="001E44BD"/>
    <w:rsid w:val="001F37B3"/>
    <w:rsid w:val="00210345"/>
    <w:rsid w:val="002148BE"/>
    <w:rsid w:val="00215EF3"/>
    <w:rsid w:val="002222CE"/>
    <w:rsid w:val="00223923"/>
    <w:rsid w:val="00226996"/>
    <w:rsid w:val="00226F43"/>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2388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F5F9B"/>
    <w:rsid w:val="003F656C"/>
    <w:rsid w:val="00400A58"/>
    <w:rsid w:val="004040B6"/>
    <w:rsid w:val="004043E2"/>
    <w:rsid w:val="00407C1D"/>
    <w:rsid w:val="0041043A"/>
    <w:rsid w:val="00416B17"/>
    <w:rsid w:val="00427D92"/>
    <w:rsid w:val="004345A5"/>
    <w:rsid w:val="004420CB"/>
    <w:rsid w:val="004426E6"/>
    <w:rsid w:val="00444F7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3665"/>
    <w:rsid w:val="004C6F2B"/>
    <w:rsid w:val="004C7DB0"/>
    <w:rsid w:val="004D1CAB"/>
    <w:rsid w:val="004E15D3"/>
    <w:rsid w:val="004E4124"/>
    <w:rsid w:val="004F0723"/>
    <w:rsid w:val="005016AD"/>
    <w:rsid w:val="00517695"/>
    <w:rsid w:val="00521F15"/>
    <w:rsid w:val="0052353B"/>
    <w:rsid w:val="00524896"/>
    <w:rsid w:val="00531214"/>
    <w:rsid w:val="00531FB2"/>
    <w:rsid w:val="00534095"/>
    <w:rsid w:val="00561DFF"/>
    <w:rsid w:val="0058277E"/>
    <w:rsid w:val="0058330B"/>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47E86"/>
    <w:rsid w:val="00754D5A"/>
    <w:rsid w:val="007600E4"/>
    <w:rsid w:val="00760FCF"/>
    <w:rsid w:val="00763295"/>
    <w:rsid w:val="007678AC"/>
    <w:rsid w:val="007710BA"/>
    <w:rsid w:val="00777B20"/>
    <w:rsid w:val="00793805"/>
    <w:rsid w:val="00797543"/>
    <w:rsid w:val="007A0806"/>
    <w:rsid w:val="007C1F94"/>
    <w:rsid w:val="007C43F2"/>
    <w:rsid w:val="007C6E82"/>
    <w:rsid w:val="007D6132"/>
    <w:rsid w:val="007E0047"/>
    <w:rsid w:val="007E352C"/>
    <w:rsid w:val="007F19A7"/>
    <w:rsid w:val="007F448B"/>
    <w:rsid w:val="00850B86"/>
    <w:rsid w:val="00855CCB"/>
    <w:rsid w:val="00857729"/>
    <w:rsid w:val="0086272D"/>
    <w:rsid w:val="008640D7"/>
    <w:rsid w:val="008704DA"/>
    <w:rsid w:val="008921BD"/>
    <w:rsid w:val="008B07A8"/>
    <w:rsid w:val="008B35CE"/>
    <w:rsid w:val="008C0C8B"/>
    <w:rsid w:val="008D1514"/>
    <w:rsid w:val="008D164D"/>
    <w:rsid w:val="008D5CA8"/>
    <w:rsid w:val="00904ED1"/>
    <w:rsid w:val="009074F8"/>
    <w:rsid w:val="00911FED"/>
    <w:rsid w:val="00924679"/>
    <w:rsid w:val="00927E91"/>
    <w:rsid w:val="0093409E"/>
    <w:rsid w:val="0093428C"/>
    <w:rsid w:val="00942F8E"/>
    <w:rsid w:val="00943BF1"/>
    <w:rsid w:val="0095346B"/>
    <w:rsid w:val="009543C0"/>
    <w:rsid w:val="0095544A"/>
    <w:rsid w:val="00967849"/>
    <w:rsid w:val="0097342E"/>
    <w:rsid w:val="009739F3"/>
    <w:rsid w:val="00974577"/>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5CC0"/>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2018</b:Year>
    <b:JournalName>Forests</b:JournalName>
    <b:Volume>9</b:Volume>
    <b:Pages>189</b:Pages>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Source>
  <b:Source>
    <b:Tag>Beeton2025</b:Tag>
    <b:SourceType>JournalArticle</b:SourceType>
    <b:Author>
      <b:Author>
        <b:NameList>
          <b:Person>
            <b:Last>Beeton</b:Last>
            <b:First>T. A.</b:First>
          </b:Person>
          <b:Person>
            <b:Last>Colavito</b:Last>
            <b:First>M. M.</b:First>
          </b:Person>
          <b:Person>
            <b:Last>vonHedemann</b:Last>
            <b:First>N.</b:First>
          </b:Person>
          <b:Person>
            <b:Last>Huayhuaca</b:Last>
            <b:First>C.</b:First>
          </b:Person>
          <b:Person>
            <b:Last>Caggiano</b:Last>
            <b:First>M. D.</b:First>
          </b:Person>
        </b:NameList>
      </b:Author>
    </b:Author>
    <b:Title>The diffusion of Risk Management Assistance for wildland fire management in the United States</b:Title>
    <b:Year>2025</b:Year>
    <b:JournalName>Fire</b:JournalName>
    <b:Volume>8</b:Volume>
    <b:Pages>478</b:Pages>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Source>
</b:Sources>
</file>

<file path=customXml/itemProps1.xml><?xml version="1.0" encoding="utf-8"?>
<ds:datastoreItem xmlns:ds="http://schemas.openxmlformats.org/officeDocument/2006/customXml" ds:itemID="{D279527C-24E6-42B0-8E95-87FC19A2E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1</Pages>
  <Words>46344</Words>
  <Characters>269725</Characters>
  <Application>Microsoft Office Word</Application>
  <DocSecurity>0</DocSecurity>
  <Lines>6743</Lines>
  <Paragraphs>3292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8</cp:revision>
  <cp:lastPrinted>2026-04-16T20:32:00Z</cp:lastPrinted>
  <dcterms:created xsi:type="dcterms:W3CDTF">2026-07-18T15:37:00Z</dcterms:created>
  <dcterms:modified xsi:type="dcterms:W3CDTF">2026-07-18T22:33:00Z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