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44B9BF65"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1BF1669"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27E42B49"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000000"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057993"/>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3CA3666"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B13AC5">
        <w:rPr>
          <w:rFonts w:cs="Times New Roman"/>
          <w:noProof/>
          <w:szCs w:val="24"/>
        </w:rPr>
        <w:t>141</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343DDB90" w14:textId="744CC264" w:rsidR="00830A64" w:rsidRPr="00BA1179" w:rsidRDefault="00830A64" w:rsidP="00830A64">
      <w:r w:rsidRPr="00BA1179">
        <w:t xml:space="preserve">Existing wildfire decision support systems are constrained by closed decision spaces, centralized reasoning, tight simulation–decision coupling, and weak representation of epistemic uncertainty. This thesis proposes DisasterAware, a hierarchically distributed, explainable, and uncertainty-aware framework in which ten bounded observation features are fuzzified under a partition of unity and aggregated through a four-level concept hierarchy into five decision concepts, namely fire threat level, asset exposure risk, suppression feasibility, intervention urgency, and evacuation pressure. These concepts drive a zero-order Takagi–Sugeno rule base distributed across regional agents. Reasoning over concepts rather than over features collapses the antecedent space from 9,765,625 combinations to a catalogue of 3,125, of which only situation-activated rules are ever instantiated: the operational base starts from forty expert-seeded rules and grows only where realized cost proves that it must. The decision space is left open. A staged adaptation loop, sequenced by a reinforcement learning controller, tunes membership functions, increases linguistic resolution, and admits generatively proposed rules through four verification gates, so that a novel situation is answered by extension of the rule base rather than by selection from a </w:t>
      </w:r>
      <w:r w:rsidRPr="00BA1179">
        <w:lastRenderedPageBreak/>
        <w:t>fixed catalogue. Every candidate is judged on a shadow forecast by a five-term normalized decision cost and by a quality measure that asks whether the candidate serves the concepts that demanded it; acceptance is satisficing, a graduated fail-safe attenuates the offensive orders when quality falls short, and a no-harm rule withholds them altogether when the forecast is worse than inaction. Formal guarantees of output boundedness, Lipschitz continuity, and structural partial-observability compliance are established, together with confidence-gated concept modulation that encodes epistemic uncertainty without probabilistic assumptions. A non-inferential global coordination operator assembles resource-normalized regional fields into an intervention input strictly separated from the simulation state, while an explainability and governance layer provides audit logging and operator override. Comparative simulation against a centralized baseline validates adaptability, interpretability, and operational feasibility, positioning DisasterAware as a reproducible alternative to optimization-based and black-box AI wildfire decision support.</w:t>
      </w:r>
    </w:p>
    <w:p w14:paraId="441CFF79" w14:textId="77777777" w:rsidR="00830A64" w:rsidRPr="00BA1179" w:rsidRDefault="00830A64" w:rsidP="00830A64"/>
    <w:p w14:paraId="13B3C0FB" w14:textId="1B19F459" w:rsidR="00D5074E" w:rsidRPr="00BA1179" w:rsidRDefault="00830A64" w:rsidP="00830A64">
      <w:r w:rsidRPr="00BA1179">
        <w:t>Keywords: Wildfire decision support, Hierarchically distributed multi-agent systems, Concept-based fuzzy reasoning, Explainable AI, Partial observability</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BA1179" w:rsidRDefault="00320403" w:rsidP="00282804">
      <w:pPr>
        <w:pStyle w:val="CoverPages"/>
        <w:rPr>
          <w:lang w:val="en-US"/>
        </w:rPr>
      </w:pPr>
      <w:bookmarkStart w:id="13" w:name="_Toc235057994"/>
      <w:r w:rsidRPr="00BA1179">
        <w:rPr>
          <w:lang w:val="en-US"/>
        </w:rPr>
        <w:lastRenderedPageBreak/>
        <w:t>ÖZ</w:t>
      </w:r>
      <w:bookmarkEnd w:id="13"/>
    </w:p>
    <w:p w14:paraId="0C9D3843" w14:textId="77777777" w:rsidR="00320403" w:rsidRPr="00BA1179" w:rsidRDefault="00320403" w:rsidP="00320403">
      <w:pPr>
        <w:tabs>
          <w:tab w:val="left" w:pos="3378"/>
        </w:tabs>
        <w:jc w:val="center"/>
        <w:rPr>
          <w:rFonts w:cs="Times New Roman"/>
          <w:b/>
          <w:szCs w:val="24"/>
        </w:rPr>
      </w:pPr>
    </w:p>
    <w:p w14:paraId="2DFBB07A" w14:textId="07706F99" w:rsidR="00320403" w:rsidRPr="00BA1179" w:rsidRDefault="002D38EB" w:rsidP="00320403">
      <w:pPr>
        <w:tabs>
          <w:tab w:val="left" w:pos="3378"/>
        </w:tabs>
        <w:spacing w:after="0" w:line="240" w:lineRule="auto"/>
        <w:jc w:val="center"/>
        <w:rPr>
          <w:rFonts w:cs="Times New Roman"/>
          <w:b/>
          <w:szCs w:val="24"/>
        </w:rPr>
      </w:pPr>
      <w:r w:rsidRPr="00BA1179">
        <w:rPr>
          <w:rFonts w:cs="Times New Roman"/>
          <w:b/>
          <w:szCs w:val="24"/>
        </w:rPr>
        <w:t>ORMAN YANGINI AFET MÜDAHALE VE YÖNETİMİ İÇİN GELİŞTİRİLMİŞ KARAR DESTEK SİSTEMİ (DISASTERAWARE)</w:t>
      </w:r>
    </w:p>
    <w:p w14:paraId="2BAE0426" w14:textId="77777777" w:rsidR="00320403" w:rsidRPr="00BA1179" w:rsidRDefault="00320403" w:rsidP="00320403">
      <w:pPr>
        <w:tabs>
          <w:tab w:val="left" w:pos="3378"/>
        </w:tabs>
        <w:spacing w:after="0" w:line="240" w:lineRule="auto"/>
        <w:jc w:val="center"/>
        <w:rPr>
          <w:rFonts w:cs="Times New Roman"/>
          <w:b/>
          <w:szCs w:val="24"/>
        </w:rPr>
      </w:pPr>
    </w:p>
    <w:p w14:paraId="4DE1F8C0" w14:textId="77777777" w:rsidR="00320403" w:rsidRPr="00BA1179" w:rsidRDefault="00320403" w:rsidP="00320403">
      <w:pPr>
        <w:tabs>
          <w:tab w:val="left" w:pos="3378"/>
        </w:tabs>
        <w:spacing w:after="0" w:line="240" w:lineRule="auto"/>
        <w:jc w:val="center"/>
        <w:rPr>
          <w:rFonts w:cs="Times New Roman"/>
          <w:b/>
          <w:szCs w:val="24"/>
        </w:rPr>
      </w:pPr>
    </w:p>
    <w:p w14:paraId="6E045694" w14:textId="77777777" w:rsidR="00A80161" w:rsidRPr="00BA1179" w:rsidRDefault="00A80161" w:rsidP="00A80161">
      <w:pPr>
        <w:spacing w:after="0" w:line="240" w:lineRule="auto"/>
        <w:jc w:val="center"/>
        <w:rPr>
          <w:rFonts w:cs="Times New Roman"/>
          <w:szCs w:val="24"/>
        </w:rPr>
      </w:pPr>
      <w:r w:rsidRPr="00BA1179">
        <w:rPr>
          <w:rFonts w:cs="Times New Roman"/>
          <w:szCs w:val="24"/>
        </w:rPr>
        <w:t>Akman, Çağlar</w:t>
      </w:r>
    </w:p>
    <w:p w14:paraId="29D0087C" w14:textId="5A220C8A" w:rsidR="00D5074E" w:rsidRPr="00BA1179" w:rsidRDefault="00000000" w:rsidP="00C36870">
      <w:pPr>
        <w:tabs>
          <w:tab w:val="left" w:pos="3378"/>
        </w:tabs>
        <w:spacing w:after="0" w:line="240" w:lineRule="auto"/>
        <w:jc w:val="center"/>
        <w:rPr>
          <w:rFonts w:cs="Times New Roman"/>
          <w:szCs w:val="24"/>
        </w:rPr>
      </w:pPr>
      <w:sdt>
        <w:sdtPr>
          <w:rPr>
            <w:rFonts w:cs="Times New Roman"/>
            <w:szCs w:val="24"/>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BA1179">
            <w:rPr>
              <w:rFonts w:cs="Times New Roman"/>
              <w:szCs w:val="24"/>
            </w:rPr>
            <w:t>Doktora</w:t>
          </w:r>
        </w:sdtContent>
      </w:sdt>
      <w:r w:rsidRPr="00BA1179">
        <w:rPr>
          <w:rFonts w:cs="Times New Roman"/>
          <w:szCs w:val="24"/>
        </w:rPr>
        <w:t xml:space="preserve">, </w:t>
      </w:r>
      <w:sdt>
        <w:sdtPr>
          <w:rPr>
            <w:rFonts w:cs="Times New Roman"/>
            <w:szCs w:val="24"/>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BA1179">
            <w:rPr>
              <w:rFonts w:cs="Times New Roman"/>
              <w:szCs w:val="24"/>
            </w:rPr>
            <w:t>Elektrik ve Elektronik Mühendisliği</w:t>
          </w:r>
        </w:sdtContent>
      </w:sdt>
    </w:p>
    <w:p w14:paraId="06CBA626" w14:textId="6D22FBE4" w:rsidR="00A80161" w:rsidRPr="00BA1179" w:rsidRDefault="00320403" w:rsidP="00C36870">
      <w:pPr>
        <w:tabs>
          <w:tab w:val="left" w:pos="3378"/>
        </w:tabs>
        <w:spacing w:after="0" w:line="240" w:lineRule="auto"/>
        <w:jc w:val="center"/>
        <w:rPr>
          <w:rFonts w:cs="Times New Roman"/>
          <w:szCs w:val="24"/>
        </w:rPr>
      </w:pPr>
      <w:r w:rsidRPr="00BA1179">
        <w:rPr>
          <w:rFonts w:cs="Times New Roman"/>
          <w:szCs w:val="24"/>
        </w:rPr>
        <w:t xml:space="preserve">Tez Yöneticisi: Prof. Dr. Mehmet Kemal Leblebicioğlu </w:t>
      </w:r>
    </w:p>
    <w:p w14:paraId="0106E155" w14:textId="4DB1B621" w:rsidR="00320403" w:rsidRPr="00BA1179" w:rsidRDefault="00320403" w:rsidP="00C36870">
      <w:pPr>
        <w:tabs>
          <w:tab w:val="left" w:pos="3378"/>
        </w:tabs>
        <w:spacing w:after="0" w:line="240" w:lineRule="auto"/>
        <w:jc w:val="center"/>
        <w:rPr>
          <w:rFonts w:cs="Times New Roman"/>
          <w:szCs w:val="24"/>
        </w:rPr>
      </w:pPr>
    </w:p>
    <w:p w14:paraId="009F3563" w14:textId="77777777" w:rsidR="00A80161" w:rsidRPr="00BA1179" w:rsidRDefault="00A80161" w:rsidP="00C36870">
      <w:pPr>
        <w:tabs>
          <w:tab w:val="left" w:pos="3378"/>
        </w:tabs>
        <w:spacing w:after="0" w:line="240" w:lineRule="auto"/>
        <w:jc w:val="center"/>
        <w:rPr>
          <w:rFonts w:cs="Times New Roman"/>
          <w:szCs w:val="24"/>
        </w:rPr>
      </w:pPr>
    </w:p>
    <w:p w14:paraId="76C1459A" w14:textId="119F85A4" w:rsidR="00147B75" w:rsidRPr="00BA1179" w:rsidRDefault="00000000" w:rsidP="00147B75">
      <w:pPr>
        <w:jc w:val="center"/>
        <w:rPr>
          <w:rFonts w:cs="Times New Roman"/>
          <w:szCs w:val="24"/>
        </w:rPr>
      </w:pPr>
      <w:commentRangeStart w:id="14"/>
      <w:commentRangeEnd w:id="14"/>
      <w:r>
        <w:rPr>
          <w:rStyle w:val="CommentReference"/>
          <w:rFonts w:cs="Times New Roman"/>
          <w:sz w:val="24"/>
          <w:szCs w:val="24"/>
        </w:rPr>
        <w:commentReference w:id="14"/>
      </w: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Pr="00BA1179">
            <w:rPr>
              <w:rStyle w:val="PlaceholderText"/>
              <w:rFonts w:cs="Times New Roman"/>
              <w:szCs w:val="24"/>
            </w:rPr>
            <w:t>[Jüri Tarihi]</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B13AC5">
        <w:rPr>
          <w:rFonts w:cs="Times New Roman"/>
          <w:noProof/>
          <w:szCs w:val="24"/>
        </w:rPr>
        <w:t>141</w:t>
      </w:r>
      <w:r w:rsidRPr="00BA1179">
        <w:rPr>
          <w:rFonts w:cs="Times New Roman"/>
          <w:szCs w:val="24"/>
        </w:rPr>
        <w:fldChar w:fldCharType="end"/>
      </w:r>
    </w:p>
    <w:p w14:paraId="7CFB1CDB" w14:textId="40A6DC89" w:rsidR="00320403" w:rsidRPr="00BA1179" w:rsidRDefault="00320403" w:rsidP="00320403">
      <w:pPr>
        <w:tabs>
          <w:tab w:val="left" w:pos="3378"/>
        </w:tabs>
        <w:jc w:val="center"/>
        <w:rPr>
          <w:rFonts w:cs="Times New Roman"/>
          <w:szCs w:val="24"/>
        </w:rPr>
      </w:pPr>
    </w:p>
    <w:p w14:paraId="5C675D0B" w14:textId="77777777" w:rsidR="006349C5" w:rsidRPr="00BA1179" w:rsidRDefault="006349C5" w:rsidP="00320403">
      <w:pPr>
        <w:tabs>
          <w:tab w:val="left" w:pos="3378"/>
        </w:tabs>
        <w:jc w:val="center"/>
        <w:rPr>
          <w:rFonts w:cs="Times New Roman"/>
          <w:szCs w:val="24"/>
        </w:rPr>
      </w:pPr>
    </w:p>
    <w:p w14:paraId="33C7FE84" w14:textId="7E70E209" w:rsidR="00CC72AB" w:rsidRPr="00BA1179" w:rsidRDefault="00CC72AB" w:rsidP="00CC72AB">
      <w:pPr>
        <w:tabs>
          <w:tab w:val="left" w:pos="3378"/>
        </w:tabs>
        <w:rPr>
          <w:rFonts w:cs="Times New Roman"/>
          <w:szCs w:val="24"/>
        </w:rPr>
      </w:pPr>
      <w:r w:rsidRPr="00BA1179">
        <w:t xml:space="preserve">Mevcut orman yangını karar destek sistemleri; kapalı karar uzayları, merkezi akıl yürütme, simülasyon–karar arasındaki sıkı bağlılaşım ve epistemik belirsizliğin yetersiz temsili nedeniyle kısıtlanmaktadır. Bu tez; hiyerarşik olarak dağıtık, açıklanabilir ve belirsizliğe duyarlı bir çerçeve olan DisasterAware'i önermektedir. Çerçevede, on sınırlı gözlem özniteliği birim bölüşümü altında bulanıklaştırılmakta ve dört seviyeli bir kavram hiyerarşisi üzerinden beş karar kavramına (Yangın Tehdit Düzeyi, Varlık Maruziyet Riski, Bastırma Uygunluğu, Müdahale Aciliyeti, Tahliye Baskısı) toplanmaktadır. Bu kavramlar, bölgesel ajanlar arasında dağıtılmış sıfırıncı derece Takagi–Sugeno kural tabanını beslemektedir. Öznitelikler yerine kavramlar üzerinde akıl yürütmek, öncül uzayını 9.765.625 bileşimden 3.125'lik bir kataloğa indirir; bu kataloğun yalnızca duruma göre etkinleşen kuralları örneklenir. Operasyonel taban kırk uzman kuralıyla başlar ve yalnızca gerçekleşen maliyetin gerektirdiği yerde büyür. Karar uzayı açık bırakılmıştır: pekiştirmeli öğrenme denetleyicisinin sıraladığı kademeli bir uyarlama döngüsü üyelik fonksiyonlarını ayarlar, dilsel çözünürlüğü artırır ve üretici modelin önerdiği kuralları dört doğrulama kapısından geçirerek tabana kabul eder; böylece yeni bir durum, sabit bir katalogdan seçimle değil, kural tabanının genişlemesiyle yanıtlanır. Her aday, gölge </w:t>
      </w:r>
      <w:r w:rsidRPr="00BA1179">
        <w:lastRenderedPageBreak/>
        <w:t>öngörü üzerinde beş terimli normalize karar maliyeti ve adayın kendisini talep eden kavramlara hizmet edip etmediğini ölçen bir kalite ölçütüyle değerlendirilir; kabul yeterlilik esasına dayanır, kalite eşiğin altında kaldığında kademeli emniyet mekanizması saldırgan emirleri zayıflatır ve öngörü eylemsizlikten kötüyse zarar verme yasağı kuralı bu emirleri tümüyle geri çeker. Çıktı sınırlılığı, Lipschitz sürekliliği ve yapısal kısmi gözlemlenebilirlik uyumluluğu biçimsel olarak garanti altına alınmış; ayrıca olasılıksal varsayımlara gerek duymadan epistemik belirsizliği kodlayan güven kapılı kavram modülasyonu tanımlanmıştır. Çıkarımsal olmayan küresel bir koordinasyon işleci, kaynak-normalize bölgesel alanları simülasyon durumundan kesin biçimde ayrılmış bir müdahale girdisi olarak birleştirirken, açıklanabilirlik ve yönetişim katmanı denetim kaydı ve operatör geçersiz kılma işlevlerini sağlar. Merkezi bir temel çizgiye karşı yapılan karşılaştırmalı simülasyon; uyarlanabilirliği, yorumlanabilirliği ve operasyonel uygulanabilirliği doğrulayarak, DisasterAware'i optimizasyon tabanlı ve kara kutu yapay zekâ yaklaşımlarına yeniden üretilebilir bir alternatif olarak konumlandırır.</w:t>
      </w:r>
    </w:p>
    <w:p w14:paraId="1142A6F2" w14:textId="77777777" w:rsidR="00F84128" w:rsidRPr="00BA1179" w:rsidRDefault="00F84128" w:rsidP="00F84128">
      <w:pPr>
        <w:tabs>
          <w:tab w:val="left" w:pos="3378"/>
        </w:tabs>
        <w:rPr>
          <w:rFonts w:cs="Times New Roman"/>
          <w:szCs w:val="24"/>
        </w:rPr>
      </w:pPr>
    </w:p>
    <w:p w14:paraId="446A8D78" w14:textId="1094BFF2" w:rsidR="00F84128" w:rsidRPr="00BA1179" w:rsidRDefault="00F84128" w:rsidP="00F84128">
      <w:pPr>
        <w:tabs>
          <w:tab w:val="left" w:pos="3378"/>
        </w:tabs>
        <w:rPr>
          <w:rFonts w:cs="Times New Roman"/>
          <w:szCs w:val="24"/>
        </w:rPr>
      </w:pPr>
      <w:r w:rsidRPr="00BA1179">
        <w:rPr>
          <w:rFonts w:cs="Times New Roman"/>
          <w:szCs w:val="24"/>
        </w:rPr>
        <w:t>Anahtar Kelimeler: Orman yangını karar desteği, Hiyerarşik dağıtık çok-ajanlı sistemler, Kavram tabanlı bulanık mantık, Açıklanabilir yapay zekâ, Kısmi gözlemlenebilirlik</w:t>
      </w:r>
    </w:p>
    <w:p w14:paraId="6C9A8848" w14:textId="35B15ACD" w:rsidR="008261B7" w:rsidRPr="00BA1179" w:rsidRDefault="008261B7" w:rsidP="00E85573">
      <w:pPr>
        <w:tabs>
          <w:tab w:val="left" w:pos="3378"/>
        </w:tabs>
        <w:rPr>
          <w:rFonts w:cs="Times New Roman"/>
          <w:szCs w:val="24"/>
        </w:rPr>
      </w:pPr>
    </w:p>
    <w:p w14:paraId="7F6B1DF9" w14:textId="77777777" w:rsidR="008261B7" w:rsidRPr="00BA1179" w:rsidRDefault="008261B7" w:rsidP="00320403">
      <w:pPr>
        <w:rPr>
          <w:rFonts w:cs="Times New Roman"/>
          <w:szCs w:val="24"/>
        </w:rPr>
        <w:sectPr w:rsidR="008261B7" w:rsidRPr="00BA1179" w:rsidSect="003E313C">
          <w:pgSz w:w="11906" w:h="16838"/>
          <w:pgMar w:top="1987" w:right="1584" w:bottom="1584" w:left="2275" w:header="706" w:footer="1411" w:gutter="0"/>
          <w:lnNumType w:countBy="1" w:restart="continuous"/>
          <w:pgNumType w:fmt="lowerRoman"/>
          <w:cols w:space="708"/>
          <w:docGrid w:linePitch="360"/>
        </w:sectPr>
      </w:pPr>
    </w:p>
    <w:p w14:paraId="4B69E858" w14:textId="536E8240" w:rsidR="008261B7" w:rsidRPr="00BA1179" w:rsidRDefault="00A13ED1" w:rsidP="008261B7">
      <w:pPr>
        <w:jc w:val="center"/>
        <w:rPr>
          <w:rFonts w:cs="Times New Roman"/>
          <w:szCs w:val="24"/>
        </w:rPr>
        <w:sectPr w:rsidR="008261B7" w:rsidRPr="00BA1179" w:rsidSect="00997492">
          <w:pgSz w:w="11906" w:h="16838" w:code="9"/>
          <w:pgMar w:top="1987" w:right="1584" w:bottom="1584" w:left="2275" w:header="706" w:footer="1411" w:gutter="0"/>
          <w:pgNumType w:fmt="lowerRoman"/>
          <w:cols w:space="708"/>
          <w:vAlign w:val="center"/>
          <w:docGrid w:linePitch="360"/>
        </w:sect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390360CB" w14:textId="77777777" w:rsidR="00320403" w:rsidRPr="00BA1179" w:rsidRDefault="00320403" w:rsidP="00282804">
      <w:pPr>
        <w:pStyle w:val="CoverPages"/>
        <w:rPr>
          <w:lang w:val="en-US"/>
        </w:rPr>
      </w:pPr>
      <w:bookmarkStart w:id="15" w:name="_Toc235057995"/>
      <w:r w:rsidRPr="00BA1179">
        <w:rPr>
          <w:lang w:val="en-US"/>
        </w:rPr>
        <w:lastRenderedPageBreak/>
        <w:t>ACKNOWLEDGMENTS</w:t>
      </w:r>
      <w:bookmarkEnd w:id="15"/>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6" w:name="_Toc235057996"/>
      <w:r w:rsidRPr="00BA1179">
        <w:rPr>
          <w:lang w:val="en-US"/>
        </w:rPr>
        <w:lastRenderedPageBreak/>
        <w:t>TABLE OF CONTENTS</w:t>
      </w:r>
      <w:bookmarkEnd w:id="16"/>
    </w:p>
    <w:sdt>
      <w:sdtPr>
        <w:rPr>
          <w:noProof w:val="0"/>
        </w:rPr>
        <w:id w:val="837507579"/>
        <w:docPartObj>
          <w:docPartGallery w:val="Table of Contents"/>
          <w:docPartUnique/>
        </w:docPartObj>
      </w:sdtPr>
      <w:sdtEndPr>
        <w:rPr>
          <w:b/>
          <w:bCs/>
        </w:rPr>
      </w:sdtEndPr>
      <w:sdtContent>
        <w:p w14:paraId="74067DBE" w14:textId="67980790" w:rsidR="00B13AC5"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057993" w:history="1">
            <w:r w:rsidR="00B13AC5" w:rsidRPr="00C170D6">
              <w:rPr>
                <w:rStyle w:val="Hyperlink"/>
              </w:rPr>
              <w:t>ABSTRACT</w:t>
            </w:r>
            <w:r w:rsidR="00B13AC5">
              <w:rPr>
                <w:webHidden/>
              </w:rPr>
              <w:tab/>
            </w:r>
            <w:r w:rsidR="00B13AC5">
              <w:rPr>
                <w:webHidden/>
              </w:rPr>
              <w:fldChar w:fldCharType="begin"/>
            </w:r>
            <w:r w:rsidR="00B13AC5">
              <w:rPr>
                <w:webHidden/>
              </w:rPr>
              <w:instrText xml:space="preserve"> PAGEREF _Toc235057993 \h </w:instrText>
            </w:r>
            <w:r w:rsidR="00B13AC5">
              <w:rPr>
                <w:webHidden/>
              </w:rPr>
            </w:r>
            <w:r w:rsidR="00B13AC5">
              <w:rPr>
                <w:webHidden/>
              </w:rPr>
              <w:fldChar w:fldCharType="separate"/>
            </w:r>
            <w:r w:rsidR="00B13AC5">
              <w:rPr>
                <w:webHidden/>
              </w:rPr>
              <w:t>v</w:t>
            </w:r>
            <w:r w:rsidR="00B13AC5">
              <w:rPr>
                <w:webHidden/>
              </w:rPr>
              <w:fldChar w:fldCharType="end"/>
            </w:r>
          </w:hyperlink>
        </w:p>
        <w:p w14:paraId="3812D125" w14:textId="6544FBB8" w:rsidR="00B13AC5" w:rsidRDefault="00B13AC5">
          <w:pPr>
            <w:pStyle w:val="TOC1"/>
            <w:rPr>
              <w:rFonts w:asciiTheme="minorHAnsi" w:eastAsiaTheme="minorEastAsia" w:hAnsiTheme="minorHAnsi"/>
              <w:kern w:val="2"/>
              <w:szCs w:val="24"/>
              <w:lang w:val="tr-TR" w:eastAsia="tr-TR"/>
              <w14:ligatures w14:val="standardContextual"/>
            </w:rPr>
          </w:pPr>
          <w:hyperlink w:anchor="_Toc235057994" w:history="1">
            <w:r w:rsidRPr="00C170D6">
              <w:rPr>
                <w:rStyle w:val="Hyperlink"/>
              </w:rPr>
              <w:t>ÖZ</w:t>
            </w:r>
            <w:r>
              <w:rPr>
                <w:webHidden/>
              </w:rPr>
              <w:tab/>
            </w:r>
            <w:r>
              <w:rPr>
                <w:webHidden/>
              </w:rPr>
              <w:fldChar w:fldCharType="begin"/>
            </w:r>
            <w:r>
              <w:rPr>
                <w:webHidden/>
              </w:rPr>
              <w:instrText xml:space="preserve"> PAGEREF _Toc235057994 \h </w:instrText>
            </w:r>
            <w:r>
              <w:rPr>
                <w:webHidden/>
              </w:rPr>
            </w:r>
            <w:r>
              <w:rPr>
                <w:webHidden/>
              </w:rPr>
              <w:fldChar w:fldCharType="separate"/>
            </w:r>
            <w:r>
              <w:rPr>
                <w:webHidden/>
              </w:rPr>
              <w:t>vii</w:t>
            </w:r>
            <w:r>
              <w:rPr>
                <w:webHidden/>
              </w:rPr>
              <w:fldChar w:fldCharType="end"/>
            </w:r>
          </w:hyperlink>
        </w:p>
        <w:p w14:paraId="44EE3A4E" w14:textId="2FB22A99" w:rsidR="00B13AC5" w:rsidRDefault="00B13AC5">
          <w:pPr>
            <w:pStyle w:val="TOC1"/>
            <w:rPr>
              <w:rFonts w:asciiTheme="minorHAnsi" w:eastAsiaTheme="minorEastAsia" w:hAnsiTheme="minorHAnsi"/>
              <w:kern w:val="2"/>
              <w:szCs w:val="24"/>
              <w:lang w:val="tr-TR" w:eastAsia="tr-TR"/>
              <w14:ligatures w14:val="standardContextual"/>
            </w:rPr>
          </w:pPr>
          <w:hyperlink w:anchor="_Toc235057995" w:history="1">
            <w:r w:rsidRPr="00C170D6">
              <w:rPr>
                <w:rStyle w:val="Hyperlink"/>
              </w:rPr>
              <w:t>ACKNOWLEDGMENTS</w:t>
            </w:r>
            <w:r>
              <w:rPr>
                <w:webHidden/>
              </w:rPr>
              <w:tab/>
            </w:r>
            <w:r>
              <w:rPr>
                <w:webHidden/>
              </w:rPr>
              <w:fldChar w:fldCharType="begin"/>
            </w:r>
            <w:r>
              <w:rPr>
                <w:webHidden/>
              </w:rPr>
              <w:instrText xml:space="preserve"> PAGEREF _Toc235057995 \h </w:instrText>
            </w:r>
            <w:r>
              <w:rPr>
                <w:webHidden/>
              </w:rPr>
            </w:r>
            <w:r>
              <w:rPr>
                <w:webHidden/>
              </w:rPr>
              <w:fldChar w:fldCharType="separate"/>
            </w:r>
            <w:r>
              <w:rPr>
                <w:webHidden/>
              </w:rPr>
              <w:t>x</w:t>
            </w:r>
            <w:r>
              <w:rPr>
                <w:webHidden/>
              </w:rPr>
              <w:fldChar w:fldCharType="end"/>
            </w:r>
          </w:hyperlink>
        </w:p>
        <w:p w14:paraId="023F8F37" w14:textId="187CE68E" w:rsidR="00B13AC5" w:rsidRDefault="00B13AC5">
          <w:pPr>
            <w:pStyle w:val="TOC1"/>
            <w:rPr>
              <w:rFonts w:asciiTheme="minorHAnsi" w:eastAsiaTheme="minorEastAsia" w:hAnsiTheme="minorHAnsi"/>
              <w:kern w:val="2"/>
              <w:szCs w:val="24"/>
              <w:lang w:val="tr-TR" w:eastAsia="tr-TR"/>
              <w14:ligatures w14:val="standardContextual"/>
            </w:rPr>
          </w:pPr>
          <w:hyperlink w:anchor="_Toc235057996" w:history="1">
            <w:r w:rsidRPr="00C170D6">
              <w:rPr>
                <w:rStyle w:val="Hyperlink"/>
              </w:rPr>
              <w:t>TABLE OF CONTENTS</w:t>
            </w:r>
            <w:r>
              <w:rPr>
                <w:webHidden/>
              </w:rPr>
              <w:tab/>
            </w:r>
            <w:r>
              <w:rPr>
                <w:webHidden/>
              </w:rPr>
              <w:fldChar w:fldCharType="begin"/>
            </w:r>
            <w:r>
              <w:rPr>
                <w:webHidden/>
              </w:rPr>
              <w:instrText xml:space="preserve"> PAGEREF _Toc235057996 \h </w:instrText>
            </w:r>
            <w:r>
              <w:rPr>
                <w:webHidden/>
              </w:rPr>
            </w:r>
            <w:r>
              <w:rPr>
                <w:webHidden/>
              </w:rPr>
              <w:fldChar w:fldCharType="separate"/>
            </w:r>
            <w:r>
              <w:rPr>
                <w:webHidden/>
              </w:rPr>
              <w:t>xi</w:t>
            </w:r>
            <w:r>
              <w:rPr>
                <w:webHidden/>
              </w:rPr>
              <w:fldChar w:fldCharType="end"/>
            </w:r>
          </w:hyperlink>
        </w:p>
        <w:p w14:paraId="5B65F264" w14:textId="0E8D39B3" w:rsidR="00B13AC5" w:rsidRDefault="00B13AC5">
          <w:pPr>
            <w:pStyle w:val="TOC1"/>
            <w:rPr>
              <w:rFonts w:asciiTheme="minorHAnsi" w:eastAsiaTheme="minorEastAsia" w:hAnsiTheme="minorHAnsi"/>
              <w:kern w:val="2"/>
              <w:szCs w:val="24"/>
              <w:lang w:val="tr-TR" w:eastAsia="tr-TR"/>
              <w14:ligatures w14:val="standardContextual"/>
            </w:rPr>
          </w:pPr>
          <w:hyperlink w:anchor="_Toc235057997" w:history="1">
            <w:r w:rsidRPr="00C170D6">
              <w:rPr>
                <w:rStyle w:val="Hyperlink"/>
              </w:rPr>
              <w:t>LIST OF TABLES</w:t>
            </w:r>
            <w:r>
              <w:rPr>
                <w:webHidden/>
              </w:rPr>
              <w:tab/>
            </w:r>
            <w:r>
              <w:rPr>
                <w:webHidden/>
              </w:rPr>
              <w:fldChar w:fldCharType="begin"/>
            </w:r>
            <w:r>
              <w:rPr>
                <w:webHidden/>
              </w:rPr>
              <w:instrText xml:space="preserve"> PAGEREF _Toc235057997 \h </w:instrText>
            </w:r>
            <w:r>
              <w:rPr>
                <w:webHidden/>
              </w:rPr>
            </w:r>
            <w:r>
              <w:rPr>
                <w:webHidden/>
              </w:rPr>
              <w:fldChar w:fldCharType="separate"/>
            </w:r>
            <w:r>
              <w:rPr>
                <w:webHidden/>
              </w:rPr>
              <w:t>xv</w:t>
            </w:r>
            <w:r>
              <w:rPr>
                <w:webHidden/>
              </w:rPr>
              <w:fldChar w:fldCharType="end"/>
            </w:r>
          </w:hyperlink>
        </w:p>
        <w:p w14:paraId="7110D61F" w14:textId="0DDDAF76" w:rsidR="00B13AC5" w:rsidRDefault="00B13AC5">
          <w:pPr>
            <w:pStyle w:val="TOC1"/>
            <w:rPr>
              <w:rFonts w:asciiTheme="minorHAnsi" w:eastAsiaTheme="minorEastAsia" w:hAnsiTheme="minorHAnsi"/>
              <w:kern w:val="2"/>
              <w:szCs w:val="24"/>
              <w:lang w:val="tr-TR" w:eastAsia="tr-TR"/>
              <w14:ligatures w14:val="standardContextual"/>
            </w:rPr>
          </w:pPr>
          <w:hyperlink w:anchor="_Toc235057998" w:history="1">
            <w:r w:rsidRPr="00C170D6">
              <w:rPr>
                <w:rStyle w:val="Hyperlink"/>
              </w:rPr>
              <w:t>LIST OF FIGURES</w:t>
            </w:r>
            <w:r>
              <w:rPr>
                <w:webHidden/>
              </w:rPr>
              <w:tab/>
            </w:r>
            <w:r>
              <w:rPr>
                <w:webHidden/>
              </w:rPr>
              <w:fldChar w:fldCharType="begin"/>
            </w:r>
            <w:r>
              <w:rPr>
                <w:webHidden/>
              </w:rPr>
              <w:instrText xml:space="preserve"> PAGEREF _Toc235057998 \h </w:instrText>
            </w:r>
            <w:r>
              <w:rPr>
                <w:webHidden/>
              </w:rPr>
            </w:r>
            <w:r>
              <w:rPr>
                <w:webHidden/>
              </w:rPr>
              <w:fldChar w:fldCharType="separate"/>
            </w:r>
            <w:r>
              <w:rPr>
                <w:webHidden/>
              </w:rPr>
              <w:t>xvii</w:t>
            </w:r>
            <w:r>
              <w:rPr>
                <w:webHidden/>
              </w:rPr>
              <w:fldChar w:fldCharType="end"/>
            </w:r>
          </w:hyperlink>
        </w:p>
        <w:p w14:paraId="2DF35468" w14:textId="1597E6A7" w:rsidR="00B13AC5" w:rsidRDefault="00B13AC5">
          <w:pPr>
            <w:pStyle w:val="TOC1"/>
            <w:rPr>
              <w:rFonts w:asciiTheme="minorHAnsi" w:eastAsiaTheme="minorEastAsia" w:hAnsiTheme="minorHAnsi"/>
              <w:kern w:val="2"/>
              <w:szCs w:val="24"/>
              <w:lang w:val="tr-TR" w:eastAsia="tr-TR"/>
              <w14:ligatures w14:val="standardContextual"/>
            </w:rPr>
          </w:pPr>
          <w:hyperlink w:anchor="_Toc235057999" w:history="1">
            <w:r w:rsidRPr="00C170D6">
              <w:rPr>
                <w:rStyle w:val="Hyperlink"/>
              </w:rPr>
              <w:t>LIST OF ABBREVIATIONS</w:t>
            </w:r>
            <w:r>
              <w:rPr>
                <w:webHidden/>
              </w:rPr>
              <w:tab/>
            </w:r>
            <w:r>
              <w:rPr>
                <w:webHidden/>
              </w:rPr>
              <w:fldChar w:fldCharType="begin"/>
            </w:r>
            <w:r>
              <w:rPr>
                <w:webHidden/>
              </w:rPr>
              <w:instrText xml:space="preserve"> PAGEREF _Toc235057999 \h </w:instrText>
            </w:r>
            <w:r>
              <w:rPr>
                <w:webHidden/>
              </w:rPr>
            </w:r>
            <w:r>
              <w:rPr>
                <w:webHidden/>
              </w:rPr>
              <w:fldChar w:fldCharType="separate"/>
            </w:r>
            <w:r>
              <w:rPr>
                <w:webHidden/>
              </w:rPr>
              <w:t>xviii</w:t>
            </w:r>
            <w:r>
              <w:rPr>
                <w:webHidden/>
              </w:rPr>
              <w:fldChar w:fldCharType="end"/>
            </w:r>
          </w:hyperlink>
        </w:p>
        <w:p w14:paraId="6AF9D80B" w14:textId="46491008" w:rsidR="00B13AC5" w:rsidRDefault="00B13AC5">
          <w:pPr>
            <w:pStyle w:val="TOC1"/>
            <w:rPr>
              <w:rFonts w:asciiTheme="minorHAnsi" w:eastAsiaTheme="minorEastAsia" w:hAnsiTheme="minorHAnsi"/>
              <w:kern w:val="2"/>
              <w:szCs w:val="24"/>
              <w:lang w:val="tr-TR" w:eastAsia="tr-TR"/>
              <w14:ligatures w14:val="standardContextual"/>
            </w:rPr>
          </w:pPr>
          <w:hyperlink w:anchor="_Toc235058000" w:history="1">
            <w:r w:rsidRPr="00C170D6">
              <w:rPr>
                <w:rStyle w:val="Hyperlink"/>
              </w:rPr>
              <w:t>LIST OF SYMBOLS</w:t>
            </w:r>
            <w:r>
              <w:rPr>
                <w:webHidden/>
              </w:rPr>
              <w:tab/>
            </w:r>
            <w:r>
              <w:rPr>
                <w:webHidden/>
              </w:rPr>
              <w:fldChar w:fldCharType="begin"/>
            </w:r>
            <w:r>
              <w:rPr>
                <w:webHidden/>
              </w:rPr>
              <w:instrText xml:space="preserve"> PAGEREF _Toc235058000 \h </w:instrText>
            </w:r>
            <w:r>
              <w:rPr>
                <w:webHidden/>
              </w:rPr>
            </w:r>
            <w:r>
              <w:rPr>
                <w:webHidden/>
              </w:rPr>
              <w:fldChar w:fldCharType="separate"/>
            </w:r>
            <w:r>
              <w:rPr>
                <w:webHidden/>
              </w:rPr>
              <w:t>xix</w:t>
            </w:r>
            <w:r>
              <w:rPr>
                <w:webHidden/>
              </w:rPr>
              <w:fldChar w:fldCharType="end"/>
            </w:r>
          </w:hyperlink>
        </w:p>
        <w:p w14:paraId="0DE21C07" w14:textId="17FC7D3F" w:rsidR="00B13AC5" w:rsidRDefault="00B13AC5">
          <w:pPr>
            <w:pStyle w:val="TOC1"/>
            <w:tabs>
              <w:tab w:val="left" w:pos="480"/>
            </w:tabs>
            <w:rPr>
              <w:rFonts w:asciiTheme="minorHAnsi" w:eastAsiaTheme="minorEastAsia" w:hAnsiTheme="minorHAnsi"/>
              <w:kern w:val="2"/>
              <w:szCs w:val="24"/>
              <w:lang w:val="tr-TR" w:eastAsia="tr-TR"/>
              <w14:ligatures w14:val="standardContextual"/>
            </w:rPr>
          </w:pPr>
          <w:hyperlink w:anchor="_Toc235058001" w:history="1">
            <w:r w:rsidRPr="00C170D6">
              <w:rPr>
                <w:rStyle w:val="Hyperlink"/>
              </w:rPr>
              <w:t>1</w:t>
            </w:r>
            <w:r>
              <w:rPr>
                <w:rFonts w:asciiTheme="minorHAnsi" w:eastAsiaTheme="minorEastAsia" w:hAnsiTheme="minorHAnsi"/>
                <w:kern w:val="2"/>
                <w:szCs w:val="24"/>
                <w:lang w:val="tr-TR" w:eastAsia="tr-TR"/>
                <w14:ligatures w14:val="standardContextual"/>
              </w:rPr>
              <w:tab/>
            </w:r>
            <w:r w:rsidRPr="00C170D6">
              <w:rPr>
                <w:rStyle w:val="Hyperlink"/>
              </w:rPr>
              <w:t>INTRODUCTION</w:t>
            </w:r>
            <w:r>
              <w:rPr>
                <w:webHidden/>
              </w:rPr>
              <w:tab/>
            </w:r>
            <w:r>
              <w:rPr>
                <w:webHidden/>
              </w:rPr>
              <w:fldChar w:fldCharType="begin"/>
            </w:r>
            <w:r>
              <w:rPr>
                <w:webHidden/>
              </w:rPr>
              <w:instrText xml:space="preserve"> PAGEREF _Toc235058001 \h </w:instrText>
            </w:r>
            <w:r>
              <w:rPr>
                <w:webHidden/>
              </w:rPr>
            </w:r>
            <w:r>
              <w:rPr>
                <w:webHidden/>
              </w:rPr>
              <w:fldChar w:fldCharType="separate"/>
            </w:r>
            <w:r>
              <w:rPr>
                <w:webHidden/>
              </w:rPr>
              <w:t>1</w:t>
            </w:r>
            <w:r>
              <w:rPr>
                <w:webHidden/>
              </w:rPr>
              <w:fldChar w:fldCharType="end"/>
            </w:r>
          </w:hyperlink>
        </w:p>
        <w:p w14:paraId="365A001A" w14:textId="3F40D536"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02" w:history="1">
            <w:r w:rsidRPr="00C170D6">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C170D6">
              <w:rPr>
                <w:rStyle w:val="Hyperlink"/>
                <w:noProof/>
                <w:lang w:eastAsia="tr-TR"/>
              </w:rPr>
              <w:t>Gap Analysis</w:t>
            </w:r>
            <w:r>
              <w:rPr>
                <w:noProof/>
                <w:webHidden/>
              </w:rPr>
              <w:tab/>
            </w:r>
            <w:r>
              <w:rPr>
                <w:noProof/>
                <w:webHidden/>
              </w:rPr>
              <w:fldChar w:fldCharType="begin"/>
            </w:r>
            <w:r>
              <w:rPr>
                <w:noProof/>
                <w:webHidden/>
              </w:rPr>
              <w:instrText xml:space="preserve"> PAGEREF _Toc235058002 \h </w:instrText>
            </w:r>
            <w:r>
              <w:rPr>
                <w:noProof/>
                <w:webHidden/>
              </w:rPr>
            </w:r>
            <w:r>
              <w:rPr>
                <w:noProof/>
                <w:webHidden/>
              </w:rPr>
              <w:fldChar w:fldCharType="separate"/>
            </w:r>
            <w:r>
              <w:rPr>
                <w:noProof/>
                <w:webHidden/>
              </w:rPr>
              <w:t>3</w:t>
            </w:r>
            <w:r>
              <w:rPr>
                <w:noProof/>
                <w:webHidden/>
              </w:rPr>
              <w:fldChar w:fldCharType="end"/>
            </w:r>
          </w:hyperlink>
        </w:p>
        <w:p w14:paraId="35C2AAD4" w14:textId="7FF2E0CF"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03" w:history="1">
            <w:r w:rsidRPr="00C170D6">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C170D6">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_Toc235058003 \h </w:instrText>
            </w:r>
            <w:r>
              <w:rPr>
                <w:noProof/>
                <w:webHidden/>
              </w:rPr>
            </w:r>
            <w:r>
              <w:rPr>
                <w:noProof/>
                <w:webHidden/>
              </w:rPr>
              <w:fldChar w:fldCharType="separate"/>
            </w:r>
            <w:r>
              <w:rPr>
                <w:noProof/>
                <w:webHidden/>
              </w:rPr>
              <w:t>7</w:t>
            </w:r>
            <w:r>
              <w:rPr>
                <w:noProof/>
                <w:webHidden/>
              </w:rPr>
              <w:fldChar w:fldCharType="end"/>
            </w:r>
          </w:hyperlink>
        </w:p>
        <w:p w14:paraId="08206880" w14:textId="6909653B"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04" w:history="1">
            <w:r w:rsidRPr="00C170D6">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C170D6">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_Toc235058004 \h </w:instrText>
            </w:r>
            <w:r>
              <w:rPr>
                <w:noProof/>
                <w:webHidden/>
              </w:rPr>
            </w:r>
            <w:r>
              <w:rPr>
                <w:noProof/>
                <w:webHidden/>
              </w:rPr>
              <w:fldChar w:fldCharType="separate"/>
            </w:r>
            <w:r>
              <w:rPr>
                <w:noProof/>
                <w:webHidden/>
              </w:rPr>
              <w:t>8</w:t>
            </w:r>
            <w:r>
              <w:rPr>
                <w:noProof/>
                <w:webHidden/>
              </w:rPr>
              <w:fldChar w:fldCharType="end"/>
            </w:r>
          </w:hyperlink>
        </w:p>
        <w:p w14:paraId="5E55B60A" w14:textId="6FA56CC7"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05" w:history="1">
            <w:r w:rsidRPr="00C170D6">
              <w:rPr>
                <w:rStyle w:val="Hyperlink"/>
                <w:noProof/>
              </w:rPr>
              <w:t>1.4</w:t>
            </w:r>
            <w:r>
              <w:rPr>
                <w:rFonts w:asciiTheme="minorHAnsi" w:eastAsiaTheme="minorEastAsia" w:hAnsiTheme="minorHAnsi"/>
                <w:noProof/>
                <w:kern w:val="2"/>
                <w:szCs w:val="24"/>
                <w:lang w:val="tr-TR" w:eastAsia="tr-TR"/>
                <w14:ligatures w14:val="standardContextual"/>
              </w:rPr>
              <w:tab/>
            </w:r>
            <w:r w:rsidRPr="00C170D6">
              <w:rPr>
                <w:rStyle w:val="Hyperlink"/>
                <w:noProof/>
              </w:rPr>
              <w:t>Organization of the Thesis</w:t>
            </w:r>
            <w:r>
              <w:rPr>
                <w:noProof/>
                <w:webHidden/>
              </w:rPr>
              <w:tab/>
            </w:r>
            <w:r>
              <w:rPr>
                <w:noProof/>
                <w:webHidden/>
              </w:rPr>
              <w:fldChar w:fldCharType="begin"/>
            </w:r>
            <w:r>
              <w:rPr>
                <w:noProof/>
                <w:webHidden/>
              </w:rPr>
              <w:instrText xml:space="preserve"> PAGEREF _Toc235058005 \h </w:instrText>
            </w:r>
            <w:r>
              <w:rPr>
                <w:noProof/>
                <w:webHidden/>
              </w:rPr>
            </w:r>
            <w:r>
              <w:rPr>
                <w:noProof/>
                <w:webHidden/>
              </w:rPr>
              <w:fldChar w:fldCharType="separate"/>
            </w:r>
            <w:r>
              <w:rPr>
                <w:noProof/>
                <w:webHidden/>
              </w:rPr>
              <w:t>11</w:t>
            </w:r>
            <w:r>
              <w:rPr>
                <w:noProof/>
                <w:webHidden/>
              </w:rPr>
              <w:fldChar w:fldCharType="end"/>
            </w:r>
          </w:hyperlink>
        </w:p>
        <w:p w14:paraId="193578AC" w14:textId="2F617360" w:rsidR="00B13AC5" w:rsidRDefault="00B13AC5">
          <w:pPr>
            <w:pStyle w:val="TOC1"/>
            <w:tabs>
              <w:tab w:val="left" w:pos="480"/>
            </w:tabs>
            <w:rPr>
              <w:rFonts w:asciiTheme="minorHAnsi" w:eastAsiaTheme="minorEastAsia" w:hAnsiTheme="minorHAnsi"/>
              <w:kern w:val="2"/>
              <w:szCs w:val="24"/>
              <w:lang w:val="tr-TR" w:eastAsia="tr-TR"/>
              <w14:ligatures w14:val="standardContextual"/>
            </w:rPr>
          </w:pPr>
          <w:hyperlink w:anchor="_Toc235058006" w:history="1">
            <w:r w:rsidRPr="00C170D6">
              <w:rPr>
                <w:rStyle w:val="Hyperlink"/>
              </w:rPr>
              <w:t>2</w:t>
            </w:r>
            <w:r>
              <w:rPr>
                <w:rFonts w:asciiTheme="minorHAnsi" w:eastAsiaTheme="minorEastAsia" w:hAnsiTheme="minorHAnsi"/>
                <w:kern w:val="2"/>
                <w:szCs w:val="24"/>
                <w:lang w:val="tr-TR" w:eastAsia="tr-TR"/>
                <w14:ligatures w14:val="standardContextual"/>
              </w:rPr>
              <w:tab/>
            </w:r>
            <w:r w:rsidRPr="00C170D6">
              <w:rPr>
                <w:rStyle w:val="Hyperlink"/>
              </w:rPr>
              <w:t>BACKGROUND INFORMATION</w:t>
            </w:r>
            <w:r>
              <w:rPr>
                <w:webHidden/>
              </w:rPr>
              <w:tab/>
            </w:r>
            <w:r>
              <w:rPr>
                <w:webHidden/>
              </w:rPr>
              <w:fldChar w:fldCharType="begin"/>
            </w:r>
            <w:r>
              <w:rPr>
                <w:webHidden/>
              </w:rPr>
              <w:instrText xml:space="preserve"> PAGEREF _Toc235058006 \h </w:instrText>
            </w:r>
            <w:r>
              <w:rPr>
                <w:webHidden/>
              </w:rPr>
            </w:r>
            <w:r>
              <w:rPr>
                <w:webHidden/>
              </w:rPr>
              <w:fldChar w:fldCharType="separate"/>
            </w:r>
            <w:r>
              <w:rPr>
                <w:webHidden/>
              </w:rPr>
              <w:t>13</w:t>
            </w:r>
            <w:r>
              <w:rPr>
                <w:webHidden/>
              </w:rPr>
              <w:fldChar w:fldCharType="end"/>
            </w:r>
          </w:hyperlink>
        </w:p>
        <w:p w14:paraId="33632C90" w14:textId="6EAA9451"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07" w:history="1">
            <w:r w:rsidRPr="00C170D6">
              <w:rPr>
                <w:rStyle w:val="Hyperlink"/>
                <w:noProof/>
              </w:rPr>
              <w:t>2.1</w:t>
            </w:r>
            <w:r>
              <w:rPr>
                <w:rFonts w:asciiTheme="minorHAnsi" w:eastAsiaTheme="minorEastAsia" w:hAnsiTheme="minorHAnsi"/>
                <w:noProof/>
                <w:kern w:val="2"/>
                <w:szCs w:val="24"/>
                <w:lang w:val="tr-TR" w:eastAsia="tr-TR"/>
                <w14:ligatures w14:val="standardContextual"/>
              </w:rPr>
              <w:tab/>
            </w:r>
            <w:r w:rsidRPr="00C170D6">
              <w:rPr>
                <w:rStyle w:val="Hyperlink"/>
                <w:noProof/>
              </w:rPr>
              <w:t>Wildfire Dynamics and Spread Modeling</w:t>
            </w:r>
            <w:r>
              <w:rPr>
                <w:noProof/>
                <w:webHidden/>
              </w:rPr>
              <w:tab/>
            </w:r>
            <w:r>
              <w:rPr>
                <w:noProof/>
                <w:webHidden/>
              </w:rPr>
              <w:fldChar w:fldCharType="begin"/>
            </w:r>
            <w:r>
              <w:rPr>
                <w:noProof/>
                <w:webHidden/>
              </w:rPr>
              <w:instrText xml:space="preserve"> PAGEREF _Toc235058007 \h </w:instrText>
            </w:r>
            <w:r>
              <w:rPr>
                <w:noProof/>
                <w:webHidden/>
              </w:rPr>
            </w:r>
            <w:r>
              <w:rPr>
                <w:noProof/>
                <w:webHidden/>
              </w:rPr>
              <w:fldChar w:fldCharType="separate"/>
            </w:r>
            <w:r>
              <w:rPr>
                <w:noProof/>
                <w:webHidden/>
              </w:rPr>
              <w:t>13</w:t>
            </w:r>
            <w:r>
              <w:rPr>
                <w:noProof/>
                <w:webHidden/>
              </w:rPr>
              <w:fldChar w:fldCharType="end"/>
            </w:r>
          </w:hyperlink>
        </w:p>
        <w:p w14:paraId="7EB14E20" w14:textId="6CF5C54E"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08" w:history="1">
            <w:r w:rsidRPr="00C170D6">
              <w:rPr>
                <w:rStyle w:val="Hyperlink"/>
                <w:noProof/>
              </w:rPr>
              <w:t>2.1.1</w:t>
            </w:r>
            <w:r>
              <w:rPr>
                <w:rFonts w:asciiTheme="minorHAnsi" w:eastAsiaTheme="minorEastAsia" w:hAnsiTheme="minorHAnsi"/>
                <w:noProof/>
                <w:kern w:val="2"/>
                <w:szCs w:val="24"/>
                <w:lang w:val="tr-TR" w:eastAsia="tr-TR"/>
                <w14:ligatures w14:val="standardContextual"/>
              </w:rPr>
              <w:tab/>
            </w:r>
            <w:r w:rsidRPr="00C170D6">
              <w:rPr>
                <w:rStyle w:val="Hyperlink"/>
                <w:noProof/>
              </w:rPr>
              <w:t>Drivers of Fire Behavior</w:t>
            </w:r>
            <w:r>
              <w:rPr>
                <w:noProof/>
                <w:webHidden/>
              </w:rPr>
              <w:tab/>
            </w:r>
            <w:r>
              <w:rPr>
                <w:noProof/>
                <w:webHidden/>
              </w:rPr>
              <w:fldChar w:fldCharType="begin"/>
            </w:r>
            <w:r>
              <w:rPr>
                <w:noProof/>
                <w:webHidden/>
              </w:rPr>
              <w:instrText xml:space="preserve"> PAGEREF _Toc235058008 \h </w:instrText>
            </w:r>
            <w:r>
              <w:rPr>
                <w:noProof/>
                <w:webHidden/>
              </w:rPr>
            </w:r>
            <w:r>
              <w:rPr>
                <w:noProof/>
                <w:webHidden/>
              </w:rPr>
              <w:fldChar w:fldCharType="separate"/>
            </w:r>
            <w:r>
              <w:rPr>
                <w:noProof/>
                <w:webHidden/>
              </w:rPr>
              <w:t>13</w:t>
            </w:r>
            <w:r>
              <w:rPr>
                <w:noProof/>
                <w:webHidden/>
              </w:rPr>
              <w:fldChar w:fldCharType="end"/>
            </w:r>
          </w:hyperlink>
        </w:p>
        <w:p w14:paraId="730F1C34" w14:textId="163ACD20"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09" w:history="1">
            <w:r w:rsidRPr="00C170D6">
              <w:rPr>
                <w:rStyle w:val="Hyperlink"/>
                <w:noProof/>
              </w:rPr>
              <w:t>2.1.2</w:t>
            </w:r>
            <w:r>
              <w:rPr>
                <w:rFonts w:asciiTheme="minorHAnsi" w:eastAsiaTheme="minorEastAsia" w:hAnsiTheme="minorHAnsi"/>
                <w:noProof/>
                <w:kern w:val="2"/>
                <w:szCs w:val="24"/>
                <w:lang w:val="tr-TR" w:eastAsia="tr-TR"/>
                <w14:ligatures w14:val="standardContextual"/>
              </w:rPr>
              <w:tab/>
            </w:r>
            <w:r w:rsidRPr="00C170D6">
              <w:rPr>
                <w:rStyle w:val="Hyperlink"/>
                <w:noProof/>
              </w:rPr>
              <w:t>Families of Spread Models</w:t>
            </w:r>
            <w:r>
              <w:rPr>
                <w:noProof/>
                <w:webHidden/>
              </w:rPr>
              <w:tab/>
            </w:r>
            <w:r>
              <w:rPr>
                <w:noProof/>
                <w:webHidden/>
              </w:rPr>
              <w:fldChar w:fldCharType="begin"/>
            </w:r>
            <w:r>
              <w:rPr>
                <w:noProof/>
                <w:webHidden/>
              </w:rPr>
              <w:instrText xml:space="preserve"> PAGEREF _Toc235058009 \h </w:instrText>
            </w:r>
            <w:r>
              <w:rPr>
                <w:noProof/>
                <w:webHidden/>
              </w:rPr>
            </w:r>
            <w:r>
              <w:rPr>
                <w:noProof/>
                <w:webHidden/>
              </w:rPr>
              <w:fldChar w:fldCharType="separate"/>
            </w:r>
            <w:r>
              <w:rPr>
                <w:noProof/>
                <w:webHidden/>
              </w:rPr>
              <w:t>14</w:t>
            </w:r>
            <w:r>
              <w:rPr>
                <w:noProof/>
                <w:webHidden/>
              </w:rPr>
              <w:fldChar w:fldCharType="end"/>
            </w:r>
          </w:hyperlink>
        </w:p>
        <w:p w14:paraId="25B9FD64" w14:textId="5884FDBB"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10" w:history="1">
            <w:r w:rsidRPr="00C170D6">
              <w:rPr>
                <w:rStyle w:val="Hyperlink"/>
                <w:noProof/>
              </w:rPr>
              <w:t>2.1.3</w:t>
            </w:r>
            <w:r>
              <w:rPr>
                <w:rFonts w:asciiTheme="minorHAnsi" w:eastAsiaTheme="minorEastAsia" w:hAnsiTheme="minorHAnsi"/>
                <w:noProof/>
                <w:kern w:val="2"/>
                <w:szCs w:val="24"/>
                <w:lang w:val="tr-TR" w:eastAsia="tr-TR"/>
                <w14:ligatures w14:val="standardContextual"/>
              </w:rPr>
              <w:tab/>
            </w:r>
            <w:r w:rsidRPr="00C170D6">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_Toc235058010 \h </w:instrText>
            </w:r>
            <w:r>
              <w:rPr>
                <w:noProof/>
                <w:webHidden/>
              </w:rPr>
            </w:r>
            <w:r>
              <w:rPr>
                <w:noProof/>
                <w:webHidden/>
              </w:rPr>
              <w:fldChar w:fldCharType="separate"/>
            </w:r>
            <w:r>
              <w:rPr>
                <w:noProof/>
                <w:webHidden/>
              </w:rPr>
              <w:t>15</w:t>
            </w:r>
            <w:r>
              <w:rPr>
                <w:noProof/>
                <w:webHidden/>
              </w:rPr>
              <w:fldChar w:fldCharType="end"/>
            </w:r>
          </w:hyperlink>
        </w:p>
        <w:p w14:paraId="6B3A9A9A" w14:textId="7D0BFD31"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11" w:history="1">
            <w:r w:rsidRPr="00C170D6">
              <w:rPr>
                <w:rStyle w:val="Hyperlink"/>
                <w:noProof/>
              </w:rPr>
              <w:t>2.2</w:t>
            </w:r>
            <w:r>
              <w:rPr>
                <w:rFonts w:asciiTheme="minorHAnsi" w:eastAsiaTheme="minorEastAsia" w:hAnsiTheme="minorHAnsi"/>
                <w:noProof/>
                <w:kern w:val="2"/>
                <w:szCs w:val="24"/>
                <w:lang w:val="tr-TR" w:eastAsia="tr-TR"/>
                <w14:ligatures w14:val="standardContextual"/>
              </w:rPr>
              <w:tab/>
            </w:r>
            <w:r w:rsidRPr="00C170D6">
              <w:rPr>
                <w:rStyle w:val="Hyperlink"/>
                <w:noProof/>
              </w:rPr>
              <w:t>Decision Support Foundations</w:t>
            </w:r>
            <w:r>
              <w:rPr>
                <w:noProof/>
                <w:webHidden/>
              </w:rPr>
              <w:tab/>
            </w:r>
            <w:r>
              <w:rPr>
                <w:noProof/>
                <w:webHidden/>
              </w:rPr>
              <w:fldChar w:fldCharType="begin"/>
            </w:r>
            <w:r>
              <w:rPr>
                <w:noProof/>
                <w:webHidden/>
              </w:rPr>
              <w:instrText xml:space="preserve"> PAGEREF _Toc235058011 \h </w:instrText>
            </w:r>
            <w:r>
              <w:rPr>
                <w:noProof/>
                <w:webHidden/>
              </w:rPr>
            </w:r>
            <w:r>
              <w:rPr>
                <w:noProof/>
                <w:webHidden/>
              </w:rPr>
              <w:fldChar w:fldCharType="separate"/>
            </w:r>
            <w:r>
              <w:rPr>
                <w:noProof/>
                <w:webHidden/>
              </w:rPr>
              <w:t>16</w:t>
            </w:r>
            <w:r>
              <w:rPr>
                <w:noProof/>
                <w:webHidden/>
              </w:rPr>
              <w:fldChar w:fldCharType="end"/>
            </w:r>
          </w:hyperlink>
        </w:p>
        <w:p w14:paraId="4249E567" w14:textId="41BC4030"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12" w:history="1">
            <w:r w:rsidRPr="00C170D6">
              <w:rPr>
                <w:rStyle w:val="Hyperlink"/>
                <w:noProof/>
              </w:rPr>
              <w:t>2.2.1</w:t>
            </w:r>
            <w:r>
              <w:rPr>
                <w:rFonts w:asciiTheme="minorHAnsi" w:eastAsiaTheme="minorEastAsia" w:hAnsiTheme="minorHAnsi"/>
                <w:noProof/>
                <w:kern w:val="2"/>
                <w:szCs w:val="24"/>
                <w:lang w:val="tr-TR" w:eastAsia="tr-TR"/>
                <w14:ligatures w14:val="standardContextual"/>
              </w:rPr>
              <w:tab/>
            </w:r>
            <w:r w:rsidRPr="00C170D6">
              <w:rPr>
                <w:rStyle w:val="Hyperlink"/>
                <w:noProof/>
              </w:rPr>
              <w:t>Core Elements of Decision Support Systems</w:t>
            </w:r>
            <w:r>
              <w:rPr>
                <w:noProof/>
                <w:webHidden/>
              </w:rPr>
              <w:tab/>
            </w:r>
            <w:r>
              <w:rPr>
                <w:noProof/>
                <w:webHidden/>
              </w:rPr>
              <w:fldChar w:fldCharType="begin"/>
            </w:r>
            <w:r>
              <w:rPr>
                <w:noProof/>
                <w:webHidden/>
              </w:rPr>
              <w:instrText xml:space="preserve"> PAGEREF _Toc235058012 \h </w:instrText>
            </w:r>
            <w:r>
              <w:rPr>
                <w:noProof/>
                <w:webHidden/>
              </w:rPr>
            </w:r>
            <w:r>
              <w:rPr>
                <w:noProof/>
                <w:webHidden/>
              </w:rPr>
              <w:fldChar w:fldCharType="separate"/>
            </w:r>
            <w:r>
              <w:rPr>
                <w:noProof/>
                <w:webHidden/>
              </w:rPr>
              <w:t>16</w:t>
            </w:r>
            <w:r>
              <w:rPr>
                <w:noProof/>
                <w:webHidden/>
              </w:rPr>
              <w:fldChar w:fldCharType="end"/>
            </w:r>
          </w:hyperlink>
        </w:p>
        <w:p w14:paraId="27F28A25" w14:textId="40FBEC64"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13" w:history="1">
            <w:r w:rsidRPr="00C170D6">
              <w:rPr>
                <w:rStyle w:val="Hyperlink"/>
                <w:noProof/>
              </w:rPr>
              <w:t>2.2.2</w:t>
            </w:r>
            <w:r>
              <w:rPr>
                <w:rFonts w:asciiTheme="minorHAnsi" w:eastAsiaTheme="minorEastAsia" w:hAnsiTheme="minorHAnsi"/>
                <w:noProof/>
                <w:kern w:val="2"/>
                <w:szCs w:val="24"/>
                <w:lang w:val="tr-TR" w:eastAsia="tr-TR"/>
                <w14:ligatures w14:val="standardContextual"/>
              </w:rPr>
              <w:tab/>
            </w:r>
            <w:r w:rsidRPr="00C170D6">
              <w:rPr>
                <w:rStyle w:val="Hyperlink"/>
                <w:noProof/>
              </w:rPr>
              <w:t>Closed versus Open Decision Spaces</w:t>
            </w:r>
            <w:r>
              <w:rPr>
                <w:noProof/>
                <w:webHidden/>
              </w:rPr>
              <w:tab/>
            </w:r>
            <w:r>
              <w:rPr>
                <w:noProof/>
                <w:webHidden/>
              </w:rPr>
              <w:fldChar w:fldCharType="begin"/>
            </w:r>
            <w:r>
              <w:rPr>
                <w:noProof/>
                <w:webHidden/>
              </w:rPr>
              <w:instrText xml:space="preserve"> PAGEREF _Toc235058013 \h </w:instrText>
            </w:r>
            <w:r>
              <w:rPr>
                <w:noProof/>
                <w:webHidden/>
              </w:rPr>
            </w:r>
            <w:r>
              <w:rPr>
                <w:noProof/>
                <w:webHidden/>
              </w:rPr>
              <w:fldChar w:fldCharType="separate"/>
            </w:r>
            <w:r>
              <w:rPr>
                <w:noProof/>
                <w:webHidden/>
              </w:rPr>
              <w:t>18</w:t>
            </w:r>
            <w:r>
              <w:rPr>
                <w:noProof/>
                <w:webHidden/>
              </w:rPr>
              <w:fldChar w:fldCharType="end"/>
            </w:r>
          </w:hyperlink>
        </w:p>
        <w:p w14:paraId="1EAA6C3C" w14:textId="2C331659"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14" w:history="1">
            <w:r w:rsidRPr="00C170D6">
              <w:rPr>
                <w:rStyle w:val="Hyperlink"/>
                <w:noProof/>
              </w:rPr>
              <w:t>2.2.3</w:t>
            </w:r>
            <w:r>
              <w:rPr>
                <w:rFonts w:asciiTheme="minorHAnsi" w:eastAsiaTheme="minorEastAsia" w:hAnsiTheme="minorHAnsi"/>
                <w:noProof/>
                <w:kern w:val="2"/>
                <w:szCs w:val="24"/>
                <w:lang w:val="tr-TR" w:eastAsia="tr-TR"/>
                <w14:ligatures w14:val="standardContextual"/>
              </w:rPr>
              <w:tab/>
            </w:r>
            <w:r w:rsidRPr="00C170D6">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_Toc235058014 \h </w:instrText>
            </w:r>
            <w:r>
              <w:rPr>
                <w:noProof/>
                <w:webHidden/>
              </w:rPr>
            </w:r>
            <w:r>
              <w:rPr>
                <w:noProof/>
                <w:webHidden/>
              </w:rPr>
              <w:fldChar w:fldCharType="separate"/>
            </w:r>
            <w:r>
              <w:rPr>
                <w:noProof/>
                <w:webHidden/>
              </w:rPr>
              <w:t>19</w:t>
            </w:r>
            <w:r>
              <w:rPr>
                <w:noProof/>
                <w:webHidden/>
              </w:rPr>
              <w:fldChar w:fldCharType="end"/>
            </w:r>
          </w:hyperlink>
        </w:p>
        <w:p w14:paraId="0B06F585" w14:textId="293CC040"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15" w:history="1">
            <w:r w:rsidRPr="00C170D6">
              <w:rPr>
                <w:rStyle w:val="Hyperlink"/>
                <w:noProof/>
              </w:rPr>
              <w:t>2.3</w:t>
            </w:r>
            <w:r>
              <w:rPr>
                <w:rFonts w:asciiTheme="minorHAnsi" w:eastAsiaTheme="minorEastAsia" w:hAnsiTheme="minorHAnsi"/>
                <w:noProof/>
                <w:kern w:val="2"/>
                <w:szCs w:val="24"/>
                <w:lang w:val="tr-TR" w:eastAsia="tr-TR"/>
                <w14:ligatures w14:val="standardContextual"/>
              </w:rPr>
              <w:tab/>
            </w:r>
            <w:r w:rsidRPr="00C170D6">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_Toc235058015 \h </w:instrText>
            </w:r>
            <w:r>
              <w:rPr>
                <w:noProof/>
                <w:webHidden/>
              </w:rPr>
            </w:r>
            <w:r>
              <w:rPr>
                <w:noProof/>
                <w:webHidden/>
              </w:rPr>
              <w:fldChar w:fldCharType="separate"/>
            </w:r>
            <w:r>
              <w:rPr>
                <w:noProof/>
                <w:webHidden/>
              </w:rPr>
              <w:t>20</w:t>
            </w:r>
            <w:r>
              <w:rPr>
                <w:noProof/>
                <w:webHidden/>
              </w:rPr>
              <w:fldChar w:fldCharType="end"/>
            </w:r>
          </w:hyperlink>
        </w:p>
        <w:p w14:paraId="250599E1" w14:textId="3C068F5D"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16" w:history="1">
            <w:r w:rsidRPr="00C170D6">
              <w:rPr>
                <w:rStyle w:val="Hyperlink"/>
                <w:noProof/>
              </w:rPr>
              <w:t>2.4</w:t>
            </w:r>
            <w:r>
              <w:rPr>
                <w:rFonts w:asciiTheme="minorHAnsi" w:eastAsiaTheme="minorEastAsia" w:hAnsiTheme="minorHAnsi"/>
                <w:noProof/>
                <w:kern w:val="2"/>
                <w:szCs w:val="24"/>
                <w:lang w:val="tr-TR" w:eastAsia="tr-TR"/>
                <w14:ligatures w14:val="standardContextual"/>
              </w:rPr>
              <w:tab/>
            </w:r>
            <w:r w:rsidRPr="00C170D6">
              <w:rPr>
                <w:rStyle w:val="Hyperlink"/>
                <w:noProof/>
              </w:rPr>
              <w:t>Concept-Driven Fuzzy Reasoning</w:t>
            </w:r>
            <w:r>
              <w:rPr>
                <w:noProof/>
                <w:webHidden/>
              </w:rPr>
              <w:tab/>
            </w:r>
            <w:r>
              <w:rPr>
                <w:noProof/>
                <w:webHidden/>
              </w:rPr>
              <w:fldChar w:fldCharType="begin"/>
            </w:r>
            <w:r>
              <w:rPr>
                <w:noProof/>
                <w:webHidden/>
              </w:rPr>
              <w:instrText xml:space="preserve"> PAGEREF _Toc235058016 \h </w:instrText>
            </w:r>
            <w:r>
              <w:rPr>
                <w:noProof/>
                <w:webHidden/>
              </w:rPr>
            </w:r>
            <w:r>
              <w:rPr>
                <w:noProof/>
                <w:webHidden/>
              </w:rPr>
              <w:fldChar w:fldCharType="separate"/>
            </w:r>
            <w:r>
              <w:rPr>
                <w:noProof/>
                <w:webHidden/>
              </w:rPr>
              <w:t>23</w:t>
            </w:r>
            <w:r>
              <w:rPr>
                <w:noProof/>
                <w:webHidden/>
              </w:rPr>
              <w:fldChar w:fldCharType="end"/>
            </w:r>
          </w:hyperlink>
        </w:p>
        <w:p w14:paraId="62ED06CE" w14:textId="16162752"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17" w:history="1">
            <w:r w:rsidRPr="00C170D6">
              <w:rPr>
                <w:rStyle w:val="Hyperlink"/>
                <w:noProof/>
              </w:rPr>
              <w:t>2.4.1</w:t>
            </w:r>
            <w:r>
              <w:rPr>
                <w:rFonts w:asciiTheme="minorHAnsi" w:eastAsiaTheme="minorEastAsia" w:hAnsiTheme="minorHAnsi"/>
                <w:noProof/>
                <w:kern w:val="2"/>
                <w:szCs w:val="24"/>
                <w:lang w:val="tr-TR" w:eastAsia="tr-TR"/>
                <w14:ligatures w14:val="standardContextual"/>
              </w:rPr>
              <w:tab/>
            </w:r>
            <w:r w:rsidRPr="00C170D6">
              <w:rPr>
                <w:rStyle w:val="Hyperlink"/>
                <w:noProof/>
              </w:rPr>
              <w:t>Linguistic Uncertainty and Fuzzy Inference</w:t>
            </w:r>
            <w:r>
              <w:rPr>
                <w:noProof/>
                <w:webHidden/>
              </w:rPr>
              <w:tab/>
            </w:r>
            <w:r>
              <w:rPr>
                <w:noProof/>
                <w:webHidden/>
              </w:rPr>
              <w:fldChar w:fldCharType="begin"/>
            </w:r>
            <w:r>
              <w:rPr>
                <w:noProof/>
                <w:webHidden/>
              </w:rPr>
              <w:instrText xml:space="preserve"> PAGEREF _Toc235058017 \h </w:instrText>
            </w:r>
            <w:r>
              <w:rPr>
                <w:noProof/>
                <w:webHidden/>
              </w:rPr>
            </w:r>
            <w:r>
              <w:rPr>
                <w:noProof/>
                <w:webHidden/>
              </w:rPr>
              <w:fldChar w:fldCharType="separate"/>
            </w:r>
            <w:r>
              <w:rPr>
                <w:noProof/>
                <w:webHidden/>
              </w:rPr>
              <w:t>24</w:t>
            </w:r>
            <w:r>
              <w:rPr>
                <w:noProof/>
                <w:webHidden/>
              </w:rPr>
              <w:fldChar w:fldCharType="end"/>
            </w:r>
          </w:hyperlink>
        </w:p>
        <w:p w14:paraId="3A2B0446" w14:textId="73365264"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18" w:history="1">
            <w:r w:rsidRPr="00C170D6">
              <w:rPr>
                <w:rStyle w:val="Hyperlink"/>
                <w:noProof/>
              </w:rPr>
              <w:t>2.4.2</w:t>
            </w:r>
            <w:r>
              <w:rPr>
                <w:rFonts w:asciiTheme="minorHAnsi" w:eastAsiaTheme="minorEastAsia" w:hAnsiTheme="minorHAnsi"/>
                <w:noProof/>
                <w:kern w:val="2"/>
                <w:szCs w:val="24"/>
                <w:lang w:val="tr-TR" w:eastAsia="tr-TR"/>
                <w14:ligatures w14:val="standardContextual"/>
              </w:rPr>
              <w:tab/>
            </w:r>
            <w:r w:rsidRPr="00C170D6">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_Toc235058018 \h </w:instrText>
            </w:r>
            <w:r>
              <w:rPr>
                <w:noProof/>
                <w:webHidden/>
              </w:rPr>
            </w:r>
            <w:r>
              <w:rPr>
                <w:noProof/>
                <w:webHidden/>
              </w:rPr>
              <w:fldChar w:fldCharType="separate"/>
            </w:r>
            <w:r>
              <w:rPr>
                <w:noProof/>
                <w:webHidden/>
              </w:rPr>
              <w:t>26</w:t>
            </w:r>
            <w:r>
              <w:rPr>
                <w:noProof/>
                <w:webHidden/>
              </w:rPr>
              <w:fldChar w:fldCharType="end"/>
            </w:r>
          </w:hyperlink>
        </w:p>
        <w:p w14:paraId="1F4FB970" w14:textId="57DEB86E"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19" w:history="1">
            <w:r w:rsidRPr="00C170D6">
              <w:rPr>
                <w:rStyle w:val="Hyperlink"/>
                <w:noProof/>
              </w:rPr>
              <w:t>2.4.3</w:t>
            </w:r>
            <w:r>
              <w:rPr>
                <w:rFonts w:asciiTheme="minorHAnsi" w:eastAsiaTheme="minorEastAsia" w:hAnsiTheme="minorHAnsi"/>
                <w:noProof/>
                <w:kern w:val="2"/>
                <w:szCs w:val="24"/>
                <w:lang w:val="tr-TR" w:eastAsia="tr-TR"/>
                <w14:ligatures w14:val="standardContextual"/>
              </w:rPr>
              <w:tab/>
            </w:r>
            <w:r w:rsidRPr="00C170D6">
              <w:rPr>
                <w:rStyle w:val="Hyperlink"/>
                <w:noProof/>
              </w:rPr>
              <w:t>The Rule Explosion Problem</w:t>
            </w:r>
            <w:r>
              <w:rPr>
                <w:noProof/>
                <w:webHidden/>
              </w:rPr>
              <w:tab/>
            </w:r>
            <w:r>
              <w:rPr>
                <w:noProof/>
                <w:webHidden/>
              </w:rPr>
              <w:fldChar w:fldCharType="begin"/>
            </w:r>
            <w:r>
              <w:rPr>
                <w:noProof/>
                <w:webHidden/>
              </w:rPr>
              <w:instrText xml:space="preserve"> PAGEREF _Toc235058019 \h </w:instrText>
            </w:r>
            <w:r>
              <w:rPr>
                <w:noProof/>
                <w:webHidden/>
              </w:rPr>
            </w:r>
            <w:r>
              <w:rPr>
                <w:noProof/>
                <w:webHidden/>
              </w:rPr>
              <w:fldChar w:fldCharType="separate"/>
            </w:r>
            <w:r>
              <w:rPr>
                <w:noProof/>
                <w:webHidden/>
              </w:rPr>
              <w:t>29</w:t>
            </w:r>
            <w:r>
              <w:rPr>
                <w:noProof/>
                <w:webHidden/>
              </w:rPr>
              <w:fldChar w:fldCharType="end"/>
            </w:r>
          </w:hyperlink>
        </w:p>
        <w:p w14:paraId="5089C684" w14:textId="061061A7"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20" w:history="1">
            <w:r w:rsidRPr="00C170D6">
              <w:rPr>
                <w:rStyle w:val="Hyperlink"/>
                <w:noProof/>
              </w:rPr>
              <w:t>2.4.4</w:t>
            </w:r>
            <w:r>
              <w:rPr>
                <w:rFonts w:asciiTheme="minorHAnsi" w:eastAsiaTheme="minorEastAsia" w:hAnsiTheme="minorHAnsi"/>
                <w:noProof/>
                <w:kern w:val="2"/>
                <w:szCs w:val="24"/>
                <w:lang w:val="tr-TR" w:eastAsia="tr-TR"/>
                <w14:ligatures w14:val="standardContextual"/>
              </w:rPr>
              <w:tab/>
            </w:r>
            <w:r w:rsidRPr="00C170D6">
              <w:rPr>
                <w:rStyle w:val="Hyperlink"/>
                <w:noProof/>
              </w:rPr>
              <w:t>Concepts as an Intermediate Abstraction</w:t>
            </w:r>
            <w:r>
              <w:rPr>
                <w:noProof/>
                <w:webHidden/>
              </w:rPr>
              <w:tab/>
            </w:r>
            <w:r>
              <w:rPr>
                <w:noProof/>
                <w:webHidden/>
              </w:rPr>
              <w:fldChar w:fldCharType="begin"/>
            </w:r>
            <w:r>
              <w:rPr>
                <w:noProof/>
                <w:webHidden/>
              </w:rPr>
              <w:instrText xml:space="preserve"> PAGEREF _Toc235058020 \h </w:instrText>
            </w:r>
            <w:r>
              <w:rPr>
                <w:noProof/>
                <w:webHidden/>
              </w:rPr>
            </w:r>
            <w:r>
              <w:rPr>
                <w:noProof/>
                <w:webHidden/>
              </w:rPr>
              <w:fldChar w:fldCharType="separate"/>
            </w:r>
            <w:r>
              <w:rPr>
                <w:noProof/>
                <w:webHidden/>
              </w:rPr>
              <w:t>29</w:t>
            </w:r>
            <w:r>
              <w:rPr>
                <w:noProof/>
                <w:webHidden/>
              </w:rPr>
              <w:fldChar w:fldCharType="end"/>
            </w:r>
          </w:hyperlink>
        </w:p>
        <w:p w14:paraId="5091A512" w14:textId="4BD06D1F"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21" w:history="1">
            <w:r w:rsidRPr="00C170D6">
              <w:rPr>
                <w:rStyle w:val="Hyperlink"/>
                <w:noProof/>
              </w:rPr>
              <w:t>2.5</w:t>
            </w:r>
            <w:r>
              <w:rPr>
                <w:rFonts w:asciiTheme="minorHAnsi" w:eastAsiaTheme="minorEastAsia" w:hAnsiTheme="minorHAnsi"/>
                <w:noProof/>
                <w:kern w:val="2"/>
                <w:szCs w:val="24"/>
                <w:lang w:val="tr-TR" w:eastAsia="tr-TR"/>
                <w14:ligatures w14:val="standardContextual"/>
              </w:rPr>
              <w:tab/>
            </w:r>
            <w:r w:rsidRPr="00C170D6">
              <w:rPr>
                <w:rStyle w:val="Hyperlink"/>
                <w:noProof/>
              </w:rPr>
              <w:t>The Decision Space: Actions and Their Evaluation</w:t>
            </w:r>
            <w:r>
              <w:rPr>
                <w:noProof/>
                <w:webHidden/>
              </w:rPr>
              <w:tab/>
            </w:r>
            <w:r>
              <w:rPr>
                <w:noProof/>
                <w:webHidden/>
              </w:rPr>
              <w:fldChar w:fldCharType="begin"/>
            </w:r>
            <w:r>
              <w:rPr>
                <w:noProof/>
                <w:webHidden/>
              </w:rPr>
              <w:instrText xml:space="preserve"> PAGEREF _Toc235058021 \h </w:instrText>
            </w:r>
            <w:r>
              <w:rPr>
                <w:noProof/>
                <w:webHidden/>
              </w:rPr>
            </w:r>
            <w:r>
              <w:rPr>
                <w:noProof/>
                <w:webHidden/>
              </w:rPr>
              <w:fldChar w:fldCharType="separate"/>
            </w:r>
            <w:r>
              <w:rPr>
                <w:noProof/>
                <w:webHidden/>
              </w:rPr>
              <w:t>31</w:t>
            </w:r>
            <w:r>
              <w:rPr>
                <w:noProof/>
                <w:webHidden/>
              </w:rPr>
              <w:fldChar w:fldCharType="end"/>
            </w:r>
          </w:hyperlink>
        </w:p>
        <w:p w14:paraId="7E768BB0" w14:textId="4292988F"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22" w:history="1">
            <w:r w:rsidRPr="00C170D6">
              <w:rPr>
                <w:rStyle w:val="Hyperlink"/>
                <w:noProof/>
              </w:rPr>
              <w:t>2.5.1</w:t>
            </w:r>
            <w:r>
              <w:rPr>
                <w:rFonts w:asciiTheme="minorHAnsi" w:eastAsiaTheme="minorEastAsia" w:hAnsiTheme="minorHAnsi"/>
                <w:noProof/>
                <w:kern w:val="2"/>
                <w:szCs w:val="24"/>
                <w:lang w:val="tr-TR" w:eastAsia="tr-TR"/>
                <w14:ligatures w14:val="standardContextual"/>
              </w:rPr>
              <w:tab/>
            </w:r>
            <w:r w:rsidRPr="00C170D6">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_Toc235058022 \h </w:instrText>
            </w:r>
            <w:r>
              <w:rPr>
                <w:noProof/>
                <w:webHidden/>
              </w:rPr>
            </w:r>
            <w:r>
              <w:rPr>
                <w:noProof/>
                <w:webHidden/>
              </w:rPr>
              <w:fldChar w:fldCharType="separate"/>
            </w:r>
            <w:r>
              <w:rPr>
                <w:noProof/>
                <w:webHidden/>
              </w:rPr>
              <w:t>32</w:t>
            </w:r>
            <w:r>
              <w:rPr>
                <w:noProof/>
                <w:webHidden/>
              </w:rPr>
              <w:fldChar w:fldCharType="end"/>
            </w:r>
          </w:hyperlink>
        </w:p>
        <w:p w14:paraId="24D9CB36" w14:textId="7380254E"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23" w:history="1">
            <w:r w:rsidRPr="00C170D6">
              <w:rPr>
                <w:rStyle w:val="Hyperlink"/>
                <w:noProof/>
              </w:rPr>
              <w:t>2.5.2</w:t>
            </w:r>
            <w:r>
              <w:rPr>
                <w:rFonts w:asciiTheme="minorHAnsi" w:eastAsiaTheme="minorEastAsia" w:hAnsiTheme="minorHAnsi"/>
                <w:noProof/>
                <w:kern w:val="2"/>
                <w:szCs w:val="24"/>
                <w:lang w:val="tr-TR" w:eastAsia="tr-TR"/>
                <w14:ligatures w14:val="standardContextual"/>
              </w:rPr>
              <w:tab/>
            </w:r>
            <w:r w:rsidRPr="00C170D6">
              <w:rPr>
                <w:rStyle w:val="Hyperlink"/>
                <w:noProof/>
              </w:rPr>
              <w:t>Decision Cost and Its Components</w:t>
            </w:r>
            <w:r>
              <w:rPr>
                <w:noProof/>
                <w:webHidden/>
              </w:rPr>
              <w:tab/>
            </w:r>
            <w:r>
              <w:rPr>
                <w:noProof/>
                <w:webHidden/>
              </w:rPr>
              <w:fldChar w:fldCharType="begin"/>
            </w:r>
            <w:r>
              <w:rPr>
                <w:noProof/>
                <w:webHidden/>
              </w:rPr>
              <w:instrText xml:space="preserve"> PAGEREF _Toc235058023 \h </w:instrText>
            </w:r>
            <w:r>
              <w:rPr>
                <w:noProof/>
                <w:webHidden/>
              </w:rPr>
            </w:r>
            <w:r>
              <w:rPr>
                <w:noProof/>
                <w:webHidden/>
              </w:rPr>
              <w:fldChar w:fldCharType="separate"/>
            </w:r>
            <w:r>
              <w:rPr>
                <w:noProof/>
                <w:webHidden/>
              </w:rPr>
              <w:t>34</w:t>
            </w:r>
            <w:r>
              <w:rPr>
                <w:noProof/>
                <w:webHidden/>
              </w:rPr>
              <w:fldChar w:fldCharType="end"/>
            </w:r>
          </w:hyperlink>
        </w:p>
        <w:p w14:paraId="52559C3A" w14:textId="7F53490D"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24" w:history="1">
            <w:r w:rsidRPr="00C170D6">
              <w:rPr>
                <w:rStyle w:val="Hyperlink"/>
                <w:noProof/>
              </w:rPr>
              <w:t>2.5.3</w:t>
            </w:r>
            <w:r>
              <w:rPr>
                <w:rFonts w:asciiTheme="minorHAnsi" w:eastAsiaTheme="minorEastAsia" w:hAnsiTheme="minorHAnsi"/>
                <w:noProof/>
                <w:kern w:val="2"/>
                <w:szCs w:val="24"/>
                <w:lang w:val="tr-TR" w:eastAsia="tr-TR"/>
                <w14:ligatures w14:val="standardContextual"/>
              </w:rPr>
              <w:tab/>
            </w:r>
            <w:r w:rsidRPr="00C170D6">
              <w:rPr>
                <w:rStyle w:val="Hyperlink"/>
                <w:noProof/>
              </w:rPr>
              <w:t>Satisficing Acceptance and the Graduated Fail-Safe</w:t>
            </w:r>
            <w:r>
              <w:rPr>
                <w:noProof/>
                <w:webHidden/>
              </w:rPr>
              <w:tab/>
            </w:r>
            <w:r>
              <w:rPr>
                <w:noProof/>
                <w:webHidden/>
              </w:rPr>
              <w:fldChar w:fldCharType="begin"/>
            </w:r>
            <w:r>
              <w:rPr>
                <w:noProof/>
                <w:webHidden/>
              </w:rPr>
              <w:instrText xml:space="preserve"> PAGEREF _Toc235058024 \h </w:instrText>
            </w:r>
            <w:r>
              <w:rPr>
                <w:noProof/>
                <w:webHidden/>
              </w:rPr>
            </w:r>
            <w:r>
              <w:rPr>
                <w:noProof/>
                <w:webHidden/>
              </w:rPr>
              <w:fldChar w:fldCharType="separate"/>
            </w:r>
            <w:r>
              <w:rPr>
                <w:noProof/>
                <w:webHidden/>
              </w:rPr>
              <w:t>37</w:t>
            </w:r>
            <w:r>
              <w:rPr>
                <w:noProof/>
                <w:webHidden/>
              </w:rPr>
              <w:fldChar w:fldCharType="end"/>
            </w:r>
          </w:hyperlink>
        </w:p>
        <w:p w14:paraId="39572D18" w14:textId="13B9B216"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25" w:history="1">
            <w:r w:rsidRPr="00C170D6">
              <w:rPr>
                <w:rStyle w:val="Hyperlink"/>
                <w:noProof/>
              </w:rPr>
              <w:t>2.5.4</w:t>
            </w:r>
            <w:r>
              <w:rPr>
                <w:rFonts w:asciiTheme="minorHAnsi" w:eastAsiaTheme="minorEastAsia" w:hAnsiTheme="minorHAnsi"/>
                <w:noProof/>
                <w:kern w:val="2"/>
                <w:szCs w:val="24"/>
                <w:lang w:val="tr-TR" w:eastAsia="tr-TR"/>
                <w14:ligatures w14:val="standardContextual"/>
              </w:rPr>
              <w:tab/>
            </w:r>
            <w:r w:rsidRPr="00C170D6">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_Toc235058025 \h </w:instrText>
            </w:r>
            <w:r>
              <w:rPr>
                <w:noProof/>
                <w:webHidden/>
              </w:rPr>
            </w:r>
            <w:r>
              <w:rPr>
                <w:noProof/>
                <w:webHidden/>
              </w:rPr>
              <w:fldChar w:fldCharType="separate"/>
            </w:r>
            <w:r>
              <w:rPr>
                <w:noProof/>
                <w:webHidden/>
              </w:rPr>
              <w:t>38</w:t>
            </w:r>
            <w:r>
              <w:rPr>
                <w:noProof/>
                <w:webHidden/>
              </w:rPr>
              <w:fldChar w:fldCharType="end"/>
            </w:r>
          </w:hyperlink>
        </w:p>
        <w:p w14:paraId="6069CB42" w14:textId="34D3BD30"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26" w:history="1">
            <w:r w:rsidRPr="00C170D6">
              <w:rPr>
                <w:rStyle w:val="Hyperlink"/>
                <w:noProof/>
              </w:rPr>
              <w:t>2.5.5</w:t>
            </w:r>
            <w:r>
              <w:rPr>
                <w:rFonts w:asciiTheme="minorHAnsi" w:eastAsiaTheme="minorEastAsia" w:hAnsiTheme="minorHAnsi"/>
                <w:noProof/>
                <w:kern w:val="2"/>
                <w:szCs w:val="24"/>
                <w:lang w:val="tr-TR" w:eastAsia="tr-TR"/>
                <w14:ligatures w14:val="standardContextual"/>
              </w:rPr>
              <w:tab/>
            </w:r>
            <w:r w:rsidRPr="00C170D6">
              <w:rPr>
                <w:rStyle w:val="Hyperlink"/>
                <w:noProof/>
              </w:rPr>
              <w:t>Adaptive and Generative Decision Loops</w:t>
            </w:r>
            <w:r>
              <w:rPr>
                <w:noProof/>
                <w:webHidden/>
              </w:rPr>
              <w:tab/>
            </w:r>
            <w:r>
              <w:rPr>
                <w:noProof/>
                <w:webHidden/>
              </w:rPr>
              <w:fldChar w:fldCharType="begin"/>
            </w:r>
            <w:r>
              <w:rPr>
                <w:noProof/>
                <w:webHidden/>
              </w:rPr>
              <w:instrText xml:space="preserve"> PAGEREF _Toc235058026 \h </w:instrText>
            </w:r>
            <w:r>
              <w:rPr>
                <w:noProof/>
                <w:webHidden/>
              </w:rPr>
            </w:r>
            <w:r>
              <w:rPr>
                <w:noProof/>
                <w:webHidden/>
              </w:rPr>
              <w:fldChar w:fldCharType="separate"/>
            </w:r>
            <w:r>
              <w:rPr>
                <w:noProof/>
                <w:webHidden/>
              </w:rPr>
              <w:t>40</w:t>
            </w:r>
            <w:r>
              <w:rPr>
                <w:noProof/>
                <w:webHidden/>
              </w:rPr>
              <w:fldChar w:fldCharType="end"/>
            </w:r>
          </w:hyperlink>
        </w:p>
        <w:p w14:paraId="55A77F23" w14:textId="37CA5BFF" w:rsidR="00B13AC5" w:rsidRDefault="00B13AC5">
          <w:pPr>
            <w:pStyle w:val="TOC1"/>
            <w:tabs>
              <w:tab w:val="left" w:pos="480"/>
            </w:tabs>
            <w:rPr>
              <w:rFonts w:asciiTheme="minorHAnsi" w:eastAsiaTheme="minorEastAsia" w:hAnsiTheme="minorHAnsi"/>
              <w:kern w:val="2"/>
              <w:szCs w:val="24"/>
              <w:lang w:val="tr-TR" w:eastAsia="tr-TR"/>
              <w14:ligatures w14:val="standardContextual"/>
            </w:rPr>
          </w:pPr>
          <w:hyperlink w:anchor="_Toc235058027" w:history="1">
            <w:r w:rsidRPr="00C170D6">
              <w:rPr>
                <w:rStyle w:val="Hyperlink"/>
              </w:rPr>
              <w:t>3</w:t>
            </w:r>
            <w:r>
              <w:rPr>
                <w:rFonts w:asciiTheme="minorHAnsi" w:eastAsiaTheme="minorEastAsia" w:hAnsiTheme="minorHAnsi"/>
                <w:kern w:val="2"/>
                <w:szCs w:val="24"/>
                <w:lang w:val="tr-TR" w:eastAsia="tr-TR"/>
                <w14:ligatures w14:val="standardContextual"/>
              </w:rPr>
              <w:tab/>
            </w:r>
            <w:r w:rsidRPr="00C170D6">
              <w:rPr>
                <w:rStyle w:val="Hyperlink"/>
              </w:rPr>
              <w:t>DISASTERAWARE SIMULATION FRAMEWORK</w:t>
            </w:r>
            <w:r>
              <w:rPr>
                <w:webHidden/>
              </w:rPr>
              <w:tab/>
            </w:r>
            <w:r>
              <w:rPr>
                <w:webHidden/>
              </w:rPr>
              <w:fldChar w:fldCharType="begin"/>
            </w:r>
            <w:r>
              <w:rPr>
                <w:webHidden/>
              </w:rPr>
              <w:instrText xml:space="preserve"> PAGEREF _Toc235058027 \h </w:instrText>
            </w:r>
            <w:r>
              <w:rPr>
                <w:webHidden/>
              </w:rPr>
            </w:r>
            <w:r>
              <w:rPr>
                <w:webHidden/>
              </w:rPr>
              <w:fldChar w:fldCharType="separate"/>
            </w:r>
            <w:r>
              <w:rPr>
                <w:webHidden/>
              </w:rPr>
              <w:t>43</w:t>
            </w:r>
            <w:r>
              <w:rPr>
                <w:webHidden/>
              </w:rPr>
              <w:fldChar w:fldCharType="end"/>
            </w:r>
          </w:hyperlink>
        </w:p>
        <w:p w14:paraId="15C54B97" w14:textId="273692DA"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28" w:history="1">
            <w:r w:rsidRPr="00C170D6">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C170D6">
              <w:rPr>
                <w:rStyle w:val="Hyperlink"/>
                <w:noProof/>
                <w:lang w:eastAsia="ja-JP"/>
              </w:rPr>
              <w:t>Overall System Block Diagram</w:t>
            </w:r>
            <w:r>
              <w:rPr>
                <w:noProof/>
                <w:webHidden/>
              </w:rPr>
              <w:tab/>
            </w:r>
            <w:r>
              <w:rPr>
                <w:noProof/>
                <w:webHidden/>
              </w:rPr>
              <w:fldChar w:fldCharType="begin"/>
            </w:r>
            <w:r>
              <w:rPr>
                <w:noProof/>
                <w:webHidden/>
              </w:rPr>
              <w:instrText xml:space="preserve"> PAGEREF _Toc235058028 \h </w:instrText>
            </w:r>
            <w:r>
              <w:rPr>
                <w:noProof/>
                <w:webHidden/>
              </w:rPr>
            </w:r>
            <w:r>
              <w:rPr>
                <w:noProof/>
                <w:webHidden/>
              </w:rPr>
              <w:fldChar w:fldCharType="separate"/>
            </w:r>
            <w:r>
              <w:rPr>
                <w:noProof/>
                <w:webHidden/>
              </w:rPr>
              <w:t>44</w:t>
            </w:r>
            <w:r>
              <w:rPr>
                <w:noProof/>
                <w:webHidden/>
              </w:rPr>
              <w:fldChar w:fldCharType="end"/>
            </w:r>
          </w:hyperlink>
        </w:p>
        <w:p w14:paraId="4CF1AC95" w14:textId="390A36B7"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29" w:history="1">
            <w:r w:rsidRPr="00C170D6">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C170D6">
              <w:rPr>
                <w:rStyle w:val="Hyperlink"/>
                <w:noProof/>
                <w:lang w:eastAsia="ja-JP"/>
              </w:rPr>
              <w:t>Inputs and External Sources</w:t>
            </w:r>
            <w:r>
              <w:rPr>
                <w:noProof/>
                <w:webHidden/>
              </w:rPr>
              <w:tab/>
            </w:r>
            <w:r>
              <w:rPr>
                <w:noProof/>
                <w:webHidden/>
              </w:rPr>
              <w:fldChar w:fldCharType="begin"/>
            </w:r>
            <w:r>
              <w:rPr>
                <w:noProof/>
                <w:webHidden/>
              </w:rPr>
              <w:instrText xml:space="preserve"> PAGEREF _Toc235058029 \h </w:instrText>
            </w:r>
            <w:r>
              <w:rPr>
                <w:noProof/>
                <w:webHidden/>
              </w:rPr>
            </w:r>
            <w:r>
              <w:rPr>
                <w:noProof/>
                <w:webHidden/>
              </w:rPr>
              <w:fldChar w:fldCharType="separate"/>
            </w:r>
            <w:r>
              <w:rPr>
                <w:noProof/>
                <w:webHidden/>
              </w:rPr>
              <w:t>47</w:t>
            </w:r>
            <w:r>
              <w:rPr>
                <w:noProof/>
                <w:webHidden/>
              </w:rPr>
              <w:fldChar w:fldCharType="end"/>
            </w:r>
          </w:hyperlink>
        </w:p>
        <w:p w14:paraId="6E76A9F7" w14:textId="10DB65A3"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30" w:history="1">
            <w:r w:rsidRPr="00C170D6">
              <w:rPr>
                <w:rStyle w:val="Hyperlink"/>
                <w:noProof/>
              </w:rPr>
              <w:t>3.2.1</w:t>
            </w:r>
            <w:r>
              <w:rPr>
                <w:rFonts w:asciiTheme="minorHAnsi" w:eastAsiaTheme="minorEastAsia" w:hAnsiTheme="minorHAnsi"/>
                <w:noProof/>
                <w:kern w:val="2"/>
                <w:szCs w:val="24"/>
                <w:lang w:val="tr-TR" w:eastAsia="tr-TR"/>
                <w14:ligatures w14:val="standardContextual"/>
              </w:rPr>
              <w:tab/>
            </w:r>
            <w:r w:rsidRPr="00C170D6">
              <w:rPr>
                <w:rStyle w:val="Hyperlink"/>
                <w:noProof/>
              </w:rPr>
              <w:t>Meteorology Data Layer</w:t>
            </w:r>
            <w:r>
              <w:rPr>
                <w:noProof/>
                <w:webHidden/>
              </w:rPr>
              <w:tab/>
            </w:r>
            <w:r>
              <w:rPr>
                <w:noProof/>
                <w:webHidden/>
              </w:rPr>
              <w:fldChar w:fldCharType="begin"/>
            </w:r>
            <w:r>
              <w:rPr>
                <w:noProof/>
                <w:webHidden/>
              </w:rPr>
              <w:instrText xml:space="preserve"> PAGEREF _Toc235058030 \h </w:instrText>
            </w:r>
            <w:r>
              <w:rPr>
                <w:noProof/>
                <w:webHidden/>
              </w:rPr>
            </w:r>
            <w:r>
              <w:rPr>
                <w:noProof/>
                <w:webHidden/>
              </w:rPr>
              <w:fldChar w:fldCharType="separate"/>
            </w:r>
            <w:r>
              <w:rPr>
                <w:noProof/>
                <w:webHidden/>
              </w:rPr>
              <w:t>48</w:t>
            </w:r>
            <w:r>
              <w:rPr>
                <w:noProof/>
                <w:webHidden/>
              </w:rPr>
              <w:fldChar w:fldCharType="end"/>
            </w:r>
          </w:hyperlink>
        </w:p>
        <w:p w14:paraId="596360C4" w14:textId="0A34909E"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31" w:history="1">
            <w:r w:rsidRPr="00C170D6">
              <w:rPr>
                <w:rStyle w:val="Hyperlink"/>
                <w:noProof/>
              </w:rPr>
              <w:t>3.2.2</w:t>
            </w:r>
            <w:r>
              <w:rPr>
                <w:rFonts w:asciiTheme="minorHAnsi" w:eastAsiaTheme="minorEastAsia" w:hAnsiTheme="minorHAnsi"/>
                <w:noProof/>
                <w:kern w:val="2"/>
                <w:szCs w:val="24"/>
                <w:lang w:val="tr-TR" w:eastAsia="tr-TR"/>
                <w14:ligatures w14:val="standardContextual"/>
              </w:rPr>
              <w:tab/>
            </w:r>
            <w:r w:rsidRPr="00C170D6">
              <w:rPr>
                <w:rStyle w:val="Hyperlink"/>
                <w:noProof/>
              </w:rPr>
              <w:t>Topography Data Layer</w:t>
            </w:r>
            <w:r>
              <w:rPr>
                <w:noProof/>
                <w:webHidden/>
              </w:rPr>
              <w:tab/>
            </w:r>
            <w:r>
              <w:rPr>
                <w:noProof/>
                <w:webHidden/>
              </w:rPr>
              <w:fldChar w:fldCharType="begin"/>
            </w:r>
            <w:r>
              <w:rPr>
                <w:noProof/>
                <w:webHidden/>
              </w:rPr>
              <w:instrText xml:space="preserve"> PAGEREF _Toc235058031 \h </w:instrText>
            </w:r>
            <w:r>
              <w:rPr>
                <w:noProof/>
                <w:webHidden/>
              </w:rPr>
            </w:r>
            <w:r>
              <w:rPr>
                <w:noProof/>
                <w:webHidden/>
              </w:rPr>
              <w:fldChar w:fldCharType="separate"/>
            </w:r>
            <w:r>
              <w:rPr>
                <w:noProof/>
                <w:webHidden/>
              </w:rPr>
              <w:t>49</w:t>
            </w:r>
            <w:r>
              <w:rPr>
                <w:noProof/>
                <w:webHidden/>
              </w:rPr>
              <w:fldChar w:fldCharType="end"/>
            </w:r>
          </w:hyperlink>
        </w:p>
        <w:p w14:paraId="548418BE" w14:textId="1D4069D0"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32" w:history="1">
            <w:r w:rsidRPr="00C170D6">
              <w:rPr>
                <w:rStyle w:val="Hyperlink"/>
                <w:noProof/>
              </w:rPr>
              <w:t>3.2.3</w:t>
            </w:r>
            <w:r>
              <w:rPr>
                <w:rFonts w:asciiTheme="minorHAnsi" w:eastAsiaTheme="minorEastAsia" w:hAnsiTheme="minorHAnsi"/>
                <w:noProof/>
                <w:kern w:val="2"/>
                <w:szCs w:val="24"/>
                <w:lang w:val="tr-TR" w:eastAsia="tr-TR"/>
                <w14:ligatures w14:val="standardContextual"/>
              </w:rPr>
              <w:tab/>
            </w:r>
            <w:r w:rsidRPr="00C170D6">
              <w:rPr>
                <w:rStyle w:val="Hyperlink"/>
                <w:noProof/>
              </w:rPr>
              <w:t>Fuel Data Layer</w:t>
            </w:r>
            <w:r>
              <w:rPr>
                <w:noProof/>
                <w:webHidden/>
              </w:rPr>
              <w:tab/>
            </w:r>
            <w:r>
              <w:rPr>
                <w:noProof/>
                <w:webHidden/>
              </w:rPr>
              <w:fldChar w:fldCharType="begin"/>
            </w:r>
            <w:r>
              <w:rPr>
                <w:noProof/>
                <w:webHidden/>
              </w:rPr>
              <w:instrText xml:space="preserve"> PAGEREF _Toc235058032 \h </w:instrText>
            </w:r>
            <w:r>
              <w:rPr>
                <w:noProof/>
                <w:webHidden/>
              </w:rPr>
            </w:r>
            <w:r>
              <w:rPr>
                <w:noProof/>
                <w:webHidden/>
              </w:rPr>
              <w:fldChar w:fldCharType="separate"/>
            </w:r>
            <w:r>
              <w:rPr>
                <w:noProof/>
                <w:webHidden/>
              </w:rPr>
              <w:t>50</w:t>
            </w:r>
            <w:r>
              <w:rPr>
                <w:noProof/>
                <w:webHidden/>
              </w:rPr>
              <w:fldChar w:fldCharType="end"/>
            </w:r>
          </w:hyperlink>
        </w:p>
        <w:p w14:paraId="6AB60D2F" w14:textId="58948C49"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33" w:history="1">
            <w:r w:rsidRPr="00C170D6">
              <w:rPr>
                <w:rStyle w:val="Hyperlink"/>
                <w:noProof/>
              </w:rPr>
              <w:t>3.2.4</w:t>
            </w:r>
            <w:r>
              <w:rPr>
                <w:rFonts w:asciiTheme="minorHAnsi" w:eastAsiaTheme="minorEastAsia" w:hAnsiTheme="minorHAnsi"/>
                <w:noProof/>
                <w:kern w:val="2"/>
                <w:szCs w:val="24"/>
                <w:lang w:val="tr-TR" w:eastAsia="tr-TR"/>
                <w14:ligatures w14:val="standardContextual"/>
              </w:rPr>
              <w:tab/>
            </w:r>
            <w:r w:rsidRPr="00C170D6">
              <w:rPr>
                <w:rStyle w:val="Hyperlink"/>
                <w:noProof/>
              </w:rPr>
              <w:t>Ignition Layer</w:t>
            </w:r>
            <w:r>
              <w:rPr>
                <w:noProof/>
                <w:webHidden/>
              </w:rPr>
              <w:tab/>
            </w:r>
            <w:r>
              <w:rPr>
                <w:noProof/>
                <w:webHidden/>
              </w:rPr>
              <w:fldChar w:fldCharType="begin"/>
            </w:r>
            <w:r>
              <w:rPr>
                <w:noProof/>
                <w:webHidden/>
              </w:rPr>
              <w:instrText xml:space="preserve"> PAGEREF _Toc235058033 \h </w:instrText>
            </w:r>
            <w:r>
              <w:rPr>
                <w:noProof/>
                <w:webHidden/>
              </w:rPr>
            </w:r>
            <w:r>
              <w:rPr>
                <w:noProof/>
                <w:webHidden/>
              </w:rPr>
              <w:fldChar w:fldCharType="separate"/>
            </w:r>
            <w:r>
              <w:rPr>
                <w:noProof/>
                <w:webHidden/>
              </w:rPr>
              <w:t>51</w:t>
            </w:r>
            <w:r>
              <w:rPr>
                <w:noProof/>
                <w:webHidden/>
              </w:rPr>
              <w:fldChar w:fldCharType="end"/>
            </w:r>
          </w:hyperlink>
        </w:p>
        <w:p w14:paraId="6524ADF2" w14:textId="2B4234D9"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34" w:history="1">
            <w:r w:rsidRPr="00C170D6">
              <w:rPr>
                <w:rStyle w:val="Hyperlink"/>
                <w:noProof/>
              </w:rPr>
              <w:t>3.2.5</w:t>
            </w:r>
            <w:r>
              <w:rPr>
                <w:rFonts w:asciiTheme="minorHAnsi" w:eastAsiaTheme="minorEastAsia" w:hAnsiTheme="minorHAnsi"/>
                <w:noProof/>
                <w:kern w:val="2"/>
                <w:szCs w:val="24"/>
                <w:lang w:val="tr-TR" w:eastAsia="tr-TR"/>
                <w14:ligatures w14:val="standardContextual"/>
              </w:rPr>
              <w:tab/>
            </w:r>
            <w:r w:rsidRPr="00C170D6">
              <w:rPr>
                <w:rStyle w:val="Hyperlink"/>
                <w:noProof/>
              </w:rPr>
              <w:t>Decisional Data Layers</w:t>
            </w:r>
            <w:r>
              <w:rPr>
                <w:noProof/>
                <w:webHidden/>
              </w:rPr>
              <w:tab/>
            </w:r>
            <w:r>
              <w:rPr>
                <w:noProof/>
                <w:webHidden/>
              </w:rPr>
              <w:fldChar w:fldCharType="begin"/>
            </w:r>
            <w:r>
              <w:rPr>
                <w:noProof/>
                <w:webHidden/>
              </w:rPr>
              <w:instrText xml:space="preserve"> PAGEREF _Toc235058034 \h </w:instrText>
            </w:r>
            <w:r>
              <w:rPr>
                <w:noProof/>
                <w:webHidden/>
              </w:rPr>
            </w:r>
            <w:r>
              <w:rPr>
                <w:noProof/>
                <w:webHidden/>
              </w:rPr>
              <w:fldChar w:fldCharType="separate"/>
            </w:r>
            <w:r>
              <w:rPr>
                <w:noProof/>
                <w:webHidden/>
              </w:rPr>
              <w:t>51</w:t>
            </w:r>
            <w:r>
              <w:rPr>
                <w:noProof/>
                <w:webHidden/>
              </w:rPr>
              <w:fldChar w:fldCharType="end"/>
            </w:r>
          </w:hyperlink>
        </w:p>
        <w:p w14:paraId="4B321001" w14:textId="5798ED50"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35" w:history="1">
            <w:r w:rsidRPr="00C170D6">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C170D6">
              <w:rPr>
                <w:rStyle w:val="Hyperlink"/>
                <w:noProof/>
                <w:lang w:eastAsia="ja-JP"/>
              </w:rPr>
              <w:t>Simulation Core</w:t>
            </w:r>
            <w:r>
              <w:rPr>
                <w:noProof/>
                <w:webHidden/>
              </w:rPr>
              <w:tab/>
            </w:r>
            <w:r>
              <w:rPr>
                <w:noProof/>
                <w:webHidden/>
              </w:rPr>
              <w:fldChar w:fldCharType="begin"/>
            </w:r>
            <w:r>
              <w:rPr>
                <w:noProof/>
                <w:webHidden/>
              </w:rPr>
              <w:instrText xml:space="preserve"> PAGEREF _Toc235058035 \h </w:instrText>
            </w:r>
            <w:r>
              <w:rPr>
                <w:noProof/>
                <w:webHidden/>
              </w:rPr>
            </w:r>
            <w:r>
              <w:rPr>
                <w:noProof/>
                <w:webHidden/>
              </w:rPr>
              <w:fldChar w:fldCharType="separate"/>
            </w:r>
            <w:r>
              <w:rPr>
                <w:noProof/>
                <w:webHidden/>
              </w:rPr>
              <w:t>55</w:t>
            </w:r>
            <w:r>
              <w:rPr>
                <w:noProof/>
                <w:webHidden/>
              </w:rPr>
              <w:fldChar w:fldCharType="end"/>
            </w:r>
          </w:hyperlink>
        </w:p>
        <w:p w14:paraId="5A9CD033" w14:textId="27291E61"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36" w:history="1">
            <w:r w:rsidRPr="00C170D6">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C170D6">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_Toc235058036 \h </w:instrText>
            </w:r>
            <w:r>
              <w:rPr>
                <w:noProof/>
                <w:webHidden/>
              </w:rPr>
            </w:r>
            <w:r>
              <w:rPr>
                <w:noProof/>
                <w:webHidden/>
              </w:rPr>
              <w:fldChar w:fldCharType="separate"/>
            </w:r>
            <w:r>
              <w:rPr>
                <w:noProof/>
                <w:webHidden/>
              </w:rPr>
              <w:t>55</w:t>
            </w:r>
            <w:r>
              <w:rPr>
                <w:noProof/>
                <w:webHidden/>
              </w:rPr>
              <w:fldChar w:fldCharType="end"/>
            </w:r>
          </w:hyperlink>
        </w:p>
        <w:p w14:paraId="4CEC2C90" w14:textId="009F1BE4"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37" w:history="1">
            <w:r w:rsidRPr="00C170D6">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C170D6">
              <w:rPr>
                <w:rStyle w:val="Hyperlink"/>
                <w:noProof/>
                <w:lang w:eastAsia="ja-JP"/>
              </w:rPr>
              <w:t>Hybrid Fire Spread Model</w:t>
            </w:r>
            <w:r>
              <w:rPr>
                <w:noProof/>
                <w:webHidden/>
              </w:rPr>
              <w:tab/>
            </w:r>
            <w:r>
              <w:rPr>
                <w:noProof/>
                <w:webHidden/>
              </w:rPr>
              <w:fldChar w:fldCharType="begin"/>
            </w:r>
            <w:r>
              <w:rPr>
                <w:noProof/>
                <w:webHidden/>
              </w:rPr>
              <w:instrText xml:space="preserve"> PAGEREF _Toc235058037 \h </w:instrText>
            </w:r>
            <w:r>
              <w:rPr>
                <w:noProof/>
                <w:webHidden/>
              </w:rPr>
            </w:r>
            <w:r>
              <w:rPr>
                <w:noProof/>
                <w:webHidden/>
              </w:rPr>
              <w:fldChar w:fldCharType="separate"/>
            </w:r>
            <w:r>
              <w:rPr>
                <w:noProof/>
                <w:webHidden/>
              </w:rPr>
              <w:t>56</w:t>
            </w:r>
            <w:r>
              <w:rPr>
                <w:noProof/>
                <w:webHidden/>
              </w:rPr>
              <w:fldChar w:fldCharType="end"/>
            </w:r>
          </w:hyperlink>
        </w:p>
        <w:p w14:paraId="1B7669B4" w14:textId="0886DFAB"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38" w:history="1">
            <w:r w:rsidRPr="00C170D6">
              <w:rPr>
                <w:rStyle w:val="Hyperlink"/>
                <w:noProof/>
              </w:rPr>
              <w:t>3.3.3</w:t>
            </w:r>
            <w:r>
              <w:rPr>
                <w:rFonts w:asciiTheme="minorHAnsi" w:eastAsiaTheme="minorEastAsia" w:hAnsiTheme="minorHAnsi"/>
                <w:noProof/>
                <w:kern w:val="2"/>
                <w:szCs w:val="24"/>
                <w:lang w:val="tr-TR" w:eastAsia="tr-TR"/>
                <w14:ligatures w14:val="standardContextual"/>
              </w:rPr>
              <w:tab/>
            </w:r>
            <w:r w:rsidRPr="00C170D6">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_Toc235058038 \h </w:instrText>
            </w:r>
            <w:r>
              <w:rPr>
                <w:noProof/>
                <w:webHidden/>
              </w:rPr>
            </w:r>
            <w:r>
              <w:rPr>
                <w:noProof/>
                <w:webHidden/>
              </w:rPr>
              <w:fldChar w:fldCharType="separate"/>
            </w:r>
            <w:r>
              <w:rPr>
                <w:noProof/>
                <w:webHidden/>
              </w:rPr>
              <w:t>64</w:t>
            </w:r>
            <w:r>
              <w:rPr>
                <w:noProof/>
                <w:webHidden/>
              </w:rPr>
              <w:fldChar w:fldCharType="end"/>
            </w:r>
          </w:hyperlink>
        </w:p>
        <w:p w14:paraId="28C1EC9E" w14:textId="4ECFF2E8"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39" w:history="1">
            <w:r w:rsidRPr="00C170D6">
              <w:rPr>
                <w:rStyle w:val="Hyperlink"/>
                <w:noProof/>
              </w:rPr>
              <w:t>3.4</w:t>
            </w:r>
            <w:r>
              <w:rPr>
                <w:rFonts w:asciiTheme="minorHAnsi" w:eastAsiaTheme="minorEastAsia" w:hAnsiTheme="minorHAnsi"/>
                <w:noProof/>
                <w:kern w:val="2"/>
                <w:szCs w:val="24"/>
                <w:lang w:val="tr-TR" w:eastAsia="tr-TR"/>
                <w14:ligatures w14:val="standardContextual"/>
              </w:rPr>
              <w:tab/>
            </w:r>
            <w:r w:rsidRPr="00C170D6">
              <w:rPr>
                <w:rStyle w:val="Hyperlink"/>
                <w:noProof/>
              </w:rPr>
              <w:t>Decision Support System Core</w:t>
            </w:r>
            <w:r>
              <w:rPr>
                <w:noProof/>
                <w:webHidden/>
              </w:rPr>
              <w:tab/>
            </w:r>
            <w:r>
              <w:rPr>
                <w:noProof/>
                <w:webHidden/>
              </w:rPr>
              <w:fldChar w:fldCharType="begin"/>
            </w:r>
            <w:r>
              <w:rPr>
                <w:noProof/>
                <w:webHidden/>
              </w:rPr>
              <w:instrText xml:space="preserve"> PAGEREF _Toc235058039 \h </w:instrText>
            </w:r>
            <w:r>
              <w:rPr>
                <w:noProof/>
                <w:webHidden/>
              </w:rPr>
            </w:r>
            <w:r>
              <w:rPr>
                <w:noProof/>
                <w:webHidden/>
              </w:rPr>
              <w:fldChar w:fldCharType="separate"/>
            </w:r>
            <w:r>
              <w:rPr>
                <w:noProof/>
                <w:webHidden/>
              </w:rPr>
              <w:t>67</w:t>
            </w:r>
            <w:r>
              <w:rPr>
                <w:noProof/>
                <w:webHidden/>
              </w:rPr>
              <w:fldChar w:fldCharType="end"/>
            </w:r>
          </w:hyperlink>
        </w:p>
        <w:p w14:paraId="329F3527" w14:textId="040584D0" w:rsidR="00B13AC5" w:rsidRDefault="00B13AC5">
          <w:pPr>
            <w:pStyle w:val="TOC1"/>
            <w:tabs>
              <w:tab w:val="left" w:pos="480"/>
            </w:tabs>
            <w:rPr>
              <w:rFonts w:asciiTheme="minorHAnsi" w:eastAsiaTheme="minorEastAsia" w:hAnsiTheme="minorHAnsi"/>
              <w:kern w:val="2"/>
              <w:szCs w:val="24"/>
              <w:lang w:val="tr-TR" w:eastAsia="tr-TR"/>
              <w14:ligatures w14:val="standardContextual"/>
            </w:rPr>
          </w:pPr>
          <w:hyperlink w:anchor="_Toc235058040" w:history="1">
            <w:r w:rsidRPr="00C170D6">
              <w:rPr>
                <w:rStyle w:val="Hyperlink"/>
              </w:rPr>
              <w:t>4</w:t>
            </w:r>
            <w:r>
              <w:rPr>
                <w:rFonts w:asciiTheme="minorHAnsi" w:eastAsiaTheme="minorEastAsia" w:hAnsiTheme="minorHAnsi"/>
                <w:kern w:val="2"/>
                <w:szCs w:val="24"/>
                <w:lang w:val="tr-TR" w:eastAsia="tr-TR"/>
                <w14:ligatures w14:val="standardContextual"/>
              </w:rPr>
              <w:tab/>
            </w:r>
            <w:r w:rsidRPr="00C170D6">
              <w:rPr>
                <w:rStyle w:val="Hyperlink"/>
              </w:rPr>
              <w:t>DISASTERAWARE DECISION SUPPORT FRAMEWORK</w:t>
            </w:r>
            <w:r>
              <w:rPr>
                <w:webHidden/>
              </w:rPr>
              <w:tab/>
            </w:r>
            <w:r>
              <w:rPr>
                <w:webHidden/>
              </w:rPr>
              <w:fldChar w:fldCharType="begin"/>
            </w:r>
            <w:r>
              <w:rPr>
                <w:webHidden/>
              </w:rPr>
              <w:instrText xml:space="preserve"> PAGEREF _Toc235058040 \h </w:instrText>
            </w:r>
            <w:r>
              <w:rPr>
                <w:webHidden/>
              </w:rPr>
            </w:r>
            <w:r>
              <w:rPr>
                <w:webHidden/>
              </w:rPr>
              <w:fldChar w:fldCharType="separate"/>
            </w:r>
            <w:r>
              <w:rPr>
                <w:webHidden/>
              </w:rPr>
              <w:t>69</w:t>
            </w:r>
            <w:r>
              <w:rPr>
                <w:webHidden/>
              </w:rPr>
              <w:fldChar w:fldCharType="end"/>
            </w:r>
          </w:hyperlink>
        </w:p>
        <w:p w14:paraId="20C6E526" w14:textId="358A652A"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41" w:history="1">
            <w:r w:rsidRPr="00C170D6">
              <w:rPr>
                <w:rStyle w:val="Hyperlink"/>
                <w:noProof/>
              </w:rPr>
              <w:t>4.1</w:t>
            </w:r>
            <w:r>
              <w:rPr>
                <w:rFonts w:asciiTheme="minorHAnsi" w:eastAsiaTheme="minorEastAsia" w:hAnsiTheme="minorHAnsi"/>
                <w:noProof/>
                <w:kern w:val="2"/>
                <w:szCs w:val="24"/>
                <w:lang w:val="tr-TR" w:eastAsia="tr-TR"/>
                <w14:ligatures w14:val="standardContextual"/>
              </w:rPr>
              <w:tab/>
            </w:r>
            <w:r w:rsidRPr="00C170D6">
              <w:rPr>
                <w:rStyle w:val="Hyperlink"/>
                <w:noProof/>
              </w:rPr>
              <w:t>Decision Support System Block Diagram</w:t>
            </w:r>
            <w:r>
              <w:rPr>
                <w:noProof/>
                <w:webHidden/>
              </w:rPr>
              <w:tab/>
            </w:r>
            <w:r>
              <w:rPr>
                <w:noProof/>
                <w:webHidden/>
              </w:rPr>
              <w:fldChar w:fldCharType="begin"/>
            </w:r>
            <w:r>
              <w:rPr>
                <w:noProof/>
                <w:webHidden/>
              </w:rPr>
              <w:instrText xml:space="preserve"> PAGEREF _Toc235058041 \h </w:instrText>
            </w:r>
            <w:r>
              <w:rPr>
                <w:noProof/>
                <w:webHidden/>
              </w:rPr>
            </w:r>
            <w:r>
              <w:rPr>
                <w:noProof/>
                <w:webHidden/>
              </w:rPr>
              <w:fldChar w:fldCharType="separate"/>
            </w:r>
            <w:r>
              <w:rPr>
                <w:noProof/>
                <w:webHidden/>
              </w:rPr>
              <w:t>70</w:t>
            </w:r>
            <w:r>
              <w:rPr>
                <w:noProof/>
                <w:webHidden/>
              </w:rPr>
              <w:fldChar w:fldCharType="end"/>
            </w:r>
          </w:hyperlink>
        </w:p>
        <w:p w14:paraId="09519D54" w14:textId="5A4188CE"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42" w:history="1">
            <w:r w:rsidRPr="00C170D6">
              <w:rPr>
                <w:rStyle w:val="Hyperlink"/>
                <w:noProof/>
              </w:rPr>
              <w:t>4.2</w:t>
            </w:r>
            <w:r>
              <w:rPr>
                <w:rFonts w:asciiTheme="minorHAnsi" w:eastAsiaTheme="minorEastAsia" w:hAnsiTheme="minorHAnsi"/>
                <w:noProof/>
                <w:kern w:val="2"/>
                <w:szCs w:val="24"/>
                <w:lang w:val="tr-TR" w:eastAsia="tr-TR"/>
                <w14:ligatures w14:val="standardContextual"/>
              </w:rPr>
              <w:tab/>
            </w:r>
            <w:r w:rsidRPr="00C170D6">
              <w:rPr>
                <w:rStyle w:val="Hyperlink"/>
                <w:noProof/>
              </w:rPr>
              <w:t>Layer 1: Input Space</w:t>
            </w:r>
            <w:r>
              <w:rPr>
                <w:noProof/>
                <w:webHidden/>
              </w:rPr>
              <w:tab/>
            </w:r>
            <w:r>
              <w:rPr>
                <w:noProof/>
                <w:webHidden/>
              </w:rPr>
              <w:fldChar w:fldCharType="begin"/>
            </w:r>
            <w:r>
              <w:rPr>
                <w:noProof/>
                <w:webHidden/>
              </w:rPr>
              <w:instrText xml:space="preserve"> PAGEREF _Toc235058042 \h </w:instrText>
            </w:r>
            <w:r>
              <w:rPr>
                <w:noProof/>
                <w:webHidden/>
              </w:rPr>
            </w:r>
            <w:r>
              <w:rPr>
                <w:noProof/>
                <w:webHidden/>
              </w:rPr>
              <w:fldChar w:fldCharType="separate"/>
            </w:r>
            <w:r>
              <w:rPr>
                <w:noProof/>
                <w:webHidden/>
              </w:rPr>
              <w:t>71</w:t>
            </w:r>
            <w:r>
              <w:rPr>
                <w:noProof/>
                <w:webHidden/>
              </w:rPr>
              <w:fldChar w:fldCharType="end"/>
            </w:r>
          </w:hyperlink>
        </w:p>
        <w:p w14:paraId="1B0D4DAD" w14:textId="2E795B6B"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43" w:history="1">
            <w:r w:rsidRPr="00C170D6">
              <w:rPr>
                <w:rStyle w:val="Hyperlink"/>
                <w:noProof/>
              </w:rPr>
              <w:t>4.3</w:t>
            </w:r>
            <w:r>
              <w:rPr>
                <w:rFonts w:asciiTheme="minorHAnsi" w:eastAsiaTheme="minorEastAsia" w:hAnsiTheme="minorHAnsi"/>
                <w:noProof/>
                <w:kern w:val="2"/>
                <w:szCs w:val="24"/>
                <w:lang w:val="tr-TR" w:eastAsia="tr-TR"/>
                <w14:ligatures w14:val="standardContextual"/>
              </w:rPr>
              <w:tab/>
            </w:r>
            <w:r w:rsidRPr="00C170D6">
              <w:rPr>
                <w:rStyle w:val="Hyperlink"/>
                <w:noProof/>
              </w:rPr>
              <w:t>Layer 2: Observation, Features, and Confidence</w:t>
            </w:r>
            <w:r>
              <w:rPr>
                <w:noProof/>
                <w:webHidden/>
              </w:rPr>
              <w:tab/>
            </w:r>
            <w:r>
              <w:rPr>
                <w:noProof/>
                <w:webHidden/>
              </w:rPr>
              <w:fldChar w:fldCharType="begin"/>
            </w:r>
            <w:r>
              <w:rPr>
                <w:noProof/>
                <w:webHidden/>
              </w:rPr>
              <w:instrText xml:space="preserve"> PAGEREF _Toc235058043 \h </w:instrText>
            </w:r>
            <w:r>
              <w:rPr>
                <w:noProof/>
                <w:webHidden/>
              </w:rPr>
            </w:r>
            <w:r>
              <w:rPr>
                <w:noProof/>
                <w:webHidden/>
              </w:rPr>
              <w:fldChar w:fldCharType="separate"/>
            </w:r>
            <w:r>
              <w:rPr>
                <w:noProof/>
                <w:webHidden/>
              </w:rPr>
              <w:t>72</w:t>
            </w:r>
            <w:r>
              <w:rPr>
                <w:noProof/>
                <w:webHidden/>
              </w:rPr>
              <w:fldChar w:fldCharType="end"/>
            </w:r>
          </w:hyperlink>
        </w:p>
        <w:p w14:paraId="68699520" w14:textId="35458BD9"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44" w:history="1">
            <w:r w:rsidRPr="00C170D6">
              <w:rPr>
                <w:rStyle w:val="Hyperlink"/>
                <w:noProof/>
              </w:rPr>
              <w:t>4.4</w:t>
            </w:r>
            <w:r>
              <w:rPr>
                <w:rFonts w:asciiTheme="minorHAnsi" w:eastAsiaTheme="minorEastAsia" w:hAnsiTheme="minorHAnsi"/>
                <w:noProof/>
                <w:kern w:val="2"/>
                <w:szCs w:val="24"/>
                <w:lang w:val="tr-TR" w:eastAsia="tr-TR"/>
                <w14:ligatures w14:val="standardContextual"/>
              </w:rPr>
              <w:tab/>
            </w:r>
            <w:r w:rsidRPr="00C170D6">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_Toc235058044 \h </w:instrText>
            </w:r>
            <w:r>
              <w:rPr>
                <w:noProof/>
                <w:webHidden/>
              </w:rPr>
            </w:r>
            <w:r>
              <w:rPr>
                <w:noProof/>
                <w:webHidden/>
              </w:rPr>
              <w:fldChar w:fldCharType="separate"/>
            </w:r>
            <w:r>
              <w:rPr>
                <w:noProof/>
                <w:webHidden/>
              </w:rPr>
              <w:t>74</w:t>
            </w:r>
            <w:r>
              <w:rPr>
                <w:noProof/>
                <w:webHidden/>
              </w:rPr>
              <w:fldChar w:fldCharType="end"/>
            </w:r>
          </w:hyperlink>
        </w:p>
        <w:p w14:paraId="358ADE11" w14:textId="1387926D"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45" w:history="1">
            <w:r w:rsidRPr="00C170D6">
              <w:rPr>
                <w:rStyle w:val="Hyperlink"/>
                <w:noProof/>
              </w:rPr>
              <w:t>4.5</w:t>
            </w:r>
            <w:r>
              <w:rPr>
                <w:rFonts w:asciiTheme="minorHAnsi" w:eastAsiaTheme="minorEastAsia" w:hAnsiTheme="minorHAnsi"/>
                <w:noProof/>
                <w:kern w:val="2"/>
                <w:szCs w:val="24"/>
                <w:lang w:val="tr-TR" w:eastAsia="tr-TR"/>
                <w14:ligatures w14:val="standardContextual"/>
              </w:rPr>
              <w:tab/>
            </w:r>
            <w:r w:rsidRPr="00C170D6">
              <w:rPr>
                <w:rStyle w:val="Hyperlink"/>
                <w:noProof/>
              </w:rPr>
              <w:t>Layer 4: Decision Generation and Coordination</w:t>
            </w:r>
            <w:r>
              <w:rPr>
                <w:noProof/>
                <w:webHidden/>
              </w:rPr>
              <w:tab/>
            </w:r>
            <w:r>
              <w:rPr>
                <w:noProof/>
                <w:webHidden/>
              </w:rPr>
              <w:fldChar w:fldCharType="begin"/>
            </w:r>
            <w:r>
              <w:rPr>
                <w:noProof/>
                <w:webHidden/>
              </w:rPr>
              <w:instrText xml:space="preserve"> PAGEREF _Toc235058045 \h </w:instrText>
            </w:r>
            <w:r>
              <w:rPr>
                <w:noProof/>
                <w:webHidden/>
              </w:rPr>
            </w:r>
            <w:r>
              <w:rPr>
                <w:noProof/>
                <w:webHidden/>
              </w:rPr>
              <w:fldChar w:fldCharType="separate"/>
            </w:r>
            <w:r>
              <w:rPr>
                <w:noProof/>
                <w:webHidden/>
              </w:rPr>
              <w:t>78</w:t>
            </w:r>
            <w:r>
              <w:rPr>
                <w:noProof/>
                <w:webHidden/>
              </w:rPr>
              <w:fldChar w:fldCharType="end"/>
            </w:r>
          </w:hyperlink>
        </w:p>
        <w:p w14:paraId="2B760C2B" w14:textId="1CA98309"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46" w:history="1">
            <w:r w:rsidRPr="00C170D6">
              <w:rPr>
                <w:rStyle w:val="Hyperlink"/>
                <w:noProof/>
              </w:rPr>
              <w:t>4.5.1</w:t>
            </w:r>
            <w:r>
              <w:rPr>
                <w:rFonts w:asciiTheme="minorHAnsi" w:eastAsiaTheme="minorEastAsia" w:hAnsiTheme="minorHAnsi"/>
                <w:noProof/>
                <w:kern w:val="2"/>
                <w:szCs w:val="24"/>
                <w:lang w:val="tr-TR" w:eastAsia="tr-TR"/>
                <w14:ligatures w14:val="standardContextual"/>
              </w:rPr>
              <w:tab/>
            </w:r>
            <w:r w:rsidRPr="00C170D6">
              <w:rPr>
                <w:rStyle w:val="Hyperlink"/>
                <w:noProof/>
              </w:rPr>
              <w:t>Rule Base and Candidate Intervention</w:t>
            </w:r>
            <w:r>
              <w:rPr>
                <w:noProof/>
                <w:webHidden/>
              </w:rPr>
              <w:tab/>
            </w:r>
            <w:r>
              <w:rPr>
                <w:noProof/>
                <w:webHidden/>
              </w:rPr>
              <w:fldChar w:fldCharType="begin"/>
            </w:r>
            <w:r>
              <w:rPr>
                <w:noProof/>
                <w:webHidden/>
              </w:rPr>
              <w:instrText xml:space="preserve"> PAGEREF _Toc235058046 \h </w:instrText>
            </w:r>
            <w:r>
              <w:rPr>
                <w:noProof/>
                <w:webHidden/>
              </w:rPr>
            </w:r>
            <w:r>
              <w:rPr>
                <w:noProof/>
                <w:webHidden/>
              </w:rPr>
              <w:fldChar w:fldCharType="separate"/>
            </w:r>
            <w:r>
              <w:rPr>
                <w:noProof/>
                <w:webHidden/>
              </w:rPr>
              <w:t>82</w:t>
            </w:r>
            <w:r>
              <w:rPr>
                <w:noProof/>
                <w:webHidden/>
              </w:rPr>
              <w:fldChar w:fldCharType="end"/>
            </w:r>
          </w:hyperlink>
        </w:p>
        <w:p w14:paraId="6ABD86DD" w14:textId="6BAC2798"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47" w:history="1">
            <w:r w:rsidRPr="00C170D6">
              <w:rPr>
                <w:rStyle w:val="Hyperlink"/>
                <w:noProof/>
              </w:rPr>
              <w:t>4.5.2</w:t>
            </w:r>
            <w:r>
              <w:rPr>
                <w:rFonts w:asciiTheme="minorHAnsi" w:eastAsiaTheme="minorEastAsia" w:hAnsiTheme="minorHAnsi"/>
                <w:noProof/>
                <w:kern w:val="2"/>
                <w:szCs w:val="24"/>
                <w:lang w:val="tr-TR" w:eastAsia="tr-TR"/>
                <w14:ligatures w14:val="standardContextual"/>
              </w:rPr>
              <w:tab/>
            </w:r>
            <w:r w:rsidRPr="00C170D6">
              <w:rPr>
                <w:rStyle w:val="Hyperlink"/>
                <w:noProof/>
              </w:rPr>
              <w:t>Cost, Quality, and the Satisficing Test</w:t>
            </w:r>
            <w:r>
              <w:rPr>
                <w:noProof/>
                <w:webHidden/>
              </w:rPr>
              <w:tab/>
            </w:r>
            <w:r>
              <w:rPr>
                <w:noProof/>
                <w:webHidden/>
              </w:rPr>
              <w:fldChar w:fldCharType="begin"/>
            </w:r>
            <w:r>
              <w:rPr>
                <w:noProof/>
                <w:webHidden/>
              </w:rPr>
              <w:instrText xml:space="preserve"> PAGEREF _Toc235058047 \h </w:instrText>
            </w:r>
            <w:r>
              <w:rPr>
                <w:noProof/>
                <w:webHidden/>
              </w:rPr>
            </w:r>
            <w:r>
              <w:rPr>
                <w:noProof/>
                <w:webHidden/>
              </w:rPr>
              <w:fldChar w:fldCharType="separate"/>
            </w:r>
            <w:r>
              <w:rPr>
                <w:noProof/>
                <w:webHidden/>
              </w:rPr>
              <w:t>86</w:t>
            </w:r>
            <w:r>
              <w:rPr>
                <w:noProof/>
                <w:webHidden/>
              </w:rPr>
              <w:fldChar w:fldCharType="end"/>
            </w:r>
          </w:hyperlink>
        </w:p>
        <w:p w14:paraId="03EBC3CD" w14:textId="02C1493B"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48" w:history="1">
            <w:r w:rsidRPr="00C170D6">
              <w:rPr>
                <w:rStyle w:val="Hyperlink"/>
                <w:noProof/>
              </w:rPr>
              <w:t>4.5.3</w:t>
            </w:r>
            <w:r>
              <w:rPr>
                <w:rFonts w:asciiTheme="minorHAnsi" w:eastAsiaTheme="minorEastAsia" w:hAnsiTheme="minorHAnsi"/>
                <w:noProof/>
                <w:kern w:val="2"/>
                <w:szCs w:val="24"/>
                <w:lang w:val="tr-TR" w:eastAsia="tr-TR"/>
                <w14:ligatures w14:val="standardContextual"/>
              </w:rPr>
              <w:tab/>
            </w:r>
            <w:r w:rsidRPr="00C170D6">
              <w:rPr>
                <w:rStyle w:val="Hyperlink"/>
                <w:noProof/>
              </w:rPr>
              <w:t>Open Decision Space: Staged Adaptation</w:t>
            </w:r>
            <w:r>
              <w:rPr>
                <w:noProof/>
                <w:webHidden/>
              </w:rPr>
              <w:tab/>
            </w:r>
            <w:r>
              <w:rPr>
                <w:noProof/>
                <w:webHidden/>
              </w:rPr>
              <w:fldChar w:fldCharType="begin"/>
            </w:r>
            <w:r>
              <w:rPr>
                <w:noProof/>
                <w:webHidden/>
              </w:rPr>
              <w:instrText xml:space="preserve"> PAGEREF _Toc235058048 \h </w:instrText>
            </w:r>
            <w:r>
              <w:rPr>
                <w:noProof/>
                <w:webHidden/>
              </w:rPr>
            </w:r>
            <w:r>
              <w:rPr>
                <w:noProof/>
                <w:webHidden/>
              </w:rPr>
              <w:fldChar w:fldCharType="separate"/>
            </w:r>
            <w:r>
              <w:rPr>
                <w:noProof/>
                <w:webHidden/>
              </w:rPr>
              <w:t>90</w:t>
            </w:r>
            <w:r>
              <w:rPr>
                <w:noProof/>
                <w:webHidden/>
              </w:rPr>
              <w:fldChar w:fldCharType="end"/>
            </w:r>
          </w:hyperlink>
        </w:p>
        <w:p w14:paraId="06C33816" w14:textId="75CD6A58"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49" w:history="1">
            <w:r w:rsidRPr="00C170D6">
              <w:rPr>
                <w:rStyle w:val="Hyperlink"/>
                <w:noProof/>
              </w:rPr>
              <w:t>4.5.4</w:t>
            </w:r>
            <w:r>
              <w:rPr>
                <w:rFonts w:asciiTheme="minorHAnsi" w:eastAsiaTheme="minorEastAsia" w:hAnsiTheme="minorHAnsi"/>
                <w:noProof/>
                <w:kern w:val="2"/>
                <w:szCs w:val="24"/>
                <w:lang w:val="tr-TR" w:eastAsia="tr-TR"/>
                <w14:ligatures w14:val="standardContextual"/>
              </w:rPr>
              <w:tab/>
            </w:r>
            <w:r w:rsidRPr="00C170D6">
              <w:rPr>
                <w:rStyle w:val="Hyperlink"/>
                <w:noProof/>
              </w:rPr>
              <w:t>Local Decision and Graduated Fail-Safe</w:t>
            </w:r>
            <w:r>
              <w:rPr>
                <w:noProof/>
                <w:webHidden/>
              </w:rPr>
              <w:tab/>
            </w:r>
            <w:r>
              <w:rPr>
                <w:noProof/>
                <w:webHidden/>
              </w:rPr>
              <w:fldChar w:fldCharType="begin"/>
            </w:r>
            <w:r>
              <w:rPr>
                <w:noProof/>
                <w:webHidden/>
              </w:rPr>
              <w:instrText xml:space="preserve"> PAGEREF _Toc235058049 \h </w:instrText>
            </w:r>
            <w:r>
              <w:rPr>
                <w:noProof/>
                <w:webHidden/>
              </w:rPr>
            </w:r>
            <w:r>
              <w:rPr>
                <w:noProof/>
                <w:webHidden/>
              </w:rPr>
              <w:fldChar w:fldCharType="separate"/>
            </w:r>
            <w:r>
              <w:rPr>
                <w:noProof/>
                <w:webHidden/>
              </w:rPr>
              <w:t>99</w:t>
            </w:r>
            <w:r>
              <w:rPr>
                <w:noProof/>
                <w:webHidden/>
              </w:rPr>
              <w:fldChar w:fldCharType="end"/>
            </w:r>
          </w:hyperlink>
        </w:p>
        <w:p w14:paraId="0A4B68B4" w14:textId="127A9126" w:rsidR="00B13AC5" w:rsidRDefault="00B13AC5">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058050" w:history="1">
            <w:r w:rsidRPr="00C170D6">
              <w:rPr>
                <w:rStyle w:val="Hyperlink"/>
                <w:noProof/>
              </w:rPr>
              <w:t>4.5.5</w:t>
            </w:r>
            <w:r>
              <w:rPr>
                <w:rFonts w:asciiTheme="minorHAnsi" w:eastAsiaTheme="minorEastAsia" w:hAnsiTheme="minorHAnsi"/>
                <w:noProof/>
                <w:kern w:val="2"/>
                <w:szCs w:val="24"/>
                <w:lang w:val="tr-TR" w:eastAsia="tr-TR"/>
                <w14:ligatures w14:val="standardContextual"/>
              </w:rPr>
              <w:tab/>
            </w:r>
            <w:r w:rsidRPr="00C170D6">
              <w:rPr>
                <w:rStyle w:val="Hyperlink"/>
                <w:noProof/>
              </w:rPr>
              <w:t>Global Coordination</w:t>
            </w:r>
            <w:r>
              <w:rPr>
                <w:noProof/>
                <w:webHidden/>
              </w:rPr>
              <w:tab/>
            </w:r>
            <w:r>
              <w:rPr>
                <w:noProof/>
                <w:webHidden/>
              </w:rPr>
              <w:fldChar w:fldCharType="begin"/>
            </w:r>
            <w:r>
              <w:rPr>
                <w:noProof/>
                <w:webHidden/>
              </w:rPr>
              <w:instrText xml:space="preserve"> PAGEREF _Toc235058050 \h </w:instrText>
            </w:r>
            <w:r>
              <w:rPr>
                <w:noProof/>
                <w:webHidden/>
              </w:rPr>
            </w:r>
            <w:r>
              <w:rPr>
                <w:noProof/>
                <w:webHidden/>
              </w:rPr>
              <w:fldChar w:fldCharType="separate"/>
            </w:r>
            <w:r>
              <w:rPr>
                <w:noProof/>
                <w:webHidden/>
              </w:rPr>
              <w:t>100</w:t>
            </w:r>
            <w:r>
              <w:rPr>
                <w:noProof/>
                <w:webHidden/>
              </w:rPr>
              <w:fldChar w:fldCharType="end"/>
            </w:r>
          </w:hyperlink>
        </w:p>
        <w:p w14:paraId="09FC8A86" w14:textId="5A2CC467"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51" w:history="1">
            <w:r w:rsidRPr="00C170D6">
              <w:rPr>
                <w:rStyle w:val="Hyperlink"/>
                <w:noProof/>
              </w:rPr>
              <w:t>4.6</w:t>
            </w:r>
            <w:r>
              <w:rPr>
                <w:rFonts w:asciiTheme="minorHAnsi" w:eastAsiaTheme="minorEastAsia" w:hAnsiTheme="minorHAnsi"/>
                <w:noProof/>
                <w:kern w:val="2"/>
                <w:szCs w:val="24"/>
                <w:lang w:val="tr-TR" w:eastAsia="tr-TR"/>
                <w14:ligatures w14:val="standardContextual"/>
              </w:rPr>
              <w:tab/>
            </w:r>
            <w:r w:rsidRPr="00C170D6">
              <w:rPr>
                <w:rStyle w:val="Hyperlink"/>
                <w:noProof/>
              </w:rPr>
              <w:t>Explainability and Traceability</w:t>
            </w:r>
            <w:r>
              <w:rPr>
                <w:noProof/>
                <w:webHidden/>
              </w:rPr>
              <w:tab/>
            </w:r>
            <w:r>
              <w:rPr>
                <w:noProof/>
                <w:webHidden/>
              </w:rPr>
              <w:fldChar w:fldCharType="begin"/>
            </w:r>
            <w:r>
              <w:rPr>
                <w:noProof/>
                <w:webHidden/>
              </w:rPr>
              <w:instrText xml:space="preserve"> PAGEREF _Toc235058051 \h </w:instrText>
            </w:r>
            <w:r>
              <w:rPr>
                <w:noProof/>
                <w:webHidden/>
              </w:rPr>
            </w:r>
            <w:r>
              <w:rPr>
                <w:noProof/>
                <w:webHidden/>
              </w:rPr>
              <w:fldChar w:fldCharType="separate"/>
            </w:r>
            <w:r>
              <w:rPr>
                <w:noProof/>
                <w:webHidden/>
              </w:rPr>
              <w:t>101</w:t>
            </w:r>
            <w:r>
              <w:rPr>
                <w:noProof/>
                <w:webHidden/>
              </w:rPr>
              <w:fldChar w:fldCharType="end"/>
            </w:r>
          </w:hyperlink>
        </w:p>
        <w:p w14:paraId="385AF4F2" w14:textId="41B0603D" w:rsidR="00B13AC5" w:rsidRDefault="00B13AC5">
          <w:pPr>
            <w:pStyle w:val="TOC1"/>
            <w:tabs>
              <w:tab w:val="left" w:pos="480"/>
            </w:tabs>
            <w:rPr>
              <w:rFonts w:asciiTheme="minorHAnsi" w:eastAsiaTheme="minorEastAsia" w:hAnsiTheme="minorHAnsi"/>
              <w:kern w:val="2"/>
              <w:szCs w:val="24"/>
              <w:lang w:val="tr-TR" w:eastAsia="tr-TR"/>
              <w14:ligatures w14:val="standardContextual"/>
            </w:rPr>
          </w:pPr>
          <w:hyperlink w:anchor="_Toc235058052" w:history="1">
            <w:r w:rsidRPr="00C170D6">
              <w:rPr>
                <w:rStyle w:val="Hyperlink"/>
              </w:rPr>
              <w:t>5</w:t>
            </w:r>
            <w:r>
              <w:rPr>
                <w:rFonts w:asciiTheme="minorHAnsi" w:eastAsiaTheme="minorEastAsia" w:hAnsiTheme="minorHAnsi"/>
                <w:kern w:val="2"/>
                <w:szCs w:val="24"/>
                <w:lang w:val="tr-TR" w:eastAsia="tr-TR"/>
                <w14:ligatures w14:val="standardContextual"/>
              </w:rPr>
              <w:tab/>
            </w:r>
            <w:r w:rsidRPr="00C170D6">
              <w:rPr>
                <w:rStyle w:val="Hyperlink"/>
              </w:rPr>
              <w:t>SIMULATION AND PERFORMANCE RESULTS</w:t>
            </w:r>
            <w:r>
              <w:rPr>
                <w:webHidden/>
              </w:rPr>
              <w:tab/>
            </w:r>
            <w:r>
              <w:rPr>
                <w:webHidden/>
              </w:rPr>
              <w:fldChar w:fldCharType="begin"/>
            </w:r>
            <w:r>
              <w:rPr>
                <w:webHidden/>
              </w:rPr>
              <w:instrText xml:space="preserve"> PAGEREF _Toc235058052 \h </w:instrText>
            </w:r>
            <w:r>
              <w:rPr>
                <w:webHidden/>
              </w:rPr>
            </w:r>
            <w:r>
              <w:rPr>
                <w:webHidden/>
              </w:rPr>
              <w:fldChar w:fldCharType="separate"/>
            </w:r>
            <w:r>
              <w:rPr>
                <w:webHidden/>
              </w:rPr>
              <w:t>105</w:t>
            </w:r>
            <w:r>
              <w:rPr>
                <w:webHidden/>
              </w:rPr>
              <w:fldChar w:fldCharType="end"/>
            </w:r>
          </w:hyperlink>
        </w:p>
        <w:p w14:paraId="1473BF95" w14:textId="2252B512" w:rsidR="00B13AC5" w:rsidRDefault="00B13AC5">
          <w:pPr>
            <w:pStyle w:val="TOC1"/>
            <w:tabs>
              <w:tab w:val="left" w:pos="480"/>
            </w:tabs>
            <w:rPr>
              <w:rFonts w:asciiTheme="minorHAnsi" w:eastAsiaTheme="minorEastAsia" w:hAnsiTheme="minorHAnsi"/>
              <w:kern w:val="2"/>
              <w:szCs w:val="24"/>
              <w:lang w:val="tr-TR" w:eastAsia="tr-TR"/>
              <w14:ligatures w14:val="standardContextual"/>
            </w:rPr>
          </w:pPr>
          <w:hyperlink w:anchor="_Toc235058053" w:history="1">
            <w:r w:rsidRPr="00C170D6">
              <w:rPr>
                <w:rStyle w:val="Hyperlink"/>
              </w:rPr>
              <w:t>6</w:t>
            </w:r>
            <w:r>
              <w:rPr>
                <w:rFonts w:asciiTheme="minorHAnsi" w:eastAsiaTheme="minorEastAsia" w:hAnsiTheme="minorHAnsi"/>
                <w:kern w:val="2"/>
                <w:szCs w:val="24"/>
                <w:lang w:val="tr-TR" w:eastAsia="tr-TR"/>
                <w14:ligatures w14:val="standardContextual"/>
              </w:rPr>
              <w:tab/>
            </w:r>
            <w:r w:rsidRPr="00C170D6">
              <w:rPr>
                <w:rStyle w:val="Hyperlink"/>
              </w:rPr>
              <w:t>CONCLUSION AND FUTURE WORKS</w:t>
            </w:r>
            <w:r>
              <w:rPr>
                <w:webHidden/>
              </w:rPr>
              <w:tab/>
            </w:r>
            <w:r>
              <w:rPr>
                <w:webHidden/>
              </w:rPr>
              <w:fldChar w:fldCharType="begin"/>
            </w:r>
            <w:r>
              <w:rPr>
                <w:webHidden/>
              </w:rPr>
              <w:instrText xml:space="preserve"> PAGEREF _Toc235058053 \h </w:instrText>
            </w:r>
            <w:r>
              <w:rPr>
                <w:webHidden/>
              </w:rPr>
            </w:r>
            <w:r>
              <w:rPr>
                <w:webHidden/>
              </w:rPr>
              <w:fldChar w:fldCharType="separate"/>
            </w:r>
            <w:r>
              <w:rPr>
                <w:webHidden/>
              </w:rPr>
              <w:t>107</w:t>
            </w:r>
            <w:r>
              <w:rPr>
                <w:webHidden/>
              </w:rPr>
              <w:fldChar w:fldCharType="end"/>
            </w:r>
          </w:hyperlink>
        </w:p>
        <w:p w14:paraId="37897E89" w14:textId="4920962E"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54" w:history="1">
            <w:r w:rsidRPr="00C170D6">
              <w:rPr>
                <w:rStyle w:val="Hyperlink"/>
                <w:noProof/>
              </w:rPr>
              <w:t>6.1</w:t>
            </w:r>
            <w:r>
              <w:rPr>
                <w:rFonts w:asciiTheme="minorHAnsi" w:eastAsiaTheme="minorEastAsia" w:hAnsiTheme="minorHAnsi"/>
                <w:noProof/>
                <w:kern w:val="2"/>
                <w:szCs w:val="24"/>
                <w:lang w:val="tr-TR" w:eastAsia="tr-TR"/>
                <w14:ligatures w14:val="standardContextual"/>
              </w:rPr>
              <w:tab/>
            </w:r>
            <w:r w:rsidRPr="00C170D6">
              <w:rPr>
                <w:rStyle w:val="Hyperlink"/>
                <w:noProof/>
              </w:rPr>
              <w:t>Conclusions</w:t>
            </w:r>
            <w:r>
              <w:rPr>
                <w:noProof/>
                <w:webHidden/>
              </w:rPr>
              <w:tab/>
            </w:r>
            <w:r>
              <w:rPr>
                <w:noProof/>
                <w:webHidden/>
              </w:rPr>
              <w:fldChar w:fldCharType="begin"/>
            </w:r>
            <w:r>
              <w:rPr>
                <w:noProof/>
                <w:webHidden/>
              </w:rPr>
              <w:instrText xml:space="preserve"> PAGEREF _Toc235058054 \h </w:instrText>
            </w:r>
            <w:r>
              <w:rPr>
                <w:noProof/>
                <w:webHidden/>
              </w:rPr>
            </w:r>
            <w:r>
              <w:rPr>
                <w:noProof/>
                <w:webHidden/>
              </w:rPr>
              <w:fldChar w:fldCharType="separate"/>
            </w:r>
            <w:r>
              <w:rPr>
                <w:noProof/>
                <w:webHidden/>
              </w:rPr>
              <w:t>107</w:t>
            </w:r>
            <w:r>
              <w:rPr>
                <w:noProof/>
                <w:webHidden/>
              </w:rPr>
              <w:fldChar w:fldCharType="end"/>
            </w:r>
          </w:hyperlink>
        </w:p>
        <w:p w14:paraId="30C82B95" w14:textId="457380C3" w:rsidR="00B13AC5" w:rsidRDefault="00B13A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058055" w:history="1">
            <w:r w:rsidRPr="00C170D6">
              <w:rPr>
                <w:rStyle w:val="Hyperlink"/>
                <w:noProof/>
              </w:rPr>
              <w:t>6.2</w:t>
            </w:r>
            <w:r>
              <w:rPr>
                <w:rFonts w:asciiTheme="minorHAnsi" w:eastAsiaTheme="minorEastAsia" w:hAnsiTheme="minorHAnsi"/>
                <w:noProof/>
                <w:kern w:val="2"/>
                <w:szCs w:val="24"/>
                <w:lang w:val="tr-TR" w:eastAsia="tr-TR"/>
                <w14:ligatures w14:val="standardContextual"/>
              </w:rPr>
              <w:tab/>
            </w:r>
            <w:r w:rsidRPr="00C170D6">
              <w:rPr>
                <w:rStyle w:val="Hyperlink"/>
                <w:noProof/>
              </w:rPr>
              <w:t>Future Works</w:t>
            </w:r>
            <w:r>
              <w:rPr>
                <w:noProof/>
                <w:webHidden/>
              </w:rPr>
              <w:tab/>
            </w:r>
            <w:r>
              <w:rPr>
                <w:noProof/>
                <w:webHidden/>
              </w:rPr>
              <w:fldChar w:fldCharType="begin"/>
            </w:r>
            <w:r>
              <w:rPr>
                <w:noProof/>
                <w:webHidden/>
              </w:rPr>
              <w:instrText xml:space="preserve"> PAGEREF _Toc235058055 \h </w:instrText>
            </w:r>
            <w:r>
              <w:rPr>
                <w:noProof/>
                <w:webHidden/>
              </w:rPr>
            </w:r>
            <w:r>
              <w:rPr>
                <w:noProof/>
                <w:webHidden/>
              </w:rPr>
              <w:fldChar w:fldCharType="separate"/>
            </w:r>
            <w:r>
              <w:rPr>
                <w:noProof/>
                <w:webHidden/>
              </w:rPr>
              <w:t>107</w:t>
            </w:r>
            <w:r>
              <w:rPr>
                <w:noProof/>
                <w:webHidden/>
              </w:rPr>
              <w:fldChar w:fldCharType="end"/>
            </w:r>
          </w:hyperlink>
        </w:p>
        <w:p w14:paraId="0A3CB67E" w14:textId="050EA89B" w:rsidR="00B13AC5" w:rsidRDefault="00B13AC5">
          <w:pPr>
            <w:pStyle w:val="TOC1"/>
            <w:rPr>
              <w:rFonts w:asciiTheme="minorHAnsi" w:eastAsiaTheme="minorEastAsia" w:hAnsiTheme="minorHAnsi"/>
              <w:kern w:val="2"/>
              <w:szCs w:val="24"/>
              <w:lang w:val="tr-TR" w:eastAsia="tr-TR"/>
              <w14:ligatures w14:val="standardContextual"/>
            </w:rPr>
          </w:pPr>
          <w:hyperlink w:anchor="_Toc235058056" w:history="1">
            <w:r w:rsidRPr="00C170D6">
              <w:rPr>
                <w:rStyle w:val="Hyperlink"/>
              </w:rPr>
              <w:t>REFERENCES</w:t>
            </w:r>
            <w:r>
              <w:rPr>
                <w:webHidden/>
              </w:rPr>
              <w:tab/>
            </w:r>
            <w:r>
              <w:rPr>
                <w:webHidden/>
              </w:rPr>
              <w:fldChar w:fldCharType="begin"/>
            </w:r>
            <w:r>
              <w:rPr>
                <w:webHidden/>
              </w:rPr>
              <w:instrText xml:space="preserve"> PAGEREF _Toc235058056 \h </w:instrText>
            </w:r>
            <w:r>
              <w:rPr>
                <w:webHidden/>
              </w:rPr>
            </w:r>
            <w:r>
              <w:rPr>
                <w:webHidden/>
              </w:rPr>
              <w:fldChar w:fldCharType="separate"/>
            </w:r>
            <w:r>
              <w:rPr>
                <w:webHidden/>
              </w:rPr>
              <w:t>109</w:t>
            </w:r>
            <w:r>
              <w:rPr>
                <w:webHidden/>
              </w:rPr>
              <w:fldChar w:fldCharType="end"/>
            </w:r>
          </w:hyperlink>
        </w:p>
        <w:p w14:paraId="5631BE90" w14:textId="6EFB712C" w:rsidR="00B13AC5" w:rsidRDefault="00B13AC5">
          <w:pPr>
            <w:pStyle w:val="TOC1"/>
            <w:rPr>
              <w:rFonts w:asciiTheme="minorHAnsi" w:eastAsiaTheme="minorEastAsia" w:hAnsiTheme="minorHAnsi"/>
              <w:kern w:val="2"/>
              <w:szCs w:val="24"/>
              <w:lang w:val="tr-TR" w:eastAsia="tr-TR"/>
              <w14:ligatures w14:val="standardContextual"/>
            </w:rPr>
          </w:pPr>
          <w:hyperlink w:anchor="_Toc235058057" w:history="1">
            <w:r w:rsidRPr="00C170D6">
              <w:rPr>
                <w:rStyle w:val="Hyperlink"/>
              </w:rPr>
              <w:t>APPENDICES</w:t>
            </w:r>
            <w:r>
              <w:rPr>
                <w:webHidden/>
              </w:rPr>
              <w:tab/>
            </w:r>
            <w:r>
              <w:rPr>
                <w:webHidden/>
              </w:rPr>
              <w:fldChar w:fldCharType="begin"/>
            </w:r>
            <w:r>
              <w:rPr>
                <w:webHidden/>
              </w:rPr>
              <w:instrText xml:space="preserve"> PAGEREF _Toc235058057 \h </w:instrText>
            </w:r>
            <w:r>
              <w:rPr>
                <w:webHidden/>
              </w:rPr>
            </w:r>
            <w:r>
              <w:rPr>
                <w:webHidden/>
              </w:rPr>
              <w:fldChar w:fldCharType="separate"/>
            </w:r>
            <w:r>
              <w:rPr>
                <w:webHidden/>
              </w:rPr>
              <w:t>119</w:t>
            </w:r>
            <w:r>
              <w:rPr>
                <w:webHidden/>
              </w:rPr>
              <w:fldChar w:fldCharType="end"/>
            </w:r>
          </w:hyperlink>
        </w:p>
        <w:p w14:paraId="4D687C65" w14:textId="6C115169" w:rsidR="00B13AC5" w:rsidRDefault="00B13AC5">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058058" w:history="1">
            <w:r w:rsidRPr="00C170D6">
              <w:rPr>
                <w:rStyle w:val="Hyperlink"/>
                <w:noProof/>
              </w:rPr>
              <w:t>A.</w:t>
            </w:r>
            <w:r>
              <w:rPr>
                <w:rFonts w:asciiTheme="minorHAnsi" w:eastAsiaTheme="minorEastAsia" w:hAnsiTheme="minorHAnsi"/>
                <w:noProof/>
                <w:kern w:val="2"/>
                <w:szCs w:val="24"/>
                <w:lang w:val="tr-TR" w:eastAsia="tr-TR"/>
                <w14:ligatures w14:val="standardContextual"/>
              </w:rPr>
              <w:tab/>
            </w:r>
            <w:r w:rsidRPr="00C170D6">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_Toc235058058 \h </w:instrText>
            </w:r>
            <w:r>
              <w:rPr>
                <w:noProof/>
                <w:webHidden/>
              </w:rPr>
            </w:r>
            <w:r>
              <w:rPr>
                <w:noProof/>
                <w:webHidden/>
              </w:rPr>
              <w:fldChar w:fldCharType="separate"/>
            </w:r>
            <w:r>
              <w:rPr>
                <w:noProof/>
                <w:webHidden/>
              </w:rPr>
              <w:t>119</w:t>
            </w:r>
            <w:r>
              <w:rPr>
                <w:noProof/>
                <w:webHidden/>
              </w:rPr>
              <w:fldChar w:fldCharType="end"/>
            </w:r>
          </w:hyperlink>
        </w:p>
        <w:p w14:paraId="3C78FF9D" w14:textId="46AA919A" w:rsidR="00B13AC5" w:rsidRDefault="00B13AC5">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058059" w:history="1">
            <w:r w:rsidRPr="00C170D6">
              <w:rPr>
                <w:rStyle w:val="Hyperlink"/>
                <w:noProof/>
              </w:rPr>
              <w:t>B.</w:t>
            </w:r>
            <w:r>
              <w:rPr>
                <w:rFonts w:asciiTheme="minorHAnsi" w:eastAsiaTheme="minorEastAsia" w:hAnsiTheme="minorHAnsi"/>
                <w:noProof/>
                <w:kern w:val="2"/>
                <w:szCs w:val="24"/>
                <w:lang w:val="tr-TR" w:eastAsia="tr-TR"/>
                <w14:ligatures w14:val="standardContextual"/>
              </w:rPr>
              <w:tab/>
            </w:r>
            <w:r w:rsidRPr="00C170D6">
              <w:rPr>
                <w:rStyle w:val="Hyperlink"/>
                <w:noProof/>
              </w:rPr>
              <w:t>Simulation Mathematics for Fuel Mass Evolution</w:t>
            </w:r>
            <w:r>
              <w:rPr>
                <w:noProof/>
                <w:webHidden/>
              </w:rPr>
              <w:tab/>
            </w:r>
            <w:r>
              <w:rPr>
                <w:noProof/>
                <w:webHidden/>
              </w:rPr>
              <w:fldChar w:fldCharType="begin"/>
            </w:r>
            <w:r>
              <w:rPr>
                <w:noProof/>
                <w:webHidden/>
              </w:rPr>
              <w:instrText xml:space="preserve"> PAGEREF _Toc235058059 \h </w:instrText>
            </w:r>
            <w:r>
              <w:rPr>
                <w:noProof/>
                <w:webHidden/>
              </w:rPr>
            </w:r>
            <w:r>
              <w:rPr>
                <w:noProof/>
                <w:webHidden/>
              </w:rPr>
              <w:fldChar w:fldCharType="separate"/>
            </w:r>
            <w:r>
              <w:rPr>
                <w:noProof/>
                <w:webHidden/>
              </w:rPr>
              <w:t>122</w:t>
            </w:r>
            <w:r>
              <w:rPr>
                <w:noProof/>
                <w:webHidden/>
              </w:rPr>
              <w:fldChar w:fldCharType="end"/>
            </w:r>
          </w:hyperlink>
        </w:p>
        <w:p w14:paraId="08F30A79" w14:textId="669DC8D3" w:rsidR="00B13AC5" w:rsidRDefault="00B13AC5">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058060" w:history="1">
            <w:r w:rsidRPr="00C170D6">
              <w:rPr>
                <w:rStyle w:val="Hyperlink"/>
                <w:noProof/>
              </w:rPr>
              <w:t>C.</w:t>
            </w:r>
            <w:r>
              <w:rPr>
                <w:rFonts w:asciiTheme="minorHAnsi" w:eastAsiaTheme="minorEastAsia" w:hAnsiTheme="minorHAnsi"/>
                <w:noProof/>
                <w:kern w:val="2"/>
                <w:szCs w:val="24"/>
                <w:lang w:val="tr-TR" w:eastAsia="tr-TR"/>
                <w14:ligatures w14:val="standardContextual"/>
              </w:rPr>
              <w:tab/>
            </w:r>
            <w:r w:rsidRPr="00C170D6">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_Toc235058060 \h </w:instrText>
            </w:r>
            <w:r>
              <w:rPr>
                <w:noProof/>
                <w:webHidden/>
              </w:rPr>
            </w:r>
            <w:r>
              <w:rPr>
                <w:noProof/>
                <w:webHidden/>
              </w:rPr>
              <w:fldChar w:fldCharType="separate"/>
            </w:r>
            <w:r>
              <w:rPr>
                <w:noProof/>
                <w:webHidden/>
              </w:rPr>
              <w:t>127</w:t>
            </w:r>
            <w:r>
              <w:rPr>
                <w:noProof/>
                <w:webHidden/>
              </w:rPr>
              <w:fldChar w:fldCharType="end"/>
            </w:r>
          </w:hyperlink>
        </w:p>
        <w:p w14:paraId="6EE56EAA" w14:textId="5D86F214" w:rsidR="00B13AC5" w:rsidRDefault="00B13AC5">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058061" w:history="1">
            <w:r w:rsidRPr="00C170D6">
              <w:rPr>
                <w:rStyle w:val="Hyperlink"/>
                <w:noProof/>
              </w:rPr>
              <w:t>D.</w:t>
            </w:r>
            <w:r>
              <w:rPr>
                <w:rFonts w:asciiTheme="minorHAnsi" w:eastAsiaTheme="minorEastAsia" w:hAnsiTheme="minorHAnsi"/>
                <w:noProof/>
                <w:kern w:val="2"/>
                <w:szCs w:val="24"/>
                <w:lang w:val="tr-TR" w:eastAsia="tr-TR"/>
                <w14:ligatures w14:val="standardContextual"/>
              </w:rPr>
              <w:tab/>
            </w:r>
            <w:r w:rsidRPr="00C170D6">
              <w:rPr>
                <w:rStyle w:val="Hyperlink"/>
                <w:noProof/>
              </w:rPr>
              <w:t>Complete Concept Mapping Specification</w:t>
            </w:r>
            <w:r>
              <w:rPr>
                <w:noProof/>
                <w:webHidden/>
              </w:rPr>
              <w:tab/>
            </w:r>
            <w:r>
              <w:rPr>
                <w:noProof/>
                <w:webHidden/>
              </w:rPr>
              <w:fldChar w:fldCharType="begin"/>
            </w:r>
            <w:r>
              <w:rPr>
                <w:noProof/>
                <w:webHidden/>
              </w:rPr>
              <w:instrText xml:space="preserve"> PAGEREF _Toc235058061 \h </w:instrText>
            </w:r>
            <w:r>
              <w:rPr>
                <w:noProof/>
                <w:webHidden/>
              </w:rPr>
            </w:r>
            <w:r>
              <w:rPr>
                <w:noProof/>
                <w:webHidden/>
              </w:rPr>
              <w:fldChar w:fldCharType="separate"/>
            </w:r>
            <w:r>
              <w:rPr>
                <w:noProof/>
                <w:webHidden/>
              </w:rPr>
              <w:t>129</w:t>
            </w:r>
            <w:r>
              <w:rPr>
                <w:noProof/>
                <w:webHidden/>
              </w:rPr>
              <w:fldChar w:fldCharType="end"/>
            </w:r>
          </w:hyperlink>
        </w:p>
        <w:p w14:paraId="72D35E20" w14:textId="6939225F" w:rsidR="00B13AC5" w:rsidRDefault="00B13AC5">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058062" w:history="1">
            <w:r w:rsidRPr="00C170D6">
              <w:rPr>
                <w:rStyle w:val="Hyperlink"/>
                <w:noProof/>
              </w:rPr>
              <w:t>E.</w:t>
            </w:r>
            <w:r>
              <w:rPr>
                <w:rFonts w:asciiTheme="minorHAnsi" w:eastAsiaTheme="minorEastAsia" w:hAnsiTheme="minorHAnsi"/>
                <w:noProof/>
                <w:kern w:val="2"/>
                <w:szCs w:val="24"/>
                <w:lang w:val="tr-TR" w:eastAsia="tr-TR"/>
                <w14:ligatures w14:val="standardContextual"/>
              </w:rPr>
              <w:tab/>
            </w:r>
            <w:r w:rsidRPr="00C170D6">
              <w:rPr>
                <w:rStyle w:val="Hyperlink"/>
                <w:noProof/>
              </w:rPr>
              <w:t>Representative Decision Rules</w:t>
            </w:r>
            <w:r>
              <w:rPr>
                <w:noProof/>
                <w:webHidden/>
              </w:rPr>
              <w:tab/>
            </w:r>
            <w:r>
              <w:rPr>
                <w:noProof/>
                <w:webHidden/>
              </w:rPr>
              <w:fldChar w:fldCharType="begin"/>
            </w:r>
            <w:r>
              <w:rPr>
                <w:noProof/>
                <w:webHidden/>
              </w:rPr>
              <w:instrText xml:space="preserve"> PAGEREF _Toc235058062 \h </w:instrText>
            </w:r>
            <w:r>
              <w:rPr>
                <w:noProof/>
                <w:webHidden/>
              </w:rPr>
            </w:r>
            <w:r>
              <w:rPr>
                <w:noProof/>
                <w:webHidden/>
              </w:rPr>
              <w:fldChar w:fldCharType="separate"/>
            </w:r>
            <w:r>
              <w:rPr>
                <w:noProof/>
                <w:webHidden/>
              </w:rPr>
              <w:t>133</w:t>
            </w:r>
            <w:r>
              <w:rPr>
                <w:noProof/>
                <w:webHidden/>
              </w:rPr>
              <w:fldChar w:fldCharType="end"/>
            </w:r>
          </w:hyperlink>
        </w:p>
        <w:p w14:paraId="31CEE0E5" w14:textId="289FFF84" w:rsidR="00B13AC5" w:rsidRDefault="00B13AC5">
          <w:pPr>
            <w:pStyle w:val="TOC1"/>
            <w:rPr>
              <w:rFonts w:asciiTheme="minorHAnsi" w:eastAsiaTheme="minorEastAsia" w:hAnsiTheme="minorHAnsi"/>
              <w:kern w:val="2"/>
              <w:szCs w:val="24"/>
              <w:lang w:val="tr-TR" w:eastAsia="tr-TR"/>
              <w14:ligatures w14:val="standardContextual"/>
            </w:rPr>
          </w:pPr>
          <w:hyperlink w:anchor="_Toc235058063" w:history="1">
            <w:r w:rsidRPr="00C170D6">
              <w:rPr>
                <w:rStyle w:val="Hyperlink"/>
              </w:rPr>
              <w:t>CURRICULUM VITAE</w:t>
            </w:r>
            <w:r>
              <w:rPr>
                <w:webHidden/>
              </w:rPr>
              <w:tab/>
            </w:r>
            <w:r>
              <w:rPr>
                <w:webHidden/>
              </w:rPr>
              <w:fldChar w:fldCharType="begin"/>
            </w:r>
            <w:r>
              <w:rPr>
                <w:webHidden/>
              </w:rPr>
              <w:instrText xml:space="preserve"> PAGEREF _Toc235058063 \h </w:instrText>
            </w:r>
            <w:r>
              <w:rPr>
                <w:webHidden/>
              </w:rPr>
            </w:r>
            <w:r>
              <w:rPr>
                <w:webHidden/>
              </w:rPr>
              <w:fldChar w:fldCharType="separate"/>
            </w:r>
            <w:r>
              <w:rPr>
                <w:webHidden/>
              </w:rPr>
              <w:t>139</w:t>
            </w:r>
            <w:r>
              <w:rPr>
                <w:webHidden/>
              </w:rPr>
              <w:fldChar w:fldCharType="end"/>
            </w:r>
          </w:hyperlink>
        </w:p>
        <w:p w14:paraId="63CFF278" w14:textId="689680FD" w:rsidR="00041C8A" w:rsidRPr="00BA1179" w:rsidRDefault="00041C8A">
          <w:r w:rsidRPr="00BA1179">
            <w:rPr>
              <w:b/>
              <w:bCs/>
            </w:rPr>
            <w:lastRenderedPageBreak/>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704FF6BA" w14:textId="77777777" w:rsidR="008E6767" w:rsidRPr="00BA1179" w:rsidRDefault="008E6767" w:rsidP="008E6767"/>
    <w:p w14:paraId="46B9226C" w14:textId="77777777" w:rsidR="00320403" w:rsidRPr="00BA1179" w:rsidRDefault="00320403" w:rsidP="00282804">
      <w:pPr>
        <w:pStyle w:val="CoverPages"/>
        <w:rPr>
          <w:lang w:val="en-US"/>
        </w:rPr>
      </w:pPr>
      <w:bookmarkStart w:id="17" w:name="_Toc235057997"/>
      <w:r w:rsidRPr="00BA1179">
        <w:rPr>
          <w:lang w:val="en-US"/>
        </w:rPr>
        <w:t>LIST OF TABLES</w:t>
      </w:r>
      <w:bookmarkEnd w:id="17"/>
    </w:p>
    <w:p w14:paraId="4939F446" w14:textId="3E5EC82E" w:rsidR="00B13AC5"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058064" w:history="1">
        <w:r w:rsidR="00B13AC5" w:rsidRPr="00890C99">
          <w:rPr>
            <w:rStyle w:val="Hyperlink"/>
            <w:noProof/>
          </w:rPr>
          <w:t>Table 1.1 DSS gaps identified in wildfire decision support literature</w:t>
        </w:r>
        <w:r w:rsidR="00B13AC5">
          <w:rPr>
            <w:noProof/>
            <w:webHidden/>
          </w:rPr>
          <w:tab/>
        </w:r>
        <w:r w:rsidR="00B13AC5">
          <w:rPr>
            <w:noProof/>
            <w:webHidden/>
          </w:rPr>
          <w:fldChar w:fldCharType="begin"/>
        </w:r>
        <w:r w:rsidR="00B13AC5">
          <w:rPr>
            <w:noProof/>
            <w:webHidden/>
          </w:rPr>
          <w:instrText xml:space="preserve"> PAGEREF _Toc235058064 \h </w:instrText>
        </w:r>
        <w:r w:rsidR="00B13AC5">
          <w:rPr>
            <w:noProof/>
            <w:webHidden/>
          </w:rPr>
        </w:r>
        <w:r w:rsidR="00B13AC5">
          <w:rPr>
            <w:noProof/>
            <w:webHidden/>
          </w:rPr>
          <w:fldChar w:fldCharType="separate"/>
        </w:r>
        <w:r w:rsidR="00B13AC5">
          <w:rPr>
            <w:noProof/>
            <w:webHidden/>
          </w:rPr>
          <w:t>4</w:t>
        </w:r>
        <w:r w:rsidR="00B13AC5">
          <w:rPr>
            <w:noProof/>
            <w:webHidden/>
          </w:rPr>
          <w:fldChar w:fldCharType="end"/>
        </w:r>
      </w:hyperlink>
    </w:p>
    <w:p w14:paraId="4F5D0442" w14:textId="087E2D71"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65" w:history="1">
        <w:r w:rsidRPr="00890C99">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_Toc235058065 \h </w:instrText>
        </w:r>
        <w:r>
          <w:rPr>
            <w:noProof/>
            <w:webHidden/>
          </w:rPr>
        </w:r>
        <w:r>
          <w:rPr>
            <w:noProof/>
            <w:webHidden/>
          </w:rPr>
          <w:fldChar w:fldCharType="separate"/>
        </w:r>
        <w:r>
          <w:rPr>
            <w:noProof/>
            <w:webHidden/>
          </w:rPr>
          <w:t>9</w:t>
        </w:r>
        <w:r>
          <w:rPr>
            <w:noProof/>
            <w:webHidden/>
          </w:rPr>
          <w:fldChar w:fldCharType="end"/>
        </w:r>
      </w:hyperlink>
    </w:p>
    <w:p w14:paraId="3E794838" w14:textId="429400B0"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66" w:history="1">
        <w:r w:rsidRPr="00890C99">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_Toc235058066 \h </w:instrText>
        </w:r>
        <w:r>
          <w:rPr>
            <w:noProof/>
            <w:webHidden/>
          </w:rPr>
        </w:r>
        <w:r>
          <w:rPr>
            <w:noProof/>
            <w:webHidden/>
          </w:rPr>
          <w:fldChar w:fldCharType="separate"/>
        </w:r>
        <w:r>
          <w:rPr>
            <w:noProof/>
            <w:webHidden/>
          </w:rPr>
          <w:t>21</w:t>
        </w:r>
        <w:r>
          <w:rPr>
            <w:noProof/>
            <w:webHidden/>
          </w:rPr>
          <w:fldChar w:fldCharType="end"/>
        </w:r>
      </w:hyperlink>
    </w:p>
    <w:p w14:paraId="4DD469EE" w14:textId="526DF77C"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67" w:history="1">
        <w:r w:rsidRPr="00890C99">
          <w:rPr>
            <w:rStyle w:val="Hyperlink"/>
            <w:noProof/>
          </w:rPr>
          <w:t>Table 2.6 Mamdani and zero-order Takagi-Sugeno inference compared</w:t>
        </w:r>
        <w:r>
          <w:rPr>
            <w:noProof/>
            <w:webHidden/>
          </w:rPr>
          <w:tab/>
        </w:r>
        <w:r>
          <w:rPr>
            <w:noProof/>
            <w:webHidden/>
          </w:rPr>
          <w:fldChar w:fldCharType="begin"/>
        </w:r>
        <w:r>
          <w:rPr>
            <w:noProof/>
            <w:webHidden/>
          </w:rPr>
          <w:instrText xml:space="preserve"> PAGEREF _Toc235058067 \h </w:instrText>
        </w:r>
        <w:r>
          <w:rPr>
            <w:noProof/>
            <w:webHidden/>
          </w:rPr>
        </w:r>
        <w:r>
          <w:rPr>
            <w:noProof/>
            <w:webHidden/>
          </w:rPr>
          <w:fldChar w:fldCharType="separate"/>
        </w:r>
        <w:r>
          <w:rPr>
            <w:noProof/>
            <w:webHidden/>
          </w:rPr>
          <w:t>27</w:t>
        </w:r>
        <w:r>
          <w:rPr>
            <w:noProof/>
            <w:webHidden/>
          </w:rPr>
          <w:fldChar w:fldCharType="end"/>
        </w:r>
      </w:hyperlink>
    </w:p>
    <w:p w14:paraId="68F0A447" w14:textId="5293E4A2"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68" w:history="1">
        <w:r w:rsidRPr="00890C99">
          <w:rPr>
            <w:rStyle w:val="Hyperlink"/>
            <w:noProof/>
          </w:rPr>
          <w:t>Table 2.2 Operational questions and the decision concepts derived from them</w:t>
        </w:r>
        <w:r>
          <w:rPr>
            <w:noProof/>
            <w:webHidden/>
          </w:rPr>
          <w:tab/>
        </w:r>
        <w:r>
          <w:rPr>
            <w:noProof/>
            <w:webHidden/>
          </w:rPr>
          <w:fldChar w:fldCharType="begin"/>
        </w:r>
        <w:r>
          <w:rPr>
            <w:noProof/>
            <w:webHidden/>
          </w:rPr>
          <w:instrText xml:space="preserve"> PAGEREF _Toc235058068 \h </w:instrText>
        </w:r>
        <w:r>
          <w:rPr>
            <w:noProof/>
            <w:webHidden/>
          </w:rPr>
        </w:r>
        <w:r>
          <w:rPr>
            <w:noProof/>
            <w:webHidden/>
          </w:rPr>
          <w:fldChar w:fldCharType="separate"/>
        </w:r>
        <w:r>
          <w:rPr>
            <w:noProof/>
            <w:webHidden/>
          </w:rPr>
          <w:t>30</w:t>
        </w:r>
        <w:r>
          <w:rPr>
            <w:noProof/>
            <w:webHidden/>
          </w:rPr>
          <w:fldChar w:fldCharType="end"/>
        </w:r>
      </w:hyperlink>
    </w:p>
    <w:p w14:paraId="72DB294E" w14:textId="1D8AE851"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69" w:history="1">
        <w:r w:rsidRPr="00890C99">
          <w:rPr>
            <w:rStyle w:val="Hyperlink"/>
            <w:noProof/>
          </w:rPr>
          <w:t>Table 2.3 Intervention types, representative orders, and input-level effects</w:t>
        </w:r>
        <w:r>
          <w:rPr>
            <w:noProof/>
            <w:webHidden/>
          </w:rPr>
          <w:tab/>
        </w:r>
        <w:r>
          <w:rPr>
            <w:noProof/>
            <w:webHidden/>
          </w:rPr>
          <w:fldChar w:fldCharType="begin"/>
        </w:r>
        <w:r>
          <w:rPr>
            <w:noProof/>
            <w:webHidden/>
          </w:rPr>
          <w:instrText xml:space="preserve"> PAGEREF _Toc235058069 \h </w:instrText>
        </w:r>
        <w:r>
          <w:rPr>
            <w:noProof/>
            <w:webHidden/>
          </w:rPr>
        </w:r>
        <w:r>
          <w:rPr>
            <w:noProof/>
            <w:webHidden/>
          </w:rPr>
          <w:fldChar w:fldCharType="separate"/>
        </w:r>
        <w:r>
          <w:rPr>
            <w:noProof/>
            <w:webHidden/>
          </w:rPr>
          <w:t>32</w:t>
        </w:r>
        <w:r>
          <w:rPr>
            <w:noProof/>
            <w:webHidden/>
          </w:rPr>
          <w:fldChar w:fldCharType="end"/>
        </w:r>
      </w:hyperlink>
    </w:p>
    <w:p w14:paraId="5CCC9CA8" w14:textId="7E1CE9E0"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0" w:history="1">
        <w:r w:rsidRPr="00890C99">
          <w:rPr>
            <w:rStyle w:val="Hyperlink"/>
            <w:noProof/>
          </w:rPr>
          <w:t>Table 2.4 Decision cost components, their scope, and their rationale</w:t>
        </w:r>
        <w:r>
          <w:rPr>
            <w:noProof/>
            <w:webHidden/>
          </w:rPr>
          <w:tab/>
        </w:r>
        <w:r>
          <w:rPr>
            <w:noProof/>
            <w:webHidden/>
          </w:rPr>
          <w:fldChar w:fldCharType="begin"/>
        </w:r>
        <w:r>
          <w:rPr>
            <w:noProof/>
            <w:webHidden/>
          </w:rPr>
          <w:instrText xml:space="preserve"> PAGEREF _Toc235058070 \h </w:instrText>
        </w:r>
        <w:r>
          <w:rPr>
            <w:noProof/>
            <w:webHidden/>
          </w:rPr>
        </w:r>
        <w:r>
          <w:rPr>
            <w:noProof/>
            <w:webHidden/>
          </w:rPr>
          <w:fldChar w:fldCharType="separate"/>
        </w:r>
        <w:r>
          <w:rPr>
            <w:noProof/>
            <w:webHidden/>
          </w:rPr>
          <w:t>35</w:t>
        </w:r>
        <w:r>
          <w:rPr>
            <w:noProof/>
            <w:webHidden/>
          </w:rPr>
          <w:fldChar w:fldCharType="end"/>
        </w:r>
      </w:hyperlink>
    </w:p>
    <w:p w14:paraId="30A2B4AB" w14:textId="167432BA"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1" w:history="1">
        <w:r w:rsidRPr="00890C99">
          <w:rPr>
            <w:rStyle w:val="Hyperlink"/>
            <w:noProof/>
          </w:rPr>
          <w:t>Table 2.5 Scope of traceability and sensitivity analysis</w:t>
        </w:r>
        <w:r>
          <w:rPr>
            <w:noProof/>
            <w:webHidden/>
          </w:rPr>
          <w:tab/>
        </w:r>
        <w:r>
          <w:rPr>
            <w:noProof/>
            <w:webHidden/>
          </w:rPr>
          <w:fldChar w:fldCharType="begin"/>
        </w:r>
        <w:r>
          <w:rPr>
            <w:noProof/>
            <w:webHidden/>
          </w:rPr>
          <w:instrText xml:space="preserve"> PAGEREF _Toc235058071 \h </w:instrText>
        </w:r>
        <w:r>
          <w:rPr>
            <w:noProof/>
            <w:webHidden/>
          </w:rPr>
        </w:r>
        <w:r>
          <w:rPr>
            <w:noProof/>
            <w:webHidden/>
          </w:rPr>
          <w:fldChar w:fldCharType="separate"/>
        </w:r>
        <w:r>
          <w:rPr>
            <w:noProof/>
            <w:webHidden/>
          </w:rPr>
          <w:t>39</w:t>
        </w:r>
        <w:r>
          <w:rPr>
            <w:noProof/>
            <w:webHidden/>
          </w:rPr>
          <w:fldChar w:fldCharType="end"/>
        </w:r>
      </w:hyperlink>
    </w:p>
    <w:p w14:paraId="6CF9E394" w14:textId="3589F521"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2" w:history="1">
        <w:r w:rsidRPr="00890C99">
          <w:rPr>
            <w:rStyle w:val="Hyperlink"/>
            <w:noProof/>
          </w:rPr>
          <w:t>Table 3.1 Meteorology data layer parameters</w:t>
        </w:r>
        <w:r>
          <w:rPr>
            <w:noProof/>
            <w:webHidden/>
          </w:rPr>
          <w:tab/>
        </w:r>
        <w:r>
          <w:rPr>
            <w:noProof/>
            <w:webHidden/>
          </w:rPr>
          <w:fldChar w:fldCharType="begin"/>
        </w:r>
        <w:r>
          <w:rPr>
            <w:noProof/>
            <w:webHidden/>
          </w:rPr>
          <w:instrText xml:space="preserve"> PAGEREF _Toc235058072 \h </w:instrText>
        </w:r>
        <w:r>
          <w:rPr>
            <w:noProof/>
            <w:webHidden/>
          </w:rPr>
        </w:r>
        <w:r>
          <w:rPr>
            <w:noProof/>
            <w:webHidden/>
          </w:rPr>
          <w:fldChar w:fldCharType="separate"/>
        </w:r>
        <w:r>
          <w:rPr>
            <w:noProof/>
            <w:webHidden/>
          </w:rPr>
          <w:t>49</w:t>
        </w:r>
        <w:r>
          <w:rPr>
            <w:noProof/>
            <w:webHidden/>
          </w:rPr>
          <w:fldChar w:fldCharType="end"/>
        </w:r>
      </w:hyperlink>
    </w:p>
    <w:p w14:paraId="499C8E57" w14:textId="413A3DBC"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3" w:history="1">
        <w:r w:rsidRPr="00890C99">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_Toc235058073 \h </w:instrText>
        </w:r>
        <w:r>
          <w:rPr>
            <w:noProof/>
            <w:webHidden/>
          </w:rPr>
        </w:r>
        <w:r>
          <w:rPr>
            <w:noProof/>
            <w:webHidden/>
          </w:rPr>
          <w:fldChar w:fldCharType="separate"/>
        </w:r>
        <w:r>
          <w:rPr>
            <w:noProof/>
            <w:webHidden/>
          </w:rPr>
          <w:t>50</w:t>
        </w:r>
        <w:r>
          <w:rPr>
            <w:noProof/>
            <w:webHidden/>
          </w:rPr>
          <w:fldChar w:fldCharType="end"/>
        </w:r>
      </w:hyperlink>
    </w:p>
    <w:p w14:paraId="160D76E6" w14:textId="4AF048BF"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4" w:history="1">
        <w:r w:rsidRPr="00890C99">
          <w:rPr>
            <w:rStyle w:val="Hyperlink"/>
            <w:noProof/>
          </w:rPr>
          <w:t>Table 3.3 Fuel data layer parameters</w:t>
        </w:r>
        <w:r>
          <w:rPr>
            <w:noProof/>
            <w:webHidden/>
          </w:rPr>
          <w:tab/>
        </w:r>
        <w:r>
          <w:rPr>
            <w:noProof/>
            <w:webHidden/>
          </w:rPr>
          <w:fldChar w:fldCharType="begin"/>
        </w:r>
        <w:r>
          <w:rPr>
            <w:noProof/>
            <w:webHidden/>
          </w:rPr>
          <w:instrText xml:space="preserve"> PAGEREF _Toc235058074 \h </w:instrText>
        </w:r>
        <w:r>
          <w:rPr>
            <w:noProof/>
            <w:webHidden/>
          </w:rPr>
        </w:r>
        <w:r>
          <w:rPr>
            <w:noProof/>
            <w:webHidden/>
          </w:rPr>
          <w:fldChar w:fldCharType="separate"/>
        </w:r>
        <w:r>
          <w:rPr>
            <w:noProof/>
            <w:webHidden/>
          </w:rPr>
          <w:t>51</w:t>
        </w:r>
        <w:r>
          <w:rPr>
            <w:noProof/>
            <w:webHidden/>
          </w:rPr>
          <w:fldChar w:fldCharType="end"/>
        </w:r>
      </w:hyperlink>
    </w:p>
    <w:p w14:paraId="1D97207C" w14:textId="141E090E"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5" w:history="1">
        <w:r w:rsidRPr="00890C99">
          <w:rPr>
            <w:rStyle w:val="Hyperlink"/>
            <w:noProof/>
          </w:rPr>
          <w:t>Table 3.4 Value data layer parameters</w:t>
        </w:r>
        <w:r>
          <w:rPr>
            <w:noProof/>
            <w:webHidden/>
          </w:rPr>
          <w:tab/>
        </w:r>
        <w:r>
          <w:rPr>
            <w:noProof/>
            <w:webHidden/>
          </w:rPr>
          <w:fldChar w:fldCharType="begin"/>
        </w:r>
        <w:r>
          <w:rPr>
            <w:noProof/>
            <w:webHidden/>
          </w:rPr>
          <w:instrText xml:space="preserve"> PAGEREF _Toc235058075 \h </w:instrText>
        </w:r>
        <w:r>
          <w:rPr>
            <w:noProof/>
            <w:webHidden/>
          </w:rPr>
        </w:r>
        <w:r>
          <w:rPr>
            <w:noProof/>
            <w:webHidden/>
          </w:rPr>
          <w:fldChar w:fldCharType="separate"/>
        </w:r>
        <w:r>
          <w:rPr>
            <w:noProof/>
            <w:webHidden/>
          </w:rPr>
          <w:t>53</w:t>
        </w:r>
        <w:r>
          <w:rPr>
            <w:noProof/>
            <w:webHidden/>
          </w:rPr>
          <w:fldChar w:fldCharType="end"/>
        </w:r>
      </w:hyperlink>
    </w:p>
    <w:p w14:paraId="49C60119" w14:textId="5531E2E0"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6" w:history="1">
        <w:r w:rsidRPr="00890C99">
          <w:rPr>
            <w:rStyle w:val="Hyperlink"/>
            <w:noProof/>
          </w:rPr>
          <w:t>Table 3.5 Resource data layer parameters</w:t>
        </w:r>
        <w:r>
          <w:rPr>
            <w:noProof/>
            <w:webHidden/>
          </w:rPr>
          <w:tab/>
        </w:r>
        <w:r>
          <w:rPr>
            <w:noProof/>
            <w:webHidden/>
          </w:rPr>
          <w:fldChar w:fldCharType="begin"/>
        </w:r>
        <w:r>
          <w:rPr>
            <w:noProof/>
            <w:webHidden/>
          </w:rPr>
          <w:instrText xml:space="preserve"> PAGEREF _Toc235058076 \h </w:instrText>
        </w:r>
        <w:r>
          <w:rPr>
            <w:noProof/>
            <w:webHidden/>
          </w:rPr>
        </w:r>
        <w:r>
          <w:rPr>
            <w:noProof/>
            <w:webHidden/>
          </w:rPr>
          <w:fldChar w:fldCharType="separate"/>
        </w:r>
        <w:r>
          <w:rPr>
            <w:noProof/>
            <w:webHidden/>
          </w:rPr>
          <w:t>54</w:t>
        </w:r>
        <w:r>
          <w:rPr>
            <w:noProof/>
            <w:webHidden/>
          </w:rPr>
          <w:fldChar w:fldCharType="end"/>
        </w:r>
      </w:hyperlink>
    </w:p>
    <w:p w14:paraId="4C2503EF" w14:textId="35009ED8"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7" w:history="1">
        <w:r w:rsidRPr="00890C99">
          <w:rPr>
            <w:rStyle w:val="Hyperlink"/>
            <w:noProof/>
          </w:rPr>
          <w:t xml:space="preserve">Table 3.6 </w:t>
        </w:r>
        <w:r w:rsidRPr="00890C99">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_Toc235058077 \h </w:instrText>
        </w:r>
        <w:r>
          <w:rPr>
            <w:noProof/>
            <w:webHidden/>
          </w:rPr>
        </w:r>
        <w:r>
          <w:rPr>
            <w:noProof/>
            <w:webHidden/>
          </w:rPr>
          <w:fldChar w:fldCharType="separate"/>
        </w:r>
        <w:r>
          <w:rPr>
            <w:noProof/>
            <w:webHidden/>
          </w:rPr>
          <w:t>65</w:t>
        </w:r>
        <w:r>
          <w:rPr>
            <w:noProof/>
            <w:webHidden/>
          </w:rPr>
          <w:fldChar w:fldCharType="end"/>
        </w:r>
      </w:hyperlink>
    </w:p>
    <w:p w14:paraId="4314B839" w14:textId="22013084"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8" w:history="1">
        <w:r w:rsidRPr="00890C99">
          <w:rPr>
            <w:rStyle w:val="Hyperlink"/>
            <w:noProof/>
          </w:rPr>
          <w:t>Table 4.1 Confidence channels: definition, range, and determination</w:t>
        </w:r>
        <w:r>
          <w:rPr>
            <w:noProof/>
            <w:webHidden/>
          </w:rPr>
          <w:tab/>
        </w:r>
        <w:r>
          <w:rPr>
            <w:noProof/>
            <w:webHidden/>
          </w:rPr>
          <w:fldChar w:fldCharType="begin"/>
        </w:r>
        <w:r>
          <w:rPr>
            <w:noProof/>
            <w:webHidden/>
          </w:rPr>
          <w:instrText xml:space="preserve"> PAGEREF _Toc235058078 \h </w:instrText>
        </w:r>
        <w:r>
          <w:rPr>
            <w:noProof/>
            <w:webHidden/>
          </w:rPr>
        </w:r>
        <w:r>
          <w:rPr>
            <w:noProof/>
            <w:webHidden/>
          </w:rPr>
          <w:fldChar w:fldCharType="separate"/>
        </w:r>
        <w:r>
          <w:rPr>
            <w:noProof/>
            <w:webHidden/>
          </w:rPr>
          <w:t>72</w:t>
        </w:r>
        <w:r>
          <w:rPr>
            <w:noProof/>
            <w:webHidden/>
          </w:rPr>
          <w:fldChar w:fldCharType="end"/>
        </w:r>
      </w:hyperlink>
    </w:p>
    <w:p w14:paraId="0CEC38BA" w14:textId="2D90155B"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79" w:history="1">
        <w:r w:rsidRPr="00890C99">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_Toc235058079 \h </w:instrText>
        </w:r>
        <w:r>
          <w:rPr>
            <w:noProof/>
            <w:webHidden/>
          </w:rPr>
        </w:r>
        <w:r>
          <w:rPr>
            <w:noProof/>
            <w:webHidden/>
          </w:rPr>
          <w:fldChar w:fldCharType="separate"/>
        </w:r>
        <w:r>
          <w:rPr>
            <w:noProof/>
            <w:webHidden/>
          </w:rPr>
          <w:t>84</w:t>
        </w:r>
        <w:r>
          <w:rPr>
            <w:noProof/>
            <w:webHidden/>
          </w:rPr>
          <w:fldChar w:fldCharType="end"/>
        </w:r>
      </w:hyperlink>
    </w:p>
    <w:p w14:paraId="5D48FF20" w14:textId="30D8293F"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0" w:history="1">
        <w:r w:rsidRPr="00890C99">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_Toc235058080 \h </w:instrText>
        </w:r>
        <w:r>
          <w:rPr>
            <w:noProof/>
            <w:webHidden/>
          </w:rPr>
        </w:r>
        <w:r>
          <w:rPr>
            <w:noProof/>
            <w:webHidden/>
          </w:rPr>
          <w:fldChar w:fldCharType="separate"/>
        </w:r>
        <w:r>
          <w:rPr>
            <w:noProof/>
            <w:webHidden/>
          </w:rPr>
          <w:t>85</w:t>
        </w:r>
        <w:r>
          <w:rPr>
            <w:noProof/>
            <w:webHidden/>
          </w:rPr>
          <w:fldChar w:fldCharType="end"/>
        </w:r>
      </w:hyperlink>
    </w:p>
    <w:p w14:paraId="54705A5F" w14:textId="48DBBD00"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1" w:history="1">
        <w:r w:rsidRPr="00890C99">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_Toc235058081 \h </w:instrText>
        </w:r>
        <w:r>
          <w:rPr>
            <w:noProof/>
            <w:webHidden/>
          </w:rPr>
        </w:r>
        <w:r>
          <w:rPr>
            <w:noProof/>
            <w:webHidden/>
          </w:rPr>
          <w:fldChar w:fldCharType="separate"/>
        </w:r>
        <w:r>
          <w:rPr>
            <w:noProof/>
            <w:webHidden/>
          </w:rPr>
          <w:t>89</w:t>
        </w:r>
        <w:r>
          <w:rPr>
            <w:noProof/>
            <w:webHidden/>
          </w:rPr>
          <w:fldChar w:fldCharType="end"/>
        </w:r>
      </w:hyperlink>
    </w:p>
    <w:p w14:paraId="3202BBD3" w14:textId="64AEFF5D"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B13AC5">
          <w:rPr>
            <w:rStyle w:val="Hyperlink"/>
            <w:noProof/>
            <w:color w:val="auto"/>
            <w:u w:val="none"/>
            <w:lang w:eastAsia="ja-JP"/>
          </w:rPr>
          <w:t>121</w:t>
        </w:r>
        <w:r w:rsidRPr="00BA1179">
          <w:rPr>
            <w:rStyle w:val="Hyperlink"/>
            <w:color w:val="auto"/>
            <w:u w:val="none"/>
            <w:lang w:eastAsia="ja-JP"/>
          </w:rPr>
          <w:fldChar w:fldCharType="end"/>
        </w:r>
      </w:hyperlink>
    </w:p>
    <w:p w14:paraId="23123EE6" w14:textId="4DA5270A"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B13AC5">
          <w:rPr>
            <w:rStyle w:val="Hyperlink"/>
            <w:noProof/>
            <w:color w:val="auto"/>
            <w:u w:val="none"/>
          </w:rPr>
          <w:t>123</w:t>
        </w:r>
        <w:r w:rsidRPr="00BA1179">
          <w:rPr>
            <w:rStyle w:val="Hyperlink"/>
            <w:color w:val="auto"/>
            <w:u w:val="none"/>
          </w:rPr>
          <w:fldChar w:fldCharType="end"/>
        </w:r>
      </w:hyperlink>
    </w:p>
    <w:p w14:paraId="62181E4A" w14:textId="2D3848FD"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B13AC5">
          <w:rPr>
            <w:rStyle w:val="Hyperlink"/>
            <w:noProof/>
            <w:color w:val="auto"/>
            <w:u w:val="none"/>
          </w:rPr>
          <w:t>126</w:t>
        </w:r>
        <w:r w:rsidRPr="00BA1179">
          <w:rPr>
            <w:rStyle w:val="Hyperlink"/>
            <w:color w:val="auto"/>
            <w:u w:val="none"/>
          </w:rPr>
          <w:fldChar w:fldCharType="end"/>
        </w:r>
      </w:hyperlink>
    </w:p>
    <w:p w14:paraId="2D557215" w14:textId="365DBB91"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B13AC5">
          <w:rPr>
            <w:rStyle w:val="Hyperlink"/>
            <w:noProof/>
            <w:color w:val="auto"/>
            <w:u w:val="none"/>
          </w:rPr>
          <w:t>127</w:t>
        </w:r>
        <w:r w:rsidRPr="00BA1179">
          <w:rPr>
            <w:rStyle w:val="Hyperlink"/>
            <w:color w:val="auto"/>
            <w:u w:val="none"/>
          </w:rPr>
          <w:fldChar w:fldCharType="end"/>
        </w:r>
      </w:hyperlink>
    </w:p>
    <w:p w14:paraId="55764DF1" w14:textId="76BC3D61"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B13AC5">
          <w:rPr>
            <w:rStyle w:val="Hyperlink"/>
            <w:noProof/>
            <w:color w:val="auto"/>
            <w:u w:val="none"/>
          </w:rPr>
          <w:t>129</w:t>
        </w:r>
        <w:r w:rsidRPr="00BA1179">
          <w:rPr>
            <w:rStyle w:val="Hyperlink"/>
            <w:color w:val="auto"/>
            <w:u w:val="none"/>
          </w:rPr>
          <w:fldChar w:fldCharType="end"/>
        </w:r>
      </w:hyperlink>
    </w:p>
    <w:p w14:paraId="369909B7" w14:textId="33A18717"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B13AC5">
          <w:rPr>
            <w:rStyle w:val="Hyperlink"/>
            <w:noProof/>
            <w:color w:val="auto"/>
            <w:u w:val="none"/>
          </w:rPr>
          <w:t>130</w:t>
        </w:r>
        <w:r w:rsidRPr="00BA1179">
          <w:rPr>
            <w:rStyle w:val="Hyperlink"/>
            <w:color w:val="auto"/>
            <w:u w:val="none"/>
          </w:rPr>
          <w:fldChar w:fldCharType="end"/>
        </w:r>
      </w:hyperlink>
    </w:p>
    <w:p w14:paraId="2816924A" w14:textId="7D54A3FA"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B13AC5">
          <w:rPr>
            <w:rStyle w:val="Hyperlink"/>
            <w:noProof/>
            <w:color w:val="auto"/>
            <w:u w:val="none"/>
          </w:rPr>
          <w:t>130</w:t>
        </w:r>
        <w:r w:rsidRPr="00BA1179">
          <w:rPr>
            <w:rStyle w:val="Hyperlink"/>
            <w:color w:val="auto"/>
            <w:u w:val="none"/>
          </w:rPr>
          <w:fldChar w:fldCharType="end"/>
        </w:r>
      </w:hyperlink>
    </w:p>
    <w:p w14:paraId="04F6EE70" w14:textId="5C1D8830"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B13AC5">
          <w:rPr>
            <w:rStyle w:val="Hyperlink"/>
            <w:noProof/>
            <w:color w:val="auto"/>
            <w:u w:val="none"/>
          </w:rPr>
          <w:t>134</w:t>
        </w:r>
        <w:r w:rsidRPr="00BA1179">
          <w:rPr>
            <w:rStyle w:val="Hyperlink"/>
            <w:color w:val="auto"/>
            <w:u w:val="none"/>
          </w:rPr>
          <w:fldChar w:fldCharType="end"/>
        </w:r>
      </w:hyperlink>
    </w:p>
    <w:p w14:paraId="10FBA551" w14:textId="77777777" w:rsidR="000E1725" w:rsidRPr="00BA1179" w:rsidRDefault="000E1725" w:rsidP="00032A53"/>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18" w:name="_Toc235057998"/>
      <w:r w:rsidRPr="00BA1179">
        <w:rPr>
          <w:lang w:val="en-US"/>
        </w:rPr>
        <w:lastRenderedPageBreak/>
        <w:t>LIST OF FIGURES</w:t>
      </w:r>
      <w:bookmarkEnd w:id="18"/>
    </w:p>
    <w:p w14:paraId="7EC1654A" w14:textId="2EE21124" w:rsidR="00B13AC5"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058082" w:history="1">
        <w:r w:rsidR="00B13AC5" w:rsidRPr="00814CFD">
          <w:rPr>
            <w:rStyle w:val="Hyperlink"/>
            <w:noProof/>
          </w:rPr>
          <w:t>Figure 1.1 Global trend in reported natural disasters, 1900–2022</w:t>
        </w:r>
        <w:r w:rsidR="00B13AC5">
          <w:rPr>
            <w:noProof/>
            <w:webHidden/>
          </w:rPr>
          <w:tab/>
        </w:r>
        <w:r w:rsidR="00B13AC5">
          <w:rPr>
            <w:noProof/>
            <w:webHidden/>
          </w:rPr>
          <w:fldChar w:fldCharType="begin"/>
        </w:r>
        <w:r w:rsidR="00B13AC5">
          <w:rPr>
            <w:noProof/>
            <w:webHidden/>
          </w:rPr>
          <w:instrText xml:space="preserve"> PAGEREF _Toc235058082 \h </w:instrText>
        </w:r>
        <w:r w:rsidR="00B13AC5">
          <w:rPr>
            <w:noProof/>
            <w:webHidden/>
          </w:rPr>
        </w:r>
        <w:r w:rsidR="00B13AC5">
          <w:rPr>
            <w:noProof/>
            <w:webHidden/>
          </w:rPr>
          <w:fldChar w:fldCharType="separate"/>
        </w:r>
        <w:r w:rsidR="00B13AC5">
          <w:rPr>
            <w:noProof/>
            <w:webHidden/>
          </w:rPr>
          <w:t>2</w:t>
        </w:r>
        <w:r w:rsidR="00B13AC5">
          <w:rPr>
            <w:noProof/>
            <w:webHidden/>
          </w:rPr>
          <w:fldChar w:fldCharType="end"/>
        </w:r>
      </w:hyperlink>
    </w:p>
    <w:p w14:paraId="5C57BA26" w14:textId="064B3F03"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3" w:history="1">
        <w:r w:rsidRPr="00814CFD">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_Toc235058083 \h </w:instrText>
        </w:r>
        <w:r>
          <w:rPr>
            <w:noProof/>
            <w:webHidden/>
          </w:rPr>
        </w:r>
        <w:r>
          <w:rPr>
            <w:noProof/>
            <w:webHidden/>
          </w:rPr>
          <w:fldChar w:fldCharType="separate"/>
        </w:r>
        <w:r>
          <w:rPr>
            <w:noProof/>
            <w:webHidden/>
          </w:rPr>
          <w:t>11</w:t>
        </w:r>
        <w:r>
          <w:rPr>
            <w:noProof/>
            <w:webHidden/>
          </w:rPr>
          <w:fldChar w:fldCharType="end"/>
        </w:r>
      </w:hyperlink>
    </w:p>
    <w:p w14:paraId="2C8D1DCC" w14:textId="6016C903"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4" w:history="1">
        <w:r w:rsidRPr="00814CFD">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_Toc235058084 \h </w:instrText>
        </w:r>
        <w:r>
          <w:rPr>
            <w:noProof/>
            <w:webHidden/>
          </w:rPr>
        </w:r>
        <w:r>
          <w:rPr>
            <w:noProof/>
            <w:webHidden/>
          </w:rPr>
          <w:fldChar w:fldCharType="separate"/>
        </w:r>
        <w:r>
          <w:rPr>
            <w:noProof/>
            <w:webHidden/>
          </w:rPr>
          <w:t>16</w:t>
        </w:r>
        <w:r>
          <w:rPr>
            <w:noProof/>
            <w:webHidden/>
          </w:rPr>
          <w:fldChar w:fldCharType="end"/>
        </w:r>
      </w:hyperlink>
    </w:p>
    <w:p w14:paraId="3CBCD45B" w14:textId="274D5E54"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5" w:history="1">
        <w:r w:rsidRPr="00814CFD">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_Toc235058085 \h </w:instrText>
        </w:r>
        <w:r>
          <w:rPr>
            <w:noProof/>
            <w:webHidden/>
          </w:rPr>
        </w:r>
        <w:r>
          <w:rPr>
            <w:noProof/>
            <w:webHidden/>
          </w:rPr>
          <w:fldChar w:fldCharType="separate"/>
        </w:r>
        <w:r>
          <w:rPr>
            <w:noProof/>
            <w:webHidden/>
          </w:rPr>
          <w:t>20</w:t>
        </w:r>
        <w:r>
          <w:rPr>
            <w:noProof/>
            <w:webHidden/>
          </w:rPr>
          <w:fldChar w:fldCharType="end"/>
        </w:r>
      </w:hyperlink>
    </w:p>
    <w:p w14:paraId="332B7835" w14:textId="52D8785D"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6" w:history="1">
        <w:r w:rsidRPr="00814CFD">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_Toc235058086 \h </w:instrText>
        </w:r>
        <w:r>
          <w:rPr>
            <w:noProof/>
            <w:webHidden/>
          </w:rPr>
        </w:r>
        <w:r>
          <w:rPr>
            <w:noProof/>
            <w:webHidden/>
          </w:rPr>
          <w:fldChar w:fldCharType="separate"/>
        </w:r>
        <w:r>
          <w:rPr>
            <w:noProof/>
            <w:webHidden/>
          </w:rPr>
          <w:t>25</w:t>
        </w:r>
        <w:r>
          <w:rPr>
            <w:noProof/>
            <w:webHidden/>
          </w:rPr>
          <w:fldChar w:fldCharType="end"/>
        </w:r>
      </w:hyperlink>
    </w:p>
    <w:p w14:paraId="25AF583B" w14:textId="53B1185F"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7" w:history="1">
        <w:r w:rsidRPr="00814CFD">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_Toc235058087 \h </w:instrText>
        </w:r>
        <w:r>
          <w:rPr>
            <w:noProof/>
            <w:webHidden/>
          </w:rPr>
        </w:r>
        <w:r>
          <w:rPr>
            <w:noProof/>
            <w:webHidden/>
          </w:rPr>
          <w:fldChar w:fldCharType="separate"/>
        </w:r>
        <w:r>
          <w:rPr>
            <w:noProof/>
            <w:webHidden/>
          </w:rPr>
          <w:t>28</w:t>
        </w:r>
        <w:r>
          <w:rPr>
            <w:noProof/>
            <w:webHidden/>
          </w:rPr>
          <w:fldChar w:fldCharType="end"/>
        </w:r>
      </w:hyperlink>
    </w:p>
    <w:p w14:paraId="52D89424" w14:textId="57F5ED7A"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8" w:history="1">
        <w:r w:rsidRPr="00814CFD">
          <w:rPr>
            <w:rStyle w:val="Hyperlink"/>
            <w:noProof/>
          </w:rPr>
          <w:t>Figure 2.4 Staged adaptation loop with generative proposal and verification</w:t>
        </w:r>
        <w:r>
          <w:rPr>
            <w:noProof/>
            <w:webHidden/>
          </w:rPr>
          <w:tab/>
        </w:r>
        <w:r>
          <w:rPr>
            <w:noProof/>
            <w:webHidden/>
          </w:rPr>
          <w:fldChar w:fldCharType="begin"/>
        </w:r>
        <w:r>
          <w:rPr>
            <w:noProof/>
            <w:webHidden/>
          </w:rPr>
          <w:instrText xml:space="preserve"> PAGEREF _Toc235058088 \h </w:instrText>
        </w:r>
        <w:r>
          <w:rPr>
            <w:noProof/>
            <w:webHidden/>
          </w:rPr>
        </w:r>
        <w:r>
          <w:rPr>
            <w:noProof/>
            <w:webHidden/>
          </w:rPr>
          <w:fldChar w:fldCharType="separate"/>
        </w:r>
        <w:r>
          <w:rPr>
            <w:noProof/>
            <w:webHidden/>
          </w:rPr>
          <w:t>40</w:t>
        </w:r>
        <w:r>
          <w:rPr>
            <w:noProof/>
            <w:webHidden/>
          </w:rPr>
          <w:fldChar w:fldCharType="end"/>
        </w:r>
      </w:hyperlink>
    </w:p>
    <w:p w14:paraId="59B81892" w14:textId="07590740"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89" w:history="1">
        <w:r w:rsidRPr="00814CFD">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_Toc235058089 \h </w:instrText>
        </w:r>
        <w:r>
          <w:rPr>
            <w:noProof/>
            <w:webHidden/>
          </w:rPr>
        </w:r>
        <w:r>
          <w:rPr>
            <w:noProof/>
            <w:webHidden/>
          </w:rPr>
          <w:fldChar w:fldCharType="separate"/>
        </w:r>
        <w:r>
          <w:rPr>
            <w:noProof/>
            <w:webHidden/>
          </w:rPr>
          <w:t>45</w:t>
        </w:r>
        <w:r>
          <w:rPr>
            <w:noProof/>
            <w:webHidden/>
          </w:rPr>
          <w:fldChar w:fldCharType="end"/>
        </w:r>
      </w:hyperlink>
    </w:p>
    <w:p w14:paraId="06937DAC" w14:textId="7B8558C3"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0" w:history="1">
        <w:r w:rsidRPr="00814CFD">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_Toc235058090 \h </w:instrText>
        </w:r>
        <w:r>
          <w:rPr>
            <w:noProof/>
            <w:webHidden/>
          </w:rPr>
        </w:r>
        <w:r>
          <w:rPr>
            <w:noProof/>
            <w:webHidden/>
          </w:rPr>
          <w:fldChar w:fldCharType="separate"/>
        </w:r>
        <w:r>
          <w:rPr>
            <w:noProof/>
            <w:webHidden/>
          </w:rPr>
          <w:t>56</w:t>
        </w:r>
        <w:r>
          <w:rPr>
            <w:noProof/>
            <w:webHidden/>
          </w:rPr>
          <w:fldChar w:fldCharType="end"/>
        </w:r>
      </w:hyperlink>
    </w:p>
    <w:p w14:paraId="6348E0C9" w14:textId="5288501F"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1" w:history="1">
        <w:r w:rsidRPr="00814CFD">
          <w:rPr>
            <w:rStyle w:val="Hyperlink"/>
            <w:noProof/>
          </w:rPr>
          <w:t>Figure 3.3 State transition block diagram</w:t>
        </w:r>
        <w:r>
          <w:rPr>
            <w:noProof/>
            <w:webHidden/>
          </w:rPr>
          <w:tab/>
        </w:r>
        <w:r>
          <w:rPr>
            <w:noProof/>
            <w:webHidden/>
          </w:rPr>
          <w:fldChar w:fldCharType="begin"/>
        </w:r>
        <w:r>
          <w:rPr>
            <w:noProof/>
            <w:webHidden/>
          </w:rPr>
          <w:instrText xml:space="preserve"> PAGEREF _Toc235058091 \h </w:instrText>
        </w:r>
        <w:r>
          <w:rPr>
            <w:noProof/>
            <w:webHidden/>
          </w:rPr>
        </w:r>
        <w:r>
          <w:rPr>
            <w:noProof/>
            <w:webHidden/>
          </w:rPr>
          <w:fldChar w:fldCharType="separate"/>
        </w:r>
        <w:r>
          <w:rPr>
            <w:noProof/>
            <w:webHidden/>
          </w:rPr>
          <w:t>57</w:t>
        </w:r>
        <w:r>
          <w:rPr>
            <w:noProof/>
            <w:webHidden/>
          </w:rPr>
          <w:fldChar w:fldCharType="end"/>
        </w:r>
      </w:hyperlink>
    </w:p>
    <w:p w14:paraId="7DE46CC9" w14:textId="2CF1A0DD"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2" w:history="1">
        <w:r w:rsidRPr="00814CFD">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_Toc235058092 \h </w:instrText>
        </w:r>
        <w:r>
          <w:rPr>
            <w:noProof/>
            <w:webHidden/>
          </w:rPr>
        </w:r>
        <w:r>
          <w:rPr>
            <w:noProof/>
            <w:webHidden/>
          </w:rPr>
          <w:fldChar w:fldCharType="separate"/>
        </w:r>
        <w:r>
          <w:rPr>
            <w:noProof/>
            <w:webHidden/>
          </w:rPr>
          <w:t>59</w:t>
        </w:r>
        <w:r>
          <w:rPr>
            <w:noProof/>
            <w:webHidden/>
          </w:rPr>
          <w:fldChar w:fldCharType="end"/>
        </w:r>
      </w:hyperlink>
    </w:p>
    <w:p w14:paraId="3F2E5F32" w14:textId="58D047CA"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3" w:history="1">
        <w:r w:rsidRPr="00814CFD">
          <w:rPr>
            <w:rStyle w:val="Hyperlink"/>
            <w:noProof/>
          </w:rPr>
          <w:t>Figure 3.5 DSS–Simulation Core Interface</w:t>
        </w:r>
        <w:r>
          <w:rPr>
            <w:noProof/>
            <w:webHidden/>
          </w:rPr>
          <w:tab/>
        </w:r>
        <w:r>
          <w:rPr>
            <w:noProof/>
            <w:webHidden/>
          </w:rPr>
          <w:fldChar w:fldCharType="begin"/>
        </w:r>
        <w:r>
          <w:rPr>
            <w:noProof/>
            <w:webHidden/>
          </w:rPr>
          <w:instrText xml:space="preserve"> PAGEREF _Toc235058093 \h </w:instrText>
        </w:r>
        <w:r>
          <w:rPr>
            <w:noProof/>
            <w:webHidden/>
          </w:rPr>
        </w:r>
        <w:r>
          <w:rPr>
            <w:noProof/>
            <w:webHidden/>
          </w:rPr>
          <w:fldChar w:fldCharType="separate"/>
        </w:r>
        <w:r>
          <w:rPr>
            <w:noProof/>
            <w:webHidden/>
          </w:rPr>
          <w:t>67</w:t>
        </w:r>
        <w:r>
          <w:rPr>
            <w:noProof/>
            <w:webHidden/>
          </w:rPr>
          <w:fldChar w:fldCharType="end"/>
        </w:r>
      </w:hyperlink>
    </w:p>
    <w:p w14:paraId="7106C486" w14:textId="5B4EE73A"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4" w:history="1">
        <w:r w:rsidRPr="00814CFD">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_Toc235058094 \h </w:instrText>
        </w:r>
        <w:r>
          <w:rPr>
            <w:noProof/>
            <w:webHidden/>
          </w:rPr>
        </w:r>
        <w:r>
          <w:rPr>
            <w:noProof/>
            <w:webHidden/>
          </w:rPr>
          <w:fldChar w:fldCharType="separate"/>
        </w:r>
        <w:r>
          <w:rPr>
            <w:noProof/>
            <w:webHidden/>
          </w:rPr>
          <w:t>70</w:t>
        </w:r>
        <w:r>
          <w:rPr>
            <w:noProof/>
            <w:webHidden/>
          </w:rPr>
          <w:fldChar w:fldCharType="end"/>
        </w:r>
      </w:hyperlink>
    </w:p>
    <w:p w14:paraId="2BAE2DD6" w14:textId="735B6B01"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5" w:history="1">
        <w:r w:rsidRPr="00814CFD">
          <w:rPr>
            <w:rStyle w:val="Hyperlink"/>
            <w:noProof/>
          </w:rPr>
          <w:t>Figure 4.2 Feature-concept hierarchy</w:t>
        </w:r>
        <w:r>
          <w:rPr>
            <w:noProof/>
            <w:webHidden/>
          </w:rPr>
          <w:tab/>
        </w:r>
        <w:r>
          <w:rPr>
            <w:noProof/>
            <w:webHidden/>
          </w:rPr>
          <w:fldChar w:fldCharType="begin"/>
        </w:r>
        <w:r>
          <w:rPr>
            <w:noProof/>
            <w:webHidden/>
          </w:rPr>
          <w:instrText xml:space="preserve"> PAGEREF _Toc235058095 \h </w:instrText>
        </w:r>
        <w:r>
          <w:rPr>
            <w:noProof/>
            <w:webHidden/>
          </w:rPr>
        </w:r>
        <w:r>
          <w:rPr>
            <w:noProof/>
            <w:webHidden/>
          </w:rPr>
          <w:fldChar w:fldCharType="separate"/>
        </w:r>
        <w:r>
          <w:rPr>
            <w:noProof/>
            <w:webHidden/>
          </w:rPr>
          <w:t>74</w:t>
        </w:r>
        <w:r>
          <w:rPr>
            <w:noProof/>
            <w:webHidden/>
          </w:rPr>
          <w:fldChar w:fldCharType="end"/>
        </w:r>
      </w:hyperlink>
    </w:p>
    <w:p w14:paraId="5421269C" w14:textId="497E4FF9"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6" w:history="1">
        <w:r w:rsidRPr="00814CFD">
          <w:rPr>
            <w:rStyle w:val="Hyperlink"/>
            <w:noProof/>
          </w:rPr>
          <w:t>Figure 4.3 Hierarchical concept activation example. Df xzv cxv cxv cxv xcv xcv xcv xcv xcv xcv xcv cxv cx</w:t>
        </w:r>
        <w:r>
          <w:rPr>
            <w:noProof/>
            <w:webHidden/>
          </w:rPr>
          <w:tab/>
        </w:r>
        <w:r>
          <w:rPr>
            <w:noProof/>
            <w:webHidden/>
          </w:rPr>
          <w:fldChar w:fldCharType="begin"/>
        </w:r>
        <w:r>
          <w:rPr>
            <w:noProof/>
            <w:webHidden/>
          </w:rPr>
          <w:instrText xml:space="preserve"> PAGEREF _Toc235058096 \h </w:instrText>
        </w:r>
        <w:r>
          <w:rPr>
            <w:noProof/>
            <w:webHidden/>
          </w:rPr>
        </w:r>
        <w:r>
          <w:rPr>
            <w:noProof/>
            <w:webHidden/>
          </w:rPr>
          <w:fldChar w:fldCharType="separate"/>
        </w:r>
        <w:r>
          <w:rPr>
            <w:noProof/>
            <w:webHidden/>
          </w:rPr>
          <w:t>76</w:t>
        </w:r>
        <w:r>
          <w:rPr>
            <w:noProof/>
            <w:webHidden/>
          </w:rPr>
          <w:fldChar w:fldCharType="end"/>
        </w:r>
      </w:hyperlink>
    </w:p>
    <w:p w14:paraId="16D30D89" w14:textId="54099E69"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7" w:history="1">
        <w:r w:rsidRPr="00814CFD">
          <w:rPr>
            <w:rStyle w:val="Hyperlink"/>
            <w:noProof/>
          </w:rPr>
          <w:t>Figure 4.4 Confidence gating: Blend between observation and prior (a) and persistence decay under observation dropout (b)</w:t>
        </w:r>
        <w:r>
          <w:rPr>
            <w:noProof/>
            <w:webHidden/>
          </w:rPr>
          <w:tab/>
        </w:r>
        <w:r>
          <w:rPr>
            <w:noProof/>
            <w:webHidden/>
          </w:rPr>
          <w:fldChar w:fldCharType="begin"/>
        </w:r>
        <w:r>
          <w:rPr>
            <w:noProof/>
            <w:webHidden/>
          </w:rPr>
          <w:instrText xml:space="preserve"> PAGEREF _Toc235058097 \h </w:instrText>
        </w:r>
        <w:r>
          <w:rPr>
            <w:noProof/>
            <w:webHidden/>
          </w:rPr>
        </w:r>
        <w:r>
          <w:rPr>
            <w:noProof/>
            <w:webHidden/>
          </w:rPr>
          <w:fldChar w:fldCharType="separate"/>
        </w:r>
        <w:r>
          <w:rPr>
            <w:noProof/>
            <w:webHidden/>
          </w:rPr>
          <w:t>78</w:t>
        </w:r>
        <w:r>
          <w:rPr>
            <w:noProof/>
            <w:webHidden/>
          </w:rPr>
          <w:fldChar w:fldCharType="end"/>
        </w:r>
      </w:hyperlink>
    </w:p>
    <w:p w14:paraId="39BAF299" w14:textId="2A729DE2"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8" w:history="1">
        <w:r w:rsidRPr="00814CFD">
          <w:rPr>
            <w:rStyle w:val="Hyperlink"/>
            <w:noProof/>
          </w:rPr>
          <w:t>Figure 4.5 Layer 4 decision and adaptation flow</w:t>
        </w:r>
        <w:r>
          <w:rPr>
            <w:noProof/>
            <w:webHidden/>
          </w:rPr>
          <w:tab/>
        </w:r>
        <w:r>
          <w:rPr>
            <w:noProof/>
            <w:webHidden/>
          </w:rPr>
          <w:fldChar w:fldCharType="begin"/>
        </w:r>
        <w:r>
          <w:rPr>
            <w:noProof/>
            <w:webHidden/>
          </w:rPr>
          <w:instrText xml:space="preserve"> PAGEREF _Toc235058098 \h </w:instrText>
        </w:r>
        <w:r>
          <w:rPr>
            <w:noProof/>
            <w:webHidden/>
          </w:rPr>
        </w:r>
        <w:r>
          <w:rPr>
            <w:noProof/>
            <w:webHidden/>
          </w:rPr>
          <w:fldChar w:fldCharType="separate"/>
        </w:r>
        <w:r>
          <w:rPr>
            <w:noProof/>
            <w:webHidden/>
          </w:rPr>
          <w:t>79</w:t>
        </w:r>
        <w:r>
          <w:rPr>
            <w:noProof/>
            <w:webHidden/>
          </w:rPr>
          <w:fldChar w:fldCharType="end"/>
        </w:r>
      </w:hyperlink>
    </w:p>
    <w:p w14:paraId="53F9A967" w14:textId="7DA46174"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099" w:history="1">
        <w:r w:rsidRPr="00814CFD">
          <w:rPr>
            <w:rStyle w:val="Hyperlink"/>
            <w:noProof/>
          </w:rPr>
          <w:t>Figure 4.6 Constrained boundary shift and consequent step in evFIS</w:t>
        </w:r>
        <w:r>
          <w:rPr>
            <w:noProof/>
            <w:webHidden/>
          </w:rPr>
          <w:tab/>
        </w:r>
        <w:r>
          <w:rPr>
            <w:noProof/>
            <w:webHidden/>
          </w:rPr>
          <w:fldChar w:fldCharType="begin"/>
        </w:r>
        <w:r>
          <w:rPr>
            <w:noProof/>
            <w:webHidden/>
          </w:rPr>
          <w:instrText xml:space="preserve"> PAGEREF _Toc235058099 \h </w:instrText>
        </w:r>
        <w:r>
          <w:rPr>
            <w:noProof/>
            <w:webHidden/>
          </w:rPr>
        </w:r>
        <w:r>
          <w:rPr>
            <w:noProof/>
            <w:webHidden/>
          </w:rPr>
          <w:fldChar w:fldCharType="separate"/>
        </w:r>
        <w:r>
          <w:rPr>
            <w:noProof/>
            <w:webHidden/>
          </w:rPr>
          <w:t>92</w:t>
        </w:r>
        <w:r>
          <w:rPr>
            <w:noProof/>
            <w:webHidden/>
          </w:rPr>
          <w:fldChar w:fldCharType="end"/>
        </w:r>
      </w:hyperlink>
    </w:p>
    <w:p w14:paraId="2BE4BBBF" w14:textId="59231BB7"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100" w:history="1">
        <w:r w:rsidRPr="00814CFD">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_Toc235058100 \h </w:instrText>
        </w:r>
        <w:r>
          <w:rPr>
            <w:noProof/>
            <w:webHidden/>
          </w:rPr>
        </w:r>
        <w:r>
          <w:rPr>
            <w:noProof/>
            <w:webHidden/>
          </w:rPr>
          <w:fldChar w:fldCharType="separate"/>
        </w:r>
        <w:r>
          <w:rPr>
            <w:noProof/>
            <w:webHidden/>
          </w:rPr>
          <w:t>94</w:t>
        </w:r>
        <w:r>
          <w:rPr>
            <w:noProof/>
            <w:webHidden/>
          </w:rPr>
          <w:fldChar w:fldCharType="end"/>
        </w:r>
      </w:hyperlink>
    </w:p>
    <w:p w14:paraId="01035460" w14:textId="02EDB650" w:rsidR="00B13AC5" w:rsidRDefault="00B13A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058101" w:history="1">
        <w:r w:rsidRPr="00814CFD">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_Toc235058101 \h </w:instrText>
        </w:r>
        <w:r>
          <w:rPr>
            <w:noProof/>
            <w:webHidden/>
          </w:rPr>
        </w:r>
        <w:r>
          <w:rPr>
            <w:noProof/>
            <w:webHidden/>
          </w:rPr>
          <w:fldChar w:fldCharType="separate"/>
        </w:r>
        <w:r>
          <w:rPr>
            <w:noProof/>
            <w:webHidden/>
          </w:rPr>
          <w:t>95</w:t>
        </w:r>
        <w:r>
          <w:rPr>
            <w:noProof/>
            <w:webHidden/>
          </w:rPr>
          <w:fldChar w:fldCharType="end"/>
        </w:r>
      </w:hyperlink>
    </w:p>
    <w:p w14:paraId="32252435" w14:textId="77C88D03"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19" w:name="_Toc534285122"/>
      <w:bookmarkStart w:id="20" w:name="_Toc534285338"/>
      <w:bookmarkStart w:id="21" w:name="_Toc535317187"/>
      <w:bookmarkStart w:id="22" w:name="_Toc535324615"/>
      <w:bookmarkStart w:id="23" w:name="_Toc535324662"/>
      <w:bookmarkStart w:id="24" w:name="_Toc235057999"/>
      <w:r w:rsidRPr="00BA1179">
        <w:rPr>
          <w:lang w:val="en-US"/>
        </w:rPr>
        <w:lastRenderedPageBreak/>
        <w:t>LIST OF ABBREVIATIONS</w:t>
      </w:r>
      <w:bookmarkEnd w:id="19"/>
      <w:bookmarkEnd w:id="20"/>
      <w:bookmarkEnd w:id="21"/>
      <w:bookmarkEnd w:id="22"/>
      <w:bookmarkEnd w:id="23"/>
      <w:bookmarkEnd w:id="24"/>
    </w:p>
    <w:tbl>
      <w:tblPr>
        <w:tblW w:w="8209" w:type="dxa"/>
        <w:tblLayout w:type="fixed"/>
        <w:tblLook w:val="04A0" w:firstRow="1" w:lastRow="0" w:firstColumn="1" w:lastColumn="0" w:noHBand="0" w:noVBand="1"/>
      </w:tblPr>
      <w:tblGrid>
        <w:gridCol w:w="1418"/>
        <w:gridCol w:w="283"/>
        <w:gridCol w:w="6508"/>
      </w:tblGrid>
      <w:tr w:rsidR="00B1480D" w:rsidRPr="00BA1179" w14:paraId="33481DF9" w14:textId="77777777" w:rsidTr="00F62E3D">
        <w:trPr>
          <w:trHeight w:val="454"/>
        </w:trPr>
        <w:tc>
          <w:tcPr>
            <w:tcW w:w="1418" w:type="dxa"/>
          </w:tcPr>
          <w:p w14:paraId="19534E34" w14:textId="36E540CF" w:rsidR="00B1480D" w:rsidRPr="00BA1179" w:rsidRDefault="004849DB" w:rsidP="00624E1A">
            <w:pPr>
              <w:pStyle w:val="TableText"/>
              <w:rPr>
                <w:b/>
                <w:bCs/>
              </w:rPr>
            </w:pPr>
            <w:r w:rsidRPr="00BA1179">
              <w:rPr>
                <w:b/>
                <w:bCs/>
              </w:rPr>
              <w:t>AHP</w:t>
            </w:r>
          </w:p>
        </w:tc>
        <w:tc>
          <w:tcPr>
            <w:tcW w:w="283" w:type="dxa"/>
          </w:tcPr>
          <w:p w14:paraId="2BEBEEE4" w14:textId="13F40471" w:rsidR="00B1480D" w:rsidRPr="00BA1179" w:rsidRDefault="004849DB" w:rsidP="00624E1A">
            <w:pPr>
              <w:pStyle w:val="TableText"/>
            </w:pPr>
            <w:r w:rsidRPr="00BA1179">
              <w:t>:</w:t>
            </w:r>
          </w:p>
        </w:tc>
        <w:tc>
          <w:tcPr>
            <w:tcW w:w="6508" w:type="dxa"/>
          </w:tcPr>
          <w:p w14:paraId="15387E0B" w14:textId="00362536" w:rsidR="00B1480D" w:rsidRPr="00BA1179" w:rsidRDefault="004849DB" w:rsidP="00624E1A">
            <w:pPr>
              <w:pStyle w:val="TableText"/>
            </w:pPr>
            <w:r w:rsidRPr="00BA1179">
              <w:t>Analytic Hierarchy Process</w:t>
            </w:r>
          </w:p>
        </w:tc>
      </w:tr>
      <w:tr w:rsidR="004849DB" w:rsidRPr="00BA1179" w14:paraId="00B5F83D" w14:textId="77777777" w:rsidTr="00F62E3D">
        <w:trPr>
          <w:trHeight w:val="454"/>
        </w:trPr>
        <w:tc>
          <w:tcPr>
            <w:tcW w:w="1418" w:type="dxa"/>
          </w:tcPr>
          <w:p w14:paraId="69CC5996" w14:textId="722AD4A8" w:rsidR="004849DB" w:rsidRPr="00BA1179" w:rsidRDefault="004849DB" w:rsidP="004849DB">
            <w:pPr>
              <w:pStyle w:val="TableText"/>
              <w:rPr>
                <w:b/>
                <w:bCs/>
              </w:rPr>
            </w:pPr>
            <w:r w:rsidRPr="00BA1179">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0F764BC1" w:rsidR="004849DB" w:rsidRPr="00BA1179" w:rsidRDefault="004849DB" w:rsidP="004849DB">
            <w:pPr>
              <w:pStyle w:val="TableText"/>
            </w:pPr>
            <w:r w:rsidRPr="00BA1179">
              <w:t>Artificial Intelligence</w:t>
            </w:r>
          </w:p>
        </w:tc>
      </w:tr>
      <w:tr w:rsidR="00411C74" w:rsidRPr="00BA1179" w14:paraId="6B180451" w14:textId="77777777" w:rsidTr="00F62E3D">
        <w:trPr>
          <w:trHeight w:val="454"/>
        </w:trPr>
        <w:tc>
          <w:tcPr>
            <w:tcW w:w="1418" w:type="dxa"/>
          </w:tcPr>
          <w:p w14:paraId="5CF31BAC" w14:textId="6D542A41" w:rsidR="00411C74" w:rsidRPr="00BA1179" w:rsidRDefault="00411C74" w:rsidP="00624E1A">
            <w:pPr>
              <w:pStyle w:val="TableText"/>
              <w:rPr>
                <w:b/>
                <w:bCs/>
              </w:rPr>
            </w:pPr>
            <w:r w:rsidRPr="00BA1179">
              <w:rPr>
                <w:b/>
                <w:bCs/>
              </w:rPr>
              <w:t>COP</w:t>
            </w:r>
          </w:p>
        </w:tc>
        <w:tc>
          <w:tcPr>
            <w:tcW w:w="283" w:type="dxa"/>
          </w:tcPr>
          <w:p w14:paraId="757974B7" w14:textId="50E5E524" w:rsidR="00411C74" w:rsidRPr="00BA1179" w:rsidRDefault="00411C74" w:rsidP="00624E1A">
            <w:pPr>
              <w:pStyle w:val="TableText"/>
            </w:pPr>
            <w:r w:rsidRPr="00BA1179">
              <w:t>:</w:t>
            </w:r>
          </w:p>
        </w:tc>
        <w:tc>
          <w:tcPr>
            <w:tcW w:w="6508" w:type="dxa"/>
          </w:tcPr>
          <w:p w14:paraId="4F7F8B83" w14:textId="06307BF4" w:rsidR="00411C74" w:rsidRPr="00BA1179" w:rsidRDefault="00411C74" w:rsidP="00624E1A">
            <w:pPr>
              <w:pStyle w:val="TableText"/>
            </w:pPr>
            <w:r w:rsidRPr="00BA1179">
              <w:t>Common Operational Picture</w:t>
            </w:r>
          </w:p>
        </w:tc>
      </w:tr>
      <w:tr w:rsidR="00BD1680" w:rsidRPr="00BA1179" w14:paraId="15AC5A15" w14:textId="77777777" w:rsidTr="00F62E3D">
        <w:trPr>
          <w:trHeight w:val="454"/>
        </w:trPr>
        <w:tc>
          <w:tcPr>
            <w:tcW w:w="1418" w:type="dxa"/>
          </w:tcPr>
          <w:p w14:paraId="6C7C7AD8" w14:textId="35B01B3F" w:rsidR="00BD1680" w:rsidRPr="00BA1179" w:rsidRDefault="00BD1680" w:rsidP="00624E1A">
            <w:pPr>
              <w:pStyle w:val="TableText"/>
              <w:rPr>
                <w:b/>
                <w:bCs/>
              </w:rPr>
            </w:pPr>
            <w:r w:rsidRPr="00BA1179">
              <w:rPr>
                <w:b/>
                <w:bCs/>
              </w:rPr>
              <w:t>DM</w:t>
            </w:r>
          </w:p>
        </w:tc>
        <w:tc>
          <w:tcPr>
            <w:tcW w:w="283" w:type="dxa"/>
          </w:tcPr>
          <w:p w14:paraId="7E81A6ED" w14:textId="401201F9" w:rsidR="00BD1680" w:rsidRPr="00BA1179" w:rsidRDefault="00BD1680" w:rsidP="00624E1A">
            <w:pPr>
              <w:pStyle w:val="TableText"/>
            </w:pPr>
            <w:r w:rsidRPr="00BA1179">
              <w:t>:</w:t>
            </w:r>
          </w:p>
        </w:tc>
        <w:tc>
          <w:tcPr>
            <w:tcW w:w="6508" w:type="dxa"/>
          </w:tcPr>
          <w:p w14:paraId="4EEDD90B" w14:textId="5896E067" w:rsidR="00BD1680" w:rsidRPr="00BA1179" w:rsidRDefault="00BD1680" w:rsidP="00624E1A">
            <w:pPr>
              <w:pStyle w:val="TableText"/>
            </w:pPr>
            <w:r w:rsidRPr="00BA1179">
              <w:t>Decision Maker</w:t>
            </w:r>
          </w:p>
        </w:tc>
      </w:tr>
      <w:tr w:rsidR="005477EF" w:rsidRPr="00BA1179" w14:paraId="36A8375F" w14:textId="77777777" w:rsidTr="00F62E3D">
        <w:trPr>
          <w:trHeight w:val="454"/>
        </w:trPr>
        <w:tc>
          <w:tcPr>
            <w:tcW w:w="1418" w:type="dxa"/>
          </w:tcPr>
          <w:p w14:paraId="7A06A5B8" w14:textId="71F21F53" w:rsidR="005477EF" w:rsidRPr="00BA1179" w:rsidRDefault="006A3E68" w:rsidP="00624E1A">
            <w:pPr>
              <w:pStyle w:val="TableText"/>
              <w:rPr>
                <w:b/>
                <w:bCs/>
              </w:rPr>
            </w:pPr>
            <w:r w:rsidRPr="00BA1179">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7718C418" w:rsidR="005477EF" w:rsidRPr="00BA1179" w:rsidRDefault="004849DB" w:rsidP="00624E1A">
            <w:pPr>
              <w:pStyle w:val="TableText"/>
            </w:pPr>
            <w:r w:rsidRPr="00BA1179">
              <w:t>Decision Support System</w:t>
            </w:r>
          </w:p>
        </w:tc>
      </w:tr>
      <w:tr w:rsidR="00BD1680" w:rsidRPr="00E6078C" w14:paraId="173B22CC" w14:textId="77777777" w:rsidTr="00F62E3D">
        <w:trPr>
          <w:trHeight w:val="454"/>
        </w:trPr>
        <w:tc>
          <w:tcPr>
            <w:tcW w:w="1418" w:type="dxa"/>
          </w:tcPr>
          <w:p w14:paraId="44E4DFA2" w14:textId="037B0C6B" w:rsidR="00BD1680" w:rsidRPr="00BA1179" w:rsidRDefault="00BD1680" w:rsidP="00624E1A">
            <w:pPr>
              <w:pStyle w:val="TableText"/>
              <w:rPr>
                <w:b/>
                <w:bCs/>
              </w:rPr>
            </w:pPr>
            <w:r w:rsidRPr="00BA1179">
              <w:rPr>
                <w:b/>
                <w:bCs/>
              </w:rPr>
              <w:t>ELECTRE</w:t>
            </w:r>
          </w:p>
        </w:tc>
        <w:tc>
          <w:tcPr>
            <w:tcW w:w="283" w:type="dxa"/>
          </w:tcPr>
          <w:p w14:paraId="1B641814" w14:textId="22980D7C" w:rsidR="00BD1680" w:rsidRPr="00BA1179" w:rsidRDefault="00BD1680" w:rsidP="00624E1A">
            <w:pPr>
              <w:pStyle w:val="TableText"/>
            </w:pPr>
            <w:r w:rsidRPr="00BA1179">
              <w:t>:</w:t>
            </w:r>
          </w:p>
        </w:tc>
        <w:tc>
          <w:tcPr>
            <w:tcW w:w="6508" w:type="dxa"/>
          </w:tcPr>
          <w:p w14:paraId="69FC8304" w14:textId="063A7CBA" w:rsidR="00BD1680" w:rsidRPr="00B90B19" w:rsidRDefault="00BD1680" w:rsidP="00624E1A">
            <w:pPr>
              <w:pStyle w:val="TableText"/>
              <w:rPr>
                <w:lang w:val="fr-BE"/>
              </w:rPr>
            </w:pPr>
            <w:r w:rsidRPr="00B90B19">
              <w:rPr>
                <w:lang w:val="fr-BE"/>
              </w:rPr>
              <w:t>ELimination Et Choix Traduisant la REalité</w:t>
            </w:r>
          </w:p>
        </w:tc>
      </w:tr>
      <w:tr w:rsidR="00D611CA" w:rsidRPr="00BA1179" w14:paraId="314694AE" w14:textId="77777777" w:rsidTr="00F62E3D">
        <w:trPr>
          <w:trHeight w:val="454"/>
        </w:trPr>
        <w:tc>
          <w:tcPr>
            <w:tcW w:w="1418" w:type="dxa"/>
          </w:tcPr>
          <w:p w14:paraId="2D635A14" w14:textId="74E63739" w:rsidR="00D611CA" w:rsidRPr="00BA1179" w:rsidRDefault="00D611CA" w:rsidP="00624E1A">
            <w:pPr>
              <w:pStyle w:val="TableText"/>
              <w:rPr>
                <w:b/>
                <w:bCs/>
              </w:rPr>
            </w:pPr>
            <w:r w:rsidRPr="00BA1179">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6AD10F61" w:rsidR="00D611CA" w:rsidRPr="00BA1179" w:rsidRDefault="004849DB" w:rsidP="00624E1A">
            <w:pPr>
              <w:pStyle w:val="TableText"/>
            </w:pPr>
            <w:r w:rsidRPr="00BA1179">
              <w:t>Fuzzy Inference System</w:t>
            </w:r>
          </w:p>
        </w:tc>
      </w:tr>
      <w:tr w:rsidR="005477EF" w:rsidRPr="00BA1179" w14:paraId="0105BC93" w14:textId="77777777" w:rsidTr="00F62E3D">
        <w:trPr>
          <w:trHeight w:val="454"/>
        </w:trPr>
        <w:tc>
          <w:tcPr>
            <w:tcW w:w="1418" w:type="dxa"/>
          </w:tcPr>
          <w:p w14:paraId="6E61152B" w14:textId="5FE02810" w:rsidR="005477EF" w:rsidRPr="00BA1179" w:rsidRDefault="006A3E68" w:rsidP="00624E1A">
            <w:pPr>
              <w:pStyle w:val="TableText"/>
              <w:rPr>
                <w:b/>
                <w:bCs/>
              </w:rPr>
            </w:pPr>
            <w:r w:rsidRPr="00BA1179">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6C8AA7F9" w:rsidR="005477EF" w:rsidRPr="00BA1179" w:rsidRDefault="004849DB" w:rsidP="00624E1A">
            <w:pPr>
              <w:pStyle w:val="TableText"/>
            </w:pPr>
            <w:r w:rsidRPr="00BA1179">
              <w:t>Geographic Information System</w:t>
            </w:r>
          </w:p>
        </w:tc>
      </w:tr>
      <w:tr w:rsidR="00411C74" w:rsidRPr="00BA1179" w14:paraId="34BFB8F3" w14:textId="77777777" w:rsidTr="00F62E3D">
        <w:trPr>
          <w:trHeight w:val="454"/>
        </w:trPr>
        <w:tc>
          <w:tcPr>
            <w:tcW w:w="1418" w:type="dxa"/>
          </w:tcPr>
          <w:p w14:paraId="07BC4003" w14:textId="49B10D77" w:rsidR="00411C74" w:rsidRPr="00BA1179" w:rsidRDefault="00411C74" w:rsidP="00624E1A">
            <w:pPr>
              <w:pStyle w:val="TableText"/>
              <w:rPr>
                <w:b/>
                <w:bCs/>
              </w:rPr>
            </w:pPr>
            <w:r w:rsidRPr="00BA1179">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4F353E30" w:rsidR="00411C74" w:rsidRPr="00BA1179" w:rsidRDefault="00411C74" w:rsidP="00624E1A">
            <w:pPr>
              <w:pStyle w:val="TableText"/>
            </w:pPr>
            <w:r w:rsidRPr="00BA1179">
              <w:t>Human-in-the-loop</w:t>
            </w:r>
          </w:p>
        </w:tc>
      </w:tr>
      <w:tr w:rsidR="00E56812" w:rsidRPr="00BA1179" w14:paraId="48C575FB" w14:textId="77777777" w:rsidTr="00F62E3D">
        <w:trPr>
          <w:trHeight w:val="454"/>
        </w:trPr>
        <w:tc>
          <w:tcPr>
            <w:tcW w:w="1418" w:type="dxa"/>
          </w:tcPr>
          <w:p w14:paraId="05353FF6" w14:textId="3E2762E8" w:rsidR="00E56812" w:rsidRPr="00BA1179" w:rsidRDefault="00E56812" w:rsidP="00624E1A">
            <w:pPr>
              <w:pStyle w:val="TableText"/>
              <w:rPr>
                <w:b/>
                <w:bCs/>
              </w:rPr>
            </w:pPr>
            <w:r w:rsidRPr="00BA1179">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7165BA6" w:rsidR="00E56812" w:rsidRPr="00BA1179" w:rsidRDefault="00E56812" w:rsidP="00624E1A">
            <w:pPr>
              <w:pStyle w:val="TableText"/>
            </w:pPr>
            <w:r w:rsidRPr="00BA1179">
              <w:t>Local Interpretable Model-agnostic Explanations</w:t>
            </w:r>
          </w:p>
        </w:tc>
      </w:tr>
      <w:tr w:rsidR="002F6B61" w:rsidRPr="00BA1179" w14:paraId="126C3B53" w14:textId="77777777" w:rsidTr="00F62E3D">
        <w:trPr>
          <w:trHeight w:val="454"/>
        </w:trPr>
        <w:tc>
          <w:tcPr>
            <w:tcW w:w="1418" w:type="dxa"/>
          </w:tcPr>
          <w:p w14:paraId="1362C589" w14:textId="1CD43E71" w:rsidR="002F6B61" w:rsidRPr="00BA1179" w:rsidRDefault="002F6B61" w:rsidP="00624E1A">
            <w:pPr>
              <w:pStyle w:val="TableText"/>
              <w:rPr>
                <w:b/>
                <w:bCs/>
              </w:rPr>
            </w:pPr>
            <w:r w:rsidRPr="00BA1179">
              <w:rPr>
                <w:b/>
                <w:bCs/>
              </w:rPr>
              <w:t>MAGDM</w:t>
            </w:r>
          </w:p>
        </w:tc>
        <w:tc>
          <w:tcPr>
            <w:tcW w:w="283" w:type="dxa"/>
          </w:tcPr>
          <w:p w14:paraId="4F40C6C6" w14:textId="156C3615" w:rsidR="002F6B61" w:rsidRPr="00BA1179" w:rsidRDefault="002F6B61" w:rsidP="00624E1A">
            <w:pPr>
              <w:pStyle w:val="TableText"/>
            </w:pPr>
            <w:r w:rsidRPr="00BA1179">
              <w:t>:</w:t>
            </w:r>
          </w:p>
        </w:tc>
        <w:tc>
          <w:tcPr>
            <w:tcW w:w="6508" w:type="dxa"/>
          </w:tcPr>
          <w:p w14:paraId="03168801" w14:textId="2E2A9A3A" w:rsidR="002F6B61" w:rsidRPr="00BA1179" w:rsidRDefault="002F6B61" w:rsidP="00624E1A">
            <w:pPr>
              <w:pStyle w:val="TableText"/>
            </w:pPr>
            <w:r w:rsidRPr="00BA1179">
              <w:t>Multi-Attribute Group Decision Making</w:t>
            </w:r>
          </w:p>
        </w:tc>
      </w:tr>
      <w:tr w:rsidR="00411C74" w:rsidRPr="00BA1179" w14:paraId="4F5E1895" w14:textId="77777777" w:rsidTr="00F62E3D">
        <w:trPr>
          <w:trHeight w:val="454"/>
        </w:trPr>
        <w:tc>
          <w:tcPr>
            <w:tcW w:w="1418" w:type="dxa"/>
          </w:tcPr>
          <w:p w14:paraId="34EAD958" w14:textId="2E1CE39A" w:rsidR="00411C74" w:rsidRPr="00BA1179" w:rsidRDefault="00411C74" w:rsidP="00624E1A">
            <w:pPr>
              <w:pStyle w:val="TableText"/>
              <w:rPr>
                <w:b/>
                <w:bCs/>
              </w:rPr>
            </w:pPr>
            <w:r w:rsidRPr="00BA1179">
              <w:rPr>
                <w:b/>
                <w:bCs/>
              </w:rPr>
              <w:t>MCDM</w:t>
            </w:r>
          </w:p>
        </w:tc>
        <w:tc>
          <w:tcPr>
            <w:tcW w:w="283" w:type="dxa"/>
          </w:tcPr>
          <w:p w14:paraId="30A0D3B8" w14:textId="25545CC5" w:rsidR="00411C74" w:rsidRPr="00BA1179" w:rsidRDefault="00411C74" w:rsidP="00624E1A">
            <w:pPr>
              <w:pStyle w:val="TableText"/>
            </w:pPr>
            <w:r w:rsidRPr="00BA1179">
              <w:t>:</w:t>
            </w:r>
          </w:p>
        </w:tc>
        <w:tc>
          <w:tcPr>
            <w:tcW w:w="6508" w:type="dxa"/>
          </w:tcPr>
          <w:p w14:paraId="24E71003" w14:textId="2FCF09C4" w:rsidR="00411C74" w:rsidRPr="00BA1179" w:rsidRDefault="002F6B61" w:rsidP="00624E1A">
            <w:pPr>
              <w:pStyle w:val="TableText"/>
            </w:pPr>
            <w:r w:rsidRPr="00BA1179">
              <w:t>Multi-Criteria Decision Making</w:t>
            </w:r>
          </w:p>
        </w:tc>
      </w:tr>
      <w:tr w:rsidR="00E56812" w:rsidRPr="00BA1179" w14:paraId="6DBE9967" w14:textId="77777777" w:rsidTr="00F62E3D">
        <w:trPr>
          <w:trHeight w:val="454"/>
        </w:trPr>
        <w:tc>
          <w:tcPr>
            <w:tcW w:w="1418" w:type="dxa"/>
          </w:tcPr>
          <w:p w14:paraId="29757CE0" w14:textId="41BF6CFA" w:rsidR="00E56812" w:rsidRPr="00BA1179" w:rsidRDefault="00E56812" w:rsidP="00624E1A">
            <w:pPr>
              <w:pStyle w:val="TableText"/>
              <w:rPr>
                <w:b/>
                <w:bCs/>
              </w:rPr>
            </w:pPr>
            <w:r w:rsidRPr="00BA1179">
              <w:rPr>
                <w:b/>
                <w:bCs/>
              </w:rPr>
              <w:t>POMDP</w:t>
            </w:r>
          </w:p>
        </w:tc>
        <w:tc>
          <w:tcPr>
            <w:tcW w:w="283" w:type="dxa"/>
          </w:tcPr>
          <w:p w14:paraId="1B44605D" w14:textId="57EFA70F" w:rsidR="00E56812" w:rsidRPr="00BA1179" w:rsidRDefault="00E56812" w:rsidP="00624E1A">
            <w:pPr>
              <w:pStyle w:val="TableText"/>
            </w:pPr>
            <w:r w:rsidRPr="00BA1179">
              <w:t>:</w:t>
            </w:r>
          </w:p>
        </w:tc>
        <w:tc>
          <w:tcPr>
            <w:tcW w:w="6508" w:type="dxa"/>
          </w:tcPr>
          <w:p w14:paraId="29319219" w14:textId="546EE5C1" w:rsidR="00E56812" w:rsidRPr="00BA1179" w:rsidRDefault="00E56812" w:rsidP="00624E1A">
            <w:pPr>
              <w:pStyle w:val="TableText"/>
            </w:pPr>
            <w:r w:rsidRPr="00BA1179">
              <w:t>Partially Observable Markov Decision Process</w:t>
            </w:r>
          </w:p>
        </w:tc>
      </w:tr>
      <w:tr w:rsidR="00E56812" w:rsidRPr="00BA1179" w14:paraId="480B0126" w14:textId="77777777" w:rsidTr="00F62E3D">
        <w:trPr>
          <w:trHeight w:val="454"/>
        </w:trPr>
        <w:tc>
          <w:tcPr>
            <w:tcW w:w="1418" w:type="dxa"/>
          </w:tcPr>
          <w:p w14:paraId="58E3D962" w14:textId="7ED9F802" w:rsidR="00E56812" w:rsidRPr="00BA1179" w:rsidRDefault="00E56812" w:rsidP="00624E1A">
            <w:pPr>
              <w:pStyle w:val="TableText"/>
              <w:rPr>
                <w:b/>
                <w:bCs/>
              </w:rPr>
            </w:pPr>
            <w:r w:rsidRPr="00BA1179">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3C8DFB70" w:rsidR="00E56812" w:rsidRPr="00BA1179" w:rsidRDefault="00E56812" w:rsidP="00624E1A">
            <w:pPr>
              <w:pStyle w:val="TableText"/>
            </w:pPr>
            <w:r w:rsidRPr="00BA1179">
              <w:t>SHapley Additive exPlanations</w:t>
            </w:r>
          </w:p>
        </w:tc>
      </w:tr>
      <w:tr w:rsidR="004849DB" w:rsidRPr="00BA1179" w14:paraId="02611FCB" w14:textId="77777777" w:rsidTr="00F62E3D">
        <w:trPr>
          <w:trHeight w:val="454"/>
        </w:trPr>
        <w:tc>
          <w:tcPr>
            <w:tcW w:w="1418" w:type="dxa"/>
          </w:tcPr>
          <w:p w14:paraId="7373AA66" w14:textId="1843C889" w:rsidR="004849DB" w:rsidRPr="00BA1179" w:rsidRDefault="004849DB" w:rsidP="00624E1A">
            <w:pPr>
              <w:pStyle w:val="TableText"/>
              <w:rPr>
                <w:b/>
                <w:bCs/>
              </w:rPr>
            </w:pPr>
            <w:r w:rsidRPr="00BA1179">
              <w:rPr>
                <w:b/>
                <w:bCs/>
              </w:rPr>
              <w:t>TOPSIS</w:t>
            </w:r>
          </w:p>
        </w:tc>
        <w:tc>
          <w:tcPr>
            <w:tcW w:w="283" w:type="dxa"/>
          </w:tcPr>
          <w:p w14:paraId="375D02CA" w14:textId="7B70FE84" w:rsidR="004849DB" w:rsidRPr="00BA1179" w:rsidRDefault="004849DB" w:rsidP="00624E1A">
            <w:pPr>
              <w:pStyle w:val="TableText"/>
            </w:pPr>
            <w:r w:rsidRPr="00BA1179">
              <w:t>:</w:t>
            </w:r>
          </w:p>
        </w:tc>
        <w:tc>
          <w:tcPr>
            <w:tcW w:w="6508" w:type="dxa"/>
          </w:tcPr>
          <w:p w14:paraId="0640E36A" w14:textId="7CFDC497" w:rsidR="004849DB" w:rsidRPr="00BA1179" w:rsidRDefault="004849DB" w:rsidP="00624E1A">
            <w:pPr>
              <w:pStyle w:val="TableText"/>
            </w:pPr>
            <w:r w:rsidRPr="00BA1179">
              <w:t>Technique for Order of Preference by Similarity to Ideal Solution</w:t>
            </w:r>
          </w:p>
        </w:tc>
      </w:tr>
      <w:tr w:rsidR="00525329" w:rsidRPr="00BA1179" w14:paraId="3A7838FF" w14:textId="77777777" w:rsidTr="00F62E3D">
        <w:trPr>
          <w:trHeight w:val="454"/>
        </w:trPr>
        <w:tc>
          <w:tcPr>
            <w:tcW w:w="1418" w:type="dxa"/>
          </w:tcPr>
          <w:p w14:paraId="0A907398" w14:textId="17EE154A" w:rsidR="00525329" w:rsidRPr="00BA1179" w:rsidRDefault="00525329" w:rsidP="00624E1A">
            <w:pPr>
              <w:pStyle w:val="TableText"/>
              <w:rPr>
                <w:b/>
                <w:bCs/>
              </w:rPr>
            </w:pPr>
            <w:r w:rsidRPr="00BA1179">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4E040DDB" w:rsidR="00525329" w:rsidRPr="00BA1179" w:rsidRDefault="00525329" w:rsidP="00624E1A">
            <w:pPr>
              <w:pStyle w:val="TableText"/>
            </w:pPr>
            <w:r w:rsidRPr="00BA1179">
              <w:t>User Interface</w:t>
            </w:r>
          </w:p>
        </w:tc>
      </w:tr>
      <w:tr w:rsidR="00BD1680" w:rsidRPr="00BA1179" w14:paraId="6E2E44E6" w14:textId="77777777" w:rsidTr="00F62E3D">
        <w:trPr>
          <w:trHeight w:val="454"/>
        </w:trPr>
        <w:tc>
          <w:tcPr>
            <w:tcW w:w="1418" w:type="dxa"/>
          </w:tcPr>
          <w:p w14:paraId="2556DC0C" w14:textId="7EFE0CAF" w:rsidR="00BD1680" w:rsidRPr="00BA1179" w:rsidRDefault="00BD1680" w:rsidP="00624E1A">
            <w:pPr>
              <w:pStyle w:val="TableText"/>
              <w:rPr>
                <w:b/>
                <w:bCs/>
              </w:rPr>
            </w:pPr>
            <w:r w:rsidRPr="00BA1179">
              <w:rPr>
                <w:b/>
                <w:bCs/>
              </w:rPr>
              <w:t>VIKOR</w:t>
            </w:r>
          </w:p>
        </w:tc>
        <w:tc>
          <w:tcPr>
            <w:tcW w:w="283" w:type="dxa"/>
          </w:tcPr>
          <w:p w14:paraId="10449187" w14:textId="73399D91" w:rsidR="00BD1680" w:rsidRPr="00BA1179" w:rsidRDefault="00BD1680" w:rsidP="00624E1A">
            <w:pPr>
              <w:pStyle w:val="TableText"/>
            </w:pPr>
            <w:r w:rsidRPr="00BA1179">
              <w:t>:</w:t>
            </w:r>
          </w:p>
        </w:tc>
        <w:tc>
          <w:tcPr>
            <w:tcW w:w="6508" w:type="dxa"/>
          </w:tcPr>
          <w:p w14:paraId="318FA15D" w14:textId="6DF3B7F1" w:rsidR="00BD1680" w:rsidRPr="00BA1179" w:rsidRDefault="00675873" w:rsidP="00624E1A">
            <w:pPr>
              <w:pStyle w:val="TableText"/>
            </w:pPr>
            <w:r w:rsidRPr="00BA1179">
              <w:t>Visekriterijumska Optimizacija i Kompromisno Resenje</w:t>
            </w:r>
          </w:p>
        </w:tc>
      </w:tr>
      <w:tr w:rsidR="004849DB" w:rsidRPr="00BA1179" w14:paraId="233D807E" w14:textId="77777777" w:rsidTr="00F62E3D">
        <w:trPr>
          <w:trHeight w:val="454"/>
        </w:trPr>
        <w:tc>
          <w:tcPr>
            <w:tcW w:w="1418" w:type="dxa"/>
          </w:tcPr>
          <w:p w14:paraId="7887E43B" w14:textId="20202F4A" w:rsidR="004849DB" w:rsidRPr="00BA1179" w:rsidRDefault="004849DB" w:rsidP="00624E1A">
            <w:pPr>
              <w:pStyle w:val="TableText"/>
              <w:rPr>
                <w:b/>
                <w:bCs/>
              </w:rPr>
            </w:pPr>
            <w:r w:rsidRPr="00BA1179">
              <w:rPr>
                <w:b/>
                <w:bCs/>
              </w:rPr>
              <w:t>XAI</w:t>
            </w:r>
          </w:p>
        </w:tc>
        <w:tc>
          <w:tcPr>
            <w:tcW w:w="283" w:type="dxa"/>
          </w:tcPr>
          <w:p w14:paraId="104BA0ED" w14:textId="0DC2E514" w:rsidR="004849DB" w:rsidRPr="00BA1179" w:rsidRDefault="004849DB" w:rsidP="00624E1A">
            <w:pPr>
              <w:pStyle w:val="TableText"/>
            </w:pPr>
            <w:r w:rsidRPr="00BA1179">
              <w:t>:</w:t>
            </w:r>
          </w:p>
        </w:tc>
        <w:tc>
          <w:tcPr>
            <w:tcW w:w="6508" w:type="dxa"/>
          </w:tcPr>
          <w:p w14:paraId="40695061" w14:textId="5D9A5AF1" w:rsidR="004849DB" w:rsidRPr="00BA1179" w:rsidRDefault="00BD1680" w:rsidP="00624E1A">
            <w:pPr>
              <w:pStyle w:val="TableText"/>
            </w:pPr>
            <w:r w:rsidRPr="00BA1179">
              <w:t>Explainable Artificial Intelligence</w:t>
            </w:r>
          </w:p>
        </w:tc>
      </w:tr>
      <w:tr w:rsidR="00E56812" w:rsidRPr="00BA1179" w14:paraId="71DE9601" w14:textId="77777777" w:rsidTr="00F62E3D">
        <w:trPr>
          <w:trHeight w:val="454"/>
        </w:trPr>
        <w:tc>
          <w:tcPr>
            <w:tcW w:w="1418" w:type="dxa"/>
          </w:tcPr>
          <w:p w14:paraId="59221F17" w14:textId="7F5C0F71" w:rsidR="00E56812" w:rsidRPr="00BA1179" w:rsidRDefault="00E56812" w:rsidP="00624E1A">
            <w:pPr>
              <w:pStyle w:val="TableText"/>
              <w:rPr>
                <w:b/>
                <w:bCs/>
              </w:rPr>
            </w:pPr>
            <w:r w:rsidRPr="00BA1179">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74D9F867" w:rsidR="00E56812" w:rsidRPr="00BA1179" w:rsidRDefault="00E56812" w:rsidP="00624E1A">
            <w:pPr>
              <w:pStyle w:val="TableText"/>
            </w:pPr>
            <w:r w:rsidRPr="00BA1179">
              <w:t>Wildfire Decision Support System</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5" w:name="_Toc534285123"/>
      <w:bookmarkStart w:id="26" w:name="_Toc534285339"/>
      <w:bookmarkStart w:id="27" w:name="_Toc535317188"/>
      <w:bookmarkStart w:id="28" w:name="_Toc535324616"/>
      <w:bookmarkStart w:id="29" w:name="_Toc535324663"/>
      <w:bookmarkStart w:id="30" w:name="_Toc235058000"/>
      <w:r w:rsidRPr="00BA1179">
        <w:rPr>
          <w:lang w:val="en-US"/>
        </w:rPr>
        <w:lastRenderedPageBreak/>
        <w:t>LIST OF SYMBOLS</w:t>
      </w:r>
      <w:bookmarkEnd w:id="25"/>
      <w:bookmarkEnd w:id="26"/>
      <w:bookmarkEnd w:id="27"/>
      <w:bookmarkEnd w:id="28"/>
      <w:bookmarkEnd w:id="29"/>
      <w:bookmarkEnd w:id="30"/>
    </w:p>
    <w:p w14:paraId="204FAF8E" w14:textId="7507C8B4" w:rsidR="001618FC" w:rsidRPr="00BA1179"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0D66C7" w:rsidRPr="00BA1179" w14:paraId="037ADBFE" w14:textId="77777777" w:rsidTr="007E2D02">
        <w:trPr>
          <w:trHeight w:val="20"/>
        </w:trPr>
        <w:tc>
          <w:tcPr>
            <w:tcW w:w="5000" w:type="pct"/>
            <w:gridSpan w:val="2"/>
          </w:tcPr>
          <w:p w14:paraId="149717DB" w14:textId="77777777" w:rsidR="000D66C7" w:rsidRPr="00BA1179" w:rsidRDefault="000D66C7" w:rsidP="007E2D02">
            <w:pPr>
              <w:pStyle w:val="TableText"/>
              <w:rPr>
                <w:b/>
                <w:bCs/>
              </w:rPr>
            </w:pPr>
            <w:r w:rsidRPr="00BA1179">
              <w:rPr>
                <w:b/>
                <w:bCs/>
              </w:rPr>
              <w:t>1. Fire State and Propagation Variables</w:t>
            </w:r>
          </w:p>
        </w:tc>
      </w:tr>
      <w:tr w:rsidR="000D66C7" w:rsidRPr="00BA1179" w14:paraId="47ECB8D4" w14:textId="77777777" w:rsidTr="007E2D02">
        <w:trPr>
          <w:trHeight w:val="20"/>
        </w:trPr>
        <w:tc>
          <w:tcPr>
            <w:tcW w:w="1057" w:type="pct"/>
          </w:tcPr>
          <w:p w14:paraId="1B5651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91C2D8" w14:textId="77777777" w:rsidR="000D66C7" w:rsidRPr="00BA1179" w:rsidRDefault="000D66C7" w:rsidP="007E2D02">
            <w:pPr>
              <w:pStyle w:val="TableText"/>
            </w:pPr>
            <w:r w:rsidRPr="00BA1179">
              <w:t>Burning status indicator</w:t>
            </w:r>
          </w:p>
        </w:tc>
      </w:tr>
      <w:tr w:rsidR="000D66C7" w:rsidRPr="00BA1179" w14:paraId="7326B0C8" w14:textId="77777777" w:rsidTr="007E2D02">
        <w:trPr>
          <w:trHeight w:val="20"/>
        </w:trPr>
        <w:tc>
          <w:tcPr>
            <w:tcW w:w="1057" w:type="pct"/>
          </w:tcPr>
          <w:p w14:paraId="5F7B671E" w14:textId="77777777" w:rsidR="000D66C7" w:rsidRPr="00BA1179"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C2FDC64" w14:textId="77777777" w:rsidR="000D66C7" w:rsidRPr="00BA1179" w:rsidRDefault="000D66C7" w:rsidP="007E2D02">
            <w:pPr>
              <w:pStyle w:val="TableText"/>
            </w:pPr>
            <w:r w:rsidRPr="00BA1179">
              <w:t>Burning persistence term</w:t>
            </w:r>
          </w:p>
        </w:tc>
      </w:tr>
      <w:tr w:rsidR="000D66C7" w:rsidRPr="00BA1179" w14:paraId="6DEEAF23" w14:textId="77777777" w:rsidTr="007E2D02">
        <w:trPr>
          <w:trHeight w:val="20"/>
        </w:trPr>
        <w:tc>
          <w:tcPr>
            <w:tcW w:w="1057" w:type="pct"/>
          </w:tcPr>
          <w:p w14:paraId="2E58DB4C" w14:textId="77777777" w:rsidR="000D66C7" w:rsidRPr="00BA1179"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E1C927" w14:textId="77777777" w:rsidR="000D66C7" w:rsidRPr="00BA1179" w:rsidRDefault="000D66C7" w:rsidP="007E2D02">
            <w:pPr>
              <w:pStyle w:val="TableText"/>
            </w:pPr>
            <w:r w:rsidRPr="00BA1179">
              <w:t>Burning propagation term</w:t>
            </w:r>
          </w:p>
        </w:tc>
      </w:tr>
      <w:tr w:rsidR="000D66C7" w:rsidRPr="00BA1179" w14:paraId="0F2C594C" w14:textId="77777777" w:rsidTr="007E2D02">
        <w:trPr>
          <w:trHeight w:val="20"/>
        </w:trPr>
        <w:tc>
          <w:tcPr>
            <w:tcW w:w="1057" w:type="pct"/>
          </w:tcPr>
          <w:p w14:paraId="78C1C6F9"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FB4900" w14:textId="59C335AB" w:rsidR="000D66C7" w:rsidRPr="00BA1179" w:rsidRDefault="000D66C7" w:rsidP="007E2D02">
            <w:pPr>
              <w:pStyle w:val="TableText"/>
            </w:pPr>
            <w:r w:rsidRPr="00BA1179">
              <w:t xml:space="preserve">Observed estimate of burning status in region </w:t>
            </w:r>
            <m:oMath>
              <m:r>
                <w:rPr>
                  <w:rFonts w:ascii="Cambria Math" w:hAnsi="Cambria Math"/>
                </w:rPr>
                <m:t>i</m:t>
              </m:r>
            </m:oMath>
          </w:p>
        </w:tc>
      </w:tr>
      <w:tr w:rsidR="000D66C7" w:rsidRPr="00BA1179" w14:paraId="1748DECC" w14:textId="77777777" w:rsidTr="007E2D02">
        <w:trPr>
          <w:trHeight w:val="20"/>
        </w:trPr>
        <w:tc>
          <w:tcPr>
            <w:tcW w:w="1057" w:type="pct"/>
          </w:tcPr>
          <w:p w14:paraId="336A7959" w14:textId="77777777" w:rsidR="000D66C7" w:rsidRPr="00BA1179" w:rsidRDefault="00000000" w:rsidP="007E2D02">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E22C7" w14:textId="55BA50AC" w:rsidR="000D66C7" w:rsidRPr="00BA1179" w:rsidRDefault="000D66C7" w:rsidP="007E2D02">
            <w:pPr>
              <w:pStyle w:val="TableText"/>
            </w:pPr>
            <w:r w:rsidRPr="00BA1179">
              <w:t xml:space="preserve">Mean burning status over δ-extended neighborhood of </w:t>
            </w:r>
            <m:oMath>
              <m:r>
                <w:rPr>
                  <w:rFonts w:ascii="Cambria Math" w:hAnsi="Cambria Math"/>
                </w:rPr>
                <m:t>(x,y)</m:t>
              </m:r>
            </m:oMath>
          </w:p>
        </w:tc>
      </w:tr>
      <w:tr w:rsidR="000D66C7" w:rsidRPr="00BA1179" w14:paraId="39EA6FD0" w14:textId="77777777" w:rsidTr="007E2D02">
        <w:trPr>
          <w:trHeight w:val="20"/>
        </w:trPr>
        <w:tc>
          <w:tcPr>
            <w:tcW w:w="1057" w:type="pct"/>
          </w:tcPr>
          <w:p w14:paraId="6197FBE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A84EF9" w14:textId="77777777" w:rsidR="000D66C7" w:rsidRPr="00BA1179" w:rsidRDefault="000D66C7" w:rsidP="007E2D02">
            <w:pPr>
              <w:pStyle w:val="TableText"/>
            </w:pPr>
            <w:r w:rsidRPr="00BA1179">
              <w:t>Fractional burn rate</w:t>
            </w:r>
          </w:p>
        </w:tc>
      </w:tr>
      <w:tr w:rsidR="000D66C7" w:rsidRPr="00BA1179" w14:paraId="250C308E" w14:textId="77777777" w:rsidTr="007E2D02">
        <w:trPr>
          <w:trHeight w:val="20"/>
        </w:trPr>
        <w:tc>
          <w:tcPr>
            <w:tcW w:w="1057" w:type="pct"/>
          </w:tcPr>
          <w:p w14:paraId="71D051B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FDC6499" w14:textId="77777777" w:rsidR="000D66C7" w:rsidRPr="00BA1179" w:rsidRDefault="000D66C7" w:rsidP="007E2D02">
            <w:pPr>
              <w:pStyle w:val="TableText"/>
            </w:pPr>
            <w:r w:rsidRPr="00BA1179">
              <w:t>Local fire intensity proxy</w:t>
            </w:r>
          </w:p>
        </w:tc>
      </w:tr>
      <w:tr w:rsidR="000D66C7" w:rsidRPr="00BA1179" w14:paraId="50EA7DE4" w14:textId="77777777" w:rsidTr="007E2D02">
        <w:trPr>
          <w:trHeight w:val="20"/>
        </w:trPr>
        <w:tc>
          <w:tcPr>
            <w:tcW w:w="1057" w:type="pct"/>
          </w:tcPr>
          <w:p w14:paraId="5FAF6B6F"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7B975D6" w14:textId="4A4571C1" w:rsidR="000D66C7" w:rsidRPr="00BA1179" w:rsidRDefault="000D66C7" w:rsidP="007E2D02">
            <w:pPr>
              <w:pStyle w:val="TableText"/>
            </w:pPr>
            <w:r w:rsidRPr="00BA1179">
              <w:t xml:space="preserve">Observed estimate of fire intensity in region </w:t>
            </w:r>
            <m:oMath>
              <m:r>
                <w:rPr>
                  <w:rFonts w:ascii="Cambria Math" w:hAnsi="Cambria Math"/>
                </w:rPr>
                <m:t>i</m:t>
              </m:r>
            </m:oMath>
          </w:p>
        </w:tc>
      </w:tr>
      <w:tr w:rsidR="000D66C7" w:rsidRPr="00BA1179" w14:paraId="0441215A" w14:textId="77777777" w:rsidTr="007E2D02">
        <w:trPr>
          <w:trHeight w:val="20"/>
        </w:trPr>
        <w:tc>
          <w:tcPr>
            <w:tcW w:w="1057" w:type="pct"/>
          </w:tcPr>
          <w:p w14:paraId="4EEC63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DC25B9B" w14:textId="77777777" w:rsidR="000D66C7" w:rsidRPr="00BA1179" w:rsidRDefault="000D66C7" w:rsidP="007E2D02">
            <w:pPr>
              <w:pStyle w:val="TableText"/>
            </w:pPr>
            <w:r w:rsidRPr="00BA1179">
              <w:t>External ignition injection indicator</w:t>
            </w:r>
          </w:p>
        </w:tc>
      </w:tr>
      <w:tr w:rsidR="000D66C7" w:rsidRPr="00BA1179" w14:paraId="4013167A" w14:textId="77777777" w:rsidTr="007E2D02">
        <w:trPr>
          <w:trHeight w:val="20"/>
        </w:trPr>
        <w:tc>
          <w:tcPr>
            <w:tcW w:w="1057" w:type="pct"/>
          </w:tcPr>
          <w:p w14:paraId="51A93D9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4AC4655" w14:textId="3F263E3D" w:rsidR="000D66C7" w:rsidRPr="00BA1179" w:rsidRDefault="000D66C7" w:rsidP="007E2D02">
            <w:pPr>
              <w:pStyle w:val="TableText"/>
            </w:pPr>
            <w:r w:rsidRPr="00BA1179">
              <w:t xml:space="preserve">Rate of spread at time step </w:t>
            </w:r>
            <m:oMath>
              <m:r>
                <w:rPr>
                  <w:rFonts w:ascii="Cambria Math" w:hAnsi="Cambria Math"/>
                </w:rPr>
                <m:t>k</m:t>
              </m:r>
            </m:oMath>
          </w:p>
        </w:tc>
      </w:tr>
      <w:tr w:rsidR="000D66C7" w:rsidRPr="00BA1179" w14:paraId="038A5341" w14:textId="77777777" w:rsidTr="007E2D02">
        <w:trPr>
          <w:trHeight w:val="20"/>
        </w:trPr>
        <w:tc>
          <w:tcPr>
            <w:tcW w:w="1057" w:type="pct"/>
          </w:tcPr>
          <w:p w14:paraId="375219D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B7216E" w14:textId="77777777" w:rsidR="000D66C7" w:rsidRPr="00BA1179" w:rsidRDefault="000D66C7" w:rsidP="007E2D02">
            <w:pPr>
              <w:pStyle w:val="TableText"/>
            </w:pPr>
            <w:r w:rsidRPr="00BA1179">
              <w:t>Time since ignition</w:t>
            </w:r>
          </w:p>
        </w:tc>
      </w:tr>
      <w:tr w:rsidR="000D66C7" w:rsidRPr="00BA1179" w14:paraId="6751E2E5" w14:textId="77777777" w:rsidTr="007E2D02">
        <w:trPr>
          <w:trHeight w:val="20"/>
        </w:trPr>
        <w:tc>
          <w:tcPr>
            <w:tcW w:w="1057" w:type="pct"/>
          </w:tcPr>
          <w:p w14:paraId="6CA8935E"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A2A642D" w14:textId="131E0ED4" w:rsidR="000D66C7" w:rsidRPr="00BA1179" w:rsidRDefault="000D66C7" w:rsidP="007E2D02">
            <w:pPr>
              <w:pStyle w:val="TableText"/>
            </w:pPr>
            <w:r w:rsidRPr="00BA1179">
              <w:t xml:space="preserve">Observed estimate of ignition time in region </w:t>
            </w:r>
            <m:oMath>
              <m:r>
                <w:rPr>
                  <w:rFonts w:ascii="Cambria Math" w:hAnsi="Cambria Math"/>
                </w:rPr>
                <m:t>i</m:t>
              </m:r>
            </m:oMath>
          </w:p>
        </w:tc>
      </w:tr>
      <w:tr w:rsidR="000D66C7" w:rsidRPr="00BA1179" w14:paraId="2DE57F65" w14:textId="77777777" w:rsidTr="007E2D02">
        <w:trPr>
          <w:trHeight w:val="20"/>
        </w:trPr>
        <w:tc>
          <w:tcPr>
            <w:tcW w:w="1057" w:type="pct"/>
          </w:tcPr>
          <w:p w14:paraId="4B7A4F25"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3B241F" w14:textId="77777777" w:rsidR="000D66C7" w:rsidRPr="00BA1179" w:rsidRDefault="000D66C7" w:rsidP="007E2D02">
            <w:pPr>
              <w:pStyle w:val="TableText"/>
            </w:pPr>
            <w:r w:rsidRPr="00BA1179">
              <w:t>Propagation influence</w:t>
            </w:r>
          </w:p>
        </w:tc>
      </w:tr>
      <w:tr w:rsidR="000D66C7" w:rsidRPr="00BA1179" w14:paraId="299D05C8" w14:textId="77777777" w:rsidTr="007E2D02">
        <w:trPr>
          <w:trHeight w:val="20"/>
        </w:trPr>
        <w:tc>
          <w:tcPr>
            <w:tcW w:w="1057" w:type="pct"/>
          </w:tcPr>
          <w:p w14:paraId="58552021"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ref</m:t>
                    </m:r>
                  </m:sub>
                </m:sSub>
              </m:oMath>
            </m:oMathPara>
          </w:p>
        </w:tc>
        <w:tc>
          <w:tcPr>
            <w:tcW w:w="3943" w:type="pct"/>
          </w:tcPr>
          <w:p w14:paraId="54BE750B" w14:textId="77777777" w:rsidR="000D66C7" w:rsidRPr="00BA1179" w:rsidRDefault="000D66C7" w:rsidP="007E2D02">
            <w:pPr>
              <w:pStyle w:val="TableText"/>
            </w:pPr>
            <w:r w:rsidRPr="00BA1179">
              <w:t>Reference normalization constant for spread potential feature z₃</w:t>
            </w:r>
          </w:p>
        </w:tc>
      </w:tr>
      <w:tr w:rsidR="000D66C7" w:rsidRPr="00BA1179" w14:paraId="60F41D29" w14:textId="77777777" w:rsidTr="007E2D02">
        <w:trPr>
          <w:trHeight w:val="20"/>
        </w:trPr>
        <w:tc>
          <w:tcPr>
            <w:tcW w:w="1057" w:type="pct"/>
          </w:tcPr>
          <w:p w14:paraId="07F39AE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27897FAF" w14:textId="77777777" w:rsidR="000D66C7" w:rsidRPr="00BA1179" w:rsidRDefault="000D66C7" w:rsidP="007E2D02">
            <w:pPr>
              <w:pStyle w:val="TableText"/>
            </w:pPr>
            <w:r w:rsidRPr="00BA1179">
              <w:t>Ignition threshold</w:t>
            </w:r>
          </w:p>
        </w:tc>
      </w:tr>
      <w:tr w:rsidR="000D66C7" w:rsidRPr="00BA1179" w14:paraId="7F5D8756" w14:textId="77777777" w:rsidTr="007E2D02">
        <w:trPr>
          <w:trHeight w:val="20"/>
        </w:trPr>
        <w:tc>
          <w:tcPr>
            <w:tcW w:w="1057" w:type="pct"/>
          </w:tcPr>
          <w:p w14:paraId="100F9DC4" w14:textId="77777777" w:rsidR="000D66C7" w:rsidRPr="00BA1179" w:rsidRDefault="000D66C7" w:rsidP="007E2D02">
            <w:pPr>
              <w:pStyle w:val="TableText"/>
            </w:pPr>
            <m:oMathPara>
              <m:oMath>
                <m:r>
                  <w:rPr>
                    <w:rFonts w:ascii="Cambria Math" w:hAnsi="Cambria Math"/>
                  </w:rPr>
                  <m:t>Φ</m:t>
                </m:r>
              </m:oMath>
            </m:oMathPara>
          </w:p>
        </w:tc>
        <w:tc>
          <w:tcPr>
            <w:tcW w:w="3943" w:type="pct"/>
          </w:tcPr>
          <w:p w14:paraId="422422F2" w14:textId="77777777" w:rsidR="000D66C7" w:rsidRPr="00BA1179" w:rsidRDefault="000D66C7" w:rsidP="007E2D02">
            <w:pPr>
              <w:pStyle w:val="TableText"/>
            </w:pPr>
            <w:r w:rsidRPr="00BA1179">
              <w:t>State transition operator</w:t>
            </w:r>
          </w:p>
        </w:tc>
      </w:tr>
      <w:tr w:rsidR="000D66C7" w:rsidRPr="00BA1179" w14:paraId="1EA358F6" w14:textId="77777777" w:rsidTr="007E2D02">
        <w:trPr>
          <w:trHeight w:val="20"/>
        </w:trPr>
        <w:tc>
          <w:tcPr>
            <w:tcW w:w="5000" w:type="pct"/>
            <w:gridSpan w:val="2"/>
          </w:tcPr>
          <w:p w14:paraId="2AB28BA1" w14:textId="77777777" w:rsidR="000D66C7" w:rsidRPr="00BA1179" w:rsidRDefault="000D66C7" w:rsidP="007E2D02">
            <w:pPr>
              <w:pStyle w:val="TableText"/>
              <w:rPr>
                <w:b/>
                <w:bCs/>
              </w:rPr>
            </w:pPr>
            <w:r w:rsidRPr="00BA1179">
              <w:rPr>
                <w:b/>
                <w:bCs/>
              </w:rPr>
              <w:t>2. Fuel Variables</w:t>
            </w:r>
          </w:p>
        </w:tc>
      </w:tr>
      <w:tr w:rsidR="000D66C7" w:rsidRPr="00BA1179" w14:paraId="059CE2B9" w14:textId="77777777" w:rsidTr="007E2D02">
        <w:trPr>
          <w:trHeight w:val="20"/>
        </w:trPr>
        <w:tc>
          <w:tcPr>
            <w:tcW w:w="1057" w:type="pct"/>
          </w:tcPr>
          <w:p w14:paraId="7B98950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9B2310" w14:textId="77777777" w:rsidR="000D66C7" w:rsidRPr="00BA1179" w:rsidRDefault="000D66C7" w:rsidP="007E2D02">
            <w:pPr>
              <w:pStyle w:val="TableText"/>
            </w:pPr>
            <w:r w:rsidRPr="00BA1179">
              <w:t>Available combustible fuel mass</w:t>
            </w:r>
          </w:p>
        </w:tc>
      </w:tr>
      <w:tr w:rsidR="000D66C7" w:rsidRPr="00BA1179" w14:paraId="454A2F00" w14:textId="77777777" w:rsidTr="007E2D02">
        <w:trPr>
          <w:trHeight w:val="20"/>
        </w:trPr>
        <w:tc>
          <w:tcPr>
            <w:tcW w:w="1057" w:type="pct"/>
          </w:tcPr>
          <w:p w14:paraId="6EB298BD"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load</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49A7A14" w14:textId="3BE06899" w:rsidR="000D66C7" w:rsidRPr="00BA1179" w:rsidRDefault="000D66C7" w:rsidP="007E2D02">
            <w:pPr>
              <w:pStyle w:val="TableText"/>
            </w:pPr>
            <w:r w:rsidRPr="00BA1179">
              <w:t>Observed estimate of fuel load in region</w:t>
            </w:r>
            <m:oMath>
              <m:r>
                <w:rPr>
                  <w:rFonts w:ascii="Cambria Math" w:hAnsi="Cambria Math"/>
                </w:rPr>
                <m:t xml:space="preserve"> i</m:t>
              </m:r>
            </m:oMath>
          </w:p>
        </w:tc>
      </w:tr>
      <w:tr w:rsidR="000D66C7" w:rsidRPr="00BA1179" w14:paraId="190E75AD" w14:textId="77777777" w:rsidTr="007E2D02">
        <w:trPr>
          <w:trHeight w:val="20"/>
        </w:trPr>
        <w:tc>
          <w:tcPr>
            <w:tcW w:w="1057" w:type="pct"/>
          </w:tcPr>
          <w:p w14:paraId="49F9F5C1"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55D664" w14:textId="77777777" w:rsidR="000D66C7" w:rsidRPr="00BA1179" w:rsidRDefault="000D66C7" w:rsidP="007E2D02">
            <w:pPr>
              <w:pStyle w:val="TableText"/>
            </w:pPr>
            <w:r w:rsidRPr="00BA1179">
              <w:t>Surface fuel moisture</w:t>
            </w:r>
          </w:p>
        </w:tc>
      </w:tr>
      <w:tr w:rsidR="000D66C7" w:rsidRPr="00BA1179" w14:paraId="1C5535EB" w14:textId="77777777" w:rsidTr="007E2D02">
        <w:trPr>
          <w:trHeight w:val="20"/>
        </w:trPr>
        <w:tc>
          <w:tcPr>
            <w:tcW w:w="1057" w:type="pct"/>
          </w:tcPr>
          <w:p w14:paraId="5AC51B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6CD4822" w14:textId="77777777" w:rsidR="000D66C7" w:rsidRPr="00BA1179" w:rsidRDefault="000D66C7" w:rsidP="007E2D02">
            <w:pPr>
              <w:pStyle w:val="TableText"/>
            </w:pPr>
            <w:r w:rsidRPr="00BA1179">
              <w:t>Suppression-induced fuel reduction</w:t>
            </w:r>
          </w:p>
        </w:tc>
      </w:tr>
      <w:tr w:rsidR="000D66C7" w:rsidRPr="00BA1179" w14:paraId="06FBF196" w14:textId="77777777" w:rsidTr="007E2D02">
        <w:trPr>
          <w:trHeight w:val="20"/>
        </w:trPr>
        <w:tc>
          <w:tcPr>
            <w:tcW w:w="1057" w:type="pct"/>
          </w:tcPr>
          <w:p w14:paraId="0C022BA0"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5055E4" w14:textId="77777777" w:rsidR="000D66C7" w:rsidRPr="00BA1179" w:rsidRDefault="000D66C7" w:rsidP="007E2D02">
            <w:pPr>
              <w:pStyle w:val="TableText"/>
            </w:pPr>
            <w:r w:rsidRPr="00BA1179">
              <w:t>Fuel type classification</w:t>
            </w:r>
          </w:p>
        </w:tc>
      </w:tr>
      <w:tr w:rsidR="000D66C7" w:rsidRPr="00BA1179" w14:paraId="20DD202F" w14:textId="77777777" w:rsidTr="007E2D02">
        <w:trPr>
          <w:trHeight w:val="20"/>
        </w:trPr>
        <w:tc>
          <w:tcPr>
            <w:tcW w:w="1057" w:type="pct"/>
          </w:tcPr>
          <w:p w14:paraId="0A6FAE3C"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7BE3BF" w14:textId="77777777" w:rsidR="000D66C7" w:rsidRPr="00BA1179" w:rsidRDefault="000D66C7" w:rsidP="007E2D02">
            <w:pPr>
              <w:pStyle w:val="TableText"/>
            </w:pPr>
            <w:r w:rsidRPr="00BA1179">
              <w:t>Fuel-related input</w:t>
            </w:r>
          </w:p>
        </w:tc>
      </w:tr>
      <w:tr w:rsidR="000D66C7" w:rsidRPr="00BA1179" w14:paraId="7B082864" w14:textId="77777777" w:rsidTr="007E2D02">
        <w:trPr>
          <w:trHeight w:val="20"/>
        </w:trPr>
        <w:tc>
          <w:tcPr>
            <w:tcW w:w="1057" w:type="pct"/>
          </w:tcPr>
          <w:p w14:paraId="5E28600C"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4DF9964F" w14:textId="77777777" w:rsidR="000D66C7" w:rsidRPr="00BA1179" w:rsidRDefault="000D66C7" w:rsidP="007E2D02">
            <w:pPr>
              <w:pStyle w:val="TableText"/>
            </w:pPr>
            <w:r w:rsidRPr="00BA1179">
              <w:t>Fuel extinction threshold</w:t>
            </w:r>
          </w:p>
        </w:tc>
      </w:tr>
      <w:tr w:rsidR="000D66C7" w:rsidRPr="00BA1179" w14:paraId="4CED237D" w14:textId="77777777" w:rsidTr="007E2D02">
        <w:trPr>
          <w:trHeight w:val="20"/>
        </w:trPr>
        <w:tc>
          <w:tcPr>
            <w:tcW w:w="5000" w:type="pct"/>
            <w:gridSpan w:val="2"/>
          </w:tcPr>
          <w:p w14:paraId="44996CBB" w14:textId="77777777" w:rsidR="000D66C7" w:rsidRPr="00BA1179" w:rsidRDefault="000D66C7" w:rsidP="007E2D02">
            <w:pPr>
              <w:pStyle w:val="TableText"/>
              <w:rPr>
                <w:b/>
                <w:bCs/>
              </w:rPr>
            </w:pPr>
            <w:r w:rsidRPr="00BA1179">
              <w:rPr>
                <w:b/>
                <w:bCs/>
              </w:rPr>
              <w:t>3. Terrain / Geographic Variables</w:t>
            </w:r>
          </w:p>
        </w:tc>
      </w:tr>
      <w:tr w:rsidR="000D66C7" w:rsidRPr="00BA1179" w14:paraId="1467BB5B" w14:textId="77777777" w:rsidTr="007E2D02">
        <w:trPr>
          <w:trHeight w:val="20"/>
        </w:trPr>
        <w:tc>
          <w:tcPr>
            <w:tcW w:w="1057" w:type="pct"/>
          </w:tcPr>
          <w:p w14:paraId="40775F48"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8F2413" w14:textId="77777777" w:rsidR="000D66C7" w:rsidRPr="00BA1179" w:rsidRDefault="000D66C7" w:rsidP="007E2D02">
            <w:pPr>
              <w:pStyle w:val="TableText"/>
            </w:pPr>
            <w:r w:rsidRPr="00BA1179">
              <w:t>Terrain accessibility index</w:t>
            </w:r>
          </w:p>
        </w:tc>
      </w:tr>
      <w:tr w:rsidR="000D66C7" w:rsidRPr="00BA1179" w14:paraId="10C2EE7E" w14:textId="77777777" w:rsidTr="007E2D02">
        <w:trPr>
          <w:trHeight w:val="20"/>
        </w:trPr>
        <w:tc>
          <w:tcPr>
            <w:tcW w:w="1057" w:type="pct"/>
          </w:tcPr>
          <w:p w14:paraId="6A8B4C5A"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FCFEAB" w14:textId="77777777" w:rsidR="000D66C7" w:rsidRPr="00BA1179" w:rsidRDefault="000D66C7" w:rsidP="007E2D02">
            <w:pPr>
              <w:pStyle w:val="TableText"/>
            </w:pPr>
            <w:r w:rsidRPr="00BA1179">
              <w:t>Terrain orientation (aspect)</w:t>
            </w:r>
          </w:p>
        </w:tc>
      </w:tr>
      <w:tr w:rsidR="000D66C7" w:rsidRPr="00BA1179" w14:paraId="0FD3B953" w14:textId="77777777" w:rsidTr="007E2D02">
        <w:trPr>
          <w:trHeight w:val="20"/>
        </w:trPr>
        <w:tc>
          <w:tcPr>
            <w:tcW w:w="1057" w:type="pct"/>
          </w:tcPr>
          <w:p w14:paraId="214421B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CEC120" w14:textId="77777777" w:rsidR="000D66C7" w:rsidRPr="00BA1179" w:rsidRDefault="000D66C7" w:rsidP="007E2D02">
            <w:pPr>
              <w:pStyle w:val="TableText"/>
            </w:pPr>
            <w:r w:rsidRPr="00BA1179">
              <w:t>Terrain elevation</w:t>
            </w:r>
          </w:p>
        </w:tc>
      </w:tr>
      <w:tr w:rsidR="000D66C7" w:rsidRPr="00BA1179" w14:paraId="5EF3C72F" w14:textId="77777777" w:rsidTr="007E2D02">
        <w:trPr>
          <w:trHeight w:val="20"/>
        </w:trPr>
        <w:tc>
          <w:tcPr>
            <w:tcW w:w="1057" w:type="pct"/>
          </w:tcPr>
          <w:p w14:paraId="487970A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4A0A5" w14:textId="77777777" w:rsidR="000D66C7" w:rsidRPr="00BA1179" w:rsidRDefault="000D66C7" w:rsidP="007E2D02">
            <w:pPr>
              <w:pStyle w:val="TableText"/>
            </w:pPr>
            <w:r w:rsidRPr="00BA1179">
              <w:t>Terrain slope</w:t>
            </w:r>
          </w:p>
        </w:tc>
      </w:tr>
      <w:tr w:rsidR="000D66C7" w:rsidRPr="00BA1179" w14:paraId="55FDF6CE" w14:textId="77777777" w:rsidTr="007E2D02">
        <w:trPr>
          <w:trHeight w:val="20"/>
        </w:trPr>
        <w:tc>
          <w:tcPr>
            <w:tcW w:w="1057" w:type="pct"/>
          </w:tcPr>
          <w:p w14:paraId="492D4FF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623E53" w14:textId="77777777" w:rsidR="000D66C7" w:rsidRPr="00BA1179" w:rsidRDefault="000D66C7" w:rsidP="007E2D02">
            <w:pPr>
              <w:pStyle w:val="TableText"/>
            </w:pPr>
            <w:r w:rsidRPr="00BA1179">
              <w:t>Terrain-related input</w:t>
            </w:r>
          </w:p>
        </w:tc>
      </w:tr>
      <w:tr w:rsidR="000D66C7" w:rsidRPr="00BA1179" w14:paraId="4D8D880F" w14:textId="77777777" w:rsidTr="007E2D02">
        <w:trPr>
          <w:trHeight w:val="20"/>
        </w:trPr>
        <w:tc>
          <w:tcPr>
            <w:tcW w:w="5000" w:type="pct"/>
            <w:gridSpan w:val="2"/>
          </w:tcPr>
          <w:p w14:paraId="39A36CB1" w14:textId="77777777" w:rsidR="000D66C7" w:rsidRPr="00BA1179" w:rsidRDefault="000D66C7" w:rsidP="007E2D02">
            <w:pPr>
              <w:pStyle w:val="TableText"/>
              <w:rPr>
                <w:b/>
                <w:bCs/>
              </w:rPr>
            </w:pPr>
            <w:r w:rsidRPr="00BA1179">
              <w:rPr>
                <w:b/>
                <w:bCs/>
              </w:rPr>
              <w:t>4. Meteorological Variables</w:t>
            </w:r>
          </w:p>
        </w:tc>
      </w:tr>
      <w:tr w:rsidR="000D66C7" w:rsidRPr="00BA1179" w14:paraId="69B571F6" w14:textId="77777777" w:rsidTr="007E2D02">
        <w:trPr>
          <w:trHeight w:val="20"/>
        </w:trPr>
        <w:tc>
          <w:tcPr>
            <w:tcW w:w="1057" w:type="pct"/>
          </w:tcPr>
          <w:p w14:paraId="49A98569"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6FDE72" w14:textId="77777777" w:rsidR="000D66C7" w:rsidRPr="00BA1179" w:rsidRDefault="000D66C7" w:rsidP="007E2D02">
            <w:pPr>
              <w:pStyle w:val="TableText"/>
            </w:pPr>
            <w:r w:rsidRPr="00BA1179">
              <w:t>Wind gust field</w:t>
            </w:r>
          </w:p>
        </w:tc>
      </w:tr>
      <w:tr w:rsidR="000D66C7" w:rsidRPr="00BA1179" w14:paraId="427F5E84" w14:textId="77777777" w:rsidTr="007E2D02">
        <w:trPr>
          <w:trHeight w:val="20"/>
        </w:trPr>
        <w:tc>
          <w:tcPr>
            <w:tcW w:w="1057" w:type="pct"/>
          </w:tcPr>
          <w:p w14:paraId="70E1CD3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2189E769" w14:textId="77777777" w:rsidR="000D66C7" w:rsidRPr="00BA1179" w:rsidRDefault="000D66C7" w:rsidP="007E2D02">
            <w:pPr>
              <w:pStyle w:val="TableText"/>
            </w:pPr>
            <w:r w:rsidRPr="00BA1179">
              <w:t>Precipitation (domain-uniform scalar, no spatial variation)</w:t>
            </w:r>
          </w:p>
        </w:tc>
      </w:tr>
      <w:tr w:rsidR="000D66C7" w:rsidRPr="00BA1179" w14:paraId="7203833F" w14:textId="77777777" w:rsidTr="007E2D02">
        <w:trPr>
          <w:trHeight w:val="20"/>
        </w:trPr>
        <w:tc>
          <w:tcPr>
            <w:tcW w:w="1057" w:type="pct"/>
          </w:tcPr>
          <w:p w14:paraId="2B59D0B6"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A89908" w14:textId="77777777" w:rsidR="000D66C7" w:rsidRPr="00BA1179" w:rsidRDefault="000D66C7" w:rsidP="007E2D02">
            <w:pPr>
              <w:pStyle w:val="TableText"/>
            </w:pPr>
            <w:r w:rsidRPr="00BA1179">
              <w:t>Relative humidity field</w:t>
            </w:r>
          </w:p>
        </w:tc>
      </w:tr>
      <w:tr w:rsidR="000D66C7" w:rsidRPr="00BA1179" w14:paraId="6CB8F9AC" w14:textId="77777777" w:rsidTr="007E2D02">
        <w:trPr>
          <w:trHeight w:val="20"/>
        </w:trPr>
        <w:tc>
          <w:tcPr>
            <w:tcW w:w="1057" w:type="pct"/>
          </w:tcPr>
          <w:p w14:paraId="0BCF02B3"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FA7356A" w14:textId="77777777" w:rsidR="000D66C7" w:rsidRPr="00BA1179" w:rsidRDefault="000D66C7" w:rsidP="007E2D02">
            <w:pPr>
              <w:pStyle w:val="TableText"/>
            </w:pPr>
            <w:r w:rsidRPr="00BA1179">
              <w:t>Air temperature field</w:t>
            </w:r>
          </w:p>
        </w:tc>
      </w:tr>
      <w:tr w:rsidR="000D66C7" w:rsidRPr="00BA1179" w14:paraId="567A3C46" w14:textId="77777777" w:rsidTr="007E2D02">
        <w:trPr>
          <w:trHeight w:val="20"/>
        </w:trPr>
        <w:tc>
          <w:tcPr>
            <w:tcW w:w="1057" w:type="pct"/>
          </w:tcPr>
          <w:p w14:paraId="0F4F3758"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D0AE82F" w14:textId="77777777" w:rsidR="000D66C7" w:rsidRPr="00BA1179" w:rsidRDefault="000D66C7" w:rsidP="007E2D02">
            <w:pPr>
              <w:pStyle w:val="TableText"/>
            </w:pPr>
            <w:r w:rsidRPr="00BA1179">
              <w:t>Wind direction field</w:t>
            </w:r>
          </w:p>
        </w:tc>
      </w:tr>
      <w:tr w:rsidR="000D66C7" w:rsidRPr="00BA1179" w14:paraId="1AA125BD" w14:textId="77777777" w:rsidTr="007E2D02">
        <w:trPr>
          <w:trHeight w:val="20"/>
        </w:trPr>
        <w:tc>
          <w:tcPr>
            <w:tcW w:w="1057" w:type="pct"/>
          </w:tcPr>
          <w:p w14:paraId="2A67242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E35E30" w14:textId="77777777" w:rsidR="000D66C7" w:rsidRPr="00BA1179" w:rsidRDefault="000D66C7" w:rsidP="007E2D02">
            <w:pPr>
              <w:pStyle w:val="TableText"/>
            </w:pPr>
            <w:r w:rsidRPr="00BA1179">
              <w:t>Wind speed field</w:t>
            </w:r>
          </w:p>
        </w:tc>
      </w:tr>
      <w:tr w:rsidR="000D66C7" w:rsidRPr="00BA1179" w14:paraId="3F6F6AC3" w14:textId="77777777" w:rsidTr="007E2D02">
        <w:trPr>
          <w:trHeight w:val="20"/>
        </w:trPr>
        <w:tc>
          <w:tcPr>
            <w:tcW w:w="1057" w:type="pct"/>
          </w:tcPr>
          <w:p w14:paraId="3331966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062F576" w14:textId="77777777" w:rsidR="000D66C7" w:rsidRPr="00BA1179" w:rsidRDefault="000D66C7" w:rsidP="007E2D02">
            <w:pPr>
              <w:pStyle w:val="TableText"/>
            </w:pPr>
            <w:r w:rsidRPr="00BA1179">
              <w:t>Meteorological input</w:t>
            </w:r>
          </w:p>
        </w:tc>
      </w:tr>
      <w:tr w:rsidR="000D66C7" w:rsidRPr="00BA1179" w14:paraId="6101F064" w14:textId="77777777" w:rsidTr="007E2D02">
        <w:trPr>
          <w:trHeight w:val="20"/>
        </w:trPr>
        <w:tc>
          <w:tcPr>
            <w:tcW w:w="1057" w:type="pct"/>
          </w:tcPr>
          <w:p w14:paraId="305F8BD7"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5C847824" w14:textId="77777777" w:rsidR="000D66C7" w:rsidRPr="00BA1179" w:rsidRDefault="000D66C7" w:rsidP="007E2D02">
            <w:pPr>
              <w:pStyle w:val="TableText"/>
            </w:pPr>
            <w:r w:rsidRPr="00BA1179">
              <w:t>Meteorological perturbation applied by operator</w:t>
            </w:r>
          </w:p>
        </w:tc>
      </w:tr>
      <w:tr w:rsidR="000D66C7" w:rsidRPr="00BA1179" w14:paraId="074629B7" w14:textId="77777777" w:rsidTr="007E2D02">
        <w:trPr>
          <w:trHeight w:val="20"/>
        </w:trPr>
        <w:tc>
          <w:tcPr>
            <w:tcW w:w="5000" w:type="pct"/>
            <w:gridSpan w:val="2"/>
          </w:tcPr>
          <w:p w14:paraId="6C6F5CC0" w14:textId="77777777" w:rsidR="000D66C7" w:rsidRPr="00BA1179" w:rsidRDefault="000D66C7" w:rsidP="007E2D02">
            <w:pPr>
              <w:pStyle w:val="TableText"/>
              <w:rPr>
                <w:b/>
                <w:bCs/>
              </w:rPr>
            </w:pPr>
            <w:r w:rsidRPr="00BA1179">
              <w:rPr>
                <w:b/>
                <w:bCs/>
              </w:rPr>
              <w:t>5. Value / Asset Variables</w:t>
            </w:r>
          </w:p>
        </w:tc>
      </w:tr>
      <w:tr w:rsidR="000D66C7" w:rsidRPr="00BA1179" w14:paraId="712AC8F3" w14:textId="77777777" w:rsidTr="007E2D02">
        <w:trPr>
          <w:trHeight w:val="20"/>
        </w:trPr>
        <w:tc>
          <w:tcPr>
            <w:tcW w:w="1057" w:type="pct"/>
          </w:tcPr>
          <w:p w14:paraId="29BAFD9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5A0495B" w14:textId="33007D97" w:rsidR="000D66C7" w:rsidRPr="00BA1179" w:rsidRDefault="000D66C7" w:rsidP="007E2D02">
            <w:pPr>
              <w:pStyle w:val="TableText"/>
            </w:pPr>
            <w:r w:rsidRPr="00BA1179">
              <w:t>Building footprint indicator</w:t>
            </w:r>
          </w:p>
        </w:tc>
      </w:tr>
      <w:tr w:rsidR="000D66C7" w:rsidRPr="00BA1179" w14:paraId="33899ABB" w14:textId="77777777" w:rsidTr="007E2D02">
        <w:trPr>
          <w:trHeight w:val="20"/>
        </w:trPr>
        <w:tc>
          <w:tcPr>
            <w:tcW w:w="1057" w:type="pct"/>
          </w:tcPr>
          <w:p w14:paraId="116C088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8F7BB4" w14:textId="77777777" w:rsidR="000D66C7" w:rsidRPr="00BA1179" w:rsidRDefault="000D66C7" w:rsidP="007E2D02">
            <w:pPr>
              <w:pStyle w:val="TableText"/>
            </w:pPr>
            <w:r w:rsidRPr="00BA1179">
              <w:t>Critical facility index</w:t>
            </w:r>
          </w:p>
        </w:tc>
      </w:tr>
      <w:tr w:rsidR="000D66C7" w:rsidRPr="00BA1179" w14:paraId="734324D6" w14:textId="77777777" w:rsidTr="007E2D02">
        <w:trPr>
          <w:trHeight w:val="20"/>
        </w:trPr>
        <w:tc>
          <w:tcPr>
            <w:tcW w:w="1057" w:type="pct"/>
          </w:tcPr>
          <w:p w14:paraId="4101D8F7" w14:textId="4A213D0F" w:rsidR="000D66C7" w:rsidRPr="00BA1179"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ED5E2F" w14:textId="77777777" w:rsidR="000D66C7" w:rsidRPr="00BA1179" w:rsidRDefault="000D66C7" w:rsidP="007E2D02">
            <w:pPr>
              <w:pStyle w:val="TableText"/>
            </w:pPr>
            <w:r w:rsidRPr="00BA1179">
              <w:t>Accessibility to evacuation routes</w:t>
            </w:r>
          </w:p>
        </w:tc>
      </w:tr>
      <w:tr w:rsidR="000D66C7" w:rsidRPr="00BA1179" w14:paraId="514EF22A" w14:textId="77777777" w:rsidTr="007E2D02">
        <w:trPr>
          <w:trHeight w:val="20"/>
        </w:trPr>
        <w:tc>
          <w:tcPr>
            <w:tcW w:w="1057" w:type="pct"/>
          </w:tcPr>
          <w:p w14:paraId="71E91801" w14:textId="07D69A60" w:rsidR="000D66C7" w:rsidRPr="00BA1179"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4ADEB8" w14:textId="77777777" w:rsidR="000D66C7" w:rsidRPr="00BA1179" w:rsidRDefault="000D66C7" w:rsidP="007E2D02">
            <w:pPr>
              <w:pStyle w:val="TableText"/>
            </w:pPr>
            <w:r w:rsidRPr="00BA1179">
              <w:t>Population density at grid cell (person/km²)</w:t>
            </w:r>
          </w:p>
        </w:tc>
      </w:tr>
      <w:tr w:rsidR="000D66C7" w:rsidRPr="00BA1179" w14:paraId="362E5905" w14:textId="77777777" w:rsidTr="007E2D02">
        <w:trPr>
          <w:trHeight w:val="20"/>
        </w:trPr>
        <w:tc>
          <w:tcPr>
            <w:tcW w:w="1057" w:type="pct"/>
          </w:tcPr>
          <w:p w14:paraId="5CAD0D5F"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6E6BA" w14:textId="77777777" w:rsidR="000D66C7" w:rsidRPr="00BA1179" w:rsidRDefault="000D66C7" w:rsidP="007E2D02">
            <w:pPr>
              <w:pStyle w:val="TableText"/>
            </w:pPr>
            <w:r w:rsidRPr="00BA1179">
              <w:t>Asset priority index</w:t>
            </w:r>
          </w:p>
        </w:tc>
      </w:tr>
      <w:tr w:rsidR="000D66C7" w:rsidRPr="00BA1179" w14:paraId="38041C15" w14:textId="77777777" w:rsidTr="007E2D02">
        <w:trPr>
          <w:trHeight w:val="20"/>
        </w:trPr>
        <w:tc>
          <w:tcPr>
            <w:tcW w:w="1057" w:type="pct"/>
          </w:tcPr>
          <w:p w14:paraId="2B19DA9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E3175D" w14:textId="77777777" w:rsidR="000D66C7" w:rsidRPr="00BA1179" w:rsidRDefault="000D66C7" w:rsidP="007E2D02">
            <w:pPr>
              <w:pStyle w:val="TableText"/>
            </w:pPr>
            <w:r w:rsidRPr="00BA1179">
              <w:t>Value-related contextual input</w:t>
            </w:r>
          </w:p>
        </w:tc>
      </w:tr>
      <w:tr w:rsidR="000D66C7" w:rsidRPr="00BA1179" w14:paraId="62C33B9C" w14:textId="77777777" w:rsidTr="007E2D02">
        <w:trPr>
          <w:trHeight w:val="20"/>
        </w:trPr>
        <w:tc>
          <w:tcPr>
            <w:tcW w:w="1057" w:type="pct"/>
          </w:tcPr>
          <w:p w14:paraId="10B62E8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82446F7" w14:textId="5CFF4C36" w:rsidR="000D66C7" w:rsidRPr="00BA1179" w:rsidRDefault="000D66C7" w:rsidP="007E2D02">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0D66C7" w:rsidRPr="00BA1179" w14:paraId="30E2289B" w14:textId="77777777" w:rsidTr="007E2D02">
        <w:trPr>
          <w:trHeight w:val="20"/>
        </w:trPr>
        <w:tc>
          <w:tcPr>
            <w:tcW w:w="5000" w:type="pct"/>
            <w:gridSpan w:val="2"/>
          </w:tcPr>
          <w:p w14:paraId="69CE7818" w14:textId="77777777" w:rsidR="000D66C7" w:rsidRPr="00BA1179" w:rsidRDefault="000D66C7" w:rsidP="007E2D02">
            <w:pPr>
              <w:pStyle w:val="TableText"/>
              <w:rPr>
                <w:b/>
                <w:bCs/>
              </w:rPr>
            </w:pPr>
            <w:r w:rsidRPr="00BA1179">
              <w:rPr>
                <w:b/>
                <w:bCs/>
              </w:rPr>
              <w:t>6. Resource / Suppression Variables</w:t>
            </w:r>
          </w:p>
        </w:tc>
      </w:tr>
      <w:tr w:rsidR="000D66C7" w:rsidRPr="00BA1179" w14:paraId="753DC9D9" w14:textId="77777777" w:rsidTr="007E2D02">
        <w:trPr>
          <w:trHeight w:val="20"/>
        </w:trPr>
        <w:tc>
          <w:tcPr>
            <w:tcW w:w="1057" w:type="pct"/>
          </w:tcPr>
          <w:p w14:paraId="6F3C8DC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1174850" w14:textId="77777777" w:rsidR="000D66C7" w:rsidRPr="00BA1179" w:rsidRDefault="000D66C7" w:rsidP="007E2D02">
            <w:pPr>
              <w:pStyle w:val="TableText"/>
            </w:pPr>
            <w:r w:rsidRPr="00BA1179">
              <w:t>Total available resource capacity</w:t>
            </w:r>
          </w:p>
        </w:tc>
      </w:tr>
      <w:tr w:rsidR="000C2B31" w:rsidRPr="00BA1179" w14:paraId="1D29EC02" w14:textId="77777777" w:rsidTr="007E2D02">
        <w:trPr>
          <w:trHeight w:val="20"/>
        </w:trPr>
        <w:tc>
          <w:tcPr>
            <w:tcW w:w="1057" w:type="pct"/>
          </w:tcPr>
          <w:p w14:paraId="7664D5AF" w14:textId="47CFB6ED"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C</m:t>
                    </m:r>
                  </m:e>
                  <m:sub>
                    <m:r>
                      <w:rPr>
                        <w:rFonts w:ascii="Cambria Math" w:hAnsi="Cambria Math"/>
                      </w:rPr>
                      <m:t>k,m</m:t>
                    </m:r>
                  </m:sub>
                </m:sSub>
              </m:oMath>
            </m:oMathPara>
          </w:p>
        </w:tc>
        <w:tc>
          <w:tcPr>
            <w:tcW w:w="3943" w:type="pct"/>
          </w:tcPr>
          <w:p w14:paraId="1566A08D" w14:textId="06A96E9A" w:rsidR="000C2B31" w:rsidRPr="00BA1179" w:rsidRDefault="000C2B31" w:rsidP="000C2B31">
            <w:pPr>
              <w:pStyle w:val="TableText"/>
            </w:pPr>
            <w:r w:rsidRPr="00BA1179">
              <w:t>Type-specific available capacity for type m</w:t>
            </w:r>
          </w:p>
        </w:tc>
      </w:tr>
      <w:tr w:rsidR="000C2B31" w:rsidRPr="00BA1179" w14:paraId="5E998AA3" w14:textId="77777777" w:rsidTr="007E2D02">
        <w:trPr>
          <w:trHeight w:val="20"/>
        </w:trPr>
        <w:tc>
          <w:tcPr>
            <w:tcW w:w="1057" w:type="pct"/>
          </w:tcPr>
          <w:p w14:paraId="5E75912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5F4E6C31" w14:textId="1870DBD5" w:rsidR="000C2B31" w:rsidRPr="00BA1179" w:rsidRDefault="000C2B31" w:rsidP="000C2B31">
            <w:pPr>
              <w:pStyle w:val="TableText"/>
            </w:pPr>
            <w:r w:rsidRPr="00BA1179">
              <w:t xml:space="preserve">Total integrated intervention demand over the domain at step </w:t>
            </w:r>
            <m:oMath>
              <m:r>
                <w:rPr>
                  <w:rFonts w:ascii="Cambria Math" w:hAnsi="Cambria Math"/>
                </w:rPr>
                <m:t>k</m:t>
              </m:r>
            </m:oMath>
          </w:p>
        </w:tc>
      </w:tr>
      <w:tr w:rsidR="000C2B31" w:rsidRPr="00BA1179" w14:paraId="11810B77" w14:textId="77777777" w:rsidTr="007E2D02">
        <w:trPr>
          <w:trHeight w:val="20"/>
        </w:trPr>
        <w:tc>
          <w:tcPr>
            <w:tcW w:w="1057" w:type="pct"/>
          </w:tcPr>
          <w:p w14:paraId="441F83A6" w14:textId="2A377B5C"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D</m:t>
                    </m:r>
                  </m:e>
                  <m:sub>
                    <m:r>
                      <w:rPr>
                        <w:rFonts w:ascii="Cambria Math" w:hAnsi="Cambria Math"/>
                      </w:rPr>
                      <m:t>k,m</m:t>
                    </m:r>
                  </m:sub>
                </m:sSub>
              </m:oMath>
            </m:oMathPara>
          </w:p>
        </w:tc>
        <w:tc>
          <w:tcPr>
            <w:tcW w:w="3943" w:type="pct"/>
          </w:tcPr>
          <w:p w14:paraId="080A62E8" w14:textId="2D844779" w:rsidR="000C2B31" w:rsidRPr="00BA1179" w:rsidRDefault="000C2B31" w:rsidP="000C2B31">
            <w:pPr>
              <w:pStyle w:val="TableText"/>
            </w:pPr>
            <w:r w:rsidRPr="00BA1179">
              <w:t>Type-specific integrated intervention demand for type m</w:t>
            </w:r>
          </w:p>
        </w:tc>
      </w:tr>
      <w:tr w:rsidR="000C2B31" w:rsidRPr="00BA1179" w14:paraId="175DBE47" w14:textId="77777777" w:rsidTr="007E2D02">
        <w:trPr>
          <w:trHeight w:val="20"/>
        </w:trPr>
        <w:tc>
          <w:tcPr>
            <w:tcW w:w="1057" w:type="pct"/>
          </w:tcPr>
          <w:p w14:paraId="43686C33" w14:textId="77777777" w:rsidR="000C2B31" w:rsidRPr="00BA1179" w:rsidRDefault="000C2B31" w:rsidP="000C2B31">
            <w:pPr>
              <w:pStyle w:val="TableText"/>
            </w:pPr>
            <m:oMathPara>
              <m:oMath>
                <m:r>
                  <w:rPr>
                    <w:rFonts w:ascii="Cambria Math" w:hAnsi="Cambria Math"/>
                  </w:rPr>
                  <m:t>M</m:t>
                </m:r>
              </m:oMath>
            </m:oMathPara>
          </w:p>
        </w:tc>
        <w:tc>
          <w:tcPr>
            <w:tcW w:w="3943" w:type="pct"/>
          </w:tcPr>
          <w:p w14:paraId="180BCA54" w14:textId="77777777" w:rsidR="000C2B31" w:rsidRPr="00BA1179" w:rsidRDefault="000C2B31" w:rsidP="000C2B31">
            <w:pPr>
              <w:pStyle w:val="TableText"/>
            </w:pPr>
            <w:r w:rsidRPr="00BA1179">
              <w:t>Number of intervention types</w:t>
            </w:r>
          </w:p>
        </w:tc>
      </w:tr>
      <w:tr w:rsidR="000C2B31" w:rsidRPr="00BA1179" w14:paraId="4876790A" w14:textId="77777777" w:rsidTr="007E2D02">
        <w:trPr>
          <w:trHeight w:val="20"/>
        </w:trPr>
        <w:tc>
          <w:tcPr>
            <w:tcW w:w="1057" w:type="pct"/>
          </w:tcPr>
          <w:p w14:paraId="0259616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FA0AA0" w14:textId="77777777" w:rsidR="000C2B31" w:rsidRPr="00BA1179" w:rsidRDefault="000C2B31" w:rsidP="000C2B31">
            <w:pPr>
              <w:pStyle w:val="TableText"/>
            </w:pPr>
            <w:r w:rsidRPr="00BA1179">
              <w:t>Operational availability of suppression resources</w:t>
            </w:r>
          </w:p>
        </w:tc>
      </w:tr>
      <w:tr w:rsidR="000C2B31" w:rsidRPr="00BA1179" w14:paraId="60E5562B" w14:textId="77777777" w:rsidTr="007E2D02">
        <w:trPr>
          <w:trHeight w:val="20"/>
        </w:trPr>
        <w:tc>
          <w:tcPr>
            <w:tcW w:w="1057" w:type="pct"/>
          </w:tcPr>
          <w:p w14:paraId="040E481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2F0F49F" w14:textId="77777777" w:rsidR="000C2B31" w:rsidRPr="00BA1179" w:rsidRDefault="000C2B31" w:rsidP="000C2B31">
            <w:pPr>
              <w:pStyle w:val="TableText"/>
            </w:pPr>
            <w:r w:rsidRPr="00BA1179">
              <w:t>Available suppression capacity</w:t>
            </w:r>
          </w:p>
        </w:tc>
      </w:tr>
      <w:tr w:rsidR="000C2B31" w:rsidRPr="00BA1179" w14:paraId="25853FFB" w14:textId="77777777" w:rsidTr="007E2D02">
        <w:trPr>
          <w:trHeight w:val="20"/>
        </w:trPr>
        <w:tc>
          <w:tcPr>
            <w:tcW w:w="1057" w:type="pct"/>
          </w:tcPr>
          <w:p w14:paraId="5927AABA"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CD8C1E" w14:textId="77777777" w:rsidR="000C2B31" w:rsidRPr="00BA1179" w:rsidRDefault="000C2B31" w:rsidP="000C2B31">
            <w:pPr>
              <w:pStyle w:val="TableText"/>
            </w:pPr>
            <w:r w:rsidRPr="00BA1179">
              <w:t>Nominal suppression effectiveness</w:t>
            </w:r>
          </w:p>
        </w:tc>
      </w:tr>
      <w:tr w:rsidR="000C2B31" w:rsidRPr="00BA1179" w14:paraId="6578E9B4" w14:textId="77777777" w:rsidTr="007E2D02">
        <w:trPr>
          <w:trHeight w:val="20"/>
        </w:trPr>
        <w:tc>
          <w:tcPr>
            <w:tcW w:w="1057" w:type="pct"/>
          </w:tcPr>
          <w:p w14:paraId="03F434F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F89DE" w14:textId="77777777" w:rsidR="000C2B31" w:rsidRPr="00BA1179" w:rsidRDefault="000C2B31" w:rsidP="000C2B31">
            <w:pPr>
              <w:pStyle w:val="TableText"/>
            </w:pPr>
            <w:r w:rsidRPr="00BA1179">
              <w:t>Estimated travel time for suppression resources</w:t>
            </w:r>
          </w:p>
        </w:tc>
      </w:tr>
      <w:tr w:rsidR="000C2B31" w:rsidRPr="00BA1179" w14:paraId="310855DF" w14:textId="77777777" w:rsidTr="007E2D02">
        <w:trPr>
          <w:trHeight w:val="20"/>
        </w:trPr>
        <w:tc>
          <w:tcPr>
            <w:tcW w:w="1057" w:type="pct"/>
          </w:tcPr>
          <w:p w14:paraId="6AAA995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C9C7F2" w14:textId="77777777" w:rsidR="000C2B31" w:rsidRPr="00BA1179" w:rsidRDefault="000C2B31" w:rsidP="000C2B31">
            <w:pPr>
              <w:pStyle w:val="TableText"/>
            </w:pPr>
            <w:r w:rsidRPr="00BA1179">
              <w:t>Resource-related contextual input</w:t>
            </w:r>
          </w:p>
        </w:tc>
      </w:tr>
      <w:tr w:rsidR="000C2B31" w:rsidRPr="00BA1179" w14:paraId="01221C47" w14:textId="77777777" w:rsidTr="007E2D02">
        <w:trPr>
          <w:trHeight w:val="20"/>
        </w:trPr>
        <w:tc>
          <w:tcPr>
            <w:tcW w:w="1057" w:type="pct"/>
          </w:tcPr>
          <w:p w14:paraId="27D32661"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740CF6" w14:textId="77777777" w:rsidR="000C2B31" w:rsidRPr="00BA1179" w:rsidRDefault="000C2B31" w:rsidP="000C2B31">
            <w:pPr>
              <w:pStyle w:val="TableText"/>
            </w:pPr>
            <w:r w:rsidRPr="00BA1179">
              <w:t>Candidate intervention degree for type m in region i</w:t>
            </w:r>
          </w:p>
        </w:tc>
      </w:tr>
      <w:tr w:rsidR="000C2B31" w:rsidRPr="00BA1179" w14:paraId="5A99F7AC" w14:textId="77777777" w:rsidTr="007E2D02">
        <w:trPr>
          <w:trHeight w:val="20"/>
        </w:trPr>
        <w:tc>
          <w:tcPr>
            <w:tcW w:w="1057" w:type="pct"/>
          </w:tcPr>
          <w:p w14:paraId="14A37A4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5E96CF42" w14:textId="4E473942" w:rsidR="000C2B31" w:rsidRPr="00BA1179" w:rsidRDefault="000C2B31" w:rsidP="000C2B31">
            <w:pPr>
              <w:pStyle w:val="TableText"/>
            </w:pPr>
            <w:r w:rsidRPr="00BA1179">
              <w:t>Priority weight for intervention type m</w:t>
            </w:r>
          </w:p>
        </w:tc>
      </w:tr>
      <w:tr w:rsidR="000C2B31" w:rsidRPr="00BA1179" w14:paraId="695036F0" w14:textId="77777777" w:rsidTr="007E2D02">
        <w:trPr>
          <w:trHeight w:val="20"/>
        </w:trPr>
        <w:tc>
          <w:tcPr>
            <w:tcW w:w="1057" w:type="pct"/>
          </w:tcPr>
          <w:p w14:paraId="20752291" w14:textId="50F14F98"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48BBD7BD" w14:textId="54875149" w:rsidR="000C2B31" w:rsidRPr="00BA1179" w:rsidRDefault="000C2B31" w:rsidP="000C2B31">
            <w:pPr>
              <w:pStyle w:val="TableText"/>
            </w:pPr>
            <w:r w:rsidRPr="00BA1179">
              <w:t>Normalized priority weight for intervention type m</w:t>
            </w:r>
          </w:p>
        </w:tc>
      </w:tr>
      <w:tr w:rsidR="000C2B31" w:rsidRPr="00BA1179" w14:paraId="4C7F172E" w14:textId="77777777" w:rsidTr="007E2D02">
        <w:trPr>
          <w:trHeight w:val="20"/>
        </w:trPr>
        <w:tc>
          <w:tcPr>
            <w:tcW w:w="1057" w:type="pct"/>
          </w:tcPr>
          <w:p w14:paraId="5FBF57C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836E7" w14:textId="77777777" w:rsidR="000C2B31" w:rsidRPr="00BA1179" w:rsidRDefault="000C2B31" w:rsidP="000C2B31">
            <w:pPr>
              <w:pStyle w:val="TableText"/>
            </w:pPr>
            <w:r w:rsidRPr="00BA1179">
              <w:t>Resource availability perturbation applied by operator</w:t>
            </w:r>
          </w:p>
        </w:tc>
      </w:tr>
      <w:tr w:rsidR="000C2B31" w:rsidRPr="00BA1179" w14:paraId="746B24C2" w14:textId="77777777" w:rsidTr="007E2D02">
        <w:trPr>
          <w:trHeight w:val="20"/>
        </w:trPr>
        <w:tc>
          <w:tcPr>
            <w:tcW w:w="1057" w:type="pct"/>
          </w:tcPr>
          <w:p w14:paraId="4ADD1356" w14:textId="3C640B0D" w:rsidR="000C2B31" w:rsidRPr="00BA1179" w:rsidRDefault="00000000" w:rsidP="000C2B31">
            <w:pPr>
              <w:pStyle w:val="TableText"/>
              <w:rPr>
                <w:rFonts w:cs="Arial"/>
              </w:rPr>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943" w:type="pct"/>
          </w:tcPr>
          <w:p w14:paraId="1E3BBA6A" w14:textId="6508B6E2" w:rsidR="000C2B31" w:rsidRPr="00BA1179" w:rsidRDefault="000C2B31" w:rsidP="000C2B31">
            <w:pPr>
              <w:pStyle w:val="TableText"/>
            </w:pPr>
            <w:r w:rsidRPr="00BA1179">
              <w:t>Resource normalization operator</w:t>
            </w:r>
          </w:p>
        </w:tc>
      </w:tr>
      <w:tr w:rsidR="000C2B31" w:rsidRPr="00BA1179" w14:paraId="7ACA1F5A" w14:textId="77777777" w:rsidTr="007E2D02">
        <w:trPr>
          <w:trHeight w:val="20"/>
        </w:trPr>
        <w:tc>
          <w:tcPr>
            <w:tcW w:w="1057" w:type="pct"/>
          </w:tcPr>
          <w:p w14:paraId="38D30064" w14:textId="6ED75E37"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χ</m:t>
                    </m:r>
                  </m:e>
                  <m:sub>
                    <m:r>
                      <w:rPr>
                        <w:rFonts w:ascii="Cambria Math" w:hAnsi="Cambria Math"/>
                      </w:rPr>
                      <m:t>k,m</m:t>
                    </m:r>
                  </m:sub>
                </m:sSub>
              </m:oMath>
            </m:oMathPara>
          </w:p>
        </w:tc>
        <w:tc>
          <w:tcPr>
            <w:tcW w:w="3943" w:type="pct"/>
          </w:tcPr>
          <w:p w14:paraId="11C2D74B" w14:textId="574667A1" w:rsidR="000C2B31" w:rsidRPr="00BA1179" w:rsidRDefault="000C2B31" w:rsidP="000C2B31">
            <w:pPr>
              <w:pStyle w:val="TableText"/>
            </w:pPr>
            <w:r w:rsidRPr="00BA1179">
              <w:t>Conflict ratio for intervention type m</w:t>
            </w:r>
          </w:p>
        </w:tc>
      </w:tr>
      <w:tr w:rsidR="000C2B31" w:rsidRPr="00BA1179" w14:paraId="63382C3D" w14:textId="77777777" w:rsidTr="007E2D02">
        <w:trPr>
          <w:trHeight w:val="20"/>
        </w:trPr>
        <w:tc>
          <w:tcPr>
            <w:tcW w:w="1057" w:type="pct"/>
          </w:tcPr>
          <w:p w14:paraId="42A922B1" w14:textId="43026ADF" w:rsidR="000C2B31" w:rsidRPr="00BA1179" w:rsidRDefault="00000000" w:rsidP="000C2B31">
            <w:pPr>
              <w:pStyle w:val="Table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k,m</m:t>
                    </m:r>
                  </m:sub>
                </m:sSub>
                <m:d>
                  <m:dPr>
                    <m:ctrlPr>
                      <w:rPr>
                        <w:rFonts w:ascii="Cambria Math" w:hAnsi="Cambria Math"/>
                      </w:rPr>
                    </m:ctrlPr>
                  </m:dPr>
                  <m:e>
                    <m:r>
                      <w:rPr>
                        <w:rFonts w:ascii="Cambria Math" w:hAnsi="Cambria Math"/>
                      </w:rPr>
                      <m:t>x,y</m:t>
                    </m:r>
                  </m:e>
                </m:d>
              </m:oMath>
            </m:oMathPara>
          </w:p>
        </w:tc>
        <w:tc>
          <w:tcPr>
            <w:tcW w:w="3943" w:type="pct"/>
          </w:tcPr>
          <w:p w14:paraId="6DA4B81D" w14:textId="4ECACF9E" w:rsidR="000C2B31" w:rsidRPr="00BA1179" w:rsidRDefault="000C2B31" w:rsidP="000C2B31">
            <w:pPr>
              <w:pStyle w:val="TableText"/>
            </w:pPr>
            <w:r w:rsidRPr="00BA1179">
              <w:t>Conflict-aware per-type intervention field</w:t>
            </w:r>
          </w:p>
        </w:tc>
      </w:tr>
      <w:tr w:rsidR="000C2B31" w:rsidRPr="00BA1179" w14:paraId="56829EA3" w14:textId="77777777" w:rsidTr="007E2D02">
        <w:trPr>
          <w:trHeight w:val="20"/>
        </w:trPr>
        <w:tc>
          <w:tcPr>
            <w:tcW w:w="5000" w:type="pct"/>
            <w:gridSpan w:val="2"/>
          </w:tcPr>
          <w:p w14:paraId="04DABC9E" w14:textId="77777777" w:rsidR="000C2B31" w:rsidRPr="00BA1179" w:rsidRDefault="000C2B31" w:rsidP="000C2B31">
            <w:pPr>
              <w:pStyle w:val="TableText"/>
              <w:rPr>
                <w:b/>
                <w:bCs/>
              </w:rPr>
            </w:pPr>
            <w:r w:rsidRPr="00BA1179">
              <w:rPr>
                <w:b/>
                <w:bCs/>
              </w:rPr>
              <w:t>7. Observation / Sensing Variables</w:t>
            </w:r>
          </w:p>
        </w:tc>
      </w:tr>
      <w:tr w:rsidR="000C2B31" w:rsidRPr="00BA1179" w14:paraId="27C61587" w14:textId="77777777" w:rsidTr="007E2D02">
        <w:trPr>
          <w:trHeight w:val="20"/>
        </w:trPr>
        <w:tc>
          <w:tcPr>
            <w:tcW w:w="1057" w:type="pct"/>
          </w:tcPr>
          <w:p w14:paraId="6C0CB79E"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ED1186" w14:textId="77777777" w:rsidR="000C2B31" w:rsidRPr="00BA1179" w:rsidRDefault="000C2B31" w:rsidP="000C2B31">
            <w:pPr>
              <w:pStyle w:val="TableText"/>
            </w:pPr>
            <w:r w:rsidRPr="00BA1179">
              <w:t>Region-specific observable information at time step k</w:t>
            </w:r>
          </w:p>
        </w:tc>
      </w:tr>
      <w:tr w:rsidR="000C2B31" w:rsidRPr="00BA1179" w14:paraId="45519D0D" w14:textId="77777777" w:rsidTr="007E2D02">
        <w:trPr>
          <w:trHeight w:val="20"/>
        </w:trPr>
        <w:tc>
          <w:tcPr>
            <w:tcW w:w="1057" w:type="pct"/>
          </w:tcPr>
          <w:p w14:paraId="7534995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EB420B" w14:textId="0EC0E20E" w:rsidR="000C2B31" w:rsidRPr="00BA1179" w:rsidRDefault="000C2B31" w:rsidP="000C2B31">
            <w:pPr>
              <w:pStyle w:val="TableText"/>
            </w:pPr>
            <w:r w:rsidRPr="00BA1179">
              <w:t xml:space="preserve">Observable information at time step </w:t>
            </w:r>
            <m:oMath>
              <m:r>
                <w:rPr>
                  <w:rFonts w:ascii="Cambria Math" w:hAnsi="Cambria Math"/>
                </w:rPr>
                <m:t>k</m:t>
              </m:r>
            </m:oMath>
          </w:p>
        </w:tc>
      </w:tr>
      <w:tr w:rsidR="000C2B31" w:rsidRPr="00BA1179" w14:paraId="47B775F8" w14:textId="77777777" w:rsidTr="007E2D02">
        <w:trPr>
          <w:trHeight w:val="20"/>
        </w:trPr>
        <w:tc>
          <w:tcPr>
            <w:tcW w:w="1057" w:type="pct"/>
          </w:tcPr>
          <w:p w14:paraId="6702DBB4" w14:textId="77777777" w:rsidR="000C2B31" w:rsidRPr="00BA1179" w:rsidRDefault="000C2B31" w:rsidP="000C2B31">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73B37C60" w14:textId="77777777" w:rsidR="000C2B31" w:rsidRPr="00BA1179" w:rsidRDefault="000C2B31" w:rsidP="000C2B31">
            <w:pPr>
              <w:pStyle w:val="TableText"/>
            </w:pPr>
            <w:r w:rsidRPr="00BA1179">
              <w:t>Observation process</w:t>
            </w:r>
          </w:p>
        </w:tc>
      </w:tr>
      <w:tr w:rsidR="000C2B31" w:rsidRPr="00BA1179" w14:paraId="26B9438A" w14:textId="77777777" w:rsidTr="007E2D02">
        <w:trPr>
          <w:trHeight w:val="20"/>
        </w:trPr>
        <w:tc>
          <w:tcPr>
            <w:tcW w:w="1057" w:type="pct"/>
          </w:tcPr>
          <w:p w14:paraId="6435981D" w14:textId="77777777" w:rsidR="000C2B31" w:rsidRPr="00BA1179" w:rsidRDefault="00000000" w:rsidP="000C2B31">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77197563" w14:textId="5F36B78B" w:rsidR="000C2B31" w:rsidRPr="00BA1179" w:rsidRDefault="000C2B31" w:rsidP="000C2B31">
            <w:pPr>
              <w:pStyle w:val="TableText"/>
            </w:pPr>
            <w:r w:rsidRPr="00BA1179">
              <w:t xml:space="preserve">Region-specific observation function for </w:t>
            </w:r>
            <m:oMath>
              <m:r>
                <w:rPr>
                  <w:rFonts w:ascii="Cambria Math" w:hAnsi="Cambria Math"/>
                </w:rPr>
                <m:t>Ωᵢ</m:t>
              </m:r>
            </m:oMath>
          </w:p>
        </w:tc>
      </w:tr>
      <w:tr w:rsidR="000C2B31" w:rsidRPr="00BA1179" w14:paraId="4E82DC35" w14:textId="77777777" w:rsidTr="007E2D02">
        <w:trPr>
          <w:trHeight w:val="20"/>
        </w:trPr>
        <w:tc>
          <w:tcPr>
            <w:tcW w:w="1057" w:type="pct"/>
          </w:tcPr>
          <w:p w14:paraId="2C60C041"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conf</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C3D28" w14:textId="77777777" w:rsidR="000C2B31" w:rsidRPr="00BA1179" w:rsidRDefault="000C2B31" w:rsidP="000C2B31">
            <w:pPr>
              <w:pStyle w:val="TableText"/>
            </w:pPr>
            <w:r w:rsidRPr="00BA1179">
              <w:t>Observation confidence coefficient</w:t>
            </w:r>
          </w:p>
        </w:tc>
      </w:tr>
      <w:tr w:rsidR="000C2B31" w:rsidRPr="00BA1179" w14:paraId="694015E2" w14:textId="77777777" w:rsidTr="007E2D02">
        <w:trPr>
          <w:trHeight w:val="20"/>
        </w:trPr>
        <w:tc>
          <w:tcPr>
            <w:tcW w:w="1057" w:type="pct"/>
          </w:tcPr>
          <w:p w14:paraId="0D46AB55"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2799B1" w14:textId="62BD21C5" w:rsidR="000C2B31" w:rsidRPr="00BA1179" w:rsidRDefault="000C2B31" w:rsidP="000C2B31">
            <w:pPr>
              <w:pStyle w:val="TableText"/>
            </w:pPr>
            <w:r w:rsidRPr="00BA1179">
              <w:t xml:space="preserve">Normalized sensor coverage density at </w:t>
            </w:r>
            <m:oMath>
              <m:r>
                <w:rPr>
                  <w:rFonts w:ascii="Cambria Math" w:hAnsi="Cambria Math"/>
                </w:rPr>
                <m:t>(x,y)</m:t>
              </m:r>
            </m:oMath>
          </w:p>
        </w:tc>
      </w:tr>
      <w:tr w:rsidR="000C2B31" w:rsidRPr="00BA1179" w14:paraId="39E20DEA" w14:textId="77777777" w:rsidTr="007E2D02">
        <w:trPr>
          <w:trHeight w:val="20"/>
        </w:trPr>
        <w:tc>
          <w:tcPr>
            <w:tcW w:w="1057" w:type="pct"/>
          </w:tcPr>
          <w:p w14:paraId="5A945F3C"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9165C5D" w14:textId="77777777" w:rsidR="000C2B31" w:rsidRPr="00BA1179" w:rsidRDefault="000C2B31" w:rsidP="000C2B31">
            <w:pPr>
              <w:pStyle w:val="TableText"/>
            </w:pPr>
            <w:r w:rsidRPr="00BA1179">
              <w:t>Communication reliability factor for region i</w:t>
            </w:r>
          </w:p>
        </w:tc>
      </w:tr>
      <w:tr w:rsidR="003F70DE" w:rsidRPr="00BA1179" w14:paraId="105F3C43" w14:textId="77777777" w:rsidTr="007E2D02">
        <w:trPr>
          <w:trHeight w:val="20"/>
        </w:trPr>
        <w:tc>
          <w:tcPr>
            <w:tcW w:w="1057" w:type="pct"/>
          </w:tcPr>
          <w:p w14:paraId="303C9157" w14:textId="235A496B" w:rsidR="003F70DE" w:rsidRPr="00BA1179" w:rsidRDefault="00000000" w:rsidP="003F70D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1EA08D73" w14:textId="2471230C" w:rsidR="003F70DE" w:rsidRPr="00BA1179" w:rsidRDefault="003F70DE" w:rsidP="003F70DE">
            <w:pPr>
              <w:pStyle w:val="TableText"/>
            </w:pPr>
            <w:r w:rsidRPr="00BA1179">
              <w:t>Observation uncertainty</w:t>
            </w:r>
          </w:p>
        </w:tc>
      </w:tr>
      <w:tr w:rsidR="000C2B31" w:rsidRPr="00BA1179" w14:paraId="29A67303" w14:textId="77777777" w:rsidTr="007E2D02">
        <w:trPr>
          <w:trHeight w:val="20"/>
        </w:trPr>
        <w:tc>
          <w:tcPr>
            <w:tcW w:w="1057" w:type="pct"/>
          </w:tcPr>
          <w:p w14:paraId="309794C2"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Δt</m:t>
                    </m:r>
                  </m:e>
                  <m:sub>
                    <m:r>
                      <w:rPr>
                        <w:rFonts w:ascii="Cambria Math" w:hAnsi="Cambria Math"/>
                      </w:rPr>
                      <m:t>rep</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3295B7" w14:textId="2B08E290" w:rsidR="000C2B31" w:rsidRPr="00BA1179" w:rsidRDefault="000C2B31" w:rsidP="000C2B31">
            <w:pPr>
              <w:pStyle w:val="TableText"/>
            </w:pPr>
            <w:r w:rsidRPr="00BA1179">
              <w:t xml:space="preserve">Elapsed time since last observation report at </w:t>
            </w:r>
            <m:oMath>
              <m:r>
                <w:rPr>
                  <w:rFonts w:ascii="Cambria Math" w:hAnsi="Cambria Math"/>
                </w:rPr>
                <m:t>(x,y)</m:t>
              </m:r>
            </m:oMath>
          </w:p>
        </w:tc>
      </w:tr>
      <w:tr w:rsidR="000C2B31" w:rsidRPr="00BA1179" w14:paraId="2A3C2FE9" w14:textId="77777777" w:rsidTr="007E2D02">
        <w:trPr>
          <w:trHeight w:val="20"/>
        </w:trPr>
        <w:tc>
          <w:tcPr>
            <w:tcW w:w="1057" w:type="pct"/>
          </w:tcPr>
          <w:p w14:paraId="7196F249"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θ</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6D9BD33" w14:textId="128636A0" w:rsidR="000C2B31" w:rsidRPr="00BA1179" w:rsidRDefault="000C2B31" w:rsidP="000C2B31">
            <w:pPr>
              <w:pStyle w:val="TableText"/>
            </w:pPr>
            <w:r w:rsidRPr="00BA1179">
              <w:t>Observability weight for state component</w:t>
            </w:r>
            <m:oMath>
              <m:r>
                <w:rPr>
                  <w:rFonts w:ascii="Cambria Math" w:hAnsi="Cambria Math"/>
                </w:rPr>
                <m:t xml:space="preserve"> j</m:t>
              </m:r>
            </m:oMath>
            <w:r w:rsidRPr="00BA1179">
              <w:t xml:space="preserve">, region </w:t>
            </w:r>
            <m:oMath>
              <m:r>
                <w:rPr>
                  <w:rFonts w:ascii="Cambria Math" w:hAnsi="Cambria Math"/>
                </w:rPr>
                <m:t>i</m:t>
              </m:r>
            </m:oMath>
            <w:r w:rsidRPr="00BA1179">
              <w:t xml:space="preserve">, step </w:t>
            </w:r>
            <m:oMath>
              <m:r>
                <w:rPr>
                  <w:rFonts w:ascii="Cambria Math" w:hAnsi="Cambria Math"/>
                </w:rPr>
                <m:t>k</m:t>
              </m:r>
            </m:oMath>
          </w:p>
        </w:tc>
      </w:tr>
      <w:tr w:rsidR="000C2B31" w:rsidRPr="00BA1179" w14:paraId="7A91278C" w14:textId="77777777" w:rsidTr="007E2D02">
        <w:trPr>
          <w:trHeight w:val="20"/>
        </w:trPr>
        <w:tc>
          <w:tcPr>
            <w:tcW w:w="1057" w:type="pct"/>
          </w:tcPr>
          <w:p w14:paraId="6206C413"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λ</m:t>
                    </m:r>
                  </m:e>
                  <m:sub>
                    <m:r>
                      <w:rPr>
                        <w:rFonts w:ascii="Cambria Math" w:hAnsi="Cambria Math"/>
                      </w:rPr>
                      <m:t>conf</m:t>
                    </m:r>
                  </m:sub>
                </m:sSub>
              </m:oMath>
            </m:oMathPara>
          </w:p>
        </w:tc>
        <w:tc>
          <w:tcPr>
            <w:tcW w:w="3943" w:type="pct"/>
          </w:tcPr>
          <w:p w14:paraId="389D0337" w14:textId="77777777" w:rsidR="000C2B31" w:rsidRPr="00BA1179" w:rsidRDefault="000C2B31" w:rsidP="000C2B31">
            <w:pPr>
              <w:pStyle w:val="TableText"/>
            </w:pPr>
            <w:r w:rsidRPr="00BA1179">
              <w:t>Confidence decay rate with reporting delay</w:t>
            </w:r>
          </w:p>
        </w:tc>
      </w:tr>
      <w:tr w:rsidR="000C2B31" w:rsidRPr="00BA1179" w14:paraId="2AA10F6E" w14:textId="77777777" w:rsidTr="007E2D02">
        <w:trPr>
          <w:trHeight w:val="20"/>
        </w:trPr>
        <w:tc>
          <w:tcPr>
            <w:tcW w:w="5000" w:type="pct"/>
            <w:gridSpan w:val="2"/>
          </w:tcPr>
          <w:p w14:paraId="2D6F872A" w14:textId="77777777" w:rsidR="000C2B31" w:rsidRPr="00BA1179" w:rsidRDefault="000C2B31" w:rsidP="000C2B31">
            <w:pPr>
              <w:pStyle w:val="TableText"/>
              <w:rPr>
                <w:b/>
                <w:bCs/>
              </w:rPr>
            </w:pPr>
            <w:r w:rsidRPr="00BA1179">
              <w:rPr>
                <w:b/>
                <w:bCs/>
              </w:rPr>
              <w:t>8. Spatial Domain / Grid Variables</w:t>
            </w:r>
          </w:p>
        </w:tc>
      </w:tr>
      <w:tr w:rsidR="000C2B31" w:rsidRPr="00BA1179" w14:paraId="4B891BC2" w14:textId="77777777" w:rsidTr="007E2D02">
        <w:trPr>
          <w:trHeight w:val="20"/>
        </w:trPr>
        <w:tc>
          <w:tcPr>
            <w:tcW w:w="1057" w:type="pct"/>
          </w:tcPr>
          <w:p w14:paraId="7FD9B923" w14:textId="77777777" w:rsidR="000C2B31" w:rsidRPr="00BA1179" w:rsidRDefault="000C2B31" w:rsidP="000C2B31">
            <w:pPr>
              <w:pStyle w:val="TableText"/>
            </w:pPr>
            <m:oMathPara>
              <m:oMath>
                <m:r>
                  <m:rPr>
                    <m:scr m:val="script"/>
                    <m:sty m:val="p"/>
                  </m:rPr>
                  <w:rPr>
                    <w:rFonts w:ascii="Cambria Math" w:hAnsi="Cambria Math"/>
                  </w:rPr>
                  <w:lastRenderedPageBreak/>
                  <m:t>G</m:t>
                </m:r>
              </m:oMath>
            </m:oMathPara>
          </w:p>
        </w:tc>
        <w:tc>
          <w:tcPr>
            <w:tcW w:w="3943" w:type="pct"/>
          </w:tcPr>
          <w:p w14:paraId="5EA06D2C" w14:textId="77777777" w:rsidR="000C2B31" w:rsidRPr="00BA1179" w:rsidRDefault="000C2B31" w:rsidP="000C2B31">
            <w:pPr>
              <w:pStyle w:val="TableText"/>
            </w:pPr>
            <w:r w:rsidRPr="00BA1179">
              <w:t>Spatial grid domain</w:t>
            </w:r>
          </w:p>
        </w:tc>
      </w:tr>
      <w:tr w:rsidR="000C2B31" w:rsidRPr="00BA1179" w14:paraId="1997178D" w14:textId="77777777" w:rsidTr="007E2D02">
        <w:trPr>
          <w:trHeight w:val="20"/>
        </w:trPr>
        <w:tc>
          <w:tcPr>
            <w:tcW w:w="1057" w:type="pct"/>
          </w:tcPr>
          <w:p w14:paraId="65FAB518"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G</m:t>
                    </m:r>
                  </m:e>
                  <m:sub>
                    <m:r>
                      <w:rPr>
                        <w:rFonts w:ascii="Cambria Math" w:hAnsi="Cambria Math"/>
                      </w:rPr>
                      <m:t>k</m:t>
                    </m:r>
                  </m:sub>
                  <m:sup>
                    <m:r>
                      <m:rPr>
                        <m:sty m:val="p"/>
                      </m:rPr>
                      <w:rPr>
                        <w:rFonts w:ascii="Cambria Math" w:hAnsi="Cambria Math"/>
                      </w:rPr>
                      <m:t>+</m:t>
                    </m:r>
                  </m:sup>
                </m:sSubSup>
              </m:oMath>
            </m:oMathPara>
          </w:p>
        </w:tc>
        <w:tc>
          <w:tcPr>
            <w:tcW w:w="3943" w:type="pct"/>
          </w:tcPr>
          <w:p w14:paraId="5E024ED5" w14:textId="77777777" w:rsidR="000C2B31" w:rsidRPr="00BA1179" w:rsidRDefault="000C2B31" w:rsidP="000C2B31">
            <w:pPr>
              <w:pStyle w:val="TableText"/>
            </w:pPr>
            <w:r w:rsidRPr="00BA1179">
              <w:t>Active domain at step k: burning or fire-threatened cells</w:t>
            </w:r>
          </w:p>
        </w:tc>
      </w:tr>
      <w:tr w:rsidR="000C2B31" w:rsidRPr="00BA1179" w14:paraId="50F129C2" w14:textId="77777777" w:rsidTr="007E2D02">
        <w:trPr>
          <w:trHeight w:val="20"/>
        </w:trPr>
        <w:tc>
          <w:tcPr>
            <w:tcW w:w="1057" w:type="pct"/>
          </w:tcPr>
          <w:p w14:paraId="546F2B5A" w14:textId="77777777" w:rsidR="000C2B31" w:rsidRPr="00BA1179" w:rsidRDefault="000C2B31" w:rsidP="000C2B31">
            <w:pPr>
              <w:pStyle w:val="TableText"/>
            </w:pPr>
            <m:oMathPara>
              <m:oMath>
                <m:r>
                  <w:rPr>
                    <w:rFonts w:ascii="Cambria Math" w:hAnsi="Cambria Math"/>
                  </w:rPr>
                  <m:t>N</m:t>
                </m:r>
              </m:oMath>
            </m:oMathPara>
          </w:p>
        </w:tc>
        <w:tc>
          <w:tcPr>
            <w:tcW w:w="3943" w:type="pct"/>
          </w:tcPr>
          <w:p w14:paraId="47DEFF33" w14:textId="77777777" w:rsidR="000C2B31" w:rsidRPr="00BA1179" w:rsidRDefault="000C2B31" w:rsidP="000C2B31">
            <w:pPr>
              <w:pStyle w:val="TableText"/>
            </w:pPr>
            <w:r w:rsidRPr="00BA1179">
              <w:t>Total number of operational regions / local agents</w:t>
            </w:r>
          </w:p>
        </w:tc>
      </w:tr>
      <w:tr w:rsidR="000C2B31" w:rsidRPr="00BA1179" w14:paraId="26D16926" w14:textId="77777777" w:rsidTr="007E2D02">
        <w:trPr>
          <w:trHeight w:val="20"/>
        </w:trPr>
        <w:tc>
          <w:tcPr>
            <w:tcW w:w="1057" w:type="pct"/>
          </w:tcPr>
          <w:p w14:paraId="4EDBD656"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62BA796E" w14:textId="77777777" w:rsidR="000C2B31" w:rsidRPr="00BA1179" w:rsidRDefault="000C2B31" w:rsidP="000C2B31">
            <w:pPr>
              <w:pStyle w:val="TableText"/>
            </w:pPr>
            <w:r w:rsidRPr="00BA1179">
              <w:t>Number of grid cells along the horizontal axis</w:t>
            </w:r>
          </w:p>
        </w:tc>
      </w:tr>
      <w:tr w:rsidR="000C2B31" w:rsidRPr="00BA1179" w14:paraId="1565BBBA" w14:textId="77777777" w:rsidTr="007E2D02">
        <w:trPr>
          <w:trHeight w:val="20"/>
        </w:trPr>
        <w:tc>
          <w:tcPr>
            <w:tcW w:w="1057" w:type="pct"/>
          </w:tcPr>
          <w:p w14:paraId="4ABB97C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19BA268D" w14:textId="77777777" w:rsidR="000C2B31" w:rsidRPr="00BA1179" w:rsidRDefault="000C2B31" w:rsidP="000C2B31">
            <w:pPr>
              <w:pStyle w:val="TableText"/>
            </w:pPr>
            <w:r w:rsidRPr="00BA1179">
              <w:t>Number of grid cells along the vertical axis</w:t>
            </w:r>
          </w:p>
        </w:tc>
      </w:tr>
      <w:tr w:rsidR="000C2B31" w:rsidRPr="00BA1179" w14:paraId="735EE4E4" w14:textId="77777777" w:rsidTr="007E2D02">
        <w:trPr>
          <w:trHeight w:val="20"/>
        </w:trPr>
        <w:tc>
          <w:tcPr>
            <w:tcW w:w="1057" w:type="pct"/>
          </w:tcPr>
          <w:p w14:paraId="7ADF9380"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E2A99E5" w14:textId="77777777" w:rsidR="000C2B31" w:rsidRPr="00BA1179" w:rsidRDefault="000C2B31" w:rsidP="000C2B31">
            <w:pPr>
              <w:pStyle w:val="TableText"/>
            </w:pPr>
            <w:r w:rsidRPr="00BA1179">
              <w:t>8-connected neighborhood</w:t>
            </w:r>
          </w:p>
        </w:tc>
      </w:tr>
      <w:tr w:rsidR="000C2B31" w:rsidRPr="00BA1179" w14:paraId="0898A948" w14:textId="77777777" w:rsidTr="007E2D02">
        <w:trPr>
          <w:trHeight w:val="20"/>
        </w:trPr>
        <w:tc>
          <w:tcPr>
            <w:tcW w:w="1057" w:type="pct"/>
          </w:tcPr>
          <w:p w14:paraId="1A800507"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w:rPr>
                        <w:rFonts w:ascii="Cambria Math" w:hAnsi="Cambria Math"/>
                      </w:rPr>
                      <m:t>δ</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4D9D4F" w14:textId="582BD908" w:rsidR="000C2B31" w:rsidRPr="00BA1179" w:rsidRDefault="000C2B31" w:rsidP="000C2B31">
            <w:pPr>
              <w:pStyle w:val="TableText"/>
            </w:pPr>
            <w:r w:rsidRPr="00BA1179">
              <w:t xml:space="preserve">Set of cells within radius δ of cell </w:t>
            </w:r>
            <m:oMath>
              <m:r>
                <w:rPr>
                  <w:rFonts w:ascii="Cambria Math" w:hAnsi="Cambria Math"/>
                </w:rPr>
                <m:t>(x,y)</m:t>
              </m:r>
            </m:oMath>
          </w:p>
        </w:tc>
      </w:tr>
      <w:tr w:rsidR="000C2B31" w:rsidRPr="00BA1179" w14:paraId="6B2AAF4B" w14:textId="77777777" w:rsidTr="007E2D02">
        <w:trPr>
          <w:trHeight w:val="20"/>
        </w:trPr>
        <w:tc>
          <w:tcPr>
            <w:tcW w:w="1057" w:type="pct"/>
          </w:tcPr>
          <w:p w14:paraId="63A2F0DE" w14:textId="77777777" w:rsidR="000C2B31" w:rsidRPr="00BA1179" w:rsidRDefault="000C2B31" w:rsidP="000C2B31">
            <w:pPr>
              <w:pStyle w:val="TableText"/>
            </w:pPr>
            <m:oMathPara>
              <m:oMath>
                <m:r>
                  <w:rPr>
                    <w:rFonts w:ascii="Cambria Math" w:hAnsi="Cambria Math"/>
                  </w:rPr>
                  <m:t>Ω</m:t>
                </m:r>
              </m:oMath>
            </m:oMathPara>
          </w:p>
        </w:tc>
        <w:tc>
          <w:tcPr>
            <w:tcW w:w="3943" w:type="pct"/>
          </w:tcPr>
          <w:p w14:paraId="7CFF59F3" w14:textId="77777777" w:rsidR="000C2B31" w:rsidRPr="00BA1179" w:rsidRDefault="000C2B31" w:rsidP="000C2B31">
            <w:pPr>
              <w:pStyle w:val="TableText"/>
            </w:pPr>
            <w:r w:rsidRPr="00BA1179">
              <w:t>Full spatial domain</w:t>
            </w:r>
          </w:p>
        </w:tc>
      </w:tr>
      <w:tr w:rsidR="000C2B31" w:rsidRPr="00BA1179" w14:paraId="0FE1AEF8" w14:textId="77777777" w:rsidTr="007E2D02">
        <w:trPr>
          <w:trHeight w:val="20"/>
        </w:trPr>
        <w:tc>
          <w:tcPr>
            <w:tcW w:w="1057" w:type="pct"/>
          </w:tcPr>
          <w:p w14:paraId="5F93BF5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Ω</m:t>
                    </m:r>
                  </m:e>
                  <m:sub>
                    <m:r>
                      <w:rPr>
                        <w:rFonts w:ascii="Cambria Math" w:hAnsi="Cambria Math"/>
                      </w:rPr>
                      <m:t>i</m:t>
                    </m:r>
                  </m:sub>
                </m:sSub>
              </m:oMath>
            </m:oMathPara>
          </w:p>
        </w:tc>
        <w:tc>
          <w:tcPr>
            <w:tcW w:w="3943" w:type="pct"/>
          </w:tcPr>
          <w:p w14:paraId="42213B03" w14:textId="464203E4" w:rsidR="000C2B31" w:rsidRPr="00BA1179" w:rsidRDefault="000C2B31" w:rsidP="000C2B31">
            <w:pPr>
              <w:pStyle w:val="TableText"/>
            </w:pPr>
            <w:r w:rsidRPr="00BA1179">
              <w:t>Operational region of agent i</w:t>
            </w:r>
          </w:p>
        </w:tc>
      </w:tr>
      <w:tr w:rsidR="000C2B31" w:rsidRPr="00BA1179" w14:paraId="52FFA42B" w14:textId="77777777" w:rsidTr="007E2D02">
        <w:trPr>
          <w:trHeight w:val="20"/>
        </w:trPr>
        <w:tc>
          <w:tcPr>
            <w:tcW w:w="1057" w:type="pct"/>
          </w:tcPr>
          <w:p w14:paraId="60022181"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CCC41A8" w14:textId="77777777" w:rsidR="000C2B31" w:rsidRPr="00BA1179" w:rsidRDefault="000C2B31" w:rsidP="000C2B31">
            <w:pPr>
              <w:pStyle w:val="TableText"/>
            </w:pPr>
            <w:r w:rsidRPr="00BA1179">
              <w:t>Wildfire system state over spatial grid at time step k</w:t>
            </w:r>
          </w:p>
        </w:tc>
      </w:tr>
      <w:tr w:rsidR="000C2B31" w:rsidRPr="00BA1179" w14:paraId="3F1D39A4" w14:textId="77777777" w:rsidTr="007E2D02">
        <w:trPr>
          <w:trHeight w:val="20"/>
        </w:trPr>
        <w:tc>
          <w:tcPr>
            <w:tcW w:w="5000" w:type="pct"/>
            <w:gridSpan w:val="2"/>
          </w:tcPr>
          <w:p w14:paraId="12897A15" w14:textId="77777777" w:rsidR="000C2B31" w:rsidRPr="00BA1179" w:rsidRDefault="000C2B31" w:rsidP="000C2B31">
            <w:pPr>
              <w:pStyle w:val="TableText"/>
              <w:rPr>
                <w:b/>
                <w:bCs/>
              </w:rPr>
            </w:pPr>
            <w:r w:rsidRPr="00BA1179">
              <w:rPr>
                <w:b/>
                <w:bCs/>
              </w:rPr>
              <w:t>9. Decision Support System (DSS) Variables</w:t>
            </w:r>
          </w:p>
        </w:tc>
      </w:tr>
      <w:tr w:rsidR="000C2B31" w:rsidRPr="00BA1179" w14:paraId="2681F277" w14:textId="77777777" w:rsidTr="007E2D02">
        <w:trPr>
          <w:trHeight w:val="20"/>
        </w:trPr>
        <w:tc>
          <w:tcPr>
            <w:tcW w:w="1057" w:type="pct"/>
          </w:tcPr>
          <w:p w14:paraId="5F392364"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m:oMathPara>
          </w:p>
        </w:tc>
        <w:tc>
          <w:tcPr>
            <w:tcW w:w="3943" w:type="pct"/>
          </w:tcPr>
          <w:p w14:paraId="2E0F92DD" w14:textId="77777777" w:rsidR="000C2B31" w:rsidRPr="00BA1179" w:rsidRDefault="000C2B31" w:rsidP="000C2B31">
            <w:pPr>
              <w:pStyle w:val="TableText"/>
            </w:pPr>
            <w:r w:rsidRPr="00BA1179">
              <w:t>Global coordination and spatial field assembly operator</w:t>
            </w:r>
          </w:p>
        </w:tc>
      </w:tr>
      <w:tr w:rsidR="000C2B31" w:rsidRPr="00BA1179" w14:paraId="3772CBD9" w14:textId="77777777" w:rsidTr="007E2D02">
        <w:trPr>
          <w:trHeight w:val="20"/>
        </w:trPr>
        <w:tc>
          <w:tcPr>
            <w:tcW w:w="1057" w:type="pct"/>
          </w:tcPr>
          <w:p w14:paraId="623F9253"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DSS</m:t>
                    </m:r>
                  </m:sub>
                  <m:sup>
                    <m:r>
                      <w:rPr>
                        <w:rFonts w:ascii="Cambria Math" w:hAnsi="Cambria Math"/>
                      </w:rPr>
                      <m:t>sp</m:t>
                    </m:r>
                  </m:sup>
                </m:sSubSup>
              </m:oMath>
            </m:oMathPara>
          </w:p>
        </w:tc>
        <w:tc>
          <w:tcPr>
            <w:tcW w:w="3943" w:type="pct"/>
          </w:tcPr>
          <w:p w14:paraId="3BDD64DA" w14:textId="77777777" w:rsidR="000C2B31" w:rsidRPr="00BA1179" w:rsidRDefault="000C2B31" w:rsidP="000C2B31">
            <w:pPr>
              <w:pStyle w:val="TableText"/>
            </w:pPr>
            <w:r w:rsidRPr="00BA1179">
              <w:t>Spatial assembly operator for regional intervention fields</w:t>
            </w:r>
          </w:p>
        </w:tc>
      </w:tr>
      <w:tr w:rsidR="000C2B31" w:rsidRPr="00BA1179" w14:paraId="27E9B5E4" w14:textId="77777777" w:rsidTr="007E2D02">
        <w:trPr>
          <w:trHeight w:val="20"/>
        </w:trPr>
        <w:tc>
          <w:tcPr>
            <w:tcW w:w="1057" w:type="pct"/>
          </w:tcPr>
          <w:p w14:paraId="3329AD24" w14:textId="1EB1D01E"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sev,k</m:t>
                    </m:r>
                  </m:sub>
                </m:sSub>
              </m:oMath>
            </m:oMathPara>
          </w:p>
        </w:tc>
        <w:tc>
          <w:tcPr>
            <w:tcW w:w="3943" w:type="pct"/>
          </w:tcPr>
          <w:p w14:paraId="60E40D93" w14:textId="2689E31F" w:rsidR="000C2B31" w:rsidRPr="00BA1179" w:rsidRDefault="000C2B31" w:rsidP="000C2B31">
            <w:pPr>
              <w:pStyle w:val="TableText"/>
            </w:pPr>
            <w:r w:rsidRPr="00BA1179">
              <w:t>Mean operational severity</w:t>
            </w:r>
          </w:p>
        </w:tc>
      </w:tr>
      <w:tr w:rsidR="000C2B31" w:rsidRPr="00BA1179" w14:paraId="2EEE5D17" w14:textId="77777777" w:rsidTr="007E2D02">
        <w:trPr>
          <w:trHeight w:val="20"/>
        </w:trPr>
        <w:tc>
          <w:tcPr>
            <w:tcW w:w="1057" w:type="pct"/>
          </w:tcPr>
          <w:p w14:paraId="4A0316B4"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738ACD2E" w14:textId="77777777" w:rsidR="000C2B31" w:rsidRPr="00BA1179" w:rsidRDefault="000C2B31" w:rsidP="000C2B31">
            <w:pPr>
              <w:pStyle w:val="TableText"/>
            </w:pPr>
            <w:r w:rsidRPr="00BA1179">
              <w:t>Contextual input set</w:t>
            </w:r>
          </w:p>
        </w:tc>
      </w:tr>
      <w:tr w:rsidR="000C2B31" w:rsidRPr="00BA1179" w14:paraId="35CA6EF1" w14:textId="77777777" w:rsidTr="007E2D02">
        <w:trPr>
          <w:trHeight w:val="20"/>
        </w:trPr>
        <w:tc>
          <w:tcPr>
            <w:tcW w:w="1057" w:type="pct"/>
          </w:tcPr>
          <w:p w14:paraId="09760D1B"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0E17ECE" w14:textId="77777777" w:rsidR="000C2B31" w:rsidRPr="00BA1179" w:rsidRDefault="000C2B31" w:rsidP="000C2B31">
            <w:pPr>
              <w:pStyle w:val="TableText"/>
            </w:pPr>
            <w:r w:rsidRPr="00BA1179">
              <w:t>UI-modified decision-context set at step k</w:t>
            </w:r>
          </w:p>
        </w:tc>
      </w:tr>
      <w:tr w:rsidR="000C2B31" w:rsidRPr="00BA1179" w14:paraId="66161265" w14:textId="77777777" w:rsidTr="007E2D02">
        <w:trPr>
          <w:trHeight w:val="20"/>
        </w:trPr>
        <w:tc>
          <w:tcPr>
            <w:tcW w:w="1057" w:type="pct"/>
          </w:tcPr>
          <w:p w14:paraId="320EDFAE"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7FA7DEAA" w14:textId="77777777" w:rsidR="000C2B31" w:rsidRPr="00BA1179" w:rsidRDefault="000C2B31" w:rsidP="000C2B31">
            <w:pPr>
              <w:pStyle w:val="TableText"/>
            </w:pPr>
            <w:r w:rsidRPr="00BA1179">
              <w:t>External input set</w:t>
            </w:r>
          </w:p>
        </w:tc>
      </w:tr>
      <w:tr w:rsidR="000C2B31" w:rsidRPr="00BA1179" w14:paraId="04EE2AA4" w14:textId="77777777" w:rsidTr="007E2D02">
        <w:trPr>
          <w:trHeight w:val="20"/>
        </w:trPr>
        <w:tc>
          <w:tcPr>
            <w:tcW w:w="1057" w:type="pct"/>
          </w:tcPr>
          <w:p w14:paraId="77CCA998"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0193248F" w14:textId="77777777" w:rsidR="000C2B31" w:rsidRPr="00BA1179" w:rsidRDefault="000C2B31" w:rsidP="000C2B31">
            <w:pPr>
              <w:pStyle w:val="TableText"/>
            </w:pPr>
            <w:r w:rsidRPr="00BA1179">
              <w:t>UI-modified external input set at step k</w:t>
            </w:r>
          </w:p>
        </w:tc>
      </w:tr>
      <w:tr w:rsidR="000C2B31" w:rsidRPr="00BA1179" w14:paraId="68E7A3BF" w14:textId="77777777" w:rsidTr="007E2D02">
        <w:trPr>
          <w:trHeight w:val="20"/>
        </w:trPr>
        <w:tc>
          <w:tcPr>
            <w:tcW w:w="1057" w:type="pct"/>
          </w:tcPr>
          <w:p w14:paraId="71412B56" w14:textId="711CC4E8" w:rsidR="000C2B31" w:rsidRPr="00BA1179" w:rsidRDefault="00000000" w:rsidP="000C2B31">
            <w:pPr>
              <w:pStyle w:val="TableText"/>
              <w:rPr>
                <w:rFonts w:cs="Arial"/>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d>
                  <m:dPr>
                    <m:ctrlPr>
                      <w:rPr>
                        <w:rFonts w:ascii="Cambria Math" w:hAnsi="Cambria Math"/>
                      </w:rPr>
                    </m:ctrlPr>
                  </m:dPr>
                  <m:e>
                    <m:r>
                      <w:rPr>
                        <w:rFonts w:ascii="Cambria Math" w:hAnsi="Cambria Math"/>
                      </w:rPr>
                      <m:t>x,y</m:t>
                    </m:r>
                  </m:e>
                </m:d>
              </m:oMath>
            </m:oMathPara>
          </w:p>
        </w:tc>
        <w:tc>
          <w:tcPr>
            <w:tcW w:w="3943" w:type="pct"/>
          </w:tcPr>
          <w:p w14:paraId="6C2880F2" w14:textId="19A1B800" w:rsidR="000C2B31" w:rsidRPr="00BA1179" w:rsidRDefault="000C2B31" w:rsidP="000C2B31">
            <w:pPr>
              <w:pStyle w:val="TableText"/>
            </w:pPr>
            <w:r w:rsidRPr="00BA1179">
              <w:t xml:space="preserve">Audit record tuple at time step k and cell </w:t>
            </w:r>
            <m:oMath>
              <m:r>
                <w:rPr>
                  <w:rFonts w:ascii="Cambria Math" w:hAnsi="Cambria Math"/>
                </w:rPr>
                <m:t>(x,y)</m:t>
              </m:r>
            </m:oMath>
          </w:p>
        </w:tc>
      </w:tr>
      <w:tr w:rsidR="000C2B31" w:rsidRPr="00BA1179" w14:paraId="61C642EC" w14:textId="77777777" w:rsidTr="007E2D02">
        <w:trPr>
          <w:trHeight w:val="20"/>
        </w:trPr>
        <w:tc>
          <w:tcPr>
            <w:tcW w:w="1057" w:type="pct"/>
          </w:tcPr>
          <w:p w14:paraId="2110ADBB" w14:textId="084A4A34"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x,y</m:t>
                    </m:r>
                  </m:e>
                </m:d>
              </m:oMath>
            </m:oMathPara>
          </w:p>
        </w:tc>
        <w:tc>
          <w:tcPr>
            <w:tcW w:w="3943" w:type="pct"/>
          </w:tcPr>
          <w:p w14:paraId="17E5B10F" w14:textId="250D744D" w:rsidR="000C2B31" w:rsidRPr="00BA1179" w:rsidRDefault="000C2B31" w:rsidP="000C2B31">
            <w:pPr>
              <w:pStyle w:val="TableText"/>
            </w:pPr>
            <w:r w:rsidRPr="00BA1179">
              <w:t>Dominant explanation rule for intervention type m</w:t>
            </w:r>
          </w:p>
        </w:tc>
      </w:tr>
      <w:tr w:rsidR="000C2B31" w:rsidRPr="00BA1179" w14:paraId="54345FB6" w14:textId="77777777" w:rsidTr="007E2D02">
        <w:trPr>
          <w:trHeight w:val="20"/>
        </w:trPr>
        <w:tc>
          <w:tcPr>
            <w:tcW w:w="1057" w:type="pct"/>
          </w:tcPr>
          <w:p w14:paraId="3FE67AE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0573B3" w14:textId="77777777" w:rsidR="000C2B31" w:rsidRPr="00BA1179" w:rsidRDefault="000C2B31" w:rsidP="000C2B31">
            <w:pPr>
              <w:pStyle w:val="TableText"/>
            </w:pPr>
            <w:r w:rsidRPr="00BA1179">
              <w:t>DSS-generated intervention input parameters</w:t>
            </w:r>
          </w:p>
        </w:tc>
      </w:tr>
      <w:tr w:rsidR="000C2B31" w:rsidRPr="00BA1179" w14:paraId="0005D25D" w14:textId="77777777" w:rsidTr="007E2D02">
        <w:trPr>
          <w:trHeight w:val="20"/>
        </w:trPr>
        <w:tc>
          <w:tcPr>
            <w:tcW w:w="1057" w:type="pct"/>
          </w:tcPr>
          <w:p w14:paraId="32D3330D" w14:textId="12141B66"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5A3DE8" w14:textId="22136B79" w:rsidR="000C2B31" w:rsidRPr="00BA1179" w:rsidRDefault="000C2B31" w:rsidP="000C2B31">
            <w:pPr>
              <w:pStyle w:val="TableText"/>
            </w:pPr>
            <w:r w:rsidRPr="00BA1179">
              <w:t xml:space="preserve">Regional intervention output from agent </w:t>
            </w:r>
            <m:oMath>
              <m:r>
                <w:rPr>
                  <w:rFonts w:ascii="Cambria Math" w:hAnsi="Cambria Math"/>
                </w:rPr>
                <m:t>i</m:t>
              </m:r>
            </m:oMath>
          </w:p>
        </w:tc>
      </w:tr>
      <w:tr w:rsidR="000C2B31" w:rsidRPr="00BA1179" w14:paraId="3B9B39C5" w14:textId="77777777" w:rsidTr="007E2D02">
        <w:trPr>
          <w:trHeight w:val="20"/>
        </w:trPr>
        <w:tc>
          <w:tcPr>
            <w:tcW w:w="1057" w:type="pct"/>
          </w:tcPr>
          <w:p w14:paraId="46F0EA90" w14:textId="496EFD75"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236382BC" w14:textId="41FE5C47" w:rsidR="000C2B31" w:rsidRPr="00BA1179" w:rsidRDefault="000C2B31" w:rsidP="000C2B31">
            <w:pPr>
              <w:pStyle w:val="TableText"/>
            </w:pPr>
            <w:r w:rsidRPr="00BA1179">
              <w:t>Per-intervention-type global intervention field</w:t>
            </w:r>
          </w:p>
        </w:tc>
      </w:tr>
      <w:tr w:rsidR="000C2B31" w:rsidRPr="00BA1179" w14:paraId="3DF838C6" w14:textId="77777777" w:rsidTr="007E2D02">
        <w:trPr>
          <w:trHeight w:val="20"/>
        </w:trPr>
        <w:tc>
          <w:tcPr>
            <w:tcW w:w="1057" w:type="pct"/>
          </w:tcPr>
          <w:p w14:paraId="4785F172" w14:textId="5626E369"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788C6B2B" w14:textId="2CEF2842" w:rsidR="000C2B31" w:rsidRPr="00BA1179" w:rsidRDefault="000C2B31" w:rsidP="000C2B31">
            <w:pPr>
              <w:pStyle w:val="TableText"/>
            </w:pPr>
            <w:r w:rsidRPr="00BA1179">
              <w:t>Final intervention field after decision acceptance or fail-safe attenuation</w:t>
            </w:r>
          </w:p>
        </w:tc>
      </w:tr>
      <w:tr w:rsidR="000C2B31" w:rsidRPr="00BA1179" w14:paraId="520998D3" w14:textId="77777777" w:rsidTr="007E2D02">
        <w:trPr>
          <w:trHeight w:val="20"/>
        </w:trPr>
        <w:tc>
          <w:tcPr>
            <w:tcW w:w="1057" w:type="pct"/>
          </w:tcPr>
          <w:p w14:paraId="6B0C1594" w14:textId="6DE84224"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U</m:t>
                    </m:r>
                  </m:e>
                  <m:sub>
                    <m:r>
                      <w:rPr>
                        <w:rFonts w:ascii="Cambria Math" w:hAnsi="Cambria Math"/>
                      </w:rPr>
                      <m:t>safe,k</m:t>
                    </m:r>
                  </m:sub>
                </m:sSub>
                <m:d>
                  <m:dPr>
                    <m:ctrlPr>
                      <w:rPr>
                        <w:rFonts w:ascii="Cambria Math" w:hAnsi="Cambria Math"/>
                      </w:rPr>
                    </m:ctrlPr>
                  </m:dPr>
                  <m:e>
                    <m:r>
                      <w:rPr>
                        <w:rFonts w:ascii="Cambria Math" w:hAnsi="Cambria Math"/>
                      </w:rPr>
                      <m:t>x,y</m:t>
                    </m:r>
                  </m:e>
                </m:d>
              </m:oMath>
            </m:oMathPara>
          </w:p>
        </w:tc>
        <w:tc>
          <w:tcPr>
            <w:tcW w:w="3943" w:type="pct"/>
          </w:tcPr>
          <w:p w14:paraId="49A4CAEC" w14:textId="023E5AF0" w:rsidR="000C2B31" w:rsidRPr="00BA1179" w:rsidRDefault="000C2B31" w:rsidP="000C2B31">
            <w:pPr>
              <w:pStyle w:val="TableText"/>
            </w:pPr>
            <w:r w:rsidRPr="00BA1179">
              <w:t>Conservative baseline intervention under fail-safe policy</w:t>
            </w:r>
          </w:p>
        </w:tc>
      </w:tr>
      <w:tr w:rsidR="000C2B31" w:rsidRPr="00BA1179" w14:paraId="6682A864" w14:textId="77777777" w:rsidTr="007E2D02">
        <w:trPr>
          <w:trHeight w:val="20"/>
        </w:trPr>
        <w:tc>
          <w:tcPr>
            <w:tcW w:w="1057" w:type="pct"/>
          </w:tcPr>
          <w:p w14:paraId="7848A01B"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15332798" w14:textId="77777777" w:rsidR="000C2B31" w:rsidRPr="00BA1179" w:rsidRDefault="000C2B31" w:rsidP="000C2B31">
            <w:pPr>
              <w:pStyle w:val="TableText"/>
            </w:pPr>
            <w:r w:rsidRPr="00BA1179">
              <w:t>Feasible intervention space</w:t>
            </w:r>
          </w:p>
        </w:tc>
      </w:tr>
      <w:tr w:rsidR="000C2B31" w:rsidRPr="00BA1179" w14:paraId="489ECF60" w14:textId="77777777" w:rsidTr="007E2D02">
        <w:trPr>
          <w:trHeight w:val="20"/>
        </w:trPr>
        <w:tc>
          <w:tcPr>
            <w:tcW w:w="1057" w:type="pct"/>
          </w:tcPr>
          <w:p w14:paraId="3D82EAA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271F3B2" w14:textId="77777777" w:rsidR="000C2B31" w:rsidRPr="00BA1179" w:rsidRDefault="000C2B31" w:rsidP="000C2B31">
            <w:pPr>
              <w:pStyle w:val="TableText"/>
            </w:pPr>
            <w:r w:rsidRPr="00BA1179">
              <w:t>Ignition input</w:t>
            </w:r>
          </w:p>
        </w:tc>
      </w:tr>
      <w:tr w:rsidR="000C2B31" w:rsidRPr="00BA1179" w14:paraId="119ADC31" w14:textId="77777777" w:rsidTr="007E2D02">
        <w:trPr>
          <w:trHeight w:val="20"/>
        </w:trPr>
        <w:tc>
          <w:tcPr>
            <w:tcW w:w="1057" w:type="pct"/>
          </w:tcPr>
          <w:p w14:paraId="0F867C4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355B7B6D" w14:textId="77777777" w:rsidR="000C2B31" w:rsidRPr="00BA1179" w:rsidRDefault="000C2B31" w:rsidP="000C2B31">
            <w:pPr>
              <w:pStyle w:val="TableText"/>
            </w:pPr>
            <w:r w:rsidRPr="00BA1179">
              <w:t>Multi-criteria decision quality score</w:t>
            </w:r>
          </w:p>
        </w:tc>
      </w:tr>
      <w:tr w:rsidR="00556EAC" w:rsidRPr="00BA1179" w14:paraId="313A3769" w14:textId="77777777" w:rsidTr="00CC29C7">
        <w:trPr>
          <w:trHeight w:val="20"/>
        </w:trPr>
        <w:tc>
          <w:tcPr>
            <w:tcW w:w="1057" w:type="pct"/>
          </w:tcPr>
          <w:p w14:paraId="70CA87E0" w14:textId="0AA2168A" w:rsidR="00556EAC" w:rsidRPr="00BA1179" w:rsidRDefault="00000000" w:rsidP="00CC29C7">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24CB95B0" w14:textId="77777777" w:rsidR="00556EAC" w:rsidRPr="00BA1179" w:rsidRDefault="00556EAC" w:rsidP="00CC29C7">
            <w:pPr>
              <w:pStyle w:val="TableText"/>
            </w:pPr>
            <w:r w:rsidRPr="00BA1179">
              <w:t>Regional decision-support mapping</w:t>
            </w:r>
          </w:p>
        </w:tc>
      </w:tr>
      <w:tr w:rsidR="000C2B31" w:rsidRPr="00BA1179" w14:paraId="1FBB8CC1" w14:textId="77777777" w:rsidTr="007E2D02">
        <w:trPr>
          <w:trHeight w:val="20"/>
        </w:trPr>
        <w:tc>
          <w:tcPr>
            <w:tcW w:w="1057" w:type="pct"/>
          </w:tcPr>
          <w:p w14:paraId="0E6C9AF1"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m</m:t>
                    </m:r>
                  </m:sub>
                </m:sSub>
              </m:oMath>
            </m:oMathPara>
          </w:p>
        </w:tc>
        <w:tc>
          <w:tcPr>
            <w:tcW w:w="3943" w:type="pct"/>
          </w:tcPr>
          <w:p w14:paraId="7780B563" w14:textId="77777777" w:rsidR="000C2B31" w:rsidRPr="00BA1179" w:rsidRDefault="000C2B31" w:rsidP="000C2B31">
            <w:pPr>
              <w:pStyle w:val="TableText"/>
            </w:pPr>
            <w:r w:rsidRPr="00BA1179">
              <w:t>Local decision mapping for intervention type m</w:t>
            </w:r>
          </w:p>
        </w:tc>
      </w:tr>
      <w:tr w:rsidR="000C2B31" w:rsidRPr="00BA1179" w14:paraId="12A439F7" w14:textId="77777777" w:rsidTr="007E2D02">
        <w:trPr>
          <w:trHeight w:val="20"/>
        </w:trPr>
        <w:tc>
          <w:tcPr>
            <w:tcW w:w="1057" w:type="pct"/>
          </w:tcPr>
          <w:p w14:paraId="6C2E3096" w14:textId="0E42DBDD"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k</m:t>
                    </m:r>
                  </m:sub>
                </m:sSub>
              </m:oMath>
            </m:oMathPara>
          </w:p>
        </w:tc>
        <w:tc>
          <w:tcPr>
            <w:tcW w:w="3943" w:type="pct"/>
          </w:tcPr>
          <w:p w14:paraId="430ADBEF" w14:textId="76354C18" w:rsidR="000C2B31" w:rsidRPr="00BA1179" w:rsidRDefault="000C2B31" w:rsidP="000C2B31">
            <w:pPr>
              <w:pStyle w:val="TableText"/>
            </w:pPr>
            <w:r w:rsidRPr="00BA1179">
              <w:t>Mean observation confidence overactive domain</w:t>
            </w:r>
          </w:p>
        </w:tc>
      </w:tr>
      <w:tr w:rsidR="000C2B31" w:rsidRPr="00BA1179" w14:paraId="49E21354" w14:textId="77777777" w:rsidTr="007E2D02">
        <w:trPr>
          <w:trHeight w:val="20"/>
        </w:trPr>
        <w:tc>
          <w:tcPr>
            <w:tcW w:w="1057" w:type="pct"/>
          </w:tcPr>
          <w:p w14:paraId="333B9667" w14:textId="3AABAE64"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1005CEFA" w14:textId="674E1442" w:rsidR="000C2B31" w:rsidRPr="00BA1179" w:rsidRDefault="000C2B31" w:rsidP="000C2B31">
            <w:pPr>
              <w:pStyle w:val="TableText"/>
            </w:pPr>
            <w:r w:rsidRPr="00BA1179">
              <w:t>Mean resource sufficiency ratio</w:t>
            </w:r>
          </w:p>
        </w:tc>
      </w:tr>
      <w:tr w:rsidR="000C2B31" w:rsidRPr="00BA1179" w14:paraId="54F23B68" w14:textId="77777777" w:rsidTr="007E2D02">
        <w:trPr>
          <w:trHeight w:val="20"/>
        </w:trPr>
        <w:tc>
          <w:tcPr>
            <w:tcW w:w="1057" w:type="pct"/>
          </w:tcPr>
          <w:p w14:paraId="7913904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927DD4" w14:textId="77777777" w:rsidR="000C2B31" w:rsidRPr="00BA1179" w:rsidRDefault="000C2B31" w:rsidP="000C2B31">
            <w:pPr>
              <w:pStyle w:val="TableText"/>
            </w:pPr>
            <w:r w:rsidRPr="00BA1179">
              <w:t>Resource parameter perturbation applied by operator</w:t>
            </w:r>
          </w:p>
        </w:tc>
      </w:tr>
      <w:tr w:rsidR="000C2B31" w:rsidRPr="00BA1179" w14:paraId="1DE9706C" w14:textId="77777777" w:rsidTr="007E2D02">
        <w:trPr>
          <w:trHeight w:val="20"/>
        </w:trPr>
        <w:tc>
          <w:tcPr>
            <w:tcW w:w="1057" w:type="pct"/>
          </w:tcPr>
          <w:p w14:paraId="6BDDD55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4DDB79" w14:textId="77777777" w:rsidR="000C2B31" w:rsidRPr="00BA1179" w:rsidRDefault="000C2B31" w:rsidP="000C2B31">
            <w:pPr>
              <w:pStyle w:val="TableText"/>
            </w:pPr>
            <w:r w:rsidRPr="00BA1179">
              <w:t>Ignition perturbation applied by operator</w:t>
            </w:r>
          </w:p>
        </w:tc>
      </w:tr>
      <w:tr w:rsidR="000C2B31" w:rsidRPr="00BA1179" w14:paraId="4D620A36" w14:textId="77777777" w:rsidTr="007E2D02">
        <w:trPr>
          <w:trHeight w:val="20"/>
        </w:trPr>
        <w:tc>
          <w:tcPr>
            <w:tcW w:w="1057" w:type="pct"/>
          </w:tcPr>
          <w:p w14:paraId="1F8AB34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270D8989" w14:textId="77777777" w:rsidR="000C2B31" w:rsidRPr="00BA1179" w:rsidRDefault="000C2B31" w:rsidP="000C2B31">
            <w:pPr>
              <w:pStyle w:val="TableText"/>
            </w:pPr>
            <w:r w:rsidRPr="00BA1179">
              <w:t>User interaction operator</w:t>
            </w:r>
          </w:p>
        </w:tc>
      </w:tr>
      <w:tr w:rsidR="000C2B31" w:rsidRPr="00BA1179" w14:paraId="084C0D64" w14:textId="77777777" w:rsidTr="003A590E">
        <w:trPr>
          <w:trHeight w:val="20"/>
        </w:trPr>
        <w:tc>
          <w:tcPr>
            <w:tcW w:w="1057" w:type="pct"/>
          </w:tcPr>
          <w:p w14:paraId="49D057F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3943" w:type="pct"/>
          </w:tcPr>
          <w:p w14:paraId="58CB3F66" w14:textId="77777777" w:rsidR="000C2B31" w:rsidRPr="00BA1179" w:rsidRDefault="000C2B31" w:rsidP="000C2B31">
            <w:pPr>
              <w:pStyle w:val="TableText"/>
            </w:pPr>
            <w:r w:rsidRPr="00BA1179">
              <w:t>Decision satisfaction threshold</w:t>
            </w:r>
          </w:p>
        </w:tc>
      </w:tr>
      <w:tr w:rsidR="000C2B31" w:rsidRPr="00BA1179" w14:paraId="2F784C76" w14:textId="77777777" w:rsidTr="007E2D02">
        <w:trPr>
          <w:trHeight w:val="20"/>
        </w:trPr>
        <w:tc>
          <w:tcPr>
            <w:tcW w:w="1057" w:type="pct"/>
          </w:tcPr>
          <w:p w14:paraId="4BB0EE20" w14:textId="1BAE2E5E"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min</m:t>
                    </m:r>
                  </m:sub>
                </m:sSub>
              </m:oMath>
            </m:oMathPara>
          </w:p>
        </w:tc>
        <w:tc>
          <w:tcPr>
            <w:tcW w:w="3943" w:type="pct"/>
          </w:tcPr>
          <w:p w14:paraId="5DAC20EF" w14:textId="04358FBD" w:rsidR="000C2B31" w:rsidRPr="00BA1179" w:rsidRDefault="000C2B31" w:rsidP="000C2B31">
            <w:pPr>
              <w:pStyle w:val="TableText"/>
            </w:pPr>
            <w:r w:rsidRPr="00BA1179">
              <w:t>Lower bound of adaptive satisfaction threshold</w:t>
            </w:r>
          </w:p>
        </w:tc>
      </w:tr>
      <w:tr w:rsidR="000C2B31" w:rsidRPr="00BA1179" w14:paraId="4EF21420" w14:textId="77777777" w:rsidTr="007E2D02">
        <w:trPr>
          <w:trHeight w:val="20"/>
        </w:trPr>
        <w:tc>
          <w:tcPr>
            <w:tcW w:w="1057" w:type="pct"/>
          </w:tcPr>
          <w:p w14:paraId="51F85C31" w14:textId="15D7F2FF"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max</m:t>
                    </m:r>
                  </m:sub>
                </m:sSub>
              </m:oMath>
            </m:oMathPara>
          </w:p>
        </w:tc>
        <w:tc>
          <w:tcPr>
            <w:tcW w:w="3943" w:type="pct"/>
          </w:tcPr>
          <w:p w14:paraId="3FF5ACC7" w14:textId="1891CFFE" w:rsidR="000C2B31" w:rsidRPr="00BA1179" w:rsidRDefault="000C2B31" w:rsidP="000C2B31">
            <w:pPr>
              <w:pStyle w:val="TableText"/>
            </w:pPr>
            <w:r w:rsidRPr="00BA1179">
              <w:t>Upper bound of adaptive satisfaction threshold</w:t>
            </w:r>
          </w:p>
        </w:tc>
      </w:tr>
      <w:tr w:rsidR="000C2B31" w:rsidRPr="00BA1179" w14:paraId="5568A004" w14:textId="77777777" w:rsidTr="007E2D02">
        <w:trPr>
          <w:trHeight w:val="20"/>
        </w:trPr>
        <w:tc>
          <w:tcPr>
            <w:tcW w:w="1057" w:type="pct"/>
          </w:tcPr>
          <w:p w14:paraId="75B73EDF" w14:textId="69B46A3C"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1F3EA1A" w14:textId="495C7E0D" w:rsidR="000C2B31" w:rsidRPr="00BA1179" w:rsidRDefault="000C2B31" w:rsidP="000C2B31">
            <w:pPr>
              <w:pStyle w:val="TableText"/>
            </w:pPr>
            <w:r w:rsidRPr="00BA1179">
              <w:t>Decision attenuation coefficient (fail-safe blending weight)</w:t>
            </w:r>
          </w:p>
        </w:tc>
      </w:tr>
      <w:tr w:rsidR="000C2B31" w:rsidRPr="00BA1179" w14:paraId="014416AC" w14:textId="77777777" w:rsidTr="007E2D02">
        <w:trPr>
          <w:trHeight w:val="20"/>
        </w:trPr>
        <w:tc>
          <w:tcPr>
            <w:tcW w:w="5000" w:type="pct"/>
            <w:gridSpan w:val="2"/>
          </w:tcPr>
          <w:p w14:paraId="280C7729" w14:textId="77777777" w:rsidR="000C2B31" w:rsidRPr="00BA1179" w:rsidRDefault="000C2B31" w:rsidP="000C2B31">
            <w:pPr>
              <w:pStyle w:val="TableText"/>
              <w:rPr>
                <w:b/>
                <w:bCs/>
              </w:rPr>
            </w:pPr>
            <w:r w:rsidRPr="00BA1179">
              <w:rPr>
                <w:b/>
                <w:bCs/>
              </w:rPr>
              <w:t>10. Fuzzy Logic Variables</w:t>
            </w:r>
          </w:p>
        </w:tc>
      </w:tr>
      <w:tr w:rsidR="000C2B31" w:rsidRPr="00BA1179" w14:paraId="080EA8E2" w14:textId="77777777" w:rsidTr="007E2D02">
        <w:trPr>
          <w:trHeight w:val="20"/>
        </w:trPr>
        <w:tc>
          <w:tcPr>
            <w:tcW w:w="1057" w:type="pct"/>
          </w:tcPr>
          <w:p w14:paraId="2C266F7F"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599018A7" w14:textId="77777777" w:rsidR="000C2B31" w:rsidRPr="00BA1179" w:rsidRDefault="000C2B31" w:rsidP="000C2B31">
            <w:pPr>
              <w:pStyle w:val="TableText"/>
            </w:pPr>
            <w:r w:rsidRPr="00BA1179">
              <w:t>Number of situational concepts</w:t>
            </w:r>
          </w:p>
        </w:tc>
      </w:tr>
      <w:tr w:rsidR="000C2B31" w:rsidRPr="00BA1179" w14:paraId="0A410580" w14:textId="77777777" w:rsidTr="007E2D02">
        <w:trPr>
          <w:trHeight w:val="20"/>
        </w:trPr>
        <w:tc>
          <w:tcPr>
            <w:tcW w:w="1057" w:type="pct"/>
          </w:tcPr>
          <w:p w14:paraId="3571989B"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feat</m:t>
                    </m:r>
                  </m:sub>
                </m:sSub>
              </m:oMath>
            </m:oMathPara>
          </w:p>
        </w:tc>
        <w:tc>
          <w:tcPr>
            <w:tcW w:w="3943" w:type="pct"/>
          </w:tcPr>
          <w:p w14:paraId="61F8361E" w14:textId="77777777" w:rsidR="000C2B31" w:rsidRPr="00BA1179" w:rsidRDefault="000C2B31" w:rsidP="000C2B31">
            <w:pPr>
              <w:pStyle w:val="TableText"/>
            </w:pPr>
            <w:r w:rsidRPr="00BA1179">
              <w:t>Number of input features</w:t>
            </w:r>
          </w:p>
        </w:tc>
      </w:tr>
      <w:tr w:rsidR="000C2B31" w:rsidRPr="00BA1179" w14:paraId="0DB66D64" w14:textId="77777777" w:rsidTr="007E2D02">
        <w:trPr>
          <w:trHeight w:val="20"/>
        </w:trPr>
        <w:tc>
          <w:tcPr>
            <w:tcW w:w="1057" w:type="pct"/>
          </w:tcPr>
          <w:p w14:paraId="7B7CC8DA"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μ</m:t>
                    </m:r>
                  </m:sub>
                </m:sSub>
              </m:oMath>
            </m:oMathPara>
          </w:p>
        </w:tc>
        <w:tc>
          <w:tcPr>
            <w:tcW w:w="3943" w:type="pct"/>
          </w:tcPr>
          <w:p w14:paraId="7D324CBA" w14:textId="77777777" w:rsidR="000C2B31" w:rsidRPr="00BA1179" w:rsidRDefault="000C2B31" w:rsidP="000C2B31">
            <w:pPr>
              <w:pStyle w:val="TableText"/>
            </w:pPr>
            <w:r w:rsidRPr="00BA1179">
              <w:t>Number of linguistic terms per fuzzy variable</w:t>
            </w:r>
          </w:p>
        </w:tc>
      </w:tr>
      <w:tr w:rsidR="000C2B31" w:rsidRPr="00BA1179" w14:paraId="6CAC996D" w14:textId="77777777" w:rsidTr="007E2D02">
        <w:trPr>
          <w:trHeight w:val="20"/>
        </w:trPr>
        <w:tc>
          <w:tcPr>
            <w:tcW w:w="1057" w:type="pct"/>
          </w:tcPr>
          <w:p w14:paraId="2A8F4582"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concept</m:t>
                    </m:r>
                  </m:sup>
                </m:sSup>
              </m:oMath>
            </m:oMathPara>
          </w:p>
        </w:tc>
        <w:tc>
          <w:tcPr>
            <w:tcW w:w="3943" w:type="pct"/>
          </w:tcPr>
          <w:p w14:paraId="556A5E32" w14:textId="77777777" w:rsidR="000C2B31" w:rsidRPr="00BA1179" w:rsidRDefault="000C2B31" w:rsidP="000C2B31">
            <w:pPr>
              <w:pStyle w:val="TableText"/>
            </w:pPr>
            <w:r w:rsidRPr="00BA1179">
              <w:t>Max rule base size with concept abstraction</w:t>
            </w:r>
          </w:p>
        </w:tc>
      </w:tr>
      <w:tr w:rsidR="000C2B31" w:rsidRPr="00BA1179" w14:paraId="55EA23D5" w14:textId="77777777" w:rsidTr="007E2D02">
        <w:trPr>
          <w:trHeight w:val="20"/>
        </w:trPr>
        <w:tc>
          <w:tcPr>
            <w:tcW w:w="1057" w:type="pct"/>
          </w:tcPr>
          <w:p w14:paraId="3486CEB4"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direct</m:t>
                    </m:r>
                  </m:sup>
                </m:sSup>
              </m:oMath>
            </m:oMathPara>
          </w:p>
        </w:tc>
        <w:tc>
          <w:tcPr>
            <w:tcW w:w="3943" w:type="pct"/>
          </w:tcPr>
          <w:p w14:paraId="32B49CA5" w14:textId="77777777" w:rsidR="000C2B31" w:rsidRPr="00BA1179" w:rsidRDefault="000C2B31" w:rsidP="000C2B31">
            <w:pPr>
              <w:pStyle w:val="TableText"/>
            </w:pPr>
            <w:r w:rsidRPr="00BA1179">
              <w:t>Max rule base size without concept abstraction</w:t>
            </w:r>
          </w:p>
        </w:tc>
      </w:tr>
      <w:tr w:rsidR="000C2B31" w:rsidRPr="00BA1179" w14:paraId="293BDEE0" w14:textId="77777777" w:rsidTr="007E2D02">
        <w:trPr>
          <w:trHeight w:val="20"/>
        </w:trPr>
        <w:tc>
          <w:tcPr>
            <w:tcW w:w="1057" w:type="pct"/>
          </w:tcPr>
          <w:p w14:paraId="126D7D92" w14:textId="77777777" w:rsidR="000C2B31" w:rsidRPr="00BA1179" w:rsidRDefault="000C2B31" w:rsidP="000C2B31">
            <w:pPr>
              <w:pStyle w:val="TableText"/>
            </w:pPr>
            <m:oMathPara>
              <m:oMath>
                <m:r>
                  <w:rPr>
                    <w:rFonts w:ascii="Cambria Math" w:hAnsi="Cambria Math"/>
                  </w:rPr>
                  <m:t>κ</m:t>
                </m:r>
              </m:oMath>
            </m:oMathPara>
          </w:p>
        </w:tc>
        <w:tc>
          <w:tcPr>
            <w:tcW w:w="3943" w:type="pct"/>
          </w:tcPr>
          <w:p w14:paraId="0D76FFB1" w14:textId="77777777" w:rsidR="000C2B31" w:rsidRPr="00BA1179" w:rsidRDefault="000C2B31" w:rsidP="000C2B31">
            <w:pPr>
              <w:pStyle w:val="TableText"/>
            </w:pPr>
            <w:r w:rsidRPr="00BA1179">
              <w:t>Rule complexity reduction ratio</w:t>
            </w:r>
          </w:p>
        </w:tc>
      </w:tr>
      <w:tr w:rsidR="000C2B31" w:rsidRPr="00BA1179" w14:paraId="1131C93E" w14:textId="77777777" w:rsidTr="007E2D02">
        <w:trPr>
          <w:trHeight w:val="20"/>
        </w:trPr>
        <w:tc>
          <w:tcPr>
            <w:tcW w:w="1057" w:type="pct"/>
          </w:tcPr>
          <w:p w14:paraId="78E20C57" w14:textId="77777777" w:rsidR="000C2B31" w:rsidRPr="00BA1179" w:rsidRDefault="00000000" w:rsidP="000C2B31">
            <w:pPr>
              <w:pStyle w:val="TableText"/>
            </w:pPr>
            <m:oMathPara>
              <m:oMath>
                <m:sSubSup>
                  <m:sSubSupPr>
                    <m:ctrlPr>
                      <w:rPr>
                        <w:rFonts w:ascii="Cambria Math" w:hAnsi="Cambria Math"/>
                      </w:rPr>
                    </m:ctrlPr>
                  </m:sSubSupPr>
                  <m:e>
                    <m:r>
                      <m:rPr>
                        <m:sty m:val="bi"/>
                      </m:rPr>
                      <w:rPr>
                        <w:rFonts w:ascii="Cambria Math" w:hAnsi="Cambria Math"/>
                      </w:rPr>
                      <m:t>c</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3006510" w14:textId="77777777" w:rsidR="000C2B31" w:rsidRPr="00BA1179" w:rsidRDefault="000C2B31" w:rsidP="000C2B31">
            <w:pPr>
              <w:pStyle w:val="TableText"/>
            </w:pPr>
            <w:r w:rsidRPr="00BA1179">
              <w:t>Concept vector at time step k</w:t>
            </w:r>
          </w:p>
        </w:tc>
      </w:tr>
      <w:tr w:rsidR="000C2B31" w:rsidRPr="00BA1179" w14:paraId="7557D0EE" w14:textId="77777777" w:rsidTr="007E2D02">
        <w:trPr>
          <w:trHeight w:val="20"/>
        </w:trPr>
        <w:tc>
          <w:tcPr>
            <w:tcW w:w="1057" w:type="pct"/>
          </w:tcPr>
          <w:p w14:paraId="68244904" w14:textId="4732C12D"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c</m:t>
                        </m:r>
                      </m:e>
                    </m:acc>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53120507" w14:textId="0129B198" w:rsidR="000C2B31" w:rsidRPr="00BA1179" w:rsidRDefault="000C2B31" w:rsidP="000C2B31">
            <w:pPr>
              <w:pStyle w:val="TableText"/>
            </w:pPr>
            <w:r w:rsidRPr="00BA1179">
              <w:t>Confidence-gated concept vector</w:t>
            </w:r>
          </w:p>
        </w:tc>
      </w:tr>
      <w:tr w:rsidR="000C2B31" w:rsidRPr="00BA1179" w14:paraId="17019C36" w14:textId="77777777" w:rsidTr="007E2D02">
        <w:trPr>
          <w:trHeight w:val="20"/>
        </w:trPr>
        <w:tc>
          <w:tcPr>
            <w:tcW w:w="1057" w:type="pct"/>
          </w:tcPr>
          <w:p w14:paraId="3E020C5E"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h</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FA13881" w14:textId="77777777" w:rsidR="000C2B31" w:rsidRPr="00BA1179" w:rsidRDefault="000C2B31" w:rsidP="000C2B31">
            <w:pPr>
              <w:pStyle w:val="TableText"/>
            </w:pPr>
            <w:r w:rsidRPr="00BA1179">
              <w:t>Concept vector component (h-th concept at time step k)</w:t>
            </w:r>
          </w:p>
        </w:tc>
      </w:tr>
      <w:tr w:rsidR="000C2B31" w:rsidRPr="00BA1179" w14:paraId="2406E27E" w14:textId="77777777" w:rsidTr="007E2D02">
        <w:trPr>
          <w:trHeight w:val="20"/>
        </w:trPr>
        <w:tc>
          <w:tcPr>
            <w:tcW w:w="1057" w:type="pct"/>
          </w:tcPr>
          <w:p w14:paraId="6C0CD3E1" w14:textId="4D00C2B6"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329574C" w14:textId="1CE28803" w:rsidR="000C2B31" w:rsidRPr="00BA1179" w:rsidRDefault="000C2B31" w:rsidP="000C2B31">
            <w:pPr>
              <w:pStyle w:val="TableText"/>
            </w:pPr>
            <w:r w:rsidRPr="00BA1179">
              <w:t xml:space="preserve">Confidence-gated concept value for concept </w:t>
            </w:r>
            <m:oMath>
              <m:r>
                <w:rPr>
                  <w:rFonts w:ascii="Cambria Math" w:hAnsi="Cambria Math"/>
                </w:rPr>
                <m:t>h</m:t>
              </m:r>
            </m:oMath>
            <w:r w:rsidRPr="00BA1179">
              <w:t xml:space="preserve">, region </w:t>
            </w:r>
            <m:oMath>
              <m:r>
                <w:rPr>
                  <w:rFonts w:ascii="Cambria Math" w:hAnsi="Cambria Math"/>
                </w:rPr>
                <m:t>i</m:t>
              </m:r>
            </m:oMath>
          </w:p>
        </w:tc>
      </w:tr>
      <w:tr w:rsidR="000C2B31" w:rsidRPr="00BA1179" w14:paraId="0CEB1DB7" w14:textId="77777777" w:rsidTr="007E2D02">
        <w:trPr>
          <w:trHeight w:val="20"/>
        </w:trPr>
        <w:tc>
          <w:tcPr>
            <w:tcW w:w="1057" w:type="pct"/>
          </w:tcPr>
          <w:p w14:paraId="43D7E657" w14:textId="3383F765"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c</m:t>
                    </m:r>
                  </m:e>
                  <m:sub>
                    <m:r>
                      <w:rPr>
                        <w:rFonts w:ascii="Cambria Math" w:hAnsi="Cambria Math"/>
                      </w:rPr>
                      <m:t>prior,h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CAC66A8" w14:textId="68B6BEDF" w:rsidR="000C2B31" w:rsidRPr="00BA1179" w:rsidRDefault="000C2B31" w:rsidP="000C2B31">
            <w:pPr>
              <w:pStyle w:val="TableText"/>
            </w:pPr>
            <w:r w:rsidRPr="00BA1179">
              <w:t>Concept prior: persistence-based estimate from previous step</w:t>
            </w:r>
          </w:p>
        </w:tc>
      </w:tr>
      <w:tr w:rsidR="000C2B31" w:rsidRPr="00BA1179" w14:paraId="7FE83B16" w14:textId="77777777" w:rsidTr="007E2D02">
        <w:trPr>
          <w:trHeight w:val="20"/>
        </w:trPr>
        <w:tc>
          <w:tcPr>
            <w:tcW w:w="1057" w:type="pct"/>
          </w:tcPr>
          <w:p w14:paraId="33D27419"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2BBCAA91" w14:textId="44574C7F" w:rsidR="000C2B31" w:rsidRPr="00BA1179" w:rsidRDefault="000C2B31" w:rsidP="000C2B31">
            <w:pPr>
              <w:pStyle w:val="TableText"/>
            </w:pPr>
            <w:r w:rsidRPr="00BA1179">
              <w:t xml:space="preserve">Membership matrix for region </w:t>
            </w:r>
            <m:oMath>
              <m:r>
                <w:rPr>
                  <w:rFonts w:ascii="Cambria Math" w:hAnsi="Cambria Math"/>
                </w:rPr>
                <m:t>i</m:t>
              </m:r>
            </m:oMath>
            <w:r w:rsidRPr="00BA1179">
              <w:t xml:space="preserve"> at step k</w:t>
            </w:r>
          </w:p>
        </w:tc>
      </w:tr>
      <w:tr w:rsidR="000C2B31" w:rsidRPr="00BA1179" w14:paraId="20FF61F8" w14:textId="77777777" w:rsidTr="007E2D02">
        <w:trPr>
          <w:trHeight w:val="20"/>
        </w:trPr>
        <w:tc>
          <w:tcPr>
            <w:tcW w:w="1057" w:type="pct"/>
          </w:tcPr>
          <w:p w14:paraId="0B2FC6F6"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42F08A88" w14:textId="77777777" w:rsidR="000C2B31" w:rsidRPr="00BA1179" w:rsidRDefault="000C2B31" w:rsidP="000C2B31">
            <w:pPr>
              <w:pStyle w:val="TableText"/>
            </w:pPr>
            <w:r w:rsidRPr="00BA1179">
              <w:t>Membership degree</w:t>
            </w:r>
          </w:p>
        </w:tc>
      </w:tr>
      <w:tr w:rsidR="000C2B31" w:rsidRPr="00BA1179" w14:paraId="1AB8029C" w14:textId="77777777" w:rsidTr="007E2D02">
        <w:trPr>
          <w:trHeight w:val="20"/>
        </w:trPr>
        <w:tc>
          <w:tcPr>
            <w:tcW w:w="1057" w:type="pct"/>
          </w:tcPr>
          <w:p w14:paraId="005E236A"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S</m:t>
                    </m:r>
                  </m:e>
                  <m:sub>
                    <m:r>
                      <w:rPr>
                        <w:rFonts w:ascii="Cambria Math" w:hAnsi="Cambria Math"/>
                      </w:rPr>
                      <m:t>h</m:t>
                    </m:r>
                  </m:sub>
                </m:sSub>
              </m:oMath>
            </m:oMathPara>
          </w:p>
        </w:tc>
        <w:tc>
          <w:tcPr>
            <w:tcW w:w="3943" w:type="pct"/>
          </w:tcPr>
          <w:p w14:paraId="36815574" w14:textId="36BE3D46" w:rsidR="000C2B31" w:rsidRPr="00BA1179" w:rsidRDefault="000C2B31" w:rsidP="000C2B31">
            <w:pPr>
              <w:pStyle w:val="TableText"/>
            </w:pPr>
            <w:r w:rsidRPr="00BA1179">
              <w:t xml:space="preserve">Index set of </w:t>
            </w:r>
            <m:oMath>
              <m:r>
                <w:rPr>
                  <w:rFonts w:ascii="Cambria Math" w:hAnsi="Cambria Math"/>
                </w:rPr>
                <m:t>(n,l)</m:t>
              </m:r>
            </m:oMath>
            <w:r w:rsidRPr="00BA1179">
              <w:t xml:space="preserve"> membership pairs contributing to concept h</w:t>
            </w:r>
          </w:p>
        </w:tc>
      </w:tr>
      <w:tr w:rsidR="000C2B31" w:rsidRPr="00BA1179" w14:paraId="052C0824" w14:textId="77777777" w:rsidTr="007E2D02">
        <w:trPr>
          <w:trHeight w:val="20"/>
        </w:trPr>
        <w:tc>
          <w:tcPr>
            <w:tcW w:w="1057" w:type="pct"/>
          </w:tcPr>
          <w:p w14:paraId="2048D6C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2563EA9B" w14:textId="2ED1CC9D" w:rsidR="000C2B31" w:rsidRPr="00BA1179" w:rsidRDefault="000C2B31" w:rsidP="000C2B31">
            <w:pPr>
              <w:pStyle w:val="TableText"/>
            </w:pPr>
            <w:r w:rsidRPr="00BA1179">
              <w:t>Singleton consequent value for rule R</w:t>
            </w:r>
          </w:p>
        </w:tc>
      </w:tr>
      <w:tr w:rsidR="000C2B31" w:rsidRPr="00BA1179" w14:paraId="01EAC46E" w14:textId="77777777" w:rsidTr="007E2D02">
        <w:trPr>
          <w:trHeight w:val="20"/>
        </w:trPr>
        <w:tc>
          <w:tcPr>
            <w:tcW w:w="1057" w:type="pct"/>
          </w:tcPr>
          <w:p w14:paraId="0540F9AA"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28B6A528" w14:textId="77777777" w:rsidR="000C2B31" w:rsidRPr="00BA1179" w:rsidRDefault="000C2B31" w:rsidP="000C2B31">
            <w:pPr>
              <w:pStyle w:val="TableText"/>
            </w:pPr>
            <w:r w:rsidRPr="00BA1179">
              <w:t>Activation strength of rule R = min over antecedent membership degrees</w:t>
            </w:r>
          </w:p>
        </w:tc>
      </w:tr>
      <w:tr w:rsidR="000C2B31" w:rsidRPr="00BA1179" w14:paraId="60B5CC13" w14:textId="77777777" w:rsidTr="007E2D02">
        <w:trPr>
          <w:trHeight w:val="20"/>
        </w:trPr>
        <w:tc>
          <w:tcPr>
            <w:tcW w:w="1057" w:type="pct"/>
          </w:tcPr>
          <w:p w14:paraId="267E5BB9"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Sub>
              </m:oMath>
            </m:oMathPara>
          </w:p>
        </w:tc>
        <w:tc>
          <w:tcPr>
            <w:tcW w:w="3943" w:type="pct"/>
          </w:tcPr>
          <w:p w14:paraId="58917EAE" w14:textId="77777777" w:rsidR="000C2B31" w:rsidRPr="00BA1179" w:rsidRDefault="000C2B31" w:rsidP="000C2B31">
            <w:pPr>
              <w:pStyle w:val="TableText"/>
            </w:pPr>
            <w:r w:rsidRPr="00BA1179">
              <w:t>Weight assigned to (n,l) membership pair contributing to concept h</w:t>
            </w:r>
          </w:p>
        </w:tc>
      </w:tr>
      <w:tr w:rsidR="000C2B31" w:rsidRPr="00BA1179" w14:paraId="2AE38694" w14:textId="77777777" w:rsidTr="007E2D02">
        <w:trPr>
          <w:trHeight w:val="20"/>
        </w:trPr>
        <w:tc>
          <w:tcPr>
            <w:tcW w:w="1057" w:type="pct"/>
          </w:tcPr>
          <w:p w14:paraId="3962E033"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213FE291" w14:textId="01865AFC" w:rsidR="000C2B31" w:rsidRPr="00BA1179" w:rsidRDefault="000C2B31" w:rsidP="000C2B31">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0C2B31" w:rsidRPr="00BA1179" w14:paraId="723A40CF" w14:textId="77777777" w:rsidTr="007E2D02">
        <w:trPr>
          <w:trHeight w:val="20"/>
        </w:trPr>
        <w:tc>
          <w:tcPr>
            <w:tcW w:w="5000" w:type="pct"/>
            <w:gridSpan w:val="2"/>
          </w:tcPr>
          <w:p w14:paraId="2B1C2814" w14:textId="77777777" w:rsidR="000C2B31" w:rsidRPr="00BA1179" w:rsidRDefault="000C2B31" w:rsidP="000C2B31">
            <w:pPr>
              <w:pStyle w:val="TableText"/>
              <w:rPr>
                <w:b/>
                <w:bCs/>
              </w:rPr>
            </w:pPr>
            <w:r w:rsidRPr="00BA1179">
              <w:rPr>
                <w:b/>
                <w:bCs/>
              </w:rPr>
              <w:t>11. Functions / Mappings</w:t>
            </w:r>
          </w:p>
        </w:tc>
      </w:tr>
      <w:tr w:rsidR="000C2B31" w:rsidRPr="00BA1179" w14:paraId="6CF7119A" w14:textId="77777777" w:rsidTr="007E2D02">
        <w:trPr>
          <w:trHeight w:val="20"/>
        </w:trPr>
        <w:tc>
          <w:tcPr>
            <w:tcW w:w="1057" w:type="pct"/>
          </w:tcPr>
          <w:p w14:paraId="3FD5323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agg</m:t>
                    </m:r>
                  </m:sub>
                </m:sSub>
              </m:oMath>
            </m:oMathPara>
          </w:p>
        </w:tc>
        <w:tc>
          <w:tcPr>
            <w:tcW w:w="3943" w:type="pct"/>
          </w:tcPr>
          <w:p w14:paraId="70F47345" w14:textId="77777777" w:rsidR="000C2B31" w:rsidRPr="00BA1179" w:rsidRDefault="000C2B31" w:rsidP="000C2B31">
            <w:pPr>
              <w:pStyle w:val="TableText"/>
            </w:pPr>
            <w:r w:rsidRPr="00BA1179">
              <w:t>Action aggregation function</w:t>
            </w:r>
          </w:p>
        </w:tc>
      </w:tr>
      <w:tr w:rsidR="000C2B31" w:rsidRPr="00BA1179" w14:paraId="64B47C55" w14:textId="77777777" w:rsidTr="007E2D02">
        <w:trPr>
          <w:trHeight w:val="20"/>
        </w:trPr>
        <w:tc>
          <w:tcPr>
            <w:tcW w:w="1057" w:type="pct"/>
          </w:tcPr>
          <w:p w14:paraId="5D6B44B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concept</m:t>
                    </m:r>
                    <m:r>
                      <m:rPr>
                        <m:sty m:val="p"/>
                      </m:rPr>
                      <w:rPr>
                        <w:rFonts w:ascii="Cambria Math" w:hAnsi="Cambria Math"/>
                      </w:rPr>
                      <m:t>,</m:t>
                    </m:r>
                    <m:r>
                      <w:rPr>
                        <w:rFonts w:ascii="Cambria Math" w:hAnsi="Cambria Math"/>
                      </w:rPr>
                      <m:t>h</m:t>
                    </m:r>
                  </m:sub>
                </m:sSub>
              </m:oMath>
            </m:oMathPara>
          </w:p>
        </w:tc>
        <w:tc>
          <w:tcPr>
            <w:tcW w:w="3943" w:type="pct"/>
          </w:tcPr>
          <w:p w14:paraId="77391A57" w14:textId="77777777" w:rsidR="000C2B31" w:rsidRPr="00BA1179" w:rsidRDefault="000C2B31" w:rsidP="000C2B31">
            <w:pPr>
              <w:pStyle w:val="TableText"/>
            </w:pPr>
            <w:r w:rsidRPr="00BA1179">
              <w:t>Concept construction mapping</w:t>
            </w:r>
          </w:p>
        </w:tc>
      </w:tr>
      <w:tr w:rsidR="000C2B31" w:rsidRPr="00BA1179" w14:paraId="01AD63FF" w14:textId="77777777" w:rsidTr="007E2D02">
        <w:trPr>
          <w:trHeight w:val="20"/>
        </w:trPr>
        <w:tc>
          <w:tcPr>
            <w:tcW w:w="1057" w:type="pct"/>
          </w:tcPr>
          <w:p w14:paraId="7B12A51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3943" w:type="pct"/>
          </w:tcPr>
          <w:p w14:paraId="15553A61" w14:textId="77777777" w:rsidR="000C2B31" w:rsidRPr="00BA1179" w:rsidRDefault="000C2B31" w:rsidP="000C2B31">
            <w:pPr>
              <w:pStyle w:val="TableText"/>
            </w:pPr>
            <w:r w:rsidRPr="00BA1179">
              <w:t>Multi-criteria decision evaluation function</w:t>
            </w:r>
          </w:p>
        </w:tc>
      </w:tr>
      <w:tr w:rsidR="000C2B31" w:rsidRPr="00BA1179" w14:paraId="618CCDC3" w14:textId="77777777" w:rsidTr="007E2D02">
        <w:trPr>
          <w:trHeight w:val="20"/>
        </w:trPr>
        <w:tc>
          <w:tcPr>
            <w:tcW w:w="1057" w:type="pct"/>
          </w:tcPr>
          <w:p w14:paraId="73E1EF6C"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feat</m:t>
                    </m:r>
                  </m:sub>
                </m:sSub>
              </m:oMath>
            </m:oMathPara>
          </w:p>
        </w:tc>
        <w:tc>
          <w:tcPr>
            <w:tcW w:w="3943" w:type="pct"/>
          </w:tcPr>
          <w:p w14:paraId="3DAAEE82" w14:textId="77777777" w:rsidR="000C2B31" w:rsidRPr="00BA1179" w:rsidRDefault="000C2B31" w:rsidP="000C2B31">
            <w:pPr>
              <w:pStyle w:val="TableText"/>
            </w:pPr>
            <w:r w:rsidRPr="00BA1179">
              <w:t>Feature extraction mapping</w:t>
            </w:r>
          </w:p>
        </w:tc>
      </w:tr>
      <w:tr w:rsidR="000C2B31" w:rsidRPr="00BA1179" w14:paraId="5E50C24E" w14:textId="77777777" w:rsidTr="007E2D02">
        <w:trPr>
          <w:trHeight w:val="20"/>
        </w:trPr>
        <w:tc>
          <w:tcPr>
            <w:tcW w:w="1057" w:type="pct"/>
          </w:tcPr>
          <w:p w14:paraId="71BE983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fuzzy</m:t>
                    </m:r>
                  </m:sub>
                </m:sSub>
              </m:oMath>
            </m:oMathPara>
          </w:p>
        </w:tc>
        <w:tc>
          <w:tcPr>
            <w:tcW w:w="3943" w:type="pct"/>
          </w:tcPr>
          <w:p w14:paraId="37E16E49" w14:textId="77777777" w:rsidR="000C2B31" w:rsidRPr="00BA1179" w:rsidRDefault="000C2B31" w:rsidP="000C2B31">
            <w:pPr>
              <w:pStyle w:val="TableText"/>
            </w:pPr>
            <w:r w:rsidRPr="00BA1179">
              <w:t>Fuzzification mapping</w:t>
            </w:r>
          </w:p>
        </w:tc>
      </w:tr>
      <w:tr w:rsidR="000C2B31" w:rsidRPr="00BA1179" w14:paraId="759D02AA" w14:textId="77777777" w:rsidTr="007E2D02">
        <w:trPr>
          <w:trHeight w:val="20"/>
        </w:trPr>
        <w:tc>
          <w:tcPr>
            <w:tcW w:w="1057" w:type="pct"/>
          </w:tcPr>
          <w:p w14:paraId="5B3B17B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050A4245" w14:textId="77777777" w:rsidR="000C2B31" w:rsidRPr="00BA1179" w:rsidRDefault="000C2B31" w:rsidP="000C2B31">
            <w:pPr>
              <w:pStyle w:val="TableText"/>
            </w:pPr>
            <w:r w:rsidRPr="00BA1179">
              <w:t>Fire intensity approximation function</w:t>
            </w:r>
          </w:p>
        </w:tc>
      </w:tr>
      <w:tr w:rsidR="000C2B31" w:rsidRPr="00BA1179" w14:paraId="3DEAF51E" w14:textId="77777777" w:rsidTr="007E2D02">
        <w:trPr>
          <w:trHeight w:val="20"/>
        </w:trPr>
        <w:tc>
          <w:tcPr>
            <w:tcW w:w="1057" w:type="pct"/>
          </w:tcPr>
          <w:p w14:paraId="237C3D6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04C65D1" w14:textId="77777777" w:rsidR="000C2B31" w:rsidRPr="00BA1179" w:rsidRDefault="000C2B31" w:rsidP="000C2B31">
            <w:pPr>
              <w:pStyle w:val="TableText"/>
            </w:pPr>
            <w:r w:rsidRPr="00BA1179">
              <w:t>Rate-of-spread mapping function</w:t>
            </w:r>
          </w:p>
        </w:tc>
      </w:tr>
      <w:tr w:rsidR="000C2B31" w:rsidRPr="00BA1179" w14:paraId="5DAA7D7A" w14:textId="77777777" w:rsidTr="007E2D02">
        <w:trPr>
          <w:trHeight w:val="20"/>
        </w:trPr>
        <w:tc>
          <w:tcPr>
            <w:tcW w:w="1057" w:type="pct"/>
          </w:tcPr>
          <w:p w14:paraId="79CA52D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61D9053A" w14:textId="77777777" w:rsidR="000C2B31" w:rsidRPr="00BA1179" w:rsidRDefault="000C2B31" w:rsidP="000C2B31">
            <w:pPr>
              <w:pStyle w:val="TableText"/>
            </w:pPr>
            <w:r w:rsidRPr="00BA1179">
              <w:t>Suppression-to-mitigation mapping</w:t>
            </w:r>
          </w:p>
        </w:tc>
      </w:tr>
      <w:tr w:rsidR="000C2B31" w:rsidRPr="00BA1179" w14:paraId="34E66A11" w14:textId="77777777" w:rsidTr="007E2D02">
        <w:trPr>
          <w:trHeight w:val="20"/>
        </w:trPr>
        <w:tc>
          <w:tcPr>
            <w:tcW w:w="1057" w:type="pct"/>
          </w:tcPr>
          <w:p w14:paraId="709C916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1820AD5" w14:textId="77777777" w:rsidR="000C2B31" w:rsidRPr="00BA1179" w:rsidRDefault="000C2B31" w:rsidP="000C2B31">
            <w:pPr>
              <w:pStyle w:val="TableText"/>
            </w:pPr>
            <w:r w:rsidRPr="00BA1179">
              <w:t>Directional spread weighting factor</w:t>
            </w:r>
          </w:p>
        </w:tc>
      </w:tr>
      <w:tr w:rsidR="000C2B31" w:rsidRPr="00BA1179" w14:paraId="0FCCE767" w14:textId="77777777" w:rsidTr="007E2D02">
        <w:trPr>
          <w:trHeight w:val="20"/>
        </w:trPr>
        <w:tc>
          <w:tcPr>
            <w:tcW w:w="1057" w:type="pct"/>
          </w:tcPr>
          <w:p w14:paraId="067FDC1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j</m:t>
                    </m:r>
                    <m:r>
                      <m:rPr>
                        <m:sty m:val="p"/>
                      </m:rPr>
                      <w:rPr>
                        <w:rFonts w:ascii="Cambria Math" w:hAnsi="Cambria Math"/>
                      </w:rPr>
                      <m:t>,</m:t>
                    </m:r>
                    <m:r>
                      <w:rPr>
                        <w:rFonts w:ascii="Cambria Math" w:hAnsi="Cambria Math"/>
                      </w:rPr>
                      <m:t>k</m:t>
                    </m:r>
                  </m:sub>
                </m:sSub>
              </m:oMath>
            </m:oMathPara>
          </w:p>
        </w:tc>
        <w:tc>
          <w:tcPr>
            <w:tcW w:w="3943" w:type="pct"/>
          </w:tcPr>
          <w:p w14:paraId="722BA7AF" w14:textId="77777777" w:rsidR="000C2B31" w:rsidRPr="00BA1179" w:rsidRDefault="000C2B31" w:rsidP="000C2B31">
            <w:pPr>
              <w:pStyle w:val="TableText"/>
            </w:pPr>
            <w:r w:rsidRPr="00BA1179">
              <w:t>Partial criterion score for criterion j at step k</w:t>
            </w:r>
          </w:p>
        </w:tc>
      </w:tr>
      <w:tr w:rsidR="000C2B31" w:rsidRPr="00BA1179" w14:paraId="04BCDAE7" w14:textId="77777777" w:rsidTr="007E2D02">
        <w:trPr>
          <w:trHeight w:val="20"/>
        </w:trPr>
        <w:tc>
          <w:tcPr>
            <w:tcW w:w="5000" w:type="pct"/>
            <w:gridSpan w:val="2"/>
          </w:tcPr>
          <w:p w14:paraId="6F8CB9B2" w14:textId="77777777" w:rsidR="000C2B31" w:rsidRPr="00BA1179" w:rsidRDefault="000C2B31" w:rsidP="000C2B31">
            <w:pPr>
              <w:pStyle w:val="TableText"/>
              <w:rPr>
                <w:b/>
                <w:bCs/>
              </w:rPr>
            </w:pPr>
            <w:r w:rsidRPr="00BA1179">
              <w:rPr>
                <w:b/>
                <w:bCs/>
              </w:rPr>
              <w:t>12. Feature Variables and Parameters</w:t>
            </w:r>
          </w:p>
        </w:tc>
      </w:tr>
      <w:tr w:rsidR="000C2B31" w:rsidRPr="00BA1179" w14:paraId="3A20C5DC" w14:textId="77777777" w:rsidTr="007E2D02">
        <w:trPr>
          <w:trHeight w:val="20"/>
        </w:trPr>
        <w:tc>
          <w:tcPr>
            <w:tcW w:w="1057" w:type="pct"/>
          </w:tcPr>
          <w:p w14:paraId="5C267F7F"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F61216" w14:textId="77777777" w:rsidR="000C2B31" w:rsidRPr="00BA1179" w:rsidRDefault="000C2B31" w:rsidP="000C2B31">
            <w:pPr>
              <w:pStyle w:val="TableText"/>
            </w:pPr>
            <w:r w:rsidRPr="00BA1179">
              <w:t xml:space="preserve">l-th scalar feature at (x,y), region i, step k; z </w:t>
            </w:r>
            <w:r w:rsidRPr="00BA1179">
              <w:rPr>
                <w:rFonts w:ascii="Cambria Math" w:hAnsi="Cambria Math" w:cs="Cambria Math"/>
              </w:rPr>
              <w:t>∈</w:t>
            </w:r>
            <w:r w:rsidRPr="00BA1179">
              <w:t xml:space="preserve"> [0,1], l = 1…6</w:t>
            </w:r>
          </w:p>
        </w:tc>
      </w:tr>
      <w:tr w:rsidR="000C2B31" w:rsidRPr="00BA1179" w14:paraId="34622E60" w14:textId="77777777" w:rsidTr="007E2D02">
        <w:trPr>
          <w:trHeight w:val="20"/>
        </w:trPr>
        <w:tc>
          <w:tcPr>
            <w:tcW w:w="1057" w:type="pct"/>
          </w:tcPr>
          <w:p w14:paraId="16536A0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191777F8" w14:textId="77777777" w:rsidR="000C2B31" w:rsidRPr="00BA1179" w:rsidRDefault="000C2B31" w:rsidP="000C2B31">
            <w:pPr>
              <w:pStyle w:val="TableText"/>
            </w:pPr>
            <w:r w:rsidRPr="00BA1179">
              <w:t>Travel-time decay coefficient</w:t>
            </w:r>
          </w:p>
        </w:tc>
      </w:tr>
      <w:tr w:rsidR="000C2B31" w:rsidRPr="00BA1179" w14:paraId="575EF175" w14:textId="77777777" w:rsidTr="007E2D02">
        <w:trPr>
          <w:trHeight w:val="20"/>
        </w:trPr>
        <w:tc>
          <w:tcPr>
            <w:tcW w:w="1057" w:type="pct"/>
          </w:tcPr>
          <w:p w14:paraId="3599E514" w14:textId="77777777" w:rsidR="000C2B31" w:rsidRPr="00BA1179" w:rsidRDefault="000C2B31" w:rsidP="000C2B31">
            <w:pPr>
              <w:pStyle w:val="TableText"/>
            </w:pPr>
            <m:oMathPara>
              <m:oMath>
                <m:r>
                  <w:rPr>
                    <w:rFonts w:ascii="Cambria Math" w:hAnsi="Cambria Math"/>
                  </w:rPr>
                  <m:t>Δt</m:t>
                </m:r>
              </m:oMath>
            </m:oMathPara>
          </w:p>
        </w:tc>
        <w:tc>
          <w:tcPr>
            <w:tcW w:w="3943" w:type="pct"/>
          </w:tcPr>
          <w:p w14:paraId="6BF5FFB0" w14:textId="77777777" w:rsidR="000C2B31" w:rsidRPr="00BA1179" w:rsidRDefault="000C2B31" w:rsidP="000C2B31">
            <w:pPr>
              <w:pStyle w:val="TableText"/>
            </w:pPr>
            <w:r w:rsidRPr="00BA1179">
              <w:t>Simulation time step</w:t>
            </w:r>
          </w:p>
        </w:tc>
      </w:tr>
      <w:tr w:rsidR="000C2B31" w:rsidRPr="00BA1179" w14:paraId="7014E57D" w14:textId="77777777" w:rsidTr="007E2D02">
        <w:trPr>
          <w:trHeight w:val="20"/>
        </w:trPr>
        <w:tc>
          <w:tcPr>
            <w:tcW w:w="1057" w:type="pct"/>
          </w:tcPr>
          <w:p w14:paraId="7061EC58" w14:textId="77777777" w:rsidR="000C2B31" w:rsidRPr="00BA1179" w:rsidRDefault="000C2B31" w:rsidP="000C2B31">
            <w:pPr>
              <w:pStyle w:val="TableText"/>
            </w:pPr>
            <m:oMathPara>
              <m:oMath>
                <m:r>
                  <w:rPr>
                    <w:rFonts w:ascii="Cambria Math" w:hAnsi="Cambria Math"/>
                  </w:rPr>
                  <m:t>δ</m:t>
                </m:r>
              </m:oMath>
            </m:oMathPara>
          </w:p>
        </w:tc>
        <w:tc>
          <w:tcPr>
            <w:tcW w:w="3943" w:type="pct"/>
          </w:tcPr>
          <w:p w14:paraId="77B4D9D0" w14:textId="77777777" w:rsidR="000C2B31" w:rsidRPr="00BA1179" w:rsidRDefault="000C2B31" w:rsidP="000C2B31">
            <w:pPr>
              <w:pStyle w:val="TableText"/>
            </w:pPr>
            <w:r w:rsidRPr="00BA1179">
              <w:t>Neighborhood radius for asset exposure feature z₄ (cells)</w:t>
            </w:r>
          </w:p>
        </w:tc>
      </w:tr>
      <w:tr w:rsidR="000C2B31" w:rsidRPr="00BA1179" w14:paraId="7E829F74" w14:textId="77777777" w:rsidTr="007E2D02">
        <w:trPr>
          <w:trHeight w:val="20"/>
        </w:trPr>
        <w:tc>
          <w:tcPr>
            <w:tcW w:w="1057" w:type="pct"/>
          </w:tcPr>
          <w:p w14:paraId="6CB4E006"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032A82" w14:textId="77777777" w:rsidR="000C2B31" w:rsidRPr="00BA1179" w:rsidRDefault="000C2B31" w:rsidP="000C2B31">
            <w:pPr>
              <w:pStyle w:val="TableText"/>
            </w:pPr>
            <w:r w:rsidRPr="00BA1179">
              <w:t>Epistemic disturbance for component j, region i</w:t>
            </w:r>
          </w:p>
        </w:tc>
      </w:tr>
      <w:tr w:rsidR="000C2B31" w:rsidRPr="00BA1179" w14:paraId="036ED77B" w14:textId="77777777" w:rsidTr="007E2D02">
        <w:trPr>
          <w:trHeight w:val="20"/>
        </w:trPr>
        <w:tc>
          <w:tcPr>
            <w:tcW w:w="1057" w:type="pct"/>
          </w:tcPr>
          <w:p w14:paraId="742C2A6F" w14:textId="77777777" w:rsidR="000C2B31" w:rsidRPr="00BA1179" w:rsidRDefault="00000000" w:rsidP="000C2B31">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ε</m:t>
                        </m:r>
                      </m:e>
                    </m:acc>
                  </m:e>
                  <m:sub>
                    <m:r>
                      <w:rPr>
                        <w:rFonts w:ascii="Cambria Math" w:hAnsi="Cambria Math"/>
                      </w:rPr>
                      <m:t>j</m:t>
                    </m:r>
                  </m:sub>
                  <m:sup>
                    <m:r>
                      <w:rPr>
                        <w:rFonts w:ascii="Cambria Math" w:hAnsi="Cambria Math"/>
                      </w:rPr>
                      <m:t>i</m:t>
                    </m:r>
                  </m:sup>
                </m:sSubSup>
              </m:oMath>
            </m:oMathPara>
          </w:p>
        </w:tc>
        <w:tc>
          <w:tcPr>
            <w:tcW w:w="3943" w:type="pct"/>
          </w:tcPr>
          <w:p w14:paraId="5D64E9EB" w14:textId="77777777" w:rsidR="000C2B31" w:rsidRPr="00BA1179" w:rsidRDefault="000C2B31" w:rsidP="000C2B31">
            <w:pPr>
              <w:pStyle w:val="TableText"/>
            </w:pPr>
            <w:r w:rsidRPr="00BA1179">
              <w:t>Maximum epistemic disturbance bound for component j, region i</w:t>
            </w:r>
          </w:p>
        </w:tc>
      </w:tr>
      <w:tr w:rsidR="000C2B31" w:rsidRPr="00BA1179" w14:paraId="548E14AF" w14:textId="77777777" w:rsidTr="007E2D02">
        <w:trPr>
          <w:trHeight w:val="20"/>
        </w:trPr>
        <w:tc>
          <w:tcPr>
            <w:tcW w:w="1057" w:type="pct"/>
          </w:tcPr>
          <w:p w14:paraId="4E4D4DDE" w14:textId="77777777" w:rsidR="000C2B31" w:rsidRPr="00BA1179" w:rsidRDefault="000C2B31" w:rsidP="000C2B31">
            <w:pPr>
              <w:pStyle w:val="TableText"/>
            </w:pPr>
            <m:oMathPara>
              <m:oMath>
                <m:r>
                  <w:rPr>
                    <w:rFonts w:ascii="Cambria Math" w:hAnsi="Cambria Math"/>
                  </w:rPr>
                  <m:t>λ</m:t>
                </m:r>
              </m:oMath>
            </m:oMathPara>
          </w:p>
        </w:tc>
        <w:tc>
          <w:tcPr>
            <w:tcW w:w="3943" w:type="pct"/>
          </w:tcPr>
          <w:p w14:paraId="06B122BB" w14:textId="77777777" w:rsidR="000C2B31" w:rsidRPr="00BA1179" w:rsidRDefault="000C2B31" w:rsidP="000C2B31">
            <w:pPr>
              <w:pStyle w:val="TableText"/>
            </w:pPr>
            <w:r w:rsidRPr="00BA1179">
              <w:t>Saturation shape parameter for temporal urgency feature z₆</w:t>
            </w:r>
          </w:p>
        </w:tc>
      </w:tr>
      <w:tr w:rsidR="000C2B31" w:rsidRPr="00BA1179" w14:paraId="1FB9F81A" w14:textId="77777777" w:rsidTr="007E2D02">
        <w:trPr>
          <w:trHeight w:val="20"/>
        </w:trPr>
        <w:tc>
          <w:tcPr>
            <w:tcW w:w="1057" w:type="pct"/>
          </w:tcPr>
          <w:p w14:paraId="69BC529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ref</m:t>
                    </m:r>
                  </m:sub>
                </m:sSub>
              </m:oMath>
            </m:oMathPara>
          </w:p>
        </w:tc>
        <w:tc>
          <w:tcPr>
            <w:tcW w:w="3943" w:type="pct"/>
          </w:tcPr>
          <w:p w14:paraId="78BA5774" w14:textId="77777777" w:rsidR="000C2B31" w:rsidRPr="00BA1179" w:rsidRDefault="000C2B31" w:rsidP="000C2B31">
            <w:pPr>
              <w:pStyle w:val="TableText"/>
            </w:pPr>
            <w:r w:rsidRPr="00BA1179">
              <w:t>Reference time scale for temporal urgency feature z₆ (simulation steps)</w:t>
            </w: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1" w:name="_Ref226153869"/>
      <w:bookmarkStart w:id="32" w:name="_Toc235058001"/>
      <w:r w:rsidRPr="00BA1179">
        <w:rPr>
          <w:lang w:val="en-US"/>
        </w:rPr>
        <w:t>INTRODUCTION</w:t>
      </w:r>
      <w:bookmarkEnd w:id="31"/>
      <w:bookmarkEnd w:id="32"/>
    </w:p>
    <w:p w14:paraId="19AEEE92" w14:textId="3F1D8B8B"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B13AC5">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B13AC5">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B13AC5">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B13AC5">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83B5F0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B13AC5">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B13AC5">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B13AC5">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B13AC5">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6841F28F" w:rsidR="00E97881" w:rsidRPr="00BA1179" w:rsidRDefault="009E7AB1" w:rsidP="00E97881">
      <w:pPr>
        <w:pStyle w:val="Caption"/>
      </w:pPr>
      <w:bookmarkStart w:id="33" w:name="_Ref223862101"/>
      <w:bookmarkStart w:id="34" w:name="_Toc235058082"/>
      <w:r w:rsidRPr="00BA1179">
        <w:t xml:space="preserve">Figure </w:t>
      </w:r>
      <w:r w:rsidRPr="00BA1179">
        <w:fldChar w:fldCharType="begin"/>
      </w:r>
      <w:r w:rsidRPr="00BA1179">
        <w:instrText xml:space="preserve"> STYLEREF 1 \s </w:instrText>
      </w:r>
      <w:r w:rsidRPr="00BA1179">
        <w:fldChar w:fldCharType="separate"/>
      </w:r>
      <w:r w:rsidR="00B13AC5">
        <w:rPr>
          <w:noProof/>
        </w:rPr>
        <w:t>1</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1</w:t>
      </w:r>
      <w:r w:rsidRPr="00BA1179">
        <w:fldChar w:fldCharType="end"/>
      </w:r>
      <w:bookmarkEnd w:id="33"/>
      <w:r w:rsidRPr="00BA1179">
        <w:t xml:space="preserve"> Global trend in reported natural disasters, 1900–2022</w:t>
      </w:r>
      <w:bookmarkEnd w:id="34"/>
    </w:p>
    <w:p w14:paraId="16581925" w14:textId="07FD93C1"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B13AC5" w:rsidRPr="00BA1179">
        <w:t xml:space="preserve">Figure </w:t>
      </w:r>
      <w:r w:rsidR="00B13AC5">
        <w:rPr>
          <w:noProof/>
        </w:rPr>
        <w:t>1</w:t>
      </w:r>
      <w:r w:rsidR="00B13AC5" w:rsidRPr="00BA1179">
        <w:t>.</w:t>
      </w:r>
      <w:r w:rsidR="00B13AC5">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B13AC5">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B13AC5">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B13AC5">
            <w:rPr>
              <w:noProof/>
              <w:lang w:eastAsia="tr-TR"/>
            </w:rPr>
            <w:t>(Thompson &amp; Calkin, 2011; Pacheco, 2015; Finney, 2006)</w:t>
          </w:r>
          <w:r w:rsidRPr="00BA1179">
            <w:rPr>
              <w:lang w:eastAsia="tr-TR"/>
            </w:rPr>
            <w:fldChar w:fldCharType="end"/>
          </w:r>
        </w:sdtContent>
      </w:sdt>
      <w:r w:rsidRPr="00BA1179">
        <w:rPr>
          <w:lang w:eastAsia="tr-TR"/>
        </w:rPr>
        <w:t>.</w:t>
      </w:r>
    </w:p>
    <w:p w14:paraId="0D94676F" w14:textId="1EFDDB7E"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B13AC5">
            <w:rPr>
              <w:noProof/>
              <w:lang w:eastAsia="tr-TR"/>
            </w:rPr>
            <w:t>(Rothermel, 1972; Finney, 2006; Sullivan, 2009a; Sullivan, 2009b; Sullivan, 2009c)</w:t>
          </w:r>
          <w:r w:rsidRPr="00BA1179">
            <w:rPr>
              <w:lang w:eastAsia="tr-TR"/>
            </w:rPr>
            <w:fldChar w:fldCharType="end"/>
          </w:r>
        </w:sdtContent>
      </w:sdt>
      <w:r w:rsidRPr="00BA1179">
        <w:rPr>
          <w:lang w:eastAsia="ja-JP"/>
        </w:rPr>
        <w:t>.</w:t>
      </w:r>
    </w:p>
    <w:p w14:paraId="16A0FC26" w14:textId="394026FB"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 since it supports approximate inference over partial and imprecise evidence without probability 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B13AC5">
            <w:rPr>
              <w:noProof/>
              <w:lang w:eastAsia="tr-TR"/>
            </w:rPr>
            <w:t>(Thompson &amp; Calkin, 2011; Pacheco, 2015)</w:t>
          </w:r>
          <w:r w:rsidRPr="00BA1179">
            <w:rPr>
              <w:lang w:eastAsia="tr-TR"/>
            </w:rPr>
            <w:fldChar w:fldCharType="end"/>
          </w:r>
        </w:sdtContent>
      </w:sdt>
      <w:r w:rsidRPr="00BA1179">
        <w:rPr>
          <w:lang w:eastAsia="ja-JP"/>
        </w:rPr>
        <w:t>.</w:t>
      </w:r>
    </w:p>
    <w:p w14:paraId="7E1BE9C4" w14:textId="4FAB904F" w:rsidR="006A6899" w:rsidRPr="00BA1179" w:rsidRDefault="00244621" w:rsidP="00E01498">
      <w:pPr>
        <w:pStyle w:val="ParText"/>
        <w:rPr>
          <w:lang w:eastAsia="tr-TR"/>
        </w:rPr>
      </w:pPr>
      <w:r w:rsidRPr="00BA1179">
        <w:lastRenderedPageBreak/>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Pr="00BA1179">
            <w:rPr>
              <w:lang w:eastAsia="tr-TR"/>
            </w:rPr>
            <w:fldChar w:fldCharType="separate"/>
          </w:r>
          <w:r w:rsidR="00B13AC5">
            <w:rPr>
              <w:noProof/>
              <w:lang w:eastAsia="tr-TR"/>
            </w:rPr>
            <w:t>(Thompson &amp; Calkin, 2011; Pacheco, 2015; Finney, 2006; Vásquez, 2021; Figueiredo, Macedo, Alves, &amp; Figueiredo, 2024)</w:t>
          </w:r>
          <w:r w:rsidRPr="00BA1179">
            <w:rPr>
              <w:lang w:eastAsia="tr-TR"/>
            </w:rPr>
            <w:fldChar w:fldCharType="end"/>
          </w:r>
        </w:sdtContent>
      </w:sdt>
      <w:r w:rsidRPr="00BA1179">
        <w:rPr>
          <w:lang w:eastAsia="tr-TR"/>
        </w:rPr>
        <w:t xml:space="preserve">. </w:t>
      </w:r>
      <w:r w:rsidRPr="00BA1179">
        <w:t xml:space="preserve">Mature deployed systems such as WFDSS and FlamMap, together with recent ML-based hybrids, provide substantial operational value, yet each addresses only part of these requirements. The remaining challenge is therefore architectural: </w:t>
      </w:r>
      <w:r w:rsidRPr="00BA1179">
        <w:rPr>
          <w:b/>
          <w:bCs/>
          <w:lang w:eastAsia="tr-TR"/>
        </w:rPr>
        <w:t>no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B13AC5">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5" w:name="_Toc235058002"/>
      <w:r w:rsidRPr="00BA1179">
        <w:rPr>
          <w:lang w:eastAsia="tr-TR"/>
        </w:rPr>
        <w:t>Gap Analysis</w:t>
      </w:r>
      <w:bookmarkEnd w:id="35"/>
    </w:p>
    <w:p w14:paraId="50CC8809" w14:textId="47E08E69"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B13AC5" w:rsidRPr="00BA1179">
        <w:t xml:space="preserve">Table </w:t>
      </w:r>
      <w:r w:rsidR="00B13AC5">
        <w:rPr>
          <w:noProof/>
        </w:rPr>
        <w:t>1</w:t>
      </w:r>
      <w:r w:rsidR="00B13AC5" w:rsidRPr="00BA1179">
        <w:t>.</w:t>
      </w:r>
      <w:r w:rsidR="00B13AC5">
        <w:rPr>
          <w:noProof/>
        </w:rPr>
        <w:t>1</w:t>
      </w:r>
      <w:r w:rsidRPr="00BA1179">
        <w:rPr>
          <w:lang w:eastAsia="tr-TR"/>
        </w:rPr>
        <w:fldChar w:fldCharType="end"/>
      </w:r>
      <w:r w:rsidRPr="00BA1179">
        <w:t>,each reflecting a structural rather than incidental shortcoming of current architectures.</w:t>
      </w:r>
    </w:p>
    <w:p w14:paraId="53ABF0C8" w14:textId="4B137B9D" w:rsidR="000711CD" w:rsidRPr="00BA1179" w:rsidRDefault="000711CD" w:rsidP="000711CD">
      <w:pPr>
        <w:pStyle w:val="Caption"/>
        <w:keepNext/>
      </w:pPr>
      <w:bookmarkStart w:id="36" w:name="_Ref223793965"/>
      <w:bookmarkStart w:id="37" w:name="_Toc235058064"/>
      <w:r w:rsidRPr="00BA1179">
        <w:lastRenderedPageBreak/>
        <w:t xml:space="preserve">Table </w:t>
      </w:r>
      <w:r w:rsidRPr="00BA1179">
        <w:fldChar w:fldCharType="begin"/>
      </w:r>
      <w:r w:rsidRPr="00BA1179">
        <w:instrText xml:space="preserve"> STYLEREF 1 \s </w:instrText>
      </w:r>
      <w:r w:rsidRPr="00BA1179">
        <w:fldChar w:fldCharType="separate"/>
      </w:r>
      <w:r w:rsidR="00B13AC5">
        <w:rPr>
          <w:noProof/>
        </w:rPr>
        <w:t>1</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1</w:t>
      </w:r>
      <w:r w:rsidRPr="00BA1179">
        <w:fldChar w:fldCharType="end"/>
      </w:r>
      <w:bookmarkEnd w:id="36"/>
      <w:r w:rsidRPr="00BA1179">
        <w:t xml:space="preserve"> DSS gaps identified in wildfire decision support literature</w:t>
      </w:r>
      <w:bookmarkEnd w:id="37"/>
    </w:p>
    <w:tbl>
      <w:tblPr>
        <w:tblStyle w:val="PlainTable5"/>
        <w:tblW w:w="0" w:type="auto"/>
        <w:tblLook w:val="04A0" w:firstRow="1" w:lastRow="0" w:firstColumn="1" w:lastColumn="0" w:noHBand="0" w:noVBand="1"/>
      </w:tblPr>
      <w:tblGrid>
        <w:gridCol w:w="687"/>
        <w:gridCol w:w="7360"/>
      </w:tblGrid>
      <w:tr w:rsidR="000711CD" w:rsidRPr="00BA1179" w14:paraId="4E2EFD7A" w14:textId="77777777" w:rsidTr="001A3DC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15BD92D" w14:textId="1C8C8E76" w:rsidR="000711CD" w:rsidRPr="00BA1179" w:rsidRDefault="000711CD" w:rsidP="009503A7">
            <w:pPr>
              <w:pStyle w:val="TableText"/>
            </w:pPr>
          </w:p>
        </w:tc>
        <w:tc>
          <w:tcPr>
            <w:tcW w:w="7338" w:type="dxa"/>
            <w:hideMark/>
          </w:tcPr>
          <w:p w14:paraId="2BA759DB" w14:textId="18A46462" w:rsidR="000711CD" w:rsidRPr="00BA1179" w:rsidRDefault="006826CE" w:rsidP="009503A7">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106357" w:rsidRPr="00BA1179" w14:paraId="74750DC0"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3C3FCB22" w14:textId="77777777" w:rsidR="00106357" w:rsidRPr="00BA1179" w:rsidRDefault="00000000">
            <w:pPr>
              <w:pStyle w:val="TableText"/>
            </w:pPr>
            <w:r w:rsidRPr="00BA1179">
              <w:rPr>
                <w:b/>
                <w:bCs/>
              </w:rPr>
              <w:t>G1</w:t>
            </w:r>
          </w:p>
        </w:tc>
        <w:tc>
          <w:tcPr>
            <w:tcW w:w="4573" w:type="pct"/>
          </w:tcPr>
          <w:p w14:paraId="7660A3B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106357" w:rsidRPr="00BA1179" w14:paraId="36A7F3EF"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499D652D" w14:textId="77777777" w:rsidR="00106357" w:rsidRPr="00BA1179" w:rsidRDefault="00000000">
            <w:pPr>
              <w:pStyle w:val="TableText"/>
            </w:pPr>
            <w:r w:rsidRPr="00BA1179">
              <w:rPr>
                <w:b/>
                <w:bCs/>
              </w:rPr>
              <w:t>G2</w:t>
            </w:r>
          </w:p>
        </w:tc>
        <w:tc>
          <w:tcPr>
            <w:tcW w:w="4573" w:type="pct"/>
          </w:tcPr>
          <w:p w14:paraId="363F54E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106357" w:rsidRPr="00BA1179" w14:paraId="28749C73"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6445FA81" w14:textId="77777777" w:rsidR="00106357" w:rsidRPr="00BA1179" w:rsidRDefault="00000000">
            <w:pPr>
              <w:pStyle w:val="TableText"/>
            </w:pPr>
            <w:r w:rsidRPr="00BA1179">
              <w:rPr>
                <w:b/>
                <w:bCs/>
              </w:rPr>
              <w:t>G3</w:t>
            </w:r>
          </w:p>
        </w:tc>
        <w:tc>
          <w:tcPr>
            <w:tcW w:w="4573" w:type="pct"/>
          </w:tcPr>
          <w:p w14:paraId="6BA8092B" w14:textId="77F6D5DA"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2D8631B8"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B13AC5">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B13AC5">
            <w:rPr>
              <w:noProof/>
            </w:rPr>
            <w:t>(Malczewski, 1999; Keeney &amp; Raiffa, 1976)</w:t>
          </w:r>
          <w:r w:rsidRPr="00BA1179">
            <w:fldChar w:fldCharType="end"/>
          </w:r>
        </w:sdtContent>
      </w:sdt>
      <w:r w:rsidRPr="00BA1179">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B13AC5">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B13AC5">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32E2FF2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B13AC5">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B13AC5">
            <w:rPr>
              <w:noProof/>
            </w:rPr>
            <w:t>(Vásquez, 2021)</w:t>
          </w:r>
          <w:r w:rsidRPr="00BA1179">
            <w:fldChar w:fldCharType="end"/>
          </w:r>
        </w:sdtContent>
      </w:sdt>
      <w:r w:rsidRPr="00BA1179">
        <w:t xml:space="preserve">. A related limitation is the absence of explicit hierarchical differentiation between decision levels.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B13AC5">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B13AC5">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217B6D9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B13AC5">
            <w:rPr>
              <w:noProof/>
            </w:rPr>
            <w:t>(Morgan &amp; Henrion, 1990; Walker, et al., 2003; Thompson &amp; Calkin, 2011)</w:t>
          </w:r>
          <w:r w:rsidRPr="00BA1179">
            <w:fldChar w:fldCharType="end"/>
          </w:r>
        </w:sdtContent>
      </w:sdt>
      <w:r w:rsidRPr="00BA1179">
        <w:t xml:space="preserve">. Existing uncertainty-aware DSS approaches 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B13AC5">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B13AC5">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B13AC5">
            <w:rPr>
              <w:noProof/>
            </w:rPr>
            <w:t>(Rapp, Rabung, Wilson, &amp; Toman, 2020)</w:t>
          </w:r>
          <w:r w:rsidRPr="00BA1179">
            <w:fldChar w:fldCharType="end"/>
          </w:r>
        </w:sdtContent>
      </w:sdt>
      <w:r w:rsidRPr="00BA1179">
        <w:t>.</w:t>
      </w:r>
    </w:p>
    <w:p w14:paraId="27A3D6C1" w14:textId="078F4DD2"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B13AC5">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B13AC5">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B13AC5">
            <w:rPr>
              <w:noProof/>
            </w:rPr>
            <w:t>(Ribeiro, Singh, &amp; Guestrin, 2016)</w:t>
          </w:r>
          <w:r w:rsidRPr="00BA1179">
            <w:fldChar w:fldCharType="end"/>
          </w:r>
        </w:sdtContent>
      </w:sdt>
      <w:r w:rsidRPr="00BA1179">
        <w:t xml:space="preserve">. Empirical studies 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B13AC5">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Pr="00BA1179">
            <w:instrText xml:space="preserve"> CITATION Mohammadi2025 \l 1055 </w:instrText>
          </w:r>
          <w:r w:rsidRPr="00BA1179">
            <w:fldChar w:fldCharType="separate"/>
          </w:r>
          <w:r w:rsidR="00B13AC5">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6E5E3E36"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B13AC5">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B13AC5">
            <w:rPr>
              <w:noProof/>
            </w:rPr>
            <w:t>(Pacheco, 2015; Vásquez, 2021)</w:t>
          </w:r>
          <w:r w:rsidRPr="00BA1179">
            <w:fldChar w:fldCharType="end"/>
          </w:r>
        </w:sdtContent>
      </w:sdt>
      <w:r w:rsidRPr="00BA1179">
        <w:t xml:space="preserve">. WFDSS exemplifies this pattern: its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B13AC5">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Pr="00BA1179">
            <w:instrText xml:space="preserve">CITATION Mohammadi2025 \n  \t  \l 1055 </w:instrText>
          </w:r>
          <w:r w:rsidRPr="00BA1179">
            <w:fldChar w:fldCharType="separate"/>
          </w:r>
          <w:r w:rsidR="00B13AC5">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B13AC5">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9DC2510" w:rsidR="000B1640" w:rsidRPr="00BA1179" w:rsidRDefault="000B1640" w:rsidP="0048381B">
      <w:pPr>
        <w:pStyle w:val="ParText"/>
      </w:pPr>
      <w:r w:rsidRPr="00BA1179">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B13AC5">
            <w:rPr>
              <w:noProof/>
            </w:rPr>
            <w:t xml:space="preserve">(Keeney &amp; Raiffa, </w:t>
          </w:r>
          <w:r w:rsidR="00B13AC5">
            <w:rPr>
              <w:noProof/>
            </w:rPr>
            <w:lastRenderedPageBreak/>
            <w:t>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B13AC5">
            <w:rPr>
              <w:noProof/>
            </w:rPr>
            <w:t>(Martell, 2007; Finney,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B13AC5">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38" w:name="_Toc235058003"/>
      <w:r w:rsidRPr="00BA1179">
        <w:rPr>
          <w:lang w:eastAsia="tr-TR"/>
        </w:rPr>
        <w:t>Research Question and Hypothesis</w:t>
      </w:r>
      <w:bookmarkEnd w:id="38"/>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t xml:space="preserve">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w:t>
      </w:r>
      <w:r w:rsidRPr="00BA1179">
        <w:rPr>
          <w:b/>
          <w:bCs/>
          <w:i/>
          <w:iCs/>
        </w:rPr>
        <w:lastRenderedPageBreak/>
        <w:t>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66A9736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39" w:name="_Toc235058004"/>
      <w:r w:rsidRPr="00BA1179">
        <w:rPr>
          <w:lang w:eastAsia="tr-TR"/>
        </w:rPr>
        <w:t>Main Contributions of the Thesis</w:t>
      </w:r>
      <w:bookmarkEnd w:id="39"/>
    </w:p>
    <w:p w14:paraId="0024568E" w14:textId="5E742AD7"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B13AC5" w:rsidRPr="00BA1179">
        <w:t xml:space="preserve">Table </w:t>
      </w:r>
      <w:r w:rsidR="00B13AC5">
        <w:rPr>
          <w:noProof/>
        </w:rPr>
        <w:t>1</w:t>
      </w:r>
      <w:r w:rsidR="00B13AC5" w:rsidRPr="00BA1179">
        <w:t>.</w:t>
      </w:r>
      <w:r w:rsidR="00B13AC5">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1BAE521E" w:rsidR="00663182" w:rsidRPr="00BA1179" w:rsidRDefault="00663182" w:rsidP="00663182">
      <w:pPr>
        <w:pStyle w:val="Caption"/>
        <w:keepNext/>
      </w:pPr>
      <w:bookmarkStart w:id="40" w:name="_Ref223821474"/>
      <w:bookmarkStart w:id="41" w:name="_Toc235058065"/>
      <w:r w:rsidRPr="00BA1179">
        <w:lastRenderedPageBreak/>
        <w:t xml:space="preserve">Table </w:t>
      </w:r>
      <w:r w:rsidRPr="00BA1179">
        <w:fldChar w:fldCharType="begin"/>
      </w:r>
      <w:r w:rsidRPr="00BA1179">
        <w:instrText xml:space="preserve"> STYLEREF 1 \s </w:instrText>
      </w:r>
      <w:r w:rsidRPr="00BA1179">
        <w:fldChar w:fldCharType="separate"/>
      </w:r>
      <w:r w:rsidR="00B13AC5">
        <w:rPr>
          <w:noProof/>
        </w:rPr>
        <w:t>1</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2</w:t>
      </w:r>
      <w:r w:rsidRPr="00BA1179">
        <w:fldChar w:fldCharType="end"/>
      </w:r>
      <w:bookmarkEnd w:id="40"/>
      <w:r w:rsidRPr="00BA1179">
        <w:t xml:space="preserve"> Mapping of thesis contributions to identified gaps</w:t>
      </w:r>
      <w:bookmarkEnd w:id="41"/>
    </w:p>
    <w:tbl>
      <w:tblPr>
        <w:tblStyle w:val="GridTable1Light1"/>
        <w:tblW w:w="5000" w:type="pct"/>
        <w:tblLook w:val="04A0" w:firstRow="1" w:lastRow="0" w:firstColumn="1" w:lastColumn="0" w:noHBand="0" w:noVBand="1"/>
      </w:tblPr>
      <w:tblGrid>
        <w:gridCol w:w="687"/>
        <w:gridCol w:w="2816"/>
        <w:gridCol w:w="4534"/>
      </w:tblGrid>
      <w:tr w:rsidR="00237656" w:rsidRPr="00BA1179" w14:paraId="121CFB4E" w14:textId="77777777" w:rsidTr="00824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123EB795" w:rsidR="00BB15F3" w:rsidRPr="00BA1179" w:rsidRDefault="00000000">
      <w:pPr>
        <w:pStyle w:val="ParText"/>
      </w:pPr>
      <w:r w:rsidRPr="00BA1179">
        <w:t xml:space="preserve">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 an evolving Takagi-Sugeno rule base adapts membership functions 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B13AC5">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B13AC5">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 xml:space="preserve">To address G2, the reasoning pipeline is built so that explanation and uncertainty handling are structural rather than retrofitted. Epistemic uncertainty is propagated </w:t>
      </w:r>
      <w:r w:rsidRPr="00BA1179">
        <w:lastRenderedPageBreak/>
        <w:t>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150ED367"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B13AC5">
            <w:rPr>
              <w:noProof/>
            </w:rPr>
            <w:t>(Fillmore &amp; Paveglio, 2023; Rapp, Rabung, Wilson, &amp; Toman, 2020)</w:t>
          </w:r>
          <w:r w:rsidRPr="00BA1179">
            <w:fldChar w:fldCharType="end"/>
          </w:r>
        </w:sdtContent>
      </w:sdt>
      <w:r w:rsidRPr="00BA1179">
        <w:t>.</w:t>
      </w:r>
    </w:p>
    <w:p w14:paraId="4F65512F" w14:textId="0CC0790A" w:rsidR="00E77EB4" w:rsidRPr="00BA1179" w:rsidRDefault="00E77EB4" w:rsidP="00334870">
      <w:pPr>
        <w:pStyle w:val="ParText"/>
      </w:pPr>
      <w:r w:rsidRPr="00BA1179">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1CED6324" w14:textId="535A20B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B13AC5" w:rsidRPr="00BA1179">
        <w:t xml:space="preserve">Figure </w:t>
      </w:r>
      <w:r w:rsidR="00B13AC5">
        <w:rPr>
          <w:noProof/>
        </w:rPr>
        <w:t>1</w:t>
      </w:r>
      <w:r w:rsidR="00B13AC5" w:rsidRPr="00BA1179">
        <w:t>.</w:t>
      </w:r>
      <w:r w:rsidR="00B13AC5">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0FC777A4" w:rsidR="00A04D1B" w:rsidRPr="00BA1179" w:rsidRDefault="00A04D1B" w:rsidP="00A04D1B">
      <w:pPr>
        <w:pStyle w:val="Caption"/>
      </w:pPr>
      <w:bookmarkStart w:id="42" w:name="_Ref227630123"/>
      <w:bookmarkStart w:id="43" w:name="_Toc235058083"/>
      <w:r w:rsidRPr="00BA1179">
        <w:t xml:space="preserve">Figure </w:t>
      </w:r>
      <w:r w:rsidRPr="00BA1179">
        <w:fldChar w:fldCharType="begin"/>
      </w:r>
      <w:r w:rsidRPr="00BA1179">
        <w:instrText xml:space="preserve"> STYLEREF 1 \s </w:instrText>
      </w:r>
      <w:r w:rsidRPr="00BA1179">
        <w:fldChar w:fldCharType="separate"/>
      </w:r>
      <w:r w:rsidR="00B13AC5">
        <w:rPr>
          <w:noProof/>
        </w:rPr>
        <w:t>1</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2</w:t>
      </w:r>
      <w:r w:rsidRPr="00BA1179">
        <w:fldChar w:fldCharType="end"/>
      </w:r>
      <w:bookmarkEnd w:id="42"/>
      <w:r w:rsidRPr="00BA1179">
        <w:t xml:space="preserve"> Research question, hypothesis, gaps and contributions</w:t>
      </w:r>
      <w:bookmarkEnd w:id="43"/>
    </w:p>
    <w:p w14:paraId="6917E4FF" w14:textId="17C884DE" w:rsidR="00320403" w:rsidRPr="00BA1179" w:rsidRDefault="007052DB" w:rsidP="007052DB">
      <w:pPr>
        <w:pStyle w:val="Heading2"/>
      </w:pPr>
      <w:bookmarkStart w:id="44" w:name="_Toc235058005"/>
      <w:commentRangeStart w:id="45"/>
      <w:r w:rsidRPr="00BA1179">
        <w:t>Organization of the Thesis</w:t>
      </w:r>
      <w:bookmarkEnd w:id="44"/>
      <w:commentRangeEnd w:id="45"/>
      <w:r w:rsidR="00AF4B73" w:rsidRPr="00BA1179">
        <w:rPr>
          <w:rStyle w:val="CommentReference"/>
          <w:sz w:val="24"/>
          <w:szCs w:val="26"/>
        </w:rPr>
        <w:commentReference w:id="45"/>
      </w:r>
    </w:p>
    <w:p w14:paraId="6E01B5E6" w14:textId="0F8E64A2" w:rsidR="00F76B7D" w:rsidRPr="00BA1179" w:rsidRDefault="00000000">
      <w:pPr>
        <w:pStyle w:val="ParText"/>
      </w:pPr>
      <w:r w:rsidRPr="00BA1179">
        <w:t>Chapter 2 assembles the background required by the remainder of the thesis, moving along the path a decision travels: Wildfire dynamics and spread modeling, the foundations of decision support, the input space from heterogeneous sensing to the observation features, concept-driven fuzzy reasoning together with the rule-explosion argument, and the decision space with its admissible interventions, the evaluation machinery, and the adaptive and generative loops that keep it open.</w:t>
      </w:r>
    </w:p>
    <w:p w14:paraId="52AC3ADB" w14:textId="0BFCF13A" w:rsidR="00F76B7D" w:rsidRPr="00BA1179" w:rsidRDefault="00000000">
      <w:pPr>
        <w:pStyle w:val="ParText"/>
      </w:pPr>
      <w:r w:rsidRPr="00BA1179">
        <w:lastRenderedPageBreak/>
        <w:t>Chapter 3 introduces the DisasterAware framework as the computational foundation of the study. It presents the overall system architecture, the external input layers for meteorology, topography, fuel, ignition, and decisional data, the simulation core with its spatio-temporal state transition and hybrid fire spread model, and the decision support system core coupled to it. Testability rather than maximal fidelity is its design criterion.</w:t>
      </w:r>
    </w:p>
    <w:p w14:paraId="345AB89A" w14:textId="560196CB" w:rsidR="00F76B7D" w:rsidRPr="00BA1179" w:rsidRDefault="00000000">
      <w:pPr>
        <w:pStyle w:val="ParText"/>
      </w:pPr>
      <w:r w:rsidRPr="00BA1179">
        <w:t>Chapter 4 develops the DisasterAware decision support system. It derives the feature space from the observable state, specifies the fuzzy variables and membership functions, constructs the five decision concepts and their mappings, and defines the intervention rule base together with the action aggregation function. On this specification, it presents the layered decision architecture comprising observation, concept mapping and abstraction, local DSS, and global coordination layers, and details the epistemic encoding of incomplete observations, the formal properties of the pipeline, and the explainability and governance overlay that provides traceability, auditability, and operator override.</w:t>
      </w:r>
    </w:p>
    <w:p w14:paraId="2A6716F5" w14:textId="0DD9CD46" w:rsidR="00F76B7D" w:rsidRPr="00BA1179" w:rsidRDefault="00000000">
      <w:pPr>
        <w:pStyle w:val="ParText"/>
      </w:pPr>
      <w:r w:rsidRPr="00BA1179">
        <w:t>Chapter 5 reports the simulation and performance results, evaluating DisasterAware against a functionally equivalent centralized baseline over scenarios of increasing complexity, and closes with a sensitivity analysis over features, membership functions, and priority weights.</w:t>
      </w:r>
    </w:p>
    <w:p w14:paraId="4FE8919D" w14:textId="705B5BED" w:rsidR="00F76B7D" w:rsidRPr="00BA1179" w:rsidRDefault="00000000">
      <w:pPr>
        <w:pStyle w:val="ParText"/>
      </w:pPr>
      <w:r w:rsidRPr="00BA1179">
        <w:t>Chapter 6 summarizes the contributions and outlines directions for future research.</w:t>
      </w:r>
    </w:p>
    <w:p w14:paraId="26D5962C" w14:textId="4EF028E8" w:rsidR="00244621" w:rsidRPr="00BA1179" w:rsidRDefault="00244621" w:rsidP="009533D6">
      <w:pPr>
        <w:pStyle w:val="ParText"/>
        <w:rPr>
          <w:rFonts w:cs="Times New Roman"/>
          <w:szCs w:val="24"/>
        </w:rPr>
      </w:pPr>
      <w:r w:rsidRPr="00BA1179">
        <w:t>Together, these chapters form a coherent argument that proceeds from problem formulation through theoretical grounding and system design to empirical evaluation and synthesis, each chapter building on the preceding one.</w:t>
      </w:r>
    </w:p>
    <w:p w14:paraId="6AE1912D" w14:textId="5F4EBED0" w:rsidR="00020DE7" w:rsidRPr="00BA1179" w:rsidRDefault="00020DE7" w:rsidP="00AF29FD">
      <w:pPr>
        <w:rPr>
          <w:rFonts w:cs="Times New Roman"/>
          <w:szCs w:val="24"/>
        </w:rPr>
        <w:sectPr w:rsidR="00020DE7"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6" w:name="_Ref226153860"/>
      <w:bookmarkStart w:id="47" w:name="_Toc235058006"/>
      <w:r w:rsidRPr="00BA1179">
        <w:rPr>
          <w:lang w:val="en-US"/>
        </w:rPr>
        <w:t>BACKGROUND INFORMATION</w:t>
      </w:r>
      <w:bookmarkEnd w:id="46"/>
      <w:bookmarkEnd w:id="47"/>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8" w:name="_Toc235058007"/>
      <w:r w:rsidRPr="00BA1179">
        <w:t>Wildfire Dynamics and Spread Modeling</w:t>
      </w:r>
      <w:bookmarkEnd w:id="48"/>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49" w:name="_Toc235058008"/>
      <w:r w:rsidRPr="00BA1179">
        <w:t>Drivers of Fire Behavior</w:t>
      </w:r>
      <w:bookmarkEnd w:id="49"/>
    </w:p>
    <w:p w14:paraId="4A03F816" w14:textId="1E19744E"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B13AC5">
            <w:rPr>
              <w:noProof/>
            </w:rPr>
            <w:t>(Rothermel, 1972)</w:t>
          </w:r>
          <w:r w:rsidRPr="00BA1179">
            <w:fldChar w:fldCharType="end"/>
          </w:r>
        </w:sdtContent>
      </w:sdt>
      <w:r w:rsidRPr="00BA1179">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B13AC5">
            <w:rPr>
              <w:noProof/>
            </w:rPr>
            <w:t>(Scott &amp; Burgan, 2005)</w:t>
          </w:r>
          <w:r w:rsidRPr="00BA1179">
            <w:fldChar w:fldCharType="end"/>
          </w:r>
        </w:sdtContent>
      </w:sdt>
      <w:r w:rsidRPr="00BA1179">
        <w:t>.</w:t>
      </w:r>
    </w:p>
    <w:p w14:paraId="15512DA6" w14:textId="54E2F871"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B13AC5">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0" w:name="_Toc235058009"/>
      <w:r w:rsidRPr="00BA1179">
        <w:t>Families of Spread Models</w:t>
      </w:r>
      <w:bookmarkEnd w:id="50"/>
    </w:p>
    <w:p w14:paraId="4CC601BA" w14:textId="4753D0E9"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B13AC5">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B13AC5">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B13AC5">
            <w:rPr>
              <w:noProof/>
            </w:rPr>
            <w:t>(Sullivan, Wildland surface fire spread modelling 3: Simulation and mathematical analogue models, 2009c; Finney, 2006)</w:t>
          </w:r>
          <w:r w:rsidRPr="00BA1179">
            <w:fldChar w:fldCharType="end"/>
          </w:r>
        </w:sdtContent>
      </w:sdt>
      <w:r w:rsidRPr="00BA1179">
        <w:t>.</w:t>
      </w:r>
    </w:p>
    <w:p w14:paraId="633D2CF6" w14:textId="21D356D7" w:rsidR="009A2659" w:rsidRPr="00BA1179" w:rsidRDefault="00000000">
      <w:pPr>
        <w:pStyle w:val="ParText"/>
      </w:pPr>
      <w:r w:rsidRPr="00BA1179">
        <w:lastRenderedPageBreak/>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 A grid-based simulation model whose local spread kernel belongs to the Rothermel-type quasi-empirical family.</w:t>
      </w:r>
    </w:p>
    <w:p w14:paraId="3CF2C4E4" w14:textId="393FE5F8" w:rsidR="009A2659" w:rsidRPr="00BA1179" w:rsidRDefault="00000000">
      <w:pPr>
        <w:pStyle w:val="Heading3"/>
      </w:pPr>
      <w:bookmarkStart w:id="51" w:name="_Toc235058010"/>
      <w:r w:rsidRPr="00BA1179">
        <w:t>Requirements of the Decision Layer on the Spread Model</w:t>
      </w:r>
      <w:bookmarkEnd w:id="51"/>
    </w:p>
    <w:p w14:paraId="48782B68" w14:textId="243AA75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B13AC5">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7068CB8D" w:rsidR="009A2659" w:rsidRPr="00BA1179" w:rsidRDefault="00000000">
      <w:pPr>
        <w:pStyle w:val="ParText"/>
      </w:pPr>
      <w:r w:rsidRPr="00BA1179">
        <w:fldChar w:fldCharType="begin"/>
      </w:r>
      <w:r w:rsidRPr="00BA1179">
        <w:instrText xml:space="preserve"> REF _Ref300000101 \h </w:instrText>
      </w:r>
      <w:r w:rsidRPr="00BA1179">
        <w:fldChar w:fldCharType="separate"/>
      </w:r>
      <w:r w:rsidR="00B13AC5" w:rsidRPr="00BA1179">
        <w:t xml:space="preserve">Figure </w:t>
      </w:r>
      <w:r w:rsidR="00B13AC5">
        <w:rPr>
          <w:noProof/>
        </w:rPr>
        <w:t>2</w:t>
      </w:r>
      <w:r w:rsidR="00B13AC5" w:rsidRPr="00BA1179">
        <w:t>.</w:t>
      </w:r>
      <w:r w:rsidR="00B13AC5">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lastRenderedPageBreak/>
        <w:drawing>
          <wp:inline distT="0" distB="0" distL="0" distR="0" wp14:anchorId="5A1F5030" wp14:editId="7867EE9D">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75E38FFB" w:rsidR="009A2659" w:rsidRPr="00BA1179" w:rsidRDefault="00000000">
      <w:pPr>
        <w:pStyle w:val="Caption"/>
      </w:pPr>
      <w:bookmarkStart w:id="52" w:name="_Ref300000101"/>
      <w:bookmarkStart w:id="53" w:name="_Toc235058084"/>
      <w:r w:rsidRPr="00BA1179">
        <w:t xml:space="preserve">Figure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1</w:t>
      </w:r>
      <w:r w:rsidRPr="00BA1179">
        <w:fldChar w:fldCharType="end"/>
      </w:r>
      <w:bookmarkEnd w:id="52"/>
      <w:r w:rsidRPr="00BA1179">
        <w:t xml:space="preserve"> Coupling between fire behavior, the grid state, and the decision layer</w:t>
      </w:r>
      <w:bookmarkEnd w:id="53"/>
    </w:p>
    <w:p w14:paraId="2F971429" w14:textId="5CB84156" w:rsidR="009A2659" w:rsidRPr="00BA1179" w:rsidRDefault="00000000">
      <w:pPr>
        <w:pStyle w:val="Heading2"/>
      </w:pPr>
      <w:bookmarkStart w:id="54" w:name="_Toc235058011"/>
      <w:r w:rsidRPr="00BA1179">
        <w:t>Decision Support Foundations</w:t>
      </w:r>
      <w:bookmarkEnd w:id="54"/>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5" w:name="_Toc235058012"/>
      <w:r w:rsidRPr="00BA1179">
        <w:t>Core Elements of Decision Support Systems</w:t>
      </w:r>
      <w:bookmarkEnd w:id="55"/>
    </w:p>
    <w:p w14:paraId="51ED3D57" w14:textId="0EEE916B"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The input space comprises everything the system can observe or estimate: Sensor fields, forecasts, terrain and fuel maps, resource states, and the quantities derived from them. The decision space comprises everything the system is authorized to decide: The set of actions, with their intensities, locations, and timings, that can be ordered at a given moment.</w:t>
      </w:r>
    </w:p>
    <w:p w14:paraId="5C412DB3" w14:textId="7D9903F3" w:rsidR="001545DC" w:rsidRPr="00BA1179" w:rsidRDefault="00000000">
      <w:pPr>
        <w:pStyle w:val="ParText"/>
      </w:pPr>
      <w:r w:rsidRPr="00BA1179">
        <w:lastRenderedPageBreak/>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B13AC5">
            <w:rPr>
              <w:noProof/>
            </w:rPr>
            <w:t>(Sprague &amp; Carlson, 1982; Power, Decision support systems: Concepts and resources for managers, 2002)</w:t>
          </w:r>
          <w:r w:rsidRPr="00BA1179">
            <w:fldChar w:fldCharType="end"/>
          </w:r>
        </w:sdtContent>
      </w:sdt>
      <w:r w:rsidRPr="00BA1179">
        <w:t xml:space="preserve">. Decision support occupies a deliberate middle ground between full automation and unaided judgment.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B13AC5">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B13AC5">
            <w:rPr>
              <w:noProof/>
            </w:rPr>
            <w:t>(Turban, 2011; Sharda, Delen, &amp; Turban, 2018)</w:t>
          </w:r>
          <w:r w:rsidRPr="00BA1179">
            <w:fldChar w:fldCharType="end"/>
          </w:r>
        </w:sdtContent>
      </w:sdt>
      <w:r w:rsidRPr="00BA1179">
        <w:t>:</w:t>
      </w:r>
    </w:p>
    <w:p w14:paraId="4B830A10" w14:textId="379981C4" w:rsidR="001545DC" w:rsidRPr="00BA1179" w:rsidRDefault="00000000">
      <w:pPr>
        <w:pStyle w:val="ListParagraph"/>
        <w:numPr>
          <w:ilvl w:val="0"/>
          <w:numId w:val="9"/>
        </w:numPr>
      </w:pPr>
      <w:r w:rsidRPr="00BA1179">
        <w:rPr>
          <w:b/>
        </w:rPr>
        <w:t xml:space="preserve">Input interface, </w:t>
      </w:r>
      <w:r w:rsidRPr="00BA1179">
        <w:t>which transforms raw observations into usable, bounded variables.</w:t>
      </w:r>
    </w:p>
    <w:p w14:paraId="7D25E013" w14:textId="073C2408" w:rsidR="001545DC" w:rsidRPr="00BA1179" w:rsidRDefault="00000000">
      <w:pPr>
        <w:pStyle w:val="ListParagraph"/>
        <w:numPr>
          <w:ilvl w:val="0"/>
          <w:numId w:val="9"/>
        </w:numPr>
      </w:pPr>
      <w:r w:rsidRPr="00BA1179">
        <w:rPr>
          <w:b/>
        </w:rPr>
        <w:t xml:space="preserve">Knowledge base, </w:t>
      </w:r>
      <w:r w:rsidRPr="00BA1179">
        <w:t>which encodes the behavior of the domain, represented in this thesis in the form of fuzzy rules.</w:t>
      </w:r>
    </w:p>
    <w:p w14:paraId="3112380F" w14:textId="4F6A9CFF" w:rsidR="001545DC" w:rsidRPr="00BA1179" w:rsidRDefault="00000000">
      <w:pPr>
        <w:pStyle w:val="ListParagraph"/>
        <w:numPr>
          <w:ilvl w:val="0"/>
          <w:numId w:val="9"/>
        </w:numPr>
      </w:pPr>
      <w:r w:rsidRPr="00BA1179">
        <w:rPr>
          <w:b/>
        </w:rPr>
        <w:t xml:space="preserve">Reasoning engine, </w:t>
      </w:r>
      <w:r w:rsidRPr="00BA1179">
        <w:t>which produces candidate decisions from the current inputs.</w:t>
      </w:r>
    </w:p>
    <w:p w14:paraId="22FD545E" w14:textId="16B53727" w:rsidR="001545DC" w:rsidRPr="00BA1179" w:rsidRDefault="00000000">
      <w:pPr>
        <w:pStyle w:val="ListParagraph"/>
        <w:numPr>
          <w:ilvl w:val="0"/>
          <w:numId w:val="9"/>
        </w:numPr>
      </w:pPr>
      <w:r w:rsidRPr="00BA1179">
        <w:rPr>
          <w:b/>
        </w:rPr>
        <w:t xml:space="preserve">Decision evaluation, </w:t>
      </w:r>
      <w:r w:rsidRPr="00BA1179">
        <w:t>which scores every candidate before it is allowed to act.</w:t>
      </w:r>
    </w:p>
    <w:p w14:paraId="6B9A6779" w14:textId="42022530" w:rsidR="001545DC" w:rsidRPr="00BA1179" w:rsidRDefault="00000000">
      <w:pPr>
        <w:pStyle w:val="ListParagraph"/>
        <w:numPr>
          <w:ilvl w:val="0"/>
          <w:numId w:val="9"/>
        </w:numPr>
      </w:pPr>
      <w:r w:rsidRPr="00BA1179">
        <w:rPr>
          <w:b/>
        </w:rPr>
        <w:t xml:space="preserve">Presentation and oversight, </w:t>
      </w:r>
      <w:r w:rsidRPr="00BA1179">
        <w:t>which enable the operator to inspect, question, and override the outcome.</w:t>
      </w:r>
    </w:p>
    <w:p w14:paraId="3AE2176E" w14:textId="27D16505"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B13AC5">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6" w:name="_Toc235058013"/>
      <w:r w:rsidRPr="00BA1179">
        <w:lastRenderedPageBreak/>
        <w:t>Closed versus Open Decision Spaces</w:t>
      </w:r>
      <w:bookmarkEnd w:id="56"/>
    </w:p>
    <w:p w14:paraId="3949F2E5" w14:textId="620ADDB5"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B13AC5">
            <w:rPr>
              <w:noProof/>
            </w:rPr>
            <w:t>(Hwang &amp; Yoon, 1981; Triantaphyllou, 2000; Malczewski, 1999)</w:t>
          </w:r>
          <w:r w:rsidRPr="00BA1179">
            <w:fldChar w:fldCharType="end"/>
          </w:r>
        </w:sdtContent>
      </w:sdt>
      <w:r w:rsidRPr="00BA1179">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B13AC5">
            <w:rPr>
              <w:noProof/>
            </w:rPr>
            <w:t>(Fillmore &amp; Paveglio, 2023; Rapp, Rabung, Wilson, &amp; Toman, 2020)</w:t>
          </w:r>
          <w:r w:rsidRPr="00BA1179">
            <w:fldChar w:fldCharType="end"/>
          </w:r>
        </w:sdtContent>
      </w:sdt>
      <w:r w:rsidRPr="00BA1179">
        <w:t>.</w:t>
      </w:r>
    </w:p>
    <w:p w14:paraId="64F809CA" w14:textId="5C6B6491"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B13AC5">
            <w:rPr>
              <w:noProof/>
            </w:rPr>
            <w:t>(Seshia, Sadigh, &amp; Sastry, 2022)</w:t>
          </w:r>
          <w:r w:rsidRPr="00BA1179">
            <w:fldChar w:fldCharType="end"/>
          </w:r>
        </w:sdtContent>
      </w:sdt>
      <w:r w:rsidRPr="00BA1179">
        <w:t>.</w:t>
      </w:r>
    </w:p>
    <w:p w14:paraId="6AE8F5B2" w14:textId="257872C2"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B13AC5">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B13AC5">
            <w:rPr>
              <w:noProof/>
            </w:rPr>
            <w:t>(Angelov &amp; Filev, 2004; Lughofer, 2011)</w:t>
          </w:r>
          <w:r w:rsidRPr="00BA1179">
            <w:fldChar w:fldCharType="end"/>
          </w:r>
        </w:sdtContent>
      </w:sdt>
      <w:r w:rsidRPr="00BA1179">
        <w:t xml:space="preserve">. Reinforcement learning (RL) contributes the exploratory side of openness, since policy improvement discovers actions beyond those ever demonstrated </w:t>
      </w:r>
      <w:sdt>
        <w:sdtPr>
          <w:id w:val="815632025"/>
          <w:citation/>
        </w:sdtPr>
        <w:sdtContent>
          <w:r w:rsidRPr="00BA1179">
            <w:fldChar w:fldCharType="begin"/>
          </w:r>
          <w:r w:rsidRPr="00BA1179">
            <w:instrText xml:space="preserve"> CITATION Sut18 \l 1055 </w:instrText>
          </w:r>
          <w:r w:rsidRPr="00BA1179">
            <w:fldChar w:fldCharType="separate"/>
          </w:r>
          <w:r w:rsidR="00B13AC5">
            <w:rPr>
              <w:noProof/>
            </w:rPr>
            <w:t>(Sutton &amp; Barto, 2018)</w:t>
          </w:r>
          <w:r w:rsidRPr="00BA1179">
            <w:fldChar w:fldCharType="end"/>
          </w:r>
        </w:sdtContent>
      </w:sdt>
      <w:r w:rsidRPr="00BA1179">
        <w:t xml:space="preserve">. Most recently, generative models, including large-language-model agents applied to wildfire analysis and response, have been used to draft candidate </w:t>
      </w:r>
      <w:r w:rsidRPr="00BA1179">
        <w:lastRenderedPageBreak/>
        <w:t xml:space="preserve">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B13AC5">
            <w:rPr>
              <w:noProof/>
            </w:rPr>
            <w:t>(Xie, ve diğerleri, 2024; Chen, ve diğerleri, 2025; Chandra, Kumar, Patra, &amp; Agarwal, 2025)</w:t>
          </w:r>
          <w:r w:rsidRPr="00BA1179">
            <w:fldChar w:fldCharType="end"/>
          </w:r>
        </w:sdtContent>
      </w:sdt>
      <w:r w:rsidRPr="00BA1179">
        <w:t>.</w:t>
      </w:r>
    </w:p>
    <w:p w14:paraId="7FD9EC8D" w14:textId="02C4DDCD"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B13AC5">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B13AC5">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7" w:name="_Toc235058014"/>
      <w:r w:rsidRPr="00BA1179">
        <w:t>Centralized and Distributed Decision Support Architectures</w:t>
      </w:r>
      <w:bookmarkEnd w:id="57"/>
    </w:p>
    <w:p w14:paraId="195125FF" w14:textId="30EF154D" w:rsidR="00733E7F" w:rsidRPr="00BA1179" w:rsidRDefault="00000000">
      <w:pPr>
        <w:pStyle w:val="ParText"/>
      </w:pPr>
      <w:r w:rsidRPr="00BA1179">
        <w:t xml:space="preserve">In a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B13AC5">
            <w:rPr>
              <w:noProof/>
            </w:rPr>
            <w:t>(Shim, et al., 2002; Arnott &amp; Pervan, 2005)</w:t>
          </w:r>
          <w:r w:rsidRPr="00BA1179">
            <w:fldChar w:fldCharType="end"/>
          </w:r>
        </w:sdtContent>
      </w:sdt>
      <w:r w:rsidRPr="00BA1179">
        <w:t>.</w:t>
      </w:r>
    </w:p>
    <w:p w14:paraId="592B709E" w14:textId="55B3E802"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B13AC5">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B13AC5">
            <w:rPr>
              <w:noProof/>
            </w:rPr>
            <w:t>(Vásquez, 2021)</w:t>
          </w:r>
          <w:r w:rsidRPr="00BA1179">
            <w:fldChar w:fldCharType="end"/>
          </w:r>
        </w:sdtContent>
      </w:sdt>
      <w:r w:rsidRPr="00BA1179">
        <w:t>.</w:t>
      </w:r>
    </w:p>
    <w:p w14:paraId="48E45368" w14:textId="013D552B"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local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local agent, returns the </w:t>
      </w:r>
      <w:r w:rsidRPr="00BA1179">
        <w:rPr>
          <w:b/>
          <w:bCs/>
        </w:rPr>
        <w:t>resource allocation</w:t>
      </w:r>
      <w:r w:rsidRPr="00BA1179">
        <w:t xml:space="preserve">, the </w:t>
      </w:r>
      <w:r w:rsidRPr="00BA1179">
        <w:rPr>
          <w:b/>
          <w:bCs/>
        </w:rPr>
        <w:t>normalized priority weights</w:t>
      </w:r>
      <w:r w:rsidRPr="00BA1179">
        <w:t xml:space="preserve">, and </w:t>
      </w:r>
      <w:r w:rsidRPr="00BA1179">
        <w:lastRenderedPageBreak/>
        <w:t xml:space="preserve">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B13AC5" w:rsidRPr="00BA1179">
        <w:t xml:space="preserve">Figure </w:t>
      </w:r>
      <w:r w:rsidR="00B13AC5">
        <w:rPr>
          <w:noProof/>
        </w:rPr>
        <w:t>2</w:t>
      </w:r>
      <w:r w:rsidR="00B13AC5" w:rsidRPr="00BA1179">
        <w:t>.</w:t>
      </w:r>
      <w:r w:rsidR="00B13AC5">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264085CB">
            <wp:extent cx="5242031" cy="1731818"/>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8575" cy="1743891"/>
                    </a:xfrm>
                    <a:prstGeom prst="rect">
                      <a:avLst/>
                    </a:prstGeom>
                    <a:noFill/>
                    <a:ln>
                      <a:noFill/>
                    </a:ln>
                  </pic:spPr>
                </pic:pic>
              </a:graphicData>
            </a:graphic>
          </wp:inline>
        </w:drawing>
      </w:r>
    </w:p>
    <w:p w14:paraId="26DEF21D" w14:textId="6660DA8A" w:rsidR="00AD5C12" w:rsidRPr="00BA1179" w:rsidRDefault="00AD5C12" w:rsidP="00AD5C12">
      <w:pPr>
        <w:pStyle w:val="Caption"/>
      </w:pPr>
      <w:bookmarkStart w:id="58" w:name="_Ref300000204"/>
      <w:bookmarkStart w:id="59" w:name="_Toc235058085"/>
      <w:r w:rsidRPr="00BA1179">
        <w:t xml:space="preserve">Figure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2</w:t>
      </w:r>
      <w:r w:rsidRPr="00BA1179">
        <w:fldChar w:fldCharType="end"/>
      </w:r>
      <w:bookmarkEnd w:id="58"/>
      <w:r w:rsidRPr="00BA1179">
        <w:t xml:space="preserve"> Information flow in centralized and distributed DSS architectures</w:t>
      </w:r>
      <w:bookmarkEnd w:id="59"/>
    </w:p>
    <w:p w14:paraId="1A6D8A79" w14:textId="4B0753B3" w:rsidR="00BB15F3" w:rsidRPr="00BA1179" w:rsidRDefault="00000000">
      <w:pPr>
        <w:pStyle w:val="Heading2"/>
      </w:pPr>
      <w:bookmarkStart w:id="60" w:name="_Toc235058015"/>
      <w:r w:rsidRPr="00BA1179">
        <w:t>The Input Space: Heterogeneous Sensing to Observation Features</w:t>
      </w:r>
      <w:bookmarkEnd w:id="60"/>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8044189"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B13AC5">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w:t>
      </w:r>
      <w:r w:rsidRPr="00BA1179">
        <w:lastRenderedPageBreak/>
        <w:t xml:space="preserve">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B13AC5">
            <w:rPr>
              <w:noProof/>
            </w:rPr>
            <w:t>(Duarte, Teodoro, Gonçalves, Soares, &amp; Cunha, 2022; Scott &amp; Burgan, 2005)</w:t>
          </w:r>
          <w:r w:rsidRPr="00BA1179">
            <w:fldChar w:fldCharType="end"/>
          </w:r>
        </w:sdtContent>
      </w:sdt>
      <w:r w:rsidRPr="00BA1179">
        <w:t xml:space="preserve">. Finally, the response organization itself constitutes an information source: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B13AC5">
            <w:rPr>
              <w:noProof/>
            </w:rPr>
            <w:t>(Martell, 2007)</w:t>
          </w:r>
          <w:r w:rsidRPr="00BA1179">
            <w:fldChar w:fldCharType="end"/>
          </w:r>
        </w:sdtContent>
      </w:sdt>
      <w:r w:rsidRPr="00BA1179">
        <w:t>.</w:t>
      </w:r>
    </w:p>
    <w:p w14:paraId="1E8A26B9" w14:textId="7DD703E6" w:rsidR="00BB15F3" w:rsidRPr="00BA1179" w:rsidRDefault="00000000">
      <w:pPr>
        <w:pStyle w:val="ParText"/>
      </w:pPr>
      <w:r w:rsidRPr="00BA1179">
        <w:t>These sources are heterogeneous in every operationally relevant respect: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3745C772"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B13AC5" w:rsidRPr="00BA1179">
        <w:t xml:space="preserve">Table </w:t>
      </w:r>
      <w:r w:rsidR="00B13AC5">
        <w:rPr>
          <w:noProof/>
        </w:rPr>
        <w:t>2</w:t>
      </w:r>
      <w:r w:rsidR="00B13AC5" w:rsidRPr="00BA1179">
        <w:t>.</w:t>
      </w:r>
      <w:r w:rsidR="00B13AC5">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24C01B2B" w:rsidR="00DC608C" w:rsidRPr="00BA1179" w:rsidRDefault="00000000">
      <w:pPr>
        <w:pStyle w:val="Caption"/>
      </w:pPr>
      <w:bookmarkStart w:id="61" w:name="_RefTblF"/>
      <w:bookmarkStart w:id="62" w:name="_Toc235058066"/>
      <w:r w:rsidRPr="00BA1179">
        <w:t xml:space="preserve">Table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1</w:t>
      </w:r>
      <w:r w:rsidRPr="00BA1179">
        <w:fldChar w:fldCharType="end"/>
      </w:r>
      <w:bookmarkEnd w:id="61"/>
      <w:r w:rsidRPr="00BA1179">
        <w:t xml:space="preserve"> The ten observation features, their sources, and their rationale</w:t>
      </w:r>
      <w:bookmarkEnd w:id="62"/>
    </w:p>
    <w:tbl>
      <w:tblPr>
        <w:tblStyle w:val="GridTable1Light1"/>
        <w:tblW w:w="5000" w:type="pct"/>
        <w:tblLook w:val="04A0" w:firstRow="1" w:lastRow="0" w:firstColumn="1" w:lastColumn="0" w:noHBand="0" w:noVBand="1"/>
      </w:tblPr>
      <w:tblGrid>
        <w:gridCol w:w="1838"/>
        <w:gridCol w:w="2099"/>
        <w:gridCol w:w="4100"/>
      </w:tblGrid>
      <w:tr w:rsidR="00DC608C" w:rsidRPr="00BA1179" w14:paraId="7CB146D5" w14:textId="77777777" w:rsidTr="004770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estimation from imagery and in-situ sensing</w:t>
            </w:r>
          </w:p>
        </w:tc>
        <w:tc>
          <w:tcPr>
            <w:tcW w:w="2551" w:type="pct"/>
          </w:tcPr>
          <w:p w14:paraId="01EEF75E"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Fireline intensity in the tradition of Byram and the Rothermel model is the standard descriptor of how hard a front is burning</w:t>
            </w:r>
          </w:p>
        </w:tc>
      </w:tr>
      <w:tr w:rsidR="00DC608C" w:rsidRPr="00BA1179" w14:paraId="280A1C86"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lastRenderedPageBreak/>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Resource tracking</w:t>
            </w:r>
          </w:p>
        </w:tc>
        <w:tc>
          <w:tcPr>
            <w:tcW w:w="2551" w:type="pct"/>
          </w:tcPr>
          <w:p w14:paraId="6EA332C9"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Fireline production rates and available capacity determine whether suppression can actually be mounted</w:t>
            </w:r>
          </w:p>
        </w:tc>
      </w:tr>
      <w:tr w:rsidR="00DC608C" w:rsidRPr="00BA1179" w14:paraId="3075114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lastRenderedPageBreak/>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3" w:name="_Toc235058016"/>
      <w:r w:rsidRPr="00BA1179">
        <w:t>Concept-Driven Fuzzy Reasoning</w:t>
      </w:r>
      <w:bookmarkEnd w:id="63"/>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4" w:name="_Toc235058017"/>
      <w:r w:rsidRPr="00BA1179">
        <w:lastRenderedPageBreak/>
        <w:t>Linguistic Uncertainty and Fuzzy Inference</w:t>
      </w:r>
      <w:bookmarkEnd w:id="64"/>
    </w:p>
    <w:p w14:paraId="33002CDE" w14:textId="78821A73"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B13AC5">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B13AC5" w:rsidRPr="00BA1179">
        <w:t xml:space="preserve">( </w:t>
      </w:r>
      <w:r w:rsidR="00B13AC5">
        <w:rPr>
          <w:noProof/>
        </w:rPr>
        <w:t>1</w:t>
      </w:r>
      <w:r w:rsidR="00B13AC5"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B13AC5" w:rsidRPr="00BA1179">
        <w:t xml:space="preserve">( </w:t>
      </w:r>
      <w:r w:rsidR="00B13AC5">
        <w:rPr>
          <w:noProof/>
        </w:rPr>
        <w:t>1</w:t>
      </w:r>
      <w:r w:rsidR="00B13AC5"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B13AC5">
            <w:rPr>
              <w:noProof/>
            </w:rPr>
            <w:t>(Pedrycz, 1993)</w:t>
          </w:r>
          <w:r w:rsidRPr="00BA1179">
            <w:fldChar w:fldCharType="end"/>
          </w:r>
        </w:sdtContent>
      </w:sdt>
      <w:r w:rsidRPr="00BA1179">
        <w:t>.</w:t>
      </w:r>
    </w:p>
    <w:p w14:paraId="58D90584" w14:textId="13DD68BB"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B13AC5" w:rsidRPr="00BA1179">
        <w:t xml:space="preserve">( </w:t>
      </w:r>
      <w:r w:rsidR="00B13AC5">
        <w:rPr>
          <w:noProof/>
        </w:rPr>
        <w:t>2</w:t>
      </w:r>
      <w:r w:rsidR="00B13AC5"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B13AC5" w:rsidRPr="00BA1179">
        <w:t xml:space="preserve">( </w:t>
      </w:r>
      <w:r w:rsidR="00B13AC5">
        <w:rPr>
          <w:noProof/>
        </w:rPr>
        <w:t>3</w:t>
      </w:r>
      <w:r w:rsidR="00B13AC5"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401920AC" w:rsidR="0054511D" w:rsidRPr="00BA1179" w:rsidRDefault="0054511D" w:rsidP="0054511D">
            <w:pPr>
              <w:pStyle w:val="ParEq"/>
              <w:spacing w:line="360" w:lineRule="auto"/>
            </w:pPr>
            <w:bookmarkStart w:id="65" w:name="_Ref234272675"/>
            <w:bookmarkStart w:id="66" w:name="_RefEqB01"/>
            <w:r w:rsidRPr="00BA1179">
              <w:t xml:space="preserve">( </w:t>
            </w:r>
            <w:r w:rsidRPr="00BA1179">
              <w:fldChar w:fldCharType="begin"/>
            </w:r>
            <w:r w:rsidRPr="00BA1179">
              <w:instrText xml:space="preserve"> SEQ ( \* ARABIC </w:instrText>
            </w:r>
            <w:r w:rsidRPr="00BA1179">
              <w:fldChar w:fldCharType="separate"/>
            </w:r>
            <w:r w:rsidR="00B13AC5">
              <w:rPr>
                <w:noProof/>
              </w:rPr>
              <w:t>1</w:t>
            </w:r>
            <w:r w:rsidRPr="00BA1179">
              <w:fldChar w:fldCharType="end"/>
            </w:r>
            <w:r w:rsidRPr="00BA1179">
              <w:t xml:space="preserve"> )</w:t>
            </w:r>
            <w:bookmarkEnd w:id="65"/>
            <w:bookmarkEnd w:id="66"/>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057B9ECC" w:rsidR="0054511D" w:rsidRPr="00BA1179" w:rsidRDefault="0054511D" w:rsidP="0054511D">
            <w:pPr>
              <w:pStyle w:val="ParEq"/>
            </w:pPr>
            <w:bookmarkStart w:id="67" w:name="_RefEqB02"/>
            <w:r w:rsidRPr="00BA1179">
              <w:t xml:space="preserve">( </w:t>
            </w:r>
            <w:r w:rsidRPr="00BA1179">
              <w:fldChar w:fldCharType="begin"/>
            </w:r>
            <w:r w:rsidRPr="00BA1179">
              <w:instrText xml:space="preserve"> SEQ ( \* ARABIC </w:instrText>
            </w:r>
            <w:r w:rsidRPr="00BA1179">
              <w:fldChar w:fldCharType="separate"/>
            </w:r>
            <w:r w:rsidR="00B13AC5">
              <w:rPr>
                <w:noProof/>
              </w:rPr>
              <w:t>2</w:t>
            </w:r>
            <w:r w:rsidRPr="00BA1179">
              <w:fldChar w:fldCharType="end"/>
            </w:r>
            <w:r w:rsidRPr="00BA1179">
              <w:t xml:space="preserve"> )</w:t>
            </w:r>
            <w:bookmarkEnd w:id="67"/>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4949CB9" w:rsidR="0054511D" w:rsidRPr="00BA1179" w:rsidRDefault="0054511D" w:rsidP="0054511D">
            <w:pPr>
              <w:pStyle w:val="ParEq"/>
            </w:pPr>
            <w:bookmarkStart w:id="68" w:name="_RefEqB03"/>
            <w:r w:rsidRPr="00BA1179">
              <w:t xml:space="preserve">( </w:t>
            </w:r>
            <w:r w:rsidRPr="00BA1179">
              <w:fldChar w:fldCharType="begin"/>
            </w:r>
            <w:r w:rsidRPr="00BA1179">
              <w:instrText xml:space="preserve"> SEQ ( \* ARABIC </w:instrText>
            </w:r>
            <w:r w:rsidRPr="00BA1179">
              <w:fldChar w:fldCharType="separate"/>
            </w:r>
            <w:r w:rsidR="00B13AC5">
              <w:rPr>
                <w:noProof/>
              </w:rPr>
              <w:t>3</w:t>
            </w:r>
            <w:r w:rsidRPr="00BA1179">
              <w:fldChar w:fldCharType="end"/>
            </w:r>
            <w:r w:rsidRPr="00BA1179">
              <w:t xml:space="preserve"> )</w:t>
            </w:r>
            <w:bookmarkEnd w:id="68"/>
          </w:p>
        </w:tc>
      </w:tr>
    </w:tbl>
    <w:p w14:paraId="2EAFF339" w14:textId="05B403FA"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B13AC5" w:rsidRPr="00BA1179">
        <w:t xml:space="preserve">( </w:t>
      </w:r>
      <w:r w:rsidR="00B13AC5">
        <w:rPr>
          <w:noProof/>
        </w:rPr>
        <w:t>2</w:t>
      </w:r>
      <w:r w:rsidR="00B13AC5"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B13AC5" w:rsidRPr="00BA1179">
        <w:t xml:space="preserve">( </w:t>
      </w:r>
      <w:r w:rsidR="00B13AC5">
        <w:rPr>
          <w:noProof/>
        </w:rPr>
        <w:t>3</w:t>
      </w:r>
      <w:r w:rsidR="00B13AC5"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0198561F"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B13AC5">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B13AC5" w:rsidRPr="00BA1179">
        <w:t xml:space="preserve">( </w:t>
      </w:r>
      <w:r w:rsidR="00B13AC5">
        <w:rPr>
          <w:noProof/>
        </w:rPr>
        <w:t>4</w:t>
      </w:r>
      <w:r w:rsidR="00B13AC5"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3AA192E4" w:rsidR="00E60383" w:rsidRPr="00BA1179" w:rsidRDefault="00000000" w:rsidP="007809BA">
            <w:pPr>
              <w:pStyle w:val="ParEq"/>
            </w:pPr>
            <w:bookmarkStart w:id="69" w:name="_RefEqB04"/>
            <w:r w:rsidRPr="00BA1179">
              <w:t xml:space="preserve">( </w:t>
            </w:r>
            <w:r w:rsidRPr="00BA1179">
              <w:fldChar w:fldCharType="begin"/>
            </w:r>
            <w:r w:rsidRPr="00BA1179">
              <w:instrText xml:space="preserve"> SEQ ( \* ARABIC </w:instrText>
            </w:r>
            <w:r w:rsidRPr="00BA1179">
              <w:fldChar w:fldCharType="separate"/>
            </w:r>
            <w:r w:rsidR="00B13AC5">
              <w:rPr>
                <w:noProof/>
              </w:rPr>
              <w:t>4</w:t>
            </w:r>
            <w:r w:rsidRPr="00BA1179">
              <w:fldChar w:fldCharType="end"/>
            </w:r>
            <w:r w:rsidRPr="00BA1179">
              <w:t xml:space="preserve"> )</w:t>
            </w:r>
            <w:bookmarkEnd w:id="69"/>
          </w:p>
        </w:tc>
      </w:tr>
    </w:tbl>
    <w:p w14:paraId="1968ED9F" w14:textId="50459A9A"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B13AC5" w:rsidRPr="00BA1179">
        <w:t xml:space="preserve">( </w:t>
      </w:r>
      <w:r w:rsidR="00B13AC5">
        <w:rPr>
          <w:noProof/>
        </w:rPr>
        <w:t>4</w:t>
      </w:r>
      <w:r w:rsidR="00B13AC5"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B13AC5" w:rsidRPr="00BA1179">
        <w:t xml:space="preserve">( </w:t>
      </w:r>
      <w:r w:rsidR="00B13AC5">
        <w:rPr>
          <w:noProof/>
        </w:rPr>
        <w:t>5</w:t>
      </w:r>
      <w:r w:rsidR="00B13AC5"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50C4E1E1" w:rsidR="00E60383" w:rsidRPr="00BA1179" w:rsidRDefault="00000000" w:rsidP="007809BA">
            <w:pPr>
              <w:pStyle w:val="ParEq"/>
            </w:pPr>
            <w:bookmarkStart w:id="70" w:name="_RefEqB05"/>
            <w:r w:rsidRPr="00BA1179">
              <w:t xml:space="preserve">( </w:t>
            </w:r>
            <w:r w:rsidRPr="00BA1179">
              <w:fldChar w:fldCharType="begin"/>
            </w:r>
            <w:r w:rsidRPr="00BA1179">
              <w:instrText xml:space="preserve"> SEQ ( \* ARABIC </w:instrText>
            </w:r>
            <w:r w:rsidRPr="00BA1179">
              <w:fldChar w:fldCharType="separate"/>
            </w:r>
            <w:r w:rsidR="00B13AC5">
              <w:rPr>
                <w:noProof/>
              </w:rPr>
              <w:t>5</w:t>
            </w:r>
            <w:r w:rsidRPr="00BA1179">
              <w:fldChar w:fldCharType="end"/>
            </w:r>
            <w:r w:rsidRPr="00BA1179">
              <w:t xml:space="preserve"> )</w:t>
            </w:r>
            <w:bookmarkEnd w:id="70"/>
          </w:p>
        </w:tc>
      </w:tr>
    </w:tbl>
    <w:p w14:paraId="0517DA95" w14:textId="766D21B5"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B13AC5" w:rsidRPr="00BA1179">
            <w:t xml:space="preserve">( </w:t>
          </w:r>
          <w:r w:rsidR="00B13AC5">
            <w:rPr>
              <w:noProof/>
            </w:rPr>
            <w:t>5</w:t>
          </w:r>
          <w:r w:rsidR="00B13AC5"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B13AC5">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3E28DBBE" w14:textId="3407CD2E" w:rsidR="0085056D" w:rsidRPr="00BA1179" w:rsidRDefault="00341C8B" w:rsidP="00341C8B">
      <w:pPr>
        <w:jc w:val="center"/>
      </w:pPr>
      <w:bookmarkStart w:id="71" w:name="_Toc235058086"/>
      <w:r w:rsidRPr="00BA1179">
        <w:rPr>
          <w:noProof/>
        </w:rPr>
        <w:drawing>
          <wp:anchor distT="0" distB="0" distL="114300" distR="114300" simplePos="0" relativeHeight="251658240" behindDoc="0" locked="0" layoutInCell="1" allowOverlap="1" wp14:anchorId="4517EFF7" wp14:editId="371006F6">
            <wp:simplePos x="0" y="0"/>
            <wp:positionH relativeFrom="column">
              <wp:posOffset>3175</wp:posOffset>
            </wp:positionH>
            <wp:positionV relativeFrom="paragraph">
              <wp:posOffset>31750</wp:posOffset>
            </wp:positionV>
            <wp:extent cx="5073015" cy="1468120"/>
            <wp:effectExtent l="0" t="0" r="0" b="0"/>
            <wp:wrapSquare wrapText="bothSides"/>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73015" cy="1468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72" w:name="_RefFig23"/>
      <w:r w:rsidRPr="00BA1179">
        <w:t xml:space="preserve">Figure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3</w:t>
      </w:r>
      <w:r w:rsidRPr="00BA1179">
        <w:fldChar w:fldCharType="end"/>
      </w:r>
      <w:bookmarkEnd w:id="72"/>
      <w:r w:rsidRPr="00BA1179">
        <w:t xml:space="preserve"> Five-term trapezoidal membership partition with an example reading</w:t>
      </w:r>
      <w:bookmarkEnd w:id="71"/>
    </w:p>
    <w:p w14:paraId="0E9A0E6F" w14:textId="17402F88" w:rsidR="0085056D" w:rsidRPr="00BA1179" w:rsidRDefault="00000000" w:rsidP="0085056D">
      <w:pPr>
        <w:pStyle w:val="ParText"/>
      </w:pPr>
      <w:r w:rsidRPr="00BA1179">
        <w:fldChar w:fldCharType="begin"/>
      </w:r>
      <w:r w:rsidRPr="00BA1179">
        <w:instrText xml:space="preserve"> REF _RefFig23 \h </w:instrText>
      </w:r>
      <w:r w:rsidRPr="00BA1179">
        <w:fldChar w:fldCharType="separate"/>
      </w:r>
      <w:r w:rsidR="00B13AC5" w:rsidRPr="00BA1179">
        <w:t xml:space="preserve">Figure </w:t>
      </w:r>
      <w:r w:rsidR="00B13AC5">
        <w:rPr>
          <w:noProof/>
        </w:rPr>
        <w:t>2</w:t>
      </w:r>
      <w:r w:rsidR="00B13AC5" w:rsidRPr="00BA1179">
        <w:t>.</w:t>
      </w:r>
      <w:r w:rsidR="00B13AC5">
        <w:rPr>
          <w:noProof/>
        </w:rPr>
        <w:t>3</w:t>
      </w:r>
      <w:r w:rsidRPr="00BA1179">
        <w:fldChar w:fldCharType="end"/>
      </w:r>
      <w:r w:rsidRPr="00BA1179">
        <w:t xml:space="preserve"> 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approximately 0.64 on the normalized intensity scale, and every intermediate quantity remains visible to the operator.</w:t>
      </w:r>
    </w:p>
    <w:p w14:paraId="1B48ECE2" w14:textId="77777777" w:rsidR="00D25AA8" w:rsidRDefault="00D25AA8" w:rsidP="00D25AA8">
      <w:pPr>
        <w:pStyle w:val="Heading3"/>
      </w:pPr>
      <w:bookmarkStart w:id="73" w:name="_Toc235058018"/>
      <w:commentRangeStart w:id="74"/>
      <w:r>
        <w:lastRenderedPageBreak/>
        <w:t>Mamdani and Takagi-Sugeno Inference: Mechanism and Choice</w:t>
      </w:r>
      <w:bookmarkEnd w:id="73"/>
      <w:commentRangeEnd w:id="74"/>
      <w:r>
        <w:rPr>
          <w:rStyle w:val="CommentReference"/>
          <w:sz w:val="24"/>
          <w:szCs w:val="24"/>
        </w:rPr>
        <w:commentReference w:id="74"/>
      </w:r>
    </w:p>
    <w:p w14:paraId="57B45FC9" w14:textId="7C2CC6BD" w:rsidR="00D25AA8" w:rsidRDefault="00D25AA8" w:rsidP="00D25AA8">
      <w:pPr>
        <w:pStyle w:val="ParText"/>
      </w:pPr>
      <w:r>
        <w:t xml:space="preserve">Two classical mechanisms called Mamdani</w:t>
      </w:r>
      <w:sdt>
        <w:sdtPr>
          <w:id w:val="860000002"/>
          <w:citation/>
        </w:sdtPr>
        <w:sdtContent>
          <w:ins w:id="820002" w:author="CLAUDE" w:date="2026-07-16T00:00:00Z">
            <w:r>
              <w:t xml:space="preserve"> </w:t>
            </w:r>
            <w:r>
              <w:fldChar w:fldCharType="begin"/>
            </w:r>
            <w:r>
              <w:instrText xml:space="preserve">CITATION Mamdani1974 \l 1055 </w:instrText>
            </w:r>
            <w:r>
              <w:fldChar w:fldCharType="separate"/>
            </w:r>
            <w:r>
              <w:rPr>
                <w:noProof/>
              </w:rPr>
              <w:t xml:space="preserve">(Mamdani, 1974)</w:t>
            </w:r>
            <w:r>
              <w:fldChar w:fldCharType="end"/>
            </w:r>
          </w:ins>
        </w:sdtContent>
      </w:sdt>
      <w:r>
        <w:t xml:space="preserve"> and Takagi-Sugeno</w:t>
      </w:r>
      <w:sdt>
        <w:sdtPr>
          <w:id w:val="860000003"/>
          <w:citation/>
        </w:sdtPr>
        <w:sdtContent>
          <w:ins w:id="820003" w:author="CLAUDE" w:date="2026-07-16T00:00:00Z">
            <w:r>
              <w:t xml:space="preserve"> </w:t>
            </w:r>
            <w:r>
              <w:fldChar w:fldCharType="begin"/>
            </w:r>
            <w:r>
              <w:instrText xml:space="preserve">CITATION TakagiSugeno1985 \l 1055 </w:instrText>
            </w:r>
            <w:r>
              <w:fldChar w:fldCharType="separate"/>
            </w:r>
            <w:r>
              <w:rPr>
                <w:noProof/>
              </w:rPr>
              <w:t xml:space="preserve">(Takagi &amp; Sugeno, 1985)</w:t>
            </w:r>
            <w:r>
              <w:fldChar w:fldCharType="end"/>
            </w:r>
          </w:ins>
        </w:sdtContent>
      </w:sdt>
      <w:r>
        <w:t xml:space="preserve"> turn the activations of </w:t>
      </w:r>
      <w:r>
        <w:fldChar w:fldCharType="begin"/>
      </w:r>
      <w:r>
        <w:instrText xml:space="preserve"> REF _RefEqB03 \h </w:instrText>
      </w:r>
      <w:r>
        <w:fldChar w:fldCharType="separate"/>
      </w:r>
      <w:r w:rsidR="00B13AC5" w:rsidRPr="00BA1179">
        <w:t xml:space="preserve">( </w:t>
      </w:r>
      <w:r w:rsidR="00B13AC5">
        <w:rPr>
          <w:noProof/>
        </w:rPr>
        <w:t>3</w:t>
      </w:r>
      <w:r w:rsidR="00B13AC5"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7EE4761D"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B13AC5" w:rsidRPr="00BA1179">
        <w:t xml:space="preserve">( </w:t>
      </w:r>
      <w:r w:rsidR="00B13AC5">
        <w:rPr>
          <w:noProof/>
        </w:rPr>
        <w:t>4</w:t>
      </w:r>
      <w:r w:rsidR="00B13AC5"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4E00B657"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B13AC5" w:rsidRPr="00BA1179">
        <w:t xml:space="preserve">( </w:t>
      </w:r>
      <w:r w:rsidR="00B13AC5">
        <w:rPr>
          <w:noProof/>
        </w:rPr>
        <w:t>5</w:t>
      </w:r>
      <w:r w:rsidR="00B13AC5"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517DAD97" w:rsidR="00F63DAD" w:rsidRPr="00F63DAD" w:rsidRDefault="00F63DAD" w:rsidP="00F63DAD">
            <w:pPr>
              <w:pStyle w:val="ParEq"/>
            </w:pPr>
            <w:bookmarkStart w:id="75" w:name="_RefEqTS0"/>
            <w:r w:rsidRPr="00F63DAD">
              <w:t xml:space="preserve">( </w:t>
            </w:r>
            <w:r w:rsidRPr="00F63DAD">
              <w:fldChar w:fldCharType="begin"/>
            </w:r>
            <w:r w:rsidRPr="00F63DAD">
              <w:instrText xml:space="preserve"> SEQ ( \* ARABIC </w:instrText>
            </w:r>
            <w:r w:rsidRPr="00F63DAD">
              <w:fldChar w:fldCharType="separate"/>
            </w:r>
            <w:r w:rsidR="00B13AC5">
              <w:rPr>
                <w:noProof/>
              </w:rPr>
              <w:t>6</w:t>
            </w:r>
            <w:r w:rsidRPr="00F63DAD">
              <w:fldChar w:fldCharType="end"/>
            </w:r>
            <w:r w:rsidRPr="00F63DAD">
              <w:t xml:space="preserve"> )</w:t>
            </w:r>
            <w:bookmarkEnd w:id="75"/>
          </w:p>
        </w:tc>
      </w:tr>
    </w:tbl>
    <w:p w14:paraId="7FE9F96F" w14:textId="5040DDD6" w:rsidR="00D25AA8" w:rsidRDefault="00D25AA8" w:rsidP="00D25AA8">
      <w:pPr>
        <w:pStyle w:val="ParText"/>
      </w:pPr>
      <w:r>
        <w:t xml:space="preserve">In </w:t>
      </w:r>
      <w:r>
        <w:fldChar w:fldCharType="begin"/>
      </w:r>
      <w:r>
        <w:instrText xml:space="preserve"> REF _RefEqTS0 \h </w:instrText>
      </w:r>
      <w:r>
        <w:fldChar w:fldCharType="separate"/>
      </w:r>
      <w:r w:rsidR="00B13AC5" w:rsidRPr="00F63DAD">
        <w:t xml:space="preserve">( </w:t>
      </w:r>
      <w:r w:rsidR="00B13AC5">
        <w:rPr>
          <w:noProof/>
        </w:rPr>
        <w:t>6</w:t>
      </w:r>
      <w:r w:rsidR="00B13AC5"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B13AC5" w:rsidRPr="00BA1179">
        <w:t xml:space="preserve">( </w:t>
      </w:r>
      <w:r w:rsidR="00B13AC5">
        <w:rPr>
          <w:noProof/>
        </w:rPr>
        <w:t>3</w:t>
      </w:r>
      <w:r w:rsidR="00B13AC5"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7DE88075" w:rsidR="00A54CE9" w:rsidRDefault="00A54CE9" w:rsidP="00A54CE9">
      <w:pPr>
        <w:pStyle w:val="ParText"/>
      </w:pPr>
      <w:r>
        <w:fldChar w:fldCharType="begin"/>
      </w:r>
      <w:r>
        <w:instrText xml:space="preserve"> REF _RefFigMTS \h </w:instrText>
      </w:r>
      <w:r>
        <w:fldChar w:fldCharType="separate"/>
      </w:r>
      <w:r w:rsidR="00B13AC5">
        <w:t xml:space="preserve">Figure </w:t>
      </w:r>
      <w:r w:rsidR="00B13AC5">
        <w:rPr>
          <w:noProof/>
        </w:rPr>
        <w:t>2</w:t>
      </w:r>
      <w:r w:rsidR="00B13AC5">
        <w:t>.</w:t>
      </w:r>
      <w:r w:rsidR="00B13AC5">
        <w:rPr>
          <w:noProof/>
        </w:rPr>
        <w:t>4</w:t>
      </w:r>
      <w:r>
        <w:fldChar w:fldCharType="end"/>
      </w:r>
      <w:r>
        <w:t xml:space="preserve"> contrasts the two pipelines stage by stage, and </w:t>
      </w:r>
      <w:r>
        <w:fldChar w:fldCharType="begin"/>
      </w:r>
      <w:r>
        <w:instrText xml:space="preserve"> REF _RefTblMTS \h </w:instrText>
      </w:r>
      <w:r>
        <w:fldChar w:fldCharType="separate"/>
      </w:r>
      <w:r w:rsidR="00B13AC5">
        <w:t xml:space="preserve">Table </w:t>
      </w:r>
      <w:r w:rsidR="00B13AC5">
        <w:rPr>
          <w:noProof/>
        </w:rPr>
        <w:t>2</w:t>
      </w:r>
      <w:r w:rsidR="00B13AC5">
        <w:t>.</w:t>
      </w:r>
      <w:r w:rsidR="00B13AC5">
        <w:rPr>
          <w:noProof/>
        </w:rPr>
        <w:t>2</w:t>
      </w:r>
      <w:r>
        <w:fldChar w:fldCharType="end"/>
      </w:r>
      <w:r>
        <w:t xml:space="preserve"> condenses the comparison. The front of the pipeline is identical; everything that differs follows from the consequent form.</w:t>
      </w:r>
    </w:p>
    <w:p w14:paraId="3FC2F046" w14:textId="6BBEFD13" w:rsidR="00A54CE9" w:rsidRDefault="00A54CE9" w:rsidP="00A54CE9">
      <w:pPr>
        <w:pStyle w:val="Caption"/>
        <w:keepNext/>
      </w:pPr>
      <w:bookmarkStart w:id="76" w:name="_RefTblMTS"/>
      <w:bookmarkStart w:id="77" w:name="_Toc235058067"/>
      <w:r>
        <w:t xml:space="preserve">Table </w:t>
      </w:r>
      <w:r>
        <w:fldChar w:fldCharType="begin"/>
      </w:r>
      <w:r>
        <w:instrText xml:space="preserve"> STYLEREF 1 \s </w:instrText>
      </w:r>
      <w:r>
        <w:fldChar w:fldCharType="separate"/>
      </w:r>
      <w:r w:rsidR="00B13AC5">
        <w:rPr>
          <w:noProof/>
        </w:rPr>
        <w:t>2</w:t>
      </w:r>
      <w:r>
        <w:fldChar w:fldCharType="end"/>
      </w:r>
      <w:r>
        <w:t>.</w:t>
      </w:r>
      <w:r>
        <w:fldChar w:fldCharType="begin"/>
      </w:r>
      <w:r>
        <w:instrText xml:space="preserve"> SEQ Table \* ARABIC \s 1 </w:instrText>
      </w:r>
      <w:r>
        <w:fldChar w:fldCharType="separate"/>
      </w:r>
      <w:r w:rsidR="00B13AC5">
        <w:rPr>
          <w:noProof/>
        </w:rPr>
        <w:t>2</w:t>
      </w:r>
      <w:r>
        <w:fldChar w:fldCharType="end"/>
      </w:r>
      <w:bookmarkEnd w:id="76"/>
      <w:r>
        <w:t xml:space="preserve"> Mamdani and zero-order Takagi-Sugeno inference compared</w:t>
      </w:r>
      <w:bookmarkEnd w:id="77"/>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6862B2F7" w:rsidR="00D25AA8" w:rsidRDefault="00D25AA8" w:rsidP="00D25AA8">
      <w:pPr>
        <w:jc w:val="center"/>
      </w:pPr>
      <w:bookmarkStart w:id="78" w:name="_RefFigMTS"/>
      <w:bookmarkStart w:id="79" w:name="_Toc235058087"/>
      <w:r>
        <w:t xml:space="preserve">Figure </w:t>
      </w:r>
      <w:r>
        <w:fldChar w:fldCharType="begin"/>
      </w:r>
      <w:r>
        <w:instrText xml:space="preserve"> STYLEREF 1 \s </w:instrText>
      </w:r>
      <w:r>
        <w:fldChar w:fldCharType="separate"/>
      </w:r>
      <w:r w:rsidR="00B13AC5">
        <w:rPr>
          <w:noProof/>
        </w:rPr>
        <w:t>2</w:t>
      </w:r>
      <w:r>
        <w:fldChar w:fldCharType="end"/>
      </w:r>
      <w:r>
        <w:t>.</w:t>
      </w:r>
      <w:r>
        <w:fldChar w:fldCharType="begin"/>
      </w:r>
      <w:r>
        <w:instrText xml:space="preserve"> SEQ Figure \* ARABIC \s 1 </w:instrText>
      </w:r>
      <w:r>
        <w:fldChar w:fldCharType="separate"/>
      </w:r>
      <w:r w:rsidR="00B13AC5">
        <w:rPr>
          <w:noProof/>
        </w:rPr>
        <w:t>4</w:t>
      </w:r>
      <w:r>
        <w:fldChar w:fldCharType="end"/>
      </w:r>
      <w:bookmarkEnd w:id="78"/>
      <w:r>
        <w:t xml:space="preserve"> Mamdani and zero-order Takagi-Sugeno inference pipelines</w:t>
      </w:r>
      <w:bookmarkEnd w:id="79"/>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74F870A1"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simulations, so the inference closed form of </w:t>
      </w:r>
      <w:r w:rsidR="00D25AA8">
        <w:fldChar w:fldCharType="begin"/>
      </w:r>
      <w:r w:rsidR="00D25AA8">
        <w:instrText xml:space="preserve"> REF _RefEqTS0 \h </w:instrText>
      </w:r>
      <w:r w:rsidR="00D25AA8">
        <w:fldChar w:fldCharType="separate"/>
      </w:r>
      <w:r w:rsidR="00B13AC5" w:rsidRPr="00F63DAD">
        <w:t xml:space="preserve">( </w:t>
      </w:r>
      <w:r w:rsidR="00B13AC5">
        <w:rPr>
          <w:noProof/>
        </w:rPr>
        <w:t>6</w:t>
      </w:r>
      <w:r w:rsidR="00B13AC5"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77777777"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channels,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47FBFAA1"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 the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10466033"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The decision path, by contrast, is Takagi-Sugeno throughout. It takes crisp inputs and produces crisp outputs, it is differentiable in its parameters, and it is cheap enough to run inside the shadow rollouts that test a candidate before it is trusted.</w:t>
      </w:r>
      <w:r w:rsidR="00C452D4">
        <w:t xml:space="preserve"> </w:t>
      </w:r>
    </w:p>
    <w:p w14:paraId="2508EC48" w14:textId="5E7E19B3" w:rsidR="00E60383" w:rsidRPr="00BA1179" w:rsidRDefault="00000000">
      <w:pPr>
        <w:pStyle w:val="Heading3"/>
      </w:pPr>
      <w:bookmarkStart w:id="80" w:name="_Toc235058019"/>
      <w:r w:rsidRPr="00BA1179">
        <w:t>The Rule Explosion Problem</w:t>
      </w:r>
      <w:bookmarkEnd w:id="80"/>
    </w:p>
    <w:p w14:paraId="625D519B" w14:textId="315DF7BC"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B13AC5" w:rsidRPr="00022A64">
        <w:t xml:space="preserve">( </w:t>
      </w:r>
      <w:r w:rsidR="00B13AC5">
        <w:rPr>
          <w:noProof/>
        </w:rPr>
        <w:t>7</w:t>
      </w:r>
      <w:r w:rsidR="00B13AC5"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B13AC5">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25FB0162" w:rsidR="00E60383" w:rsidRPr="00022A64" w:rsidRDefault="00000000" w:rsidP="00022A64">
            <w:pPr>
              <w:pStyle w:val="ParEq"/>
            </w:pPr>
            <w:bookmarkStart w:id="81" w:name="_RefEqB06"/>
            <w:r w:rsidRPr="00022A64">
              <w:t xml:space="preserve">( </w:t>
            </w:r>
            <w:r w:rsidRPr="00022A64">
              <w:fldChar w:fldCharType="begin"/>
            </w:r>
            <w:r w:rsidRPr="00022A64">
              <w:instrText xml:space="preserve"> SEQ ( \* ARABIC </w:instrText>
            </w:r>
            <w:r w:rsidRPr="00022A64">
              <w:fldChar w:fldCharType="separate"/>
            </w:r>
            <w:r w:rsidR="00B13AC5">
              <w:rPr>
                <w:noProof/>
              </w:rPr>
              <w:t>7</w:t>
            </w:r>
            <w:r w:rsidRPr="00022A64">
              <w:fldChar w:fldCharType="end"/>
            </w:r>
            <w:r w:rsidRPr="00022A64">
              <w:t xml:space="preserve"> )</w:t>
            </w:r>
            <w:bookmarkEnd w:id="81"/>
          </w:p>
        </w:tc>
      </w:tr>
    </w:tbl>
    <w:p w14:paraId="3C220558" w14:textId="77777777" w:rsidR="00E60383" w:rsidRPr="00BA1179" w:rsidRDefault="00000000">
      <w:pPr>
        <w:pStyle w:val="Heading3"/>
      </w:pPr>
      <w:bookmarkStart w:id="82" w:name="_Toc235058020"/>
      <w:r w:rsidRPr="00BA1179">
        <w:t>Concepts as an Intermediate Abstraction</w:t>
      </w:r>
      <w:bookmarkEnd w:id="82"/>
    </w:p>
    <w:p w14:paraId="7CC104A8" w14:textId="5D250516"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B13AC5" w:rsidRPr="00BA1179">
        <w:t xml:space="preserve">Table </w:t>
      </w:r>
      <w:r w:rsidR="00B13AC5">
        <w:rPr>
          <w:noProof/>
        </w:rPr>
        <w:t>2</w:t>
      </w:r>
      <w:r w:rsidR="00B13AC5" w:rsidRPr="00BA1179">
        <w:t>.</w:t>
      </w:r>
      <w:r w:rsidR="00B13AC5">
        <w:rPr>
          <w:noProof/>
        </w:rPr>
        <w:t>3</w:t>
      </w:r>
      <w:r w:rsidRPr="00BA1179">
        <w:fldChar w:fldCharType="end"/>
      </w:r>
      <w:r w:rsidRPr="00BA1179">
        <w:t>.</w:t>
      </w:r>
    </w:p>
    <w:p w14:paraId="4DEED09D" w14:textId="463B44AC" w:rsidR="000E1725" w:rsidRPr="00BA1179" w:rsidRDefault="00000000" w:rsidP="00E216D6">
      <w:pPr>
        <w:pStyle w:val="Caption"/>
      </w:pPr>
      <w:bookmarkStart w:id="83" w:name="_RefTblQ"/>
      <w:bookmarkStart w:id="84" w:name="_Ref234529138"/>
      <w:bookmarkStart w:id="85" w:name="_Toc235058068"/>
      <w:r w:rsidRPr="00BA1179">
        <w:t xml:space="preserve">Table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3</w:t>
      </w:r>
      <w:r w:rsidRPr="00BA1179">
        <w:fldChar w:fldCharType="end"/>
      </w:r>
      <w:bookmarkEnd w:id="83"/>
      <w:r w:rsidRPr="00BA1179">
        <w:t xml:space="preserve"> Operational questions and the decision concepts derived from them</w:t>
      </w:r>
      <w:bookmarkEnd w:id="84"/>
      <w:bookmarkEnd w:id="85"/>
    </w:p>
    <w:tbl>
      <w:tblPr>
        <w:tblStyle w:val="GridTable1Light1"/>
        <w:tblW w:w="5000" w:type="pct"/>
        <w:tblLook w:val="04A0" w:firstRow="1" w:lastRow="0" w:firstColumn="1" w:lastColumn="0" w:noHBand="0" w:noVBand="1"/>
      </w:tblPr>
      <w:tblGrid>
        <w:gridCol w:w="4207"/>
        <w:gridCol w:w="3830"/>
      </w:tblGrid>
      <w:tr w:rsidR="00E216D6" w:rsidRPr="00BA1179" w14:paraId="6CBE251E" w14:textId="77777777" w:rsidTr="004058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Fire Threat Level</w:t>
            </w:r>
          </w:p>
        </w:tc>
      </w:tr>
      <w:tr w:rsidR="00E216D6" w:rsidRPr="00BA1179" w14:paraId="199C5BE2"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Asset Exposure Risk</w:t>
            </w:r>
          </w:p>
        </w:tc>
      </w:tr>
      <w:tr w:rsidR="00E216D6" w:rsidRPr="00BA1179" w14:paraId="5B5073A9"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676A8F8D"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B13AC5">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165BDC2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B13AC5" w:rsidRPr="00022A64">
        <w:t xml:space="preserve">( </w:t>
      </w:r>
      <w:r w:rsidR="00B13AC5">
        <w:rPr>
          <w:noProof/>
        </w:rPr>
        <w:t>8</w:t>
      </w:r>
      <w:r w:rsidR="00B13AC5"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CF672C2" w:rsidR="004A6192" w:rsidRPr="00022A64" w:rsidRDefault="004A6192" w:rsidP="00022A64">
            <w:pPr>
              <w:pStyle w:val="ParEq"/>
            </w:pPr>
            <w:bookmarkStart w:id="86" w:name="_RefEqB07"/>
            <w:r w:rsidRPr="00022A64">
              <w:t xml:space="preserve">( </w:t>
            </w:r>
            <w:r w:rsidRPr="00022A64">
              <w:fldChar w:fldCharType="begin"/>
            </w:r>
            <w:r w:rsidRPr="00022A64">
              <w:instrText xml:space="preserve"> SEQ ( \* ARABIC </w:instrText>
            </w:r>
            <w:r w:rsidRPr="00022A64">
              <w:fldChar w:fldCharType="separate"/>
            </w:r>
            <w:r w:rsidR="00B13AC5">
              <w:rPr>
                <w:noProof/>
              </w:rPr>
              <w:t>8</w:t>
            </w:r>
            <w:r w:rsidRPr="00022A64">
              <w:fldChar w:fldCharType="end"/>
            </w:r>
            <w:r w:rsidRPr="00022A64">
              <w:t xml:space="preserve"> )</w:t>
            </w:r>
            <w:bookmarkEnd w:id="86"/>
          </w:p>
        </w:tc>
      </w:tr>
    </w:tbl>
    <w:p w14:paraId="5FBCD5E2" w14:textId="25BDF08F"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 xml:space="preserve">support system chapter.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64FBE82D"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7" w:name="_Toc235058021"/>
      <w:r w:rsidRPr="00BA1179">
        <w:t>The Decision Space: Actions and Their Evaluation</w:t>
      </w:r>
      <w:bookmarkEnd w:id="87"/>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8" w:name="_Toc235058022"/>
      <w:r w:rsidRPr="00BA1179">
        <w:lastRenderedPageBreak/>
        <w:t>Actions and Interventions in Wildfire Decision Support</w:t>
      </w:r>
      <w:bookmarkEnd w:id="88"/>
    </w:p>
    <w:p w14:paraId="19F52DBF" w14:textId="24E84A49"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B13AC5">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5036A1ED"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B13AC5" w:rsidRPr="00BA1179">
        <w:t xml:space="preserve">Table </w:t>
      </w:r>
      <w:r w:rsidR="00B13AC5">
        <w:rPr>
          <w:noProof/>
        </w:rPr>
        <w:t>2</w:t>
      </w:r>
      <w:r w:rsidR="00B13AC5" w:rsidRPr="00BA1179">
        <w:t>.</w:t>
      </w:r>
      <w:r w:rsidR="00B13AC5">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0A2D18A0" w:rsidR="00156FCD" w:rsidRPr="00BA1179" w:rsidRDefault="00000000">
      <w:pPr>
        <w:pStyle w:val="Caption"/>
      </w:pPr>
      <w:bookmarkStart w:id="89" w:name="_Ref300000202"/>
      <w:bookmarkStart w:id="90" w:name="_Toc235058069"/>
      <w:r w:rsidRPr="00BA1179">
        <w:t xml:space="preserve">Table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4</w:t>
      </w:r>
      <w:r w:rsidRPr="00BA1179">
        <w:fldChar w:fldCharType="end"/>
      </w:r>
      <w:bookmarkEnd w:id="89"/>
      <w:r w:rsidRPr="00BA1179">
        <w:t xml:space="preserve"> Intervention types, representative orders, and input-level effects</w:t>
      </w:r>
      <w:bookmarkEnd w:id="90"/>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1FD04C0C" w:rsidR="001048D3" w:rsidRPr="00BA1179" w:rsidRDefault="001048D3" w:rsidP="0067724C">
            <w:pPr>
              <w:pStyle w:val="TableText"/>
              <w:jc w:val="left"/>
              <w:rPr>
                <w:i/>
                <w:iCs/>
              </w:rPr>
            </w:pPr>
            <w:r w:rsidRPr="00BA1179">
              <w:t>Suppression effort</w:t>
            </w:r>
            <w:r w:rsidRPr="00BA1179">
              <w:rPr>
                <w:i/>
                <w:iCs/>
              </w:rPr>
              <w:t xml:space="preserve"> </w:t>
            </w:r>
            <w:sdt>
              <w:sdtPr>
                <w:rPr>
                  <w:i/>
                  <w:iCs/>
                </w:rPr>
                <w:id w:val="815608064"/>
                <w:citation/>
              </w:sdtPr>
              <w:sdtContent>
                <w:r w:rsidRPr="00BA1179">
                  <w:rPr>
                    <w:i/>
                    <w:iCs/>
                  </w:rPr>
                  <w:fldChar w:fldCharType="begin"/>
                </w:r>
                <w:r w:rsidRPr="00BA1179">
                  <w:rPr>
                    <w:b w:val="0"/>
                    <w:bCs w:val="0"/>
                    <w:i/>
                    <w:iCs/>
                  </w:rPr>
                  <w:instrText xml:space="preserve"> CITATION Mar07 \l 1055 </w:instrText>
                </w:r>
                <w:r w:rsidRPr="00BA1179">
                  <w:rPr>
                    <w:i/>
                    <w:iCs/>
                  </w:rPr>
                  <w:fldChar w:fldCharType="separate"/>
                </w:r>
                <w:r w:rsidR="00B13AC5">
                  <w:rPr>
                    <w:noProof/>
                  </w:rPr>
                  <w:t>(Martell,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618241E5"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B13AC5">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3C5F2C6C"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B13AC5">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E1D1156"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B13AC5">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42E70709"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B13AC5">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4FF474DC"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B13AC5">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1" w:name="_Toc235058023"/>
      <w:r w:rsidRPr="00BA1179">
        <w:lastRenderedPageBreak/>
        <w:t>Decision Cost and Its Components</w:t>
      </w:r>
      <w:bookmarkEnd w:id="91"/>
    </w:p>
    <w:p w14:paraId="080DD1C3" w14:textId="55549571" w:rsidR="009A2659" w:rsidRPr="00BA1179" w:rsidRDefault="00000000" w:rsidP="00A44E5A">
      <w:pPr>
        <w:pStyle w:val="ParText"/>
      </w:pPr>
      <w:r w:rsidRPr="00BA1179">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B13AC5">
            <w:rPr>
              <w:noProof/>
            </w:rPr>
            <w:t>(Martell,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B13AC5" w:rsidRPr="00BA1179">
        <w:t xml:space="preserve">( </w:t>
      </w:r>
      <w:r w:rsidR="00B13AC5">
        <w:rPr>
          <w:noProof/>
        </w:rPr>
        <w:t>9</w:t>
      </w:r>
      <w:r w:rsidR="00B13AC5"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26B6F1EE" w:rsidR="00E60383" w:rsidRPr="00BA1179" w:rsidRDefault="00000000" w:rsidP="00605AF3">
            <w:pPr>
              <w:pStyle w:val="ParEq"/>
            </w:pPr>
            <w:bookmarkStart w:id="92" w:name="_RefEqB08"/>
            <w:r w:rsidRPr="00BA1179">
              <w:t xml:space="preserve">( </w:t>
            </w:r>
            <w:r w:rsidRPr="00BA1179">
              <w:fldChar w:fldCharType="begin"/>
            </w:r>
            <w:r w:rsidRPr="00BA1179">
              <w:instrText xml:space="preserve"> SEQ ( \* ARABIC </w:instrText>
            </w:r>
            <w:r w:rsidRPr="00BA1179">
              <w:fldChar w:fldCharType="separate"/>
            </w:r>
            <w:r w:rsidR="00B13AC5">
              <w:rPr>
                <w:noProof/>
              </w:rPr>
              <w:t>9</w:t>
            </w:r>
            <w:r w:rsidRPr="00BA1179">
              <w:fldChar w:fldCharType="end"/>
            </w:r>
            <w:r w:rsidRPr="00BA1179">
              <w:t xml:space="preserve"> )</w:t>
            </w:r>
            <w:bookmarkEnd w:id="92"/>
          </w:p>
        </w:tc>
      </w:tr>
    </w:tbl>
    <w:p w14:paraId="1534EA7A" w14:textId="017C59A5"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B13AC5" w:rsidRPr="00BA1179">
        <w:t xml:space="preserve">( </w:t>
      </w:r>
      <w:r w:rsidR="00B13AC5">
        <w:rPr>
          <w:noProof/>
        </w:rPr>
        <w:t>9</w:t>
      </w:r>
      <w:r w:rsidR="00B13AC5"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B13AC5">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B13AC5" w:rsidRPr="00BA1179">
        <w:t xml:space="preserve">Table </w:t>
      </w:r>
      <w:r w:rsidR="00B13AC5">
        <w:rPr>
          <w:noProof/>
        </w:rPr>
        <w:t>2</w:t>
      </w:r>
      <w:r w:rsidR="00B13AC5" w:rsidRPr="00BA1179">
        <w:t>.</w:t>
      </w:r>
      <w:r w:rsidR="00B13AC5">
        <w:rPr>
          <w:noProof/>
        </w:rPr>
        <w:t>5</w:t>
      </w:r>
      <w:r w:rsidRPr="00BA1179">
        <w:fldChar w:fldCharType="end"/>
      </w:r>
      <w:r w:rsidRPr="00BA1179">
        <w:t>.</w:t>
      </w:r>
    </w:p>
    <w:p w14:paraId="6738C78D" w14:textId="58495266"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B13AC5">
            <w:rPr>
              <w:noProof/>
            </w:rPr>
            <w:t xml:space="preserve">(Saaty, 1980; Thompson &amp; </w:t>
          </w:r>
          <w:r w:rsidR="00B13AC5">
            <w:rPr>
              <w:noProof/>
            </w:rPr>
            <w:lastRenderedPageBreak/>
            <w:t>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B13AC5" w:rsidRPr="00BA1179">
        <w:t xml:space="preserve">( </w:t>
      </w:r>
      <w:r w:rsidR="00B13AC5">
        <w:rPr>
          <w:noProof/>
        </w:rPr>
        <w:t>9</w:t>
      </w:r>
      <w:r w:rsidR="00B13AC5"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12D314BB" w:rsidR="001545DC" w:rsidRPr="00BA1179" w:rsidRDefault="00000000">
      <w:pPr>
        <w:pStyle w:val="Caption"/>
      </w:pPr>
      <w:bookmarkStart w:id="93" w:name="_RefTblC"/>
      <w:bookmarkStart w:id="94" w:name="_Toc235058070"/>
      <w:r w:rsidRPr="00BA1179">
        <w:t xml:space="preserve">Table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5</w:t>
      </w:r>
      <w:r w:rsidRPr="00BA1179">
        <w:fldChar w:fldCharType="end"/>
      </w:r>
      <w:bookmarkEnd w:id="93"/>
      <w:r w:rsidRPr="00BA1179">
        <w:t xml:space="preserve"> Decision cost components, their scope, and their rationale</w:t>
      </w:r>
      <w:bookmarkEnd w:id="94"/>
    </w:p>
    <w:tbl>
      <w:tblPr>
        <w:tblStyle w:val="GridTable1Light1"/>
        <w:tblW w:w="5000" w:type="pct"/>
        <w:tblLook w:val="04A0" w:firstRow="1" w:lastRow="0" w:firstColumn="1" w:lastColumn="0" w:noHBand="0" w:noVBand="1"/>
      </w:tblPr>
      <w:tblGrid>
        <w:gridCol w:w="1350"/>
        <w:gridCol w:w="4314"/>
        <w:gridCol w:w="2373"/>
      </w:tblGrid>
      <w:tr w:rsidR="00616403" w:rsidRPr="00BA1179" w14:paraId="347EFC0F" w14:textId="77777777" w:rsidTr="006423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24EADE2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B13AC5">
                  <w:rPr>
                    <w:noProof/>
                  </w:rPr>
                  <w:t>(Martell,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456D8AA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B13AC5">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51E1540D"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B13AC5">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605AF3">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1D9E01D4" w:rsidR="00616403" w:rsidRPr="00BA1179" w:rsidRDefault="00616403" w:rsidP="00933225">
            <w:pPr>
              <w:pStyle w:val="TableText"/>
              <w:cnfStyle w:val="000000000000" w:firstRow="0" w:lastRow="0" w:firstColumn="0" w:lastColumn="0" w:oddVBand="0" w:evenVBand="0" w:oddHBand="0"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B13AC5">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26F09F89"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345B107C"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Beyond its weight in </w:t>
      </w:r>
      <w:r w:rsidRPr="00BA1179">
        <w:fldChar w:fldCharType="begin"/>
      </w:r>
      <w:r w:rsidRPr="00BA1179">
        <w:instrText xml:space="preserve"> REF _RefEqB08 \h </w:instrText>
      </w:r>
      <w:r w:rsidRPr="00BA1179">
        <w:fldChar w:fldCharType="separate"/>
      </w:r>
      <w:r w:rsidR="00B13AC5" w:rsidRPr="00BA1179">
        <w:t xml:space="preserve">( </w:t>
      </w:r>
      <w:r w:rsidR="00B13AC5">
        <w:rPr>
          <w:noProof/>
        </w:rPr>
        <w:t>9</w:t>
      </w:r>
      <w:r w:rsidR="00B13AC5"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5" w:name="_Toc235058024"/>
      <w:r w:rsidRPr="00BA1179">
        <w:t>Satisficing Acceptance and the Graduated Fail-Safe</w:t>
      </w:r>
      <w:bookmarkEnd w:id="95"/>
    </w:p>
    <w:p w14:paraId="5C7A6298" w14:textId="1FE9F662"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B13AC5">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Pr="00BA1179">
            <w:fldChar w:fldCharType="separate"/>
          </w:r>
          <w:r w:rsidR="00B13AC5">
            <w:rPr>
              <w:noProof/>
            </w:rPr>
            <w:t>(Simon H. A., 1956; Gigerenzer &amp; Selten, 2001)</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B13AC5" w:rsidRPr="00D854A7">
        <w:t xml:space="preserve">( </w:t>
      </w:r>
      <w:r w:rsidR="00B13AC5">
        <w:rPr>
          <w:noProof/>
        </w:rPr>
        <w:t>10</w:t>
      </w:r>
      <w:r w:rsidR="00B13AC5" w:rsidRPr="00D854A7">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D854A7" w14:paraId="494D5058" w14:textId="77777777">
        <w:tc>
          <w:tcPr>
            <w:tcW w:w="4547" w:type="pct"/>
            <w:vAlign w:val="center"/>
          </w:tcPr>
          <w:p w14:paraId="5E253690" w14:textId="77777777" w:rsidR="00E60383" w:rsidRPr="00D854A7" w:rsidRDefault="00000000" w:rsidP="00D854A7">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453" w:type="pct"/>
            <w:vAlign w:val="center"/>
          </w:tcPr>
          <w:p w14:paraId="39E2B52D" w14:textId="0E689EB9" w:rsidR="00E60383" w:rsidRPr="00D854A7" w:rsidRDefault="00000000" w:rsidP="00D854A7">
            <w:pPr>
              <w:pStyle w:val="ParEq"/>
            </w:pPr>
            <w:bookmarkStart w:id="96" w:name="_RefEqB09"/>
            <w:r w:rsidRPr="00D854A7">
              <w:t xml:space="preserve">( </w:t>
            </w:r>
            <w:r w:rsidRPr="00D854A7">
              <w:fldChar w:fldCharType="begin"/>
            </w:r>
            <w:r w:rsidRPr="00D854A7">
              <w:instrText xml:space="preserve"> SEQ ( \* ARABIC </w:instrText>
            </w:r>
            <w:r w:rsidRPr="00D854A7">
              <w:fldChar w:fldCharType="separate"/>
            </w:r>
            <w:r w:rsidR="00B13AC5">
              <w:rPr>
                <w:noProof/>
              </w:rPr>
              <w:t>10</w:t>
            </w:r>
            <w:r w:rsidRPr="00D854A7">
              <w:fldChar w:fldCharType="end"/>
            </w:r>
            <w:r w:rsidRPr="00D854A7">
              <w:t xml:space="preserve"> )</w:t>
            </w:r>
            <w:bookmarkEnd w:id="96"/>
          </w:p>
        </w:tc>
      </w:tr>
    </w:tbl>
    <w:p w14:paraId="3610275F" w14:textId="6FEC4F8C"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B13AC5" w:rsidRPr="00D854A7">
        <w:t xml:space="preserve">( </w:t>
      </w:r>
      <w:r w:rsidR="00B13AC5">
        <w:rPr>
          <w:noProof/>
        </w:rPr>
        <w:t>10</w:t>
      </w:r>
      <w:r w:rsidR="00B13AC5"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B13AC5" w:rsidRPr="00D854A7">
        <w:t xml:space="preserve">( </w:t>
      </w:r>
      <w:r w:rsidR="00B13AC5">
        <w:rPr>
          <w:noProof/>
        </w:rPr>
        <w:t>11</w:t>
      </w:r>
      <w:r w:rsidR="00B13AC5"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44CC464B" w:rsidR="00E60383" w:rsidRPr="00D854A7" w:rsidRDefault="00000000" w:rsidP="00D854A7">
            <w:pPr>
              <w:pStyle w:val="ParEq"/>
            </w:pPr>
            <w:bookmarkStart w:id="97" w:name="_RefEqB10"/>
            <w:r w:rsidRPr="00D854A7">
              <w:t xml:space="preserve">( </w:t>
            </w:r>
            <w:r w:rsidRPr="00D854A7">
              <w:fldChar w:fldCharType="begin"/>
            </w:r>
            <w:r w:rsidRPr="00D854A7">
              <w:instrText xml:space="preserve"> SEQ ( \* ARABIC </w:instrText>
            </w:r>
            <w:r w:rsidRPr="00D854A7">
              <w:fldChar w:fldCharType="separate"/>
            </w:r>
            <w:r w:rsidR="00B13AC5">
              <w:rPr>
                <w:noProof/>
              </w:rPr>
              <w:t>11</w:t>
            </w:r>
            <w:r w:rsidRPr="00D854A7">
              <w:fldChar w:fldCharType="end"/>
            </w:r>
            <w:r w:rsidRPr="00D854A7">
              <w:t xml:space="preserve"> )</w:t>
            </w:r>
            <w:bookmarkEnd w:id="97"/>
          </w:p>
        </w:tc>
      </w:tr>
    </w:tbl>
    <w:p w14:paraId="5C9F5E92" w14:textId="4832DFEC"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B13AC5" w:rsidRPr="00D854A7">
        <w:t xml:space="preserve">( </w:t>
      </w:r>
      <w:r w:rsidR="00B13AC5">
        <w:rPr>
          <w:noProof/>
        </w:rPr>
        <w:t>11</w:t>
      </w:r>
      <w:r w:rsidR="00B13AC5"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8" w:name="_Toc235058025"/>
      <w:r w:rsidRPr="00BA1179">
        <w:t>Epistemic Uncertainty, Traceability, and Sensitivity</w:t>
      </w:r>
      <w:bookmarkEnd w:id="98"/>
    </w:p>
    <w:p w14:paraId="24840BAB" w14:textId="3E43C217" w:rsidR="00E60383" w:rsidRPr="00BA1179" w:rsidRDefault="00000000">
      <w:pPr>
        <w:pStyle w:val="ParText"/>
      </w:pPr>
      <w:r w:rsidRPr="00BA1179">
        <w:t xml:space="preserve">The uncertainty that dominates an active incident is epistemic rather than aleatory: the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B13AC5">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Pr="00BA1179">
            <w:instrText xml:space="preserve"> CITATION Pea88 \l 1055  \m Sha76  \m Zad86 </w:instrText>
          </w:r>
          <w:r w:rsidRPr="00BA1179">
            <w:fldChar w:fldCharType="separate"/>
          </w:r>
          <w:r w:rsidR="00B13AC5">
            <w:rPr>
              <w:noProof/>
            </w:rPr>
            <w:t>(Pearl, 1988; Shafer, 1976; Zadeh, A simple view of the Dempster–Shafer theory of evidence and its implication for the rule of combination,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B13AC5" w:rsidRPr="00BA1179">
        <w:t xml:space="preserve">( </w:t>
      </w:r>
      <w:r w:rsidR="00B13AC5">
        <w:rPr>
          <w:noProof/>
        </w:rPr>
        <w:t>12</w:t>
      </w:r>
      <w:r w:rsidR="00B13AC5" w:rsidRPr="00BA1179">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BA1179" w14:paraId="0F24E902" w14:textId="77777777" w:rsidTr="004F48B3">
        <w:tc>
          <w:tcPr>
            <w:tcW w:w="4404" w:type="pct"/>
            <w:vAlign w:val="center"/>
          </w:tcPr>
          <w:p w14:paraId="78C05D62" w14:textId="77777777" w:rsidR="00E60383" w:rsidRPr="00BA1179"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0ADCAD0A" w:rsidR="00E60383" w:rsidRPr="00BA1179" w:rsidRDefault="00000000" w:rsidP="00D854A7">
            <w:pPr>
              <w:pStyle w:val="ParEq"/>
            </w:pPr>
            <w:bookmarkStart w:id="99" w:name="_RefEqB11"/>
            <w:r w:rsidRPr="00BA1179">
              <w:t xml:space="preserve">( </w:t>
            </w:r>
            <w:r w:rsidRPr="00BA1179">
              <w:fldChar w:fldCharType="begin"/>
            </w:r>
            <w:r w:rsidRPr="00BA1179">
              <w:instrText xml:space="preserve"> SEQ ( \* ARABIC </w:instrText>
            </w:r>
            <w:r w:rsidRPr="00BA1179">
              <w:fldChar w:fldCharType="separate"/>
            </w:r>
            <w:r w:rsidR="00B13AC5">
              <w:rPr>
                <w:noProof/>
              </w:rPr>
              <w:t>12</w:t>
            </w:r>
            <w:r w:rsidRPr="00BA1179">
              <w:fldChar w:fldCharType="end"/>
            </w:r>
            <w:r w:rsidRPr="00BA1179">
              <w:t xml:space="preserve"> )</w:t>
            </w:r>
            <w:bookmarkEnd w:id="99"/>
          </w:p>
        </w:tc>
      </w:tr>
    </w:tbl>
    <w:p w14:paraId="563B1FAB" w14:textId="22A15D4B" w:rsidR="00E60383" w:rsidRPr="00BA1179" w:rsidRDefault="0000000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which approximate an opaque model statistically after the fact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B13AC5">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B13AC5" w:rsidRPr="00BA1179">
        <w:t xml:space="preserve">( </w:t>
      </w:r>
      <w:r w:rsidR="00B13AC5">
        <w:rPr>
          <w:noProof/>
        </w:rPr>
        <w:t>13</w:t>
      </w:r>
      <w:r w:rsidR="00B13AC5"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BA1179" w14:paraId="6BC708A9" w14:textId="77777777" w:rsidTr="004F48B3">
        <w:tc>
          <w:tcPr>
            <w:tcW w:w="4404" w:type="pct"/>
            <w:vAlign w:val="center"/>
          </w:tcPr>
          <w:p w14:paraId="353ABE03" w14:textId="7D6E451E" w:rsidR="00E60383" w:rsidRPr="00BA1179" w:rsidRDefault="00000000" w:rsidP="00D854A7">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J</m:t>
                        </m:r>
                      </m:e>
                      <m:sub>
                        <m:r>
                          <w:rPr>
                            <w:rFonts w:ascii="Cambria Math" w:hAnsi="Cambria Math"/>
                          </w:rPr>
                          <m:t>k</m:t>
                        </m:r>
                      </m:sub>
                    </m:sSub>
                  </m:num>
                  <m:den>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m:t>
                        </m:r>
                      </m:sub>
                    </m:sSub>
                  </m:den>
                </m:f>
                <m:r>
                  <m:rPr>
                    <m:sty m:val="p"/>
                  </m:rPr>
                  <w:rPr>
                    <w:rFonts w:ascii="Cambria Math" w:hAnsi="Cambria Math"/>
                  </w:rPr>
                  <m:t xml:space="preserve"> </m:t>
                </m:r>
              </m:oMath>
            </m:oMathPara>
          </w:p>
        </w:tc>
        <w:tc>
          <w:tcPr>
            <w:tcW w:w="596" w:type="pct"/>
            <w:vAlign w:val="center"/>
          </w:tcPr>
          <w:p w14:paraId="6E527107" w14:textId="6629386E" w:rsidR="00E60383" w:rsidRPr="00BA1179" w:rsidRDefault="00000000" w:rsidP="00D854A7">
            <w:pPr>
              <w:pStyle w:val="ParEq"/>
            </w:pPr>
            <w:bookmarkStart w:id="100" w:name="_RefEqB12"/>
            <w:r w:rsidRPr="00BA1179">
              <w:t xml:space="preserve">( </w:t>
            </w:r>
            <w:r w:rsidRPr="00BA1179">
              <w:fldChar w:fldCharType="begin"/>
            </w:r>
            <w:r w:rsidRPr="00BA1179">
              <w:instrText xml:space="preserve"> SEQ ( \* ARABIC </w:instrText>
            </w:r>
            <w:r w:rsidRPr="00BA1179">
              <w:fldChar w:fldCharType="separate"/>
            </w:r>
            <w:r w:rsidR="00B13AC5">
              <w:rPr>
                <w:noProof/>
              </w:rPr>
              <w:t>13</w:t>
            </w:r>
            <w:r w:rsidRPr="00BA1179">
              <w:fldChar w:fldCharType="end"/>
            </w:r>
            <w:r w:rsidRPr="00BA1179">
              <w:t xml:space="preserve"> )</w:t>
            </w:r>
            <w:bookmarkEnd w:id="100"/>
          </w:p>
        </w:tc>
      </w:tr>
    </w:tbl>
    <w:p w14:paraId="4A7FE987" w14:textId="2059F921" w:rsidR="00DC608C" w:rsidRPr="00BA1179" w:rsidRDefault="00000000">
      <w:pPr>
        <w:pStyle w:val="ParText"/>
      </w:pPr>
      <w:r w:rsidRPr="00BA1179">
        <w:t xml:space="preserve">In </w:t>
      </w:r>
      <w:r w:rsidRPr="00BA1179">
        <w:fldChar w:fldCharType="begin"/>
      </w:r>
      <w:r w:rsidRPr="00BA1179">
        <w:instrText xml:space="preserve"> REF _RefEqB12 \h </w:instrText>
      </w:r>
      <w:r w:rsidRPr="00BA1179">
        <w:fldChar w:fldCharType="separate"/>
      </w:r>
      <w:r w:rsidR="00B13AC5" w:rsidRPr="00BA1179">
        <w:t xml:space="preserve">( </w:t>
      </w:r>
      <w:r w:rsidR="00B13AC5">
        <w:rPr>
          <w:noProof/>
        </w:rPr>
        <w:t>13</w:t>
      </w:r>
      <w:r w:rsidR="00B13AC5"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induced by a perturbation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Pr="00BA1179">
        <w:t xml:space="preserve">. The analysis exposes the drivers of every recommendation and the conditions under which it would change; the evaluation chapter reports it over features, membership functions, and weights. </w:t>
      </w:r>
      <w:r w:rsidRPr="00BA1179">
        <w:fldChar w:fldCharType="begin"/>
      </w:r>
      <w:r w:rsidRPr="00BA1179">
        <w:instrText xml:space="preserve"> REF _RefTblT \h </w:instrText>
      </w:r>
      <w:r w:rsidRPr="00BA1179">
        <w:fldChar w:fldCharType="separate"/>
      </w:r>
      <w:r w:rsidR="00B13AC5" w:rsidRPr="00BA1179">
        <w:t xml:space="preserve">Table </w:t>
      </w:r>
      <w:r w:rsidR="00B13AC5">
        <w:rPr>
          <w:noProof/>
        </w:rPr>
        <w:t>2</w:t>
      </w:r>
      <w:r w:rsidR="00B13AC5" w:rsidRPr="00BA1179">
        <w:t>.</w:t>
      </w:r>
      <w:r w:rsidR="00B13AC5">
        <w:rPr>
          <w:noProof/>
        </w:rPr>
        <w:t>6</w:t>
      </w:r>
      <w:r w:rsidRPr="00BA1179">
        <w:fldChar w:fldCharType="end"/>
      </w:r>
      <w:r w:rsidRPr="00BA1179">
        <w:t xml:space="preserve"> summarizes what the pipeline traces for every decision, what is actually sensed, and which quantities the sensitivity analysis varies and observes.</w:t>
      </w:r>
    </w:p>
    <w:p w14:paraId="282EC340" w14:textId="16461D73" w:rsidR="00DC608C" w:rsidRPr="00BA1179" w:rsidRDefault="00000000">
      <w:pPr>
        <w:pStyle w:val="Caption"/>
      </w:pPr>
      <w:bookmarkStart w:id="101" w:name="_RefTblT"/>
      <w:bookmarkStart w:id="102" w:name="_Toc235058071"/>
      <w:r w:rsidRPr="00BA1179">
        <w:t xml:space="preserve">Table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6</w:t>
      </w:r>
      <w:r w:rsidRPr="00BA1179">
        <w:fldChar w:fldCharType="end"/>
      </w:r>
      <w:bookmarkEnd w:id="101"/>
      <w:r w:rsidRPr="00BA1179">
        <w:t xml:space="preserve"> Scope of traceability and sensitivity analysis</w:t>
      </w:r>
      <w:bookmarkEnd w:id="102"/>
    </w:p>
    <w:tbl>
      <w:tblPr>
        <w:tblStyle w:val="GridTable1Light1"/>
        <w:tblW w:w="5000" w:type="pct"/>
        <w:tblLook w:val="04A0" w:firstRow="1" w:lastRow="0" w:firstColumn="1" w:lastColumn="0" w:noHBand="0" w:noVBand="1"/>
      </w:tblPr>
      <w:tblGrid>
        <w:gridCol w:w="2122"/>
        <w:gridCol w:w="5915"/>
      </w:tblGrid>
      <w:tr w:rsidR="00DC608C" w:rsidRPr="00BA1179" w14:paraId="09D8965D" w14:textId="77777777" w:rsidTr="00B65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163DE1CB" w14:textId="77777777" w:rsidR="007B46B6" w:rsidRPr="00BA1179" w:rsidRDefault="007B46B6" w:rsidP="007B46B6">
      <w:pPr>
        <w:pStyle w:val="Heading3"/>
      </w:pPr>
      <w:bookmarkStart w:id="103" w:name="_Toc235058026"/>
      <w:r w:rsidRPr="00BA1179">
        <w:lastRenderedPageBreak/>
        <w:t>Adaptive and Generative Decision Loops</w:t>
      </w:r>
      <w:bookmarkEnd w:id="103"/>
    </w:p>
    <w:p w14:paraId="5F0BF59F" w14:textId="2D1E495E"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B13AC5">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B13AC5">
            <w:rPr>
              <w:noProof/>
            </w:rPr>
            <w:t>(Xie, ve diğerleri, 2024; Chen, ve diğerleri, 2025; Chandra, Kumar, Patra, &amp; Agarwal, 2025)</w:t>
          </w:r>
          <w:r w:rsidRPr="00BA1179">
            <w:fldChar w:fldCharType="end"/>
          </w:r>
        </w:sdtContent>
      </w:sdt>
      <w:r w:rsidRPr="00BA1179">
        <w:t>.</w:t>
      </w:r>
    </w:p>
    <w:p w14:paraId="4C386BE2" w14:textId="77777777" w:rsidR="00D854A7" w:rsidRPr="00BA1179" w:rsidRDefault="00D854A7" w:rsidP="00D854A7">
      <w:pPr>
        <w:jc w:val="center"/>
      </w:pPr>
      <w:r w:rsidRPr="00BA1179">
        <w:rPr>
          <w:noProof/>
        </w:rPr>
        <w:drawing>
          <wp:inline distT="0" distB="0" distL="0" distR="0" wp14:anchorId="3FE61E7B" wp14:editId="7A2C24A1">
            <wp:extent cx="5058452" cy="2528454"/>
            <wp:effectExtent l="0" t="0" r="0" b="0"/>
            <wp:docPr id="1398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75651" cy="2537051"/>
                    </a:xfrm>
                    <a:prstGeom prst="rect">
                      <a:avLst/>
                    </a:prstGeom>
                    <a:noFill/>
                    <a:ln>
                      <a:noFill/>
                    </a:ln>
                  </pic:spPr>
                </pic:pic>
              </a:graphicData>
            </a:graphic>
          </wp:inline>
        </w:drawing>
      </w:r>
    </w:p>
    <w:p w14:paraId="2B8F9F7C" w14:textId="2CEA7E7D" w:rsidR="00D854A7" w:rsidRPr="00BA1179" w:rsidRDefault="00D854A7" w:rsidP="00D854A7">
      <w:pPr>
        <w:pStyle w:val="Caption"/>
      </w:pPr>
      <w:bookmarkStart w:id="104" w:name="_RefFig24"/>
      <w:bookmarkStart w:id="105" w:name="_Toc235058088"/>
      <w:r w:rsidRPr="00BA1179">
        <w:t xml:space="preserve">Figure </w:t>
      </w:r>
      <w:r w:rsidRPr="00BA1179">
        <w:fldChar w:fldCharType="begin"/>
      </w:r>
      <w:r w:rsidRPr="00BA1179">
        <w:instrText xml:space="preserve"> STYLEREF 1 \s </w:instrText>
      </w:r>
      <w:r w:rsidRPr="00BA1179">
        <w:fldChar w:fldCharType="separate"/>
      </w:r>
      <w:r w:rsidR="00B13AC5">
        <w:rPr>
          <w:noProof/>
        </w:rPr>
        <w:t>2</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5</w:t>
      </w:r>
      <w:r w:rsidRPr="00BA1179">
        <w:fldChar w:fldCharType="end"/>
      </w:r>
      <w:bookmarkEnd w:id="104"/>
      <w:r w:rsidRPr="00BA1179">
        <w:t xml:space="preserve"> Staged adaptation loop with generative proposal and verification</w:t>
      </w:r>
      <w:bookmarkEnd w:id="105"/>
    </w:p>
    <w:p w14:paraId="027E4575" w14:textId="118AF180"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B13AC5" w:rsidRPr="00BA1179">
        <w:t xml:space="preserve">Figure </w:t>
      </w:r>
      <w:r w:rsidR="00B13AC5">
        <w:rPr>
          <w:noProof/>
        </w:rPr>
        <w:t>2</w:t>
      </w:r>
      <w:r w:rsidR="00B13AC5" w:rsidRPr="00BA1179">
        <w:t>.</w:t>
      </w:r>
      <w:r w:rsidR="00B13AC5">
        <w:rPr>
          <w:noProof/>
        </w:rPr>
        <w:t>5</w:t>
      </w:r>
      <w:r w:rsidRPr="00BA1179">
        <w:fldChar w:fldCharType="end"/>
      </w:r>
      <w:r w:rsidRPr="00BA1179">
        <w:t xml:space="preserve"> depicts the complete loop. The rule base issues decisions, the realized cost is fed back, the RL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lastRenderedPageBreak/>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65215699" w:rsidR="007B46B6" w:rsidRPr="00BA1179" w:rsidRDefault="007B46B6" w:rsidP="007B46B6">
      <w:pPr>
        <w:pStyle w:val="ParText"/>
      </w:pPr>
      <w:r w:rsidRPr="00BA1179">
        <w:t xml:space="preserve">The loop is disciplined by two safeguards. RL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B13AC5">
            <w:rPr>
              <w:noProof/>
            </w:rPr>
            <w:t>(Sutton &amp; Barto, 2018)</w:t>
          </w:r>
          <w:r w:rsidRPr="00BA1179">
            <w:fldChar w:fldCharType="end"/>
          </w:r>
        </w:sdtContent>
      </w:sdt>
      <w:r w:rsidRPr="00BA1179">
        <w:t xml:space="preserve">. Furthermore, 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B13AC5" w:rsidRPr="00BA1179">
        <w:t xml:space="preserve">( </w:t>
      </w:r>
      <w:r w:rsidR="00B13AC5">
        <w:rPr>
          <w:noProof/>
        </w:rPr>
        <w:t>14</w:t>
      </w:r>
      <w:r w:rsidR="00B13AC5"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2539BDA2" w:rsidR="007B46B6" w:rsidRPr="00BA1179" w:rsidRDefault="007B46B6" w:rsidP="00D854A7">
            <w:pPr>
              <w:pStyle w:val="ParEq"/>
            </w:pPr>
            <w:bookmarkStart w:id="106" w:name="_RefEqB13"/>
            <w:r w:rsidRPr="00BA1179">
              <w:t xml:space="preserve">( </w:t>
            </w:r>
            <w:r w:rsidRPr="00BA1179">
              <w:fldChar w:fldCharType="begin"/>
            </w:r>
            <w:r w:rsidRPr="00BA1179">
              <w:instrText xml:space="preserve"> SEQ ( \* ARABIC </w:instrText>
            </w:r>
            <w:r w:rsidRPr="00BA1179">
              <w:fldChar w:fldCharType="separate"/>
            </w:r>
            <w:r w:rsidR="00B13AC5">
              <w:rPr>
                <w:noProof/>
              </w:rPr>
              <w:t>14</w:t>
            </w:r>
            <w:r w:rsidRPr="00BA1179">
              <w:fldChar w:fldCharType="end"/>
            </w:r>
            <w:r w:rsidRPr="00BA1179">
              <w:t xml:space="preserve"> )</w:t>
            </w:r>
            <w:bookmarkEnd w:id="106"/>
          </w:p>
        </w:tc>
      </w:tr>
    </w:tbl>
    <w:p w14:paraId="6FB8674F" w14:textId="4671D2CB"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B13AC5" w:rsidRPr="00BA1179">
        <w:t xml:space="preserve">( </w:t>
      </w:r>
      <w:r w:rsidR="00B13AC5">
        <w:rPr>
          <w:noProof/>
        </w:rPr>
        <w:t>14</w:t>
      </w:r>
      <w:r w:rsidR="00B13AC5"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B13AC5">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712F2530" w:rsidR="007B46B6" w:rsidRPr="00BA1179" w:rsidRDefault="007B46B6" w:rsidP="007B46B6">
      <w:pPr>
        <w:pStyle w:val="ParText"/>
      </w:pPr>
      <w:r w:rsidRPr="00BA1179">
        <w:t xml:space="preserve">The adaptation loop is governed by a reinforcement learning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reinforced while superfluous structural complexity is discouraged. </w:t>
      </w:r>
    </w:p>
    <w:p w14:paraId="55772790" w14:textId="4E29F62D"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w:t>
      </w:r>
      <w:r w:rsidRPr="00BA1179">
        <w:lastRenderedPageBreak/>
        <w:t>over slightly shifted conditions. Resolution increase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7" w:name="_Toc222653207"/>
      <w:bookmarkStart w:id="108" w:name="_Toc222699940"/>
      <w:bookmarkStart w:id="109" w:name="_Ref223873009"/>
      <w:bookmarkStart w:id="110" w:name="_Ref223873014"/>
      <w:bookmarkStart w:id="111" w:name="_Ref223873019"/>
      <w:bookmarkStart w:id="112" w:name="_Ref223873033"/>
      <w:bookmarkStart w:id="113" w:name="_Ref223876307"/>
      <w:bookmarkStart w:id="114" w:name="_Ref223876944"/>
      <w:bookmarkStart w:id="115" w:name="_Ref223877543"/>
      <w:bookmarkStart w:id="116" w:name="_Ref223878060"/>
      <w:bookmarkStart w:id="117" w:name="_Ref223879197"/>
      <w:bookmarkStart w:id="118" w:name="_Ref223881460"/>
      <w:bookmarkStart w:id="119" w:name="_Ref223883168"/>
      <w:bookmarkStart w:id="120" w:name="_Ref224591194"/>
      <w:bookmarkStart w:id="121" w:name="_Ref225625822"/>
      <w:bookmarkStart w:id="122" w:name="_Ref225628552"/>
      <w:bookmarkStart w:id="123" w:name="_Ref225630915"/>
      <w:bookmarkStart w:id="124" w:name="_Ref225632469"/>
      <w:bookmarkStart w:id="125" w:name="_Ref225632689"/>
      <w:bookmarkStart w:id="126" w:name="_Ref225634318"/>
      <w:bookmarkStart w:id="127" w:name="_Ref225684396"/>
      <w:bookmarkStart w:id="128" w:name="_Ref225798315"/>
      <w:bookmarkStart w:id="129" w:name="_Ref226153811"/>
      <w:bookmarkStart w:id="130" w:name="_Ref226154086"/>
      <w:bookmarkStart w:id="131" w:name="_Ref226154344"/>
      <w:bookmarkStart w:id="132" w:name="_Ref226155725"/>
      <w:bookmarkStart w:id="133" w:name="_Ref226192384"/>
      <w:bookmarkStart w:id="134" w:name="_Ref226192918"/>
      <w:bookmarkStart w:id="135" w:name="_Ref226193297"/>
      <w:bookmarkStart w:id="136" w:name="_Ref226195240"/>
      <w:bookmarkStart w:id="137" w:name="_Ref226195460"/>
      <w:bookmarkStart w:id="138" w:name="_Ref226195465"/>
      <w:bookmarkStart w:id="139" w:name="_Ref226195478"/>
      <w:bookmarkStart w:id="140" w:name="_Ref226195508"/>
      <w:bookmarkStart w:id="141" w:name="_Ref226195779"/>
      <w:bookmarkStart w:id="142" w:name="_Ref226196251"/>
      <w:bookmarkStart w:id="143" w:name="_Ref226196543"/>
      <w:bookmarkStart w:id="144" w:name="_Ref226207208"/>
      <w:bookmarkStart w:id="145" w:name="_Ref226207225"/>
      <w:bookmarkStart w:id="146" w:name="_Ref226216256"/>
      <w:bookmarkStart w:id="147" w:name="_Ref226216634"/>
      <w:bookmarkStart w:id="148" w:name="_Ref226221933"/>
      <w:bookmarkStart w:id="149" w:name="_Ref226226811"/>
      <w:bookmarkStart w:id="150" w:name="_Ref226229824"/>
      <w:bookmarkStart w:id="151" w:name="_Ref226238121"/>
      <w:bookmarkStart w:id="152" w:name="_Ref234264240"/>
      <w:bookmarkStart w:id="153" w:name="_Ref234264246"/>
      <w:bookmarkStart w:id="154" w:name="_Toc235058027"/>
      <w:r w:rsidRPr="00BA1179">
        <w:rPr>
          <w:lang w:val="en-US"/>
        </w:rPr>
        <w:t>DISASTERAWARE SIMULATION FRAMEWORK</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5" w:name="_Toc222653208"/>
      <w:bookmarkStart w:id="156" w:name="_Toc222699941"/>
      <w:bookmarkStart w:id="157" w:name="_Toc235058028"/>
      <w:r w:rsidRPr="00BA1179">
        <w:rPr>
          <w:lang w:eastAsia="ja-JP"/>
        </w:rPr>
        <w:t>Overall System Block Diagram</w:t>
      </w:r>
      <w:bookmarkEnd w:id="155"/>
      <w:bookmarkEnd w:id="156"/>
      <w:bookmarkEnd w:id="157"/>
    </w:p>
    <w:p w14:paraId="372400D7" w14:textId="7106A1D4"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B13AC5" w:rsidRPr="00BA1179">
        <w:t xml:space="preserve">Figure </w:t>
      </w:r>
      <w:r w:rsidR="00B13AC5">
        <w:rPr>
          <w:noProof/>
        </w:rPr>
        <w:t>3</w:t>
      </w:r>
      <w:r w:rsidR="00B13AC5" w:rsidRPr="00BA1179">
        <w:t>.</w:t>
      </w:r>
      <w:r w:rsidR="00B13AC5">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72743FC">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00B3CED3" w:rsidR="00D25ADA" w:rsidRPr="00BA1179" w:rsidRDefault="00D25ADA" w:rsidP="00D25ADA">
      <w:pPr>
        <w:pStyle w:val="Caption"/>
      </w:pPr>
      <w:bookmarkStart w:id="158" w:name="_Ref222682901"/>
      <w:bookmarkStart w:id="159" w:name="_Toc222699966"/>
      <w:bookmarkStart w:id="160" w:name="_Toc235058089"/>
      <w:r w:rsidRPr="00BA1179">
        <w:t xml:space="preserve">Figure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1</w:t>
      </w:r>
      <w:r w:rsidRPr="00BA1179">
        <w:fldChar w:fldCharType="end"/>
      </w:r>
      <w:bookmarkEnd w:id="158"/>
      <w:r w:rsidRPr="00BA1179">
        <w:t xml:space="preserve"> DisasterAware system block diagram</w:t>
      </w:r>
      <w:bookmarkEnd w:id="159"/>
      <w:r w:rsidRPr="00BA1179">
        <w:t xml:space="preserve"> (simulation focused)</w:t>
      </w:r>
      <w:bookmarkEnd w:id="160"/>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1028A37B" w:rsidR="00F92E4F" w:rsidRPr="00BA1179" w:rsidRDefault="00F92E4F" w:rsidP="00CF3AB1">
      <w:pPr>
        <w:pStyle w:val="ParText"/>
        <w:rPr>
          <w:rFonts w:cs="Times New Roman"/>
          <w:szCs w:val="24"/>
        </w:rPr>
      </w:pPr>
      <w:r w:rsidRPr="00BA1179">
        <w:rPr>
          <w:rFonts w:cs="Times New Roman"/>
          <w:szCs w:val="24"/>
        </w:rPr>
        <w:t xml:space="preserve">Importantly, the UI never directly modifies internal state variables. Instead, it adjusts permissible configuration parameters that affect future simulation steps. This ensures </w:t>
      </w:r>
      <w:r w:rsidRPr="00BA1179">
        <w:rPr>
          <w:rFonts w:cs="Times New Roman"/>
          <w:szCs w:val="24"/>
        </w:rPr>
        <w:lastRenderedPageBreak/>
        <w:t>that human intervention remains controlled, traceable, and reversible.</w:t>
      </w:r>
      <w:r w:rsidR="00922306">
        <w:rPr>
          <w:rFonts w:cs="Times New Roman"/>
          <w:szCs w:val="24"/>
        </w:rPr>
        <w:t xml:space="preserve"> </w:t>
      </w:r>
      <w:r w:rsidRPr="00BA1179">
        <w:rPr>
          <w:rFonts w:cs="Times New Roman"/>
          <w:szCs w:val="24"/>
        </w:rPr>
        <w:t>The data flow between layers follows a strict directional structure</w:t>
      </w:r>
      <w:r w:rsidR="00CF3AB1">
        <w:rPr>
          <w:rFonts w:cs="Times New Roman"/>
          <w:szCs w:val="24"/>
        </w:rPr>
        <w:t xml:space="preserve">. </w:t>
      </w:r>
      <w:r w:rsidRPr="00BA1179">
        <w:rPr>
          <w:rFonts w:cs="Times New Roman"/>
          <w:szCs w:val="24"/>
        </w:rPr>
        <w:t>External inputs feed the Simulation Core at each time step.</w:t>
      </w:r>
      <w:r w:rsidR="00CF3AB1">
        <w:rPr>
          <w:rFonts w:cs="Times New Roman"/>
          <w:szCs w:val="24"/>
        </w:rPr>
        <w:t xml:space="preserve"> </w:t>
      </w:r>
      <w:r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Pr="00BA1179">
        <w:rPr>
          <w:rFonts w:cs="Times New Roman"/>
          <w:szCs w:val="24"/>
        </w:rPr>
        <w:t>The UI visualizes both physical state evolution and DSS outputs while allowing controlled scenario manipulation.</w:t>
      </w:r>
    </w:p>
    <w:p w14:paraId="0AB0FD1B" w14:textId="0485DCC5"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B13AC5" w:rsidRPr="00BA1179">
        <w:t xml:space="preserve">Figure </w:t>
      </w:r>
      <w:r w:rsidR="00B13AC5">
        <w:rPr>
          <w:noProof/>
        </w:rPr>
        <w:t>3</w:t>
      </w:r>
      <w:r w:rsidR="00B13AC5" w:rsidRPr="00BA1179">
        <w:t>.</w:t>
      </w:r>
      <w:r w:rsidR="00B13AC5">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33F223F4" w:rsidR="0048150A" w:rsidRPr="00BA1179" w:rsidRDefault="00000000" w:rsidP="00060D4F">
      <w:pPr>
        <w:pStyle w:val="Heading2"/>
        <w:rPr>
          <w:lang w:eastAsia="ja-JP"/>
        </w:rPr>
      </w:pPr>
      <w:bookmarkStart w:id="161" w:name="_Toc222699948"/>
      <w:bookmarkStart w:id="162" w:name="_Toc222699946"/>
      <w:bookmarkStart w:id="163" w:name="_Toc222653216"/>
      <w:bookmarkStart w:id="164" w:name="_Toc222699945"/>
      <w:bookmarkStart w:id="165" w:name="_Toc222699942"/>
      <w:bookmarkStart w:id="166" w:name="_Toc222086805"/>
      <w:bookmarkStart w:id="167" w:name="_Toc222653209"/>
      <w:bookmarkStart w:id="168" w:name="_Toc235058029"/>
      <w:r w:rsidRPr="00BA1179">
        <w:rPr>
          <w:lang w:eastAsia="ja-JP"/>
        </w:rPr>
        <w:t>Inputs and External Sources</w:t>
      </w:r>
      <w:bookmarkEnd w:id="168"/>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t>
      </w:r>
      <w:r w:rsidRPr="00BA1179">
        <w:rPr>
          <w:rFonts w:eastAsia="Times New Roman" w:cs="Times New Roman"/>
          <w:szCs w:val="24"/>
          <w:lang w:eastAsia="tr-TR"/>
        </w:rPr>
        <w:lastRenderedPageBreak/>
        <w:t>wildfire dynamics; (ii) Exogenous event inputs: such as ignition events, which trigger fire initiation independently of system evolution; (iii) Decision-driven inputs: intervention parameters generated by the DSS, representing operational actions influencing wildfire evolution.</w:t>
      </w:r>
    </w:p>
    <w:p w14:paraId="49F7F582" w14:textId="03374FDD"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15</w:t>
      </w:r>
      <w:r w:rsidR="00B13AC5"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16</w:t>
      </w:r>
      <w:r w:rsidR="00B13AC5"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17</w:t>
      </w:r>
      <w:r w:rsidR="00B13AC5"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B13AC5" w:rsidRPr="00BA1179">
        <w:t xml:space="preserve">( </w:t>
      </w:r>
      <w:r w:rsidR="00B13AC5">
        <w:rPr>
          <w:noProof/>
        </w:rPr>
        <w:t>18</w:t>
      </w:r>
      <w:r w:rsidR="00B13AC5"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B13AC5" w:rsidRPr="00BA1179">
        <w:t xml:space="preserve">( </w:t>
      </w:r>
      <w:r w:rsidR="00B13AC5">
        <w:rPr>
          <w:noProof/>
        </w:rPr>
        <w:t>19</w:t>
      </w:r>
      <w:r w:rsidR="00B13AC5"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B13AC5" w:rsidRPr="00BA1179">
        <w:rPr>
          <w:i/>
          <w:iCs/>
        </w:rPr>
        <w:t xml:space="preserve">( </w:t>
      </w:r>
      <w:r w:rsidR="00B13AC5">
        <w:rPr>
          <w:i/>
          <w:iCs/>
          <w:noProof/>
        </w:rPr>
        <w:t>20</w:t>
      </w:r>
      <w:r w:rsidR="00B13AC5"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05444E6C" w:rsidR="00B517B6" w:rsidRPr="00BA1179" w:rsidRDefault="00B517B6" w:rsidP="00CF3AB1">
            <w:pPr>
              <w:pStyle w:val="ParEq"/>
            </w:pPr>
            <w:bookmarkStart w:id="169" w:name="_Ref222979814"/>
            <w:r w:rsidRPr="00BA1179">
              <w:t xml:space="preserve">( </w:t>
            </w:r>
            <w:r w:rsidRPr="00BA1179">
              <w:fldChar w:fldCharType="begin"/>
            </w:r>
            <w:r w:rsidRPr="00BA1179">
              <w:instrText xml:space="preserve"> SEQ ( \* ARABIC </w:instrText>
            </w:r>
            <w:r w:rsidRPr="00BA1179">
              <w:fldChar w:fldCharType="separate"/>
            </w:r>
            <w:r w:rsidR="00B13AC5">
              <w:rPr>
                <w:noProof/>
              </w:rPr>
              <w:t>15</w:t>
            </w:r>
            <w:r w:rsidRPr="00BA1179">
              <w:fldChar w:fldCharType="end"/>
            </w:r>
            <w:r w:rsidRPr="00BA1179">
              <w:t xml:space="preserve"> )</w:t>
            </w:r>
            <w:bookmarkEnd w:id="169"/>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0" w:name="_Toc235058030"/>
      <w:r w:rsidRPr="00BA1179">
        <w:t>Meteorology Data Layer</w:t>
      </w:r>
      <w:bookmarkEnd w:id="170"/>
    </w:p>
    <w:p w14:paraId="6ADA812D" w14:textId="24846BAC"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16</w:t>
      </w:r>
      <w:r w:rsidR="00B13AC5"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5C52489A" w:rsidR="00CF3AB1" w:rsidRPr="00BA1179" w:rsidRDefault="00CF3AB1" w:rsidP="00ED5106">
            <w:pPr>
              <w:pStyle w:val="TableText"/>
              <w:rPr>
                <w:lang w:eastAsia="ja-JP"/>
              </w:rPr>
            </w:pPr>
            <w:bookmarkStart w:id="171" w:name="_Ref222979815"/>
            <w:r w:rsidRPr="00BA1179">
              <w:t xml:space="preserve">( </w:t>
            </w:r>
            <w:r w:rsidRPr="00BA1179">
              <w:fldChar w:fldCharType="begin"/>
            </w:r>
            <w:r w:rsidRPr="00BA1179">
              <w:instrText xml:space="preserve"> SEQ ( \* ARABIC </w:instrText>
            </w:r>
            <w:r w:rsidRPr="00BA1179">
              <w:fldChar w:fldCharType="separate"/>
            </w:r>
            <w:r w:rsidR="00B13AC5">
              <w:rPr>
                <w:noProof/>
              </w:rPr>
              <w:t>16</w:t>
            </w:r>
            <w:r w:rsidRPr="00BA1179">
              <w:fldChar w:fldCharType="end"/>
            </w:r>
            <w:r w:rsidRPr="00BA1179">
              <w:t xml:space="preserve"> )</w:t>
            </w:r>
            <w:bookmarkEnd w:id="171"/>
          </w:p>
        </w:tc>
      </w:tr>
    </w:tbl>
    <w:p w14:paraId="0A428347" w14:textId="1A64E45A"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B13AC5" w:rsidRPr="00BA1179">
        <w:t xml:space="preserve">Table </w:t>
      </w:r>
      <w:r w:rsidR="00B13AC5">
        <w:rPr>
          <w:noProof/>
        </w:rPr>
        <w:t>3</w:t>
      </w:r>
      <w:r w:rsidR="00B13AC5" w:rsidRPr="00BA1179">
        <w:t>.</w:t>
      </w:r>
      <w:r w:rsidR="00B13AC5">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6430FF3C" w:rsidR="000E1725" w:rsidRDefault="00000000" w:rsidP="00AA04D1">
      <w:pPr>
        <w:pStyle w:val="Caption"/>
        <w:keepNext/>
      </w:pPr>
      <w:bookmarkStart w:id="172" w:name="_Ref234400882"/>
      <w:bookmarkStart w:id="173" w:name="_Toc235058072"/>
      <w:r w:rsidRPr="00BA1179">
        <w:t xml:space="preserve">Table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1</w:t>
      </w:r>
      <w:r w:rsidRPr="00BA1179">
        <w:fldChar w:fldCharType="end"/>
      </w:r>
      <w:bookmarkEnd w:id="172"/>
      <w:r w:rsidRPr="00BA1179">
        <w:t xml:space="preserve"> Meteorology data layer parameters</w:t>
      </w:r>
      <w:bookmarkEnd w:id="173"/>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4" w:name="_Toc235058031"/>
      <w:r w:rsidRPr="00BA1179">
        <w:t>Topography Data Layer</w:t>
      </w:r>
      <w:bookmarkEnd w:id="174"/>
    </w:p>
    <w:p w14:paraId="028A027E" w14:textId="07DE67ED"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17</w:t>
      </w:r>
      <w:r w:rsidR="00B13AC5"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B13AC5" w:rsidRPr="00BA1179">
        <w:t xml:space="preserve">Table </w:t>
      </w:r>
      <w:r w:rsidR="00B13AC5">
        <w:rPr>
          <w:noProof/>
        </w:rPr>
        <w:t>3</w:t>
      </w:r>
      <w:r w:rsidR="00B13AC5" w:rsidRPr="00BA1179">
        <w:t>.</w:t>
      </w:r>
      <w:r w:rsidR="00B13AC5">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52B23E3D" w:rsidR="00B517B6" w:rsidRPr="00BA1179" w:rsidRDefault="00B517B6" w:rsidP="00473186">
            <w:pPr>
              <w:pStyle w:val="TableText"/>
            </w:pPr>
            <w:bookmarkStart w:id="175" w:name="_Ref222979816"/>
            <w:r w:rsidRPr="00BA1179">
              <w:t xml:space="preserve">( </w:t>
            </w:r>
            <w:r w:rsidRPr="00BA1179">
              <w:fldChar w:fldCharType="begin"/>
            </w:r>
            <w:r w:rsidRPr="00BA1179">
              <w:instrText xml:space="preserve"> SEQ ( \* ARABIC </w:instrText>
            </w:r>
            <w:r w:rsidRPr="00BA1179">
              <w:fldChar w:fldCharType="separate"/>
            </w:r>
            <w:r w:rsidR="00B13AC5">
              <w:rPr>
                <w:noProof/>
              </w:rPr>
              <w:t>17</w:t>
            </w:r>
            <w:r w:rsidRPr="00BA1179">
              <w:fldChar w:fldCharType="end"/>
            </w:r>
            <w:r w:rsidRPr="00BA1179">
              <w:t xml:space="preserve"> )</w:t>
            </w:r>
            <w:bookmarkEnd w:id="175"/>
          </w:p>
        </w:tc>
      </w:tr>
    </w:tbl>
    <w:p w14:paraId="4C2C01C4" w14:textId="40F3BA9C" w:rsidR="000E1725" w:rsidRDefault="00000000" w:rsidP="00756D50">
      <w:pPr>
        <w:pStyle w:val="Caption"/>
        <w:keepNext/>
      </w:pPr>
      <w:bookmarkStart w:id="176" w:name="_Ref234400893"/>
      <w:bookmarkStart w:id="177" w:name="_Toc235058073"/>
      <w:r w:rsidRPr="00BA1179">
        <w:t xml:space="preserve">Table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2</w:t>
      </w:r>
      <w:r w:rsidRPr="00BA1179">
        <w:fldChar w:fldCharType="end"/>
      </w:r>
      <w:bookmarkEnd w:id="176"/>
      <w:r w:rsidRPr="00BA1179">
        <w:t xml:space="preserve"> Geometry (topography) data layer parameters</w:t>
      </w:r>
      <w:bookmarkEnd w:id="177"/>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78" w:name="_Toc235058032"/>
      <w:r w:rsidRPr="00BA1179">
        <w:t>Fuel Data Layer</w:t>
      </w:r>
      <w:bookmarkEnd w:id="178"/>
    </w:p>
    <w:p w14:paraId="79D99325" w14:textId="7794A0C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B13AC5" w:rsidRPr="00BA1179">
        <w:t xml:space="preserve">( </w:t>
      </w:r>
      <w:r w:rsidR="00B13AC5">
        <w:rPr>
          <w:noProof/>
        </w:rPr>
        <w:t>18</w:t>
      </w:r>
      <w:r w:rsidR="00B13AC5"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79"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B13AC5" w:rsidRPr="00BA1179">
        <w:t xml:space="preserve">Table </w:t>
      </w:r>
      <w:r w:rsidR="00B13AC5">
        <w:rPr>
          <w:noProof/>
        </w:rPr>
        <w:t>3</w:t>
      </w:r>
      <w:r w:rsidR="00B13AC5" w:rsidRPr="00BA1179">
        <w:t>.</w:t>
      </w:r>
      <w:r w:rsidR="00B13AC5">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A6F1271" w:rsidR="00CF0069" w:rsidRPr="00BA1179" w:rsidRDefault="00CF0069" w:rsidP="00ED5106">
            <w:pPr>
              <w:pStyle w:val="TableText"/>
            </w:pPr>
            <w:bookmarkStart w:id="180" w:name="_Ref222979872"/>
            <w:r w:rsidRPr="00BA1179">
              <w:t xml:space="preserve">( </w:t>
            </w:r>
            <w:r w:rsidRPr="00BA1179">
              <w:fldChar w:fldCharType="begin"/>
            </w:r>
            <w:r w:rsidRPr="00BA1179">
              <w:instrText xml:space="preserve"> SEQ ( \* ARABIC </w:instrText>
            </w:r>
            <w:r w:rsidRPr="00BA1179">
              <w:fldChar w:fldCharType="separate"/>
            </w:r>
            <w:r w:rsidR="00B13AC5">
              <w:rPr>
                <w:noProof/>
              </w:rPr>
              <w:t>18</w:t>
            </w:r>
            <w:r w:rsidRPr="00BA1179">
              <w:fldChar w:fldCharType="end"/>
            </w:r>
            <w:r w:rsidRPr="00BA1179">
              <w:t xml:space="preserve"> )</w:t>
            </w:r>
            <w:bookmarkEnd w:id="180"/>
          </w:p>
        </w:tc>
      </w:tr>
    </w:tbl>
    <w:p w14:paraId="1E853935" w14:textId="72E8F452" w:rsidR="000E1725" w:rsidRDefault="00000000" w:rsidP="00060D4F">
      <w:pPr>
        <w:pStyle w:val="Caption"/>
        <w:keepNext/>
      </w:pPr>
      <w:bookmarkStart w:id="181" w:name="_Toc235058074"/>
      <w:bookmarkStart w:id="182" w:name="_Ref235058102"/>
      <w:r w:rsidRPr="00BA1179">
        <w:t xml:space="preserve">Table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3</w:t>
      </w:r>
      <w:r w:rsidRPr="00BA1179">
        <w:fldChar w:fldCharType="end"/>
      </w:r>
      <w:bookmarkEnd w:id="179"/>
      <w:bookmarkEnd w:id="182"/>
      <w:r w:rsidRPr="00BA1179">
        <w:t xml:space="preserve"> Fuel data layer parameters</w:t>
      </w:r>
      <w:bookmarkEnd w:id="181"/>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E80A35"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3" w:name="_Toc235058033"/>
      <w:r w:rsidRPr="00BA1179">
        <w:t>Ignition Layer</w:t>
      </w:r>
      <w:bookmarkEnd w:id="183"/>
    </w:p>
    <w:p w14:paraId="6BE7B6BA" w14:textId="5BC97161"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B13AC5" w:rsidRPr="00BA1179">
        <w:t xml:space="preserve">( </w:t>
      </w:r>
      <w:r w:rsidR="00B13AC5">
        <w:rPr>
          <w:noProof/>
        </w:rPr>
        <w:t>19</w:t>
      </w:r>
      <w:r w:rsidR="00B13AC5"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0C49FF83" w:rsidR="00B517B6" w:rsidRPr="00BA1179" w:rsidRDefault="00B517B6" w:rsidP="006601CA">
            <w:pPr>
              <w:pStyle w:val="TableText"/>
            </w:pPr>
            <w:bookmarkStart w:id="184" w:name="_Ref222980314"/>
            <w:r w:rsidRPr="00BA1179">
              <w:t xml:space="preserve">( </w:t>
            </w:r>
            <w:r w:rsidRPr="00BA1179">
              <w:fldChar w:fldCharType="begin"/>
            </w:r>
            <w:r w:rsidRPr="00BA1179">
              <w:instrText xml:space="preserve"> SEQ ( \* ARABIC </w:instrText>
            </w:r>
            <w:r w:rsidRPr="00BA1179">
              <w:fldChar w:fldCharType="separate"/>
            </w:r>
            <w:r w:rsidR="00B13AC5">
              <w:rPr>
                <w:noProof/>
              </w:rPr>
              <w:t>19</w:t>
            </w:r>
            <w:r w:rsidRPr="00BA1179">
              <w:fldChar w:fldCharType="end"/>
            </w:r>
            <w:r w:rsidRPr="00BA1179">
              <w:t xml:space="preserve"> )</w:t>
            </w:r>
            <w:bookmarkEnd w:id="184"/>
          </w:p>
        </w:tc>
      </w:tr>
    </w:tbl>
    <w:p w14:paraId="0E6B3EAD" w14:textId="3D607414" w:rsidR="000E1725" w:rsidRPr="00BA1179" w:rsidRDefault="00000000" w:rsidP="00854491">
      <w:pPr>
        <w:pStyle w:val="Heading3"/>
      </w:pPr>
      <w:bookmarkStart w:id="185" w:name="_Toc235058034"/>
      <w:r w:rsidRPr="00BA1179">
        <w:t>Decisional Data Layers</w:t>
      </w:r>
      <w:bookmarkEnd w:id="185"/>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79125894"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B13AC5" w:rsidRPr="00BA1179">
        <w:rPr>
          <w:i/>
          <w:iCs/>
        </w:rPr>
        <w:t xml:space="preserve">( </w:t>
      </w:r>
      <w:r w:rsidR="00B13AC5">
        <w:rPr>
          <w:i/>
          <w:iCs/>
          <w:noProof/>
        </w:rPr>
        <w:t>20</w:t>
      </w:r>
      <w:r w:rsidR="00B13AC5"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66267CB0" w:rsidR="000E1725" w:rsidRPr="00BA1179" w:rsidRDefault="00000000" w:rsidP="00A954FD">
            <w:pPr>
              <w:pStyle w:val="TableText"/>
              <w:rPr>
                <w:i/>
                <w:iCs/>
              </w:rPr>
            </w:pPr>
            <w:bookmarkStart w:id="186"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B13AC5">
              <w:rPr>
                <w:i/>
                <w:iCs/>
                <w:noProof/>
              </w:rPr>
              <w:t>20</w:t>
            </w:r>
            <w:r w:rsidRPr="00BA1179">
              <w:rPr>
                <w:i/>
                <w:iCs/>
              </w:rPr>
              <w:fldChar w:fldCharType="end"/>
            </w:r>
            <w:r w:rsidRPr="00BA1179">
              <w:rPr>
                <w:i/>
                <w:iCs/>
              </w:rPr>
              <w:t xml:space="preserve"> )</w:t>
            </w:r>
            <w:bookmarkEnd w:id="186"/>
          </w:p>
        </w:tc>
      </w:tr>
    </w:tbl>
    <w:p w14:paraId="2D6177D1" w14:textId="5895B819"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supports feasible intervention planning. Together they turn the physical fire propagation output of the Simulation Core into actionable decision variables, keeping fire behavior modeling and decision reasoning separated. </w:t>
      </w:r>
    </w:p>
    <w:p w14:paraId="7989CB14" w14:textId="77777777" w:rsidR="000E1725" w:rsidRPr="00BA1179" w:rsidRDefault="00000000" w:rsidP="00C67F9C">
      <w:pPr>
        <w:pStyle w:val="Heading4"/>
      </w:pPr>
      <w:r w:rsidRPr="00BA1179">
        <w:t>Value Data Layer</w:t>
      </w:r>
    </w:p>
    <w:p w14:paraId="6E3C434D" w14:textId="6B1A1F38"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B13AC5" w:rsidRPr="00BA1179">
        <w:t xml:space="preserve">Table </w:t>
      </w:r>
      <w:r w:rsidR="00B13AC5">
        <w:rPr>
          <w:noProof/>
        </w:rPr>
        <w:t>3</w:t>
      </w:r>
      <w:r w:rsidR="00B13AC5" w:rsidRPr="00BA1179">
        <w:t>.</w:t>
      </w:r>
      <w:r w:rsidR="00B13AC5">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0EB25909" w:rsidR="000E1725" w:rsidRPr="00BA1179" w:rsidRDefault="00000000" w:rsidP="00C67F9C">
      <w:pPr>
        <w:pStyle w:val="Caption"/>
        <w:keepNext/>
      </w:pPr>
      <w:bookmarkStart w:id="187" w:name="_Ref234401011"/>
      <w:bookmarkStart w:id="188" w:name="_Toc235058075"/>
      <w:r w:rsidRPr="00BA1179">
        <w:lastRenderedPageBreak/>
        <w:t xml:space="preserve">Table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4</w:t>
      </w:r>
      <w:r w:rsidRPr="00BA1179">
        <w:fldChar w:fldCharType="end"/>
      </w:r>
      <w:bookmarkEnd w:id="187"/>
      <w:r w:rsidRPr="00BA1179">
        <w:t xml:space="preserve"> Value data layer parameters</w:t>
      </w:r>
      <w:bookmarkEnd w:id="188"/>
    </w:p>
    <w:tbl>
      <w:tblPr>
        <w:tblStyle w:val="GridTable1Light"/>
        <w:tblW w:w="0" w:type="auto"/>
        <w:tblLook w:val="04A0" w:firstRow="1" w:lastRow="0" w:firstColumn="1" w:lastColumn="0" w:noHBand="0" w:noVBand="1"/>
      </w:tblPr>
      <w:tblGrid>
        <w:gridCol w:w="1773"/>
        <w:gridCol w:w="883"/>
        <w:gridCol w:w="1302"/>
        <w:gridCol w:w="4079"/>
      </w:tblGrid>
      <w:tr w:rsidR="00C67F9C" w:rsidRPr="00BA1179" w14:paraId="1FF7E67B"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2EB86C8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74278D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vAlign w:val="center"/>
          </w:tcPr>
          <w:p w14:paraId="2C6DF0E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the presence of residential or commercial structures and enables identification of wildland–urban zones.</w:t>
            </w:r>
          </w:p>
        </w:tc>
      </w:tr>
      <w:tr w:rsidR="00C67F9C" w:rsidRPr="00BA1179" w14:paraId="5D42E7C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0134930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 {0,1}</w:t>
            </w:r>
          </w:p>
        </w:tc>
        <w:tc>
          <w:tcPr>
            <w:tcW w:w="4498" w:type="dxa"/>
            <w:vAlign w:val="center"/>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62FB65A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6177356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person/km²</w:t>
            </w:r>
          </w:p>
        </w:tc>
        <w:tc>
          <w:tcPr>
            <w:tcW w:w="4498" w:type="dxa"/>
            <w:vAlign w:val="center"/>
          </w:tcPr>
          <w:p w14:paraId="354938D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vAlign w:val="center"/>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7DB871F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27F81C5E"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498" w:type="dxa"/>
            <w:vAlign w:val="center"/>
          </w:tcPr>
          <w:p w14:paraId="746518B0"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148F37F8"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B13AC5" w:rsidRPr="00BA1179">
        <w:t xml:space="preserve">( </w:t>
      </w:r>
      <w:r w:rsidR="00B13AC5">
        <w:rPr>
          <w:noProof/>
        </w:rPr>
        <w:t>21</w:t>
      </w:r>
      <w:r w:rsidR="00B13AC5"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5E14CE5B" w:rsidR="000E1725" w:rsidRPr="00BA1179" w:rsidRDefault="00000000" w:rsidP="00A954FD">
            <w:pPr>
              <w:pStyle w:val="TableText"/>
              <w:rPr>
                <w:lang w:eastAsia="ja-JP"/>
              </w:rPr>
            </w:pPr>
            <w:bookmarkStart w:id="189" w:name="_Ref234401103"/>
            <w:r w:rsidRPr="00BA1179">
              <w:t xml:space="preserve">( </w:t>
            </w:r>
            <w:r w:rsidRPr="00BA1179">
              <w:fldChar w:fldCharType="begin"/>
            </w:r>
            <w:r w:rsidRPr="00BA1179">
              <w:instrText xml:space="preserve"> SEQ ( \* ARABIC </w:instrText>
            </w:r>
            <w:r w:rsidRPr="00BA1179">
              <w:fldChar w:fldCharType="separate"/>
            </w:r>
            <w:r w:rsidR="00B13AC5">
              <w:rPr>
                <w:noProof/>
              </w:rPr>
              <w:t>21</w:t>
            </w:r>
            <w:r w:rsidRPr="00BA1179">
              <w:fldChar w:fldCharType="end"/>
            </w:r>
            <w:r w:rsidRPr="00BA1179">
              <w:t xml:space="preserve"> )</w:t>
            </w:r>
            <w:bookmarkEnd w:id="189"/>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m:t>
        </m:r>
        <m:r>
          <w:rPr>
            <w:rFonts w:ascii="Cambria Math" w:hAnsi="Cambria Math"/>
          </w:rPr>
          <m:t>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m:t>
        </m:r>
        <m:r>
          <w:rPr>
            <w:rFonts w:ascii="Cambria Math" w:hAnsi="Cambria Math"/>
          </w:rPr>
          <m:t>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4886A5E0"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B13AC5" w:rsidRPr="00BA1179">
        <w:t xml:space="preserve">Table </w:t>
      </w:r>
      <w:r w:rsidR="00B13AC5">
        <w:rPr>
          <w:noProof/>
        </w:rPr>
        <w:t>3</w:t>
      </w:r>
      <w:r w:rsidR="00B13AC5" w:rsidRPr="00BA1179">
        <w:t>.</w:t>
      </w:r>
      <w:r w:rsidR="00B13AC5">
        <w:rPr>
          <w:noProof/>
        </w:rPr>
        <w:t>5</w:t>
      </w:r>
      <w:r w:rsidRPr="00BA1179">
        <w:rPr>
          <w:lang w:eastAsia="tr-TR"/>
        </w:rPr>
        <w:fldChar w:fldCharType="end"/>
      </w:r>
      <w:r w:rsidRPr="00BA1179">
        <w:rPr>
          <w:lang w:eastAsia="tr-TR"/>
        </w:rPr>
        <w:t>.</w:t>
      </w:r>
    </w:p>
    <w:p w14:paraId="205739E6" w14:textId="62166BF3" w:rsidR="000E1725" w:rsidRPr="00BA1179" w:rsidRDefault="00000000" w:rsidP="0078234F">
      <w:pPr>
        <w:pStyle w:val="Caption"/>
        <w:keepNext/>
      </w:pPr>
      <w:bookmarkStart w:id="190" w:name="_Ref234401135"/>
      <w:bookmarkStart w:id="191" w:name="_Toc235058076"/>
      <w:r w:rsidRPr="00BA1179">
        <w:t xml:space="preserve">Table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5</w:t>
      </w:r>
      <w:r w:rsidRPr="00BA1179">
        <w:fldChar w:fldCharType="end"/>
      </w:r>
      <w:bookmarkEnd w:id="190"/>
      <w:r w:rsidRPr="00BA1179">
        <w:t xml:space="preserve"> Resource data layer parameters</w:t>
      </w:r>
      <w:bookmarkEnd w:id="191"/>
    </w:p>
    <w:tbl>
      <w:tblPr>
        <w:tblStyle w:val="GridTable1Light"/>
        <w:tblW w:w="0" w:type="auto"/>
        <w:tblLook w:val="04A0" w:firstRow="1" w:lastRow="0" w:firstColumn="1" w:lastColumn="0" w:noHBand="0" w:noVBand="1"/>
      </w:tblPr>
      <w:tblGrid>
        <w:gridCol w:w="1766"/>
        <w:gridCol w:w="1104"/>
        <w:gridCol w:w="1216"/>
        <w:gridCol w:w="3951"/>
      </w:tblGrid>
      <w:tr w:rsidR="0078234F" w:rsidRPr="00BA1179" w14:paraId="199310BE"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66388AF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223907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m³ water equivalent / step</w:t>
            </w:r>
          </w:p>
        </w:tc>
        <w:tc>
          <w:tcPr>
            <w:tcW w:w="4073" w:type="dxa"/>
            <w:vAlign w:val="center"/>
          </w:tcPr>
          <w:p w14:paraId="00DA8E7D" w14:textId="51EE67D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vAlign w:val="center"/>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39E3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42194B6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 {0,1}</w:t>
            </w:r>
          </w:p>
        </w:tc>
        <w:tc>
          <w:tcPr>
            <w:tcW w:w="4073" w:type="dxa"/>
            <w:vAlign w:val="center"/>
          </w:tcPr>
          <w:p w14:paraId="5F6E29FF"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vAlign w:val="center"/>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2" w:name="_Toc235058035"/>
      <w:r w:rsidRPr="00BA1179">
        <w:rPr>
          <w:lang w:eastAsia="ja-JP"/>
        </w:rPr>
        <w:lastRenderedPageBreak/>
        <w:t>Simulation Core</w:t>
      </w:r>
      <w:bookmarkEnd w:id="192"/>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3" w:name="_Toc235058036"/>
      <w:r w:rsidRPr="00BA1179">
        <w:rPr>
          <w:lang w:eastAsia="ja-JP"/>
        </w:rPr>
        <w:t>Spatio-Temporal State Transition</w:t>
      </w:r>
      <w:bookmarkEnd w:id="193"/>
    </w:p>
    <w:p w14:paraId="4B155A8E" w14:textId="78A154C4"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B13AC5" w:rsidRPr="00BA1179">
        <w:t xml:space="preserve">( </w:t>
      </w:r>
      <w:r w:rsidR="00B13AC5">
        <w:rPr>
          <w:noProof/>
        </w:rPr>
        <w:t>22</w:t>
      </w:r>
      <w:r w:rsidR="00B13AC5"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29A989DB" w:rsidR="00B517B6" w:rsidRPr="00BA1179" w:rsidRDefault="00B517B6" w:rsidP="002154AC">
            <w:pPr>
              <w:pStyle w:val="Caption"/>
              <w:spacing w:after="0"/>
              <w:jc w:val="left"/>
              <w:rPr>
                <w:lang w:eastAsia="ja-JP"/>
              </w:rPr>
            </w:pPr>
            <w:bookmarkStart w:id="194" w:name="_Ref227282556"/>
            <w:bookmarkStart w:id="195" w:name="_Ref223031861"/>
            <w:r w:rsidRPr="00BA1179">
              <w:t xml:space="preserve">( </w:t>
            </w:r>
            <w:r w:rsidRPr="00BA1179">
              <w:fldChar w:fldCharType="begin"/>
            </w:r>
            <w:r w:rsidRPr="00BA1179">
              <w:instrText xml:space="preserve"> SEQ ( \* ARABIC </w:instrText>
            </w:r>
            <w:r w:rsidRPr="00BA1179">
              <w:fldChar w:fldCharType="separate"/>
            </w:r>
            <w:r w:rsidR="00B13AC5">
              <w:rPr>
                <w:noProof/>
              </w:rPr>
              <w:t>22</w:t>
            </w:r>
            <w:r w:rsidRPr="00BA1179">
              <w:fldChar w:fldCharType="end"/>
            </w:r>
            <w:bookmarkEnd w:id="194"/>
            <w:r w:rsidRPr="00BA1179">
              <w:t xml:space="preserve"> )</w:t>
            </w:r>
            <w:bookmarkEnd w:id="195"/>
          </w:p>
        </w:tc>
      </w:tr>
    </w:tbl>
    <w:p w14:paraId="7B91C7B4" w14:textId="5424255C"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B13AC5" w:rsidRPr="00BA1179">
        <w:t xml:space="preserve">( </w:t>
      </w:r>
      <w:r w:rsidR="00B13AC5">
        <w:rPr>
          <w:noProof/>
        </w:rPr>
        <w:t>23</w:t>
      </w:r>
      <w:r w:rsidR="00B13AC5"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1167D857" w:rsidR="00B517B6" w:rsidRPr="00BA1179" w:rsidRDefault="00B517B6" w:rsidP="006601CA">
            <w:pPr>
              <w:pStyle w:val="TableText"/>
              <w:rPr>
                <w:lang w:eastAsia="ja-JP"/>
              </w:rPr>
            </w:pPr>
            <w:bookmarkStart w:id="196" w:name="_Ref223031862"/>
            <w:r w:rsidRPr="00BA1179">
              <w:t xml:space="preserve">( </w:t>
            </w:r>
            <w:r w:rsidRPr="00BA1179">
              <w:fldChar w:fldCharType="begin"/>
            </w:r>
            <w:r w:rsidRPr="00BA1179">
              <w:instrText xml:space="preserve"> SEQ ( \* ARABIC </w:instrText>
            </w:r>
            <w:r w:rsidRPr="00BA1179">
              <w:fldChar w:fldCharType="separate"/>
            </w:r>
            <w:r w:rsidR="00B13AC5">
              <w:rPr>
                <w:noProof/>
              </w:rPr>
              <w:t>23</w:t>
            </w:r>
            <w:r w:rsidRPr="00BA1179">
              <w:fldChar w:fldCharType="end"/>
            </w:r>
            <w:r w:rsidRPr="00BA1179">
              <w:t xml:space="preserve"> )</w:t>
            </w:r>
            <w:bookmarkEnd w:id="196"/>
          </w:p>
        </w:tc>
      </w:tr>
    </w:tbl>
    <w:p w14:paraId="31974140" w14:textId="4A18668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B13AC5" w:rsidRPr="00BA1179">
        <w:t xml:space="preserve">Figure </w:t>
      </w:r>
      <w:r w:rsidR="00B13AC5">
        <w:rPr>
          <w:noProof/>
        </w:rPr>
        <w:t>3</w:t>
      </w:r>
      <w:r w:rsidR="00B13AC5" w:rsidRPr="00BA1179">
        <w:t>.</w:t>
      </w:r>
      <w:r w:rsidR="00B13AC5">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1C1A79DC" w:rsidR="000E1725" w:rsidRPr="00BA1179" w:rsidRDefault="00000000" w:rsidP="00C438E2">
      <w:pPr>
        <w:pStyle w:val="Caption"/>
      </w:pPr>
      <w:bookmarkStart w:id="197" w:name="_Ref234402070"/>
      <w:bookmarkStart w:id="198" w:name="_Toc235058090"/>
      <w:r w:rsidRPr="00BA1179">
        <w:t xml:space="preserve">Figure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2</w:t>
      </w:r>
      <w:r w:rsidRPr="00BA1179">
        <w:fldChar w:fldCharType="end"/>
      </w:r>
      <w:bookmarkEnd w:id="197"/>
      <w:r w:rsidRPr="00BA1179">
        <w:t xml:space="preserve"> Grid domain representation and per-cell state structure</w:t>
      </w:r>
      <w:bookmarkEnd w:id="198"/>
    </w:p>
    <w:p w14:paraId="46C92FAD" w14:textId="77777777" w:rsidR="0048150A" w:rsidRPr="00BA1179" w:rsidRDefault="0048150A" w:rsidP="003015C5">
      <w:pPr>
        <w:pStyle w:val="Heading3"/>
        <w:rPr>
          <w:lang w:eastAsia="ja-JP"/>
        </w:rPr>
      </w:pPr>
      <w:bookmarkStart w:id="199" w:name="_Toc235058037"/>
      <w:r w:rsidRPr="00BA1179">
        <w:rPr>
          <w:lang w:eastAsia="ja-JP"/>
        </w:rPr>
        <w:t>Hybrid Fire Spread Model</w:t>
      </w:r>
      <w:bookmarkEnd w:id="199"/>
    </w:p>
    <w:p w14:paraId="32450723" w14:textId="252EE5A0"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B13AC5" w:rsidRPr="00B13AC5">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15</w:t>
      </w:r>
      <w:r w:rsidR="00B13AC5"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065DAA4C" w:rsidR="00B517B6" w:rsidRPr="00BA1179" w:rsidRDefault="00B517B6" w:rsidP="006601CA">
            <w:pPr>
              <w:pStyle w:val="TableText"/>
              <w:rPr>
                <w:lang w:eastAsia="ja-JP"/>
              </w:rPr>
            </w:pPr>
            <w:bookmarkStart w:id="200" w:name="_Ref222785125"/>
            <w:r w:rsidRPr="00BA1179">
              <w:t xml:space="preserve">( </w:t>
            </w:r>
            <w:r w:rsidRPr="00BA1179">
              <w:fldChar w:fldCharType="begin"/>
            </w:r>
            <w:r w:rsidRPr="00BA1179">
              <w:instrText xml:space="preserve"> SEQ ( \* ARABIC </w:instrText>
            </w:r>
            <w:r w:rsidRPr="00BA1179">
              <w:fldChar w:fldCharType="separate"/>
            </w:r>
            <w:r w:rsidR="00B13AC5">
              <w:rPr>
                <w:noProof/>
              </w:rPr>
              <w:t>24</w:t>
            </w:r>
            <w:r w:rsidRPr="00BA1179">
              <w:fldChar w:fldCharType="end"/>
            </w:r>
            <w:r w:rsidRPr="00BA1179">
              <w:t xml:space="preserve"> )</w:t>
            </w:r>
            <w:bookmarkEnd w:id="200"/>
          </w:p>
        </w:tc>
      </w:tr>
    </w:tbl>
    <w:p w14:paraId="11DDFBA2" w14:textId="072D0297"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B13AC5" w:rsidRPr="00BA1179">
        <w:t xml:space="preserve">Figure </w:t>
      </w:r>
      <w:r w:rsidR="00B13AC5">
        <w:rPr>
          <w:noProof/>
        </w:rPr>
        <w:t>3</w:t>
      </w:r>
      <w:r w:rsidR="00B13AC5" w:rsidRPr="00BA1179">
        <w:t>.</w:t>
      </w:r>
      <w:r w:rsidR="00B13AC5">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61ACA448">
            <wp:extent cx="4213860" cy="3457164"/>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37795" cy="3476801"/>
                    </a:xfrm>
                    <a:prstGeom prst="rect">
                      <a:avLst/>
                    </a:prstGeom>
                    <a:noFill/>
                  </pic:spPr>
                </pic:pic>
              </a:graphicData>
            </a:graphic>
          </wp:inline>
        </w:drawing>
      </w:r>
    </w:p>
    <w:p w14:paraId="27118117" w14:textId="715B7DF4" w:rsidR="000E1725" w:rsidRPr="00BA1179" w:rsidRDefault="00000000" w:rsidP="00584BE7">
      <w:pPr>
        <w:pStyle w:val="Caption"/>
      </w:pPr>
      <w:bookmarkStart w:id="201" w:name="_Ref234404508"/>
      <w:bookmarkStart w:id="202" w:name="_Toc235058091"/>
      <w:r w:rsidRPr="00BA1179">
        <w:t xml:space="preserve">Figure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3</w:t>
      </w:r>
      <w:r w:rsidRPr="00BA1179">
        <w:fldChar w:fldCharType="end"/>
      </w:r>
      <w:bookmarkEnd w:id="201"/>
      <w:r w:rsidRPr="00BA1179">
        <w:t xml:space="preserve"> State transition block diagram</w:t>
      </w:r>
      <w:bookmarkEnd w:id="202"/>
    </w:p>
    <w:p w14:paraId="27840348" w14:textId="3617A0E1" w:rsidR="0054290E" w:rsidRPr="00BA1179" w:rsidRDefault="00D13CF0" w:rsidP="00834925">
      <w:pPr>
        <w:pStyle w:val="Heading4"/>
      </w:pPr>
      <w:r w:rsidRPr="00BA1179">
        <w:t>Burning Status Evolution</w:t>
      </w:r>
    </w:p>
    <w:p w14:paraId="12FD01DC" w14:textId="5F77D6EA"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25</w:t>
      </w:r>
      <w:r w:rsidR="00B13AC5"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26</w:t>
      </w:r>
      <w:r w:rsidR="00B13AC5"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B13AC5" w:rsidRPr="00BA1179">
        <w:t xml:space="preserve">( </w:t>
      </w:r>
      <w:r w:rsidR="00B13AC5">
        <w:rPr>
          <w:noProof/>
        </w:rPr>
        <w:t>25</w:t>
      </w:r>
      <w:r w:rsidR="00B13AC5"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62EC5F13" w:rsidR="00B517B6" w:rsidRPr="00BA1179" w:rsidRDefault="00B517B6" w:rsidP="006601CA">
            <w:pPr>
              <w:pStyle w:val="TableText"/>
            </w:pPr>
            <w:bookmarkStart w:id="203" w:name="_Ref223038313"/>
            <w:r w:rsidRPr="00BA1179">
              <w:t xml:space="preserve">( </w:t>
            </w:r>
            <w:r w:rsidRPr="00BA1179">
              <w:fldChar w:fldCharType="begin"/>
            </w:r>
            <w:r w:rsidRPr="00BA1179">
              <w:instrText xml:space="preserve"> SEQ ( \* ARABIC </w:instrText>
            </w:r>
            <w:r w:rsidRPr="00BA1179">
              <w:fldChar w:fldCharType="separate"/>
            </w:r>
            <w:r w:rsidR="00B13AC5">
              <w:rPr>
                <w:noProof/>
              </w:rPr>
              <w:t>25</w:t>
            </w:r>
            <w:r w:rsidRPr="00BA1179">
              <w:fldChar w:fldCharType="end"/>
            </w:r>
            <w:r w:rsidRPr="00BA1179">
              <w:t xml:space="preserve"> )</w:t>
            </w:r>
            <w:bookmarkEnd w:id="203"/>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6DAA26C7"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B13AC5" w:rsidRPr="00BA1179">
        <w:t xml:space="preserve">( </w:t>
      </w:r>
      <w:r w:rsidR="00B13AC5">
        <w:rPr>
          <w:noProof/>
        </w:rPr>
        <w:t>26</w:t>
      </w:r>
      <w:r w:rsidR="00B13AC5"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617F6C2F" w:rsidR="00B517B6" w:rsidRPr="00BA1179" w:rsidRDefault="00B517B6" w:rsidP="006601CA">
            <w:pPr>
              <w:pStyle w:val="TableText"/>
            </w:pPr>
            <w:bookmarkStart w:id="204" w:name="_Ref223038547"/>
            <w:r w:rsidRPr="00BA1179">
              <w:t xml:space="preserve">( </w:t>
            </w:r>
            <w:r w:rsidRPr="00BA1179">
              <w:fldChar w:fldCharType="begin"/>
            </w:r>
            <w:r w:rsidRPr="00BA1179">
              <w:instrText xml:space="preserve"> SEQ ( \* ARABIC </w:instrText>
            </w:r>
            <w:r w:rsidRPr="00BA1179">
              <w:fldChar w:fldCharType="separate"/>
            </w:r>
            <w:r w:rsidR="00B13AC5">
              <w:rPr>
                <w:noProof/>
              </w:rPr>
              <w:t>26</w:t>
            </w:r>
            <w:r w:rsidRPr="00BA1179">
              <w:fldChar w:fldCharType="end"/>
            </w:r>
            <w:r w:rsidRPr="00BA1179">
              <w:t xml:space="preserve"> )</w:t>
            </w:r>
            <w:bookmarkEnd w:id="204"/>
          </w:p>
        </w:tc>
      </w:tr>
    </w:tbl>
    <w:p w14:paraId="658A1CF0" w14:textId="11E6AEB5"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B13AC5" w:rsidRPr="00BA1179">
        <w:t xml:space="preserve">( </w:t>
      </w:r>
      <w:r w:rsidR="00B13AC5">
        <w:rPr>
          <w:noProof/>
        </w:rPr>
        <w:t>27</w:t>
      </w:r>
      <w:r w:rsidR="00B13AC5"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525260F5" w:rsidR="000C5B16" w:rsidRPr="00BA1179" w:rsidRDefault="000C5B16" w:rsidP="006601CA">
            <w:pPr>
              <w:pStyle w:val="TableText"/>
            </w:pPr>
            <w:bookmarkStart w:id="205" w:name="_Ref223041204"/>
            <w:r w:rsidRPr="00BA1179">
              <w:t xml:space="preserve">( </w:t>
            </w:r>
            <w:r w:rsidRPr="00BA1179">
              <w:fldChar w:fldCharType="begin"/>
            </w:r>
            <w:r w:rsidRPr="00BA1179">
              <w:instrText xml:space="preserve"> SEQ ( \* ARABIC </w:instrText>
            </w:r>
            <w:r w:rsidRPr="00BA1179">
              <w:fldChar w:fldCharType="separate"/>
            </w:r>
            <w:r w:rsidR="00B13AC5">
              <w:rPr>
                <w:noProof/>
              </w:rPr>
              <w:t>27</w:t>
            </w:r>
            <w:r w:rsidRPr="00BA1179">
              <w:fldChar w:fldCharType="end"/>
            </w:r>
            <w:r w:rsidRPr="00BA1179">
              <w:t xml:space="preserve"> )</w:t>
            </w:r>
            <w:bookmarkEnd w:id="205"/>
          </w:p>
        </w:tc>
      </w:tr>
    </w:tbl>
    <w:p w14:paraId="7C35376E" w14:textId="79EC9F5D"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B13AC5" w:rsidRPr="00BA1179">
        <w:t xml:space="preserve">( </w:t>
      </w:r>
      <w:r w:rsidR="00B13AC5">
        <w:rPr>
          <w:noProof/>
        </w:rPr>
        <w:t>28</w:t>
      </w:r>
      <w:r w:rsidR="00B13AC5"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B13AC5" w:rsidRPr="00BA1179">
        <w:t xml:space="preserve">( </w:t>
      </w:r>
      <w:r w:rsidR="00B13AC5">
        <w:rPr>
          <w:noProof/>
        </w:rPr>
        <w:t>29</w:t>
      </w:r>
      <w:r w:rsidR="00B13AC5"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B13AC5">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B13AC5">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45DBE56C" w:rsidR="00B517B6" w:rsidRPr="00BA1179" w:rsidRDefault="00B517B6" w:rsidP="006601CA">
            <w:pPr>
              <w:pStyle w:val="TableText"/>
            </w:pPr>
            <w:bookmarkStart w:id="206" w:name="_Ref223040779"/>
            <w:r w:rsidRPr="00BA1179">
              <w:t xml:space="preserve">( </w:t>
            </w:r>
            <w:r w:rsidRPr="00BA1179">
              <w:fldChar w:fldCharType="begin"/>
            </w:r>
            <w:r w:rsidRPr="00BA1179">
              <w:instrText xml:space="preserve"> SEQ ( \* ARABIC </w:instrText>
            </w:r>
            <w:r w:rsidRPr="00BA1179">
              <w:fldChar w:fldCharType="separate"/>
            </w:r>
            <w:r w:rsidR="00B13AC5">
              <w:rPr>
                <w:noProof/>
              </w:rPr>
              <w:t>28</w:t>
            </w:r>
            <w:r w:rsidRPr="00BA1179">
              <w:fldChar w:fldCharType="end"/>
            </w:r>
            <w:r w:rsidRPr="00BA1179">
              <w:t xml:space="preserve"> )</w:t>
            </w:r>
            <w:bookmarkEnd w:id="206"/>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5384C5CD" w:rsidR="00E74801" w:rsidRPr="00BA1179" w:rsidRDefault="00E74801" w:rsidP="006601CA">
            <w:pPr>
              <w:pStyle w:val="TableText"/>
            </w:pPr>
            <w:bookmarkStart w:id="207" w:name="_Ref223041003"/>
            <w:r w:rsidRPr="00BA1179">
              <w:t xml:space="preserve">( </w:t>
            </w:r>
            <w:r w:rsidRPr="00BA1179">
              <w:fldChar w:fldCharType="begin"/>
            </w:r>
            <w:r w:rsidRPr="00BA1179">
              <w:instrText xml:space="preserve"> SEQ ( \* ARABIC </w:instrText>
            </w:r>
            <w:r w:rsidRPr="00BA1179">
              <w:fldChar w:fldCharType="separate"/>
            </w:r>
            <w:r w:rsidR="00B13AC5">
              <w:rPr>
                <w:noProof/>
              </w:rPr>
              <w:t>29</w:t>
            </w:r>
            <w:r w:rsidRPr="00BA1179">
              <w:fldChar w:fldCharType="end"/>
            </w:r>
            <w:r w:rsidRPr="00BA1179">
              <w:t xml:space="preserve"> )</w:t>
            </w:r>
            <w:bookmarkEnd w:id="207"/>
          </w:p>
        </w:tc>
      </w:tr>
    </w:tbl>
    <w:p w14:paraId="11463179" w14:textId="445846FC"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30</w:t>
      </w:r>
      <w:r w:rsidR="00B13AC5"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θ</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409B0855"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4FF9DCFF" w:rsidR="00B517B6" w:rsidRPr="00BA1179" w:rsidRDefault="00B517B6" w:rsidP="006601CA">
            <w:pPr>
              <w:pStyle w:val="TableText"/>
            </w:pPr>
            <w:bookmarkStart w:id="208" w:name="_Ref223221067"/>
            <w:r w:rsidRPr="00BA1179">
              <w:t xml:space="preserve">( </w:t>
            </w:r>
            <w:r w:rsidRPr="00BA1179">
              <w:fldChar w:fldCharType="begin"/>
            </w:r>
            <w:r w:rsidRPr="00BA1179">
              <w:instrText xml:space="preserve"> SEQ ( \* ARABIC </w:instrText>
            </w:r>
            <w:r w:rsidRPr="00BA1179">
              <w:fldChar w:fldCharType="separate"/>
            </w:r>
            <w:r w:rsidR="00B13AC5">
              <w:rPr>
                <w:noProof/>
              </w:rPr>
              <w:t>30</w:t>
            </w:r>
            <w:r w:rsidRPr="00BA1179">
              <w:fldChar w:fldCharType="end"/>
            </w:r>
            <w:r w:rsidRPr="00BA1179">
              <w:t xml:space="preserve"> )</w:t>
            </w:r>
            <w:bookmarkEnd w:id="208"/>
          </w:p>
        </w:tc>
      </w:tr>
    </w:tbl>
    <w:p w14:paraId="69CCCE61" w14:textId="77777777" w:rsidR="000E1725" w:rsidRPr="00BA1179" w:rsidRDefault="00000000" w:rsidP="00584BE7">
      <w:pPr>
        <w:pStyle w:val="ParText"/>
        <w:keepNext/>
      </w:pPr>
      <w:r w:rsidRPr="00BA1179">
        <w:rPr>
          <w:noProof/>
        </w:rPr>
        <w:drawing>
          <wp:inline distT="0" distB="0" distL="0" distR="0" wp14:anchorId="007DF911" wp14:editId="66712BE4">
            <wp:extent cx="5040000" cy="4706162"/>
            <wp:effectExtent l="0" t="0" r="8255" b="0"/>
            <wp:docPr id="608685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0000" cy="4706162"/>
                    </a:xfrm>
                    <a:prstGeom prst="rect">
                      <a:avLst/>
                    </a:prstGeom>
                    <a:noFill/>
                    <a:ln>
                      <a:noFill/>
                    </a:ln>
                  </pic:spPr>
                </pic:pic>
              </a:graphicData>
            </a:graphic>
          </wp:inline>
        </w:drawing>
      </w:r>
    </w:p>
    <w:p w14:paraId="71165313" w14:textId="32B8110C" w:rsidR="000E1725" w:rsidRPr="00BA1179" w:rsidRDefault="00000000" w:rsidP="00584BE7">
      <w:pPr>
        <w:pStyle w:val="Caption"/>
        <w:rPr>
          <w:rFonts w:eastAsiaTheme="minorEastAsia"/>
          <w:b/>
          <w:bCs/>
        </w:rPr>
      </w:pPr>
      <w:bookmarkStart w:id="209" w:name="_Ref227450232"/>
      <w:bookmarkStart w:id="210" w:name="_Toc235058092"/>
      <w:r w:rsidRPr="00BA1179">
        <w:t xml:space="preserve">Figure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4</w:t>
      </w:r>
      <w:r w:rsidRPr="00BA1179">
        <w:fldChar w:fldCharType="end"/>
      </w:r>
      <w:bookmarkEnd w:id="209"/>
      <w:r w:rsidRPr="00BA1179">
        <w:t xml:space="preserve"> Wind-dependent directional propagation into target cell</w:t>
      </w:r>
      <w:bookmarkEnd w:id="210"/>
      <w:r w:rsidRPr="00BA1179">
        <w:t xml:space="preserve"> </w:t>
      </w:r>
    </w:p>
    <w:p w14:paraId="126CF960" w14:textId="75A96F47" w:rsidR="000E1725" w:rsidRPr="00BA1179"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B13AC5" w:rsidRPr="00BA1179">
        <w:t xml:space="preserve">Figure </w:t>
      </w:r>
      <w:r w:rsidR="00B13AC5">
        <w:t>3</w:t>
      </w:r>
      <w:r w:rsidR="00B13AC5" w:rsidRPr="00BA1179">
        <w:t>.</w:t>
      </w:r>
      <w:r w:rsidR="00B13AC5">
        <w:t>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B13AC5" w:rsidRPr="00BA1179">
        <w:t xml:space="preserve">( </w:t>
      </w:r>
      <w:r w:rsidR="00B13AC5">
        <w:rPr>
          <w:noProof/>
        </w:rPr>
        <w:t>28</w:t>
      </w:r>
      <w:r w:rsidR="00B13AC5"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xml:space="preserve">, represented by the large arrow in the upper-right region of the figure, establishes the axis of anisotropy. </w:t>
      </w:r>
    </w:p>
    <w:p w14:paraId="03319F82" w14:textId="571D4B3A"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B13AC5" w:rsidRPr="00BA1179">
        <w:t xml:space="preserve">( </w:t>
      </w:r>
      <w:r w:rsidR="00B13AC5">
        <w:rPr>
          <w:noProof/>
        </w:rPr>
        <w:t>28</w:t>
      </w:r>
      <w:r w:rsidR="00B13AC5"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B13AC5" w:rsidRPr="00BA1179">
        <w:t xml:space="preserve">( </w:t>
      </w:r>
      <w:r w:rsidR="00B13AC5">
        <w:rPr>
          <w:noProof/>
        </w:rPr>
        <w:t>27</w:t>
      </w:r>
      <w:r w:rsidR="00B13AC5"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350EE311"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B13AC5" w:rsidRPr="00BA1179">
        <w:t xml:space="preserve">( </w:t>
      </w:r>
      <w:r w:rsidR="00B13AC5">
        <w:rPr>
          <w:noProof/>
        </w:rPr>
        <w:t>31</w:t>
      </w:r>
      <w:r w:rsidR="00B13AC5"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B13AC5">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65566C4D" w:rsidR="00B517B6" w:rsidRPr="00BA1179" w:rsidRDefault="00B517B6" w:rsidP="006601CA">
            <w:pPr>
              <w:pStyle w:val="TableText"/>
            </w:pPr>
            <w:bookmarkStart w:id="211" w:name="_Ref222824237"/>
            <w:r w:rsidRPr="00BA1179">
              <w:t xml:space="preserve">( </w:t>
            </w:r>
            <w:r w:rsidRPr="00BA1179">
              <w:fldChar w:fldCharType="begin"/>
            </w:r>
            <w:r w:rsidRPr="00BA1179">
              <w:instrText xml:space="preserve"> SEQ ( \* ARABIC </w:instrText>
            </w:r>
            <w:r w:rsidRPr="00BA1179">
              <w:fldChar w:fldCharType="separate"/>
            </w:r>
            <w:r w:rsidR="00B13AC5">
              <w:rPr>
                <w:noProof/>
              </w:rPr>
              <w:t>31</w:t>
            </w:r>
            <w:r w:rsidRPr="00BA1179">
              <w:fldChar w:fldCharType="end"/>
            </w:r>
            <w:r w:rsidRPr="00BA1179">
              <w:t xml:space="preserve"> )</w:t>
            </w:r>
            <w:bookmarkEnd w:id="211"/>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14117BF7"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B13AC5" w:rsidRPr="00BA1179">
        <w:t xml:space="preserve">( </w:t>
      </w:r>
      <w:r w:rsidR="00B13AC5">
        <w:rPr>
          <w:noProof/>
        </w:rPr>
        <w:t>32</w:t>
      </w:r>
      <w:r w:rsidR="00B13AC5"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B13AC5">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245BE219" w:rsidR="008645B9" w:rsidRPr="00BA1179" w:rsidRDefault="008645B9" w:rsidP="006A6401">
            <w:pPr>
              <w:pStyle w:val="TableText"/>
            </w:pPr>
            <w:bookmarkStart w:id="212" w:name="_Ref223223727"/>
            <w:r w:rsidRPr="00BA1179">
              <w:t xml:space="preserve">( </w:t>
            </w:r>
            <w:r w:rsidRPr="00BA1179">
              <w:fldChar w:fldCharType="begin"/>
            </w:r>
            <w:r w:rsidRPr="00BA1179">
              <w:instrText xml:space="preserve"> SEQ ( \* ARABIC </w:instrText>
            </w:r>
            <w:r w:rsidRPr="00BA1179">
              <w:fldChar w:fldCharType="separate"/>
            </w:r>
            <w:r w:rsidR="00B13AC5">
              <w:rPr>
                <w:noProof/>
              </w:rPr>
              <w:t>32</w:t>
            </w:r>
            <w:r w:rsidRPr="00BA1179">
              <w:fldChar w:fldCharType="end"/>
            </w:r>
            <w:r w:rsidRPr="00BA1179">
              <w:t xml:space="preserve"> )</w:t>
            </w:r>
            <w:bookmarkEnd w:id="212"/>
          </w:p>
        </w:tc>
      </w:tr>
    </w:tbl>
    <w:p w14:paraId="60B84A7D" w14:textId="237A5626" w:rsidR="00716E95" w:rsidRPr="00BA1179" w:rsidRDefault="00716E95" w:rsidP="00716E95">
      <w:pPr>
        <w:pStyle w:val="ParText"/>
      </w:pPr>
      <w:r w:rsidRPr="00BA1179">
        <w:t>Importantly, 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685B12B1"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B13AC5" w:rsidRPr="00BA1179">
        <w:t xml:space="preserve">( </w:t>
      </w:r>
      <w:r w:rsidR="00B13AC5">
        <w:rPr>
          <w:noProof/>
        </w:rPr>
        <w:t>33</w:t>
      </w:r>
      <w:r w:rsidR="00B13AC5"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B13AC5">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DF91273" w:rsidR="00B517B6" w:rsidRPr="00BA1179" w:rsidRDefault="00B517B6" w:rsidP="006601CA">
            <w:pPr>
              <w:pStyle w:val="TableText"/>
            </w:pPr>
            <w:bookmarkStart w:id="213" w:name="_Ref223266235"/>
            <w:r w:rsidRPr="00BA1179">
              <w:t xml:space="preserve">( </w:t>
            </w:r>
            <w:r w:rsidRPr="00BA1179">
              <w:fldChar w:fldCharType="begin"/>
            </w:r>
            <w:r w:rsidRPr="00BA1179">
              <w:instrText xml:space="preserve"> SEQ ( \* ARABIC </w:instrText>
            </w:r>
            <w:r w:rsidRPr="00BA1179">
              <w:fldChar w:fldCharType="separate"/>
            </w:r>
            <w:r w:rsidR="00B13AC5">
              <w:rPr>
                <w:noProof/>
              </w:rPr>
              <w:t>33</w:t>
            </w:r>
            <w:r w:rsidRPr="00BA1179">
              <w:fldChar w:fldCharType="end"/>
            </w:r>
            <w:r w:rsidRPr="00BA1179">
              <w:t xml:space="preserve"> )</w:t>
            </w:r>
            <w:bookmarkEnd w:id="213"/>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3D6FA27"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B13AC5" w:rsidRPr="00BA1179">
        <w:t xml:space="preserve">( </w:t>
      </w:r>
      <w:r w:rsidR="00B13AC5">
        <w:rPr>
          <w:noProof/>
        </w:rPr>
        <w:t>34</w:t>
      </w:r>
      <w:r w:rsidR="00B13AC5"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415F76E" w:rsidR="005F3FAF" w:rsidRPr="00BA1179" w:rsidRDefault="005F3FAF" w:rsidP="006601CA">
            <w:pPr>
              <w:pStyle w:val="TableText"/>
            </w:pPr>
            <w:bookmarkStart w:id="214" w:name="_Ref223262190"/>
            <w:r w:rsidRPr="00BA1179">
              <w:t xml:space="preserve">( </w:t>
            </w:r>
            <w:r w:rsidRPr="00BA1179">
              <w:fldChar w:fldCharType="begin"/>
            </w:r>
            <w:r w:rsidRPr="00BA1179">
              <w:instrText xml:space="preserve"> SEQ ( \* ARABIC </w:instrText>
            </w:r>
            <w:r w:rsidRPr="00BA1179">
              <w:fldChar w:fldCharType="separate"/>
            </w:r>
            <w:r w:rsidR="00B13AC5">
              <w:rPr>
                <w:noProof/>
              </w:rPr>
              <w:t>34</w:t>
            </w:r>
            <w:r w:rsidRPr="00BA1179">
              <w:fldChar w:fldCharType="end"/>
            </w:r>
            <w:r w:rsidRPr="00BA1179">
              <w:t xml:space="preserve"> )</w:t>
            </w:r>
            <w:bookmarkEnd w:id="214"/>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5" w:name="_Ref223267986"/>
      <w:bookmarkStart w:id="216" w:name="_Toc235058038"/>
      <w:r w:rsidRPr="00BA1179">
        <w:t>Mathematical Formulation of Interaction and Scenario Control</w:t>
      </w:r>
      <w:bookmarkEnd w:id="215"/>
      <w:bookmarkEnd w:id="216"/>
    </w:p>
    <w:p w14:paraId="4635C8C8" w14:textId="0BA6B679"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B13AC5" w:rsidRPr="00BA1179">
        <w:t xml:space="preserve">( </w:t>
      </w:r>
      <w:r w:rsidR="00B13AC5">
        <w:rPr>
          <w:noProof/>
        </w:rPr>
        <w:t>35</w:t>
      </w:r>
      <w:r w:rsidR="00B13AC5"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60DB659C" w:rsidR="00705014" w:rsidRPr="00BA1179" w:rsidRDefault="00705014" w:rsidP="004B5B2D">
            <w:pPr>
              <w:pStyle w:val="TableText"/>
            </w:pPr>
            <w:bookmarkStart w:id="217" w:name="_Ref226592031"/>
            <w:r w:rsidRPr="00BA1179">
              <w:t xml:space="preserve">( </w:t>
            </w:r>
            <w:r w:rsidRPr="00BA1179">
              <w:fldChar w:fldCharType="begin"/>
            </w:r>
            <w:r w:rsidRPr="00BA1179">
              <w:instrText xml:space="preserve"> SEQ ( \* ARABIC </w:instrText>
            </w:r>
            <w:r w:rsidRPr="00BA1179">
              <w:fldChar w:fldCharType="separate"/>
            </w:r>
            <w:r w:rsidR="00B13AC5">
              <w:rPr>
                <w:noProof/>
              </w:rPr>
              <w:t>35</w:t>
            </w:r>
            <w:r w:rsidRPr="00BA1179">
              <w:fldChar w:fldCharType="end"/>
            </w:r>
            <w:r w:rsidRPr="00BA1179">
              <w:t xml:space="preserve"> )</w:t>
            </w:r>
            <w:bookmarkEnd w:id="217"/>
          </w:p>
        </w:tc>
      </w:tr>
    </w:tbl>
    <w:p w14:paraId="2C07F705" w14:textId="60A7B527"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B13AC5" w:rsidRPr="00BA1179">
        <w:t xml:space="preserve">Table </w:t>
      </w:r>
      <w:r w:rsidR="00B13AC5">
        <w:rPr>
          <w:noProof/>
        </w:rPr>
        <w:t>3</w:t>
      </w:r>
      <w:r w:rsidR="00B13AC5" w:rsidRPr="00BA1179">
        <w:t>.</w:t>
      </w:r>
      <w:r w:rsidR="00B13AC5">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338C24D5" w:rsidR="00705014" w:rsidRPr="00BA1179" w:rsidRDefault="00705014" w:rsidP="00705014">
      <w:pPr>
        <w:pStyle w:val="Caption"/>
        <w:keepNext/>
      </w:pPr>
      <w:bookmarkStart w:id="218" w:name="_Ref226592179"/>
      <w:bookmarkStart w:id="219" w:name="_Toc235058077"/>
      <w:r w:rsidRPr="00BA1179">
        <w:t xml:space="preserve">Table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6</w:t>
      </w:r>
      <w:r w:rsidRPr="00BA1179">
        <w:fldChar w:fldCharType="end"/>
      </w:r>
      <w:bookmarkEnd w:id="218"/>
      <w:r w:rsidRPr="00BA1179">
        <w:t xml:space="preserve"> </w:t>
      </w:r>
      <w:r w:rsidRPr="00BA1179">
        <w:rPr>
          <w:rFonts w:eastAsiaTheme="majorEastAsia" w:cstheme="majorBidi"/>
          <w:lang w:eastAsia="ja-JP"/>
        </w:rPr>
        <w:t>Admissible transformations of interaction operator</w:t>
      </w:r>
      <w:bookmarkEnd w:id="219"/>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9852475"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user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53CE5815" w14:textId="0B2D8BAC" w:rsidR="00705014" w:rsidRPr="00BA1179" w:rsidRDefault="00000000" w:rsidP="00705014">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This ensures that scenario exploration and operational overrides are prospective, not retrospective.</w:t>
      </w:r>
    </w:p>
    <w:p w14:paraId="13433F51" w14:textId="178BCC1A" w:rsidR="005B1532" w:rsidRPr="00BA1179" w:rsidRDefault="005B1532" w:rsidP="005B1532">
      <w:pPr>
        <w:rPr>
          <w:rFonts w:eastAsiaTheme="majorEastAsia" w:cstheme="majorBidi"/>
          <w:lang w:eastAsia="ja-JP"/>
        </w:rPr>
      </w:pPr>
      <w:r w:rsidRPr="00BA1179">
        <w:rPr>
          <w:rFonts w:eastAsiaTheme="majorEastAsia" w:cstheme="majorBidi"/>
          <w:lang w:eastAsia="ja-JP"/>
        </w:rPr>
        <w:lastRenderedPageBreak/>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0CC07690"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where the user can dynamically influence both the operational context and the evolution of the simulated environment.</w:t>
      </w:r>
    </w:p>
    <w:p w14:paraId="5ED8DC6F" w14:textId="77777777" w:rsidR="00C36A4C" w:rsidRDefault="005B1532" w:rsidP="005B1532">
      <w:pPr>
        <w:rPr>
          <w:rFonts w:eastAsiaTheme="majorEastAsia" w:cstheme="majorBidi"/>
          <w:lang w:eastAsia="ja-JP"/>
        </w:rPr>
      </w:pPr>
      <w:r w:rsidRPr="00BA1179">
        <w:rPr>
          <w:rFonts w:eastAsiaTheme="majorEastAsia" w:cstheme="majorBidi"/>
          <w:lang w:eastAsia="ja-JP"/>
        </w:rPr>
        <w:t xml:space="preserve">Importantly, 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BA1179">
        <w:rPr>
          <w:rFonts w:eastAsiaTheme="majorEastAsia" w:cstheme="majorBidi"/>
          <w:lang w:eastAsia="ja-JP"/>
        </w:rPr>
        <w:t xml:space="preserve">, ensuring that all intervention signals remain consistent with the decision architecture. This design preserves three key architectural principles: </w:t>
      </w:r>
    </w:p>
    <w:p w14:paraId="0BFC4EFC" w14:textId="77777777"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wildfire 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77777777"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simulation, decision reasoning, and interaction remain structurally distinct </w:t>
      </w:r>
    </w:p>
    <w:p w14:paraId="2F76E858" w14:textId="77777777"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all user interventions are explicitly represented as input-level transformations. </w:t>
      </w:r>
    </w:p>
    <w:p w14:paraId="762BC38A" w14:textId="369D49CA" w:rsidR="000E1725" w:rsidRPr="00BA1179" w:rsidRDefault="00000000">
      <w:pPr>
        <w:pStyle w:val="ParText"/>
      </w:pPr>
      <w:r w:rsidRPr="00BA1179">
        <w:t>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w:t>
      </w:r>
    </w:p>
    <w:p w14:paraId="43EEF6D7" w14:textId="77777777" w:rsidR="000B16E6" w:rsidRDefault="000B16E6" w:rsidP="000B16E6">
      <w:pPr>
        <w:pStyle w:val="Heading2"/>
      </w:pPr>
      <w:bookmarkStart w:id="220" w:name="_Toc222699950"/>
      <w:bookmarkStart w:id="221" w:name="_Toc235058039"/>
      <w:bookmarkEnd w:id="161"/>
      <w:bookmarkEnd w:id="162"/>
      <w:bookmarkEnd w:id="163"/>
      <w:bookmarkEnd w:id="164"/>
      <w:bookmarkEnd w:id="165"/>
      <w:bookmarkEnd w:id="166"/>
      <w:bookmarkEnd w:id="167"/>
      <w:r w:rsidRPr="00BA1179">
        <w:lastRenderedPageBreak/>
        <w:t>Decision Support System Core</w:t>
      </w:r>
      <w:bookmarkEnd w:id="220"/>
      <w:bookmarkEnd w:id="221"/>
    </w:p>
    <w:p w14:paraId="350776CA" w14:textId="77777777" w:rsidR="00192E39" w:rsidRPr="00BA1179" w:rsidRDefault="00192E39" w:rsidP="00192E39">
      <w:pPr>
        <w:pStyle w:val="ParText"/>
        <w:keepNext/>
      </w:pPr>
      <w:bookmarkStart w:id="222"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3B48DFC" w:rsidR="00192E39" w:rsidRPr="00BA1179" w:rsidRDefault="00192E39" w:rsidP="00192E39">
      <w:pPr>
        <w:pStyle w:val="Caption"/>
      </w:pPr>
      <w:bookmarkStart w:id="223" w:name="_Ref227450920"/>
      <w:bookmarkStart w:id="224" w:name="_Toc235058093"/>
      <w:r w:rsidRPr="00BA1179">
        <w:t xml:space="preserve">Figure </w:t>
      </w:r>
      <w:r w:rsidRPr="00BA1179">
        <w:fldChar w:fldCharType="begin"/>
      </w:r>
      <w:r w:rsidRPr="00BA1179">
        <w:instrText xml:space="preserve"> STYLEREF 1 \s </w:instrText>
      </w:r>
      <w:r w:rsidRPr="00BA1179">
        <w:fldChar w:fldCharType="separate"/>
      </w:r>
      <w:r w:rsidR="00B13AC5">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5</w:t>
      </w:r>
      <w:r w:rsidRPr="00BA1179">
        <w:fldChar w:fldCharType="end"/>
      </w:r>
      <w:bookmarkEnd w:id="223"/>
      <w:r w:rsidRPr="00BA1179">
        <w:t xml:space="preserve"> DSS–Simulation Core Interface</w:t>
      </w:r>
      <w:bookmarkEnd w:id="224"/>
    </w:p>
    <w:bookmarkEnd w:id="222"/>
    <w:p w14:paraId="3D6F3A35" w14:textId="77A78131"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B13AC5" w:rsidRPr="00BA1179">
        <w:t xml:space="preserve">( </w:t>
      </w:r>
      <w:r w:rsidR="00B13AC5">
        <w:rPr>
          <w:noProof/>
        </w:rPr>
        <w:t>36</w:t>
      </w:r>
      <w:r w:rsidR="00B13AC5"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B13AC5" w:rsidRPr="00BA1179">
        <w:t xml:space="preserve">( </w:t>
      </w:r>
      <w:r w:rsidR="00B13AC5">
        <w:rPr>
          <w:noProof/>
        </w:rPr>
        <w:t>36</w:t>
      </w:r>
      <w:r w:rsidR="00B13AC5"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B13AC5" w:rsidRPr="00BA1179">
        <w:t xml:space="preserve">Figure </w:t>
      </w:r>
      <w:r w:rsidR="00B13AC5">
        <w:rPr>
          <w:noProof/>
        </w:rPr>
        <w:t>3</w:t>
      </w:r>
      <w:r w:rsidR="00B13AC5" w:rsidRPr="00BA1179">
        <w:t>.</w:t>
      </w:r>
      <w:r w:rsidR="00B13AC5">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48CD8910" w:rsidR="00F50FDF" w:rsidRPr="00BA1179" w:rsidRDefault="00F50FDF" w:rsidP="006601CA">
            <w:pPr>
              <w:pStyle w:val="TableText"/>
              <w:rPr>
                <w:lang w:eastAsia="ja-JP"/>
              </w:rPr>
            </w:pPr>
            <w:bookmarkStart w:id="225" w:name="_Ref223285823"/>
            <w:r w:rsidRPr="00BA1179">
              <w:t xml:space="preserve">( </w:t>
            </w:r>
            <w:r w:rsidRPr="00BA1179">
              <w:fldChar w:fldCharType="begin"/>
            </w:r>
            <w:r w:rsidRPr="00BA1179">
              <w:instrText xml:space="preserve"> SEQ ( \* ARABIC </w:instrText>
            </w:r>
            <w:r w:rsidRPr="00BA1179">
              <w:fldChar w:fldCharType="separate"/>
            </w:r>
            <w:r w:rsidR="00B13AC5">
              <w:rPr>
                <w:noProof/>
              </w:rPr>
              <w:t>36</w:t>
            </w:r>
            <w:r w:rsidRPr="00BA1179">
              <w:fldChar w:fldCharType="end"/>
            </w:r>
            <w:r w:rsidRPr="00BA1179">
              <w:t xml:space="preserve"> )</w:t>
            </w:r>
            <w:bookmarkEnd w:id="225"/>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1"/>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26" w:name="_Ref226192386"/>
      <w:bookmarkStart w:id="227" w:name="_Toc235058040"/>
      <w:r w:rsidRPr="00BA1179">
        <w:rPr>
          <w:lang w:val="en-US"/>
        </w:rPr>
        <w:t xml:space="preserve">DISASTERAWARE DECISION SUPPORT </w:t>
      </w:r>
      <w:bookmarkEnd w:id="226"/>
      <w:r w:rsidRPr="00BA1179">
        <w:rPr>
          <w:lang w:val="en-US"/>
        </w:rPr>
        <w:t>FRAMEWORK</w:t>
      </w:r>
      <w:bookmarkEnd w:id="227"/>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5F0F0A46"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combinations of its own region, while a single Global DSS coordinates the regional agents without performing inference of its own. The remainder of this chapter is organized as follows:</w:t>
      </w:r>
    </w:p>
    <w:p w14:paraId="259C4B92" w14:textId="77777777"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28" w:name="_Toc235058041"/>
      <w:r w:rsidRPr="00BA1179">
        <w:lastRenderedPageBreak/>
        <w:t>Decision Support System Block Diagram</w:t>
      </w:r>
      <w:bookmarkEnd w:id="228"/>
    </w:p>
    <w:p w14:paraId="55E3AE54" w14:textId="2B13FB14" w:rsidR="000E1725" w:rsidRPr="00BA1179" w:rsidRDefault="00000000" w:rsidP="00877A9C">
      <w:pPr>
        <w:keepNext/>
        <w:jc w:val="center"/>
      </w:pPr>
      <w:r w:rsidRPr="00BA1179">
        <w:rPr>
          <w:noProof/>
        </w:rPr>
        <w:drawing>
          <wp:inline distT="0" distB="0" distL="0" distR="0" wp14:anchorId="0EA7DBB1" wp14:editId="463C9422">
            <wp:extent cx="4320000" cy="7130914"/>
            <wp:effectExtent l="0" t="0" r="0" b="0"/>
            <wp:docPr id="8416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20000" cy="7130914"/>
                    </a:xfrm>
                    <a:prstGeom prst="rect">
                      <a:avLst/>
                    </a:prstGeom>
                    <a:noFill/>
                  </pic:spPr>
                </pic:pic>
              </a:graphicData>
            </a:graphic>
          </wp:inline>
        </w:drawing>
      </w:r>
    </w:p>
    <w:p w14:paraId="29FC7F91" w14:textId="03EF0E15" w:rsidR="000E1725" w:rsidRPr="00BA1179" w:rsidRDefault="00000000" w:rsidP="00877A9C">
      <w:pPr>
        <w:pStyle w:val="Caption"/>
      </w:pPr>
      <w:bookmarkStart w:id="229" w:name="_Ref234436472"/>
      <w:bookmarkStart w:id="230" w:name="_Toc235058094"/>
      <w:r w:rsidRPr="00BA1179">
        <w:t xml:space="preserve">Figure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1</w:t>
      </w:r>
      <w:r w:rsidRPr="00BA1179">
        <w:fldChar w:fldCharType="end"/>
      </w:r>
      <w:bookmarkEnd w:id="229"/>
      <w:r w:rsidRPr="00BA1179">
        <w:t xml:space="preserve"> DisasterAware system block diagram (DSS focused)</w:t>
      </w:r>
      <w:bookmarkEnd w:id="230"/>
    </w:p>
    <w:p w14:paraId="6DC8757C" w14:textId="69BA95C7" w:rsidR="000E1725" w:rsidRPr="00BA1179"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B13AC5" w:rsidRPr="00BA1179">
        <w:t xml:space="preserve">Figure </w:t>
      </w:r>
      <w:r w:rsidR="00B13AC5">
        <w:rPr>
          <w:noProof/>
        </w:rPr>
        <w:t>3</w:t>
      </w:r>
      <w:r w:rsidR="00B13AC5" w:rsidRPr="00BA1179">
        <w:t>.</w:t>
      </w:r>
      <w:r w:rsidR="00B13AC5">
        <w:rPr>
          <w:noProof/>
        </w:rPr>
        <w:t>1</w:t>
      </w:r>
      <w:r w:rsidRPr="00BA1179">
        <w:fldChar w:fldCharType="end"/>
      </w:r>
      <w:r w:rsidRPr="00BA1179">
        <w:t xml:space="preserve">, which emphasizes the simulation-relevant layers, this block diagram focuses on the layers relevant to the DSS. According to this block diagram, </w:t>
      </w:r>
      <w:r w:rsidRPr="00BA1179">
        <w:rPr>
          <w:b/>
          <w:bCs/>
        </w:rPr>
        <w:t>the input space (Layer 1)</w:t>
      </w:r>
      <w:r w:rsidRPr="00BA1179">
        <w:t xml:space="preserve"> collects heterogeneous, spatio-temporal measurements; </w:t>
      </w:r>
      <w:r w:rsidRPr="00BA1179">
        <w:rPr>
          <w:b/>
          <w:bCs/>
        </w:rPr>
        <w:t>the perception layer (Layer 2)</w:t>
      </w:r>
      <w:r w:rsidRPr="00BA1179">
        <w:t xml:space="preserve"> fuses them into per-combination features with explicit confidence; </w:t>
      </w:r>
      <w:r w:rsidRPr="00BA1179">
        <w:rPr>
          <w:b/>
          <w:bCs/>
        </w:rPr>
        <w:t>the concept space (Layer 3)</w:t>
      </w:r>
      <w:r w:rsidRPr="00BA1179">
        <w:t xml:space="preserve"> that abstracts the features into the four-level concept hierarchy; and </w:t>
      </w:r>
      <w:r w:rsidRPr="00BA1179">
        <w:rPr>
          <w:b/>
          <w:bCs/>
        </w:rPr>
        <w:t>the decision space (Layer 4)</w:t>
      </w:r>
      <w:r w:rsidRPr="00BA1179">
        <w:t xml:space="preserve"> includes rule generate, adaptation reshapes, and evaluation of interventions. The output of the local DSS (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previous chapter. </w:t>
      </w:r>
      <w:r w:rsidRPr="00BA1179">
        <w:t>Each layer is specified in the following subsections, in the order in which information traverses them.</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1" w:name="_Toc235058042"/>
      <w:r w:rsidRPr="00BA1179">
        <w:t>Layer 1: Input Space</w:t>
      </w:r>
      <w:bookmarkEnd w:id="231"/>
    </w:p>
    <w:p w14:paraId="20FC8C60" w14:textId="180721A9"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B13AC5" w:rsidRPr="00BA1179">
        <w:t xml:space="preserve">Figure </w:t>
      </w:r>
      <w:r w:rsidR="00B13AC5">
        <w:rPr>
          <w:noProof/>
        </w:rPr>
        <w:t>4</w:t>
      </w:r>
      <w:r w:rsidR="00B13AC5" w:rsidRPr="00BA1179">
        <w:t>.</w:t>
      </w:r>
      <w:r w:rsidR="00B13AC5">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2" w:name="_Toc235058043"/>
      <w:r w:rsidRPr="00BA1179">
        <w:lastRenderedPageBreak/>
        <w:t>Layer 2: Observation, Features, and Confidence</w:t>
      </w:r>
      <w:bookmarkEnd w:id="232"/>
    </w:p>
    <w:p w14:paraId="4B33A651" w14:textId="5CAB2BA2" w:rsidR="000E1725" w:rsidRPr="00BA1179" w:rsidRDefault="00000000">
      <w:pPr>
        <w:pStyle w:val="ParText"/>
      </w:pPr>
      <w:r w:rsidRPr="00BA1179">
        <w:t xml:space="preserve">The perception layer turns the raw input space into the quantities on which reasoning operates. Any local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B13AC5" w:rsidRPr="00BA1179">
        <w:t xml:space="preserve">( </w:t>
      </w:r>
      <w:r w:rsidR="00B13AC5">
        <w:rPr>
          <w:noProof/>
        </w:rPr>
        <w:t>37</w:t>
      </w:r>
      <w:r w:rsidR="00B13AC5" w:rsidRPr="00BA1179">
        <w:t xml:space="preserve"> )</w:t>
      </w:r>
      <w:r w:rsidRPr="00BA1179">
        <w:fldChar w:fldCharType="end"/>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4E44BE1C" w:rsidR="000E1725" w:rsidRPr="00BA1179" w:rsidRDefault="00000000" w:rsidP="00B12336">
            <w:pPr>
              <w:pStyle w:val="ParEq"/>
            </w:pPr>
            <w:bookmarkStart w:id="233" w:name="_RefEqB4201"/>
            <w:r w:rsidRPr="00BA1179">
              <w:t xml:space="preserve">( </w:t>
            </w:r>
            <w:r w:rsidRPr="00BA1179">
              <w:fldChar w:fldCharType="begin"/>
            </w:r>
            <w:r w:rsidRPr="00BA1179">
              <w:instrText xml:space="preserve"> SEQ ( \* ARABIC </w:instrText>
            </w:r>
            <w:r w:rsidRPr="00BA1179">
              <w:fldChar w:fldCharType="separate"/>
            </w:r>
            <w:r w:rsidR="00B13AC5">
              <w:rPr>
                <w:noProof/>
              </w:rPr>
              <w:t>37</w:t>
            </w:r>
            <w:r w:rsidRPr="00BA1179">
              <w:fldChar w:fldCharType="end"/>
            </w:r>
            <w:r w:rsidRPr="00BA1179">
              <w:t xml:space="preserve"> )</w:t>
            </w:r>
            <w:bookmarkEnd w:id="233"/>
          </w:p>
        </w:tc>
      </w:tr>
    </w:tbl>
    <w:p w14:paraId="01DEED2F" w14:textId="17904FD3" w:rsidR="000E1725" w:rsidRPr="00BA1179" w:rsidRDefault="00000000">
      <w:pPr>
        <w:pStyle w:val="ParText"/>
      </w:pPr>
      <w:r w:rsidRPr="00BA1179">
        <w:t xml:space="preserve">Every observed cell carries an observation confidence composed from four channel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B13AC5" w:rsidRPr="00BA1179">
        <w:t xml:space="preserve">Table </w:t>
      </w:r>
      <w:r w:rsidR="00B13AC5">
        <w:rPr>
          <w:noProof/>
        </w:rPr>
        <w:t>4</w:t>
      </w:r>
      <w:r w:rsidR="00B13AC5" w:rsidRPr="00BA1179">
        <w:t>.</w:t>
      </w:r>
      <w:r w:rsidR="00B13AC5">
        <w:rPr>
          <w:noProof/>
        </w:rPr>
        <w:t>1</w:t>
      </w:r>
      <w:r w:rsidRPr="00BA1179">
        <w:fldChar w:fldCharType="end"/>
      </w:r>
      <w:r w:rsidRPr="00BA1179">
        <w:t xml:space="preserve">. </w:t>
      </w:r>
    </w:p>
    <w:p w14:paraId="6BFF6E12" w14:textId="25A7842B" w:rsidR="000E1725" w:rsidRPr="00BA1179" w:rsidRDefault="00000000">
      <w:pPr>
        <w:pStyle w:val="Caption"/>
        <w:keepNext/>
      </w:pPr>
      <w:bookmarkStart w:id="234" w:name="_Ref234666636"/>
      <w:bookmarkStart w:id="235" w:name="_RefTblConf"/>
      <w:bookmarkStart w:id="236" w:name="_Toc235058078"/>
      <w:r w:rsidRPr="00BA1179">
        <w:t xml:space="preserve">Table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1</w:t>
      </w:r>
      <w:r w:rsidRPr="00BA1179">
        <w:fldChar w:fldCharType="end"/>
      </w:r>
      <w:bookmarkEnd w:id="234"/>
      <w:r w:rsidRPr="00BA1179">
        <w:t xml:space="preserve"> Confidence channels: definition, range, and determination</w:t>
      </w:r>
      <w:bookmarkEnd w:id="235"/>
      <w:bookmarkEnd w:id="236"/>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B65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7BF63F95" w14:textId="64996DB6" w:rsidR="000E1725" w:rsidRPr="00BA1179" w:rsidRDefault="00000000" w:rsidP="00B65ADE">
      <w:pPr>
        <w:pStyle w:val="ParText"/>
      </w:pPr>
      <w:r w:rsidRPr="00BA1179">
        <w:lastRenderedPageBreak/>
        <w:t xml:space="preserve">The composition is conservative; the confidence equals the weakest channel rather than an average, as stated in </w:t>
      </w:r>
      <w:r w:rsidRPr="00BA1179">
        <w:fldChar w:fldCharType="begin"/>
      </w:r>
      <w:r w:rsidRPr="00BA1179">
        <w:instrText xml:space="preserve"> REF _RefEqB4202 \h </w:instrText>
      </w:r>
      <w:r w:rsidRPr="00BA1179">
        <w:fldChar w:fldCharType="separate"/>
      </w:r>
      <w:r w:rsidR="00B13AC5" w:rsidRPr="00BA1179">
        <w:t xml:space="preserve">( </w:t>
      </w:r>
      <w:r w:rsidR="00B13AC5">
        <w:rPr>
          <w:noProof/>
        </w:rPr>
        <w:t>38</w:t>
      </w:r>
      <w:r w:rsidR="00B13AC5"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45C58B67" w:rsidR="000E1725" w:rsidRPr="00BA1179" w:rsidRDefault="00000000" w:rsidP="006F13A1">
            <w:pPr>
              <w:jc w:val="right"/>
            </w:pPr>
            <w:bookmarkStart w:id="237" w:name="_RefEqB4202"/>
            <w:r w:rsidRPr="00BA1179">
              <w:t xml:space="preserve">( </w:t>
            </w:r>
            <w:r w:rsidRPr="00BA1179">
              <w:fldChar w:fldCharType="begin"/>
            </w:r>
            <w:r w:rsidRPr="00BA1179">
              <w:instrText xml:space="preserve"> SEQ ( \* ARABIC </w:instrText>
            </w:r>
            <w:r w:rsidRPr="00BA1179">
              <w:fldChar w:fldCharType="separate"/>
            </w:r>
            <w:r w:rsidR="00B13AC5">
              <w:rPr>
                <w:noProof/>
              </w:rPr>
              <w:t>38</w:t>
            </w:r>
            <w:r w:rsidRPr="00BA1179">
              <w:fldChar w:fldCharType="end"/>
            </w:r>
            <w:r w:rsidRPr="00BA1179">
              <w:t xml:space="preserve"> )</w:t>
            </w:r>
            <w:bookmarkEnd w:id="237"/>
          </w:p>
        </w:tc>
      </w:tr>
    </w:tbl>
    <w:p w14:paraId="2B4460DE" w14:textId="6B8B3117"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B13AC5" w:rsidRPr="00BA1179">
        <w:t xml:space="preserve">( </w:t>
      </w:r>
      <w:r w:rsidR="00B13AC5">
        <w:rPr>
          <w:noProof/>
        </w:rPr>
        <w:t>39</w:t>
      </w:r>
      <w:r w:rsidR="00B13AC5"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128D958" w:rsidR="000E1725" w:rsidRPr="00BA1179" w:rsidRDefault="00000000">
            <w:pPr>
              <w:jc w:val="right"/>
            </w:pPr>
            <w:bookmarkStart w:id="238" w:name="_RefEqB4203"/>
            <w:r w:rsidRPr="00BA1179">
              <w:t xml:space="preserve">( </w:t>
            </w:r>
            <w:r w:rsidRPr="00BA1179">
              <w:fldChar w:fldCharType="begin"/>
            </w:r>
            <w:r w:rsidRPr="00BA1179">
              <w:instrText xml:space="preserve"> SEQ ( \* ARABIC </w:instrText>
            </w:r>
            <w:r w:rsidRPr="00BA1179">
              <w:fldChar w:fldCharType="separate"/>
            </w:r>
            <w:r w:rsidR="00B13AC5">
              <w:rPr>
                <w:noProof/>
              </w:rPr>
              <w:t>39</w:t>
            </w:r>
            <w:r w:rsidRPr="00BA1179">
              <w:fldChar w:fldCharType="end"/>
            </w:r>
            <w:r w:rsidRPr="00BA1179">
              <w:t xml:space="preserve"> )</w:t>
            </w:r>
            <w:bookmarkEnd w:id="238"/>
          </w:p>
        </w:tc>
      </w:tr>
    </w:tbl>
    <w:p w14:paraId="52F67562" w14:textId="3C39CB12"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B13AC5" w:rsidRPr="00BA1179">
        <w:t xml:space="preserve">( </w:t>
      </w:r>
      <w:r w:rsidR="00B13AC5">
        <w:rPr>
          <w:noProof/>
        </w:rPr>
        <w:t>40</w:t>
      </w:r>
      <w:r w:rsidR="00B13AC5"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2D4FA35C" w:rsidR="000E1725" w:rsidRPr="00BA1179" w:rsidRDefault="00000000" w:rsidP="006F13A1">
            <w:pPr>
              <w:jc w:val="right"/>
            </w:pPr>
            <w:bookmarkStart w:id="239" w:name="_RefEqB4204"/>
            <w:r w:rsidRPr="00BA1179">
              <w:t xml:space="preserve">( </w:t>
            </w:r>
            <w:r w:rsidRPr="00BA1179">
              <w:fldChar w:fldCharType="begin"/>
            </w:r>
            <w:r w:rsidRPr="00BA1179">
              <w:instrText xml:space="preserve"> SEQ ( \* ARABIC </w:instrText>
            </w:r>
            <w:r w:rsidRPr="00BA1179">
              <w:fldChar w:fldCharType="separate"/>
            </w:r>
            <w:r w:rsidR="00B13AC5">
              <w:rPr>
                <w:noProof/>
              </w:rPr>
              <w:t>40</w:t>
            </w:r>
            <w:r w:rsidRPr="00BA1179">
              <w:fldChar w:fldCharType="end"/>
            </w:r>
            <w:r w:rsidRPr="00BA1179">
              <w:t xml:space="preserve"> )</w:t>
            </w:r>
            <w:bookmarkEnd w:id="239"/>
          </w:p>
        </w:tc>
      </w:tr>
    </w:tbl>
    <w:p w14:paraId="0D05C8F1" w14:textId="02D307AC" w:rsidR="000E1725" w:rsidRPr="00BA1179" w:rsidRDefault="00000000">
      <w:pPr>
        <w:pStyle w:val="ParText"/>
      </w:pPr>
      <w:r w:rsidRPr="00BA1179">
        <w:t xml:space="preserve">The ten features are listed in </w:t>
      </w:r>
      <w:r w:rsidRPr="00BA1179">
        <w:fldChar w:fldCharType="begin"/>
      </w:r>
      <w:r w:rsidRPr="00BA1179">
        <w:instrText xml:space="preserve"> REF _RefTblF \h </w:instrText>
      </w:r>
      <w:r w:rsidRPr="00BA1179">
        <w:fldChar w:fldCharType="separate"/>
      </w:r>
      <w:r w:rsidR="00B13AC5" w:rsidRPr="00BA1179">
        <w:t xml:space="preserve">Table </w:t>
      </w:r>
      <w:r w:rsidR="00B13AC5">
        <w:rPr>
          <w:noProof/>
        </w:rPr>
        <w:t>2</w:t>
      </w:r>
      <w:r w:rsidR="00B13AC5" w:rsidRPr="00BA1179">
        <w:t>.</w:t>
      </w:r>
      <w:r w:rsidR="00B13AC5">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 xml:space="preserve">A larger set would not add </w:t>
      </w:r>
      <w:r w:rsidRPr="00BA1179">
        <w:rPr>
          <w:b/>
          <w:bCs/>
        </w:rPr>
        <w:lastRenderedPageBreak/>
        <w:t>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39B4B42C" w:rsidR="000E1725" w:rsidRPr="00BA1179" w:rsidRDefault="00000000" w:rsidP="00461B14">
      <w:pPr>
        <w:pStyle w:val="Heading2"/>
      </w:pPr>
      <w:bookmarkStart w:id="240" w:name="_Toc235058044"/>
      <w:r w:rsidRPr="00BA1179">
        <w:t>Layer 3: Concept Space and the Feature–Concept Hierarchy</w:t>
      </w:r>
      <w:bookmarkEnd w:id="240"/>
    </w:p>
    <w:p w14:paraId="7CCD1D63" w14:textId="38FB88C0"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r w:rsidRPr="00BA1179">
        <w:fldChar w:fldCharType="begin"/>
      </w:r>
      <w:r w:rsidRPr="00BA1179">
        <w:instrText xml:space="preserve"> REF _Ref234436536 \h </w:instrText>
      </w:r>
      <w:r w:rsidRPr="00BA1179">
        <w:fldChar w:fldCharType="separate"/>
      </w:r>
      <w:r w:rsidR="00B13AC5" w:rsidRPr="00BA1179">
        <w:t xml:space="preserve">Figure </w:t>
      </w:r>
      <w:r w:rsidR="00B13AC5">
        <w:rPr>
          <w:noProof/>
        </w:rPr>
        <w:t>4</w:t>
      </w:r>
      <w:r w:rsidR="00B13AC5" w:rsidRPr="00BA1179">
        <w:t>.</w:t>
      </w:r>
      <w:r w:rsidR="00B13AC5">
        <w:rPr>
          <w:noProof/>
        </w:rPr>
        <w:t>2</w:t>
      </w:r>
      <w:r w:rsidRPr="00BA1179">
        <w:fldChar w:fldCharType="end"/>
      </w:r>
      <w:r w:rsidRPr="00BA1179">
        <w:t xml:space="preserve"> illustrates the solution of this problem by hierarchical conceptualization. </w:t>
      </w:r>
    </w:p>
    <w:p w14:paraId="6179BD99" w14:textId="77777777" w:rsidR="000E1725" w:rsidRPr="00BA1179" w:rsidRDefault="00000000" w:rsidP="00BD34CA">
      <w:pPr>
        <w:pStyle w:val="ParText"/>
        <w:jc w:val="center"/>
      </w:pPr>
      <w:r w:rsidRPr="00BA1179">
        <w:rPr>
          <w:noProof/>
        </w:rPr>
        <w:drawing>
          <wp:inline distT="0" distB="0" distL="0" distR="0" wp14:anchorId="34BE9A25" wp14:editId="0F2C5A6E">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166B7D9C" w14:textId="0F9B4533" w:rsidR="000E1725" w:rsidRPr="00BA1179" w:rsidRDefault="00000000" w:rsidP="00BD34CA">
      <w:pPr>
        <w:pStyle w:val="Caption"/>
      </w:pPr>
      <w:bookmarkStart w:id="241" w:name="_Ref234436536"/>
      <w:bookmarkStart w:id="242" w:name="_RefFig42"/>
      <w:bookmarkStart w:id="243" w:name="_Toc235058095"/>
      <w:r w:rsidRPr="00BA1179">
        <w:t xml:space="preserve">Figure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2</w:t>
      </w:r>
      <w:r w:rsidRPr="00BA1179">
        <w:fldChar w:fldCharType="end"/>
      </w:r>
      <w:bookmarkEnd w:id="241"/>
      <w:r w:rsidRPr="00BA1179">
        <w:t xml:space="preserve"> Feature-concept hierarchy</w:t>
      </w:r>
      <w:bookmarkEnd w:id="242"/>
      <w:bookmarkEnd w:id="243"/>
    </w:p>
    <w:p w14:paraId="3736A34C" w14:textId="77777777" w:rsidR="000E1725" w:rsidRPr="00BA1179" w:rsidRDefault="00000000">
      <w:pPr>
        <w:pStyle w:val="ParText"/>
      </w:pPr>
      <w:r w:rsidRPr="00BA1179">
        <w:lastRenderedPageBreak/>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p>
    <w:p w14:paraId="5928B0AE" w14:textId="6B2595EE"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B13AC5" w:rsidRPr="00BA1179">
        <w:t xml:space="preserve">Table </w:t>
      </w:r>
      <w:r w:rsidR="00B13AC5">
        <w:rPr>
          <w:noProof/>
        </w:rPr>
        <w:t>2</w:t>
      </w:r>
      <w:r w:rsidR="00B13AC5" w:rsidRPr="00BA1179">
        <w:t>.</w:t>
      </w:r>
      <w:r w:rsidR="00B13AC5">
        <w:rPr>
          <w:noProof/>
        </w:rPr>
        <w:t>3</w:t>
      </w:r>
      <w:r w:rsidRPr="00BA1179">
        <w:fldChar w:fldCharType="end"/>
      </w:r>
      <w:r w:rsidRPr="00BA1179">
        <w:t xml:space="preserve">. </w:t>
      </w:r>
    </w:p>
    <w:p w14:paraId="36C59CC6" w14:textId="6F315039"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B13AC5" w:rsidRPr="00BA1179">
        <w:t xml:space="preserve">( </w:t>
      </w:r>
      <w:r w:rsidR="00B13AC5">
        <w:rPr>
          <w:noProof/>
        </w:rPr>
        <w:t>41</w:t>
      </w:r>
      <w:r w:rsidR="00B13AC5"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B13AC5">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31CA1FC" w:rsidR="000E1725" w:rsidRPr="00BA1179" w:rsidRDefault="00000000" w:rsidP="00251C33">
            <w:pPr>
              <w:spacing w:after="0"/>
              <w:jc w:val="right"/>
            </w:pPr>
            <w:bookmarkStart w:id="244" w:name="_RefEqB5401"/>
            <w:r w:rsidRPr="00BA1179">
              <w:t xml:space="preserve">( </w:t>
            </w:r>
            <w:r w:rsidRPr="00BA1179">
              <w:fldChar w:fldCharType="begin"/>
            </w:r>
            <w:r w:rsidRPr="00BA1179">
              <w:instrText xml:space="preserve"> SEQ ( \* ARABIC </w:instrText>
            </w:r>
            <w:r w:rsidRPr="00BA1179">
              <w:fldChar w:fldCharType="separate"/>
            </w:r>
            <w:r w:rsidR="00B13AC5">
              <w:rPr>
                <w:noProof/>
              </w:rPr>
              <w:t>41</w:t>
            </w:r>
            <w:r w:rsidRPr="00BA1179">
              <w:fldChar w:fldCharType="end"/>
            </w:r>
            <w:r w:rsidRPr="00BA1179">
              <w:t xml:space="preserve"> )</w:t>
            </w:r>
            <w:bookmarkEnd w:id="244"/>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175F0E42" w:rsidR="000E1725" w:rsidRPr="00BA1179" w:rsidRDefault="00000000">
      <w:pPr>
        <w:pStyle w:val="ParText"/>
      </w:pPr>
      <w:r w:rsidRPr="00BA1179">
        <w:lastRenderedPageBreak/>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B13AC5" w:rsidRPr="00BA1179">
        <w:t xml:space="preserve">( </w:t>
      </w:r>
      <w:r w:rsidR="00B13AC5">
        <w:rPr>
          <w:noProof/>
        </w:rPr>
        <w:t>42</w:t>
      </w:r>
      <w:r w:rsidR="00B13AC5"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12C79695" w:rsidR="000E1725" w:rsidRPr="00BA1179" w:rsidRDefault="00000000" w:rsidP="0076255E">
            <w:pPr>
              <w:jc w:val="right"/>
            </w:pPr>
            <w:bookmarkStart w:id="245" w:name="_RefEqB4205"/>
            <w:r w:rsidRPr="00BA1179">
              <w:t xml:space="preserve">( </w:t>
            </w:r>
            <w:r w:rsidRPr="00BA1179">
              <w:fldChar w:fldCharType="begin"/>
            </w:r>
            <w:r w:rsidRPr="00BA1179">
              <w:instrText xml:space="preserve"> SEQ ( \* ARABIC </w:instrText>
            </w:r>
            <w:r w:rsidRPr="00BA1179">
              <w:fldChar w:fldCharType="separate"/>
            </w:r>
            <w:r w:rsidR="00B13AC5">
              <w:rPr>
                <w:noProof/>
              </w:rPr>
              <w:t>42</w:t>
            </w:r>
            <w:r w:rsidRPr="00BA1179">
              <w:fldChar w:fldCharType="end"/>
            </w:r>
            <w:r w:rsidRPr="00BA1179">
              <w:t xml:space="preserve"> )</w:t>
            </w:r>
            <w:bookmarkEnd w:id="245"/>
          </w:p>
        </w:tc>
      </w:tr>
    </w:tbl>
    <w:p w14:paraId="546F608E" w14:textId="1032821E" w:rsidR="000E1725" w:rsidRPr="00BA1179"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B13AC5" w:rsidRPr="00BA1179">
        <w:t xml:space="preserve">( </w:t>
      </w:r>
      <w:r w:rsidR="00B13AC5">
        <w:rPr>
          <w:noProof/>
        </w:rPr>
        <w:t>42</w:t>
      </w:r>
      <w:r w:rsidR="00B13AC5"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4FDA96F3" w14:textId="2F11F521" w:rsidR="000E1725" w:rsidRPr="00BA1179" w:rsidRDefault="00000000" w:rsidP="00BE53B2">
      <w:pPr>
        <w:pStyle w:val="ParText"/>
        <w:keepNext/>
      </w:pPr>
      <w:r w:rsidRPr="00BA1179">
        <w:rPr>
          <w:noProof/>
        </w:rPr>
        <w:drawing>
          <wp:inline distT="0" distB="0" distL="0" distR="0" wp14:anchorId="2784654B" wp14:editId="1AEE6244">
            <wp:extent cx="5040000" cy="1728774"/>
            <wp:effectExtent l="0" t="0" r="8255" b="0"/>
            <wp:docPr id="1466544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0000" cy="1728774"/>
                    </a:xfrm>
                    <a:prstGeom prst="rect">
                      <a:avLst/>
                    </a:prstGeom>
                    <a:noFill/>
                  </pic:spPr>
                </pic:pic>
              </a:graphicData>
            </a:graphic>
          </wp:inline>
        </w:drawing>
      </w:r>
    </w:p>
    <w:p w14:paraId="4BE35821" w14:textId="102C8F09" w:rsidR="000E1725" w:rsidRPr="00BA1179" w:rsidRDefault="00000000" w:rsidP="00BE53B2">
      <w:pPr>
        <w:pStyle w:val="Caption"/>
      </w:pPr>
      <w:bookmarkStart w:id="246" w:name="_Ref234606488"/>
      <w:bookmarkStart w:id="247" w:name="_Toc235058096"/>
      <w:r w:rsidRPr="00BA1179">
        <w:t xml:space="preserve">Figure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3</w:t>
      </w:r>
      <w:r w:rsidRPr="00BA1179">
        <w:fldChar w:fldCharType="end"/>
      </w:r>
      <w:bookmarkEnd w:id="246"/>
      <w:r w:rsidRPr="00BA1179">
        <w:t xml:space="preserve"> Hierarchical concept activation example. Df xzv cxv cxv cxv xcv xcv xcv xcv xcv xcv xcv cxv cx</w:t>
      </w:r>
      <w:bookmarkEnd w:id="247"/>
    </w:p>
    <w:p w14:paraId="132E04BC" w14:textId="2DE927A3" w:rsidR="000E1725" w:rsidRPr="00BA1179" w:rsidRDefault="00000000">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B13AC5" w:rsidRPr="00BA1179">
        <w:t xml:space="preserve">Figure </w:t>
      </w:r>
      <w:r w:rsidR="00B13AC5">
        <w:rPr>
          <w:noProof/>
        </w:rPr>
        <w:t>4</w:t>
      </w:r>
      <w:r w:rsidR="00B13AC5" w:rsidRPr="00BA1179">
        <w:t>.</w:t>
      </w:r>
      <w:r w:rsidR="00B13AC5">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B13AC5" w:rsidRPr="00BA1179">
        <w:t xml:space="preserve">( </w:t>
      </w:r>
      <w:r w:rsidR="00B13AC5">
        <w:rPr>
          <w:noProof/>
        </w:rPr>
        <w:t>42</w:t>
      </w:r>
      <w:r w:rsidR="00B13AC5"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596C8306" w14:textId="41925C6A"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B13AC5" w:rsidRPr="00BA1179">
        <w:t xml:space="preserve">( </w:t>
      </w:r>
      <w:r w:rsidR="00B13AC5">
        <w:rPr>
          <w:noProof/>
        </w:rPr>
        <w:t>43</w:t>
      </w:r>
      <w:r w:rsidR="00B13AC5" w:rsidRPr="00BA1179">
        <w:t xml:space="preserve"> )</w:t>
      </w:r>
      <w:r w:rsidRPr="00BA1179">
        <w:fldChar w:fldCharType="end"/>
      </w:r>
      <w:r w:rsidRPr="00BA1179">
        <w:t>: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11A25195" w:rsidR="000E1725" w:rsidRPr="00BA1179" w:rsidRDefault="00000000" w:rsidP="00E32FA6">
            <w:pPr>
              <w:jc w:val="right"/>
            </w:pPr>
            <w:bookmarkStart w:id="248" w:name="_Ref234616199"/>
            <w:r w:rsidRPr="00BA1179">
              <w:t xml:space="preserve">( </w:t>
            </w:r>
            <w:r w:rsidRPr="00BA1179">
              <w:fldChar w:fldCharType="begin"/>
            </w:r>
            <w:r w:rsidRPr="00BA1179">
              <w:instrText xml:space="preserve"> SEQ ( \* ARABIC </w:instrText>
            </w:r>
            <w:r w:rsidRPr="00BA1179">
              <w:fldChar w:fldCharType="separate"/>
            </w:r>
            <w:r w:rsidR="00B13AC5">
              <w:rPr>
                <w:noProof/>
              </w:rPr>
              <w:t>43</w:t>
            </w:r>
            <w:r w:rsidRPr="00BA1179">
              <w:fldChar w:fldCharType="end"/>
            </w:r>
            <w:r w:rsidRPr="00BA1179">
              <w:t xml:space="preserve"> )</w:t>
            </w:r>
            <w:bookmarkEnd w:id="248"/>
          </w:p>
        </w:tc>
      </w:tr>
    </w:tbl>
    <w:p w14:paraId="08D533BC" w14:textId="2B08B020"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B13AC5" w:rsidRPr="00BA1179">
        <w:t xml:space="preserve">( </w:t>
      </w:r>
      <w:r w:rsidR="00B13AC5">
        <w:rPr>
          <w:noProof/>
        </w:rPr>
        <w:t>43</w:t>
      </w:r>
      <w:r w:rsidR="00B13AC5"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B13AC5" w:rsidRPr="00BA1179">
        <w:t xml:space="preserve">( </w:t>
      </w:r>
      <w:r w:rsidR="00B13AC5">
        <w:rPr>
          <w:noProof/>
        </w:rPr>
        <w:t>42</w:t>
      </w:r>
      <w:r w:rsidR="00B13AC5" w:rsidRPr="00BA1179">
        <w:t xml:space="preserve"> )</w:t>
      </w:r>
      <w:r w:rsidRPr="00BA1179">
        <w:fldChar w:fldCharType="end"/>
      </w:r>
      <w:r w:rsidRPr="00BA1179">
        <w:t xml:space="preserve">, the persistence prior carried from the previous step, and the effective activation that the decision rules consume. The gate γ is the observation confidence of </w:t>
      </w:r>
      <w:r w:rsidRPr="00BA1179">
        <w:fldChar w:fldCharType="begin"/>
      </w:r>
      <w:r w:rsidRPr="00BA1179">
        <w:instrText xml:space="preserve"> REF _RefEqB4202 \h </w:instrText>
      </w:r>
      <w:r w:rsidRPr="00BA1179">
        <w:fldChar w:fldCharType="separate"/>
      </w:r>
      <w:r w:rsidR="00B13AC5" w:rsidRPr="00BA1179">
        <w:t xml:space="preserve">( </w:t>
      </w:r>
      <w:r w:rsidR="00B13AC5">
        <w:rPr>
          <w:noProof/>
        </w:rPr>
        <w:t>38</w:t>
      </w:r>
      <w:r w:rsidR="00B13AC5"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4B6CF74A"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B13AC5" w:rsidRPr="00BA1179">
        <w:t xml:space="preserve">Figure </w:t>
      </w:r>
      <w:r w:rsidR="00B13AC5">
        <w:rPr>
          <w:noProof/>
        </w:rPr>
        <w:t>4</w:t>
      </w:r>
      <w:r w:rsidR="00B13AC5" w:rsidRPr="00BA1179">
        <w:t>.</w:t>
      </w:r>
      <w:r w:rsidR="00B13AC5">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xml:space="preserve">, and the transition between trust and caution is linear, with no threshold to tune. The plot (b) shows the temporal role of </w:t>
      </w:r>
      <w:r w:rsidRPr="00BA1179">
        <w:lastRenderedPageBreak/>
        <w:t xml:space="preserve">the prior: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3936C03C" w:rsidR="000E1725" w:rsidRPr="00BA1179" w:rsidRDefault="00000000" w:rsidP="00F47126">
      <w:pPr>
        <w:pStyle w:val="ParText"/>
        <w:jc w:val="center"/>
      </w:pPr>
      <w:r w:rsidRPr="00BA1179">
        <w:rPr>
          <w:noProof/>
        </w:rPr>
        <w:drawing>
          <wp:inline distT="0" distB="0" distL="0" distR="0" wp14:anchorId="5F81232B" wp14:editId="2C94EA02">
            <wp:extent cx="3105718" cy="3650673"/>
            <wp:effectExtent l="0" t="0" r="0" b="0"/>
            <wp:docPr id="109284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18841" cy="3666099"/>
                    </a:xfrm>
                    <a:prstGeom prst="rect">
                      <a:avLst/>
                    </a:prstGeom>
                    <a:noFill/>
                  </pic:spPr>
                </pic:pic>
              </a:graphicData>
            </a:graphic>
          </wp:inline>
        </w:drawing>
      </w:r>
    </w:p>
    <w:p w14:paraId="0802D649" w14:textId="5F559824" w:rsidR="000E1725" w:rsidRPr="00BA1179" w:rsidRDefault="00000000" w:rsidP="00C64FAF">
      <w:pPr>
        <w:pStyle w:val="Caption"/>
      </w:pPr>
      <w:bookmarkStart w:id="249" w:name="_RefFigL3gate"/>
      <w:bookmarkStart w:id="250" w:name="_Toc235058097"/>
      <w:r w:rsidRPr="00BA1179">
        <w:t xml:space="preserve">Figure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4</w:t>
      </w:r>
      <w:r w:rsidRPr="00BA1179">
        <w:fldChar w:fldCharType="end"/>
      </w:r>
      <w:bookmarkEnd w:id="249"/>
      <w:r w:rsidRPr="00BA1179">
        <w:t xml:space="preserve"> Confidence gating: Blend between observation and prior (a) and persistence decay under observation dropout (b)</w:t>
      </w:r>
      <w:bookmarkEnd w:id="250"/>
    </w:p>
    <w:p w14:paraId="47AC4EDE" w14:textId="06331D21" w:rsidR="000E1725" w:rsidRPr="00BA1179" w:rsidRDefault="00000000">
      <w:pPr>
        <w:pStyle w:val="Heading2"/>
      </w:pPr>
      <w:bookmarkStart w:id="251" w:name="_Toc235058045"/>
      <w:r w:rsidRPr="00BA1179">
        <w:t>Layer 4: Decision Generation and Coordination</w:t>
      </w:r>
      <w:bookmarkEnd w:id="251"/>
    </w:p>
    <w:p w14:paraId="5E510001" w14:textId="3444D1F9"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B13AC5" w:rsidRPr="00BA1179">
        <w:t xml:space="preserve">Table </w:t>
      </w:r>
      <w:r w:rsidR="00B13AC5">
        <w:rPr>
          <w:noProof/>
        </w:rPr>
        <w:t>2</w:t>
      </w:r>
      <w:r w:rsidR="00B13AC5" w:rsidRPr="00BA1179">
        <w:t>.</w:t>
      </w:r>
      <w:r w:rsidR="00B13AC5">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B13AC5" w:rsidRPr="00BA1179">
        <w:t xml:space="preserve">Table </w:t>
      </w:r>
      <w:r w:rsidR="00B13AC5">
        <w:rPr>
          <w:noProof/>
        </w:rPr>
        <w:t>2</w:t>
      </w:r>
      <w:r w:rsidR="00B13AC5" w:rsidRPr="00BA1179">
        <w:t>.</w:t>
      </w:r>
      <w:r w:rsidR="00B13AC5">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2AFDE000" w14:textId="63CB57BD" w:rsidR="000E1725" w:rsidRPr="00BA1179" w:rsidRDefault="00000000">
      <w:pPr>
        <w:pStyle w:val="ParText"/>
      </w:pPr>
      <w:r w:rsidRPr="00BA1179">
        <w:rPr>
          <w:noProof/>
        </w:rPr>
        <w:drawing>
          <wp:inline distT="0" distB="0" distL="0" distR="0" wp14:anchorId="0AF1D4D7" wp14:editId="34DAF1C4">
            <wp:extent cx="5115026" cy="4846320"/>
            <wp:effectExtent l="0" t="0" r="0" b="0"/>
            <wp:docPr id="6509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15026" cy="4846320"/>
                    </a:xfrm>
                    <a:prstGeom prst="rect">
                      <a:avLst/>
                    </a:prstGeom>
                    <a:noFill/>
                  </pic:spPr>
                </pic:pic>
              </a:graphicData>
            </a:graphic>
          </wp:inline>
        </w:drawing>
      </w:r>
    </w:p>
    <w:p w14:paraId="7D79AF31" w14:textId="20144B79" w:rsidR="000E1725" w:rsidRPr="00BA1179" w:rsidRDefault="00000000" w:rsidP="00350FEB">
      <w:pPr>
        <w:pStyle w:val="ParText"/>
      </w:pPr>
      <w:bookmarkStart w:id="252" w:name="_RefFig43"/>
      <w:bookmarkStart w:id="253" w:name="_Toc235058098"/>
      <w:r w:rsidRPr="00BA1179">
        <w:t xml:space="preserve">Figure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13AC5">
        <w:rPr>
          <w:noProof/>
        </w:rPr>
        <w:t>5</w:t>
      </w:r>
      <w:r w:rsidRPr="00BA1179">
        <w:fldChar w:fldCharType="end"/>
      </w:r>
      <w:bookmarkEnd w:id="252"/>
      <w:r w:rsidRPr="00BA1179">
        <w:t xml:space="preserve"> Layer 4 decision and adaptation flow</w:t>
      </w:r>
      <w:bookmarkEnd w:id="253"/>
    </w:p>
    <w:p w14:paraId="5E510002" w14:textId="4D83B5C5"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B13AC5" w:rsidRPr="00BA1179">
        <w:t xml:space="preserve">Figure </w:t>
      </w:r>
      <w:r w:rsidR="00B13AC5">
        <w:rPr>
          <w:noProof/>
        </w:rPr>
        <w:t>4</w:t>
      </w:r>
      <w:r w:rsidR="00B13AC5" w:rsidRPr="00BA1179">
        <w:t>.</w:t>
      </w:r>
      <w:r w:rsidR="00B13AC5">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xml:space="preserve">. Nothing else crosses the boundary: the layer never reads the physical state directly and never writes to it. </w:t>
      </w:r>
    </w:p>
    <w:p w14:paraId="464491F1" w14:textId="682F013E" w:rsidR="000E1725" w:rsidRPr="00BA1179" w:rsidRDefault="00000000">
      <w:pPr>
        <w:pStyle w:val="ParText"/>
      </w:pPr>
      <w:r w:rsidRPr="00BA1179">
        <w:rPr>
          <w:b/>
          <w:bCs/>
        </w:rPr>
        <w:lastRenderedPageBreak/>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The base is deliberately sparse and evolving: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B13AC5">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654361FD" w14:textId="5E18AAA5" w:rsidR="000E1725" w:rsidRPr="00BA1179" w:rsidRDefault="00000000">
      <w:pPr>
        <w:pStyle w:val="ParText"/>
      </w:pPr>
      <w:r w:rsidRPr="00BA1179">
        <w:lastRenderedPageBreak/>
        <w:t xml:space="preserve">A failed cost test hands the cycle to the RL controller, which invokes exactly one stage per cycle, selected from three. </w:t>
      </w:r>
      <w:r w:rsidRPr="00BA1179">
        <w:rPr>
          <w:b/>
          <w:bCs/>
        </w:rPr>
        <w:t xml:space="preserve">The first stage is evFIS membership modification, </w:t>
      </w:r>
      <w:r w:rsidRPr="00BA1179">
        <w:t xml:space="preserve">which shifts the trapezoidal parameters (a, b, c, d) of the active terms together with the rule consequents. </w:t>
      </w:r>
      <w:r w:rsidRPr="00BA1179">
        <w:rPr>
          <w:b/>
          <w:bCs/>
        </w:rPr>
        <w:t>The second grows the rule base</w:t>
      </w:r>
      <w:r w:rsidRPr="00BA1179">
        <w:t xml:space="preserve">: it writes a rule on an antecedent combination that no rule covers and, where a covered combination is linguistically ambiguous, it inserts a narrow term to separate the two situations that share the combination. </w:t>
      </w:r>
      <w:r w:rsidRPr="00BA1179">
        <w:rPr>
          <w:b/>
          <w:bCs/>
        </w:rPr>
        <w:t>The third is the generative proposal</w:t>
      </w:r>
      <w:r w:rsidRPr="00BA1179">
        <w:t xml:space="preserve">, in which a language model drafts one new rule in the framework's own vocabulary of concepts, terms and admissible interventions. The 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7FEB275C" w:rsidR="000E1725" w:rsidRPr="00BA1179" w:rsidRDefault="00000000">
      <w:pPr>
        <w:pStyle w:val="ParText"/>
      </w:pPr>
      <w:r w:rsidRPr="00BA1179">
        <w:rPr>
          <w:b/>
          <w:bCs/>
        </w:rPr>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Only a rule that clears all four gates is admitted, with its provenance, into the base of Appendix </w:t>
      </w:r>
      <w:r w:rsidRPr="00BA1179">
        <w:fldChar w:fldCharType="begin"/>
      </w:r>
      <w:r w:rsidRPr="00BA1179">
        <w:instrText xml:space="preserve"> REF _RefAppE1 \r \h </w:instrText>
      </w:r>
      <w:r w:rsidRPr="00BA1179">
        <w:fldChar w:fldCharType="separate"/>
      </w:r>
      <w:r w:rsidR="00B13AC5">
        <w:t>E</w:t>
      </w:r>
      <w:r w:rsidRPr="00BA1179">
        <w:fldChar w:fldCharType="end"/>
      </w:r>
      <w:r w:rsidRPr="00BA1179">
        <w:t>.</w:t>
      </w:r>
    </w:p>
    <w:p w14:paraId="27F07651" w14:textId="2B6FCF6F"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 the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35B812B9" w:rsidR="000E1725" w:rsidRPr="00BA1179" w:rsidRDefault="00000000">
      <w:pPr>
        <w:pStyle w:val="ParText"/>
      </w:pPr>
      <w:r w:rsidRPr="00BA1179">
        <w:lastRenderedPageBreak/>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Because wetting and line construction take effect thirty to sixty minutes ahead, this comparison is always re-run over a lookahead of at least forty-five minutes,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54" w:name="_Toc235058046"/>
      <w:r w:rsidRPr="00BA1179">
        <w:t>Rule Base and Candidate Intervention</w:t>
      </w:r>
      <w:bookmarkEnd w:id="254"/>
    </w:p>
    <w:p w14:paraId="2EBE5B9C" w14:textId="3A904A82"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B13AC5" w:rsidRPr="00BA1179">
        <w:t xml:space="preserve">( </w:t>
      </w:r>
      <w:r w:rsidR="00B13AC5">
        <w:rPr>
          <w:noProof/>
        </w:rPr>
        <w:t>44</w:t>
      </w:r>
      <w:r w:rsidR="00B13AC5"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52A1A402" w:rsidR="000E1725" w:rsidRPr="00BA1179" w:rsidRDefault="00000000" w:rsidP="000310BC">
            <w:pPr>
              <w:jc w:val="right"/>
            </w:pPr>
            <w:bookmarkStart w:id="255" w:name="_RefEqB4501"/>
            <w:r w:rsidRPr="00BA1179">
              <w:t xml:space="preserve">( </w:t>
            </w:r>
            <w:r w:rsidRPr="00BA1179">
              <w:fldChar w:fldCharType="begin"/>
            </w:r>
            <w:r w:rsidRPr="00BA1179">
              <w:instrText xml:space="preserve"> SEQ ( \* ARABIC </w:instrText>
            </w:r>
            <w:r w:rsidRPr="00BA1179">
              <w:fldChar w:fldCharType="separate"/>
            </w:r>
            <w:r w:rsidR="00B13AC5">
              <w:rPr>
                <w:noProof/>
              </w:rPr>
              <w:t>44</w:t>
            </w:r>
            <w:r w:rsidRPr="00BA1179">
              <w:fldChar w:fldCharType="end"/>
            </w:r>
            <w:r w:rsidRPr="00BA1179">
              <w:t xml:space="preserve"> )</w:t>
            </w:r>
            <w:bookmarkEnd w:id="255"/>
          </w:p>
        </w:tc>
      </w:tr>
    </w:tbl>
    <w:p w14:paraId="4A6CAC80" w14:textId="0616E3EF"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B13AC5" w:rsidRPr="00BA1179">
        <w:t xml:space="preserve">( </w:t>
      </w:r>
      <w:r w:rsidR="00B13AC5">
        <w:rPr>
          <w:noProof/>
        </w:rPr>
        <w:t>44</w:t>
      </w:r>
      <w:r w:rsidR="00B13AC5"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0EBEDF71" w:rsidR="000E1725" w:rsidRPr="00BA1179" w:rsidRDefault="00000000" w:rsidP="00E416C3">
      <w:pPr>
        <w:pStyle w:val="ParText"/>
      </w:pPr>
      <w:r w:rsidRPr="00BA1179">
        <w:lastRenderedPageBreak/>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B13AC5" w:rsidRPr="00BA1179">
        <w:t xml:space="preserve">( </w:t>
      </w:r>
      <w:r w:rsidR="00B13AC5">
        <w:rPr>
          <w:noProof/>
        </w:rPr>
        <w:t>45</w:t>
      </w:r>
      <w:r w:rsidR="00B13AC5"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5A712952" w:rsidR="000E1725" w:rsidRPr="00BA1179" w:rsidRDefault="00000000" w:rsidP="000310BC">
            <w:pPr>
              <w:jc w:val="right"/>
            </w:pPr>
            <w:bookmarkStart w:id="256" w:name="_Ref234769029"/>
            <w:bookmarkStart w:id="257" w:name="_RefEqB4502"/>
            <w:r w:rsidRPr="00BA1179">
              <w:t xml:space="preserve">( </w:t>
            </w:r>
            <w:r w:rsidRPr="00BA1179">
              <w:fldChar w:fldCharType="begin"/>
            </w:r>
            <w:r w:rsidRPr="00BA1179">
              <w:instrText xml:space="preserve"> SEQ ( \* ARABIC </w:instrText>
            </w:r>
            <w:r w:rsidRPr="00BA1179">
              <w:fldChar w:fldCharType="separate"/>
            </w:r>
            <w:r w:rsidR="00B13AC5">
              <w:rPr>
                <w:noProof/>
              </w:rPr>
              <w:t>45</w:t>
            </w:r>
            <w:r w:rsidRPr="00BA1179">
              <w:fldChar w:fldCharType="end"/>
            </w:r>
            <w:r w:rsidRPr="00BA1179">
              <w:t xml:space="preserve"> )</w:t>
            </w:r>
            <w:bookmarkEnd w:id="256"/>
            <w:bookmarkEnd w:id="257"/>
          </w:p>
        </w:tc>
      </w:tr>
    </w:tbl>
    <w:p w14:paraId="7C8B17DA" w14:textId="23F23449"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B13AC5" w:rsidRPr="00BA1179">
        <w:t xml:space="preserve">( </w:t>
      </w:r>
      <w:r w:rsidR="00B13AC5">
        <w:rPr>
          <w:noProof/>
        </w:rPr>
        <w:t>46</w:t>
      </w:r>
      <w:r w:rsidR="00B13AC5"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8111D7C" w:rsidR="000E1725" w:rsidRPr="00BA1179" w:rsidRDefault="00000000" w:rsidP="000310BC">
            <w:pPr>
              <w:jc w:val="right"/>
            </w:pPr>
            <w:bookmarkStart w:id="258" w:name="_Ref234768948"/>
            <w:r w:rsidRPr="00BA1179">
              <w:t xml:space="preserve">( </w:t>
            </w:r>
            <w:r w:rsidRPr="00BA1179">
              <w:fldChar w:fldCharType="begin"/>
            </w:r>
            <w:r w:rsidRPr="00BA1179">
              <w:instrText xml:space="preserve"> SEQ ( \* ARABIC </w:instrText>
            </w:r>
            <w:r w:rsidRPr="00BA1179">
              <w:fldChar w:fldCharType="separate"/>
            </w:r>
            <w:r w:rsidR="00B13AC5">
              <w:rPr>
                <w:noProof/>
              </w:rPr>
              <w:t>46</w:t>
            </w:r>
            <w:r w:rsidRPr="00BA1179">
              <w:fldChar w:fldCharType="end"/>
            </w:r>
            <w:r w:rsidRPr="00BA1179">
              <w:t xml:space="preserve"> )</w:t>
            </w:r>
            <w:bookmarkEnd w:id="258"/>
          </w:p>
        </w:tc>
      </w:tr>
    </w:tbl>
    <w:p w14:paraId="3E5DDAAC" w14:textId="28D714B7"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 the layer falls back to the watchful posture and adaptation is triggered.</w:t>
      </w:r>
    </w:p>
    <w:p w14:paraId="7984AF24" w14:textId="4127E9AA"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B13AC5" w:rsidRPr="00BA1179">
        <w:t xml:space="preserve">( </w:t>
      </w:r>
      <w:r w:rsidR="00B13AC5">
        <w:rPr>
          <w:noProof/>
        </w:rPr>
        <w:t>46</w:t>
      </w:r>
      <w:r w:rsidR="00B13AC5"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B13AC5" w:rsidRPr="00BA1179">
        <w:t xml:space="preserve">( </w:t>
      </w:r>
      <w:r w:rsidR="00B13AC5">
        <w:rPr>
          <w:noProof/>
        </w:rPr>
        <w:t>47</w:t>
      </w:r>
      <w:r w:rsidR="00B13AC5"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4DA8E345" w:rsidR="000E1725" w:rsidRPr="00BA1179" w:rsidRDefault="00000000" w:rsidP="000310BC">
            <w:pPr>
              <w:jc w:val="right"/>
            </w:pPr>
            <w:bookmarkStart w:id="259" w:name="_Ref234769001"/>
            <w:bookmarkStart w:id="260" w:name="_RefEqB5202"/>
            <w:r w:rsidRPr="00BA1179">
              <w:t xml:space="preserve">( </w:t>
            </w:r>
            <w:r w:rsidRPr="00BA1179">
              <w:fldChar w:fldCharType="begin"/>
            </w:r>
            <w:r w:rsidRPr="00BA1179">
              <w:instrText xml:space="preserve"> SEQ ( \* ARABIC </w:instrText>
            </w:r>
            <w:r w:rsidRPr="00BA1179">
              <w:fldChar w:fldCharType="separate"/>
            </w:r>
            <w:r w:rsidR="00B13AC5">
              <w:rPr>
                <w:noProof/>
              </w:rPr>
              <w:t>47</w:t>
            </w:r>
            <w:r w:rsidRPr="00BA1179">
              <w:fldChar w:fldCharType="end"/>
            </w:r>
            <w:r w:rsidRPr="00BA1179">
              <w:t xml:space="preserve"> )</w:t>
            </w:r>
            <w:bookmarkEnd w:id="259"/>
            <w:bookmarkEnd w:id="260"/>
          </w:p>
        </w:tc>
      </w:tr>
    </w:tbl>
    <w:p w14:paraId="6122C6A0" w14:textId="48525F6E"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B13AC5" w:rsidRPr="00BA1179">
        <w:t xml:space="preserve">( </w:t>
      </w:r>
      <w:r w:rsidR="00B13AC5">
        <w:rPr>
          <w:noProof/>
        </w:rPr>
        <w:t>45</w:t>
      </w:r>
      <w:r w:rsidR="00B13AC5"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DB26482"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B13AC5" w:rsidRPr="00BA1179">
        <w:t xml:space="preserve">Table </w:t>
      </w:r>
      <w:r w:rsidR="00B13AC5">
        <w:rPr>
          <w:noProof/>
        </w:rPr>
        <w:t>4</w:t>
      </w:r>
      <w:r w:rsidR="00B13AC5" w:rsidRPr="00BA1179">
        <w:t>.</w:t>
      </w:r>
      <w:r w:rsidR="00B13AC5">
        <w:rPr>
          <w:noProof/>
        </w:rPr>
        <w:t>2</w:t>
      </w:r>
      <w:r w:rsidRPr="00BA1179">
        <w:fldChar w:fldCharType="end"/>
      </w:r>
      <w:r w:rsidRPr="00BA1179">
        <w:t xml:space="preserve"> is the argument. A catalogue of 3125 rules cannot be audited from an expert and freezes a 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336FEAE0" w:rsidR="000E1725" w:rsidRPr="00BA1179" w:rsidRDefault="00000000" w:rsidP="00DD04B7">
      <w:pPr>
        <w:pStyle w:val="Caption"/>
        <w:keepNext/>
      </w:pPr>
      <w:bookmarkStart w:id="261" w:name="_Ref234770844"/>
      <w:bookmarkStart w:id="262" w:name="_Toc235058079"/>
      <w:r w:rsidRPr="00BA1179">
        <w:t xml:space="preserve">Table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2</w:t>
      </w:r>
      <w:r w:rsidRPr="00BA1179">
        <w:fldChar w:fldCharType="end"/>
      </w:r>
      <w:bookmarkEnd w:id="261"/>
      <w:r w:rsidRPr="00BA1179">
        <w:t xml:space="preserve"> Full enumeration versus the sparse evolving base</w:t>
      </w:r>
      <w:bookmarkEnd w:id="262"/>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elicited from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Tens of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Exhaustive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04B8E484" w14:textId="58DEDD01" w:rsidR="000E1725" w:rsidRPr="00BA1179" w:rsidRDefault="00000000" w:rsidP="00DD04B7">
      <w:pPr>
        <w:pStyle w:val="ParText"/>
      </w:pPr>
      <w:r w:rsidRPr="00BA1179">
        <w:lastRenderedPageBreak/>
        <w:t xml:space="preserve">Table 4.3 states how each concept has a primary family that answers its operational question and a set of secondary families that it modulates. </w:t>
      </w:r>
    </w:p>
    <w:p w14:paraId="44235DF7" w14:textId="2A87728C" w:rsidR="000E1725" w:rsidRPr="00BA1179" w:rsidRDefault="00000000" w:rsidP="00DD04B7">
      <w:pPr>
        <w:pStyle w:val="Caption"/>
        <w:keepNext/>
      </w:pPr>
      <w:bookmarkStart w:id="263" w:name="_Toc235058080"/>
      <w:r w:rsidRPr="00BA1179">
        <w:t xml:space="preserve">Table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3</w:t>
      </w:r>
      <w:r w:rsidRPr="00BA1179">
        <w:fldChar w:fldCharType="end"/>
      </w:r>
      <w:r w:rsidRPr="00BA1179">
        <w:t xml:space="preserve"> Designated mapping between decision concepts and intervention types</w:t>
      </w:r>
      <w:bookmarkEnd w:id="263"/>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DD0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AE23389"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t xml:space="preserve">Gatekeeper: high feasibility commands resource deployment toward the front, while low feasibility caps suppression effort and shifts intensity toward containment line and evacuation. </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(tempo and preemption)</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03128D10" w14:textId="6A94EB6B" w:rsidR="000E1725" w:rsidRPr="00BA1179" w:rsidRDefault="00000000" w:rsidP="00DD04B7">
      <w:pPr>
        <w:pStyle w:val="ParText"/>
      </w:pPr>
      <w:r w:rsidRPr="00BA1179">
        <w:t xml:space="preserve">The seed base is documented in Appendix </w:t>
      </w:r>
      <w:r w:rsidRPr="00BA1179">
        <w:fldChar w:fldCharType="begin"/>
      </w:r>
      <w:r w:rsidRPr="00BA1179">
        <w:instrText xml:space="preserve"> REF _RefAppE1 \r \h </w:instrText>
      </w:r>
      <w:r w:rsidRPr="00BA1179">
        <w:fldChar w:fldCharType="separate"/>
      </w:r>
      <w:r w:rsidR="00B13AC5">
        <w:t>E</w:t>
      </w:r>
      <w:r w:rsidRPr="00BA1179">
        <w:fldChar w:fldCharType="end"/>
      </w:r>
      <w:r w:rsidRPr="00BA1179">
        <w:t xml:space="preserve">, which lists the seed rules with their operational regime and their provenance, so that adaptation-born rules remain distinguishable from expert doctrine. A run may start from three profiles of that base.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bookmarkStart w:id="264" w:name="_Toc235058047"/>
      <w:r w:rsidRPr="00BA1179">
        <w:lastRenderedPageBreak/>
        <w:t>Cost, Quality, and the Satisficing Test</w:t>
      </w:r>
      <w:bookmarkEnd w:id="264"/>
    </w:p>
    <w:p w14:paraId="7CC7DCAD" w14:textId="13CF68B5"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B13AC5" w:rsidRPr="00BA1179">
        <w:t xml:space="preserve">Figure </w:t>
      </w:r>
      <w:r w:rsidR="00B13AC5">
        <w:rPr>
          <w:noProof/>
        </w:rPr>
        <w:t>4</w:t>
      </w:r>
      <w:r w:rsidR="00B13AC5" w:rsidRPr="00BA1179">
        <w:t>.</w:t>
      </w:r>
      <w:r w:rsidR="00B13AC5">
        <w:rPr>
          <w:noProof/>
        </w:rPr>
        <w:t>5</w:t>
      </w:r>
      <w:r w:rsidRPr="00BA1179">
        <w:fldChar w:fldCharType="end"/>
      </w:r>
      <w:r w:rsidRPr="00BA1179">
        <w:t>.</w:t>
      </w:r>
    </w:p>
    <w:p w14:paraId="42392480" w14:textId="21E609D4" w:rsidR="000E1725" w:rsidRPr="00BA1179" w:rsidRDefault="00000000" w:rsidP="00653E64">
      <w:pPr>
        <w:pStyle w:val="Heading4"/>
      </w:pPr>
      <w:r w:rsidRPr="00BA1179">
        <w:t>Cost of an Intervention</w:t>
      </w:r>
    </w:p>
    <w:p w14:paraId="5E51000A" w14:textId="63A6AB3E"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B13AC5" w:rsidRPr="00BA1179">
        <w:t xml:space="preserve">( </w:t>
      </w:r>
      <w:r w:rsidR="00B13AC5">
        <w:rPr>
          <w:noProof/>
        </w:rPr>
        <w:t>48</w:t>
      </w:r>
      <w:r w:rsidR="00B13AC5"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789"/>
        <w:gridCol w:w="810"/>
      </w:tblGrid>
      <w:tr w:rsidR="00217F4E" w:rsidRPr="00BA1179" w14:paraId="5E510012" w14:textId="77777777" w:rsidTr="009D0DA0">
        <w:trPr>
          <w:trHeight w:val="567"/>
        </w:trPr>
        <w:tc>
          <w:tcPr>
            <w:tcW w:w="4497" w:type="pct"/>
            <w:gridSpan w:val="2"/>
            <w:vAlign w:val="center"/>
          </w:tcPr>
          <w:p w14:paraId="5E510010" w14:textId="2AB267DB" w:rsidR="000E1725" w:rsidRPr="00BA1179" w:rsidRDefault="00000000" w:rsidP="006601CA">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Merge w:val="restart"/>
            <w:vAlign w:val="center"/>
          </w:tcPr>
          <w:p w14:paraId="5E510011" w14:textId="5FBA8119" w:rsidR="000E1725" w:rsidRPr="00BA1179" w:rsidRDefault="00000000" w:rsidP="006601CA">
            <w:pPr>
              <w:pStyle w:val="TableText"/>
            </w:pPr>
            <w:bookmarkStart w:id="265" w:name="_RefEqJcomp"/>
            <w:r w:rsidRPr="00BA1179">
              <w:t xml:space="preserve">( </w:t>
            </w:r>
            <w:r w:rsidRPr="00BA1179">
              <w:fldChar w:fldCharType="begin"/>
            </w:r>
            <w:r w:rsidRPr="00BA1179">
              <w:instrText xml:space="preserve"> SEQ ( \* ARABIC </w:instrText>
            </w:r>
            <w:r w:rsidRPr="00BA1179">
              <w:fldChar w:fldCharType="separate"/>
            </w:r>
            <w:r w:rsidR="00B13AC5">
              <w:rPr>
                <w:noProof/>
              </w:rPr>
              <w:t>48</w:t>
            </w:r>
            <w:r w:rsidRPr="00BA1179">
              <w:fldChar w:fldCharType="end"/>
            </w:r>
            <w:r w:rsidRPr="00BA1179">
              <w:t xml:space="preserve"> )</w:t>
            </w:r>
            <w:bookmarkEnd w:id="265"/>
          </w:p>
        </w:tc>
      </w:tr>
      <w:tr w:rsidR="00091C56" w:rsidRPr="00BA1179" w14:paraId="1D078AB6" w14:textId="77777777" w:rsidTr="009D0DA0">
        <w:trPr>
          <w:trHeight w:val="567"/>
        </w:trPr>
        <w:tc>
          <w:tcPr>
            <w:tcW w:w="2143" w:type="pct"/>
            <w:vAlign w:val="center"/>
          </w:tcPr>
          <w:p w14:paraId="6039C7DD" w14:textId="4CACEC89" w:rsidR="000E1725" w:rsidRPr="00BA1179" w:rsidRDefault="00000000" w:rsidP="00091C56">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354" w:type="pct"/>
            <w:vAlign w:val="center"/>
          </w:tcPr>
          <w:p w14:paraId="571E563A" w14:textId="0DFA3719" w:rsidR="000E1725" w:rsidRPr="00BA1179" w:rsidRDefault="00000000" w:rsidP="00091C56">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Merge/>
            <w:vAlign w:val="center"/>
          </w:tcPr>
          <w:p w14:paraId="41DED7BF" w14:textId="77777777" w:rsidR="000E1725" w:rsidRPr="00BA1179" w:rsidRDefault="000E1725" w:rsidP="00091C56">
            <w:pPr>
              <w:pStyle w:val="TableText"/>
            </w:pPr>
          </w:p>
        </w:tc>
      </w:tr>
    </w:tbl>
    <w:p w14:paraId="313BBFA0" w14:textId="702BEF7B"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B13AC5" w:rsidRPr="00BA1179">
        <w:t xml:space="preserve">( </w:t>
      </w:r>
      <w:r w:rsidR="00B13AC5">
        <w:rPr>
          <w:noProof/>
        </w:rPr>
        <w:t>48</w:t>
      </w:r>
      <w:r w:rsidR="00B13AC5"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839EBAC"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6F226255" w14:textId="3721A8BD" w:rsidR="000E1725" w:rsidRPr="00BA1179" w:rsidRDefault="00000000" w:rsidP="00393753">
      <w:pPr>
        <w:pStyle w:val="Heading4"/>
      </w:pPr>
      <w:r w:rsidRPr="00BA1179">
        <w:lastRenderedPageBreak/>
        <w:t>Acceptance Tests</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0E42384B" w:rsidR="000E1725" w:rsidRPr="00BA1179" w:rsidRDefault="00000000" w:rsidP="009D0DA0">
            <w:pPr>
              <w:pStyle w:val="ParEq"/>
            </w:pPr>
            <w:bookmarkStart w:id="266" w:name="_RefEqB4503"/>
            <w:r w:rsidRPr="00BA1179">
              <w:t xml:space="preserve">( </w:t>
            </w:r>
            <w:r w:rsidRPr="00BA1179">
              <w:fldChar w:fldCharType="begin"/>
            </w:r>
            <w:r w:rsidRPr="00BA1179">
              <w:instrText xml:space="preserve"> SEQ ( \* ARABIC </w:instrText>
            </w:r>
            <w:r w:rsidRPr="00BA1179">
              <w:fldChar w:fldCharType="separate"/>
            </w:r>
            <w:r w:rsidR="00B13AC5">
              <w:rPr>
                <w:noProof/>
              </w:rPr>
              <w:t>49</w:t>
            </w:r>
            <w:r w:rsidRPr="00BA1179">
              <w:fldChar w:fldCharType="end"/>
            </w:r>
            <w:r w:rsidRPr="00BA1179">
              <w:t xml:space="preserve"> )</w:t>
            </w:r>
            <w:bookmarkEnd w:id="266"/>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4949A40F"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B13AC5" w:rsidRPr="00BA1179">
        <w:t xml:space="preserve">( </w:t>
      </w:r>
      <w:r w:rsidR="00B13AC5">
        <w:rPr>
          <w:noProof/>
        </w:rPr>
        <w:t>50</w:t>
      </w:r>
      <w:r w:rsidR="00B13AC5"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55D15612" w:rsidR="000E1725" w:rsidRPr="00BA1179" w:rsidRDefault="00000000" w:rsidP="009D0DA0">
            <w:pPr>
              <w:pStyle w:val="ParEq"/>
            </w:pPr>
            <w:bookmarkStart w:id="267" w:name="_RefEqB4504"/>
            <w:r w:rsidRPr="00BA1179">
              <w:t xml:space="preserve">( </w:t>
            </w:r>
            <w:r w:rsidRPr="00BA1179">
              <w:fldChar w:fldCharType="begin"/>
            </w:r>
            <w:r w:rsidRPr="00BA1179">
              <w:instrText xml:space="preserve"> SEQ ( \* ARABIC </w:instrText>
            </w:r>
            <w:r w:rsidRPr="00BA1179">
              <w:fldChar w:fldCharType="separate"/>
            </w:r>
            <w:r w:rsidR="00B13AC5">
              <w:rPr>
                <w:noProof/>
              </w:rPr>
              <w:t>50</w:t>
            </w:r>
            <w:r w:rsidRPr="00BA1179">
              <w:fldChar w:fldCharType="end"/>
            </w:r>
            <w:r w:rsidRPr="00BA1179">
              <w:t xml:space="preserve"> )</w:t>
            </w:r>
            <w:bookmarkEnd w:id="267"/>
          </w:p>
        </w:tc>
      </w:tr>
    </w:tbl>
    <w:p w14:paraId="41B46DA8" w14:textId="73D72ACC"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B13AC5" w:rsidRPr="00BA1179">
        <w:t xml:space="preserve">( </w:t>
      </w:r>
      <w:r w:rsidR="00B13AC5">
        <w:rPr>
          <w:noProof/>
        </w:rPr>
        <w:t>50</w:t>
      </w:r>
      <w:r w:rsidR="00B13AC5" w:rsidRPr="00BA1179">
        <w:t xml:space="preserve"> )</w:t>
      </w:r>
      <w:r w:rsidRPr="00BA1179">
        <w:fldChar w:fldCharType="end"/>
      </w:r>
      <w:r w:rsidRPr="00BA1179">
        <w:t>.</w:t>
      </w:r>
    </w:p>
    <w:p w14:paraId="733AF36B" w14:textId="2C730656" w:rsidR="000E1725" w:rsidRPr="00BA1179" w:rsidRDefault="00000000" w:rsidP="00DD3275">
      <w:pPr>
        <w:pStyle w:val="ParText"/>
      </w:pPr>
      <w:bookmarkStart w:id="268" w:name="_Ref234778091"/>
      <w:r w:rsidRPr="00BA1179">
        <w:t xml:space="preserve">The measure is symmetric by design. A candidate that suppresses heavily while the fire threat is low is penalized as much as one that ignores a high evacuation pressure, even though only the second failure would raise the cost within the horizon. This is why quality is kept separate from cost: it detects a misdirected response before its consequences appear. The two tests, their constants and the consequence of failing each are collected in </w:t>
      </w:r>
      <w:r w:rsidRPr="00BA1179">
        <w:fldChar w:fldCharType="begin"/>
      </w:r>
      <w:r w:rsidRPr="00BA1179">
        <w:instrText xml:space="preserve"> REF _Ref234778593 \h </w:instrText>
      </w:r>
      <w:r w:rsidRPr="00BA1179">
        <w:fldChar w:fldCharType="separate"/>
      </w:r>
      <w:r w:rsidR="00B13AC5" w:rsidRPr="00BA1179">
        <w:t xml:space="preserve">Table </w:t>
      </w:r>
      <w:r w:rsidR="00B13AC5">
        <w:rPr>
          <w:noProof/>
        </w:rPr>
        <w:t>4</w:t>
      </w:r>
      <w:r w:rsidR="00B13AC5" w:rsidRPr="00BA1179">
        <w:t>.</w:t>
      </w:r>
      <w:r w:rsidR="00B13AC5">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6661E3AD" w:rsidR="000E1725" w:rsidRPr="00BA1179" w:rsidRDefault="00000000" w:rsidP="006C6E7A">
      <w:pPr>
        <w:pStyle w:val="Caption"/>
        <w:keepNext/>
      </w:pPr>
      <w:bookmarkStart w:id="269" w:name="_Ref234778593"/>
      <w:bookmarkStart w:id="270" w:name="_Toc235058081"/>
      <w:r w:rsidRPr="00BA1179">
        <w:t xml:space="preserve">Table </w:t>
      </w:r>
      <w:r w:rsidRPr="00BA1179">
        <w:fldChar w:fldCharType="begin"/>
      </w:r>
      <w:r w:rsidRPr="00BA1179">
        <w:instrText xml:space="preserve"> STYLEREF 1 \s </w:instrText>
      </w:r>
      <w:r w:rsidRPr="00BA1179">
        <w:fldChar w:fldCharType="separate"/>
      </w:r>
      <w:r w:rsidR="00B13AC5">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13AC5">
        <w:rPr>
          <w:noProof/>
        </w:rPr>
        <w:t>4</w:t>
      </w:r>
      <w:r w:rsidRPr="00BA1179">
        <w:fldChar w:fldCharType="end"/>
      </w:r>
      <w:bookmarkEnd w:id="268"/>
      <w:bookmarkEnd w:id="269"/>
      <w:r w:rsidRPr="00BA1179">
        <w:t xml:space="preserve"> The two acceptance tests and the consequence of failure.</w:t>
      </w:r>
      <w:bookmarkEnd w:id="270"/>
    </w:p>
    <w:tbl>
      <w:tblPr>
        <w:tblStyle w:val="PlainTable2"/>
        <w:tblW w:w="5000" w:type="pct"/>
        <w:tblLook w:val="04A0" w:firstRow="1" w:lastRow="0" w:firstColumn="1" w:lastColumn="0" w:noHBand="0" w:noVBand="1"/>
      </w:tblPr>
      <w:tblGrid>
        <w:gridCol w:w="1134"/>
        <w:gridCol w:w="4299"/>
        <w:gridCol w:w="2614"/>
      </w:tblGrid>
      <w:tr w:rsidR="00540A82" w:rsidRPr="00BA1179" w14:paraId="24EA60DC" w14:textId="77777777" w:rsidTr="008A6C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5" w:type="pct"/>
          </w:tcPr>
          <w:p w14:paraId="07D1E1C4" w14:textId="77777777" w:rsidR="000E1725" w:rsidRPr="00BA1179" w:rsidRDefault="00000000" w:rsidP="000310BC">
            <w:r w:rsidRPr="00BA1179">
              <w:t>Test</w:t>
            </w:r>
          </w:p>
        </w:tc>
        <w:tc>
          <w:tcPr>
            <w:tcW w:w="2671"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8A6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5" w:type="pct"/>
          </w:tcPr>
          <w:p w14:paraId="4E928BFF" w14:textId="0CA2EDC2" w:rsidR="000E1725" w:rsidRPr="00BA1179" w:rsidRDefault="00000000" w:rsidP="000310BC">
            <w:pPr>
              <w:rPr>
                <w:b w:val="0"/>
                <w:bCs w:val="0"/>
              </w:rPr>
            </w:pPr>
            <w:r w:rsidRPr="00BA1179">
              <w:t xml:space="preserve">Cost </w:t>
            </w:r>
          </w:p>
        </w:tc>
        <w:tc>
          <w:tcPr>
            <w:tcW w:w="2671"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8A6C81">
        <w:tc>
          <w:tcPr>
            <w:cnfStyle w:val="001000000000" w:firstRow="0" w:lastRow="0" w:firstColumn="1" w:lastColumn="0" w:oddVBand="0" w:evenVBand="0" w:oddHBand="0" w:evenHBand="0" w:firstRowFirstColumn="0" w:firstRowLastColumn="0" w:lastRowFirstColumn="0" w:lastRowLastColumn="0"/>
            <w:tcW w:w="705" w:type="pct"/>
          </w:tcPr>
          <w:p w14:paraId="21EC01B0" w14:textId="77777777" w:rsidR="000E1725" w:rsidRPr="00BA1179" w:rsidRDefault="00000000" w:rsidP="000310BC">
            <w:r w:rsidRPr="00BA1179">
              <w:t>Quality</w:t>
            </w:r>
          </w:p>
        </w:tc>
        <w:tc>
          <w:tcPr>
            <w:tcW w:w="2671"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1" w:name="OLD_Ref226192387"/>
      <w:bookmarkStart w:id="272" w:name="_Toc235058048"/>
      <w:r w:rsidRPr="00BA1179">
        <w:lastRenderedPageBreak/>
        <w:t>Open Decision Space: Staged Adaptation</w:t>
      </w:r>
      <w:bookmarkEnd w:id="272"/>
    </w:p>
    <w:p w14:paraId="7C54C9A6" w14:textId="1436C9D2"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growth of the rule base into 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of at least forty-five minutes.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B13AC5" w:rsidRPr="00BA1179">
        <w:t xml:space="preserve">( </w:t>
      </w:r>
      <w:r w:rsidR="00B13AC5">
        <w:t>48</w:t>
      </w:r>
      <w:r w:rsidR="00B13AC5"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0F98A891"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so the shadow rollouts do not delay the decision cycle. When a coverage gap appears alone, with no cost deficit and no spread, only the two stages that create rules are allowed. An empty combination has no rule to tune, so a rule must first be made.</w:t>
      </w:r>
    </w:p>
    <w:p w14:paraId="5ADAAC09" w14:textId="77777777" w:rsidR="00EE7190" w:rsidRDefault="00000000">
      <w:pPr>
        <w:pStyle w:val="Heading4"/>
      </w:pPr>
      <w:r w:rsidRPr="00BA1179">
        <w:t>Evolving Fuzzy Adjustment</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 xml:space="preserve">he consequent step </w:t>
      </w:r>
      <w:r>
        <w:lastRenderedPageBreak/>
        <w:t>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25046A47" w:rsidR="009D0DA0" w:rsidRDefault="00526294" w:rsidP="00A806EA">
      <w:r>
        <w:rPr>
          <w:b/>
          <w:bCs/>
        </w:rPr>
        <w:t xml:space="preserve">The </w:t>
      </w:r>
      <w:r w:rsidR="00A806EA">
        <w:rPr>
          <w:b/>
          <w:bCs/>
        </w:rPr>
        <w:t>Consequent step</w:t>
      </w:r>
      <w:r>
        <w:rPr>
          <w:b/>
          <w:bCs/>
        </w:rPr>
        <w:t>:</w:t>
      </w:r>
      <w:r w:rsidR="00A806EA">
        <w:rPr>
          <w:b/>
          <w:bCs/>
        </w:rPr>
        <w:t xml:space="preserve"> </w:t>
      </w:r>
      <w:r w:rsidR="00A806EA">
        <w:t xml:space="preserve">The consequent of a rule is a single number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A806EA">
        <w:t xml:space="preserve">, </w:t>
      </w:r>
      <w:r w:rsidR="00117E9E">
        <w:t xml:space="preserve">which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B13AC5" w:rsidRPr="00BA1179">
        <w:t xml:space="preserve">( </w:t>
      </w:r>
      <w:r w:rsidR="00B13AC5">
        <w:rPr>
          <w:noProof/>
        </w:rPr>
        <w:t>51</w:t>
      </w:r>
      <w:r w:rsidR="00B13AC5"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7C8CB243" w:rsidR="009D0DA0" w:rsidRPr="00BA1179" w:rsidRDefault="009D0DA0" w:rsidP="009D0DA0">
            <w:pPr>
              <w:pStyle w:val="ParEq"/>
            </w:pPr>
            <w:bookmarkStart w:id="273" w:name="_Ref235049901"/>
            <w:r w:rsidRPr="00BA1179">
              <w:t xml:space="preserve">( </w:t>
            </w:r>
            <w:r w:rsidRPr="00BA1179">
              <w:fldChar w:fldCharType="begin"/>
            </w:r>
            <w:r w:rsidRPr="00BA1179">
              <w:instrText xml:space="preserve"> SEQ ( \* ARABIC </w:instrText>
            </w:r>
            <w:r w:rsidRPr="00BA1179">
              <w:fldChar w:fldCharType="separate"/>
            </w:r>
            <w:r w:rsidR="00B13AC5">
              <w:rPr>
                <w:noProof/>
              </w:rPr>
              <w:t>51</w:t>
            </w:r>
            <w:r w:rsidRPr="00BA1179">
              <w:fldChar w:fldCharType="end"/>
            </w:r>
            <w:r w:rsidRPr="00BA1179">
              <w:t xml:space="preserve"> )</w:t>
            </w:r>
            <w:bookmarkEnd w:id="273"/>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2F867E7" w14:textId="77777777" w:rsidR="00A806EA" w:rsidRDefault="00A806EA" w:rsidP="00BA16D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2"/>
        <w:gridCol w:w="955"/>
      </w:tblGrid>
      <w:tr w:rsidR="00C963FE" w:rsidRPr="00BA1179" w14:paraId="55A82C5F" w14:textId="77777777" w:rsidTr="00C85BAD">
        <w:tc>
          <w:tcPr>
            <w:tcW w:w="4406" w:type="pct"/>
            <w:vAlign w:val="center"/>
          </w:tcPr>
          <w:p w14:paraId="1BD7D08B" w14:textId="5290C437" w:rsidR="00C963FE" w:rsidRPr="00C963FE" w:rsidRDefault="00C963FE" w:rsidP="00ED5106">
            <w:pPr>
              <w:jc w:val="center"/>
              <w:rPr>
                <w:rFonts w:ascii="Cambria Math" w:eastAsiaTheme="minorEastAsia" w:hAnsi="Cambria Math"/>
                <w:oMath/>
              </w:rPr>
            </w:pPr>
          </w:p>
        </w:tc>
        <w:tc>
          <w:tcPr>
            <w:tcW w:w="594" w:type="pct"/>
            <w:vAlign w:val="center"/>
          </w:tcPr>
          <w:p w14:paraId="41683438" w14:textId="347D3BCC" w:rsidR="00C963FE" w:rsidRPr="00BA1179" w:rsidRDefault="00C963FE" w:rsidP="00ED5106">
            <w:pPr>
              <w:jc w:val="right"/>
            </w:pPr>
          </w:p>
        </w:tc>
      </w:tr>
      <w:tr w:rsidR="00A31FCE" w:rsidRPr="00BA1179" w14:paraId="63412CC7" w14:textId="77777777" w:rsidTr="009A39C2">
        <w:tc>
          <w:tcPr>
            <w:tcW w:w="4406" w:type="pct"/>
            <w:vAlign w:val="center"/>
          </w:tcPr>
          <w:p w14:paraId="49266C77" w14:textId="35F8C6E0" w:rsidR="00A31FCE" w:rsidRDefault="00000000" w:rsidP="00A31FCE">
            <w:pPr>
              <w:jc w:val="center"/>
              <w:rPr>
                <w:rFonts w:eastAsia="Calibri" w:cs="Arial"/>
              </w:rPr>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-δ</m:t>
                    </m:r>
                  </m:e>
                </m:d>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-δ,</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-δ</m:t>
                    </m:r>
                  </m:e>
                </m:d>
              </m:oMath>
            </m:oMathPara>
          </w:p>
        </w:tc>
        <w:tc>
          <w:tcPr>
            <w:tcW w:w="594" w:type="pct"/>
          </w:tcPr>
          <w:p w14:paraId="621BE586" w14:textId="081C59E1" w:rsidR="00A31FCE" w:rsidRPr="00BA1179" w:rsidRDefault="00A31FCE" w:rsidP="00A31FCE">
            <w:pPr>
              <w:jc w:val="right"/>
            </w:pPr>
            <w:bookmarkStart w:id="274" w:name="_Ref235049910"/>
            <w:r w:rsidRPr="00B6342D">
              <w:t xml:space="preserve">( </w:t>
            </w:r>
            <w:r w:rsidRPr="00B6342D">
              <w:fldChar w:fldCharType="begin"/>
            </w:r>
            <w:r w:rsidRPr="00B6342D">
              <w:instrText xml:space="preserve"> SEQ ( \* ARABIC </w:instrText>
            </w:r>
            <w:r w:rsidRPr="00B6342D">
              <w:fldChar w:fldCharType="separate"/>
            </w:r>
            <w:r w:rsidR="00B13AC5">
              <w:rPr>
                <w:noProof/>
              </w:rPr>
              <w:t>52</w:t>
            </w:r>
            <w:r w:rsidRPr="00B6342D">
              <w:fldChar w:fldCharType="end"/>
            </w:r>
            <w:r w:rsidRPr="00B6342D">
              <w:t xml:space="preserve"> )</w:t>
            </w:r>
            <w:bookmarkEnd w:id="274"/>
          </w:p>
        </w:tc>
      </w:tr>
      <w:tr w:rsidR="00A31FCE" w:rsidRPr="00BA1179" w14:paraId="0E921245" w14:textId="77777777" w:rsidTr="009A39C2">
        <w:tc>
          <w:tcPr>
            <w:tcW w:w="4406" w:type="pct"/>
            <w:vAlign w:val="center"/>
          </w:tcPr>
          <w:p w14:paraId="28CFA3EB" w14:textId="2F90606A" w:rsidR="00A31FCE" w:rsidRDefault="00000000" w:rsidP="00A31FCE">
            <w:pPr>
              <w:jc w:val="center"/>
              <w:rPr>
                <w:rFonts w:eastAsia="Calibri" w:cs="Arial"/>
              </w:rPr>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r>
                  <w:rPr>
                    <w:rFonts w:ascii="Cambria Math" w:hAnsi="Cambria Math"/>
                  </w:rPr>
                  <m:t>,      0&lt;δ≤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m:oMathPara>
          </w:p>
        </w:tc>
        <w:tc>
          <w:tcPr>
            <w:tcW w:w="594" w:type="pct"/>
          </w:tcPr>
          <w:p w14:paraId="40D0351B" w14:textId="6AB8FFFD" w:rsidR="00A31FCE" w:rsidRPr="00BA1179" w:rsidRDefault="00A31FCE" w:rsidP="00A31FCE">
            <w:pPr>
              <w:jc w:val="right"/>
            </w:pPr>
            <w:r w:rsidRPr="00B6342D">
              <w:t xml:space="preserve">( </w:t>
            </w:r>
            <w:r w:rsidRPr="00B6342D">
              <w:fldChar w:fldCharType="begin"/>
            </w:r>
            <w:r w:rsidRPr="00B6342D">
              <w:instrText xml:space="preserve"> SEQ ( \* ARABIC </w:instrText>
            </w:r>
            <w:r w:rsidRPr="00B6342D">
              <w:fldChar w:fldCharType="separate"/>
            </w:r>
            <w:r w:rsidR="00B13AC5">
              <w:rPr>
                <w:noProof/>
              </w:rPr>
              <w:t>53</w:t>
            </w:r>
            <w:r w:rsidRPr="00B6342D">
              <w:fldChar w:fldCharType="end"/>
            </w:r>
            <w:r w:rsidRPr="00B6342D">
              <w:t xml:space="preserve"> )</w:t>
            </w:r>
          </w:p>
        </w:tc>
      </w:tr>
      <w:tr w:rsidR="00A31FCE" w:rsidRPr="00BA1179" w14:paraId="5C3F5E60" w14:textId="77777777" w:rsidTr="009A39C2">
        <w:tc>
          <w:tcPr>
            <w:tcW w:w="4406" w:type="pct"/>
            <w:vAlign w:val="center"/>
          </w:tcPr>
          <w:p w14:paraId="25C909A6" w14:textId="7BC79DFA" w:rsidR="00A31FCE" w:rsidRDefault="00A31FCE" w:rsidP="00A31FCE">
            <w:pPr>
              <w:jc w:val="center"/>
              <w:rPr>
                <w:rFonts w:eastAsia="Calibri" w:cs="Arial"/>
              </w:rPr>
            </w:pPr>
            <m:oMathPara>
              <m:oMath>
                <m:r>
                  <w:rPr>
                    <w:rFonts w:ascii="Cambria Math" w:hAnsi="Cambria Math"/>
                  </w:rPr>
                  <m:t>kept ⇔ 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w:rPr>
                    <w:rFonts w:ascii="Cambria Math" w:hAnsi="Cambria Math"/>
                  </w:rPr>
                  <m:t>&lt;0</m:t>
                </m:r>
              </m:oMath>
            </m:oMathPara>
          </w:p>
        </w:tc>
        <w:tc>
          <w:tcPr>
            <w:tcW w:w="594" w:type="pct"/>
          </w:tcPr>
          <w:p w14:paraId="2C83ED9D" w14:textId="600204C2" w:rsidR="00A31FCE" w:rsidRPr="00BA1179" w:rsidRDefault="00A31FCE" w:rsidP="00A31FCE">
            <w:pPr>
              <w:jc w:val="right"/>
            </w:pPr>
            <w:r w:rsidRPr="00B6342D">
              <w:t xml:space="preserve">( </w:t>
            </w:r>
            <w:r w:rsidRPr="00B6342D">
              <w:fldChar w:fldCharType="begin"/>
            </w:r>
            <w:r w:rsidRPr="00B6342D">
              <w:instrText xml:space="preserve"> SEQ ( \* ARABIC </w:instrText>
            </w:r>
            <w:r w:rsidRPr="00B6342D">
              <w:fldChar w:fldCharType="separate"/>
            </w:r>
            <w:r w:rsidR="00B13AC5">
              <w:rPr>
                <w:noProof/>
              </w:rPr>
              <w:t>54</w:t>
            </w:r>
            <w:r w:rsidRPr="00B6342D">
              <w:fldChar w:fldCharType="end"/>
            </w:r>
            <w:r w:rsidRPr="00B6342D">
              <w:t xml:space="preserve"> )</w:t>
            </w:r>
          </w:p>
        </w:tc>
      </w:tr>
    </w:tbl>
    <w:p w14:paraId="4EAECD01" w14:textId="77777777" w:rsidR="0033566A" w:rsidRPr="00BA16DE" w:rsidRDefault="0033566A" w:rsidP="00BA16DE"/>
    <w:p w14:paraId="7FC2F75C" w14:textId="77777777" w:rsidR="00BA16DE" w:rsidRPr="00BA1179" w:rsidRDefault="00BA16DE" w:rsidP="00BA16DE">
      <w:pPr>
        <w:spacing w:after="0"/>
        <w:jc w:val="center"/>
      </w:pPr>
      <w:r w:rsidRPr="00BA1179">
        <w:rPr>
          <w:noProof/>
        </w:rPr>
        <w:lastRenderedPageBreak/>
        <w:drawing>
          <wp:inline distT="0" distB="0" distL="0" distR="0" wp14:anchorId="2BBDF6A5" wp14:editId="0D5E80F0">
            <wp:extent cx="4724400" cy="3076386"/>
            <wp:effectExtent l="0" t="0" r="0" b="0"/>
            <wp:docPr id="1677380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512" t="1985" r="1477" b="-1"/>
                    <a:stretch>
                      <a:fillRect/>
                    </a:stretch>
                  </pic:blipFill>
                  <pic:spPr bwMode="auto">
                    <a:xfrm>
                      <a:off x="0" y="0"/>
                      <a:ext cx="4728384" cy="3078980"/>
                    </a:xfrm>
                    <a:prstGeom prst="rect">
                      <a:avLst/>
                    </a:prstGeom>
                    <a:noFill/>
                    <a:ln>
                      <a:noFill/>
                    </a:ln>
                    <a:extLst>
                      <a:ext uri="{53640926-AAD7-44D8-BBD7-CCE9431645EC}">
                        <a14:shadowObscured xmlns:a14="http://schemas.microsoft.com/office/drawing/2010/main"/>
                      </a:ext>
                    </a:extLst>
                  </pic:spPr>
                </pic:pic>
              </a:graphicData>
            </a:graphic>
          </wp:inline>
        </w:drawing>
      </w:r>
    </w:p>
    <w:p w14:paraId="75987C61" w14:textId="5BFD60B2" w:rsidR="00BA16DE" w:rsidRPr="00BA1179" w:rsidRDefault="00BA16DE" w:rsidP="00BA16DE">
      <w:pPr>
        <w:pStyle w:val="Caption"/>
        <w:jc w:val="center"/>
      </w:pPr>
      <w:bookmarkStart w:id="275" w:name="_RefFigEvFIS"/>
      <w:bookmarkStart w:id="276" w:name="_Toc235058099"/>
      <w:r>
        <w:t xml:space="preserve">Figure </w:t>
      </w:r>
      <w:r>
        <w:fldChar w:fldCharType="begin"/>
      </w:r>
      <w:r>
        <w:instrText xml:space="preserve"> STYLEREF 1 \s </w:instrText>
      </w:r>
      <w:r>
        <w:fldChar w:fldCharType="separate"/>
      </w:r>
      <w:r w:rsidR="00B13AC5">
        <w:rPr>
          <w:noProof/>
        </w:rPr>
        <w:t>4</w:t>
      </w:r>
      <w:r>
        <w:fldChar w:fldCharType="end"/>
      </w:r>
      <w:r>
        <w:t>.</w:t>
      </w:r>
      <w:r>
        <w:fldChar w:fldCharType="begin"/>
      </w:r>
      <w:r>
        <w:instrText xml:space="preserve"> SEQ Figure \* ARABIC \s 1 </w:instrText>
      </w:r>
      <w:r>
        <w:fldChar w:fldCharType="separate"/>
      </w:r>
      <w:r w:rsidR="00B13AC5">
        <w:rPr>
          <w:noProof/>
        </w:rPr>
        <w:t>6</w:t>
      </w:r>
      <w:r>
        <w:fldChar w:fldCharType="end"/>
      </w:r>
      <w:r>
        <w:t xml:space="preserve"> </w:t>
      </w:r>
      <w:bookmarkEnd w:id="275"/>
      <w:r>
        <w:t>Constrained boundary shift and consequent step in evFIS</w:t>
      </w:r>
      <w:bookmarkEnd w:id="276"/>
    </w:p>
    <w:p w14:paraId="75E88E18" w14:textId="14B7E8B6" w:rsidR="00BA16DE" w:rsidRDefault="00BA16DE" w:rsidP="00BA16DE"/>
    <w:p w14:paraId="58493F3F" w14:textId="1C5BA120" w:rsidR="00BA16DE" w:rsidRDefault="00BA16DE" w:rsidP="00BA16DE">
      <w:pPr>
        <w:pStyle w:val="ParText"/>
      </w:pPr>
      <w:r>
        <w:rPr>
          <w:b/>
          <w:bCs/>
        </w:rPr>
        <w:t xml:space="preserve">Boundary shift. </w:t>
      </w:r>
      <w:r>
        <w:t xml:space="preserve">Two neighbouring antecedent terms share their transition interval: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t xml:space="preserve">. The boundary shift moves this shared edge. Because the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B13AC5" w:rsidRPr="00BA1179">
        <w:t xml:space="preserve">( </w:t>
      </w:r>
      <w:r w:rsidR="00B13AC5">
        <w:rPr>
          <w:noProof/>
        </w:rPr>
        <w:t>45</w:t>
      </w:r>
      <w:r w:rsidR="00B13AC5"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p w14:paraId="0D0C4BA0" w14:textId="4906EEA9" w:rsidR="00BA16DE" w:rsidRPr="00BA1179" w:rsidRDefault="00BA16DE" w:rsidP="00BA16DE">
      <w:pPr>
        <w:pStyle w:val="ParText"/>
      </w:pPr>
      <w:r>
        <w:t xml:space="preserve">Every trial is a hypothesis. It is judged on the forecast physical cost at a basis of at least forty-five minutes, it is kept only when that cost strictly falls, and it is rolled back otherwise. All trials act on a working copy of the rule base, so the seed base of Appendix </w:t>
      </w:r>
      <w:r>
        <w:fldChar w:fldCharType="begin"/>
      </w:r>
      <w:r>
        <w:instrText xml:space="preserve"> REF _RefAppE1 \r \h </w:instrText>
      </w:r>
      <w:r>
        <w:fldChar w:fldCharType="separate"/>
      </w:r>
      <w:r w:rsidR="00B13AC5">
        <w:t>E</w:t>
      </w:r>
      <w:r>
        <w:fldChar w:fldCharType="end"/>
      </w:r>
      <w:r>
        <w:t xml:space="preserve"> is never modified. Both moves are shown in </w:t>
      </w:r>
      <w:r>
        <w:fldChar w:fldCharType="begin"/>
      </w:r>
      <w:r>
        <w:instrText xml:space="preserve"> REF _RefFigEvFIS \h </w:instrText>
      </w:r>
      <w:r>
        <w:fldChar w:fldCharType="separate"/>
      </w:r>
      <w:r w:rsidR="00B13AC5">
        <w:t xml:space="preserve">Figure </w:t>
      </w:r>
      <w:r w:rsidR="00B13AC5">
        <w:rPr>
          <w:noProof/>
        </w:rPr>
        <w:t>4</w:t>
      </w:r>
      <w:r w:rsidR="00B13AC5">
        <w:t>.</w:t>
      </w:r>
      <w:r w:rsidR="00B13AC5">
        <w:rPr>
          <w:noProof/>
        </w:rPr>
        <w:t>6</w:t>
      </w:r>
      <w:r w:rsidR="00B13AC5">
        <w:t xml:space="preserve"> </w:t>
      </w:r>
      <w:r>
        <w:fldChar w:fldCharType="end"/>
      </w:r>
      <w:r>
        <w:t>.</w:t>
      </w:r>
    </w:p>
    <w:p w14:paraId="7E230E90" w14:textId="77777777" w:rsidR="00BA16DE" w:rsidRPr="00BA16DE" w:rsidRDefault="00BA16DE" w:rsidP="00BA16DE">
      <w:pPr>
        <w:pStyle w:val="ParText"/>
      </w:pPr>
    </w:p>
    <w:p w14:paraId="73270239" w14:textId="77777777" w:rsidR="00EE7190" w:rsidRPr="00BA1179" w:rsidRDefault="00000000">
      <w:pPr>
        <w:pStyle w:val="Heading4"/>
      </w:pPr>
      <w:r w:rsidRPr="00BA1179">
        <w:lastRenderedPageBreak/>
        <w:t>Resolution Increase</w:t>
      </w:r>
    </w:p>
    <w:p w14:paraId="7FEB699E" w14:textId="383423E8" w:rsidR="00B90B19" w:rsidRPr="00BA1179" w:rsidRDefault="00B90B19" w:rsidP="00B90B19">
      <w:pPr>
        <w:pStyle w:val="ParText"/>
      </w:pPr>
      <w:del w:id="1200260" w:author="CLAUDE" w:date="2026-07-16T00:00:00Z">
        <w:r w:rsidRPr="00BA1179">
          <w:rPr>
            <w:b/>
            <w:bCs/>
          </w:rPr>
          <w:delText xml:space="preserve">The second stage grows the rule base</w:delText>
        </w:r>
      </w:del>
      <w:del w:id="1200261" w:author="CLAUDE" w:date="2026-07-16T00:00:00Z">
        <w:r>
          <w:delText xml:space="preserve">. It works in two modes, both given in </w:delText>
        </w:r>
      </w:del>
      <w:del w:id="1200262" w:author="CLAUDE" w:date="2026-07-16T00:00:00Z">
        <w:r w:rsidRPr="00BA1179">
          <w:fldChar w:fldCharType="begin"/>
        </w:r>
      </w:del>
      <w:del w:id="1200263" w:author="CLAUDE" w:date="2026-07-16T00:00:00Z">
        <w:r w:rsidRPr="00BA1179">
          <w:delInstrText xml:space="preserve"> REF _RefEqSplit \h </w:delInstrText>
        </w:r>
      </w:del>
      <w:del w:id="1200264" w:author="CLAUDE" w:date="2026-07-16T00:00:00Z">
        <w:r w:rsidRPr="00BA1179">
          <w:fldChar w:fldCharType="separate"/>
        </w:r>
      </w:del>
      <w:del w:id="1200265" w:author="CLAUDE" w:date="2026-07-16T00:00:00Z">
        <w:r w:rsidR="00B13AC5" w:rsidRPr="00BA1179">
          <w:delText xml:space="preserve">( </w:delText>
        </w:r>
      </w:del>
      <w:del w:id="1200266" w:author="CLAUDE" w:date="2026-07-16T00:00:00Z">
        <w:r w:rsidR="00B13AC5">
          <w:rPr>
            <w:noProof/>
          </w:rPr>
          <w:delText xml:space="preserve">55</w:delText>
        </w:r>
      </w:del>
      <w:del w:id="1200267" w:author="CLAUDE" w:date="2026-07-16T00:00:00Z">
        <w:r w:rsidR="00B13AC5" w:rsidRPr="00BA1179">
          <w:delText xml:space="preserve"> )</w:delText>
        </w:r>
      </w:del>
      <w:del w:id="1200268" w:author="CLAUDE" w:date="2026-07-16T00:00:00Z">
        <w:r w:rsidRPr="00BA1179">
          <w:fldChar w:fldCharType="end"/>
        </w:r>
      </w:del>
      <w:del w:id="1200269" w:author="CLAUDE" w:date="2026-07-16T00:00:00Z">
        <w:r>
          <w:delText xml:space="preserve">. The first mode writes a rule on an empty combination: the two decision concepts with the highest activation, </w:delText>
        </w:r>
      </w:del>
      <m:oMath>
        <m:sSup>
          <m:sSupPr>
            <m:ctrlPr>
              <w:rPr>
                <w:rFonts w:ascii="Cambria Math" w:hAnsi="Cambria Math"/>
                <w:del w:id="1200275" w:author="CLAUDE" w:date="2026-07-16T00:00:00Z"/>
              </w:rPr>
            </m:ctrlPr>
          </m:sSupPr>
          <m:e>
            <m:r>
              <w:rPr>
                <w:rFonts w:ascii="Cambria Math" w:hAnsi="Cambria Math"/>
                <w:del w:id="1200270" w:author="CLAUDE" w:date="2026-07-16T00:00:00Z"/>
              </w:rPr>
              <m:t>c</m:t>
            </m:r>
          </m:e>
          <m:sup>
            <m:r>
              <w:rPr>
                <w:rFonts w:ascii="Cambria Math" w:hAnsi="Cambria Math"/>
                <w:del w:id="1200271" w:author="CLAUDE" w:date="2026-07-16T00:00:00Z"/>
              </w:rPr>
              <m:t>(1)</m:t>
            </m:r>
          </m:sup>
        </m:sSup>
        <m:r>
          <w:rPr>
            <w:rFonts w:ascii="Cambria Math" w:hAnsi="Cambria Math"/>
            <w:del w:id="1200272" w:author="CLAUDE" w:date="2026-07-16T00:00:00Z"/>
          </w:rPr>
          <m:t>,</m:t>
        </m:r>
        <m:sSup>
          <m:sSupPr>
            <m:ctrlPr>
              <w:rPr>
                <w:rFonts w:ascii="Cambria Math" w:hAnsi="Cambria Math"/>
                <w:del w:id="1200276" w:author="CLAUDE" w:date="2026-07-16T00:00:00Z"/>
              </w:rPr>
            </m:ctrlPr>
          </m:sSupPr>
          <m:e>
            <m:r>
              <w:rPr>
                <w:rFonts w:ascii="Cambria Math" w:hAnsi="Cambria Math"/>
                <w:del w:id="1200273" w:author="CLAUDE" w:date="2026-07-16T00:00:00Z"/>
              </w:rPr>
              <m:t>c</m:t>
            </m:r>
          </m:e>
          <m:sup>
            <m:r>
              <w:rPr>
                <w:rFonts w:ascii="Cambria Math" w:hAnsi="Cambria Math"/>
                <w:del w:id="1200274" w:author="CLAUDE" w:date="2026-07-16T00:00:00Z"/>
              </w:rPr>
              <m:t>(2)</m:t>
            </m:r>
          </m:sup>
        </m:sSup>
      </m:oMath>
      <w:del w:id="1200277" w:author="CLAUDE" w:date="2026-07-16T00:00:00Z">
        <w:r>
          <w:delText xml:space="preserve">, and their dominant terms </w:delText>
        </w:r>
      </w:del>
      <m:oMath>
        <m:sSup>
          <m:sSupPr>
            <m:ctrlPr>
              <w:rPr>
                <w:rFonts w:ascii="Cambria Math" w:hAnsi="Cambria Math"/>
                <w:del w:id="1200280" w:author="CLAUDE" w:date="2026-07-16T00:00:00Z"/>
              </w:rPr>
            </m:ctrlPr>
          </m:sSupPr>
          <m:e>
            <m:r>
              <w:rPr>
                <w:rFonts w:ascii="Cambria Math" w:hAnsi="Cambria Math"/>
                <w:del w:id="1200278" w:author="CLAUDE" w:date="2026-07-16T00:00:00Z"/>
              </w:rPr>
              <m:t>t</m:t>
            </m:r>
          </m:e>
          <m:sup>
            <m:r>
              <w:rPr>
                <w:rFonts w:ascii="Cambria Math" w:hAnsi="Cambria Math"/>
                <w:del w:id="1200279" w:author="CLAUDE" w:date="2026-07-16T00:00:00Z"/>
              </w:rPr>
              <m:t>*</m:t>
            </m:r>
          </m:sup>
        </m:sSup>
      </m:oMath>
      <w:del w:id="1200281" w:author="CLAUDE" w:date="2026-07-16T00:00:00Z">
        <w:r>
          <w:delText xml:space="preserve">, define the combination that describes the current situation. If no active rule sits on that combination, a new rule is written there, and its consequents are set to the demands of the strongest concepts. Admission is non-inferior, because the combination was empty: the new rule only has to leave the forecast no worse, and the base is expected to grow toward covering the space it answers for. A combination that already carries a rule is not written again. Changing the numbers of an existing rule is the task of the first stage, and a proposal of that kind is rejected on exactly that ground.</w:delText>
        </w:r>
      </w:del>
      <w:ins w:id="1200282" w:author="CLAUDE" w:date="2026-07-16T00:00:00Z">
        <w:r>
          <w:t xml:space="preserve">The second stage grows the rule base. It works in two modes. The first mode writes a rule on an empty combination. The two decision concepts with the highest activation, </w:t>
        </w:r>
        <m:oMath>
          <m:sSup>
            <m:sSupPr>
              <m:ctrlPr>
                <w:rPr>
                  <w:rFonts w:ascii="Cambria Math" w:hAnsi="Cambria Math"/>
                  <w:ins w:id="1200253" w:author="CLAUDE" w:date="2026-07-16T00:00:00Z"/>
                </w:rPr>
              </m:ctrlPr>
            </m:sSupPr>
            <m:e>
              <m:r>
                <w:rPr>
                  <w:rFonts w:ascii="Cambria Math" w:hAnsi="Cambria Math"/>
                  <w:ins w:id="1200251" w:author="CLAUDE" w:date="2026-07-16T00:00:00Z"/>
                </w:rPr>
                <m:t xml:space="preserve">c</m:t>
              </m:r>
            </m:e>
            <m:sup>
              <m:r>
                <w:rPr>
                  <w:rFonts w:ascii="Cambria Math" w:hAnsi="Cambria Math"/>
                  <w:ins w:id="1200252" w:author="CLAUDE" w:date="2026-07-16T00:00:00Z"/>
                </w:rPr>
                <m:t xml:space="preserve">(1)</m:t>
              </m:r>
            </m:sup>
          </m:sSup>
        </m:oMath>
        <w:r>
          <w:t xml:space="preserve"> and </w:t>
        </w:r>
        <m:oMath>
          <m:sSup>
            <m:sSupPr>
              <m:ctrlPr>
                <w:rPr>
                  <w:rFonts w:ascii="Cambria Math" w:hAnsi="Cambria Math"/>
                  <w:ins w:id="1200256" w:author="CLAUDE" w:date="2026-07-16T00:00:00Z"/>
                </w:rPr>
              </m:ctrlPr>
            </m:sSupPr>
            <m:e>
              <m:r>
                <w:rPr>
                  <w:rFonts w:ascii="Cambria Math" w:hAnsi="Cambria Math"/>
                  <w:ins w:id="1200254" w:author="CLAUDE" w:date="2026-07-16T00:00:00Z"/>
                </w:rPr>
                <m:t xml:space="preserve">c</m:t>
              </m:r>
            </m:e>
            <m:sup>
              <m:r>
                <w:rPr>
                  <w:rFonts w:ascii="Cambria Math" w:hAnsi="Cambria Math"/>
                  <w:ins w:id="1200255" w:author="CLAUDE" w:date="2026-07-16T00:00:00Z"/>
                </w:rPr>
                <m:t xml:space="preserve">(2)</m:t>
              </m:r>
            </m:sup>
          </m:sSup>
        </m:oMath>
        <w:r>
          <w:t xml:space="preserve">, with their dominant terms </w:t>
        </w:r>
        <m:oMath>
          <m:sSup>
            <m:sSupPr>
              <m:ctrlPr>
                <w:rPr>
                  <w:rFonts w:ascii="Cambria Math" w:hAnsi="Cambria Math"/>
                  <w:ins w:id="1200259" w:author="CLAUDE" w:date="2026-07-16T00:00:00Z"/>
                </w:rPr>
              </m:ctrlPr>
            </m:sSupPr>
            <m:e>
              <m:r>
                <w:rPr>
                  <w:rFonts w:ascii="Cambria Math" w:hAnsi="Cambria Math"/>
                  <w:ins w:id="1200257" w:author="CLAUDE" w:date="2026-07-16T00:00:00Z"/>
                </w:rPr>
                <m:t xml:space="preserve">t</m:t>
              </m:r>
            </m:e>
            <m:sup>
              <m:r>
                <w:rPr>
                  <w:rFonts w:ascii="Cambria Math" w:hAnsi="Cambria Math"/>
                  <w:ins w:id="1200258" w:author="CLAUDE" w:date="2026-07-16T00:00:00Z"/>
                </w:rPr>
                <m:t xml:space="preserve">*</m:t>
              </m:r>
            </m:sup>
          </m:sSup>
        </m:oMath>
        <w:r>
          <w:t xml:space="preserve">, define the combination that describes the current situation, as given in </w:t>
        </w:r>
        <w:r>
          <w:fldChar w:fldCharType="begin"/>
        </w:r>
        <w:r>
          <w:instrText xml:space="preserve"> REF _RefEqSplit \h </w:instrText>
        </w:r>
        <w:r>
          <w:fldChar w:fldCharType="separate"/>
        </w:r>
        <w:r>
          <w:t xml:space="preserve">( 55 )</w:t>
        </w:r>
        <w:r>
          <w:fldChar w:fldCharType="end"/>
        </w:r>
        <w:r>
          <w:t xml:space="preserve">. If no active rule sits on that combination, a new rule is written there, and its consequents are set to the demands of the strongest concepts. Admission is non-inferior. Because the combination was empty, the new rule only has to leave the forecast no worse, and the base is expected to grow toward covering the space it answers for. A combination that already carries a rule is not written again. Changing the numbers of an existing rule belongs to the first stage, so a proposal of that kind is rejected.</w:t>
        </w:r>
      </w:ins>
    </w:p>
    <w:tbl>
      <w:tblPr>
        <w:tblW w:w="5000" w:type="pct"/>
        <w:tblLook w:val="04A0" w:firstRow="1" w:lastRow="0" w:firstColumn="1" w:lastColumn="0" w:noHBand="0" w:noVBand="1"/>
      </w:tblPr>
      <w:tblGrid>
        <w:gridCol w:w="7310"/>
        <w:gridCol w:w="737"/>
      </w:tblGrid>
      <w:tr w:rsidR="00B90B19" w:rsidRPr="00BA1179" w14:paraId="2E1B7800" w14:textId="77777777" w:rsidTr="00E67634">
        <w:tc>
          <w:tcPr>
            <w:tcW w:w="4542" w:type="pct"/>
            <w:vAlign w:val="center"/>
          </w:tcPr>
          <w:p w14:paraId="053FE02B" w14:textId="77777777" w:rsidR="00B90B19" w:rsidRPr="00BF4876" w:rsidRDefault="00000000" w:rsidP="00E67634">
            <w:pPr>
              <w:jc w:val="center"/>
              <w:rPr>
                <w:rFonts w:eastAsiaTheme="minorEastAsia"/>
                <w:lang w:val="fr-BE"/>
              </w:rPr>
            </w:pPr>
            <m:oMathPara>
              <m:oMath>
                <m:sSub>
                  <m:sSubPr>
                    <m:ctrlPr>
                      <w:rPr>
                        <w:rFonts w:ascii="Cambria Math" w:hAnsi="Cambria Math"/>
                        <w:del w:id="1200142" w:author="CLAUDE" w:date="2026-07-16T00:00:00Z"/>
                      </w:rPr>
                    </m:ctrlPr>
                  </m:sSubPr>
                  <m:e>
                    <m:r>
                      <w:rPr>
                        <w:rFonts w:ascii="Cambria Math" w:hAnsi="Cambria Math"/>
                        <w:del w:id="1200053" w:author="CLAUDE" w:date="2026-07-16T00:00:00Z"/>
                      </w:rPr>
                      <m:t>A</m:t>
                    </m:r>
                  </m:e>
                  <m:sub>
                    <m:r>
                      <w:rPr>
                        <w:rFonts w:ascii="Cambria Math" w:hAnsi="Cambria Math"/>
                        <w:del w:id="1200054" w:author="CLAUDE" w:date="2026-07-16T00:00:00Z"/>
                      </w:rPr>
                      <m:t>new</m:t>
                    </m:r>
                  </m:sub>
                </m:sSub>
                <m:r>
                  <m:rPr>
                    <m:aln/>
                  </m:rPr>
                  <w:rPr>
                    <w:rFonts w:ascii="Cambria Math" w:hAnsi="Cambria Math"/>
                    <w:lang w:val="fr-BE"/>
                    <w:del w:id="1200055" w:author="CLAUDE" w:date="2026-07-16T00:00:00Z"/>
                  </w:rPr>
                  <m:t>=</m:t>
                </m:r>
                <m:d>
                  <m:dPr>
                    <m:begChr m:val="{"/>
                    <m:endChr m:val="}"/>
                    <m:ctrlPr>
                      <w:rPr>
                        <w:rFonts w:ascii="Cambria Math" w:hAnsi="Cambria Math"/>
                        <w:del w:id="1200143" w:author="CLAUDE" w:date="2026-07-16T00:00:00Z"/>
                      </w:rPr>
                    </m:ctrlPr>
                  </m:dPr>
                  <m:e>
                    <m:d>
                      <m:dPr>
                        <m:ctrlPr>
                          <w:rPr>
                            <w:rFonts w:ascii="Cambria Math" w:hAnsi="Cambria Math"/>
                            <w:del w:id="1200144" w:author="CLAUDE" w:date="2026-07-16T00:00:00Z"/>
                          </w:rPr>
                        </m:ctrlPr>
                      </m:dPr>
                      <m:e>
                        <m:sSup>
                          <m:sSupPr>
                            <m:ctrlPr>
                              <w:rPr>
                                <w:rFonts w:ascii="Cambria Math" w:hAnsi="Cambria Math"/>
                                <w:del w:id="1200145" w:author="CLAUDE" w:date="2026-07-16T00:00:00Z"/>
                              </w:rPr>
                            </m:ctrlPr>
                          </m:sSupPr>
                          <m:e>
                            <m:r>
                              <w:rPr>
                                <w:rFonts w:ascii="Cambria Math" w:hAnsi="Cambria Math"/>
                                <w:del w:id="1200056" w:author="CLAUDE" w:date="2026-07-16T00:00:00Z"/>
                              </w:rPr>
                              <m:t>c</m:t>
                            </m:r>
                          </m:e>
                          <m:sup>
                            <m:r>
                              <w:rPr>
                                <w:rFonts w:ascii="Cambria Math" w:hAnsi="Cambria Math"/>
                                <w:lang w:val="fr-BE"/>
                                <w:del w:id="1200057" w:author="CLAUDE" w:date="2026-07-16T00:00:00Z"/>
                              </w:rPr>
                              <m:t>(1)</m:t>
                            </m:r>
                          </m:sup>
                        </m:sSup>
                        <m:r>
                          <w:rPr>
                            <w:rFonts w:ascii="Cambria Math" w:hAnsi="Cambria Math"/>
                            <w:lang w:val="fr-BE"/>
                            <w:del w:id="1200058" w:author="CLAUDE" w:date="2026-07-16T00:00:00Z"/>
                          </w:rPr>
                          <m:t>,</m:t>
                        </m:r>
                        <m:sSup>
                          <m:sSupPr>
                            <m:ctrlPr>
                              <w:rPr>
                                <w:rFonts w:ascii="Cambria Math" w:hAnsi="Cambria Math"/>
                                <w:del w:id="1200146" w:author="CLAUDE" w:date="2026-07-16T00:00:00Z"/>
                              </w:rPr>
                            </m:ctrlPr>
                          </m:sSupPr>
                          <m:e>
                            <m:r>
                              <w:rPr>
                                <w:rFonts w:ascii="Cambria Math" w:hAnsi="Cambria Math"/>
                                <w:del w:id="1200059" w:author="CLAUDE" w:date="2026-07-16T00:00:00Z"/>
                              </w:rPr>
                              <m:t>t</m:t>
                            </m:r>
                          </m:e>
                          <m:sup>
                            <m:r>
                              <w:rPr>
                                <w:rFonts w:ascii="Cambria Math" w:hAnsi="Cambria Math"/>
                                <w:lang w:val="fr-BE"/>
                                <w:del w:id="1200060" w:author="CLAUDE" w:date="2026-07-16T00:00:00Z"/>
                              </w:rPr>
                              <m:t>*</m:t>
                            </m:r>
                          </m:sup>
                        </m:sSup>
                        <m:d>
                          <m:dPr>
                            <m:ctrlPr>
                              <w:rPr>
                                <w:rFonts w:ascii="Cambria Math" w:hAnsi="Cambria Math"/>
                                <w:del w:id="1200147" w:author="CLAUDE" w:date="2026-07-16T00:00:00Z"/>
                              </w:rPr>
                            </m:ctrlPr>
                          </m:dPr>
                          <m:e>
                            <m:sSup>
                              <m:sSupPr>
                                <m:ctrlPr>
                                  <w:rPr>
                                    <w:rFonts w:ascii="Cambria Math" w:hAnsi="Cambria Math"/>
                                    <w:del w:id="1200148" w:author="CLAUDE" w:date="2026-07-16T00:00:00Z"/>
                                  </w:rPr>
                                </m:ctrlPr>
                              </m:sSupPr>
                              <m:e>
                                <m:r>
                                  <w:rPr>
                                    <w:rFonts w:ascii="Cambria Math" w:hAnsi="Cambria Math"/>
                                    <w:del w:id="1200061" w:author="CLAUDE" w:date="2026-07-16T00:00:00Z"/>
                                  </w:rPr>
                                  <m:t>c</m:t>
                                </m:r>
                              </m:e>
                              <m:sup>
                                <m:r>
                                  <w:rPr>
                                    <w:rFonts w:ascii="Cambria Math" w:hAnsi="Cambria Math"/>
                                    <w:lang w:val="fr-BE"/>
                                    <w:del w:id="1200062" w:author="CLAUDE" w:date="2026-07-16T00:00:00Z"/>
                                  </w:rPr>
                                  <m:t>(1)</m:t>
                                </m:r>
                              </m:sup>
                            </m:sSup>
                          </m:e>
                        </m:d>
                      </m:e>
                    </m:d>
                    <m:r>
                      <w:rPr>
                        <w:rFonts w:ascii="Cambria Math" w:hAnsi="Cambria Math"/>
                        <w:lang w:val="fr-BE"/>
                        <w:del w:id="1200063" w:author="CLAUDE" w:date="2026-07-16T00:00:00Z"/>
                      </w:rPr>
                      <m:t>,</m:t>
                    </m:r>
                    <m:d>
                      <m:dPr>
                        <m:ctrlPr>
                          <w:rPr>
                            <w:rFonts w:ascii="Cambria Math" w:hAnsi="Cambria Math"/>
                            <w:del w:id="1200149" w:author="CLAUDE" w:date="2026-07-16T00:00:00Z"/>
                          </w:rPr>
                        </m:ctrlPr>
                      </m:dPr>
                      <m:e>
                        <m:sSup>
                          <m:sSupPr>
                            <m:ctrlPr>
                              <w:rPr>
                                <w:rFonts w:ascii="Cambria Math" w:hAnsi="Cambria Math"/>
                                <w:del w:id="1200150" w:author="CLAUDE" w:date="2026-07-16T00:00:00Z"/>
                              </w:rPr>
                            </m:ctrlPr>
                          </m:sSupPr>
                          <m:e>
                            <m:r>
                              <w:rPr>
                                <w:rFonts w:ascii="Cambria Math" w:hAnsi="Cambria Math"/>
                                <w:del w:id="1200064" w:author="CLAUDE" w:date="2026-07-16T00:00:00Z"/>
                              </w:rPr>
                              <m:t>c</m:t>
                            </m:r>
                          </m:e>
                          <m:sup>
                            <m:r>
                              <w:rPr>
                                <w:rFonts w:ascii="Cambria Math" w:hAnsi="Cambria Math"/>
                                <w:lang w:val="fr-BE"/>
                                <w:del w:id="1200065" w:author="CLAUDE" w:date="2026-07-16T00:00:00Z"/>
                              </w:rPr>
                              <m:t>(2)</m:t>
                            </m:r>
                          </m:sup>
                        </m:sSup>
                        <m:r>
                          <w:rPr>
                            <w:rFonts w:ascii="Cambria Math" w:hAnsi="Cambria Math"/>
                            <w:lang w:val="fr-BE"/>
                            <w:del w:id="1200066" w:author="CLAUDE" w:date="2026-07-16T00:00:00Z"/>
                          </w:rPr>
                          <m:t>,</m:t>
                        </m:r>
                        <m:sSup>
                          <m:sSupPr>
                            <m:ctrlPr>
                              <w:rPr>
                                <w:rFonts w:ascii="Cambria Math" w:hAnsi="Cambria Math"/>
                                <w:del w:id="1200151" w:author="CLAUDE" w:date="2026-07-16T00:00:00Z"/>
                              </w:rPr>
                            </m:ctrlPr>
                          </m:sSupPr>
                          <m:e>
                            <m:r>
                              <w:rPr>
                                <w:rFonts w:ascii="Cambria Math" w:hAnsi="Cambria Math"/>
                                <w:del w:id="1200067" w:author="CLAUDE" w:date="2026-07-16T00:00:00Z"/>
                              </w:rPr>
                              <m:t>t</m:t>
                            </m:r>
                          </m:e>
                          <m:sup>
                            <m:r>
                              <w:rPr>
                                <w:rFonts w:ascii="Cambria Math" w:hAnsi="Cambria Math"/>
                                <w:lang w:val="fr-BE"/>
                                <w:del w:id="1200068" w:author="CLAUDE" w:date="2026-07-16T00:00:00Z"/>
                              </w:rPr>
                              <m:t>*</m:t>
                            </m:r>
                          </m:sup>
                        </m:sSup>
                        <m:d>
                          <m:dPr>
                            <m:ctrlPr>
                              <w:rPr>
                                <w:rFonts w:ascii="Cambria Math" w:hAnsi="Cambria Math"/>
                                <w:del w:id="1200152" w:author="CLAUDE" w:date="2026-07-16T00:00:00Z"/>
                              </w:rPr>
                            </m:ctrlPr>
                          </m:dPr>
                          <m:e>
                            <m:sSup>
                              <m:sSupPr>
                                <m:ctrlPr>
                                  <w:rPr>
                                    <w:rFonts w:ascii="Cambria Math" w:hAnsi="Cambria Math"/>
                                    <w:del w:id="1200153" w:author="CLAUDE" w:date="2026-07-16T00:00:00Z"/>
                                  </w:rPr>
                                </m:ctrlPr>
                              </m:sSupPr>
                              <m:e>
                                <m:r>
                                  <w:rPr>
                                    <w:rFonts w:ascii="Cambria Math" w:hAnsi="Cambria Math"/>
                                    <w:del w:id="1200069" w:author="CLAUDE" w:date="2026-07-16T00:00:00Z"/>
                                  </w:rPr>
                                  <m:t>c</m:t>
                                </m:r>
                              </m:e>
                              <m:sup>
                                <m:r>
                                  <w:rPr>
                                    <w:rFonts w:ascii="Cambria Math" w:hAnsi="Cambria Math"/>
                                    <w:lang w:val="fr-BE"/>
                                    <w:del w:id="1200070" w:author="CLAUDE" w:date="2026-07-16T00:00:00Z"/>
                                  </w:rPr>
                                  <m:t>(2)</m:t>
                                </m:r>
                              </m:sup>
                            </m:sSup>
                          </m:e>
                        </m:d>
                      </m:e>
                    </m:d>
                  </m:e>
                </m:d>
                <m:r>
                  <m:rPr>
                    <m:sty m:val="p"/>
                  </m:rPr>
                  <w:rPr>
                    <w:rFonts w:ascii="Cambria Math" w:hAnsi="Cambria Math"/>
                    <w:lang w:val="fr-BE"/>
                    <w:del w:id="1200071" w:author="CLAUDE" w:date="2026-07-16T00:00:00Z"/>
                  </w:rPr>
                  <w:br/>
                </m:r>
              </m:oMath>
              <m:oMath>
                <m:r>
                  <w:rPr>
                    <w:rFonts w:ascii="Cambria Math" w:hAnsi="Cambria Math"/>
                    <w:lang w:val="fr-BE"/>
                    <w:del w:id="1200072" w:author="CLAUDE" w:date="2026-07-16T00:00:00Z"/>
                  </w:rPr>
                  <m:t xml:space="preserve"> </m:t>
                </m:r>
                <m:sSup>
                  <m:sSupPr>
                    <m:ctrlPr>
                      <w:rPr>
                        <w:rFonts w:ascii="Cambria Math" w:hAnsi="Cambria Math"/>
                        <w:del w:id="1200154" w:author="CLAUDE" w:date="2026-07-16T00:00:00Z"/>
                      </w:rPr>
                    </m:ctrlPr>
                  </m:sSupPr>
                  <m:e>
                    <m:r>
                      <w:rPr>
                        <w:rFonts w:ascii="Cambria Math" w:hAnsi="Cambria Math"/>
                        <w:del w:id="1200073" w:author="CLAUDE" w:date="2026-07-16T00:00:00Z"/>
                      </w:rPr>
                      <m:t>t</m:t>
                    </m:r>
                  </m:e>
                  <m:sup>
                    <m:r>
                      <w:rPr>
                        <w:rFonts w:ascii="Cambria Math" w:hAnsi="Cambria Math"/>
                        <w:lang w:val="fr-BE"/>
                        <w:del w:id="1200074" w:author="CLAUDE" w:date="2026-07-16T00:00:00Z"/>
                      </w:rPr>
                      <m:t>*</m:t>
                    </m:r>
                  </m:sup>
                </m:sSup>
                <m:d>
                  <m:dPr>
                    <m:ctrlPr>
                      <w:rPr>
                        <w:rFonts w:ascii="Cambria Math" w:hAnsi="Cambria Math"/>
                        <w:del w:id="1200155" w:author="CLAUDE" w:date="2026-07-16T00:00:00Z"/>
                      </w:rPr>
                    </m:ctrlPr>
                  </m:dPr>
                  <m:e>
                    <m:r>
                      <w:rPr>
                        <w:rFonts w:ascii="Cambria Math" w:hAnsi="Cambria Math"/>
                        <w:del w:id="1200075" w:author="CLAUDE" w:date="2026-07-16T00:00:00Z"/>
                      </w:rPr>
                      <m:t>c</m:t>
                    </m:r>
                  </m:e>
                </m:d>
                <m:r>
                  <m:rPr>
                    <m:aln/>
                  </m:rPr>
                  <w:rPr>
                    <w:rFonts w:ascii="Cambria Math" w:hAnsi="Cambria Math"/>
                    <w:lang w:val="fr-BE"/>
                    <w:del w:id="1200076" w:author="CLAUDE" w:date="2026-07-16T00:00:00Z"/>
                  </w:rPr>
                  <m:t>=</m:t>
                </m:r>
                <m:limLow>
                  <m:limLowPr>
                    <m:ctrlPr>
                      <w:rPr>
                        <w:rFonts w:ascii="Cambria Math" w:hAnsi="Cambria Math"/>
                        <w:del w:id="1200156" w:author="CLAUDE" w:date="2026-07-16T00:00:00Z"/>
                      </w:rPr>
                    </m:ctrlPr>
                  </m:limLowPr>
                  <m:e>
                    <m:r>
                      <w:rPr>
                        <w:rFonts w:ascii="Cambria Math" w:hAnsi="Cambria Math"/>
                        <w:del w:id="1200077" w:author="CLAUDE" w:date="2026-07-16T00:00:00Z"/>
                      </w:rPr>
                      <m:t>argmax</m:t>
                    </m:r>
                  </m:e>
                  <m:lim>
                    <m:r>
                      <w:rPr>
                        <w:rFonts w:ascii="Cambria Math" w:hAnsi="Cambria Math"/>
                        <w:del w:id="1200078" w:author="CLAUDE" w:date="2026-07-16T00:00:00Z"/>
                      </w:rPr>
                      <m:t>t</m:t>
                    </m:r>
                    <m:r>
                      <w:rPr>
                        <w:rFonts w:ascii="Cambria Math" w:hAnsi="Cambria Math"/>
                        <w:lang w:val="fr-BE"/>
                        <w:del w:id="1200079" w:author="CLAUDE" w:date="2026-07-16T00:00:00Z"/>
                      </w:rPr>
                      <m:t>∈</m:t>
                    </m:r>
                    <m:sSub>
                      <m:sSubPr>
                        <m:ctrlPr>
                          <w:rPr>
                            <w:rFonts w:ascii="Cambria Math" w:hAnsi="Cambria Math"/>
                            <w:del w:id="1200157" w:author="CLAUDE" w:date="2026-07-16T00:00:00Z"/>
                          </w:rPr>
                        </m:ctrlPr>
                      </m:sSubPr>
                      <m:e>
                        <m:r>
                          <w:rPr>
                            <w:rFonts w:ascii="Cambria Math" w:hAnsi="Cambria Math"/>
                            <w:del w:id="1200080" w:author="CLAUDE" w:date="2026-07-16T00:00:00Z"/>
                          </w:rPr>
                          <m:t>T</m:t>
                        </m:r>
                      </m:e>
                      <m:sub>
                        <m:r>
                          <w:rPr>
                            <w:rFonts w:ascii="Cambria Math" w:hAnsi="Cambria Math"/>
                            <w:del w:id="1200081" w:author="CLAUDE" w:date="2026-07-16T00:00:00Z"/>
                          </w:rPr>
                          <m:t>c</m:t>
                        </m:r>
                      </m:sub>
                    </m:sSub>
                  </m:lim>
                </m:limLow>
                <m:sSub>
                  <m:sSubPr>
                    <m:ctrlPr>
                      <w:rPr>
                        <w:rFonts w:ascii="Cambria Math" w:hAnsi="Cambria Math"/>
                        <w:del w:id="1200158" w:author="CLAUDE" w:date="2026-07-16T00:00:00Z"/>
                      </w:rPr>
                    </m:ctrlPr>
                  </m:sSubPr>
                  <m:e>
                    <m:r>
                      <w:rPr>
                        <w:rFonts w:ascii="Cambria Math" w:hAnsi="Cambria Math"/>
                        <w:del w:id="1200082" w:author="CLAUDE" w:date="2026-07-16T00:00:00Z"/>
                      </w:rPr>
                      <m:t>μ</m:t>
                    </m:r>
                  </m:e>
                  <m:sub>
                    <m:r>
                      <w:rPr>
                        <w:rFonts w:ascii="Cambria Math" w:hAnsi="Cambria Math"/>
                        <w:del w:id="1200083" w:author="CLAUDE" w:date="2026-07-16T00:00:00Z"/>
                      </w:rPr>
                      <m:t>t</m:t>
                    </m:r>
                  </m:sub>
                </m:sSub>
                <m:d>
                  <m:dPr>
                    <m:ctrlPr>
                      <w:rPr>
                        <w:rFonts w:ascii="Cambria Math" w:hAnsi="Cambria Math"/>
                        <w:del w:id="1200159" w:author="CLAUDE" w:date="2026-07-16T00:00:00Z"/>
                      </w:rPr>
                    </m:ctrlPr>
                  </m:dPr>
                  <m:e>
                    <m:sSup>
                      <m:sSupPr>
                        <m:ctrlPr>
                          <w:rPr>
                            <w:rFonts w:ascii="Cambria Math" w:hAnsi="Cambria Math"/>
                            <w:del w:id="1200160" w:author="CLAUDE" w:date="2026-07-16T00:00:00Z"/>
                          </w:rPr>
                        </m:ctrlPr>
                      </m:sSupPr>
                      <m:e>
                        <m:sSub>
                          <m:sSubPr>
                            <m:ctrlPr>
                              <w:rPr>
                                <w:rFonts w:ascii="Cambria Math" w:hAnsi="Cambria Math"/>
                                <w:del w:id="1200161" w:author="CLAUDE" w:date="2026-07-16T00:00:00Z"/>
                              </w:rPr>
                            </m:ctrlPr>
                          </m:sSubPr>
                          <m:e>
                            <m:r>
                              <w:rPr>
                                <w:rFonts w:ascii="Cambria Math" w:hAnsi="Cambria Math"/>
                                <w:del w:id="1200084" w:author="CLAUDE" w:date="2026-07-16T00:00:00Z"/>
                              </w:rPr>
                              <m:t>a</m:t>
                            </m:r>
                          </m:e>
                          <m:sub>
                            <m:r>
                              <w:rPr>
                                <w:rFonts w:ascii="Cambria Math" w:hAnsi="Cambria Math"/>
                                <w:del w:id="1200085" w:author="CLAUDE" w:date="2026-07-16T00:00:00Z"/>
                              </w:rPr>
                              <m:t>c</m:t>
                            </m:r>
                          </m:sub>
                        </m:sSub>
                      </m:e>
                      <m:sup>
                        <m:r>
                          <w:rPr>
                            <w:rFonts w:ascii="Cambria Math" w:hAnsi="Cambria Math"/>
                            <w:del w:id="1200086" w:author="CLAUDE" w:date="2026-07-16T00:00:00Z"/>
                          </w:rPr>
                          <m:t>eff</m:t>
                        </m:r>
                      </m:sup>
                    </m:sSup>
                  </m:e>
                </m:d>
                <m:r>
                  <w:rPr>
                    <w:rFonts w:ascii="Cambria Math" w:hAnsi="Cambria Math"/>
                    <w:lang w:val="fr-BE"/>
                    <w:del w:id="1200087" w:author="CLAUDE" w:date="2026-07-16T00:00:00Z"/>
                  </w:rPr>
                  <m:t xml:space="preserve">, </m:t>
                </m:r>
                <m:limLow>
                  <m:limLowPr>
                    <m:ctrlPr>
                      <w:rPr>
                        <w:rFonts w:ascii="Cambria Math" w:hAnsi="Cambria Math"/>
                        <w:del w:id="1200162" w:author="CLAUDE" w:date="2026-07-16T00:00:00Z"/>
                      </w:rPr>
                    </m:ctrlPr>
                  </m:limLowPr>
                  <m:e>
                    <m:r>
                      <w:rPr>
                        <w:rFonts w:ascii="Cambria Math" w:hAnsi="Cambria Math"/>
                        <w:del w:id="1200088" w:author="CLAUDE" w:date="2026-07-16T00:00:00Z"/>
                      </w:rPr>
                      <m:t>max</m:t>
                    </m:r>
                  </m:e>
                  <m:lim>
                    <m:r>
                      <w:rPr>
                        <w:rFonts w:ascii="Cambria Math" w:hAnsi="Cambria Math"/>
                        <w:del w:id="1200089" w:author="CLAUDE" w:date="2026-07-16T00:00:00Z"/>
                      </w:rPr>
                      <m:t>t</m:t>
                    </m:r>
                    <m:r>
                      <w:rPr>
                        <w:rFonts w:ascii="Cambria Math" w:hAnsi="Cambria Math"/>
                        <w:lang w:val="fr-BE"/>
                        <w:del w:id="1200090" w:author="CLAUDE" w:date="2026-07-16T00:00:00Z"/>
                      </w:rPr>
                      <m:t>∈</m:t>
                    </m:r>
                    <m:sSub>
                      <m:sSubPr>
                        <m:ctrlPr>
                          <w:rPr>
                            <w:rFonts w:ascii="Cambria Math" w:hAnsi="Cambria Math"/>
                            <w:del w:id="1200163" w:author="CLAUDE" w:date="2026-07-16T00:00:00Z"/>
                          </w:rPr>
                        </m:ctrlPr>
                      </m:sSubPr>
                      <m:e>
                        <m:r>
                          <w:rPr>
                            <w:rFonts w:ascii="Cambria Math" w:hAnsi="Cambria Math"/>
                            <w:del w:id="1200091" w:author="CLAUDE" w:date="2026-07-16T00:00:00Z"/>
                          </w:rPr>
                          <m:t>T</m:t>
                        </m:r>
                      </m:e>
                      <m:sub>
                        <m:sSup>
                          <m:sSupPr>
                            <m:ctrlPr>
                              <w:rPr>
                                <w:rFonts w:ascii="Cambria Math" w:hAnsi="Cambria Math"/>
                                <w:del w:id="1200164" w:author="CLAUDE" w:date="2026-07-16T00:00:00Z"/>
                              </w:rPr>
                            </m:ctrlPr>
                          </m:sSupPr>
                          <m:e>
                            <m:r>
                              <w:rPr>
                                <w:rFonts w:ascii="Cambria Math" w:hAnsi="Cambria Math"/>
                                <w:del w:id="1200092" w:author="CLAUDE" w:date="2026-07-16T00:00:00Z"/>
                              </w:rPr>
                              <m:t>c</m:t>
                            </m:r>
                          </m:e>
                          <m:sup>
                            <m:r>
                              <w:rPr>
                                <w:rFonts w:ascii="Cambria Math" w:hAnsi="Cambria Math"/>
                                <w:lang w:val="fr-BE"/>
                                <w:del w:id="1200093" w:author="CLAUDE" w:date="2026-07-16T00:00:00Z"/>
                              </w:rPr>
                              <m:t>(1)</m:t>
                            </m:r>
                          </m:sup>
                        </m:sSup>
                      </m:sub>
                    </m:sSub>
                  </m:lim>
                </m:limLow>
                <m:sSub>
                  <m:sSubPr>
                    <m:ctrlPr>
                      <w:rPr>
                        <w:rFonts w:ascii="Cambria Math" w:hAnsi="Cambria Math"/>
                        <w:del w:id="1200165" w:author="CLAUDE" w:date="2026-07-16T00:00:00Z"/>
                      </w:rPr>
                    </m:ctrlPr>
                  </m:sSubPr>
                  <m:e>
                    <m:r>
                      <w:rPr>
                        <w:rFonts w:ascii="Cambria Math" w:hAnsi="Cambria Math"/>
                        <w:del w:id="1200094" w:author="CLAUDE" w:date="2026-07-16T00:00:00Z"/>
                      </w:rPr>
                      <m:t>μ</m:t>
                    </m:r>
                  </m:e>
                  <m:sub>
                    <m:r>
                      <w:rPr>
                        <w:rFonts w:ascii="Cambria Math" w:hAnsi="Cambria Math"/>
                        <w:del w:id="1200095" w:author="CLAUDE" w:date="2026-07-16T00:00:00Z"/>
                      </w:rPr>
                      <m:t>t</m:t>
                    </m:r>
                  </m:sub>
                </m:sSub>
                <m:d>
                  <m:dPr>
                    <m:ctrlPr>
                      <w:rPr>
                        <w:rFonts w:ascii="Cambria Math" w:hAnsi="Cambria Math"/>
                        <w:del w:id="1200166" w:author="CLAUDE" w:date="2026-07-16T00:00:00Z"/>
                      </w:rPr>
                    </m:ctrlPr>
                  </m:dPr>
                  <m:e>
                    <m:r>
                      <w:rPr>
                        <w:rFonts w:ascii="Cambria Math" w:hAnsi="Cambria Math"/>
                        <w:del w:id="1200096" w:author="CLAUDE" w:date="2026-07-16T00:00:00Z"/>
                      </w:rPr>
                      <m:t>x</m:t>
                    </m:r>
                  </m:e>
                </m:d>
                <m:r>
                  <w:rPr>
                    <w:rFonts w:ascii="Cambria Math" w:hAnsi="Cambria Math"/>
                    <w:lang w:val="fr-BE"/>
                    <w:del w:id="1200097" w:author="CLAUDE" w:date="2026-07-16T00:00:00Z"/>
                  </w:rPr>
                  <m:t>&lt;0.62</m:t>
                </m:r>
                <m:r>
                  <m:rPr>
                    <m:sty m:val="p"/>
                  </m:rPr>
                  <w:rPr>
                    <w:rFonts w:eastAsiaTheme="minorEastAsia"/>
                    <w:lang w:val="fr-BE"/>
                    <w:del w:id="1200098" w:author="CLAUDE" w:date="2026-07-16T00:00:00Z"/>
                  </w:rPr>
                  <w:br/>
                </m:r>
              </m:oMath>
              <m:oMath>
                <m:r>
                  <w:rPr>
                    <w:rFonts w:ascii="Cambria Math" w:hAnsi="Cambria Math"/>
                    <w:del w:id="1200099" w:author="CLAUDE" w:date="2026-07-16T00:00:00Z"/>
                  </w:rPr>
                  <m:t>x</m:t>
                </m:r>
                <m:r>
                  <m:rPr>
                    <m:aln/>
                  </m:rPr>
                  <w:rPr>
                    <w:rFonts w:ascii="Cambria Math" w:hAnsi="Cambria Math"/>
                    <w:lang w:val="fr-BE"/>
                    <w:del w:id="1200100" w:author="CLAUDE" w:date="2026-07-16T00:00:00Z"/>
                  </w:rPr>
                  <m:t>=</m:t>
                </m:r>
                <m:sSup>
                  <m:sSupPr>
                    <m:ctrlPr>
                      <w:rPr>
                        <w:rFonts w:ascii="Cambria Math" w:hAnsi="Cambria Math"/>
                        <w:del w:id="1200167" w:author="CLAUDE" w:date="2026-07-16T00:00:00Z"/>
                      </w:rPr>
                    </m:ctrlPr>
                  </m:sSupPr>
                  <m:e>
                    <m:sSub>
                      <m:sSubPr>
                        <m:ctrlPr>
                          <w:rPr>
                            <w:rFonts w:ascii="Cambria Math" w:hAnsi="Cambria Math"/>
                            <w:del w:id="1200168" w:author="CLAUDE" w:date="2026-07-16T00:00:00Z"/>
                          </w:rPr>
                        </m:ctrlPr>
                      </m:sSubPr>
                      <m:e>
                        <m:r>
                          <w:rPr>
                            <w:rFonts w:ascii="Cambria Math" w:hAnsi="Cambria Math"/>
                            <w:del w:id="1200101" w:author="CLAUDE" w:date="2026-07-16T00:00:00Z"/>
                          </w:rPr>
                          <m:t>a</m:t>
                        </m:r>
                      </m:e>
                      <m:sub>
                        <m:sSup>
                          <m:sSupPr>
                            <m:ctrlPr>
                              <w:rPr>
                                <w:rFonts w:ascii="Cambria Math" w:hAnsi="Cambria Math"/>
                                <w:del w:id="1200169" w:author="CLAUDE" w:date="2026-07-16T00:00:00Z"/>
                              </w:rPr>
                            </m:ctrlPr>
                          </m:sSupPr>
                          <m:e>
                            <m:r>
                              <w:rPr>
                                <w:rFonts w:ascii="Cambria Math" w:hAnsi="Cambria Math"/>
                                <w:del w:id="1200102" w:author="CLAUDE" w:date="2026-07-16T00:00:00Z"/>
                              </w:rPr>
                              <m:t>c</m:t>
                            </m:r>
                          </m:e>
                          <m:sup>
                            <m:r>
                              <w:rPr>
                                <w:rFonts w:ascii="Cambria Math" w:hAnsi="Cambria Math"/>
                                <w:lang w:val="fr-BE"/>
                                <w:del w:id="1200103" w:author="CLAUDE" w:date="2026-07-16T00:00:00Z"/>
                              </w:rPr>
                              <m:t>(1)</m:t>
                            </m:r>
                          </m:sup>
                        </m:sSup>
                      </m:sub>
                    </m:sSub>
                  </m:e>
                  <m:sup>
                    <m:r>
                      <w:rPr>
                        <w:rFonts w:ascii="Cambria Math" w:hAnsi="Cambria Math"/>
                        <w:del w:id="1200104" w:author="CLAUDE" w:date="2026-07-16T00:00:00Z"/>
                      </w:rPr>
                      <m:t>eff</m:t>
                    </m:r>
                  </m:sup>
                </m:sSup>
                <m:r>
                  <w:rPr>
                    <w:rFonts w:ascii="Cambria Math" w:hAnsi="Cambria Math"/>
                    <w:lang w:val="fr-BE"/>
                    <w:del w:id="1200105" w:author="CLAUDE" w:date="2026-07-16T00:00:00Z"/>
                  </w:rPr>
                  <m:t xml:space="preserve">     ⇒     </m:t>
                </m:r>
                <m:sSub>
                  <m:sSubPr>
                    <m:ctrlPr>
                      <w:rPr>
                        <w:rFonts w:ascii="Cambria Math" w:hAnsi="Cambria Math"/>
                        <w:del w:id="1200170" w:author="CLAUDE" w:date="2026-07-16T00:00:00Z"/>
                      </w:rPr>
                    </m:ctrlPr>
                  </m:sSubPr>
                  <m:e>
                    <m:r>
                      <w:rPr>
                        <w:rFonts w:ascii="Cambria Math" w:hAnsi="Cambria Math"/>
                        <w:del w:id="1200106" w:author="CLAUDE" w:date="2026-07-16T00:00:00Z"/>
                      </w:rPr>
                      <m:t>T</m:t>
                    </m:r>
                  </m:e>
                  <m:sub>
                    <m:sSup>
                      <m:sSupPr>
                        <m:ctrlPr>
                          <w:rPr>
                            <w:rFonts w:ascii="Cambria Math" w:hAnsi="Cambria Math"/>
                            <w:del w:id="1200171" w:author="CLAUDE" w:date="2026-07-16T00:00:00Z"/>
                          </w:rPr>
                        </m:ctrlPr>
                      </m:sSupPr>
                      <m:e>
                        <m:r>
                          <w:rPr>
                            <w:rFonts w:ascii="Cambria Math" w:hAnsi="Cambria Math"/>
                            <w:del w:id="1200107" w:author="CLAUDE" w:date="2026-07-16T00:00:00Z"/>
                          </w:rPr>
                          <m:t>c</m:t>
                        </m:r>
                      </m:e>
                      <m:sup>
                        <m:r>
                          <w:rPr>
                            <w:rFonts w:ascii="Cambria Math" w:hAnsi="Cambria Math"/>
                            <w:lang w:val="fr-BE"/>
                            <w:del w:id="1200108" w:author="CLAUDE" w:date="2026-07-16T00:00:00Z"/>
                          </w:rPr>
                          <m:t>(1)</m:t>
                        </m:r>
                      </m:sup>
                    </m:sSup>
                  </m:sub>
                </m:sSub>
                <m:r>
                  <w:rPr>
                    <w:rFonts w:ascii="Cambria Math" w:hAnsi="Cambria Math"/>
                    <w:lang w:val="fr-BE"/>
                    <w:del w:id="1200109" w:author="CLAUDE" w:date="2026-07-16T00:00:00Z"/>
                  </w:rPr>
                  <m:t>←</m:t>
                </m:r>
                <m:sSub>
                  <m:sSubPr>
                    <m:ctrlPr>
                      <w:rPr>
                        <w:rFonts w:ascii="Cambria Math" w:hAnsi="Cambria Math"/>
                        <w:del w:id="1200172" w:author="CLAUDE" w:date="2026-07-16T00:00:00Z"/>
                      </w:rPr>
                    </m:ctrlPr>
                  </m:sSubPr>
                  <m:e>
                    <m:r>
                      <w:rPr>
                        <w:rFonts w:ascii="Cambria Math" w:hAnsi="Cambria Math"/>
                        <w:del w:id="1200110" w:author="CLAUDE" w:date="2026-07-16T00:00:00Z"/>
                      </w:rPr>
                      <m:t>T</m:t>
                    </m:r>
                  </m:e>
                  <m:sub>
                    <m:sSup>
                      <m:sSupPr>
                        <m:ctrlPr>
                          <w:rPr>
                            <w:rFonts w:ascii="Cambria Math" w:hAnsi="Cambria Math"/>
                            <w:del w:id="1200173" w:author="CLAUDE" w:date="2026-07-16T00:00:00Z"/>
                          </w:rPr>
                        </m:ctrlPr>
                      </m:sSupPr>
                      <m:e>
                        <m:r>
                          <w:rPr>
                            <w:rFonts w:ascii="Cambria Math" w:hAnsi="Cambria Math"/>
                            <w:del w:id="1200111" w:author="CLAUDE" w:date="2026-07-16T00:00:00Z"/>
                          </w:rPr>
                          <m:t>c</m:t>
                        </m:r>
                      </m:e>
                      <m:sup>
                        <m:r>
                          <w:rPr>
                            <w:rFonts w:ascii="Cambria Math" w:hAnsi="Cambria Math"/>
                            <w:lang w:val="fr-BE"/>
                            <w:del w:id="1200112" w:author="CLAUDE" w:date="2026-07-16T00:00:00Z"/>
                          </w:rPr>
                          <m:t>(1)</m:t>
                        </m:r>
                      </m:sup>
                    </m:sSup>
                  </m:sub>
                </m:sSub>
                <m:r>
                  <w:rPr>
                    <w:rFonts w:ascii="Cambria Math" w:hAnsi="Cambria Math"/>
                    <w:lang w:val="fr-BE"/>
                    <w:del w:id="1200113" w:author="CLAUDE" w:date="2026-07-16T00:00:00Z"/>
                  </w:rPr>
                  <m:t>∪</m:t>
                </m:r>
                <m:d>
                  <m:dPr>
                    <m:begChr m:val="{"/>
                    <m:endChr m:val="}"/>
                    <m:ctrlPr>
                      <w:rPr>
                        <w:rFonts w:ascii="Cambria Math" w:hAnsi="Cambria Math"/>
                        <w:del w:id="1200174" w:author="CLAUDE" w:date="2026-07-16T00:00:00Z"/>
                      </w:rPr>
                    </m:ctrlPr>
                  </m:dPr>
                  <m:e>
                    <m:r>
                      <w:rPr>
                        <w:rFonts w:ascii="Cambria Math" w:hAnsi="Cambria Math"/>
                        <w:del w:id="1200114" w:author="CLAUDE" w:date="2026-07-16T00:00:00Z"/>
                      </w:rPr>
                      <m:t>X</m:t>
                    </m:r>
                  </m:e>
                </m:d>
                <m:r>
                  <m:rPr>
                    <m:sty m:val="p"/>
                  </m:rPr>
                  <w:rPr>
                    <w:rFonts w:eastAsiaTheme="minorEastAsia"/>
                    <w:lang w:val="fr-BE"/>
                    <w:del w:id="1200115" w:author="CLAUDE" w:date="2026-07-16T00:00:00Z"/>
                  </w:rPr>
                  <w:br/>
                </m:r>
              </m:oMath>
              <m:oMath>
                <m:r>
                  <w:rPr>
                    <w:rFonts w:ascii="Cambria Math" w:hAnsi="Cambria Math"/>
                    <w:del w:id="1200116" w:author="CLAUDE" w:date="2026-07-16T00:00:00Z"/>
                  </w:rPr>
                  <m:t>X</m:t>
                </m:r>
                <m:r>
                  <m:rPr>
                    <m:aln/>
                  </m:rPr>
                  <w:rPr>
                    <w:rFonts w:ascii="Cambria Math" w:hAnsi="Cambria Math"/>
                    <w:lang w:val="fr-BE"/>
                    <w:del w:id="1200117" w:author="CLAUDE" w:date="2026-07-16T00:00:00Z"/>
                  </w:rPr>
                  <m:t>=</m:t>
                </m:r>
                <m:r>
                  <m:rPr>
                    <m:nor/>
                  </m:rPr>
                  <w:rPr>
                    <w:rFonts w:ascii="Cambria Math" w:hAnsi="Cambria Math"/>
                    <w:lang w:val="fr-BE"/>
                    <w:del w:id="1200118" w:author="CLAUDE" w:date="2026-07-16T00:00:00Z"/>
                  </w:rPr>
                  <m:t>trap</m:t>
                </m:r>
                <m:d>
                  <m:dPr>
                    <m:ctrlPr>
                      <w:rPr>
                        <w:rFonts w:ascii="Cambria Math" w:hAnsi="Cambria Math"/>
                        <w:del w:id="1200175" w:author="CLAUDE" w:date="2026-07-16T00:00:00Z"/>
                      </w:rPr>
                    </m:ctrlPr>
                  </m:dPr>
                  <m:e>
                    <m:r>
                      <w:rPr>
                        <w:rFonts w:ascii="Cambria Math" w:hAnsi="Cambria Math"/>
                        <w:del w:id="1200119" w:author="CLAUDE" w:date="2026-07-16T00:00:00Z"/>
                      </w:rPr>
                      <m:t>x</m:t>
                    </m:r>
                    <m:r>
                      <w:rPr>
                        <w:rFonts w:ascii="Cambria Math" w:hAnsi="Cambria Math"/>
                        <w:lang w:val="fr-BE"/>
                        <w:del w:id="1200120" w:author="CLAUDE" w:date="2026-07-16T00:00:00Z"/>
                      </w:rPr>
                      <m:t xml:space="preserve">-0.12,   </m:t>
                    </m:r>
                    <m:r>
                      <w:rPr>
                        <w:rFonts w:ascii="Cambria Math" w:hAnsi="Cambria Math"/>
                        <w:del w:id="1200121" w:author="CLAUDE" w:date="2026-07-16T00:00:00Z"/>
                      </w:rPr>
                      <m:t>x</m:t>
                    </m:r>
                    <m:r>
                      <w:rPr>
                        <w:rFonts w:ascii="Cambria Math" w:hAnsi="Cambria Math"/>
                        <w:lang w:val="fr-BE"/>
                        <w:del w:id="1200122" w:author="CLAUDE" w:date="2026-07-16T00:00:00Z"/>
                      </w:rPr>
                      <m:t xml:space="preserve">-0.05,   </m:t>
                    </m:r>
                    <m:r>
                      <w:rPr>
                        <w:rFonts w:ascii="Cambria Math" w:hAnsi="Cambria Math"/>
                        <w:del w:id="1200123" w:author="CLAUDE" w:date="2026-07-16T00:00:00Z"/>
                      </w:rPr>
                      <m:t>x</m:t>
                    </m:r>
                    <m:r>
                      <w:rPr>
                        <w:rFonts w:ascii="Cambria Math" w:hAnsi="Cambria Math"/>
                        <w:lang w:val="fr-BE"/>
                        <w:del w:id="1200124" w:author="CLAUDE" w:date="2026-07-16T00:00:00Z"/>
                      </w:rPr>
                      <m:t xml:space="preserve">+0.05,   </m:t>
                    </m:r>
                    <m:r>
                      <w:rPr>
                        <w:rFonts w:ascii="Cambria Math" w:hAnsi="Cambria Math"/>
                        <w:del w:id="1200125" w:author="CLAUDE" w:date="2026-07-16T00:00:00Z"/>
                      </w:rPr>
                      <m:t>x</m:t>
                    </m:r>
                    <m:r>
                      <w:rPr>
                        <w:rFonts w:ascii="Cambria Math" w:hAnsi="Cambria Math"/>
                        <w:lang w:val="fr-BE"/>
                        <w:del w:id="1200126" w:author="CLAUDE" w:date="2026-07-16T00:00:00Z"/>
                      </w:rPr>
                      <m:t>+0.12</m:t>
                    </m:r>
                  </m:e>
                </m:d>
                <m:r>
                  <m:rPr>
                    <m:sty m:val="p"/>
                  </m:rPr>
                  <w:rPr>
                    <w:rFonts w:eastAsiaTheme="minorEastAsia"/>
                    <w:lang w:val="fr-BE"/>
                    <w:del w:id="1200127" w:author="CLAUDE" w:date="2026-07-16T00:00:00Z"/>
                  </w:rPr>
                  <w:br/>
                </m:r>
              </m:oMath>
              <m:oMath>
                <m:d>
                  <m:dPr>
                    <m:begChr m:val="|"/>
                    <m:endChr m:val="|"/>
                    <m:ctrlPr>
                      <w:rPr>
                        <w:rFonts w:ascii="Cambria Math" w:hAnsi="Cambria Math"/>
                        <w:del w:id="1200176" w:author="CLAUDE" w:date="2026-07-16T00:00:00Z"/>
                      </w:rPr>
                    </m:ctrlPr>
                  </m:dPr>
                  <m:e>
                    <m:r>
                      <w:rPr>
                        <w:rFonts w:ascii="Cambria Math" w:hAnsi="Cambria Math"/>
                        <w:del w:id="1200128" w:author="CLAUDE" w:date="2026-07-16T00:00:00Z"/>
                      </w:rPr>
                      <m:t>C</m:t>
                    </m:r>
                  </m:e>
                </m:d>
                <m:r>
                  <m:rPr>
                    <m:aln/>
                  </m:rPr>
                  <w:rPr>
                    <w:rFonts w:ascii="Cambria Math" w:hAnsi="Cambria Math"/>
                    <w:lang w:val="fr-BE"/>
                    <w:del w:id="1200129" w:author="CLAUDE" w:date="2026-07-16T00:00:00Z"/>
                  </w:rPr>
                  <m:t>=</m:t>
                </m:r>
                <m:nary>
                  <m:naryPr>
                    <m:chr m:val="∏"/>
                    <m:limLoc m:val="undOvr"/>
                    <m:supHide m:val="1"/>
                    <m:ctrlPr>
                      <w:rPr>
                        <w:rFonts w:ascii="Cambria Math" w:hAnsi="Cambria Math"/>
                        <w:del w:id="1200177" w:author="CLAUDE" w:date="2026-07-16T00:00:00Z"/>
                      </w:rPr>
                    </m:ctrlPr>
                  </m:naryPr>
                  <m:sub>
                    <m:r>
                      <w:rPr>
                        <w:rFonts w:ascii="Cambria Math" w:hAnsi="Cambria Math"/>
                        <w:del w:id="1200130" w:author="CLAUDE" w:date="2026-07-16T00:00:00Z"/>
                      </w:rPr>
                      <m:t>c</m:t>
                    </m:r>
                    <m:r>
                      <w:rPr>
                        <w:rFonts w:ascii="Cambria Math" w:hAnsi="Cambria Math"/>
                        <w:lang w:val="fr-BE"/>
                        <w:del w:id="1200131" w:author="CLAUDE" w:date="2026-07-16T00:00:00Z"/>
                      </w:rPr>
                      <m:t>∈</m:t>
                    </m:r>
                    <m:r>
                      <w:rPr>
                        <w:rFonts w:ascii="Cambria Math" w:hAnsi="Cambria Math"/>
                        <w:del w:id="1200132" w:author="CLAUDE" w:date="2026-07-16T00:00:00Z"/>
                      </w:rPr>
                      <m:t>dec</m:t>
                    </m:r>
                  </m:sub>
                  <m:sup/>
                  <m:e>
                    <m:d>
                      <m:dPr>
                        <m:begChr m:val="|"/>
                        <m:endChr m:val="|"/>
                        <m:ctrlPr>
                          <w:rPr>
                            <w:rFonts w:ascii="Cambria Math" w:hAnsi="Cambria Math"/>
                            <w:del w:id="1200178" w:author="CLAUDE" w:date="2026-07-16T00:00:00Z"/>
                          </w:rPr>
                        </m:ctrlPr>
                      </m:dPr>
                      <m:e>
                        <m:sSub>
                          <m:sSubPr>
                            <m:ctrlPr>
                              <w:rPr>
                                <w:rFonts w:ascii="Cambria Math" w:hAnsi="Cambria Math"/>
                                <w:del w:id="1200179" w:author="CLAUDE" w:date="2026-07-16T00:00:00Z"/>
                              </w:rPr>
                            </m:ctrlPr>
                          </m:sSubPr>
                          <m:e>
                            <m:r>
                              <w:rPr>
                                <w:rFonts w:ascii="Cambria Math" w:hAnsi="Cambria Math"/>
                                <w:del w:id="1200133" w:author="CLAUDE" w:date="2026-07-16T00:00:00Z"/>
                              </w:rPr>
                              <m:t>T</m:t>
                            </m:r>
                          </m:e>
                          <m:sub>
                            <m:r>
                              <w:rPr>
                                <w:rFonts w:ascii="Cambria Math" w:hAnsi="Cambria Math"/>
                                <w:del w:id="1200134" w:author="CLAUDE" w:date="2026-07-16T00:00:00Z"/>
                              </w:rPr>
                              <m:t>c</m:t>
                            </m:r>
                          </m:sub>
                        </m:sSub>
                      </m:e>
                    </m:d>
                  </m:e>
                </m:nary>
                <m:r>
                  <w:rPr>
                    <w:rFonts w:ascii="Cambria Math" w:hAnsi="Cambria Math"/>
                    <w:lang w:val="fr-BE"/>
                    <w:del w:id="1200135" w:author="CLAUDE" w:date="2026-07-16T00:00:00Z"/>
                  </w:rPr>
                  <m:t xml:space="preserve"> :     </m:t>
                </m:r>
                <m:sSup>
                  <m:sSupPr>
                    <m:ctrlPr>
                      <w:rPr>
                        <w:rFonts w:ascii="Cambria Math" w:hAnsi="Cambria Math"/>
                        <w:del w:id="1200180" w:author="CLAUDE" w:date="2026-07-16T00:00:00Z"/>
                      </w:rPr>
                    </m:ctrlPr>
                  </m:sSupPr>
                  <m:e>
                    <m:r>
                      <w:rPr>
                        <w:rFonts w:ascii="Cambria Math" w:hAnsi="Cambria Math"/>
                        <w:lang w:val="fr-BE"/>
                        <w:del w:id="1200136" w:author="CLAUDE" w:date="2026-07-16T00:00:00Z"/>
                      </w:rPr>
                      <m:t>5</m:t>
                    </m:r>
                  </m:e>
                  <m:sup>
                    <m:r>
                      <w:rPr>
                        <w:rFonts w:ascii="Cambria Math" w:hAnsi="Cambria Math"/>
                        <w:lang w:val="fr-BE"/>
                        <w:del w:id="1200137" w:author="CLAUDE" w:date="2026-07-16T00:00:00Z"/>
                      </w:rPr>
                      <m:t>5</m:t>
                    </m:r>
                  </m:sup>
                </m:sSup>
                <m:r>
                  <w:rPr>
                    <w:rFonts w:ascii="Cambria Math" w:hAnsi="Cambria Math"/>
                    <w:lang w:val="fr-BE"/>
                    <w:del w:id="1200138" w:author="CLAUDE" w:date="2026-07-16T00:00:00Z"/>
                  </w:rPr>
                  <m:t>=3125     →     6⋅</m:t>
                </m:r>
                <m:sSup>
                  <m:sSupPr>
                    <m:ctrlPr>
                      <w:rPr>
                        <w:rFonts w:ascii="Cambria Math" w:hAnsi="Cambria Math"/>
                        <w:del w:id="1200181" w:author="CLAUDE" w:date="2026-07-16T00:00:00Z"/>
                      </w:rPr>
                    </m:ctrlPr>
                  </m:sSupPr>
                  <m:e>
                    <m:r>
                      <w:rPr>
                        <w:rFonts w:ascii="Cambria Math" w:hAnsi="Cambria Math"/>
                        <w:lang w:val="fr-BE"/>
                        <w:del w:id="1200139" w:author="CLAUDE" w:date="2026-07-16T00:00:00Z"/>
                      </w:rPr>
                      <m:t>5</m:t>
                    </m:r>
                  </m:e>
                  <m:sup>
                    <m:r>
                      <w:rPr>
                        <w:rFonts w:ascii="Cambria Math" w:hAnsi="Cambria Math"/>
                        <w:lang w:val="fr-BE"/>
                        <w:del w:id="1200140" w:author="CLAUDE" w:date="2026-07-16T00:00:00Z"/>
                      </w:rPr>
                      <m:t>4</m:t>
                    </m:r>
                  </m:sup>
                </m:sSup>
                <m:r>
                  <w:rPr>
                    <w:rFonts w:ascii="Cambria Math" w:hAnsi="Cambria Math"/>
                    <w:lang w:val="fr-BE"/>
                    <w:del w:id="1200141" w:author="CLAUDE" w:date="2026-07-16T00:00:00Z"/>
                  </w:rPr>
                  <m:t>=3750</m:t>
                </m:r>
              </m:oMath>
            </m:oMathPara>
          </w:p>
          <w:p>
            <w:pPr>
              <w:jc w:val="center"/>
              <w:rPr>
                <w:ins w:id="1200182" w:author="CLAUDE" w:date="2026-07-16T00:00:00Z"/>
              </w:rPr>
            </w:pPr>
            <m:oMathPara>
              <m:oMath>
                <m:eqArr>
                  <m:eqArrPr>
                    <m:ctrlPr>
                      <w:rPr>
                        <w:rFonts w:ascii="Cambria Math" w:hAnsi="Cambria Math"/>
                        <w:ins w:id="1200052" w:author="CLAUDE" w:date="2026-07-16T00:00:00Z"/>
                      </w:rPr>
                    </m:ctrlPr>
                  </m:eqArrPr>
                  <m:e>
                    <m:sSub>
                      <m:sSubPr>
                        <m:ctrlPr>
                          <w:rPr>
                            <w:rFonts w:ascii="Cambria Math" w:hAnsi="Cambria Math"/>
                            <w:ins w:id="1200003" w:author="CLAUDE" w:date="2026-07-16T00:00:00Z"/>
                          </w:rPr>
                        </m:ctrlPr>
                      </m:sSubPr>
                      <m:e>
                        <m:r>
                          <w:rPr>
                            <w:rFonts w:ascii="Cambria Math" w:hAnsi="Cambria Math"/>
                            <w:ins w:id="1200001" w:author="CLAUDE" w:date="2026-07-16T00:00:00Z"/>
                          </w:rPr>
                          <m:t xml:space="preserve">A</m:t>
                        </m:r>
                      </m:e>
                      <m:sub>
                        <m:r>
                          <w:rPr>
                            <w:rFonts w:ascii="Cambria Math" w:hAnsi="Cambria Math"/>
                            <w:ins w:id="1200002" w:author="CLAUDE" w:date="2026-07-16T00:00:00Z"/>
                          </w:rPr>
                          <m:t xml:space="preserve">new</m:t>
                        </m:r>
                      </m:sub>
                    </m:sSub>
                    <m:r>
                      <w:rPr>
                        <w:rFonts w:ascii="Cambria Math" w:hAnsi="Cambria Math"/>
                        <w:ins w:id="1200004" w:author="CLAUDE" w:date="2026-07-16T00:00:00Z"/>
                      </w:rPr>
                      <m:t xml:space="preserve">=</m:t>
                    </m:r>
                    <m:d>
                      <m:dPr>
                        <m:begChr m:val="{"/>
                        <m:endChr m:val="}"/>
                        <m:ctrlPr>
                          <w:rPr>
                            <w:rFonts w:ascii="Cambria Math" w:hAnsi="Cambria Math"/>
                            <w:ins w:id="1200030" w:author="CLAUDE" w:date="2026-07-16T00:00:00Z"/>
                          </w:rPr>
                        </m:ctrlPr>
                      </m:dPr>
                      <m:e>
                        <m:d>
                          <m:dPr>
                            <m:begChr m:val="("/>
                            <m:endChr m:val=")"/>
                            <m:ctrlPr>
                              <w:rPr>
                                <w:rFonts w:ascii="Cambria Math" w:hAnsi="Cambria Math"/>
                                <w:ins w:id="1200016" w:author="CLAUDE" w:date="2026-07-16T00:00:00Z"/>
                              </w:rPr>
                            </m:ctrlPr>
                          </m:dPr>
                          <m:e>
                            <m:sSup>
                              <m:sSupPr>
                                <m:ctrlPr>
                                  <w:rPr>
                                    <w:rFonts w:ascii="Cambria Math" w:hAnsi="Cambria Math"/>
                                    <w:ins w:id="1200007" w:author="CLAUDE" w:date="2026-07-16T00:00:00Z"/>
                                  </w:rPr>
                                </m:ctrlPr>
                              </m:sSupPr>
                              <m:e>
                                <m:r>
                                  <w:rPr>
                                    <w:rFonts w:ascii="Cambria Math" w:hAnsi="Cambria Math"/>
                                    <w:ins w:id="1200005" w:author="CLAUDE" w:date="2026-07-16T00:00:00Z"/>
                                  </w:rPr>
                                  <m:t xml:space="preserve">c</m:t>
                                </m:r>
                              </m:e>
                              <m:sup>
                                <m:r>
                                  <w:rPr>
                                    <w:rFonts w:ascii="Cambria Math" w:hAnsi="Cambria Math"/>
                                    <w:ins w:id="1200006" w:author="CLAUDE" w:date="2026-07-16T00:00:00Z"/>
                                  </w:rPr>
                                  <m:t xml:space="preserve">(1)</m:t>
                                </m:r>
                              </m:sup>
                            </m:sSup>
                            <m:r>
                              <w:rPr>
                                <w:rFonts w:ascii="Cambria Math" w:hAnsi="Cambria Math"/>
                                <w:ins w:id="1200008" w:author="CLAUDE" w:date="2026-07-16T00:00:00Z"/>
                              </w:rPr>
                              <m:t xml:space="preserve">,</m:t>
                            </m:r>
                            <m:sSup>
                              <m:sSupPr>
                                <m:ctrlPr>
                                  <w:rPr>
                                    <w:rFonts w:ascii="Cambria Math" w:hAnsi="Cambria Math"/>
                                    <w:ins w:id="1200011" w:author="CLAUDE" w:date="2026-07-16T00:00:00Z"/>
                                  </w:rPr>
                                </m:ctrlPr>
                              </m:sSupPr>
                              <m:e>
                                <m:r>
                                  <w:rPr>
                                    <w:rFonts w:ascii="Cambria Math" w:hAnsi="Cambria Math"/>
                                    <w:ins w:id="1200009" w:author="CLAUDE" w:date="2026-07-16T00:00:00Z"/>
                                  </w:rPr>
                                  <m:t xml:space="preserve">t</m:t>
                                </m:r>
                              </m:e>
                              <m:sup>
                                <m:r>
                                  <w:rPr>
                                    <w:rFonts w:ascii="Cambria Math" w:hAnsi="Cambria Math"/>
                                    <w:ins w:id="1200010" w:author="CLAUDE" w:date="2026-07-16T00:00:00Z"/>
                                  </w:rPr>
                                  <m:t xml:space="preserve">*</m:t>
                                </m:r>
                              </m:sup>
                            </m:sSup>
                            <m:d>
                              <m:dPr>
                                <m:begChr m:val="("/>
                                <m:endChr m:val=")"/>
                                <m:ctrlPr>
                                  <w:rPr>
                                    <w:rFonts w:ascii="Cambria Math" w:hAnsi="Cambria Math"/>
                                    <w:ins w:id="1200015" w:author="CLAUDE" w:date="2026-07-16T00:00:00Z"/>
                                  </w:rPr>
                                </m:ctrlPr>
                              </m:dPr>
                              <m:e>
                                <m:sSup>
                                  <m:sSupPr>
                                    <m:ctrlPr>
                                      <w:rPr>
                                        <w:rFonts w:ascii="Cambria Math" w:hAnsi="Cambria Math"/>
                                        <w:ins w:id="1200014" w:author="CLAUDE" w:date="2026-07-16T00:00:00Z"/>
                                      </w:rPr>
                                    </m:ctrlPr>
                                  </m:sSupPr>
                                  <m:e>
                                    <m:r>
                                      <w:rPr>
                                        <w:rFonts w:ascii="Cambria Math" w:hAnsi="Cambria Math"/>
                                        <w:ins w:id="1200012" w:author="CLAUDE" w:date="2026-07-16T00:00:00Z"/>
                                      </w:rPr>
                                      <m:t xml:space="preserve">c</m:t>
                                    </m:r>
                                  </m:e>
                                  <m:sup>
                                    <m:r>
                                      <w:rPr>
                                        <w:rFonts w:ascii="Cambria Math" w:hAnsi="Cambria Math"/>
                                        <w:ins w:id="1200013" w:author="CLAUDE" w:date="2026-07-16T00:00:00Z"/>
                                      </w:rPr>
                                      <m:t xml:space="preserve">(1)</m:t>
                                    </m:r>
                                  </m:sup>
                                </m:sSup>
                              </m:e>
                            </m:d>
                          </m:e>
                        </m:d>
                        <m:r>
                          <w:rPr>
                            <w:rFonts w:ascii="Cambria Math" w:hAnsi="Cambria Math"/>
                            <w:ins w:id="1200017" w:author="CLAUDE" w:date="2026-07-16T00:00:00Z"/>
                          </w:rPr>
                          <m:t xml:space="preserve">,</m:t>
                        </m:r>
                        <m:d>
                          <m:dPr>
                            <m:begChr m:val="("/>
                            <m:endChr m:val=")"/>
                            <m:ctrlPr>
                              <w:rPr>
                                <w:rFonts w:ascii="Cambria Math" w:hAnsi="Cambria Math"/>
                                <w:ins w:id="1200029" w:author="CLAUDE" w:date="2026-07-16T00:00:00Z"/>
                              </w:rPr>
                            </m:ctrlPr>
                          </m:dPr>
                          <m:e>
                            <m:sSup>
                              <m:sSupPr>
                                <m:ctrlPr>
                                  <w:rPr>
                                    <w:rFonts w:ascii="Cambria Math" w:hAnsi="Cambria Math"/>
                                    <w:ins w:id="1200020" w:author="CLAUDE" w:date="2026-07-16T00:00:00Z"/>
                                  </w:rPr>
                                </m:ctrlPr>
                              </m:sSupPr>
                              <m:e>
                                <m:r>
                                  <w:rPr>
                                    <w:rFonts w:ascii="Cambria Math" w:hAnsi="Cambria Math"/>
                                    <w:ins w:id="1200018" w:author="CLAUDE" w:date="2026-07-16T00:00:00Z"/>
                                  </w:rPr>
                                  <m:t xml:space="preserve">c</m:t>
                                </m:r>
                              </m:e>
                              <m:sup>
                                <m:r>
                                  <w:rPr>
                                    <w:rFonts w:ascii="Cambria Math" w:hAnsi="Cambria Math"/>
                                    <w:ins w:id="1200019" w:author="CLAUDE" w:date="2026-07-16T00:00:00Z"/>
                                  </w:rPr>
                                  <m:t xml:space="preserve">(2)</m:t>
                                </m:r>
                              </m:sup>
                            </m:sSup>
                            <m:r>
                              <w:rPr>
                                <w:rFonts w:ascii="Cambria Math" w:hAnsi="Cambria Math"/>
                                <w:ins w:id="1200021" w:author="CLAUDE" w:date="2026-07-16T00:00:00Z"/>
                              </w:rPr>
                              <m:t xml:space="preserve">,</m:t>
                            </m:r>
                            <m:sSup>
                              <m:sSupPr>
                                <m:ctrlPr>
                                  <w:rPr>
                                    <w:rFonts w:ascii="Cambria Math" w:hAnsi="Cambria Math"/>
                                    <w:ins w:id="1200024" w:author="CLAUDE" w:date="2026-07-16T00:00:00Z"/>
                                  </w:rPr>
                                </m:ctrlPr>
                              </m:sSupPr>
                              <m:e>
                                <m:r>
                                  <w:rPr>
                                    <w:rFonts w:ascii="Cambria Math" w:hAnsi="Cambria Math"/>
                                    <w:ins w:id="1200022" w:author="CLAUDE" w:date="2026-07-16T00:00:00Z"/>
                                  </w:rPr>
                                  <m:t xml:space="preserve">t</m:t>
                                </m:r>
                              </m:e>
                              <m:sup>
                                <m:r>
                                  <w:rPr>
                                    <w:rFonts w:ascii="Cambria Math" w:hAnsi="Cambria Math"/>
                                    <w:ins w:id="1200023" w:author="CLAUDE" w:date="2026-07-16T00:00:00Z"/>
                                  </w:rPr>
                                  <m:t xml:space="preserve">*</m:t>
                                </m:r>
                              </m:sup>
                            </m:sSup>
                            <m:d>
                              <m:dPr>
                                <m:begChr m:val="("/>
                                <m:endChr m:val=")"/>
                                <m:ctrlPr>
                                  <w:rPr>
                                    <w:rFonts w:ascii="Cambria Math" w:hAnsi="Cambria Math"/>
                                    <w:ins w:id="1200028" w:author="CLAUDE" w:date="2026-07-16T00:00:00Z"/>
                                  </w:rPr>
                                </m:ctrlPr>
                              </m:dPr>
                              <m:e>
                                <m:sSup>
                                  <m:sSupPr>
                                    <m:ctrlPr>
                                      <w:rPr>
                                        <w:rFonts w:ascii="Cambria Math" w:hAnsi="Cambria Math"/>
                                        <w:ins w:id="1200027" w:author="CLAUDE" w:date="2026-07-16T00:00:00Z"/>
                                      </w:rPr>
                                    </m:ctrlPr>
                                  </m:sSupPr>
                                  <m:e>
                                    <m:r>
                                      <w:rPr>
                                        <w:rFonts w:ascii="Cambria Math" w:hAnsi="Cambria Math"/>
                                        <w:ins w:id="1200025" w:author="CLAUDE" w:date="2026-07-16T00:00:00Z"/>
                                      </w:rPr>
                                      <m:t xml:space="preserve">c</m:t>
                                    </m:r>
                                  </m:e>
                                  <m:sup>
                                    <m:r>
                                      <w:rPr>
                                        <w:rFonts w:ascii="Cambria Math" w:hAnsi="Cambria Math"/>
                                        <w:ins w:id="1200026" w:author="CLAUDE" w:date="2026-07-16T00:00:00Z"/>
                                      </w:rPr>
                                      <m:t xml:space="preserve">(2)</m:t>
                                    </m:r>
                                  </m:sup>
                                </m:sSup>
                              </m:e>
                            </m:d>
                          </m:e>
                        </m:d>
                      </m:e>
                    </m:d>
                  </m:e>
                  <m:e>
                    <m:sSup>
                      <m:sSupPr>
                        <m:ctrlPr>
                          <w:rPr>
                            <w:rFonts w:ascii="Cambria Math" w:hAnsi="Cambria Math"/>
                            <w:ins w:id="1200033" w:author="CLAUDE" w:date="2026-07-16T00:00:00Z"/>
                          </w:rPr>
                        </m:ctrlPr>
                      </m:sSupPr>
                      <m:e>
                        <m:r>
                          <w:rPr>
                            <w:rFonts w:ascii="Cambria Math" w:hAnsi="Cambria Math"/>
                            <w:ins w:id="1200031" w:author="CLAUDE" w:date="2026-07-16T00:00:00Z"/>
                          </w:rPr>
                          <m:t xml:space="preserve">t</m:t>
                        </m:r>
                      </m:e>
                      <m:sup>
                        <m:r>
                          <w:rPr>
                            <w:rFonts w:ascii="Cambria Math" w:hAnsi="Cambria Math"/>
                            <w:ins w:id="1200032" w:author="CLAUDE" w:date="2026-07-16T00:00:00Z"/>
                          </w:rPr>
                          <m:t xml:space="preserve">*</m:t>
                        </m:r>
                      </m:sup>
                    </m:sSup>
                    <m:d>
                      <m:dPr>
                        <m:begChr m:val="("/>
                        <m:endChr m:val=")"/>
                        <m:ctrlPr>
                          <w:rPr>
                            <w:rFonts w:ascii="Cambria Math" w:hAnsi="Cambria Math"/>
                            <w:ins w:id="1200035" w:author="CLAUDE" w:date="2026-07-16T00:00:00Z"/>
                          </w:rPr>
                        </m:ctrlPr>
                      </m:dPr>
                      <m:e>
                        <m:r>
                          <w:rPr>
                            <w:rFonts w:ascii="Cambria Math" w:hAnsi="Cambria Math"/>
                            <w:ins w:id="1200034" w:author="CLAUDE" w:date="2026-07-16T00:00:00Z"/>
                          </w:rPr>
                          <m:t xml:space="preserve">c</m:t>
                        </m:r>
                      </m:e>
                    </m:d>
                    <m:r>
                      <w:rPr>
                        <w:rFonts w:ascii="Cambria Math" w:hAnsi="Cambria Math"/>
                        <w:ins w:id="1200036" w:author="CLAUDE" w:date="2026-07-16T00:00:00Z"/>
                      </w:rPr>
                      <m:t xml:space="preserve">=</m:t>
                    </m:r>
                    <m:limLow>
                      <m:limLowPr>
                        <m:ctrlPr>
                          <w:rPr>
                            <w:rFonts w:ascii="Cambria Math" w:hAnsi="Cambria Math"/>
                            <w:ins w:id="1200043" w:author="CLAUDE" w:date="2026-07-16T00:00:00Z"/>
                          </w:rPr>
                        </m:ctrlPr>
                      </m:limLowPr>
                      <m:e>
                        <m:r>
                          <m:rPr>
                            <m:nor/>
                          </m:rPr>
                          <w:rPr>
                            <w:rFonts w:ascii="Cambria Math" w:hAnsi="Cambria Math"/>
                            <w:ins w:id="1200037" w:author="CLAUDE" w:date="2026-07-16T00:00:00Z"/>
                          </w:rPr>
                          <m:t xml:space="preserve">argmax</m:t>
                        </m:r>
                      </m:e>
                      <m:lim>
                        <m:r>
                          <w:rPr>
                            <w:rFonts w:ascii="Cambria Math" w:hAnsi="Cambria Math"/>
                            <w:ins w:id="1200038" w:author="CLAUDE" w:date="2026-07-16T00:00:00Z"/>
                          </w:rPr>
                          <m:t xml:space="preserve">t</m:t>
                        </m:r>
                        <m:r>
                          <w:rPr>
                            <w:rFonts w:ascii="Cambria Math" w:hAnsi="Cambria Math"/>
                            <w:ins w:id="1200039" w:author="CLAUDE" w:date="2026-07-16T00:00:00Z"/>
                          </w:rPr>
                          <m:t xml:space="preserve">∈</m:t>
                        </m:r>
                        <m:sSub>
                          <m:sSubPr>
                            <m:ctrlPr>
                              <w:rPr>
                                <w:rFonts w:ascii="Cambria Math" w:hAnsi="Cambria Math"/>
                                <w:ins w:id="1200042" w:author="CLAUDE" w:date="2026-07-16T00:00:00Z"/>
                              </w:rPr>
                            </m:ctrlPr>
                          </m:sSubPr>
                          <m:e>
                            <m:r>
                              <w:rPr>
                                <w:rFonts w:ascii="Cambria Math" w:hAnsi="Cambria Math"/>
                                <w:ins w:id="1200041" w:author="CLAUDE" w:date="2026-07-16T00:00:00Z"/>
                              </w:rPr>
                              <m:t xml:space="preserve">T</m:t>
                            </m:r>
                          </m:e>
                          <m:sub>
                            <m:r>
                              <w:rPr>
                                <w:rFonts w:ascii="Cambria Math" w:hAnsi="Cambria Math"/>
                                <w:ins w:id="1200040" w:author="CLAUDE" w:date="2026-07-16T00:00:00Z"/>
                              </w:rPr>
                              <m:t xml:space="preserve">c</m:t>
                            </m:r>
                          </m:sub>
                        </m:sSub>
                      </m:lim>
                    </m:limLow>
                    <m:sSub>
                      <m:sSubPr>
                        <m:ctrlPr>
                          <w:rPr>
                            <w:rFonts w:ascii="Cambria Math" w:hAnsi="Cambria Math"/>
                            <w:ins w:id="1200050" w:author="CLAUDE" w:date="2026-07-16T00:00:00Z"/>
                          </w:rPr>
                        </m:ctrlPr>
                      </m:sSubPr>
                      <m:e>
                        <m:r>
                          <w:rPr>
                            <w:rFonts w:ascii="Cambria Math" w:hAnsi="Cambria Math"/>
                            <w:ins w:id="1200048" w:author="CLAUDE" w:date="2026-07-16T00:00:00Z"/>
                          </w:rPr>
                          <m:t xml:space="preserve">μ</m:t>
                        </m:r>
                      </m:e>
                      <m:sub>
                        <m:r>
                          <w:rPr>
                            <w:rFonts w:ascii="Cambria Math" w:hAnsi="Cambria Math"/>
                            <w:ins w:id="1200049" w:author="CLAUDE" w:date="2026-07-16T00:00:00Z"/>
                          </w:rPr>
                          <m:t xml:space="preserve">t</m:t>
                        </m:r>
                      </m:sub>
                    </m:sSub>
                    <m:d>
                      <m:dPr>
                        <m:begChr m:val="("/>
                        <m:endChr m:val=")"/>
                        <m:ctrlPr>
                          <w:rPr>
                            <w:rFonts w:ascii="Cambria Math" w:hAnsi="Cambria Math"/>
                            <w:ins w:id="1200051" w:author="CLAUDE" w:date="2026-07-16T00:00:00Z"/>
                          </w:rPr>
                        </m:ctrlPr>
                      </m:dPr>
                      <m:e>
                        <m:sSubSup>
                          <m:sSubSupPr>
                            <m:ctrlPr>
                              <w:rPr>
                                <w:rFonts w:ascii="Cambria Math" w:hAnsi="Cambria Math"/>
                                <w:ins w:id="1200047" w:author="CLAUDE" w:date="2026-07-16T00:00:00Z"/>
                              </w:rPr>
                            </m:ctrlPr>
                          </m:sSubSupPr>
                          <m:e>
                            <m:r>
                              <w:rPr>
                                <w:rFonts w:ascii="Cambria Math" w:hAnsi="Cambria Math"/>
                                <w:ins w:id="1200045" w:author="CLAUDE" w:date="2026-07-16T00:00:00Z"/>
                              </w:rPr>
                              <m:t xml:space="preserve">a</m:t>
                            </m:r>
                          </m:e>
                          <m:sub>
                            <m:r>
                              <w:rPr>
                                <w:rFonts w:ascii="Cambria Math" w:hAnsi="Cambria Math"/>
                                <w:ins w:id="1200044" w:author="CLAUDE" w:date="2026-07-16T00:00:00Z"/>
                              </w:rPr>
                              <m:t xml:space="preserve">c</m:t>
                            </m:r>
                          </m:sub>
                          <m:sup>
                            <m:r>
                              <w:rPr>
                                <w:rFonts w:ascii="Cambria Math" w:hAnsi="Cambria Math"/>
                                <w:ins w:id="1200046" w:author="CLAUDE" w:date="2026-07-16T00:00:00Z"/>
                              </w:rPr>
                              <m:t xml:space="preserve">eff</m:t>
                            </m:r>
                          </m:sup>
                        </m:sSubSup>
                      </m:e>
                    </m:d>
                  </m:e>
                </m:eqArr>
              </m:oMath>
            </m:oMathPara>
          </w:p>
        </w:tc>
        <w:tc>
          <w:tcPr>
            <w:tcW w:w="458" w:type="pct"/>
            <w:vAlign w:val="center"/>
          </w:tcPr>
          <w:p w14:paraId="7E877835" w14:textId="19400EF7" w:rsidR="00B90B19" w:rsidRPr="00BA1179" w:rsidRDefault="00B90B19" w:rsidP="00E67634">
            <w:pPr>
              <w:jc w:val="right"/>
            </w:pPr>
            <w:bookmarkStart w:id="277" w:name="_RefEqSplit"/>
            <w:r w:rsidRPr="00BA1179">
              <w:t xml:space="preserve">( </w:t>
            </w:r>
            <w:r w:rsidRPr="00BA1179">
              <w:fldChar w:fldCharType="begin"/>
            </w:r>
            <w:r w:rsidRPr="00BA1179">
              <w:instrText xml:space="preserve"> SEQ ( \* ARABIC </w:instrText>
            </w:r>
            <w:r w:rsidRPr="00BA1179">
              <w:fldChar w:fldCharType="separate"/>
            </w:r>
            <w:r w:rsidR="00B13AC5">
              <w:rPr>
                <w:noProof/>
              </w:rPr>
              <w:t>55</w:t>
            </w:r>
            <w:r w:rsidRPr="00BA1179">
              <w:fldChar w:fldCharType="end"/>
            </w:r>
            <w:r w:rsidRPr="00BA1179">
              <w:t xml:space="preserve"> )</w:t>
            </w:r>
            <w:bookmarkEnd w:id="277"/>
          </w:p>
          <w:p>
            <w:pPr>
              <w:jc w:val="center"/>
              <w:rPr>
                <w:ins w:id="1200248" w:author="CLAUDE" w:date="2026-07-16T00:00:00Z"/>
              </w:rPr>
            </w:pPr>
            <m:oMathPara>
              <m:oMath>
                <m:eqArr>
                  <m:eqArrPr>
                    <m:ctrlPr>
                      <w:rPr>
                        <w:rFonts w:ascii="Cambria Math" w:hAnsi="Cambria Math"/>
                        <w:ins w:id="1200247" w:author="CLAUDE" w:date="2026-07-16T00:00:00Z"/>
                      </w:rPr>
                    </m:ctrlPr>
                  </m:eqArrPr>
                  <m:e>
                    <m:limLow>
                      <m:limLowPr>
                        <m:ctrlPr>
                          <w:rPr>
                            <w:rFonts w:ascii="Cambria Math" w:hAnsi="Cambria Math"/>
                            <w:ins w:id="1200191" w:author="CLAUDE" w:date="2026-07-16T00:00:00Z"/>
                          </w:rPr>
                        </m:ctrlPr>
                      </m:limLowPr>
                      <m:e>
                        <m:r>
                          <m:rPr>
                            <m:nor/>
                          </m:rPr>
                          <w:rPr>
                            <w:rFonts w:ascii="Cambria Math" w:hAnsi="Cambria Math"/>
                            <w:ins w:id="1200183" w:author="CLAUDE" w:date="2026-07-16T00:00:00Z"/>
                          </w:rPr>
                          <m:t xml:space="preserve">max</m:t>
                        </m:r>
                      </m:e>
                      <m:lim>
                        <m:r>
                          <w:rPr>
                            <w:rFonts w:ascii="Cambria Math" w:hAnsi="Cambria Math"/>
                            <w:ins w:id="1200184" w:author="CLAUDE" w:date="2026-07-16T00:00:00Z"/>
                          </w:rPr>
                          <m:t xml:space="preserve">t</m:t>
                        </m:r>
                        <m:r>
                          <w:rPr>
                            <w:rFonts w:ascii="Cambria Math" w:hAnsi="Cambria Math"/>
                            <w:ins w:id="1200185" w:author="CLAUDE" w:date="2026-07-16T00:00:00Z"/>
                          </w:rPr>
                          <m:t xml:space="preserve">∈</m:t>
                        </m:r>
                        <m:sSub>
                          <m:sSubPr>
                            <m:ctrlPr>
                              <w:rPr>
                                <w:rFonts w:ascii="Cambria Math" w:hAnsi="Cambria Math"/>
                                <w:ins w:id="1200190" w:author="CLAUDE" w:date="2026-07-16T00:00:00Z"/>
                              </w:rPr>
                            </m:ctrlPr>
                          </m:sSubPr>
                          <m:e>
                            <m:r>
                              <w:rPr>
                                <w:rFonts w:ascii="Cambria Math" w:hAnsi="Cambria Math"/>
                                <w:ins w:id="1200189" w:author="CLAUDE" w:date="2026-07-16T00:00:00Z"/>
                              </w:rPr>
                              <m:t xml:space="preserve">T</m:t>
                            </m:r>
                          </m:e>
                          <m:sub>
                            <m:sSup>
                              <m:sSupPr>
                                <m:ctrlPr>
                                  <w:rPr>
                                    <w:rFonts w:ascii="Cambria Math" w:hAnsi="Cambria Math"/>
                                    <w:ins w:id="1200188" w:author="CLAUDE" w:date="2026-07-16T00:00:00Z"/>
                                  </w:rPr>
                                </m:ctrlPr>
                              </m:sSupPr>
                              <m:e>
                                <m:r>
                                  <w:rPr>
                                    <w:rFonts w:ascii="Cambria Math" w:hAnsi="Cambria Math"/>
                                    <w:ins w:id="1200186" w:author="CLAUDE" w:date="2026-07-16T00:00:00Z"/>
                                  </w:rPr>
                                  <m:t xml:space="preserve">c</m:t>
                                </m:r>
                              </m:e>
                              <m:sup>
                                <m:r>
                                  <w:rPr>
                                    <w:rFonts w:ascii="Cambria Math" w:hAnsi="Cambria Math"/>
                                    <w:ins w:id="1200187" w:author="CLAUDE" w:date="2026-07-16T00:00:00Z"/>
                                  </w:rPr>
                                  <m:t xml:space="preserve">(1)</m:t>
                                </m:r>
                              </m:sup>
                            </m:sSup>
                          </m:sub>
                        </m:sSub>
                      </m:lim>
                    </m:limLow>
                    <m:sSub>
                      <m:sSubPr>
                        <m:ctrlPr>
                          <w:rPr>
                            <w:rFonts w:ascii="Cambria Math" w:hAnsi="Cambria Math"/>
                            <w:ins w:id="1200200" w:author="CLAUDE" w:date="2026-07-16T00:00:00Z"/>
                          </w:rPr>
                        </m:ctrlPr>
                      </m:sSubPr>
                      <m:e>
                        <m:r>
                          <w:rPr>
                            <w:rFonts w:ascii="Cambria Math" w:hAnsi="Cambria Math"/>
                            <w:ins w:id="1200198" w:author="CLAUDE" w:date="2026-07-16T00:00:00Z"/>
                          </w:rPr>
                          <m:t xml:space="preserve">μ</m:t>
                        </m:r>
                      </m:e>
                      <m:sub>
                        <m:r>
                          <w:rPr>
                            <w:rFonts w:ascii="Cambria Math" w:hAnsi="Cambria Math"/>
                            <w:ins w:id="1200199" w:author="CLAUDE" w:date="2026-07-16T00:00:00Z"/>
                          </w:rPr>
                          <m:t xml:space="preserve">t</m:t>
                        </m:r>
                      </m:sub>
                    </m:sSub>
                    <m:d>
                      <m:dPr>
                        <m:begChr m:val="("/>
                        <m:endChr m:val=")"/>
                        <m:ctrlPr>
                          <w:rPr>
                            <w:rFonts w:ascii="Cambria Math" w:hAnsi="Cambria Math"/>
                            <w:ins w:id="1200201" w:author="CLAUDE" w:date="2026-07-16T00:00:00Z"/>
                          </w:rPr>
                        </m:ctrlPr>
                      </m:dPr>
                      <m:e>
                        <m:sSubSup>
                          <m:sSubSupPr>
                            <m:ctrlPr>
                              <w:rPr>
                                <w:rFonts w:ascii="Cambria Math" w:hAnsi="Cambria Math"/>
                                <w:ins w:id="1200197" w:author="CLAUDE" w:date="2026-07-16T00:00:00Z"/>
                              </w:rPr>
                            </m:ctrlPr>
                          </m:sSubSupPr>
                          <m:e>
                            <m:r>
                              <w:rPr>
                                <w:rFonts w:ascii="Cambria Math" w:hAnsi="Cambria Math"/>
                                <w:ins w:id="1200195" w:author="CLAUDE" w:date="2026-07-16T00:00:00Z"/>
                              </w:rPr>
                              <m:t xml:space="preserve">a</m:t>
                            </m:r>
                          </m:e>
                          <m:sub>
                            <m:sSup>
                              <m:sSupPr>
                                <m:ctrlPr>
                                  <w:rPr>
                                    <w:rFonts w:ascii="Cambria Math" w:hAnsi="Cambria Math"/>
                                    <w:ins w:id="1200194" w:author="CLAUDE" w:date="2026-07-16T00:00:00Z"/>
                                  </w:rPr>
                                </m:ctrlPr>
                              </m:sSupPr>
                              <m:e>
                                <m:r>
                                  <w:rPr>
                                    <w:rFonts w:ascii="Cambria Math" w:hAnsi="Cambria Math"/>
                                    <w:ins w:id="1200192" w:author="CLAUDE" w:date="2026-07-16T00:00:00Z"/>
                                  </w:rPr>
                                  <m:t xml:space="preserve">c</m:t>
                                </m:r>
                              </m:e>
                              <m:sup>
                                <m:r>
                                  <w:rPr>
                                    <w:rFonts w:ascii="Cambria Math" w:hAnsi="Cambria Math"/>
                                    <w:ins w:id="1200193" w:author="CLAUDE" w:date="2026-07-16T00:00:00Z"/>
                                  </w:rPr>
                                  <m:t xml:space="preserve">(1)</m:t>
                                </m:r>
                              </m:sup>
                            </m:sSup>
                          </m:sub>
                          <m:sup>
                            <m:r>
                              <w:rPr>
                                <w:rFonts w:ascii="Cambria Math" w:hAnsi="Cambria Math"/>
                                <w:ins w:id="1200196" w:author="CLAUDE" w:date="2026-07-16T00:00:00Z"/>
                              </w:rPr>
                              <m:t xml:space="preserve">eff</m:t>
                            </m:r>
                          </m:sup>
                        </m:sSubSup>
                      </m:e>
                    </m:d>
                    <m:r>
                      <w:rPr>
                        <w:rFonts w:ascii="Cambria Math" w:hAnsi="Cambria Math"/>
                        <w:ins w:id="1200202" w:author="CLAUDE" w:date="2026-07-16T00:00:00Z"/>
                      </w:rPr>
                      <m:t xml:space="preserve">&lt;</m:t>
                    </m:r>
                    <m:r>
                      <w:rPr>
                        <w:rFonts w:ascii="Cambria Math" w:hAnsi="Cambria Math"/>
                        <w:ins w:id="1200203" w:author="CLAUDE" w:date="2026-07-16T00:00:00Z"/>
                      </w:rPr>
                      <m:t xml:space="preserve">0.62</m:t>
                    </m:r>
                    <m:r>
                      <w:rPr>
                        <w:rFonts w:ascii="Cambria Math" w:hAnsi="Cambria Math"/>
                        <w:ins w:id="1200204" w:author="CLAUDE" w:date="2026-07-16T00:00:00Z"/>
                      </w:rPr>
                      <m:t xml:space="preserve">     ⇒     </m:t>
                    </m:r>
                    <m:sSub>
                      <m:sSubPr>
                        <m:ctrlPr>
                          <w:rPr>
                            <w:rFonts w:ascii="Cambria Math" w:hAnsi="Cambria Math"/>
                            <w:ins w:id="1200209" w:author="CLAUDE" w:date="2026-07-16T00:00:00Z"/>
                          </w:rPr>
                        </m:ctrlPr>
                      </m:sSubPr>
                      <m:e>
                        <m:r>
                          <w:rPr>
                            <w:rFonts w:ascii="Cambria Math" w:hAnsi="Cambria Math"/>
                            <w:ins w:id="1200208" w:author="CLAUDE" w:date="2026-07-16T00:00:00Z"/>
                          </w:rPr>
                          <m:t xml:space="preserve">T</m:t>
                        </m:r>
                      </m:e>
                      <m:sub>
                        <m:sSup>
                          <m:sSupPr>
                            <m:ctrlPr>
                              <w:rPr>
                                <w:rFonts w:ascii="Cambria Math" w:hAnsi="Cambria Math"/>
                                <w:ins w:id="1200207" w:author="CLAUDE" w:date="2026-07-16T00:00:00Z"/>
                              </w:rPr>
                            </m:ctrlPr>
                          </m:sSupPr>
                          <m:e>
                            <m:r>
                              <w:rPr>
                                <w:rFonts w:ascii="Cambria Math" w:hAnsi="Cambria Math"/>
                                <w:ins w:id="1200205" w:author="CLAUDE" w:date="2026-07-16T00:00:00Z"/>
                              </w:rPr>
                              <m:t xml:space="preserve">c</m:t>
                            </m:r>
                          </m:e>
                          <m:sup>
                            <m:r>
                              <w:rPr>
                                <w:rFonts w:ascii="Cambria Math" w:hAnsi="Cambria Math"/>
                                <w:ins w:id="1200206" w:author="CLAUDE" w:date="2026-07-16T00:00:00Z"/>
                              </w:rPr>
                              <m:t xml:space="preserve">(1)</m:t>
                            </m:r>
                          </m:sup>
                        </m:sSup>
                      </m:sub>
                    </m:sSub>
                    <m:r>
                      <w:rPr>
                        <w:rFonts w:ascii="Cambria Math" w:hAnsi="Cambria Math"/>
                        <w:ins w:id="1200210" w:author="CLAUDE" w:date="2026-07-16T00:00:00Z"/>
                      </w:rPr>
                      <m:t xml:space="preserve">←</m:t>
                    </m:r>
                    <m:sSub>
                      <m:sSubPr>
                        <m:ctrlPr>
                          <w:rPr>
                            <w:rFonts w:ascii="Cambria Math" w:hAnsi="Cambria Math"/>
                            <w:ins w:id="1200215" w:author="CLAUDE" w:date="2026-07-16T00:00:00Z"/>
                          </w:rPr>
                        </m:ctrlPr>
                      </m:sSubPr>
                      <m:e>
                        <m:r>
                          <w:rPr>
                            <w:rFonts w:ascii="Cambria Math" w:hAnsi="Cambria Math"/>
                            <w:ins w:id="1200214" w:author="CLAUDE" w:date="2026-07-16T00:00:00Z"/>
                          </w:rPr>
                          <m:t xml:space="preserve">T</m:t>
                        </m:r>
                      </m:e>
                      <m:sub>
                        <m:sSup>
                          <m:sSupPr>
                            <m:ctrlPr>
                              <w:rPr>
                                <w:rFonts w:ascii="Cambria Math" w:hAnsi="Cambria Math"/>
                                <w:ins w:id="1200213" w:author="CLAUDE" w:date="2026-07-16T00:00:00Z"/>
                              </w:rPr>
                            </m:ctrlPr>
                          </m:sSupPr>
                          <m:e>
                            <m:r>
                              <w:rPr>
                                <w:rFonts w:ascii="Cambria Math" w:hAnsi="Cambria Math"/>
                                <w:ins w:id="1200211" w:author="CLAUDE" w:date="2026-07-16T00:00:00Z"/>
                              </w:rPr>
                              <m:t xml:space="preserve">c</m:t>
                            </m:r>
                          </m:e>
                          <m:sup>
                            <m:r>
                              <w:rPr>
                                <w:rFonts w:ascii="Cambria Math" w:hAnsi="Cambria Math"/>
                                <w:ins w:id="1200212" w:author="CLAUDE" w:date="2026-07-16T00:00:00Z"/>
                              </w:rPr>
                              <m:t xml:space="preserve">(1)</m:t>
                            </m:r>
                          </m:sup>
                        </m:sSup>
                      </m:sub>
                    </m:sSub>
                    <m:r>
                      <w:rPr>
                        <w:rFonts w:ascii="Cambria Math" w:hAnsi="Cambria Math"/>
                        <w:ins w:id="1200216" w:author="CLAUDE" w:date="2026-07-16T00:00:00Z"/>
                      </w:rPr>
                      <m:t xml:space="preserve">∪</m:t>
                    </m:r>
                    <m:d>
                      <m:dPr>
                        <m:begChr m:val="{"/>
                        <m:endChr m:val="}"/>
                        <m:ctrlPr>
                          <w:rPr>
                            <w:rFonts w:ascii="Cambria Math" w:hAnsi="Cambria Math"/>
                            <w:ins w:id="1200218" w:author="CLAUDE" w:date="2026-07-16T00:00:00Z"/>
                          </w:rPr>
                        </m:ctrlPr>
                      </m:dPr>
                      <m:e>
                        <m:r>
                          <w:rPr>
                            <w:rFonts w:ascii="Cambria Math" w:hAnsi="Cambria Math"/>
                            <w:ins w:id="1200217" w:author="CLAUDE" w:date="2026-07-16T00:00:00Z"/>
                          </w:rPr>
                          <m:t xml:space="preserve">X</m:t>
                        </m:r>
                      </m:e>
                    </m:d>
                  </m:e>
                  <m:e>
                    <m:r>
                      <w:rPr>
                        <w:rFonts w:ascii="Cambria Math" w:hAnsi="Cambria Math"/>
                        <w:ins w:id="1200219" w:author="CLAUDE" w:date="2026-07-16T00:00:00Z"/>
                      </w:rPr>
                      <m:t xml:space="preserve">X</m:t>
                    </m:r>
                    <m:r>
                      <w:rPr>
                        <w:rFonts w:ascii="Cambria Math" w:hAnsi="Cambria Math"/>
                        <w:ins w:id="1200220" w:author="CLAUDE" w:date="2026-07-16T00:00:00Z"/>
                      </w:rPr>
                      <m:t xml:space="preserve">=</m:t>
                    </m:r>
                    <m:r>
                      <m:rPr>
                        <m:nor/>
                      </m:rPr>
                      <w:rPr>
                        <w:rFonts w:ascii="Cambria Math" w:hAnsi="Cambria Math"/>
                        <w:ins w:id="1200221" w:author="CLAUDE" w:date="2026-07-16T00:00:00Z"/>
                      </w:rPr>
                      <m:t xml:space="preserve">trap</m:t>
                    </m:r>
                    <m:d>
                      <m:dPr>
                        <m:begChr m:val="("/>
                        <m:endChr m:val=")"/>
                        <m:ctrlPr>
                          <w:rPr>
                            <w:rFonts w:ascii="Cambria Math" w:hAnsi="Cambria Math"/>
                            <w:ins w:id="1200237" w:author="CLAUDE" w:date="2026-07-16T00:00:00Z"/>
                          </w:rPr>
                        </m:ctrlPr>
                      </m:dPr>
                      <m:e>
                        <m:r>
                          <w:rPr>
                            <w:rFonts w:ascii="Cambria Math" w:hAnsi="Cambria Math"/>
                            <w:ins w:id="1200222" w:author="CLAUDE" w:date="2026-07-16T00:00:00Z"/>
                          </w:rPr>
                          <m:t xml:space="preserve">x</m:t>
                        </m:r>
                        <m:r>
                          <w:rPr>
                            <w:rFonts w:ascii="Cambria Math" w:hAnsi="Cambria Math"/>
                            <w:ins w:id="1200223" w:author="CLAUDE" w:date="2026-07-16T00:00:00Z"/>
                          </w:rPr>
                          <m:t xml:space="preserve">−</m:t>
                        </m:r>
                        <m:r>
                          <w:rPr>
                            <w:rFonts w:ascii="Cambria Math" w:hAnsi="Cambria Math"/>
                            <w:ins w:id="1200224" w:author="CLAUDE" w:date="2026-07-16T00:00:00Z"/>
                          </w:rPr>
                          <m:t xml:space="preserve">0.12</m:t>
                        </m:r>
                        <m:r>
                          <w:rPr>
                            <w:rFonts w:ascii="Cambria Math" w:hAnsi="Cambria Math"/>
                            <w:ins w:id="1200225" w:author="CLAUDE" w:date="2026-07-16T00:00:00Z"/>
                          </w:rPr>
                          <m:t xml:space="preserve">,   </m:t>
                        </m:r>
                        <m:r>
                          <w:rPr>
                            <w:rFonts w:ascii="Cambria Math" w:hAnsi="Cambria Math"/>
                            <w:ins w:id="1200226" w:author="CLAUDE" w:date="2026-07-16T00:00:00Z"/>
                          </w:rPr>
                          <m:t xml:space="preserve">x</m:t>
                        </m:r>
                        <m:r>
                          <w:rPr>
                            <w:rFonts w:ascii="Cambria Math" w:hAnsi="Cambria Math"/>
                            <w:ins w:id="1200227" w:author="CLAUDE" w:date="2026-07-16T00:00:00Z"/>
                          </w:rPr>
                          <m:t xml:space="preserve">−</m:t>
                        </m:r>
                        <m:r>
                          <w:rPr>
                            <w:rFonts w:ascii="Cambria Math" w:hAnsi="Cambria Math"/>
                            <w:ins w:id="1200228" w:author="CLAUDE" w:date="2026-07-16T00:00:00Z"/>
                          </w:rPr>
                          <m:t xml:space="preserve">0.05</m:t>
                        </m:r>
                        <m:r>
                          <w:rPr>
                            <w:rFonts w:ascii="Cambria Math" w:hAnsi="Cambria Math"/>
                            <w:ins w:id="1200229" w:author="CLAUDE" w:date="2026-07-16T00:00:00Z"/>
                          </w:rPr>
                          <m:t xml:space="preserve">,   </m:t>
                        </m:r>
                        <m:r>
                          <w:rPr>
                            <w:rFonts w:ascii="Cambria Math" w:hAnsi="Cambria Math"/>
                            <w:ins w:id="1200230" w:author="CLAUDE" w:date="2026-07-16T00:00:00Z"/>
                          </w:rPr>
                          <m:t xml:space="preserve">x</m:t>
                        </m:r>
                        <m:r>
                          <w:rPr>
                            <w:rFonts w:ascii="Cambria Math" w:hAnsi="Cambria Math"/>
                            <w:ins w:id="1200231" w:author="CLAUDE" w:date="2026-07-16T00:00:00Z"/>
                          </w:rPr>
                          <m:t xml:space="preserve">+</m:t>
                        </m:r>
                        <m:r>
                          <w:rPr>
                            <w:rFonts w:ascii="Cambria Math" w:hAnsi="Cambria Math"/>
                            <w:ins w:id="1200232" w:author="CLAUDE" w:date="2026-07-16T00:00:00Z"/>
                          </w:rPr>
                          <m:t xml:space="preserve">0.05</m:t>
                        </m:r>
                        <m:r>
                          <w:rPr>
                            <w:rFonts w:ascii="Cambria Math" w:hAnsi="Cambria Math"/>
                            <w:ins w:id="1200233" w:author="CLAUDE" w:date="2026-07-16T00:00:00Z"/>
                          </w:rPr>
                          <m:t xml:space="preserve">,   </m:t>
                        </m:r>
                        <m:r>
                          <w:rPr>
                            <w:rFonts w:ascii="Cambria Math" w:hAnsi="Cambria Math"/>
                            <w:ins w:id="1200234" w:author="CLAUDE" w:date="2026-07-16T00:00:00Z"/>
                          </w:rPr>
                          <m:t xml:space="preserve">x</m:t>
                        </m:r>
                        <m:r>
                          <w:rPr>
                            <w:rFonts w:ascii="Cambria Math" w:hAnsi="Cambria Math"/>
                            <w:ins w:id="1200235" w:author="CLAUDE" w:date="2026-07-16T00:00:00Z"/>
                          </w:rPr>
                          <m:t xml:space="preserve">+</m:t>
                        </m:r>
                        <m:r>
                          <w:rPr>
                            <w:rFonts w:ascii="Cambria Math" w:hAnsi="Cambria Math"/>
                            <w:ins w:id="1200236" w:author="CLAUDE" w:date="2026-07-16T00:00:00Z"/>
                          </w:rPr>
                          <m:t xml:space="preserve">0.12</m:t>
                        </m:r>
                      </m:e>
                    </m:d>
                    <m:r>
                      <w:rPr>
                        <w:rFonts w:ascii="Cambria Math" w:hAnsi="Cambria Math"/>
                        <w:ins w:id="1200238" w:author="CLAUDE" w:date="2026-07-16T00:00:00Z"/>
                      </w:rPr>
                      <m:t xml:space="preserve">,      </m:t>
                    </m:r>
                    <m:r>
                      <w:rPr>
                        <w:rFonts w:ascii="Cambria Math" w:hAnsi="Cambria Math"/>
                        <w:ins w:id="1200239" w:author="CLAUDE" w:date="2026-07-16T00:00:00Z"/>
                      </w:rPr>
                      <m:t xml:space="preserve">x</m:t>
                    </m:r>
                    <m:r>
                      <w:rPr>
                        <w:rFonts w:ascii="Cambria Math" w:hAnsi="Cambria Math"/>
                        <w:ins w:id="1200240" w:author="CLAUDE" w:date="2026-07-16T00:00:00Z"/>
                      </w:rPr>
                      <m:t xml:space="preserve">=</m:t>
                    </m:r>
                    <m:sSubSup>
                      <m:sSubSupPr>
                        <m:ctrlPr>
                          <w:rPr>
                            <w:rFonts w:ascii="Cambria Math" w:hAnsi="Cambria Math"/>
                            <w:ins w:id="1200246" w:author="CLAUDE" w:date="2026-07-16T00:00:00Z"/>
                          </w:rPr>
                        </m:ctrlPr>
                      </m:sSubSupPr>
                      <m:e>
                        <m:r>
                          <w:rPr>
                            <w:rFonts w:ascii="Cambria Math" w:hAnsi="Cambria Math"/>
                            <w:ins w:id="1200244" w:author="CLAUDE" w:date="2026-07-16T00:00:00Z"/>
                          </w:rPr>
                          <m:t xml:space="preserve">a</m:t>
                        </m:r>
                      </m:e>
                      <m:sub>
                        <m:sSup>
                          <m:sSupPr>
                            <m:ctrlPr>
                              <w:rPr>
                                <w:rFonts w:ascii="Cambria Math" w:hAnsi="Cambria Math"/>
                                <w:ins w:id="1200243" w:author="CLAUDE" w:date="2026-07-16T00:00:00Z"/>
                              </w:rPr>
                            </m:ctrlPr>
                          </m:sSupPr>
                          <m:e>
                            <m:r>
                              <w:rPr>
                                <w:rFonts w:ascii="Cambria Math" w:hAnsi="Cambria Math"/>
                                <w:ins w:id="1200241" w:author="CLAUDE" w:date="2026-07-16T00:00:00Z"/>
                              </w:rPr>
                              <m:t xml:space="preserve">c</m:t>
                            </m:r>
                          </m:e>
                          <m:sup>
                            <m:r>
                              <w:rPr>
                                <w:rFonts w:ascii="Cambria Math" w:hAnsi="Cambria Math"/>
                                <w:ins w:id="1200242" w:author="CLAUDE" w:date="2026-07-16T00:00:00Z"/>
                              </w:rPr>
                              <m:t xml:space="preserve">(1)</m:t>
                            </m:r>
                          </m:sup>
                        </m:sSup>
                      </m:sub>
                      <m:sup>
                        <m:r>
                          <w:rPr>
                            <w:rFonts w:ascii="Cambria Math" w:hAnsi="Cambria Math"/>
                            <w:ins w:id="1200245" w:author="CLAUDE" w:date="2026-07-16T00:00:00Z"/>
                          </w:rPr>
                          <m:t xml:space="preserve">eff</m:t>
                        </m:r>
                      </m:sup>
                    </m:sSubSup>
                  </m:e>
                </m:eqArr>
              </m:oMath>
            </m:oMathPara>
          </w:p>
          <w:p>
            <w:pPr>
              <w:jc w:val="right"/>
              <w:rPr>
                <w:ins w:id="1200249" w:author="CLAUDE" w:date="2026-07-16T00:00:00Z"/>
              </w:rPr>
            </w:pPr>
            <w:bookmarkStart w:id="9600" w:name="_RefEqSplit2"/>
            <w:ins w:id="1200250" w:author="CLAUDE" w:date="2026-07-16T00:00:00Z">
              <w:r>
                <w:t xml:space="preserve">( </w:t>
              </w:r>
              <w:r>
                <w:fldChar w:fldCharType="begin"/>
              </w:r>
              <w:r>
                <w:instrText xml:space="preserve"> SEQ ( \* ARABIC </w:instrText>
              </w:r>
              <w:r>
                <w:fldChar w:fldCharType="separate"/>
              </w:r>
              <w:r>
                <w:t xml:space="preserve">56</w:t>
              </w:r>
              <w:r>
                <w:fldChar w:fldCharType="end"/>
              </w:r>
              <w:r>
                <w:t xml:space="preserve"> )</w:t>
              </w:r>
            </w:ins>
            <w:bookmarkEnd w:id="9600"/>
          </w:p>
        </w:tc>
      </w:tr>
    </w:tbl>
    <w:p w14:paraId="6ED75D75" w14:textId="2E4FD501" w:rsidR="00B90B19" w:rsidRPr="00BA1179" w:rsidRDefault="00B90B19" w:rsidP="00B90B19">
      <w:pPr>
        <w:pStyle w:val="ParText"/>
      </w:pPr>
      <w:del w:id="1200285" w:author="CLAUDE" w:date="2026-07-16T00:00:00Z">
        <w:r>
          <w:delTex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w:delText>
        </w:r>
      </w:del>
      <w:del w:id="1200286" w:author="CLAUDE" w:date="2026-07-16T00:00:00Z">
        <w:r w:rsidRPr="00BA1179">
          <w:delText xml:space="preserve">. A narrow term </w:delText>
        </w:r>
      </w:del>
      <m:oMath>
        <m:r>
          <w:rPr>
            <w:rFonts w:ascii="Cambria Math" w:hAnsi="Cambria Math"/>
            <w:del w:id="1200287" w:author="CLAUDE" w:date="2026-07-16T00:00:00Z"/>
          </w:rPr>
          <m:t>X</m:t>
        </m:r>
      </m:oMath>
      <w:del w:id="1200288" w:author="CLAUDE" w:date="2026-07-16T00:00:00Z">
        <w:r>
          <w:delText xml:space="preserve"> is inserted into the partition of that concept, centered on the crisp reading </w:delText>
        </w:r>
      </w:del>
      <m:oMath>
        <m:r>
          <w:rPr>
            <w:rFonts w:ascii="Cambria Math" w:hAnsi="Cambria Math"/>
            <w:del w:id="1200289" w:author="CLAUDE" w:date="2026-07-16T00:00:00Z"/>
          </w:rPr>
          <m:t>x</m:t>
        </m:r>
      </m:oMath>
      <w:del w:id="1200290" w:author="CLAUDE" w:date="2026-07-16T00:00:00Z">
        <w:r>
          <w:delText xml:space="preserve">, with the trapezoid of </w:delText>
        </w:r>
      </w:del>
      <w:del w:id="1200291" w:author="CLAUDE" w:date="2026-07-16T00:00:00Z">
        <w:r w:rsidRPr="00BA1179">
          <w:fldChar w:fldCharType="begin"/>
        </w:r>
      </w:del>
      <w:del w:id="1200292" w:author="CLAUDE" w:date="2026-07-16T00:00:00Z">
        <w:r w:rsidRPr="00BA1179">
          <w:delInstrText xml:space="preserve"> REF _RefEqSplit \h </w:delInstrText>
        </w:r>
      </w:del>
      <w:del w:id="1200293" w:author="CLAUDE" w:date="2026-07-16T00:00:00Z">
        <w:r w:rsidRPr="00BA1179">
          <w:fldChar w:fldCharType="separate"/>
        </w:r>
      </w:del>
      <w:del w:id="1200294" w:author="CLAUDE" w:date="2026-07-16T00:00:00Z">
        <w:r w:rsidR="00B13AC5" w:rsidRPr="00BA1179">
          <w:delText xml:space="preserve">( </w:delText>
        </w:r>
      </w:del>
      <w:del w:id="1200295" w:author="CLAUDE" w:date="2026-07-16T00:00:00Z">
        <w:r w:rsidR="00B13AC5">
          <w:rPr>
            <w:noProof/>
          </w:rPr>
          <w:delText xml:space="preserve">55</w:delText>
        </w:r>
      </w:del>
      <w:del w:id="1200296" w:author="CLAUDE" w:date="2026-07-16T00:00:00Z">
        <w:r w:rsidR="00B13AC5" w:rsidRPr="00BA1179">
          <w:delText xml:space="preserve"> )</w:delText>
        </w:r>
      </w:del>
      <w:del w:id="1200297" w:author="CLAUDE" w:date="2026-07-16T00:00:00Z">
        <w:r w:rsidRPr="00BA1179">
          <w:fldChar w:fldCharType="end"/>
        </w:r>
      </w:del>
      <w:del w:id="1200298" w:author="CLAUDE" w:date="2026-07-16T00:00:00Z">
        <w:r w:rsidRPr="00BA1179">
          <w:delText xml:space="preserve">, and the rule is written on the refined combination</w:delText>
        </w:r>
      </w:del>
      <w:del w:id="1200299" w:author="CLAUDE" w:date="2026-07-16T00:00:00Z">
        <w:r>
          <w:delText xml:space="preserve">.</w:delText>
        </w:r>
      </w:del>
      <w:ins w:id="1200300" w:author="CLAUDE" w:date="2026-07-16T00:00:00Z">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ins w:id="1200283" w:author="CLAUDE" w:date="2026-07-16T00:00:00Z"/>
            </w:rPr>
            <m:t xml:space="preserve">X</m:t>
          </m:r>
        </m:oMath>
        <w:r>
          <w:t xml:space="preserve"> is inserted into the partition of that concept, centred on the crisp reading </w:t>
        </w:r>
        <m:oMath>
          <m:r>
            <w:rPr>
              <w:rFonts w:ascii="Cambria Math" w:hAnsi="Cambria Math"/>
              <w:ins w:id="1200284" w:author="CLAUDE" w:date="2026-07-16T00:00:00Z"/>
            </w:rPr>
            <m:t xml:space="preserve">x</m:t>
          </m:r>
        </m:oMath>
        <w:r>
          <w:t xml:space="preserve">, as given in </w:t>
        </w:r>
        <w:r>
          <w:fldChar w:fldCharType="begin"/>
        </w:r>
        <w:r>
          <w:instrText xml:space="preserve"> REF _RefEqSplit2 \h </w:instrText>
        </w:r>
        <w:r>
          <w:fldChar w:fldCharType="separate"/>
        </w:r>
        <w:r>
          <w:t xml:space="preserve">( 56 )</w:t>
        </w:r>
        <w:r>
          <w:fldChar w:fldCharType="end"/>
        </w:r>
        <w:r>
          <w:t xml:space="preserve">. The rule is then written on the refined combination.</w:t>
        </w:r>
      </w:ins>
    </w:p>
    <w:p w14:paraId="572939F4" w14:textId="77777777" w:rsidR="00B90B19" w:rsidRDefault="00B90B19" w:rsidP="00B90B19">
      <w:pPr>
        <w:spacing w:after="0"/>
        <w:jc w:val="center"/>
      </w:pPr>
      <w:r>
        <w:rPr>
          <w:noProof/>
        </w:rPr>
        <w:lastRenderedPageBreak/>
        <w:drawing>
          <wp:inline distT="0" distB="0" distL="0" distR="0" wp14:anchorId="6D0DBFA3" wp14:editId="437DC6E7">
            <wp:extent cx="5040000" cy="2276818"/>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8" cstate="print"/>
                    <a:srcRect l="3147" r="2941"/>
                    <a:stretch>
                      <a:fillRect/>
                    </a:stretch>
                  </pic:blipFill>
                  <pic:spPr bwMode="auto">
                    <a:xfrm>
                      <a:off x="0" y="0"/>
                      <a:ext cx="5040000" cy="2276818"/>
                    </a:xfrm>
                    <a:prstGeom prst="rect">
                      <a:avLst/>
                    </a:prstGeom>
                    <a:noFill/>
                    <a:ln>
                      <a:noFill/>
                    </a:ln>
                    <a:extLst>
                      <a:ext uri="{53640926-AAD7-44D8-BBD7-CCE9431645EC}">
                        <a14:shadowObscured xmlns:a14="http://schemas.microsoft.com/office/drawing/2010/main"/>
                      </a:ext>
                    </a:extLst>
                  </pic:spPr>
                </pic:pic>
              </a:graphicData>
            </a:graphic>
          </wp:inline>
        </w:drawing>
      </w:r>
    </w:p>
    <w:p w14:paraId="63A12792" w14:textId="776F2834" w:rsidR="00B90B19" w:rsidRDefault="00B90B19" w:rsidP="00B90B19">
      <w:pPr>
        <w:pStyle w:val="Caption"/>
      </w:pPr>
      <w:bookmarkStart w:id="278" w:name="_RefFigRes"/>
      <w:bookmarkStart w:id="279" w:name="_Toc234879586"/>
      <w:bookmarkStart w:id="280" w:name="_Toc235058100"/>
      <w:r>
        <w:t xml:space="preserve">Figure </w:t>
      </w:r>
      <w:r>
        <w:fldChar w:fldCharType="begin"/>
      </w:r>
      <w:r>
        <w:instrText xml:space="preserve"> STYLEREF 1 \s </w:instrText>
      </w:r>
      <w:r>
        <w:fldChar w:fldCharType="separate"/>
      </w:r>
      <w:r w:rsidR="00B13AC5">
        <w:rPr>
          <w:noProof/>
        </w:rPr>
        <w:t>4</w:t>
      </w:r>
      <w:r>
        <w:fldChar w:fldCharType="end"/>
      </w:r>
      <w:r>
        <w:t>.</w:t>
      </w:r>
      <w:r>
        <w:fldChar w:fldCharType="begin"/>
      </w:r>
      <w:r>
        <w:instrText xml:space="preserve"> SEQ Figure \* ARABIC \s 1 </w:instrText>
      </w:r>
      <w:r>
        <w:fldChar w:fldCharType="separate"/>
      </w:r>
      <w:r w:rsidR="00B13AC5">
        <w:rPr>
          <w:noProof/>
        </w:rPr>
        <w:t>7</w:t>
      </w:r>
      <w:r>
        <w:fldChar w:fldCharType="end"/>
      </w:r>
      <w:bookmarkEnd w:id="278"/>
      <w:r>
        <w:t xml:space="preserve"> Resolution increase, rule instantiation and term insertion</w:t>
      </w:r>
      <w:bookmarkEnd w:id="279"/>
      <w:bookmarkEnd w:id="280"/>
    </w:p>
    <w:p w14:paraId="3877F564" w14:textId="2F749BE7" w:rsidR="00B90B19" w:rsidRDefault="00B90B19" w:rsidP="00B90B19">
      <w:pPr>
        <w:pStyle w:val="ParText"/>
      </w:pPr>
      <w:r>
        <w:t xml:space="preserve">The number of expressible combinations is the product of the term counts of the decision concepts, and the first insertion raises it from 3125 to 3750. 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B13AC5">
        <w:t xml:space="preserve">Figure </w:t>
      </w:r>
      <w:r w:rsidR="00B13AC5">
        <w:rPr>
          <w:noProof/>
        </w:rPr>
        <w:t>4</w:t>
      </w:r>
      <w:r w:rsidR="00B13AC5">
        <w:t>.</w:t>
      </w:r>
      <w:r w:rsidR="00B13AC5">
        <w:rPr>
          <w:noProof/>
        </w:rPr>
        <w:t>7</w:t>
      </w:r>
      <w:r>
        <w:fldChar w:fldCharType="end"/>
      </w:r>
      <w:r>
        <w:t>.</w:t>
      </w:r>
    </w:p>
    <w:p w14:paraId="4B9DA5AA" w14:textId="77777777" w:rsidR="00EE7190" w:rsidRPr="00BA1179" w:rsidRDefault="00000000">
      <w:pPr>
        <w:pStyle w:val="Heading4"/>
      </w:pPr>
      <w:r w:rsidRPr="00BA1179">
        <w:lastRenderedPageBreak/>
        <w:t>Generative Proposals and Vocabulary Packages</w:t>
      </w:r>
    </w:p>
    <w:p w14:paraId="1E5C84A4" w14:textId="77777777" w:rsidR="001A66C1" w:rsidRDefault="00000000">
      <w:pPr>
        <w:spacing w:after="0"/>
        <w:jc w:val="center"/>
      </w:pPr>
      <w:r>
        <w:rPr>
          <w:noProof/>
        </w:rPr>
        <w:drawing>
          <wp:inline distT="0" distB="0" distL="0" distR="0" wp14:anchorId="4B7F1061" wp14:editId="64A43D31">
            <wp:extent cx="5486400" cy="3359567"/>
            <wp:effectExtent l="0" t="0" r="0" b="0"/>
            <wp:docPr id="16773804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cstate="print"/>
                    <a:stretch>
                      <a:fillRect/>
                    </a:stretch>
                  </pic:blipFill>
                  <pic:spPr bwMode="auto">
                    <a:xfrm>
                      <a:off x="0" y="0"/>
                      <a:ext cx="5486400" cy="3359567"/>
                    </a:xfrm>
                    <a:prstGeom prst="rect">
                      <a:avLst/>
                    </a:prstGeom>
                    <a:noFill/>
                    <a:ln>
                      <a:noFill/>
                    </a:ln>
                  </pic:spPr>
                </pic:pic>
              </a:graphicData>
            </a:graphic>
          </wp:inline>
        </w:drawing>
      </w:r>
    </w:p>
    <w:p w14:paraId="5E5945D8" w14:textId="255A9470" w:rsidR="001A66C1" w:rsidRDefault="00000000">
      <w:pPr>
        <w:pStyle w:val="Caption"/>
      </w:pPr>
      <w:bookmarkStart w:id="281" w:name="_RefFigGen"/>
      <w:bookmarkStart w:id="282" w:name="_Toc235058101"/>
      <w:r>
        <w:t xml:space="preserve">Figure </w:t>
      </w:r>
      <w:r>
        <w:fldChar w:fldCharType="begin"/>
      </w:r>
      <w:r>
        <w:instrText xml:space="preserve"> STYLEREF 1 \s </w:instrText>
      </w:r>
      <w:r>
        <w:fldChar w:fldCharType="separate"/>
      </w:r>
      <w:r w:rsidR="00B13AC5">
        <w:rPr>
          <w:noProof/>
        </w:rPr>
        <w:t>4</w:t>
      </w:r>
      <w:r>
        <w:fldChar w:fldCharType="end"/>
      </w:r>
      <w:r>
        <w:t>.</w:t>
      </w:r>
      <w:r>
        <w:fldChar w:fldCharType="begin"/>
      </w:r>
      <w:r>
        <w:instrText xml:space="preserve"> SEQ Figure \* ARABIC \s 1 </w:instrText>
      </w:r>
      <w:r>
        <w:fldChar w:fldCharType="separate"/>
      </w:r>
      <w:r w:rsidR="00B13AC5">
        <w:rPr>
          <w:noProof/>
        </w:rPr>
        <w:t>8</w:t>
      </w:r>
      <w:r>
        <w:fldChar w:fldCharType="end"/>
      </w:r>
      <w:bookmarkEnd w:id="281"/>
      <w:r>
        <w:t xml:space="preserve"> Generative proposal and the verification gates</w:t>
      </w:r>
      <w:bookmarkEnd w:id="282"/>
    </w:p>
    <w:p w14:paraId="4046CED4" w14:textId="02D31AEE" w:rsidR="00B90B19" w:rsidRDefault="00000000">
      <w:pPr>
        <w:pStyle w:val="ParText"/>
      </w:pPr>
      <w:r>
        <w:fldChar w:fldCharType="begin"/>
      </w:r>
      <w:r>
        <w:instrText xml:space="preserve"> REF _RefFigGen \h </w:instrText>
      </w:r>
      <w:r>
        <w:fldChar w:fldCharType="separate"/>
      </w:r>
      <w:r w:rsidR="00B13AC5">
        <w:t xml:space="preserve">Figure </w:t>
      </w:r>
      <w:r w:rsidR="00B13AC5">
        <w:rPr>
          <w:noProof/>
        </w:rPr>
        <w:t>4</w:t>
      </w:r>
      <w:r w:rsidR="00B13AC5">
        <w:t>.</w:t>
      </w:r>
      <w:r w:rsidR="00B13AC5">
        <w:rPr>
          <w:noProof/>
        </w:rPr>
        <w:t>8</w:t>
      </w:r>
      <w:r>
        <w:fldChar w:fldCharType="end"/>
      </w:r>
      <w:r>
        <w:t xml:space="preserve"> shows the whole path, from the situation of the cycle to the admitted rule. </w:t>
      </w:r>
      <w:r w:rsidRPr="00B90B19">
        <w:rPr>
          <w:b/>
          <w:bCs/>
        </w:rPr>
        <w:t>The third stage extends the base with knowledge that neither adjustment nor instantiation can produce.</w:t>
      </w:r>
      <w:r w:rsidRPr="00BA1179">
        <w:t xml:space="preserve"> A large language model </w:t>
      </w:r>
      <w:r w:rsidR="00B90B19">
        <w:t xml:space="preserve">(LLM) </w:t>
      </w:r>
      <w:r w:rsidRPr="00BA1179">
        <w:t xml:space="preserve">is prompted, in context and without any training or weight update, with the crisp situation of the decision concepts, the complete active rule base, and the coverage verdict of the cycle; it returns one proposal in the canonical rule form. The proposal is untrusted by construction and passes a fixed gate sequence before it can touch the field: </w:t>
      </w:r>
    </w:p>
    <w:p w14:paraId="3C61DF3F" w14:textId="77777777" w:rsidR="00B90B19" w:rsidRDefault="00000000">
      <w:pPr>
        <w:pStyle w:val="ParText"/>
        <w:numPr>
          <w:ilvl w:val="0"/>
          <w:numId w:val="13"/>
        </w:numPr>
      </w:pPr>
      <w:r w:rsidRPr="00B90B19">
        <w:rPr>
          <w:b/>
          <w:bCs/>
        </w:rPr>
        <w:t>G1 checks the syntactic form</w:t>
      </w:r>
      <w:r w:rsidRPr="00BA1179">
        <w:t xml:space="preserve">; </w:t>
      </w:r>
    </w:p>
    <w:p w14:paraId="6D2608FD" w14:textId="5382384B" w:rsidR="00B90B19" w:rsidRDefault="00000000">
      <w:pPr>
        <w:pStyle w:val="ParText"/>
        <w:numPr>
          <w:ilvl w:val="0"/>
          <w:numId w:val="13"/>
        </w:numPr>
      </w:pPr>
      <w:r w:rsidRPr="00B90B19">
        <w:rPr>
          <w:b/>
          <w:bCs/>
        </w:rPr>
        <w:t>G2 checks the vocabulary and the constraints,</w:t>
      </w:r>
      <w:r w:rsidRPr="00BA1179">
        <w:t xml:space="preserve"> including the duplicate-combination rejection that keeps re-numbered copies of existing rules out; </w:t>
      </w:r>
    </w:p>
    <w:p w14:paraId="749642BA" w14:textId="77777777" w:rsidR="00B90B19" w:rsidRDefault="00000000">
      <w:pPr>
        <w:pStyle w:val="ParText"/>
        <w:numPr>
          <w:ilvl w:val="0"/>
          <w:numId w:val="13"/>
        </w:numPr>
      </w:pPr>
      <w:r w:rsidRPr="00B90B19">
        <w:rPr>
          <w:b/>
          <w:bCs/>
        </w:rPr>
        <w:t>G3 requires a simulated improvement of the physical forecast</w:t>
      </w:r>
      <w:r w:rsidRPr="00BA1179">
        <w:t>; and</w:t>
      </w:r>
    </w:p>
    <w:p w14:paraId="09E26F98" w14:textId="7026FBCA" w:rsidR="00B90B19" w:rsidRDefault="00000000">
      <w:pPr>
        <w:pStyle w:val="ParText"/>
        <w:numPr>
          <w:ilvl w:val="0"/>
          <w:numId w:val="13"/>
        </w:numPr>
      </w:pPr>
      <w:r w:rsidRPr="00B90B19">
        <w:rPr>
          <w:b/>
          <w:bCs/>
        </w:rPr>
        <w:lastRenderedPageBreak/>
        <w:t>G4 repeats the comparison under a different random seed,</w:t>
      </w:r>
      <w:r w:rsidRPr="00BA1179">
        <w:t xml:space="preserve"> so an improvement that holds on a single stochastic realization does not survive the check</w:t>
      </w:r>
      <w:r>
        <w:t xml:space="preserve">. </w:t>
      </w:r>
    </w:p>
    <w:p w14:paraId="79E93EE6" w14:textId="4951DB18" w:rsidR="00EE7190" w:rsidRPr="00BA1179" w:rsidRDefault="00000000" w:rsidP="00B90B19">
      <w:pPr>
        <w:pStyle w:val="ParText"/>
      </w:pPr>
      <w:r>
        <w:t xml:space="preserve">Admission additionally satisfies the margin condition of </w:t>
      </w:r>
      <w:r>
        <w:fldChar w:fldCharType="begin"/>
      </w:r>
      <w:r>
        <w:instrText xml:space="preserve"> REF _RefEqB4506 \h </w:instrText>
      </w:r>
      <w:r>
        <w:fldChar w:fldCharType="separate"/>
      </w:r>
      <w:r w:rsidR="00B13AC5" w:rsidRPr="00BA1179">
        <w:t xml:space="preserve">( </w:t>
      </w:r>
      <w:r w:rsidR="00B13AC5">
        <w:rPr>
          <w:noProof/>
        </w:rPr>
        <w:t>56</w:t>
      </w:r>
      <w:r w:rsidR="00B13AC5" w:rsidRPr="00BA1179">
        <w:t xml:space="preserve"> )</w:t>
      </w:r>
      <w:r>
        <w:fldChar w:fldCharType="end"/>
      </w:r>
      <w:r>
        <w:t xml:space="preserve">. A rejection at G1 or G2 costs no simulation, so the proposal returns to the model with the failing gate named, within a bounded revision budget. A rejection at G3 or G4 has already spent a shadow rollout, so it ends the stage for this cycle, and the controller may select the stage again in a later cycle. Either way the cycle falls back to the graduated fail-safe. When no model is reachable, </w:t>
      </w:r>
      <w:r w:rsidRPr="00BA1179">
        <w:t>a deterministic template is used instead: it answers the largest unanswered demand on an uncovered combination, which preserves the growth path offline, and it never proposes packages, so vocabulary growth is exercised only under the live proposer.</w:t>
      </w:r>
    </w:p>
    <w:tbl>
      <w:tblPr>
        <w:tblW w:w="5000" w:type="pct"/>
        <w:tblLook w:val="04A0" w:firstRow="1" w:lastRow="0" w:firstColumn="1" w:lastColumn="0" w:noHBand="0" w:noVBand="1"/>
      </w:tblPr>
      <w:tblGrid>
        <w:gridCol w:w="7081"/>
        <w:gridCol w:w="966"/>
      </w:tblGrid>
      <w:tr w:rsidR="007B34EF" w:rsidRPr="00BA1179" w14:paraId="3BA03218" w14:textId="77777777">
        <w:tc>
          <w:tcPr>
            <w:tcW w:w="4400" w:type="pct"/>
            <w:vAlign w:val="center"/>
          </w:tcPr>
          <w:p w14:paraId="3A635BB3" w14:textId="77777777" w:rsidR="000E1725" w:rsidRPr="00BA1179"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admitted ⇔ </m:t>
                </m:r>
                <m:sSub>
                  <m:sSubPr>
                    <m:ctrlPr>
                      <w:rPr>
                        <w:rFonts w:ascii="Cambria Math" w:hAnsi="Cambria Math"/>
                      </w:rPr>
                    </m:ctrlPr>
                  </m:sSubPr>
                  <m:e>
                    <m:r>
                      <w:rPr>
                        <w:rFonts w:ascii="Cambria Math" w:hAnsi="Cambria Math"/>
                      </w:rPr>
                      <m:t>J</m:t>
                    </m:r>
                  </m:e>
                  <m:sub>
                    <m: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-δ,  δ≥0,  after G1∧G2∧G3∧G4</m:t>
                </m:r>
              </m:oMath>
            </m:oMathPara>
          </w:p>
        </w:tc>
        <w:tc>
          <w:tcPr>
            <w:tcW w:w="600" w:type="pct"/>
            <w:vAlign w:val="center"/>
          </w:tcPr>
          <w:p w14:paraId="6C8EC172" w14:textId="1C418053" w:rsidR="000E1725" w:rsidRPr="00BA1179" w:rsidRDefault="00000000">
            <w:pPr>
              <w:jc w:val="right"/>
            </w:pPr>
            <w:bookmarkStart w:id="283" w:name="_RefEqB4506"/>
            <w:r w:rsidRPr="00BA1179">
              <w:t xml:space="preserve">( </w:t>
            </w:r>
            <w:r w:rsidRPr="00BA1179">
              <w:fldChar w:fldCharType="begin"/>
            </w:r>
            <w:r w:rsidRPr="00BA1179">
              <w:instrText xml:space="preserve"> SEQ ( \* ARABIC </w:instrText>
            </w:r>
            <w:r w:rsidRPr="00BA1179">
              <w:fldChar w:fldCharType="separate"/>
            </w:r>
            <w:r w:rsidR="00B13AC5">
              <w:rPr>
                <w:noProof/>
              </w:rPr>
              <w:t>56</w:t>
            </w:r>
            <w:r w:rsidRPr="00BA1179">
              <w:fldChar w:fldCharType="end"/>
            </w:r>
            <w:r w:rsidRPr="00BA1179">
              <w:t xml:space="preserve"> )</w:t>
            </w:r>
            <w:bookmarkEnd w:id="283"/>
          </w:p>
        </w:tc>
      </w:tr>
      <w:tr w:rsidR="009D6F84" w:rsidRPr="00BA1179" w14:paraId="4A3DEC79" w14:textId="77777777">
        <w:tc>
          <w:tcPr>
            <w:tcW w:w="4400" w:type="pct"/>
            <w:vAlign w:val="center"/>
          </w:tcPr>
          <w:p w14:paraId="1DE1F551" w14:textId="77777777" w:rsidR="00EE7190" w:rsidRPr="00BA1179" w:rsidRDefault="00000000">
            <w:pPr>
              <w:jc w:val="cente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Φ</m:t>
                        </m:r>
                      </m:e>
                      <m:sub>
                        <m:r>
                          <w:rPr>
                            <w:rFonts w:ascii="Cambria Math" w:hAnsi="Cambria Math"/>
                          </w:rPr>
                          <m:t>m</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w:rPr>
                        <w:rFonts w:ascii="Cambria Math" w:hAnsi="Cambria Math"/>
                      </w:rPr>
                      <m:t xml:space="preserve">,  p≤3,   </m:t>
                    </m:r>
                    <m:d>
                      <m:dPr>
                        <m:ctrlPr>
                          <w:rPr>
                            <w:rFonts w:ascii="Cambria Math" w:hAnsi="Cambria Math"/>
                          </w:rPr>
                        </m:ctrlPr>
                      </m:dPr>
                      <m:e>
                        <m:r>
                          <w:rPr>
                            <w:rFonts w:ascii="Cambria Math" w:hAnsi="Cambria Math"/>
                          </w:rPr>
                          <m:t>m,v</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e>
                  <m:e>
                    <m:r>
                      <w:rPr>
                        <w:rFonts w:ascii="Cambria Math" w:hAnsi="Cambria Math"/>
                      </w:rPr>
                      <m:t>G2b:  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e>
                    </m:d>
                    <m:r>
                      <w:rPr>
                        <w:rFonts w:ascii="Cambria Math" w:hAnsi="Cambria Math"/>
                      </w:rPr>
                      <m:t>&lt;0.95  ∀c,</m:t>
                    </m:r>
                  </m:e>
                  <m:e>
                    <m:r>
                      <w:rPr>
                        <w:rFonts w:ascii="Cambria Math" w:hAnsi="Cambria Math"/>
                      </w:rPr>
                      <m:t>G5:  Δ</m:t>
                    </m:r>
                    <m:sSup>
                      <m:sSupPr>
                        <m:ctrlPr>
                          <w:rPr>
                            <w:rFonts w:ascii="Cambria Math" w:hAnsi="Cambria Math"/>
                          </w:rPr>
                        </m:ctrlPr>
                      </m:sSupPr>
                      <m:e>
                        <m:sSub>
                          <m:sSubPr>
                            <m:ctrlPr>
                              <w:rPr>
                                <w:rFonts w:ascii="Cambria Math" w:hAnsi="Cambria Math"/>
                              </w:rPr>
                            </m:ctrlPr>
                          </m:sSubPr>
                          <m:e>
                            <m:r>
                              <w:rPr>
                                <w:rFonts w:ascii="Cambria Math" w:hAnsi="Cambria Math"/>
                              </w:rPr>
                              <m:t>J</m:t>
                            </m:r>
                          </m:e>
                          <m:sub>
                            <m:r>
                              <w:rPr>
                                <w:rFonts w:ascii="Cambria Math" w:hAnsi="Cambria Math"/>
                              </w:rPr>
                              <m:t>phys</m:t>
                            </m:r>
                          </m:sub>
                        </m:sSub>
                      </m:e>
                      <m:sup>
                        <m:r>
                          <w:rPr>
                            <w:rFonts w:ascii="Cambria Math" w:hAnsi="Cambria Math"/>
                          </w:rPr>
                          <m:t>(a)</m:t>
                        </m:r>
                      </m:sup>
                    </m:sSup>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  Δ</m:t>
                    </m:r>
                    <m:sSup>
                      <m:sSupPr>
                        <m:ctrlPr>
                          <w:rPr>
                            <w:rFonts w:ascii="Cambria Math" w:hAnsi="Cambria Math"/>
                          </w:rPr>
                        </m:ctrlPr>
                      </m:sSupPr>
                      <m:e>
                        <m:sSub>
                          <m:sSubPr>
                            <m:ctrlPr>
                              <w:rPr>
                                <w:rFonts w:ascii="Cambria Math" w:hAnsi="Cambria Math"/>
                              </w:rPr>
                            </m:ctrlPr>
                          </m:sSubPr>
                          <m:e>
                            <m:r>
                              <w:rPr>
                                <w:rFonts w:ascii="Cambria Math" w:hAnsi="Cambria Math"/>
                              </w:rPr>
                              <m:t>J</m:t>
                            </m:r>
                          </m:e>
                          <m:sub>
                            <m:r>
                              <w:rPr>
                                <w:rFonts w:ascii="Cambria Math" w:hAnsi="Cambria Math"/>
                              </w:rPr>
                              <m:t>phys</m:t>
                            </m:r>
                          </m:sub>
                        </m:sSub>
                      </m:e>
                      <m:sup>
                        <m:r>
                          <w:rPr>
                            <w:rFonts w:ascii="Cambria Math" w:hAnsi="Cambria Math"/>
                          </w:rPr>
                          <m:t>(b)</m:t>
                        </m:r>
                      </m:sup>
                    </m:sSup>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e>
                </m:eqArr>
              </m:oMath>
            </m:oMathPara>
          </w:p>
        </w:tc>
        <w:tc>
          <w:tcPr>
            <w:tcW w:w="600" w:type="pct"/>
            <w:vAlign w:val="center"/>
          </w:tcPr>
          <w:p w14:paraId="61DBD9C3" w14:textId="1F06CDFA" w:rsidR="00EE7190" w:rsidRPr="00BA1179" w:rsidRDefault="00000000">
            <w:pPr>
              <w:jc w:val="right"/>
            </w:pPr>
            <w:bookmarkStart w:id="284" w:name="_RefEqPkg"/>
            <w:r w:rsidRPr="00BA1179">
              <w:t xml:space="preserve">( </w:t>
            </w:r>
            <w:r w:rsidRPr="00BA1179">
              <w:fldChar w:fldCharType="begin"/>
            </w:r>
            <w:r w:rsidRPr="00BA1179">
              <w:instrText xml:space="preserve"> SEQ ( \* ARABIC </w:instrText>
            </w:r>
            <w:r w:rsidRPr="00BA1179">
              <w:fldChar w:fldCharType="separate"/>
            </w:r>
            <w:r w:rsidR="00B13AC5">
              <w:rPr>
                <w:noProof/>
              </w:rPr>
              <w:t>57</w:t>
            </w:r>
            <w:r w:rsidRPr="00BA1179">
              <w:fldChar w:fldCharType="end"/>
            </w:r>
            <w:r w:rsidRPr="00BA1179">
              <w:t xml:space="preserve"> )</w:t>
            </w:r>
            <w:bookmarkEnd w:id="284"/>
          </w:p>
        </w:tc>
      </w:tr>
    </w:tbl>
    <w:p w14:paraId="44A5C79B" w14:textId="306DD538" w:rsidR="00EE7190" w:rsidRPr="00BA1179" w:rsidRDefault="00000000">
      <w:pPr>
        <w:pStyle w:val="ParText"/>
      </w:pPr>
      <w:r>
        <w:t xml:space="preserve">A proposal may also arrive as a package: one new object together with at least one rule that uses it. An object no rule cites is inert and cannot be verified, so it is never admitted alone. Two classes of object are allowed, and both stay inside the semantics that the simulator can execute and the cost model can price. A macro intervention is a named composition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of at most three base channels, as stated in </w:t>
      </w:r>
      <w:r>
        <w:fldChar w:fldCharType="begin"/>
      </w:r>
      <w:r>
        <w:instrText xml:space="preserve"> REF _RefEqPkg \h </w:instrText>
      </w:r>
      <w:r>
        <w:fldChar w:fldCharType="separate"/>
      </w:r>
      <w:r w:rsidR="00B13AC5" w:rsidRPr="00BA1179">
        <w:t xml:space="preserve">( </w:t>
      </w:r>
      <w:r w:rsidR="00B13AC5">
        <w:rPr>
          <w:noProof/>
        </w:rPr>
        <w:t>57</w:t>
      </w:r>
      <w:r w:rsidR="00B13AC5" w:rsidRPr="00BA1179">
        <w:t xml:space="preserve"> )</w:t>
      </w:r>
      <w:r>
        <w:fldChar w:fldCharType="end"/>
      </w:r>
      <w:r>
        <w:t xml:space="preserve">. A rule consequent on the macro with intensity </w:t>
      </w:r>
      <m:oMath>
        <m:r>
          <w:rPr>
            <w:rFonts w:ascii="Cambria Math" w:hAnsi="Cambria Math"/>
          </w:rPr>
          <m:t>v</m:t>
        </m:r>
      </m:oMath>
      <w:r w:rsidRPr="00BA1179">
        <w:t xml:space="preserve"> expands, inside the aggregation of </w:t>
      </w:r>
      <w:r w:rsidRPr="00BA1179">
        <w:fldChar w:fldCharType="begin"/>
      </w:r>
      <w:r w:rsidRPr="00BA1179">
        <w:instrText xml:space="preserve"> REF _RefEqB4502 \h </w:instrText>
      </w:r>
      <w:r w:rsidRPr="00BA1179">
        <w:fldChar w:fldCharType="separate"/>
      </w:r>
      <w:r w:rsidR="00B13AC5" w:rsidRPr="00BA1179">
        <w:t xml:space="preserve">( </w:t>
      </w:r>
      <w:r w:rsidR="00B13AC5">
        <w:rPr>
          <w:noProof/>
        </w:rPr>
        <w:t>45</w:t>
      </w:r>
      <w:r w:rsidR="00B13AC5" w:rsidRPr="00BA1179">
        <w:t xml:space="preserve"> )</w:t>
      </w:r>
      <w:r w:rsidRPr="00BA1179">
        <w:fldChar w:fldCharType="end"/>
      </w:r>
      <w:r w:rsidRPr="00BA1179">
        <w:t xml:space="preserve">, into base-channel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A backburn is the example. It is not new physics, but a containment-weighted cut ahead of the front together with suppression on the flanks. Written this way it runs through the existing resource fields, it is priced by the response term like any other commitment, and it is checked by the same shadow rollouts. An intermediate concept is a normalized composition of at most four existing features or concepts. It joins the hierarchy at the intermediate </w:t>
      </w:r>
      <w:r>
        <w:lastRenderedPageBreak/>
        <w:t>level, it receives a five-term activation and a confidence gate like every native concept, and it reaches the decision only through rules that cite it.</w:t>
      </w:r>
    </w:p>
    <w:p w14:paraId="5489D7EB" w14:textId="66D27223" w:rsidR="00EE7190" w:rsidRPr="00BA1179" w:rsidRDefault="00000000">
      <w:pPr>
        <w:pStyle w:val="ParText"/>
      </w:pPr>
      <w:r>
        <w:t xml:space="preserve">The boundary of this growth is fixed by design. The ten features are the contract with the sensing layer. The five decision axes fix the antecedent catalog and the denominator of the quality measure. The six base channels fix the physics that can be executed. Growth happens above and below this contract, never through it. A package passes two gates beyond G1 to G4, both stated in </w:t>
      </w:r>
      <w:r>
        <w:fldChar w:fldCharType="begin"/>
      </w:r>
      <w:r>
        <w:instrText xml:space="preserve"> REF _RefEqPkg \h </w:instrText>
      </w:r>
      <w:r>
        <w:fldChar w:fldCharType="separate"/>
      </w:r>
      <w:r w:rsidR="00B13AC5" w:rsidRPr="00BA1179">
        <w:t xml:space="preserve">( </w:t>
      </w:r>
      <w:r w:rsidR="00B13AC5">
        <w:rPr>
          <w:noProof/>
        </w:rPr>
        <w:t>57</w:t>
      </w:r>
      <w:r w:rsidR="00B13AC5" w:rsidRPr="00BA1179">
        <w:t xml:space="preserve"> )</w:t>
      </w:r>
      <w:r>
        <w:fldChar w:fldCharType="end"/>
      </w:r>
      <w:r>
        <w:t xml:space="preserve">. G2b rejects a concept whose normalized input weight vector </w:t>
      </w:r>
      <m:oMath>
        <m:sSub>
          <m:sSubPr>
            <m:ctrlPr>
              <w:rPr>
                <w:rFonts w:ascii="Cambria Math" w:hAnsi="Cambria Math"/>
              </w:rPr>
            </m:ctrlPr>
          </m:sSubPr>
          <m:e>
            <m:r>
              <w:rPr>
                <w:rFonts w:ascii="Cambria Math" w:hAnsi="Cambria Math"/>
              </w:rPr>
              <m:t>ω</m:t>
            </m:r>
          </m:e>
          <m:sub>
            <m:r>
              <w:rPr>
                <w:rFonts w:ascii="Cambria Math" w:hAnsi="Cambria Math"/>
              </w:rPr>
              <m:t>new</m:t>
            </m:r>
          </m:sub>
        </m:sSub>
      </m:oMath>
      <w:r>
        <w:t xml:space="preserve"> is collinear with an existing concept over the same inputs, because such a concept adds no information while widening the search. G5 demands that both reseeded rollouts improve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Every admitted object is also charged to the controller reward. The vocabulary therefore grows only when growth pays, which is at the package level what the sparse seed base is at the rule level.</w:t>
      </w:r>
    </w:p>
    <w:p w14:paraId="736FAD69" w14:textId="77777777" w:rsidR="001A66C1" w:rsidRDefault="00000000">
      <w:pPr>
        <w:pStyle w:val="ParText"/>
      </w:pPr>
      <w:r>
        <w:t>The proposer does not learn from the campaign by changing its weights. It learns from it through its context. Every closed cycle leaves a record of the situation that entered it, the proposal it produced, the gate that admitted or rejected it, and the realized change in the physical forecast. Before a proposal is requested, the records whose decision-concept situations are nearest to the current one are retrieved from the chronicle and placed in the prompt, each with its verdict: the admitted rules as precedent, the rejected ones with the gate they failed. The proposer therefore sees what has already worked and what has already been refused in situations like this one, and it stops repeating a rejection the base has recorded. Nothing about this channel is opaque. The retrieved records are the same objects the audit trail exposes, the retrieval key is the vector of decision-concept activations, and the gates in force are unchanged. Adaptation at the level of the weights is deliberately avoided: a tuned proposer would face the same gates without adding any guarantee, while its reasoning would leave the audit trail.</w:t>
      </w:r>
    </w:p>
    <w:p w14:paraId="0BDE5875" w14:textId="77777777" w:rsidR="00EE7190" w:rsidRPr="00BA1179" w:rsidRDefault="00000000">
      <w:pPr>
        <w:pStyle w:val="Heading4"/>
      </w:pPr>
      <w:r w:rsidRPr="00BA1179">
        <w:lastRenderedPageBreak/>
        <w:t>Reinforcement Learning Stage Selection</w:t>
      </w:r>
    </w:p>
    <w:p w14:paraId="6BF43733" w14:textId="7256C414" w:rsidR="00EE7190" w:rsidRPr="00BA1179" w:rsidRDefault="00000000">
      <w:pPr>
        <w:pStyle w:val="ParText"/>
      </w:pPr>
      <w:r w:rsidRPr="00BA1179">
        <w:t xml:space="preserve">A reinforcement learning controller decides which stage to invoke. Its state, given in </w:t>
      </w:r>
      <w:r w:rsidRPr="00BA1179">
        <w:fldChar w:fldCharType="begin"/>
      </w:r>
      <w:r w:rsidRPr="00BA1179">
        <w:instrText xml:space="preserve"> REF _RefEqB4507 \h </w:instrText>
      </w:r>
      <w:r w:rsidRPr="00BA1179">
        <w:fldChar w:fldCharType="separate"/>
      </w:r>
      <w:r w:rsidR="00B13AC5" w:rsidRPr="00BA1179">
        <w:t xml:space="preserve">( </w:t>
      </w:r>
      <w:r w:rsidR="00B13AC5">
        <w:rPr>
          <w:noProof/>
        </w:rPr>
        <w:t>58</w:t>
      </w:r>
      <w:r w:rsidR="00B13AC5" w:rsidRPr="00BA1179">
        <w:t xml:space="preserve"> )</w:t>
      </w:r>
      <w:r w:rsidRPr="00BA1179">
        <w:fldChar w:fldCharType="end"/>
      </w:r>
      <w:r w:rsidRPr="00BA1179">
        <w:t xml:space="preserve">, collects what adaptation can legitimately observe, and the implementation instantiates it compactly: the cost deficit is quantized into three magnitude bins and crossed with the binary coverage-gap flag, giving a small tabular state on which every untried pair of state and stage is explored once before the greedy policy takes over, so no stage is left untried at initialization. The reward of </w:t>
      </w:r>
      <w:r w:rsidRPr="00BA1179">
        <w:fldChar w:fldCharType="begin"/>
      </w:r>
      <w:r w:rsidRPr="00BA1179">
        <w:instrText xml:space="preserve"> REF _RefEqB4508 \h </w:instrText>
      </w:r>
      <w:r w:rsidRPr="00BA1179">
        <w:fldChar w:fldCharType="separate"/>
      </w:r>
      <w:r w:rsidR="00B13AC5" w:rsidRPr="00BA1179">
        <w:t xml:space="preserve">( </w:t>
      </w:r>
      <w:r w:rsidR="00B13AC5">
        <w:rPr>
          <w:noProof/>
        </w:rPr>
        <w:t>59</w:t>
      </w:r>
      <w:r w:rsidR="00B13AC5" w:rsidRPr="00BA1179">
        <w:t xml:space="preserve"> )</w:t>
      </w:r>
      <w:r w:rsidRPr="00BA1179">
        <w:fldChar w:fldCharType="end"/>
      </w:r>
      <w:r w:rsidRPr="00BA1179">
        <w:t xml:space="preserve"> is the realized physical cost reduction confirmed by the forecast, charged with the structural penalty for every added rule and with an additional fixed penalty for every vocabulary object a package admits. The controller is trained online with temporal-difference updates during the incident itself; nothing is pre-trained, and the learned preferences persist with the lineage. In operation it selects the least invasive stage that its value estimates predict will reduce the cost, which reproduces the escalation discipline as learned rather than hard-coded behavior, and its choice, with the estimates behind it, enters the decision record of the cycle.</w:t>
      </w:r>
      <w:r>
        <w:t xml:space="preserve"> In </w:t>
      </w:r>
      <w:r>
        <w:fldChar w:fldCharType="begin"/>
      </w:r>
      <w:r>
        <w:instrText xml:space="preserve"> REF _RefEqB4508 \h </w:instrText>
      </w:r>
      <w:r>
        <w:fldChar w:fldCharType="separate"/>
      </w:r>
      <w:r w:rsidR="00B13AC5" w:rsidRPr="00BA1179">
        <w:t xml:space="preserve">( </w:t>
      </w:r>
      <w:r w:rsidR="00B13AC5">
        <w:rPr>
          <w:noProof/>
        </w:rPr>
        <w:t>59</w:t>
      </w:r>
      <w:r w:rsidR="00B13AC5" w:rsidRPr="00BA1179">
        <w:t xml:space="preserve"> )</w:t>
      </w:r>
      <w:r>
        <w:fldChar w:fldCharType="end"/>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k</m:t>
            </m:r>
          </m:sub>
          <m:sup>
            <m:r>
              <w:rPr>
                <w:rFonts w:ascii="Cambria Math" w:hAnsi="Cambria Math"/>
              </w:rPr>
              <m:t>-</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k</m:t>
            </m:r>
          </m:sub>
          <m:sup>
            <m:r>
              <w:rPr>
                <w:rFonts w:ascii="Cambria Math" w:hAnsi="Cambria Math"/>
              </w:rPr>
              <m:t>+</m:t>
            </m:r>
          </m:sup>
        </m:sSubSup>
      </m:oMath>
      <w:r>
        <w:t xml:space="preserve"> are the forecast physical costs before and after the stage of cycle k, </w:t>
      </w:r>
      <m:oMath>
        <m:d>
          <m:dPr>
            <m:begChr m:val="|"/>
            <m:endChr m:val="|"/>
            <m:ctrlPr>
              <w:rPr>
                <w:rFonts w:ascii="Cambria Math" w:hAnsi="Cambria Math"/>
              </w:rPr>
            </m:ctrlPr>
          </m:dPr>
          <m:e>
            <m:r>
              <w:rPr>
                <w:rFonts w:ascii="Cambria Math" w:hAnsi="Cambria Math"/>
              </w:rPr>
              <m:t>R</m:t>
            </m:r>
          </m:e>
        </m:d>
      </m:oMath>
      <w:r>
        <w:t xml:space="preserve"> is the size of the rule base, and </w:t>
      </w:r>
      <m:oMath>
        <m:d>
          <m:dPr>
            <m:begChr m:val="|"/>
            <m:endChr m:val="|"/>
            <m:ctrlPr>
              <w:rPr>
                <w:rFonts w:ascii="Cambria Math" w:hAnsi="Cambria Math"/>
              </w:rPr>
            </m:ctrlPr>
          </m:dPr>
          <m:e>
            <m:r>
              <w:rPr>
                <w:rFonts w:ascii="Cambria Math" w:hAnsi="Cambria Math"/>
              </w:rPr>
              <m:t>V</m:t>
            </m:r>
          </m:e>
        </m:d>
      </m:oMath>
      <w:r>
        <w:t xml:space="preserve"> is the size of the learned vocabulary.</w:t>
      </w:r>
    </w:p>
    <w:tbl>
      <w:tblPr>
        <w:tblW w:w="5000" w:type="pct"/>
        <w:tblLook w:val="04A0" w:firstRow="1" w:lastRow="0" w:firstColumn="1" w:lastColumn="0" w:noHBand="0" w:noVBand="1"/>
      </w:tblPr>
      <w:tblGrid>
        <w:gridCol w:w="7081"/>
        <w:gridCol w:w="966"/>
      </w:tblGrid>
      <w:tr w:rsidR="007B34EF" w:rsidRPr="00BA1179" w14:paraId="065E5393" w14:textId="77777777">
        <w:tc>
          <w:tcPr>
            <w:tcW w:w="4400" w:type="pct"/>
            <w:vAlign w:val="center"/>
          </w:tcPr>
          <w:p w14:paraId="41F00BB2" w14:textId="228AE51F" w:rsidR="000E1725" w:rsidRPr="00BA1179" w:rsidRDefault="00000000">
            <w:pPr>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RL</m:t>
                    </m:r>
                  </m:sup>
                </m:sSubSup>
                <m:r>
                  <w:rPr>
                    <w:rFonts w:ascii="Cambria Math" w:hAnsi="Cambria Math"/>
                  </w:rPr>
                  <m:t>=[</m:t>
                </m:r>
                <m:sSub>
                  <m:sSubPr>
                    <m:ctrlPr>
                      <w:rPr>
                        <w:rFonts w:ascii="Cambria Math" w:hAnsi="Cambria Math"/>
                      </w:rPr>
                    </m:ctrlPr>
                  </m:sSubPr>
                  <m:e>
                    <m:r>
                      <w:rPr>
                        <w:rFonts w:ascii="Cambria Math" w:hAnsi="Cambria Math"/>
                      </w:rPr>
                      <m:t>ΔJ</m:t>
                    </m:r>
                  </m:e>
                  <m:sub>
                    <m:r>
                      <w:rPr>
                        <w:rFonts w:ascii="Cambria Math" w:hAnsi="Cambria Math"/>
                      </w:rPr>
                      <m:t>k-W:k</m:t>
                    </m:r>
                  </m:sub>
                </m:sSub>
                <m:r>
                  <w:rPr>
                    <w:rFonts w:ascii="Cambria Math" w:hAnsi="Cambria Math"/>
                  </w:rPr>
                  <m:t xml:space="preserve">, |R|, </m:t>
                </m:r>
                <m:acc>
                  <m:accPr>
                    <m:chr m:val="̄"/>
                    <m:ctrlPr>
                      <w:rPr>
                        <w:rFonts w:ascii="Cambria Math" w:hAnsi="Cambria Math"/>
                      </w:rPr>
                    </m:ctrlPr>
                  </m:accPr>
                  <m:e>
                    <m:r>
                      <w:rPr>
                        <w:rFonts w:ascii="Cambria Math" w:hAnsi="Cambria Math"/>
                      </w:rPr>
                      <m:t>α</m:t>
                    </m:r>
                  </m:e>
                </m:acc>
                <m:r>
                  <w:rPr>
                    <w:rFonts w:ascii="Cambria Math" w:hAnsi="Cambria Math"/>
                  </w:rPr>
                  <m:t xml:space="preserve">, </m:t>
                </m:r>
                <m:acc>
                  <m:accPr>
                    <m:chr m:val="̄"/>
                    <m:ctrlPr>
                      <w:rPr>
                        <w:rFonts w:ascii="Cambria Math" w:hAnsi="Cambria Math"/>
                      </w:rPr>
                    </m:ctrlPr>
                  </m:accPr>
                  <m:e>
                    <m:r>
                      <w:rPr>
                        <w:rFonts w:ascii="Cambria Math" w:hAnsi="Cambria Math"/>
                      </w:rPr>
                      <m:t>γ</m:t>
                    </m:r>
                  </m:e>
                </m:acc>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m:t>
                </m:r>
              </m:oMath>
            </m:oMathPara>
          </w:p>
        </w:tc>
        <w:tc>
          <w:tcPr>
            <w:tcW w:w="600" w:type="pct"/>
            <w:vAlign w:val="center"/>
          </w:tcPr>
          <w:p w14:paraId="51E98348" w14:textId="3299B609" w:rsidR="000E1725" w:rsidRPr="00BA1179" w:rsidRDefault="00000000">
            <w:pPr>
              <w:jc w:val="right"/>
            </w:pPr>
            <w:bookmarkStart w:id="285" w:name="_RefEqB4507"/>
            <w:r w:rsidRPr="00BA1179">
              <w:t xml:space="preserve">( </w:t>
            </w:r>
            <w:r w:rsidRPr="00BA1179">
              <w:fldChar w:fldCharType="begin"/>
            </w:r>
            <w:r w:rsidRPr="00BA1179">
              <w:instrText xml:space="preserve"> SEQ ( \* ARABIC </w:instrText>
            </w:r>
            <w:r w:rsidRPr="00BA1179">
              <w:fldChar w:fldCharType="separate"/>
            </w:r>
            <w:r w:rsidR="00B13AC5">
              <w:rPr>
                <w:noProof/>
              </w:rPr>
              <w:t>58</w:t>
            </w:r>
            <w:r w:rsidRPr="00BA1179">
              <w:fldChar w:fldCharType="end"/>
            </w:r>
            <w:r w:rsidRPr="00BA1179">
              <w:t xml:space="preserve"> )</w:t>
            </w:r>
            <w:bookmarkEnd w:id="285"/>
          </w:p>
        </w:tc>
      </w:tr>
      <w:tr w:rsidR="007B34EF" w:rsidRPr="00BA1179" w14:paraId="0EEAB7DF" w14:textId="77777777">
        <w:tc>
          <w:tcPr>
            <w:tcW w:w="4400" w:type="pct"/>
            <w:vAlign w:val="center"/>
          </w:tcPr>
          <w:p w14:paraId="268E7594" w14:textId="122FA675" w:rsidR="001A66C1" w:rsidRDefault="00000000">
            <w:pPr>
              <w:jc w:val="center"/>
            </w:pPr>
            <m:oMathPara>
              <m:oMath>
                <m:r>
                  <w:rPr>
                    <w:rFonts w:ascii="Cambria Math" w:hAnsi="Cambria Math"/>
                  </w:rPr>
                  <m:t>=--κ⋅Δ|R|</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k</m:t>
                    </m:r>
                  </m:sub>
                  <m:sup>
                    <m:r>
                      <w:rPr>
                        <w:rFonts w:ascii="Cambria Math" w:hAnsi="Cambria Math"/>
                      </w:rPr>
                      <m:t>-</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⋅Δ</m:t>
                </m:r>
                <m:d>
                  <m:dPr>
                    <m:begChr m:val="|"/>
                    <m:endChr m:val="|"/>
                    <m:ctrlPr>
                      <w:rPr>
                        <w:rFonts w:ascii="Cambria Math" w:hAnsi="Cambria Math"/>
                      </w:rPr>
                    </m:ctrlPr>
                  </m:dPr>
                  <m:e>
                    <m: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v</m:t>
                    </m:r>
                  </m:sub>
                </m:sSub>
                <m:r>
                  <w:rPr>
                    <w:rFonts w:ascii="Cambria Math" w:hAnsi="Cambria Math"/>
                  </w:rPr>
                  <m:t>⋅Δ</m:t>
                </m:r>
                <m:d>
                  <m:dPr>
                    <m:begChr m:val="|"/>
                    <m:endChr m:val="|"/>
                    <m:ctrlPr>
                      <w:rPr>
                        <w:rFonts w:ascii="Cambria Math" w:hAnsi="Cambria Math"/>
                      </w:rPr>
                    </m:ctrlPr>
                  </m:dPr>
                  <m:e>
                    <m:r>
                      <w:rPr>
                        <w:rFonts w:ascii="Cambria Math" w:hAnsi="Cambria Math"/>
                      </w:rPr>
                      <m:t>V</m:t>
                    </m:r>
                  </m:e>
                </m:d>
                <m:r>
                  <w:rPr>
                    <w:rFonts w:ascii="Cambria Math" w:hAnsi="Cambria Math"/>
                  </w:rPr>
                  <m:t xml:space="preserve">,      </m:t>
                </m:r>
                <m:sSub>
                  <m:sSubPr>
                    <m:ctrlPr>
                      <w:rPr>
                        <w:rFonts w:ascii="Cambria Math" w:hAnsi="Cambria Math"/>
                      </w:rPr>
                    </m:ctrlPr>
                  </m:sSubPr>
                  <m:e>
                    <m:r>
                      <w:rPr>
                        <w:rFonts w:ascii="Cambria Math" w:hAnsi="Cambria Math"/>
                      </w:rPr>
                      <m:t>κ</m:t>
                    </m:r>
                  </m:e>
                  <m:sub>
                    <m:r>
                      <w:rPr>
                        <w:rFonts w:ascii="Cambria Math" w:hAnsi="Cambria Math"/>
                      </w:rPr>
                      <m:t>v</m:t>
                    </m:r>
                  </m:sub>
                </m:sSub>
                <m:r>
                  <w:rPr>
                    <w:rFonts w:ascii="Cambria Math" w:hAnsi="Cambria Math"/>
                  </w:rPr>
                  <m:t>=0.02</m:t>
                </m:r>
              </m:oMath>
            </m:oMathPara>
          </w:p>
        </w:tc>
        <w:tc>
          <w:tcPr>
            <w:tcW w:w="600" w:type="pct"/>
            <w:vAlign w:val="center"/>
          </w:tcPr>
          <w:p w14:paraId="00E93D8B" w14:textId="5DB700D0" w:rsidR="000E1725" w:rsidRPr="00BA1179" w:rsidRDefault="00000000">
            <w:pPr>
              <w:jc w:val="right"/>
            </w:pPr>
            <w:bookmarkStart w:id="286" w:name="_RefEqB4508"/>
            <w:r w:rsidRPr="00BA1179">
              <w:t xml:space="preserve">( </w:t>
            </w:r>
            <w:r w:rsidRPr="00BA1179">
              <w:fldChar w:fldCharType="begin"/>
            </w:r>
            <w:r w:rsidRPr="00BA1179">
              <w:instrText xml:space="preserve"> SEQ ( \* ARABIC </w:instrText>
            </w:r>
            <w:r w:rsidRPr="00BA1179">
              <w:fldChar w:fldCharType="separate"/>
            </w:r>
            <w:r w:rsidR="00B13AC5">
              <w:rPr>
                <w:noProof/>
              </w:rPr>
              <w:t>59</w:t>
            </w:r>
            <w:r w:rsidRPr="00BA1179">
              <w:fldChar w:fldCharType="end"/>
            </w:r>
            <w:r w:rsidRPr="00BA1179">
              <w:t xml:space="preserve"> )</w:t>
            </w:r>
            <w:bookmarkEnd w:id="286"/>
          </w:p>
        </w:tc>
      </w:tr>
    </w:tbl>
    <w:p w14:paraId="50FAD719" w14:textId="77777777" w:rsidR="00EE7190" w:rsidRPr="00BA1179" w:rsidRDefault="00000000">
      <w:pPr>
        <w:pStyle w:val="Heading4"/>
      </w:pPr>
      <w:r w:rsidRPr="00BA1179">
        <w:t>Control Flow and Persistence</w:t>
      </w:r>
    </w:p>
    <w:p w14:paraId="421AAB3B" w14:textId="3103A138" w:rsidR="00EE7190" w:rsidRPr="00BA1179" w:rsidRDefault="00000000">
      <w:pPr>
        <w:pStyle w:val="ParText"/>
      </w:pPr>
      <w:r w:rsidRPr="00BA1179">
        <w:t xml:space="preserve">Algorithm 1 assembles the pieces into the per-cycle control flow. The nominal path exits at the second line with the seed decision; a trigger engages the controller, the chosen stage produces and evaluates its trial, and every exit applies an admissible action, either an accepted candidate or the fail-safe blend, so the procedure terminates within the decision cycle by construction. The rejected trials are not discarded silently: every attempt, its perturbation, its forecast comparison, and its </w:t>
      </w:r>
      <w:r w:rsidRPr="00BA1179">
        <w:lastRenderedPageBreak/>
        <w:t>verdict enter the cycle chronicle, because a rejected hypothesis is evidence about the decision surface, not noise.</w:t>
      </w:r>
    </w:p>
    <w:p w14:paraId="5C48A220" w14:textId="77777777" w:rsidR="000E1725" w:rsidRPr="00BA1179" w:rsidRDefault="00000000">
      <w:pPr>
        <w:pStyle w:val="Caption"/>
        <w:keepNext/>
      </w:pPr>
      <w:r w:rsidRPr="00BA1179">
        <w:t>Algorithm 1 Staged adaptation with satisficing acceptance and fail-safe</w:t>
      </w:r>
    </w:p>
    <w:tbl>
      <w:tblPr>
        <w:tblStyle w:val="TableGrid"/>
        <w:tblW w:w="5000" w:type="pct"/>
        <w:tblLook w:val="04A0" w:firstRow="1" w:lastRow="0" w:firstColumn="1" w:lastColumn="0" w:noHBand="0" w:noVBand="1"/>
      </w:tblPr>
      <w:tblGrid>
        <w:gridCol w:w="8037"/>
      </w:tblGrid>
      <w:tr w:rsidR="007B34EF" w:rsidRPr="00BA1179" w14:paraId="048C688A" w14:textId="77777777">
        <w:tc>
          <w:tcPr>
            <w:tcW w:w="5000" w:type="pct"/>
          </w:tcPr>
          <w:p w14:paraId="698092CB" w14:textId="77777777" w:rsidR="000E1725" w:rsidRPr="00BA1179" w:rsidRDefault="00000000">
            <w:r w:rsidRPr="00BA1179">
              <w:rPr>
                <w:rFonts w:ascii="Consolas" w:hAnsi="Consolas"/>
                <w:sz w:val="18"/>
              </w:rPr>
              <w:t>Input: gated activations a_eff, rule base R, thresholds J_TH,k and η, revision budget B</w:t>
            </w:r>
          </w:p>
        </w:tc>
      </w:tr>
      <w:tr w:rsidR="007B34EF" w:rsidRPr="00BA1179" w14:paraId="3F42853D" w14:textId="77777777">
        <w:tc>
          <w:tcPr>
            <w:tcW w:w="5000" w:type="pct"/>
          </w:tcPr>
          <w:p w14:paraId="1993341A" w14:textId="4D67D31C" w:rsidR="000E1725" w:rsidRPr="00BA1179" w:rsidRDefault="00000000">
            <w:r w:rsidRPr="00BA1179">
              <w:rPr>
                <w:rFonts w:ascii="Consolas" w:hAnsi="Consolas"/>
                <w:sz w:val="18"/>
              </w:rPr>
              <w:t xml:space="preserve">1: U ← aggregate fired rules of R via </w:t>
            </w:r>
            <w:r w:rsidRPr="00BA1179">
              <w:fldChar w:fldCharType="begin"/>
            </w:r>
            <w:r w:rsidRPr="00BA1179">
              <w:instrText xml:space="preserve"> REF _RefEqB4502 \h </w:instrText>
            </w:r>
            <w:r w:rsidRPr="00BA1179">
              <w:fldChar w:fldCharType="separate"/>
            </w:r>
            <w:r w:rsidR="00B13AC5" w:rsidRPr="00BA1179">
              <w:t xml:space="preserve">( </w:t>
            </w:r>
            <w:r w:rsidR="00B13AC5">
              <w:rPr>
                <w:noProof/>
              </w:rPr>
              <w:t>45</w:t>
            </w:r>
            <w:r w:rsidR="00B13AC5" w:rsidRPr="00BA1179">
              <w:t xml:space="preserve"> )</w:t>
            </w:r>
            <w:r w:rsidRPr="00BA1179">
              <w:fldChar w:fldCharType="end"/>
            </w:r>
          </w:p>
        </w:tc>
      </w:tr>
      <w:tr w:rsidR="007B34EF" w:rsidRPr="00BA1179" w14:paraId="37DEC809" w14:textId="77777777">
        <w:tc>
          <w:tcPr>
            <w:tcW w:w="5000" w:type="pct"/>
          </w:tcPr>
          <w:p w14:paraId="75FE4D0C" w14:textId="77777777" w:rsidR="000E1725" w:rsidRPr="00BA1179" w:rsidRDefault="00000000">
            <w:r w:rsidRPr="00BA1179">
              <w:rPr>
                <w:rFonts w:ascii="Consolas" w:hAnsi="Consolas"/>
                <w:sz w:val="18"/>
              </w:rPr>
              <w:t>2: if J(U) ≤ J_TH,k and Q(U) ≥ η then apply U; return</w:t>
            </w:r>
          </w:p>
        </w:tc>
      </w:tr>
      <w:tr w:rsidR="007B34EF" w:rsidRPr="00BA1179" w14:paraId="191CA155" w14:textId="77777777">
        <w:tc>
          <w:tcPr>
            <w:tcW w:w="5000" w:type="pct"/>
          </w:tcPr>
          <w:p w14:paraId="78ACD2B7" w14:textId="0F6894F7" w:rsidR="000E1725" w:rsidRPr="00BA1179" w:rsidRDefault="00000000">
            <w:r w:rsidRPr="00BA1179">
              <w:rPr>
                <w:rFonts w:ascii="Consolas" w:hAnsi="Consolas"/>
                <w:sz w:val="18"/>
              </w:rPr>
              <w:t xml:space="preserve">3: for stage in [① adjust </w:t>
            </w:r>
            <w:r w:rsidRPr="00BA1179">
              <w:fldChar w:fldCharType="begin"/>
            </w:r>
            <w:r w:rsidRPr="00BA1179">
              <w:instrText xml:space="preserve"> REF _Ref234871448 \h </w:instrText>
            </w:r>
            <w:r w:rsidRPr="00BA1179">
              <w:fldChar w:fldCharType="separate"/>
            </w:r>
            <w:r w:rsidR="00B13AC5">
              <w:rPr>
                <w:b/>
                <w:bCs/>
              </w:rPr>
              <w:t>Error! Reference source not found.</w:t>
            </w:r>
            <w:r w:rsidRPr="00BA1179">
              <w:fldChar w:fldCharType="end"/>
            </w:r>
            <w:r w:rsidRPr="00BA1179">
              <w:t xml:space="preserve">, ② refine, ③ generate] selected by RL state </w:t>
            </w:r>
            <w:r w:rsidRPr="00BA1179">
              <w:fldChar w:fldCharType="begin"/>
            </w:r>
            <w:r w:rsidRPr="00BA1179">
              <w:instrText xml:space="preserve"> REF _RefEqB4507 \h </w:instrText>
            </w:r>
            <w:r w:rsidRPr="00BA1179">
              <w:fldChar w:fldCharType="separate"/>
            </w:r>
            <w:r w:rsidR="00B13AC5" w:rsidRPr="00BA1179">
              <w:t xml:space="preserve">( </w:t>
            </w:r>
            <w:r w:rsidR="00B13AC5">
              <w:rPr>
                <w:noProof/>
              </w:rPr>
              <w:t>58</w:t>
            </w:r>
            <w:r w:rsidR="00B13AC5" w:rsidRPr="00BA1179">
              <w:t xml:space="preserve"> )</w:t>
            </w:r>
            <w:r w:rsidRPr="00BA1179">
              <w:fldChar w:fldCharType="end"/>
            </w:r>
            <w:r w:rsidRPr="00BA1179">
              <w:t>:</w:t>
            </w:r>
          </w:p>
        </w:tc>
      </w:tr>
      <w:tr w:rsidR="007B34EF" w:rsidRPr="00BA1179" w14:paraId="33720C2E" w14:textId="77777777">
        <w:tc>
          <w:tcPr>
            <w:tcW w:w="5000" w:type="pct"/>
          </w:tcPr>
          <w:p w14:paraId="7A65EE40" w14:textId="715D6166" w:rsidR="000E1725" w:rsidRPr="00BA1179" w:rsidRDefault="00000000">
            <w:r w:rsidRPr="00BA1179">
              <w:rPr>
                <w:rFonts w:ascii="Consolas" w:hAnsi="Consolas"/>
                <w:sz w:val="18"/>
              </w:rPr>
              <w:t xml:space="preserve">4:    U ← re-evaluate candidate after stage; </w:t>
            </w:r>
            <w:r w:rsidRPr="00BA1179">
              <w:t>if the physical cost improves at the ≥ 45 min basis (non-inferior admission on a genuine coverage gap) and Q(U) ≥ η then apply U; return</w:t>
            </w:r>
          </w:p>
        </w:tc>
      </w:tr>
      <w:tr w:rsidR="007B34EF" w:rsidRPr="00BA1179" w14:paraId="6934788D" w14:textId="77777777">
        <w:tc>
          <w:tcPr>
            <w:tcW w:w="5000" w:type="pct"/>
          </w:tcPr>
          <w:p w14:paraId="394A0F29" w14:textId="7B582824" w:rsidR="000E1725" w:rsidRPr="00BA1179" w:rsidRDefault="00000000">
            <w:r w:rsidRPr="00BA1179">
              <w:rPr>
                <w:rFonts w:ascii="Consolas" w:hAnsi="Consolas"/>
                <w:sz w:val="18"/>
              </w:rPr>
              <w:t xml:space="preserve">5:    if stage = ③: </w:t>
            </w:r>
            <w:r>
              <w:t xml:space="preserve">one proposal through gates G1–G4, extended by G2b and G5 for vocabulary packages; a format or vocabulary rejection is re-proposed ≤ B times, and </w:t>
            </w:r>
            <w:r w:rsidRPr="00BA1179">
              <w:fldChar w:fldCharType="begin"/>
            </w:r>
            <w:r w:rsidRPr="00BA1179">
              <w:instrText xml:space="preserve"> REF _RefEqB4506 \h </w:instrText>
            </w:r>
            <w:r w:rsidRPr="00BA1179">
              <w:fldChar w:fldCharType="separate"/>
            </w:r>
            <w:r w:rsidR="00B13AC5" w:rsidRPr="00BA1179">
              <w:t xml:space="preserve">( </w:t>
            </w:r>
            <w:r w:rsidR="00B13AC5">
              <w:rPr>
                <w:noProof/>
              </w:rPr>
              <w:t>56</w:t>
            </w:r>
            <w:r w:rsidR="00B13AC5" w:rsidRPr="00BA1179">
              <w:t xml:space="preserve"> )</w:t>
            </w:r>
            <w:r w:rsidRPr="00BA1179">
              <w:fldChar w:fldCharType="end"/>
            </w:r>
          </w:p>
        </w:tc>
      </w:tr>
      <w:tr w:rsidR="007B34EF" w:rsidRPr="00BA1179" w14:paraId="62454988" w14:textId="77777777">
        <w:tc>
          <w:tcPr>
            <w:tcW w:w="5000" w:type="pct"/>
          </w:tcPr>
          <w:p w14:paraId="1D019F34" w14:textId="77777777" w:rsidR="000E1725" w:rsidRPr="00BA1179" w:rsidRDefault="00000000">
            <w:r w:rsidRPr="00BA1179">
              <w:rPr>
                <w:rFonts w:ascii="Consolas" w:hAnsi="Consolas"/>
                <w:sz w:val="18"/>
              </w:rPr>
              <w:t>6: apply graduated fail-safe blend toward U_DSS,safe; return</w:t>
            </w:r>
          </w:p>
          <w:p w14:paraId="1427C569" w14:textId="5AD6D324" w:rsidR="00EE7190" w:rsidRPr="00BA1179" w:rsidRDefault="00000000">
            <w:pPr>
              <w:pStyle w:val="ParText"/>
            </w:pPr>
            <w:r w:rsidRPr="00BA1179">
              <w:t>Everything the adaptation learns outlives the incident. Admitted rules with their accumulated firing strengths, tuned consequents, moved and inserted membership terms, intermediate concepts, and macro interventions are serialized to a per-profile lineage store after every decision cycle. A new fire, an engine rebuild, a rewind, or an entirely new map reloads the lineage; lineages of different seed profiles never mix, so an experiment that starts from the minimal base cannot be contaminated by knowledge earned under the full doctrine. A pruning reset retains the strongest learned rules by accumulated usage, which turns long campaigns into a selection process over the learned vocabulary rather than an erasure.</w:t>
            </w:r>
          </w:p>
        </w:tc>
      </w:tr>
    </w:tbl>
    <w:p w14:paraId="6A1CD0EF" w14:textId="77777777" w:rsidR="000E1725" w:rsidRPr="00BA1179" w:rsidRDefault="00000000">
      <w:pPr>
        <w:pStyle w:val="Heading3"/>
      </w:pPr>
      <w:bookmarkStart w:id="287" w:name="_Toc235058049"/>
      <w:r w:rsidRPr="00BA1179">
        <w:t>Local Decision and Graduated Fail-Safe</w:t>
      </w:r>
      <w:bookmarkEnd w:id="287"/>
    </w:p>
    <w:p w14:paraId="54CD11DA" w14:textId="2A4DE3D0" w:rsidR="00EE7190" w:rsidRPr="00BA1179" w:rsidRDefault="00000000">
      <w:pPr>
        <w:pStyle w:val="ParText"/>
      </w:pPr>
      <w:r w:rsidRPr="00BA1179">
        <w:t xml:space="preserve">The Local DSS enacts the first candidate that clears both tests of </w:t>
      </w:r>
      <w:r w:rsidRPr="00BA1179">
        <w:fldChar w:fldCharType="begin"/>
      </w:r>
      <w:r w:rsidRPr="00BA1179">
        <w:instrText xml:space="preserve"> REF _RefEqB4503 \h </w:instrText>
      </w:r>
      <w:r w:rsidRPr="00BA1179">
        <w:fldChar w:fldCharType="separate"/>
      </w:r>
      <w:r w:rsidR="00B13AC5" w:rsidRPr="00BA1179">
        <w:t xml:space="preserve">( </w:t>
      </w:r>
      <w:r w:rsidR="00B13AC5">
        <w:rPr>
          <w:noProof/>
        </w:rPr>
        <w:t>49</w:t>
      </w:r>
      <w:r w:rsidR="00B13AC5" w:rsidRPr="00BA1179">
        <w:t xml:space="preserve"> )</w:t>
      </w:r>
      <w:r w:rsidRPr="00BA1179">
        <w:fldChar w:fldCharType="end"/>
      </w:r>
      <w:r w:rsidRPr="00BA1179">
        <w:t xml:space="preserve"> and </w:t>
      </w:r>
      <w:r w:rsidRPr="00BA1179">
        <w:fldChar w:fldCharType="begin"/>
      </w:r>
      <w:r w:rsidRPr="00BA1179">
        <w:instrText xml:space="preserve"> REF _RefEqB4504 \h </w:instrText>
      </w:r>
      <w:r w:rsidRPr="00BA1179">
        <w:fldChar w:fldCharType="separate"/>
      </w:r>
      <w:r w:rsidR="00B13AC5" w:rsidRPr="00BA1179">
        <w:t xml:space="preserve">( </w:t>
      </w:r>
      <w:r w:rsidR="00B13AC5">
        <w:rPr>
          <w:noProof/>
        </w:rPr>
        <w:t>50</w:t>
      </w:r>
      <w:r w:rsidR="00B13AC5" w:rsidRPr="00BA1179">
        <w:t xml:space="preserve"> )</w:t>
      </w:r>
      <w:r w:rsidRPr="00BA1179">
        <w:fldChar w:fldCharType="end"/>
      </w:r>
      <w:r w:rsidRPr="00BA1179">
        <w:t xml:space="preserve">. Two protections stand between a cleared candidate and the field. The no-harm guard </w:t>
      </w:r>
      <w:r w:rsidRPr="00BA1179">
        <w:lastRenderedPageBreak/>
        <w:t xml:space="preserve">compares the candidate against the no-action shadow on the physical outcome cost at a basis of at least forty-five minutes and withholds the offensive orders when the candidate is forecast clearly worse; life-safety orders, evacuation and public warning, are never withheld. And when Algorithm 1 exhausts its stages without a candidate that clears both tests, the decision is not withheld but attenuated: the enacted field is the convex blend of the best available candidate with the pre-authorized safe posture, as in </w:t>
      </w:r>
      <w:r w:rsidRPr="00BA1179">
        <w:fldChar w:fldCharType="begin"/>
      </w:r>
      <w:r w:rsidRPr="00BA1179">
        <w:instrText xml:space="preserve"> REF _RefEqB4509 \h </w:instrText>
      </w:r>
      <w:r w:rsidRPr="00BA1179">
        <w:fldChar w:fldCharType="separate"/>
      </w:r>
      <w:r w:rsidR="00B13AC5" w:rsidRPr="00BA1179">
        <w:t xml:space="preserve">( </w:t>
      </w:r>
      <w:r w:rsidR="00B13AC5">
        <w:rPr>
          <w:noProof/>
        </w:rPr>
        <w:t>60</w:t>
      </w:r>
      <w:r w:rsidR="00B13AC5" w:rsidRPr="00BA1179">
        <w:t xml:space="preserve"> )</w:t>
      </w:r>
      <w:r w:rsidRPr="00BA1179">
        <w:fldChar w:fldCharType="end"/>
      </w:r>
      <w:r w:rsidRPr="00BA1179">
        <w:t>, where the attenuation weight is the weaker of the mean observation confidence and the achieved quality. Under the safe posture, monitoring and public warning remain active, deployed units hold their positions, and no new offensive commitment is made; full intensity returns continuously as confidence and quality recover. Enactment is autonomous: no clearance from the coordinator is required for a decision confined to the cells of the region.</w:t>
      </w:r>
    </w:p>
    <w:p w14:paraId="5A32C7B0" w14:textId="77777777" w:rsidR="00EE7190" w:rsidRPr="00BA1179" w:rsidRDefault="00000000">
      <w:pPr>
        <w:pStyle w:val="ParText"/>
      </w:pPr>
      <w:r w:rsidRPr="00BA1179">
        <w:t>The fail-safe corresponds to the right-hand branch of Figure 4.5, and the enactment block that all paths reach closes the chart.</w:t>
      </w:r>
    </w:p>
    <w:tbl>
      <w:tblPr>
        <w:tblW w:w="5000" w:type="pct"/>
        <w:tblLook w:val="04A0" w:firstRow="1" w:lastRow="0" w:firstColumn="1" w:lastColumn="0" w:noHBand="0" w:noVBand="1"/>
      </w:tblPr>
      <w:tblGrid>
        <w:gridCol w:w="7081"/>
        <w:gridCol w:w="966"/>
      </w:tblGrid>
      <w:tr w:rsidR="007B34EF" w:rsidRPr="00BA1179" w14:paraId="55C92919" w14:textId="77777777">
        <w:tc>
          <w:tcPr>
            <w:tcW w:w="4400" w:type="pct"/>
            <w:vAlign w:val="center"/>
          </w:tcPr>
          <w:p w14:paraId="2E945BC3" w14:textId="77777777" w:rsidR="000E1725" w:rsidRPr="00BA1179" w:rsidRDefault="00000000">
            <w:pPr>
              <w:jc w:val="center"/>
            </w:pPr>
            <m:oMathPara>
              <m:oMath>
                <m:sSup>
                  <m:sSupPr>
                    <m:ctrlPr>
                      <w:rPr>
                        <w:rFonts w:ascii="Cambria Math" w:hAnsi="Cambria Math"/>
                      </w:rPr>
                    </m:ctrlPr>
                  </m:sSup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DSS,safe</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=min⁡{</m:t>
                </m:r>
                <m:acc>
                  <m:accPr>
                    <m:chr m:val="̄"/>
                    <m:ctrlPr>
                      <w:rPr>
                        <w:rFonts w:ascii="Cambria Math" w:hAnsi="Cambria Math"/>
                      </w:rPr>
                    </m:ctrlPr>
                  </m:accPr>
                  <m:e>
                    <m:r>
                      <w:rPr>
                        <w:rFonts w:ascii="Cambria Math" w:hAnsi="Cambria Math"/>
                      </w:rPr>
                      <m:t>γ</m:t>
                    </m:r>
                  </m:e>
                </m:acc>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m:t>
                </m:r>
              </m:oMath>
            </m:oMathPara>
          </w:p>
        </w:tc>
        <w:tc>
          <w:tcPr>
            <w:tcW w:w="600" w:type="pct"/>
            <w:vAlign w:val="center"/>
          </w:tcPr>
          <w:p w14:paraId="60DB3D3D" w14:textId="33B92933" w:rsidR="000E1725" w:rsidRPr="00BA1179" w:rsidRDefault="00000000">
            <w:pPr>
              <w:jc w:val="right"/>
            </w:pPr>
            <w:bookmarkStart w:id="288" w:name="_RefEqB4509"/>
            <w:r w:rsidRPr="00BA1179">
              <w:t xml:space="preserve">( </w:t>
            </w:r>
            <w:r w:rsidRPr="00BA1179">
              <w:fldChar w:fldCharType="begin"/>
            </w:r>
            <w:r w:rsidRPr="00BA1179">
              <w:instrText xml:space="preserve"> SEQ ( \* ARABIC </w:instrText>
            </w:r>
            <w:r w:rsidRPr="00BA1179">
              <w:fldChar w:fldCharType="separate"/>
            </w:r>
            <w:r w:rsidR="00B13AC5">
              <w:rPr>
                <w:noProof/>
              </w:rPr>
              <w:t>60</w:t>
            </w:r>
            <w:r w:rsidRPr="00BA1179">
              <w:fldChar w:fldCharType="end"/>
            </w:r>
            <w:r w:rsidRPr="00BA1179">
              <w:t xml:space="preserve"> )</w:t>
            </w:r>
            <w:bookmarkEnd w:id="288"/>
          </w:p>
        </w:tc>
      </w:tr>
    </w:tbl>
    <w:p w14:paraId="6E8859C2" w14:textId="77777777" w:rsidR="000E1725" w:rsidRPr="00BA1179" w:rsidRDefault="00000000">
      <w:pPr>
        <w:pStyle w:val="Heading3"/>
      </w:pPr>
      <w:bookmarkStart w:id="289" w:name="_Toc235058050"/>
      <w:r w:rsidRPr="00BA1179">
        <w:t>Global Coordination</w:t>
      </w:r>
      <w:bookmarkEnd w:id="289"/>
    </w:p>
    <w:p w14:paraId="56287453" w14:textId="470B8AE7" w:rsidR="00EE7190" w:rsidRPr="00BA1179" w:rsidRDefault="00000000">
      <w:pPr>
        <w:pStyle w:val="ParText"/>
      </w:pPr>
      <w:r w:rsidRPr="00BA1179">
        <w:t xml:space="preserve">The Global DSS closes the loop across regions without performing inference of its own. Each Local DSS reports its operational priority activation, its resource request, and its confidence summary; the coordinator ranks the regions, normalizes the priorities into allocation shares as in </w:t>
      </w:r>
      <w:r w:rsidRPr="00BA1179">
        <w:fldChar w:fldCharType="begin"/>
      </w:r>
      <w:r w:rsidRPr="00BA1179">
        <w:instrText xml:space="preserve"> REF _RefEqB4510 \h </w:instrText>
      </w:r>
      <w:r w:rsidRPr="00BA1179">
        <w:fldChar w:fldCharType="separate"/>
      </w:r>
      <w:r w:rsidR="00B13AC5" w:rsidRPr="00BA1179">
        <w:t xml:space="preserve">( </w:t>
      </w:r>
      <w:r w:rsidR="00B13AC5">
        <w:rPr>
          <w:noProof/>
        </w:rPr>
        <w:t>61</w:t>
      </w:r>
      <w:r w:rsidR="00B13AC5" w:rsidRPr="00BA1179">
        <w:t xml:space="preserve"> )</w:t>
      </w:r>
      <w:r w:rsidRPr="00BA1179">
        <w:fldChar w:fldCharType="end"/>
      </w:r>
      <w:r w:rsidRPr="00BA1179">
        <w:t xml:space="preserve">, and marks each region attended or monitored against the attention threshold. The shares act twice. They scale the offensive tempo of the regional orders, and they steer the budget of the allocation stage, so capacity flows from monitored regions toward the focus region without any region being silenced: cells on active fire retain their standing in the ranking regardless of their region's share, because extinguishing the fire is the mission the shares serve. The coordinator's decision is explicit and logged: every cycle records </w:t>
      </w:r>
      <w:r w:rsidRPr="00BA1179">
        <w:lastRenderedPageBreak/>
        <w:t>the ranking, the shares, the attended set, and the hotspot, together with a one-line statement of the decision.</w:t>
      </w:r>
    </w:p>
    <w:tbl>
      <w:tblPr>
        <w:tblW w:w="5000" w:type="pct"/>
        <w:tblLook w:val="04A0" w:firstRow="1" w:lastRow="0" w:firstColumn="1" w:lastColumn="0" w:noHBand="0" w:noVBand="1"/>
      </w:tblPr>
      <w:tblGrid>
        <w:gridCol w:w="7081"/>
        <w:gridCol w:w="966"/>
      </w:tblGrid>
      <w:tr w:rsidR="007B34EF" w:rsidRPr="00BA1179" w14:paraId="5F501393" w14:textId="77777777">
        <w:tc>
          <w:tcPr>
            <w:tcW w:w="4400" w:type="pct"/>
            <w:vAlign w:val="center"/>
          </w:tcPr>
          <w:p w14:paraId="5B42C0D0" w14:textId="77777777" w:rsidR="000E1725" w:rsidRPr="00BA1179"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(4),i</m:t>
                        </m:r>
                      </m:sup>
                    </m:sSubSup>
                  </m:num>
                  <m:den>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(4),j</m:t>
                            </m:r>
                          </m:sup>
                        </m:sSubSup>
                      </m:e>
                    </m:nary>
                  </m:den>
                </m:f>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total</m:t>
                    </m:r>
                  </m:sub>
                </m:sSub>
              </m:oMath>
            </m:oMathPara>
          </w:p>
        </w:tc>
        <w:tc>
          <w:tcPr>
            <w:tcW w:w="600" w:type="pct"/>
            <w:vAlign w:val="center"/>
          </w:tcPr>
          <w:p w14:paraId="2E3C6DE1" w14:textId="15A38FB2" w:rsidR="000E1725" w:rsidRPr="00BA1179" w:rsidRDefault="00000000">
            <w:pPr>
              <w:jc w:val="right"/>
            </w:pPr>
            <w:bookmarkStart w:id="290" w:name="_RefEqB4510"/>
            <w:r w:rsidRPr="00BA1179">
              <w:t xml:space="preserve">( </w:t>
            </w:r>
            <w:r w:rsidRPr="00BA1179">
              <w:fldChar w:fldCharType="begin"/>
            </w:r>
            <w:r w:rsidRPr="00BA1179">
              <w:instrText xml:space="preserve"> SEQ ( \* ARABIC </w:instrText>
            </w:r>
            <w:r w:rsidRPr="00BA1179">
              <w:fldChar w:fldCharType="separate"/>
            </w:r>
            <w:r w:rsidR="00B13AC5">
              <w:rPr>
                <w:noProof/>
              </w:rPr>
              <w:t>61</w:t>
            </w:r>
            <w:r w:rsidRPr="00BA1179">
              <w:fldChar w:fldCharType="end"/>
            </w:r>
            <w:r w:rsidRPr="00BA1179">
              <w:t xml:space="preserve"> )</w:t>
            </w:r>
            <w:bookmarkEnd w:id="290"/>
          </w:p>
        </w:tc>
      </w:tr>
    </w:tbl>
    <w:p w14:paraId="3D12488E" w14:textId="77777777" w:rsidR="00EE7190" w:rsidRPr="00BA1179" w:rsidRDefault="00000000">
      <w:pPr>
        <w:pStyle w:val="ParText"/>
      </w:pPr>
      <w:r w:rsidRPr="00BA1179">
        <w:t>Coordination also carries the two global enactment channels shown in Figure 4.1. The coordinator may reassign capacity across regions, which reaches the field as a change of the resource layers, and it may tighten the acceptance thresholds or override a regional commitment when cross-region priorities demand it. Both channels obey the discipline of every other decision in the framework: they are priced by the cost model, they are recorded in the explanation trail, and they re-enter the simulation exclusively through the input set. The aggregation of the regional fields into the global intervention field completes the step, and the next observation begins the cycle again.</w:t>
      </w:r>
    </w:p>
    <w:p w14:paraId="7FE847C1" w14:textId="77777777" w:rsidR="000E1725" w:rsidRPr="00BA1179" w:rsidRDefault="00000000">
      <w:pPr>
        <w:pStyle w:val="Heading2"/>
      </w:pPr>
      <w:bookmarkStart w:id="291" w:name="_Toc235058051"/>
      <w:r w:rsidRPr="00BA1179">
        <w:t>Explainability and Traceability</w:t>
      </w:r>
      <w:bookmarkEnd w:id="291"/>
    </w:p>
    <w:p w14:paraId="01763D11" w14:textId="77777777" w:rsidR="00EE7190" w:rsidRPr="00BA1179" w:rsidRDefault="00000000">
      <w:pPr>
        <w:pStyle w:val="ParText"/>
      </w:pPr>
      <w:r w:rsidRPr="00BA1179">
        <w:t>A decision that cannot be explained cannot be audited, and a decision layer for disasters must expect to be audited. The framework therefore treats traceability as an architectural property rather than a reporting feature: every quantity that influenced a decision is recorded at the moment it acted, every record is machine-readable, and every run can be reproduced bit for bit from its own artifacts. Four artifact families carry this obligation.</w:t>
      </w:r>
    </w:p>
    <w:p w14:paraId="3011619C" w14:textId="2DA03E4D" w:rsidR="00EE7190" w:rsidRPr="00BA1179" w:rsidRDefault="00000000">
      <w:pPr>
        <w:pStyle w:val="ParText"/>
      </w:pPr>
      <w:r w:rsidRPr="00BA1179">
        <w:t>The first family is the per-region decision record, one per Local DSS per cycle. It carries the ten features with their confidences, the gated concept activations, the fired rules with their firing strengths, the candidate and final intensities of the six families, the quality score, the fail-safe attenuation if one applied, the coordination share, and the forecast pair, candidate against no action, that justified enactment. A one-sentence provenance story accompanies each record, naming the stage that produced the decision and, for adapted decisions, the trial that was accepted.</w:t>
      </w:r>
    </w:p>
    <w:p w14:paraId="25DA6C80" w14:textId="5E030EA3" w:rsidR="00EE7190" w:rsidRPr="00BA1179" w:rsidRDefault="00000000">
      <w:pPr>
        <w:pStyle w:val="ParText"/>
      </w:pPr>
      <w:r w:rsidRPr="00BA1179">
        <w:lastRenderedPageBreak/>
        <w:t>The second family is the cycle chronicle, one structured object per decision cycle. It preserves what the decision record cannot: the situation summary that entered the cycle, the satisficing bound in force, which trigger engaged adaptation, the controller state and its choice, and every trial with its perturbation, its forecast comparison, and its verdict, including the full gate trace of generative proposals, the proposal itself, the source, and the verdict of each gate from G1 through G5. Rejected hypotheses are recorded in full; a base that did not grow is as informative as one that did. The Global DSS writes the parallel global log, one row per cycle with the ranking, the shares, the attended set, the hotspot, and the statement.</w:t>
      </w:r>
    </w:p>
    <w:p w14:paraId="47812CC6" w14:textId="77777777" w:rsidR="00EE7190" w:rsidRPr="00BA1179" w:rsidRDefault="00000000">
      <w:pPr>
        <w:pStyle w:val="ParText"/>
      </w:pPr>
      <w:r w:rsidRPr="00BA1179">
        <w:t>The third family makes runs reproducible. Every run stores its engine and weather configuration, the sensing fleet and the staged pool, and a compressed snapshot of the baseline world, so the exact incident can be rebuilt and replayed; with the deterministic offline proposer the replay reproduces the run bit for bit, and with the live proposer the chronicle preserves the proposals that were actually made. The learned lineage is part of the same family: every learned artifact carries its provenance note, its accumulated usage strength, and the profile lineage it belongs to.</w:t>
      </w:r>
    </w:p>
    <w:p w14:paraId="419F87F3" w14:textId="62D66E24" w:rsidR="00EE7190" w:rsidRPr="00BA1179" w:rsidRDefault="00000000">
      <w:pPr>
        <w:pStyle w:val="ParText"/>
      </w:pPr>
      <w:r w:rsidRPr="00BA1179">
        <w:t>The fourth family answers counterfactual questions. The simulator keeps full-state snapshots, including the fuel moisture that suppression has raised, the population the evacuation has moved, and the random-number state the stochastic processes have consumed, so a replay can rewind to any recorded step, withdraw the orders from the very beginning or from a chosen decision on, re-drive the exogenous weather exactly as the factual run experienced it, and attribute the difference between the two futures to the withdrawn orders alone. The resulting difference maps, cells saved by the orders against cells lost, are the most direct answer the framework can give to the question of what the decision support was worth.</w:t>
      </w:r>
    </w:p>
    <w:p w14:paraId="202F5989" w14:textId="77777777" w:rsidR="00EE7190" w:rsidRPr="00BA1179" w:rsidRDefault="00000000">
      <w:pPr>
        <w:pStyle w:val="ParText"/>
      </w:pPr>
      <w:r w:rsidRPr="00BA1179">
        <w:t xml:space="preserve">Together the four families close the explanation chain in both directions. Forward, from any enacted field cell the trail leads through the allocation, the intensities, the fired rules, and the gated concepts back to the sensor observations and priors that </w:t>
      </w:r>
      <w:r w:rsidRPr="00BA1179">
        <w:lastRenderedPageBreak/>
        <w:t>carried the confidence; backward, from any observation the trail leads to every decision it influenced. Chapter 5 uses exactly these artifacts as its measurement instrument: the performance results are read from the same records the operator would audit, not from instrumentation added for the experiments.</w:t>
      </w:r>
    </w:p>
    <w:p w14:paraId="538A9198" w14:textId="77777777" w:rsidR="000E1725" w:rsidRPr="00BA1179" w:rsidRDefault="00000000" w:rsidP="00075A24">
      <w:pPr>
        <w:pStyle w:val="ParText"/>
        <w:sectPr w:rsidR="000E1725" w:rsidRPr="00BA1179" w:rsidSect="00075A24">
          <w:type w:val="oddPage"/>
          <w:pgSz w:w="11906" w:h="16838"/>
          <w:pgMar w:top="1987" w:right="1584" w:bottom="1584" w:left="2275" w:header="706" w:footer="1411" w:gutter="0"/>
          <w:lnNumType w:countBy="1" w:restart="continuous"/>
          <w:cols w:space="708"/>
          <w:docGrid w:linePitch="360"/>
        </w:sectPr>
      </w:pPr>
      <w:r w:rsidRPr="00BA1179">
        <w:t xml:space="preserve"> </w:t>
      </w:r>
    </w:p>
    <w:p w14:paraId="0600503C" w14:textId="77777777" w:rsidR="000E1725" w:rsidRPr="00BA1179" w:rsidRDefault="000E1725" w:rsidP="00075A24">
      <w:pPr>
        <w:pStyle w:val="Chapter"/>
      </w:pPr>
    </w:p>
    <w:p w14:paraId="7D7FE2A9" w14:textId="59B9290B" w:rsidR="00EA3196" w:rsidRPr="00BA1179" w:rsidRDefault="0033234F" w:rsidP="00EA3196">
      <w:pPr>
        <w:pStyle w:val="Heading1"/>
        <w:spacing w:line="240" w:lineRule="auto"/>
        <w:rPr>
          <w:lang w:val="en-US"/>
        </w:rPr>
      </w:pPr>
      <w:bookmarkStart w:id="292" w:name="_Toc235058052"/>
      <w:r w:rsidRPr="00BA1179">
        <w:rPr>
          <w:lang w:val="en-US"/>
        </w:rPr>
        <w:t>SIMULATION AND PERFORMANCE RESULTS</w:t>
      </w:r>
      <w:bookmarkEnd w:id="271"/>
      <w:bookmarkEnd w:id="29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40"/>
          <w:type w:val="oddPage"/>
          <w:pgSz w:w="11906" w:h="16838"/>
          <w:pgMar w:top="1987" w:right="1584" w:bottom="1584" w:left="2275" w:header="706" w:footer="1411" w:gutter="0"/>
          <w:lnNumType w:countBy="1" w:restart="continuous"/>
          <w:cols w:space="708"/>
          <w:docGrid w:linePitch="360"/>
        </w:sectPr>
      </w:pPr>
    </w:p>
    <w:p w14:paraId="3F169AD8" w14:textId="77777777" w:rsidR="001921B3" w:rsidRPr="00BA1179" w:rsidRDefault="001921B3" w:rsidP="006459A4">
      <w:pPr>
        <w:pStyle w:val="Chapter"/>
      </w:pPr>
    </w:p>
    <w:p w14:paraId="613F23A3" w14:textId="5A700B53" w:rsidR="001921B3" w:rsidRPr="00BA1179" w:rsidRDefault="001921B3" w:rsidP="00420FE0">
      <w:pPr>
        <w:pStyle w:val="Heading1"/>
        <w:spacing w:line="240" w:lineRule="auto"/>
        <w:rPr>
          <w:lang w:val="en-US"/>
        </w:rPr>
      </w:pPr>
      <w:bookmarkStart w:id="293" w:name="_Ref226192388"/>
      <w:bookmarkStart w:id="294" w:name="_Toc235058053"/>
      <w:r w:rsidRPr="00BA1179">
        <w:rPr>
          <w:lang w:val="en-US"/>
        </w:rPr>
        <w:t>CONCLUSION AND FUTURE WORKS</w:t>
      </w:r>
      <w:bookmarkEnd w:id="293"/>
      <w:bookmarkEnd w:id="294"/>
    </w:p>
    <w:p w14:paraId="437006A4" w14:textId="77777777" w:rsidR="00322EF9" w:rsidRPr="00BA1179" w:rsidRDefault="00322EF9" w:rsidP="00D07C4D">
      <w:pPr>
        <w:pStyle w:val="ParText"/>
      </w:pPr>
    </w:p>
    <w:p w14:paraId="181F47A3" w14:textId="047CD124" w:rsidR="001921B3" w:rsidRPr="00BA1179" w:rsidRDefault="00803E51" w:rsidP="006459A4">
      <w:pPr>
        <w:pStyle w:val="Heading2"/>
      </w:pPr>
      <w:bookmarkStart w:id="295" w:name="_Toc235058054"/>
      <w:r w:rsidRPr="00BA1179">
        <w:t>Conclusions</w:t>
      </w:r>
      <w:bookmarkEnd w:id="295"/>
    </w:p>
    <w:p w14:paraId="2104616D" w14:textId="77777777" w:rsidR="00322EF9" w:rsidRPr="00BA1179" w:rsidRDefault="00322EF9" w:rsidP="00D07C4D">
      <w:pPr>
        <w:pStyle w:val="ParText"/>
      </w:pPr>
    </w:p>
    <w:p w14:paraId="64C15D77" w14:textId="03F17822" w:rsidR="007B2F17" w:rsidRPr="00BA1179" w:rsidRDefault="00803E51" w:rsidP="007B2F17">
      <w:pPr>
        <w:pStyle w:val="Heading2"/>
      </w:pPr>
      <w:bookmarkStart w:id="296" w:name="_Toc235058055"/>
      <w:r w:rsidRPr="00BA1179">
        <w:t>Future Works</w:t>
      </w:r>
      <w:bookmarkEnd w:id="296"/>
    </w:p>
    <w:p w14:paraId="58AE7E79" w14:textId="77777777" w:rsidR="00322EF9" w:rsidRPr="00BA1179" w:rsidRDefault="00322EF9" w:rsidP="00D07C4D">
      <w:pPr>
        <w:pStyle w:val="ParText"/>
      </w:pPr>
    </w:p>
    <w:p w14:paraId="4BD37201" w14:textId="77777777" w:rsidR="00672614" w:rsidRPr="00BA1179" w:rsidRDefault="00672614" w:rsidP="00D07C4D">
      <w:pPr>
        <w:pStyle w:val="ParText"/>
      </w:pPr>
    </w:p>
    <w:p w14:paraId="5EAAD904" w14:textId="77777777" w:rsidR="00672614" w:rsidRPr="00BA1179" w:rsidRDefault="00672614" w:rsidP="00D07C4D">
      <w:pPr>
        <w:pStyle w:val="ParText"/>
        <w:sectPr w:rsidR="00672614" w:rsidRPr="00BA1179" w:rsidSect="003E313C">
          <w:footerReference w:type="default" r:id="rId41"/>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297" w:name="_Toc235058056"/>
      <w:r w:rsidRPr="00BA1179">
        <w:rPr>
          <w:lang w:val="en-US"/>
        </w:rPr>
        <w:lastRenderedPageBreak/>
        <w:t>REFERENCES</w:t>
      </w:r>
      <w:bookmarkEnd w:id="29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0761B22C" w14:textId="77777777" w:rsidR="00B13AC5" w:rsidRDefault="00E44177" w:rsidP="00B13AC5">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B13AC5">
                <w:rPr>
                  <w:noProof/>
                </w:rPr>
                <w:t xml:space="preserve">Abdul, A., Vermeulen, J., Wang, D., Lim, B., &amp; Kankanhalli, M. (2018). Trends and trajectories for explainable, accountable and intelligible systems: An HCI research agenda. </w:t>
              </w:r>
              <w:r w:rsidR="00B13AC5">
                <w:rPr>
                  <w:i/>
                  <w:iCs/>
                  <w:noProof/>
                </w:rPr>
                <w:t>CHI Conference on Human Factors in Computing Systems</w:t>
              </w:r>
              <w:r w:rsidR="00B13AC5">
                <w:rPr>
                  <w:noProof/>
                </w:rPr>
                <w:t xml:space="preserve"> (pp. 1-18). ACM. doi:10.1145/3173574.3174156</w:t>
              </w:r>
            </w:p>
            <w:p w14:paraId="49FCF742" w14:textId="77777777" w:rsidR="00B13AC5" w:rsidRDefault="00B13AC5" w:rsidP="00B13AC5">
              <w:pPr>
                <w:pStyle w:val="Bibliography"/>
                <w:ind w:left="720" w:hanging="720"/>
                <w:rPr>
                  <w:noProof/>
                </w:rPr>
              </w:pPr>
              <w:r w:rsidRPr="00B13AC5">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08A67E70" w14:textId="77777777" w:rsidR="00B13AC5" w:rsidRDefault="00B13AC5" w:rsidP="00B13AC5">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764D51E5" w14:textId="77777777" w:rsidR="00B13AC5" w:rsidRDefault="00B13AC5" w:rsidP="00B13AC5">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0F4BBBC6" w14:textId="77777777" w:rsidR="00B13AC5" w:rsidRDefault="00B13AC5" w:rsidP="00B13AC5">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676F5EE3" w14:textId="77777777" w:rsidR="00B13AC5" w:rsidRDefault="00B13AC5" w:rsidP="00B13AC5">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36982101" w14:textId="77777777" w:rsidR="00B13AC5" w:rsidRDefault="00B13AC5" w:rsidP="00B13AC5">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0536E47B" w14:textId="77777777" w:rsidR="00B13AC5" w:rsidRDefault="00B13AC5" w:rsidP="00B13AC5">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25E7F03E" w14:textId="77777777" w:rsidR="00B13AC5" w:rsidRDefault="00B13AC5" w:rsidP="00B13AC5">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 xml:space="preserve">Nature </w:t>
              </w:r>
              <w:r>
                <w:rPr>
                  <w:i/>
                  <w:iCs/>
                  <w:noProof/>
                </w:rPr>
                <w:lastRenderedPageBreak/>
                <w:t>Reviews Earth &amp; Environment, 1</w:t>
              </w:r>
              <w:r>
                <w:rPr>
                  <w:noProof/>
                </w:rPr>
                <w:t>(10), 500-515. doi:10.1038/s43017-020-0085-3</w:t>
              </w:r>
            </w:p>
            <w:p w14:paraId="4DF83EC8" w14:textId="77777777" w:rsidR="00B13AC5" w:rsidRDefault="00B13AC5" w:rsidP="00B13AC5">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478D6AB4" w14:textId="77777777" w:rsidR="00B13AC5" w:rsidRDefault="00B13AC5" w:rsidP="00B13AC5">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17435263" w14:textId="77777777" w:rsidR="00B13AC5" w:rsidRPr="00B13AC5" w:rsidRDefault="00B13AC5" w:rsidP="00B13AC5">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B13AC5">
                <w:rPr>
                  <w:noProof/>
                  <w:lang w:val="fr-BE"/>
                </w:rPr>
                <w:t>Springer. doi:10.1007/978-3-642-46768-4</w:t>
              </w:r>
            </w:p>
            <w:p w14:paraId="0CBC4F06" w14:textId="77777777" w:rsidR="00B13AC5" w:rsidRDefault="00B13AC5" w:rsidP="00B13AC5">
              <w:pPr>
                <w:pStyle w:val="Bibliography"/>
                <w:ind w:left="720" w:hanging="720"/>
                <w:rPr>
                  <w:noProof/>
                </w:rPr>
              </w:pPr>
              <w:r w:rsidRPr="00B13AC5">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2F304F5B" w14:textId="77777777" w:rsidR="00B13AC5" w:rsidRDefault="00B13AC5" w:rsidP="00B13AC5">
              <w:pPr>
                <w:pStyle w:val="Bibliography"/>
                <w:ind w:left="720" w:hanging="720"/>
                <w:rPr>
                  <w:noProof/>
                </w:rPr>
              </w:pPr>
              <w:r>
                <w:rPr>
                  <w:noProof/>
                </w:rPr>
                <w:t xml:space="preserve">Comes, T. (2016). Cognitive biases in humanitarian sensemaking and decisionmaking. </w:t>
              </w:r>
              <w:r>
                <w:rPr>
                  <w:i/>
                  <w:iCs/>
                  <w:noProof/>
                </w:rPr>
                <w:t>2016 IEEE International Multi-Disciplinary Conference on Cognitive Methods in Situation Awareness and Decision Support (CogSIMA)</w:t>
              </w:r>
              <w:r>
                <w:rPr>
                  <w:noProof/>
                </w:rPr>
                <w:t>, (pp. 56-62).</w:t>
              </w:r>
            </w:p>
            <w:p w14:paraId="6B61160C" w14:textId="77777777" w:rsidR="00B13AC5" w:rsidRDefault="00B13AC5" w:rsidP="00B13AC5">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0697A8D9" w14:textId="77777777" w:rsidR="00B13AC5" w:rsidRDefault="00B13AC5" w:rsidP="00B13AC5">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03354243" w14:textId="77777777" w:rsidR="00B13AC5" w:rsidRDefault="00B13AC5" w:rsidP="00B13AC5">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2D3BA503" w14:textId="77777777" w:rsidR="00B13AC5" w:rsidRDefault="00B13AC5" w:rsidP="00B13AC5">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64361F0F" w14:textId="77777777" w:rsidR="00B13AC5" w:rsidRDefault="00B13AC5" w:rsidP="00B13AC5">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0B52716C" w14:textId="77777777" w:rsidR="00B13AC5" w:rsidRDefault="00B13AC5" w:rsidP="00B13AC5">
              <w:pPr>
                <w:pStyle w:val="Bibliography"/>
                <w:ind w:left="720" w:hanging="720"/>
                <w:rPr>
                  <w:noProof/>
                </w:rPr>
              </w:pPr>
              <w:r>
                <w:rPr>
                  <w:noProof/>
                </w:rPr>
                <w:t xml:space="preserve">Endsley, M. R. (1995). Toward a Theory of Situation Awareness. </w:t>
              </w:r>
              <w:r>
                <w:rPr>
                  <w:i/>
                  <w:iCs/>
                  <w:noProof/>
                </w:rPr>
                <w:t>Human Factors, 37</w:t>
              </w:r>
              <w:r>
                <w:rPr>
                  <w:noProof/>
                </w:rPr>
                <w:t>(1), 32-64. doi:10.1518/001872095779049543</w:t>
              </w:r>
            </w:p>
            <w:p w14:paraId="74D5F015" w14:textId="77777777" w:rsidR="00B13AC5" w:rsidRDefault="00B13AC5" w:rsidP="00B13AC5">
              <w:pPr>
                <w:pStyle w:val="Bibliography"/>
                <w:ind w:left="720" w:hanging="720"/>
                <w:rPr>
                  <w:noProof/>
                </w:rPr>
              </w:pPr>
              <w:r>
                <w:rPr>
                  <w:noProof/>
                </w:rPr>
                <w:t xml:space="preserve">Endsley, M. R. (2015). Situation awareness misconceptions and misunderstandings. </w:t>
              </w:r>
              <w:r>
                <w:rPr>
                  <w:i/>
                  <w:iCs/>
                  <w:noProof/>
                </w:rPr>
                <w:t>Journal of Cognitive Engineering and Decision Making, 9</w:t>
              </w:r>
              <w:r>
                <w:rPr>
                  <w:noProof/>
                </w:rPr>
                <w:t>(1), 4-32. doi:10.1177/1555343415572631</w:t>
              </w:r>
            </w:p>
            <w:p w14:paraId="4E684A24" w14:textId="77777777" w:rsidR="00B13AC5" w:rsidRDefault="00B13AC5" w:rsidP="00B13AC5">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11F1324E" w14:textId="77777777" w:rsidR="00B13AC5" w:rsidRDefault="00B13AC5" w:rsidP="00B13AC5">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D238B09" w14:textId="77777777" w:rsidR="00B13AC5" w:rsidRDefault="00B13AC5" w:rsidP="00B13AC5">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0799DB06" w14:textId="77777777" w:rsidR="00B13AC5" w:rsidRDefault="00B13AC5" w:rsidP="00B13AC5">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3474274F" w14:textId="77777777" w:rsidR="00B13AC5" w:rsidRDefault="00B13AC5" w:rsidP="00B13AC5">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14C907" w14:textId="77777777" w:rsidR="00B13AC5" w:rsidRDefault="00B13AC5" w:rsidP="00B13AC5">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3710EC0" w14:textId="77777777" w:rsidR="00B13AC5" w:rsidRDefault="00B13AC5" w:rsidP="00B13AC5">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34FA33B" w14:textId="77777777" w:rsidR="00B13AC5" w:rsidRDefault="00B13AC5" w:rsidP="00B13AC5">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6135F336" w14:textId="77777777" w:rsidR="00B13AC5" w:rsidRDefault="00B13AC5" w:rsidP="00B13AC5">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6DC04438" w14:textId="77777777" w:rsidR="00B13AC5" w:rsidRDefault="00B13AC5" w:rsidP="00B13AC5">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0405FDE0" w14:textId="77777777" w:rsidR="00B13AC5" w:rsidRDefault="00B13AC5" w:rsidP="00B13AC5">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74E932A5" w14:textId="77777777" w:rsidR="00B13AC5" w:rsidRDefault="00B13AC5" w:rsidP="00B13AC5">
              <w:pPr>
                <w:pStyle w:val="Bibliography"/>
                <w:ind w:left="720" w:hanging="720"/>
                <w:rPr>
                  <w:noProof/>
                </w:rPr>
              </w:pPr>
              <w:r>
                <w:rPr>
                  <w:noProof/>
                </w:rPr>
                <w:t xml:space="preserve">Kyzirakos, K., Karpathiotakis, M., Garbis, G., Nikolaou, C., Bereta, K., Papoutsis, I., . . . Simantiris, N. (2012). Wildfire monitoring using satellite images, ontologies and linked geospatial data. </w:t>
              </w:r>
              <w:r>
                <w:rPr>
                  <w:i/>
                  <w:iCs/>
                  <w:noProof/>
                </w:rPr>
                <w:t>Journal of Web Semantics</w:t>
              </w:r>
              <w:r>
                <w:rPr>
                  <w:noProof/>
                </w:rPr>
                <w:t>, 16-32.</w:t>
              </w:r>
            </w:p>
            <w:p w14:paraId="3148CD97" w14:textId="77777777" w:rsidR="00B13AC5" w:rsidRDefault="00B13AC5" w:rsidP="00B13AC5">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5103F831" w14:textId="77777777" w:rsidR="00B13AC5" w:rsidRDefault="00B13AC5" w:rsidP="00B13AC5">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20553D94" w14:textId="77777777" w:rsidR="00B13AC5" w:rsidRDefault="00B13AC5" w:rsidP="00B13AC5">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01281F13" w14:textId="77777777" w:rsidR="00B13AC5" w:rsidRDefault="00B13AC5" w:rsidP="00B13AC5">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B3CDA3D" w14:textId="77777777" w:rsidR="00B13AC5" w:rsidRDefault="00B13AC5" w:rsidP="00B13AC5">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688D5B28" w14:textId="77777777" w:rsidR="00B13AC5" w:rsidRDefault="00B13AC5" w:rsidP="00B13AC5">
              <w:pPr>
                <w:pStyle w:val="Bibliography"/>
                <w:ind w:left="720" w:hanging="720"/>
                <w:rPr>
                  <w:noProof/>
                </w:rPr>
              </w:pPr>
              <w:r>
                <w:rPr>
                  <w:noProof/>
                </w:rPr>
                <w:lastRenderedPageBreak/>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11EF02CC" w14:textId="77777777" w:rsidR="00B13AC5" w:rsidRDefault="00B13AC5" w:rsidP="00B13AC5">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94B09DA" w14:textId="77777777" w:rsidR="00B13AC5" w:rsidRDefault="00B13AC5" w:rsidP="00B13AC5">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6EC5BD72" w14:textId="77777777" w:rsidR="00B13AC5" w:rsidRDefault="00B13AC5" w:rsidP="00B13AC5">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3301A2AB" w14:textId="77777777" w:rsidR="00B13AC5" w:rsidRDefault="00B13AC5" w:rsidP="00B13AC5">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60CA5575" w14:textId="77777777" w:rsidR="00B13AC5" w:rsidRDefault="00B13AC5" w:rsidP="00B13AC5">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4D3D5374" w14:textId="77777777" w:rsidR="00B13AC5" w:rsidRDefault="00B13AC5" w:rsidP="00B13AC5">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44B75CD6" w14:textId="77777777" w:rsidR="00B13AC5" w:rsidRDefault="00B13AC5" w:rsidP="00B13AC5">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49715376" w14:textId="77777777" w:rsidR="00B13AC5" w:rsidRDefault="00B13AC5" w:rsidP="00B13AC5">
              <w:pPr>
                <w:pStyle w:val="Bibliography"/>
                <w:ind w:left="720" w:hanging="720"/>
                <w:rPr>
                  <w:noProof/>
                </w:rPr>
              </w:pPr>
              <w:r>
                <w:rPr>
                  <w:noProof/>
                </w:rPr>
                <w:t xml:space="preserve">Pais, C., Carrasco, J., Moudio, P., &amp; Shen, Z.-J. (2021). Downstream protection value: Detecting critical zones for effective fuel-treatment under wildfire </w:t>
              </w:r>
              <w:r>
                <w:rPr>
                  <w:noProof/>
                </w:rPr>
                <w:lastRenderedPageBreak/>
                <w:t xml:space="preserve">risk. </w:t>
              </w:r>
              <w:r>
                <w:rPr>
                  <w:i/>
                  <w:iCs/>
                  <w:noProof/>
                </w:rPr>
                <w:t>Computers, Environment and Urban Systems, 90</w:t>
              </w:r>
              <w:r>
                <w:rPr>
                  <w:noProof/>
                </w:rPr>
                <w:t>, p. 101703. doi:10.1016/j.compenvurbsys.2021.101703</w:t>
              </w:r>
            </w:p>
            <w:p w14:paraId="1B9BA7EB" w14:textId="77777777" w:rsidR="00B13AC5" w:rsidRDefault="00B13AC5" w:rsidP="00B13AC5">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3D8591E0" w14:textId="77777777" w:rsidR="00B13AC5" w:rsidRDefault="00B13AC5" w:rsidP="00B13AC5">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3A1E5C" w14:textId="77777777" w:rsidR="00B13AC5" w:rsidRDefault="00B13AC5" w:rsidP="00B13AC5">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8AB7D0B" w14:textId="77777777" w:rsidR="00B13AC5" w:rsidRDefault="00B13AC5" w:rsidP="00B13AC5">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65E91617" w14:textId="77777777" w:rsidR="00B13AC5" w:rsidRDefault="00B13AC5" w:rsidP="00B13AC5">
              <w:pPr>
                <w:pStyle w:val="Bibliography"/>
                <w:ind w:left="720" w:hanging="720"/>
                <w:rPr>
                  <w:noProof/>
                </w:rPr>
              </w:pPr>
              <w:r>
                <w:rPr>
                  <w:noProof/>
                </w:rPr>
                <w:t>Power. (2007). A Brief History of Decision Support Systems. Retrieved from http://dssresources.com/history/dsshistory.html</w:t>
              </w:r>
            </w:p>
            <w:p w14:paraId="3A015D60" w14:textId="77777777" w:rsidR="00B13AC5" w:rsidRDefault="00B13AC5" w:rsidP="00B13AC5">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616810BA" w14:textId="77777777" w:rsidR="00B13AC5" w:rsidRDefault="00B13AC5" w:rsidP="00B13AC5">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0569C24" w14:textId="77777777" w:rsidR="00B13AC5" w:rsidRDefault="00B13AC5" w:rsidP="00B13AC5">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45B0F27C" w14:textId="77777777" w:rsidR="00B13AC5" w:rsidRDefault="00B13AC5" w:rsidP="00B13AC5">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30535DFB" w14:textId="77777777" w:rsidR="00B13AC5" w:rsidRDefault="00B13AC5" w:rsidP="00B13AC5">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09494559" w14:textId="77777777" w:rsidR="00B13AC5" w:rsidRDefault="00B13AC5" w:rsidP="00B13AC5">
              <w:pPr>
                <w:pStyle w:val="Bibliography"/>
                <w:ind w:left="720" w:hanging="720"/>
                <w:rPr>
                  <w:noProof/>
                </w:rPr>
              </w:pPr>
              <w:r>
                <w:rPr>
                  <w:noProof/>
                </w:rPr>
                <w:lastRenderedPageBreak/>
                <w:t xml:space="preserve">Saaty, T. (1980). </w:t>
              </w:r>
              <w:r>
                <w:rPr>
                  <w:i/>
                  <w:iCs/>
                  <w:noProof/>
                </w:rPr>
                <w:t>The analytic hierarchy process: Planning, priority setting, resource allocation.</w:t>
              </w:r>
              <w:r>
                <w:rPr>
                  <w:noProof/>
                </w:rPr>
                <w:t xml:space="preserve"> McGraw-Hill.</w:t>
              </w:r>
            </w:p>
            <w:p w14:paraId="5AF60EAB" w14:textId="77777777" w:rsidR="00B13AC5" w:rsidRDefault="00B13AC5" w:rsidP="00B13AC5">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2C9D9DD3" w14:textId="77777777" w:rsidR="00B13AC5" w:rsidRDefault="00B13AC5" w:rsidP="00B13AC5">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5BC6A1D" w14:textId="77777777" w:rsidR="00B13AC5" w:rsidRDefault="00B13AC5" w:rsidP="00B13AC5">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183FB8CC" w14:textId="77777777" w:rsidR="00B13AC5" w:rsidRDefault="00B13AC5" w:rsidP="00B13AC5">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5FA130EA" w14:textId="77777777" w:rsidR="00B13AC5" w:rsidRDefault="00B13AC5" w:rsidP="00B13AC5">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45DE73CC" w14:textId="77777777" w:rsidR="00B13AC5" w:rsidRDefault="00B13AC5" w:rsidP="00B13AC5">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020D3D71" w14:textId="77777777" w:rsidR="00B13AC5" w:rsidRDefault="00B13AC5" w:rsidP="00B13AC5">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50FAD3D8" w14:textId="77777777" w:rsidR="00B13AC5" w:rsidRDefault="00B13AC5" w:rsidP="00B13AC5">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419DDD5D" w14:textId="77777777" w:rsidR="00B13AC5" w:rsidRDefault="00B13AC5" w:rsidP="00B13AC5">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604205BC" w14:textId="77777777" w:rsidR="00B13AC5" w:rsidRDefault="00B13AC5" w:rsidP="00B13AC5">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5FE2EC0A" w14:textId="77777777" w:rsidR="00B13AC5" w:rsidRDefault="00B13AC5" w:rsidP="00B13AC5">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1F86274F" w14:textId="77777777" w:rsidR="00B13AC5" w:rsidRDefault="00B13AC5" w:rsidP="00B13AC5">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789EB5D9" w14:textId="77777777" w:rsidR="00B13AC5" w:rsidRDefault="00B13AC5" w:rsidP="00B13AC5">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7BB32FDA" w14:textId="77777777" w:rsidR="00B13AC5" w:rsidRDefault="00B13AC5" w:rsidP="00B13AC5">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243FBF4C" w14:textId="77777777" w:rsidR="00B13AC5" w:rsidRDefault="00B13AC5" w:rsidP="00B13AC5">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3C9A9F40" w14:textId="77777777" w:rsidR="00B13AC5" w:rsidRDefault="00B13AC5" w:rsidP="00B13AC5">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12DC2F85" w14:textId="77777777" w:rsidR="00B13AC5" w:rsidRDefault="00B13AC5" w:rsidP="00B13AC5">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2417CFEB" w14:textId="77777777" w:rsidR="00B13AC5" w:rsidRDefault="00B13AC5" w:rsidP="00B13AC5">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4090329A" w14:textId="77777777" w:rsidR="00B13AC5" w:rsidRDefault="00B13AC5" w:rsidP="00B13AC5">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76F21BAD" w14:textId="77777777" w:rsidR="00B13AC5" w:rsidRDefault="00B13AC5" w:rsidP="00B13AC5">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411CC4F7" w14:textId="77777777" w:rsidR="00B13AC5" w:rsidRDefault="00B13AC5" w:rsidP="00B13AC5">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07BD2129" w14:textId="77777777" w:rsidR="00B13AC5" w:rsidRDefault="00B13AC5" w:rsidP="00B13AC5">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7DADC4CF" w14:textId="77777777" w:rsidR="00B13AC5" w:rsidRDefault="00B13AC5" w:rsidP="00B13AC5">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E642BC5" w14:textId="77777777" w:rsidR="00B13AC5" w:rsidRDefault="00B13AC5" w:rsidP="00B13AC5">
              <w:pPr>
                <w:pStyle w:val="Bibliography"/>
                <w:ind w:left="720" w:hanging="720"/>
                <w:rPr>
                  <w:noProof/>
                </w:rPr>
              </w:pPr>
              <w:r>
                <w:rPr>
                  <w:noProof/>
                </w:rPr>
                <w:t xml:space="preserve">Tversky, A., &amp; Kahneman, D. (1974). Judgment under uncertainty: Heuristics and biases. </w:t>
              </w:r>
              <w:r>
                <w:rPr>
                  <w:i/>
                  <w:iCs/>
                  <w:noProof/>
                </w:rPr>
                <w:t>Science, 185</w:t>
              </w:r>
              <w:r>
                <w:rPr>
                  <w:noProof/>
                </w:rPr>
                <w:t>(4157), 1124-1131. doi:10.1126/science.185.4157.1124</w:t>
              </w:r>
            </w:p>
            <w:p w14:paraId="33EFCDB4" w14:textId="77777777" w:rsidR="00B13AC5" w:rsidRDefault="00B13AC5" w:rsidP="00B13AC5">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11B34185" w14:textId="77777777" w:rsidR="00B13AC5" w:rsidRDefault="00B13AC5" w:rsidP="00B13AC5">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24E5379A" w14:textId="77777777" w:rsidR="00B13AC5" w:rsidRDefault="00B13AC5" w:rsidP="00B13AC5">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0892CFD6" w14:textId="77777777" w:rsidR="00B13AC5" w:rsidRDefault="00B13AC5" w:rsidP="00B13AC5">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033C03C3" w14:textId="77777777" w:rsidR="00B13AC5" w:rsidRDefault="00B13AC5" w:rsidP="00B13AC5">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3068FA1A" w14:textId="77777777" w:rsidR="00B13AC5" w:rsidRDefault="00B13AC5" w:rsidP="00B13AC5">
              <w:pPr>
                <w:pStyle w:val="Bibliography"/>
                <w:ind w:left="720" w:hanging="720"/>
                <w:rPr>
                  <w:noProof/>
                </w:rPr>
              </w:pPr>
              <w:r>
                <w:rPr>
                  <w:noProof/>
                </w:rPr>
                <w:t xml:space="preserve">Xu, Z. (2015). </w:t>
              </w:r>
              <w:r>
                <w:rPr>
                  <w:i/>
                  <w:iCs/>
                  <w:noProof/>
                </w:rPr>
                <w:t>Uncertain multi-attribute decision making: Methods and applications.</w:t>
              </w:r>
              <w:r>
                <w:rPr>
                  <w:noProof/>
                </w:rPr>
                <w:t xml:space="preserve"> Springer. doi:10.1007/978-3-662-45640-8</w:t>
              </w:r>
            </w:p>
            <w:p w14:paraId="464F7C02" w14:textId="77777777" w:rsidR="00B13AC5" w:rsidRDefault="00B13AC5" w:rsidP="00B13AC5">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72552AEC" w14:textId="77777777" w:rsidR="00B13AC5" w:rsidRPr="00B13AC5" w:rsidRDefault="00B13AC5" w:rsidP="00B13AC5">
              <w:pPr>
                <w:pStyle w:val="Bibliography"/>
                <w:ind w:left="720" w:hanging="720"/>
                <w:rPr>
                  <w:noProof/>
                  <w:lang w:val="fr-BE"/>
                </w:rPr>
              </w:pPr>
              <w:r>
                <w:rPr>
                  <w:noProof/>
                </w:rPr>
                <w:lastRenderedPageBreak/>
                <w:t xml:space="preserve">Zadeh, L. A. (1986). A simple view of the Dempster–Shafer theory of evidence and its implication for the rule of combination. </w:t>
              </w:r>
              <w:r w:rsidRPr="00B13AC5">
                <w:rPr>
                  <w:i/>
                  <w:iCs/>
                  <w:noProof/>
                  <w:lang w:val="fr-BE"/>
                </w:rPr>
                <w:t>AI Magazine, 7</w:t>
              </w:r>
              <w:r w:rsidRPr="00B13AC5">
                <w:rPr>
                  <w:noProof/>
                  <w:lang w:val="fr-BE"/>
                </w:rPr>
                <w:t>(2), 85-90. doi:doi:10.1609/aimag.v7i2.542</w:t>
              </w:r>
            </w:p>
            <w:p w14:paraId="485C838A" w14:textId="77777777" w:rsidR="00B13AC5" w:rsidRDefault="00B13AC5" w:rsidP="00B13AC5">
              <w:pPr>
                <w:pStyle w:val="Bibliography"/>
                <w:ind w:left="720" w:hanging="720"/>
                <w:rPr>
                  <w:noProof/>
                </w:rPr>
              </w:pPr>
              <w:r w:rsidRPr="00B13AC5">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B13AC5">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298" w:name="_Toc508956019"/>
      <w:bookmarkStart w:id="299" w:name="_Toc508964959"/>
      <w:bookmarkStart w:id="300" w:name="_Toc509310144"/>
      <w:bookmarkStart w:id="301" w:name="_Toc235058057"/>
      <w:r w:rsidRPr="00BA1179">
        <w:rPr>
          <w:lang w:val="en-US"/>
        </w:rPr>
        <w:lastRenderedPageBreak/>
        <w:t>APPENDI</w:t>
      </w:r>
      <w:bookmarkEnd w:id="298"/>
      <w:bookmarkEnd w:id="299"/>
      <w:bookmarkEnd w:id="300"/>
      <w:r w:rsidRPr="00BA1179">
        <w:rPr>
          <w:lang w:val="en-US"/>
        </w:rPr>
        <w:t>CES</w:t>
      </w:r>
      <w:bookmarkEnd w:id="301"/>
    </w:p>
    <w:p w14:paraId="46ACD199" w14:textId="4384076B" w:rsidR="00762B29" w:rsidRPr="00BA1179" w:rsidRDefault="001E5F6D" w:rsidP="006601CA">
      <w:pPr>
        <w:pStyle w:val="Appendix"/>
      </w:pPr>
      <w:bookmarkStart w:id="302" w:name="_Ref223043555"/>
      <w:bookmarkStart w:id="303" w:name="_Ref223162216"/>
      <w:bookmarkStart w:id="304" w:name="_Ref223269282"/>
      <w:bookmarkStart w:id="305" w:name="_Toc235058058"/>
      <w:r w:rsidRPr="00BA1179">
        <w:t xml:space="preserve">Simulation Mathematics for </w:t>
      </w:r>
      <w:bookmarkEnd w:id="302"/>
      <w:bookmarkEnd w:id="303"/>
      <w:r w:rsidRPr="00BA1179">
        <w:t>Evolution of Burning Status</w:t>
      </w:r>
      <w:bookmarkEnd w:id="304"/>
      <w:bookmarkEnd w:id="305"/>
    </w:p>
    <w:p w14:paraId="2B717F3B" w14:textId="4DC51E70"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B13AC5">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382A62B5"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B13AC5" w:rsidRPr="00B13AC5">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B13AC5" w:rsidRPr="00BA1179">
        <w:t xml:space="preserve">( </w:t>
      </w:r>
      <w:r w:rsidR="00B13AC5">
        <w:rPr>
          <w:noProof/>
        </w:rPr>
        <w:t>29</w:t>
      </w:r>
      <w:r w:rsidR="00B13AC5"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B13AC5" w:rsidRPr="00BA1179">
        <w:rPr>
          <w:szCs w:val="24"/>
        </w:rPr>
        <w:t xml:space="preserve">( </w:t>
      </w:r>
      <w:r w:rsidR="00B13AC5">
        <w:rPr>
          <w:noProof/>
          <w:szCs w:val="24"/>
        </w:rPr>
        <w:t>62</w:t>
      </w:r>
      <w:r w:rsidR="00B13AC5"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4F50FF6B" w:rsidR="002B6A51" w:rsidRPr="00BA1179" w:rsidRDefault="002B6A51" w:rsidP="006601CA">
            <w:pPr>
              <w:pStyle w:val="TableText"/>
              <w:rPr>
                <w:szCs w:val="24"/>
                <w:lang w:eastAsia="ja-JP"/>
              </w:rPr>
            </w:pPr>
            <w:bookmarkStart w:id="30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B13AC5">
              <w:rPr>
                <w:noProof/>
                <w:szCs w:val="24"/>
              </w:rPr>
              <w:t>62</w:t>
            </w:r>
            <w:r w:rsidRPr="00BA1179">
              <w:rPr>
                <w:szCs w:val="24"/>
              </w:rPr>
              <w:fldChar w:fldCharType="end"/>
            </w:r>
            <w:r w:rsidRPr="00BA1179">
              <w:rPr>
                <w:szCs w:val="24"/>
              </w:rPr>
              <w:t xml:space="preserve"> )</w:t>
            </w:r>
            <w:bookmarkEnd w:id="306"/>
          </w:p>
        </w:tc>
      </w:tr>
    </w:tbl>
    <w:p w14:paraId="7971843B" w14:textId="7BA17AE5"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B13AC5" w:rsidRPr="00BA1179">
        <w:t xml:space="preserve">( </w:t>
      </w:r>
      <w:r w:rsidR="00B13AC5">
        <w:rPr>
          <w:noProof/>
        </w:rPr>
        <w:t>63</w:t>
      </w:r>
      <w:r w:rsidR="00B13AC5"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03245563" w:rsidR="000E1725" w:rsidRPr="00BA1179" w:rsidRDefault="00000000" w:rsidP="00A86666">
            <w:pPr>
              <w:pStyle w:val="TableText"/>
            </w:pPr>
            <w:bookmarkStart w:id="307" w:name="_Ref223219648"/>
            <w:r w:rsidRPr="00BA1179">
              <w:t xml:space="preserve">( </w:t>
            </w:r>
            <w:r w:rsidRPr="00BA1179">
              <w:fldChar w:fldCharType="begin"/>
            </w:r>
            <w:r w:rsidRPr="00BA1179">
              <w:instrText xml:space="preserve"> SEQ ( \* ARABIC </w:instrText>
            </w:r>
            <w:r w:rsidRPr="00BA1179">
              <w:fldChar w:fldCharType="separate"/>
            </w:r>
            <w:r w:rsidR="00B13AC5">
              <w:rPr>
                <w:noProof/>
              </w:rPr>
              <w:t>63</w:t>
            </w:r>
            <w:r w:rsidRPr="00BA1179">
              <w:fldChar w:fldCharType="end"/>
            </w:r>
            <w:r w:rsidRPr="00BA1179">
              <w:t xml:space="preserve"> )</w:t>
            </w:r>
            <w:bookmarkEnd w:id="307"/>
          </w:p>
        </w:tc>
      </w:tr>
    </w:tbl>
    <w:p w14:paraId="1E7E6668" w14:textId="7D2BE0BF"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B13AC5" w:rsidRPr="00BA1179">
        <w:t xml:space="preserve">( </w:t>
      </w:r>
      <w:r w:rsidR="00B13AC5">
        <w:rPr>
          <w:noProof/>
        </w:rPr>
        <w:t>64</w:t>
      </w:r>
      <w:r w:rsidR="00B13AC5"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158B712F" w:rsidR="00230240" w:rsidRPr="00BA1179" w:rsidRDefault="00230240" w:rsidP="006601CA">
            <w:pPr>
              <w:pStyle w:val="TableText"/>
            </w:pPr>
            <w:bookmarkStart w:id="308" w:name="_Ref223212967"/>
            <w:r w:rsidRPr="00BA1179">
              <w:t xml:space="preserve">( </w:t>
            </w:r>
            <w:r w:rsidRPr="00BA1179">
              <w:fldChar w:fldCharType="begin"/>
            </w:r>
            <w:r w:rsidRPr="00BA1179">
              <w:instrText xml:space="preserve"> SEQ ( \* ARABIC </w:instrText>
            </w:r>
            <w:r w:rsidRPr="00BA1179">
              <w:fldChar w:fldCharType="separate"/>
            </w:r>
            <w:r w:rsidR="00B13AC5">
              <w:rPr>
                <w:noProof/>
              </w:rPr>
              <w:t>64</w:t>
            </w:r>
            <w:r w:rsidRPr="00BA1179">
              <w:fldChar w:fldCharType="end"/>
            </w:r>
            <w:r w:rsidRPr="00BA1179">
              <w:t xml:space="preserve"> )</w:t>
            </w:r>
            <w:bookmarkEnd w:id="308"/>
          </w:p>
        </w:tc>
      </w:tr>
    </w:tbl>
    <w:p w14:paraId="67DA8635" w14:textId="04044007"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B13AC5" w:rsidRPr="00BA1179">
        <w:t xml:space="preserve">( </w:t>
      </w:r>
      <w:r w:rsidR="00B13AC5">
        <w:rPr>
          <w:noProof/>
        </w:rPr>
        <w:t>65</w:t>
      </w:r>
      <w:r w:rsidR="00B13AC5"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7D9E7E76" w:rsidR="00230240" w:rsidRPr="00BA1179" w:rsidRDefault="00230240" w:rsidP="006601CA">
            <w:pPr>
              <w:pStyle w:val="TableText"/>
            </w:pPr>
            <w:bookmarkStart w:id="309" w:name="_Ref223213232"/>
            <w:r w:rsidRPr="00BA1179">
              <w:t xml:space="preserve">( </w:t>
            </w:r>
            <w:r w:rsidRPr="00BA1179">
              <w:fldChar w:fldCharType="begin"/>
            </w:r>
            <w:r w:rsidRPr="00BA1179">
              <w:instrText xml:space="preserve"> SEQ ( \* ARABIC </w:instrText>
            </w:r>
            <w:r w:rsidRPr="00BA1179">
              <w:fldChar w:fldCharType="separate"/>
            </w:r>
            <w:r w:rsidR="00B13AC5">
              <w:rPr>
                <w:noProof/>
              </w:rPr>
              <w:t>65</w:t>
            </w:r>
            <w:r w:rsidRPr="00BA1179">
              <w:fldChar w:fldCharType="end"/>
            </w:r>
            <w:r w:rsidRPr="00BA1179">
              <w:t xml:space="preserve"> )</w:t>
            </w:r>
            <w:bookmarkEnd w:id="309"/>
          </w:p>
        </w:tc>
      </w:tr>
    </w:tbl>
    <w:p w14:paraId="696776E1" w14:textId="3CF788BA"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66</w:t>
      </w:r>
      <w:r w:rsidR="00B13AC5"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0141F30A" w:rsidR="00230240" w:rsidRPr="00BA1179" w:rsidRDefault="00230240" w:rsidP="006601CA">
            <w:pPr>
              <w:pStyle w:val="TableText"/>
            </w:pPr>
            <w:bookmarkStart w:id="310" w:name="_Ref223220180"/>
            <w:r w:rsidRPr="00BA1179">
              <w:t xml:space="preserve">( </w:t>
            </w:r>
            <w:r w:rsidRPr="00BA1179">
              <w:fldChar w:fldCharType="begin"/>
            </w:r>
            <w:r w:rsidRPr="00BA1179">
              <w:instrText xml:space="preserve"> SEQ ( \* ARABIC </w:instrText>
            </w:r>
            <w:r w:rsidRPr="00BA1179">
              <w:fldChar w:fldCharType="separate"/>
            </w:r>
            <w:r w:rsidR="00B13AC5">
              <w:rPr>
                <w:noProof/>
              </w:rPr>
              <w:t>66</w:t>
            </w:r>
            <w:r w:rsidRPr="00BA1179">
              <w:fldChar w:fldCharType="end"/>
            </w:r>
            <w:r w:rsidRPr="00BA1179">
              <w:t xml:space="preserve"> )</w:t>
            </w:r>
            <w:bookmarkEnd w:id="310"/>
          </w:p>
        </w:tc>
      </w:tr>
    </w:tbl>
    <w:p w14:paraId="5749E63B" w14:textId="74D29A22" w:rsidR="00B773E9" w:rsidRPr="00BA1179" w:rsidRDefault="00B773E9" w:rsidP="0028085D">
      <w:pPr>
        <w:pStyle w:val="TableText"/>
        <w:rPr>
          <w:rFonts w:eastAsiaTheme="minorEastAsia"/>
        </w:rPr>
      </w:pPr>
      <w:r w:rsidRPr="00BA1179">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67</w:t>
      </w:r>
      <w:r w:rsidR="00B13AC5"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2E63804B" w:rsidR="00840E3E" w:rsidRPr="00BA1179" w:rsidRDefault="00840E3E" w:rsidP="006601CA">
            <w:pPr>
              <w:pStyle w:val="TableText"/>
            </w:pPr>
            <w:bookmarkStart w:id="311" w:name="_Ref223220391"/>
            <w:r w:rsidRPr="00BA1179">
              <w:t xml:space="preserve">( </w:t>
            </w:r>
            <w:r w:rsidRPr="00BA1179">
              <w:fldChar w:fldCharType="begin"/>
            </w:r>
            <w:r w:rsidRPr="00BA1179">
              <w:instrText xml:space="preserve"> SEQ ( \* ARABIC </w:instrText>
            </w:r>
            <w:r w:rsidRPr="00BA1179">
              <w:fldChar w:fldCharType="separate"/>
            </w:r>
            <w:r w:rsidR="00B13AC5">
              <w:rPr>
                <w:noProof/>
              </w:rPr>
              <w:t>67</w:t>
            </w:r>
            <w:r w:rsidRPr="00BA1179">
              <w:fldChar w:fldCharType="end"/>
            </w:r>
            <w:r w:rsidRPr="00BA1179">
              <w:t xml:space="preserve"> )</w:t>
            </w:r>
            <w:bookmarkEnd w:id="31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1029E92"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1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1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3A0FC9D1"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B13AC5">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313" w:name="_Ref223263847"/>
      <w:bookmarkStart w:id="314" w:name="_Ref223263851"/>
      <w:bookmarkStart w:id="315" w:name="_Ref223263865"/>
      <w:bookmarkStart w:id="316" w:name="_Toc235058059"/>
      <w:r w:rsidRPr="00BA1179">
        <w:lastRenderedPageBreak/>
        <w:t>Simulation Mathematics for Fuel Mass Evolution</w:t>
      </w:r>
      <w:bookmarkEnd w:id="313"/>
      <w:bookmarkEnd w:id="314"/>
      <w:bookmarkEnd w:id="315"/>
      <w:bookmarkEnd w:id="31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1A18198D"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B13AC5" w:rsidRPr="00BA1179">
        <w:t xml:space="preserve">( </w:t>
      </w:r>
      <w:r w:rsidR="00B13AC5">
        <w:rPr>
          <w:noProof/>
        </w:rPr>
        <w:t>68</w:t>
      </w:r>
      <w:r w:rsidR="00B13AC5"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573D9450" w:rsidR="007E2219" w:rsidRPr="00BA1179" w:rsidRDefault="007E2219" w:rsidP="006601CA">
            <w:pPr>
              <w:pStyle w:val="TableText"/>
            </w:pPr>
            <w:bookmarkStart w:id="317" w:name="_Ref223264193"/>
            <w:r w:rsidRPr="00BA1179">
              <w:t xml:space="preserve">( </w:t>
            </w:r>
            <w:r w:rsidRPr="00BA1179">
              <w:fldChar w:fldCharType="begin"/>
            </w:r>
            <w:r w:rsidRPr="00BA1179">
              <w:instrText xml:space="preserve"> SEQ ( \* ARABIC </w:instrText>
            </w:r>
            <w:r w:rsidRPr="00BA1179">
              <w:fldChar w:fldCharType="separate"/>
            </w:r>
            <w:r w:rsidR="00B13AC5">
              <w:rPr>
                <w:noProof/>
              </w:rPr>
              <w:t>68</w:t>
            </w:r>
            <w:r w:rsidRPr="00BA1179">
              <w:fldChar w:fldCharType="end"/>
            </w:r>
            <w:r w:rsidRPr="00BA1179">
              <w:t xml:space="preserve"> )</w:t>
            </w:r>
            <w:bookmarkEnd w:id="31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31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1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50D1537F"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B13AC5" w:rsidRPr="00BA1179">
        <w:t xml:space="preserve">( </w:t>
      </w:r>
      <w:r w:rsidR="00B13AC5">
        <w:rPr>
          <w:noProof/>
        </w:rPr>
        <w:t>69</w:t>
      </w:r>
      <w:r w:rsidR="00B13AC5"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26F47BBB" w:rsidR="008F5DFE" w:rsidRPr="00BA1179" w:rsidRDefault="008F5DFE" w:rsidP="006601CA">
            <w:pPr>
              <w:pStyle w:val="TableText"/>
            </w:pPr>
            <w:bookmarkStart w:id="319" w:name="_Ref223257737"/>
            <w:r w:rsidRPr="00BA1179">
              <w:t xml:space="preserve">( </w:t>
            </w:r>
            <w:r w:rsidRPr="00BA1179">
              <w:fldChar w:fldCharType="begin"/>
            </w:r>
            <w:r w:rsidRPr="00BA1179">
              <w:instrText xml:space="preserve"> SEQ ( \* ARABIC </w:instrText>
            </w:r>
            <w:r w:rsidRPr="00BA1179">
              <w:fldChar w:fldCharType="separate"/>
            </w:r>
            <w:r w:rsidR="00B13AC5">
              <w:rPr>
                <w:noProof/>
              </w:rPr>
              <w:t>69</w:t>
            </w:r>
            <w:r w:rsidRPr="00BA1179">
              <w:fldChar w:fldCharType="end"/>
            </w:r>
            <w:r w:rsidRPr="00BA1179">
              <w:t xml:space="preserve"> )</w:t>
            </w:r>
            <w:bookmarkEnd w:id="31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248F4531"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B13AC5" w:rsidRPr="00BA1179">
        <w:t xml:space="preserve">( </w:t>
      </w:r>
      <w:r w:rsidR="00B13AC5">
        <w:rPr>
          <w:noProof/>
        </w:rPr>
        <w:t>70</w:t>
      </w:r>
      <w:r w:rsidR="00B13AC5"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B13AC5" w:rsidRPr="00BA1179">
        <w:t xml:space="preserve">( </w:t>
      </w:r>
      <w:r w:rsidR="00B13AC5">
        <w:rPr>
          <w:noProof/>
        </w:rPr>
        <w:t>71</w:t>
      </w:r>
      <w:r w:rsidR="00B13AC5"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15716D1D" w:rsidR="00293A50" w:rsidRPr="00BA1179" w:rsidRDefault="00293A50" w:rsidP="006601CA">
            <w:pPr>
              <w:pStyle w:val="TableText"/>
            </w:pPr>
            <w:bookmarkStart w:id="320" w:name="_Ref223263777"/>
            <w:r w:rsidRPr="00BA1179">
              <w:t xml:space="preserve">( </w:t>
            </w:r>
            <w:r w:rsidRPr="00BA1179">
              <w:fldChar w:fldCharType="begin"/>
            </w:r>
            <w:r w:rsidRPr="00BA1179">
              <w:instrText xml:space="preserve"> SEQ ( \* ARABIC </w:instrText>
            </w:r>
            <w:r w:rsidRPr="00BA1179">
              <w:fldChar w:fldCharType="separate"/>
            </w:r>
            <w:r w:rsidR="00B13AC5">
              <w:rPr>
                <w:noProof/>
              </w:rPr>
              <w:t>70</w:t>
            </w:r>
            <w:r w:rsidRPr="00BA1179">
              <w:fldChar w:fldCharType="end"/>
            </w:r>
            <w:r w:rsidRPr="00BA1179">
              <w:t xml:space="preserve"> )</w:t>
            </w:r>
            <w:bookmarkEnd w:id="32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27ACCB6B" w:rsidR="00A36C2C" w:rsidRPr="00BA1179" w:rsidRDefault="00A36C2C" w:rsidP="006601CA">
            <w:pPr>
              <w:pStyle w:val="TableText"/>
            </w:pPr>
            <w:bookmarkStart w:id="321" w:name="_Ref223263797"/>
            <w:r w:rsidRPr="00BA1179">
              <w:t xml:space="preserve">( </w:t>
            </w:r>
            <w:r w:rsidRPr="00BA1179">
              <w:fldChar w:fldCharType="begin"/>
            </w:r>
            <w:r w:rsidRPr="00BA1179">
              <w:instrText xml:space="preserve"> SEQ ( \* ARABIC </w:instrText>
            </w:r>
            <w:r w:rsidRPr="00BA1179">
              <w:fldChar w:fldCharType="separate"/>
            </w:r>
            <w:r w:rsidR="00B13AC5">
              <w:rPr>
                <w:noProof/>
              </w:rPr>
              <w:t>71</w:t>
            </w:r>
            <w:r w:rsidRPr="00BA1179">
              <w:fldChar w:fldCharType="end"/>
            </w:r>
            <w:r w:rsidRPr="00BA1179">
              <w:t xml:space="preserve"> )</w:t>
            </w:r>
            <w:bookmarkEnd w:id="32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120713F3"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B13AC5" w:rsidRPr="00BA1179">
        <w:t xml:space="preserve">( </w:t>
      </w:r>
      <w:r w:rsidR="00B13AC5">
        <w:rPr>
          <w:noProof/>
        </w:rPr>
        <w:t>72</w:t>
      </w:r>
      <w:r w:rsidR="00B13AC5"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6C15887" w:rsidR="00011AAB" w:rsidRPr="00BA1179" w:rsidRDefault="00011AAB" w:rsidP="006601CA">
            <w:pPr>
              <w:pStyle w:val="TableText"/>
            </w:pPr>
            <w:bookmarkStart w:id="322" w:name="_Ref234661580"/>
            <w:r w:rsidRPr="00BA1179">
              <w:t xml:space="preserve">( </w:t>
            </w:r>
            <w:r w:rsidRPr="00BA1179">
              <w:fldChar w:fldCharType="begin"/>
            </w:r>
            <w:r w:rsidRPr="00BA1179">
              <w:instrText xml:space="preserve"> SEQ ( \* ARABIC </w:instrText>
            </w:r>
            <w:r w:rsidRPr="00BA1179">
              <w:fldChar w:fldCharType="separate"/>
            </w:r>
            <w:r w:rsidR="00B13AC5">
              <w:rPr>
                <w:noProof/>
              </w:rPr>
              <w:t>72</w:t>
            </w:r>
            <w:r w:rsidRPr="00BA1179">
              <w:fldChar w:fldCharType="end"/>
            </w:r>
            <w:r w:rsidRPr="00BA1179">
              <w:t xml:space="preserve"> )</w:t>
            </w:r>
            <w:bookmarkEnd w:id="32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633E0FD9"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B13AC5" w:rsidRPr="00BA1179">
        <w:t xml:space="preserve">( </w:t>
      </w:r>
      <w:r w:rsidR="00B13AC5">
        <w:rPr>
          <w:noProof/>
        </w:rPr>
        <w:t>73</w:t>
      </w:r>
      <w:r w:rsidR="00B13AC5"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E1988C6" w:rsidR="00BB51B5" w:rsidRPr="00BA1179" w:rsidRDefault="00BB51B5" w:rsidP="006601CA">
            <w:pPr>
              <w:pStyle w:val="TableText"/>
            </w:pPr>
            <w:bookmarkStart w:id="323" w:name="_Ref234661621"/>
            <w:r w:rsidRPr="00BA1179">
              <w:t xml:space="preserve">( </w:t>
            </w:r>
            <w:r w:rsidRPr="00BA1179">
              <w:fldChar w:fldCharType="begin"/>
            </w:r>
            <w:r w:rsidRPr="00BA1179">
              <w:instrText xml:space="preserve"> SEQ ( \* ARABIC </w:instrText>
            </w:r>
            <w:r w:rsidRPr="00BA1179">
              <w:fldChar w:fldCharType="separate"/>
            </w:r>
            <w:r w:rsidR="00B13AC5">
              <w:rPr>
                <w:noProof/>
              </w:rPr>
              <w:t>73</w:t>
            </w:r>
            <w:r w:rsidRPr="00BA1179">
              <w:fldChar w:fldCharType="end"/>
            </w:r>
            <w:r w:rsidRPr="00BA1179">
              <w:t xml:space="preserve"> )</w:t>
            </w:r>
            <w:bookmarkEnd w:id="32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655AAFAC"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B13AC5" w:rsidRPr="00BA1179">
        <w:t xml:space="preserve">( </w:t>
      </w:r>
      <w:r w:rsidR="00B13AC5">
        <w:rPr>
          <w:noProof/>
        </w:rPr>
        <w:t>32</w:t>
      </w:r>
      <w:r w:rsidR="00B13AC5"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B13AC5" w:rsidRPr="00BA1179">
        <w:t xml:space="preserve">( </w:t>
      </w:r>
      <w:r w:rsidR="00B13AC5">
        <w:rPr>
          <w:noProof/>
        </w:rPr>
        <w:t>74</w:t>
      </w:r>
      <w:r w:rsidR="00B13AC5"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992570B" w:rsidR="004215E7" w:rsidRPr="00BA1179" w:rsidRDefault="004215E7" w:rsidP="006601CA">
            <w:pPr>
              <w:pStyle w:val="TableText"/>
            </w:pPr>
            <w:bookmarkStart w:id="324" w:name="_Ref223263811"/>
            <w:r w:rsidRPr="00BA1179">
              <w:t xml:space="preserve">( </w:t>
            </w:r>
            <w:r w:rsidRPr="00BA1179">
              <w:fldChar w:fldCharType="begin"/>
            </w:r>
            <w:r w:rsidRPr="00BA1179">
              <w:instrText xml:space="preserve"> SEQ ( \* ARABIC </w:instrText>
            </w:r>
            <w:r w:rsidRPr="00BA1179">
              <w:fldChar w:fldCharType="separate"/>
            </w:r>
            <w:r w:rsidR="00B13AC5">
              <w:rPr>
                <w:noProof/>
              </w:rPr>
              <w:t>74</w:t>
            </w:r>
            <w:r w:rsidRPr="00BA1179">
              <w:fldChar w:fldCharType="end"/>
            </w:r>
            <w:r w:rsidRPr="00BA1179">
              <w:t xml:space="preserve"> )</w:t>
            </w:r>
            <w:bookmarkEnd w:id="32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32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32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326" w:name="_Ref223266063"/>
      <w:bookmarkStart w:id="327" w:name="_Toc235058060"/>
      <w:r w:rsidRPr="00BA1179">
        <w:lastRenderedPageBreak/>
        <w:t>Simulation Mathematics for Fire Intensity Evolution</w:t>
      </w:r>
      <w:bookmarkEnd w:id="326"/>
      <w:bookmarkEnd w:id="327"/>
    </w:p>
    <w:p w14:paraId="2580607A" w14:textId="55634A6A"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B13AC5" w:rsidRPr="00BA1179">
        <w:t xml:space="preserve">( </w:t>
      </w:r>
      <w:r w:rsidR="00B13AC5">
        <w:rPr>
          <w:noProof/>
        </w:rPr>
        <w:t>75</w:t>
      </w:r>
      <w:r w:rsidR="00B13AC5"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18DDE14B" w:rsidR="00417E3B" w:rsidRPr="00BA1179" w:rsidRDefault="00417E3B" w:rsidP="006601CA">
            <w:pPr>
              <w:pStyle w:val="TableText"/>
            </w:pPr>
            <w:bookmarkStart w:id="328" w:name="_Ref223265050"/>
            <w:r w:rsidRPr="00BA1179">
              <w:t xml:space="preserve">( </w:t>
            </w:r>
            <w:r w:rsidRPr="00BA1179">
              <w:fldChar w:fldCharType="begin"/>
            </w:r>
            <w:r w:rsidRPr="00BA1179">
              <w:instrText xml:space="preserve"> SEQ ( \* ARABIC </w:instrText>
            </w:r>
            <w:r w:rsidRPr="00BA1179">
              <w:fldChar w:fldCharType="separate"/>
            </w:r>
            <w:r w:rsidR="00B13AC5">
              <w:rPr>
                <w:noProof/>
              </w:rPr>
              <w:t>75</w:t>
            </w:r>
            <w:r w:rsidRPr="00BA1179">
              <w:fldChar w:fldCharType="end"/>
            </w:r>
            <w:r w:rsidRPr="00BA1179">
              <w:t xml:space="preserve"> )</w:t>
            </w:r>
            <w:bookmarkEnd w:id="328"/>
          </w:p>
        </w:tc>
      </w:tr>
    </w:tbl>
    <w:p w14:paraId="72BB0B14" w14:textId="619014A4"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B13AC5" w:rsidRPr="00BA1179">
        <w:t xml:space="preserve">( </w:t>
      </w:r>
      <w:r w:rsidR="00B13AC5">
        <w:rPr>
          <w:noProof/>
        </w:rPr>
        <w:t>76</w:t>
      </w:r>
      <w:r w:rsidR="00B13AC5"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52F4AD3D" w:rsidR="00990872" w:rsidRPr="00BA1179" w:rsidRDefault="00990872" w:rsidP="006601CA">
            <w:pPr>
              <w:pStyle w:val="TableText"/>
            </w:pPr>
            <w:bookmarkStart w:id="329" w:name="_Ref223265237"/>
            <w:r w:rsidRPr="00BA1179">
              <w:t xml:space="preserve">( </w:t>
            </w:r>
            <w:r w:rsidRPr="00BA1179">
              <w:fldChar w:fldCharType="begin"/>
            </w:r>
            <w:r w:rsidRPr="00BA1179">
              <w:instrText xml:space="preserve"> SEQ ( \* ARABIC </w:instrText>
            </w:r>
            <w:r w:rsidRPr="00BA1179">
              <w:fldChar w:fldCharType="separate"/>
            </w:r>
            <w:r w:rsidR="00B13AC5">
              <w:rPr>
                <w:noProof/>
              </w:rPr>
              <w:t>76</w:t>
            </w:r>
            <w:r w:rsidRPr="00BA1179">
              <w:fldChar w:fldCharType="end"/>
            </w:r>
            <w:r w:rsidRPr="00BA1179">
              <w:t xml:space="preserve"> )</w:t>
            </w:r>
            <w:bookmarkEnd w:id="32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330" w:name="TableC1"/>
      <w:r w:rsidRPr="00BA1179">
        <w:t>Table C.1 Fire intensity evolution parameters</w:t>
      </w:r>
    </w:p>
    <w:bookmarkEnd w:id="33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331" w:name="_Ref234617318"/>
      <w:bookmarkStart w:id="332" w:name="_Ref234617321"/>
      <w:bookmarkStart w:id="333" w:name="_Ref234520328"/>
      <w:bookmarkStart w:id="334" w:name="_Toc235058061"/>
      <w:r w:rsidRPr="00BA1179">
        <w:lastRenderedPageBreak/>
        <w:t>Complete Concept Mapping Specification</w:t>
      </w:r>
      <w:bookmarkEnd w:id="331"/>
      <w:bookmarkEnd w:id="332"/>
      <w:bookmarkEnd w:id="334"/>
    </w:p>
    <w:p w14:paraId="10F26D51" w14:textId="0119A1F0"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B13AC5" w:rsidRPr="00B13AC5">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B13AC5" w:rsidRPr="00B13AC5">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B13AC5" w:rsidRPr="00BA1179">
        <w:t xml:space="preserve">( </w:t>
      </w:r>
      <w:r w:rsidR="00B13AC5">
        <w:rPr>
          <w:noProof/>
        </w:rPr>
        <w:t>43</w:t>
      </w:r>
      <w:r w:rsidR="00B13AC5"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335" w:name="_RefTblE1"/>
      <w:bookmarkStart w:id="336" w:name="TableD1"/>
      <w:r w:rsidRPr="00BA1179">
        <w:rPr>
          <w:rFonts w:cs="Times New Roman"/>
          <w:szCs w:val="24"/>
        </w:rPr>
        <w:t xml:space="preserve">Table D.1 Level 1 to 4 aggregation weights over the </w:t>
      </w:r>
      <w:bookmarkEnd w:id="33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33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33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338" w:name="TableD2"/>
      <w:r w:rsidRPr="00BA1179">
        <w:rPr>
          <w:rFonts w:cs="Times New Roman"/>
          <w:szCs w:val="24"/>
        </w:rPr>
        <w:lastRenderedPageBreak/>
        <w:t>Table D.2 Parameters of the concept layer</w:t>
      </w:r>
      <w:bookmarkEnd w:id="33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33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5E2E8855"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B13AC5" w:rsidRPr="00BA1179">
              <w:t xml:space="preserve">( </w:t>
            </w:r>
            <w:r w:rsidR="00B13AC5">
              <w:rPr>
                <w:noProof/>
              </w:rPr>
              <w:t>43</w:t>
            </w:r>
            <w:r w:rsidR="00B13AC5"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339" w:name="_RefTblE4"/>
    </w:p>
    <w:p w14:paraId="0F33DE96" w14:textId="60381338" w:rsidR="000E1725" w:rsidRPr="00BA1179" w:rsidRDefault="00000000" w:rsidP="00852310">
      <w:pPr>
        <w:pStyle w:val="Caption"/>
        <w:keepNext/>
        <w:rPr>
          <w:rFonts w:cs="Times New Roman"/>
          <w:szCs w:val="24"/>
        </w:rPr>
      </w:pPr>
      <w:bookmarkStart w:id="340" w:name="TableD3"/>
      <w:r w:rsidRPr="00BA1179">
        <w:rPr>
          <w:rFonts w:cs="Times New Roman"/>
          <w:szCs w:val="24"/>
        </w:rPr>
        <w:t>Table D.3 Trapezoidal parameters</w:t>
      </w:r>
      <w:bookmarkEnd w:id="33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34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6855A6EC"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B13AC5" w:rsidRPr="00BA1179">
        <w:t xml:space="preserve">( </w:t>
      </w:r>
      <w:r w:rsidR="00B13AC5">
        <w:rPr>
          <w:noProof/>
        </w:rPr>
        <w:t>42</w:t>
      </w:r>
      <w:r w:rsidR="00B13AC5"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B13AC5" w:rsidRPr="00BA1179">
        <w:t xml:space="preserve">( </w:t>
      </w:r>
      <w:r w:rsidR="00B13AC5">
        <w:rPr>
          <w:noProof/>
        </w:rPr>
        <w:t>42</w:t>
      </w:r>
      <w:r w:rsidR="00B13AC5"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 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B13AC5" w:rsidRPr="00BA1179">
        <w:t xml:space="preserve">( </w:t>
      </w:r>
      <w:r w:rsidR="00B13AC5">
        <w:rPr>
          <w:noProof/>
        </w:rPr>
        <w:t>42</w:t>
      </w:r>
      <w:r w:rsidR="00B13AC5"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784E3DC3" w:rsidR="000E1725" w:rsidRPr="00BA1179" w:rsidRDefault="00000000" w:rsidP="00481F9C">
      <w:pPr>
        <w:pStyle w:val="ParText"/>
      </w:pPr>
      <w:r w:rsidRPr="00BA1179">
        <w:rPr>
          <w:rFonts w:cs="Times New Roman"/>
          <w:szCs w:val="24"/>
        </w:rPr>
        <w:t xml:space="preserve">The worked examples of the decision support chapter are reproducible from these tables alone: The level-1 example uses the fire severity row of Table D.1, the level-2 and level-3 examples use the fire threat level and intervention urgency rows of Table D.1, and the gating example uses the decay of Table D.2, and every membership value follows from Table D.3 under the componentwise vector aggregation with expected-value readout. An implementation that reads </w:t>
      </w:r>
      <w:r w:rsidRPr="00BA1179">
        <w:rPr>
          <w:rFonts w:cs="Times New Roman"/>
          <w:szCs w:val="24"/>
        </w:rPr>
        <w:fldChar w:fldCharType="begin"/>
      </w:r>
      <w:r w:rsidRPr="00BA1179">
        <w:rPr>
          <w:rFonts w:cs="Times New Roman"/>
          <w:szCs w:val="24"/>
        </w:rPr>
        <w:instrText xml:space="preserve"> REF _RefEqB5401 \h </w:instrText>
      </w:r>
      <w:r w:rsidRPr="00BA1179">
        <w:rPr>
          <w:rFonts w:cs="Times New Roman"/>
          <w:szCs w:val="24"/>
        </w:rPr>
      </w:r>
      <w:r w:rsidRPr="00BA1179">
        <w:rPr>
          <w:rFonts w:cs="Times New Roman"/>
          <w:szCs w:val="24"/>
        </w:rPr>
        <w:fldChar w:fldCharType="separate"/>
      </w:r>
      <w:r w:rsidR="00B13AC5" w:rsidRPr="00BA1179">
        <w:t xml:space="preserve">( </w:t>
      </w:r>
      <w:r w:rsidR="00B13AC5">
        <w:rPr>
          <w:noProof/>
        </w:rPr>
        <w:t>41</w:t>
      </w:r>
      <w:r w:rsidR="00B13AC5" w:rsidRPr="00BA1179">
        <w:t xml:space="preserve"> )</w:t>
      </w:r>
      <w:r w:rsidRPr="00BA1179">
        <w:rPr>
          <w:rFonts w:cs="Times New Roman"/>
          <w:szCs w:val="24"/>
        </w:rPr>
        <w:fldChar w:fldCharType="end"/>
      </w:r>
      <w:r w:rsidRPr="00BA1179">
        <w:rPr>
          <w:rFonts w:cs="Times New Roman"/>
          <w:szCs w:val="24"/>
        </w:rPr>
        <w:t xml:space="preserve"> to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B13AC5" w:rsidRPr="00BA1179">
        <w:t xml:space="preserve">( </w:t>
      </w:r>
      <w:r w:rsidR="00B13AC5">
        <w:rPr>
          <w:noProof/>
        </w:rPr>
        <w:t>43</w:t>
      </w:r>
      <w:r w:rsidR="00B13AC5" w:rsidRPr="00BA1179">
        <w:t xml:space="preserve"> )</w:t>
      </w:r>
      <w:r w:rsidRPr="00BA1179">
        <w:rPr>
          <w:rFonts w:cs="Times New Roman"/>
          <w:szCs w:val="24"/>
        </w:rPr>
        <w:fldChar w:fldCharType="end"/>
      </w:r>
      <w:r w:rsidRPr="00BA1179">
        <w:rPr>
          <w:rFonts w:cs="Times New Roman"/>
          <w:szCs w:val="24"/>
        </w:rPr>
        <w:t xml:space="preserve"> together with this appendix requires no further design decision at the concept layer.</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341" w:name="_RefAppE1"/>
      <w:bookmarkStart w:id="342" w:name="_Toc235058062"/>
      <w:commentRangeStart w:id="343"/>
      <w:commentRangeStart w:id="344"/>
      <w:r w:rsidRPr="00BA1179">
        <w:lastRenderedPageBreak/>
        <w:t>Representative Decision Rules</w:t>
      </w:r>
      <w:bookmarkEnd w:id="333"/>
      <w:bookmarkEnd w:id="341"/>
      <w:bookmarkEnd w:id="342"/>
      <w:commentRangeEnd w:id="344"/>
      <w:r w:rsidRPr="00BA1179">
        <w:rPr>
          <w:rStyle w:val="CommentReference"/>
          <w:sz w:val="24"/>
          <w:szCs w:val="26"/>
        </w:rPr>
        <w:commentReference w:id="344"/>
      </w:r>
      <w:commentRangeEnd w:id="343"/>
      <w:r w:rsidRPr="00BA1179">
        <w:rPr>
          <w:rStyle w:val="CommentReference"/>
          <w:sz w:val="24"/>
          <w:szCs w:val="26"/>
        </w:rPr>
        <w:commentReference w:id="343"/>
      </w:r>
    </w:p>
    <w:p w14:paraId="77638D0B" w14:textId="7E27200B" w:rsidR="000E1725" w:rsidRPr="00BA1179" w:rsidRDefault="00000000">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5E51003D" w14:textId="77777777" w:rsidR="000E1725" w:rsidRPr="00BA1179" w:rsidRDefault="00000000">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92B4C47" w14:textId="735444F5" w:rsidR="000E1725" w:rsidRPr="00BA1179" w:rsidRDefault="00000000">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B13AC5" w:rsidRPr="00BA1179">
        <w:t xml:space="preserve">( </w:t>
      </w:r>
      <w:r w:rsidR="00B13AC5">
        <w:rPr>
          <w:noProof/>
        </w:rPr>
        <w:t>44</w:t>
      </w:r>
      <w:r w:rsidR="00B13AC5"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4126D096" w14:textId="6BE7DC6F" w:rsidR="000E1725" w:rsidRPr="00BA1179" w:rsidRDefault="00000000">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345" w:name="_RefTblRules"/>
      <w:bookmarkStart w:id="346" w:name="TableE1"/>
      <w:r w:rsidRPr="00BA1179">
        <w:t>Table E.1 Representative decision rules by operational regime</w:t>
      </w:r>
      <w:bookmarkEnd w:id="345"/>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346"/>
          <w:p w14:paraId="301F3D9C" w14:textId="77777777" w:rsidR="000E1725" w:rsidRPr="00BA1179" w:rsidRDefault="00000000" w:rsidP="007F6974">
            <w:pPr>
              <w:pStyle w:val="TableText"/>
              <w:rPr>
                <w:szCs w:val="24"/>
              </w:rPr>
            </w:pPr>
            <w:r w:rsidRPr="00BA1179">
              <w:rPr>
                <w:szCs w:val="24"/>
              </w:rPr>
              <w:t>ID</w:t>
            </w:r>
          </w:p>
        </w:tc>
        <w:tc>
          <w:tcPr>
            <w:tcW w:w="1978"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622"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1978"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622"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1978"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622"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1978"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622"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1978"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622"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1978"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622"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1978"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622"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1978"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622"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1978"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622"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1978"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622"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1978"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622"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1978"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622"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781A6F" w:rsidRPr="00BA1179"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0E1725" w:rsidRPr="00BA1179" w:rsidRDefault="00000000" w:rsidP="003978A8">
            <w:pPr>
              <w:pStyle w:val="TableText"/>
              <w:spacing w:line="240" w:lineRule="auto"/>
              <w:rPr>
                <w:szCs w:val="24"/>
              </w:rPr>
            </w:pPr>
            <w:r w:rsidRPr="00BA1179">
              <w:rPr>
                <w:szCs w:val="24"/>
              </w:rPr>
              <w:t>Backbone coverage rules: fire threat level (primary: suppression effort)</w:t>
            </w:r>
          </w:p>
        </w:tc>
      </w:tr>
      <w:tr w:rsidR="00781A6F" w:rsidRPr="00BA1179"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0E1725" w:rsidRPr="00BA1179" w:rsidRDefault="00000000" w:rsidP="007F6974">
            <w:pPr>
              <w:pStyle w:val="TableText"/>
              <w:rPr>
                <w:szCs w:val="24"/>
              </w:rPr>
            </w:pPr>
            <w:r w:rsidRPr="00BA1179">
              <w:rPr>
                <w:szCs w:val="24"/>
              </w:rPr>
              <w:t>R23</w:t>
            </w:r>
          </w:p>
        </w:tc>
        <w:tc>
          <w:tcPr>
            <w:tcW w:w="1978" w:type="pct"/>
          </w:tcPr>
          <w:p w14:paraId="7B22985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622" w:type="pct"/>
          </w:tcPr>
          <w:p w14:paraId="793A4CF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781A6F" w:rsidRPr="00BA1179"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0E1725" w:rsidRPr="00BA1179" w:rsidRDefault="00000000" w:rsidP="007F6974">
            <w:pPr>
              <w:pStyle w:val="TableText"/>
              <w:rPr>
                <w:szCs w:val="24"/>
              </w:rPr>
            </w:pPr>
            <w:r w:rsidRPr="00BA1179">
              <w:rPr>
                <w:szCs w:val="24"/>
              </w:rPr>
              <w:t>R24</w:t>
            </w:r>
          </w:p>
        </w:tc>
        <w:tc>
          <w:tcPr>
            <w:tcW w:w="1978" w:type="pct"/>
          </w:tcPr>
          <w:p w14:paraId="4575AFC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622" w:type="pct"/>
          </w:tcPr>
          <w:p w14:paraId="4EE4B9E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781A6F" w:rsidRPr="00BA1179"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0E1725" w:rsidRPr="00BA1179" w:rsidRDefault="00000000" w:rsidP="007F6974">
            <w:pPr>
              <w:pStyle w:val="TableText"/>
              <w:rPr>
                <w:szCs w:val="24"/>
              </w:rPr>
            </w:pPr>
            <w:r w:rsidRPr="00BA1179">
              <w:rPr>
                <w:szCs w:val="24"/>
              </w:rPr>
              <w:t>R25</w:t>
            </w:r>
          </w:p>
        </w:tc>
        <w:tc>
          <w:tcPr>
            <w:tcW w:w="1978" w:type="pct"/>
          </w:tcPr>
          <w:p w14:paraId="32FAFEB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622" w:type="pct"/>
          </w:tcPr>
          <w:p w14:paraId="620BB96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781A6F" w:rsidRPr="00BA1179"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0E1725" w:rsidRPr="00BA1179" w:rsidRDefault="00000000" w:rsidP="007F6974">
            <w:pPr>
              <w:pStyle w:val="TableText"/>
              <w:rPr>
                <w:szCs w:val="24"/>
              </w:rPr>
            </w:pPr>
            <w:r w:rsidRPr="00BA1179">
              <w:rPr>
                <w:szCs w:val="24"/>
              </w:rPr>
              <w:t>R26</w:t>
            </w:r>
          </w:p>
        </w:tc>
        <w:tc>
          <w:tcPr>
            <w:tcW w:w="1978" w:type="pct"/>
          </w:tcPr>
          <w:p w14:paraId="415AD7F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622" w:type="pct"/>
          </w:tcPr>
          <w:p w14:paraId="551D04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781A6F" w:rsidRPr="00BA1179"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0E1725" w:rsidRPr="00BA1179" w:rsidRDefault="00000000" w:rsidP="003978A8">
            <w:pPr>
              <w:pStyle w:val="TableText"/>
              <w:spacing w:line="240" w:lineRule="auto"/>
              <w:rPr>
                <w:szCs w:val="24"/>
              </w:rPr>
            </w:pPr>
            <w:r w:rsidRPr="00BA1179">
              <w:rPr>
                <w:szCs w:val="24"/>
              </w:rPr>
              <w:t>Backbone coverage rules: asset exposure risk (primary: asset protection)</w:t>
            </w:r>
          </w:p>
        </w:tc>
      </w:tr>
      <w:tr w:rsidR="00781A6F" w:rsidRPr="00BA1179"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0E1725" w:rsidRPr="00BA1179" w:rsidRDefault="00000000" w:rsidP="007F6974">
            <w:pPr>
              <w:pStyle w:val="TableText"/>
              <w:rPr>
                <w:szCs w:val="24"/>
              </w:rPr>
            </w:pPr>
            <w:r w:rsidRPr="00BA1179">
              <w:rPr>
                <w:szCs w:val="24"/>
              </w:rPr>
              <w:t>R27</w:t>
            </w:r>
          </w:p>
        </w:tc>
        <w:tc>
          <w:tcPr>
            <w:tcW w:w="1978" w:type="pct"/>
          </w:tcPr>
          <w:p w14:paraId="227F971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622" w:type="pct"/>
          </w:tcPr>
          <w:p w14:paraId="13D356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781A6F" w:rsidRPr="00BA1179"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0E1725" w:rsidRPr="00BA1179" w:rsidRDefault="00000000" w:rsidP="007F6974">
            <w:pPr>
              <w:pStyle w:val="TableText"/>
              <w:rPr>
                <w:szCs w:val="24"/>
              </w:rPr>
            </w:pPr>
            <w:r w:rsidRPr="00BA1179">
              <w:rPr>
                <w:szCs w:val="24"/>
              </w:rPr>
              <w:t>R28</w:t>
            </w:r>
          </w:p>
        </w:tc>
        <w:tc>
          <w:tcPr>
            <w:tcW w:w="1978" w:type="pct"/>
          </w:tcPr>
          <w:p w14:paraId="2928A9A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622" w:type="pct"/>
          </w:tcPr>
          <w:p w14:paraId="180165B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781A6F" w:rsidRPr="00BA1179"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0E1725" w:rsidRPr="00BA1179" w:rsidRDefault="00000000" w:rsidP="007F6974">
            <w:pPr>
              <w:pStyle w:val="TableText"/>
              <w:rPr>
                <w:szCs w:val="24"/>
              </w:rPr>
            </w:pPr>
            <w:r w:rsidRPr="00BA1179">
              <w:rPr>
                <w:szCs w:val="24"/>
              </w:rPr>
              <w:t>R29</w:t>
            </w:r>
          </w:p>
        </w:tc>
        <w:tc>
          <w:tcPr>
            <w:tcW w:w="1978" w:type="pct"/>
          </w:tcPr>
          <w:p w14:paraId="38D5DE5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622" w:type="pct"/>
          </w:tcPr>
          <w:p w14:paraId="7FBF1C7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781A6F" w:rsidRPr="00BA1179"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0E1725" w:rsidRPr="00BA1179" w:rsidRDefault="00000000" w:rsidP="007F6974">
            <w:pPr>
              <w:pStyle w:val="TableText"/>
              <w:rPr>
                <w:szCs w:val="24"/>
              </w:rPr>
            </w:pPr>
            <w:r w:rsidRPr="00BA1179">
              <w:rPr>
                <w:szCs w:val="24"/>
              </w:rPr>
              <w:lastRenderedPageBreak/>
              <w:t>R30</w:t>
            </w:r>
          </w:p>
        </w:tc>
        <w:tc>
          <w:tcPr>
            <w:tcW w:w="1978" w:type="pct"/>
          </w:tcPr>
          <w:p w14:paraId="5DD2740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622" w:type="pct"/>
          </w:tcPr>
          <w:p w14:paraId="6DB9286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781A6F" w:rsidRPr="00BA1179"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0E1725" w:rsidRPr="00BA1179" w:rsidRDefault="00000000" w:rsidP="003978A8">
            <w:pPr>
              <w:pStyle w:val="TableText"/>
              <w:spacing w:line="240" w:lineRule="auto"/>
              <w:rPr>
                <w:szCs w:val="24"/>
              </w:rPr>
            </w:pPr>
            <w:r w:rsidRPr="00BA1179">
              <w:rPr>
                <w:szCs w:val="24"/>
              </w:rPr>
              <w:t>Backbone coverage rules: suppression feasibility (gatekeeper: redistribution)</w:t>
            </w:r>
          </w:p>
        </w:tc>
      </w:tr>
      <w:tr w:rsidR="00781A6F" w:rsidRPr="00BA1179"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0E1725" w:rsidRPr="00BA1179" w:rsidRDefault="00000000" w:rsidP="007F6974">
            <w:pPr>
              <w:pStyle w:val="TableText"/>
              <w:rPr>
                <w:szCs w:val="24"/>
              </w:rPr>
            </w:pPr>
            <w:r w:rsidRPr="00BA1179">
              <w:rPr>
                <w:szCs w:val="24"/>
              </w:rPr>
              <w:t>R31</w:t>
            </w:r>
          </w:p>
        </w:tc>
        <w:tc>
          <w:tcPr>
            <w:tcW w:w="1978" w:type="pct"/>
          </w:tcPr>
          <w:p w14:paraId="02EE56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622" w:type="pct"/>
          </w:tcPr>
          <w:p w14:paraId="0C6DD8E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781A6F" w:rsidRPr="00BA1179"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0E1725" w:rsidRPr="00BA1179" w:rsidRDefault="00000000" w:rsidP="007F6974">
            <w:pPr>
              <w:pStyle w:val="TableText"/>
              <w:rPr>
                <w:szCs w:val="24"/>
              </w:rPr>
            </w:pPr>
            <w:r w:rsidRPr="00BA1179">
              <w:rPr>
                <w:szCs w:val="24"/>
              </w:rPr>
              <w:t>R32</w:t>
            </w:r>
          </w:p>
        </w:tc>
        <w:tc>
          <w:tcPr>
            <w:tcW w:w="1978" w:type="pct"/>
          </w:tcPr>
          <w:p w14:paraId="19157AA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622" w:type="pct"/>
          </w:tcPr>
          <w:p w14:paraId="680E48A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781A6F" w:rsidRPr="00BA1179"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0E1725" w:rsidRPr="00BA1179" w:rsidRDefault="00000000" w:rsidP="007F6974">
            <w:pPr>
              <w:pStyle w:val="TableText"/>
              <w:rPr>
                <w:szCs w:val="24"/>
              </w:rPr>
            </w:pPr>
            <w:r w:rsidRPr="00BA1179">
              <w:rPr>
                <w:szCs w:val="24"/>
              </w:rPr>
              <w:t>R33</w:t>
            </w:r>
          </w:p>
        </w:tc>
        <w:tc>
          <w:tcPr>
            <w:tcW w:w="1978" w:type="pct"/>
          </w:tcPr>
          <w:p w14:paraId="41B6FF4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622" w:type="pct"/>
          </w:tcPr>
          <w:p w14:paraId="246D32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2C3951" w:rsidRPr="00BA1179"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0E1725" w:rsidRPr="00BA1179" w:rsidRDefault="00000000" w:rsidP="007F6974">
            <w:pPr>
              <w:pStyle w:val="TableText"/>
              <w:rPr>
                <w:szCs w:val="24"/>
              </w:rPr>
            </w:pPr>
            <w:r w:rsidRPr="00BA1179">
              <w:rPr>
                <w:szCs w:val="24"/>
              </w:rPr>
              <w:t>R34</w:t>
            </w:r>
          </w:p>
        </w:tc>
        <w:tc>
          <w:tcPr>
            <w:tcW w:w="1978" w:type="pct"/>
          </w:tcPr>
          <w:p w14:paraId="5C3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622" w:type="pct"/>
          </w:tcPr>
          <w:p w14:paraId="5C3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781A6F" w:rsidRPr="00BA1179"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0E1725" w:rsidRPr="00BA1179" w:rsidRDefault="00000000" w:rsidP="003978A8">
            <w:pPr>
              <w:pStyle w:val="TableText"/>
              <w:spacing w:line="240" w:lineRule="auto"/>
              <w:rPr>
                <w:szCs w:val="24"/>
              </w:rPr>
            </w:pPr>
            <w:r w:rsidRPr="00BA1179">
              <w:rPr>
                <w:szCs w:val="24"/>
              </w:rPr>
              <w:t>Backbone coverage rules: intervention urgency (primary: deployment tempo)</w:t>
            </w:r>
          </w:p>
        </w:tc>
      </w:tr>
      <w:tr w:rsidR="00781A6F" w:rsidRPr="00BA1179"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0E1725" w:rsidRPr="00BA1179" w:rsidRDefault="00000000" w:rsidP="007F6974">
            <w:pPr>
              <w:pStyle w:val="TableText"/>
              <w:rPr>
                <w:szCs w:val="24"/>
              </w:rPr>
            </w:pPr>
            <w:r w:rsidRPr="00BA1179">
              <w:rPr>
                <w:szCs w:val="24"/>
              </w:rPr>
              <w:t>R35</w:t>
            </w:r>
          </w:p>
        </w:tc>
        <w:tc>
          <w:tcPr>
            <w:tcW w:w="1978" w:type="pct"/>
          </w:tcPr>
          <w:p w14:paraId="57F8364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622" w:type="pct"/>
          </w:tcPr>
          <w:p w14:paraId="6846B6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781A6F" w:rsidRPr="00BA1179"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0E1725" w:rsidRPr="00BA1179" w:rsidRDefault="00000000" w:rsidP="007F6974">
            <w:pPr>
              <w:pStyle w:val="TableText"/>
              <w:rPr>
                <w:szCs w:val="24"/>
              </w:rPr>
            </w:pPr>
            <w:r w:rsidRPr="00BA1179">
              <w:rPr>
                <w:szCs w:val="24"/>
              </w:rPr>
              <w:t>R36</w:t>
            </w:r>
          </w:p>
        </w:tc>
        <w:tc>
          <w:tcPr>
            <w:tcW w:w="1978" w:type="pct"/>
          </w:tcPr>
          <w:p w14:paraId="537482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622" w:type="pct"/>
          </w:tcPr>
          <w:p w14:paraId="37CE237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781A6F" w:rsidRPr="00BA1179"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0E1725" w:rsidRPr="00BA1179" w:rsidRDefault="00000000" w:rsidP="003978A8">
            <w:pPr>
              <w:pStyle w:val="TableText"/>
              <w:spacing w:line="240" w:lineRule="auto"/>
              <w:rPr>
                <w:szCs w:val="24"/>
              </w:rPr>
            </w:pPr>
            <w:r w:rsidRPr="00BA1179">
              <w:rPr>
                <w:szCs w:val="24"/>
              </w:rPr>
              <w:t>Backbone coverage rules: evacuation pressure (primary: evacuation)</w:t>
            </w:r>
          </w:p>
        </w:tc>
      </w:tr>
      <w:tr w:rsidR="00781A6F" w:rsidRPr="00BA1179"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0E1725" w:rsidRPr="00BA1179" w:rsidRDefault="00000000" w:rsidP="007F6974">
            <w:pPr>
              <w:pStyle w:val="TableText"/>
              <w:rPr>
                <w:szCs w:val="24"/>
              </w:rPr>
            </w:pPr>
            <w:r w:rsidRPr="00BA1179">
              <w:rPr>
                <w:szCs w:val="24"/>
              </w:rPr>
              <w:t>R37</w:t>
            </w:r>
          </w:p>
        </w:tc>
        <w:tc>
          <w:tcPr>
            <w:tcW w:w="1978" w:type="pct"/>
          </w:tcPr>
          <w:p w14:paraId="341782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622" w:type="pct"/>
          </w:tcPr>
          <w:p w14:paraId="04E53F5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781A6F" w:rsidRPr="00BA1179"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0E1725" w:rsidRPr="00BA1179" w:rsidRDefault="00000000" w:rsidP="007F6974">
            <w:pPr>
              <w:pStyle w:val="TableText"/>
              <w:rPr>
                <w:szCs w:val="24"/>
              </w:rPr>
            </w:pPr>
            <w:r w:rsidRPr="00BA1179">
              <w:rPr>
                <w:szCs w:val="24"/>
              </w:rPr>
              <w:t>R38</w:t>
            </w:r>
          </w:p>
        </w:tc>
        <w:tc>
          <w:tcPr>
            <w:tcW w:w="1978" w:type="pct"/>
          </w:tcPr>
          <w:p w14:paraId="486C56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622" w:type="pct"/>
          </w:tcPr>
          <w:p w14:paraId="7F304C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781A6F" w:rsidRPr="00BA1179"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0E1725" w:rsidRPr="00BA1179" w:rsidRDefault="00000000" w:rsidP="007F6974">
            <w:pPr>
              <w:pStyle w:val="TableText"/>
              <w:rPr>
                <w:szCs w:val="24"/>
              </w:rPr>
            </w:pPr>
            <w:r w:rsidRPr="00BA1179">
              <w:rPr>
                <w:szCs w:val="24"/>
              </w:rPr>
              <w:t>R39</w:t>
            </w:r>
          </w:p>
        </w:tc>
        <w:tc>
          <w:tcPr>
            <w:tcW w:w="1978" w:type="pct"/>
          </w:tcPr>
          <w:p w14:paraId="0CC88B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622" w:type="pct"/>
          </w:tcPr>
          <w:p w14:paraId="048F32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781A6F" w:rsidRPr="00BA1179"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0E1725" w:rsidRPr="00BA1179" w:rsidRDefault="00000000" w:rsidP="007F6974">
            <w:pPr>
              <w:pStyle w:val="TableText"/>
              <w:rPr>
                <w:szCs w:val="24"/>
              </w:rPr>
            </w:pPr>
            <w:r w:rsidRPr="00BA1179">
              <w:rPr>
                <w:szCs w:val="24"/>
              </w:rPr>
              <w:t>R40</w:t>
            </w:r>
          </w:p>
        </w:tc>
        <w:tc>
          <w:tcPr>
            <w:tcW w:w="1978" w:type="pct"/>
          </w:tcPr>
          <w:p w14:paraId="796173A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622" w:type="pct"/>
          </w:tcPr>
          <w:p w14:paraId="2A9FBDD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r w:rsidR="002C3951" w:rsidRPr="00BA1179"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0E1725" w:rsidRPr="00BA1179" w:rsidRDefault="00000000" w:rsidP="007F6974">
            <w:pPr>
              <w:pStyle w:val="TableText"/>
              <w:rPr>
                <w:szCs w:val="24"/>
              </w:rPr>
            </w:pPr>
            <w:r w:rsidRPr="00BA1179">
              <w:rPr>
                <w:szCs w:val="24"/>
              </w:rPr>
              <w:t>Adaptation-born rules (illustrative, marked by provenance)</w:t>
            </w:r>
          </w:p>
        </w:tc>
      </w:tr>
      <w:tr w:rsidR="002C3951" w:rsidRPr="00BA1179"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0E1725" w:rsidRPr="00BA1179" w:rsidRDefault="00000000" w:rsidP="007F6974">
            <w:pPr>
              <w:pStyle w:val="TableText"/>
              <w:rPr>
                <w:szCs w:val="24"/>
              </w:rPr>
            </w:pPr>
            <w:r w:rsidRPr="00BA1179">
              <w:rPr>
                <w:szCs w:val="24"/>
              </w:rPr>
              <w:lastRenderedPageBreak/>
              <w:t>R41</w:t>
            </w:r>
          </w:p>
        </w:tc>
        <w:tc>
          <w:tcPr>
            <w:tcW w:w="2600" w:type="pct"/>
          </w:tcPr>
          <w:p w14:paraId="5B2000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(term shoulder tuned by evFIS from 0.55 to 0.50)</w:t>
            </w:r>
          </w:p>
        </w:tc>
        <w:tc>
          <w:tcPr>
            <w:tcW w:w="2000" w:type="pct"/>
          </w:tcPr>
          <w:p w14:paraId="5B200032" w14:textId="58BE7B3E"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0.85 (consequent coefficient retuned from 0.80)</w:t>
            </w:r>
          </w:p>
        </w:tc>
      </w:tr>
      <w:tr w:rsidR="002C3951" w:rsidRPr="00BA1179"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0E1725" w:rsidRPr="00BA1179" w:rsidRDefault="00000000" w:rsidP="007F6974">
            <w:pPr>
              <w:pStyle w:val="TableText"/>
              <w:rPr>
                <w:szCs w:val="24"/>
              </w:rPr>
            </w:pPr>
            <w:r w:rsidRPr="00BA1179">
              <w:rPr>
                <w:szCs w:val="24"/>
              </w:rPr>
              <w:t>R42</w:t>
            </w:r>
          </w:p>
        </w:tc>
        <w:tc>
          <w:tcPr>
            <w:tcW w:w="2600" w:type="pct"/>
          </w:tcPr>
          <w:p w14:paraId="5B2000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suppression feasibility is very low (GenAI-admitted through gates G1-G4)</w:t>
            </w:r>
          </w:p>
        </w:tc>
        <w:tc>
          <w:tcPr>
            <w:tcW w:w="2000" w:type="pct"/>
          </w:tcPr>
          <w:p w14:paraId="5B200036"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0.8, public warning 0.9, staged withdrawal of crews</w:t>
            </w:r>
          </w:p>
        </w:tc>
      </w:tr>
    </w:tbl>
    <w:p w14:paraId="096298E7" w14:textId="77777777" w:rsidR="000E1725" w:rsidRPr="00BA1179" w:rsidRDefault="000E1725">
      <w:pPr>
        <w:pStyle w:val="ParText"/>
      </w:pPr>
    </w:p>
    <w:p w14:paraId="39E77380" w14:textId="6A23EC62" w:rsidR="000E1725" w:rsidRPr="00BA1179" w:rsidRDefault="00000000">
      <w:pPr>
        <w:pStyle w:val="ParText"/>
      </w:pPr>
      <w:r w:rsidRPr="00BA1179">
        <w:t xml:space="preserve">Rules R1 to R22 encode the doctrine of the multi-concept regimes and the life-safety boundary; rules R23 to R40 form the single-antecedent backbone that guarantees the coverage condition of </w:t>
      </w:r>
      <w:r w:rsidRPr="00BA1179">
        <w:fldChar w:fldCharType="begin"/>
      </w:r>
      <w:r w:rsidRPr="00BA1179">
        <w:instrText xml:space="preserve"> REF _RefEqB5202 \h </w:instrText>
      </w:r>
      <w:r w:rsidRPr="00BA1179">
        <w:fldChar w:fldCharType="separate"/>
      </w:r>
      <w:r w:rsidR="00B13AC5" w:rsidRPr="00BA1179">
        <w:t xml:space="preserve">( </w:t>
      </w:r>
      <w:r w:rsidR="00B13AC5">
        <w:rPr>
          <w:noProof/>
        </w:rPr>
        <w:t>47</w:t>
      </w:r>
      <w:r w:rsidR="00B13AC5" w:rsidRPr="00BA1179">
        <w:t xml:space="preserve"> )</w:t>
      </w:r>
      <w:r w:rsidRPr="00BA1179">
        <w:fldChar w:fldCharType="end"/>
      </w:r>
      <w:r w:rsidRPr="00BA1179">
        <w:t>,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Rows R41 and R42 illustrate this class with the identifiers they receive when created during a run.</w:t>
      </w:r>
    </w:p>
    <w:p w14:paraId="2E0DDE71" w14:textId="5AA6D78A" w:rsidR="000E1725" w:rsidRPr="00BA1179" w:rsidRDefault="00000000">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B13AC5" w:rsidRPr="00BA1179">
        <w:t xml:space="preserve">( </w:t>
      </w:r>
      <w:r w:rsidR="00B13AC5">
        <w:rPr>
          <w:noProof/>
        </w:rPr>
        <w:t>56</w:t>
      </w:r>
      <w:r w:rsidR="00B13AC5"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347" w:name="_Toc235058063"/>
      <w:commentRangeStart w:id="348"/>
      <w:r w:rsidRPr="00BA1179">
        <w:rPr>
          <w:lang w:val="en-US"/>
        </w:rPr>
        <w:lastRenderedPageBreak/>
        <w:t>CURRICULUM VITAE</w:t>
      </w:r>
      <w:bookmarkEnd w:id="347"/>
      <w:r w:rsidRPr="00BA1179">
        <w:rPr>
          <w:lang w:val="en-US"/>
        </w:rPr>
        <w:t xml:space="preserve"> </w:t>
      </w:r>
      <w:commentRangeEnd w:id="348"/>
      <w:r w:rsidRPr="00BA1179">
        <w:rPr>
          <w:rStyle w:val="CommentReference"/>
          <w:sz w:val="24"/>
          <w:szCs w:val="24"/>
          <w:lang w:val="en-US"/>
        </w:rPr>
        <w:commentReference w:id="348"/>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349" w:name="LastPage"/>
      <w:bookmarkEnd w:id="349"/>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4"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45" w:author="Çağlar Akman" w:date="2026-07-08T13:27:00Z" w:initials="ÇA">
    <w:p w14:paraId="49DD6E8C" w14:textId="77777777" w:rsidR="000E1725" w:rsidRPr="00BA1179" w:rsidRDefault="00000000" w:rsidP="004A0D65">
      <w:pPr>
        <w:pStyle w:val="CommentText"/>
        <w:jc w:val="left"/>
      </w:pPr>
      <w:r w:rsidRPr="00BA1179">
        <w:rPr>
          <w:rStyle w:val="CommentReference"/>
        </w:rPr>
        <w:annotationRef/>
      </w:r>
      <w:r w:rsidRPr="00BA1179">
        <w:t>Boş olan chapterlar dolduğunda burası güncellenmeli. Chapter 4,5 ve 6</w:t>
      </w:r>
    </w:p>
  </w:comment>
  <w:comment w:id="74" w:author="Çağlar Akman" w:date="2026-07-16T00:12:00Z" w:initials="ÇA">
    <w:p w14:paraId="586B5639" w14:textId="77777777" w:rsidR="00D25AA8" w:rsidRDefault="00D25AA8" w:rsidP="00D25AA8">
      <w:pPr>
        <w:pStyle w:val="CommentText"/>
        <w:jc w:val="left"/>
      </w:pPr>
      <w:r>
        <w:rPr>
          <w:rStyle w:val="CommentReference"/>
        </w:rPr>
        <w:annotationRef/>
      </w:r>
      <w:r>
        <w:t>İlk cümleye mamdani ve tagaki için ref koy.</w:t>
      </w:r>
    </w:p>
  </w:comment>
  <w:comment w:id="344" w:author="Çağlar Akman" w:date="2026-07-12T20:18:00Z" w:initials="ÇA">
    <w:p w14:paraId="5DEB0FC8" w14:textId="77777777" w:rsidR="000E1725" w:rsidRPr="00BA1179" w:rsidRDefault="00000000" w:rsidP="00422FCA">
      <w:pPr>
        <w:pStyle w:val="CommentText"/>
        <w:jc w:val="left"/>
      </w:pPr>
      <w:r w:rsidRPr="00BA1179">
        <w:rPr>
          <w:rStyle w:val="CommentReference"/>
        </w:rPr>
        <w:annotationRef/>
      </w:r>
      <w:r w:rsidRPr="00BA1179">
        <w:t xml:space="preserve">Kodda olan minimal set </w:t>
      </w:r>
    </w:p>
    <w:p w14:paraId="1DC94F77" w14:textId="77777777" w:rsidR="000E1725" w:rsidRPr="00BA1179" w:rsidRDefault="00000000" w:rsidP="00422FCA">
      <w:pPr>
        <w:pStyle w:val="CommentText"/>
        <w:jc w:val="left"/>
      </w:pPr>
      <w:r w:rsidRPr="00BA1179">
        <w:t>Diğer set</w:t>
      </w:r>
    </w:p>
    <w:p w14:paraId="4EFA399C" w14:textId="77777777" w:rsidR="000E1725" w:rsidRPr="00BA1179" w:rsidRDefault="00000000" w:rsidP="00422FCA">
      <w:pPr>
        <w:pStyle w:val="CommentText"/>
        <w:jc w:val="left"/>
      </w:pPr>
      <w:r w:rsidRPr="00BA1179">
        <w:t xml:space="preserve">Bu tablo üzerinde belirtmek iyi ise öyle yapalım </w:t>
      </w:r>
    </w:p>
    <w:p w14:paraId="7080E40B" w14:textId="77777777" w:rsidR="000E1725" w:rsidRPr="00BA1179" w:rsidRDefault="000E1725" w:rsidP="00422FCA">
      <w:pPr>
        <w:pStyle w:val="CommentText"/>
        <w:jc w:val="left"/>
      </w:pPr>
    </w:p>
    <w:p w14:paraId="1D5C5660" w14:textId="77777777" w:rsidR="000E1725" w:rsidRPr="00BA1179" w:rsidRDefault="00000000" w:rsidP="00422FCA">
      <w:pPr>
        <w:pStyle w:val="CommentText"/>
        <w:jc w:val="left"/>
      </w:pPr>
      <w:r w:rsidRPr="00BA1179">
        <w:t>Birden fazla değil de belki bir ifade ile bile olabilir tablodan sonra.</w:t>
      </w:r>
    </w:p>
  </w:comment>
  <w:comment w:id="343" w:author="CLAUDE" w:date="2026-07-12T18:45:00Z" w:initials="C">
    <w:p w14:paraId="5DCFB08C" w14:textId="77777777" w:rsidR="00EE7190" w:rsidRPr="00BA1179" w:rsidRDefault="00000000">
      <w:r w:rsidRPr="00BA1179">
        <w:rPr>
          <w:rStyle w:val="CommentReference"/>
        </w:rPr>
        <w:annotationRef/>
      </w:r>
      <w:r w:rsidRPr="00BA1179">
        <w:t>Verified against make_runtime_rules in dss/adapt.py. No extra tables were added; the profiles are given as a single statement next to Table E.1. The full profile loads all forty seeds, the core profile loads the doctrine block R1 to R22 and leaves the backbone to adaptation, and the minimal profile loads the strongest seed of each intervention family, which with the current base selects exactly R7, R11, R15, R20 and R26. Those five names were read from the code, not assumed.</w:t>
      </w:r>
    </w:p>
  </w:comment>
  <w:comment w:id="348"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632D1A8" w15:done="0"/>
  <w15:commentEx w15:paraId="49DD6E8C" w15:done="0"/>
  <w15:commentEx w15:paraId="586B5639" w15:done="0"/>
  <w15:commentEx w15:paraId="1D5C5660" w15:done="0"/>
  <w15:commentEx w15:paraId="5DCFB08C"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79A3CDFE" w16cex:dateUtc="2026-04-16T20:42:00Z"/>
  <w16cex:commentExtensible w16cex:durableId="2F024D7E" w16cex:dateUtc="2026-07-15T21:12: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632D1A8" w16cid:durableId="79A3CDFE"/>
  <w16cid:commentId w16cid:paraId="49DD6E8C" w16cid:durableId="49DD6E8C"/>
  <w16cid:commentId w16cid:paraId="586B5639" w16cid:durableId="2F024D7E"/>
  <w16cid:commentId w16cid:paraId="1D5C5660" w16cid:durableId="1D5C5660"/>
  <w16cid:commentId w16cid:paraId="5DCFB08C" w16cid:durableId="5DCFB08C"/>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23859" w14:textId="77777777" w:rsidR="00B87F04" w:rsidRPr="00BA1179" w:rsidRDefault="00B87F04">
      <w:pPr>
        <w:spacing w:after="0" w:line="240" w:lineRule="auto"/>
      </w:pPr>
      <w:r w:rsidRPr="00BA1179">
        <w:separator/>
      </w:r>
    </w:p>
    <w:p w14:paraId="70A8651A" w14:textId="77777777" w:rsidR="00B87F04" w:rsidRPr="00BA1179" w:rsidRDefault="00B87F04"/>
  </w:endnote>
  <w:endnote w:type="continuationSeparator" w:id="0">
    <w:p w14:paraId="12CA5EBE" w14:textId="77777777" w:rsidR="00B87F04" w:rsidRPr="00BA1179" w:rsidRDefault="00B87F04">
      <w:pPr>
        <w:spacing w:after="0" w:line="240" w:lineRule="auto"/>
      </w:pPr>
      <w:r w:rsidRPr="00BA1179">
        <w:continuationSeparator/>
      </w:r>
    </w:p>
    <w:p w14:paraId="78A1654E" w14:textId="77777777" w:rsidR="00B87F04" w:rsidRPr="00BA1179" w:rsidRDefault="00B87F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D757D" w14:textId="77777777" w:rsidR="00B87F04" w:rsidRPr="00BA1179" w:rsidRDefault="00B87F04">
      <w:pPr>
        <w:spacing w:after="0" w:line="240" w:lineRule="auto"/>
      </w:pPr>
      <w:r w:rsidRPr="00BA1179">
        <w:separator/>
      </w:r>
    </w:p>
    <w:p w14:paraId="2D90EFBD" w14:textId="77777777" w:rsidR="00B87F04" w:rsidRPr="00BA1179" w:rsidRDefault="00B87F04"/>
  </w:footnote>
  <w:footnote w:type="continuationSeparator" w:id="0">
    <w:p w14:paraId="2A8BA953" w14:textId="77777777" w:rsidR="00B87F04" w:rsidRPr="00BA1179" w:rsidRDefault="00B87F04">
      <w:pPr>
        <w:spacing w:after="0" w:line="240" w:lineRule="auto"/>
      </w:pPr>
      <w:r w:rsidRPr="00BA1179">
        <w:continuationSeparator/>
      </w:r>
    </w:p>
    <w:p w14:paraId="4AEBA2A1" w14:textId="77777777" w:rsidR="00B87F04" w:rsidRPr="00BA1179" w:rsidRDefault="00B87F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2147168473" name="Picture 214716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E724E79"/>
    <w:multiLevelType w:val="hybridMultilevel"/>
    <w:tmpl w:val="1974EF6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10"/>
  </w:num>
  <w:num w:numId="2" w16cid:durableId="380713946">
    <w:abstractNumId w:val="12"/>
  </w:num>
  <w:num w:numId="3" w16cid:durableId="151802545">
    <w:abstractNumId w:val="11"/>
  </w:num>
  <w:num w:numId="4" w16cid:durableId="700394965">
    <w:abstractNumId w:val="3"/>
  </w:num>
  <w:num w:numId="5" w16cid:durableId="1482698343">
    <w:abstractNumId w:val="5"/>
  </w:num>
  <w:num w:numId="6" w16cid:durableId="90057234">
    <w:abstractNumId w:val="1"/>
  </w:num>
  <w:num w:numId="7" w16cid:durableId="471217030">
    <w:abstractNumId w:val="2"/>
  </w:num>
  <w:num w:numId="8" w16cid:durableId="115028274">
    <w:abstractNumId w:val="13"/>
  </w:num>
  <w:num w:numId="9" w16cid:durableId="1220022380">
    <w:abstractNumId w:val="9"/>
  </w:num>
  <w:num w:numId="10" w16cid:durableId="1400321087">
    <w:abstractNumId w:val="4"/>
  </w:num>
  <w:num w:numId="11" w16cid:durableId="857308791">
    <w:abstractNumId w:val="7"/>
  </w:num>
  <w:num w:numId="12" w16cid:durableId="1319385733">
    <w:abstractNumId w:val="0"/>
  </w:num>
  <w:num w:numId="13" w16cid:durableId="1239904394">
    <w:abstractNumId w:val="8"/>
  </w:num>
  <w:num w:numId="14" w16cid:durableId="1370688945">
    <w:abstractNumId w:val="14"/>
  </w:num>
  <w:num w:numId="15" w16cid:durableId="2138985465">
    <w:abstractNumId w:val="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228F"/>
    <w:rsid w:val="00012548"/>
    <w:rsid w:val="00012F37"/>
    <w:rsid w:val="00013DD8"/>
    <w:rsid w:val="000146ED"/>
    <w:rsid w:val="000147FB"/>
    <w:rsid w:val="00015B24"/>
    <w:rsid w:val="00015B6C"/>
    <w:rsid w:val="00015E28"/>
    <w:rsid w:val="000161DE"/>
    <w:rsid w:val="000173D7"/>
    <w:rsid w:val="0001778A"/>
    <w:rsid w:val="0002015A"/>
    <w:rsid w:val="000204A5"/>
    <w:rsid w:val="00020DE7"/>
    <w:rsid w:val="00021A7B"/>
    <w:rsid w:val="00021F3B"/>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91D"/>
    <w:rsid w:val="00036F46"/>
    <w:rsid w:val="00037085"/>
    <w:rsid w:val="00037A31"/>
    <w:rsid w:val="000409B6"/>
    <w:rsid w:val="00041243"/>
    <w:rsid w:val="000419DC"/>
    <w:rsid w:val="00041C8A"/>
    <w:rsid w:val="00041CD1"/>
    <w:rsid w:val="00041D3C"/>
    <w:rsid w:val="00042DA5"/>
    <w:rsid w:val="000440C1"/>
    <w:rsid w:val="00045203"/>
    <w:rsid w:val="00045EFB"/>
    <w:rsid w:val="000464DC"/>
    <w:rsid w:val="00047865"/>
    <w:rsid w:val="00047ACB"/>
    <w:rsid w:val="00050384"/>
    <w:rsid w:val="00050ACA"/>
    <w:rsid w:val="00051047"/>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31B"/>
    <w:rsid w:val="00070BC3"/>
    <w:rsid w:val="000711CD"/>
    <w:rsid w:val="000737B8"/>
    <w:rsid w:val="00074199"/>
    <w:rsid w:val="000741B8"/>
    <w:rsid w:val="000744F2"/>
    <w:rsid w:val="0007466F"/>
    <w:rsid w:val="00074B68"/>
    <w:rsid w:val="00075D66"/>
    <w:rsid w:val="00075E07"/>
    <w:rsid w:val="00075F9F"/>
    <w:rsid w:val="0007627B"/>
    <w:rsid w:val="00076E51"/>
    <w:rsid w:val="0007719D"/>
    <w:rsid w:val="000807EA"/>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7D9"/>
    <w:rsid w:val="000A7AC0"/>
    <w:rsid w:val="000A7DE1"/>
    <w:rsid w:val="000B1113"/>
    <w:rsid w:val="000B132B"/>
    <w:rsid w:val="000B1640"/>
    <w:rsid w:val="000B16E6"/>
    <w:rsid w:val="000B53AC"/>
    <w:rsid w:val="000B55F8"/>
    <w:rsid w:val="000B5748"/>
    <w:rsid w:val="000B5CA4"/>
    <w:rsid w:val="000B5F55"/>
    <w:rsid w:val="000B645E"/>
    <w:rsid w:val="000C06C0"/>
    <w:rsid w:val="000C0AE4"/>
    <w:rsid w:val="000C0C00"/>
    <w:rsid w:val="000C1B15"/>
    <w:rsid w:val="000C1DB0"/>
    <w:rsid w:val="000C1FCD"/>
    <w:rsid w:val="000C2B31"/>
    <w:rsid w:val="000C3704"/>
    <w:rsid w:val="000C52BF"/>
    <w:rsid w:val="000C5722"/>
    <w:rsid w:val="000C5B16"/>
    <w:rsid w:val="000C5B31"/>
    <w:rsid w:val="000C5ED5"/>
    <w:rsid w:val="000C63F0"/>
    <w:rsid w:val="000C6C9B"/>
    <w:rsid w:val="000C7549"/>
    <w:rsid w:val="000D1E16"/>
    <w:rsid w:val="000D2946"/>
    <w:rsid w:val="000D3A56"/>
    <w:rsid w:val="000D5481"/>
    <w:rsid w:val="000D5653"/>
    <w:rsid w:val="000D5771"/>
    <w:rsid w:val="000D5AA2"/>
    <w:rsid w:val="000D5BF5"/>
    <w:rsid w:val="000D6399"/>
    <w:rsid w:val="000D63DD"/>
    <w:rsid w:val="000D66C7"/>
    <w:rsid w:val="000D729D"/>
    <w:rsid w:val="000E0F53"/>
    <w:rsid w:val="000E141D"/>
    <w:rsid w:val="000E1683"/>
    <w:rsid w:val="000E1725"/>
    <w:rsid w:val="000E26E9"/>
    <w:rsid w:val="000E279E"/>
    <w:rsid w:val="000E35CB"/>
    <w:rsid w:val="000E4AC0"/>
    <w:rsid w:val="000E62CE"/>
    <w:rsid w:val="000E6842"/>
    <w:rsid w:val="000F0105"/>
    <w:rsid w:val="000F0A41"/>
    <w:rsid w:val="000F0C18"/>
    <w:rsid w:val="000F237F"/>
    <w:rsid w:val="000F23C3"/>
    <w:rsid w:val="000F3EE1"/>
    <w:rsid w:val="000F5B1A"/>
    <w:rsid w:val="000F7615"/>
    <w:rsid w:val="000F7E5D"/>
    <w:rsid w:val="00100173"/>
    <w:rsid w:val="00101791"/>
    <w:rsid w:val="00101B60"/>
    <w:rsid w:val="001024C5"/>
    <w:rsid w:val="0010254C"/>
    <w:rsid w:val="0010272E"/>
    <w:rsid w:val="0010331C"/>
    <w:rsid w:val="0010389F"/>
    <w:rsid w:val="001040B6"/>
    <w:rsid w:val="001048D3"/>
    <w:rsid w:val="001051D8"/>
    <w:rsid w:val="00105578"/>
    <w:rsid w:val="00106357"/>
    <w:rsid w:val="0010663D"/>
    <w:rsid w:val="0010736C"/>
    <w:rsid w:val="00107471"/>
    <w:rsid w:val="00107642"/>
    <w:rsid w:val="0011106C"/>
    <w:rsid w:val="0011118F"/>
    <w:rsid w:val="00111720"/>
    <w:rsid w:val="001117A0"/>
    <w:rsid w:val="001120AC"/>
    <w:rsid w:val="001128FB"/>
    <w:rsid w:val="00112D00"/>
    <w:rsid w:val="001135A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C9"/>
    <w:rsid w:val="001464D5"/>
    <w:rsid w:val="001468AF"/>
    <w:rsid w:val="001471A2"/>
    <w:rsid w:val="0014754E"/>
    <w:rsid w:val="0014799F"/>
    <w:rsid w:val="00147B59"/>
    <w:rsid w:val="00147B75"/>
    <w:rsid w:val="00147C89"/>
    <w:rsid w:val="0015062D"/>
    <w:rsid w:val="0015069A"/>
    <w:rsid w:val="00152330"/>
    <w:rsid w:val="001526C8"/>
    <w:rsid w:val="00152A59"/>
    <w:rsid w:val="00152B05"/>
    <w:rsid w:val="001532A0"/>
    <w:rsid w:val="00153501"/>
    <w:rsid w:val="0015443B"/>
    <w:rsid w:val="001545DC"/>
    <w:rsid w:val="00154AB4"/>
    <w:rsid w:val="00154B60"/>
    <w:rsid w:val="001553E1"/>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21B3"/>
    <w:rsid w:val="00192281"/>
    <w:rsid w:val="00192E39"/>
    <w:rsid w:val="00193A4E"/>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0EE7"/>
    <w:rsid w:val="001E2420"/>
    <w:rsid w:val="001E3970"/>
    <w:rsid w:val="001E4313"/>
    <w:rsid w:val="001E4B0A"/>
    <w:rsid w:val="001E4C44"/>
    <w:rsid w:val="001E4D44"/>
    <w:rsid w:val="001E5F6D"/>
    <w:rsid w:val="001E6792"/>
    <w:rsid w:val="001E6858"/>
    <w:rsid w:val="001E73C4"/>
    <w:rsid w:val="001E7A4A"/>
    <w:rsid w:val="001F01EF"/>
    <w:rsid w:val="001F0C16"/>
    <w:rsid w:val="001F19DE"/>
    <w:rsid w:val="001F1A15"/>
    <w:rsid w:val="001F2282"/>
    <w:rsid w:val="001F349C"/>
    <w:rsid w:val="001F446C"/>
    <w:rsid w:val="001F4A41"/>
    <w:rsid w:val="001F4AC8"/>
    <w:rsid w:val="001F52FE"/>
    <w:rsid w:val="001F5449"/>
    <w:rsid w:val="001F5627"/>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44A7"/>
    <w:rsid w:val="00214536"/>
    <w:rsid w:val="002148BE"/>
    <w:rsid w:val="00214CFA"/>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CD"/>
    <w:rsid w:val="00232745"/>
    <w:rsid w:val="00232B3C"/>
    <w:rsid w:val="00233503"/>
    <w:rsid w:val="00234C26"/>
    <w:rsid w:val="002366B2"/>
    <w:rsid w:val="00237656"/>
    <w:rsid w:val="00240853"/>
    <w:rsid w:val="0024097F"/>
    <w:rsid w:val="002415EE"/>
    <w:rsid w:val="00242D56"/>
    <w:rsid w:val="00242F09"/>
    <w:rsid w:val="00244621"/>
    <w:rsid w:val="00246D8D"/>
    <w:rsid w:val="00246EA1"/>
    <w:rsid w:val="0024719C"/>
    <w:rsid w:val="00247467"/>
    <w:rsid w:val="00247BA1"/>
    <w:rsid w:val="0025100C"/>
    <w:rsid w:val="002516B5"/>
    <w:rsid w:val="00251ECD"/>
    <w:rsid w:val="00252414"/>
    <w:rsid w:val="00252AB5"/>
    <w:rsid w:val="002531AC"/>
    <w:rsid w:val="0025363D"/>
    <w:rsid w:val="002538FB"/>
    <w:rsid w:val="002545BC"/>
    <w:rsid w:val="00254AFB"/>
    <w:rsid w:val="00254BBB"/>
    <w:rsid w:val="00255E2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8E4"/>
    <w:rsid w:val="00277A65"/>
    <w:rsid w:val="00280CAD"/>
    <w:rsid w:val="00280FCC"/>
    <w:rsid w:val="00280FCD"/>
    <w:rsid w:val="0028105B"/>
    <w:rsid w:val="00281D69"/>
    <w:rsid w:val="0028227D"/>
    <w:rsid w:val="00282804"/>
    <w:rsid w:val="00282F68"/>
    <w:rsid w:val="00283629"/>
    <w:rsid w:val="00284437"/>
    <w:rsid w:val="0028520A"/>
    <w:rsid w:val="00285F0F"/>
    <w:rsid w:val="00286079"/>
    <w:rsid w:val="00290925"/>
    <w:rsid w:val="00290D62"/>
    <w:rsid w:val="00291B1D"/>
    <w:rsid w:val="00291CAB"/>
    <w:rsid w:val="00292FE2"/>
    <w:rsid w:val="0029317E"/>
    <w:rsid w:val="002933EA"/>
    <w:rsid w:val="00293A50"/>
    <w:rsid w:val="00293FF0"/>
    <w:rsid w:val="0029473F"/>
    <w:rsid w:val="00294E22"/>
    <w:rsid w:val="00295599"/>
    <w:rsid w:val="00296726"/>
    <w:rsid w:val="00297F77"/>
    <w:rsid w:val="002A1501"/>
    <w:rsid w:val="002A1A37"/>
    <w:rsid w:val="002A1E3E"/>
    <w:rsid w:val="002A382C"/>
    <w:rsid w:val="002A38CE"/>
    <w:rsid w:val="002A3C02"/>
    <w:rsid w:val="002A4DFC"/>
    <w:rsid w:val="002A5216"/>
    <w:rsid w:val="002A5CCD"/>
    <w:rsid w:val="002A5DE9"/>
    <w:rsid w:val="002A6110"/>
    <w:rsid w:val="002A6810"/>
    <w:rsid w:val="002A7514"/>
    <w:rsid w:val="002B05D8"/>
    <w:rsid w:val="002B0EC0"/>
    <w:rsid w:val="002B2752"/>
    <w:rsid w:val="002B2E78"/>
    <w:rsid w:val="002B38D3"/>
    <w:rsid w:val="002B38D9"/>
    <w:rsid w:val="002B5092"/>
    <w:rsid w:val="002B5C44"/>
    <w:rsid w:val="002B5D4A"/>
    <w:rsid w:val="002B63A5"/>
    <w:rsid w:val="002B6A51"/>
    <w:rsid w:val="002B6B81"/>
    <w:rsid w:val="002B6CBA"/>
    <w:rsid w:val="002B7366"/>
    <w:rsid w:val="002C0CEF"/>
    <w:rsid w:val="002C3EEC"/>
    <w:rsid w:val="002C418F"/>
    <w:rsid w:val="002C439C"/>
    <w:rsid w:val="002C54DA"/>
    <w:rsid w:val="002C6670"/>
    <w:rsid w:val="002C7491"/>
    <w:rsid w:val="002D067C"/>
    <w:rsid w:val="002D0802"/>
    <w:rsid w:val="002D0955"/>
    <w:rsid w:val="002D1275"/>
    <w:rsid w:val="002D1682"/>
    <w:rsid w:val="002D1D9A"/>
    <w:rsid w:val="002D2727"/>
    <w:rsid w:val="002D2DAB"/>
    <w:rsid w:val="002D38EB"/>
    <w:rsid w:val="002D5007"/>
    <w:rsid w:val="002D5E8E"/>
    <w:rsid w:val="002D5F41"/>
    <w:rsid w:val="002D725F"/>
    <w:rsid w:val="002D7BAF"/>
    <w:rsid w:val="002D7E42"/>
    <w:rsid w:val="002D7F73"/>
    <w:rsid w:val="002E0469"/>
    <w:rsid w:val="002E0B39"/>
    <w:rsid w:val="002E0D87"/>
    <w:rsid w:val="002E1057"/>
    <w:rsid w:val="002E162E"/>
    <w:rsid w:val="002E1C6C"/>
    <w:rsid w:val="002E21E6"/>
    <w:rsid w:val="002E28AA"/>
    <w:rsid w:val="002E2A74"/>
    <w:rsid w:val="002E4187"/>
    <w:rsid w:val="002E45CE"/>
    <w:rsid w:val="002E5CD0"/>
    <w:rsid w:val="002E610C"/>
    <w:rsid w:val="002E67F8"/>
    <w:rsid w:val="002E6DD1"/>
    <w:rsid w:val="002F0BD3"/>
    <w:rsid w:val="002F0DAB"/>
    <w:rsid w:val="002F1555"/>
    <w:rsid w:val="002F1D95"/>
    <w:rsid w:val="002F24E1"/>
    <w:rsid w:val="002F27EB"/>
    <w:rsid w:val="002F30DA"/>
    <w:rsid w:val="002F37F2"/>
    <w:rsid w:val="002F3C5F"/>
    <w:rsid w:val="002F421E"/>
    <w:rsid w:val="002F4E69"/>
    <w:rsid w:val="002F60E8"/>
    <w:rsid w:val="002F61EB"/>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11F8"/>
    <w:rsid w:val="00311736"/>
    <w:rsid w:val="00311CCA"/>
    <w:rsid w:val="003129D9"/>
    <w:rsid w:val="00312C68"/>
    <w:rsid w:val="00312D49"/>
    <w:rsid w:val="00313393"/>
    <w:rsid w:val="003133DD"/>
    <w:rsid w:val="003147E3"/>
    <w:rsid w:val="00314823"/>
    <w:rsid w:val="00314ABD"/>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371"/>
    <w:rsid w:val="003252B9"/>
    <w:rsid w:val="0032587E"/>
    <w:rsid w:val="003259D6"/>
    <w:rsid w:val="003264A0"/>
    <w:rsid w:val="00327F7B"/>
    <w:rsid w:val="003301FF"/>
    <w:rsid w:val="0033118E"/>
    <w:rsid w:val="0033234F"/>
    <w:rsid w:val="0033325E"/>
    <w:rsid w:val="00334238"/>
    <w:rsid w:val="0033456A"/>
    <w:rsid w:val="00334870"/>
    <w:rsid w:val="003348C9"/>
    <w:rsid w:val="003354E0"/>
    <w:rsid w:val="0033566A"/>
    <w:rsid w:val="0033599B"/>
    <w:rsid w:val="00337D99"/>
    <w:rsid w:val="00337F1C"/>
    <w:rsid w:val="0034018F"/>
    <w:rsid w:val="00340A63"/>
    <w:rsid w:val="00341BC7"/>
    <w:rsid w:val="00341C8B"/>
    <w:rsid w:val="00342253"/>
    <w:rsid w:val="00343095"/>
    <w:rsid w:val="0034330A"/>
    <w:rsid w:val="003433D5"/>
    <w:rsid w:val="00343978"/>
    <w:rsid w:val="0034499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A4B"/>
    <w:rsid w:val="0036254E"/>
    <w:rsid w:val="0036271A"/>
    <w:rsid w:val="0036323B"/>
    <w:rsid w:val="00363AEC"/>
    <w:rsid w:val="0036404C"/>
    <w:rsid w:val="00364447"/>
    <w:rsid w:val="00364617"/>
    <w:rsid w:val="0036625B"/>
    <w:rsid w:val="003677F1"/>
    <w:rsid w:val="003712E0"/>
    <w:rsid w:val="00372E55"/>
    <w:rsid w:val="003736C7"/>
    <w:rsid w:val="00373B62"/>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9088A"/>
    <w:rsid w:val="00391FE0"/>
    <w:rsid w:val="0039220E"/>
    <w:rsid w:val="00392992"/>
    <w:rsid w:val="003929A2"/>
    <w:rsid w:val="00392FF7"/>
    <w:rsid w:val="003938B1"/>
    <w:rsid w:val="00394184"/>
    <w:rsid w:val="00394315"/>
    <w:rsid w:val="0039462D"/>
    <w:rsid w:val="00396549"/>
    <w:rsid w:val="0039726B"/>
    <w:rsid w:val="003973FB"/>
    <w:rsid w:val="00397FC5"/>
    <w:rsid w:val="003A01ED"/>
    <w:rsid w:val="003A0E1D"/>
    <w:rsid w:val="003A143B"/>
    <w:rsid w:val="003A17D3"/>
    <w:rsid w:val="003A22A1"/>
    <w:rsid w:val="003A2400"/>
    <w:rsid w:val="003A2F46"/>
    <w:rsid w:val="003A4148"/>
    <w:rsid w:val="003A4BAD"/>
    <w:rsid w:val="003A4BF8"/>
    <w:rsid w:val="003A50AC"/>
    <w:rsid w:val="003A5753"/>
    <w:rsid w:val="003A60CA"/>
    <w:rsid w:val="003A697D"/>
    <w:rsid w:val="003A6B92"/>
    <w:rsid w:val="003A6E8D"/>
    <w:rsid w:val="003A7162"/>
    <w:rsid w:val="003B033E"/>
    <w:rsid w:val="003B1A8C"/>
    <w:rsid w:val="003B2D7C"/>
    <w:rsid w:val="003B2FD7"/>
    <w:rsid w:val="003B3DE1"/>
    <w:rsid w:val="003B4B01"/>
    <w:rsid w:val="003B4D82"/>
    <w:rsid w:val="003B53A8"/>
    <w:rsid w:val="003B5A05"/>
    <w:rsid w:val="003B5A87"/>
    <w:rsid w:val="003B69BE"/>
    <w:rsid w:val="003B6EB9"/>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5CC"/>
    <w:rsid w:val="003D2170"/>
    <w:rsid w:val="003D3462"/>
    <w:rsid w:val="003D3B3F"/>
    <w:rsid w:val="003D4D55"/>
    <w:rsid w:val="003D5803"/>
    <w:rsid w:val="003D5A12"/>
    <w:rsid w:val="003D5E01"/>
    <w:rsid w:val="003D6520"/>
    <w:rsid w:val="003D73A0"/>
    <w:rsid w:val="003D7809"/>
    <w:rsid w:val="003E00EA"/>
    <w:rsid w:val="003E0654"/>
    <w:rsid w:val="003E1D2C"/>
    <w:rsid w:val="003E201F"/>
    <w:rsid w:val="003E28B4"/>
    <w:rsid w:val="003E2C76"/>
    <w:rsid w:val="003E3099"/>
    <w:rsid w:val="003E313C"/>
    <w:rsid w:val="003E3CD3"/>
    <w:rsid w:val="003E45AF"/>
    <w:rsid w:val="003E473E"/>
    <w:rsid w:val="003E47D1"/>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1336"/>
    <w:rsid w:val="00401822"/>
    <w:rsid w:val="00402004"/>
    <w:rsid w:val="004022C7"/>
    <w:rsid w:val="00402645"/>
    <w:rsid w:val="00402DB5"/>
    <w:rsid w:val="00403416"/>
    <w:rsid w:val="004039BC"/>
    <w:rsid w:val="00405F28"/>
    <w:rsid w:val="004068CC"/>
    <w:rsid w:val="00406BAE"/>
    <w:rsid w:val="00407525"/>
    <w:rsid w:val="0040770C"/>
    <w:rsid w:val="00407EDA"/>
    <w:rsid w:val="00411C67"/>
    <w:rsid w:val="00411C74"/>
    <w:rsid w:val="00412551"/>
    <w:rsid w:val="0041302C"/>
    <w:rsid w:val="004138DB"/>
    <w:rsid w:val="00415A97"/>
    <w:rsid w:val="00416C44"/>
    <w:rsid w:val="00416CE6"/>
    <w:rsid w:val="0041737B"/>
    <w:rsid w:val="00417B70"/>
    <w:rsid w:val="00417E3B"/>
    <w:rsid w:val="00420AE8"/>
    <w:rsid w:val="00420CF2"/>
    <w:rsid w:val="00420FE0"/>
    <w:rsid w:val="004215E7"/>
    <w:rsid w:val="00421AA0"/>
    <w:rsid w:val="00421EF2"/>
    <w:rsid w:val="0042245D"/>
    <w:rsid w:val="0042256F"/>
    <w:rsid w:val="00422720"/>
    <w:rsid w:val="00423011"/>
    <w:rsid w:val="004234DE"/>
    <w:rsid w:val="00423E43"/>
    <w:rsid w:val="004252FC"/>
    <w:rsid w:val="00425A02"/>
    <w:rsid w:val="00425C94"/>
    <w:rsid w:val="00426A5F"/>
    <w:rsid w:val="004274E6"/>
    <w:rsid w:val="004275B1"/>
    <w:rsid w:val="00427F29"/>
    <w:rsid w:val="00430AAA"/>
    <w:rsid w:val="00430D8B"/>
    <w:rsid w:val="004311D5"/>
    <w:rsid w:val="004314E4"/>
    <w:rsid w:val="00431926"/>
    <w:rsid w:val="00431F79"/>
    <w:rsid w:val="004320A3"/>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51B6"/>
    <w:rsid w:val="00445780"/>
    <w:rsid w:val="00445A56"/>
    <w:rsid w:val="004466B6"/>
    <w:rsid w:val="00446A31"/>
    <w:rsid w:val="00446B2A"/>
    <w:rsid w:val="00447152"/>
    <w:rsid w:val="00447C73"/>
    <w:rsid w:val="004502B0"/>
    <w:rsid w:val="004503B0"/>
    <w:rsid w:val="00450CEA"/>
    <w:rsid w:val="00450DEB"/>
    <w:rsid w:val="00452AD3"/>
    <w:rsid w:val="00454482"/>
    <w:rsid w:val="004546B1"/>
    <w:rsid w:val="00454BC2"/>
    <w:rsid w:val="00454CE5"/>
    <w:rsid w:val="00455835"/>
    <w:rsid w:val="0045593E"/>
    <w:rsid w:val="004561A3"/>
    <w:rsid w:val="00456B62"/>
    <w:rsid w:val="0045721A"/>
    <w:rsid w:val="004574C4"/>
    <w:rsid w:val="004576EE"/>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49DB"/>
    <w:rsid w:val="00484DE3"/>
    <w:rsid w:val="00485692"/>
    <w:rsid w:val="004858A9"/>
    <w:rsid w:val="00485C5C"/>
    <w:rsid w:val="0048679F"/>
    <w:rsid w:val="0048687B"/>
    <w:rsid w:val="00486AD0"/>
    <w:rsid w:val="00487003"/>
    <w:rsid w:val="0048757A"/>
    <w:rsid w:val="004904C9"/>
    <w:rsid w:val="00490D4D"/>
    <w:rsid w:val="0049175A"/>
    <w:rsid w:val="00492805"/>
    <w:rsid w:val="00493195"/>
    <w:rsid w:val="00493256"/>
    <w:rsid w:val="00493799"/>
    <w:rsid w:val="00494BB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4829"/>
    <w:rsid w:val="004B62C1"/>
    <w:rsid w:val="004B6E47"/>
    <w:rsid w:val="004B755B"/>
    <w:rsid w:val="004B7F40"/>
    <w:rsid w:val="004C0019"/>
    <w:rsid w:val="004C0B57"/>
    <w:rsid w:val="004C0EEA"/>
    <w:rsid w:val="004C15B1"/>
    <w:rsid w:val="004C1C5F"/>
    <w:rsid w:val="004C1D40"/>
    <w:rsid w:val="004C2180"/>
    <w:rsid w:val="004C2672"/>
    <w:rsid w:val="004C41E6"/>
    <w:rsid w:val="004C4FC3"/>
    <w:rsid w:val="004C51B5"/>
    <w:rsid w:val="004C5E37"/>
    <w:rsid w:val="004C7DB0"/>
    <w:rsid w:val="004D0A77"/>
    <w:rsid w:val="004D258D"/>
    <w:rsid w:val="004D295C"/>
    <w:rsid w:val="004D2B35"/>
    <w:rsid w:val="004D327C"/>
    <w:rsid w:val="004D3C9B"/>
    <w:rsid w:val="004D4410"/>
    <w:rsid w:val="004D4D3C"/>
    <w:rsid w:val="004D5718"/>
    <w:rsid w:val="004D5FD2"/>
    <w:rsid w:val="004D67B3"/>
    <w:rsid w:val="004D708D"/>
    <w:rsid w:val="004D79E6"/>
    <w:rsid w:val="004E06C6"/>
    <w:rsid w:val="004E0986"/>
    <w:rsid w:val="004E19AC"/>
    <w:rsid w:val="004E1DCD"/>
    <w:rsid w:val="004E1E28"/>
    <w:rsid w:val="004E2565"/>
    <w:rsid w:val="004E4124"/>
    <w:rsid w:val="004E4962"/>
    <w:rsid w:val="004E4D1F"/>
    <w:rsid w:val="004E4F3A"/>
    <w:rsid w:val="004E5A4F"/>
    <w:rsid w:val="004E5C00"/>
    <w:rsid w:val="004F21EA"/>
    <w:rsid w:val="004F2FB5"/>
    <w:rsid w:val="004F3ABE"/>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53B"/>
    <w:rsid w:val="005238BC"/>
    <w:rsid w:val="00525329"/>
    <w:rsid w:val="0052549C"/>
    <w:rsid w:val="00525794"/>
    <w:rsid w:val="00525999"/>
    <w:rsid w:val="00525AC6"/>
    <w:rsid w:val="00526294"/>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4F"/>
    <w:rsid w:val="005465C4"/>
    <w:rsid w:val="005470D5"/>
    <w:rsid w:val="005477EF"/>
    <w:rsid w:val="00547DF5"/>
    <w:rsid w:val="00551107"/>
    <w:rsid w:val="0055156B"/>
    <w:rsid w:val="00551589"/>
    <w:rsid w:val="0055193A"/>
    <w:rsid w:val="0055253A"/>
    <w:rsid w:val="00553C6C"/>
    <w:rsid w:val="005542BB"/>
    <w:rsid w:val="00554628"/>
    <w:rsid w:val="00554EB4"/>
    <w:rsid w:val="00556482"/>
    <w:rsid w:val="00556EAC"/>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3BA7"/>
    <w:rsid w:val="005744D0"/>
    <w:rsid w:val="00575CEE"/>
    <w:rsid w:val="005763C7"/>
    <w:rsid w:val="005774B4"/>
    <w:rsid w:val="00577513"/>
    <w:rsid w:val="00577C4A"/>
    <w:rsid w:val="00577FDC"/>
    <w:rsid w:val="00580F75"/>
    <w:rsid w:val="00580F94"/>
    <w:rsid w:val="0058165E"/>
    <w:rsid w:val="00581819"/>
    <w:rsid w:val="00582225"/>
    <w:rsid w:val="0058330B"/>
    <w:rsid w:val="00583592"/>
    <w:rsid w:val="00584328"/>
    <w:rsid w:val="00585364"/>
    <w:rsid w:val="005879EB"/>
    <w:rsid w:val="005906CC"/>
    <w:rsid w:val="0059136F"/>
    <w:rsid w:val="005913B1"/>
    <w:rsid w:val="00591F93"/>
    <w:rsid w:val="00593022"/>
    <w:rsid w:val="0059394F"/>
    <w:rsid w:val="0059428F"/>
    <w:rsid w:val="00594B68"/>
    <w:rsid w:val="0059673C"/>
    <w:rsid w:val="00596857"/>
    <w:rsid w:val="005970F1"/>
    <w:rsid w:val="00597ABC"/>
    <w:rsid w:val="005A0213"/>
    <w:rsid w:val="005A06EE"/>
    <w:rsid w:val="005A077E"/>
    <w:rsid w:val="005A0E79"/>
    <w:rsid w:val="005A1FDA"/>
    <w:rsid w:val="005A21CB"/>
    <w:rsid w:val="005A2241"/>
    <w:rsid w:val="005A25DE"/>
    <w:rsid w:val="005A2B16"/>
    <w:rsid w:val="005A2C5E"/>
    <w:rsid w:val="005A5403"/>
    <w:rsid w:val="005A635C"/>
    <w:rsid w:val="005A662D"/>
    <w:rsid w:val="005A7297"/>
    <w:rsid w:val="005A7546"/>
    <w:rsid w:val="005B0CA4"/>
    <w:rsid w:val="005B0E75"/>
    <w:rsid w:val="005B1532"/>
    <w:rsid w:val="005B1B5B"/>
    <w:rsid w:val="005B2A19"/>
    <w:rsid w:val="005B2DBC"/>
    <w:rsid w:val="005B3392"/>
    <w:rsid w:val="005B3C97"/>
    <w:rsid w:val="005B4BB1"/>
    <w:rsid w:val="005B4F4F"/>
    <w:rsid w:val="005B567C"/>
    <w:rsid w:val="005B5B57"/>
    <w:rsid w:val="005B5EB8"/>
    <w:rsid w:val="005B6A95"/>
    <w:rsid w:val="005B6CC9"/>
    <w:rsid w:val="005B720A"/>
    <w:rsid w:val="005B7FA1"/>
    <w:rsid w:val="005C00A2"/>
    <w:rsid w:val="005C0558"/>
    <w:rsid w:val="005C0D40"/>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7EBB"/>
    <w:rsid w:val="005F0923"/>
    <w:rsid w:val="005F1C84"/>
    <w:rsid w:val="005F1EE5"/>
    <w:rsid w:val="005F29FA"/>
    <w:rsid w:val="005F2BD4"/>
    <w:rsid w:val="005F2D30"/>
    <w:rsid w:val="005F2FBE"/>
    <w:rsid w:val="005F3B7D"/>
    <w:rsid w:val="005F3FAF"/>
    <w:rsid w:val="005F3FFE"/>
    <w:rsid w:val="005F4B1F"/>
    <w:rsid w:val="005F52FB"/>
    <w:rsid w:val="005F5486"/>
    <w:rsid w:val="005F55ED"/>
    <w:rsid w:val="005F5662"/>
    <w:rsid w:val="005F6494"/>
    <w:rsid w:val="005F77A6"/>
    <w:rsid w:val="005F7E22"/>
    <w:rsid w:val="00600C97"/>
    <w:rsid w:val="006010CF"/>
    <w:rsid w:val="00602138"/>
    <w:rsid w:val="00602733"/>
    <w:rsid w:val="0060396E"/>
    <w:rsid w:val="00603F1F"/>
    <w:rsid w:val="0060431D"/>
    <w:rsid w:val="006048FE"/>
    <w:rsid w:val="00604B3D"/>
    <w:rsid w:val="00604E1F"/>
    <w:rsid w:val="0060513F"/>
    <w:rsid w:val="0060598A"/>
    <w:rsid w:val="00605AF3"/>
    <w:rsid w:val="00606125"/>
    <w:rsid w:val="00606585"/>
    <w:rsid w:val="006067D3"/>
    <w:rsid w:val="006069F0"/>
    <w:rsid w:val="0060705F"/>
    <w:rsid w:val="006076F7"/>
    <w:rsid w:val="00607FF4"/>
    <w:rsid w:val="0061007A"/>
    <w:rsid w:val="00610332"/>
    <w:rsid w:val="00610905"/>
    <w:rsid w:val="00610DD7"/>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ED8"/>
    <w:rsid w:val="00621222"/>
    <w:rsid w:val="00621254"/>
    <w:rsid w:val="0062167C"/>
    <w:rsid w:val="006217A8"/>
    <w:rsid w:val="00621A51"/>
    <w:rsid w:val="00622D62"/>
    <w:rsid w:val="00623628"/>
    <w:rsid w:val="006240E8"/>
    <w:rsid w:val="0062490B"/>
    <w:rsid w:val="00624E1A"/>
    <w:rsid w:val="006252C9"/>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6A1F"/>
    <w:rsid w:val="00641A71"/>
    <w:rsid w:val="00642357"/>
    <w:rsid w:val="006433C4"/>
    <w:rsid w:val="0064351D"/>
    <w:rsid w:val="006435C3"/>
    <w:rsid w:val="00644AFC"/>
    <w:rsid w:val="00644C03"/>
    <w:rsid w:val="00644FA2"/>
    <w:rsid w:val="006459A4"/>
    <w:rsid w:val="00645BC2"/>
    <w:rsid w:val="00646637"/>
    <w:rsid w:val="006469BB"/>
    <w:rsid w:val="00646CD7"/>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FD2"/>
    <w:rsid w:val="0067212C"/>
    <w:rsid w:val="0067232F"/>
    <w:rsid w:val="00672614"/>
    <w:rsid w:val="00672717"/>
    <w:rsid w:val="00673A56"/>
    <w:rsid w:val="00673CDB"/>
    <w:rsid w:val="0067430F"/>
    <w:rsid w:val="006745DB"/>
    <w:rsid w:val="006747E6"/>
    <w:rsid w:val="00674DAC"/>
    <w:rsid w:val="006753A3"/>
    <w:rsid w:val="006753DD"/>
    <w:rsid w:val="006754C5"/>
    <w:rsid w:val="00675873"/>
    <w:rsid w:val="00675A1D"/>
    <w:rsid w:val="00675A8E"/>
    <w:rsid w:val="00676A24"/>
    <w:rsid w:val="0067713B"/>
    <w:rsid w:val="0067724C"/>
    <w:rsid w:val="00677757"/>
    <w:rsid w:val="006778A7"/>
    <w:rsid w:val="00680144"/>
    <w:rsid w:val="00681C59"/>
    <w:rsid w:val="006822B1"/>
    <w:rsid w:val="0068268A"/>
    <w:rsid w:val="006826CE"/>
    <w:rsid w:val="00682F62"/>
    <w:rsid w:val="00683A2A"/>
    <w:rsid w:val="00683DD0"/>
    <w:rsid w:val="006847C2"/>
    <w:rsid w:val="006857C5"/>
    <w:rsid w:val="00685CED"/>
    <w:rsid w:val="00685F64"/>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8F5"/>
    <w:rsid w:val="006B0919"/>
    <w:rsid w:val="006B0A6C"/>
    <w:rsid w:val="006B0B48"/>
    <w:rsid w:val="006B2A42"/>
    <w:rsid w:val="006B482A"/>
    <w:rsid w:val="006B49DA"/>
    <w:rsid w:val="006B5810"/>
    <w:rsid w:val="006B5CE3"/>
    <w:rsid w:val="006B6C2E"/>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505B"/>
    <w:rsid w:val="006D52F9"/>
    <w:rsid w:val="006D5CFE"/>
    <w:rsid w:val="006D72EB"/>
    <w:rsid w:val="006E08D8"/>
    <w:rsid w:val="006E1001"/>
    <w:rsid w:val="006E1168"/>
    <w:rsid w:val="006E15C5"/>
    <w:rsid w:val="006E1881"/>
    <w:rsid w:val="006E266B"/>
    <w:rsid w:val="006E2932"/>
    <w:rsid w:val="006E3463"/>
    <w:rsid w:val="006E36E9"/>
    <w:rsid w:val="006E3B29"/>
    <w:rsid w:val="006E3FBA"/>
    <w:rsid w:val="006E4847"/>
    <w:rsid w:val="006E54EF"/>
    <w:rsid w:val="006E56E2"/>
    <w:rsid w:val="006E750A"/>
    <w:rsid w:val="006E7742"/>
    <w:rsid w:val="006F001A"/>
    <w:rsid w:val="006F06E8"/>
    <w:rsid w:val="006F08C4"/>
    <w:rsid w:val="006F129B"/>
    <w:rsid w:val="006F1A47"/>
    <w:rsid w:val="006F2438"/>
    <w:rsid w:val="006F2B88"/>
    <w:rsid w:val="006F37BF"/>
    <w:rsid w:val="006F5EFF"/>
    <w:rsid w:val="006F67F5"/>
    <w:rsid w:val="006F6D68"/>
    <w:rsid w:val="006F7479"/>
    <w:rsid w:val="00700785"/>
    <w:rsid w:val="00703490"/>
    <w:rsid w:val="00703504"/>
    <w:rsid w:val="007035BF"/>
    <w:rsid w:val="007037CF"/>
    <w:rsid w:val="00703B3A"/>
    <w:rsid w:val="00704235"/>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41B8"/>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F7E"/>
    <w:rsid w:val="0072562E"/>
    <w:rsid w:val="00725E99"/>
    <w:rsid w:val="00726A24"/>
    <w:rsid w:val="0072701B"/>
    <w:rsid w:val="0072704C"/>
    <w:rsid w:val="0072773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1B92"/>
    <w:rsid w:val="00742505"/>
    <w:rsid w:val="00742A2A"/>
    <w:rsid w:val="00742EA8"/>
    <w:rsid w:val="00743B5E"/>
    <w:rsid w:val="0074419D"/>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F6D"/>
    <w:rsid w:val="00766AA8"/>
    <w:rsid w:val="00766F73"/>
    <w:rsid w:val="00767C6B"/>
    <w:rsid w:val="00770028"/>
    <w:rsid w:val="00770778"/>
    <w:rsid w:val="00770B1C"/>
    <w:rsid w:val="00770F9C"/>
    <w:rsid w:val="00771E7B"/>
    <w:rsid w:val="00772670"/>
    <w:rsid w:val="00772D7D"/>
    <w:rsid w:val="00773336"/>
    <w:rsid w:val="00773946"/>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68C4"/>
    <w:rsid w:val="00796A3A"/>
    <w:rsid w:val="00797DB3"/>
    <w:rsid w:val="00797DDA"/>
    <w:rsid w:val="00797EBD"/>
    <w:rsid w:val="00797FC7"/>
    <w:rsid w:val="007A0806"/>
    <w:rsid w:val="007A0E21"/>
    <w:rsid w:val="007A1439"/>
    <w:rsid w:val="007A15E4"/>
    <w:rsid w:val="007A1C80"/>
    <w:rsid w:val="007A26A5"/>
    <w:rsid w:val="007A32C1"/>
    <w:rsid w:val="007A36A1"/>
    <w:rsid w:val="007A3D7A"/>
    <w:rsid w:val="007A4303"/>
    <w:rsid w:val="007A5EAB"/>
    <w:rsid w:val="007A67E4"/>
    <w:rsid w:val="007A6BAD"/>
    <w:rsid w:val="007B0401"/>
    <w:rsid w:val="007B15CA"/>
    <w:rsid w:val="007B256F"/>
    <w:rsid w:val="007B2DF2"/>
    <w:rsid w:val="007B2F17"/>
    <w:rsid w:val="007B30D2"/>
    <w:rsid w:val="007B46B6"/>
    <w:rsid w:val="007B4FA4"/>
    <w:rsid w:val="007B5025"/>
    <w:rsid w:val="007B54C8"/>
    <w:rsid w:val="007B61F1"/>
    <w:rsid w:val="007B64D0"/>
    <w:rsid w:val="007B6F25"/>
    <w:rsid w:val="007B7276"/>
    <w:rsid w:val="007B75F0"/>
    <w:rsid w:val="007B7EA9"/>
    <w:rsid w:val="007B7F7B"/>
    <w:rsid w:val="007C05BB"/>
    <w:rsid w:val="007C0633"/>
    <w:rsid w:val="007C1707"/>
    <w:rsid w:val="007C1B2B"/>
    <w:rsid w:val="007C1F44"/>
    <w:rsid w:val="007C21A6"/>
    <w:rsid w:val="007C40E6"/>
    <w:rsid w:val="007C6234"/>
    <w:rsid w:val="007C63AF"/>
    <w:rsid w:val="007C70FC"/>
    <w:rsid w:val="007C7EFC"/>
    <w:rsid w:val="007D0066"/>
    <w:rsid w:val="007D0CD9"/>
    <w:rsid w:val="007D1563"/>
    <w:rsid w:val="007D1A22"/>
    <w:rsid w:val="007D1C24"/>
    <w:rsid w:val="007D2020"/>
    <w:rsid w:val="007D4210"/>
    <w:rsid w:val="007D42E2"/>
    <w:rsid w:val="007D48B5"/>
    <w:rsid w:val="007D4CF2"/>
    <w:rsid w:val="007D6132"/>
    <w:rsid w:val="007D63C0"/>
    <w:rsid w:val="007D6748"/>
    <w:rsid w:val="007D77AF"/>
    <w:rsid w:val="007E1F92"/>
    <w:rsid w:val="007E2219"/>
    <w:rsid w:val="007E2245"/>
    <w:rsid w:val="007E28F3"/>
    <w:rsid w:val="007E2D02"/>
    <w:rsid w:val="007E433C"/>
    <w:rsid w:val="007E4BA4"/>
    <w:rsid w:val="007E5757"/>
    <w:rsid w:val="007E667D"/>
    <w:rsid w:val="007E6869"/>
    <w:rsid w:val="007E6F69"/>
    <w:rsid w:val="007E741F"/>
    <w:rsid w:val="007F0187"/>
    <w:rsid w:val="007F1337"/>
    <w:rsid w:val="007F2232"/>
    <w:rsid w:val="007F2384"/>
    <w:rsid w:val="007F2FA8"/>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B7E"/>
    <w:rsid w:val="00827BA1"/>
    <w:rsid w:val="00827EDD"/>
    <w:rsid w:val="00830353"/>
    <w:rsid w:val="00830675"/>
    <w:rsid w:val="00830A64"/>
    <w:rsid w:val="00832231"/>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5102"/>
    <w:rsid w:val="00845E65"/>
    <w:rsid w:val="00846321"/>
    <w:rsid w:val="00847FCF"/>
    <w:rsid w:val="0085056D"/>
    <w:rsid w:val="00850EB1"/>
    <w:rsid w:val="008523B7"/>
    <w:rsid w:val="00853790"/>
    <w:rsid w:val="00853EDC"/>
    <w:rsid w:val="008556B8"/>
    <w:rsid w:val="008558D6"/>
    <w:rsid w:val="00856724"/>
    <w:rsid w:val="00856839"/>
    <w:rsid w:val="008571A6"/>
    <w:rsid w:val="008572B6"/>
    <w:rsid w:val="00857729"/>
    <w:rsid w:val="00857FAA"/>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454"/>
    <w:rsid w:val="0087269D"/>
    <w:rsid w:val="00872DD5"/>
    <w:rsid w:val="00872E7E"/>
    <w:rsid w:val="00873971"/>
    <w:rsid w:val="008742FC"/>
    <w:rsid w:val="008757FF"/>
    <w:rsid w:val="00875BA5"/>
    <w:rsid w:val="00876ED3"/>
    <w:rsid w:val="00877E5C"/>
    <w:rsid w:val="0088028C"/>
    <w:rsid w:val="008811E2"/>
    <w:rsid w:val="008817EB"/>
    <w:rsid w:val="00881888"/>
    <w:rsid w:val="00881C81"/>
    <w:rsid w:val="00881F65"/>
    <w:rsid w:val="00882E31"/>
    <w:rsid w:val="00883033"/>
    <w:rsid w:val="008841B6"/>
    <w:rsid w:val="00885776"/>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C72"/>
    <w:rsid w:val="0089674D"/>
    <w:rsid w:val="008967E0"/>
    <w:rsid w:val="00897681"/>
    <w:rsid w:val="00897E9E"/>
    <w:rsid w:val="008A01A3"/>
    <w:rsid w:val="008A022B"/>
    <w:rsid w:val="008A06D1"/>
    <w:rsid w:val="008A0779"/>
    <w:rsid w:val="008A0A48"/>
    <w:rsid w:val="008A0D55"/>
    <w:rsid w:val="008A14F1"/>
    <w:rsid w:val="008A1D75"/>
    <w:rsid w:val="008A2264"/>
    <w:rsid w:val="008A297D"/>
    <w:rsid w:val="008A50E0"/>
    <w:rsid w:val="008A58E7"/>
    <w:rsid w:val="008A5A50"/>
    <w:rsid w:val="008A5B0E"/>
    <w:rsid w:val="008A5E96"/>
    <w:rsid w:val="008A6572"/>
    <w:rsid w:val="008A6595"/>
    <w:rsid w:val="008A6647"/>
    <w:rsid w:val="008A67AD"/>
    <w:rsid w:val="008A72C4"/>
    <w:rsid w:val="008A74DF"/>
    <w:rsid w:val="008A75BC"/>
    <w:rsid w:val="008A79B5"/>
    <w:rsid w:val="008B0C2D"/>
    <w:rsid w:val="008B16B0"/>
    <w:rsid w:val="008B19DF"/>
    <w:rsid w:val="008B1A72"/>
    <w:rsid w:val="008B23FF"/>
    <w:rsid w:val="008B2FEE"/>
    <w:rsid w:val="008B39D4"/>
    <w:rsid w:val="008B4118"/>
    <w:rsid w:val="008B4F4C"/>
    <w:rsid w:val="008B60CB"/>
    <w:rsid w:val="008B682E"/>
    <w:rsid w:val="008B7359"/>
    <w:rsid w:val="008B73AE"/>
    <w:rsid w:val="008C0C8B"/>
    <w:rsid w:val="008C0DA3"/>
    <w:rsid w:val="008C372D"/>
    <w:rsid w:val="008C399F"/>
    <w:rsid w:val="008C3ED0"/>
    <w:rsid w:val="008C5BEA"/>
    <w:rsid w:val="008C79D0"/>
    <w:rsid w:val="008C7DC7"/>
    <w:rsid w:val="008D09DE"/>
    <w:rsid w:val="008D159B"/>
    <w:rsid w:val="008D2059"/>
    <w:rsid w:val="008D235E"/>
    <w:rsid w:val="008D2605"/>
    <w:rsid w:val="008D2DE3"/>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DB2"/>
    <w:rsid w:val="00903235"/>
    <w:rsid w:val="009041C6"/>
    <w:rsid w:val="009052BA"/>
    <w:rsid w:val="0090656D"/>
    <w:rsid w:val="00906959"/>
    <w:rsid w:val="00906A20"/>
    <w:rsid w:val="00906D78"/>
    <w:rsid w:val="009074F8"/>
    <w:rsid w:val="0091034B"/>
    <w:rsid w:val="00911610"/>
    <w:rsid w:val="00912D68"/>
    <w:rsid w:val="00912FA1"/>
    <w:rsid w:val="00914A1A"/>
    <w:rsid w:val="00914CCC"/>
    <w:rsid w:val="009161B2"/>
    <w:rsid w:val="0091784F"/>
    <w:rsid w:val="00917D62"/>
    <w:rsid w:val="00917E2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A7D"/>
    <w:rsid w:val="009503A7"/>
    <w:rsid w:val="00950567"/>
    <w:rsid w:val="009513BB"/>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6151"/>
    <w:rsid w:val="00996F86"/>
    <w:rsid w:val="00997492"/>
    <w:rsid w:val="00997D2A"/>
    <w:rsid w:val="009A0571"/>
    <w:rsid w:val="009A0E68"/>
    <w:rsid w:val="009A1D9D"/>
    <w:rsid w:val="009A20AA"/>
    <w:rsid w:val="009A2291"/>
    <w:rsid w:val="009A2659"/>
    <w:rsid w:val="009A281D"/>
    <w:rsid w:val="009A2CF5"/>
    <w:rsid w:val="009A3460"/>
    <w:rsid w:val="009A3649"/>
    <w:rsid w:val="009A46E7"/>
    <w:rsid w:val="009A4D9F"/>
    <w:rsid w:val="009A4F1F"/>
    <w:rsid w:val="009A5886"/>
    <w:rsid w:val="009A6B65"/>
    <w:rsid w:val="009A71E6"/>
    <w:rsid w:val="009A740B"/>
    <w:rsid w:val="009B00FD"/>
    <w:rsid w:val="009B022A"/>
    <w:rsid w:val="009B0AA3"/>
    <w:rsid w:val="009B0AB9"/>
    <w:rsid w:val="009B1168"/>
    <w:rsid w:val="009B141B"/>
    <w:rsid w:val="009B2256"/>
    <w:rsid w:val="009B256F"/>
    <w:rsid w:val="009B29ED"/>
    <w:rsid w:val="009B2B50"/>
    <w:rsid w:val="009B331A"/>
    <w:rsid w:val="009B49D3"/>
    <w:rsid w:val="009B4A2D"/>
    <w:rsid w:val="009B4CDA"/>
    <w:rsid w:val="009B5199"/>
    <w:rsid w:val="009B5679"/>
    <w:rsid w:val="009B66DA"/>
    <w:rsid w:val="009B6EA0"/>
    <w:rsid w:val="009B7102"/>
    <w:rsid w:val="009B7171"/>
    <w:rsid w:val="009B7688"/>
    <w:rsid w:val="009B7B62"/>
    <w:rsid w:val="009C0A69"/>
    <w:rsid w:val="009C10C5"/>
    <w:rsid w:val="009C6B19"/>
    <w:rsid w:val="009C6E1B"/>
    <w:rsid w:val="009C6E5F"/>
    <w:rsid w:val="009D0DA0"/>
    <w:rsid w:val="009D0EB6"/>
    <w:rsid w:val="009D0F69"/>
    <w:rsid w:val="009D1F36"/>
    <w:rsid w:val="009D255E"/>
    <w:rsid w:val="009D25B4"/>
    <w:rsid w:val="009D262E"/>
    <w:rsid w:val="009D27B3"/>
    <w:rsid w:val="009D2AAD"/>
    <w:rsid w:val="009D2E4E"/>
    <w:rsid w:val="009D41A5"/>
    <w:rsid w:val="009D44F3"/>
    <w:rsid w:val="009D45F8"/>
    <w:rsid w:val="009D49A0"/>
    <w:rsid w:val="009D5C3D"/>
    <w:rsid w:val="009D6948"/>
    <w:rsid w:val="009D7A72"/>
    <w:rsid w:val="009E0199"/>
    <w:rsid w:val="009E0287"/>
    <w:rsid w:val="009E11C0"/>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865"/>
    <w:rsid w:val="009F3FFE"/>
    <w:rsid w:val="009F4137"/>
    <w:rsid w:val="009F4A46"/>
    <w:rsid w:val="009F53AE"/>
    <w:rsid w:val="009F637B"/>
    <w:rsid w:val="00A00C79"/>
    <w:rsid w:val="00A02044"/>
    <w:rsid w:val="00A02641"/>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12D1"/>
    <w:rsid w:val="00A2184C"/>
    <w:rsid w:val="00A21963"/>
    <w:rsid w:val="00A22D0B"/>
    <w:rsid w:val="00A24EC5"/>
    <w:rsid w:val="00A26616"/>
    <w:rsid w:val="00A26D6D"/>
    <w:rsid w:val="00A2744C"/>
    <w:rsid w:val="00A27679"/>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5A"/>
    <w:rsid w:val="00A41E03"/>
    <w:rsid w:val="00A41E92"/>
    <w:rsid w:val="00A41FFC"/>
    <w:rsid w:val="00A421FE"/>
    <w:rsid w:val="00A43A1E"/>
    <w:rsid w:val="00A449AD"/>
    <w:rsid w:val="00A44B0D"/>
    <w:rsid w:val="00A4528C"/>
    <w:rsid w:val="00A460B3"/>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10FC"/>
    <w:rsid w:val="00A614A3"/>
    <w:rsid w:val="00A623AC"/>
    <w:rsid w:val="00A62570"/>
    <w:rsid w:val="00A629B7"/>
    <w:rsid w:val="00A62A7F"/>
    <w:rsid w:val="00A63F13"/>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1B3"/>
    <w:rsid w:val="00A80161"/>
    <w:rsid w:val="00A806EA"/>
    <w:rsid w:val="00A815BE"/>
    <w:rsid w:val="00A81699"/>
    <w:rsid w:val="00A81C47"/>
    <w:rsid w:val="00A81C73"/>
    <w:rsid w:val="00A8250A"/>
    <w:rsid w:val="00A82E6E"/>
    <w:rsid w:val="00A83578"/>
    <w:rsid w:val="00A842E4"/>
    <w:rsid w:val="00A852EE"/>
    <w:rsid w:val="00A85FD7"/>
    <w:rsid w:val="00A860DD"/>
    <w:rsid w:val="00A8679D"/>
    <w:rsid w:val="00A8693B"/>
    <w:rsid w:val="00A86CAF"/>
    <w:rsid w:val="00A87A11"/>
    <w:rsid w:val="00A9009E"/>
    <w:rsid w:val="00A90B6B"/>
    <w:rsid w:val="00A90E45"/>
    <w:rsid w:val="00A90FE4"/>
    <w:rsid w:val="00A912A0"/>
    <w:rsid w:val="00A925EC"/>
    <w:rsid w:val="00A9343B"/>
    <w:rsid w:val="00A95066"/>
    <w:rsid w:val="00A952AC"/>
    <w:rsid w:val="00A953CC"/>
    <w:rsid w:val="00A95694"/>
    <w:rsid w:val="00A9581E"/>
    <w:rsid w:val="00A95B59"/>
    <w:rsid w:val="00A962CD"/>
    <w:rsid w:val="00A9676A"/>
    <w:rsid w:val="00A97223"/>
    <w:rsid w:val="00A9773F"/>
    <w:rsid w:val="00AA02CB"/>
    <w:rsid w:val="00AA0352"/>
    <w:rsid w:val="00AA06E8"/>
    <w:rsid w:val="00AA0BF4"/>
    <w:rsid w:val="00AA267B"/>
    <w:rsid w:val="00AA28C7"/>
    <w:rsid w:val="00AA28F3"/>
    <w:rsid w:val="00AA347E"/>
    <w:rsid w:val="00AA349E"/>
    <w:rsid w:val="00AA356C"/>
    <w:rsid w:val="00AA356E"/>
    <w:rsid w:val="00AA3982"/>
    <w:rsid w:val="00AA4480"/>
    <w:rsid w:val="00AA5D3B"/>
    <w:rsid w:val="00AA5F2E"/>
    <w:rsid w:val="00AA6018"/>
    <w:rsid w:val="00AA641F"/>
    <w:rsid w:val="00AA6905"/>
    <w:rsid w:val="00AA6DFD"/>
    <w:rsid w:val="00AA7596"/>
    <w:rsid w:val="00AA7714"/>
    <w:rsid w:val="00AB0128"/>
    <w:rsid w:val="00AB0347"/>
    <w:rsid w:val="00AB0355"/>
    <w:rsid w:val="00AB0637"/>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FCA"/>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AA0"/>
    <w:rsid w:val="00AE7454"/>
    <w:rsid w:val="00AE74C2"/>
    <w:rsid w:val="00AE78E0"/>
    <w:rsid w:val="00AF0021"/>
    <w:rsid w:val="00AF03A1"/>
    <w:rsid w:val="00AF0CB2"/>
    <w:rsid w:val="00AF0D9B"/>
    <w:rsid w:val="00AF29FD"/>
    <w:rsid w:val="00AF38C1"/>
    <w:rsid w:val="00AF4461"/>
    <w:rsid w:val="00AF4735"/>
    <w:rsid w:val="00AF4B73"/>
    <w:rsid w:val="00AF4DFB"/>
    <w:rsid w:val="00AF537E"/>
    <w:rsid w:val="00AF545C"/>
    <w:rsid w:val="00AF5ED5"/>
    <w:rsid w:val="00AF651D"/>
    <w:rsid w:val="00AF6633"/>
    <w:rsid w:val="00AF695D"/>
    <w:rsid w:val="00AF6E2A"/>
    <w:rsid w:val="00AF6F34"/>
    <w:rsid w:val="00B00E43"/>
    <w:rsid w:val="00B01177"/>
    <w:rsid w:val="00B02DDF"/>
    <w:rsid w:val="00B042C0"/>
    <w:rsid w:val="00B0530D"/>
    <w:rsid w:val="00B05B52"/>
    <w:rsid w:val="00B06334"/>
    <w:rsid w:val="00B06CC6"/>
    <w:rsid w:val="00B07150"/>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2A3A"/>
    <w:rsid w:val="00B2415E"/>
    <w:rsid w:val="00B24238"/>
    <w:rsid w:val="00B24A6B"/>
    <w:rsid w:val="00B24DC0"/>
    <w:rsid w:val="00B25B7D"/>
    <w:rsid w:val="00B27297"/>
    <w:rsid w:val="00B30B66"/>
    <w:rsid w:val="00B32726"/>
    <w:rsid w:val="00B33BB9"/>
    <w:rsid w:val="00B34969"/>
    <w:rsid w:val="00B354E1"/>
    <w:rsid w:val="00B35645"/>
    <w:rsid w:val="00B35A97"/>
    <w:rsid w:val="00B3754A"/>
    <w:rsid w:val="00B37BBE"/>
    <w:rsid w:val="00B37EEF"/>
    <w:rsid w:val="00B4003D"/>
    <w:rsid w:val="00B400BB"/>
    <w:rsid w:val="00B409AA"/>
    <w:rsid w:val="00B41BCC"/>
    <w:rsid w:val="00B41E66"/>
    <w:rsid w:val="00B4237D"/>
    <w:rsid w:val="00B43842"/>
    <w:rsid w:val="00B44CBD"/>
    <w:rsid w:val="00B455A4"/>
    <w:rsid w:val="00B457B3"/>
    <w:rsid w:val="00B45BA4"/>
    <w:rsid w:val="00B45C35"/>
    <w:rsid w:val="00B46FED"/>
    <w:rsid w:val="00B47258"/>
    <w:rsid w:val="00B4744D"/>
    <w:rsid w:val="00B500B1"/>
    <w:rsid w:val="00B517B6"/>
    <w:rsid w:val="00B51E3D"/>
    <w:rsid w:val="00B52567"/>
    <w:rsid w:val="00B541D9"/>
    <w:rsid w:val="00B541E8"/>
    <w:rsid w:val="00B54514"/>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3314"/>
    <w:rsid w:val="00B6333D"/>
    <w:rsid w:val="00B63EAC"/>
    <w:rsid w:val="00B64A22"/>
    <w:rsid w:val="00B650C8"/>
    <w:rsid w:val="00B67F7F"/>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B01"/>
    <w:rsid w:val="00B812BF"/>
    <w:rsid w:val="00B81DC9"/>
    <w:rsid w:val="00B82E1D"/>
    <w:rsid w:val="00B8379B"/>
    <w:rsid w:val="00B837D8"/>
    <w:rsid w:val="00B8436B"/>
    <w:rsid w:val="00B84BBA"/>
    <w:rsid w:val="00B8599F"/>
    <w:rsid w:val="00B859F1"/>
    <w:rsid w:val="00B85CFB"/>
    <w:rsid w:val="00B85D29"/>
    <w:rsid w:val="00B860D5"/>
    <w:rsid w:val="00B8781D"/>
    <w:rsid w:val="00B87A8A"/>
    <w:rsid w:val="00B87EBD"/>
    <w:rsid w:val="00B87F04"/>
    <w:rsid w:val="00B87F3D"/>
    <w:rsid w:val="00B90589"/>
    <w:rsid w:val="00B90645"/>
    <w:rsid w:val="00B90B19"/>
    <w:rsid w:val="00B9254C"/>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309B"/>
    <w:rsid w:val="00BB398F"/>
    <w:rsid w:val="00BB3B99"/>
    <w:rsid w:val="00BB51B5"/>
    <w:rsid w:val="00BB5B94"/>
    <w:rsid w:val="00BB60A8"/>
    <w:rsid w:val="00BC0D61"/>
    <w:rsid w:val="00BC18F0"/>
    <w:rsid w:val="00BC1B63"/>
    <w:rsid w:val="00BC1C48"/>
    <w:rsid w:val="00BC2AA1"/>
    <w:rsid w:val="00BC2ACE"/>
    <w:rsid w:val="00BC2BF0"/>
    <w:rsid w:val="00BC3A49"/>
    <w:rsid w:val="00BC4DA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CD4"/>
    <w:rsid w:val="00C07366"/>
    <w:rsid w:val="00C10F37"/>
    <w:rsid w:val="00C11075"/>
    <w:rsid w:val="00C11BA9"/>
    <w:rsid w:val="00C12287"/>
    <w:rsid w:val="00C126AB"/>
    <w:rsid w:val="00C1272F"/>
    <w:rsid w:val="00C12A32"/>
    <w:rsid w:val="00C14294"/>
    <w:rsid w:val="00C14DA6"/>
    <w:rsid w:val="00C1502E"/>
    <w:rsid w:val="00C1525F"/>
    <w:rsid w:val="00C16520"/>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40619"/>
    <w:rsid w:val="00C41F58"/>
    <w:rsid w:val="00C42F9E"/>
    <w:rsid w:val="00C43842"/>
    <w:rsid w:val="00C440DD"/>
    <w:rsid w:val="00C4515C"/>
    <w:rsid w:val="00C451EB"/>
    <w:rsid w:val="00C452D4"/>
    <w:rsid w:val="00C45320"/>
    <w:rsid w:val="00C47099"/>
    <w:rsid w:val="00C50881"/>
    <w:rsid w:val="00C50E27"/>
    <w:rsid w:val="00C51004"/>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71CB"/>
    <w:rsid w:val="00C6771A"/>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3E18"/>
    <w:rsid w:val="00C83E36"/>
    <w:rsid w:val="00C84185"/>
    <w:rsid w:val="00C84CD3"/>
    <w:rsid w:val="00C84DD5"/>
    <w:rsid w:val="00C85BAD"/>
    <w:rsid w:val="00C85C30"/>
    <w:rsid w:val="00C86438"/>
    <w:rsid w:val="00C9093C"/>
    <w:rsid w:val="00C911AA"/>
    <w:rsid w:val="00C91804"/>
    <w:rsid w:val="00C92761"/>
    <w:rsid w:val="00C92B0D"/>
    <w:rsid w:val="00C93567"/>
    <w:rsid w:val="00C9396C"/>
    <w:rsid w:val="00C945DF"/>
    <w:rsid w:val="00C94D1B"/>
    <w:rsid w:val="00C95DD5"/>
    <w:rsid w:val="00C963FE"/>
    <w:rsid w:val="00C97228"/>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97"/>
    <w:rsid w:val="00CA7C9E"/>
    <w:rsid w:val="00CB0D7F"/>
    <w:rsid w:val="00CB0D9C"/>
    <w:rsid w:val="00CB185B"/>
    <w:rsid w:val="00CB3805"/>
    <w:rsid w:val="00CB4611"/>
    <w:rsid w:val="00CB524F"/>
    <w:rsid w:val="00CB57A1"/>
    <w:rsid w:val="00CB5F24"/>
    <w:rsid w:val="00CB6642"/>
    <w:rsid w:val="00CB6D27"/>
    <w:rsid w:val="00CB7332"/>
    <w:rsid w:val="00CB7BD8"/>
    <w:rsid w:val="00CC0104"/>
    <w:rsid w:val="00CC036F"/>
    <w:rsid w:val="00CC0B78"/>
    <w:rsid w:val="00CC0D75"/>
    <w:rsid w:val="00CC18C2"/>
    <w:rsid w:val="00CC1AD9"/>
    <w:rsid w:val="00CC1AF4"/>
    <w:rsid w:val="00CC1B63"/>
    <w:rsid w:val="00CC28BE"/>
    <w:rsid w:val="00CC38C5"/>
    <w:rsid w:val="00CC3CDB"/>
    <w:rsid w:val="00CC4045"/>
    <w:rsid w:val="00CC41DB"/>
    <w:rsid w:val="00CC43A2"/>
    <w:rsid w:val="00CC6037"/>
    <w:rsid w:val="00CC6096"/>
    <w:rsid w:val="00CC67AF"/>
    <w:rsid w:val="00CC7206"/>
    <w:rsid w:val="00CC72AB"/>
    <w:rsid w:val="00CC72C0"/>
    <w:rsid w:val="00CC7E25"/>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7D7"/>
    <w:rsid w:val="00CF34A3"/>
    <w:rsid w:val="00CF362C"/>
    <w:rsid w:val="00CF390B"/>
    <w:rsid w:val="00CF3AB1"/>
    <w:rsid w:val="00CF4718"/>
    <w:rsid w:val="00CF47EC"/>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F6"/>
    <w:rsid w:val="00D047A9"/>
    <w:rsid w:val="00D04B52"/>
    <w:rsid w:val="00D0577E"/>
    <w:rsid w:val="00D05852"/>
    <w:rsid w:val="00D058D2"/>
    <w:rsid w:val="00D06304"/>
    <w:rsid w:val="00D07059"/>
    <w:rsid w:val="00D07631"/>
    <w:rsid w:val="00D07C4D"/>
    <w:rsid w:val="00D102EA"/>
    <w:rsid w:val="00D107E7"/>
    <w:rsid w:val="00D10DE5"/>
    <w:rsid w:val="00D115FE"/>
    <w:rsid w:val="00D11F4B"/>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50030"/>
    <w:rsid w:val="00D50710"/>
    <w:rsid w:val="00D5074E"/>
    <w:rsid w:val="00D512C4"/>
    <w:rsid w:val="00D5236D"/>
    <w:rsid w:val="00D53048"/>
    <w:rsid w:val="00D534A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D3"/>
    <w:rsid w:val="00D6264F"/>
    <w:rsid w:val="00D629A9"/>
    <w:rsid w:val="00D64159"/>
    <w:rsid w:val="00D64527"/>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CAF"/>
    <w:rsid w:val="00D829F7"/>
    <w:rsid w:val="00D8337A"/>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707F"/>
    <w:rsid w:val="00D972C7"/>
    <w:rsid w:val="00D97446"/>
    <w:rsid w:val="00D97563"/>
    <w:rsid w:val="00D97A7A"/>
    <w:rsid w:val="00D97E84"/>
    <w:rsid w:val="00DA006D"/>
    <w:rsid w:val="00DA141A"/>
    <w:rsid w:val="00DA3607"/>
    <w:rsid w:val="00DA4794"/>
    <w:rsid w:val="00DA5272"/>
    <w:rsid w:val="00DA5BD7"/>
    <w:rsid w:val="00DA6A73"/>
    <w:rsid w:val="00DA6E85"/>
    <w:rsid w:val="00DA75FC"/>
    <w:rsid w:val="00DA7B85"/>
    <w:rsid w:val="00DB1460"/>
    <w:rsid w:val="00DB1524"/>
    <w:rsid w:val="00DB16DE"/>
    <w:rsid w:val="00DB1E61"/>
    <w:rsid w:val="00DB3EEA"/>
    <w:rsid w:val="00DB49A7"/>
    <w:rsid w:val="00DB5474"/>
    <w:rsid w:val="00DB5779"/>
    <w:rsid w:val="00DB59A9"/>
    <w:rsid w:val="00DB5C69"/>
    <w:rsid w:val="00DB5CFB"/>
    <w:rsid w:val="00DB5DBF"/>
    <w:rsid w:val="00DC01A6"/>
    <w:rsid w:val="00DC04BC"/>
    <w:rsid w:val="00DC24D6"/>
    <w:rsid w:val="00DC25AA"/>
    <w:rsid w:val="00DC3165"/>
    <w:rsid w:val="00DC4E0B"/>
    <w:rsid w:val="00DC51D4"/>
    <w:rsid w:val="00DC5C46"/>
    <w:rsid w:val="00DC5DD0"/>
    <w:rsid w:val="00DC608C"/>
    <w:rsid w:val="00DC6A65"/>
    <w:rsid w:val="00DC7357"/>
    <w:rsid w:val="00DC7EA0"/>
    <w:rsid w:val="00DD0A5C"/>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3C4C"/>
    <w:rsid w:val="00DE49DA"/>
    <w:rsid w:val="00DE6995"/>
    <w:rsid w:val="00DE7919"/>
    <w:rsid w:val="00DE7D77"/>
    <w:rsid w:val="00DF093E"/>
    <w:rsid w:val="00DF1547"/>
    <w:rsid w:val="00DF182E"/>
    <w:rsid w:val="00DF2E40"/>
    <w:rsid w:val="00DF37E2"/>
    <w:rsid w:val="00DF4A73"/>
    <w:rsid w:val="00DF5EC2"/>
    <w:rsid w:val="00DF6671"/>
    <w:rsid w:val="00DF667B"/>
    <w:rsid w:val="00DF6767"/>
    <w:rsid w:val="00DF71EE"/>
    <w:rsid w:val="00DF78F1"/>
    <w:rsid w:val="00DF7952"/>
    <w:rsid w:val="00DF7ABF"/>
    <w:rsid w:val="00E003EE"/>
    <w:rsid w:val="00E00669"/>
    <w:rsid w:val="00E010AF"/>
    <w:rsid w:val="00E01434"/>
    <w:rsid w:val="00E01498"/>
    <w:rsid w:val="00E01666"/>
    <w:rsid w:val="00E0199C"/>
    <w:rsid w:val="00E024DD"/>
    <w:rsid w:val="00E032F1"/>
    <w:rsid w:val="00E03539"/>
    <w:rsid w:val="00E044B2"/>
    <w:rsid w:val="00E05411"/>
    <w:rsid w:val="00E056B4"/>
    <w:rsid w:val="00E05C2D"/>
    <w:rsid w:val="00E10030"/>
    <w:rsid w:val="00E10460"/>
    <w:rsid w:val="00E105BB"/>
    <w:rsid w:val="00E10769"/>
    <w:rsid w:val="00E12544"/>
    <w:rsid w:val="00E127A0"/>
    <w:rsid w:val="00E12CAB"/>
    <w:rsid w:val="00E13866"/>
    <w:rsid w:val="00E13DEA"/>
    <w:rsid w:val="00E1437F"/>
    <w:rsid w:val="00E15F5F"/>
    <w:rsid w:val="00E160F5"/>
    <w:rsid w:val="00E17FCF"/>
    <w:rsid w:val="00E21237"/>
    <w:rsid w:val="00E22AFA"/>
    <w:rsid w:val="00E23280"/>
    <w:rsid w:val="00E23737"/>
    <w:rsid w:val="00E238FC"/>
    <w:rsid w:val="00E23913"/>
    <w:rsid w:val="00E24155"/>
    <w:rsid w:val="00E24D6B"/>
    <w:rsid w:val="00E24D71"/>
    <w:rsid w:val="00E251D8"/>
    <w:rsid w:val="00E25417"/>
    <w:rsid w:val="00E262E8"/>
    <w:rsid w:val="00E27173"/>
    <w:rsid w:val="00E30861"/>
    <w:rsid w:val="00E3087C"/>
    <w:rsid w:val="00E31E92"/>
    <w:rsid w:val="00E33215"/>
    <w:rsid w:val="00E33284"/>
    <w:rsid w:val="00E33BCB"/>
    <w:rsid w:val="00E34670"/>
    <w:rsid w:val="00E34C9A"/>
    <w:rsid w:val="00E35424"/>
    <w:rsid w:val="00E35765"/>
    <w:rsid w:val="00E357BD"/>
    <w:rsid w:val="00E35A72"/>
    <w:rsid w:val="00E35B69"/>
    <w:rsid w:val="00E36079"/>
    <w:rsid w:val="00E36565"/>
    <w:rsid w:val="00E37246"/>
    <w:rsid w:val="00E37325"/>
    <w:rsid w:val="00E403D8"/>
    <w:rsid w:val="00E413FE"/>
    <w:rsid w:val="00E415CB"/>
    <w:rsid w:val="00E417E0"/>
    <w:rsid w:val="00E42A51"/>
    <w:rsid w:val="00E44177"/>
    <w:rsid w:val="00E44604"/>
    <w:rsid w:val="00E4504D"/>
    <w:rsid w:val="00E4521D"/>
    <w:rsid w:val="00E47098"/>
    <w:rsid w:val="00E4797B"/>
    <w:rsid w:val="00E47A9C"/>
    <w:rsid w:val="00E47F85"/>
    <w:rsid w:val="00E500BE"/>
    <w:rsid w:val="00E50384"/>
    <w:rsid w:val="00E51682"/>
    <w:rsid w:val="00E52E4C"/>
    <w:rsid w:val="00E52EB4"/>
    <w:rsid w:val="00E53202"/>
    <w:rsid w:val="00E54089"/>
    <w:rsid w:val="00E5500F"/>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628"/>
    <w:rsid w:val="00E6695A"/>
    <w:rsid w:val="00E671B7"/>
    <w:rsid w:val="00E6765C"/>
    <w:rsid w:val="00E7057E"/>
    <w:rsid w:val="00E70D63"/>
    <w:rsid w:val="00E70DD7"/>
    <w:rsid w:val="00E71306"/>
    <w:rsid w:val="00E720DF"/>
    <w:rsid w:val="00E72AAC"/>
    <w:rsid w:val="00E73276"/>
    <w:rsid w:val="00E7374A"/>
    <w:rsid w:val="00E73A4A"/>
    <w:rsid w:val="00E745DF"/>
    <w:rsid w:val="00E74801"/>
    <w:rsid w:val="00E74A5A"/>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159"/>
    <w:rsid w:val="00E878B1"/>
    <w:rsid w:val="00E87F5E"/>
    <w:rsid w:val="00E90047"/>
    <w:rsid w:val="00E90ED1"/>
    <w:rsid w:val="00E91C50"/>
    <w:rsid w:val="00E9300F"/>
    <w:rsid w:val="00E94B5B"/>
    <w:rsid w:val="00E94BB1"/>
    <w:rsid w:val="00E95FBD"/>
    <w:rsid w:val="00E96173"/>
    <w:rsid w:val="00E96598"/>
    <w:rsid w:val="00E973AC"/>
    <w:rsid w:val="00E97881"/>
    <w:rsid w:val="00E97AC8"/>
    <w:rsid w:val="00EA078F"/>
    <w:rsid w:val="00EA093A"/>
    <w:rsid w:val="00EA0BE2"/>
    <w:rsid w:val="00EA1827"/>
    <w:rsid w:val="00EA2213"/>
    <w:rsid w:val="00EA2F7F"/>
    <w:rsid w:val="00EA3196"/>
    <w:rsid w:val="00EA418D"/>
    <w:rsid w:val="00EA5873"/>
    <w:rsid w:val="00EA6521"/>
    <w:rsid w:val="00EA7EF1"/>
    <w:rsid w:val="00EB0A56"/>
    <w:rsid w:val="00EB0CF6"/>
    <w:rsid w:val="00EB2344"/>
    <w:rsid w:val="00EB2864"/>
    <w:rsid w:val="00EB2873"/>
    <w:rsid w:val="00EB3850"/>
    <w:rsid w:val="00EB3C8C"/>
    <w:rsid w:val="00EB4666"/>
    <w:rsid w:val="00EB491A"/>
    <w:rsid w:val="00EB4F61"/>
    <w:rsid w:val="00EB6A26"/>
    <w:rsid w:val="00EB7B12"/>
    <w:rsid w:val="00EC03D6"/>
    <w:rsid w:val="00EC0510"/>
    <w:rsid w:val="00EC09BF"/>
    <w:rsid w:val="00EC15C7"/>
    <w:rsid w:val="00EC30C2"/>
    <w:rsid w:val="00EC337D"/>
    <w:rsid w:val="00EC3590"/>
    <w:rsid w:val="00EC43D7"/>
    <w:rsid w:val="00EC4A64"/>
    <w:rsid w:val="00EC61AC"/>
    <w:rsid w:val="00EC6238"/>
    <w:rsid w:val="00EC7918"/>
    <w:rsid w:val="00ED02D9"/>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6194"/>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614D"/>
    <w:rsid w:val="00EE668A"/>
    <w:rsid w:val="00EE7190"/>
    <w:rsid w:val="00EF0695"/>
    <w:rsid w:val="00EF0A07"/>
    <w:rsid w:val="00EF0C82"/>
    <w:rsid w:val="00EF0E60"/>
    <w:rsid w:val="00EF3056"/>
    <w:rsid w:val="00EF3A93"/>
    <w:rsid w:val="00EF4FB6"/>
    <w:rsid w:val="00EF515B"/>
    <w:rsid w:val="00EF5647"/>
    <w:rsid w:val="00EF6222"/>
    <w:rsid w:val="00EF7E2A"/>
    <w:rsid w:val="00F00BB2"/>
    <w:rsid w:val="00F01031"/>
    <w:rsid w:val="00F01845"/>
    <w:rsid w:val="00F018AE"/>
    <w:rsid w:val="00F01C0C"/>
    <w:rsid w:val="00F02481"/>
    <w:rsid w:val="00F026ED"/>
    <w:rsid w:val="00F030EC"/>
    <w:rsid w:val="00F04D54"/>
    <w:rsid w:val="00F05083"/>
    <w:rsid w:val="00F05920"/>
    <w:rsid w:val="00F05EB9"/>
    <w:rsid w:val="00F05EBA"/>
    <w:rsid w:val="00F060ED"/>
    <w:rsid w:val="00F060F7"/>
    <w:rsid w:val="00F06340"/>
    <w:rsid w:val="00F071CB"/>
    <w:rsid w:val="00F074B2"/>
    <w:rsid w:val="00F10DFC"/>
    <w:rsid w:val="00F117E5"/>
    <w:rsid w:val="00F11ED4"/>
    <w:rsid w:val="00F12CEF"/>
    <w:rsid w:val="00F137AB"/>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8C2"/>
    <w:rsid w:val="00F24FD2"/>
    <w:rsid w:val="00F25752"/>
    <w:rsid w:val="00F25E3C"/>
    <w:rsid w:val="00F25F0E"/>
    <w:rsid w:val="00F26089"/>
    <w:rsid w:val="00F26B25"/>
    <w:rsid w:val="00F26CB0"/>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5CA2"/>
    <w:rsid w:val="00F561C3"/>
    <w:rsid w:val="00F56889"/>
    <w:rsid w:val="00F56F13"/>
    <w:rsid w:val="00F576C0"/>
    <w:rsid w:val="00F57916"/>
    <w:rsid w:val="00F601FE"/>
    <w:rsid w:val="00F612E1"/>
    <w:rsid w:val="00F6170B"/>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80465"/>
    <w:rsid w:val="00F8071B"/>
    <w:rsid w:val="00F8076F"/>
    <w:rsid w:val="00F80C34"/>
    <w:rsid w:val="00F80DDE"/>
    <w:rsid w:val="00F812E2"/>
    <w:rsid w:val="00F8158F"/>
    <w:rsid w:val="00F82593"/>
    <w:rsid w:val="00F830A3"/>
    <w:rsid w:val="00F838AE"/>
    <w:rsid w:val="00F8406A"/>
    <w:rsid w:val="00F84128"/>
    <w:rsid w:val="00F8423A"/>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B97"/>
    <w:rsid w:val="00FA6CD8"/>
    <w:rsid w:val="00FA7000"/>
    <w:rsid w:val="00FA75BA"/>
    <w:rsid w:val="00FA780C"/>
    <w:rsid w:val="00FB2164"/>
    <w:rsid w:val="00FB2E0D"/>
    <w:rsid w:val="00FB3135"/>
    <w:rsid w:val="00FB4651"/>
    <w:rsid w:val="00FB4F6C"/>
    <w:rsid w:val="00FB54D0"/>
    <w:rsid w:val="00FB6361"/>
    <w:rsid w:val="00FB7034"/>
    <w:rsid w:val="00FC04E8"/>
    <w:rsid w:val="00FC09B0"/>
    <w:rsid w:val="00FC0B03"/>
    <w:rsid w:val="00FC0BEC"/>
    <w:rsid w:val="00FC1B03"/>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2636"/>
    <w:rsid w:val="00FE2E7D"/>
    <w:rsid w:val="00FE3396"/>
    <w:rsid w:val="00FE4C28"/>
    <w:rsid w:val="00FE50BB"/>
    <w:rsid w:val="00FE5433"/>
    <w:rsid w:val="00FE5930"/>
    <w:rsid w:val="00FE64A1"/>
    <w:rsid w:val="00FE6C86"/>
    <w:rsid w:val="00FE73C6"/>
    <w:rsid w:val="00FE7A90"/>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3DAD"/>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oter" Target="footer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footer" Target="footer4.xml"/><Relationship Id="rId44"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20" Type="http://schemas.openxmlformats.org/officeDocument/2006/relationships/image" Target="media/image2.png"/><Relationship Id="rId41"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B51"/>
    <w:rsid w:val="000815C1"/>
    <w:rsid w:val="000903FB"/>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F37B3"/>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F5F9B"/>
    <w:rsid w:val="003F656C"/>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21F15"/>
    <w:rsid w:val="0052353B"/>
    <w:rsid w:val="00524896"/>
    <w:rsid w:val="00531214"/>
    <w:rsid w:val="00531FB2"/>
    <w:rsid w:val="00534095"/>
    <w:rsid w:val="00561DFF"/>
    <w:rsid w:val="0058277E"/>
    <w:rsid w:val="0058330B"/>
    <w:rsid w:val="00593487"/>
    <w:rsid w:val="005A077E"/>
    <w:rsid w:val="005A21CB"/>
    <w:rsid w:val="005A743B"/>
    <w:rsid w:val="005B2C9A"/>
    <w:rsid w:val="005B3C97"/>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6179"/>
    <w:rsid w:val="006855F5"/>
    <w:rsid w:val="006A26E3"/>
    <w:rsid w:val="006C2BA2"/>
    <w:rsid w:val="006D6D15"/>
    <w:rsid w:val="006D72EB"/>
    <w:rsid w:val="006E3391"/>
    <w:rsid w:val="00705E26"/>
    <w:rsid w:val="007073D0"/>
    <w:rsid w:val="00707BED"/>
    <w:rsid w:val="00717CC1"/>
    <w:rsid w:val="00747E86"/>
    <w:rsid w:val="00754D5A"/>
    <w:rsid w:val="007600E4"/>
    <w:rsid w:val="00760FCF"/>
    <w:rsid w:val="00763295"/>
    <w:rsid w:val="007678AC"/>
    <w:rsid w:val="007710BA"/>
    <w:rsid w:val="00777B20"/>
    <w:rsid w:val="00793805"/>
    <w:rsid w:val="00797543"/>
    <w:rsid w:val="007A0806"/>
    <w:rsid w:val="007C1F94"/>
    <w:rsid w:val="007C43F2"/>
    <w:rsid w:val="007C6E82"/>
    <w:rsid w:val="007D6132"/>
    <w:rsid w:val="007E0047"/>
    <w:rsid w:val="007E352C"/>
    <w:rsid w:val="007F19A7"/>
    <w:rsid w:val="007F448B"/>
    <w:rsid w:val="00850B86"/>
    <w:rsid w:val="00857729"/>
    <w:rsid w:val="0086272D"/>
    <w:rsid w:val="008640D7"/>
    <w:rsid w:val="008704DA"/>
    <w:rsid w:val="008921BD"/>
    <w:rsid w:val="008B07A8"/>
    <w:rsid w:val="008B35CE"/>
    <w:rsid w:val="008C0C8B"/>
    <w:rsid w:val="008D1514"/>
    <w:rsid w:val="008D164D"/>
    <w:rsid w:val="008D5CA8"/>
    <w:rsid w:val="009074F8"/>
    <w:rsid w:val="00911FED"/>
    <w:rsid w:val="00924679"/>
    <w:rsid w:val="0093409E"/>
    <w:rsid w:val="0093428C"/>
    <w:rsid w:val="00942F8E"/>
    <w:rsid w:val="00943BF1"/>
    <w:rsid w:val="0095346B"/>
    <w:rsid w:val="009543C0"/>
    <w:rsid w:val="0095544A"/>
    <w:rsid w:val="00967849"/>
    <w:rsid w:val="0097342E"/>
    <w:rsid w:val="009739F3"/>
    <w:rsid w:val="00974577"/>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5A61"/>
    <w:rsid w:val="00AC4C1F"/>
    <w:rsid w:val="00AD1522"/>
    <w:rsid w:val="00AD351A"/>
    <w:rsid w:val="00AD3F3F"/>
    <w:rsid w:val="00AE172D"/>
    <w:rsid w:val="00B2098E"/>
    <w:rsid w:val="00B25246"/>
    <w:rsid w:val="00B4698E"/>
    <w:rsid w:val="00B5051C"/>
    <w:rsid w:val="00B539AA"/>
    <w:rsid w:val="00B54F40"/>
    <w:rsid w:val="00B567BA"/>
    <w:rsid w:val="00B57825"/>
    <w:rsid w:val="00B612F8"/>
    <w:rsid w:val="00B6209C"/>
    <w:rsid w:val="00B63EAC"/>
    <w:rsid w:val="00B65F16"/>
    <w:rsid w:val="00B7737A"/>
    <w:rsid w:val="00B77D36"/>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734E6"/>
    <w:rsid w:val="00C74875"/>
    <w:rsid w:val="00C84BC2"/>
    <w:rsid w:val="00C84CD3"/>
    <w:rsid w:val="00C93567"/>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421F7"/>
    <w:rsid w:val="00D42F56"/>
    <w:rsid w:val="00D5335F"/>
    <w:rsid w:val="00D60473"/>
    <w:rsid w:val="00D772EB"/>
    <w:rsid w:val="00D81417"/>
    <w:rsid w:val="00D93026"/>
    <w:rsid w:val="00DC2683"/>
    <w:rsid w:val="00DC3020"/>
    <w:rsid w:val="00DC51D4"/>
    <w:rsid w:val="00DD3562"/>
    <w:rsid w:val="00DE74E0"/>
    <w:rsid w:val="00E03539"/>
    <w:rsid w:val="00E03FEC"/>
    <w:rsid w:val="00E27173"/>
    <w:rsid w:val="00E30DC1"/>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C15C7"/>
    <w:rsid w:val="00ED15D6"/>
    <w:rsid w:val="00ED178E"/>
    <w:rsid w:val="00EF3A93"/>
    <w:rsid w:val="00F030AE"/>
    <w:rsid w:val="00F26B25"/>
    <w:rsid w:val="00F44308"/>
    <w:rsid w:val="00F44BD1"/>
    <w:rsid w:val="00F521EB"/>
    <w:rsid w:val="00F52F6C"/>
    <w:rsid w:val="00F60F15"/>
    <w:rsid w:val="00F64728"/>
    <w:rsid w:val="00F80465"/>
    <w:rsid w:val="00F8584E"/>
    <w:rsid w:val="00F85B1F"/>
    <w:rsid w:val="00F96708"/>
    <w:rsid w:val="00FB3498"/>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6F43"/>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39</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58</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59</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54</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75</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26</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33</b:RefOrder>
  </b:Source>
  <b:Source>
    <b:Tag>Com16</b:Tag>
    <b:SourceType>ConferenceProceedings</b:SourceType>
    <b:Guid>{49DA1711-F7C6-43AD-B0D6-017F393E6380}</b:Guid>
    <b:Author>
      <b:Author>
        <b:NameList>
          <b:Person>
            <b:Last>Comes</b:Last>
            <b:First>T.</b:First>
          </b:Person>
        </b:NameList>
      </b:Author>
    </b:Author>
    <b:Title>Cognitive biases in humanitarian sensemaking and decisionmaking</b:Title>
    <b:Year>2016</b:Year>
    <b:Pages>56-62</b:Pages>
    <b:ConferenceName>2016 IEEE International Multi-Disciplinary Conference on Cognitive Methods in Situation Awareness and Decision Support (CogSIMA)</b:ConferenceName>
    <b:RefOrder>76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28</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43</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46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35</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69</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38</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77</b:RefOrder>
  </b:Source>
  <b:Source>
    <b:Tag>Xu2015</b:Tag>
    <b:SourceType>Book</b:SourceType>
    <b:Author>
      <b:Author>
        <b:NameList>
          <b:Person>
            <b:Last>Xu</b:Last>
            <b:First>Z. S.</b:First>
          </b:Person>
        </b:NameList>
      </b:Author>
    </b:Author>
    <b:Title>Uncertain multi-attribute decision making: Methods and applications</b:Title>
    <b:Year>2015</b:Year>
    <b:Publisher>Springer</b:Publisher>
    <b:DOI>10.1007/978-3-662-45640-8</b:DOI>
    <b:Guid>{8B9C0D1E-2F3A-4B5C-6D7E-8F9A0B1C2D3E}</b:Guid>
    <b:LCID>en-US</b:LCID>
    <b:RefOrder>78</b:RefOrder>
  </b:Source>
  <b:Source>
    <b:Tag>TverskyKahneman1974</b:Tag>
    <b:SourceType>JournalArticle</b:SourceType>
    <b:Author>
      <b:Author>
        <b:NameList>
          <b:Person>
            <b:Last>Tversky</b:Last>
            <b:First>A.</b:First>
          </b:Person>
          <b:Person>
            <b:Last>Kahneman</b:Last>
            <b:First>D.</b:First>
          </b:Person>
        </b:NameList>
      </b:Author>
    </b:Author>
    <b:Title>Judgment under uncertainty: Heuristics and biases</b:Title>
    <b:JournalName>Science</b:JournalName>
    <b:Year>1974</b:Year>
    <b:Volume>185</b:Volume>
    <b:Issue>4157</b:Issue>
    <b:Pages>1124-1131</b:Pages>
    <b:DOI>10.1126/science.185.4157.1124</b:DOI>
    <b:Guid>{7A8B9C0D-1E2F-3A4B-5C6D-7E8F9A0B1C2D}</b:Guid>
    <b:LCID>en-US</b:LCID>
    <b:RefOrder>79</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56</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71</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55</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80</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81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82</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41</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53</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83</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66</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65</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84</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48</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32</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85</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31</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45</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34</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47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RefOrder>42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30</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27</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86</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29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70</b:RefOrder>
  </b:Source>
  <b:Source xmlns:b="http://schemas.openxmlformats.org/officeDocument/2006/bibliography">
    <b:Tag>Kyz12</b:Tag>
    <b:SourceType>JournalArticle</b:SourceType>
    <b:Guid>{0C6544E8-A6D8-415D-835E-215466819471}</b:Guid>
    <b:Author>
      <b:Author>
        <b:NameList>
          <b:Person>
            <b:Last>Kyzirakos</b:Last>
            <b:First>K.</b:First>
          </b:Person>
          <b:Person>
            <b:Last>Karpathiotakis</b:Last>
            <b:First>M.</b:First>
          </b:Person>
          <b:Person>
            <b:Last>Garbis</b:Last>
            <b:First>G.</b:First>
          </b:Person>
          <b:Person>
            <b:Last>Nikolaou</b:Last>
            <b:First>C.</b:First>
          </b:Person>
          <b:Person>
            <b:Last>Bereta</b:Last>
            <b:First>K.</b:First>
          </b:Person>
          <b:Person>
            <b:Last>Papoutsis</b:Last>
            <b:First>I.</b:First>
          </b:Person>
          <b:Person>
            <b:Last>Herekakis</b:Last>
            <b:First>T.</b:First>
          </b:Person>
          <b:Person>
            <b:Last>Kontoes</b:Last>
            <b:First>C.,</b:First>
            <b:Middle>Koubarakis, M.</b:Middle>
          </b:Person>
          <b:Person>
            <b:Last>Simantiris</b:Last>
            <b:First>N.</b:First>
          </b:Person>
        </b:NameList>
      </b:Author>
    </b:Author>
    <b:Title> Wildfire monitoring using satellite images, ontologies and linked geospatial data</b:Title>
    <b:Year>2012</b:Year>
    <b:JournalName>Journal of Web Semantics</b:JournalName>
    <b:Pages>16-32</b:Pages>
    <b:RefOrder>87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Endsley1995</b:Tag>
    <b:SourceType>JournalArticle</b:SourceType>
    <b:Author>
      <b:Author>
        <b:NameList>
          <b:Person>
            <b:Last>Endsley</b:Last>
            <b:First>M</b:First>
            <b:Middle>R</b:Middle>
          </b:Person>
        </b:NameList>
      </b:Author>
    </b:Author>
    <b:Title>Toward a Theory of Situation Awareness</b:Title>
    <b:JournalName>Human Factors</b:JournalName>
    <b:Year>1995</b:Year>
    <b:Volume>37</b:Volume>
    <b:Issue>1</b:Issue>
    <b:Pages>32-64</b:Pages>
    <b:Guid>{545D1A48-D4A3-4400-BD56-AAD76DE14780}</b:Guid>
    <b:DOI>10.1518/001872095779049543</b:DOI>
    <b:RefOrder>88</b:RefOrder>
  </b:Source>
  <b:Source>
    <b:Tag>Endsley2015</b:Tag>
    <b:SourceType>JournalArticle</b:SourceType>
    <b:Author>
      <b:Author>
        <b:NameList>
          <b:Person>
            <b:Last>Endsley</b:Last>
            <b:First>M</b:First>
            <b:Middle>R</b:Middle>
          </b:Person>
        </b:NameList>
      </b:Author>
    </b:Author>
    <b:Title>Situation awareness misconceptions and misunderstandings</b:Title>
    <b:Year>2015</b:Year>
    <b:JournalName>Journal of Cognitive Engineering and Decision Making</b:JournalName>
    <b:Volume>9</b:Volume>
    <b:Issue>1</b:Issue>
    <b:Pages>4-32</b:Pages>
    <b:Guid>{943267C8-83D0-4F67-AE40-6D38AFEC4844}</b:Guid>
    <b:DOI>10.1177/1555343415572631</b:DOI>
    <b:RefOrder>89</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37</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36</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74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67</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68</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72</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90</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91</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50</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73</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49</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60</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52</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62</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63</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64</b:RefOrder>
  </b:Source>
</b:Sources>
</file>

<file path=customXml/itemProps1.xml><?xml version="1.0" encoding="utf-8"?>
<ds:datastoreItem xmlns:ds="http://schemas.openxmlformats.org/officeDocument/2006/customXml" ds:itemID="{AF1913A6-7E5A-433D-B0A9-FFF93BFED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3807</TotalTime>
  <Pages>167</Pages>
  <Words>40525</Words>
  <Characters>240724</Characters>
  <Application>Microsoft Office Word</Application>
  <DocSecurity>0</DocSecurity>
  <Lines>5471</Lines>
  <Paragraphs>2556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4</cp:revision>
  <cp:lastPrinted>2026-04-16T20:32:00Z</cp:lastPrinted>
  <dcterms:created xsi:type="dcterms:W3CDTF">2026-04-13T21:22:00Z</dcterms:created>
  <dcterms:modified xsi:type="dcterms:W3CDTF">2026-07-15T22:35:00Z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