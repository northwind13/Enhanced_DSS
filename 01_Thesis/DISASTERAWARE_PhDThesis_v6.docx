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7BC48060"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41BFE791"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33844AC6"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000000"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5228378"/>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6A6E582D"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417CD1">
        <w:rPr>
          <w:rFonts w:cs="Times New Roman"/>
          <w:noProof/>
          <w:szCs w:val="24"/>
        </w:rPr>
        <w:t>141</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10E9C02" w14:textId="77777777" w:rsidR="00BB7425" w:rsidRPr="00BA1179" w:rsidRDefault="00BB7425" w:rsidP="00BB7425">
      <w:r>
        <w:t xml:space="preserve">Existing wildfire decision support systems are constrained by closed decision spaces, centralized reasoning, tight coupling between simulation and decision, and a weak treatment of epistemic uncertainty. This thesis presents DisasterAware, a hierarchically distributed, explainable, and uncertainty-aware framework. Ten bounded observation features are fuzzified under a partition of unity and aggregated through a four-level concept hierarchy into five decision concepts, namely fire threat level, asset exposure risk, suppression feasibility, intervention urgency, and evacuation pressure. These concepts drive a zero-order Takagi-Sugeno rule base that is distributed across regional agents. Reasoning over concepts rather than over raw features reduces the antecedent space from 9,765,625 combinations to a catalogue of 3,125, and only situation-activated rules are instantiated. The operational base starts from forty expert-seeded rules and grows only where realized cost shows that it must, so the decision space stays open. A staged adaptation loop, sequenced by a value-based stage selector, tunes membership functions, increases linguistic resolution, and admits generatively proposed rules through a sequence of verification gates, so that a novel situation is answered by extending the rule base rather than by choosing from </w:t>
      </w:r>
      <w:r>
        <w:lastRenderedPageBreak/>
        <w:t xml:space="preserve">a fixed catalogue. A plain rule passes four gates that check its form, its constraints, and its improvement of the physical forecast on two independent seeds, while a package that also adds a vocabulary object passes two further gates that reject a redundant concept and require the growth to pay for itself. Every candidate is judged on a shadow forecast by a five-term normalized decision cost and by a quality measure that asks whether the candidate serves the concepts that demanded it. Acceptance is satisficing, a graduated fail-safe attenuates the offensive orders when quality falls short, and a no-harm rule withholds them altogether when the forecast is worse than inaction. Confidence-gated concept modulation encodes epistemic uncertainty without probabilistic assumptions, and formal guarantees of output boundedness, Lipschitz continuity, and partial-observability compliance are established. A non-inferential global coordinator assembles resource-normalized regional fields into an intervention field that is kept strictly separate from the simulation state, while an explainability and governance layer provides audit logging and operator override. </w:t>
      </w:r>
      <w:commentRangeStart w:id="13"/>
      <w:r>
        <w:t>The empirical evaluation of DisasterAware against a centralized baseline, covering adaptability, interpretability, and operational feasibility, is reported in Chapter 5.</w:t>
      </w:r>
      <w:commentRangeEnd w:id="13"/>
      <w:r w:rsidRPr="00BA1179">
        <w:rPr>
          <w:rStyle w:val="CommentReference"/>
          <w:sz w:val="24"/>
          <w:szCs w:val="22"/>
        </w:rPr>
        <w:commentReference w:id="13"/>
      </w:r>
    </w:p>
    <w:p w14:paraId="441CFF79" w14:textId="77777777" w:rsidR="00830A64" w:rsidRPr="00BA1179" w:rsidRDefault="00830A64" w:rsidP="00830A64"/>
    <w:p w14:paraId="13B3C0FB" w14:textId="4456D0D6" w:rsidR="00D5074E" w:rsidRPr="00BA1179" w:rsidRDefault="00830A64" w:rsidP="00830A64">
      <w:r w:rsidRPr="00BA1179">
        <w:t xml:space="preserve">Keywords: </w:t>
      </w:r>
      <w:r w:rsidR="00BB7425" w:rsidRPr="00BB7425">
        <w:t>Wildfire decision support, Hierarchically distributed multi-agent reasoning, Concept-driven Takagi-Sugeno fuzzy inference, Open decision space with generative rule proposal and verification, Explainable and uncertainty-aware AI</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5228379"/>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0ED81400" w:rsidR="00147B75" w:rsidRPr="00E74C15" w:rsidRDefault="00000000"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Pr="00E74C15">
            <w:rPr>
              <w:rStyle w:val="PlaceholderText"/>
              <w:rFonts w:cs="Times New Roman"/>
              <w:szCs w:val="24"/>
              <w:lang w:val="tr-TR"/>
            </w:rPr>
            <w:t>[Jüri Tarihi]</w:t>
          </w:r>
        </w:sdtContent>
      </w:sdt>
      <w:r w:rsidRPr="00E74C15">
        <w:rPr>
          <w:rFonts w:cs="Times New Roman"/>
          <w:szCs w:val="24"/>
          <w:lang w:val="tr-TR"/>
        </w:rPr>
        <w:t xml:space="preserve">, </w:t>
      </w:r>
      <w:r w:rsidRPr="00E74C15">
        <w:rPr>
          <w:rFonts w:cs="Times New Roman"/>
          <w:szCs w:val="24"/>
          <w:lang w:val="tr-TR"/>
        </w:rPr>
        <w:fldChar w:fldCharType="begin"/>
      </w:r>
      <w:r w:rsidRPr="00E74C15">
        <w:rPr>
          <w:rFonts w:cs="Times New Roman"/>
          <w:szCs w:val="24"/>
          <w:lang w:val="tr-TR"/>
        </w:rPr>
        <w:instrText xml:space="preserve"> PAGEREF LastPage \h </w:instrText>
      </w:r>
      <w:r w:rsidRPr="00E74C15">
        <w:rPr>
          <w:rFonts w:cs="Times New Roman"/>
          <w:szCs w:val="24"/>
          <w:lang w:val="tr-TR"/>
        </w:rPr>
      </w:r>
      <w:r w:rsidRPr="00E74C15">
        <w:rPr>
          <w:rFonts w:cs="Times New Roman"/>
          <w:szCs w:val="24"/>
          <w:lang w:val="tr-TR"/>
        </w:rPr>
        <w:fldChar w:fldCharType="separate"/>
      </w:r>
      <w:r w:rsidR="00417CD1">
        <w:rPr>
          <w:rFonts w:cs="Times New Roman"/>
          <w:noProof/>
          <w:szCs w:val="24"/>
          <w:lang w:val="tr-TR"/>
        </w:rPr>
        <w:t>141</w:t>
      </w:r>
      <w:r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5396C9E7" w14:textId="2294CE20" w:rsidR="00E74C15" w:rsidRPr="00E74C15" w:rsidRDefault="00E74C15" w:rsidP="00E74C15">
      <w:pPr>
        <w:pStyle w:val="ParText"/>
        <w:rPr>
          <w:rFonts w:cs="Times New Roman"/>
          <w:szCs w:val="24"/>
          <w:lang w:val="tr-TR"/>
        </w:rPr>
      </w:pPr>
      <w:r w:rsidRPr="00E74C15">
        <w:rPr>
          <w:lang w:val="tr-TR"/>
        </w:rPr>
        <w:t xml:space="preserve">Mevcut orman yangını karar destek sistemleri; kapalı karar uzayları, merkezi akıl yürütme, simülasyon ile karar arasındaki sıkı bağlaşım ve epistemik belirsizliğin yetersiz temsili nedeniyle kısıtlanmaktadır. Bu tez; hiyerarşik olarak dağıtık, açıklanabilir ve belirsizliğe duyarlı bir çerçeve olan DisasterAware'i sunmaktadır. On sınırlı gözlem özniteliği, birlik bölüntüsü altında bulanıklaştırılır ve dört seviyeli bir kavram hiyerarşisi üzerinden beş karar kavramına toplanır: Yangın Tehdit Düzeyi, Varlık Maruziyet Riski, Bastırma Uygunluğu, Müdahale Aciliyeti ve Tahliye Baskısı. Bu kavramlar, bölgesel ajanlar arasında dağıtılmış sıfırıncı derece bir Takagi-Sugeno kural tabanını besler. Ham öznitelikler yerine kavramlar üzerinde akıl yürütmek, öncül uzayını 9.765.625 bileşimden 3.125'lik bir kataloğa indirir ve yalnızca durumla etkinleşen kurallar örneklenir. Operasyonel taban kırk uzman-tohumlu kuralla başlar ve yalnızca gerçekleşen maliyetin gerektirdiği yerde büyür; böylece karar uzayı açık kalır. Değer temelli bir aşama seçicinin sıraladığı kademeli bir uyarlama döngüsü üyelik fonksiyonlarını ayarlar, dilsel çözünürlüğü artırır ve üretici modelin önerdiği kuralları bir doğrulama kapıları dizisinden geçirerek tabana kabul eder; böylece yeni bir durum sabit bir katalogdan seçimle değil, kural tabanının genişlemesiyle yanıtlanır. Sade bir kural; biçimini, kısıtlarını ve fiziksel öngörüyü </w:t>
      </w:r>
      <w:r w:rsidRPr="00E74C15">
        <w:rPr>
          <w:lang w:val="tr-TR"/>
        </w:rPr>
        <w:lastRenderedPageBreak/>
        <w:t xml:space="preserve">iki bağımsız tohumda iyileştirmesini denetleyen dört kapıdan geçer. Sözlüğe bir nesne ekleyen bir paket ise gereksiz bir kavramı reddeden ve büyümenin kendini amorti etmesini gerektiren iki kapıdan daha geçer. Her aday, gölge öngörü üzerinde beş terimli normalize edilmiş bir karar maliyeti ve adayın kendisini talep eden kavramlara hizmet edip etmediğini ölçen bir kalite ölçütüyle değerlendirilir. Kabul, yeterlilik esasına dayanır; kalite eşiğin altında kaldığında kademeli bir emniyet mekanizması saldırgan emirleri zayıflatır ve öngörü eylemsizlikten kötüyse zarar verme yasağı kuralı bu emirleri tümüyle geri çeker. Olasılıksal varsayımlara gerek duymadan epistemik belirsizliği kodlayan güven kapılı kavram modülasyonu tanımlanır; çıktı sınırlılığı, Lipschitz sürekliliği ve kısmi gözlemlenebilirlik uyumluluğu biçimsel olarak garanti altına alınır. Çıkarımsal olmayan küresel bir koordinasyon birimi, kaynağa göre normalize edilmiş bölgesel alanları simülasyon durumundan kesin biçimde ayrık tutulan bir müdahale alanına birleştirir; açıklanabilirlik ve yönetişim katmanı ise denetim kaydı ve operatör geçersiz kılma işlevlerini sağlar. </w:t>
      </w:r>
      <w:commentRangeStart w:id="16"/>
      <w:r w:rsidRPr="00E74C15">
        <w:rPr>
          <w:lang w:val="tr-TR"/>
        </w:rPr>
        <w:t>DisasterAware'in merkezi bir temel çizgiye karşı; uyarlanabilirlik, yorumlanabilirlik ve operasyonel uygulanabilirlik açısından ampirik değerlendirmesi Bölüm 5'te sunulmaktadır.</w:t>
      </w:r>
      <w:commentRangeEnd w:id="16"/>
      <w:r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446A8D78" w14:textId="3F65A31E" w:rsidR="00F84128" w:rsidRPr="00E74C15" w:rsidRDefault="00F84128" w:rsidP="00F84128">
      <w:pPr>
        <w:tabs>
          <w:tab w:val="left" w:pos="3378"/>
        </w:tabs>
        <w:rPr>
          <w:rFonts w:cs="Times New Roman"/>
          <w:szCs w:val="24"/>
          <w:lang w:val="tr-TR"/>
        </w:rPr>
      </w:pPr>
      <w:r w:rsidRPr="00E74C15">
        <w:rPr>
          <w:rFonts w:cs="Times New Roman"/>
          <w:szCs w:val="24"/>
          <w:lang w:val="tr-TR"/>
        </w:rPr>
        <w:t xml:space="preserve">Anahtar Kelimeler: </w:t>
      </w:r>
      <w:ins w:id="17" w:author="CLAUDE" w:date="2026-07-17T00:00:00Z">
        <w:r w:rsidR="00E74C15" w:rsidRPr="00E74C15">
          <w:rPr>
            <w:lang w:val="tr-TR"/>
          </w:rPr>
          <w:t>Orman yangını karar desteği, Hiyerarşik dağıtık çok-ajanlı akıl yürütme, Kavram temelli Takagi-Sugeno bulanık çıkarım, Üretken kural önerisi ve doğrulama ile açık karar uzayı, Açıklanabilir ve belirsizliğe duyarlı yapay zekâ</w:t>
        </w:r>
      </w:ins>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8" w:name="_Toc235228380"/>
      <w:r w:rsidRPr="00BA1179">
        <w:rPr>
          <w:lang w:val="en-US"/>
        </w:rPr>
        <w:lastRenderedPageBreak/>
        <w:t>ACKNOWLEDGMENTS</w:t>
      </w:r>
      <w:bookmarkEnd w:id="18"/>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9" w:name="_Toc235228381"/>
      <w:r w:rsidRPr="00BA1179">
        <w:rPr>
          <w:lang w:val="en-US"/>
        </w:rPr>
        <w:lastRenderedPageBreak/>
        <w:t>TABLE OF CONTENTS</w:t>
      </w:r>
      <w:bookmarkEnd w:id="19"/>
    </w:p>
    <w:sdt>
      <w:sdtPr>
        <w:rPr>
          <w:noProof w:val="0"/>
        </w:rPr>
        <w:id w:val="837507579"/>
        <w:docPartObj>
          <w:docPartGallery w:val="Table of Contents"/>
          <w:docPartUnique/>
        </w:docPartObj>
      </w:sdtPr>
      <w:sdtEndPr>
        <w:rPr>
          <w:b/>
          <w:bCs/>
        </w:rPr>
      </w:sdtEndPr>
      <w:sdtContent>
        <w:p w14:paraId="1A5679B1" w14:textId="75668B61" w:rsidR="00417CD1"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5228378" w:history="1">
            <w:r w:rsidR="00417CD1" w:rsidRPr="002B189B">
              <w:rPr>
                <w:rStyle w:val="Hyperlink"/>
              </w:rPr>
              <w:t>ABSTRACT</w:t>
            </w:r>
            <w:r w:rsidR="00417CD1">
              <w:rPr>
                <w:webHidden/>
              </w:rPr>
              <w:tab/>
            </w:r>
            <w:r w:rsidR="00417CD1">
              <w:rPr>
                <w:webHidden/>
              </w:rPr>
              <w:fldChar w:fldCharType="begin"/>
            </w:r>
            <w:r w:rsidR="00417CD1">
              <w:rPr>
                <w:webHidden/>
              </w:rPr>
              <w:instrText xml:space="preserve"> PAGEREF _Toc235228378 \h </w:instrText>
            </w:r>
            <w:r w:rsidR="00417CD1">
              <w:rPr>
                <w:webHidden/>
              </w:rPr>
            </w:r>
            <w:r w:rsidR="00417CD1">
              <w:rPr>
                <w:webHidden/>
              </w:rPr>
              <w:fldChar w:fldCharType="separate"/>
            </w:r>
            <w:r w:rsidR="00417CD1">
              <w:rPr>
                <w:webHidden/>
              </w:rPr>
              <w:t>v</w:t>
            </w:r>
            <w:r w:rsidR="00417CD1">
              <w:rPr>
                <w:webHidden/>
              </w:rPr>
              <w:fldChar w:fldCharType="end"/>
            </w:r>
          </w:hyperlink>
        </w:p>
        <w:p w14:paraId="028739CC" w14:textId="20ADD35A" w:rsidR="00417CD1" w:rsidRDefault="00417CD1">
          <w:pPr>
            <w:pStyle w:val="TOC1"/>
            <w:rPr>
              <w:rFonts w:asciiTheme="minorHAnsi" w:eastAsiaTheme="minorEastAsia" w:hAnsiTheme="minorHAnsi"/>
              <w:kern w:val="2"/>
              <w:szCs w:val="24"/>
              <w:lang w:val="tr-TR" w:eastAsia="tr-TR"/>
              <w14:ligatures w14:val="standardContextual"/>
            </w:rPr>
          </w:pPr>
          <w:hyperlink w:anchor="_Toc235228379" w:history="1">
            <w:r w:rsidRPr="002B189B">
              <w:rPr>
                <w:rStyle w:val="Hyperlink"/>
                <w:lang w:val="tr-TR"/>
              </w:rPr>
              <w:t>ÖZ</w:t>
            </w:r>
            <w:r>
              <w:rPr>
                <w:webHidden/>
              </w:rPr>
              <w:tab/>
            </w:r>
            <w:r>
              <w:rPr>
                <w:webHidden/>
              </w:rPr>
              <w:fldChar w:fldCharType="begin"/>
            </w:r>
            <w:r>
              <w:rPr>
                <w:webHidden/>
              </w:rPr>
              <w:instrText xml:space="preserve"> PAGEREF _Toc235228379 \h </w:instrText>
            </w:r>
            <w:r>
              <w:rPr>
                <w:webHidden/>
              </w:rPr>
            </w:r>
            <w:r>
              <w:rPr>
                <w:webHidden/>
              </w:rPr>
              <w:fldChar w:fldCharType="separate"/>
            </w:r>
            <w:r>
              <w:rPr>
                <w:webHidden/>
              </w:rPr>
              <w:t>vii</w:t>
            </w:r>
            <w:r>
              <w:rPr>
                <w:webHidden/>
              </w:rPr>
              <w:fldChar w:fldCharType="end"/>
            </w:r>
          </w:hyperlink>
        </w:p>
        <w:p w14:paraId="18C0E6F5" w14:textId="41490109" w:rsidR="00417CD1" w:rsidRDefault="00417CD1">
          <w:pPr>
            <w:pStyle w:val="TOC1"/>
            <w:rPr>
              <w:rFonts w:asciiTheme="minorHAnsi" w:eastAsiaTheme="minorEastAsia" w:hAnsiTheme="minorHAnsi"/>
              <w:kern w:val="2"/>
              <w:szCs w:val="24"/>
              <w:lang w:val="tr-TR" w:eastAsia="tr-TR"/>
              <w14:ligatures w14:val="standardContextual"/>
            </w:rPr>
          </w:pPr>
          <w:hyperlink w:anchor="_Toc235228380" w:history="1">
            <w:r w:rsidRPr="002B189B">
              <w:rPr>
                <w:rStyle w:val="Hyperlink"/>
              </w:rPr>
              <w:t>ACKNOWLEDGMENTS</w:t>
            </w:r>
            <w:r>
              <w:rPr>
                <w:webHidden/>
              </w:rPr>
              <w:tab/>
            </w:r>
            <w:r>
              <w:rPr>
                <w:webHidden/>
              </w:rPr>
              <w:fldChar w:fldCharType="begin"/>
            </w:r>
            <w:r>
              <w:rPr>
                <w:webHidden/>
              </w:rPr>
              <w:instrText xml:space="preserve"> PAGEREF _Toc235228380 \h </w:instrText>
            </w:r>
            <w:r>
              <w:rPr>
                <w:webHidden/>
              </w:rPr>
            </w:r>
            <w:r>
              <w:rPr>
                <w:webHidden/>
              </w:rPr>
              <w:fldChar w:fldCharType="separate"/>
            </w:r>
            <w:r>
              <w:rPr>
                <w:webHidden/>
              </w:rPr>
              <w:t>x</w:t>
            </w:r>
            <w:r>
              <w:rPr>
                <w:webHidden/>
              </w:rPr>
              <w:fldChar w:fldCharType="end"/>
            </w:r>
          </w:hyperlink>
        </w:p>
        <w:p w14:paraId="3B69000D" w14:textId="71BD9522" w:rsidR="00417CD1" w:rsidRDefault="00417CD1">
          <w:pPr>
            <w:pStyle w:val="TOC1"/>
            <w:rPr>
              <w:rFonts w:asciiTheme="minorHAnsi" w:eastAsiaTheme="minorEastAsia" w:hAnsiTheme="minorHAnsi"/>
              <w:kern w:val="2"/>
              <w:szCs w:val="24"/>
              <w:lang w:val="tr-TR" w:eastAsia="tr-TR"/>
              <w14:ligatures w14:val="standardContextual"/>
            </w:rPr>
          </w:pPr>
          <w:hyperlink w:anchor="_Toc235228381" w:history="1">
            <w:r w:rsidRPr="002B189B">
              <w:rPr>
                <w:rStyle w:val="Hyperlink"/>
              </w:rPr>
              <w:t>TABLE OF CONTENTS</w:t>
            </w:r>
            <w:r>
              <w:rPr>
                <w:webHidden/>
              </w:rPr>
              <w:tab/>
            </w:r>
            <w:r>
              <w:rPr>
                <w:webHidden/>
              </w:rPr>
              <w:fldChar w:fldCharType="begin"/>
            </w:r>
            <w:r>
              <w:rPr>
                <w:webHidden/>
              </w:rPr>
              <w:instrText xml:space="preserve"> PAGEREF _Toc235228381 \h </w:instrText>
            </w:r>
            <w:r>
              <w:rPr>
                <w:webHidden/>
              </w:rPr>
            </w:r>
            <w:r>
              <w:rPr>
                <w:webHidden/>
              </w:rPr>
              <w:fldChar w:fldCharType="separate"/>
            </w:r>
            <w:r>
              <w:rPr>
                <w:webHidden/>
              </w:rPr>
              <w:t>xi</w:t>
            </w:r>
            <w:r>
              <w:rPr>
                <w:webHidden/>
              </w:rPr>
              <w:fldChar w:fldCharType="end"/>
            </w:r>
          </w:hyperlink>
        </w:p>
        <w:p w14:paraId="4633C24C" w14:textId="107BCA33" w:rsidR="00417CD1" w:rsidRDefault="00417CD1">
          <w:pPr>
            <w:pStyle w:val="TOC1"/>
            <w:rPr>
              <w:rFonts w:asciiTheme="minorHAnsi" w:eastAsiaTheme="minorEastAsia" w:hAnsiTheme="minorHAnsi"/>
              <w:kern w:val="2"/>
              <w:szCs w:val="24"/>
              <w:lang w:val="tr-TR" w:eastAsia="tr-TR"/>
              <w14:ligatures w14:val="standardContextual"/>
            </w:rPr>
          </w:pPr>
          <w:hyperlink w:anchor="_Toc235228382" w:history="1">
            <w:r w:rsidRPr="002B189B">
              <w:rPr>
                <w:rStyle w:val="Hyperlink"/>
              </w:rPr>
              <w:t>LIST OF TABLES</w:t>
            </w:r>
            <w:r>
              <w:rPr>
                <w:webHidden/>
              </w:rPr>
              <w:tab/>
            </w:r>
            <w:r>
              <w:rPr>
                <w:webHidden/>
              </w:rPr>
              <w:fldChar w:fldCharType="begin"/>
            </w:r>
            <w:r>
              <w:rPr>
                <w:webHidden/>
              </w:rPr>
              <w:instrText xml:space="preserve"> PAGEREF _Toc235228382 \h </w:instrText>
            </w:r>
            <w:r>
              <w:rPr>
                <w:webHidden/>
              </w:rPr>
            </w:r>
            <w:r>
              <w:rPr>
                <w:webHidden/>
              </w:rPr>
              <w:fldChar w:fldCharType="separate"/>
            </w:r>
            <w:r>
              <w:rPr>
                <w:webHidden/>
              </w:rPr>
              <w:t>xv</w:t>
            </w:r>
            <w:r>
              <w:rPr>
                <w:webHidden/>
              </w:rPr>
              <w:fldChar w:fldCharType="end"/>
            </w:r>
          </w:hyperlink>
        </w:p>
        <w:p w14:paraId="4AB1B3B4" w14:textId="004ABBC2" w:rsidR="00417CD1" w:rsidRDefault="00417CD1">
          <w:pPr>
            <w:pStyle w:val="TOC1"/>
            <w:rPr>
              <w:rFonts w:asciiTheme="minorHAnsi" w:eastAsiaTheme="minorEastAsia" w:hAnsiTheme="minorHAnsi"/>
              <w:kern w:val="2"/>
              <w:szCs w:val="24"/>
              <w:lang w:val="tr-TR" w:eastAsia="tr-TR"/>
              <w14:ligatures w14:val="standardContextual"/>
            </w:rPr>
          </w:pPr>
          <w:hyperlink w:anchor="_Toc235228383" w:history="1">
            <w:r w:rsidRPr="002B189B">
              <w:rPr>
                <w:rStyle w:val="Hyperlink"/>
              </w:rPr>
              <w:t>LIST OF FIGURES</w:t>
            </w:r>
            <w:r>
              <w:rPr>
                <w:webHidden/>
              </w:rPr>
              <w:tab/>
            </w:r>
            <w:r>
              <w:rPr>
                <w:webHidden/>
              </w:rPr>
              <w:fldChar w:fldCharType="begin"/>
            </w:r>
            <w:r>
              <w:rPr>
                <w:webHidden/>
              </w:rPr>
              <w:instrText xml:space="preserve"> PAGEREF _Toc235228383 \h </w:instrText>
            </w:r>
            <w:r>
              <w:rPr>
                <w:webHidden/>
              </w:rPr>
            </w:r>
            <w:r>
              <w:rPr>
                <w:webHidden/>
              </w:rPr>
              <w:fldChar w:fldCharType="separate"/>
            </w:r>
            <w:r>
              <w:rPr>
                <w:webHidden/>
              </w:rPr>
              <w:t>xvii</w:t>
            </w:r>
            <w:r>
              <w:rPr>
                <w:webHidden/>
              </w:rPr>
              <w:fldChar w:fldCharType="end"/>
            </w:r>
          </w:hyperlink>
        </w:p>
        <w:p w14:paraId="1E47CEEB" w14:textId="16A899B7" w:rsidR="00417CD1" w:rsidRDefault="00417CD1">
          <w:pPr>
            <w:pStyle w:val="TOC1"/>
            <w:rPr>
              <w:rFonts w:asciiTheme="minorHAnsi" w:eastAsiaTheme="minorEastAsia" w:hAnsiTheme="minorHAnsi"/>
              <w:kern w:val="2"/>
              <w:szCs w:val="24"/>
              <w:lang w:val="tr-TR" w:eastAsia="tr-TR"/>
              <w14:ligatures w14:val="standardContextual"/>
            </w:rPr>
          </w:pPr>
          <w:hyperlink w:anchor="_Toc235228384" w:history="1">
            <w:r w:rsidRPr="002B189B">
              <w:rPr>
                <w:rStyle w:val="Hyperlink"/>
              </w:rPr>
              <w:t>LIST OF ABBREVIATIONS</w:t>
            </w:r>
            <w:r>
              <w:rPr>
                <w:webHidden/>
              </w:rPr>
              <w:tab/>
            </w:r>
            <w:r>
              <w:rPr>
                <w:webHidden/>
              </w:rPr>
              <w:fldChar w:fldCharType="begin"/>
            </w:r>
            <w:r>
              <w:rPr>
                <w:webHidden/>
              </w:rPr>
              <w:instrText xml:space="preserve"> PAGEREF _Toc235228384 \h </w:instrText>
            </w:r>
            <w:r>
              <w:rPr>
                <w:webHidden/>
              </w:rPr>
            </w:r>
            <w:r>
              <w:rPr>
                <w:webHidden/>
              </w:rPr>
              <w:fldChar w:fldCharType="separate"/>
            </w:r>
            <w:r>
              <w:rPr>
                <w:webHidden/>
              </w:rPr>
              <w:t>xviii</w:t>
            </w:r>
            <w:r>
              <w:rPr>
                <w:webHidden/>
              </w:rPr>
              <w:fldChar w:fldCharType="end"/>
            </w:r>
          </w:hyperlink>
        </w:p>
        <w:p w14:paraId="43D9CEA2" w14:textId="5A714D1E" w:rsidR="00417CD1" w:rsidRDefault="00417CD1">
          <w:pPr>
            <w:pStyle w:val="TOC1"/>
            <w:rPr>
              <w:rFonts w:asciiTheme="minorHAnsi" w:eastAsiaTheme="minorEastAsia" w:hAnsiTheme="minorHAnsi"/>
              <w:kern w:val="2"/>
              <w:szCs w:val="24"/>
              <w:lang w:val="tr-TR" w:eastAsia="tr-TR"/>
              <w14:ligatures w14:val="standardContextual"/>
            </w:rPr>
          </w:pPr>
          <w:hyperlink w:anchor="_Toc235228385" w:history="1">
            <w:r w:rsidRPr="002B189B">
              <w:rPr>
                <w:rStyle w:val="Hyperlink"/>
              </w:rPr>
              <w:t>LIST OF SYMBOLS</w:t>
            </w:r>
            <w:r>
              <w:rPr>
                <w:webHidden/>
              </w:rPr>
              <w:tab/>
            </w:r>
            <w:r>
              <w:rPr>
                <w:webHidden/>
              </w:rPr>
              <w:fldChar w:fldCharType="begin"/>
            </w:r>
            <w:r>
              <w:rPr>
                <w:webHidden/>
              </w:rPr>
              <w:instrText xml:space="preserve"> PAGEREF _Toc235228385 \h </w:instrText>
            </w:r>
            <w:r>
              <w:rPr>
                <w:webHidden/>
              </w:rPr>
            </w:r>
            <w:r>
              <w:rPr>
                <w:webHidden/>
              </w:rPr>
              <w:fldChar w:fldCharType="separate"/>
            </w:r>
            <w:r>
              <w:rPr>
                <w:webHidden/>
              </w:rPr>
              <w:t>xix</w:t>
            </w:r>
            <w:r>
              <w:rPr>
                <w:webHidden/>
              </w:rPr>
              <w:fldChar w:fldCharType="end"/>
            </w:r>
          </w:hyperlink>
        </w:p>
        <w:p w14:paraId="15D8FEB6" w14:textId="23CC9DDD" w:rsidR="00417CD1" w:rsidRDefault="00417CD1">
          <w:pPr>
            <w:pStyle w:val="TOC1"/>
            <w:tabs>
              <w:tab w:val="left" w:pos="480"/>
            </w:tabs>
            <w:rPr>
              <w:rFonts w:asciiTheme="minorHAnsi" w:eastAsiaTheme="minorEastAsia" w:hAnsiTheme="minorHAnsi"/>
              <w:kern w:val="2"/>
              <w:szCs w:val="24"/>
              <w:lang w:val="tr-TR" w:eastAsia="tr-TR"/>
              <w14:ligatures w14:val="standardContextual"/>
            </w:rPr>
          </w:pPr>
          <w:hyperlink w:anchor="_Toc235228386" w:history="1">
            <w:r w:rsidRPr="002B189B">
              <w:rPr>
                <w:rStyle w:val="Hyperlink"/>
              </w:rPr>
              <w:t>1</w:t>
            </w:r>
            <w:r>
              <w:rPr>
                <w:rFonts w:asciiTheme="minorHAnsi" w:eastAsiaTheme="minorEastAsia" w:hAnsiTheme="minorHAnsi"/>
                <w:kern w:val="2"/>
                <w:szCs w:val="24"/>
                <w:lang w:val="tr-TR" w:eastAsia="tr-TR"/>
                <w14:ligatures w14:val="standardContextual"/>
              </w:rPr>
              <w:tab/>
            </w:r>
            <w:r w:rsidRPr="002B189B">
              <w:rPr>
                <w:rStyle w:val="Hyperlink"/>
              </w:rPr>
              <w:t>INTRODUCTION</w:t>
            </w:r>
            <w:r>
              <w:rPr>
                <w:webHidden/>
              </w:rPr>
              <w:tab/>
            </w:r>
            <w:r>
              <w:rPr>
                <w:webHidden/>
              </w:rPr>
              <w:fldChar w:fldCharType="begin"/>
            </w:r>
            <w:r>
              <w:rPr>
                <w:webHidden/>
              </w:rPr>
              <w:instrText xml:space="preserve"> PAGEREF _Toc235228386 \h </w:instrText>
            </w:r>
            <w:r>
              <w:rPr>
                <w:webHidden/>
              </w:rPr>
            </w:r>
            <w:r>
              <w:rPr>
                <w:webHidden/>
              </w:rPr>
              <w:fldChar w:fldCharType="separate"/>
            </w:r>
            <w:r>
              <w:rPr>
                <w:webHidden/>
              </w:rPr>
              <w:t>1</w:t>
            </w:r>
            <w:r>
              <w:rPr>
                <w:webHidden/>
              </w:rPr>
              <w:fldChar w:fldCharType="end"/>
            </w:r>
          </w:hyperlink>
        </w:p>
        <w:p w14:paraId="40B04823" w14:textId="17BE2CFF" w:rsidR="00417CD1" w:rsidRDefault="00417CD1">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28387" w:history="1">
            <w:r w:rsidRPr="002B189B">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2B189B">
              <w:rPr>
                <w:rStyle w:val="Hyperlink"/>
                <w:noProof/>
                <w:lang w:eastAsia="tr-TR"/>
              </w:rPr>
              <w:t>Gap Analysis</w:t>
            </w:r>
            <w:r>
              <w:rPr>
                <w:noProof/>
                <w:webHidden/>
              </w:rPr>
              <w:tab/>
            </w:r>
            <w:r>
              <w:rPr>
                <w:noProof/>
                <w:webHidden/>
              </w:rPr>
              <w:fldChar w:fldCharType="begin"/>
            </w:r>
            <w:r>
              <w:rPr>
                <w:noProof/>
                <w:webHidden/>
              </w:rPr>
              <w:instrText xml:space="preserve"> PAGEREF _Toc235228387 \h </w:instrText>
            </w:r>
            <w:r>
              <w:rPr>
                <w:noProof/>
                <w:webHidden/>
              </w:rPr>
            </w:r>
            <w:r>
              <w:rPr>
                <w:noProof/>
                <w:webHidden/>
              </w:rPr>
              <w:fldChar w:fldCharType="separate"/>
            </w:r>
            <w:r>
              <w:rPr>
                <w:noProof/>
                <w:webHidden/>
              </w:rPr>
              <w:t>3</w:t>
            </w:r>
            <w:r>
              <w:rPr>
                <w:noProof/>
                <w:webHidden/>
              </w:rPr>
              <w:fldChar w:fldCharType="end"/>
            </w:r>
          </w:hyperlink>
        </w:p>
        <w:p w14:paraId="45CC2D26" w14:textId="6AAE317B" w:rsidR="00417CD1" w:rsidRDefault="00417CD1">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28388" w:history="1">
            <w:r w:rsidRPr="002B189B">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2B189B">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_Toc235228388 \h </w:instrText>
            </w:r>
            <w:r>
              <w:rPr>
                <w:noProof/>
                <w:webHidden/>
              </w:rPr>
            </w:r>
            <w:r>
              <w:rPr>
                <w:noProof/>
                <w:webHidden/>
              </w:rPr>
              <w:fldChar w:fldCharType="separate"/>
            </w:r>
            <w:r>
              <w:rPr>
                <w:noProof/>
                <w:webHidden/>
              </w:rPr>
              <w:t>7</w:t>
            </w:r>
            <w:r>
              <w:rPr>
                <w:noProof/>
                <w:webHidden/>
              </w:rPr>
              <w:fldChar w:fldCharType="end"/>
            </w:r>
          </w:hyperlink>
        </w:p>
        <w:p w14:paraId="44ECDAC1" w14:textId="08756C75" w:rsidR="00417CD1" w:rsidRDefault="00417CD1">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28389" w:history="1">
            <w:r w:rsidRPr="002B189B">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2B189B">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_Toc235228389 \h </w:instrText>
            </w:r>
            <w:r>
              <w:rPr>
                <w:noProof/>
                <w:webHidden/>
              </w:rPr>
            </w:r>
            <w:r>
              <w:rPr>
                <w:noProof/>
                <w:webHidden/>
              </w:rPr>
              <w:fldChar w:fldCharType="separate"/>
            </w:r>
            <w:r>
              <w:rPr>
                <w:noProof/>
                <w:webHidden/>
              </w:rPr>
              <w:t>8</w:t>
            </w:r>
            <w:r>
              <w:rPr>
                <w:noProof/>
                <w:webHidden/>
              </w:rPr>
              <w:fldChar w:fldCharType="end"/>
            </w:r>
          </w:hyperlink>
        </w:p>
        <w:p w14:paraId="4D90F0AF" w14:textId="58D28164" w:rsidR="00417CD1" w:rsidRDefault="00417CD1">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28390" w:history="1">
            <w:r w:rsidRPr="002B189B">
              <w:rPr>
                <w:rStyle w:val="Hyperlink"/>
                <w:noProof/>
              </w:rPr>
              <w:t>1.4</w:t>
            </w:r>
            <w:r>
              <w:rPr>
                <w:rFonts w:asciiTheme="minorHAnsi" w:eastAsiaTheme="minorEastAsia" w:hAnsiTheme="minorHAnsi"/>
                <w:noProof/>
                <w:kern w:val="2"/>
                <w:szCs w:val="24"/>
                <w:lang w:val="tr-TR" w:eastAsia="tr-TR"/>
                <w14:ligatures w14:val="standardContextual"/>
              </w:rPr>
              <w:tab/>
            </w:r>
            <w:r w:rsidRPr="002B189B">
              <w:rPr>
                <w:rStyle w:val="Hyperlink"/>
                <w:noProof/>
              </w:rPr>
              <w:t>Organization of the Thesis</w:t>
            </w:r>
            <w:r>
              <w:rPr>
                <w:noProof/>
                <w:webHidden/>
              </w:rPr>
              <w:tab/>
            </w:r>
            <w:r>
              <w:rPr>
                <w:noProof/>
                <w:webHidden/>
              </w:rPr>
              <w:fldChar w:fldCharType="begin"/>
            </w:r>
            <w:r>
              <w:rPr>
                <w:noProof/>
                <w:webHidden/>
              </w:rPr>
              <w:instrText xml:space="preserve"> PAGEREF _Toc235228390 \h </w:instrText>
            </w:r>
            <w:r>
              <w:rPr>
                <w:noProof/>
                <w:webHidden/>
              </w:rPr>
            </w:r>
            <w:r>
              <w:rPr>
                <w:noProof/>
                <w:webHidden/>
              </w:rPr>
              <w:fldChar w:fldCharType="separate"/>
            </w:r>
            <w:r>
              <w:rPr>
                <w:noProof/>
                <w:webHidden/>
              </w:rPr>
              <w:t>11</w:t>
            </w:r>
            <w:r>
              <w:rPr>
                <w:noProof/>
                <w:webHidden/>
              </w:rPr>
              <w:fldChar w:fldCharType="end"/>
            </w:r>
          </w:hyperlink>
        </w:p>
        <w:p w14:paraId="4C6E49DB" w14:textId="7E91A698" w:rsidR="00417CD1" w:rsidRDefault="00417CD1">
          <w:pPr>
            <w:pStyle w:val="TOC1"/>
            <w:tabs>
              <w:tab w:val="left" w:pos="480"/>
            </w:tabs>
            <w:rPr>
              <w:rFonts w:asciiTheme="minorHAnsi" w:eastAsiaTheme="minorEastAsia" w:hAnsiTheme="minorHAnsi"/>
              <w:kern w:val="2"/>
              <w:szCs w:val="24"/>
              <w:lang w:val="tr-TR" w:eastAsia="tr-TR"/>
              <w14:ligatures w14:val="standardContextual"/>
            </w:rPr>
          </w:pPr>
          <w:hyperlink w:anchor="_Toc235228391" w:history="1">
            <w:r w:rsidRPr="002B189B">
              <w:rPr>
                <w:rStyle w:val="Hyperlink"/>
              </w:rPr>
              <w:t>2</w:t>
            </w:r>
            <w:r>
              <w:rPr>
                <w:rFonts w:asciiTheme="minorHAnsi" w:eastAsiaTheme="minorEastAsia" w:hAnsiTheme="minorHAnsi"/>
                <w:kern w:val="2"/>
                <w:szCs w:val="24"/>
                <w:lang w:val="tr-TR" w:eastAsia="tr-TR"/>
                <w14:ligatures w14:val="standardContextual"/>
              </w:rPr>
              <w:tab/>
            </w:r>
            <w:r w:rsidRPr="002B189B">
              <w:rPr>
                <w:rStyle w:val="Hyperlink"/>
              </w:rPr>
              <w:t>BACKGROUND INFORMATION</w:t>
            </w:r>
            <w:r>
              <w:rPr>
                <w:webHidden/>
              </w:rPr>
              <w:tab/>
            </w:r>
            <w:r>
              <w:rPr>
                <w:webHidden/>
              </w:rPr>
              <w:fldChar w:fldCharType="begin"/>
            </w:r>
            <w:r>
              <w:rPr>
                <w:webHidden/>
              </w:rPr>
              <w:instrText xml:space="preserve"> PAGEREF _Toc235228391 \h </w:instrText>
            </w:r>
            <w:r>
              <w:rPr>
                <w:webHidden/>
              </w:rPr>
            </w:r>
            <w:r>
              <w:rPr>
                <w:webHidden/>
              </w:rPr>
              <w:fldChar w:fldCharType="separate"/>
            </w:r>
            <w:r>
              <w:rPr>
                <w:webHidden/>
              </w:rPr>
              <w:t>13</w:t>
            </w:r>
            <w:r>
              <w:rPr>
                <w:webHidden/>
              </w:rPr>
              <w:fldChar w:fldCharType="end"/>
            </w:r>
          </w:hyperlink>
        </w:p>
        <w:p w14:paraId="3E14400F" w14:textId="0A83CB7B" w:rsidR="00417CD1" w:rsidRDefault="00417CD1">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28392" w:history="1">
            <w:r w:rsidRPr="002B189B">
              <w:rPr>
                <w:rStyle w:val="Hyperlink"/>
                <w:noProof/>
              </w:rPr>
              <w:t>2.1</w:t>
            </w:r>
            <w:r>
              <w:rPr>
                <w:rFonts w:asciiTheme="minorHAnsi" w:eastAsiaTheme="minorEastAsia" w:hAnsiTheme="minorHAnsi"/>
                <w:noProof/>
                <w:kern w:val="2"/>
                <w:szCs w:val="24"/>
                <w:lang w:val="tr-TR" w:eastAsia="tr-TR"/>
                <w14:ligatures w14:val="standardContextual"/>
              </w:rPr>
              <w:tab/>
            </w:r>
            <w:r w:rsidRPr="002B189B">
              <w:rPr>
                <w:rStyle w:val="Hyperlink"/>
                <w:noProof/>
              </w:rPr>
              <w:t>Wildfire Dynamics and Spread Modeling</w:t>
            </w:r>
            <w:r>
              <w:rPr>
                <w:noProof/>
                <w:webHidden/>
              </w:rPr>
              <w:tab/>
            </w:r>
            <w:r>
              <w:rPr>
                <w:noProof/>
                <w:webHidden/>
              </w:rPr>
              <w:fldChar w:fldCharType="begin"/>
            </w:r>
            <w:r>
              <w:rPr>
                <w:noProof/>
                <w:webHidden/>
              </w:rPr>
              <w:instrText xml:space="preserve"> PAGEREF _Toc235228392 \h </w:instrText>
            </w:r>
            <w:r>
              <w:rPr>
                <w:noProof/>
                <w:webHidden/>
              </w:rPr>
            </w:r>
            <w:r>
              <w:rPr>
                <w:noProof/>
                <w:webHidden/>
              </w:rPr>
              <w:fldChar w:fldCharType="separate"/>
            </w:r>
            <w:r>
              <w:rPr>
                <w:noProof/>
                <w:webHidden/>
              </w:rPr>
              <w:t>13</w:t>
            </w:r>
            <w:r>
              <w:rPr>
                <w:noProof/>
                <w:webHidden/>
              </w:rPr>
              <w:fldChar w:fldCharType="end"/>
            </w:r>
          </w:hyperlink>
        </w:p>
        <w:p w14:paraId="29EA4FB3" w14:textId="1A87F3E2"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393" w:history="1">
            <w:r w:rsidRPr="002B189B">
              <w:rPr>
                <w:rStyle w:val="Hyperlink"/>
                <w:noProof/>
              </w:rPr>
              <w:t>2.1.1</w:t>
            </w:r>
            <w:r>
              <w:rPr>
                <w:rFonts w:asciiTheme="minorHAnsi" w:eastAsiaTheme="minorEastAsia" w:hAnsiTheme="minorHAnsi"/>
                <w:noProof/>
                <w:kern w:val="2"/>
                <w:szCs w:val="24"/>
                <w:lang w:val="tr-TR" w:eastAsia="tr-TR"/>
                <w14:ligatures w14:val="standardContextual"/>
              </w:rPr>
              <w:tab/>
            </w:r>
            <w:r w:rsidRPr="002B189B">
              <w:rPr>
                <w:rStyle w:val="Hyperlink"/>
                <w:noProof/>
              </w:rPr>
              <w:t>Drivers of Fire Behavior</w:t>
            </w:r>
            <w:r>
              <w:rPr>
                <w:noProof/>
                <w:webHidden/>
              </w:rPr>
              <w:tab/>
            </w:r>
            <w:r>
              <w:rPr>
                <w:noProof/>
                <w:webHidden/>
              </w:rPr>
              <w:fldChar w:fldCharType="begin"/>
            </w:r>
            <w:r>
              <w:rPr>
                <w:noProof/>
                <w:webHidden/>
              </w:rPr>
              <w:instrText xml:space="preserve"> PAGEREF _Toc235228393 \h </w:instrText>
            </w:r>
            <w:r>
              <w:rPr>
                <w:noProof/>
                <w:webHidden/>
              </w:rPr>
            </w:r>
            <w:r>
              <w:rPr>
                <w:noProof/>
                <w:webHidden/>
              </w:rPr>
              <w:fldChar w:fldCharType="separate"/>
            </w:r>
            <w:r>
              <w:rPr>
                <w:noProof/>
                <w:webHidden/>
              </w:rPr>
              <w:t>13</w:t>
            </w:r>
            <w:r>
              <w:rPr>
                <w:noProof/>
                <w:webHidden/>
              </w:rPr>
              <w:fldChar w:fldCharType="end"/>
            </w:r>
          </w:hyperlink>
        </w:p>
        <w:p w14:paraId="1D004E1C" w14:textId="68954AF2"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394" w:history="1">
            <w:r w:rsidRPr="002B189B">
              <w:rPr>
                <w:rStyle w:val="Hyperlink"/>
                <w:noProof/>
              </w:rPr>
              <w:t>2.1.2</w:t>
            </w:r>
            <w:r>
              <w:rPr>
                <w:rFonts w:asciiTheme="minorHAnsi" w:eastAsiaTheme="minorEastAsia" w:hAnsiTheme="minorHAnsi"/>
                <w:noProof/>
                <w:kern w:val="2"/>
                <w:szCs w:val="24"/>
                <w:lang w:val="tr-TR" w:eastAsia="tr-TR"/>
                <w14:ligatures w14:val="standardContextual"/>
              </w:rPr>
              <w:tab/>
            </w:r>
            <w:r w:rsidRPr="002B189B">
              <w:rPr>
                <w:rStyle w:val="Hyperlink"/>
                <w:noProof/>
              </w:rPr>
              <w:t>Families of Spread Models</w:t>
            </w:r>
            <w:r>
              <w:rPr>
                <w:noProof/>
                <w:webHidden/>
              </w:rPr>
              <w:tab/>
            </w:r>
            <w:r>
              <w:rPr>
                <w:noProof/>
                <w:webHidden/>
              </w:rPr>
              <w:fldChar w:fldCharType="begin"/>
            </w:r>
            <w:r>
              <w:rPr>
                <w:noProof/>
                <w:webHidden/>
              </w:rPr>
              <w:instrText xml:space="preserve"> PAGEREF _Toc235228394 \h </w:instrText>
            </w:r>
            <w:r>
              <w:rPr>
                <w:noProof/>
                <w:webHidden/>
              </w:rPr>
            </w:r>
            <w:r>
              <w:rPr>
                <w:noProof/>
                <w:webHidden/>
              </w:rPr>
              <w:fldChar w:fldCharType="separate"/>
            </w:r>
            <w:r>
              <w:rPr>
                <w:noProof/>
                <w:webHidden/>
              </w:rPr>
              <w:t>14</w:t>
            </w:r>
            <w:r>
              <w:rPr>
                <w:noProof/>
                <w:webHidden/>
              </w:rPr>
              <w:fldChar w:fldCharType="end"/>
            </w:r>
          </w:hyperlink>
        </w:p>
        <w:p w14:paraId="2FC157F9" w14:textId="57219BFC"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395" w:history="1">
            <w:r w:rsidRPr="002B189B">
              <w:rPr>
                <w:rStyle w:val="Hyperlink"/>
                <w:noProof/>
              </w:rPr>
              <w:t>2.1.3</w:t>
            </w:r>
            <w:r>
              <w:rPr>
                <w:rFonts w:asciiTheme="minorHAnsi" w:eastAsiaTheme="minorEastAsia" w:hAnsiTheme="minorHAnsi"/>
                <w:noProof/>
                <w:kern w:val="2"/>
                <w:szCs w:val="24"/>
                <w:lang w:val="tr-TR" w:eastAsia="tr-TR"/>
                <w14:ligatures w14:val="standardContextual"/>
              </w:rPr>
              <w:tab/>
            </w:r>
            <w:r w:rsidRPr="002B189B">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_Toc235228395 \h </w:instrText>
            </w:r>
            <w:r>
              <w:rPr>
                <w:noProof/>
                <w:webHidden/>
              </w:rPr>
            </w:r>
            <w:r>
              <w:rPr>
                <w:noProof/>
                <w:webHidden/>
              </w:rPr>
              <w:fldChar w:fldCharType="separate"/>
            </w:r>
            <w:r>
              <w:rPr>
                <w:noProof/>
                <w:webHidden/>
              </w:rPr>
              <w:t>15</w:t>
            </w:r>
            <w:r>
              <w:rPr>
                <w:noProof/>
                <w:webHidden/>
              </w:rPr>
              <w:fldChar w:fldCharType="end"/>
            </w:r>
          </w:hyperlink>
        </w:p>
        <w:p w14:paraId="2758B018" w14:textId="5CB2AE3D" w:rsidR="00417CD1" w:rsidRDefault="00417CD1">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28396" w:history="1">
            <w:r w:rsidRPr="002B189B">
              <w:rPr>
                <w:rStyle w:val="Hyperlink"/>
                <w:noProof/>
              </w:rPr>
              <w:t>2.2</w:t>
            </w:r>
            <w:r>
              <w:rPr>
                <w:rFonts w:asciiTheme="minorHAnsi" w:eastAsiaTheme="minorEastAsia" w:hAnsiTheme="minorHAnsi"/>
                <w:noProof/>
                <w:kern w:val="2"/>
                <w:szCs w:val="24"/>
                <w:lang w:val="tr-TR" w:eastAsia="tr-TR"/>
                <w14:ligatures w14:val="standardContextual"/>
              </w:rPr>
              <w:tab/>
            </w:r>
            <w:r w:rsidRPr="002B189B">
              <w:rPr>
                <w:rStyle w:val="Hyperlink"/>
                <w:noProof/>
              </w:rPr>
              <w:t>Decision Support Foundations</w:t>
            </w:r>
            <w:r>
              <w:rPr>
                <w:noProof/>
                <w:webHidden/>
              </w:rPr>
              <w:tab/>
            </w:r>
            <w:r>
              <w:rPr>
                <w:noProof/>
                <w:webHidden/>
              </w:rPr>
              <w:fldChar w:fldCharType="begin"/>
            </w:r>
            <w:r>
              <w:rPr>
                <w:noProof/>
                <w:webHidden/>
              </w:rPr>
              <w:instrText xml:space="preserve"> PAGEREF _Toc235228396 \h </w:instrText>
            </w:r>
            <w:r>
              <w:rPr>
                <w:noProof/>
                <w:webHidden/>
              </w:rPr>
            </w:r>
            <w:r>
              <w:rPr>
                <w:noProof/>
                <w:webHidden/>
              </w:rPr>
              <w:fldChar w:fldCharType="separate"/>
            </w:r>
            <w:r>
              <w:rPr>
                <w:noProof/>
                <w:webHidden/>
              </w:rPr>
              <w:t>16</w:t>
            </w:r>
            <w:r>
              <w:rPr>
                <w:noProof/>
                <w:webHidden/>
              </w:rPr>
              <w:fldChar w:fldCharType="end"/>
            </w:r>
          </w:hyperlink>
        </w:p>
        <w:p w14:paraId="10684AE2" w14:textId="3F1380E8"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397" w:history="1">
            <w:r w:rsidRPr="002B189B">
              <w:rPr>
                <w:rStyle w:val="Hyperlink"/>
                <w:noProof/>
              </w:rPr>
              <w:t>2.2.1</w:t>
            </w:r>
            <w:r>
              <w:rPr>
                <w:rFonts w:asciiTheme="minorHAnsi" w:eastAsiaTheme="minorEastAsia" w:hAnsiTheme="minorHAnsi"/>
                <w:noProof/>
                <w:kern w:val="2"/>
                <w:szCs w:val="24"/>
                <w:lang w:val="tr-TR" w:eastAsia="tr-TR"/>
                <w14:ligatures w14:val="standardContextual"/>
              </w:rPr>
              <w:tab/>
            </w:r>
            <w:r w:rsidRPr="002B189B">
              <w:rPr>
                <w:rStyle w:val="Hyperlink"/>
                <w:noProof/>
              </w:rPr>
              <w:t>Core Elements of Decision Support Systems</w:t>
            </w:r>
            <w:r>
              <w:rPr>
                <w:noProof/>
                <w:webHidden/>
              </w:rPr>
              <w:tab/>
            </w:r>
            <w:r>
              <w:rPr>
                <w:noProof/>
                <w:webHidden/>
              </w:rPr>
              <w:fldChar w:fldCharType="begin"/>
            </w:r>
            <w:r>
              <w:rPr>
                <w:noProof/>
                <w:webHidden/>
              </w:rPr>
              <w:instrText xml:space="preserve"> PAGEREF _Toc235228397 \h </w:instrText>
            </w:r>
            <w:r>
              <w:rPr>
                <w:noProof/>
                <w:webHidden/>
              </w:rPr>
            </w:r>
            <w:r>
              <w:rPr>
                <w:noProof/>
                <w:webHidden/>
              </w:rPr>
              <w:fldChar w:fldCharType="separate"/>
            </w:r>
            <w:r>
              <w:rPr>
                <w:noProof/>
                <w:webHidden/>
              </w:rPr>
              <w:t>16</w:t>
            </w:r>
            <w:r>
              <w:rPr>
                <w:noProof/>
                <w:webHidden/>
              </w:rPr>
              <w:fldChar w:fldCharType="end"/>
            </w:r>
          </w:hyperlink>
        </w:p>
        <w:p w14:paraId="0C0D827E" w14:textId="798D1253"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398" w:history="1">
            <w:r w:rsidRPr="002B189B">
              <w:rPr>
                <w:rStyle w:val="Hyperlink"/>
                <w:noProof/>
              </w:rPr>
              <w:t>2.2.2</w:t>
            </w:r>
            <w:r>
              <w:rPr>
                <w:rFonts w:asciiTheme="minorHAnsi" w:eastAsiaTheme="minorEastAsia" w:hAnsiTheme="minorHAnsi"/>
                <w:noProof/>
                <w:kern w:val="2"/>
                <w:szCs w:val="24"/>
                <w:lang w:val="tr-TR" w:eastAsia="tr-TR"/>
                <w14:ligatures w14:val="standardContextual"/>
              </w:rPr>
              <w:tab/>
            </w:r>
            <w:r w:rsidRPr="002B189B">
              <w:rPr>
                <w:rStyle w:val="Hyperlink"/>
                <w:noProof/>
              </w:rPr>
              <w:t>Closed versus Open Decision Spaces</w:t>
            </w:r>
            <w:r>
              <w:rPr>
                <w:noProof/>
                <w:webHidden/>
              </w:rPr>
              <w:tab/>
            </w:r>
            <w:r>
              <w:rPr>
                <w:noProof/>
                <w:webHidden/>
              </w:rPr>
              <w:fldChar w:fldCharType="begin"/>
            </w:r>
            <w:r>
              <w:rPr>
                <w:noProof/>
                <w:webHidden/>
              </w:rPr>
              <w:instrText xml:space="preserve"> PAGEREF _Toc235228398 \h </w:instrText>
            </w:r>
            <w:r>
              <w:rPr>
                <w:noProof/>
                <w:webHidden/>
              </w:rPr>
            </w:r>
            <w:r>
              <w:rPr>
                <w:noProof/>
                <w:webHidden/>
              </w:rPr>
              <w:fldChar w:fldCharType="separate"/>
            </w:r>
            <w:r>
              <w:rPr>
                <w:noProof/>
                <w:webHidden/>
              </w:rPr>
              <w:t>18</w:t>
            </w:r>
            <w:r>
              <w:rPr>
                <w:noProof/>
                <w:webHidden/>
              </w:rPr>
              <w:fldChar w:fldCharType="end"/>
            </w:r>
          </w:hyperlink>
        </w:p>
        <w:p w14:paraId="7D53CCB3" w14:textId="3F0DBAE8"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399" w:history="1">
            <w:r w:rsidRPr="002B189B">
              <w:rPr>
                <w:rStyle w:val="Hyperlink"/>
                <w:noProof/>
              </w:rPr>
              <w:t>2.2.3</w:t>
            </w:r>
            <w:r>
              <w:rPr>
                <w:rFonts w:asciiTheme="minorHAnsi" w:eastAsiaTheme="minorEastAsia" w:hAnsiTheme="minorHAnsi"/>
                <w:noProof/>
                <w:kern w:val="2"/>
                <w:szCs w:val="24"/>
                <w:lang w:val="tr-TR" w:eastAsia="tr-TR"/>
                <w14:ligatures w14:val="standardContextual"/>
              </w:rPr>
              <w:tab/>
            </w:r>
            <w:r w:rsidRPr="002B189B">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_Toc235228399 \h </w:instrText>
            </w:r>
            <w:r>
              <w:rPr>
                <w:noProof/>
                <w:webHidden/>
              </w:rPr>
            </w:r>
            <w:r>
              <w:rPr>
                <w:noProof/>
                <w:webHidden/>
              </w:rPr>
              <w:fldChar w:fldCharType="separate"/>
            </w:r>
            <w:r>
              <w:rPr>
                <w:noProof/>
                <w:webHidden/>
              </w:rPr>
              <w:t>19</w:t>
            </w:r>
            <w:r>
              <w:rPr>
                <w:noProof/>
                <w:webHidden/>
              </w:rPr>
              <w:fldChar w:fldCharType="end"/>
            </w:r>
          </w:hyperlink>
        </w:p>
        <w:p w14:paraId="12E0E052" w14:textId="789173EB" w:rsidR="00417CD1" w:rsidRDefault="00417CD1">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28400" w:history="1">
            <w:r w:rsidRPr="002B189B">
              <w:rPr>
                <w:rStyle w:val="Hyperlink"/>
                <w:noProof/>
              </w:rPr>
              <w:t>2.3</w:t>
            </w:r>
            <w:r>
              <w:rPr>
                <w:rFonts w:asciiTheme="minorHAnsi" w:eastAsiaTheme="minorEastAsia" w:hAnsiTheme="minorHAnsi"/>
                <w:noProof/>
                <w:kern w:val="2"/>
                <w:szCs w:val="24"/>
                <w:lang w:val="tr-TR" w:eastAsia="tr-TR"/>
                <w14:ligatures w14:val="standardContextual"/>
              </w:rPr>
              <w:tab/>
            </w:r>
            <w:r w:rsidRPr="002B189B">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_Toc235228400 \h </w:instrText>
            </w:r>
            <w:r>
              <w:rPr>
                <w:noProof/>
                <w:webHidden/>
              </w:rPr>
            </w:r>
            <w:r>
              <w:rPr>
                <w:noProof/>
                <w:webHidden/>
              </w:rPr>
              <w:fldChar w:fldCharType="separate"/>
            </w:r>
            <w:r>
              <w:rPr>
                <w:noProof/>
                <w:webHidden/>
              </w:rPr>
              <w:t>20</w:t>
            </w:r>
            <w:r>
              <w:rPr>
                <w:noProof/>
                <w:webHidden/>
              </w:rPr>
              <w:fldChar w:fldCharType="end"/>
            </w:r>
          </w:hyperlink>
        </w:p>
        <w:p w14:paraId="580A75D7" w14:textId="7E0D7202" w:rsidR="00417CD1" w:rsidRDefault="00417CD1">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28401" w:history="1">
            <w:r w:rsidRPr="002B189B">
              <w:rPr>
                <w:rStyle w:val="Hyperlink"/>
                <w:noProof/>
              </w:rPr>
              <w:t>2.4</w:t>
            </w:r>
            <w:r>
              <w:rPr>
                <w:rFonts w:asciiTheme="minorHAnsi" w:eastAsiaTheme="minorEastAsia" w:hAnsiTheme="minorHAnsi"/>
                <w:noProof/>
                <w:kern w:val="2"/>
                <w:szCs w:val="24"/>
                <w:lang w:val="tr-TR" w:eastAsia="tr-TR"/>
                <w14:ligatures w14:val="standardContextual"/>
              </w:rPr>
              <w:tab/>
            </w:r>
            <w:r w:rsidRPr="002B189B">
              <w:rPr>
                <w:rStyle w:val="Hyperlink"/>
                <w:noProof/>
              </w:rPr>
              <w:t>Concept-Driven Fuzzy Reasoning</w:t>
            </w:r>
            <w:r>
              <w:rPr>
                <w:noProof/>
                <w:webHidden/>
              </w:rPr>
              <w:tab/>
            </w:r>
            <w:r>
              <w:rPr>
                <w:noProof/>
                <w:webHidden/>
              </w:rPr>
              <w:fldChar w:fldCharType="begin"/>
            </w:r>
            <w:r>
              <w:rPr>
                <w:noProof/>
                <w:webHidden/>
              </w:rPr>
              <w:instrText xml:space="preserve"> PAGEREF _Toc235228401 \h </w:instrText>
            </w:r>
            <w:r>
              <w:rPr>
                <w:noProof/>
                <w:webHidden/>
              </w:rPr>
            </w:r>
            <w:r>
              <w:rPr>
                <w:noProof/>
                <w:webHidden/>
              </w:rPr>
              <w:fldChar w:fldCharType="separate"/>
            </w:r>
            <w:r>
              <w:rPr>
                <w:noProof/>
                <w:webHidden/>
              </w:rPr>
              <w:t>23</w:t>
            </w:r>
            <w:r>
              <w:rPr>
                <w:noProof/>
                <w:webHidden/>
              </w:rPr>
              <w:fldChar w:fldCharType="end"/>
            </w:r>
          </w:hyperlink>
        </w:p>
        <w:p w14:paraId="2457A0F5" w14:textId="5CD490E5"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402" w:history="1">
            <w:r w:rsidRPr="002B189B">
              <w:rPr>
                <w:rStyle w:val="Hyperlink"/>
                <w:noProof/>
              </w:rPr>
              <w:t>2.4.1</w:t>
            </w:r>
            <w:r>
              <w:rPr>
                <w:rFonts w:asciiTheme="minorHAnsi" w:eastAsiaTheme="minorEastAsia" w:hAnsiTheme="minorHAnsi"/>
                <w:noProof/>
                <w:kern w:val="2"/>
                <w:szCs w:val="24"/>
                <w:lang w:val="tr-TR" w:eastAsia="tr-TR"/>
                <w14:ligatures w14:val="standardContextual"/>
              </w:rPr>
              <w:tab/>
            </w:r>
            <w:r w:rsidRPr="002B189B">
              <w:rPr>
                <w:rStyle w:val="Hyperlink"/>
                <w:noProof/>
              </w:rPr>
              <w:t>Linguistic Uncertainty and Fuzzy Inference</w:t>
            </w:r>
            <w:r>
              <w:rPr>
                <w:noProof/>
                <w:webHidden/>
              </w:rPr>
              <w:tab/>
            </w:r>
            <w:r>
              <w:rPr>
                <w:noProof/>
                <w:webHidden/>
              </w:rPr>
              <w:fldChar w:fldCharType="begin"/>
            </w:r>
            <w:r>
              <w:rPr>
                <w:noProof/>
                <w:webHidden/>
              </w:rPr>
              <w:instrText xml:space="preserve"> PAGEREF _Toc235228402 \h </w:instrText>
            </w:r>
            <w:r>
              <w:rPr>
                <w:noProof/>
                <w:webHidden/>
              </w:rPr>
            </w:r>
            <w:r>
              <w:rPr>
                <w:noProof/>
                <w:webHidden/>
              </w:rPr>
              <w:fldChar w:fldCharType="separate"/>
            </w:r>
            <w:r>
              <w:rPr>
                <w:noProof/>
                <w:webHidden/>
              </w:rPr>
              <w:t>24</w:t>
            </w:r>
            <w:r>
              <w:rPr>
                <w:noProof/>
                <w:webHidden/>
              </w:rPr>
              <w:fldChar w:fldCharType="end"/>
            </w:r>
          </w:hyperlink>
        </w:p>
        <w:p w14:paraId="50C6A767" w14:textId="3F48B6BD"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403" w:history="1">
            <w:r w:rsidRPr="002B189B">
              <w:rPr>
                <w:rStyle w:val="Hyperlink"/>
                <w:noProof/>
              </w:rPr>
              <w:t>2.4.2</w:t>
            </w:r>
            <w:r>
              <w:rPr>
                <w:rFonts w:asciiTheme="minorHAnsi" w:eastAsiaTheme="minorEastAsia" w:hAnsiTheme="minorHAnsi"/>
                <w:noProof/>
                <w:kern w:val="2"/>
                <w:szCs w:val="24"/>
                <w:lang w:val="tr-TR" w:eastAsia="tr-TR"/>
                <w14:ligatures w14:val="standardContextual"/>
              </w:rPr>
              <w:tab/>
            </w:r>
            <w:r w:rsidRPr="002B189B">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_Toc235228403 \h </w:instrText>
            </w:r>
            <w:r>
              <w:rPr>
                <w:noProof/>
                <w:webHidden/>
              </w:rPr>
            </w:r>
            <w:r>
              <w:rPr>
                <w:noProof/>
                <w:webHidden/>
              </w:rPr>
              <w:fldChar w:fldCharType="separate"/>
            </w:r>
            <w:r>
              <w:rPr>
                <w:noProof/>
                <w:webHidden/>
              </w:rPr>
              <w:t>26</w:t>
            </w:r>
            <w:r>
              <w:rPr>
                <w:noProof/>
                <w:webHidden/>
              </w:rPr>
              <w:fldChar w:fldCharType="end"/>
            </w:r>
          </w:hyperlink>
        </w:p>
        <w:p w14:paraId="7010F06F" w14:textId="3E42BFF9"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404" w:history="1">
            <w:r w:rsidRPr="002B189B">
              <w:rPr>
                <w:rStyle w:val="Hyperlink"/>
                <w:noProof/>
              </w:rPr>
              <w:t>2.4.3</w:t>
            </w:r>
            <w:r>
              <w:rPr>
                <w:rFonts w:asciiTheme="minorHAnsi" w:eastAsiaTheme="minorEastAsia" w:hAnsiTheme="minorHAnsi"/>
                <w:noProof/>
                <w:kern w:val="2"/>
                <w:szCs w:val="24"/>
                <w:lang w:val="tr-TR" w:eastAsia="tr-TR"/>
                <w14:ligatures w14:val="standardContextual"/>
              </w:rPr>
              <w:tab/>
            </w:r>
            <w:r w:rsidRPr="002B189B">
              <w:rPr>
                <w:rStyle w:val="Hyperlink"/>
                <w:noProof/>
              </w:rPr>
              <w:t>The Rule Explosion Problem</w:t>
            </w:r>
            <w:r>
              <w:rPr>
                <w:noProof/>
                <w:webHidden/>
              </w:rPr>
              <w:tab/>
            </w:r>
            <w:r>
              <w:rPr>
                <w:noProof/>
                <w:webHidden/>
              </w:rPr>
              <w:fldChar w:fldCharType="begin"/>
            </w:r>
            <w:r>
              <w:rPr>
                <w:noProof/>
                <w:webHidden/>
              </w:rPr>
              <w:instrText xml:space="preserve"> PAGEREF _Toc235228404 \h </w:instrText>
            </w:r>
            <w:r>
              <w:rPr>
                <w:noProof/>
                <w:webHidden/>
              </w:rPr>
            </w:r>
            <w:r>
              <w:rPr>
                <w:noProof/>
                <w:webHidden/>
              </w:rPr>
              <w:fldChar w:fldCharType="separate"/>
            </w:r>
            <w:r>
              <w:rPr>
                <w:noProof/>
                <w:webHidden/>
              </w:rPr>
              <w:t>29</w:t>
            </w:r>
            <w:r>
              <w:rPr>
                <w:noProof/>
                <w:webHidden/>
              </w:rPr>
              <w:fldChar w:fldCharType="end"/>
            </w:r>
          </w:hyperlink>
        </w:p>
        <w:p w14:paraId="54E4C03E" w14:textId="19E7038D"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405" w:history="1">
            <w:r w:rsidRPr="002B189B">
              <w:rPr>
                <w:rStyle w:val="Hyperlink"/>
                <w:noProof/>
              </w:rPr>
              <w:t>2.4.4</w:t>
            </w:r>
            <w:r>
              <w:rPr>
                <w:rFonts w:asciiTheme="minorHAnsi" w:eastAsiaTheme="minorEastAsia" w:hAnsiTheme="minorHAnsi"/>
                <w:noProof/>
                <w:kern w:val="2"/>
                <w:szCs w:val="24"/>
                <w:lang w:val="tr-TR" w:eastAsia="tr-TR"/>
                <w14:ligatures w14:val="standardContextual"/>
              </w:rPr>
              <w:tab/>
            </w:r>
            <w:r w:rsidRPr="002B189B">
              <w:rPr>
                <w:rStyle w:val="Hyperlink"/>
                <w:noProof/>
              </w:rPr>
              <w:t>Concepts as an Intermediate Abstraction</w:t>
            </w:r>
            <w:r>
              <w:rPr>
                <w:noProof/>
                <w:webHidden/>
              </w:rPr>
              <w:tab/>
            </w:r>
            <w:r>
              <w:rPr>
                <w:noProof/>
                <w:webHidden/>
              </w:rPr>
              <w:fldChar w:fldCharType="begin"/>
            </w:r>
            <w:r>
              <w:rPr>
                <w:noProof/>
                <w:webHidden/>
              </w:rPr>
              <w:instrText xml:space="preserve"> PAGEREF _Toc235228405 \h </w:instrText>
            </w:r>
            <w:r>
              <w:rPr>
                <w:noProof/>
                <w:webHidden/>
              </w:rPr>
            </w:r>
            <w:r>
              <w:rPr>
                <w:noProof/>
                <w:webHidden/>
              </w:rPr>
              <w:fldChar w:fldCharType="separate"/>
            </w:r>
            <w:r>
              <w:rPr>
                <w:noProof/>
                <w:webHidden/>
              </w:rPr>
              <w:t>29</w:t>
            </w:r>
            <w:r>
              <w:rPr>
                <w:noProof/>
                <w:webHidden/>
              </w:rPr>
              <w:fldChar w:fldCharType="end"/>
            </w:r>
          </w:hyperlink>
        </w:p>
        <w:p w14:paraId="66AFF658" w14:textId="1CEC5EEB" w:rsidR="00417CD1" w:rsidRDefault="00417CD1">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28406" w:history="1">
            <w:r w:rsidRPr="002B189B">
              <w:rPr>
                <w:rStyle w:val="Hyperlink"/>
                <w:noProof/>
              </w:rPr>
              <w:t>2.5</w:t>
            </w:r>
            <w:r>
              <w:rPr>
                <w:rFonts w:asciiTheme="minorHAnsi" w:eastAsiaTheme="minorEastAsia" w:hAnsiTheme="minorHAnsi"/>
                <w:noProof/>
                <w:kern w:val="2"/>
                <w:szCs w:val="24"/>
                <w:lang w:val="tr-TR" w:eastAsia="tr-TR"/>
                <w14:ligatures w14:val="standardContextual"/>
              </w:rPr>
              <w:tab/>
            </w:r>
            <w:r w:rsidRPr="002B189B">
              <w:rPr>
                <w:rStyle w:val="Hyperlink"/>
                <w:noProof/>
              </w:rPr>
              <w:t>The Decision Space: Actions and Their Evaluation</w:t>
            </w:r>
            <w:r>
              <w:rPr>
                <w:noProof/>
                <w:webHidden/>
              </w:rPr>
              <w:tab/>
            </w:r>
            <w:r>
              <w:rPr>
                <w:noProof/>
                <w:webHidden/>
              </w:rPr>
              <w:fldChar w:fldCharType="begin"/>
            </w:r>
            <w:r>
              <w:rPr>
                <w:noProof/>
                <w:webHidden/>
              </w:rPr>
              <w:instrText xml:space="preserve"> PAGEREF _Toc235228406 \h </w:instrText>
            </w:r>
            <w:r>
              <w:rPr>
                <w:noProof/>
                <w:webHidden/>
              </w:rPr>
            </w:r>
            <w:r>
              <w:rPr>
                <w:noProof/>
                <w:webHidden/>
              </w:rPr>
              <w:fldChar w:fldCharType="separate"/>
            </w:r>
            <w:r>
              <w:rPr>
                <w:noProof/>
                <w:webHidden/>
              </w:rPr>
              <w:t>31</w:t>
            </w:r>
            <w:r>
              <w:rPr>
                <w:noProof/>
                <w:webHidden/>
              </w:rPr>
              <w:fldChar w:fldCharType="end"/>
            </w:r>
          </w:hyperlink>
        </w:p>
        <w:p w14:paraId="078A766C" w14:textId="71614599"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407" w:history="1">
            <w:r w:rsidRPr="002B189B">
              <w:rPr>
                <w:rStyle w:val="Hyperlink"/>
                <w:noProof/>
              </w:rPr>
              <w:t>2.5.1</w:t>
            </w:r>
            <w:r>
              <w:rPr>
                <w:rFonts w:asciiTheme="minorHAnsi" w:eastAsiaTheme="minorEastAsia" w:hAnsiTheme="minorHAnsi"/>
                <w:noProof/>
                <w:kern w:val="2"/>
                <w:szCs w:val="24"/>
                <w:lang w:val="tr-TR" w:eastAsia="tr-TR"/>
                <w14:ligatures w14:val="standardContextual"/>
              </w:rPr>
              <w:tab/>
            </w:r>
            <w:r w:rsidRPr="002B189B">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_Toc235228407 \h </w:instrText>
            </w:r>
            <w:r>
              <w:rPr>
                <w:noProof/>
                <w:webHidden/>
              </w:rPr>
            </w:r>
            <w:r>
              <w:rPr>
                <w:noProof/>
                <w:webHidden/>
              </w:rPr>
              <w:fldChar w:fldCharType="separate"/>
            </w:r>
            <w:r>
              <w:rPr>
                <w:noProof/>
                <w:webHidden/>
              </w:rPr>
              <w:t>32</w:t>
            </w:r>
            <w:r>
              <w:rPr>
                <w:noProof/>
                <w:webHidden/>
              </w:rPr>
              <w:fldChar w:fldCharType="end"/>
            </w:r>
          </w:hyperlink>
        </w:p>
        <w:p w14:paraId="65EDC8A7" w14:textId="18524943"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408" w:history="1">
            <w:r w:rsidRPr="002B189B">
              <w:rPr>
                <w:rStyle w:val="Hyperlink"/>
                <w:noProof/>
              </w:rPr>
              <w:t>2.5.2</w:t>
            </w:r>
            <w:r>
              <w:rPr>
                <w:rFonts w:asciiTheme="minorHAnsi" w:eastAsiaTheme="minorEastAsia" w:hAnsiTheme="minorHAnsi"/>
                <w:noProof/>
                <w:kern w:val="2"/>
                <w:szCs w:val="24"/>
                <w:lang w:val="tr-TR" w:eastAsia="tr-TR"/>
                <w14:ligatures w14:val="standardContextual"/>
              </w:rPr>
              <w:tab/>
            </w:r>
            <w:r w:rsidRPr="002B189B">
              <w:rPr>
                <w:rStyle w:val="Hyperlink"/>
                <w:noProof/>
              </w:rPr>
              <w:t>Decision Cost and Its Components</w:t>
            </w:r>
            <w:r>
              <w:rPr>
                <w:noProof/>
                <w:webHidden/>
              </w:rPr>
              <w:tab/>
            </w:r>
            <w:r>
              <w:rPr>
                <w:noProof/>
                <w:webHidden/>
              </w:rPr>
              <w:fldChar w:fldCharType="begin"/>
            </w:r>
            <w:r>
              <w:rPr>
                <w:noProof/>
                <w:webHidden/>
              </w:rPr>
              <w:instrText xml:space="preserve"> PAGEREF _Toc235228408 \h </w:instrText>
            </w:r>
            <w:r>
              <w:rPr>
                <w:noProof/>
                <w:webHidden/>
              </w:rPr>
            </w:r>
            <w:r>
              <w:rPr>
                <w:noProof/>
                <w:webHidden/>
              </w:rPr>
              <w:fldChar w:fldCharType="separate"/>
            </w:r>
            <w:r>
              <w:rPr>
                <w:noProof/>
                <w:webHidden/>
              </w:rPr>
              <w:t>34</w:t>
            </w:r>
            <w:r>
              <w:rPr>
                <w:noProof/>
                <w:webHidden/>
              </w:rPr>
              <w:fldChar w:fldCharType="end"/>
            </w:r>
          </w:hyperlink>
        </w:p>
        <w:p w14:paraId="6E378A14" w14:textId="21EEBE3F"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409" w:history="1">
            <w:r w:rsidRPr="002B189B">
              <w:rPr>
                <w:rStyle w:val="Hyperlink"/>
                <w:noProof/>
              </w:rPr>
              <w:t>2.5.3</w:t>
            </w:r>
            <w:r>
              <w:rPr>
                <w:rFonts w:asciiTheme="minorHAnsi" w:eastAsiaTheme="minorEastAsia" w:hAnsiTheme="minorHAnsi"/>
                <w:noProof/>
                <w:kern w:val="2"/>
                <w:szCs w:val="24"/>
                <w:lang w:val="tr-TR" w:eastAsia="tr-TR"/>
                <w14:ligatures w14:val="standardContextual"/>
              </w:rPr>
              <w:tab/>
            </w:r>
            <w:r w:rsidRPr="002B189B">
              <w:rPr>
                <w:rStyle w:val="Hyperlink"/>
                <w:noProof/>
              </w:rPr>
              <w:t>Satisficing Acceptance and the Graduated Fail-Safe</w:t>
            </w:r>
            <w:r>
              <w:rPr>
                <w:noProof/>
                <w:webHidden/>
              </w:rPr>
              <w:tab/>
            </w:r>
            <w:r>
              <w:rPr>
                <w:noProof/>
                <w:webHidden/>
              </w:rPr>
              <w:fldChar w:fldCharType="begin"/>
            </w:r>
            <w:r>
              <w:rPr>
                <w:noProof/>
                <w:webHidden/>
              </w:rPr>
              <w:instrText xml:space="preserve"> PAGEREF _Toc235228409 \h </w:instrText>
            </w:r>
            <w:r>
              <w:rPr>
                <w:noProof/>
                <w:webHidden/>
              </w:rPr>
            </w:r>
            <w:r>
              <w:rPr>
                <w:noProof/>
                <w:webHidden/>
              </w:rPr>
              <w:fldChar w:fldCharType="separate"/>
            </w:r>
            <w:r>
              <w:rPr>
                <w:noProof/>
                <w:webHidden/>
              </w:rPr>
              <w:t>37</w:t>
            </w:r>
            <w:r>
              <w:rPr>
                <w:noProof/>
                <w:webHidden/>
              </w:rPr>
              <w:fldChar w:fldCharType="end"/>
            </w:r>
          </w:hyperlink>
        </w:p>
        <w:p w14:paraId="63B9122E" w14:textId="673C40AB"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410" w:history="1">
            <w:r w:rsidRPr="002B189B">
              <w:rPr>
                <w:rStyle w:val="Hyperlink"/>
                <w:noProof/>
              </w:rPr>
              <w:t>2.5.4</w:t>
            </w:r>
            <w:r>
              <w:rPr>
                <w:rFonts w:asciiTheme="minorHAnsi" w:eastAsiaTheme="minorEastAsia" w:hAnsiTheme="minorHAnsi"/>
                <w:noProof/>
                <w:kern w:val="2"/>
                <w:szCs w:val="24"/>
                <w:lang w:val="tr-TR" w:eastAsia="tr-TR"/>
                <w14:ligatures w14:val="standardContextual"/>
              </w:rPr>
              <w:tab/>
            </w:r>
            <w:r w:rsidRPr="002B189B">
              <w:rPr>
                <w:rStyle w:val="Hyperlink"/>
                <w:noProof/>
              </w:rPr>
              <w:t>Epistemic Uncertainty, Traceability, and Sensitivity</w:t>
            </w:r>
            <w:r>
              <w:rPr>
                <w:noProof/>
                <w:webHidden/>
              </w:rPr>
              <w:tab/>
            </w:r>
            <w:r>
              <w:rPr>
                <w:noProof/>
                <w:webHidden/>
              </w:rPr>
              <w:fldChar w:fldCharType="begin"/>
            </w:r>
            <w:r>
              <w:rPr>
                <w:noProof/>
                <w:webHidden/>
              </w:rPr>
              <w:instrText xml:space="preserve"> PAGEREF _Toc235228410 \h </w:instrText>
            </w:r>
            <w:r>
              <w:rPr>
                <w:noProof/>
                <w:webHidden/>
              </w:rPr>
            </w:r>
            <w:r>
              <w:rPr>
                <w:noProof/>
                <w:webHidden/>
              </w:rPr>
              <w:fldChar w:fldCharType="separate"/>
            </w:r>
            <w:r>
              <w:rPr>
                <w:noProof/>
                <w:webHidden/>
              </w:rPr>
              <w:t>38</w:t>
            </w:r>
            <w:r>
              <w:rPr>
                <w:noProof/>
                <w:webHidden/>
              </w:rPr>
              <w:fldChar w:fldCharType="end"/>
            </w:r>
          </w:hyperlink>
        </w:p>
        <w:p w14:paraId="4DFB64B9" w14:textId="7836FDF5"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411" w:history="1">
            <w:r w:rsidRPr="002B189B">
              <w:rPr>
                <w:rStyle w:val="Hyperlink"/>
                <w:noProof/>
              </w:rPr>
              <w:t>2.5.5</w:t>
            </w:r>
            <w:r>
              <w:rPr>
                <w:rFonts w:asciiTheme="minorHAnsi" w:eastAsiaTheme="minorEastAsia" w:hAnsiTheme="minorHAnsi"/>
                <w:noProof/>
                <w:kern w:val="2"/>
                <w:szCs w:val="24"/>
                <w:lang w:val="tr-TR" w:eastAsia="tr-TR"/>
                <w14:ligatures w14:val="standardContextual"/>
              </w:rPr>
              <w:tab/>
            </w:r>
            <w:r w:rsidRPr="002B189B">
              <w:rPr>
                <w:rStyle w:val="Hyperlink"/>
                <w:noProof/>
              </w:rPr>
              <w:t>Generative Models and Large Language Models</w:t>
            </w:r>
            <w:r>
              <w:rPr>
                <w:noProof/>
                <w:webHidden/>
              </w:rPr>
              <w:tab/>
            </w:r>
            <w:r>
              <w:rPr>
                <w:noProof/>
                <w:webHidden/>
              </w:rPr>
              <w:fldChar w:fldCharType="begin"/>
            </w:r>
            <w:r>
              <w:rPr>
                <w:noProof/>
                <w:webHidden/>
              </w:rPr>
              <w:instrText xml:space="preserve"> PAGEREF _Toc235228411 \h </w:instrText>
            </w:r>
            <w:r>
              <w:rPr>
                <w:noProof/>
                <w:webHidden/>
              </w:rPr>
            </w:r>
            <w:r>
              <w:rPr>
                <w:noProof/>
                <w:webHidden/>
              </w:rPr>
              <w:fldChar w:fldCharType="separate"/>
            </w:r>
            <w:r>
              <w:rPr>
                <w:noProof/>
                <w:webHidden/>
              </w:rPr>
              <w:t>39</w:t>
            </w:r>
            <w:r>
              <w:rPr>
                <w:noProof/>
                <w:webHidden/>
              </w:rPr>
              <w:fldChar w:fldCharType="end"/>
            </w:r>
          </w:hyperlink>
        </w:p>
        <w:p w14:paraId="4053EA45" w14:textId="1BEAC6F0"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412" w:history="1">
            <w:r w:rsidRPr="002B189B">
              <w:rPr>
                <w:rStyle w:val="Hyperlink"/>
                <w:noProof/>
              </w:rPr>
              <w:t>2.5.6</w:t>
            </w:r>
            <w:r>
              <w:rPr>
                <w:rFonts w:asciiTheme="minorHAnsi" w:eastAsiaTheme="minorEastAsia" w:hAnsiTheme="minorHAnsi"/>
                <w:noProof/>
                <w:kern w:val="2"/>
                <w:szCs w:val="24"/>
                <w:lang w:val="tr-TR" w:eastAsia="tr-TR"/>
                <w14:ligatures w14:val="standardContextual"/>
              </w:rPr>
              <w:tab/>
            </w:r>
            <w:r w:rsidRPr="002B189B">
              <w:rPr>
                <w:rStyle w:val="Hyperlink"/>
                <w:noProof/>
              </w:rPr>
              <w:t>Adaptive and Generative Decision Loops</w:t>
            </w:r>
            <w:r>
              <w:rPr>
                <w:noProof/>
                <w:webHidden/>
              </w:rPr>
              <w:tab/>
            </w:r>
            <w:r>
              <w:rPr>
                <w:noProof/>
                <w:webHidden/>
              </w:rPr>
              <w:fldChar w:fldCharType="begin"/>
            </w:r>
            <w:r>
              <w:rPr>
                <w:noProof/>
                <w:webHidden/>
              </w:rPr>
              <w:instrText xml:space="preserve"> PAGEREF _Toc235228412 \h </w:instrText>
            </w:r>
            <w:r>
              <w:rPr>
                <w:noProof/>
                <w:webHidden/>
              </w:rPr>
            </w:r>
            <w:r>
              <w:rPr>
                <w:noProof/>
                <w:webHidden/>
              </w:rPr>
              <w:fldChar w:fldCharType="separate"/>
            </w:r>
            <w:r>
              <w:rPr>
                <w:noProof/>
                <w:webHidden/>
              </w:rPr>
              <w:t>40</w:t>
            </w:r>
            <w:r>
              <w:rPr>
                <w:noProof/>
                <w:webHidden/>
              </w:rPr>
              <w:fldChar w:fldCharType="end"/>
            </w:r>
          </w:hyperlink>
        </w:p>
        <w:p w14:paraId="6E4F2378" w14:textId="306AEE39" w:rsidR="00417CD1" w:rsidRDefault="00417CD1">
          <w:pPr>
            <w:pStyle w:val="TOC1"/>
            <w:tabs>
              <w:tab w:val="left" w:pos="480"/>
            </w:tabs>
            <w:rPr>
              <w:rFonts w:asciiTheme="minorHAnsi" w:eastAsiaTheme="minorEastAsia" w:hAnsiTheme="minorHAnsi"/>
              <w:kern w:val="2"/>
              <w:szCs w:val="24"/>
              <w:lang w:val="tr-TR" w:eastAsia="tr-TR"/>
              <w14:ligatures w14:val="standardContextual"/>
            </w:rPr>
          </w:pPr>
          <w:hyperlink w:anchor="_Toc235228413" w:history="1">
            <w:r w:rsidRPr="002B189B">
              <w:rPr>
                <w:rStyle w:val="Hyperlink"/>
              </w:rPr>
              <w:t>3</w:t>
            </w:r>
            <w:r>
              <w:rPr>
                <w:rFonts w:asciiTheme="minorHAnsi" w:eastAsiaTheme="minorEastAsia" w:hAnsiTheme="minorHAnsi"/>
                <w:kern w:val="2"/>
                <w:szCs w:val="24"/>
                <w:lang w:val="tr-TR" w:eastAsia="tr-TR"/>
                <w14:ligatures w14:val="standardContextual"/>
              </w:rPr>
              <w:tab/>
            </w:r>
            <w:r w:rsidRPr="002B189B">
              <w:rPr>
                <w:rStyle w:val="Hyperlink"/>
              </w:rPr>
              <w:t>DISASTERAWARE SIMULATION FRAMEWORK</w:t>
            </w:r>
            <w:r>
              <w:rPr>
                <w:webHidden/>
              </w:rPr>
              <w:tab/>
            </w:r>
            <w:r>
              <w:rPr>
                <w:webHidden/>
              </w:rPr>
              <w:fldChar w:fldCharType="begin"/>
            </w:r>
            <w:r>
              <w:rPr>
                <w:webHidden/>
              </w:rPr>
              <w:instrText xml:space="preserve"> PAGEREF _Toc235228413 \h </w:instrText>
            </w:r>
            <w:r>
              <w:rPr>
                <w:webHidden/>
              </w:rPr>
            </w:r>
            <w:r>
              <w:rPr>
                <w:webHidden/>
              </w:rPr>
              <w:fldChar w:fldCharType="separate"/>
            </w:r>
            <w:r>
              <w:rPr>
                <w:webHidden/>
              </w:rPr>
              <w:t>43</w:t>
            </w:r>
            <w:r>
              <w:rPr>
                <w:webHidden/>
              </w:rPr>
              <w:fldChar w:fldCharType="end"/>
            </w:r>
          </w:hyperlink>
        </w:p>
        <w:p w14:paraId="6D109A97" w14:textId="22CC682D" w:rsidR="00417CD1" w:rsidRDefault="00417CD1">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28414" w:history="1">
            <w:r w:rsidRPr="002B189B">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2B189B">
              <w:rPr>
                <w:rStyle w:val="Hyperlink"/>
                <w:noProof/>
                <w:lang w:eastAsia="ja-JP"/>
              </w:rPr>
              <w:t>Overall System Block Diagram</w:t>
            </w:r>
            <w:r>
              <w:rPr>
                <w:noProof/>
                <w:webHidden/>
              </w:rPr>
              <w:tab/>
            </w:r>
            <w:r>
              <w:rPr>
                <w:noProof/>
                <w:webHidden/>
              </w:rPr>
              <w:fldChar w:fldCharType="begin"/>
            </w:r>
            <w:r>
              <w:rPr>
                <w:noProof/>
                <w:webHidden/>
              </w:rPr>
              <w:instrText xml:space="preserve"> PAGEREF _Toc235228414 \h </w:instrText>
            </w:r>
            <w:r>
              <w:rPr>
                <w:noProof/>
                <w:webHidden/>
              </w:rPr>
            </w:r>
            <w:r>
              <w:rPr>
                <w:noProof/>
                <w:webHidden/>
              </w:rPr>
              <w:fldChar w:fldCharType="separate"/>
            </w:r>
            <w:r>
              <w:rPr>
                <w:noProof/>
                <w:webHidden/>
              </w:rPr>
              <w:t>44</w:t>
            </w:r>
            <w:r>
              <w:rPr>
                <w:noProof/>
                <w:webHidden/>
              </w:rPr>
              <w:fldChar w:fldCharType="end"/>
            </w:r>
          </w:hyperlink>
        </w:p>
        <w:p w14:paraId="3107978E" w14:textId="2A9AFF0C" w:rsidR="00417CD1" w:rsidRDefault="00417CD1">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28415" w:history="1">
            <w:r w:rsidRPr="002B189B">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2B189B">
              <w:rPr>
                <w:rStyle w:val="Hyperlink"/>
                <w:noProof/>
                <w:lang w:eastAsia="ja-JP"/>
              </w:rPr>
              <w:t>Inputs and External Sources</w:t>
            </w:r>
            <w:r>
              <w:rPr>
                <w:noProof/>
                <w:webHidden/>
              </w:rPr>
              <w:tab/>
            </w:r>
            <w:r>
              <w:rPr>
                <w:noProof/>
                <w:webHidden/>
              </w:rPr>
              <w:fldChar w:fldCharType="begin"/>
            </w:r>
            <w:r>
              <w:rPr>
                <w:noProof/>
                <w:webHidden/>
              </w:rPr>
              <w:instrText xml:space="preserve"> PAGEREF _Toc235228415 \h </w:instrText>
            </w:r>
            <w:r>
              <w:rPr>
                <w:noProof/>
                <w:webHidden/>
              </w:rPr>
            </w:r>
            <w:r>
              <w:rPr>
                <w:noProof/>
                <w:webHidden/>
              </w:rPr>
              <w:fldChar w:fldCharType="separate"/>
            </w:r>
            <w:r>
              <w:rPr>
                <w:noProof/>
                <w:webHidden/>
              </w:rPr>
              <w:t>47</w:t>
            </w:r>
            <w:r>
              <w:rPr>
                <w:noProof/>
                <w:webHidden/>
              </w:rPr>
              <w:fldChar w:fldCharType="end"/>
            </w:r>
          </w:hyperlink>
        </w:p>
        <w:p w14:paraId="0B4DF071" w14:textId="3A59F0BE"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416" w:history="1">
            <w:r w:rsidRPr="002B189B">
              <w:rPr>
                <w:rStyle w:val="Hyperlink"/>
                <w:noProof/>
              </w:rPr>
              <w:t>3.2.1</w:t>
            </w:r>
            <w:r>
              <w:rPr>
                <w:rFonts w:asciiTheme="minorHAnsi" w:eastAsiaTheme="minorEastAsia" w:hAnsiTheme="minorHAnsi"/>
                <w:noProof/>
                <w:kern w:val="2"/>
                <w:szCs w:val="24"/>
                <w:lang w:val="tr-TR" w:eastAsia="tr-TR"/>
                <w14:ligatures w14:val="standardContextual"/>
              </w:rPr>
              <w:tab/>
            </w:r>
            <w:r w:rsidRPr="002B189B">
              <w:rPr>
                <w:rStyle w:val="Hyperlink"/>
                <w:noProof/>
              </w:rPr>
              <w:t>Meteorology Data Layer</w:t>
            </w:r>
            <w:r>
              <w:rPr>
                <w:noProof/>
                <w:webHidden/>
              </w:rPr>
              <w:tab/>
            </w:r>
            <w:r>
              <w:rPr>
                <w:noProof/>
                <w:webHidden/>
              </w:rPr>
              <w:fldChar w:fldCharType="begin"/>
            </w:r>
            <w:r>
              <w:rPr>
                <w:noProof/>
                <w:webHidden/>
              </w:rPr>
              <w:instrText xml:space="preserve"> PAGEREF _Toc235228416 \h </w:instrText>
            </w:r>
            <w:r>
              <w:rPr>
                <w:noProof/>
                <w:webHidden/>
              </w:rPr>
            </w:r>
            <w:r>
              <w:rPr>
                <w:noProof/>
                <w:webHidden/>
              </w:rPr>
              <w:fldChar w:fldCharType="separate"/>
            </w:r>
            <w:r>
              <w:rPr>
                <w:noProof/>
                <w:webHidden/>
              </w:rPr>
              <w:t>48</w:t>
            </w:r>
            <w:r>
              <w:rPr>
                <w:noProof/>
                <w:webHidden/>
              </w:rPr>
              <w:fldChar w:fldCharType="end"/>
            </w:r>
          </w:hyperlink>
        </w:p>
        <w:p w14:paraId="480DC7F6" w14:textId="5F10CDA6"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417" w:history="1">
            <w:r w:rsidRPr="002B189B">
              <w:rPr>
                <w:rStyle w:val="Hyperlink"/>
                <w:noProof/>
              </w:rPr>
              <w:t>3.2.2</w:t>
            </w:r>
            <w:r>
              <w:rPr>
                <w:rFonts w:asciiTheme="minorHAnsi" w:eastAsiaTheme="minorEastAsia" w:hAnsiTheme="minorHAnsi"/>
                <w:noProof/>
                <w:kern w:val="2"/>
                <w:szCs w:val="24"/>
                <w:lang w:val="tr-TR" w:eastAsia="tr-TR"/>
                <w14:ligatures w14:val="standardContextual"/>
              </w:rPr>
              <w:tab/>
            </w:r>
            <w:r w:rsidRPr="002B189B">
              <w:rPr>
                <w:rStyle w:val="Hyperlink"/>
                <w:noProof/>
              </w:rPr>
              <w:t>Topography Data Layer</w:t>
            </w:r>
            <w:r>
              <w:rPr>
                <w:noProof/>
                <w:webHidden/>
              </w:rPr>
              <w:tab/>
            </w:r>
            <w:r>
              <w:rPr>
                <w:noProof/>
                <w:webHidden/>
              </w:rPr>
              <w:fldChar w:fldCharType="begin"/>
            </w:r>
            <w:r>
              <w:rPr>
                <w:noProof/>
                <w:webHidden/>
              </w:rPr>
              <w:instrText xml:space="preserve"> PAGEREF _Toc235228417 \h </w:instrText>
            </w:r>
            <w:r>
              <w:rPr>
                <w:noProof/>
                <w:webHidden/>
              </w:rPr>
            </w:r>
            <w:r>
              <w:rPr>
                <w:noProof/>
                <w:webHidden/>
              </w:rPr>
              <w:fldChar w:fldCharType="separate"/>
            </w:r>
            <w:r>
              <w:rPr>
                <w:noProof/>
                <w:webHidden/>
              </w:rPr>
              <w:t>49</w:t>
            </w:r>
            <w:r>
              <w:rPr>
                <w:noProof/>
                <w:webHidden/>
              </w:rPr>
              <w:fldChar w:fldCharType="end"/>
            </w:r>
          </w:hyperlink>
        </w:p>
        <w:p w14:paraId="53BD08F3" w14:textId="1395F9F5"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418" w:history="1">
            <w:r w:rsidRPr="002B189B">
              <w:rPr>
                <w:rStyle w:val="Hyperlink"/>
                <w:noProof/>
              </w:rPr>
              <w:t>3.2.3</w:t>
            </w:r>
            <w:r>
              <w:rPr>
                <w:rFonts w:asciiTheme="minorHAnsi" w:eastAsiaTheme="minorEastAsia" w:hAnsiTheme="minorHAnsi"/>
                <w:noProof/>
                <w:kern w:val="2"/>
                <w:szCs w:val="24"/>
                <w:lang w:val="tr-TR" w:eastAsia="tr-TR"/>
                <w14:ligatures w14:val="standardContextual"/>
              </w:rPr>
              <w:tab/>
            </w:r>
            <w:r w:rsidRPr="002B189B">
              <w:rPr>
                <w:rStyle w:val="Hyperlink"/>
                <w:noProof/>
              </w:rPr>
              <w:t>Fuel Data Layer</w:t>
            </w:r>
            <w:r>
              <w:rPr>
                <w:noProof/>
                <w:webHidden/>
              </w:rPr>
              <w:tab/>
            </w:r>
            <w:r>
              <w:rPr>
                <w:noProof/>
                <w:webHidden/>
              </w:rPr>
              <w:fldChar w:fldCharType="begin"/>
            </w:r>
            <w:r>
              <w:rPr>
                <w:noProof/>
                <w:webHidden/>
              </w:rPr>
              <w:instrText xml:space="preserve"> PAGEREF _Toc235228418 \h </w:instrText>
            </w:r>
            <w:r>
              <w:rPr>
                <w:noProof/>
                <w:webHidden/>
              </w:rPr>
            </w:r>
            <w:r>
              <w:rPr>
                <w:noProof/>
                <w:webHidden/>
              </w:rPr>
              <w:fldChar w:fldCharType="separate"/>
            </w:r>
            <w:r>
              <w:rPr>
                <w:noProof/>
                <w:webHidden/>
              </w:rPr>
              <w:t>50</w:t>
            </w:r>
            <w:r>
              <w:rPr>
                <w:noProof/>
                <w:webHidden/>
              </w:rPr>
              <w:fldChar w:fldCharType="end"/>
            </w:r>
          </w:hyperlink>
        </w:p>
        <w:p w14:paraId="160D314A" w14:textId="3236456D"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419" w:history="1">
            <w:r w:rsidRPr="002B189B">
              <w:rPr>
                <w:rStyle w:val="Hyperlink"/>
                <w:noProof/>
              </w:rPr>
              <w:t>3.2.4</w:t>
            </w:r>
            <w:r>
              <w:rPr>
                <w:rFonts w:asciiTheme="minorHAnsi" w:eastAsiaTheme="minorEastAsia" w:hAnsiTheme="minorHAnsi"/>
                <w:noProof/>
                <w:kern w:val="2"/>
                <w:szCs w:val="24"/>
                <w:lang w:val="tr-TR" w:eastAsia="tr-TR"/>
                <w14:ligatures w14:val="standardContextual"/>
              </w:rPr>
              <w:tab/>
            </w:r>
            <w:r w:rsidRPr="002B189B">
              <w:rPr>
                <w:rStyle w:val="Hyperlink"/>
                <w:noProof/>
              </w:rPr>
              <w:t>Ignition Layer</w:t>
            </w:r>
            <w:r>
              <w:rPr>
                <w:noProof/>
                <w:webHidden/>
              </w:rPr>
              <w:tab/>
            </w:r>
            <w:r>
              <w:rPr>
                <w:noProof/>
                <w:webHidden/>
              </w:rPr>
              <w:fldChar w:fldCharType="begin"/>
            </w:r>
            <w:r>
              <w:rPr>
                <w:noProof/>
                <w:webHidden/>
              </w:rPr>
              <w:instrText xml:space="preserve"> PAGEREF _Toc235228419 \h </w:instrText>
            </w:r>
            <w:r>
              <w:rPr>
                <w:noProof/>
                <w:webHidden/>
              </w:rPr>
            </w:r>
            <w:r>
              <w:rPr>
                <w:noProof/>
                <w:webHidden/>
              </w:rPr>
              <w:fldChar w:fldCharType="separate"/>
            </w:r>
            <w:r>
              <w:rPr>
                <w:noProof/>
                <w:webHidden/>
              </w:rPr>
              <w:t>51</w:t>
            </w:r>
            <w:r>
              <w:rPr>
                <w:noProof/>
                <w:webHidden/>
              </w:rPr>
              <w:fldChar w:fldCharType="end"/>
            </w:r>
          </w:hyperlink>
        </w:p>
        <w:p w14:paraId="1328A3A6" w14:textId="40956D80"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420" w:history="1">
            <w:r w:rsidRPr="002B189B">
              <w:rPr>
                <w:rStyle w:val="Hyperlink"/>
                <w:noProof/>
              </w:rPr>
              <w:t>3.2.5</w:t>
            </w:r>
            <w:r>
              <w:rPr>
                <w:rFonts w:asciiTheme="minorHAnsi" w:eastAsiaTheme="minorEastAsia" w:hAnsiTheme="minorHAnsi"/>
                <w:noProof/>
                <w:kern w:val="2"/>
                <w:szCs w:val="24"/>
                <w:lang w:val="tr-TR" w:eastAsia="tr-TR"/>
                <w14:ligatures w14:val="standardContextual"/>
              </w:rPr>
              <w:tab/>
            </w:r>
            <w:r w:rsidRPr="002B189B">
              <w:rPr>
                <w:rStyle w:val="Hyperlink"/>
                <w:noProof/>
              </w:rPr>
              <w:t>Decisional Data Layers</w:t>
            </w:r>
            <w:r>
              <w:rPr>
                <w:noProof/>
                <w:webHidden/>
              </w:rPr>
              <w:tab/>
            </w:r>
            <w:r>
              <w:rPr>
                <w:noProof/>
                <w:webHidden/>
              </w:rPr>
              <w:fldChar w:fldCharType="begin"/>
            </w:r>
            <w:r>
              <w:rPr>
                <w:noProof/>
                <w:webHidden/>
              </w:rPr>
              <w:instrText xml:space="preserve"> PAGEREF _Toc235228420 \h </w:instrText>
            </w:r>
            <w:r>
              <w:rPr>
                <w:noProof/>
                <w:webHidden/>
              </w:rPr>
            </w:r>
            <w:r>
              <w:rPr>
                <w:noProof/>
                <w:webHidden/>
              </w:rPr>
              <w:fldChar w:fldCharType="separate"/>
            </w:r>
            <w:r>
              <w:rPr>
                <w:noProof/>
                <w:webHidden/>
              </w:rPr>
              <w:t>51</w:t>
            </w:r>
            <w:r>
              <w:rPr>
                <w:noProof/>
                <w:webHidden/>
              </w:rPr>
              <w:fldChar w:fldCharType="end"/>
            </w:r>
          </w:hyperlink>
        </w:p>
        <w:p w14:paraId="191AE0E3" w14:textId="10119FC8" w:rsidR="00417CD1" w:rsidRDefault="00417CD1">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28421" w:history="1">
            <w:r w:rsidRPr="002B189B">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2B189B">
              <w:rPr>
                <w:rStyle w:val="Hyperlink"/>
                <w:noProof/>
                <w:lang w:eastAsia="ja-JP"/>
              </w:rPr>
              <w:t>Simulation Core</w:t>
            </w:r>
            <w:r>
              <w:rPr>
                <w:noProof/>
                <w:webHidden/>
              </w:rPr>
              <w:tab/>
            </w:r>
            <w:r>
              <w:rPr>
                <w:noProof/>
                <w:webHidden/>
              </w:rPr>
              <w:fldChar w:fldCharType="begin"/>
            </w:r>
            <w:r>
              <w:rPr>
                <w:noProof/>
                <w:webHidden/>
              </w:rPr>
              <w:instrText xml:space="preserve"> PAGEREF _Toc235228421 \h </w:instrText>
            </w:r>
            <w:r>
              <w:rPr>
                <w:noProof/>
                <w:webHidden/>
              </w:rPr>
            </w:r>
            <w:r>
              <w:rPr>
                <w:noProof/>
                <w:webHidden/>
              </w:rPr>
              <w:fldChar w:fldCharType="separate"/>
            </w:r>
            <w:r>
              <w:rPr>
                <w:noProof/>
                <w:webHidden/>
              </w:rPr>
              <w:t>55</w:t>
            </w:r>
            <w:r>
              <w:rPr>
                <w:noProof/>
                <w:webHidden/>
              </w:rPr>
              <w:fldChar w:fldCharType="end"/>
            </w:r>
          </w:hyperlink>
        </w:p>
        <w:p w14:paraId="3732262E" w14:textId="11952E8B"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422" w:history="1">
            <w:r w:rsidRPr="002B189B">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2B189B">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_Toc235228422 \h </w:instrText>
            </w:r>
            <w:r>
              <w:rPr>
                <w:noProof/>
                <w:webHidden/>
              </w:rPr>
            </w:r>
            <w:r>
              <w:rPr>
                <w:noProof/>
                <w:webHidden/>
              </w:rPr>
              <w:fldChar w:fldCharType="separate"/>
            </w:r>
            <w:r>
              <w:rPr>
                <w:noProof/>
                <w:webHidden/>
              </w:rPr>
              <w:t>55</w:t>
            </w:r>
            <w:r>
              <w:rPr>
                <w:noProof/>
                <w:webHidden/>
              </w:rPr>
              <w:fldChar w:fldCharType="end"/>
            </w:r>
          </w:hyperlink>
        </w:p>
        <w:p w14:paraId="19EF71A7" w14:textId="33420DFA"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423" w:history="1">
            <w:r w:rsidRPr="002B189B">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2B189B">
              <w:rPr>
                <w:rStyle w:val="Hyperlink"/>
                <w:noProof/>
                <w:lang w:eastAsia="ja-JP"/>
              </w:rPr>
              <w:t>Hybrid Fire Spread Model</w:t>
            </w:r>
            <w:r>
              <w:rPr>
                <w:noProof/>
                <w:webHidden/>
              </w:rPr>
              <w:tab/>
            </w:r>
            <w:r>
              <w:rPr>
                <w:noProof/>
                <w:webHidden/>
              </w:rPr>
              <w:fldChar w:fldCharType="begin"/>
            </w:r>
            <w:r>
              <w:rPr>
                <w:noProof/>
                <w:webHidden/>
              </w:rPr>
              <w:instrText xml:space="preserve"> PAGEREF _Toc235228423 \h </w:instrText>
            </w:r>
            <w:r>
              <w:rPr>
                <w:noProof/>
                <w:webHidden/>
              </w:rPr>
            </w:r>
            <w:r>
              <w:rPr>
                <w:noProof/>
                <w:webHidden/>
              </w:rPr>
              <w:fldChar w:fldCharType="separate"/>
            </w:r>
            <w:r>
              <w:rPr>
                <w:noProof/>
                <w:webHidden/>
              </w:rPr>
              <w:t>56</w:t>
            </w:r>
            <w:r>
              <w:rPr>
                <w:noProof/>
                <w:webHidden/>
              </w:rPr>
              <w:fldChar w:fldCharType="end"/>
            </w:r>
          </w:hyperlink>
        </w:p>
        <w:p w14:paraId="11E7DD53" w14:textId="26081501"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424" w:history="1">
            <w:r w:rsidRPr="002B189B">
              <w:rPr>
                <w:rStyle w:val="Hyperlink"/>
                <w:noProof/>
              </w:rPr>
              <w:t>3.3.3</w:t>
            </w:r>
            <w:r>
              <w:rPr>
                <w:rFonts w:asciiTheme="minorHAnsi" w:eastAsiaTheme="minorEastAsia" w:hAnsiTheme="minorHAnsi"/>
                <w:noProof/>
                <w:kern w:val="2"/>
                <w:szCs w:val="24"/>
                <w:lang w:val="tr-TR" w:eastAsia="tr-TR"/>
                <w14:ligatures w14:val="standardContextual"/>
              </w:rPr>
              <w:tab/>
            </w:r>
            <w:r w:rsidRPr="002B189B">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_Toc235228424 \h </w:instrText>
            </w:r>
            <w:r>
              <w:rPr>
                <w:noProof/>
                <w:webHidden/>
              </w:rPr>
            </w:r>
            <w:r>
              <w:rPr>
                <w:noProof/>
                <w:webHidden/>
              </w:rPr>
              <w:fldChar w:fldCharType="separate"/>
            </w:r>
            <w:r>
              <w:rPr>
                <w:noProof/>
                <w:webHidden/>
              </w:rPr>
              <w:t>64</w:t>
            </w:r>
            <w:r>
              <w:rPr>
                <w:noProof/>
                <w:webHidden/>
              </w:rPr>
              <w:fldChar w:fldCharType="end"/>
            </w:r>
          </w:hyperlink>
        </w:p>
        <w:p w14:paraId="072281D6" w14:textId="59A77095" w:rsidR="00417CD1" w:rsidRDefault="00417CD1">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28425" w:history="1">
            <w:r w:rsidRPr="002B189B">
              <w:rPr>
                <w:rStyle w:val="Hyperlink"/>
                <w:noProof/>
              </w:rPr>
              <w:t>3.4</w:t>
            </w:r>
            <w:r>
              <w:rPr>
                <w:rFonts w:asciiTheme="minorHAnsi" w:eastAsiaTheme="minorEastAsia" w:hAnsiTheme="minorHAnsi"/>
                <w:noProof/>
                <w:kern w:val="2"/>
                <w:szCs w:val="24"/>
                <w:lang w:val="tr-TR" w:eastAsia="tr-TR"/>
                <w14:ligatures w14:val="standardContextual"/>
              </w:rPr>
              <w:tab/>
            </w:r>
            <w:r w:rsidRPr="002B189B">
              <w:rPr>
                <w:rStyle w:val="Hyperlink"/>
                <w:noProof/>
              </w:rPr>
              <w:t>Decision Support System Core</w:t>
            </w:r>
            <w:r>
              <w:rPr>
                <w:noProof/>
                <w:webHidden/>
              </w:rPr>
              <w:tab/>
            </w:r>
            <w:r>
              <w:rPr>
                <w:noProof/>
                <w:webHidden/>
              </w:rPr>
              <w:fldChar w:fldCharType="begin"/>
            </w:r>
            <w:r>
              <w:rPr>
                <w:noProof/>
                <w:webHidden/>
              </w:rPr>
              <w:instrText xml:space="preserve"> PAGEREF _Toc235228425 \h </w:instrText>
            </w:r>
            <w:r>
              <w:rPr>
                <w:noProof/>
                <w:webHidden/>
              </w:rPr>
            </w:r>
            <w:r>
              <w:rPr>
                <w:noProof/>
                <w:webHidden/>
              </w:rPr>
              <w:fldChar w:fldCharType="separate"/>
            </w:r>
            <w:r>
              <w:rPr>
                <w:noProof/>
                <w:webHidden/>
              </w:rPr>
              <w:t>67</w:t>
            </w:r>
            <w:r>
              <w:rPr>
                <w:noProof/>
                <w:webHidden/>
              </w:rPr>
              <w:fldChar w:fldCharType="end"/>
            </w:r>
          </w:hyperlink>
        </w:p>
        <w:p w14:paraId="51DBA98F" w14:textId="426F3D86" w:rsidR="00417CD1" w:rsidRDefault="00417CD1">
          <w:pPr>
            <w:pStyle w:val="TOC1"/>
            <w:tabs>
              <w:tab w:val="left" w:pos="480"/>
            </w:tabs>
            <w:rPr>
              <w:rFonts w:asciiTheme="minorHAnsi" w:eastAsiaTheme="minorEastAsia" w:hAnsiTheme="minorHAnsi"/>
              <w:kern w:val="2"/>
              <w:szCs w:val="24"/>
              <w:lang w:val="tr-TR" w:eastAsia="tr-TR"/>
              <w14:ligatures w14:val="standardContextual"/>
            </w:rPr>
          </w:pPr>
          <w:hyperlink w:anchor="_Toc235228426" w:history="1">
            <w:r w:rsidRPr="002B189B">
              <w:rPr>
                <w:rStyle w:val="Hyperlink"/>
              </w:rPr>
              <w:t>4</w:t>
            </w:r>
            <w:r>
              <w:rPr>
                <w:rFonts w:asciiTheme="minorHAnsi" w:eastAsiaTheme="minorEastAsia" w:hAnsiTheme="minorHAnsi"/>
                <w:kern w:val="2"/>
                <w:szCs w:val="24"/>
                <w:lang w:val="tr-TR" w:eastAsia="tr-TR"/>
                <w14:ligatures w14:val="standardContextual"/>
              </w:rPr>
              <w:tab/>
            </w:r>
            <w:r w:rsidRPr="002B189B">
              <w:rPr>
                <w:rStyle w:val="Hyperlink"/>
              </w:rPr>
              <w:t>DISASTERAWARE DECISION SUPPORT FRAMEWORK</w:t>
            </w:r>
            <w:r>
              <w:rPr>
                <w:webHidden/>
              </w:rPr>
              <w:tab/>
            </w:r>
            <w:r>
              <w:rPr>
                <w:webHidden/>
              </w:rPr>
              <w:fldChar w:fldCharType="begin"/>
            </w:r>
            <w:r>
              <w:rPr>
                <w:webHidden/>
              </w:rPr>
              <w:instrText xml:space="preserve"> PAGEREF _Toc235228426 \h </w:instrText>
            </w:r>
            <w:r>
              <w:rPr>
                <w:webHidden/>
              </w:rPr>
            </w:r>
            <w:r>
              <w:rPr>
                <w:webHidden/>
              </w:rPr>
              <w:fldChar w:fldCharType="separate"/>
            </w:r>
            <w:r>
              <w:rPr>
                <w:webHidden/>
              </w:rPr>
              <w:t>69</w:t>
            </w:r>
            <w:r>
              <w:rPr>
                <w:webHidden/>
              </w:rPr>
              <w:fldChar w:fldCharType="end"/>
            </w:r>
          </w:hyperlink>
        </w:p>
        <w:p w14:paraId="7304C357" w14:textId="25A2DCCD" w:rsidR="00417CD1" w:rsidRDefault="00417CD1">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28427" w:history="1">
            <w:r w:rsidRPr="002B189B">
              <w:rPr>
                <w:rStyle w:val="Hyperlink"/>
                <w:noProof/>
              </w:rPr>
              <w:t>4.1</w:t>
            </w:r>
            <w:r>
              <w:rPr>
                <w:rFonts w:asciiTheme="minorHAnsi" w:eastAsiaTheme="minorEastAsia" w:hAnsiTheme="minorHAnsi"/>
                <w:noProof/>
                <w:kern w:val="2"/>
                <w:szCs w:val="24"/>
                <w:lang w:val="tr-TR" w:eastAsia="tr-TR"/>
                <w14:ligatures w14:val="standardContextual"/>
              </w:rPr>
              <w:tab/>
            </w:r>
            <w:r w:rsidRPr="002B189B">
              <w:rPr>
                <w:rStyle w:val="Hyperlink"/>
                <w:noProof/>
              </w:rPr>
              <w:t>Decision Support System Block Diagram</w:t>
            </w:r>
            <w:r>
              <w:rPr>
                <w:noProof/>
                <w:webHidden/>
              </w:rPr>
              <w:tab/>
            </w:r>
            <w:r>
              <w:rPr>
                <w:noProof/>
                <w:webHidden/>
              </w:rPr>
              <w:fldChar w:fldCharType="begin"/>
            </w:r>
            <w:r>
              <w:rPr>
                <w:noProof/>
                <w:webHidden/>
              </w:rPr>
              <w:instrText xml:space="preserve"> PAGEREF _Toc235228427 \h </w:instrText>
            </w:r>
            <w:r>
              <w:rPr>
                <w:noProof/>
                <w:webHidden/>
              </w:rPr>
            </w:r>
            <w:r>
              <w:rPr>
                <w:noProof/>
                <w:webHidden/>
              </w:rPr>
              <w:fldChar w:fldCharType="separate"/>
            </w:r>
            <w:r>
              <w:rPr>
                <w:noProof/>
                <w:webHidden/>
              </w:rPr>
              <w:t>70</w:t>
            </w:r>
            <w:r>
              <w:rPr>
                <w:noProof/>
                <w:webHidden/>
              </w:rPr>
              <w:fldChar w:fldCharType="end"/>
            </w:r>
          </w:hyperlink>
        </w:p>
        <w:p w14:paraId="18C6CC21" w14:textId="5BF8365C" w:rsidR="00417CD1" w:rsidRDefault="00417CD1">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28428" w:history="1">
            <w:r w:rsidRPr="002B189B">
              <w:rPr>
                <w:rStyle w:val="Hyperlink"/>
                <w:noProof/>
              </w:rPr>
              <w:t>4.2</w:t>
            </w:r>
            <w:r>
              <w:rPr>
                <w:rFonts w:asciiTheme="minorHAnsi" w:eastAsiaTheme="minorEastAsia" w:hAnsiTheme="minorHAnsi"/>
                <w:noProof/>
                <w:kern w:val="2"/>
                <w:szCs w:val="24"/>
                <w:lang w:val="tr-TR" w:eastAsia="tr-TR"/>
                <w14:ligatures w14:val="standardContextual"/>
              </w:rPr>
              <w:tab/>
            </w:r>
            <w:r w:rsidRPr="002B189B">
              <w:rPr>
                <w:rStyle w:val="Hyperlink"/>
                <w:noProof/>
              </w:rPr>
              <w:t>Layer 1: Input Space</w:t>
            </w:r>
            <w:r>
              <w:rPr>
                <w:noProof/>
                <w:webHidden/>
              </w:rPr>
              <w:tab/>
            </w:r>
            <w:r>
              <w:rPr>
                <w:noProof/>
                <w:webHidden/>
              </w:rPr>
              <w:fldChar w:fldCharType="begin"/>
            </w:r>
            <w:r>
              <w:rPr>
                <w:noProof/>
                <w:webHidden/>
              </w:rPr>
              <w:instrText xml:space="preserve"> PAGEREF _Toc235228428 \h </w:instrText>
            </w:r>
            <w:r>
              <w:rPr>
                <w:noProof/>
                <w:webHidden/>
              </w:rPr>
            </w:r>
            <w:r>
              <w:rPr>
                <w:noProof/>
                <w:webHidden/>
              </w:rPr>
              <w:fldChar w:fldCharType="separate"/>
            </w:r>
            <w:r>
              <w:rPr>
                <w:noProof/>
                <w:webHidden/>
              </w:rPr>
              <w:t>71</w:t>
            </w:r>
            <w:r>
              <w:rPr>
                <w:noProof/>
                <w:webHidden/>
              </w:rPr>
              <w:fldChar w:fldCharType="end"/>
            </w:r>
          </w:hyperlink>
        </w:p>
        <w:p w14:paraId="1D91DAA4" w14:textId="27437E30" w:rsidR="00417CD1" w:rsidRDefault="00417CD1">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28429" w:history="1">
            <w:r w:rsidRPr="002B189B">
              <w:rPr>
                <w:rStyle w:val="Hyperlink"/>
                <w:noProof/>
              </w:rPr>
              <w:t>4.3</w:t>
            </w:r>
            <w:r>
              <w:rPr>
                <w:rFonts w:asciiTheme="minorHAnsi" w:eastAsiaTheme="minorEastAsia" w:hAnsiTheme="minorHAnsi"/>
                <w:noProof/>
                <w:kern w:val="2"/>
                <w:szCs w:val="24"/>
                <w:lang w:val="tr-TR" w:eastAsia="tr-TR"/>
                <w14:ligatures w14:val="standardContextual"/>
              </w:rPr>
              <w:tab/>
            </w:r>
            <w:r w:rsidRPr="002B189B">
              <w:rPr>
                <w:rStyle w:val="Hyperlink"/>
                <w:noProof/>
              </w:rPr>
              <w:t>Layer 2: Observation, Features, and Confidence</w:t>
            </w:r>
            <w:r>
              <w:rPr>
                <w:noProof/>
                <w:webHidden/>
              </w:rPr>
              <w:tab/>
            </w:r>
            <w:r>
              <w:rPr>
                <w:noProof/>
                <w:webHidden/>
              </w:rPr>
              <w:fldChar w:fldCharType="begin"/>
            </w:r>
            <w:r>
              <w:rPr>
                <w:noProof/>
                <w:webHidden/>
              </w:rPr>
              <w:instrText xml:space="preserve"> PAGEREF _Toc235228429 \h </w:instrText>
            </w:r>
            <w:r>
              <w:rPr>
                <w:noProof/>
                <w:webHidden/>
              </w:rPr>
            </w:r>
            <w:r>
              <w:rPr>
                <w:noProof/>
                <w:webHidden/>
              </w:rPr>
              <w:fldChar w:fldCharType="separate"/>
            </w:r>
            <w:r>
              <w:rPr>
                <w:noProof/>
                <w:webHidden/>
              </w:rPr>
              <w:t>72</w:t>
            </w:r>
            <w:r>
              <w:rPr>
                <w:noProof/>
                <w:webHidden/>
              </w:rPr>
              <w:fldChar w:fldCharType="end"/>
            </w:r>
          </w:hyperlink>
        </w:p>
        <w:p w14:paraId="7F7D9872" w14:textId="10E951CD" w:rsidR="00417CD1" w:rsidRDefault="00417CD1">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28430" w:history="1">
            <w:r w:rsidRPr="002B189B">
              <w:rPr>
                <w:rStyle w:val="Hyperlink"/>
                <w:noProof/>
              </w:rPr>
              <w:t>4.4</w:t>
            </w:r>
            <w:r>
              <w:rPr>
                <w:rFonts w:asciiTheme="minorHAnsi" w:eastAsiaTheme="minorEastAsia" w:hAnsiTheme="minorHAnsi"/>
                <w:noProof/>
                <w:kern w:val="2"/>
                <w:szCs w:val="24"/>
                <w:lang w:val="tr-TR" w:eastAsia="tr-TR"/>
                <w14:ligatures w14:val="standardContextual"/>
              </w:rPr>
              <w:tab/>
            </w:r>
            <w:r w:rsidRPr="002B189B">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_Toc235228430 \h </w:instrText>
            </w:r>
            <w:r>
              <w:rPr>
                <w:noProof/>
                <w:webHidden/>
              </w:rPr>
            </w:r>
            <w:r>
              <w:rPr>
                <w:noProof/>
                <w:webHidden/>
              </w:rPr>
              <w:fldChar w:fldCharType="separate"/>
            </w:r>
            <w:r>
              <w:rPr>
                <w:noProof/>
                <w:webHidden/>
              </w:rPr>
              <w:t>74</w:t>
            </w:r>
            <w:r>
              <w:rPr>
                <w:noProof/>
                <w:webHidden/>
              </w:rPr>
              <w:fldChar w:fldCharType="end"/>
            </w:r>
          </w:hyperlink>
        </w:p>
        <w:p w14:paraId="104E4993" w14:textId="64971FC6" w:rsidR="00417CD1" w:rsidRDefault="00417CD1">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28431" w:history="1">
            <w:r w:rsidRPr="002B189B">
              <w:rPr>
                <w:rStyle w:val="Hyperlink"/>
                <w:noProof/>
              </w:rPr>
              <w:t>4.5</w:t>
            </w:r>
            <w:r>
              <w:rPr>
                <w:rFonts w:asciiTheme="minorHAnsi" w:eastAsiaTheme="minorEastAsia" w:hAnsiTheme="minorHAnsi"/>
                <w:noProof/>
                <w:kern w:val="2"/>
                <w:szCs w:val="24"/>
                <w:lang w:val="tr-TR" w:eastAsia="tr-TR"/>
                <w14:ligatures w14:val="standardContextual"/>
              </w:rPr>
              <w:tab/>
            </w:r>
            <w:r w:rsidRPr="002B189B">
              <w:rPr>
                <w:rStyle w:val="Hyperlink"/>
                <w:noProof/>
              </w:rPr>
              <w:t>Layer 4: Decision Generation and Coordination</w:t>
            </w:r>
            <w:r>
              <w:rPr>
                <w:noProof/>
                <w:webHidden/>
              </w:rPr>
              <w:tab/>
            </w:r>
            <w:r>
              <w:rPr>
                <w:noProof/>
                <w:webHidden/>
              </w:rPr>
              <w:fldChar w:fldCharType="begin"/>
            </w:r>
            <w:r>
              <w:rPr>
                <w:noProof/>
                <w:webHidden/>
              </w:rPr>
              <w:instrText xml:space="preserve"> PAGEREF _Toc235228431 \h </w:instrText>
            </w:r>
            <w:r>
              <w:rPr>
                <w:noProof/>
                <w:webHidden/>
              </w:rPr>
            </w:r>
            <w:r>
              <w:rPr>
                <w:noProof/>
                <w:webHidden/>
              </w:rPr>
              <w:fldChar w:fldCharType="separate"/>
            </w:r>
            <w:r>
              <w:rPr>
                <w:noProof/>
                <w:webHidden/>
              </w:rPr>
              <w:t>78</w:t>
            </w:r>
            <w:r>
              <w:rPr>
                <w:noProof/>
                <w:webHidden/>
              </w:rPr>
              <w:fldChar w:fldCharType="end"/>
            </w:r>
          </w:hyperlink>
        </w:p>
        <w:p w14:paraId="26693F21" w14:textId="78382FFA"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432" w:history="1">
            <w:r w:rsidRPr="002B189B">
              <w:rPr>
                <w:rStyle w:val="Hyperlink"/>
                <w:noProof/>
              </w:rPr>
              <w:t>4.5.1</w:t>
            </w:r>
            <w:r>
              <w:rPr>
                <w:rFonts w:asciiTheme="minorHAnsi" w:eastAsiaTheme="minorEastAsia" w:hAnsiTheme="minorHAnsi"/>
                <w:noProof/>
                <w:kern w:val="2"/>
                <w:szCs w:val="24"/>
                <w:lang w:val="tr-TR" w:eastAsia="tr-TR"/>
                <w14:ligatures w14:val="standardContextual"/>
              </w:rPr>
              <w:tab/>
            </w:r>
            <w:r w:rsidRPr="002B189B">
              <w:rPr>
                <w:rStyle w:val="Hyperlink"/>
                <w:noProof/>
              </w:rPr>
              <w:t>Rule Base and Candidate Intervention</w:t>
            </w:r>
            <w:r>
              <w:rPr>
                <w:noProof/>
                <w:webHidden/>
              </w:rPr>
              <w:tab/>
            </w:r>
            <w:r>
              <w:rPr>
                <w:noProof/>
                <w:webHidden/>
              </w:rPr>
              <w:fldChar w:fldCharType="begin"/>
            </w:r>
            <w:r>
              <w:rPr>
                <w:noProof/>
                <w:webHidden/>
              </w:rPr>
              <w:instrText xml:space="preserve"> PAGEREF _Toc235228432 \h </w:instrText>
            </w:r>
            <w:r>
              <w:rPr>
                <w:noProof/>
                <w:webHidden/>
              </w:rPr>
            </w:r>
            <w:r>
              <w:rPr>
                <w:noProof/>
                <w:webHidden/>
              </w:rPr>
              <w:fldChar w:fldCharType="separate"/>
            </w:r>
            <w:r>
              <w:rPr>
                <w:noProof/>
                <w:webHidden/>
              </w:rPr>
              <w:t>82</w:t>
            </w:r>
            <w:r>
              <w:rPr>
                <w:noProof/>
                <w:webHidden/>
              </w:rPr>
              <w:fldChar w:fldCharType="end"/>
            </w:r>
          </w:hyperlink>
        </w:p>
        <w:p w14:paraId="2EA7ADB4" w14:textId="65E90772"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433" w:history="1">
            <w:r w:rsidRPr="002B189B">
              <w:rPr>
                <w:rStyle w:val="Hyperlink"/>
                <w:noProof/>
              </w:rPr>
              <w:t>4.5.2</w:t>
            </w:r>
            <w:r>
              <w:rPr>
                <w:rFonts w:asciiTheme="minorHAnsi" w:eastAsiaTheme="minorEastAsia" w:hAnsiTheme="minorHAnsi"/>
                <w:noProof/>
                <w:kern w:val="2"/>
                <w:szCs w:val="24"/>
                <w:lang w:val="tr-TR" w:eastAsia="tr-TR"/>
                <w14:ligatures w14:val="standardContextual"/>
              </w:rPr>
              <w:tab/>
            </w:r>
            <w:r w:rsidRPr="002B189B">
              <w:rPr>
                <w:rStyle w:val="Hyperlink"/>
                <w:noProof/>
              </w:rPr>
              <w:t>Cost, Quality, and the Satisficing Test</w:t>
            </w:r>
            <w:r>
              <w:rPr>
                <w:noProof/>
                <w:webHidden/>
              </w:rPr>
              <w:tab/>
            </w:r>
            <w:r>
              <w:rPr>
                <w:noProof/>
                <w:webHidden/>
              </w:rPr>
              <w:fldChar w:fldCharType="begin"/>
            </w:r>
            <w:r>
              <w:rPr>
                <w:noProof/>
                <w:webHidden/>
              </w:rPr>
              <w:instrText xml:space="preserve"> PAGEREF _Toc235228433 \h </w:instrText>
            </w:r>
            <w:r>
              <w:rPr>
                <w:noProof/>
                <w:webHidden/>
              </w:rPr>
            </w:r>
            <w:r>
              <w:rPr>
                <w:noProof/>
                <w:webHidden/>
              </w:rPr>
              <w:fldChar w:fldCharType="separate"/>
            </w:r>
            <w:r>
              <w:rPr>
                <w:noProof/>
                <w:webHidden/>
              </w:rPr>
              <w:t>85</w:t>
            </w:r>
            <w:r>
              <w:rPr>
                <w:noProof/>
                <w:webHidden/>
              </w:rPr>
              <w:fldChar w:fldCharType="end"/>
            </w:r>
          </w:hyperlink>
        </w:p>
        <w:p w14:paraId="71BFAEA0" w14:textId="3337C03C" w:rsidR="00417CD1" w:rsidRDefault="00417CD1">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28434" w:history="1">
            <w:r w:rsidRPr="002B189B">
              <w:rPr>
                <w:rStyle w:val="Hyperlink"/>
                <w:noProof/>
              </w:rPr>
              <w:t>4.5.3</w:t>
            </w:r>
            <w:r>
              <w:rPr>
                <w:rFonts w:asciiTheme="minorHAnsi" w:eastAsiaTheme="minorEastAsia" w:hAnsiTheme="minorHAnsi"/>
                <w:noProof/>
                <w:kern w:val="2"/>
                <w:szCs w:val="24"/>
                <w:lang w:val="tr-TR" w:eastAsia="tr-TR"/>
                <w14:ligatures w14:val="standardContextual"/>
              </w:rPr>
              <w:tab/>
            </w:r>
            <w:r w:rsidRPr="002B189B">
              <w:rPr>
                <w:rStyle w:val="Hyperlink"/>
                <w:noProof/>
              </w:rPr>
              <w:t>Open Decision Space: Staged Adaptation</w:t>
            </w:r>
            <w:r>
              <w:rPr>
                <w:noProof/>
                <w:webHidden/>
              </w:rPr>
              <w:tab/>
            </w:r>
            <w:r>
              <w:rPr>
                <w:noProof/>
                <w:webHidden/>
              </w:rPr>
              <w:fldChar w:fldCharType="begin"/>
            </w:r>
            <w:r>
              <w:rPr>
                <w:noProof/>
                <w:webHidden/>
              </w:rPr>
              <w:instrText xml:space="preserve"> PAGEREF _Toc235228434 \h </w:instrText>
            </w:r>
            <w:r>
              <w:rPr>
                <w:noProof/>
                <w:webHidden/>
              </w:rPr>
            </w:r>
            <w:r>
              <w:rPr>
                <w:noProof/>
                <w:webHidden/>
              </w:rPr>
              <w:fldChar w:fldCharType="separate"/>
            </w:r>
            <w:r>
              <w:rPr>
                <w:noProof/>
                <w:webHidden/>
              </w:rPr>
              <w:t>89</w:t>
            </w:r>
            <w:r>
              <w:rPr>
                <w:noProof/>
                <w:webHidden/>
              </w:rPr>
              <w:fldChar w:fldCharType="end"/>
            </w:r>
          </w:hyperlink>
        </w:p>
        <w:p w14:paraId="619B20F7" w14:textId="4F41FCDC" w:rsidR="00417CD1" w:rsidRDefault="00417CD1">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28435" w:history="1">
            <w:r w:rsidRPr="002B189B">
              <w:rPr>
                <w:rStyle w:val="Hyperlink"/>
                <w:noProof/>
              </w:rPr>
              <w:t>4.6</w:t>
            </w:r>
            <w:r>
              <w:rPr>
                <w:rFonts w:asciiTheme="minorHAnsi" w:eastAsiaTheme="minorEastAsia" w:hAnsiTheme="minorHAnsi"/>
                <w:noProof/>
                <w:kern w:val="2"/>
                <w:szCs w:val="24"/>
                <w:lang w:val="tr-TR" w:eastAsia="tr-TR"/>
                <w14:ligatures w14:val="standardContextual"/>
              </w:rPr>
              <w:tab/>
            </w:r>
            <w:r w:rsidRPr="002B189B">
              <w:rPr>
                <w:rStyle w:val="Hyperlink"/>
                <w:noProof/>
              </w:rPr>
              <w:t>Local Layer, Graduated Fail-Safe, Global Coordination</w:t>
            </w:r>
            <w:r>
              <w:rPr>
                <w:noProof/>
                <w:webHidden/>
              </w:rPr>
              <w:tab/>
            </w:r>
            <w:r>
              <w:rPr>
                <w:noProof/>
                <w:webHidden/>
              </w:rPr>
              <w:fldChar w:fldCharType="begin"/>
            </w:r>
            <w:r>
              <w:rPr>
                <w:noProof/>
                <w:webHidden/>
              </w:rPr>
              <w:instrText xml:space="preserve"> PAGEREF _Toc235228435 \h </w:instrText>
            </w:r>
            <w:r>
              <w:rPr>
                <w:noProof/>
                <w:webHidden/>
              </w:rPr>
            </w:r>
            <w:r>
              <w:rPr>
                <w:noProof/>
                <w:webHidden/>
              </w:rPr>
              <w:fldChar w:fldCharType="separate"/>
            </w:r>
            <w:r>
              <w:rPr>
                <w:noProof/>
                <w:webHidden/>
              </w:rPr>
              <w:t>101</w:t>
            </w:r>
            <w:r>
              <w:rPr>
                <w:noProof/>
                <w:webHidden/>
              </w:rPr>
              <w:fldChar w:fldCharType="end"/>
            </w:r>
          </w:hyperlink>
        </w:p>
        <w:p w14:paraId="174C92DA" w14:textId="405634FE" w:rsidR="00417CD1" w:rsidRDefault="00417CD1">
          <w:pPr>
            <w:pStyle w:val="TOC1"/>
            <w:tabs>
              <w:tab w:val="left" w:pos="480"/>
            </w:tabs>
            <w:rPr>
              <w:rFonts w:asciiTheme="minorHAnsi" w:eastAsiaTheme="minorEastAsia" w:hAnsiTheme="minorHAnsi"/>
              <w:kern w:val="2"/>
              <w:szCs w:val="24"/>
              <w:lang w:val="tr-TR" w:eastAsia="tr-TR"/>
              <w14:ligatures w14:val="standardContextual"/>
            </w:rPr>
          </w:pPr>
          <w:hyperlink w:anchor="_Toc235228436" w:history="1">
            <w:r w:rsidRPr="002B189B">
              <w:rPr>
                <w:rStyle w:val="Hyperlink"/>
              </w:rPr>
              <w:t>5</w:t>
            </w:r>
            <w:r>
              <w:rPr>
                <w:rFonts w:asciiTheme="minorHAnsi" w:eastAsiaTheme="minorEastAsia" w:hAnsiTheme="minorHAnsi"/>
                <w:kern w:val="2"/>
                <w:szCs w:val="24"/>
                <w:lang w:val="tr-TR" w:eastAsia="tr-TR"/>
                <w14:ligatures w14:val="standardContextual"/>
              </w:rPr>
              <w:tab/>
            </w:r>
            <w:r w:rsidRPr="002B189B">
              <w:rPr>
                <w:rStyle w:val="Hyperlink"/>
              </w:rPr>
              <w:t>SIMULATION AND PERFORMANCE RESULTS</w:t>
            </w:r>
            <w:r>
              <w:rPr>
                <w:webHidden/>
              </w:rPr>
              <w:tab/>
            </w:r>
            <w:r>
              <w:rPr>
                <w:webHidden/>
              </w:rPr>
              <w:fldChar w:fldCharType="begin"/>
            </w:r>
            <w:r>
              <w:rPr>
                <w:webHidden/>
              </w:rPr>
              <w:instrText xml:space="preserve"> PAGEREF _Toc235228436 \h </w:instrText>
            </w:r>
            <w:r>
              <w:rPr>
                <w:webHidden/>
              </w:rPr>
            </w:r>
            <w:r>
              <w:rPr>
                <w:webHidden/>
              </w:rPr>
              <w:fldChar w:fldCharType="separate"/>
            </w:r>
            <w:r>
              <w:rPr>
                <w:webHidden/>
              </w:rPr>
              <w:t>105</w:t>
            </w:r>
            <w:r>
              <w:rPr>
                <w:webHidden/>
              </w:rPr>
              <w:fldChar w:fldCharType="end"/>
            </w:r>
          </w:hyperlink>
        </w:p>
        <w:p w14:paraId="6FAA76FB" w14:textId="7D485842" w:rsidR="00417CD1" w:rsidRDefault="00417CD1">
          <w:pPr>
            <w:pStyle w:val="TOC1"/>
            <w:tabs>
              <w:tab w:val="left" w:pos="480"/>
            </w:tabs>
            <w:rPr>
              <w:rFonts w:asciiTheme="minorHAnsi" w:eastAsiaTheme="minorEastAsia" w:hAnsiTheme="minorHAnsi"/>
              <w:kern w:val="2"/>
              <w:szCs w:val="24"/>
              <w:lang w:val="tr-TR" w:eastAsia="tr-TR"/>
              <w14:ligatures w14:val="standardContextual"/>
            </w:rPr>
          </w:pPr>
          <w:hyperlink w:anchor="_Toc235228437" w:history="1">
            <w:r w:rsidRPr="002B189B">
              <w:rPr>
                <w:rStyle w:val="Hyperlink"/>
              </w:rPr>
              <w:t>6</w:t>
            </w:r>
            <w:r>
              <w:rPr>
                <w:rFonts w:asciiTheme="minorHAnsi" w:eastAsiaTheme="minorEastAsia" w:hAnsiTheme="minorHAnsi"/>
                <w:kern w:val="2"/>
                <w:szCs w:val="24"/>
                <w:lang w:val="tr-TR" w:eastAsia="tr-TR"/>
                <w14:ligatures w14:val="standardContextual"/>
              </w:rPr>
              <w:tab/>
            </w:r>
            <w:r w:rsidRPr="002B189B">
              <w:rPr>
                <w:rStyle w:val="Hyperlink"/>
              </w:rPr>
              <w:t>CONCLUSION AND FUTURE WORKS</w:t>
            </w:r>
            <w:r>
              <w:rPr>
                <w:webHidden/>
              </w:rPr>
              <w:tab/>
            </w:r>
            <w:r>
              <w:rPr>
                <w:webHidden/>
              </w:rPr>
              <w:fldChar w:fldCharType="begin"/>
            </w:r>
            <w:r>
              <w:rPr>
                <w:webHidden/>
              </w:rPr>
              <w:instrText xml:space="preserve"> PAGEREF _Toc235228437 \h </w:instrText>
            </w:r>
            <w:r>
              <w:rPr>
                <w:webHidden/>
              </w:rPr>
            </w:r>
            <w:r>
              <w:rPr>
                <w:webHidden/>
              </w:rPr>
              <w:fldChar w:fldCharType="separate"/>
            </w:r>
            <w:r>
              <w:rPr>
                <w:webHidden/>
              </w:rPr>
              <w:t>107</w:t>
            </w:r>
            <w:r>
              <w:rPr>
                <w:webHidden/>
              </w:rPr>
              <w:fldChar w:fldCharType="end"/>
            </w:r>
          </w:hyperlink>
        </w:p>
        <w:p w14:paraId="79A36774" w14:textId="46D3A487" w:rsidR="00417CD1" w:rsidRDefault="00417CD1">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28438" w:history="1">
            <w:r w:rsidRPr="002B189B">
              <w:rPr>
                <w:rStyle w:val="Hyperlink"/>
                <w:noProof/>
              </w:rPr>
              <w:t>6.1</w:t>
            </w:r>
            <w:r>
              <w:rPr>
                <w:rFonts w:asciiTheme="minorHAnsi" w:eastAsiaTheme="minorEastAsia" w:hAnsiTheme="minorHAnsi"/>
                <w:noProof/>
                <w:kern w:val="2"/>
                <w:szCs w:val="24"/>
                <w:lang w:val="tr-TR" w:eastAsia="tr-TR"/>
                <w14:ligatures w14:val="standardContextual"/>
              </w:rPr>
              <w:tab/>
            </w:r>
            <w:r w:rsidRPr="002B189B">
              <w:rPr>
                <w:rStyle w:val="Hyperlink"/>
                <w:noProof/>
              </w:rPr>
              <w:t>Conclusions</w:t>
            </w:r>
            <w:r>
              <w:rPr>
                <w:noProof/>
                <w:webHidden/>
              </w:rPr>
              <w:tab/>
            </w:r>
            <w:r>
              <w:rPr>
                <w:noProof/>
                <w:webHidden/>
              </w:rPr>
              <w:fldChar w:fldCharType="begin"/>
            </w:r>
            <w:r>
              <w:rPr>
                <w:noProof/>
                <w:webHidden/>
              </w:rPr>
              <w:instrText xml:space="preserve"> PAGEREF _Toc235228438 \h </w:instrText>
            </w:r>
            <w:r>
              <w:rPr>
                <w:noProof/>
                <w:webHidden/>
              </w:rPr>
            </w:r>
            <w:r>
              <w:rPr>
                <w:noProof/>
                <w:webHidden/>
              </w:rPr>
              <w:fldChar w:fldCharType="separate"/>
            </w:r>
            <w:r>
              <w:rPr>
                <w:noProof/>
                <w:webHidden/>
              </w:rPr>
              <w:t>107</w:t>
            </w:r>
            <w:r>
              <w:rPr>
                <w:noProof/>
                <w:webHidden/>
              </w:rPr>
              <w:fldChar w:fldCharType="end"/>
            </w:r>
          </w:hyperlink>
        </w:p>
        <w:p w14:paraId="0CC4B91E" w14:textId="16C6DF26" w:rsidR="00417CD1" w:rsidRDefault="00417CD1">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28439" w:history="1">
            <w:r w:rsidRPr="002B189B">
              <w:rPr>
                <w:rStyle w:val="Hyperlink"/>
                <w:noProof/>
              </w:rPr>
              <w:t>6.2</w:t>
            </w:r>
            <w:r>
              <w:rPr>
                <w:rFonts w:asciiTheme="minorHAnsi" w:eastAsiaTheme="minorEastAsia" w:hAnsiTheme="minorHAnsi"/>
                <w:noProof/>
                <w:kern w:val="2"/>
                <w:szCs w:val="24"/>
                <w:lang w:val="tr-TR" w:eastAsia="tr-TR"/>
                <w14:ligatures w14:val="standardContextual"/>
              </w:rPr>
              <w:tab/>
            </w:r>
            <w:r w:rsidRPr="002B189B">
              <w:rPr>
                <w:rStyle w:val="Hyperlink"/>
                <w:noProof/>
              </w:rPr>
              <w:t>Future Works</w:t>
            </w:r>
            <w:r>
              <w:rPr>
                <w:noProof/>
                <w:webHidden/>
              </w:rPr>
              <w:tab/>
            </w:r>
            <w:r>
              <w:rPr>
                <w:noProof/>
                <w:webHidden/>
              </w:rPr>
              <w:fldChar w:fldCharType="begin"/>
            </w:r>
            <w:r>
              <w:rPr>
                <w:noProof/>
                <w:webHidden/>
              </w:rPr>
              <w:instrText xml:space="preserve"> PAGEREF _Toc235228439 \h </w:instrText>
            </w:r>
            <w:r>
              <w:rPr>
                <w:noProof/>
                <w:webHidden/>
              </w:rPr>
            </w:r>
            <w:r>
              <w:rPr>
                <w:noProof/>
                <w:webHidden/>
              </w:rPr>
              <w:fldChar w:fldCharType="separate"/>
            </w:r>
            <w:r>
              <w:rPr>
                <w:noProof/>
                <w:webHidden/>
              </w:rPr>
              <w:t>107</w:t>
            </w:r>
            <w:r>
              <w:rPr>
                <w:noProof/>
                <w:webHidden/>
              </w:rPr>
              <w:fldChar w:fldCharType="end"/>
            </w:r>
          </w:hyperlink>
        </w:p>
        <w:p w14:paraId="71FE5DA1" w14:textId="42303C75" w:rsidR="00417CD1" w:rsidRDefault="00417CD1">
          <w:pPr>
            <w:pStyle w:val="TOC1"/>
            <w:rPr>
              <w:rFonts w:asciiTheme="minorHAnsi" w:eastAsiaTheme="minorEastAsia" w:hAnsiTheme="minorHAnsi"/>
              <w:kern w:val="2"/>
              <w:szCs w:val="24"/>
              <w:lang w:val="tr-TR" w:eastAsia="tr-TR"/>
              <w14:ligatures w14:val="standardContextual"/>
            </w:rPr>
          </w:pPr>
          <w:hyperlink w:anchor="_Toc235228440" w:history="1">
            <w:r w:rsidRPr="002B189B">
              <w:rPr>
                <w:rStyle w:val="Hyperlink"/>
              </w:rPr>
              <w:t>REFERENCES</w:t>
            </w:r>
            <w:r>
              <w:rPr>
                <w:webHidden/>
              </w:rPr>
              <w:tab/>
            </w:r>
            <w:r>
              <w:rPr>
                <w:webHidden/>
              </w:rPr>
              <w:fldChar w:fldCharType="begin"/>
            </w:r>
            <w:r>
              <w:rPr>
                <w:webHidden/>
              </w:rPr>
              <w:instrText xml:space="preserve"> PAGEREF _Toc235228440 \h </w:instrText>
            </w:r>
            <w:r>
              <w:rPr>
                <w:webHidden/>
              </w:rPr>
            </w:r>
            <w:r>
              <w:rPr>
                <w:webHidden/>
              </w:rPr>
              <w:fldChar w:fldCharType="separate"/>
            </w:r>
            <w:r>
              <w:rPr>
                <w:webHidden/>
              </w:rPr>
              <w:t>109</w:t>
            </w:r>
            <w:r>
              <w:rPr>
                <w:webHidden/>
              </w:rPr>
              <w:fldChar w:fldCharType="end"/>
            </w:r>
          </w:hyperlink>
        </w:p>
        <w:p w14:paraId="465AF05C" w14:textId="4F146090" w:rsidR="00417CD1" w:rsidRDefault="00417CD1">
          <w:pPr>
            <w:pStyle w:val="TOC1"/>
            <w:rPr>
              <w:rFonts w:asciiTheme="minorHAnsi" w:eastAsiaTheme="minorEastAsia" w:hAnsiTheme="minorHAnsi"/>
              <w:kern w:val="2"/>
              <w:szCs w:val="24"/>
              <w:lang w:val="tr-TR" w:eastAsia="tr-TR"/>
              <w14:ligatures w14:val="standardContextual"/>
            </w:rPr>
          </w:pPr>
          <w:hyperlink w:anchor="_Toc235228441" w:history="1">
            <w:r w:rsidRPr="002B189B">
              <w:rPr>
                <w:rStyle w:val="Hyperlink"/>
              </w:rPr>
              <w:t>APPENDICES</w:t>
            </w:r>
            <w:r>
              <w:rPr>
                <w:webHidden/>
              </w:rPr>
              <w:tab/>
            </w:r>
            <w:r>
              <w:rPr>
                <w:webHidden/>
              </w:rPr>
              <w:fldChar w:fldCharType="begin"/>
            </w:r>
            <w:r>
              <w:rPr>
                <w:webHidden/>
              </w:rPr>
              <w:instrText xml:space="preserve"> PAGEREF _Toc235228441 \h </w:instrText>
            </w:r>
            <w:r>
              <w:rPr>
                <w:webHidden/>
              </w:rPr>
            </w:r>
            <w:r>
              <w:rPr>
                <w:webHidden/>
              </w:rPr>
              <w:fldChar w:fldCharType="separate"/>
            </w:r>
            <w:r>
              <w:rPr>
                <w:webHidden/>
              </w:rPr>
              <w:t>119</w:t>
            </w:r>
            <w:r>
              <w:rPr>
                <w:webHidden/>
              </w:rPr>
              <w:fldChar w:fldCharType="end"/>
            </w:r>
          </w:hyperlink>
        </w:p>
        <w:p w14:paraId="29C3D177" w14:textId="57154554" w:rsidR="00417CD1" w:rsidRDefault="00417CD1">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228442" w:history="1">
            <w:r w:rsidRPr="002B189B">
              <w:rPr>
                <w:rStyle w:val="Hyperlink"/>
                <w:noProof/>
              </w:rPr>
              <w:t>A.</w:t>
            </w:r>
            <w:r>
              <w:rPr>
                <w:rFonts w:asciiTheme="minorHAnsi" w:eastAsiaTheme="minorEastAsia" w:hAnsiTheme="minorHAnsi"/>
                <w:noProof/>
                <w:kern w:val="2"/>
                <w:szCs w:val="24"/>
                <w:lang w:val="tr-TR" w:eastAsia="tr-TR"/>
                <w14:ligatures w14:val="standardContextual"/>
              </w:rPr>
              <w:tab/>
            </w:r>
            <w:r w:rsidRPr="002B189B">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_Toc235228442 \h </w:instrText>
            </w:r>
            <w:r>
              <w:rPr>
                <w:noProof/>
                <w:webHidden/>
              </w:rPr>
            </w:r>
            <w:r>
              <w:rPr>
                <w:noProof/>
                <w:webHidden/>
              </w:rPr>
              <w:fldChar w:fldCharType="separate"/>
            </w:r>
            <w:r>
              <w:rPr>
                <w:noProof/>
                <w:webHidden/>
              </w:rPr>
              <w:t>119</w:t>
            </w:r>
            <w:r>
              <w:rPr>
                <w:noProof/>
                <w:webHidden/>
              </w:rPr>
              <w:fldChar w:fldCharType="end"/>
            </w:r>
          </w:hyperlink>
        </w:p>
        <w:p w14:paraId="5847861D" w14:textId="486B73EE" w:rsidR="00417CD1" w:rsidRDefault="00417CD1">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228443" w:history="1">
            <w:r w:rsidRPr="002B189B">
              <w:rPr>
                <w:rStyle w:val="Hyperlink"/>
                <w:noProof/>
              </w:rPr>
              <w:t>B.</w:t>
            </w:r>
            <w:r>
              <w:rPr>
                <w:rFonts w:asciiTheme="minorHAnsi" w:eastAsiaTheme="minorEastAsia" w:hAnsiTheme="minorHAnsi"/>
                <w:noProof/>
                <w:kern w:val="2"/>
                <w:szCs w:val="24"/>
                <w:lang w:val="tr-TR" w:eastAsia="tr-TR"/>
                <w14:ligatures w14:val="standardContextual"/>
              </w:rPr>
              <w:tab/>
            </w:r>
            <w:r w:rsidRPr="002B189B">
              <w:rPr>
                <w:rStyle w:val="Hyperlink"/>
                <w:noProof/>
              </w:rPr>
              <w:t>Simulation Mathematics for Fuel Mass Evolution</w:t>
            </w:r>
            <w:r>
              <w:rPr>
                <w:noProof/>
                <w:webHidden/>
              </w:rPr>
              <w:tab/>
            </w:r>
            <w:r>
              <w:rPr>
                <w:noProof/>
                <w:webHidden/>
              </w:rPr>
              <w:fldChar w:fldCharType="begin"/>
            </w:r>
            <w:r>
              <w:rPr>
                <w:noProof/>
                <w:webHidden/>
              </w:rPr>
              <w:instrText xml:space="preserve"> PAGEREF _Toc235228443 \h </w:instrText>
            </w:r>
            <w:r>
              <w:rPr>
                <w:noProof/>
                <w:webHidden/>
              </w:rPr>
            </w:r>
            <w:r>
              <w:rPr>
                <w:noProof/>
                <w:webHidden/>
              </w:rPr>
              <w:fldChar w:fldCharType="separate"/>
            </w:r>
            <w:r>
              <w:rPr>
                <w:noProof/>
                <w:webHidden/>
              </w:rPr>
              <w:t>122</w:t>
            </w:r>
            <w:r>
              <w:rPr>
                <w:noProof/>
                <w:webHidden/>
              </w:rPr>
              <w:fldChar w:fldCharType="end"/>
            </w:r>
          </w:hyperlink>
        </w:p>
        <w:p w14:paraId="4AF0F61A" w14:textId="2B8386EF" w:rsidR="00417CD1" w:rsidRDefault="00417CD1">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228444" w:history="1">
            <w:r w:rsidRPr="002B189B">
              <w:rPr>
                <w:rStyle w:val="Hyperlink"/>
                <w:noProof/>
              </w:rPr>
              <w:t>C.</w:t>
            </w:r>
            <w:r>
              <w:rPr>
                <w:rFonts w:asciiTheme="minorHAnsi" w:eastAsiaTheme="minorEastAsia" w:hAnsiTheme="minorHAnsi"/>
                <w:noProof/>
                <w:kern w:val="2"/>
                <w:szCs w:val="24"/>
                <w:lang w:val="tr-TR" w:eastAsia="tr-TR"/>
                <w14:ligatures w14:val="standardContextual"/>
              </w:rPr>
              <w:tab/>
            </w:r>
            <w:r w:rsidRPr="002B189B">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_Toc235228444 \h </w:instrText>
            </w:r>
            <w:r>
              <w:rPr>
                <w:noProof/>
                <w:webHidden/>
              </w:rPr>
            </w:r>
            <w:r>
              <w:rPr>
                <w:noProof/>
                <w:webHidden/>
              </w:rPr>
              <w:fldChar w:fldCharType="separate"/>
            </w:r>
            <w:r>
              <w:rPr>
                <w:noProof/>
                <w:webHidden/>
              </w:rPr>
              <w:t>127</w:t>
            </w:r>
            <w:r>
              <w:rPr>
                <w:noProof/>
                <w:webHidden/>
              </w:rPr>
              <w:fldChar w:fldCharType="end"/>
            </w:r>
          </w:hyperlink>
        </w:p>
        <w:p w14:paraId="191E2F0C" w14:textId="6E9F18D7" w:rsidR="00417CD1" w:rsidRDefault="00417CD1">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228445" w:history="1">
            <w:r w:rsidRPr="002B189B">
              <w:rPr>
                <w:rStyle w:val="Hyperlink"/>
                <w:noProof/>
              </w:rPr>
              <w:t>D.</w:t>
            </w:r>
            <w:r>
              <w:rPr>
                <w:rFonts w:asciiTheme="minorHAnsi" w:eastAsiaTheme="minorEastAsia" w:hAnsiTheme="minorHAnsi"/>
                <w:noProof/>
                <w:kern w:val="2"/>
                <w:szCs w:val="24"/>
                <w:lang w:val="tr-TR" w:eastAsia="tr-TR"/>
                <w14:ligatures w14:val="standardContextual"/>
              </w:rPr>
              <w:tab/>
            </w:r>
            <w:r w:rsidRPr="002B189B">
              <w:rPr>
                <w:rStyle w:val="Hyperlink"/>
                <w:noProof/>
              </w:rPr>
              <w:t>Complete Concept Mapping Specification</w:t>
            </w:r>
            <w:r>
              <w:rPr>
                <w:noProof/>
                <w:webHidden/>
              </w:rPr>
              <w:tab/>
            </w:r>
            <w:r>
              <w:rPr>
                <w:noProof/>
                <w:webHidden/>
              </w:rPr>
              <w:fldChar w:fldCharType="begin"/>
            </w:r>
            <w:r>
              <w:rPr>
                <w:noProof/>
                <w:webHidden/>
              </w:rPr>
              <w:instrText xml:space="preserve"> PAGEREF _Toc235228445 \h </w:instrText>
            </w:r>
            <w:r>
              <w:rPr>
                <w:noProof/>
                <w:webHidden/>
              </w:rPr>
            </w:r>
            <w:r>
              <w:rPr>
                <w:noProof/>
                <w:webHidden/>
              </w:rPr>
              <w:fldChar w:fldCharType="separate"/>
            </w:r>
            <w:r>
              <w:rPr>
                <w:noProof/>
                <w:webHidden/>
              </w:rPr>
              <w:t>129</w:t>
            </w:r>
            <w:r>
              <w:rPr>
                <w:noProof/>
                <w:webHidden/>
              </w:rPr>
              <w:fldChar w:fldCharType="end"/>
            </w:r>
          </w:hyperlink>
        </w:p>
        <w:p w14:paraId="35FF8C8B" w14:textId="64C3431F" w:rsidR="00417CD1" w:rsidRDefault="00417CD1">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228446" w:history="1">
            <w:r w:rsidRPr="002B189B">
              <w:rPr>
                <w:rStyle w:val="Hyperlink"/>
                <w:noProof/>
              </w:rPr>
              <w:t>E.</w:t>
            </w:r>
            <w:r>
              <w:rPr>
                <w:rFonts w:asciiTheme="minorHAnsi" w:eastAsiaTheme="minorEastAsia" w:hAnsiTheme="minorHAnsi"/>
                <w:noProof/>
                <w:kern w:val="2"/>
                <w:szCs w:val="24"/>
                <w:lang w:val="tr-TR" w:eastAsia="tr-TR"/>
                <w14:ligatures w14:val="standardContextual"/>
              </w:rPr>
              <w:tab/>
            </w:r>
            <w:r w:rsidRPr="002B189B">
              <w:rPr>
                <w:rStyle w:val="Hyperlink"/>
                <w:noProof/>
              </w:rPr>
              <w:t>Representative Decision Rules</w:t>
            </w:r>
            <w:r>
              <w:rPr>
                <w:noProof/>
                <w:webHidden/>
              </w:rPr>
              <w:tab/>
            </w:r>
            <w:r>
              <w:rPr>
                <w:noProof/>
                <w:webHidden/>
              </w:rPr>
              <w:fldChar w:fldCharType="begin"/>
            </w:r>
            <w:r>
              <w:rPr>
                <w:noProof/>
                <w:webHidden/>
              </w:rPr>
              <w:instrText xml:space="preserve"> PAGEREF _Toc235228446 \h </w:instrText>
            </w:r>
            <w:r>
              <w:rPr>
                <w:noProof/>
                <w:webHidden/>
              </w:rPr>
            </w:r>
            <w:r>
              <w:rPr>
                <w:noProof/>
                <w:webHidden/>
              </w:rPr>
              <w:fldChar w:fldCharType="separate"/>
            </w:r>
            <w:r>
              <w:rPr>
                <w:noProof/>
                <w:webHidden/>
              </w:rPr>
              <w:t>133</w:t>
            </w:r>
            <w:r>
              <w:rPr>
                <w:noProof/>
                <w:webHidden/>
              </w:rPr>
              <w:fldChar w:fldCharType="end"/>
            </w:r>
          </w:hyperlink>
        </w:p>
        <w:p w14:paraId="27BF7847" w14:textId="4F9BAC1F" w:rsidR="00417CD1" w:rsidRDefault="00417CD1">
          <w:pPr>
            <w:pStyle w:val="TOC1"/>
            <w:rPr>
              <w:rFonts w:asciiTheme="minorHAnsi" w:eastAsiaTheme="minorEastAsia" w:hAnsiTheme="minorHAnsi"/>
              <w:kern w:val="2"/>
              <w:szCs w:val="24"/>
              <w:lang w:val="tr-TR" w:eastAsia="tr-TR"/>
              <w14:ligatures w14:val="standardContextual"/>
            </w:rPr>
          </w:pPr>
          <w:hyperlink w:anchor="_Toc235228447" w:history="1">
            <w:r w:rsidRPr="002B189B">
              <w:rPr>
                <w:rStyle w:val="Hyperlink"/>
              </w:rPr>
              <w:t>CURRICULUM VITAE</w:t>
            </w:r>
            <w:r>
              <w:rPr>
                <w:webHidden/>
              </w:rPr>
              <w:tab/>
            </w:r>
            <w:r>
              <w:rPr>
                <w:webHidden/>
              </w:rPr>
              <w:fldChar w:fldCharType="begin"/>
            </w:r>
            <w:r>
              <w:rPr>
                <w:webHidden/>
              </w:rPr>
              <w:instrText xml:space="preserve"> PAGEREF _Toc235228447 \h </w:instrText>
            </w:r>
            <w:r>
              <w:rPr>
                <w:webHidden/>
              </w:rPr>
            </w:r>
            <w:r>
              <w:rPr>
                <w:webHidden/>
              </w:rPr>
              <w:fldChar w:fldCharType="separate"/>
            </w:r>
            <w:r>
              <w:rPr>
                <w:webHidden/>
              </w:rPr>
              <w:t>139</w:t>
            </w:r>
            <w:r>
              <w:rPr>
                <w:webHidden/>
              </w:rPr>
              <w:fldChar w:fldCharType="end"/>
            </w:r>
          </w:hyperlink>
        </w:p>
        <w:p w14:paraId="63CFF278" w14:textId="77761614"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704FF6BA" w14:textId="77777777" w:rsidR="008E6767" w:rsidRPr="00BA1179" w:rsidRDefault="008E6767" w:rsidP="008E6767"/>
    <w:p w14:paraId="46B9226C" w14:textId="77777777" w:rsidR="00320403" w:rsidRPr="00BA1179" w:rsidRDefault="00320403" w:rsidP="00282804">
      <w:pPr>
        <w:pStyle w:val="CoverPages"/>
        <w:rPr>
          <w:lang w:val="en-US"/>
        </w:rPr>
      </w:pPr>
      <w:bookmarkStart w:id="20" w:name="_Toc235228382"/>
      <w:r w:rsidRPr="00BA1179">
        <w:rPr>
          <w:lang w:val="en-US"/>
        </w:rPr>
        <w:t>LIST OF TABLES</w:t>
      </w:r>
      <w:bookmarkEnd w:id="20"/>
    </w:p>
    <w:p w14:paraId="0DF4B561" w14:textId="269DE092" w:rsidR="00417CD1"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5228448" w:history="1">
        <w:r w:rsidR="00417CD1" w:rsidRPr="007C4889">
          <w:rPr>
            <w:rStyle w:val="Hyperlink"/>
            <w:noProof/>
          </w:rPr>
          <w:t>Table 1.1 DSS gaps identified in wildfire decision support literature</w:t>
        </w:r>
        <w:r w:rsidR="00417CD1">
          <w:rPr>
            <w:noProof/>
            <w:webHidden/>
          </w:rPr>
          <w:tab/>
        </w:r>
        <w:r w:rsidR="00417CD1">
          <w:rPr>
            <w:noProof/>
            <w:webHidden/>
          </w:rPr>
          <w:fldChar w:fldCharType="begin"/>
        </w:r>
        <w:r w:rsidR="00417CD1">
          <w:rPr>
            <w:noProof/>
            <w:webHidden/>
          </w:rPr>
          <w:instrText xml:space="preserve"> PAGEREF _Toc235228448 \h </w:instrText>
        </w:r>
        <w:r w:rsidR="00417CD1">
          <w:rPr>
            <w:noProof/>
            <w:webHidden/>
          </w:rPr>
        </w:r>
        <w:r w:rsidR="00417CD1">
          <w:rPr>
            <w:noProof/>
            <w:webHidden/>
          </w:rPr>
          <w:fldChar w:fldCharType="separate"/>
        </w:r>
        <w:r w:rsidR="00417CD1">
          <w:rPr>
            <w:noProof/>
            <w:webHidden/>
          </w:rPr>
          <w:t>4</w:t>
        </w:r>
        <w:r w:rsidR="00417CD1">
          <w:rPr>
            <w:noProof/>
            <w:webHidden/>
          </w:rPr>
          <w:fldChar w:fldCharType="end"/>
        </w:r>
      </w:hyperlink>
    </w:p>
    <w:p w14:paraId="7FDF123E" w14:textId="19423A86"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49" w:history="1">
        <w:r w:rsidRPr="007C4889">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_Toc235228449 \h </w:instrText>
        </w:r>
        <w:r>
          <w:rPr>
            <w:noProof/>
            <w:webHidden/>
          </w:rPr>
        </w:r>
        <w:r>
          <w:rPr>
            <w:noProof/>
            <w:webHidden/>
          </w:rPr>
          <w:fldChar w:fldCharType="separate"/>
        </w:r>
        <w:r>
          <w:rPr>
            <w:noProof/>
            <w:webHidden/>
          </w:rPr>
          <w:t>9</w:t>
        </w:r>
        <w:r>
          <w:rPr>
            <w:noProof/>
            <w:webHidden/>
          </w:rPr>
          <w:fldChar w:fldCharType="end"/>
        </w:r>
      </w:hyperlink>
    </w:p>
    <w:p w14:paraId="2BCBC3B8" w14:textId="55D8A70B"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50" w:history="1">
        <w:r w:rsidRPr="007C4889">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_Toc235228450 \h </w:instrText>
        </w:r>
        <w:r>
          <w:rPr>
            <w:noProof/>
            <w:webHidden/>
          </w:rPr>
        </w:r>
        <w:r>
          <w:rPr>
            <w:noProof/>
            <w:webHidden/>
          </w:rPr>
          <w:fldChar w:fldCharType="separate"/>
        </w:r>
        <w:r>
          <w:rPr>
            <w:noProof/>
            <w:webHidden/>
          </w:rPr>
          <w:t>21</w:t>
        </w:r>
        <w:r>
          <w:rPr>
            <w:noProof/>
            <w:webHidden/>
          </w:rPr>
          <w:fldChar w:fldCharType="end"/>
        </w:r>
      </w:hyperlink>
    </w:p>
    <w:p w14:paraId="43203299" w14:textId="0C2988F7"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51" w:history="1">
        <w:r w:rsidRPr="007C4889">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_Toc235228451 \h </w:instrText>
        </w:r>
        <w:r>
          <w:rPr>
            <w:noProof/>
            <w:webHidden/>
          </w:rPr>
        </w:r>
        <w:r>
          <w:rPr>
            <w:noProof/>
            <w:webHidden/>
          </w:rPr>
          <w:fldChar w:fldCharType="separate"/>
        </w:r>
        <w:r>
          <w:rPr>
            <w:noProof/>
            <w:webHidden/>
          </w:rPr>
          <w:t>27</w:t>
        </w:r>
        <w:r>
          <w:rPr>
            <w:noProof/>
            <w:webHidden/>
          </w:rPr>
          <w:fldChar w:fldCharType="end"/>
        </w:r>
      </w:hyperlink>
    </w:p>
    <w:p w14:paraId="4541FFBB" w14:textId="0D62EE22"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52" w:history="1">
        <w:r w:rsidRPr="007C4889">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_Toc235228452 \h </w:instrText>
        </w:r>
        <w:r>
          <w:rPr>
            <w:noProof/>
            <w:webHidden/>
          </w:rPr>
        </w:r>
        <w:r>
          <w:rPr>
            <w:noProof/>
            <w:webHidden/>
          </w:rPr>
          <w:fldChar w:fldCharType="separate"/>
        </w:r>
        <w:r>
          <w:rPr>
            <w:noProof/>
            <w:webHidden/>
          </w:rPr>
          <w:t>30</w:t>
        </w:r>
        <w:r>
          <w:rPr>
            <w:noProof/>
            <w:webHidden/>
          </w:rPr>
          <w:fldChar w:fldCharType="end"/>
        </w:r>
      </w:hyperlink>
    </w:p>
    <w:p w14:paraId="0FFC9535" w14:textId="346FE4F2"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53" w:history="1">
        <w:r w:rsidRPr="007C4889">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_Toc235228453 \h </w:instrText>
        </w:r>
        <w:r>
          <w:rPr>
            <w:noProof/>
            <w:webHidden/>
          </w:rPr>
        </w:r>
        <w:r>
          <w:rPr>
            <w:noProof/>
            <w:webHidden/>
          </w:rPr>
          <w:fldChar w:fldCharType="separate"/>
        </w:r>
        <w:r>
          <w:rPr>
            <w:noProof/>
            <w:webHidden/>
          </w:rPr>
          <w:t>32</w:t>
        </w:r>
        <w:r>
          <w:rPr>
            <w:noProof/>
            <w:webHidden/>
          </w:rPr>
          <w:fldChar w:fldCharType="end"/>
        </w:r>
      </w:hyperlink>
    </w:p>
    <w:p w14:paraId="67F4D7C9" w14:textId="2801DBDC"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54" w:history="1">
        <w:r w:rsidRPr="007C4889">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_Toc235228454 \h </w:instrText>
        </w:r>
        <w:r>
          <w:rPr>
            <w:noProof/>
            <w:webHidden/>
          </w:rPr>
        </w:r>
        <w:r>
          <w:rPr>
            <w:noProof/>
            <w:webHidden/>
          </w:rPr>
          <w:fldChar w:fldCharType="separate"/>
        </w:r>
        <w:r>
          <w:rPr>
            <w:noProof/>
            <w:webHidden/>
          </w:rPr>
          <w:t>35</w:t>
        </w:r>
        <w:r>
          <w:rPr>
            <w:noProof/>
            <w:webHidden/>
          </w:rPr>
          <w:fldChar w:fldCharType="end"/>
        </w:r>
      </w:hyperlink>
    </w:p>
    <w:p w14:paraId="37072970" w14:textId="7030619A"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55" w:history="1">
        <w:r w:rsidRPr="007C4889">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_Toc235228455 \h </w:instrText>
        </w:r>
        <w:r>
          <w:rPr>
            <w:noProof/>
            <w:webHidden/>
          </w:rPr>
        </w:r>
        <w:r>
          <w:rPr>
            <w:noProof/>
            <w:webHidden/>
          </w:rPr>
          <w:fldChar w:fldCharType="separate"/>
        </w:r>
        <w:r>
          <w:rPr>
            <w:noProof/>
            <w:webHidden/>
          </w:rPr>
          <w:t>39</w:t>
        </w:r>
        <w:r>
          <w:rPr>
            <w:noProof/>
            <w:webHidden/>
          </w:rPr>
          <w:fldChar w:fldCharType="end"/>
        </w:r>
      </w:hyperlink>
    </w:p>
    <w:p w14:paraId="28CD8B59" w14:textId="7D4F011A"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56" w:history="1">
        <w:r w:rsidRPr="007C4889">
          <w:rPr>
            <w:rStyle w:val="Hyperlink"/>
            <w:noProof/>
          </w:rPr>
          <w:t>Table 3.1 Meteorology data layer parameters</w:t>
        </w:r>
        <w:r>
          <w:rPr>
            <w:noProof/>
            <w:webHidden/>
          </w:rPr>
          <w:tab/>
        </w:r>
        <w:r>
          <w:rPr>
            <w:noProof/>
            <w:webHidden/>
          </w:rPr>
          <w:fldChar w:fldCharType="begin"/>
        </w:r>
        <w:r>
          <w:rPr>
            <w:noProof/>
            <w:webHidden/>
          </w:rPr>
          <w:instrText xml:space="preserve"> PAGEREF _Toc235228456 \h </w:instrText>
        </w:r>
        <w:r>
          <w:rPr>
            <w:noProof/>
            <w:webHidden/>
          </w:rPr>
        </w:r>
        <w:r>
          <w:rPr>
            <w:noProof/>
            <w:webHidden/>
          </w:rPr>
          <w:fldChar w:fldCharType="separate"/>
        </w:r>
        <w:r>
          <w:rPr>
            <w:noProof/>
            <w:webHidden/>
          </w:rPr>
          <w:t>49</w:t>
        </w:r>
        <w:r>
          <w:rPr>
            <w:noProof/>
            <w:webHidden/>
          </w:rPr>
          <w:fldChar w:fldCharType="end"/>
        </w:r>
      </w:hyperlink>
    </w:p>
    <w:p w14:paraId="7067B11E" w14:textId="6795D16D"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57" w:history="1">
        <w:r w:rsidRPr="007C4889">
          <w:rPr>
            <w:rStyle w:val="Hyperlink"/>
            <w:noProof/>
          </w:rPr>
          <w:t>Table 3.2 Geometry (topography) data layer parameters</w:t>
        </w:r>
        <w:r>
          <w:rPr>
            <w:noProof/>
            <w:webHidden/>
          </w:rPr>
          <w:tab/>
        </w:r>
        <w:r>
          <w:rPr>
            <w:noProof/>
            <w:webHidden/>
          </w:rPr>
          <w:fldChar w:fldCharType="begin"/>
        </w:r>
        <w:r>
          <w:rPr>
            <w:noProof/>
            <w:webHidden/>
          </w:rPr>
          <w:instrText xml:space="preserve"> PAGEREF _Toc235228457 \h </w:instrText>
        </w:r>
        <w:r>
          <w:rPr>
            <w:noProof/>
            <w:webHidden/>
          </w:rPr>
        </w:r>
        <w:r>
          <w:rPr>
            <w:noProof/>
            <w:webHidden/>
          </w:rPr>
          <w:fldChar w:fldCharType="separate"/>
        </w:r>
        <w:r>
          <w:rPr>
            <w:noProof/>
            <w:webHidden/>
          </w:rPr>
          <w:t>50</w:t>
        </w:r>
        <w:r>
          <w:rPr>
            <w:noProof/>
            <w:webHidden/>
          </w:rPr>
          <w:fldChar w:fldCharType="end"/>
        </w:r>
      </w:hyperlink>
    </w:p>
    <w:p w14:paraId="5502B94B" w14:textId="2CF83450"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58" w:history="1">
        <w:r w:rsidRPr="007C4889">
          <w:rPr>
            <w:rStyle w:val="Hyperlink"/>
            <w:noProof/>
          </w:rPr>
          <w:t>Table 3.3 Fuel data layer parameters</w:t>
        </w:r>
        <w:r>
          <w:rPr>
            <w:noProof/>
            <w:webHidden/>
          </w:rPr>
          <w:tab/>
        </w:r>
        <w:r>
          <w:rPr>
            <w:noProof/>
            <w:webHidden/>
          </w:rPr>
          <w:fldChar w:fldCharType="begin"/>
        </w:r>
        <w:r>
          <w:rPr>
            <w:noProof/>
            <w:webHidden/>
          </w:rPr>
          <w:instrText xml:space="preserve"> PAGEREF _Toc235228458 \h </w:instrText>
        </w:r>
        <w:r>
          <w:rPr>
            <w:noProof/>
            <w:webHidden/>
          </w:rPr>
        </w:r>
        <w:r>
          <w:rPr>
            <w:noProof/>
            <w:webHidden/>
          </w:rPr>
          <w:fldChar w:fldCharType="separate"/>
        </w:r>
        <w:r>
          <w:rPr>
            <w:noProof/>
            <w:webHidden/>
          </w:rPr>
          <w:t>51</w:t>
        </w:r>
        <w:r>
          <w:rPr>
            <w:noProof/>
            <w:webHidden/>
          </w:rPr>
          <w:fldChar w:fldCharType="end"/>
        </w:r>
      </w:hyperlink>
    </w:p>
    <w:p w14:paraId="648B5393" w14:textId="78E56820"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59" w:history="1">
        <w:r w:rsidRPr="007C4889">
          <w:rPr>
            <w:rStyle w:val="Hyperlink"/>
            <w:noProof/>
          </w:rPr>
          <w:t>Table 3.4 Value data layer parameters</w:t>
        </w:r>
        <w:r>
          <w:rPr>
            <w:noProof/>
            <w:webHidden/>
          </w:rPr>
          <w:tab/>
        </w:r>
        <w:r>
          <w:rPr>
            <w:noProof/>
            <w:webHidden/>
          </w:rPr>
          <w:fldChar w:fldCharType="begin"/>
        </w:r>
        <w:r>
          <w:rPr>
            <w:noProof/>
            <w:webHidden/>
          </w:rPr>
          <w:instrText xml:space="preserve"> PAGEREF _Toc235228459 \h </w:instrText>
        </w:r>
        <w:r>
          <w:rPr>
            <w:noProof/>
            <w:webHidden/>
          </w:rPr>
        </w:r>
        <w:r>
          <w:rPr>
            <w:noProof/>
            <w:webHidden/>
          </w:rPr>
          <w:fldChar w:fldCharType="separate"/>
        </w:r>
        <w:r>
          <w:rPr>
            <w:noProof/>
            <w:webHidden/>
          </w:rPr>
          <w:t>53</w:t>
        </w:r>
        <w:r>
          <w:rPr>
            <w:noProof/>
            <w:webHidden/>
          </w:rPr>
          <w:fldChar w:fldCharType="end"/>
        </w:r>
      </w:hyperlink>
    </w:p>
    <w:p w14:paraId="50122CBB" w14:textId="76ABFDC2"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60" w:history="1">
        <w:r w:rsidRPr="007C4889">
          <w:rPr>
            <w:rStyle w:val="Hyperlink"/>
            <w:noProof/>
          </w:rPr>
          <w:t>Table 3.5 Resource data layer parameters</w:t>
        </w:r>
        <w:r>
          <w:rPr>
            <w:noProof/>
            <w:webHidden/>
          </w:rPr>
          <w:tab/>
        </w:r>
        <w:r>
          <w:rPr>
            <w:noProof/>
            <w:webHidden/>
          </w:rPr>
          <w:fldChar w:fldCharType="begin"/>
        </w:r>
        <w:r>
          <w:rPr>
            <w:noProof/>
            <w:webHidden/>
          </w:rPr>
          <w:instrText xml:space="preserve"> PAGEREF _Toc235228460 \h </w:instrText>
        </w:r>
        <w:r>
          <w:rPr>
            <w:noProof/>
            <w:webHidden/>
          </w:rPr>
        </w:r>
        <w:r>
          <w:rPr>
            <w:noProof/>
            <w:webHidden/>
          </w:rPr>
          <w:fldChar w:fldCharType="separate"/>
        </w:r>
        <w:r>
          <w:rPr>
            <w:noProof/>
            <w:webHidden/>
          </w:rPr>
          <w:t>54</w:t>
        </w:r>
        <w:r>
          <w:rPr>
            <w:noProof/>
            <w:webHidden/>
          </w:rPr>
          <w:fldChar w:fldCharType="end"/>
        </w:r>
      </w:hyperlink>
    </w:p>
    <w:p w14:paraId="644AE536" w14:textId="22E828C9"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61" w:history="1">
        <w:r w:rsidRPr="007C4889">
          <w:rPr>
            <w:rStyle w:val="Hyperlink"/>
            <w:noProof/>
          </w:rPr>
          <w:t xml:space="preserve">Table 3.6 </w:t>
        </w:r>
        <w:r w:rsidRPr="007C4889">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_Toc235228461 \h </w:instrText>
        </w:r>
        <w:r>
          <w:rPr>
            <w:noProof/>
            <w:webHidden/>
          </w:rPr>
        </w:r>
        <w:r>
          <w:rPr>
            <w:noProof/>
            <w:webHidden/>
          </w:rPr>
          <w:fldChar w:fldCharType="separate"/>
        </w:r>
        <w:r>
          <w:rPr>
            <w:noProof/>
            <w:webHidden/>
          </w:rPr>
          <w:t>65</w:t>
        </w:r>
        <w:r>
          <w:rPr>
            <w:noProof/>
            <w:webHidden/>
          </w:rPr>
          <w:fldChar w:fldCharType="end"/>
        </w:r>
      </w:hyperlink>
    </w:p>
    <w:p w14:paraId="28483C4F" w14:textId="7AB22B6B"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62" w:history="1">
        <w:r w:rsidRPr="007C4889">
          <w:rPr>
            <w:rStyle w:val="Hyperlink"/>
            <w:noProof/>
          </w:rPr>
          <w:t>Table 4.1 Confidence channels: definition, range, and determination</w:t>
        </w:r>
        <w:r>
          <w:rPr>
            <w:noProof/>
            <w:webHidden/>
          </w:rPr>
          <w:tab/>
        </w:r>
        <w:r>
          <w:rPr>
            <w:noProof/>
            <w:webHidden/>
          </w:rPr>
          <w:fldChar w:fldCharType="begin"/>
        </w:r>
        <w:r>
          <w:rPr>
            <w:noProof/>
            <w:webHidden/>
          </w:rPr>
          <w:instrText xml:space="preserve"> PAGEREF _Toc235228462 \h </w:instrText>
        </w:r>
        <w:r>
          <w:rPr>
            <w:noProof/>
            <w:webHidden/>
          </w:rPr>
        </w:r>
        <w:r>
          <w:rPr>
            <w:noProof/>
            <w:webHidden/>
          </w:rPr>
          <w:fldChar w:fldCharType="separate"/>
        </w:r>
        <w:r>
          <w:rPr>
            <w:noProof/>
            <w:webHidden/>
          </w:rPr>
          <w:t>72</w:t>
        </w:r>
        <w:r>
          <w:rPr>
            <w:noProof/>
            <w:webHidden/>
          </w:rPr>
          <w:fldChar w:fldCharType="end"/>
        </w:r>
      </w:hyperlink>
    </w:p>
    <w:p w14:paraId="763E678E" w14:textId="36A928B1"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63" w:history="1">
        <w:r w:rsidRPr="007C4889">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_Toc235228463 \h </w:instrText>
        </w:r>
        <w:r>
          <w:rPr>
            <w:noProof/>
            <w:webHidden/>
          </w:rPr>
        </w:r>
        <w:r>
          <w:rPr>
            <w:noProof/>
            <w:webHidden/>
          </w:rPr>
          <w:fldChar w:fldCharType="separate"/>
        </w:r>
        <w:r>
          <w:rPr>
            <w:noProof/>
            <w:webHidden/>
          </w:rPr>
          <w:t>84</w:t>
        </w:r>
        <w:r>
          <w:rPr>
            <w:noProof/>
            <w:webHidden/>
          </w:rPr>
          <w:fldChar w:fldCharType="end"/>
        </w:r>
      </w:hyperlink>
    </w:p>
    <w:p w14:paraId="5317B004" w14:textId="7246C94C"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64" w:history="1">
        <w:r w:rsidRPr="007C4889">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_Toc235228464 \h </w:instrText>
        </w:r>
        <w:r>
          <w:rPr>
            <w:noProof/>
            <w:webHidden/>
          </w:rPr>
        </w:r>
        <w:r>
          <w:rPr>
            <w:noProof/>
            <w:webHidden/>
          </w:rPr>
          <w:fldChar w:fldCharType="separate"/>
        </w:r>
        <w:r>
          <w:rPr>
            <w:noProof/>
            <w:webHidden/>
          </w:rPr>
          <w:t>85</w:t>
        </w:r>
        <w:r>
          <w:rPr>
            <w:noProof/>
            <w:webHidden/>
          </w:rPr>
          <w:fldChar w:fldCharType="end"/>
        </w:r>
      </w:hyperlink>
    </w:p>
    <w:p w14:paraId="4EC865FD" w14:textId="00D8D199"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65" w:history="1">
        <w:r w:rsidRPr="007C4889">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_Toc235228465 \h </w:instrText>
        </w:r>
        <w:r>
          <w:rPr>
            <w:noProof/>
            <w:webHidden/>
          </w:rPr>
        </w:r>
        <w:r>
          <w:rPr>
            <w:noProof/>
            <w:webHidden/>
          </w:rPr>
          <w:fldChar w:fldCharType="separate"/>
        </w:r>
        <w:r>
          <w:rPr>
            <w:noProof/>
            <w:webHidden/>
          </w:rPr>
          <w:t>89</w:t>
        </w:r>
        <w:r>
          <w:rPr>
            <w:noProof/>
            <w:webHidden/>
          </w:rPr>
          <w:fldChar w:fldCharType="end"/>
        </w:r>
      </w:hyperlink>
    </w:p>
    <w:p w14:paraId="3202BBD3" w14:textId="1D8C54D9"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417CD1">
          <w:rPr>
            <w:rStyle w:val="Hyperlink"/>
            <w:noProof/>
            <w:color w:val="auto"/>
            <w:u w:val="none"/>
            <w:lang w:eastAsia="ja-JP"/>
          </w:rPr>
          <w:t>121</w:t>
        </w:r>
        <w:r w:rsidRPr="00BA1179">
          <w:rPr>
            <w:rStyle w:val="Hyperlink"/>
            <w:color w:val="auto"/>
            <w:u w:val="none"/>
            <w:lang w:eastAsia="ja-JP"/>
          </w:rPr>
          <w:fldChar w:fldCharType="end"/>
        </w:r>
      </w:hyperlink>
    </w:p>
    <w:p w14:paraId="23123EE6" w14:textId="267CE533"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417CD1">
          <w:rPr>
            <w:rStyle w:val="Hyperlink"/>
            <w:noProof/>
            <w:color w:val="auto"/>
            <w:u w:val="none"/>
          </w:rPr>
          <w:t>123</w:t>
        </w:r>
        <w:r w:rsidRPr="00BA1179">
          <w:rPr>
            <w:rStyle w:val="Hyperlink"/>
            <w:color w:val="auto"/>
            <w:u w:val="none"/>
          </w:rPr>
          <w:fldChar w:fldCharType="end"/>
        </w:r>
      </w:hyperlink>
    </w:p>
    <w:p w14:paraId="62181E4A" w14:textId="64E08359"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417CD1">
          <w:rPr>
            <w:rStyle w:val="Hyperlink"/>
            <w:noProof/>
            <w:color w:val="auto"/>
            <w:u w:val="none"/>
          </w:rPr>
          <w:t>126</w:t>
        </w:r>
        <w:r w:rsidRPr="00BA1179">
          <w:rPr>
            <w:rStyle w:val="Hyperlink"/>
            <w:color w:val="auto"/>
            <w:u w:val="none"/>
          </w:rPr>
          <w:fldChar w:fldCharType="end"/>
        </w:r>
      </w:hyperlink>
    </w:p>
    <w:p w14:paraId="2D557215" w14:textId="5703521D"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417CD1">
          <w:rPr>
            <w:rStyle w:val="Hyperlink"/>
            <w:noProof/>
            <w:color w:val="auto"/>
            <w:u w:val="none"/>
          </w:rPr>
          <w:t>127</w:t>
        </w:r>
        <w:r w:rsidRPr="00BA1179">
          <w:rPr>
            <w:rStyle w:val="Hyperlink"/>
            <w:color w:val="auto"/>
            <w:u w:val="none"/>
          </w:rPr>
          <w:fldChar w:fldCharType="end"/>
        </w:r>
      </w:hyperlink>
    </w:p>
    <w:p w14:paraId="55764DF1" w14:textId="2E503D04"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417CD1">
          <w:rPr>
            <w:rStyle w:val="Hyperlink"/>
            <w:noProof/>
            <w:color w:val="auto"/>
            <w:u w:val="none"/>
          </w:rPr>
          <w:t>129</w:t>
        </w:r>
        <w:r w:rsidRPr="00BA1179">
          <w:rPr>
            <w:rStyle w:val="Hyperlink"/>
            <w:color w:val="auto"/>
            <w:u w:val="none"/>
          </w:rPr>
          <w:fldChar w:fldCharType="end"/>
        </w:r>
      </w:hyperlink>
    </w:p>
    <w:p w14:paraId="369909B7" w14:textId="28F98179"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417CD1">
          <w:rPr>
            <w:rStyle w:val="Hyperlink"/>
            <w:noProof/>
            <w:color w:val="auto"/>
            <w:u w:val="none"/>
          </w:rPr>
          <w:t>130</w:t>
        </w:r>
        <w:r w:rsidRPr="00BA1179">
          <w:rPr>
            <w:rStyle w:val="Hyperlink"/>
            <w:color w:val="auto"/>
            <w:u w:val="none"/>
          </w:rPr>
          <w:fldChar w:fldCharType="end"/>
        </w:r>
      </w:hyperlink>
    </w:p>
    <w:p w14:paraId="2816924A" w14:textId="002C7E69"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417CD1">
          <w:rPr>
            <w:rStyle w:val="Hyperlink"/>
            <w:noProof/>
            <w:color w:val="auto"/>
            <w:u w:val="none"/>
          </w:rPr>
          <w:t>130</w:t>
        </w:r>
        <w:r w:rsidRPr="00BA1179">
          <w:rPr>
            <w:rStyle w:val="Hyperlink"/>
            <w:color w:val="auto"/>
            <w:u w:val="none"/>
          </w:rPr>
          <w:fldChar w:fldCharType="end"/>
        </w:r>
      </w:hyperlink>
    </w:p>
    <w:p w14:paraId="04F6EE70" w14:textId="316CF567" w:rsidR="000E1725" w:rsidRPr="00BA1179" w:rsidRDefault="000E1725">
      <w:pPr>
        <w:pStyle w:val="TableofFigures"/>
        <w:tabs>
          <w:tab w:val="right" w:leader="dot" w:pos="8037"/>
        </w:tabs>
      </w:pPr>
      <w:hyperlink w:anchor="TableE1" w:history="1">
        <w:r w:rsidRPr="00BA1179">
          <w:rPr>
            <w:rStyle w:val="Hyperlink"/>
            <w:color w:val="auto"/>
            <w:u w:val="none"/>
          </w:rPr>
          <w:t>Table E.1 Representative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417CD1">
          <w:rPr>
            <w:rStyle w:val="Hyperlink"/>
            <w:noProof/>
            <w:color w:val="auto"/>
            <w:u w:val="none"/>
          </w:rPr>
          <w:t>134</w:t>
        </w:r>
        <w:r w:rsidRPr="00BA1179">
          <w:rPr>
            <w:rStyle w:val="Hyperlink"/>
            <w:color w:val="auto"/>
            <w:u w:val="none"/>
          </w:rPr>
          <w:fldChar w:fldCharType="end"/>
        </w:r>
      </w:hyperlink>
    </w:p>
    <w:p w14:paraId="10FBA551" w14:textId="77777777" w:rsidR="000E1725" w:rsidRPr="00BA1179" w:rsidRDefault="000E1725" w:rsidP="00032A53"/>
    <w:p w14:paraId="7F2C6668" w14:textId="77777777" w:rsidR="00D5513B" w:rsidRPr="00BA1179" w:rsidRDefault="00D5513B"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1" w:name="_Toc235228383"/>
      <w:r w:rsidRPr="00BA1179">
        <w:rPr>
          <w:lang w:val="en-US"/>
        </w:rPr>
        <w:lastRenderedPageBreak/>
        <w:t>LIST OF FIGURES</w:t>
      </w:r>
      <w:bookmarkEnd w:id="21"/>
    </w:p>
    <w:p w14:paraId="29C1A6B7" w14:textId="473C95AC" w:rsidR="00417CD1"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5228466" w:history="1">
        <w:r w:rsidR="00417CD1" w:rsidRPr="00034FB3">
          <w:rPr>
            <w:rStyle w:val="Hyperlink"/>
            <w:noProof/>
          </w:rPr>
          <w:t>Figure 1.1 Global trend in reported natural disasters, 1900–2022</w:t>
        </w:r>
        <w:r w:rsidR="00417CD1">
          <w:rPr>
            <w:noProof/>
            <w:webHidden/>
          </w:rPr>
          <w:tab/>
        </w:r>
        <w:r w:rsidR="00417CD1">
          <w:rPr>
            <w:noProof/>
            <w:webHidden/>
          </w:rPr>
          <w:fldChar w:fldCharType="begin"/>
        </w:r>
        <w:r w:rsidR="00417CD1">
          <w:rPr>
            <w:noProof/>
            <w:webHidden/>
          </w:rPr>
          <w:instrText xml:space="preserve"> PAGEREF _Toc235228466 \h </w:instrText>
        </w:r>
        <w:r w:rsidR="00417CD1">
          <w:rPr>
            <w:noProof/>
            <w:webHidden/>
          </w:rPr>
        </w:r>
        <w:r w:rsidR="00417CD1">
          <w:rPr>
            <w:noProof/>
            <w:webHidden/>
          </w:rPr>
          <w:fldChar w:fldCharType="separate"/>
        </w:r>
        <w:r w:rsidR="00417CD1">
          <w:rPr>
            <w:noProof/>
            <w:webHidden/>
          </w:rPr>
          <w:t>2</w:t>
        </w:r>
        <w:r w:rsidR="00417CD1">
          <w:rPr>
            <w:noProof/>
            <w:webHidden/>
          </w:rPr>
          <w:fldChar w:fldCharType="end"/>
        </w:r>
      </w:hyperlink>
    </w:p>
    <w:p w14:paraId="05258ABC" w14:textId="09284B2C"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67" w:history="1">
        <w:r w:rsidRPr="00034FB3">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_Toc235228467 \h </w:instrText>
        </w:r>
        <w:r>
          <w:rPr>
            <w:noProof/>
            <w:webHidden/>
          </w:rPr>
        </w:r>
        <w:r>
          <w:rPr>
            <w:noProof/>
            <w:webHidden/>
          </w:rPr>
          <w:fldChar w:fldCharType="separate"/>
        </w:r>
        <w:r>
          <w:rPr>
            <w:noProof/>
            <w:webHidden/>
          </w:rPr>
          <w:t>11</w:t>
        </w:r>
        <w:r>
          <w:rPr>
            <w:noProof/>
            <w:webHidden/>
          </w:rPr>
          <w:fldChar w:fldCharType="end"/>
        </w:r>
      </w:hyperlink>
    </w:p>
    <w:p w14:paraId="0C47F005" w14:textId="315638C9"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68" w:history="1">
        <w:r w:rsidRPr="00034FB3">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_Toc235228468 \h </w:instrText>
        </w:r>
        <w:r>
          <w:rPr>
            <w:noProof/>
            <w:webHidden/>
          </w:rPr>
        </w:r>
        <w:r>
          <w:rPr>
            <w:noProof/>
            <w:webHidden/>
          </w:rPr>
          <w:fldChar w:fldCharType="separate"/>
        </w:r>
        <w:r>
          <w:rPr>
            <w:noProof/>
            <w:webHidden/>
          </w:rPr>
          <w:t>16</w:t>
        </w:r>
        <w:r>
          <w:rPr>
            <w:noProof/>
            <w:webHidden/>
          </w:rPr>
          <w:fldChar w:fldCharType="end"/>
        </w:r>
      </w:hyperlink>
    </w:p>
    <w:p w14:paraId="3ECF9941" w14:textId="03903D08"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69" w:history="1">
        <w:r w:rsidRPr="00034FB3">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_Toc235228469 \h </w:instrText>
        </w:r>
        <w:r>
          <w:rPr>
            <w:noProof/>
            <w:webHidden/>
          </w:rPr>
        </w:r>
        <w:r>
          <w:rPr>
            <w:noProof/>
            <w:webHidden/>
          </w:rPr>
          <w:fldChar w:fldCharType="separate"/>
        </w:r>
        <w:r>
          <w:rPr>
            <w:noProof/>
            <w:webHidden/>
          </w:rPr>
          <w:t>20</w:t>
        </w:r>
        <w:r>
          <w:rPr>
            <w:noProof/>
            <w:webHidden/>
          </w:rPr>
          <w:fldChar w:fldCharType="end"/>
        </w:r>
      </w:hyperlink>
    </w:p>
    <w:p w14:paraId="3D371740" w14:textId="4E01D857"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70" w:history="1">
        <w:r w:rsidRPr="00034FB3">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_Toc235228470 \h </w:instrText>
        </w:r>
        <w:r>
          <w:rPr>
            <w:noProof/>
            <w:webHidden/>
          </w:rPr>
        </w:r>
        <w:r>
          <w:rPr>
            <w:noProof/>
            <w:webHidden/>
          </w:rPr>
          <w:fldChar w:fldCharType="separate"/>
        </w:r>
        <w:r>
          <w:rPr>
            <w:noProof/>
            <w:webHidden/>
          </w:rPr>
          <w:t>25</w:t>
        </w:r>
        <w:r>
          <w:rPr>
            <w:noProof/>
            <w:webHidden/>
          </w:rPr>
          <w:fldChar w:fldCharType="end"/>
        </w:r>
      </w:hyperlink>
    </w:p>
    <w:p w14:paraId="0583B46A" w14:textId="0DE5C451"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71" w:history="1">
        <w:r w:rsidRPr="00034FB3">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_Toc235228471 \h </w:instrText>
        </w:r>
        <w:r>
          <w:rPr>
            <w:noProof/>
            <w:webHidden/>
          </w:rPr>
        </w:r>
        <w:r>
          <w:rPr>
            <w:noProof/>
            <w:webHidden/>
          </w:rPr>
          <w:fldChar w:fldCharType="separate"/>
        </w:r>
        <w:r>
          <w:rPr>
            <w:noProof/>
            <w:webHidden/>
          </w:rPr>
          <w:t>28</w:t>
        </w:r>
        <w:r>
          <w:rPr>
            <w:noProof/>
            <w:webHidden/>
          </w:rPr>
          <w:fldChar w:fldCharType="end"/>
        </w:r>
      </w:hyperlink>
    </w:p>
    <w:p w14:paraId="28AD08E5" w14:textId="68F49E85"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72" w:history="1">
        <w:r w:rsidRPr="00034FB3">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_Toc235228472 \h </w:instrText>
        </w:r>
        <w:r>
          <w:rPr>
            <w:noProof/>
            <w:webHidden/>
          </w:rPr>
        </w:r>
        <w:r>
          <w:rPr>
            <w:noProof/>
            <w:webHidden/>
          </w:rPr>
          <w:fldChar w:fldCharType="separate"/>
        </w:r>
        <w:r>
          <w:rPr>
            <w:noProof/>
            <w:webHidden/>
          </w:rPr>
          <w:t>41</w:t>
        </w:r>
        <w:r>
          <w:rPr>
            <w:noProof/>
            <w:webHidden/>
          </w:rPr>
          <w:fldChar w:fldCharType="end"/>
        </w:r>
      </w:hyperlink>
    </w:p>
    <w:p w14:paraId="113B107C" w14:textId="3A9495D6"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73" w:history="1">
        <w:r w:rsidRPr="00034FB3">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_Toc235228473 \h </w:instrText>
        </w:r>
        <w:r>
          <w:rPr>
            <w:noProof/>
            <w:webHidden/>
          </w:rPr>
        </w:r>
        <w:r>
          <w:rPr>
            <w:noProof/>
            <w:webHidden/>
          </w:rPr>
          <w:fldChar w:fldCharType="separate"/>
        </w:r>
        <w:r>
          <w:rPr>
            <w:noProof/>
            <w:webHidden/>
          </w:rPr>
          <w:t>45</w:t>
        </w:r>
        <w:r>
          <w:rPr>
            <w:noProof/>
            <w:webHidden/>
          </w:rPr>
          <w:fldChar w:fldCharType="end"/>
        </w:r>
      </w:hyperlink>
    </w:p>
    <w:p w14:paraId="21F42FFA" w14:textId="7FEC8E36"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74" w:history="1">
        <w:r w:rsidRPr="00034FB3">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_Toc235228474 \h </w:instrText>
        </w:r>
        <w:r>
          <w:rPr>
            <w:noProof/>
            <w:webHidden/>
          </w:rPr>
        </w:r>
        <w:r>
          <w:rPr>
            <w:noProof/>
            <w:webHidden/>
          </w:rPr>
          <w:fldChar w:fldCharType="separate"/>
        </w:r>
        <w:r>
          <w:rPr>
            <w:noProof/>
            <w:webHidden/>
          </w:rPr>
          <w:t>56</w:t>
        </w:r>
        <w:r>
          <w:rPr>
            <w:noProof/>
            <w:webHidden/>
          </w:rPr>
          <w:fldChar w:fldCharType="end"/>
        </w:r>
      </w:hyperlink>
    </w:p>
    <w:p w14:paraId="2FE155E0" w14:textId="1C918EDD"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75" w:history="1">
        <w:r w:rsidRPr="00034FB3">
          <w:rPr>
            <w:rStyle w:val="Hyperlink"/>
            <w:noProof/>
          </w:rPr>
          <w:t>Figure 3.3 State transition block diagram</w:t>
        </w:r>
        <w:r>
          <w:rPr>
            <w:noProof/>
            <w:webHidden/>
          </w:rPr>
          <w:tab/>
        </w:r>
        <w:r>
          <w:rPr>
            <w:noProof/>
            <w:webHidden/>
          </w:rPr>
          <w:fldChar w:fldCharType="begin"/>
        </w:r>
        <w:r>
          <w:rPr>
            <w:noProof/>
            <w:webHidden/>
          </w:rPr>
          <w:instrText xml:space="preserve"> PAGEREF _Toc235228475 \h </w:instrText>
        </w:r>
        <w:r>
          <w:rPr>
            <w:noProof/>
            <w:webHidden/>
          </w:rPr>
        </w:r>
        <w:r>
          <w:rPr>
            <w:noProof/>
            <w:webHidden/>
          </w:rPr>
          <w:fldChar w:fldCharType="separate"/>
        </w:r>
        <w:r>
          <w:rPr>
            <w:noProof/>
            <w:webHidden/>
          </w:rPr>
          <w:t>57</w:t>
        </w:r>
        <w:r>
          <w:rPr>
            <w:noProof/>
            <w:webHidden/>
          </w:rPr>
          <w:fldChar w:fldCharType="end"/>
        </w:r>
      </w:hyperlink>
    </w:p>
    <w:p w14:paraId="72A833DC" w14:textId="2051FA3A"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76" w:history="1">
        <w:r w:rsidRPr="00034FB3">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_Toc235228476 \h </w:instrText>
        </w:r>
        <w:r>
          <w:rPr>
            <w:noProof/>
            <w:webHidden/>
          </w:rPr>
        </w:r>
        <w:r>
          <w:rPr>
            <w:noProof/>
            <w:webHidden/>
          </w:rPr>
          <w:fldChar w:fldCharType="separate"/>
        </w:r>
        <w:r>
          <w:rPr>
            <w:noProof/>
            <w:webHidden/>
          </w:rPr>
          <w:t>59</w:t>
        </w:r>
        <w:r>
          <w:rPr>
            <w:noProof/>
            <w:webHidden/>
          </w:rPr>
          <w:fldChar w:fldCharType="end"/>
        </w:r>
      </w:hyperlink>
    </w:p>
    <w:p w14:paraId="39DA75AF" w14:textId="0C88B532"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77" w:history="1">
        <w:r w:rsidRPr="00034FB3">
          <w:rPr>
            <w:rStyle w:val="Hyperlink"/>
            <w:noProof/>
          </w:rPr>
          <w:t>Figure 3.5 DSS–Simulation Core Interface</w:t>
        </w:r>
        <w:r>
          <w:rPr>
            <w:noProof/>
            <w:webHidden/>
          </w:rPr>
          <w:tab/>
        </w:r>
        <w:r>
          <w:rPr>
            <w:noProof/>
            <w:webHidden/>
          </w:rPr>
          <w:fldChar w:fldCharType="begin"/>
        </w:r>
        <w:r>
          <w:rPr>
            <w:noProof/>
            <w:webHidden/>
          </w:rPr>
          <w:instrText xml:space="preserve"> PAGEREF _Toc235228477 \h </w:instrText>
        </w:r>
        <w:r>
          <w:rPr>
            <w:noProof/>
            <w:webHidden/>
          </w:rPr>
        </w:r>
        <w:r>
          <w:rPr>
            <w:noProof/>
            <w:webHidden/>
          </w:rPr>
          <w:fldChar w:fldCharType="separate"/>
        </w:r>
        <w:r>
          <w:rPr>
            <w:noProof/>
            <w:webHidden/>
          </w:rPr>
          <w:t>67</w:t>
        </w:r>
        <w:r>
          <w:rPr>
            <w:noProof/>
            <w:webHidden/>
          </w:rPr>
          <w:fldChar w:fldCharType="end"/>
        </w:r>
      </w:hyperlink>
    </w:p>
    <w:p w14:paraId="0CE190AC" w14:textId="423C5DCB"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78" w:history="1">
        <w:r w:rsidRPr="00034FB3">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_Toc235228478 \h </w:instrText>
        </w:r>
        <w:r>
          <w:rPr>
            <w:noProof/>
            <w:webHidden/>
          </w:rPr>
        </w:r>
        <w:r>
          <w:rPr>
            <w:noProof/>
            <w:webHidden/>
          </w:rPr>
          <w:fldChar w:fldCharType="separate"/>
        </w:r>
        <w:r>
          <w:rPr>
            <w:noProof/>
            <w:webHidden/>
          </w:rPr>
          <w:t>70</w:t>
        </w:r>
        <w:r>
          <w:rPr>
            <w:noProof/>
            <w:webHidden/>
          </w:rPr>
          <w:fldChar w:fldCharType="end"/>
        </w:r>
      </w:hyperlink>
    </w:p>
    <w:p w14:paraId="4477BEA5" w14:textId="5836440C"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79" w:history="1">
        <w:r w:rsidRPr="00034FB3">
          <w:rPr>
            <w:rStyle w:val="Hyperlink"/>
            <w:noProof/>
          </w:rPr>
          <w:t>Figure 4.2 Feature-concept hierarchy</w:t>
        </w:r>
        <w:r>
          <w:rPr>
            <w:noProof/>
            <w:webHidden/>
          </w:rPr>
          <w:tab/>
        </w:r>
        <w:r>
          <w:rPr>
            <w:noProof/>
            <w:webHidden/>
          </w:rPr>
          <w:fldChar w:fldCharType="begin"/>
        </w:r>
        <w:r>
          <w:rPr>
            <w:noProof/>
            <w:webHidden/>
          </w:rPr>
          <w:instrText xml:space="preserve"> PAGEREF _Toc235228479 \h </w:instrText>
        </w:r>
        <w:r>
          <w:rPr>
            <w:noProof/>
            <w:webHidden/>
          </w:rPr>
        </w:r>
        <w:r>
          <w:rPr>
            <w:noProof/>
            <w:webHidden/>
          </w:rPr>
          <w:fldChar w:fldCharType="separate"/>
        </w:r>
        <w:r>
          <w:rPr>
            <w:noProof/>
            <w:webHidden/>
          </w:rPr>
          <w:t>74</w:t>
        </w:r>
        <w:r>
          <w:rPr>
            <w:noProof/>
            <w:webHidden/>
          </w:rPr>
          <w:fldChar w:fldCharType="end"/>
        </w:r>
      </w:hyperlink>
    </w:p>
    <w:p w14:paraId="40D9A791" w14:textId="2B9D9F68"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80" w:history="1">
        <w:r w:rsidRPr="00034FB3">
          <w:rPr>
            <w:rStyle w:val="Hyperlink"/>
            <w:noProof/>
          </w:rPr>
          <w:t>Figure 4.3 Hierarchical concept activation example.</w:t>
        </w:r>
        <w:r>
          <w:rPr>
            <w:noProof/>
            <w:webHidden/>
          </w:rPr>
          <w:tab/>
        </w:r>
        <w:r>
          <w:rPr>
            <w:noProof/>
            <w:webHidden/>
          </w:rPr>
          <w:fldChar w:fldCharType="begin"/>
        </w:r>
        <w:r>
          <w:rPr>
            <w:noProof/>
            <w:webHidden/>
          </w:rPr>
          <w:instrText xml:space="preserve"> PAGEREF _Toc235228480 \h </w:instrText>
        </w:r>
        <w:r>
          <w:rPr>
            <w:noProof/>
            <w:webHidden/>
          </w:rPr>
        </w:r>
        <w:r>
          <w:rPr>
            <w:noProof/>
            <w:webHidden/>
          </w:rPr>
          <w:fldChar w:fldCharType="separate"/>
        </w:r>
        <w:r>
          <w:rPr>
            <w:noProof/>
            <w:webHidden/>
          </w:rPr>
          <w:t>76</w:t>
        </w:r>
        <w:r>
          <w:rPr>
            <w:noProof/>
            <w:webHidden/>
          </w:rPr>
          <w:fldChar w:fldCharType="end"/>
        </w:r>
      </w:hyperlink>
    </w:p>
    <w:p w14:paraId="78FE4787" w14:textId="69462462"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81" w:history="1">
        <w:r w:rsidRPr="00034FB3">
          <w:rPr>
            <w:rStyle w:val="Hyperlink"/>
            <w:noProof/>
          </w:rPr>
          <w:t>Figure 4.4 Confidence gating: Blend between observation and prior (a) and persistence decay under observation dropout (b)</w:t>
        </w:r>
        <w:r>
          <w:rPr>
            <w:noProof/>
            <w:webHidden/>
          </w:rPr>
          <w:tab/>
        </w:r>
        <w:r>
          <w:rPr>
            <w:noProof/>
            <w:webHidden/>
          </w:rPr>
          <w:fldChar w:fldCharType="begin"/>
        </w:r>
        <w:r>
          <w:rPr>
            <w:noProof/>
            <w:webHidden/>
          </w:rPr>
          <w:instrText xml:space="preserve"> PAGEREF _Toc235228481 \h </w:instrText>
        </w:r>
        <w:r>
          <w:rPr>
            <w:noProof/>
            <w:webHidden/>
          </w:rPr>
        </w:r>
        <w:r>
          <w:rPr>
            <w:noProof/>
            <w:webHidden/>
          </w:rPr>
          <w:fldChar w:fldCharType="separate"/>
        </w:r>
        <w:r>
          <w:rPr>
            <w:noProof/>
            <w:webHidden/>
          </w:rPr>
          <w:t>78</w:t>
        </w:r>
        <w:r>
          <w:rPr>
            <w:noProof/>
            <w:webHidden/>
          </w:rPr>
          <w:fldChar w:fldCharType="end"/>
        </w:r>
      </w:hyperlink>
    </w:p>
    <w:p w14:paraId="4E0B0EC9" w14:textId="5959AFDB"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82" w:history="1">
        <w:r w:rsidRPr="00034FB3">
          <w:rPr>
            <w:rStyle w:val="Hyperlink"/>
            <w:noProof/>
          </w:rPr>
          <w:t>Figure 4.5 Layer 4 decision and adaptation flow</w:t>
        </w:r>
        <w:r>
          <w:rPr>
            <w:noProof/>
            <w:webHidden/>
          </w:rPr>
          <w:tab/>
        </w:r>
        <w:r>
          <w:rPr>
            <w:noProof/>
            <w:webHidden/>
          </w:rPr>
          <w:fldChar w:fldCharType="begin"/>
        </w:r>
        <w:r>
          <w:rPr>
            <w:noProof/>
            <w:webHidden/>
          </w:rPr>
          <w:instrText xml:space="preserve"> PAGEREF _Toc235228482 \h </w:instrText>
        </w:r>
        <w:r>
          <w:rPr>
            <w:noProof/>
            <w:webHidden/>
          </w:rPr>
        </w:r>
        <w:r>
          <w:rPr>
            <w:noProof/>
            <w:webHidden/>
          </w:rPr>
          <w:fldChar w:fldCharType="separate"/>
        </w:r>
        <w:r>
          <w:rPr>
            <w:noProof/>
            <w:webHidden/>
          </w:rPr>
          <w:t>79</w:t>
        </w:r>
        <w:r>
          <w:rPr>
            <w:noProof/>
            <w:webHidden/>
          </w:rPr>
          <w:fldChar w:fldCharType="end"/>
        </w:r>
      </w:hyperlink>
    </w:p>
    <w:p w14:paraId="194321E5" w14:textId="33983F5D"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83" w:history="1">
        <w:r w:rsidRPr="00034FB3">
          <w:rPr>
            <w:rStyle w:val="Hyperlink"/>
            <w:noProof/>
          </w:rPr>
          <w:t>Figure 4.6 Consequent step and boundary shift</w:t>
        </w:r>
        <w:r>
          <w:rPr>
            <w:noProof/>
            <w:webHidden/>
          </w:rPr>
          <w:tab/>
        </w:r>
        <w:r>
          <w:rPr>
            <w:noProof/>
            <w:webHidden/>
          </w:rPr>
          <w:fldChar w:fldCharType="begin"/>
        </w:r>
        <w:r>
          <w:rPr>
            <w:noProof/>
            <w:webHidden/>
          </w:rPr>
          <w:instrText xml:space="preserve"> PAGEREF _Toc235228483 \h </w:instrText>
        </w:r>
        <w:r>
          <w:rPr>
            <w:noProof/>
            <w:webHidden/>
          </w:rPr>
        </w:r>
        <w:r>
          <w:rPr>
            <w:noProof/>
            <w:webHidden/>
          </w:rPr>
          <w:fldChar w:fldCharType="separate"/>
        </w:r>
        <w:r>
          <w:rPr>
            <w:noProof/>
            <w:webHidden/>
          </w:rPr>
          <w:t>92</w:t>
        </w:r>
        <w:r>
          <w:rPr>
            <w:noProof/>
            <w:webHidden/>
          </w:rPr>
          <w:fldChar w:fldCharType="end"/>
        </w:r>
      </w:hyperlink>
    </w:p>
    <w:p w14:paraId="3F77FEBF" w14:textId="5394F7E8"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84" w:history="1">
        <w:r w:rsidRPr="00034FB3">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_Toc235228484 \h </w:instrText>
        </w:r>
        <w:r>
          <w:rPr>
            <w:noProof/>
            <w:webHidden/>
          </w:rPr>
        </w:r>
        <w:r>
          <w:rPr>
            <w:noProof/>
            <w:webHidden/>
          </w:rPr>
          <w:fldChar w:fldCharType="separate"/>
        </w:r>
        <w:r>
          <w:rPr>
            <w:noProof/>
            <w:webHidden/>
          </w:rPr>
          <w:t>93</w:t>
        </w:r>
        <w:r>
          <w:rPr>
            <w:noProof/>
            <w:webHidden/>
          </w:rPr>
          <w:fldChar w:fldCharType="end"/>
        </w:r>
      </w:hyperlink>
    </w:p>
    <w:p w14:paraId="7974B3D5" w14:textId="6FDDCF09"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85" w:history="1">
        <w:r w:rsidRPr="00034FB3">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_Toc235228485 \h </w:instrText>
        </w:r>
        <w:r>
          <w:rPr>
            <w:noProof/>
            <w:webHidden/>
          </w:rPr>
        </w:r>
        <w:r>
          <w:rPr>
            <w:noProof/>
            <w:webHidden/>
          </w:rPr>
          <w:fldChar w:fldCharType="separate"/>
        </w:r>
        <w:r>
          <w:rPr>
            <w:noProof/>
            <w:webHidden/>
          </w:rPr>
          <w:t>94</w:t>
        </w:r>
        <w:r>
          <w:rPr>
            <w:noProof/>
            <w:webHidden/>
          </w:rPr>
          <w:fldChar w:fldCharType="end"/>
        </w:r>
      </w:hyperlink>
    </w:p>
    <w:p w14:paraId="0D23F967" w14:textId="1607AC6B"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86" w:history="1">
        <w:r w:rsidRPr="00034FB3">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_Toc235228486 \h </w:instrText>
        </w:r>
        <w:r>
          <w:rPr>
            <w:noProof/>
            <w:webHidden/>
          </w:rPr>
        </w:r>
        <w:r>
          <w:rPr>
            <w:noProof/>
            <w:webHidden/>
          </w:rPr>
          <w:fldChar w:fldCharType="separate"/>
        </w:r>
        <w:r>
          <w:rPr>
            <w:noProof/>
            <w:webHidden/>
          </w:rPr>
          <w:t>95</w:t>
        </w:r>
        <w:r>
          <w:rPr>
            <w:noProof/>
            <w:webHidden/>
          </w:rPr>
          <w:fldChar w:fldCharType="end"/>
        </w:r>
      </w:hyperlink>
    </w:p>
    <w:p w14:paraId="3823A42F" w14:textId="028E5ED8"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87" w:history="1">
        <w:r w:rsidRPr="00034FB3">
          <w:rPr>
            <w:rStyle w:val="Hyperlink"/>
            <w:noProof/>
          </w:rPr>
          <w:t>Figure 4.10 Local decision and graduated fail-safe</w:t>
        </w:r>
        <w:r>
          <w:rPr>
            <w:noProof/>
            <w:webHidden/>
          </w:rPr>
          <w:tab/>
        </w:r>
        <w:r>
          <w:rPr>
            <w:noProof/>
            <w:webHidden/>
          </w:rPr>
          <w:fldChar w:fldCharType="begin"/>
        </w:r>
        <w:r>
          <w:rPr>
            <w:noProof/>
            <w:webHidden/>
          </w:rPr>
          <w:instrText xml:space="preserve"> PAGEREF _Toc235228487 \h </w:instrText>
        </w:r>
        <w:r>
          <w:rPr>
            <w:noProof/>
            <w:webHidden/>
          </w:rPr>
        </w:r>
        <w:r>
          <w:rPr>
            <w:noProof/>
            <w:webHidden/>
          </w:rPr>
          <w:fldChar w:fldCharType="separate"/>
        </w:r>
        <w:r>
          <w:rPr>
            <w:noProof/>
            <w:webHidden/>
          </w:rPr>
          <w:t>101</w:t>
        </w:r>
        <w:r>
          <w:rPr>
            <w:noProof/>
            <w:webHidden/>
          </w:rPr>
          <w:fldChar w:fldCharType="end"/>
        </w:r>
      </w:hyperlink>
    </w:p>
    <w:p w14:paraId="4A5E68A7" w14:textId="6A63AF2A"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88" w:history="1">
        <w:r w:rsidRPr="00034FB3">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_Toc235228488 \h </w:instrText>
        </w:r>
        <w:r>
          <w:rPr>
            <w:noProof/>
            <w:webHidden/>
          </w:rPr>
        </w:r>
        <w:r>
          <w:rPr>
            <w:noProof/>
            <w:webHidden/>
          </w:rPr>
          <w:fldChar w:fldCharType="separate"/>
        </w:r>
        <w:r>
          <w:rPr>
            <w:noProof/>
            <w:webHidden/>
          </w:rPr>
          <w:t>103</w:t>
        </w:r>
        <w:r>
          <w:rPr>
            <w:noProof/>
            <w:webHidden/>
          </w:rPr>
          <w:fldChar w:fldCharType="end"/>
        </w:r>
      </w:hyperlink>
    </w:p>
    <w:p w14:paraId="22E1B6BF" w14:textId="7C504DDA" w:rsidR="00417CD1" w:rsidRDefault="00417CD1">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28489" w:history="1">
        <w:r w:rsidRPr="00034FB3">
          <w:rPr>
            <w:rStyle w:val="Hyperlink"/>
            <w:noProof/>
          </w:rPr>
          <w:t>Figure 4.13 Worked example: local decisions, global coordination, and the fail-safe</w:t>
        </w:r>
        <w:r>
          <w:rPr>
            <w:noProof/>
            <w:webHidden/>
          </w:rPr>
          <w:tab/>
        </w:r>
        <w:r>
          <w:rPr>
            <w:noProof/>
            <w:webHidden/>
          </w:rPr>
          <w:fldChar w:fldCharType="begin"/>
        </w:r>
        <w:r>
          <w:rPr>
            <w:noProof/>
            <w:webHidden/>
          </w:rPr>
          <w:instrText xml:space="preserve"> PAGEREF _Toc235228489 \h </w:instrText>
        </w:r>
        <w:r>
          <w:rPr>
            <w:noProof/>
            <w:webHidden/>
          </w:rPr>
        </w:r>
        <w:r>
          <w:rPr>
            <w:noProof/>
            <w:webHidden/>
          </w:rPr>
          <w:fldChar w:fldCharType="separate"/>
        </w:r>
        <w:r>
          <w:rPr>
            <w:noProof/>
            <w:webHidden/>
          </w:rPr>
          <w:t>104</w:t>
        </w:r>
        <w:r>
          <w:rPr>
            <w:noProof/>
            <w:webHidden/>
          </w:rPr>
          <w:fldChar w:fldCharType="end"/>
        </w:r>
      </w:hyperlink>
    </w:p>
    <w:p w14:paraId="32252435" w14:textId="482C7C54"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2" w:name="_Toc534285122"/>
      <w:bookmarkStart w:id="23" w:name="_Toc534285338"/>
      <w:bookmarkStart w:id="24" w:name="_Toc535317187"/>
      <w:bookmarkStart w:id="25" w:name="_Toc535324615"/>
      <w:bookmarkStart w:id="26" w:name="_Toc535324662"/>
      <w:bookmarkStart w:id="27" w:name="_Toc235228384"/>
      <w:r w:rsidRPr="00BA1179">
        <w:rPr>
          <w:lang w:val="en-US"/>
        </w:rPr>
        <w:lastRenderedPageBreak/>
        <w:t>LIST OF ABBREVIATIONS</w:t>
      </w:r>
      <w:bookmarkEnd w:id="22"/>
      <w:bookmarkEnd w:id="23"/>
      <w:bookmarkEnd w:id="24"/>
      <w:bookmarkEnd w:id="25"/>
      <w:bookmarkEnd w:id="26"/>
      <w:bookmarkEnd w:id="27"/>
    </w:p>
    <w:tbl>
      <w:tblPr>
        <w:tblW w:w="8209" w:type="dxa"/>
        <w:tblLayout w:type="fixed"/>
        <w:tblLook w:val="04A0" w:firstRow="1" w:lastRow="0" w:firstColumn="1" w:lastColumn="0" w:noHBand="0" w:noVBand="1"/>
      </w:tblPr>
      <w:tblGrid>
        <w:gridCol w:w="1418"/>
        <w:gridCol w:w="283"/>
        <w:gridCol w:w="6508"/>
      </w:tblGrid>
      <w:tr w:rsidR="00B1480D" w:rsidRPr="00BA1179" w14:paraId="33481DF9" w14:textId="77777777" w:rsidTr="00F62E3D">
        <w:trPr>
          <w:trHeight w:val="454"/>
        </w:trPr>
        <w:tc>
          <w:tcPr>
            <w:tcW w:w="1418" w:type="dxa"/>
          </w:tcPr>
          <w:p w14:paraId="19534E34" w14:textId="36E540CF" w:rsidR="00B1480D" w:rsidRPr="00BA1179" w:rsidRDefault="004849DB" w:rsidP="00624E1A">
            <w:pPr>
              <w:pStyle w:val="TableText"/>
              <w:rPr>
                <w:b/>
                <w:bCs/>
              </w:rPr>
            </w:pPr>
            <w:r w:rsidRPr="00BA1179">
              <w:rPr>
                <w:b/>
                <w:bCs/>
              </w:rPr>
              <w:t>AHP</w:t>
            </w:r>
          </w:p>
        </w:tc>
        <w:tc>
          <w:tcPr>
            <w:tcW w:w="283" w:type="dxa"/>
          </w:tcPr>
          <w:p w14:paraId="2BEBEEE4" w14:textId="13F40471" w:rsidR="00B1480D" w:rsidRPr="00BA1179" w:rsidRDefault="004849DB" w:rsidP="00624E1A">
            <w:pPr>
              <w:pStyle w:val="TableText"/>
            </w:pPr>
            <w:r w:rsidRPr="00BA1179">
              <w:t>:</w:t>
            </w:r>
          </w:p>
        </w:tc>
        <w:tc>
          <w:tcPr>
            <w:tcW w:w="6508" w:type="dxa"/>
          </w:tcPr>
          <w:p w14:paraId="15387E0B" w14:textId="00362536" w:rsidR="00B1480D" w:rsidRPr="00BA1179" w:rsidRDefault="004849DB" w:rsidP="00624E1A">
            <w:pPr>
              <w:pStyle w:val="TableText"/>
            </w:pPr>
            <w:r w:rsidRPr="00BA1179">
              <w:t>Analytic Hierarchy Process</w:t>
            </w:r>
          </w:p>
        </w:tc>
      </w:tr>
      <w:tr w:rsidR="004849DB" w:rsidRPr="00BA1179" w14:paraId="00B5F83D" w14:textId="77777777" w:rsidTr="00F62E3D">
        <w:trPr>
          <w:trHeight w:val="454"/>
        </w:trPr>
        <w:tc>
          <w:tcPr>
            <w:tcW w:w="1418" w:type="dxa"/>
          </w:tcPr>
          <w:p w14:paraId="69CC5996" w14:textId="722AD4A8" w:rsidR="004849DB" w:rsidRPr="00BA1179" w:rsidRDefault="004849DB" w:rsidP="004849DB">
            <w:pPr>
              <w:pStyle w:val="TableText"/>
              <w:rPr>
                <w:b/>
                <w:bCs/>
              </w:rPr>
            </w:pPr>
            <w:r w:rsidRPr="00BA1179">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0F764BC1" w:rsidR="004849DB" w:rsidRPr="00BA1179" w:rsidRDefault="004849DB" w:rsidP="004849DB">
            <w:pPr>
              <w:pStyle w:val="TableText"/>
            </w:pPr>
            <w:r w:rsidRPr="00BA1179">
              <w:t>Artificial Intelligence</w:t>
            </w:r>
          </w:p>
        </w:tc>
      </w:tr>
      <w:tr w:rsidR="00411C74" w:rsidRPr="00BA1179" w14:paraId="6B180451" w14:textId="77777777" w:rsidTr="00F62E3D">
        <w:trPr>
          <w:trHeight w:val="454"/>
        </w:trPr>
        <w:tc>
          <w:tcPr>
            <w:tcW w:w="1418" w:type="dxa"/>
          </w:tcPr>
          <w:p w14:paraId="5CF31BAC" w14:textId="6D542A41" w:rsidR="00411C74" w:rsidRPr="00BA1179" w:rsidRDefault="00411C74" w:rsidP="00624E1A">
            <w:pPr>
              <w:pStyle w:val="TableText"/>
              <w:rPr>
                <w:b/>
                <w:bCs/>
              </w:rPr>
            </w:pPr>
            <w:r w:rsidRPr="00BA1179">
              <w:rPr>
                <w:b/>
                <w:bCs/>
              </w:rPr>
              <w:t>COP</w:t>
            </w:r>
          </w:p>
        </w:tc>
        <w:tc>
          <w:tcPr>
            <w:tcW w:w="283" w:type="dxa"/>
          </w:tcPr>
          <w:p w14:paraId="757974B7" w14:textId="50E5E524" w:rsidR="00411C74" w:rsidRPr="00BA1179" w:rsidRDefault="00411C74" w:rsidP="00624E1A">
            <w:pPr>
              <w:pStyle w:val="TableText"/>
            </w:pPr>
            <w:r w:rsidRPr="00BA1179">
              <w:t>:</w:t>
            </w:r>
          </w:p>
        </w:tc>
        <w:tc>
          <w:tcPr>
            <w:tcW w:w="6508" w:type="dxa"/>
          </w:tcPr>
          <w:p w14:paraId="4F7F8B83" w14:textId="06307BF4" w:rsidR="00411C74" w:rsidRPr="00BA1179" w:rsidRDefault="00411C74" w:rsidP="00624E1A">
            <w:pPr>
              <w:pStyle w:val="TableText"/>
            </w:pPr>
            <w:r w:rsidRPr="00BA1179">
              <w:t>Common Operational Picture</w:t>
            </w:r>
          </w:p>
        </w:tc>
      </w:tr>
      <w:tr w:rsidR="00BD1680" w:rsidRPr="00BA1179" w14:paraId="15AC5A15" w14:textId="77777777" w:rsidTr="00F62E3D">
        <w:trPr>
          <w:trHeight w:val="454"/>
        </w:trPr>
        <w:tc>
          <w:tcPr>
            <w:tcW w:w="1418" w:type="dxa"/>
          </w:tcPr>
          <w:p w14:paraId="6C7C7AD8" w14:textId="35B01B3F" w:rsidR="00BD1680" w:rsidRPr="00BA1179" w:rsidRDefault="00BD1680" w:rsidP="00624E1A">
            <w:pPr>
              <w:pStyle w:val="TableText"/>
              <w:rPr>
                <w:b/>
                <w:bCs/>
              </w:rPr>
            </w:pPr>
            <w:r w:rsidRPr="00BA1179">
              <w:rPr>
                <w:b/>
                <w:bCs/>
              </w:rPr>
              <w:t>DM</w:t>
            </w:r>
          </w:p>
        </w:tc>
        <w:tc>
          <w:tcPr>
            <w:tcW w:w="283" w:type="dxa"/>
          </w:tcPr>
          <w:p w14:paraId="7E81A6ED" w14:textId="401201F9" w:rsidR="00BD1680" w:rsidRPr="00BA1179" w:rsidRDefault="00BD1680" w:rsidP="00624E1A">
            <w:pPr>
              <w:pStyle w:val="TableText"/>
            </w:pPr>
            <w:r w:rsidRPr="00BA1179">
              <w:t>:</w:t>
            </w:r>
          </w:p>
        </w:tc>
        <w:tc>
          <w:tcPr>
            <w:tcW w:w="6508" w:type="dxa"/>
          </w:tcPr>
          <w:p w14:paraId="4EEDD90B" w14:textId="5896E067" w:rsidR="00BD1680" w:rsidRPr="00BA1179" w:rsidRDefault="00BD1680" w:rsidP="00624E1A">
            <w:pPr>
              <w:pStyle w:val="TableText"/>
            </w:pPr>
            <w:r w:rsidRPr="00BA1179">
              <w:t>Decision Maker</w:t>
            </w:r>
          </w:p>
        </w:tc>
      </w:tr>
      <w:tr w:rsidR="005477EF" w:rsidRPr="00BA1179" w14:paraId="36A8375F" w14:textId="77777777" w:rsidTr="00F62E3D">
        <w:trPr>
          <w:trHeight w:val="454"/>
        </w:trPr>
        <w:tc>
          <w:tcPr>
            <w:tcW w:w="1418" w:type="dxa"/>
          </w:tcPr>
          <w:p w14:paraId="7A06A5B8" w14:textId="71F21F53" w:rsidR="005477EF" w:rsidRPr="00BA1179" w:rsidRDefault="006A3E68" w:rsidP="00624E1A">
            <w:pPr>
              <w:pStyle w:val="TableText"/>
              <w:rPr>
                <w:b/>
                <w:bCs/>
              </w:rPr>
            </w:pPr>
            <w:r w:rsidRPr="00BA1179">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7718C418" w:rsidR="005477EF" w:rsidRPr="00BA1179" w:rsidRDefault="004849DB" w:rsidP="00624E1A">
            <w:pPr>
              <w:pStyle w:val="TableText"/>
            </w:pPr>
            <w:r w:rsidRPr="00BA1179">
              <w:t>Decision Support System</w:t>
            </w:r>
          </w:p>
        </w:tc>
      </w:tr>
      <w:tr w:rsidR="00BD1680" w:rsidRPr="002E4F10" w14:paraId="173B22CC" w14:textId="77777777" w:rsidTr="00F62E3D">
        <w:trPr>
          <w:trHeight w:val="454"/>
        </w:trPr>
        <w:tc>
          <w:tcPr>
            <w:tcW w:w="1418" w:type="dxa"/>
          </w:tcPr>
          <w:p w14:paraId="44E4DFA2" w14:textId="037B0C6B" w:rsidR="00BD1680" w:rsidRPr="00BA1179" w:rsidRDefault="00BD1680" w:rsidP="00624E1A">
            <w:pPr>
              <w:pStyle w:val="TableText"/>
              <w:rPr>
                <w:b/>
                <w:bCs/>
              </w:rPr>
            </w:pPr>
            <w:r w:rsidRPr="00BA1179">
              <w:rPr>
                <w:b/>
                <w:bCs/>
              </w:rPr>
              <w:t>ELECTRE</w:t>
            </w:r>
          </w:p>
        </w:tc>
        <w:tc>
          <w:tcPr>
            <w:tcW w:w="283" w:type="dxa"/>
          </w:tcPr>
          <w:p w14:paraId="1B641814" w14:textId="22980D7C" w:rsidR="00BD1680" w:rsidRPr="00BA1179" w:rsidRDefault="00BD1680" w:rsidP="00624E1A">
            <w:pPr>
              <w:pStyle w:val="TableText"/>
            </w:pPr>
            <w:r w:rsidRPr="00BA1179">
              <w:t>:</w:t>
            </w:r>
          </w:p>
        </w:tc>
        <w:tc>
          <w:tcPr>
            <w:tcW w:w="6508" w:type="dxa"/>
          </w:tcPr>
          <w:p w14:paraId="69FC8304" w14:textId="063A7CBA" w:rsidR="00BD1680" w:rsidRPr="00B90B19" w:rsidRDefault="00BD1680" w:rsidP="00624E1A">
            <w:pPr>
              <w:pStyle w:val="TableText"/>
              <w:rPr>
                <w:lang w:val="fr-BE"/>
              </w:rPr>
            </w:pPr>
            <w:r w:rsidRPr="00B90B19">
              <w:rPr>
                <w:lang w:val="fr-BE"/>
              </w:rPr>
              <w:t>ELimination Et Choix Traduisant la REalité</w:t>
            </w:r>
          </w:p>
        </w:tc>
      </w:tr>
      <w:tr w:rsidR="00D611CA" w:rsidRPr="00BA1179" w14:paraId="314694AE" w14:textId="77777777" w:rsidTr="00F62E3D">
        <w:trPr>
          <w:trHeight w:val="454"/>
        </w:trPr>
        <w:tc>
          <w:tcPr>
            <w:tcW w:w="1418" w:type="dxa"/>
          </w:tcPr>
          <w:p w14:paraId="2D635A14" w14:textId="74E63739" w:rsidR="00D611CA" w:rsidRPr="00BA1179" w:rsidRDefault="00D611CA" w:rsidP="00624E1A">
            <w:pPr>
              <w:pStyle w:val="TableText"/>
              <w:rPr>
                <w:b/>
                <w:bCs/>
              </w:rPr>
            </w:pPr>
            <w:r w:rsidRPr="00BA1179">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6AD10F61" w:rsidR="00D611CA" w:rsidRPr="00BA1179" w:rsidRDefault="004849DB" w:rsidP="00624E1A">
            <w:pPr>
              <w:pStyle w:val="TableText"/>
            </w:pPr>
            <w:r w:rsidRPr="00BA1179">
              <w:t>Fuzzy Inference System</w:t>
            </w:r>
          </w:p>
        </w:tc>
      </w:tr>
      <w:tr w:rsidR="005477EF" w:rsidRPr="00BA1179" w14:paraId="0105BC93" w14:textId="77777777" w:rsidTr="00F62E3D">
        <w:trPr>
          <w:trHeight w:val="454"/>
        </w:trPr>
        <w:tc>
          <w:tcPr>
            <w:tcW w:w="1418" w:type="dxa"/>
          </w:tcPr>
          <w:p w14:paraId="6E61152B" w14:textId="5FE02810" w:rsidR="005477EF" w:rsidRPr="00BA1179" w:rsidRDefault="006A3E68" w:rsidP="00624E1A">
            <w:pPr>
              <w:pStyle w:val="TableText"/>
              <w:rPr>
                <w:b/>
                <w:bCs/>
              </w:rPr>
            </w:pPr>
            <w:r w:rsidRPr="00BA1179">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6C8AA7F9" w:rsidR="005477EF" w:rsidRPr="00BA1179" w:rsidRDefault="004849DB" w:rsidP="00624E1A">
            <w:pPr>
              <w:pStyle w:val="TableText"/>
            </w:pPr>
            <w:r w:rsidRPr="00BA1179">
              <w:t>Geographic Information System</w:t>
            </w:r>
          </w:p>
        </w:tc>
      </w:tr>
      <w:tr w:rsidR="00411C74" w:rsidRPr="00BA1179" w14:paraId="34BFB8F3" w14:textId="77777777" w:rsidTr="00F62E3D">
        <w:trPr>
          <w:trHeight w:val="454"/>
        </w:trPr>
        <w:tc>
          <w:tcPr>
            <w:tcW w:w="1418" w:type="dxa"/>
          </w:tcPr>
          <w:p w14:paraId="07BC4003" w14:textId="49B10D77" w:rsidR="00411C74" w:rsidRPr="00BA1179" w:rsidRDefault="00411C74" w:rsidP="00624E1A">
            <w:pPr>
              <w:pStyle w:val="TableText"/>
              <w:rPr>
                <w:b/>
                <w:bCs/>
              </w:rPr>
            </w:pPr>
            <w:r w:rsidRPr="00BA1179">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4F353E30" w:rsidR="00411C74" w:rsidRPr="00BA1179" w:rsidRDefault="00411C74" w:rsidP="00624E1A">
            <w:pPr>
              <w:pStyle w:val="TableText"/>
            </w:pPr>
            <w:r w:rsidRPr="00BA1179">
              <w:t>Human-in-the-loop</w:t>
            </w:r>
          </w:p>
        </w:tc>
      </w:tr>
      <w:tr w:rsidR="00E56812" w:rsidRPr="00BA1179" w14:paraId="48C575FB" w14:textId="77777777" w:rsidTr="00F62E3D">
        <w:trPr>
          <w:trHeight w:val="454"/>
        </w:trPr>
        <w:tc>
          <w:tcPr>
            <w:tcW w:w="1418" w:type="dxa"/>
          </w:tcPr>
          <w:p w14:paraId="05353FF6" w14:textId="3E2762E8" w:rsidR="00E56812" w:rsidRPr="00BA1179" w:rsidRDefault="00E56812" w:rsidP="00624E1A">
            <w:pPr>
              <w:pStyle w:val="TableText"/>
              <w:rPr>
                <w:b/>
                <w:bCs/>
              </w:rPr>
            </w:pPr>
            <w:r w:rsidRPr="00BA1179">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7165BA6" w:rsidR="00E56812" w:rsidRPr="00BA1179" w:rsidRDefault="00E56812" w:rsidP="00624E1A">
            <w:pPr>
              <w:pStyle w:val="TableText"/>
            </w:pPr>
            <w:r w:rsidRPr="00BA1179">
              <w:t>Local Interpretable Model-agnostic Explanations</w:t>
            </w:r>
          </w:p>
        </w:tc>
      </w:tr>
      <w:tr w:rsidR="002F6B61" w:rsidRPr="00BA1179" w14:paraId="126C3B53" w14:textId="77777777" w:rsidTr="00F62E3D">
        <w:trPr>
          <w:trHeight w:val="454"/>
        </w:trPr>
        <w:tc>
          <w:tcPr>
            <w:tcW w:w="1418" w:type="dxa"/>
          </w:tcPr>
          <w:p w14:paraId="1362C589" w14:textId="1CD43E71" w:rsidR="002F6B61" w:rsidRPr="00BA1179" w:rsidRDefault="002F6B61" w:rsidP="00624E1A">
            <w:pPr>
              <w:pStyle w:val="TableText"/>
              <w:rPr>
                <w:b/>
                <w:bCs/>
              </w:rPr>
            </w:pPr>
            <w:r w:rsidRPr="00BA1179">
              <w:rPr>
                <w:b/>
                <w:bCs/>
              </w:rPr>
              <w:t>MAGDM</w:t>
            </w:r>
          </w:p>
        </w:tc>
        <w:tc>
          <w:tcPr>
            <w:tcW w:w="283" w:type="dxa"/>
          </w:tcPr>
          <w:p w14:paraId="4F40C6C6" w14:textId="156C3615" w:rsidR="002F6B61" w:rsidRPr="00BA1179" w:rsidRDefault="002F6B61" w:rsidP="00624E1A">
            <w:pPr>
              <w:pStyle w:val="TableText"/>
            </w:pPr>
            <w:r w:rsidRPr="00BA1179">
              <w:t>:</w:t>
            </w:r>
          </w:p>
        </w:tc>
        <w:tc>
          <w:tcPr>
            <w:tcW w:w="6508" w:type="dxa"/>
          </w:tcPr>
          <w:p w14:paraId="03168801" w14:textId="2E2A9A3A" w:rsidR="002F6B61" w:rsidRPr="00BA1179" w:rsidRDefault="002F6B61" w:rsidP="00624E1A">
            <w:pPr>
              <w:pStyle w:val="TableText"/>
            </w:pPr>
            <w:r w:rsidRPr="00BA1179">
              <w:t>Multi-Attribute Group Decision Making</w:t>
            </w:r>
          </w:p>
        </w:tc>
      </w:tr>
      <w:tr w:rsidR="00411C74" w:rsidRPr="00BA1179" w14:paraId="4F5E1895" w14:textId="77777777" w:rsidTr="00F62E3D">
        <w:trPr>
          <w:trHeight w:val="454"/>
        </w:trPr>
        <w:tc>
          <w:tcPr>
            <w:tcW w:w="1418" w:type="dxa"/>
          </w:tcPr>
          <w:p w14:paraId="34EAD958" w14:textId="2E1CE39A" w:rsidR="00411C74" w:rsidRPr="00BA1179" w:rsidRDefault="00411C74" w:rsidP="00624E1A">
            <w:pPr>
              <w:pStyle w:val="TableText"/>
              <w:rPr>
                <w:b/>
                <w:bCs/>
              </w:rPr>
            </w:pPr>
            <w:r w:rsidRPr="00BA1179">
              <w:rPr>
                <w:b/>
                <w:bCs/>
              </w:rPr>
              <w:t>MCDM</w:t>
            </w:r>
          </w:p>
        </w:tc>
        <w:tc>
          <w:tcPr>
            <w:tcW w:w="283" w:type="dxa"/>
          </w:tcPr>
          <w:p w14:paraId="30A0D3B8" w14:textId="25545CC5" w:rsidR="00411C74" w:rsidRPr="00BA1179" w:rsidRDefault="00411C74" w:rsidP="00624E1A">
            <w:pPr>
              <w:pStyle w:val="TableText"/>
            </w:pPr>
            <w:r w:rsidRPr="00BA1179">
              <w:t>:</w:t>
            </w:r>
          </w:p>
        </w:tc>
        <w:tc>
          <w:tcPr>
            <w:tcW w:w="6508" w:type="dxa"/>
          </w:tcPr>
          <w:p w14:paraId="24E71003" w14:textId="2FCF09C4" w:rsidR="00411C74" w:rsidRPr="00BA1179" w:rsidRDefault="002F6B61" w:rsidP="00624E1A">
            <w:pPr>
              <w:pStyle w:val="TableText"/>
            </w:pPr>
            <w:r w:rsidRPr="00BA1179">
              <w:t>Multi-Criteria Decision Making</w:t>
            </w:r>
          </w:p>
        </w:tc>
      </w:tr>
      <w:tr w:rsidR="00E56812" w:rsidRPr="00BA1179" w14:paraId="6DBE9967" w14:textId="77777777" w:rsidTr="00F62E3D">
        <w:trPr>
          <w:trHeight w:val="454"/>
        </w:trPr>
        <w:tc>
          <w:tcPr>
            <w:tcW w:w="1418" w:type="dxa"/>
          </w:tcPr>
          <w:p w14:paraId="29757CE0" w14:textId="41BF6CFA" w:rsidR="00E56812" w:rsidRPr="00BA1179" w:rsidRDefault="00E56812" w:rsidP="00624E1A">
            <w:pPr>
              <w:pStyle w:val="TableText"/>
              <w:rPr>
                <w:b/>
                <w:bCs/>
              </w:rPr>
            </w:pPr>
            <w:r w:rsidRPr="00BA1179">
              <w:rPr>
                <w:b/>
                <w:bCs/>
              </w:rPr>
              <w:t>POMDP</w:t>
            </w:r>
          </w:p>
        </w:tc>
        <w:tc>
          <w:tcPr>
            <w:tcW w:w="283" w:type="dxa"/>
          </w:tcPr>
          <w:p w14:paraId="1B44605D" w14:textId="57EFA70F" w:rsidR="00E56812" w:rsidRPr="00BA1179" w:rsidRDefault="00E56812" w:rsidP="00624E1A">
            <w:pPr>
              <w:pStyle w:val="TableText"/>
            </w:pPr>
            <w:r w:rsidRPr="00BA1179">
              <w:t>:</w:t>
            </w:r>
          </w:p>
        </w:tc>
        <w:tc>
          <w:tcPr>
            <w:tcW w:w="6508" w:type="dxa"/>
          </w:tcPr>
          <w:p w14:paraId="29319219" w14:textId="546EE5C1" w:rsidR="00E56812" w:rsidRPr="00BA1179" w:rsidRDefault="00E56812" w:rsidP="00624E1A">
            <w:pPr>
              <w:pStyle w:val="TableText"/>
            </w:pPr>
            <w:r w:rsidRPr="00BA1179">
              <w:t>Partially Observable Markov Decision Process</w:t>
            </w:r>
          </w:p>
        </w:tc>
      </w:tr>
      <w:tr w:rsidR="00E56812" w:rsidRPr="00BA1179" w14:paraId="480B0126" w14:textId="77777777" w:rsidTr="00F62E3D">
        <w:trPr>
          <w:trHeight w:val="454"/>
        </w:trPr>
        <w:tc>
          <w:tcPr>
            <w:tcW w:w="1418" w:type="dxa"/>
          </w:tcPr>
          <w:p w14:paraId="58E3D962" w14:textId="7ED9F802" w:rsidR="00E56812" w:rsidRPr="00BA1179" w:rsidRDefault="00E56812" w:rsidP="00624E1A">
            <w:pPr>
              <w:pStyle w:val="TableText"/>
              <w:rPr>
                <w:b/>
                <w:bCs/>
              </w:rPr>
            </w:pPr>
            <w:r w:rsidRPr="00BA1179">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3C8DFB70" w:rsidR="00E56812" w:rsidRPr="00BA1179" w:rsidRDefault="00E56812" w:rsidP="00624E1A">
            <w:pPr>
              <w:pStyle w:val="TableText"/>
            </w:pPr>
            <w:r w:rsidRPr="00BA1179">
              <w:t>SHapley Additive exPlanations</w:t>
            </w:r>
          </w:p>
        </w:tc>
      </w:tr>
      <w:tr w:rsidR="004849DB" w:rsidRPr="00BA1179" w14:paraId="02611FCB" w14:textId="77777777" w:rsidTr="00F62E3D">
        <w:trPr>
          <w:trHeight w:val="454"/>
        </w:trPr>
        <w:tc>
          <w:tcPr>
            <w:tcW w:w="1418" w:type="dxa"/>
          </w:tcPr>
          <w:p w14:paraId="7373AA66" w14:textId="1843C889" w:rsidR="004849DB" w:rsidRPr="00BA1179" w:rsidRDefault="004849DB" w:rsidP="00624E1A">
            <w:pPr>
              <w:pStyle w:val="TableText"/>
              <w:rPr>
                <w:b/>
                <w:bCs/>
              </w:rPr>
            </w:pPr>
            <w:r w:rsidRPr="00BA1179">
              <w:rPr>
                <w:b/>
                <w:bCs/>
              </w:rPr>
              <w:t>TOPSIS</w:t>
            </w:r>
          </w:p>
        </w:tc>
        <w:tc>
          <w:tcPr>
            <w:tcW w:w="283" w:type="dxa"/>
          </w:tcPr>
          <w:p w14:paraId="375D02CA" w14:textId="7B70FE84" w:rsidR="004849DB" w:rsidRPr="00BA1179" w:rsidRDefault="004849DB" w:rsidP="00624E1A">
            <w:pPr>
              <w:pStyle w:val="TableText"/>
            </w:pPr>
            <w:r w:rsidRPr="00BA1179">
              <w:t>:</w:t>
            </w:r>
          </w:p>
        </w:tc>
        <w:tc>
          <w:tcPr>
            <w:tcW w:w="6508" w:type="dxa"/>
          </w:tcPr>
          <w:p w14:paraId="0640E36A" w14:textId="7CFDC497" w:rsidR="004849DB" w:rsidRPr="00BA1179" w:rsidRDefault="004849DB" w:rsidP="00624E1A">
            <w:pPr>
              <w:pStyle w:val="TableText"/>
            </w:pPr>
            <w:r w:rsidRPr="00BA1179">
              <w:t>Technique for Order of Preference by Similarity to Ideal Solution</w:t>
            </w:r>
          </w:p>
        </w:tc>
      </w:tr>
      <w:tr w:rsidR="00525329" w:rsidRPr="00BA1179" w14:paraId="3A7838FF" w14:textId="77777777" w:rsidTr="00F62E3D">
        <w:trPr>
          <w:trHeight w:val="454"/>
        </w:trPr>
        <w:tc>
          <w:tcPr>
            <w:tcW w:w="1418" w:type="dxa"/>
          </w:tcPr>
          <w:p w14:paraId="0A907398" w14:textId="17EE154A" w:rsidR="00525329" w:rsidRPr="00BA1179" w:rsidRDefault="00525329" w:rsidP="00624E1A">
            <w:pPr>
              <w:pStyle w:val="TableText"/>
              <w:rPr>
                <w:b/>
                <w:bCs/>
              </w:rPr>
            </w:pPr>
            <w:r w:rsidRPr="00BA1179">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4E040DDB" w:rsidR="00525329" w:rsidRPr="00BA1179" w:rsidRDefault="00525329" w:rsidP="00624E1A">
            <w:pPr>
              <w:pStyle w:val="TableText"/>
            </w:pPr>
            <w:r w:rsidRPr="00BA1179">
              <w:t>User Interface</w:t>
            </w:r>
          </w:p>
        </w:tc>
      </w:tr>
      <w:tr w:rsidR="00BD1680" w:rsidRPr="00BA1179" w14:paraId="6E2E44E6" w14:textId="77777777" w:rsidTr="00F62E3D">
        <w:trPr>
          <w:trHeight w:val="454"/>
        </w:trPr>
        <w:tc>
          <w:tcPr>
            <w:tcW w:w="1418" w:type="dxa"/>
          </w:tcPr>
          <w:p w14:paraId="2556DC0C" w14:textId="7EFE0CAF" w:rsidR="00BD1680" w:rsidRPr="00BA1179" w:rsidRDefault="00BD1680" w:rsidP="00624E1A">
            <w:pPr>
              <w:pStyle w:val="TableText"/>
              <w:rPr>
                <w:b/>
                <w:bCs/>
              </w:rPr>
            </w:pPr>
            <w:r w:rsidRPr="00BA1179">
              <w:rPr>
                <w:b/>
                <w:bCs/>
              </w:rPr>
              <w:t>VIKOR</w:t>
            </w:r>
          </w:p>
        </w:tc>
        <w:tc>
          <w:tcPr>
            <w:tcW w:w="283" w:type="dxa"/>
          </w:tcPr>
          <w:p w14:paraId="10449187" w14:textId="73399D91" w:rsidR="00BD1680" w:rsidRPr="00BA1179" w:rsidRDefault="00BD1680" w:rsidP="00624E1A">
            <w:pPr>
              <w:pStyle w:val="TableText"/>
            </w:pPr>
            <w:r w:rsidRPr="00BA1179">
              <w:t>:</w:t>
            </w:r>
          </w:p>
        </w:tc>
        <w:tc>
          <w:tcPr>
            <w:tcW w:w="6508" w:type="dxa"/>
          </w:tcPr>
          <w:p w14:paraId="318FA15D" w14:textId="6DF3B7F1" w:rsidR="00BD1680" w:rsidRPr="00BA1179" w:rsidRDefault="00675873" w:rsidP="00624E1A">
            <w:pPr>
              <w:pStyle w:val="TableText"/>
            </w:pPr>
            <w:r w:rsidRPr="00BA1179">
              <w:t>Visekriterijumska Optimizacija i Kompromisno Resenje</w:t>
            </w:r>
          </w:p>
        </w:tc>
      </w:tr>
      <w:tr w:rsidR="004849DB" w:rsidRPr="00BA1179" w14:paraId="233D807E" w14:textId="77777777" w:rsidTr="00F62E3D">
        <w:trPr>
          <w:trHeight w:val="454"/>
        </w:trPr>
        <w:tc>
          <w:tcPr>
            <w:tcW w:w="1418" w:type="dxa"/>
          </w:tcPr>
          <w:p w14:paraId="7887E43B" w14:textId="20202F4A" w:rsidR="004849DB" w:rsidRPr="00BA1179" w:rsidRDefault="004849DB" w:rsidP="00624E1A">
            <w:pPr>
              <w:pStyle w:val="TableText"/>
              <w:rPr>
                <w:b/>
                <w:bCs/>
              </w:rPr>
            </w:pPr>
            <w:r w:rsidRPr="00BA1179">
              <w:rPr>
                <w:b/>
                <w:bCs/>
              </w:rPr>
              <w:t>XAI</w:t>
            </w:r>
          </w:p>
        </w:tc>
        <w:tc>
          <w:tcPr>
            <w:tcW w:w="283" w:type="dxa"/>
          </w:tcPr>
          <w:p w14:paraId="104BA0ED" w14:textId="0DC2E514" w:rsidR="004849DB" w:rsidRPr="00BA1179" w:rsidRDefault="004849DB" w:rsidP="00624E1A">
            <w:pPr>
              <w:pStyle w:val="TableText"/>
            </w:pPr>
            <w:r w:rsidRPr="00BA1179">
              <w:t>:</w:t>
            </w:r>
          </w:p>
        </w:tc>
        <w:tc>
          <w:tcPr>
            <w:tcW w:w="6508" w:type="dxa"/>
          </w:tcPr>
          <w:p w14:paraId="40695061" w14:textId="5D9A5AF1" w:rsidR="004849DB" w:rsidRPr="00BA1179" w:rsidRDefault="00BD1680" w:rsidP="00624E1A">
            <w:pPr>
              <w:pStyle w:val="TableText"/>
            </w:pPr>
            <w:r w:rsidRPr="00BA1179">
              <w:t>Explainable Artificial Intelligence</w:t>
            </w:r>
          </w:p>
        </w:tc>
      </w:tr>
      <w:tr w:rsidR="00E56812" w:rsidRPr="00BA1179" w14:paraId="71DE9601" w14:textId="77777777" w:rsidTr="00F62E3D">
        <w:trPr>
          <w:trHeight w:val="454"/>
        </w:trPr>
        <w:tc>
          <w:tcPr>
            <w:tcW w:w="1418" w:type="dxa"/>
          </w:tcPr>
          <w:p w14:paraId="59221F17" w14:textId="7F5C0F71" w:rsidR="00E56812" w:rsidRPr="00BA1179" w:rsidRDefault="00E56812" w:rsidP="00624E1A">
            <w:pPr>
              <w:pStyle w:val="TableText"/>
              <w:rPr>
                <w:b/>
                <w:bCs/>
              </w:rPr>
            </w:pPr>
            <w:r w:rsidRPr="00BA1179">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74D9F867" w:rsidR="00E56812" w:rsidRPr="00BA1179" w:rsidRDefault="00E56812" w:rsidP="00624E1A">
            <w:pPr>
              <w:pStyle w:val="TableText"/>
            </w:pPr>
            <w:r w:rsidRPr="00BA1179">
              <w:t>Wildfire Decision Support System</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8" w:name="_Toc534285123"/>
      <w:bookmarkStart w:id="29" w:name="_Toc534285339"/>
      <w:bookmarkStart w:id="30" w:name="_Toc535317188"/>
      <w:bookmarkStart w:id="31" w:name="_Toc535324616"/>
      <w:bookmarkStart w:id="32" w:name="_Toc535324663"/>
      <w:bookmarkStart w:id="33" w:name="_Toc235228385"/>
      <w:r w:rsidRPr="00BA1179">
        <w:rPr>
          <w:lang w:val="en-US"/>
        </w:rPr>
        <w:lastRenderedPageBreak/>
        <w:t>LIST OF SYMBOLS</w:t>
      </w:r>
      <w:bookmarkEnd w:id="28"/>
      <w:bookmarkEnd w:id="29"/>
      <w:bookmarkEnd w:id="30"/>
      <w:bookmarkEnd w:id="31"/>
      <w:bookmarkEnd w:id="32"/>
      <w:bookmarkEnd w:id="33"/>
    </w:p>
    <w:p w14:paraId="204FAF8E" w14:textId="7507C8B4" w:rsidR="001618FC" w:rsidRPr="00BA1179"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0D66C7" w:rsidRPr="00BA1179" w14:paraId="037ADBFE" w14:textId="77777777" w:rsidTr="007E2D02">
        <w:trPr>
          <w:trHeight w:val="20"/>
        </w:trPr>
        <w:tc>
          <w:tcPr>
            <w:tcW w:w="5000" w:type="pct"/>
            <w:gridSpan w:val="2"/>
          </w:tcPr>
          <w:p w14:paraId="149717DB" w14:textId="77777777" w:rsidR="000D66C7" w:rsidRPr="00BA1179" w:rsidRDefault="000D66C7" w:rsidP="007E2D02">
            <w:pPr>
              <w:pStyle w:val="TableText"/>
              <w:rPr>
                <w:b/>
                <w:bCs/>
              </w:rPr>
            </w:pPr>
            <w:r w:rsidRPr="00BA1179">
              <w:rPr>
                <w:b/>
                <w:bCs/>
              </w:rPr>
              <w:t>1. Fire State and Propagation Variables</w:t>
            </w:r>
          </w:p>
        </w:tc>
      </w:tr>
      <w:tr w:rsidR="000D66C7" w:rsidRPr="00BA1179" w14:paraId="47ECB8D4" w14:textId="77777777" w:rsidTr="007E2D02">
        <w:trPr>
          <w:trHeight w:val="20"/>
        </w:trPr>
        <w:tc>
          <w:tcPr>
            <w:tcW w:w="1057" w:type="pct"/>
          </w:tcPr>
          <w:p w14:paraId="1B5651ED"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991C2D8" w14:textId="77777777" w:rsidR="000D66C7" w:rsidRPr="00BA1179" w:rsidRDefault="000D66C7" w:rsidP="007E2D02">
            <w:pPr>
              <w:pStyle w:val="TableText"/>
            </w:pPr>
            <w:r w:rsidRPr="00BA1179">
              <w:t>Burning status indicator</w:t>
            </w:r>
          </w:p>
        </w:tc>
      </w:tr>
      <w:tr w:rsidR="000D66C7" w:rsidRPr="00BA1179" w14:paraId="7326B0C8" w14:textId="77777777" w:rsidTr="007E2D02">
        <w:trPr>
          <w:trHeight w:val="20"/>
        </w:trPr>
        <w:tc>
          <w:tcPr>
            <w:tcW w:w="1057" w:type="pct"/>
          </w:tcPr>
          <w:p w14:paraId="5F7B671E" w14:textId="77777777" w:rsidR="000D66C7" w:rsidRPr="00BA1179" w:rsidRDefault="00000000" w:rsidP="007E2D02">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C2FDC64" w14:textId="77777777" w:rsidR="000D66C7" w:rsidRPr="00BA1179" w:rsidRDefault="000D66C7" w:rsidP="007E2D02">
            <w:pPr>
              <w:pStyle w:val="TableText"/>
            </w:pPr>
            <w:r w:rsidRPr="00BA1179">
              <w:t>Burning persistence term</w:t>
            </w:r>
          </w:p>
        </w:tc>
      </w:tr>
      <w:tr w:rsidR="000D66C7" w:rsidRPr="00BA1179" w14:paraId="6DEEAF23" w14:textId="77777777" w:rsidTr="007E2D02">
        <w:trPr>
          <w:trHeight w:val="20"/>
        </w:trPr>
        <w:tc>
          <w:tcPr>
            <w:tcW w:w="1057" w:type="pct"/>
          </w:tcPr>
          <w:p w14:paraId="2E58DB4C" w14:textId="77777777" w:rsidR="000D66C7" w:rsidRPr="00BA1179" w:rsidRDefault="00000000" w:rsidP="007E2D02">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E1C927" w14:textId="77777777" w:rsidR="000D66C7" w:rsidRPr="00BA1179" w:rsidRDefault="000D66C7" w:rsidP="007E2D02">
            <w:pPr>
              <w:pStyle w:val="TableText"/>
            </w:pPr>
            <w:r w:rsidRPr="00BA1179">
              <w:t>Burning propagation term</w:t>
            </w:r>
          </w:p>
        </w:tc>
      </w:tr>
      <w:tr w:rsidR="000D66C7" w:rsidRPr="00BA1179" w14:paraId="0F2C594C" w14:textId="77777777" w:rsidTr="007E2D02">
        <w:trPr>
          <w:trHeight w:val="20"/>
        </w:trPr>
        <w:tc>
          <w:tcPr>
            <w:tcW w:w="1057" w:type="pct"/>
          </w:tcPr>
          <w:p w14:paraId="78C1C6F9" w14:textId="77777777" w:rsidR="000D66C7" w:rsidRPr="00BA1179"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B</m:t>
                        </m:r>
                      </m:e>
                    </m:acc>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FB4900" w14:textId="59C335AB" w:rsidR="000D66C7" w:rsidRPr="00BA1179" w:rsidRDefault="000D66C7" w:rsidP="007E2D02">
            <w:pPr>
              <w:pStyle w:val="TableText"/>
            </w:pPr>
            <w:r w:rsidRPr="00BA1179">
              <w:t xml:space="preserve">Observed estimate of burning status in region </w:t>
            </w:r>
            <m:oMath>
              <m:r>
                <w:rPr>
                  <w:rFonts w:ascii="Cambria Math" w:hAnsi="Cambria Math"/>
                </w:rPr>
                <m:t>i</m:t>
              </m:r>
            </m:oMath>
          </w:p>
        </w:tc>
      </w:tr>
      <w:tr w:rsidR="000D66C7" w:rsidRPr="00BA1179" w14:paraId="1748DECC" w14:textId="77777777" w:rsidTr="007E2D02">
        <w:trPr>
          <w:trHeight w:val="20"/>
        </w:trPr>
        <w:tc>
          <w:tcPr>
            <w:tcW w:w="1057" w:type="pct"/>
          </w:tcPr>
          <w:p w14:paraId="336A7959" w14:textId="77777777" w:rsidR="000D66C7" w:rsidRPr="00BA1179" w:rsidRDefault="00000000" w:rsidP="007E2D02">
            <w:pPr>
              <w:pStyle w:val="TableText"/>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B</m:t>
                        </m:r>
                      </m:e>
                    </m:acc>
                  </m:e>
                  <m:sub>
                    <m:r>
                      <w:rPr>
                        <w:rFonts w:ascii="Cambria Math" w:hAnsi="Cambria Math"/>
                      </w:rPr>
                      <m:t>k</m:t>
                    </m:r>
                  </m:sub>
                  <m:sup>
                    <m:r>
                      <w:rPr>
                        <w:rFonts w:ascii="Cambria Math" w:hAnsi="Cambria Math"/>
                      </w:rPr>
                      <m:t>δ</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BE22C7" w14:textId="55BA50AC" w:rsidR="000D66C7" w:rsidRPr="00BA1179" w:rsidRDefault="000D66C7" w:rsidP="007E2D02">
            <w:pPr>
              <w:pStyle w:val="TableText"/>
            </w:pPr>
            <w:r w:rsidRPr="00BA1179">
              <w:t xml:space="preserve">Mean burning status over δ-extended neighborhood of </w:t>
            </w:r>
            <m:oMath>
              <m:r>
                <w:rPr>
                  <w:rFonts w:ascii="Cambria Math" w:hAnsi="Cambria Math"/>
                </w:rPr>
                <m:t>(x,y)</m:t>
              </m:r>
            </m:oMath>
          </w:p>
        </w:tc>
      </w:tr>
      <w:tr w:rsidR="000D66C7" w:rsidRPr="00BA1179" w14:paraId="39EA6FD0" w14:textId="77777777" w:rsidTr="007E2D02">
        <w:trPr>
          <w:trHeight w:val="20"/>
        </w:trPr>
        <w:tc>
          <w:tcPr>
            <w:tcW w:w="1057" w:type="pct"/>
          </w:tcPr>
          <w:p w14:paraId="6197FBEB"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EA84EF9" w14:textId="77777777" w:rsidR="000D66C7" w:rsidRPr="00BA1179" w:rsidRDefault="000D66C7" w:rsidP="007E2D02">
            <w:pPr>
              <w:pStyle w:val="TableText"/>
            </w:pPr>
            <w:r w:rsidRPr="00BA1179">
              <w:t>Fractional burn rate</w:t>
            </w:r>
          </w:p>
        </w:tc>
      </w:tr>
      <w:tr w:rsidR="000D66C7" w:rsidRPr="00BA1179" w14:paraId="250C308E" w14:textId="77777777" w:rsidTr="007E2D02">
        <w:trPr>
          <w:trHeight w:val="20"/>
        </w:trPr>
        <w:tc>
          <w:tcPr>
            <w:tcW w:w="1057" w:type="pct"/>
          </w:tcPr>
          <w:p w14:paraId="71D051BB"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FDC6499" w14:textId="77777777" w:rsidR="000D66C7" w:rsidRPr="00BA1179" w:rsidRDefault="000D66C7" w:rsidP="007E2D02">
            <w:pPr>
              <w:pStyle w:val="TableText"/>
            </w:pPr>
            <w:r w:rsidRPr="00BA1179">
              <w:t>Local fire intensity proxy</w:t>
            </w:r>
          </w:p>
        </w:tc>
      </w:tr>
      <w:tr w:rsidR="000D66C7" w:rsidRPr="00BA1179" w14:paraId="50EA7DE4" w14:textId="77777777" w:rsidTr="007E2D02">
        <w:trPr>
          <w:trHeight w:val="20"/>
        </w:trPr>
        <w:tc>
          <w:tcPr>
            <w:tcW w:w="1057" w:type="pct"/>
          </w:tcPr>
          <w:p w14:paraId="5FAF6B6F" w14:textId="77777777" w:rsidR="000D66C7" w:rsidRPr="00BA1179"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I</m:t>
                        </m:r>
                      </m:e>
                    </m:acc>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7B975D6" w14:textId="4A4571C1" w:rsidR="000D66C7" w:rsidRPr="00BA1179" w:rsidRDefault="000D66C7" w:rsidP="007E2D02">
            <w:pPr>
              <w:pStyle w:val="TableText"/>
            </w:pPr>
            <w:r w:rsidRPr="00BA1179">
              <w:t xml:space="preserve">Observed estimate of fire intensity in region </w:t>
            </w:r>
            <m:oMath>
              <m:r>
                <w:rPr>
                  <w:rFonts w:ascii="Cambria Math" w:hAnsi="Cambria Math"/>
                </w:rPr>
                <m:t>i</m:t>
              </m:r>
            </m:oMath>
          </w:p>
        </w:tc>
      </w:tr>
      <w:tr w:rsidR="000D66C7" w:rsidRPr="00BA1179" w14:paraId="0441215A" w14:textId="77777777" w:rsidTr="007E2D02">
        <w:trPr>
          <w:trHeight w:val="20"/>
        </w:trPr>
        <w:tc>
          <w:tcPr>
            <w:tcW w:w="1057" w:type="pct"/>
          </w:tcPr>
          <w:p w14:paraId="4EEC63ED"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DC25B9B" w14:textId="77777777" w:rsidR="000D66C7" w:rsidRPr="00BA1179" w:rsidRDefault="000D66C7" w:rsidP="007E2D02">
            <w:pPr>
              <w:pStyle w:val="TableText"/>
            </w:pPr>
            <w:r w:rsidRPr="00BA1179">
              <w:t>External ignition injection indicator</w:t>
            </w:r>
          </w:p>
        </w:tc>
      </w:tr>
      <w:tr w:rsidR="000D66C7" w:rsidRPr="00BA1179" w14:paraId="4013167A" w14:textId="77777777" w:rsidTr="007E2D02">
        <w:trPr>
          <w:trHeight w:val="20"/>
        </w:trPr>
        <w:tc>
          <w:tcPr>
            <w:tcW w:w="1057" w:type="pct"/>
          </w:tcPr>
          <w:p w14:paraId="51A93D94"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4AC4655" w14:textId="3F263E3D" w:rsidR="000D66C7" w:rsidRPr="00BA1179" w:rsidRDefault="000D66C7" w:rsidP="007E2D02">
            <w:pPr>
              <w:pStyle w:val="TableText"/>
            </w:pPr>
            <w:r w:rsidRPr="00BA1179">
              <w:t xml:space="preserve">Rate of spread at time step </w:t>
            </w:r>
            <m:oMath>
              <m:r>
                <w:rPr>
                  <w:rFonts w:ascii="Cambria Math" w:hAnsi="Cambria Math"/>
                </w:rPr>
                <m:t>k</m:t>
              </m:r>
            </m:oMath>
          </w:p>
        </w:tc>
      </w:tr>
      <w:tr w:rsidR="000D66C7" w:rsidRPr="00BA1179" w14:paraId="038A5341" w14:textId="77777777" w:rsidTr="007E2D02">
        <w:trPr>
          <w:trHeight w:val="20"/>
        </w:trPr>
        <w:tc>
          <w:tcPr>
            <w:tcW w:w="1057" w:type="pct"/>
          </w:tcPr>
          <w:p w14:paraId="375219DE"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B7216E" w14:textId="77777777" w:rsidR="000D66C7" w:rsidRPr="00BA1179" w:rsidRDefault="000D66C7" w:rsidP="007E2D02">
            <w:pPr>
              <w:pStyle w:val="TableText"/>
            </w:pPr>
            <w:r w:rsidRPr="00BA1179">
              <w:t>Time since ignition</w:t>
            </w:r>
          </w:p>
        </w:tc>
      </w:tr>
      <w:tr w:rsidR="000D66C7" w:rsidRPr="00BA1179" w14:paraId="6751E2E5" w14:textId="77777777" w:rsidTr="007E2D02">
        <w:trPr>
          <w:trHeight w:val="20"/>
        </w:trPr>
        <w:tc>
          <w:tcPr>
            <w:tcW w:w="1057" w:type="pct"/>
          </w:tcPr>
          <w:p w14:paraId="6CA8935E" w14:textId="77777777" w:rsidR="000D66C7" w:rsidRPr="00BA1179"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A2A642D" w14:textId="131E0ED4" w:rsidR="000D66C7" w:rsidRPr="00BA1179" w:rsidRDefault="000D66C7" w:rsidP="007E2D02">
            <w:pPr>
              <w:pStyle w:val="TableText"/>
            </w:pPr>
            <w:r w:rsidRPr="00BA1179">
              <w:t xml:space="preserve">Observed estimate of ignition time in region </w:t>
            </w:r>
            <m:oMath>
              <m:r>
                <w:rPr>
                  <w:rFonts w:ascii="Cambria Math" w:hAnsi="Cambria Math"/>
                </w:rPr>
                <m:t>i</m:t>
              </m:r>
            </m:oMath>
          </w:p>
        </w:tc>
      </w:tr>
      <w:tr w:rsidR="000D66C7" w:rsidRPr="00BA1179" w14:paraId="2DE57F65" w14:textId="77777777" w:rsidTr="007E2D02">
        <w:trPr>
          <w:trHeight w:val="20"/>
        </w:trPr>
        <w:tc>
          <w:tcPr>
            <w:tcW w:w="1057" w:type="pct"/>
          </w:tcPr>
          <w:p w14:paraId="4B7A4F25"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E3B241F" w14:textId="77777777" w:rsidR="000D66C7" w:rsidRPr="00BA1179" w:rsidRDefault="000D66C7" w:rsidP="007E2D02">
            <w:pPr>
              <w:pStyle w:val="TableText"/>
            </w:pPr>
            <w:r w:rsidRPr="00BA1179">
              <w:t>Propagation influence</w:t>
            </w:r>
          </w:p>
        </w:tc>
      </w:tr>
      <w:tr w:rsidR="000D66C7" w:rsidRPr="00BA1179" w14:paraId="299D05C8" w14:textId="77777777" w:rsidTr="007E2D02">
        <w:trPr>
          <w:trHeight w:val="20"/>
        </w:trPr>
        <w:tc>
          <w:tcPr>
            <w:tcW w:w="1057" w:type="pct"/>
          </w:tcPr>
          <w:p w14:paraId="58552021"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Ψ</m:t>
                    </m:r>
                  </m:e>
                  <m:sub>
                    <m:r>
                      <m:rPr>
                        <m:sty m:val="p"/>
                      </m:rPr>
                      <w:rPr>
                        <w:rFonts w:ascii="Cambria Math" w:hAnsi="Cambria Math"/>
                      </w:rPr>
                      <m:t>ref</m:t>
                    </m:r>
                  </m:sub>
                </m:sSub>
              </m:oMath>
            </m:oMathPara>
          </w:p>
        </w:tc>
        <w:tc>
          <w:tcPr>
            <w:tcW w:w="3943" w:type="pct"/>
          </w:tcPr>
          <w:p w14:paraId="54BE750B" w14:textId="77777777" w:rsidR="000D66C7" w:rsidRPr="00BA1179" w:rsidRDefault="000D66C7" w:rsidP="007E2D02">
            <w:pPr>
              <w:pStyle w:val="TableText"/>
            </w:pPr>
            <w:r w:rsidRPr="00BA1179">
              <w:t>Reference normalization constant for spread potential feature z₃</w:t>
            </w:r>
          </w:p>
        </w:tc>
      </w:tr>
      <w:tr w:rsidR="000D66C7" w:rsidRPr="00BA1179" w14:paraId="60F41D29" w14:textId="77777777" w:rsidTr="007E2D02">
        <w:trPr>
          <w:trHeight w:val="20"/>
        </w:trPr>
        <w:tc>
          <w:tcPr>
            <w:tcW w:w="1057" w:type="pct"/>
          </w:tcPr>
          <w:p w14:paraId="07F39AE2"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27897FAF" w14:textId="77777777" w:rsidR="000D66C7" w:rsidRPr="00BA1179" w:rsidRDefault="000D66C7" w:rsidP="007E2D02">
            <w:pPr>
              <w:pStyle w:val="TableText"/>
            </w:pPr>
            <w:r w:rsidRPr="00BA1179">
              <w:t>Ignition threshold</w:t>
            </w:r>
          </w:p>
        </w:tc>
      </w:tr>
      <w:tr w:rsidR="000D66C7" w:rsidRPr="00BA1179" w14:paraId="7F5D8756" w14:textId="77777777" w:rsidTr="007E2D02">
        <w:trPr>
          <w:trHeight w:val="20"/>
        </w:trPr>
        <w:tc>
          <w:tcPr>
            <w:tcW w:w="1057" w:type="pct"/>
          </w:tcPr>
          <w:p w14:paraId="100F9DC4" w14:textId="77777777" w:rsidR="000D66C7" w:rsidRPr="00BA1179" w:rsidRDefault="000D66C7" w:rsidP="007E2D02">
            <w:pPr>
              <w:pStyle w:val="TableText"/>
            </w:pPr>
            <m:oMathPara>
              <m:oMath>
                <m:r>
                  <w:rPr>
                    <w:rFonts w:ascii="Cambria Math" w:hAnsi="Cambria Math"/>
                  </w:rPr>
                  <m:t>Φ</m:t>
                </m:r>
              </m:oMath>
            </m:oMathPara>
          </w:p>
        </w:tc>
        <w:tc>
          <w:tcPr>
            <w:tcW w:w="3943" w:type="pct"/>
          </w:tcPr>
          <w:p w14:paraId="422422F2" w14:textId="77777777" w:rsidR="000D66C7" w:rsidRPr="00BA1179" w:rsidRDefault="000D66C7" w:rsidP="007E2D02">
            <w:pPr>
              <w:pStyle w:val="TableText"/>
            </w:pPr>
            <w:r w:rsidRPr="00BA1179">
              <w:t>State transition operator</w:t>
            </w:r>
          </w:p>
        </w:tc>
      </w:tr>
      <w:tr w:rsidR="000D66C7" w:rsidRPr="00BA1179" w14:paraId="1EA358F6" w14:textId="77777777" w:rsidTr="007E2D02">
        <w:trPr>
          <w:trHeight w:val="20"/>
        </w:trPr>
        <w:tc>
          <w:tcPr>
            <w:tcW w:w="5000" w:type="pct"/>
            <w:gridSpan w:val="2"/>
          </w:tcPr>
          <w:p w14:paraId="2AB28BA1" w14:textId="77777777" w:rsidR="000D66C7" w:rsidRPr="00BA1179" w:rsidRDefault="000D66C7" w:rsidP="007E2D02">
            <w:pPr>
              <w:pStyle w:val="TableText"/>
              <w:rPr>
                <w:b/>
                <w:bCs/>
              </w:rPr>
            </w:pPr>
            <w:r w:rsidRPr="00BA1179">
              <w:rPr>
                <w:b/>
                <w:bCs/>
              </w:rPr>
              <w:t>2. Fuel Variables</w:t>
            </w:r>
          </w:p>
        </w:tc>
      </w:tr>
      <w:tr w:rsidR="000D66C7" w:rsidRPr="00BA1179" w14:paraId="059CE2B9" w14:textId="77777777" w:rsidTr="007E2D02">
        <w:trPr>
          <w:trHeight w:val="20"/>
        </w:trPr>
        <w:tc>
          <w:tcPr>
            <w:tcW w:w="1057" w:type="pct"/>
          </w:tcPr>
          <w:p w14:paraId="7B98950E"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9B2310" w14:textId="77777777" w:rsidR="000D66C7" w:rsidRPr="00BA1179" w:rsidRDefault="000D66C7" w:rsidP="007E2D02">
            <w:pPr>
              <w:pStyle w:val="TableText"/>
            </w:pPr>
            <w:r w:rsidRPr="00BA1179">
              <w:t>Available combustible fuel mass</w:t>
            </w:r>
          </w:p>
        </w:tc>
      </w:tr>
      <w:tr w:rsidR="000D66C7" w:rsidRPr="00BA1179" w14:paraId="454A2F00" w14:textId="77777777" w:rsidTr="007E2D02">
        <w:trPr>
          <w:trHeight w:val="20"/>
        </w:trPr>
        <w:tc>
          <w:tcPr>
            <w:tcW w:w="1057" w:type="pct"/>
          </w:tcPr>
          <w:p w14:paraId="6EB298BD" w14:textId="77777777" w:rsidR="000D66C7" w:rsidRPr="00BA1179"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load</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49A7A14" w14:textId="3BE06899" w:rsidR="000D66C7" w:rsidRPr="00BA1179" w:rsidRDefault="000D66C7" w:rsidP="007E2D02">
            <w:pPr>
              <w:pStyle w:val="TableText"/>
            </w:pPr>
            <w:r w:rsidRPr="00BA1179">
              <w:t>Observed estimate of fuel load in region</w:t>
            </w:r>
            <m:oMath>
              <m:r>
                <w:rPr>
                  <w:rFonts w:ascii="Cambria Math" w:hAnsi="Cambria Math"/>
                </w:rPr>
                <m:t xml:space="preserve"> i</m:t>
              </m:r>
            </m:oMath>
          </w:p>
        </w:tc>
      </w:tr>
      <w:tr w:rsidR="000D66C7" w:rsidRPr="00BA1179" w14:paraId="190E75AD" w14:textId="77777777" w:rsidTr="007E2D02">
        <w:trPr>
          <w:trHeight w:val="20"/>
        </w:trPr>
        <w:tc>
          <w:tcPr>
            <w:tcW w:w="1057" w:type="pct"/>
          </w:tcPr>
          <w:p w14:paraId="49F9F5C1"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555D664" w14:textId="77777777" w:rsidR="000D66C7" w:rsidRPr="00BA1179" w:rsidRDefault="000D66C7" w:rsidP="007E2D02">
            <w:pPr>
              <w:pStyle w:val="TableText"/>
            </w:pPr>
            <w:r w:rsidRPr="00BA1179">
              <w:t>Surface fuel moisture</w:t>
            </w:r>
          </w:p>
        </w:tc>
      </w:tr>
      <w:tr w:rsidR="000D66C7" w:rsidRPr="00BA1179" w14:paraId="1C5535EB" w14:textId="77777777" w:rsidTr="007E2D02">
        <w:trPr>
          <w:trHeight w:val="20"/>
        </w:trPr>
        <w:tc>
          <w:tcPr>
            <w:tcW w:w="1057" w:type="pct"/>
          </w:tcPr>
          <w:p w14:paraId="5AC51BED"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6CD4822" w14:textId="77777777" w:rsidR="000D66C7" w:rsidRPr="00BA1179" w:rsidRDefault="000D66C7" w:rsidP="007E2D02">
            <w:pPr>
              <w:pStyle w:val="TableText"/>
            </w:pPr>
            <w:r w:rsidRPr="00BA1179">
              <w:t>Suppression-induced fuel reduction</w:t>
            </w:r>
          </w:p>
        </w:tc>
      </w:tr>
      <w:tr w:rsidR="000D66C7" w:rsidRPr="00BA1179" w14:paraId="06FBF196" w14:textId="77777777" w:rsidTr="007E2D02">
        <w:trPr>
          <w:trHeight w:val="20"/>
        </w:trPr>
        <w:tc>
          <w:tcPr>
            <w:tcW w:w="1057" w:type="pct"/>
          </w:tcPr>
          <w:p w14:paraId="0C022BA0"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A5055E4" w14:textId="77777777" w:rsidR="000D66C7" w:rsidRPr="00BA1179" w:rsidRDefault="000D66C7" w:rsidP="007E2D02">
            <w:pPr>
              <w:pStyle w:val="TableText"/>
            </w:pPr>
            <w:r w:rsidRPr="00BA1179">
              <w:t>Fuel type classification</w:t>
            </w:r>
          </w:p>
        </w:tc>
      </w:tr>
      <w:tr w:rsidR="000D66C7" w:rsidRPr="00BA1179" w14:paraId="20DD202F" w14:textId="77777777" w:rsidTr="007E2D02">
        <w:trPr>
          <w:trHeight w:val="20"/>
        </w:trPr>
        <w:tc>
          <w:tcPr>
            <w:tcW w:w="1057" w:type="pct"/>
          </w:tcPr>
          <w:p w14:paraId="0A6FAE3C"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7BE3BF" w14:textId="77777777" w:rsidR="000D66C7" w:rsidRPr="00BA1179" w:rsidRDefault="000D66C7" w:rsidP="007E2D02">
            <w:pPr>
              <w:pStyle w:val="TableText"/>
            </w:pPr>
            <w:r w:rsidRPr="00BA1179">
              <w:t>Fuel-related input</w:t>
            </w:r>
          </w:p>
        </w:tc>
      </w:tr>
      <w:tr w:rsidR="000D66C7" w:rsidRPr="00BA1179" w14:paraId="7B082864" w14:textId="77777777" w:rsidTr="007E2D02">
        <w:trPr>
          <w:trHeight w:val="20"/>
        </w:trPr>
        <w:tc>
          <w:tcPr>
            <w:tcW w:w="1057" w:type="pct"/>
          </w:tcPr>
          <w:p w14:paraId="5E28600C"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4DF9964F" w14:textId="77777777" w:rsidR="000D66C7" w:rsidRPr="00BA1179" w:rsidRDefault="000D66C7" w:rsidP="007E2D02">
            <w:pPr>
              <w:pStyle w:val="TableText"/>
            </w:pPr>
            <w:r w:rsidRPr="00BA1179">
              <w:t>Fuel extinction threshold</w:t>
            </w:r>
          </w:p>
        </w:tc>
      </w:tr>
      <w:tr w:rsidR="000D66C7" w:rsidRPr="00BA1179" w14:paraId="4CED237D" w14:textId="77777777" w:rsidTr="007E2D02">
        <w:trPr>
          <w:trHeight w:val="20"/>
        </w:trPr>
        <w:tc>
          <w:tcPr>
            <w:tcW w:w="5000" w:type="pct"/>
            <w:gridSpan w:val="2"/>
          </w:tcPr>
          <w:p w14:paraId="44996CBB" w14:textId="77777777" w:rsidR="000D66C7" w:rsidRPr="00BA1179" w:rsidRDefault="000D66C7" w:rsidP="007E2D02">
            <w:pPr>
              <w:pStyle w:val="TableText"/>
              <w:rPr>
                <w:b/>
                <w:bCs/>
              </w:rPr>
            </w:pPr>
            <w:r w:rsidRPr="00BA1179">
              <w:rPr>
                <w:b/>
                <w:bCs/>
              </w:rPr>
              <w:t>3. Terrain / Geographic Variables</w:t>
            </w:r>
          </w:p>
        </w:tc>
      </w:tr>
      <w:tr w:rsidR="000D66C7" w:rsidRPr="00BA1179" w14:paraId="1467BB5B" w14:textId="77777777" w:rsidTr="007E2D02">
        <w:trPr>
          <w:trHeight w:val="20"/>
        </w:trPr>
        <w:tc>
          <w:tcPr>
            <w:tcW w:w="1057" w:type="pct"/>
          </w:tcPr>
          <w:p w14:paraId="40775F48"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8F2413" w14:textId="77777777" w:rsidR="000D66C7" w:rsidRPr="00BA1179" w:rsidRDefault="000D66C7" w:rsidP="007E2D02">
            <w:pPr>
              <w:pStyle w:val="TableText"/>
            </w:pPr>
            <w:r w:rsidRPr="00BA1179">
              <w:t>Terrain accessibility index</w:t>
            </w:r>
          </w:p>
        </w:tc>
      </w:tr>
      <w:tr w:rsidR="000D66C7" w:rsidRPr="00BA1179" w14:paraId="10C2EE7E" w14:textId="77777777" w:rsidTr="007E2D02">
        <w:trPr>
          <w:trHeight w:val="20"/>
        </w:trPr>
        <w:tc>
          <w:tcPr>
            <w:tcW w:w="1057" w:type="pct"/>
          </w:tcPr>
          <w:p w14:paraId="6A8B4C5A"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CFCFEAB" w14:textId="77777777" w:rsidR="000D66C7" w:rsidRPr="00BA1179" w:rsidRDefault="000D66C7" w:rsidP="007E2D02">
            <w:pPr>
              <w:pStyle w:val="TableText"/>
            </w:pPr>
            <w:r w:rsidRPr="00BA1179">
              <w:t>Terrain orientation (aspect)</w:t>
            </w:r>
          </w:p>
        </w:tc>
      </w:tr>
      <w:tr w:rsidR="000D66C7" w:rsidRPr="00BA1179" w14:paraId="0FD3B953" w14:textId="77777777" w:rsidTr="007E2D02">
        <w:trPr>
          <w:trHeight w:val="20"/>
        </w:trPr>
        <w:tc>
          <w:tcPr>
            <w:tcW w:w="1057" w:type="pct"/>
          </w:tcPr>
          <w:p w14:paraId="214421BB"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DCEC120" w14:textId="77777777" w:rsidR="000D66C7" w:rsidRPr="00BA1179" w:rsidRDefault="000D66C7" w:rsidP="007E2D02">
            <w:pPr>
              <w:pStyle w:val="TableText"/>
            </w:pPr>
            <w:r w:rsidRPr="00BA1179">
              <w:t>Terrain elevation</w:t>
            </w:r>
          </w:p>
        </w:tc>
      </w:tr>
      <w:tr w:rsidR="000D66C7" w:rsidRPr="00BA1179" w14:paraId="5EF3C72F" w14:textId="77777777" w:rsidTr="007E2D02">
        <w:trPr>
          <w:trHeight w:val="20"/>
        </w:trPr>
        <w:tc>
          <w:tcPr>
            <w:tcW w:w="1057" w:type="pct"/>
          </w:tcPr>
          <w:p w14:paraId="487970AE"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5E4A0A5" w14:textId="77777777" w:rsidR="000D66C7" w:rsidRPr="00BA1179" w:rsidRDefault="000D66C7" w:rsidP="007E2D02">
            <w:pPr>
              <w:pStyle w:val="TableText"/>
            </w:pPr>
            <w:r w:rsidRPr="00BA1179">
              <w:t>Terrain slope</w:t>
            </w:r>
          </w:p>
        </w:tc>
      </w:tr>
      <w:tr w:rsidR="000D66C7" w:rsidRPr="00BA1179" w14:paraId="55FDF6CE" w14:textId="77777777" w:rsidTr="007E2D02">
        <w:trPr>
          <w:trHeight w:val="20"/>
        </w:trPr>
        <w:tc>
          <w:tcPr>
            <w:tcW w:w="1057" w:type="pct"/>
          </w:tcPr>
          <w:p w14:paraId="492D4FFB"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A623E53" w14:textId="77777777" w:rsidR="000D66C7" w:rsidRPr="00BA1179" w:rsidRDefault="000D66C7" w:rsidP="007E2D02">
            <w:pPr>
              <w:pStyle w:val="TableText"/>
            </w:pPr>
            <w:r w:rsidRPr="00BA1179">
              <w:t>Terrain-related input</w:t>
            </w:r>
          </w:p>
        </w:tc>
      </w:tr>
      <w:tr w:rsidR="000D66C7" w:rsidRPr="00BA1179" w14:paraId="4D8D880F" w14:textId="77777777" w:rsidTr="007E2D02">
        <w:trPr>
          <w:trHeight w:val="20"/>
        </w:trPr>
        <w:tc>
          <w:tcPr>
            <w:tcW w:w="5000" w:type="pct"/>
            <w:gridSpan w:val="2"/>
          </w:tcPr>
          <w:p w14:paraId="39A36CB1" w14:textId="77777777" w:rsidR="000D66C7" w:rsidRPr="00BA1179" w:rsidRDefault="000D66C7" w:rsidP="007E2D02">
            <w:pPr>
              <w:pStyle w:val="TableText"/>
              <w:rPr>
                <w:b/>
                <w:bCs/>
              </w:rPr>
            </w:pPr>
            <w:r w:rsidRPr="00BA1179">
              <w:rPr>
                <w:b/>
                <w:bCs/>
              </w:rPr>
              <w:t>4. Meteorological Variables</w:t>
            </w:r>
          </w:p>
        </w:tc>
      </w:tr>
      <w:tr w:rsidR="000D66C7" w:rsidRPr="00BA1179" w14:paraId="69B571F6" w14:textId="77777777" w:rsidTr="007E2D02">
        <w:trPr>
          <w:trHeight w:val="20"/>
        </w:trPr>
        <w:tc>
          <w:tcPr>
            <w:tcW w:w="1057" w:type="pct"/>
          </w:tcPr>
          <w:p w14:paraId="49A98569"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6FDE72" w14:textId="77777777" w:rsidR="000D66C7" w:rsidRPr="00BA1179" w:rsidRDefault="000D66C7" w:rsidP="007E2D02">
            <w:pPr>
              <w:pStyle w:val="TableText"/>
            </w:pPr>
            <w:r w:rsidRPr="00BA1179">
              <w:t>Wind gust field</w:t>
            </w:r>
          </w:p>
        </w:tc>
      </w:tr>
      <w:tr w:rsidR="000D66C7" w:rsidRPr="00BA1179" w14:paraId="427F5E84" w14:textId="77777777" w:rsidTr="007E2D02">
        <w:trPr>
          <w:trHeight w:val="20"/>
        </w:trPr>
        <w:tc>
          <w:tcPr>
            <w:tcW w:w="1057" w:type="pct"/>
          </w:tcPr>
          <w:p w14:paraId="70E1CD32"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2189E769" w14:textId="77777777" w:rsidR="000D66C7" w:rsidRPr="00BA1179" w:rsidRDefault="000D66C7" w:rsidP="007E2D02">
            <w:pPr>
              <w:pStyle w:val="TableText"/>
            </w:pPr>
            <w:r w:rsidRPr="00BA1179">
              <w:t>Precipitation (domain-uniform scalar, no spatial variation)</w:t>
            </w:r>
          </w:p>
        </w:tc>
      </w:tr>
      <w:tr w:rsidR="000D66C7" w:rsidRPr="00BA1179" w14:paraId="7203833F" w14:textId="77777777" w:rsidTr="007E2D02">
        <w:trPr>
          <w:trHeight w:val="20"/>
        </w:trPr>
        <w:tc>
          <w:tcPr>
            <w:tcW w:w="1057" w:type="pct"/>
          </w:tcPr>
          <w:p w14:paraId="2B59D0B6"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FA89908" w14:textId="77777777" w:rsidR="000D66C7" w:rsidRPr="00BA1179" w:rsidRDefault="000D66C7" w:rsidP="007E2D02">
            <w:pPr>
              <w:pStyle w:val="TableText"/>
            </w:pPr>
            <w:r w:rsidRPr="00BA1179">
              <w:t>Relative humidity field</w:t>
            </w:r>
          </w:p>
        </w:tc>
      </w:tr>
      <w:tr w:rsidR="000D66C7" w:rsidRPr="00BA1179" w14:paraId="6CB8F9AC" w14:textId="77777777" w:rsidTr="007E2D02">
        <w:trPr>
          <w:trHeight w:val="20"/>
        </w:trPr>
        <w:tc>
          <w:tcPr>
            <w:tcW w:w="1057" w:type="pct"/>
          </w:tcPr>
          <w:p w14:paraId="0BCF02B3"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FA7356A" w14:textId="77777777" w:rsidR="000D66C7" w:rsidRPr="00BA1179" w:rsidRDefault="000D66C7" w:rsidP="007E2D02">
            <w:pPr>
              <w:pStyle w:val="TableText"/>
            </w:pPr>
            <w:r w:rsidRPr="00BA1179">
              <w:t>Air temperature field</w:t>
            </w:r>
          </w:p>
        </w:tc>
      </w:tr>
      <w:tr w:rsidR="000D66C7" w:rsidRPr="00BA1179" w14:paraId="567A3C46" w14:textId="77777777" w:rsidTr="007E2D02">
        <w:trPr>
          <w:trHeight w:val="20"/>
        </w:trPr>
        <w:tc>
          <w:tcPr>
            <w:tcW w:w="1057" w:type="pct"/>
          </w:tcPr>
          <w:p w14:paraId="0F4F3758"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D0AE82F" w14:textId="77777777" w:rsidR="000D66C7" w:rsidRPr="00BA1179" w:rsidRDefault="000D66C7" w:rsidP="007E2D02">
            <w:pPr>
              <w:pStyle w:val="TableText"/>
            </w:pPr>
            <w:r w:rsidRPr="00BA1179">
              <w:t>Wind direction field</w:t>
            </w:r>
          </w:p>
        </w:tc>
      </w:tr>
      <w:tr w:rsidR="000D66C7" w:rsidRPr="00BA1179" w14:paraId="1AA125BD" w14:textId="77777777" w:rsidTr="007E2D02">
        <w:trPr>
          <w:trHeight w:val="20"/>
        </w:trPr>
        <w:tc>
          <w:tcPr>
            <w:tcW w:w="1057" w:type="pct"/>
          </w:tcPr>
          <w:p w14:paraId="2A67242B"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E35E30" w14:textId="77777777" w:rsidR="000D66C7" w:rsidRPr="00BA1179" w:rsidRDefault="000D66C7" w:rsidP="007E2D02">
            <w:pPr>
              <w:pStyle w:val="TableText"/>
            </w:pPr>
            <w:r w:rsidRPr="00BA1179">
              <w:t>Wind speed field</w:t>
            </w:r>
          </w:p>
        </w:tc>
      </w:tr>
      <w:tr w:rsidR="000D66C7" w:rsidRPr="00BA1179" w14:paraId="3F6F6AC3" w14:textId="77777777" w:rsidTr="007E2D02">
        <w:trPr>
          <w:trHeight w:val="20"/>
        </w:trPr>
        <w:tc>
          <w:tcPr>
            <w:tcW w:w="1057" w:type="pct"/>
          </w:tcPr>
          <w:p w14:paraId="33319662"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062F576" w14:textId="77777777" w:rsidR="000D66C7" w:rsidRPr="00BA1179" w:rsidRDefault="000D66C7" w:rsidP="007E2D02">
            <w:pPr>
              <w:pStyle w:val="TableText"/>
            </w:pPr>
            <w:r w:rsidRPr="00BA1179">
              <w:t>Meteorological input</w:t>
            </w:r>
          </w:p>
        </w:tc>
      </w:tr>
      <w:tr w:rsidR="000D66C7" w:rsidRPr="00BA1179" w14:paraId="6101F064" w14:textId="77777777" w:rsidTr="007E2D02">
        <w:trPr>
          <w:trHeight w:val="20"/>
        </w:trPr>
        <w:tc>
          <w:tcPr>
            <w:tcW w:w="1057" w:type="pct"/>
          </w:tcPr>
          <w:p w14:paraId="305F8BD7"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5C847824" w14:textId="77777777" w:rsidR="000D66C7" w:rsidRPr="00BA1179" w:rsidRDefault="000D66C7" w:rsidP="007E2D02">
            <w:pPr>
              <w:pStyle w:val="TableText"/>
            </w:pPr>
            <w:r w:rsidRPr="00BA1179">
              <w:t>Meteorological perturbation applied by operator</w:t>
            </w:r>
          </w:p>
        </w:tc>
      </w:tr>
      <w:tr w:rsidR="000D66C7" w:rsidRPr="00BA1179" w14:paraId="074629B7" w14:textId="77777777" w:rsidTr="007E2D02">
        <w:trPr>
          <w:trHeight w:val="20"/>
        </w:trPr>
        <w:tc>
          <w:tcPr>
            <w:tcW w:w="5000" w:type="pct"/>
            <w:gridSpan w:val="2"/>
          </w:tcPr>
          <w:p w14:paraId="6C6F5CC0" w14:textId="77777777" w:rsidR="000D66C7" w:rsidRPr="00BA1179" w:rsidRDefault="000D66C7" w:rsidP="007E2D02">
            <w:pPr>
              <w:pStyle w:val="TableText"/>
              <w:rPr>
                <w:b/>
                <w:bCs/>
              </w:rPr>
            </w:pPr>
            <w:r w:rsidRPr="00BA1179">
              <w:rPr>
                <w:b/>
                <w:bCs/>
              </w:rPr>
              <w:t>5. Value / Asset Variables</w:t>
            </w:r>
          </w:p>
        </w:tc>
      </w:tr>
      <w:tr w:rsidR="000D66C7" w:rsidRPr="00BA1179" w14:paraId="712AC8F3" w14:textId="77777777" w:rsidTr="007E2D02">
        <w:trPr>
          <w:trHeight w:val="20"/>
        </w:trPr>
        <w:tc>
          <w:tcPr>
            <w:tcW w:w="1057" w:type="pct"/>
          </w:tcPr>
          <w:p w14:paraId="29BAFD9D"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5A0495B" w14:textId="33007D97" w:rsidR="000D66C7" w:rsidRPr="00BA1179" w:rsidRDefault="000D66C7" w:rsidP="007E2D02">
            <w:pPr>
              <w:pStyle w:val="TableText"/>
            </w:pPr>
            <w:r w:rsidRPr="00BA1179">
              <w:t>Building footprint indicator</w:t>
            </w:r>
          </w:p>
        </w:tc>
      </w:tr>
      <w:tr w:rsidR="000D66C7" w:rsidRPr="00BA1179" w14:paraId="33899ABB" w14:textId="77777777" w:rsidTr="007E2D02">
        <w:trPr>
          <w:trHeight w:val="20"/>
        </w:trPr>
        <w:tc>
          <w:tcPr>
            <w:tcW w:w="1057" w:type="pct"/>
          </w:tcPr>
          <w:p w14:paraId="116C0884"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8F7BB4" w14:textId="77777777" w:rsidR="000D66C7" w:rsidRPr="00BA1179" w:rsidRDefault="000D66C7" w:rsidP="007E2D02">
            <w:pPr>
              <w:pStyle w:val="TableText"/>
            </w:pPr>
            <w:r w:rsidRPr="00BA1179">
              <w:t>Critical facility index</w:t>
            </w:r>
          </w:p>
        </w:tc>
      </w:tr>
      <w:tr w:rsidR="000D66C7" w:rsidRPr="00BA1179" w14:paraId="734324D6" w14:textId="77777777" w:rsidTr="007E2D02">
        <w:trPr>
          <w:trHeight w:val="20"/>
        </w:trPr>
        <w:tc>
          <w:tcPr>
            <w:tcW w:w="1057" w:type="pct"/>
          </w:tcPr>
          <w:p w14:paraId="4101D8F7" w14:textId="4A213D0F" w:rsidR="000D66C7" w:rsidRPr="00BA1179" w:rsidRDefault="00000000" w:rsidP="007E2D02">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ED5E2F" w14:textId="77777777" w:rsidR="000D66C7" w:rsidRPr="00BA1179" w:rsidRDefault="000D66C7" w:rsidP="007E2D02">
            <w:pPr>
              <w:pStyle w:val="TableText"/>
            </w:pPr>
            <w:r w:rsidRPr="00BA1179">
              <w:t>Accessibility to evacuation routes</w:t>
            </w:r>
          </w:p>
        </w:tc>
      </w:tr>
      <w:tr w:rsidR="000D66C7" w:rsidRPr="00BA1179" w14:paraId="514EF22A" w14:textId="77777777" w:rsidTr="007E2D02">
        <w:trPr>
          <w:trHeight w:val="20"/>
        </w:trPr>
        <w:tc>
          <w:tcPr>
            <w:tcW w:w="1057" w:type="pct"/>
          </w:tcPr>
          <w:p w14:paraId="71E91801" w14:textId="07D69A60" w:rsidR="000D66C7" w:rsidRPr="00BA1179" w:rsidRDefault="00000000" w:rsidP="007E2D02">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4ADEB8" w14:textId="77777777" w:rsidR="000D66C7" w:rsidRPr="00BA1179" w:rsidRDefault="000D66C7" w:rsidP="007E2D02">
            <w:pPr>
              <w:pStyle w:val="TableText"/>
            </w:pPr>
            <w:r w:rsidRPr="00BA1179">
              <w:t>Population density at grid cell (person/km²)</w:t>
            </w:r>
          </w:p>
        </w:tc>
      </w:tr>
      <w:tr w:rsidR="000D66C7" w:rsidRPr="00BA1179" w14:paraId="362E5905" w14:textId="77777777" w:rsidTr="007E2D02">
        <w:trPr>
          <w:trHeight w:val="20"/>
        </w:trPr>
        <w:tc>
          <w:tcPr>
            <w:tcW w:w="1057" w:type="pct"/>
          </w:tcPr>
          <w:p w14:paraId="5CAD0D5F"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5E6E6BA" w14:textId="77777777" w:rsidR="000D66C7" w:rsidRPr="00BA1179" w:rsidRDefault="000D66C7" w:rsidP="007E2D02">
            <w:pPr>
              <w:pStyle w:val="TableText"/>
            </w:pPr>
            <w:r w:rsidRPr="00BA1179">
              <w:t>Asset priority index</w:t>
            </w:r>
          </w:p>
        </w:tc>
      </w:tr>
      <w:tr w:rsidR="000D66C7" w:rsidRPr="00BA1179" w14:paraId="38041C15" w14:textId="77777777" w:rsidTr="007E2D02">
        <w:trPr>
          <w:trHeight w:val="20"/>
        </w:trPr>
        <w:tc>
          <w:tcPr>
            <w:tcW w:w="1057" w:type="pct"/>
          </w:tcPr>
          <w:p w14:paraId="2B19DA94"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E3175D" w14:textId="77777777" w:rsidR="000D66C7" w:rsidRPr="00BA1179" w:rsidRDefault="000D66C7" w:rsidP="007E2D02">
            <w:pPr>
              <w:pStyle w:val="TableText"/>
            </w:pPr>
            <w:r w:rsidRPr="00BA1179">
              <w:t>Value-related contextual input</w:t>
            </w:r>
          </w:p>
        </w:tc>
      </w:tr>
      <w:tr w:rsidR="000D66C7" w:rsidRPr="00BA1179" w14:paraId="62C33B9C" w14:textId="77777777" w:rsidTr="007E2D02">
        <w:trPr>
          <w:trHeight w:val="20"/>
        </w:trPr>
        <w:tc>
          <w:tcPr>
            <w:tcW w:w="1057" w:type="pct"/>
          </w:tcPr>
          <w:p w14:paraId="10B62E8B"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82446F7" w14:textId="5CFF4C36" w:rsidR="000D66C7" w:rsidRPr="00BA1179" w:rsidRDefault="000D66C7" w:rsidP="007E2D02">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0D66C7" w:rsidRPr="00BA1179" w14:paraId="30E2289B" w14:textId="77777777" w:rsidTr="007E2D02">
        <w:trPr>
          <w:trHeight w:val="20"/>
        </w:trPr>
        <w:tc>
          <w:tcPr>
            <w:tcW w:w="5000" w:type="pct"/>
            <w:gridSpan w:val="2"/>
          </w:tcPr>
          <w:p w14:paraId="69CE7818" w14:textId="77777777" w:rsidR="000D66C7" w:rsidRPr="00BA1179" w:rsidRDefault="000D66C7" w:rsidP="007E2D02">
            <w:pPr>
              <w:pStyle w:val="TableText"/>
              <w:rPr>
                <w:b/>
                <w:bCs/>
              </w:rPr>
            </w:pPr>
            <w:r w:rsidRPr="00BA1179">
              <w:rPr>
                <w:b/>
                <w:bCs/>
              </w:rPr>
              <w:t>6. Resource / Suppression Variables</w:t>
            </w:r>
          </w:p>
        </w:tc>
      </w:tr>
      <w:tr w:rsidR="000D66C7" w:rsidRPr="00BA1179" w14:paraId="753DC9D9" w14:textId="77777777" w:rsidTr="007E2D02">
        <w:trPr>
          <w:trHeight w:val="20"/>
        </w:trPr>
        <w:tc>
          <w:tcPr>
            <w:tcW w:w="1057" w:type="pct"/>
          </w:tcPr>
          <w:p w14:paraId="6F3C8DC2"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1174850" w14:textId="77777777" w:rsidR="000D66C7" w:rsidRPr="00BA1179" w:rsidRDefault="000D66C7" w:rsidP="007E2D02">
            <w:pPr>
              <w:pStyle w:val="TableText"/>
            </w:pPr>
            <w:r w:rsidRPr="00BA1179">
              <w:t>Total available resource capacity</w:t>
            </w:r>
          </w:p>
        </w:tc>
      </w:tr>
      <w:tr w:rsidR="000C2B31" w:rsidRPr="00BA1179" w14:paraId="1D29EC02" w14:textId="77777777" w:rsidTr="007E2D02">
        <w:trPr>
          <w:trHeight w:val="20"/>
        </w:trPr>
        <w:tc>
          <w:tcPr>
            <w:tcW w:w="1057" w:type="pct"/>
          </w:tcPr>
          <w:p w14:paraId="7664D5AF" w14:textId="47CFB6ED" w:rsidR="000C2B31" w:rsidRPr="00BA1179" w:rsidRDefault="00000000" w:rsidP="000C2B31">
            <w:pPr>
              <w:pStyle w:val="TableText"/>
              <w:rPr>
                <w:rFonts w:cs="Arial"/>
              </w:rPr>
            </w:pPr>
            <m:oMathPara>
              <m:oMath>
                <m:sSub>
                  <m:sSubPr>
                    <m:ctrlPr>
                      <w:rPr>
                        <w:rFonts w:ascii="Cambria Math" w:hAnsi="Cambria Math"/>
                      </w:rPr>
                    </m:ctrlPr>
                  </m:sSubPr>
                  <m:e>
                    <m:r>
                      <w:rPr>
                        <w:rFonts w:ascii="Cambria Math" w:hAnsi="Cambria Math"/>
                      </w:rPr>
                      <m:t>C</m:t>
                    </m:r>
                  </m:e>
                  <m:sub>
                    <m:r>
                      <w:rPr>
                        <w:rFonts w:ascii="Cambria Math" w:hAnsi="Cambria Math"/>
                      </w:rPr>
                      <m:t>k,m</m:t>
                    </m:r>
                  </m:sub>
                </m:sSub>
              </m:oMath>
            </m:oMathPara>
          </w:p>
        </w:tc>
        <w:tc>
          <w:tcPr>
            <w:tcW w:w="3943" w:type="pct"/>
          </w:tcPr>
          <w:p w14:paraId="1566A08D" w14:textId="06A96E9A" w:rsidR="000C2B31" w:rsidRPr="00BA1179" w:rsidRDefault="000C2B31" w:rsidP="000C2B31">
            <w:pPr>
              <w:pStyle w:val="TableText"/>
            </w:pPr>
            <w:r w:rsidRPr="00BA1179">
              <w:t>Type-specific available capacity for type m</w:t>
            </w:r>
          </w:p>
        </w:tc>
      </w:tr>
      <w:tr w:rsidR="000C2B31" w:rsidRPr="00BA1179" w14:paraId="5E998AA3" w14:textId="77777777" w:rsidTr="007E2D02">
        <w:trPr>
          <w:trHeight w:val="20"/>
        </w:trPr>
        <w:tc>
          <w:tcPr>
            <w:tcW w:w="1057" w:type="pct"/>
          </w:tcPr>
          <w:p w14:paraId="5E759127"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5F4E6C31" w14:textId="1870DBD5" w:rsidR="000C2B31" w:rsidRPr="00BA1179" w:rsidRDefault="000C2B31" w:rsidP="000C2B31">
            <w:pPr>
              <w:pStyle w:val="TableText"/>
            </w:pPr>
            <w:r w:rsidRPr="00BA1179">
              <w:t xml:space="preserve">Total integrated intervention demand over the domain at step </w:t>
            </w:r>
            <m:oMath>
              <m:r>
                <w:rPr>
                  <w:rFonts w:ascii="Cambria Math" w:hAnsi="Cambria Math"/>
                </w:rPr>
                <m:t>k</m:t>
              </m:r>
            </m:oMath>
          </w:p>
        </w:tc>
      </w:tr>
      <w:tr w:rsidR="000C2B31" w:rsidRPr="00BA1179" w14:paraId="11810B77" w14:textId="77777777" w:rsidTr="007E2D02">
        <w:trPr>
          <w:trHeight w:val="20"/>
        </w:trPr>
        <w:tc>
          <w:tcPr>
            <w:tcW w:w="1057" w:type="pct"/>
          </w:tcPr>
          <w:p w14:paraId="441F83A6" w14:textId="2A377B5C" w:rsidR="000C2B31" w:rsidRPr="00BA1179" w:rsidRDefault="00000000" w:rsidP="000C2B31">
            <w:pPr>
              <w:pStyle w:val="TableText"/>
              <w:rPr>
                <w:rFonts w:cs="Arial"/>
              </w:rPr>
            </w:pPr>
            <m:oMathPara>
              <m:oMath>
                <m:sSub>
                  <m:sSubPr>
                    <m:ctrlPr>
                      <w:rPr>
                        <w:rFonts w:ascii="Cambria Math" w:hAnsi="Cambria Math"/>
                      </w:rPr>
                    </m:ctrlPr>
                  </m:sSubPr>
                  <m:e>
                    <m:r>
                      <w:rPr>
                        <w:rFonts w:ascii="Cambria Math" w:hAnsi="Cambria Math"/>
                      </w:rPr>
                      <m:t>D</m:t>
                    </m:r>
                  </m:e>
                  <m:sub>
                    <m:r>
                      <w:rPr>
                        <w:rFonts w:ascii="Cambria Math" w:hAnsi="Cambria Math"/>
                      </w:rPr>
                      <m:t>k,m</m:t>
                    </m:r>
                  </m:sub>
                </m:sSub>
              </m:oMath>
            </m:oMathPara>
          </w:p>
        </w:tc>
        <w:tc>
          <w:tcPr>
            <w:tcW w:w="3943" w:type="pct"/>
          </w:tcPr>
          <w:p w14:paraId="080A62E8" w14:textId="2D844779" w:rsidR="000C2B31" w:rsidRPr="00BA1179" w:rsidRDefault="000C2B31" w:rsidP="000C2B31">
            <w:pPr>
              <w:pStyle w:val="TableText"/>
            </w:pPr>
            <w:r w:rsidRPr="00BA1179">
              <w:t>Type-specific integrated intervention demand for type m</w:t>
            </w:r>
          </w:p>
        </w:tc>
      </w:tr>
      <w:tr w:rsidR="000C2B31" w:rsidRPr="00BA1179" w14:paraId="175DBE47" w14:textId="77777777" w:rsidTr="007E2D02">
        <w:trPr>
          <w:trHeight w:val="20"/>
        </w:trPr>
        <w:tc>
          <w:tcPr>
            <w:tcW w:w="1057" w:type="pct"/>
          </w:tcPr>
          <w:p w14:paraId="43686C33" w14:textId="77777777" w:rsidR="000C2B31" w:rsidRPr="00BA1179" w:rsidRDefault="000C2B31" w:rsidP="000C2B31">
            <w:pPr>
              <w:pStyle w:val="TableText"/>
            </w:pPr>
            <m:oMathPara>
              <m:oMath>
                <m:r>
                  <w:rPr>
                    <w:rFonts w:ascii="Cambria Math" w:hAnsi="Cambria Math"/>
                  </w:rPr>
                  <m:t>M</m:t>
                </m:r>
              </m:oMath>
            </m:oMathPara>
          </w:p>
        </w:tc>
        <w:tc>
          <w:tcPr>
            <w:tcW w:w="3943" w:type="pct"/>
          </w:tcPr>
          <w:p w14:paraId="180BCA54" w14:textId="77777777" w:rsidR="000C2B31" w:rsidRPr="00BA1179" w:rsidRDefault="000C2B31" w:rsidP="000C2B31">
            <w:pPr>
              <w:pStyle w:val="TableText"/>
            </w:pPr>
            <w:r w:rsidRPr="00BA1179">
              <w:t>Number of intervention types</w:t>
            </w:r>
          </w:p>
        </w:tc>
      </w:tr>
      <w:tr w:rsidR="000C2B31" w:rsidRPr="00BA1179" w14:paraId="4876790A" w14:textId="77777777" w:rsidTr="007E2D02">
        <w:trPr>
          <w:trHeight w:val="20"/>
        </w:trPr>
        <w:tc>
          <w:tcPr>
            <w:tcW w:w="1057" w:type="pct"/>
          </w:tcPr>
          <w:p w14:paraId="02596165"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9FA0AA0" w14:textId="77777777" w:rsidR="000C2B31" w:rsidRPr="00BA1179" w:rsidRDefault="000C2B31" w:rsidP="000C2B31">
            <w:pPr>
              <w:pStyle w:val="TableText"/>
            </w:pPr>
            <w:r w:rsidRPr="00BA1179">
              <w:t>Operational availability of suppression resources</w:t>
            </w:r>
          </w:p>
        </w:tc>
      </w:tr>
      <w:tr w:rsidR="000C2B31" w:rsidRPr="00BA1179" w14:paraId="60E5562B" w14:textId="77777777" w:rsidTr="007E2D02">
        <w:trPr>
          <w:trHeight w:val="20"/>
        </w:trPr>
        <w:tc>
          <w:tcPr>
            <w:tcW w:w="1057" w:type="pct"/>
          </w:tcPr>
          <w:p w14:paraId="040E481B"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2F0F49F" w14:textId="77777777" w:rsidR="000C2B31" w:rsidRPr="00BA1179" w:rsidRDefault="000C2B31" w:rsidP="000C2B31">
            <w:pPr>
              <w:pStyle w:val="TableText"/>
            </w:pPr>
            <w:r w:rsidRPr="00BA1179">
              <w:t>Available suppression capacity</w:t>
            </w:r>
          </w:p>
        </w:tc>
      </w:tr>
      <w:tr w:rsidR="000C2B31" w:rsidRPr="00BA1179" w14:paraId="25853FFB" w14:textId="77777777" w:rsidTr="007E2D02">
        <w:trPr>
          <w:trHeight w:val="20"/>
        </w:trPr>
        <w:tc>
          <w:tcPr>
            <w:tcW w:w="1057" w:type="pct"/>
          </w:tcPr>
          <w:p w14:paraId="5927AABA"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1CD8C1E" w14:textId="77777777" w:rsidR="000C2B31" w:rsidRPr="00BA1179" w:rsidRDefault="000C2B31" w:rsidP="000C2B31">
            <w:pPr>
              <w:pStyle w:val="TableText"/>
            </w:pPr>
            <w:r w:rsidRPr="00BA1179">
              <w:t>Nominal suppression effectiveness</w:t>
            </w:r>
          </w:p>
        </w:tc>
      </w:tr>
      <w:tr w:rsidR="000C2B31" w:rsidRPr="00BA1179" w14:paraId="6578E9B4" w14:textId="77777777" w:rsidTr="007E2D02">
        <w:trPr>
          <w:trHeight w:val="20"/>
        </w:trPr>
        <w:tc>
          <w:tcPr>
            <w:tcW w:w="1057" w:type="pct"/>
          </w:tcPr>
          <w:p w14:paraId="03F434F0"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A9F89DE" w14:textId="77777777" w:rsidR="000C2B31" w:rsidRPr="00BA1179" w:rsidRDefault="000C2B31" w:rsidP="000C2B31">
            <w:pPr>
              <w:pStyle w:val="TableText"/>
            </w:pPr>
            <w:r w:rsidRPr="00BA1179">
              <w:t>Estimated travel time for suppression resources</w:t>
            </w:r>
          </w:p>
        </w:tc>
      </w:tr>
      <w:tr w:rsidR="000C2B31" w:rsidRPr="00BA1179" w14:paraId="310855DF" w14:textId="77777777" w:rsidTr="007E2D02">
        <w:trPr>
          <w:trHeight w:val="20"/>
        </w:trPr>
        <w:tc>
          <w:tcPr>
            <w:tcW w:w="1057" w:type="pct"/>
          </w:tcPr>
          <w:p w14:paraId="6AAA9958"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DC9C7F2" w14:textId="77777777" w:rsidR="000C2B31" w:rsidRPr="00BA1179" w:rsidRDefault="000C2B31" w:rsidP="000C2B31">
            <w:pPr>
              <w:pStyle w:val="TableText"/>
            </w:pPr>
            <w:r w:rsidRPr="00BA1179">
              <w:t>Resource-related contextual input</w:t>
            </w:r>
          </w:p>
        </w:tc>
      </w:tr>
      <w:tr w:rsidR="000C2B31" w:rsidRPr="00BA1179" w14:paraId="01221C47" w14:textId="77777777" w:rsidTr="007E2D02">
        <w:trPr>
          <w:trHeight w:val="20"/>
        </w:trPr>
        <w:tc>
          <w:tcPr>
            <w:tcW w:w="1057" w:type="pct"/>
          </w:tcPr>
          <w:p w14:paraId="27D32661"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A740CF6" w14:textId="77777777" w:rsidR="000C2B31" w:rsidRPr="00BA1179" w:rsidRDefault="000C2B31" w:rsidP="000C2B31">
            <w:pPr>
              <w:pStyle w:val="TableText"/>
            </w:pPr>
            <w:r w:rsidRPr="00BA1179">
              <w:t>Candidate intervention degree for type m in region i</w:t>
            </w:r>
          </w:p>
        </w:tc>
      </w:tr>
      <w:tr w:rsidR="000C2B31" w:rsidRPr="00BA1179" w14:paraId="5A99F7AC" w14:textId="77777777" w:rsidTr="007E2D02">
        <w:trPr>
          <w:trHeight w:val="20"/>
        </w:trPr>
        <w:tc>
          <w:tcPr>
            <w:tcW w:w="1057" w:type="pct"/>
          </w:tcPr>
          <w:p w14:paraId="14A37A48"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5E96CF42" w14:textId="4E473942" w:rsidR="000C2B31" w:rsidRPr="00BA1179" w:rsidRDefault="000C2B31" w:rsidP="000C2B31">
            <w:pPr>
              <w:pStyle w:val="TableText"/>
            </w:pPr>
            <w:r w:rsidRPr="00BA1179">
              <w:t>Priority weight for intervention type m</w:t>
            </w:r>
          </w:p>
        </w:tc>
      </w:tr>
      <w:tr w:rsidR="000C2B31" w:rsidRPr="00BA1179" w14:paraId="695036F0" w14:textId="77777777" w:rsidTr="007E2D02">
        <w:trPr>
          <w:trHeight w:val="20"/>
        </w:trPr>
        <w:tc>
          <w:tcPr>
            <w:tcW w:w="1057" w:type="pct"/>
          </w:tcPr>
          <w:p w14:paraId="20752291" w14:textId="50F14F98" w:rsidR="000C2B31" w:rsidRPr="00BA1179" w:rsidRDefault="00000000" w:rsidP="000C2B31">
            <w:pPr>
              <w:pStyle w:val="TableText"/>
              <w:rPr>
                <w:rFonts w:cs="Arial"/>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48BBD7BD" w14:textId="54875149" w:rsidR="000C2B31" w:rsidRPr="00BA1179" w:rsidRDefault="000C2B31" w:rsidP="000C2B31">
            <w:pPr>
              <w:pStyle w:val="TableText"/>
            </w:pPr>
            <w:r w:rsidRPr="00BA1179">
              <w:t>Normalized priority weight for intervention type m</w:t>
            </w:r>
          </w:p>
        </w:tc>
      </w:tr>
      <w:tr w:rsidR="000C2B31" w:rsidRPr="00BA1179" w14:paraId="4C7F172E" w14:textId="77777777" w:rsidTr="007E2D02">
        <w:trPr>
          <w:trHeight w:val="20"/>
        </w:trPr>
        <w:tc>
          <w:tcPr>
            <w:tcW w:w="1057" w:type="pct"/>
          </w:tcPr>
          <w:p w14:paraId="5FBF57CD"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A9836E7" w14:textId="77777777" w:rsidR="000C2B31" w:rsidRPr="00BA1179" w:rsidRDefault="000C2B31" w:rsidP="000C2B31">
            <w:pPr>
              <w:pStyle w:val="TableText"/>
            </w:pPr>
            <w:r w:rsidRPr="00BA1179">
              <w:t>Resource availability perturbation applied by operator</w:t>
            </w:r>
          </w:p>
        </w:tc>
      </w:tr>
      <w:tr w:rsidR="000C2B31" w:rsidRPr="00BA1179" w14:paraId="746B24C2" w14:textId="77777777" w:rsidTr="007E2D02">
        <w:trPr>
          <w:trHeight w:val="20"/>
        </w:trPr>
        <w:tc>
          <w:tcPr>
            <w:tcW w:w="1057" w:type="pct"/>
          </w:tcPr>
          <w:p w14:paraId="4ADD1356" w14:textId="3C640B0D" w:rsidR="000C2B31" w:rsidRPr="00BA1179" w:rsidRDefault="00000000" w:rsidP="000C2B31">
            <w:pPr>
              <w:pStyle w:val="TableText"/>
              <w:rPr>
                <w:rFonts w:cs="Arial"/>
              </w:rPr>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3943" w:type="pct"/>
          </w:tcPr>
          <w:p w14:paraId="1E3BBA6A" w14:textId="6508B6E2" w:rsidR="000C2B31" w:rsidRPr="00BA1179" w:rsidRDefault="000C2B31" w:rsidP="000C2B31">
            <w:pPr>
              <w:pStyle w:val="TableText"/>
            </w:pPr>
            <w:r w:rsidRPr="00BA1179">
              <w:t>Resource normalization operator</w:t>
            </w:r>
          </w:p>
        </w:tc>
      </w:tr>
      <w:tr w:rsidR="000C2B31" w:rsidRPr="00BA1179" w14:paraId="7ACA1F5A" w14:textId="77777777" w:rsidTr="007E2D02">
        <w:trPr>
          <w:trHeight w:val="20"/>
        </w:trPr>
        <w:tc>
          <w:tcPr>
            <w:tcW w:w="1057" w:type="pct"/>
          </w:tcPr>
          <w:p w14:paraId="38D30064" w14:textId="6ED75E37" w:rsidR="000C2B31" w:rsidRPr="00BA1179" w:rsidRDefault="00000000" w:rsidP="000C2B31">
            <w:pPr>
              <w:pStyle w:val="TableText"/>
              <w:rPr>
                <w:rFonts w:cs="Arial"/>
              </w:rPr>
            </w:pPr>
            <m:oMathPara>
              <m:oMath>
                <m:sSub>
                  <m:sSubPr>
                    <m:ctrlPr>
                      <w:rPr>
                        <w:rFonts w:ascii="Cambria Math" w:hAnsi="Cambria Math"/>
                      </w:rPr>
                    </m:ctrlPr>
                  </m:sSubPr>
                  <m:e>
                    <m:r>
                      <w:rPr>
                        <w:rFonts w:ascii="Cambria Math" w:hAnsi="Cambria Math"/>
                      </w:rPr>
                      <m:t>χ</m:t>
                    </m:r>
                  </m:e>
                  <m:sub>
                    <m:r>
                      <w:rPr>
                        <w:rFonts w:ascii="Cambria Math" w:hAnsi="Cambria Math"/>
                      </w:rPr>
                      <m:t>k,m</m:t>
                    </m:r>
                  </m:sub>
                </m:sSub>
              </m:oMath>
            </m:oMathPara>
          </w:p>
        </w:tc>
        <w:tc>
          <w:tcPr>
            <w:tcW w:w="3943" w:type="pct"/>
          </w:tcPr>
          <w:p w14:paraId="11C2D74B" w14:textId="574667A1" w:rsidR="000C2B31" w:rsidRPr="00BA1179" w:rsidRDefault="000C2B31" w:rsidP="000C2B31">
            <w:pPr>
              <w:pStyle w:val="TableText"/>
            </w:pPr>
            <w:r w:rsidRPr="00BA1179">
              <w:t>Conflict ratio for intervention type m</w:t>
            </w:r>
          </w:p>
        </w:tc>
      </w:tr>
      <w:tr w:rsidR="000C2B31" w:rsidRPr="00BA1179" w14:paraId="63382C3D" w14:textId="77777777" w:rsidTr="007E2D02">
        <w:trPr>
          <w:trHeight w:val="20"/>
        </w:trPr>
        <w:tc>
          <w:tcPr>
            <w:tcW w:w="1057" w:type="pct"/>
          </w:tcPr>
          <w:p w14:paraId="42A922B1" w14:textId="43026ADF" w:rsidR="000C2B31" w:rsidRPr="00BA1179" w:rsidRDefault="00000000" w:rsidP="000C2B31">
            <w:pPr>
              <w:pStyle w:val="TableText"/>
            </w:pPr>
            <m:oMathPara>
              <m:oMath>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k,m</m:t>
                    </m:r>
                  </m:sub>
                </m:sSub>
                <m:d>
                  <m:dPr>
                    <m:ctrlPr>
                      <w:rPr>
                        <w:rFonts w:ascii="Cambria Math" w:hAnsi="Cambria Math"/>
                      </w:rPr>
                    </m:ctrlPr>
                  </m:dPr>
                  <m:e>
                    <m:r>
                      <w:rPr>
                        <w:rFonts w:ascii="Cambria Math" w:hAnsi="Cambria Math"/>
                      </w:rPr>
                      <m:t>x,y</m:t>
                    </m:r>
                  </m:e>
                </m:d>
              </m:oMath>
            </m:oMathPara>
          </w:p>
        </w:tc>
        <w:tc>
          <w:tcPr>
            <w:tcW w:w="3943" w:type="pct"/>
          </w:tcPr>
          <w:p w14:paraId="6DA4B81D" w14:textId="4ECACF9E" w:rsidR="000C2B31" w:rsidRPr="00BA1179" w:rsidRDefault="000C2B31" w:rsidP="000C2B31">
            <w:pPr>
              <w:pStyle w:val="TableText"/>
            </w:pPr>
            <w:r w:rsidRPr="00BA1179">
              <w:t>Conflict-aware per-type intervention field</w:t>
            </w:r>
          </w:p>
        </w:tc>
      </w:tr>
      <w:tr w:rsidR="000C2B31" w:rsidRPr="00BA1179" w14:paraId="56829EA3" w14:textId="77777777" w:rsidTr="007E2D02">
        <w:trPr>
          <w:trHeight w:val="20"/>
        </w:trPr>
        <w:tc>
          <w:tcPr>
            <w:tcW w:w="5000" w:type="pct"/>
            <w:gridSpan w:val="2"/>
          </w:tcPr>
          <w:p w14:paraId="04DABC9E" w14:textId="77777777" w:rsidR="000C2B31" w:rsidRPr="00BA1179" w:rsidRDefault="000C2B31" w:rsidP="000C2B31">
            <w:pPr>
              <w:pStyle w:val="TableText"/>
              <w:rPr>
                <w:b/>
                <w:bCs/>
              </w:rPr>
            </w:pPr>
            <w:r w:rsidRPr="00BA1179">
              <w:rPr>
                <w:b/>
                <w:bCs/>
              </w:rPr>
              <w:t>7. Observation / Sensing Variables</w:t>
            </w:r>
          </w:p>
        </w:tc>
      </w:tr>
      <w:tr w:rsidR="000C2B31" w:rsidRPr="00BA1179" w14:paraId="27C61587" w14:textId="77777777" w:rsidTr="007E2D02">
        <w:trPr>
          <w:trHeight w:val="20"/>
        </w:trPr>
        <w:tc>
          <w:tcPr>
            <w:tcW w:w="1057" w:type="pct"/>
          </w:tcPr>
          <w:p w14:paraId="6C0CB79E"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ED1186" w14:textId="77777777" w:rsidR="000C2B31" w:rsidRPr="00BA1179" w:rsidRDefault="000C2B31" w:rsidP="000C2B31">
            <w:pPr>
              <w:pStyle w:val="TableText"/>
            </w:pPr>
            <w:r w:rsidRPr="00BA1179">
              <w:t>Region-specific observable information at time step k</w:t>
            </w:r>
          </w:p>
        </w:tc>
      </w:tr>
      <w:tr w:rsidR="000C2B31" w:rsidRPr="00BA1179" w14:paraId="45519D0D" w14:textId="77777777" w:rsidTr="007E2D02">
        <w:trPr>
          <w:trHeight w:val="20"/>
        </w:trPr>
        <w:tc>
          <w:tcPr>
            <w:tcW w:w="1057" w:type="pct"/>
          </w:tcPr>
          <w:p w14:paraId="75349955"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DEB420B" w14:textId="0EC0E20E" w:rsidR="000C2B31" w:rsidRPr="00BA1179" w:rsidRDefault="000C2B31" w:rsidP="000C2B31">
            <w:pPr>
              <w:pStyle w:val="TableText"/>
            </w:pPr>
            <w:r w:rsidRPr="00BA1179">
              <w:t xml:space="preserve">Observable information at time step </w:t>
            </w:r>
            <m:oMath>
              <m:r>
                <w:rPr>
                  <w:rFonts w:ascii="Cambria Math" w:hAnsi="Cambria Math"/>
                </w:rPr>
                <m:t>k</m:t>
              </m:r>
            </m:oMath>
          </w:p>
        </w:tc>
      </w:tr>
      <w:tr w:rsidR="000C2B31" w:rsidRPr="00BA1179" w14:paraId="47B775F8" w14:textId="77777777" w:rsidTr="007E2D02">
        <w:trPr>
          <w:trHeight w:val="20"/>
        </w:trPr>
        <w:tc>
          <w:tcPr>
            <w:tcW w:w="1057" w:type="pct"/>
          </w:tcPr>
          <w:p w14:paraId="6702DBB4" w14:textId="77777777" w:rsidR="000C2B31" w:rsidRPr="00BA1179" w:rsidRDefault="000C2B31" w:rsidP="000C2B31">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73B37C60" w14:textId="77777777" w:rsidR="000C2B31" w:rsidRPr="00BA1179" w:rsidRDefault="000C2B31" w:rsidP="000C2B31">
            <w:pPr>
              <w:pStyle w:val="TableText"/>
            </w:pPr>
            <w:r w:rsidRPr="00BA1179">
              <w:t>Observation process</w:t>
            </w:r>
          </w:p>
        </w:tc>
      </w:tr>
      <w:tr w:rsidR="000C2B31" w:rsidRPr="00BA1179" w14:paraId="26B9438A" w14:textId="77777777" w:rsidTr="007E2D02">
        <w:trPr>
          <w:trHeight w:val="20"/>
        </w:trPr>
        <w:tc>
          <w:tcPr>
            <w:tcW w:w="1057" w:type="pct"/>
          </w:tcPr>
          <w:p w14:paraId="6435981D" w14:textId="77777777" w:rsidR="000C2B31" w:rsidRPr="00BA1179" w:rsidRDefault="00000000" w:rsidP="000C2B31">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77197563" w14:textId="5F36B78B" w:rsidR="000C2B31" w:rsidRPr="00BA1179" w:rsidRDefault="000C2B31" w:rsidP="000C2B31">
            <w:pPr>
              <w:pStyle w:val="TableText"/>
            </w:pPr>
            <w:r w:rsidRPr="00BA1179">
              <w:t xml:space="preserve">Region-specific observation function for </w:t>
            </w:r>
            <m:oMath>
              <m:r>
                <w:rPr>
                  <w:rFonts w:ascii="Cambria Math" w:hAnsi="Cambria Math"/>
                </w:rPr>
                <m:t>Ωᵢ</m:t>
              </m:r>
            </m:oMath>
          </w:p>
        </w:tc>
      </w:tr>
      <w:tr w:rsidR="000C2B31" w:rsidRPr="00BA1179" w14:paraId="4E82DC35" w14:textId="77777777" w:rsidTr="007E2D02">
        <w:trPr>
          <w:trHeight w:val="20"/>
        </w:trPr>
        <w:tc>
          <w:tcPr>
            <w:tcW w:w="1057" w:type="pct"/>
          </w:tcPr>
          <w:p w14:paraId="2C60C041"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conf</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BC3D28" w14:textId="77777777" w:rsidR="000C2B31" w:rsidRPr="00BA1179" w:rsidRDefault="000C2B31" w:rsidP="000C2B31">
            <w:pPr>
              <w:pStyle w:val="TableText"/>
            </w:pPr>
            <w:r w:rsidRPr="00BA1179">
              <w:t>Observation confidence coefficient</w:t>
            </w:r>
          </w:p>
        </w:tc>
      </w:tr>
      <w:tr w:rsidR="000C2B31" w:rsidRPr="00BA1179" w14:paraId="694015E2" w14:textId="77777777" w:rsidTr="007E2D02">
        <w:trPr>
          <w:trHeight w:val="20"/>
        </w:trPr>
        <w:tc>
          <w:tcPr>
            <w:tcW w:w="1057" w:type="pct"/>
          </w:tcPr>
          <w:p w14:paraId="0D46AB55"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ρ</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2799B1" w14:textId="62BD21C5" w:rsidR="000C2B31" w:rsidRPr="00BA1179" w:rsidRDefault="000C2B31" w:rsidP="000C2B31">
            <w:pPr>
              <w:pStyle w:val="TableText"/>
            </w:pPr>
            <w:r w:rsidRPr="00BA1179">
              <w:t xml:space="preserve">Normalized sensor coverage density at </w:t>
            </w:r>
            <m:oMath>
              <m:r>
                <w:rPr>
                  <w:rFonts w:ascii="Cambria Math" w:hAnsi="Cambria Math"/>
                </w:rPr>
                <m:t>(x,y)</m:t>
              </m:r>
            </m:oMath>
          </w:p>
        </w:tc>
      </w:tr>
      <w:tr w:rsidR="000C2B31" w:rsidRPr="00BA1179" w14:paraId="39E20DEA" w14:textId="77777777" w:rsidTr="007E2D02">
        <w:trPr>
          <w:trHeight w:val="20"/>
        </w:trPr>
        <w:tc>
          <w:tcPr>
            <w:tcW w:w="1057" w:type="pct"/>
          </w:tcPr>
          <w:p w14:paraId="5A945F3C"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09165C5D" w14:textId="77777777" w:rsidR="000C2B31" w:rsidRPr="00BA1179" w:rsidRDefault="000C2B31" w:rsidP="000C2B31">
            <w:pPr>
              <w:pStyle w:val="TableText"/>
            </w:pPr>
            <w:r w:rsidRPr="00BA1179">
              <w:t>Communication reliability factor for region i</w:t>
            </w:r>
          </w:p>
        </w:tc>
      </w:tr>
      <w:tr w:rsidR="003F70DE" w:rsidRPr="00BA1179" w14:paraId="105F3C43" w14:textId="77777777" w:rsidTr="007E2D02">
        <w:trPr>
          <w:trHeight w:val="20"/>
        </w:trPr>
        <w:tc>
          <w:tcPr>
            <w:tcW w:w="1057" w:type="pct"/>
          </w:tcPr>
          <w:p w14:paraId="303C9157" w14:textId="235A496B" w:rsidR="003F70DE" w:rsidRPr="00BA1179" w:rsidRDefault="00000000" w:rsidP="003F70DE">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1EA08D73" w14:textId="2471230C" w:rsidR="003F70DE" w:rsidRPr="00BA1179" w:rsidRDefault="003F70DE" w:rsidP="003F70DE">
            <w:pPr>
              <w:pStyle w:val="TableText"/>
            </w:pPr>
            <w:r w:rsidRPr="00BA1179">
              <w:t>Observation uncertainty</w:t>
            </w:r>
          </w:p>
        </w:tc>
      </w:tr>
      <w:tr w:rsidR="000C2B31" w:rsidRPr="00BA1179" w14:paraId="29A67303" w14:textId="77777777" w:rsidTr="007E2D02">
        <w:trPr>
          <w:trHeight w:val="20"/>
        </w:trPr>
        <w:tc>
          <w:tcPr>
            <w:tcW w:w="1057" w:type="pct"/>
          </w:tcPr>
          <w:p w14:paraId="309794C2"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Δt</m:t>
                    </m:r>
                  </m:e>
                  <m:sub>
                    <m:r>
                      <w:rPr>
                        <w:rFonts w:ascii="Cambria Math" w:hAnsi="Cambria Math"/>
                      </w:rPr>
                      <m:t>rep</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3295B7" w14:textId="2B08E290" w:rsidR="000C2B31" w:rsidRPr="00BA1179" w:rsidRDefault="000C2B31" w:rsidP="000C2B31">
            <w:pPr>
              <w:pStyle w:val="TableText"/>
            </w:pPr>
            <w:r w:rsidRPr="00BA1179">
              <w:t xml:space="preserve">Elapsed time since last observation report at </w:t>
            </w:r>
            <m:oMath>
              <m:r>
                <w:rPr>
                  <w:rFonts w:ascii="Cambria Math" w:hAnsi="Cambria Math"/>
                </w:rPr>
                <m:t>(x,y)</m:t>
              </m:r>
            </m:oMath>
          </w:p>
        </w:tc>
      </w:tr>
      <w:tr w:rsidR="000C2B31" w:rsidRPr="00BA1179" w14:paraId="2A3C2FE9" w14:textId="77777777" w:rsidTr="007E2D02">
        <w:trPr>
          <w:trHeight w:val="20"/>
        </w:trPr>
        <w:tc>
          <w:tcPr>
            <w:tcW w:w="1057" w:type="pct"/>
          </w:tcPr>
          <w:p w14:paraId="7196F249"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θ</m:t>
                    </m:r>
                  </m:e>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6D9BD33" w14:textId="128636A0" w:rsidR="000C2B31" w:rsidRPr="00BA1179" w:rsidRDefault="000C2B31" w:rsidP="000C2B31">
            <w:pPr>
              <w:pStyle w:val="TableText"/>
            </w:pPr>
            <w:r w:rsidRPr="00BA1179">
              <w:t>Observability weight for state component</w:t>
            </w:r>
            <m:oMath>
              <m:r>
                <w:rPr>
                  <w:rFonts w:ascii="Cambria Math" w:hAnsi="Cambria Math"/>
                </w:rPr>
                <m:t xml:space="preserve"> j</m:t>
              </m:r>
            </m:oMath>
            <w:r w:rsidRPr="00BA1179">
              <w:t xml:space="preserve">, region </w:t>
            </w:r>
            <m:oMath>
              <m:r>
                <w:rPr>
                  <w:rFonts w:ascii="Cambria Math" w:hAnsi="Cambria Math"/>
                </w:rPr>
                <m:t>i</m:t>
              </m:r>
            </m:oMath>
            <w:r w:rsidRPr="00BA1179">
              <w:t xml:space="preserve">, step </w:t>
            </w:r>
            <m:oMath>
              <m:r>
                <w:rPr>
                  <w:rFonts w:ascii="Cambria Math" w:hAnsi="Cambria Math"/>
                </w:rPr>
                <m:t>k</m:t>
              </m:r>
            </m:oMath>
          </w:p>
        </w:tc>
      </w:tr>
      <w:tr w:rsidR="000C2B31" w:rsidRPr="00BA1179" w14:paraId="7A91278C" w14:textId="77777777" w:rsidTr="007E2D02">
        <w:trPr>
          <w:trHeight w:val="20"/>
        </w:trPr>
        <w:tc>
          <w:tcPr>
            <w:tcW w:w="1057" w:type="pct"/>
          </w:tcPr>
          <w:p w14:paraId="6206C413"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λ</m:t>
                    </m:r>
                  </m:e>
                  <m:sub>
                    <m:r>
                      <w:rPr>
                        <w:rFonts w:ascii="Cambria Math" w:hAnsi="Cambria Math"/>
                      </w:rPr>
                      <m:t>conf</m:t>
                    </m:r>
                  </m:sub>
                </m:sSub>
              </m:oMath>
            </m:oMathPara>
          </w:p>
        </w:tc>
        <w:tc>
          <w:tcPr>
            <w:tcW w:w="3943" w:type="pct"/>
          </w:tcPr>
          <w:p w14:paraId="389D0337" w14:textId="77777777" w:rsidR="000C2B31" w:rsidRPr="00BA1179" w:rsidRDefault="000C2B31" w:rsidP="000C2B31">
            <w:pPr>
              <w:pStyle w:val="TableText"/>
            </w:pPr>
            <w:r w:rsidRPr="00BA1179">
              <w:t>Confidence decay rate with reporting delay</w:t>
            </w:r>
          </w:p>
        </w:tc>
      </w:tr>
      <w:tr w:rsidR="000C2B31" w:rsidRPr="00BA1179" w14:paraId="2AA10F6E" w14:textId="77777777" w:rsidTr="007E2D02">
        <w:trPr>
          <w:trHeight w:val="20"/>
        </w:trPr>
        <w:tc>
          <w:tcPr>
            <w:tcW w:w="5000" w:type="pct"/>
            <w:gridSpan w:val="2"/>
          </w:tcPr>
          <w:p w14:paraId="2D6F872A" w14:textId="77777777" w:rsidR="000C2B31" w:rsidRPr="00BA1179" w:rsidRDefault="000C2B31" w:rsidP="000C2B31">
            <w:pPr>
              <w:pStyle w:val="TableText"/>
              <w:rPr>
                <w:b/>
                <w:bCs/>
              </w:rPr>
            </w:pPr>
            <w:r w:rsidRPr="00BA1179">
              <w:rPr>
                <w:b/>
                <w:bCs/>
              </w:rPr>
              <w:t>8. Spatial Domain / Grid Variables</w:t>
            </w:r>
          </w:p>
        </w:tc>
      </w:tr>
      <w:tr w:rsidR="000C2B31" w:rsidRPr="00BA1179" w14:paraId="4B891BC2" w14:textId="77777777" w:rsidTr="007E2D02">
        <w:trPr>
          <w:trHeight w:val="20"/>
        </w:trPr>
        <w:tc>
          <w:tcPr>
            <w:tcW w:w="1057" w:type="pct"/>
          </w:tcPr>
          <w:p w14:paraId="7FD9B923" w14:textId="77777777" w:rsidR="000C2B31" w:rsidRPr="00BA1179" w:rsidRDefault="000C2B31" w:rsidP="000C2B31">
            <w:pPr>
              <w:pStyle w:val="TableText"/>
            </w:pPr>
            <m:oMathPara>
              <m:oMath>
                <m:r>
                  <m:rPr>
                    <m:scr m:val="script"/>
                    <m:sty m:val="p"/>
                  </m:rPr>
                  <w:rPr>
                    <w:rFonts w:ascii="Cambria Math" w:hAnsi="Cambria Math"/>
                  </w:rPr>
                  <w:lastRenderedPageBreak/>
                  <m:t>G</m:t>
                </m:r>
              </m:oMath>
            </m:oMathPara>
          </w:p>
        </w:tc>
        <w:tc>
          <w:tcPr>
            <w:tcW w:w="3943" w:type="pct"/>
          </w:tcPr>
          <w:p w14:paraId="5EA06D2C" w14:textId="77777777" w:rsidR="000C2B31" w:rsidRPr="00BA1179" w:rsidRDefault="000C2B31" w:rsidP="000C2B31">
            <w:pPr>
              <w:pStyle w:val="TableText"/>
            </w:pPr>
            <w:r w:rsidRPr="00BA1179">
              <w:t>Spatial grid domain</w:t>
            </w:r>
          </w:p>
        </w:tc>
      </w:tr>
      <w:tr w:rsidR="000C2B31" w:rsidRPr="00BA1179" w14:paraId="1997178D" w14:textId="77777777" w:rsidTr="007E2D02">
        <w:trPr>
          <w:trHeight w:val="20"/>
        </w:trPr>
        <w:tc>
          <w:tcPr>
            <w:tcW w:w="1057" w:type="pct"/>
          </w:tcPr>
          <w:p w14:paraId="65FAB518" w14:textId="77777777" w:rsidR="000C2B31" w:rsidRPr="00BA1179"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G</m:t>
                    </m:r>
                  </m:e>
                  <m:sub>
                    <m:r>
                      <w:rPr>
                        <w:rFonts w:ascii="Cambria Math" w:hAnsi="Cambria Math"/>
                      </w:rPr>
                      <m:t>k</m:t>
                    </m:r>
                  </m:sub>
                  <m:sup>
                    <m:r>
                      <m:rPr>
                        <m:sty m:val="p"/>
                      </m:rPr>
                      <w:rPr>
                        <w:rFonts w:ascii="Cambria Math" w:hAnsi="Cambria Math"/>
                      </w:rPr>
                      <m:t>+</m:t>
                    </m:r>
                  </m:sup>
                </m:sSubSup>
              </m:oMath>
            </m:oMathPara>
          </w:p>
        </w:tc>
        <w:tc>
          <w:tcPr>
            <w:tcW w:w="3943" w:type="pct"/>
          </w:tcPr>
          <w:p w14:paraId="5E024ED5" w14:textId="77777777" w:rsidR="000C2B31" w:rsidRPr="00BA1179" w:rsidRDefault="000C2B31" w:rsidP="000C2B31">
            <w:pPr>
              <w:pStyle w:val="TableText"/>
            </w:pPr>
            <w:r w:rsidRPr="00BA1179">
              <w:t>Active domain at step k: burning or fire-threatened cells</w:t>
            </w:r>
          </w:p>
        </w:tc>
      </w:tr>
      <w:tr w:rsidR="000C2B31" w:rsidRPr="00BA1179" w14:paraId="50F129C2" w14:textId="77777777" w:rsidTr="007E2D02">
        <w:trPr>
          <w:trHeight w:val="20"/>
        </w:trPr>
        <w:tc>
          <w:tcPr>
            <w:tcW w:w="1057" w:type="pct"/>
          </w:tcPr>
          <w:p w14:paraId="546F2B5A" w14:textId="77777777" w:rsidR="000C2B31" w:rsidRPr="00BA1179" w:rsidRDefault="000C2B31" w:rsidP="000C2B31">
            <w:pPr>
              <w:pStyle w:val="TableText"/>
            </w:pPr>
            <m:oMathPara>
              <m:oMath>
                <m:r>
                  <w:rPr>
                    <w:rFonts w:ascii="Cambria Math" w:hAnsi="Cambria Math"/>
                  </w:rPr>
                  <m:t>N</m:t>
                </m:r>
              </m:oMath>
            </m:oMathPara>
          </w:p>
        </w:tc>
        <w:tc>
          <w:tcPr>
            <w:tcW w:w="3943" w:type="pct"/>
          </w:tcPr>
          <w:p w14:paraId="47DEFF33" w14:textId="77777777" w:rsidR="000C2B31" w:rsidRPr="00BA1179" w:rsidRDefault="000C2B31" w:rsidP="000C2B31">
            <w:pPr>
              <w:pStyle w:val="TableText"/>
            </w:pPr>
            <w:r w:rsidRPr="00BA1179">
              <w:t>Total number of operational regions / local agents</w:t>
            </w:r>
          </w:p>
        </w:tc>
      </w:tr>
      <w:tr w:rsidR="000C2B31" w:rsidRPr="00BA1179" w14:paraId="26D16926" w14:textId="77777777" w:rsidTr="007E2D02">
        <w:trPr>
          <w:trHeight w:val="20"/>
        </w:trPr>
        <w:tc>
          <w:tcPr>
            <w:tcW w:w="1057" w:type="pct"/>
          </w:tcPr>
          <w:p w14:paraId="4EDBD656"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62BA796E" w14:textId="77777777" w:rsidR="000C2B31" w:rsidRPr="00BA1179" w:rsidRDefault="000C2B31" w:rsidP="000C2B31">
            <w:pPr>
              <w:pStyle w:val="TableText"/>
            </w:pPr>
            <w:r w:rsidRPr="00BA1179">
              <w:t>Number of grid cells along the horizontal axis</w:t>
            </w:r>
          </w:p>
        </w:tc>
      </w:tr>
      <w:tr w:rsidR="000C2B31" w:rsidRPr="00BA1179" w14:paraId="1565BBBA" w14:textId="77777777" w:rsidTr="007E2D02">
        <w:trPr>
          <w:trHeight w:val="20"/>
        </w:trPr>
        <w:tc>
          <w:tcPr>
            <w:tcW w:w="1057" w:type="pct"/>
          </w:tcPr>
          <w:p w14:paraId="4ABB97C4"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19BA268D" w14:textId="77777777" w:rsidR="000C2B31" w:rsidRPr="00BA1179" w:rsidRDefault="000C2B31" w:rsidP="000C2B31">
            <w:pPr>
              <w:pStyle w:val="TableText"/>
            </w:pPr>
            <w:r w:rsidRPr="00BA1179">
              <w:t>Number of grid cells along the vertical axis</w:t>
            </w:r>
          </w:p>
        </w:tc>
      </w:tr>
      <w:tr w:rsidR="000C2B31" w:rsidRPr="00BA1179" w14:paraId="735EE4E4" w14:textId="77777777" w:rsidTr="007E2D02">
        <w:trPr>
          <w:trHeight w:val="20"/>
        </w:trPr>
        <w:tc>
          <w:tcPr>
            <w:tcW w:w="1057" w:type="pct"/>
          </w:tcPr>
          <w:p w14:paraId="7ADF9380" w14:textId="77777777" w:rsidR="000C2B31" w:rsidRPr="00BA1179"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E2A99E5" w14:textId="77777777" w:rsidR="000C2B31" w:rsidRPr="00BA1179" w:rsidRDefault="000C2B31" w:rsidP="000C2B31">
            <w:pPr>
              <w:pStyle w:val="TableText"/>
            </w:pPr>
            <w:r w:rsidRPr="00BA1179">
              <w:t>8-connected neighborhood</w:t>
            </w:r>
          </w:p>
        </w:tc>
      </w:tr>
      <w:tr w:rsidR="000C2B31" w:rsidRPr="00BA1179" w14:paraId="0898A948" w14:textId="77777777" w:rsidTr="007E2D02">
        <w:trPr>
          <w:trHeight w:val="20"/>
        </w:trPr>
        <w:tc>
          <w:tcPr>
            <w:tcW w:w="1057" w:type="pct"/>
          </w:tcPr>
          <w:p w14:paraId="1A800507" w14:textId="77777777" w:rsidR="000C2B31" w:rsidRPr="00BA1179"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N</m:t>
                    </m:r>
                  </m:e>
                  <m:sup>
                    <m:r>
                      <w:rPr>
                        <w:rFonts w:ascii="Cambria Math" w:hAnsi="Cambria Math"/>
                      </w:rPr>
                      <m:t>δ</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4D9D4F" w14:textId="582BD908" w:rsidR="000C2B31" w:rsidRPr="00BA1179" w:rsidRDefault="000C2B31" w:rsidP="000C2B31">
            <w:pPr>
              <w:pStyle w:val="TableText"/>
            </w:pPr>
            <w:r w:rsidRPr="00BA1179">
              <w:t xml:space="preserve">Set of cells within radius δ of cell </w:t>
            </w:r>
            <m:oMath>
              <m:r>
                <w:rPr>
                  <w:rFonts w:ascii="Cambria Math" w:hAnsi="Cambria Math"/>
                </w:rPr>
                <m:t>(x,y)</m:t>
              </m:r>
            </m:oMath>
          </w:p>
        </w:tc>
      </w:tr>
      <w:tr w:rsidR="000C2B31" w:rsidRPr="00BA1179" w14:paraId="6B2AAF4B" w14:textId="77777777" w:rsidTr="007E2D02">
        <w:trPr>
          <w:trHeight w:val="20"/>
        </w:trPr>
        <w:tc>
          <w:tcPr>
            <w:tcW w:w="1057" w:type="pct"/>
          </w:tcPr>
          <w:p w14:paraId="63A2F0DE" w14:textId="77777777" w:rsidR="000C2B31" w:rsidRPr="00BA1179" w:rsidRDefault="000C2B31" w:rsidP="000C2B31">
            <w:pPr>
              <w:pStyle w:val="TableText"/>
            </w:pPr>
            <m:oMathPara>
              <m:oMath>
                <m:r>
                  <w:rPr>
                    <w:rFonts w:ascii="Cambria Math" w:hAnsi="Cambria Math"/>
                  </w:rPr>
                  <m:t>Ω</m:t>
                </m:r>
              </m:oMath>
            </m:oMathPara>
          </w:p>
        </w:tc>
        <w:tc>
          <w:tcPr>
            <w:tcW w:w="3943" w:type="pct"/>
          </w:tcPr>
          <w:p w14:paraId="7CFF59F3" w14:textId="77777777" w:rsidR="000C2B31" w:rsidRPr="00BA1179" w:rsidRDefault="000C2B31" w:rsidP="000C2B31">
            <w:pPr>
              <w:pStyle w:val="TableText"/>
            </w:pPr>
            <w:r w:rsidRPr="00BA1179">
              <w:t>Full spatial domain</w:t>
            </w:r>
          </w:p>
        </w:tc>
      </w:tr>
      <w:tr w:rsidR="000C2B31" w:rsidRPr="00BA1179" w14:paraId="0FE1AEF8" w14:textId="77777777" w:rsidTr="007E2D02">
        <w:trPr>
          <w:trHeight w:val="20"/>
        </w:trPr>
        <w:tc>
          <w:tcPr>
            <w:tcW w:w="1057" w:type="pct"/>
          </w:tcPr>
          <w:p w14:paraId="5F93BF5D"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Ω</m:t>
                    </m:r>
                  </m:e>
                  <m:sub>
                    <m:r>
                      <w:rPr>
                        <w:rFonts w:ascii="Cambria Math" w:hAnsi="Cambria Math"/>
                      </w:rPr>
                      <m:t>i</m:t>
                    </m:r>
                  </m:sub>
                </m:sSub>
              </m:oMath>
            </m:oMathPara>
          </w:p>
        </w:tc>
        <w:tc>
          <w:tcPr>
            <w:tcW w:w="3943" w:type="pct"/>
          </w:tcPr>
          <w:p w14:paraId="42213B03" w14:textId="464203E4" w:rsidR="000C2B31" w:rsidRPr="00BA1179" w:rsidRDefault="000C2B31" w:rsidP="000C2B31">
            <w:pPr>
              <w:pStyle w:val="TableText"/>
            </w:pPr>
            <w:r w:rsidRPr="00BA1179">
              <w:t>Operational region of agent i</w:t>
            </w:r>
          </w:p>
        </w:tc>
      </w:tr>
      <w:tr w:rsidR="000C2B31" w:rsidRPr="00BA1179" w14:paraId="52FFA42B" w14:textId="77777777" w:rsidTr="007E2D02">
        <w:trPr>
          <w:trHeight w:val="20"/>
        </w:trPr>
        <w:tc>
          <w:tcPr>
            <w:tcW w:w="1057" w:type="pct"/>
          </w:tcPr>
          <w:p w14:paraId="60022181"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CCC41A8" w14:textId="77777777" w:rsidR="000C2B31" w:rsidRPr="00BA1179" w:rsidRDefault="000C2B31" w:rsidP="000C2B31">
            <w:pPr>
              <w:pStyle w:val="TableText"/>
            </w:pPr>
            <w:r w:rsidRPr="00BA1179">
              <w:t>Wildfire system state over spatial grid at time step k</w:t>
            </w:r>
          </w:p>
        </w:tc>
      </w:tr>
      <w:tr w:rsidR="000C2B31" w:rsidRPr="00BA1179" w14:paraId="3F1D39A4" w14:textId="77777777" w:rsidTr="007E2D02">
        <w:trPr>
          <w:trHeight w:val="20"/>
        </w:trPr>
        <w:tc>
          <w:tcPr>
            <w:tcW w:w="5000" w:type="pct"/>
            <w:gridSpan w:val="2"/>
          </w:tcPr>
          <w:p w14:paraId="12897A15" w14:textId="77777777" w:rsidR="000C2B31" w:rsidRPr="00BA1179" w:rsidRDefault="000C2B31" w:rsidP="000C2B31">
            <w:pPr>
              <w:pStyle w:val="TableText"/>
              <w:rPr>
                <w:b/>
                <w:bCs/>
              </w:rPr>
            </w:pPr>
            <w:r w:rsidRPr="00BA1179">
              <w:rPr>
                <w:b/>
                <w:bCs/>
              </w:rPr>
              <w:t>9. Decision Support System (DSS) Variables</w:t>
            </w:r>
          </w:p>
        </w:tc>
      </w:tr>
      <w:tr w:rsidR="000C2B31" w:rsidRPr="00BA1179" w14:paraId="2681F277" w14:textId="77777777" w:rsidTr="007E2D02">
        <w:trPr>
          <w:trHeight w:val="20"/>
        </w:trPr>
        <w:tc>
          <w:tcPr>
            <w:tcW w:w="1057" w:type="pct"/>
          </w:tcPr>
          <w:p w14:paraId="5F392364"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m:oMathPara>
          </w:p>
        </w:tc>
        <w:tc>
          <w:tcPr>
            <w:tcW w:w="3943" w:type="pct"/>
          </w:tcPr>
          <w:p w14:paraId="2E0F92DD" w14:textId="77777777" w:rsidR="000C2B31" w:rsidRPr="00BA1179" w:rsidRDefault="000C2B31" w:rsidP="000C2B31">
            <w:pPr>
              <w:pStyle w:val="TableText"/>
            </w:pPr>
            <w:r w:rsidRPr="00BA1179">
              <w:t>Global coordination and spatial field assembly operator</w:t>
            </w:r>
          </w:p>
        </w:tc>
      </w:tr>
      <w:tr w:rsidR="000C2B31" w:rsidRPr="00BA1179" w14:paraId="3772CBD9" w14:textId="77777777" w:rsidTr="007E2D02">
        <w:trPr>
          <w:trHeight w:val="20"/>
        </w:trPr>
        <w:tc>
          <w:tcPr>
            <w:tcW w:w="1057" w:type="pct"/>
          </w:tcPr>
          <w:p w14:paraId="623F9253" w14:textId="77777777" w:rsidR="000C2B31" w:rsidRPr="00BA1179"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DSS</m:t>
                    </m:r>
                  </m:sub>
                  <m:sup>
                    <m:r>
                      <w:rPr>
                        <w:rFonts w:ascii="Cambria Math" w:hAnsi="Cambria Math"/>
                      </w:rPr>
                      <m:t>sp</m:t>
                    </m:r>
                  </m:sup>
                </m:sSubSup>
              </m:oMath>
            </m:oMathPara>
          </w:p>
        </w:tc>
        <w:tc>
          <w:tcPr>
            <w:tcW w:w="3943" w:type="pct"/>
          </w:tcPr>
          <w:p w14:paraId="3BDD64DA" w14:textId="77777777" w:rsidR="000C2B31" w:rsidRPr="00BA1179" w:rsidRDefault="000C2B31" w:rsidP="000C2B31">
            <w:pPr>
              <w:pStyle w:val="TableText"/>
            </w:pPr>
            <w:r w:rsidRPr="00BA1179">
              <w:t>Spatial assembly operator for regional intervention fields</w:t>
            </w:r>
          </w:p>
        </w:tc>
      </w:tr>
      <w:tr w:rsidR="000C2B31" w:rsidRPr="00BA1179" w14:paraId="27E9B5E4" w14:textId="77777777" w:rsidTr="007E2D02">
        <w:trPr>
          <w:trHeight w:val="20"/>
        </w:trPr>
        <w:tc>
          <w:tcPr>
            <w:tcW w:w="1057" w:type="pct"/>
          </w:tcPr>
          <w:p w14:paraId="3329AD24" w14:textId="1EB1D01E" w:rsidR="000C2B31" w:rsidRPr="00BA1179" w:rsidRDefault="00000000" w:rsidP="000C2B31">
            <w:pPr>
              <w:pStyle w:val="TableText"/>
              <w:rPr>
                <w:rFonts w:cs="Arial"/>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sev,k</m:t>
                    </m:r>
                  </m:sub>
                </m:sSub>
              </m:oMath>
            </m:oMathPara>
          </w:p>
        </w:tc>
        <w:tc>
          <w:tcPr>
            <w:tcW w:w="3943" w:type="pct"/>
          </w:tcPr>
          <w:p w14:paraId="60E40D93" w14:textId="2689E31F" w:rsidR="000C2B31" w:rsidRPr="00BA1179" w:rsidRDefault="000C2B31" w:rsidP="000C2B31">
            <w:pPr>
              <w:pStyle w:val="TableText"/>
            </w:pPr>
            <w:r w:rsidRPr="00BA1179">
              <w:t>Mean operational severity</w:t>
            </w:r>
          </w:p>
        </w:tc>
      </w:tr>
      <w:tr w:rsidR="000C2B31" w:rsidRPr="00BA1179" w14:paraId="2EEE5D17" w14:textId="77777777" w:rsidTr="007E2D02">
        <w:trPr>
          <w:trHeight w:val="20"/>
        </w:trPr>
        <w:tc>
          <w:tcPr>
            <w:tcW w:w="1057" w:type="pct"/>
          </w:tcPr>
          <w:p w14:paraId="4A0316B4"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738ACD2E" w14:textId="77777777" w:rsidR="000C2B31" w:rsidRPr="00BA1179" w:rsidRDefault="000C2B31" w:rsidP="000C2B31">
            <w:pPr>
              <w:pStyle w:val="TableText"/>
            </w:pPr>
            <w:r w:rsidRPr="00BA1179">
              <w:t>Contextual input set</w:t>
            </w:r>
          </w:p>
        </w:tc>
      </w:tr>
      <w:tr w:rsidR="000C2B31" w:rsidRPr="00BA1179" w14:paraId="35CA6EF1" w14:textId="77777777" w:rsidTr="007E2D02">
        <w:trPr>
          <w:trHeight w:val="20"/>
        </w:trPr>
        <w:tc>
          <w:tcPr>
            <w:tcW w:w="1057" w:type="pct"/>
          </w:tcPr>
          <w:p w14:paraId="09760D1B" w14:textId="77777777" w:rsidR="000C2B31" w:rsidRPr="00BA1179"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0E17ECE" w14:textId="77777777" w:rsidR="000C2B31" w:rsidRPr="00BA1179" w:rsidRDefault="000C2B31" w:rsidP="000C2B31">
            <w:pPr>
              <w:pStyle w:val="TableText"/>
            </w:pPr>
            <w:r w:rsidRPr="00BA1179">
              <w:t>UI-modified decision-context set at step k</w:t>
            </w:r>
          </w:p>
        </w:tc>
      </w:tr>
      <w:tr w:rsidR="000C2B31" w:rsidRPr="00BA1179" w14:paraId="66161265" w14:textId="77777777" w:rsidTr="007E2D02">
        <w:trPr>
          <w:trHeight w:val="20"/>
        </w:trPr>
        <w:tc>
          <w:tcPr>
            <w:tcW w:w="1057" w:type="pct"/>
          </w:tcPr>
          <w:p w14:paraId="320EDFAE"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7FA7DEAA" w14:textId="77777777" w:rsidR="000C2B31" w:rsidRPr="00BA1179" w:rsidRDefault="000C2B31" w:rsidP="000C2B31">
            <w:pPr>
              <w:pStyle w:val="TableText"/>
            </w:pPr>
            <w:r w:rsidRPr="00BA1179">
              <w:t>External input set</w:t>
            </w:r>
          </w:p>
        </w:tc>
      </w:tr>
      <w:tr w:rsidR="000C2B31" w:rsidRPr="00BA1179" w14:paraId="04EE2AA4" w14:textId="77777777" w:rsidTr="007E2D02">
        <w:trPr>
          <w:trHeight w:val="20"/>
        </w:trPr>
        <w:tc>
          <w:tcPr>
            <w:tcW w:w="1057" w:type="pct"/>
          </w:tcPr>
          <w:p w14:paraId="77CCA998" w14:textId="77777777" w:rsidR="000C2B31" w:rsidRPr="00BA1179"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0193248F" w14:textId="77777777" w:rsidR="000C2B31" w:rsidRPr="00BA1179" w:rsidRDefault="000C2B31" w:rsidP="000C2B31">
            <w:pPr>
              <w:pStyle w:val="TableText"/>
            </w:pPr>
            <w:r w:rsidRPr="00BA1179">
              <w:t>UI-modified external input set at step k</w:t>
            </w:r>
          </w:p>
        </w:tc>
      </w:tr>
      <w:tr w:rsidR="000C2B31" w:rsidRPr="00BA1179" w14:paraId="68E7A3BF" w14:textId="77777777" w:rsidTr="007E2D02">
        <w:trPr>
          <w:trHeight w:val="20"/>
        </w:trPr>
        <w:tc>
          <w:tcPr>
            <w:tcW w:w="1057" w:type="pct"/>
          </w:tcPr>
          <w:p w14:paraId="71412B56" w14:textId="711CC4E8" w:rsidR="000C2B31" w:rsidRPr="00BA1179" w:rsidRDefault="00000000" w:rsidP="000C2B31">
            <w:pPr>
              <w:pStyle w:val="TableText"/>
              <w:rPr>
                <w:rFonts w:cs="Arial"/>
              </w:rP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d>
                  <m:dPr>
                    <m:ctrlPr>
                      <w:rPr>
                        <w:rFonts w:ascii="Cambria Math" w:hAnsi="Cambria Math"/>
                      </w:rPr>
                    </m:ctrlPr>
                  </m:dPr>
                  <m:e>
                    <m:r>
                      <w:rPr>
                        <w:rFonts w:ascii="Cambria Math" w:hAnsi="Cambria Math"/>
                      </w:rPr>
                      <m:t>x,y</m:t>
                    </m:r>
                  </m:e>
                </m:d>
              </m:oMath>
            </m:oMathPara>
          </w:p>
        </w:tc>
        <w:tc>
          <w:tcPr>
            <w:tcW w:w="3943" w:type="pct"/>
          </w:tcPr>
          <w:p w14:paraId="6C2880F2" w14:textId="19A1B800" w:rsidR="000C2B31" w:rsidRPr="00BA1179" w:rsidRDefault="000C2B31" w:rsidP="000C2B31">
            <w:pPr>
              <w:pStyle w:val="TableText"/>
            </w:pPr>
            <w:r w:rsidRPr="00BA1179">
              <w:t xml:space="preserve">Audit record tuple at time step k and cell </w:t>
            </w:r>
            <m:oMath>
              <m:r>
                <w:rPr>
                  <w:rFonts w:ascii="Cambria Math" w:hAnsi="Cambria Math"/>
                </w:rPr>
                <m:t>(x,y)</m:t>
              </m:r>
            </m:oMath>
          </w:p>
        </w:tc>
      </w:tr>
      <w:tr w:rsidR="000C2B31" w:rsidRPr="00BA1179" w14:paraId="61C642EC" w14:textId="77777777" w:rsidTr="007E2D02">
        <w:trPr>
          <w:trHeight w:val="20"/>
        </w:trPr>
        <w:tc>
          <w:tcPr>
            <w:tcW w:w="1057" w:type="pct"/>
          </w:tcPr>
          <w:p w14:paraId="2110ADBB" w14:textId="084A4A34" w:rsidR="000C2B31" w:rsidRPr="00BA1179"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R</m:t>
                    </m:r>
                  </m:e>
                  <m:sub>
                    <m:r>
                      <w:rPr>
                        <w:rFonts w:ascii="Cambria Math" w:hAnsi="Cambria Math"/>
                      </w:rPr>
                      <m:t>m</m:t>
                    </m:r>
                  </m:sub>
                  <m:sup>
                    <m:r>
                      <w:rPr>
                        <w:rFonts w:ascii="Cambria Math" w:hAnsi="Cambria Math"/>
                      </w:rPr>
                      <m:t>*</m:t>
                    </m:r>
                  </m:sup>
                </m:sSubSup>
                <m:d>
                  <m:dPr>
                    <m:ctrlPr>
                      <w:rPr>
                        <w:rFonts w:ascii="Cambria Math" w:hAnsi="Cambria Math"/>
                      </w:rPr>
                    </m:ctrlPr>
                  </m:dPr>
                  <m:e>
                    <m:r>
                      <w:rPr>
                        <w:rFonts w:ascii="Cambria Math" w:hAnsi="Cambria Math"/>
                      </w:rPr>
                      <m:t>x,y</m:t>
                    </m:r>
                  </m:e>
                </m:d>
              </m:oMath>
            </m:oMathPara>
          </w:p>
        </w:tc>
        <w:tc>
          <w:tcPr>
            <w:tcW w:w="3943" w:type="pct"/>
          </w:tcPr>
          <w:p w14:paraId="17E5B10F" w14:textId="250D744D" w:rsidR="000C2B31" w:rsidRPr="00BA1179" w:rsidRDefault="000C2B31" w:rsidP="000C2B31">
            <w:pPr>
              <w:pStyle w:val="TableText"/>
            </w:pPr>
            <w:r w:rsidRPr="00BA1179">
              <w:t>Dominant explanation rule for intervention type m</w:t>
            </w:r>
          </w:p>
        </w:tc>
      </w:tr>
      <w:tr w:rsidR="000C2B31" w:rsidRPr="00BA1179" w14:paraId="54345FB6" w14:textId="77777777" w:rsidTr="007E2D02">
        <w:trPr>
          <w:trHeight w:val="20"/>
        </w:trPr>
        <w:tc>
          <w:tcPr>
            <w:tcW w:w="1057" w:type="pct"/>
          </w:tcPr>
          <w:p w14:paraId="3FE67AE5"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80573B3" w14:textId="77777777" w:rsidR="000C2B31" w:rsidRPr="00BA1179" w:rsidRDefault="000C2B31" w:rsidP="000C2B31">
            <w:pPr>
              <w:pStyle w:val="TableText"/>
            </w:pPr>
            <w:r w:rsidRPr="00BA1179">
              <w:t>DSS-generated intervention input parameters</w:t>
            </w:r>
          </w:p>
        </w:tc>
      </w:tr>
      <w:tr w:rsidR="000C2B31" w:rsidRPr="00BA1179" w14:paraId="0005D25D" w14:textId="77777777" w:rsidTr="007E2D02">
        <w:trPr>
          <w:trHeight w:val="20"/>
        </w:trPr>
        <w:tc>
          <w:tcPr>
            <w:tcW w:w="1057" w:type="pct"/>
          </w:tcPr>
          <w:p w14:paraId="32D3330D" w14:textId="12141B66" w:rsidR="000C2B31" w:rsidRPr="00BA1179"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6B5A3DE8" w14:textId="22136B79" w:rsidR="000C2B31" w:rsidRPr="00BA1179" w:rsidRDefault="000C2B31" w:rsidP="000C2B31">
            <w:pPr>
              <w:pStyle w:val="TableText"/>
            </w:pPr>
            <w:r w:rsidRPr="00BA1179">
              <w:t xml:space="preserve">Regional intervention output from agent </w:t>
            </w:r>
            <m:oMath>
              <m:r>
                <w:rPr>
                  <w:rFonts w:ascii="Cambria Math" w:hAnsi="Cambria Math"/>
                </w:rPr>
                <m:t>i</m:t>
              </m:r>
            </m:oMath>
          </w:p>
        </w:tc>
      </w:tr>
      <w:tr w:rsidR="000C2B31" w:rsidRPr="00BA1179" w14:paraId="3B9B39C5" w14:textId="77777777" w:rsidTr="007E2D02">
        <w:trPr>
          <w:trHeight w:val="20"/>
        </w:trPr>
        <w:tc>
          <w:tcPr>
            <w:tcW w:w="1057" w:type="pct"/>
          </w:tcPr>
          <w:p w14:paraId="46F0EA90" w14:textId="496EFD75" w:rsidR="000C2B31" w:rsidRPr="00BA1179"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236382BC" w14:textId="41FE5C47" w:rsidR="000C2B31" w:rsidRPr="00BA1179" w:rsidRDefault="000C2B31" w:rsidP="000C2B31">
            <w:pPr>
              <w:pStyle w:val="TableText"/>
            </w:pPr>
            <w:r w:rsidRPr="00BA1179">
              <w:t>Per-intervention-type global intervention field</w:t>
            </w:r>
          </w:p>
        </w:tc>
      </w:tr>
      <w:tr w:rsidR="000C2B31" w:rsidRPr="00BA1179" w14:paraId="3DF838C6" w14:textId="77777777" w:rsidTr="007E2D02">
        <w:trPr>
          <w:trHeight w:val="20"/>
        </w:trPr>
        <w:tc>
          <w:tcPr>
            <w:tcW w:w="1057" w:type="pct"/>
          </w:tcPr>
          <w:p w14:paraId="4785F172" w14:textId="5626E369" w:rsidR="000C2B31" w:rsidRPr="00BA1179"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788C6B2B" w14:textId="2CEF2842" w:rsidR="000C2B31" w:rsidRPr="00BA1179" w:rsidRDefault="000C2B31" w:rsidP="000C2B31">
            <w:pPr>
              <w:pStyle w:val="TableText"/>
            </w:pPr>
            <w:r w:rsidRPr="00BA1179">
              <w:t>Final intervention field after decision acceptance or fail-safe attenuation</w:t>
            </w:r>
          </w:p>
        </w:tc>
      </w:tr>
      <w:tr w:rsidR="000C2B31" w:rsidRPr="00BA1179" w14:paraId="520998D3" w14:textId="77777777" w:rsidTr="007E2D02">
        <w:trPr>
          <w:trHeight w:val="20"/>
        </w:trPr>
        <w:tc>
          <w:tcPr>
            <w:tcW w:w="1057" w:type="pct"/>
          </w:tcPr>
          <w:p w14:paraId="6B0C1594" w14:textId="6DE84224" w:rsidR="000C2B31" w:rsidRPr="00BA1179" w:rsidRDefault="00000000" w:rsidP="000C2B31">
            <w:pPr>
              <w:pStyle w:val="TableText"/>
              <w:rPr>
                <w:rFonts w:cs="Arial"/>
              </w:rPr>
            </w:pPr>
            <m:oMathPara>
              <m:oMath>
                <m:sSub>
                  <m:sSubPr>
                    <m:ctrlPr>
                      <w:rPr>
                        <w:rFonts w:ascii="Cambria Math" w:hAnsi="Cambria Math"/>
                      </w:rPr>
                    </m:ctrlPr>
                  </m:sSubPr>
                  <m:e>
                    <m:r>
                      <w:rPr>
                        <w:rFonts w:ascii="Cambria Math" w:hAnsi="Cambria Math"/>
                      </w:rPr>
                      <m:t>U</m:t>
                    </m:r>
                  </m:e>
                  <m:sub>
                    <m:r>
                      <w:rPr>
                        <w:rFonts w:ascii="Cambria Math" w:hAnsi="Cambria Math"/>
                      </w:rPr>
                      <m:t>safe,k</m:t>
                    </m:r>
                  </m:sub>
                </m:sSub>
                <m:d>
                  <m:dPr>
                    <m:ctrlPr>
                      <w:rPr>
                        <w:rFonts w:ascii="Cambria Math" w:hAnsi="Cambria Math"/>
                      </w:rPr>
                    </m:ctrlPr>
                  </m:dPr>
                  <m:e>
                    <m:r>
                      <w:rPr>
                        <w:rFonts w:ascii="Cambria Math" w:hAnsi="Cambria Math"/>
                      </w:rPr>
                      <m:t>x,y</m:t>
                    </m:r>
                  </m:e>
                </m:d>
              </m:oMath>
            </m:oMathPara>
          </w:p>
        </w:tc>
        <w:tc>
          <w:tcPr>
            <w:tcW w:w="3943" w:type="pct"/>
          </w:tcPr>
          <w:p w14:paraId="49A4CAEC" w14:textId="023E5AF0" w:rsidR="000C2B31" w:rsidRPr="00BA1179" w:rsidRDefault="000C2B31" w:rsidP="000C2B31">
            <w:pPr>
              <w:pStyle w:val="TableText"/>
            </w:pPr>
            <w:r w:rsidRPr="00BA1179">
              <w:t>Conservative baseline intervention under fail-safe policy</w:t>
            </w:r>
          </w:p>
        </w:tc>
      </w:tr>
      <w:tr w:rsidR="000C2B31" w:rsidRPr="00BA1179" w14:paraId="6682A864" w14:textId="77777777" w:rsidTr="007E2D02">
        <w:trPr>
          <w:trHeight w:val="20"/>
        </w:trPr>
        <w:tc>
          <w:tcPr>
            <w:tcW w:w="1057" w:type="pct"/>
          </w:tcPr>
          <w:p w14:paraId="7848A01B"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15332798" w14:textId="77777777" w:rsidR="000C2B31" w:rsidRPr="00BA1179" w:rsidRDefault="000C2B31" w:rsidP="000C2B31">
            <w:pPr>
              <w:pStyle w:val="TableText"/>
            </w:pPr>
            <w:r w:rsidRPr="00BA1179">
              <w:t>Feasible intervention space</w:t>
            </w:r>
          </w:p>
        </w:tc>
      </w:tr>
      <w:tr w:rsidR="000C2B31" w:rsidRPr="00BA1179" w14:paraId="489ECF60" w14:textId="77777777" w:rsidTr="007E2D02">
        <w:trPr>
          <w:trHeight w:val="20"/>
        </w:trPr>
        <w:tc>
          <w:tcPr>
            <w:tcW w:w="1057" w:type="pct"/>
          </w:tcPr>
          <w:p w14:paraId="3D82EAAE"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271F3B2" w14:textId="77777777" w:rsidR="000C2B31" w:rsidRPr="00BA1179" w:rsidRDefault="000C2B31" w:rsidP="000C2B31">
            <w:pPr>
              <w:pStyle w:val="TableText"/>
            </w:pPr>
            <w:r w:rsidRPr="00BA1179">
              <w:t>Ignition input</w:t>
            </w:r>
          </w:p>
        </w:tc>
      </w:tr>
      <w:tr w:rsidR="000C2B31" w:rsidRPr="00BA1179" w14:paraId="119ADC31" w14:textId="77777777" w:rsidTr="007E2D02">
        <w:trPr>
          <w:trHeight w:val="20"/>
        </w:trPr>
        <w:tc>
          <w:tcPr>
            <w:tcW w:w="1057" w:type="pct"/>
          </w:tcPr>
          <w:p w14:paraId="0F867C4E"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355B7B6D" w14:textId="77777777" w:rsidR="000C2B31" w:rsidRPr="00BA1179" w:rsidRDefault="000C2B31" w:rsidP="000C2B31">
            <w:pPr>
              <w:pStyle w:val="TableText"/>
            </w:pPr>
            <w:r w:rsidRPr="00BA1179">
              <w:t>Multi-criteria decision quality score</w:t>
            </w:r>
          </w:p>
        </w:tc>
      </w:tr>
      <w:tr w:rsidR="00556EAC" w:rsidRPr="00BA1179" w14:paraId="313A3769" w14:textId="77777777" w:rsidTr="00CC29C7">
        <w:trPr>
          <w:trHeight w:val="20"/>
        </w:trPr>
        <w:tc>
          <w:tcPr>
            <w:tcW w:w="1057" w:type="pct"/>
          </w:tcPr>
          <w:p w14:paraId="70CA87E0" w14:textId="0AA2168A" w:rsidR="00556EAC" w:rsidRPr="00BA1179" w:rsidRDefault="00000000" w:rsidP="00CC29C7">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24CB95B0" w14:textId="77777777" w:rsidR="00556EAC" w:rsidRPr="00BA1179" w:rsidRDefault="00556EAC" w:rsidP="00CC29C7">
            <w:pPr>
              <w:pStyle w:val="TableText"/>
            </w:pPr>
            <w:r w:rsidRPr="00BA1179">
              <w:t>Regional decision-support mapping</w:t>
            </w:r>
          </w:p>
        </w:tc>
      </w:tr>
      <w:tr w:rsidR="000C2B31" w:rsidRPr="00BA1179" w14:paraId="1FBB8CC1" w14:textId="77777777" w:rsidTr="007E2D02">
        <w:trPr>
          <w:trHeight w:val="20"/>
        </w:trPr>
        <w:tc>
          <w:tcPr>
            <w:tcW w:w="1057" w:type="pct"/>
          </w:tcPr>
          <w:p w14:paraId="0E6C9AF1"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m</m:t>
                    </m:r>
                  </m:sub>
                </m:sSub>
              </m:oMath>
            </m:oMathPara>
          </w:p>
        </w:tc>
        <w:tc>
          <w:tcPr>
            <w:tcW w:w="3943" w:type="pct"/>
          </w:tcPr>
          <w:p w14:paraId="7780B563" w14:textId="77777777" w:rsidR="000C2B31" w:rsidRPr="00BA1179" w:rsidRDefault="000C2B31" w:rsidP="000C2B31">
            <w:pPr>
              <w:pStyle w:val="TableText"/>
            </w:pPr>
            <w:r w:rsidRPr="00BA1179">
              <w:t>Local decision mapping for intervention type m</w:t>
            </w:r>
          </w:p>
        </w:tc>
      </w:tr>
      <w:tr w:rsidR="000C2B31" w:rsidRPr="00BA1179" w14:paraId="12A439F7" w14:textId="77777777" w:rsidTr="007E2D02">
        <w:trPr>
          <w:trHeight w:val="20"/>
        </w:trPr>
        <w:tc>
          <w:tcPr>
            <w:tcW w:w="1057" w:type="pct"/>
          </w:tcPr>
          <w:p w14:paraId="6C2E3096" w14:textId="0E42DBDD" w:rsidR="000C2B31" w:rsidRPr="00BA1179" w:rsidRDefault="00000000" w:rsidP="000C2B31">
            <w:pPr>
              <w:pStyle w:val="TableText"/>
              <w:rPr>
                <w:rFonts w:cs="Arial"/>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ρ</m:t>
                        </m:r>
                      </m:e>
                    </m:acc>
                  </m:e>
                  <m:sub>
                    <m:r>
                      <w:rPr>
                        <w:rFonts w:ascii="Cambria Math" w:hAnsi="Cambria Math"/>
                      </w:rPr>
                      <m:t>k</m:t>
                    </m:r>
                  </m:sub>
                </m:sSub>
              </m:oMath>
            </m:oMathPara>
          </w:p>
        </w:tc>
        <w:tc>
          <w:tcPr>
            <w:tcW w:w="3943" w:type="pct"/>
          </w:tcPr>
          <w:p w14:paraId="430ADBEF" w14:textId="76354C18" w:rsidR="000C2B31" w:rsidRPr="00BA1179" w:rsidRDefault="000C2B31" w:rsidP="000C2B31">
            <w:pPr>
              <w:pStyle w:val="TableText"/>
            </w:pPr>
            <w:r w:rsidRPr="00BA1179">
              <w:t>Mean observation confidence overactive domain</w:t>
            </w:r>
          </w:p>
        </w:tc>
      </w:tr>
      <w:tr w:rsidR="000C2B31" w:rsidRPr="00BA1179" w14:paraId="49E21354" w14:textId="77777777" w:rsidTr="007E2D02">
        <w:trPr>
          <w:trHeight w:val="20"/>
        </w:trPr>
        <w:tc>
          <w:tcPr>
            <w:tcW w:w="1057" w:type="pct"/>
          </w:tcPr>
          <w:p w14:paraId="333B9667" w14:textId="3AABAE64" w:rsidR="000C2B31" w:rsidRPr="00BA1179" w:rsidRDefault="00000000" w:rsidP="000C2B31">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1005CEFA" w14:textId="674E1442" w:rsidR="000C2B31" w:rsidRPr="00BA1179" w:rsidRDefault="000C2B31" w:rsidP="000C2B31">
            <w:pPr>
              <w:pStyle w:val="TableText"/>
            </w:pPr>
            <w:r w:rsidRPr="00BA1179">
              <w:t>Mean resource sufficiency ratio</w:t>
            </w:r>
          </w:p>
        </w:tc>
      </w:tr>
      <w:tr w:rsidR="000C2B31" w:rsidRPr="00BA1179" w14:paraId="54F23B68" w14:textId="77777777" w:rsidTr="007E2D02">
        <w:trPr>
          <w:trHeight w:val="20"/>
        </w:trPr>
        <w:tc>
          <w:tcPr>
            <w:tcW w:w="1057" w:type="pct"/>
          </w:tcPr>
          <w:p w14:paraId="79139044"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927DD4" w14:textId="77777777" w:rsidR="000C2B31" w:rsidRPr="00BA1179" w:rsidRDefault="000C2B31" w:rsidP="000C2B31">
            <w:pPr>
              <w:pStyle w:val="TableText"/>
            </w:pPr>
            <w:r w:rsidRPr="00BA1179">
              <w:t>Resource parameter perturbation applied by operator</w:t>
            </w:r>
          </w:p>
        </w:tc>
      </w:tr>
      <w:tr w:rsidR="000C2B31" w:rsidRPr="00BA1179" w14:paraId="1DE9706C" w14:textId="77777777" w:rsidTr="007E2D02">
        <w:trPr>
          <w:trHeight w:val="20"/>
        </w:trPr>
        <w:tc>
          <w:tcPr>
            <w:tcW w:w="1057" w:type="pct"/>
          </w:tcPr>
          <w:p w14:paraId="6BDDD554"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4DDB79" w14:textId="77777777" w:rsidR="000C2B31" w:rsidRPr="00BA1179" w:rsidRDefault="000C2B31" w:rsidP="000C2B31">
            <w:pPr>
              <w:pStyle w:val="TableText"/>
            </w:pPr>
            <w:r w:rsidRPr="00BA1179">
              <w:t>Ignition perturbation applied by operator</w:t>
            </w:r>
          </w:p>
        </w:tc>
      </w:tr>
      <w:tr w:rsidR="000C2B31" w:rsidRPr="00BA1179" w14:paraId="4D620A36" w14:textId="77777777" w:rsidTr="007E2D02">
        <w:trPr>
          <w:trHeight w:val="20"/>
        </w:trPr>
        <w:tc>
          <w:tcPr>
            <w:tcW w:w="1057" w:type="pct"/>
          </w:tcPr>
          <w:p w14:paraId="1F8AB34E"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270D8989" w14:textId="77777777" w:rsidR="000C2B31" w:rsidRPr="00BA1179" w:rsidRDefault="000C2B31" w:rsidP="000C2B31">
            <w:pPr>
              <w:pStyle w:val="TableText"/>
            </w:pPr>
            <w:r w:rsidRPr="00BA1179">
              <w:t>User interaction operator</w:t>
            </w:r>
          </w:p>
        </w:tc>
      </w:tr>
      <w:tr w:rsidR="000C2B31" w:rsidRPr="00BA1179" w14:paraId="084C0D64" w14:textId="77777777" w:rsidTr="003A590E">
        <w:trPr>
          <w:trHeight w:val="20"/>
        </w:trPr>
        <w:tc>
          <w:tcPr>
            <w:tcW w:w="1057" w:type="pct"/>
          </w:tcPr>
          <w:p w14:paraId="49D057F5"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3943" w:type="pct"/>
          </w:tcPr>
          <w:p w14:paraId="58CB3F66" w14:textId="77777777" w:rsidR="000C2B31" w:rsidRPr="00BA1179" w:rsidRDefault="000C2B31" w:rsidP="000C2B31">
            <w:pPr>
              <w:pStyle w:val="TableText"/>
            </w:pPr>
            <w:r w:rsidRPr="00BA1179">
              <w:t>Decision satisfaction threshold</w:t>
            </w:r>
          </w:p>
        </w:tc>
      </w:tr>
      <w:tr w:rsidR="000C2B31" w:rsidRPr="00BA1179" w14:paraId="2F784C76" w14:textId="77777777" w:rsidTr="007E2D02">
        <w:trPr>
          <w:trHeight w:val="20"/>
        </w:trPr>
        <w:tc>
          <w:tcPr>
            <w:tcW w:w="1057" w:type="pct"/>
          </w:tcPr>
          <w:p w14:paraId="4BB0EE20" w14:textId="1BAE2E5E" w:rsidR="000C2B31" w:rsidRPr="00BA1179" w:rsidRDefault="00000000" w:rsidP="000C2B31">
            <w:pPr>
              <w:pStyle w:val="TableText"/>
              <w:rPr>
                <w:rFonts w:cs="Arial"/>
              </w:rPr>
            </w:pPr>
            <m:oMathPara>
              <m:oMath>
                <m:sSub>
                  <m:sSubPr>
                    <m:ctrlPr>
                      <w:rPr>
                        <w:rFonts w:ascii="Cambria Math" w:hAnsi="Cambria Math"/>
                      </w:rPr>
                    </m:ctrlPr>
                  </m:sSubPr>
                  <m:e>
                    <m:r>
                      <w:rPr>
                        <w:rFonts w:ascii="Cambria Math" w:hAnsi="Cambria Math"/>
                      </w:rPr>
                      <m:t>η</m:t>
                    </m:r>
                  </m:e>
                  <m:sub>
                    <m:r>
                      <w:rPr>
                        <w:rFonts w:ascii="Cambria Math" w:hAnsi="Cambria Math"/>
                      </w:rPr>
                      <m:t>min</m:t>
                    </m:r>
                  </m:sub>
                </m:sSub>
              </m:oMath>
            </m:oMathPara>
          </w:p>
        </w:tc>
        <w:tc>
          <w:tcPr>
            <w:tcW w:w="3943" w:type="pct"/>
          </w:tcPr>
          <w:p w14:paraId="5DAC20EF" w14:textId="04358FBD" w:rsidR="000C2B31" w:rsidRPr="00BA1179" w:rsidRDefault="000C2B31" w:rsidP="000C2B31">
            <w:pPr>
              <w:pStyle w:val="TableText"/>
            </w:pPr>
            <w:r w:rsidRPr="00BA1179">
              <w:t>Lower bound of adaptive satisfaction threshold</w:t>
            </w:r>
          </w:p>
        </w:tc>
      </w:tr>
      <w:tr w:rsidR="000C2B31" w:rsidRPr="00BA1179" w14:paraId="4EF21420" w14:textId="77777777" w:rsidTr="007E2D02">
        <w:trPr>
          <w:trHeight w:val="20"/>
        </w:trPr>
        <w:tc>
          <w:tcPr>
            <w:tcW w:w="1057" w:type="pct"/>
          </w:tcPr>
          <w:p w14:paraId="51F85C31" w14:textId="15D7F2FF" w:rsidR="000C2B31" w:rsidRPr="00BA1179" w:rsidRDefault="00000000" w:rsidP="000C2B31">
            <w:pPr>
              <w:pStyle w:val="TableText"/>
              <w:rPr>
                <w:rFonts w:cs="Arial"/>
              </w:rPr>
            </w:pPr>
            <m:oMathPara>
              <m:oMath>
                <m:sSub>
                  <m:sSubPr>
                    <m:ctrlPr>
                      <w:rPr>
                        <w:rFonts w:ascii="Cambria Math" w:hAnsi="Cambria Math"/>
                      </w:rPr>
                    </m:ctrlPr>
                  </m:sSubPr>
                  <m:e>
                    <m:r>
                      <w:rPr>
                        <w:rFonts w:ascii="Cambria Math" w:hAnsi="Cambria Math"/>
                      </w:rPr>
                      <m:t>η</m:t>
                    </m:r>
                  </m:e>
                  <m:sub>
                    <m:r>
                      <w:rPr>
                        <w:rFonts w:ascii="Cambria Math" w:hAnsi="Cambria Math"/>
                      </w:rPr>
                      <m:t>max</m:t>
                    </m:r>
                  </m:sub>
                </m:sSub>
              </m:oMath>
            </m:oMathPara>
          </w:p>
        </w:tc>
        <w:tc>
          <w:tcPr>
            <w:tcW w:w="3943" w:type="pct"/>
          </w:tcPr>
          <w:p w14:paraId="3FF5ACC7" w14:textId="1891CFFE" w:rsidR="000C2B31" w:rsidRPr="00BA1179" w:rsidRDefault="000C2B31" w:rsidP="000C2B31">
            <w:pPr>
              <w:pStyle w:val="TableText"/>
            </w:pPr>
            <w:r w:rsidRPr="00BA1179">
              <w:t>Upper bound of adaptive satisfaction threshold</w:t>
            </w:r>
          </w:p>
        </w:tc>
      </w:tr>
      <w:tr w:rsidR="000C2B31" w:rsidRPr="00BA1179" w14:paraId="5568A004" w14:textId="77777777" w:rsidTr="007E2D02">
        <w:trPr>
          <w:trHeight w:val="20"/>
        </w:trPr>
        <w:tc>
          <w:tcPr>
            <w:tcW w:w="1057" w:type="pct"/>
          </w:tcPr>
          <w:p w14:paraId="75B73EDF" w14:textId="69B46A3C" w:rsidR="000C2B31" w:rsidRPr="00BA1179" w:rsidRDefault="00000000" w:rsidP="000C2B31">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1F3EA1A" w14:textId="495C7E0D" w:rsidR="000C2B31" w:rsidRPr="00BA1179" w:rsidRDefault="000C2B31" w:rsidP="000C2B31">
            <w:pPr>
              <w:pStyle w:val="TableText"/>
            </w:pPr>
            <w:r w:rsidRPr="00BA1179">
              <w:t>Decision attenuation coefficient (fail-safe blending weight)</w:t>
            </w:r>
          </w:p>
        </w:tc>
      </w:tr>
      <w:tr w:rsidR="000C2B31" w:rsidRPr="00BA1179" w14:paraId="014416AC" w14:textId="77777777" w:rsidTr="007E2D02">
        <w:trPr>
          <w:trHeight w:val="20"/>
        </w:trPr>
        <w:tc>
          <w:tcPr>
            <w:tcW w:w="5000" w:type="pct"/>
            <w:gridSpan w:val="2"/>
          </w:tcPr>
          <w:p w14:paraId="280C7729" w14:textId="77777777" w:rsidR="000C2B31" w:rsidRPr="00BA1179" w:rsidRDefault="000C2B31" w:rsidP="000C2B31">
            <w:pPr>
              <w:pStyle w:val="TableText"/>
              <w:rPr>
                <w:b/>
                <w:bCs/>
              </w:rPr>
            </w:pPr>
            <w:r w:rsidRPr="00BA1179">
              <w:rPr>
                <w:b/>
                <w:bCs/>
              </w:rPr>
              <w:t>10. Fuzzy Logic Variables</w:t>
            </w:r>
          </w:p>
        </w:tc>
      </w:tr>
      <w:tr w:rsidR="000C2B31" w:rsidRPr="00BA1179" w14:paraId="080EA8E2" w14:textId="77777777" w:rsidTr="007E2D02">
        <w:trPr>
          <w:trHeight w:val="20"/>
        </w:trPr>
        <w:tc>
          <w:tcPr>
            <w:tcW w:w="1057" w:type="pct"/>
          </w:tcPr>
          <w:p w14:paraId="2C266F7F"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599018A7" w14:textId="77777777" w:rsidR="000C2B31" w:rsidRPr="00BA1179" w:rsidRDefault="000C2B31" w:rsidP="000C2B31">
            <w:pPr>
              <w:pStyle w:val="TableText"/>
            </w:pPr>
            <w:r w:rsidRPr="00BA1179">
              <w:t>Number of situational concepts</w:t>
            </w:r>
          </w:p>
        </w:tc>
      </w:tr>
      <w:tr w:rsidR="000C2B31" w:rsidRPr="00BA1179" w14:paraId="0A410580" w14:textId="77777777" w:rsidTr="007E2D02">
        <w:trPr>
          <w:trHeight w:val="20"/>
        </w:trPr>
        <w:tc>
          <w:tcPr>
            <w:tcW w:w="1057" w:type="pct"/>
          </w:tcPr>
          <w:p w14:paraId="3571989B"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feat</m:t>
                    </m:r>
                  </m:sub>
                </m:sSub>
              </m:oMath>
            </m:oMathPara>
          </w:p>
        </w:tc>
        <w:tc>
          <w:tcPr>
            <w:tcW w:w="3943" w:type="pct"/>
          </w:tcPr>
          <w:p w14:paraId="61F8361E" w14:textId="77777777" w:rsidR="000C2B31" w:rsidRPr="00BA1179" w:rsidRDefault="000C2B31" w:rsidP="000C2B31">
            <w:pPr>
              <w:pStyle w:val="TableText"/>
            </w:pPr>
            <w:r w:rsidRPr="00BA1179">
              <w:t>Number of input features</w:t>
            </w:r>
          </w:p>
        </w:tc>
      </w:tr>
      <w:tr w:rsidR="000C2B31" w:rsidRPr="00BA1179" w14:paraId="0DB66D64" w14:textId="77777777" w:rsidTr="007E2D02">
        <w:trPr>
          <w:trHeight w:val="20"/>
        </w:trPr>
        <w:tc>
          <w:tcPr>
            <w:tcW w:w="1057" w:type="pct"/>
          </w:tcPr>
          <w:p w14:paraId="7B7CC8DA"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μ</m:t>
                    </m:r>
                  </m:sub>
                </m:sSub>
              </m:oMath>
            </m:oMathPara>
          </w:p>
        </w:tc>
        <w:tc>
          <w:tcPr>
            <w:tcW w:w="3943" w:type="pct"/>
          </w:tcPr>
          <w:p w14:paraId="7D324CBA" w14:textId="77777777" w:rsidR="000C2B31" w:rsidRPr="00BA1179" w:rsidRDefault="000C2B31" w:rsidP="000C2B31">
            <w:pPr>
              <w:pStyle w:val="TableText"/>
            </w:pPr>
            <w:r w:rsidRPr="00BA1179">
              <w:t>Number of linguistic terms per fuzzy variable</w:t>
            </w:r>
          </w:p>
        </w:tc>
      </w:tr>
      <w:tr w:rsidR="000C2B31" w:rsidRPr="00BA1179" w14:paraId="6CAC996D" w14:textId="77777777" w:rsidTr="007E2D02">
        <w:trPr>
          <w:trHeight w:val="20"/>
        </w:trPr>
        <w:tc>
          <w:tcPr>
            <w:tcW w:w="1057" w:type="pct"/>
          </w:tcPr>
          <w:p w14:paraId="2A8F4582" w14:textId="77777777" w:rsidR="000C2B31" w:rsidRPr="00BA1179"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R</m:t>
                    </m:r>
                  </m:e>
                  <m:sup>
                    <m:r>
                      <w:rPr>
                        <w:rFonts w:ascii="Cambria Math" w:hAnsi="Cambria Math"/>
                      </w:rPr>
                      <m:t>concept</m:t>
                    </m:r>
                  </m:sup>
                </m:sSup>
              </m:oMath>
            </m:oMathPara>
          </w:p>
        </w:tc>
        <w:tc>
          <w:tcPr>
            <w:tcW w:w="3943" w:type="pct"/>
          </w:tcPr>
          <w:p w14:paraId="556A5E32" w14:textId="77777777" w:rsidR="000C2B31" w:rsidRPr="00BA1179" w:rsidRDefault="000C2B31" w:rsidP="000C2B31">
            <w:pPr>
              <w:pStyle w:val="TableText"/>
            </w:pPr>
            <w:r w:rsidRPr="00BA1179">
              <w:t>Max rule base size with concept abstraction</w:t>
            </w:r>
          </w:p>
        </w:tc>
      </w:tr>
      <w:tr w:rsidR="000C2B31" w:rsidRPr="00BA1179" w14:paraId="55EA23D5" w14:textId="77777777" w:rsidTr="007E2D02">
        <w:trPr>
          <w:trHeight w:val="20"/>
        </w:trPr>
        <w:tc>
          <w:tcPr>
            <w:tcW w:w="1057" w:type="pct"/>
          </w:tcPr>
          <w:p w14:paraId="3486CEB4" w14:textId="77777777" w:rsidR="000C2B31" w:rsidRPr="00BA1179"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R</m:t>
                    </m:r>
                  </m:e>
                  <m:sup>
                    <m:r>
                      <w:rPr>
                        <w:rFonts w:ascii="Cambria Math" w:hAnsi="Cambria Math"/>
                      </w:rPr>
                      <m:t>direct</m:t>
                    </m:r>
                  </m:sup>
                </m:sSup>
              </m:oMath>
            </m:oMathPara>
          </w:p>
        </w:tc>
        <w:tc>
          <w:tcPr>
            <w:tcW w:w="3943" w:type="pct"/>
          </w:tcPr>
          <w:p w14:paraId="32B49CA5" w14:textId="77777777" w:rsidR="000C2B31" w:rsidRPr="00BA1179" w:rsidRDefault="000C2B31" w:rsidP="000C2B31">
            <w:pPr>
              <w:pStyle w:val="TableText"/>
            </w:pPr>
            <w:r w:rsidRPr="00BA1179">
              <w:t>Max rule base size without concept abstraction</w:t>
            </w:r>
          </w:p>
        </w:tc>
      </w:tr>
      <w:tr w:rsidR="000C2B31" w:rsidRPr="00BA1179" w14:paraId="293BDEE0" w14:textId="77777777" w:rsidTr="007E2D02">
        <w:trPr>
          <w:trHeight w:val="20"/>
        </w:trPr>
        <w:tc>
          <w:tcPr>
            <w:tcW w:w="1057" w:type="pct"/>
          </w:tcPr>
          <w:p w14:paraId="126D7D92" w14:textId="77777777" w:rsidR="000C2B31" w:rsidRPr="00BA1179" w:rsidRDefault="000C2B31" w:rsidP="000C2B31">
            <w:pPr>
              <w:pStyle w:val="TableText"/>
            </w:pPr>
            <m:oMathPara>
              <m:oMath>
                <m:r>
                  <w:rPr>
                    <w:rFonts w:ascii="Cambria Math" w:hAnsi="Cambria Math"/>
                  </w:rPr>
                  <m:t>κ</m:t>
                </m:r>
              </m:oMath>
            </m:oMathPara>
          </w:p>
        </w:tc>
        <w:tc>
          <w:tcPr>
            <w:tcW w:w="3943" w:type="pct"/>
          </w:tcPr>
          <w:p w14:paraId="0D76FFB1" w14:textId="77777777" w:rsidR="000C2B31" w:rsidRPr="00BA1179" w:rsidRDefault="000C2B31" w:rsidP="000C2B31">
            <w:pPr>
              <w:pStyle w:val="TableText"/>
            </w:pPr>
            <w:r w:rsidRPr="00BA1179">
              <w:t>Rule complexity reduction ratio</w:t>
            </w:r>
          </w:p>
        </w:tc>
      </w:tr>
      <w:tr w:rsidR="000C2B31" w:rsidRPr="00BA1179" w14:paraId="1131C93E" w14:textId="77777777" w:rsidTr="007E2D02">
        <w:trPr>
          <w:trHeight w:val="20"/>
        </w:trPr>
        <w:tc>
          <w:tcPr>
            <w:tcW w:w="1057" w:type="pct"/>
          </w:tcPr>
          <w:p w14:paraId="78E20C57" w14:textId="77777777" w:rsidR="000C2B31" w:rsidRPr="00BA1179" w:rsidRDefault="00000000" w:rsidP="000C2B31">
            <w:pPr>
              <w:pStyle w:val="TableText"/>
            </w:pPr>
            <m:oMathPara>
              <m:oMath>
                <m:sSubSup>
                  <m:sSubSupPr>
                    <m:ctrlPr>
                      <w:rPr>
                        <w:rFonts w:ascii="Cambria Math" w:hAnsi="Cambria Math"/>
                      </w:rPr>
                    </m:ctrlPr>
                  </m:sSubSupPr>
                  <m:e>
                    <m:r>
                      <m:rPr>
                        <m:sty m:val="bi"/>
                      </m:rPr>
                      <w:rPr>
                        <w:rFonts w:ascii="Cambria Math" w:hAnsi="Cambria Math"/>
                      </w:rPr>
                      <m:t>c</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3006510" w14:textId="77777777" w:rsidR="000C2B31" w:rsidRPr="00BA1179" w:rsidRDefault="000C2B31" w:rsidP="000C2B31">
            <w:pPr>
              <w:pStyle w:val="TableText"/>
            </w:pPr>
            <w:r w:rsidRPr="00BA1179">
              <w:t>Concept vector at time step k</w:t>
            </w:r>
          </w:p>
        </w:tc>
      </w:tr>
      <w:tr w:rsidR="000C2B31" w:rsidRPr="00BA1179" w14:paraId="7557D0EE" w14:textId="77777777" w:rsidTr="007E2D02">
        <w:trPr>
          <w:trHeight w:val="20"/>
        </w:trPr>
        <w:tc>
          <w:tcPr>
            <w:tcW w:w="1057" w:type="pct"/>
          </w:tcPr>
          <w:p w14:paraId="68244904" w14:textId="4732C12D" w:rsidR="000C2B31" w:rsidRPr="00BA1179" w:rsidRDefault="00000000" w:rsidP="000C2B31">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c</m:t>
                        </m:r>
                      </m:e>
                    </m:acc>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53120507" w14:textId="0129B198" w:rsidR="000C2B31" w:rsidRPr="00BA1179" w:rsidRDefault="000C2B31" w:rsidP="000C2B31">
            <w:pPr>
              <w:pStyle w:val="TableText"/>
            </w:pPr>
            <w:r w:rsidRPr="00BA1179">
              <w:t>Confidence-gated concept vector</w:t>
            </w:r>
          </w:p>
        </w:tc>
      </w:tr>
      <w:tr w:rsidR="000C2B31" w:rsidRPr="00BA1179" w14:paraId="17019C36" w14:textId="77777777" w:rsidTr="007E2D02">
        <w:trPr>
          <w:trHeight w:val="20"/>
        </w:trPr>
        <w:tc>
          <w:tcPr>
            <w:tcW w:w="1057" w:type="pct"/>
          </w:tcPr>
          <w:p w14:paraId="3E020C5E"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h</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FA13881" w14:textId="77777777" w:rsidR="000C2B31" w:rsidRPr="00BA1179" w:rsidRDefault="000C2B31" w:rsidP="000C2B31">
            <w:pPr>
              <w:pStyle w:val="TableText"/>
            </w:pPr>
            <w:r w:rsidRPr="00BA1179">
              <w:t>Concept vector component (h-th concept at time step k)</w:t>
            </w:r>
          </w:p>
        </w:tc>
      </w:tr>
      <w:tr w:rsidR="000C2B31" w:rsidRPr="00BA1179" w14:paraId="2406E27E" w14:textId="77777777" w:rsidTr="007E2D02">
        <w:trPr>
          <w:trHeight w:val="20"/>
        </w:trPr>
        <w:tc>
          <w:tcPr>
            <w:tcW w:w="1057" w:type="pct"/>
          </w:tcPr>
          <w:p w14:paraId="6C0CD3E1" w14:textId="4D00C2B6" w:rsidR="000C2B31" w:rsidRPr="00BA1179" w:rsidRDefault="00000000" w:rsidP="000C2B31">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k,h</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4329574C" w14:textId="1CE28803" w:rsidR="000C2B31" w:rsidRPr="00BA1179" w:rsidRDefault="000C2B31" w:rsidP="000C2B31">
            <w:pPr>
              <w:pStyle w:val="TableText"/>
            </w:pPr>
            <w:r w:rsidRPr="00BA1179">
              <w:t xml:space="preserve">Confidence-gated concept value for concept </w:t>
            </w:r>
            <m:oMath>
              <m:r>
                <w:rPr>
                  <w:rFonts w:ascii="Cambria Math" w:hAnsi="Cambria Math"/>
                </w:rPr>
                <m:t>h</m:t>
              </m:r>
            </m:oMath>
            <w:r w:rsidRPr="00BA1179">
              <w:t xml:space="preserve">, region </w:t>
            </w:r>
            <m:oMath>
              <m:r>
                <w:rPr>
                  <w:rFonts w:ascii="Cambria Math" w:hAnsi="Cambria Math"/>
                </w:rPr>
                <m:t>i</m:t>
              </m:r>
            </m:oMath>
          </w:p>
        </w:tc>
      </w:tr>
      <w:tr w:rsidR="000C2B31" w:rsidRPr="00BA1179" w14:paraId="0CEB1DB7" w14:textId="77777777" w:rsidTr="007E2D02">
        <w:trPr>
          <w:trHeight w:val="20"/>
        </w:trPr>
        <w:tc>
          <w:tcPr>
            <w:tcW w:w="1057" w:type="pct"/>
          </w:tcPr>
          <w:p w14:paraId="43D7E657" w14:textId="3383F765" w:rsidR="000C2B31" w:rsidRPr="00BA1179"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c</m:t>
                    </m:r>
                  </m:e>
                  <m:sub>
                    <m:r>
                      <w:rPr>
                        <w:rFonts w:ascii="Cambria Math" w:hAnsi="Cambria Math"/>
                      </w:rPr>
                      <m:t>prior,h</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4CAC66A8" w14:textId="68B6BEDF" w:rsidR="000C2B31" w:rsidRPr="00BA1179" w:rsidRDefault="000C2B31" w:rsidP="000C2B31">
            <w:pPr>
              <w:pStyle w:val="TableText"/>
            </w:pPr>
            <w:r w:rsidRPr="00BA1179">
              <w:t>Concept prior: persistence-based estimate from previous step</w:t>
            </w:r>
          </w:p>
        </w:tc>
      </w:tr>
      <w:tr w:rsidR="000C2B31" w:rsidRPr="00BA1179" w14:paraId="7FE83B16" w14:textId="77777777" w:rsidTr="007E2D02">
        <w:trPr>
          <w:trHeight w:val="20"/>
        </w:trPr>
        <w:tc>
          <w:tcPr>
            <w:tcW w:w="1057" w:type="pct"/>
          </w:tcPr>
          <w:p w14:paraId="33D27419"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2BBCAA91" w14:textId="44574C7F" w:rsidR="000C2B31" w:rsidRPr="00BA1179" w:rsidRDefault="000C2B31" w:rsidP="000C2B31">
            <w:pPr>
              <w:pStyle w:val="TableText"/>
            </w:pPr>
            <w:r w:rsidRPr="00BA1179">
              <w:t xml:space="preserve">Membership matrix for region </w:t>
            </w:r>
            <m:oMath>
              <m:r>
                <w:rPr>
                  <w:rFonts w:ascii="Cambria Math" w:hAnsi="Cambria Math"/>
                </w:rPr>
                <m:t>i</m:t>
              </m:r>
            </m:oMath>
            <w:r w:rsidRPr="00BA1179">
              <w:t xml:space="preserve"> at step k</w:t>
            </w:r>
          </w:p>
        </w:tc>
      </w:tr>
      <w:tr w:rsidR="000C2B31" w:rsidRPr="00BA1179" w14:paraId="20FF61F8" w14:textId="77777777" w:rsidTr="007E2D02">
        <w:trPr>
          <w:trHeight w:val="20"/>
        </w:trPr>
        <w:tc>
          <w:tcPr>
            <w:tcW w:w="1057" w:type="pct"/>
          </w:tcPr>
          <w:p w14:paraId="0B2FC6F6"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42F08A88" w14:textId="77777777" w:rsidR="000C2B31" w:rsidRPr="00BA1179" w:rsidRDefault="000C2B31" w:rsidP="000C2B31">
            <w:pPr>
              <w:pStyle w:val="TableText"/>
            </w:pPr>
            <w:r w:rsidRPr="00BA1179">
              <w:t>Membership degree</w:t>
            </w:r>
          </w:p>
        </w:tc>
      </w:tr>
      <w:tr w:rsidR="000C2B31" w:rsidRPr="00BA1179" w14:paraId="1AB8029C" w14:textId="77777777" w:rsidTr="007E2D02">
        <w:trPr>
          <w:trHeight w:val="20"/>
        </w:trPr>
        <w:tc>
          <w:tcPr>
            <w:tcW w:w="1057" w:type="pct"/>
          </w:tcPr>
          <w:p w14:paraId="005E236A"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S</m:t>
                    </m:r>
                  </m:e>
                  <m:sub>
                    <m:r>
                      <w:rPr>
                        <w:rFonts w:ascii="Cambria Math" w:hAnsi="Cambria Math"/>
                      </w:rPr>
                      <m:t>h</m:t>
                    </m:r>
                  </m:sub>
                </m:sSub>
              </m:oMath>
            </m:oMathPara>
          </w:p>
        </w:tc>
        <w:tc>
          <w:tcPr>
            <w:tcW w:w="3943" w:type="pct"/>
          </w:tcPr>
          <w:p w14:paraId="36815574" w14:textId="36BE3D46" w:rsidR="000C2B31" w:rsidRPr="00BA1179" w:rsidRDefault="000C2B31" w:rsidP="000C2B31">
            <w:pPr>
              <w:pStyle w:val="TableText"/>
            </w:pPr>
            <w:r w:rsidRPr="00BA1179">
              <w:t xml:space="preserve">Index set of </w:t>
            </w:r>
            <m:oMath>
              <m:r>
                <w:rPr>
                  <w:rFonts w:ascii="Cambria Math" w:hAnsi="Cambria Math"/>
                </w:rPr>
                <m:t>(n,l)</m:t>
              </m:r>
            </m:oMath>
            <w:r w:rsidRPr="00BA1179">
              <w:t xml:space="preserve"> membership pairs contributing to concept h</w:t>
            </w:r>
          </w:p>
        </w:tc>
      </w:tr>
      <w:tr w:rsidR="000C2B31" w:rsidRPr="00BA1179" w14:paraId="052C0824" w14:textId="77777777" w:rsidTr="007E2D02">
        <w:trPr>
          <w:trHeight w:val="20"/>
        </w:trPr>
        <w:tc>
          <w:tcPr>
            <w:tcW w:w="1057" w:type="pct"/>
          </w:tcPr>
          <w:p w14:paraId="2048D6C4"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2563EA9B" w14:textId="2ED1CC9D" w:rsidR="000C2B31" w:rsidRPr="00BA1179" w:rsidRDefault="000C2B31" w:rsidP="000C2B31">
            <w:pPr>
              <w:pStyle w:val="TableText"/>
            </w:pPr>
            <w:r w:rsidRPr="00BA1179">
              <w:t>Singleton consequent value for rule R</w:t>
            </w:r>
          </w:p>
        </w:tc>
      </w:tr>
      <w:tr w:rsidR="000C2B31" w:rsidRPr="00BA1179" w14:paraId="01EAC46E" w14:textId="77777777" w:rsidTr="007E2D02">
        <w:trPr>
          <w:trHeight w:val="20"/>
        </w:trPr>
        <w:tc>
          <w:tcPr>
            <w:tcW w:w="1057" w:type="pct"/>
          </w:tcPr>
          <w:p w14:paraId="0540F9AA"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28B6A528" w14:textId="77777777" w:rsidR="000C2B31" w:rsidRPr="00BA1179" w:rsidRDefault="000C2B31" w:rsidP="000C2B31">
            <w:pPr>
              <w:pStyle w:val="TableText"/>
            </w:pPr>
            <w:r w:rsidRPr="00BA1179">
              <w:t>Activation strength of rule R = min over antecedent membership degrees</w:t>
            </w:r>
          </w:p>
        </w:tc>
      </w:tr>
      <w:tr w:rsidR="000C2B31" w:rsidRPr="00BA1179" w14:paraId="60B5CC13" w14:textId="77777777" w:rsidTr="007E2D02">
        <w:trPr>
          <w:trHeight w:val="20"/>
        </w:trPr>
        <w:tc>
          <w:tcPr>
            <w:tcW w:w="1057" w:type="pct"/>
          </w:tcPr>
          <w:p w14:paraId="267E5BB9"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Sub>
              </m:oMath>
            </m:oMathPara>
          </w:p>
        </w:tc>
        <w:tc>
          <w:tcPr>
            <w:tcW w:w="3943" w:type="pct"/>
          </w:tcPr>
          <w:p w14:paraId="58917EAE" w14:textId="77777777" w:rsidR="000C2B31" w:rsidRPr="00BA1179" w:rsidRDefault="000C2B31" w:rsidP="000C2B31">
            <w:pPr>
              <w:pStyle w:val="TableText"/>
            </w:pPr>
            <w:r w:rsidRPr="00BA1179">
              <w:t>Weight assigned to (n,l) membership pair contributing to concept h</w:t>
            </w:r>
          </w:p>
        </w:tc>
      </w:tr>
      <w:tr w:rsidR="000C2B31" w:rsidRPr="00BA1179" w14:paraId="2AE38694" w14:textId="77777777" w:rsidTr="007E2D02">
        <w:trPr>
          <w:trHeight w:val="20"/>
        </w:trPr>
        <w:tc>
          <w:tcPr>
            <w:tcW w:w="1057" w:type="pct"/>
          </w:tcPr>
          <w:p w14:paraId="3962E033"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213FE291" w14:textId="01865AFC" w:rsidR="000C2B31" w:rsidRPr="00BA1179" w:rsidRDefault="000C2B31" w:rsidP="000C2B31">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0C2B31" w:rsidRPr="00BA1179" w14:paraId="723A40CF" w14:textId="77777777" w:rsidTr="007E2D02">
        <w:trPr>
          <w:trHeight w:val="20"/>
        </w:trPr>
        <w:tc>
          <w:tcPr>
            <w:tcW w:w="5000" w:type="pct"/>
            <w:gridSpan w:val="2"/>
          </w:tcPr>
          <w:p w14:paraId="2B1C2814" w14:textId="77777777" w:rsidR="000C2B31" w:rsidRPr="00BA1179" w:rsidRDefault="000C2B31" w:rsidP="000C2B31">
            <w:pPr>
              <w:pStyle w:val="TableText"/>
              <w:rPr>
                <w:b/>
                <w:bCs/>
              </w:rPr>
            </w:pPr>
            <w:r w:rsidRPr="00BA1179">
              <w:rPr>
                <w:b/>
                <w:bCs/>
              </w:rPr>
              <w:t>11. Functions / Mappings</w:t>
            </w:r>
          </w:p>
        </w:tc>
      </w:tr>
      <w:tr w:rsidR="000C2B31" w:rsidRPr="00BA1179" w14:paraId="6CF7119A" w14:textId="77777777" w:rsidTr="007E2D02">
        <w:trPr>
          <w:trHeight w:val="20"/>
        </w:trPr>
        <w:tc>
          <w:tcPr>
            <w:tcW w:w="1057" w:type="pct"/>
          </w:tcPr>
          <w:p w14:paraId="3FD53238"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agg</m:t>
                    </m:r>
                  </m:sub>
                </m:sSub>
              </m:oMath>
            </m:oMathPara>
          </w:p>
        </w:tc>
        <w:tc>
          <w:tcPr>
            <w:tcW w:w="3943" w:type="pct"/>
          </w:tcPr>
          <w:p w14:paraId="70F47345" w14:textId="77777777" w:rsidR="000C2B31" w:rsidRPr="00BA1179" w:rsidRDefault="000C2B31" w:rsidP="000C2B31">
            <w:pPr>
              <w:pStyle w:val="TableText"/>
            </w:pPr>
            <w:r w:rsidRPr="00BA1179">
              <w:t>Action aggregation function</w:t>
            </w:r>
          </w:p>
        </w:tc>
      </w:tr>
      <w:tr w:rsidR="000C2B31" w:rsidRPr="00BA1179" w14:paraId="64B47C55" w14:textId="77777777" w:rsidTr="007E2D02">
        <w:trPr>
          <w:trHeight w:val="20"/>
        </w:trPr>
        <w:tc>
          <w:tcPr>
            <w:tcW w:w="1057" w:type="pct"/>
          </w:tcPr>
          <w:p w14:paraId="5D6B44BE"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concept</m:t>
                    </m:r>
                    <m:r>
                      <m:rPr>
                        <m:sty m:val="p"/>
                      </m:rPr>
                      <w:rPr>
                        <w:rFonts w:ascii="Cambria Math" w:hAnsi="Cambria Math"/>
                      </w:rPr>
                      <m:t>,</m:t>
                    </m:r>
                    <m:r>
                      <w:rPr>
                        <w:rFonts w:ascii="Cambria Math" w:hAnsi="Cambria Math"/>
                      </w:rPr>
                      <m:t>h</m:t>
                    </m:r>
                  </m:sub>
                </m:sSub>
              </m:oMath>
            </m:oMathPara>
          </w:p>
        </w:tc>
        <w:tc>
          <w:tcPr>
            <w:tcW w:w="3943" w:type="pct"/>
          </w:tcPr>
          <w:p w14:paraId="77391A57" w14:textId="77777777" w:rsidR="000C2B31" w:rsidRPr="00BA1179" w:rsidRDefault="000C2B31" w:rsidP="000C2B31">
            <w:pPr>
              <w:pStyle w:val="TableText"/>
            </w:pPr>
            <w:r w:rsidRPr="00BA1179">
              <w:t>Concept construction mapping</w:t>
            </w:r>
          </w:p>
        </w:tc>
      </w:tr>
      <w:tr w:rsidR="000C2B31" w:rsidRPr="00BA1179" w14:paraId="01AD63FF" w14:textId="77777777" w:rsidTr="007E2D02">
        <w:trPr>
          <w:trHeight w:val="20"/>
        </w:trPr>
        <w:tc>
          <w:tcPr>
            <w:tcW w:w="1057" w:type="pct"/>
          </w:tcPr>
          <w:p w14:paraId="7B12A51D"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eval</m:t>
                    </m:r>
                  </m:sub>
                </m:sSub>
              </m:oMath>
            </m:oMathPara>
          </w:p>
        </w:tc>
        <w:tc>
          <w:tcPr>
            <w:tcW w:w="3943" w:type="pct"/>
          </w:tcPr>
          <w:p w14:paraId="15553A61" w14:textId="77777777" w:rsidR="000C2B31" w:rsidRPr="00BA1179" w:rsidRDefault="000C2B31" w:rsidP="000C2B31">
            <w:pPr>
              <w:pStyle w:val="TableText"/>
            </w:pPr>
            <w:r w:rsidRPr="00BA1179">
              <w:t>Multi-criteria decision evaluation function</w:t>
            </w:r>
          </w:p>
        </w:tc>
      </w:tr>
      <w:tr w:rsidR="000C2B31" w:rsidRPr="00BA1179" w14:paraId="618CCDC3" w14:textId="77777777" w:rsidTr="007E2D02">
        <w:trPr>
          <w:trHeight w:val="20"/>
        </w:trPr>
        <w:tc>
          <w:tcPr>
            <w:tcW w:w="1057" w:type="pct"/>
          </w:tcPr>
          <w:p w14:paraId="73E1EF6C"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feat</m:t>
                    </m:r>
                  </m:sub>
                </m:sSub>
              </m:oMath>
            </m:oMathPara>
          </w:p>
        </w:tc>
        <w:tc>
          <w:tcPr>
            <w:tcW w:w="3943" w:type="pct"/>
          </w:tcPr>
          <w:p w14:paraId="3DAAEE82" w14:textId="77777777" w:rsidR="000C2B31" w:rsidRPr="00BA1179" w:rsidRDefault="000C2B31" w:rsidP="000C2B31">
            <w:pPr>
              <w:pStyle w:val="TableText"/>
            </w:pPr>
            <w:r w:rsidRPr="00BA1179">
              <w:t>Feature extraction mapping</w:t>
            </w:r>
          </w:p>
        </w:tc>
      </w:tr>
      <w:tr w:rsidR="000C2B31" w:rsidRPr="00BA1179" w14:paraId="5E50C24E" w14:textId="77777777" w:rsidTr="007E2D02">
        <w:trPr>
          <w:trHeight w:val="20"/>
        </w:trPr>
        <w:tc>
          <w:tcPr>
            <w:tcW w:w="1057" w:type="pct"/>
          </w:tcPr>
          <w:p w14:paraId="71BE9830"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fuzzy</m:t>
                    </m:r>
                  </m:sub>
                </m:sSub>
              </m:oMath>
            </m:oMathPara>
          </w:p>
        </w:tc>
        <w:tc>
          <w:tcPr>
            <w:tcW w:w="3943" w:type="pct"/>
          </w:tcPr>
          <w:p w14:paraId="37E16E49" w14:textId="77777777" w:rsidR="000C2B31" w:rsidRPr="00BA1179" w:rsidRDefault="000C2B31" w:rsidP="000C2B31">
            <w:pPr>
              <w:pStyle w:val="TableText"/>
            </w:pPr>
            <w:r w:rsidRPr="00BA1179">
              <w:t>Fuzzification mapping</w:t>
            </w:r>
          </w:p>
        </w:tc>
      </w:tr>
      <w:tr w:rsidR="000C2B31" w:rsidRPr="00BA1179" w14:paraId="759D02AA" w14:textId="77777777" w:rsidTr="007E2D02">
        <w:trPr>
          <w:trHeight w:val="20"/>
        </w:trPr>
        <w:tc>
          <w:tcPr>
            <w:tcW w:w="1057" w:type="pct"/>
          </w:tcPr>
          <w:p w14:paraId="5B3B17BB"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050A4245" w14:textId="77777777" w:rsidR="000C2B31" w:rsidRPr="00BA1179" w:rsidRDefault="000C2B31" w:rsidP="000C2B31">
            <w:pPr>
              <w:pStyle w:val="TableText"/>
            </w:pPr>
            <w:r w:rsidRPr="00BA1179">
              <w:t>Fire intensity approximation function</w:t>
            </w:r>
          </w:p>
        </w:tc>
      </w:tr>
      <w:tr w:rsidR="000C2B31" w:rsidRPr="00BA1179" w14:paraId="3DEAF51E" w14:textId="77777777" w:rsidTr="007E2D02">
        <w:trPr>
          <w:trHeight w:val="20"/>
        </w:trPr>
        <w:tc>
          <w:tcPr>
            <w:tcW w:w="1057" w:type="pct"/>
          </w:tcPr>
          <w:p w14:paraId="237C3D67"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704C65D1" w14:textId="77777777" w:rsidR="000C2B31" w:rsidRPr="00BA1179" w:rsidRDefault="000C2B31" w:rsidP="000C2B31">
            <w:pPr>
              <w:pStyle w:val="TableText"/>
            </w:pPr>
            <w:r w:rsidRPr="00BA1179">
              <w:t>Rate-of-spread mapping function</w:t>
            </w:r>
          </w:p>
        </w:tc>
      </w:tr>
      <w:tr w:rsidR="000C2B31" w:rsidRPr="00BA1179" w14:paraId="5DAA7D7A" w14:textId="77777777" w:rsidTr="007E2D02">
        <w:trPr>
          <w:trHeight w:val="20"/>
        </w:trPr>
        <w:tc>
          <w:tcPr>
            <w:tcW w:w="1057" w:type="pct"/>
          </w:tcPr>
          <w:p w14:paraId="79CA52D7"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61D9053A" w14:textId="77777777" w:rsidR="000C2B31" w:rsidRPr="00BA1179" w:rsidRDefault="000C2B31" w:rsidP="000C2B31">
            <w:pPr>
              <w:pStyle w:val="TableText"/>
            </w:pPr>
            <w:r w:rsidRPr="00BA1179">
              <w:t>Suppression-to-mitigation mapping</w:t>
            </w:r>
          </w:p>
        </w:tc>
      </w:tr>
      <w:tr w:rsidR="000C2B31" w:rsidRPr="00BA1179" w14:paraId="34E66A11" w14:textId="77777777" w:rsidTr="007E2D02">
        <w:trPr>
          <w:trHeight w:val="20"/>
        </w:trPr>
        <w:tc>
          <w:tcPr>
            <w:tcW w:w="1057" w:type="pct"/>
          </w:tcPr>
          <w:p w14:paraId="709C9160"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1820AD5" w14:textId="77777777" w:rsidR="000C2B31" w:rsidRPr="00BA1179" w:rsidRDefault="000C2B31" w:rsidP="000C2B31">
            <w:pPr>
              <w:pStyle w:val="TableText"/>
            </w:pPr>
            <w:r w:rsidRPr="00BA1179">
              <w:t>Directional spread weighting factor</w:t>
            </w:r>
          </w:p>
        </w:tc>
      </w:tr>
      <w:tr w:rsidR="000C2B31" w:rsidRPr="00BA1179" w14:paraId="0FCCE767" w14:textId="77777777" w:rsidTr="007E2D02">
        <w:trPr>
          <w:trHeight w:val="20"/>
        </w:trPr>
        <w:tc>
          <w:tcPr>
            <w:tcW w:w="1057" w:type="pct"/>
          </w:tcPr>
          <w:p w14:paraId="067FDC1B"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j</m:t>
                    </m:r>
                    <m:r>
                      <m:rPr>
                        <m:sty m:val="p"/>
                      </m:rPr>
                      <w:rPr>
                        <w:rFonts w:ascii="Cambria Math" w:hAnsi="Cambria Math"/>
                      </w:rPr>
                      <m:t>,</m:t>
                    </m:r>
                    <m:r>
                      <w:rPr>
                        <w:rFonts w:ascii="Cambria Math" w:hAnsi="Cambria Math"/>
                      </w:rPr>
                      <m:t>k</m:t>
                    </m:r>
                  </m:sub>
                </m:sSub>
              </m:oMath>
            </m:oMathPara>
          </w:p>
        </w:tc>
        <w:tc>
          <w:tcPr>
            <w:tcW w:w="3943" w:type="pct"/>
          </w:tcPr>
          <w:p w14:paraId="722BA7AF" w14:textId="77777777" w:rsidR="000C2B31" w:rsidRPr="00BA1179" w:rsidRDefault="000C2B31" w:rsidP="000C2B31">
            <w:pPr>
              <w:pStyle w:val="TableText"/>
            </w:pPr>
            <w:r w:rsidRPr="00BA1179">
              <w:t>Partial criterion score for criterion j at step k</w:t>
            </w:r>
          </w:p>
        </w:tc>
      </w:tr>
      <w:tr w:rsidR="000C2B31" w:rsidRPr="00BA1179" w14:paraId="04BCDAE7" w14:textId="77777777" w:rsidTr="007E2D02">
        <w:trPr>
          <w:trHeight w:val="20"/>
        </w:trPr>
        <w:tc>
          <w:tcPr>
            <w:tcW w:w="5000" w:type="pct"/>
            <w:gridSpan w:val="2"/>
          </w:tcPr>
          <w:p w14:paraId="6F8CB9B2" w14:textId="77777777" w:rsidR="000C2B31" w:rsidRPr="00BA1179" w:rsidRDefault="000C2B31" w:rsidP="000C2B31">
            <w:pPr>
              <w:pStyle w:val="TableText"/>
              <w:rPr>
                <w:b/>
                <w:bCs/>
              </w:rPr>
            </w:pPr>
            <w:r w:rsidRPr="00BA1179">
              <w:rPr>
                <w:b/>
                <w:bCs/>
              </w:rPr>
              <w:t>12. Feature Variables and Parameters</w:t>
            </w:r>
          </w:p>
        </w:tc>
      </w:tr>
      <w:tr w:rsidR="000C2B31" w:rsidRPr="00BA1179" w14:paraId="3A20C5DC" w14:textId="77777777" w:rsidTr="007E2D02">
        <w:trPr>
          <w:trHeight w:val="20"/>
        </w:trPr>
        <w:tc>
          <w:tcPr>
            <w:tcW w:w="1057" w:type="pct"/>
          </w:tcPr>
          <w:p w14:paraId="5C267F7F"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BF61216" w14:textId="77777777" w:rsidR="000C2B31" w:rsidRPr="00BA1179" w:rsidRDefault="000C2B31" w:rsidP="000C2B31">
            <w:pPr>
              <w:pStyle w:val="TableText"/>
            </w:pPr>
            <w:r w:rsidRPr="00BA1179">
              <w:t xml:space="preserve">l-th scalar feature at (x,y), region i, step k; z </w:t>
            </w:r>
            <w:r w:rsidRPr="00BA1179">
              <w:rPr>
                <w:rFonts w:ascii="Cambria Math" w:hAnsi="Cambria Math" w:cs="Cambria Math"/>
              </w:rPr>
              <w:t>∈</w:t>
            </w:r>
            <w:r w:rsidRPr="00BA1179">
              <w:t xml:space="preserve"> [0,1], l = 1…6</w:t>
            </w:r>
          </w:p>
        </w:tc>
      </w:tr>
      <w:tr w:rsidR="000C2B31" w:rsidRPr="00BA1179" w14:paraId="34622E60" w14:textId="77777777" w:rsidTr="007E2D02">
        <w:trPr>
          <w:trHeight w:val="20"/>
        </w:trPr>
        <w:tc>
          <w:tcPr>
            <w:tcW w:w="1057" w:type="pct"/>
          </w:tcPr>
          <w:p w14:paraId="16536A08"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191777F8" w14:textId="77777777" w:rsidR="000C2B31" w:rsidRPr="00BA1179" w:rsidRDefault="000C2B31" w:rsidP="000C2B31">
            <w:pPr>
              <w:pStyle w:val="TableText"/>
            </w:pPr>
            <w:r w:rsidRPr="00BA1179">
              <w:t>Travel-time decay coefficient</w:t>
            </w:r>
          </w:p>
        </w:tc>
      </w:tr>
      <w:tr w:rsidR="000C2B31" w:rsidRPr="00BA1179" w14:paraId="575EF175" w14:textId="77777777" w:rsidTr="007E2D02">
        <w:trPr>
          <w:trHeight w:val="20"/>
        </w:trPr>
        <w:tc>
          <w:tcPr>
            <w:tcW w:w="1057" w:type="pct"/>
          </w:tcPr>
          <w:p w14:paraId="3599E514" w14:textId="77777777" w:rsidR="000C2B31" w:rsidRPr="00BA1179" w:rsidRDefault="000C2B31" w:rsidP="000C2B31">
            <w:pPr>
              <w:pStyle w:val="TableText"/>
            </w:pPr>
            <m:oMathPara>
              <m:oMath>
                <m:r>
                  <w:rPr>
                    <w:rFonts w:ascii="Cambria Math" w:hAnsi="Cambria Math"/>
                  </w:rPr>
                  <m:t>Δt</m:t>
                </m:r>
              </m:oMath>
            </m:oMathPara>
          </w:p>
        </w:tc>
        <w:tc>
          <w:tcPr>
            <w:tcW w:w="3943" w:type="pct"/>
          </w:tcPr>
          <w:p w14:paraId="6BF5FFB0" w14:textId="77777777" w:rsidR="000C2B31" w:rsidRPr="00BA1179" w:rsidRDefault="000C2B31" w:rsidP="000C2B31">
            <w:pPr>
              <w:pStyle w:val="TableText"/>
            </w:pPr>
            <w:r w:rsidRPr="00BA1179">
              <w:t>Simulation time step</w:t>
            </w:r>
          </w:p>
        </w:tc>
      </w:tr>
      <w:tr w:rsidR="000C2B31" w:rsidRPr="00BA1179" w14:paraId="7014E57D" w14:textId="77777777" w:rsidTr="007E2D02">
        <w:trPr>
          <w:trHeight w:val="20"/>
        </w:trPr>
        <w:tc>
          <w:tcPr>
            <w:tcW w:w="1057" w:type="pct"/>
          </w:tcPr>
          <w:p w14:paraId="7061EC58" w14:textId="77777777" w:rsidR="000C2B31" w:rsidRPr="00BA1179" w:rsidRDefault="000C2B31" w:rsidP="000C2B31">
            <w:pPr>
              <w:pStyle w:val="TableText"/>
            </w:pPr>
            <m:oMathPara>
              <m:oMath>
                <m:r>
                  <w:rPr>
                    <w:rFonts w:ascii="Cambria Math" w:hAnsi="Cambria Math"/>
                  </w:rPr>
                  <m:t>δ</m:t>
                </m:r>
              </m:oMath>
            </m:oMathPara>
          </w:p>
        </w:tc>
        <w:tc>
          <w:tcPr>
            <w:tcW w:w="3943" w:type="pct"/>
          </w:tcPr>
          <w:p w14:paraId="77B4D9D0" w14:textId="77777777" w:rsidR="000C2B31" w:rsidRPr="00BA1179" w:rsidRDefault="000C2B31" w:rsidP="000C2B31">
            <w:pPr>
              <w:pStyle w:val="TableText"/>
            </w:pPr>
            <w:r w:rsidRPr="00BA1179">
              <w:t>Neighborhood radius for asset exposure feature z₄ (cells)</w:t>
            </w:r>
          </w:p>
        </w:tc>
      </w:tr>
      <w:tr w:rsidR="000C2B31" w:rsidRPr="00BA1179" w14:paraId="7E829F74" w14:textId="77777777" w:rsidTr="007E2D02">
        <w:trPr>
          <w:trHeight w:val="20"/>
        </w:trPr>
        <w:tc>
          <w:tcPr>
            <w:tcW w:w="1057" w:type="pct"/>
          </w:tcPr>
          <w:p w14:paraId="6CB4E006"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032A82" w14:textId="77777777" w:rsidR="000C2B31" w:rsidRPr="00BA1179" w:rsidRDefault="000C2B31" w:rsidP="000C2B31">
            <w:pPr>
              <w:pStyle w:val="TableText"/>
            </w:pPr>
            <w:r w:rsidRPr="00BA1179">
              <w:t>Epistemic disturbance for component j, region i</w:t>
            </w:r>
          </w:p>
        </w:tc>
      </w:tr>
      <w:tr w:rsidR="000C2B31" w:rsidRPr="00BA1179" w14:paraId="036ED77B" w14:textId="77777777" w:rsidTr="007E2D02">
        <w:trPr>
          <w:trHeight w:val="20"/>
        </w:trPr>
        <w:tc>
          <w:tcPr>
            <w:tcW w:w="1057" w:type="pct"/>
          </w:tcPr>
          <w:p w14:paraId="742C2A6F" w14:textId="77777777" w:rsidR="000C2B31" w:rsidRPr="00BA1179" w:rsidRDefault="00000000" w:rsidP="000C2B31">
            <w:pPr>
              <w:pStyle w:val="TableText"/>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ε</m:t>
                        </m:r>
                      </m:e>
                    </m:acc>
                  </m:e>
                  <m:sub>
                    <m:r>
                      <w:rPr>
                        <w:rFonts w:ascii="Cambria Math" w:hAnsi="Cambria Math"/>
                      </w:rPr>
                      <m:t>j</m:t>
                    </m:r>
                  </m:sub>
                  <m:sup>
                    <m:r>
                      <w:rPr>
                        <w:rFonts w:ascii="Cambria Math" w:hAnsi="Cambria Math"/>
                      </w:rPr>
                      <m:t>i</m:t>
                    </m:r>
                  </m:sup>
                </m:sSubSup>
              </m:oMath>
            </m:oMathPara>
          </w:p>
        </w:tc>
        <w:tc>
          <w:tcPr>
            <w:tcW w:w="3943" w:type="pct"/>
          </w:tcPr>
          <w:p w14:paraId="5D64E9EB" w14:textId="77777777" w:rsidR="000C2B31" w:rsidRPr="00BA1179" w:rsidRDefault="000C2B31" w:rsidP="000C2B31">
            <w:pPr>
              <w:pStyle w:val="TableText"/>
            </w:pPr>
            <w:r w:rsidRPr="00BA1179">
              <w:t>Maximum epistemic disturbance bound for component j, region i</w:t>
            </w:r>
          </w:p>
        </w:tc>
      </w:tr>
      <w:tr w:rsidR="000C2B31" w:rsidRPr="00BA1179" w14:paraId="548E14AF" w14:textId="77777777" w:rsidTr="007E2D02">
        <w:trPr>
          <w:trHeight w:val="20"/>
        </w:trPr>
        <w:tc>
          <w:tcPr>
            <w:tcW w:w="1057" w:type="pct"/>
          </w:tcPr>
          <w:p w14:paraId="4E4D4DDE" w14:textId="77777777" w:rsidR="000C2B31" w:rsidRPr="00BA1179" w:rsidRDefault="000C2B31" w:rsidP="000C2B31">
            <w:pPr>
              <w:pStyle w:val="TableText"/>
            </w:pPr>
            <m:oMathPara>
              <m:oMath>
                <m:r>
                  <w:rPr>
                    <w:rFonts w:ascii="Cambria Math" w:hAnsi="Cambria Math"/>
                  </w:rPr>
                  <m:t>λ</m:t>
                </m:r>
              </m:oMath>
            </m:oMathPara>
          </w:p>
        </w:tc>
        <w:tc>
          <w:tcPr>
            <w:tcW w:w="3943" w:type="pct"/>
          </w:tcPr>
          <w:p w14:paraId="06B122BB" w14:textId="77777777" w:rsidR="000C2B31" w:rsidRPr="00BA1179" w:rsidRDefault="000C2B31" w:rsidP="000C2B31">
            <w:pPr>
              <w:pStyle w:val="TableText"/>
            </w:pPr>
            <w:r w:rsidRPr="00BA1179">
              <w:t>Saturation shape parameter for temporal urgency feature z₆</w:t>
            </w:r>
          </w:p>
        </w:tc>
      </w:tr>
      <w:tr w:rsidR="000C2B31" w:rsidRPr="00BA1179" w14:paraId="1FB9F81A" w14:textId="77777777" w:rsidTr="007E2D02">
        <w:trPr>
          <w:trHeight w:val="20"/>
        </w:trPr>
        <w:tc>
          <w:tcPr>
            <w:tcW w:w="1057" w:type="pct"/>
          </w:tcPr>
          <w:p w14:paraId="69BC529E"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τ</m:t>
                    </m:r>
                  </m:e>
                  <m:sub>
                    <m:r>
                      <m:rPr>
                        <m:sty m:val="p"/>
                      </m:rPr>
                      <w:rPr>
                        <w:rFonts w:ascii="Cambria Math" w:hAnsi="Cambria Math"/>
                      </w:rPr>
                      <m:t>ref</m:t>
                    </m:r>
                  </m:sub>
                </m:sSub>
              </m:oMath>
            </m:oMathPara>
          </w:p>
        </w:tc>
        <w:tc>
          <w:tcPr>
            <w:tcW w:w="3943" w:type="pct"/>
          </w:tcPr>
          <w:p w14:paraId="78BA5774" w14:textId="77777777" w:rsidR="000C2B31" w:rsidRPr="00BA1179" w:rsidRDefault="000C2B31" w:rsidP="000C2B31">
            <w:pPr>
              <w:pStyle w:val="TableText"/>
            </w:pPr>
            <w:r w:rsidRPr="00BA1179">
              <w:t>Reference time scale for temporal urgency feature z₆ (simulation steps)</w:t>
            </w: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4" w:name="_Ref226153869"/>
      <w:bookmarkStart w:id="35" w:name="_Toc235228386"/>
      <w:r w:rsidRPr="00BA1179">
        <w:rPr>
          <w:lang w:val="en-US"/>
        </w:rPr>
        <w:t>INTRODUCTION</w:t>
      </w:r>
      <w:bookmarkEnd w:id="34"/>
      <w:bookmarkEnd w:id="35"/>
    </w:p>
    <w:p w14:paraId="19AEEE92" w14:textId="2D500872"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417CD1">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417CD1">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417CD1">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417CD1">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1E3EA500"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417CD1">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417CD1">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417CD1">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417CD1">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50137D8E" w:rsidR="00E97881" w:rsidRPr="00BA1179" w:rsidRDefault="009E7AB1" w:rsidP="00E97881">
      <w:pPr>
        <w:pStyle w:val="Caption"/>
      </w:pPr>
      <w:bookmarkStart w:id="36" w:name="_Ref223862101"/>
      <w:bookmarkStart w:id="37" w:name="_Toc235228466"/>
      <w:r w:rsidRPr="00BA1179">
        <w:t xml:space="preserve">Figure </w:t>
      </w:r>
      <w:r w:rsidR="007C6708">
        <w:fldChar w:fldCharType="begin"/>
      </w:r>
      <w:r w:rsidR="007C6708">
        <w:instrText xml:space="preserve"> STYLEREF 1 \s </w:instrText>
      </w:r>
      <w:r w:rsidR="007C6708">
        <w:fldChar w:fldCharType="separate"/>
      </w:r>
      <w:r w:rsidR="00417CD1">
        <w:rPr>
          <w:noProof/>
        </w:rPr>
        <w:t>1</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1</w:t>
      </w:r>
      <w:r w:rsidR="007C6708">
        <w:fldChar w:fldCharType="end"/>
      </w:r>
      <w:bookmarkEnd w:id="36"/>
      <w:r w:rsidRPr="00BA1179">
        <w:t xml:space="preserve"> Global trend in reported natural disasters, 1900–2022</w:t>
      </w:r>
      <w:bookmarkEnd w:id="37"/>
    </w:p>
    <w:p w14:paraId="16581925" w14:textId="29854C12"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417CD1" w:rsidRPr="00BA1179">
        <w:t xml:space="preserve">Figure </w:t>
      </w:r>
      <w:r w:rsidR="00417CD1">
        <w:rPr>
          <w:noProof/>
        </w:rPr>
        <w:t>1</w:t>
      </w:r>
      <w:r w:rsidR="00417CD1">
        <w:t>.</w:t>
      </w:r>
      <w:r w:rsidR="00417CD1">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417CD1">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417CD1">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417CD1">
            <w:rPr>
              <w:noProof/>
              <w:lang w:eastAsia="tr-TR"/>
            </w:rPr>
            <w:t>(Thompson &amp; Calkin, 2011; Pacheco, 2015; Finney, 2006)</w:t>
          </w:r>
          <w:r w:rsidRPr="00BA1179">
            <w:rPr>
              <w:lang w:eastAsia="tr-TR"/>
            </w:rPr>
            <w:fldChar w:fldCharType="end"/>
          </w:r>
        </w:sdtContent>
      </w:sdt>
      <w:r w:rsidRPr="00BA1179">
        <w:rPr>
          <w:lang w:eastAsia="tr-TR"/>
        </w:rPr>
        <w:t>.</w:t>
      </w:r>
    </w:p>
    <w:p w14:paraId="0D94676F" w14:textId="35E9441A"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417CD1">
            <w:rPr>
              <w:noProof/>
              <w:lang w:eastAsia="tr-TR"/>
            </w:rPr>
            <w:t>(Rothermel, 1972; Finney, 2006; Sullivan, 2009a; Sullivan, 2009b; Sullivan, 2009c)</w:t>
          </w:r>
          <w:r w:rsidRPr="00BA1179">
            <w:rPr>
              <w:lang w:eastAsia="tr-TR"/>
            </w:rPr>
            <w:fldChar w:fldCharType="end"/>
          </w:r>
        </w:sdtContent>
      </w:sdt>
      <w:r w:rsidRPr="00BA1179">
        <w:rPr>
          <w:lang w:eastAsia="ja-JP"/>
        </w:rPr>
        <w:t>.</w:t>
      </w:r>
    </w:p>
    <w:p w14:paraId="16A0FC26" w14:textId="7DC2B6D0"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 since it supports approximate inference over partial and imprecise evidence without probability 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417CD1">
            <w:rPr>
              <w:noProof/>
              <w:lang w:eastAsia="tr-TR"/>
            </w:rPr>
            <w:t>(Thompson &amp; Calkin, 2011; Pacheco, 2015)</w:t>
          </w:r>
          <w:r w:rsidRPr="00BA1179">
            <w:rPr>
              <w:lang w:eastAsia="tr-TR"/>
            </w:rPr>
            <w:fldChar w:fldCharType="end"/>
          </w:r>
        </w:sdtContent>
      </w:sdt>
      <w:r w:rsidRPr="00BA1179">
        <w:rPr>
          <w:lang w:eastAsia="ja-JP"/>
        </w:rPr>
        <w:t>.</w:t>
      </w:r>
    </w:p>
    <w:p w14:paraId="7E1BE9C4" w14:textId="41824AF3" w:rsidR="006A6899" w:rsidRPr="00BA1179" w:rsidRDefault="00244621" w:rsidP="00E01498">
      <w:pPr>
        <w:pStyle w:val="ParText"/>
        <w:rPr>
          <w:lang w:eastAsia="tr-TR"/>
        </w:rPr>
      </w:pPr>
      <w:r w:rsidRPr="00BA1179">
        <w:lastRenderedPageBreak/>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Pr="00BA1179">
            <w:rPr>
              <w:lang w:eastAsia="tr-TR"/>
            </w:rPr>
            <w:fldChar w:fldCharType="separate"/>
          </w:r>
          <w:r w:rsidR="00417CD1">
            <w:rPr>
              <w:noProof/>
              <w:lang w:eastAsia="tr-TR"/>
            </w:rPr>
            <w:t>(Thompson &amp; Calkin, 2011; Pacheco, 2015; Finney, 2006; Vásquez, 2021; Figueiredo, Macedo, Alves, &amp; Figueiredo, 2024)</w:t>
          </w:r>
          <w:r w:rsidRPr="00BA1179">
            <w:rPr>
              <w:lang w:eastAsia="tr-TR"/>
            </w:rPr>
            <w:fldChar w:fldCharType="end"/>
          </w:r>
        </w:sdtContent>
      </w:sdt>
      <w:r w:rsidRPr="00BA1179">
        <w:rPr>
          <w:lang w:eastAsia="tr-TR"/>
        </w:rPr>
        <w:t xml:space="preserve">. </w:t>
      </w:r>
      <w:r w:rsidRPr="00BA1179">
        <w:t xml:space="preserve">Mature deployed systems such as WFDSS and FlamMap, together with recent ML-based hybrids, provide substantial operational value, yet each addresses only part of these requirements. The remaining challenge is therefore architectural: </w:t>
      </w:r>
      <w:r w:rsidRPr="00BA1179">
        <w:rPr>
          <w:b/>
          <w:bCs/>
          <w:lang w:eastAsia="tr-TR"/>
        </w:rPr>
        <w:t>no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417CD1">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8" w:name="_Toc235228387"/>
      <w:r w:rsidRPr="00BA1179">
        <w:rPr>
          <w:lang w:eastAsia="tr-TR"/>
        </w:rPr>
        <w:t>Gap Analysis</w:t>
      </w:r>
      <w:bookmarkEnd w:id="38"/>
    </w:p>
    <w:p w14:paraId="50CC8809" w14:textId="4526FFDC"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417CD1" w:rsidRPr="00BA1179">
        <w:t xml:space="preserve">Table </w:t>
      </w:r>
      <w:r w:rsidR="00417CD1">
        <w:rPr>
          <w:noProof/>
        </w:rPr>
        <w:t>1</w:t>
      </w:r>
      <w:r w:rsidR="00417CD1" w:rsidRPr="00BA1179">
        <w:t>.</w:t>
      </w:r>
      <w:r w:rsidR="00417CD1">
        <w:rPr>
          <w:noProof/>
        </w:rPr>
        <w:t>1</w:t>
      </w:r>
      <w:r w:rsidRPr="00BA1179">
        <w:rPr>
          <w:lang w:eastAsia="tr-TR"/>
        </w:rPr>
        <w:fldChar w:fldCharType="end"/>
      </w:r>
      <w:r w:rsidRPr="00BA1179">
        <w:t>,each reflecting a structural rather than incidental shortcoming of current architectures.</w:t>
      </w:r>
    </w:p>
    <w:p w14:paraId="53ABF0C8" w14:textId="03E68CA5" w:rsidR="000711CD" w:rsidRPr="00BA1179" w:rsidRDefault="000711CD" w:rsidP="000711CD">
      <w:pPr>
        <w:pStyle w:val="Caption"/>
        <w:keepNext/>
      </w:pPr>
      <w:bookmarkStart w:id="39" w:name="_Ref223793965"/>
      <w:bookmarkStart w:id="40" w:name="_Toc235228448"/>
      <w:r w:rsidRPr="00BA1179">
        <w:lastRenderedPageBreak/>
        <w:t xml:space="preserve">Table </w:t>
      </w:r>
      <w:r w:rsidRPr="00BA1179">
        <w:fldChar w:fldCharType="begin"/>
      </w:r>
      <w:r w:rsidRPr="00BA1179">
        <w:instrText xml:space="preserve"> STYLEREF 1 \s </w:instrText>
      </w:r>
      <w:r w:rsidRPr="00BA1179">
        <w:fldChar w:fldCharType="separate"/>
      </w:r>
      <w:r w:rsidR="00417CD1">
        <w:rPr>
          <w:noProof/>
        </w:rPr>
        <w:t>1</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417CD1">
        <w:rPr>
          <w:noProof/>
        </w:rPr>
        <w:t>1</w:t>
      </w:r>
      <w:r w:rsidRPr="00BA1179">
        <w:fldChar w:fldCharType="end"/>
      </w:r>
      <w:bookmarkEnd w:id="39"/>
      <w:r w:rsidRPr="00BA1179">
        <w:t xml:space="preserve"> DSS gaps identified in wildfire decision support literature</w:t>
      </w:r>
      <w:bookmarkEnd w:id="40"/>
    </w:p>
    <w:tbl>
      <w:tblPr>
        <w:tblStyle w:val="PlainTable5"/>
        <w:tblW w:w="0" w:type="auto"/>
        <w:tblLook w:val="04A0" w:firstRow="1" w:lastRow="0" w:firstColumn="1" w:lastColumn="0" w:noHBand="0" w:noVBand="1"/>
      </w:tblPr>
      <w:tblGrid>
        <w:gridCol w:w="687"/>
        <w:gridCol w:w="7360"/>
      </w:tblGrid>
      <w:tr w:rsidR="000711CD" w:rsidRPr="00BA1179" w14:paraId="4E2EFD7A" w14:textId="77777777" w:rsidTr="001A3DCF">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15BD92D" w14:textId="1C8C8E76" w:rsidR="000711CD" w:rsidRPr="00BA1179" w:rsidRDefault="000711CD" w:rsidP="009503A7">
            <w:pPr>
              <w:pStyle w:val="TableText"/>
            </w:pPr>
          </w:p>
        </w:tc>
        <w:tc>
          <w:tcPr>
            <w:tcW w:w="7338" w:type="dxa"/>
            <w:hideMark/>
          </w:tcPr>
          <w:p w14:paraId="2BA759DB" w14:textId="18A46462" w:rsidR="000711CD" w:rsidRPr="00BA1179" w:rsidRDefault="006826CE" w:rsidP="009503A7">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106357" w:rsidRPr="00BA1179" w14:paraId="74750DC0" w14:textId="77777777" w:rsidTr="00106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3C3FCB22" w14:textId="77777777" w:rsidR="00106357" w:rsidRPr="00BA1179" w:rsidRDefault="00000000">
            <w:pPr>
              <w:pStyle w:val="TableText"/>
            </w:pPr>
            <w:r w:rsidRPr="00BA1179">
              <w:rPr>
                <w:b/>
                <w:bCs/>
              </w:rPr>
              <w:t>G1</w:t>
            </w:r>
          </w:p>
        </w:tc>
        <w:tc>
          <w:tcPr>
            <w:tcW w:w="4573" w:type="pct"/>
          </w:tcPr>
          <w:p w14:paraId="7660A3B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106357" w:rsidRPr="00BA1179" w14:paraId="36A7F3EF"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499D652D" w14:textId="77777777" w:rsidR="00106357" w:rsidRPr="00BA1179" w:rsidRDefault="00000000">
            <w:pPr>
              <w:pStyle w:val="TableText"/>
            </w:pPr>
            <w:r w:rsidRPr="00BA1179">
              <w:rPr>
                <w:b/>
                <w:bCs/>
              </w:rPr>
              <w:t>G2</w:t>
            </w:r>
          </w:p>
        </w:tc>
        <w:tc>
          <w:tcPr>
            <w:tcW w:w="4573" w:type="pct"/>
          </w:tcPr>
          <w:p w14:paraId="363F54E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106357" w:rsidRPr="00BA1179" w14:paraId="28749C73" w14:textId="77777777" w:rsidTr="00106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6445FA81" w14:textId="77777777" w:rsidR="00106357" w:rsidRPr="00BA1179" w:rsidRDefault="00000000">
            <w:pPr>
              <w:pStyle w:val="TableText"/>
            </w:pPr>
            <w:r w:rsidRPr="00BA1179">
              <w:rPr>
                <w:b/>
                <w:bCs/>
              </w:rPr>
              <w:t>G3</w:t>
            </w:r>
          </w:p>
        </w:tc>
        <w:tc>
          <w:tcPr>
            <w:tcW w:w="4573" w:type="pct"/>
          </w:tcPr>
          <w:p w14:paraId="6BA8092B" w14:textId="77F6D5DA"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2BA83294"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417CD1">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417CD1">
            <w:rPr>
              <w:noProof/>
            </w:rPr>
            <w:t>(Malczewski, 1999; Keeney &amp; Raiffa, 1976)</w:t>
          </w:r>
          <w:r w:rsidRPr="00BA1179">
            <w:fldChar w:fldCharType="end"/>
          </w:r>
        </w:sdtContent>
      </w:sdt>
      <w:r w:rsidRPr="00BA1179">
        <w:t xml:space="preserve">. Wildfire management violates this assumption: fire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417CD1">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417CD1">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5F9E8755"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417CD1">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417CD1">
            <w:rPr>
              <w:noProof/>
            </w:rPr>
            <w:t>(Vásquez, 2021)</w:t>
          </w:r>
          <w:r w:rsidRPr="00BA1179">
            <w:fldChar w:fldCharType="end"/>
          </w:r>
        </w:sdtContent>
      </w:sdt>
      <w:r w:rsidRPr="00BA1179">
        <w:t xml:space="preserve">. A related limitation is the absence of explicit hierarchical differentiation between decision levels.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417CD1">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417CD1">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75C624DF"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417CD1">
            <w:rPr>
              <w:noProof/>
            </w:rPr>
            <w:t>(Morgan &amp; Henrion, 1990; Walker, et al., 2003; Thompson &amp; Calkin, 2011)</w:t>
          </w:r>
          <w:r w:rsidRPr="00BA1179">
            <w:fldChar w:fldCharType="end"/>
          </w:r>
        </w:sdtContent>
      </w:sdt>
      <w:r w:rsidRPr="00BA1179">
        <w:t xml:space="preserve">. Existing uncertainty-aware DSS approaches 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417CD1">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417CD1">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417CD1">
            <w:rPr>
              <w:noProof/>
            </w:rPr>
            <w:t>(Rapp, Rabung, Wilson, &amp; Toman, 2020)</w:t>
          </w:r>
          <w:r w:rsidRPr="00BA1179">
            <w:fldChar w:fldCharType="end"/>
          </w:r>
        </w:sdtContent>
      </w:sdt>
      <w:r w:rsidRPr="00BA1179">
        <w:t>.</w:t>
      </w:r>
    </w:p>
    <w:p w14:paraId="27A3D6C1" w14:textId="79501E4F"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417CD1">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417CD1">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417CD1">
            <w:rPr>
              <w:noProof/>
            </w:rPr>
            <w:t>(Ribeiro, Singh, &amp; Guestrin, 2016)</w:t>
          </w:r>
          <w:r w:rsidRPr="00BA1179">
            <w:fldChar w:fldCharType="end"/>
          </w:r>
        </w:sdtContent>
      </w:sdt>
      <w:r w:rsidRPr="00BA1179">
        <w:t xml:space="preserve">. Empirical studies 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417CD1">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417CD1">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6F27536B"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417CD1">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417CD1">
            <w:rPr>
              <w:noProof/>
            </w:rPr>
            <w:t>(Pacheco, 2015; Vásquez, 2021)</w:t>
          </w:r>
          <w:r w:rsidRPr="00BA1179">
            <w:fldChar w:fldCharType="end"/>
          </w:r>
        </w:sdtContent>
      </w:sdt>
      <w:r w:rsidRPr="00BA1179">
        <w:t xml:space="preserve">. WFDSS exemplifies this pattern: its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417CD1">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417CD1">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417CD1">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47A788B7" w:rsidR="000B1640" w:rsidRPr="00BA1179" w:rsidRDefault="000B1640" w:rsidP="0048381B">
      <w:pPr>
        <w:pStyle w:val="ParText"/>
      </w:pPr>
      <w:r w:rsidRPr="00BA1179">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417CD1">
            <w:rPr>
              <w:noProof/>
            </w:rPr>
            <w:t xml:space="preserve">(Keeney &amp; Raiffa, </w:t>
          </w:r>
          <w:r w:rsidR="00417CD1">
            <w:rPr>
              <w:noProof/>
            </w:rPr>
            <w:lastRenderedPageBreak/>
            <w:t>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417CD1">
            <w:rPr>
              <w:noProof/>
            </w:rPr>
            <w:t>(Martell, 2007; Finney,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417CD1">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 without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1" w:name="_Toc235228388"/>
      <w:r w:rsidRPr="00BA1179">
        <w:rPr>
          <w:lang w:eastAsia="tr-TR"/>
        </w:rPr>
        <w:t>Research Question and Hypothesis</w:t>
      </w:r>
      <w:bookmarkEnd w:id="41"/>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t xml:space="preserve">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w:t>
      </w:r>
      <w:r w:rsidRPr="00BA1179">
        <w:rPr>
          <w:b/>
          <w:bCs/>
          <w:i/>
          <w:iCs/>
        </w:rPr>
        <w:lastRenderedPageBreak/>
        <w:t>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66A9736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2" w:name="_Toc235228389"/>
      <w:r w:rsidRPr="00BA1179">
        <w:rPr>
          <w:lang w:eastAsia="tr-TR"/>
        </w:rPr>
        <w:t>Main Contributions of the Thesis</w:t>
      </w:r>
      <w:bookmarkEnd w:id="42"/>
    </w:p>
    <w:p w14:paraId="0024568E" w14:textId="103A4430"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417CD1" w:rsidRPr="00BA1179">
        <w:t xml:space="preserve">Table </w:t>
      </w:r>
      <w:r w:rsidR="00417CD1">
        <w:rPr>
          <w:noProof/>
        </w:rPr>
        <w:t>1</w:t>
      </w:r>
      <w:r w:rsidR="00417CD1" w:rsidRPr="00BA1179">
        <w:t>.</w:t>
      </w:r>
      <w:r w:rsidR="00417CD1">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4A820676" w:rsidR="00663182" w:rsidRPr="00BA1179" w:rsidRDefault="00663182" w:rsidP="00663182">
      <w:pPr>
        <w:pStyle w:val="Caption"/>
        <w:keepNext/>
      </w:pPr>
      <w:bookmarkStart w:id="43" w:name="_Ref223821474"/>
      <w:bookmarkStart w:id="44" w:name="_Toc235228449"/>
      <w:r w:rsidRPr="00BA1179">
        <w:lastRenderedPageBreak/>
        <w:t xml:space="preserve">Table </w:t>
      </w:r>
      <w:r w:rsidRPr="00BA1179">
        <w:fldChar w:fldCharType="begin"/>
      </w:r>
      <w:r w:rsidRPr="00BA1179">
        <w:instrText xml:space="preserve"> STYLEREF 1 \s </w:instrText>
      </w:r>
      <w:r w:rsidRPr="00BA1179">
        <w:fldChar w:fldCharType="separate"/>
      </w:r>
      <w:r w:rsidR="00417CD1">
        <w:rPr>
          <w:noProof/>
        </w:rPr>
        <w:t>1</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417CD1">
        <w:rPr>
          <w:noProof/>
        </w:rPr>
        <w:t>2</w:t>
      </w:r>
      <w:r w:rsidRPr="00BA1179">
        <w:fldChar w:fldCharType="end"/>
      </w:r>
      <w:bookmarkEnd w:id="43"/>
      <w:r w:rsidRPr="00BA1179">
        <w:t xml:space="preserve"> Mapping of thesis contributions to identified gaps</w:t>
      </w:r>
      <w:bookmarkEnd w:id="44"/>
    </w:p>
    <w:tbl>
      <w:tblPr>
        <w:tblStyle w:val="GridTable1Light1"/>
        <w:tblW w:w="5000" w:type="pct"/>
        <w:tblLook w:val="04A0" w:firstRow="1" w:lastRow="0" w:firstColumn="1" w:lastColumn="0" w:noHBand="0" w:noVBand="1"/>
      </w:tblPr>
      <w:tblGrid>
        <w:gridCol w:w="687"/>
        <w:gridCol w:w="2816"/>
        <w:gridCol w:w="4534"/>
      </w:tblGrid>
      <w:tr w:rsidR="00237656" w:rsidRPr="00BA1179" w14:paraId="121CFB4E" w14:textId="77777777" w:rsidTr="00824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11446439" w:rsidR="00BB15F3" w:rsidRPr="00BA1179" w:rsidRDefault="00000000">
      <w:pPr>
        <w:pStyle w:val="ParText"/>
      </w:pPr>
      <w:r w:rsidRPr="00BA1179">
        <w:t xml:space="preserve">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 an evolving Takagi-Sugeno rule base adapts membership functions 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417CD1">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417CD1">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 xml:space="preserve">To address G2, the reasoning pipeline is built so that explanation and uncertainty handling are structural rather than retrofitted. Epistemic uncertainty is propagated </w:t>
      </w:r>
      <w:r w:rsidRPr="00BA1179">
        <w:lastRenderedPageBreak/>
        <w:t>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2AE946A0"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417CD1">
            <w:rPr>
              <w:noProof/>
            </w:rPr>
            <w:t>(Fillmore &amp; Paveglio, 2023; Rapp, Rabung, Wilson, &amp; Toman, 2020)</w:t>
          </w:r>
          <w:r w:rsidRPr="00BA1179">
            <w:fldChar w:fldCharType="end"/>
          </w:r>
        </w:sdtContent>
      </w:sdt>
      <w:r w:rsidRPr="00BA1179">
        <w:t>.</w:t>
      </w:r>
    </w:p>
    <w:p w14:paraId="4F65512F" w14:textId="0CC0790A" w:rsidR="00E77EB4" w:rsidRPr="00BA1179" w:rsidRDefault="00E77EB4" w:rsidP="00334870">
      <w:pPr>
        <w:pStyle w:val="ParText"/>
      </w:pPr>
      <w:r w:rsidRPr="00BA1179">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1CED6324" w14:textId="2DB04285" w:rsidR="00A04D1B" w:rsidRDefault="006C101E" w:rsidP="00A04D1B">
      <w:pPr>
        <w:pStyle w:val="ParText"/>
        <w:rPr>
          <w:lang w:eastAsia="tr-TR"/>
        </w:rPr>
      </w:pPr>
      <w:r w:rsidRPr="00BA1179">
        <w:t xml:space="preserve">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w:t>
      </w:r>
      <w:r w:rsidRPr="00BA1179">
        <w:lastRenderedPageBreak/>
        <w:t>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417CD1" w:rsidRPr="00BA1179">
        <w:t xml:space="preserve">Figure </w:t>
      </w:r>
      <w:r w:rsidR="00417CD1">
        <w:rPr>
          <w:noProof/>
        </w:rPr>
        <w:t>1</w:t>
      </w:r>
      <w:r w:rsidR="00417CD1">
        <w:t>.</w:t>
      </w:r>
      <w:r w:rsidR="00417CD1">
        <w:rPr>
          <w:noProof/>
        </w:rPr>
        <w:t>2</w:t>
      </w:r>
      <w:r w:rsidR="00A04D1B" w:rsidRPr="00BA1179">
        <w:rPr>
          <w:lang w:eastAsia="tr-TR"/>
        </w:rPr>
        <w:fldChar w:fldCharType="end"/>
      </w:r>
      <w:r w:rsidR="00A04D1B">
        <w:rPr>
          <w:lang w:eastAsia="tr-TR"/>
        </w:rPr>
        <w:t>.</w:t>
      </w:r>
    </w:p>
    <w:p w14:paraId="6478A49D" w14:textId="77777777" w:rsidR="00A04D1B" w:rsidRPr="00BA1179" w:rsidRDefault="00A04D1B" w:rsidP="00A04D1B">
      <w:pPr>
        <w:keepNext/>
      </w:pPr>
      <w:r w:rsidRPr="00BA1179">
        <w:rPr>
          <w:noProof/>
        </w:rPr>
        <w:drawing>
          <wp:inline distT="0" distB="0" distL="0" distR="0" wp14:anchorId="2E49B45A" wp14:editId="5C98AED9">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034FFA80" w14:textId="03F3423C" w:rsidR="00A04D1B" w:rsidRPr="00BA1179" w:rsidRDefault="00A04D1B" w:rsidP="00A04D1B">
      <w:pPr>
        <w:pStyle w:val="Caption"/>
      </w:pPr>
      <w:bookmarkStart w:id="45" w:name="_Ref227630123"/>
      <w:bookmarkStart w:id="46" w:name="_Toc235228467"/>
      <w:r w:rsidRPr="00BA1179">
        <w:t xml:space="preserve">Figure </w:t>
      </w:r>
      <w:r w:rsidR="007C6708">
        <w:fldChar w:fldCharType="begin"/>
      </w:r>
      <w:r w:rsidR="007C6708">
        <w:instrText xml:space="preserve"> STYLEREF 1 \s </w:instrText>
      </w:r>
      <w:r w:rsidR="007C6708">
        <w:fldChar w:fldCharType="separate"/>
      </w:r>
      <w:r w:rsidR="00417CD1">
        <w:rPr>
          <w:noProof/>
        </w:rPr>
        <w:t>1</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2</w:t>
      </w:r>
      <w:r w:rsidR="007C6708">
        <w:fldChar w:fldCharType="end"/>
      </w:r>
      <w:bookmarkEnd w:id="45"/>
      <w:r w:rsidRPr="00BA1179">
        <w:t xml:space="preserve"> Research question, hypothesis, gaps and contributions</w:t>
      </w:r>
      <w:bookmarkEnd w:id="46"/>
    </w:p>
    <w:p w14:paraId="6917E4FF" w14:textId="17C884DE" w:rsidR="00320403" w:rsidRPr="00BA1179" w:rsidRDefault="007052DB" w:rsidP="007052DB">
      <w:pPr>
        <w:pStyle w:val="Heading2"/>
      </w:pPr>
      <w:bookmarkStart w:id="47" w:name="_Toc235228390"/>
      <w:commentRangeStart w:id="48"/>
      <w:r w:rsidRPr="00BA1179">
        <w:t>Organization of the Thesis</w:t>
      </w:r>
      <w:bookmarkEnd w:id="47"/>
      <w:commentRangeEnd w:id="48"/>
      <w:r w:rsidR="00AF4B73" w:rsidRPr="00BA1179">
        <w:rPr>
          <w:rStyle w:val="CommentReference"/>
          <w:sz w:val="24"/>
          <w:szCs w:val="26"/>
        </w:rPr>
        <w:commentReference w:id="48"/>
      </w:r>
    </w:p>
    <w:p w14:paraId="6E01B5E6" w14:textId="0F8E64A2" w:rsidR="00F76B7D" w:rsidRPr="00BA1179" w:rsidRDefault="00000000">
      <w:pPr>
        <w:pStyle w:val="ParText"/>
      </w:pPr>
      <w:r w:rsidRPr="00BA1179">
        <w:t>Chapter 2 assembles the background required by the remainder of the thesis, moving along the path a decision travels: Wildfire dynamics and spread modeling, the foundations of decision support, the input space from heterogeneous sensing to the observation features, concept-driven fuzzy reasoning together with the rule-explosion argument, and the decision space with its admissible interventions, the evaluation machinery, and the adaptive and generative loops that keep it open.</w:t>
      </w:r>
    </w:p>
    <w:p w14:paraId="52AC3ADB" w14:textId="0BFCF13A" w:rsidR="00F76B7D" w:rsidRPr="00BA1179" w:rsidRDefault="00000000">
      <w:pPr>
        <w:pStyle w:val="ParText"/>
      </w:pPr>
      <w:r w:rsidRPr="00BA1179">
        <w:lastRenderedPageBreak/>
        <w:t>Chapter 3 introduces the DisasterAware framework as the computational foundation of the study. It presents the overall system architecture, the external input layers for meteorology, topography, fuel, ignition, and decisional data, the simulation core with its spatio-temporal state transition and hybrid fire spread model, and the decision support system core coupled to it. Testability rather than maximal fidelity is its design criterion.</w:t>
      </w:r>
    </w:p>
    <w:p w14:paraId="345AB89A" w14:textId="560196CB" w:rsidR="00F76B7D" w:rsidRPr="00BA1179" w:rsidRDefault="00000000">
      <w:pPr>
        <w:pStyle w:val="ParText"/>
      </w:pPr>
      <w:r w:rsidRPr="00BA1179">
        <w:t>Chapter 4 develops the DisasterAware decision support system. It derives the feature space from the observable state, specifies the fuzzy variables and membership functions, constructs the five decision concepts and their mappings, and defines the intervention rule base together with the action aggregation function. On this specification, it presents the layered decision architecture comprising observation, concept mapping and abstraction, local DSS, and global coordination layers, and details the epistemic encoding of incomplete observations, the formal properties of the pipeline, and the explainability and governance overlay that provides traceability, auditability, and operator override.</w:t>
      </w:r>
    </w:p>
    <w:p w14:paraId="2A6716F5" w14:textId="0DD9CD46" w:rsidR="00F76B7D" w:rsidRPr="00BA1179" w:rsidRDefault="00000000">
      <w:pPr>
        <w:pStyle w:val="ParText"/>
      </w:pPr>
      <w:r w:rsidRPr="00BA1179">
        <w:t>Chapter 5 reports the simulation and performance results, evaluating DisasterAware against a functionally equivalent centralized baseline over scenarios of increasing complexity, and closes with a sensitivity analysis over features, membership functions, and priority weights.</w:t>
      </w:r>
    </w:p>
    <w:p w14:paraId="4FE8919D" w14:textId="705B5BED" w:rsidR="00F76B7D" w:rsidRPr="00BA1179" w:rsidRDefault="00000000">
      <w:pPr>
        <w:pStyle w:val="ParText"/>
      </w:pPr>
      <w:r w:rsidRPr="00BA1179">
        <w:t>Chapter 6 summarizes the contributions and outlines directions for future research.</w:t>
      </w:r>
    </w:p>
    <w:p w14:paraId="26D5962C" w14:textId="4EF028E8" w:rsidR="00244621" w:rsidRPr="00BA1179" w:rsidRDefault="00244621" w:rsidP="009533D6">
      <w:pPr>
        <w:pStyle w:val="ParText"/>
        <w:rPr>
          <w:rFonts w:cs="Times New Roman"/>
          <w:szCs w:val="24"/>
        </w:rPr>
      </w:pPr>
      <w:r w:rsidRPr="00BA1179">
        <w:t>Together, these chapters form a coherent argument that proceeds from problem formulation through theoretical grounding and system design to empirical evaluation and synthesis, each chapter building on the preceding one.</w:t>
      </w:r>
    </w:p>
    <w:p w14:paraId="6AE1912D" w14:textId="5F4EBED0" w:rsidR="00020DE7" w:rsidRPr="00BA1179" w:rsidRDefault="00020DE7" w:rsidP="00AF29FD">
      <w:pPr>
        <w:rPr>
          <w:rFonts w:cs="Times New Roman"/>
          <w:szCs w:val="24"/>
        </w:rPr>
        <w:sectPr w:rsidR="00020DE7"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9" w:name="_Ref226153860"/>
      <w:bookmarkStart w:id="50" w:name="_Toc235228391"/>
      <w:r w:rsidRPr="00BA1179">
        <w:rPr>
          <w:lang w:val="en-US"/>
        </w:rPr>
        <w:t>BACKGROUND INFORMATION</w:t>
      </w:r>
      <w:bookmarkEnd w:id="49"/>
      <w:bookmarkEnd w:id="50"/>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51" w:name="_Toc235228392"/>
      <w:r w:rsidRPr="00BA1179">
        <w:t>Wildfire Dynamics and Spread Modeling</w:t>
      </w:r>
      <w:bookmarkEnd w:id="51"/>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2" w:name="_Toc235228393"/>
      <w:r w:rsidRPr="00BA1179">
        <w:t>Drivers of Fire Behavior</w:t>
      </w:r>
      <w:bookmarkEnd w:id="52"/>
    </w:p>
    <w:p w14:paraId="4A03F816" w14:textId="1AFCE492"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417CD1">
            <w:rPr>
              <w:noProof/>
            </w:rPr>
            <w:t>(Rothermel, 1972)</w:t>
          </w:r>
          <w:r w:rsidRPr="00BA1179">
            <w:fldChar w:fldCharType="end"/>
          </w:r>
        </w:sdtContent>
      </w:sdt>
      <w:r w:rsidRPr="00BA1179">
        <w:t xml:space="preserve">. Terrain contributes elevation, slope, aspect, and accessibility: a front burning upslope preheats the fuel above it and accelerates, aspect determines how much solar radiation dries the fuel over the day, and accessibility bounds where crews can act. Fuel contributes the most slowly varying quantities: the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417CD1">
            <w:rPr>
              <w:noProof/>
            </w:rPr>
            <w:t>(Scott &amp; Burgan, 2005)</w:t>
          </w:r>
          <w:r w:rsidRPr="00BA1179">
            <w:fldChar w:fldCharType="end"/>
          </w:r>
        </w:sdtContent>
      </w:sdt>
      <w:r w:rsidRPr="00BA1179">
        <w:t>.</w:t>
      </w:r>
    </w:p>
    <w:p w14:paraId="15512DA6" w14:textId="7347F338"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417CD1">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3" w:name="_Toc235228394"/>
      <w:r w:rsidRPr="00BA1179">
        <w:t>Families of Spread Models</w:t>
      </w:r>
      <w:bookmarkEnd w:id="53"/>
    </w:p>
    <w:p w14:paraId="4CC601BA" w14:textId="7833D7E9"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417CD1">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417CD1">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417CD1">
            <w:rPr>
              <w:noProof/>
            </w:rPr>
            <w:t>(Sullivan, Wildland surface fire spread modelling 3: Simulation and mathematical analogue models, 2009c; Finney, 2006)</w:t>
          </w:r>
          <w:r w:rsidRPr="00BA1179">
            <w:fldChar w:fldCharType="end"/>
          </w:r>
        </w:sdtContent>
      </w:sdt>
      <w:r w:rsidRPr="00BA1179">
        <w:t>.</w:t>
      </w:r>
    </w:p>
    <w:p w14:paraId="633D2CF6" w14:textId="21D356D7" w:rsidR="009A2659" w:rsidRPr="00BA1179" w:rsidRDefault="00000000">
      <w:pPr>
        <w:pStyle w:val="ParText"/>
      </w:pPr>
      <w:r w:rsidRPr="00BA1179">
        <w:lastRenderedPageBreak/>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which is why it is preferred when the model is coupled to a decision layer. </w:t>
      </w:r>
      <w:r w:rsidRPr="00BA1179">
        <w:rPr>
          <w:b/>
          <w:bCs/>
        </w:rPr>
        <w:t>DisasterAware follows this pattern: A grid-based simulation model whose local spread kernel belongs to the Rothermel-type quasi-empirical family.</w:t>
      </w:r>
    </w:p>
    <w:p w14:paraId="3CF2C4E4" w14:textId="393FE5F8" w:rsidR="009A2659" w:rsidRPr="00BA1179" w:rsidRDefault="00000000">
      <w:pPr>
        <w:pStyle w:val="Heading3"/>
      </w:pPr>
      <w:bookmarkStart w:id="54" w:name="_Toc235228395"/>
      <w:r w:rsidRPr="00BA1179">
        <w:t>Requirements of the Decision Layer on the Spread Model</w:t>
      </w:r>
      <w:bookmarkEnd w:id="54"/>
    </w:p>
    <w:p w14:paraId="48782B68" w14:textId="292D373B"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417CD1">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691A6BEA" w:rsidR="009A2659" w:rsidRPr="00BA1179" w:rsidRDefault="00000000">
      <w:pPr>
        <w:pStyle w:val="ParText"/>
      </w:pPr>
      <w:r w:rsidRPr="00BA1179">
        <w:fldChar w:fldCharType="begin"/>
      </w:r>
      <w:r w:rsidRPr="00BA1179">
        <w:instrText xml:space="preserve"> REF _Ref300000101 \h </w:instrText>
      </w:r>
      <w:r w:rsidRPr="00BA1179">
        <w:fldChar w:fldCharType="separate"/>
      </w:r>
      <w:r w:rsidR="00417CD1" w:rsidRPr="00BA1179">
        <w:t xml:space="preserve">Figure </w:t>
      </w:r>
      <w:r w:rsidR="00417CD1">
        <w:rPr>
          <w:noProof/>
        </w:rPr>
        <w:t>2</w:t>
      </w:r>
      <w:r w:rsidR="00417CD1">
        <w:t>.</w:t>
      </w:r>
      <w:r w:rsidR="00417CD1">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lastRenderedPageBreak/>
        <w:drawing>
          <wp:inline distT="0" distB="0" distL="0" distR="0" wp14:anchorId="5A1F5030" wp14:editId="0B1A8C01">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1C302BBC" w:rsidR="009A2659" w:rsidRPr="00BA1179" w:rsidRDefault="00000000">
      <w:pPr>
        <w:pStyle w:val="Caption"/>
      </w:pPr>
      <w:bookmarkStart w:id="55" w:name="_Ref300000101"/>
      <w:bookmarkStart w:id="56" w:name="_Toc235228468"/>
      <w:r w:rsidRPr="00BA1179">
        <w:t xml:space="preserve">Figure </w:t>
      </w:r>
      <w:r w:rsidR="007C6708">
        <w:fldChar w:fldCharType="begin"/>
      </w:r>
      <w:r w:rsidR="007C6708">
        <w:instrText xml:space="preserve"> STYLEREF 1 \s </w:instrText>
      </w:r>
      <w:r w:rsidR="007C6708">
        <w:fldChar w:fldCharType="separate"/>
      </w:r>
      <w:r w:rsidR="00417CD1">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1</w:t>
      </w:r>
      <w:r w:rsidR="007C6708">
        <w:fldChar w:fldCharType="end"/>
      </w:r>
      <w:bookmarkEnd w:id="55"/>
      <w:r w:rsidRPr="00BA1179">
        <w:t xml:space="preserve"> Coupling between fire behavior, the grid state, and the decision layer</w:t>
      </w:r>
      <w:bookmarkEnd w:id="56"/>
    </w:p>
    <w:p w14:paraId="2F971429" w14:textId="5CB84156" w:rsidR="009A2659" w:rsidRPr="00BA1179" w:rsidRDefault="00000000">
      <w:pPr>
        <w:pStyle w:val="Heading2"/>
      </w:pPr>
      <w:bookmarkStart w:id="57" w:name="_Toc235228396"/>
      <w:r w:rsidRPr="00BA1179">
        <w:t>Decision Support Foundations</w:t>
      </w:r>
      <w:bookmarkEnd w:id="57"/>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8" w:name="_Toc235228397"/>
      <w:r w:rsidRPr="00BA1179">
        <w:t>Core Elements of Decision Support Systems</w:t>
      </w:r>
      <w:bookmarkEnd w:id="58"/>
    </w:p>
    <w:p w14:paraId="51ED3D57" w14:textId="0EEE916B"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The input space comprises everything the system can observe or estimate: Sensor fields, forecasts, terrain and fuel maps, resource states, and the quantities derived from them. The decision space comprises everything the system is authorized to decide: The set of actions, with their intensities, locations, and timings, that can be ordered at a given moment.</w:t>
      </w:r>
    </w:p>
    <w:p w14:paraId="5C412DB3" w14:textId="57605C13" w:rsidR="001545DC" w:rsidRPr="00BA1179" w:rsidRDefault="00000000">
      <w:pPr>
        <w:pStyle w:val="ParText"/>
      </w:pPr>
      <w:r w:rsidRPr="00BA1179">
        <w:lastRenderedPageBreak/>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417CD1">
            <w:rPr>
              <w:noProof/>
            </w:rPr>
            <w:t>(Sprague &amp; Carlson, 1982; Power, Decision support systems: Concepts and resources for managers, 2002)</w:t>
          </w:r>
          <w:r w:rsidRPr="00BA1179">
            <w:fldChar w:fldCharType="end"/>
          </w:r>
        </w:sdtContent>
      </w:sdt>
      <w:r w:rsidRPr="00BA1179">
        <w:t xml:space="preserve">. Decision support occupies a deliberate middle ground between full automation and unaided judgment.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417CD1">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417CD1">
            <w:rPr>
              <w:noProof/>
            </w:rPr>
            <w:t>(Turban, 2011; Sharda, Delen, &amp; Turban, 2018)</w:t>
          </w:r>
          <w:r w:rsidRPr="00BA1179">
            <w:fldChar w:fldCharType="end"/>
          </w:r>
        </w:sdtContent>
      </w:sdt>
      <w:r w:rsidRPr="00BA1179">
        <w:t>:</w:t>
      </w:r>
    </w:p>
    <w:p w14:paraId="4B830A10" w14:textId="379981C4" w:rsidR="001545DC" w:rsidRPr="00BA1179" w:rsidRDefault="00000000">
      <w:pPr>
        <w:pStyle w:val="ListParagraph"/>
        <w:numPr>
          <w:ilvl w:val="0"/>
          <w:numId w:val="9"/>
        </w:numPr>
      </w:pPr>
      <w:r w:rsidRPr="00BA1179">
        <w:rPr>
          <w:b/>
        </w:rPr>
        <w:t xml:space="preserve">Input interface, </w:t>
      </w:r>
      <w:r w:rsidRPr="00BA1179">
        <w:t>which transforms raw observations into usable, bounded variables.</w:t>
      </w:r>
    </w:p>
    <w:p w14:paraId="7D25E013" w14:textId="073C2408" w:rsidR="001545DC" w:rsidRPr="00BA1179" w:rsidRDefault="00000000">
      <w:pPr>
        <w:pStyle w:val="ListParagraph"/>
        <w:numPr>
          <w:ilvl w:val="0"/>
          <w:numId w:val="9"/>
        </w:numPr>
      </w:pPr>
      <w:r w:rsidRPr="00BA1179">
        <w:rPr>
          <w:b/>
        </w:rPr>
        <w:t xml:space="preserve">Knowledge base, </w:t>
      </w:r>
      <w:r w:rsidRPr="00BA1179">
        <w:t>which encodes the behavior of the domain, represented in this thesis in the form of fuzzy rules.</w:t>
      </w:r>
    </w:p>
    <w:p w14:paraId="3112380F" w14:textId="4F6A9CFF" w:rsidR="001545DC" w:rsidRPr="00BA1179" w:rsidRDefault="00000000">
      <w:pPr>
        <w:pStyle w:val="ListParagraph"/>
        <w:numPr>
          <w:ilvl w:val="0"/>
          <w:numId w:val="9"/>
        </w:numPr>
      </w:pPr>
      <w:r w:rsidRPr="00BA1179">
        <w:rPr>
          <w:b/>
        </w:rPr>
        <w:t xml:space="preserve">Reasoning engine, </w:t>
      </w:r>
      <w:r w:rsidRPr="00BA1179">
        <w:t>which produces candidate decisions from the current inputs.</w:t>
      </w:r>
    </w:p>
    <w:p w14:paraId="22FD545E" w14:textId="16B53727" w:rsidR="001545DC" w:rsidRPr="00BA1179" w:rsidRDefault="00000000">
      <w:pPr>
        <w:pStyle w:val="ListParagraph"/>
        <w:numPr>
          <w:ilvl w:val="0"/>
          <w:numId w:val="9"/>
        </w:numPr>
      </w:pPr>
      <w:r w:rsidRPr="00BA1179">
        <w:rPr>
          <w:b/>
        </w:rPr>
        <w:t xml:space="preserve">Decision evaluation, </w:t>
      </w:r>
      <w:r w:rsidRPr="00BA1179">
        <w:t>which scores every candidate before it is allowed to act.</w:t>
      </w:r>
    </w:p>
    <w:p w14:paraId="6B9A6779" w14:textId="42022530" w:rsidR="001545DC" w:rsidRPr="00BA1179" w:rsidRDefault="00000000">
      <w:pPr>
        <w:pStyle w:val="ListParagraph"/>
        <w:numPr>
          <w:ilvl w:val="0"/>
          <w:numId w:val="9"/>
        </w:numPr>
      </w:pPr>
      <w:r w:rsidRPr="00BA1179">
        <w:rPr>
          <w:b/>
        </w:rPr>
        <w:t xml:space="preserve">Presentation and oversight, </w:t>
      </w:r>
      <w:r w:rsidRPr="00BA1179">
        <w:t>which enable the operator to inspect, question, and override the outcome.</w:t>
      </w:r>
    </w:p>
    <w:p w14:paraId="3AE2176E" w14:textId="0A50C50B"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417CD1">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9" w:name="_Toc235228398"/>
      <w:r w:rsidRPr="00BA1179">
        <w:lastRenderedPageBreak/>
        <w:t>Closed versus Open Decision Spaces</w:t>
      </w:r>
      <w:bookmarkEnd w:id="59"/>
    </w:p>
    <w:p w14:paraId="3949F2E5" w14:textId="7E922807"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417CD1">
            <w:rPr>
              <w:noProof/>
            </w:rPr>
            <w:t>(Hwang &amp; Yoon, 1981; Triantaphyllou, 2000; Malczewski, 1999)</w:t>
          </w:r>
          <w:r w:rsidRPr="00BA1179">
            <w:fldChar w:fldCharType="end"/>
          </w:r>
        </w:sdtContent>
      </w:sdt>
      <w:r w:rsidRPr="00BA1179">
        <w:t xml:space="preserve">. The approach fails in wildfire response for a structural reason: fire behavior evolves continuously, and an incident routinely produces conditions that no predefined alternative covers. Field studies document the consequence: commanders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417CD1">
            <w:rPr>
              <w:noProof/>
            </w:rPr>
            <w:t>(Fillmore &amp; Paveglio, 2023; Rapp, Rabung, Wilson, &amp; Toman, 2020)</w:t>
          </w:r>
          <w:r w:rsidRPr="00BA1179">
            <w:fldChar w:fldCharType="end"/>
          </w:r>
        </w:sdtContent>
      </w:sdt>
      <w:r w:rsidRPr="00BA1179">
        <w:t>.</w:t>
      </w:r>
    </w:p>
    <w:p w14:paraId="64F809CA" w14:textId="1D700100"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417CD1">
            <w:rPr>
              <w:noProof/>
            </w:rPr>
            <w:t>(Seshia, Sadigh, &amp; Sastry, 2022)</w:t>
          </w:r>
          <w:r w:rsidRPr="00BA1179">
            <w:fldChar w:fldCharType="end"/>
          </w:r>
        </w:sdtContent>
      </w:sdt>
      <w:r w:rsidRPr="00BA1179">
        <w:t>.</w:t>
      </w:r>
    </w:p>
    <w:p w14:paraId="6AE8F5B2" w14:textId="16FE90EE"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417CD1">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417CD1">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417CD1">
            <w:rPr>
              <w:noProof/>
            </w:rPr>
            <w:t>(Sutton &amp; Barto, 2018)</w:t>
          </w:r>
          <w:r w:rsidRPr="00BA1179">
            <w:fldChar w:fldCharType="end"/>
          </w:r>
        </w:sdtContent>
      </w:sdt>
      <w:r w:rsidRPr="00BA1179">
        <w:t xml:space="preserve">. Most recently, generative models, including large-language-model agents applied to wildfire analysis and response, </w:t>
      </w:r>
      <w:r w:rsidRPr="00BA1179">
        <w:lastRenderedPageBreak/>
        <w:t xml:space="preserve">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417CD1">
            <w:rPr>
              <w:noProof/>
            </w:rPr>
            <w:t>(Xie, ve diğerleri, 2024; Chen, ve diğerleri, 2025; Chandra, Kumar, Patra, &amp; Agarwal, 2025)</w:t>
          </w:r>
          <w:r w:rsidRPr="00BA1179">
            <w:fldChar w:fldCharType="end"/>
          </w:r>
        </w:sdtContent>
      </w:sdt>
      <w:r w:rsidRPr="00BA1179">
        <w:t>.</w:t>
      </w:r>
    </w:p>
    <w:p w14:paraId="7FD9EC8D" w14:textId="60BAD6C8"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417CD1">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417CD1">
            <w:rPr>
              <w:noProof/>
            </w:rPr>
            <w:t>(Simon H. A., 1956)</w:t>
          </w:r>
          <w:r w:rsidRPr="00BA1179">
            <w:fldChar w:fldCharType="end"/>
          </w:r>
        </w:sdtContent>
      </w:sdt>
      <w:r w:rsidRPr="00BA1179">
        <w:t xml:space="preserve">, so that the decision space remains open while every realized action remains admissible. </w:t>
      </w:r>
    </w:p>
    <w:p w14:paraId="2E95DF77" w14:textId="295C4457" w:rsidR="00D45046" w:rsidRPr="00BA1179" w:rsidRDefault="00D45046" w:rsidP="0055193A">
      <w:pPr>
        <w:pStyle w:val="Heading3"/>
      </w:pPr>
      <w:bookmarkStart w:id="60" w:name="_Toc235228399"/>
      <w:r w:rsidRPr="00BA1179">
        <w:t>Centralized and Distributed Decision Support Architectures</w:t>
      </w:r>
      <w:bookmarkEnd w:id="60"/>
    </w:p>
    <w:p w14:paraId="195125FF" w14:textId="7D49BBAD" w:rsidR="00733E7F" w:rsidRPr="00BA1179" w:rsidRDefault="00000000">
      <w:pPr>
        <w:pStyle w:val="ParText"/>
      </w:pPr>
      <w:r w:rsidRPr="00BA1179">
        <w:t xml:space="preserve">In a centralized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417CD1">
            <w:rPr>
              <w:noProof/>
            </w:rPr>
            <w:t>(Shim, et al., 2002; Arnott &amp; Pervan, 2005)</w:t>
          </w:r>
          <w:r w:rsidRPr="00BA1179">
            <w:fldChar w:fldCharType="end"/>
          </w:r>
        </w:sdtContent>
      </w:sdt>
      <w:r w:rsidRPr="00BA1179">
        <w:t>.</w:t>
      </w:r>
    </w:p>
    <w:p w14:paraId="592B709E" w14:textId="431F514E"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417CD1">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417CD1">
            <w:rPr>
              <w:noProof/>
            </w:rPr>
            <w:t>(Vásquez, 2021)</w:t>
          </w:r>
          <w:r w:rsidRPr="00BA1179">
            <w:fldChar w:fldCharType="end"/>
          </w:r>
        </w:sdtContent>
      </w:sdt>
      <w:r w:rsidRPr="00BA1179">
        <w:t>.</w:t>
      </w:r>
    </w:p>
    <w:p w14:paraId="48E45368" w14:textId="7427B0E9"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local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confidence summary</w:t>
      </w:r>
      <w:r w:rsidRPr="00BA1179">
        <w:t xml:space="preserve"> of the observations behind them. </w:t>
      </w:r>
      <w:r w:rsidRPr="00BA1179">
        <w:rPr>
          <w:b/>
          <w:bCs/>
        </w:rPr>
        <w:t>Downward flow</w:t>
      </w:r>
      <w:r w:rsidRPr="00BA1179">
        <w:t xml:space="preserve">, from the global layer back to every </w:t>
      </w:r>
      <w:r w:rsidRPr="00BA1179">
        <w:lastRenderedPageBreak/>
        <w:t xml:space="preserve">local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417CD1" w:rsidRPr="00BA1179">
        <w:t xml:space="preserve">Figure </w:t>
      </w:r>
      <w:r w:rsidR="00417CD1">
        <w:rPr>
          <w:noProof/>
        </w:rPr>
        <w:t>2</w:t>
      </w:r>
      <w:r w:rsidR="00417CD1">
        <w:t>.</w:t>
      </w:r>
      <w:r w:rsidR="00417CD1">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264085CB">
            <wp:extent cx="5242031" cy="1731818"/>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8575" cy="1743891"/>
                    </a:xfrm>
                    <a:prstGeom prst="rect">
                      <a:avLst/>
                    </a:prstGeom>
                    <a:noFill/>
                    <a:ln>
                      <a:noFill/>
                    </a:ln>
                  </pic:spPr>
                </pic:pic>
              </a:graphicData>
            </a:graphic>
          </wp:inline>
        </w:drawing>
      </w:r>
    </w:p>
    <w:p w14:paraId="26DEF21D" w14:textId="570975CF" w:rsidR="00AD5C12" w:rsidRPr="00BA1179" w:rsidRDefault="00AD5C12" w:rsidP="00AD5C12">
      <w:pPr>
        <w:pStyle w:val="Caption"/>
      </w:pPr>
      <w:bookmarkStart w:id="61" w:name="_Ref300000204"/>
      <w:bookmarkStart w:id="62" w:name="_Toc235228469"/>
      <w:r w:rsidRPr="00BA1179">
        <w:t xml:space="preserve">Figure </w:t>
      </w:r>
      <w:r w:rsidR="007C6708">
        <w:fldChar w:fldCharType="begin"/>
      </w:r>
      <w:r w:rsidR="007C6708">
        <w:instrText xml:space="preserve"> STYLEREF 1 \s </w:instrText>
      </w:r>
      <w:r w:rsidR="007C6708">
        <w:fldChar w:fldCharType="separate"/>
      </w:r>
      <w:r w:rsidR="00417CD1">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2</w:t>
      </w:r>
      <w:r w:rsidR="007C6708">
        <w:fldChar w:fldCharType="end"/>
      </w:r>
      <w:bookmarkEnd w:id="61"/>
      <w:r w:rsidRPr="00BA1179">
        <w:t xml:space="preserve"> Information flow in centralized and distributed DSS architectures</w:t>
      </w:r>
      <w:bookmarkEnd w:id="62"/>
    </w:p>
    <w:p w14:paraId="1A6D8A79" w14:textId="4B0753B3" w:rsidR="00BB15F3" w:rsidRPr="00BA1179" w:rsidRDefault="00000000">
      <w:pPr>
        <w:pStyle w:val="Heading2"/>
      </w:pPr>
      <w:bookmarkStart w:id="63" w:name="_Toc235228400"/>
      <w:r w:rsidRPr="00BA1179">
        <w:t>The Input Space: Heterogeneous Sensing to Observation Features</w:t>
      </w:r>
      <w:bookmarkEnd w:id="63"/>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306001D7" w:rsidR="00BB15F3" w:rsidRPr="00BA1179" w:rsidRDefault="00000000">
      <w:pPr>
        <w:pStyle w:val="ParText"/>
      </w:pPr>
      <w:r w:rsidRPr="00BA1179">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417CD1">
            <w:rPr>
              <w:noProof/>
            </w:rPr>
            <w:t>(Jain, et al., 2020)</w:t>
          </w:r>
          <w:r w:rsidRPr="00BA1179">
            <w:fldChar w:fldCharType="end"/>
          </w:r>
        </w:sdtContent>
      </w:sdt>
      <w:r w:rsidRPr="00BA1179">
        <w:t xml:space="preserve">. In-situ sensing, including ground stations and unmanned aerial platforms tasked over the incident, offers high-rate local observations with narrow footprints. Geographic information </w:t>
      </w:r>
      <w:r w:rsidRPr="00BA1179">
        <w:lastRenderedPageBreak/>
        <w:t xml:space="preserve">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417CD1">
            <w:rPr>
              <w:noProof/>
            </w:rPr>
            <w:t>(Duarte, Teodoro, Gonçalves, Soares, &amp; Cunha, 2022; Scott &amp; Burgan, 2005)</w:t>
          </w:r>
          <w:r w:rsidRPr="00BA1179">
            <w:fldChar w:fldCharType="end"/>
          </w:r>
        </w:sdtContent>
      </w:sdt>
      <w:r w:rsidRPr="00BA1179">
        <w:t xml:space="preserve">. Finally, the response organization itself constitutes an information source: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417CD1">
            <w:rPr>
              <w:noProof/>
            </w:rPr>
            <w:t>(Martell, 2007)</w:t>
          </w:r>
          <w:r w:rsidRPr="00BA1179">
            <w:fldChar w:fldCharType="end"/>
          </w:r>
        </w:sdtContent>
      </w:sdt>
      <w:r w:rsidRPr="00BA1179">
        <w:t>.</w:t>
      </w:r>
    </w:p>
    <w:p w14:paraId="1E8A26B9" w14:textId="7DD703E6" w:rsidR="00BB15F3" w:rsidRPr="00BA1179" w:rsidRDefault="00000000">
      <w:pPr>
        <w:pStyle w:val="ParText"/>
      </w:pPr>
      <w:r w:rsidRPr="00BA1179">
        <w:t>These sources are heterogeneous in every operationally relevant respect: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1D79E2C5"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417CD1" w:rsidRPr="00BA1179">
        <w:t xml:space="preserve">Table </w:t>
      </w:r>
      <w:r w:rsidR="00417CD1">
        <w:rPr>
          <w:noProof/>
        </w:rPr>
        <w:t>2</w:t>
      </w:r>
      <w:r w:rsidR="00417CD1" w:rsidRPr="00BA1179">
        <w:t>.</w:t>
      </w:r>
      <w:r w:rsidR="00417CD1">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3355BEA1" w:rsidR="00DC608C" w:rsidRPr="00BA1179" w:rsidRDefault="00000000">
      <w:pPr>
        <w:pStyle w:val="Caption"/>
      </w:pPr>
      <w:bookmarkStart w:id="64" w:name="_RefTblF"/>
      <w:bookmarkStart w:id="65" w:name="_Toc235228450"/>
      <w:r w:rsidRPr="00BA1179">
        <w:t xml:space="preserve">Table </w:t>
      </w:r>
      <w:r w:rsidRPr="00BA1179">
        <w:fldChar w:fldCharType="begin"/>
      </w:r>
      <w:r w:rsidRPr="00BA1179">
        <w:instrText xml:space="preserve"> STYLEREF 1 \s </w:instrText>
      </w:r>
      <w:r w:rsidRPr="00BA1179">
        <w:fldChar w:fldCharType="separate"/>
      </w:r>
      <w:r w:rsidR="00417CD1">
        <w:rPr>
          <w:noProof/>
        </w:rPr>
        <w:t>2</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417CD1">
        <w:rPr>
          <w:noProof/>
        </w:rPr>
        <w:t>1</w:t>
      </w:r>
      <w:r w:rsidRPr="00BA1179">
        <w:fldChar w:fldCharType="end"/>
      </w:r>
      <w:bookmarkEnd w:id="64"/>
      <w:r w:rsidRPr="00BA1179">
        <w:t xml:space="preserve"> The ten observation features, their sources, and their rationale</w:t>
      </w:r>
      <w:bookmarkEnd w:id="65"/>
    </w:p>
    <w:tbl>
      <w:tblPr>
        <w:tblStyle w:val="GridTable1Light1"/>
        <w:tblW w:w="5000" w:type="pct"/>
        <w:tblLook w:val="04A0" w:firstRow="1" w:lastRow="0" w:firstColumn="1" w:lastColumn="0" w:noHBand="0" w:noVBand="1"/>
      </w:tblPr>
      <w:tblGrid>
        <w:gridCol w:w="1838"/>
        <w:gridCol w:w="2099"/>
        <w:gridCol w:w="4100"/>
      </w:tblGrid>
      <w:tr w:rsidR="00DC608C" w:rsidRPr="00BA1179" w14:paraId="7CB146D5" w14:textId="77777777" w:rsidTr="0047703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estimation from imagery and in-situ sensing</w:t>
            </w:r>
          </w:p>
        </w:tc>
        <w:tc>
          <w:tcPr>
            <w:tcW w:w="2551" w:type="pct"/>
          </w:tcPr>
          <w:p w14:paraId="01EEF75E"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Fireline intensity in the tradition of Byram and the Rothermel model is the standard descriptor of how hard a front is burning</w:t>
            </w:r>
          </w:p>
        </w:tc>
      </w:tr>
      <w:tr w:rsidR="00DC608C" w:rsidRPr="00BA1179" w14:paraId="280A1C86"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lastRenderedPageBreak/>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Resource tracking</w:t>
            </w:r>
          </w:p>
        </w:tc>
        <w:tc>
          <w:tcPr>
            <w:tcW w:w="2551" w:type="pct"/>
          </w:tcPr>
          <w:p w14:paraId="6EA332C9"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Fireline production rates and available capacity determine whether suppression can actually be mounted</w:t>
            </w:r>
          </w:p>
        </w:tc>
      </w:tr>
      <w:tr w:rsidR="00DC608C" w:rsidRPr="00BA1179" w14:paraId="30751142"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lastRenderedPageBreak/>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6" w:name="_Toc235228401"/>
      <w:r w:rsidRPr="00BA1179">
        <w:t>Concept-Driven Fuzzy Reasoning</w:t>
      </w:r>
      <w:bookmarkEnd w:id="66"/>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Which features are admitted to the input space, and over which concepts the decision rules are written.</w:t>
      </w:r>
    </w:p>
    <w:p w14:paraId="64179262" w14:textId="77777777" w:rsidR="00E60383" w:rsidRPr="00BA1179" w:rsidRDefault="00000000">
      <w:pPr>
        <w:pStyle w:val="Heading3"/>
      </w:pPr>
      <w:bookmarkStart w:id="67" w:name="_Toc235228402"/>
      <w:r w:rsidRPr="00BA1179">
        <w:lastRenderedPageBreak/>
        <w:t>Linguistic Uncertainty and Fuzzy Inference</w:t>
      </w:r>
      <w:bookmarkEnd w:id="67"/>
    </w:p>
    <w:p w14:paraId="33002CDE" w14:textId="34F7BBA5" w:rsidR="00E60383" w:rsidRPr="00BA1179" w:rsidRDefault="00000000" w:rsidP="002E162E">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417CD1">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417CD1" w:rsidRPr="00BA1179">
        <w:t xml:space="preserve">( </w:t>
      </w:r>
      <w:r w:rsidR="00417CD1">
        <w:rPr>
          <w:noProof/>
        </w:rPr>
        <w:t>1</w:t>
      </w:r>
      <w:r w:rsidR="00417CD1"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417CD1" w:rsidRPr="00BA1179">
        <w:t xml:space="preserve">( </w:t>
      </w:r>
      <w:r w:rsidR="00417CD1">
        <w:rPr>
          <w:noProof/>
        </w:rPr>
        <w:t>1</w:t>
      </w:r>
      <w:r w:rsidR="00417CD1"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417CD1">
            <w:rPr>
              <w:noProof/>
            </w:rPr>
            <w:t>(Pedrycz, 1993)</w:t>
          </w:r>
          <w:r w:rsidRPr="00BA1179">
            <w:fldChar w:fldCharType="end"/>
          </w:r>
        </w:sdtContent>
      </w:sdt>
      <w:r w:rsidRPr="00BA1179">
        <w:t>.</w:t>
      </w:r>
    </w:p>
    <w:p w14:paraId="58D90584" w14:textId="7C55DF6D" w:rsidR="00E60383" w:rsidRPr="00BA1179" w:rsidRDefault="00000000">
      <w:pPr>
        <w:pStyle w:val="ParText"/>
      </w:pP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417CD1" w:rsidRPr="00BA1179">
        <w:t xml:space="preserve">( </w:t>
      </w:r>
      <w:r w:rsidR="00417CD1">
        <w:rPr>
          <w:noProof/>
        </w:rPr>
        <w:t>2</w:t>
      </w:r>
      <w:r w:rsidR="00417CD1" w:rsidRPr="00BA1179">
        <w:t xml:space="preserve"> )</w:t>
      </w:r>
      <w:r w:rsidRPr="00BA1179">
        <w:fldChar w:fldCharType="end"/>
      </w:r>
      <w:r w:rsidRPr="00BA1179">
        <w:t xml:space="preserve">, whose activation strength is the conjunction of its antecedent memberships, computed as in </w:t>
      </w:r>
      <w:r w:rsidRPr="00BA1179">
        <w:fldChar w:fldCharType="begin"/>
      </w:r>
      <w:r w:rsidRPr="00BA1179">
        <w:instrText xml:space="preserve"> REF _RefEqB03 \h </w:instrText>
      </w:r>
      <w:r w:rsidRPr="00BA1179">
        <w:fldChar w:fldCharType="separate"/>
      </w:r>
      <w:r w:rsidR="00417CD1" w:rsidRPr="00BA1179">
        <w:t xml:space="preserve">( </w:t>
      </w:r>
      <w:r w:rsidR="00417CD1">
        <w:rPr>
          <w:noProof/>
        </w:rPr>
        <w:t>3</w:t>
      </w:r>
      <w:r w:rsidR="00417CD1"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7348678C" w:rsidR="0054511D" w:rsidRPr="00BA1179" w:rsidRDefault="0054511D" w:rsidP="0054511D">
            <w:pPr>
              <w:pStyle w:val="ParEq"/>
              <w:spacing w:line="360" w:lineRule="auto"/>
            </w:pPr>
            <w:bookmarkStart w:id="68" w:name="_Ref234272675"/>
            <w:bookmarkStart w:id="69" w:name="_RefEqB01"/>
            <w:r w:rsidRPr="00BA1179">
              <w:t xml:space="preserve">( </w:t>
            </w:r>
            <w:r w:rsidRPr="00BA1179">
              <w:fldChar w:fldCharType="begin"/>
            </w:r>
            <w:r w:rsidRPr="00BA1179">
              <w:instrText xml:space="preserve"> SEQ ( \* ARABIC </w:instrText>
            </w:r>
            <w:r w:rsidRPr="00BA1179">
              <w:fldChar w:fldCharType="separate"/>
            </w:r>
            <w:r w:rsidR="00417CD1">
              <w:rPr>
                <w:noProof/>
              </w:rPr>
              <w:t>1</w:t>
            </w:r>
            <w:r w:rsidRPr="00BA1179">
              <w:fldChar w:fldCharType="end"/>
            </w:r>
            <w:r w:rsidRPr="00BA1179">
              <w:t xml:space="preserve"> )</w:t>
            </w:r>
            <w:bookmarkEnd w:id="68"/>
            <w:bookmarkEnd w:id="69"/>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3DCE132A" w:rsidR="0054511D" w:rsidRPr="00BA1179" w:rsidRDefault="0054511D" w:rsidP="0054511D">
            <w:pPr>
              <w:pStyle w:val="ParEq"/>
            </w:pPr>
            <w:bookmarkStart w:id="70" w:name="_RefEqB02"/>
            <w:r w:rsidRPr="00BA1179">
              <w:t xml:space="preserve">( </w:t>
            </w:r>
            <w:r w:rsidRPr="00BA1179">
              <w:fldChar w:fldCharType="begin"/>
            </w:r>
            <w:r w:rsidRPr="00BA1179">
              <w:instrText xml:space="preserve"> SEQ ( \* ARABIC </w:instrText>
            </w:r>
            <w:r w:rsidRPr="00BA1179">
              <w:fldChar w:fldCharType="separate"/>
            </w:r>
            <w:r w:rsidR="00417CD1">
              <w:rPr>
                <w:noProof/>
              </w:rPr>
              <w:t>2</w:t>
            </w:r>
            <w:r w:rsidRPr="00BA1179">
              <w:fldChar w:fldCharType="end"/>
            </w:r>
            <w:r w:rsidRPr="00BA1179">
              <w:t xml:space="preserve"> )</w:t>
            </w:r>
            <w:bookmarkEnd w:id="70"/>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0E862FE4" w:rsidR="0054511D" w:rsidRPr="00BA1179" w:rsidRDefault="0054511D" w:rsidP="0054511D">
            <w:pPr>
              <w:pStyle w:val="ParEq"/>
            </w:pPr>
            <w:bookmarkStart w:id="71" w:name="_RefEqB03"/>
            <w:r w:rsidRPr="00BA1179">
              <w:t xml:space="preserve">( </w:t>
            </w:r>
            <w:r w:rsidRPr="00BA1179">
              <w:fldChar w:fldCharType="begin"/>
            </w:r>
            <w:r w:rsidRPr="00BA1179">
              <w:instrText xml:space="preserve"> SEQ ( \* ARABIC </w:instrText>
            </w:r>
            <w:r w:rsidRPr="00BA1179">
              <w:fldChar w:fldCharType="separate"/>
            </w:r>
            <w:r w:rsidR="00417CD1">
              <w:rPr>
                <w:noProof/>
              </w:rPr>
              <w:t>3</w:t>
            </w:r>
            <w:r w:rsidRPr="00BA1179">
              <w:fldChar w:fldCharType="end"/>
            </w:r>
            <w:r w:rsidRPr="00BA1179">
              <w:t xml:space="preserve"> )</w:t>
            </w:r>
            <w:bookmarkEnd w:id="71"/>
          </w:p>
        </w:tc>
      </w:tr>
    </w:tbl>
    <w:p w14:paraId="2EAFF339" w14:textId="300011BA"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417CD1" w:rsidRPr="00BA1179">
        <w:t xml:space="preserve">( </w:t>
      </w:r>
      <w:r w:rsidR="00417CD1">
        <w:rPr>
          <w:noProof/>
        </w:rPr>
        <w:t>2</w:t>
      </w:r>
      <w:r w:rsidR="00417CD1"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417CD1" w:rsidRPr="00BA1179">
        <w:t xml:space="preserve">( </w:t>
      </w:r>
      <w:r w:rsidR="00417CD1">
        <w:rPr>
          <w:noProof/>
        </w:rPr>
        <w:t>3</w:t>
      </w:r>
      <w:r w:rsidR="00417CD1"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2453491E"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417CD1">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417CD1" w:rsidRPr="00BA1179">
        <w:t xml:space="preserve">( </w:t>
      </w:r>
      <w:r w:rsidR="00417CD1">
        <w:rPr>
          <w:noProof/>
        </w:rPr>
        <w:t>4</w:t>
      </w:r>
      <w:r w:rsidR="00417CD1"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4195CB65" w:rsidR="00E60383" w:rsidRPr="00BA1179" w:rsidRDefault="00000000" w:rsidP="007809BA">
            <w:pPr>
              <w:pStyle w:val="ParEq"/>
            </w:pPr>
            <w:bookmarkStart w:id="72" w:name="_RefEqB04"/>
            <w:r w:rsidRPr="00BA1179">
              <w:t xml:space="preserve">( </w:t>
            </w:r>
            <w:r w:rsidRPr="00BA1179">
              <w:fldChar w:fldCharType="begin"/>
            </w:r>
            <w:r w:rsidRPr="00BA1179">
              <w:instrText xml:space="preserve"> SEQ ( \* ARABIC </w:instrText>
            </w:r>
            <w:r w:rsidRPr="00BA1179">
              <w:fldChar w:fldCharType="separate"/>
            </w:r>
            <w:r w:rsidR="00417CD1">
              <w:rPr>
                <w:noProof/>
              </w:rPr>
              <w:t>4</w:t>
            </w:r>
            <w:r w:rsidRPr="00BA1179">
              <w:fldChar w:fldCharType="end"/>
            </w:r>
            <w:r w:rsidRPr="00BA1179">
              <w:t xml:space="preserve"> )</w:t>
            </w:r>
            <w:bookmarkEnd w:id="72"/>
          </w:p>
        </w:tc>
      </w:tr>
    </w:tbl>
    <w:p w14:paraId="1968ED9F" w14:textId="4C7955B5" w:rsidR="00E60383" w:rsidRPr="00BA1179" w:rsidRDefault="00000000">
      <w:pPr>
        <w:pStyle w:val="ParText"/>
      </w:pPr>
      <w:r w:rsidRPr="00BA1179">
        <w:t xml:space="preserve">In </w:t>
      </w:r>
      <w:r w:rsidRPr="00BA1179">
        <w:fldChar w:fldCharType="begin"/>
      </w:r>
      <w:r w:rsidRPr="00BA1179">
        <w:instrText xml:space="preserve"> REF _RefEqB04 \h </w:instrText>
      </w:r>
      <w:r w:rsidRPr="00BA1179">
        <w:fldChar w:fldCharType="separate"/>
      </w:r>
      <w:r w:rsidR="00417CD1" w:rsidRPr="00BA1179">
        <w:t xml:space="preserve">( </w:t>
      </w:r>
      <w:r w:rsidR="00417CD1">
        <w:rPr>
          <w:noProof/>
        </w:rPr>
        <w:t>4</w:t>
      </w:r>
      <w:r w:rsidR="00417CD1"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w:t>
      </w:r>
      <w:r w:rsidRPr="00BA1179">
        <w:lastRenderedPageBreak/>
        <w:t xml:space="preserve">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417CD1" w:rsidRPr="00BA1179">
        <w:t xml:space="preserve">( </w:t>
      </w:r>
      <w:r w:rsidR="00417CD1">
        <w:rPr>
          <w:noProof/>
        </w:rPr>
        <w:t>5</w:t>
      </w:r>
      <w:r w:rsidR="00417CD1"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3503816B" w:rsidR="00E60383" w:rsidRPr="00BA1179" w:rsidRDefault="00000000" w:rsidP="007809BA">
            <w:pPr>
              <w:pStyle w:val="ParEq"/>
            </w:pPr>
            <w:bookmarkStart w:id="73" w:name="_RefEqB05"/>
            <w:r w:rsidRPr="00BA1179">
              <w:t xml:space="preserve">( </w:t>
            </w:r>
            <w:r w:rsidRPr="00BA1179">
              <w:fldChar w:fldCharType="begin"/>
            </w:r>
            <w:r w:rsidRPr="00BA1179">
              <w:instrText xml:space="preserve"> SEQ ( \* ARABIC </w:instrText>
            </w:r>
            <w:r w:rsidRPr="00BA1179">
              <w:fldChar w:fldCharType="separate"/>
            </w:r>
            <w:r w:rsidR="00417CD1">
              <w:rPr>
                <w:noProof/>
              </w:rPr>
              <w:t>5</w:t>
            </w:r>
            <w:r w:rsidRPr="00BA1179">
              <w:fldChar w:fldCharType="end"/>
            </w:r>
            <w:r w:rsidRPr="00BA1179">
              <w:t xml:space="preserve"> )</w:t>
            </w:r>
            <w:bookmarkEnd w:id="73"/>
          </w:p>
        </w:tc>
      </w:tr>
    </w:tbl>
    <w:p w14:paraId="0517DA95" w14:textId="2C5DAFE2"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417CD1" w:rsidRPr="00BA1179">
            <w:t xml:space="preserve">( </w:t>
          </w:r>
          <w:r w:rsidR="00417CD1">
            <w:rPr>
              <w:noProof/>
            </w:rPr>
            <w:t>5</w:t>
          </w:r>
          <w:r w:rsidR="00417CD1"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417CD1">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0FDC223F">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4" w:name="_RefFig23"/>
    </w:p>
    <w:p w14:paraId="0AA83BAB" w14:textId="5B03FC89" w:rsidR="000B1A79" w:rsidRDefault="000B1A79" w:rsidP="000B1A79">
      <w:pPr>
        <w:pStyle w:val="Caption"/>
        <w:jc w:val="center"/>
      </w:pPr>
      <w:bookmarkStart w:id="75" w:name="_Ref235198619"/>
      <w:bookmarkStart w:id="76" w:name="_Toc235228470"/>
      <w:r>
        <w:t xml:space="preserve">Figure </w:t>
      </w:r>
      <w:r w:rsidR="007C6708">
        <w:fldChar w:fldCharType="begin"/>
      </w:r>
      <w:r w:rsidR="007C6708">
        <w:instrText xml:space="preserve"> STYLEREF 1 \s </w:instrText>
      </w:r>
      <w:r w:rsidR="007C6708">
        <w:fldChar w:fldCharType="separate"/>
      </w:r>
      <w:r w:rsidR="00417CD1">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3</w:t>
      </w:r>
      <w:r w:rsidR="007C6708">
        <w:fldChar w:fldCharType="end"/>
      </w:r>
      <w:bookmarkEnd w:id="75"/>
      <w:r>
        <w:t xml:space="preserve"> </w:t>
      </w:r>
      <w:r w:rsidRPr="00BA1179">
        <w:t>Five-term trapezoidal membership partition with an example reading</w:t>
      </w:r>
      <w:bookmarkEnd w:id="76"/>
    </w:p>
    <w:bookmarkEnd w:id="74"/>
    <w:p w14:paraId="0E9A0E6F" w14:textId="6EBAE64F" w:rsidR="0085056D" w:rsidRPr="00BA1179" w:rsidRDefault="000B1A79" w:rsidP="0085056D">
      <w:pPr>
        <w:pStyle w:val="ParText"/>
      </w:pPr>
      <w:r>
        <w:fldChar w:fldCharType="begin"/>
      </w:r>
      <w:r>
        <w:instrText xml:space="preserve"> REF _Ref235198619 \h </w:instrText>
      </w:r>
      <w:r>
        <w:fldChar w:fldCharType="separate"/>
      </w:r>
      <w:r w:rsidR="00417CD1">
        <w:t xml:space="preserve">Figure </w:t>
      </w:r>
      <w:r w:rsidR="00417CD1">
        <w:rPr>
          <w:noProof/>
        </w:rPr>
        <w:t>2</w:t>
      </w:r>
      <w:r w:rsidR="00417CD1">
        <w:t>.</w:t>
      </w:r>
      <w:r w:rsidR="00417CD1">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xml:space="preserve">.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0.47 times 0.8, which yields a suppression effort of approximately 0.64 on the </w:t>
      </w:r>
      <w:r w:rsidRPr="00BA1179">
        <w:lastRenderedPageBreak/>
        <w:t>normalized intensity scale, and every intermediate quantity remains visible to the operator.</w:t>
      </w:r>
    </w:p>
    <w:p w14:paraId="1B48ECE2" w14:textId="77777777" w:rsidR="00D25AA8" w:rsidRDefault="00D25AA8" w:rsidP="00D25AA8">
      <w:pPr>
        <w:pStyle w:val="Heading3"/>
      </w:pPr>
      <w:bookmarkStart w:id="77" w:name="_Toc235228403"/>
      <w:r>
        <w:t>Mamdani and Takagi-Sugeno Inference: Mechanism and Choice</w:t>
      </w:r>
      <w:bookmarkEnd w:id="77"/>
    </w:p>
    <w:p w14:paraId="57B45FC9" w14:textId="3F9DAFEB"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417CD1">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417CD1">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417CD1" w:rsidRPr="00BA1179">
        <w:t xml:space="preserve">( </w:t>
      </w:r>
      <w:r w:rsidR="00417CD1">
        <w:rPr>
          <w:noProof/>
        </w:rPr>
        <w:t>3</w:t>
      </w:r>
      <w:r w:rsidR="00417CD1"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49040BDD"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417CD1" w:rsidRPr="00BA1179">
        <w:t xml:space="preserve">( </w:t>
      </w:r>
      <w:r w:rsidR="00417CD1">
        <w:rPr>
          <w:noProof/>
        </w:rPr>
        <w:t>4</w:t>
      </w:r>
      <w:r w:rsidR="00417CD1"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3783ACA9"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417CD1" w:rsidRPr="00BA1179">
        <w:t xml:space="preserve">( </w:t>
      </w:r>
      <w:r w:rsidR="00417CD1">
        <w:rPr>
          <w:noProof/>
        </w:rPr>
        <w:t>5</w:t>
      </w:r>
      <w:r w:rsidR="00417CD1"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7319A0C6" w:rsidR="00F63DAD" w:rsidRPr="00F63DAD" w:rsidRDefault="00F63DAD" w:rsidP="00F63DAD">
            <w:pPr>
              <w:pStyle w:val="ParEq"/>
            </w:pPr>
            <w:bookmarkStart w:id="78" w:name="_RefEqTS0"/>
            <w:r w:rsidRPr="00F63DAD">
              <w:t xml:space="preserve">( </w:t>
            </w:r>
            <w:r w:rsidRPr="00F63DAD">
              <w:fldChar w:fldCharType="begin"/>
            </w:r>
            <w:r w:rsidRPr="00F63DAD">
              <w:instrText xml:space="preserve"> SEQ ( \* ARABIC </w:instrText>
            </w:r>
            <w:r w:rsidRPr="00F63DAD">
              <w:fldChar w:fldCharType="separate"/>
            </w:r>
            <w:r w:rsidR="00417CD1">
              <w:rPr>
                <w:noProof/>
              </w:rPr>
              <w:t>6</w:t>
            </w:r>
            <w:r w:rsidRPr="00F63DAD">
              <w:fldChar w:fldCharType="end"/>
            </w:r>
            <w:r w:rsidRPr="00F63DAD">
              <w:t xml:space="preserve"> )</w:t>
            </w:r>
            <w:bookmarkEnd w:id="78"/>
          </w:p>
        </w:tc>
      </w:tr>
    </w:tbl>
    <w:p w14:paraId="7FE9F96F" w14:textId="47D9C6D6" w:rsidR="00D25AA8" w:rsidRDefault="00D25AA8" w:rsidP="00D25AA8">
      <w:pPr>
        <w:pStyle w:val="ParText"/>
      </w:pPr>
      <w:r>
        <w:t xml:space="preserve">In </w:t>
      </w:r>
      <w:r>
        <w:fldChar w:fldCharType="begin"/>
      </w:r>
      <w:r>
        <w:instrText xml:space="preserve"> REF _RefEqTS0 \h </w:instrText>
      </w:r>
      <w:r>
        <w:fldChar w:fldCharType="separate"/>
      </w:r>
      <w:r w:rsidR="00417CD1" w:rsidRPr="00F63DAD">
        <w:t xml:space="preserve">( </w:t>
      </w:r>
      <w:r w:rsidR="00417CD1">
        <w:rPr>
          <w:noProof/>
        </w:rPr>
        <w:t>6</w:t>
      </w:r>
      <w:r w:rsidR="00417CD1"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417CD1" w:rsidRPr="00BA1179">
        <w:t xml:space="preserve">( </w:t>
      </w:r>
      <w:r w:rsidR="00417CD1">
        <w:rPr>
          <w:noProof/>
        </w:rPr>
        <w:t>3</w:t>
      </w:r>
      <w:r w:rsidR="00417CD1"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 xml:space="preserve">its constant consequent, read directly as an intervention intensity on the unit </w:t>
      </w:r>
      <w:r>
        <w:lastRenderedPageBreak/>
        <w:t>interval. The lower bound of one in the denominator implements the coverage discipline of the framework</w:t>
      </w:r>
      <w:r w:rsidR="00223D81">
        <w:t>.</w:t>
      </w:r>
      <w:r>
        <w:t xml:space="preserve"> </w:t>
      </w:r>
      <w:r w:rsidR="00223D81">
        <w:t>W</w:t>
      </w:r>
      <w:r>
        <w:t>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w:t>
      </w:r>
    </w:p>
    <w:p w14:paraId="5AE51AFA" w14:textId="0158E912" w:rsidR="00A54CE9" w:rsidRDefault="00A54CE9" w:rsidP="00A54CE9">
      <w:pPr>
        <w:pStyle w:val="ParText"/>
      </w:pPr>
      <w:r>
        <w:fldChar w:fldCharType="begin"/>
      </w:r>
      <w:r>
        <w:instrText xml:space="preserve"> REF _RefFigMTS \h </w:instrText>
      </w:r>
      <w:r>
        <w:fldChar w:fldCharType="separate"/>
      </w:r>
      <w:r w:rsidR="00417CD1">
        <w:t xml:space="preserve">Figure </w:t>
      </w:r>
      <w:r w:rsidR="00417CD1">
        <w:rPr>
          <w:noProof/>
        </w:rPr>
        <w:t>2</w:t>
      </w:r>
      <w:r w:rsidR="00417CD1">
        <w:t>.</w:t>
      </w:r>
      <w:r w:rsidR="00417CD1">
        <w:rPr>
          <w:noProof/>
        </w:rPr>
        <w:t>4</w:t>
      </w:r>
      <w:r>
        <w:fldChar w:fldCharType="end"/>
      </w:r>
      <w:r>
        <w:t xml:space="preserve"> contrasts the two pipelines stage by stage, and </w:t>
      </w:r>
      <w:r>
        <w:fldChar w:fldCharType="begin"/>
      </w:r>
      <w:r>
        <w:instrText xml:space="preserve"> REF _RefTblMTS \h </w:instrText>
      </w:r>
      <w:r>
        <w:fldChar w:fldCharType="separate"/>
      </w:r>
      <w:r w:rsidR="00417CD1">
        <w:t xml:space="preserve">Table </w:t>
      </w:r>
      <w:r w:rsidR="00417CD1">
        <w:rPr>
          <w:noProof/>
        </w:rPr>
        <w:t>2</w:t>
      </w:r>
      <w:r w:rsidR="00417CD1">
        <w:t>.</w:t>
      </w:r>
      <w:r w:rsidR="00417CD1">
        <w:rPr>
          <w:noProof/>
        </w:rPr>
        <w:t>2</w:t>
      </w:r>
      <w:r>
        <w:fldChar w:fldCharType="end"/>
      </w:r>
      <w:r>
        <w:t xml:space="preserve"> condenses the comparison. The front of the pipeline is identical; everything that differs follows from the consequent form.</w:t>
      </w:r>
    </w:p>
    <w:p w14:paraId="3FC2F046" w14:textId="6DA41456" w:rsidR="00A54CE9" w:rsidRDefault="00A54CE9" w:rsidP="00A54CE9">
      <w:pPr>
        <w:pStyle w:val="Caption"/>
        <w:keepNext/>
      </w:pPr>
      <w:bookmarkStart w:id="79" w:name="_RefTblMTS"/>
      <w:bookmarkStart w:id="80" w:name="_Toc235228451"/>
      <w:r>
        <w:t xml:space="preserve">Table </w:t>
      </w:r>
      <w:r>
        <w:fldChar w:fldCharType="begin"/>
      </w:r>
      <w:r>
        <w:instrText xml:space="preserve"> STYLEREF 1 \s </w:instrText>
      </w:r>
      <w:r>
        <w:fldChar w:fldCharType="separate"/>
      </w:r>
      <w:r w:rsidR="00417CD1">
        <w:rPr>
          <w:noProof/>
        </w:rPr>
        <w:t>2</w:t>
      </w:r>
      <w:r>
        <w:fldChar w:fldCharType="end"/>
      </w:r>
      <w:r>
        <w:t>.</w:t>
      </w:r>
      <w:r>
        <w:fldChar w:fldCharType="begin"/>
      </w:r>
      <w:r>
        <w:instrText xml:space="preserve"> SEQ Table \* ARABIC \s 1 </w:instrText>
      </w:r>
      <w:r>
        <w:fldChar w:fldCharType="separate"/>
      </w:r>
      <w:r w:rsidR="00417CD1">
        <w:rPr>
          <w:noProof/>
        </w:rPr>
        <w:t>2</w:t>
      </w:r>
      <w:r>
        <w:fldChar w:fldCharType="end"/>
      </w:r>
      <w:bookmarkEnd w:id="79"/>
      <w:r>
        <w:t xml:space="preserve"> Mamdani and zero-order Takagi-Sugeno inference compared</w:t>
      </w:r>
      <w:bookmarkEnd w:id="80"/>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03B51241" w14:textId="77777777" w:rsidR="00A54CE9" w:rsidRDefault="00A54CE9" w:rsidP="00D25AA8">
      <w:pPr>
        <w:pStyle w:val="ParText"/>
      </w:pPr>
    </w:p>
    <w:p w14:paraId="55423B0A" w14:textId="5CAE550F" w:rsidR="00022A64" w:rsidRDefault="00022A64" w:rsidP="00D25AA8">
      <w:pPr>
        <w:pStyle w:val="ParText"/>
      </w:pPr>
      <w:r>
        <w:rPr>
          <w:noProof/>
        </w:rPr>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78777640" w:rsidR="00D25AA8" w:rsidRDefault="00D25AA8" w:rsidP="00D25AA8">
      <w:pPr>
        <w:jc w:val="center"/>
      </w:pPr>
      <w:bookmarkStart w:id="81" w:name="_RefFigMTS"/>
      <w:bookmarkStart w:id="82" w:name="_Toc235228471"/>
      <w:r>
        <w:t xml:space="preserve">Figure </w:t>
      </w:r>
      <w:r w:rsidR="007C6708">
        <w:fldChar w:fldCharType="begin"/>
      </w:r>
      <w:r w:rsidR="007C6708">
        <w:instrText xml:space="preserve"> STYLEREF 1 \s </w:instrText>
      </w:r>
      <w:r w:rsidR="007C6708">
        <w:fldChar w:fldCharType="separate"/>
      </w:r>
      <w:r w:rsidR="00417CD1">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4</w:t>
      </w:r>
      <w:r w:rsidR="007C6708">
        <w:fldChar w:fldCharType="end"/>
      </w:r>
      <w:bookmarkEnd w:id="81"/>
      <w:r>
        <w:t xml:space="preserve"> Mamdani and zero-order Takagi-Sugeno inference pipelines</w:t>
      </w:r>
      <w:bookmarkEnd w:id="82"/>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48615ACD"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simulations, so the inference closed form of </w:t>
      </w:r>
      <w:r w:rsidR="00D25AA8">
        <w:fldChar w:fldCharType="begin"/>
      </w:r>
      <w:r w:rsidR="00D25AA8">
        <w:instrText xml:space="preserve"> REF _RefEqTS0 \h </w:instrText>
      </w:r>
      <w:r w:rsidR="00D25AA8">
        <w:fldChar w:fldCharType="separate"/>
      </w:r>
      <w:r w:rsidR="00417CD1" w:rsidRPr="00F63DAD">
        <w:t xml:space="preserve">( </w:t>
      </w:r>
      <w:r w:rsidR="00417CD1">
        <w:rPr>
          <w:noProof/>
        </w:rPr>
        <w:t>6</w:t>
      </w:r>
      <w:r w:rsidR="00417CD1"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77777777" w:rsidR="00022A64" w:rsidRDefault="00022A64">
      <w:pPr>
        <w:pStyle w:val="ParText"/>
        <w:numPr>
          <w:ilvl w:val="0"/>
          <w:numId w:val="14"/>
        </w:numPr>
      </w:pPr>
      <w:r>
        <w:rPr>
          <w:b/>
          <w:bCs/>
        </w:rPr>
        <w:t>A</w:t>
      </w:r>
      <w:r w:rsidR="00D25AA8" w:rsidRPr="00A54CE9">
        <w:rPr>
          <w:b/>
          <w:bCs/>
        </w:rPr>
        <w:t>ctuation semantics</w:t>
      </w:r>
      <w:r w:rsidR="00D25AA8">
        <w:t xml:space="preserve">: </w:t>
      </w:r>
      <w:r w:rsidR="00A54CE9">
        <w:t>T</w:t>
      </w:r>
      <w:r w:rsidR="00D25AA8">
        <w:t xml:space="preserve">he outputs of the decision layer are intensity commands on the six intervention channels, and a zero-order consequent is exactly such a command; Mamdani would compute a linguistic output only to defuzzify it back into the number the actuator needed all along. </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47FBFAA1" w:rsidR="00D25AA8" w:rsidRDefault="00022A64">
      <w:pPr>
        <w:pStyle w:val="ParText"/>
        <w:numPr>
          <w:ilvl w:val="0"/>
          <w:numId w:val="14"/>
        </w:numPr>
      </w:pPr>
      <w:r>
        <w:rPr>
          <w:b/>
          <w:bCs/>
        </w:rPr>
        <w:lastRenderedPageBreak/>
        <w:t>I</w:t>
      </w:r>
      <w:r w:rsidR="00D25AA8" w:rsidRPr="002415EE">
        <w:rPr>
          <w:b/>
          <w:bCs/>
        </w:rPr>
        <w:t>nterpretability</w:t>
      </w:r>
      <w:r w:rsidR="00D25AA8">
        <w:t xml:space="preserve"> is retained where it matters: the antecedents remain linguistic over the concept vocabulary, so every decision still reads as a sentence, while the numeric consequent is the part a commander audits as a dosage rather than a word.</w:t>
      </w:r>
    </w:p>
    <w:p w14:paraId="4DBE919A" w14:textId="10466033"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The decision path, by contrast, is Takagi-Sugeno throughout. It takes crisp inputs and produces crisp outputs, it is differentiable in its parameters, and it is cheap enough to run inside the shadow rollouts that test a candidate before it is trusted.</w:t>
      </w:r>
      <w:r w:rsidR="00C452D4">
        <w:t xml:space="preserve"> </w:t>
      </w:r>
    </w:p>
    <w:p w14:paraId="2508EC48" w14:textId="5E7E19B3" w:rsidR="00E60383" w:rsidRPr="00BA1179" w:rsidRDefault="00000000">
      <w:pPr>
        <w:pStyle w:val="Heading3"/>
      </w:pPr>
      <w:bookmarkStart w:id="83" w:name="_Toc235228404"/>
      <w:r w:rsidRPr="00BA1179">
        <w:t>The Rule Explosion Problem</w:t>
      </w:r>
      <w:bookmarkEnd w:id="83"/>
    </w:p>
    <w:p w14:paraId="625D519B" w14:textId="0E8E1C29"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417CD1" w:rsidRPr="00022A64">
        <w:t xml:space="preserve">( </w:t>
      </w:r>
      <w:r w:rsidR="00417CD1">
        <w:rPr>
          <w:noProof/>
        </w:rPr>
        <w:t>7</w:t>
      </w:r>
      <w:r w:rsidR="00417CD1"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417CD1">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7BA79C84" w:rsidR="00E60383" w:rsidRPr="00022A64" w:rsidRDefault="00000000" w:rsidP="00022A64">
            <w:pPr>
              <w:pStyle w:val="ParEq"/>
            </w:pPr>
            <w:bookmarkStart w:id="84" w:name="_RefEqB06"/>
            <w:r w:rsidRPr="00022A64">
              <w:t xml:space="preserve">( </w:t>
            </w:r>
            <w:r w:rsidRPr="00022A64">
              <w:fldChar w:fldCharType="begin"/>
            </w:r>
            <w:r w:rsidRPr="00022A64">
              <w:instrText xml:space="preserve"> SEQ ( \* ARABIC </w:instrText>
            </w:r>
            <w:r w:rsidRPr="00022A64">
              <w:fldChar w:fldCharType="separate"/>
            </w:r>
            <w:r w:rsidR="00417CD1">
              <w:rPr>
                <w:noProof/>
              </w:rPr>
              <w:t>7</w:t>
            </w:r>
            <w:r w:rsidRPr="00022A64">
              <w:fldChar w:fldCharType="end"/>
            </w:r>
            <w:r w:rsidRPr="00022A64">
              <w:t xml:space="preserve"> )</w:t>
            </w:r>
            <w:bookmarkEnd w:id="84"/>
          </w:p>
        </w:tc>
      </w:tr>
    </w:tbl>
    <w:p w14:paraId="3C220558" w14:textId="77777777" w:rsidR="00E60383" w:rsidRPr="00BA1179" w:rsidRDefault="00000000">
      <w:pPr>
        <w:pStyle w:val="Heading3"/>
      </w:pPr>
      <w:bookmarkStart w:id="85" w:name="_Toc235228405"/>
      <w:r w:rsidRPr="00BA1179">
        <w:t>Concepts as an Intermediate Abstraction</w:t>
      </w:r>
      <w:bookmarkEnd w:id="85"/>
    </w:p>
    <w:p w14:paraId="7CC104A8" w14:textId="4550096C"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w:t>
      </w:r>
      <w:r w:rsidRPr="00BA1179">
        <w:lastRenderedPageBreak/>
        <w:t xml:space="preserve">related features; three mid-level and two higher-level decision concepts built on them answer, each exactly once, the recurring operational questions; and a single top 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417CD1" w:rsidRPr="00BA1179">
        <w:t xml:space="preserve">Table </w:t>
      </w:r>
      <w:r w:rsidR="00417CD1">
        <w:rPr>
          <w:noProof/>
        </w:rPr>
        <w:t>2</w:t>
      </w:r>
      <w:r w:rsidR="00417CD1" w:rsidRPr="00BA1179">
        <w:t>.</w:t>
      </w:r>
      <w:r w:rsidR="00417CD1">
        <w:rPr>
          <w:noProof/>
        </w:rPr>
        <w:t>3</w:t>
      </w:r>
      <w:r w:rsidRPr="00BA1179">
        <w:fldChar w:fldCharType="end"/>
      </w:r>
      <w:r w:rsidRPr="00BA1179">
        <w:t>.</w:t>
      </w:r>
    </w:p>
    <w:p w14:paraId="4DEED09D" w14:textId="77428D85" w:rsidR="000E1725" w:rsidRPr="00BA1179" w:rsidRDefault="00000000" w:rsidP="00E216D6">
      <w:pPr>
        <w:pStyle w:val="Caption"/>
      </w:pPr>
      <w:bookmarkStart w:id="86" w:name="_RefTblQ"/>
      <w:bookmarkStart w:id="87" w:name="_Ref234529138"/>
      <w:bookmarkStart w:id="88" w:name="_Toc235228452"/>
      <w:r w:rsidRPr="00BA1179">
        <w:t xml:space="preserve">Table </w:t>
      </w:r>
      <w:r w:rsidRPr="00BA1179">
        <w:fldChar w:fldCharType="begin"/>
      </w:r>
      <w:r w:rsidRPr="00BA1179">
        <w:instrText xml:space="preserve"> STYLEREF 1 \s </w:instrText>
      </w:r>
      <w:r w:rsidRPr="00BA1179">
        <w:fldChar w:fldCharType="separate"/>
      </w:r>
      <w:r w:rsidR="00417CD1">
        <w:rPr>
          <w:noProof/>
        </w:rPr>
        <w:t>2</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417CD1">
        <w:rPr>
          <w:noProof/>
        </w:rPr>
        <w:t>3</w:t>
      </w:r>
      <w:r w:rsidRPr="00BA1179">
        <w:fldChar w:fldCharType="end"/>
      </w:r>
      <w:bookmarkEnd w:id="86"/>
      <w:r w:rsidRPr="00BA1179">
        <w:t xml:space="preserve"> Operational questions and the decision concepts derived from them</w:t>
      </w:r>
      <w:bookmarkEnd w:id="87"/>
      <w:bookmarkEnd w:id="88"/>
    </w:p>
    <w:tbl>
      <w:tblPr>
        <w:tblStyle w:val="GridTable1Light1"/>
        <w:tblW w:w="5000" w:type="pct"/>
        <w:tblLook w:val="04A0" w:firstRow="1" w:lastRow="0" w:firstColumn="1" w:lastColumn="0" w:noHBand="0" w:noVBand="1"/>
      </w:tblPr>
      <w:tblGrid>
        <w:gridCol w:w="4207"/>
        <w:gridCol w:w="3830"/>
      </w:tblGrid>
      <w:tr w:rsidR="00E216D6" w:rsidRPr="00BA1179" w14:paraId="6CBE251E" w14:textId="77777777" w:rsidTr="004058B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Fire Threat Level</w:t>
            </w:r>
          </w:p>
        </w:tc>
      </w:tr>
      <w:tr w:rsidR="00E216D6" w:rsidRPr="00BA1179" w14:paraId="199C5BE2"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Asset Exposure Risk</w:t>
            </w:r>
          </w:p>
        </w:tc>
      </w:tr>
      <w:tr w:rsidR="00E216D6" w:rsidRPr="00BA1179" w14:paraId="5B5073A9"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54EA767E"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417CD1">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3471D6B2"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417CD1" w:rsidRPr="00022A64">
        <w:t xml:space="preserve">( </w:t>
      </w:r>
      <w:r w:rsidR="00417CD1">
        <w:rPr>
          <w:noProof/>
        </w:rPr>
        <w:t>8</w:t>
      </w:r>
      <w:r w:rsidR="00417CD1"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54C13F43" w:rsidR="004A6192" w:rsidRPr="00022A64" w:rsidRDefault="004A6192" w:rsidP="00022A64">
            <w:pPr>
              <w:pStyle w:val="ParEq"/>
            </w:pPr>
            <w:bookmarkStart w:id="89" w:name="_RefEqB07"/>
            <w:r w:rsidRPr="00022A64">
              <w:t xml:space="preserve">( </w:t>
            </w:r>
            <w:r w:rsidRPr="00022A64">
              <w:fldChar w:fldCharType="begin"/>
            </w:r>
            <w:r w:rsidRPr="00022A64">
              <w:instrText xml:space="preserve"> SEQ ( \* ARABIC </w:instrText>
            </w:r>
            <w:r w:rsidRPr="00022A64">
              <w:fldChar w:fldCharType="separate"/>
            </w:r>
            <w:r w:rsidR="00417CD1">
              <w:rPr>
                <w:noProof/>
              </w:rPr>
              <w:t>8</w:t>
            </w:r>
            <w:r w:rsidRPr="00022A64">
              <w:fldChar w:fldCharType="end"/>
            </w:r>
            <w:r w:rsidRPr="00022A64">
              <w:t xml:space="preserve"> )</w:t>
            </w:r>
            <w:bookmarkEnd w:id="89"/>
          </w:p>
        </w:tc>
      </w:tr>
    </w:tbl>
    <w:p w14:paraId="5FBCD5E2" w14:textId="25BDF08F" w:rsidR="00DC608C" w:rsidRPr="00BA1179" w:rsidRDefault="00000000">
      <w:pPr>
        <w:pStyle w:val="ParText"/>
      </w:pPr>
      <w:r w:rsidRPr="00BA1179">
        <w:lastRenderedPageBreak/>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support system chapter. The intermediate layer provides more than combinatorial economy. Concepts constitute the traceability vocabulary of the entire framework: every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64FBE82D"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90" w:name="_Toc235228406"/>
      <w:r w:rsidRPr="00BA1179">
        <w:t>The Decision Space: Actions and Their Evaluation</w:t>
      </w:r>
      <w:bookmarkEnd w:id="90"/>
    </w:p>
    <w:p w14:paraId="2406E5A9" w14:textId="3BAC2F91" w:rsidR="00BB15F3" w:rsidRPr="00BA1179" w:rsidRDefault="00000000">
      <w:pPr>
        <w:pStyle w:val="ParText"/>
      </w:pPr>
      <w:r w:rsidRPr="00BA1179">
        <w:t xml:space="preserve">The concept hierarchy of the previous section supplies the vocabulary over which decision rules are written; the output of those rules is ultimately an assignment of </w:t>
      </w:r>
      <w:r w:rsidRPr="00BA1179">
        <w:lastRenderedPageBreak/>
        <w:t>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91" w:name="_Toc235228407"/>
      <w:r w:rsidRPr="00BA1179">
        <w:t>Actions and Interventions in Wildfire Decision Support</w:t>
      </w:r>
      <w:bookmarkEnd w:id="91"/>
    </w:p>
    <w:p w14:paraId="19F52DBF" w14:textId="364178BB"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417CD1">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494FC204" w:rsidR="0007627B" w:rsidRPr="00BA1179"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417CD1" w:rsidRPr="00BA1179">
        <w:t xml:space="preserve">Table </w:t>
      </w:r>
      <w:r w:rsidR="00417CD1">
        <w:rPr>
          <w:noProof/>
        </w:rPr>
        <w:t>2</w:t>
      </w:r>
      <w:r w:rsidR="00417CD1" w:rsidRPr="00BA1179">
        <w:t>.</w:t>
      </w:r>
      <w:r w:rsidR="00417CD1">
        <w:rPr>
          <w:noProof/>
        </w:rPr>
        <w:t>4</w:t>
      </w:r>
      <w:r w:rsidRPr="00BA1179">
        <w:fldChar w:fldCharType="end"/>
      </w:r>
      <w:r w:rsidRPr="00BA1179">
        <w:t xml:space="preserve"> lists each type, the concrete orders it represents, the channel through which it acts on the simulation inputs,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5432E06F" w14:textId="0650C154" w:rsidR="00156FCD" w:rsidRPr="00BA1179" w:rsidRDefault="00000000">
      <w:pPr>
        <w:pStyle w:val="Caption"/>
      </w:pPr>
      <w:bookmarkStart w:id="92" w:name="_Ref300000202"/>
      <w:bookmarkStart w:id="93" w:name="_Toc235228453"/>
      <w:r w:rsidRPr="00BA1179">
        <w:t xml:space="preserve">Table </w:t>
      </w:r>
      <w:r w:rsidRPr="00BA1179">
        <w:fldChar w:fldCharType="begin"/>
      </w:r>
      <w:r w:rsidRPr="00BA1179">
        <w:instrText xml:space="preserve"> STYLEREF 1 \s </w:instrText>
      </w:r>
      <w:r w:rsidRPr="00BA1179">
        <w:fldChar w:fldCharType="separate"/>
      </w:r>
      <w:r w:rsidR="00417CD1">
        <w:rPr>
          <w:noProof/>
        </w:rPr>
        <w:t>2</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417CD1">
        <w:rPr>
          <w:noProof/>
        </w:rPr>
        <w:t>4</w:t>
      </w:r>
      <w:r w:rsidRPr="00BA1179">
        <w:fldChar w:fldCharType="end"/>
      </w:r>
      <w:bookmarkEnd w:id="92"/>
      <w:r w:rsidRPr="00BA1179">
        <w:t xml:space="preserve"> Intervention types, representative orders, and input-level effects</w:t>
      </w:r>
      <w:bookmarkEnd w:id="93"/>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44C9F44A" w:rsidR="001048D3" w:rsidRPr="00BA1179" w:rsidRDefault="001048D3" w:rsidP="0067724C">
            <w:pPr>
              <w:pStyle w:val="TableText"/>
              <w:jc w:val="left"/>
              <w:rPr>
                <w:i/>
                <w:iCs/>
              </w:rPr>
            </w:pPr>
            <w:r w:rsidRPr="00BA1179">
              <w:t>Suppression effort</w:t>
            </w:r>
            <w:r w:rsidRPr="00BA1179">
              <w:rPr>
                <w:i/>
                <w:iCs/>
              </w:rPr>
              <w:t xml:space="preserve"> </w:t>
            </w:r>
            <w:sdt>
              <w:sdtPr>
                <w:rPr>
                  <w:i/>
                  <w:iCs/>
                </w:rPr>
                <w:id w:val="815608064"/>
                <w:citation/>
              </w:sdtPr>
              <w:sdtContent>
                <w:r w:rsidRPr="00BA1179">
                  <w:rPr>
                    <w:i/>
                    <w:iCs/>
                  </w:rPr>
                  <w:fldChar w:fldCharType="begin"/>
                </w:r>
                <w:r w:rsidRPr="00BA1179">
                  <w:rPr>
                    <w:b w:val="0"/>
                    <w:bCs w:val="0"/>
                    <w:i/>
                    <w:iCs/>
                  </w:rPr>
                  <w:instrText xml:space="preserve"> CITATION Mar07 \l 1055 </w:instrText>
                </w:r>
                <w:r w:rsidRPr="00BA1179">
                  <w:rPr>
                    <w:i/>
                    <w:iCs/>
                  </w:rPr>
                  <w:fldChar w:fldCharType="separate"/>
                </w:r>
                <w:r w:rsidR="00417CD1">
                  <w:rPr>
                    <w:noProof/>
                  </w:rPr>
                  <w:t>(Martell,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Direct attack on the active front; indirect attack with backburns 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33261252"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417CD1">
                  <w:rPr>
                    <w:noProof/>
                  </w:rPr>
                  <w:t xml:space="preserve">(Oliveira, Barros, Ager, &amp; Fernandes, 2022; Pais, </w:t>
                </w:r>
                <w:r w:rsidR="00417CD1">
                  <w:rPr>
                    <w:noProof/>
                  </w:rPr>
                  <w:lastRenderedPageBreak/>
                  <w:t>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lastRenderedPageBreak/>
              <w:t xml:space="preserve">Dispatch, staging, and repositioning of crews, </w:t>
            </w:r>
            <w:r w:rsidRPr="00BA1179">
              <w:lastRenderedPageBreak/>
              <w:t>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lastRenderedPageBreak/>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2BC40E4C"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417CD1">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Firebreak construction and control-line 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5300397E"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417CD1">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113140FB"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417CD1">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28C30341"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417CD1">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lastRenderedPageBreak/>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4" w:name="_Toc235228408"/>
      <w:r w:rsidRPr="00BA1179">
        <w:t>Decision Cost and Its Components</w:t>
      </w:r>
      <w:bookmarkEnd w:id="94"/>
    </w:p>
    <w:p w14:paraId="080DD1C3" w14:textId="10298511" w:rsidR="009A2659" w:rsidRPr="00BA1179" w:rsidRDefault="00000000" w:rsidP="00A44E5A">
      <w:pPr>
        <w:pStyle w:val="ParText"/>
      </w:pPr>
      <w:r w:rsidRPr="00BA1179">
        <w:t xml:space="preserve">A candidate intervention is evaluated through its expected cost. Wildfire economics quantifies this through the cost-plus-loss principle: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417CD1">
            <w:rPr>
              <w:noProof/>
            </w:rPr>
            <w:t>(Martell,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417CD1" w:rsidRPr="00BA1179">
        <w:t xml:space="preserve">( </w:t>
      </w:r>
      <w:r w:rsidR="00417CD1">
        <w:rPr>
          <w:noProof/>
        </w:rPr>
        <w:t>9</w:t>
      </w:r>
      <w:r w:rsidR="00417CD1"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05EFD198" w:rsidR="00E60383" w:rsidRPr="00BA1179" w:rsidRDefault="00000000" w:rsidP="00605AF3">
            <w:pPr>
              <w:pStyle w:val="ParEq"/>
            </w:pPr>
            <w:bookmarkStart w:id="95" w:name="_RefEqB08"/>
            <w:r w:rsidRPr="00BA1179">
              <w:t xml:space="preserve">( </w:t>
            </w:r>
            <w:r w:rsidRPr="00BA1179">
              <w:fldChar w:fldCharType="begin"/>
            </w:r>
            <w:r w:rsidRPr="00BA1179">
              <w:instrText xml:space="preserve"> SEQ ( \* ARABIC </w:instrText>
            </w:r>
            <w:r w:rsidRPr="00BA1179">
              <w:fldChar w:fldCharType="separate"/>
            </w:r>
            <w:r w:rsidR="00417CD1">
              <w:rPr>
                <w:noProof/>
              </w:rPr>
              <w:t>9</w:t>
            </w:r>
            <w:r w:rsidRPr="00BA1179">
              <w:fldChar w:fldCharType="end"/>
            </w:r>
            <w:r w:rsidRPr="00BA1179">
              <w:t xml:space="preserve"> )</w:t>
            </w:r>
            <w:bookmarkEnd w:id="95"/>
          </w:p>
        </w:tc>
      </w:tr>
    </w:tbl>
    <w:p w14:paraId="1534EA7A" w14:textId="2F6A1AD7"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417CD1" w:rsidRPr="00BA1179">
        <w:t xml:space="preserve">( </w:t>
      </w:r>
      <w:r w:rsidR="00417CD1">
        <w:rPr>
          <w:noProof/>
        </w:rPr>
        <w:t>9</w:t>
      </w:r>
      <w:r w:rsidR="00417CD1"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417CD1">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average number of decision steps </w:t>
      </w:r>
      <w:r w:rsidRPr="00BA1179">
        <w:lastRenderedPageBreak/>
        <w:t xml:space="preserve">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417CD1" w:rsidRPr="00BA1179">
        <w:t xml:space="preserve">Table </w:t>
      </w:r>
      <w:r w:rsidR="00417CD1">
        <w:rPr>
          <w:noProof/>
        </w:rPr>
        <w:t>2</w:t>
      </w:r>
      <w:r w:rsidR="00417CD1" w:rsidRPr="00BA1179">
        <w:t>.</w:t>
      </w:r>
      <w:r w:rsidR="00417CD1">
        <w:rPr>
          <w:noProof/>
        </w:rPr>
        <w:t>5</w:t>
      </w:r>
      <w:r w:rsidRPr="00BA1179">
        <w:fldChar w:fldCharType="end"/>
      </w:r>
      <w:r w:rsidRPr="00BA1179">
        <w:t>.</w:t>
      </w:r>
    </w:p>
    <w:p w14:paraId="6738C78D" w14:textId="243AE957"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 using pairwise comparison in the tradition of the analytic hierarchy process over the doctrine of wildfire risk 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417CD1">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417CD1" w:rsidRPr="00BA1179">
        <w:t xml:space="preserve">( </w:t>
      </w:r>
      <w:r w:rsidR="00417CD1">
        <w:rPr>
          <w:noProof/>
        </w:rPr>
        <w:t>9</w:t>
      </w:r>
      <w:r w:rsidR="00417CD1"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59045CFA" w:rsidR="001545DC" w:rsidRPr="00BA1179" w:rsidRDefault="00000000">
      <w:pPr>
        <w:pStyle w:val="Caption"/>
      </w:pPr>
      <w:bookmarkStart w:id="96" w:name="_RefTblC"/>
      <w:bookmarkStart w:id="97" w:name="_Toc235228454"/>
      <w:r w:rsidRPr="00BA1179">
        <w:t xml:space="preserve">Table </w:t>
      </w:r>
      <w:r w:rsidRPr="00BA1179">
        <w:fldChar w:fldCharType="begin"/>
      </w:r>
      <w:r w:rsidRPr="00BA1179">
        <w:instrText xml:space="preserve"> STYLEREF 1 \s </w:instrText>
      </w:r>
      <w:r w:rsidRPr="00BA1179">
        <w:fldChar w:fldCharType="separate"/>
      </w:r>
      <w:r w:rsidR="00417CD1">
        <w:rPr>
          <w:noProof/>
        </w:rPr>
        <w:t>2</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417CD1">
        <w:rPr>
          <w:noProof/>
        </w:rPr>
        <w:t>5</w:t>
      </w:r>
      <w:r w:rsidRPr="00BA1179">
        <w:fldChar w:fldCharType="end"/>
      </w:r>
      <w:bookmarkEnd w:id="96"/>
      <w:r w:rsidRPr="00BA1179">
        <w:t xml:space="preserve"> Decision cost components, their scope, and their rationale</w:t>
      </w:r>
      <w:bookmarkEnd w:id="97"/>
    </w:p>
    <w:tbl>
      <w:tblPr>
        <w:tblStyle w:val="GridTable1Light1"/>
        <w:tblW w:w="5000" w:type="pct"/>
        <w:tblLook w:val="04A0" w:firstRow="1" w:lastRow="0" w:firstColumn="1" w:lastColumn="0" w:noHBand="0" w:noVBand="1"/>
      </w:tblPr>
      <w:tblGrid>
        <w:gridCol w:w="1350"/>
        <w:gridCol w:w="4314"/>
        <w:gridCol w:w="2373"/>
      </w:tblGrid>
      <w:tr w:rsidR="00616403" w:rsidRPr="00BA1179" w14:paraId="347EFC0F" w14:textId="77777777" w:rsidTr="0064235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605AF3">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31D5558D"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417CD1">
                  <w:rPr>
                    <w:noProof/>
                  </w:rPr>
                  <w:t>(Martell,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605AF3">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3AAEEE7C"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417CD1">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605AF3">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101299DA"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417CD1">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605AF3">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lastRenderedPageBreak/>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605AF3">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7A185DE7" w:rsidR="00616403" w:rsidRPr="00BA1179" w:rsidRDefault="00616403" w:rsidP="00933225">
            <w:pPr>
              <w:pStyle w:val="TableText"/>
              <w:cnfStyle w:val="000000000000" w:firstRow="0" w:lastRow="0" w:firstColumn="0" w:lastColumn="0" w:oddVBand="0" w:evenVBand="0" w:oddHBand="0"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417CD1">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26F09F89"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 burned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390EF962" w:rsidR="000976BF" w:rsidRPr="00BA1179" w:rsidRDefault="00000000">
      <w:pPr>
        <w:pStyle w:val="ParText"/>
      </w:pPr>
      <w:r w:rsidRPr="00BA1179">
        <w:t xml:space="preserve">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w:t>
      </w:r>
      <w:r w:rsidRPr="00BA1179">
        <w:lastRenderedPageBreak/>
        <w:t xml:space="preserve">by shrinking its own reference, and every denominator is bounded below, so the ratios stay defined when little or no spread is forecast. Life safety is subject to one further safeguard: Beyond its weight in </w:t>
      </w:r>
      <w:r w:rsidRPr="00BA1179">
        <w:fldChar w:fldCharType="begin"/>
      </w:r>
      <w:r w:rsidRPr="00BA1179">
        <w:instrText xml:space="preserve"> REF _RefEqB08 \h </w:instrText>
      </w:r>
      <w:r w:rsidRPr="00BA1179">
        <w:fldChar w:fldCharType="separate"/>
      </w:r>
      <w:r w:rsidR="00417CD1" w:rsidRPr="00BA1179">
        <w:t xml:space="preserve">( </w:t>
      </w:r>
      <w:r w:rsidR="00417CD1">
        <w:rPr>
          <w:noProof/>
        </w:rPr>
        <w:t>9</w:t>
      </w:r>
      <w:r w:rsidR="00417CD1" w:rsidRPr="00BA1179">
        <w:t xml:space="preserve"> )</w:t>
      </w:r>
      <w:r w:rsidRPr="00BA1179">
        <w:fldChar w:fldCharType="end"/>
      </w:r>
      <w:r w:rsidRPr="00BA1179">
        <w:t>, any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8" w:name="_Toc235228409"/>
      <w:r w:rsidRPr="00BA1179">
        <w:t>Satisficing Acceptance and the Graduated Fail-Safe</w:t>
      </w:r>
      <w:bookmarkEnd w:id="98"/>
    </w:p>
    <w:p w14:paraId="5C7A6298" w14:textId="53515FAC"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417CD1">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Pr="00BA1179">
            <w:fldChar w:fldCharType="separate"/>
          </w:r>
          <w:r w:rsidR="00417CD1">
            <w:rPr>
              <w:noProof/>
            </w:rPr>
            <w:t>(Simon H. A., 1956; Gigerenzer &amp; Selten, 2001)</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417CD1" w:rsidRPr="00D854A7">
        <w:t xml:space="preserve">( </w:t>
      </w:r>
      <w:r w:rsidR="00417CD1">
        <w:rPr>
          <w:noProof/>
        </w:rPr>
        <w:t>10</w:t>
      </w:r>
      <w:r w:rsidR="00417CD1" w:rsidRPr="00D854A7">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D854A7" w14:paraId="494D5058" w14:textId="77777777">
        <w:tc>
          <w:tcPr>
            <w:tcW w:w="4547" w:type="pct"/>
            <w:vAlign w:val="center"/>
          </w:tcPr>
          <w:p w14:paraId="5E253690" w14:textId="77777777" w:rsidR="00E60383" w:rsidRPr="00D854A7" w:rsidRDefault="00000000" w:rsidP="00D854A7">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453" w:type="pct"/>
            <w:vAlign w:val="center"/>
          </w:tcPr>
          <w:p w14:paraId="39E2B52D" w14:textId="3E2015DC" w:rsidR="00E60383" w:rsidRPr="00D854A7" w:rsidRDefault="00000000" w:rsidP="00D854A7">
            <w:pPr>
              <w:pStyle w:val="ParEq"/>
            </w:pPr>
            <w:bookmarkStart w:id="99" w:name="_RefEqB09"/>
            <w:r w:rsidRPr="00D854A7">
              <w:t xml:space="preserve">( </w:t>
            </w:r>
            <w:r w:rsidRPr="00D854A7">
              <w:fldChar w:fldCharType="begin"/>
            </w:r>
            <w:r w:rsidRPr="00D854A7">
              <w:instrText xml:space="preserve"> SEQ ( \* ARABIC </w:instrText>
            </w:r>
            <w:r w:rsidRPr="00D854A7">
              <w:fldChar w:fldCharType="separate"/>
            </w:r>
            <w:r w:rsidR="00417CD1">
              <w:rPr>
                <w:noProof/>
              </w:rPr>
              <w:t>10</w:t>
            </w:r>
            <w:r w:rsidRPr="00D854A7">
              <w:fldChar w:fldCharType="end"/>
            </w:r>
            <w:r w:rsidRPr="00D854A7">
              <w:t xml:space="preserve"> )</w:t>
            </w:r>
            <w:bookmarkEnd w:id="99"/>
          </w:p>
        </w:tc>
      </w:tr>
    </w:tbl>
    <w:p w14:paraId="3610275F" w14:textId="7446D38A"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417CD1" w:rsidRPr="00D854A7">
        <w:t xml:space="preserve">( </w:t>
      </w:r>
      <w:r w:rsidR="00417CD1">
        <w:rPr>
          <w:noProof/>
        </w:rPr>
        <w:t>10</w:t>
      </w:r>
      <w:r w:rsidR="00417CD1"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Its initial value derives from the reference envelope that normalizes the cost terms. The cost of the uncontrolled, 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w:t>
      </w:r>
      <w:r w:rsidRPr="00BA1179">
        <w:lastRenderedPageBreak/>
        <w:t xml:space="preserve">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417CD1" w:rsidRPr="00D854A7">
        <w:t xml:space="preserve">( </w:t>
      </w:r>
      <w:r w:rsidR="00417CD1">
        <w:rPr>
          <w:noProof/>
        </w:rPr>
        <w:t>11</w:t>
      </w:r>
      <w:r w:rsidR="00417CD1"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29A3F2C3" w:rsidR="00E60383" w:rsidRPr="00D854A7" w:rsidRDefault="00000000" w:rsidP="00D854A7">
            <w:pPr>
              <w:pStyle w:val="ParEq"/>
            </w:pPr>
            <w:bookmarkStart w:id="100" w:name="_RefEqB10"/>
            <w:r w:rsidRPr="00D854A7">
              <w:t xml:space="preserve">( </w:t>
            </w:r>
            <w:r w:rsidRPr="00D854A7">
              <w:fldChar w:fldCharType="begin"/>
            </w:r>
            <w:r w:rsidRPr="00D854A7">
              <w:instrText xml:space="preserve"> SEQ ( \* ARABIC </w:instrText>
            </w:r>
            <w:r w:rsidRPr="00D854A7">
              <w:fldChar w:fldCharType="separate"/>
            </w:r>
            <w:r w:rsidR="00417CD1">
              <w:rPr>
                <w:noProof/>
              </w:rPr>
              <w:t>11</w:t>
            </w:r>
            <w:r w:rsidRPr="00D854A7">
              <w:fldChar w:fldCharType="end"/>
            </w:r>
            <w:r w:rsidRPr="00D854A7">
              <w:t xml:space="preserve"> )</w:t>
            </w:r>
            <w:bookmarkEnd w:id="100"/>
          </w:p>
        </w:tc>
      </w:tr>
    </w:tbl>
    <w:p w14:paraId="5C9F5E92" w14:textId="75FA747C"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417CD1" w:rsidRPr="00D854A7">
        <w:t xml:space="preserve">( </w:t>
      </w:r>
      <w:r w:rsidR="00417CD1">
        <w:rPr>
          <w:noProof/>
        </w:rPr>
        <w:t>11</w:t>
      </w:r>
      <w:r w:rsidR="00417CD1"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101" w:name="_Toc235228410"/>
      <w:r w:rsidRPr="00BA1179">
        <w:t>Epistemic Uncertainty, Traceability, and Sensitivity</w:t>
      </w:r>
      <w:bookmarkEnd w:id="101"/>
    </w:p>
    <w:p w14:paraId="24840BAB" w14:textId="201705B9" w:rsidR="00E60383" w:rsidRPr="00BA1179" w:rsidRDefault="00000000">
      <w:pPr>
        <w:pStyle w:val="ParText"/>
      </w:pPr>
      <w:r w:rsidRPr="00BA1179">
        <w:t xml:space="preserve">The uncertainty that dominates an active incident is epistemic rather than aleatory: the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417CD1">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Pr="00BA1179">
            <w:instrText xml:space="preserve"> CITATION Pea88 \l 1055  \m Sha76  \m Zad86 </w:instrText>
          </w:r>
          <w:r w:rsidRPr="00BA1179">
            <w:fldChar w:fldCharType="separate"/>
          </w:r>
          <w:r w:rsidR="00417CD1">
            <w:rPr>
              <w:noProof/>
            </w:rPr>
            <w:t>(Pearl, 1988; Shafer, 1976; Zadeh, A simple view of the Dempster–Shafer theory of evidence and its implication for the rule of combination, 1986)</w:t>
          </w:r>
          <w:r w:rsidRPr="00BA1179">
            <w:fldChar w:fldCharType="end"/>
          </w:r>
        </w:sdtContent>
      </w:sdt>
      <w:r w:rsidRPr="00BA1179">
        <w:t xml:space="preserve">. DisasterAware instead employs 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417CD1" w:rsidRPr="00A20B34">
        <w:t xml:space="preserve">( </w:t>
      </w:r>
      <w:r w:rsidR="00417CD1">
        <w:rPr>
          <w:noProof/>
        </w:rPr>
        <w:t>12</w:t>
      </w:r>
      <w:r w:rsidR="00417CD1"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w:t>
      </w:r>
      <w:r w:rsidRPr="00BA1179">
        <w:lastRenderedPageBreak/>
        <w:t xml:space="preserve">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762B7E79" w:rsidR="00E60383" w:rsidRPr="00A20B34" w:rsidRDefault="00000000" w:rsidP="00A20B34">
            <w:pPr>
              <w:pStyle w:val="ParEq"/>
            </w:pPr>
            <w:bookmarkStart w:id="102" w:name="_RefEqB11"/>
            <w:r w:rsidRPr="00A20B34">
              <w:t xml:space="preserve">( </w:t>
            </w:r>
            <w:r w:rsidRPr="00A20B34">
              <w:fldChar w:fldCharType="begin"/>
            </w:r>
            <w:r w:rsidRPr="00A20B34">
              <w:instrText xml:space="preserve"> SEQ ( \* ARABIC </w:instrText>
            </w:r>
            <w:r w:rsidRPr="00A20B34">
              <w:fldChar w:fldCharType="separate"/>
            </w:r>
            <w:r w:rsidR="00417CD1">
              <w:rPr>
                <w:noProof/>
              </w:rPr>
              <w:t>12</w:t>
            </w:r>
            <w:r w:rsidRPr="00A20B34">
              <w:fldChar w:fldCharType="end"/>
            </w:r>
            <w:r w:rsidRPr="00A20B34">
              <w:t xml:space="preserve"> )</w:t>
            </w:r>
            <w:bookmarkEnd w:id="102"/>
          </w:p>
        </w:tc>
      </w:tr>
    </w:tbl>
    <w:p w14:paraId="47CB328A" w14:textId="3B64C557" w:rsidR="007406A0" w:rsidRPr="00BA1179" w:rsidRDefault="00000000" w:rsidP="007406A0">
      <w:pPr>
        <w:pStyle w:val="ParText"/>
      </w:pPr>
      <w:r w:rsidRPr="00BA1179">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417CD1">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417CD1" w:rsidRPr="0085040B">
        <w:t xml:space="preserve">( </w:t>
      </w:r>
      <w:r w:rsidR="00417CD1">
        <w:rPr>
          <w:noProof/>
        </w:rPr>
        <w:t>13</w:t>
      </w:r>
      <w:r w:rsidR="00417CD1"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417CD1" w:rsidRPr="00BA1179">
        <w:t xml:space="preserve">Table </w:t>
      </w:r>
      <w:r w:rsidR="00417CD1">
        <w:rPr>
          <w:noProof/>
        </w:rPr>
        <w:t>2</w:t>
      </w:r>
      <w:r w:rsidR="00417CD1" w:rsidRPr="00BA1179">
        <w:t>.</w:t>
      </w:r>
      <w:r w:rsidR="00417CD1">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4FF8F4E4" w:rsidR="00E60383" w:rsidRPr="0085040B" w:rsidRDefault="00000000" w:rsidP="0085040B">
            <w:pPr>
              <w:pStyle w:val="ParEq"/>
            </w:pPr>
            <w:bookmarkStart w:id="103" w:name="_RefEqB12"/>
            <w:r w:rsidRPr="0085040B">
              <w:t xml:space="preserve">( </w:t>
            </w:r>
            <w:r w:rsidRPr="0085040B">
              <w:fldChar w:fldCharType="begin"/>
            </w:r>
            <w:r w:rsidRPr="0085040B">
              <w:instrText xml:space="preserve"> SEQ ( \* ARABIC </w:instrText>
            </w:r>
            <w:r w:rsidRPr="0085040B">
              <w:fldChar w:fldCharType="separate"/>
            </w:r>
            <w:r w:rsidR="00417CD1">
              <w:rPr>
                <w:noProof/>
              </w:rPr>
              <w:t>13</w:t>
            </w:r>
            <w:r w:rsidRPr="0085040B">
              <w:fldChar w:fldCharType="end"/>
            </w:r>
            <w:r w:rsidRPr="0085040B">
              <w:t xml:space="preserve"> )</w:t>
            </w:r>
            <w:bookmarkEnd w:id="103"/>
          </w:p>
        </w:tc>
      </w:tr>
    </w:tbl>
    <w:p w14:paraId="282EC340" w14:textId="4D059071" w:rsidR="00DC608C" w:rsidRPr="00BA1179" w:rsidRDefault="00000000">
      <w:pPr>
        <w:pStyle w:val="Caption"/>
      </w:pPr>
      <w:bookmarkStart w:id="104" w:name="_RefTblT"/>
      <w:bookmarkStart w:id="105" w:name="_Toc235228455"/>
      <w:r w:rsidRPr="00BA1179">
        <w:t xml:space="preserve">Table </w:t>
      </w:r>
      <w:r w:rsidRPr="00BA1179">
        <w:fldChar w:fldCharType="begin"/>
      </w:r>
      <w:r w:rsidRPr="00BA1179">
        <w:instrText xml:space="preserve"> STYLEREF 1 \s </w:instrText>
      </w:r>
      <w:r w:rsidRPr="00BA1179">
        <w:fldChar w:fldCharType="separate"/>
      </w:r>
      <w:r w:rsidR="00417CD1">
        <w:rPr>
          <w:noProof/>
        </w:rPr>
        <w:t>2</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417CD1">
        <w:rPr>
          <w:noProof/>
        </w:rPr>
        <w:t>6</w:t>
      </w:r>
      <w:r w:rsidRPr="00BA1179">
        <w:fldChar w:fldCharType="end"/>
      </w:r>
      <w:bookmarkEnd w:id="104"/>
      <w:r w:rsidRPr="00BA1179">
        <w:t xml:space="preserve"> Scope of traceability and sensitivity analysis</w:t>
      </w:r>
      <w:bookmarkEnd w:id="105"/>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6" w:name="_Toc235228411"/>
      <w:r w:rsidRPr="00AF56FF">
        <w:t>Generative Models and Large Language Models</w:t>
      </w:r>
      <w:bookmarkEnd w:id="106"/>
    </w:p>
    <w:p w14:paraId="278ACAC2" w14:textId="6C8C2FBC" w:rsidR="00AF56FF" w:rsidRDefault="00AF56FF" w:rsidP="00AF56FF">
      <w:pPr>
        <w:pStyle w:val="ParText"/>
      </w:pPr>
      <w:r>
        <w:t xml:space="preserve">Generative models produce new content rather than only classifying or scoring existing content. The form most relevant to decision support is the large language </w:t>
      </w:r>
      <w:r>
        <w:lastRenderedPageBreak/>
        <w:t>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417CD1">
            <w:rPr>
              <w:noProof/>
            </w:rPr>
            <w:t>(Vaswani, et al., 2017; Brown, et al., Language models are few-shot learners, 2020)</w:t>
          </w:r>
          <w:r w:rsidR="00AC7C88">
            <w:fldChar w:fldCharType="end"/>
          </w:r>
        </w:sdtContent>
      </w:sdt>
      <w:r w:rsidR="00AC7C88">
        <w:t xml:space="preserve"> </w:t>
      </w:r>
      <w:r>
        <w:t>Through this pre-training it acquires broad linguistic competence and a wide</w:t>
      </w:r>
      <w:r w:rsidR="00277534">
        <w:t xml:space="preserve"> </w:t>
      </w:r>
      <w:r>
        <w:t>store of world knowledge, which it can recombine into text that follows the structure and the vocabulary asked of it.</w:t>
      </w:r>
    </w:p>
    <w:p w14:paraId="12913119" w14:textId="666FC3AA"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ins w:id="107" w:author="CLAUDE" w:date="2026-07-17T00:00:00Z">
            <w:r w:rsidR="00AC7C88">
              <w:fldChar w:fldCharType="begin"/>
            </w:r>
            <w:r w:rsidR="00AC7C88">
              <w:instrText xml:space="preserve">CITATION Placeholder2 \t  \l 1055 </w:instrText>
            </w:r>
            <w:r w:rsidR="00AC7C88">
              <w:fldChar w:fldCharType="separate"/>
            </w:r>
          </w:ins>
          <w:r w:rsidR="00417CD1">
            <w:rPr>
              <w:noProof/>
            </w:rPr>
            <w:t>(Brown, et al., 2020)</w:t>
          </w:r>
          <w:ins w:id="108" w:author="CLAUDE" w:date="2026-07-17T00:00:00Z">
            <w:r w:rsidR="00AC7C88">
              <w:fldChar w:fldCharType="end"/>
            </w:r>
          </w:ins>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4BBA6C36"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417CD1">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417CD1">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9" w:name="_Toc235228412"/>
      <w:r w:rsidRPr="00BA1179">
        <w:t>Adaptive and Generative Decision Loops</w:t>
      </w:r>
      <w:bookmarkEnd w:id="109"/>
    </w:p>
    <w:p w14:paraId="5F0BF59F" w14:textId="0CD80BBB" w:rsidR="007B46B6" w:rsidRDefault="007B46B6" w:rsidP="007B46B6">
      <w:pPr>
        <w:pStyle w:val="ParText"/>
      </w:pPr>
      <w:r w:rsidRPr="00BA1179">
        <w:t>The preceding sections defined the admissible interventions, the reasoning that produces candidate decisions, and the criteria by which candidates are judged. This section presents the mechanism that keeps the decision space open without 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417CD1">
            <w:rPr>
              <w:noProof/>
            </w:rPr>
            <w:t xml:space="preserve"> (Angelov &amp; Filev, 2004; </w:t>
          </w:r>
          <w:r w:rsidR="00417CD1">
            <w:rPr>
              <w:noProof/>
            </w:rPr>
            <w:lastRenderedPageBreak/>
            <w:t>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417CD1">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drawing>
          <wp:inline distT="0" distB="0" distL="0" distR="0" wp14:anchorId="1895A640" wp14:editId="224FC748">
            <wp:extent cx="5040000" cy="2528680"/>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40000" cy="2528680"/>
                    </a:xfrm>
                    <a:prstGeom prst="rect">
                      <a:avLst/>
                    </a:prstGeom>
                    <a:noFill/>
                  </pic:spPr>
                </pic:pic>
              </a:graphicData>
            </a:graphic>
          </wp:inline>
        </w:drawing>
      </w:r>
    </w:p>
    <w:p w14:paraId="2B8F9F7C" w14:textId="4258E6ED" w:rsidR="00D854A7" w:rsidRPr="00BA1179" w:rsidRDefault="00D854A7" w:rsidP="00D854A7">
      <w:pPr>
        <w:pStyle w:val="Caption"/>
      </w:pPr>
      <w:bookmarkStart w:id="110" w:name="_RefFig24"/>
      <w:bookmarkStart w:id="111" w:name="_Toc235228472"/>
      <w:r w:rsidRPr="00BA1179">
        <w:t xml:space="preserve">Figure </w:t>
      </w:r>
      <w:r w:rsidR="007C6708">
        <w:fldChar w:fldCharType="begin"/>
      </w:r>
      <w:r w:rsidR="007C6708">
        <w:instrText xml:space="preserve"> STYLEREF 1 \s </w:instrText>
      </w:r>
      <w:r w:rsidR="007C6708">
        <w:fldChar w:fldCharType="separate"/>
      </w:r>
      <w:r w:rsidR="00417CD1">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5</w:t>
      </w:r>
      <w:r w:rsidR="007C6708">
        <w:fldChar w:fldCharType="end"/>
      </w:r>
      <w:bookmarkEnd w:id="110"/>
      <w:r w:rsidRPr="00BA1179">
        <w:t xml:space="preserve"> Staged adaptation loop with generative proposal and verification</w:t>
      </w:r>
      <w:bookmarkEnd w:id="111"/>
    </w:p>
    <w:p w14:paraId="027E4575" w14:textId="69FD6C27" w:rsidR="007B46B6" w:rsidRPr="00BA1179" w:rsidRDefault="007B46B6" w:rsidP="007B46B6">
      <w:pPr>
        <w:pStyle w:val="ParText"/>
      </w:pPr>
      <w:r w:rsidRPr="00BA1179">
        <w:fldChar w:fldCharType="begin"/>
      </w:r>
      <w:r w:rsidRPr="00BA1179">
        <w:instrText xml:space="preserve"> REF _RefFig24 \h </w:instrText>
      </w:r>
      <w:r w:rsidRPr="00BA1179">
        <w:fldChar w:fldCharType="separate"/>
      </w:r>
      <w:r w:rsidR="00417CD1" w:rsidRPr="00BA1179">
        <w:t xml:space="preserve">Figure </w:t>
      </w:r>
      <w:r w:rsidR="00417CD1">
        <w:rPr>
          <w:noProof/>
        </w:rPr>
        <w:t>2</w:t>
      </w:r>
      <w:r w:rsidR="00417CD1">
        <w:t>.</w:t>
      </w:r>
      <w:r w:rsidR="00417CD1">
        <w:rPr>
          <w:noProof/>
        </w:rPr>
        <w:t>5</w:t>
      </w:r>
      <w:r w:rsidRPr="00BA1179">
        <w:fldChar w:fldCharType="end"/>
      </w:r>
      <w:r w:rsidRPr="00BA1179">
        <w:t xml:space="preserve"> depicts the complete loop. The rule base issues decisions, the realized cost is fed back, the RL controller selects the least invasive stage that promises improvement, and every output of a stage must pass the verification gate before it returns to the rule base.</w:t>
      </w:r>
    </w:p>
    <w:p w14:paraId="413B3A53" w14:textId="77777777" w:rsidR="007B46B6" w:rsidRPr="00BA1179" w:rsidRDefault="007B46B6">
      <w:pPr>
        <w:pStyle w:val="ListParagraph"/>
        <w:numPr>
          <w:ilvl w:val="0"/>
          <w:numId w:val="9"/>
        </w:numPr>
      </w:pPr>
      <w:r w:rsidRPr="00BA1179">
        <w:rPr>
          <w:b/>
        </w:rPr>
        <w:t>Parameter tuning</w:t>
      </w:r>
      <w:r w:rsidRPr="00BA1179">
        <w:t xml:space="preserve">: an evFIS first adjusts the membership-function parameters of existing rules, the least invasive correction </w:t>
      </w:r>
    </w:p>
    <w:p w14:paraId="18394B10" w14:textId="77777777" w:rsidR="007B46B6" w:rsidRPr="00BA1179" w:rsidRDefault="007B46B6">
      <w:pPr>
        <w:pStyle w:val="ListParagraph"/>
        <w:numPr>
          <w:ilvl w:val="0"/>
          <w:numId w:val="9"/>
        </w:numPr>
      </w:pPr>
      <w:r w:rsidRPr="00BA1179">
        <w:rPr>
          <w:b/>
        </w:rPr>
        <w:t>Resolution increase</w:t>
      </w:r>
      <w:r w:rsidRPr="00BA1179">
        <w:t xml:space="preserve">: where residual cost concentrates, the term set is refined by adding linguistic terms or splitting a region of the input space </w:t>
      </w:r>
    </w:p>
    <w:p w14:paraId="3B1E2335" w14:textId="339807DD" w:rsidR="00012548" w:rsidRPr="00BA1179" w:rsidRDefault="007B46B6">
      <w:pPr>
        <w:pStyle w:val="ListParagraph"/>
        <w:numPr>
          <w:ilvl w:val="0"/>
          <w:numId w:val="9"/>
        </w:numPr>
      </w:pPr>
      <w:r w:rsidRPr="00BA1179">
        <w:rPr>
          <w:b/>
        </w:rPr>
        <w:t>Generative proposal</w:t>
      </w:r>
      <w:r w:rsidRPr="00BA1179">
        <w:t xml:space="preserve">: when neither of the preceding operations removes a persistent cost, a generative model drafts a genuinely new candidate rule; large-language-model agents have recently begun to serve as such proposers in wildfire analysis and response </w:t>
      </w:r>
    </w:p>
    <w:p w14:paraId="75934A4F" w14:textId="0085D311" w:rsidR="007B46B6" w:rsidRPr="00BA1179" w:rsidRDefault="007B46B6" w:rsidP="007B46B6">
      <w:pPr>
        <w:pStyle w:val="ParText"/>
      </w:pPr>
      <w:r w:rsidRPr="00BA1179">
        <w:t xml:space="preserve">The loop is disciplined by two safeguards. RL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417CD1">
            <w:rPr>
              <w:noProof/>
            </w:rPr>
            <w:t>(Sutton &amp; Barto, 2018)</w:t>
          </w:r>
          <w:r w:rsidRPr="00BA1179">
            <w:fldChar w:fldCharType="end"/>
          </w:r>
        </w:sdtContent>
      </w:sdt>
      <w:r w:rsidRPr="00BA1179">
        <w:t xml:space="preserve">. Furthermore, every candidate, regardless of its </w:t>
      </w:r>
      <w:r w:rsidRPr="00BA1179">
        <w:lastRenderedPageBreak/>
        <w:t xml:space="preserve">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417CD1" w:rsidRPr="00BA1179">
        <w:t xml:space="preserve">( </w:t>
      </w:r>
      <w:r w:rsidR="00417CD1">
        <w:rPr>
          <w:noProof/>
        </w:rPr>
        <w:t>14</w:t>
      </w:r>
      <w:r w:rsidR="00417CD1"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5E9A151D" w:rsidR="007B46B6" w:rsidRPr="00BA1179" w:rsidRDefault="007B46B6" w:rsidP="00D854A7">
            <w:pPr>
              <w:pStyle w:val="ParEq"/>
            </w:pPr>
            <w:bookmarkStart w:id="112" w:name="_RefEqB13"/>
            <w:r w:rsidRPr="00BA1179">
              <w:t xml:space="preserve">( </w:t>
            </w:r>
            <w:r w:rsidRPr="00BA1179">
              <w:fldChar w:fldCharType="begin"/>
            </w:r>
            <w:r w:rsidRPr="00BA1179">
              <w:instrText xml:space="preserve"> SEQ ( \* ARABIC </w:instrText>
            </w:r>
            <w:r w:rsidRPr="00BA1179">
              <w:fldChar w:fldCharType="separate"/>
            </w:r>
            <w:r w:rsidR="00417CD1">
              <w:rPr>
                <w:noProof/>
              </w:rPr>
              <w:t>14</w:t>
            </w:r>
            <w:r w:rsidRPr="00BA1179">
              <w:fldChar w:fldCharType="end"/>
            </w:r>
            <w:r w:rsidRPr="00BA1179">
              <w:t xml:space="preserve"> )</w:t>
            </w:r>
            <w:bookmarkEnd w:id="112"/>
          </w:p>
        </w:tc>
      </w:tr>
    </w:tbl>
    <w:p w14:paraId="6FB8674F" w14:textId="36A484F3" w:rsidR="007B46B6" w:rsidRPr="00BA1179" w:rsidRDefault="007B46B6" w:rsidP="007B46B6">
      <w:pPr>
        <w:pStyle w:val="ParText"/>
      </w:pPr>
      <w:r w:rsidRPr="00BA1179">
        <w:t xml:space="preserve">In </w:t>
      </w:r>
      <w:r w:rsidRPr="00BA1179">
        <w:fldChar w:fldCharType="begin"/>
      </w:r>
      <w:r w:rsidRPr="00BA1179">
        <w:instrText xml:space="preserve"> REF _RefEqB13 \h </w:instrText>
      </w:r>
      <w:r w:rsidRPr="00BA1179">
        <w:fldChar w:fldCharType="separate"/>
      </w:r>
      <w:r w:rsidR="00417CD1" w:rsidRPr="00BA1179">
        <w:t xml:space="preserve">( </w:t>
      </w:r>
      <w:r w:rsidR="00417CD1">
        <w:rPr>
          <w:noProof/>
        </w:rPr>
        <w:t>14</w:t>
      </w:r>
      <w:r w:rsidR="00417CD1"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417CD1">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10A12B8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13" w:name="_Toc222653207"/>
      <w:bookmarkStart w:id="114" w:name="_Toc222699940"/>
      <w:bookmarkStart w:id="115" w:name="_Ref223873009"/>
      <w:bookmarkStart w:id="116" w:name="_Ref223873014"/>
      <w:bookmarkStart w:id="117" w:name="_Ref223873019"/>
      <w:bookmarkStart w:id="118" w:name="_Ref223873033"/>
      <w:bookmarkStart w:id="119" w:name="_Ref223876307"/>
      <w:bookmarkStart w:id="120" w:name="_Ref223876944"/>
      <w:bookmarkStart w:id="121" w:name="_Ref223877543"/>
      <w:bookmarkStart w:id="122" w:name="_Ref223878060"/>
      <w:bookmarkStart w:id="123" w:name="_Ref223879197"/>
      <w:bookmarkStart w:id="124" w:name="_Ref223881460"/>
      <w:bookmarkStart w:id="125" w:name="_Ref223883168"/>
      <w:bookmarkStart w:id="126" w:name="_Ref224591194"/>
      <w:bookmarkStart w:id="127" w:name="_Ref225625822"/>
      <w:bookmarkStart w:id="128" w:name="_Ref225628552"/>
      <w:bookmarkStart w:id="129" w:name="_Ref225630915"/>
      <w:bookmarkStart w:id="130" w:name="_Ref225632469"/>
      <w:bookmarkStart w:id="131" w:name="_Ref225632689"/>
      <w:bookmarkStart w:id="132" w:name="_Ref225634318"/>
      <w:bookmarkStart w:id="133" w:name="_Ref225684396"/>
      <w:bookmarkStart w:id="134" w:name="_Ref225798315"/>
      <w:bookmarkStart w:id="135" w:name="_Ref226153811"/>
      <w:bookmarkStart w:id="136" w:name="_Ref226154086"/>
      <w:bookmarkStart w:id="137" w:name="_Ref226154344"/>
      <w:bookmarkStart w:id="138" w:name="_Ref226155725"/>
      <w:bookmarkStart w:id="139" w:name="_Ref226192384"/>
      <w:bookmarkStart w:id="140" w:name="_Ref226192918"/>
      <w:bookmarkStart w:id="141" w:name="_Ref226193297"/>
      <w:bookmarkStart w:id="142" w:name="_Ref226195240"/>
      <w:bookmarkStart w:id="143" w:name="_Ref226195460"/>
      <w:bookmarkStart w:id="144" w:name="_Ref226195465"/>
      <w:bookmarkStart w:id="145" w:name="_Ref226195478"/>
      <w:bookmarkStart w:id="146" w:name="_Ref226195508"/>
      <w:bookmarkStart w:id="147" w:name="_Ref226195779"/>
      <w:bookmarkStart w:id="148" w:name="_Ref226196251"/>
      <w:bookmarkStart w:id="149" w:name="_Ref226196543"/>
      <w:bookmarkStart w:id="150" w:name="_Ref226207208"/>
      <w:bookmarkStart w:id="151" w:name="_Ref226207225"/>
      <w:bookmarkStart w:id="152" w:name="_Ref226216256"/>
      <w:bookmarkStart w:id="153" w:name="_Ref226216634"/>
      <w:bookmarkStart w:id="154" w:name="_Ref226221933"/>
      <w:bookmarkStart w:id="155" w:name="_Ref226226811"/>
      <w:bookmarkStart w:id="156" w:name="_Ref226229824"/>
      <w:bookmarkStart w:id="157" w:name="_Ref226238121"/>
      <w:bookmarkStart w:id="158" w:name="_Ref234264240"/>
      <w:bookmarkStart w:id="159" w:name="_Ref234264246"/>
      <w:bookmarkStart w:id="160" w:name="_Toc235228413"/>
      <w:r w:rsidRPr="00BA1179">
        <w:rPr>
          <w:lang w:val="en-US"/>
        </w:rPr>
        <w:t>DISASTERAWARE SIMULATION FRAMEWORK</w:t>
      </w:r>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61" w:name="_Toc222653208"/>
      <w:bookmarkStart w:id="162" w:name="_Toc222699941"/>
      <w:bookmarkStart w:id="163" w:name="_Toc235228414"/>
      <w:r w:rsidRPr="00BA1179">
        <w:rPr>
          <w:lang w:eastAsia="ja-JP"/>
        </w:rPr>
        <w:t>Overall System Block Diagram</w:t>
      </w:r>
      <w:bookmarkEnd w:id="161"/>
      <w:bookmarkEnd w:id="162"/>
      <w:bookmarkEnd w:id="163"/>
    </w:p>
    <w:p w14:paraId="372400D7" w14:textId="67FBB306"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417CD1" w:rsidRPr="00BA1179">
        <w:t xml:space="preserve">Figure </w:t>
      </w:r>
      <w:r w:rsidR="00417CD1">
        <w:rPr>
          <w:noProof/>
        </w:rPr>
        <w:t>3</w:t>
      </w:r>
      <w:r w:rsidR="00417CD1">
        <w:t>.</w:t>
      </w:r>
      <w:r w:rsidR="00417CD1">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3C15153A">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44072D86" w:rsidR="00D25ADA" w:rsidRPr="00BA1179" w:rsidRDefault="00D25ADA" w:rsidP="00D25ADA">
      <w:pPr>
        <w:pStyle w:val="Caption"/>
      </w:pPr>
      <w:bookmarkStart w:id="164" w:name="_Ref222682901"/>
      <w:bookmarkStart w:id="165" w:name="_Toc222699966"/>
      <w:bookmarkStart w:id="166" w:name="_Toc235228473"/>
      <w:r w:rsidRPr="00BA1179">
        <w:t xml:space="preserve">Figure </w:t>
      </w:r>
      <w:r w:rsidR="007C6708">
        <w:fldChar w:fldCharType="begin"/>
      </w:r>
      <w:r w:rsidR="007C6708">
        <w:instrText xml:space="preserve"> STYLEREF 1 \s </w:instrText>
      </w:r>
      <w:r w:rsidR="007C6708">
        <w:fldChar w:fldCharType="separate"/>
      </w:r>
      <w:r w:rsidR="00417CD1">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1</w:t>
      </w:r>
      <w:r w:rsidR="007C6708">
        <w:fldChar w:fldCharType="end"/>
      </w:r>
      <w:bookmarkEnd w:id="164"/>
      <w:r w:rsidRPr="00BA1179">
        <w:t xml:space="preserve"> DisasterAware system block diagram</w:t>
      </w:r>
      <w:bookmarkEnd w:id="165"/>
      <w:r w:rsidRPr="00BA1179">
        <w:t xml:space="preserve"> (simulation focused)</w:t>
      </w:r>
      <w:bookmarkEnd w:id="166"/>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1028A37B" w:rsidR="00F92E4F" w:rsidRPr="00BA1179" w:rsidRDefault="00F92E4F" w:rsidP="00CF3AB1">
      <w:pPr>
        <w:pStyle w:val="ParText"/>
        <w:rPr>
          <w:rFonts w:cs="Times New Roman"/>
          <w:szCs w:val="24"/>
        </w:rPr>
      </w:pPr>
      <w:r w:rsidRPr="00BA1179">
        <w:rPr>
          <w:rFonts w:cs="Times New Roman"/>
          <w:szCs w:val="24"/>
        </w:rPr>
        <w:t xml:space="preserve">Importantly, the UI never directly modifies internal state variables. Instead, it adjusts permissible configuration parameters that affect future simulation steps. This ensures </w:t>
      </w:r>
      <w:r w:rsidRPr="00BA1179">
        <w:rPr>
          <w:rFonts w:cs="Times New Roman"/>
          <w:szCs w:val="24"/>
        </w:rPr>
        <w:lastRenderedPageBreak/>
        <w:t>that human intervention remains controlled, traceable, and reversible.</w:t>
      </w:r>
      <w:r w:rsidR="00922306">
        <w:rPr>
          <w:rFonts w:cs="Times New Roman"/>
          <w:szCs w:val="24"/>
        </w:rPr>
        <w:t xml:space="preserve"> </w:t>
      </w:r>
      <w:r w:rsidRPr="00BA1179">
        <w:rPr>
          <w:rFonts w:cs="Times New Roman"/>
          <w:szCs w:val="24"/>
        </w:rPr>
        <w:t>The data flow between layers follows a strict directional structure</w:t>
      </w:r>
      <w:r w:rsidR="00CF3AB1">
        <w:rPr>
          <w:rFonts w:cs="Times New Roman"/>
          <w:szCs w:val="24"/>
        </w:rPr>
        <w:t xml:space="preserve">. </w:t>
      </w:r>
      <w:r w:rsidRPr="00BA1179">
        <w:rPr>
          <w:rFonts w:cs="Times New Roman"/>
          <w:szCs w:val="24"/>
        </w:rPr>
        <w:t>External inputs feed the Simulation Core at each time step.</w:t>
      </w:r>
      <w:r w:rsidR="00CF3AB1">
        <w:rPr>
          <w:rFonts w:cs="Times New Roman"/>
          <w:szCs w:val="24"/>
        </w:rPr>
        <w:t xml:space="preserve"> </w:t>
      </w:r>
      <w:r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Pr="00BA1179">
        <w:rPr>
          <w:rFonts w:cs="Times New Roman"/>
          <w:szCs w:val="24"/>
        </w:rPr>
        <w:t>The UI visualizes both physical state evolution and DSS outputs while allowing controlled scenario manipulation.</w:t>
      </w:r>
    </w:p>
    <w:p w14:paraId="0AB0FD1B" w14:textId="13912083"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417CD1" w:rsidRPr="00BA1179">
        <w:t xml:space="preserve">Figure </w:t>
      </w:r>
      <w:r w:rsidR="00417CD1">
        <w:rPr>
          <w:noProof/>
        </w:rPr>
        <w:t>3</w:t>
      </w:r>
      <w:r w:rsidR="00417CD1">
        <w:t>.</w:t>
      </w:r>
      <w:r w:rsidR="00417CD1">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33F223F4" w:rsidR="0048150A" w:rsidRPr="00BA1179" w:rsidRDefault="00000000" w:rsidP="00060D4F">
      <w:pPr>
        <w:pStyle w:val="Heading2"/>
        <w:rPr>
          <w:lang w:eastAsia="ja-JP"/>
        </w:rPr>
      </w:pPr>
      <w:bookmarkStart w:id="167" w:name="_Toc222699948"/>
      <w:bookmarkStart w:id="168" w:name="_Toc222699946"/>
      <w:bookmarkStart w:id="169" w:name="_Toc222653216"/>
      <w:bookmarkStart w:id="170" w:name="_Toc222699945"/>
      <w:bookmarkStart w:id="171" w:name="_Toc222699942"/>
      <w:bookmarkStart w:id="172" w:name="_Toc222086805"/>
      <w:bookmarkStart w:id="173" w:name="_Toc222653209"/>
      <w:bookmarkStart w:id="174" w:name="_Toc235228415"/>
      <w:r w:rsidRPr="00BA1179">
        <w:rPr>
          <w:lang w:eastAsia="ja-JP"/>
        </w:rPr>
        <w:t>Inputs and External Sources</w:t>
      </w:r>
      <w:bookmarkEnd w:id="174"/>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t>
      </w:r>
      <w:r w:rsidRPr="00BA1179">
        <w:rPr>
          <w:rFonts w:eastAsia="Times New Roman" w:cs="Times New Roman"/>
          <w:szCs w:val="24"/>
          <w:lang w:eastAsia="tr-TR"/>
        </w:rPr>
        <w:lastRenderedPageBreak/>
        <w:t>wildfire dynamics; (ii) Exogenous event inputs: such as ignition events, which trigger fire initiation independently of system evolution; (iii) Decision-driven inputs: intervention parameters generated by the DSS, representing operational actions influencing wildfire evolution.</w:t>
      </w:r>
    </w:p>
    <w:p w14:paraId="49F7F582" w14:textId="42AB8C68"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417CD1" w:rsidRPr="00BA1179">
        <w:t xml:space="preserve">( </w:t>
      </w:r>
      <w:r w:rsidR="00417CD1">
        <w:rPr>
          <w:noProof/>
        </w:rPr>
        <w:t>15</w:t>
      </w:r>
      <w:r w:rsidR="00417CD1"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417CD1" w:rsidRPr="00BA1179">
        <w:t xml:space="preserve">( </w:t>
      </w:r>
      <w:r w:rsidR="00417CD1">
        <w:rPr>
          <w:noProof/>
        </w:rPr>
        <w:t>16</w:t>
      </w:r>
      <w:r w:rsidR="00417CD1"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417CD1" w:rsidRPr="00BA1179">
        <w:t xml:space="preserve">( </w:t>
      </w:r>
      <w:r w:rsidR="00417CD1">
        <w:rPr>
          <w:noProof/>
        </w:rPr>
        <w:t>17</w:t>
      </w:r>
      <w:r w:rsidR="00417CD1"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417CD1" w:rsidRPr="00BA1179">
        <w:t xml:space="preserve">( </w:t>
      </w:r>
      <w:r w:rsidR="00417CD1">
        <w:rPr>
          <w:noProof/>
        </w:rPr>
        <w:t>18</w:t>
      </w:r>
      <w:r w:rsidR="00417CD1"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417CD1" w:rsidRPr="00BA1179">
        <w:t xml:space="preserve">( </w:t>
      </w:r>
      <w:r w:rsidR="00417CD1">
        <w:rPr>
          <w:noProof/>
        </w:rPr>
        <w:t>19</w:t>
      </w:r>
      <w:r w:rsidR="00417CD1"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417CD1" w:rsidRPr="00BA1179">
        <w:rPr>
          <w:i/>
          <w:iCs/>
        </w:rPr>
        <w:t xml:space="preserve">( </w:t>
      </w:r>
      <w:r w:rsidR="00417CD1">
        <w:rPr>
          <w:i/>
          <w:iCs/>
          <w:noProof/>
        </w:rPr>
        <w:t>20</w:t>
      </w:r>
      <w:r w:rsidR="00417CD1"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5E9E040C" w:rsidR="00B517B6" w:rsidRPr="00BA1179" w:rsidRDefault="00B517B6" w:rsidP="00CF3AB1">
            <w:pPr>
              <w:pStyle w:val="ParEq"/>
            </w:pPr>
            <w:bookmarkStart w:id="175" w:name="_Ref222979814"/>
            <w:r w:rsidRPr="00BA1179">
              <w:t xml:space="preserve">( </w:t>
            </w:r>
            <w:r w:rsidRPr="00BA1179">
              <w:fldChar w:fldCharType="begin"/>
            </w:r>
            <w:r w:rsidRPr="00BA1179">
              <w:instrText xml:space="preserve"> SEQ ( \* ARABIC </w:instrText>
            </w:r>
            <w:r w:rsidRPr="00BA1179">
              <w:fldChar w:fldCharType="separate"/>
            </w:r>
            <w:r w:rsidR="00417CD1">
              <w:rPr>
                <w:noProof/>
              </w:rPr>
              <w:t>15</w:t>
            </w:r>
            <w:r w:rsidRPr="00BA1179">
              <w:fldChar w:fldCharType="end"/>
            </w:r>
            <w:r w:rsidRPr="00BA1179">
              <w:t xml:space="preserve"> )</w:t>
            </w:r>
            <w:bookmarkEnd w:id="175"/>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6" w:name="_Toc235228416"/>
      <w:r w:rsidRPr="00BA1179">
        <w:t>Meteorology Data Layer</w:t>
      </w:r>
      <w:bookmarkEnd w:id="176"/>
    </w:p>
    <w:p w14:paraId="6ADA812D" w14:textId="4F0F92A1"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417CD1" w:rsidRPr="00BA1179">
        <w:t xml:space="preserve">( </w:t>
      </w:r>
      <w:r w:rsidR="00417CD1">
        <w:rPr>
          <w:noProof/>
        </w:rPr>
        <w:t>16</w:t>
      </w:r>
      <w:r w:rsidR="00417CD1"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74D71876" w:rsidR="00CF3AB1" w:rsidRPr="00BA1179" w:rsidRDefault="00CF3AB1" w:rsidP="00ED5106">
            <w:pPr>
              <w:pStyle w:val="TableText"/>
              <w:rPr>
                <w:lang w:eastAsia="ja-JP"/>
              </w:rPr>
            </w:pPr>
            <w:bookmarkStart w:id="177" w:name="_Ref222979815"/>
            <w:r w:rsidRPr="00BA1179">
              <w:t xml:space="preserve">( </w:t>
            </w:r>
            <w:r w:rsidRPr="00BA1179">
              <w:fldChar w:fldCharType="begin"/>
            </w:r>
            <w:r w:rsidRPr="00BA1179">
              <w:instrText xml:space="preserve"> SEQ ( \* ARABIC </w:instrText>
            </w:r>
            <w:r w:rsidRPr="00BA1179">
              <w:fldChar w:fldCharType="separate"/>
            </w:r>
            <w:r w:rsidR="00417CD1">
              <w:rPr>
                <w:noProof/>
              </w:rPr>
              <w:t>16</w:t>
            </w:r>
            <w:r w:rsidRPr="00BA1179">
              <w:fldChar w:fldCharType="end"/>
            </w:r>
            <w:r w:rsidRPr="00BA1179">
              <w:t xml:space="preserve"> )</w:t>
            </w:r>
            <w:bookmarkEnd w:id="177"/>
          </w:p>
        </w:tc>
      </w:tr>
    </w:tbl>
    <w:p w14:paraId="0A428347" w14:textId="39B1362C"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417CD1" w:rsidRPr="00BA1179">
        <w:t xml:space="preserve">Table </w:t>
      </w:r>
      <w:r w:rsidR="00417CD1">
        <w:rPr>
          <w:noProof/>
        </w:rPr>
        <w:t>3</w:t>
      </w:r>
      <w:r w:rsidR="00417CD1" w:rsidRPr="00BA1179">
        <w:t>.</w:t>
      </w:r>
      <w:r w:rsidR="00417CD1">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2EDAFBB1" w:rsidR="000E1725" w:rsidRDefault="00000000" w:rsidP="00AA04D1">
      <w:pPr>
        <w:pStyle w:val="Caption"/>
        <w:keepNext/>
      </w:pPr>
      <w:bookmarkStart w:id="178" w:name="_Ref234400882"/>
      <w:bookmarkStart w:id="179" w:name="_Toc235228456"/>
      <w:r w:rsidRPr="00BA1179">
        <w:t xml:space="preserve">Table </w:t>
      </w:r>
      <w:r w:rsidRPr="00BA1179">
        <w:fldChar w:fldCharType="begin"/>
      </w:r>
      <w:r w:rsidRPr="00BA1179">
        <w:instrText xml:space="preserve"> STYLEREF 1 \s </w:instrText>
      </w:r>
      <w:r w:rsidRPr="00BA1179">
        <w:fldChar w:fldCharType="separate"/>
      </w:r>
      <w:r w:rsidR="00417CD1">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417CD1">
        <w:rPr>
          <w:noProof/>
        </w:rPr>
        <w:t>1</w:t>
      </w:r>
      <w:r w:rsidRPr="00BA1179">
        <w:fldChar w:fldCharType="end"/>
      </w:r>
      <w:bookmarkEnd w:id="178"/>
      <w:r w:rsidRPr="00BA1179">
        <w:t xml:space="preserve"> Meteorology data layer parameters</w:t>
      </w:r>
      <w:bookmarkEnd w:id="179"/>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80" w:name="_Toc235228417"/>
      <w:r w:rsidRPr="00BA1179">
        <w:t>Topography Data Layer</w:t>
      </w:r>
      <w:bookmarkEnd w:id="180"/>
    </w:p>
    <w:p w14:paraId="028A027E" w14:textId="70C31271"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417CD1" w:rsidRPr="00BA1179">
        <w:t xml:space="preserve">( </w:t>
      </w:r>
      <w:r w:rsidR="00417CD1">
        <w:rPr>
          <w:noProof/>
        </w:rPr>
        <w:t>17</w:t>
      </w:r>
      <w:r w:rsidR="00417CD1"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417CD1" w:rsidRPr="00BA1179">
        <w:t xml:space="preserve">Table </w:t>
      </w:r>
      <w:r w:rsidR="00417CD1">
        <w:rPr>
          <w:noProof/>
        </w:rPr>
        <w:t>3</w:t>
      </w:r>
      <w:r w:rsidR="00417CD1" w:rsidRPr="00BA1179">
        <w:t>.</w:t>
      </w:r>
      <w:r w:rsidR="00417CD1">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771B629A" w:rsidR="00B517B6" w:rsidRPr="00BA1179" w:rsidRDefault="00B517B6" w:rsidP="00473186">
            <w:pPr>
              <w:pStyle w:val="TableText"/>
            </w:pPr>
            <w:bookmarkStart w:id="181" w:name="_Ref222979816"/>
            <w:r w:rsidRPr="00BA1179">
              <w:t xml:space="preserve">( </w:t>
            </w:r>
            <w:r w:rsidRPr="00BA1179">
              <w:fldChar w:fldCharType="begin"/>
            </w:r>
            <w:r w:rsidRPr="00BA1179">
              <w:instrText xml:space="preserve"> SEQ ( \* ARABIC </w:instrText>
            </w:r>
            <w:r w:rsidRPr="00BA1179">
              <w:fldChar w:fldCharType="separate"/>
            </w:r>
            <w:r w:rsidR="00417CD1">
              <w:rPr>
                <w:noProof/>
              </w:rPr>
              <w:t>17</w:t>
            </w:r>
            <w:r w:rsidRPr="00BA1179">
              <w:fldChar w:fldCharType="end"/>
            </w:r>
            <w:r w:rsidRPr="00BA1179">
              <w:t xml:space="preserve"> )</w:t>
            </w:r>
            <w:bookmarkEnd w:id="181"/>
          </w:p>
        </w:tc>
      </w:tr>
    </w:tbl>
    <w:p w14:paraId="4C2C01C4" w14:textId="6A324E5C" w:rsidR="000E1725" w:rsidRDefault="00000000" w:rsidP="00756D50">
      <w:pPr>
        <w:pStyle w:val="Caption"/>
        <w:keepNext/>
      </w:pPr>
      <w:bookmarkStart w:id="182" w:name="_Ref234400893"/>
      <w:bookmarkStart w:id="183" w:name="_Toc235228457"/>
      <w:r w:rsidRPr="00BA1179">
        <w:t xml:space="preserve">Table </w:t>
      </w:r>
      <w:r w:rsidRPr="00BA1179">
        <w:fldChar w:fldCharType="begin"/>
      </w:r>
      <w:r w:rsidRPr="00BA1179">
        <w:instrText xml:space="preserve"> STYLEREF 1 \s </w:instrText>
      </w:r>
      <w:r w:rsidRPr="00BA1179">
        <w:fldChar w:fldCharType="separate"/>
      </w:r>
      <w:r w:rsidR="00417CD1">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417CD1">
        <w:rPr>
          <w:noProof/>
        </w:rPr>
        <w:t>2</w:t>
      </w:r>
      <w:r w:rsidRPr="00BA1179">
        <w:fldChar w:fldCharType="end"/>
      </w:r>
      <w:bookmarkEnd w:id="182"/>
      <w:r w:rsidRPr="00BA1179">
        <w:t xml:space="preserve"> Geometry (topography) data layer parameters</w:t>
      </w:r>
      <w:bookmarkEnd w:id="183"/>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4" w:name="_Toc235228418"/>
      <w:r w:rsidRPr="00BA1179">
        <w:t>Fuel Data Layer</w:t>
      </w:r>
      <w:bookmarkEnd w:id="184"/>
    </w:p>
    <w:p w14:paraId="79D99325" w14:textId="5380626F"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417CD1" w:rsidRPr="00BA1179">
        <w:t xml:space="preserve">( </w:t>
      </w:r>
      <w:r w:rsidR="00417CD1">
        <w:rPr>
          <w:noProof/>
        </w:rPr>
        <w:t>18</w:t>
      </w:r>
      <w:r w:rsidR="00417CD1"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5"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417CD1" w:rsidRPr="00BA1179">
        <w:t xml:space="preserve">Table </w:t>
      </w:r>
      <w:r w:rsidR="00417CD1">
        <w:rPr>
          <w:noProof/>
        </w:rPr>
        <w:t>3</w:t>
      </w:r>
      <w:r w:rsidR="00417CD1" w:rsidRPr="00BA1179">
        <w:t>.</w:t>
      </w:r>
      <w:r w:rsidR="00417CD1">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3DEC0E20" w:rsidR="00CF0069" w:rsidRPr="00BA1179" w:rsidRDefault="00CF0069" w:rsidP="00ED5106">
            <w:pPr>
              <w:pStyle w:val="TableText"/>
            </w:pPr>
            <w:bookmarkStart w:id="186" w:name="_Ref222979872"/>
            <w:r w:rsidRPr="00BA1179">
              <w:t xml:space="preserve">( </w:t>
            </w:r>
            <w:r w:rsidRPr="00BA1179">
              <w:fldChar w:fldCharType="begin"/>
            </w:r>
            <w:r w:rsidRPr="00BA1179">
              <w:instrText xml:space="preserve"> SEQ ( \* ARABIC </w:instrText>
            </w:r>
            <w:r w:rsidRPr="00BA1179">
              <w:fldChar w:fldCharType="separate"/>
            </w:r>
            <w:r w:rsidR="00417CD1">
              <w:rPr>
                <w:noProof/>
              </w:rPr>
              <w:t>18</w:t>
            </w:r>
            <w:r w:rsidRPr="00BA1179">
              <w:fldChar w:fldCharType="end"/>
            </w:r>
            <w:r w:rsidRPr="00BA1179">
              <w:t xml:space="preserve"> )</w:t>
            </w:r>
            <w:bookmarkEnd w:id="186"/>
          </w:p>
        </w:tc>
      </w:tr>
    </w:tbl>
    <w:p w14:paraId="1E853935" w14:textId="67B5ED4A" w:rsidR="000E1725" w:rsidRDefault="00000000" w:rsidP="00060D4F">
      <w:pPr>
        <w:pStyle w:val="Caption"/>
        <w:keepNext/>
      </w:pPr>
      <w:bookmarkStart w:id="187" w:name="_Ref235058102"/>
      <w:bookmarkStart w:id="188" w:name="_Toc235228458"/>
      <w:r w:rsidRPr="00BA1179">
        <w:t xml:space="preserve">Table </w:t>
      </w:r>
      <w:r w:rsidRPr="00BA1179">
        <w:fldChar w:fldCharType="begin"/>
      </w:r>
      <w:r w:rsidRPr="00BA1179">
        <w:instrText xml:space="preserve"> STYLEREF 1 \s </w:instrText>
      </w:r>
      <w:r w:rsidRPr="00BA1179">
        <w:fldChar w:fldCharType="separate"/>
      </w:r>
      <w:r w:rsidR="00417CD1">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417CD1">
        <w:rPr>
          <w:noProof/>
        </w:rPr>
        <w:t>3</w:t>
      </w:r>
      <w:r w:rsidRPr="00BA1179">
        <w:fldChar w:fldCharType="end"/>
      </w:r>
      <w:bookmarkEnd w:id="185"/>
      <w:bookmarkEnd w:id="187"/>
      <w:r w:rsidRPr="00BA1179">
        <w:t xml:space="preserve"> Fuel data layer parameters</w:t>
      </w:r>
      <w:bookmarkEnd w:id="188"/>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9" w:name="_Toc235228419"/>
      <w:r w:rsidRPr="00BA1179">
        <w:t>Ignition Layer</w:t>
      </w:r>
      <w:bookmarkEnd w:id="189"/>
    </w:p>
    <w:p w14:paraId="6BE7B6BA" w14:textId="687F072C"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417CD1" w:rsidRPr="00BA1179">
        <w:t xml:space="preserve">( </w:t>
      </w:r>
      <w:r w:rsidR="00417CD1">
        <w:rPr>
          <w:noProof/>
        </w:rPr>
        <w:t>19</w:t>
      </w:r>
      <w:r w:rsidR="00417CD1"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77A75856" w:rsidR="00B517B6" w:rsidRPr="00BA1179" w:rsidRDefault="00B517B6" w:rsidP="006601CA">
            <w:pPr>
              <w:pStyle w:val="TableText"/>
            </w:pPr>
            <w:bookmarkStart w:id="190" w:name="_Ref222980314"/>
            <w:r w:rsidRPr="00BA1179">
              <w:t xml:space="preserve">( </w:t>
            </w:r>
            <w:r w:rsidRPr="00BA1179">
              <w:fldChar w:fldCharType="begin"/>
            </w:r>
            <w:r w:rsidRPr="00BA1179">
              <w:instrText xml:space="preserve"> SEQ ( \* ARABIC </w:instrText>
            </w:r>
            <w:r w:rsidRPr="00BA1179">
              <w:fldChar w:fldCharType="separate"/>
            </w:r>
            <w:r w:rsidR="00417CD1">
              <w:rPr>
                <w:noProof/>
              </w:rPr>
              <w:t>19</w:t>
            </w:r>
            <w:r w:rsidRPr="00BA1179">
              <w:fldChar w:fldCharType="end"/>
            </w:r>
            <w:r w:rsidRPr="00BA1179">
              <w:t xml:space="preserve"> )</w:t>
            </w:r>
            <w:bookmarkEnd w:id="190"/>
          </w:p>
        </w:tc>
      </w:tr>
    </w:tbl>
    <w:p w14:paraId="0E6B3EAD" w14:textId="3D607414" w:rsidR="000E1725" w:rsidRPr="00BA1179" w:rsidRDefault="00000000" w:rsidP="00854491">
      <w:pPr>
        <w:pStyle w:val="Heading3"/>
      </w:pPr>
      <w:bookmarkStart w:id="191" w:name="_Toc235228420"/>
      <w:r w:rsidRPr="00BA1179">
        <w:t>Decisional Data Layers</w:t>
      </w:r>
      <w:bookmarkEnd w:id="191"/>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18482F30"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417CD1" w:rsidRPr="00BA1179">
        <w:rPr>
          <w:i/>
          <w:iCs/>
        </w:rPr>
        <w:t xml:space="preserve">( </w:t>
      </w:r>
      <w:r w:rsidR="00417CD1">
        <w:rPr>
          <w:i/>
          <w:iCs/>
          <w:noProof/>
        </w:rPr>
        <w:t>20</w:t>
      </w:r>
      <w:r w:rsidR="00417CD1"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64A32277" w:rsidR="000E1725" w:rsidRPr="00BA1179" w:rsidRDefault="00000000" w:rsidP="00A954FD">
            <w:pPr>
              <w:pStyle w:val="TableText"/>
              <w:rPr>
                <w:i/>
                <w:iCs/>
              </w:rPr>
            </w:pPr>
            <w:bookmarkStart w:id="192"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417CD1">
              <w:rPr>
                <w:i/>
                <w:iCs/>
                <w:noProof/>
              </w:rPr>
              <w:t>20</w:t>
            </w:r>
            <w:r w:rsidRPr="00BA1179">
              <w:rPr>
                <w:i/>
                <w:iCs/>
              </w:rPr>
              <w:fldChar w:fldCharType="end"/>
            </w:r>
            <w:r w:rsidRPr="00BA1179">
              <w:rPr>
                <w:i/>
                <w:iCs/>
              </w:rPr>
              <w:t xml:space="preserve"> )</w:t>
            </w:r>
            <w:bookmarkEnd w:id="192"/>
          </w:p>
        </w:tc>
      </w:tr>
    </w:tbl>
    <w:p w14:paraId="2D6177D1" w14:textId="5895B819"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supports feasible intervention planning. Together they turn the physical fire propagation output of the Simulation Core into actionable decision variables, keeping fire behavior modeling and decision reasoning separated. </w:t>
      </w:r>
    </w:p>
    <w:p w14:paraId="7989CB14" w14:textId="77777777" w:rsidR="000E1725" w:rsidRPr="00BA1179" w:rsidRDefault="00000000" w:rsidP="00C67F9C">
      <w:pPr>
        <w:pStyle w:val="Heading4"/>
      </w:pPr>
      <w:r w:rsidRPr="00BA1179">
        <w:t>Value Data Layer</w:t>
      </w:r>
    </w:p>
    <w:p w14:paraId="6E3C434D" w14:textId="51DC62D8"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417CD1" w:rsidRPr="00BA1179">
        <w:t xml:space="preserve">Table </w:t>
      </w:r>
      <w:r w:rsidR="00417CD1">
        <w:rPr>
          <w:noProof/>
        </w:rPr>
        <w:t>3</w:t>
      </w:r>
      <w:r w:rsidR="00417CD1" w:rsidRPr="00BA1179">
        <w:t>.</w:t>
      </w:r>
      <w:r w:rsidR="00417CD1">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340CD00E" w:rsidR="000E1725" w:rsidRPr="00BA1179" w:rsidRDefault="00000000" w:rsidP="00C67F9C">
      <w:pPr>
        <w:pStyle w:val="Caption"/>
        <w:keepNext/>
      </w:pPr>
      <w:bookmarkStart w:id="193" w:name="_Ref234401011"/>
      <w:bookmarkStart w:id="194" w:name="_Toc235228459"/>
      <w:r w:rsidRPr="00BA1179">
        <w:lastRenderedPageBreak/>
        <w:t xml:space="preserve">Table </w:t>
      </w:r>
      <w:r w:rsidRPr="00BA1179">
        <w:fldChar w:fldCharType="begin"/>
      </w:r>
      <w:r w:rsidRPr="00BA1179">
        <w:instrText xml:space="preserve"> STYLEREF 1 \s </w:instrText>
      </w:r>
      <w:r w:rsidRPr="00BA1179">
        <w:fldChar w:fldCharType="separate"/>
      </w:r>
      <w:r w:rsidR="00417CD1">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417CD1">
        <w:rPr>
          <w:noProof/>
        </w:rPr>
        <w:t>4</w:t>
      </w:r>
      <w:r w:rsidRPr="00BA1179">
        <w:fldChar w:fldCharType="end"/>
      </w:r>
      <w:bookmarkEnd w:id="193"/>
      <w:r w:rsidRPr="00BA1179">
        <w:t xml:space="preserve"> Value data layer parameters</w:t>
      </w:r>
      <w:bookmarkEnd w:id="194"/>
    </w:p>
    <w:tbl>
      <w:tblPr>
        <w:tblStyle w:val="GridTable1Light"/>
        <w:tblW w:w="0" w:type="auto"/>
        <w:tblLook w:val="04A0" w:firstRow="1" w:lastRow="0" w:firstColumn="1" w:lastColumn="0" w:noHBand="0" w:noVBand="1"/>
      </w:tblPr>
      <w:tblGrid>
        <w:gridCol w:w="1773"/>
        <w:gridCol w:w="883"/>
        <w:gridCol w:w="1302"/>
        <w:gridCol w:w="4079"/>
      </w:tblGrid>
      <w:tr w:rsidR="00C67F9C" w:rsidRPr="00BA1179" w14:paraId="1FF7E67B" w14:textId="77777777" w:rsidTr="00A954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2EB86C8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vAlign w:val="center"/>
          </w:tcPr>
          <w:p w14:paraId="74278D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vAlign w:val="center"/>
          </w:tcPr>
          <w:p w14:paraId="2C6DF0E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the presence of residential or commercial structures and enables identification of wildland–urban zones.</w:t>
            </w:r>
          </w:p>
        </w:tc>
      </w:tr>
      <w:tr w:rsidR="00C67F9C" w:rsidRPr="00BA1179" w14:paraId="5D42E7C6"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vAlign w:val="center"/>
          </w:tcPr>
          <w:p w14:paraId="01349305"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 {0,1}</w:t>
            </w:r>
          </w:p>
        </w:tc>
        <w:tc>
          <w:tcPr>
            <w:tcW w:w="4498" w:type="dxa"/>
            <w:vAlign w:val="center"/>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62FB65A4"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vAlign w:val="center"/>
          </w:tcPr>
          <w:p w14:paraId="6177356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person/km²</w:t>
            </w:r>
          </w:p>
        </w:tc>
        <w:tc>
          <w:tcPr>
            <w:tcW w:w="4498" w:type="dxa"/>
            <w:vAlign w:val="center"/>
          </w:tcPr>
          <w:p w14:paraId="354938D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vAlign w:val="center"/>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vAlign w:val="center"/>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7DB871F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vAlign w:val="center"/>
          </w:tcPr>
          <w:p w14:paraId="27F81C5E"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498" w:type="dxa"/>
            <w:vAlign w:val="center"/>
          </w:tcPr>
          <w:p w14:paraId="746518B0"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14DB19F6"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417CD1" w:rsidRPr="00BA1179">
        <w:t xml:space="preserve">( </w:t>
      </w:r>
      <w:r w:rsidR="00417CD1">
        <w:rPr>
          <w:noProof/>
        </w:rPr>
        <w:t>21</w:t>
      </w:r>
      <w:r w:rsidR="00417CD1"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62981C1E" w:rsidR="000E1725" w:rsidRPr="00BA1179" w:rsidRDefault="00000000" w:rsidP="00A954FD">
            <w:pPr>
              <w:pStyle w:val="TableText"/>
              <w:rPr>
                <w:lang w:eastAsia="ja-JP"/>
              </w:rPr>
            </w:pPr>
            <w:bookmarkStart w:id="195" w:name="_Ref234401103"/>
            <w:r w:rsidRPr="00BA1179">
              <w:t xml:space="preserve">( </w:t>
            </w:r>
            <w:r w:rsidRPr="00BA1179">
              <w:fldChar w:fldCharType="begin"/>
            </w:r>
            <w:r w:rsidRPr="00BA1179">
              <w:instrText xml:space="preserve"> SEQ ( \* ARABIC </w:instrText>
            </w:r>
            <w:r w:rsidRPr="00BA1179">
              <w:fldChar w:fldCharType="separate"/>
            </w:r>
            <w:r w:rsidR="00417CD1">
              <w:rPr>
                <w:noProof/>
              </w:rPr>
              <w:t>21</w:t>
            </w:r>
            <w:r w:rsidRPr="00BA1179">
              <w:fldChar w:fldCharType="end"/>
            </w:r>
            <w:r w:rsidRPr="00BA1179">
              <w:t xml:space="preserve"> )</w:t>
            </w:r>
            <w:bookmarkEnd w:id="195"/>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4FB38BB4"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417CD1" w:rsidRPr="00BA1179">
        <w:t xml:space="preserve">Table </w:t>
      </w:r>
      <w:r w:rsidR="00417CD1">
        <w:rPr>
          <w:noProof/>
        </w:rPr>
        <w:t>3</w:t>
      </w:r>
      <w:r w:rsidR="00417CD1" w:rsidRPr="00BA1179">
        <w:t>.</w:t>
      </w:r>
      <w:r w:rsidR="00417CD1">
        <w:rPr>
          <w:noProof/>
        </w:rPr>
        <w:t>5</w:t>
      </w:r>
      <w:r w:rsidRPr="00BA1179">
        <w:rPr>
          <w:lang w:eastAsia="tr-TR"/>
        </w:rPr>
        <w:fldChar w:fldCharType="end"/>
      </w:r>
      <w:r w:rsidRPr="00BA1179">
        <w:rPr>
          <w:lang w:eastAsia="tr-TR"/>
        </w:rPr>
        <w:t>.</w:t>
      </w:r>
    </w:p>
    <w:p w14:paraId="205739E6" w14:textId="5BAFAF2D" w:rsidR="000E1725" w:rsidRPr="00BA1179" w:rsidRDefault="00000000" w:rsidP="0078234F">
      <w:pPr>
        <w:pStyle w:val="Caption"/>
        <w:keepNext/>
      </w:pPr>
      <w:bookmarkStart w:id="196" w:name="_Ref234401135"/>
      <w:bookmarkStart w:id="197" w:name="_Toc235228460"/>
      <w:r w:rsidRPr="00BA1179">
        <w:t xml:space="preserve">Table </w:t>
      </w:r>
      <w:r w:rsidRPr="00BA1179">
        <w:fldChar w:fldCharType="begin"/>
      </w:r>
      <w:r w:rsidRPr="00BA1179">
        <w:instrText xml:space="preserve"> STYLEREF 1 \s </w:instrText>
      </w:r>
      <w:r w:rsidRPr="00BA1179">
        <w:fldChar w:fldCharType="separate"/>
      </w:r>
      <w:r w:rsidR="00417CD1">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417CD1">
        <w:rPr>
          <w:noProof/>
        </w:rPr>
        <w:t>5</w:t>
      </w:r>
      <w:r w:rsidRPr="00BA1179">
        <w:fldChar w:fldCharType="end"/>
      </w:r>
      <w:bookmarkEnd w:id="196"/>
      <w:r w:rsidRPr="00BA1179">
        <w:t xml:space="preserve"> Resource data layer parameters</w:t>
      </w:r>
      <w:bookmarkEnd w:id="197"/>
    </w:p>
    <w:tbl>
      <w:tblPr>
        <w:tblStyle w:val="GridTable1Light"/>
        <w:tblW w:w="0" w:type="auto"/>
        <w:tblLook w:val="04A0" w:firstRow="1" w:lastRow="0" w:firstColumn="1" w:lastColumn="0" w:noHBand="0" w:noVBand="1"/>
      </w:tblPr>
      <w:tblGrid>
        <w:gridCol w:w="1766"/>
        <w:gridCol w:w="1104"/>
        <w:gridCol w:w="1216"/>
        <w:gridCol w:w="3951"/>
      </w:tblGrid>
      <w:tr w:rsidR="0078234F" w:rsidRPr="00BA1179" w14:paraId="199310BE" w14:textId="77777777" w:rsidTr="00A954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A954FD">
        <w:tc>
          <w:tcPr>
            <w:cnfStyle w:val="001000000000" w:firstRow="0" w:lastRow="0" w:firstColumn="1" w:lastColumn="0" w:oddVBand="0" w:evenVBand="0" w:oddHBand="0" w:evenHBand="0" w:firstRowFirstColumn="0" w:firstRowLastColumn="0" w:lastRowFirstColumn="0" w:lastRowLastColumn="0"/>
            <w:tcW w:w="1780" w:type="dxa"/>
            <w:vAlign w:val="center"/>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66388AF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vAlign w:val="center"/>
          </w:tcPr>
          <w:p w14:paraId="223907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m³ water equivalent / step</w:t>
            </w:r>
          </w:p>
        </w:tc>
        <w:tc>
          <w:tcPr>
            <w:tcW w:w="4073" w:type="dxa"/>
            <w:vAlign w:val="center"/>
          </w:tcPr>
          <w:p w14:paraId="00DA8E7D" w14:textId="51EE67D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A954FD">
        <w:tc>
          <w:tcPr>
            <w:cnfStyle w:val="001000000000" w:firstRow="0" w:lastRow="0" w:firstColumn="1" w:lastColumn="0" w:oddVBand="0" w:evenVBand="0" w:oddHBand="0" w:evenHBand="0" w:firstRowFirstColumn="0" w:firstRowLastColumn="0" w:lastRowFirstColumn="0" w:lastRowLastColumn="0"/>
            <w:tcW w:w="1780" w:type="dxa"/>
            <w:vAlign w:val="center"/>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vAlign w:val="center"/>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vAlign w:val="center"/>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A954FD">
        <w:tc>
          <w:tcPr>
            <w:cnfStyle w:val="001000000000" w:firstRow="0" w:lastRow="0" w:firstColumn="1" w:lastColumn="0" w:oddVBand="0" w:evenVBand="0" w:oddHBand="0" w:evenHBand="0" w:firstRowFirstColumn="0" w:firstRowLastColumn="0" w:lastRowFirstColumn="0" w:lastRowLastColumn="0"/>
            <w:tcW w:w="1780" w:type="dxa"/>
            <w:vAlign w:val="center"/>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49439E3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vAlign w:val="center"/>
          </w:tcPr>
          <w:p w14:paraId="42194B65"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 {0,1}</w:t>
            </w:r>
          </w:p>
        </w:tc>
        <w:tc>
          <w:tcPr>
            <w:tcW w:w="4073" w:type="dxa"/>
            <w:vAlign w:val="center"/>
          </w:tcPr>
          <w:p w14:paraId="5F6E29FF"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A954FD">
        <w:tc>
          <w:tcPr>
            <w:cnfStyle w:val="001000000000" w:firstRow="0" w:lastRow="0" w:firstColumn="1" w:lastColumn="0" w:oddVBand="0" w:evenVBand="0" w:oddHBand="0" w:evenHBand="0" w:firstRowFirstColumn="0" w:firstRowLastColumn="0" w:lastRowFirstColumn="0" w:lastRowLastColumn="0"/>
            <w:tcW w:w="1780" w:type="dxa"/>
            <w:vAlign w:val="center"/>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vAlign w:val="center"/>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vAlign w:val="center"/>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8" w:name="_Toc235228421"/>
      <w:r w:rsidRPr="00BA1179">
        <w:rPr>
          <w:lang w:eastAsia="ja-JP"/>
        </w:rPr>
        <w:lastRenderedPageBreak/>
        <w:t>Simulation Core</w:t>
      </w:r>
      <w:bookmarkEnd w:id="198"/>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9" w:name="_Toc235228422"/>
      <w:r w:rsidRPr="00BA1179">
        <w:rPr>
          <w:lang w:eastAsia="ja-JP"/>
        </w:rPr>
        <w:t>Spatio-Temporal State Transition</w:t>
      </w:r>
      <w:bookmarkEnd w:id="199"/>
    </w:p>
    <w:p w14:paraId="4B155A8E" w14:textId="114CC80C"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417CD1" w:rsidRPr="00BA1179">
        <w:t xml:space="preserve">( </w:t>
      </w:r>
      <w:r w:rsidR="00417CD1">
        <w:rPr>
          <w:noProof/>
        </w:rPr>
        <w:t>22</w:t>
      </w:r>
      <w:r w:rsidR="00417CD1"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673703E0" w:rsidR="00B517B6" w:rsidRPr="00BA1179" w:rsidRDefault="00B517B6" w:rsidP="002154AC">
            <w:pPr>
              <w:pStyle w:val="Caption"/>
              <w:spacing w:after="0"/>
              <w:jc w:val="left"/>
              <w:rPr>
                <w:lang w:eastAsia="ja-JP"/>
              </w:rPr>
            </w:pPr>
            <w:bookmarkStart w:id="200" w:name="_Ref227282556"/>
            <w:bookmarkStart w:id="201" w:name="_Ref223031861"/>
            <w:r w:rsidRPr="00BA1179">
              <w:t xml:space="preserve">( </w:t>
            </w:r>
            <w:r w:rsidRPr="00BA1179">
              <w:fldChar w:fldCharType="begin"/>
            </w:r>
            <w:r w:rsidRPr="00BA1179">
              <w:instrText xml:space="preserve"> SEQ ( \* ARABIC </w:instrText>
            </w:r>
            <w:r w:rsidRPr="00BA1179">
              <w:fldChar w:fldCharType="separate"/>
            </w:r>
            <w:r w:rsidR="00417CD1">
              <w:rPr>
                <w:noProof/>
              </w:rPr>
              <w:t>22</w:t>
            </w:r>
            <w:r w:rsidRPr="00BA1179">
              <w:fldChar w:fldCharType="end"/>
            </w:r>
            <w:bookmarkEnd w:id="200"/>
            <w:r w:rsidRPr="00BA1179">
              <w:t xml:space="preserve"> )</w:t>
            </w:r>
            <w:bookmarkEnd w:id="201"/>
          </w:p>
        </w:tc>
      </w:tr>
    </w:tbl>
    <w:p w14:paraId="7B91C7B4" w14:textId="325D3783"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417CD1" w:rsidRPr="00BA1179">
        <w:t xml:space="preserve">( </w:t>
      </w:r>
      <w:r w:rsidR="00417CD1">
        <w:rPr>
          <w:noProof/>
        </w:rPr>
        <w:t>23</w:t>
      </w:r>
      <w:r w:rsidR="00417CD1"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5A539734" w:rsidR="00B517B6" w:rsidRPr="00BA1179" w:rsidRDefault="00B517B6" w:rsidP="006601CA">
            <w:pPr>
              <w:pStyle w:val="TableText"/>
              <w:rPr>
                <w:lang w:eastAsia="ja-JP"/>
              </w:rPr>
            </w:pPr>
            <w:bookmarkStart w:id="202" w:name="_Ref223031862"/>
            <w:r w:rsidRPr="00BA1179">
              <w:t xml:space="preserve">( </w:t>
            </w:r>
            <w:r w:rsidRPr="00BA1179">
              <w:fldChar w:fldCharType="begin"/>
            </w:r>
            <w:r w:rsidRPr="00BA1179">
              <w:instrText xml:space="preserve"> SEQ ( \* ARABIC </w:instrText>
            </w:r>
            <w:r w:rsidRPr="00BA1179">
              <w:fldChar w:fldCharType="separate"/>
            </w:r>
            <w:r w:rsidR="00417CD1">
              <w:rPr>
                <w:noProof/>
              </w:rPr>
              <w:t>23</w:t>
            </w:r>
            <w:r w:rsidRPr="00BA1179">
              <w:fldChar w:fldCharType="end"/>
            </w:r>
            <w:r w:rsidRPr="00BA1179">
              <w:t xml:space="preserve"> )</w:t>
            </w:r>
            <w:bookmarkEnd w:id="202"/>
          </w:p>
        </w:tc>
      </w:tr>
    </w:tbl>
    <w:p w14:paraId="31974140" w14:textId="1D5A410B"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417CD1" w:rsidRPr="00BA1179">
        <w:t xml:space="preserve">Figure </w:t>
      </w:r>
      <w:r w:rsidR="00417CD1">
        <w:rPr>
          <w:noProof/>
        </w:rPr>
        <w:t>3</w:t>
      </w:r>
      <w:r w:rsidR="00417CD1">
        <w:t>.</w:t>
      </w:r>
      <w:r w:rsidR="00417CD1">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49D24928" w:rsidR="000E1725" w:rsidRPr="00BA1179" w:rsidRDefault="00000000" w:rsidP="00C438E2">
      <w:pPr>
        <w:pStyle w:val="Caption"/>
      </w:pPr>
      <w:bookmarkStart w:id="203" w:name="_Ref234402070"/>
      <w:bookmarkStart w:id="204" w:name="_Toc235228474"/>
      <w:r w:rsidRPr="00BA1179">
        <w:t xml:space="preserve">Figure </w:t>
      </w:r>
      <w:r w:rsidR="007C6708">
        <w:fldChar w:fldCharType="begin"/>
      </w:r>
      <w:r w:rsidR="007C6708">
        <w:instrText xml:space="preserve"> STYLEREF 1 \s </w:instrText>
      </w:r>
      <w:r w:rsidR="007C6708">
        <w:fldChar w:fldCharType="separate"/>
      </w:r>
      <w:r w:rsidR="00417CD1">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2</w:t>
      </w:r>
      <w:r w:rsidR="007C6708">
        <w:fldChar w:fldCharType="end"/>
      </w:r>
      <w:bookmarkEnd w:id="203"/>
      <w:r w:rsidRPr="00BA1179">
        <w:t xml:space="preserve"> Grid domain representation and per-cell state structure</w:t>
      </w:r>
      <w:bookmarkEnd w:id="204"/>
    </w:p>
    <w:p w14:paraId="46C92FAD" w14:textId="77777777" w:rsidR="0048150A" w:rsidRPr="00BA1179" w:rsidRDefault="0048150A" w:rsidP="003015C5">
      <w:pPr>
        <w:pStyle w:val="Heading3"/>
        <w:rPr>
          <w:lang w:eastAsia="ja-JP"/>
        </w:rPr>
      </w:pPr>
      <w:bookmarkStart w:id="205" w:name="_Toc235228423"/>
      <w:r w:rsidRPr="00BA1179">
        <w:rPr>
          <w:lang w:eastAsia="ja-JP"/>
        </w:rPr>
        <w:t>Hybrid Fire Spread Model</w:t>
      </w:r>
      <w:bookmarkEnd w:id="205"/>
    </w:p>
    <w:p w14:paraId="32450723" w14:textId="17E01B38"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417CD1" w:rsidRPr="00417CD1">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417CD1" w:rsidRPr="00BA1179">
        <w:t xml:space="preserve">( </w:t>
      </w:r>
      <w:r w:rsidR="00417CD1">
        <w:rPr>
          <w:noProof/>
        </w:rPr>
        <w:t>15</w:t>
      </w:r>
      <w:r w:rsidR="00417CD1"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478788B8" w:rsidR="00B517B6" w:rsidRPr="00BA1179" w:rsidRDefault="00B517B6" w:rsidP="006601CA">
            <w:pPr>
              <w:pStyle w:val="TableText"/>
              <w:rPr>
                <w:lang w:eastAsia="ja-JP"/>
              </w:rPr>
            </w:pPr>
            <w:bookmarkStart w:id="206" w:name="_Ref222785125"/>
            <w:r w:rsidRPr="00BA1179">
              <w:t xml:space="preserve">( </w:t>
            </w:r>
            <w:r w:rsidRPr="00BA1179">
              <w:fldChar w:fldCharType="begin"/>
            </w:r>
            <w:r w:rsidRPr="00BA1179">
              <w:instrText xml:space="preserve"> SEQ ( \* ARABIC </w:instrText>
            </w:r>
            <w:r w:rsidRPr="00BA1179">
              <w:fldChar w:fldCharType="separate"/>
            </w:r>
            <w:r w:rsidR="00417CD1">
              <w:rPr>
                <w:noProof/>
              </w:rPr>
              <w:t>24</w:t>
            </w:r>
            <w:r w:rsidRPr="00BA1179">
              <w:fldChar w:fldCharType="end"/>
            </w:r>
            <w:r w:rsidRPr="00BA1179">
              <w:t xml:space="preserve"> )</w:t>
            </w:r>
            <w:bookmarkEnd w:id="206"/>
          </w:p>
        </w:tc>
      </w:tr>
    </w:tbl>
    <w:p w14:paraId="11DDFBA2" w14:textId="24A95254"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417CD1" w:rsidRPr="00BA1179">
        <w:t xml:space="preserve">Figure </w:t>
      </w:r>
      <w:r w:rsidR="00417CD1">
        <w:rPr>
          <w:noProof/>
        </w:rPr>
        <w:t>3</w:t>
      </w:r>
      <w:r w:rsidR="00417CD1">
        <w:t>.</w:t>
      </w:r>
      <w:r w:rsidR="00417CD1">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43E17A13">
            <wp:extent cx="4213860" cy="3457164"/>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37795" cy="3476801"/>
                    </a:xfrm>
                    <a:prstGeom prst="rect">
                      <a:avLst/>
                    </a:prstGeom>
                    <a:noFill/>
                  </pic:spPr>
                </pic:pic>
              </a:graphicData>
            </a:graphic>
          </wp:inline>
        </w:drawing>
      </w:r>
    </w:p>
    <w:p w14:paraId="27118117" w14:textId="5F6189E1" w:rsidR="000E1725" w:rsidRPr="00BA1179" w:rsidRDefault="00000000" w:rsidP="00584BE7">
      <w:pPr>
        <w:pStyle w:val="Caption"/>
      </w:pPr>
      <w:bookmarkStart w:id="207" w:name="_Ref234404508"/>
      <w:bookmarkStart w:id="208" w:name="_Toc235228475"/>
      <w:r w:rsidRPr="00BA1179">
        <w:t xml:space="preserve">Figure </w:t>
      </w:r>
      <w:r w:rsidR="007C6708">
        <w:fldChar w:fldCharType="begin"/>
      </w:r>
      <w:r w:rsidR="007C6708">
        <w:instrText xml:space="preserve"> STYLEREF 1 \s </w:instrText>
      </w:r>
      <w:r w:rsidR="007C6708">
        <w:fldChar w:fldCharType="separate"/>
      </w:r>
      <w:r w:rsidR="00417CD1">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3</w:t>
      </w:r>
      <w:r w:rsidR="007C6708">
        <w:fldChar w:fldCharType="end"/>
      </w:r>
      <w:bookmarkEnd w:id="207"/>
      <w:r w:rsidRPr="00BA1179">
        <w:t xml:space="preserve"> State transition block diagram</w:t>
      </w:r>
      <w:bookmarkEnd w:id="208"/>
    </w:p>
    <w:p w14:paraId="27840348" w14:textId="3617A0E1" w:rsidR="0054290E" w:rsidRPr="00BA1179" w:rsidRDefault="00D13CF0" w:rsidP="00834925">
      <w:pPr>
        <w:pStyle w:val="Heading4"/>
      </w:pPr>
      <w:r w:rsidRPr="00BA1179">
        <w:t>Burning Status Evolution</w:t>
      </w:r>
    </w:p>
    <w:p w14:paraId="12FD01DC" w14:textId="18DBE010"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417CD1" w:rsidRPr="00BA1179">
        <w:t xml:space="preserve">( </w:t>
      </w:r>
      <w:r w:rsidR="00417CD1">
        <w:rPr>
          <w:noProof/>
        </w:rPr>
        <w:t>25</w:t>
      </w:r>
      <w:r w:rsidR="00417CD1"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417CD1" w:rsidRPr="00BA1179">
        <w:t xml:space="preserve">( </w:t>
      </w:r>
      <w:r w:rsidR="00417CD1">
        <w:rPr>
          <w:noProof/>
        </w:rPr>
        <w:t>26</w:t>
      </w:r>
      <w:r w:rsidR="00417CD1"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417CD1" w:rsidRPr="00BA1179">
        <w:t xml:space="preserve">( </w:t>
      </w:r>
      <w:r w:rsidR="00417CD1">
        <w:rPr>
          <w:noProof/>
        </w:rPr>
        <w:t>25</w:t>
      </w:r>
      <w:r w:rsidR="00417CD1"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52F80E0D" w:rsidR="00B517B6" w:rsidRPr="00BA1179" w:rsidRDefault="00B517B6" w:rsidP="006601CA">
            <w:pPr>
              <w:pStyle w:val="TableText"/>
            </w:pPr>
            <w:bookmarkStart w:id="209" w:name="_Ref223038313"/>
            <w:r w:rsidRPr="00BA1179">
              <w:t xml:space="preserve">( </w:t>
            </w:r>
            <w:r w:rsidRPr="00BA1179">
              <w:fldChar w:fldCharType="begin"/>
            </w:r>
            <w:r w:rsidRPr="00BA1179">
              <w:instrText xml:space="preserve"> SEQ ( \* ARABIC </w:instrText>
            </w:r>
            <w:r w:rsidRPr="00BA1179">
              <w:fldChar w:fldCharType="separate"/>
            </w:r>
            <w:r w:rsidR="00417CD1">
              <w:rPr>
                <w:noProof/>
              </w:rPr>
              <w:t>25</w:t>
            </w:r>
            <w:r w:rsidRPr="00BA1179">
              <w:fldChar w:fldCharType="end"/>
            </w:r>
            <w:r w:rsidRPr="00BA1179">
              <w:t xml:space="preserve"> )</w:t>
            </w:r>
            <w:bookmarkEnd w:id="209"/>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34B3D3B9"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417CD1" w:rsidRPr="00BA1179">
        <w:t xml:space="preserve">( </w:t>
      </w:r>
      <w:r w:rsidR="00417CD1">
        <w:rPr>
          <w:noProof/>
        </w:rPr>
        <w:t>26</w:t>
      </w:r>
      <w:r w:rsidR="00417CD1"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637C59CE" w:rsidR="00B517B6" w:rsidRPr="00BA1179" w:rsidRDefault="00B517B6" w:rsidP="006601CA">
            <w:pPr>
              <w:pStyle w:val="TableText"/>
            </w:pPr>
            <w:bookmarkStart w:id="210" w:name="_Ref223038547"/>
            <w:r w:rsidRPr="00BA1179">
              <w:t xml:space="preserve">( </w:t>
            </w:r>
            <w:r w:rsidRPr="00BA1179">
              <w:fldChar w:fldCharType="begin"/>
            </w:r>
            <w:r w:rsidRPr="00BA1179">
              <w:instrText xml:space="preserve"> SEQ ( \* ARABIC </w:instrText>
            </w:r>
            <w:r w:rsidRPr="00BA1179">
              <w:fldChar w:fldCharType="separate"/>
            </w:r>
            <w:r w:rsidR="00417CD1">
              <w:rPr>
                <w:noProof/>
              </w:rPr>
              <w:t>26</w:t>
            </w:r>
            <w:r w:rsidRPr="00BA1179">
              <w:fldChar w:fldCharType="end"/>
            </w:r>
            <w:r w:rsidRPr="00BA1179">
              <w:t xml:space="preserve"> )</w:t>
            </w:r>
            <w:bookmarkEnd w:id="210"/>
          </w:p>
        </w:tc>
      </w:tr>
    </w:tbl>
    <w:p w14:paraId="658A1CF0" w14:textId="4D463F50"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417CD1" w:rsidRPr="00BA1179">
        <w:t xml:space="preserve">( </w:t>
      </w:r>
      <w:r w:rsidR="00417CD1">
        <w:rPr>
          <w:noProof/>
        </w:rPr>
        <w:t>27</w:t>
      </w:r>
      <w:r w:rsidR="00417CD1"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7D5E6C48" w:rsidR="000C5B16" w:rsidRPr="00BA1179" w:rsidRDefault="000C5B16" w:rsidP="006601CA">
            <w:pPr>
              <w:pStyle w:val="TableText"/>
            </w:pPr>
            <w:bookmarkStart w:id="211" w:name="_Ref223041204"/>
            <w:r w:rsidRPr="00BA1179">
              <w:t xml:space="preserve">( </w:t>
            </w:r>
            <w:r w:rsidRPr="00BA1179">
              <w:fldChar w:fldCharType="begin"/>
            </w:r>
            <w:r w:rsidRPr="00BA1179">
              <w:instrText xml:space="preserve"> SEQ ( \* ARABIC </w:instrText>
            </w:r>
            <w:r w:rsidRPr="00BA1179">
              <w:fldChar w:fldCharType="separate"/>
            </w:r>
            <w:r w:rsidR="00417CD1">
              <w:rPr>
                <w:noProof/>
              </w:rPr>
              <w:t>27</w:t>
            </w:r>
            <w:r w:rsidRPr="00BA1179">
              <w:fldChar w:fldCharType="end"/>
            </w:r>
            <w:r w:rsidRPr="00BA1179">
              <w:t xml:space="preserve"> )</w:t>
            </w:r>
            <w:bookmarkEnd w:id="211"/>
          </w:p>
        </w:tc>
      </w:tr>
    </w:tbl>
    <w:p w14:paraId="7C35376E" w14:textId="5F2F9242"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417CD1" w:rsidRPr="00BA1179">
        <w:t xml:space="preserve">( </w:t>
      </w:r>
      <w:r w:rsidR="00417CD1">
        <w:rPr>
          <w:noProof/>
        </w:rPr>
        <w:t>28</w:t>
      </w:r>
      <w:r w:rsidR="00417CD1"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417CD1" w:rsidRPr="00BA1179">
        <w:t xml:space="preserve">( </w:t>
      </w:r>
      <w:r w:rsidR="00417CD1">
        <w:rPr>
          <w:noProof/>
        </w:rPr>
        <w:t>29</w:t>
      </w:r>
      <w:r w:rsidR="00417CD1"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417CD1">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417CD1">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14003F3C" w:rsidR="00B517B6" w:rsidRPr="00BA1179" w:rsidRDefault="00B517B6" w:rsidP="006601CA">
            <w:pPr>
              <w:pStyle w:val="TableText"/>
            </w:pPr>
            <w:bookmarkStart w:id="212" w:name="_Ref223040779"/>
            <w:r w:rsidRPr="00BA1179">
              <w:t xml:space="preserve">( </w:t>
            </w:r>
            <w:r w:rsidRPr="00BA1179">
              <w:fldChar w:fldCharType="begin"/>
            </w:r>
            <w:r w:rsidRPr="00BA1179">
              <w:instrText xml:space="preserve"> SEQ ( \* ARABIC </w:instrText>
            </w:r>
            <w:r w:rsidRPr="00BA1179">
              <w:fldChar w:fldCharType="separate"/>
            </w:r>
            <w:r w:rsidR="00417CD1">
              <w:rPr>
                <w:noProof/>
              </w:rPr>
              <w:t>28</w:t>
            </w:r>
            <w:r w:rsidRPr="00BA1179">
              <w:fldChar w:fldCharType="end"/>
            </w:r>
            <w:r w:rsidRPr="00BA1179">
              <w:t xml:space="preserve"> )</w:t>
            </w:r>
            <w:bookmarkEnd w:id="212"/>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7D479561" w:rsidR="00E74801" w:rsidRPr="00BA1179" w:rsidRDefault="00E74801" w:rsidP="006601CA">
            <w:pPr>
              <w:pStyle w:val="TableText"/>
            </w:pPr>
            <w:bookmarkStart w:id="213" w:name="_Ref223041003"/>
            <w:r w:rsidRPr="00BA1179">
              <w:t xml:space="preserve">( </w:t>
            </w:r>
            <w:r w:rsidRPr="00BA1179">
              <w:fldChar w:fldCharType="begin"/>
            </w:r>
            <w:r w:rsidRPr="00BA1179">
              <w:instrText xml:space="preserve"> SEQ ( \* ARABIC </w:instrText>
            </w:r>
            <w:r w:rsidRPr="00BA1179">
              <w:fldChar w:fldCharType="separate"/>
            </w:r>
            <w:r w:rsidR="00417CD1">
              <w:rPr>
                <w:noProof/>
              </w:rPr>
              <w:t>29</w:t>
            </w:r>
            <w:r w:rsidRPr="00BA1179">
              <w:fldChar w:fldCharType="end"/>
            </w:r>
            <w:r w:rsidRPr="00BA1179">
              <w:t xml:space="preserve"> )</w:t>
            </w:r>
            <w:bookmarkEnd w:id="213"/>
          </w:p>
        </w:tc>
      </w:tr>
    </w:tbl>
    <w:p w14:paraId="11463179" w14:textId="4CD34210"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417CD1" w:rsidRPr="00BA1179">
        <w:t xml:space="preserve">( </w:t>
      </w:r>
      <w:r w:rsidR="00417CD1">
        <w:rPr>
          <w:noProof/>
        </w:rPr>
        <w:t>30</w:t>
      </w:r>
      <w:r w:rsidR="00417CD1"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θ</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409B0855"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2D7A8D8A" w:rsidR="00B517B6" w:rsidRPr="00BA1179" w:rsidRDefault="00B517B6" w:rsidP="006601CA">
            <w:pPr>
              <w:pStyle w:val="TableText"/>
            </w:pPr>
            <w:bookmarkStart w:id="214" w:name="_Ref223221067"/>
            <w:r w:rsidRPr="00BA1179">
              <w:t xml:space="preserve">( </w:t>
            </w:r>
            <w:r w:rsidRPr="00BA1179">
              <w:fldChar w:fldCharType="begin"/>
            </w:r>
            <w:r w:rsidRPr="00BA1179">
              <w:instrText xml:space="preserve"> SEQ ( \* ARABIC </w:instrText>
            </w:r>
            <w:r w:rsidRPr="00BA1179">
              <w:fldChar w:fldCharType="separate"/>
            </w:r>
            <w:r w:rsidR="00417CD1">
              <w:rPr>
                <w:noProof/>
              </w:rPr>
              <w:t>30</w:t>
            </w:r>
            <w:r w:rsidRPr="00BA1179">
              <w:fldChar w:fldCharType="end"/>
            </w:r>
            <w:r w:rsidRPr="00BA1179">
              <w:t xml:space="preserve"> )</w:t>
            </w:r>
            <w:bookmarkEnd w:id="214"/>
          </w:p>
        </w:tc>
      </w:tr>
    </w:tbl>
    <w:p w14:paraId="69CCCE61" w14:textId="77777777" w:rsidR="000E1725" w:rsidRPr="00BA1179" w:rsidRDefault="00000000" w:rsidP="00584BE7">
      <w:pPr>
        <w:pStyle w:val="ParText"/>
        <w:keepNext/>
      </w:pPr>
      <w:r w:rsidRPr="00BA1179">
        <w:rPr>
          <w:noProof/>
        </w:rPr>
        <w:drawing>
          <wp:inline distT="0" distB="0" distL="0" distR="0" wp14:anchorId="007DF911" wp14:editId="66712BE4">
            <wp:extent cx="5040000" cy="4706162"/>
            <wp:effectExtent l="0" t="0" r="8255" b="0"/>
            <wp:docPr id="6086850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40000" cy="4706162"/>
                    </a:xfrm>
                    <a:prstGeom prst="rect">
                      <a:avLst/>
                    </a:prstGeom>
                    <a:noFill/>
                    <a:ln>
                      <a:noFill/>
                    </a:ln>
                  </pic:spPr>
                </pic:pic>
              </a:graphicData>
            </a:graphic>
          </wp:inline>
        </w:drawing>
      </w:r>
    </w:p>
    <w:p w14:paraId="71165313" w14:textId="197ED545" w:rsidR="000E1725" w:rsidRPr="00BA1179" w:rsidRDefault="00000000" w:rsidP="00584BE7">
      <w:pPr>
        <w:pStyle w:val="Caption"/>
        <w:rPr>
          <w:rFonts w:eastAsiaTheme="minorEastAsia"/>
          <w:b/>
          <w:bCs/>
        </w:rPr>
      </w:pPr>
      <w:bookmarkStart w:id="215" w:name="_Ref227450232"/>
      <w:bookmarkStart w:id="216" w:name="_Toc235228476"/>
      <w:r w:rsidRPr="00BA1179">
        <w:t xml:space="preserve">Figure </w:t>
      </w:r>
      <w:r w:rsidR="007C6708">
        <w:fldChar w:fldCharType="begin"/>
      </w:r>
      <w:r w:rsidR="007C6708">
        <w:instrText xml:space="preserve"> STYLEREF 1 \s </w:instrText>
      </w:r>
      <w:r w:rsidR="007C6708">
        <w:fldChar w:fldCharType="separate"/>
      </w:r>
      <w:r w:rsidR="00417CD1">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4</w:t>
      </w:r>
      <w:r w:rsidR="007C6708">
        <w:fldChar w:fldCharType="end"/>
      </w:r>
      <w:bookmarkEnd w:id="215"/>
      <w:r w:rsidRPr="00BA1179">
        <w:t xml:space="preserve"> Wind-dependent directional propagation into target cell</w:t>
      </w:r>
      <w:bookmarkEnd w:id="216"/>
      <w:r w:rsidRPr="00BA1179">
        <w:t xml:space="preserve"> </w:t>
      </w:r>
    </w:p>
    <w:p w14:paraId="126CF960" w14:textId="4397CFEC" w:rsidR="000E1725" w:rsidRPr="00BA1179"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417CD1" w:rsidRPr="00BA1179">
        <w:t xml:space="preserve">Figure </w:t>
      </w:r>
      <w:r w:rsidR="00417CD1">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417CD1" w:rsidRPr="00BA1179">
        <w:t xml:space="preserve">( </w:t>
      </w:r>
      <w:r w:rsidR="00417CD1">
        <w:rPr>
          <w:noProof/>
        </w:rPr>
        <w:t>28</w:t>
      </w:r>
      <w:r w:rsidR="00417CD1"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xml:space="preserve">, represented by the large arrow in the upper-right region of the figure, establishes the axis of anisotropy. </w:t>
      </w:r>
    </w:p>
    <w:p w14:paraId="03319F82" w14:textId="449666B7"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417CD1" w:rsidRPr="00BA1179">
        <w:t xml:space="preserve">( </w:t>
      </w:r>
      <w:r w:rsidR="00417CD1">
        <w:rPr>
          <w:noProof/>
        </w:rPr>
        <w:t>28</w:t>
      </w:r>
      <w:r w:rsidR="00417CD1"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417CD1" w:rsidRPr="00BA1179">
        <w:t xml:space="preserve">( </w:t>
      </w:r>
      <w:r w:rsidR="00417CD1">
        <w:rPr>
          <w:noProof/>
        </w:rPr>
        <w:t>27</w:t>
      </w:r>
      <w:r w:rsidR="00417CD1"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2244E77E"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417CD1" w:rsidRPr="00BA1179">
        <w:t xml:space="preserve">( </w:t>
      </w:r>
      <w:r w:rsidR="00417CD1">
        <w:rPr>
          <w:noProof/>
        </w:rPr>
        <w:t>31</w:t>
      </w:r>
      <w:r w:rsidR="00417CD1"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417CD1">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6A739283" w:rsidR="00B517B6" w:rsidRPr="00BA1179" w:rsidRDefault="00B517B6" w:rsidP="006601CA">
            <w:pPr>
              <w:pStyle w:val="TableText"/>
            </w:pPr>
            <w:bookmarkStart w:id="217" w:name="_Ref222824237"/>
            <w:r w:rsidRPr="00BA1179">
              <w:t xml:space="preserve">( </w:t>
            </w:r>
            <w:r w:rsidRPr="00BA1179">
              <w:fldChar w:fldCharType="begin"/>
            </w:r>
            <w:r w:rsidRPr="00BA1179">
              <w:instrText xml:space="preserve"> SEQ ( \* ARABIC </w:instrText>
            </w:r>
            <w:r w:rsidRPr="00BA1179">
              <w:fldChar w:fldCharType="separate"/>
            </w:r>
            <w:r w:rsidR="00417CD1">
              <w:rPr>
                <w:noProof/>
              </w:rPr>
              <w:t>31</w:t>
            </w:r>
            <w:r w:rsidRPr="00BA1179">
              <w:fldChar w:fldCharType="end"/>
            </w:r>
            <w:r w:rsidRPr="00BA1179">
              <w:t xml:space="preserve"> )</w:t>
            </w:r>
            <w:bookmarkEnd w:id="217"/>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48C6B248"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417CD1" w:rsidRPr="00BA1179">
        <w:t xml:space="preserve">( </w:t>
      </w:r>
      <w:r w:rsidR="00417CD1">
        <w:rPr>
          <w:noProof/>
        </w:rPr>
        <w:t>32</w:t>
      </w:r>
      <w:r w:rsidR="00417CD1"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417CD1">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0170D1FB" w:rsidR="008645B9" w:rsidRPr="00BA1179" w:rsidRDefault="008645B9" w:rsidP="006A6401">
            <w:pPr>
              <w:pStyle w:val="TableText"/>
            </w:pPr>
            <w:bookmarkStart w:id="218" w:name="_Ref223223727"/>
            <w:r w:rsidRPr="00BA1179">
              <w:t xml:space="preserve">( </w:t>
            </w:r>
            <w:r w:rsidRPr="00BA1179">
              <w:fldChar w:fldCharType="begin"/>
            </w:r>
            <w:r w:rsidRPr="00BA1179">
              <w:instrText xml:space="preserve"> SEQ ( \* ARABIC </w:instrText>
            </w:r>
            <w:r w:rsidRPr="00BA1179">
              <w:fldChar w:fldCharType="separate"/>
            </w:r>
            <w:r w:rsidR="00417CD1">
              <w:rPr>
                <w:noProof/>
              </w:rPr>
              <w:t>32</w:t>
            </w:r>
            <w:r w:rsidRPr="00BA1179">
              <w:fldChar w:fldCharType="end"/>
            </w:r>
            <w:r w:rsidRPr="00BA1179">
              <w:t xml:space="preserve"> )</w:t>
            </w:r>
            <w:bookmarkEnd w:id="218"/>
          </w:p>
        </w:tc>
      </w:tr>
    </w:tbl>
    <w:p w14:paraId="60B84A7D" w14:textId="237A5626" w:rsidR="00716E95" w:rsidRPr="00BA1179" w:rsidRDefault="00716E95" w:rsidP="00716E95">
      <w:pPr>
        <w:pStyle w:val="ParText"/>
      </w:pPr>
      <w:r w:rsidRPr="00BA1179">
        <w:t>Importantly, suppression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21F541AD"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417CD1" w:rsidRPr="00BA1179">
        <w:t xml:space="preserve">( </w:t>
      </w:r>
      <w:r w:rsidR="00417CD1">
        <w:rPr>
          <w:noProof/>
        </w:rPr>
        <w:t>33</w:t>
      </w:r>
      <w:r w:rsidR="00417CD1"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417CD1">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4ECEB586" w:rsidR="00B517B6" w:rsidRPr="00BA1179" w:rsidRDefault="00B517B6" w:rsidP="006601CA">
            <w:pPr>
              <w:pStyle w:val="TableText"/>
            </w:pPr>
            <w:bookmarkStart w:id="219" w:name="_Ref223266235"/>
            <w:r w:rsidRPr="00BA1179">
              <w:t xml:space="preserve">( </w:t>
            </w:r>
            <w:r w:rsidRPr="00BA1179">
              <w:fldChar w:fldCharType="begin"/>
            </w:r>
            <w:r w:rsidRPr="00BA1179">
              <w:instrText xml:space="preserve"> SEQ ( \* ARABIC </w:instrText>
            </w:r>
            <w:r w:rsidRPr="00BA1179">
              <w:fldChar w:fldCharType="separate"/>
            </w:r>
            <w:r w:rsidR="00417CD1">
              <w:rPr>
                <w:noProof/>
              </w:rPr>
              <w:t>33</w:t>
            </w:r>
            <w:r w:rsidRPr="00BA1179">
              <w:fldChar w:fldCharType="end"/>
            </w:r>
            <w:r w:rsidRPr="00BA1179">
              <w:t xml:space="preserve"> )</w:t>
            </w:r>
            <w:bookmarkEnd w:id="219"/>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104535C2"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417CD1" w:rsidRPr="00BA1179">
        <w:t xml:space="preserve">( </w:t>
      </w:r>
      <w:r w:rsidR="00417CD1">
        <w:rPr>
          <w:noProof/>
        </w:rPr>
        <w:t>34</w:t>
      </w:r>
      <w:r w:rsidR="00417CD1"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1DBA95BF" w:rsidR="005F3FAF" w:rsidRPr="00BA1179" w:rsidRDefault="005F3FAF" w:rsidP="006601CA">
            <w:pPr>
              <w:pStyle w:val="TableText"/>
            </w:pPr>
            <w:bookmarkStart w:id="220" w:name="_Ref223262190"/>
            <w:r w:rsidRPr="00BA1179">
              <w:t xml:space="preserve">( </w:t>
            </w:r>
            <w:r w:rsidRPr="00BA1179">
              <w:fldChar w:fldCharType="begin"/>
            </w:r>
            <w:r w:rsidRPr="00BA1179">
              <w:instrText xml:space="preserve"> SEQ ( \* ARABIC </w:instrText>
            </w:r>
            <w:r w:rsidRPr="00BA1179">
              <w:fldChar w:fldCharType="separate"/>
            </w:r>
            <w:r w:rsidR="00417CD1">
              <w:rPr>
                <w:noProof/>
              </w:rPr>
              <w:t>34</w:t>
            </w:r>
            <w:r w:rsidRPr="00BA1179">
              <w:fldChar w:fldCharType="end"/>
            </w:r>
            <w:r w:rsidRPr="00BA1179">
              <w:t xml:space="preserve"> )</w:t>
            </w:r>
            <w:bookmarkEnd w:id="220"/>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21" w:name="_Ref223267986"/>
      <w:bookmarkStart w:id="222" w:name="_Toc235228424"/>
      <w:r w:rsidRPr="00BA1179">
        <w:t>Mathematical Formulation of Interaction and Scenario Control</w:t>
      </w:r>
      <w:bookmarkEnd w:id="221"/>
      <w:bookmarkEnd w:id="222"/>
    </w:p>
    <w:p w14:paraId="4635C8C8" w14:textId="74B9449E"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417CD1" w:rsidRPr="00BA1179">
        <w:t xml:space="preserve">( </w:t>
      </w:r>
      <w:r w:rsidR="00417CD1">
        <w:rPr>
          <w:noProof/>
        </w:rPr>
        <w:t>35</w:t>
      </w:r>
      <w:r w:rsidR="00417CD1"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2AC7639F" w:rsidR="00705014" w:rsidRPr="00BA1179" w:rsidRDefault="00705014" w:rsidP="004B5B2D">
            <w:pPr>
              <w:pStyle w:val="TableText"/>
            </w:pPr>
            <w:bookmarkStart w:id="223" w:name="_Ref226592031"/>
            <w:r w:rsidRPr="00BA1179">
              <w:t xml:space="preserve">( </w:t>
            </w:r>
            <w:r w:rsidRPr="00BA1179">
              <w:fldChar w:fldCharType="begin"/>
            </w:r>
            <w:r w:rsidRPr="00BA1179">
              <w:instrText xml:space="preserve"> SEQ ( \* ARABIC </w:instrText>
            </w:r>
            <w:r w:rsidRPr="00BA1179">
              <w:fldChar w:fldCharType="separate"/>
            </w:r>
            <w:r w:rsidR="00417CD1">
              <w:rPr>
                <w:noProof/>
              </w:rPr>
              <w:t>35</w:t>
            </w:r>
            <w:r w:rsidRPr="00BA1179">
              <w:fldChar w:fldCharType="end"/>
            </w:r>
            <w:r w:rsidRPr="00BA1179">
              <w:t xml:space="preserve"> )</w:t>
            </w:r>
            <w:bookmarkEnd w:id="223"/>
          </w:p>
        </w:tc>
      </w:tr>
    </w:tbl>
    <w:p w14:paraId="2C07F705" w14:textId="182F1D05"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417CD1" w:rsidRPr="00BA1179">
        <w:t xml:space="preserve">Table </w:t>
      </w:r>
      <w:r w:rsidR="00417CD1">
        <w:rPr>
          <w:noProof/>
        </w:rPr>
        <w:t>3</w:t>
      </w:r>
      <w:r w:rsidR="00417CD1" w:rsidRPr="00BA1179">
        <w:t>.</w:t>
      </w:r>
      <w:r w:rsidR="00417CD1">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238F8582" w:rsidR="00705014" w:rsidRPr="00BA1179" w:rsidRDefault="00705014" w:rsidP="00705014">
      <w:pPr>
        <w:pStyle w:val="Caption"/>
        <w:keepNext/>
      </w:pPr>
      <w:bookmarkStart w:id="224" w:name="_Ref226592179"/>
      <w:bookmarkStart w:id="225" w:name="_Toc235228461"/>
      <w:r w:rsidRPr="00BA1179">
        <w:t xml:space="preserve">Table </w:t>
      </w:r>
      <w:r w:rsidRPr="00BA1179">
        <w:fldChar w:fldCharType="begin"/>
      </w:r>
      <w:r w:rsidRPr="00BA1179">
        <w:instrText xml:space="preserve"> STYLEREF 1 \s </w:instrText>
      </w:r>
      <w:r w:rsidRPr="00BA1179">
        <w:fldChar w:fldCharType="separate"/>
      </w:r>
      <w:r w:rsidR="00417CD1">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417CD1">
        <w:rPr>
          <w:noProof/>
        </w:rPr>
        <w:t>6</w:t>
      </w:r>
      <w:r w:rsidRPr="00BA1179">
        <w:fldChar w:fldCharType="end"/>
      </w:r>
      <w:bookmarkEnd w:id="224"/>
      <w:r w:rsidRPr="00BA1179">
        <w:t xml:space="preserve"> </w:t>
      </w:r>
      <w:r w:rsidRPr="00BA1179">
        <w:rPr>
          <w:rFonts w:eastAsiaTheme="majorEastAsia" w:cstheme="majorBidi"/>
          <w:lang w:eastAsia="ja-JP"/>
        </w:rPr>
        <w:t>Admissible transformations of interaction operator</w:t>
      </w:r>
      <w:bookmarkEnd w:id="225"/>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9852475"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user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53CE5815" w14:textId="0B2D8BAC" w:rsidR="00705014" w:rsidRPr="00BA1179" w:rsidRDefault="00000000" w:rsidP="00705014">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This ensures that scenario exploration and operational overrides are prospective, not retrospective.</w:t>
      </w:r>
    </w:p>
    <w:p w14:paraId="13433F51" w14:textId="178BCC1A" w:rsidR="005B1532" w:rsidRPr="00BA1179" w:rsidRDefault="005B1532" w:rsidP="005B1532">
      <w:pPr>
        <w:rPr>
          <w:rFonts w:eastAsiaTheme="majorEastAsia" w:cstheme="majorBidi"/>
          <w:lang w:eastAsia="ja-JP"/>
        </w:rPr>
      </w:pPr>
      <w:r w:rsidRPr="00BA1179">
        <w:rPr>
          <w:rFonts w:eastAsiaTheme="majorEastAsia" w:cstheme="majorBidi"/>
          <w:lang w:eastAsia="ja-JP"/>
        </w:rPr>
        <w:lastRenderedPageBreak/>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0CC07690"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where the user can dynamically influence both the operational context and the evolution of the simulated environment.</w:t>
      </w:r>
    </w:p>
    <w:p w14:paraId="5ED8DC6F" w14:textId="77777777" w:rsidR="00C36A4C" w:rsidRDefault="005B1532" w:rsidP="005B1532">
      <w:pPr>
        <w:rPr>
          <w:rFonts w:eastAsiaTheme="majorEastAsia" w:cstheme="majorBidi"/>
          <w:lang w:eastAsia="ja-JP"/>
        </w:rPr>
      </w:pPr>
      <w:r w:rsidRPr="00BA1179">
        <w:rPr>
          <w:rFonts w:eastAsiaTheme="majorEastAsia" w:cstheme="majorBidi"/>
          <w:lang w:eastAsia="ja-JP"/>
        </w:rPr>
        <w:t xml:space="preserve">Importantly, interaction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Pr="00BA1179">
        <w:rPr>
          <w:rFonts w:eastAsiaTheme="majorEastAsia" w:cstheme="majorBidi"/>
          <w:lang w:eastAsia="ja-JP"/>
        </w:rPr>
        <w:t xml:space="preserve">, ensuring that all intervention signals remain consistent with the decision architecture. This design preserves three key architectural principles: </w:t>
      </w:r>
    </w:p>
    <w:p w14:paraId="0BFC4EFC" w14:textId="77777777"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wildfire 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77777777"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simulation, decision reasoning, and interaction remain structurally distinct </w:t>
      </w:r>
    </w:p>
    <w:p w14:paraId="2F76E858" w14:textId="77777777"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all user interventions are explicitly represented as input-level transformations. </w:t>
      </w:r>
    </w:p>
    <w:p w14:paraId="762BC38A" w14:textId="369D49CA" w:rsidR="000E1725" w:rsidRPr="00BA1179" w:rsidRDefault="00000000">
      <w:pPr>
        <w:pStyle w:val="ParText"/>
      </w:pPr>
      <w:r w:rsidRPr="00BA1179">
        <w:t>The Simulation Core additionally maintains per-step state snapshots under a bounded memory budget, enabling counterfactual replay: the operator can rewind the incident to any recorded step, modify the conditions or the intervention, and re-simulate. This mechanism underlies the with and without DSS comparisons on identical fire histories reported later.</w:t>
      </w:r>
    </w:p>
    <w:p w14:paraId="43EEF6D7" w14:textId="77777777" w:rsidR="000B16E6" w:rsidRDefault="000B16E6" w:rsidP="000B16E6">
      <w:pPr>
        <w:pStyle w:val="Heading2"/>
      </w:pPr>
      <w:bookmarkStart w:id="226" w:name="_Toc222699950"/>
      <w:bookmarkStart w:id="227" w:name="_Toc235228425"/>
      <w:bookmarkEnd w:id="167"/>
      <w:bookmarkEnd w:id="168"/>
      <w:bookmarkEnd w:id="169"/>
      <w:bookmarkEnd w:id="170"/>
      <w:bookmarkEnd w:id="171"/>
      <w:bookmarkEnd w:id="172"/>
      <w:bookmarkEnd w:id="173"/>
      <w:r w:rsidRPr="00BA1179">
        <w:lastRenderedPageBreak/>
        <w:t>Decision Support System Core</w:t>
      </w:r>
      <w:bookmarkEnd w:id="226"/>
      <w:bookmarkEnd w:id="227"/>
    </w:p>
    <w:p w14:paraId="350776CA" w14:textId="77777777" w:rsidR="00192E39" w:rsidRPr="00BA1179" w:rsidRDefault="00192E39" w:rsidP="00192E39">
      <w:pPr>
        <w:pStyle w:val="ParText"/>
        <w:keepNext/>
      </w:pPr>
      <w:bookmarkStart w:id="228"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14D3A522" w:rsidR="00192E39" w:rsidRPr="00BA1179" w:rsidRDefault="00192E39" w:rsidP="00192E39">
      <w:pPr>
        <w:pStyle w:val="Caption"/>
      </w:pPr>
      <w:bookmarkStart w:id="229" w:name="_Ref227450920"/>
      <w:bookmarkStart w:id="230" w:name="_Toc235228477"/>
      <w:r w:rsidRPr="00BA1179">
        <w:t xml:space="preserve">Figure </w:t>
      </w:r>
      <w:r w:rsidR="007C6708">
        <w:fldChar w:fldCharType="begin"/>
      </w:r>
      <w:r w:rsidR="007C6708">
        <w:instrText xml:space="preserve"> STYLEREF 1 \s </w:instrText>
      </w:r>
      <w:r w:rsidR="007C6708">
        <w:fldChar w:fldCharType="separate"/>
      </w:r>
      <w:r w:rsidR="00417CD1">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5</w:t>
      </w:r>
      <w:r w:rsidR="007C6708">
        <w:fldChar w:fldCharType="end"/>
      </w:r>
      <w:bookmarkEnd w:id="229"/>
      <w:r w:rsidRPr="00BA1179">
        <w:t xml:space="preserve"> DSS–Simulation Core Interface</w:t>
      </w:r>
      <w:bookmarkEnd w:id="230"/>
    </w:p>
    <w:bookmarkEnd w:id="228"/>
    <w:p w14:paraId="3D6F3A35" w14:textId="741FB15A"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417CD1" w:rsidRPr="00BA1179">
        <w:t xml:space="preserve">( </w:t>
      </w:r>
      <w:r w:rsidR="00417CD1">
        <w:rPr>
          <w:noProof/>
        </w:rPr>
        <w:t>36</w:t>
      </w:r>
      <w:r w:rsidR="00417CD1"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417CD1" w:rsidRPr="00BA1179">
        <w:t xml:space="preserve">( </w:t>
      </w:r>
      <w:r w:rsidR="00417CD1">
        <w:rPr>
          <w:noProof/>
        </w:rPr>
        <w:t>36</w:t>
      </w:r>
      <w:r w:rsidR="00417CD1"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417CD1" w:rsidRPr="00BA1179">
        <w:t xml:space="preserve">Figure </w:t>
      </w:r>
      <w:r w:rsidR="00417CD1">
        <w:rPr>
          <w:noProof/>
        </w:rPr>
        <w:t>3</w:t>
      </w:r>
      <w:r w:rsidR="00417CD1">
        <w:t>.</w:t>
      </w:r>
      <w:r w:rsidR="00417CD1">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391F668B" w:rsidR="00F50FDF" w:rsidRPr="00BA1179" w:rsidRDefault="00F50FDF" w:rsidP="006601CA">
            <w:pPr>
              <w:pStyle w:val="TableText"/>
              <w:rPr>
                <w:lang w:eastAsia="ja-JP"/>
              </w:rPr>
            </w:pPr>
            <w:bookmarkStart w:id="231" w:name="_Ref223285823"/>
            <w:r w:rsidRPr="00BA1179">
              <w:t xml:space="preserve">( </w:t>
            </w:r>
            <w:r w:rsidRPr="00BA1179">
              <w:fldChar w:fldCharType="begin"/>
            </w:r>
            <w:r w:rsidRPr="00BA1179">
              <w:instrText xml:space="preserve"> SEQ ( \* ARABIC </w:instrText>
            </w:r>
            <w:r w:rsidRPr="00BA1179">
              <w:fldChar w:fldCharType="separate"/>
            </w:r>
            <w:r w:rsidR="00417CD1">
              <w:rPr>
                <w:noProof/>
              </w:rPr>
              <w:t>36</w:t>
            </w:r>
            <w:r w:rsidRPr="00BA1179">
              <w:fldChar w:fldCharType="end"/>
            </w:r>
            <w:r w:rsidRPr="00BA1179">
              <w:t xml:space="preserve"> )</w:t>
            </w:r>
            <w:bookmarkEnd w:id="231"/>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1"/>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2" w:name="_Ref226192386"/>
      <w:bookmarkStart w:id="233" w:name="_Toc235228426"/>
      <w:r w:rsidRPr="00BA1179">
        <w:rPr>
          <w:lang w:val="en-US"/>
        </w:rPr>
        <w:t xml:space="preserve">DISASTERAWARE DECISION SUPPORT </w:t>
      </w:r>
      <w:bookmarkEnd w:id="232"/>
      <w:r w:rsidRPr="00BA1179">
        <w:rPr>
          <w:lang w:val="en-US"/>
        </w:rPr>
        <w:t>FRAMEWORK</w:t>
      </w:r>
      <w:bookmarkEnd w:id="233"/>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5F0F0A46"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 A Local DSS agent executes this pipeline over the combinations of its own region, while a single Global DSS coordinates the regional agents without performing inference of its own. The remainder of this chapter is organized as follows:</w:t>
      </w:r>
    </w:p>
    <w:p w14:paraId="259C4B92" w14:textId="77777777"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4" w:name="_Toc235228427"/>
      <w:r w:rsidRPr="00BA1179">
        <w:lastRenderedPageBreak/>
        <w:t>Decision Support System Block Diagram</w:t>
      </w:r>
      <w:bookmarkEnd w:id="234"/>
    </w:p>
    <w:p w14:paraId="55E3AE54" w14:textId="699E3C8A" w:rsidR="000E1725" w:rsidRPr="00BA1179" w:rsidRDefault="001D4270" w:rsidP="00877A9C">
      <w:pPr>
        <w:keepNext/>
        <w:jc w:val="center"/>
      </w:pPr>
      <w:r>
        <w:rPr>
          <w:noProof/>
        </w:rPr>
        <w:drawing>
          <wp:inline distT="0" distB="0" distL="0" distR="0" wp14:anchorId="220190BF" wp14:editId="28702C1B">
            <wp:extent cx="4320000" cy="7130915"/>
            <wp:effectExtent l="0" t="0" r="0" b="0"/>
            <wp:docPr id="1447677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20000" cy="7130915"/>
                    </a:xfrm>
                    <a:prstGeom prst="rect">
                      <a:avLst/>
                    </a:prstGeom>
                    <a:noFill/>
                  </pic:spPr>
                </pic:pic>
              </a:graphicData>
            </a:graphic>
          </wp:inline>
        </w:drawing>
      </w:r>
    </w:p>
    <w:p w14:paraId="29FC7F91" w14:textId="0FB6F695" w:rsidR="000E1725" w:rsidRPr="00BA1179" w:rsidRDefault="00000000" w:rsidP="00877A9C">
      <w:pPr>
        <w:pStyle w:val="Caption"/>
      </w:pPr>
      <w:bookmarkStart w:id="235" w:name="_Ref234436472"/>
      <w:bookmarkStart w:id="236" w:name="_Toc235228478"/>
      <w:r w:rsidRPr="00BA1179">
        <w:t xml:space="preserve">Figure </w:t>
      </w:r>
      <w:r w:rsidR="007C6708">
        <w:fldChar w:fldCharType="begin"/>
      </w:r>
      <w:r w:rsidR="007C6708">
        <w:instrText xml:space="preserve"> STYLEREF 1 \s </w:instrText>
      </w:r>
      <w:r w:rsidR="007C6708">
        <w:fldChar w:fldCharType="separate"/>
      </w:r>
      <w:r w:rsidR="00417CD1">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1</w:t>
      </w:r>
      <w:r w:rsidR="007C6708">
        <w:fldChar w:fldCharType="end"/>
      </w:r>
      <w:bookmarkEnd w:id="235"/>
      <w:r w:rsidRPr="00BA1179">
        <w:t xml:space="preserve"> DisasterAware system block diagram (DSS focused)</w:t>
      </w:r>
      <w:bookmarkEnd w:id="236"/>
    </w:p>
    <w:p w14:paraId="6DC8757C" w14:textId="725B6AA7" w:rsidR="000E1725" w:rsidRPr="00BA1179"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417CD1" w:rsidRPr="00BA1179">
        <w:t xml:space="preserve">Figure </w:t>
      </w:r>
      <w:r w:rsidR="00417CD1">
        <w:rPr>
          <w:noProof/>
        </w:rPr>
        <w:t>3</w:t>
      </w:r>
      <w:r w:rsidR="00417CD1">
        <w:t>.</w:t>
      </w:r>
      <w:r w:rsidR="00417CD1">
        <w:rPr>
          <w:noProof/>
        </w:rPr>
        <w:t>1</w:t>
      </w:r>
      <w:r w:rsidRPr="00BA1179">
        <w:fldChar w:fldCharType="end"/>
      </w:r>
      <w:r w:rsidRPr="00BA1179">
        <w:t xml:space="preserve">, which emphasizes the simulation-relevant layers, this block diagram focuses on the layers relevant to the DSS. According to this block diagram, </w:t>
      </w:r>
      <w:r w:rsidRPr="00BA1179">
        <w:rPr>
          <w:b/>
          <w:bCs/>
        </w:rPr>
        <w:t>the input space (Layer 1)</w:t>
      </w:r>
      <w:r w:rsidRPr="00BA1179">
        <w:t xml:space="preserve"> collects heterogeneous, spatio-temporal measurements; </w:t>
      </w:r>
      <w:r w:rsidRPr="00BA1179">
        <w:rPr>
          <w:b/>
          <w:bCs/>
        </w:rPr>
        <w:t>the perception layer (Layer 2)</w:t>
      </w:r>
      <w:r w:rsidRPr="00BA1179">
        <w:t xml:space="preserve"> fuses them into per-combination features with explicit confidence; </w:t>
      </w:r>
      <w:r w:rsidRPr="00BA1179">
        <w:rPr>
          <w:b/>
          <w:bCs/>
        </w:rPr>
        <w:t>the concept space (Layer 3)</w:t>
      </w:r>
      <w:r w:rsidRPr="00BA1179">
        <w:t xml:space="preserve"> that abstracts the features into the four-level concept hierarchy; and </w:t>
      </w:r>
      <w:r w:rsidRPr="00BA1179">
        <w:rPr>
          <w:b/>
          <w:bCs/>
        </w:rPr>
        <w:t>the decision space (Layer 4)</w:t>
      </w:r>
      <w:r w:rsidRPr="00BA1179">
        <w:t xml:space="preserve"> includes rule generate, adaptation reshapes, and evaluation of interventions. The output of the local DSS (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previous chapter. </w:t>
      </w:r>
      <w:r w:rsidRPr="00BA1179">
        <w:t>Each layer is specified in the following subsections, in the order in which information traverses them.</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7" w:name="_Toc235228428"/>
      <w:r w:rsidRPr="00BA1179">
        <w:t>Layer 1: Input Space</w:t>
      </w:r>
      <w:bookmarkEnd w:id="237"/>
    </w:p>
    <w:p w14:paraId="20FC8C60" w14:textId="60B202E5"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417CD1" w:rsidRPr="00BA1179">
        <w:t xml:space="preserve">Figure </w:t>
      </w:r>
      <w:r w:rsidR="00417CD1">
        <w:rPr>
          <w:noProof/>
        </w:rPr>
        <w:t>4</w:t>
      </w:r>
      <w:r w:rsidR="00417CD1">
        <w:t>.</w:t>
      </w:r>
      <w:r w:rsidR="00417CD1">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8" w:name="_Toc235228429"/>
      <w:r w:rsidRPr="00BA1179">
        <w:lastRenderedPageBreak/>
        <w:t>Layer 2: Observation, Features, and Confidence</w:t>
      </w:r>
      <w:bookmarkEnd w:id="238"/>
    </w:p>
    <w:p w14:paraId="4B33A651" w14:textId="3068DF05" w:rsidR="000E1725" w:rsidRPr="00BA1179" w:rsidRDefault="00000000">
      <w:pPr>
        <w:pStyle w:val="ParText"/>
      </w:pPr>
      <w:r w:rsidRPr="00BA1179">
        <w:t xml:space="preserve">The perception layer turns the raw input space into the quantities on which reasoning operates. Any local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417CD1" w:rsidRPr="00BA1179">
        <w:t xml:space="preserve">( </w:t>
      </w:r>
      <w:r w:rsidR="00417CD1">
        <w:rPr>
          <w:noProof/>
        </w:rPr>
        <w:t>37</w:t>
      </w:r>
      <w:r w:rsidR="00417CD1" w:rsidRPr="00BA1179">
        <w:t xml:space="preserve"> )</w:t>
      </w:r>
      <w:r w:rsidRPr="00BA1179">
        <w:fldChar w:fldCharType="end"/>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77777777" w:rsidR="000E1725" w:rsidRPr="00BA1179" w:rsidRDefault="00000000">
      <w:pPr>
        <w:pStyle w:val="ParText"/>
      </w:pPr>
      <w:r w:rsidRPr="00BA1179">
        <w:t>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which is why the treatment that follows is 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1DC47749" w:rsidR="000E1725" w:rsidRPr="00BA1179" w:rsidRDefault="00000000" w:rsidP="00B12336">
            <w:pPr>
              <w:pStyle w:val="ParEq"/>
            </w:pPr>
            <w:bookmarkStart w:id="239" w:name="_RefEqB4201"/>
            <w:r w:rsidRPr="00BA1179">
              <w:t xml:space="preserve">( </w:t>
            </w:r>
            <w:r w:rsidRPr="00BA1179">
              <w:fldChar w:fldCharType="begin"/>
            </w:r>
            <w:r w:rsidRPr="00BA1179">
              <w:instrText xml:space="preserve"> SEQ ( \* ARABIC </w:instrText>
            </w:r>
            <w:r w:rsidRPr="00BA1179">
              <w:fldChar w:fldCharType="separate"/>
            </w:r>
            <w:r w:rsidR="00417CD1">
              <w:rPr>
                <w:noProof/>
              </w:rPr>
              <w:t>37</w:t>
            </w:r>
            <w:r w:rsidRPr="00BA1179">
              <w:fldChar w:fldCharType="end"/>
            </w:r>
            <w:r w:rsidRPr="00BA1179">
              <w:t xml:space="preserve"> )</w:t>
            </w:r>
            <w:bookmarkEnd w:id="239"/>
          </w:p>
        </w:tc>
      </w:tr>
    </w:tbl>
    <w:p w14:paraId="01DEED2F" w14:textId="7A358C9C" w:rsidR="000E1725" w:rsidRPr="00BA1179" w:rsidRDefault="00000000">
      <w:pPr>
        <w:pStyle w:val="ParText"/>
      </w:pPr>
      <w:r w:rsidRPr="00BA1179">
        <w:t xml:space="preserve">Every observed cell carries an observation confidence composed from four channel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417CD1" w:rsidRPr="00BA1179">
        <w:t xml:space="preserve">Table </w:t>
      </w:r>
      <w:r w:rsidR="00417CD1">
        <w:rPr>
          <w:noProof/>
        </w:rPr>
        <w:t>4</w:t>
      </w:r>
      <w:r w:rsidR="00417CD1" w:rsidRPr="00BA1179">
        <w:t>.</w:t>
      </w:r>
      <w:r w:rsidR="00417CD1">
        <w:rPr>
          <w:noProof/>
        </w:rPr>
        <w:t>1</w:t>
      </w:r>
      <w:r w:rsidRPr="00BA1179">
        <w:fldChar w:fldCharType="end"/>
      </w:r>
      <w:r w:rsidRPr="00BA1179">
        <w:t xml:space="preserve">. </w:t>
      </w:r>
    </w:p>
    <w:p w14:paraId="6BFF6E12" w14:textId="11FEA24B" w:rsidR="000E1725" w:rsidRPr="00BA1179" w:rsidRDefault="00000000">
      <w:pPr>
        <w:pStyle w:val="Caption"/>
        <w:keepNext/>
      </w:pPr>
      <w:bookmarkStart w:id="240" w:name="_Ref234666636"/>
      <w:bookmarkStart w:id="241" w:name="_RefTblConf"/>
      <w:bookmarkStart w:id="242" w:name="_Toc235228462"/>
      <w:r w:rsidRPr="00BA1179">
        <w:t xml:space="preserve">Table </w:t>
      </w:r>
      <w:r w:rsidRPr="00BA1179">
        <w:fldChar w:fldCharType="begin"/>
      </w:r>
      <w:r w:rsidRPr="00BA1179">
        <w:instrText xml:space="preserve"> STYLEREF 1 \s </w:instrText>
      </w:r>
      <w:r w:rsidRPr="00BA1179">
        <w:fldChar w:fldCharType="separate"/>
      </w:r>
      <w:r w:rsidR="00417CD1">
        <w:rPr>
          <w:noProof/>
        </w:rPr>
        <w:t>4</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417CD1">
        <w:rPr>
          <w:noProof/>
        </w:rPr>
        <w:t>1</w:t>
      </w:r>
      <w:r w:rsidRPr="00BA1179">
        <w:fldChar w:fldCharType="end"/>
      </w:r>
      <w:bookmarkEnd w:id="240"/>
      <w:r w:rsidRPr="00BA1179">
        <w:t xml:space="preserve"> Confidence channels: definition, range, and determination</w:t>
      </w:r>
      <w:bookmarkEnd w:id="241"/>
      <w:bookmarkEnd w:id="242"/>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B65A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7BF63F95" w14:textId="0F2E862A" w:rsidR="000E1725" w:rsidRPr="00BA1179" w:rsidRDefault="00000000" w:rsidP="00B65ADE">
      <w:pPr>
        <w:pStyle w:val="ParText"/>
      </w:pPr>
      <w:r w:rsidRPr="00BA1179">
        <w:lastRenderedPageBreak/>
        <w:t xml:space="preserve">The composition is conservative; the confidence equals the weakest channel rather than an average, as stated in </w:t>
      </w:r>
      <w:r w:rsidRPr="00BA1179">
        <w:fldChar w:fldCharType="begin"/>
      </w:r>
      <w:r w:rsidRPr="00BA1179">
        <w:instrText xml:space="preserve"> REF _RefEqB4202 \h </w:instrText>
      </w:r>
      <w:r w:rsidRPr="00BA1179">
        <w:fldChar w:fldCharType="separate"/>
      </w:r>
      <w:r w:rsidR="00417CD1" w:rsidRPr="00BA1179">
        <w:t xml:space="preserve">( </w:t>
      </w:r>
      <w:r w:rsidR="00417CD1">
        <w:rPr>
          <w:noProof/>
        </w:rPr>
        <w:t>38</w:t>
      </w:r>
      <w:r w:rsidR="00417CD1"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5C32EFDE" w:rsidR="000E1725" w:rsidRPr="00BA1179" w:rsidRDefault="00000000" w:rsidP="006F13A1">
            <w:pPr>
              <w:jc w:val="right"/>
            </w:pPr>
            <w:bookmarkStart w:id="243" w:name="_RefEqB4202"/>
            <w:r w:rsidRPr="00BA1179">
              <w:t xml:space="preserve">( </w:t>
            </w:r>
            <w:r w:rsidRPr="00BA1179">
              <w:fldChar w:fldCharType="begin"/>
            </w:r>
            <w:r w:rsidRPr="00BA1179">
              <w:instrText xml:space="preserve"> SEQ ( \* ARABIC </w:instrText>
            </w:r>
            <w:r w:rsidRPr="00BA1179">
              <w:fldChar w:fldCharType="separate"/>
            </w:r>
            <w:r w:rsidR="00417CD1">
              <w:rPr>
                <w:noProof/>
              </w:rPr>
              <w:t>38</w:t>
            </w:r>
            <w:r w:rsidRPr="00BA1179">
              <w:fldChar w:fldCharType="end"/>
            </w:r>
            <w:r w:rsidRPr="00BA1179">
              <w:t xml:space="preserve"> )</w:t>
            </w:r>
            <w:bookmarkEnd w:id="243"/>
          </w:p>
        </w:tc>
      </w:tr>
    </w:tbl>
    <w:p w14:paraId="2B4460DE" w14:textId="5FBC6725"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417CD1" w:rsidRPr="00BA1179">
        <w:t xml:space="preserve">( </w:t>
      </w:r>
      <w:r w:rsidR="00417CD1">
        <w:rPr>
          <w:noProof/>
        </w:rPr>
        <w:t>39</w:t>
      </w:r>
      <w:r w:rsidR="00417CD1"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454AB25A" w:rsidR="000E1725" w:rsidRPr="00BA1179" w:rsidRDefault="00000000">
            <w:pPr>
              <w:jc w:val="right"/>
            </w:pPr>
            <w:bookmarkStart w:id="244" w:name="_RefEqB4203"/>
            <w:r w:rsidRPr="00BA1179">
              <w:t xml:space="preserve">( </w:t>
            </w:r>
            <w:r w:rsidRPr="00BA1179">
              <w:fldChar w:fldCharType="begin"/>
            </w:r>
            <w:r w:rsidRPr="00BA1179">
              <w:instrText xml:space="preserve"> SEQ ( \* ARABIC </w:instrText>
            </w:r>
            <w:r w:rsidRPr="00BA1179">
              <w:fldChar w:fldCharType="separate"/>
            </w:r>
            <w:r w:rsidR="00417CD1">
              <w:rPr>
                <w:noProof/>
              </w:rPr>
              <w:t>39</w:t>
            </w:r>
            <w:r w:rsidRPr="00BA1179">
              <w:fldChar w:fldCharType="end"/>
            </w:r>
            <w:r w:rsidRPr="00BA1179">
              <w:t xml:space="preserve"> )</w:t>
            </w:r>
            <w:bookmarkEnd w:id="244"/>
          </w:p>
        </w:tc>
      </w:tr>
    </w:tbl>
    <w:p w14:paraId="52F67562" w14:textId="482C419D"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417CD1" w:rsidRPr="00BA1179">
        <w:t xml:space="preserve">( </w:t>
      </w:r>
      <w:r w:rsidR="00417CD1">
        <w:rPr>
          <w:noProof/>
        </w:rPr>
        <w:t>40</w:t>
      </w:r>
      <w:r w:rsidR="00417CD1"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3992C0EA" w:rsidR="000E1725" w:rsidRPr="00BA1179" w:rsidRDefault="00000000" w:rsidP="006F13A1">
            <w:pPr>
              <w:jc w:val="right"/>
            </w:pPr>
            <w:bookmarkStart w:id="245" w:name="_RefEqB4204"/>
            <w:r w:rsidRPr="00BA1179">
              <w:t xml:space="preserve">( </w:t>
            </w:r>
            <w:r w:rsidRPr="00BA1179">
              <w:fldChar w:fldCharType="begin"/>
            </w:r>
            <w:r w:rsidRPr="00BA1179">
              <w:instrText xml:space="preserve"> SEQ ( \* ARABIC </w:instrText>
            </w:r>
            <w:r w:rsidRPr="00BA1179">
              <w:fldChar w:fldCharType="separate"/>
            </w:r>
            <w:r w:rsidR="00417CD1">
              <w:rPr>
                <w:noProof/>
              </w:rPr>
              <w:t>40</w:t>
            </w:r>
            <w:r w:rsidRPr="00BA1179">
              <w:fldChar w:fldCharType="end"/>
            </w:r>
            <w:r w:rsidRPr="00BA1179">
              <w:t xml:space="preserve"> )</w:t>
            </w:r>
            <w:bookmarkEnd w:id="245"/>
          </w:p>
        </w:tc>
      </w:tr>
    </w:tbl>
    <w:p w14:paraId="0D05C8F1" w14:textId="3CA26029" w:rsidR="000E1725" w:rsidRPr="00BA1179" w:rsidRDefault="00000000">
      <w:pPr>
        <w:pStyle w:val="ParText"/>
      </w:pPr>
      <w:r w:rsidRPr="00BA1179">
        <w:t xml:space="preserve">The ten features are listed in </w:t>
      </w:r>
      <w:r w:rsidRPr="00BA1179">
        <w:fldChar w:fldCharType="begin"/>
      </w:r>
      <w:r w:rsidRPr="00BA1179">
        <w:instrText xml:space="preserve"> REF _RefTblF \h </w:instrText>
      </w:r>
      <w:r w:rsidRPr="00BA1179">
        <w:fldChar w:fldCharType="separate"/>
      </w:r>
      <w:r w:rsidR="00417CD1" w:rsidRPr="00BA1179">
        <w:t xml:space="preserve">Table </w:t>
      </w:r>
      <w:r w:rsidR="00417CD1">
        <w:rPr>
          <w:noProof/>
        </w:rPr>
        <w:t>2</w:t>
      </w:r>
      <w:r w:rsidR="00417CD1" w:rsidRPr="00BA1179">
        <w:t>.</w:t>
      </w:r>
      <w:r w:rsidR="00417CD1">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 xml:space="preserve">A larger set would not add </w:t>
      </w:r>
      <w:r w:rsidRPr="00BA1179">
        <w:rPr>
          <w:b/>
          <w:bCs/>
        </w:rPr>
        <w:lastRenderedPageBreak/>
        <w:t>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39B4B42C" w:rsidR="000E1725" w:rsidRPr="00BA1179" w:rsidRDefault="00000000" w:rsidP="00461B14">
      <w:pPr>
        <w:pStyle w:val="Heading2"/>
      </w:pPr>
      <w:bookmarkStart w:id="246" w:name="_Toc235228430"/>
      <w:r w:rsidRPr="00BA1179">
        <w:t>Layer 3: Concept Space and the Feature–Concept Hierarchy</w:t>
      </w:r>
      <w:bookmarkEnd w:id="246"/>
    </w:p>
    <w:p w14:paraId="7CCD1D63" w14:textId="77B394B8" w:rsidR="000E1725" w:rsidRPr="00BA1179" w:rsidRDefault="00000000" w:rsidP="00BD34CA">
      <w:pPr>
        <w:pStyle w:val="ParText"/>
      </w:pPr>
      <w:r w:rsidRPr="00BA1179">
        <w:t xml:space="preserve">The concept space exists because rules cannot be written over the features directly. With ten features and five linguistic terms per feature, a flat rule base spans 9.765.625 antecedent combinations, which can neither be elicited from experts nor audited by operators. </w:t>
      </w:r>
      <w:r w:rsidRPr="00BA1179">
        <w:fldChar w:fldCharType="begin"/>
      </w:r>
      <w:r w:rsidRPr="00BA1179">
        <w:instrText xml:space="preserve"> REF _Ref234436536 \h </w:instrText>
      </w:r>
      <w:r w:rsidRPr="00BA1179">
        <w:fldChar w:fldCharType="separate"/>
      </w:r>
      <w:r w:rsidR="00417CD1" w:rsidRPr="00BA1179">
        <w:t xml:space="preserve">Figure </w:t>
      </w:r>
      <w:r w:rsidR="00417CD1">
        <w:rPr>
          <w:noProof/>
        </w:rPr>
        <w:t>4</w:t>
      </w:r>
      <w:r w:rsidR="00417CD1">
        <w:t>.</w:t>
      </w:r>
      <w:r w:rsidR="00417CD1">
        <w:rPr>
          <w:noProof/>
        </w:rPr>
        <w:t>2</w:t>
      </w:r>
      <w:r w:rsidRPr="00BA1179">
        <w:fldChar w:fldCharType="end"/>
      </w:r>
      <w:r w:rsidRPr="00BA1179">
        <w:t xml:space="preserve"> illustrates the solution of this problem by hierarchical conceptualization. </w:t>
      </w:r>
    </w:p>
    <w:p w14:paraId="6179BD99" w14:textId="77777777" w:rsidR="000E1725" w:rsidRPr="00BA1179" w:rsidRDefault="00000000" w:rsidP="00BD34CA">
      <w:pPr>
        <w:pStyle w:val="ParText"/>
        <w:jc w:val="center"/>
      </w:pPr>
      <w:r w:rsidRPr="00BA1179">
        <w:rPr>
          <w:noProof/>
        </w:rPr>
        <w:drawing>
          <wp:inline distT="0" distB="0" distL="0" distR="0" wp14:anchorId="34BE9A25" wp14:editId="0F2C5A6E">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166B7D9C" w14:textId="2894816C" w:rsidR="000E1725" w:rsidRPr="00BA1179" w:rsidRDefault="00000000" w:rsidP="00BD34CA">
      <w:pPr>
        <w:pStyle w:val="Caption"/>
      </w:pPr>
      <w:bookmarkStart w:id="247" w:name="_Ref234436536"/>
      <w:bookmarkStart w:id="248" w:name="_RefFig42"/>
      <w:bookmarkStart w:id="249" w:name="_Toc235228479"/>
      <w:r w:rsidRPr="00BA1179">
        <w:t xml:space="preserve">Figure </w:t>
      </w:r>
      <w:r w:rsidR="007C6708">
        <w:fldChar w:fldCharType="begin"/>
      </w:r>
      <w:r w:rsidR="007C6708">
        <w:instrText xml:space="preserve"> STYLEREF 1 \s </w:instrText>
      </w:r>
      <w:r w:rsidR="007C6708">
        <w:fldChar w:fldCharType="separate"/>
      </w:r>
      <w:r w:rsidR="00417CD1">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2</w:t>
      </w:r>
      <w:r w:rsidR="007C6708">
        <w:fldChar w:fldCharType="end"/>
      </w:r>
      <w:bookmarkEnd w:id="247"/>
      <w:r w:rsidRPr="00BA1179">
        <w:t xml:space="preserve"> Feature-concept hierarchy</w:t>
      </w:r>
      <w:bookmarkEnd w:id="248"/>
      <w:bookmarkEnd w:id="249"/>
    </w:p>
    <w:p w14:paraId="3736A34C" w14:textId="77777777" w:rsidR="000E1725" w:rsidRPr="00BA1179" w:rsidRDefault="00000000">
      <w:pPr>
        <w:pStyle w:val="ParText"/>
      </w:pPr>
      <w:r w:rsidRPr="00BA1179">
        <w:lastRenderedPageBreak/>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p>
    <w:p w14:paraId="5928B0AE" w14:textId="47432783"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417CD1" w:rsidRPr="00BA1179">
        <w:t xml:space="preserve">Table </w:t>
      </w:r>
      <w:r w:rsidR="00417CD1">
        <w:rPr>
          <w:noProof/>
        </w:rPr>
        <w:t>2</w:t>
      </w:r>
      <w:r w:rsidR="00417CD1" w:rsidRPr="00BA1179">
        <w:t>.</w:t>
      </w:r>
      <w:r w:rsidR="00417CD1">
        <w:rPr>
          <w:noProof/>
        </w:rPr>
        <w:t>3</w:t>
      </w:r>
      <w:r w:rsidRPr="00BA1179">
        <w:fldChar w:fldCharType="end"/>
      </w:r>
      <w:r w:rsidRPr="00BA1179">
        <w:t xml:space="preserve">. </w:t>
      </w:r>
    </w:p>
    <w:p w14:paraId="36C59CC6" w14:textId="4BB32A43"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417CD1" w:rsidRPr="00BA1179">
        <w:t xml:space="preserve">( </w:t>
      </w:r>
      <w:r w:rsidR="00417CD1">
        <w:rPr>
          <w:noProof/>
        </w:rPr>
        <w:t>41</w:t>
      </w:r>
      <w:r w:rsidR="00417CD1"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417CD1">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1996CAC1" w:rsidR="000E1725" w:rsidRPr="00BA1179" w:rsidRDefault="00000000" w:rsidP="00251C33">
            <w:pPr>
              <w:spacing w:after="0"/>
              <w:jc w:val="right"/>
            </w:pPr>
            <w:bookmarkStart w:id="250" w:name="_RefEqB5401"/>
            <w:r w:rsidRPr="00BA1179">
              <w:t xml:space="preserve">( </w:t>
            </w:r>
            <w:r w:rsidRPr="00BA1179">
              <w:fldChar w:fldCharType="begin"/>
            </w:r>
            <w:r w:rsidRPr="00BA1179">
              <w:instrText xml:space="preserve"> SEQ ( \* ARABIC </w:instrText>
            </w:r>
            <w:r w:rsidRPr="00BA1179">
              <w:fldChar w:fldCharType="separate"/>
            </w:r>
            <w:r w:rsidR="00417CD1">
              <w:rPr>
                <w:noProof/>
              </w:rPr>
              <w:t>41</w:t>
            </w:r>
            <w:r w:rsidRPr="00BA1179">
              <w:fldChar w:fldCharType="end"/>
            </w:r>
            <w:r w:rsidRPr="00BA1179">
              <w:t xml:space="preserve"> )</w:t>
            </w:r>
            <w:bookmarkEnd w:id="250"/>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76AD7F7F" w:rsidR="000E1725" w:rsidRPr="00BA1179" w:rsidRDefault="00000000">
      <w:pPr>
        <w:pStyle w:val="ParText"/>
      </w:pPr>
      <w:r w:rsidRPr="00BA1179">
        <w:lastRenderedPageBreak/>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417CD1" w:rsidRPr="00BA1179">
        <w:t xml:space="preserve">( </w:t>
      </w:r>
      <w:r w:rsidR="00417CD1">
        <w:rPr>
          <w:noProof/>
        </w:rPr>
        <w:t>42</w:t>
      </w:r>
      <w:r w:rsidR="00417CD1"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05174883" w:rsidR="000E1725" w:rsidRPr="00BA1179" w:rsidRDefault="00000000" w:rsidP="0076255E">
            <w:pPr>
              <w:jc w:val="right"/>
            </w:pPr>
            <w:bookmarkStart w:id="251" w:name="_RefEqB4205"/>
            <w:r w:rsidRPr="00BA1179">
              <w:t xml:space="preserve">( </w:t>
            </w:r>
            <w:r w:rsidRPr="00BA1179">
              <w:fldChar w:fldCharType="begin"/>
            </w:r>
            <w:r w:rsidRPr="00BA1179">
              <w:instrText xml:space="preserve"> SEQ ( \* ARABIC </w:instrText>
            </w:r>
            <w:r w:rsidRPr="00BA1179">
              <w:fldChar w:fldCharType="separate"/>
            </w:r>
            <w:r w:rsidR="00417CD1">
              <w:rPr>
                <w:noProof/>
              </w:rPr>
              <w:t>42</w:t>
            </w:r>
            <w:r w:rsidRPr="00BA1179">
              <w:fldChar w:fldCharType="end"/>
            </w:r>
            <w:r w:rsidRPr="00BA1179">
              <w:t xml:space="preserve"> )</w:t>
            </w:r>
            <w:bookmarkEnd w:id="251"/>
          </w:p>
        </w:tc>
      </w:tr>
    </w:tbl>
    <w:p w14:paraId="546F608E" w14:textId="0181E100" w:rsidR="000E1725" w:rsidRPr="00BA1179"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417CD1" w:rsidRPr="00BA1179">
        <w:t xml:space="preserve">( </w:t>
      </w:r>
      <w:r w:rsidR="00417CD1">
        <w:rPr>
          <w:noProof/>
        </w:rPr>
        <w:t>42</w:t>
      </w:r>
      <w:r w:rsidR="00417CD1"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4FDA96F3" w14:textId="7132E478" w:rsidR="000E1725" w:rsidRPr="00BA1179" w:rsidRDefault="00E8702E" w:rsidP="00BE53B2">
      <w:pPr>
        <w:pStyle w:val="ParText"/>
        <w:keepNext/>
      </w:pPr>
      <w:r>
        <w:rPr>
          <w:noProof/>
        </w:rPr>
        <w:drawing>
          <wp:inline distT="0" distB="0" distL="0" distR="0" wp14:anchorId="5D8C39FA" wp14:editId="28292432">
            <wp:extent cx="5040000" cy="1732331"/>
            <wp:effectExtent l="0" t="0" r="8255" b="0"/>
            <wp:docPr id="1885671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40000" cy="1732331"/>
                    </a:xfrm>
                    <a:prstGeom prst="rect">
                      <a:avLst/>
                    </a:prstGeom>
                    <a:noFill/>
                  </pic:spPr>
                </pic:pic>
              </a:graphicData>
            </a:graphic>
          </wp:inline>
        </w:drawing>
      </w:r>
    </w:p>
    <w:p w14:paraId="4BE35821" w14:textId="5E002DEF" w:rsidR="000E1725" w:rsidRPr="00BA1179" w:rsidRDefault="00000000" w:rsidP="00BE53B2">
      <w:pPr>
        <w:pStyle w:val="Caption"/>
      </w:pPr>
      <w:bookmarkStart w:id="252" w:name="_Ref234606488"/>
      <w:bookmarkStart w:id="253" w:name="_Toc235228480"/>
      <w:r w:rsidRPr="00BA1179">
        <w:t xml:space="preserve">Figure </w:t>
      </w:r>
      <w:r w:rsidR="007C6708">
        <w:fldChar w:fldCharType="begin"/>
      </w:r>
      <w:r w:rsidR="007C6708">
        <w:instrText xml:space="preserve"> STYLEREF 1 \s </w:instrText>
      </w:r>
      <w:r w:rsidR="007C6708">
        <w:fldChar w:fldCharType="separate"/>
      </w:r>
      <w:r w:rsidR="00417CD1">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3</w:t>
      </w:r>
      <w:r w:rsidR="007C6708">
        <w:fldChar w:fldCharType="end"/>
      </w:r>
      <w:bookmarkEnd w:id="252"/>
      <w:r w:rsidRPr="00BA1179">
        <w:t xml:space="preserve"> Hierarchical concept activation example.</w:t>
      </w:r>
      <w:bookmarkEnd w:id="253"/>
      <w:r w:rsidRPr="00BA1179">
        <w:t xml:space="preserve"> </w:t>
      </w:r>
    </w:p>
    <w:p w14:paraId="132E04BC" w14:textId="184FF228" w:rsidR="000E1725" w:rsidRPr="00BA1179" w:rsidRDefault="00000000">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417CD1" w:rsidRPr="00BA1179">
        <w:t xml:space="preserve">Figure </w:t>
      </w:r>
      <w:r w:rsidR="00417CD1">
        <w:rPr>
          <w:noProof/>
        </w:rPr>
        <w:t>4</w:t>
      </w:r>
      <w:r w:rsidR="00417CD1">
        <w:t>.</w:t>
      </w:r>
      <w:r w:rsidR="00417CD1">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417CD1" w:rsidRPr="00BA1179">
        <w:t xml:space="preserve">( </w:t>
      </w:r>
      <w:r w:rsidR="00417CD1">
        <w:rPr>
          <w:noProof/>
        </w:rPr>
        <w:t>42</w:t>
      </w:r>
      <w:r w:rsidR="00417CD1"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596C8306" w14:textId="2C762FD1"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417CD1" w:rsidRPr="00BA1179">
        <w:t xml:space="preserve">( </w:t>
      </w:r>
      <w:r w:rsidR="00417CD1">
        <w:rPr>
          <w:noProof/>
        </w:rPr>
        <w:t>43</w:t>
      </w:r>
      <w:r w:rsidR="00417CD1" w:rsidRPr="00BA1179">
        <w:t xml:space="preserve"> )</w:t>
      </w:r>
      <w:r w:rsidRPr="00BA1179">
        <w:fldChar w:fldCharType="end"/>
      </w:r>
      <w:r w:rsidRPr="00BA1179">
        <w:t>: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332228BF" w:rsidR="000E1725" w:rsidRPr="00BA1179" w:rsidRDefault="00000000" w:rsidP="00E32FA6">
            <w:pPr>
              <w:jc w:val="right"/>
            </w:pPr>
            <w:bookmarkStart w:id="254" w:name="_Ref234616199"/>
            <w:r w:rsidRPr="00BA1179">
              <w:t xml:space="preserve">( </w:t>
            </w:r>
            <w:r w:rsidRPr="00BA1179">
              <w:fldChar w:fldCharType="begin"/>
            </w:r>
            <w:r w:rsidRPr="00BA1179">
              <w:instrText xml:space="preserve"> SEQ ( \* ARABIC </w:instrText>
            </w:r>
            <w:r w:rsidRPr="00BA1179">
              <w:fldChar w:fldCharType="separate"/>
            </w:r>
            <w:r w:rsidR="00417CD1">
              <w:rPr>
                <w:noProof/>
              </w:rPr>
              <w:t>43</w:t>
            </w:r>
            <w:r w:rsidRPr="00BA1179">
              <w:fldChar w:fldCharType="end"/>
            </w:r>
            <w:r w:rsidRPr="00BA1179">
              <w:t xml:space="preserve"> )</w:t>
            </w:r>
            <w:bookmarkEnd w:id="254"/>
          </w:p>
        </w:tc>
      </w:tr>
    </w:tbl>
    <w:p w14:paraId="08D533BC" w14:textId="3C3517E1"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417CD1" w:rsidRPr="00BA1179">
        <w:t xml:space="preserve">( </w:t>
      </w:r>
      <w:r w:rsidR="00417CD1">
        <w:rPr>
          <w:noProof/>
        </w:rPr>
        <w:t>43</w:t>
      </w:r>
      <w:r w:rsidR="00417CD1"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417CD1" w:rsidRPr="00BA1179">
        <w:t xml:space="preserve">( </w:t>
      </w:r>
      <w:r w:rsidR="00417CD1">
        <w:rPr>
          <w:noProof/>
        </w:rPr>
        <w:t>42</w:t>
      </w:r>
      <w:r w:rsidR="00417CD1" w:rsidRPr="00BA1179">
        <w:t xml:space="preserve"> )</w:t>
      </w:r>
      <w:r w:rsidRPr="00BA1179">
        <w:fldChar w:fldCharType="end"/>
      </w:r>
      <w:r w:rsidRPr="00BA1179">
        <w:t xml:space="preserve">, the persistence prior carried from the previous step, and the effective activation that the decision rules consume. The gate γ is the observation confidence of </w:t>
      </w:r>
      <w:r w:rsidRPr="00BA1179">
        <w:fldChar w:fldCharType="begin"/>
      </w:r>
      <w:r w:rsidRPr="00BA1179">
        <w:instrText xml:space="preserve"> REF _RefEqB4202 \h </w:instrText>
      </w:r>
      <w:r w:rsidRPr="00BA1179">
        <w:fldChar w:fldCharType="separate"/>
      </w:r>
      <w:r w:rsidR="00417CD1" w:rsidRPr="00BA1179">
        <w:t xml:space="preserve">( </w:t>
      </w:r>
      <w:r w:rsidR="00417CD1">
        <w:rPr>
          <w:noProof/>
        </w:rPr>
        <w:t>38</w:t>
      </w:r>
      <w:r w:rsidR="00417CD1"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1EBEB220"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417CD1" w:rsidRPr="00BA1179">
        <w:t xml:space="preserve">Figure </w:t>
      </w:r>
      <w:r w:rsidR="00417CD1">
        <w:rPr>
          <w:noProof/>
        </w:rPr>
        <w:t>4</w:t>
      </w:r>
      <w:r w:rsidR="00417CD1">
        <w:t>.</w:t>
      </w:r>
      <w:r w:rsidR="00417CD1">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xml:space="preserve">, and the transition between trust and caution is linear, with no threshold to tune. The plot (b) shows the temporal role of </w:t>
      </w:r>
      <w:r w:rsidRPr="00BA1179">
        <w:lastRenderedPageBreak/>
        <w:t xml:space="preserve">the prior: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6826F6AB">
            <wp:extent cx="3600000" cy="3277045"/>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600000" cy="3277045"/>
                    </a:xfrm>
                    <a:prstGeom prst="rect">
                      <a:avLst/>
                    </a:prstGeom>
                    <a:noFill/>
                  </pic:spPr>
                </pic:pic>
              </a:graphicData>
            </a:graphic>
          </wp:inline>
        </w:drawing>
      </w:r>
    </w:p>
    <w:p w14:paraId="0802D649" w14:textId="78397B2E" w:rsidR="000E1725" w:rsidRPr="00BA1179" w:rsidRDefault="00000000" w:rsidP="00C64FAF">
      <w:pPr>
        <w:pStyle w:val="Caption"/>
      </w:pPr>
      <w:bookmarkStart w:id="255" w:name="_RefFigL3gate"/>
      <w:bookmarkStart w:id="256" w:name="_Toc235228481"/>
      <w:r w:rsidRPr="00BA1179">
        <w:t xml:space="preserve">Figure </w:t>
      </w:r>
      <w:r w:rsidR="007C6708">
        <w:fldChar w:fldCharType="begin"/>
      </w:r>
      <w:r w:rsidR="007C6708">
        <w:instrText xml:space="preserve"> STYLEREF 1 \s </w:instrText>
      </w:r>
      <w:r w:rsidR="007C6708">
        <w:fldChar w:fldCharType="separate"/>
      </w:r>
      <w:r w:rsidR="00417CD1">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4</w:t>
      </w:r>
      <w:r w:rsidR="007C6708">
        <w:fldChar w:fldCharType="end"/>
      </w:r>
      <w:bookmarkEnd w:id="255"/>
      <w:r w:rsidRPr="00BA1179">
        <w:t xml:space="preserve"> Confidence gating: Blend between observation and prior (a) and persistence decay under observation dropout (b)</w:t>
      </w:r>
      <w:bookmarkEnd w:id="256"/>
    </w:p>
    <w:p w14:paraId="47AC4EDE" w14:textId="06331D21" w:rsidR="000E1725" w:rsidRPr="00BA1179" w:rsidRDefault="00000000">
      <w:pPr>
        <w:pStyle w:val="Heading2"/>
      </w:pPr>
      <w:bookmarkStart w:id="257" w:name="_Toc235228431"/>
      <w:r w:rsidRPr="00BA1179">
        <w:t>Layer 4: Decision Generation and Coordination</w:t>
      </w:r>
      <w:bookmarkEnd w:id="257"/>
    </w:p>
    <w:p w14:paraId="5E510001" w14:textId="5B707698"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417CD1" w:rsidRPr="00BA1179">
        <w:t xml:space="preserve">Table </w:t>
      </w:r>
      <w:r w:rsidR="00417CD1">
        <w:rPr>
          <w:noProof/>
        </w:rPr>
        <w:t>2</w:t>
      </w:r>
      <w:r w:rsidR="00417CD1" w:rsidRPr="00BA1179">
        <w:t>.</w:t>
      </w:r>
      <w:r w:rsidR="00417CD1">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417CD1" w:rsidRPr="00BA1179">
        <w:t xml:space="preserve">Table </w:t>
      </w:r>
      <w:r w:rsidR="00417CD1">
        <w:rPr>
          <w:noProof/>
        </w:rPr>
        <w:t>2</w:t>
      </w:r>
      <w:r w:rsidR="00417CD1" w:rsidRPr="00BA1179">
        <w:t>.</w:t>
      </w:r>
      <w:r w:rsidR="00417CD1">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of the staged adaptation loop, selected by a learned controller; and a no-harm rule withholds the offensive part of any allocation that is forecast to worsen the physical </w:t>
      </w:r>
      <w:r w:rsidRPr="00BA1179">
        <w:lastRenderedPageBreak/>
        <w:t>outcome. Each element is developed in the following subsections, and the value of every threshold is stated where its mechanism is defined.</w:t>
      </w:r>
    </w:p>
    <w:p w14:paraId="2AFDE000" w14:textId="5CEF73C8" w:rsidR="000E1725" w:rsidRPr="00BA1179" w:rsidRDefault="000F3283">
      <w:pPr>
        <w:pStyle w:val="ParText"/>
      </w:pPr>
      <w:r>
        <w:rPr>
          <w:noProof/>
        </w:rPr>
        <w:drawing>
          <wp:inline distT="0" distB="0" distL="0" distR="0" wp14:anchorId="377DE575" wp14:editId="0A011FA0">
            <wp:extent cx="5040000" cy="4834348"/>
            <wp:effectExtent l="0" t="0" r="0" b="0"/>
            <wp:docPr id="1861399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7797"/>
                    <a:stretch>
                      <a:fillRect/>
                    </a:stretch>
                  </pic:blipFill>
                  <pic:spPr bwMode="auto">
                    <a:xfrm>
                      <a:off x="0" y="0"/>
                      <a:ext cx="5040000" cy="4834348"/>
                    </a:xfrm>
                    <a:prstGeom prst="rect">
                      <a:avLst/>
                    </a:prstGeom>
                    <a:noFill/>
                    <a:ln>
                      <a:noFill/>
                    </a:ln>
                    <a:extLst>
                      <a:ext uri="{53640926-AAD7-44D8-BBD7-CCE9431645EC}">
                        <a14:shadowObscured xmlns:a14="http://schemas.microsoft.com/office/drawing/2010/main"/>
                      </a:ext>
                    </a:extLst>
                  </pic:spPr>
                </pic:pic>
              </a:graphicData>
            </a:graphic>
          </wp:inline>
        </w:drawing>
      </w:r>
    </w:p>
    <w:p w14:paraId="7D79AF31" w14:textId="1240CB3F" w:rsidR="000E1725" w:rsidRPr="00BA1179" w:rsidRDefault="00000000" w:rsidP="00350FEB">
      <w:pPr>
        <w:pStyle w:val="ParText"/>
      </w:pPr>
      <w:bookmarkStart w:id="258" w:name="_RefFig43"/>
      <w:bookmarkStart w:id="259" w:name="_Toc235228482"/>
      <w:r w:rsidRPr="00BA1179">
        <w:t xml:space="preserve">Figure </w:t>
      </w:r>
      <w:r w:rsidR="007C6708">
        <w:fldChar w:fldCharType="begin"/>
      </w:r>
      <w:r w:rsidR="007C6708">
        <w:instrText xml:space="preserve"> STYLEREF 1 \s </w:instrText>
      </w:r>
      <w:r w:rsidR="007C6708">
        <w:fldChar w:fldCharType="separate"/>
      </w:r>
      <w:r w:rsidR="00417CD1">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5</w:t>
      </w:r>
      <w:r w:rsidR="007C6708">
        <w:fldChar w:fldCharType="end"/>
      </w:r>
      <w:bookmarkEnd w:id="258"/>
      <w:r w:rsidRPr="00BA1179">
        <w:t xml:space="preserve"> Layer 4 decision and adaptation flow</w:t>
      </w:r>
      <w:bookmarkEnd w:id="259"/>
    </w:p>
    <w:p w14:paraId="5E510002" w14:textId="6642EC93"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417CD1" w:rsidRPr="00BA1179">
        <w:t xml:space="preserve">Figure </w:t>
      </w:r>
      <w:r w:rsidR="00417CD1">
        <w:rPr>
          <w:noProof/>
        </w:rPr>
        <w:t>4</w:t>
      </w:r>
      <w:r w:rsidR="00417CD1">
        <w:t>.</w:t>
      </w:r>
      <w:r w:rsidR="00417CD1">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xml:space="preserve">. Nothing else crosses the boundary: the layer never reads the physical state directly and never writes to it. </w:t>
      </w:r>
    </w:p>
    <w:p w14:paraId="464491F1" w14:textId="6B2E6259" w:rsidR="000E1725" w:rsidRPr="00BA117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w:t>
      </w:r>
      <w:r w:rsidRPr="00BA1179">
        <w:lastRenderedPageBreak/>
        <w:t xml:space="preserve">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The base is deliberately sparse and evolving: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417CD1">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required relative gain over the no-action forecast, so a situation in which doing 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654361FD" w14:textId="5E18AAA5" w:rsidR="000E1725" w:rsidRPr="00BA1179" w:rsidRDefault="00000000">
      <w:pPr>
        <w:pStyle w:val="ParText"/>
      </w:pPr>
      <w:r w:rsidRPr="00BA1179">
        <w:t xml:space="preserve">A failed cost test hands the cycle to the RL controller, which invokes exactly one stage per cycle, selected from three. </w:t>
      </w:r>
      <w:r w:rsidRPr="00BA1179">
        <w:rPr>
          <w:b/>
          <w:bCs/>
        </w:rPr>
        <w:t xml:space="preserve">The first stage is evFIS membership modification, </w:t>
      </w:r>
      <w:r w:rsidRPr="00BA1179">
        <w:t xml:space="preserve">which shifts the trapezoidal parameters (a, b, c, d) of the active terms </w:t>
      </w:r>
      <w:r w:rsidRPr="00BA1179">
        <w:lastRenderedPageBreak/>
        <w:t xml:space="preserve">together with the rule consequents. </w:t>
      </w:r>
      <w:r w:rsidRPr="00BA1179">
        <w:rPr>
          <w:b/>
          <w:bCs/>
        </w:rPr>
        <w:t>The second grows the rule base</w:t>
      </w:r>
      <w:r w:rsidRPr="00BA1179">
        <w:t xml:space="preserve">: it writes a rule on an antecedent combination that no rule covers and, where a covered combination is linguistically ambiguous, it inserts a narrow term to separate the two situations that share the combination. </w:t>
      </w:r>
      <w:r w:rsidRPr="00BA1179">
        <w:rPr>
          <w:b/>
          <w:bCs/>
        </w:rPr>
        <w:t>The third is the generative proposal</w:t>
      </w:r>
      <w:r w:rsidRPr="00BA1179">
        <w:t xml:space="preserve">, in which a language model drafts one new rule in the framework's own vocabulary of concepts, terms and admissible interventions. The 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5E13A258" w:rsidR="000E1725" w:rsidRPr="00BA1179" w:rsidRDefault="00000000">
      <w:pPr>
        <w:pStyle w:val="ParText"/>
      </w:pPr>
      <w:r w:rsidRPr="00BA1179">
        <w:rPr>
          <w:b/>
          <w:bCs/>
        </w:rPr>
        <w:t>A generated rule is a suggestion and never acts on its own.</w:t>
      </w:r>
      <w:r w:rsidRPr="00BA1179">
        <w:t xml:space="preserve"> It must pass four verification gates before it can enter the base. </w:t>
      </w:r>
      <m:oMath>
        <m:r>
          <w:rPr>
            <w:rFonts w:ascii="Cambria Math" w:hAnsi="Cambria Math"/>
          </w:rPr>
          <m:t>G1</m:t>
        </m:r>
      </m:oMath>
      <w:r w:rsidRPr="00BA1179">
        <w:t xml:space="preserve"> checks format, that the antecedent and the consequent are well formed. </w:t>
      </w:r>
      <m:oMath>
        <m:r>
          <w:rPr>
            <w:rFonts w:ascii="Cambria Math" w:hAnsi="Cambria Math"/>
          </w:rPr>
          <m:t>G2</m:t>
        </m:r>
      </m:oMath>
      <w:r w:rsidRPr="00BA1179">
        <w:t xml:space="preserve"> checks constraints, that the arity, the vocabulary and the numeric ranges are admissible and that the rule does not duplicate an antecedent combination that is already occupied. </w:t>
      </w:r>
      <m:oMath>
        <m:r>
          <w:rPr>
            <w:rFonts w:ascii="Cambria Math" w:hAnsi="Cambria Math"/>
          </w:rPr>
          <m:t>G3</m:t>
        </m:r>
      </m:oMath>
      <w:r w:rsidRPr="00BA1179">
        <w:t xml:space="preserve"> checks simulation, that the rule lowers the forecast cost, </w:t>
      </w:r>
      <m:oMath>
        <m:r>
          <w:rPr>
            <w:rFonts w:ascii="Cambria Math" w:hAnsi="Cambria Math"/>
          </w:rPr>
          <m:t>ΔJ &lt; 0</m:t>
        </m:r>
      </m:oMath>
      <w:r w:rsidRPr="00BA1179">
        <w:t xml:space="preserve">, on the shadow copy. </w:t>
      </w:r>
      <m:oMath>
        <m:r>
          <w:rPr>
            <w:rFonts w:ascii="Cambria Math" w:hAnsi="Cambria Math"/>
          </w:rPr>
          <m:t>G4</m:t>
        </m:r>
      </m:oMath>
      <w:r w:rsidRPr="00BA1179">
        <w:t xml:space="preserve"> is an </w:t>
      </w:r>
      <m:oMath>
        <m:r>
          <w:rPr>
            <w:rFonts w:ascii="Cambria Math" w:hAnsi="Cambria Math"/>
          </w:rPr>
          <m:t>A/B</m:t>
        </m:r>
      </m:oMath>
      <w:r w:rsidRPr="00BA1179">
        <w:t xml:space="preserve"> check that the improvement holds on two independent seeds rather than on a single lucky draw. A proposal that fails any gate is discarded and the failing gate is recorded, so a rejected suggestion remains auditable. </w:t>
      </w:r>
      <w:r w:rsidR="001D4270">
        <w:t>If</w:t>
      </w:r>
      <w:r w:rsidRPr="00BA1179">
        <w:t xml:space="preserve"> a rule that clears all four gates</w:t>
      </w:r>
      <w:r w:rsidR="001D4270">
        <w:t xml:space="preserve"> (extra two gates for packages)</w:t>
      </w:r>
      <w:r w:rsidRPr="00BA1179">
        <w:t xml:space="preserve"> is admitted, with its provenance, into the base of Appendix </w:t>
      </w:r>
      <w:r w:rsidRPr="00BA1179">
        <w:fldChar w:fldCharType="begin"/>
      </w:r>
      <w:r w:rsidRPr="00BA1179">
        <w:instrText xml:space="preserve"> REF _RefAppE1 \r \h </w:instrText>
      </w:r>
      <w:r w:rsidRPr="00BA1179">
        <w:fldChar w:fldCharType="separate"/>
      </w:r>
      <w:r w:rsidR="00417CD1">
        <w:t>E</w:t>
      </w:r>
      <w:r w:rsidRPr="00BA1179">
        <w:fldChar w:fldCharType="end"/>
      </w:r>
      <w:r w:rsidRPr="00BA1179">
        <w:t>.</w:t>
      </w:r>
    </w:p>
    <w:p w14:paraId="27F07651" w14:textId="2B6FCF6F"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 the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35B812B9"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w:t>
      </w:r>
      <w:r w:rsidRPr="00BA1179">
        <w:lastRenderedPageBreak/>
        <w:t xml:space="preserve">the offensive allocation for the cycle. No capacity is fielded, no response cost is paid, and only the life-safety orders stand. Because wetting and line construction take effect thirty to sixty minutes ahead, this comparison is always re-run over a lookahead of at least forty-five minutes,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60" w:name="_Toc235228432"/>
      <w:r w:rsidRPr="00BA1179">
        <w:t>Rule Base and Candidate Intervention</w:t>
      </w:r>
      <w:bookmarkEnd w:id="260"/>
    </w:p>
    <w:p w14:paraId="2EBE5B9C" w14:textId="41D044E2"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417CD1" w:rsidRPr="00BA1179">
        <w:t xml:space="preserve">( </w:t>
      </w:r>
      <w:r w:rsidR="00417CD1">
        <w:rPr>
          <w:noProof/>
        </w:rPr>
        <w:t>44</w:t>
      </w:r>
      <w:r w:rsidR="00417CD1"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34CB395F" w:rsidR="000E1725" w:rsidRPr="00BA1179" w:rsidRDefault="00000000" w:rsidP="000310BC">
            <w:pPr>
              <w:jc w:val="right"/>
            </w:pPr>
            <w:bookmarkStart w:id="261" w:name="_RefEqB4501"/>
            <w:r w:rsidRPr="00BA1179">
              <w:t xml:space="preserve">( </w:t>
            </w:r>
            <w:r w:rsidRPr="00BA1179">
              <w:fldChar w:fldCharType="begin"/>
            </w:r>
            <w:r w:rsidRPr="00BA1179">
              <w:instrText xml:space="preserve"> SEQ ( \* ARABIC </w:instrText>
            </w:r>
            <w:r w:rsidRPr="00BA1179">
              <w:fldChar w:fldCharType="separate"/>
            </w:r>
            <w:r w:rsidR="00417CD1">
              <w:rPr>
                <w:noProof/>
              </w:rPr>
              <w:t>44</w:t>
            </w:r>
            <w:r w:rsidRPr="00BA1179">
              <w:fldChar w:fldCharType="end"/>
            </w:r>
            <w:r w:rsidRPr="00BA1179">
              <w:t xml:space="preserve"> )</w:t>
            </w:r>
            <w:bookmarkEnd w:id="261"/>
          </w:p>
        </w:tc>
      </w:tr>
    </w:tbl>
    <w:p w14:paraId="4A6CAC80" w14:textId="26C6AA39"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417CD1" w:rsidRPr="00BA1179">
        <w:t xml:space="preserve">( </w:t>
      </w:r>
      <w:r w:rsidR="00417CD1">
        <w:rPr>
          <w:noProof/>
        </w:rPr>
        <w:t>44</w:t>
      </w:r>
      <w:r w:rsidR="00417CD1"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12237F0A"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417CD1" w:rsidRPr="00BA1179">
        <w:t xml:space="preserve">( </w:t>
      </w:r>
      <w:r w:rsidR="00417CD1">
        <w:rPr>
          <w:noProof/>
        </w:rPr>
        <w:t>45</w:t>
      </w:r>
      <w:r w:rsidR="00417CD1"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w:t>
      </w:r>
      <w:r w:rsidRPr="00BA1179">
        <w:lastRenderedPageBreak/>
        <w:t xml:space="preserve">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10A77963" w:rsidR="000E1725" w:rsidRPr="00BA1179" w:rsidRDefault="00000000" w:rsidP="000310BC">
            <w:pPr>
              <w:jc w:val="right"/>
            </w:pPr>
            <w:bookmarkStart w:id="262" w:name="_Ref234769029"/>
            <w:bookmarkStart w:id="263" w:name="_RefEqB4502"/>
            <w:r w:rsidRPr="00BA1179">
              <w:t xml:space="preserve">( </w:t>
            </w:r>
            <w:r w:rsidRPr="00BA1179">
              <w:fldChar w:fldCharType="begin"/>
            </w:r>
            <w:r w:rsidRPr="00BA1179">
              <w:instrText xml:space="preserve"> SEQ ( \* ARABIC </w:instrText>
            </w:r>
            <w:r w:rsidRPr="00BA1179">
              <w:fldChar w:fldCharType="separate"/>
            </w:r>
            <w:r w:rsidR="00417CD1">
              <w:rPr>
                <w:noProof/>
              </w:rPr>
              <w:t>45</w:t>
            </w:r>
            <w:r w:rsidRPr="00BA1179">
              <w:fldChar w:fldCharType="end"/>
            </w:r>
            <w:r w:rsidRPr="00BA1179">
              <w:t xml:space="preserve"> )</w:t>
            </w:r>
            <w:bookmarkEnd w:id="262"/>
            <w:bookmarkEnd w:id="263"/>
          </w:p>
        </w:tc>
      </w:tr>
    </w:tbl>
    <w:p w14:paraId="7C8B17DA" w14:textId="4D15A648"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417CD1" w:rsidRPr="00BA1179">
        <w:t xml:space="preserve">( </w:t>
      </w:r>
      <w:r w:rsidR="00417CD1">
        <w:rPr>
          <w:noProof/>
        </w:rPr>
        <w:t>46</w:t>
      </w:r>
      <w:r w:rsidR="00417CD1"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5F35E271" w:rsidR="000E1725" w:rsidRPr="00BA1179" w:rsidRDefault="00000000" w:rsidP="000310BC">
            <w:pPr>
              <w:jc w:val="right"/>
            </w:pPr>
            <w:bookmarkStart w:id="264" w:name="_Ref234768948"/>
            <w:r w:rsidRPr="00BA1179">
              <w:t xml:space="preserve">( </w:t>
            </w:r>
            <w:r w:rsidRPr="00BA1179">
              <w:fldChar w:fldCharType="begin"/>
            </w:r>
            <w:r w:rsidRPr="00BA1179">
              <w:instrText xml:space="preserve"> SEQ ( \* ARABIC </w:instrText>
            </w:r>
            <w:r w:rsidRPr="00BA1179">
              <w:fldChar w:fldCharType="separate"/>
            </w:r>
            <w:r w:rsidR="00417CD1">
              <w:rPr>
                <w:noProof/>
              </w:rPr>
              <w:t>46</w:t>
            </w:r>
            <w:r w:rsidRPr="00BA1179">
              <w:fldChar w:fldCharType="end"/>
            </w:r>
            <w:r w:rsidRPr="00BA1179">
              <w:t xml:space="preserve"> )</w:t>
            </w:r>
            <w:bookmarkEnd w:id="264"/>
          </w:p>
        </w:tc>
      </w:tr>
    </w:tbl>
    <w:p w14:paraId="3E5DDAAC" w14:textId="28D714B7"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 the layer falls back to the watchful posture and adaptation is triggered.</w:t>
      </w:r>
    </w:p>
    <w:p w14:paraId="7984AF24" w14:textId="410CAC1B"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417CD1" w:rsidRPr="00BA1179">
        <w:t xml:space="preserve">( </w:t>
      </w:r>
      <w:r w:rsidR="00417CD1">
        <w:rPr>
          <w:noProof/>
        </w:rPr>
        <w:t>46</w:t>
      </w:r>
      <w:r w:rsidR="00417CD1"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417CD1" w:rsidRPr="00BA1179">
        <w:t xml:space="preserve">( </w:t>
      </w:r>
      <w:r w:rsidR="00417CD1">
        <w:rPr>
          <w:noProof/>
        </w:rPr>
        <w:t>47</w:t>
      </w:r>
      <w:r w:rsidR="00417CD1"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0DB1936D" w:rsidR="000E1725" w:rsidRPr="00BA1179" w:rsidRDefault="00000000" w:rsidP="000310BC">
            <w:pPr>
              <w:jc w:val="right"/>
            </w:pPr>
            <w:bookmarkStart w:id="265" w:name="_Ref234769001"/>
            <w:bookmarkStart w:id="266" w:name="_RefEqB5202"/>
            <w:r w:rsidRPr="00BA1179">
              <w:t xml:space="preserve">( </w:t>
            </w:r>
            <w:r w:rsidRPr="00BA1179">
              <w:fldChar w:fldCharType="begin"/>
            </w:r>
            <w:r w:rsidRPr="00BA1179">
              <w:instrText xml:space="preserve"> SEQ ( \* ARABIC </w:instrText>
            </w:r>
            <w:r w:rsidRPr="00BA1179">
              <w:fldChar w:fldCharType="separate"/>
            </w:r>
            <w:r w:rsidR="00417CD1">
              <w:rPr>
                <w:noProof/>
              </w:rPr>
              <w:t>47</w:t>
            </w:r>
            <w:r w:rsidRPr="00BA1179">
              <w:fldChar w:fldCharType="end"/>
            </w:r>
            <w:r w:rsidRPr="00BA1179">
              <w:t xml:space="preserve"> )</w:t>
            </w:r>
            <w:bookmarkEnd w:id="265"/>
            <w:bookmarkEnd w:id="266"/>
          </w:p>
        </w:tc>
      </w:tr>
    </w:tbl>
    <w:p w14:paraId="6122C6A0" w14:textId="16932C0B"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w:t>
      </w:r>
      <w:r w:rsidRPr="00BA1179">
        <w:lastRenderedPageBreak/>
        <w:t xml:space="preserve">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417CD1" w:rsidRPr="00BA1179">
        <w:t xml:space="preserve">( </w:t>
      </w:r>
      <w:r w:rsidR="00417CD1">
        <w:rPr>
          <w:noProof/>
        </w:rPr>
        <w:t>45</w:t>
      </w:r>
      <w:r w:rsidR="00417CD1"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32DB29E3"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417CD1" w:rsidRPr="00BA1179">
        <w:t xml:space="preserve">Table </w:t>
      </w:r>
      <w:r w:rsidR="00417CD1">
        <w:rPr>
          <w:noProof/>
        </w:rPr>
        <w:t>4</w:t>
      </w:r>
      <w:r w:rsidR="00417CD1" w:rsidRPr="00BA1179">
        <w:t>.</w:t>
      </w:r>
      <w:r w:rsidR="00417CD1">
        <w:rPr>
          <w:noProof/>
        </w:rPr>
        <w:t>2</w:t>
      </w:r>
      <w:r w:rsidRPr="00BA1179">
        <w:fldChar w:fldCharType="end"/>
      </w:r>
      <w:r w:rsidRPr="00BA1179">
        <w:t xml:space="preserve"> is the argument. A catalogue of 3125 rules cannot be audited from an expert and freezes a 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6CF4FFCC" w:rsidR="000E1725" w:rsidRPr="00BA1179" w:rsidRDefault="00000000" w:rsidP="00DD04B7">
      <w:pPr>
        <w:pStyle w:val="Caption"/>
        <w:keepNext/>
      </w:pPr>
      <w:bookmarkStart w:id="267" w:name="_Ref234770844"/>
      <w:bookmarkStart w:id="268" w:name="_Toc235228463"/>
      <w:r w:rsidRPr="00BA1179">
        <w:t xml:space="preserve">Table </w:t>
      </w:r>
      <w:r w:rsidRPr="00BA1179">
        <w:fldChar w:fldCharType="begin"/>
      </w:r>
      <w:r w:rsidRPr="00BA1179">
        <w:instrText xml:space="preserve"> STYLEREF 1 \s </w:instrText>
      </w:r>
      <w:r w:rsidRPr="00BA1179">
        <w:fldChar w:fldCharType="separate"/>
      </w:r>
      <w:r w:rsidR="00417CD1">
        <w:rPr>
          <w:noProof/>
        </w:rPr>
        <w:t>4</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417CD1">
        <w:rPr>
          <w:noProof/>
        </w:rPr>
        <w:t>2</w:t>
      </w:r>
      <w:r w:rsidRPr="00BA1179">
        <w:fldChar w:fldCharType="end"/>
      </w:r>
      <w:bookmarkEnd w:id="267"/>
      <w:r w:rsidRPr="00BA1179">
        <w:t xml:space="preserve"> Full enumeration versus the sparse evolving base</w:t>
      </w:r>
      <w:bookmarkEnd w:id="268"/>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elicited from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Tens of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Exhaustive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193D0FE7" w:rsidR="000E1725" w:rsidRPr="00BA1179" w:rsidRDefault="00000000" w:rsidP="00DD04B7">
      <w:pPr>
        <w:pStyle w:val="Caption"/>
        <w:keepNext/>
      </w:pPr>
      <w:bookmarkStart w:id="269" w:name="_Toc235228464"/>
      <w:r w:rsidRPr="00BA1179">
        <w:lastRenderedPageBreak/>
        <w:t xml:space="preserve">Table </w:t>
      </w:r>
      <w:r w:rsidRPr="00BA1179">
        <w:fldChar w:fldCharType="begin"/>
      </w:r>
      <w:r w:rsidRPr="00BA1179">
        <w:instrText xml:space="preserve"> STYLEREF 1 \s </w:instrText>
      </w:r>
      <w:r w:rsidRPr="00BA1179">
        <w:fldChar w:fldCharType="separate"/>
      </w:r>
      <w:r w:rsidR="00417CD1">
        <w:rPr>
          <w:noProof/>
        </w:rPr>
        <w:t>4</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417CD1">
        <w:rPr>
          <w:noProof/>
        </w:rPr>
        <w:t>3</w:t>
      </w:r>
      <w:r w:rsidRPr="00BA1179">
        <w:fldChar w:fldCharType="end"/>
      </w:r>
      <w:r w:rsidRPr="00BA1179">
        <w:t xml:space="preserve"> Designated mapping between decision concepts and intervention types</w:t>
      </w:r>
      <w:bookmarkEnd w:id="269"/>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DD0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AE23389"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t xml:space="preserve">Gatekeeper: high feasibility commands resource deployment toward the front, while low feasibility caps suppression effort and shifts intensity toward containment line and evacuation. </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(tempo and preemption)</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03128D10" w14:textId="1B04FDF2" w:rsidR="000E1725" w:rsidRPr="00BA1179" w:rsidRDefault="00000000" w:rsidP="00DD04B7">
      <w:pPr>
        <w:pStyle w:val="ParText"/>
      </w:pPr>
      <w:r w:rsidRPr="00BA1179">
        <w:t>A run may start from three profiles of that base</w:t>
      </w:r>
      <w:r w:rsidR="000F3283">
        <w:t xml:space="preserve"> in </w:t>
      </w:r>
      <w:r w:rsidR="000F3283" w:rsidRPr="00BA1179">
        <w:t xml:space="preserve">Appendix </w:t>
      </w:r>
      <w:r w:rsidR="000F3283" w:rsidRPr="00BA1179">
        <w:fldChar w:fldCharType="begin"/>
      </w:r>
      <w:r w:rsidR="000F3283" w:rsidRPr="00BA1179">
        <w:instrText xml:space="preserve"> REF _RefAppE1 \r \h </w:instrText>
      </w:r>
      <w:r w:rsidR="000F3283" w:rsidRPr="00BA1179">
        <w:fldChar w:fldCharType="separate"/>
      </w:r>
      <w:r w:rsidR="00417CD1">
        <w:t>E</w:t>
      </w:r>
      <w:r w:rsidR="000F3283" w:rsidRPr="00BA1179">
        <w:fldChar w:fldCharType="end"/>
      </w:r>
      <w:r w:rsidRPr="00BA1179">
        <w:t xml:space="preserve">. </w:t>
      </w:r>
      <w:r w:rsidRPr="00BA1179">
        <w:rPr>
          <w:b/>
          <w:bCs/>
        </w:rPr>
        <w:t>The full profile</w:t>
      </w:r>
      <w:r w:rsidRPr="00BA1179">
        <w:t xml:space="preserve"> instantiates all seeds. </w:t>
      </w:r>
      <w:r w:rsidRPr="00BA1179">
        <w:rPr>
          <w:b/>
          <w:bCs/>
        </w:rPr>
        <w:t xml:space="preserve">The core profile </w:t>
      </w:r>
      <w:r w:rsidRPr="00BA1179">
        <w:t xml:space="preserve">instantiates the doctrine block R1 to R22 only, so the single-antecedent backbone must be rebuilt by adaptation. </w:t>
      </w:r>
      <w:r w:rsidRPr="00BA1179">
        <w:rPr>
          <w:b/>
          <w:bCs/>
        </w:rPr>
        <w:t>The minimal profile</w:t>
      </w:r>
      <w:r w:rsidRPr="00BA1179">
        <w:t xml:space="preserve"> keeps a single strongest seed per intervention family, five rules in all, so the system starts almost without doctrine and must learn its base by trial. </w:t>
      </w:r>
    </w:p>
    <w:p w14:paraId="01956CB0" w14:textId="412E7432" w:rsidR="000E1725" w:rsidRPr="00BA1179" w:rsidRDefault="00000000">
      <w:pPr>
        <w:pStyle w:val="Heading3"/>
      </w:pPr>
      <w:bookmarkStart w:id="270" w:name="_Toc235228433"/>
      <w:r w:rsidRPr="00BA1179">
        <w:t>Cost, Quality, and the Satisficing Test</w:t>
      </w:r>
      <w:bookmarkEnd w:id="270"/>
    </w:p>
    <w:p w14:paraId="7CC7DCAD" w14:textId="442B054C"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w:t>
      </w:r>
      <w:r w:rsidRPr="00BA1179">
        <w:lastRenderedPageBreak/>
        <w:t xml:space="preserve">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417CD1" w:rsidRPr="00BA1179">
        <w:t xml:space="preserve">Figure </w:t>
      </w:r>
      <w:r w:rsidR="00417CD1">
        <w:rPr>
          <w:noProof/>
        </w:rPr>
        <w:t>4</w:t>
      </w:r>
      <w:r w:rsidR="00417CD1">
        <w:t>.</w:t>
      </w:r>
      <w:r w:rsidR="00417CD1">
        <w:rPr>
          <w:noProof/>
        </w:rPr>
        <w:t>5</w:t>
      </w:r>
      <w:r w:rsidRPr="00BA1179">
        <w:fldChar w:fldCharType="end"/>
      </w:r>
      <w:r w:rsidRPr="00BA1179">
        <w:t>.</w:t>
      </w:r>
    </w:p>
    <w:p w14:paraId="42392480" w14:textId="21E609D4" w:rsidR="000E1725" w:rsidRPr="00BA1179" w:rsidRDefault="00000000" w:rsidP="00653E64">
      <w:pPr>
        <w:pStyle w:val="Heading4"/>
      </w:pPr>
      <w:r w:rsidRPr="00BA1179">
        <w:t>Cost of an Intervention</w:t>
      </w:r>
    </w:p>
    <w:p w14:paraId="5E51000A" w14:textId="35653DD9"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from the same state. The cost itself is the weighted five-term </w:t>
      </w:r>
      <w:r w:rsidRPr="00BA1179">
        <w:fldChar w:fldCharType="begin"/>
      </w:r>
      <w:r w:rsidRPr="00BA1179">
        <w:instrText xml:space="preserve"> REF _RefEqJcomp \h </w:instrText>
      </w:r>
      <w:r w:rsidRPr="00BA1179">
        <w:fldChar w:fldCharType="separate"/>
      </w:r>
      <w:r w:rsidR="00417CD1" w:rsidRPr="00BA1179">
        <w:t xml:space="preserve">( </w:t>
      </w:r>
      <w:r w:rsidR="00417CD1">
        <w:rPr>
          <w:noProof/>
        </w:rPr>
        <w:t>48</w:t>
      </w:r>
      <w:r w:rsidR="00417CD1" w:rsidRPr="00BA1179">
        <w:t xml:space="preserve"> )</w:t>
      </w:r>
      <w:r w:rsidRPr="00BA1179">
        <w:fldChar w:fldCharType="end"/>
      </w:r>
      <w:r w:rsidRPr="00BA1179">
        <w:t xml:space="preserve"> with the exact normalizations of the implementation; all five weights are set to one in this work, 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8"/>
        <w:gridCol w:w="3789"/>
        <w:gridCol w:w="810"/>
      </w:tblGrid>
      <w:tr w:rsidR="00217F4E" w:rsidRPr="00BA1179" w14:paraId="5E510012" w14:textId="77777777" w:rsidTr="009D0DA0">
        <w:trPr>
          <w:trHeight w:val="567"/>
        </w:trPr>
        <w:tc>
          <w:tcPr>
            <w:tcW w:w="4497" w:type="pct"/>
            <w:gridSpan w:val="2"/>
            <w:vAlign w:val="center"/>
          </w:tcPr>
          <w:p w14:paraId="5E510010" w14:textId="2AB267DB" w:rsidR="000E1725" w:rsidRPr="00BA1179" w:rsidRDefault="00000000" w:rsidP="006601CA">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Merge w:val="restart"/>
            <w:vAlign w:val="center"/>
          </w:tcPr>
          <w:p w14:paraId="5E510011" w14:textId="29BC7012" w:rsidR="000E1725" w:rsidRPr="00BA1179" w:rsidRDefault="00000000" w:rsidP="006601CA">
            <w:pPr>
              <w:pStyle w:val="TableText"/>
            </w:pPr>
            <w:bookmarkStart w:id="271" w:name="_RefEqJcomp"/>
            <w:r w:rsidRPr="00BA1179">
              <w:t xml:space="preserve">( </w:t>
            </w:r>
            <w:r w:rsidRPr="00BA1179">
              <w:fldChar w:fldCharType="begin"/>
            </w:r>
            <w:r w:rsidRPr="00BA1179">
              <w:instrText xml:space="preserve"> SEQ ( \* ARABIC </w:instrText>
            </w:r>
            <w:r w:rsidRPr="00BA1179">
              <w:fldChar w:fldCharType="separate"/>
            </w:r>
            <w:r w:rsidR="00417CD1">
              <w:rPr>
                <w:noProof/>
              </w:rPr>
              <w:t>48</w:t>
            </w:r>
            <w:r w:rsidRPr="00BA1179">
              <w:fldChar w:fldCharType="end"/>
            </w:r>
            <w:r w:rsidRPr="00BA1179">
              <w:t xml:space="preserve"> )</w:t>
            </w:r>
            <w:bookmarkEnd w:id="271"/>
          </w:p>
        </w:tc>
      </w:tr>
      <w:tr w:rsidR="00091C56" w:rsidRPr="00BA1179" w14:paraId="1D078AB6" w14:textId="77777777" w:rsidTr="009D0DA0">
        <w:trPr>
          <w:trHeight w:val="567"/>
        </w:trPr>
        <w:tc>
          <w:tcPr>
            <w:tcW w:w="2143" w:type="pct"/>
            <w:vAlign w:val="center"/>
          </w:tcPr>
          <w:p w14:paraId="6039C7DD" w14:textId="4CACEC89" w:rsidR="000E1725" w:rsidRPr="00BA1179" w:rsidRDefault="00000000" w:rsidP="00091C56">
            <w:pPr>
              <w:pStyle w:val="TableText"/>
              <w:rPr>
                <w:rFonts w:cs="Arial"/>
              </w:rPr>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oMath>
            </m:oMathPara>
          </w:p>
        </w:tc>
        <w:tc>
          <w:tcPr>
            <w:tcW w:w="2354" w:type="pct"/>
            <w:vAlign w:val="center"/>
          </w:tcPr>
          <w:p w14:paraId="571E563A" w14:textId="0DFA3719" w:rsidR="000E1725" w:rsidRPr="00BA1179" w:rsidRDefault="00000000" w:rsidP="00091C56">
            <w:pPr>
              <w:pStyle w:val="TableText"/>
              <w:rPr>
                <w:rFonts w:cs="Arial"/>
              </w:rPr>
            </w:pPr>
            <m:oMathPara>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Merge/>
            <w:vAlign w:val="center"/>
          </w:tcPr>
          <w:p w14:paraId="41DED7BF" w14:textId="77777777" w:rsidR="000E1725" w:rsidRPr="00BA1179" w:rsidRDefault="000E1725" w:rsidP="00091C56">
            <w:pPr>
              <w:pStyle w:val="TableText"/>
            </w:pPr>
          </w:p>
        </w:tc>
      </w:tr>
    </w:tbl>
    <w:p w14:paraId="313BBFA0" w14:textId="37E78E18"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417CD1" w:rsidRPr="00BA1179">
        <w:t xml:space="preserve">( </w:t>
      </w:r>
      <w:r w:rsidR="00417CD1">
        <w:rPr>
          <w:noProof/>
        </w:rPr>
        <w:t>48</w:t>
      </w:r>
      <w:r w:rsidR="00417CD1"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839EBAC"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w:t>
      </w:r>
      <w:r w:rsidRPr="00BA1179">
        <w:lastRenderedPageBreak/>
        <w:t>origin, reads exactly 0.5 at the reference fire, and approaches one without reaching it; its slope decays only quadratically, so every saved cell keeps a measurable worth at any fire size.</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6F226255" w14:textId="3721A8BD" w:rsidR="000E1725" w:rsidRPr="00BA1179" w:rsidRDefault="00000000" w:rsidP="00393753">
      <w:pPr>
        <w:pStyle w:val="Heading4"/>
      </w:pPr>
      <w:r w:rsidRPr="00BA1179">
        <w:t>Acceptance Tests</w:t>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39B40C83" w:rsidR="000E1725" w:rsidRPr="00BA1179" w:rsidRDefault="00000000" w:rsidP="009D0DA0">
            <w:pPr>
              <w:pStyle w:val="ParEq"/>
            </w:pPr>
            <w:bookmarkStart w:id="272" w:name="_RefEqB4503"/>
            <w:r w:rsidRPr="00BA1179">
              <w:t xml:space="preserve">( </w:t>
            </w:r>
            <w:r w:rsidRPr="00BA1179">
              <w:fldChar w:fldCharType="begin"/>
            </w:r>
            <w:r w:rsidRPr="00BA1179">
              <w:instrText xml:space="preserve"> SEQ ( \* ARABIC </w:instrText>
            </w:r>
            <w:r w:rsidRPr="00BA1179">
              <w:fldChar w:fldCharType="separate"/>
            </w:r>
            <w:r w:rsidR="00417CD1">
              <w:rPr>
                <w:noProof/>
              </w:rPr>
              <w:t>49</w:t>
            </w:r>
            <w:r w:rsidRPr="00BA1179">
              <w:fldChar w:fldCharType="end"/>
            </w:r>
            <w:r w:rsidRPr="00BA1179">
              <w:t xml:space="preserve"> )</w:t>
            </w:r>
            <w:bookmarkEnd w:id="272"/>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2D8DC20A"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417CD1" w:rsidRPr="00BA1179">
        <w:t xml:space="preserve">( </w:t>
      </w:r>
      <w:r w:rsidR="00417CD1">
        <w:rPr>
          <w:noProof/>
        </w:rPr>
        <w:t>50</w:t>
      </w:r>
      <w:r w:rsidR="00417CD1"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1983D721" w:rsidR="000E1725" w:rsidRPr="00BA1179" w:rsidRDefault="00000000" w:rsidP="009D0DA0">
            <w:pPr>
              <w:pStyle w:val="ParEq"/>
            </w:pPr>
            <w:bookmarkStart w:id="273" w:name="_RefEqB4504"/>
            <w:r w:rsidRPr="00BA1179">
              <w:t xml:space="preserve">( </w:t>
            </w:r>
            <w:r w:rsidRPr="00BA1179">
              <w:fldChar w:fldCharType="begin"/>
            </w:r>
            <w:r w:rsidRPr="00BA1179">
              <w:instrText xml:space="preserve"> SEQ ( \* ARABIC </w:instrText>
            </w:r>
            <w:r w:rsidRPr="00BA1179">
              <w:fldChar w:fldCharType="separate"/>
            </w:r>
            <w:r w:rsidR="00417CD1">
              <w:rPr>
                <w:noProof/>
              </w:rPr>
              <w:t>50</w:t>
            </w:r>
            <w:r w:rsidRPr="00BA1179">
              <w:fldChar w:fldCharType="end"/>
            </w:r>
            <w:r w:rsidRPr="00BA1179">
              <w:t xml:space="preserve"> )</w:t>
            </w:r>
            <w:bookmarkEnd w:id="273"/>
          </w:p>
        </w:tc>
      </w:tr>
    </w:tbl>
    <w:p w14:paraId="41B46DA8" w14:textId="19752977"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In other words, its activation states whether action is possible, not how much action is required. A high feasibility permits a strong response without calling for one, so a region with workable terrain and no fire would be penalized by a match </w:t>
      </w:r>
      <w:r w:rsidRPr="00BA1179">
        <w:lastRenderedPageBreak/>
        <w:t xml:space="preserve">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417CD1" w:rsidRPr="00BA1179">
        <w:t xml:space="preserve">( </w:t>
      </w:r>
      <w:r w:rsidR="00417CD1">
        <w:rPr>
          <w:noProof/>
        </w:rPr>
        <w:t>50</w:t>
      </w:r>
      <w:r w:rsidR="00417CD1" w:rsidRPr="00BA1179">
        <w:t xml:space="preserve"> )</w:t>
      </w:r>
      <w:r w:rsidRPr="00BA1179">
        <w:fldChar w:fldCharType="end"/>
      </w:r>
      <w:r w:rsidRPr="00BA1179">
        <w:t>.</w:t>
      </w:r>
    </w:p>
    <w:p w14:paraId="733AF36B" w14:textId="18715963" w:rsidR="000E1725" w:rsidRPr="00BA1179" w:rsidRDefault="00000000" w:rsidP="00DD3275">
      <w:pPr>
        <w:pStyle w:val="ParText"/>
      </w:pPr>
      <w:bookmarkStart w:id="274"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This is why 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417CD1" w:rsidRPr="00BA1179">
        <w:t xml:space="preserve">Table </w:t>
      </w:r>
      <w:r w:rsidR="00417CD1">
        <w:rPr>
          <w:noProof/>
        </w:rPr>
        <w:t>4</w:t>
      </w:r>
      <w:r w:rsidR="00417CD1" w:rsidRPr="00BA1179">
        <w:t>.</w:t>
      </w:r>
      <w:r w:rsidR="00417CD1">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414436BE" w:rsidR="000E1725" w:rsidRPr="00BA1179" w:rsidRDefault="00000000" w:rsidP="006C6E7A">
      <w:pPr>
        <w:pStyle w:val="Caption"/>
        <w:keepNext/>
      </w:pPr>
      <w:bookmarkStart w:id="275" w:name="_Ref234778593"/>
      <w:bookmarkStart w:id="276" w:name="_Toc235228465"/>
      <w:r w:rsidRPr="00BA1179">
        <w:t xml:space="preserve">Table </w:t>
      </w:r>
      <w:r w:rsidRPr="00BA1179">
        <w:fldChar w:fldCharType="begin"/>
      </w:r>
      <w:r w:rsidRPr="00BA1179">
        <w:instrText xml:space="preserve"> STYLEREF 1 \s </w:instrText>
      </w:r>
      <w:r w:rsidRPr="00BA1179">
        <w:fldChar w:fldCharType="separate"/>
      </w:r>
      <w:r w:rsidR="00417CD1">
        <w:rPr>
          <w:noProof/>
        </w:rPr>
        <w:t>4</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417CD1">
        <w:rPr>
          <w:noProof/>
        </w:rPr>
        <w:t>4</w:t>
      </w:r>
      <w:r w:rsidRPr="00BA1179">
        <w:fldChar w:fldCharType="end"/>
      </w:r>
      <w:bookmarkEnd w:id="274"/>
      <w:bookmarkEnd w:id="275"/>
      <w:r w:rsidRPr="00BA1179">
        <w:t xml:space="preserve"> The two acceptance tests and the consequence of failure.</w:t>
      </w:r>
      <w:bookmarkEnd w:id="276"/>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77" w:name="OLD_Ref226192387"/>
      <w:bookmarkStart w:id="278" w:name="_Toc235228434"/>
      <w:r w:rsidRPr="00BA1179">
        <w:t>Open Decision Space: Staged Adaptation</w:t>
      </w:r>
      <w:bookmarkEnd w:id="278"/>
    </w:p>
    <w:p w14:paraId="7C54C9A6" w14:textId="2C9A3CEF"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growth of the rule base into 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of </w:t>
      </w:r>
      <w:r w:rsidRPr="00BA1179">
        <w:lastRenderedPageBreak/>
        <w:t xml:space="preserve">at least forty-five minutes.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417CD1" w:rsidRPr="00BA1179">
        <w:t xml:space="preserve">( </w:t>
      </w:r>
      <w:r w:rsidR="00417CD1">
        <w:t>48</w:t>
      </w:r>
      <w:r w:rsidR="00417CD1"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0F98A891"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so the shadow rollouts do not delay the decision cycle. When a coverage gap appears alone, with no cost deficit and no spread, only the two stages that create rules are allowed. An empty combination has no rule to tune, so a rule must first be made.</w:t>
      </w:r>
    </w:p>
    <w:p w14:paraId="5ADAAC09" w14:textId="005F1EA3" w:rsidR="00EE7190" w:rsidRPr="0024630E" w:rsidRDefault="001E10D9">
      <w:pPr>
        <w:pStyle w:val="Heading4"/>
      </w:pPr>
      <w:r w:rsidRPr="0024630E">
        <w:t xml:space="preserve">EvFIS: </w:t>
      </w:r>
      <w:r w:rsidR="00101D5E" w:rsidRPr="0024630E">
        <w:t xml:space="preserve">Parameter </w:t>
      </w:r>
      <w:r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65419008" w:rsidR="009D0DA0" w:rsidRDefault="00526294" w:rsidP="00A806EA">
      <w:r>
        <w:rPr>
          <w:b/>
          <w:bCs/>
        </w:rPr>
        <w:t xml:space="preserve">The </w:t>
      </w:r>
      <w:r w:rsidR="00A806EA">
        <w:rPr>
          <w:b/>
          <w:bCs/>
        </w:rPr>
        <w:t>Consequent step</w:t>
      </w:r>
      <w:r>
        <w:rPr>
          <w:b/>
          <w:bCs/>
        </w:rPr>
        <w:t>:</w:t>
      </w:r>
      <w:r w:rsidR="00A806EA">
        <w:rPr>
          <w:b/>
          <w:bCs/>
        </w:rPr>
        <w:t xml:space="preserve"> </w:t>
      </w:r>
      <w:r w:rsidR="00A806EA">
        <w:t xml:space="preserve">The consequent of a rule is a single number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A806EA">
        <w:t xml:space="preserve">, </w:t>
      </w:r>
      <w:r w:rsidR="00117E9E">
        <w:t xml:space="preserve">which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417CD1" w:rsidRPr="00BA1179">
        <w:t xml:space="preserve">( </w:t>
      </w:r>
      <w:r w:rsidR="00417CD1">
        <w:rPr>
          <w:noProof/>
        </w:rPr>
        <w:t>51</w:t>
      </w:r>
      <w:r w:rsidR="00417CD1"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0E4B269A" w:rsidR="009D0DA0" w:rsidRPr="00BA1179" w:rsidRDefault="009D0DA0" w:rsidP="009D0DA0">
            <w:pPr>
              <w:pStyle w:val="ParEq"/>
            </w:pPr>
            <w:bookmarkStart w:id="279" w:name="_Ref235049901"/>
            <w:r w:rsidRPr="00BA1179">
              <w:t xml:space="preserve">( </w:t>
            </w:r>
            <w:r w:rsidRPr="00BA1179">
              <w:fldChar w:fldCharType="begin"/>
            </w:r>
            <w:r w:rsidRPr="00BA1179">
              <w:instrText xml:space="preserve"> SEQ ( \* ARABIC </w:instrText>
            </w:r>
            <w:r w:rsidRPr="00BA1179">
              <w:fldChar w:fldCharType="separate"/>
            </w:r>
            <w:r w:rsidR="00417CD1">
              <w:rPr>
                <w:noProof/>
              </w:rPr>
              <w:t>51</w:t>
            </w:r>
            <w:r w:rsidRPr="00BA1179">
              <w:fldChar w:fldCharType="end"/>
            </w:r>
            <w:r w:rsidRPr="00BA1179">
              <w:t xml:space="preserve"> )</w:t>
            </w:r>
            <w:bookmarkEnd w:id="279"/>
          </w:p>
        </w:tc>
      </w:tr>
    </w:tbl>
    <w:p w14:paraId="3DBFC211" w14:textId="0ABC0F5B" w:rsidR="00A806EA" w:rsidRDefault="00A806EA" w:rsidP="00A806EA">
      <w:r>
        <w:t xml:space="preserve">It changes one rule only and is easy to undo, so it is tried first. It is applied to the two rules with the highest firing strength, not to the strongest rule alone, because with a </w:t>
      </w:r>
      <w:r>
        <w:lastRenderedPageBreak/>
        <w:t>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4734B52B"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417CD1" w:rsidRPr="001E4A69">
        <w:t xml:space="preserve">( </w:t>
      </w:r>
      <w:r w:rsidR="00417CD1">
        <w:rPr>
          <w:noProof/>
        </w:rPr>
        <w:t>52</w:t>
      </w:r>
      <w:r w:rsidR="00417CD1" w:rsidRPr="001E4A69">
        <w:t xml:space="preserve"> )</w:t>
      </w:r>
      <w:r w:rsidR="004C5B0C">
        <w:rPr>
          <w:rFonts w:eastAsiaTheme="minorEastAsia"/>
        </w:rPr>
        <w:fldChar w:fldCharType="end"/>
      </w:r>
      <w:r>
        <w:t xml:space="preserve">. The boundary shift moves this shared edge. Because the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417CD1" w:rsidRPr="00BA1179">
        <w:t xml:space="preserve">( </w:t>
      </w:r>
      <w:r w:rsidR="00417CD1">
        <w:rPr>
          <w:noProof/>
        </w:rPr>
        <w:t>45</w:t>
      </w:r>
      <w:r w:rsidR="00417CD1"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25DCE70E" w:rsidR="004C5B0C" w:rsidRPr="001E4A69" w:rsidRDefault="004C5B0C" w:rsidP="001E4A69">
            <w:pPr>
              <w:pStyle w:val="ParEq"/>
            </w:pPr>
            <w:bookmarkStart w:id="280" w:name="_Ref235049910"/>
            <w:r w:rsidRPr="001E4A69">
              <w:t xml:space="preserve">( </w:t>
            </w:r>
            <w:r w:rsidRPr="001E4A69">
              <w:fldChar w:fldCharType="begin"/>
            </w:r>
            <w:r w:rsidRPr="001E4A69">
              <w:instrText xml:space="preserve"> SEQ ( \* ARABIC </w:instrText>
            </w:r>
            <w:r w:rsidRPr="001E4A69">
              <w:fldChar w:fldCharType="separate"/>
            </w:r>
            <w:r w:rsidR="00417CD1">
              <w:rPr>
                <w:noProof/>
              </w:rPr>
              <w:t>52</w:t>
            </w:r>
            <w:r w:rsidRPr="001E4A69">
              <w:fldChar w:fldCharType="end"/>
            </w:r>
            <w:r w:rsidRPr="001E4A69">
              <w:t xml:space="preserve"> )</w:t>
            </w:r>
            <w:bookmarkEnd w:id="280"/>
          </w:p>
        </w:tc>
      </w:tr>
    </w:tbl>
    <w:p w14:paraId="0D0C4BA0" w14:textId="3FE69FA5" w:rsidR="00BA16DE" w:rsidRPr="00BA1179" w:rsidRDefault="00BA16DE" w:rsidP="00BA16DE">
      <w:pPr>
        <w:pStyle w:val="ParText"/>
      </w:pPr>
      <w:r>
        <w:t>Every trial is a hypothesis. It is judged on the forecast physical cost at a basis of at least forty-five minutes,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417CD1" w:rsidRPr="00B6342D">
        <w:t xml:space="preserve">( </w:t>
      </w:r>
      <w:r w:rsidR="00417CD1">
        <w:rPr>
          <w:noProof/>
        </w:rPr>
        <w:t>53</w:t>
      </w:r>
      <w:r w:rsidR="00417CD1" w:rsidRPr="00B6342D">
        <w:t xml:space="preserve"> )</w:t>
      </w:r>
      <w:r w:rsidR="004C5B0C">
        <w:fldChar w:fldCharType="end"/>
      </w:r>
      <w:r>
        <w:t xml:space="preserve">. All trials act on a working copy of the rule base, so the seed base of Appendix </w:t>
      </w:r>
      <w:r>
        <w:fldChar w:fldCharType="begin"/>
      </w:r>
      <w:r>
        <w:instrText xml:space="preserve"> REF _RefAppE1 \r \h </w:instrText>
      </w:r>
      <w:r>
        <w:fldChar w:fldCharType="separate"/>
      </w:r>
      <w:r w:rsidR="00417CD1">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417CD1">
        <w:t xml:space="preserve">Figure </w:t>
      </w:r>
      <w:r w:rsidR="00417CD1">
        <w:rPr>
          <w:noProof/>
        </w:rPr>
        <w:t>4</w:t>
      </w:r>
      <w:r w:rsidR="00417CD1">
        <w:t>.</w:t>
      </w:r>
      <w:r w:rsidR="00417CD1">
        <w:rPr>
          <w:noProof/>
        </w:rPr>
        <w:t>6</w:t>
      </w:r>
      <w:r w:rsidR="00417CD1">
        <w:t xml:space="preserve"> </w:t>
      </w:r>
      <w:r>
        <w:fldChar w:fldCharType="end"/>
      </w:r>
      <w:r>
        <w:t>.</w:t>
      </w:r>
    </w:p>
    <w:tbl>
      <w:tblPr>
        <w:tblW w:w="5000" w:type="pct"/>
        <w:tblLook w:val="04A0" w:firstRow="1" w:lastRow="0" w:firstColumn="1" w:lastColumn="0" w:noHBand="0" w:noVBand="1"/>
      </w:tblPr>
      <w:tblGrid>
        <w:gridCol w:w="7091"/>
        <w:gridCol w:w="956"/>
      </w:tblGrid>
      <w:tr w:rsidR="004C5B0C" w:rsidRPr="00BA1179" w14:paraId="67151E1D" w14:textId="77777777" w:rsidTr="004C5B0C">
        <w:tc>
          <w:tcPr>
            <w:tcW w:w="4406" w:type="pct"/>
            <w:vAlign w:val="center"/>
          </w:tcPr>
          <w:p w14:paraId="4F7D4908" w14:textId="77777777" w:rsidR="004C5B0C" w:rsidRDefault="004C5B0C" w:rsidP="004C5B0C">
            <w:pPr>
              <w:pStyle w:val="ParText"/>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1467A441" w14:textId="69B88F1E" w:rsidR="004C5B0C" w:rsidRPr="00BA1179" w:rsidRDefault="004C5B0C" w:rsidP="004C5B0C">
            <w:pPr>
              <w:pStyle w:val="ParText"/>
            </w:pPr>
            <w:bookmarkStart w:id="281" w:name="_Ref235059424"/>
            <w:r w:rsidRPr="00B6342D">
              <w:t xml:space="preserve">( </w:t>
            </w:r>
            <w:r w:rsidRPr="00B6342D">
              <w:fldChar w:fldCharType="begin"/>
            </w:r>
            <w:r w:rsidRPr="00B6342D">
              <w:instrText xml:space="preserve"> SEQ ( \* ARABIC </w:instrText>
            </w:r>
            <w:r w:rsidRPr="00B6342D">
              <w:fldChar w:fldCharType="separate"/>
            </w:r>
            <w:r w:rsidR="00417CD1">
              <w:rPr>
                <w:noProof/>
              </w:rPr>
              <w:t>53</w:t>
            </w:r>
            <w:r w:rsidRPr="00B6342D">
              <w:fldChar w:fldCharType="end"/>
            </w:r>
            <w:r w:rsidRPr="00B6342D">
              <w:t xml:space="preserve"> )</w:t>
            </w:r>
            <w:bookmarkEnd w:id="281"/>
          </w:p>
        </w:tc>
      </w:tr>
    </w:tbl>
    <w:p w14:paraId="6570EF70" w14:textId="77777777" w:rsidR="00C37A84" w:rsidRPr="00BA1179" w:rsidRDefault="00C37A84" w:rsidP="00C37A84">
      <w:pPr>
        <w:spacing w:after="0"/>
        <w:jc w:val="center"/>
      </w:pPr>
      <w:r>
        <w:rPr>
          <w:noProof/>
        </w:rPr>
        <w:lastRenderedPageBreak/>
        <w:drawing>
          <wp:inline distT="0" distB="0" distL="0" distR="0" wp14:anchorId="32268CAE" wp14:editId="0BEFCE00">
            <wp:extent cx="5040000" cy="2243304"/>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r="3881"/>
                    <a:stretch>
                      <a:fillRect/>
                    </a:stretch>
                  </pic:blipFill>
                  <pic:spPr bwMode="auto">
                    <a:xfrm>
                      <a:off x="0" y="0"/>
                      <a:ext cx="5040000" cy="2243304"/>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019EBBAB" w:rsidR="00C37A84" w:rsidRPr="00BA1179" w:rsidRDefault="00C37A84" w:rsidP="00C37A84">
      <w:pPr>
        <w:pStyle w:val="Caption"/>
        <w:jc w:val="center"/>
      </w:pPr>
      <w:bookmarkStart w:id="282" w:name="_RefFigEvFIS"/>
      <w:bookmarkStart w:id="283" w:name="_Toc235228483"/>
      <w:r>
        <w:t xml:space="preserve">Figure </w:t>
      </w:r>
      <w:r w:rsidR="007C6708">
        <w:fldChar w:fldCharType="begin"/>
      </w:r>
      <w:r w:rsidR="007C6708">
        <w:instrText xml:space="preserve"> STYLEREF 1 \s </w:instrText>
      </w:r>
      <w:r w:rsidR="007C6708">
        <w:fldChar w:fldCharType="separate"/>
      </w:r>
      <w:r w:rsidR="00417CD1">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6</w:t>
      </w:r>
      <w:r w:rsidR="007C6708">
        <w:fldChar w:fldCharType="end"/>
      </w:r>
      <w:r>
        <w:t xml:space="preserve"> </w:t>
      </w:r>
      <w:bookmarkEnd w:id="282"/>
      <w:r>
        <w:t>Consequent step and boundary shift</w:t>
      </w:r>
      <w:bookmarkEnd w:id="283"/>
      <w:r>
        <w:t xml:space="preserve"> </w:t>
      </w:r>
    </w:p>
    <w:p w14:paraId="5FE6A605" w14:textId="6EAE53AB" w:rsidR="001E10D9" w:rsidRDefault="001E10D9" w:rsidP="001E10D9">
      <w:pPr>
        <w:pStyle w:val="Heading4"/>
      </w:pPr>
      <w:r>
        <w:t xml:space="preserve">EvFIS: </w:t>
      </w:r>
      <w:r w:rsidR="0024630E" w:rsidRPr="0024630E">
        <w:t>Rule Instantiation and Resolution Increase</w:t>
      </w:r>
    </w:p>
    <w:p w14:paraId="6CE5E075" w14:textId="7D333656"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417CD1" w:rsidRPr="00BA1179">
        <w:t xml:space="preserve">( </w:t>
      </w:r>
      <w:r w:rsidR="00417CD1">
        <w:rPr>
          <w:noProof/>
        </w:rPr>
        <w:t>55</w:t>
      </w:r>
      <w:r w:rsidR="00417CD1" w:rsidRPr="00BA1179">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4CD38787"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417CD1">
              <w:rPr>
                <w:noProof/>
                <w:lang w:val="fr-BE"/>
              </w:rPr>
              <w:t>54</w:t>
            </w:r>
            <w:r w:rsidRPr="00BA1179">
              <w:fldChar w:fldCharType="end"/>
            </w:r>
            <w:r w:rsidRPr="00B66B31">
              <w:rPr>
                <w:lang w:val="fr-BE"/>
              </w:rPr>
              <w:t xml:space="preserve"> )</w:t>
            </w:r>
          </w:p>
        </w:tc>
      </w:tr>
    </w:tbl>
    <w:p w14:paraId="45782213" w14:textId="77777777" w:rsidR="006E1906" w:rsidRPr="00BA1179" w:rsidRDefault="006E1906" w:rsidP="006E1906">
      <w:pPr>
        <w:pStyle w:val="ParText"/>
      </w:pPr>
      <w:r>
        <w:t>If no active rule sits on that combination, a new rule is written there, and its consequents are set to the demands of the strongest concepts. Admission is non-inferior. Because the combination was empty, the new rule only has to leave the forecast no worse, and the base is expected to grow toward covering the space it answers for. A combination that already carries a rule is not written again. Changing the numbers of an existing rule belongs to the first stage, so a proposal of that kind is rejected.</w:t>
      </w:r>
    </w:p>
    <w:p w14:paraId="2F6B1858" w14:textId="66E1AB42"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w:t>
      </w:r>
      <w:r>
        <w:lastRenderedPageBreak/>
        <w:t xml:space="preserve">share the same combination. A narrow term </w:t>
      </w:r>
      <m:oMath>
        <m:r>
          <w:rPr>
            <w:rFonts w:ascii="Cambria Math" w:hAnsi="Cambria Math"/>
          </w:rPr>
          <m:t>X</m:t>
        </m:r>
      </m:oMath>
      <w:r>
        <w:t xml:space="preserve"> is inserted into the partition of that 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417CD1" w:rsidRPr="00BA1179">
        <w:t xml:space="preserve">( </w:t>
      </w:r>
      <w:r w:rsidR="00417CD1">
        <w:rPr>
          <w:noProof/>
        </w:rPr>
        <w:t>55</w:t>
      </w:r>
      <w:r w:rsidR="00417CD1" w:rsidRPr="00BA1179">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BA1179" w14:paraId="427B0274" w14:textId="77777777" w:rsidTr="00957C92">
        <w:tc>
          <w:tcPr>
            <w:tcW w:w="4542" w:type="pct"/>
            <w:vAlign w:val="center"/>
          </w:tcPr>
          <w:p w14:paraId="0B520D0C" w14:textId="19E80ACD" w:rsidR="006E1906" w:rsidRPr="006E1906" w:rsidRDefault="00000000" w:rsidP="006B2B9C">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6E1906">
              <w:rPr>
                <w:lang w:val="fr-BE"/>
              </w:rPr>
              <w:t>,</w:t>
            </w:r>
            <w:r w:rsidR="006E1906">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1A65D454" w:rsidR="006E1906" w:rsidRPr="00BA1179" w:rsidRDefault="006E1906" w:rsidP="006B2B9C">
            <w:pPr>
              <w:pStyle w:val="ParEq"/>
            </w:pPr>
            <w:bookmarkStart w:id="284" w:name="_RefEqSplit"/>
            <w:r w:rsidRPr="00BA1179">
              <w:t xml:space="preserve">( </w:t>
            </w:r>
            <w:r w:rsidRPr="00BA1179">
              <w:fldChar w:fldCharType="begin"/>
            </w:r>
            <w:r w:rsidRPr="00BA1179">
              <w:instrText xml:space="preserve"> SEQ ( \* ARABIC </w:instrText>
            </w:r>
            <w:r w:rsidRPr="00BA1179">
              <w:fldChar w:fldCharType="separate"/>
            </w:r>
            <w:r w:rsidR="00417CD1">
              <w:rPr>
                <w:noProof/>
              </w:rPr>
              <w:t>55</w:t>
            </w:r>
            <w:r w:rsidRPr="00BA1179">
              <w:fldChar w:fldCharType="end"/>
            </w:r>
            <w:r w:rsidRPr="00BA1179">
              <w:t xml:space="preserve"> )</w:t>
            </w:r>
            <w:bookmarkEnd w:id="284"/>
          </w:p>
        </w:tc>
      </w:tr>
    </w:tbl>
    <w:p w14:paraId="572939F4" w14:textId="77777777" w:rsidR="00B90B19" w:rsidRDefault="00B90B19" w:rsidP="00B90B19">
      <w:pPr>
        <w:spacing w:after="0"/>
        <w:jc w:val="center"/>
      </w:pPr>
      <w:r>
        <w:rPr>
          <w:noProof/>
        </w:rPr>
        <w:drawing>
          <wp:inline distT="0" distB="0" distL="0" distR="0" wp14:anchorId="6D0DBFA3" wp14:editId="437DC6E7">
            <wp:extent cx="5040000" cy="2276818"/>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8" cstate="print"/>
                    <a:srcRect l="3147" r="2941"/>
                    <a:stretch>
                      <a:fillRect/>
                    </a:stretch>
                  </pic:blipFill>
                  <pic:spPr bwMode="auto">
                    <a:xfrm>
                      <a:off x="0" y="0"/>
                      <a:ext cx="5040000" cy="2276818"/>
                    </a:xfrm>
                    <a:prstGeom prst="rect">
                      <a:avLst/>
                    </a:prstGeom>
                    <a:noFill/>
                    <a:ln>
                      <a:noFill/>
                    </a:ln>
                    <a:extLst>
                      <a:ext uri="{53640926-AAD7-44D8-BBD7-CCE9431645EC}">
                        <a14:shadowObscured xmlns:a14="http://schemas.microsoft.com/office/drawing/2010/main"/>
                      </a:ext>
                    </a:extLst>
                  </pic:spPr>
                </pic:pic>
              </a:graphicData>
            </a:graphic>
          </wp:inline>
        </w:drawing>
      </w:r>
    </w:p>
    <w:p w14:paraId="63A12792" w14:textId="27E47E47" w:rsidR="00B90B19" w:rsidRDefault="00B90B19" w:rsidP="00B90B19">
      <w:pPr>
        <w:pStyle w:val="Caption"/>
      </w:pPr>
      <w:bookmarkStart w:id="285" w:name="_RefFigRes"/>
      <w:bookmarkStart w:id="286" w:name="_Toc234879586"/>
      <w:bookmarkStart w:id="287" w:name="_Toc235228484"/>
      <w:r>
        <w:t xml:space="preserve">Figure </w:t>
      </w:r>
      <w:r w:rsidR="007C6708">
        <w:fldChar w:fldCharType="begin"/>
      </w:r>
      <w:r w:rsidR="007C6708">
        <w:instrText xml:space="preserve"> STYLEREF 1 \s </w:instrText>
      </w:r>
      <w:r w:rsidR="007C6708">
        <w:fldChar w:fldCharType="separate"/>
      </w:r>
      <w:r w:rsidR="00417CD1">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7</w:t>
      </w:r>
      <w:r w:rsidR="007C6708">
        <w:fldChar w:fldCharType="end"/>
      </w:r>
      <w:bookmarkEnd w:id="285"/>
      <w:r>
        <w:t xml:space="preserve"> Resolution increase, rule instantiation and term insertion</w:t>
      </w:r>
      <w:bookmarkEnd w:id="286"/>
      <w:bookmarkEnd w:id="287"/>
    </w:p>
    <w:p w14:paraId="3877F564" w14:textId="16D01612" w:rsidR="00B90B19" w:rsidRDefault="00B90B19" w:rsidP="00B90B19">
      <w:pPr>
        <w:pStyle w:val="ParText"/>
      </w:pPr>
      <w:r>
        <w:t>The number of expressible combinations is the product of the term counts of the decision concepts, and the first insertion raises it from 3125 to 3750</w:t>
      </w:r>
      <w:r w:rsidR="00C30C9C">
        <w:fldChar w:fldCharType="begin"/>
      </w:r>
      <w:r w:rsidR="00C30C9C">
        <w:instrText xml:space="preserve"> REF _Ref235126772 \h </w:instrText>
      </w:r>
      <w:r w:rsidR="00C30C9C">
        <w:fldChar w:fldCharType="separate"/>
      </w:r>
      <w:r w:rsidR="00417CD1" w:rsidRPr="00BA1179">
        <w:t xml:space="preserve">( </w:t>
      </w:r>
      <w:r w:rsidR="00417CD1">
        <w:rPr>
          <w:noProof/>
        </w:rPr>
        <w:t>56</w:t>
      </w:r>
      <w:r w:rsidR="00417CD1" w:rsidRPr="00BA1179">
        <w:t xml:space="preserve"> )</w:t>
      </w:r>
      <w:r w:rsidR="00C30C9C">
        <w:fldChar w:fldCharType="end"/>
      </w:r>
      <w:r>
        <w:t xml:space="preserve">. 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417CD1">
        <w:t xml:space="preserve">Figure </w:t>
      </w:r>
      <w:r w:rsidR="00417CD1">
        <w:rPr>
          <w:noProof/>
        </w:rPr>
        <w:t>4</w:t>
      </w:r>
      <w:r w:rsidR="00417CD1">
        <w:t>.</w:t>
      </w:r>
      <w:r w:rsidR="00417CD1">
        <w:rPr>
          <w:noProof/>
        </w:rPr>
        <w:t>7</w:t>
      </w:r>
      <w:r>
        <w:fldChar w:fldCharType="end"/>
      </w:r>
      <w:r>
        <w:t>.</w:t>
      </w:r>
    </w:p>
    <w:tbl>
      <w:tblPr>
        <w:tblW w:w="5000" w:type="pct"/>
        <w:tblLook w:val="04A0" w:firstRow="1" w:lastRow="0" w:firstColumn="1" w:lastColumn="0" w:noHBand="0" w:noVBand="1"/>
      </w:tblPr>
      <w:tblGrid>
        <w:gridCol w:w="7310"/>
        <w:gridCol w:w="737"/>
      </w:tblGrid>
      <w:tr w:rsidR="00920688" w:rsidRPr="00BA1179" w14:paraId="7213A592" w14:textId="77777777" w:rsidTr="00957C92">
        <w:tc>
          <w:tcPr>
            <w:tcW w:w="4542" w:type="pct"/>
            <w:vAlign w:val="center"/>
          </w:tcPr>
          <w:p w14:paraId="7B2A70B2" w14:textId="77777777" w:rsidR="00920688" w:rsidRPr="00BF4876" w:rsidRDefault="00000000" w:rsidP="006B2B9C">
            <w:pPr>
              <w:pStyle w:val="ParEq"/>
              <w:rPr>
                <w:lang w:val="fr-BE"/>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lang w:val="fr-BE"/>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lang w:val="fr-BE"/>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lang w:val="fr-BE"/>
                  </w:rPr>
                  <m:t xml:space="preserve"> :     </m:t>
                </m:r>
                <m:sSup>
                  <m:sSupPr>
                    <m:ctrlPr>
                      <w:rPr>
                        <w:rFonts w:ascii="Cambria Math" w:hAnsi="Cambria Math"/>
                      </w:rPr>
                    </m:ctrlPr>
                  </m:sSupPr>
                  <m:e>
                    <m:r>
                      <m:rPr>
                        <m:sty m:val="p"/>
                      </m:rPr>
                      <w:rPr>
                        <w:rFonts w:ascii="Cambria Math" w:hAnsi="Cambria Math"/>
                        <w:lang w:val="fr-BE"/>
                      </w:rPr>
                      <m:t>5</m:t>
                    </m:r>
                  </m:e>
                  <m:sup>
                    <m:r>
                      <m:rPr>
                        <m:sty m:val="p"/>
                      </m:rPr>
                      <w:rPr>
                        <w:rFonts w:ascii="Cambria Math" w:hAnsi="Cambria Math"/>
                        <w:lang w:val="fr-BE"/>
                      </w:rPr>
                      <m:t>5</m:t>
                    </m:r>
                  </m:sup>
                </m:sSup>
                <m:r>
                  <m:rPr>
                    <m:sty m:val="p"/>
                  </m:rPr>
                  <w:rPr>
                    <w:rFonts w:ascii="Cambria Math" w:hAnsi="Cambria Math"/>
                    <w:lang w:val="fr-BE"/>
                  </w:rPr>
                  <m:t>=3125     →     6⋅</m:t>
                </m:r>
                <m:sSup>
                  <m:sSupPr>
                    <m:ctrlPr>
                      <w:rPr>
                        <w:rFonts w:ascii="Cambria Math" w:hAnsi="Cambria Math"/>
                      </w:rPr>
                    </m:ctrlPr>
                  </m:sSupPr>
                  <m:e>
                    <m:r>
                      <m:rPr>
                        <m:sty m:val="p"/>
                      </m:rPr>
                      <w:rPr>
                        <w:rFonts w:ascii="Cambria Math" w:hAnsi="Cambria Math"/>
                        <w:lang w:val="fr-BE"/>
                      </w:rPr>
                      <m:t>5</m:t>
                    </m:r>
                  </m:e>
                  <m:sup>
                    <m:r>
                      <m:rPr>
                        <m:sty m:val="p"/>
                      </m:rPr>
                      <w:rPr>
                        <w:rFonts w:ascii="Cambria Math" w:hAnsi="Cambria Math"/>
                        <w:lang w:val="fr-BE"/>
                      </w:rPr>
                      <m:t>4</m:t>
                    </m:r>
                  </m:sup>
                </m:sSup>
                <m:r>
                  <m:rPr>
                    <m:sty m:val="p"/>
                  </m:rPr>
                  <w:rPr>
                    <w:rFonts w:ascii="Cambria Math" w:hAnsi="Cambria Math"/>
                    <w:lang w:val="fr-BE"/>
                  </w:rPr>
                  <m:t>=3750</m:t>
                </m:r>
              </m:oMath>
            </m:oMathPara>
          </w:p>
        </w:tc>
        <w:tc>
          <w:tcPr>
            <w:tcW w:w="458" w:type="pct"/>
            <w:vAlign w:val="center"/>
          </w:tcPr>
          <w:p w14:paraId="2632487D" w14:textId="7DF34D99" w:rsidR="00920688" w:rsidRPr="00BA1179" w:rsidRDefault="00920688" w:rsidP="006B2B9C">
            <w:pPr>
              <w:pStyle w:val="ParEq"/>
            </w:pPr>
            <w:bookmarkStart w:id="288" w:name="_Ref235126772"/>
            <w:r w:rsidRPr="00BA1179">
              <w:t xml:space="preserve">( </w:t>
            </w:r>
            <w:r w:rsidRPr="00BA1179">
              <w:fldChar w:fldCharType="begin"/>
            </w:r>
            <w:r w:rsidRPr="00BA1179">
              <w:instrText xml:space="preserve"> SEQ ( \* ARABIC </w:instrText>
            </w:r>
            <w:r w:rsidRPr="00BA1179">
              <w:fldChar w:fldCharType="separate"/>
            </w:r>
            <w:r w:rsidR="00417CD1">
              <w:rPr>
                <w:noProof/>
              </w:rPr>
              <w:t>56</w:t>
            </w:r>
            <w:r w:rsidRPr="00BA1179">
              <w:fldChar w:fldCharType="end"/>
            </w:r>
            <w:r w:rsidRPr="00BA1179">
              <w:t xml:space="preserve"> )</w:t>
            </w:r>
            <w:bookmarkEnd w:id="288"/>
          </w:p>
        </w:tc>
      </w:tr>
    </w:tbl>
    <w:p w14:paraId="4B9DA5AA" w14:textId="77777777"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w:t>
      </w:r>
      <w:r w:rsidRPr="008A0510">
        <w:lastRenderedPageBreak/>
        <w:t xml:space="preserve">has fallen short. The standing decision falls short in one of two ways. Either its 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2F86566" w:rsidR="0057217D" w:rsidRDefault="006B0F10" w:rsidP="0057217D">
      <w:pPr>
        <w:spacing w:after="0"/>
        <w:jc w:val="center"/>
      </w:pPr>
      <w:r>
        <w:rPr>
          <w:noProof/>
        </w:rPr>
        <w:drawing>
          <wp:inline distT="0" distB="0" distL="0" distR="0" wp14:anchorId="10946DEB" wp14:editId="78E10D74">
            <wp:extent cx="5040000" cy="5700000"/>
            <wp:effectExtent l="0" t="0" r="8255" b="0"/>
            <wp:docPr id="8908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40000" cy="5700000"/>
                    </a:xfrm>
                    <a:prstGeom prst="rect">
                      <a:avLst/>
                    </a:prstGeom>
                    <a:noFill/>
                  </pic:spPr>
                </pic:pic>
              </a:graphicData>
            </a:graphic>
          </wp:inline>
        </w:drawing>
      </w:r>
    </w:p>
    <w:p w14:paraId="57150053" w14:textId="4CCE5999" w:rsidR="0057217D" w:rsidRDefault="0057217D" w:rsidP="0057217D">
      <w:pPr>
        <w:pStyle w:val="Caption"/>
      </w:pPr>
      <w:bookmarkStart w:id="289" w:name="_RefFigGen"/>
      <w:bookmarkStart w:id="290" w:name="_Toc235228485"/>
      <w:r>
        <w:t xml:space="preserve">Figure </w:t>
      </w:r>
      <w:r w:rsidR="007C6708">
        <w:fldChar w:fldCharType="begin"/>
      </w:r>
      <w:r w:rsidR="007C6708">
        <w:instrText xml:space="preserve"> STYLEREF 1 \s </w:instrText>
      </w:r>
      <w:r w:rsidR="007C6708">
        <w:fldChar w:fldCharType="separate"/>
      </w:r>
      <w:r w:rsidR="00417CD1">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8</w:t>
      </w:r>
      <w:r w:rsidR="007C6708">
        <w:fldChar w:fldCharType="end"/>
      </w:r>
      <w:bookmarkEnd w:id="289"/>
      <w:r>
        <w:t xml:space="preserve"> Generative proposal and the verification gates</w:t>
      </w:r>
      <w:bookmarkEnd w:id="290"/>
    </w:p>
    <w:p w14:paraId="5922808F" w14:textId="45AEB9CD" w:rsidR="00CF2124" w:rsidRDefault="00CF2124" w:rsidP="004B52EC">
      <w:pPr>
        <w:pStyle w:val="ParText"/>
      </w:pPr>
      <w:r>
        <w:t xml:space="preserve">The large language model (LLM) is the proposer. When this stage runs, the model is given the situation of the cycle, which holds the crisp value of every decision concept, the whole active rule base in its IF–THEN form, and the coverage verdict. It is used in context only, with no training and no weight update. From this input it </w:t>
      </w:r>
      <w:r>
        <w:lastRenderedPageBreak/>
        <w:t xml:space="preserve">returns exactly one proposal, written in the canonical rule form. </w:t>
      </w:r>
      <w:r w:rsidR="0090235B">
        <w:t>The proposal is untrusted by construction so it passes four gates (G1-G4) and additional two gates (G2b and G5) for packages before it can act.</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1E655EAF" w14:textId="37A63128" w:rsidR="001055BF" w:rsidRDefault="00E14A35" w:rsidP="006B2B9C">
      <w:pPr>
        <w:pStyle w:val="ParText"/>
        <w:keepNext/>
        <w:spacing w:after="0"/>
      </w:pPr>
      <w:r>
        <w:rPr>
          <w:noProof/>
        </w:rPr>
        <w:drawing>
          <wp:inline distT="0" distB="0" distL="0" distR="0" wp14:anchorId="75FFA3A8" wp14:editId="0C6F5A96">
            <wp:extent cx="5040000" cy="4847389"/>
            <wp:effectExtent l="0" t="0" r="8255" b="0"/>
            <wp:docPr id="995728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40000" cy="4847389"/>
                    </a:xfrm>
                    <a:prstGeom prst="rect">
                      <a:avLst/>
                    </a:prstGeom>
                    <a:noFill/>
                  </pic:spPr>
                </pic:pic>
              </a:graphicData>
            </a:graphic>
          </wp:inline>
        </w:drawing>
      </w:r>
    </w:p>
    <w:p w14:paraId="02304F0E" w14:textId="5B3B780A" w:rsidR="001055BF" w:rsidRDefault="001055BF" w:rsidP="001055BF">
      <w:pPr>
        <w:pStyle w:val="Caption"/>
      </w:pPr>
      <w:bookmarkStart w:id="291" w:name="_Ref235186611"/>
      <w:bookmarkStart w:id="292" w:name="_Toc235228486"/>
      <w:r>
        <w:t xml:space="preserve">Figure </w:t>
      </w:r>
      <w:r w:rsidR="007C6708">
        <w:fldChar w:fldCharType="begin"/>
      </w:r>
      <w:r w:rsidR="007C6708">
        <w:instrText xml:space="preserve"> STYLEREF 1 \s </w:instrText>
      </w:r>
      <w:r w:rsidR="007C6708">
        <w:fldChar w:fldCharType="separate"/>
      </w:r>
      <w:r w:rsidR="00417CD1">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9</w:t>
      </w:r>
      <w:r w:rsidR="007C6708">
        <w:fldChar w:fldCharType="end"/>
      </w:r>
      <w:bookmarkEnd w:id="291"/>
      <w:r w:rsidR="005A4B90">
        <w:t xml:space="preserve"> </w:t>
      </w:r>
      <w:r w:rsidR="005A4B90" w:rsidRPr="005A4B90">
        <w:t xml:space="preserve">Package objects: </w:t>
      </w:r>
      <w:r w:rsidR="00E14A35">
        <w:t>(</w:t>
      </w:r>
      <w:r w:rsidR="005A4B90" w:rsidRPr="005A4B90">
        <w:t>a</w:t>
      </w:r>
      <w:r w:rsidR="00E14A35">
        <w:t>)</w:t>
      </w:r>
      <w:r w:rsidR="005A4B90" w:rsidRPr="005A4B90">
        <w:t xml:space="preserve"> macro intervention</w:t>
      </w:r>
      <w:r w:rsidR="00E14A35">
        <w:t xml:space="preserve"> </w:t>
      </w:r>
      <w:r w:rsidR="005A4B90" w:rsidRPr="005A4B90">
        <w:t xml:space="preserve">and </w:t>
      </w:r>
      <w:r w:rsidR="00E14A35">
        <w:t xml:space="preserve">(b) </w:t>
      </w:r>
      <w:r w:rsidR="005A4B90" w:rsidRPr="005A4B90">
        <w:t>intermediate concept</w:t>
      </w:r>
      <w:bookmarkEnd w:id="292"/>
    </w:p>
    <w:p w14:paraId="443717BB" w14:textId="678ECF2F" w:rsidR="00916D2C" w:rsidRDefault="00916D2C" w:rsidP="00916D2C">
      <w:pPr>
        <w:pStyle w:val="ParText"/>
      </w:pPr>
      <w:r>
        <w:t xml:space="preserve">A package may carry one of two kinds of object, and both stay inside the semantics that the simulator can </w:t>
      </w:r>
      <w:r w:rsidR="00C062BF">
        <w:t>execute,</w:t>
      </w:r>
      <w:r>
        <w:t xml:space="preserv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417CD1">
        <w:t xml:space="preserve">Figure </w:t>
      </w:r>
      <w:r w:rsidR="00417CD1">
        <w:rPr>
          <w:noProof/>
        </w:rPr>
        <w:lastRenderedPageBreak/>
        <w:t>4</w:t>
      </w:r>
      <w:r w:rsidR="00417CD1">
        <w:t>.</w:t>
      </w:r>
      <w:r w:rsidR="00417CD1">
        <w:rPr>
          <w:noProof/>
        </w:rPr>
        <w:t>9</w:t>
      </w:r>
      <w:r w:rsidR="005A4B90">
        <w:fldChar w:fldCharType="end"/>
      </w:r>
      <w:r w:rsidR="005A4B90">
        <w:t xml:space="preserve"> (a), a</w:t>
      </w:r>
      <w:r>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417CD1" w:rsidRPr="00BA1179">
        <w:t xml:space="preserve">Table </w:t>
      </w:r>
      <w:r w:rsidR="00417CD1">
        <w:rPr>
          <w:noProof/>
        </w:rPr>
        <w:t>2</w:t>
      </w:r>
      <w:r w:rsidR="00417CD1" w:rsidRPr="00BA1179">
        <w:t>.</w:t>
      </w:r>
      <w:r w:rsidR="00417CD1">
        <w:rPr>
          <w:noProof/>
        </w:rPr>
        <w:t>4</w:t>
      </w:r>
      <w:r w:rsidR="004F3B9C">
        <w:fldChar w:fldCharType="end"/>
      </w:r>
      <w:r>
        <w:t xml:space="preserve">, defined in </w:t>
      </w:r>
      <w:r>
        <w:fldChar w:fldCharType="begin"/>
      </w:r>
      <w:r>
        <w:instrText xml:space="preserve"> REF _RefEqPkg \h </w:instrText>
      </w:r>
      <w:r>
        <w:fldChar w:fldCharType="separate"/>
      </w:r>
      <w:r w:rsidR="00417CD1" w:rsidRPr="00BA1179">
        <w:t xml:space="preserve">( </w:t>
      </w:r>
      <w:r w:rsidR="00417CD1">
        <w:rPr>
          <w:noProof/>
        </w:rPr>
        <w:t>57</w:t>
      </w:r>
      <w:r w:rsidR="00417CD1" w:rsidRPr="00BA1179">
        <w:t xml:space="preserve"> )</w:t>
      </w:r>
      <w:r>
        <w:fldChar w:fldCharType="end"/>
      </w:r>
      <w:r>
        <w:t xml:space="preserve">. A consequent on the macro with intensity </w:t>
      </w:r>
      <m:oMath>
        <m:r>
          <w:rPr>
            <w:rFonts w:ascii="Cambria Math" w:hAnsi="Cambria Math"/>
          </w:rPr>
          <m:t>v</m:t>
        </m:r>
      </m:oMath>
      <w:r>
        <w:t xml:space="preserve"> expands, inside the aggregation of </w:t>
      </w:r>
      <w:r>
        <w:fldChar w:fldCharType="begin"/>
      </w:r>
      <w:r>
        <w:instrText xml:space="preserve"> REF _RefEqB4502 \h </w:instrText>
      </w:r>
      <w:r>
        <w:fldChar w:fldCharType="separate"/>
      </w:r>
      <w:r w:rsidR="00417CD1" w:rsidRPr="00BA1179">
        <w:t xml:space="preserve">( </w:t>
      </w:r>
      <w:r w:rsidR="00417CD1">
        <w:rPr>
          <w:noProof/>
        </w:rPr>
        <w:t>45</w:t>
      </w:r>
      <w:r w:rsidR="00417CD1" w:rsidRPr="00BA1179">
        <w:t xml:space="preserve"> )</w:t>
      </w:r>
      <w:r>
        <w:fldChar w:fldCharType="end"/>
      </w:r>
      <w:r>
        <w:t xml:space="preserve">, into base-channel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t xml:space="preserve">. </w:t>
      </w:r>
    </w:p>
    <w:tbl>
      <w:tblPr>
        <w:tblW w:w="5000" w:type="pct"/>
        <w:tblLook w:val="04A0" w:firstRow="1" w:lastRow="0" w:firstColumn="1" w:lastColumn="0" w:noHBand="0" w:noVBand="1"/>
      </w:tblPr>
      <w:tblGrid>
        <w:gridCol w:w="7081"/>
        <w:gridCol w:w="966"/>
      </w:tblGrid>
      <w:tr w:rsidR="00134A19" w:rsidRPr="00BA1179" w14:paraId="5243AA0D" w14:textId="77777777" w:rsidTr="003E2AC9">
        <w:tc>
          <w:tcPr>
            <w:tcW w:w="4400" w:type="pct"/>
            <w:vAlign w:val="center"/>
          </w:tcPr>
          <w:p w14:paraId="2C472781" w14:textId="78E44A44" w:rsidR="00260C25" w:rsidRDefault="00260C25" w:rsidP="002A5A0A">
            <w:pPr>
              <w:pStyle w:val="ParEq"/>
            </w:pPr>
            <w:r w:rsidRPr="00260C25">
              <w:t>Macro</w:t>
            </w:r>
            <w:r>
              <w:t xml:space="preserve"> intervention</w:t>
            </w:r>
          </w:p>
          <w:p w14:paraId="57B4B282" w14:textId="5C7915D3" w:rsidR="00134A19" w:rsidRPr="00260C25" w:rsidRDefault="00000000" w:rsidP="002A5A0A">
            <w:pPr>
              <w:pStyle w:val="ParEq"/>
            </w:pPr>
            <m:oMathPara>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r>
                  <m:rPr>
                    <m:sty m:val="p"/>
                  </m:rPr>
                  <w:rPr>
                    <w:rFonts w:ascii="Cambria Math" w:hAnsi="Cambria Math"/>
                  </w:rPr>
                  <m:t xml:space="preserve">)⟩,   </m:t>
                </m:r>
                <m:r>
                  <w:rPr>
                    <w:rFonts w:ascii="Cambria Math" w:hAnsi="Cambria Math"/>
                  </w:rPr>
                  <m:t>p</m:t>
                </m:r>
                <m:r>
                  <m:rPr>
                    <m:sty m:val="p"/>
                  </m:rPr>
                  <w:rPr>
                    <w:rFonts w:ascii="Cambria Math" w:hAnsi="Cambria Math"/>
                  </w:rPr>
                  <m:t>≤3,      (</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2305BF13" w14:textId="77777777" w:rsidR="00260C25" w:rsidRDefault="00260C25" w:rsidP="002A5A0A">
            <w:pPr>
              <w:pStyle w:val="ParEq"/>
            </w:pPr>
            <w:r>
              <w:t>Intermediate concept</w:t>
            </w:r>
          </w:p>
          <w:p w14:paraId="62189697" w14:textId="6189CD4E" w:rsidR="00260C25" w:rsidRDefault="00000000" w:rsidP="002A5A0A">
            <w:pPr>
              <w:pStyle w:val="ParEq"/>
            </w:pPr>
            <m:oMathPara>
              <m:oMath>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w:rPr>
                    <w:rFonts w:ascii="Cambria Math" w:hAnsi="Cambria Math"/>
                  </w:rPr>
                  <m:t>=1,   n≤4</m:t>
                </m:r>
              </m:oMath>
            </m:oMathPara>
          </w:p>
        </w:tc>
        <w:tc>
          <w:tcPr>
            <w:tcW w:w="600" w:type="pct"/>
            <w:vAlign w:val="center"/>
          </w:tcPr>
          <w:p w14:paraId="6455FFD0" w14:textId="33EFC8B8" w:rsidR="00134A19" w:rsidRPr="00BA1179" w:rsidRDefault="00134A19" w:rsidP="002A5A0A">
            <w:pPr>
              <w:pStyle w:val="ParEq"/>
            </w:pPr>
            <w:bookmarkStart w:id="293" w:name="_RefEqPkg"/>
            <w:r w:rsidRPr="00BA1179">
              <w:t xml:space="preserve">( </w:t>
            </w:r>
            <w:r w:rsidRPr="00BA1179">
              <w:fldChar w:fldCharType="begin"/>
            </w:r>
            <w:r w:rsidRPr="00BA1179">
              <w:instrText xml:space="preserve"> SEQ ( \* ARABIC </w:instrText>
            </w:r>
            <w:r w:rsidRPr="00BA1179">
              <w:fldChar w:fldCharType="separate"/>
            </w:r>
            <w:r w:rsidR="00417CD1">
              <w:rPr>
                <w:noProof/>
              </w:rPr>
              <w:t>57</w:t>
            </w:r>
            <w:r w:rsidRPr="00BA1179">
              <w:fldChar w:fldCharType="end"/>
            </w:r>
            <w:r w:rsidRPr="00BA1179">
              <w:t xml:space="preserve"> )</w:t>
            </w:r>
            <w:bookmarkEnd w:id="293"/>
          </w:p>
        </w:tc>
      </w:tr>
    </w:tbl>
    <w:p w14:paraId="500E2D3D" w14:textId="797DFF99"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normalized composition of at most four existing features or concepts, also defined in </w:t>
      </w:r>
      <w:r>
        <w:fldChar w:fldCharType="begin"/>
      </w:r>
      <w:r>
        <w:instrText xml:space="preserve"> REF _RefEqPkg \h </w:instrText>
      </w:r>
      <w:r>
        <w:fldChar w:fldCharType="separate"/>
      </w:r>
      <w:r w:rsidR="00417CD1" w:rsidRPr="00BA1179">
        <w:t xml:space="preserve">( </w:t>
      </w:r>
      <w:r w:rsidR="00417CD1">
        <w:rPr>
          <w:noProof/>
        </w:rPr>
        <w:t>57</w:t>
      </w:r>
      <w:r w:rsidR="00417CD1" w:rsidRPr="00BA1179">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417CD1">
        <w:t xml:space="preserve">Figure </w:t>
      </w:r>
      <w:r w:rsidR="00417CD1">
        <w:rPr>
          <w:noProof/>
        </w:rPr>
        <w:t>4</w:t>
      </w:r>
      <w:r w:rsidR="00417CD1">
        <w:t>.</w:t>
      </w:r>
      <w:r w:rsidR="00417CD1">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70BD32B" w14:textId="66B6F62C"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concept–term pairs and a consequent list of intervention–intensity pairs. </w:t>
      </w:r>
      <w:r w:rsidR="009A28D9" w:rsidRPr="009A28D9">
        <w:t>A well-formed reply reads, for 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2C302A67" w:rsidR="00620ACE" w:rsidRDefault="00620ACE" w:rsidP="00620ACE">
      <w:pPr>
        <w:pStyle w:val="ParText"/>
      </w:pPr>
      <w:r w:rsidRPr="008564D0">
        <w:rPr>
          <w:b/>
          <w:bCs/>
        </w:rPr>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w:t>
      </w:r>
      <w:r>
        <w:lastRenderedPageBreak/>
        <w:t>base intervention channels</w:t>
      </w:r>
      <w:r w:rsidR="00192A6B">
        <w:t xml:space="preserve"> listed in </w:t>
      </w:r>
      <w:r w:rsidR="00192A6B">
        <w:fldChar w:fldCharType="begin"/>
      </w:r>
      <w:r w:rsidR="00192A6B">
        <w:instrText xml:space="preserve"> REF _Ref300000202 \h </w:instrText>
      </w:r>
      <w:r w:rsidR="00192A6B">
        <w:fldChar w:fldCharType="separate"/>
      </w:r>
      <w:r w:rsidR="00417CD1" w:rsidRPr="00BA1179">
        <w:t xml:space="preserve">Table </w:t>
      </w:r>
      <w:r w:rsidR="00417CD1">
        <w:rPr>
          <w:noProof/>
        </w:rPr>
        <w:t>2</w:t>
      </w:r>
      <w:r w:rsidR="00417CD1" w:rsidRPr="00BA1179">
        <w:t>.</w:t>
      </w:r>
      <w:r w:rsidR="00417CD1">
        <w:rPr>
          <w:noProof/>
        </w:rPr>
        <w:t>4</w:t>
      </w:r>
      <w:r w:rsidR="00192A6B">
        <w:fldChar w:fldCharType="end"/>
      </w:r>
      <w:r>
        <w:t xml:space="preserve">, 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1263728C" w14:textId="0B1A8BAA" w:rsidR="00620ACE" w:rsidRDefault="00620ACE" w:rsidP="00620ACE">
      <w:pPr>
        <w:pStyle w:val="ParText"/>
        <w:numPr>
          <w:ilvl w:val="0"/>
          <w:numId w:val="16"/>
        </w:numPr>
      </w:pPr>
      <w:r w:rsidRPr="00BB3742">
        <w:rPr>
          <w:i/>
          <w:iCs/>
        </w:rPr>
        <w:t xml:space="preserve">A proposal that orders an </w:t>
      </w:r>
      <w:r w:rsidRPr="009A28D9">
        <w:rPr>
          <w:b/>
          <w:bCs/>
          <w:i/>
          <w:iCs/>
        </w:rPr>
        <w:t>aerial retardant drop</w:t>
      </w:r>
      <w:r w:rsidRPr="00BB3742">
        <w:rPr>
          <w:i/>
          <w:iCs/>
        </w:rPr>
        <w:t xml:space="preserve"> fails on vocabulary, because </w:t>
      </w:r>
      <w:r w:rsidRPr="009A28D9">
        <w:rPr>
          <w:b/>
          <w:bCs/>
          <w:i/>
          <w:iCs/>
        </w:rPr>
        <w:t xml:space="preserve">no such </w:t>
      </w:r>
      <w:r w:rsidR="009A28D9">
        <w:rPr>
          <w:b/>
          <w:bCs/>
          <w:i/>
          <w:iCs/>
        </w:rPr>
        <w:t>intevention</w:t>
      </w:r>
      <w:r w:rsidRPr="009A28D9">
        <w:rPr>
          <w:b/>
          <w:bCs/>
          <w:i/>
          <w:iCs/>
        </w:rPr>
        <w:t xml:space="preserve"> exists</w:t>
      </w:r>
      <w:r w:rsidRPr="00BB3742">
        <w:rPr>
          <w:i/>
          <w:iCs/>
        </w:rPr>
        <w:t xml:space="preserve"> in the action space.</w:t>
      </w:r>
      <w:r>
        <w:t xml:space="preserve"> </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8037AFD"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417CD1">
              <w:rPr>
                <w:noProof/>
              </w:rPr>
              <w:t>58</w:t>
            </w:r>
            <w:r w:rsidRPr="00BA1179">
              <w:fldChar w:fldCharType="end"/>
            </w:r>
            <w:r w:rsidRPr="00BA1179">
              <w:t xml:space="preserve"> )</w:t>
            </w:r>
          </w:p>
        </w:tc>
      </w:tr>
    </w:tbl>
    <w:p w14:paraId="655FFA3C" w14:textId="77777777" w:rsidR="000B3A4C" w:rsidRPr="00F14446" w:rsidRDefault="00620ACE" w:rsidP="000B3A4C">
      <w:pPr>
        <w:pStyle w:val="ParText"/>
        <w:rPr>
          <w:i/>
          <w:iCs/>
        </w:rPr>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the duplicate-combination check in G2. </w:t>
      </w:r>
      <w:r w:rsidR="000B3A4C">
        <w:t>Like G1 and G2, G2b is an algebraic test and costs no simulation step.</w:t>
      </w:r>
    </w:p>
    <w:p w14:paraId="059FC4DA" w14:textId="2E0FCAE8" w:rsidR="00620ACE" w:rsidRDefault="00620ACE" w:rsidP="00620ACE">
      <w:pPr>
        <w:pStyle w:val="ParText"/>
      </w:pP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310B8D1B" w14:textId="0F9CBA3B" w:rsidR="00402204" w:rsidRDefault="00620ACE" w:rsidP="00620ACE">
      <w:pPr>
        <w:pStyle w:val="ParText"/>
      </w:pPr>
      <w:r w:rsidRPr="00260C25">
        <w:rPr>
          <w:b/>
          <w:bCs/>
        </w:rPr>
        <w:lastRenderedPageBreak/>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burned-area,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417CD1" w:rsidRPr="00BA1179">
        <w:t xml:space="preserve">( </w:t>
      </w:r>
      <w:r w:rsidR="00417CD1">
        <w:rPr>
          <w:noProof/>
        </w:rPr>
        <w:t>59</w:t>
      </w:r>
      <w:r w:rsidR="00417CD1" w:rsidRPr="00BA1179">
        <w:t xml:space="preserve"> )</w:t>
      </w:r>
      <w:r>
        <w:fldChar w:fldCharType="end"/>
      </w:r>
      <w:r>
        <w:t xml:space="preserve">. The forecast physical cost must not rise. A stage-three rule always lands on an uncovered combination, since any duplicate has already died at G2, so a forecast that is merely no worse is admitted as well, on the ground that an empty part of the antecedent space must be answered before it can be tuned.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5F58CE15"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r>
          <w:rPr>
            <w:rFonts w:ascii="Cambria Math" w:hAnsi="Cambria Math"/>
          </w:rPr>
          <m:t>a</m:t>
        </m:r>
      </m:oMath>
      <w:r>
        <w:t xml:space="preserve"> and </w:t>
      </w:r>
      <m:oMath>
        <m:r>
          <w:rPr>
            <w:rFonts w:ascii="Cambria Math" w:hAnsi="Cambria Math"/>
          </w:rPr>
          <m:t>b</m:t>
        </m:r>
      </m:oMath>
      <w:r>
        <w:t xml:space="preserve"> of </w:t>
      </w:r>
      <w:r>
        <w:fldChar w:fldCharType="begin"/>
      </w:r>
      <w:r>
        <w:instrText xml:space="preserve"> REF _RefEqB4506 \h </w:instrText>
      </w:r>
      <w:r>
        <w:fldChar w:fldCharType="separate"/>
      </w:r>
      <w:r w:rsidR="00417CD1" w:rsidRPr="00BA1179">
        <w:t xml:space="preserve">( </w:t>
      </w:r>
      <w:r w:rsidR="00417CD1">
        <w:rPr>
          <w:noProof/>
        </w:rPr>
        <w:t>59</w:t>
      </w:r>
      <w:r w:rsidR="00417CD1" w:rsidRPr="00BA1179">
        <w:t xml:space="preserve"> )</w:t>
      </w:r>
      <w:r>
        <w:fldChar w:fldCharType="end"/>
      </w:r>
      <w:r>
        <w:t>, an A/B test on two independently drawn futures.</w:t>
      </w:r>
      <w:r w:rsidR="000B3A4C" w:rsidRPr="000B3A4C">
        <w:t xml:space="preserve"> It exists because a single rollout can favour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77777777"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cr m:val="script"/>
                    <m:sty m:val="p"/>
                  </m:rPr>
                  <w:rPr>
                    <w:rFonts w:ascii="Cambria Math" w:hAnsi="Cambria Math"/>
                  </w:rPr>
                  <m:t xml:space="preserve">(R),      </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511F5ADB" w14:textId="77777777" w:rsidR="000B3A4C" w:rsidRPr="00CA08DF" w:rsidRDefault="000B3A4C" w:rsidP="0021680B">
            <w:pPr>
              <w:pStyle w:val="ParEq"/>
            </w:pPr>
            <m:oMathPara>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≤0</m:t>
                </m:r>
              </m:oMath>
            </m:oMathPara>
          </w:p>
          <w:p w14:paraId="3AED644B" w14:textId="77777777" w:rsidR="000B3A4C" w:rsidRDefault="000B3A4C" w:rsidP="0021680B">
            <w:pPr>
              <w:pStyle w:val="ParEq"/>
            </w:pPr>
            <m:oMathPara>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b</m:t>
                    </m:r>
                    <m:r>
                      <m:rPr>
                        <m:sty m:val="p"/>
                      </m:rPr>
                      <w:rPr>
                        <w:rFonts w:ascii="Cambria Math" w:hAnsi="Cambria Math"/>
                      </w:rPr>
                      <m:t>)</m:t>
                    </m:r>
                  </m:sup>
                </m:sSubSup>
                <m:r>
                  <m:rPr>
                    <m:sty m:val="p"/>
                  </m:rPr>
                  <w:rPr>
                    <w:rFonts w:ascii="Cambria Math" w:hAnsi="Cambria Math"/>
                  </w:rPr>
                  <m:t>≤0</m:t>
                </m:r>
              </m:oMath>
            </m:oMathPara>
          </w:p>
        </w:tc>
        <w:tc>
          <w:tcPr>
            <w:tcW w:w="600" w:type="pct"/>
            <w:vAlign w:val="center"/>
          </w:tcPr>
          <w:p w14:paraId="402D57D4" w14:textId="4BBC9C21" w:rsidR="000B3A4C" w:rsidRPr="00BA1179" w:rsidRDefault="000B3A4C" w:rsidP="0021680B">
            <w:pPr>
              <w:pStyle w:val="ParEq"/>
            </w:pPr>
            <w:bookmarkStart w:id="294" w:name="_RefEqB4506"/>
            <w:r w:rsidRPr="00BA1179">
              <w:t xml:space="preserve">( </w:t>
            </w:r>
            <w:r w:rsidRPr="00BA1179">
              <w:fldChar w:fldCharType="begin"/>
            </w:r>
            <w:r w:rsidRPr="00BA1179">
              <w:instrText xml:space="preserve"> SEQ ( \* ARABIC </w:instrText>
            </w:r>
            <w:r w:rsidRPr="00BA1179">
              <w:fldChar w:fldCharType="separate"/>
            </w:r>
            <w:r w:rsidR="00417CD1">
              <w:rPr>
                <w:noProof/>
              </w:rPr>
              <w:t>59</w:t>
            </w:r>
            <w:r w:rsidRPr="00BA1179">
              <w:fldChar w:fldCharType="end"/>
            </w:r>
            <w:r w:rsidRPr="00BA1179">
              <w:t xml:space="preserve"> )</w:t>
            </w:r>
            <w:bookmarkEnd w:id="294"/>
          </w:p>
        </w:tc>
      </w:tr>
    </w:tbl>
    <w:p w14:paraId="3DE8F7DB" w14:textId="51D65947"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417CD1" w:rsidRPr="00BA1179">
        <w:t xml:space="preserve">( </w:t>
      </w:r>
      <w:r w:rsidR="00417CD1">
        <w:rPr>
          <w:noProof/>
        </w:rPr>
        <w:t>59</w:t>
      </w:r>
      <w:r w:rsidR="00417CD1"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r>
          <w:rPr>
            <w:rFonts w:ascii="Cambria Math" w:eastAsiaTheme="minorEastAsia" w:hAnsi="Cambria Math"/>
          </w:rPr>
          <m:t xml:space="preserve">a,b∈s </m:t>
        </m:r>
      </m:oMath>
      <w:r w:rsidR="00F26951">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r>
          <w:rPr>
            <w:rFonts w:ascii="Cambria Math" w:hAnsi="Cambria Math"/>
          </w:rPr>
          <m:t>a</m:t>
        </m:r>
      </m:oMath>
      <w:r w:rsidR="000B3A4C">
        <w:t xml:space="preserve"> and </w:t>
      </w:r>
      <m:oMath>
        <m:r>
          <w:rPr>
            <w:rFonts w:ascii="Cambria Math" w:hAnsi="Cambria Math"/>
          </w:rPr>
          <m:t>b</m:t>
        </m:r>
      </m:oMath>
      <w:r w:rsidR="000B3A4C">
        <w:t xml:space="preserve"> are two independently drawn futures. Seed </w:t>
      </w:r>
      <m:oMath>
        <m:r>
          <w:rPr>
            <w:rFonts w:ascii="Cambria Math" w:hAnsi="Cambria Math"/>
          </w:rPr>
          <m:t>a</m:t>
        </m:r>
      </m:oMath>
      <w:r w:rsidR="000B3A4C">
        <w:t xml:space="preserve"> draws one </w:t>
      </w:r>
      <w:r w:rsidR="000B3A4C">
        <w:lastRenderedPageBreak/>
        <w:t xml:space="preserve">future, in which the wind holds from the west at a moderate speed and the fire keeps to its predicted line. Seed </w:t>
      </w:r>
      <m:oMath>
        <m:r>
          <w:rPr>
            <w:rFonts w:ascii="Cambria Math" w:hAnsi="Cambria Math"/>
          </w:rPr>
          <m:t>b</m:t>
        </m:r>
      </m:oMath>
      <w:r w:rsidR="000B3A4C">
        <w:t xml:space="preserve"> draws a different future, in which the wind swings to the north and gusts, and the fire runs in a new direction. G3 scores the candidate on seed </w:t>
      </w:r>
      <m:oMath>
        <m:r>
          <w:rPr>
            <w:rFonts w:ascii="Cambria Math" w:hAnsi="Cambria Math"/>
          </w:rPr>
          <m:t>a</m:t>
        </m:r>
      </m:oMath>
      <w:r w:rsidR="000B3A4C">
        <w:t xml:space="preserve">, and G4 scores it again on seed </w:t>
      </w:r>
      <m:oMath>
        <m:r>
          <w:rPr>
            <w:rFonts w:ascii="Cambria Math" w:hAnsi="Cambria Math"/>
          </w:rPr>
          <m:t>b</m:t>
        </m:r>
      </m:oMath>
      <w:r w:rsidR="000B3A4C">
        <w:t>.</w:t>
      </w:r>
    </w:p>
    <w:p w14:paraId="686FD0A8" w14:textId="620F8C82"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417CD1" w:rsidRPr="00684BCD">
        <w:t xml:space="preserve">( </w:t>
      </w:r>
      <w:r w:rsidR="00417CD1">
        <w:rPr>
          <w:noProof/>
        </w:rPr>
        <w:t>60</w:t>
      </w:r>
      <w:r w:rsidR="00417CD1" w:rsidRPr="00684BCD">
        <w:t xml:space="preserve"> )</w:t>
      </w:r>
      <w:r w:rsidR="00ED50D9">
        <w:fldChar w:fldCharType="end"/>
      </w:r>
      <w:r w:rsidR="00ED50D9">
        <w:t xml:space="preserve">. As a negative example, a package whose new object lowers the cost by less than </w:t>
      </w:r>
      <m:oMath>
        <m:sSub>
          <m:sSubPr>
            <m:ctrlPr>
              <w:ins w:id="295" w:author="CLAUDE" w:date="2026-07-17T00:00:00Z">
                <w:rPr>
                  <w:rFonts w:ascii="Cambria Math" w:hAnsi="Cambria Math"/>
                </w:rPr>
              </w:ins>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348C0A00"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ins w:id="296" w:author="CLAUDE" w:date="2026-07-17T00:00:00Z">
                        <w:rPr>
                          <w:rFonts w:ascii="Cambria Math" w:hAnsi="Cambria Math"/>
                        </w:rPr>
                      </w:ins>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ins w:id="297" w:author="CLAUDE" w:date="2026-07-17T00:00:00Z">
                        <w:rPr>
                          <w:rFonts w:ascii="Cambria Math" w:hAnsi="Cambria Math"/>
                        </w:rPr>
                      </w:ins>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ins w:id="298" w:author="CLAUDE" w:date="2026-07-17T00:00:00Z">
                        <w:rPr>
                          <w:rFonts w:ascii="Cambria Math" w:hAnsi="Cambria Math"/>
                        </w:rPr>
                      </w:ins>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b</m:t>
                    </m:r>
                    <m:r>
                      <m:rPr>
                        <m:sty m:val="p"/>
                      </m:rPr>
                      <w:rPr>
                        <w:rFonts w:ascii="Cambria Math" w:hAnsi="Cambria Math"/>
                      </w:rPr>
                      <m:t>)</m:t>
                    </m:r>
                  </m:sup>
                </m:sSubSup>
                <m:r>
                  <m:rPr>
                    <m:sty m:val="p"/>
                  </m:rPr>
                  <w:rPr>
                    <w:rFonts w:ascii="Cambria Math" w:hAnsi="Cambria Math"/>
                  </w:rPr>
                  <m:t>&lt;-</m:t>
                </m:r>
                <m:sSub>
                  <m:sSubPr>
                    <m:ctrlPr>
                      <w:ins w:id="299" w:author="CLAUDE" w:date="2026-07-17T00:00:00Z">
                        <w:rPr>
                          <w:rFonts w:ascii="Cambria Math" w:hAnsi="Cambria Math"/>
                        </w:rPr>
                      </w:ins>
                    </m:ctrlPr>
                  </m:sSubPr>
                  <m:e>
                    <m:r>
                      <w:rPr>
                        <w:rFonts w:ascii="Cambria Math" w:hAnsi="Cambria Math"/>
                      </w:rPr>
                      <m:t>δ</m:t>
                    </m:r>
                  </m:e>
                  <m:sub>
                    <m:r>
                      <w:rPr>
                        <w:rFonts w:ascii="Cambria Math" w:hAnsi="Cambria Math"/>
                      </w:rPr>
                      <m:t>v</m:t>
                    </m:r>
                  </m:sub>
                </m:sSub>
              </m:oMath>
            </m:oMathPara>
          </w:p>
        </w:tc>
        <w:tc>
          <w:tcPr>
            <w:tcW w:w="600" w:type="pct"/>
            <w:vAlign w:val="center"/>
          </w:tcPr>
          <w:p w14:paraId="32404C34" w14:textId="38494B9B" w:rsidR="00ED50D9" w:rsidRPr="00684BCD" w:rsidRDefault="00ED50D9" w:rsidP="00684BCD">
            <w:pPr>
              <w:pStyle w:val="ParEq"/>
            </w:pPr>
            <w:bookmarkStart w:id="300" w:name="_Ref235204182"/>
            <w:r w:rsidRPr="00684BCD">
              <w:t xml:space="preserve">( </w:t>
            </w:r>
            <w:r w:rsidRPr="00684BCD">
              <w:fldChar w:fldCharType="begin"/>
            </w:r>
            <w:r w:rsidRPr="00684BCD">
              <w:instrText xml:space="preserve"> SEQ ( \* ARABIC </w:instrText>
            </w:r>
            <w:r w:rsidRPr="00684BCD">
              <w:fldChar w:fldCharType="separate"/>
            </w:r>
            <w:r w:rsidR="00417CD1">
              <w:rPr>
                <w:noProof/>
              </w:rPr>
              <w:t>60</w:t>
            </w:r>
            <w:r w:rsidRPr="00684BCD">
              <w:fldChar w:fldCharType="end"/>
            </w:r>
            <w:r w:rsidRPr="00684BCD">
              <w:t xml:space="preserve"> )</w:t>
            </w:r>
            <w:bookmarkEnd w:id="300"/>
          </w:p>
        </w:tc>
      </w:tr>
    </w:tbl>
    <w:p w14:paraId="16DAE8F9" w14:textId="77777777" w:rsidR="006B2B9C" w:rsidRDefault="00684BCD" w:rsidP="00684BCD">
      <w:pPr>
        <w:pStyle w:val="ParText"/>
      </w:pPr>
      <w:r>
        <w:t xml:space="preserve">A proposal is rejected the moment it fails a gate that applies to it, and the failing gate is named. A plain rule faces G1 to G4. A package faces those four gates and, in addition, G2b and G5. A proposal is admitted only when it clears every gate that applies to it. A rejection at G1 or G2 costs no simulation, so the proposal is returned to the model with the failing gate named, within a bounded revision budget. A rejection at G3, G4, or G5 has already spent a rollout, so it ends the stage for this cycle, and the controller may select the stage again later. </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BDE5875" w14:textId="3905D3DE" w:rsidR="00EE7190" w:rsidRPr="00BA1179" w:rsidRDefault="00DE3BAC">
      <w:pPr>
        <w:pStyle w:val="Heading4"/>
      </w:pPr>
      <w:r>
        <w:lastRenderedPageBreak/>
        <w:t>Value Based</w:t>
      </w:r>
      <w:r w:rsidRPr="00BA1179">
        <w:t xml:space="preserve"> Stage Selection</w:t>
      </w:r>
    </w:p>
    <w:bookmarkStart w:id="301" w:name="_RefTblRLState"/>
    <w:bookmarkStart w:id="302" w:name="_Toc235206226"/>
    <w:p w14:paraId="30BFD08E" w14:textId="5118397F"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417CD1">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ε. Once the chosen stage has produced and evaluated its trial, an immediate reward is read and the value of that state and stage is moved a small step toward the reward, as shown in </w:t>
      </w:r>
      <w:r w:rsidR="00912B98">
        <w:fldChar w:fldCharType="begin"/>
      </w:r>
      <w:r w:rsidR="00912B98">
        <w:instrText xml:space="preserve"> REF _RefEqSel \h </w:instrText>
      </w:r>
      <w:r w:rsidR="00912B98">
        <w:fldChar w:fldCharType="separate"/>
      </w:r>
      <w:r w:rsidR="00417CD1">
        <w:t xml:space="preserve">( </w:t>
      </w:r>
      <w:r w:rsidR="00417CD1">
        <w:rPr>
          <w:noProof/>
        </w:rPr>
        <w:t>61</w:t>
      </w:r>
      <w:r w:rsidR="00417CD1">
        <w:t xml:space="preserve"> )</w:t>
      </w:r>
      <w:r w:rsidR="00912B98">
        <w:fldChar w:fldCharType="end"/>
      </w:r>
      <w:r w:rsidR="00912B98">
        <w:t xml:space="preserve">. </w:t>
      </w:r>
    </w:p>
    <w:tbl>
      <w:tblPr>
        <w:tblW w:w="5000" w:type="pct"/>
        <w:tblLook w:val="04A0" w:firstRow="1" w:lastRow="0" w:firstColumn="1" w:lastColumn="0" w:noHBand="0" w:noVBand="1"/>
      </w:tblPr>
      <w:tblGrid>
        <w:gridCol w:w="7215"/>
        <w:gridCol w:w="832"/>
      </w:tblGrid>
      <w:tr w:rsidR="00912B98" w14:paraId="4179B635" w14:textId="77777777" w:rsidTr="0021680B">
        <w:tc>
          <w:tcPr>
            <w:tcW w:w="4400" w:type="pct"/>
            <w:vAlign w:val="center"/>
          </w:tcPr>
          <w:p w14:paraId="49B0B03A" w14:textId="56D36157"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a</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lim>
                    </m:limLow>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lang w:val="fr-BE"/>
                          </w:rPr>
                          <m:t>,</m:t>
                        </m:r>
                        <m:r>
                          <w:rPr>
                            <w:rFonts w:ascii="Cambria Math" w:hAnsi="Cambria Math"/>
                          </w:rPr>
                          <m:t>a</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m:rPr>
                        <m:sty m:val="p"/>
                      </m:rP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ctrlPr>
                      <w:rPr>
                        <w:rFonts w:ascii="Cambria Math" w:eastAsia="Cambria Math" w:hAnsi="Cambria Math" w:cs="Cambria Math"/>
                      </w:rPr>
                    </m:ctrlPr>
                  </m:e>
                  <m:e>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a</m:t>
                            </m:r>
                          </m:e>
                          <m:sub>
                            <m:r>
                              <w:rPr>
                                <w:rFonts w:ascii="Cambria Math" w:hAnsi="Cambria Math"/>
                              </w:rPr>
                              <m:t>k</m:t>
                            </m:r>
                          </m:sub>
                        </m:sSub>
                      </m:e>
                    </m:d>
                    <m:r>
                      <m:rPr>
                        <m:sty m:val="p"/>
                      </m:rPr>
                      <w:rPr>
                        <w:rFonts w:ascii="Cambria Math" w:hAnsi="Cambria Math"/>
                        <w:lang w:val="fr-BE"/>
                      </w:rPr>
                      <m:t>←</m:t>
                    </m:r>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a</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a</m:t>
                                </m:r>
                              </m:e>
                              <m:sub>
                                <m:r>
                                  <w:rPr>
                                    <w:rFonts w:ascii="Cambria Math" w:hAnsi="Cambria Math"/>
                                  </w:rPr>
                                  <m:t>k</m:t>
                                </m:r>
                              </m:sub>
                            </m:sSub>
                          </m:e>
                        </m:d>
                      </m:e>
                    </m:d>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600" w:type="pct"/>
            <w:vAlign w:val="center"/>
          </w:tcPr>
          <w:p w14:paraId="1A657657" w14:textId="752D90DF" w:rsidR="00912B98" w:rsidRDefault="00912B98" w:rsidP="00B5477A">
            <w:pPr>
              <w:pStyle w:val="ParEq"/>
            </w:pPr>
            <w:bookmarkStart w:id="303" w:name="_RefEqSel"/>
            <w:r>
              <w:t xml:space="preserve">( </w:t>
            </w:r>
            <w:r>
              <w:fldChar w:fldCharType="begin"/>
            </w:r>
            <w:r>
              <w:instrText xml:space="preserve"> SEQ ( \* ARABIC </w:instrText>
            </w:r>
            <w:r>
              <w:fldChar w:fldCharType="separate"/>
            </w:r>
            <w:r w:rsidR="00417CD1">
              <w:rPr>
                <w:noProof/>
              </w:rPr>
              <w:t>61</w:t>
            </w:r>
            <w:r>
              <w:fldChar w:fldCharType="end"/>
            </w:r>
            <w:r>
              <w:t xml:space="preserve"> )</w:t>
            </w:r>
            <w:bookmarkEnd w:id="303"/>
          </w:p>
        </w:tc>
      </w:tr>
    </w:tbl>
    <w:bookmarkEnd w:id="301"/>
    <w:bookmarkEnd w:id="302"/>
    <w:p w14:paraId="2BDB688C" w14:textId="77777777" w:rsidR="00B804A0" w:rsidRDefault="00B804A0" w:rsidP="00B804A0">
      <w:pPr>
        <w:pStyle w:val="ParText"/>
      </w:pPr>
      <w:r>
        <w:t>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yet been tried in a context is tried once before the greedy rule takes over, so no stage is starved at the start of an incident.</w:t>
      </w:r>
    </w:p>
    <w:p w14:paraId="1B467BA8" w14:textId="640CF08A" w:rsidR="00B804A0" w:rsidRDefault="00B804A0" w:rsidP="00B804A0">
      <w:pPr>
        <w:pStyle w:val="ParText"/>
      </w:pPr>
      <w:r>
        <w:t xml:space="preserve">The reward that a stage earns is the reduction in the forecast physical cost that its trial produced, read at a basis of at least forty-five minutes and lowered by a small, fixed penalty for every new vocabulary object that a package admits. This keeps the selector from favoring stages that enlarge the vocabulary without a clear gain. After each trial the value of the chosen stage in the current context is moved toward this </w:t>
      </w:r>
      <w:r>
        <w:lastRenderedPageBreak/>
        <w:t>reward, so across the few trials an incident allows the selector settles on the stage that helps most in each context.</w:t>
      </w:r>
    </w:p>
    <w:p w14:paraId="6A1CD0EF" w14:textId="61CEF5DA" w:rsidR="000E1725" w:rsidRDefault="00000000" w:rsidP="00796A80">
      <w:pPr>
        <w:pStyle w:val="Heading2"/>
      </w:pPr>
      <w:bookmarkStart w:id="304" w:name="_Toc235228435"/>
      <w:r w:rsidRPr="00BA1179">
        <w:t xml:space="preserve">Local </w:t>
      </w:r>
      <w:r w:rsidR="00B804A0">
        <w:t>Layer</w:t>
      </w:r>
      <w:r w:rsidR="00BE3BA8">
        <w:t xml:space="preserve">, </w:t>
      </w:r>
      <w:r w:rsidRPr="00BA1179">
        <w:t>Graduated Fail-Safe</w:t>
      </w:r>
      <w:r w:rsidR="00BE3BA8">
        <w:t>, Global Coordination</w:t>
      </w:r>
      <w:bookmarkEnd w:id="304"/>
    </w:p>
    <w:p w14:paraId="03A3153A" w14:textId="51849D57" w:rsidR="00BB3A13" w:rsidRDefault="00BE3BA8" w:rsidP="00BE3BA8">
      <w:pPr>
        <w:pStyle w:val="ParText"/>
      </w:pPr>
      <w:r>
        <w:t xml:space="preserve">A </w:t>
      </w:r>
      <w:r w:rsidRPr="00BE3BA8">
        <w:rPr>
          <w:b/>
          <w:bCs/>
        </w:rPr>
        <w:t>Local DSS</w:t>
      </w:r>
      <w:r>
        <w:t xml:space="preserve"> agent</w:t>
      </w:r>
      <w:r w:rsidR="00BB3A13">
        <w:t xml:space="preserve">, </w:t>
      </w:r>
      <w:r w:rsidR="00BB3A13">
        <w:t xml:space="preserve">shown in </w:t>
      </w:r>
      <w:r w:rsidR="00BB3A13">
        <w:fldChar w:fldCharType="begin"/>
      </w:r>
      <w:r w:rsidR="00BB3A13">
        <w:instrText xml:space="preserve"> REF _RefFig4L \h </w:instrText>
      </w:r>
      <w:r w:rsidR="00BB3A13">
        <w:fldChar w:fldCharType="separate"/>
      </w:r>
      <w:r w:rsidR="00417CD1">
        <w:rPr>
          <w:b/>
          <w:bCs/>
        </w:rPr>
        <w:t>Error! Reference source not found.</w:t>
      </w:r>
      <w:r w:rsidR="00BB3A13">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w:t>
      </w:r>
      <w:r>
        <w:t>short,</w:t>
      </w:r>
      <w:r>
        <w:t xml:space="preserve"> and every order can be traced back to the concepts that raised it.</w:t>
      </w:r>
      <w:r>
        <w:t xml:space="preserve"> </w:t>
      </w:r>
    </w:p>
    <w:p w14:paraId="4F0DA9B7" w14:textId="3B4E1820"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the shortfall, </w:t>
      </w:r>
      <w:r>
        <w:fldChar w:fldCharType="begin"/>
      </w:r>
      <w:r>
        <w:instrText xml:space="preserve"> REF _RefEqB10 \h </w:instrText>
      </w:r>
      <w:r>
        <w:fldChar w:fldCharType="separate"/>
      </w:r>
      <w:r w:rsidR="00417CD1" w:rsidRPr="00D854A7">
        <w:t xml:space="preserve">( </w:t>
      </w:r>
      <w:r w:rsidR="00417CD1">
        <w:rPr>
          <w:noProof/>
        </w:rPr>
        <w:t>11</w:t>
      </w:r>
      <w:r w:rsidR="00417CD1"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an evacuation</w:t>
      </w:r>
      <w:r w:rsidR="009C77E8">
        <w:t>.</w:t>
      </w:r>
      <w:r>
        <w:t>.</w:t>
      </w:r>
    </w:p>
    <w:p w14:paraId="5A34AACB" w14:textId="77777777" w:rsidR="00BE3BA8" w:rsidRDefault="00BE3BA8" w:rsidP="00BE3BA8">
      <w:pPr>
        <w:pStyle w:val="ParText"/>
        <w:keepNext/>
        <w:jc w:val="center"/>
      </w:pPr>
      <w:r>
        <w:rPr>
          <w:noProof/>
        </w:rPr>
        <w:drawing>
          <wp:inline distT="0" distB="0" distL="0" distR="0" wp14:anchorId="348C72C9" wp14:editId="4693282C">
            <wp:extent cx="3489158" cy="2048292"/>
            <wp:effectExtent l="0" t="0" r="0" b="9525"/>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503659" cy="2056805"/>
                    </a:xfrm>
                    <a:prstGeom prst="rect">
                      <a:avLst/>
                    </a:prstGeom>
                    <a:noFill/>
                  </pic:spPr>
                </pic:pic>
              </a:graphicData>
            </a:graphic>
          </wp:inline>
        </w:drawing>
      </w:r>
    </w:p>
    <w:p w14:paraId="31891B5E" w14:textId="2FEF6C62" w:rsidR="00BE3BA8" w:rsidRDefault="00BE3BA8" w:rsidP="00BE3BA8">
      <w:pPr>
        <w:pStyle w:val="Caption"/>
      </w:pPr>
      <w:bookmarkStart w:id="305" w:name="_Toc235228487"/>
      <w:r>
        <w:t xml:space="preserve">Figure </w:t>
      </w:r>
      <w:r w:rsidR="007C6708">
        <w:fldChar w:fldCharType="begin"/>
      </w:r>
      <w:r w:rsidR="007C6708">
        <w:instrText xml:space="preserve"> STYLEREF 1 \s </w:instrText>
      </w:r>
      <w:r w:rsidR="007C6708">
        <w:fldChar w:fldCharType="separate"/>
      </w:r>
      <w:r w:rsidR="00417CD1">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10</w:t>
      </w:r>
      <w:r w:rsidR="007C6708">
        <w:fldChar w:fldCharType="end"/>
      </w:r>
      <w:r>
        <w:t xml:space="preserve"> </w:t>
      </w:r>
      <w:r w:rsidRPr="00C903F2">
        <w:t>Local decision and graduated fail-safe</w:t>
      </w:r>
      <w:bookmarkEnd w:id="305"/>
    </w:p>
    <w:p w14:paraId="73EBB505" w14:textId="77777777" w:rsidR="00BE3BA8" w:rsidRDefault="00BE3BA8" w:rsidP="00BE3BA8">
      <w:pPr>
        <w:pStyle w:val="ParText"/>
      </w:pPr>
      <w:r>
        <w:t xml:space="preserve">As an example, take a region where smoke has degraded the optical channel over one sector. The features that feed suppression feasibility lose confidence, the gate on </w:t>
      </w:r>
      <w:r>
        <w:lastRenderedPageBreak/>
        <w:t>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3B6D80B4"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well below the top is monitored, and its share decreases with its relative priority, as </w:t>
      </w:r>
      <w:r>
        <w:fldChar w:fldCharType="begin"/>
      </w:r>
      <w:r>
        <w:instrText xml:space="preserve"> REF _RefEqShare \h </w:instrText>
      </w:r>
      <w:r>
        <w:fldChar w:fldCharType="separate"/>
      </w:r>
      <w:r>
        <w:t xml:space="preserve">( </w:t>
      </w:r>
      <w:r>
        <w:rPr>
          <w:noProof/>
        </w:rPr>
        <w:t>62</w:t>
      </w:r>
      <w:r>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417CD1"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06B31919" w:rsidR="00417CD1" w:rsidRDefault="00417CD1" w:rsidP="00417CD1">
            <w:pPr>
              <w:pStyle w:val="ParEq"/>
            </w:pPr>
            <w:bookmarkStart w:id="306" w:name="_RefEqShare"/>
            <w:r>
              <w:t xml:space="preserve">( </w:t>
            </w:r>
            <w:r>
              <w:fldChar w:fldCharType="begin"/>
            </w:r>
            <w:r>
              <w:instrText xml:space="preserve"> SEQ ( \* ARABIC </w:instrText>
            </w:r>
            <w:r>
              <w:fldChar w:fldCharType="separate"/>
            </w:r>
            <w:r>
              <w:rPr>
                <w:noProof/>
              </w:rPr>
              <w:t>62</w:t>
            </w:r>
            <w:r>
              <w:fldChar w:fldCharType="end"/>
            </w:r>
            <w:r>
              <w:t xml:space="preserve"> )</w:t>
            </w:r>
            <w:bookmarkEnd w:id="306"/>
          </w:p>
        </w:tc>
      </w:tr>
    </w:tbl>
    <w:p w14:paraId="12010FA7" w14:textId="6D8FB402" w:rsidR="00417CD1" w:rsidRDefault="00417CD1" w:rsidP="00417CD1">
      <w:pPr>
        <w:pStyle w:val="ParText"/>
      </w:pPr>
      <w:r>
        <w:t xml:space="preserve">The share acts on the offensive side only. It scales the suppression effort and resource deployment tempo and concentrates the shared budget on the focus, while evacuation and public warning stay untouched. The regional candidates are merged into one plan, which a no-harm guard forecasts over a horizon of at least forty-five minutes. </w:t>
      </w:r>
      <w:r>
        <w:lastRenderedPageBreak/>
        <w:t xml:space="preserve">When the plan is forecast worse than taking no action, its offensive orders are withheld for the cycle while the life-safety orders still stand. </w:t>
      </w:r>
      <w:r w:rsidRPr="00860D0C">
        <w:fldChar w:fldCharType="begin"/>
      </w:r>
      <w:r w:rsidRPr="00860D0C">
        <w:instrText xml:space="preserve"> REF _RefFig4G \h </w:instrText>
      </w:r>
      <w:r>
        <w:instrText xml:space="preserve"> \* MERGEFORMAT </w:instrText>
      </w:r>
      <w:r w:rsidRPr="00860D0C">
        <w:fldChar w:fldCharType="separate"/>
      </w:r>
      <w:r>
        <w:rPr>
          <w:b/>
          <w:bCs/>
        </w:rPr>
        <w:t>Error! Reference source not found.</w:t>
      </w:r>
      <w:r w:rsidRPr="00860D0C">
        <w:fldChar w:fldCharType="end"/>
      </w:r>
      <w:r>
        <w:t xml:space="preserve"> </w:t>
      </w:r>
      <w:r>
        <w:t xml:space="preserve">summarizes the </w:t>
      </w:r>
      <w:r>
        <w:t xml:space="preserve">global </w:t>
      </w:r>
      <w:r>
        <w:t>coordination and the guard.</w:t>
      </w:r>
    </w:p>
    <w:p w14:paraId="7177E57B" w14:textId="77777777" w:rsidR="00C4272F" w:rsidRDefault="00C4272F" w:rsidP="00C4272F">
      <w:pPr>
        <w:keepNext/>
        <w:jc w:val="center"/>
      </w:pPr>
      <w:r>
        <w:rPr>
          <w:noProof/>
        </w:rPr>
        <w:drawing>
          <wp:inline distT="0" distB="0" distL="0" distR="0" wp14:anchorId="1369F883" wp14:editId="440673BE">
            <wp:extent cx="4212000" cy="3215732"/>
            <wp:effectExtent l="0" t="0" r="0" b="381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212000" cy="3215732"/>
                    </a:xfrm>
                    <a:prstGeom prst="rect">
                      <a:avLst/>
                    </a:prstGeom>
                    <a:noFill/>
                  </pic:spPr>
                </pic:pic>
              </a:graphicData>
            </a:graphic>
          </wp:inline>
        </w:drawing>
      </w:r>
    </w:p>
    <w:p w14:paraId="1FAB8DC1" w14:textId="11C2042C" w:rsidR="00C4272F" w:rsidRDefault="00C4272F" w:rsidP="00C4272F">
      <w:pPr>
        <w:pStyle w:val="Caption"/>
      </w:pPr>
      <w:bookmarkStart w:id="307" w:name="_Toc235228488"/>
      <w:r>
        <w:t xml:space="preserve">Figure </w:t>
      </w:r>
      <w:r>
        <w:fldChar w:fldCharType="begin"/>
      </w:r>
      <w:r>
        <w:instrText xml:space="preserve"> STYLEREF 1 \s </w:instrText>
      </w:r>
      <w:r>
        <w:fldChar w:fldCharType="separate"/>
      </w:r>
      <w:r w:rsidR="00417CD1">
        <w:rPr>
          <w:noProof/>
        </w:rPr>
        <w:t>4</w:t>
      </w:r>
      <w:r>
        <w:fldChar w:fldCharType="end"/>
      </w:r>
      <w:r>
        <w:t>.</w:t>
      </w:r>
      <w:r>
        <w:fldChar w:fldCharType="begin"/>
      </w:r>
      <w:r>
        <w:instrText xml:space="preserve"> SEQ Figure \* ARABIC \s 1 </w:instrText>
      </w:r>
      <w:r>
        <w:fldChar w:fldCharType="separate"/>
      </w:r>
      <w:r w:rsidR="00417CD1">
        <w:rPr>
          <w:noProof/>
        </w:rPr>
        <w:t>11</w:t>
      </w:r>
      <w:r>
        <w:fldChar w:fldCharType="end"/>
      </w:r>
      <w:r>
        <w:t xml:space="preserve"> Global coordination and the no-harm fail-safe</w:t>
      </w:r>
      <w:bookmarkEnd w:id="307"/>
    </w:p>
    <w:p w14:paraId="1FB01E43" w14:textId="6BFB4562" w:rsidR="00417CD1" w:rsidRDefault="00417CD1" w:rsidP="00417CD1">
      <w:pPr>
        <w:pStyle w:val="ParText"/>
      </w:pPr>
      <w:r>
        <w:fldChar w:fldCharType="begin"/>
      </w:r>
      <w:r>
        <w:instrText xml:space="preserve"> REF _RefFig4X \h </w:instrText>
      </w:r>
      <w:r>
        <w:fldChar w:fldCharType="separate"/>
      </w:r>
      <w:r>
        <w:t xml:space="preserve">Figure </w:t>
      </w:r>
      <w:r>
        <w:rPr>
          <w:noProof/>
        </w:rPr>
        <w:t>4</w:t>
      </w:r>
      <w:r>
        <w:t>.</w:t>
      </w:r>
      <w:r>
        <w:rPr>
          <w:noProof/>
        </w:rPr>
        <w:t>12</w:t>
      </w:r>
      <w:r>
        <w:fldChar w:fldCharType="end"/>
      </w:r>
      <w:r>
        <w:t xml:space="preserve"> </w:t>
      </w:r>
      <w:r>
        <w:t xml:space="preserve">follows one decision cycle with representative numbers. The priorities come from the observations.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The coordinator ranks the three, makes Agent 1 the focus, sets the attention shares to 1.00 for Agent 1 and Agent 2 and 0.57 for the monitored Agent 3, and returns to each agent the allocation, the normalized priority weights, and the acceptance thresholds. Because the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clears the no-harm check </w:t>
      </w:r>
      <w:r>
        <w:lastRenderedPageBreak/>
        <w:t xml:space="preserve">and the orders are fielded. In a later cycle the wind reverses and the same plan is forecast at 0.40 against 0.31, so the no-harm guard withholds the offensive orders; only Agent 1's public warning and evacuation are fielded, and the offensive posture resumes once the forecast turns </w:t>
      </w:r>
      <w:r>
        <w:t>favorable</w:t>
      </w:r>
      <w:r>
        <w:t xml:space="preserve"> again.</w:t>
      </w:r>
    </w:p>
    <w:p w14:paraId="72DF4746" w14:textId="62033B43" w:rsidR="00B057D1" w:rsidRDefault="00417CD1" w:rsidP="00B057D1">
      <w:pPr>
        <w:pStyle w:val="ParText"/>
        <w:jc w:val="center"/>
      </w:pPr>
      <w:r>
        <w:rPr>
          <w:noProof/>
        </w:rPr>
        <w:drawing>
          <wp:inline distT="0" distB="0" distL="0" distR="0" wp14:anchorId="1A843778" wp14:editId="7E8B39A3">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7ABE4BB3" w14:textId="494D76EA" w:rsidR="00B057D1" w:rsidRDefault="00B057D1" w:rsidP="00B057D1">
      <w:pPr>
        <w:pStyle w:val="ParText"/>
        <w:jc w:val="center"/>
      </w:pPr>
      <w:bookmarkStart w:id="308" w:name="_RefFig4X"/>
      <w:bookmarkStart w:id="309" w:name="_TocFig4X"/>
      <w:bookmarkStart w:id="310" w:name="_Toc235228489"/>
      <w:r>
        <w:t xml:space="preserve">Figure </w:t>
      </w:r>
      <w:r w:rsidR="007C6708">
        <w:fldChar w:fldCharType="begin"/>
      </w:r>
      <w:r w:rsidR="007C6708">
        <w:instrText xml:space="preserve"> STYLEREF 1 \s </w:instrText>
      </w:r>
      <w:r w:rsidR="007C6708">
        <w:fldChar w:fldCharType="separate"/>
      </w:r>
      <w:r w:rsidR="00417CD1">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417CD1">
        <w:rPr>
          <w:noProof/>
        </w:rPr>
        <w:t>12</w:t>
      </w:r>
      <w:r w:rsidR="007C6708">
        <w:fldChar w:fldCharType="end"/>
      </w:r>
      <w:bookmarkEnd w:id="308"/>
      <w:r>
        <w:t xml:space="preserve"> Worked example: local decisions, global coordination, and the fail-safe</w:t>
      </w:r>
      <w:bookmarkEnd w:id="309"/>
      <w:bookmarkEnd w:id="310"/>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4"/>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11" w:name="_Toc235228436"/>
      <w:r w:rsidRPr="00BA1179">
        <w:rPr>
          <w:lang w:val="en-US"/>
        </w:rPr>
        <w:t>SIMULATION AND PERFORMANCE RESULTS</w:t>
      </w:r>
      <w:bookmarkEnd w:id="277"/>
      <w:bookmarkEnd w:id="311"/>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45"/>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312" w:name="_Ref226192388"/>
      <w:bookmarkStart w:id="313" w:name="_Toc235228437"/>
      <w:r w:rsidRPr="00BA1179">
        <w:rPr>
          <w:lang w:val="en-US"/>
        </w:rPr>
        <w:t>CONCLUSION AND FUTURE WORKS</w:t>
      </w:r>
      <w:bookmarkEnd w:id="312"/>
      <w:bookmarkEnd w:id="313"/>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314" w:name="_Toc235228438"/>
      <w:r w:rsidRPr="00BA1179">
        <w:t>Conclusions</w:t>
      </w:r>
      <w:bookmarkEnd w:id="314"/>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315" w:name="_Toc235228439"/>
      <w:r w:rsidRPr="00BA1179">
        <w:t>Future Works</w:t>
      </w:r>
      <w:bookmarkEnd w:id="315"/>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46"/>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316" w:name="_Toc235228440"/>
      <w:r w:rsidRPr="00BA1179">
        <w:rPr>
          <w:lang w:val="en-US"/>
        </w:rPr>
        <w:lastRenderedPageBreak/>
        <w:t>REFERENCES</w:t>
      </w:r>
      <w:bookmarkEnd w:id="316"/>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06A7680B" w14:textId="77777777" w:rsidR="00417CD1" w:rsidRDefault="00E44177" w:rsidP="00417CD1">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417CD1">
                <w:rPr>
                  <w:noProof/>
                </w:rPr>
                <w:t xml:space="preserve">Abdul, A., Vermeulen, J., Wang, D., Lim, B., &amp; Kankanhalli, M. (2018). Trends and trajectories for explainable, accountable and intelligible systems: An HCI research agenda. </w:t>
              </w:r>
              <w:r w:rsidR="00417CD1">
                <w:rPr>
                  <w:i/>
                  <w:iCs/>
                  <w:noProof/>
                </w:rPr>
                <w:t>CHI Conference on Human Factors in Computing Systems</w:t>
              </w:r>
              <w:r w:rsidR="00417CD1">
                <w:rPr>
                  <w:noProof/>
                </w:rPr>
                <w:t xml:space="preserve"> (pp. 1-18). ACM. doi:10.1145/3173574.3174156</w:t>
              </w:r>
            </w:p>
            <w:p w14:paraId="5F4F2537" w14:textId="77777777" w:rsidR="00417CD1" w:rsidRDefault="00417CD1" w:rsidP="00417CD1">
              <w:pPr>
                <w:pStyle w:val="Bibliography"/>
                <w:ind w:left="720" w:hanging="720"/>
                <w:rPr>
                  <w:noProof/>
                </w:rPr>
              </w:pPr>
              <w:r w:rsidRPr="00417CD1">
                <w:rPr>
                  <w:noProof/>
                  <w:lang w:val="fr-BE"/>
                </w:rPr>
                <w:t xml:space="preserve">Ager, A., Vaillant, N., &amp; Finney, M. (2010). </w:t>
              </w:r>
              <w:r>
                <w:rPr>
                  <w:noProof/>
                </w:rPr>
                <w:t xml:space="preserve">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7A53AA29" w14:textId="77777777" w:rsidR="00417CD1" w:rsidRDefault="00417CD1" w:rsidP="00417CD1">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76B3D868" w14:textId="77777777" w:rsidR="00417CD1" w:rsidRDefault="00417CD1" w:rsidP="00417CD1">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6C82152D" w14:textId="77777777" w:rsidR="00417CD1" w:rsidRDefault="00417CD1" w:rsidP="00417CD1">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557341E1" w14:textId="77777777" w:rsidR="00417CD1" w:rsidRDefault="00417CD1" w:rsidP="00417CD1">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41B3292F" w14:textId="77777777" w:rsidR="00417CD1" w:rsidRDefault="00417CD1" w:rsidP="00417CD1">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113FBEC1" w14:textId="77777777" w:rsidR="00417CD1" w:rsidRDefault="00417CD1" w:rsidP="00417CD1">
              <w:pPr>
                <w:pStyle w:val="Bibliography"/>
                <w:ind w:left="720" w:hanging="720"/>
                <w:rPr>
                  <w:noProof/>
                </w:rPr>
              </w:pPr>
              <w:r>
                <w:rPr>
                  <w:noProof/>
                </w:rPr>
                <w:t xml:space="preserve">Bellman, R., &amp; Zadeh, L. (1970). Decision-making in a fuzzy environment. </w:t>
              </w:r>
              <w:r>
                <w:rPr>
                  <w:i/>
                  <w:iCs/>
                  <w:noProof/>
                </w:rPr>
                <w:t>Management Science, 17</w:t>
              </w:r>
              <w:r>
                <w:rPr>
                  <w:noProof/>
                </w:rPr>
                <w:t>(4), B141-B164. doi:10.1287/mnsc.17.4.B141</w:t>
              </w:r>
            </w:p>
            <w:p w14:paraId="55859AF3" w14:textId="77777777" w:rsidR="00417CD1" w:rsidRDefault="00417CD1" w:rsidP="00417CD1">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 xml:space="preserve">Nature </w:t>
              </w:r>
              <w:r>
                <w:rPr>
                  <w:i/>
                  <w:iCs/>
                  <w:noProof/>
                </w:rPr>
                <w:lastRenderedPageBreak/>
                <w:t>Reviews Earth &amp; Environment, 1</w:t>
              </w:r>
              <w:r>
                <w:rPr>
                  <w:noProof/>
                </w:rPr>
                <w:t>(10), 500-515. doi:10.1038/s43017-020-0085-3</w:t>
              </w:r>
            </w:p>
            <w:p w14:paraId="019635E5" w14:textId="77777777" w:rsidR="00417CD1" w:rsidRDefault="00417CD1" w:rsidP="00417CD1">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7A9E4EF4" w14:textId="77777777" w:rsidR="00417CD1" w:rsidRDefault="00417CD1" w:rsidP="00417CD1">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2647F2C2" w14:textId="77777777" w:rsidR="00417CD1" w:rsidRDefault="00417CD1" w:rsidP="00417CD1">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3138D51E" w14:textId="77777777" w:rsidR="00417CD1" w:rsidRDefault="00417CD1" w:rsidP="00417CD1">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6C54B52A" w14:textId="77777777" w:rsidR="00417CD1" w:rsidRPr="00417CD1" w:rsidRDefault="00417CD1" w:rsidP="00417CD1">
              <w:pPr>
                <w:pStyle w:val="Bibliography"/>
                <w:ind w:left="720" w:hanging="720"/>
                <w:rPr>
                  <w:noProof/>
                  <w:lang w:val="fr-BE"/>
                </w:rPr>
              </w:pPr>
              <w:r>
                <w:rPr>
                  <w:noProof/>
                </w:rPr>
                <w:t xml:space="preserve">Chen, S., &amp; Hwang, C. (1992). </w:t>
              </w:r>
              <w:r>
                <w:rPr>
                  <w:i/>
                  <w:iCs/>
                  <w:noProof/>
                </w:rPr>
                <w:t>Fuzzy multiple attribute decision making: Methods and applications.</w:t>
              </w:r>
              <w:r>
                <w:rPr>
                  <w:noProof/>
                </w:rPr>
                <w:t xml:space="preserve"> </w:t>
              </w:r>
              <w:r w:rsidRPr="00417CD1">
                <w:rPr>
                  <w:noProof/>
                  <w:lang w:val="fr-BE"/>
                </w:rPr>
                <w:t>Springer. doi:10.1007/978-3-642-46768-4</w:t>
              </w:r>
            </w:p>
            <w:p w14:paraId="08B70139" w14:textId="77777777" w:rsidR="00417CD1" w:rsidRDefault="00417CD1" w:rsidP="00417CD1">
              <w:pPr>
                <w:pStyle w:val="Bibliography"/>
                <w:ind w:left="720" w:hanging="720"/>
                <w:rPr>
                  <w:noProof/>
                </w:rPr>
              </w:pPr>
              <w:r w:rsidRPr="00417CD1">
                <w:rPr>
                  <w:noProof/>
                  <w:lang w:val="fr-BE"/>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6FB6B003" w14:textId="77777777" w:rsidR="00417CD1" w:rsidRDefault="00417CD1" w:rsidP="00417CD1">
              <w:pPr>
                <w:pStyle w:val="Bibliography"/>
                <w:ind w:left="720" w:hanging="720"/>
                <w:rPr>
                  <w:noProof/>
                </w:rPr>
              </w:pPr>
              <w:r>
                <w:rPr>
                  <w:noProof/>
                </w:rPr>
                <w:t xml:space="preserve">Comes, T. (2016). Cognitive biases in humanitarian sensemaking and decisionmaking. </w:t>
              </w:r>
              <w:r>
                <w:rPr>
                  <w:i/>
                  <w:iCs/>
                  <w:noProof/>
                </w:rPr>
                <w:t>2016 IEEE International Multi-Disciplinary Conference on Cognitive Methods in Situation Awareness and Decision Support (CogSIMA)</w:t>
              </w:r>
              <w:r>
                <w:rPr>
                  <w:noProof/>
                </w:rPr>
                <w:t>, (pp. 56-62).</w:t>
              </w:r>
            </w:p>
            <w:p w14:paraId="4E8B47CB" w14:textId="77777777" w:rsidR="00417CD1" w:rsidRDefault="00417CD1" w:rsidP="00417CD1">
              <w:pPr>
                <w:pStyle w:val="Bibliography"/>
                <w:ind w:left="720" w:hanging="720"/>
                <w:rPr>
                  <w:noProof/>
                </w:rPr>
              </w:pPr>
              <w:r>
                <w:rPr>
                  <w:noProof/>
                </w:rPr>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504E1561" w14:textId="77777777" w:rsidR="00417CD1" w:rsidRDefault="00417CD1" w:rsidP="00417CD1">
              <w:pPr>
                <w:pStyle w:val="Bibliography"/>
                <w:ind w:left="720" w:hanging="720"/>
                <w:rPr>
                  <w:noProof/>
                </w:rPr>
              </w:pPr>
              <w:r>
                <w:rPr>
                  <w:noProof/>
                </w:rPr>
                <w:lastRenderedPageBreak/>
                <w:t xml:space="preserve">Comfort, L., Boin, A., &amp; Demchak, C. (2010). </w:t>
              </w:r>
              <w:r>
                <w:rPr>
                  <w:i/>
                  <w:iCs/>
                  <w:noProof/>
                </w:rPr>
                <w:t>Designing Resilience: Preparing for Extreme Events.</w:t>
              </w:r>
              <w:r>
                <w:rPr>
                  <w:noProof/>
                </w:rPr>
                <w:t xml:space="preserve"> University of Pittsburgh Press.</w:t>
              </w:r>
            </w:p>
            <w:p w14:paraId="5E9713E3" w14:textId="77777777" w:rsidR="00417CD1" w:rsidRDefault="00417CD1" w:rsidP="00417CD1">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64E2C9A6" w14:textId="77777777" w:rsidR="00417CD1" w:rsidRDefault="00417CD1" w:rsidP="00417CD1">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6B5ECB81" w14:textId="77777777" w:rsidR="00417CD1" w:rsidRDefault="00417CD1" w:rsidP="00417CD1">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t>International Journal of Wildland Fire, 26</w:t>
              </w:r>
              <w:r>
                <w:rPr>
                  <w:noProof/>
                </w:rPr>
                <w:t>(7), pp. 615-625. doi:10.1071/WF16223</w:t>
              </w:r>
            </w:p>
            <w:p w14:paraId="2EB20AC7" w14:textId="77777777" w:rsidR="00417CD1" w:rsidRDefault="00417CD1" w:rsidP="00417CD1">
              <w:pPr>
                <w:pStyle w:val="Bibliography"/>
                <w:ind w:left="720" w:hanging="720"/>
                <w:rPr>
                  <w:noProof/>
                </w:rPr>
              </w:pPr>
              <w:r>
                <w:rPr>
                  <w:noProof/>
                </w:rPr>
                <w:t xml:space="preserve">Endsley, M. R. (1995). Toward a Theory of Situation Awareness. </w:t>
              </w:r>
              <w:r>
                <w:rPr>
                  <w:i/>
                  <w:iCs/>
                  <w:noProof/>
                </w:rPr>
                <w:t>Human Factors, 37</w:t>
              </w:r>
              <w:r>
                <w:rPr>
                  <w:noProof/>
                </w:rPr>
                <w:t>(1), 32-64. doi:10.1518/001872095779049543</w:t>
              </w:r>
            </w:p>
            <w:p w14:paraId="7F5431F5" w14:textId="77777777" w:rsidR="00417CD1" w:rsidRDefault="00417CD1" w:rsidP="00417CD1">
              <w:pPr>
                <w:pStyle w:val="Bibliography"/>
                <w:ind w:left="720" w:hanging="720"/>
                <w:rPr>
                  <w:noProof/>
                </w:rPr>
              </w:pPr>
              <w:r>
                <w:rPr>
                  <w:noProof/>
                </w:rPr>
                <w:t xml:space="preserve">Endsley, M. R. (2015). Situation awareness misconceptions and misunderstandings. </w:t>
              </w:r>
              <w:r>
                <w:rPr>
                  <w:i/>
                  <w:iCs/>
                  <w:noProof/>
                </w:rPr>
                <w:t>Journal of Cognitive Engineering and Decision Making, 9</w:t>
              </w:r>
              <w:r>
                <w:rPr>
                  <w:noProof/>
                </w:rPr>
                <w:t>(1), 4-32. doi:10.1177/1555343415572631</w:t>
              </w:r>
            </w:p>
            <w:p w14:paraId="5C0D70A6" w14:textId="77777777" w:rsidR="00417CD1" w:rsidRDefault="00417CD1" w:rsidP="00417CD1">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0AA778D5" w14:textId="77777777" w:rsidR="00417CD1" w:rsidRDefault="00417CD1" w:rsidP="00417CD1">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55D345C4" w14:textId="77777777" w:rsidR="00417CD1" w:rsidRDefault="00417CD1" w:rsidP="00417CD1">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2528477F" w14:textId="77777777" w:rsidR="00417CD1" w:rsidRDefault="00417CD1" w:rsidP="00417CD1">
              <w:pPr>
                <w:pStyle w:val="Bibliography"/>
                <w:ind w:left="720" w:hanging="720"/>
                <w:rPr>
                  <w:noProof/>
                </w:rPr>
              </w:pPr>
              <w:r>
                <w:rPr>
                  <w:noProof/>
                </w:rPr>
                <w:lastRenderedPageBreak/>
                <w:t xml:space="preserve">French, S., Maule, J., &amp; Papamichail, N. (2019). </w:t>
              </w:r>
              <w:r>
                <w:rPr>
                  <w:i/>
                  <w:iCs/>
                  <w:noProof/>
                </w:rPr>
                <w:t>Decision Behaviour, Analysis and Support</w:t>
              </w:r>
              <w:r>
                <w:rPr>
                  <w:noProof/>
                </w:rPr>
                <w:t xml:space="preserve"> (2 ed.). Cambridge University Press.</w:t>
              </w:r>
            </w:p>
            <w:p w14:paraId="154B9E11" w14:textId="77777777" w:rsidR="00417CD1" w:rsidRDefault="00417CD1" w:rsidP="00417CD1">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10FBBE3B" w14:textId="77777777" w:rsidR="00417CD1" w:rsidRDefault="00417CD1" w:rsidP="00417CD1">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24BD9EEC" w14:textId="77777777" w:rsidR="00417CD1" w:rsidRDefault="00417CD1" w:rsidP="00417CD1">
              <w:pPr>
                <w:pStyle w:val="Bibliography"/>
                <w:ind w:left="720" w:hanging="720"/>
                <w:rPr>
                  <w:noProof/>
                </w:rPr>
              </w:pPr>
              <w:r>
                <w:rPr>
                  <w:noProof/>
                </w:rPr>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19869423" w14:textId="77777777" w:rsidR="00417CD1" w:rsidRDefault="00417CD1" w:rsidP="00417CD1">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5AEDB25E" w14:textId="77777777" w:rsidR="00417CD1" w:rsidRPr="00417CD1" w:rsidRDefault="00417CD1" w:rsidP="00417CD1">
              <w:pPr>
                <w:pStyle w:val="Bibliography"/>
                <w:ind w:left="720" w:hanging="720"/>
                <w:rPr>
                  <w:noProof/>
                  <w:lang w:val="fr-BE"/>
                </w:rPr>
              </w:pPr>
              <w:r>
                <w:rPr>
                  <w:noProof/>
                </w:rPr>
                <w:t xml:space="preserve">Jain, P., Coogan, S. C., Subramanian, S. G., Crowley, M., Taylor, S., &amp; Flannigan, M. D. (2020). A review of machine learning applications in wildfire science and management. </w:t>
              </w:r>
              <w:r w:rsidRPr="00417CD1">
                <w:rPr>
                  <w:i/>
                  <w:iCs/>
                  <w:noProof/>
                  <w:lang w:val="fr-BE"/>
                </w:rPr>
                <w:t>Environmental Reviews, 28</w:t>
              </w:r>
              <w:r w:rsidRPr="00417CD1">
                <w:rPr>
                  <w:noProof/>
                  <w:lang w:val="fr-BE"/>
                </w:rPr>
                <w:t>(4), 478-505. doi:10.1139/er-2020-0019</w:t>
              </w:r>
            </w:p>
            <w:p w14:paraId="6BE0AE11" w14:textId="77777777" w:rsidR="00417CD1" w:rsidRDefault="00417CD1" w:rsidP="00417CD1">
              <w:pPr>
                <w:pStyle w:val="Bibliography"/>
                <w:ind w:left="720" w:hanging="720"/>
                <w:rPr>
                  <w:noProof/>
                </w:rPr>
              </w:pPr>
              <w:r w:rsidRPr="00417CD1">
                <w:rPr>
                  <w:noProof/>
                  <w:lang w:val="fr-BE"/>
                </w:rPr>
                <w:t xml:space="preserve">Ji, Z., Lee, N., Frieske, R., Yu, T., Su, D., Xu, Y., . . . </w:t>
              </w:r>
              <w:r>
                <w:rPr>
                  <w:noProof/>
                </w:rPr>
                <w:t xml:space="preserve">Fung, P. (2023). Survey of hallucination in natural language generation. </w:t>
              </w:r>
              <w:r>
                <w:rPr>
                  <w:i/>
                  <w:iCs/>
                  <w:noProof/>
                </w:rPr>
                <w:t>ACM Computing Surveys, 55</w:t>
              </w:r>
              <w:r>
                <w:rPr>
                  <w:noProof/>
                </w:rPr>
                <w:t>, pp. 1-38.</w:t>
              </w:r>
            </w:p>
            <w:p w14:paraId="2582ADED" w14:textId="77777777" w:rsidR="00417CD1" w:rsidRDefault="00417CD1" w:rsidP="00417CD1">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2157185E" w14:textId="77777777" w:rsidR="00417CD1" w:rsidRDefault="00417CD1" w:rsidP="00417CD1">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254E9BA0" w14:textId="77777777" w:rsidR="00417CD1" w:rsidRDefault="00417CD1" w:rsidP="00417CD1">
              <w:pPr>
                <w:pStyle w:val="Bibliography"/>
                <w:ind w:left="720" w:hanging="720"/>
                <w:rPr>
                  <w:noProof/>
                </w:rPr>
              </w:pPr>
              <w:r>
                <w:rPr>
                  <w:noProof/>
                </w:rPr>
                <w:t xml:space="preserve">Kyzirakos, K., Karpathiotakis, M., Garbis, G., Nikolaou, C., Bereta, K., Papoutsis, I., . . . Simantiris, N. (2012). Wildfire monitoring using satellite images, ontologies and linked geospatial data. </w:t>
              </w:r>
              <w:r>
                <w:rPr>
                  <w:i/>
                  <w:iCs/>
                  <w:noProof/>
                </w:rPr>
                <w:t>Journal of Web Semantics</w:t>
              </w:r>
              <w:r>
                <w:rPr>
                  <w:noProof/>
                </w:rPr>
                <w:t>, 16-32.</w:t>
              </w:r>
            </w:p>
            <w:p w14:paraId="53B51BEB" w14:textId="77777777" w:rsidR="00417CD1" w:rsidRDefault="00417CD1" w:rsidP="00417CD1">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65FCFB8F" w14:textId="77777777" w:rsidR="00417CD1" w:rsidRDefault="00417CD1" w:rsidP="00417CD1">
              <w:pPr>
                <w:pStyle w:val="Bibliography"/>
                <w:ind w:left="720" w:hanging="720"/>
                <w:rPr>
                  <w:noProof/>
                </w:rPr>
              </w:pPr>
              <w:r>
                <w:rPr>
                  <w:noProof/>
                </w:rPr>
                <w:lastRenderedPageBreak/>
                <w:t xml:space="preserve">Malczewski, J. (1999). </w:t>
              </w:r>
              <w:r>
                <w:rPr>
                  <w:i/>
                  <w:iCs/>
                  <w:noProof/>
                </w:rPr>
                <w:t>GIS and multicriteria decision analysis.</w:t>
              </w:r>
              <w:r>
                <w:rPr>
                  <w:noProof/>
                </w:rPr>
                <w:t xml:space="preserve"> John wiley &amp; sons.</w:t>
              </w:r>
            </w:p>
            <w:p w14:paraId="354B7A16" w14:textId="77777777" w:rsidR="00417CD1" w:rsidRDefault="00417CD1" w:rsidP="00417CD1">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2B976F5E" w14:textId="77777777" w:rsidR="00417CD1" w:rsidRDefault="00417CD1" w:rsidP="00417CD1">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6B9826AA" w14:textId="77777777" w:rsidR="00417CD1" w:rsidRDefault="00417CD1" w:rsidP="00417CD1">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47102678" w14:textId="77777777" w:rsidR="00417CD1" w:rsidRDefault="00417CD1" w:rsidP="00417CD1">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1A093D9" w14:textId="77777777" w:rsidR="00417CD1" w:rsidRDefault="00417CD1" w:rsidP="00417CD1">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1854C5E6" w14:textId="77777777" w:rsidR="00417CD1" w:rsidRDefault="00417CD1" w:rsidP="00417CD1">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0738C8C6" w14:textId="77777777" w:rsidR="00417CD1" w:rsidRDefault="00417CD1" w:rsidP="00417CD1">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287AFA98" w14:textId="77777777" w:rsidR="00417CD1" w:rsidRDefault="00417CD1" w:rsidP="00417CD1">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10EC6892" w14:textId="77777777" w:rsidR="00417CD1" w:rsidRDefault="00417CD1" w:rsidP="00417CD1">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58746A3A" w14:textId="77777777" w:rsidR="00417CD1" w:rsidRDefault="00417CD1" w:rsidP="00417CD1">
              <w:pPr>
                <w:pStyle w:val="Bibliography"/>
                <w:ind w:left="720" w:hanging="720"/>
                <w:rPr>
                  <w:noProof/>
                </w:rPr>
              </w:pPr>
              <w:r>
                <w:rPr>
                  <w:noProof/>
                </w:rPr>
                <w:lastRenderedPageBreak/>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051C0DF6" w14:textId="77777777" w:rsidR="00417CD1" w:rsidRDefault="00417CD1" w:rsidP="00417CD1">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20505682" w14:textId="77777777" w:rsidR="00417CD1" w:rsidRDefault="00417CD1" w:rsidP="00417CD1">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45137F49" w14:textId="77777777" w:rsidR="00417CD1" w:rsidRDefault="00417CD1" w:rsidP="00417CD1">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1806E6FE" w14:textId="77777777" w:rsidR="00417CD1" w:rsidRDefault="00417CD1" w:rsidP="00417CD1">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5BD85F16" w14:textId="77777777" w:rsidR="00417CD1" w:rsidRDefault="00417CD1" w:rsidP="00417CD1">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16C4AD68" w14:textId="77777777" w:rsidR="00417CD1" w:rsidRDefault="00417CD1" w:rsidP="00417CD1">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123D1D2A" w14:textId="77777777" w:rsidR="00417CD1" w:rsidRDefault="00417CD1" w:rsidP="00417CD1">
              <w:pPr>
                <w:pStyle w:val="Bibliography"/>
                <w:ind w:left="720" w:hanging="720"/>
                <w:rPr>
                  <w:noProof/>
                </w:rPr>
              </w:pPr>
              <w:r>
                <w:rPr>
                  <w:noProof/>
                </w:rPr>
                <w:t>Power. (2007). A Brief History of Decision Support Systems. Retrieved from http://dssresources.com/history/dsshistory.html</w:t>
              </w:r>
            </w:p>
            <w:p w14:paraId="4D949871" w14:textId="77777777" w:rsidR="00417CD1" w:rsidRDefault="00417CD1" w:rsidP="00417CD1">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58A90C21" w14:textId="77777777" w:rsidR="00417CD1" w:rsidRDefault="00417CD1" w:rsidP="00417CD1">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68432919" w14:textId="77777777" w:rsidR="00417CD1" w:rsidRDefault="00417CD1" w:rsidP="00417CD1">
              <w:pPr>
                <w:pStyle w:val="Bibliography"/>
                <w:ind w:left="720" w:hanging="720"/>
                <w:rPr>
                  <w:noProof/>
                </w:rPr>
              </w:pPr>
              <w:r>
                <w:rPr>
                  <w:noProof/>
                </w:rPr>
                <w:lastRenderedPageBreak/>
                <w:t xml:space="preserve">Ribeiro, M. T., Singh, S., &amp; Guestrin, C. (2016). Why Should I Trust You? </w:t>
              </w:r>
              <w:r>
                <w:rPr>
                  <w:i/>
                  <w:iCs/>
                  <w:noProof/>
                </w:rPr>
                <w:t>ACM SIGKDD Conference</w:t>
              </w:r>
              <w:r>
                <w:rPr>
                  <w:noProof/>
                </w:rPr>
                <w:t xml:space="preserve"> (pp. 1135–1144). ACM. doi:10.1145/2939672.2939778</w:t>
              </w:r>
            </w:p>
            <w:p w14:paraId="738C9F7C" w14:textId="77777777" w:rsidR="00417CD1" w:rsidRDefault="00417CD1" w:rsidP="00417CD1">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74CF5E77" w14:textId="77777777" w:rsidR="00417CD1" w:rsidRDefault="00417CD1" w:rsidP="00417CD1">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5267F656" w14:textId="77777777" w:rsidR="00417CD1" w:rsidRDefault="00417CD1" w:rsidP="00417CD1">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79622BDD" w14:textId="77777777" w:rsidR="00417CD1" w:rsidRDefault="00417CD1" w:rsidP="00417CD1">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4639A955" w14:textId="77777777" w:rsidR="00417CD1" w:rsidRDefault="00417CD1" w:rsidP="00417CD1">
              <w:pPr>
                <w:pStyle w:val="Bibliography"/>
                <w:ind w:left="720" w:hanging="720"/>
                <w:rPr>
                  <w:noProof/>
                </w:rPr>
              </w:pPr>
              <w:r>
                <w:rPr>
                  <w:noProof/>
                </w:rPr>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2D21F906" w14:textId="77777777" w:rsidR="00417CD1" w:rsidRDefault="00417CD1" w:rsidP="00417CD1">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0B5B182D" w14:textId="77777777" w:rsidR="00417CD1" w:rsidRDefault="00417CD1" w:rsidP="00417CD1">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40BB2447" w14:textId="77777777" w:rsidR="00417CD1" w:rsidRDefault="00417CD1" w:rsidP="00417CD1">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666B9EE4" w14:textId="77777777" w:rsidR="00417CD1" w:rsidRDefault="00417CD1" w:rsidP="00417CD1">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49BB8EA2" w14:textId="77777777" w:rsidR="00417CD1" w:rsidRDefault="00417CD1" w:rsidP="00417CD1">
              <w:pPr>
                <w:pStyle w:val="Bibliography"/>
                <w:ind w:left="720" w:hanging="720"/>
                <w:rPr>
                  <w:noProof/>
                </w:rPr>
              </w:pPr>
              <w:r>
                <w:rPr>
                  <w:noProof/>
                </w:rPr>
                <w:lastRenderedPageBreak/>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3B5BB5B8" w14:textId="77777777" w:rsidR="00417CD1" w:rsidRDefault="00417CD1" w:rsidP="00417CD1">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485717A7" w14:textId="77777777" w:rsidR="00417CD1" w:rsidRDefault="00417CD1" w:rsidP="00417CD1">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50334A44" w14:textId="77777777" w:rsidR="00417CD1" w:rsidRDefault="00417CD1" w:rsidP="00417CD1">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5AB5026B" w14:textId="77777777" w:rsidR="00417CD1" w:rsidRDefault="00417CD1" w:rsidP="00417CD1">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6D2ABC67" w14:textId="77777777" w:rsidR="00417CD1" w:rsidRDefault="00417CD1" w:rsidP="00417CD1">
              <w:pPr>
                <w:pStyle w:val="Bibliography"/>
                <w:ind w:left="720" w:hanging="720"/>
                <w:rPr>
                  <w:noProof/>
                </w:rPr>
              </w:pPr>
              <w:r>
                <w:rPr>
                  <w:noProof/>
                </w:rPr>
                <w:t xml:space="preserve">Sprague, R. H., &amp; Carlson, E. D. (1982). </w:t>
              </w:r>
              <w:r>
                <w:rPr>
                  <w:i/>
                  <w:iCs/>
                  <w:noProof/>
                </w:rPr>
                <w:t>Building Effective Decision Support Systems.</w:t>
              </w:r>
              <w:r>
                <w:rPr>
                  <w:noProof/>
                </w:rPr>
                <w:t xml:space="preserve"> Englewood Cliffs: Prentice Hall.</w:t>
              </w:r>
            </w:p>
            <w:p w14:paraId="1B8AAD16" w14:textId="77777777" w:rsidR="00417CD1" w:rsidRDefault="00417CD1" w:rsidP="00417CD1">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321EED99" w14:textId="77777777" w:rsidR="00417CD1" w:rsidRDefault="00417CD1" w:rsidP="00417CD1">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78DE0CB" w14:textId="77777777" w:rsidR="00417CD1" w:rsidRDefault="00417CD1" w:rsidP="00417CD1">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48F5C042" w14:textId="77777777" w:rsidR="00417CD1" w:rsidRDefault="00417CD1" w:rsidP="00417CD1">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16DD8F20" w14:textId="77777777" w:rsidR="00417CD1" w:rsidRDefault="00417CD1" w:rsidP="00417CD1">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4CC88EB9" w14:textId="77777777" w:rsidR="00417CD1" w:rsidRDefault="00417CD1" w:rsidP="00417CD1">
              <w:pPr>
                <w:pStyle w:val="Bibliography"/>
                <w:ind w:left="720" w:hanging="720"/>
                <w:rPr>
                  <w:noProof/>
                </w:rPr>
              </w:pPr>
              <w:r>
                <w:rPr>
                  <w:noProof/>
                </w:rPr>
                <w:lastRenderedPageBreak/>
                <w:t xml:space="preserve">Sycara, K. (1998). Multiagent systems. </w:t>
              </w:r>
              <w:r>
                <w:rPr>
                  <w:i/>
                  <w:iCs/>
                  <w:noProof/>
                </w:rPr>
                <w:t>AI Magazine, 19</w:t>
              </w:r>
              <w:r>
                <w:rPr>
                  <w:noProof/>
                </w:rPr>
                <w:t>(2), 79-92. doi:10.1609/aimag.v19i2.1370</w:t>
              </w:r>
            </w:p>
            <w:p w14:paraId="45182FB7" w14:textId="77777777" w:rsidR="00417CD1" w:rsidRDefault="00417CD1" w:rsidP="00417CD1">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4BEB5785" w14:textId="77777777" w:rsidR="00417CD1" w:rsidRDefault="00417CD1" w:rsidP="00417CD1">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1E897391" w14:textId="77777777" w:rsidR="00417CD1" w:rsidRDefault="00417CD1" w:rsidP="00417CD1">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1A234AE2" w14:textId="77777777" w:rsidR="00417CD1" w:rsidRDefault="00417CD1" w:rsidP="00417CD1">
              <w:pPr>
                <w:pStyle w:val="Bibliography"/>
                <w:ind w:left="720" w:hanging="720"/>
                <w:rPr>
                  <w:noProof/>
                </w:rPr>
              </w:pPr>
              <w:r>
                <w:rPr>
                  <w:noProof/>
                </w:rPr>
                <w:t xml:space="preserve">Turban, E. (2011). </w:t>
              </w:r>
              <w:r>
                <w:rPr>
                  <w:i/>
                  <w:iCs/>
                  <w:noProof/>
                </w:rPr>
                <w:t>Decision support and business intelligence systems</w:t>
              </w:r>
              <w:r>
                <w:rPr>
                  <w:noProof/>
                </w:rPr>
                <w:t xml:space="preserve"> (9 ed.). Upper Saddle River: Pearson Education.</w:t>
              </w:r>
            </w:p>
            <w:p w14:paraId="56FC8556" w14:textId="77777777" w:rsidR="00417CD1" w:rsidRDefault="00417CD1" w:rsidP="00417CD1">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309407CA" w14:textId="77777777" w:rsidR="00417CD1" w:rsidRDefault="00417CD1" w:rsidP="00417CD1">
              <w:pPr>
                <w:pStyle w:val="Bibliography"/>
                <w:ind w:left="720" w:hanging="720"/>
                <w:rPr>
                  <w:noProof/>
                </w:rPr>
              </w:pPr>
              <w:r>
                <w:rPr>
                  <w:noProof/>
                </w:rPr>
                <w:t xml:space="preserve">Tversky, A., &amp; Kahneman, D. (1974). Judgment under uncertainty: Heuristics and biases. </w:t>
              </w:r>
              <w:r>
                <w:rPr>
                  <w:i/>
                  <w:iCs/>
                  <w:noProof/>
                </w:rPr>
                <w:t>Science, 185</w:t>
              </w:r>
              <w:r>
                <w:rPr>
                  <w:noProof/>
                </w:rPr>
                <w:t>(4157), 1124-1131. doi:10.1126/science.185.4157.1124</w:t>
              </w:r>
            </w:p>
            <w:p w14:paraId="39FB982A" w14:textId="77777777" w:rsidR="00417CD1" w:rsidRDefault="00417CD1" w:rsidP="00417CD1">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04095D8D" w14:textId="77777777" w:rsidR="00417CD1" w:rsidRDefault="00417CD1" w:rsidP="00417CD1">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765698FA" w14:textId="77777777" w:rsidR="00417CD1" w:rsidRDefault="00417CD1" w:rsidP="00417CD1">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733795D8" w14:textId="77777777" w:rsidR="00417CD1" w:rsidRDefault="00417CD1" w:rsidP="00417CD1">
              <w:pPr>
                <w:pStyle w:val="Bibliography"/>
                <w:ind w:left="720" w:hanging="720"/>
                <w:rPr>
                  <w:noProof/>
                </w:rPr>
              </w:pPr>
              <w:r>
                <w:rPr>
                  <w:noProof/>
                </w:rPr>
                <w:lastRenderedPageBreak/>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367C7662" w14:textId="77777777" w:rsidR="00417CD1" w:rsidRDefault="00417CD1" w:rsidP="00417CD1">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5FD64B44" w14:textId="77777777" w:rsidR="00417CD1" w:rsidRDefault="00417CD1" w:rsidP="00417CD1">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3B125C5A" w14:textId="77777777" w:rsidR="00417CD1" w:rsidRDefault="00417CD1" w:rsidP="00417CD1">
              <w:pPr>
                <w:pStyle w:val="Bibliography"/>
                <w:ind w:left="720" w:hanging="720"/>
                <w:rPr>
                  <w:noProof/>
                </w:rPr>
              </w:pPr>
              <w:r>
                <w:rPr>
                  <w:noProof/>
                </w:rPr>
                <w:t xml:space="preserve">Xu, Z. (2015). </w:t>
              </w:r>
              <w:r>
                <w:rPr>
                  <w:i/>
                  <w:iCs/>
                  <w:noProof/>
                </w:rPr>
                <w:t>Uncertain multi-attribute decision making: Methods and applications.</w:t>
              </w:r>
              <w:r>
                <w:rPr>
                  <w:noProof/>
                </w:rPr>
                <w:t xml:space="preserve"> Springer. doi:10.1007/978-3-662-45640-8</w:t>
              </w:r>
            </w:p>
            <w:p w14:paraId="4A6DAAB5" w14:textId="77777777" w:rsidR="00417CD1" w:rsidRDefault="00417CD1" w:rsidP="00417CD1">
              <w:pPr>
                <w:pStyle w:val="Bibliography"/>
                <w:ind w:left="720" w:hanging="720"/>
                <w:rPr>
                  <w:noProof/>
                </w:rPr>
              </w:pPr>
              <w:r>
                <w:rPr>
                  <w:noProof/>
                </w:rPr>
                <w:t xml:space="preserve">Zadeh, L. A. (1965). Fuzzy sets. </w:t>
              </w:r>
              <w:r>
                <w:rPr>
                  <w:i/>
                  <w:iCs/>
                  <w:noProof/>
                </w:rPr>
                <w:t>Information and Control, 8</w:t>
              </w:r>
              <w:r>
                <w:rPr>
                  <w:noProof/>
                </w:rPr>
                <w:t>(3), 338-353. doi:10.1016/S0019-9958(65)90241-X</w:t>
              </w:r>
            </w:p>
            <w:p w14:paraId="6C3ABC91" w14:textId="77777777" w:rsidR="00417CD1" w:rsidRDefault="00417CD1" w:rsidP="00417CD1">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2460E636" w14:textId="77777777" w:rsidR="00417CD1" w:rsidRDefault="00417CD1" w:rsidP="00417CD1">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417CD1">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317" w:name="_Toc508956019"/>
      <w:bookmarkStart w:id="318" w:name="_Toc508964959"/>
      <w:bookmarkStart w:id="319" w:name="_Toc509310144"/>
      <w:bookmarkStart w:id="320" w:name="_Toc235228441"/>
      <w:r w:rsidRPr="00BA1179">
        <w:rPr>
          <w:lang w:val="en-US"/>
        </w:rPr>
        <w:lastRenderedPageBreak/>
        <w:t>APPENDI</w:t>
      </w:r>
      <w:bookmarkEnd w:id="317"/>
      <w:bookmarkEnd w:id="318"/>
      <w:bookmarkEnd w:id="319"/>
      <w:r w:rsidRPr="00BA1179">
        <w:rPr>
          <w:lang w:val="en-US"/>
        </w:rPr>
        <w:t>CES</w:t>
      </w:r>
      <w:bookmarkEnd w:id="320"/>
    </w:p>
    <w:p w14:paraId="46ACD199" w14:textId="4384076B" w:rsidR="00762B29" w:rsidRPr="00BA1179" w:rsidRDefault="001E5F6D" w:rsidP="006601CA">
      <w:pPr>
        <w:pStyle w:val="Appendix"/>
      </w:pPr>
      <w:bookmarkStart w:id="321" w:name="_Ref223043555"/>
      <w:bookmarkStart w:id="322" w:name="_Ref223162216"/>
      <w:bookmarkStart w:id="323" w:name="_Ref223269282"/>
      <w:bookmarkStart w:id="324" w:name="_Toc235228442"/>
      <w:r w:rsidRPr="00BA1179">
        <w:t xml:space="preserve">Simulation Mathematics for </w:t>
      </w:r>
      <w:bookmarkEnd w:id="321"/>
      <w:bookmarkEnd w:id="322"/>
      <w:r w:rsidRPr="00BA1179">
        <w:t>Evolution of Burning Status</w:t>
      </w:r>
      <w:bookmarkEnd w:id="323"/>
      <w:bookmarkEnd w:id="324"/>
    </w:p>
    <w:p w14:paraId="2B717F3B" w14:textId="6132F77A"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417CD1">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52A5528A"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417CD1" w:rsidRPr="00417CD1">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417CD1" w:rsidRPr="00BA1179">
        <w:t xml:space="preserve">( </w:t>
      </w:r>
      <w:r w:rsidR="00417CD1">
        <w:rPr>
          <w:noProof/>
        </w:rPr>
        <w:t>29</w:t>
      </w:r>
      <w:r w:rsidR="00417CD1"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417CD1" w:rsidRPr="00BA1179">
        <w:rPr>
          <w:szCs w:val="24"/>
        </w:rPr>
        <w:t xml:space="preserve">( </w:t>
      </w:r>
      <w:r w:rsidR="00417CD1">
        <w:rPr>
          <w:noProof/>
          <w:szCs w:val="24"/>
        </w:rPr>
        <w:t>63</w:t>
      </w:r>
      <w:r w:rsidR="00417CD1"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58CAC20B" w:rsidR="002B6A51" w:rsidRPr="00BA1179" w:rsidRDefault="002B6A51" w:rsidP="006601CA">
            <w:pPr>
              <w:pStyle w:val="TableText"/>
              <w:rPr>
                <w:szCs w:val="24"/>
                <w:lang w:eastAsia="ja-JP"/>
              </w:rPr>
            </w:pPr>
            <w:bookmarkStart w:id="325"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417CD1">
              <w:rPr>
                <w:noProof/>
                <w:szCs w:val="24"/>
              </w:rPr>
              <w:t>63</w:t>
            </w:r>
            <w:r w:rsidRPr="00BA1179">
              <w:rPr>
                <w:szCs w:val="24"/>
              </w:rPr>
              <w:fldChar w:fldCharType="end"/>
            </w:r>
            <w:r w:rsidRPr="00BA1179">
              <w:rPr>
                <w:szCs w:val="24"/>
              </w:rPr>
              <w:t xml:space="preserve"> )</w:t>
            </w:r>
            <w:bookmarkEnd w:id="325"/>
          </w:p>
        </w:tc>
      </w:tr>
    </w:tbl>
    <w:p w14:paraId="7971843B" w14:textId="51836444"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417CD1" w:rsidRPr="00BA1179">
        <w:t xml:space="preserve">( </w:t>
      </w:r>
      <w:r w:rsidR="00417CD1">
        <w:rPr>
          <w:noProof/>
        </w:rPr>
        <w:t>64</w:t>
      </w:r>
      <w:r w:rsidR="00417CD1"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0F01ACEA" w:rsidR="000E1725" w:rsidRPr="00BA1179" w:rsidRDefault="00000000" w:rsidP="00A86666">
            <w:pPr>
              <w:pStyle w:val="TableText"/>
            </w:pPr>
            <w:bookmarkStart w:id="326" w:name="_Ref223219648"/>
            <w:r w:rsidRPr="00BA1179">
              <w:t xml:space="preserve">( </w:t>
            </w:r>
            <w:r w:rsidRPr="00BA1179">
              <w:fldChar w:fldCharType="begin"/>
            </w:r>
            <w:r w:rsidRPr="00BA1179">
              <w:instrText xml:space="preserve"> SEQ ( \* ARABIC </w:instrText>
            </w:r>
            <w:r w:rsidRPr="00BA1179">
              <w:fldChar w:fldCharType="separate"/>
            </w:r>
            <w:r w:rsidR="00417CD1">
              <w:rPr>
                <w:noProof/>
              </w:rPr>
              <w:t>64</w:t>
            </w:r>
            <w:r w:rsidRPr="00BA1179">
              <w:fldChar w:fldCharType="end"/>
            </w:r>
            <w:r w:rsidRPr="00BA1179">
              <w:t xml:space="preserve"> )</w:t>
            </w:r>
            <w:bookmarkEnd w:id="326"/>
          </w:p>
        </w:tc>
      </w:tr>
    </w:tbl>
    <w:p w14:paraId="1E7E6668" w14:textId="5761A507"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417CD1" w:rsidRPr="00BA1179">
        <w:t xml:space="preserve">( </w:t>
      </w:r>
      <w:r w:rsidR="00417CD1">
        <w:rPr>
          <w:noProof/>
        </w:rPr>
        <w:t>65</w:t>
      </w:r>
      <w:r w:rsidR="00417CD1"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49D5C171" w:rsidR="00230240" w:rsidRPr="00BA1179" w:rsidRDefault="00230240" w:rsidP="006601CA">
            <w:pPr>
              <w:pStyle w:val="TableText"/>
            </w:pPr>
            <w:bookmarkStart w:id="327" w:name="_Ref223212967"/>
            <w:r w:rsidRPr="00BA1179">
              <w:t xml:space="preserve">( </w:t>
            </w:r>
            <w:r w:rsidRPr="00BA1179">
              <w:fldChar w:fldCharType="begin"/>
            </w:r>
            <w:r w:rsidRPr="00BA1179">
              <w:instrText xml:space="preserve"> SEQ ( \* ARABIC </w:instrText>
            </w:r>
            <w:r w:rsidRPr="00BA1179">
              <w:fldChar w:fldCharType="separate"/>
            </w:r>
            <w:r w:rsidR="00417CD1">
              <w:rPr>
                <w:noProof/>
              </w:rPr>
              <w:t>65</w:t>
            </w:r>
            <w:r w:rsidRPr="00BA1179">
              <w:fldChar w:fldCharType="end"/>
            </w:r>
            <w:r w:rsidRPr="00BA1179">
              <w:t xml:space="preserve"> )</w:t>
            </w:r>
            <w:bookmarkEnd w:id="327"/>
          </w:p>
        </w:tc>
      </w:tr>
    </w:tbl>
    <w:p w14:paraId="67DA8635" w14:textId="2F6B30C0"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417CD1" w:rsidRPr="00BA1179">
        <w:t xml:space="preserve">( </w:t>
      </w:r>
      <w:r w:rsidR="00417CD1">
        <w:rPr>
          <w:noProof/>
        </w:rPr>
        <w:t>66</w:t>
      </w:r>
      <w:r w:rsidR="00417CD1"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0F278162" w:rsidR="00230240" w:rsidRPr="00BA1179" w:rsidRDefault="00230240" w:rsidP="006601CA">
            <w:pPr>
              <w:pStyle w:val="TableText"/>
            </w:pPr>
            <w:bookmarkStart w:id="328" w:name="_Ref223213232"/>
            <w:r w:rsidRPr="00BA1179">
              <w:t xml:space="preserve">( </w:t>
            </w:r>
            <w:r w:rsidRPr="00BA1179">
              <w:fldChar w:fldCharType="begin"/>
            </w:r>
            <w:r w:rsidRPr="00BA1179">
              <w:instrText xml:space="preserve"> SEQ ( \* ARABIC </w:instrText>
            </w:r>
            <w:r w:rsidRPr="00BA1179">
              <w:fldChar w:fldCharType="separate"/>
            </w:r>
            <w:r w:rsidR="00417CD1">
              <w:rPr>
                <w:noProof/>
              </w:rPr>
              <w:t>66</w:t>
            </w:r>
            <w:r w:rsidRPr="00BA1179">
              <w:fldChar w:fldCharType="end"/>
            </w:r>
            <w:r w:rsidRPr="00BA1179">
              <w:t xml:space="preserve"> )</w:t>
            </w:r>
            <w:bookmarkEnd w:id="328"/>
          </w:p>
        </w:tc>
      </w:tr>
    </w:tbl>
    <w:p w14:paraId="696776E1" w14:textId="6EB72767"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417CD1" w:rsidRPr="00BA1179">
        <w:t xml:space="preserve">( </w:t>
      </w:r>
      <w:r w:rsidR="00417CD1">
        <w:rPr>
          <w:noProof/>
        </w:rPr>
        <w:t>67</w:t>
      </w:r>
      <w:r w:rsidR="00417CD1"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449448D0" w:rsidR="00230240" w:rsidRPr="00BA1179" w:rsidRDefault="00230240" w:rsidP="006601CA">
            <w:pPr>
              <w:pStyle w:val="TableText"/>
            </w:pPr>
            <w:bookmarkStart w:id="329" w:name="_Ref223220180"/>
            <w:r w:rsidRPr="00BA1179">
              <w:t xml:space="preserve">( </w:t>
            </w:r>
            <w:r w:rsidRPr="00BA1179">
              <w:fldChar w:fldCharType="begin"/>
            </w:r>
            <w:r w:rsidRPr="00BA1179">
              <w:instrText xml:space="preserve"> SEQ ( \* ARABIC </w:instrText>
            </w:r>
            <w:r w:rsidRPr="00BA1179">
              <w:fldChar w:fldCharType="separate"/>
            </w:r>
            <w:r w:rsidR="00417CD1">
              <w:rPr>
                <w:noProof/>
              </w:rPr>
              <w:t>67</w:t>
            </w:r>
            <w:r w:rsidRPr="00BA1179">
              <w:fldChar w:fldCharType="end"/>
            </w:r>
            <w:r w:rsidRPr="00BA1179">
              <w:t xml:space="preserve"> )</w:t>
            </w:r>
            <w:bookmarkEnd w:id="329"/>
          </w:p>
        </w:tc>
      </w:tr>
    </w:tbl>
    <w:p w14:paraId="5749E63B" w14:textId="5A8E8185" w:rsidR="00B773E9" w:rsidRPr="00BA1179" w:rsidRDefault="00B773E9" w:rsidP="0028085D">
      <w:pPr>
        <w:pStyle w:val="TableText"/>
        <w:rPr>
          <w:rFonts w:eastAsiaTheme="minorEastAsia"/>
        </w:rPr>
      </w:pPr>
      <w:r w:rsidRPr="00BA1179">
        <w:t xml:space="preserve">Aspect–wind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417CD1" w:rsidRPr="00BA1179">
        <w:t xml:space="preserve">( </w:t>
      </w:r>
      <w:r w:rsidR="00417CD1">
        <w:rPr>
          <w:noProof/>
        </w:rPr>
        <w:t>68</w:t>
      </w:r>
      <w:r w:rsidR="00417CD1"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51186120" w:rsidR="00840E3E" w:rsidRPr="00BA1179" w:rsidRDefault="00840E3E" w:rsidP="006601CA">
            <w:pPr>
              <w:pStyle w:val="TableText"/>
            </w:pPr>
            <w:bookmarkStart w:id="330" w:name="_Ref223220391"/>
            <w:r w:rsidRPr="00BA1179">
              <w:t xml:space="preserve">( </w:t>
            </w:r>
            <w:r w:rsidRPr="00BA1179">
              <w:fldChar w:fldCharType="begin"/>
            </w:r>
            <w:r w:rsidRPr="00BA1179">
              <w:instrText xml:space="preserve"> SEQ ( \* ARABIC </w:instrText>
            </w:r>
            <w:r w:rsidRPr="00BA1179">
              <w:fldChar w:fldCharType="separate"/>
            </w:r>
            <w:r w:rsidR="00417CD1">
              <w:rPr>
                <w:noProof/>
              </w:rPr>
              <w:t>68</w:t>
            </w:r>
            <w:r w:rsidRPr="00BA1179">
              <w:fldChar w:fldCharType="end"/>
            </w:r>
            <w:r w:rsidRPr="00BA1179">
              <w:t xml:space="preserve"> )</w:t>
            </w:r>
            <w:bookmarkEnd w:id="330"/>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1029E92"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331"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331"/>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660A5051"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417CD1">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332" w:name="_Ref223263847"/>
      <w:bookmarkStart w:id="333" w:name="_Ref223263851"/>
      <w:bookmarkStart w:id="334" w:name="_Ref223263865"/>
      <w:bookmarkStart w:id="335" w:name="_Toc235228443"/>
      <w:r w:rsidRPr="00BA1179">
        <w:lastRenderedPageBreak/>
        <w:t>Simulation Mathematics for Fuel Mass Evolution</w:t>
      </w:r>
      <w:bookmarkEnd w:id="332"/>
      <w:bookmarkEnd w:id="333"/>
      <w:bookmarkEnd w:id="334"/>
      <w:bookmarkEnd w:id="335"/>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57AA5C8A"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417CD1" w:rsidRPr="00BA1179">
        <w:t xml:space="preserve">( </w:t>
      </w:r>
      <w:r w:rsidR="00417CD1">
        <w:rPr>
          <w:noProof/>
        </w:rPr>
        <w:t>69</w:t>
      </w:r>
      <w:r w:rsidR="00417CD1"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4D9C05AC" w:rsidR="007E2219" w:rsidRPr="00BA1179" w:rsidRDefault="007E2219" w:rsidP="006601CA">
            <w:pPr>
              <w:pStyle w:val="TableText"/>
            </w:pPr>
            <w:bookmarkStart w:id="336" w:name="_Ref223264193"/>
            <w:r w:rsidRPr="00BA1179">
              <w:t xml:space="preserve">( </w:t>
            </w:r>
            <w:r w:rsidRPr="00BA1179">
              <w:fldChar w:fldCharType="begin"/>
            </w:r>
            <w:r w:rsidRPr="00BA1179">
              <w:instrText xml:space="preserve"> SEQ ( \* ARABIC </w:instrText>
            </w:r>
            <w:r w:rsidRPr="00BA1179">
              <w:fldChar w:fldCharType="separate"/>
            </w:r>
            <w:r w:rsidR="00417CD1">
              <w:rPr>
                <w:noProof/>
              </w:rPr>
              <w:t>69</w:t>
            </w:r>
            <w:r w:rsidRPr="00BA1179">
              <w:fldChar w:fldCharType="end"/>
            </w:r>
            <w:r w:rsidRPr="00BA1179">
              <w:t xml:space="preserve"> )</w:t>
            </w:r>
            <w:bookmarkEnd w:id="336"/>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337"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337"/>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4808F5B5"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417CD1" w:rsidRPr="00BA1179">
        <w:t xml:space="preserve">( </w:t>
      </w:r>
      <w:r w:rsidR="00417CD1">
        <w:rPr>
          <w:noProof/>
        </w:rPr>
        <w:t>70</w:t>
      </w:r>
      <w:r w:rsidR="00417CD1"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387F2BF2" w:rsidR="008F5DFE" w:rsidRPr="00BA1179" w:rsidRDefault="008F5DFE" w:rsidP="006601CA">
            <w:pPr>
              <w:pStyle w:val="TableText"/>
            </w:pPr>
            <w:bookmarkStart w:id="338" w:name="_Ref223257737"/>
            <w:r w:rsidRPr="00BA1179">
              <w:t xml:space="preserve">( </w:t>
            </w:r>
            <w:r w:rsidRPr="00BA1179">
              <w:fldChar w:fldCharType="begin"/>
            </w:r>
            <w:r w:rsidRPr="00BA1179">
              <w:instrText xml:space="preserve"> SEQ ( \* ARABIC </w:instrText>
            </w:r>
            <w:r w:rsidRPr="00BA1179">
              <w:fldChar w:fldCharType="separate"/>
            </w:r>
            <w:r w:rsidR="00417CD1">
              <w:rPr>
                <w:noProof/>
              </w:rPr>
              <w:t>70</w:t>
            </w:r>
            <w:r w:rsidRPr="00BA1179">
              <w:fldChar w:fldCharType="end"/>
            </w:r>
            <w:r w:rsidRPr="00BA1179">
              <w:t xml:space="preserve"> )</w:t>
            </w:r>
            <w:bookmarkEnd w:id="338"/>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697ACE96"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417CD1" w:rsidRPr="00BA1179">
        <w:t xml:space="preserve">( </w:t>
      </w:r>
      <w:r w:rsidR="00417CD1">
        <w:rPr>
          <w:noProof/>
        </w:rPr>
        <w:t>71</w:t>
      </w:r>
      <w:r w:rsidR="00417CD1"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417CD1" w:rsidRPr="00BA1179">
        <w:t xml:space="preserve">( </w:t>
      </w:r>
      <w:r w:rsidR="00417CD1">
        <w:rPr>
          <w:noProof/>
        </w:rPr>
        <w:t>72</w:t>
      </w:r>
      <w:r w:rsidR="00417CD1"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65E956DF" w:rsidR="00293A50" w:rsidRPr="00BA1179" w:rsidRDefault="00293A50" w:rsidP="006601CA">
            <w:pPr>
              <w:pStyle w:val="TableText"/>
            </w:pPr>
            <w:bookmarkStart w:id="339" w:name="_Ref223263777"/>
            <w:r w:rsidRPr="00BA1179">
              <w:t xml:space="preserve">( </w:t>
            </w:r>
            <w:r w:rsidRPr="00BA1179">
              <w:fldChar w:fldCharType="begin"/>
            </w:r>
            <w:r w:rsidRPr="00BA1179">
              <w:instrText xml:space="preserve"> SEQ ( \* ARABIC </w:instrText>
            </w:r>
            <w:r w:rsidRPr="00BA1179">
              <w:fldChar w:fldCharType="separate"/>
            </w:r>
            <w:r w:rsidR="00417CD1">
              <w:rPr>
                <w:noProof/>
              </w:rPr>
              <w:t>71</w:t>
            </w:r>
            <w:r w:rsidRPr="00BA1179">
              <w:fldChar w:fldCharType="end"/>
            </w:r>
            <w:r w:rsidRPr="00BA1179">
              <w:t xml:space="preserve"> )</w:t>
            </w:r>
            <w:bookmarkEnd w:id="339"/>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4A0C9A63" w:rsidR="00A36C2C" w:rsidRPr="00BA1179" w:rsidRDefault="00A36C2C" w:rsidP="006601CA">
            <w:pPr>
              <w:pStyle w:val="TableText"/>
            </w:pPr>
            <w:bookmarkStart w:id="340" w:name="_Ref223263797"/>
            <w:r w:rsidRPr="00BA1179">
              <w:t xml:space="preserve">( </w:t>
            </w:r>
            <w:r w:rsidRPr="00BA1179">
              <w:fldChar w:fldCharType="begin"/>
            </w:r>
            <w:r w:rsidRPr="00BA1179">
              <w:instrText xml:space="preserve"> SEQ ( \* ARABIC </w:instrText>
            </w:r>
            <w:r w:rsidRPr="00BA1179">
              <w:fldChar w:fldCharType="separate"/>
            </w:r>
            <w:r w:rsidR="00417CD1">
              <w:rPr>
                <w:noProof/>
              </w:rPr>
              <w:t>72</w:t>
            </w:r>
            <w:r w:rsidRPr="00BA1179">
              <w:fldChar w:fldCharType="end"/>
            </w:r>
            <w:r w:rsidRPr="00BA1179">
              <w:t xml:space="preserve"> )</w:t>
            </w:r>
            <w:bookmarkEnd w:id="340"/>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32C32293"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417CD1" w:rsidRPr="00BA1179">
        <w:t xml:space="preserve">( </w:t>
      </w:r>
      <w:r w:rsidR="00417CD1">
        <w:rPr>
          <w:noProof/>
        </w:rPr>
        <w:t>73</w:t>
      </w:r>
      <w:r w:rsidR="00417CD1"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198CACC2" w:rsidR="00011AAB" w:rsidRPr="00BA1179" w:rsidRDefault="00011AAB" w:rsidP="006601CA">
            <w:pPr>
              <w:pStyle w:val="TableText"/>
            </w:pPr>
            <w:bookmarkStart w:id="341" w:name="_Ref234661580"/>
            <w:r w:rsidRPr="00BA1179">
              <w:t xml:space="preserve">( </w:t>
            </w:r>
            <w:r w:rsidRPr="00BA1179">
              <w:fldChar w:fldCharType="begin"/>
            </w:r>
            <w:r w:rsidRPr="00BA1179">
              <w:instrText xml:space="preserve"> SEQ ( \* ARABIC </w:instrText>
            </w:r>
            <w:r w:rsidRPr="00BA1179">
              <w:fldChar w:fldCharType="separate"/>
            </w:r>
            <w:r w:rsidR="00417CD1">
              <w:rPr>
                <w:noProof/>
              </w:rPr>
              <w:t>73</w:t>
            </w:r>
            <w:r w:rsidRPr="00BA1179">
              <w:fldChar w:fldCharType="end"/>
            </w:r>
            <w:r w:rsidRPr="00BA1179">
              <w:t xml:space="preserve"> )</w:t>
            </w:r>
            <w:bookmarkEnd w:id="341"/>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65EBF27B"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417CD1" w:rsidRPr="00BA1179">
        <w:t xml:space="preserve">( </w:t>
      </w:r>
      <w:r w:rsidR="00417CD1">
        <w:rPr>
          <w:noProof/>
        </w:rPr>
        <w:t>74</w:t>
      </w:r>
      <w:r w:rsidR="00417CD1"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2C91900D" w:rsidR="00BB51B5" w:rsidRPr="00BA1179" w:rsidRDefault="00BB51B5" w:rsidP="006601CA">
            <w:pPr>
              <w:pStyle w:val="TableText"/>
            </w:pPr>
            <w:bookmarkStart w:id="342" w:name="_Ref234661621"/>
            <w:r w:rsidRPr="00BA1179">
              <w:t xml:space="preserve">( </w:t>
            </w:r>
            <w:r w:rsidRPr="00BA1179">
              <w:fldChar w:fldCharType="begin"/>
            </w:r>
            <w:r w:rsidRPr="00BA1179">
              <w:instrText xml:space="preserve"> SEQ ( \* ARABIC </w:instrText>
            </w:r>
            <w:r w:rsidRPr="00BA1179">
              <w:fldChar w:fldCharType="separate"/>
            </w:r>
            <w:r w:rsidR="00417CD1">
              <w:rPr>
                <w:noProof/>
              </w:rPr>
              <w:t>74</w:t>
            </w:r>
            <w:r w:rsidRPr="00BA1179">
              <w:fldChar w:fldCharType="end"/>
            </w:r>
            <w:r w:rsidRPr="00BA1179">
              <w:t xml:space="preserve"> )</w:t>
            </w:r>
            <w:bookmarkEnd w:id="342"/>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3F7AB702"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417CD1" w:rsidRPr="00BA1179">
        <w:t xml:space="preserve">( </w:t>
      </w:r>
      <w:r w:rsidR="00417CD1">
        <w:rPr>
          <w:noProof/>
        </w:rPr>
        <w:t>32</w:t>
      </w:r>
      <w:r w:rsidR="00417CD1"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417CD1" w:rsidRPr="00BA1179">
        <w:t xml:space="preserve">( </w:t>
      </w:r>
      <w:r w:rsidR="00417CD1">
        <w:rPr>
          <w:noProof/>
        </w:rPr>
        <w:t>75</w:t>
      </w:r>
      <w:r w:rsidR="00417CD1"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21BBF78D" w:rsidR="004215E7" w:rsidRPr="00BA1179" w:rsidRDefault="004215E7" w:rsidP="006601CA">
            <w:pPr>
              <w:pStyle w:val="TableText"/>
            </w:pPr>
            <w:bookmarkStart w:id="343" w:name="_Ref223263811"/>
            <w:r w:rsidRPr="00BA1179">
              <w:t xml:space="preserve">( </w:t>
            </w:r>
            <w:r w:rsidRPr="00BA1179">
              <w:fldChar w:fldCharType="begin"/>
            </w:r>
            <w:r w:rsidRPr="00BA1179">
              <w:instrText xml:space="preserve"> SEQ ( \* ARABIC </w:instrText>
            </w:r>
            <w:r w:rsidRPr="00BA1179">
              <w:fldChar w:fldCharType="separate"/>
            </w:r>
            <w:r w:rsidR="00417CD1">
              <w:rPr>
                <w:noProof/>
              </w:rPr>
              <w:t>75</w:t>
            </w:r>
            <w:r w:rsidRPr="00BA1179">
              <w:fldChar w:fldCharType="end"/>
            </w:r>
            <w:r w:rsidRPr="00BA1179">
              <w:t xml:space="preserve"> )</w:t>
            </w:r>
            <w:bookmarkEnd w:id="343"/>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344"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344"/>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345" w:name="_Ref223266063"/>
      <w:bookmarkStart w:id="346" w:name="_Toc235228444"/>
      <w:r w:rsidRPr="00BA1179">
        <w:lastRenderedPageBreak/>
        <w:t>Simulation Mathematics for Fire Intensity Evolution</w:t>
      </w:r>
      <w:bookmarkEnd w:id="345"/>
      <w:bookmarkEnd w:id="346"/>
    </w:p>
    <w:p w14:paraId="2580607A" w14:textId="677AFC6F"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417CD1" w:rsidRPr="00BA1179">
        <w:t xml:space="preserve">( </w:t>
      </w:r>
      <w:r w:rsidR="00417CD1">
        <w:rPr>
          <w:noProof/>
        </w:rPr>
        <w:t>76</w:t>
      </w:r>
      <w:r w:rsidR="00417CD1"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7CBC2690" w:rsidR="00417E3B" w:rsidRPr="00BA1179" w:rsidRDefault="00417E3B" w:rsidP="006601CA">
            <w:pPr>
              <w:pStyle w:val="TableText"/>
            </w:pPr>
            <w:bookmarkStart w:id="347" w:name="_Ref223265050"/>
            <w:r w:rsidRPr="00BA1179">
              <w:t xml:space="preserve">( </w:t>
            </w:r>
            <w:r w:rsidRPr="00BA1179">
              <w:fldChar w:fldCharType="begin"/>
            </w:r>
            <w:r w:rsidRPr="00BA1179">
              <w:instrText xml:space="preserve"> SEQ ( \* ARABIC </w:instrText>
            </w:r>
            <w:r w:rsidRPr="00BA1179">
              <w:fldChar w:fldCharType="separate"/>
            </w:r>
            <w:r w:rsidR="00417CD1">
              <w:rPr>
                <w:noProof/>
              </w:rPr>
              <w:t>76</w:t>
            </w:r>
            <w:r w:rsidRPr="00BA1179">
              <w:fldChar w:fldCharType="end"/>
            </w:r>
            <w:r w:rsidRPr="00BA1179">
              <w:t xml:space="preserve"> )</w:t>
            </w:r>
            <w:bookmarkEnd w:id="347"/>
          </w:p>
        </w:tc>
      </w:tr>
    </w:tbl>
    <w:p w14:paraId="72BB0B14" w14:textId="6ACBC6BE"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417CD1" w:rsidRPr="00BA1179">
        <w:t xml:space="preserve">( </w:t>
      </w:r>
      <w:r w:rsidR="00417CD1">
        <w:rPr>
          <w:noProof/>
        </w:rPr>
        <w:t>77</w:t>
      </w:r>
      <w:r w:rsidR="00417CD1"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44597CDD" w:rsidR="00990872" w:rsidRPr="00BA1179" w:rsidRDefault="00990872" w:rsidP="006601CA">
            <w:pPr>
              <w:pStyle w:val="TableText"/>
            </w:pPr>
            <w:bookmarkStart w:id="348" w:name="_Ref223265237"/>
            <w:r w:rsidRPr="00BA1179">
              <w:t xml:space="preserve">( </w:t>
            </w:r>
            <w:r w:rsidRPr="00BA1179">
              <w:fldChar w:fldCharType="begin"/>
            </w:r>
            <w:r w:rsidRPr="00BA1179">
              <w:instrText xml:space="preserve"> SEQ ( \* ARABIC </w:instrText>
            </w:r>
            <w:r w:rsidRPr="00BA1179">
              <w:fldChar w:fldCharType="separate"/>
            </w:r>
            <w:r w:rsidR="00417CD1">
              <w:rPr>
                <w:noProof/>
              </w:rPr>
              <w:t>77</w:t>
            </w:r>
            <w:r w:rsidRPr="00BA1179">
              <w:fldChar w:fldCharType="end"/>
            </w:r>
            <w:r w:rsidRPr="00BA1179">
              <w:t xml:space="preserve"> )</w:t>
            </w:r>
            <w:bookmarkEnd w:id="348"/>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349" w:name="TableC1"/>
      <w:r w:rsidRPr="00BA1179">
        <w:t>Table C.1 Fire intensity evolution parameters</w:t>
      </w:r>
    </w:p>
    <w:bookmarkEnd w:id="349"/>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350" w:name="_Ref234617318"/>
      <w:bookmarkStart w:id="351" w:name="_Ref234617321"/>
      <w:bookmarkStart w:id="352" w:name="_Ref234520328"/>
      <w:bookmarkStart w:id="353" w:name="_Toc235228445"/>
      <w:r w:rsidRPr="00BA1179">
        <w:lastRenderedPageBreak/>
        <w:t>Complete Concept Mapping Specification</w:t>
      </w:r>
      <w:bookmarkEnd w:id="350"/>
      <w:bookmarkEnd w:id="351"/>
      <w:bookmarkEnd w:id="353"/>
    </w:p>
    <w:p w14:paraId="10F26D51" w14:textId="566D00D0"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417CD1" w:rsidRPr="00417CD1">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417CD1" w:rsidRPr="00417CD1">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417CD1" w:rsidRPr="00BA1179">
        <w:t xml:space="preserve">( </w:t>
      </w:r>
      <w:r w:rsidR="00417CD1">
        <w:rPr>
          <w:noProof/>
        </w:rPr>
        <w:t>43</w:t>
      </w:r>
      <w:r w:rsidR="00417CD1"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354" w:name="_RefTblE1"/>
      <w:bookmarkStart w:id="355" w:name="TableD1"/>
      <w:r w:rsidRPr="00BA1179">
        <w:rPr>
          <w:rFonts w:cs="Times New Roman"/>
          <w:szCs w:val="24"/>
        </w:rPr>
        <w:t xml:space="preserve">Table D.1 Level 1 to 4 aggregation weights over the </w:t>
      </w:r>
      <w:bookmarkEnd w:id="354"/>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355"/>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356"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357" w:name="TableD2"/>
      <w:r w:rsidRPr="00BA1179">
        <w:rPr>
          <w:rFonts w:cs="Times New Roman"/>
          <w:szCs w:val="24"/>
        </w:rPr>
        <w:lastRenderedPageBreak/>
        <w:t>Table D.2 Parameters of the concept layer</w:t>
      </w:r>
      <w:bookmarkEnd w:id="356"/>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357"/>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2C47791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417CD1" w:rsidRPr="00BA1179">
              <w:t xml:space="preserve">( </w:t>
            </w:r>
            <w:r w:rsidR="00417CD1">
              <w:rPr>
                <w:noProof/>
              </w:rPr>
              <w:t>43</w:t>
            </w:r>
            <w:r w:rsidR="00417CD1"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358" w:name="_RefTblE4"/>
    </w:p>
    <w:p w14:paraId="0F33DE96" w14:textId="60381338" w:rsidR="000E1725" w:rsidRPr="00BA1179" w:rsidRDefault="00000000" w:rsidP="00852310">
      <w:pPr>
        <w:pStyle w:val="Caption"/>
        <w:keepNext/>
        <w:rPr>
          <w:rFonts w:cs="Times New Roman"/>
          <w:szCs w:val="24"/>
        </w:rPr>
      </w:pPr>
      <w:bookmarkStart w:id="359" w:name="TableD3"/>
      <w:r w:rsidRPr="00BA1179">
        <w:rPr>
          <w:rFonts w:cs="Times New Roman"/>
          <w:szCs w:val="24"/>
        </w:rPr>
        <w:t>Table D.3 Trapezoidal parameters</w:t>
      </w:r>
      <w:bookmarkEnd w:id="358"/>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359"/>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Pr="00BA1179" w:rsidRDefault="000E1725">
      <w:pPr>
        <w:pStyle w:val="ParText"/>
        <w:rPr>
          <w:rFonts w:cs="Times New Roman"/>
          <w:szCs w:val="24"/>
        </w:rPr>
      </w:pPr>
    </w:p>
    <w:p w14:paraId="2371E55D" w14:textId="01A9C060" w:rsidR="000E1725" w:rsidRPr="00BA1179" w:rsidRDefault="00000000">
      <w:pPr>
        <w:pStyle w:val="ParText"/>
        <w:rPr>
          <w:rFonts w:cs="Times New Roman"/>
          <w:szCs w:val="24"/>
        </w:rPr>
      </w:pPr>
      <w:r w:rsidRPr="00BA1179">
        <w:rPr>
          <w:rFonts w:cs="Times New Roman"/>
          <w:szCs w:val="24"/>
        </w:rPr>
        <w:t xml:space="preserve">The membership side 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417CD1" w:rsidRPr="00BA1179">
        <w:t xml:space="preserve">( </w:t>
      </w:r>
      <w:r w:rsidR="00417CD1">
        <w:rPr>
          <w:noProof/>
        </w:rPr>
        <w:t>42</w:t>
      </w:r>
      <w:r w:rsidR="00417CD1" w:rsidRPr="00BA1179">
        <w:t xml:space="preserve"> )</w:t>
      </w:r>
      <w:r w:rsidRPr="00BA1179">
        <w:rPr>
          <w:rFonts w:cs="Times New Roman"/>
          <w:szCs w:val="24"/>
        </w:rPr>
        <w:fldChar w:fldCharType="end"/>
      </w:r>
      <w:r w:rsidRPr="00BA1179">
        <w:rPr>
          <w:rFonts w:cs="Times New Roman"/>
          <w:szCs w:val="24"/>
        </w:rPr>
        <w:t xml:space="preserve"> is realized vectorially, exactly as in the implementation. Every feature value is fuzzified into its five-term membership vector over the partition of Table D.3, and the aggregation 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417CD1" w:rsidRPr="00BA1179">
        <w:t xml:space="preserve">( </w:t>
      </w:r>
      <w:r w:rsidR="00417CD1">
        <w:rPr>
          <w:noProof/>
        </w:rPr>
        <w:t>42</w:t>
      </w:r>
      <w:r w:rsidR="00417CD1" w:rsidRPr="00BA1179">
        <w:t xml:space="preserve"> )</w:t>
      </w:r>
      <w:r w:rsidRPr="00BA1179">
        <w:rPr>
          <w:rFonts w:cs="Times New Roman"/>
          <w:szCs w:val="24"/>
        </w:rPr>
        <w:fldChar w:fldCharType="end"/>
      </w:r>
      <w:r w:rsidRPr="00BA1179">
        <w:rPr>
          <w:rFonts w:cs="Times New Roman"/>
          <w:szCs w:val="24"/>
        </w:rPr>
        <w:t xml:space="preserve"> combines these vectors component wise, so the activation of a concept is itself a five-term membership vector rather than a single number. Rule antecedents consume this vector directly, since the membership of a linguistic term in an antecedent is exactly the corresponding component. Where a single scalar is required, for the priority reported to the coordinator, for the quality measure, and for reporting, the vector is read out as its expected value over the term centers. The worked examples of the decision chapter track the high component of these vectors; every component propagates through the same weighted sums, so the tracked component is a faithful slice of the full computation. One orientation exception exists in the wiring: Evacuation pressure consumes the complement of access and road status, as stated in the wiring equation. With Table D.3 and these conventions, the membership side </w:t>
      </w:r>
      <w:r w:rsidRPr="00BA1179">
        <w:rPr>
          <w:rFonts w:cs="Times New Roman"/>
          <w:szCs w:val="24"/>
        </w:rPr>
        <w:lastRenderedPageBreak/>
        <w:t xml:space="preserve">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417CD1" w:rsidRPr="00BA1179">
        <w:t xml:space="preserve">( </w:t>
      </w:r>
      <w:r w:rsidR="00417CD1">
        <w:rPr>
          <w:noProof/>
        </w:rPr>
        <w:t>42</w:t>
      </w:r>
      <w:r w:rsidR="00417CD1" w:rsidRPr="00BA1179">
        <w:t xml:space="preserve"> )</w:t>
      </w:r>
      <w:r w:rsidRPr="00BA1179">
        <w:rPr>
          <w:rFonts w:cs="Times New Roman"/>
          <w:szCs w:val="24"/>
        </w:rPr>
        <w:fldChar w:fldCharType="end"/>
      </w:r>
      <w:r w:rsidRPr="00BA1179">
        <w:rPr>
          <w:rFonts w:cs="Times New Roman"/>
          <w:szCs w:val="24"/>
        </w:rPr>
        <w:t xml:space="preserve"> is fully determined; per-pair term tables are not needed, and adaptation may later refine the shared partition by splitting terms where the field demands it.</w:t>
      </w:r>
    </w:p>
    <w:p w14:paraId="779D9DBE" w14:textId="101B65CB" w:rsidR="000E1725" w:rsidRPr="00BA1179" w:rsidRDefault="00000000" w:rsidP="00481F9C">
      <w:pPr>
        <w:pStyle w:val="ParText"/>
      </w:pPr>
      <w:r w:rsidRPr="00BA1179">
        <w:rPr>
          <w:rFonts w:cs="Times New Roman"/>
          <w:szCs w:val="24"/>
        </w:rPr>
        <w:t xml:space="preserve">The worked examples of the decision support chapter are reproducible from these tables alone: The level-1 example uses the fire severity row of Table D.1, the level-2 and level-3 examples use the fire threat level and intervention urgency rows of Table D.1, and the gating example uses the decay of Table D.2, and every membership value follows from Table D.3 under the componentwise vector aggregation with expected-value readout. An implementation that reads </w:t>
      </w:r>
      <w:r w:rsidRPr="00BA1179">
        <w:rPr>
          <w:rFonts w:cs="Times New Roman"/>
          <w:szCs w:val="24"/>
        </w:rPr>
        <w:fldChar w:fldCharType="begin"/>
      </w:r>
      <w:r w:rsidRPr="00BA1179">
        <w:rPr>
          <w:rFonts w:cs="Times New Roman"/>
          <w:szCs w:val="24"/>
        </w:rPr>
        <w:instrText xml:space="preserve"> REF _RefEqB5401 \h </w:instrText>
      </w:r>
      <w:r w:rsidRPr="00BA1179">
        <w:rPr>
          <w:rFonts w:cs="Times New Roman"/>
          <w:szCs w:val="24"/>
        </w:rPr>
      </w:r>
      <w:r w:rsidRPr="00BA1179">
        <w:rPr>
          <w:rFonts w:cs="Times New Roman"/>
          <w:szCs w:val="24"/>
        </w:rPr>
        <w:fldChar w:fldCharType="separate"/>
      </w:r>
      <w:r w:rsidR="00417CD1" w:rsidRPr="00BA1179">
        <w:t xml:space="preserve">( </w:t>
      </w:r>
      <w:r w:rsidR="00417CD1">
        <w:rPr>
          <w:noProof/>
        </w:rPr>
        <w:t>41</w:t>
      </w:r>
      <w:r w:rsidR="00417CD1" w:rsidRPr="00BA1179">
        <w:t xml:space="preserve"> )</w:t>
      </w:r>
      <w:r w:rsidRPr="00BA1179">
        <w:rPr>
          <w:rFonts w:cs="Times New Roman"/>
          <w:szCs w:val="24"/>
        </w:rPr>
        <w:fldChar w:fldCharType="end"/>
      </w:r>
      <w:r w:rsidRPr="00BA1179">
        <w:rPr>
          <w:rFonts w:cs="Times New Roman"/>
          <w:szCs w:val="24"/>
        </w:rPr>
        <w:t xml:space="preserve"> to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417CD1" w:rsidRPr="00BA1179">
        <w:t xml:space="preserve">( </w:t>
      </w:r>
      <w:r w:rsidR="00417CD1">
        <w:rPr>
          <w:noProof/>
        </w:rPr>
        <w:t>43</w:t>
      </w:r>
      <w:r w:rsidR="00417CD1" w:rsidRPr="00BA1179">
        <w:t xml:space="preserve"> )</w:t>
      </w:r>
      <w:r w:rsidRPr="00BA1179">
        <w:rPr>
          <w:rFonts w:cs="Times New Roman"/>
          <w:szCs w:val="24"/>
        </w:rPr>
        <w:fldChar w:fldCharType="end"/>
      </w:r>
      <w:r w:rsidRPr="00BA1179">
        <w:rPr>
          <w:rFonts w:cs="Times New Roman"/>
          <w:szCs w:val="24"/>
        </w:rPr>
        <w:t xml:space="preserve"> together with this appendix requires no further design decision at the concept layer.</w:t>
      </w:r>
    </w:p>
    <w:p w14:paraId="05003AC2" w14:textId="77777777" w:rsidR="000E1725" w:rsidRPr="00BA1179" w:rsidRDefault="000E1725" w:rsidP="00481F9C">
      <w:pPr>
        <w:pStyle w:val="ParText"/>
      </w:pP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360" w:name="_RefAppE1"/>
      <w:bookmarkStart w:id="361" w:name="_Toc235228446"/>
      <w:commentRangeStart w:id="362"/>
      <w:commentRangeStart w:id="363"/>
      <w:r w:rsidRPr="00BA1179">
        <w:lastRenderedPageBreak/>
        <w:t>Representative Decision Rules</w:t>
      </w:r>
      <w:bookmarkEnd w:id="352"/>
      <w:bookmarkEnd w:id="360"/>
      <w:bookmarkEnd w:id="361"/>
      <w:commentRangeEnd w:id="363"/>
      <w:r w:rsidRPr="00BA1179">
        <w:rPr>
          <w:rStyle w:val="CommentReference"/>
          <w:sz w:val="24"/>
          <w:szCs w:val="26"/>
        </w:rPr>
        <w:commentReference w:id="363"/>
      </w:r>
      <w:commentRangeEnd w:id="362"/>
      <w:r w:rsidRPr="00BA1179">
        <w:rPr>
          <w:rStyle w:val="CommentReference"/>
          <w:sz w:val="24"/>
          <w:szCs w:val="26"/>
        </w:rPr>
        <w:commentReference w:id="362"/>
      </w:r>
    </w:p>
    <w:p w14:paraId="77638D0B" w14:textId="7E27200B" w:rsidR="000E1725" w:rsidRPr="00BA1179" w:rsidRDefault="00000000">
      <w:pPr>
        <w:pStyle w:val="ParText"/>
      </w:pPr>
      <w:r w:rsidRPr="00BA1179">
        <w:t>This appendix lists the complete expert-seeded base of forty rules, grouped by operational regime, with the backbone rules organized by the owning concept of the designated mapping, together with two adaptation-born examples and the provenance classes from which rules originate. The reasons for which the antecedent space is not enumerated in full are established in the sparse-base subsection of the decision layer and are not repeated here; this appendix confines itself to the rules themselves and to what is needed to read them.</w:t>
      </w:r>
    </w:p>
    <w:p w14:paraId="5E51003D" w14:textId="77777777" w:rsidR="000E1725" w:rsidRPr="00BA1179" w:rsidRDefault="00000000">
      <w:pPr>
        <w:pStyle w:val="ParText"/>
      </w:pPr>
      <w:r w:rsidRPr="00BA1179">
        <w:t>The seed base supports three start profiles used by the evaluation chapter. The full profile loads all forty rules of Table E.1. The core profile loads the doctrine block R1 to R22 and leaves the backbone to be rebuilt by adaptation. The minimal profile loads, per intervention family, only the strongest seed of that family; with Table E.1 this selects five rules: R7 for asset protection, R11 for evacuation and public warning, R15 for containment line, R20 for resource deployment, and R26 for suppression effort. These five rules are the irreducible core of the doctrine: every intervention family remains reachable, coverage of the term space is deliberately surrendered, and everything else must be recovered by the staged adaptation of the decision layer.</w:t>
      </w:r>
    </w:p>
    <w:p w14:paraId="392B4C47" w14:textId="70864C3C" w:rsidR="000E1725" w:rsidRPr="00BA1179" w:rsidRDefault="00000000">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417CD1" w:rsidRPr="00BA1179">
        <w:t xml:space="preserve">( </w:t>
      </w:r>
      <w:r w:rsidR="00417CD1">
        <w:rPr>
          <w:noProof/>
        </w:rPr>
        <w:t>44</w:t>
      </w:r>
      <w:r w:rsidR="00417CD1"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4126D096" w14:textId="6BE7DC6F" w:rsidR="000E1725" w:rsidRPr="00BA1179" w:rsidRDefault="00000000">
      <w:pPr>
        <w:pStyle w:val="ParText"/>
      </w:pPr>
      <w:r w:rsidRPr="00BA1179">
        <w:lastRenderedPageBreak/>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364" w:name="_RefTblRules"/>
      <w:bookmarkStart w:id="365" w:name="TableE1"/>
      <w:r w:rsidRPr="00BA1179">
        <w:t>Table E.1 Representative decision rules by operational regime</w:t>
      </w:r>
      <w:bookmarkEnd w:id="364"/>
    </w:p>
    <w:tbl>
      <w:tblPr>
        <w:tblStyle w:val="GridTable1Light1"/>
        <w:tblW w:w="5000" w:type="pct"/>
        <w:tblLook w:val="04A0" w:firstRow="1" w:lastRow="0" w:firstColumn="1" w:lastColumn="0" w:noHBand="0" w:noVBand="1"/>
      </w:tblPr>
      <w:tblGrid>
        <w:gridCol w:w="643"/>
        <w:gridCol w:w="4179"/>
        <w:gridCol w:w="3215"/>
      </w:tblGrid>
      <w:tr w:rsidR="002C3951" w:rsidRPr="00BA1179" w14:paraId="7DB21324" w14:textId="77777777" w:rsidTr="003978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365"/>
          <w:p w14:paraId="301F3D9C" w14:textId="77777777" w:rsidR="000E1725" w:rsidRPr="00BA1179" w:rsidRDefault="00000000" w:rsidP="007F6974">
            <w:pPr>
              <w:pStyle w:val="TableText"/>
              <w:rPr>
                <w:szCs w:val="24"/>
              </w:rPr>
            </w:pPr>
            <w:r w:rsidRPr="00BA1179">
              <w:rPr>
                <w:szCs w:val="24"/>
              </w:rPr>
              <w:t>ID</w:t>
            </w:r>
          </w:p>
        </w:tc>
        <w:tc>
          <w:tcPr>
            <w:tcW w:w="1978" w:type="pct"/>
          </w:tcPr>
          <w:p w14:paraId="398B58F2" w14:textId="77777777"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szCs w:val="24"/>
              </w:rPr>
            </w:pPr>
            <w:r w:rsidRPr="00BA1179">
              <w:rPr>
                <w:szCs w:val="24"/>
              </w:rPr>
              <w:t>Antecedent (IF, over gated decision concepts)</w:t>
            </w:r>
          </w:p>
        </w:tc>
        <w:tc>
          <w:tcPr>
            <w:tcW w:w="2622" w:type="pct"/>
          </w:tcPr>
          <w:p w14:paraId="31E01C7F" w14:textId="49756121"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Consequent (THEN, intervention intensities)</w:t>
            </w:r>
          </w:p>
        </w:tc>
      </w:tr>
      <w:tr w:rsidR="002C3951" w:rsidRPr="00BA1179" w14:paraId="0373A2B3" w14:textId="77777777" w:rsidTr="003978A8">
        <w:trPr>
          <w:trHeight w:val="283"/>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33955892" w14:textId="77777777" w:rsidR="000E1725" w:rsidRPr="00BA1179" w:rsidRDefault="00000000" w:rsidP="003978A8">
            <w:pPr>
              <w:pStyle w:val="TableText"/>
              <w:spacing w:line="240" w:lineRule="auto"/>
              <w:rPr>
                <w:szCs w:val="24"/>
              </w:rPr>
            </w:pPr>
            <w:r w:rsidRPr="00BA1179">
              <w:rPr>
                <w:szCs w:val="24"/>
              </w:rPr>
              <w:t>Nominal suppression regime</w:t>
            </w:r>
          </w:p>
        </w:tc>
      </w:tr>
      <w:tr w:rsidR="002C3951" w:rsidRPr="00BA1179" w14:paraId="4BAC27B0"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06354F59" w14:textId="77777777" w:rsidR="000E1725" w:rsidRPr="00BA1179" w:rsidRDefault="00000000" w:rsidP="007F6974">
            <w:pPr>
              <w:pStyle w:val="TableText"/>
              <w:rPr>
                <w:szCs w:val="24"/>
              </w:rPr>
            </w:pPr>
            <w:r w:rsidRPr="00BA1179">
              <w:rPr>
                <w:szCs w:val="24"/>
              </w:rPr>
              <w:t>R1</w:t>
            </w:r>
          </w:p>
        </w:tc>
        <w:tc>
          <w:tcPr>
            <w:tcW w:w="1978" w:type="pct"/>
          </w:tcPr>
          <w:p w14:paraId="4631C4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high</w:t>
            </w:r>
          </w:p>
        </w:tc>
        <w:tc>
          <w:tcPr>
            <w:tcW w:w="2622" w:type="pct"/>
          </w:tcPr>
          <w:p w14:paraId="7E3ED63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 resource deployment 0.6</w:t>
            </w:r>
          </w:p>
        </w:tc>
      </w:tr>
      <w:tr w:rsidR="002C3951" w:rsidRPr="00BA1179" w14:paraId="1CDF87CD"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267B5797" w14:textId="77777777" w:rsidR="000E1725" w:rsidRPr="00BA1179" w:rsidRDefault="00000000" w:rsidP="007F6974">
            <w:pPr>
              <w:pStyle w:val="TableText"/>
              <w:rPr>
                <w:szCs w:val="24"/>
              </w:rPr>
            </w:pPr>
            <w:r w:rsidRPr="00BA1179">
              <w:rPr>
                <w:szCs w:val="24"/>
              </w:rPr>
              <w:t>R2</w:t>
            </w:r>
          </w:p>
        </w:tc>
        <w:tc>
          <w:tcPr>
            <w:tcW w:w="1978" w:type="pct"/>
          </w:tcPr>
          <w:p w14:paraId="64DC0EB9"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medium</w:t>
            </w:r>
          </w:p>
        </w:tc>
        <w:tc>
          <w:tcPr>
            <w:tcW w:w="2622" w:type="pct"/>
          </w:tcPr>
          <w:p w14:paraId="692DCB5C" w14:textId="1375D77A"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0.6</w:t>
            </w:r>
          </w:p>
        </w:tc>
      </w:tr>
      <w:tr w:rsidR="002C3951" w:rsidRPr="00BA1179" w14:paraId="3DE1F84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46699538" w14:textId="77777777" w:rsidR="000E1725" w:rsidRPr="00BA1179" w:rsidRDefault="00000000" w:rsidP="007F6974">
            <w:pPr>
              <w:pStyle w:val="TableText"/>
              <w:rPr>
                <w:szCs w:val="24"/>
              </w:rPr>
            </w:pPr>
            <w:r w:rsidRPr="00BA1179">
              <w:rPr>
                <w:szCs w:val="24"/>
              </w:rPr>
              <w:t>R3</w:t>
            </w:r>
          </w:p>
        </w:tc>
        <w:tc>
          <w:tcPr>
            <w:tcW w:w="1978" w:type="pct"/>
          </w:tcPr>
          <w:p w14:paraId="5B8E65B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low</w:t>
            </w:r>
          </w:p>
        </w:tc>
        <w:tc>
          <w:tcPr>
            <w:tcW w:w="2622" w:type="pct"/>
          </w:tcPr>
          <w:p w14:paraId="00E0748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0.1 (watchful posture; monitoring only)</w:t>
            </w:r>
          </w:p>
        </w:tc>
      </w:tr>
      <w:tr w:rsidR="002C3951" w:rsidRPr="00BA1179" w14:paraId="5B20000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2" w14:textId="77777777" w:rsidR="000E1725" w:rsidRPr="00BA1179" w:rsidRDefault="00000000" w:rsidP="007F6974">
            <w:pPr>
              <w:pStyle w:val="TableText"/>
              <w:rPr>
                <w:szCs w:val="24"/>
              </w:rPr>
            </w:pPr>
            <w:r w:rsidRPr="00BA1179">
              <w:rPr>
                <w:szCs w:val="24"/>
              </w:rPr>
              <w:t>R4</w:t>
            </w:r>
          </w:p>
        </w:tc>
        <w:tc>
          <w:tcPr>
            <w:tcW w:w="2600" w:type="pct"/>
          </w:tcPr>
          <w:p w14:paraId="5B20000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high AND intervention urgency is high</w:t>
            </w:r>
          </w:p>
        </w:tc>
        <w:tc>
          <w:tcPr>
            <w:tcW w:w="2000" w:type="pct"/>
          </w:tcPr>
          <w:p w14:paraId="5B20000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0.9, resource deployment 0.8</w:t>
            </w:r>
          </w:p>
        </w:tc>
      </w:tr>
      <w:tr w:rsidR="002C3951" w:rsidRPr="00BA1179" w14:paraId="5B20000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6" w14:textId="77777777" w:rsidR="000E1725" w:rsidRPr="00BA1179" w:rsidRDefault="00000000" w:rsidP="007F6974">
            <w:pPr>
              <w:pStyle w:val="TableText"/>
              <w:rPr>
                <w:szCs w:val="24"/>
              </w:rPr>
            </w:pPr>
            <w:r w:rsidRPr="00BA1179">
              <w:rPr>
                <w:szCs w:val="24"/>
              </w:rPr>
              <w:t>R5</w:t>
            </w:r>
          </w:p>
        </w:tc>
        <w:tc>
          <w:tcPr>
            <w:tcW w:w="2600" w:type="pct"/>
          </w:tcPr>
          <w:p w14:paraId="5B20000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high AND asset exposure risk is low</w:t>
            </w:r>
          </w:p>
        </w:tc>
        <w:tc>
          <w:tcPr>
            <w:tcW w:w="2000" w:type="pct"/>
          </w:tcPr>
          <w:p w14:paraId="5B20000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0.6, resource deployment 0.4</w:t>
            </w:r>
          </w:p>
        </w:tc>
      </w:tr>
      <w:tr w:rsidR="002C3951" w:rsidRPr="00BA1179" w14:paraId="4DE529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0FE112A" w14:textId="77777777" w:rsidR="000E1725" w:rsidRPr="00BA1179" w:rsidRDefault="00000000" w:rsidP="003978A8">
            <w:pPr>
              <w:pStyle w:val="TableText"/>
              <w:spacing w:line="240" w:lineRule="auto"/>
              <w:rPr>
                <w:szCs w:val="24"/>
              </w:rPr>
            </w:pPr>
            <w:r w:rsidRPr="00BA1179">
              <w:rPr>
                <w:szCs w:val="24"/>
              </w:rPr>
              <w:t>Asset protection regime</w:t>
            </w:r>
          </w:p>
        </w:tc>
      </w:tr>
      <w:tr w:rsidR="002C3951" w:rsidRPr="00BA1179" w14:paraId="28F0F8C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B7B2096" w14:textId="5C1F9EC4" w:rsidR="000E1725" w:rsidRPr="00BA1179" w:rsidRDefault="00000000" w:rsidP="007F6974">
            <w:pPr>
              <w:pStyle w:val="TableText"/>
              <w:rPr>
                <w:szCs w:val="24"/>
              </w:rPr>
            </w:pPr>
            <w:r w:rsidRPr="00BA1179">
              <w:rPr>
                <w:szCs w:val="24"/>
              </w:rPr>
              <w:lastRenderedPageBreak/>
              <w:t>R6</w:t>
            </w:r>
          </w:p>
        </w:tc>
        <w:tc>
          <w:tcPr>
            <w:tcW w:w="1978" w:type="pct"/>
          </w:tcPr>
          <w:p w14:paraId="6D9E1A8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 AND fire threat level is medium</w:t>
            </w:r>
          </w:p>
        </w:tc>
        <w:tc>
          <w:tcPr>
            <w:tcW w:w="2622" w:type="pct"/>
          </w:tcPr>
          <w:p w14:paraId="656D30A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0.7, suppression effort 0.4</w:t>
            </w:r>
          </w:p>
        </w:tc>
      </w:tr>
      <w:tr w:rsidR="002C3951" w:rsidRPr="00BA1179" w14:paraId="654BDDBE"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F857A6F" w14:textId="532DD449" w:rsidR="000E1725" w:rsidRPr="00BA1179" w:rsidRDefault="00000000" w:rsidP="007F6974">
            <w:pPr>
              <w:pStyle w:val="TableText"/>
              <w:rPr>
                <w:szCs w:val="24"/>
              </w:rPr>
            </w:pPr>
            <w:r w:rsidRPr="00BA1179">
              <w:rPr>
                <w:szCs w:val="24"/>
              </w:rPr>
              <w:t>R7</w:t>
            </w:r>
          </w:p>
        </w:tc>
        <w:tc>
          <w:tcPr>
            <w:tcW w:w="1978" w:type="pct"/>
          </w:tcPr>
          <w:p w14:paraId="7EB6C35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622" w:type="pct"/>
          </w:tcPr>
          <w:p w14:paraId="4472058D"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5B20000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A" w14:textId="77777777" w:rsidR="000E1725" w:rsidRPr="00BA1179" w:rsidRDefault="00000000" w:rsidP="007F6974">
            <w:pPr>
              <w:pStyle w:val="TableText"/>
              <w:rPr>
                <w:szCs w:val="24"/>
              </w:rPr>
            </w:pPr>
            <w:r w:rsidRPr="00BA1179">
              <w:rPr>
                <w:szCs w:val="24"/>
              </w:rPr>
              <w:t>R8</w:t>
            </w:r>
          </w:p>
        </w:tc>
        <w:tc>
          <w:tcPr>
            <w:tcW w:w="2600" w:type="pct"/>
          </w:tcPr>
          <w:p w14:paraId="5B20000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 AND fire threat level is high AND suppression feasibility is medium</w:t>
            </w:r>
          </w:p>
        </w:tc>
        <w:tc>
          <w:tcPr>
            <w:tcW w:w="2000" w:type="pct"/>
          </w:tcPr>
          <w:p w14:paraId="5B20000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0.8, suppression effort 0.6, containment line 0.4</w:t>
            </w:r>
          </w:p>
        </w:tc>
      </w:tr>
      <w:tr w:rsidR="002C3951" w:rsidRPr="00BA1179" w14:paraId="5B20000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E" w14:textId="77777777" w:rsidR="000E1725" w:rsidRPr="00BA1179" w:rsidRDefault="00000000" w:rsidP="007F6974">
            <w:pPr>
              <w:pStyle w:val="TableText"/>
              <w:rPr>
                <w:szCs w:val="24"/>
              </w:rPr>
            </w:pPr>
            <w:r w:rsidRPr="00BA1179">
              <w:rPr>
                <w:szCs w:val="24"/>
              </w:rPr>
              <w:t>R9</w:t>
            </w:r>
          </w:p>
        </w:tc>
        <w:tc>
          <w:tcPr>
            <w:tcW w:w="2600" w:type="pct"/>
          </w:tcPr>
          <w:p w14:paraId="5B20000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medium AND fire threat level is high</w:t>
            </w:r>
          </w:p>
        </w:tc>
        <w:tc>
          <w:tcPr>
            <w:tcW w:w="2000" w:type="pct"/>
          </w:tcPr>
          <w:p w14:paraId="5B20001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0.5, suppression effort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3978A8">
            <w:pPr>
              <w:pStyle w:val="TableText"/>
              <w:spacing w:line="240" w:lineRule="auto"/>
              <w:rPr>
                <w:szCs w:val="24"/>
              </w:rPr>
            </w:pPr>
            <w:r w:rsidRPr="00BA1179">
              <w:rPr>
                <w:szCs w:val="24"/>
              </w:rPr>
              <w:t>Evacuation and warning regime</w:t>
            </w:r>
          </w:p>
        </w:tc>
      </w:tr>
      <w:tr w:rsidR="002C3951" w:rsidRPr="00BA1179" w14:paraId="2584E99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79A0450" w14:textId="114F90D9" w:rsidR="000E1725" w:rsidRPr="00BA1179" w:rsidRDefault="00000000" w:rsidP="007F6974">
            <w:pPr>
              <w:pStyle w:val="TableText"/>
              <w:rPr>
                <w:szCs w:val="24"/>
              </w:rPr>
            </w:pPr>
            <w:r w:rsidRPr="00BA1179">
              <w:rPr>
                <w:szCs w:val="24"/>
              </w:rPr>
              <w:t>R10</w:t>
            </w:r>
          </w:p>
        </w:tc>
        <w:tc>
          <w:tcPr>
            <w:tcW w:w="1978" w:type="pct"/>
          </w:tcPr>
          <w:p w14:paraId="4AA4468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 AND intervention urgency is high</w:t>
            </w:r>
          </w:p>
        </w:tc>
        <w:tc>
          <w:tcPr>
            <w:tcW w:w="2622" w:type="pct"/>
          </w:tcPr>
          <w:p w14:paraId="1B3399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0.7, evacuation 0.4</w:t>
            </w:r>
          </w:p>
        </w:tc>
      </w:tr>
      <w:tr w:rsidR="002C3951" w:rsidRPr="00BA1179" w14:paraId="0E0C5FB8"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701FE59" w14:textId="34747DE5" w:rsidR="000E1725" w:rsidRPr="00BA1179" w:rsidRDefault="00000000" w:rsidP="007F6974">
            <w:pPr>
              <w:pStyle w:val="TableText"/>
              <w:rPr>
                <w:szCs w:val="24"/>
              </w:rPr>
            </w:pPr>
            <w:r w:rsidRPr="00BA1179">
              <w:rPr>
                <w:szCs w:val="24"/>
              </w:rPr>
              <w:t>R11</w:t>
            </w:r>
          </w:p>
        </w:tc>
        <w:tc>
          <w:tcPr>
            <w:tcW w:w="1978" w:type="pct"/>
          </w:tcPr>
          <w:p w14:paraId="22879AE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622" w:type="pct"/>
          </w:tcPr>
          <w:p w14:paraId="474DC85D" w14:textId="740E8258"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5B20001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2" w14:textId="6C840794" w:rsidR="000E1725" w:rsidRPr="00BA1179" w:rsidRDefault="00000000" w:rsidP="007F6974">
            <w:pPr>
              <w:pStyle w:val="TableText"/>
              <w:rPr>
                <w:szCs w:val="24"/>
              </w:rPr>
            </w:pPr>
            <w:r w:rsidRPr="00BA1179">
              <w:rPr>
                <w:szCs w:val="24"/>
              </w:rPr>
              <w:t>R12</w:t>
            </w:r>
          </w:p>
        </w:tc>
        <w:tc>
          <w:tcPr>
            <w:tcW w:w="2600" w:type="pct"/>
          </w:tcPr>
          <w:p w14:paraId="5B20001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 AND asset exposure risk is very high AND intervention urgency is high</w:t>
            </w:r>
          </w:p>
        </w:tc>
        <w:tc>
          <w:tcPr>
            <w:tcW w:w="2000" w:type="pct"/>
          </w:tcPr>
          <w:p w14:paraId="5B20001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0.9, public warning 0.9, asset protection 0.5</w:t>
            </w:r>
          </w:p>
        </w:tc>
      </w:tr>
      <w:tr w:rsidR="002C3951" w:rsidRPr="00BA1179" w14:paraId="5B20001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6" w14:textId="2023A8C9" w:rsidR="000E1725" w:rsidRPr="00BA1179" w:rsidRDefault="00000000" w:rsidP="007F6974">
            <w:pPr>
              <w:pStyle w:val="TableText"/>
              <w:rPr>
                <w:szCs w:val="24"/>
              </w:rPr>
            </w:pPr>
            <w:r w:rsidRPr="00BA1179">
              <w:rPr>
                <w:szCs w:val="24"/>
              </w:rPr>
              <w:t>R13</w:t>
            </w:r>
          </w:p>
        </w:tc>
        <w:tc>
          <w:tcPr>
            <w:tcW w:w="2600" w:type="pct"/>
          </w:tcPr>
          <w:p w14:paraId="5B20001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 AND fire threat level is very high</w:t>
            </w:r>
          </w:p>
        </w:tc>
        <w:tc>
          <w:tcPr>
            <w:tcW w:w="2000" w:type="pct"/>
          </w:tcPr>
          <w:p w14:paraId="5B2000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0.8, evacuation 0.5</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3978A8">
            <w:pPr>
              <w:pStyle w:val="TableText"/>
              <w:spacing w:line="240" w:lineRule="auto"/>
              <w:rPr>
                <w:szCs w:val="24"/>
              </w:rPr>
            </w:pPr>
            <w:r w:rsidRPr="00BA1179">
              <w:rPr>
                <w:szCs w:val="24"/>
              </w:rPr>
              <w:t>Feasibility-limited regime</w:t>
            </w:r>
          </w:p>
        </w:tc>
      </w:tr>
      <w:tr w:rsidR="002C3951" w:rsidRPr="00BA1179" w14:paraId="4944A33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7D19343" w14:textId="130EEFC7" w:rsidR="000E1725" w:rsidRPr="00BA1179" w:rsidRDefault="00000000" w:rsidP="007F6974">
            <w:pPr>
              <w:pStyle w:val="TableText"/>
              <w:rPr>
                <w:szCs w:val="24"/>
              </w:rPr>
            </w:pPr>
            <w:r w:rsidRPr="00BA1179">
              <w:rPr>
                <w:szCs w:val="24"/>
              </w:rPr>
              <w:t>R14</w:t>
            </w:r>
          </w:p>
        </w:tc>
        <w:tc>
          <w:tcPr>
            <w:tcW w:w="1978" w:type="pct"/>
          </w:tcPr>
          <w:p w14:paraId="6E0B612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low</w:t>
            </w:r>
          </w:p>
        </w:tc>
        <w:tc>
          <w:tcPr>
            <w:tcW w:w="2622" w:type="pct"/>
          </w:tcPr>
          <w:p w14:paraId="459A3DE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0.7, resource deployment 0.8</w:t>
            </w:r>
          </w:p>
        </w:tc>
      </w:tr>
      <w:tr w:rsidR="002C3951" w:rsidRPr="00BA1179" w14:paraId="00FBB26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935B9C9" w14:textId="3F116715" w:rsidR="000E1725" w:rsidRPr="00BA1179" w:rsidRDefault="00000000" w:rsidP="007F6974">
            <w:pPr>
              <w:pStyle w:val="TableText"/>
              <w:rPr>
                <w:szCs w:val="24"/>
              </w:rPr>
            </w:pPr>
            <w:r w:rsidRPr="00BA1179">
              <w:rPr>
                <w:szCs w:val="24"/>
              </w:rPr>
              <w:t>R15</w:t>
            </w:r>
          </w:p>
        </w:tc>
        <w:tc>
          <w:tcPr>
            <w:tcW w:w="1978" w:type="pct"/>
          </w:tcPr>
          <w:p w14:paraId="4D25413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622" w:type="pct"/>
          </w:tcPr>
          <w:p w14:paraId="2942C13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5B20001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A" w14:textId="19AC568A" w:rsidR="000E1725" w:rsidRPr="00BA1179" w:rsidRDefault="00000000" w:rsidP="007F6974">
            <w:pPr>
              <w:pStyle w:val="TableText"/>
              <w:rPr>
                <w:szCs w:val="24"/>
              </w:rPr>
            </w:pPr>
            <w:r w:rsidRPr="00BA1179">
              <w:rPr>
                <w:szCs w:val="24"/>
              </w:rPr>
              <w:lastRenderedPageBreak/>
              <w:t>R16</w:t>
            </w:r>
          </w:p>
        </w:tc>
        <w:tc>
          <w:tcPr>
            <w:tcW w:w="2600" w:type="pct"/>
          </w:tcPr>
          <w:p w14:paraId="5B20001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low AND asset exposure risk is high</w:t>
            </w:r>
          </w:p>
        </w:tc>
        <w:tc>
          <w:tcPr>
            <w:tcW w:w="2000" w:type="pct"/>
          </w:tcPr>
          <w:p w14:paraId="5B20001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0.8, asset protection 0.7, resource deployment 0.6</w:t>
            </w:r>
          </w:p>
        </w:tc>
      </w:tr>
      <w:tr w:rsidR="002C3951" w:rsidRPr="00BA1179" w14:paraId="5B20001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E" w14:textId="57F98DF9" w:rsidR="000E1725" w:rsidRPr="00BA1179" w:rsidRDefault="00000000" w:rsidP="007F6974">
            <w:pPr>
              <w:pStyle w:val="TableText"/>
              <w:rPr>
                <w:szCs w:val="24"/>
              </w:rPr>
            </w:pPr>
            <w:r w:rsidRPr="00BA1179">
              <w:rPr>
                <w:szCs w:val="24"/>
              </w:rPr>
              <w:t>R17</w:t>
            </w:r>
          </w:p>
        </w:tc>
        <w:tc>
          <w:tcPr>
            <w:tcW w:w="2600" w:type="pct"/>
          </w:tcPr>
          <w:p w14:paraId="5B20001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very low AND intervention urgency is medium</w:t>
            </w:r>
          </w:p>
        </w:tc>
        <w:tc>
          <w:tcPr>
            <w:tcW w:w="2000" w:type="pct"/>
          </w:tcPr>
          <w:p w14:paraId="5B20002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0.5, resource deployment 0.3</w:t>
            </w:r>
          </w:p>
        </w:tc>
      </w:tr>
      <w:tr w:rsidR="002C3951" w:rsidRPr="00BA1179" w14:paraId="5B20002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2" w14:textId="1BC85D14" w:rsidR="000E1725" w:rsidRPr="00BA1179" w:rsidRDefault="00000000" w:rsidP="007F6974">
            <w:pPr>
              <w:pStyle w:val="TableText"/>
              <w:rPr>
                <w:szCs w:val="24"/>
              </w:rPr>
            </w:pPr>
            <w:r w:rsidRPr="00BA1179">
              <w:rPr>
                <w:szCs w:val="24"/>
              </w:rPr>
              <w:t>R18</w:t>
            </w:r>
          </w:p>
        </w:tc>
        <w:tc>
          <w:tcPr>
            <w:tcW w:w="2600" w:type="pct"/>
          </w:tcPr>
          <w:p w14:paraId="5B2000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medium AND intervention urgency is high</w:t>
            </w:r>
          </w:p>
        </w:tc>
        <w:tc>
          <w:tcPr>
            <w:tcW w:w="2000" w:type="pct"/>
          </w:tcPr>
          <w:p w14:paraId="5B20002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0.6, containment line 0.4</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3978A8">
            <w:pPr>
              <w:pStyle w:val="TableText"/>
              <w:spacing w:line="240" w:lineRule="auto"/>
              <w:rPr>
                <w:szCs w:val="24"/>
              </w:rPr>
            </w:pPr>
            <w:r w:rsidRPr="00BA1179">
              <w:rPr>
                <w:szCs w:val="24"/>
              </w:rPr>
              <w:t>Life-safety boundary</w:t>
            </w:r>
          </w:p>
        </w:tc>
      </w:tr>
      <w:tr w:rsidR="002C3951" w:rsidRPr="00BA1179" w14:paraId="6CD5C2A5"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50C7301" w14:textId="70A79703" w:rsidR="000E1725" w:rsidRPr="00BA1179" w:rsidRDefault="00000000" w:rsidP="007F6974">
            <w:pPr>
              <w:pStyle w:val="TableText"/>
              <w:rPr>
                <w:szCs w:val="24"/>
              </w:rPr>
            </w:pPr>
            <w:r w:rsidRPr="00BA1179">
              <w:rPr>
                <w:szCs w:val="24"/>
              </w:rPr>
              <w:t>R19</w:t>
            </w:r>
          </w:p>
        </w:tc>
        <w:tc>
          <w:tcPr>
            <w:tcW w:w="1978" w:type="pct"/>
          </w:tcPr>
          <w:p w14:paraId="19A4B6C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asset exposure risk is very high</w:t>
            </w:r>
          </w:p>
        </w:tc>
        <w:tc>
          <w:tcPr>
            <w:tcW w:w="2622" w:type="pct"/>
          </w:tcPr>
          <w:p w14:paraId="5F0563E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0.9 regardless of cost ranking (hard ceiling active)</w:t>
            </w:r>
          </w:p>
        </w:tc>
      </w:tr>
      <w:tr w:rsidR="002C3951" w:rsidRPr="00BA1179" w14:paraId="204EC46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F992335" w14:textId="68594A9E" w:rsidR="000E1725" w:rsidRPr="00BA1179" w:rsidRDefault="00000000" w:rsidP="007F6974">
            <w:pPr>
              <w:pStyle w:val="TableText"/>
              <w:rPr>
                <w:szCs w:val="24"/>
              </w:rPr>
            </w:pPr>
            <w:r w:rsidRPr="00BA1179">
              <w:rPr>
                <w:szCs w:val="24"/>
              </w:rPr>
              <w:t>R20</w:t>
            </w:r>
          </w:p>
        </w:tc>
        <w:tc>
          <w:tcPr>
            <w:tcW w:w="1978" w:type="pct"/>
          </w:tcPr>
          <w:p w14:paraId="10E89E6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622" w:type="pct"/>
          </w:tcPr>
          <w:p w14:paraId="4712338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2C3951" w:rsidRPr="00BA1179" w14:paraId="5B20002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6" w14:textId="44908B68" w:rsidR="000E1725" w:rsidRPr="00BA1179" w:rsidRDefault="00000000" w:rsidP="007F6974">
            <w:pPr>
              <w:pStyle w:val="TableText"/>
              <w:rPr>
                <w:szCs w:val="24"/>
              </w:rPr>
            </w:pPr>
            <w:r w:rsidRPr="00BA1179">
              <w:rPr>
                <w:szCs w:val="24"/>
              </w:rPr>
              <w:t>R21</w:t>
            </w:r>
          </w:p>
        </w:tc>
        <w:tc>
          <w:tcPr>
            <w:tcW w:w="2600" w:type="pct"/>
          </w:tcPr>
          <w:p w14:paraId="5B2000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evacuation pressure is high AND suppression feasibility is low</w:t>
            </w:r>
          </w:p>
        </w:tc>
        <w:tc>
          <w:tcPr>
            <w:tcW w:w="2000" w:type="pct"/>
          </w:tcPr>
          <w:p w14:paraId="5B20002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containment line 0.6</w:t>
            </w:r>
          </w:p>
        </w:tc>
      </w:tr>
      <w:tr w:rsidR="002C3951" w:rsidRPr="00BA1179" w14:paraId="5B20002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A" w14:textId="64A4CC3B" w:rsidR="000E1725" w:rsidRPr="00BA1179" w:rsidRDefault="00000000" w:rsidP="007F6974">
            <w:pPr>
              <w:pStyle w:val="TableText"/>
              <w:rPr>
                <w:szCs w:val="24"/>
              </w:rPr>
            </w:pPr>
            <w:r w:rsidRPr="00BA1179">
              <w:rPr>
                <w:szCs w:val="24"/>
              </w:rPr>
              <w:t>R22</w:t>
            </w:r>
          </w:p>
        </w:tc>
        <w:tc>
          <w:tcPr>
            <w:tcW w:w="2600" w:type="pct"/>
          </w:tcPr>
          <w:p w14:paraId="5B20002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intervention urgency is very high</w:t>
            </w:r>
          </w:p>
        </w:tc>
        <w:tc>
          <w:tcPr>
            <w:tcW w:w="2000" w:type="pct"/>
          </w:tcPr>
          <w:p w14:paraId="5B20002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evacuation 0.8, resource deployment 0.9</w:t>
            </w:r>
          </w:p>
        </w:tc>
      </w:tr>
      <w:tr w:rsidR="00781A6F" w:rsidRPr="00BA1179" w14:paraId="5BAF4B7C"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30D0F763" w14:textId="77777777" w:rsidR="000E1725" w:rsidRPr="00BA1179" w:rsidRDefault="00000000" w:rsidP="003978A8">
            <w:pPr>
              <w:pStyle w:val="TableText"/>
              <w:spacing w:line="240" w:lineRule="auto"/>
              <w:rPr>
                <w:szCs w:val="24"/>
              </w:rPr>
            </w:pPr>
            <w:r w:rsidRPr="00BA1179">
              <w:rPr>
                <w:szCs w:val="24"/>
              </w:rPr>
              <w:t>Backbone coverage rules: fire threat level (primary: suppression effort)</w:t>
            </w:r>
          </w:p>
        </w:tc>
      </w:tr>
      <w:tr w:rsidR="00781A6F" w:rsidRPr="00BA1179" w14:paraId="4CA69A95"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EEFA890" w14:textId="213BDC09" w:rsidR="000E1725" w:rsidRPr="00BA1179" w:rsidRDefault="00000000" w:rsidP="007F6974">
            <w:pPr>
              <w:pStyle w:val="TableText"/>
              <w:rPr>
                <w:szCs w:val="24"/>
              </w:rPr>
            </w:pPr>
            <w:r w:rsidRPr="00BA1179">
              <w:rPr>
                <w:szCs w:val="24"/>
              </w:rPr>
              <w:t>R23</w:t>
            </w:r>
          </w:p>
        </w:tc>
        <w:tc>
          <w:tcPr>
            <w:tcW w:w="1978" w:type="pct"/>
          </w:tcPr>
          <w:p w14:paraId="7B22985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low</w:t>
            </w:r>
          </w:p>
        </w:tc>
        <w:tc>
          <w:tcPr>
            <w:tcW w:w="2622" w:type="pct"/>
          </w:tcPr>
          <w:p w14:paraId="793A4CF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0.2</w:t>
            </w:r>
          </w:p>
        </w:tc>
      </w:tr>
      <w:tr w:rsidR="00781A6F" w:rsidRPr="00BA1179" w14:paraId="37BCF2F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2E8528A9" w14:textId="10750EA1" w:rsidR="000E1725" w:rsidRPr="00BA1179" w:rsidRDefault="00000000" w:rsidP="007F6974">
            <w:pPr>
              <w:pStyle w:val="TableText"/>
              <w:rPr>
                <w:szCs w:val="24"/>
              </w:rPr>
            </w:pPr>
            <w:r w:rsidRPr="00BA1179">
              <w:rPr>
                <w:szCs w:val="24"/>
              </w:rPr>
              <w:t>R24</w:t>
            </w:r>
          </w:p>
        </w:tc>
        <w:tc>
          <w:tcPr>
            <w:tcW w:w="1978" w:type="pct"/>
          </w:tcPr>
          <w:p w14:paraId="4575AFC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w:t>
            </w:r>
          </w:p>
        </w:tc>
        <w:tc>
          <w:tcPr>
            <w:tcW w:w="2622" w:type="pct"/>
          </w:tcPr>
          <w:p w14:paraId="4EE4B9E9"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0.5</w:t>
            </w:r>
          </w:p>
        </w:tc>
      </w:tr>
      <w:tr w:rsidR="00781A6F" w:rsidRPr="00BA1179" w14:paraId="76D3AFD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6C1C6F8" w14:textId="75BEE34B" w:rsidR="000E1725" w:rsidRPr="00BA1179" w:rsidRDefault="00000000" w:rsidP="007F6974">
            <w:pPr>
              <w:pStyle w:val="TableText"/>
              <w:rPr>
                <w:szCs w:val="24"/>
              </w:rPr>
            </w:pPr>
            <w:r w:rsidRPr="00BA1179">
              <w:rPr>
                <w:szCs w:val="24"/>
              </w:rPr>
              <w:t>R25</w:t>
            </w:r>
          </w:p>
        </w:tc>
        <w:tc>
          <w:tcPr>
            <w:tcW w:w="1978" w:type="pct"/>
          </w:tcPr>
          <w:p w14:paraId="32FAFEB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w:t>
            </w:r>
          </w:p>
        </w:tc>
        <w:tc>
          <w:tcPr>
            <w:tcW w:w="2622" w:type="pct"/>
          </w:tcPr>
          <w:p w14:paraId="620BB96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w:t>
            </w:r>
          </w:p>
        </w:tc>
      </w:tr>
      <w:tr w:rsidR="00781A6F" w:rsidRPr="00BA1179" w14:paraId="55349CE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20D3FF1" w14:textId="3722A5EA" w:rsidR="000E1725" w:rsidRPr="00BA1179" w:rsidRDefault="00000000" w:rsidP="007F6974">
            <w:pPr>
              <w:pStyle w:val="TableText"/>
              <w:rPr>
                <w:szCs w:val="24"/>
              </w:rPr>
            </w:pPr>
            <w:r w:rsidRPr="00BA1179">
              <w:rPr>
                <w:szCs w:val="24"/>
              </w:rPr>
              <w:t>R26</w:t>
            </w:r>
          </w:p>
        </w:tc>
        <w:tc>
          <w:tcPr>
            <w:tcW w:w="1978" w:type="pct"/>
          </w:tcPr>
          <w:p w14:paraId="415AD7F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622" w:type="pct"/>
          </w:tcPr>
          <w:p w14:paraId="551D04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r w:rsidR="00781A6F" w:rsidRPr="00BA1179" w14:paraId="13C3EA89"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E739910" w14:textId="77777777" w:rsidR="000E1725" w:rsidRPr="00BA1179" w:rsidRDefault="00000000" w:rsidP="003978A8">
            <w:pPr>
              <w:pStyle w:val="TableText"/>
              <w:spacing w:line="240" w:lineRule="auto"/>
              <w:rPr>
                <w:szCs w:val="24"/>
              </w:rPr>
            </w:pPr>
            <w:r w:rsidRPr="00BA1179">
              <w:rPr>
                <w:szCs w:val="24"/>
              </w:rPr>
              <w:t>Backbone coverage rules: asset exposure risk (primary: asset protection)</w:t>
            </w:r>
          </w:p>
        </w:tc>
      </w:tr>
      <w:tr w:rsidR="00781A6F" w:rsidRPr="00BA1179" w14:paraId="2D99C3C9"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E093693" w14:textId="64C3965B" w:rsidR="000E1725" w:rsidRPr="00BA1179" w:rsidRDefault="00000000" w:rsidP="007F6974">
            <w:pPr>
              <w:pStyle w:val="TableText"/>
              <w:rPr>
                <w:szCs w:val="24"/>
              </w:rPr>
            </w:pPr>
            <w:r w:rsidRPr="00BA1179">
              <w:rPr>
                <w:szCs w:val="24"/>
              </w:rPr>
              <w:t>R27</w:t>
            </w:r>
          </w:p>
        </w:tc>
        <w:tc>
          <w:tcPr>
            <w:tcW w:w="1978" w:type="pct"/>
          </w:tcPr>
          <w:p w14:paraId="227F971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low</w:t>
            </w:r>
          </w:p>
        </w:tc>
        <w:tc>
          <w:tcPr>
            <w:tcW w:w="2622" w:type="pct"/>
          </w:tcPr>
          <w:p w14:paraId="13D3561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0.1</w:t>
            </w:r>
          </w:p>
        </w:tc>
      </w:tr>
      <w:tr w:rsidR="00781A6F" w:rsidRPr="00BA1179" w14:paraId="08A8664B"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EF8C84A" w14:textId="3E6C06A9" w:rsidR="000E1725" w:rsidRPr="00BA1179" w:rsidRDefault="00000000" w:rsidP="007F6974">
            <w:pPr>
              <w:pStyle w:val="TableText"/>
              <w:rPr>
                <w:szCs w:val="24"/>
              </w:rPr>
            </w:pPr>
            <w:r w:rsidRPr="00BA1179">
              <w:rPr>
                <w:szCs w:val="24"/>
              </w:rPr>
              <w:t>R28</w:t>
            </w:r>
          </w:p>
        </w:tc>
        <w:tc>
          <w:tcPr>
            <w:tcW w:w="1978" w:type="pct"/>
          </w:tcPr>
          <w:p w14:paraId="2928A9A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medium</w:t>
            </w:r>
          </w:p>
        </w:tc>
        <w:tc>
          <w:tcPr>
            <w:tcW w:w="2622" w:type="pct"/>
          </w:tcPr>
          <w:p w14:paraId="180165B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0.4</w:t>
            </w:r>
          </w:p>
        </w:tc>
      </w:tr>
      <w:tr w:rsidR="00781A6F" w:rsidRPr="00BA1179" w14:paraId="61B52820"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F68F6EE" w14:textId="514866EC" w:rsidR="000E1725" w:rsidRPr="00BA1179" w:rsidRDefault="00000000" w:rsidP="007F6974">
            <w:pPr>
              <w:pStyle w:val="TableText"/>
              <w:rPr>
                <w:szCs w:val="24"/>
              </w:rPr>
            </w:pPr>
            <w:r w:rsidRPr="00BA1179">
              <w:rPr>
                <w:szCs w:val="24"/>
              </w:rPr>
              <w:t>R29</w:t>
            </w:r>
          </w:p>
        </w:tc>
        <w:tc>
          <w:tcPr>
            <w:tcW w:w="1978" w:type="pct"/>
          </w:tcPr>
          <w:p w14:paraId="38D5DE5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w:t>
            </w:r>
          </w:p>
        </w:tc>
        <w:tc>
          <w:tcPr>
            <w:tcW w:w="2622" w:type="pct"/>
          </w:tcPr>
          <w:p w14:paraId="7FBF1C7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0.7</w:t>
            </w:r>
          </w:p>
        </w:tc>
      </w:tr>
      <w:tr w:rsidR="00781A6F" w:rsidRPr="00BA1179" w14:paraId="734FA951"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DD1345B" w14:textId="61A14A4B" w:rsidR="000E1725" w:rsidRPr="00BA1179" w:rsidRDefault="00000000" w:rsidP="007F6974">
            <w:pPr>
              <w:pStyle w:val="TableText"/>
              <w:rPr>
                <w:szCs w:val="24"/>
              </w:rPr>
            </w:pPr>
            <w:r w:rsidRPr="00BA1179">
              <w:rPr>
                <w:szCs w:val="24"/>
              </w:rPr>
              <w:lastRenderedPageBreak/>
              <w:t>R30</w:t>
            </w:r>
          </w:p>
        </w:tc>
        <w:tc>
          <w:tcPr>
            <w:tcW w:w="1978" w:type="pct"/>
          </w:tcPr>
          <w:p w14:paraId="5DD2740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w:t>
            </w:r>
          </w:p>
        </w:tc>
        <w:tc>
          <w:tcPr>
            <w:tcW w:w="2622" w:type="pct"/>
          </w:tcPr>
          <w:p w14:paraId="6DB9286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0.5</w:t>
            </w:r>
          </w:p>
        </w:tc>
      </w:tr>
      <w:tr w:rsidR="00781A6F" w:rsidRPr="00BA1179" w14:paraId="1EA6DBCA"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1F87BA" w14:textId="77777777" w:rsidR="000E1725" w:rsidRPr="00BA1179" w:rsidRDefault="00000000" w:rsidP="003978A8">
            <w:pPr>
              <w:pStyle w:val="TableText"/>
              <w:spacing w:line="240" w:lineRule="auto"/>
              <w:rPr>
                <w:szCs w:val="24"/>
              </w:rPr>
            </w:pPr>
            <w:r w:rsidRPr="00BA1179">
              <w:rPr>
                <w:szCs w:val="24"/>
              </w:rPr>
              <w:t>Backbone coverage rules: suppression feasibility (gatekeeper: redistribution)</w:t>
            </w:r>
          </w:p>
        </w:tc>
      </w:tr>
      <w:tr w:rsidR="00781A6F" w:rsidRPr="00BA1179" w14:paraId="6D27798B"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024A9979" w14:textId="75159311" w:rsidR="000E1725" w:rsidRPr="00BA1179" w:rsidRDefault="00000000" w:rsidP="007F6974">
            <w:pPr>
              <w:pStyle w:val="TableText"/>
              <w:rPr>
                <w:szCs w:val="24"/>
              </w:rPr>
            </w:pPr>
            <w:r w:rsidRPr="00BA1179">
              <w:rPr>
                <w:szCs w:val="24"/>
              </w:rPr>
              <w:t>R31</w:t>
            </w:r>
          </w:p>
        </w:tc>
        <w:tc>
          <w:tcPr>
            <w:tcW w:w="1978" w:type="pct"/>
          </w:tcPr>
          <w:p w14:paraId="02EE563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very low</w:t>
            </w:r>
          </w:p>
        </w:tc>
        <w:tc>
          <w:tcPr>
            <w:tcW w:w="2622" w:type="pct"/>
          </w:tcPr>
          <w:p w14:paraId="0C6DD8E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capped at 0.2; containment line 0.6, evacuation raised one term</w:t>
            </w:r>
          </w:p>
        </w:tc>
      </w:tr>
      <w:tr w:rsidR="00781A6F" w:rsidRPr="00BA1179" w14:paraId="07062A8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E6EBB55" w14:textId="57B7DABA" w:rsidR="000E1725" w:rsidRPr="00BA1179" w:rsidRDefault="00000000" w:rsidP="007F6974">
            <w:pPr>
              <w:pStyle w:val="TableText"/>
              <w:rPr>
                <w:szCs w:val="24"/>
              </w:rPr>
            </w:pPr>
            <w:r w:rsidRPr="00BA1179">
              <w:rPr>
                <w:szCs w:val="24"/>
              </w:rPr>
              <w:t>R32</w:t>
            </w:r>
          </w:p>
        </w:tc>
        <w:tc>
          <w:tcPr>
            <w:tcW w:w="1978" w:type="pct"/>
          </w:tcPr>
          <w:p w14:paraId="19157AA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low</w:t>
            </w:r>
          </w:p>
        </w:tc>
        <w:tc>
          <w:tcPr>
            <w:tcW w:w="2622" w:type="pct"/>
          </w:tcPr>
          <w:p w14:paraId="680E48A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capped at 0.4; containment line 0.5</w:t>
            </w:r>
          </w:p>
        </w:tc>
      </w:tr>
      <w:tr w:rsidR="00781A6F" w:rsidRPr="00BA1179" w14:paraId="0C2B805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29A3A30" w14:textId="434EEC9C" w:rsidR="000E1725" w:rsidRPr="00BA1179" w:rsidRDefault="00000000" w:rsidP="007F6974">
            <w:pPr>
              <w:pStyle w:val="TableText"/>
              <w:rPr>
                <w:szCs w:val="24"/>
              </w:rPr>
            </w:pPr>
            <w:r w:rsidRPr="00BA1179">
              <w:rPr>
                <w:szCs w:val="24"/>
              </w:rPr>
              <w:t>R33</w:t>
            </w:r>
          </w:p>
        </w:tc>
        <w:tc>
          <w:tcPr>
            <w:tcW w:w="1978" w:type="pct"/>
          </w:tcPr>
          <w:p w14:paraId="41B6FF4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high</w:t>
            </w:r>
          </w:p>
        </w:tc>
        <w:tc>
          <w:tcPr>
            <w:tcW w:w="2622" w:type="pct"/>
          </w:tcPr>
          <w:p w14:paraId="246D323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0.6 toward the active front</w:t>
            </w:r>
          </w:p>
        </w:tc>
      </w:tr>
      <w:tr w:rsidR="002C3951" w:rsidRPr="00BA1179" w14:paraId="5C300001"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C300002" w14:textId="77777777" w:rsidR="000E1725" w:rsidRPr="00BA1179" w:rsidRDefault="00000000" w:rsidP="007F6974">
            <w:pPr>
              <w:pStyle w:val="TableText"/>
              <w:rPr>
                <w:szCs w:val="24"/>
              </w:rPr>
            </w:pPr>
            <w:r w:rsidRPr="00BA1179">
              <w:rPr>
                <w:szCs w:val="24"/>
              </w:rPr>
              <w:t>R34</w:t>
            </w:r>
          </w:p>
        </w:tc>
        <w:tc>
          <w:tcPr>
            <w:tcW w:w="1978" w:type="pct"/>
          </w:tcPr>
          <w:p w14:paraId="5C30000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very high</w:t>
            </w:r>
          </w:p>
        </w:tc>
        <w:tc>
          <w:tcPr>
            <w:tcW w:w="2622" w:type="pct"/>
          </w:tcPr>
          <w:p w14:paraId="5C30000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raised one term; resource deployment 0.8 toward direct attack</w:t>
            </w:r>
          </w:p>
        </w:tc>
      </w:tr>
      <w:tr w:rsidR="00781A6F" w:rsidRPr="00BA1179" w14:paraId="0CAA4311"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7BE7F4E1" w14:textId="77777777" w:rsidR="000E1725" w:rsidRPr="00BA1179" w:rsidRDefault="00000000" w:rsidP="003978A8">
            <w:pPr>
              <w:pStyle w:val="TableText"/>
              <w:spacing w:line="240" w:lineRule="auto"/>
              <w:rPr>
                <w:szCs w:val="24"/>
              </w:rPr>
            </w:pPr>
            <w:r w:rsidRPr="00BA1179">
              <w:rPr>
                <w:szCs w:val="24"/>
              </w:rPr>
              <w:t>Backbone coverage rules: intervention urgency (primary: deployment tempo)</w:t>
            </w:r>
          </w:p>
        </w:tc>
      </w:tr>
      <w:tr w:rsidR="00781A6F" w:rsidRPr="00BA1179" w14:paraId="7BC216E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ADBA93B" w14:textId="165B9369" w:rsidR="000E1725" w:rsidRPr="00BA1179" w:rsidRDefault="00000000" w:rsidP="007F6974">
            <w:pPr>
              <w:pStyle w:val="TableText"/>
              <w:rPr>
                <w:szCs w:val="24"/>
              </w:rPr>
            </w:pPr>
            <w:r w:rsidRPr="00BA1179">
              <w:rPr>
                <w:szCs w:val="24"/>
              </w:rPr>
              <w:t>R35</w:t>
            </w:r>
          </w:p>
        </w:tc>
        <w:tc>
          <w:tcPr>
            <w:tcW w:w="1978" w:type="pct"/>
          </w:tcPr>
          <w:p w14:paraId="57F8364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medium</w:t>
            </w:r>
          </w:p>
        </w:tc>
        <w:tc>
          <w:tcPr>
            <w:tcW w:w="2622" w:type="pct"/>
          </w:tcPr>
          <w:p w14:paraId="6846B60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0.4</w:t>
            </w:r>
          </w:p>
        </w:tc>
      </w:tr>
      <w:tr w:rsidR="00781A6F" w:rsidRPr="00BA1179" w14:paraId="7A3386B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FF4F554" w14:textId="3D7BA9AA" w:rsidR="000E1725" w:rsidRPr="00BA1179" w:rsidRDefault="00000000" w:rsidP="007F6974">
            <w:pPr>
              <w:pStyle w:val="TableText"/>
              <w:rPr>
                <w:szCs w:val="24"/>
              </w:rPr>
            </w:pPr>
            <w:r w:rsidRPr="00BA1179">
              <w:rPr>
                <w:szCs w:val="24"/>
              </w:rPr>
              <w:t>R36</w:t>
            </w:r>
          </w:p>
        </w:tc>
        <w:tc>
          <w:tcPr>
            <w:tcW w:w="1978" w:type="pct"/>
          </w:tcPr>
          <w:p w14:paraId="537482E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high</w:t>
            </w:r>
          </w:p>
        </w:tc>
        <w:tc>
          <w:tcPr>
            <w:tcW w:w="2622" w:type="pct"/>
          </w:tcPr>
          <w:p w14:paraId="37CE237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0.7; all active intensities scaled by 1.2 within bounds</w:t>
            </w:r>
          </w:p>
        </w:tc>
      </w:tr>
      <w:tr w:rsidR="00781A6F" w:rsidRPr="00BA1179" w14:paraId="0BE5537D"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5C4D9D4" w14:textId="77777777" w:rsidR="000E1725" w:rsidRPr="00BA1179" w:rsidRDefault="00000000" w:rsidP="003978A8">
            <w:pPr>
              <w:pStyle w:val="TableText"/>
              <w:spacing w:line="240" w:lineRule="auto"/>
              <w:rPr>
                <w:szCs w:val="24"/>
              </w:rPr>
            </w:pPr>
            <w:r w:rsidRPr="00BA1179">
              <w:rPr>
                <w:szCs w:val="24"/>
              </w:rPr>
              <w:t>Backbone coverage rules: evacuation pressure (primary: evacuation)</w:t>
            </w:r>
          </w:p>
        </w:tc>
      </w:tr>
      <w:tr w:rsidR="00781A6F" w:rsidRPr="00BA1179" w14:paraId="69BC71F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7C0A219" w14:textId="168E8B69" w:rsidR="000E1725" w:rsidRPr="00BA1179" w:rsidRDefault="00000000" w:rsidP="007F6974">
            <w:pPr>
              <w:pStyle w:val="TableText"/>
              <w:rPr>
                <w:szCs w:val="24"/>
              </w:rPr>
            </w:pPr>
            <w:r w:rsidRPr="00BA1179">
              <w:rPr>
                <w:szCs w:val="24"/>
              </w:rPr>
              <w:t>R37</w:t>
            </w:r>
          </w:p>
        </w:tc>
        <w:tc>
          <w:tcPr>
            <w:tcW w:w="1978" w:type="pct"/>
          </w:tcPr>
          <w:p w14:paraId="3417820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low</w:t>
            </w:r>
          </w:p>
        </w:tc>
        <w:tc>
          <w:tcPr>
            <w:tcW w:w="2622" w:type="pct"/>
          </w:tcPr>
          <w:p w14:paraId="04E53F5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0.3</w:t>
            </w:r>
          </w:p>
        </w:tc>
      </w:tr>
      <w:tr w:rsidR="00781A6F" w:rsidRPr="00BA1179" w14:paraId="7AE4A32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D6C8D0E" w14:textId="3E273863" w:rsidR="000E1725" w:rsidRPr="00BA1179" w:rsidRDefault="00000000" w:rsidP="007F6974">
            <w:pPr>
              <w:pStyle w:val="TableText"/>
              <w:rPr>
                <w:szCs w:val="24"/>
              </w:rPr>
            </w:pPr>
            <w:r w:rsidRPr="00BA1179">
              <w:rPr>
                <w:szCs w:val="24"/>
              </w:rPr>
              <w:t>R38</w:t>
            </w:r>
          </w:p>
        </w:tc>
        <w:tc>
          <w:tcPr>
            <w:tcW w:w="1978" w:type="pct"/>
          </w:tcPr>
          <w:p w14:paraId="486C561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w:t>
            </w:r>
          </w:p>
        </w:tc>
        <w:tc>
          <w:tcPr>
            <w:tcW w:w="2622" w:type="pct"/>
          </w:tcPr>
          <w:p w14:paraId="7F304C1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0.6, evacuation 0.3</w:t>
            </w:r>
          </w:p>
        </w:tc>
      </w:tr>
      <w:tr w:rsidR="00781A6F" w:rsidRPr="00BA1179" w14:paraId="04830976"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0537552" w14:textId="3EB8DBFB" w:rsidR="000E1725" w:rsidRPr="00BA1179" w:rsidRDefault="00000000" w:rsidP="007F6974">
            <w:pPr>
              <w:pStyle w:val="TableText"/>
              <w:rPr>
                <w:szCs w:val="24"/>
              </w:rPr>
            </w:pPr>
            <w:r w:rsidRPr="00BA1179">
              <w:rPr>
                <w:szCs w:val="24"/>
              </w:rPr>
              <w:t>R39</w:t>
            </w:r>
          </w:p>
        </w:tc>
        <w:tc>
          <w:tcPr>
            <w:tcW w:w="1978" w:type="pct"/>
          </w:tcPr>
          <w:p w14:paraId="0CC88B2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w:t>
            </w:r>
          </w:p>
        </w:tc>
        <w:tc>
          <w:tcPr>
            <w:tcW w:w="2622" w:type="pct"/>
          </w:tcPr>
          <w:p w14:paraId="048F32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0.7, public warning 0.8</w:t>
            </w:r>
          </w:p>
        </w:tc>
      </w:tr>
      <w:tr w:rsidR="00781A6F" w:rsidRPr="00BA1179" w14:paraId="4D43B79A"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20EB5CE" w14:textId="25708D01" w:rsidR="000E1725" w:rsidRPr="00BA1179" w:rsidRDefault="00000000" w:rsidP="007F6974">
            <w:pPr>
              <w:pStyle w:val="TableText"/>
              <w:rPr>
                <w:szCs w:val="24"/>
              </w:rPr>
            </w:pPr>
            <w:r w:rsidRPr="00BA1179">
              <w:rPr>
                <w:szCs w:val="24"/>
              </w:rPr>
              <w:t>R40</w:t>
            </w:r>
          </w:p>
        </w:tc>
        <w:tc>
          <w:tcPr>
            <w:tcW w:w="1978" w:type="pct"/>
          </w:tcPr>
          <w:p w14:paraId="796173AD"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w:t>
            </w:r>
          </w:p>
        </w:tc>
        <w:tc>
          <w:tcPr>
            <w:tcW w:w="2622" w:type="pct"/>
          </w:tcPr>
          <w:p w14:paraId="2A9FBDD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offensive intensities withdrawn</w:t>
            </w:r>
          </w:p>
        </w:tc>
      </w:tr>
      <w:tr w:rsidR="002C3951" w:rsidRPr="00BA1179" w14:paraId="5B20002D"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B20002E" w14:textId="77777777" w:rsidR="000E1725" w:rsidRPr="00BA1179" w:rsidRDefault="00000000" w:rsidP="007F6974">
            <w:pPr>
              <w:pStyle w:val="TableText"/>
              <w:rPr>
                <w:szCs w:val="24"/>
              </w:rPr>
            </w:pPr>
            <w:r w:rsidRPr="00BA1179">
              <w:rPr>
                <w:szCs w:val="24"/>
              </w:rPr>
              <w:t>Adaptation-born rules (illustrative, marked by provenance)</w:t>
            </w:r>
          </w:p>
        </w:tc>
      </w:tr>
      <w:tr w:rsidR="002C3951" w:rsidRPr="00BA1179" w14:paraId="5B20002F"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30" w14:textId="77777777" w:rsidR="000E1725" w:rsidRPr="00BA1179" w:rsidRDefault="00000000" w:rsidP="007F6974">
            <w:pPr>
              <w:pStyle w:val="TableText"/>
              <w:rPr>
                <w:szCs w:val="24"/>
              </w:rPr>
            </w:pPr>
            <w:r w:rsidRPr="00BA1179">
              <w:rPr>
                <w:szCs w:val="24"/>
              </w:rPr>
              <w:lastRenderedPageBreak/>
              <w:t>R41</w:t>
            </w:r>
          </w:p>
        </w:tc>
        <w:tc>
          <w:tcPr>
            <w:tcW w:w="2600" w:type="pct"/>
          </w:tcPr>
          <w:p w14:paraId="5B20003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(term shoulder tuned by evFIS from 0.55 to 0.50)</w:t>
            </w:r>
          </w:p>
        </w:tc>
        <w:tc>
          <w:tcPr>
            <w:tcW w:w="2000" w:type="pct"/>
          </w:tcPr>
          <w:p w14:paraId="5B200032" w14:textId="58BE7B3E"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0.85 (consequent coefficient retuned from 0.80)</w:t>
            </w:r>
          </w:p>
        </w:tc>
      </w:tr>
      <w:tr w:rsidR="002C3951" w:rsidRPr="00BA1179" w14:paraId="5B200033"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34" w14:textId="77777777" w:rsidR="000E1725" w:rsidRPr="00BA1179" w:rsidRDefault="00000000" w:rsidP="007F6974">
            <w:pPr>
              <w:pStyle w:val="TableText"/>
              <w:rPr>
                <w:szCs w:val="24"/>
              </w:rPr>
            </w:pPr>
            <w:r w:rsidRPr="00BA1179">
              <w:rPr>
                <w:szCs w:val="24"/>
              </w:rPr>
              <w:t>R42</w:t>
            </w:r>
          </w:p>
        </w:tc>
        <w:tc>
          <w:tcPr>
            <w:tcW w:w="2600" w:type="pct"/>
          </w:tcPr>
          <w:p w14:paraId="5B20003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 AND suppression feasibility is very low (GenAI-admitted through gates G1-G4)</w:t>
            </w:r>
          </w:p>
        </w:tc>
        <w:tc>
          <w:tcPr>
            <w:tcW w:w="2000" w:type="pct"/>
          </w:tcPr>
          <w:p w14:paraId="5B200036"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0.8, public warning 0.9, staged withdrawal of crews</w:t>
            </w:r>
          </w:p>
        </w:tc>
      </w:tr>
    </w:tbl>
    <w:p w14:paraId="096298E7" w14:textId="77777777" w:rsidR="000E1725" w:rsidRPr="00BA1179" w:rsidRDefault="000E1725">
      <w:pPr>
        <w:pStyle w:val="ParText"/>
      </w:pPr>
    </w:p>
    <w:p w14:paraId="39E77380" w14:textId="6A3FB74B" w:rsidR="000E1725" w:rsidRPr="00BA1179" w:rsidRDefault="00000000">
      <w:pPr>
        <w:pStyle w:val="ParText"/>
      </w:pPr>
      <w:r w:rsidRPr="00BA1179">
        <w:t xml:space="preserve">Rules R1 to R22 encode the doctrine of the multi-concept regimes and the life-safety boundary; rules R23 to R40 form the single-antecedent backbone that guarantees the coverage condition of </w:t>
      </w:r>
      <w:r w:rsidRPr="00BA1179">
        <w:fldChar w:fldCharType="begin"/>
      </w:r>
      <w:r w:rsidRPr="00BA1179">
        <w:instrText xml:space="preserve"> REF _RefEqB5202 \h </w:instrText>
      </w:r>
      <w:r w:rsidRPr="00BA1179">
        <w:fldChar w:fldCharType="separate"/>
      </w:r>
      <w:r w:rsidR="00417CD1" w:rsidRPr="00BA1179">
        <w:t xml:space="preserve">( </w:t>
      </w:r>
      <w:r w:rsidR="00417CD1">
        <w:rPr>
          <w:noProof/>
        </w:rPr>
        <w:t>47</w:t>
      </w:r>
      <w:r w:rsidR="00417CD1" w:rsidRPr="00BA1179">
        <w:t xml:space="preserve"> )</w:t>
      </w:r>
      <w:r w:rsidRPr="00BA1179">
        <w:fldChar w:fldCharType="end"/>
      </w:r>
      <w:r w:rsidRPr="00BA1179">
        <w:t>, since every actionable term of every decision concept appears in at least one antecedent. Together they constitute the complete seed base of forty rules with which every scenario starts; all further rules present at the end of a run are adaptation-born and carry the provenance marks. Rows R41 and R42 illustrate this class with the identifiers they receive when created during a run.</w:t>
      </w:r>
    </w:p>
    <w:p w14:paraId="2E0DDE71" w14:textId="1F05B737" w:rsidR="000E1725" w:rsidRPr="00BA1179" w:rsidRDefault="00000000">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the four verification gates and the admission margin of </w:t>
      </w:r>
      <w:r w:rsidRPr="00BA1179">
        <w:fldChar w:fldCharType="begin"/>
      </w:r>
      <w:r w:rsidRPr="00BA1179">
        <w:instrText xml:space="preserve"> REF _RefEqB4506 \h </w:instrText>
      </w:r>
      <w:r w:rsidRPr="00BA1179">
        <w:fldChar w:fldCharType="separate"/>
      </w:r>
      <w:r w:rsidR="00417CD1" w:rsidRPr="00BA1179">
        <w:t xml:space="preserve">( </w:t>
      </w:r>
      <w:r w:rsidR="00417CD1">
        <w:rPr>
          <w:noProof/>
        </w:rPr>
        <w:t>59</w:t>
      </w:r>
      <w:r w:rsidR="00417CD1"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A4BAD32" w14:textId="1C62BC09" w:rsidR="0027147E" w:rsidRPr="00BA1179" w:rsidRDefault="00136102" w:rsidP="0005476E">
      <w:pPr>
        <w:pStyle w:val="CoverPages"/>
        <w:rPr>
          <w:lang w:val="en-US"/>
        </w:rPr>
      </w:pPr>
      <w:bookmarkStart w:id="366" w:name="_Toc235228447"/>
      <w:commentRangeStart w:id="367"/>
      <w:r w:rsidRPr="00BA1179">
        <w:rPr>
          <w:lang w:val="en-US"/>
        </w:rPr>
        <w:lastRenderedPageBreak/>
        <w:t>CURRICULUM VITAE</w:t>
      </w:r>
      <w:bookmarkEnd w:id="366"/>
      <w:r w:rsidRPr="00BA1179">
        <w:rPr>
          <w:lang w:val="en-US"/>
        </w:rPr>
        <w:t xml:space="preserve"> </w:t>
      </w:r>
      <w:commentRangeEnd w:id="367"/>
      <w:r w:rsidRPr="00BA1179">
        <w:rPr>
          <w:rStyle w:val="CommentReference"/>
          <w:sz w:val="24"/>
          <w:szCs w:val="24"/>
          <w:lang w:val="en-US"/>
        </w:rPr>
        <w:commentReference w:id="367"/>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368" w:name="LastPage"/>
      <w:bookmarkEnd w:id="368"/>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CLAUDE" w:date="2026-07-17T00:00:00Z" w:initials="CL">
    <w:p w14:paraId="0883EA79" w14:textId="77777777" w:rsidR="00BB7425" w:rsidRDefault="00BB7425">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CLAUDE" w:date="2026-07-17T00:00:00Z" w:initials="CL">
    <w:p w14:paraId="5ACC72CA" w14:textId="77777777" w:rsidR="00E74C15" w:rsidRDefault="00E74C15">
      <w:r>
        <w:rPr>
          <w:rStyle w:val="CommentReference"/>
        </w:rPr>
        <w:annotationRef/>
      </w:r>
      <w:r>
        <w:t>YER TUTUCU: Bölüm 5 (ampirik değerlendirme) henüz kesinleşmedi. Bölüm 5 tamamlanınca bu cümleyi gerçek sonuçlarla güncelleyin.</w:t>
      </w:r>
    </w:p>
  </w:comment>
  <w:comment w:id="48" w:author="Çağlar Akman" w:date="2026-07-08T13:27:00Z" w:initials="ÇA">
    <w:p w14:paraId="49DD6E8C" w14:textId="77777777" w:rsidR="000E1725" w:rsidRPr="00BA1179" w:rsidRDefault="00000000" w:rsidP="004A0D65">
      <w:pPr>
        <w:pStyle w:val="CommentText"/>
        <w:jc w:val="left"/>
      </w:pPr>
      <w:r w:rsidRPr="00BA1179">
        <w:rPr>
          <w:rStyle w:val="CommentReference"/>
        </w:rPr>
        <w:annotationRef/>
      </w:r>
      <w:r w:rsidRPr="00BA1179">
        <w:t>Boş olan chapterlar dolduğunda burası güncellenmeli. Chapter 4,5 ve 6</w:t>
      </w:r>
    </w:p>
  </w:comment>
  <w:comment w:id="363" w:author="Çağlar Akman" w:date="2026-07-12T20:18:00Z" w:initials="ÇA">
    <w:p w14:paraId="5DEB0FC8" w14:textId="77777777" w:rsidR="000E1725" w:rsidRPr="00BA1179" w:rsidRDefault="00000000" w:rsidP="00422FCA">
      <w:pPr>
        <w:pStyle w:val="CommentText"/>
        <w:jc w:val="left"/>
      </w:pPr>
      <w:r w:rsidRPr="00BA1179">
        <w:rPr>
          <w:rStyle w:val="CommentReference"/>
        </w:rPr>
        <w:annotationRef/>
      </w:r>
      <w:r w:rsidRPr="00BA1179">
        <w:t xml:space="preserve">Kodda olan minimal set </w:t>
      </w:r>
    </w:p>
    <w:p w14:paraId="1DC94F77" w14:textId="77777777" w:rsidR="000E1725" w:rsidRPr="00BA1179" w:rsidRDefault="00000000" w:rsidP="00422FCA">
      <w:pPr>
        <w:pStyle w:val="CommentText"/>
        <w:jc w:val="left"/>
      </w:pPr>
      <w:r w:rsidRPr="00BA1179">
        <w:t>Diğer set</w:t>
      </w:r>
    </w:p>
    <w:p w14:paraId="4EFA399C" w14:textId="77777777" w:rsidR="000E1725" w:rsidRPr="00BA1179" w:rsidRDefault="00000000" w:rsidP="00422FCA">
      <w:pPr>
        <w:pStyle w:val="CommentText"/>
        <w:jc w:val="left"/>
      </w:pPr>
      <w:r w:rsidRPr="00BA1179">
        <w:t xml:space="preserve">Bu tablo üzerinde belirtmek iyi ise öyle yapalım </w:t>
      </w:r>
    </w:p>
    <w:p w14:paraId="7080E40B" w14:textId="77777777" w:rsidR="000E1725" w:rsidRPr="00BA1179" w:rsidRDefault="000E1725" w:rsidP="00422FCA">
      <w:pPr>
        <w:pStyle w:val="CommentText"/>
        <w:jc w:val="left"/>
      </w:pPr>
    </w:p>
    <w:p w14:paraId="1D5C5660" w14:textId="77777777" w:rsidR="000E1725" w:rsidRPr="00BA1179" w:rsidRDefault="00000000" w:rsidP="00422FCA">
      <w:pPr>
        <w:pStyle w:val="CommentText"/>
        <w:jc w:val="left"/>
      </w:pPr>
      <w:r w:rsidRPr="00BA1179">
        <w:t>Birden fazla değil de belki bir ifade ile bile olabilir tablodan sonra.</w:t>
      </w:r>
    </w:p>
  </w:comment>
  <w:comment w:id="362" w:author="CLAUDE" w:date="2026-07-12T18:45:00Z" w:initials="C">
    <w:p w14:paraId="5DCFB08C" w14:textId="77777777" w:rsidR="00EE7190" w:rsidRPr="00BA1179" w:rsidRDefault="00000000">
      <w:r w:rsidRPr="00BA1179">
        <w:rPr>
          <w:rStyle w:val="CommentReference"/>
        </w:rPr>
        <w:annotationRef/>
      </w:r>
      <w:r w:rsidRPr="00BA1179">
        <w:t>Verified against make_runtime_rules in dss/adapt.py. No extra tables were added; the profiles are given as a single statement next to Table E.1. The full profile loads all forty seeds, the core profile loads the doctrine block R1 to R22 and leaves the backbone to adaptation, and the minimal profile loads the strongest seed of each intervention family, which with the current base selects exactly R7, R11, R15, R20 and R26. Those five names were read from the code, not assumed.</w:t>
      </w:r>
    </w:p>
  </w:comment>
  <w:comment w:id="367"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0883EA79" w15:done="0"/>
  <w15:commentEx w15:paraId="6632D1A8" w15:done="0"/>
  <w15:commentEx w15:paraId="5ACC72CA" w15:done="0"/>
  <w15:commentEx w15:paraId="49DD6E8C" w15:done="0"/>
  <w15:commentEx w15:paraId="1D5C5660" w15:done="0"/>
  <w15:commentEx w15:paraId="5DCFB08C"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79A3CDFE" w16cex:dateUtc="2026-04-16T20:42: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0883EA79" w16cid:durableId="2AEA42A9"/>
  <w16cid:commentId w16cid:paraId="6632D1A8" w16cid:durableId="79A3CDFE"/>
  <w16cid:commentId w16cid:paraId="5ACC72CA" w16cid:durableId="09CFAAE0"/>
  <w16cid:commentId w16cid:paraId="49DD6E8C" w16cid:durableId="49DD6E8C"/>
  <w16cid:commentId w16cid:paraId="1D5C5660" w16cid:durableId="1D5C5660"/>
  <w16cid:commentId w16cid:paraId="5DCFB08C" w16cid:durableId="5DCFB08C"/>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38463" w14:textId="77777777" w:rsidR="007A74A3" w:rsidRPr="00BA1179" w:rsidRDefault="007A74A3">
      <w:pPr>
        <w:spacing w:after="0" w:line="240" w:lineRule="auto"/>
      </w:pPr>
      <w:r w:rsidRPr="00BA1179">
        <w:separator/>
      </w:r>
    </w:p>
    <w:p w14:paraId="476A896E" w14:textId="77777777" w:rsidR="007A74A3" w:rsidRPr="00BA1179" w:rsidRDefault="007A74A3"/>
  </w:endnote>
  <w:endnote w:type="continuationSeparator" w:id="0">
    <w:p w14:paraId="3F5EA61A" w14:textId="77777777" w:rsidR="007A74A3" w:rsidRPr="00BA1179" w:rsidRDefault="007A74A3">
      <w:pPr>
        <w:spacing w:after="0" w:line="240" w:lineRule="auto"/>
      </w:pPr>
      <w:r w:rsidRPr="00BA1179">
        <w:continuationSeparator/>
      </w:r>
    </w:p>
    <w:p w14:paraId="2D171740" w14:textId="77777777" w:rsidR="007A74A3" w:rsidRPr="00BA1179" w:rsidRDefault="007A74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5C7EA" w14:textId="77777777" w:rsidR="007A74A3" w:rsidRPr="00BA1179" w:rsidRDefault="007A74A3">
      <w:pPr>
        <w:spacing w:after="0" w:line="240" w:lineRule="auto"/>
      </w:pPr>
      <w:r w:rsidRPr="00BA1179">
        <w:separator/>
      </w:r>
    </w:p>
    <w:p w14:paraId="7B535504" w14:textId="77777777" w:rsidR="007A74A3" w:rsidRPr="00BA1179" w:rsidRDefault="007A74A3"/>
  </w:footnote>
  <w:footnote w:type="continuationSeparator" w:id="0">
    <w:p w14:paraId="353E1BEB" w14:textId="77777777" w:rsidR="007A74A3" w:rsidRPr="00BA1179" w:rsidRDefault="007A74A3">
      <w:pPr>
        <w:spacing w:after="0" w:line="240" w:lineRule="auto"/>
      </w:pPr>
      <w:r w:rsidRPr="00BA1179">
        <w:continuationSeparator/>
      </w:r>
    </w:p>
    <w:p w14:paraId="2AC1E4EF" w14:textId="77777777" w:rsidR="007A74A3" w:rsidRPr="00BA1179" w:rsidRDefault="007A74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2147168473" name="Picture 2147168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15" w15:restartNumberingAfterBreak="0">
    <w:nsid w:val="597A5843"/>
    <w:multiLevelType w:val="hybridMultilevel"/>
    <w:tmpl w:val="5F3E27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13"/>
  </w:num>
  <w:num w:numId="2" w16cid:durableId="380713946">
    <w:abstractNumId w:val="16"/>
  </w:num>
  <w:num w:numId="3" w16cid:durableId="151802545">
    <w:abstractNumId w:val="14"/>
  </w:num>
  <w:num w:numId="4" w16cid:durableId="700394965">
    <w:abstractNumId w:val="3"/>
  </w:num>
  <w:num w:numId="5" w16cid:durableId="1482698343">
    <w:abstractNumId w:val="7"/>
  </w:num>
  <w:num w:numId="6" w16cid:durableId="90057234">
    <w:abstractNumId w:val="1"/>
  </w:num>
  <w:num w:numId="7" w16cid:durableId="471217030">
    <w:abstractNumId w:val="2"/>
  </w:num>
  <w:num w:numId="8" w16cid:durableId="115028274">
    <w:abstractNumId w:val="17"/>
  </w:num>
  <w:num w:numId="9" w16cid:durableId="1220022380">
    <w:abstractNumId w:val="12"/>
  </w:num>
  <w:num w:numId="10" w16cid:durableId="1400321087">
    <w:abstractNumId w:val="4"/>
  </w:num>
  <w:num w:numId="11" w16cid:durableId="857308791">
    <w:abstractNumId w:val="9"/>
  </w:num>
  <w:num w:numId="12" w16cid:durableId="1319385733">
    <w:abstractNumId w:val="0"/>
  </w:num>
  <w:num w:numId="13" w16cid:durableId="1239904394">
    <w:abstractNumId w:val="11"/>
  </w:num>
  <w:num w:numId="14" w16cid:durableId="1370688945">
    <w:abstractNumId w:val="18"/>
  </w:num>
  <w:num w:numId="15" w16cid:durableId="2138985465">
    <w:abstractNumId w:val="8"/>
  </w:num>
  <w:num w:numId="16" w16cid:durableId="840393301">
    <w:abstractNumId w:val="10"/>
  </w:num>
  <w:num w:numId="17" w16cid:durableId="2111929808">
    <w:abstractNumId w:val="15"/>
  </w:num>
  <w:num w:numId="18" w16cid:durableId="491332747">
    <w:abstractNumId w:val="6"/>
  </w:num>
  <w:num w:numId="19" w16cid:durableId="1867333552">
    <w:abstractNumId w:val="5"/>
  </w:num>
  <w:num w:numId="20" w16cid:durableId="1615818574">
    <w:abstractNumId w:val="3"/>
    <w:lvlOverride w:ilvl="0">
      <w:startOverride w:val="1"/>
    </w:lvlOverride>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EF4"/>
    <w:rsid w:val="00001171"/>
    <w:rsid w:val="000012F5"/>
    <w:rsid w:val="00001D28"/>
    <w:rsid w:val="0000238B"/>
    <w:rsid w:val="00002476"/>
    <w:rsid w:val="000030E5"/>
    <w:rsid w:val="0000313B"/>
    <w:rsid w:val="0000391F"/>
    <w:rsid w:val="00003FA6"/>
    <w:rsid w:val="0000641D"/>
    <w:rsid w:val="00006B50"/>
    <w:rsid w:val="00007185"/>
    <w:rsid w:val="00007854"/>
    <w:rsid w:val="00010BB5"/>
    <w:rsid w:val="00010C5D"/>
    <w:rsid w:val="0001184E"/>
    <w:rsid w:val="00011AAB"/>
    <w:rsid w:val="0001228F"/>
    <w:rsid w:val="00012548"/>
    <w:rsid w:val="00012F37"/>
    <w:rsid w:val="00013DD8"/>
    <w:rsid w:val="000146ED"/>
    <w:rsid w:val="000147FB"/>
    <w:rsid w:val="00015B24"/>
    <w:rsid w:val="00015B6C"/>
    <w:rsid w:val="00015E28"/>
    <w:rsid w:val="000161DE"/>
    <w:rsid w:val="000173D7"/>
    <w:rsid w:val="0001778A"/>
    <w:rsid w:val="0002015A"/>
    <w:rsid w:val="000204A5"/>
    <w:rsid w:val="00020DE7"/>
    <w:rsid w:val="00021A7B"/>
    <w:rsid w:val="00021F3B"/>
    <w:rsid w:val="00022A64"/>
    <w:rsid w:val="00022B4E"/>
    <w:rsid w:val="000240C0"/>
    <w:rsid w:val="00024221"/>
    <w:rsid w:val="00025BEF"/>
    <w:rsid w:val="00026279"/>
    <w:rsid w:val="00026ED9"/>
    <w:rsid w:val="000274D2"/>
    <w:rsid w:val="00027F81"/>
    <w:rsid w:val="00030DBB"/>
    <w:rsid w:val="00030E17"/>
    <w:rsid w:val="00031732"/>
    <w:rsid w:val="0003173B"/>
    <w:rsid w:val="00032DAA"/>
    <w:rsid w:val="000338E2"/>
    <w:rsid w:val="000343AE"/>
    <w:rsid w:val="00036006"/>
    <w:rsid w:val="0003691D"/>
    <w:rsid w:val="00036F46"/>
    <w:rsid w:val="00037085"/>
    <w:rsid w:val="00037A31"/>
    <w:rsid w:val="000409B6"/>
    <w:rsid w:val="00041243"/>
    <w:rsid w:val="000419DC"/>
    <w:rsid w:val="00041C8A"/>
    <w:rsid w:val="00041CD1"/>
    <w:rsid w:val="00041D3C"/>
    <w:rsid w:val="00042DA5"/>
    <w:rsid w:val="000440C1"/>
    <w:rsid w:val="00045203"/>
    <w:rsid w:val="00045EFB"/>
    <w:rsid w:val="000464DC"/>
    <w:rsid w:val="00047865"/>
    <w:rsid w:val="00047ACB"/>
    <w:rsid w:val="00050384"/>
    <w:rsid w:val="00050ACA"/>
    <w:rsid w:val="00051047"/>
    <w:rsid w:val="00053372"/>
    <w:rsid w:val="000534BF"/>
    <w:rsid w:val="0005476E"/>
    <w:rsid w:val="00055E4E"/>
    <w:rsid w:val="00057BCA"/>
    <w:rsid w:val="00057DC0"/>
    <w:rsid w:val="000606D2"/>
    <w:rsid w:val="000608D6"/>
    <w:rsid w:val="00060E0F"/>
    <w:rsid w:val="000611B0"/>
    <w:rsid w:val="000617F1"/>
    <w:rsid w:val="0006182D"/>
    <w:rsid w:val="00061BE0"/>
    <w:rsid w:val="00062166"/>
    <w:rsid w:val="0006290A"/>
    <w:rsid w:val="000634A1"/>
    <w:rsid w:val="0006463A"/>
    <w:rsid w:val="00066C7D"/>
    <w:rsid w:val="00066E02"/>
    <w:rsid w:val="0006731B"/>
    <w:rsid w:val="00070BC3"/>
    <w:rsid w:val="000711CD"/>
    <w:rsid w:val="000720A4"/>
    <w:rsid w:val="000737B8"/>
    <w:rsid w:val="00074199"/>
    <w:rsid w:val="000741B8"/>
    <w:rsid w:val="000744F2"/>
    <w:rsid w:val="0007466F"/>
    <w:rsid w:val="00074B68"/>
    <w:rsid w:val="00074FC6"/>
    <w:rsid w:val="00075D66"/>
    <w:rsid w:val="00075E07"/>
    <w:rsid w:val="00075F9F"/>
    <w:rsid w:val="0007627B"/>
    <w:rsid w:val="00076E51"/>
    <w:rsid w:val="0007719D"/>
    <w:rsid w:val="000807EA"/>
    <w:rsid w:val="00082DDA"/>
    <w:rsid w:val="0008494B"/>
    <w:rsid w:val="0008505C"/>
    <w:rsid w:val="0008540C"/>
    <w:rsid w:val="000858A8"/>
    <w:rsid w:val="000909C4"/>
    <w:rsid w:val="00090A25"/>
    <w:rsid w:val="000912CB"/>
    <w:rsid w:val="00091592"/>
    <w:rsid w:val="00091B3E"/>
    <w:rsid w:val="00091CEA"/>
    <w:rsid w:val="0009231A"/>
    <w:rsid w:val="000923C9"/>
    <w:rsid w:val="00093734"/>
    <w:rsid w:val="00096C3A"/>
    <w:rsid w:val="00096FCA"/>
    <w:rsid w:val="00096FE2"/>
    <w:rsid w:val="00097508"/>
    <w:rsid w:val="000976BF"/>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E4"/>
    <w:rsid w:val="000C0C00"/>
    <w:rsid w:val="000C1B15"/>
    <w:rsid w:val="000C1DB0"/>
    <w:rsid w:val="000C1FCD"/>
    <w:rsid w:val="000C2B31"/>
    <w:rsid w:val="000C3704"/>
    <w:rsid w:val="000C52BF"/>
    <w:rsid w:val="000C5722"/>
    <w:rsid w:val="000C5B16"/>
    <w:rsid w:val="000C5B31"/>
    <w:rsid w:val="000C5ED5"/>
    <w:rsid w:val="000C63F0"/>
    <w:rsid w:val="000C6C9B"/>
    <w:rsid w:val="000C7549"/>
    <w:rsid w:val="000D1E16"/>
    <w:rsid w:val="000D2946"/>
    <w:rsid w:val="000D3A56"/>
    <w:rsid w:val="000D5481"/>
    <w:rsid w:val="000D5653"/>
    <w:rsid w:val="000D5771"/>
    <w:rsid w:val="000D5AA2"/>
    <w:rsid w:val="000D5BF5"/>
    <w:rsid w:val="000D6399"/>
    <w:rsid w:val="000D63DD"/>
    <w:rsid w:val="000D66C7"/>
    <w:rsid w:val="000D729D"/>
    <w:rsid w:val="000E0F53"/>
    <w:rsid w:val="000E141D"/>
    <w:rsid w:val="000E1683"/>
    <w:rsid w:val="000E1725"/>
    <w:rsid w:val="000E1F07"/>
    <w:rsid w:val="000E26E9"/>
    <w:rsid w:val="000E279E"/>
    <w:rsid w:val="000E35CB"/>
    <w:rsid w:val="000E4AC0"/>
    <w:rsid w:val="000E55AD"/>
    <w:rsid w:val="000E62CE"/>
    <w:rsid w:val="000E6842"/>
    <w:rsid w:val="000E7A11"/>
    <w:rsid w:val="000F0105"/>
    <w:rsid w:val="000F0A41"/>
    <w:rsid w:val="000F0C18"/>
    <w:rsid w:val="000F237F"/>
    <w:rsid w:val="000F23C3"/>
    <w:rsid w:val="000F3283"/>
    <w:rsid w:val="000F3EE1"/>
    <w:rsid w:val="000F5B1A"/>
    <w:rsid w:val="000F7615"/>
    <w:rsid w:val="000F7E5D"/>
    <w:rsid w:val="00100173"/>
    <w:rsid w:val="00101791"/>
    <w:rsid w:val="00101B60"/>
    <w:rsid w:val="00101D5E"/>
    <w:rsid w:val="001024C5"/>
    <w:rsid w:val="0010254C"/>
    <w:rsid w:val="0010272E"/>
    <w:rsid w:val="0010331C"/>
    <w:rsid w:val="0010389F"/>
    <w:rsid w:val="001040B6"/>
    <w:rsid w:val="001048D3"/>
    <w:rsid w:val="001051D8"/>
    <w:rsid w:val="00105578"/>
    <w:rsid w:val="001055BF"/>
    <w:rsid w:val="00106357"/>
    <w:rsid w:val="0010663D"/>
    <w:rsid w:val="0010736C"/>
    <w:rsid w:val="00107471"/>
    <w:rsid w:val="00107642"/>
    <w:rsid w:val="0011106C"/>
    <w:rsid w:val="0011118F"/>
    <w:rsid w:val="00111720"/>
    <w:rsid w:val="001117A0"/>
    <w:rsid w:val="001120AC"/>
    <w:rsid w:val="001128FB"/>
    <w:rsid w:val="00112D00"/>
    <w:rsid w:val="001135A8"/>
    <w:rsid w:val="00113B11"/>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4A19"/>
    <w:rsid w:val="001354AD"/>
    <w:rsid w:val="001354CF"/>
    <w:rsid w:val="00135D2B"/>
    <w:rsid w:val="00135EFF"/>
    <w:rsid w:val="00136102"/>
    <w:rsid w:val="001368C8"/>
    <w:rsid w:val="00140D66"/>
    <w:rsid w:val="00141284"/>
    <w:rsid w:val="001415AF"/>
    <w:rsid w:val="00141A20"/>
    <w:rsid w:val="00142E01"/>
    <w:rsid w:val="0014353B"/>
    <w:rsid w:val="001441B2"/>
    <w:rsid w:val="00144519"/>
    <w:rsid w:val="00144724"/>
    <w:rsid w:val="00144FC9"/>
    <w:rsid w:val="001464D5"/>
    <w:rsid w:val="001468AF"/>
    <w:rsid w:val="001471A2"/>
    <w:rsid w:val="0014754E"/>
    <w:rsid w:val="0014799F"/>
    <w:rsid w:val="00147B59"/>
    <w:rsid w:val="00147B75"/>
    <w:rsid w:val="00147C89"/>
    <w:rsid w:val="0015062D"/>
    <w:rsid w:val="0015069A"/>
    <w:rsid w:val="00152330"/>
    <w:rsid w:val="001526C8"/>
    <w:rsid w:val="00152A59"/>
    <w:rsid w:val="00152B05"/>
    <w:rsid w:val="001532A0"/>
    <w:rsid w:val="00153501"/>
    <w:rsid w:val="0015443B"/>
    <w:rsid w:val="001545DC"/>
    <w:rsid w:val="00154AB4"/>
    <w:rsid w:val="00154B60"/>
    <w:rsid w:val="00155219"/>
    <w:rsid w:val="001553E1"/>
    <w:rsid w:val="00155E95"/>
    <w:rsid w:val="00156B2C"/>
    <w:rsid w:val="00156FCD"/>
    <w:rsid w:val="001575A0"/>
    <w:rsid w:val="00157843"/>
    <w:rsid w:val="00161136"/>
    <w:rsid w:val="001618FC"/>
    <w:rsid w:val="001620F8"/>
    <w:rsid w:val="00162623"/>
    <w:rsid w:val="00162C31"/>
    <w:rsid w:val="00163C33"/>
    <w:rsid w:val="0016412C"/>
    <w:rsid w:val="0016480A"/>
    <w:rsid w:val="00165748"/>
    <w:rsid w:val="00165764"/>
    <w:rsid w:val="001663C9"/>
    <w:rsid w:val="0016675C"/>
    <w:rsid w:val="0016710E"/>
    <w:rsid w:val="001676C6"/>
    <w:rsid w:val="00167A27"/>
    <w:rsid w:val="00167F3C"/>
    <w:rsid w:val="00167FC5"/>
    <w:rsid w:val="00170BBC"/>
    <w:rsid w:val="00170D5E"/>
    <w:rsid w:val="00172672"/>
    <w:rsid w:val="0017281C"/>
    <w:rsid w:val="0017303D"/>
    <w:rsid w:val="001735CC"/>
    <w:rsid w:val="001737E9"/>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913"/>
    <w:rsid w:val="00183E06"/>
    <w:rsid w:val="001845EA"/>
    <w:rsid w:val="001846A8"/>
    <w:rsid w:val="001856B5"/>
    <w:rsid w:val="00186F07"/>
    <w:rsid w:val="0018755A"/>
    <w:rsid w:val="00187F0F"/>
    <w:rsid w:val="0019062A"/>
    <w:rsid w:val="00191003"/>
    <w:rsid w:val="00191023"/>
    <w:rsid w:val="00191758"/>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192D"/>
    <w:rsid w:val="001B26CB"/>
    <w:rsid w:val="001B324C"/>
    <w:rsid w:val="001B35EB"/>
    <w:rsid w:val="001B3E35"/>
    <w:rsid w:val="001B4814"/>
    <w:rsid w:val="001B50BE"/>
    <w:rsid w:val="001B5458"/>
    <w:rsid w:val="001B597D"/>
    <w:rsid w:val="001B66B9"/>
    <w:rsid w:val="001B6AD8"/>
    <w:rsid w:val="001B6DC2"/>
    <w:rsid w:val="001B71B0"/>
    <w:rsid w:val="001B7BC0"/>
    <w:rsid w:val="001B7F8E"/>
    <w:rsid w:val="001C00A2"/>
    <w:rsid w:val="001C0877"/>
    <w:rsid w:val="001C08B3"/>
    <w:rsid w:val="001C09EA"/>
    <w:rsid w:val="001C1B15"/>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F75"/>
    <w:rsid w:val="001D716F"/>
    <w:rsid w:val="001D77B1"/>
    <w:rsid w:val="001D7BE8"/>
    <w:rsid w:val="001E01EA"/>
    <w:rsid w:val="001E0276"/>
    <w:rsid w:val="001E0AB2"/>
    <w:rsid w:val="001E0EE7"/>
    <w:rsid w:val="001E10D9"/>
    <w:rsid w:val="001E2420"/>
    <w:rsid w:val="001E3970"/>
    <w:rsid w:val="001E4313"/>
    <w:rsid w:val="001E4A69"/>
    <w:rsid w:val="001E4B0A"/>
    <w:rsid w:val="001E4C44"/>
    <w:rsid w:val="001E4D44"/>
    <w:rsid w:val="001E5F6D"/>
    <w:rsid w:val="001E6792"/>
    <w:rsid w:val="001E6858"/>
    <w:rsid w:val="001E73C4"/>
    <w:rsid w:val="001E7A4A"/>
    <w:rsid w:val="001F01EF"/>
    <w:rsid w:val="001F0C16"/>
    <w:rsid w:val="001F19DE"/>
    <w:rsid w:val="001F1A15"/>
    <w:rsid w:val="001F1C04"/>
    <w:rsid w:val="001F2282"/>
    <w:rsid w:val="001F349C"/>
    <w:rsid w:val="001F446C"/>
    <w:rsid w:val="001F4A41"/>
    <w:rsid w:val="001F4AC8"/>
    <w:rsid w:val="001F52FE"/>
    <w:rsid w:val="001F5449"/>
    <w:rsid w:val="001F5627"/>
    <w:rsid w:val="001F62E7"/>
    <w:rsid w:val="001F74F4"/>
    <w:rsid w:val="001F7F9E"/>
    <w:rsid w:val="00201233"/>
    <w:rsid w:val="00203658"/>
    <w:rsid w:val="00203932"/>
    <w:rsid w:val="002039CA"/>
    <w:rsid w:val="00204383"/>
    <w:rsid w:val="00204C6B"/>
    <w:rsid w:val="00205AC4"/>
    <w:rsid w:val="002068DD"/>
    <w:rsid w:val="0020692C"/>
    <w:rsid w:val="00210BED"/>
    <w:rsid w:val="00211B3E"/>
    <w:rsid w:val="00211FF6"/>
    <w:rsid w:val="0021203E"/>
    <w:rsid w:val="0021254F"/>
    <w:rsid w:val="0021312D"/>
    <w:rsid w:val="002131A9"/>
    <w:rsid w:val="002144A7"/>
    <w:rsid w:val="00214536"/>
    <w:rsid w:val="002148BE"/>
    <w:rsid w:val="00214CFA"/>
    <w:rsid w:val="0021659C"/>
    <w:rsid w:val="00220A3F"/>
    <w:rsid w:val="00220F99"/>
    <w:rsid w:val="00221809"/>
    <w:rsid w:val="0022197D"/>
    <w:rsid w:val="002221DC"/>
    <w:rsid w:val="002228CB"/>
    <w:rsid w:val="00223B1B"/>
    <w:rsid w:val="00223B90"/>
    <w:rsid w:val="00223D81"/>
    <w:rsid w:val="00225E5B"/>
    <w:rsid w:val="00226996"/>
    <w:rsid w:val="00227623"/>
    <w:rsid w:val="002276B6"/>
    <w:rsid w:val="00227A89"/>
    <w:rsid w:val="00230038"/>
    <w:rsid w:val="00230240"/>
    <w:rsid w:val="00230662"/>
    <w:rsid w:val="00232545"/>
    <w:rsid w:val="002325CD"/>
    <w:rsid w:val="00232745"/>
    <w:rsid w:val="00232B3C"/>
    <w:rsid w:val="00233503"/>
    <w:rsid w:val="00234C26"/>
    <w:rsid w:val="002366B2"/>
    <w:rsid w:val="00237656"/>
    <w:rsid w:val="00240853"/>
    <w:rsid w:val="0024097F"/>
    <w:rsid w:val="00241306"/>
    <w:rsid w:val="002415EE"/>
    <w:rsid w:val="00242D56"/>
    <w:rsid w:val="00242F09"/>
    <w:rsid w:val="00244475"/>
    <w:rsid w:val="00244621"/>
    <w:rsid w:val="0024630E"/>
    <w:rsid w:val="00246D8D"/>
    <w:rsid w:val="00246EA1"/>
    <w:rsid w:val="0024719C"/>
    <w:rsid w:val="00247467"/>
    <w:rsid w:val="00247BA1"/>
    <w:rsid w:val="0025100C"/>
    <w:rsid w:val="002516B5"/>
    <w:rsid w:val="00251ECD"/>
    <w:rsid w:val="00252414"/>
    <w:rsid w:val="00252AB5"/>
    <w:rsid w:val="002531AC"/>
    <w:rsid w:val="0025363D"/>
    <w:rsid w:val="002538FB"/>
    <w:rsid w:val="002545BC"/>
    <w:rsid w:val="00254AFB"/>
    <w:rsid w:val="00254BBB"/>
    <w:rsid w:val="00255E23"/>
    <w:rsid w:val="00260C25"/>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629"/>
    <w:rsid w:val="00284437"/>
    <w:rsid w:val="0028520A"/>
    <w:rsid w:val="00285F0F"/>
    <w:rsid w:val="00286079"/>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A37"/>
    <w:rsid w:val="002A1E3E"/>
    <w:rsid w:val="002A382C"/>
    <w:rsid w:val="002A38CE"/>
    <w:rsid w:val="002A3C02"/>
    <w:rsid w:val="002A4DFC"/>
    <w:rsid w:val="002A5216"/>
    <w:rsid w:val="002A5A0A"/>
    <w:rsid w:val="002A5CCD"/>
    <w:rsid w:val="002A5DE9"/>
    <w:rsid w:val="002A6110"/>
    <w:rsid w:val="002A6810"/>
    <w:rsid w:val="002A7514"/>
    <w:rsid w:val="002B05D8"/>
    <w:rsid w:val="002B0EC0"/>
    <w:rsid w:val="002B1593"/>
    <w:rsid w:val="002B2752"/>
    <w:rsid w:val="002B2E78"/>
    <w:rsid w:val="002B38D3"/>
    <w:rsid w:val="002B38D9"/>
    <w:rsid w:val="002B5092"/>
    <w:rsid w:val="002B5913"/>
    <w:rsid w:val="002B5C44"/>
    <w:rsid w:val="002B5D4A"/>
    <w:rsid w:val="002B63A5"/>
    <w:rsid w:val="002B6A51"/>
    <w:rsid w:val="002B6B81"/>
    <w:rsid w:val="002B6CBA"/>
    <w:rsid w:val="002B7366"/>
    <w:rsid w:val="002C0CEF"/>
    <w:rsid w:val="002C3EEC"/>
    <w:rsid w:val="002C418F"/>
    <w:rsid w:val="002C439C"/>
    <w:rsid w:val="002C54DA"/>
    <w:rsid w:val="002C6670"/>
    <w:rsid w:val="002C7491"/>
    <w:rsid w:val="002D067C"/>
    <w:rsid w:val="002D0802"/>
    <w:rsid w:val="002D0955"/>
    <w:rsid w:val="002D1275"/>
    <w:rsid w:val="002D1682"/>
    <w:rsid w:val="002D1D9A"/>
    <w:rsid w:val="002D2727"/>
    <w:rsid w:val="002D2DAB"/>
    <w:rsid w:val="002D38EB"/>
    <w:rsid w:val="002D5007"/>
    <w:rsid w:val="002D5E8E"/>
    <w:rsid w:val="002D5F41"/>
    <w:rsid w:val="002D725F"/>
    <w:rsid w:val="002D7BAF"/>
    <w:rsid w:val="002D7E42"/>
    <w:rsid w:val="002D7F73"/>
    <w:rsid w:val="002E0469"/>
    <w:rsid w:val="002E0B39"/>
    <w:rsid w:val="002E0D87"/>
    <w:rsid w:val="002E1057"/>
    <w:rsid w:val="002E162E"/>
    <w:rsid w:val="002E1C6C"/>
    <w:rsid w:val="002E21E6"/>
    <w:rsid w:val="002E28AA"/>
    <w:rsid w:val="002E2A74"/>
    <w:rsid w:val="002E3559"/>
    <w:rsid w:val="002E4187"/>
    <w:rsid w:val="002E45CE"/>
    <w:rsid w:val="002E4F10"/>
    <w:rsid w:val="002E5CD0"/>
    <w:rsid w:val="002E610C"/>
    <w:rsid w:val="002E67F8"/>
    <w:rsid w:val="002E6DD1"/>
    <w:rsid w:val="002E7FDD"/>
    <w:rsid w:val="002F0BD3"/>
    <w:rsid w:val="002F0DAB"/>
    <w:rsid w:val="002F1555"/>
    <w:rsid w:val="002F1D95"/>
    <w:rsid w:val="002F24E1"/>
    <w:rsid w:val="002F27EB"/>
    <w:rsid w:val="002F30DA"/>
    <w:rsid w:val="002F37F2"/>
    <w:rsid w:val="002F3C5F"/>
    <w:rsid w:val="002F421E"/>
    <w:rsid w:val="002F4E69"/>
    <w:rsid w:val="002F60E8"/>
    <w:rsid w:val="002F61EB"/>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B47"/>
    <w:rsid w:val="003102D1"/>
    <w:rsid w:val="003111F8"/>
    <w:rsid w:val="00311736"/>
    <w:rsid w:val="00311CCA"/>
    <w:rsid w:val="003129D9"/>
    <w:rsid w:val="00312C68"/>
    <w:rsid w:val="00312D49"/>
    <w:rsid w:val="00313393"/>
    <w:rsid w:val="003133DD"/>
    <w:rsid w:val="003147E3"/>
    <w:rsid w:val="00314823"/>
    <w:rsid w:val="00314ABD"/>
    <w:rsid w:val="00315B58"/>
    <w:rsid w:val="00315F93"/>
    <w:rsid w:val="003161F6"/>
    <w:rsid w:val="0032007F"/>
    <w:rsid w:val="00320403"/>
    <w:rsid w:val="00320772"/>
    <w:rsid w:val="003208F2"/>
    <w:rsid w:val="00320A6E"/>
    <w:rsid w:val="00320F0D"/>
    <w:rsid w:val="00321BFC"/>
    <w:rsid w:val="0032251E"/>
    <w:rsid w:val="00322EF9"/>
    <w:rsid w:val="0032367E"/>
    <w:rsid w:val="00323FA4"/>
    <w:rsid w:val="00324371"/>
    <w:rsid w:val="003252B9"/>
    <w:rsid w:val="0032587E"/>
    <w:rsid w:val="003259D6"/>
    <w:rsid w:val="00325C1A"/>
    <w:rsid w:val="003264A0"/>
    <w:rsid w:val="00327F7B"/>
    <w:rsid w:val="003301FF"/>
    <w:rsid w:val="0033118E"/>
    <w:rsid w:val="0033234F"/>
    <w:rsid w:val="0033325E"/>
    <w:rsid w:val="00334238"/>
    <w:rsid w:val="0033456A"/>
    <w:rsid w:val="00334870"/>
    <w:rsid w:val="003348C9"/>
    <w:rsid w:val="003354E0"/>
    <w:rsid w:val="0033566A"/>
    <w:rsid w:val="0033599B"/>
    <w:rsid w:val="00337D99"/>
    <w:rsid w:val="00337F1C"/>
    <w:rsid w:val="0034018F"/>
    <w:rsid w:val="00340A63"/>
    <w:rsid w:val="00341BC7"/>
    <w:rsid w:val="00341C8B"/>
    <w:rsid w:val="00342253"/>
    <w:rsid w:val="00343095"/>
    <w:rsid w:val="0034330A"/>
    <w:rsid w:val="003433D5"/>
    <w:rsid w:val="00343978"/>
    <w:rsid w:val="00344995"/>
    <w:rsid w:val="0034526F"/>
    <w:rsid w:val="003452F6"/>
    <w:rsid w:val="00346F94"/>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7B8"/>
    <w:rsid w:val="00357FEB"/>
    <w:rsid w:val="00360768"/>
    <w:rsid w:val="00360E23"/>
    <w:rsid w:val="0036129C"/>
    <w:rsid w:val="00361A4B"/>
    <w:rsid w:val="0036254E"/>
    <w:rsid w:val="0036271A"/>
    <w:rsid w:val="0036323B"/>
    <w:rsid w:val="00363AEC"/>
    <w:rsid w:val="0036404C"/>
    <w:rsid w:val="00364447"/>
    <w:rsid w:val="00364617"/>
    <w:rsid w:val="0036625B"/>
    <w:rsid w:val="003677F1"/>
    <w:rsid w:val="003712E0"/>
    <w:rsid w:val="00372E55"/>
    <w:rsid w:val="003736C7"/>
    <w:rsid w:val="00373B62"/>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9088A"/>
    <w:rsid w:val="00391FE0"/>
    <w:rsid w:val="0039220E"/>
    <w:rsid w:val="00392992"/>
    <w:rsid w:val="003929A2"/>
    <w:rsid w:val="00392FF7"/>
    <w:rsid w:val="003938B1"/>
    <w:rsid w:val="0039393E"/>
    <w:rsid w:val="00394184"/>
    <w:rsid w:val="00394315"/>
    <w:rsid w:val="0039462D"/>
    <w:rsid w:val="00396549"/>
    <w:rsid w:val="0039726B"/>
    <w:rsid w:val="003973FB"/>
    <w:rsid w:val="00397FC5"/>
    <w:rsid w:val="003A01ED"/>
    <w:rsid w:val="003A0E1D"/>
    <w:rsid w:val="003A143B"/>
    <w:rsid w:val="003A17D3"/>
    <w:rsid w:val="003A22A1"/>
    <w:rsid w:val="003A2400"/>
    <w:rsid w:val="003A2F46"/>
    <w:rsid w:val="003A4148"/>
    <w:rsid w:val="003A4BAD"/>
    <w:rsid w:val="003A4BF8"/>
    <w:rsid w:val="003A50AC"/>
    <w:rsid w:val="003A5753"/>
    <w:rsid w:val="003A60CA"/>
    <w:rsid w:val="003A697D"/>
    <w:rsid w:val="003A6B92"/>
    <w:rsid w:val="003A6E8D"/>
    <w:rsid w:val="003A7162"/>
    <w:rsid w:val="003B033E"/>
    <w:rsid w:val="003B1A8C"/>
    <w:rsid w:val="003B2D7C"/>
    <w:rsid w:val="003B2FD7"/>
    <w:rsid w:val="003B3DE1"/>
    <w:rsid w:val="003B4B01"/>
    <w:rsid w:val="003B4D82"/>
    <w:rsid w:val="003B53A8"/>
    <w:rsid w:val="003B5A05"/>
    <w:rsid w:val="003B5A87"/>
    <w:rsid w:val="003B69BE"/>
    <w:rsid w:val="003B6EB9"/>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5CC"/>
    <w:rsid w:val="003D2170"/>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6250"/>
    <w:rsid w:val="003E6CED"/>
    <w:rsid w:val="003E6E12"/>
    <w:rsid w:val="003E7E7A"/>
    <w:rsid w:val="003F036B"/>
    <w:rsid w:val="003F0B19"/>
    <w:rsid w:val="003F0B5F"/>
    <w:rsid w:val="003F0B91"/>
    <w:rsid w:val="003F1BBE"/>
    <w:rsid w:val="003F2D01"/>
    <w:rsid w:val="003F4331"/>
    <w:rsid w:val="003F4F13"/>
    <w:rsid w:val="003F5627"/>
    <w:rsid w:val="003F57CA"/>
    <w:rsid w:val="003F5A65"/>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1C67"/>
    <w:rsid w:val="00411C74"/>
    <w:rsid w:val="00412551"/>
    <w:rsid w:val="0041302C"/>
    <w:rsid w:val="004138DB"/>
    <w:rsid w:val="00415A97"/>
    <w:rsid w:val="00416C44"/>
    <w:rsid w:val="00416CE6"/>
    <w:rsid w:val="0041737B"/>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52FC"/>
    <w:rsid w:val="00425A02"/>
    <w:rsid w:val="00425C94"/>
    <w:rsid w:val="00426A5F"/>
    <w:rsid w:val="004274E6"/>
    <w:rsid w:val="004275B1"/>
    <w:rsid w:val="00427F29"/>
    <w:rsid w:val="00430AAA"/>
    <w:rsid w:val="00430D8B"/>
    <w:rsid w:val="004311D5"/>
    <w:rsid w:val="004314E4"/>
    <w:rsid w:val="00431926"/>
    <w:rsid w:val="00431F79"/>
    <w:rsid w:val="004320A3"/>
    <w:rsid w:val="004331E5"/>
    <w:rsid w:val="004342E7"/>
    <w:rsid w:val="00434C2E"/>
    <w:rsid w:val="004350E4"/>
    <w:rsid w:val="004354D1"/>
    <w:rsid w:val="00435A4B"/>
    <w:rsid w:val="004368D4"/>
    <w:rsid w:val="0043743E"/>
    <w:rsid w:val="00437BDA"/>
    <w:rsid w:val="00437F3C"/>
    <w:rsid w:val="00441447"/>
    <w:rsid w:val="00441AC2"/>
    <w:rsid w:val="00441B06"/>
    <w:rsid w:val="00442043"/>
    <w:rsid w:val="004420CB"/>
    <w:rsid w:val="00442310"/>
    <w:rsid w:val="00442FB6"/>
    <w:rsid w:val="00443888"/>
    <w:rsid w:val="004441DF"/>
    <w:rsid w:val="00444804"/>
    <w:rsid w:val="00444AD5"/>
    <w:rsid w:val="00444F7B"/>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4482"/>
    <w:rsid w:val="004546B1"/>
    <w:rsid w:val="00454BC2"/>
    <w:rsid w:val="00454CE5"/>
    <w:rsid w:val="00455835"/>
    <w:rsid w:val="0045593E"/>
    <w:rsid w:val="004561A3"/>
    <w:rsid w:val="00456B62"/>
    <w:rsid w:val="0045721A"/>
    <w:rsid w:val="004574C4"/>
    <w:rsid w:val="004576EE"/>
    <w:rsid w:val="00457BCC"/>
    <w:rsid w:val="0046085A"/>
    <w:rsid w:val="0046154F"/>
    <w:rsid w:val="00461D7F"/>
    <w:rsid w:val="00462673"/>
    <w:rsid w:val="00462996"/>
    <w:rsid w:val="00463CA4"/>
    <w:rsid w:val="00464DA6"/>
    <w:rsid w:val="004666F2"/>
    <w:rsid w:val="00466F0B"/>
    <w:rsid w:val="004671DA"/>
    <w:rsid w:val="004674C9"/>
    <w:rsid w:val="00470F8B"/>
    <w:rsid w:val="00471CBD"/>
    <w:rsid w:val="00471F86"/>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904C9"/>
    <w:rsid w:val="00490D4D"/>
    <w:rsid w:val="0049175A"/>
    <w:rsid w:val="00492805"/>
    <w:rsid w:val="00493195"/>
    <w:rsid w:val="00493256"/>
    <w:rsid w:val="00493799"/>
    <w:rsid w:val="00494BB4"/>
    <w:rsid w:val="00495114"/>
    <w:rsid w:val="0049581E"/>
    <w:rsid w:val="004959EE"/>
    <w:rsid w:val="00495DA1"/>
    <w:rsid w:val="0049665D"/>
    <w:rsid w:val="00496CAD"/>
    <w:rsid w:val="004977DA"/>
    <w:rsid w:val="004A0A5B"/>
    <w:rsid w:val="004A0B31"/>
    <w:rsid w:val="004A19C3"/>
    <w:rsid w:val="004A1D64"/>
    <w:rsid w:val="004A2170"/>
    <w:rsid w:val="004A2580"/>
    <w:rsid w:val="004A272B"/>
    <w:rsid w:val="004A2A46"/>
    <w:rsid w:val="004A2E4E"/>
    <w:rsid w:val="004A3677"/>
    <w:rsid w:val="004A375C"/>
    <w:rsid w:val="004A493B"/>
    <w:rsid w:val="004A4DE2"/>
    <w:rsid w:val="004A4E27"/>
    <w:rsid w:val="004A58FF"/>
    <w:rsid w:val="004A6192"/>
    <w:rsid w:val="004A708E"/>
    <w:rsid w:val="004A7567"/>
    <w:rsid w:val="004A791E"/>
    <w:rsid w:val="004A7C67"/>
    <w:rsid w:val="004A7DA6"/>
    <w:rsid w:val="004B01FF"/>
    <w:rsid w:val="004B0792"/>
    <w:rsid w:val="004B133A"/>
    <w:rsid w:val="004B1B1B"/>
    <w:rsid w:val="004B1B79"/>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5B1"/>
    <w:rsid w:val="004C1C5F"/>
    <w:rsid w:val="004C1D40"/>
    <w:rsid w:val="004C2180"/>
    <w:rsid w:val="004C2672"/>
    <w:rsid w:val="004C41E6"/>
    <w:rsid w:val="004C4FC3"/>
    <w:rsid w:val="004C51B5"/>
    <w:rsid w:val="004C5B0C"/>
    <w:rsid w:val="004C5E37"/>
    <w:rsid w:val="004C7DB0"/>
    <w:rsid w:val="004D0A77"/>
    <w:rsid w:val="004D258D"/>
    <w:rsid w:val="004D295C"/>
    <w:rsid w:val="004D2B35"/>
    <w:rsid w:val="004D327C"/>
    <w:rsid w:val="004D3A76"/>
    <w:rsid w:val="004D3C9B"/>
    <w:rsid w:val="004D4410"/>
    <w:rsid w:val="004D4D3C"/>
    <w:rsid w:val="004D5718"/>
    <w:rsid w:val="004D5FD2"/>
    <w:rsid w:val="004D67B3"/>
    <w:rsid w:val="004D708D"/>
    <w:rsid w:val="004D79E6"/>
    <w:rsid w:val="004E06C6"/>
    <w:rsid w:val="004E0986"/>
    <w:rsid w:val="004E19AC"/>
    <w:rsid w:val="004E1DCD"/>
    <w:rsid w:val="004E1E28"/>
    <w:rsid w:val="004E2565"/>
    <w:rsid w:val="004E4124"/>
    <w:rsid w:val="004E4962"/>
    <w:rsid w:val="004E4D1F"/>
    <w:rsid w:val="004E4F3A"/>
    <w:rsid w:val="004E5A4F"/>
    <w:rsid w:val="004E5C00"/>
    <w:rsid w:val="004E7338"/>
    <w:rsid w:val="004F21EA"/>
    <w:rsid w:val="004F2FB5"/>
    <w:rsid w:val="004F3ABE"/>
    <w:rsid w:val="004F3B9C"/>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491E"/>
    <w:rsid w:val="00504ADB"/>
    <w:rsid w:val="00505B92"/>
    <w:rsid w:val="00505D89"/>
    <w:rsid w:val="005067A8"/>
    <w:rsid w:val="005067C2"/>
    <w:rsid w:val="005076D6"/>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5329"/>
    <w:rsid w:val="0052549C"/>
    <w:rsid w:val="00525794"/>
    <w:rsid w:val="00525999"/>
    <w:rsid w:val="00525AC6"/>
    <w:rsid w:val="00526294"/>
    <w:rsid w:val="005268FA"/>
    <w:rsid w:val="005274ED"/>
    <w:rsid w:val="005308B2"/>
    <w:rsid w:val="00530CB3"/>
    <w:rsid w:val="00530D7E"/>
    <w:rsid w:val="00532644"/>
    <w:rsid w:val="00532877"/>
    <w:rsid w:val="00534904"/>
    <w:rsid w:val="00535BF0"/>
    <w:rsid w:val="005370BC"/>
    <w:rsid w:val="005377D2"/>
    <w:rsid w:val="00537811"/>
    <w:rsid w:val="00540E77"/>
    <w:rsid w:val="00541045"/>
    <w:rsid w:val="0054217E"/>
    <w:rsid w:val="0054290E"/>
    <w:rsid w:val="0054307F"/>
    <w:rsid w:val="00543742"/>
    <w:rsid w:val="00544123"/>
    <w:rsid w:val="0054441B"/>
    <w:rsid w:val="00544615"/>
    <w:rsid w:val="0054511D"/>
    <w:rsid w:val="00545308"/>
    <w:rsid w:val="005457AF"/>
    <w:rsid w:val="00545A37"/>
    <w:rsid w:val="00545A4F"/>
    <w:rsid w:val="005465C4"/>
    <w:rsid w:val="005470D5"/>
    <w:rsid w:val="005477EF"/>
    <w:rsid w:val="00547DF5"/>
    <w:rsid w:val="00551107"/>
    <w:rsid w:val="0055156B"/>
    <w:rsid w:val="00551589"/>
    <w:rsid w:val="0055193A"/>
    <w:rsid w:val="0055253A"/>
    <w:rsid w:val="00553483"/>
    <w:rsid w:val="00553C6C"/>
    <w:rsid w:val="005542BB"/>
    <w:rsid w:val="00554628"/>
    <w:rsid w:val="00554EB4"/>
    <w:rsid w:val="00556482"/>
    <w:rsid w:val="00556EAC"/>
    <w:rsid w:val="00557F6D"/>
    <w:rsid w:val="0056366B"/>
    <w:rsid w:val="00564011"/>
    <w:rsid w:val="00564881"/>
    <w:rsid w:val="00564945"/>
    <w:rsid w:val="0056496E"/>
    <w:rsid w:val="005649A6"/>
    <w:rsid w:val="00564F7D"/>
    <w:rsid w:val="0056590A"/>
    <w:rsid w:val="005662D7"/>
    <w:rsid w:val="00566E8B"/>
    <w:rsid w:val="00567A2D"/>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5364"/>
    <w:rsid w:val="005879EB"/>
    <w:rsid w:val="005906CC"/>
    <w:rsid w:val="0059136F"/>
    <w:rsid w:val="005913B1"/>
    <w:rsid w:val="00591D2A"/>
    <w:rsid w:val="00591F93"/>
    <w:rsid w:val="00593022"/>
    <w:rsid w:val="0059394F"/>
    <w:rsid w:val="0059428F"/>
    <w:rsid w:val="00594B68"/>
    <w:rsid w:val="0059673C"/>
    <w:rsid w:val="00596857"/>
    <w:rsid w:val="005970F1"/>
    <w:rsid w:val="00597ABC"/>
    <w:rsid w:val="005A0213"/>
    <w:rsid w:val="005A06EE"/>
    <w:rsid w:val="005A077E"/>
    <w:rsid w:val="005A0E79"/>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C97"/>
    <w:rsid w:val="005B4BB1"/>
    <w:rsid w:val="005B4F4F"/>
    <w:rsid w:val="005B567C"/>
    <w:rsid w:val="005B5A69"/>
    <w:rsid w:val="005B5B57"/>
    <w:rsid w:val="005B5EB8"/>
    <w:rsid w:val="005B6951"/>
    <w:rsid w:val="005B6A95"/>
    <w:rsid w:val="005B6CC9"/>
    <w:rsid w:val="005B720A"/>
    <w:rsid w:val="005B7FA1"/>
    <w:rsid w:val="005C00A2"/>
    <w:rsid w:val="005C0558"/>
    <w:rsid w:val="005C0D40"/>
    <w:rsid w:val="005C0E7F"/>
    <w:rsid w:val="005C0F71"/>
    <w:rsid w:val="005C1CD4"/>
    <w:rsid w:val="005C385B"/>
    <w:rsid w:val="005C3EB9"/>
    <w:rsid w:val="005C46BD"/>
    <w:rsid w:val="005C504F"/>
    <w:rsid w:val="005C5E23"/>
    <w:rsid w:val="005C5F75"/>
    <w:rsid w:val="005C63CD"/>
    <w:rsid w:val="005C68F0"/>
    <w:rsid w:val="005C7567"/>
    <w:rsid w:val="005C7D5D"/>
    <w:rsid w:val="005D0459"/>
    <w:rsid w:val="005D0BE9"/>
    <w:rsid w:val="005D1199"/>
    <w:rsid w:val="005D1D0B"/>
    <w:rsid w:val="005D34A4"/>
    <w:rsid w:val="005D388A"/>
    <w:rsid w:val="005D404B"/>
    <w:rsid w:val="005D531F"/>
    <w:rsid w:val="005D5820"/>
    <w:rsid w:val="005D63BA"/>
    <w:rsid w:val="005D6695"/>
    <w:rsid w:val="005D66C3"/>
    <w:rsid w:val="005D701F"/>
    <w:rsid w:val="005D74B7"/>
    <w:rsid w:val="005E061C"/>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7EBB"/>
    <w:rsid w:val="005F0923"/>
    <w:rsid w:val="005F1C84"/>
    <w:rsid w:val="005F1EE5"/>
    <w:rsid w:val="005F29FA"/>
    <w:rsid w:val="005F2BD4"/>
    <w:rsid w:val="005F2D30"/>
    <w:rsid w:val="005F2FBE"/>
    <w:rsid w:val="005F3B7D"/>
    <w:rsid w:val="005F3FAF"/>
    <w:rsid w:val="005F3FFE"/>
    <w:rsid w:val="005F4B1F"/>
    <w:rsid w:val="005F52FB"/>
    <w:rsid w:val="005F5486"/>
    <w:rsid w:val="005F55ED"/>
    <w:rsid w:val="005F5662"/>
    <w:rsid w:val="005F6494"/>
    <w:rsid w:val="005F77A6"/>
    <w:rsid w:val="005F7E22"/>
    <w:rsid w:val="00600C97"/>
    <w:rsid w:val="006010CF"/>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8F4"/>
    <w:rsid w:val="00610905"/>
    <w:rsid w:val="00610DD7"/>
    <w:rsid w:val="006118C2"/>
    <w:rsid w:val="006120EC"/>
    <w:rsid w:val="006121E4"/>
    <w:rsid w:val="00613275"/>
    <w:rsid w:val="0061393A"/>
    <w:rsid w:val="006139C3"/>
    <w:rsid w:val="00613DF6"/>
    <w:rsid w:val="0061541C"/>
    <w:rsid w:val="006155C9"/>
    <w:rsid w:val="00615981"/>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2D62"/>
    <w:rsid w:val="00623628"/>
    <w:rsid w:val="006240E8"/>
    <w:rsid w:val="0062490B"/>
    <w:rsid w:val="00624E1A"/>
    <w:rsid w:val="006252C9"/>
    <w:rsid w:val="00625746"/>
    <w:rsid w:val="006257B2"/>
    <w:rsid w:val="00625D05"/>
    <w:rsid w:val="00625E36"/>
    <w:rsid w:val="00626653"/>
    <w:rsid w:val="00627B07"/>
    <w:rsid w:val="00627CE6"/>
    <w:rsid w:val="00631856"/>
    <w:rsid w:val="006321B2"/>
    <w:rsid w:val="0063295E"/>
    <w:rsid w:val="00632F57"/>
    <w:rsid w:val="0063304E"/>
    <w:rsid w:val="006344E9"/>
    <w:rsid w:val="006349C5"/>
    <w:rsid w:val="00634E9E"/>
    <w:rsid w:val="00634F09"/>
    <w:rsid w:val="006353E8"/>
    <w:rsid w:val="0063548F"/>
    <w:rsid w:val="00636A1F"/>
    <w:rsid w:val="00641A71"/>
    <w:rsid w:val="00642357"/>
    <w:rsid w:val="006433C4"/>
    <w:rsid w:val="0064351D"/>
    <w:rsid w:val="006435C3"/>
    <w:rsid w:val="00644AFC"/>
    <w:rsid w:val="00644C03"/>
    <w:rsid w:val="00644FA2"/>
    <w:rsid w:val="006459A4"/>
    <w:rsid w:val="00645BC2"/>
    <w:rsid w:val="00646637"/>
    <w:rsid w:val="006469BB"/>
    <w:rsid w:val="00646CD7"/>
    <w:rsid w:val="00647568"/>
    <w:rsid w:val="006475D9"/>
    <w:rsid w:val="0064792C"/>
    <w:rsid w:val="00650094"/>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3182"/>
    <w:rsid w:val="00663763"/>
    <w:rsid w:val="0066396B"/>
    <w:rsid w:val="00663E5E"/>
    <w:rsid w:val="00664D68"/>
    <w:rsid w:val="006652AF"/>
    <w:rsid w:val="006652EA"/>
    <w:rsid w:val="00665686"/>
    <w:rsid w:val="006658AC"/>
    <w:rsid w:val="00665B37"/>
    <w:rsid w:val="00666595"/>
    <w:rsid w:val="00667555"/>
    <w:rsid w:val="0067063D"/>
    <w:rsid w:val="00670651"/>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BF"/>
    <w:rsid w:val="00694D9B"/>
    <w:rsid w:val="00694FF3"/>
    <w:rsid w:val="00695006"/>
    <w:rsid w:val="006951BA"/>
    <w:rsid w:val="006952DF"/>
    <w:rsid w:val="0069589B"/>
    <w:rsid w:val="00695BE6"/>
    <w:rsid w:val="00695C29"/>
    <w:rsid w:val="00695D41"/>
    <w:rsid w:val="006962A3"/>
    <w:rsid w:val="006963A7"/>
    <w:rsid w:val="00696482"/>
    <w:rsid w:val="006A0110"/>
    <w:rsid w:val="006A019A"/>
    <w:rsid w:val="006A0255"/>
    <w:rsid w:val="006A0581"/>
    <w:rsid w:val="006A0837"/>
    <w:rsid w:val="006A1315"/>
    <w:rsid w:val="006A1688"/>
    <w:rsid w:val="006A1967"/>
    <w:rsid w:val="006A1D29"/>
    <w:rsid w:val="006A1F1E"/>
    <w:rsid w:val="006A210C"/>
    <w:rsid w:val="006A23A2"/>
    <w:rsid w:val="006A25C4"/>
    <w:rsid w:val="006A3E68"/>
    <w:rsid w:val="006A484B"/>
    <w:rsid w:val="006A498A"/>
    <w:rsid w:val="006A52C6"/>
    <w:rsid w:val="006A56FA"/>
    <w:rsid w:val="006A609A"/>
    <w:rsid w:val="006A6439"/>
    <w:rsid w:val="006A6899"/>
    <w:rsid w:val="006B040D"/>
    <w:rsid w:val="006B08F5"/>
    <w:rsid w:val="006B0919"/>
    <w:rsid w:val="006B0A6C"/>
    <w:rsid w:val="006B0B48"/>
    <w:rsid w:val="006B0F10"/>
    <w:rsid w:val="006B2A42"/>
    <w:rsid w:val="006B2B9C"/>
    <w:rsid w:val="006B482A"/>
    <w:rsid w:val="006B49DA"/>
    <w:rsid w:val="006B5810"/>
    <w:rsid w:val="006B5CE3"/>
    <w:rsid w:val="006B6C2E"/>
    <w:rsid w:val="006C0CE0"/>
    <w:rsid w:val="006C101E"/>
    <w:rsid w:val="006C1E8D"/>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A47"/>
    <w:rsid w:val="006F2438"/>
    <w:rsid w:val="006F2B88"/>
    <w:rsid w:val="006F37BF"/>
    <w:rsid w:val="006F43B6"/>
    <w:rsid w:val="006F49F6"/>
    <w:rsid w:val="006F5EFF"/>
    <w:rsid w:val="006F67F5"/>
    <w:rsid w:val="006F6D68"/>
    <w:rsid w:val="006F737E"/>
    <w:rsid w:val="006F7479"/>
    <w:rsid w:val="00700785"/>
    <w:rsid w:val="00701E49"/>
    <w:rsid w:val="00703490"/>
    <w:rsid w:val="00703504"/>
    <w:rsid w:val="007035BF"/>
    <w:rsid w:val="007037CF"/>
    <w:rsid w:val="00703B3A"/>
    <w:rsid w:val="00704235"/>
    <w:rsid w:val="0070469B"/>
    <w:rsid w:val="00705014"/>
    <w:rsid w:val="007052DB"/>
    <w:rsid w:val="0070537C"/>
    <w:rsid w:val="00705742"/>
    <w:rsid w:val="00705775"/>
    <w:rsid w:val="00705BFB"/>
    <w:rsid w:val="00705E99"/>
    <w:rsid w:val="00706709"/>
    <w:rsid w:val="00706BEA"/>
    <w:rsid w:val="00707194"/>
    <w:rsid w:val="0070791D"/>
    <w:rsid w:val="00710572"/>
    <w:rsid w:val="00711B16"/>
    <w:rsid w:val="00712F2D"/>
    <w:rsid w:val="00713038"/>
    <w:rsid w:val="007141B8"/>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F7E"/>
    <w:rsid w:val="0072562E"/>
    <w:rsid w:val="00725E99"/>
    <w:rsid w:val="00726A24"/>
    <w:rsid w:val="0072701B"/>
    <w:rsid w:val="0072704C"/>
    <w:rsid w:val="00727734"/>
    <w:rsid w:val="00730734"/>
    <w:rsid w:val="00730BCF"/>
    <w:rsid w:val="00730C7B"/>
    <w:rsid w:val="00731277"/>
    <w:rsid w:val="00731DCC"/>
    <w:rsid w:val="00731E3D"/>
    <w:rsid w:val="00731F93"/>
    <w:rsid w:val="00733116"/>
    <w:rsid w:val="007331B5"/>
    <w:rsid w:val="00733ABF"/>
    <w:rsid w:val="00733E7F"/>
    <w:rsid w:val="007343FD"/>
    <w:rsid w:val="00734490"/>
    <w:rsid w:val="0073550D"/>
    <w:rsid w:val="00736416"/>
    <w:rsid w:val="00736891"/>
    <w:rsid w:val="0073734B"/>
    <w:rsid w:val="00737494"/>
    <w:rsid w:val="0074011E"/>
    <w:rsid w:val="00740301"/>
    <w:rsid w:val="007406A0"/>
    <w:rsid w:val="00741B92"/>
    <w:rsid w:val="00742505"/>
    <w:rsid w:val="00742A2A"/>
    <w:rsid w:val="00742EA8"/>
    <w:rsid w:val="00743B5E"/>
    <w:rsid w:val="0074419D"/>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FCF"/>
    <w:rsid w:val="00761323"/>
    <w:rsid w:val="00761778"/>
    <w:rsid w:val="007618A6"/>
    <w:rsid w:val="007618DB"/>
    <w:rsid w:val="00761C8E"/>
    <w:rsid w:val="00761F50"/>
    <w:rsid w:val="0076235D"/>
    <w:rsid w:val="00762B29"/>
    <w:rsid w:val="00762C18"/>
    <w:rsid w:val="0076318C"/>
    <w:rsid w:val="0076342E"/>
    <w:rsid w:val="00763E1D"/>
    <w:rsid w:val="007651A4"/>
    <w:rsid w:val="007651E7"/>
    <w:rsid w:val="0076543F"/>
    <w:rsid w:val="00765A00"/>
    <w:rsid w:val="00765F6D"/>
    <w:rsid w:val="00766AA8"/>
    <w:rsid w:val="00766F73"/>
    <w:rsid w:val="00767C6B"/>
    <w:rsid w:val="00770028"/>
    <w:rsid w:val="00770778"/>
    <w:rsid w:val="00770B1C"/>
    <w:rsid w:val="00770F9C"/>
    <w:rsid w:val="00771E7B"/>
    <w:rsid w:val="00772670"/>
    <w:rsid w:val="00772D7D"/>
    <w:rsid w:val="00773336"/>
    <w:rsid w:val="00773946"/>
    <w:rsid w:val="00774005"/>
    <w:rsid w:val="00774086"/>
    <w:rsid w:val="00774594"/>
    <w:rsid w:val="007745DC"/>
    <w:rsid w:val="007747F5"/>
    <w:rsid w:val="00775C56"/>
    <w:rsid w:val="00775E67"/>
    <w:rsid w:val="007761A0"/>
    <w:rsid w:val="00776C91"/>
    <w:rsid w:val="00777729"/>
    <w:rsid w:val="00777C99"/>
    <w:rsid w:val="007809BA"/>
    <w:rsid w:val="00780C78"/>
    <w:rsid w:val="00781011"/>
    <w:rsid w:val="007811A3"/>
    <w:rsid w:val="007812FA"/>
    <w:rsid w:val="00781751"/>
    <w:rsid w:val="00781F44"/>
    <w:rsid w:val="007823D0"/>
    <w:rsid w:val="007827F8"/>
    <w:rsid w:val="00782C9E"/>
    <w:rsid w:val="00782EFE"/>
    <w:rsid w:val="00783A8F"/>
    <w:rsid w:val="00785448"/>
    <w:rsid w:val="00785965"/>
    <w:rsid w:val="00785AFB"/>
    <w:rsid w:val="00786100"/>
    <w:rsid w:val="00786270"/>
    <w:rsid w:val="00793451"/>
    <w:rsid w:val="00794422"/>
    <w:rsid w:val="0079452D"/>
    <w:rsid w:val="007949B1"/>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7A"/>
    <w:rsid w:val="007A4303"/>
    <w:rsid w:val="007A5A8E"/>
    <w:rsid w:val="007A5EAB"/>
    <w:rsid w:val="007A67E4"/>
    <w:rsid w:val="007A6BAD"/>
    <w:rsid w:val="007A74A3"/>
    <w:rsid w:val="007B0401"/>
    <w:rsid w:val="007B15CA"/>
    <w:rsid w:val="007B256F"/>
    <w:rsid w:val="007B2DF2"/>
    <w:rsid w:val="007B2F17"/>
    <w:rsid w:val="007B30D2"/>
    <w:rsid w:val="007B46B6"/>
    <w:rsid w:val="007B4FA4"/>
    <w:rsid w:val="007B5025"/>
    <w:rsid w:val="007B54C8"/>
    <w:rsid w:val="007B61F1"/>
    <w:rsid w:val="007B64D0"/>
    <w:rsid w:val="007B6F25"/>
    <w:rsid w:val="007B7276"/>
    <w:rsid w:val="007B75F0"/>
    <w:rsid w:val="007B7EA9"/>
    <w:rsid w:val="007B7F7B"/>
    <w:rsid w:val="007C05BB"/>
    <w:rsid w:val="007C0633"/>
    <w:rsid w:val="007C1707"/>
    <w:rsid w:val="007C1B2B"/>
    <w:rsid w:val="007C1F44"/>
    <w:rsid w:val="007C21A6"/>
    <w:rsid w:val="007C40E6"/>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F92"/>
    <w:rsid w:val="007E2219"/>
    <w:rsid w:val="007E2245"/>
    <w:rsid w:val="007E28F3"/>
    <w:rsid w:val="007E2D02"/>
    <w:rsid w:val="007E433C"/>
    <w:rsid w:val="007E4BA4"/>
    <w:rsid w:val="007E5757"/>
    <w:rsid w:val="007E667D"/>
    <w:rsid w:val="007E6869"/>
    <w:rsid w:val="007E6F69"/>
    <w:rsid w:val="007E741F"/>
    <w:rsid w:val="007F0187"/>
    <w:rsid w:val="007F1337"/>
    <w:rsid w:val="007F14B2"/>
    <w:rsid w:val="007F2232"/>
    <w:rsid w:val="007F232C"/>
    <w:rsid w:val="007F2384"/>
    <w:rsid w:val="007F2FA8"/>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394"/>
    <w:rsid w:val="00805B95"/>
    <w:rsid w:val="00805BEA"/>
    <w:rsid w:val="00805C66"/>
    <w:rsid w:val="0080634F"/>
    <w:rsid w:val="0080675B"/>
    <w:rsid w:val="00807303"/>
    <w:rsid w:val="0080730A"/>
    <w:rsid w:val="00810901"/>
    <w:rsid w:val="00810F06"/>
    <w:rsid w:val="00812B77"/>
    <w:rsid w:val="00812FD4"/>
    <w:rsid w:val="008140EE"/>
    <w:rsid w:val="00814158"/>
    <w:rsid w:val="0081455B"/>
    <w:rsid w:val="00815263"/>
    <w:rsid w:val="008152E1"/>
    <w:rsid w:val="008164E7"/>
    <w:rsid w:val="00816C9A"/>
    <w:rsid w:val="0081796E"/>
    <w:rsid w:val="00821BD2"/>
    <w:rsid w:val="0082280A"/>
    <w:rsid w:val="008235B5"/>
    <w:rsid w:val="0082370B"/>
    <w:rsid w:val="00823DB7"/>
    <w:rsid w:val="00824191"/>
    <w:rsid w:val="00824972"/>
    <w:rsid w:val="00824DEE"/>
    <w:rsid w:val="00825F34"/>
    <w:rsid w:val="008261B7"/>
    <w:rsid w:val="008273EA"/>
    <w:rsid w:val="008277B6"/>
    <w:rsid w:val="00827B7E"/>
    <w:rsid w:val="00827BA1"/>
    <w:rsid w:val="00827EDD"/>
    <w:rsid w:val="00830353"/>
    <w:rsid w:val="00830675"/>
    <w:rsid w:val="00830A64"/>
    <w:rsid w:val="00832231"/>
    <w:rsid w:val="008324D1"/>
    <w:rsid w:val="00832FE1"/>
    <w:rsid w:val="008333C0"/>
    <w:rsid w:val="00834452"/>
    <w:rsid w:val="00835E38"/>
    <w:rsid w:val="008362BA"/>
    <w:rsid w:val="0083641E"/>
    <w:rsid w:val="00836773"/>
    <w:rsid w:val="00836C1E"/>
    <w:rsid w:val="00837FF1"/>
    <w:rsid w:val="00840E3E"/>
    <w:rsid w:val="00841A6F"/>
    <w:rsid w:val="00841B32"/>
    <w:rsid w:val="008427AE"/>
    <w:rsid w:val="00842A6E"/>
    <w:rsid w:val="008431F9"/>
    <w:rsid w:val="00843E7F"/>
    <w:rsid w:val="00844260"/>
    <w:rsid w:val="008442D3"/>
    <w:rsid w:val="008444BC"/>
    <w:rsid w:val="00845102"/>
    <w:rsid w:val="00845E65"/>
    <w:rsid w:val="00846321"/>
    <w:rsid w:val="00847FCF"/>
    <w:rsid w:val="0085040B"/>
    <w:rsid w:val="0085056D"/>
    <w:rsid w:val="00850EB1"/>
    <w:rsid w:val="008523B7"/>
    <w:rsid w:val="00853429"/>
    <w:rsid w:val="00853790"/>
    <w:rsid w:val="00853EDC"/>
    <w:rsid w:val="008556B8"/>
    <w:rsid w:val="008558D6"/>
    <w:rsid w:val="00856150"/>
    <w:rsid w:val="008564D0"/>
    <w:rsid w:val="00856724"/>
    <w:rsid w:val="00856839"/>
    <w:rsid w:val="008571A6"/>
    <w:rsid w:val="008572B6"/>
    <w:rsid w:val="00857729"/>
    <w:rsid w:val="00857FAA"/>
    <w:rsid w:val="00860D0C"/>
    <w:rsid w:val="0086287B"/>
    <w:rsid w:val="008640E5"/>
    <w:rsid w:val="008645B9"/>
    <w:rsid w:val="00864A7F"/>
    <w:rsid w:val="008656CA"/>
    <w:rsid w:val="00865DA8"/>
    <w:rsid w:val="00865F75"/>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57FF"/>
    <w:rsid w:val="00875BA5"/>
    <w:rsid w:val="00876ED3"/>
    <w:rsid w:val="00877E5C"/>
    <w:rsid w:val="0088028C"/>
    <w:rsid w:val="008811E2"/>
    <w:rsid w:val="008817EB"/>
    <w:rsid w:val="00881888"/>
    <w:rsid w:val="00881C81"/>
    <w:rsid w:val="00881F65"/>
    <w:rsid w:val="00882E31"/>
    <w:rsid w:val="00883033"/>
    <w:rsid w:val="008841B6"/>
    <w:rsid w:val="00885776"/>
    <w:rsid w:val="00885EB7"/>
    <w:rsid w:val="008867A4"/>
    <w:rsid w:val="00886883"/>
    <w:rsid w:val="00886A24"/>
    <w:rsid w:val="00886BED"/>
    <w:rsid w:val="00886C87"/>
    <w:rsid w:val="00887AEB"/>
    <w:rsid w:val="00887C8F"/>
    <w:rsid w:val="00887DBE"/>
    <w:rsid w:val="00890E65"/>
    <w:rsid w:val="00891953"/>
    <w:rsid w:val="00891F4E"/>
    <w:rsid w:val="0089202F"/>
    <w:rsid w:val="00892038"/>
    <w:rsid w:val="008921BD"/>
    <w:rsid w:val="0089258B"/>
    <w:rsid w:val="008925F7"/>
    <w:rsid w:val="00892912"/>
    <w:rsid w:val="00892EF6"/>
    <w:rsid w:val="0089368B"/>
    <w:rsid w:val="008949E4"/>
    <w:rsid w:val="008949EA"/>
    <w:rsid w:val="00894C72"/>
    <w:rsid w:val="0089674D"/>
    <w:rsid w:val="008967E0"/>
    <w:rsid w:val="00897681"/>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C2D"/>
    <w:rsid w:val="008B16B0"/>
    <w:rsid w:val="008B19DF"/>
    <w:rsid w:val="008B1A72"/>
    <w:rsid w:val="008B233E"/>
    <w:rsid w:val="008B23FF"/>
    <w:rsid w:val="008B2FEE"/>
    <w:rsid w:val="008B39D4"/>
    <w:rsid w:val="008B4118"/>
    <w:rsid w:val="008B4F4C"/>
    <w:rsid w:val="008B60CB"/>
    <w:rsid w:val="008B682E"/>
    <w:rsid w:val="008B7359"/>
    <w:rsid w:val="008B73AE"/>
    <w:rsid w:val="008C0C8B"/>
    <w:rsid w:val="008C0DA3"/>
    <w:rsid w:val="008C372D"/>
    <w:rsid w:val="008C399F"/>
    <w:rsid w:val="008C3ED0"/>
    <w:rsid w:val="008C5BEA"/>
    <w:rsid w:val="008C79D0"/>
    <w:rsid w:val="008C7DC7"/>
    <w:rsid w:val="008D0984"/>
    <w:rsid w:val="008D09DE"/>
    <w:rsid w:val="008D159B"/>
    <w:rsid w:val="008D2059"/>
    <w:rsid w:val="008D235E"/>
    <w:rsid w:val="008D2605"/>
    <w:rsid w:val="008D2DE3"/>
    <w:rsid w:val="008D3AEB"/>
    <w:rsid w:val="008D3D96"/>
    <w:rsid w:val="008D4E50"/>
    <w:rsid w:val="008D5C0F"/>
    <w:rsid w:val="008D5CA8"/>
    <w:rsid w:val="008D5EC4"/>
    <w:rsid w:val="008D61F4"/>
    <w:rsid w:val="008D6275"/>
    <w:rsid w:val="008D683C"/>
    <w:rsid w:val="008D75A2"/>
    <w:rsid w:val="008D7750"/>
    <w:rsid w:val="008E22AE"/>
    <w:rsid w:val="008E3F08"/>
    <w:rsid w:val="008E4434"/>
    <w:rsid w:val="008E48B0"/>
    <w:rsid w:val="008E5085"/>
    <w:rsid w:val="008E56A9"/>
    <w:rsid w:val="008E57AF"/>
    <w:rsid w:val="008E5A07"/>
    <w:rsid w:val="008E5E76"/>
    <w:rsid w:val="008E5EE6"/>
    <w:rsid w:val="008E635C"/>
    <w:rsid w:val="008E65E4"/>
    <w:rsid w:val="008E6691"/>
    <w:rsid w:val="008E6767"/>
    <w:rsid w:val="008E6AC0"/>
    <w:rsid w:val="008E6E96"/>
    <w:rsid w:val="008F0347"/>
    <w:rsid w:val="008F121C"/>
    <w:rsid w:val="008F4713"/>
    <w:rsid w:val="008F5973"/>
    <w:rsid w:val="008F5DFE"/>
    <w:rsid w:val="008F6027"/>
    <w:rsid w:val="008F65B3"/>
    <w:rsid w:val="008F6A10"/>
    <w:rsid w:val="008F6E92"/>
    <w:rsid w:val="00901A6B"/>
    <w:rsid w:val="00902178"/>
    <w:rsid w:val="0090235B"/>
    <w:rsid w:val="00902DB2"/>
    <w:rsid w:val="00903235"/>
    <w:rsid w:val="009041C6"/>
    <w:rsid w:val="009052BA"/>
    <w:rsid w:val="0090656D"/>
    <w:rsid w:val="00906959"/>
    <w:rsid w:val="00906A20"/>
    <w:rsid w:val="00906D78"/>
    <w:rsid w:val="009074F8"/>
    <w:rsid w:val="0091034B"/>
    <w:rsid w:val="00911610"/>
    <w:rsid w:val="00912B98"/>
    <w:rsid w:val="00912D68"/>
    <w:rsid w:val="00912FA1"/>
    <w:rsid w:val="00914A1A"/>
    <w:rsid w:val="00914CCC"/>
    <w:rsid w:val="009161B2"/>
    <w:rsid w:val="00916D2C"/>
    <w:rsid w:val="0091784F"/>
    <w:rsid w:val="00917D62"/>
    <w:rsid w:val="00917E28"/>
    <w:rsid w:val="00920688"/>
    <w:rsid w:val="00920D2B"/>
    <w:rsid w:val="009216B1"/>
    <w:rsid w:val="00921BAD"/>
    <w:rsid w:val="00921DE4"/>
    <w:rsid w:val="00921F22"/>
    <w:rsid w:val="00922306"/>
    <w:rsid w:val="00922C6F"/>
    <w:rsid w:val="00922F77"/>
    <w:rsid w:val="009232F0"/>
    <w:rsid w:val="00923FE0"/>
    <w:rsid w:val="00924793"/>
    <w:rsid w:val="009248D5"/>
    <w:rsid w:val="00924C11"/>
    <w:rsid w:val="00925161"/>
    <w:rsid w:val="0092548F"/>
    <w:rsid w:val="00927F33"/>
    <w:rsid w:val="00930507"/>
    <w:rsid w:val="00930525"/>
    <w:rsid w:val="00932561"/>
    <w:rsid w:val="00932651"/>
    <w:rsid w:val="00933225"/>
    <w:rsid w:val="00933B30"/>
    <w:rsid w:val="0093416E"/>
    <w:rsid w:val="00934697"/>
    <w:rsid w:val="00934C08"/>
    <w:rsid w:val="00936063"/>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7A7D"/>
    <w:rsid w:val="009503A7"/>
    <w:rsid w:val="00950567"/>
    <w:rsid w:val="009513BB"/>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5DB3"/>
    <w:rsid w:val="00967513"/>
    <w:rsid w:val="00967849"/>
    <w:rsid w:val="009679B3"/>
    <w:rsid w:val="00970104"/>
    <w:rsid w:val="00970DE6"/>
    <w:rsid w:val="00971654"/>
    <w:rsid w:val="009723EF"/>
    <w:rsid w:val="009730DE"/>
    <w:rsid w:val="0097372A"/>
    <w:rsid w:val="00974577"/>
    <w:rsid w:val="00974FB6"/>
    <w:rsid w:val="0097685C"/>
    <w:rsid w:val="00976F8E"/>
    <w:rsid w:val="009774F7"/>
    <w:rsid w:val="00977ACF"/>
    <w:rsid w:val="00977B00"/>
    <w:rsid w:val="009803D6"/>
    <w:rsid w:val="009808B4"/>
    <w:rsid w:val="00983CA6"/>
    <w:rsid w:val="00984D26"/>
    <w:rsid w:val="009864B2"/>
    <w:rsid w:val="0098672C"/>
    <w:rsid w:val="009870EC"/>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6151"/>
    <w:rsid w:val="00996F86"/>
    <w:rsid w:val="00997492"/>
    <w:rsid w:val="00997D2A"/>
    <w:rsid w:val="009A0571"/>
    <w:rsid w:val="009A0E68"/>
    <w:rsid w:val="009A1D9D"/>
    <w:rsid w:val="009A20AA"/>
    <w:rsid w:val="009A2291"/>
    <w:rsid w:val="009A2659"/>
    <w:rsid w:val="009A281D"/>
    <w:rsid w:val="009A28D9"/>
    <w:rsid w:val="009A2CF5"/>
    <w:rsid w:val="009A3460"/>
    <w:rsid w:val="009A3649"/>
    <w:rsid w:val="009A46E7"/>
    <w:rsid w:val="009A4D9F"/>
    <w:rsid w:val="009A4F1F"/>
    <w:rsid w:val="009A5886"/>
    <w:rsid w:val="009A6B65"/>
    <w:rsid w:val="009A71E6"/>
    <w:rsid w:val="009A740B"/>
    <w:rsid w:val="009B00FD"/>
    <w:rsid w:val="009B022A"/>
    <w:rsid w:val="009B0AA3"/>
    <w:rsid w:val="009B0AB9"/>
    <w:rsid w:val="009B1168"/>
    <w:rsid w:val="009B141B"/>
    <w:rsid w:val="009B2256"/>
    <w:rsid w:val="009B256F"/>
    <w:rsid w:val="009B29ED"/>
    <w:rsid w:val="009B2B50"/>
    <w:rsid w:val="009B331A"/>
    <w:rsid w:val="009B49D3"/>
    <w:rsid w:val="009B4A2D"/>
    <w:rsid w:val="009B4CDA"/>
    <w:rsid w:val="009B5199"/>
    <w:rsid w:val="009B5679"/>
    <w:rsid w:val="009B66DA"/>
    <w:rsid w:val="009B6EA0"/>
    <w:rsid w:val="009B7102"/>
    <w:rsid w:val="009B7171"/>
    <w:rsid w:val="009B7688"/>
    <w:rsid w:val="009B7B62"/>
    <w:rsid w:val="009C0A69"/>
    <w:rsid w:val="009C10C5"/>
    <w:rsid w:val="009C6B19"/>
    <w:rsid w:val="009C6E1B"/>
    <w:rsid w:val="009C6E5F"/>
    <w:rsid w:val="009C77E8"/>
    <w:rsid w:val="009D0DA0"/>
    <w:rsid w:val="009D0EB6"/>
    <w:rsid w:val="009D0F69"/>
    <w:rsid w:val="009D1F36"/>
    <w:rsid w:val="009D255E"/>
    <w:rsid w:val="009D25B4"/>
    <w:rsid w:val="009D262E"/>
    <w:rsid w:val="009D27B3"/>
    <w:rsid w:val="009D2AAD"/>
    <w:rsid w:val="009D2E4E"/>
    <w:rsid w:val="009D41A5"/>
    <w:rsid w:val="009D44F3"/>
    <w:rsid w:val="009D45F8"/>
    <w:rsid w:val="009D49A0"/>
    <w:rsid w:val="009D5C3D"/>
    <w:rsid w:val="009D6568"/>
    <w:rsid w:val="009D6948"/>
    <w:rsid w:val="009D7A72"/>
    <w:rsid w:val="009E0199"/>
    <w:rsid w:val="009E0287"/>
    <w:rsid w:val="009E11C0"/>
    <w:rsid w:val="009E1678"/>
    <w:rsid w:val="009E16A8"/>
    <w:rsid w:val="009E1B75"/>
    <w:rsid w:val="009E219A"/>
    <w:rsid w:val="009E2BD8"/>
    <w:rsid w:val="009E3570"/>
    <w:rsid w:val="009E3DA7"/>
    <w:rsid w:val="009E4335"/>
    <w:rsid w:val="009E4548"/>
    <w:rsid w:val="009E5AAD"/>
    <w:rsid w:val="009E60BD"/>
    <w:rsid w:val="009E61DA"/>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57A"/>
    <w:rsid w:val="009F2EA7"/>
    <w:rsid w:val="009F325B"/>
    <w:rsid w:val="009F3865"/>
    <w:rsid w:val="009F3FFE"/>
    <w:rsid w:val="009F4137"/>
    <w:rsid w:val="009F4A46"/>
    <w:rsid w:val="009F53AE"/>
    <w:rsid w:val="009F637B"/>
    <w:rsid w:val="00A00C79"/>
    <w:rsid w:val="00A02044"/>
    <w:rsid w:val="00A02641"/>
    <w:rsid w:val="00A03565"/>
    <w:rsid w:val="00A038FD"/>
    <w:rsid w:val="00A03B8E"/>
    <w:rsid w:val="00A03DAF"/>
    <w:rsid w:val="00A03DBD"/>
    <w:rsid w:val="00A044FF"/>
    <w:rsid w:val="00A04A4F"/>
    <w:rsid w:val="00A04D1B"/>
    <w:rsid w:val="00A04F0F"/>
    <w:rsid w:val="00A05281"/>
    <w:rsid w:val="00A055F5"/>
    <w:rsid w:val="00A06316"/>
    <w:rsid w:val="00A072A0"/>
    <w:rsid w:val="00A1000E"/>
    <w:rsid w:val="00A10DD6"/>
    <w:rsid w:val="00A10E89"/>
    <w:rsid w:val="00A1110A"/>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84C"/>
    <w:rsid w:val="00A21963"/>
    <w:rsid w:val="00A22D0B"/>
    <w:rsid w:val="00A24EC5"/>
    <w:rsid w:val="00A26616"/>
    <w:rsid w:val="00A26D6D"/>
    <w:rsid w:val="00A2744C"/>
    <w:rsid w:val="00A27679"/>
    <w:rsid w:val="00A27D60"/>
    <w:rsid w:val="00A30F66"/>
    <w:rsid w:val="00A3121A"/>
    <w:rsid w:val="00A31B17"/>
    <w:rsid w:val="00A31FCE"/>
    <w:rsid w:val="00A329C3"/>
    <w:rsid w:val="00A32C9D"/>
    <w:rsid w:val="00A3368D"/>
    <w:rsid w:val="00A3379C"/>
    <w:rsid w:val="00A33C46"/>
    <w:rsid w:val="00A33F79"/>
    <w:rsid w:val="00A34609"/>
    <w:rsid w:val="00A362AA"/>
    <w:rsid w:val="00A36C2C"/>
    <w:rsid w:val="00A36D3F"/>
    <w:rsid w:val="00A40AAA"/>
    <w:rsid w:val="00A40BE5"/>
    <w:rsid w:val="00A40D5A"/>
    <w:rsid w:val="00A41E03"/>
    <w:rsid w:val="00A41E92"/>
    <w:rsid w:val="00A41FFC"/>
    <w:rsid w:val="00A421FE"/>
    <w:rsid w:val="00A43A1E"/>
    <w:rsid w:val="00A43C5D"/>
    <w:rsid w:val="00A449AD"/>
    <w:rsid w:val="00A44B0D"/>
    <w:rsid w:val="00A4528C"/>
    <w:rsid w:val="00A460B3"/>
    <w:rsid w:val="00A46784"/>
    <w:rsid w:val="00A46A59"/>
    <w:rsid w:val="00A46ED8"/>
    <w:rsid w:val="00A47714"/>
    <w:rsid w:val="00A51AED"/>
    <w:rsid w:val="00A51B5A"/>
    <w:rsid w:val="00A51C82"/>
    <w:rsid w:val="00A51FB4"/>
    <w:rsid w:val="00A54CAD"/>
    <w:rsid w:val="00A54CE9"/>
    <w:rsid w:val="00A55268"/>
    <w:rsid w:val="00A55392"/>
    <w:rsid w:val="00A5540B"/>
    <w:rsid w:val="00A559B0"/>
    <w:rsid w:val="00A5632B"/>
    <w:rsid w:val="00A56C40"/>
    <w:rsid w:val="00A60B98"/>
    <w:rsid w:val="00A610FC"/>
    <w:rsid w:val="00A614A3"/>
    <w:rsid w:val="00A623AC"/>
    <w:rsid w:val="00A62570"/>
    <w:rsid w:val="00A629B7"/>
    <w:rsid w:val="00A62A7F"/>
    <w:rsid w:val="00A63F13"/>
    <w:rsid w:val="00A654FA"/>
    <w:rsid w:val="00A6763B"/>
    <w:rsid w:val="00A67741"/>
    <w:rsid w:val="00A70180"/>
    <w:rsid w:val="00A70B86"/>
    <w:rsid w:val="00A7160A"/>
    <w:rsid w:val="00A71E80"/>
    <w:rsid w:val="00A72B29"/>
    <w:rsid w:val="00A72C36"/>
    <w:rsid w:val="00A7331C"/>
    <w:rsid w:val="00A73923"/>
    <w:rsid w:val="00A744CC"/>
    <w:rsid w:val="00A7487B"/>
    <w:rsid w:val="00A762F4"/>
    <w:rsid w:val="00A7689C"/>
    <w:rsid w:val="00A769D4"/>
    <w:rsid w:val="00A76E70"/>
    <w:rsid w:val="00A771B3"/>
    <w:rsid w:val="00A80161"/>
    <w:rsid w:val="00A806EA"/>
    <w:rsid w:val="00A815BE"/>
    <w:rsid w:val="00A81699"/>
    <w:rsid w:val="00A81C47"/>
    <w:rsid w:val="00A81C73"/>
    <w:rsid w:val="00A8250A"/>
    <w:rsid w:val="00A82E6E"/>
    <w:rsid w:val="00A83578"/>
    <w:rsid w:val="00A842E4"/>
    <w:rsid w:val="00A852EE"/>
    <w:rsid w:val="00A85FD7"/>
    <w:rsid w:val="00A860DD"/>
    <w:rsid w:val="00A8679D"/>
    <w:rsid w:val="00A8693B"/>
    <w:rsid w:val="00A86CAF"/>
    <w:rsid w:val="00A87A11"/>
    <w:rsid w:val="00A9009E"/>
    <w:rsid w:val="00A90B6B"/>
    <w:rsid w:val="00A90E45"/>
    <w:rsid w:val="00A90FE4"/>
    <w:rsid w:val="00A912A0"/>
    <w:rsid w:val="00A925EC"/>
    <w:rsid w:val="00A9343B"/>
    <w:rsid w:val="00A95066"/>
    <w:rsid w:val="00A952AC"/>
    <w:rsid w:val="00A953CC"/>
    <w:rsid w:val="00A95694"/>
    <w:rsid w:val="00A9581E"/>
    <w:rsid w:val="00A95B59"/>
    <w:rsid w:val="00A962CD"/>
    <w:rsid w:val="00A9676A"/>
    <w:rsid w:val="00A97223"/>
    <w:rsid w:val="00A9773F"/>
    <w:rsid w:val="00AA02CB"/>
    <w:rsid w:val="00AA0352"/>
    <w:rsid w:val="00AA06E8"/>
    <w:rsid w:val="00AA0BF4"/>
    <w:rsid w:val="00AA267B"/>
    <w:rsid w:val="00AA28C7"/>
    <w:rsid w:val="00AA28F3"/>
    <w:rsid w:val="00AA347E"/>
    <w:rsid w:val="00AA349E"/>
    <w:rsid w:val="00AA356C"/>
    <w:rsid w:val="00AA356E"/>
    <w:rsid w:val="00AA3982"/>
    <w:rsid w:val="00AA4480"/>
    <w:rsid w:val="00AA5D3B"/>
    <w:rsid w:val="00AA5F2E"/>
    <w:rsid w:val="00AA6018"/>
    <w:rsid w:val="00AA641F"/>
    <w:rsid w:val="00AA6905"/>
    <w:rsid w:val="00AA6DFD"/>
    <w:rsid w:val="00AA7596"/>
    <w:rsid w:val="00AA7714"/>
    <w:rsid w:val="00AB0128"/>
    <w:rsid w:val="00AB0347"/>
    <w:rsid w:val="00AB0355"/>
    <w:rsid w:val="00AB0637"/>
    <w:rsid w:val="00AB32F4"/>
    <w:rsid w:val="00AB36DF"/>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6195"/>
    <w:rsid w:val="00AC688D"/>
    <w:rsid w:val="00AC7958"/>
    <w:rsid w:val="00AC7C88"/>
    <w:rsid w:val="00AC7FCA"/>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B77"/>
    <w:rsid w:val="00AE5AA0"/>
    <w:rsid w:val="00AE7454"/>
    <w:rsid w:val="00AE74C2"/>
    <w:rsid w:val="00AE78E0"/>
    <w:rsid w:val="00AF0021"/>
    <w:rsid w:val="00AF03A1"/>
    <w:rsid w:val="00AF0CB2"/>
    <w:rsid w:val="00AF0D9B"/>
    <w:rsid w:val="00AF29FD"/>
    <w:rsid w:val="00AF2F82"/>
    <w:rsid w:val="00AF34E5"/>
    <w:rsid w:val="00AF38C1"/>
    <w:rsid w:val="00AF4461"/>
    <w:rsid w:val="00AF4735"/>
    <w:rsid w:val="00AF4B73"/>
    <w:rsid w:val="00AF4DFB"/>
    <w:rsid w:val="00AF537E"/>
    <w:rsid w:val="00AF545C"/>
    <w:rsid w:val="00AF56FF"/>
    <w:rsid w:val="00AF5ED5"/>
    <w:rsid w:val="00AF651D"/>
    <w:rsid w:val="00AF6633"/>
    <w:rsid w:val="00AF695D"/>
    <w:rsid w:val="00AF6E2A"/>
    <w:rsid w:val="00AF6F34"/>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2A3A"/>
    <w:rsid w:val="00B22B8E"/>
    <w:rsid w:val="00B2415E"/>
    <w:rsid w:val="00B24238"/>
    <w:rsid w:val="00B24A6B"/>
    <w:rsid w:val="00B24DC0"/>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1BCC"/>
    <w:rsid w:val="00B41E66"/>
    <w:rsid w:val="00B4237D"/>
    <w:rsid w:val="00B43842"/>
    <w:rsid w:val="00B44CBD"/>
    <w:rsid w:val="00B455A4"/>
    <w:rsid w:val="00B457B3"/>
    <w:rsid w:val="00B45BA4"/>
    <w:rsid w:val="00B45C35"/>
    <w:rsid w:val="00B46FED"/>
    <w:rsid w:val="00B47258"/>
    <w:rsid w:val="00B4744D"/>
    <w:rsid w:val="00B500B1"/>
    <w:rsid w:val="00B517B6"/>
    <w:rsid w:val="00B51E3D"/>
    <w:rsid w:val="00B52567"/>
    <w:rsid w:val="00B541D9"/>
    <w:rsid w:val="00B541E8"/>
    <w:rsid w:val="00B54514"/>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3314"/>
    <w:rsid w:val="00B6333D"/>
    <w:rsid w:val="00B63EAC"/>
    <w:rsid w:val="00B64A22"/>
    <w:rsid w:val="00B650C8"/>
    <w:rsid w:val="00B67F7F"/>
    <w:rsid w:val="00B70FDD"/>
    <w:rsid w:val="00B71815"/>
    <w:rsid w:val="00B719EF"/>
    <w:rsid w:val="00B71DF6"/>
    <w:rsid w:val="00B72675"/>
    <w:rsid w:val="00B730D5"/>
    <w:rsid w:val="00B73B03"/>
    <w:rsid w:val="00B73D13"/>
    <w:rsid w:val="00B74846"/>
    <w:rsid w:val="00B7553A"/>
    <w:rsid w:val="00B756CA"/>
    <w:rsid w:val="00B76F09"/>
    <w:rsid w:val="00B773E9"/>
    <w:rsid w:val="00B773FE"/>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254C"/>
    <w:rsid w:val="00B94A59"/>
    <w:rsid w:val="00B94B4E"/>
    <w:rsid w:val="00B95B45"/>
    <w:rsid w:val="00B968C9"/>
    <w:rsid w:val="00B96ED3"/>
    <w:rsid w:val="00B9774F"/>
    <w:rsid w:val="00BA0CC4"/>
    <w:rsid w:val="00BA1179"/>
    <w:rsid w:val="00BA12A7"/>
    <w:rsid w:val="00BA1446"/>
    <w:rsid w:val="00BA163F"/>
    <w:rsid w:val="00BA16DE"/>
    <w:rsid w:val="00BA1FEF"/>
    <w:rsid w:val="00BA230F"/>
    <w:rsid w:val="00BA26E8"/>
    <w:rsid w:val="00BA2B9A"/>
    <w:rsid w:val="00BA375C"/>
    <w:rsid w:val="00BA380C"/>
    <w:rsid w:val="00BA447E"/>
    <w:rsid w:val="00BA4745"/>
    <w:rsid w:val="00BA48E0"/>
    <w:rsid w:val="00BA4EDC"/>
    <w:rsid w:val="00BA512C"/>
    <w:rsid w:val="00BA5EC9"/>
    <w:rsid w:val="00BA5F5D"/>
    <w:rsid w:val="00BA649B"/>
    <w:rsid w:val="00BA6541"/>
    <w:rsid w:val="00BA682E"/>
    <w:rsid w:val="00BA7779"/>
    <w:rsid w:val="00BB028E"/>
    <w:rsid w:val="00BB02BF"/>
    <w:rsid w:val="00BB081D"/>
    <w:rsid w:val="00BB0E22"/>
    <w:rsid w:val="00BB15F3"/>
    <w:rsid w:val="00BB1B15"/>
    <w:rsid w:val="00BB309B"/>
    <w:rsid w:val="00BB3742"/>
    <w:rsid w:val="00BB398F"/>
    <w:rsid w:val="00BB3A13"/>
    <w:rsid w:val="00BB3B99"/>
    <w:rsid w:val="00BB51B5"/>
    <w:rsid w:val="00BB5B94"/>
    <w:rsid w:val="00BB60A8"/>
    <w:rsid w:val="00BB7425"/>
    <w:rsid w:val="00BC0D61"/>
    <w:rsid w:val="00BC18F0"/>
    <w:rsid w:val="00BC1B63"/>
    <w:rsid w:val="00BC1C48"/>
    <w:rsid w:val="00BC2AA1"/>
    <w:rsid w:val="00BC2ACE"/>
    <w:rsid w:val="00BC2BF0"/>
    <w:rsid w:val="00BC3A49"/>
    <w:rsid w:val="00BC4DA0"/>
    <w:rsid w:val="00BC5872"/>
    <w:rsid w:val="00BC61D9"/>
    <w:rsid w:val="00BC64C7"/>
    <w:rsid w:val="00BD0CE1"/>
    <w:rsid w:val="00BD1680"/>
    <w:rsid w:val="00BD2229"/>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611"/>
    <w:rsid w:val="00BF2801"/>
    <w:rsid w:val="00BF30DD"/>
    <w:rsid w:val="00BF3611"/>
    <w:rsid w:val="00BF448E"/>
    <w:rsid w:val="00BF50A8"/>
    <w:rsid w:val="00BF5A52"/>
    <w:rsid w:val="00BF6912"/>
    <w:rsid w:val="00BF7041"/>
    <w:rsid w:val="00BF7FE6"/>
    <w:rsid w:val="00C009A2"/>
    <w:rsid w:val="00C0136F"/>
    <w:rsid w:val="00C018B5"/>
    <w:rsid w:val="00C01A3E"/>
    <w:rsid w:val="00C03619"/>
    <w:rsid w:val="00C04C18"/>
    <w:rsid w:val="00C0537A"/>
    <w:rsid w:val="00C05397"/>
    <w:rsid w:val="00C05CD4"/>
    <w:rsid w:val="00C062BF"/>
    <w:rsid w:val="00C07366"/>
    <w:rsid w:val="00C10A2C"/>
    <w:rsid w:val="00C10F37"/>
    <w:rsid w:val="00C11075"/>
    <w:rsid w:val="00C11BA9"/>
    <w:rsid w:val="00C12287"/>
    <w:rsid w:val="00C126AB"/>
    <w:rsid w:val="00C1272F"/>
    <w:rsid w:val="00C12A32"/>
    <w:rsid w:val="00C14294"/>
    <w:rsid w:val="00C14DA6"/>
    <w:rsid w:val="00C1502E"/>
    <w:rsid w:val="00C1525F"/>
    <w:rsid w:val="00C16520"/>
    <w:rsid w:val="00C2059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5234"/>
    <w:rsid w:val="00C3534E"/>
    <w:rsid w:val="00C35945"/>
    <w:rsid w:val="00C36870"/>
    <w:rsid w:val="00C36A4C"/>
    <w:rsid w:val="00C36D46"/>
    <w:rsid w:val="00C37A84"/>
    <w:rsid w:val="00C4061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9DC"/>
    <w:rsid w:val="00C52712"/>
    <w:rsid w:val="00C5373C"/>
    <w:rsid w:val="00C546CE"/>
    <w:rsid w:val="00C55F4B"/>
    <w:rsid w:val="00C564AD"/>
    <w:rsid w:val="00C570CE"/>
    <w:rsid w:val="00C571E2"/>
    <w:rsid w:val="00C57765"/>
    <w:rsid w:val="00C578B5"/>
    <w:rsid w:val="00C57AAD"/>
    <w:rsid w:val="00C60645"/>
    <w:rsid w:val="00C60802"/>
    <w:rsid w:val="00C61256"/>
    <w:rsid w:val="00C627BE"/>
    <w:rsid w:val="00C629C1"/>
    <w:rsid w:val="00C63047"/>
    <w:rsid w:val="00C639ED"/>
    <w:rsid w:val="00C6434E"/>
    <w:rsid w:val="00C653C1"/>
    <w:rsid w:val="00C657DD"/>
    <w:rsid w:val="00C671CB"/>
    <w:rsid w:val="00C6771A"/>
    <w:rsid w:val="00C67EB5"/>
    <w:rsid w:val="00C70CFF"/>
    <w:rsid w:val="00C71C81"/>
    <w:rsid w:val="00C71DD2"/>
    <w:rsid w:val="00C72143"/>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D4F"/>
    <w:rsid w:val="00C83E18"/>
    <w:rsid w:val="00C83E36"/>
    <w:rsid w:val="00C84185"/>
    <w:rsid w:val="00C84CD3"/>
    <w:rsid w:val="00C84DD5"/>
    <w:rsid w:val="00C85BAD"/>
    <w:rsid w:val="00C85C30"/>
    <w:rsid w:val="00C86438"/>
    <w:rsid w:val="00C9093C"/>
    <w:rsid w:val="00C911AA"/>
    <w:rsid w:val="00C91804"/>
    <w:rsid w:val="00C92761"/>
    <w:rsid w:val="00C92B0D"/>
    <w:rsid w:val="00C93567"/>
    <w:rsid w:val="00C9396C"/>
    <w:rsid w:val="00C943D6"/>
    <w:rsid w:val="00C945DF"/>
    <w:rsid w:val="00C94D1B"/>
    <w:rsid w:val="00C95DD5"/>
    <w:rsid w:val="00C963FE"/>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97"/>
    <w:rsid w:val="00CA7C9E"/>
    <w:rsid w:val="00CB0D7F"/>
    <w:rsid w:val="00CB0D9C"/>
    <w:rsid w:val="00CB185B"/>
    <w:rsid w:val="00CB3805"/>
    <w:rsid w:val="00CB4611"/>
    <w:rsid w:val="00CB524F"/>
    <w:rsid w:val="00CB57A1"/>
    <w:rsid w:val="00CB5F24"/>
    <w:rsid w:val="00CB6642"/>
    <w:rsid w:val="00CB6D27"/>
    <w:rsid w:val="00CB7332"/>
    <w:rsid w:val="00CB7BD8"/>
    <w:rsid w:val="00CC0104"/>
    <w:rsid w:val="00CC036F"/>
    <w:rsid w:val="00CC0B78"/>
    <w:rsid w:val="00CC0D75"/>
    <w:rsid w:val="00CC18C2"/>
    <w:rsid w:val="00CC1AD9"/>
    <w:rsid w:val="00CC1AF4"/>
    <w:rsid w:val="00CC1B63"/>
    <w:rsid w:val="00CC2095"/>
    <w:rsid w:val="00CC28BE"/>
    <w:rsid w:val="00CC38C5"/>
    <w:rsid w:val="00CC3CDB"/>
    <w:rsid w:val="00CC4045"/>
    <w:rsid w:val="00CC41DB"/>
    <w:rsid w:val="00CC43A2"/>
    <w:rsid w:val="00CC6037"/>
    <w:rsid w:val="00CC6096"/>
    <w:rsid w:val="00CC67AF"/>
    <w:rsid w:val="00CC7206"/>
    <w:rsid w:val="00CC72AB"/>
    <w:rsid w:val="00CC72C0"/>
    <w:rsid w:val="00CC7E25"/>
    <w:rsid w:val="00CC7E62"/>
    <w:rsid w:val="00CD08EA"/>
    <w:rsid w:val="00CD120E"/>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53D"/>
    <w:rsid w:val="00CE5B92"/>
    <w:rsid w:val="00CE5BE2"/>
    <w:rsid w:val="00CE5CD3"/>
    <w:rsid w:val="00CE67EA"/>
    <w:rsid w:val="00CE6E89"/>
    <w:rsid w:val="00CF0069"/>
    <w:rsid w:val="00CF020A"/>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7333"/>
    <w:rsid w:val="00D010BD"/>
    <w:rsid w:val="00D01139"/>
    <w:rsid w:val="00D01685"/>
    <w:rsid w:val="00D022F6"/>
    <w:rsid w:val="00D02A81"/>
    <w:rsid w:val="00D02DD2"/>
    <w:rsid w:val="00D0314C"/>
    <w:rsid w:val="00D03177"/>
    <w:rsid w:val="00D0322F"/>
    <w:rsid w:val="00D03DED"/>
    <w:rsid w:val="00D046F6"/>
    <w:rsid w:val="00D047A9"/>
    <w:rsid w:val="00D04B52"/>
    <w:rsid w:val="00D0577E"/>
    <w:rsid w:val="00D05852"/>
    <w:rsid w:val="00D058D2"/>
    <w:rsid w:val="00D06304"/>
    <w:rsid w:val="00D07059"/>
    <w:rsid w:val="00D07631"/>
    <w:rsid w:val="00D07C4D"/>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37A9"/>
    <w:rsid w:val="00D23F5A"/>
    <w:rsid w:val="00D242F6"/>
    <w:rsid w:val="00D24649"/>
    <w:rsid w:val="00D24721"/>
    <w:rsid w:val="00D25AA8"/>
    <w:rsid w:val="00D25ADA"/>
    <w:rsid w:val="00D25E3E"/>
    <w:rsid w:val="00D25EC0"/>
    <w:rsid w:val="00D2603E"/>
    <w:rsid w:val="00D26B1E"/>
    <w:rsid w:val="00D27DE2"/>
    <w:rsid w:val="00D30F80"/>
    <w:rsid w:val="00D32440"/>
    <w:rsid w:val="00D32748"/>
    <w:rsid w:val="00D329B8"/>
    <w:rsid w:val="00D33540"/>
    <w:rsid w:val="00D3594F"/>
    <w:rsid w:val="00D35D86"/>
    <w:rsid w:val="00D361DD"/>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749F"/>
    <w:rsid w:val="00D50030"/>
    <w:rsid w:val="00D50710"/>
    <w:rsid w:val="00D5074E"/>
    <w:rsid w:val="00D512C4"/>
    <w:rsid w:val="00D5236D"/>
    <w:rsid w:val="00D53048"/>
    <w:rsid w:val="00D534A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D3"/>
    <w:rsid w:val="00D6264F"/>
    <w:rsid w:val="00D629A9"/>
    <w:rsid w:val="00D64159"/>
    <w:rsid w:val="00D64527"/>
    <w:rsid w:val="00D65583"/>
    <w:rsid w:val="00D65682"/>
    <w:rsid w:val="00D659BB"/>
    <w:rsid w:val="00D65B9D"/>
    <w:rsid w:val="00D6635E"/>
    <w:rsid w:val="00D6663F"/>
    <w:rsid w:val="00D6712B"/>
    <w:rsid w:val="00D67A55"/>
    <w:rsid w:val="00D67C0F"/>
    <w:rsid w:val="00D70975"/>
    <w:rsid w:val="00D7185A"/>
    <w:rsid w:val="00D72D49"/>
    <w:rsid w:val="00D7528E"/>
    <w:rsid w:val="00D75899"/>
    <w:rsid w:val="00D75BE3"/>
    <w:rsid w:val="00D772EB"/>
    <w:rsid w:val="00D77B9F"/>
    <w:rsid w:val="00D80B58"/>
    <w:rsid w:val="00D80E50"/>
    <w:rsid w:val="00D81417"/>
    <w:rsid w:val="00D81CAF"/>
    <w:rsid w:val="00D829F7"/>
    <w:rsid w:val="00D8337A"/>
    <w:rsid w:val="00D854A7"/>
    <w:rsid w:val="00D86158"/>
    <w:rsid w:val="00D8619B"/>
    <w:rsid w:val="00D86A30"/>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707F"/>
    <w:rsid w:val="00D972C7"/>
    <w:rsid w:val="00D97446"/>
    <w:rsid w:val="00D97563"/>
    <w:rsid w:val="00D97A7A"/>
    <w:rsid w:val="00D97E84"/>
    <w:rsid w:val="00DA006D"/>
    <w:rsid w:val="00DA141A"/>
    <w:rsid w:val="00DA1942"/>
    <w:rsid w:val="00DA3607"/>
    <w:rsid w:val="00DA4794"/>
    <w:rsid w:val="00DA5272"/>
    <w:rsid w:val="00DA5BD7"/>
    <w:rsid w:val="00DA6A73"/>
    <w:rsid w:val="00DA6E85"/>
    <w:rsid w:val="00DA75FC"/>
    <w:rsid w:val="00DA7B85"/>
    <w:rsid w:val="00DB1460"/>
    <w:rsid w:val="00DB1524"/>
    <w:rsid w:val="00DB16DE"/>
    <w:rsid w:val="00DB1E61"/>
    <w:rsid w:val="00DB3EEA"/>
    <w:rsid w:val="00DB49A7"/>
    <w:rsid w:val="00DB5474"/>
    <w:rsid w:val="00DB5779"/>
    <w:rsid w:val="00DB59A9"/>
    <w:rsid w:val="00DB5C69"/>
    <w:rsid w:val="00DB5CFB"/>
    <w:rsid w:val="00DB5DBF"/>
    <w:rsid w:val="00DC01A6"/>
    <w:rsid w:val="00DC04BC"/>
    <w:rsid w:val="00DC24D6"/>
    <w:rsid w:val="00DC25AA"/>
    <w:rsid w:val="00DC3165"/>
    <w:rsid w:val="00DC4E0B"/>
    <w:rsid w:val="00DC51D4"/>
    <w:rsid w:val="00DC5C46"/>
    <w:rsid w:val="00DC5DD0"/>
    <w:rsid w:val="00DC608C"/>
    <w:rsid w:val="00DC6A65"/>
    <w:rsid w:val="00DC7357"/>
    <w:rsid w:val="00DC7EA0"/>
    <w:rsid w:val="00DD0A5C"/>
    <w:rsid w:val="00DD1DB7"/>
    <w:rsid w:val="00DD2623"/>
    <w:rsid w:val="00DD3EC4"/>
    <w:rsid w:val="00DD3EFF"/>
    <w:rsid w:val="00DD40EE"/>
    <w:rsid w:val="00DD4C19"/>
    <w:rsid w:val="00DD5356"/>
    <w:rsid w:val="00DD582A"/>
    <w:rsid w:val="00DD6FD1"/>
    <w:rsid w:val="00DD79F8"/>
    <w:rsid w:val="00DE0876"/>
    <w:rsid w:val="00DE1007"/>
    <w:rsid w:val="00DE17FF"/>
    <w:rsid w:val="00DE200E"/>
    <w:rsid w:val="00DE2536"/>
    <w:rsid w:val="00DE2637"/>
    <w:rsid w:val="00DE3BAC"/>
    <w:rsid w:val="00DE3C4C"/>
    <w:rsid w:val="00DE49DA"/>
    <w:rsid w:val="00DE631A"/>
    <w:rsid w:val="00DE6995"/>
    <w:rsid w:val="00DE7919"/>
    <w:rsid w:val="00DE7D77"/>
    <w:rsid w:val="00DF093E"/>
    <w:rsid w:val="00DF1547"/>
    <w:rsid w:val="00DF182E"/>
    <w:rsid w:val="00DF2B27"/>
    <w:rsid w:val="00DF2E40"/>
    <w:rsid w:val="00DF37E2"/>
    <w:rsid w:val="00DF4A73"/>
    <w:rsid w:val="00DF5EC2"/>
    <w:rsid w:val="00DF6671"/>
    <w:rsid w:val="00DF667B"/>
    <w:rsid w:val="00DF6767"/>
    <w:rsid w:val="00DF71EE"/>
    <w:rsid w:val="00DF78F1"/>
    <w:rsid w:val="00DF7952"/>
    <w:rsid w:val="00DF7ABF"/>
    <w:rsid w:val="00E003EE"/>
    <w:rsid w:val="00E00669"/>
    <w:rsid w:val="00E00EC9"/>
    <w:rsid w:val="00E010AF"/>
    <w:rsid w:val="00E01434"/>
    <w:rsid w:val="00E01498"/>
    <w:rsid w:val="00E01666"/>
    <w:rsid w:val="00E0199C"/>
    <w:rsid w:val="00E024DD"/>
    <w:rsid w:val="00E032F1"/>
    <w:rsid w:val="00E03539"/>
    <w:rsid w:val="00E03990"/>
    <w:rsid w:val="00E044B2"/>
    <w:rsid w:val="00E05411"/>
    <w:rsid w:val="00E056B4"/>
    <w:rsid w:val="00E05C2D"/>
    <w:rsid w:val="00E10030"/>
    <w:rsid w:val="00E10460"/>
    <w:rsid w:val="00E105BB"/>
    <w:rsid w:val="00E10769"/>
    <w:rsid w:val="00E12544"/>
    <w:rsid w:val="00E127A0"/>
    <w:rsid w:val="00E12CAB"/>
    <w:rsid w:val="00E13866"/>
    <w:rsid w:val="00E13DEA"/>
    <w:rsid w:val="00E1437F"/>
    <w:rsid w:val="00E14A35"/>
    <w:rsid w:val="00E15F5F"/>
    <w:rsid w:val="00E160F5"/>
    <w:rsid w:val="00E17FCF"/>
    <w:rsid w:val="00E21237"/>
    <w:rsid w:val="00E22AFA"/>
    <w:rsid w:val="00E23280"/>
    <w:rsid w:val="00E233E8"/>
    <w:rsid w:val="00E23737"/>
    <w:rsid w:val="00E238FC"/>
    <w:rsid w:val="00E23913"/>
    <w:rsid w:val="00E24155"/>
    <w:rsid w:val="00E24D6B"/>
    <w:rsid w:val="00E24D71"/>
    <w:rsid w:val="00E251D8"/>
    <w:rsid w:val="00E25417"/>
    <w:rsid w:val="00E262E8"/>
    <w:rsid w:val="00E27173"/>
    <w:rsid w:val="00E30861"/>
    <w:rsid w:val="00E3087C"/>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7246"/>
    <w:rsid w:val="00E37325"/>
    <w:rsid w:val="00E403D8"/>
    <w:rsid w:val="00E40FDD"/>
    <w:rsid w:val="00E413FE"/>
    <w:rsid w:val="00E415CB"/>
    <w:rsid w:val="00E417E0"/>
    <w:rsid w:val="00E42A51"/>
    <w:rsid w:val="00E44177"/>
    <w:rsid w:val="00E44604"/>
    <w:rsid w:val="00E4504D"/>
    <w:rsid w:val="00E4521D"/>
    <w:rsid w:val="00E47098"/>
    <w:rsid w:val="00E4797B"/>
    <w:rsid w:val="00E47A9C"/>
    <w:rsid w:val="00E47F85"/>
    <w:rsid w:val="00E500BE"/>
    <w:rsid w:val="00E50384"/>
    <w:rsid w:val="00E50C99"/>
    <w:rsid w:val="00E51682"/>
    <w:rsid w:val="00E52E4C"/>
    <w:rsid w:val="00E52EB4"/>
    <w:rsid w:val="00E53202"/>
    <w:rsid w:val="00E54089"/>
    <w:rsid w:val="00E5500F"/>
    <w:rsid w:val="00E55EF2"/>
    <w:rsid w:val="00E56718"/>
    <w:rsid w:val="00E56812"/>
    <w:rsid w:val="00E56FA0"/>
    <w:rsid w:val="00E5707D"/>
    <w:rsid w:val="00E574E3"/>
    <w:rsid w:val="00E57F54"/>
    <w:rsid w:val="00E60383"/>
    <w:rsid w:val="00E6078C"/>
    <w:rsid w:val="00E60C89"/>
    <w:rsid w:val="00E63348"/>
    <w:rsid w:val="00E634B2"/>
    <w:rsid w:val="00E637EC"/>
    <w:rsid w:val="00E64555"/>
    <w:rsid w:val="00E64B8B"/>
    <w:rsid w:val="00E64D90"/>
    <w:rsid w:val="00E650BB"/>
    <w:rsid w:val="00E65317"/>
    <w:rsid w:val="00E65628"/>
    <w:rsid w:val="00E6695A"/>
    <w:rsid w:val="00E671B7"/>
    <w:rsid w:val="00E6765C"/>
    <w:rsid w:val="00E7057E"/>
    <w:rsid w:val="00E70D63"/>
    <w:rsid w:val="00E70DD7"/>
    <w:rsid w:val="00E71306"/>
    <w:rsid w:val="00E720DF"/>
    <w:rsid w:val="00E72AAC"/>
    <w:rsid w:val="00E72CED"/>
    <w:rsid w:val="00E73276"/>
    <w:rsid w:val="00E7374A"/>
    <w:rsid w:val="00E73A4A"/>
    <w:rsid w:val="00E745DF"/>
    <w:rsid w:val="00E74801"/>
    <w:rsid w:val="00E74A5A"/>
    <w:rsid w:val="00E74C15"/>
    <w:rsid w:val="00E75897"/>
    <w:rsid w:val="00E7607D"/>
    <w:rsid w:val="00E760C1"/>
    <w:rsid w:val="00E7696A"/>
    <w:rsid w:val="00E77EB4"/>
    <w:rsid w:val="00E80391"/>
    <w:rsid w:val="00E803B8"/>
    <w:rsid w:val="00E80A35"/>
    <w:rsid w:val="00E80A37"/>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418D"/>
    <w:rsid w:val="00EA5873"/>
    <w:rsid w:val="00EA6521"/>
    <w:rsid w:val="00EA7EF1"/>
    <w:rsid w:val="00EB0A56"/>
    <w:rsid w:val="00EB0CF6"/>
    <w:rsid w:val="00EB2344"/>
    <w:rsid w:val="00EB2864"/>
    <w:rsid w:val="00EB2873"/>
    <w:rsid w:val="00EB3850"/>
    <w:rsid w:val="00EB3C8C"/>
    <w:rsid w:val="00EB4666"/>
    <w:rsid w:val="00EB491A"/>
    <w:rsid w:val="00EB4F61"/>
    <w:rsid w:val="00EB6A26"/>
    <w:rsid w:val="00EB7B12"/>
    <w:rsid w:val="00EC03D6"/>
    <w:rsid w:val="00EC0510"/>
    <w:rsid w:val="00EC09BF"/>
    <w:rsid w:val="00EC15C7"/>
    <w:rsid w:val="00EC30C2"/>
    <w:rsid w:val="00EC337D"/>
    <w:rsid w:val="00EC3590"/>
    <w:rsid w:val="00EC3FBE"/>
    <w:rsid w:val="00EC43D7"/>
    <w:rsid w:val="00EC4A64"/>
    <w:rsid w:val="00EC61AC"/>
    <w:rsid w:val="00EC6238"/>
    <w:rsid w:val="00EC7918"/>
    <w:rsid w:val="00ED02D9"/>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614D"/>
    <w:rsid w:val="00EE668A"/>
    <w:rsid w:val="00EE7190"/>
    <w:rsid w:val="00EF0695"/>
    <w:rsid w:val="00EF0A07"/>
    <w:rsid w:val="00EF0C49"/>
    <w:rsid w:val="00EF0C82"/>
    <w:rsid w:val="00EF0E60"/>
    <w:rsid w:val="00EF3056"/>
    <w:rsid w:val="00EF3A93"/>
    <w:rsid w:val="00EF4FB6"/>
    <w:rsid w:val="00EF515B"/>
    <w:rsid w:val="00EF5647"/>
    <w:rsid w:val="00EF6222"/>
    <w:rsid w:val="00EF7E2A"/>
    <w:rsid w:val="00F00BB2"/>
    <w:rsid w:val="00F01031"/>
    <w:rsid w:val="00F01845"/>
    <w:rsid w:val="00F018AE"/>
    <w:rsid w:val="00F01C0C"/>
    <w:rsid w:val="00F01E2F"/>
    <w:rsid w:val="00F02481"/>
    <w:rsid w:val="00F026ED"/>
    <w:rsid w:val="00F030EC"/>
    <w:rsid w:val="00F04D54"/>
    <w:rsid w:val="00F05083"/>
    <w:rsid w:val="00F05920"/>
    <w:rsid w:val="00F05EB9"/>
    <w:rsid w:val="00F05EBA"/>
    <w:rsid w:val="00F060ED"/>
    <w:rsid w:val="00F060F7"/>
    <w:rsid w:val="00F06340"/>
    <w:rsid w:val="00F071CB"/>
    <w:rsid w:val="00F074B2"/>
    <w:rsid w:val="00F10DFC"/>
    <w:rsid w:val="00F117E5"/>
    <w:rsid w:val="00F11ED4"/>
    <w:rsid w:val="00F12CEF"/>
    <w:rsid w:val="00F13687"/>
    <w:rsid w:val="00F137AB"/>
    <w:rsid w:val="00F14446"/>
    <w:rsid w:val="00F14D75"/>
    <w:rsid w:val="00F15658"/>
    <w:rsid w:val="00F1600D"/>
    <w:rsid w:val="00F16901"/>
    <w:rsid w:val="00F17267"/>
    <w:rsid w:val="00F17307"/>
    <w:rsid w:val="00F17CE1"/>
    <w:rsid w:val="00F20B53"/>
    <w:rsid w:val="00F21C0C"/>
    <w:rsid w:val="00F22611"/>
    <w:rsid w:val="00F227C1"/>
    <w:rsid w:val="00F22E60"/>
    <w:rsid w:val="00F23381"/>
    <w:rsid w:val="00F235E8"/>
    <w:rsid w:val="00F238C2"/>
    <w:rsid w:val="00F24FD2"/>
    <w:rsid w:val="00F25752"/>
    <w:rsid w:val="00F25E3C"/>
    <w:rsid w:val="00F25F0E"/>
    <w:rsid w:val="00F26089"/>
    <w:rsid w:val="00F26951"/>
    <w:rsid w:val="00F26B25"/>
    <w:rsid w:val="00F26CB0"/>
    <w:rsid w:val="00F309BB"/>
    <w:rsid w:val="00F30D68"/>
    <w:rsid w:val="00F30D94"/>
    <w:rsid w:val="00F30DC4"/>
    <w:rsid w:val="00F3129C"/>
    <w:rsid w:val="00F3331F"/>
    <w:rsid w:val="00F3363E"/>
    <w:rsid w:val="00F357F6"/>
    <w:rsid w:val="00F359FF"/>
    <w:rsid w:val="00F35C49"/>
    <w:rsid w:val="00F35C5F"/>
    <w:rsid w:val="00F36772"/>
    <w:rsid w:val="00F36EE8"/>
    <w:rsid w:val="00F3762A"/>
    <w:rsid w:val="00F37C13"/>
    <w:rsid w:val="00F37F04"/>
    <w:rsid w:val="00F42179"/>
    <w:rsid w:val="00F42BA6"/>
    <w:rsid w:val="00F443DA"/>
    <w:rsid w:val="00F44BD1"/>
    <w:rsid w:val="00F450D6"/>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5CA2"/>
    <w:rsid w:val="00F561C3"/>
    <w:rsid w:val="00F56889"/>
    <w:rsid w:val="00F56F13"/>
    <w:rsid w:val="00F576C0"/>
    <w:rsid w:val="00F57916"/>
    <w:rsid w:val="00F601FE"/>
    <w:rsid w:val="00F612E1"/>
    <w:rsid w:val="00F6170B"/>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BC6"/>
    <w:rsid w:val="00F71E5A"/>
    <w:rsid w:val="00F721B2"/>
    <w:rsid w:val="00F72E82"/>
    <w:rsid w:val="00F7345A"/>
    <w:rsid w:val="00F73D4F"/>
    <w:rsid w:val="00F74722"/>
    <w:rsid w:val="00F74B4B"/>
    <w:rsid w:val="00F7563B"/>
    <w:rsid w:val="00F7663E"/>
    <w:rsid w:val="00F76B7D"/>
    <w:rsid w:val="00F7709F"/>
    <w:rsid w:val="00F80465"/>
    <w:rsid w:val="00F8071B"/>
    <w:rsid w:val="00F8076F"/>
    <w:rsid w:val="00F80C34"/>
    <w:rsid w:val="00F80DDE"/>
    <w:rsid w:val="00F812E2"/>
    <w:rsid w:val="00F8158F"/>
    <w:rsid w:val="00F82593"/>
    <w:rsid w:val="00F830A3"/>
    <w:rsid w:val="00F838AE"/>
    <w:rsid w:val="00F8406A"/>
    <w:rsid w:val="00F84128"/>
    <w:rsid w:val="00F8423A"/>
    <w:rsid w:val="00F85C93"/>
    <w:rsid w:val="00F873FD"/>
    <w:rsid w:val="00F90FBB"/>
    <w:rsid w:val="00F92D39"/>
    <w:rsid w:val="00F92E4F"/>
    <w:rsid w:val="00F92E6C"/>
    <w:rsid w:val="00F93931"/>
    <w:rsid w:val="00F9429A"/>
    <w:rsid w:val="00F946F2"/>
    <w:rsid w:val="00F95151"/>
    <w:rsid w:val="00F95706"/>
    <w:rsid w:val="00F95989"/>
    <w:rsid w:val="00F9637E"/>
    <w:rsid w:val="00F965D9"/>
    <w:rsid w:val="00F96708"/>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82C"/>
    <w:rsid w:val="00FC2C5F"/>
    <w:rsid w:val="00FC2E62"/>
    <w:rsid w:val="00FC2F60"/>
    <w:rsid w:val="00FC31B5"/>
    <w:rsid w:val="00FC3AFD"/>
    <w:rsid w:val="00FC4C72"/>
    <w:rsid w:val="00FC6473"/>
    <w:rsid w:val="00FC703F"/>
    <w:rsid w:val="00FC7663"/>
    <w:rsid w:val="00FC770E"/>
    <w:rsid w:val="00FC783C"/>
    <w:rsid w:val="00FC7C93"/>
    <w:rsid w:val="00FD0187"/>
    <w:rsid w:val="00FD05DE"/>
    <w:rsid w:val="00FD13A5"/>
    <w:rsid w:val="00FD18BB"/>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2636"/>
    <w:rsid w:val="00FE2E7D"/>
    <w:rsid w:val="00FE3396"/>
    <w:rsid w:val="00FE4C28"/>
    <w:rsid w:val="00FE50BB"/>
    <w:rsid w:val="00FE5433"/>
    <w:rsid w:val="00FE5930"/>
    <w:rsid w:val="00FE64A1"/>
    <w:rsid w:val="00FE6C86"/>
    <w:rsid w:val="00FE73C6"/>
    <w:rsid w:val="00FE7A90"/>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25C1A"/>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aglar.akman@metu.edu.tr" TargetMode="External"/><Relationship Id="rId18" Type="http://schemas.openxmlformats.org/officeDocument/2006/relationships/footer" Target="footer2.xml"/><Relationship Id="rId26" Type="http://schemas.openxmlformats.org/officeDocument/2006/relationships/image" Target="media/image8.png"/><Relationship Id="rId39" Type="http://schemas.openxmlformats.org/officeDocument/2006/relationships/image" Target="media/image20.png"/><Relationship Id="rId21" Type="http://schemas.openxmlformats.org/officeDocument/2006/relationships/image" Target="media/image3.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fontTable" Target="fontTable.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glossaryDocument" Target="glossary/document.xml"/><Relationship Id="rId10" Type="http://schemas.microsoft.com/office/2016/09/relationships/commentsIds" Target="commentsIds.xml"/><Relationship Id="rId19" Type="http://schemas.openxmlformats.org/officeDocument/2006/relationships/footer" Target="footer3.xml"/><Relationship Id="rId31" Type="http://schemas.openxmlformats.org/officeDocument/2006/relationships/footer" Target="footer4.xml"/><Relationship Id="rId44" Type="http://schemas.openxmlformats.org/officeDocument/2006/relationships/footer" Target="footer5.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footer" Target="footer7.xml"/><Relationship Id="rId20" Type="http://schemas.openxmlformats.org/officeDocument/2006/relationships/image" Target="media/image2.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B51"/>
    <w:rsid w:val="000815C1"/>
    <w:rsid w:val="000903FB"/>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799F"/>
    <w:rsid w:val="001575DC"/>
    <w:rsid w:val="00162A49"/>
    <w:rsid w:val="0017281C"/>
    <w:rsid w:val="001752EF"/>
    <w:rsid w:val="0017667B"/>
    <w:rsid w:val="001816AC"/>
    <w:rsid w:val="00184587"/>
    <w:rsid w:val="00185019"/>
    <w:rsid w:val="00187B30"/>
    <w:rsid w:val="00197D06"/>
    <w:rsid w:val="001C412F"/>
    <w:rsid w:val="001C47A3"/>
    <w:rsid w:val="001C5175"/>
    <w:rsid w:val="001C6E2E"/>
    <w:rsid w:val="001D1432"/>
    <w:rsid w:val="001D2CD3"/>
    <w:rsid w:val="001D6547"/>
    <w:rsid w:val="001F37B3"/>
    <w:rsid w:val="002148BE"/>
    <w:rsid w:val="00215EF3"/>
    <w:rsid w:val="002222CE"/>
    <w:rsid w:val="00223923"/>
    <w:rsid w:val="00226996"/>
    <w:rsid w:val="00226F43"/>
    <w:rsid w:val="00227A89"/>
    <w:rsid w:val="00237C17"/>
    <w:rsid w:val="00257CD5"/>
    <w:rsid w:val="00260F7D"/>
    <w:rsid w:val="00261DBA"/>
    <w:rsid w:val="00263C54"/>
    <w:rsid w:val="00265947"/>
    <w:rsid w:val="002672A5"/>
    <w:rsid w:val="00275581"/>
    <w:rsid w:val="002758DF"/>
    <w:rsid w:val="00276E54"/>
    <w:rsid w:val="00292E1A"/>
    <w:rsid w:val="002933EA"/>
    <w:rsid w:val="002A3424"/>
    <w:rsid w:val="002A3C3E"/>
    <w:rsid w:val="002C6BD4"/>
    <w:rsid w:val="002D5F41"/>
    <w:rsid w:val="002E2DC5"/>
    <w:rsid w:val="002F0DAB"/>
    <w:rsid w:val="002F1D95"/>
    <w:rsid w:val="0030698A"/>
    <w:rsid w:val="00321BFC"/>
    <w:rsid w:val="0032388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F5F9B"/>
    <w:rsid w:val="003F656C"/>
    <w:rsid w:val="00400A58"/>
    <w:rsid w:val="004040B6"/>
    <w:rsid w:val="004043E2"/>
    <w:rsid w:val="00407C1D"/>
    <w:rsid w:val="0041043A"/>
    <w:rsid w:val="00416B17"/>
    <w:rsid w:val="00427D92"/>
    <w:rsid w:val="004345A5"/>
    <w:rsid w:val="004420CB"/>
    <w:rsid w:val="004426E6"/>
    <w:rsid w:val="00444F7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3665"/>
    <w:rsid w:val="004C6F2B"/>
    <w:rsid w:val="004C7DB0"/>
    <w:rsid w:val="004D1CAB"/>
    <w:rsid w:val="004E15D3"/>
    <w:rsid w:val="004E4124"/>
    <w:rsid w:val="004F0723"/>
    <w:rsid w:val="005016AD"/>
    <w:rsid w:val="00517695"/>
    <w:rsid w:val="00521F15"/>
    <w:rsid w:val="0052353B"/>
    <w:rsid w:val="00524896"/>
    <w:rsid w:val="00531214"/>
    <w:rsid w:val="00531FB2"/>
    <w:rsid w:val="00534095"/>
    <w:rsid w:val="00561DFF"/>
    <w:rsid w:val="0058277E"/>
    <w:rsid w:val="0058330B"/>
    <w:rsid w:val="00593487"/>
    <w:rsid w:val="005A077E"/>
    <w:rsid w:val="005A21CB"/>
    <w:rsid w:val="005A41F4"/>
    <w:rsid w:val="005A743B"/>
    <w:rsid w:val="005B2C9A"/>
    <w:rsid w:val="005B3C97"/>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47E86"/>
    <w:rsid w:val="00754D5A"/>
    <w:rsid w:val="007600E4"/>
    <w:rsid w:val="00760FCF"/>
    <w:rsid w:val="00763295"/>
    <w:rsid w:val="007678AC"/>
    <w:rsid w:val="007710BA"/>
    <w:rsid w:val="00777B20"/>
    <w:rsid w:val="00793805"/>
    <w:rsid w:val="00797543"/>
    <w:rsid w:val="007A0806"/>
    <w:rsid w:val="007C1F94"/>
    <w:rsid w:val="007C43F2"/>
    <w:rsid w:val="007C6E82"/>
    <w:rsid w:val="007D6132"/>
    <w:rsid w:val="007E0047"/>
    <w:rsid w:val="007E352C"/>
    <w:rsid w:val="007F19A7"/>
    <w:rsid w:val="007F448B"/>
    <w:rsid w:val="00850B86"/>
    <w:rsid w:val="00855CCB"/>
    <w:rsid w:val="00857729"/>
    <w:rsid w:val="0086272D"/>
    <w:rsid w:val="008640D7"/>
    <w:rsid w:val="008704DA"/>
    <w:rsid w:val="008921BD"/>
    <w:rsid w:val="008B07A8"/>
    <w:rsid w:val="008B35CE"/>
    <w:rsid w:val="008C0C8B"/>
    <w:rsid w:val="008D1514"/>
    <w:rsid w:val="008D164D"/>
    <w:rsid w:val="008D5CA8"/>
    <w:rsid w:val="009074F8"/>
    <w:rsid w:val="00911FED"/>
    <w:rsid w:val="00924679"/>
    <w:rsid w:val="00927E91"/>
    <w:rsid w:val="0093409E"/>
    <w:rsid w:val="0093428C"/>
    <w:rsid w:val="00942F8E"/>
    <w:rsid w:val="00943BF1"/>
    <w:rsid w:val="0095346B"/>
    <w:rsid w:val="009543C0"/>
    <w:rsid w:val="0095544A"/>
    <w:rsid w:val="00967849"/>
    <w:rsid w:val="0097342E"/>
    <w:rsid w:val="009739F3"/>
    <w:rsid w:val="00974577"/>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5A61"/>
    <w:rsid w:val="00AC4C1F"/>
    <w:rsid w:val="00AD1522"/>
    <w:rsid w:val="00AD351A"/>
    <w:rsid w:val="00AD3F3F"/>
    <w:rsid w:val="00AE172D"/>
    <w:rsid w:val="00B0653D"/>
    <w:rsid w:val="00B2098E"/>
    <w:rsid w:val="00B25246"/>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734E6"/>
    <w:rsid w:val="00C74875"/>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421F7"/>
    <w:rsid w:val="00D42F56"/>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C15C7"/>
    <w:rsid w:val="00ED15D6"/>
    <w:rsid w:val="00ED178E"/>
    <w:rsid w:val="00EF3A93"/>
    <w:rsid w:val="00F030AE"/>
    <w:rsid w:val="00F26B25"/>
    <w:rsid w:val="00F44308"/>
    <w:rsid w:val="00F44BD1"/>
    <w:rsid w:val="00F521EB"/>
    <w:rsid w:val="00F52F6C"/>
    <w:rsid w:val="00F60F15"/>
    <w:rsid w:val="00F62E7E"/>
    <w:rsid w:val="00F64728"/>
    <w:rsid w:val="00F80465"/>
    <w:rsid w:val="00F8584E"/>
    <w:rsid w:val="00F85B1F"/>
    <w:rsid w:val="00F96708"/>
    <w:rsid w:val="00FB3498"/>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5CCB"/>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39</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58</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59</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54</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79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26</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33</b:RefOrder>
  </b:Source>
  <b:Source>
    <b:Tag>Com16</b:Tag>
    <b:SourceType>ConferenceProceedings</b:SourceType>
    <b:Guid>{49DA1711-F7C6-43AD-B0D6-017F393E6380}</b:Guid>
    <b:Author>
      <b:Author>
        <b:NameList>
          <b:Person>
            <b:Last>Comes</b:Last>
            <b:First>T.</b:First>
          </b:Person>
        </b:NameList>
      </b:Author>
    </b:Author>
    <b:Title>Cognitive biases in humanitarian sensemaking and decisionmaking</b:Title>
    <b:Year>2016</b:Year>
    <b:Pages>56-62</b:Pages>
    <b:ConferenceName>2016 IEEE International Multi-Disciplinary Conference on Cognitive Methods in Situation Awareness and Decision Support (CogSIMA)</b:ConferenceName>
    <b:RefOrder>80</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28</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43</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46</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35</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69</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38</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81</b:RefOrder>
  </b:Source>
  <b:Source>
    <b:Tag>Xu2015</b:Tag>
    <b:SourceType>Book</b:SourceType>
    <b:Author>
      <b:Author>
        <b:NameList>
          <b:Person>
            <b:Last>Xu</b:Last>
            <b:First>Z. S.</b:First>
          </b:Person>
        </b:NameList>
      </b:Author>
    </b:Author>
    <b:Title>Uncertain multi-attribute decision making: Methods and applications</b:Title>
    <b:Year>2015</b:Year>
    <b:Publisher>Springer</b:Publisher>
    <b:DOI>10.1007/978-3-662-45640-8</b:DOI>
    <b:Guid>{8B9C0D1E-2F3A-4B5C-6D7E-8F9A0B1C2D3E}</b:Guid>
    <b:LCID>en-US</b:LCID>
    <b:RefOrder>82</b:RefOrder>
  </b:Source>
  <b:Source>
    <b:Tag>TverskyKahneman1974</b:Tag>
    <b:SourceType>JournalArticle</b:SourceType>
    <b:Author>
      <b:Author>
        <b:NameList>
          <b:Person>
            <b:Last>Tversky</b:Last>
            <b:First>A.</b:First>
          </b:Person>
          <b:Person>
            <b:Last>Kahneman</b:Last>
            <b:First>D.</b:First>
          </b:Person>
        </b:NameList>
      </b:Author>
    </b:Author>
    <b:Title>Judgment under uncertainty: Heuristics and biases</b:Title>
    <b:JournalName>Science</b:JournalName>
    <b:Year>1974</b:Year>
    <b:Volume>185</b:Volume>
    <b:Issue>4157</b:Issue>
    <b:Pages>1124-1131</b:Pages>
    <b:DOI>10.1126/science.185.4157.1124</b:DOI>
    <b:Guid>{7A8B9C0D-1E2F-3A4B-5C6D-7E8F9A0B1C2D}</b:Guid>
    <b:LCID>en-US</b:LCID>
    <b:RefOrder>83</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56</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71</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55</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84</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85</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86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41</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53</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87</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66</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65</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88</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48</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32</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89</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31</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45</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34</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47</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30</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27</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90</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40</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29</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70</b:RefOrder>
  </b:Source>
  <b:Source xmlns:b="http://schemas.openxmlformats.org/officeDocument/2006/bibliography">
    <b:Tag>Kyz12</b:Tag>
    <b:SourceType>JournalArticle</b:SourceType>
    <b:Guid>{0C6544E8-A6D8-415D-835E-215466819471}</b:Guid>
    <b:Author>
      <b:Author>
        <b:NameList>
          <b:Person>
            <b:Last>Kyzirakos</b:Last>
            <b:First>K.</b:First>
          </b:Person>
          <b:Person>
            <b:Last>Karpathiotakis</b:Last>
            <b:First>M.</b:First>
          </b:Person>
          <b:Person>
            <b:Last>Garbis</b:Last>
            <b:First>G.</b:First>
          </b:Person>
          <b:Person>
            <b:Last>Nikolaou</b:Last>
            <b:First>C.</b:First>
          </b:Person>
          <b:Person>
            <b:Last>Bereta</b:Last>
            <b:First>K.</b:First>
          </b:Person>
          <b:Person>
            <b:Last>Papoutsis</b:Last>
            <b:First>I.</b:First>
          </b:Person>
          <b:Person>
            <b:Last>Herekakis</b:Last>
            <b:First>T.</b:First>
          </b:Person>
          <b:Person>
            <b:Last>Kontoes</b:Last>
            <b:First>C.,</b:First>
            <b:Middle>Koubarakis, M.</b:Middle>
          </b:Person>
          <b:Person>
            <b:Last>Simantiris</b:Last>
            <b:First>N.</b:First>
          </b:Person>
        </b:NameList>
      </b:Author>
    </b:Author>
    <b:Title> Wildfire monitoring using satellite images, ontologies and linked geospatial data</b:Title>
    <b:Year>2012</b:Year>
    <b:JournalName>Journal of Web Semantics</b:JournalName>
    <b:Pages>16-32</b:Pages>
    <b:RefOrder>91</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44</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Endsley1995</b:Tag>
    <b:SourceType>JournalArticle</b:SourceType>
    <b:Author>
      <b:Author>
        <b:NameList>
          <b:Person>
            <b:Last>Endsley</b:Last>
            <b:First>M</b:First>
            <b:Middle>R</b:Middle>
          </b:Person>
        </b:NameList>
      </b:Author>
    </b:Author>
    <b:Title>Toward a Theory of Situation Awareness</b:Title>
    <b:JournalName>Human Factors</b:JournalName>
    <b:Year>1995</b:Year>
    <b:Volume>37</b:Volume>
    <b:Issue>1</b:Issue>
    <b:Pages>32-64</b:Pages>
    <b:Guid>{545D1A48-D4A3-4400-BD56-AAD76DE14780}</b:Guid>
    <b:DOI>10.1518/001872095779049543</b:DOI>
    <b:RefOrder>92</b:RefOrder>
  </b:Source>
  <b:Source>
    <b:Tag>Endsley2015</b:Tag>
    <b:SourceType>JournalArticle</b:SourceType>
    <b:Author>
      <b:Author>
        <b:NameList>
          <b:Person>
            <b:Last>Endsley</b:Last>
            <b:First>M</b:First>
            <b:Middle>R</b:Middle>
          </b:Person>
        </b:NameList>
      </b:Author>
    </b:Author>
    <b:Title>Situation awareness misconceptions and misunderstandings</b:Title>
    <b:Year>2015</b:Year>
    <b:JournalName>Journal of Cognitive Engineering and Decision Making</b:JournalName>
    <b:Volume>9</b:Volume>
    <b:Issue>1</b:Issue>
    <b:Pages>4-32</b:Pages>
    <b:Guid>{943267C8-83D0-4F67-AE40-6D38AFEC4844}</b:Guid>
    <b:DOI>10.1177/1555343415572631</b:DOI>
    <b:RefOrder>93</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37</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36</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74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67</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68</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72</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94</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95</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50</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57</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73</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49</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60</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61</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52</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51</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62</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63</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64</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75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76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77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42</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78</b:RefOrder>
  </b:Source>
</b:Sources>
</file>

<file path=customXml/itemProps1.xml><?xml version="1.0" encoding="utf-8"?>
<ds:datastoreItem xmlns:ds="http://schemas.openxmlformats.org/officeDocument/2006/customXml" ds:itemID="{19EE0BD1-CD91-4006-93BB-4142C07A3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4979</TotalTime>
  <Pages>1</Pages>
  <Words>41880</Words>
  <Characters>244582</Characters>
  <Application>Microsoft Office Word</Application>
  <DocSecurity>0</DocSecurity>
  <Lines>5558</Lines>
  <Paragraphs>2580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30</cp:revision>
  <cp:lastPrinted>2026-04-16T20:32:00Z</cp:lastPrinted>
  <dcterms:created xsi:type="dcterms:W3CDTF">2026-04-13T21:22:00Z</dcterms:created>
  <dcterms:modified xsi:type="dcterms:W3CDTF">2026-07-17T21:53:00Z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