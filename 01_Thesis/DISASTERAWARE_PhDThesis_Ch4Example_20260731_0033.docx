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p>
      <w:pPr>
        <w:pStyle w:val="Heading4"/>
        <w:rPr>
          <w:ins w:id="9002" w:author="Claude" w:date="2026-07-30T21:33:14Z"/>
        </w:rPr>
      </w:pPr>
      <w:ins w:id="9001" w:author="Claude" w:date="2026-07-30T21:33:14Z">
        <w:r>
          <w:t xml:space="preserve">A Worked Example</w:t>
        </w:r>
      </w:ins>
    </w:p>
    <w:p>
      <w:pPr>
        <w:rPr>
          <w:ins w:id="9004" w:author="Claude" w:date="2026-07-30T21:33:14Z"/>
        </w:rPr>
      </w:pPr>
      <w:ins w:id="9003" w:author="Claude" w:date="2026-07-30T21:33:14Z">
        <w:r>
          <w:t xml:space="preserve">The two tests are easier to tell apart on one cycle. The cycle below is taken 24 minutes into an incident. Four fires are burning at once, a quarter of the suggested resources is available, and the decision layer is running its five seed rules. Three outcomes are possible: the candidate fails the cost test, or it passes the cost test and the quality test, or it passes the cost test and fails the quality test. This cycle contains the last two, one in each of two regions.</w:t>
        </w:r>
      </w:ins>
    </w:p>
    <w:p>
      <w:pPr>
        <w:rPr>
          <w:ins w:id="9007" w:author="Claude" w:date="2026-07-30T21:33:14Z"/>
        </w:rPr>
      </w:pPr>
      <w:ins w:id="9005" w:author="Claude" w:date="2026-07-30T21:33:14Z">
        <w:r>
          <w:rPr>
            <w:b/>
          </w:rPr>
          <w:t xml:space="preserve">Step 1, the cost test. </w:t>
        </w:r>
      </w:ins>
      <w:ins w:id="9006" w:author="Claude" w:date="2026-07-30T21:33:14Z">
        <w:r>
          <w:t xml:space="preserve">The candidate is priced first. The acceptance bound is the smaller of a fixed ceiling and a margin below the forecast cost of doing nothing.</w:t>
        </w:r>
      </w:ins>
    </w:p>
    <w:p>
      <w:pPr>
        <w:jc w:val="center"/>
      </w:pPr>
      <w:ins w:id="9008" w:author="Claude" w:date="2026-07-30T21:33:14Z">
        <m:oMath>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(U)</m:t>
          </m:r>
          <m:r>
            <m:rPr>
              <m:sty m:val="p"/>
            </m:rPr>
            <w:rPr>
              <w:rFonts w:ascii="Cambria Math" w:hAnsi="Cambria Math"/>
            </w:rPr>
            <m:t xml:space="preserve"> ≤ min(</m:t>
          </m:r>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TH</m:t>
              </m:r>
            </m:sub>
          </m:sSub>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δ</m:t>
              </m:r>
            </m:e>
            <m:sub>
              <m:r>
                <m:rPr>
                  <m:sty m:val="p"/>
                </m:rPr>
                <w:rPr>
                  <w:rFonts w:ascii="Cambria Math" w:hAnsi="Cambria Math"/>
                </w:rPr>
                <m:t xml:space="preserve">gain</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(0)</m:t>
          </m:r>
          <m:r>
            <m:rPr>
              <m:sty m:val="p"/>
            </m:rPr>
            <w:rPr>
              <w:rFonts w:ascii="Cambria Math" w:hAnsi="Cambria Math"/>
            </w:rPr>
            <m:t xml:space="preserve">)</m:t>
          </m:r>
        </m:oMath>
      </w:ins>
    </w:p>
    <w:p>
      <w:pPr>
        <w:jc w:val="center"/>
      </w:pPr>
      <w:ins w:id="9009" w:author="Claude" w:date="2026-07-30T21:33:14Z">
        <m:oMath>
          <m:r>
            <m:rPr>
              <m:sty m:val="p"/>
            </m:rPr>
            <w:rPr>
              <w:rFonts w:ascii="Cambria Math" w:hAnsi="Cambria Math"/>
            </w:rPr>
            <m:t xml:space="preserve">0.2354</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0.05</m:t>
          </m:r>
          <m:r>
            <m:rPr>
              <m:sty m:val="p"/>
            </m:rPr>
            <w:rPr>
              <w:rFonts w:ascii="Cambria Math" w:hAnsi="Cambria Math"/>
            </w:rPr>
            <m:t xml:space="preserve">) × </m:t>
          </m:r>
          <m:r>
            <m:rPr>
              <m:sty m:val="p"/>
            </m:rPr>
            <w:rPr>
              <w:rFonts w:ascii="Cambria Math" w:hAnsi="Cambria Math"/>
            </w:rPr>
            <m:t xml:space="preserve">0.2502</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0.2377</m:t>
          </m:r>
          <m:r>
            <m:rPr>
              <m:sty m:val="p"/>
            </m:rPr>
            <w:rPr>
              <w:rFonts w:ascii="Cambria Math" w:hAnsi="Cambria Math"/>
            </w:rPr>
            <m:t xml:space="preserve">)</m:t>
          </m:r>
        </m:oMath>
      </w:ins>
    </w:p>
    <w:p>
      <w:pPr>
        <w:rPr>
          <w:ins w:id="9011" w:author="Claude" w:date="2026-07-30T21:33:14Z"/>
        </w:rPr>
      </w:pPr>
      <w:ins w:id="9010" w:author="Claude" w:date="2026-07-30T21:33:14Z">
        <w:r>
          <w:t xml:space="preserve">The ceiling is not what binds here. Doing nothing already costs 0.2502, below the ceiling of 0.35, so the ceiling alone would accept any candidate at all, including one that changes nothing. The margin is what the candidate has to beat, and it does.</w:t>
        </w:r>
      </w:ins>
    </w:p>
    <w:p>
      <w:pPr>
        <w:jc w:val="center"/>
      </w:pPr>
      <w:ins w:id="9012" w:author="Claude" w:date="2026-07-30T21:33:14Z">
        <m:oMath>
          <m:r>
            <m:rPr>
              <m:sty m:val="p"/>
            </m:rPr>
            <w:rPr>
              <w:rFonts w:ascii="Cambria Math" w:hAnsi="Cambria Math"/>
            </w:rPr>
            <m:t xml:space="preserve">0.2354</m:t>
          </m:r>
          <m:r>
            <m:rPr>
              <m:sty m:val="p"/>
            </m:rPr>
            <w:rPr>
              <w:rFonts w:ascii="Cambria Math" w:hAnsi="Cambria Math"/>
            </w:rPr>
            <m:t xml:space="preserve"> ≤ </m:t>
          </m:r>
          <m:r>
            <m:rPr>
              <m:sty m:val="p"/>
            </m:rPr>
            <w:rPr>
              <w:rFonts w:ascii="Cambria Math" w:hAnsi="Cambria Math"/>
            </w:rPr>
            <m:t xml:space="preserve">0.2377</m:t>
          </m:r>
          <m:r>
            <m:rPr>
              <m:sty m:val="p"/>
            </m:rPr>
            <w:rPr>
              <w:rFonts w:ascii="Cambria Math" w:hAnsi="Cambria Math"/>
            </w:rPr>
            <m:t xml:space="preserve">    accepted</m:t>
          </m:r>
        </m:oMath>
      </w:ins>
    </w:p>
    <w:p>
      <w:pPr>
        <w:rPr>
          <w:ins w:id="9014" w:author="Claude" w:date="2026-07-30T21:33:14Z"/>
        </w:rPr>
      </w:pPr>
      <w:ins w:id="9013" w:author="Claude" w:date="2026-07-30T21:33:14Z">
        <w:r>
          <w:t xml:space="preserve">Had the candidate failed here, nothing would have been withdrawn. The orders already produced by the standing rule base stay in force while the adaptation stages of Section 4.5.3 look for a better candidate.</w:t>
        </w:r>
      </w:ins>
    </w:p>
    <w:p>
      <w:pPr>
        <w:rPr>
          <w:ins w:id="9017" w:author="Claude" w:date="2026-07-30T21:33:14Z"/>
        </w:rPr>
      </w:pPr>
      <w:ins w:id="9015" w:author="Claude" w:date="2026-07-30T21:33:14Z">
        <w:r>
          <w:rPr>
            <w:b/>
          </w:rPr>
          <w:t xml:space="preserve">Step 2, the quality test. </w:t>
        </w:r>
      </w:ins>
      <w:ins w:id="9016" w:author="Claude" w:date="2026-07-30T21:33:14Z">
        <w:r>
          <w:t xml:space="preserve">An accepted candidate is not yet an applied one. The cost is one number for the whole incident, and it cannot say whether the orders answer the concepts that asked for them. That is asked separately, in each region, over the four scored concepts.</w:t>
        </w:r>
      </w:ins>
    </w:p>
    <w:p>
      <w:pPr>
        <w:jc w:val="center"/>
      </w:pPr>
      <w:ins w:id="9018" w:author="Claude" w:date="2026-07-30T21:33:14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 ∑ |</m:t>
          </m:r>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r>
            <m:rPr>
              <m:sty m:val="p"/>
            </m:rPr>
            <w:rPr>
              <w:rFonts w:ascii="Cambria Math" w:hAnsi="Cambria Math"/>
            </w:rPr>
            <m:t xml:space="preserve">|</m:t>
          </m:r>
        </m:oMath>
      </w:ins>
    </w:p>
    <w:p>
      <w:pPr>
        <w:rPr>
          <w:ins w:id="9020" w:author="Claude" w:date="2026-07-30T21:33:14Z"/>
        </w:rPr>
      </w:pPr>
      <w:ins w:id="9019" w:author="Claude" w:date="2026-07-30T21:33:14Z">
        <w:r>
          <w:t xml:space="preserve">Each row of Table 4.5 is one term of that sum. The activation is what the concept demanded, the intensity is what the candidate ordered from the intervention family that answers it, and the mismatch is the distance between them. Ordering more than was asked for counts as much as ordering less.</w:t>
        </w:r>
      </w:ins>
    </w:p>
    <w:tbl>
      <w:tblPr>
        <w:tblStyle w:val="TableGrid"/>
        <w:tblW w:type="auto" w:w="0"/>
        <w:tblLook w:firstColumn="1" w:firstRow="1" w:lastColumn="0" w:lastRow="0" w:noHBand="0" w:noVBand="1" w:val="04A0"/>
      </w:tblPr>
      <w:tblGrid>
        <w:gridCol w:w="1609"/>
        <w:gridCol w:w="1609"/>
        <w:gridCol w:w="1609"/>
        <w:gridCol w:w="1609"/>
        <w:gridCol w:w="1609"/>
      </w:tblGrid>
      <w:tr>
        <w:trPr>
          <w:ins w:id="9072" w:author="Claude" w:date="2026-07-30T21:33:14Z"/>
        </w:trPr>
        <w:tc>
          <w:tcPr>
            <w:tcW w:type="dxa" w:w="1609"/>
          </w:tcPr>
          <w:p>
            <w:ins w:id="9021" w:author="Claude" w:date="2026-07-30T21:33:14Z">
              <w:r>
                <w:t xml:space="preserve">Region</w:t>
              </w:r>
            </w:ins>
          </w:p>
        </w:tc>
        <w:tc>
          <w:tcPr>
            <w:tcW w:type="dxa" w:w="1609"/>
          </w:tcPr>
          <w:p>
            <w:ins w:id="9022" w:author="Claude" w:date="2026-07-30T21:33:14Z">
              <w:r>
                <w:t xml:space="preserve">Concept</w:t>
              </w:r>
            </w:ins>
          </w:p>
        </w:tc>
        <w:tc>
          <w:tcPr>
            <w:tcW w:type="dxa" w:w="1609"/>
          </w:tcPr>
          <w:p>
            <w:ins w:id="9023" w:author="Claude" w:date="2026-07-30T21:33:14Z">
              <w:r>
                <w:t xml:space="preserve">Activation </w:t>
              </w:r>
            </w:ins>
            <w:ins w:id="9024" w:author="Claude" w:date="2026-07-30T21:33:14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p>
        </w:tc>
        <w:tc>
          <w:tcPr>
            <w:tcW w:type="dxa" w:w="1609"/>
          </w:tcPr>
          <w:p>
            <w:ins w:id="9025" w:author="Claude" w:date="2026-07-30T21:33:14Z">
              <w:r>
                <w:t xml:space="preserve">Ordered intensity </w:t>
              </w:r>
            </w:ins>
            <w:ins w:id="9026" w:author="Claude" w:date="2026-07-30T21:33:14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p>
        </w:tc>
        <w:tc>
          <w:tcPr>
            <w:tcW w:type="dxa" w:w="1609"/>
          </w:tcPr>
          <w:p>
            <w:ins w:id="9027" w:author="Claude" w:date="2026-07-30T21:33:14Z">
              <w:r>
                <w:t xml:space="preserve">Mismatch |</w:t>
              </w:r>
            </w:ins>
            <w:ins w:id="9028" w:author="Claude" w:date="2026-07-30T21:33:14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ins w:id="9029" w:author="Claude" w:date="2026-07-30T21:33:14Z">
              <w:r>
                <w:t xml:space="preserve"> − </w:t>
              </w:r>
            </w:ins>
            <w:ins w:id="9030" w:author="Claude" w:date="2026-07-30T21:33:14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ins w:id="9031" w:author="Claude" w:date="2026-07-30T21:33:14Z">
              <w:r>
                <w:t xml:space="preserve">|</w:t>
              </w:r>
            </w:ins>
          </w:p>
        </w:tc>
      </w:tr>
      <w:tr>
        <w:trPr>
          <w:ins w:id="9073" w:author="Claude" w:date="2026-07-30T21:33:14Z"/>
        </w:trPr>
        <w:tc>
          <w:tcPr>
            <w:tcW w:type="dxa" w:w="1609"/>
          </w:tcPr>
          <w:p>
            <w:ins w:id="9032" w:author="Claude" w:date="2026-07-30T21:33:14Z">
              <w:r>
                <w:t xml:space="preserve">Region 1</w:t>
              </w:r>
            </w:ins>
          </w:p>
        </w:tc>
        <w:tc>
          <w:tcPr>
            <w:tcW w:type="dxa" w:w="1609"/>
          </w:tcPr>
          <w:p>
            <w:ins w:id="9033" w:author="Claude" w:date="2026-07-30T21:33:14Z">
              <w:r>
                <w:t xml:space="preserve">fire threat</w:t>
              </w:r>
            </w:ins>
          </w:p>
        </w:tc>
        <w:tc>
          <w:tcPr>
            <w:tcW w:type="dxa" w:w="1609"/>
          </w:tcPr>
          <w:p>
            <w:ins w:id="9034" w:author="Claude" w:date="2026-07-30T21:33:14Z">
              <w:r>
                <w:t xml:space="preserve">0.597</w:t>
              </w:r>
            </w:ins>
          </w:p>
        </w:tc>
        <w:tc>
          <w:tcPr>
            <w:tcW w:type="dxa" w:w="1609"/>
          </w:tcPr>
          <w:p>
            <w:ins w:id="9035" w:author="Claude" w:date="2026-07-30T21:33:14Z">
              <w:r>
                <w:t xml:space="preserve">0.360</w:t>
              </w:r>
            </w:ins>
          </w:p>
        </w:tc>
        <w:tc>
          <w:tcPr>
            <w:tcW w:type="dxa" w:w="1609"/>
          </w:tcPr>
          <w:p>
            <w:ins w:id="9036" w:author="Claude" w:date="2026-07-30T21:33:14Z">
              <w:r>
                <w:t xml:space="preserve">0.237</w:t>
              </w:r>
            </w:ins>
          </w:p>
        </w:tc>
      </w:tr>
      <w:tr>
        <w:trPr>
          <w:ins w:id="9074" w:author="Claude" w:date="2026-07-30T21:33:14Z"/>
        </w:trPr>
        <w:tc>
          <w:tcPr>
            <w:tcW w:type="dxa" w:w="1609"/>
          </w:tcPr>
          <w:p>
            <w:ins w:id="9037" w:author="Claude" w:date="2026-07-30T21:33:14Z">
              <w:r>
                <w:t xml:space="preserve">Region 1</w:t>
              </w:r>
            </w:ins>
          </w:p>
        </w:tc>
        <w:tc>
          <w:tcPr>
            <w:tcW w:type="dxa" w:w="1609"/>
          </w:tcPr>
          <w:p>
            <w:ins w:id="9038" w:author="Claude" w:date="2026-07-30T21:33:14Z">
              <w:r>
                <w:t xml:space="preserve">asset exposure</w:t>
              </w:r>
            </w:ins>
          </w:p>
        </w:tc>
        <w:tc>
          <w:tcPr>
            <w:tcW w:type="dxa" w:w="1609"/>
          </w:tcPr>
          <w:p>
            <w:ins w:id="9039" w:author="Claude" w:date="2026-07-30T21:33:14Z">
              <w:r>
                <w:t xml:space="preserve">0.541</w:t>
              </w:r>
            </w:ins>
          </w:p>
        </w:tc>
        <w:tc>
          <w:tcPr>
            <w:tcW w:type="dxa" w:w="1609"/>
          </w:tcPr>
          <w:p>
            <w:ins w:id="9040" w:author="Claude" w:date="2026-07-30T21:33:14Z">
              <w:r>
                <w:t xml:space="preserve">0.049</w:t>
              </w:r>
            </w:ins>
          </w:p>
        </w:tc>
        <w:tc>
          <w:tcPr>
            <w:tcW w:type="dxa" w:w="1609"/>
          </w:tcPr>
          <w:p>
            <w:ins w:id="9041" w:author="Claude" w:date="2026-07-30T21:33:14Z">
              <w:r>
                <w:t xml:space="preserve">0.492</w:t>
              </w:r>
            </w:ins>
          </w:p>
        </w:tc>
      </w:tr>
      <w:tr>
        <w:trPr>
          <w:ins w:id="9075" w:author="Claude" w:date="2026-07-30T21:33:14Z"/>
        </w:trPr>
        <w:tc>
          <w:tcPr>
            <w:tcW w:type="dxa" w:w="1609"/>
          </w:tcPr>
          <w:p>
            <w:ins w:id="9042" w:author="Claude" w:date="2026-07-30T21:33:14Z">
              <w:r>
                <w:t xml:space="preserve">Region 1</w:t>
              </w:r>
            </w:ins>
          </w:p>
        </w:tc>
        <w:tc>
          <w:tcPr>
            <w:tcW w:type="dxa" w:w="1609"/>
          </w:tcPr>
          <w:p>
            <w:ins w:id="9043" w:author="Claude" w:date="2026-07-30T21:33:14Z">
              <w:r>
                <w:t xml:space="preserve">intervention urgency</w:t>
              </w:r>
            </w:ins>
          </w:p>
        </w:tc>
        <w:tc>
          <w:tcPr>
            <w:tcW w:type="dxa" w:w="1609"/>
          </w:tcPr>
          <w:p>
            <w:ins w:id="9044" w:author="Claude" w:date="2026-07-30T21:33:14Z">
              <w:r>
                <w:t xml:space="preserve">0.639</w:t>
              </w:r>
            </w:ins>
          </w:p>
        </w:tc>
        <w:tc>
          <w:tcPr>
            <w:tcW w:type="dxa" w:w="1609"/>
          </w:tcPr>
          <w:p>
            <w:ins w:id="9045" w:author="Claude" w:date="2026-07-30T21:33:14Z">
              <w:r>
                <w:t xml:space="preserve">0.554</w:t>
              </w:r>
            </w:ins>
          </w:p>
        </w:tc>
        <w:tc>
          <w:tcPr>
            <w:tcW w:type="dxa" w:w="1609"/>
          </w:tcPr>
          <w:p>
            <w:ins w:id="9046" w:author="Claude" w:date="2026-07-30T21:33:14Z">
              <w:r>
                <w:t xml:space="preserve">0.085</w:t>
              </w:r>
            </w:ins>
          </w:p>
        </w:tc>
      </w:tr>
      <w:tr>
        <w:trPr>
          <w:ins w:id="9076" w:author="Claude" w:date="2026-07-30T21:33:14Z"/>
        </w:trPr>
        <w:tc>
          <w:tcPr>
            <w:tcW w:type="dxa" w:w="1609"/>
          </w:tcPr>
          <w:p>
            <w:ins w:id="9047" w:author="Claude" w:date="2026-07-30T21:33:14Z">
              <w:r>
                <w:t xml:space="preserve">Region 1</w:t>
              </w:r>
            </w:ins>
          </w:p>
        </w:tc>
        <w:tc>
          <w:tcPr>
            <w:tcW w:type="dxa" w:w="1609"/>
          </w:tcPr>
          <w:p>
            <w:ins w:id="9048" w:author="Claude" w:date="2026-07-30T21:33:14Z">
              <w:r>
                <w:t xml:space="preserve">evacuation pressure</w:t>
              </w:r>
            </w:ins>
          </w:p>
        </w:tc>
        <w:tc>
          <w:tcPr>
            <w:tcW w:type="dxa" w:w="1609"/>
          </w:tcPr>
          <w:p>
            <w:ins w:id="9049" w:author="Claude" w:date="2026-07-30T21:33:14Z">
              <w:r>
                <w:t xml:space="preserve">0.497</w:t>
              </w:r>
            </w:ins>
          </w:p>
        </w:tc>
        <w:tc>
          <w:tcPr>
            <w:tcW w:type="dxa" w:w="1609"/>
          </w:tcPr>
          <w:p>
            <w:ins w:id="9050" w:author="Claude" w:date="2026-07-30T21:33:14Z">
              <w:r>
                <w:t xml:space="preserve">0.000</w:t>
              </w:r>
            </w:ins>
          </w:p>
        </w:tc>
        <w:tc>
          <w:tcPr>
            <w:tcW w:type="dxa" w:w="1609"/>
          </w:tcPr>
          <w:p>
            <w:ins w:id="9051" w:author="Claude" w:date="2026-07-30T21:33:14Z">
              <w:r>
                <w:t xml:space="preserve">0.497</w:t>
              </w:r>
            </w:ins>
          </w:p>
        </w:tc>
      </w:tr>
      <w:tr>
        <w:trPr>
          <w:ins w:id="9077" w:author="Claude" w:date="2026-07-30T21:33:14Z"/>
        </w:trPr>
        <w:tc>
          <w:tcPr>
            <w:tcW w:type="dxa" w:w="1609"/>
          </w:tcPr>
          <w:p>
            <w:ins w:id="9052" w:author="Claude" w:date="2026-07-30T21:33:14Z">
              <w:r>
                <w:t xml:space="preserve">Region 2</w:t>
              </w:r>
            </w:ins>
          </w:p>
        </w:tc>
        <w:tc>
          <w:tcPr>
            <w:tcW w:type="dxa" w:w="1609"/>
          </w:tcPr>
          <w:p>
            <w:ins w:id="9053" w:author="Claude" w:date="2026-07-30T21:33:14Z">
              <w:r>
                <w:t xml:space="preserve">fire threat</w:t>
              </w:r>
            </w:ins>
          </w:p>
        </w:tc>
        <w:tc>
          <w:tcPr>
            <w:tcW w:type="dxa" w:w="1609"/>
          </w:tcPr>
          <w:p>
            <w:ins w:id="9054" w:author="Claude" w:date="2026-07-30T21:33:14Z">
              <w:r>
                <w:t xml:space="preserve">0.687</w:t>
              </w:r>
            </w:ins>
          </w:p>
        </w:tc>
        <w:tc>
          <w:tcPr>
            <w:tcW w:type="dxa" w:w="1609"/>
          </w:tcPr>
          <w:p>
            <w:ins w:id="9055" w:author="Claude" w:date="2026-07-30T21:33:14Z">
              <w:r>
                <w:t xml:space="preserve">0.360</w:t>
              </w:r>
            </w:ins>
          </w:p>
        </w:tc>
        <w:tc>
          <w:tcPr>
            <w:tcW w:type="dxa" w:w="1609"/>
          </w:tcPr>
          <w:p>
            <w:ins w:id="9056" w:author="Claude" w:date="2026-07-30T21:33:14Z">
              <w:r>
                <w:t xml:space="preserve">0.327</w:t>
              </w:r>
            </w:ins>
          </w:p>
        </w:tc>
      </w:tr>
      <w:tr>
        <w:trPr>
          <w:ins w:id="9078" w:author="Claude" w:date="2026-07-30T21:33:14Z"/>
        </w:trPr>
        <w:tc>
          <w:tcPr>
            <w:tcW w:type="dxa" w:w="1609"/>
          </w:tcPr>
          <w:p>
            <w:ins w:id="9057" w:author="Claude" w:date="2026-07-30T21:33:14Z">
              <w:r>
                <w:t xml:space="preserve">Region 2</w:t>
              </w:r>
            </w:ins>
          </w:p>
        </w:tc>
        <w:tc>
          <w:tcPr>
            <w:tcW w:type="dxa" w:w="1609"/>
          </w:tcPr>
          <w:p>
            <w:ins w:id="9058" w:author="Claude" w:date="2026-07-30T21:33:14Z">
              <w:r>
                <w:t xml:space="preserve">asset exposure</w:t>
              </w:r>
            </w:ins>
          </w:p>
        </w:tc>
        <w:tc>
          <w:tcPr>
            <w:tcW w:type="dxa" w:w="1609"/>
          </w:tcPr>
          <w:p>
            <w:ins w:id="9059" w:author="Claude" w:date="2026-07-30T21:33:14Z">
              <w:r>
                <w:t xml:space="preserve">0.831</w:t>
              </w:r>
            </w:ins>
          </w:p>
        </w:tc>
        <w:tc>
          <w:tcPr>
            <w:tcW w:type="dxa" w:w="1609"/>
          </w:tcPr>
          <w:p>
            <w:ins w:id="9060" w:author="Claude" w:date="2026-07-30T21:33:14Z">
              <w:r>
                <w:t xml:space="preserve">0.000</w:t>
              </w:r>
            </w:ins>
          </w:p>
        </w:tc>
        <w:tc>
          <w:tcPr>
            <w:tcW w:type="dxa" w:w="1609"/>
          </w:tcPr>
          <w:p>
            <w:ins w:id="9061" w:author="Claude" w:date="2026-07-30T21:33:14Z">
              <w:r>
                <w:t xml:space="preserve">0.831</w:t>
              </w:r>
            </w:ins>
          </w:p>
        </w:tc>
      </w:tr>
      <w:tr>
        <w:trPr>
          <w:ins w:id="9079" w:author="Claude" w:date="2026-07-30T21:33:14Z"/>
        </w:trPr>
        <w:tc>
          <w:tcPr>
            <w:tcW w:type="dxa" w:w="1609"/>
          </w:tcPr>
          <w:p>
            <w:ins w:id="9062" w:author="Claude" w:date="2026-07-30T21:33:14Z">
              <w:r>
                <w:t xml:space="preserve">Region 2</w:t>
              </w:r>
            </w:ins>
          </w:p>
        </w:tc>
        <w:tc>
          <w:tcPr>
            <w:tcW w:type="dxa" w:w="1609"/>
          </w:tcPr>
          <w:p>
            <w:ins w:id="9063" w:author="Claude" w:date="2026-07-30T21:33:14Z">
              <w:r>
                <w:t xml:space="preserve">intervention urgency</w:t>
              </w:r>
            </w:ins>
          </w:p>
        </w:tc>
        <w:tc>
          <w:tcPr>
            <w:tcW w:type="dxa" w:w="1609"/>
          </w:tcPr>
          <w:p>
            <w:ins w:id="9064" w:author="Claude" w:date="2026-07-30T21:33:14Z">
              <w:r>
                <w:t xml:space="preserve">0.816</w:t>
              </w:r>
            </w:ins>
          </w:p>
        </w:tc>
        <w:tc>
          <w:tcPr>
            <w:tcW w:type="dxa" w:w="1609"/>
          </w:tcPr>
          <w:p>
            <w:ins w:id="9065" w:author="Claude" w:date="2026-07-30T21:33:14Z">
              <w:r>
                <w:t xml:space="preserve">0.920</w:t>
              </w:r>
            </w:ins>
          </w:p>
        </w:tc>
        <w:tc>
          <w:tcPr>
            <w:tcW w:type="dxa" w:w="1609"/>
          </w:tcPr>
          <w:p>
            <w:ins w:id="9066" w:author="Claude" w:date="2026-07-30T21:33:14Z">
              <w:r>
                <w:t xml:space="preserve">0.104</w:t>
              </w:r>
            </w:ins>
          </w:p>
        </w:tc>
      </w:tr>
      <w:tr>
        <w:trPr>
          <w:ins w:id="9080" w:author="Claude" w:date="2026-07-30T21:33:14Z"/>
        </w:trPr>
        <w:tc>
          <w:tcPr>
            <w:tcW w:type="dxa" w:w="1609"/>
          </w:tcPr>
          <w:p>
            <w:ins w:id="9067" w:author="Claude" w:date="2026-07-30T21:33:14Z">
              <w:r>
                <w:t xml:space="preserve">Region 2</w:t>
              </w:r>
            </w:ins>
          </w:p>
        </w:tc>
        <w:tc>
          <w:tcPr>
            <w:tcW w:type="dxa" w:w="1609"/>
          </w:tcPr>
          <w:p>
            <w:ins w:id="9068" w:author="Claude" w:date="2026-07-30T21:33:14Z">
              <w:r>
                <w:t xml:space="preserve">evacuation pressure</w:t>
              </w:r>
            </w:ins>
          </w:p>
        </w:tc>
        <w:tc>
          <w:tcPr>
            <w:tcW w:type="dxa" w:w="1609"/>
          </w:tcPr>
          <w:p>
            <w:ins w:id="9069" w:author="Claude" w:date="2026-07-30T21:33:14Z">
              <w:r>
                <w:t xml:space="preserve">0.674</w:t>
              </w:r>
            </w:ins>
          </w:p>
        </w:tc>
        <w:tc>
          <w:tcPr>
            <w:tcW w:type="dxa" w:w="1609"/>
          </w:tcPr>
          <w:p>
            <w:ins w:id="9070" w:author="Claude" w:date="2026-07-30T21:33:14Z">
              <w:r>
                <w:t xml:space="preserve">0.000</w:t>
              </w:r>
            </w:ins>
          </w:p>
        </w:tc>
        <w:tc>
          <w:tcPr>
            <w:tcW w:type="dxa" w:w="1609"/>
          </w:tcPr>
          <w:p>
            <w:ins w:id="9071" w:author="Claude" w:date="2026-07-30T21:33:14Z">
              <w:r>
                <w:t xml:space="preserve">0.674</w:t>
              </w:r>
            </w:ins>
          </w:p>
        </w:tc>
      </w:tr>
    </w:tbl>
    <w:p>
      <w:pPr>
        <w:pStyle w:val="Caption"/>
        <w:rPr>
          <w:ins w:id="9086" w:author="Claude" w:date="2026-07-30T21:33:14Z"/>
        </w:rPr>
      </w:pPr>
      <w:ins w:id="9081" w:author="Claude" w:date="2026-07-30T21:33:14Z">
        <w:r>
          <w:t xml:space="preserve">Table </w:t>
        </w:r>
      </w:ins>
      <w:ins w:id="9082" w:author="Claude" w:date="2026-07-30T21:33:14Z">
        <w:r>
          <w:fldChar w:fldCharType="begin"/>
        </w:r>
        <w:r>
          <w:instrText xml:space="preserve"> STYLEREF 1 \s </w:instrText>
        </w:r>
        <w:r>
          <w:fldChar w:fldCharType="separate"/>
        </w:r>
        <w:r>
          <w:t>4</w:t>
        </w:r>
        <w:r>
          <w:fldChar w:fldCharType="end"/>
        </w:r>
      </w:ins>
      <w:ins w:id="9083" w:author="Claude" w:date="2026-07-30T21:33:14Z">
        <w:r>
          <w:t xml:space="preserve">.</w:t>
        </w:r>
      </w:ins>
      <w:ins w:id="9084" w:author="Claude" w:date="2026-07-30T21:33:14Z">
        <w:r>
          <w:fldChar w:fldCharType="begin"/>
        </w:r>
        <w:r>
          <w:instrText xml:space="preserve"> SEQ Table \* ARABIC \s 1 </w:instrText>
        </w:r>
        <w:r>
          <w:fldChar w:fldCharType="separate"/>
        </w:r>
        <w:r>
          <w:t>5</w:t>
        </w:r>
        <w:r>
          <w:fldChar w:fldCharType="end"/>
        </w:r>
      </w:ins>
      <w:ins w:id="9085" w:author="Claude" w:date="2026-07-30T21:33:14Z">
        <w:r>
          <w:t xml:space="preserve"> The four terms of the quality, for both regions of the cycle</w:t>
        </w:r>
      </w:ins>
    </w:p>
    <w:p>
      <w:pPr>
        <w:rPr>
          <w:ins w:id="9089" w:author="Claude" w:date="2026-07-30T21:33:14Z"/>
        </w:rPr>
      </w:pPr>
      <w:ins w:id="9087" w:author="Claude" w:date="2026-07-30T21:33:14Z">
        <w:r>
          <w:rPr>
            <w:b/>
          </w:rPr>
          <w:t xml:space="preserve">Region 1, the quality passes. </w:t>
        </w:r>
      </w:ins>
      <w:ins w:id="9088" w:author="Claude" w:date="2026-07-30T21:33:14Z">
        <w:r>
          <w:t xml:space="preserve">The four mismatches of the first region sum to a small number, so its quality stands above the gate and its orders are applied exactly as the rules wrote them.</w:t>
        </w:r>
      </w:ins>
    </w:p>
    <w:p>
      <w:pPr>
        <w:jc w:val="center"/>
      </w:pPr>
      <w:ins w:id="9090" w:author="Claude" w:date="2026-07-30T21:33:14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0.237</m:t>
          </m:r>
          <m:r>
            <m:rPr>
              <m:sty m:val="p"/>
            </m:rPr>
            <w:rPr>
              <w:rFonts w:ascii="Cambria Math" w:hAnsi="Cambria Math"/>
            </w:rPr>
            <m:t xml:space="preserve"> + </m:t>
          </m:r>
          <m:r>
            <m:rPr>
              <m:sty m:val="p"/>
            </m:rPr>
            <w:rPr>
              <w:rFonts w:ascii="Cambria Math" w:hAnsi="Cambria Math"/>
            </w:rPr>
            <m:t xml:space="preserve">0.492</m:t>
          </m:r>
          <m:r>
            <m:rPr>
              <m:sty m:val="p"/>
            </m:rPr>
            <w:rPr>
              <w:rFonts w:ascii="Cambria Math" w:hAnsi="Cambria Math"/>
            </w:rPr>
            <m:t xml:space="preserve"> + </m:t>
          </m:r>
          <m:r>
            <m:rPr>
              <m:sty m:val="p"/>
            </m:rPr>
            <w:rPr>
              <w:rFonts w:ascii="Cambria Math" w:hAnsi="Cambria Math"/>
            </w:rPr>
            <m:t xml:space="preserve">0.085</m:t>
          </m:r>
          <m:r>
            <m:rPr>
              <m:sty m:val="p"/>
            </m:rPr>
            <w:rPr>
              <w:rFonts w:ascii="Cambria Math" w:hAnsi="Cambria Math"/>
            </w:rPr>
            <m:t xml:space="preserve"> + </m:t>
          </m:r>
          <m:r>
            <m:rPr>
              <m:sty m:val="p"/>
            </m:rPr>
            <w:rPr>
              <w:rFonts w:ascii="Cambria Math" w:hAnsi="Cambria Math"/>
            </w:rPr>
            <m:t xml:space="preserve">0.497</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1.311</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0.328</m:t>
          </m:r>
          <m:r>
            <m:rPr>
              <m:sty m:val="p"/>
            </m:rPr>
            <w:rPr>
              <w:rFonts w:ascii="Cambria Math" w:hAnsi="Cambria Math"/>
            </w:rPr>
            <m:t xml:space="preserve"> = </m:t>
          </m:r>
          <m:r>
            <m:rPr>
              <m:sty m:val="p"/>
            </m:rPr>
            <w:rPr>
              <w:rFonts w:ascii="Cambria Math" w:hAnsi="Cambria Math"/>
            </w:rPr>
            <m:t xml:space="preserve">0.672</m:t>
          </m:r>
        </m:oMath>
      </w:ins>
    </w:p>
    <w:p>
      <w:pPr>
        <w:jc w:val="center"/>
      </w:pPr>
      <w:ins w:id="9091" w:author="Claude" w:date="2026-07-30T21:33:14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0.672</m:t>
          </m:r>
          <m:r>
            <m:rPr>
              <m:sty m:val="p"/>
            </m:rPr>
            <w:rPr>
              <w:rFonts w:ascii="Cambria Math" w:hAnsi="Cambria Math"/>
            </w:rPr>
            <m:t xml:space="preserve"> ≥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applied unchanged</m:t>
          </m:r>
        </m:oMath>
      </w:ins>
    </w:p>
    <w:p>
      <w:pPr>
        <w:rPr>
          <w:ins w:id="9094" w:author="Claude" w:date="2026-07-30T21:33:14Z"/>
        </w:rPr>
      </w:pPr>
      <w:ins w:id="9092" w:author="Claude" w:date="2026-07-30T21:33:14Z">
        <w:r>
          <w:rPr>
            <w:b/>
          </w:rPr>
          <w:t xml:space="preserve">Region 2, the quality fails. </w:t>
        </w:r>
      </w:ins>
      <w:ins w:id="9093" w:author="Claude" w:date="2026-07-30T21:33:14Z">
        <w:r>
          <w:t xml:space="preserve">The second region is a different case. It orders slightly more than intervention urgency asked for, and it answers two other demands with nothing at all: asset exposure asked for 0.831, and evacuation pressure asked for 0.674. The cost test could not see this. The assets are not burning yet and the people are not exposed yet, so ignoring them costs nothing inside the forecast horizon.</w:t>
        </w:r>
      </w:ins>
    </w:p>
    <w:p>
      <w:pPr>
        <w:jc w:val="center"/>
      </w:pPr>
      <w:ins w:id="9095" w:author="Claude" w:date="2026-07-30T21:33:14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0.327</m:t>
          </m:r>
          <m:r>
            <m:rPr>
              <m:sty m:val="p"/>
            </m:rPr>
            <w:rPr>
              <w:rFonts w:ascii="Cambria Math" w:hAnsi="Cambria Math"/>
            </w:rPr>
            <m:t xml:space="preserve"> + </m:t>
          </m:r>
          <m:r>
            <m:rPr>
              <m:sty m:val="p"/>
            </m:rPr>
            <w:rPr>
              <w:rFonts w:ascii="Cambria Math" w:hAnsi="Cambria Math"/>
            </w:rPr>
            <m:t xml:space="preserve">0.831</m:t>
          </m:r>
          <m:r>
            <m:rPr>
              <m:sty m:val="p"/>
            </m:rPr>
            <w:rPr>
              <w:rFonts w:ascii="Cambria Math" w:hAnsi="Cambria Math"/>
            </w:rPr>
            <m:t xml:space="preserve"> + </m:t>
          </m:r>
          <m:r>
            <m:rPr>
              <m:sty m:val="p"/>
            </m:rPr>
            <w:rPr>
              <w:rFonts w:ascii="Cambria Math" w:hAnsi="Cambria Math"/>
            </w:rPr>
            <m:t xml:space="preserve">0.104</m:t>
          </m:r>
          <m:r>
            <m:rPr>
              <m:sty m:val="p"/>
            </m:rPr>
            <w:rPr>
              <w:rFonts w:ascii="Cambria Math" w:hAnsi="Cambria Math"/>
            </w:rPr>
            <m:t xml:space="preserve"> + </m:t>
          </m:r>
          <m:r>
            <m:rPr>
              <m:sty m:val="p"/>
            </m:rPr>
            <w:rPr>
              <w:rFonts w:ascii="Cambria Math" w:hAnsi="Cambria Math"/>
            </w:rPr>
            <m:t xml:space="preserve">0.674</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1.936</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0.484</m:t>
          </m:r>
          <m:r>
            <m:rPr>
              <m:sty m:val="p"/>
            </m:rPr>
            <w:rPr>
              <w:rFonts w:ascii="Cambria Math" w:hAnsi="Cambria Math"/>
            </w:rPr>
            <m:t xml:space="preserve"> = </m:t>
          </m:r>
          <m:r>
            <m:rPr>
              <m:sty m:val="p"/>
            </m:rPr>
            <w:rPr>
              <w:rFonts w:ascii="Cambria Math" w:hAnsi="Cambria Math"/>
            </w:rPr>
            <m:t xml:space="preserve">0.516</m:t>
          </m:r>
        </m:oMath>
      </w:ins>
    </w:p>
    <w:p>
      <w:pPr>
        <w:jc w:val="center"/>
      </w:pPr>
      <w:ins w:id="9096" w:author="Claude" w:date="2026-07-30T21:33:14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0.516</m:t>
          </m:r>
          <m:r>
            <m:rPr>
              <m:sty m:val="p"/>
            </m:rPr>
            <w:rPr>
              <w:rFonts w:ascii="Cambria Math" w:hAnsi="Cambria Math"/>
            </w:rPr>
            <m:t xml:space="preserve"> &lt;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fail-safe engaged</m:t>
          </m:r>
        </m:oMath>
      </w:ins>
    </w:p>
    <w:p>
      <w:pPr>
        <w:rPr>
          <w:ins w:id="9098" w:author="Claude" w:date="2026-07-30T21:33:14Z"/>
        </w:rPr>
      </w:pPr>
      <w:ins w:id="9097" w:author="Claude" w:date="2026-07-30T21:33:14Z">
        <w:r>
          <w:t xml:space="preserve">The fail-safe does not cancel the orders. It attenuates the offensive ones in proportion to the deficit, so a decision the system is less sure of acts less strongly.</w:t>
        </w:r>
      </w:ins>
    </w:p>
    <w:p>
      <w:pPr>
        <w:jc w:val="center"/>
      </w:pPr>
      <w:ins w:id="9099" w:author="Claude" w:date="2026-07-30T21:33:14Z">
        <m:oMath>
          <m:r>
            <m:rPr>
              <m:sty m:val="p"/>
            </m:rPr>
            <w:rPr>
              <w:rFonts w:ascii="Cambria Math" w:hAnsi="Cambria Math"/>
            </w:rPr>
            <m:t xml:space="preserve">scale = </m:t>
          </m:r>
          <m:f>
            <m:fPr>
              <m:ctrlPr>
                <w:rPr>
                  <w:rFonts w:ascii="Cambria Math" w:hAnsi="Cambria Math"/>
                </w:rPr>
              </m:ctrlPr>
            </m:fPr>
            <m:num>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num>
            <m:den>
              <m:r>
                <m:rPr/>
                <w:rPr>
                  <w:rFonts w:ascii="Cambria Math" w:hAnsi="Cambria Math"/>
                </w:rPr>
                <m:t xml:space="preserve">η</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0.516</m:t>
              </m:r>
            </m:num>
            <m:den>
              <m:r>
                <m:rPr>
                  <m:sty m:val="p"/>
                </m:rPr>
                <w:rPr>
                  <w:rFonts w:ascii="Cambria Math" w:hAnsi="Cambria Math"/>
                </w:rPr>
                <m:t xml:space="preserve">0.60</m:t>
              </m:r>
            </m:den>
          </m:f>
          <m:r>
            <m:rPr>
              <m:sty m:val="p"/>
            </m:rPr>
            <w:rPr>
              <w:rFonts w:ascii="Cambria Math" w:hAnsi="Cambria Math"/>
            </w:rPr>
            <m:t xml:space="preserve"> = </m:t>
          </m:r>
          <m:r>
            <m:rPr>
              <m:sty m:val="p"/>
            </m:rPr>
            <w:rPr>
              <w:rFonts w:ascii="Cambria Math" w:hAnsi="Cambria Math"/>
            </w:rPr>
            <m:t xml:space="preserve">0.86</m:t>
          </m:r>
        </m:oMath>
      </w:ins>
    </w:p>
    <w:p>
      <w:pPr>
        <w:jc w:val="center"/>
      </w:pPr>
      <w:ins w:id="9100" w:author="Claude" w:date="2026-07-30T21:33:14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suppression</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0.360</m:t>
          </m:r>
          <m:r>
            <m:rPr>
              <m:sty m:val="p"/>
            </m:rPr>
            <w:rPr>
              <w:rFonts w:ascii="Cambria Math" w:hAnsi="Cambria Math"/>
            </w:rPr>
            <m:t xml:space="preserve"> = </m:t>
          </m:r>
          <m:r>
            <m:rPr>
              <m:sty m:val="p"/>
            </m:rPr>
            <w:rPr>
              <w:rFonts w:ascii="Cambria Math" w:hAnsi="Cambria Math"/>
            </w:rPr>
            <m:t xml:space="preserve">0.310</m:t>
          </m:r>
        </m:oMath>
      </w:ins>
    </w:p>
    <w:p>
      <w:pPr>
        <w:jc w:val="center"/>
      </w:pPr>
      <w:ins w:id="9101" w:author="Claude" w:date="2026-07-30T21:33:14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deployment</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0.920</m:t>
          </m:r>
          <m:r>
            <m:rPr>
              <m:sty m:val="p"/>
            </m:rPr>
            <w:rPr>
              <w:rFonts w:ascii="Cambria Math" w:hAnsi="Cambria Math"/>
            </w:rPr>
            <m:t xml:space="preserve"> = </m:t>
          </m:r>
          <m:r>
            <m:rPr>
              <m:sty m:val="p"/>
            </m:rPr>
            <w:rPr>
              <w:rFonts w:ascii="Cambria Math" w:hAnsi="Cambria Math"/>
            </w:rPr>
            <m:t xml:space="preserve">0.791</m:t>
          </m:r>
        </m:oMath>
      </w:ins>
    </w:p>
    <w:p>
      <w:pPr>
        <w:rPr>
          <w:ins w:id="9103" w:author="Claude" w:date="2026-07-30T21:33:14Z"/>
        </w:rPr>
      </w:pPr>
      <w:ins w:id="9102" w:author="Claude" w:date="2026-07-30T21:33:14Z">
        <w:r>
          <w:t xml:space="preserve">Evacuation and public warning are never attenuated, whatever the quality. In this cycle neither was ordered, which is exactly the omission the quality test recorded.</w:t>
        </w:r>
      </w:ins>
    </w:p>
    <w:p>
      <w:pPr>
        <w:rPr>
          <w:ins w:id="9105" w:author="Claude" w:date="2026-07-30T21:33:14Z"/>
        </w:rPr>
      </w:pPr>
      <w:ins w:id="9104" w:author="Claude" w:date="2026-07-30T21:33:14Z">
        <w:r>
          <w:t xml:space="preserve">The cost test judges the incident, and it passed. One number cannot say which part of the incident is being handled badly. The quality test judges each region, and one region failed. The cost asks what the orders are expected to achieve. The quality asks whether they answer what the situation demanded. A candidate has to satisfy both, and the second question is the one that catches a misdirected response before its cost arrives.</w:t>
        </w:r>
      </w:ins>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